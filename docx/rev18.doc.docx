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F9313B6" w14:textId="77777777" w:rsidR="0026283E" w:rsidRPr="004D1BD1" w:rsidRDefault="00F92BFE" w:rsidP="0026283E">
      <w:pPr>
        <w:spacing w:after="6000"/>
      </w:pPr>
      <w:bookmarkStart w:id="0" w:name="_GoBack"/>
      <w:bookmarkEnd w:id="0"/>
      <w:r>
        <w:rPr>
          <w:noProof/>
        </w:rPr>
        <w:pict w14:anchorId="10480117">
          <v:shapetype id="_x0000_t202" coordsize="21600,21600" o:spt="202" path="m0,0l0,21600,21600,21600,21600,0xe">
            <v:stroke joinstyle="miter"/>
            <v:path gradientshapeok="t" o:connecttype="rect"/>
          </v:shapetype>
          <v:shape id="Text Box 10" o:spid="_x0000_s1032" type="#_x0000_t202" style="position:absolute;left:0;text-align:left;margin-left:70.7pt;margin-top:2.2pt;width:225pt;height:1in;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W1GsgIAALs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" filled="f" stroked="f">
            <v:textbox>
              <w:txbxContent>
                <w:p w14:paraId="25FB0F73" w14:textId="77777777" w:rsidR="00C37EEF" w:rsidRDefault="00C37EEF" w:rsidP="00D82B97">
                  <w:pPr>
                    <w:pStyle w:val="StandardNumber"/>
                    <w:rPr>
                      <w:sz w:val="34"/>
                    </w:rPr>
                  </w:pPr>
                </w:p>
                <w:p w14:paraId="2B8C804D" w14:textId="77777777" w:rsidR="00C37EEF" w:rsidRDefault="00C37EEF" w:rsidP="00D82B97">
                  <w:pPr>
                    <w:pStyle w:val="StandardNumber"/>
                  </w:pPr>
                  <w:r>
                    <w:t>ECMA-262</w:t>
                  </w:r>
                </w:p>
                <w:p w14:paraId="4822D56D" w14:textId="77777777" w:rsidR="00C37EEF" w:rsidRDefault="00C37EEF" w:rsidP="009B6281">
                  <w:pPr>
                    <w:pStyle w:val="DateTitle"/>
                    <w:rPr>
                      <w:b/>
                      <w:sz w:val="40"/>
                    </w:rPr>
                  </w:pPr>
                  <w:r>
                    <w:t>6</w:t>
                  </w:r>
                  <w:r w:rsidRPr="006A4840">
                    <w:rPr>
                      <w:vertAlign w:val="superscript"/>
                    </w:rPr>
                    <w:t>th</w:t>
                  </w:r>
                  <w:r>
                    <w:t xml:space="preserve"> Edition / Draft September 5, 2013</w:t>
                  </w:r>
                </w:p>
              </w:txbxContent>
            </v:textbox>
          </v:shape>
        </w:pict>
      </w:r>
      <w:r>
        <w:rPr>
          <w:noProof/>
        </w:rPr>
        <w:pict w14:anchorId="355E98A3">
          <v:shape id="Text Box 12" o:spid="_x0000_s1031" type="#_x0000_t202" style="position:absolute;left:0;text-align:left;margin-left:-47.6pt;margin-top:97.4pt;width:4in;height:378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" filled="f" stroked="f">
            <v:fill opacity="32896f"/>
            <v:textbox>
              <w:txbxContent>
                <w:p w14:paraId="0ECA902F" w14:textId="77777777" w:rsidR="00C37EEF" w:rsidRDefault="00C37EEF" w:rsidP="00C73632">
                  <w:pPr>
                    <w:pStyle w:val="StandardTitle"/>
                  </w:pPr>
                  <w:r w:rsidRPr="00E3357A">
                    <w:rPr>
                      <w:szCs w:val="40"/>
                    </w:rPr>
                    <w:t>ECMAScript Language Specification</w:t>
                  </w:r>
                </w:p>
              </w:txbxContent>
            </v:textbox>
          </v:shape>
        </w:pict>
      </w:r>
      <w:r>
        <w:rPr>
          <w:noProof/>
        </w:rPr>
        <w:pict w14:anchorId="0912716C">
          <v:shape id="Text Box 171" o:spid="_x0000_s1030" type="#_x0000_t202" style="position:absolute;left:0;text-align:left;margin-left:-32.3pt;margin-top:63pt;width:275pt;height:18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" filled="f" stroked="f">
            <v:textbox inset=",7.2pt,,7.2pt">
              <w:txbxContent>
                <w:p w14:paraId="77DA5488" w14:textId="77777777" w:rsidR="00C37EEF" w:rsidRPr="006E08EC" w:rsidRDefault="00C37EEF">
                  <w:pPr>
                    <w:rPr>
                      <w:rFonts w:ascii="Mistral" w:hAnsi="Mistral"/>
                      <w:sz w:val="260"/>
                      <w:szCs w:val="144"/>
                    </w:rPr>
                  </w:pPr>
                  <w:r w:rsidRPr="006E08EC">
                    <w:rPr>
                      <w:rFonts w:ascii="Mistral" w:hAnsi="Mistral"/>
                      <w:sz w:val="260"/>
                      <w:szCs w:val="144"/>
                    </w:rPr>
                    <w:t>Draft</w:t>
                  </w:r>
                </w:p>
              </w:txbxContent>
            </v:textbox>
            <w10:wrap type="square"/>
          </v:shape>
        </w:pict>
      </w:r>
      <w:r>
        <w:rPr>
          <w:noProof/>
        </w:rPr>
        <w:pict w14:anchorId="2395E54C">
          <v:shape id="Text Box 170" o:spid="_x0000_s1029" type="#_x0000_t202" style="position:absolute;left:0;text-align:left;margin-left:52.6pt;margin-top:-74.1pt;width:198pt;height:36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00twIAAMI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" filled="f" stroked="f">
            <v:textbox>
              <w:txbxContent>
                <w:p w14:paraId="5F207A2E" w14:textId="77777777" w:rsidR="00C37EEF" w:rsidRDefault="00C37EEF" w:rsidP="00C90877">
                  <w:pPr>
                    <w:pStyle w:val="ECMAWorkgroup"/>
                  </w:pPr>
                  <w:r>
                    <w:t>Ecma/TC39/2013/0xx</w:t>
                  </w:r>
                </w:p>
              </w:txbxContent>
            </v:textbox>
          </v:shape>
        </w:pict>
      </w:r>
      <w:r>
        <w:rPr>
          <w:noProof/>
        </w:rPr>
        <w:pict w14:anchorId="488A5CC4">
          <v:shape id="Text Box 169" o:spid="_x0000_s1028" type="#_x0000_t202" style="position:absolute;left:0;text-align:left;margin-left:10.1pt;margin-top:-123.7pt;width:180pt;height:54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" filled="f" stroked="f">
            <v:textbox>
              <w:txbxContent>
                <w:p w14:paraId="1083DDDB" w14:textId="77777777" w:rsidR="00C37EEF" w:rsidRDefault="00C37EEF" w:rsidP="00DA3971">
                  <w:pPr>
                    <w:pStyle w:val="StandardNumber"/>
                    <w:rPr>
                      <w:sz w:val="34"/>
                    </w:rPr>
                  </w:pPr>
                </w:p>
                <w:p w14:paraId="2DE2C665" w14:textId="77777777" w:rsidR="00C37EEF" w:rsidRDefault="00C37EEF" w:rsidP="00DA3971">
                  <w:pPr>
                    <w:pStyle w:val="StandardNumber"/>
                    <w:jc w:val="right"/>
                  </w:pPr>
                  <w:r>
                    <w:t>Draft</w:t>
                  </w:r>
                </w:p>
                <w:p w14:paraId="6FE1CE21" w14:textId="77777777" w:rsidR="00C37EEF" w:rsidRDefault="00C37EEF" w:rsidP="00DA3971"/>
              </w:txbxContent>
            </v:textbox>
          </v:shape>
        </w:pict>
      </w:r>
      <w:r>
        <w:rPr>
          <w:noProof/>
        </w:rPr>
        <w:pict w14:anchorId="7F15A1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ouv ST" style="position:absolute;left:0;text-align:left;margin-left:0;margin-top:0;width:595pt;height:842pt;z-index:-251655680;visibility:visible;mso-position-horizontal-relative:page;mso-position-vertical-relative:page">
            <v:imagedata r:id="rId8" o:title="Couv ST"/>
            <o:lock v:ext="edit" aspectratio="f"/>
            <w10:wrap anchorx="page" anchory="page"/>
          </v:shape>
        </w:pict>
      </w:r>
    </w:p>
    <w:p w14:paraId="3867FA5E" w14:textId="77777777" w:rsidR="001A63F1" w:rsidRPr="00C7794D" w:rsidRDefault="00F92BFE" w:rsidP="001A63F1">
      <w:pPr>
        <w:spacing w:after="0"/>
      </w:pPr>
      <w:r>
        <w:rPr>
          <w:noProof/>
        </w:rPr>
        <w:pict w14:anchorId="7BF38DF8">
          <v:shape id="Text Box 2" o:spid="_x0000_s1026" type="#_x0000_t202" style="position:absolute;left:0;text-align:left;margin-left:108.4pt;margin-top:0;width:264pt;height:73.75pt;z-index:251659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">
            <v:textbox>
              <w:txbxContent>
                <w:p w14:paraId="5995552B" w14:textId="77777777" w:rsidR="00C37EEF" w:rsidRDefault="00C37EEF">
                  <w:r>
                    <w:t xml:space="preserve">Report Errors and Issues at: </w:t>
                  </w:r>
                  <w:hyperlink r:id="rId9" w:history="1">
                    <w:r w:rsidRPr="000B2A13">
                      <w:rPr>
                        <w:rStyle w:val="affb"/>
                        <w:lang w:val="en-GB"/>
                      </w:rPr>
                      <w:t>https://bugs.ecmascript.org</w:t>
                    </w:r>
                  </w:hyperlink>
                  <w:r>
                    <w:t xml:space="preserve"> </w:t>
                  </w:r>
                </w:p>
                <w:p w14:paraId="50F13347" w14:textId="77777777" w:rsidR="00C37EEF" w:rsidRDefault="00C37EEF" w:rsidP="000504BF">
                  <w:pPr>
                    <w:contextualSpacing/>
                  </w:pPr>
                  <w:r>
                    <w:t>Product: Draft for 6</w:t>
                  </w:r>
                  <w:r w:rsidRPr="00226240">
                    <w:t>th</w:t>
                  </w:r>
                  <w:r>
                    <w:t xml:space="preserve"> Edition</w:t>
                  </w:r>
                </w:p>
                <w:p w14:paraId="504910C5" w14:textId="77777777" w:rsidR="00C37EEF" w:rsidRDefault="00C37EEF" w:rsidP="000504BF">
                  <w:pPr>
                    <w:contextualSpacing/>
                  </w:pPr>
                  <w:r>
                    <w:t>Component:  choose an appropriate one</w:t>
                  </w:r>
                </w:p>
                <w:p w14:paraId="1E153793" w14:textId="77777777" w:rsidR="00C37EEF" w:rsidRDefault="00C37EEF" w:rsidP="009B6281">
                  <w:pPr>
                    <w:contextualSpacing/>
                  </w:pPr>
                  <w:r>
                    <w:t>Version:  Rev 18, September 5, 2013 Draft</w:t>
                  </w:r>
                </w:p>
                <w:p w14:paraId="2F01CC5C" w14:textId="77777777" w:rsidR="00C37EEF" w:rsidRDefault="00C37EEF"/>
                <w:p w14:paraId="7309A39C" w14:textId="77777777" w:rsidR="00C37EEF" w:rsidRDefault="00C37EEF"/>
              </w:txbxContent>
            </v:textbox>
          </v:shape>
        </w:pict>
      </w:r>
      <w:r w:rsidR="0026283E" w:rsidRPr="00C7794D">
        <w:br w:type="page"/>
      </w:r>
    </w:p>
    <w:p w14:paraId="07FCCC68" w14:textId="77777777" w:rsidR="001A63F1" w:rsidRPr="00C7794D" w:rsidRDefault="001A63F1" w:rsidP="001A63F1">
      <w:pPr>
        <w:spacing w:after="0"/>
        <w:sectPr w:rsidR="001A63F1" w:rsidRPr="00C7794D" w:rsidSect="00887CB2">
          <w:headerReference w:type="even" r:id="rId10"/>
          <w:headerReference w:type="default" r:id="rId11"/>
          <w:footerReference w:type="even" r:id="rId12"/>
          <w:footerReference w:type="default" r:id="rId13"/>
          <w:headerReference w:type="first" r:id="rId14"/>
          <w:footerReference w:type="first" r:id="rId15"/>
          <w:pgSz w:w="11907" w:h="16840" w:code="9"/>
          <w:pgMar w:top="4395" w:right="737" w:bottom="567" w:left="851" w:header="709" w:footer="284" w:gutter="567"/>
          <w:pgNumType w:fmt="lowerRoman" w:start="1"/>
          <w:cols w:space="454"/>
          <w:titlePg/>
          <w:docGrid w:linePitch="272"/>
        </w:sectPr>
      </w:pPr>
    </w:p>
    <w:p w14:paraId="083A669C" w14:textId="77777777"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14:paraId="437F2452" w14:textId="77777777" w:rsidR="00990F07" w:rsidRPr="00C7794D" w:rsidRDefault="00990F07">
      <w:pPr>
        <w:pStyle w:val="12"/>
      </w:pPr>
      <w:r w:rsidRPr="00C7794D">
        <w:t>Introduction</w:t>
      </w:r>
      <w:r w:rsidRPr="00C7794D">
        <w:tab/>
        <w:t>vii</w:t>
      </w:r>
    </w:p>
    <w:p w14:paraId="7FA139B9" w14:textId="77777777" w:rsidR="00FB0307" w:rsidRPr="00F92BFE" w:rsidRDefault="00F00556">
      <w:pPr>
        <w:pStyle w:val="12"/>
        <w:rPr>
          <w:rFonts w:ascii="Calibri" w:eastAsia="Times New Roman" w:hAnsi="Calibri" w:cs="Arial"/>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66141714" w:history="1">
        <w:r w:rsidR="00FB0307" w:rsidRPr="00761B91">
          <w:rPr>
            <w:rStyle w:val="affb"/>
            <w:noProof/>
          </w:rPr>
          <w:t>1</w:t>
        </w:r>
        <w:r w:rsidR="00FB0307" w:rsidRPr="00F92BFE">
          <w:rPr>
            <w:rFonts w:ascii="Calibri" w:eastAsia="Times New Roman" w:hAnsi="Calibri" w:cs="Arial"/>
            <w:b w:val="0"/>
            <w:noProof/>
            <w:sz w:val="22"/>
            <w:szCs w:val="22"/>
            <w:lang w:val="en-US" w:eastAsia="en-US"/>
          </w:rPr>
          <w:tab/>
        </w:r>
        <w:r w:rsidR="00FB0307" w:rsidRPr="00761B91">
          <w:rPr>
            <w:rStyle w:val="affb"/>
            <w:noProof/>
          </w:rPr>
          <w:t>Scope</w:t>
        </w:r>
        <w:r w:rsidR="00FB0307">
          <w:rPr>
            <w:noProof/>
            <w:webHidden/>
          </w:rPr>
          <w:tab/>
        </w:r>
        <w:r w:rsidR="00FB0307">
          <w:rPr>
            <w:noProof/>
            <w:webHidden/>
          </w:rPr>
          <w:fldChar w:fldCharType="begin"/>
        </w:r>
        <w:r w:rsidR="00FB0307">
          <w:rPr>
            <w:noProof/>
            <w:webHidden/>
          </w:rPr>
          <w:instrText xml:space="preserve"> PAGEREF _Toc366141714 \h </w:instrText>
        </w:r>
        <w:r w:rsidR="00FB0307">
          <w:rPr>
            <w:noProof/>
            <w:webHidden/>
          </w:rPr>
        </w:r>
        <w:r w:rsidR="00FB0307">
          <w:rPr>
            <w:noProof/>
            <w:webHidden/>
          </w:rPr>
          <w:fldChar w:fldCharType="separate"/>
        </w:r>
        <w:r w:rsidR="00083CEC">
          <w:rPr>
            <w:noProof/>
            <w:webHidden/>
          </w:rPr>
          <w:t>1</w:t>
        </w:r>
        <w:r w:rsidR="00FB0307">
          <w:rPr>
            <w:noProof/>
            <w:webHidden/>
          </w:rPr>
          <w:fldChar w:fldCharType="end"/>
        </w:r>
      </w:hyperlink>
    </w:p>
    <w:p w14:paraId="67306989" w14:textId="77777777" w:rsidR="00FB0307" w:rsidRPr="00F92BFE" w:rsidRDefault="00FB0307">
      <w:pPr>
        <w:pStyle w:val="12"/>
        <w:rPr>
          <w:rFonts w:ascii="Calibri" w:eastAsia="Times New Roman" w:hAnsi="Calibri" w:cs="Arial"/>
          <w:b w:val="0"/>
          <w:noProof/>
          <w:sz w:val="22"/>
          <w:szCs w:val="22"/>
          <w:lang w:val="en-US" w:eastAsia="en-US"/>
        </w:rPr>
      </w:pPr>
      <w:hyperlink w:anchor="_Toc366141715" w:history="1">
        <w:r w:rsidRPr="00761B91">
          <w:rPr>
            <w:rStyle w:val="affb"/>
            <w:noProof/>
          </w:rPr>
          <w:t>2</w:t>
        </w:r>
        <w:r w:rsidRPr="00F92BFE">
          <w:rPr>
            <w:rFonts w:ascii="Calibri" w:eastAsia="Times New Roman" w:hAnsi="Calibri" w:cs="Arial"/>
            <w:b w:val="0"/>
            <w:noProof/>
            <w:sz w:val="22"/>
            <w:szCs w:val="22"/>
            <w:lang w:val="en-US" w:eastAsia="en-US"/>
          </w:rPr>
          <w:tab/>
        </w:r>
        <w:r w:rsidRPr="00761B91">
          <w:rPr>
            <w:rStyle w:val="affb"/>
            <w:noProof/>
          </w:rPr>
          <w:t>Conformance</w:t>
        </w:r>
        <w:r>
          <w:rPr>
            <w:noProof/>
            <w:webHidden/>
          </w:rPr>
          <w:tab/>
        </w:r>
        <w:r>
          <w:rPr>
            <w:noProof/>
            <w:webHidden/>
          </w:rPr>
          <w:fldChar w:fldCharType="begin"/>
        </w:r>
        <w:r>
          <w:rPr>
            <w:noProof/>
            <w:webHidden/>
          </w:rPr>
          <w:instrText xml:space="preserve"> PAGEREF _Toc366141715 \h </w:instrText>
        </w:r>
        <w:r>
          <w:rPr>
            <w:noProof/>
            <w:webHidden/>
          </w:rPr>
        </w:r>
        <w:r>
          <w:rPr>
            <w:noProof/>
            <w:webHidden/>
          </w:rPr>
          <w:fldChar w:fldCharType="separate"/>
        </w:r>
        <w:r w:rsidR="00083CEC">
          <w:rPr>
            <w:noProof/>
            <w:webHidden/>
          </w:rPr>
          <w:t>1</w:t>
        </w:r>
        <w:r>
          <w:rPr>
            <w:noProof/>
            <w:webHidden/>
          </w:rPr>
          <w:fldChar w:fldCharType="end"/>
        </w:r>
      </w:hyperlink>
    </w:p>
    <w:p w14:paraId="474DAC5F" w14:textId="77777777" w:rsidR="00FB0307" w:rsidRPr="00F92BFE" w:rsidRDefault="00FB0307">
      <w:pPr>
        <w:pStyle w:val="12"/>
        <w:rPr>
          <w:rFonts w:ascii="Calibri" w:eastAsia="Times New Roman" w:hAnsi="Calibri" w:cs="Arial"/>
          <w:b w:val="0"/>
          <w:noProof/>
          <w:sz w:val="22"/>
          <w:szCs w:val="22"/>
          <w:lang w:val="en-US" w:eastAsia="en-US"/>
        </w:rPr>
      </w:pPr>
      <w:hyperlink w:anchor="_Toc366141716" w:history="1">
        <w:r w:rsidRPr="00761B91">
          <w:rPr>
            <w:rStyle w:val="affb"/>
            <w:noProof/>
          </w:rPr>
          <w:t>3</w:t>
        </w:r>
        <w:r w:rsidRPr="00F92BFE">
          <w:rPr>
            <w:rFonts w:ascii="Calibri" w:eastAsia="Times New Roman" w:hAnsi="Calibri" w:cs="Arial"/>
            <w:b w:val="0"/>
            <w:noProof/>
            <w:sz w:val="22"/>
            <w:szCs w:val="22"/>
            <w:lang w:val="en-US" w:eastAsia="en-US"/>
          </w:rPr>
          <w:tab/>
        </w:r>
        <w:r w:rsidRPr="00761B91">
          <w:rPr>
            <w:rStyle w:val="affb"/>
            <w:noProof/>
          </w:rPr>
          <w:t>Normative references</w:t>
        </w:r>
        <w:r>
          <w:rPr>
            <w:noProof/>
            <w:webHidden/>
          </w:rPr>
          <w:tab/>
        </w:r>
        <w:r>
          <w:rPr>
            <w:noProof/>
            <w:webHidden/>
          </w:rPr>
          <w:fldChar w:fldCharType="begin"/>
        </w:r>
        <w:r>
          <w:rPr>
            <w:noProof/>
            <w:webHidden/>
          </w:rPr>
          <w:instrText xml:space="preserve"> PAGEREF _Toc366141716 \h </w:instrText>
        </w:r>
        <w:r>
          <w:rPr>
            <w:noProof/>
            <w:webHidden/>
          </w:rPr>
        </w:r>
        <w:r>
          <w:rPr>
            <w:noProof/>
            <w:webHidden/>
          </w:rPr>
          <w:fldChar w:fldCharType="separate"/>
        </w:r>
        <w:r w:rsidR="00083CEC">
          <w:rPr>
            <w:noProof/>
            <w:webHidden/>
          </w:rPr>
          <w:t>1</w:t>
        </w:r>
        <w:r>
          <w:rPr>
            <w:noProof/>
            <w:webHidden/>
          </w:rPr>
          <w:fldChar w:fldCharType="end"/>
        </w:r>
      </w:hyperlink>
    </w:p>
    <w:p w14:paraId="09DA9F2B" w14:textId="77777777" w:rsidR="00FB0307" w:rsidRPr="00F92BFE" w:rsidRDefault="00FB0307">
      <w:pPr>
        <w:pStyle w:val="12"/>
        <w:rPr>
          <w:rFonts w:ascii="Calibri" w:eastAsia="Times New Roman" w:hAnsi="Calibri" w:cs="Arial"/>
          <w:b w:val="0"/>
          <w:noProof/>
          <w:sz w:val="22"/>
          <w:szCs w:val="22"/>
          <w:lang w:val="en-US" w:eastAsia="en-US"/>
        </w:rPr>
      </w:pPr>
      <w:hyperlink w:anchor="_Toc366141717" w:history="1">
        <w:r w:rsidRPr="00761B91">
          <w:rPr>
            <w:rStyle w:val="affb"/>
            <w:noProof/>
          </w:rPr>
          <w:t>4</w:t>
        </w:r>
        <w:r w:rsidRPr="00F92BFE">
          <w:rPr>
            <w:rFonts w:ascii="Calibri" w:eastAsia="Times New Roman" w:hAnsi="Calibri" w:cs="Arial"/>
            <w:b w:val="0"/>
            <w:noProof/>
            <w:sz w:val="22"/>
            <w:szCs w:val="22"/>
            <w:lang w:val="en-US" w:eastAsia="en-US"/>
          </w:rPr>
          <w:tab/>
        </w:r>
        <w:r w:rsidRPr="00761B91">
          <w:rPr>
            <w:rStyle w:val="affb"/>
            <w:noProof/>
          </w:rPr>
          <w:t>Overview</w:t>
        </w:r>
        <w:r>
          <w:rPr>
            <w:noProof/>
            <w:webHidden/>
          </w:rPr>
          <w:tab/>
        </w:r>
        <w:r>
          <w:rPr>
            <w:noProof/>
            <w:webHidden/>
          </w:rPr>
          <w:fldChar w:fldCharType="begin"/>
        </w:r>
        <w:r>
          <w:rPr>
            <w:noProof/>
            <w:webHidden/>
          </w:rPr>
          <w:instrText xml:space="preserve"> PAGEREF _Toc366141717 \h </w:instrText>
        </w:r>
        <w:r>
          <w:rPr>
            <w:noProof/>
            <w:webHidden/>
          </w:rPr>
        </w:r>
        <w:r>
          <w:rPr>
            <w:noProof/>
            <w:webHidden/>
          </w:rPr>
          <w:fldChar w:fldCharType="separate"/>
        </w:r>
        <w:r w:rsidR="00083CEC">
          <w:rPr>
            <w:noProof/>
            <w:webHidden/>
          </w:rPr>
          <w:t>1</w:t>
        </w:r>
        <w:r>
          <w:rPr>
            <w:noProof/>
            <w:webHidden/>
          </w:rPr>
          <w:fldChar w:fldCharType="end"/>
        </w:r>
      </w:hyperlink>
    </w:p>
    <w:p w14:paraId="2318E241" w14:textId="77777777" w:rsidR="00FB0307" w:rsidRPr="00F92BFE" w:rsidRDefault="00FB0307">
      <w:pPr>
        <w:pStyle w:val="2c"/>
        <w:rPr>
          <w:rFonts w:ascii="Calibri" w:eastAsia="Times New Roman" w:hAnsi="Calibri" w:cs="Arial"/>
          <w:b w:val="0"/>
          <w:noProof/>
          <w:sz w:val="22"/>
          <w:szCs w:val="22"/>
          <w:lang w:val="en-US" w:eastAsia="en-US"/>
        </w:rPr>
      </w:pPr>
      <w:hyperlink w:anchor="_Toc366141718" w:history="1">
        <w:r w:rsidRPr="00761B91">
          <w:rPr>
            <w:rStyle w:val="affb"/>
            <w:noProof/>
          </w:rPr>
          <w:t>4.1</w:t>
        </w:r>
        <w:r w:rsidRPr="00F92BFE">
          <w:rPr>
            <w:rFonts w:ascii="Calibri" w:eastAsia="Times New Roman" w:hAnsi="Calibri" w:cs="Arial"/>
            <w:b w:val="0"/>
            <w:noProof/>
            <w:sz w:val="22"/>
            <w:szCs w:val="22"/>
            <w:lang w:val="en-US" w:eastAsia="en-US"/>
          </w:rPr>
          <w:tab/>
        </w:r>
        <w:r w:rsidRPr="00761B91">
          <w:rPr>
            <w:rStyle w:val="affb"/>
            <w:noProof/>
          </w:rPr>
          <w:t>Web Scripting</w:t>
        </w:r>
        <w:r>
          <w:rPr>
            <w:noProof/>
            <w:webHidden/>
          </w:rPr>
          <w:tab/>
        </w:r>
        <w:r>
          <w:rPr>
            <w:noProof/>
            <w:webHidden/>
          </w:rPr>
          <w:fldChar w:fldCharType="begin"/>
        </w:r>
        <w:r>
          <w:rPr>
            <w:noProof/>
            <w:webHidden/>
          </w:rPr>
          <w:instrText xml:space="preserve"> PAGEREF _Toc366141718 \h </w:instrText>
        </w:r>
        <w:r>
          <w:rPr>
            <w:noProof/>
            <w:webHidden/>
          </w:rPr>
        </w:r>
        <w:r>
          <w:rPr>
            <w:noProof/>
            <w:webHidden/>
          </w:rPr>
          <w:fldChar w:fldCharType="separate"/>
        </w:r>
        <w:r w:rsidR="00083CEC">
          <w:rPr>
            <w:noProof/>
            <w:webHidden/>
          </w:rPr>
          <w:t>2</w:t>
        </w:r>
        <w:r>
          <w:rPr>
            <w:noProof/>
            <w:webHidden/>
          </w:rPr>
          <w:fldChar w:fldCharType="end"/>
        </w:r>
      </w:hyperlink>
    </w:p>
    <w:p w14:paraId="0CACA2D8" w14:textId="77777777" w:rsidR="00FB0307" w:rsidRPr="00F92BFE" w:rsidRDefault="00FB0307">
      <w:pPr>
        <w:pStyle w:val="2c"/>
        <w:rPr>
          <w:rFonts w:ascii="Calibri" w:eastAsia="Times New Roman" w:hAnsi="Calibri" w:cs="Arial"/>
          <w:b w:val="0"/>
          <w:noProof/>
          <w:sz w:val="22"/>
          <w:szCs w:val="22"/>
          <w:lang w:val="en-US" w:eastAsia="en-US"/>
        </w:rPr>
      </w:pPr>
      <w:hyperlink w:anchor="_Toc366141719" w:history="1">
        <w:r w:rsidRPr="00761B91">
          <w:rPr>
            <w:rStyle w:val="affb"/>
            <w:noProof/>
          </w:rPr>
          <w:t>4.2</w:t>
        </w:r>
        <w:r w:rsidRPr="00F92BFE">
          <w:rPr>
            <w:rFonts w:ascii="Calibri" w:eastAsia="Times New Roman" w:hAnsi="Calibri" w:cs="Arial"/>
            <w:b w:val="0"/>
            <w:noProof/>
            <w:sz w:val="22"/>
            <w:szCs w:val="22"/>
            <w:lang w:val="en-US" w:eastAsia="en-US"/>
          </w:rPr>
          <w:tab/>
        </w:r>
        <w:r w:rsidRPr="00761B91">
          <w:rPr>
            <w:rStyle w:val="affb"/>
            <w:noProof/>
          </w:rPr>
          <w:t>ECMAScript Overview</w:t>
        </w:r>
        <w:r>
          <w:rPr>
            <w:noProof/>
            <w:webHidden/>
          </w:rPr>
          <w:tab/>
        </w:r>
        <w:r>
          <w:rPr>
            <w:noProof/>
            <w:webHidden/>
          </w:rPr>
          <w:fldChar w:fldCharType="begin"/>
        </w:r>
        <w:r>
          <w:rPr>
            <w:noProof/>
            <w:webHidden/>
          </w:rPr>
          <w:instrText xml:space="preserve"> PAGEREF _Toc366141719 \h </w:instrText>
        </w:r>
        <w:r>
          <w:rPr>
            <w:noProof/>
            <w:webHidden/>
          </w:rPr>
        </w:r>
        <w:r>
          <w:rPr>
            <w:noProof/>
            <w:webHidden/>
          </w:rPr>
          <w:fldChar w:fldCharType="separate"/>
        </w:r>
        <w:r w:rsidR="00083CEC">
          <w:rPr>
            <w:noProof/>
            <w:webHidden/>
          </w:rPr>
          <w:t>2</w:t>
        </w:r>
        <w:r>
          <w:rPr>
            <w:noProof/>
            <w:webHidden/>
          </w:rPr>
          <w:fldChar w:fldCharType="end"/>
        </w:r>
      </w:hyperlink>
    </w:p>
    <w:p w14:paraId="55EFFA08" w14:textId="77777777" w:rsidR="00FB0307" w:rsidRPr="00F92BFE" w:rsidRDefault="00FB0307">
      <w:pPr>
        <w:pStyle w:val="3a"/>
        <w:rPr>
          <w:rFonts w:ascii="Calibri" w:eastAsia="Times New Roman" w:hAnsi="Calibri" w:cs="Arial"/>
          <w:b w:val="0"/>
          <w:noProof/>
          <w:sz w:val="22"/>
          <w:szCs w:val="22"/>
          <w:lang w:val="en-US" w:eastAsia="en-US"/>
        </w:rPr>
      </w:pPr>
      <w:hyperlink w:anchor="_Toc366141720" w:history="1">
        <w:r w:rsidRPr="00761B91">
          <w:rPr>
            <w:rStyle w:val="affb"/>
            <w:noProof/>
          </w:rPr>
          <w:t>4.2.1</w:t>
        </w:r>
        <w:r w:rsidRPr="00F92BFE">
          <w:rPr>
            <w:rFonts w:ascii="Calibri" w:eastAsia="Times New Roman" w:hAnsi="Calibri" w:cs="Arial"/>
            <w:b w:val="0"/>
            <w:noProof/>
            <w:sz w:val="22"/>
            <w:szCs w:val="22"/>
            <w:lang w:val="en-US" w:eastAsia="en-US"/>
          </w:rPr>
          <w:tab/>
        </w:r>
        <w:r w:rsidRPr="00761B91">
          <w:rPr>
            <w:rStyle w:val="affb"/>
            <w:noProof/>
          </w:rPr>
          <w:t>Objects</w:t>
        </w:r>
        <w:r>
          <w:rPr>
            <w:noProof/>
            <w:webHidden/>
          </w:rPr>
          <w:tab/>
        </w:r>
        <w:r>
          <w:rPr>
            <w:noProof/>
            <w:webHidden/>
          </w:rPr>
          <w:fldChar w:fldCharType="begin"/>
        </w:r>
        <w:r>
          <w:rPr>
            <w:noProof/>
            <w:webHidden/>
          </w:rPr>
          <w:instrText xml:space="preserve"> PAGEREF _Toc366141720 \h </w:instrText>
        </w:r>
        <w:r>
          <w:rPr>
            <w:noProof/>
            <w:webHidden/>
          </w:rPr>
        </w:r>
        <w:r>
          <w:rPr>
            <w:noProof/>
            <w:webHidden/>
          </w:rPr>
          <w:fldChar w:fldCharType="separate"/>
        </w:r>
        <w:r w:rsidR="00083CEC">
          <w:rPr>
            <w:noProof/>
            <w:webHidden/>
          </w:rPr>
          <w:t>3</w:t>
        </w:r>
        <w:r>
          <w:rPr>
            <w:noProof/>
            <w:webHidden/>
          </w:rPr>
          <w:fldChar w:fldCharType="end"/>
        </w:r>
      </w:hyperlink>
    </w:p>
    <w:p w14:paraId="7257DC45" w14:textId="77777777" w:rsidR="00FB0307" w:rsidRPr="00F92BFE" w:rsidRDefault="00FB0307">
      <w:pPr>
        <w:pStyle w:val="3a"/>
        <w:rPr>
          <w:rFonts w:ascii="Calibri" w:eastAsia="Times New Roman" w:hAnsi="Calibri" w:cs="Arial"/>
          <w:b w:val="0"/>
          <w:noProof/>
          <w:sz w:val="22"/>
          <w:szCs w:val="22"/>
          <w:lang w:val="en-US" w:eastAsia="en-US"/>
        </w:rPr>
      </w:pPr>
      <w:hyperlink w:anchor="_Toc366141721" w:history="1">
        <w:r w:rsidRPr="00761B91">
          <w:rPr>
            <w:rStyle w:val="affb"/>
            <w:noProof/>
          </w:rPr>
          <w:t>4.2.2</w:t>
        </w:r>
        <w:r w:rsidRPr="00F92BFE">
          <w:rPr>
            <w:rFonts w:ascii="Calibri" w:eastAsia="Times New Roman" w:hAnsi="Calibri" w:cs="Arial"/>
            <w:b w:val="0"/>
            <w:noProof/>
            <w:sz w:val="22"/>
            <w:szCs w:val="22"/>
            <w:lang w:val="en-US" w:eastAsia="en-US"/>
          </w:rPr>
          <w:tab/>
        </w:r>
        <w:r w:rsidRPr="00761B91">
          <w:rPr>
            <w:rStyle w:val="affb"/>
            <w:noProof/>
          </w:rPr>
          <w:t>The Strict Variant of ECMAScript</w:t>
        </w:r>
        <w:r>
          <w:rPr>
            <w:noProof/>
            <w:webHidden/>
          </w:rPr>
          <w:tab/>
        </w:r>
        <w:r>
          <w:rPr>
            <w:noProof/>
            <w:webHidden/>
          </w:rPr>
          <w:fldChar w:fldCharType="begin"/>
        </w:r>
        <w:r>
          <w:rPr>
            <w:noProof/>
            <w:webHidden/>
          </w:rPr>
          <w:instrText xml:space="preserve"> PAGEREF _Toc366141721 \h </w:instrText>
        </w:r>
        <w:r>
          <w:rPr>
            <w:noProof/>
            <w:webHidden/>
          </w:rPr>
        </w:r>
        <w:r>
          <w:rPr>
            <w:noProof/>
            <w:webHidden/>
          </w:rPr>
          <w:fldChar w:fldCharType="separate"/>
        </w:r>
        <w:r w:rsidR="00083CEC">
          <w:rPr>
            <w:noProof/>
            <w:webHidden/>
          </w:rPr>
          <w:t>4</w:t>
        </w:r>
        <w:r>
          <w:rPr>
            <w:noProof/>
            <w:webHidden/>
          </w:rPr>
          <w:fldChar w:fldCharType="end"/>
        </w:r>
      </w:hyperlink>
    </w:p>
    <w:p w14:paraId="2FAA3B54" w14:textId="77777777" w:rsidR="00FB0307" w:rsidRPr="00F92BFE" w:rsidRDefault="00FB0307">
      <w:pPr>
        <w:pStyle w:val="2c"/>
        <w:rPr>
          <w:rFonts w:ascii="Calibri" w:eastAsia="Times New Roman" w:hAnsi="Calibri" w:cs="Arial"/>
          <w:b w:val="0"/>
          <w:noProof/>
          <w:sz w:val="22"/>
          <w:szCs w:val="22"/>
          <w:lang w:val="en-US" w:eastAsia="en-US"/>
        </w:rPr>
      </w:pPr>
      <w:hyperlink w:anchor="_Toc366141722" w:history="1">
        <w:r w:rsidRPr="00761B91">
          <w:rPr>
            <w:rStyle w:val="affb"/>
            <w:noProof/>
          </w:rPr>
          <w:t>4.3</w:t>
        </w:r>
        <w:r w:rsidRPr="00F92BFE">
          <w:rPr>
            <w:rFonts w:ascii="Calibri" w:eastAsia="Times New Roman" w:hAnsi="Calibri" w:cs="Arial"/>
            <w:b w:val="0"/>
            <w:noProof/>
            <w:sz w:val="22"/>
            <w:szCs w:val="22"/>
            <w:lang w:val="en-US" w:eastAsia="en-US"/>
          </w:rPr>
          <w:tab/>
        </w:r>
        <w:r w:rsidRPr="00761B91">
          <w:rPr>
            <w:rStyle w:val="affb"/>
            <w:noProof/>
          </w:rPr>
          <w:t>Terms and definitions</w:t>
        </w:r>
        <w:r>
          <w:rPr>
            <w:noProof/>
            <w:webHidden/>
          </w:rPr>
          <w:tab/>
        </w:r>
        <w:r>
          <w:rPr>
            <w:noProof/>
            <w:webHidden/>
          </w:rPr>
          <w:fldChar w:fldCharType="begin"/>
        </w:r>
        <w:r>
          <w:rPr>
            <w:noProof/>
            <w:webHidden/>
          </w:rPr>
          <w:instrText xml:space="preserve"> PAGEREF _Toc366141722 \h </w:instrText>
        </w:r>
        <w:r>
          <w:rPr>
            <w:noProof/>
            <w:webHidden/>
          </w:rPr>
        </w:r>
        <w:r>
          <w:rPr>
            <w:noProof/>
            <w:webHidden/>
          </w:rPr>
          <w:fldChar w:fldCharType="separate"/>
        </w:r>
        <w:r w:rsidR="00083CEC">
          <w:rPr>
            <w:noProof/>
            <w:webHidden/>
          </w:rPr>
          <w:t>4</w:t>
        </w:r>
        <w:r>
          <w:rPr>
            <w:noProof/>
            <w:webHidden/>
          </w:rPr>
          <w:fldChar w:fldCharType="end"/>
        </w:r>
      </w:hyperlink>
    </w:p>
    <w:p w14:paraId="30B2CD86" w14:textId="77777777" w:rsidR="00FB0307" w:rsidRPr="00F92BFE" w:rsidRDefault="00FB0307">
      <w:pPr>
        <w:pStyle w:val="2c"/>
        <w:rPr>
          <w:rFonts w:ascii="Calibri" w:eastAsia="Times New Roman" w:hAnsi="Calibri" w:cs="Arial"/>
          <w:b w:val="0"/>
          <w:noProof/>
          <w:sz w:val="22"/>
          <w:szCs w:val="22"/>
          <w:lang w:val="en-US" w:eastAsia="en-US"/>
        </w:rPr>
      </w:pPr>
      <w:hyperlink w:anchor="_Toc366141723" w:history="1">
        <w:r w:rsidRPr="00761B91">
          <w:rPr>
            <w:rStyle w:val="affb"/>
            <w:noProof/>
          </w:rPr>
          <w:t>4.4</w:t>
        </w:r>
        <w:r w:rsidRPr="00F92BFE">
          <w:rPr>
            <w:rFonts w:ascii="Calibri" w:eastAsia="Times New Roman" w:hAnsi="Calibri" w:cs="Arial"/>
            <w:b w:val="0"/>
            <w:noProof/>
            <w:sz w:val="22"/>
            <w:szCs w:val="22"/>
            <w:lang w:val="en-US" w:eastAsia="en-US"/>
          </w:rPr>
          <w:tab/>
        </w:r>
        <w:r w:rsidRPr="00761B91">
          <w:rPr>
            <w:rStyle w:val="affb"/>
            <w:noProof/>
          </w:rPr>
          <w:t>Organization of This Specification</w:t>
        </w:r>
        <w:r>
          <w:rPr>
            <w:noProof/>
            <w:webHidden/>
          </w:rPr>
          <w:tab/>
        </w:r>
        <w:r>
          <w:rPr>
            <w:noProof/>
            <w:webHidden/>
          </w:rPr>
          <w:fldChar w:fldCharType="begin"/>
        </w:r>
        <w:r>
          <w:rPr>
            <w:noProof/>
            <w:webHidden/>
          </w:rPr>
          <w:instrText xml:space="preserve"> PAGEREF _Toc366141723 \h </w:instrText>
        </w:r>
        <w:r>
          <w:rPr>
            <w:noProof/>
            <w:webHidden/>
          </w:rPr>
        </w:r>
        <w:r>
          <w:rPr>
            <w:noProof/>
            <w:webHidden/>
          </w:rPr>
          <w:fldChar w:fldCharType="separate"/>
        </w:r>
        <w:r w:rsidR="00083CEC">
          <w:rPr>
            <w:noProof/>
            <w:webHidden/>
          </w:rPr>
          <w:t>7</w:t>
        </w:r>
        <w:r>
          <w:rPr>
            <w:noProof/>
            <w:webHidden/>
          </w:rPr>
          <w:fldChar w:fldCharType="end"/>
        </w:r>
      </w:hyperlink>
    </w:p>
    <w:p w14:paraId="56835682" w14:textId="77777777" w:rsidR="00FB0307" w:rsidRPr="00F92BFE" w:rsidRDefault="00FB0307">
      <w:pPr>
        <w:pStyle w:val="12"/>
        <w:rPr>
          <w:rFonts w:ascii="Calibri" w:eastAsia="Times New Roman" w:hAnsi="Calibri" w:cs="Arial"/>
          <w:b w:val="0"/>
          <w:noProof/>
          <w:sz w:val="22"/>
          <w:szCs w:val="22"/>
          <w:lang w:val="en-US" w:eastAsia="en-US"/>
        </w:rPr>
      </w:pPr>
      <w:hyperlink w:anchor="_Toc366141724" w:history="1">
        <w:r w:rsidRPr="00761B91">
          <w:rPr>
            <w:rStyle w:val="affb"/>
            <w:noProof/>
          </w:rPr>
          <w:t>5</w:t>
        </w:r>
        <w:r w:rsidRPr="00F92BFE">
          <w:rPr>
            <w:rFonts w:ascii="Calibri" w:eastAsia="Times New Roman" w:hAnsi="Calibri" w:cs="Arial"/>
            <w:b w:val="0"/>
            <w:noProof/>
            <w:sz w:val="22"/>
            <w:szCs w:val="22"/>
            <w:lang w:val="en-US" w:eastAsia="en-US"/>
          </w:rPr>
          <w:tab/>
        </w:r>
        <w:r w:rsidRPr="00761B91">
          <w:rPr>
            <w:rStyle w:val="affb"/>
            <w:noProof/>
          </w:rPr>
          <w:t>Notational Conventions</w:t>
        </w:r>
        <w:r>
          <w:rPr>
            <w:noProof/>
            <w:webHidden/>
          </w:rPr>
          <w:tab/>
        </w:r>
        <w:r>
          <w:rPr>
            <w:noProof/>
            <w:webHidden/>
          </w:rPr>
          <w:fldChar w:fldCharType="begin"/>
        </w:r>
        <w:r>
          <w:rPr>
            <w:noProof/>
            <w:webHidden/>
          </w:rPr>
          <w:instrText xml:space="preserve"> PAGEREF _Toc366141724 \h </w:instrText>
        </w:r>
        <w:r>
          <w:rPr>
            <w:noProof/>
            <w:webHidden/>
          </w:rPr>
        </w:r>
        <w:r>
          <w:rPr>
            <w:noProof/>
            <w:webHidden/>
          </w:rPr>
          <w:fldChar w:fldCharType="separate"/>
        </w:r>
        <w:r w:rsidR="00083CEC">
          <w:rPr>
            <w:noProof/>
            <w:webHidden/>
          </w:rPr>
          <w:t>8</w:t>
        </w:r>
        <w:r>
          <w:rPr>
            <w:noProof/>
            <w:webHidden/>
          </w:rPr>
          <w:fldChar w:fldCharType="end"/>
        </w:r>
      </w:hyperlink>
    </w:p>
    <w:p w14:paraId="079AA859" w14:textId="77777777" w:rsidR="00FB0307" w:rsidRPr="00F92BFE" w:rsidRDefault="00FB0307">
      <w:pPr>
        <w:pStyle w:val="2c"/>
        <w:rPr>
          <w:rFonts w:ascii="Calibri" w:eastAsia="Times New Roman" w:hAnsi="Calibri" w:cs="Arial"/>
          <w:b w:val="0"/>
          <w:noProof/>
          <w:sz w:val="22"/>
          <w:szCs w:val="22"/>
          <w:lang w:val="en-US" w:eastAsia="en-US"/>
        </w:rPr>
      </w:pPr>
      <w:hyperlink w:anchor="_Toc366141725" w:history="1">
        <w:r w:rsidRPr="00761B91">
          <w:rPr>
            <w:rStyle w:val="affb"/>
            <w:noProof/>
          </w:rPr>
          <w:t>5.1</w:t>
        </w:r>
        <w:r w:rsidRPr="00F92BFE">
          <w:rPr>
            <w:rFonts w:ascii="Calibri" w:eastAsia="Times New Roman" w:hAnsi="Calibri" w:cs="Arial"/>
            <w:b w:val="0"/>
            <w:noProof/>
            <w:sz w:val="22"/>
            <w:szCs w:val="22"/>
            <w:lang w:val="en-US" w:eastAsia="en-US"/>
          </w:rPr>
          <w:tab/>
        </w:r>
        <w:r w:rsidRPr="00761B91">
          <w:rPr>
            <w:rStyle w:val="affb"/>
            <w:noProof/>
          </w:rPr>
          <w:t>Syntactic and Lexical Grammars</w:t>
        </w:r>
        <w:r>
          <w:rPr>
            <w:noProof/>
            <w:webHidden/>
          </w:rPr>
          <w:tab/>
        </w:r>
        <w:r>
          <w:rPr>
            <w:noProof/>
            <w:webHidden/>
          </w:rPr>
          <w:fldChar w:fldCharType="begin"/>
        </w:r>
        <w:r>
          <w:rPr>
            <w:noProof/>
            <w:webHidden/>
          </w:rPr>
          <w:instrText xml:space="preserve"> PAGEREF _Toc366141725 \h </w:instrText>
        </w:r>
        <w:r>
          <w:rPr>
            <w:noProof/>
            <w:webHidden/>
          </w:rPr>
        </w:r>
        <w:r>
          <w:rPr>
            <w:noProof/>
            <w:webHidden/>
          </w:rPr>
          <w:fldChar w:fldCharType="separate"/>
        </w:r>
        <w:r w:rsidR="00083CEC">
          <w:rPr>
            <w:noProof/>
            <w:webHidden/>
          </w:rPr>
          <w:t>8</w:t>
        </w:r>
        <w:r>
          <w:rPr>
            <w:noProof/>
            <w:webHidden/>
          </w:rPr>
          <w:fldChar w:fldCharType="end"/>
        </w:r>
      </w:hyperlink>
    </w:p>
    <w:p w14:paraId="5339201E" w14:textId="77777777" w:rsidR="00FB0307" w:rsidRPr="00F92BFE" w:rsidRDefault="00FB0307">
      <w:pPr>
        <w:pStyle w:val="3a"/>
        <w:rPr>
          <w:rFonts w:ascii="Calibri" w:eastAsia="Times New Roman" w:hAnsi="Calibri" w:cs="Arial"/>
          <w:b w:val="0"/>
          <w:noProof/>
          <w:sz w:val="22"/>
          <w:szCs w:val="22"/>
          <w:lang w:val="en-US" w:eastAsia="en-US"/>
        </w:rPr>
      </w:pPr>
      <w:hyperlink w:anchor="_Toc366141726" w:history="1">
        <w:r w:rsidRPr="00761B91">
          <w:rPr>
            <w:rStyle w:val="affb"/>
            <w:noProof/>
          </w:rPr>
          <w:t>5.1.1</w:t>
        </w:r>
        <w:r w:rsidRPr="00F92BFE">
          <w:rPr>
            <w:rFonts w:ascii="Calibri" w:eastAsia="Times New Roman" w:hAnsi="Calibri" w:cs="Arial"/>
            <w:b w:val="0"/>
            <w:noProof/>
            <w:sz w:val="22"/>
            <w:szCs w:val="22"/>
            <w:lang w:val="en-US" w:eastAsia="en-US"/>
          </w:rPr>
          <w:tab/>
        </w:r>
        <w:r w:rsidRPr="00761B91">
          <w:rPr>
            <w:rStyle w:val="affb"/>
            <w:noProof/>
          </w:rPr>
          <w:t>Context-Free Grammars</w:t>
        </w:r>
        <w:r>
          <w:rPr>
            <w:noProof/>
            <w:webHidden/>
          </w:rPr>
          <w:tab/>
        </w:r>
        <w:r>
          <w:rPr>
            <w:noProof/>
            <w:webHidden/>
          </w:rPr>
          <w:fldChar w:fldCharType="begin"/>
        </w:r>
        <w:r>
          <w:rPr>
            <w:noProof/>
            <w:webHidden/>
          </w:rPr>
          <w:instrText xml:space="preserve"> PAGEREF _Toc366141726 \h </w:instrText>
        </w:r>
        <w:r>
          <w:rPr>
            <w:noProof/>
            <w:webHidden/>
          </w:rPr>
        </w:r>
        <w:r>
          <w:rPr>
            <w:noProof/>
            <w:webHidden/>
          </w:rPr>
          <w:fldChar w:fldCharType="separate"/>
        </w:r>
        <w:r w:rsidR="00083CEC">
          <w:rPr>
            <w:noProof/>
            <w:webHidden/>
          </w:rPr>
          <w:t>8</w:t>
        </w:r>
        <w:r>
          <w:rPr>
            <w:noProof/>
            <w:webHidden/>
          </w:rPr>
          <w:fldChar w:fldCharType="end"/>
        </w:r>
      </w:hyperlink>
    </w:p>
    <w:p w14:paraId="51920B2B" w14:textId="77777777" w:rsidR="00FB0307" w:rsidRPr="00F92BFE" w:rsidRDefault="00FB0307">
      <w:pPr>
        <w:pStyle w:val="3a"/>
        <w:rPr>
          <w:rFonts w:ascii="Calibri" w:eastAsia="Times New Roman" w:hAnsi="Calibri" w:cs="Arial"/>
          <w:b w:val="0"/>
          <w:noProof/>
          <w:sz w:val="22"/>
          <w:szCs w:val="22"/>
          <w:lang w:val="en-US" w:eastAsia="en-US"/>
        </w:rPr>
      </w:pPr>
      <w:hyperlink w:anchor="_Toc366141727" w:history="1">
        <w:r w:rsidRPr="00761B91">
          <w:rPr>
            <w:rStyle w:val="affb"/>
            <w:noProof/>
          </w:rPr>
          <w:t>5.1.2</w:t>
        </w:r>
        <w:r w:rsidRPr="00F92BFE">
          <w:rPr>
            <w:rFonts w:ascii="Calibri" w:eastAsia="Times New Roman" w:hAnsi="Calibri" w:cs="Arial"/>
            <w:b w:val="0"/>
            <w:noProof/>
            <w:sz w:val="22"/>
            <w:szCs w:val="22"/>
            <w:lang w:val="en-US" w:eastAsia="en-US"/>
          </w:rPr>
          <w:tab/>
        </w:r>
        <w:r w:rsidRPr="00761B91">
          <w:rPr>
            <w:rStyle w:val="affb"/>
            <w:noProof/>
          </w:rPr>
          <w:t>The Lexical and RegExp Grammars</w:t>
        </w:r>
        <w:r>
          <w:rPr>
            <w:noProof/>
            <w:webHidden/>
          </w:rPr>
          <w:tab/>
        </w:r>
        <w:r>
          <w:rPr>
            <w:noProof/>
            <w:webHidden/>
          </w:rPr>
          <w:fldChar w:fldCharType="begin"/>
        </w:r>
        <w:r>
          <w:rPr>
            <w:noProof/>
            <w:webHidden/>
          </w:rPr>
          <w:instrText xml:space="preserve"> PAGEREF _Toc366141727 \h </w:instrText>
        </w:r>
        <w:r>
          <w:rPr>
            <w:noProof/>
            <w:webHidden/>
          </w:rPr>
        </w:r>
        <w:r>
          <w:rPr>
            <w:noProof/>
            <w:webHidden/>
          </w:rPr>
          <w:fldChar w:fldCharType="separate"/>
        </w:r>
        <w:r w:rsidR="00083CEC">
          <w:rPr>
            <w:noProof/>
            <w:webHidden/>
          </w:rPr>
          <w:t>8</w:t>
        </w:r>
        <w:r>
          <w:rPr>
            <w:noProof/>
            <w:webHidden/>
          </w:rPr>
          <w:fldChar w:fldCharType="end"/>
        </w:r>
      </w:hyperlink>
    </w:p>
    <w:p w14:paraId="6AC35C84" w14:textId="77777777" w:rsidR="00FB0307" w:rsidRPr="00F92BFE" w:rsidRDefault="00FB0307">
      <w:pPr>
        <w:pStyle w:val="3a"/>
        <w:rPr>
          <w:rFonts w:ascii="Calibri" w:eastAsia="Times New Roman" w:hAnsi="Calibri" w:cs="Arial"/>
          <w:b w:val="0"/>
          <w:noProof/>
          <w:sz w:val="22"/>
          <w:szCs w:val="22"/>
          <w:lang w:val="en-US" w:eastAsia="en-US"/>
        </w:rPr>
      </w:pPr>
      <w:hyperlink w:anchor="_Toc366141728" w:history="1">
        <w:r w:rsidRPr="00761B91">
          <w:rPr>
            <w:rStyle w:val="affb"/>
            <w:noProof/>
          </w:rPr>
          <w:t>5.1.3</w:t>
        </w:r>
        <w:r w:rsidRPr="00F92BFE">
          <w:rPr>
            <w:rFonts w:ascii="Calibri" w:eastAsia="Times New Roman" w:hAnsi="Calibri" w:cs="Arial"/>
            <w:b w:val="0"/>
            <w:noProof/>
            <w:sz w:val="22"/>
            <w:szCs w:val="22"/>
            <w:lang w:val="en-US" w:eastAsia="en-US"/>
          </w:rPr>
          <w:tab/>
        </w:r>
        <w:r w:rsidRPr="00761B91">
          <w:rPr>
            <w:rStyle w:val="affb"/>
            <w:noProof/>
          </w:rPr>
          <w:t>The Numeric String Grammar</w:t>
        </w:r>
        <w:r>
          <w:rPr>
            <w:noProof/>
            <w:webHidden/>
          </w:rPr>
          <w:tab/>
        </w:r>
        <w:r>
          <w:rPr>
            <w:noProof/>
            <w:webHidden/>
          </w:rPr>
          <w:fldChar w:fldCharType="begin"/>
        </w:r>
        <w:r>
          <w:rPr>
            <w:noProof/>
            <w:webHidden/>
          </w:rPr>
          <w:instrText xml:space="preserve"> PAGEREF _Toc366141728 \h </w:instrText>
        </w:r>
        <w:r>
          <w:rPr>
            <w:noProof/>
            <w:webHidden/>
          </w:rPr>
        </w:r>
        <w:r>
          <w:rPr>
            <w:noProof/>
            <w:webHidden/>
          </w:rPr>
          <w:fldChar w:fldCharType="separate"/>
        </w:r>
        <w:r w:rsidR="00083CEC">
          <w:rPr>
            <w:noProof/>
            <w:webHidden/>
          </w:rPr>
          <w:t>8</w:t>
        </w:r>
        <w:r>
          <w:rPr>
            <w:noProof/>
            <w:webHidden/>
          </w:rPr>
          <w:fldChar w:fldCharType="end"/>
        </w:r>
      </w:hyperlink>
    </w:p>
    <w:p w14:paraId="63C1235F" w14:textId="77777777" w:rsidR="00FB0307" w:rsidRPr="00F92BFE" w:rsidRDefault="00FB0307">
      <w:pPr>
        <w:pStyle w:val="3a"/>
        <w:rPr>
          <w:rFonts w:ascii="Calibri" w:eastAsia="Times New Roman" w:hAnsi="Calibri" w:cs="Arial"/>
          <w:b w:val="0"/>
          <w:noProof/>
          <w:sz w:val="22"/>
          <w:szCs w:val="22"/>
          <w:lang w:val="en-US" w:eastAsia="en-US"/>
        </w:rPr>
      </w:pPr>
      <w:hyperlink w:anchor="_Toc366141729" w:history="1">
        <w:r w:rsidRPr="00761B91">
          <w:rPr>
            <w:rStyle w:val="affb"/>
            <w:noProof/>
          </w:rPr>
          <w:t>5.1.4</w:t>
        </w:r>
        <w:r w:rsidRPr="00F92BFE">
          <w:rPr>
            <w:rFonts w:ascii="Calibri" w:eastAsia="Times New Roman" w:hAnsi="Calibri" w:cs="Arial"/>
            <w:b w:val="0"/>
            <w:noProof/>
            <w:sz w:val="22"/>
            <w:szCs w:val="22"/>
            <w:lang w:val="en-US" w:eastAsia="en-US"/>
          </w:rPr>
          <w:tab/>
        </w:r>
        <w:r w:rsidRPr="00761B91">
          <w:rPr>
            <w:rStyle w:val="affb"/>
            <w:noProof/>
          </w:rPr>
          <w:t>The Syntactic Grammar</w:t>
        </w:r>
        <w:r>
          <w:rPr>
            <w:noProof/>
            <w:webHidden/>
          </w:rPr>
          <w:tab/>
        </w:r>
        <w:r>
          <w:rPr>
            <w:noProof/>
            <w:webHidden/>
          </w:rPr>
          <w:fldChar w:fldCharType="begin"/>
        </w:r>
        <w:r>
          <w:rPr>
            <w:noProof/>
            <w:webHidden/>
          </w:rPr>
          <w:instrText xml:space="preserve"> PAGEREF _Toc366141729 \h </w:instrText>
        </w:r>
        <w:r>
          <w:rPr>
            <w:noProof/>
            <w:webHidden/>
          </w:rPr>
        </w:r>
        <w:r>
          <w:rPr>
            <w:noProof/>
            <w:webHidden/>
          </w:rPr>
          <w:fldChar w:fldCharType="separate"/>
        </w:r>
        <w:r w:rsidR="00083CEC">
          <w:rPr>
            <w:noProof/>
            <w:webHidden/>
          </w:rPr>
          <w:t>8</w:t>
        </w:r>
        <w:r>
          <w:rPr>
            <w:noProof/>
            <w:webHidden/>
          </w:rPr>
          <w:fldChar w:fldCharType="end"/>
        </w:r>
      </w:hyperlink>
    </w:p>
    <w:p w14:paraId="0376D12D" w14:textId="77777777" w:rsidR="00FB0307" w:rsidRPr="00F92BFE" w:rsidRDefault="00FB0307">
      <w:pPr>
        <w:pStyle w:val="3a"/>
        <w:rPr>
          <w:rFonts w:ascii="Calibri" w:eastAsia="Times New Roman" w:hAnsi="Calibri" w:cs="Arial"/>
          <w:b w:val="0"/>
          <w:noProof/>
          <w:sz w:val="22"/>
          <w:szCs w:val="22"/>
          <w:lang w:val="en-US" w:eastAsia="en-US"/>
        </w:rPr>
      </w:pPr>
      <w:hyperlink w:anchor="_Toc366141730" w:history="1">
        <w:r w:rsidRPr="00761B91">
          <w:rPr>
            <w:rStyle w:val="affb"/>
            <w:noProof/>
          </w:rPr>
          <w:t>5.1.5</w:t>
        </w:r>
        <w:r w:rsidRPr="00F92BFE">
          <w:rPr>
            <w:rFonts w:ascii="Calibri" w:eastAsia="Times New Roman" w:hAnsi="Calibri" w:cs="Arial"/>
            <w:b w:val="0"/>
            <w:noProof/>
            <w:sz w:val="22"/>
            <w:szCs w:val="22"/>
            <w:lang w:val="en-US" w:eastAsia="en-US"/>
          </w:rPr>
          <w:tab/>
        </w:r>
        <w:r w:rsidRPr="00761B91">
          <w:rPr>
            <w:rStyle w:val="affb"/>
            <w:noProof/>
          </w:rPr>
          <w:t>The JSON Grammar</w:t>
        </w:r>
        <w:r>
          <w:rPr>
            <w:noProof/>
            <w:webHidden/>
          </w:rPr>
          <w:tab/>
        </w:r>
        <w:r>
          <w:rPr>
            <w:noProof/>
            <w:webHidden/>
          </w:rPr>
          <w:fldChar w:fldCharType="begin"/>
        </w:r>
        <w:r>
          <w:rPr>
            <w:noProof/>
            <w:webHidden/>
          </w:rPr>
          <w:instrText xml:space="preserve"> PAGEREF _Toc366141730 \h </w:instrText>
        </w:r>
        <w:r>
          <w:rPr>
            <w:noProof/>
            <w:webHidden/>
          </w:rPr>
        </w:r>
        <w:r>
          <w:rPr>
            <w:noProof/>
            <w:webHidden/>
          </w:rPr>
          <w:fldChar w:fldCharType="separate"/>
        </w:r>
        <w:r w:rsidR="00083CEC">
          <w:rPr>
            <w:noProof/>
            <w:webHidden/>
          </w:rPr>
          <w:t>9</w:t>
        </w:r>
        <w:r>
          <w:rPr>
            <w:noProof/>
            <w:webHidden/>
          </w:rPr>
          <w:fldChar w:fldCharType="end"/>
        </w:r>
      </w:hyperlink>
    </w:p>
    <w:p w14:paraId="004360C7" w14:textId="77777777" w:rsidR="00FB0307" w:rsidRPr="00F92BFE" w:rsidRDefault="00FB0307">
      <w:pPr>
        <w:pStyle w:val="3a"/>
        <w:rPr>
          <w:rFonts w:ascii="Calibri" w:eastAsia="Times New Roman" w:hAnsi="Calibri" w:cs="Arial"/>
          <w:b w:val="0"/>
          <w:noProof/>
          <w:sz w:val="22"/>
          <w:szCs w:val="22"/>
          <w:lang w:val="en-US" w:eastAsia="en-US"/>
        </w:rPr>
      </w:pPr>
      <w:hyperlink w:anchor="_Toc366141731" w:history="1">
        <w:r w:rsidRPr="00761B91">
          <w:rPr>
            <w:rStyle w:val="affb"/>
            <w:noProof/>
          </w:rPr>
          <w:t>5.1.6</w:t>
        </w:r>
        <w:r w:rsidRPr="00F92BFE">
          <w:rPr>
            <w:rFonts w:ascii="Calibri" w:eastAsia="Times New Roman" w:hAnsi="Calibri" w:cs="Arial"/>
            <w:b w:val="0"/>
            <w:noProof/>
            <w:sz w:val="22"/>
            <w:szCs w:val="22"/>
            <w:lang w:val="en-US" w:eastAsia="en-US"/>
          </w:rPr>
          <w:tab/>
        </w:r>
        <w:r w:rsidRPr="00761B91">
          <w:rPr>
            <w:rStyle w:val="affb"/>
            <w:noProof/>
          </w:rPr>
          <w:t>Grammar Notation</w:t>
        </w:r>
        <w:r>
          <w:rPr>
            <w:noProof/>
            <w:webHidden/>
          </w:rPr>
          <w:tab/>
        </w:r>
        <w:r>
          <w:rPr>
            <w:noProof/>
            <w:webHidden/>
          </w:rPr>
          <w:fldChar w:fldCharType="begin"/>
        </w:r>
        <w:r>
          <w:rPr>
            <w:noProof/>
            <w:webHidden/>
          </w:rPr>
          <w:instrText xml:space="preserve"> PAGEREF _Toc366141731 \h </w:instrText>
        </w:r>
        <w:r>
          <w:rPr>
            <w:noProof/>
            <w:webHidden/>
          </w:rPr>
        </w:r>
        <w:r>
          <w:rPr>
            <w:noProof/>
            <w:webHidden/>
          </w:rPr>
          <w:fldChar w:fldCharType="separate"/>
        </w:r>
        <w:r w:rsidR="00083CEC">
          <w:rPr>
            <w:noProof/>
            <w:webHidden/>
          </w:rPr>
          <w:t>9</w:t>
        </w:r>
        <w:r>
          <w:rPr>
            <w:noProof/>
            <w:webHidden/>
          </w:rPr>
          <w:fldChar w:fldCharType="end"/>
        </w:r>
      </w:hyperlink>
    </w:p>
    <w:p w14:paraId="33E452F6" w14:textId="77777777" w:rsidR="00FB0307" w:rsidRPr="00F92BFE" w:rsidRDefault="00FB0307">
      <w:pPr>
        <w:pStyle w:val="2c"/>
        <w:rPr>
          <w:rFonts w:ascii="Calibri" w:eastAsia="Times New Roman" w:hAnsi="Calibri" w:cs="Arial"/>
          <w:b w:val="0"/>
          <w:noProof/>
          <w:sz w:val="22"/>
          <w:szCs w:val="22"/>
          <w:lang w:val="en-US" w:eastAsia="en-US"/>
        </w:rPr>
      </w:pPr>
      <w:hyperlink w:anchor="_Toc366141732" w:history="1">
        <w:r w:rsidRPr="00761B91">
          <w:rPr>
            <w:rStyle w:val="affb"/>
            <w:noProof/>
          </w:rPr>
          <w:t>5.2</w:t>
        </w:r>
        <w:r w:rsidRPr="00F92BFE">
          <w:rPr>
            <w:rFonts w:ascii="Calibri" w:eastAsia="Times New Roman" w:hAnsi="Calibri" w:cs="Arial"/>
            <w:b w:val="0"/>
            <w:noProof/>
            <w:sz w:val="22"/>
            <w:szCs w:val="22"/>
            <w:lang w:val="en-US" w:eastAsia="en-US"/>
          </w:rPr>
          <w:tab/>
        </w:r>
        <w:r w:rsidRPr="00761B91">
          <w:rPr>
            <w:rStyle w:val="affb"/>
            <w:noProof/>
          </w:rPr>
          <w:t>Algorithm Conventions</w:t>
        </w:r>
        <w:r>
          <w:rPr>
            <w:noProof/>
            <w:webHidden/>
          </w:rPr>
          <w:tab/>
        </w:r>
        <w:r>
          <w:rPr>
            <w:noProof/>
            <w:webHidden/>
          </w:rPr>
          <w:fldChar w:fldCharType="begin"/>
        </w:r>
        <w:r>
          <w:rPr>
            <w:noProof/>
            <w:webHidden/>
          </w:rPr>
          <w:instrText xml:space="preserve"> PAGEREF _Toc366141732 \h </w:instrText>
        </w:r>
        <w:r>
          <w:rPr>
            <w:noProof/>
            <w:webHidden/>
          </w:rPr>
        </w:r>
        <w:r>
          <w:rPr>
            <w:noProof/>
            <w:webHidden/>
          </w:rPr>
          <w:fldChar w:fldCharType="separate"/>
        </w:r>
        <w:r w:rsidR="00083CEC">
          <w:rPr>
            <w:noProof/>
            <w:webHidden/>
          </w:rPr>
          <w:t>12</w:t>
        </w:r>
        <w:r>
          <w:rPr>
            <w:noProof/>
            <w:webHidden/>
          </w:rPr>
          <w:fldChar w:fldCharType="end"/>
        </w:r>
      </w:hyperlink>
    </w:p>
    <w:p w14:paraId="594F88B3" w14:textId="77777777" w:rsidR="00FB0307" w:rsidRPr="00F92BFE" w:rsidRDefault="00FB0307">
      <w:pPr>
        <w:pStyle w:val="2c"/>
        <w:rPr>
          <w:rFonts w:ascii="Calibri" w:eastAsia="Times New Roman" w:hAnsi="Calibri" w:cs="Arial"/>
          <w:b w:val="0"/>
          <w:noProof/>
          <w:sz w:val="22"/>
          <w:szCs w:val="22"/>
          <w:lang w:val="en-US" w:eastAsia="en-US"/>
        </w:rPr>
      </w:pPr>
      <w:hyperlink w:anchor="_Toc366141733" w:history="1">
        <w:r w:rsidRPr="00761B91">
          <w:rPr>
            <w:rStyle w:val="affb"/>
            <w:noProof/>
          </w:rPr>
          <w:t>5.3</w:t>
        </w:r>
        <w:r w:rsidRPr="00F92BFE">
          <w:rPr>
            <w:rFonts w:ascii="Calibri" w:eastAsia="Times New Roman" w:hAnsi="Calibri" w:cs="Arial"/>
            <w:b w:val="0"/>
            <w:noProof/>
            <w:sz w:val="22"/>
            <w:szCs w:val="22"/>
            <w:lang w:val="en-US" w:eastAsia="en-US"/>
          </w:rPr>
          <w:tab/>
        </w:r>
        <w:r w:rsidRPr="00761B91">
          <w:rPr>
            <w:rStyle w:val="affb"/>
            <w:noProof/>
          </w:rPr>
          <w:t>Static Semantic Rules</w:t>
        </w:r>
        <w:r>
          <w:rPr>
            <w:noProof/>
            <w:webHidden/>
          </w:rPr>
          <w:tab/>
        </w:r>
        <w:r>
          <w:rPr>
            <w:noProof/>
            <w:webHidden/>
          </w:rPr>
          <w:fldChar w:fldCharType="begin"/>
        </w:r>
        <w:r>
          <w:rPr>
            <w:noProof/>
            <w:webHidden/>
          </w:rPr>
          <w:instrText xml:space="preserve"> PAGEREF _Toc366141733 \h </w:instrText>
        </w:r>
        <w:r>
          <w:rPr>
            <w:noProof/>
            <w:webHidden/>
          </w:rPr>
        </w:r>
        <w:r>
          <w:rPr>
            <w:noProof/>
            <w:webHidden/>
          </w:rPr>
          <w:fldChar w:fldCharType="separate"/>
        </w:r>
        <w:r w:rsidR="00083CEC">
          <w:rPr>
            <w:noProof/>
            <w:webHidden/>
          </w:rPr>
          <w:t>13</w:t>
        </w:r>
        <w:r>
          <w:rPr>
            <w:noProof/>
            <w:webHidden/>
          </w:rPr>
          <w:fldChar w:fldCharType="end"/>
        </w:r>
      </w:hyperlink>
    </w:p>
    <w:p w14:paraId="5B3C2161" w14:textId="77777777" w:rsidR="00FB0307" w:rsidRPr="00F92BFE" w:rsidRDefault="00FB0307">
      <w:pPr>
        <w:pStyle w:val="12"/>
        <w:rPr>
          <w:rFonts w:ascii="Calibri" w:eastAsia="Times New Roman" w:hAnsi="Calibri" w:cs="Arial"/>
          <w:b w:val="0"/>
          <w:noProof/>
          <w:sz w:val="22"/>
          <w:szCs w:val="22"/>
          <w:lang w:val="en-US" w:eastAsia="en-US"/>
        </w:rPr>
      </w:pPr>
      <w:hyperlink w:anchor="_Toc366141734" w:history="1">
        <w:r w:rsidRPr="00761B91">
          <w:rPr>
            <w:rStyle w:val="affb"/>
            <w:noProof/>
          </w:rPr>
          <w:t>6</w:t>
        </w:r>
        <w:r w:rsidRPr="00F92BFE">
          <w:rPr>
            <w:rFonts w:ascii="Calibri" w:eastAsia="Times New Roman" w:hAnsi="Calibri" w:cs="Arial"/>
            <w:b w:val="0"/>
            <w:noProof/>
            <w:sz w:val="22"/>
            <w:szCs w:val="22"/>
            <w:lang w:val="en-US" w:eastAsia="en-US"/>
          </w:rPr>
          <w:tab/>
        </w:r>
        <w:r w:rsidRPr="00761B91">
          <w:rPr>
            <w:rStyle w:val="affb"/>
            <w:noProof/>
          </w:rPr>
          <w:t>ECMAScript Data Types and Values</w:t>
        </w:r>
        <w:r>
          <w:rPr>
            <w:noProof/>
            <w:webHidden/>
          </w:rPr>
          <w:tab/>
        </w:r>
        <w:r>
          <w:rPr>
            <w:noProof/>
            <w:webHidden/>
          </w:rPr>
          <w:fldChar w:fldCharType="begin"/>
        </w:r>
        <w:r>
          <w:rPr>
            <w:noProof/>
            <w:webHidden/>
          </w:rPr>
          <w:instrText xml:space="preserve"> PAGEREF _Toc366141734 \h </w:instrText>
        </w:r>
        <w:r>
          <w:rPr>
            <w:noProof/>
            <w:webHidden/>
          </w:rPr>
        </w:r>
        <w:r>
          <w:rPr>
            <w:noProof/>
            <w:webHidden/>
          </w:rPr>
          <w:fldChar w:fldCharType="separate"/>
        </w:r>
        <w:r w:rsidR="00083CEC">
          <w:rPr>
            <w:noProof/>
            <w:webHidden/>
          </w:rPr>
          <w:t>14</w:t>
        </w:r>
        <w:r>
          <w:rPr>
            <w:noProof/>
            <w:webHidden/>
          </w:rPr>
          <w:fldChar w:fldCharType="end"/>
        </w:r>
      </w:hyperlink>
    </w:p>
    <w:p w14:paraId="2CD964B9" w14:textId="77777777" w:rsidR="00FB0307" w:rsidRPr="00F92BFE" w:rsidRDefault="00FB0307">
      <w:pPr>
        <w:pStyle w:val="2c"/>
        <w:rPr>
          <w:rFonts w:ascii="Calibri" w:eastAsia="Times New Roman" w:hAnsi="Calibri" w:cs="Arial"/>
          <w:b w:val="0"/>
          <w:noProof/>
          <w:sz w:val="22"/>
          <w:szCs w:val="22"/>
          <w:lang w:val="en-US" w:eastAsia="en-US"/>
        </w:rPr>
      </w:pPr>
      <w:hyperlink w:anchor="_Toc366141735" w:history="1">
        <w:r w:rsidRPr="00761B91">
          <w:rPr>
            <w:rStyle w:val="affb"/>
            <w:noProof/>
          </w:rPr>
          <w:t>6.1</w:t>
        </w:r>
        <w:r w:rsidRPr="00F92BFE">
          <w:rPr>
            <w:rFonts w:ascii="Calibri" w:eastAsia="Times New Roman" w:hAnsi="Calibri" w:cs="Arial"/>
            <w:b w:val="0"/>
            <w:noProof/>
            <w:sz w:val="22"/>
            <w:szCs w:val="22"/>
            <w:lang w:val="en-US" w:eastAsia="en-US"/>
          </w:rPr>
          <w:tab/>
        </w:r>
        <w:r w:rsidRPr="00761B91">
          <w:rPr>
            <w:rStyle w:val="affb"/>
            <w:noProof/>
          </w:rPr>
          <w:t>ECMAScript Language Types</w:t>
        </w:r>
        <w:r>
          <w:rPr>
            <w:noProof/>
            <w:webHidden/>
          </w:rPr>
          <w:tab/>
        </w:r>
        <w:r>
          <w:rPr>
            <w:noProof/>
            <w:webHidden/>
          </w:rPr>
          <w:fldChar w:fldCharType="begin"/>
        </w:r>
        <w:r>
          <w:rPr>
            <w:noProof/>
            <w:webHidden/>
          </w:rPr>
          <w:instrText xml:space="preserve"> PAGEREF _Toc366141735 \h </w:instrText>
        </w:r>
        <w:r>
          <w:rPr>
            <w:noProof/>
            <w:webHidden/>
          </w:rPr>
        </w:r>
        <w:r>
          <w:rPr>
            <w:noProof/>
            <w:webHidden/>
          </w:rPr>
          <w:fldChar w:fldCharType="separate"/>
        </w:r>
        <w:r w:rsidR="00083CEC">
          <w:rPr>
            <w:noProof/>
            <w:webHidden/>
          </w:rPr>
          <w:t>14</w:t>
        </w:r>
        <w:r>
          <w:rPr>
            <w:noProof/>
            <w:webHidden/>
          </w:rPr>
          <w:fldChar w:fldCharType="end"/>
        </w:r>
      </w:hyperlink>
    </w:p>
    <w:p w14:paraId="2AF9E8EC" w14:textId="77777777" w:rsidR="00FB0307" w:rsidRPr="00F92BFE" w:rsidRDefault="00FB0307">
      <w:pPr>
        <w:pStyle w:val="3a"/>
        <w:rPr>
          <w:rFonts w:ascii="Calibri" w:eastAsia="Times New Roman" w:hAnsi="Calibri" w:cs="Arial"/>
          <w:b w:val="0"/>
          <w:noProof/>
          <w:sz w:val="22"/>
          <w:szCs w:val="22"/>
          <w:lang w:val="en-US" w:eastAsia="en-US"/>
        </w:rPr>
      </w:pPr>
      <w:hyperlink w:anchor="_Toc366141736" w:history="1">
        <w:r w:rsidRPr="00761B91">
          <w:rPr>
            <w:rStyle w:val="affb"/>
            <w:noProof/>
          </w:rPr>
          <w:t>6.1.1</w:t>
        </w:r>
        <w:r w:rsidRPr="00F92BFE">
          <w:rPr>
            <w:rFonts w:ascii="Calibri" w:eastAsia="Times New Roman" w:hAnsi="Calibri" w:cs="Arial"/>
            <w:b w:val="0"/>
            <w:noProof/>
            <w:sz w:val="22"/>
            <w:szCs w:val="22"/>
            <w:lang w:val="en-US" w:eastAsia="en-US"/>
          </w:rPr>
          <w:tab/>
        </w:r>
        <w:r w:rsidRPr="00761B91">
          <w:rPr>
            <w:rStyle w:val="affb"/>
            <w:noProof/>
          </w:rPr>
          <w:t>The Undefined Type</w:t>
        </w:r>
        <w:r>
          <w:rPr>
            <w:noProof/>
            <w:webHidden/>
          </w:rPr>
          <w:tab/>
        </w:r>
        <w:r>
          <w:rPr>
            <w:noProof/>
            <w:webHidden/>
          </w:rPr>
          <w:fldChar w:fldCharType="begin"/>
        </w:r>
        <w:r>
          <w:rPr>
            <w:noProof/>
            <w:webHidden/>
          </w:rPr>
          <w:instrText xml:space="preserve"> PAGEREF _Toc366141736 \h </w:instrText>
        </w:r>
        <w:r>
          <w:rPr>
            <w:noProof/>
            <w:webHidden/>
          </w:rPr>
        </w:r>
        <w:r>
          <w:rPr>
            <w:noProof/>
            <w:webHidden/>
          </w:rPr>
          <w:fldChar w:fldCharType="separate"/>
        </w:r>
        <w:r w:rsidR="00083CEC">
          <w:rPr>
            <w:noProof/>
            <w:webHidden/>
          </w:rPr>
          <w:t>14</w:t>
        </w:r>
        <w:r>
          <w:rPr>
            <w:noProof/>
            <w:webHidden/>
          </w:rPr>
          <w:fldChar w:fldCharType="end"/>
        </w:r>
      </w:hyperlink>
    </w:p>
    <w:p w14:paraId="506965CC" w14:textId="77777777" w:rsidR="00FB0307" w:rsidRPr="00F92BFE" w:rsidRDefault="00FB0307">
      <w:pPr>
        <w:pStyle w:val="3a"/>
        <w:rPr>
          <w:rFonts w:ascii="Calibri" w:eastAsia="Times New Roman" w:hAnsi="Calibri" w:cs="Arial"/>
          <w:b w:val="0"/>
          <w:noProof/>
          <w:sz w:val="22"/>
          <w:szCs w:val="22"/>
          <w:lang w:val="en-US" w:eastAsia="en-US"/>
        </w:rPr>
      </w:pPr>
      <w:hyperlink w:anchor="_Toc366141737" w:history="1">
        <w:r w:rsidRPr="00761B91">
          <w:rPr>
            <w:rStyle w:val="affb"/>
            <w:noProof/>
          </w:rPr>
          <w:t>6.1.2</w:t>
        </w:r>
        <w:r w:rsidRPr="00F92BFE">
          <w:rPr>
            <w:rFonts w:ascii="Calibri" w:eastAsia="Times New Roman" w:hAnsi="Calibri" w:cs="Arial"/>
            <w:b w:val="0"/>
            <w:noProof/>
            <w:sz w:val="22"/>
            <w:szCs w:val="22"/>
            <w:lang w:val="en-US" w:eastAsia="en-US"/>
          </w:rPr>
          <w:tab/>
        </w:r>
        <w:r w:rsidRPr="00761B91">
          <w:rPr>
            <w:rStyle w:val="affb"/>
            <w:noProof/>
          </w:rPr>
          <w:t>The Null Type</w:t>
        </w:r>
        <w:r>
          <w:rPr>
            <w:noProof/>
            <w:webHidden/>
          </w:rPr>
          <w:tab/>
        </w:r>
        <w:r>
          <w:rPr>
            <w:noProof/>
            <w:webHidden/>
          </w:rPr>
          <w:fldChar w:fldCharType="begin"/>
        </w:r>
        <w:r>
          <w:rPr>
            <w:noProof/>
            <w:webHidden/>
          </w:rPr>
          <w:instrText xml:space="preserve"> PAGEREF _Toc366141737 \h </w:instrText>
        </w:r>
        <w:r>
          <w:rPr>
            <w:noProof/>
            <w:webHidden/>
          </w:rPr>
        </w:r>
        <w:r>
          <w:rPr>
            <w:noProof/>
            <w:webHidden/>
          </w:rPr>
          <w:fldChar w:fldCharType="separate"/>
        </w:r>
        <w:r w:rsidR="00083CEC">
          <w:rPr>
            <w:noProof/>
            <w:webHidden/>
          </w:rPr>
          <w:t>14</w:t>
        </w:r>
        <w:r>
          <w:rPr>
            <w:noProof/>
            <w:webHidden/>
          </w:rPr>
          <w:fldChar w:fldCharType="end"/>
        </w:r>
      </w:hyperlink>
    </w:p>
    <w:p w14:paraId="7673288F" w14:textId="77777777" w:rsidR="00FB0307" w:rsidRPr="00F92BFE" w:rsidRDefault="00FB0307">
      <w:pPr>
        <w:pStyle w:val="3a"/>
        <w:rPr>
          <w:rFonts w:ascii="Calibri" w:eastAsia="Times New Roman" w:hAnsi="Calibri" w:cs="Arial"/>
          <w:b w:val="0"/>
          <w:noProof/>
          <w:sz w:val="22"/>
          <w:szCs w:val="22"/>
          <w:lang w:val="en-US" w:eastAsia="en-US"/>
        </w:rPr>
      </w:pPr>
      <w:hyperlink w:anchor="_Toc366141738" w:history="1">
        <w:r w:rsidRPr="00761B91">
          <w:rPr>
            <w:rStyle w:val="affb"/>
            <w:noProof/>
          </w:rPr>
          <w:t>6.1.3</w:t>
        </w:r>
        <w:r w:rsidRPr="00F92BFE">
          <w:rPr>
            <w:rFonts w:ascii="Calibri" w:eastAsia="Times New Roman" w:hAnsi="Calibri" w:cs="Arial"/>
            <w:b w:val="0"/>
            <w:noProof/>
            <w:sz w:val="22"/>
            <w:szCs w:val="22"/>
            <w:lang w:val="en-US" w:eastAsia="en-US"/>
          </w:rPr>
          <w:tab/>
        </w:r>
        <w:r w:rsidRPr="00761B91">
          <w:rPr>
            <w:rStyle w:val="affb"/>
            <w:noProof/>
          </w:rPr>
          <w:t>The Boolean Type</w:t>
        </w:r>
        <w:r>
          <w:rPr>
            <w:noProof/>
            <w:webHidden/>
          </w:rPr>
          <w:tab/>
        </w:r>
        <w:r>
          <w:rPr>
            <w:noProof/>
            <w:webHidden/>
          </w:rPr>
          <w:fldChar w:fldCharType="begin"/>
        </w:r>
        <w:r>
          <w:rPr>
            <w:noProof/>
            <w:webHidden/>
          </w:rPr>
          <w:instrText xml:space="preserve"> PAGEREF _Toc366141738 \h </w:instrText>
        </w:r>
        <w:r>
          <w:rPr>
            <w:noProof/>
            <w:webHidden/>
          </w:rPr>
        </w:r>
        <w:r>
          <w:rPr>
            <w:noProof/>
            <w:webHidden/>
          </w:rPr>
          <w:fldChar w:fldCharType="separate"/>
        </w:r>
        <w:r w:rsidR="00083CEC">
          <w:rPr>
            <w:noProof/>
            <w:webHidden/>
          </w:rPr>
          <w:t>14</w:t>
        </w:r>
        <w:r>
          <w:rPr>
            <w:noProof/>
            <w:webHidden/>
          </w:rPr>
          <w:fldChar w:fldCharType="end"/>
        </w:r>
      </w:hyperlink>
    </w:p>
    <w:p w14:paraId="3AE7F3E8" w14:textId="77777777" w:rsidR="00FB0307" w:rsidRPr="00F92BFE" w:rsidRDefault="00FB0307">
      <w:pPr>
        <w:pStyle w:val="3a"/>
        <w:rPr>
          <w:rFonts w:ascii="Calibri" w:eastAsia="Times New Roman" w:hAnsi="Calibri" w:cs="Arial"/>
          <w:b w:val="0"/>
          <w:noProof/>
          <w:sz w:val="22"/>
          <w:szCs w:val="22"/>
          <w:lang w:val="en-US" w:eastAsia="en-US"/>
        </w:rPr>
      </w:pPr>
      <w:hyperlink w:anchor="_Toc366141739" w:history="1">
        <w:r w:rsidRPr="00761B91">
          <w:rPr>
            <w:rStyle w:val="affb"/>
            <w:noProof/>
          </w:rPr>
          <w:t>6.1.4</w:t>
        </w:r>
        <w:r w:rsidRPr="00F92BFE">
          <w:rPr>
            <w:rFonts w:ascii="Calibri" w:eastAsia="Times New Roman" w:hAnsi="Calibri" w:cs="Arial"/>
            <w:b w:val="0"/>
            <w:noProof/>
            <w:sz w:val="22"/>
            <w:szCs w:val="22"/>
            <w:lang w:val="en-US" w:eastAsia="en-US"/>
          </w:rPr>
          <w:tab/>
        </w:r>
        <w:r w:rsidRPr="00761B91">
          <w:rPr>
            <w:rStyle w:val="affb"/>
            <w:noProof/>
          </w:rPr>
          <w:t>The String Type</w:t>
        </w:r>
        <w:r>
          <w:rPr>
            <w:noProof/>
            <w:webHidden/>
          </w:rPr>
          <w:tab/>
        </w:r>
        <w:r>
          <w:rPr>
            <w:noProof/>
            <w:webHidden/>
          </w:rPr>
          <w:fldChar w:fldCharType="begin"/>
        </w:r>
        <w:r>
          <w:rPr>
            <w:noProof/>
            <w:webHidden/>
          </w:rPr>
          <w:instrText xml:space="preserve"> PAGEREF _Toc366141739 \h </w:instrText>
        </w:r>
        <w:r>
          <w:rPr>
            <w:noProof/>
            <w:webHidden/>
          </w:rPr>
        </w:r>
        <w:r>
          <w:rPr>
            <w:noProof/>
            <w:webHidden/>
          </w:rPr>
          <w:fldChar w:fldCharType="separate"/>
        </w:r>
        <w:r w:rsidR="00083CEC">
          <w:rPr>
            <w:noProof/>
            <w:webHidden/>
          </w:rPr>
          <w:t>14</w:t>
        </w:r>
        <w:r>
          <w:rPr>
            <w:noProof/>
            <w:webHidden/>
          </w:rPr>
          <w:fldChar w:fldCharType="end"/>
        </w:r>
      </w:hyperlink>
    </w:p>
    <w:p w14:paraId="6F84CBCB" w14:textId="77777777" w:rsidR="00FB0307" w:rsidRPr="00F92BFE" w:rsidRDefault="00FB0307">
      <w:pPr>
        <w:pStyle w:val="3a"/>
        <w:rPr>
          <w:rFonts w:ascii="Calibri" w:eastAsia="Times New Roman" w:hAnsi="Calibri" w:cs="Arial"/>
          <w:b w:val="0"/>
          <w:noProof/>
          <w:sz w:val="22"/>
          <w:szCs w:val="22"/>
          <w:lang w:val="en-US" w:eastAsia="en-US"/>
        </w:rPr>
      </w:pPr>
      <w:hyperlink w:anchor="_Toc366141740" w:history="1">
        <w:r w:rsidRPr="00761B91">
          <w:rPr>
            <w:rStyle w:val="affb"/>
            <w:noProof/>
          </w:rPr>
          <w:t>6.1.5</w:t>
        </w:r>
        <w:r w:rsidRPr="00F92BFE">
          <w:rPr>
            <w:rFonts w:ascii="Calibri" w:eastAsia="Times New Roman" w:hAnsi="Calibri" w:cs="Arial"/>
            <w:b w:val="0"/>
            <w:noProof/>
            <w:sz w:val="22"/>
            <w:szCs w:val="22"/>
            <w:lang w:val="en-US" w:eastAsia="en-US"/>
          </w:rPr>
          <w:tab/>
        </w:r>
        <w:r w:rsidRPr="00761B91">
          <w:rPr>
            <w:rStyle w:val="affb"/>
            <w:noProof/>
          </w:rPr>
          <w:t>The Number Type</w:t>
        </w:r>
        <w:r>
          <w:rPr>
            <w:noProof/>
            <w:webHidden/>
          </w:rPr>
          <w:tab/>
        </w:r>
        <w:r>
          <w:rPr>
            <w:noProof/>
            <w:webHidden/>
          </w:rPr>
          <w:fldChar w:fldCharType="begin"/>
        </w:r>
        <w:r>
          <w:rPr>
            <w:noProof/>
            <w:webHidden/>
          </w:rPr>
          <w:instrText xml:space="preserve"> PAGEREF _Toc366141740 \h </w:instrText>
        </w:r>
        <w:r>
          <w:rPr>
            <w:noProof/>
            <w:webHidden/>
          </w:rPr>
        </w:r>
        <w:r>
          <w:rPr>
            <w:noProof/>
            <w:webHidden/>
          </w:rPr>
          <w:fldChar w:fldCharType="separate"/>
        </w:r>
        <w:r w:rsidR="00083CEC">
          <w:rPr>
            <w:noProof/>
            <w:webHidden/>
          </w:rPr>
          <w:t>15</w:t>
        </w:r>
        <w:r>
          <w:rPr>
            <w:noProof/>
            <w:webHidden/>
          </w:rPr>
          <w:fldChar w:fldCharType="end"/>
        </w:r>
      </w:hyperlink>
    </w:p>
    <w:p w14:paraId="548B13A5" w14:textId="77777777" w:rsidR="00FB0307" w:rsidRPr="00F92BFE" w:rsidRDefault="00FB0307">
      <w:pPr>
        <w:pStyle w:val="3a"/>
        <w:rPr>
          <w:rFonts w:ascii="Calibri" w:eastAsia="Times New Roman" w:hAnsi="Calibri" w:cs="Arial"/>
          <w:b w:val="0"/>
          <w:noProof/>
          <w:sz w:val="22"/>
          <w:szCs w:val="22"/>
          <w:lang w:val="en-US" w:eastAsia="en-US"/>
        </w:rPr>
      </w:pPr>
      <w:hyperlink w:anchor="_Toc366141741" w:history="1">
        <w:r w:rsidRPr="00761B91">
          <w:rPr>
            <w:rStyle w:val="affb"/>
            <w:noProof/>
          </w:rPr>
          <w:t>6.1.6</w:t>
        </w:r>
        <w:r w:rsidRPr="00F92BFE">
          <w:rPr>
            <w:rFonts w:ascii="Calibri" w:eastAsia="Times New Roman" w:hAnsi="Calibri" w:cs="Arial"/>
            <w:b w:val="0"/>
            <w:noProof/>
            <w:sz w:val="22"/>
            <w:szCs w:val="22"/>
            <w:lang w:val="en-US" w:eastAsia="en-US"/>
          </w:rPr>
          <w:tab/>
        </w:r>
        <w:r w:rsidRPr="00761B91">
          <w:rPr>
            <w:rStyle w:val="affb"/>
            <w:noProof/>
          </w:rPr>
          <w:t>The Object Type</w:t>
        </w:r>
        <w:r>
          <w:rPr>
            <w:noProof/>
            <w:webHidden/>
          </w:rPr>
          <w:tab/>
        </w:r>
        <w:r>
          <w:rPr>
            <w:noProof/>
            <w:webHidden/>
          </w:rPr>
          <w:fldChar w:fldCharType="begin"/>
        </w:r>
        <w:r>
          <w:rPr>
            <w:noProof/>
            <w:webHidden/>
          </w:rPr>
          <w:instrText xml:space="preserve"> PAGEREF _Toc366141741 \h </w:instrText>
        </w:r>
        <w:r>
          <w:rPr>
            <w:noProof/>
            <w:webHidden/>
          </w:rPr>
        </w:r>
        <w:r>
          <w:rPr>
            <w:noProof/>
            <w:webHidden/>
          </w:rPr>
          <w:fldChar w:fldCharType="separate"/>
        </w:r>
        <w:r w:rsidR="00083CEC">
          <w:rPr>
            <w:noProof/>
            <w:webHidden/>
          </w:rPr>
          <w:t>16</w:t>
        </w:r>
        <w:r>
          <w:rPr>
            <w:noProof/>
            <w:webHidden/>
          </w:rPr>
          <w:fldChar w:fldCharType="end"/>
        </w:r>
      </w:hyperlink>
    </w:p>
    <w:p w14:paraId="767D862B" w14:textId="77777777" w:rsidR="00FB0307" w:rsidRPr="00F92BFE" w:rsidRDefault="00FB0307">
      <w:pPr>
        <w:pStyle w:val="2c"/>
        <w:rPr>
          <w:rFonts w:ascii="Calibri" w:eastAsia="Times New Roman" w:hAnsi="Calibri" w:cs="Arial"/>
          <w:b w:val="0"/>
          <w:noProof/>
          <w:sz w:val="22"/>
          <w:szCs w:val="22"/>
          <w:lang w:val="en-US" w:eastAsia="en-US"/>
        </w:rPr>
      </w:pPr>
      <w:hyperlink w:anchor="_Toc366141742" w:history="1">
        <w:r w:rsidRPr="00761B91">
          <w:rPr>
            <w:rStyle w:val="affb"/>
            <w:noProof/>
          </w:rPr>
          <w:t>6.2</w:t>
        </w:r>
        <w:r w:rsidRPr="00F92BFE">
          <w:rPr>
            <w:rFonts w:ascii="Calibri" w:eastAsia="Times New Roman" w:hAnsi="Calibri" w:cs="Arial"/>
            <w:b w:val="0"/>
            <w:noProof/>
            <w:sz w:val="22"/>
            <w:szCs w:val="22"/>
            <w:lang w:val="en-US" w:eastAsia="en-US"/>
          </w:rPr>
          <w:tab/>
        </w:r>
        <w:r w:rsidRPr="00761B91">
          <w:rPr>
            <w:rStyle w:val="affb"/>
            <w:noProof/>
          </w:rPr>
          <w:t>ECMAScript Specification Types</w:t>
        </w:r>
        <w:r>
          <w:rPr>
            <w:noProof/>
            <w:webHidden/>
          </w:rPr>
          <w:tab/>
        </w:r>
        <w:r>
          <w:rPr>
            <w:noProof/>
            <w:webHidden/>
          </w:rPr>
          <w:fldChar w:fldCharType="begin"/>
        </w:r>
        <w:r>
          <w:rPr>
            <w:noProof/>
            <w:webHidden/>
          </w:rPr>
          <w:instrText xml:space="preserve"> PAGEREF _Toc366141742 \h </w:instrText>
        </w:r>
        <w:r>
          <w:rPr>
            <w:noProof/>
            <w:webHidden/>
          </w:rPr>
        </w:r>
        <w:r>
          <w:rPr>
            <w:noProof/>
            <w:webHidden/>
          </w:rPr>
          <w:fldChar w:fldCharType="separate"/>
        </w:r>
        <w:r w:rsidR="00083CEC">
          <w:rPr>
            <w:noProof/>
            <w:webHidden/>
          </w:rPr>
          <w:t>28</w:t>
        </w:r>
        <w:r>
          <w:rPr>
            <w:noProof/>
            <w:webHidden/>
          </w:rPr>
          <w:fldChar w:fldCharType="end"/>
        </w:r>
      </w:hyperlink>
    </w:p>
    <w:p w14:paraId="489108AC" w14:textId="77777777" w:rsidR="00FB0307" w:rsidRPr="00F92BFE" w:rsidRDefault="00FB0307">
      <w:pPr>
        <w:pStyle w:val="3a"/>
        <w:rPr>
          <w:rFonts w:ascii="Calibri" w:eastAsia="Times New Roman" w:hAnsi="Calibri" w:cs="Arial"/>
          <w:b w:val="0"/>
          <w:noProof/>
          <w:sz w:val="22"/>
          <w:szCs w:val="22"/>
          <w:lang w:val="en-US" w:eastAsia="en-US"/>
        </w:rPr>
      </w:pPr>
      <w:hyperlink w:anchor="_Toc366141743" w:history="1">
        <w:r w:rsidRPr="00761B91">
          <w:rPr>
            <w:rStyle w:val="affb"/>
            <w:noProof/>
          </w:rPr>
          <w:t>6.2.1</w:t>
        </w:r>
        <w:r w:rsidRPr="00F92BFE">
          <w:rPr>
            <w:rFonts w:ascii="Calibri" w:eastAsia="Times New Roman" w:hAnsi="Calibri" w:cs="Arial"/>
            <w:b w:val="0"/>
            <w:noProof/>
            <w:sz w:val="22"/>
            <w:szCs w:val="22"/>
            <w:lang w:val="en-US" w:eastAsia="en-US"/>
          </w:rPr>
          <w:tab/>
        </w:r>
        <w:r w:rsidRPr="00761B91">
          <w:rPr>
            <w:rStyle w:val="affb"/>
            <w:noProof/>
          </w:rPr>
          <w:t>Data Blocks</w:t>
        </w:r>
        <w:r>
          <w:rPr>
            <w:noProof/>
            <w:webHidden/>
          </w:rPr>
          <w:tab/>
        </w:r>
        <w:r>
          <w:rPr>
            <w:noProof/>
            <w:webHidden/>
          </w:rPr>
          <w:fldChar w:fldCharType="begin"/>
        </w:r>
        <w:r>
          <w:rPr>
            <w:noProof/>
            <w:webHidden/>
          </w:rPr>
          <w:instrText xml:space="preserve"> PAGEREF _Toc366141743 \h </w:instrText>
        </w:r>
        <w:r>
          <w:rPr>
            <w:noProof/>
            <w:webHidden/>
          </w:rPr>
        </w:r>
        <w:r>
          <w:rPr>
            <w:noProof/>
            <w:webHidden/>
          </w:rPr>
          <w:fldChar w:fldCharType="separate"/>
        </w:r>
        <w:r w:rsidR="00083CEC">
          <w:rPr>
            <w:noProof/>
            <w:webHidden/>
          </w:rPr>
          <w:t>28</w:t>
        </w:r>
        <w:r>
          <w:rPr>
            <w:noProof/>
            <w:webHidden/>
          </w:rPr>
          <w:fldChar w:fldCharType="end"/>
        </w:r>
      </w:hyperlink>
    </w:p>
    <w:p w14:paraId="7F067B6F" w14:textId="77777777" w:rsidR="00FB0307" w:rsidRPr="00F92BFE" w:rsidRDefault="00FB0307">
      <w:pPr>
        <w:pStyle w:val="3a"/>
        <w:rPr>
          <w:rFonts w:ascii="Calibri" w:eastAsia="Times New Roman" w:hAnsi="Calibri" w:cs="Arial"/>
          <w:b w:val="0"/>
          <w:noProof/>
          <w:sz w:val="22"/>
          <w:szCs w:val="22"/>
          <w:lang w:val="en-US" w:eastAsia="en-US"/>
        </w:rPr>
      </w:pPr>
      <w:hyperlink w:anchor="_Toc366141744" w:history="1">
        <w:r w:rsidRPr="00761B91">
          <w:rPr>
            <w:rStyle w:val="affb"/>
            <w:noProof/>
          </w:rPr>
          <w:t>6.2.2</w:t>
        </w:r>
        <w:r w:rsidRPr="00F92BFE">
          <w:rPr>
            <w:rFonts w:ascii="Calibri" w:eastAsia="Times New Roman" w:hAnsi="Calibri" w:cs="Arial"/>
            <w:b w:val="0"/>
            <w:noProof/>
            <w:sz w:val="22"/>
            <w:szCs w:val="22"/>
            <w:lang w:val="en-US" w:eastAsia="en-US"/>
          </w:rPr>
          <w:tab/>
        </w:r>
        <w:r w:rsidRPr="00761B91">
          <w:rPr>
            <w:rStyle w:val="affb"/>
            <w:noProof/>
          </w:rPr>
          <w:t>The List and Record Specification Type</w:t>
        </w:r>
        <w:r>
          <w:rPr>
            <w:noProof/>
            <w:webHidden/>
          </w:rPr>
          <w:tab/>
        </w:r>
        <w:r>
          <w:rPr>
            <w:noProof/>
            <w:webHidden/>
          </w:rPr>
          <w:fldChar w:fldCharType="begin"/>
        </w:r>
        <w:r>
          <w:rPr>
            <w:noProof/>
            <w:webHidden/>
          </w:rPr>
          <w:instrText xml:space="preserve"> PAGEREF _Toc366141744 \h </w:instrText>
        </w:r>
        <w:r>
          <w:rPr>
            <w:noProof/>
            <w:webHidden/>
          </w:rPr>
        </w:r>
        <w:r>
          <w:rPr>
            <w:noProof/>
            <w:webHidden/>
          </w:rPr>
          <w:fldChar w:fldCharType="separate"/>
        </w:r>
        <w:r w:rsidR="00083CEC">
          <w:rPr>
            <w:noProof/>
            <w:webHidden/>
          </w:rPr>
          <w:t>28</w:t>
        </w:r>
        <w:r>
          <w:rPr>
            <w:noProof/>
            <w:webHidden/>
          </w:rPr>
          <w:fldChar w:fldCharType="end"/>
        </w:r>
      </w:hyperlink>
    </w:p>
    <w:p w14:paraId="36BA4012" w14:textId="77777777" w:rsidR="00FB0307" w:rsidRPr="00F92BFE" w:rsidRDefault="00FB0307">
      <w:pPr>
        <w:pStyle w:val="3a"/>
        <w:rPr>
          <w:rFonts w:ascii="Calibri" w:eastAsia="Times New Roman" w:hAnsi="Calibri" w:cs="Arial"/>
          <w:b w:val="0"/>
          <w:noProof/>
          <w:sz w:val="22"/>
          <w:szCs w:val="22"/>
          <w:lang w:val="en-US" w:eastAsia="en-US"/>
        </w:rPr>
      </w:pPr>
      <w:hyperlink w:anchor="_Toc366141745" w:history="1">
        <w:r w:rsidRPr="00761B91">
          <w:rPr>
            <w:rStyle w:val="affb"/>
            <w:noProof/>
          </w:rPr>
          <w:t>6.2.3</w:t>
        </w:r>
        <w:r w:rsidRPr="00F92BFE">
          <w:rPr>
            <w:rFonts w:ascii="Calibri" w:eastAsia="Times New Roman" w:hAnsi="Calibri" w:cs="Arial"/>
            <w:b w:val="0"/>
            <w:noProof/>
            <w:sz w:val="22"/>
            <w:szCs w:val="22"/>
            <w:lang w:val="en-US" w:eastAsia="en-US"/>
          </w:rPr>
          <w:tab/>
        </w:r>
        <w:r w:rsidRPr="00761B91">
          <w:rPr>
            <w:rStyle w:val="affb"/>
            <w:noProof/>
          </w:rPr>
          <w:t>The Completion Record Specification Type</w:t>
        </w:r>
        <w:r>
          <w:rPr>
            <w:noProof/>
            <w:webHidden/>
          </w:rPr>
          <w:tab/>
        </w:r>
        <w:r>
          <w:rPr>
            <w:noProof/>
            <w:webHidden/>
          </w:rPr>
          <w:fldChar w:fldCharType="begin"/>
        </w:r>
        <w:r>
          <w:rPr>
            <w:noProof/>
            <w:webHidden/>
          </w:rPr>
          <w:instrText xml:space="preserve"> PAGEREF _Toc366141745 \h </w:instrText>
        </w:r>
        <w:r>
          <w:rPr>
            <w:noProof/>
            <w:webHidden/>
          </w:rPr>
        </w:r>
        <w:r>
          <w:rPr>
            <w:noProof/>
            <w:webHidden/>
          </w:rPr>
          <w:fldChar w:fldCharType="separate"/>
        </w:r>
        <w:r w:rsidR="00083CEC">
          <w:rPr>
            <w:noProof/>
            <w:webHidden/>
          </w:rPr>
          <w:t>29</w:t>
        </w:r>
        <w:r>
          <w:rPr>
            <w:noProof/>
            <w:webHidden/>
          </w:rPr>
          <w:fldChar w:fldCharType="end"/>
        </w:r>
      </w:hyperlink>
    </w:p>
    <w:p w14:paraId="2238B800" w14:textId="77777777" w:rsidR="00FB0307" w:rsidRPr="00F92BFE" w:rsidRDefault="00FB0307">
      <w:pPr>
        <w:pStyle w:val="3a"/>
        <w:rPr>
          <w:rFonts w:ascii="Calibri" w:eastAsia="Times New Roman" w:hAnsi="Calibri" w:cs="Arial"/>
          <w:b w:val="0"/>
          <w:noProof/>
          <w:sz w:val="22"/>
          <w:szCs w:val="22"/>
          <w:lang w:val="en-US" w:eastAsia="en-US"/>
        </w:rPr>
      </w:pPr>
      <w:hyperlink w:anchor="_Toc366141746" w:history="1">
        <w:r w:rsidRPr="00761B91">
          <w:rPr>
            <w:rStyle w:val="affb"/>
            <w:noProof/>
          </w:rPr>
          <w:t>6.2.4</w:t>
        </w:r>
        <w:r w:rsidRPr="00F92BFE">
          <w:rPr>
            <w:rFonts w:ascii="Calibri" w:eastAsia="Times New Roman" w:hAnsi="Calibri" w:cs="Arial"/>
            <w:b w:val="0"/>
            <w:noProof/>
            <w:sz w:val="22"/>
            <w:szCs w:val="22"/>
            <w:lang w:val="en-US" w:eastAsia="en-US"/>
          </w:rPr>
          <w:tab/>
        </w:r>
        <w:r w:rsidRPr="00761B91">
          <w:rPr>
            <w:rStyle w:val="affb"/>
            <w:noProof/>
          </w:rPr>
          <w:t>The Reference Specification Type</w:t>
        </w:r>
        <w:r>
          <w:rPr>
            <w:noProof/>
            <w:webHidden/>
          </w:rPr>
          <w:tab/>
        </w:r>
        <w:r>
          <w:rPr>
            <w:noProof/>
            <w:webHidden/>
          </w:rPr>
          <w:fldChar w:fldCharType="begin"/>
        </w:r>
        <w:r>
          <w:rPr>
            <w:noProof/>
            <w:webHidden/>
          </w:rPr>
          <w:instrText xml:space="preserve"> PAGEREF _Toc366141746 \h </w:instrText>
        </w:r>
        <w:r>
          <w:rPr>
            <w:noProof/>
            <w:webHidden/>
          </w:rPr>
        </w:r>
        <w:r>
          <w:rPr>
            <w:noProof/>
            <w:webHidden/>
          </w:rPr>
          <w:fldChar w:fldCharType="separate"/>
        </w:r>
        <w:r w:rsidR="00083CEC">
          <w:rPr>
            <w:noProof/>
            <w:webHidden/>
          </w:rPr>
          <w:t>30</w:t>
        </w:r>
        <w:r>
          <w:rPr>
            <w:noProof/>
            <w:webHidden/>
          </w:rPr>
          <w:fldChar w:fldCharType="end"/>
        </w:r>
      </w:hyperlink>
    </w:p>
    <w:p w14:paraId="74F79A15" w14:textId="77777777" w:rsidR="00FB0307" w:rsidRPr="00F92BFE" w:rsidRDefault="00FB0307">
      <w:pPr>
        <w:pStyle w:val="3a"/>
        <w:rPr>
          <w:rFonts w:ascii="Calibri" w:eastAsia="Times New Roman" w:hAnsi="Calibri" w:cs="Arial"/>
          <w:b w:val="0"/>
          <w:noProof/>
          <w:sz w:val="22"/>
          <w:szCs w:val="22"/>
          <w:lang w:val="en-US" w:eastAsia="en-US"/>
        </w:rPr>
      </w:pPr>
      <w:hyperlink w:anchor="_Toc366141747" w:history="1">
        <w:r w:rsidRPr="00761B91">
          <w:rPr>
            <w:rStyle w:val="affb"/>
            <w:noProof/>
          </w:rPr>
          <w:t>6.2.5</w:t>
        </w:r>
        <w:r w:rsidRPr="00F92BFE">
          <w:rPr>
            <w:rFonts w:ascii="Calibri" w:eastAsia="Times New Roman" w:hAnsi="Calibri" w:cs="Arial"/>
            <w:b w:val="0"/>
            <w:noProof/>
            <w:sz w:val="22"/>
            <w:szCs w:val="22"/>
            <w:lang w:val="en-US" w:eastAsia="en-US"/>
          </w:rPr>
          <w:tab/>
        </w:r>
        <w:r w:rsidRPr="00761B91">
          <w:rPr>
            <w:rStyle w:val="affb"/>
            <w:noProof/>
          </w:rPr>
          <w:t>The Property Descriptor Specification Type</w:t>
        </w:r>
        <w:r>
          <w:rPr>
            <w:noProof/>
            <w:webHidden/>
          </w:rPr>
          <w:tab/>
        </w:r>
        <w:r>
          <w:rPr>
            <w:noProof/>
            <w:webHidden/>
          </w:rPr>
          <w:fldChar w:fldCharType="begin"/>
        </w:r>
        <w:r>
          <w:rPr>
            <w:noProof/>
            <w:webHidden/>
          </w:rPr>
          <w:instrText xml:space="preserve"> PAGEREF _Toc366141747 \h </w:instrText>
        </w:r>
        <w:r>
          <w:rPr>
            <w:noProof/>
            <w:webHidden/>
          </w:rPr>
        </w:r>
        <w:r>
          <w:rPr>
            <w:noProof/>
            <w:webHidden/>
          </w:rPr>
          <w:fldChar w:fldCharType="separate"/>
        </w:r>
        <w:r w:rsidR="00083CEC">
          <w:rPr>
            <w:noProof/>
            <w:webHidden/>
          </w:rPr>
          <w:t>31</w:t>
        </w:r>
        <w:r>
          <w:rPr>
            <w:noProof/>
            <w:webHidden/>
          </w:rPr>
          <w:fldChar w:fldCharType="end"/>
        </w:r>
      </w:hyperlink>
    </w:p>
    <w:p w14:paraId="59DF1FC6" w14:textId="77777777" w:rsidR="00FB0307" w:rsidRPr="00F92BFE" w:rsidRDefault="00FB0307">
      <w:pPr>
        <w:pStyle w:val="3a"/>
        <w:rPr>
          <w:rFonts w:ascii="Calibri" w:eastAsia="Times New Roman" w:hAnsi="Calibri" w:cs="Arial"/>
          <w:b w:val="0"/>
          <w:noProof/>
          <w:sz w:val="22"/>
          <w:szCs w:val="22"/>
          <w:lang w:val="en-US" w:eastAsia="en-US"/>
        </w:rPr>
      </w:pPr>
      <w:hyperlink w:anchor="_Toc366141748" w:history="1">
        <w:r w:rsidRPr="00761B91">
          <w:rPr>
            <w:rStyle w:val="affb"/>
            <w:noProof/>
          </w:rPr>
          <w:t>6.2.6</w:t>
        </w:r>
        <w:r w:rsidRPr="00F92BFE">
          <w:rPr>
            <w:rFonts w:ascii="Calibri" w:eastAsia="Times New Roman" w:hAnsi="Calibri" w:cs="Arial"/>
            <w:b w:val="0"/>
            <w:noProof/>
            <w:sz w:val="22"/>
            <w:szCs w:val="22"/>
            <w:lang w:val="en-US" w:eastAsia="en-US"/>
          </w:rPr>
          <w:tab/>
        </w:r>
        <w:r w:rsidRPr="00761B91">
          <w:rPr>
            <w:rStyle w:val="affb"/>
            <w:noProof/>
          </w:rPr>
          <w:t>The Lexical Environment and Environment Record Specification Types</w:t>
        </w:r>
        <w:r>
          <w:rPr>
            <w:noProof/>
            <w:webHidden/>
          </w:rPr>
          <w:tab/>
        </w:r>
        <w:r>
          <w:rPr>
            <w:noProof/>
            <w:webHidden/>
          </w:rPr>
          <w:fldChar w:fldCharType="begin"/>
        </w:r>
        <w:r>
          <w:rPr>
            <w:noProof/>
            <w:webHidden/>
          </w:rPr>
          <w:instrText xml:space="preserve"> PAGEREF _Toc366141748 \h </w:instrText>
        </w:r>
        <w:r>
          <w:rPr>
            <w:noProof/>
            <w:webHidden/>
          </w:rPr>
        </w:r>
        <w:r>
          <w:rPr>
            <w:noProof/>
            <w:webHidden/>
          </w:rPr>
          <w:fldChar w:fldCharType="separate"/>
        </w:r>
        <w:r w:rsidR="00083CEC">
          <w:rPr>
            <w:noProof/>
            <w:webHidden/>
          </w:rPr>
          <w:t>34</w:t>
        </w:r>
        <w:r>
          <w:rPr>
            <w:noProof/>
            <w:webHidden/>
          </w:rPr>
          <w:fldChar w:fldCharType="end"/>
        </w:r>
      </w:hyperlink>
    </w:p>
    <w:p w14:paraId="5FD2CA6A" w14:textId="77777777" w:rsidR="00FB0307" w:rsidRPr="00F92BFE" w:rsidRDefault="00FB0307">
      <w:pPr>
        <w:pStyle w:val="12"/>
        <w:rPr>
          <w:rFonts w:ascii="Calibri" w:eastAsia="Times New Roman" w:hAnsi="Calibri" w:cs="Arial"/>
          <w:b w:val="0"/>
          <w:noProof/>
          <w:sz w:val="22"/>
          <w:szCs w:val="22"/>
          <w:lang w:val="en-US" w:eastAsia="en-US"/>
        </w:rPr>
      </w:pPr>
      <w:hyperlink w:anchor="_Toc366141749" w:history="1">
        <w:r w:rsidRPr="00761B91">
          <w:rPr>
            <w:rStyle w:val="affb"/>
            <w:noProof/>
          </w:rPr>
          <w:t>7</w:t>
        </w:r>
        <w:r w:rsidRPr="00F92BFE">
          <w:rPr>
            <w:rFonts w:ascii="Calibri" w:eastAsia="Times New Roman" w:hAnsi="Calibri" w:cs="Arial"/>
            <w:b w:val="0"/>
            <w:noProof/>
            <w:sz w:val="22"/>
            <w:szCs w:val="22"/>
            <w:lang w:val="en-US" w:eastAsia="en-US"/>
          </w:rPr>
          <w:tab/>
        </w:r>
        <w:r w:rsidRPr="00761B91">
          <w:rPr>
            <w:rStyle w:val="affb"/>
            <w:noProof/>
          </w:rPr>
          <w:t>Abstract Operations</w:t>
        </w:r>
        <w:r>
          <w:rPr>
            <w:noProof/>
            <w:webHidden/>
          </w:rPr>
          <w:tab/>
        </w:r>
        <w:r>
          <w:rPr>
            <w:noProof/>
            <w:webHidden/>
          </w:rPr>
          <w:fldChar w:fldCharType="begin"/>
        </w:r>
        <w:r>
          <w:rPr>
            <w:noProof/>
            <w:webHidden/>
          </w:rPr>
          <w:instrText xml:space="preserve"> PAGEREF _Toc366141749 \h </w:instrText>
        </w:r>
        <w:r>
          <w:rPr>
            <w:noProof/>
            <w:webHidden/>
          </w:rPr>
        </w:r>
        <w:r>
          <w:rPr>
            <w:noProof/>
            <w:webHidden/>
          </w:rPr>
          <w:fldChar w:fldCharType="separate"/>
        </w:r>
        <w:r w:rsidR="00083CEC">
          <w:rPr>
            <w:noProof/>
            <w:webHidden/>
          </w:rPr>
          <w:t>34</w:t>
        </w:r>
        <w:r>
          <w:rPr>
            <w:noProof/>
            <w:webHidden/>
          </w:rPr>
          <w:fldChar w:fldCharType="end"/>
        </w:r>
      </w:hyperlink>
    </w:p>
    <w:p w14:paraId="34AC3C65" w14:textId="77777777" w:rsidR="00FB0307" w:rsidRPr="00F92BFE" w:rsidRDefault="00FB0307">
      <w:pPr>
        <w:pStyle w:val="2c"/>
        <w:rPr>
          <w:rFonts w:ascii="Calibri" w:eastAsia="Times New Roman" w:hAnsi="Calibri" w:cs="Arial"/>
          <w:b w:val="0"/>
          <w:noProof/>
          <w:sz w:val="22"/>
          <w:szCs w:val="22"/>
          <w:lang w:val="en-US" w:eastAsia="en-US"/>
        </w:rPr>
      </w:pPr>
      <w:hyperlink w:anchor="_Toc366141750" w:history="1">
        <w:r w:rsidRPr="00761B91">
          <w:rPr>
            <w:rStyle w:val="affb"/>
            <w:noProof/>
          </w:rPr>
          <w:t>7.1</w:t>
        </w:r>
        <w:r w:rsidRPr="00F92BFE">
          <w:rPr>
            <w:rFonts w:ascii="Calibri" w:eastAsia="Times New Roman" w:hAnsi="Calibri" w:cs="Arial"/>
            <w:b w:val="0"/>
            <w:noProof/>
            <w:sz w:val="22"/>
            <w:szCs w:val="22"/>
            <w:lang w:val="en-US" w:eastAsia="en-US"/>
          </w:rPr>
          <w:tab/>
        </w:r>
        <w:r w:rsidRPr="00761B91">
          <w:rPr>
            <w:rStyle w:val="affb"/>
            <w:noProof/>
          </w:rPr>
          <w:t>Type Conversion and Testing</w:t>
        </w:r>
        <w:r>
          <w:rPr>
            <w:noProof/>
            <w:webHidden/>
          </w:rPr>
          <w:tab/>
        </w:r>
        <w:r>
          <w:rPr>
            <w:noProof/>
            <w:webHidden/>
          </w:rPr>
          <w:fldChar w:fldCharType="begin"/>
        </w:r>
        <w:r>
          <w:rPr>
            <w:noProof/>
            <w:webHidden/>
          </w:rPr>
          <w:instrText xml:space="preserve"> PAGEREF _Toc366141750 \h </w:instrText>
        </w:r>
        <w:r>
          <w:rPr>
            <w:noProof/>
            <w:webHidden/>
          </w:rPr>
        </w:r>
        <w:r>
          <w:rPr>
            <w:noProof/>
            <w:webHidden/>
          </w:rPr>
          <w:fldChar w:fldCharType="separate"/>
        </w:r>
        <w:r w:rsidR="00083CEC">
          <w:rPr>
            <w:noProof/>
            <w:webHidden/>
          </w:rPr>
          <w:t>34</w:t>
        </w:r>
        <w:r>
          <w:rPr>
            <w:noProof/>
            <w:webHidden/>
          </w:rPr>
          <w:fldChar w:fldCharType="end"/>
        </w:r>
      </w:hyperlink>
    </w:p>
    <w:p w14:paraId="4E95BA25" w14:textId="77777777" w:rsidR="00FB0307" w:rsidRPr="00F92BFE" w:rsidRDefault="00FB0307">
      <w:pPr>
        <w:pStyle w:val="3a"/>
        <w:rPr>
          <w:rFonts w:ascii="Calibri" w:eastAsia="Times New Roman" w:hAnsi="Calibri" w:cs="Arial"/>
          <w:b w:val="0"/>
          <w:noProof/>
          <w:sz w:val="22"/>
          <w:szCs w:val="22"/>
          <w:lang w:val="en-US" w:eastAsia="en-US"/>
        </w:rPr>
      </w:pPr>
      <w:hyperlink w:anchor="_Toc366141751" w:history="1">
        <w:r w:rsidRPr="00761B91">
          <w:rPr>
            <w:rStyle w:val="affb"/>
            <w:noProof/>
          </w:rPr>
          <w:t>7.1.1</w:t>
        </w:r>
        <w:r w:rsidRPr="00F92BFE">
          <w:rPr>
            <w:rFonts w:ascii="Calibri" w:eastAsia="Times New Roman" w:hAnsi="Calibri" w:cs="Arial"/>
            <w:b w:val="0"/>
            <w:noProof/>
            <w:sz w:val="22"/>
            <w:szCs w:val="22"/>
            <w:lang w:val="en-US" w:eastAsia="en-US"/>
          </w:rPr>
          <w:tab/>
        </w:r>
        <w:r w:rsidRPr="00761B91">
          <w:rPr>
            <w:rStyle w:val="affb"/>
            <w:noProof/>
          </w:rPr>
          <w:t>ToPrimitive</w:t>
        </w:r>
        <w:r>
          <w:rPr>
            <w:noProof/>
            <w:webHidden/>
          </w:rPr>
          <w:tab/>
        </w:r>
        <w:r>
          <w:rPr>
            <w:noProof/>
            <w:webHidden/>
          </w:rPr>
          <w:fldChar w:fldCharType="begin"/>
        </w:r>
        <w:r>
          <w:rPr>
            <w:noProof/>
            <w:webHidden/>
          </w:rPr>
          <w:instrText xml:space="preserve"> PAGEREF _Toc366141751 \h </w:instrText>
        </w:r>
        <w:r>
          <w:rPr>
            <w:noProof/>
            <w:webHidden/>
          </w:rPr>
        </w:r>
        <w:r>
          <w:rPr>
            <w:noProof/>
            <w:webHidden/>
          </w:rPr>
          <w:fldChar w:fldCharType="separate"/>
        </w:r>
        <w:r w:rsidR="00083CEC">
          <w:rPr>
            <w:noProof/>
            <w:webHidden/>
          </w:rPr>
          <w:t>34</w:t>
        </w:r>
        <w:r>
          <w:rPr>
            <w:noProof/>
            <w:webHidden/>
          </w:rPr>
          <w:fldChar w:fldCharType="end"/>
        </w:r>
      </w:hyperlink>
    </w:p>
    <w:p w14:paraId="6112F3E8" w14:textId="77777777" w:rsidR="00FB0307" w:rsidRPr="00F92BFE" w:rsidRDefault="00FB0307">
      <w:pPr>
        <w:pStyle w:val="3a"/>
        <w:rPr>
          <w:rFonts w:ascii="Calibri" w:eastAsia="Times New Roman" w:hAnsi="Calibri" w:cs="Arial"/>
          <w:b w:val="0"/>
          <w:noProof/>
          <w:sz w:val="22"/>
          <w:szCs w:val="22"/>
          <w:lang w:val="en-US" w:eastAsia="en-US"/>
        </w:rPr>
      </w:pPr>
      <w:hyperlink w:anchor="_Toc366141752" w:history="1">
        <w:r w:rsidRPr="00761B91">
          <w:rPr>
            <w:rStyle w:val="affb"/>
            <w:noProof/>
          </w:rPr>
          <w:t>7.1.2</w:t>
        </w:r>
        <w:r w:rsidRPr="00F92BFE">
          <w:rPr>
            <w:rFonts w:ascii="Calibri" w:eastAsia="Times New Roman" w:hAnsi="Calibri" w:cs="Arial"/>
            <w:b w:val="0"/>
            <w:noProof/>
            <w:sz w:val="22"/>
            <w:szCs w:val="22"/>
            <w:lang w:val="en-US" w:eastAsia="en-US"/>
          </w:rPr>
          <w:tab/>
        </w:r>
        <w:r w:rsidRPr="00761B91">
          <w:rPr>
            <w:rStyle w:val="affb"/>
            <w:noProof/>
          </w:rPr>
          <w:t>ToBoolean</w:t>
        </w:r>
        <w:r>
          <w:rPr>
            <w:noProof/>
            <w:webHidden/>
          </w:rPr>
          <w:tab/>
        </w:r>
        <w:r>
          <w:rPr>
            <w:noProof/>
            <w:webHidden/>
          </w:rPr>
          <w:fldChar w:fldCharType="begin"/>
        </w:r>
        <w:r>
          <w:rPr>
            <w:noProof/>
            <w:webHidden/>
          </w:rPr>
          <w:instrText xml:space="preserve"> PAGEREF _Toc366141752 \h </w:instrText>
        </w:r>
        <w:r>
          <w:rPr>
            <w:noProof/>
            <w:webHidden/>
          </w:rPr>
        </w:r>
        <w:r>
          <w:rPr>
            <w:noProof/>
            <w:webHidden/>
          </w:rPr>
          <w:fldChar w:fldCharType="separate"/>
        </w:r>
        <w:r w:rsidR="00083CEC">
          <w:rPr>
            <w:noProof/>
            <w:webHidden/>
          </w:rPr>
          <w:t>36</w:t>
        </w:r>
        <w:r>
          <w:rPr>
            <w:noProof/>
            <w:webHidden/>
          </w:rPr>
          <w:fldChar w:fldCharType="end"/>
        </w:r>
      </w:hyperlink>
    </w:p>
    <w:p w14:paraId="2F23FCA6" w14:textId="77777777" w:rsidR="00FB0307" w:rsidRPr="00F92BFE" w:rsidRDefault="00FB0307">
      <w:pPr>
        <w:pStyle w:val="3a"/>
        <w:rPr>
          <w:rFonts w:ascii="Calibri" w:eastAsia="Times New Roman" w:hAnsi="Calibri" w:cs="Arial"/>
          <w:b w:val="0"/>
          <w:noProof/>
          <w:sz w:val="22"/>
          <w:szCs w:val="22"/>
          <w:lang w:val="en-US" w:eastAsia="en-US"/>
        </w:rPr>
      </w:pPr>
      <w:hyperlink w:anchor="_Toc366141753" w:history="1">
        <w:r w:rsidRPr="00761B91">
          <w:rPr>
            <w:rStyle w:val="affb"/>
            <w:noProof/>
          </w:rPr>
          <w:t>7.1.3</w:t>
        </w:r>
        <w:r w:rsidRPr="00F92BFE">
          <w:rPr>
            <w:rFonts w:ascii="Calibri" w:eastAsia="Times New Roman" w:hAnsi="Calibri" w:cs="Arial"/>
            <w:b w:val="0"/>
            <w:noProof/>
            <w:sz w:val="22"/>
            <w:szCs w:val="22"/>
            <w:lang w:val="en-US" w:eastAsia="en-US"/>
          </w:rPr>
          <w:tab/>
        </w:r>
        <w:r w:rsidRPr="00761B91">
          <w:rPr>
            <w:rStyle w:val="affb"/>
            <w:noProof/>
          </w:rPr>
          <w:t>ToNumber</w:t>
        </w:r>
        <w:r>
          <w:rPr>
            <w:noProof/>
            <w:webHidden/>
          </w:rPr>
          <w:tab/>
        </w:r>
        <w:r>
          <w:rPr>
            <w:noProof/>
            <w:webHidden/>
          </w:rPr>
          <w:fldChar w:fldCharType="begin"/>
        </w:r>
        <w:r>
          <w:rPr>
            <w:noProof/>
            <w:webHidden/>
          </w:rPr>
          <w:instrText xml:space="preserve"> PAGEREF _Toc366141753 \h </w:instrText>
        </w:r>
        <w:r>
          <w:rPr>
            <w:noProof/>
            <w:webHidden/>
          </w:rPr>
        </w:r>
        <w:r>
          <w:rPr>
            <w:noProof/>
            <w:webHidden/>
          </w:rPr>
          <w:fldChar w:fldCharType="separate"/>
        </w:r>
        <w:r w:rsidR="00083CEC">
          <w:rPr>
            <w:noProof/>
            <w:webHidden/>
          </w:rPr>
          <w:t>36</w:t>
        </w:r>
        <w:r>
          <w:rPr>
            <w:noProof/>
            <w:webHidden/>
          </w:rPr>
          <w:fldChar w:fldCharType="end"/>
        </w:r>
      </w:hyperlink>
    </w:p>
    <w:p w14:paraId="12A03F54" w14:textId="77777777" w:rsidR="00FB0307" w:rsidRPr="00F92BFE" w:rsidRDefault="00FB0307">
      <w:pPr>
        <w:pStyle w:val="3a"/>
        <w:rPr>
          <w:rFonts w:ascii="Calibri" w:eastAsia="Times New Roman" w:hAnsi="Calibri" w:cs="Arial"/>
          <w:b w:val="0"/>
          <w:noProof/>
          <w:sz w:val="22"/>
          <w:szCs w:val="22"/>
          <w:lang w:val="en-US" w:eastAsia="en-US"/>
        </w:rPr>
      </w:pPr>
      <w:hyperlink w:anchor="_Toc366141754" w:history="1">
        <w:r w:rsidRPr="00761B91">
          <w:rPr>
            <w:rStyle w:val="affb"/>
            <w:noProof/>
          </w:rPr>
          <w:t>7.1.4</w:t>
        </w:r>
        <w:r w:rsidRPr="00F92BFE">
          <w:rPr>
            <w:rFonts w:ascii="Calibri" w:eastAsia="Times New Roman" w:hAnsi="Calibri" w:cs="Arial"/>
            <w:b w:val="0"/>
            <w:noProof/>
            <w:sz w:val="22"/>
            <w:szCs w:val="22"/>
            <w:lang w:val="en-US" w:eastAsia="en-US"/>
          </w:rPr>
          <w:tab/>
        </w:r>
        <w:r w:rsidRPr="00761B91">
          <w:rPr>
            <w:rStyle w:val="affb"/>
            <w:noProof/>
          </w:rPr>
          <w:t>ToInteger</w:t>
        </w:r>
        <w:r>
          <w:rPr>
            <w:noProof/>
            <w:webHidden/>
          </w:rPr>
          <w:tab/>
        </w:r>
        <w:r>
          <w:rPr>
            <w:noProof/>
            <w:webHidden/>
          </w:rPr>
          <w:fldChar w:fldCharType="begin"/>
        </w:r>
        <w:r>
          <w:rPr>
            <w:noProof/>
            <w:webHidden/>
          </w:rPr>
          <w:instrText xml:space="preserve"> PAGEREF _Toc366141754 \h </w:instrText>
        </w:r>
        <w:r>
          <w:rPr>
            <w:noProof/>
            <w:webHidden/>
          </w:rPr>
        </w:r>
        <w:r>
          <w:rPr>
            <w:noProof/>
            <w:webHidden/>
          </w:rPr>
          <w:fldChar w:fldCharType="separate"/>
        </w:r>
        <w:r w:rsidR="00083CEC">
          <w:rPr>
            <w:noProof/>
            <w:webHidden/>
          </w:rPr>
          <w:t>39</w:t>
        </w:r>
        <w:r>
          <w:rPr>
            <w:noProof/>
            <w:webHidden/>
          </w:rPr>
          <w:fldChar w:fldCharType="end"/>
        </w:r>
      </w:hyperlink>
    </w:p>
    <w:p w14:paraId="28AA36E2" w14:textId="77777777" w:rsidR="00FB0307" w:rsidRPr="00F92BFE" w:rsidRDefault="00FB0307">
      <w:pPr>
        <w:pStyle w:val="3a"/>
        <w:rPr>
          <w:rFonts w:ascii="Calibri" w:eastAsia="Times New Roman" w:hAnsi="Calibri" w:cs="Arial"/>
          <w:b w:val="0"/>
          <w:noProof/>
          <w:sz w:val="22"/>
          <w:szCs w:val="22"/>
          <w:lang w:val="en-US" w:eastAsia="en-US"/>
        </w:rPr>
      </w:pPr>
      <w:hyperlink w:anchor="_Toc366141755" w:history="1">
        <w:r w:rsidRPr="00761B91">
          <w:rPr>
            <w:rStyle w:val="affb"/>
            <w:noProof/>
          </w:rPr>
          <w:t>7.1.5</w:t>
        </w:r>
        <w:r w:rsidRPr="00F92BFE">
          <w:rPr>
            <w:rFonts w:ascii="Calibri" w:eastAsia="Times New Roman" w:hAnsi="Calibri" w:cs="Arial"/>
            <w:b w:val="0"/>
            <w:noProof/>
            <w:sz w:val="22"/>
            <w:szCs w:val="22"/>
            <w:lang w:val="en-US" w:eastAsia="en-US"/>
          </w:rPr>
          <w:tab/>
        </w:r>
        <w:r w:rsidRPr="00761B91">
          <w:rPr>
            <w:rStyle w:val="affb"/>
            <w:noProof/>
          </w:rPr>
          <w:t>ToInt32: (Signed 32 Bit Integer)</w:t>
        </w:r>
        <w:r>
          <w:rPr>
            <w:noProof/>
            <w:webHidden/>
          </w:rPr>
          <w:tab/>
        </w:r>
        <w:r>
          <w:rPr>
            <w:noProof/>
            <w:webHidden/>
          </w:rPr>
          <w:fldChar w:fldCharType="begin"/>
        </w:r>
        <w:r>
          <w:rPr>
            <w:noProof/>
            <w:webHidden/>
          </w:rPr>
          <w:instrText xml:space="preserve"> PAGEREF _Toc366141755 \h </w:instrText>
        </w:r>
        <w:r>
          <w:rPr>
            <w:noProof/>
            <w:webHidden/>
          </w:rPr>
        </w:r>
        <w:r>
          <w:rPr>
            <w:noProof/>
            <w:webHidden/>
          </w:rPr>
          <w:fldChar w:fldCharType="separate"/>
        </w:r>
        <w:r w:rsidR="00083CEC">
          <w:rPr>
            <w:noProof/>
            <w:webHidden/>
          </w:rPr>
          <w:t>39</w:t>
        </w:r>
        <w:r>
          <w:rPr>
            <w:noProof/>
            <w:webHidden/>
          </w:rPr>
          <w:fldChar w:fldCharType="end"/>
        </w:r>
      </w:hyperlink>
    </w:p>
    <w:p w14:paraId="25084CE0" w14:textId="77777777" w:rsidR="00FB0307" w:rsidRPr="00F92BFE" w:rsidRDefault="00FB0307">
      <w:pPr>
        <w:pStyle w:val="3a"/>
        <w:rPr>
          <w:rFonts w:ascii="Calibri" w:eastAsia="Times New Roman" w:hAnsi="Calibri" w:cs="Arial"/>
          <w:b w:val="0"/>
          <w:noProof/>
          <w:sz w:val="22"/>
          <w:szCs w:val="22"/>
          <w:lang w:val="en-US" w:eastAsia="en-US"/>
        </w:rPr>
      </w:pPr>
      <w:hyperlink w:anchor="_Toc366141756" w:history="1">
        <w:r w:rsidRPr="00761B91">
          <w:rPr>
            <w:rStyle w:val="affb"/>
            <w:noProof/>
          </w:rPr>
          <w:t>7.1.6</w:t>
        </w:r>
        <w:r w:rsidRPr="00F92BFE">
          <w:rPr>
            <w:rFonts w:ascii="Calibri" w:eastAsia="Times New Roman" w:hAnsi="Calibri" w:cs="Arial"/>
            <w:b w:val="0"/>
            <w:noProof/>
            <w:sz w:val="22"/>
            <w:szCs w:val="22"/>
            <w:lang w:val="en-US" w:eastAsia="en-US"/>
          </w:rPr>
          <w:tab/>
        </w:r>
        <w:r w:rsidRPr="00761B91">
          <w:rPr>
            <w:rStyle w:val="affb"/>
            <w:noProof/>
          </w:rPr>
          <w:t>ToUint32: (Unsigned 32 Bit Integer)</w:t>
        </w:r>
        <w:r>
          <w:rPr>
            <w:noProof/>
            <w:webHidden/>
          </w:rPr>
          <w:tab/>
        </w:r>
        <w:r>
          <w:rPr>
            <w:noProof/>
            <w:webHidden/>
          </w:rPr>
          <w:fldChar w:fldCharType="begin"/>
        </w:r>
        <w:r>
          <w:rPr>
            <w:noProof/>
            <w:webHidden/>
          </w:rPr>
          <w:instrText xml:space="preserve"> PAGEREF _Toc366141756 \h </w:instrText>
        </w:r>
        <w:r>
          <w:rPr>
            <w:noProof/>
            <w:webHidden/>
          </w:rPr>
        </w:r>
        <w:r>
          <w:rPr>
            <w:noProof/>
            <w:webHidden/>
          </w:rPr>
          <w:fldChar w:fldCharType="separate"/>
        </w:r>
        <w:r w:rsidR="00083CEC">
          <w:rPr>
            <w:noProof/>
            <w:webHidden/>
          </w:rPr>
          <w:t>39</w:t>
        </w:r>
        <w:r>
          <w:rPr>
            <w:noProof/>
            <w:webHidden/>
          </w:rPr>
          <w:fldChar w:fldCharType="end"/>
        </w:r>
      </w:hyperlink>
    </w:p>
    <w:p w14:paraId="4A79FFDF" w14:textId="77777777" w:rsidR="00FB0307" w:rsidRPr="00F92BFE" w:rsidRDefault="00FB0307">
      <w:pPr>
        <w:pStyle w:val="3a"/>
        <w:rPr>
          <w:rFonts w:ascii="Calibri" w:eastAsia="Times New Roman" w:hAnsi="Calibri" w:cs="Arial"/>
          <w:b w:val="0"/>
          <w:noProof/>
          <w:sz w:val="22"/>
          <w:szCs w:val="22"/>
          <w:lang w:val="en-US" w:eastAsia="en-US"/>
        </w:rPr>
      </w:pPr>
      <w:hyperlink w:anchor="_Toc366141757" w:history="1">
        <w:r w:rsidRPr="00761B91">
          <w:rPr>
            <w:rStyle w:val="affb"/>
            <w:noProof/>
          </w:rPr>
          <w:t>7.1.7</w:t>
        </w:r>
        <w:r w:rsidRPr="00F92BFE">
          <w:rPr>
            <w:rFonts w:ascii="Calibri" w:eastAsia="Times New Roman" w:hAnsi="Calibri" w:cs="Arial"/>
            <w:b w:val="0"/>
            <w:noProof/>
            <w:sz w:val="22"/>
            <w:szCs w:val="22"/>
            <w:lang w:val="en-US" w:eastAsia="en-US"/>
          </w:rPr>
          <w:tab/>
        </w:r>
        <w:r w:rsidRPr="00761B91">
          <w:rPr>
            <w:rStyle w:val="affb"/>
            <w:noProof/>
          </w:rPr>
          <w:t>ToUint16: (Unsigned 16 Bit Integer)</w:t>
        </w:r>
        <w:r>
          <w:rPr>
            <w:noProof/>
            <w:webHidden/>
          </w:rPr>
          <w:tab/>
        </w:r>
        <w:r>
          <w:rPr>
            <w:noProof/>
            <w:webHidden/>
          </w:rPr>
          <w:fldChar w:fldCharType="begin"/>
        </w:r>
        <w:r>
          <w:rPr>
            <w:noProof/>
            <w:webHidden/>
          </w:rPr>
          <w:instrText xml:space="preserve"> PAGEREF _Toc366141757 \h </w:instrText>
        </w:r>
        <w:r>
          <w:rPr>
            <w:noProof/>
            <w:webHidden/>
          </w:rPr>
        </w:r>
        <w:r>
          <w:rPr>
            <w:noProof/>
            <w:webHidden/>
          </w:rPr>
          <w:fldChar w:fldCharType="separate"/>
        </w:r>
        <w:r w:rsidR="00083CEC">
          <w:rPr>
            <w:noProof/>
            <w:webHidden/>
          </w:rPr>
          <w:t>40</w:t>
        </w:r>
        <w:r>
          <w:rPr>
            <w:noProof/>
            <w:webHidden/>
          </w:rPr>
          <w:fldChar w:fldCharType="end"/>
        </w:r>
      </w:hyperlink>
    </w:p>
    <w:p w14:paraId="4559E754" w14:textId="77777777" w:rsidR="00FB0307" w:rsidRPr="00F92BFE" w:rsidRDefault="00FB0307">
      <w:pPr>
        <w:pStyle w:val="3a"/>
        <w:rPr>
          <w:rFonts w:ascii="Calibri" w:eastAsia="Times New Roman" w:hAnsi="Calibri" w:cs="Arial"/>
          <w:b w:val="0"/>
          <w:noProof/>
          <w:sz w:val="22"/>
          <w:szCs w:val="22"/>
          <w:lang w:val="en-US" w:eastAsia="en-US"/>
        </w:rPr>
      </w:pPr>
      <w:hyperlink w:anchor="_Toc366141758" w:history="1">
        <w:r w:rsidRPr="00761B91">
          <w:rPr>
            <w:rStyle w:val="affb"/>
            <w:noProof/>
          </w:rPr>
          <w:t>7.1.8</w:t>
        </w:r>
        <w:r w:rsidRPr="00F92BFE">
          <w:rPr>
            <w:rFonts w:ascii="Calibri" w:eastAsia="Times New Roman" w:hAnsi="Calibri" w:cs="Arial"/>
            <w:b w:val="0"/>
            <w:noProof/>
            <w:sz w:val="22"/>
            <w:szCs w:val="22"/>
            <w:lang w:val="en-US" w:eastAsia="en-US"/>
          </w:rPr>
          <w:tab/>
        </w:r>
        <w:r w:rsidRPr="00761B91">
          <w:rPr>
            <w:rStyle w:val="affb"/>
            <w:noProof/>
          </w:rPr>
          <w:t>ToString</w:t>
        </w:r>
        <w:r>
          <w:rPr>
            <w:noProof/>
            <w:webHidden/>
          </w:rPr>
          <w:tab/>
        </w:r>
        <w:r>
          <w:rPr>
            <w:noProof/>
            <w:webHidden/>
          </w:rPr>
          <w:fldChar w:fldCharType="begin"/>
        </w:r>
        <w:r>
          <w:rPr>
            <w:noProof/>
            <w:webHidden/>
          </w:rPr>
          <w:instrText xml:space="preserve"> PAGEREF _Toc366141758 \h </w:instrText>
        </w:r>
        <w:r>
          <w:rPr>
            <w:noProof/>
            <w:webHidden/>
          </w:rPr>
        </w:r>
        <w:r>
          <w:rPr>
            <w:noProof/>
            <w:webHidden/>
          </w:rPr>
          <w:fldChar w:fldCharType="separate"/>
        </w:r>
        <w:r w:rsidR="00083CEC">
          <w:rPr>
            <w:noProof/>
            <w:webHidden/>
          </w:rPr>
          <w:t>40</w:t>
        </w:r>
        <w:r>
          <w:rPr>
            <w:noProof/>
            <w:webHidden/>
          </w:rPr>
          <w:fldChar w:fldCharType="end"/>
        </w:r>
      </w:hyperlink>
    </w:p>
    <w:p w14:paraId="250C48C6" w14:textId="77777777" w:rsidR="00FB0307" w:rsidRPr="00F92BFE" w:rsidRDefault="00FB0307">
      <w:pPr>
        <w:pStyle w:val="3a"/>
        <w:rPr>
          <w:rFonts w:ascii="Calibri" w:eastAsia="Times New Roman" w:hAnsi="Calibri" w:cs="Arial"/>
          <w:b w:val="0"/>
          <w:noProof/>
          <w:sz w:val="22"/>
          <w:szCs w:val="22"/>
          <w:lang w:val="en-US" w:eastAsia="en-US"/>
        </w:rPr>
      </w:pPr>
      <w:hyperlink w:anchor="_Toc366141759" w:history="1">
        <w:r w:rsidRPr="00761B91">
          <w:rPr>
            <w:rStyle w:val="affb"/>
            <w:noProof/>
          </w:rPr>
          <w:t>7.1.9</w:t>
        </w:r>
        <w:r w:rsidRPr="00F92BFE">
          <w:rPr>
            <w:rFonts w:ascii="Calibri" w:eastAsia="Times New Roman" w:hAnsi="Calibri" w:cs="Arial"/>
            <w:b w:val="0"/>
            <w:noProof/>
            <w:sz w:val="22"/>
            <w:szCs w:val="22"/>
            <w:lang w:val="en-US" w:eastAsia="en-US"/>
          </w:rPr>
          <w:tab/>
        </w:r>
        <w:r w:rsidRPr="00761B91">
          <w:rPr>
            <w:rStyle w:val="affb"/>
            <w:noProof/>
          </w:rPr>
          <w:t>ToObject</w:t>
        </w:r>
        <w:r>
          <w:rPr>
            <w:noProof/>
            <w:webHidden/>
          </w:rPr>
          <w:tab/>
        </w:r>
        <w:r>
          <w:rPr>
            <w:noProof/>
            <w:webHidden/>
          </w:rPr>
          <w:fldChar w:fldCharType="begin"/>
        </w:r>
        <w:r>
          <w:rPr>
            <w:noProof/>
            <w:webHidden/>
          </w:rPr>
          <w:instrText xml:space="preserve"> PAGEREF _Toc366141759 \h </w:instrText>
        </w:r>
        <w:r>
          <w:rPr>
            <w:noProof/>
            <w:webHidden/>
          </w:rPr>
        </w:r>
        <w:r>
          <w:rPr>
            <w:noProof/>
            <w:webHidden/>
          </w:rPr>
          <w:fldChar w:fldCharType="separate"/>
        </w:r>
        <w:r w:rsidR="00083CEC">
          <w:rPr>
            <w:noProof/>
            <w:webHidden/>
          </w:rPr>
          <w:t>41</w:t>
        </w:r>
        <w:r>
          <w:rPr>
            <w:noProof/>
            <w:webHidden/>
          </w:rPr>
          <w:fldChar w:fldCharType="end"/>
        </w:r>
      </w:hyperlink>
    </w:p>
    <w:p w14:paraId="6350A3CD" w14:textId="77777777" w:rsidR="00FB0307" w:rsidRPr="00F92BFE" w:rsidRDefault="00FB0307">
      <w:pPr>
        <w:pStyle w:val="3a"/>
        <w:rPr>
          <w:rFonts w:ascii="Calibri" w:eastAsia="Times New Roman" w:hAnsi="Calibri" w:cs="Arial"/>
          <w:b w:val="0"/>
          <w:noProof/>
          <w:sz w:val="22"/>
          <w:szCs w:val="22"/>
          <w:lang w:val="en-US" w:eastAsia="en-US"/>
        </w:rPr>
      </w:pPr>
      <w:hyperlink w:anchor="_Toc366141760" w:history="1">
        <w:r w:rsidRPr="00761B91">
          <w:rPr>
            <w:rStyle w:val="affb"/>
            <w:noProof/>
          </w:rPr>
          <w:t>7.1.10</w:t>
        </w:r>
        <w:r w:rsidRPr="00F92BFE">
          <w:rPr>
            <w:rFonts w:ascii="Calibri" w:eastAsia="Times New Roman" w:hAnsi="Calibri" w:cs="Arial"/>
            <w:b w:val="0"/>
            <w:noProof/>
            <w:sz w:val="22"/>
            <w:szCs w:val="22"/>
            <w:lang w:val="en-US" w:eastAsia="en-US"/>
          </w:rPr>
          <w:tab/>
        </w:r>
        <w:r w:rsidRPr="00761B91">
          <w:rPr>
            <w:rStyle w:val="affb"/>
            <w:noProof/>
          </w:rPr>
          <w:t>ToPropertyKey</w:t>
        </w:r>
        <w:r>
          <w:rPr>
            <w:noProof/>
            <w:webHidden/>
          </w:rPr>
          <w:tab/>
        </w:r>
        <w:r>
          <w:rPr>
            <w:noProof/>
            <w:webHidden/>
          </w:rPr>
          <w:fldChar w:fldCharType="begin"/>
        </w:r>
        <w:r>
          <w:rPr>
            <w:noProof/>
            <w:webHidden/>
          </w:rPr>
          <w:instrText xml:space="preserve"> PAGEREF _Toc366141760 \h </w:instrText>
        </w:r>
        <w:r>
          <w:rPr>
            <w:noProof/>
            <w:webHidden/>
          </w:rPr>
        </w:r>
        <w:r>
          <w:rPr>
            <w:noProof/>
            <w:webHidden/>
          </w:rPr>
          <w:fldChar w:fldCharType="separate"/>
        </w:r>
        <w:r w:rsidR="00083CEC">
          <w:rPr>
            <w:noProof/>
            <w:webHidden/>
          </w:rPr>
          <w:t>41</w:t>
        </w:r>
        <w:r>
          <w:rPr>
            <w:noProof/>
            <w:webHidden/>
          </w:rPr>
          <w:fldChar w:fldCharType="end"/>
        </w:r>
      </w:hyperlink>
    </w:p>
    <w:p w14:paraId="27A8E171" w14:textId="77777777" w:rsidR="00FB0307" w:rsidRPr="00F92BFE" w:rsidRDefault="00FB0307">
      <w:pPr>
        <w:pStyle w:val="3a"/>
        <w:rPr>
          <w:rFonts w:ascii="Calibri" w:eastAsia="Times New Roman" w:hAnsi="Calibri" w:cs="Arial"/>
          <w:b w:val="0"/>
          <w:noProof/>
          <w:sz w:val="22"/>
          <w:szCs w:val="22"/>
          <w:lang w:val="en-US" w:eastAsia="en-US"/>
        </w:rPr>
      </w:pPr>
      <w:hyperlink w:anchor="_Toc366141761" w:history="1">
        <w:r w:rsidRPr="00761B91">
          <w:rPr>
            <w:rStyle w:val="affb"/>
            <w:noProof/>
          </w:rPr>
          <w:t>7.1.11</w:t>
        </w:r>
        <w:r w:rsidRPr="00F92BFE">
          <w:rPr>
            <w:rFonts w:ascii="Calibri" w:eastAsia="Times New Roman" w:hAnsi="Calibri" w:cs="Arial"/>
            <w:b w:val="0"/>
            <w:noProof/>
            <w:sz w:val="22"/>
            <w:szCs w:val="22"/>
            <w:lang w:val="en-US" w:eastAsia="en-US"/>
          </w:rPr>
          <w:tab/>
        </w:r>
        <w:r w:rsidRPr="00761B91">
          <w:rPr>
            <w:rStyle w:val="affb"/>
            <w:noProof/>
          </w:rPr>
          <w:t>ToLength</w:t>
        </w:r>
        <w:r>
          <w:rPr>
            <w:noProof/>
            <w:webHidden/>
          </w:rPr>
          <w:tab/>
        </w:r>
        <w:r>
          <w:rPr>
            <w:noProof/>
            <w:webHidden/>
          </w:rPr>
          <w:fldChar w:fldCharType="begin"/>
        </w:r>
        <w:r>
          <w:rPr>
            <w:noProof/>
            <w:webHidden/>
          </w:rPr>
          <w:instrText xml:space="preserve"> PAGEREF _Toc366141761 \h </w:instrText>
        </w:r>
        <w:r>
          <w:rPr>
            <w:noProof/>
            <w:webHidden/>
          </w:rPr>
        </w:r>
        <w:r>
          <w:rPr>
            <w:noProof/>
            <w:webHidden/>
          </w:rPr>
          <w:fldChar w:fldCharType="separate"/>
        </w:r>
        <w:r w:rsidR="00083CEC">
          <w:rPr>
            <w:noProof/>
            <w:webHidden/>
          </w:rPr>
          <w:t>42</w:t>
        </w:r>
        <w:r>
          <w:rPr>
            <w:noProof/>
            <w:webHidden/>
          </w:rPr>
          <w:fldChar w:fldCharType="end"/>
        </w:r>
      </w:hyperlink>
    </w:p>
    <w:p w14:paraId="14DD6A18" w14:textId="77777777" w:rsidR="00FB0307" w:rsidRPr="00F92BFE" w:rsidRDefault="00FB0307">
      <w:pPr>
        <w:pStyle w:val="2c"/>
        <w:rPr>
          <w:rFonts w:ascii="Calibri" w:eastAsia="Times New Roman" w:hAnsi="Calibri" w:cs="Arial"/>
          <w:b w:val="0"/>
          <w:noProof/>
          <w:sz w:val="22"/>
          <w:szCs w:val="22"/>
          <w:lang w:val="en-US" w:eastAsia="en-US"/>
        </w:rPr>
      </w:pPr>
      <w:hyperlink w:anchor="_Toc366141762" w:history="1">
        <w:r w:rsidRPr="00761B91">
          <w:rPr>
            <w:rStyle w:val="affb"/>
            <w:noProof/>
          </w:rPr>
          <w:t>7.2</w:t>
        </w:r>
        <w:r w:rsidRPr="00F92BFE">
          <w:rPr>
            <w:rFonts w:ascii="Calibri" w:eastAsia="Times New Roman" w:hAnsi="Calibri" w:cs="Arial"/>
            <w:b w:val="0"/>
            <w:noProof/>
            <w:sz w:val="22"/>
            <w:szCs w:val="22"/>
            <w:lang w:val="en-US" w:eastAsia="en-US"/>
          </w:rPr>
          <w:tab/>
        </w:r>
        <w:r w:rsidRPr="00761B91">
          <w:rPr>
            <w:rStyle w:val="affb"/>
            <w:noProof/>
          </w:rPr>
          <w:t>Testing and Comparison Operations</w:t>
        </w:r>
        <w:r>
          <w:rPr>
            <w:noProof/>
            <w:webHidden/>
          </w:rPr>
          <w:tab/>
        </w:r>
        <w:r>
          <w:rPr>
            <w:noProof/>
            <w:webHidden/>
          </w:rPr>
          <w:fldChar w:fldCharType="begin"/>
        </w:r>
        <w:r>
          <w:rPr>
            <w:noProof/>
            <w:webHidden/>
          </w:rPr>
          <w:instrText xml:space="preserve"> PAGEREF _Toc366141762 \h </w:instrText>
        </w:r>
        <w:r>
          <w:rPr>
            <w:noProof/>
            <w:webHidden/>
          </w:rPr>
        </w:r>
        <w:r>
          <w:rPr>
            <w:noProof/>
            <w:webHidden/>
          </w:rPr>
          <w:fldChar w:fldCharType="separate"/>
        </w:r>
        <w:r w:rsidR="00083CEC">
          <w:rPr>
            <w:noProof/>
            <w:webHidden/>
          </w:rPr>
          <w:t>42</w:t>
        </w:r>
        <w:r>
          <w:rPr>
            <w:noProof/>
            <w:webHidden/>
          </w:rPr>
          <w:fldChar w:fldCharType="end"/>
        </w:r>
      </w:hyperlink>
    </w:p>
    <w:p w14:paraId="0D3BDD7C" w14:textId="77777777" w:rsidR="00FB0307" w:rsidRPr="00F92BFE" w:rsidRDefault="00FB0307">
      <w:pPr>
        <w:pStyle w:val="3a"/>
        <w:rPr>
          <w:rFonts w:ascii="Calibri" w:eastAsia="Times New Roman" w:hAnsi="Calibri" w:cs="Arial"/>
          <w:b w:val="0"/>
          <w:noProof/>
          <w:sz w:val="22"/>
          <w:szCs w:val="22"/>
          <w:lang w:val="en-US" w:eastAsia="en-US"/>
        </w:rPr>
      </w:pPr>
      <w:hyperlink w:anchor="_Toc366141763" w:history="1">
        <w:r w:rsidRPr="00761B91">
          <w:rPr>
            <w:rStyle w:val="affb"/>
            <w:noProof/>
          </w:rPr>
          <w:t>7.2.1</w:t>
        </w:r>
        <w:r w:rsidRPr="00F92BFE">
          <w:rPr>
            <w:rFonts w:ascii="Calibri" w:eastAsia="Times New Roman" w:hAnsi="Calibri" w:cs="Arial"/>
            <w:b w:val="0"/>
            <w:noProof/>
            <w:sz w:val="22"/>
            <w:szCs w:val="22"/>
            <w:lang w:val="en-US" w:eastAsia="en-US"/>
          </w:rPr>
          <w:tab/>
        </w:r>
        <w:r w:rsidRPr="00761B91">
          <w:rPr>
            <w:rStyle w:val="affb"/>
            <w:noProof/>
          </w:rPr>
          <w:t>CheckObjectCoercible</w:t>
        </w:r>
        <w:r>
          <w:rPr>
            <w:noProof/>
            <w:webHidden/>
          </w:rPr>
          <w:tab/>
        </w:r>
        <w:r>
          <w:rPr>
            <w:noProof/>
            <w:webHidden/>
          </w:rPr>
          <w:fldChar w:fldCharType="begin"/>
        </w:r>
        <w:r>
          <w:rPr>
            <w:noProof/>
            <w:webHidden/>
          </w:rPr>
          <w:instrText xml:space="preserve"> PAGEREF _Toc366141763 \h </w:instrText>
        </w:r>
        <w:r>
          <w:rPr>
            <w:noProof/>
            <w:webHidden/>
          </w:rPr>
        </w:r>
        <w:r>
          <w:rPr>
            <w:noProof/>
            <w:webHidden/>
          </w:rPr>
          <w:fldChar w:fldCharType="separate"/>
        </w:r>
        <w:r w:rsidR="00083CEC">
          <w:rPr>
            <w:noProof/>
            <w:webHidden/>
          </w:rPr>
          <w:t>42</w:t>
        </w:r>
        <w:r>
          <w:rPr>
            <w:noProof/>
            <w:webHidden/>
          </w:rPr>
          <w:fldChar w:fldCharType="end"/>
        </w:r>
      </w:hyperlink>
    </w:p>
    <w:p w14:paraId="4CAC8B74" w14:textId="77777777" w:rsidR="00FB0307" w:rsidRPr="00F92BFE" w:rsidRDefault="00FB0307">
      <w:pPr>
        <w:pStyle w:val="3a"/>
        <w:rPr>
          <w:rFonts w:ascii="Calibri" w:eastAsia="Times New Roman" w:hAnsi="Calibri" w:cs="Arial"/>
          <w:b w:val="0"/>
          <w:noProof/>
          <w:sz w:val="22"/>
          <w:szCs w:val="22"/>
          <w:lang w:val="en-US" w:eastAsia="en-US"/>
        </w:rPr>
      </w:pPr>
      <w:hyperlink w:anchor="_Toc366141764" w:history="1">
        <w:r w:rsidRPr="00761B91">
          <w:rPr>
            <w:rStyle w:val="affb"/>
            <w:noProof/>
          </w:rPr>
          <w:t>7.2.2</w:t>
        </w:r>
        <w:r w:rsidRPr="00F92BFE">
          <w:rPr>
            <w:rFonts w:ascii="Calibri" w:eastAsia="Times New Roman" w:hAnsi="Calibri" w:cs="Arial"/>
            <w:b w:val="0"/>
            <w:noProof/>
            <w:sz w:val="22"/>
            <w:szCs w:val="22"/>
            <w:lang w:val="en-US" w:eastAsia="en-US"/>
          </w:rPr>
          <w:tab/>
        </w:r>
        <w:r w:rsidRPr="00761B91">
          <w:rPr>
            <w:rStyle w:val="affb"/>
            <w:noProof/>
          </w:rPr>
          <w:t>IsCallable</w:t>
        </w:r>
        <w:r>
          <w:rPr>
            <w:noProof/>
            <w:webHidden/>
          </w:rPr>
          <w:tab/>
        </w:r>
        <w:r>
          <w:rPr>
            <w:noProof/>
            <w:webHidden/>
          </w:rPr>
          <w:fldChar w:fldCharType="begin"/>
        </w:r>
        <w:r>
          <w:rPr>
            <w:noProof/>
            <w:webHidden/>
          </w:rPr>
          <w:instrText xml:space="preserve"> PAGEREF _Toc366141764 \h </w:instrText>
        </w:r>
        <w:r>
          <w:rPr>
            <w:noProof/>
            <w:webHidden/>
          </w:rPr>
        </w:r>
        <w:r>
          <w:rPr>
            <w:noProof/>
            <w:webHidden/>
          </w:rPr>
          <w:fldChar w:fldCharType="separate"/>
        </w:r>
        <w:r w:rsidR="00083CEC">
          <w:rPr>
            <w:noProof/>
            <w:webHidden/>
          </w:rPr>
          <w:t>42</w:t>
        </w:r>
        <w:r>
          <w:rPr>
            <w:noProof/>
            <w:webHidden/>
          </w:rPr>
          <w:fldChar w:fldCharType="end"/>
        </w:r>
      </w:hyperlink>
    </w:p>
    <w:p w14:paraId="126EBDD4" w14:textId="77777777" w:rsidR="00FB0307" w:rsidRPr="00F92BFE" w:rsidRDefault="00FB0307">
      <w:pPr>
        <w:pStyle w:val="3a"/>
        <w:rPr>
          <w:rFonts w:ascii="Calibri" w:eastAsia="Times New Roman" w:hAnsi="Calibri" w:cs="Arial"/>
          <w:b w:val="0"/>
          <w:noProof/>
          <w:sz w:val="22"/>
          <w:szCs w:val="22"/>
          <w:lang w:val="en-US" w:eastAsia="en-US"/>
        </w:rPr>
      </w:pPr>
      <w:hyperlink w:anchor="_Toc366141765" w:history="1">
        <w:r w:rsidRPr="00761B91">
          <w:rPr>
            <w:rStyle w:val="affb"/>
            <w:noProof/>
          </w:rPr>
          <w:t>7.2.3</w:t>
        </w:r>
        <w:r w:rsidRPr="00F92BFE">
          <w:rPr>
            <w:rFonts w:ascii="Calibri" w:eastAsia="Times New Roman" w:hAnsi="Calibri" w:cs="Arial"/>
            <w:b w:val="0"/>
            <w:noProof/>
            <w:sz w:val="22"/>
            <w:szCs w:val="22"/>
            <w:lang w:val="en-US" w:eastAsia="en-US"/>
          </w:rPr>
          <w:tab/>
        </w:r>
        <w:r w:rsidRPr="00761B91">
          <w:rPr>
            <w:rStyle w:val="affb"/>
            <w:noProof/>
          </w:rPr>
          <w:t>SameValue(x, y)</w:t>
        </w:r>
        <w:r>
          <w:rPr>
            <w:noProof/>
            <w:webHidden/>
          </w:rPr>
          <w:tab/>
        </w:r>
        <w:r>
          <w:rPr>
            <w:noProof/>
            <w:webHidden/>
          </w:rPr>
          <w:fldChar w:fldCharType="begin"/>
        </w:r>
        <w:r>
          <w:rPr>
            <w:noProof/>
            <w:webHidden/>
          </w:rPr>
          <w:instrText xml:space="preserve"> PAGEREF _Toc366141765 \h </w:instrText>
        </w:r>
        <w:r>
          <w:rPr>
            <w:noProof/>
            <w:webHidden/>
          </w:rPr>
        </w:r>
        <w:r>
          <w:rPr>
            <w:noProof/>
            <w:webHidden/>
          </w:rPr>
          <w:fldChar w:fldCharType="separate"/>
        </w:r>
        <w:r w:rsidR="00083CEC">
          <w:rPr>
            <w:noProof/>
            <w:webHidden/>
          </w:rPr>
          <w:t>42</w:t>
        </w:r>
        <w:r>
          <w:rPr>
            <w:noProof/>
            <w:webHidden/>
          </w:rPr>
          <w:fldChar w:fldCharType="end"/>
        </w:r>
      </w:hyperlink>
    </w:p>
    <w:p w14:paraId="3D753BF1" w14:textId="77777777" w:rsidR="00FB0307" w:rsidRPr="00F92BFE" w:rsidRDefault="00FB0307">
      <w:pPr>
        <w:pStyle w:val="3a"/>
        <w:rPr>
          <w:rFonts w:ascii="Calibri" w:eastAsia="Times New Roman" w:hAnsi="Calibri" w:cs="Arial"/>
          <w:b w:val="0"/>
          <w:noProof/>
          <w:sz w:val="22"/>
          <w:szCs w:val="22"/>
          <w:lang w:val="en-US" w:eastAsia="en-US"/>
        </w:rPr>
      </w:pPr>
      <w:hyperlink w:anchor="_Toc366141766" w:history="1">
        <w:r w:rsidRPr="00761B91">
          <w:rPr>
            <w:rStyle w:val="affb"/>
            <w:noProof/>
          </w:rPr>
          <w:t>7.2.4</w:t>
        </w:r>
        <w:r w:rsidRPr="00F92BFE">
          <w:rPr>
            <w:rFonts w:ascii="Calibri" w:eastAsia="Times New Roman" w:hAnsi="Calibri" w:cs="Arial"/>
            <w:b w:val="0"/>
            <w:noProof/>
            <w:sz w:val="22"/>
            <w:szCs w:val="22"/>
            <w:lang w:val="en-US" w:eastAsia="en-US"/>
          </w:rPr>
          <w:tab/>
        </w:r>
        <w:r w:rsidRPr="00761B91">
          <w:rPr>
            <w:rStyle w:val="affb"/>
            <w:noProof/>
          </w:rPr>
          <w:t>SameValueZero(x, y)</w:t>
        </w:r>
        <w:r>
          <w:rPr>
            <w:noProof/>
            <w:webHidden/>
          </w:rPr>
          <w:tab/>
        </w:r>
        <w:r>
          <w:rPr>
            <w:noProof/>
            <w:webHidden/>
          </w:rPr>
          <w:fldChar w:fldCharType="begin"/>
        </w:r>
        <w:r>
          <w:rPr>
            <w:noProof/>
            <w:webHidden/>
          </w:rPr>
          <w:instrText xml:space="preserve"> PAGEREF _Toc366141766 \h </w:instrText>
        </w:r>
        <w:r>
          <w:rPr>
            <w:noProof/>
            <w:webHidden/>
          </w:rPr>
        </w:r>
        <w:r>
          <w:rPr>
            <w:noProof/>
            <w:webHidden/>
          </w:rPr>
          <w:fldChar w:fldCharType="separate"/>
        </w:r>
        <w:r w:rsidR="00083CEC">
          <w:rPr>
            <w:noProof/>
            <w:webHidden/>
          </w:rPr>
          <w:t>43</w:t>
        </w:r>
        <w:r>
          <w:rPr>
            <w:noProof/>
            <w:webHidden/>
          </w:rPr>
          <w:fldChar w:fldCharType="end"/>
        </w:r>
      </w:hyperlink>
    </w:p>
    <w:p w14:paraId="558962CB" w14:textId="77777777" w:rsidR="00FB0307" w:rsidRPr="00F92BFE" w:rsidRDefault="00FB0307">
      <w:pPr>
        <w:pStyle w:val="3a"/>
        <w:rPr>
          <w:rFonts w:ascii="Calibri" w:eastAsia="Times New Roman" w:hAnsi="Calibri" w:cs="Arial"/>
          <w:b w:val="0"/>
          <w:noProof/>
          <w:sz w:val="22"/>
          <w:szCs w:val="22"/>
          <w:lang w:val="en-US" w:eastAsia="en-US"/>
        </w:rPr>
      </w:pPr>
      <w:hyperlink w:anchor="_Toc366141767" w:history="1">
        <w:r w:rsidRPr="00761B91">
          <w:rPr>
            <w:rStyle w:val="affb"/>
            <w:noProof/>
          </w:rPr>
          <w:t>7.2.5</w:t>
        </w:r>
        <w:r w:rsidRPr="00F92BFE">
          <w:rPr>
            <w:rFonts w:ascii="Calibri" w:eastAsia="Times New Roman" w:hAnsi="Calibri" w:cs="Arial"/>
            <w:b w:val="0"/>
            <w:noProof/>
            <w:sz w:val="22"/>
            <w:szCs w:val="22"/>
            <w:lang w:val="en-US" w:eastAsia="en-US"/>
          </w:rPr>
          <w:tab/>
        </w:r>
        <w:r w:rsidRPr="00761B91">
          <w:rPr>
            <w:rStyle w:val="affb"/>
            <w:noProof/>
          </w:rPr>
          <w:t>IsConstructor</w:t>
        </w:r>
        <w:r>
          <w:rPr>
            <w:noProof/>
            <w:webHidden/>
          </w:rPr>
          <w:tab/>
        </w:r>
        <w:r>
          <w:rPr>
            <w:noProof/>
            <w:webHidden/>
          </w:rPr>
          <w:fldChar w:fldCharType="begin"/>
        </w:r>
        <w:r>
          <w:rPr>
            <w:noProof/>
            <w:webHidden/>
          </w:rPr>
          <w:instrText xml:space="preserve"> PAGEREF _Toc366141767 \h </w:instrText>
        </w:r>
        <w:r>
          <w:rPr>
            <w:noProof/>
            <w:webHidden/>
          </w:rPr>
        </w:r>
        <w:r>
          <w:rPr>
            <w:noProof/>
            <w:webHidden/>
          </w:rPr>
          <w:fldChar w:fldCharType="separate"/>
        </w:r>
        <w:r w:rsidR="00083CEC">
          <w:rPr>
            <w:noProof/>
            <w:webHidden/>
          </w:rPr>
          <w:t>43</w:t>
        </w:r>
        <w:r>
          <w:rPr>
            <w:noProof/>
            <w:webHidden/>
          </w:rPr>
          <w:fldChar w:fldCharType="end"/>
        </w:r>
      </w:hyperlink>
    </w:p>
    <w:p w14:paraId="129FE236" w14:textId="77777777" w:rsidR="00FB0307" w:rsidRPr="00F92BFE" w:rsidRDefault="00FB0307">
      <w:pPr>
        <w:pStyle w:val="3a"/>
        <w:rPr>
          <w:rFonts w:ascii="Calibri" w:eastAsia="Times New Roman" w:hAnsi="Calibri" w:cs="Arial"/>
          <w:b w:val="0"/>
          <w:noProof/>
          <w:sz w:val="22"/>
          <w:szCs w:val="22"/>
          <w:lang w:val="en-US" w:eastAsia="en-US"/>
        </w:rPr>
      </w:pPr>
      <w:hyperlink w:anchor="_Toc366141768" w:history="1">
        <w:r w:rsidRPr="00761B91">
          <w:rPr>
            <w:rStyle w:val="affb"/>
            <w:noProof/>
          </w:rPr>
          <w:t>7.2.6</w:t>
        </w:r>
        <w:r w:rsidRPr="00F92BFE">
          <w:rPr>
            <w:rFonts w:ascii="Calibri" w:eastAsia="Times New Roman" w:hAnsi="Calibri" w:cs="Arial"/>
            <w:b w:val="0"/>
            <w:noProof/>
            <w:sz w:val="22"/>
            <w:szCs w:val="22"/>
            <w:lang w:val="en-US" w:eastAsia="en-US"/>
          </w:rPr>
          <w:tab/>
        </w:r>
        <w:r w:rsidRPr="00761B91">
          <w:rPr>
            <w:rStyle w:val="affb"/>
            <w:noProof/>
          </w:rPr>
          <w:t>IsPropertyKey</w:t>
        </w:r>
        <w:r>
          <w:rPr>
            <w:noProof/>
            <w:webHidden/>
          </w:rPr>
          <w:tab/>
        </w:r>
        <w:r>
          <w:rPr>
            <w:noProof/>
            <w:webHidden/>
          </w:rPr>
          <w:fldChar w:fldCharType="begin"/>
        </w:r>
        <w:r>
          <w:rPr>
            <w:noProof/>
            <w:webHidden/>
          </w:rPr>
          <w:instrText xml:space="preserve"> PAGEREF _Toc366141768 \h </w:instrText>
        </w:r>
        <w:r>
          <w:rPr>
            <w:noProof/>
            <w:webHidden/>
          </w:rPr>
        </w:r>
        <w:r>
          <w:rPr>
            <w:noProof/>
            <w:webHidden/>
          </w:rPr>
          <w:fldChar w:fldCharType="separate"/>
        </w:r>
        <w:r w:rsidR="00083CEC">
          <w:rPr>
            <w:noProof/>
            <w:webHidden/>
          </w:rPr>
          <w:t>43</w:t>
        </w:r>
        <w:r>
          <w:rPr>
            <w:noProof/>
            <w:webHidden/>
          </w:rPr>
          <w:fldChar w:fldCharType="end"/>
        </w:r>
      </w:hyperlink>
    </w:p>
    <w:p w14:paraId="1AB5EAA4" w14:textId="77777777" w:rsidR="00FB0307" w:rsidRPr="00F92BFE" w:rsidRDefault="00FB0307">
      <w:pPr>
        <w:pStyle w:val="3a"/>
        <w:rPr>
          <w:rFonts w:ascii="Calibri" w:eastAsia="Times New Roman" w:hAnsi="Calibri" w:cs="Arial"/>
          <w:b w:val="0"/>
          <w:noProof/>
          <w:sz w:val="22"/>
          <w:szCs w:val="22"/>
          <w:lang w:val="en-US" w:eastAsia="en-US"/>
        </w:rPr>
      </w:pPr>
      <w:hyperlink w:anchor="_Toc366141769" w:history="1">
        <w:r w:rsidRPr="00761B91">
          <w:rPr>
            <w:rStyle w:val="affb"/>
            <w:noProof/>
          </w:rPr>
          <w:t>7.2.7</w:t>
        </w:r>
        <w:r w:rsidRPr="00F92BFE">
          <w:rPr>
            <w:rFonts w:ascii="Calibri" w:eastAsia="Times New Roman" w:hAnsi="Calibri" w:cs="Arial"/>
            <w:b w:val="0"/>
            <w:noProof/>
            <w:sz w:val="22"/>
            <w:szCs w:val="22"/>
            <w:lang w:val="en-US" w:eastAsia="en-US"/>
          </w:rPr>
          <w:tab/>
        </w:r>
        <w:r w:rsidRPr="00761B91">
          <w:rPr>
            <w:rStyle w:val="affb"/>
            <w:noProof/>
          </w:rPr>
          <w:t>IsExtensible (O)</w:t>
        </w:r>
        <w:r>
          <w:rPr>
            <w:noProof/>
            <w:webHidden/>
          </w:rPr>
          <w:tab/>
        </w:r>
        <w:r>
          <w:rPr>
            <w:noProof/>
            <w:webHidden/>
          </w:rPr>
          <w:fldChar w:fldCharType="begin"/>
        </w:r>
        <w:r>
          <w:rPr>
            <w:noProof/>
            <w:webHidden/>
          </w:rPr>
          <w:instrText xml:space="preserve"> PAGEREF _Toc366141769 \h </w:instrText>
        </w:r>
        <w:r>
          <w:rPr>
            <w:noProof/>
            <w:webHidden/>
          </w:rPr>
        </w:r>
        <w:r>
          <w:rPr>
            <w:noProof/>
            <w:webHidden/>
          </w:rPr>
          <w:fldChar w:fldCharType="separate"/>
        </w:r>
        <w:r w:rsidR="00083CEC">
          <w:rPr>
            <w:noProof/>
            <w:webHidden/>
          </w:rPr>
          <w:t>44</w:t>
        </w:r>
        <w:r>
          <w:rPr>
            <w:noProof/>
            <w:webHidden/>
          </w:rPr>
          <w:fldChar w:fldCharType="end"/>
        </w:r>
      </w:hyperlink>
    </w:p>
    <w:p w14:paraId="4FF751D2" w14:textId="77777777" w:rsidR="00FB0307" w:rsidRPr="00F92BFE" w:rsidRDefault="00FB0307">
      <w:pPr>
        <w:pStyle w:val="3a"/>
        <w:rPr>
          <w:rFonts w:ascii="Calibri" w:eastAsia="Times New Roman" w:hAnsi="Calibri" w:cs="Arial"/>
          <w:b w:val="0"/>
          <w:noProof/>
          <w:sz w:val="22"/>
          <w:szCs w:val="22"/>
          <w:lang w:val="en-US" w:eastAsia="en-US"/>
        </w:rPr>
      </w:pPr>
      <w:hyperlink w:anchor="_Toc366141770" w:history="1">
        <w:r w:rsidRPr="00761B91">
          <w:rPr>
            <w:rStyle w:val="affb"/>
            <w:noProof/>
          </w:rPr>
          <w:t>7.2.8</w:t>
        </w:r>
        <w:r w:rsidRPr="00F92BFE">
          <w:rPr>
            <w:rFonts w:ascii="Calibri" w:eastAsia="Times New Roman" w:hAnsi="Calibri" w:cs="Arial"/>
            <w:b w:val="0"/>
            <w:noProof/>
            <w:sz w:val="22"/>
            <w:szCs w:val="22"/>
            <w:lang w:val="en-US" w:eastAsia="en-US"/>
          </w:rPr>
          <w:tab/>
        </w:r>
        <w:r w:rsidRPr="00761B91">
          <w:rPr>
            <w:rStyle w:val="affb"/>
            <w:noProof/>
          </w:rPr>
          <w:t>Abstract Relational Comparison</w:t>
        </w:r>
        <w:r>
          <w:rPr>
            <w:noProof/>
            <w:webHidden/>
          </w:rPr>
          <w:tab/>
        </w:r>
        <w:r>
          <w:rPr>
            <w:noProof/>
            <w:webHidden/>
          </w:rPr>
          <w:fldChar w:fldCharType="begin"/>
        </w:r>
        <w:r>
          <w:rPr>
            <w:noProof/>
            <w:webHidden/>
          </w:rPr>
          <w:instrText xml:space="preserve"> PAGEREF _Toc366141770 \h </w:instrText>
        </w:r>
        <w:r>
          <w:rPr>
            <w:noProof/>
            <w:webHidden/>
          </w:rPr>
        </w:r>
        <w:r>
          <w:rPr>
            <w:noProof/>
            <w:webHidden/>
          </w:rPr>
          <w:fldChar w:fldCharType="separate"/>
        </w:r>
        <w:r w:rsidR="00083CEC">
          <w:rPr>
            <w:noProof/>
            <w:webHidden/>
          </w:rPr>
          <w:t>44</w:t>
        </w:r>
        <w:r>
          <w:rPr>
            <w:noProof/>
            <w:webHidden/>
          </w:rPr>
          <w:fldChar w:fldCharType="end"/>
        </w:r>
      </w:hyperlink>
    </w:p>
    <w:p w14:paraId="5E0AC0A0" w14:textId="77777777" w:rsidR="00FB0307" w:rsidRPr="00F92BFE" w:rsidRDefault="00FB0307">
      <w:pPr>
        <w:pStyle w:val="3a"/>
        <w:rPr>
          <w:rFonts w:ascii="Calibri" w:eastAsia="Times New Roman" w:hAnsi="Calibri" w:cs="Arial"/>
          <w:b w:val="0"/>
          <w:noProof/>
          <w:sz w:val="22"/>
          <w:szCs w:val="22"/>
          <w:lang w:val="en-US" w:eastAsia="en-US"/>
        </w:rPr>
      </w:pPr>
      <w:hyperlink w:anchor="_Toc366141771" w:history="1">
        <w:r w:rsidRPr="00761B91">
          <w:rPr>
            <w:rStyle w:val="affb"/>
            <w:noProof/>
          </w:rPr>
          <w:t>7.2.9</w:t>
        </w:r>
        <w:r w:rsidRPr="00F92BFE">
          <w:rPr>
            <w:rFonts w:ascii="Calibri" w:eastAsia="Times New Roman" w:hAnsi="Calibri" w:cs="Arial"/>
            <w:b w:val="0"/>
            <w:noProof/>
            <w:sz w:val="22"/>
            <w:szCs w:val="22"/>
            <w:lang w:val="en-US" w:eastAsia="en-US"/>
          </w:rPr>
          <w:tab/>
        </w:r>
        <w:r w:rsidRPr="00761B91">
          <w:rPr>
            <w:rStyle w:val="affb"/>
            <w:noProof/>
          </w:rPr>
          <w:t>Abstract Equality Comparison</w:t>
        </w:r>
        <w:r>
          <w:rPr>
            <w:noProof/>
            <w:webHidden/>
          </w:rPr>
          <w:tab/>
        </w:r>
        <w:r>
          <w:rPr>
            <w:noProof/>
            <w:webHidden/>
          </w:rPr>
          <w:fldChar w:fldCharType="begin"/>
        </w:r>
        <w:r>
          <w:rPr>
            <w:noProof/>
            <w:webHidden/>
          </w:rPr>
          <w:instrText xml:space="preserve"> PAGEREF _Toc366141771 \h </w:instrText>
        </w:r>
        <w:r>
          <w:rPr>
            <w:noProof/>
            <w:webHidden/>
          </w:rPr>
        </w:r>
        <w:r>
          <w:rPr>
            <w:noProof/>
            <w:webHidden/>
          </w:rPr>
          <w:fldChar w:fldCharType="separate"/>
        </w:r>
        <w:r w:rsidR="00083CEC">
          <w:rPr>
            <w:noProof/>
            <w:webHidden/>
          </w:rPr>
          <w:t>45</w:t>
        </w:r>
        <w:r>
          <w:rPr>
            <w:noProof/>
            <w:webHidden/>
          </w:rPr>
          <w:fldChar w:fldCharType="end"/>
        </w:r>
      </w:hyperlink>
    </w:p>
    <w:p w14:paraId="5D8CA412" w14:textId="77777777" w:rsidR="00FB0307" w:rsidRPr="00F92BFE" w:rsidRDefault="00FB0307">
      <w:pPr>
        <w:pStyle w:val="3a"/>
        <w:rPr>
          <w:rFonts w:ascii="Calibri" w:eastAsia="Times New Roman" w:hAnsi="Calibri" w:cs="Arial"/>
          <w:b w:val="0"/>
          <w:noProof/>
          <w:sz w:val="22"/>
          <w:szCs w:val="22"/>
          <w:lang w:val="en-US" w:eastAsia="en-US"/>
        </w:rPr>
      </w:pPr>
      <w:hyperlink w:anchor="_Toc366141772" w:history="1">
        <w:r w:rsidRPr="00761B91">
          <w:rPr>
            <w:rStyle w:val="affb"/>
            <w:rFonts w:ascii="Helvetica" w:hAnsi="Helvetica"/>
            <w:noProof/>
          </w:rPr>
          <w:t>7.2.10</w:t>
        </w:r>
        <w:r w:rsidRPr="00F92BFE">
          <w:rPr>
            <w:rFonts w:ascii="Calibri" w:eastAsia="Times New Roman" w:hAnsi="Calibri" w:cs="Arial"/>
            <w:b w:val="0"/>
            <w:noProof/>
            <w:sz w:val="22"/>
            <w:szCs w:val="22"/>
            <w:lang w:val="en-US" w:eastAsia="en-US"/>
          </w:rPr>
          <w:tab/>
        </w:r>
        <w:r w:rsidRPr="00761B91">
          <w:rPr>
            <w:rStyle w:val="affb"/>
            <w:rFonts w:ascii="Helvetica" w:hAnsi="Helvetica"/>
            <w:noProof/>
            <w:spacing w:val="6"/>
          </w:rPr>
          <w:t>Strict Equality</w:t>
        </w:r>
        <w:r w:rsidRPr="00761B91">
          <w:rPr>
            <w:rStyle w:val="affb"/>
            <w:noProof/>
          </w:rPr>
          <w:t xml:space="preserve"> </w:t>
        </w:r>
        <w:r w:rsidRPr="00761B91">
          <w:rPr>
            <w:rStyle w:val="affb"/>
            <w:rFonts w:ascii="Helvetica" w:hAnsi="Helvetica"/>
            <w:noProof/>
            <w:spacing w:val="6"/>
          </w:rPr>
          <w:t>Comparison</w:t>
        </w:r>
        <w:r>
          <w:rPr>
            <w:noProof/>
            <w:webHidden/>
          </w:rPr>
          <w:tab/>
        </w:r>
        <w:r>
          <w:rPr>
            <w:noProof/>
            <w:webHidden/>
          </w:rPr>
          <w:fldChar w:fldCharType="begin"/>
        </w:r>
        <w:r>
          <w:rPr>
            <w:noProof/>
            <w:webHidden/>
          </w:rPr>
          <w:instrText xml:space="preserve"> PAGEREF _Toc366141772 \h </w:instrText>
        </w:r>
        <w:r>
          <w:rPr>
            <w:noProof/>
            <w:webHidden/>
          </w:rPr>
        </w:r>
        <w:r>
          <w:rPr>
            <w:noProof/>
            <w:webHidden/>
          </w:rPr>
          <w:fldChar w:fldCharType="separate"/>
        </w:r>
        <w:r w:rsidR="00083CEC">
          <w:rPr>
            <w:noProof/>
            <w:webHidden/>
          </w:rPr>
          <w:t>45</w:t>
        </w:r>
        <w:r>
          <w:rPr>
            <w:noProof/>
            <w:webHidden/>
          </w:rPr>
          <w:fldChar w:fldCharType="end"/>
        </w:r>
      </w:hyperlink>
    </w:p>
    <w:p w14:paraId="777F4098" w14:textId="77777777" w:rsidR="00FB0307" w:rsidRPr="00F92BFE" w:rsidRDefault="00FB0307">
      <w:pPr>
        <w:pStyle w:val="2c"/>
        <w:rPr>
          <w:rFonts w:ascii="Calibri" w:eastAsia="Times New Roman" w:hAnsi="Calibri" w:cs="Arial"/>
          <w:b w:val="0"/>
          <w:noProof/>
          <w:sz w:val="22"/>
          <w:szCs w:val="22"/>
          <w:lang w:val="en-US" w:eastAsia="en-US"/>
        </w:rPr>
      </w:pPr>
      <w:hyperlink w:anchor="_Toc366141773" w:history="1">
        <w:r w:rsidRPr="00761B91">
          <w:rPr>
            <w:rStyle w:val="affb"/>
            <w:noProof/>
          </w:rPr>
          <w:t>7.3</w:t>
        </w:r>
        <w:r w:rsidRPr="00F92BFE">
          <w:rPr>
            <w:rFonts w:ascii="Calibri" w:eastAsia="Times New Roman" w:hAnsi="Calibri" w:cs="Arial"/>
            <w:b w:val="0"/>
            <w:noProof/>
            <w:sz w:val="22"/>
            <w:szCs w:val="22"/>
            <w:lang w:val="en-US" w:eastAsia="en-US"/>
          </w:rPr>
          <w:tab/>
        </w:r>
        <w:r w:rsidRPr="00761B91">
          <w:rPr>
            <w:rStyle w:val="affb"/>
            <w:noProof/>
          </w:rPr>
          <w:t>Operations on Objects</w:t>
        </w:r>
        <w:r>
          <w:rPr>
            <w:noProof/>
            <w:webHidden/>
          </w:rPr>
          <w:tab/>
        </w:r>
        <w:r>
          <w:rPr>
            <w:noProof/>
            <w:webHidden/>
          </w:rPr>
          <w:fldChar w:fldCharType="begin"/>
        </w:r>
        <w:r>
          <w:rPr>
            <w:noProof/>
            <w:webHidden/>
          </w:rPr>
          <w:instrText xml:space="preserve"> PAGEREF _Toc366141773 \h </w:instrText>
        </w:r>
        <w:r>
          <w:rPr>
            <w:noProof/>
            <w:webHidden/>
          </w:rPr>
        </w:r>
        <w:r>
          <w:rPr>
            <w:noProof/>
            <w:webHidden/>
          </w:rPr>
          <w:fldChar w:fldCharType="separate"/>
        </w:r>
        <w:r w:rsidR="00083CEC">
          <w:rPr>
            <w:noProof/>
            <w:webHidden/>
          </w:rPr>
          <w:t>46</w:t>
        </w:r>
        <w:r>
          <w:rPr>
            <w:noProof/>
            <w:webHidden/>
          </w:rPr>
          <w:fldChar w:fldCharType="end"/>
        </w:r>
      </w:hyperlink>
    </w:p>
    <w:p w14:paraId="67DE034C" w14:textId="77777777" w:rsidR="00FB0307" w:rsidRPr="00F92BFE" w:rsidRDefault="00FB0307">
      <w:pPr>
        <w:pStyle w:val="3a"/>
        <w:rPr>
          <w:rFonts w:ascii="Calibri" w:eastAsia="Times New Roman" w:hAnsi="Calibri" w:cs="Arial"/>
          <w:b w:val="0"/>
          <w:noProof/>
          <w:sz w:val="22"/>
          <w:szCs w:val="22"/>
          <w:lang w:val="en-US" w:eastAsia="en-US"/>
        </w:rPr>
      </w:pPr>
      <w:hyperlink w:anchor="_Toc366141774" w:history="1">
        <w:r w:rsidRPr="00761B91">
          <w:rPr>
            <w:rStyle w:val="affb"/>
            <w:noProof/>
          </w:rPr>
          <w:t>7.3.1</w:t>
        </w:r>
        <w:r w:rsidRPr="00F92BFE">
          <w:rPr>
            <w:rFonts w:ascii="Calibri" w:eastAsia="Times New Roman" w:hAnsi="Calibri" w:cs="Arial"/>
            <w:b w:val="0"/>
            <w:noProof/>
            <w:sz w:val="22"/>
            <w:szCs w:val="22"/>
            <w:lang w:val="en-US" w:eastAsia="en-US"/>
          </w:rPr>
          <w:tab/>
        </w:r>
        <w:r w:rsidRPr="00761B91">
          <w:rPr>
            <w:rStyle w:val="affb"/>
            <w:noProof/>
          </w:rPr>
          <w:t>Get (O, P)</w:t>
        </w:r>
        <w:r>
          <w:rPr>
            <w:noProof/>
            <w:webHidden/>
          </w:rPr>
          <w:tab/>
        </w:r>
        <w:r>
          <w:rPr>
            <w:noProof/>
            <w:webHidden/>
          </w:rPr>
          <w:fldChar w:fldCharType="begin"/>
        </w:r>
        <w:r>
          <w:rPr>
            <w:noProof/>
            <w:webHidden/>
          </w:rPr>
          <w:instrText xml:space="preserve"> PAGEREF _Toc366141774 \h </w:instrText>
        </w:r>
        <w:r>
          <w:rPr>
            <w:noProof/>
            <w:webHidden/>
          </w:rPr>
        </w:r>
        <w:r>
          <w:rPr>
            <w:noProof/>
            <w:webHidden/>
          </w:rPr>
          <w:fldChar w:fldCharType="separate"/>
        </w:r>
        <w:r w:rsidR="00083CEC">
          <w:rPr>
            <w:noProof/>
            <w:webHidden/>
          </w:rPr>
          <w:t>46</w:t>
        </w:r>
        <w:r>
          <w:rPr>
            <w:noProof/>
            <w:webHidden/>
          </w:rPr>
          <w:fldChar w:fldCharType="end"/>
        </w:r>
      </w:hyperlink>
    </w:p>
    <w:p w14:paraId="4B317305" w14:textId="77777777" w:rsidR="00FB0307" w:rsidRPr="00F92BFE" w:rsidRDefault="00FB0307">
      <w:pPr>
        <w:pStyle w:val="3a"/>
        <w:rPr>
          <w:rFonts w:ascii="Calibri" w:eastAsia="Times New Roman" w:hAnsi="Calibri" w:cs="Arial"/>
          <w:b w:val="0"/>
          <w:noProof/>
          <w:sz w:val="22"/>
          <w:szCs w:val="22"/>
          <w:lang w:val="en-US" w:eastAsia="en-US"/>
        </w:rPr>
      </w:pPr>
      <w:hyperlink w:anchor="_Toc366141775" w:history="1">
        <w:r w:rsidRPr="00761B91">
          <w:rPr>
            <w:rStyle w:val="affb"/>
            <w:noProof/>
          </w:rPr>
          <w:t>7.3.2</w:t>
        </w:r>
        <w:r w:rsidRPr="00F92BFE">
          <w:rPr>
            <w:rFonts w:ascii="Calibri" w:eastAsia="Times New Roman" w:hAnsi="Calibri" w:cs="Arial"/>
            <w:b w:val="0"/>
            <w:noProof/>
            <w:sz w:val="22"/>
            <w:szCs w:val="22"/>
            <w:lang w:val="en-US" w:eastAsia="en-US"/>
          </w:rPr>
          <w:tab/>
        </w:r>
        <w:r w:rsidRPr="00761B91">
          <w:rPr>
            <w:rStyle w:val="affb"/>
            <w:noProof/>
          </w:rPr>
          <w:t>Put (O, P, V, Throw)</w:t>
        </w:r>
        <w:r>
          <w:rPr>
            <w:noProof/>
            <w:webHidden/>
          </w:rPr>
          <w:tab/>
        </w:r>
        <w:r>
          <w:rPr>
            <w:noProof/>
            <w:webHidden/>
          </w:rPr>
          <w:fldChar w:fldCharType="begin"/>
        </w:r>
        <w:r>
          <w:rPr>
            <w:noProof/>
            <w:webHidden/>
          </w:rPr>
          <w:instrText xml:space="preserve"> PAGEREF _Toc366141775 \h </w:instrText>
        </w:r>
        <w:r>
          <w:rPr>
            <w:noProof/>
            <w:webHidden/>
          </w:rPr>
        </w:r>
        <w:r>
          <w:rPr>
            <w:noProof/>
            <w:webHidden/>
          </w:rPr>
          <w:fldChar w:fldCharType="separate"/>
        </w:r>
        <w:r w:rsidR="00083CEC">
          <w:rPr>
            <w:noProof/>
            <w:webHidden/>
          </w:rPr>
          <w:t>46</w:t>
        </w:r>
        <w:r>
          <w:rPr>
            <w:noProof/>
            <w:webHidden/>
          </w:rPr>
          <w:fldChar w:fldCharType="end"/>
        </w:r>
      </w:hyperlink>
    </w:p>
    <w:p w14:paraId="43165CAF" w14:textId="77777777" w:rsidR="00FB0307" w:rsidRPr="00F92BFE" w:rsidRDefault="00FB0307">
      <w:pPr>
        <w:pStyle w:val="3a"/>
        <w:rPr>
          <w:rFonts w:ascii="Calibri" w:eastAsia="Times New Roman" w:hAnsi="Calibri" w:cs="Arial"/>
          <w:b w:val="0"/>
          <w:noProof/>
          <w:sz w:val="22"/>
          <w:szCs w:val="22"/>
          <w:lang w:val="en-US" w:eastAsia="en-US"/>
        </w:rPr>
      </w:pPr>
      <w:hyperlink w:anchor="_Toc366141776" w:history="1">
        <w:r w:rsidRPr="00761B91">
          <w:rPr>
            <w:rStyle w:val="affb"/>
            <w:noProof/>
          </w:rPr>
          <w:t>7.3.3</w:t>
        </w:r>
        <w:r w:rsidRPr="00F92BFE">
          <w:rPr>
            <w:rFonts w:ascii="Calibri" w:eastAsia="Times New Roman" w:hAnsi="Calibri" w:cs="Arial"/>
            <w:b w:val="0"/>
            <w:noProof/>
            <w:sz w:val="22"/>
            <w:szCs w:val="22"/>
            <w:lang w:val="en-US" w:eastAsia="en-US"/>
          </w:rPr>
          <w:tab/>
        </w:r>
        <w:r w:rsidRPr="00761B91">
          <w:rPr>
            <w:rStyle w:val="affb"/>
            <w:noProof/>
          </w:rPr>
          <w:t>CreateOwnDataProperty (O, P, V)</w:t>
        </w:r>
        <w:r>
          <w:rPr>
            <w:noProof/>
            <w:webHidden/>
          </w:rPr>
          <w:tab/>
        </w:r>
        <w:r>
          <w:rPr>
            <w:noProof/>
            <w:webHidden/>
          </w:rPr>
          <w:fldChar w:fldCharType="begin"/>
        </w:r>
        <w:r>
          <w:rPr>
            <w:noProof/>
            <w:webHidden/>
          </w:rPr>
          <w:instrText xml:space="preserve"> PAGEREF _Toc366141776 \h </w:instrText>
        </w:r>
        <w:r>
          <w:rPr>
            <w:noProof/>
            <w:webHidden/>
          </w:rPr>
        </w:r>
        <w:r>
          <w:rPr>
            <w:noProof/>
            <w:webHidden/>
          </w:rPr>
          <w:fldChar w:fldCharType="separate"/>
        </w:r>
        <w:r w:rsidR="00083CEC">
          <w:rPr>
            <w:noProof/>
            <w:webHidden/>
          </w:rPr>
          <w:t>46</w:t>
        </w:r>
        <w:r>
          <w:rPr>
            <w:noProof/>
            <w:webHidden/>
          </w:rPr>
          <w:fldChar w:fldCharType="end"/>
        </w:r>
      </w:hyperlink>
    </w:p>
    <w:p w14:paraId="4BEE858F" w14:textId="77777777" w:rsidR="00FB0307" w:rsidRPr="00F92BFE" w:rsidRDefault="00FB0307">
      <w:pPr>
        <w:pStyle w:val="3a"/>
        <w:rPr>
          <w:rFonts w:ascii="Calibri" w:eastAsia="Times New Roman" w:hAnsi="Calibri" w:cs="Arial"/>
          <w:b w:val="0"/>
          <w:noProof/>
          <w:sz w:val="22"/>
          <w:szCs w:val="22"/>
          <w:lang w:val="en-US" w:eastAsia="en-US"/>
        </w:rPr>
      </w:pPr>
      <w:hyperlink w:anchor="_Toc366141777" w:history="1">
        <w:r w:rsidRPr="00761B91">
          <w:rPr>
            <w:rStyle w:val="affb"/>
            <w:noProof/>
          </w:rPr>
          <w:t>7.3.4</w:t>
        </w:r>
        <w:r w:rsidRPr="00F92BFE">
          <w:rPr>
            <w:rFonts w:ascii="Calibri" w:eastAsia="Times New Roman" w:hAnsi="Calibri" w:cs="Arial"/>
            <w:b w:val="0"/>
            <w:noProof/>
            <w:sz w:val="22"/>
            <w:szCs w:val="22"/>
            <w:lang w:val="en-US" w:eastAsia="en-US"/>
          </w:rPr>
          <w:tab/>
        </w:r>
        <w:r w:rsidRPr="00761B91">
          <w:rPr>
            <w:rStyle w:val="affb"/>
            <w:noProof/>
          </w:rPr>
          <w:t>DefinePropertyOrThrow (O, P, desc)</w:t>
        </w:r>
        <w:r>
          <w:rPr>
            <w:noProof/>
            <w:webHidden/>
          </w:rPr>
          <w:tab/>
        </w:r>
        <w:r>
          <w:rPr>
            <w:noProof/>
            <w:webHidden/>
          </w:rPr>
          <w:fldChar w:fldCharType="begin"/>
        </w:r>
        <w:r>
          <w:rPr>
            <w:noProof/>
            <w:webHidden/>
          </w:rPr>
          <w:instrText xml:space="preserve"> PAGEREF _Toc366141777 \h </w:instrText>
        </w:r>
        <w:r>
          <w:rPr>
            <w:noProof/>
            <w:webHidden/>
          </w:rPr>
        </w:r>
        <w:r>
          <w:rPr>
            <w:noProof/>
            <w:webHidden/>
          </w:rPr>
          <w:fldChar w:fldCharType="separate"/>
        </w:r>
        <w:r w:rsidR="00083CEC">
          <w:rPr>
            <w:noProof/>
            <w:webHidden/>
          </w:rPr>
          <w:t>46</w:t>
        </w:r>
        <w:r>
          <w:rPr>
            <w:noProof/>
            <w:webHidden/>
          </w:rPr>
          <w:fldChar w:fldCharType="end"/>
        </w:r>
      </w:hyperlink>
    </w:p>
    <w:p w14:paraId="18868C94" w14:textId="77777777" w:rsidR="00FB0307" w:rsidRPr="00F92BFE" w:rsidRDefault="00FB0307">
      <w:pPr>
        <w:pStyle w:val="3a"/>
        <w:rPr>
          <w:rFonts w:ascii="Calibri" w:eastAsia="Times New Roman" w:hAnsi="Calibri" w:cs="Arial"/>
          <w:b w:val="0"/>
          <w:noProof/>
          <w:sz w:val="22"/>
          <w:szCs w:val="22"/>
          <w:lang w:val="en-US" w:eastAsia="en-US"/>
        </w:rPr>
      </w:pPr>
      <w:hyperlink w:anchor="_Toc366141778" w:history="1">
        <w:r w:rsidRPr="00761B91">
          <w:rPr>
            <w:rStyle w:val="affb"/>
            <w:noProof/>
          </w:rPr>
          <w:t>7.3.5</w:t>
        </w:r>
        <w:r w:rsidRPr="00F92BFE">
          <w:rPr>
            <w:rFonts w:ascii="Calibri" w:eastAsia="Times New Roman" w:hAnsi="Calibri" w:cs="Arial"/>
            <w:b w:val="0"/>
            <w:noProof/>
            <w:sz w:val="22"/>
            <w:szCs w:val="22"/>
            <w:lang w:val="en-US" w:eastAsia="en-US"/>
          </w:rPr>
          <w:tab/>
        </w:r>
        <w:r w:rsidRPr="00761B91">
          <w:rPr>
            <w:rStyle w:val="affb"/>
            <w:noProof/>
          </w:rPr>
          <w:t>DeletePropertyOrThrow (O, P)</w:t>
        </w:r>
        <w:r>
          <w:rPr>
            <w:noProof/>
            <w:webHidden/>
          </w:rPr>
          <w:tab/>
        </w:r>
        <w:r>
          <w:rPr>
            <w:noProof/>
            <w:webHidden/>
          </w:rPr>
          <w:fldChar w:fldCharType="begin"/>
        </w:r>
        <w:r>
          <w:rPr>
            <w:noProof/>
            <w:webHidden/>
          </w:rPr>
          <w:instrText xml:space="preserve"> PAGEREF _Toc366141778 \h </w:instrText>
        </w:r>
        <w:r>
          <w:rPr>
            <w:noProof/>
            <w:webHidden/>
          </w:rPr>
        </w:r>
        <w:r>
          <w:rPr>
            <w:noProof/>
            <w:webHidden/>
          </w:rPr>
          <w:fldChar w:fldCharType="separate"/>
        </w:r>
        <w:r w:rsidR="00083CEC">
          <w:rPr>
            <w:noProof/>
            <w:webHidden/>
          </w:rPr>
          <w:t>47</w:t>
        </w:r>
        <w:r>
          <w:rPr>
            <w:noProof/>
            <w:webHidden/>
          </w:rPr>
          <w:fldChar w:fldCharType="end"/>
        </w:r>
      </w:hyperlink>
    </w:p>
    <w:p w14:paraId="7CCBC422" w14:textId="77777777" w:rsidR="00FB0307" w:rsidRPr="00F92BFE" w:rsidRDefault="00FB0307">
      <w:pPr>
        <w:pStyle w:val="3a"/>
        <w:rPr>
          <w:rFonts w:ascii="Calibri" w:eastAsia="Times New Roman" w:hAnsi="Calibri" w:cs="Arial"/>
          <w:b w:val="0"/>
          <w:noProof/>
          <w:sz w:val="22"/>
          <w:szCs w:val="22"/>
          <w:lang w:val="en-US" w:eastAsia="en-US"/>
        </w:rPr>
      </w:pPr>
      <w:hyperlink w:anchor="_Toc366141779" w:history="1">
        <w:r w:rsidRPr="00761B91">
          <w:rPr>
            <w:rStyle w:val="affb"/>
            <w:noProof/>
          </w:rPr>
          <w:t>7.3.6</w:t>
        </w:r>
        <w:r w:rsidRPr="00F92BFE">
          <w:rPr>
            <w:rFonts w:ascii="Calibri" w:eastAsia="Times New Roman" w:hAnsi="Calibri" w:cs="Arial"/>
            <w:b w:val="0"/>
            <w:noProof/>
            <w:sz w:val="22"/>
            <w:szCs w:val="22"/>
            <w:lang w:val="en-US" w:eastAsia="en-US"/>
          </w:rPr>
          <w:tab/>
        </w:r>
        <w:r w:rsidRPr="00761B91">
          <w:rPr>
            <w:rStyle w:val="affb"/>
            <w:noProof/>
          </w:rPr>
          <w:t>HasProperty (O, P)</w:t>
        </w:r>
        <w:r>
          <w:rPr>
            <w:noProof/>
            <w:webHidden/>
          </w:rPr>
          <w:tab/>
        </w:r>
        <w:r>
          <w:rPr>
            <w:noProof/>
            <w:webHidden/>
          </w:rPr>
          <w:fldChar w:fldCharType="begin"/>
        </w:r>
        <w:r>
          <w:rPr>
            <w:noProof/>
            <w:webHidden/>
          </w:rPr>
          <w:instrText xml:space="preserve"> PAGEREF _Toc366141779 \h </w:instrText>
        </w:r>
        <w:r>
          <w:rPr>
            <w:noProof/>
            <w:webHidden/>
          </w:rPr>
        </w:r>
        <w:r>
          <w:rPr>
            <w:noProof/>
            <w:webHidden/>
          </w:rPr>
          <w:fldChar w:fldCharType="separate"/>
        </w:r>
        <w:r w:rsidR="00083CEC">
          <w:rPr>
            <w:noProof/>
            <w:webHidden/>
          </w:rPr>
          <w:t>47</w:t>
        </w:r>
        <w:r>
          <w:rPr>
            <w:noProof/>
            <w:webHidden/>
          </w:rPr>
          <w:fldChar w:fldCharType="end"/>
        </w:r>
      </w:hyperlink>
    </w:p>
    <w:p w14:paraId="3030394C" w14:textId="77777777" w:rsidR="00FB0307" w:rsidRPr="00F92BFE" w:rsidRDefault="00FB0307">
      <w:pPr>
        <w:pStyle w:val="3a"/>
        <w:rPr>
          <w:rFonts w:ascii="Calibri" w:eastAsia="Times New Roman" w:hAnsi="Calibri" w:cs="Arial"/>
          <w:b w:val="0"/>
          <w:noProof/>
          <w:sz w:val="22"/>
          <w:szCs w:val="22"/>
          <w:lang w:val="en-US" w:eastAsia="en-US"/>
        </w:rPr>
      </w:pPr>
      <w:hyperlink w:anchor="_Toc366141780" w:history="1">
        <w:r w:rsidRPr="00761B91">
          <w:rPr>
            <w:rStyle w:val="affb"/>
            <w:noProof/>
          </w:rPr>
          <w:t>7.3.7</w:t>
        </w:r>
        <w:r w:rsidRPr="00F92BFE">
          <w:rPr>
            <w:rFonts w:ascii="Calibri" w:eastAsia="Times New Roman" w:hAnsi="Calibri" w:cs="Arial"/>
            <w:b w:val="0"/>
            <w:noProof/>
            <w:sz w:val="22"/>
            <w:szCs w:val="22"/>
            <w:lang w:val="en-US" w:eastAsia="en-US"/>
          </w:rPr>
          <w:tab/>
        </w:r>
        <w:r w:rsidRPr="00761B91">
          <w:rPr>
            <w:rStyle w:val="affb"/>
            <w:noProof/>
          </w:rPr>
          <w:t>GetMethod (O, P)</w:t>
        </w:r>
        <w:r>
          <w:rPr>
            <w:noProof/>
            <w:webHidden/>
          </w:rPr>
          <w:tab/>
        </w:r>
        <w:r>
          <w:rPr>
            <w:noProof/>
            <w:webHidden/>
          </w:rPr>
          <w:fldChar w:fldCharType="begin"/>
        </w:r>
        <w:r>
          <w:rPr>
            <w:noProof/>
            <w:webHidden/>
          </w:rPr>
          <w:instrText xml:space="preserve"> PAGEREF _Toc366141780 \h </w:instrText>
        </w:r>
        <w:r>
          <w:rPr>
            <w:noProof/>
            <w:webHidden/>
          </w:rPr>
        </w:r>
        <w:r>
          <w:rPr>
            <w:noProof/>
            <w:webHidden/>
          </w:rPr>
          <w:fldChar w:fldCharType="separate"/>
        </w:r>
        <w:r w:rsidR="00083CEC">
          <w:rPr>
            <w:noProof/>
            <w:webHidden/>
          </w:rPr>
          <w:t>47</w:t>
        </w:r>
        <w:r>
          <w:rPr>
            <w:noProof/>
            <w:webHidden/>
          </w:rPr>
          <w:fldChar w:fldCharType="end"/>
        </w:r>
      </w:hyperlink>
    </w:p>
    <w:p w14:paraId="4512F6A5" w14:textId="77777777" w:rsidR="00FB0307" w:rsidRPr="00F92BFE" w:rsidRDefault="00FB0307">
      <w:pPr>
        <w:pStyle w:val="3a"/>
        <w:rPr>
          <w:rFonts w:ascii="Calibri" w:eastAsia="Times New Roman" w:hAnsi="Calibri" w:cs="Arial"/>
          <w:b w:val="0"/>
          <w:noProof/>
          <w:sz w:val="22"/>
          <w:szCs w:val="22"/>
          <w:lang w:val="en-US" w:eastAsia="en-US"/>
        </w:rPr>
      </w:pPr>
      <w:hyperlink w:anchor="_Toc366141781" w:history="1">
        <w:r w:rsidRPr="00761B91">
          <w:rPr>
            <w:rStyle w:val="affb"/>
            <w:noProof/>
          </w:rPr>
          <w:t>7.3.8</w:t>
        </w:r>
        <w:r w:rsidRPr="00F92BFE">
          <w:rPr>
            <w:rFonts w:ascii="Calibri" w:eastAsia="Times New Roman" w:hAnsi="Calibri" w:cs="Arial"/>
            <w:b w:val="0"/>
            <w:noProof/>
            <w:sz w:val="22"/>
            <w:szCs w:val="22"/>
            <w:lang w:val="en-US" w:eastAsia="en-US"/>
          </w:rPr>
          <w:tab/>
        </w:r>
        <w:r w:rsidRPr="00761B91">
          <w:rPr>
            <w:rStyle w:val="affb"/>
            <w:noProof/>
          </w:rPr>
          <w:t>Invoke(O,P, [args])</w:t>
        </w:r>
        <w:r>
          <w:rPr>
            <w:noProof/>
            <w:webHidden/>
          </w:rPr>
          <w:tab/>
        </w:r>
        <w:r>
          <w:rPr>
            <w:noProof/>
            <w:webHidden/>
          </w:rPr>
          <w:fldChar w:fldCharType="begin"/>
        </w:r>
        <w:r>
          <w:rPr>
            <w:noProof/>
            <w:webHidden/>
          </w:rPr>
          <w:instrText xml:space="preserve"> PAGEREF _Toc366141781 \h </w:instrText>
        </w:r>
        <w:r>
          <w:rPr>
            <w:noProof/>
            <w:webHidden/>
          </w:rPr>
        </w:r>
        <w:r>
          <w:rPr>
            <w:noProof/>
            <w:webHidden/>
          </w:rPr>
          <w:fldChar w:fldCharType="separate"/>
        </w:r>
        <w:r w:rsidR="00083CEC">
          <w:rPr>
            <w:noProof/>
            <w:webHidden/>
          </w:rPr>
          <w:t>47</w:t>
        </w:r>
        <w:r>
          <w:rPr>
            <w:noProof/>
            <w:webHidden/>
          </w:rPr>
          <w:fldChar w:fldCharType="end"/>
        </w:r>
      </w:hyperlink>
    </w:p>
    <w:p w14:paraId="038CF036" w14:textId="77777777" w:rsidR="00FB0307" w:rsidRPr="00F92BFE" w:rsidRDefault="00FB0307">
      <w:pPr>
        <w:pStyle w:val="3a"/>
        <w:rPr>
          <w:rFonts w:ascii="Calibri" w:eastAsia="Times New Roman" w:hAnsi="Calibri" w:cs="Arial"/>
          <w:b w:val="0"/>
          <w:noProof/>
          <w:sz w:val="22"/>
          <w:szCs w:val="22"/>
          <w:lang w:val="en-US" w:eastAsia="en-US"/>
        </w:rPr>
      </w:pPr>
      <w:hyperlink w:anchor="_Toc366141782" w:history="1">
        <w:r w:rsidRPr="00761B91">
          <w:rPr>
            <w:rStyle w:val="affb"/>
            <w:noProof/>
          </w:rPr>
          <w:t>7.3.9</w:t>
        </w:r>
        <w:r w:rsidRPr="00F92BFE">
          <w:rPr>
            <w:rFonts w:ascii="Calibri" w:eastAsia="Times New Roman" w:hAnsi="Calibri" w:cs="Arial"/>
            <w:b w:val="0"/>
            <w:noProof/>
            <w:sz w:val="22"/>
            <w:szCs w:val="22"/>
            <w:lang w:val="en-US" w:eastAsia="en-US"/>
          </w:rPr>
          <w:tab/>
        </w:r>
        <w:r w:rsidRPr="00761B91">
          <w:rPr>
            <w:rStyle w:val="affb"/>
            <w:noProof/>
          </w:rPr>
          <w:t>SetIntegrityLevel (O, level)</w:t>
        </w:r>
        <w:r>
          <w:rPr>
            <w:noProof/>
            <w:webHidden/>
          </w:rPr>
          <w:tab/>
        </w:r>
        <w:r>
          <w:rPr>
            <w:noProof/>
            <w:webHidden/>
          </w:rPr>
          <w:fldChar w:fldCharType="begin"/>
        </w:r>
        <w:r>
          <w:rPr>
            <w:noProof/>
            <w:webHidden/>
          </w:rPr>
          <w:instrText xml:space="preserve"> PAGEREF _Toc366141782 \h </w:instrText>
        </w:r>
        <w:r>
          <w:rPr>
            <w:noProof/>
            <w:webHidden/>
          </w:rPr>
        </w:r>
        <w:r>
          <w:rPr>
            <w:noProof/>
            <w:webHidden/>
          </w:rPr>
          <w:fldChar w:fldCharType="separate"/>
        </w:r>
        <w:r w:rsidR="00083CEC">
          <w:rPr>
            <w:noProof/>
            <w:webHidden/>
          </w:rPr>
          <w:t>47</w:t>
        </w:r>
        <w:r>
          <w:rPr>
            <w:noProof/>
            <w:webHidden/>
          </w:rPr>
          <w:fldChar w:fldCharType="end"/>
        </w:r>
      </w:hyperlink>
    </w:p>
    <w:p w14:paraId="50E7FA0B" w14:textId="77777777" w:rsidR="00FB0307" w:rsidRPr="00F92BFE" w:rsidRDefault="00FB0307">
      <w:pPr>
        <w:pStyle w:val="3a"/>
        <w:rPr>
          <w:rFonts w:ascii="Calibri" w:eastAsia="Times New Roman" w:hAnsi="Calibri" w:cs="Arial"/>
          <w:b w:val="0"/>
          <w:noProof/>
          <w:sz w:val="22"/>
          <w:szCs w:val="22"/>
          <w:lang w:val="en-US" w:eastAsia="en-US"/>
        </w:rPr>
      </w:pPr>
      <w:hyperlink w:anchor="_Toc366141783" w:history="1">
        <w:r w:rsidRPr="00761B91">
          <w:rPr>
            <w:rStyle w:val="affb"/>
            <w:noProof/>
          </w:rPr>
          <w:t>7.3.10</w:t>
        </w:r>
        <w:r w:rsidRPr="00F92BFE">
          <w:rPr>
            <w:rFonts w:ascii="Calibri" w:eastAsia="Times New Roman" w:hAnsi="Calibri" w:cs="Arial"/>
            <w:b w:val="0"/>
            <w:noProof/>
            <w:sz w:val="22"/>
            <w:szCs w:val="22"/>
            <w:lang w:val="en-US" w:eastAsia="en-US"/>
          </w:rPr>
          <w:tab/>
        </w:r>
        <w:r w:rsidRPr="00761B91">
          <w:rPr>
            <w:rStyle w:val="affb"/>
            <w:noProof/>
          </w:rPr>
          <w:t>TestIntegrityLevel (O, level)</w:t>
        </w:r>
        <w:r>
          <w:rPr>
            <w:noProof/>
            <w:webHidden/>
          </w:rPr>
          <w:tab/>
        </w:r>
        <w:r>
          <w:rPr>
            <w:noProof/>
            <w:webHidden/>
          </w:rPr>
          <w:fldChar w:fldCharType="begin"/>
        </w:r>
        <w:r>
          <w:rPr>
            <w:noProof/>
            <w:webHidden/>
          </w:rPr>
          <w:instrText xml:space="preserve"> PAGEREF _Toc366141783 \h </w:instrText>
        </w:r>
        <w:r>
          <w:rPr>
            <w:noProof/>
            <w:webHidden/>
          </w:rPr>
        </w:r>
        <w:r>
          <w:rPr>
            <w:noProof/>
            <w:webHidden/>
          </w:rPr>
          <w:fldChar w:fldCharType="separate"/>
        </w:r>
        <w:r w:rsidR="00083CEC">
          <w:rPr>
            <w:noProof/>
            <w:webHidden/>
          </w:rPr>
          <w:t>48</w:t>
        </w:r>
        <w:r>
          <w:rPr>
            <w:noProof/>
            <w:webHidden/>
          </w:rPr>
          <w:fldChar w:fldCharType="end"/>
        </w:r>
      </w:hyperlink>
    </w:p>
    <w:p w14:paraId="6E705B33" w14:textId="77777777" w:rsidR="00FB0307" w:rsidRPr="00F92BFE" w:rsidRDefault="00FB0307">
      <w:pPr>
        <w:pStyle w:val="3a"/>
        <w:rPr>
          <w:rFonts w:ascii="Calibri" w:eastAsia="Times New Roman" w:hAnsi="Calibri" w:cs="Arial"/>
          <w:b w:val="0"/>
          <w:noProof/>
          <w:sz w:val="22"/>
          <w:szCs w:val="22"/>
          <w:lang w:val="en-US" w:eastAsia="en-US"/>
        </w:rPr>
      </w:pPr>
      <w:hyperlink w:anchor="_Toc366141784" w:history="1">
        <w:r w:rsidRPr="00761B91">
          <w:rPr>
            <w:rStyle w:val="affb"/>
            <w:noProof/>
          </w:rPr>
          <w:t>7.3.11</w:t>
        </w:r>
        <w:r w:rsidRPr="00F92BFE">
          <w:rPr>
            <w:rFonts w:ascii="Calibri" w:eastAsia="Times New Roman" w:hAnsi="Calibri" w:cs="Arial"/>
            <w:b w:val="0"/>
            <w:noProof/>
            <w:sz w:val="22"/>
            <w:szCs w:val="22"/>
            <w:lang w:val="en-US" w:eastAsia="en-US"/>
          </w:rPr>
          <w:tab/>
        </w:r>
        <w:r w:rsidRPr="00761B91">
          <w:rPr>
            <w:rStyle w:val="affb"/>
            <w:noProof/>
          </w:rPr>
          <w:t>CreateArrayFromList (elements)</w:t>
        </w:r>
        <w:r>
          <w:rPr>
            <w:noProof/>
            <w:webHidden/>
          </w:rPr>
          <w:tab/>
        </w:r>
        <w:r>
          <w:rPr>
            <w:noProof/>
            <w:webHidden/>
          </w:rPr>
          <w:fldChar w:fldCharType="begin"/>
        </w:r>
        <w:r>
          <w:rPr>
            <w:noProof/>
            <w:webHidden/>
          </w:rPr>
          <w:instrText xml:space="preserve"> PAGEREF _Toc366141784 \h </w:instrText>
        </w:r>
        <w:r>
          <w:rPr>
            <w:noProof/>
            <w:webHidden/>
          </w:rPr>
        </w:r>
        <w:r>
          <w:rPr>
            <w:noProof/>
            <w:webHidden/>
          </w:rPr>
          <w:fldChar w:fldCharType="separate"/>
        </w:r>
        <w:r w:rsidR="00083CEC">
          <w:rPr>
            <w:noProof/>
            <w:webHidden/>
          </w:rPr>
          <w:t>49</w:t>
        </w:r>
        <w:r>
          <w:rPr>
            <w:noProof/>
            <w:webHidden/>
          </w:rPr>
          <w:fldChar w:fldCharType="end"/>
        </w:r>
      </w:hyperlink>
    </w:p>
    <w:p w14:paraId="6767A03F" w14:textId="77777777" w:rsidR="00FB0307" w:rsidRPr="00F92BFE" w:rsidRDefault="00FB0307">
      <w:pPr>
        <w:pStyle w:val="3a"/>
        <w:rPr>
          <w:rFonts w:ascii="Calibri" w:eastAsia="Times New Roman" w:hAnsi="Calibri" w:cs="Arial"/>
          <w:b w:val="0"/>
          <w:noProof/>
          <w:sz w:val="22"/>
          <w:szCs w:val="22"/>
          <w:lang w:val="en-US" w:eastAsia="en-US"/>
        </w:rPr>
      </w:pPr>
      <w:hyperlink w:anchor="_Toc366141785" w:history="1">
        <w:r w:rsidRPr="00761B91">
          <w:rPr>
            <w:rStyle w:val="affb"/>
            <w:noProof/>
          </w:rPr>
          <w:t>7.3.12</w:t>
        </w:r>
        <w:r w:rsidRPr="00F92BFE">
          <w:rPr>
            <w:rFonts w:ascii="Calibri" w:eastAsia="Times New Roman" w:hAnsi="Calibri" w:cs="Arial"/>
            <w:b w:val="0"/>
            <w:noProof/>
            <w:sz w:val="22"/>
            <w:szCs w:val="22"/>
            <w:lang w:val="en-US" w:eastAsia="en-US"/>
          </w:rPr>
          <w:tab/>
        </w:r>
        <w:r w:rsidRPr="00761B91">
          <w:rPr>
            <w:rStyle w:val="affb"/>
            <w:noProof/>
          </w:rPr>
          <w:t>CreateListFromArrayLike (obj)</w:t>
        </w:r>
        <w:r>
          <w:rPr>
            <w:noProof/>
            <w:webHidden/>
          </w:rPr>
          <w:tab/>
        </w:r>
        <w:r>
          <w:rPr>
            <w:noProof/>
            <w:webHidden/>
          </w:rPr>
          <w:fldChar w:fldCharType="begin"/>
        </w:r>
        <w:r>
          <w:rPr>
            <w:noProof/>
            <w:webHidden/>
          </w:rPr>
          <w:instrText xml:space="preserve"> PAGEREF _Toc366141785 \h </w:instrText>
        </w:r>
        <w:r>
          <w:rPr>
            <w:noProof/>
            <w:webHidden/>
          </w:rPr>
        </w:r>
        <w:r>
          <w:rPr>
            <w:noProof/>
            <w:webHidden/>
          </w:rPr>
          <w:fldChar w:fldCharType="separate"/>
        </w:r>
        <w:r w:rsidR="00083CEC">
          <w:rPr>
            <w:noProof/>
            <w:webHidden/>
          </w:rPr>
          <w:t>49</w:t>
        </w:r>
        <w:r>
          <w:rPr>
            <w:noProof/>
            <w:webHidden/>
          </w:rPr>
          <w:fldChar w:fldCharType="end"/>
        </w:r>
      </w:hyperlink>
    </w:p>
    <w:p w14:paraId="0D7B804F" w14:textId="77777777" w:rsidR="00FB0307" w:rsidRPr="00F92BFE" w:rsidRDefault="00FB0307">
      <w:pPr>
        <w:pStyle w:val="3a"/>
        <w:rPr>
          <w:rFonts w:ascii="Calibri" w:eastAsia="Times New Roman" w:hAnsi="Calibri" w:cs="Arial"/>
          <w:b w:val="0"/>
          <w:noProof/>
          <w:sz w:val="22"/>
          <w:szCs w:val="22"/>
          <w:lang w:val="en-US" w:eastAsia="en-US"/>
        </w:rPr>
      </w:pPr>
      <w:hyperlink w:anchor="_Toc366141786" w:history="1">
        <w:r w:rsidRPr="00761B91">
          <w:rPr>
            <w:rStyle w:val="affb"/>
            <w:noProof/>
          </w:rPr>
          <w:t>7.3.13</w:t>
        </w:r>
        <w:r w:rsidRPr="00F92BFE">
          <w:rPr>
            <w:rFonts w:ascii="Calibri" w:eastAsia="Times New Roman" w:hAnsi="Calibri" w:cs="Arial"/>
            <w:b w:val="0"/>
            <w:noProof/>
            <w:sz w:val="22"/>
            <w:szCs w:val="22"/>
            <w:lang w:val="en-US" w:eastAsia="en-US"/>
          </w:rPr>
          <w:tab/>
        </w:r>
        <w:r w:rsidRPr="00761B91">
          <w:rPr>
            <w:rStyle w:val="affb"/>
            <w:noProof/>
          </w:rPr>
          <w:t>OrdinaryHasInstance (C, O)</w:t>
        </w:r>
        <w:r>
          <w:rPr>
            <w:noProof/>
            <w:webHidden/>
          </w:rPr>
          <w:tab/>
        </w:r>
        <w:r>
          <w:rPr>
            <w:noProof/>
            <w:webHidden/>
          </w:rPr>
          <w:fldChar w:fldCharType="begin"/>
        </w:r>
        <w:r>
          <w:rPr>
            <w:noProof/>
            <w:webHidden/>
          </w:rPr>
          <w:instrText xml:space="preserve"> PAGEREF _Toc366141786 \h </w:instrText>
        </w:r>
        <w:r>
          <w:rPr>
            <w:noProof/>
            <w:webHidden/>
          </w:rPr>
        </w:r>
        <w:r>
          <w:rPr>
            <w:noProof/>
            <w:webHidden/>
          </w:rPr>
          <w:fldChar w:fldCharType="separate"/>
        </w:r>
        <w:r w:rsidR="00083CEC">
          <w:rPr>
            <w:noProof/>
            <w:webHidden/>
          </w:rPr>
          <w:t>49</w:t>
        </w:r>
        <w:r>
          <w:rPr>
            <w:noProof/>
            <w:webHidden/>
          </w:rPr>
          <w:fldChar w:fldCharType="end"/>
        </w:r>
      </w:hyperlink>
    </w:p>
    <w:p w14:paraId="55F60DFF" w14:textId="77777777" w:rsidR="00FB0307" w:rsidRPr="00F92BFE" w:rsidRDefault="00FB0307">
      <w:pPr>
        <w:pStyle w:val="3a"/>
        <w:rPr>
          <w:rFonts w:ascii="Calibri" w:eastAsia="Times New Roman" w:hAnsi="Calibri" w:cs="Arial"/>
          <w:b w:val="0"/>
          <w:noProof/>
          <w:sz w:val="22"/>
          <w:szCs w:val="22"/>
          <w:lang w:val="en-US" w:eastAsia="en-US"/>
        </w:rPr>
      </w:pPr>
      <w:hyperlink w:anchor="_Toc366141787" w:history="1">
        <w:r w:rsidRPr="00761B91">
          <w:rPr>
            <w:rStyle w:val="affb"/>
            <w:noProof/>
          </w:rPr>
          <w:t>7.3.14</w:t>
        </w:r>
        <w:r w:rsidRPr="00F92BFE">
          <w:rPr>
            <w:rFonts w:ascii="Calibri" w:eastAsia="Times New Roman" w:hAnsi="Calibri" w:cs="Arial"/>
            <w:b w:val="0"/>
            <w:noProof/>
            <w:sz w:val="22"/>
            <w:szCs w:val="22"/>
            <w:lang w:val="en-US" w:eastAsia="en-US"/>
          </w:rPr>
          <w:tab/>
        </w:r>
        <w:r w:rsidRPr="00761B91">
          <w:rPr>
            <w:rStyle w:val="affb"/>
            <w:noProof/>
          </w:rPr>
          <w:t>GetPrototypeFromConstructor ( constructor, intrinsicDefaultProto )</w:t>
        </w:r>
        <w:r>
          <w:rPr>
            <w:noProof/>
            <w:webHidden/>
          </w:rPr>
          <w:tab/>
        </w:r>
        <w:r>
          <w:rPr>
            <w:noProof/>
            <w:webHidden/>
          </w:rPr>
          <w:fldChar w:fldCharType="begin"/>
        </w:r>
        <w:r>
          <w:rPr>
            <w:noProof/>
            <w:webHidden/>
          </w:rPr>
          <w:instrText xml:space="preserve"> PAGEREF _Toc366141787 \h </w:instrText>
        </w:r>
        <w:r>
          <w:rPr>
            <w:noProof/>
            <w:webHidden/>
          </w:rPr>
        </w:r>
        <w:r>
          <w:rPr>
            <w:noProof/>
            <w:webHidden/>
          </w:rPr>
          <w:fldChar w:fldCharType="separate"/>
        </w:r>
        <w:r w:rsidR="00083CEC">
          <w:rPr>
            <w:noProof/>
            <w:webHidden/>
          </w:rPr>
          <w:t>49</w:t>
        </w:r>
        <w:r>
          <w:rPr>
            <w:noProof/>
            <w:webHidden/>
          </w:rPr>
          <w:fldChar w:fldCharType="end"/>
        </w:r>
      </w:hyperlink>
    </w:p>
    <w:p w14:paraId="5B83CB6C" w14:textId="77777777" w:rsidR="00FB0307" w:rsidRPr="00F92BFE" w:rsidRDefault="00FB0307">
      <w:pPr>
        <w:pStyle w:val="3a"/>
        <w:rPr>
          <w:rFonts w:ascii="Calibri" w:eastAsia="Times New Roman" w:hAnsi="Calibri" w:cs="Arial"/>
          <w:b w:val="0"/>
          <w:noProof/>
          <w:sz w:val="22"/>
          <w:szCs w:val="22"/>
          <w:lang w:val="en-US" w:eastAsia="en-US"/>
        </w:rPr>
      </w:pPr>
      <w:hyperlink w:anchor="_Toc366141788" w:history="1">
        <w:r w:rsidRPr="00761B91">
          <w:rPr>
            <w:rStyle w:val="affb"/>
            <w:noProof/>
          </w:rPr>
          <w:t>7.3.15</w:t>
        </w:r>
        <w:r w:rsidRPr="00F92BFE">
          <w:rPr>
            <w:rFonts w:ascii="Calibri" w:eastAsia="Times New Roman" w:hAnsi="Calibri" w:cs="Arial"/>
            <w:b w:val="0"/>
            <w:noProof/>
            <w:sz w:val="22"/>
            <w:szCs w:val="22"/>
            <w:lang w:val="en-US" w:eastAsia="en-US"/>
          </w:rPr>
          <w:tab/>
        </w:r>
        <w:r w:rsidRPr="00761B91">
          <w:rPr>
            <w:rStyle w:val="affb"/>
            <w:noProof/>
          </w:rPr>
          <w:t>OrdinaryCreateFromConstructor ( constructor, intrinsicDefaultProto, internalDataList )</w:t>
        </w:r>
        <w:r>
          <w:rPr>
            <w:noProof/>
            <w:webHidden/>
          </w:rPr>
          <w:tab/>
        </w:r>
        <w:r>
          <w:rPr>
            <w:noProof/>
            <w:webHidden/>
          </w:rPr>
          <w:fldChar w:fldCharType="begin"/>
        </w:r>
        <w:r>
          <w:rPr>
            <w:noProof/>
            <w:webHidden/>
          </w:rPr>
          <w:instrText xml:space="preserve"> PAGEREF _Toc366141788 \h </w:instrText>
        </w:r>
        <w:r>
          <w:rPr>
            <w:noProof/>
            <w:webHidden/>
          </w:rPr>
        </w:r>
        <w:r>
          <w:rPr>
            <w:noProof/>
            <w:webHidden/>
          </w:rPr>
          <w:fldChar w:fldCharType="separate"/>
        </w:r>
        <w:r w:rsidR="00083CEC">
          <w:rPr>
            <w:noProof/>
            <w:webHidden/>
          </w:rPr>
          <w:t>50</w:t>
        </w:r>
        <w:r>
          <w:rPr>
            <w:noProof/>
            <w:webHidden/>
          </w:rPr>
          <w:fldChar w:fldCharType="end"/>
        </w:r>
      </w:hyperlink>
    </w:p>
    <w:p w14:paraId="6A1FDBA1" w14:textId="77777777" w:rsidR="00FB0307" w:rsidRPr="00F92BFE" w:rsidRDefault="00FB0307">
      <w:pPr>
        <w:pStyle w:val="12"/>
        <w:rPr>
          <w:rFonts w:ascii="Calibri" w:eastAsia="Times New Roman" w:hAnsi="Calibri" w:cs="Arial"/>
          <w:b w:val="0"/>
          <w:noProof/>
          <w:sz w:val="22"/>
          <w:szCs w:val="22"/>
          <w:lang w:val="en-US" w:eastAsia="en-US"/>
        </w:rPr>
      </w:pPr>
      <w:hyperlink w:anchor="_Toc366141789" w:history="1">
        <w:r w:rsidRPr="00761B91">
          <w:rPr>
            <w:rStyle w:val="affb"/>
            <w:noProof/>
          </w:rPr>
          <w:t>8</w:t>
        </w:r>
        <w:r w:rsidRPr="00F92BFE">
          <w:rPr>
            <w:rFonts w:ascii="Calibri" w:eastAsia="Times New Roman" w:hAnsi="Calibri" w:cs="Arial"/>
            <w:b w:val="0"/>
            <w:noProof/>
            <w:sz w:val="22"/>
            <w:szCs w:val="22"/>
            <w:lang w:val="en-US" w:eastAsia="en-US"/>
          </w:rPr>
          <w:tab/>
        </w:r>
        <w:r w:rsidRPr="00761B91">
          <w:rPr>
            <w:rStyle w:val="affb"/>
            <w:noProof/>
          </w:rPr>
          <w:t>Executable Code and Execution Contexts</w:t>
        </w:r>
        <w:r>
          <w:rPr>
            <w:noProof/>
            <w:webHidden/>
          </w:rPr>
          <w:tab/>
        </w:r>
        <w:r>
          <w:rPr>
            <w:noProof/>
            <w:webHidden/>
          </w:rPr>
          <w:fldChar w:fldCharType="begin"/>
        </w:r>
        <w:r>
          <w:rPr>
            <w:noProof/>
            <w:webHidden/>
          </w:rPr>
          <w:instrText xml:space="preserve"> PAGEREF _Toc366141789 \h </w:instrText>
        </w:r>
        <w:r>
          <w:rPr>
            <w:noProof/>
            <w:webHidden/>
          </w:rPr>
        </w:r>
        <w:r>
          <w:rPr>
            <w:noProof/>
            <w:webHidden/>
          </w:rPr>
          <w:fldChar w:fldCharType="separate"/>
        </w:r>
        <w:r w:rsidR="00083CEC">
          <w:rPr>
            <w:noProof/>
            <w:webHidden/>
          </w:rPr>
          <w:t>50</w:t>
        </w:r>
        <w:r>
          <w:rPr>
            <w:noProof/>
            <w:webHidden/>
          </w:rPr>
          <w:fldChar w:fldCharType="end"/>
        </w:r>
      </w:hyperlink>
    </w:p>
    <w:p w14:paraId="633990D1" w14:textId="77777777" w:rsidR="00FB0307" w:rsidRPr="00F92BFE" w:rsidRDefault="00FB0307">
      <w:pPr>
        <w:pStyle w:val="2c"/>
        <w:rPr>
          <w:rFonts w:ascii="Calibri" w:eastAsia="Times New Roman" w:hAnsi="Calibri" w:cs="Arial"/>
          <w:b w:val="0"/>
          <w:noProof/>
          <w:sz w:val="22"/>
          <w:szCs w:val="22"/>
          <w:lang w:val="en-US" w:eastAsia="en-US"/>
        </w:rPr>
      </w:pPr>
      <w:hyperlink w:anchor="_Toc366141790" w:history="1">
        <w:r w:rsidRPr="00761B91">
          <w:rPr>
            <w:rStyle w:val="affb"/>
            <w:noProof/>
          </w:rPr>
          <w:t>8.1</w:t>
        </w:r>
        <w:r w:rsidRPr="00F92BFE">
          <w:rPr>
            <w:rFonts w:ascii="Calibri" w:eastAsia="Times New Roman" w:hAnsi="Calibri" w:cs="Arial"/>
            <w:b w:val="0"/>
            <w:noProof/>
            <w:sz w:val="22"/>
            <w:szCs w:val="22"/>
            <w:lang w:val="en-US" w:eastAsia="en-US"/>
          </w:rPr>
          <w:tab/>
        </w:r>
        <w:r w:rsidRPr="00761B91">
          <w:rPr>
            <w:rStyle w:val="affb"/>
            <w:noProof/>
          </w:rPr>
          <w:t>Lexical Environments</w:t>
        </w:r>
        <w:r>
          <w:rPr>
            <w:noProof/>
            <w:webHidden/>
          </w:rPr>
          <w:tab/>
        </w:r>
        <w:r>
          <w:rPr>
            <w:noProof/>
            <w:webHidden/>
          </w:rPr>
          <w:fldChar w:fldCharType="begin"/>
        </w:r>
        <w:r>
          <w:rPr>
            <w:noProof/>
            <w:webHidden/>
          </w:rPr>
          <w:instrText xml:space="preserve"> PAGEREF _Toc366141790 \h </w:instrText>
        </w:r>
        <w:r>
          <w:rPr>
            <w:noProof/>
            <w:webHidden/>
          </w:rPr>
        </w:r>
        <w:r>
          <w:rPr>
            <w:noProof/>
            <w:webHidden/>
          </w:rPr>
          <w:fldChar w:fldCharType="separate"/>
        </w:r>
        <w:r w:rsidR="00083CEC">
          <w:rPr>
            <w:noProof/>
            <w:webHidden/>
          </w:rPr>
          <w:t>50</w:t>
        </w:r>
        <w:r>
          <w:rPr>
            <w:noProof/>
            <w:webHidden/>
          </w:rPr>
          <w:fldChar w:fldCharType="end"/>
        </w:r>
      </w:hyperlink>
    </w:p>
    <w:p w14:paraId="3275A042" w14:textId="77777777" w:rsidR="00FB0307" w:rsidRPr="00F92BFE" w:rsidRDefault="00FB0307">
      <w:pPr>
        <w:pStyle w:val="3a"/>
        <w:rPr>
          <w:rFonts w:ascii="Calibri" w:eastAsia="Times New Roman" w:hAnsi="Calibri" w:cs="Arial"/>
          <w:b w:val="0"/>
          <w:noProof/>
          <w:sz w:val="22"/>
          <w:szCs w:val="22"/>
          <w:lang w:val="en-US" w:eastAsia="en-US"/>
        </w:rPr>
      </w:pPr>
      <w:hyperlink w:anchor="_Toc366141791" w:history="1">
        <w:r w:rsidRPr="00761B91">
          <w:rPr>
            <w:rStyle w:val="affb"/>
            <w:noProof/>
          </w:rPr>
          <w:t>8.1.1</w:t>
        </w:r>
        <w:r w:rsidRPr="00F92BFE">
          <w:rPr>
            <w:rFonts w:ascii="Calibri" w:eastAsia="Times New Roman" w:hAnsi="Calibri" w:cs="Arial"/>
            <w:b w:val="0"/>
            <w:noProof/>
            <w:sz w:val="22"/>
            <w:szCs w:val="22"/>
            <w:lang w:val="en-US" w:eastAsia="en-US"/>
          </w:rPr>
          <w:tab/>
        </w:r>
        <w:r w:rsidRPr="00761B91">
          <w:rPr>
            <w:rStyle w:val="affb"/>
            <w:noProof/>
          </w:rPr>
          <w:t>Environment Records</w:t>
        </w:r>
        <w:r>
          <w:rPr>
            <w:noProof/>
            <w:webHidden/>
          </w:rPr>
          <w:tab/>
        </w:r>
        <w:r>
          <w:rPr>
            <w:noProof/>
            <w:webHidden/>
          </w:rPr>
          <w:fldChar w:fldCharType="begin"/>
        </w:r>
        <w:r>
          <w:rPr>
            <w:noProof/>
            <w:webHidden/>
          </w:rPr>
          <w:instrText xml:space="preserve"> PAGEREF _Toc366141791 \h </w:instrText>
        </w:r>
        <w:r>
          <w:rPr>
            <w:noProof/>
            <w:webHidden/>
          </w:rPr>
        </w:r>
        <w:r>
          <w:rPr>
            <w:noProof/>
            <w:webHidden/>
          </w:rPr>
          <w:fldChar w:fldCharType="separate"/>
        </w:r>
        <w:r w:rsidR="00083CEC">
          <w:rPr>
            <w:noProof/>
            <w:webHidden/>
          </w:rPr>
          <w:t>51</w:t>
        </w:r>
        <w:r>
          <w:rPr>
            <w:noProof/>
            <w:webHidden/>
          </w:rPr>
          <w:fldChar w:fldCharType="end"/>
        </w:r>
      </w:hyperlink>
    </w:p>
    <w:p w14:paraId="6591C0E4" w14:textId="77777777" w:rsidR="00FB0307" w:rsidRPr="00F92BFE" w:rsidRDefault="00FB0307">
      <w:pPr>
        <w:pStyle w:val="3a"/>
        <w:rPr>
          <w:rFonts w:ascii="Calibri" w:eastAsia="Times New Roman" w:hAnsi="Calibri" w:cs="Arial"/>
          <w:b w:val="0"/>
          <w:noProof/>
          <w:sz w:val="22"/>
          <w:szCs w:val="22"/>
          <w:lang w:val="en-US" w:eastAsia="en-US"/>
        </w:rPr>
      </w:pPr>
      <w:hyperlink w:anchor="_Toc366141792" w:history="1">
        <w:r w:rsidRPr="00761B91">
          <w:rPr>
            <w:rStyle w:val="affb"/>
            <w:noProof/>
          </w:rPr>
          <w:t>8.1.2</w:t>
        </w:r>
        <w:r w:rsidRPr="00F92BFE">
          <w:rPr>
            <w:rFonts w:ascii="Calibri" w:eastAsia="Times New Roman" w:hAnsi="Calibri" w:cs="Arial"/>
            <w:b w:val="0"/>
            <w:noProof/>
            <w:sz w:val="22"/>
            <w:szCs w:val="22"/>
            <w:lang w:val="en-US" w:eastAsia="en-US"/>
          </w:rPr>
          <w:tab/>
        </w:r>
        <w:r w:rsidRPr="00761B91">
          <w:rPr>
            <w:rStyle w:val="affb"/>
            <w:noProof/>
          </w:rPr>
          <w:t>Lexical Environment Operations</w:t>
        </w:r>
        <w:r>
          <w:rPr>
            <w:noProof/>
            <w:webHidden/>
          </w:rPr>
          <w:tab/>
        </w:r>
        <w:r>
          <w:rPr>
            <w:noProof/>
            <w:webHidden/>
          </w:rPr>
          <w:fldChar w:fldCharType="begin"/>
        </w:r>
        <w:r>
          <w:rPr>
            <w:noProof/>
            <w:webHidden/>
          </w:rPr>
          <w:instrText xml:space="preserve"> PAGEREF _Toc366141792 \h </w:instrText>
        </w:r>
        <w:r>
          <w:rPr>
            <w:noProof/>
            <w:webHidden/>
          </w:rPr>
        </w:r>
        <w:r>
          <w:rPr>
            <w:noProof/>
            <w:webHidden/>
          </w:rPr>
          <w:fldChar w:fldCharType="separate"/>
        </w:r>
        <w:r w:rsidR="00083CEC">
          <w:rPr>
            <w:noProof/>
            <w:webHidden/>
          </w:rPr>
          <w:t>62</w:t>
        </w:r>
        <w:r>
          <w:rPr>
            <w:noProof/>
            <w:webHidden/>
          </w:rPr>
          <w:fldChar w:fldCharType="end"/>
        </w:r>
      </w:hyperlink>
    </w:p>
    <w:p w14:paraId="23A1DE85" w14:textId="77777777" w:rsidR="00FB0307" w:rsidRPr="00F92BFE" w:rsidRDefault="00FB0307">
      <w:pPr>
        <w:pStyle w:val="2c"/>
        <w:rPr>
          <w:rFonts w:ascii="Calibri" w:eastAsia="Times New Roman" w:hAnsi="Calibri" w:cs="Arial"/>
          <w:b w:val="0"/>
          <w:noProof/>
          <w:sz w:val="22"/>
          <w:szCs w:val="22"/>
          <w:lang w:val="en-US" w:eastAsia="en-US"/>
        </w:rPr>
      </w:pPr>
      <w:hyperlink w:anchor="_Toc366141793" w:history="1">
        <w:r w:rsidRPr="00761B91">
          <w:rPr>
            <w:rStyle w:val="affb"/>
            <w:noProof/>
          </w:rPr>
          <w:t>8.2</w:t>
        </w:r>
        <w:r w:rsidRPr="00F92BFE">
          <w:rPr>
            <w:rFonts w:ascii="Calibri" w:eastAsia="Times New Roman" w:hAnsi="Calibri" w:cs="Arial"/>
            <w:b w:val="0"/>
            <w:noProof/>
            <w:sz w:val="22"/>
            <w:szCs w:val="22"/>
            <w:lang w:val="en-US" w:eastAsia="en-US"/>
          </w:rPr>
          <w:tab/>
        </w:r>
        <w:r w:rsidRPr="00761B91">
          <w:rPr>
            <w:rStyle w:val="affb"/>
            <w:noProof/>
          </w:rPr>
          <w:t>Code Realms</w:t>
        </w:r>
        <w:r>
          <w:rPr>
            <w:noProof/>
            <w:webHidden/>
          </w:rPr>
          <w:tab/>
        </w:r>
        <w:r>
          <w:rPr>
            <w:noProof/>
            <w:webHidden/>
          </w:rPr>
          <w:fldChar w:fldCharType="begin"/>
        </w:r>
        <w:r>
          <w:rPr>
            <w:noProof/>
            <w:webHidden/>
          </w:rPr>
          <w:instrText xml:space="preserve"> PAGEREF _Toc366141793 \h </w:instrText>
        </w:r>
        <w:r>
          <w:rPr>
            <w:noProof/>
            <w:webHidden/>
          </w:rPr>
        </w:r>
        <w:r>
          <w:rPr>
            <w:noProof/>
            <w:webHidden/>
          </w:rPr>
          <w:fldChar w:fldCharType="separate"/>
        </w:r>
        <w:r w:rsidR="00083CEC">
          <w:rPr>
            <w:noProof/>
            <w:webHidden/>
          </w:rPr>
          <w:t>63</w:t>
        </w:r>
        <w:r>
          <w:rPr>
            <w:noProof/>
            <w:webHidden/>
          </w:rPr>
          <w:fldChar w:fldCharType="end"/>
        </w:r>
      </w:hyperlink>
    </w:p>
    <w:p w14:paraId="13E2592E" w14:textId="77777777" w:rsidR="00FB0307" w:rsidRPr="00F92BFE" w:rsidRDefault="00FB0307">
      <w:pPr>
        <w:pStyle w:val="2c"/>
        <w:rPr>
          <w:rFonts w:ascii="Calibri" w:eastAsia="Times New Roman" w:hAnsi="Calibri" w:cs="Arial"/>
          <w:b w:val="0"/>
          <w:noProof/>
          <w:sz w:val="22"/>
          <w:szCs w:val="22"/>
          <w:lang w:val="en-US" w:eastAsia="en-US"/>
        </w:rPr>
      </w:pPr>
      <w:hyperlink w:anchor="_Toc366141794" w:history="1">
        <w:r w:rsidRPr="00761B91">
          <w:rPr>
            <w:rStyle w:val="affb"/>
            <w:noProof/>
          </w:rPr>
          <w:t>8.3</w:t>
        </w:r>
        <w:r w:rsidRPr="00F92BFE">
          <w:rPr>
            <w:rFonts w:ascii="Calibri" w:eastAsia="Times New Roman" w:hAnsi="Calibri" w:cs="Arial"/>
            <w:b w:val="0"/>
            <w:noProof/>
            <w:sz w:val="22"/>
            <w:szCs w:val="22"/>
            <w:lang w:val="en-US" w:eastAsia="en-US"/>
          </w:rPr>
          <w:tab/>
        </w:r>
        <w:r w:rsidRPr="00761B91">
          <w:rPr>
            <w:rStyle w:val="affb"/>
            <w:noProof/>
          </w:rPr>
          <w:t>Execution Contexts</w:t>
        </w:r>
        <w:r>
          <w:rPr>
            <w:noProof/>
            <w:webHidden/>
          </w:rPr>
          <w:tab/>
        </w:r>
        <w:r>
          <w:rPr>
            <w:noProof/>
            <w:webHidden/>
          </w:rPr>
          <w:fldChar w:fldCharType="begin"/>
        </w:r>
        <w:r>
          <w:rPr>
            <w:noProof/>
            <w:webHidden/>
          </w:rPr>
          <w:instrText xml:space="preserve"> PAGEREF _Toc366141794 \h </w:instrText>
        </w:r>
        <w:r>
          <w:rPr>
            <w:noProof/>
            <w:webHidden/>
          </w:rPr>
        </w:r>
        <w:r>
          <w:rPr>
            <w:noProof/>
            <w:webHidden/>
          </w:rPr>
          <w:fldChar w:fldCharType="separate"/>
        </w:r>
        <w:r w:rsidR="00083CEC">
          <w:rPr>
            <w:noProof/>
            <w:webHidden/>
          </w:rPr>
          <w:t>64</w:t>
        </w:r>
        <w:r>
          <w:rPr>
            <w:noProof/>
            <w:webHidden/>
          </w:rPr>
          <w:fldChar w:fldCharType="end"/>
        </w:r>
      </w:hyperlink>
    </w:p>
    <w:p w14:paraId="6D83EA69" w14:textId="77777777" w:rsidR="00FB0307" w:rsidRPr="00F92BFE" w:rsidRDefault="00FB0307">
      <w:pPr>
        <w:pStyle w:val="3a"/>
        <w:rPr>
          <w:rFonts w:ascii="Calibri" w:eastAsia="Times New Roman" w:hAnsi="Calibri" w:cs="Arial"/>
          <w:b w:val="0"/>
          <w:noProof/>
          <w:sz w:val="22"/>
          <w:szCs w:val="22"/>
          <w:lang w:val="en-US" w:eastAsia="en-US"/>
        </w:rPr>
      </w:pPr>
      <w:hyperlink w:anchor="_Toc366141795" w:history="1">
        <w:r w:rsidRPr="00761B91">
          <w:rPr>
            <w:rStyle w:val="affb"/>
            <w:noProof/>
          </w:rPr>
          <w:t>8.3.1</w:t>
        </w:r>
        <w:r w:rsidRPr="00F92BFE">
          <w:rPr>
            <w:rFonts w:ascii="Calibri" w:eastAsia="Times New Roman" w:hAnsi="Calibri" w:cs="Arial"/>
            <w:b w:val="0"/>
            <w:noProof/>
            <w:sz w:val="22"/>
            <w:szCs w:val="22"/>
            <w:lang w:val="en-US" w:eastAsia="en-US"/>
          </w:rPr>
          <w:tab/>
        </w:r>
        <w:r w:rsidRPr="00761B91">
          <w:rPr>
            <w:rStyle w:val="affb"/>
            <w:noProof/>
          </w:rPr>
          <w:t>Identifier Resolution</w:t>
        </w:r>
        <w:r>
          <w:rPr>
            <w:noProof/>
            <w:webHidden/>
          </w:rPr>
          <w:tab/>
        </w:r>
        <w:r>
          <w:rPr>
            <w:noProof/>
            <w:webHidden/>
          </w:rPr>
          <w:fldChar w:fldCharType="begin"/>
        </w:r>
        <w:r>
          <w:rPr>
            <w:noProof/>
            <w:webHidden/>
          </w:rPr>
          <w:instrText xml:space="preserve"> PAGEREF _Toc366141795 \h </w:instrText>
        </w:r>
        <w:r>
          <w:rPr>
            <w:noProof/>
            <w:webHidden/>
          </w:rPr>
        </w:r>
        <w:r>
          <w:rPr>
            <w:noProof/>
            <w:webHidden/>
          </w:rPr>
          <w:fldChar w:fldCharType="separate"/>
        </w:r>
        <w:r w:rsidR="00083CEC">
          <w:rPr>
            <w:noProof/>
            <w:webHidden/>
          </w:rPr>
          <w:t>65</w:t>
        </w:r>
        <w:r>
          <w:rPr>
            <w:noProof/>
            <w:webHidden/>
          </w:rPr>
          <w:fldChar w:fldCharType="end"/>
        </w:r>
      </w:hyperlink>
    </w:p>
    <w:p w14:paraId="78C4C0E4" w14:textId="77777777" w:rsidR="00FB0307" w:rsidRPr="00F92BFE" w:rsidRDefault="00FB0307">
      <w:pPr>
        <w:pStyle w:val="3a"/>
        <w:rPr>
          <w:rFonts w:ascii="Calibri" w:eastAsia="Times New Roman" w:hAnsi="Calibri" w:cs="Arial"/>
          <w:b w:val="0"/>
          <w:noProof/>
          <w:sz w:val="22"/>
          <w:szCs w:val="22"/>
          <w:lang w:val="en-US" w:eastAsia="en-US"/>
        </w:rPr>
      </w:pPr>
      <w:hyperlink w:anchor="_Toc366141796" w:history="1">
        <w:r w:rsidRPr="00761B91">
          <w:rPr>
            <w:rStyle w:val="affb"/>
            <w:noProof/>
          </w:rPr>
          <w:t>8.3.2</w:t>
        </w:r>
        <w:r w:rsidRPr="00F92BFE">
          <w:rPr>
            <w:rFonts w:ascii="Calibri" w:eastAsia="Times New Roman" w:hAnsi="Calibri" w:cs="Arial"/>
            <w:b w:val="0"/>
            <w:noProof/>
            <w:sz w:val="22"/>
            <w:szCs w:val="22"/>
            <w:lang w:val="en-US" w:eastAsia="en-US"/>
          </w:rPr>
          <w:tab/>
        </w:r>
        <w:r w:rsidRPr="00761B91">
          <w:rPr>
            <w:rStyle w:val="affb"/>
            <w:noProof/>
          </w:rPr>
          <w:t>GetThisEnvironment</w:t>
        </w:r>
        <w:r>
          <w:rPr>
            <w:noProof/>
            <w:webHidden/>
          </w:rPr>
          <w:tab/>
        </w:r>
        <w:r>
          <w:rPr>
            <w:noProof/>
            <w:webHidden/>
          </w:rPr>
          <w:fldChar w:fldCharType="begin"/>
        </w:r>
        <w:r>
          <w:rPr>
            <w:noProof/>
            <w:webHidden/>
          </w:rPr>
          <w:instrText xml:space="preserve"> PAGEREF _Toc366141796 \h </w:instrText>
        </w:r>
        <w:r>
          <w:rPr>
            <w:noProof/>
            <w:webHidden/>
          </w:rPr>
        </w:r>
        <w:r>
          <w:rPr>
            <w:noProof/>
            <w:webHidden/>
          </w:rPr>
          <w:fldChar w:fldCharType="separate"/>
        </w:r>
        <w:r w:rsidR="00083CEC">
          <w:rPr>
            <w:noProof/>
            <w:webHidden/>
          </w:rPr>
          <w:t>65</w:t>
        </w:r>
        <w:r>
          <w:rPr>
            <w:noProof/>
            <w:webHidden/>
          </w:rPr>
          <w:fldChar w:fldCharType="end"/>
        </w:r>
      </w:hyperlink>
    </w:p>
    <w:p w14:paraId="2F28E9AF" w14:textId="77777777" w:rsidR="00FB0307" w:rsidRPr="00F92BFE" w:rsidRDefault="00FB0307">
      <w:pPr>
        <w:pStyle w:val="3a"/>
        <w:rPr>
          <w:rFonts w:ascii="Calibri" w:eastAsia="Times New Roman" w:hAnsi="Calibri" w:cs="Arial"/>
          <w:b w:val="0"/>
          <w:noProof/>
          <w:sz w:val="22"/>
          <w:szCs w:val="22"/>
          <w:lang w:val="en-US" w:eastAsia="en-US"/>
        </w:rPr>
      </w:pPr>
      <w:hyperlink w:anchor="_Toc366141797" w:history="1">
        <w:r w:rsidRPr="00761B91">
          <w:rPr>
            <w:rStyle w:val="affb"/>
            <w:noProof/>
          </w:rPr>
          <w:t>8.3.3</w:t>
        </w:r>
        <w:r w:rsidRPr="00F92BFE">
          <w:rPr>
            <w:rFonts w:ascii="Calibri" w:eastAsia="Times New Roman" w:hAnsi="Calibri" w:cs="Arial"/>
            <w:b w:val="0"/>
            <w:noProof/>
            <w:sz w:val="22"/>
            <w:szCs w:val="22"/>
            <w:lang w:val="en-US" w:eastAsia="en-US"/>
          </w:rPr>
          <w:tab/>
        </w:r>
        <w:r w:rsidRPr="00761B91">
          <w:rPr>
            <w:rStyle w:val="affb"/>
            <w:noProof/>
          </w:rPr>
          <w:t>ThisResolution</w:t>
        </w:r>
        <w:r>
          <w:rPr>
            <w:noProof/>
            <w:webHidden/>
          </w:rPr>
          <w:tab/>
        </w:r>
        <w:r>
          <w:rPr>
            <w:noProof/>
            <w:webHidden/>
          </w:rPr>
          <w:fldChar w:fldCharType="begin"/>
        </w:r>
        <w:r>
          <w:rPr>
            <w:noProof/>
            <w:webHidden/>
          </w:rPr>
          <w:instrText xml:space="preserve"> PAGEREF _Toc366141797 \h </w:instrText>
        </w:r>
        <w:r>
          <w:rPr>
            <w:noProof/>
            <w:webHidden/>
          </w:rPr>
        </w:r>
        <w:r>
          <w:rPr>
            <w:noProof/>
            <w:webHidden/>
          </w:rPr>
          <w:fldChar w:fldCharType="separate"/>
        </w:r>
        <w:r w:rsidR="00083CEC">
          <w:rPr>
            <w:noProof/>
            <w:webHidden/>
          </w:rPr>
          <w:t>66</w:t>
        </w:r>
        <w:r>
          <w:rPr>
            <w:noProof/>
            <w:webHidden/>
          </w:rPr>
          <w:fldChar w:fldCharType="end"/>
        </w:r>
      </w:hyperlink>
    </w:p>
    <w:p w14:paraId="4F99A5FB" w14:textId="77777777" w:rsidR="00FB0307" w:rsidRPr="00F92BFE" w:rsidRDefault="00FB0307">
      <w:pPr>
        <w:pStyle w:val="3a"/>
        <w:rPr>
          <w:rFonts w:ascii="Calibri" w:eastAsia="Times New Roman" w:hAnsi="Calibri" w:cs="Arial"/>
          <w:b w:val="0"/>
          <w:noProof/>
          <w:sz w:val="22"/>
          <w:szCs w:val="22"/>
          <w:lang w:val="en-US" w:eastAsia="en-US"/>
        </w:rPr>
      </w:pPr>
      <w:hyperlink w:anchor="_Toc366141798" w:history="1">
        <w:r w:rsidRPr="00761B91">
          <w:rPr>
            <w:rStyle w:val="affb"/>
            <w:noProof/>
          </w:rPr>
          <w:t>8.3.4</w:t>
        </w:r>
        <w:r w:rsidRPr="00F92BFE">
          <w:rPr>
            <w:rFonts w:ascii="Calibri" w:eastAsia="Times New Roman" w:hAnsi="Calibri" w:cs="Arial"/>
            <w:b w:val="0"/>
            <w:noProof/>
            <w:sz w:val="22"/>
            <w:szCs w:val="22"/>
            <w:lang w:val="en-US" w:eastAsia="en-US"/>
          </w:rPr>
          <w:tab/>
        </w:r>
        <w:r w:rsidRPr="00761B91">
          <w:rPr>
            <w:rStyle w:val="affb"/>
            <w:noProof/>
          </w:rPr>
          <w:t>GetGlobalObject</w:t>
        </w:r>
        <w:r>
          <w:rPr>
            <w:noProof/>
            <w:webHidden/>
          </w:rPr>
          <w:tab/>
        </w:r>
        <w:r>
          <w:rPr>
            <w:noProof/>
            <w:webHidden/>
          </w:rPr>
          <w:fldChar w:fldCharType="begin"/>
        </w:r>
        <w:r>
          <w:rPr>
            <w:noProof/>
            <w:webHidden/>
          </w:rPr>
          <w:instrText xml:space="preserve"> PAGEREF _Toc366141798 \h </w:instrText>
        </w:r>
        <w:r>
          <w:rPr>
            <w:noProof/>
            <w:webHidden/>
          </w:rPr>
        </w:r>
        <w:r>
          <w:rPr>
            <w:noProof/>
            <w:webHidden/>
          </w:rPr>
          <w:fldChar w:fldCharType="separate"/>
        </w:r>
        <w:r w:rsidR="00083CEC">
          <w:rPr>
            <w:noProof/>
            <w:webHidden/>
          </w:rPr>
          <w:t>66</w:t>
        </w:r>
        <w:r>
          <w:rPr>
            <w:noProof/>
            <w:webHidden/>
          </w:rPr>
          <w:fldChar w:fldCharType="end"/>
        </w:r>
      </w:hyperlink>
    </w:p>
    <w:p w14:paraId="54816BFE" w14:textId="77777777" w:rsidR="00FB0307" w:rsidRPr="00F92BFE" w:rsidRDefault="00FB0307">
      <w:pPr>
        <w:pStyle w:val="12"/>
        <w:rPr>
          <w:rFonts w:ascii="Calibri" w:eastAsia="Times New Roman" w:hAnsi="Calibri" w:cs="Arial"/>
          <w:b w:val="0"/>
          <w:noProof/>
          <w:sz w:val="22"/>
          <w:szCs w:val="22"/>
          <w:lang w:val="en-US" w:eastAsia="en-US"/>
        </w:rPr>
      </w:pPr>
      <w:hyperlink w:anchor="_Toc366141799" w:history="1">
        <w:r w:rsidRPr="00761B91">
          <w:rPr>
            <w:rStyle w:val="affb"/>
            <w:noProof/>
          </w:rPr>
          <w:t>9</w:t>
        </w:r>
        <w:r w:rsidRPr="00F92BFE">
          <w:rPr>
            <w:rFonts w:ascii="Calibri" w:eastAsia="Times New Roman" w:hAnsi="Calibri" w:cs="Arial"/>
            <w:b w:val="0"/>
            <w:noProof/>
            <w:sz w:val="22"/>
            <w:szCs w:val="22"/>
            <w:lang w:val="en-US" w:eastAsia="en-US"/>
          </w:rPr>
          <w:tab/>
        </w:r>
        <w:r w:rsidRPr="00761B91">
          <w:rPr>
            <w:rStyle w:val="affb"/>
            <w:noProof/>
          </w:rPr>
          <w:t>ECMAScript Ordinary and Exotic Objects Behaviors</w:t>
        </w:r>
        <w:r>
          <w:rPr>
            <w:noProof/>
            <w:webHidden/>
          </w:rPr>
          <w:tab/>
        </w:r>
        <w:r>
          <w:rPr>
            <w:noProof/>
            <w:webHidden/>
          </w:rPr>
          <w:fldChar w:fldCharType="begin"/>
        </w:r>
        <w:r>
          <w:rPr>
            <w:noProof/>
            <w:webHidden/>
          </w:rPr>
          <w:instrText xml:space="preserve"> PAGEREF _Toc366141799 \h </w:instrText>
        </w:r>
        <w:r>
          <w:rPr>
            <w:noProof/>
            <w:webHidden/>
          </w:rPr>
        </w:r>
        <w:r>
          <w:rPr>
            <w:noProof/>
            <w:webHidden/>
          </w:rPr>
          <w:fldChar w:fldCharType="separate"/>
        </w:r>
        <w:r w:rsidR="00083CEC">
          <w:rPr>
            <w:noProof/>
            <w:webHidden/>
          </w:rPr>
          <w:t>66</w:t>
        </w:r>
        <w:r>
          <w:rPr>
            <w:noProof/>
            <w:webHidden/>
          </w:rPr>
          <w:fldChar w:fldCharType="end"/>
        </w:r>
      </w:hyperlink>
    </w:p>
    <w:p w14:paraId="0418D900" w14:textId="77777777" w:rsidR="00FB0307" w:rsidRPr="00F92BFE" w:rsidRDefault="00FB0307">
      <w:pPr>
        <w:pStyle w:val="2c"/>
        <w:rPr>
          <w:rFonts w:ascii="Calibri" w:eastAsia="Times New Roman" w:hAnsi="Calibri" w:cs="Arial"/>
          <w:b w:val="0"/>
          <w:noProof/>
          <w:sz w:val="22"/>
          <w:szCs w:val="22"/>
          <w:lang w:val="en-US" w:eastAsia="en-US"/>
        </w:rPr>
      </w:pPr>
      <w:hyperlink w:anchor="_Toc366141800" w:history="1">
        <w:r w:rsidRPr="00761B91">
          <w:rPr>
            <w:rStyle w:val="affb"/>
            <w:noProof/>
          </w:rPr>
          <w:t>9.1</w:t>
        </w:r>
        <w:r w:rsidRPr="00F92BFE">
          <w:rPr>
            <w:rFonts w:ascii="Calibri" w:eastAsia="Times New Roman" w:hAnsi="Calibri" w:cs="Arial"/>
            <w:b w:val="0"/>
            <w:noProof/>
            <w:sz w:val="22"/>
            <w:szCs w:val="22"/>
            <w:lang w:val="en-US" w:eastAsia="en-US"/>
          </w:rPr>
          <w:tab/>
        </w:r>
        <w:r w:rsidRPr="00761B91">
          <w:rPr>
            <w:rStyle w:val="affb"/>
            <w:noProof/>
          </w:rPr>
          <w:t>Ordinary Object Internal Methods and Internal Data Properties</w:t>
        </w:r>
        <w:r>
          <w:rPr>
            <w:noProof/>
            <w:webHidden/>
          </w:rPr>
          <w:tab/>
        </w:r>
        <w:r>
          <w:rPr>
            <w:noProof/>
            <w:webHidden/>
          </w:rPr>
          <w:fldChar w:fldCharType="begin"/>
        </w:r>
        <w:r>
          <w:rPr>
            <w:noProof/>
            <w:webHidden/>
          </w:rPr>
          <w:instrText xml:space="preserve"> PAGEREF _Toc366141800 \h </w:instrText>
        </w:r>
        <w:r>
          <w:rPr>
            <w:noProof/>
            <w:webHidden/>
          </w:rPr>
        </w:r>
        <w:r>
          <w:rPr>
            <w:noProof/>
            <w:webHidden/>
          </w:rPr>
          <w:fldChar w:fldCharType="separate"/>
        </w:r>
        <w:r w:rsidR="00083CEC">
          <w:rPr>
            <w:noProof/>
            <w:webHidden/>
          </w:rPr>
          <w:t>66</w:t>
        </w:r>
        <w:r>
          <w:rPr>
            <w:noProof/>
            <w:webHidden/>
          </w:rPr>
          <w:fldChar w:fldCharType="end"/>
        </w:r>
      </w:hyperlink>
    </w:p>
    <w:p w14:paraId="484993CA" w14:textId="77777777" w:rsidR="00FB0307" w:rsidRPr="00F92BFE" w:rsidRDefault="00FB0307">
      <w:pPr>
        <w:pStyle w:val="3a"/>
        <w:rPr>
          <w:rFonts w:ascii="Calibri" w:eastAsia="Times New Roman" w:hAnsi="Calibri" w:cs="Arial"/>
          <w:b w:val="0"/>
          <w:noProof/>
          <w:sz w:val="22"/>
          <w:szCs w:val="22"/>
          <w:lang w:val="en-US" w:eastAsia="en-US"/>
        </w:rPr>
      </w:pPr>
      <w:hyperlink w:anchor="_Toc366141801" w:history="1">
        <w:r w:rsidRPr="00761B91">
          <w:rPr>
            <w:rStyle w:val="affb"/>
            <w:noProof/>
          </w:rPr>
          <w:t>9.1.1</w:t>
        </w:r>
        <w:r w:rsidRPr="00F92BFE">
          <w:rPr>
            <w:rFonts w:ascii="Calibri" w:eastAsia="Times New Roman" w:hAnsi="Calibri" w:cs="Arial"/>
            <w:b w:val="0"/>
            <w:noProof/>
            <w:sz w:val="22"/>
            <w:szCs w:val="22"/>
            <w:lang w:val="en-US" w:eastAsia="en-US"/>
          </w:rPr>
          <w:tab/>
        </w:r>
        <w:r w:rsidRPr="00761B91">
          <w:rPr>
            <w:rStyle w:val="affb"/>
            <w:noProof/>
          </w:rPr>
          <w:t>[[GetInheritance]] ( )</w:t>
        </w:r>
        <w:r>
          <w:rPr>
            <w:noProof/>
            <w:webHidden/>
          </w:rPr>
          <w:tab/>
        </w:r>
        <w:r>
          <w:rPr>
            <w:noProof/>
            <w:webHidden/>
          </w:rPr>
          <w:fldChar w:fldCharType="begin"/>
        </w:r>
        <w:r>
          <w:rPr>
            <w:noProof/>
            <w:webHidden/>
          </w:rPr>
          <w:instrText xml:space="preserve"> PAGEREF _Toc366141801 \h </w:instrText>
        </w:r>
        <w:r>
          <w:rPr>
            <w:noProof/>
            <w:webHidden/>
          </w:rPr>
        </w:r>
        <w:r>
          <w:rPr>
            <w:noProof/>
            <w:webHidden/>
          </w:rPr>
          <w:fldChar w:fldCharType="separate"/>
        </w:r>
        <w:r w:rsidR="00083CEC">
          <w:rPr>
            <w:noProof/>
            <w:webHidden/>
          </w:rPr>
          <w:t>66</w:t>
        </w:r>
        <w:r>
          <w:rPr>
            <w:noProof/>
            <w:webHidden/>
          </w:rPr>
          <w:fldChar w:fldCharType="end"/>
        </w:r>
      </w:hyperlink>
    </w:p>
    <w:p w14:paraId="49B78E77" w14:textId="77777777" w:rsidR="00FB0307" w:rsidRPr="00F92BFE" w:rsidRDefault="00FB0307">
      <w:pPr>
        <w:pStyle w:val="3a"/>
        <w:rPr>
          <w:rFonts w:ascii="Calibri" w:eastAsia="Times New Roman" w:hAnsi="Calibri" w:cs="Arial"/>
          <w:b w:val="0"/>
          <w:noProof/>
          <w:sz w:val="22"/>
          <w:szCs w:val="22"/>
          <w:lang w:val="en-US" w:eastAsia="en-US"/>
        </w:rPr>
      </w:pPr>
      <w:hyperlink w:anchor="_Toc366141802" w:history="1">
        <w:r w:rsidRPr="00761B91">
          <w:rPr>
            <w:rStyle w:val="affb"/>
            <w:noProof/>
          </w:rPr>
          <w:t>9.1.2</w:t>
        </w:r>
        <w:r w:rsidRPr="00F92BFE">
          <w:rPr>
            <w:rFonts w:ascii="Calibri" w:eastAsia="Times New Roman" w:hAnsi="Calibri" w:cs="Arial"/>
            <w:b w:val="0"/>
            <w:noProof/>
            <w:sz w:val="22"/>
            <w:szCs w:val="22"/>
            <w:lang w:val="en-US" w:eastAsia="en-US"/>
          </w:rPr>
          <w:tab/>
        </w:r>
        <w:r w:rsidRPr="00761B91">
          <w:rPr>
            <w:rStyle w:val="affb"/>
            <w:noProof/>
          </w:rPr>
          <w:t>[[SetInheritance]] (V)</w:t>
        </w:r>
        <w:r>
          <w:rPr>
            <w:noProof/>
            <w:webHidden/>
          </w:rPr>
          <w:tab/>
        </w:r>
        <w:r>
          <w:rPr>
            <w:noProof/>
            <w:webHidden/>
          </w:rPr>
          <w:fldChar w:fldCharType="begin"/>
        </w:r>
        <w:r>
          <w:rPr>
            <w:noProof/>
            <w:webHidden/>
          </w:rPr>
          <w:instrText xml:space="preserve"> PAGEREF _Toc366141802 \h </w:instrText>
        </w:r>
        <w:r>
          <w:rPr>
            <w:noProof/>
            <w:webHidden/>
          </w:rPr>
        </w:r>
        <w:r>
          <w:rPr>
            <w:noProof/>
            <w:webHidden/>
          </w:rPr>
          <w:fldChar w:fldCharType="separate"/>
        </w:r>
        <w:r w:rsidR="00083CEC">
          <w:rPr>
            <w:noProof/>
            <w:webHidden/>
          </w:rPr>
          <w:t>66</w:t>
        </w:r>
        <w:r>
          <w:rPr>
            <w:noProof/>
            <w:webHidden/>
          </w:rPr>
          <w:fldChar w:fldCharType="end"/>
        </w:r>
      </w:hyperlink>
    </w:p>
    <w:p w14:paraId="21E13C28" w14:textId="77777777" w:rsidR="00FB0307" w:rsidRPr="00F92BFE" w:rsidRDefault="00FB0307">
      <w:pPr>
        <w:pStyle w:val="3a"/>
        <w:rPr>
          <w:rFonts w:ascii="Calibri" w:eastAsia="Times New Roman" w:hAnsi="Calibri" w:cs="Arial"/>
          <w:b w:val="0"/>
          <w:noProof/>
          <w:sz w:val="22"/>
          <w:szCs w:val="22"/>
          <w:lang w:val="en-US" w:eastAsia="en-US"/>
        </w:rPr>
      </w:pPr>
      <w:hyperlink w:anchor="_Toc366141803" w:history="1">
        <w:r w:rsidRPr="00761B91">
          <w:rPr>
            <w:rStyle w:val="affb"/>
            <w:noProof/>
          </w:rPr>
          <w:t>9.1.3</w:t>
        </w:r>
        <w:r w:rsidRPr="00F92BFE">
          <w:rPr>
            <w:rFonts w:ascii="Calibri" w:eastAsia="Times New Roman" w:hAnsi="Calibri" w:cs="Arial"/>
            <w:b w:val="0"/>
            <w:noProof/>
            <w:sz w:val="22"/>
            <w:szCs w:val="22"/>
            <w:lang w:val="en-US" w:eastAsia="en-US"/>
          </w:rPr>
          <w:tab/>
        </w:r>
        <w:r w:rsidRPr="00761B91">
          <w:rPr>
            <w:rStyle w:val="affb"/>
            <w:noProof/>
          </w:rPr>
          <w:t>[[IsExtensible]] ( )</w:t>
        </w:r>
        <w:r>
          <w:rPr>
            <w:noProof/>
            <w:webHidden/>
          </w:rPr>
          <w:tab/>
        </w:r>
        <w:r>
          <w:rPr>
            <w:noProof/>
            <w:webHidden/>
          </w:rPr>
          <w:fldChar w:fldCharType="begin"/>
        </w:r>
        <w:r>
          <w:rPr>
            <w:noProof/>
            <w:webHidden/>
          </w:rPr>
          <w:instrText xml:space="preserve"> PAGEREF _Toc366141803 \h </w:instrText>
        </w:r>
        <w:r>
          <w:rPr>
            <w:noProof/>
            <w:webHidden/>
          </w:rPr>
        </w:r>
        <w:r>
          <w:rPr>
            <w:noProof/>
            <w:webHidden/>
          </w:rPr>
          <w:fldChar w:fldCharType="separate"/>
        </w:r>
        <w:r w:rsidR="00083CEC">
          <w:rPr>
            <w:noProof/>
            <w:webHidden/>
          </w:rPr>
          <w:t>67</w:t>
        </w:r>
        <w:r>
          <w:rPr>
            <w:noProof/>
            <w:webHidden/>
          </w:rPr>
          <w:fldChar w:fldCharType="end"/>
        </w:r>
      </w:hyperlink>
    </w:p>
    <w:p w14:paraId="58CD8499" w14:textId="77777777" w:rsidR="00FB0307" w:rsidRPr="00F92BFE" w:rsidRDefault="00FB0307">
      <w:pPr>
        <w:pStyle w:val="3a"/>
        <w:rPr>
          <w:rFonts w:ascii="Calibri" w:eastAsia="Times New Roman" w:hAnsi="Calibri" w:cs="Arial"/>
          <w:b w:val="0"/>
          <w:noProof/>
          <w:sz w:val="22"/>
          <w:szCs w:val="22"/>
          <w:lang w:val="en-US" w:eastAsia="en-US"/>
        </w:rPr>
      </w:pPr>
      <w:hyperlink w:anchor="_Toc366141804" w:history="1">
        <w:r w:rsidRPr="00761B91">
          <w:rPr>
            <w:rStyle w:val="affb"/>
            <w:noProof/>
          </w:rPr>
          <w:t>9.1.4</w:t>
        </w:r>
        <w:r w:rsidRPr="00F92BFE">
          <w:rPr>
            <w:rFonts w:ascii="Calibri" w:eastAsia="Times New Roman" w:hAnsi="Calibri" w:cs="Arial"/>
            <w:b w:val="0"/>
            <w:noProof/>
            <w:sz w:val="22"/>
            <w:szCs w:val="22"/>
            <w:lang w:val="en-US" w:eastAsia="en-US"/>
          </w:rPr>
          <w:tab/>
        </w:r>
        <w:r w:rsidRPr="00761B91">
          <w:rPr>
            <w:rStyle w:val="affb"/>
            <w:noProof/>
          </w:rPr>
          <w:t>[[PreventExtensions]]  ( )</w:t>
        </w:r>
        <w:r>
          <w:rPr>
            <w:noProof/>
            <w:webHidden/>
          </w:rPr>
          <w:tab/>
        </w:r>
        <w:r>
          <w:rPr>
            <w:noProof/>
            <w:webHidden/>
          </w:rPr>
          <w:fldChar w:fldCharType="begin"/>
        </w:r>
        <w:r>
          <w:rPr>
            <w:noProof/>
            <w:webHidden/>
          </w:rPr>
          <w:instrText xml:space="preserve"> PAGEREF _Toc366141804 \h </w:instrText>
        </w:r>
        <w:r>
          <w:rPr>
            <w:noProof/>
            <w:webHidden/>
          </w:rPr>
        </w:r>
        <w:r>
          <w:rPr>
            <w:noProof/>
            <w:webHidden/>
          </w:rPr>
          <w:fldChar w:fldCharType="separate"/>
        </w:r>
        <w:r w:rsidR="00083CEC">
          <w:rPr>
            <w:noProof/>
            <w:webHidden/>
          </w:rPr>
          <w:t>67</w:t>
        </w:r>
        <w:r>
          <w:rPr>
            <w:noProof/>
            <w:webHidden/>
          </w:rPr>
          <w:fldChar w:fldCharType="end"/>
        </w:r>
      </w:hyperlink>
    </w:p>
    <w:p w14:paraId="5F64D904" w14:textId="77777777" w:rsidR="00FB0307" w:rsidRPr="00F92BFE" w:rsidRDefault="00FB0307">
      <w:pPr>
        <w:pStyle w:val="3a"/>
        <w:rPr>
          <w:rFonts w:ascii="Calibri" w:eastAsia="Times New Roman" w:hAnsi="Calibri" w:cs="Arial"/>
          <w:b w:val="0"/>
          <w:noProof/>
          <w:sz w:val="22"/>
          <w:szCs w:val="22"/>
          <w:lang w:val="en-US" w:eastAsia="en-US"/>
        </w:rPr>
      </w:pPr>
      <w:hyperlink w:anchor="_Toc366141805" w:history="1">
        <w:r w:rsidRPr="00761B91">
          <w:rPr>
            <w:rStyle w:val="affb"/>
            <w:noProof/>
          </w:rPr>
          <w:t>9.1.5</w:t>
        </w:r>
        <w:r w:rsidRPr="00F92BFE">
          <w:rPr>
            <w:rFonts w:ascii="Calibri" w:eastAsia="Times New Roman" w:hAnsi="Calibri" w:cs="Arial"/>
            <w:b w:val="0"/>
            <w:noProof/>
            <w:sz w:val="22"/>
            <w:szCs w:val="22"/>
            <w:lang w:val="en-US" w:eastAsia="en-US"/>
          </w:rPr>
          <w:tab/>
        </w:r>
        <w:r w:rsidRPr="00761B91">
          <w:rPr>
            <w:rStyle w:val="affb"/>
            <w:noProof/>
          </w:rPr>
          <w:t>[[HasOwnProperty]] (P)</w:t>
        </w:r>
        <w:r>
          <w:rPr>
            <w:noProof/>
            <w:webHidden/>
          </w:rPr>
          <w:tab/>
        </w:r>
        <w:r>
          <w:rPr>
            <w:noProof/>
            <w:webHidden/>
          </w:rPr>
          <w:fldChar w:fldCharType="begin"/>
        </w:r>
        <w:r>
          <w:rPr>
            <w:noProof/>
            <w:webHidden/>
          </w:rPr>
          <w:instrText xml:space="preserve"> PAGEREF _Toc366141805 \h </w:instrText>
        </w:r>
        <w:r>
          <w:rPr>
            <w:noProof/>
            <w:webHidden/>
          </w:rPr>
        </w:r>
        <w:r>
          <w:rPr>
            <w:noProof/>
            <w:webHidden/>
          </w:rPr>
          <w:fldChar w:fldCharType="separate"/>
        </w:r>
        <w:r w:rsidR="00083CEC">
          <w:rPr>
            <w:noProof/>
            <w:webHidden/>
          </w:rPr>
          <w:t>67</w:t>
        </w:r>
        <w:r>
          <w:rPr>
            <w:noProof/>
            <w:webHidden/>
          </w:rPr>
          <w:fldChar w:fldCharType="end"/>
        </w:r>
      </w:hyperlink>
    </w:p>
    <w:p w14:paraId="3AE65CD3" w14:textId="77777777" w:rsidR="00FB0307" w:rsidRPr="00F92BFE" w:rsidRDefault="00FB0307">
      <w:pPr>
        <w:pStyle w:val="3a"/>
        <w:rPr>
          <w:rFonts w:ascii="Calibri" w:eastAsia="Times New Roman" w:hAnsi="Calibri" w:cs="Arial"/>
          <w:b w:val="0"/>
          <w:noProof/>
          <w:sz w:val="22"/>
          <w:szCs w:val="22"/>
          <w:lang w:val="en-US" w:eastAsia="en-US"/>
        </w:rPr>
      </w:pPr>
      <w:hyperlink w:anchor="_Toc366141806" w:history="1">
        <w:r w:rsidRPr="00761B91">
          <w:rPr>
            <w:rStyle w:val="affb"/>
            <w:noProof/>
          </w:rPr>
          <w:t>9.1.6</w:t>
        </w:r>
        <w:r w:rsidRPr="00F92BFE">
          <w:rPr>
            <w:rFonts w:ascii="Calibri" w:eastAsia="Times New Roman" w:hAnsi="Calibri" w:cs="Arial"/>
            <w:b w:val="0"/>
            <w:noProof/>
            <w:sz w:val="22"/>
            <w:szCs w:val="22"/>
            <w:lang w:val="en-US" w:eastAsia="en-US"/>
          </w:rPr>
          <w:tab/>
        </w:r>
        <w:r w:rsidRPr="00761B91">
          <w:rPr>
            <w:rStyle w:val="affb"/>
            <w:noProof/>
          </w:rPr>
          <w:t>[[GetOwnProperty]] (P)</w:t>
        </w:r>
        <w:r>
          <w:rPr>
            <w:noProof/>
            <w:webHidden/>
          </w:rPr>
          <w:tab/>
        </w:r>
        <w:r>
          <w:rPr>
            <w:noProof/>
            <w:webHidden/>
          </w:rPr>
          <w:fldChar w:fldCharType="begin"/>
        </w:r>
        <w:r>
          <w:rPr>
            <w:noProof/>
            <w:webHidden/>
          </w:rPr>
          <w:instrText xml:space="preserve"> PAGEREF _Toc366141806 \h </w:instrText>
        </w:r>
        <w:r>
          <w:rPr>
            <w:noProof/>
            <w:webHidden/>
          </w:rPr>
        </w:r>
        <w:r>
          <w:rPr>
            <w:noProof/>
            <w:webHidden/>
          </w:rPr>
          <w:fldChar w:fldCharType="separate"/>
        </w:r>
        <w:r w:rsidR="00083CEC">
          <w:rPr>
            <w:noProof/>
            <w:webHidden/>
          </w:rPr>
          <w:t>67</w:t>
        </w:r>
        <w:r>
          <w:rPr>
            <w:noProof/>
            <w:webHidden/>
          </w:rPr>
          <w:fldChar w:fldCharType="end"/>
        </w:r>
      </w:hyperlink>
    </w:p>
    <w:p w14:paraId="3283D37C" w14:textId="77777777" w:rsidR="00FB0307" w:rsidRPr="00F92BFE" w:rsidRDefault="00FB0307">
      <w:pPr>
        <w:pStyle w:val="3a"/>
        <w:rPr>
          <w:rFonts w:ascii="Calibri" w:eastAsia="Times New Roman" w:hAnsi="Calibri" w:cs="Arial"/>
          <w:b w:val="0"/>
          <w:noProof/>
          <w:sz w:val="22"/>
          <w:szCs w:val="22"/>
          <w:lang w:val="en-US" w:eastAsia="en-US"/>
        </w:rPr>
      </w:pPr>
      <w:hyperlink w:anchor="_Toc366141807" w:history="1">
        <w:r w:rsidRPr="00761B91">
          <w:rPr>
            <w:rStyle w:val="affb"/>
            <w:noProof/>
          </w:rPr>
          <w:t>9.1.7</w:t>
        </w:r>
        <w:r w:rsidRPr="00F92BFE">
          <w:rPr>
            <w:rFonts w:ascii="Calibri" w:eastAsia="Times New Roman" w:hAnsi="Calibri" w:cs="Arial"/>
            <w:b w:val="0"/>
            <w:noProof/>
            <w:sz w:val="22"/>
            <w:szCs w:val="22"/>
            <w:lang w:val="en-US" w:eastAsia="en-US"/>
          </w:rPr>
          <w:tab/>
        </w:r>
        <w:r w:rsidRPr="00761B91">
          <w:rPr>
            <w:rStyle w:val="affb"/>
            <w:noProof/>
          </w:rPr>
          <w:t>[[DefineOwnProperty]] (P, Desc)</w:t>
        </w:r>
        <w:r>
          <w:rPr>
            <w:noProof/>
            <w:webHidden/>
          </w:rPr>
          <w:tab/>
        </w:r>
        <w:r>
          <w:rPr>
            <w:noProof/>
            <w:webHidden/>
          </w:rPr>
          <w:fldChar w:fldCharType="begin"/>
        </w:r>
        <w:r>
          <w:rPr>
            <w:noProof/>
            <w:webHidden/>
          </w:rPr>
          <w:instrText xml:space="preserve"> PAGEREF _Toc366141807 \h </w:instrText>
        </w:r>
        <w:r>
          <w:rPr>
            <w:noProof/>
            <w:webHidden/>
          </w:rPr>
        </w:r>
        <w:r>
          <w:rPr>
            <w:noProof/>
            <w:webHidden/>
          </w:rPr>
          <w:fldChar w:fldCharType="separate"/>
        </w:r>
        <w:r w:rsidR="00083CEC">
          <w:rPr>
            <w:noProof/>
            <w:webHidden/>
          </w:rPr>
          <w:t>67</w:t>
        </w:r>
        <w:r>
          <w:rPr>
            <w:noProof/>
            <w:webHidden/>
          </w:rPr>
          <w:fldChar w:fldCharType="end"/>
        </w:r>
      </w:hyperlink>
    </w:p>
    <w:p w14:paraId="065504CE" w14:textId="77777777" w:rsidR="00FB0307" w:rsidRPr="00F92BFE" w:rsidRDefault="00FB0307">
      <w:pPr>
        <w:pStyle w:val="3a"/>
        <w:rPr>
          <w:rFonts w:ascii="Calibri" w:eastAsia="Times New Roman" w:hAnsi="Calibri" w:cs="Arial"/>
          <w:b w:val="0"/>
          <w:noProof/>
          <w:sz w:val="22"/>
          <w:szCs w:val="22"/>
          <w:lang w:val="en-US" w:eastAsia="en-US"/>
        </w:rPr>
      </w:pPr>
      <w:hyperlink w:anchor="_Toc366141808" w:history="1">
        <w:r w:rsidRPr="00761B91">
          <w:rPr>
            <w:rStyle w:val="affb"/>
            <w:noProof/>
          </w:rPr>
          <w:t>9.1.8</w:t>
        </w:r>
        <w:r w:rsidRPr="00F92BFE">
          <w:rPr>
            <w:rFonts w:ascii="Calibri" w:eastAsia="Times New Roman" w:hAnsi="Calibri" w:cs="Arial"/>
            <w:b w:val="0"/>
            <w:noProof/>
            <w:sz w:val="22"/>
            <w:szCs w:val="22"/>
            <w:lang w:val="en-US" w:eastAsia="en-US"/>
          </w:rPr>
          <w:tab/>
        </w:r>
        <w:r w:rsidRPr="00761B91">
          <w:rPr>
            <w:rStyle w:val="affb"/>
            <w:noProof/>
          </w:rPr>
          <w:t>[[HasProperty]](P)</w:t>
        </w:r>
        <w:r>
          <w:rPr>
            <w:noProof/>
            <w:webHidden/>
          </w:rPr>
          <w:tab/>
        </w:r>
        <w:r>
          <w:rPr>
            <w:noProof/>
            <w:webHidden/>
          </w:rPr>
          <w:fldChar w:fldCharType="begin"/>
        </w:r>
        <w:r>
          <w:rPr>
            <w:noProof/>
            <w:webHidden/>
          </w:rPr>
          <w:instrText xml:space="preserve"> PAGEREF _Toc366141808 \h </w:instrText>
        </w:r>
        <w:r>
          <w:rPr>
            <w:noProof/>
            <w:webHidden/>
          </w:rPr>
        </w:r>
        <w:r>
          <w:rPr>
            <w:noProof/>
            <w:webHidden/>
          </w:rPr>
          <w:fldChar w:fldCharType="separate"/>
        </w:r>
        <w:r w:rsidR="00083CEC">
          <w:rPr>
            <w:noProof/>
            <w:webHidden/>
          </w:rPr>
          <w:t>69</w:t>
        </w:r>
        <w:r>
          <w:rPr>
            <w:noProof/>
            <w:webHidden/>
          </w:rPr>
          <w:fldChar w:fldCharType="end"/>
        </w:r>
      </w:hyperlink>
    </w:p>
    <w:p w14:paraId="06A614A0" w14:textId="77777777" w:rsidR="00FB0307" w:rsidRPr="00F92BFE" w:rsidRDefault="00FB0307">
      <w:pPr>
        <w:pStyle w:val="3a"/>
        <w:rPr>
          <w:rFonts w:ascii="Calibri" w:eastAsia="Times New Roman" w:hAnsi="Calibri" w:cs="Arial"/>
          <w:b w:val="0"/>
          <w:noProof/>
          <w:sz w:val="22"/>
          <w:szCs w:val="22"/>
          <w:lang w:val="en-US" w:eastAsia="en-US"/>
        </w:rPr>
      </w:pPr>
      <w:hyperlink w:anchor="_Toc366141809" w:history="1">
        <w:r w:rsidRPr="00761B91">
          <w:rPr>
            <w:rStyle w:val="affb"/>
            <w:noProof/>
          </w:rPr>
          <w:t>9.1.9</w:t>
        </w:r>
        <w:r w:rsidRPr="00F92BFE">
          <w:rPr>
            <w:rFonts w:ascii="Calibri" w:eastAsia="Times New Roman" w:hAnsi="Calibri" w:cs="Arial"/>
            <w:b w:val="0"/>
            <w:noProof/>
            <w:sz w:val="22"/>
            <w:szCs w:val="22"/>
            <w:lang w:val="en-US" w:eastAsia="en-US"/>
          </w:rPr>
          <w:tab/>
        </w:r>
        <w:r w:rsidRPr="00761B91">
          <w:rPr>
            <w:rStyle w:val="affb"/>
            <w:noProof/>
          </w:rPr>
          <w:t>[[Get]] (P, Receiver)</w:t>
        </w:r>
        <w:r>
          <w:rPr>
            <w:noProof/>
            <w:webHidden/>
          </w:rPr>
          <w:tab/>
        </w:r>
        <w:r>
          <w:rPr>
            <w:noProof/>
            <w:webHidden/>
          </w:rPr>
          <w:fldChar w:fldCharType="begin"/>
        </w:r>
        <w:r>
          <w:rPr>
            <w:noProof/>
            <w:webHidden/>
          </w:rPr>
          <w:instrText xml:space="preserve"> PAGEREF _Toc366141809 \h </w:instrText>
        </w:r>
        <w:r>
          <w:rPr>
            <w:noProof/>
            <w:webHidden/>
          </w:rPr>
        </w:r>
        <w:r>
          <w:rPr>
            <w:noProof/>
            <w:webHidden/>
          </w:rPr>
          <w:fldChar w:fldCharType="separate"/>
        </w:r>
        <w:r w:rsidR="00083CEC">
          <w:rPr>
            <w:noProof/>
            <w:webHidden/>
          </w:rPr>
          <w:t>69</w:t>
        </w:r>
        <w:r>
          <w:rPr>
            <w:noProof/>
            <w:webHidden/>
          </w:rPr>
          <w:fldChar w:fldCharType="end"/>
        </w:r>
      </w:hyperlink>
    </w:p>
    <w:p w14:paraId="2C720409" w14:textId="77777777" w:rsidR="00FB0307" w:rsidRPr="00F92BFE" w:rsidRDefault="00FB0307">
      <w:pPr>
        <w:pStyle w:val="3a"/>
        <w:rPr>
          <w:rFonts w:ascii="Calibri" w:eastAsia="Times New Roman" w:hAnsi="Calibri" w:cs="Arial"/>
          <w:b w:val="0"/>
          <w:noProof/>
          <w:sz w:val="22"/>
          <w:szCs w:val="22"/>
          <w:lang w:val="en-US" w:eastAsia="en-US"/>
        </w:rPr>
      </w:pPr>
      <w:hyperlink w:anchor="_Toc366141810" w:history="1">
        <w:r w:rsidRPr="00761B91">
          <w:rPr>
            <w:rStyle w:val="affb"/>
            <w:noProof/>
          </w:rPr>
          <w:t>9.1.10</w:t>
        </w:r>
        <w:r w:rsidRPr="00F92BFE">
          <w:rPr>
            <w:rFonts w:ascii="Calibri" w:eastAsia="Times New Roman" w:hAnsi="Calibri" w:cs="Arial"/>
            <w:b w:val="0"/>
            <w:noProof/>
            <w:sz w:val="22"/>
            <w:szCs w:val="22"/>
            <w:lang w:val="en-US" w:eastAsia="en-US"/>
          </w:rPr>
          <w:tab/>
        </w:r>
        <w:r w:rsidRPr="00761B91">
          <w:rPr>
            <w:rStyle w:val="affb"/>
            <w:noProof/>
          </w:rPr>
          <w:t>[[Set]] ( P, V,  Receiver)</w:t>
        </w:r>
        <w:r>
          <w:rPr>
            <w:noProof/>
            <w:webHidden/>
          </w:rPr>
          <w:tab/>
        </w:r>
        <w:r>
          <w:rPr>
            <w:noProof/>
            <w:webHidden/>
          </w:rPr>
          <w:fldChar w:fldCharType="begin"/>
        </w:r>
        <w:r>
          <w:rPr>
            <w:noProof/>
            <w:webHidden/>
          </w:rPr>
          <w:instrText xml:space="preserve"> PAGEREF _Toc366141810 \h </w:instrText>
        </w:r>
        <w:r>
          <w:rPr>
            <w:noProof/>
            <w:webHidden/>
          </w:rPr>
        </w:r>
        <w:r>
          <w:rPr>
            <w:noProof/>
            <w:webHidden/>
          </w:rPr>
          <w:fldChar w:fldCharType="separate"/>
        </w:r>
        <w:r w:rsidR="00083CEC">
          <w:rPr>
            <w:noProof/>
            <w:webHidden/>
          </w:rPr>
          <w:t>70</w:t>
        </w:r>
        <w:r>
          <w:rPr>
            <w:noProof/>
            <w:webHidden/>
          </w:rPr>
          <w:fldChar w:fldCharType="end"/>
        </w:r>
      </w:hyperlink>
    </w:p>
    <w:p w14:paraId="2D1192CE" w14:textId="77777777" w:rsidR="00FB0307" w:rsidRPr="00F92BFE" w:rsidRDefault="00FB0307">
      <w:pPr>
        <w:pStyle w:val="3a"/>
        <w:rPr>
          <w:rFonts w:ascii="Calibri" w:eastAsia="Times New Roman" w:hAnsi="Calibri" w:cs="Arial"/>
          <w:b w:val="0"/>
          <w:noProof/>
          <w:sz w:val="22"/>
          <w:szCs w:val="22"/>
          <w:lang w:val="en-US" w:eastAsia="en-US"/>
        </w:rPr>
      </w:pPr>
      <w:hyperlink w:anchor="_Toc366141811" w:history="1">
        <w:r w:rsidRPr="00761B91">
          <w:rPr>
            <w:rStyle w:val="affb"/>
            <w:noProof/>
          </w:rPr>
          <w:t>9.1.11</w:t>
        </w:r>
        <w:r w:rsidRPr="00F92BFE">
          <w:rPr>
            <w:rFonts w:ascii="Calibri" w:eastAsia="Times New Roman" w:hAnsi="Calibri" w:cs="Arial"/>
            <w:b w:val="0"/>
            <w:noProof/>
            <w:sz w:val="22"/>
            <w:szCs w:val="22"/>
            <w:lang w:val="en-US" w:eastAsia="en-US"/>
          </w:rPr>
          <w:tab/>
        </w:r>
        <w:r w:rsidRPr="00761B91">
          <w:rPr>
            <w:rStyle w:val="affb"/>
            <w:noProof/>
          </w:rPr>
          <w:t>[[Invoke]] (P, ArgumentsList, Receiver)</w:t>
        </w:r>
        <w:r>
          <w:rPr>
            <w:noProof/>
            <w:webHidden/>
          </w:rPr>
          <w:tab/>
        </w:r>
        <w:r>
          <w:rPr>
            <w:noProof/>
            <w:webHidden/>
          </w:rPr>
          <w:fldChar w:fldCharType="begin"/>
        </w:r>
        <w:r>
          <w:rPr>
            <w:noProof/>
            <w:webHidden/>
          </w:rPr>
          <w:instrText xml:space="preserve"> PAGEREF _Toc366141811 \h </w:instrText>
        </w:r>
        <w:r>
          <w:rPr>
            <w:noProof/>
            <w:webHidden/>
          </w:rPr>
        </w:r>
        <w:r>
          <w:rPr>
            <w:noProof/>
            <w:webHidden/>
          </w:rPr>
          <w:fldChar w:fldCharType="separate"/>
        </w:r>
        <w:r w:rsidR="00083CEC">
          <w:rPr>
            <w:noProof/>
            <w:webHidden/>
          </w:rPr>
          <w:t>70</w:t>
        </w:r>
        <w:r>
          <w:rPr>
            <w:noProof/>
            <w:webHidden/>
          </w:rPr>
          <w:fldChar w:fldCharType="end"/>
        </w:r>
      </w:hyperlink>
    </w:p>
    <w:p w14:paraId="1639B1E5" w14:textId="77777777" w:rsidR="00FB0307" w:rsidRPr="00F92BFE" w:rsidRDefault="00FB0307">
      <w:pPr>
        <w:pStyle w:val="3a"/>
        <w:rPr>
          <w:rFonts w:ascii="Calibri" w:eastAsia="Times New Roman" w:hAnsi="Calibri" w:cs="Arial"/>
          <w:b w:val="0"/>
          <w:noProof/>
          <w:sz w:val="22"/>
          <w:szCs w:val="22"/>
          <w:lang w:val="en-US" w:eastAsia="en-US"/>
        </w:rPr>
      </w:pPr>
      <w:hyperlink w:anchor="_Toc366141812" w:history="1">
        <w:r w:rsidRPr="00761B91">
          <w:rPr>
            <w:rStyle w:val="affb"/>
            <w:noProof/>
          </w:rPr>
          <w:t>9.1.12</w:t>
        </w:r>
        <w:r w:rsidRPr="00F92BFE">
          <w:rPr>
            <w:rFonts w:ascii="Calibri" w:eastAsia="Times New Roman" w:hAnsi="Calibri" w:cs="Arial"/>
            <w:b w:val="0"/>
            <w:noProof/>
            <w:sz w:val="22"/>
            <w:szCs w:val="22"/>
            <w:lang w:val="en-US" w:eastAsia="en-US"/>
          </w:rPr>
          <w:tab/>
        </w:r>
        <w:r w:rsidRPr="00761B91">
          <w:rPr>
            <w:rStyle w:val="affb"/>
            <w:noProof/>
          </w:rPr>
          <w:t>[[Delete]] (P)</w:t>
        </w:r>
        <w:r>
          <w:rPr>
            <w:noProof/>
            <w:webHidden/>
          </w:rPr>
          <w:tab/>
        </w:r>
        <w:r>
          <w:rPr>
            <w:noProof/>
            <w:webHidden/>
          </w:rPr>
          <w:fldChar w:fldCharType="begin"/>
        </w:r>
        <w:r>
          <w:rPr>
            <w:noProof/>
            <w:webHidden/>
          </w:rPr>
          <w:instrText xml:space="preserve"> PAGEREF _Toc366141812 \h </w:instrText>
        </w:r>
        <w:r>
          <w:rPr>
            <w:noProof/>
            <w:webHidden/>
          </w:rPr>
        </w:r>
        <w:r>
          <w:rPr>
            <w:noProof/>
            <w:webHidden/>
          </w:rPr>
          <w:fldChar w:fldCharType="separate"/>
        </w:r>
        <w:r w:rsidR="00083CEC">
          <w:rPr>
            <w:noProof/>
            <w:webHidden/>
          </w:rPr>
          <w:t>70</w:t>
        </w:r>
        <w:r>
          <w:rPr>
            <w:noProof/>
            <w:webHidden/>
          </w:rPr>
          <w:fldChar w:fldCharType="end"/>
        </w:r>
      </w:hyperlink>
    </w:p>
    <w:p w14:paraId="3E6A557D" w14:textId="77777777" w:rsidR="00FB0307" w:rsidRPr="00F92BFE" w:rsidRDefault="00FB0307">
      <w:pPr>
        <w:pStyle w:val="3a"/>
        <w:rPr>
          <w:rFonts w:ascii="Calibri" w:eastAsia="Times New Roman" w:hAnsi="Calibri" w:cs="Arial"/>
          <w:b w:val="0"/>
          <w:noProof/>
          <w:sz w:val="22"/>
          <w:szCs w:val="22"/>
          <w:lang w:val="en-US" w:eastAsia="en-US"/>
        </w:rPr>
      </w:pPr>
      <w:hyperlink w:anchor="_Toc366141813" w:history="1">
        <w:r w:rsidRPr="00761B91">
          <w:rPr>
            <w:rStyle w:val="affb"/>
            <w:noProof/>
          </w:rPr>
          <w:t>9.1.13</w:t>
        </w:r>
        <w:r w:rsidRPr="00F92BFE">
          <w:rPr>
            <w:rFonts w:ascii="Calibri" w:eastAsia="Times New Roman" w:hAnsi="Calibri" w:cs="Arial"/>
            <w:b w:val="0"/>
            <w:noProof/>
            <w:sz w:val="22"/>
            <w:szCs w:val="22"/>
            <w:lang w:val="en-US" w:eastAsia="en-US"/>
          </w:rPr>
          <w:tab/>
        </w:r>
        <w:r w:rsidRPr="00761B91">
          <w:rPr>
            <w:rStyle w:val="affb"/>
            <w:noProof/>
          </w:rPr>
          <w:t>[[Enumerate]] ()</w:t>
        </w:r>
        <w:r>
          <w:rPr>
            <w:noProof/>
            <w:webHidden/>
          </w:rPr>
          <w:tab/>
        </w:r>
        <w:r>
          <w:rPr>
            <w:noProof/>
            <w:webHidden/>
          </w:rPr>
          <w:fldChar w:fldCharType="begin"/>
        </w:r>
        <w:r>
          <w:rPr>
            <w:noProof/>
            <w:webHidden/>
          </w:rPr>
          <w:instrText xml:space="preserve"> PAGEREF _Toc366141813 \h </w:instrText>
        </w:r>
        <w:r>
          <w:rPr>
            <w:noProof/>
            <w:webHidden/>
          </w:rPr>
        </w:r>
        <w:r>
          <w:rPr>
            <w:noProof/>
            <w:webHidden/>
          </w:rPr>
          <w:fldChar w:fldCharType="separate"/>
        </w:r>
        <w:r w:rsidR="00083CEC">
          <w:rPr>
            <w:noProof/>
            <w:webHidden/>
          </w:rPr>
          <w:t>71</w:t>
        </w:r>
        <w:r>
          <w:rPr>
            <w:noProof/>
            <w:webHidden/>
          </w:rPr>
          <w:fldChar w:fldCharType="end"/>
        </w:r>
      </w:hyperlink>
    </w:p>
    <w:p w14:paraId="105E7833" w14:textId="77777777" w:rsidR="00FB0307" w:rsidRPr="00F92BFE" w:rsidRDefault="00FB0307">
      <w:pPr>
        <w:pStyle w:val="3a"/>
        <w:rPr>
          <w:rFonts w:ascii="Calibri" w:eastAsia="Times New Roman" w:hAnsi="Calibri" w:cs="Arial"/>
          <w:b w:val="0"/>
          <w:noProof/>
          <w:sz w:val="22"/>
          <w:szCs w:val="22"/>
          <w:lang w:val="en-US" w:eastAsia="en-US"/>
        </w:rPr>
      </w:pPr>
      <w:hyperlink w:anchor="_Toc366141814" w:history="1">
        <w:r w:rsidRPr="00761B91">
          <w:rPr>
            <w:rStyle w:val="affb"/>
            <w:noProof/>
          </w:rPr>
          <w:t>9.1.14</w:t>
        </w:r>
        <w:r w:rsidRPr="00F92BFE">
          <w:rPr>
            <w:rFonts w:ascii="Calibri" w:eastAsia="Times New Roman" w:hAnsi="Calibri" w:cs="Arial"/>
            <w:b w:val="0"/>
            <w:noProof/>
            <w:sz w:val="22"/>
            <w:szCs w:val="22"/>
            <w:lang w:val="en-US" w:eastAsia="en-US"/>
          </w:rPr>
          <w:tab/>
        </w:r>
        <w:r w:rsidRPr="00761B91">
          <w:rPr>
            <w:rStyle w:val="affb"/>
            <w:noProof/>
          </w:rPr>
          <w:t>[[OwnPropertyKeys]] ( )</w:t>
        </w:r>
        <w:r>
          <w:rPr>
            <w:noProof/>
            <w:webHidden/>
          </w:rPr>
          <w:tab/>
        </w:r>
        <w:r>
          <w:rPr>
            <w:noProof/>
            <w:webHidden/>
          </w:rPr>
          <w:fldChar w:fldCharType="begin"/>
        </w:r>
        <w:r>
          <w:rPr>
            <w:noProof/>
            <w:webHidden/>
          </w:rPr>
          <w:instrText xml:space="preserve"> PAGEREF _Toc366141814 \h </w:instrText>
        </w:r>
        <w:r>
          <w:rPr>
            <w:noProof/>
            <w:webHidden/>
          </w:rPr>
        </w:r>
        <w:r>
          <w:rPr>
            <w:noProof/>
            <w:webHidden/>
          </w:rPr>
          <w:fldChar w:fldCharType="separate"/>
        </w:r>
        <w:r w:rsidR="00083CEC">
          <w:rPr>
            <w:noProof/>
            <w:webHidden/>
          </w:rPr>
          <w:t>71</w:t>
        </w:r>
        <w:r>
          <w:rPr>
            <w:noProof/>
            <w:webHidden/>
          </w:rPr>
          <w:fldChar w:fldCharType="end"/>
        </w:r>
      </w:hyperlink>
    </w:p>
    <w:p w14:paraId="13360390" w14:textId="77777777" w:rsidR="00FB0307" w:rsidRPr="00F92BFE" w:rsidRDefault="00FB0307">
      <w:pPr>
        <w:pStyle w:val="3a"/>
        <w:rPr>
          <w:rFonts w:ascii="Calibri" w:eastAsia="Times New Roman" w:hAnsi="Calibri" w:cs="Arial"/>
          <w:b w:val="0"/>
          <w:noProof/>
          <w:sz w:val="22"/>
          <w:szCs w:val="22"/>
          <w:lang w:val="en-US" w:eastAsia="en-US"/>
        </w:rPr>
      </w:pPr>
      <w:hyperlink w:anchor="_Toc366141815" w:history="1">
        <w:r w:rsidRPr="00761B91">
          <w:rPr>
            <w:rStyle w:val="affb"/>
            <w:rFonts w:cs="Arial"/>
            <w:bCs/>
            <w:noProof/>
          </w:rPr>
          <w:t>9.1.15</w:t>
        </w:r>
        <w:r w:rsidRPr="00F92BFE">
          <w:rPr>
            <w:rFonts w:ascii="Calibri" w:eastAsia="Times New Roman" w:hAnsi="Calibri" w:cs="Arial"/>
            <w:b w:val="0"/>
            <w:noProof/>
            <w:sz w:val="22"/>
            <w:szCs w:val="22"/>
            <w:lang w:val="en-US" w:eastAsia="en-US"/>
          </w:rPr>
          <w:tab/>
        </w:r>
        <w:r w:rsidRPr="00761B91">
          <w:rPr>
            <w:rStyle w:val="affb"/>
            <w:rFonts w:cs="Arial"/>
            <w:bCs/>
            <w:noProof/>
            <w:spacing w:val="6"/>
          </w:rPr>
          <w:t>ObjectCreate(proto, internalDataList)  Abstract Operation</w:t>
        </w:r>
        <w:r>
          <w:rPr>
            <w:noProof/>
            <w:webHidden/>
          </w:rPr>
          <w:tab/>
        </w:r>
        <w:r>
          <w:rPr>
            <w:noProof/>
            <w:webHidden/>
          </w:rPr>
          <w:fldChar w:fldCharType="begin"/>
        </w:r>
        <w:r>
          <w:rPr>
            <w:noProof/>
            <w:webHidden/>
          </w:rPr>
          <w:instrText xml:space="preserve"> PAGEREF _Toc366141815 \h </w:instrText>
        </w:r>
        <w:r>
          <w:rPr>
            <w:noProof/>
            <w:webHidden/>
          </w:rPr>
        </w:r>
        <w:r>
          <w:rPr>
            <w:noProof/>
            <w:webHidden/>
          </w:rPr>
          <w:fldChar w:fldCharType="separate"/>
        </w:r>
        <w:r w:rsidR="00083CEC">
          <w:rPr>
            <w:noProof/>
            <w:webHidden/>
          </w:rPr>
          <w:t>71</w:t>
        </w:r>
        <w:r>
          <w:rPr>
            <w:noProof/>
            <w:webHidden/>
          </w:rPr>
          <w:fldChar w:fldCharType="end"/>
        </w:r>
      </w:hyperlink>
    </w:p>
    <w:p w14:paraId="1A336649" w14:textId="77777777" w:rsidR="00FB0307" w:rsidRPr="00F92BFE" w:rsidRDefault="00FB0307">
      <w:pPr>
        <w:pStyle w:val="3a"/>
        <w:rPr>
          <w:rFonts w:ascii="Calibri" w:eastAsia="Times New Roman" w:hAnsi="Calibri" w:cs="Arial"/>
          <w:b w:val="0"/>
          <w:noProof/>
          <w:sz w:val="22"/>
          <w:szCs w:val="22"/>
          <w:lang w:val="en-US" w:eastAsia="en-US"/>
        </w:rPr>
      </w:pPr>
      <w:hyperlink w:anchor="_Toc366141816" w:history="1">
        <w:r w:rsidRPr="00761B91">
          <w:rPr>
            <w:rStyle w:val="affb"/>
            <w:noProof/>
          </w:rPr>
          <w:t>9.1.16</w:t>
        </w:r>
        <w:r w:rsidRPr="00F92BFE">
          <w:rPr>
            <w:rFonts w:ascii="Calibri" w:eastAsia="Times New Roman" w:hAnsi="Calibri" w:cs="Arial"/>
            <w:b w:val="0"/>
            <w:noProof/>
            <w:sz w:val="22"/>
            <w:szCs w:val="22"/>
            <w:lang w:val="en-US" w:eastAsia="en-US"/>
          </w:rPr>
          <w:tab/>
        </w:r>
        <w:r w:rsidRPr="00761B91">
          <w:rPr>
            <w:rStyle w:val="affb"/>
            <w:noProof/>
          </w:rPr>
          <w:t>Ordinary Function Objects</w:t>
        </w:r>
        <w:r>
          <w:rPr>
            <w:noProof/>
            <w:webHidden/>
          </w:rPr>
          <w:tab/>
        </w:r>
        <w:r>
          <w:rPr>
            <w:noProof/>
            <w:webHidden/>
          </w:rPr>
          <w:fldChar w:fldCharType="begin"/>
        </w:r>
        <w:r>
          <w:rPr>
            <w:noProof/>
            <w:webHidden/>
          </w:rPr>
          <w:instrText xml:space="preserve"> PAGEREF _Toc366141816 \h </w:instrText>
        </w:r>
        <w:r>
          <w:rPr>
            <w:noProof/>
            <w:webHidden/>
          </w:rPr>
        </w:r>
        <w:r>
          <w:rPr>
            <w:noProof/>
            <w:webHidden/>
          </w:rPr>
          <w:fldChar w:fldCharType="separate"/>
        </w:r>
        <w:r w:rsidR="00083CEC">
          <w:rPr>
            <w:noProof/>
            <w:webHidden/>
          </w:rPr>
          <w:t>72</w:t>
        </w:r>
        <w:r>
          <w:rPr>
            <w:noProof/>
            <w:webHidden/>
          </w:rPr>
          <w:fldChar w:fldCharType="end"/>
        </w:r>
      </w:hyperlink>
    </w:p>
    <w:p w14:paraId="40E7B01F" w14:textId="77777777" w:rsidR="00FB0307" w:rsidRPr="00F92BFE" w:rsidRDefault="00FB0307">
      <w:pPr>
        <w:pStyle w:val="2c"/>
        <w:rPr>
          <w:rFonts w:ascii="Calibri" w:eastAsia="Times New Roman" w:hAnsi="Calibri" w:cs="Arial"/>
          <w:b w:val="0"/>
          <w:noProof/>
          <w:sz w:val="22"/>
          <w:szCs w:val="22"/>
          <w:lang w:val="en-US" w:eastAsia="en-US"/>
        </w:rPr>
      </w:pPr>
      <w:hyperlink w:anchor="_Toc366141817" w:history="1">
        <w:r w:rsidRPr="00761B91">
          <w:rPr>
            <w:rStyle w:val="affb"/>
            <w:noProof/>
          </w:rPr>
          <w:t>9.2</w:t>
        </w:r>
        <w:r w:rsidRPr="00F92BFE">
          <w:rPr>
            <w:rFonts w:ascii="Calibri" w:eastAsia="Times New Roman" w:hAnsi="Calibri" w:cs="Arial"/>
            <w:b w:val="0"/>
            <w:noProof/>
            <w:sz w:val="22"/>
            <w:szCs w:val="22"/>
            <w:lang w:val="en-US" w:eastAsia="en-US"/>
          </w:rPr>
          <w:tab/>
        </w:r>
        <w:r w:rsidRPr="00761B91">
          <w:rPr>
            <w:rStyle w:val="affb"/>
            <w:noProof/>
          </w:rPr>
          <w:t>Built-in Exotic Object Internal Methods and Data Fields</w:t>
        </w:r>
        <w:r>
          <w:rPr>
            <w:noProof/>
            <w:webHidden/>
          </w:rPr>
          <w:tab/>
        </w:r>
        <w:r>
          <w:rPr>
            <w:noProof/>
            <w:webHidden/>
          </w:rPr>
          <w:fldChar w:fldCharType="begin"/>
        </w:r>
        <w:r>
          <w:rPr>
            <w:noProof/>
            <w:webHidden/>
          </w:rPr>
          <w:instrText xml:space="preserve"> PAGEREF _Toc366141817 \h </w:instrText>
        </w:r>
        <w:r>
          <w:rPr>
            <w:noProof/>
            <w:webHidden/>
          </w:rPr>
        </w:r>
        <w:r>
          <w:rPr>
            <w:noProof/>
            <w:webHidden/>
          </w:rPr>
          <w:fldChar w:fldCharType="separate"/>
        </w:r>
        <w:r w:rsidR="00083CEC">
          <w:rPr>
            <w:noProof/>
            <w:webHidden/>
          </w:rPr>
          <w:t>78</w:t>
        </w:r>
        <w:r>
          <w:rPr>
            <w:noProof/>
            <w:webHidden/>
          </w:rPr>
          <w:fldChar w:fldCharType="end"/>
        </w:r>
      </w:hyperlink>
    </w:p>
    <w:p w14:paraId="135C788B" w14:textId="77777777" w:rsidR="00FB0307" w:rsidRPr="00F92BFE" w:rsidRDefault="00FB0307">
      <w:pPr>
        <w:pStyle w:val="3a"/>
        <w:rPr>
          <w:rFonts w:ascii="Calibri" w:eastAsia="Times New Roman" w:hAnsi="Calibri" w:cs="Arial"/>
          <w:b w:val="0"/>
          <w:noProof/>
          <w:sz w:val="22"/>
          <w:szCs w:val="22"/>
          <w:lang w:val="en-US" w:eastAsia="en-US"/>
        </w:rPr>
      </w:pPr>
      <w:hyperlink w:anchor="_Toc366141818" w:history="1">
        <w:r w:rsidRPr="00761B91">
          <w:rPr>
            <w:rStyle w:val="affb"/>
            <w:noProof/>
          </w:rPr>
          <w:t>9.2.1</w:t>
        </w:r>
        <w:r w:rsidRPr="00F92BFE">
          <w:rPr>
            <w:rFonts w:ascii="Calibri" w:eastAsia="Times New Roman" w:hAnsi="Calibri" w:cs="Arial"/>
            <w:b w:val="0"/>
            <w:noProof/>
            <w:sz w:val="22"/>
            <w:szCs w:val="22"/>
            <w:lang w:val="en-US" w:eastAsia="en-US"/>
          </w:rPr>
          <w:tab/>
        </w:r>
        <w:r w:rsidRPr="00761B91">
          <w:rPr>
            <w:rStyle w:val="affb"/>
            <w:noProof/>
          </w:rPr>
          <w:t>Bound Function Exotic Objects</w:t>
        </w:r>
        <w:r>
          <w:rPr>
            <w:noProof/>
            <w:webHidden/>
          </w:rPr>
          <w:tab/>
        </w:r>
        <w:r>
          <w:rPr>
            <w:noProof/>
            <w:webHidden/>
          </w:rPr>
          <w:fldChar w:fldCharType="begin"/>
        </w:r>
        <w:r>
          <w:rPr>
            <w:noProof/>
            <w:webHidden/>
          </w:rPr>
          <w:instrText xml:space="preserve"> PAGEREF _Toc366141818 \h </w:instrText>
        </w:r>
        <w:r>
          <w:rPr>
            <w:noProof/>
            <w:webHidden/>
          </w:rPr>
        </w:r>
        <w:r>
          <w:rPr>
            <w:noProof/>
            <w:webHidden/>
          </w:rPr>
          <w:fldChar w:fldCharType="separate"/>
        </w:r>
        <w:r w:rsidR="00083CEC">
          <w:rPr>
            <w:noProof/>
            <w:webHidden/>
          </w:rPr>
          <w:t>78</w:t>
        </w:r>
        <w:r>
          <w:rPr>
            <w:noProof/>
            <w:webHidden/>
          </w:rPr>
          <w:fldChar w:fldCharType="end"/>
        </w:r>
      </w:hyperlink>
    </w:p>
    <w:p w14:paraId="5D8939D2" w14:textId="77777777" w:rsidR="00FB0307" w:rsidRPr="00F92BFE" w:rsidRDefault="00FB0307">
      <w:pPr>
        <w:pStyle w:val="3a"/>
        <w:rPr>
          <w:rFonts w:ascii="Calibri" w:eastAsia="Times New Roman" w:hAnsi="Calibri" w:cs="Arial"/>
          <w:b w:val="0"/>
          <w:noProof/>
          <w:sz w:val="22"/>
          <w:szCs w:val="22"/>
          <w:lang w:val="en-US" w:eastAsia="en-US"/>
        </w:rPr>
      </w:pPr>
      <w:hyperlink w:anchor="_Toc366141819" w:history="1">
        <w:r w:rsidRPr="00761B91">
          <w:rPr>
            <w:rStyle w:val="affb"/>
            <w:noProof/>
          </w:rPr>
          <w:t>9.2.2</w:t>
        </w:r>
        <w:r w:rsidRPr="00F92BFE">
          <w:rPr>
            <w:rFonts w:ascii="Calibri" w:eastAsia="Times New Roman" w:hAnsi="Calibri" w:cs="Arial"/>
            <w:b w:val="0"/>
            <w:noProof/>
            <w:sz w:val="22"/>
            <w:szCs w:val="22"/>
            <w:lang w:val="en-US" w:eastAsia="en-US"/>
          </w:rPr>
          <w:tab/>
        </w:r>
        <w:r w:rsidRPr="00761B91">
          <w:rPr>
            <w:rStyle w:val="affb"/>
            <w:noProof/>
          </w:rPr>
          <w:t>Array Exotic Objects</w:t>
        </w:r>
        <w:r>
          <w:rPr>
            <w:noProof/>
            <w:webHidden/>
          </w:rPr>
          <w:tab/>
        </w:r>
        <w:r>
          <w:rPr>
            <w:noProof/>
            <w:webHidden/>
          </w:rPr>
          <w:fldChar w:fldCharType="begin"/>
        </w:r>
        <w:r>
          <w:rPr>
            <w:noProof/>
            <w:webHidden/>
          </w:rPr>
          <w:instrText xml:space="preserve"> PAGEREF _Toc366141819 \h </w:instrText>
        </w:r>
        <w:r>
          <w:rPr>
            <w:noProof/>
            <w:webHidden/>
          </w:rPr>
        </w:r>
        <w:r>
          <w:rPr>
            <w:noProof/>
            <w:webHidden/>
          </w:rPr>
          <w:fldChar w:fldCharType="separate"/>
        </w:r>
        <w:r w:rsidR="00083CEC">
          <w:rPr>
            <w:noProof/>
            <w:webHidden/>
          </w:rPr>
          <w:t>79</w:t>
        </w:r>
        <w:r>
          <w:rPr>
            <w:noProof/>
            <w:webHidden/>
          </w:rPr>
          <w:fldChar w:fldCharType="end"/>
        </w:r>
      </w:hyperlink>
    </w:p>
    <w:p w14:paraId="747C1882" w14:textId="77777777" w:rsidR="00FB0307" w:rsidRPr="00F92BFE" w:rsidRDefault="00FB0307">
      <w:pPr>
        <w:pStyle w:val="3a"/>
        <w:rPr>
          <w:rFonts w:ascii="Calibri" w:eastAsia="Times New Roman" w:hAnsi="Calibri" w:cs="Arial"/>
          <w:b w:val="0"/>
          <w:noProof/>
          <w:sz w:val="22"/>
          <w:szCs w:val="22"/>
          <w:lang w:val="en-US" w:eastAsia="en-US"/>
        </w:rPr>
      </w:pPr>
      <w:hyperlink w:anchor="_Toc366141820" w:history="1">
        <w:r w:rsidRPr="00761B91">
          <w:rPr>
            <w:rStyle w:val="affb"/>
            <w:noProof/>
          </w:rPr>
          <w:t>9.2.3</w:t>
        </w:r>
        <w:r w:rsidRPr="00F92BFE">
          <w:rPr>
            <w:rFonts w:ascii="Calibri" w:eastAsia="Times New Roman" w:hAnsi="Calibri" w:cs="Arial"/>
            <w:b w:val="0"/>
            <w:noProof/>
            <w:sz w:val="22"/>
            <w:szCs w:val="22"/>
            <w:lang w:val="en-US" w:eastAsia="en-US"/>
          </w:rPr>
          <w:tab/>
        </w:r>
        <w:r w:rsidRPr="00761B91">
          <w:rPr>
            <w:rStyle w:val="affb"/>
            <w:noProof/>
          </w:rPr>
          <w:t>String Exotic Objects</w:t>
        </w:r>
        <w:r>
          <w:rPr>
            <w:noProof/>
            <w:webHidden/>
          </w:rPr>
          <w:tab/>
        </w:r>
        <w:r>
          <w:rPr>
            <w:noProof/>
            <w:webHidden/>
          </w:rPr>
          <w:fldChar w:fldCharType="begin"/>
        </w:r>
        <w:r>
          <w:rPr>
            <w:noProof/>
            <w:webHidden/>
          </w:rPr>
          <w:instrText xml:space="preserve"> PAGEREF _Toc366141820 \h </w:instrText>
        </w:r>
        <w:r>
          <w:rPr>
            <w:noProof/>
            <w:webHidden/>
          </w:rPr>
        </w:r>
        <w:r>
          <w:rPr>
            <w:noProof/>
            <w:webHidden/>
          </w:rPr>
          <w:fldChar w:fldCharType="separate"/>
        </w:r>
        <w:r w:rsidR="00083CEC">
          <w:rPr>
            <w:noProof/>
            <w:webHidden/>
          </w:rPr>
          <w:t>81</w:t>
        </w:r>
        <w:r>
          <w:rPr>
            <w:noProof/>
            <w:webHidden/>
          </w:rPr>
          <w:fldChar w:fldCharType="end"/>
        </w:r>
      </w:hyperlink>
    </w:p>
    <w:p w14:paraId="57C530A8" w14:textId="77777777" w:rsidR="00FB0307" w:rsidRPr="00F92BFE" w:rsidRDefault="00FB0307">
      <w:pPr>
        <w:pStyle w:val="3a"/>
        <w:rPr>
          <w:rFonts w:ascii="Calibri" w:eastAsia="Times New Roman" w:hAnsi="Calibri" w:cs="Arial"/>
          <w:b w:val="0"/>
          <w:noProof/>
          <w:sz w:val="22"/>
          <w:szCs w:val="22"/>
          <w:lang w:val="en-US" w:eastAsia="en-US"/>
        </w:rPr>
      </w:pPr>
      <w:hyperlink w:anchor="_Toc366141821" w:history="1">
        <w:r w:rsidRPr="00761B91">
          <w:rPr>
            <w:rStyle w:val="affb"/>
            <w:noProof/>
          </w:rPr>
          <w:t>9.2.4</w:t>
        </w:r>
        <w:r w:rsidRPr="00F92BFE">
          <w:rPr>
            <w:rFonts w:ascii="Calibri" w:eastAsia="Times New Roman" w:hAnsi="Calibri" w:cs="Arial"/>
            <w:b w:val="0"/>
            <w:noProof/>
            <w:sz w:val="22"/>
            <w:szCs w:val="22"/>
            <w:lang w:val="en-US" w:eastAsia="en-US"/>
          </w:rPr>
          <w:tab/>
        </w:r>
        <w:r w:rsidRPr="00761B91">
          <w:rPr>
            <w:rStyle w:val="affb"/>
            <w:noProof/>
          </w:rPr>
          <w:t>Symbol Exotic Objects</w:t>
        </w:r>
        <w:r>
          <w:rPr>
            <w:noProof/>
            <w:webHidden/>
          </w:rPr>
          <w:tab/>
        </w:r>
        <w:r>
          <w:rPr>
            <w:noProof/>
            <w:webHidden/>
          </w:rPr>
          <w:fldChar w:fldCharType="begin"/>
        </w:r>
        <w:r>
          <w:rPr>
            <w:noProof/>
            <w:webHidden/>
          </w:rPr>
          <w:instrText xml:space="preserve"> PAGEREF _Toc366141821 \h </w:instrText>
        </w:r>
        <w:r>
          <w:rPr>
            <w:noProof/>
            <w:webHidden/>
          </w:rPr>
        </w:r>
        <w:r>
          <w:rPr>
            <w:noProof/>
            <w:webHidden/>
          </w:rPr>
          <w:fldChar w:fldCharType="separate"/>
        </w:r>
        <w:r w:rsidR="00083CEC">
          <w:rPr>
            <w:noProof/>
            <w:webHidden/>
          </w:rPr>
          <w:t>83</w:t>
        </w:r>
        <w:r>
          <w:rPr>
            <w:noProof/>
            <w:webHidden/>
          </w:rPr>
          <w:fldChar w:fldCharType="end"/>
        </w:r>
      </w:hyperlink>
    </w:p>
    <w:p w14:paraId="42E87991" w14:textId="77777777" w:rsidR="00FB0307" w:rsidRPr="00F92BFE" w:rsidRDefault="00FB0307">
      <w:pPr>
        <w:pStyle w:val="3a"/>
        <w:rPr>
          <w:rFonts w:ascii="Calibri" w:eastAsia="Times New Roman" w:hAnsi="Calibri" w:cs="Arial"/>
          <w:b w:val="0"/>
          <w:noProof/>
          <w:sz w:val="22"/>
          <w:szCs w:val="22"/>
          <w:lang w:val="en-US" w:eastAsia="en-US"/>
        </w:rPr>
      </w:pPr>
      <w:hyperlink w:anchor="_Toc366141822" w:history="1">
        <w:r w:rsidRPr="00761B91">
          <w:rPr>
            <w:rStyle w:val="affb"/>
            <w:noProof/>
          </w:rPr>
          <w:t>9.2.5</w:t>
        </w:r>
        <w:r w:rsidRPr="00F92BFE">
          <w:rPr>
            <w:rFonts w:ascii="Calibri" w:eastAsia="Times New Roman" w:hAnsi="Calibri" w:cs="Arial"/>
            <w:b w:val="0"/>
            <w:noProof/>
            <w:sz w:val="22"/>
            <w:szCs w:val="22"/>
            <w:lang w:val="en-US" w:eastAsia="en-US"/>
          </w:rPr>
          <w:tab/>
        </w:r>
        <w:r w:rsidRPr="00761B91">
          <w:rPr>
            <w:rStyle w:val="affb"/>
            <w:noProof/>
          </w:rPr>
          <w:t>Exotic Arguments Objects</w:t>
        </w:r>
        <w:r>
          <w:rPr>
            <w:noProof/>
            <w:webHidden/>
          </w:rPr>
          <w:tab/>
        </w:r>
        <w:r>
          <w:rPr>
            <w:noProof/>
            <w:webHidden/>
          </w:rPr>
          <w:fldChar w:fldCharType="begin"/>
        </w:r>
        <w:r>
          <w:rPr>
            <w:noProof/>
            <w:webHidden/>
          </w:rPr>
          <w:instrText xml:space="preserve"> PAGEREF _Toc366141822 \h </w:instrText>
        </w:r>
        <w:r>
          <w:rPr>
            <w:noProof/>
            <w:webHidden/>
          </w:rPr>
        </w:r>
        <w:r>
          <w:rPr>
            <w:noProof/>
            <w:webHidden/>
          </w:rPr>
          <w:fldChar w:fldCharType="separate"/>
        </w:r>
        <w:r w:rsidR="00083CEC">
          <w:rPr>
            <w:noProof/>
            <w:webHidden/>
          </w:rPr>
          <w:t>85</w:t>
        </w:r>
        <w:r>
          <w:rPr>
            <w:noProof/>
            <w:webHidden/>
          </w:rPr>
          <w:fldChar w:fldCharType="end"/>
        </w:r>
      </w:hyperlink>
    </w:p>
    <w:p w14:paraId="6B8C9607" w14:textId="77777777" w:rsidR="00FB0307" w:rsidRPr="00F92BFE" w:rsidRDefault="00FB0307">
      <w:pPr>
        <w:pStyle w:val="3a"/>
        <w:rPr>
          <w:rFonts w:ascii="Calibri" w:eastAsia="Times New Roman" w:hAnsi="Calibri" w:cs="Arial"/>
          <w:b w:val="0"/>
          <w:noProof/>
          <w:sz w:val="22"/>
          <w:szCs w:val="22"/>
          <w:lang w:val="en-US" w:eastAsia="en-US"/>
        </w:rPr>
      </w:pPr>
      <w:hyperlink w:anchor="_Toc366141823" w:history="1">
        <w:r w:rsidRPr="00761B91">
          <w:rPr>
            <w:rStyle w:val="affb"/>
            <w:noProof/>
          </w:rPr>
          <w:t>9.2.6</w:t>
        </w:r>
        <w:r w:rsidRPr="00F92BFE">
          <w:rPr>
            <w:rFonts w:ascii="Calibri" w:eastAsia="Times New Roman" w:hAnsi="Calibri" w:cs="Arial"/>
            <w:b w:val="0"/>
            <w:noProof/>
            <w:sz w:val="22"/>
            <w:szCs w:val="22"/>
            <w:lang w:val="en-US" w:eastAsia="en-US"/>
          </w:rPr>
          <w:tab/>
        </w:r>
        <w:r w:rsidRPr="00761B91">
          <w:rPr>
            <w:rStyle w:val="affb"/>
            <w:noProof/>
          </w:rPr>
          <w:t>Integer Indexed Exotic Objects</w:t>
        </w:r>
        <w:r>
          <w:rPr>
            <w:noProof/>
            <w:webHidden/>
          </w:rPr>
          <w:tab/>
        </w:r>
        <w:r>
          <w:rPr>
            <w:noProof/>
            <w:webHidden/>
          </w:rPr>
          <w:fldChar w:fldCharType="begin"/>
        </w:r>
        <w:r>
          <w:rPr>
            <w:noProof/>
            <w:webHidden/>
          </w:rPr>
          <w:instrText xml:space="preserve"> PAGEREF _Toc366141823 \h </w:instrText>
        </w:r>
        <w:r>
          <w:rPr>
            <w:noProof/>
            <w:webHidden/>
          </w:rPr>
        </w:r>
        <w:r>
          <w:rPr>
            <w:noProof/>
            <w:webHidden/>
          </w:rPr>
          <w:fldChar w:fldCharType="separate"/>
        </w:r>
        <w:r w:rsidR="00083CEC">
          <w:rPr>
            <w:noProof/>
            <w:webHidden/>
          </w:rPr>
          <w:t>88</w:t>
        </w:r>
        <w:r>
          <w:rPr>
            <w:noProof/>
            <w:webHidden/>
          </w:rPr>
          <w:fldChar w:fldCharType="end"/>
        </w:r>
      </w:hyperlink>
    </w:p>
    <w:p w14:paraId="0B646908" w14:textId="77777777" w:rsidR="00FB0307" w:rsidRPr="00F92BFE" w:rsidRDefault="00FB0307">
      <w:pPr>
        <w:pStyle w:val="3a"/>
        <w:rPr>
          <w:rFonts w:ascii="Calibri" w:eastAsia="Times New Roman" w:hAnsi="Calibri" w:cs="Arial"/>
          <w:b w:val="0"/>
          <w:noProof/>
          <w:sz w:val="22"/>
          <w:szCs w:val="22"/>
          <w:lang w:val="en-US" w:eastAsia="en-US"/>
        </w:rPr>
      </w:pPr>
      <w:hyperlink w:anchor="_Toc366141824" w:history="1">
        <w:r w:rsidRPr="00761B91">
          <w:rPr>
            <w:rStyle w:val="affb"/>
            <w:noProof/>
          </w:rPr>
          <w:t>9.2.7</w:t>
        </w:r>
        <w:r w:rsidRPr="00F92BFE">
          <w:rPr>
            <w:rFonts w:ascii="Calibri" w:eastAsia="Times New Roman" w:hAnsi="Calibri" w:cs="Arial"/>
            <w:b w:val="0"/>
            <w:noProof/>
            <w:sz w:val="22"/>
            <w:szCs w:val="22"/>
            <w:lang w:val="en-US" w:eastAsia="en-US"/>
          </w:rPr>
          <w:tab/>
        </w:r>
        <w:r w:rsidRPr="00761B91">
          <w:rPr>
            <w:rStyle w:val="affb"/>
            <w:noProof/>
          </w:rPr>
          <w:t>Built-in Function Objects</w:t>
        </w:r>
        <w:r>
          <w:rPr>
            <w:noProof/>
            <w:webHidden/>
          </w:rPr>
          <w:tab/>
        </w:r>
        <w:r>
          <w:rPr>
            <w:noProof/>
            <w:webHidden/>
          </w:rPr>
          <w:fldChar w:fldCharType="begin"/>
        </w:r>
        <w:r>
          <w:rPr>
            <w:noProof/>
            <w:webHidden/>
          </w:rPr>
          <w:instrText xml:space="preserve"> PAGEREF _Toc366141824 \h </w:instrText>
        </w:r>
        <w:r>
          <w:rPr>
            <w:noProof/>
            <w:webHidden/>
          </w:rPr>
        </w:r>
        <w:r>
          <w:rPr>
            <w:noProof/>
            <w:webHidden/>
          </w:rPr>
          <w:fldChar w:fldCharType="separate"/>
        </w:r>
        <w:r w:rsidR="00083CEC">
          <w:rPr>
            <w:noProof/>
            <w:webHidden/>
          </w:rPr>
          <w:t>91</w:t>
        </w:r>
        <w:r>
          <w:rPr>
            <w:noProof/>
            <w:webHidden/>
          </w:rPr>
          <w:fldChar w:fldCharType="end"/>
        </w:r>
      </w:hyperlink>
    </w:p>
    <w:p w14:paraId="261E0D55" w14:textId="77777777" w:rsidR="00FB0307" w:rsidRPr="00F92BFE" w:rsidRDefault="00FB0307">
      <w:pPr>
        <w:pStyle w:val="2c"/>
        <w:rPr>
          <w:rFonts w:ascii="Calibri" w:eastAsia="Times New Roman" w:hAnsi="Calibri" w:cs="Arial"/>
          <w:b w:val="0"/>
          <w:noProof/>
          <w:sz w:val="22"/>
          <w:szCs w:val="22"/>
          <w:lang w:val="en-US" w:eastAsia="en-US"/>
        </w:rPr>
      </w:pPr>
      <w:hyperlink w:anchor="_Toc366141825" w:history="1">
        <w:r w:rsidRPr="00761B91">
          <w:rPr>
            <w:rStyle w:val="affb"/>
            <w:noProof/>
          </w:rPr>
          <w:t>9.3</w:t>
        </w:r>
        <w:r w:rsidRPr="00F92BFE">
          <w:rPr>
            <w:rFonts w:ascii="Calibri" w:eastAsia="Times New Roman" w:hAnsi="Calibri" w:cs="Arial"/>
            <w:b w:val="0"/>
            <w:noProof/>
            <w:sz w:val="22"/>
            <w:szCs w:val="22"/>
            <w:lang w:val="en-US" w:eastAsia="en-US"/>
          </w:rPr>
          <w:tab/>
        </w:r>
        <w:r w:rsidRPr="00761B91">
          <w:rPr>
            <w:rStyle w:val="affb"/>
            <w:noProof/>
          </w:rPr>
          <w:t>Proxy Object Internal Methods and Internal Data Properties</w:t>
        </w:r>
        <w:r>
          <w:rPr>
            <w:noProof/>
            <w:webHidden/>
          </w:rPr>
          <w:tab/>
        </w:r>
        <w:r>
          <w:rPr>
            <w:noProof/>
            <w:webHidden/>
          </w:rPr>
          <w:fldChar w:fldCharType="begin"/>
        </w:r>
        <w:r>
          <w:rPr>
            <w:noProof/>
            <w:webHidden/>
          </w:rPr>
          <w:instrText xml:space="preserve"> PAGEREF _Toc366141825 \h </w:instrText>
        </w:r>
        <w:r>
          <w:rPr>
            <w:noProof/>
            <w:webHidden/>
          </w:rPr>
        </w:r>
        <w:r>
          <w:rPr>
            <w:noProof/>
            <w:webHidden/>
          </w:rPr>
          <w:fldChar w:fldCharType="separate"/>
        </w:r>
        <w:r w:rsidR="00083CEC">
          <w:rPr>
            <w:noProof/>
            <w:webHidden/>
          </w:rPr>
          <w:t>91</w:t>
        </w:r>
        <w:r>
          <w:rPr>
            <w:noProof/>
            <w:webHidden/>
          </w:rPr>
          <w:fldChar w:fldCharType="end"/>
        </w:r>
      </w:hyperlink>
    </w:p>
    <w:p w14:paraId="69F23CE9" w14:textId="77777777" w:rsidR="00FB0307" w:rsidRPr="00F92BFE" w:rsidRDefault="00FB0307">
      <w:pPr>
        <w:pStyle w:val="3a"/>
        <w:rPr>
          <w:rFonts w:ascii="Calibri" w:eastAsia="Times New Roman" w:hAnsi="Calibri" w:cs="Arial"/>
          <w:b w:val="0"/>
          <w:noProof/>
          <w:sz w:val="22"/>
          <w:szCs w:val="22"/>
          <w:lang w:val="en-US" w:eastAsia="en-US"/>
        </w:rPr>
      </w:pPr>
      <w:hyperlink w:anchor="_Toc366141826" w:history="1">
        <w:r w:rsidRPr="00761B91">
          <w:rPr>
            <w:rStyle w:val="affb"/>
            <w:noProof/>
          </w:rPr>
          <w:t>9.3.1</w:t>
        </w:r>
        <w:r w:rsidRPr="00F92BFE">
          <w:rPr>
            <w:rFonts w:ascii="Calibri" w:eastAsia="Times New Roman" w:hAnsi="Calibri" w:cs="Arial"/>
            <w:b w:val="0"/>
            <w:noProof/>
            <w:sz w:val="22"/>
            <w:szCs w:val="22"/>
            <w:lang w:val="en-US" w:eastAsia="en-US"/>
          </w:rPr>
          <w:tab/>
        </w:r>
        <w:r w:rsidRPr="00761B91">
          <w:rPr>
            <w:rStyle w:val="affb"/>
            <w:noProof/>
          </w:rPr>
          <w:t>[[GetInheritance]] ( )</w:t>
        </w:r>
        <w:r>
          <w:rPr>
            <w:noProof/>
            <w:webHidden/>
          </w:rPr>
          <w:tab/>
        </w:r>
        <w:r>
          <w:rPr>
            <w:noProof/>
            <w:webHidden/>
          </w:rPr>
          <w:fldChar w:fldCharType="begin"/>
        </w:r>
        <w:r>
          <w:rPr>
            <w:noProof/>
            <w:webHidden/>
          </w:rPr>
          <w:instrText xml:space="preserve"> PAGEREF _Toc366141826 \h </w:instrText>
        </w:r>
        <w:r>
          <w:rPr>
            <w:noProof/>
            <w:webHidden/>
          </w:rPr>
        </w:r>
        <w:r>
          <w:rPr>
            <w:noProof/>
            <w:webHidden/>
          </w:rPr>
          <w:fldChar w:fldCharType="separate"/>
        </w:r>
        <w:r w:rsidR="00083CEC">
          <w:rPr>
            <w:noProof/>
            <w:webHidden/>
          </w:rPr>
          <w:t>91</w:t>
        </w:r>
        <w:r>
          <w:rPr>
            <w:noProof/>
            <w:webHidden/>
          </w:rPr>
          <w:fldChar w:fldCharType="end"/>
        </w:r>
      </w:hyperlink>
    </w:p>
    <w:p w14:paraId="0D1797FB" w14:textId="77777777" w:rsidR="00FB0307" w:rsidRPr="00F92BFE" w:rsidRDefault="00FB0307">
      <w:pPr>
        <w:pStyle w:val="3a"/>
        <w:rPr>
          <w:rFonts w:ascii="Calibri" w:eastAsia="Times New Roman" w:hAnsi="Calibri" w:cs="Arial"/>
          <w:b w:val="0"/>
          <w:noProof/>
          <w:sz w:val="22"/>
          <w:szCs w:val="22"/>
          <w:lang w:val="en-US" w:eastAsia="en-US"/>
        </w:rPr>
      </w:pPr>
      <w:hyperlink w:anchor="_Toc366141827" w:history="1">
        <w:r w:rsidRPr="00761B91">
          <w:rPr>
            <w:rStyle w:val="affb"/>
            <w:noProof/>
          </w:rPr>
          <w:t>9.3.2</w:t>
        </w:r>
        <w:r w:rsidRPr="00F92BFE">
          <w:rPr>
            <w:rFonts w:ascii="Calibri" w:eastAsia="Times New Roman" w:hAnsi="Calibri" w:cs="Arial"/>
            <w:b w:val="0"/>
            <w:noProof/>
            <w:sz w:val="22"/>
            <w:szCs w:val="22"/>
            <w:lang w:val="en-US" w:eastAsia="en-US"/>
          </w:rPr>
          <w:tab/>
        </w:r>
        <w:r w:rsidRPr="00761B91">
          <w:rPr>
            <w:rStyle w:val="affb"/>
            <w:noProof/>
          </w:rPr>
          <w:t>[[SetInheritance]] (V)</w:t>
        </w:r>
        <w:r>
          <w:rPr>
            <w:noProof/>
            <w:webHidden/>
          </w:rPr>
          <w:tab/>
        </w:r>
        <w:r>
          <w:rPr>
            <w:noProof/>
            <w:webHidden/>
          </w:rPr>
          <w:fldChar w:fldCharType="begin"/>
        </w:r>
        <w:r>
          <w:rPr>
            <w:noProof/>
            <w:webHidden/>
          </w:rPr>
          <w:instrText xml:space="preserve"> PAGEREF _Toc366141827 \h </w:instrText>
        </w:r>
        <w:r>
          <w:rPr>
            <w:noProof/>
            <w:webHidden/>
          </w:rPr>
        </w:r>
        <w:r>
          <w:rPr>
            <w:noProof/>
            <w:webHidden/>
          </w:rPr>
          <w:fldChar w:fldCharType="separate"/>
        </w:r>
        <w:r w:rsidR="00083CEC">
          <w:rPr>
            <w:noProof/>
            <w:webHidden/>
          </w:rPr>
          <w:t>92</w:t>
        </w:r>
        <w:r>
          <w:rPr>
            <w:noProof/>
            <w:webHidden/>
          </w:rPr>
          <w:fldChar w:fldCharType="end"/>
        </w:r>
      </w:hyperlink>
    </w:p>
    <w:p w14:paraId="5D2E29C9" w14:textId="77777777" w:rsidR="00FB0307" w:rsidRPr="00F92BFE" w:rsidRDefault="00FB0307">
      <w:pPr>
        <w:pStyle w:val="3a"/>
        <w:rPr>
          <w:rFonts w:ascii="Calibri" w:eastAsia="Times New Roman" w:hAnsi="Calibri" w:cs="Arial"/>
          <w:b w:val="0"/>
          <w:noProof/>
          <w:sz w:val="22"/>
          <w:szCs w:val="22"/>
          <w:lang w:val="en-US" w:eastAsia="en-US"/>
        </w:rPr>
      </w:pPr>
      <w:hyperlink w:anchor="_Toc366141828" w:history="1">
        <w:r w:rsidRPr="00761B91">
          <w:rPr>
            <w:rStyle w:val="affb"/>
            <w:noProof/>
          </w:rPr>
          <w:t>9.3.3</w:t>
        </w:r>
        <w:r w:rsidRPr="00F92BFE">
          <w:rPr>
            <w:rFonts w:ascii="Calibri" w:eastAsia="Times New Roman" w:hAnsi="Calibri" w:cs="Arial"/>
            <w:b w:val="0"/>
            <w:noProof/>
            <w:sz w:val="22"/>
            <w:szCs w:val="22"/>
            <w:lang w:val="en-US" w:eastAsia="en-US"/>
          </w:rPr>
          <w:tab/>
        </w:r>
        <w:r w:rsidRPr="00761B91">
          <w:rPr>
            <w:rStyle w:val="affb"/>
            <w:noProof/>
          </w:rPr>
          <w:t>[[IsExtensible]] ( )</w:t>
        </w:r>
        <w:r>
          <w:rPr>
            <w:noProof/>
            <w:webHidden/>
          </w:rPr>
          <w:tab/>
        </w:r>
        <w:r>
          <w:rPr>
            <w:noProof/>
            <w:webHidden/>
          </w:rPr>
          <w:fldChar w:fldCharType="begin"/>
        </w:r>
        <w:r>
          <w:rPr>
            <w:noProof/>
            <w:webHidden/>
          </w:rPr>
          <w:instrText xml:space="preserve"> PAGEREF _Toc366141828 \h </w:instrText>
        </w:r>
        <w:r>
          <w:rPr>
            <w:noProof/>
            <w:webHidden/>
          </w:rPr>
        </w:r>
        <w:r>
          <w:rPr>
            <w:noProof/>
            <w:webHidden/>
          </w:rPr>
          <w:fldChar w:fldCharType="separate"/>
        </w:r>
        <w:r w:rsidR="00083CEC">
          <w:rPr>
            <w:noProof/>
            <w:webHidden/>
          </w:rPr>
          <w:t>92</w:t>
        </w:r>
        <w:r>
          <w:rPr>
            <w:noProof/>
            <w:webHidden/>
          </w:rPr>
          <w:fldChar w:fldCharType="end"/>
        </w:r>
      </w:hyperlink>
    </w:p>
    <w:p w14:paraId="4F05E74D" w14:textId="77777777" w:rsidR="00FB0307" w:rsidRPr="00F92BFE" w:rsidRDefault="00FB0307">
      <w:pPr>
        <w:pStyle w:val="3a"/>
        <w:rPr>
          <w:rFonts w:ascii="Calibri" w:eastAsia="Times New Roman" w:hAnsi="Calibri" w:cs="Arial"/>
          <w:b w:val="0"/>
          <w:noProof/>
          <w:sz w:val="22"/>
          <w:szCs w:val="22"/>
          <w:lang w:val="en-US" w:eastAsia="en-US"/>
        </w:rPr>
      </w:pPr>
      <w:hyperlink w:anchor="_Toc366141829" w:history="1">
        <w:r w:rsidRPr="00761B91">
          <w:rPr>
            <w:rStyle w:val="affb"/>
            <w:noProof/>
          </w:rPr>
          <w:t>9.3.4</w:t>
        </w:r>
        <w:r w:rsidRPr="00F92BFE">
          <w:rPr>
            <w:rFonts w:ascii="Calibri" w:eastAsia="Times New Roman" w:hAnsi="Calibri" w:cs="Arial"/>
            <w:b w:val="0"/>
            <w:noProof/>
            <w:sz w:val="22"/>
            <w:szCs w:val="22"/>
            <w:lang w:val="en-US" w:eastAsia="en-US"/>
          </w:rPr>
          <w:tab/>
        </w:r>
        <w:r w:rsidRPr="00761B91">
          <w:rPr>
            <w:rStyle w:val="affb"/>
            <w:noProof/>
          </w:rPr>
          <w:t>[[PreventExtensions]] (  )</w:t>
        </w:r>
        <w:r>
          <w:rPr>
            <w:noProof/>
            <w:webHidden/>
          </w:rPr>
          <w:tab/>
        </w:r>
        <w:r>
          <w:rPr>
            <w:noProof/>
            <w:webHidden/>
          </w:rPr>
          <w:fldChar w:fldCharType="begin"/>
        </w:r>
        <w:r>
          <w:rPr>
            <w:noProof/>
            <w:webHidden/>
          </w:rPr>
          <w:instrText xml:space="preserve"> PAGEREF _Toc366141829 \h </w:instrText>
        </w:r>
        <w:r>
          <w:rPr>
            <w:noProof/>
            <w:webHidden/>
          </w:rPr>
        </w:r>
        <w:r>
          <w:rPr>
            <w:noProof/>
            <w:webHidden/>
          </w:rPr>
          <w:fldChar w:fldCharType="separate"/>
        </w:r>
        <w:r w:rsidR="00083CEC">
          <w:rPr>
            <w:noProof/>
            <w:webHidden/>
          </w:rPr>
          <w:t>93</w:t>
        </w:r>
        <w:r>
          <w:rPr>
            <w:noProof/>
            <w:webHidden/>
          </w:rPr>
          <w:fldChar w:fldCharType="end"/>
        </w:r>
      </w:hyperlink>
    </w:p>
    <w:p w14:paraId="3087424D" w14:textId="77777777" w:rsidR="00FB0307" w:rsidRPr="00F92BFE" w:rsidRDefault="00FB0307">
      <w:pPr>
        <w:pStyle w:val="3a"/>
        <w:rPr>
          <w:rFonts w:ascii="Calibri" w:eastAsia="Times New Roman" w:hAnsi="Calibri" w:cs="Arial"/>
          <w:b w:val="0"/>
          <w:noProof/>
          <w:sz w:val="22"/>
          <w:szCs w:val="22"/>
          <w:lang w:val="en-US" w:eastAsia="en-US"/>
        </w:rPr>
      </w:pPr>
      <w:hyperlink w:anchor="_Toc366141830" w:history="1">
        <w:r w:rsidRPr="00761B91">
          <w:rPr>
            <w:rStyle w:val="affb"/>
            <w:noProof/>
          </w:rPr>
          <w:t>9.3.5</w:t>
        </w:r>
        <w:r w:rsidRPr="00F92BFE">
          <w:rPr>
            <w:rFonts w:ascii="Calibri" w:eastAsia="Times New Roman" w:hAnsi="Calibri" w:cs="Arial"/>
            <w:b w:val="0"/>
            <w:noProof/>
            <w:sz w:val="22"/>
            <w:szCs w:val="22"/>
            <w:lang w:val="en-US" w:eastAsia="en-US"/>
          </w:rPr>
          <w:tab/>
        </w:r>
        <w:r w:rsidRPr="00761B91">
          <w:rPr>
            <w:rStyle w:val="affb"/>
            <w:noProof/>
          </w:rPr>
          <w:t>[[HasOwnProperty]] (P)</w:t>
        </w:r>
        <w:r>
          <w:rPr>
            <w:noProof/>
            <w:webHidden/>
          </w:rPr>
          <w:tab/>
        </w:r>
        <w:r>
          <w:rPr>
            <w:noProof/>
            <w:webHidden/>
          </w:rPr>
          <w:fldChar w:fldCharType="begin"/>
        </w:r>
        <w:r>
          <w:rPr>
            <w:noProof/>
            <w:webHidden/>
          </w:rPr>
          <w:instrText xml:space="preserve"> PAGEREF _Toc366141830 \h </w:instrText>
        </w:r>
        <w:r>
          <w:rPr>
            <w:noProof/>
            <w:webHidden/>
          </w:rPr>
        </w:r>
        <w:r>
          <w:rPr>
            <w:noProof/>
            <w:webHidden/>
          </w:rPr>
          <w:fldChar w:fldCharType="separate"/>
        </w:r>
        <w:r w:rsidR="00083CEC">
          <w:rPr>
            <w:noProof/>
            <w:webHidden/>
          </w:rPr>
          <w:t>93</w:t>
        </w:r>
        <w:r>
          <w:rPr>
            <w:noProof/>
            <w:webHidden/>
          </w:rPr>
          <w:fldChar w:fldCharType="end"/>
        </w:r>
      </w:hyperlink>
    </w:p>
    <w:p w14:paraId="500748D5" w14:textId="77777777" w:rsidR="00FB0307" w:rsidRPr="00F92BFE" w:rsidRDefault="00FB0307">
      <w:pPr>
        <w:pStyle w:val="3a"/>
        <w:rPr>
          <w:rFonts w:ascii="Calibri" w:eastAsia="Times New Roman" w:hAnsi="Calibri" w:cs="Arial"/>
          <w:b w:val="0"/>
          <w:noProof/>
          <w:sz w:val="22"/>
          <w:szCs w:val="22"/>
          <w:lang w:val="en-US" w:eastAsia="en-US"/>
        </w:rPr>
      </w:pPr>
      <w:hyperlink w:anchor="_Toc366141831" w:history="1">
        <w:r w:rsidRPr="00761B91">
          <w:rPr>
            <w:rStyle w:val="affb"/>
            <w:noProof/>
          </w:rPr>
          <w:t>9.3.6</w:t>
        </w:r>
        <w:r w:rsidRPr="00F92BFE">
          <w:rPr>
            <w:rFonts w:ascii="Calibri" w:eastAsia="Times New Roman" w:hAnsi="Calibri" w:cs="Arial"/>
            <w:b w:val="0"/>
            <w:noProof/>
            <w:sz w:val="22"/>
            <w:szCs w:val="22"/>
            <w:lang w:val="en-US" w:eastAsia="en-US"/>
          </w:rPr>
          <w:tab/>
        </w:r>
        <w:r w:rsidRPr="00761B91">
          <w:rPr>
            <w:rStyle w:val="affb"/>
            <w:noProof/>
          </w:rPr>
          <w:t>[[GetOwnProperty]] (P)</w:t>
        </w:r>
        <w:r>
          <w:rPr>
            <w:noProof/>
            <w:webHidden/>
          </w:rPr>
          <w:tab/>
        </w:r>
        <w:r>
          <w:rPr>
            <w:noProof/>
            <w:webHidden/>
          </w:rPr>
          <w:fldChar w:fldCharType="begin"/>
        </w:r>
        <w:r>
          <w:rPr>
            <w:noProof/>
            <w:webHidden/>
          </w:rPr>
          <w:instrText xml:space="preserve"> PAGEREF _Toc366141831 \h </w:instrText>
        </w:r>
        <w:r>
          <w:rPr>
            <w:noProof/>
            <w:webHidden/>
          </w:rPr>
        </w:r>
        <w:r>
          <w:rPr>
            <w:noProof/>
            <w:webHidden/>
          </w:rPr>
          <w:fldChar w:fldCharType="separate"/>
        </w:r>
        <w:r w:rsidR="00083CEC">
          <w:rPr>
            <w:noProof/>
            <w:webHidden/>
          </w:rPr>
          <w:t>94</w:t>
        </w:r>
        <w:r>
          <w:rPr>
            <w:noProof/>
            <w:webHidden/>
          </w:rPr>
          <w:fldChar w:fldCharType="end"/>
        </w:r>
      </w:hyperlink>
    </w:p>
    <w:p w14:paraId="4281EA72" w14:textId="77777777" w:rsidR="00FB0307" w:rsidRPr="00F92BFE" w:rsidRDefault="00FB0307">
      <w:pPr>
        <w:pStyle w:val="3a"/>
        <w:rPr>
          <w:rFonts w:ascii="Calibri" w:eastAsia="Times New Roman" w:hAnsi="Calibri" w:cs="Arial"/>
          <w:b w:val="0"/>
          <w:noProof/>
          <w:sz w:val="22"/>
          <w:szCs w:val="22"/>
          <w:lang w:val="en-US" w:eastAsia="en-US"/>
        </w:rPr>
      </w:pPr>
      <w:hyperlink w:anchor="_Toc366141832" w:history="1">
        <w:r w:rsidRPr="00761B91">
          <w:rPr>
            <w:rStyle w:val="affb"/>
            <w:noProof/>
          </w:rPr>
          <w:t>9.3.7</w:t>
        </w:r>
        <w:r w:rsidRPr="00F92BFE">
          <w:rPr>
            <w:rFonts w:ascii="Calibri" w:eastAsia="Times New Roman" w:hAnsi="Calibri" w:cs="Arial"/>
            <w:b w:val="0"/>
            <w:noProof/>
            <w:sz w:val="22"/>
            <w:szCs w:val="22"/>
            <w:lang w:val="en-US" w:eastAsia="en-US"/>
          </w:rPr>
          <w:tab/>
        </w:r>
        <w:r w:rsidRPr="00761B91">
          <w:rPr>
            <w:rStyle w:val="affb"/>
            <w:noProof/>
          </w:rPr>
          <w:t>[[DefineOwnProperty]] (P, Desc)</w:t>
        </w:r>
        <w:r>
          <w:rPr>
            <w:noProof/>
            <w:webHidden/>
          </w:rPr>
          <w:tab/>
        </w:r>
        <w:r>
          <w:rPr>
            <w:noProof/>
            <w:webHidden/>
          </w:rPr>
          <w:fldChar w:fldCharType="begin"/>
        </w:r>
        <w:r>
          <w:rPr>
            <w:noProof/>
            <w:webHidden/>
          </w:rPr>
          <w:instrText xml:space="preserve"> PAGEREF _Toc366141832 \h </w:instrText>
        </w:r>
        <w:r>
          <w:rPr>
            <w:noProof/>
            <w:webHidden/>
          </w:rPr>
        </w:r>
        <w:r>
          <w:rPr>
            <w:noProof/>
            <w:webHidden/>
          </w:rPr>
          <w:fldChar w:fldCharType="separate"/>
        </w:r>
        <w:r w:rsidR="00083CEC">
          <w:rPr>
            <w:noProof/>
            <w:webHidden/>
          </w:rPr>
          <w:t>95</w:t>
        </w:r>
        <w:r>
          <w:rPr>
            <w:noProof/>
            <w:webHidden/>
          </w:rPr>
          <w:fldChar w:fldCharType="end"/>
        </w:r>
      </w:hyperlink>
    </w:p>
    <w:p w14:paraId="0D0BF3CE" w14:textId="77777777" w:rsidR="00FB0307" w:rsidRPr="00F92BFE" w:rsidRDefault="00FB0307">
      <w:pPr>
        <w:pStyle w:val="3a"/>
        <w:rPr>
          <w:rFonts w:ascii="Calibri" w:eastAsia="Times New Roman" w:hAnsi="Calibri" w:cs="Arial"/>
          <w:b w:val="0"/>
          <w:noProof/>
          <w:sz w:val="22"/>
          <w:szCs w:val="22"/>
          <w:lang w:val="en-US" w:eastAsia="en-US"/>
        </w:rPr>
      </w:pPr>
      <w:hyperlink w:anchor="_Toc366141833" w:history="1">
        <w:r w:rsidRPr="00761B91">
          <w:rPr>
            <w:rStyle w:val="affb"/>
            <w:noProof/>
          </w:rPr>
          <w:t>9.3.8</w:t>
        </w:r>
        <w:r w:rsidRPr="00F92BFE">
          <w:rPr>
            <w:rFonts w:ascii="Calibri" w:eastAsia="Times New Roman" w:hAnsi="Calibri" w:cs="Arial"/>
            <w:b w:val="0"/>
            <w:noProof/>
            <w:sz w:val="22"/>
            <w:szCs w:val="22"/>
            <w:lang w:val="en-US" w:eastAsia="en-US"/>
          </w:rPr>
          <w:tab/>
        </w:r>
        <w:r w:rsidRPr="00761B91">
          <w:rPr>
            <w:rStyle w:val="affb"/>
            <w:noProof/>
          </w:rPr>
          <w:t>[[HasProperty]] (P)</w:t>
        </w:r>
        <w:r>
          <w:rPr>
            <w:noProof/>
            <w:webHidden/>
          </w:rPr>
          <w:tab/>
        </w:r>
        <w:r>
          <w:rPr>
            <w:noProof/>
            <w:webHidden/>
          </w:rPr>
          <w:fldChar w:fldCharType="begin"/>
        </w:r>
        <w:r>
          <w:rPr>
            <w:noProof/>
            <w:webHidden/>
          </w:rPr>
          <w:instrText xml:space="preserve"> PAGEREF _Toc366141833 \h </w:instrText>
        </w:r>
        <w:r>
          <w:rPr>
            <w:noProof/>
            <w:webHidden/>
          </w:rPr>
        </w:r>
        <w:r>
          <w:rPr>
            <w:noProof/>
            <w:webHidden/>
          </w:rPr>
          <w:fldChar w:fldCharType="separate"/>
        </w:r>
        <w:r w:rsidR="00083CEC">
          <w:rPr>
            <w:noProof/>
            <w:webHidden/>
          </w:rPr>
          <w:t>95</w:t>
        </w:r>
        <w:r>
          <w:rPr>
            <w:noProof/>
            <w:webHidden/>
          </w:rPr>
          <w:fldChar w:fldCharType="end"/>
        </w:r>
      </w:hyperlink>
    </w:p>
    <w:p w14:paraId="1E94D7E4" w14:textId="77777777" w:rsidR="00FB0307" w:rsidRPr="00F92BFE" w:rsidRDefault="00FB0307">
      <w:pPr>
        <w:pStyle w:val="3a"/>
        <w:rPr>
          <w:rFonts w:ascii="Calibri" w:eastAsia="Times New Roman" w:hAnsi="Calibri" w:cs="Arial"/>
          <w:b w:val="0"/>
          <w:noProof/>
          <w:sz w:val="22"/>
          <w:szCs w:val="22"/>
          <w:lang w:val="en-US" w:eastAsia="en-US"/>
        </w:rPr>
      </w:pPr>
      <w:hyperlink w:anchor="_Toc366141834" w:history="1">
        <w:r w:rsidRPr="00761B91">
          <w:rPr>
            <w:rStyle w:val="affb"/>
            <w:noProof/>
          </w:rPr>
          <w:t>9.3.9</w:t>
        </w:r>
        <w:r w:rsidRPr="00F92BFE">
          <w:rPr>
            <w:rFonts w:ascii="Calibri" w:eastAsia="Times New Roman" w:hAnsi="Calibri" w:cs="Arial"/>
            <w:b w:val="0"/>
            <w:noProof/>
            <w:sz w:val="22"/>
            <w:szCs w:val="22"/>
            <w:lang w:val="en-US" w:eastAsia="en-US"/>
          </w:rPr>
          <w:tab/>
        </w:r>
        <w:r w:rsidRPr="00761B91">
          <w:rPr>
            <w:rStyle w:val="affb"/>
            <w:noProof/>
          </w:rPr>
          <w:t>[[Get]] (P, Receiver)</w:t>
        </w:r>
        <w:r>
          <w:rPr>
            <w:noProof/>
            <w:webHidden/>
          </w:rPr>
          <w:tab/>
        </w:r>
        <w:r>
          <w:rPr>
            <w:noProof/>
            <w:webHidden/>
          </w:rPr>
          <w:fldChar w:fldCharType="begin"/>
        </w:r>
        <w:r>
          <w:rPr>
            <w:noProof/>
            <w:webHidden/>
          </w:rPr>
          <w:instrText xml:space="preserve"> PAGEREF _Toc366141834 \h </w:instrText>
        </w:r>
        <w:r>
          <w:rPr>
            <w:noProof/>
            <w:webHidden/>
          </w:rPr>
        </w:r>
        <w:r>
          <w:rPr>
            <w:noProof/>
            <w:webHidden/>
          </w:rPr>
          <w:fldChar w:fldCharType="separate"/>
        </w:r>
        <w:r w:rsidR="00083CEC">
          <w:rPr>
            <w:noProof/>
            <w:webHidden/>
          </w:rPr>
          <w:t>96</w:t>
        </w:r>
        <w:r>
          <w:rPr>
            <w:noProof/>
            <w:webHidden/>
          </w:rPr>
          <w:fldChar w:fldCharType="end"/>
        </w:r>
      </w:hyperlink>
    </w:p>
    <w:p w14:paraId="4F2B0631" w14:textId="77777777" w:rsidR="00FB0307" w:rsidRPr="00F92BFE" w:rsidRDefault="00FB0307">
      <w:pPr>
        <w:pStyle w:val="3a"/>
        <w:rPr>
          <w:rFonts w:ascii="Calibri" w:eastAsia="Times New Roman" w:hAnsi="Calibri" w:cs="Arial"/>
          <w:b w:val="0"/>
          <w:noProof/>
          <w:sz w:val="22"/>
          <w:szCs w:val="22"/>
          <w:lang w:val="en-US" w:eastAsia="en-US"/>
        </w:rPr>
      </w:pPr>
      <w:hyperlink w:anchor="_Toc366141835" w:history="1">
        <w:r w:rsidRPr="00761B91">
          <w:rPr>
            <w:rStyle w:val="affb"/>
            <w:noProof/>
          </w:rPr>
          <w:t>9.3.10</w:t>
        </w:r>
        <w:r w:rsidRPr="00F92BFE">
          <w:rPr>
            <w:rFonts w:ascii="Calibri" w:eastAsia="Times New Roman" w:hAnsi="Calibri" w:cs="Arial"/>
            <w:b w:val="0"/>
            <w:noProof/>
            <w:sz w:val="22"/>
            <w:szCs w:val="22"/>
            <w:lang w:val="en-US" w:eastAsia="en-US"/>
          </w:rPr>
          <w:tab/>
        </w:r>
        <w:r w:rsidRPr="00761B91">
          <w:rPr>
            <w:rStyle w:val="affb"/>
            <w:noProof/>
          </w:rPr>
          <w:t>[[Set]] ( P, V, Receiver)</w:t>
        </w:r>
        <w:r>
          <w:rPr>
            <w:noProof/>
            <w:webHidden/>
          </w:rPr>
          <w:tab/>
        </w:r>
        <w:r>
          <w:rPr>
            <w:noProof/>
            <w:webHidden/>
          </w:rPr>
          <w:fldChar w:fldCharType="begin"/>
        </w:r>
        <w:r>
          <w:rPr>
            <w:noProof/>
            <w:webHidden/>
          </w:rPr>
          <w:instrText xml:space="preserve"> PAGEREF _Toc366141835 \h </w:instrText>
        </w:r>
        <w:r>
          <w:rPr>
            <w:noProof/>
            <w:webHidden/>
          </w:rPr>
        </w:r>
        <w:r>
          <w:rPr>
            <w:noProof/>
            <w:webHidden/>
          </w:rPr>
          <w:fldChar w:fldCharType="separate"/>
        </w:r>
        <w:r w:rsidR="00083CEC">
          <w:rPr>
            <w:noProof/>
            <w:webHidden/>
          </w:rPr>
          <w:t>96</w:t>
        </w:r>
        <w:r>
          <w:rPr>
            <w:noProof/>
            <w:webHidden/>
          </w:rPr>
          <w:fldChar w:fldCharType="end"/>
        </w:r>
      </w:hyperlink>
    </w:p>
    <w:p w14:paraId="409960C4" w14:textId="77777777" w:rsidR="00FB0307" w:rsidRPr="00F92BFE" w:rsidRDefault="00FB0307">
      <w:pPr>
        <w:pStyle w:val="3a"/>
        <w:rPr>
          <w:rFonts w:ascii="Calibri" w:eastAsia="Times New Roman" w:hAnsi="Calibri" w:cs="Arial"/>
          <w:b w:val="0"/>
          <w:noProof/>
          <w:sz w:val="22"/>
          <w:szCs w:val="22"/>
          <w:lang w:val="en-US" w:eastAsia="en-US"/>
        </w:rPr>
      </w:pPr>
      <w:hyperlink w:anchor="_Toc366141836" w:history="1">
        <w:r w:rsidRPr="00761B91">
          <w:rPr>
            <w:rStyle w:val="affb"/>
            <w:noProof/>
          </w:rPr>
          <w:t>9.3.11</w:t>
        </w:r>
        <w:r w:rsidRPr="00F92BFE">
          <w:rPr>
            <w:rFonts w:ascii="Calibri" w:eastAsia="Times New Roman" w:hAnsi="Calibri" w:cs="Arial"/>
            <w:b w:val="0"/>
            <w:noProof/>
            <w:sz w:val="22"/>
            <w:szCs w:val="22"/>
            <w:lang w:val="en-US" w:eastAsia="en-US"/>
          </w:rPr>
          <w:tab/>
        </w:r>
        <w:r w:rsidRPr="00761B91">
          <w:rPr>
            <w:rStyle w:val="affb"/>
            <w:noProof/>
          </w:rPr>
          <w:t>[[Invoke]] (P, ArgumentsList, Receiver)</w:t>
        </w:r>
        <w:r>
          <w:rPr>
            <w:noProof/>
            <w:webHidden/>
          </w:rPr>
          <w:tab/>
        </w:r>
        <w:r>
          <w:rPr>
            <w:noProof/>
            <w:webHidden/>
          </w:rPr>
          <w:fldChar w:fldCharType="begin"/>
        </w:r>
        <w:r>
          <w:rPr>
            <w:noProof/>
            <w:webHidden/>
          </w:rPr>
          <w:instrText xml:space="preserve"> PAGEREF _Toc366141836 \h </w:instrText>
        </w:r>
        <w:r>
          <w:rPr>
            <w:noProof/>
            <w:webHidden/>
          </w:rPr>
        </w:r>
        <w:r>
          <w:rPr>
            <w:noProof/>
            <w:webHidden/>
          </w:rPr>
          <w:fldChar w:fldCharType="separate"/>
        </w:r>
        <w:r w:rsidR="00083CEC">
          <w:rPr>
            <w:noProof/>
            <w:webHidden/>
          </w:rPr>
          <w:t>97</w:t>
        </w:r>
        <w:r>
          <w:rPr>
            <w:noProof/>
            <w:webHidden/>
          </w:rPr>
          <w:fldChar w:fldCharType="end"/>
        </w:r>
      </w:hyperlink>
    </w:p>
    <w:p w14:paraId="5722064F" w14:textId="77777777" w:rsidR="00FB0307" w:rsidRPr="00F92BFE" w:rsidRDefault="00FB0307">
      <w:pPr>
        <w:pStyle w:val="3a"/>
        <w:rPr>
          <w:rFonts w:ascii="Calibri" w:eastAsia="Times New Roman" w:hAnsi="Calibri" w:cs="Arial"/>
          <w:b w:val="0"/>
          <w:noProof/>
          <w:sz w:val="22"/>
          <w:szCs w:val="22"/>
          <w:lang w:val="en-US" w:eastAsia="en-US"/>
        </w:rPr>
      </w:pPr>
      <w:hyperlink w:anchor="_Toc366141837" w:history="1">
        <w:r w:rsidRPr="00761B91">
          <w:rPr>
            <w:rStyle w:val="affb"/>
            <w:noProof/>
          </w:rPr>
          <w:t>9.3.12</w:t>
        </w:r>
        <w:r w:rsidRPr="00F92BFE">
          <w:rPr>
            <w:rFonts w:ascii="Calibri" w:eastAsia="Times New Roman" w:hAnsi="Calibri" w:cs="Arial"/>
            <w:b w:val="0"/>
            <w:noProof/>
            <w:sz w:val="22"/>
            <w:szCs w:val="22"/>
            <w:lang w:val="en-US" w:eastAsia="en-US"/>
          </w:rPr>
          <w:tab/>
        </w:r>
        <w:r w:rsidRPr="00761B91">
          <w:rPr>
            <w:rStyle w:val="affb"/>
            <w:noProof/>
          </w:rPr>
          <w:t>[[Delete]] (P)</w:t>
        </w:r>
        <w:r>
          <w:rPr>
            <w:noProof/>
            <w:webHidden/>
          </w:rPr>
          <w:tab/>
        </w:r>
        <w:r>
          <w:rPr>
            <w:noProof/>
            <w:webHidden/>
          </w:rPr>
          <w:fldChar w:fldCharType="begin"/>
        </w:r>
        <w:r>
          <w:rPr>
            <w:noProof/>
            <w:webHidden/>
          </w:rPr>
          <w:instrText xml:space="preserve"> PAGEREF _Toc366141837 \h </w:instrText>
        </w:r>
        <w:r>
          <w:rPr>
            <w:noProof/>
            <w:webHidden/>
          </w:rPr>
        </w:r>
        <w:r>
          <w:rPr>
            <w:noProof/>
            <w:webHidden/>
          </w:rPr>
          <w:fldChar w:fldCharType="separate"/>
        </w:r>
        <w:r w:rsidR="00083CEC">
          <w:rPr>
            <w:noProof/>
            <w:webHidden/>
          </w:rPr>
          <w:t>97</w:t>
        </w:r>
        <w:r>
          <w:rPr>
            <w:noProof/>
            <w:webHidden/>
          </w:rPr>
          <w:fldChar w:fldCharType="end"/>
        </w:r>
      </w:hyperlink>
    </w:p>
    <w:p w14:paraId="4F58ED00" w14:textId="77777777" w:rsidR="00FB0307" w:rsidRPr="00F92BFE" w:rsidRDefault="00FB0307">
      <w:pPr>
        <w:pStyle w:val="3a"/>
        <w:rPr>
          <w:rFonts w:ascii="Calibri" w:eastAsia="Times New Roman" w:hAnsi="Calibri" w:cs="Arial"/>
          <w:b w:val="0"/>
          <w:noProof/>
          <w:sz w:val="22"/>
          <w:szCs w:val="22"/>
          <w:lang w:val="en-US" w:eastAsia="en-US"/>
        </w:rPr>
      </w:pPr>
      <w:hyperlink w:anchor="_Toc366141838" w:history="1">
        <w:r w:rsidRPr="00761B91">
          <w:rPr>
            <w:rStyle w:val="affb"/>
            <w:noProof/>
          </w:rPr>
          <w:t>9.3.13</w:t>
        </w:r>
        <w:r w:rsidRPr="00F92BFE">
          <w:rPr>
            <w:rFonts w:ascii="Calibri" w:eastAsia="Times New Roman" w:hAnsi="Calibri" w:cs="Arial"/>
            <w:b w:val="0"/>
            <w:noProof/>
            <w:sz w:val="22"/>
            <w:szCs w:val="22"/>
            <w:lang w:val="en-US" w:eastAsia="en-US"/>
          </w:rPr>
          <w:tab/>
        </w:r>
        <w:r w:rsidRPr="00761B91">
          <w:rPr>
            <w:rStyle w:val="affb"/>
            <w:noProof/>
          </w:rPr>
          <w:t>[[Enumerate]] ()</w:t>
        </w:r>
        <w:r>
          <w:rPr>
            <w:noProof/>
            <w:webHidden/>
          </w:rPr>
          <w:tab/>
        </w:r>
        <w:r>
          <w:rPr>
            <w:noProof/>
            <w:webHidden/>
          </w:rPr>
          <w:fldChar w:fldCharType="begin"/>
        </w:r>
        <w:r>
          <w:rPr>
            <w:noProof/>
            <w:webHidden/>
          </w:rPr>
          <w:instrText xml:space="preserve"> PAGEREF _Toc366141838 \h </w:instrText>
        </w:r>
        <w:r>
          <w:rPr>
            <w:noProof/>
            <w:webHidden/>
          </w:rPr>
        </w:r>
        <w:r>
          <w:rPr>
            <w:noProof/>
            <w:webHidden/>
          </w:rPr>
          <w:fldChar w:fldCharType="separate"/>
        </w:r>
        <w:r w:rsidR="00083CEC">
          <w:rPr>
            <w:noProof/>
            <w:webHidden/>
          </w:rPr>
          <w:t>98</w:t>
        </w:r>
        <w:r>
          <w:rPr>
            <w:noProof/>
            <w:webHidden/>
          </w:rPr>
          <w:fldChar w:fldCharType="end"/>
        </w:r>
      </w:hyperlink>
    </w:p>
    <w:p w14:paraId="2188ECD9" w14:textId="77777777" w:rsidR="00FB0307" w:rsidRPr="00F92BFE" w:rsidRDefault="00FB0307">
      <w:pPr>
        <w:pStyle w:val="3a"/>
        <w:rPr>
          <w:rFonts w:ascii="Calibri" w:eastAsia="Times New Roman" w:hAnsi="Calibri" w:cs="Arial"/>
          <w:b w:val="0"/>
          <w:noProof/>
          <w:sz w:val="22"/>
          <w:szCs w:val="22"/>
          <w:lang w:val="en-US" w:eastAsia="en-US"/>
        </w:rPr>
      </w:pPr>
      <w:hyperlink w:anchor="_Toc366141839" w:history="1">
        <w:r w:rsidRPr="00761B91">
          <w:rPr>
            <w:rStyle w:val="affb"/>
            <w:noProof/>
          </w:rPr>
          <w:t>9.3.14</w:t>
        </w:r>
        <w:r w:rsidRPr="00F92BFE">
          <w:rPr>
            <w:rFonts w:ascii="Calibri" w:eastAsia="Times New Roman" w:hAnsi="Calibri" w:cs="Arial"/>
            <w:b w:val="0"/>
            <w:noProof/>
            <w:sz w:val="22"/>
            <w:szCs w:val="22"/>
            <w:lang w:val="en-US" w:eastAsia="en-US"/>
          </w:rPr>
          <w:tab/>
        </w:r>
        <w:r w:rsidRPr="00761B91">
          <w:rPr>
            <w:rStyle w:val="affb"/>
            <w:noProof/>
          </w:rPr>
          <w:t>[[OwnPropertyKeys]] ( )</w:t>
        </w:r>
        <w:r>
          <w:rPr>
            <w:noProof/>
            <w:webHidden/>
          </w:rPr>
          <w:tab/>
        </w:r>
        <w:r>
          <w:rPr>
            <w:noProof/>
            <w:webHidden/>
          </w:rPr>
          <w:fldChar w:fldCharType="begin"/>
        </w:r>
        <w:r>
          <w:rPr>
            <w:noProof/>
            <w:webHidden/>
          </w:rPr>
          <w:instrText xml:space="preserve"> PAGEREF _Toc366141839 \h </w:instrText>
        </w:r>
        <w:r>
          <w:rPr>
            <w:noProof/>
            <w:webHidden/>
          </w:rPr>
        </w:r>
        <w:r>
          <w:rPr>
            <w:noProof/>
            <w:webHidden/>
          </w:rPr>
          <w:fldChar w:fldCharType="separate"/>
        </w:r>
        <w:r w:rsidR="00083CEC">
          <w:rPr>
            <w:noProof/>
            <w:webHidden/>
          </w:rPr>
          <w:t>98</w:t>
        </w:r>
        <w:r>
          <w:rPr>
            <w:noProof/>
            <w:webHidden/>
          </w:rPr>
          <w:fldChar w:fldCharType="end"/>
        </w:r>
      </w:hyperlink>
    </w:p>
    <w:p w14:paraId="1CF2FE20" w14:textId="77777777" w:rsidR="00FB0307" w:rsidRPr="00F92BFE" w:rsidRDefault="00FB0307">
      <w:pPr>
        <w:pStyle w:val="3a"/>
        <w:rPr>
          <w:rFonts w:ascii="Calibri" w:eastAsia="Times New Roman" w:hAnsi="Calibri" w:cs="Arial"/>
          <w:b w:val="0"/>
          <w:noProof/>
          <w:sz w:val="22"/>
          <w:szCs w:val="22"/>
          <w:lang w:val="en-US" w:eastAsia="en-US"/>
        </w:rPr>
      </w:pPr>
      <w:hyperlink w:anchor="_Toc366141840" w:history="1">
        <w:r w:rsidRPr="00761B91">
          <w:rPr>
            <w:rStyle w:val="affb"/>
            <w:noProof/>
          </w:rPr>
          <w:t>9.3.15</w:t>
        </w:r>
        <w:r w:rsidRPr="00F92BFE">
          <w:rPr>
            <w:rFonts w:ascii="Calibri" w:eastAsia="Times New Roman" w:hAnsi="Calibri" w:cs="Arial"/>
            <w:b w:val="0"/>
            <w:noProof/>
            <w:sz w:val="22"/>
            <w:szCs w:val="22"/>
            <w:lang w:val="en-US" w:eastAsia="en-US"/>
          </w:rPr>
          <w:tab/>
        </w:r>
        <w:r w:rsidRPr="00761B91">
          <w:rPr>
            <w:rStyle w:val="affb"/>
            <w:noProof/>
          </w:rPr>
          <w:t>[[Call]] (thisArgument, argumentsList)</w:t>
        </w:r>
        <w:r>
          <w:rPr>
            <w:noProof/>
            <w:webHidden/>
          </w:rPr>
          <w:tab/>
        </w:r>
        <w:r>
          <w:rPr>
            <w:noProof/>
            <w:webHidden/>
          </w:rPr>
          <w:fldChar w:fldCharType="begin"/>
        </w:r>
        <w:r>
          <w:rPr>
            <w:noProof/>
            <w:webHidden/>
          </w:rPr>
          <w:instrText xml:space="preserve"> PAGEREF _Toc366141840 \h </w:instrText>
        </w:r>
        <w:r>
          <w:rPr>
            <w:noProof/>
            <w:webHidden/>
          </w:rPr>
        </w:r>
        <w:r>
          <w:rPr>
            <w:noProof/>
            <w:webHidden/>
          </w:rPr>
          <w:fldChar w:fldCharType="separate"/>
        </w:r>
        <w:r w:rsidR="00083CEC">
          <w:rPr>
            <w:noProof/>
            <w:webHidden/>
          </w:rPr>
          <w:t>98</w:t>
        </w:r>
        <w:r>
          <w:rPr>
            <w:noProof/>
            <w:webHidden/>
          </w:rPr>
          <w:fldChar w:fldCharType="end"/>
        </w:r>
      </w:hyperlink>
    </w:p>
    <w:p w14:paraId="310BDB6E" w14:textId="77777777" w:rsidR="00FB0307" w:rsidRPr="00F92BFE" w:rsidRDefault="00FB0307">
      <w:pPr>
        <w:pStyle w:val="3a"/>
        <w:rPr>
          <w:rFonts w:ascii="Calibri" w:eastAsia="Times New Roman" w:hAnsi="Calibri" w:cs="Arial"/>
          <w:b w:val="0"/>
          <w:noProof/>
          <w:sz w:val="22"/>
          <w:szCs w:val="22"/>
          <w:lang w:val="en-US" w:eastAsia="en-US"/>
        </w:rPr>
      </w:pPr>
      <w:hyperlink w:anchor="_Toc366141841" w:history="1">
        <w:r w:rsidRPr="00761B91">
          <w:rPr>
            <w:rStyle w:val="affb"/>
            <w:noProof/>
          </w:rPr>
          <w:t>9.3.16</w:t>
        </w:r>
        <w:r w:rsidRPr="00F92BFE">
          <w:rPr>
            <w:rFonts w:ascii="Calibri" w:eastAsia="Times New Roman" w:hAnsi="Calibri" w:cs="Arial"/>
            <w:b w:val="0"/>
            <w:noProof/>
            <w:sz w:val="22"/>
            <w:szCs w:val="22"/>
            <w:lang w:val="en-US" w:eastAsia="en-US"/>
          </w:rPr>
          <w:tab/>
        </w:r>
        <w:r w:rsidRPr="00761B91">
          <w:rPr>
            <w:rStyle w:val="affb"/>
            <w:noProof/>
          </w:rPr>
          <w:t>[[Construct]] Internal Method</w:t>
        </w:r>
        <w:r>
          <w:rPr>
            <w:noProof/>
            <w:webHidden/>
          </w:rPr>
          <w:tab/>
        </w:r>
        <w:r>
          <w:rPr>
            <w:noProof/>
            <w:webHidden/>
          </w:rPr>
          <w:fldChar w:fldCharType="begin"/>
        </w:r>
        <w:r>
          <w:rPr>
            <w:noProof/>
            <w:webHidden/>
          </w:rPr>
          <w:instrText xml:space="preserve"> PAGEREF _Toc366141841 \h </w:instrText>
        </w:r>
        <w:r>
          <w:rPr>
            <w:noProof/>
            <w:webHidden/>
          </w:rPr>
        </w:r>
        <w:r>
          <w:rPr>
            <w:noProof/>
            <w:webHidden/>
          </w:rPr>
          <w:fldChar w:fldCharType="separate"/>
        </w:r>
        <w:r w:rsidR="00083CEC">
          <w:rPr>
            <w:noProof/>
            <w:webHidden/>
          </w:rPr>
          <w:t>99</w:t>
        </w:r>
        <w:r>
          <w:rPr>
            <w:noProof/>
            <w:webHidden/>
          </w:rPr>
          <w:fldChar w:fldCharType="end"/>
        </w:r>
      </w:hyperlink>
    </w:p>
    <w:p w14:paraId="2EEDE194" w14:textId="77777777" w:rsidR="00FB0307" w:rsidRPr="00F92BFE" w:rsidRDefault="00FB0307">
      <w:pPr>
        <w:pStyle w:val="12"/>
        <w:rPr>
          <w:rFonts w:ascii="Calibri" w:eastAsia="Times New Roman" w:hAnsi="Calibri" w:cs="Arial"/>
          <w:b w:val="0"/>
          <w:noProof/>
          <w:sz w:val="22"/>
          <w:szCs w:val="22"/>
          <w:lang w:val="en-US" w:eastAsia="en-US"/>
        </w:rPr>
      </w:pPr>
      <w:hyperlink w:anchor="_Toc366141842" w:history="1">
        <w:r w:rsidRPr="00761B91">
          <w:rPr>
            <w:rStyle w:val="affb"/>
            <w:noProof/>
          </w:rPr>
          <w:t>10</w:t>
        </w:r>
        <w:r w:rsidRPr="00F92BFE">
          <w:rPr>
            <w:rFonts w:ascii="Calibri" w:eastAsia="Times New Roman" w:hAnsi="Calibri" w:cs="Arial"/>
            <w:b w:val="0"/>
            <w:noProof/>
            <w:sz w:val="22"/>
            <w:szCs w:val="22"/>
            <w:lang w:val="en-US" w:eastAsia="en-US"/>
          </w:rPr>
          <w:tab/>
        </w:r>
        <w:r w:rsidRPr="00761B91">
          <w:rPr>
            <w:rStyle w:val="affb"/>
            <w:noProof/>
          </w:rPr>
          <w:t>ECMAScript Language: Source Code</w:t>
        </w:r>
        <w:r>
          <w:rPr>
            <w:noProof/>
            <w:webHidden/>
          </w:rPr>
          <w:tab/>
        </w:r>
        <w:r>
          <w:rPr>
            <w:noProof/>
            <w:webHidden/>
          </w:rPr>
          <w:fldChar w:fldCharType="begin"/>
        </w:r>
        <w:r>
          <w:rPr>
            <w:noProof/>
            <w:webHidden/>
          </w:rPr>
          <w:instrText xml:space="preserve"> PAGEREF _Toc366141842 \h </w:instrText>
        </w:r>
        <w:r>
          <w:rPr>
            <w:noProof/>
            <w:webHidden/>
          </w:rPr>
        </w:r>
        <w:r>
          <w:rPr>
            <w:noProof/>
            <w:webHidden/>
          </w:rPr>
          <w:fldChar w:fldCharType="separate"/>
        </w:r>
        <w:r w:rsidR="00083CEC">
          <w:rPr>
            <w:noProof/>
            <w:webHidden/>
          </w:rPr>
          <w:t>99</w:t>
        </w:r>
        <w:r>
          <w:rPr>
            <w:noProof/>
            <w:webHidden/>
          </w:rPr>
          <w:fldChar w:fldCharType="end"/>
        </w:r>
      </w:hyperlink>
    </w:p>
    <w:p w14:paraId="76F3C3B4" w14:textId="77777777" w:rsidR="00FB0307" w:rsidRPr="00F92BFE" w:rsidRDefault="00FB0307">
      <w:pPr>
        <w:pStyle w:val="2c"/>
        <w:rPr>
          <w:rFonts w:ascii="Calibri" w:eastAsia="Times New Roman" w:hAnsi="Calibri" w:cs="Arial"/>
          <w:b w:val="0"/>
          <w:noProof/>
          <w:sz w:val="22"/>
          <w:szCs w:val="22"/>
          <w:lang w:val="en-US" w:eastAsia="en-US"/>
        </w:rPr>
      </w:pPr>
      <w:hyperlink w:anchor="_Toc366141843" w:history="1">
        <w:r w:rsidRPr="00761B91">
          <w:rPr>
            <w:rStyle w:val="affb"/>
            <w:noProof/>
          </w:rPr>
          <w:t>10.1</w:t>
        </w:r>
        <w:r w:rsidRPr="00F92BFE">
          <w:rPr>
            <w:rFonts w:ascii="Calibri" w:eastAsia="Times New Roman" w:hAnsi="Calibri" w:cs="Arial"/>
            <w:b w:val="0"/>
            <w:noProof/>
            <w:sz w:val="22"/>
            <w:szCs w:val="22"/>
            <w:lang w:val="en-US" w:eastAsia="en-US"/>
          </w:rPr>
          <w:tab/>
        </w:r>
        <w:r w:rsidRPr="00761B91">
          <w:rPr>
            <w:rStyle w:val="affb"/>
            <w:noProof/>
          </w:rPr>
          <w:t>Types of Executable Code</w:t>
        </w:r>
        <w:r>
          <w:rPr>
            <w:noProof/>
            <w:webHidden/>
          </w:rPr>
          <w:tab/>
        </w:r>
        <w:r>
          <w:rPr>
            <w:noProof/>
            <w:webHidden/>
          </w:rPr>
          <w:fldChar w:fldCharType="begin"/>
        </w:r>
        <w:r>
          <w:rPr>
            <w:noProof/>
            <w:webHidden/>
          </w:rPr>
          <w:instrText xml:space="preserve"> PAGEREF _Toc366141843 \h </w:instrText>
        </w:r>
        <w:r>
          <w:rPr>
            <w:noProof/>
            <w:webHidden/>
          </w:rPr>
        </w:r>
        <w:r>
          <w:rPr>
            <w:noProof/>
            <w:webHidden/>
          </w:rPr>
          <w:fldChar w:fldCharType="separate"/>
        </w:r>
        <w:r w:rsidR="00083CEC">
          <w:rPr>
            <w:noProof/>
            <w:webHidden/>
          </w:rPr>
          <w:t>100</w:t>
        </w:r>
        <w:r>
          <w:rPr>
            <w:noProof/>
            <w:webHidden/>
          </w:rPr>
          <w:fldChar w:fldCharType="end"/>
        </w:r>
      </w:hyperlink>
    </w:p>
    <w:p w14:paraId="00A7C189" w14:textId="77777777" w:rsidR="00FB0307" w:rsidRPr="00F92BFE" w:rsidRDefault="00FB0307">
      <w:pPr>
        <w:pStyle w:val="3a"/>
        <w:rPr>
          <w:rFonts w:ascii="Calibri" w:eastAsia="Times New Roman" w:hAnsi="Calibri" w:cs="Arial"/>
          <w:b w:val="0"/>
          <w:noProof/>
          <w:sz w:val="22"/>
          <w:szCs w:val="22"/>
          <w:lang w:val="en-US" w:eastAsia="en-US"/>
        </w:rPr>
      </w:pPr>
      <w:hyperlink w:anchor="_Toc366141844" w:history="1">
        <w:r w:rsidRPr="00761B91">
          <w:rPr>
            <w:rStyle w:val="affb"/>
            <w:noProof/>
          </w:rPr>
          <w:t>10.1.1</w:t>
        </w:r>
        <w:r w:rsidRPr="00F92BFE">
          <w:rPr>
            <w:rFonts w:ascii="Calibri" w:eastAsia="Times New Roman" w:hAnsi="Calibri" w:cs="Arial"/>
            <w:b w:val="0"/>
            <w:noProof/>
            <w:sz w:val="22"/>
            <w:szCs w:val="22"/>
            <w:lang w:val="en-US" w:eastAsia="en-US"/>
          </w:rPr>
          <w:tab/>
        </w:r>
        <w:r w:rsidRPr="00761B91">
          <w:rPr>
            <w:rStyle w:val="affb"/>
            <w:noProof/>
          </w:rPr>
          <w:t>Strict Mode Code</w:t>
        </w:r>
        <w:r>
          <w:rPr>
            <w:noProof/>
            <w:webHidden/>
          </w:rPr>
          <w:tab/>
        </w:r>
        <w:r>
          <w:rPr>
            <w:noProof/>
            <w:webHidden/>
          </w:rPr>
          <w:fldChar w:fldCharType="begin"/>
        </w:r>
        <w:r>
          <w:rPr>
            <w:noProof/>
            <w:webHidden/>
          </w:rPr>
          <w:instrText xml:space="preserve"> PAGEREF _Toc366141844 \h </w:instrText>
        </w:r>
        <w:r>
          <w:rPr>
            <w:noProof/>
            <w:webHidden/>
          </w:rPr>
        </w:r>
        <w:r>
          <w:rPr>
            <w:noProof/>
            <w:webHidden/>
          </w:rPr>
          <w:fldChar w:fldCharType="separate"/>
        </w:r>
        <w:r w:rsidR="00083CEC">
          <w:rPr>
            <w:noProof/>
            <w:webHidden/>
          </w:rPr>
          <w:t>100</w:t>
        </w:r>
        <w:r>
          <w:rPr>
            <w:noProof/>
            <w:webHidden/>
          </w:rPr>
          <w:fldChar w:fldCharType="end"/>
        </w:r>
      </w:hyperlink>
    </w:p>
    <w:p w14:paraId="3EB86309" w14:textId="77777777" w:rsidR="00FB0307" w:rsidRPr="00F92BFE" w:rsidRDefault="00FB0307">
      <w:pPr>
        <w:pStyle w:val="3a"/>
        <w:rPr>
          <w:rFonts w:ascii="Calibri" w:eastAsia="Times New Roman" w:hAnsi="Calibri" w:cs="Arial"/>
          <w:b w:val="0"/>
          <w:noProof/>
          <w:sz w:val="22"/>
          <w:szCs w:val="22"/>
          <w:lang w:val="en-US" w:eastAsia="en-US"/>
        </w:rPr>
      </w:pPr>
      <w:hyperlink w:anchor="_Toc366141845" w:history="1">
        <w:r w:rsidRPr="00761B91">
          <w:rPr>
            <w:rStyle w:val="affb"/>
            <w:noProof/>
          </w:rPr>
          <w:t>10.1.2</w:t>
        </w:r>
        <w:r w:rsidRPr="00F92BFE">
          <w:rPr>
            <w:rFonts w:ascii="Calibri" w:eastAsia="Times New Roman" w:hAnsi="Calibri" w:cs="Arial"/>
            <w:b w:val="0"/>
            <w:noProof/>
            <w:sz w:val="22"/>
            <w:szCs w:val="22"/>
            <w:lang w:val="en-US" w:eastAsia="en-US"/>
          </w:rPr>
          <w:tab/>
        </w:r>
        <w:r w:rsidRPr="00761B91">
          <w:rPr>
            <w:rStyle w:val="affb"/>
            <w:noProof/>
          </w:rPr>
          <w:t>Non-ECMAScript Functions</w:t>
        </w:r>
        <w:r>
          <w:rPr>
            <w:noProof/>
            <w:webHidden/>
          </w:rPr>
          <w:tab/>
        </w:r>
        <w:r>
          <w:rPr>
            <w:noProof/>
            <w:webHidden/>
          </w:rPr>
          <w:fldChar w:fldCharType="begin"/>
        </w:r>
        <w:r>
          <w:rPr>
            <w:noProof/>
            <w:webHidden/>
          </w:rPr>
          <w:instrText xml:space="preserve"> PAGEREF _Toc366141845 \h </w:instrText>
        </w:r>
        <w:r>
          <w:rPr>
            <w:noProof/>
            <w:webHidden/>
          </w:rPr>
        </w:r>
        <w:r>
          <w:rPr>
            <w:noProof/>
            <w:webHidden/>
          </w:rPr>
          <w:fldChar w:fldCharType="separate"/>
        </w:r>
        <w:r w:rsidR="00083CEC">
          <w:rPr>
            <w:noProof/>
            <w:webHidden/>
          </w:rPr>
          <w:t>101</w:t>
        </w:r>
        <w:r>
          <w:rPr>
            <w:noProof/>
            <w:webHidden/>
          </w:rPr>
          <w:fldChar w:fldCharType="end"/>
        </w:r>
      </w:hyperlink>
    </w:p>
    <w:p w14:paraId="42BC27F0" w14:textId="77777777" w:rsidR="00FB0307" w:rsidRPr="00F92BFE" w:rsidRDefault="00FB0307">
      <w:pPr>
        <w:pStyle w:val="12"/>
        <w:rPr>
          <w:rFonts w:ascii="Calibri" w:eastAsia="Times New Roman" w:hAnsi="Calibri" w:cs="Arial"/>
          <w:b w:val="0"/>
          <w:noProof/>
          <w:sz w:val="22"/>
          <w:szCs w:val="22"/>
          <w:lang w:val="en-US" w:eastAsia="en-US"/>
        </w:rPr>
      </w:pPr>
      <w:hyperlink w:anchor="_Toc366141846" w:history="1">
        <w:r w:rsidRPr="00761B91">
          <w:rPr>
            <w:rStyle w:val="affb"/>
            <w:noProof/>
          </w:rPr>
          <w:t>11</w:t>
        </w:r>
        <w:r w:rsidRPr="00F92BFE">
          <w:rPr>
            <w:rFonts w:ascii="Calibri" w:eastAsia="Times New Roman" w:hAnsi="Calibri" w:cs="Arial"/>
            <w:b w:val="0"/>
            <w:noProof/>
            <w:sz w:val="22"/>
            <w:szCs w:val="22"/>
            <w:lang w:val="en-US" w:eastAsia="en-US"/>
          </w:rPr>
          <w:tab/>
        </w:r>
        <w:r w:rsidRPr="00761B91">
          <w:rPr>
            <w:rStyle w:val="affb"/>
            <w:noProof/>
          </w:rPr>
          <w:t>ECMAScript Language: Lexical Grammar</w:t>
        </w:r>
        <w:r>
          <w:rPr>
            <w:noProof/>
            <w:webHidden/>
          </w:rPr>
          <w:tab/>
        </w:r>
        <w:r>
          <w:rPr>
            <w:noProof/>
            <w:webHidden/>
          </w:rPr>
          <w:fldChar w:fldCharType="begin"/>
        </w:r>
        <w:r>
          <w:rPr>
            <w:noProof/>
            <w:webHidden/>
          </w:rPr>
          <w:instrText xml:space="preserve"> PAGEREF _Toc366141846 \h </w:instrText>
        </w:r>
        <w:r>
          <w:rPr>
            <w:noProof/>
            <w:webHidden/>
          </w:rPr>
        </w:r>
        <w:r>
          <w:rPr>
            <w:noProof/>
            <w:webHidden/>
          </w:rPr>
          <w:fldChar w:fldCharType="separate"/>
        </w:r>
        <w:r w:rsidR="00083CEC">
          <w:rPr>
            <w:noProof/>
            <w:webHidden/>
          </w:rPr>
          <w:t>101</w:t>
        </w:r>
        <w:r>
          <w:rPr>
            <w:noProof/>
            <w:webHidden/>
          </w:rPr>
          <w:fldChar w:fldCharType="end"/>
        </w:r>
      </w:hyperlink>
    </w:p>
    <w:p w14:paraId="4754F50F" w14:textId="77777777" w:rsidR="00FB0307" w:rsidRPr="00F92BFE" w:rsidRDefault="00FB0307">
      <w:pPr>
        <w:pStyle w:val="2c"/>
        <w:rPr>
          <w:rFonts w:ascii="Calibri" w:eastAsia="Times New Roman" w:hAnsi="Calibri" w:cs="Arial"/>
          <w:b w:val="0"/>
          <w:noProof/>
          <w:sz w:val="22"/>
          <w:szCs w:val="22"/>
          <w:lang w:val="en-US" w:eastAsia="en-US"/>
        </w:rPr>
      </w:pPr>
      <w:hyperlink w:anchor="_Toc366141847" w:history="1">
        <w:r w:rsidRPr="00761B91">
          <w:rPr>
            <w:rStyle w:val="affb"/>
            <w:noProof/>
          </w:rPr>
          <w:t>11.1</w:t>
        </w:r>
        <w:r w:rsidRPr="00F92BFE">
          <w:rPr>
            <w:rFonts w:ascii="Calibri" w:eastAsia="Times New Roman" w:hAnsi="Calibri" w:cs="Arial"/>
            <w:b w:val="0"/>
            <w:noProof/>
            <w:sz w:val="22"/>
            <w:szCs w:val="22"/>
            <w:lang w:val="en-US" w:eastAsia="en-US"/>
          </w:rPr>
          <w:tab/>
        </w:r>
        <w:r w:rsidRPr="00761B91">
          <w:rPr>
            <w:rStyle w:val="affb"/>
            <w:noProof/>
          </w:rPr>
          <w:t>Unicode Format-Control Characters</w:t>
        </w:r>
        <w:r>
          <w:rPr>
            <w:noProof/>
            <w:webHidden/>
          </w:rPr>
          <w:tab/>
        </w:r>
        <w:r>
          <w:rPr>
            <w:noProof/>
            <w:webHidden/>
          </w:rPr>
          <w:fldChar w:fldCharType="begin"/>
        </w:r>
        <w:r>
          <w:rPr>
            <w:noProof/>
            <w:webHidden/>
          </w:rPr>
          <w:instrText xml:space="preserve"> PAGEREF _Toc366141847 \h </w:instrText>
        </w:r>
        <w:r>
          <w:rPr>
            <w:noProof/>
            <w:webHidden/>
          </w:rPr>
        </w:r>
        <w:r>
          <w:rPr>
            <w:noProof/>
            <w:webHidden/>
          </w:rPr>
          <w:fldChar w:fldCharType="separate"/>
        </w:r>
        <w:r w:rsidR="00083CEC">
          <w:rPr>
            <w:noProof/>
            <w:webHidden/>
          </w:rPr>
          <w:t>102</w:t>
        </w:r>
        <w:r>
          <w:rPr>
            <w:noProof/>
            <w:webHidden/>
          </w:rPr>
          <w:fldChar w:fldCharType="end"/>
        </w:r>
      </w:hyperlink>
    </w:p>
    <w:p w14:paraId="214A163F" w14:textId="77777777" w:rsidR="00FB0307" w:rsidRPr="00F92BFE" w:rsidRDefault="00FB0307">
      <w:pPr>
        <w:pStyle w:val="2c"/>
        <w:rPr>
          <w:rFonts w:ascii="Calibri" w:eastAsia="Times New Roman" w:hAnsi="Calibri" w:cs="Arial"/>
          <w:b w:val="0"/>
          <w:noProof/>
          <w:sz w:val="22"/>
          <w:szCs w:val="22"/>
          <w:lang w:val="en-US" w:eastAsia="en-US"/>
        </w:rPr>
      </w:pPr>
      <w:hyperlink w:anchor="_Toc366141848" w:history="1">
        <w:r w:rsidRPr="00761B91">
          <w:rPr>
            <w:rStyle w:val="affb"/>
            <w:noProof/>
          </w:rPr>
          <w:t>11.2</w:t>
        </w:r>
        <w:r w:rsidRPr="00F92BFE">
          <w:rPr>
            <w:rFonts w:ascii="Calibri" w:eastAsia="Times New Roman" w:hAnsi="Calibri" w:cs="Arial"/>
            <w:b w:val="0"/>
            <w:noProof/>
            <w:sz w:val="22"/>
            <w:szCs w:val="22"/>
            <w:lang w:val="en-US" w:eastAsia="en-US"/>
          </w:rPr>
          <w:tab/>
        </w:r>
        <w:r w:rsidRPr="00761B91">
          <w:rPr>
            <w:rStyle w:val="affb"/>
            <w:noProof/>
          </w:rPr>
          <w:t>White Space</w:t>
        </w:r>
        <w:r>
          <w:rPr>
            <w:noProof/>
            <w:webHidden/>
          </w:rPr>
          <w:tab/>
        </w:r>
        <w:r>
          <w:rPr>
            <w:noProof/>
            <w:webHidden/>
          </w:rPr>
          <w:fldChar w:fldCharType="begin"/>
        </w:r>
        <w:r>
          <w:rPr>
            <w:noProof/>
            <w:webHidden/>
          </w:rPr>
          <w:instrText xml:space="preserve"> PAGEREF _Toc366141848 \h </w:instrText>
        </w:r>
        <w:r>
          <w:rPr>
            <w:noProof/>
            <w:webHidden/>
          </w:rPr>
        </w:r>
        <w:r>
          <w:rPr>
            <w:noProof/>
            <w:webHidden/>
          </w:rPr>
          <w:fldChar w:fldCharType="separate"/>
        </w:r>
        <w:r w:rsidR="00083CEC">
          <w:rPr>
            <w:noProof/>
            <w:webHidden/>
          </w:rPr>
          <w:t>103</w:t>
        </w:r>
        <w:r>
          <w:rPr>
            <w:noProof/>
            <w:webHidden/>
          </w:rPr>
          <w:fldChar w:fldCharType="end"/>
        </w:r>
      </w:hyperlink>
    </w:p>
    <w:p w14:paraId="3244218A" w14:textId="77777777" w:rsidR="00FB0307" w:rsidRPr="00F92BFE" w:rsidRDefault="00FB0307">
      <w:pPr>
        <w:pStyle w:val="2c"/>
        <w:rPr>
          <w:rFonts w:ascii="Calibri" w:eastAsia="Times New Roman" w:hAnsi="Calibri" w:cs="Arial"/>
          <w:b w:val="0"/>
          <w:noProof/>
          <w:sz w:val="22"/>
          <w:szCs w:val="22"/>
          <w:lang w:val="en-US" w:eastAsia="en-US"/>
        </w:rPr>
      </w:pPr>
      <w:hyperlink w:anchor="_Toc366141849" w:history="1">
        <w:r w:rsidRPr="00761B91">
          <w:rPr>
            <w:rStyle w:val="affb"/>
            <w:noProof/>
          </w:rPr>
          <w:t>11.3</w:t>
        </w:r>
        <w:r w:rsidRPr="00F92BFE">
          <w:rPr>
            <w:rFonts w:ascii="Calibri" w:eastAsia="Times New Roman" w:hAnsi="Calibri" w:cs="Arial"/>
            <w:b w:val="0"/>
            <w:noProof/>
            <w:sz w:val="22"/>
            <w:szCs w:val="22"/>
            <w:lang w:val="en-US" w:eastAsia="en-US"/>
          </w:rPr>
          <w:tab/>
        </w:r>
        <w:r w:rsidRPr="00761B91">
          <w:rPr>
            <w:rStyle w:val="affb"/>
            <w:noProof/>
          </w:rPr>
          <w:t>Line Terminators</w:t>
        </w:r>
        <w:r>
          <w:rPr>
            <w:noProof/>
            <w:webHidden/>
          </w:rPr>
          <w:tab/>
        </w:r>
        <w:r>
          <w:rPr>
            <w:noProof/>
            <w:webHidden/>
          </w:rPr>
          <w:fldChar w:fldCharType="begin"/>
        </w:r>
        <w:r>
          <w:rPr>
            <w:noProof/>
            <w:webHidden/>
          </w:rPr>
          <w:instrText xml:space="preserve"> PAGEREF _Toc366141849 \h </w:instrText>
        </w:r>
        <w:r>
          <w:rPr>
            <w:noProof/>
            <w:webHidden/>
          </w:rPr>
        </w:r>
        <w:r>
          <w:rPr>
            <w:noProof/>
            <w:webHidden/>
          </w:rPr>
          <w:fldChar w:fldCharType="separate"/>
        </w:r>
        <w:r w:rsidR="00083CEC">
          <w:rPr>
            <w:noProof/>
            <w:webHidden/>
          </w:rPr>
          <w:t>103</w:t>
        </w:r>
        <w:r>
          <w:rPr>
            <w:noProof/>
            <w:webHidden/>
          </w:rPr>
          <w:fldChar w:fldCharType="end"/>
        </w:r>
      </w:hyperlink>
    </w:p>
    <w:p w14:paraId="7AC77CE0" w14:textId="77777777" w:rsidR="00FB0307" w:rsidRPr="00F92BFE" w:rsidRDefault="00FB0307">
      <w:pPr>
        <w:pStyle w:val="2c"/>
        <w:rPr>
          <w:rFonts w:ascii="Calibri" w:eastAsia="Times New Roman" w:hAnsi="Calibri" w:cs="Arial"/>
          <w:b w:val="0"/>
          <w:noProof/>
          <w:sz w:val="22"/>
          <w:szCs w:val="22"/>
          <w:lang w:val="en-US" w:eastAsia="en-US"/>
        </w:rPr>
      </w:pPr>
      <w:hyperlink w:anchor="_Toc366141850" w:history="1">
        <w:r w:rsidRPr="00761B91">
          <w:rPr>
            <w:rStyle w:val="affb"/>
            <w:noProof/>
          </w:rPr>
          <w:t>11.4</w:t>
        </w:r>
        <w:r w:rsidRPr="00F92BFE">
          <w:rPr>
            <w:rFonts w:ascii="Calibri" w:eastAsia="Times New Roman" w:hAnsi="Calibri" w:cs="Arial"/>
            <w:b w:val="0"/>
            <w:noProof/>
            <w:sz w:val="22"/>
            <w:szCs w:val="22"/>
            <w:lang w:val="en-US" w:eastAsia="en-US"/>
          </w:rPr>
          <w:tab/>
        </w:r>
        <w:r w:rsidRPr="00761B91">
          <w:rPr>
            <w:rStyle w:val="affb"/>
            <w:noProof/>
          </w:rPr>
          <w:t>Comments</w:t>
        </w:r>
        <w:r>
          <w:rPr>
            <w:noProof/>
            <w:webHidden/>
          </w:rPr>
          <w:tab/>
        </w:r>
        <w:r>
          <w:rPr>
            <w:noProof/>
            <w:webHidden/>
          </w:rPr>
          <w:fldChar w:fldCharType="begin"/>
        </w:r>
        <w:r>
          <w:rPr>
            <w:noProof/>
            <w:webHidden/>
          </w:rPr>
          <w:instrText xml:space="preserve"> PAGEREF _Toc366141850 \h </w:instrText>
        </w:r>
        <w:r>
          <w:rPr>
            <w:noProof/>
            <w:webHidden/>
          </w:rPr>
        </w:r>
        <w:r>
          <w:rPr>
            <w:noProof/>
            <w:webHidden/>
          </w:rPr>
          <w:fldChar w:fldCharType="separate"/>
        </w:r>
        <w:r w:rsidR="00083CEC">
          <w:rPr>
            <w:noProof/>
            <w:webHidden/>
          </w:rPr>
          <w:t>104</w:t>
        </w:r>
        <w:r>
          <w:rPr>
            <w:noProof/>
            <w:webHidden/>
          </w:rPr>
          <w:fldChar w:fldCharType="end"/>
        </w:r>
      </w:hyperlink>
    </w:p>
    <w:p w14:paraId="520EA418" w14:textId="77777777" w:rsidR="00FB0307" w:rsidRPr="00F92BFE" w:rsidRDefault="00FB0307">
      <w:pPr>
        <w:pStyle w:val="2c"/>
        <w:rPr>
          <w:rFonts w:ascii="Calibri" w:eastAsia="Times New Roman" w:hAnsi="Calibri" w:cs="Arial"/>
          <w:b w:val="0"/>
          <w:noProof/>
          <w:sz w:val="22"/>
          <w:szCs w:val="22"/>
          <w:lang w:val="en-US" w:eastAsia="en-US"/>
        </w:rPr>
      </w:pPr>
      <w:hyperlink w:anchor="_Toc366141851" w:history="1">
        <w:r w:rsidRPr="00761B91">
          <w:rPr>
            <w:rStyle w:val="affb"/>
            <w:noProof/>
          </w:rPr>
          <w:t>11.5</w:t>
        </w:r>
        <w:r w:rsidRPr="00F92BFE">
          <w:rPr>
            <w:rFonts w:ascii="Calibri" w:eastAsia="Times New Roman" w:hAnsi="Calibri" w:cs="Arial"/>
            <w:b w:val="0"/>
            <w:noProof/>
            <w:sz w:val="22"/>
            <w:szCs w:val="22"/>
            <w:lang w:val="en-US" w:eastAsia="en-US"/>
          </w:rPr>
          <w:tab/>
        </w:r>
        <w:r w:rsidRPr="00761B91">
          <w:rPr>
            <w:rStyle w:val="affb"/>
            <w:noProof/>
          </w:rPr>
          <w:t>Tokens</w:t>
        </w:r>
        <w:r>
          <w:rPr>
            <w:noProof/>
            <w:webHidden/>
          </w:rPr>
          <w:tab/>
        </w:r>
        <w:r>
          <w:rPr>
            <w:noProof/>
            <w:webHidden/>
          </w:rPr>
          <w:fldChar w:fldCharType="begin"/>
        </w:r>
        <w:r>
          <w:rPr>
            <w:noProof/>
            <w:webHidden/>
          </w:rPr>
          <w:instrText xml:space="preserve"> PAGEREF _Toc366141851 \h </w:instrText>
        </w:r>
        <w:r>
          <w:rPr>
            <w:noProof/>
            <w:webHidden/>
          </w:rPr>
        </w:r>
        <w:r>
          <w:rPr>
            <w:noProof/>
            <w:webHidden/>
          </w:rPr>
          <w:fldChar w:fldCharType="separate"/>
        </w:r>
        <w:r w:rsidR="00083CEC">
          <w:rPr>
            <w:noProof/>
            <w:webHidden/>
          </w:rPr>
          <w:t>105</w:t>
        </w:r>
        <w:r>
          <w:rPr>
            <w:noProof/>
            <w:webHidden/>
          </w:rPr>
          <w:fldChar w:fldCharType="end"/>
        </w:r>
      </w:hyperlink>
    </w:p>
    <w:p w14:paraId="16BA1D57" w14:textId="77777777" w:rsidR="00FB0307" w:rsidRPr="00F92BFE" w:rsidRDefault="00FB0307">
      <w:pPr>
        <w:pStyle w:val="2c"/>
        <w:rPr>
          <w:rFonts w:ascii="Calibri" w:eastAsia="Times New Roman" w:hAnsi="Calibri" w:cs="Arial"/>
          <w:b w:val="0"/>
          <w:noProof/>
          <w:sz w:val="22"/>
          <w:szCs w:val="22"/>
          <w:lang w:val="en-US" w:eastAsia="en-US"/>
        </w:rPr>
      </w:pPr>
      <w:hyperlink w:anchor="_Toc366141852" w:history="1">
        <w:r w:rsidRPr="00761B91">
          <w:rPr>
            <w:rStyle w:val="affb"/>
            <w:noProof/>
          </w:rPr>
          <w:t>11.6</w:t>
        </w:r>
        <w:r w:rsidRPr="00F92BFE">
          <w:rPr>
            <w:rFonts w:ascii="Calibri" w:eastAsia="Times New Roman" w:hAnsi="Calibri" w:cs="Arial"/>
            <w:b w:val="0"/>
            <w:noProof/>
            <w:sz w:val="22"/>
            <w:szCs w:val="22"/>
            <w:lang w:val="en-US" w:eastAsia="en-US"/>
          </w:rPr>
          <w:tab/>
        </w:r>
        <w:r w:rsidRPr="00761B91">
          <w:rPr>
            <w:rStyle w:val="affb"/>
            <w:noProof/>
          </w:rPr>
          <w:t>Identifier Names and Identifiers</w:t>
        </w:r>
        <w:r>
          <w:rPr>
            <w:noProof/>
            <w:webHidden/>
          </w:rPr>
          <w:tab/>
        </w:r>
        <w:r>
          <w:rPr>
            <w:noProof/>
            <w:webHidden/>
          </w:rPr>
          <w:fldChar w:fldCharType="begin"/>
        </w:r>
        <w:r>
          <w:rPr>
            <w:noProof/>
            <w:webHidden/>
          </w:rPr>
          <w:instrText xml:space="preserve"> PAGEREF _Toc366141852 \h </w:instrText>
        </w:r>
        <w:r>
          <w:rPr>
            <w:noProof/>
            <w:webHidden/>
          </w:rPr>
        </w:r>
        <w:r>
          <w:rPr>
            <w:noProof/>
            <w:webHidden/>
          </w:rPr>
          <w:fldChar w:fldCharType="separate"/>
        </w:r>
        <w:r w:rsidR="00083CEC">
          <w:rPr>
            <w:noProof/>
            <w:webHidden/>
          </w:rPr>
          <w:t>105</w:t>
        </w:r>
        <w:r>
          <w:rPr>
            <w:noProof/>
            <w:webHidden/>
          </w:rPr>
          <w:fldChar w:fldCharType="end"/>
        </w:r>
      </w:hyperlink>
    </w:p>
    <w:p w14:paraId="7D04464D" w14:textId="77777777" w:rsidR="00FB0307" w:rsidRPr="00F92BFE" w:rsidRDefault="00FB0307">
      <w:pPr>
        <w:pStyle w:val="3a"/>
        <w:rPr>
          <w:rFonts w:ascii="Calibri" w:eastAsia="Times New Roman" w:hAnsi="Calibri" w:cs="Arial"/>
          <w:b w:val="0"/>
          <w:noProof/>
          <w:sz w:val="22"/>
          <w:szCs w:val="22"/>
          <w:lang w:val="en-US" w:eastAsia="en-US"/>
        </w:rPr>
      </w:pPr>
      <w:hyperlink w:anchor="_Toc366141853" w:history="1">
        <w:r w:rsidRPr="00761B91">
          <w:rPr>
            <w:rStyle w:val="affb"/>
            <w:noProof/>
          </w:rPr>
          <w:t>11.6.1</w:t>
        </w:r>
        <w:r w:rsidRPr="00F92BFE">
          <w:rPr>
            <w:rFonts w:ascii="Calibri" w:eastAsia="Times New Roman" w:hAnsi="Calibri" w:cs="Arial"/>
            <w:b w:val="0"/>
            <w:noProof/>
            <w:sz w:val="22"/>
            <w:szCs w:val="22"/>
            <w:lang w:val="en-US" w:eastAsia="en-US"/>
          </w:rPr>
          <w:tab/>
        </w:r>
        <w:r w:rsidRPr="00761B91">
          <w:rPr>
            <w:rStyle w:val="affb"/>
            <w:noProof/>
          </w:rPr>
          <w:t>Reserved Words</w:t>
        </w:r>
        <w:r>
          <w:rPr>
            <w:noProof/>
            <w:webHidden/>
          </w:rPr>
          <w:tab/>
        </w:r>
        <w:r>
          <w:rPr>
            <w:noProof/>
            <w:webHidden/>
          </w:rPr>
          <w:fldChar w:fldCharType="begin"/>
        </w:r>
        <w:r>
          <w:rPr>
            <w:noProof/>
            <w:webHidden/>
          </w:rPr>
          <w:instrText xml:space="preserve"> PAGEREF _Toc366141853 \h </w:instrText>
        </w:r>
        <w:r>
          <w:rPr>
            <w:noProof/>
            <w:webHidden/>
          </w:rPr>
        </w:r>
        <w:r>
          <w:rPr>
            <w:noProof/>
            <w:webHidden/>
          </w:rPr>
          <w:fldChar w:fldCharType="separate"/>
        </w:r>
        <w:r w:rsidR="00083CEC">
          <w:rPr>
            <w:noProof/>
            <w:webHidden/>
          </w:rPr>
          <w:t>106</w:t>
        </w:r>
        <w:r>
          <w:rPr>
            <w:noProof/>
            <w:webHidden/>
          </w:rPr>
          <w:fldChar w:fldCharType="end"/>
        </w:r>
      </w:hyperlink>
    </w:p>
    <w:p w14:paraId="280A04EA" w14:textId="77777777" w:rsidR="00FB0307" w:rsidRPr="00F92BFE" w:rsidRDefault="00FB0307">
      <w:pPr>
        <w:pStyle w:val="2c"/>
        <w:rPr>
          <w:rFonts w:ascii="Calibri" w:eastAsia="Times New Roman" w:hAnsi="Calibri" w:cs="Arial"/>
          <w:b w:val="0"/>
          <w:noProof/>
          <w:sz w:val="22"/>
          <w:szCs w:val="22"/>
          <w:lang w:val="en-US" w:eastAsia="en-US"/>
        </w:rPr>
      </w:pPr>
      <w:hyperlink w:anchor="_Toc366141854" w:history="1">
        <w:r w:rsidRPr="00761B91">
          <w:rPr>
            <w:rStyle w:val="affb"/>
            <w:noProof/>
          </w:rPr>
          <w:t>11.7</w:t>
        </w:r>
        <w:r w:rsidRPr="00F92BFE">
          <w:rPr>
            <w:rFonts w:ascii="Calibri" w:eastAsia="Times New Roman" w:hAnsi="Calibri" w:cs="Arial"/>
            <w:b w:val="0"/>
            <w:noProof/>
            <w:sz w:val="22"/>
            <w:szCs w:val="22"/>
            <w:lang w:val="en-US" w:eastAsia="en-US"/>
          </w:rPr>
          <w:tab/>
        </w:r>
        <w:r w:rsidRPr="00761B91">
          <w:rPr>
            <w:rStyle w:val="affb"/>
            <w:noProof/>
          </w:rPr>
          <w:t>Punctuators</w:t>
        </w:r>
        <w:r>
          <w:rPr>
            <w:noProof/>
            <w:webHidden/>
          </w:rPr>
          <w:tab/>
        </w:r>
        <w:r>
          <w:rPr>
            <w:noProof/>
            <w:webHidden/>
          </w:rPr>
          <w:fldChar w:fldCharType="begin"/>
        </w:r>
        <w:r>
          <w:rPr>
            <w:noProof/>
            <w:webHidden/>
          </w:rPr>
          <w:instrText xml:space="preserve"> PAGEREF _Toc366141854 \h </w:instrText>
        </w:r>
        <w:r>
          <w:rPr>
            <w:noProof/>
            <w:webHidden/>
          </w:rPr>
        </w:r>
        <w:r>
          <w:rPr>
            <w:noProof/>
            <w:webHidden/>
          </w:rPr>
          <w:fldChar w:fldCharType="separate"/>
        </w:r>
        <w:r w:rsidR="00083CEC">
          <w:rPr>
            <w:noProof/>
            <w:webHidden/>
          </w:rPr>
          <w:t>108</w:t>
        </w:r>
        <w:r>
          <w:rPr>
            <w:noProof/>
            <w:webHidden/>
          </w:rPr>
          <w:fldChar w:fldCharType="end"/>
        </w:r>
      </w:hyperlink>
    </w:p>
    <w:p w14:paraId="236B521C" w14:textId="77777777" w:rsidR="00FB0307" w:rsidRPr="00F92BFE" w:rsidRDefault="00FB0307">
      <w:pPr>
        <w:pStyle w:val="2c"/>
        <w:rPr>
          <w:rFonts w:ascii="Calibri" w:eastAsia="Times New Roman" w:hAnsi="Calibri" w:cs="Arial"/>
          <w:b w:val="0"/>
          <w:noProof/>
          <w:sz w:val="22"/>
          <w:szCs w:val="22"/>
          <w:lang w:val="en-US" w:eastAsia="en-US"/>
        </w:rPr>
      </w:pPr>
      <w:hyperlink w:anchor="_Toc366141855" w:history="1">
        <w:r w:rsidRPr="00761B91">
          <w:rPr>
            <w:rStyle w:val="affb"/>
            <w:noProof/>
          </w:rPr>
          <w:t>11.8</w:t>
        </w:r>
        <w:r w:rsidRPr="00F92BFE">
          <w:rPr>
            <w:rFonts w:ascii="Calibri" w:eastAsia="Times New Roman" w:hAnsi="Calibri" w:cs="Arial"/>
            <w:b w:val="0"/>
            <w:noProof/>
            <w:sz w:val="22"/>
            <w:szCs w:val="22"/>
            <w:lang w:val="en-US" w:eastAsia="en-US"/>
          </w:rPr>
          <w:tab/>
        </w:r>
        <w:r w:rsidRPr="00761B91">
          <w:rPr>
            <w:rStyle w:val="affb"/>
            <w:noProof/>
          </w:rPr>
          <w:t>Literals</w:t>
        </w:r>
        <w:r>
          <w:rPr>
            <w:noProof/>
            <w:webHidden/>
          </w:rPr>
          <w:tab/>
        </w:r>
        <w:r>
          <w:rPr>
            <w:noProof/>
            <w:webHidden/>
          </w:rPr>
          <w:fldChar w:fldCharType="begin"/>
        </w:r>
        <w:r>
          <w:rPr>
            <w:noProof/>
            <w:webHidden/>
          </w:rPr>
          <w:instrText xml:space="preserve"> PAGEREF _Toc366141855 \h </w:instrText>
        </w:r>
        <w:r>
          <w:rPr>
            <w:noProof/>
            <w:webHidden/>
          </w:rPr>
        </w:r>
        <w:r>
          <w:rPr>
            <w:noProof/>
            <w:webHidden/>
          </w:rPr>
          <w:fldChar w:fldCharType="separate"/>
        </w:r>
        <w:r w:rsidR="00083CEC">
          <w:rPr>
            <w:noProof/>
            <w:webHidden/>
          </w:rPr>
          <w:t>108</w:t>
        </w:r>
        <w:r>
          <w:rPr>
            <w:noProof/>
            <w:webHidden/>
          </w:rPr>
          <w:fldChar w:fldCharType="end"/>
        </w:r>
      </w:hyperlink>
    </w:p>
    <w:p w14:paraId="6739D27D" w14:textId="77777777" w:rsidR="00FB0307" w:rsidRPr="00F92BFE" w:rsidRDefault="00FB0307">
      <w:pPr>
        <w:pStyle w:val="3a"/>
        <w:rPr>
          <w:rFonts w:ascii="Calibri" w:eastAsia="Times New Roman" w:hAnsi="Calibri" w:cs="Arial"/>
          <w:b w:val="0"/>
          <w:noProof/>
          <w:sz w:val="22"/>
          <w:szCs w:val="22"/>
          <w:lang w:val="en-US" w:eastAsia="en-US"/>
        </w:rPr>
      </w:pPr>
      <w:hyperlink w:anchor="_Toc366141856" w:history="1">
        <w:r w:rsidRPr="00761B91">
          <w:rPr>
            <w:rStyle w:val="affb"/>
            <w:noProof/>
          </w:rPr>
          <w:t>11.8.1</w:t>
        </w:r>
        <w:r w:rsidRPr="00F92BFE">
          <w:rPr>
            <w:rFonts w:ascii="Calibri" w:eastAsia="Times New Roman" w:hAnsi="Calibri" w:cs="Arial"/>
            <w:b w:val="0"/>
            <w:noProof/>
            <w:sz w:val="22"/>
            <w:szCs w:val="22"/>
            <w:lang w:val="en-US" w:eastAsia="en-US"/>
          </w:rPr>
          <w:tab/>
        </w:r>
        <w:r w:rsidRPr="00761B91">
          <w:rPr>
            <w:rStyle w:val="affb"/>
            <w:noProof/>
          </w:rPr>
          <w:t>Null Literals</w:t>
        </w:r>
        <w:r>
          <w:rPr>
            <w:noProof/>
            <w:webHidden/>
          </w:rPr>
          <w:tab/>
        </w:r>
        <w:r>
          <w:rPr>
            <w:noProof/>
            <w:webHidden/>
          </w:rPr>
          <w:fldChar w:fldCharType="begin"/>
        </w:r>
        <w:r>
          <w:rPr>
            <w:noProof/>
            <w:webHidden/>
          </w:rPr>
          <w:instrText xml:space="preserve"> PAGEREF _Toc366141856 \h </w:instrText>
        </w:r>
        <w:r>
          <w:rPr>
            <w:noProof/>
            <w:webHidden/>
          </w:rPr>
        </w:r>
        <w:r>
          <w:rPr>
            <w:noProof/>
            <w:webHidden/>
          </w:rPr>
          <w:fldChar w:fldCharType="separate"/>
        </w:r>
        <w:r w:rsidR="00083CEC">
          <w:rPr>
            <w:noProof/>
            <w:webHidden/>
          </w:rPr>
          <w:t>108</w:t>
        </w:r>
        <w:r>
          <w:rPr>
            <w:noProof/>
            <w:webHidden/>
          </w:rPr>
          <w:fldChar w:fldCharType="end"/>
        </w:r>
      </w:hyperlink>
    </w:p>
    <w:p w14:paraId="304CE8D7" w14:textId="77777777" w:rsidR="00FB0307" w:rsidRPr="00F92BFE" w:rsidRDefault="00FB0307">
      <w:pPr>
        <w:pStyle w:val="3a"/>
        <w:rPr>
          <w:rFonts w:ascii="Calibri" w:eastAsia="Times New Roman" w:hAnsi="Calibri" w:cs="Arial"/>
          <w:b w:val="0"/>
          <w:noProof/>
          <w:sz w:val="22"/>
          <w:szCs w:val="22"/>
          <w:lang w:val="en-US" w:eastAsia="en-US"/>
        </w:rPr>
      </w:pPr>
      <w:hyperlink w:anchor="_Toc366141857" w:history="1">
        <w:r w:rsidRPr="00761B91">
          <w:rPr>
            <w:rStyle w:val="affb"/>
            <w:noProof/>
          </w:rPr>
          <w:t>11.8.2</w:t>
        </w:r>
        <w:r w:rsidRPr="00F92BFE">
          <w:rPr>
            <w:rFonts w:ascii="Calibri" w:eastAsia="Times New Roman" w:hAnsi="Calibri" w:cs="Arial"/>
            <w:b w:val="0"/>
            <w:noProof/>
            <w:sz w:val="22"/>
            <w:szCs w:val="22"/>
            <w:lang w:val="en-US" w:eastAsia="en-US"/>
          </w:rPr>
          <w:tab/>
        </w:r>
        <w:r w:rsidRPr="00761B91">
          <w:rPr>
            <w:rStyle w:val="affb"/>
            <w:noProof/>
          </w:rPr>
          <w:t>Boolean Literals</w:t>
        </w:r>
        <w:r>
          <w:rPr>
            <w:noProof/>
            <w:webHidden/>
          </w:rPr>
          <w:tab/>
        </w:r>
        <w:r>
          <w:rPr>
            <w:noProof/>
            <w:webHidden/>
          </w:rPr>
          <w:fldChar w:fldCharType="begin"/>
        </w:r>
        <w:r>
          <w:rPr>
            <w:noProof/>
            <w:webHidden/>
          </w:rPr>
          <w:instrText xml:space="preserve"> PAGEREF _Toc366141857 \h </w:instrText>
        </w:r>
        <w:r>
          <w:rPr>
            <w:noProof/>
            <w:webHidden/>
          </w:rPr>
        </w:r>
        <w:r>
          <w:rPr>
            <w:noProof/>
            <w:webHidden/>
          </w:rPr>
          <w:fldChar w:fldCharType="separate"/>
        </w:r>
        <w:r w:rsidR="00083CEC">
          <w:rPr>
            <w:noProof/>
            <w:webHidden/>
          </w:rPr>
          <w:t>108</w:t>
        </w:r>
        <w:r>
          <w:rPr>
            <w:noProof/>
            <w:webHidden/>
          </w:rPr>
          <w:fldChar w:fldCharType="end"/>
        </w:r>
      </w:hyperlink>
    </w:p>
    <w:p w14:paraId="118D5B5F" w14:textId="77777777" w:rsidR="00FB0307" w:rsidRPr="00F92BFE" w:rsidRDefault="00FB0307">
      <w:pPr>
        <w:pStyle w:val="3a"/>
        <w:rPr>
          <w:rFonts w:ascii="Calibri" w:eastAsia="Times New Roman" w:hAnsi="Calibri" w:cs="Arial"/>
          <w:b w:val="0"/>
          <w:noProof/>
          <w:sz w:val="22"/>
          <w:szCs w:val="22"/>
          <w:lang w:val="en-US" w:eastAsia="en-US"/>
        </w:rPr>
      </w:pPr>
      <w:hyperlink w:anchor="_Toc366141858" w:history="1">
        <w:r w:rsidRPr="00761B91">
          <w:rPr>
            <w:rStyle w:val="affb"/>
            <w:noProof/>
          </w:rPr>
          <w:t>11.8.3</w:t>
        </w:r>
        <w:r w:rsidRPr="00F92BFE">
          <w:rPr>
            <w:rFonts w:ascii="Calibri" w:eastAsia="Times New Roman" w:hAnsi="Calibri" w:cs="Arial"/>
            <w:b w:val="0"/>
            <w:noProof/>
            <w:sz w:val="22"/>
            <w:szCs w:val="22"/>
            <w:lang w:val="en-US" w:eastAsia="en-US"/>
          </w:rPr>
          <w:tab/>
        </w:r>
        <w:r w:rsidRPr="00761B91">
          <w:rPr>
            <w:rStyle w:val="affb"/>
            <w:noProof/>
          </w:rPr>
          <w:t>Numeric Literals</w:t>
        </w:r>
        <w:r>
          <w:rPr>
            <w:noProof/>
            <w:webHidden/>
          </w:rPr>
          <w:tab/>
        </w:r>
        <w:r>
          <w:rPr>
            <w:noProof/>
            <w:webHidden/>
          </w:rPr>
          <w:fldChar w:fldCharType="begin"/>
        </w:r>
        <w:r>
          <w:rPr>
            <w:noProof/>
            <w:webHidden/>
          </w:rPr>
          <w:instrText xml:space="preserve"> PAGEREF _Toc366141858 \h </w:instrText>
        </w:r>
        <w:r>
          <w:rPr>
            <w:noProof/>
            <w:webHidden/>
          </w:rPr>
        </w:r>
        <w:r>
          <w:rPr>
            <w:noProof/>
            <w:webHidden/>
          </w:rPr>
          <w:fldChar w:fldCharType="separate"/>
        </w:r>
        <w:r w:rsidR="00083CEC">
          <w:rPr>
            <w:noProof/>
            <w:webHidden/>
          </w:rPr>
          <w:t>108</w:t>
        </w:r>
        <w:r>
          <w:rPr>
            <w:noProof/>
            <w:webHidden/>
          </w:rPr>
          <w:fldChar w:fldCharType="end"/>
        </w:r>
      </w:hyperlink>
    </w:p>
    <w:p w14:paraId="76F70820" w14:textId="77777777" w:rsidR="00FB0307" w:rsidRPr="00F92BFE" w:rsidRDefault="00FB0307">
      <w:pPr>
        <w:pStyle w:val="3a"/>
        <w:rPr>
          <w:rFonts w:ascii="Calibri" w:eastAsia="Times New Roman" w:hAnsi="Calibri" w:cs="Arial"/>
          <w:b w:val="0"/>
          <w:noProof/>
          <w:sz w:val="22"/>
          <w:szCs w:val="22"/>
          <w:lang w:val="en-US" w:eastAsia="en-US"/>
        </w:rPr>
      </w:pPr>
      <w:hyperlink w:anchor="_Toc366141859" w:history="1">
        <w:r w:rsidRPr="00761B91">
          <w:rPr>
            <w:rStyle w:val="affb"/>
            <w:noProof/>
          </w:rPr>
          <w:t>11.8.4</w:t>
        </w:r>
        <w:r w:rsidRPr="00F92BFE">
          <w:rPr>
            <w:rFonts w:ascii="Calibri" w:eastAsia="Times New Roman" w:hAnsi="Calibri" w:cs="Arial"/>
            <w:b w:val="0"/>
            <w:noProof/>
            <w:sz w:val="22"/>
            <w:szCs w:val="22"/>
            <w:lang w:val="en-US" w:eastAsia="en-US"/>
          </w:rPr>
          <w:tab/>
        </w:r>
        <w:r w:rsidRPr="00761B91">
          <w:rPr>
            <w:rStyle w:val="affb"/>
            <w:noProof/>
          </w:rPr>
          <w:t>String Literals</w:t>
        </w:r>
        <w:r>
          <w:rPr>
            <w:noProof/>
            <w:webHidden/>
          </w:rPr>
          <w:tab/>
        </w:r>
        <w:r>
          <w:rPr>
            <w:noProof/>
            <w:webHidden/>
          </w:rPr>
          <w:fldChar w:fldCharType="begin"/>
        </w:r>
        <w:r>
          <w:rPr>
            <w:noProof/>
            <w:webHidden/>
          </w:rPr>
          <w:instrText xml:space="preserve"> PAGEREF _Toc366141859 \h </w:instrText>
        </w:r>
        <w:r>
          <w:rPr>
            <w:noProof/>
            <w:webHidden/>
          </w:rPr>
        </w:r>
        <w:r>
          <w:rPr>
            <w:noProof/>
            <w:webHidden/>
          </w:rPr>
          <w:fldChar w:fldCharType="separate"/>
        </w:r>
        <w:r w:rsidR="00083CEC">
          <w:rPr>
            <w:noProof/>
            <w:webHidden/>
          </w:rPr>
          <w:t>111</w:t>
        </w:r>
        <w:r>
          <w:rPr>
            <w:noProof/>
            <w:webHidden/>
          </w:rPr>
          <w:fldChar w:fldCharType="end"/>
        </w:r>
      </w:hyperlink>
    </w:p>
    <w:p w14:paraId="7DFFB1CD" w14:textId="77777777" w:rsidR="00FB0307" w:rsidRPr="00F92BFE" w:rsidRDefault="00FB0307">
      <w:pPr>
        <w:pStyle w:val="3a"/>
        <w:rPr>
          <w:rFonts w:ascii="Calibri" w:eastAsia="Times New Roman" w:hAnsi="Calibri" w:cs="Arial"/>
          <w:b w:val="0"/>
          <w:noProof/>
          <w:sz w:val="22"/>
          <w:szCs w:val="22"/>
          <w:lang w:val="en-US" w:eastAsia="en-US"/>
        </w:rPr>
      </w:pPr>
      <w:hyperlink w:anchor="_Toc366141860" w:history="1">
        <w:r w:rsidRPr="00761B91">
          <w:rPr>
            <w:rStyle w:val="affb"/>
            <w:noProof/>
          </w:rPr>
          <w:t>11.8.5</w:t>
        </w:r>
        <w:r w:rsidRPr="00F92BFE">
          <w:rPr>
            <w:rFonts w:ascii="Calibri" w:eastAsia="Times New Roman" w:hAnsi="Calibri" w:cs="Arial"/>
            <w:b w:val="0"/>
            <w:noProof/>
            <w:sz w:val="22"/>
            <w:szCs w:val="22"/>
            <w:lang w:val="en-US" w:eastAsia="en-US"/>
          </w:rPr>
          <w:tab/>
        </w:r>
        <w:r w:rsidRPr="00761B91">
          <w:rPr>
            <w:rStyle w:val="affb"/>
            <w:noProof/>
          </w:rPr>
          <w:t>Regular Expression Literals</w:t>
        </w:r>
        <w:r>
          <w:rPr>
            <w:noProof/>
            <w:webHidden/>
          </w:rPr>
          <w:tab/>
        </w:r>
        <w:r>
          <w:rPr>
            <w:noProof/>
            <w:webHidden/>
          </w:rPr>
          <w:fldChar w:fldCharType="begin"/>
        </w:r>
        <w:r>
          <w:rPr>
            <w:noProof/>
            <w:webHidden/>
          </w:rPr>
          <w:instrText xml:space="preserve"> PAGEREF _Toc366141860 \h </w:instrText>
        </w:r>
        <w:r>
          <w:rPr>
            <w:noProof/>
            <w:webHidden/>
          </w:rPr>
        </w:r>
        <w:r>
          <w:rPr>
            <w:noProof/>
            <w:webHidden/>
          </w:rPr>
          <w:fldChar w:fldCharType="separate"/>
        </w:r>
        <w:r w:rsidR="00083CEC">
          <w:rPr>
            <w:noProof/>
            <w:webHidden/>
          </w:rPr>
          <w:t>114</w:t>
        </w:r>
        <w:r>
          <w:rPr>
            <w:noProof/>
            <w:webHidden/>
          </w:rPr>
          <w:fldChar w:fldCharType="end"/>
        </w:r>
      </w:hyperlink>
    </w:p>
    <w:p w14:paraId="5555012E" w14:textId="77777777" w:rsidR="00FB0307" w:rsidRPr="00F92BFE" w:rsidRDefault="00FB0307">
      <w:pPr>
        <w:pStyle w:val="3a"/>
        <w:rPr>
          <w:rFonts w:ascii="Calibri" w:eastAsia="Times New Roman" w:hAnsi="Calibri" w:cs="Arial"/>
          <w:b w:val="0"/>
          <w:noProof/>
          <w:sz w:val="22"/>
          <w:szCs w:val="22"/>
          <w:lang w:val="en-US" w:eastAsia="en-US"/>
        </w:rPr>
      </w:pPr>
      <w:hyperlink w:anchor="_Toc366141861" w:history="1">
        <w:r w:rsidRPr="00761B91">
          <w:rPr>
            <w:rStyle w:val="affb"/>
            <w:noProof/>
          </w:rPr>
          <w:t>11.8.6</w:t>
        </w:r>
        <w:r w:rsidRPr="00F92BFE">
          <w:rPr>
            <w:rFonts w:ascii="Calibri" w:eastAsia="Times New Roman" w:hAnsi="Calibri" w:cs="Arial"/>
            <w:b w:val="0"/>
            <w:noProof/>
            <w:sz w:val="22"/>
            <w:szCs w:val="22"/>
            <w:lang w:val="en-US" w:eastAsia="en-US"/>
          </w:rPr>
          <w:tab/>
        </w:r>
        <w:r w:rsidRPr="00761B91">
          <w:rPr>
            <w:rStyle w:val="affb"/>
            <w:noProof/>
          </w:rPr>
          <w:t>Template Literal Lexical Components</w:t>
        </w:r>
        <w:r>
          <w:rPr>
            <w:noProof/>
            <w:webHidden/>
          </w:rPr>
          <w:tab/>
        </w:r>
        <w:r>
          <w:rPr>
            <w:noProof/>
            <w:webHidden/>
          </w:rPr>
          <w:fldChar w:fldCharType="begin"/>
        </w:r>
        <w:r>
          <w:rPr>
            <w:noProof/>
            <w:webHidden/>
          </w:rPr>
          <w:instrText xml:space="preserve"> PAGEREF _Toc366141861 \h </w:instrText>
        </w:r>
        <w:r>
          <w:rPr>
            <w:noProof/>
            <w:webHidden/>
          </w:rPr>
        </w:r>
        <w:r>
          <w:rPr>
            <w:noProof/>
            <w:webHidden/>
          </w:rPr>
          <w:fldChar w:fldCharType="separate"/>
        </w:r>
        <w:r w:rsidR="00083CEC">
          <w:rPr>
            <w:noProof/>
            <w:webHidden/>
          </w:rPr>
          <w:t>115</w:t>
        </w:r>
        <w:r>
          <w:rPr>
            <w:noProof/>
            <w:webHidden/>
          </w:rPr>
          <w:fldChar w:fldCharType="end"/>
        </w:r>
      </w:hyperlink>
    </w:p>
    <w:p w14:paraId="391B175B" w14:textId="77777777" w:rsidR="00FB0307" w:rsidRPr="00F92BFE" w:rsidRDefault="00FB0307">
      <w:pPr>
        <w:pStyle w:val="2c"/>
        <w:rPr>
          <w:rFonts w:ascii="Calibri" w:eastAsia="Times New Roman" w:hAnsi="Calibri" w:cs="Arial"/>
          <w:b w:val="0"/>
          <w:noProof/>
          <w:sz w:val="22"/>
          <w:szCs w:val="22"/>
          <w:lang w:val="en-US" w:eastAsia="en-US"/>
        </w:rPr>
      </w:pPr>
      <w:hyperlink w:anchor="_Toc366141862" w:history="1">
        <w:r w:rsidRPr="00761B91">
          <w:rPr>
            <w:rStyle w:val="affb"/>
            <w:noProof/>
          </w:rPr>
          <w:t>11.9</w:t>
        </w:r>
        <w:r w:rsidRPr="00F92BFE">
          <w:rPr>
            <w:rFonts w:ascii="Calibri" w:eastAsia="Times New Roman" w:hAnsi="Calibri" w:cs="Arial"/>
            <w:b w:val="0"/>
            <w:noProof/>
            <w:sz w:val="22"/>
            <w:szCs w:val="22"/>
            <w:lang w:val="en-US" w:eastAsia="en-US"/>
          </w:rPr>
          <w:tab/>
        </w:r>
        <w:r w:rsidRPr="00761B91">
          <w:rPr>
            <w:rStyle w:val="affb"/>
            <w:noProof/>
          </w:rPr>
          <w:t>Automatic Semicolon Insertion</w:t>
        </w:r>
        <w:r>
          <w:rPr>
            <w:noProof/>
            <w:webHidden/>
          </w:rPr>
          <w:tab/>
        </w:r>
        <w:r>
          <w:rPr>
            <w:noProof/>
            <w:webHidden/>
          </w:rPr>
          <w:fldChar w:fldCharType="begin"/>
        </w:r>
        <w:r>
          <w:rPr>
            <w:noProof/>
            <w:webHidden/>
          </w:rPr>
          <w:instrText xml:space="preserve"> PAGEREF _Toc366141862 \h </w:instrText>
        </w:r>
        <w:r>
          <w:rPr>
            <w:noProof/>
            <w:webHidden/>
          </w:rPr>
        </w:r>
        <w:r>
          <w:rPr>
            <w:noProof/>
            <w:webHidden/>
          </w:rPr>
          <w:fldChar w:fldCharType="separate"/>
        </w:r>
        <w:r w:rsidR="00083CEC">
          <w:rPr>
            <w:noProof/>
            <w:webHidden/>
          </w:rPr>
          <w:t>117</w:t>
        </w:r>
        <w:r>
          <w:rPr>
            <w:noProof/>
            <w:webHidden/>
          </w:rPr>
          <w:fldChar w:fldCharType="end"/>
        </w:r>
      </w:hyperlink>
    </w:p>
    <w:p w14:paraId="5F5BC923" w14:textId="77777777" w:rsidR="00FB0307" w:rsidRPr="00F92BFE" w:rsidRDefault="00FB0307">
      <w:pPr>
        <w:pStyle w:val="3a"/>
        <w:rPr>
          <w:rFonts w:ascii="Calibri" w:eastAsia="Times New Roman" w:hAnsi="Calibri" w:cs="Arial"/>
          <w:b w:val="0"/>
          <w:noProof/>
          <w:sz w:val="22"/>
          <w:szCs w:val="22"/>
          <w:lang w:val="en-US" w:eastAsia="en-US"/>
        </w:rPr>
      </w:pPr>
      <w:hyperlink w:anchor="_Toc366141863" w:history="1">
        <w:r w:rsidRPr="00761B91">
          <w:rPr>
            <w:rStyle w:val="affb"/>
            <w:noProof/>
          </w:rPr>
          <w:t>11.9.1</w:t>
        </w:r>
        <w:r w:rsidRPr="00F92BFE">
          <w:rPr>
            <w:rFonts w:ascii="Calibri" w:eastAsia="Times New Roman" w:hAnsi="Calibri" w:cs="Arial"/>
            <w:b w:val="0"/>
            <w:noProof/>
            <w:sz w:val="22"/>
            <w:szCs w:val="22"/>
            <w:lang w:val="en-US" w:eastAsia="en-US"/>
          </w:rPr>
          <w:tab/>
        </w:r>
        <w:r w:rsidRPr="00761B91">
          <w:rPr>
            <w:rStyle w:val="affb"/>
            <w:noProof/>
          </w:rPr>
          <w:t>Rules of Automatic Semicolon Insertion</w:t>
        </w:r>
        <w:r>
          <w:rPr>
            <w:noProof/>
            <w:webHidden/>
          </w:rPr>
          <w:tab/>
        </w:r>
        <w:r>
          <w:rPr>
            <w:noProof/>
            <w:webHidden/>
          </w:rPr>
          <w:fldChar w:fldCharType="begin"/>
        </w:r>
        <w:r>
          <w:rPr>
            <w:noProof/>
            <w:webHidden/>
          </w:rPr>
          <w:instrText xml:space="preserve"> PAGEREF _Toc366141863 \h </w:instrText>
        </w:r>
        <w:r>
          <w:rPr>
            <w:noProof/>
            <w:webHidden/>
          </w:rPr>
        </w:r>
        <w:r>
          <w:rPr>
            <w:noProof/>
            <w:webHidden/>
          </w:rPr>
          <w:fldChar w:fldCharType="separate"/>
        </w:r>
        <w:r w:rsidR="00083CEC">
          <w:rPr>
            <w:noProof/>
            <w:webHidden/>
          </w:rPr>
          <w:t>117</w:t>
        </w:r>
        <w:r>
          <w:rPr>
            <w:noProof/>
            <w:webHidden/>
          </w:rPr>
          <w:fldChar w:fldCharType="end"/>
        </w:r>
      </w:hyperlink>
    </w:p>
    <w:p w14:paraId="5F401DB4" w14:textId="77777777" w:rsidR="00FB0307" w:rsidRPr="00F92BFE" w:rsidRDefault="00FB0307">
      <w:pPr>
        <w:pStyle w:val="3a"/>
        <w:rPr>
          <w:rFonts w:ascii="Calibri" w:eastAsia="Times New Roman" w:hAnsi="Calibri" w:cs="Arial"/>
          <w:b w:val="0"/>
          <w:noProof/>
          <w:sz w:val="22"/>
          <w:szCs w:val="22"/>
          <w:lang w:val="en-US" w:eastAsia="en-US"/>
        </w:rPr>
      </w:pPr>
      <w:hyperlink w:anchor="_Toc366141864" w:history="1">
        <w:r w:rsidRPr="00761B91">
          <w:rPr>
            <w:rStyle w:val="affb"/>
            <w:noProof/>
          </w:rPr>
          <w:t>11.9.2</w:t>
        </w:r>
        <w:r w:rsidRPr="00F92BFE">
          <w:rPr>
            <w:rFonts w:ascii="Calibri" w:eastAsia="Times New Roman" w:hAnsi="Calibri" w:cs="Arial"/>
            <w:b w:val="0"/>
            <w:noProof/>
            <w:sz w:val="22"/>
            <w:szCs w:val="22"/>
            <w:lang w:val="en-US" w:eastAsia="en-US"/>
          </w:rPr>
          <w:tab/>
        </w:r>
        <w:r w:rsidRPr="00761B91">
          <w:rPr>
            <w:rStyle w:val="affb"/>
            <w:noProof/>
          </w:rPr>
          <w:t>Examples of Automatic Semicolon Insertion</w:t>
        </w:r>
        <w:r>
          <w:rPr>
            <w:noProof/>
            <w:webHidden/>
          </w:rPr>
          <w:tab/>
        </w:r>
        <w:r>
          <w:rPr>
            <w:noProof/>
            <w:webHidden/>
          </w:rPr>
          <w:fldChar w:fldCharType="begin"/>
        </w:r>
        <w:r>
          <w:rPr>
            <w:noProof/>
            <w:webHidden/>
          </w:rPr>
          <w:instrText xml:space="preserve"> PAGEREF _Toc366141864 \h </w:instrText>
        </w:r>
        <w:r>
          <w:rPr>
            <w:noProof/>
            <w:webHidden/>
          </w:rPr>
        </w:r>
        <w:r>
          <w:rPr>
            <w:noProof/>
            <w:webHidden/>
          </w:rPr>
          <w:fldChar w:fldCharType="separate"/>
        </w:r>
        <w:r w:rsidR="00083CEC">
          <w:rPr>
            <w:noProof/>
            <w:webHidden/>
          </w:rPr>
          <w:t>118</w:t>
        </w:r>
        <w:r>
          <w:rPr>
            <w:noProof/>
            <w:webHidden/>
          </w:rPr>
          <w:fldChar w:fldCharType="end"/>
        </w:r>
      </w:hyperlink>
    </w:p>
    <w:p w14:paraId="39C06200" w14:textId="77777777" w:rsidR="00FB0307" w:rsidRPr="00F92BFE" w:rsidRDefault="00FB0307">
      <w:pPr>
        <w:pStyle w:val="12"/>
        <w:rPr>
          <w:rFonts w:ascii="Calibri" w:eastAsia="Times New Roman" w:hAnsi="Calibri" w:cs="Arial"/>
          <w:b w:val="0"/>
          <w:noProof/>
          <w:sz w:val="22"/>
          <w:szCs w:val="22"/>
          <w:lang w:val="en-US" w:eastAsia="en-US"/>
        </w:rPr>
      </w:pPr>
      <w:hyperlink w:anchor="_Toc366141865" w:history="1">
        <w:r w:rsidRPr="00761B91">
          <w:rPr>
            <w:rStyle w:val="affb"/>
            <w:noProof/>
          </w:rPr>
          <w:t>12</w:t>
        </w:r>
        <w:r w:rsidRPr="00F92BFE">
          <w:rPr>
            <w:rFonts w:ascii="Calibri" w:eastAsia="Times New Roman" w:hAnsi="Calibri" w:cs="Arial"/>
            <w:b w:val="0"/>
            <w:noProof/>
            <w:sz w:val="22"/>
            <w:szCs w:val="22"/>
            <w:lang w:val="en-US" w:eastAsia="en-US"/>
          </w:rPr>
          <w:tab/>
        </w:r>
        <w:r w:rsidRPr="00761B91">
          <w:rPr>
            <w:rStyle w:val="affb"/>
            <w:noProof/>
          </w:rPr>
          <w:t>ECMAScript Language: Expressions</w:t>
        </w:r>
        <w:r>
          <w:rPr>
            <w:noProof/>
            <w:webHidden/>
          </w:rPr>
          <w:tab/>
        </w:r>
        <w:r>
          <w:rPr>
            <w:noProof/>
            <w:webHidden/>
          </w:rPr>
          <w:fldChar w:fldCharType="begin"/>
        </w:r>
        <w:r>
          <w:rPr>
            <w:noProof/>
            <w:webHidden/>
          </w:rPr>
          <w:instrText xml:space="preserve"> PAGEREF _Toc366141865 \h </w:instrText>
        </w:r>
        <w:r>
          <w:rPr>
            <w:noProof/>
            <w:webHidden/>
          </w:rPr>
        </w:r>
        <w:r>
          <w:rPr>
            <w:noProof/>
            <w:webHidden/>
          </w:rPr>
          <w:fldChar w:fldCharType="separate"/>
        </w:r>
        <w:r w:rsidR="00083CEC">
          <w:rPr>
            <w:noProof/>
            <w:webHidden/>
          </w:rPr>
          <w:t>119</w:t>
        </w:r>
        <w:r>
          <w:rPr>
            <w:noProof/>
            <w:webHidden/>
          </w:rPr>
          <w:fldChar w:fldCharType="end"/>
        </w:r>
      </w:hyperlink>
    </w:p>
    <w:p w14:paraId="247C6B26" w14:textId="77777777" w:rsidR="00FB0307" w:rsidRPr="00F92BFE" w:rsidRDefault="00FB0307">
      <w:pPr>
        <w:pStyle w:val="2c"/>
        <w:rPr>
          <w:rFonts w:ascii="Calibri" w:eastAsia="Times New Roman" w:hAnsi="Calibri" w:cs="Arial"/>
          <w:b w:val="0"/>
          <w:noProof/>
          <w:sz w:val="22"/>
          <w:szCs w:val="22"/>
          <w:lang w:val="en-US" w:eastAsia="en-US"/>
        </w:rPr>
      </w:pPr>
      <w:hyperlink w:anchor="_Toc366141866" w:history="1">
        <w:r w:rsidRPr="00761B91">
          <w:rPr>
            <w:rStyle w:val="affb"/>
            <w:noProof/>
          </w:rPr>
          <w:t>12.1</w:t>
        </w:r>
        <w:r w:rsidRPr="00F92BFE">
          <w:rPr>
            <w:rFonts w:ascii="Calibri" w:eastAsia="Times New Roman" w:hAnsi="Calibri" w:cs="Arial"/>
            <w:b w:val="0"/>
            <w:noProof/>
            <w:sz w:val="22"/>
            <w:szCs w:val="22"/>
            <w:lang w:val="en-US" w:eastAsia="en-US"/>
          </w:rPr>
          <w:tab/>
        </w:r>
        <w:r w:rsidRPr="00761B91">
          <w:rPr>
            <w:rStyle w:val="affb"/>
            <w:noProof/>
          </w:rPr>
          <w:t>Primary Expressions</w:t>
        </w:r>
        <w:r>
          <w:rPr>
            <w:noProof/>
            <w:webHidden/>
          </w:rPr>
          <w:tab/>
        </w:r>
        <w:r>
          <w:rPr>
            <w:noProof/>
            <w:webHidden/>
          </w:rPr>
          <w:fldChar w:fldCharType="begin"/>
        </w:r>
        <w:r>
          <w:rPr>
            <w:noProof/>
            <w:webHidden/>
          </w:rPr>
          <w:instrText xml:space="preserve"> PAGEREF _Toc366141866 \h </w:instrText>
        </w:r>
        <w:r>
          <w:rPr>
            <w:noProof/>
            <w:webHidden/>
          </w:rPr>
        </w:r>
        <w:r>
          <w:rPr>
            <w:noProof/>
            <w:webHidden/>
          </w:rPr>
          <w:fldChar w:fldCharType="separate"/>
        </w:r>
        <w:r w:rsidR="00083CEC">
          <w:rPr>
            <w:noProof/>
            <w:webHidden/>
          </w:rPr>
          <w:t>119</w:t>
        </w:r>
        <w:r>
          <w:rPr>
            <w:noProof/>
            <w:webHidden/>
          </w:rPr>
          <w:fldChar w:fldCharType="end"/>
        </w:r>
      </w:hyperlink>
    </w:p>
    <w:p w14:paraId="54275FC7" w14:textId="77777777" w:rsidR="00FB0307" w:rsidRPr="00F92BFE" w:rsidRDefault="00FB0307">
      <w:pPr>
        <w:pStyle w:val="3a"/>
        <w:rPr>
          <w:rFonts w:ascii="Calibri" w:eastAsia="Times New Roman" w:hAnsi="Calibri" w:cs="Arial"/>
          <w:b w:val="0"/>
          <w:noProof/>
          <w:sz w:val="22"/>
          <w:szCs w:val="22"/>
          <w:lang w:val="en-US" w:eastAsia="en-US"/>
        </w:rPr>
      </w:pPr>
      <w:hyperlink w:anchor="_Toc366141867" w:history="1">
        <w:r w:rsidRPr="00761B91">
          <w:rPr>
            <w:rStyle w:val="affb"/>
            <w:noProof/>
          </w:rPr>
          <w:t>12.1.1</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this</w:t>
        </w:r>
        <w:r w:rsidRPr="00761B91">
          <w:rPr>
            <w:rStyle w:val="affb"/>
            <w:noProof/>
          </w:rPr>
          <w:t xml:space="preserve"> Keyword</w:t>
        </w:r>
        <w:r>
          <w:rPr>
            <w:noProof/>
            <w:webHidden/>
          </w:rPr>
          <w:tab/>
        </w:r>
        <w:r>
          <w:rPr>
            <w:noProof/>
            <w:webHidden/>
          </w:rPr>
          <w:fldChar w:fldCharType="begin"/>
        </w:r>
        <w:r>
          <w:rPr>
            <w:noProof/>
            <w:webHidden/>
          </w:rPr>
          <w:instrText xml:space="preserve"> PAGEREF _Toc366141867 \h </w:instrText>
        </w:r>
        <w:r>
          <w:rPr>
            <w:noProof/>
            <w:webHidden/>
          </w:rPr>
        </w:r>
        <w:r>
          <w:rPr>
            <w:noProof/>
            <w:webHidden/>
          </w:rPr>
          <w:fldChar w:fldCharType="separate"/>
        </w:r>
        <w:r w:rsidR="00083CEC">
          <w:rPr>
            <w:noProof/>
            <w:webHidden/>
          </w:rPr>
          <w:t>120</w:t>
        </w:r>
        <w:r>
          <w:rPr>
            <w:noProof/>
            <w:webHidden/>
          </w:rPr>
          <w:fldChar w:fldCharType="end"/>
        </w:r>
      </w:hyperlink>
    </w:p>
    <w:p w14:paraId="0592405F" w14:textId="77777777" w:rsidR="00FB0307" w:rsidRPr="00F92BFE" w:rsidRDefault="00FB0307">
      <w:pPr>
        <w:pStyle w:val="3a"/>
        <w:rPr>
          <w:rFonts w:ascii="Calibri" w:eastAsia="Times New Roman" w:hAnsi="Calibri" w:cs="Arial"/>
          <w:b w:val="0"/>
          <w:noProof/>
          <w:sz w:val="22"/>
          <w:szCs w:val="22"/>
          <w:lang w:val="en-US" w:eastAsia="en-US"/>
        </w:rPr>
      </w:pPr>
      <w:hyperlink w:anchor="_Toc366141868" w:history="1">
        <w:r w:rsidRPr="00761B91">
          <w:rPr>
            <w:rStyle w:val="affb"/>
            <w:noProof/>
          </w:rPr>
          <w:t>12.1.2</w:t>
        </w:r>
        <w:r w:rsidRPr="00F92BFE">
          <w:rPr>
            <w:rFonts w:ascii="Calibri" w:eastAsia="Times New Roman" w:hAnsi="Calibri" w:cs="Arial"/>
            <w:b w:val="0"/>
            <w:noProof/>
            <w:sz w:val="22"/>
            <w:szCs w:val="22"/>
            <w:lang w:val="en-US" w:eastAsia="en-US"/>
          </w:rPr>
          <w:tab/>
        </w:r>
        <w:r w:rsidRPr="00761B91">
          <w:rPr>
            <w:rStyle w:val="affb"/>
            <w:noProof/>
          </w:rPr>
          <w:t>Identifier Reference</w:t>
        </w:r>
        <w:r>
          <w:rPr>
            <w:noProof/>
            <w:webHidden/>
          </w:rPr>
          <w:tab/>
        </w:r>
        <w:r>
          <w:rPr>
            <w:noProof/>
            <w:webHidden/>
          </w:rPr>
          <w:fldChar w:fldCharType="begin"/>
        </w:r>
        <w:r>
          <w:rPr>
            <w:noProof/>
            <w:webHidden/>
          </w:rPr>
          <w:instrText xml:space="preserve"> PAGEREF _Toc366141868 \h </w:instrText>
        </w:r>
        <w:r>
          <w:rPr>
            <w:noProof/>
            <w:webHidden/>
          </w:rPr>
        </w:r>
        <w:r>
          <w:rPr>
            <w:noProof/>
            <w:webHidden/>
          </w:rPr>
          <w:fldChar w:fldCharType="separate"/>
        </w:r>
        <w:r w:rsidR="00083CEC">
          <w:rPr>
            <w:noProof/>
            <w:webHidden/>
          </w:rPr>
          <w:t>120</w:t>
        </w:r>
        <w:r>
          <w:rPr>
            <w:noProof/>
            <w:webHidden/>
          </w:rPr>
          <w:fldChar w:fldCharType="end"/>
        </w:r>
      </w:hyperlink>
    </w:p>
    <w:p w14:paraId="56BC1F47" w14:textId="77777777" w:rsidR="00FB0307" w:rsidRPr="00F92BFE" w:rsidRDefault="00FB0307">
      <w:pPr>
        <w:pStyle w:val="3a"/>
        <w:rPr>
          <w:rFonts w:ascii="Calibri" w:eastAsia="Times New Roman" w:hAnsi="Calibri" w:cs="Arial"/>
          <w:b w:val="0"/>
          <w:noProof/>
          <w:sz w:val="22"/>
          <w:szCs w:val="22"/>
          <w:lang w:val="en-US" w:eastAsia="en-US"/>
        </w:rPr>
      </w:pPr>
      <w:hyperlink w:anchor="_Toc366141869" w:history="1">
        <w:r w:rsidRPr="00761B91">
          <w:rPr>
            <w:rStyle w:val="affb"/>
            <w:noProof/>
          </w:rPr>
          <w:t>12.1.3</w:t>
        </w:r>
        <w:r w:rsidRPr="00F92BFE">
          <w:rPr>
            <w:rFonts w:ascii="Calibri" w:eastAsia="Times New Roman" w:hAnsi="Calibri" w:cs="Arial"/>
            <w:b w:val="0"/>
            <w:noProof/>
            <w:sz w:val="22"/>
            <w:szCs w:val="22"/>
            <w:lang w:val="en-US" w:eastAsia="en-US"/>
          </w:rPr>
          <w:tab/>
        </w:r>
        <w:r w:rsidRPr="00761B91">
          <w:rPr>
            <w:rStyle w:val="affb"/>
            <w:noProof/>
          </w:rPr>
          <w:t>Literals</w:t>
        </w:r>
        <w:r>
          <w:rPr>
            <w:noProof/>
            <w:webHidden/>
          </w:rPr>
          <w:tab/>
        </w:r>
        <w:r>
          <w:rPr>
            <w:noProof/>
            <w:webHidden/>
          </w:rPr>
          <w:fldChar w:fldCharType="begin"/>
        </w:r>
        <w:r>
          <w:rPr>
            <w:noProof/>
            <w:webHidden/>
          </w:rPr>
          <w:instrText xml:space="preserve"> PAGEREF _Toc366141869 \h </w:instrText>
        </w:r>
        <w:r>
          <w:rPr>
            <w:noProof/>
            <w:webHidden/>
          </w:rPr>
        </w:r>
        <w:r>
          <w:rPr>
            <w:noProof/>
            <w:webHidden/>
          </w:rPr>
          <w:fldChar w:fldCharType="separate"/>
        </w:r>
        <w:r w:rsidR="00083CEC">
          <w:rPr>
            <w:noProof/>
            <w:webHidden/>
          </w:rPr>
          <w:t>121</w:t>
        </w:r>
        <w:r>
          <w:rPr>
            <w:noProof/>
            <w:webHidden/>
          </w:rPr>
          <w:fldChar w:fldCharType="end"/>
        </w:r>
      </w:hyperlink>
    </w:p>
    <w:p w14:paraId="0A08CB6D" w14:textId="77777777" w:rsidR="00FB0307" w:rsidRPr="00F92BFE" w:rsidRDefault="00FB0307">
      <w:pPr>
        <w:pStyle w:val="3a"/>
        <w:rPr>
          <w:rFonts w:ascii="Calibri" w:eastAsia="Times New Roman" w:hAnsi="Calibri" w:cs="Arial"/>
          <w:b w:val="0"/>
          <w:noProof/>
          <w:sz w:val="22"/>
          <w:szCs w:val="22"/>
          <w:lang w:val="en-US" w:eastAsia="en-US"/>
        </w:rPr>
      </w:pPr>
      <w:hyperlink w:anchor="_Toc366141870" w:history="1">
        <w:r w:rsidRPr="00761B91">
          <w:rPr>
            <w:rStyle w:val="affb"/>
            <w:noProof/>
          </w:rPr>
          <w:t>12.1.4</w:t>
        </w:r>
        <w:r w:rsidRPr="00F92BFE">
          <w:rPr>
            <w:rFonts w:ascii="Calibri" w:eastAsia="Times New Roman" w:hAnsi="Calibri" w:cs="Arial"/>
            <w:b w:val="0"/>
            <w:noProof/>
            <w:sz w:val="22"/>
            <w:szCs w:val="22"/>
            <w:lang w:val="en-US" w:eastAsia="en-US"/>
          </w:rPr>
          <w:tab/>
        </w:r>
        <w:r w:rsidRPr="00761B91">
          <w:rPr>
            <w:rStyle w:val="affb"/>
            <w:noProof/>
          </w:rPr>
          <w:t>Array Initialiser</w:t>
        </w:r>
        <w:r>
          <w:rPr>
            <w:noProof/>
            <w:webHidden/>
          </w:rPr>
          <w:tab/>
        </w:r>
        <w:r>
          <w:rPr>
            <w:noProof/>
            <w:webHidden/>
          </w:rPr>
          <w:fldChar w:fldCharType="begin"/>
        </w:r>
        <w:r>
          <w:rPr>
            <w:noProof/>
            <w:webHidden/>
          </w:rPr>
          <w:instrText xml:space="preserve"> PAGEREF _Toc366141870 \h </w:instrText>
        </w:r>
        <w:r>
          <w:rPr>
            <w:noProof/>
            <w:webHidden/>
          </w:rPr>
        </w:r>
        <w:r>
          <w:rPr>
            <w:noProof/>
            <w:webHidden/>
          </w:rPr>
          <w:fldChar w:fldCharType="separate"/>
        </w:r>
        <w:r w:rsidR="00083CEC">
          <w:rPr>
            <w:noProof/>
            <w:webHidden/>
          </w:rPr>
          <w:t>121</w:t>
        </w:r>
        <w:r>
          <w:rPr>
            <w:noProof/>
            <w:webHidden/>
          </w:rPr>
          <w:fldChar w:fldCharType="end"/>
        </w:r>
      </w:hyperlink>
    </w:p>
    <w:p w14:paraId="0E70C5E7" w14:textId="77777777" w:rsidR="00FB0307" w:rsidRPr="00F92BFE" w:rsidRDefault="00FB0307">
      <w:pPr>
        <w:pStyle w:val="3a"/>
        <w:rPr>
          <w:rFonts w:ascii="Calibri" w:eastAsia="Times New Roman" w:hAnsi="Calibri" w:cs="Arial"/>
          <w:b w:val="0"/>
          <w:noProof/>
          <w:sz w:val="22"/>
          <w:szCs w:val="22"/>
          <w:lang w:val="en-US" w:eastAsia="en-US"/>
        </w:rPr>
      </w:pPr>
      <w:hyperlink w:anchor="_Toc366141871" w:history="1">
        <w:r w:rsidRPr="00761B91">
          <w:rPr>
            <w:rStyle w:val="affb"/>
            <w:noProof/>
          </w:rPr>
          <w:t>12.1.5</w:t>
        </w:r>
        <w:r w:rsidRPr="00F92BFE">
          <w:rPr>
            <w:rFonts w:ascii="Calibri" w:eastAsia="Times New Roman" w:hAnsi="Calibri" w:cs="Arial"/>
            <w:b w:val="0"/>
            <w:noProof/>
            <w:sz w:val="22"/>
            <w:szCs w:val="22"/>
            <w:lang w:val="en-US" w:eastAsia="en-US"/>
          </w:rPr>
          <w:tab/>
        </w:r>
        <w:r w:rsidRPr="00761B91">
          <w:rPr>
            <w:rStyle w:val="affb"/>
            <w:noProof/>
          </w:rPr>
          <w:t>Object Initialiser</w:t>
        </w:r>
        <w:r>
          <w:rPr>
            <w:noProof/>
            <w:webHidden/>
          </w:rPr>
          <w:tab/>
        </w:r>
        <w:r>
          <w:rPr>
            <w:noProof/>
            <w:webHidden/>
          </w:rPr>
          <w:fldChar w:fldCharType="begin"/>
        </w:r>
        <w:r>
          <w:rPr>
            <w:noProof/>
            <w:webHidden/>
          </w:rPr>
          <w:instrText xml:space="preserve"> PAGEREF _Toc366141871 \h </w:instrText>
        </w:r>
        <w:r>
          <w:rPr>
            <w:noProof/>
            <w:webHidden/>
          </w:rPr>
        </w:r>
        <w:r>
          <w:rPr>
            <w:noProof/>
            <w:webHidden/>
          </w:rPr>
          <w:fldChar w:fldCharType="separate"/>
        </w:r>
        <w:r w:rsidR="00083CEC">
          <w:rPr>
            <w:noProof/>
            <w:webHidden/>
          </w:rPr>
          <w:t>126</w:t>
        </w:r>
        <w:r>
          <w:rPr>
            <w:noProof/>
            <w:webHidden/>
          </w:rPr>
          <w:fldChar w:fldCharType="end"/>
        </w:r>
      </w:hyperlink>
    </w:p>
    <w:p w14:paraId="1764F654" w14:textId="77777777" w:rsidR="00FB0307" w:rsidRPr="00F92BFE" w:rsidRDefault="00FB0307">
      <w:pPr>
        <w:pStyle w:val="3a"/>
        <w:rPr>
          <w:rFonts w:ascii="Calibri" w:eastAsia="Times New Roman" w:hAnsi="Calibri" w:cs="Arial"/>
          <w:b w:val="0"/>
          <w:noProof/>
          <w:sz w:val="22"/>
          <w:szCs w:val="22"/>
          <w:lang w:val="en-US" w:eastAsia="en-US"/>
        </w:rPr>
      </w:pPr>
      <w:hyperlink w:anchor="_Toc366141872" w:history="1">
        <w:r w:rsidRPr="00761B91">
          <w:rPr>
            <w:rStyle w:val="affb"/>
            <w:noProof/>
          </w:rPr>
          <w:t>12.1.6</w:t>
        </w:r>
        <w:r w:rsidRPr="00F92BFE">
          <w:rPr>
            <w:rFonts w:ascii="Calibri" w:eastAsia="Times New Roman" w:hAnsi="Calibri" w:cs="Arial"/>
            <w:b w:val="0"/>
            <w:noProof/>
            <w:sz w:val="22"/>
            <w:szCs w:val="22"/>
            <w:lang w:val="en-US" w:eastAsia="en-US"/>
          </w:rPr>
          <w:tab/>
        </w:r>
        <w:r w:rsidRPr="00761B91">
          <w:rPr>
            <w:rStyle w:val="affb"/>
            <w:noProof/>
          </w:rPr>
          <w:t>Function Defining Expressions</w:t>
        </w:r>
        <w:r>
          <w:rPr>
            <w:noProof/>
            <w:webHidden/>
          </w:rPr>
          <w:tab/>
        </w:r>
        <w:r>
          <w:rPr>
            <w:noProof/>
            <w:webHidden/>
          </w:rPr>
          <w:fldChar w:fldCharType="begin"/>
        </w:r>
        <w:r>
          <w:rPr>
            <w:noProof/>
            <w:webHidden/>
          </w:rPr>
          <w:instrText xml:space="preserve"> PAGEREF _Toc366141872 \h </w:instrText>
        </w:r>
        <w:r>
          <w:rPr>
            <w:noProof/>
            <w:webHidden/>
          </w:rPr>
        </w:r>
        <w:r>
          <w:rPr>
            <w:noProof/>
            <w:webHidden/>
          </w:rPr>
          <w:fldChar w:fldCharType="separate"/>
        </w:r>
        <w:r w:rsidR="00083CEC">
          <w:rPr>
            <w:noProof/>
            <w:webHidden/>
          </w:rPr>
          <w:t>130</w:t>
        </w:r>
        <w:r>
          <w:rPr>
            <w:noProof/>
            <w:webHidden/>
          </w:rPr>
          <w:fldChar w:fldCharType="end"/>
        </w:r>
      </w:hyperlink>
    </w:p>
    <w:p w14:paraId="174AABF7" w14:textId="77777777" w:rsidR="00FB0307" w:rsidRPr="00F92BFE" w:rsidRDefault="00FB0307">
      <w:pPr>
        <w:pStyle w:val="3a"/>
        <w:rPr>
          <w:rFonts w:ascii="Calibri" w:eastAsia="Times New Roman" w:hAnsi="Calibri" w:cs="Arial"/>
          <w:b w:val="0"/>
          <w:noProof/>
          <w:sz w:val="22"/>
          <w:szCs w:val="22"/>
          <w:lang w:val="en-US" w:eastAsia="en-US"/>
        </w:rPr>
      </w:pPr>
      <w:hyperlink w:anchor="_Toc366141873" w:history="1">
        <w:r w:rsidRPr="00761B91">
          <w:rPr>
            <w:rStyle w:val="affb"/>
            <w:noProof/>
          </w:rPr>
          <w:t>12.1.7</w:t>
        </w:r>
        <w:r w:rsidRPr="00F92BFE">
          <w:rPr>
            <w:rFonts w:ascii="Calibri" w:eastAsia="Times New Roman" w:hAnsi="Calibri" w:cs="Arial"/>
            <w:b w:val="0"/>
            <w:noProof/>
            <w:sz w:val="22"/>
            <w:szCs w:val="22"/>
            <w:lang w:val="en-US" w:eastAsia="en-US"/>
          </w:rPr>
          <w:tab/>
        </w:r>
        <w:r w:rsidRPr="00761B91">
          <w:rPr>
            <w:rStyle w:val="affb"/>
            <w:noProof/>
          </w:rPr>
          <w:t>Generator Comprehensions</w:t>
        </w:r>
        <w:r>
          <w:rPr>
            <w:noProof/>
            <w:webHidden/>
          </w:rPr>
          <w:tab/>
        </w:r>
        <w:r>
          <w:rPr>
            <w:noProof/>
            <w:webHidden/>
          </w:rPr>
          <w:fldChar w:fldCharType="begin"/>
        </w:r>
        <w:r>
          <w:rPr>
            <w:noProof/>
            <w:webHidden/>
          </w:rPr>
          <w:instrText xml:space="preserve"> PAGEREF _Toc366141873 \h </w:instrText>
        </w:r>
        <w:r>
          <w:rPr>
            <w:noProof/>
            <w:webHidden/>
          </w:rPr>
        </w:r>
        <w:r>
          <w:rPr>
            <w:noProof/>
            <w:webHidden/>
          </w:rPr>
          <w:fldChar w:fldCharType="separate"/>
        </w:r>
        <w:r w:rsidR="00083CEC">
          <w:rPr>
            <w:noProof/>
            <w:webHidden/>
          </w:rPr>
          <w:t>131</w:t>
        </w:r>
        <w:r>
          <w:rPr>
            <w:noProof/>
            <w:webHidden/>
          </w:rPr>
          <w:fldChar w:fldCharType="end"/>
        </w:r>
      </w:hyperlink>
    </w:p>
    <w:p w14:paraId="26B3E618" w14:textId="77777777" w:rsidR="00FB0307" w:rsidRPr="00F92BFE" w:rsidRDefault="00FB0307">
      <w:pPr>
        <w:pStyle w:val="3a"/>
        <w:rPr>
          <w:rFonts w:ascii="Calibri" w:eastAsia="Times New Roman" w:hAnsi="Calibri" w:cs="Arial"/>
          <w:b w:val="0"/>
          <w:noProof/>
          <w:sz w:val="22"/>
          <w:szCs w:val="22"/>
          <w:lang w:val="en-US" w:eastAsia="en-US"/>
        </w:rPr>
      </w:pPr>
      <w:hyperlink w:anchor="_Toc366141874" w:history="1">
        <w:r w:rsidRPr="00761B91">
          <w:rPr>
            <w:rStyle w:val="affb"/>
            <w:noProof/>
          </w:rPr>
          <w:t>12.1.8</w:t>
        </w:r>
        <w:r w:rsidRPr="00F92BFE">
          <w:rPr>
            <w:rFonts w:ascii="Calibri" w:eastAsia="Times New Roman" w:hAnsi="Calibri" w:cs="Arial"/>
            <w:b w:val="0"/>
            <w:noProof/>
            <w:sz w:val="22"/>
            <w:szCs w:val="22"/>
            <w:lang w:val="en-US" w:eastAsia="en-US"/>
          </w:rPr>
          <w:tab/>
        </w:r>
        <w:r w:rsidRPr="00761B91">
          <w:rPr>
            <w:rStyle w:val="affb"/>
            <w:noProof/>
          </w:rPr>
          <w:t>Regular Expression Literals</w:t>
        </w:r>
        <w:r>
          <w:rPr>
            <w:noProof/>
            <w:webHidden/>
          </w:rPr>
          <w:tab/>
        </w:r>
        <w:r>
          <w:rPr>
            <w:noProof/>
            <w:webHidden/>
          </w:rPr>
          <w:fldChar w:fldCharType="begin"/>
        </w:r>
        <w:r>
          <w:rPr>
            <w:noProof/>
            <w:webHidden/>
          </w:rPr>
          <w:instrText xml:space="preserve"> PAGEREF _Toc366141874 \h </w:instrText>
        </w:r>
        <w:r>
          <w:rPr>
            <w:noProof/>
            <w:webHidden/>
          </w:rPr>
        </w:r>
        <w:r>
          <w:rPr>
            <w:noProof/>
            <w:webHidden/>
          </w:rPr>
          <w:fldChar w:fldCharType="separate"/>
        </w:r>
        <w:r w:rsidR="00083CEC">
          <w:rPr>
            <w:noProof/>
            <w:webHidden/>
          </w:rPr>
          <w:t>131</w:t>
        </w:r>
        <w:r>
          <w:rPr>
            <w:noProof/>
            <w:webHidden/>
          </w:rPr>
          <w:fldChar w:fldCharType="end"/>
        </w:r>
      </w:hyperlink>
    </w:p>
    <w:p w14:paraId="5E8EE582" w14:textId="77777777" w:rsidR="00FB0307" w:rsidRPr="00F92BFE" w:rsidRDefault="00FB0307">
      <w:pPr>
        <w:pStyle w:val="3a"/>
        <w:rPr>
          <w:rFonts w:ascii="Calibri" w:eastAsia="Times New Roman" w:hAnsi="Calibri" w:cs="Arial"/>
          <w:b w:val="0"/>
          <w:noProof/>
          <w:sz w:val="22"/>
          <w:szCs w:val="22"/>
          <w:lang w:val="en-US" w:eastAsia="en-US"/>
        </w:rPr>
      </w:pPr>
      <w:hyperlink w:anchor="_Toc366141875" w:history="1">
        <w:r w:rsidRPr="00761B91">
          <w:rPr>
            <w:rStyle w:val="affb"/>
            <w:noProof/>
          </w:rPr>
          <w:t>12.1.9</w:t>
        </w:r>
        <w:r w:rsidRPr="00F92BFE">
          <w:rPr>
            <w:rFonts w:ascii="Calibri" w:eastAsia="Times New Roman" w:hAnsi="Calibri" w:cs="Arial"/>
            <w:b w:val="0"/>
            <w:noProof/>
            <w:sz w:val="22"/>
            <w:szCs w:val="22"/>
            <w:lang w:val="en-US" w:eastAsia="en-US"/>
          </w:rPr>
          <w:tab/>
        </w:r>
        <w:r w:rsidRPr="00761B91">
          <w:rPr>
            <w:rStyle w:val="affb"/>
            <w:noProof/>
          </w:rPr>
          <w:t>Template Literals</w:t>
        </w:r>
        <w:r>
          <w:rPr>
            <w:noProof/>
            <w:webHidden/>
          </w:rPr>
          <w:tab/>
        </w:r>
        <w:r>
          <w:rPr>
            <w:noProof/>
            <w:webHidden/>
          </w:rPr>
          <w:fldChar w:fldCharType="begin"/>
        </w:r>
        <w:r>
          <w:rPr>
            <w:noProof/>
            <w:webHidden/>
          </w:rPr>
          <w:instrText xml:space="preserve"> PAGEREF _Toc366141875 \h </w:instrText>
        </w:r>
        <w:r>
          <w:rPr>
            <w:noProof/>
            <w:webHidden/>
          </w:rPr>
        </w:r>
        <w:r>
          <w:rPr>
            <w:noProof/>
            <w:webHidden/>
          </w:rPr>
          <w:fldChar w:fldCharType="separate"/>
        </w:r>
        <w:r w:rsidR="00083CEC">
          <w:rPr>
            <w:noProof/>
            <w:webHidden/>
          </w:rPr>
          <w:t>132</w:t>
        </w:r>
        <w:r>
          <w:rPr>
            <w:noProof/>
            <w:webHidden/>
          </w:rPr>
          <w:fldChar w:fldCharType="end"/>
        </w:r>
      </w:hyperlink>
    </w:p>
    <w:p w14:paraId="2B078E4F" w14:textId="77777777" w:rsidR="00FB0307" w:rsidRPr="00F92BFE" w:rsidRDefault="00FB0307">
      <w:pPr>
        <w:pStyle w:val="3a"/>
        <w:rPr>
          <w:rFonts w:ascii="Calibri" w:eastAsia="Times New Roman" w:hAnsi="Calibri" w:cs="Arial"/>
          <w:b w:val="0"/>
          <w:noProof/>
          <w:sz w:val="22"/>
          <w:szCs w:val="22"/>
          <w:lang w:val="en-US" w:eastAsia="en-US"/>
        </w:rPr>
      </w:pPr>
      <w:hyperlink w:anchor="_Toc366141876" w:history="1">
        <w:r w:rsidRPr="00761B91">
          <w:rPr>
            <w:rStyle w:val="affb"/>
            <w:noProof/>
          </w:rPr>
          <w:t>12.1.10</w:t>
        </w:r>
        <w:r w:rsidRPr="00F92BFE">
          <w:rPr>
            <w:rFonts w:ascii="Calibri" w:eastAsia="Times New Roman" w:hAnsi="Calibri" w:cs="Arial"/>
            <w:b w:val="0"/>
            <w:noProof/>
            <w:sz w:val="22"/>
            <w:szCs w:val="22"/>
            <w:lang w:val="en-US" w:eastAsia="en-US"/>
          </w:rPr>
          <w:tab/>
        </w:r>
        <w:r w:rsidRPr="00761B91">
          <w:rPr>
            <w:rStyle w:val="affb"/>
            <w:noProof/>
          </w:rPr>
          <w:t>The Grouping Operator</w:t>
        </w:r>
        <w:r>
          <w:rPr>
            <w:noProof/>
            <w:webHidden/>
          </w:rPr>
          <w:tab/>
        </w:r>
        <w:r>
          <w:rPr>
            <w:noProof/>
            <w:webHidden/>
          </w:rPr>
          <w:fldChar w:fldCharType="begin"/>
        </w:r>
        <w:r>
          <w:rPr>
            <w:noProof/>
            <w:webHidden/>
          </w:rPr>
          <w:instrText xml:space="preserve"> PAGEREF _Toc366141876 \h </w:instrText>
        </w:r>
        <w:r>
          <w:rPr>
            <w:noProof/>
            <w:webHidden/>
          </w:rPr>
        </w:r>
        <w:r>
          <w:rPr>
            <w:noProof/>
            <w:webHidden/>
          </w:rPr>
          <w:fldChar w:fldCharType="separate"/>
        </w:r>
        <w:r w:rsidR="00083CEC">
          <w:rPr>
            <w:noProof/>
            <w:webHidden/>
          </w:rPr>
          <w:t>135</w:t>
        </w:r>
        <w:r>
          <w:rPr>
            <w:noProof/>
            <w:webHidden/>
          </w:rPr>
          <w:fldChar w:fldCharType="end"/>
        </w:r>
      </w:hyperlink>
    </w:p>
    <w:p w14:paraId="5BEB3D9F" w14:textId="77777777" w:rsidR="00FB0307" w:rsidRPr="00F92BFE" w:rsidRDefault="00FB0307">
      <w:pPr>
        <w:pStyle w:val="2c"/>
        <w:rPr>
          <w:rFonts w:ascii="Calibri" w:eastAsia="Times New Roman" w:hAnsi="Calibri" w:cs="Arial"/>
          <w:b w:val="0"/>
          <w:noProof/>
          <w:sz w:val="22"/>
          <w:szCs w:val="22"/>
          <w:lang w:val="en-US" w:eastAsia="en-US"/>
        </w:rPr>
      </w:pPr>
      <w:hyperlink w:anchor="_Toc366141877" w:history="1">
        <w:r w:rsidRPr="00761B91">
          <w:rPr>
            <w:rStyle w:val="affb"/>
            <w:noProof/>
          </w:rPr>
          <w:t>12.2</w:t>
        </w:r>
        <w:r w:rsidRPr="00F92BFE">
          <w:rPr>
            <w:rFonts w:ascii="Calibri" w:eastAsia="Times New Roman" w:hAnsi="Calibri" w:cs="Arial"/>
            <w:b w:val="0"/>
            <w:noProof/>
            <w:sz w:val="22"/>
            <w:szCs w:val="22"/>
            <w:lang w:val="en-US" w:eastAsia="en-US"/>
          </w:rPr>
          <w:tab/>
        </w:r>
        <w:r w:rsidRPr="00761B91">
          <w:rPr>
            <w:rStyle w:val="affb"/>
            <w:noProof/>
          </w:rPr>
          <w:t>Left-Hand-Side Expressions</w:t>
        </w:r>
        <w:r>
          <w:rPr>
            <w:noProof/>
            <w:webHidden/>
          </w:rPr>
          <w:tab/>
        </w:r>
        <w:r>
          <w:rPr>
            <w:noProof/>
            <w:webHidden/>
          </w:rPr>
          <w:fldChar w:fldCharType="begin"/>
        </w:r>
        <w:r>
          <w:rPr>
            <w:noProof/>
            <w:webHidden/>
          </w:rPr>
          <w:instrText xml:space="preserve"> PAGEREF _Toc366141877 \h </w:instrText>
        </w:r>
        <w:r>
          <w:rPr>
            <w:noProof/>
            <w:webHidden/>
          </w:rPr>
        </w:r>
        <w:r>
          <w:rPr>
            <w:noProof/>
            <w:webHidden/>
          </w:rPr>
          <w:fldChar w:fldCharType="separate"/>
        </w:r>
        <w:r w:rsidR="00083CEC">
          <w:rPr>
            <w:noProof/>
            <w:webHidden/>
          </w:rPr>
          <w:t>136</w:t>
        </w:r>
        <w:r>
          <w:rPr>
            <w:noProof/>
            <w:webHidden/>
          </w:rPr>
          <w:fldChar w:fldCharType="end"/>
        </w:r>
      </w:hyperlink>
    </w:p>
    <w:p w14:paraId="6AA7DD31" w14:textId="77777777" w:rsidR="00FB0307" w:rsidRPr="00F92BFE" w:rsidRDefault="00FB0307">
      <w:pPr>
        <w:pStyle w:val="3a"/>
        <w:rPr>
          <w:rFonts w:ascii="Calibri" w:eastAsia="Times New Roman" w:hAnsi="Calibri" w:cs="Arial"/>
          <w:b w:val="0"/>
          <w:noProof/>
          <w:sz w:val="22"/>
          <w:szCs w:val="22"/>
          <w:lang w:val="en-US" w:eastAsia="en-US"/>
        </w:rPr>
      </w:pPr>
      <w:hyperlink w:anchor="_Toc366141878" w:history="1">
        <w:r w:rsidRPr="00761B91">
          <w:rPr>
            <w:rStyle w:val="affb"/>
            <w:noProof/>
          </w:rPr>
          <w:t>12.2.1</w:t>
        </w:r>
        <w:r w:rsidRPr="00F92BFE">
          <w:rPr>
            <w:rFonts w:ascii="Calibri" w:eastAsia="Times New Roman" w:hAnsi="Calibri" w:cs="Arial"/>
            <w:b w:val="0"/>
            <w:noProof/>
            <w:sz w:val="22"/>
            <w:szCs w:val="22"/>
            <w:lang w:val="en-US" w:eastAsia="en-US"/>
          </w:rPr>
          <w:tab/>
        </w:r>
        <w:r w:rsidRPr="00761B91">
          <w:rPr>
            <w:rStyle w:val="affb"/>
            <w:noProof/>
          </w:rPr>
          <w:t>Property Accessors</w:t>
        </w:r>
        <w:r>
          <w:rPr>
            <w:noProof/>
            <w:webHidden/>
          </w:rPr>
          <w:tab/>
        </w:r>
        <w:r>
          <w:rPr>
            <w:noProof/>
            <w:webHidden/>
          </w:rPr>
          <w:fldChar w:fldCharType="begin"/>
        </w:r>
        <w:r>
          <w:rPr>
            <w:noProof/>
            <w:webHidden/>
          </w:rPr>
          <w:instrText xml:space="preserve"> PAGEREF _Toc366141878 \h </w:instrText>
        </w:r>
        <w:r>
          <w:rPr>
            <w:noProof/>
            <w:webHidden/>
          </w:rPr>
        </w:r>
        <w:r>
          <w:rPr>
            <w:noProof/>
            <w:webHidden/>
          </w:rPr>
          <w:fldChar w:fldCharType="separate"/>
        </w:r>
        <w:r w:rsidR="00083CEC">
          <w:rPr>
            <w:noProof/>
            <w:webHidden/>
          </w:rPr>
          <w:t>138</w:t>
        </w:r>
        <w:r>
          <w:rPr>
            <w:noProof/>
            <w:webHidden/>
          </w:rPr>
          <w:fldChar w:fldCharType="end"/>
        </w:r>
      </w:hyperlink>
    </w:p>
    <w:p w14:paraId="44DD983D" w14:textId="77777777" w:rsidR="00FB0307" w:rsidRPr="00F92BFE" w:rsidRDefault="00FB0307">
      <w:pPr>
        <w:pStyle w:val="3a"/>
        <w:rPr>
          <w:rFonts w:ascii="Calibri" w:eastAsia="Times New Roman" w:hAnsi="Calibri" w:cs="Arial"/>
          <w:b w:val="0"/>
          <w:noProof/>
          <w:sz w:val="22"/>
          <w:szCs w:val="22"/>
          <w:lang w:val="en-US" w:eastAsia="en-US"/>
        </w:rPr>
      </w:pPr>
      <w:hyperlink w:anchor="_Toc366141879" w:history="1">
        <w:r w:rsidRPr="00761B91">
          <w:rPr>
            <w:rStyle w:val="affb"/>
            <w:noProof/>
          </w:rPr>
          <w:t>12.2.2</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new</w:t>
        </w:r>
        <w:r w:rsidRPr="00761B91">
          <w:rPr>
            <w:rStyle w:val="affb"/>
            <w:noProof/>
          </w:rPr>
          <w:t xml:space="preserve"> Operator</w:t>
        </w:r>
        <w:r>
          <w:rPr>
            <w:noProof/>
            <w:webHidden/>
          </w:rPr>
          <w:tab/>
        </w:r>
        <w:r>
          <w:rPr>
            <w:noProof/>
            <w:webHidden/>
          </w:rPr>
          <w:fldChar w:fldCharType="begin"/>
        </w:r>
        <w:r>
          <w:rPr>
            <w:noProof/>
            <w:webHidden/>
          </w:rPr>
          <w:instrText xml:space="preserve"> PAGEREF _Toc366141879 \h </w:instrText>
        </w:r>
        <w:r>
          <w:rPr>
            <w:noProof/>
            <w:webHidden/>
          </w:rPr>
        </w:r>
        <w:r>
          <w:rPr>
            <w:noProof/>
            <w:webHidden/>
          </w:rPr>
          <w:fldChar w:fldCharType="separate"/>
        </w:r>
        <w:r w:rsidR="00083CEC">
          <w:rPr>
            <w:noProof/>
            <w:webHidden/>
          </w:rPr>
          <w:t>139</w:t>
        </w:r>
        <w:r>
          <w:rPr>
            <w:noProof/>
            <w:webHidden/>
          </w:rPr>
          <w:fldChar w:fldCharType="end"/>
        </w:r>
      </w:hyperlink>
    </w:p>
    <w:p w14:paraId="0426242C" w14:textId="77777777" w:rsidR="00FB0307" w:rsidRPr="00F92BFE" w:rsidRDefault="00FB0307">
      <w:pPr>
        <w:pStyle w:val="3a"/>
        <w:rPr>
          <w:rFonts w:ascii="Calibri" w:eastAsia="Times New Roman" w:hAnsi="Calibri" w:cs="Arial"/>
          <w:b w:val="0"/>
          <w:noProof/>
          <w:sz w:val="22"/>
          <w:szCs w:val="22"/>
          <w:lang w:val="en-US" w:eastAsia="en-US"/>
        </w:rPr>
      </w:pPr>
      <w:hyperlink w:anchor="_Toc366141880" w:history="1">
        <w:r w:rsidRPr="00761B91">
          <w:rPr>
            <w:rStyle w:val="affb"/>
            <w:noProof/>
          </w:rPr>
          <w:t>12.2.3</w:t>
        </w:r>
        <w:r w:rsidRPr="00F92BFE">
          <w:rPr>
            <w:rFonts w:ascii="Calibri" w:eastAsia="Times New Roman" w:hAnsi="Calibri" w:cs="Arial"/>
            <w:b w:val="0"/>
            <w:noProof/>
            <w:sz w:val="22"/>
            <w:szCs w:val="22"/>
            <w:lang w:val="en-US" w:eastAsia="en-US"/>
          </w:rPr>
          <w:tab/>
        </w:r>
        <w:r w:rsidRPr="00761B91">
          <w:rPr>
            <w:rStyle w:val="affb"/>
            <w:noProof/>
          </w:rPr>
          <w:t>Function Calls</w:t>
        </w:r>
        <w:r>
          <w:rPr>
            <w:noProof/>
            <w:webHidden/>
          </w:rPr>
          <w:tab/>
        </w:r>
        <w:r>
          <w:rPr>
            <w:noProof/>
            <w:webHidden/>
          </w:rPr>
          <w:fldChar w:fldCharType="begin"/>
        </w:r>
        <w:r>
          <w:rPr>
            <w:noProof/>
            <w:webHidden/>
          </w:rPr>
          <w:instrText xml:space="preserve"> PAGEREF _Toc366141880 \h </w:instrText>
        </w:r>
        <w:r>
          <w:rPr>
            <w:noProof/>
            <w:webHidden/>
          </w:rPr>
        </w:r>
        <w:r>
          <w:rPr>
            <w:noProof/>
            <w:webHidden/>
          </w:rPr>
          <w:fldChar w:fldCharType="separate"/>
        </w:r>
        <w:r w:rsidR="00083CEC">
          <w:rPr>
            <w:noProof/>
            <w:webHidden/>
          </w:rPr>
          <w:t>139</w:t>
        </w:r>
        <w:r>
          <w:rPr>
            <w:noProof/>
            <w:webHidden/>
          </w:rPr>
          <w:fldChar w:fldCharType="end"/>
        </w:r>
      </w:hyperlink>
    </w:p>
    <w:p w14:paraId="46464E74" w14:textId="77777777" w:rsidR="00FB0307" w:rsidRPr="00F92BFE" w:rsidRDefault="00FB0307">
      <w:pPr>
        <w:pStyle w:val="3a"/>
        <w:rPr>
          <w:rFonts w:ascii="Calibri" w:eastAsia="Times New Roman" w:hAnsi="Calibri" w:cs="Arial"/>
          <w:b w:val="0"/>
          <w:noProof/>
          <w:sz w:val="22"/>
          <w:szCs w:val="22"/>
          <w:lang w:val="en-US" w:eastAsia="en-US"/>
        </w:rPr>
      </w:pPr>
      <w:hyperlink w:anchor="_Toc366141881" w:history="1">
        <w:r w:rsidRPr="00761B91">
          <w:rPr>
            <w:rStyle w:val="affb"/>
            <w:noProof/>
          </w:rPr>
          <w:t>12.2.4</w:t>
        </w:r>
        <w:r w:rsidRPr="00F92BFE">
          <w:rPr>
            <w:rFonts w:ascii="Calibri" w:eastAsia="Times New Roman" w:hAnsi="Calibri" w:cs="Arial"/>
            <w:b w:val="0"/>
            <w:noProof/>
            <w:sz w:val="22"/>
            <w:szCs w:val="22"/>
            <w:lang w:val="en-US" w:eastAsia="en-US"/>
          </w:rPr>
          <w:tab/>
        </w:r>
        <w:r w:rsidRPr="00761B91">
          <w:rPr>
            <w:rStyle w:val="affb"/>
            <w:noProof/>
          </w:rPr>
          <w:t>The</w:t>
        </w:r>
        <w:r w:rsidRPr="00761B91">
          <w:rPr>
            <w:rStyle w:val="affb"/>
            <w:rFonts w:cs="Arial"/>
            <w:noProof/>
          </w:rPr>
          <w:t xml:space="preserve"> </w:t>
        </w:r>
        <w:r w:rsidRPr="00761B91">
          <w:rPr>
            <w:rStyle w:val="affb"/>
            <w:rFonts w:ascii="Courier New" w:hAnsi="Courier New"/>
            <w:noProof/>
          </w:rPr>
          <w:t>super</w:t>
        </w:r>
        <w:r w:rsidRPr="00761B91">
          <w:rPr>
            <w:rStyle w:val="affb"/>
            <w:noProof/>
          </w:rPr>
          <w:t xml:space="preserve"> Keyword</w:t>
        </w:r>
        <w:r>
          <w:rPr>
            <w:noProof/>
            <w:webHidden/>
          </w:rPr>
          <w:tab/>
        </w:r>
        <w:r>
          <w:rPr>
            <w:noProof/>
            <w:webHidden/>
          </w:rPr>
          <w:fldChar w:fldCharType="begin"/>
        </w:r>
        <w:r>
          <w:rPr>
            <w:noProof/>
            <w:webHidden/>
          </w:rPr>
          <w:instrText xml:space="preserve"> PAGEREF _Toc366141881 \h </w:instrText>
        </w:r>
        <w:r>
          <w:rPr>
            <w:noProof/>
            <w:webHidden/>
          </w:rPr>
        </w:r>
        <w:r>
          <w:rPr>
            <w:noProof/>
            <w:webHidden/>
          </w:rPr>
          <w:fldChar w:fldCharType="separate"/>
        </w:r>
        <w:r w:rsidR="00083CEC">
          <w:rPr>
            <w:noProof/>
            <w:webHidden/>
          </w:rPr>
          <w:t>140</w:t>
        </w:r>
        <w:r>
          <w:rPr>
            <w:noProof/>
            <w:webHidden/>
          </w:rPr>
          <w:fldChar w:fldCharType="end"/>
        </w:r>
      </w:hyperlink>
    </w:p>
    <w:p w14:paraId="123C80E6" w14:textId="77777777" w:rsidR="00FB0307" w:rsidRPr="00F92BFE" w:rsidRDefault="00FB0307">
      <w:pPr>
        <w:pStyle w:val="3a"/>
        <w:rPr>
          <w:rFonts w:ascii="Calibri" w:eastAsia="Times New Roman" w:hAnsi="Calibri" w:cs="Arial"/>
          <w:b w:val="0"/>
          <w:noProof/>
          <w:sz w:val="22"/>
          <w:szCs w:val="22"/>
          <w:lang w:val="en-US" w:eastAsia="en-US"/>
        </w:rPr>
      </w:pPr>
      <w:hyperlink w:anchor="_Toc366141882" w:history="1">
        <w:r w:rsidRPr="00761B91">
          <w:rPr>
            <w:rStyle w:val="affb"/>
            <w:noProof/>
          </w:rPr>
          <w:t>12.2.5</w:t>
        </w:r>
        <w:r w:rsidRPr="00F92BFE">
          <w:rPr>
            <w:rFonts w:ascii="Calibri" w:eastAsia="Times New Roman" w:hAnsi="Calibri" w:cs="Arial"/>
            <w:b w:val="0"/>
            <w:noProof/>
            <w:sz w:val="22"/>
            <w:szCs w:val="22"/>
            <w:lang w:val="en-US" w:eastAsia="en-US"/>
          </w:rPr>
          <w:tab/>
        </w:r>
        <w:r w:rsidRPr="00761B91">
          <w:rPr>
            <w:rStyle w:val="affb"/>
            <w:noProof/>
          </w:rPr>
          <w:t>Argument Lists</w:t>
        </w:r>
        <w:r>
          <w:rPr>
            <w:noProof/>
            <w:webHidden/>
          </w:rPr>
          <w:tab/>
        </w:r>
        <w:r>
          <w:rPr>
            <w:noProof/>
            <w:webHidden/>
          </w:rPr>
          <w:fldChar w:fldCharType="begin"/>
        </w:r>
        <w:r>
          <w:rPr>
            <w:noProof/>
            <w:webHidden/>
          </w:rPr>
          <w:instrText xml:space="preserve"> PAGEREF _Toc366141882 \h </w:instrText>
        </w:r>
        <w:r>
          <w:rPr>
            <w:noProof/>
            <w:webHidden/>
          </w:rPr>
        </w:r>
        <w:r>
          <w:rPr>
            <w:noProof/>
            <w:webHidden/>
          </w:rPr>
          <w:fldChar w:fldCharType="separate"/>
        </w:r>
        <w:r w:rsidR="00083CEC">
          <w:rPr>
            <w:noProof/>
            <w:webHidden/>
          </w:rPr>
          <w:t>141</w:t>
        </w:r>
        <w:r>
          <w:rPr>
            <w:noProof/>
            <w:webHidden/>
          </w:rPr>
          <w:fldChar w:fldCharType="end"/>
        </w:r>
      </w:hyperlink>
    </w:p>
    <w:p w14:paraId="3629B958" w14:textId="77777777" w:rsidR="00FB0307" w:rsidRPr="00F92BFE" w:rsidRDefault="00FB0307">
      <w:pPr>
        <w:pStyle w:val="3a"/>
        <w:rPr>
          <w:rFonts w:ascii="Calibri" w:eastAsia="Times New Roman" w:hAnsi="Calibri" w:cs="Arial"/>
          <w:b w:val="0"/>
          <w:noProof/>
          <w:sz w:val="22"/>
          <w:szCs w:val="22"/>
          <w:lang w:val="en-US" w:eastAsia="en-US"/>
        </w:rPr>
      </w:pPr>
      <w:hyperlink w:anchor="_Toc366141883" w:history="1">
        <w:r w:rsidRPr="00761B91">
          <w:rPr>
            <w:rStyle w:val="affb"/>
            <w:noProof/>
          </w:rPr>
          <w:t>12.2.6</w:t>
        </w:r>
        <w:r w:rsidRPr="00F92BFE">
          <w:rPr>
            <w:rFonts w:ascii="Calibri" w:eastAsia="Times New Roman" w:hAnsi="Calibri" w:cs="Arial"/>
            <w:b w:val="0"/>
            <w:noProof/>
            <w:sz w:val="22"/>
            <w:szCs w:val="22"/>
            <w:lang w:val="en-US" w:eastAsia="en-US"/>
          </w:rPr>
          <w:tab/>
        </w:r>
        <w:r w:rsidRPr="00761B91">
          <w:rPr>
            <w:rStyle w:val="affb"/>
            <w:noProof/>
          </w:rPr>
          <w:t>Tagged Templates</w:t>
        </w:r>
        <w:r>
          <w:rPr>
            <w:noProof/>
            <w:webHidden/>
          </w:rPr>
          <w:tab/>
        </w:r>
        <w:r>
          <w:rPr>
            <w:noProof/>
            <w:webHidden/>
          </w:rPr>
          <w:fldChar w:fldCharType="begin"/>
        </w:r>
        <w:r>
          <w:rPr>
            <w:noProof/>
            <w:webHidden/>
          </w:rPr>
          <w:instrText xml:space="preserve"> PAGEREF _Toc366141883 \h </w:instrText>
        </w:r>
        <w:r>
          <w:rPr>
            <w:noProof/>
            <w:webHidden/>
          </w:rPr>
        </w:r>
        <w:r>
          <w:rPr>
            <w:noProof/>
            <w:webHidden/>
          </w:rPr>
          <w:fldChar w:fldCharType="separate"/>
        </w:r>
        <w:r w:rsidR="00083CEC">
          <w:rPr>
            <w:noProof/>
            <w:webHidden/>
          </w:rPr>
          <w:t>143</w:t>
        </w:r>
        <w:r>
          <w:rPr>
            <w:noProof/>
            <w:webHidden/>
          </w:rPr>
          <w:fldChar w:fldCharType="end"/>
        </w:r>
      </w:hyperlink>
    </w:p>
    <w:p w14:paraId="79B82AE0" w14:textId="77777777" w:rsidR="00FB0307" w:rsidRPr="00F92BFE" w:rsidRDefault="00FB0307">
      <w:pPr>
        <w:pStyle w:val="2c"/>
        <w:rPr>
          <w:rFonts w:ascii="Calibri" w:eastAsia="Times New Roman" w:hAnsi="Calibri" w:cs="Arial"/>
          <w:b w:val="0"/>
          <w:noProof/>
          <w:sz w:val="22"/>
          <w:szCs w:val="22"/>
          <w:lang w:val="en-US" w:eastAsia="en-US"/>
        </w:rPr>
      </w:pPr>
      <w:hyperlink w:anchor="_Toc366141884" w:history="1">
        <w:r w:rsidRPr="00761B91">
          <w:rPr>
            <w:rStyle w:val="affb"/>
            <w:noProof/>
          </w:rPr>
          <w:t>12.3</w:t>
        </w:r>
        <w:r w:rsidRPr="00F92BFE">
          <w:rPr>
            <w:rFonts w:ascii="Calibri" w:eastAsia="Times New Roman" w:hAnsi="Calibri" w:cs="Arial"/>
            <w:b w:val="0"/>
            <w:noProof/>
            <w:sz w:val="22"/>
            <w:szCs w:val="22"/>
            <w:lang w:val="en-US" w:eastAsia="en-US"/>
          </w:rPr>
          <w:tab/>
        </w:r>
        <w:r w:rsidRPr="00761B91">
          <w:rPr>
            <w:rStyle w:val="affb"/>
            <w:noProof/>
          </w:rPr>
          <w:t>Postfix Expressions</w:t>
        </w:r>
        <w:r>
          <w:rPr>
            <w:noProof/>
            <w:webHidden/>
          </w:rPr>
          <w:tab/>
        </w:r>
        <w:r>
          <w:rPr>
            <w:noProof/>
            <w:webHidden/>
          </w:rPr>
          <w:fldChar w:fldCharType="begin"/>
        </w:r>
        <w:r>
          <w:rPr>
            <w:noProof/>
            <w:webHidden/>
          </w:rPr>
          <w:instrText xml:space="preserve"> PAGEREF _Toc366141884 \h </w:instrText>
        </w:r>
        <w:r>
          <w:rPr>
            <w:noProof/>
            <w:webHidden/>
          </w:rPr>
        </w:r>
        <w:r>
          <w:rPr>
            <w:noProof/>
            <w:webHidden/>
          </w:rPr>
          <w:fldChar w:fldCharType="separate"/>
        </w:r>
        <w:r w:rsidR="00083CEC">
          <w:rPr>
            <w:noProof/>
            <w:webHidden/>
          </w:rPr>
          <w:t>143</w:t>
        </w:r>
        <w:r>
          <w:rPr>
            <w:noProof/>
            <w:webHidden/>
          </w:rPr>
          <w:fldChar w:fldCharType="end"/>
        </w:r>
      </w:hyperlink>
    </w:p>
    <w:p w14:paraId="2951BF46" w14:textId="77777777" w:rsidR="00FB0307" w:rsidRPr="00F92BFE" w:rsidRDefault="00FB0307">
      <w:pPr>
        <w:pStyle w:val="3a"/>
        <w:rPr>
          <w:rFonts w:ascii="Calibri" w:eastAsia="Times New Roman" w:hAnsi="Calibri" w:cs="Arial"/>
          <w:b w:val="0"/>
          <w:noProof/>
          <w:sz w:val="22"/>
          <w:szCs w:val="22"/>
          <w:lang w:val="en-US" w:eastAsia="en-US"/>
        </w:rPr>
      </w:pPr>
      <w:hyperlink w:anchor="_Toc366141885" w:history="1">
        <w:r w:rsidRPr="00761B91">
          <w:rPr>
            <w:rStyle w:val="affb"/>
            <w:noProof/>
          </w:rPr>
          <w:t>12.3.1</w:t>
        </w:r>
        <w:r w:rsidRPr="00F92BFE">
          <w:rPr>
            <w:rFonts w:ascii="Calibri" w:eastAsia="Times New Roman" w:hAnsi="Calibri" w:cs="Arial"/>
            <w:b w:val="0"/>
            <w:noProof/>
            <w:sz w:val="22"/>
            <w:szCs w:val="22"/>
            <w:lang w:val="en-US" w:eastAsia="en-US"/>
          </w:rPr>
          <w:tab/>
        </w:r>
        <w:r w:rsidRPr="00761B91">
          <w:rPr>
            <w:rStyle w:val="affb"/>
            <w:noProof/>
          </w:rPr>
          <w:t>Postfix Increment Operator</w:t>
        </w:r>
        <w:r>
          <w:rPr>
            <w:noProof/>
            <w:webHidden/>
          </w:rPr>
          <w:tab/>
        </w:r>
        <w:r>
          <w:rPr>
            <w:noProof/>
            <w:webHidden/>
          </w:rPr>
          <w:fldChar w:fldCharType="begin"/>
        </w:r>
        <w:r>
          <w:rPr>
            <w:noProof/>
            <w:webHidden/>
          </w:rPr>
          <w:instrText xml:space="preserve"> PAGEREF _Toc366141885 \h </w:instrText>
        </w:r>
        <w:r>
          <w:rPr>
            <w:noProof/>
            <w:webHidden/>
          </w:rPr>
        </w:r>
        <w:r>
          <w:rPr>
            <w:noProof/>
            <w:webHidden/>
          </w:rPr>
          <w:fldChar w:fldCharType="separate"/>
        </w:r>
        <w:r w:rsidR="00083CEC">
          <w:rPr>
            <w:noProof/>
            <w:webHidden/>
          </w:rPr>
          <w:t>143</w:t>
        </w:r>
        <w:r>
          <w:rPr>
            <w:noProof/>
            <w:webHidden/>
          </w:rPr>
          <w:fldChar w:fldCharType="end"/>
        </w:r>
      </w:hyperlink>
    </w:p>
    <w:p w14:paraId="4023A97C" w14:textId="77777777" w:rsidR="00FB0307" w:rsidRPr="00F92BFE" w:rsidRDefault="00FB0307">
      <w:pPr>
        <w:pStyle w:val="3a"/>
        <w:rPr>
          <w:rFonts w:ascii="Calibri" w:eastAsia="Times New Roman" w:hAnsi="Calibri" w:cs="Arial"/>
          <w:b w:val="0"/>
          <w:noProof/>
          <w:sz w:val="22"/>
          <w:szCs w:val="22"/>
          <w:lang w:val="en-US" w:eastAsia="en-US"/>
        </w:rPr>
      </w:pPr>
      <w:hyperlink w:anchor="_Toc366141886" w:history="1">
        <w:r w:rsidRPr="00761B91">
          <w:rPr>
            <w:rStyle w:val="affb"/>
            <w:noProof/>
          </w:rPr>
          <w:t>12.3.2</w:t>
        </w:r>
        <w:r w:rsidRPr="00F92BFE">
          <w:rPr>
            <w:rFonts w:ascii="Calibri" w:eastAsia="Times New Roman" w:hAnsi="Calibri" w:cs="Arial"/>
            <w:b w:val="0"/>
            <w:noProof/>
            <w:sz w:val="22"/>
            <w:szCs w:val="22"/>
            <w:lang w:val="en-US" w:eastAsia="en-US"/>
          </w:rPr>
          <w:tab/>
        </w:r>
        <w:r w:rsidRPr="00761B91">
          <w:rPr>
            <w:rStyle w:val="affb"/>
            <w:noProof/>
          </w:rPr>
          <w:t>Postfix Decrement Operator</w:t>
        </w:r>
        <w:r>
          <w:rPr>
            <w:noProof/>
            <w:webHidden/>
          </w:rPr>
          <w:tab/>
        </w:r>
        <w:r>
          <w:rPr>
            <w:noProof/>
            <w:webHidden/>
          </w:rPr>
          <w:fldChar w:fldCharType="begin"/>
        </w:r>
        <w:r>
          <w:rPr>
            <w:noProof/>
            <w:webHidden/>
          </w:rPr>
          <w:instrText xml:space="preserve"> PAGEREF _Toc366141886 \h </w:instrText>
        </w:r>
        <w:r>
          <w:rPr>
            <w:noProof/>
            <w:webHidden/>
          </w:rPr>
        </w:r>
        <w:r>
          <w:rPr>
            <w:noProof/>
            <w:webHidden/>
          </w:rPr>
          <w:fldChar w:fldCharType="separate"/>
        </w:r>
        <w:r w:rsidR="00083CEC">
          <w:rPr>
            <w:noProof/>
            <w:webHidden/>
          </w:rPr>
          <w:t>144</w:t>
        </w:r>
        <w:r>
          <w:rPr>
            <w:noProof/>
            <w:webHidden/>
          </w:rPr>
          <w:fldChar w:fldCharType="end"/>
        </w:r>
      </w:hyperlink>
    </w:p>
    <w:p w14:paraId="3329D7B5" w14:textId="77777777" w:rsidR="00FB0307" w:rsidRPr="00F92BFE" w:rsidRDefault="00FB0307">
      <w:pPr>
        <w:pStyle w:val="2c"/>
        <w:rPr>
          <w:rFonts w:ascii="Calibri" w:eastAsia="Times New Roman" w:hAnsi="Calibri" w:cs="Arial"/>
          <w:b w:val="0"/>
          <w:noProof/>
          <w:sz w:val="22"/>
          <w:szCs w:val="22"/>
          <w:lang w:val="en-US" w:eastAsia="en-US"/>
        </w:rPr>
      </w:pPr>
      <w:hyperlink w:anchor="_Toc366141887" w:history="1">
        <w:r w:rsidRPr="00761B91">
          <w:rPr>
            <w:rStyle w:val="affb"/>
            <w:noProof/>
          </w:rPr>
          <w:t>12.4</w:t>
        </w:r>
        <w:r w:rsidRPr="00F92BFE">
          <w:rPr>
            <w:rFonts w:ascii="Calibri" w:eastAsia="Times New Roman" w:hAnsi="Calibri" w:cs="Arial"/>
            <w:b w:val="0"/>
            <w:noProof/>
            <w:sz w:val="22"/>
            <w:szCs w:val="22"/>
            <w:lang w:val="en-US" w:eastAsia="en-US"/>
          </w:rPr>
          <w:tab/>
        </w:r>
        <w:r w:rsidRPr="00761B91">
          <w:rPr>
            <w:rStyle w:val="affb"/>
            <w:noProof/>
          </w:rPr>
          <w:t>Unary Operators</w:t>
        </w:r>
        <w:r>
          <w:rPr>
            <w:noProof/>
            <w:webHidden/>
          </w:rPr>
          <w:tab/>
        </w:r>
        <w:r>
          <w:rPr>
            <w:noProof/>
            <w:webHidden/>
          </w:rPr>
          <w:fldChar w:fldCharType="begin"/>
        </w:r>
        <w:r>
          <w:rPr>
            <w:noProof/>
            <w:webHidden/>
          </w:rPr>
          <w:instrText xml:space="preserve"> PAGEREF _Toc366141887 \h </w:instrText>
        </w:r>
        <w:r>
          <w:rPr>
            <w:noProof/>
            <w:webHidden/>
          </w:rPr>
        </w:r>
        <w:r>
          <w:rPr>
            <w:noProof/>
            <w:webHidden/>
          </w:rPr>
          <w:fldChar w:fldCharType="separate"/>
        </w:r>
        <w:r w:rsidR="00083CEC">
          <w:rPr>
            <w:noProof/>
            <w:webHidden/>
          </w:rPr>
          <w:t>144</w:t>
        </w:r>
        <w:r>
          <w:rPr>
            <w:noProof/>
            <w:webHidden/>
          </w:rPr>
          <w:fldChar w:fldCharType="end"/>
        </w:r>
      </w:hyperlink>
    </w:p>
    <w:p w14:paraId="6745168A" w14:textId="77777777" w:rsidR="00FB0307" w:rsidRPr="00F92BFE" w:rsidRDefault="00FB0307">
      <w:pPr>
        <w:pStyle w:val="3a"/>
        <w:rPr>
          <w:rFonts w:ascii="Calibri" w:eastAsia="Times New Roman" w:hAnsi="Calibri" w:cs="Arial"/>
          <w:b w:val="0"/>
          <w:noProof/>
          <w:sz w:val="22"/>
          <w:szCs w:val="22"/>
          <w:lang w:val="en-US" w:eastAsia="en-US"/>
        </w:rPr>
      </w:pPr>
      <w:hyperlink w:anchor="_Toc366141888" w:history="1">
        <w:r w:rsidRPr="00761B91">
          <w:rPr>
            <w:rStyle w:val="affb"/>
            <w:noProof/>
          </w:rPr>
          <w:t>12.4.1</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delete</w:t>
        </w:r>
        <w:r w:rsidRPr="00761B91">
          <w:rPr>
            <w:rStyle w:val="affb"/>
            <w:noProof/>
          </w:rPr>
          <w:t xml:space="preserve"> Operator</w:t>
        </w:r>
        <w:r>
          <w:rPr>
            <w:noProof/>
            <w:webHidden/>
          </w:rPr>
          <w:tab/>
        </w:r>
        <w:r>
          <w:rPr>
            <w:noProof/>
            <w:webHidden/>
          </w:rPr>
          <w:fldChar w:fldCharType="begin"/>
        </w:r>
        <w:r>
          <w:rPr>
            <w:noProof/>
            <w:webHidden/>
          </w:rPr>
          <w:instrText xml:space="preserve"> PAGEREF _Toc366141888 \h </w:instrText>
        </w:r>
        <w:r>
          <w:rPr>
            <w:noProof/>
            <w:webHidden/>
          </w:rPr>
        </w:r>
        <w:r>
          <w:rPr>
            <w:noProof/>
            <w:webHidden/>
          </w:rPr>
          <w:fldChar w:fldCharType="separate"/>
        </w:r>
        <w:r w:rsidR="00083CEC">
          <w:rPr>
            <w:noProof/>
            <w:webHidden/>
          </w:rPr>
          <w:t>145</w:t>
        </w:r>
        <w:r>
          <w:rPr>
            <w:noProof/>
            <w:webHidden/>
          </w:rPr>
          <w:fldChar w:fldCharType="end"/>
        </w:r>
      </w:hyperlink>
    </w:p>
    <w:p w14:paraId="607E9987" w14:textId="77777777" w:rsidR="00FB0307" w:rsidRPr="00F92BFE" w:rsidRDefault="00FB0307">
      <w:pPr>
        <w:pStyle w:val="3a"/>
        <w:rPr>
          <w:rFonts w:ascii="Calibri" w:eastAsia="Times New Roman" w:hAnsi="Calibri" w:cs="Arial"/>
          <w:b w:val="0"/>
          <w:noProof/>
          <w:sz w:val="22"/>
          <w:szCs w:val="22"/>
          <w:lang w:val="en-US" w:eastAsia="en-US"/>
        </w:rPr>
      </w:pPr>
      <w:hyperlink w:anchor="_Toc366141889" w:history="1">
        <w:r w:rsidRPr="00761B91">
          <w:rPr>
            <w:rStyle w:val="affb"/>
            <w:noProof/>
          </w:rPr>
          <w:t>12.4.2</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void</w:t>
        </w:r>
        <w:r w:rsidRPr="00761B91">
          <w:rPr>
            <w:rStyle w:val="affb"/>
            <w:noProof/>
          </w:rPr>
          <w:t xml:space="preserve"> Operator</w:t>
        </w:r>
        <w:r>
          <w:rPr>
            <w:noProof/>
            <w:webHidden/>
          </w:rPr>
          <w:tab/>
        </w:r>
        <w:r>
          <w:rPr>
            <w:noProof/>
            <w:webHidden/>
          </w:rPr>
          <w:fldChar w:fldCharType="begin"/>
        </w:r>
        <w:r>
          <w:rPr>
            <w:noProof/>
            <w:webHidden/>
          </w:rPr>
          <w:instrText xml:space="preserve"> PAGEREF _Toc366141889 \h </w:instrText>
        </w:r>
        <w:r>
          <w:rPr>
            <w:noProof/>
            <w:webHidden/>
          </w:rPr>
        </w:r>
        <w:r>
          <w:rPr>
            <w:noProof/>
            <w:webHidden/>
          </w:rPr>
          <w:fldChar w:fldCharType="separate"/>
        </w:r>
        <w:r w:rsidR="00083CEC">
          <w:rPr>
            <w:noProof/>
            <w:webHidden/>
          </w:rPr>
          <w:t>145</w:t>
        </w:r>
        <w:r>
          <w:rPr>
            <w:noProof/>
            <w:webHidden/>
          </w:rPr>
          <w:fldChar w:fldCharType="end"/>
        </w:r>
      </w:hyperlink>
    </w:p>
    <w:p w14:paraId="73D4B15F" w14:textId="77777777" w:rsidR="00FB0307" w:rsidRPr="00F92BFE" w:rsidRDefault="00FB0307">
      <w:pPr>
        <w:pStyle w:val="3a"/>
        <w:rPr>
          <w:rFonts w:ascii="Calibri" w:eastAsia="Times New Roman" w:hAnsi="Calibri" w:cs="Arial"/>
          <w:b w:val="0"/>
          <w:noProof/>
          <w:sz w:val="22"/>
          <w:szCs w:val="22"/>
          <w:lang w:val="en-US" w:eastAsia="en-US"/>
        </w:rPr>
      </w:pPr>
      <w:hyperlink w:anchor="_Toc366141890" w:history="1">
        <w:r w:rsidRPr="00761B91">
          <w:rPr>
            <w:rStyle w:val="affb"/>
            <w:noProof/>
          </w:rPr>
          <w:t>12.4.3</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typeof</w:t>
        </w:r>
        <w:r w:rsidRPr="00761B91">
          <w:rPr>
            <w:rStyle w:val="affb"/>
            <w:noProof/>
          </w:rPr>
          <w:t xml:space="preserve"> Operator</w:t>
        </w:r>
        <w:r>
          <w:rPr>
            <w:noProof/>
            <w:webHidden/>
          </w:rPr>
          <w:tab/>
        </w:r>
        <w:r>
          <w:rPr>
            <w:noProof/>
            <w:webHidden/>
          </w:rPr>
          <w:fldChar w:fldCharType="begin"/>
        </w:r>
        <w:r>
          <w:rPr>
            <w:noProof/>
            <w:webHidden/>
          </w:rPr>
          <w:instrText xml:space="preserve"> PAGEREF _Toc366141890 \h </w:instrText>
        </w:r>
        <w:r>
          <w:rPr>
            <w:noProof/>
            <w:webHidden/>
          </w:rPr>
        </w:r>
        <w:r>
          <w:rPr>
            <w:noProof/>
            <w:webHidden/>
          </w:rPr>
          <w:fldChar w:fldCharType="separate"/>
        </w:r>
        <w:r w:rsidR="00083CEC">
          <w:rPr>
            <w:noProof/>
            <w:webHidden/>
          </w:rPr>
          <w:t>146</w:t>
        </w:r>
        <w:r>
          <w:rPr>
            <w:noProof/>
            <w:webHidden/>
          </w:rPr>
          <w:fldChar w:fldCharType="end"/>
        </w:r>
      </w:hyperlink>
    </w:p>
    <w:p w14:paraId="41A587D7" w14:textId="77777777" w:rsidR="00FB0307" w:rsidRPr="00F92BFE" w:rsidRDefault="00FB0307">
      <w:pPr>
        <w:pStyle w:val="3a"/>
        <w:rPr>
          <w:rFonts w:ascii="Calibri" w:eastAsia="Times New Roman" w:hAnsi="Calibri" w:cs="Arial"/>
          <w:b w:val="0"/>
          <w:noProof/>
          <w:sz w:val="22"/>
          <w:szCs w:val="22"/>
          <w:lang w:val="en-US" w:eastAsia="en-US"/>
        </w:rPr>
      </w:pPr>
      <w:hyperlink w:anchor="_Toc366141891" w:history="1">
        <w:r w:rsidRPr="00761B91">
          <w:rPr>
            <w:rStyle w:val="affb"/>
            <w:noProof/>
          </w:rPr>
          <w:t>12.4.4</w:t>
        </w:r>
        <w:r w:rsidRPr="00F92BFE">
          <w:rPr>
            <w:rFonts w:ascii="Calibri" w:eastAsia="Times New Roman" w:hAnsi="Calibri" w:cs="Arial"/>
            <w:b w:val="0"/>
            <w:noProof/>
            <w:sz w:val="22"/>
            <w:szCs w:val="22"/>
            <w:lang w:val="en-US" w:eastAsia="en-US"/>
          </w:rPr>
          <w:tab/>
        </w:r>
        <w:r w:rsidRPr="00761B91">
          <w:rPr>
            <w:rStyle w:val="affb"/>
            <w:noProof/>
          </w:rPr>
          <w:t>Prefix Increment Operator</w:t>
        </w:r>
        <w:r>
          <w:rPr>
            <w:noProof/>
            <w:webHidden/>
          </w:rPr>
          <w:tab/>
        </w:r>
        <w:r>
          <w:rPr>
            <w:noProof/>
            <w:webHidden/>
          </w:rPr>
          <w:fldChar w:fldCharType="begin"/>
        </w:r>
        <w:r>
          <w:rPr>
            <w:noProof/>
            <w:webHidden/>
          </w:rPr>
          <w:instrText xml:space="preserve"> PAGEREF _Toc366141891 \h </w:instrText>
        </w:r>
        <w:r>
          <w:rPr>
            <w:noProof/>
            <w:webHidden/>
          </w:rPr>
        </w:r>
        <w:r>
          <w:rPr>
            <w:noProof/>
            <w:webHidden/>
          </w:rPr>
          <w:fldChar w:fldCharType="separate"/>
        </w:r>
        <w:r w:rsidR="00083CEC">
          <w:rPr>
            <w:noProof/>
            <w:webHidden/>
          </w:rPr>
          <w:t>146</w:t>
        </w:r>
        <w:r>
          <w:rPr>
            <w:noProof/>
            <w:webHidden/>
          </w:rPr>
          <w:fldChar w:fldCharType="end"/>
        </w:r>
      </w:hyperlink>
    </w:p>
    <w:p w14:paraId="0659268A" w14:textId="77777777" w:rsidR="00FB0307" w:rsidRPr="00F92BFE" w:rsidRDefault="00FB0307">
      <w:pPr>
        <w:pStyle w:val="3a"/>
        <w:rPr>
          <w:rFonts w:ascii="Calibri" w:eastAsia="Times New Roman" w:hAnsi="Calibri" w:cs="Arial"/>
          <w:b w:val="0"/>
          <w:noProof/>
          <w:sz w:val="22"/>
          <w:szCs w:val="22"/>
          <w:lang w:val="en-US" w:eastAsia="en-US"/>
        </w:rPr>
      </w:pPr>
      <w:hyperlink w:anchor="_Toc366141892" w:history="1">
        <w:r w:rsidRPr="00761B91">
          <w:rPr>
            <w:rStyle w:val="affb"/>
            <w:noProof/>
          </w:rPr>
          <w:t>12.4.5</w:t>
        </w:r>
        <w:r w:rsidRPr="00F92BFE">
          <w:rPr>
            <w:rFonts w:ascii="Calibri" w:eastAsia="Times New Roman" w:hAnsi="Calibri" w:cs="Arial"/>
            <w:b w:val="0"/>
            <w:noProof/>
            <w:sz w:val="22"/>
            <w:szCs w:val="22"/>
            <w:lang w:val="en-US" w:eastAsia="en-US"/>
          </w:rPr>
          <w:tab/>
        </w:r>
        <w:r w:rsidRPr="00761B91">
          <w:rPr>
            <w:rStyle w:val="affb"/>
            <w:noProof/>
          </w:rPr>
          <w:t>Prefix Decrement Operator</w:t>
        </w:r>
        <w:r>
          <w:rPr>
            <w:noProof/>
            <w:webHidden/>
          </w:rPr>
          <w:tab/>
        </w:r>
        <w:r>
          <w:rPr>
            <w:noProof/>
            <w:webHidden/>
          </w:rPr>
          <w:fldChar w:fldCharType="begin"/>
        </w:r>
        <w:r>
          <w:rPr>
            <w:noProof/>
            <w:webHidden/>
          </w:rPr>
          <w:instrText xml:space="preserve"> PAGEREF _Toc366141892 \h </w:instrText>
        </w:r>
        <w:r>
          <w:rPr>
            <w:noProof/>
            <w:webHidden/>
          </w:rPr>
        </w:r>
        <w:r>
          <w:rPr>
            <w:noProof/>
            <w:webHidden/>
          </w:rPr>
          <w:fldChar w:fldCharType="separate"/>
        </w:r>
        <w:r w:rsidR="00083CEC">
          <w:rPr>
            <w:noProof/>
            <w:webHidden/>
          </w:rPr>
          <w:t>147</w:t>
        </w:r>
        <w:r>
          <w:rPr>
            <w:noProof/>
            <w:webHidden/>
          </w:rPr>
          <w:fldChar w:fldCharType="end"/>
        </w:r>
      </w:hyperlink>
    </w:p>
    <w:p w14:paraId="25283109" w14:textId="77777777" w:rsidR="00FB0307" w:rsidRPr="00F92BFE" w:rsidRDefault="00FB0307">
      <w:pPr>
        <w:pStyle w:val="3a"/>
        <w:rPr>
          <w:rFonts w:ascii="Calibri" w:eastAsia="Times New Roman" w:hAnsi="Calibri" w:cs="Arial"/>
          <w:b w:val="0"/>
          <w:noProof/>
          <w:sz w:val="22"/>
          <w:szCs w:val="22"/>
          <w:lang w:val="en-US" w:eastAsia="en-US"/>
        </w:rPr>
      </w:pPr>
      <w:hyperlink w:anchor="_Toc366141893" w:history="1">
        <w:r w:rsidRPr="00761B91">
          <w:rPr>
            <w:rStyle w:val="affb"/>
            <w:noProof/>
          </w:rPr>
          <w:t>12.4.6</w:t>
        </w:r>
        <w:r w:rsidRPr="00F92BFE">
          <w:rPr>
            <w:rFonts w:ascii="Calibri" w:eastAsia="Times New Roman" w:hAnsi="Calibri" w:cs="Arial"/>
            <w:b w:val="0"/>
            <w:noProof/>
            <w:sz w:val="22"/>
            <w:szCs w:val="22"/>
            <w:lang w:val="en-US" w:eastAsia="en-US"/>
          </w:rPr>
          <w:tab/>
        </w:r>
        <w:r w:rsidRPr="00761B91">
          <w:rPr>
            <w:rStyle w:val="affb"/>
            <w:noProof/>
          </w:rPr>
          <w:t xml:space="preserve">Unary </w:t>
        </w:r>
        <w:r w:rsidRPr="00761B91">
          <w:rPr>
            <w:rStyle w:val="affb"/>
            <w:rFonts w:ascii="Courier New" w:hAnsi="Courier New"/>
            <w:noProof/>
          </w:rPr>
          <w:t>+</w:t>
        </w:r>
        <w:r w:rsidRPr="00761B91">
          <w:rPr>
            <w:rStyle w:val="affb"/>
            <w:noProof/>
          </w:rPr>
          <w:t xml:space="preserve"> Operator</w:t>
        </w:r>
        <w:r>
          <w:rPr>
            <w:noProof/>
            <w:webHidden/>
          </w:rPr>
          <w:tab/>
        </w:r>
        <w:r>
          <w:rPr>
            <w:noProof/>
            <w:webHidden/>
          </w:rPr>
          <w:fldChar w:fldCharType="begin"/>
        </w:r>
        <w:r>
          <w:rPr>
            <w:noProof/>
            <w:webHidden/>
          </w:rPr>
          <w:instrText xml:space="preserve"> PAGEREF _Toc366141893 \h </w:instrText>
        </w:r>
        <w:r>
          <w:rPr>
            <w:noProof/>
            <w:webHidden/>
          </w:rPr>
        </w:r>
        <w:r>
          <w:rPr>
            <w:noProof/>
            <w:webHidden/>
          </w:rPr>
          <w:fldChar w:fldCharType="separate"/>
        </w:r>
        <w:r w:rsidR="00083CEC">
          <w:rPr>
            <w:noProof/>
            <w:webHidden/>
          </w:rPr>
          <w:t>147</w:t>
        </w:r>
        <w:r>
          <w:rPr>
            <w:noProof/>
            <w:webHidden/>
          </w:rPr>
          <w:fldChar w:fldCharType="end"/>
        </w:r>
      </w:hyperlink>
    </w:p>
    <w:p w14:paraId="11EDE2E4" w14:textId="77777777" w:rsidR="00FB0307" w:rsidRPr="00F92BFE" w:rsidRDefault="00FB0307">
      <w:pPr>
        <w:pStyle w:val="3a"/>
        <w:rPr>
          <w:rFonts w:ascii="Calibri" w:eastAsia="Times New Roman" w:hAnsi="Calibri" w:cs="Arial"/>
          <w:b w:val="0"/>
          <w:noProof/>
          <w:sz w:val="22"/>
          <w:szCs w:val="22"/>
          <w:lang w:val="en-US" w:eastAsia="en-US"/>
        </w:rPr>
      </w:pPr>
      <w:hyperlink w:anchor="_Toc366141894" w:history="1">
        <w:r w:rsidRPr="00761B91">
          <w:rPr>
            <w:rStyle w:val="affb"/>
            <w:noProof/>
          </w:rPr>
          <w:t>12.4.7</w:t>
        </w:r>
        <w:r w:rsidRPr="00F92BFE">
          <w:rPr>
            <w:rFonts w:ascii="Calibri" w:eastAsia="Times New Roman" w:hAnsi="Calibri" w:cs="Arial"/>
            <w:b w:val="0"/>
            <w:noProof/>
            <w:sz w:val="22"/>
            <w:szCs w:val="22"/>
            <w:lang w:val="en-US" w:eastAsia="en-US"/>
          </w:rPr>
          <w:tab/>
        </w:r>
        <w:r w:rsidRPr="00761B91">
          <w:rPr>
            <w:rStyle w:val="affb"/>
            <w:noProof/>
          </w:rPr>
          <w:t xml:space="preserve">Unary </w:t>
        </w:r>
        <w:r w:rsidRPr="00761B91">
          <w:rPr>
            <w:rStyle w:val="affb"/>
            <w:rFonts w:ascii="Courier New" w:hAnsi="Courier New"/>
            <w:noProof/>
          </w:rPr>
          <w:t>-</w:t>
        </w:r>
        <w:r w:rsidRPr="00761B91">
          <w:rPr>
            <w:rStyle w:val="affb"/>
            <w:noProof/>
          </w:rPr>
          <w:t xml:space="preserve"> Operator</w:t>
        </w:r>
        <w:r>
          <w:rPr>
            <w:noProof/>
            <w:webHidden/>
          </w:rPr>
          <w:tab/>
        </w:r>
        <w:r>
          <w:rPr>
            <w:noProof/>
            <w:webHidden/>
          </w:rPr>
          <w:fldChar w:fldCharType="begin"/>
        </w:r>
        <w:r>
          <w:rPr>
            <w:noProof/>
            <w:webHidden/>
          </w:rPr>
          <w:instrText xml:space="preserve"> PAGEREF _Toc366141894 \h </w:instrText>
        </w:r>
        <w:r>
          <w:rPr>
            <w:noProof/>
            <w:webHidden/>
          </w:rPr>
        </w:r>
        <w:r>
          <w:rPr>
            <w:noProof/>
            <w:webHidden/>
          </w:rPr>
          <w:fldChar w:fldCharType="separate"/>
        </w:r>
        <w:r w:rsidR="00083CEC">
          <w:rPr>
            <w:noProof/>
            <w:webHidden/>
          </w:rPr>
          <w:t>147</w:t>
        </w:r>
        <w:r>
          <w:rPr>
            <w:noProof/>
            <w:webHidden/>
          </w:rPr>
          <w:fldChar w:fldCharType="end"/>
        </w:r>
      </w:hyperlink>
    </w:p>
    <w:p w14:paraId="6E25F647" w14:textId="77777777" w:rsidR="00FB0307" w:rsidRPr="00F92BFE" w:rsidRDefault="00FB0307">
      <w:pPr>
        <w:pStyle w:val="3a"/>
        <w:rPr>
          <w:rFonts w:ascii="Calibri" w:eastAsia="Times New Roman" w:hAnsi="Calibri" w:cs="Arial"/>
          <w:b w:val="0"/>
          <w:noProof/>
          <w:sz w:val="22"/>
          <w:szCs w:val="22"/>
          <w:lang w:val="en-US" w:eastAsia="en-US"/>
        </w:rPr>
      </w:pPr>
      <w:hyperlink w:anchor="_Toc366141895" w:history="1">
        <w:r w:rsidRPr="00761B91">
          <w:rPr>
            <w:rStyle w:val="affb"/>
            <w:noProof/>
          </w:rPr>
          <w:t>12.4.8</w:t>
        </w:r>
        <w:r w:rsidRPr="00F92BFE">
          <w:rPr>
            <w:rFonts w:ascii="Calibri" w:eastAsia="Times New Roman" w:hAnsi="Calibri" w:cs="Arial"/>
            <w:b w:val="0"/>
            <w:noProof/>
            <w:sz w:val="22"/>
            <w:szCs w:val="22"/>
            <w:lang w:val="en-US" w:eastAsia="en-US"/>
          </w:rPr>
          <w:tab/>
        </w:r>
        <w:r w:rsidRPr="00761B91">
          <w:rPr>
            <w:rStyle w:val="affb"/>
            <w:noProof/>
          </w:rPr>
          <w:t xml:space="preserve">Bitwise NOT Operator ( </w:t>
        </w:r>
        <w:r w:rsidRPr="00761B91">
          <w:rPr>
            <w:rStyle w:val="affb"/>
            <w:rFonts w:ascii="Courier New" w:hAnsi="Courier New"/>
            <w:noProof/>
          </w:rPr>
          <w:t>~</w:t>
        </w:r>
        <w:r w:rsidRPr="00761B91">
          <w:rPr>
            <w:rStyle w:val="affb"/>
            <w:noProof/>
          </w:rPr>
          <w:t xml:space="preserve"> )</w:t>
        </w:r>
        <w:r>
          <w:rPr>
            <w:noProof/>
            <w:webHidden/>
          </w:rPr>
          <w:tab/>
        </w:r>
        <w:r>
          <w:rPr>
            <w:noProof/>
            <w:webHidden/>
          </w:rPr>
          <w:fldChar w:fldCharType="begin"/>
        </w:r>
        <w:r>
          <w:rPr>
            <w:noProof/>
            <w:webHidden/>
          </w:rPr>
          <w:instrText xml:space="preserve"> PAGEREF _Toc366141895 \h </w:instrText>
        </w:r>
        <w:r>
          <w:rPr>
            <w:noProof/>
            <w:webHidden/>
          </w:rPr>
        </w:r>
        <w:r>
          <w:rPr>
            <w:noProof/>
            <w:webHidden/>
          </w:rPr>
          <w:fldChar w:fldCharType="separate"/>
        </w:r>
        <w:r w:rsidR="00083CEC">
          <w:rPr>
            <w:noProof/>
            <w:webHidden/>
          </w:rPr>
          <w:t>147</w:t>
        </w:r>
        <w:r>
          <w:rPr>
            <w:noProof/>
            <w:webHidden/>
          </w:rPr>
          <w:fldChar w:fldCharType="end"/>
        </w:r>
      </w:hyperlink>
    </w:p>
    <w:p w14:paraId="4165FD80" w14:textId="77777777" w:rsidR="00FB0307" w:rsidRPr="00F92BFE" w:rsidRDefault="00FB0307">
      <w:pPr>
        <w:pStyle w:val="3a"/>
        <w:rPr>
          <w:rFonts w:ascii="Calibri" w:eastAsia="Times New Roman" w:hAnsi="Calibri" w:cs="Arial"/>
          <w:b w:val="0"/>
          <w:noProof/>
          <w:sz w:val="22"/>
          <w:szCs w:val="22"/>
          <w:lang w:val="en-US" w:eastAsia="en-US"/>
        </w:rPr>
      </w:pPr>
      <w:hyperlink w:anchor="_Toc366141896" w:history="1">
        <w:r w:rsidRPr="00761B91">
          <w:rPr>
            <w:rStyle w:val="affb"/>
            <w:noProof/>
          </w:rPr>
          <w:t>12.4.9</w:t>
        </w:r>
        <w:r w:rsidRPr="00F92BFE">
          <w:rPr>
            <w:rFonts w:ascii="Calibri" w:eastAsia="Times New Roman" w:hAnsi="Calibri" w:cs="Arial"/>
            <w:b w:val="0"/>
            <w:noProof/>
            <w:sz w:val="22"/>
            <w:szCs w:val="22"/>
            <w:lang w:val="en-US" w:eastAsia="en-US"/>
          </w:rPr>
          <w:tab/>
        </w:r>
        <w:r w:rsidRPr="00761B91">
          <w:rPr>
            <w:rStyle w:val="affb"/>
            <w:noProof/>
          </w:rPr>
          <w:t xml:space="preserve">Logical NOT Operator ( </w:t>
        </w:r>
        <w:r w:rsidRPr="00761B91">
          <w:rPr>
            <w:rStyle w:val="affb"/>
            <w:rFonts w:ascii="Courier New" w:hAnsi="Courier New"/>
            <w:noProof/>
          </w:rPr>
          <w:t>!</w:t>
        </w:r>
        <w:r w:rsidRPr="00761B91">
          <w:rPr>
            <w:rStyle w:val="affb"/>
            <w:noProof/>
          </w:rPr>
          <w:t xml:space="preserve"> )</w:t>
        </w:r>
        <w:r>
          <w:rPr>
            <w:noProof/>
            <w:webHidden/>
          </w:rPr>
          <w:tab/>
        </w:r>
        <w:r>
          <w:rPr>
            <w:noProof/>
            <w:webHidden/>
          </w:rPr>
          <w:fldChar w:fldCharType="begin"/>
        </w:r>
        <w:r>
          <w:rPr>
            <w:noProof/>
            <w:webHidden/>
          </w:rPr>
          <w:instrText xml:space="preserve"> PAGEREF _Toc366141896 \h </w:instrText>
        </w:r>
        <w:r>
          <w:rPr>
            <w:noProof/>
            <w:webHidden/>
          </w:rPr>
        </w:r>
        <w:r>
          <w:rPr>
            <w:noProof/>
            <w:webHidden/>
          </w:rPr>
          <w:fldChar w:fldCharType="separate"/>
        </w:r>
        <w:r w:rsidR="00083CEC">
          <w:rPr>
            <w:noProof/>
            <w:webHidden/>
          </w:rPr>
          <w:t>147</w:t>
        </w:r>
        <w:r>
          <w:rPr>
            <w:noProof/>
            <w:webHidden/>
          </w:rPr>
          <w:fldChar w:fldCharType="end"/>
        </w:r>
      </w:hyperlink>
    </w:p>
    <w:p w14:paraId="00BAED26" w14:textId="77777777" w:rsidR="00FB0307" w:rsidRPr="00F92BFE" w:rsidRDefault="00FB0307">
      <w:pPr>
        <w:pStyle w:val="2c"/>
        <w:rPr>
          <w:rFonts w:ascii="Calibri" w:eastAsia="Times New Roman" w:hAnsi="Calibri" w:cs="Arial"/>
          <w:b w:val="0"/>
          <w:noProof/>
          <w:sz w:val="22"/>
          <w:szCs w:val="22"/>
          <w:lang w:val="en-US" w:eastAsia="en-US"/>
        </w:rPr>
      </w:pPr>
      <w:hyperlink w:anchor="_Toc366141897" w:history="1">
        <w:r w:rsidRPr="00761B91">
          <w:rPr>
            <w:rStyle w:val="affb"/>
            <w:noProof/>
          </w:rPr>
          <w:t>12.5</w:t>
        </w:r>
        <w:r w:rsidRPr="00F92BFE">
          <w:rPr>
            <w:rFonts w:ascii="Calibri" w:eastAsia="Times New Roman" w:hAnsi="Calibri" w:cs="Arial"/>
            <w:b w:val="0"/>
            <w:noProof/>
            <w:sz w:val="22"/>
            <w:szCs w:val="22"/>
            <w:lang w:val="en-US" w:eastAsia="en-US"/>
          </w:rPr>
          <w:tab/>
        </w:r>
        <w:r w:rsidRPr="00761B91">
          <w:rPr>
            <w:rStyle w:val="affb"/>
            <w:noProof/>
          </w:rPr>
          <w:t>Multiplicative Operators</w:t>
        </w:r>
        <w:r>
          <w:rPr>
            <w:noProof/>
            <w:webHidden/>
          </w:rPr>
          <w:tab/>
        </w:r>
        <w:r>
          <w:rPr>
            <w:noProof/>
            <w:webHidden/>
          </w:rPr>
          <w:fldChar w:fldCharType="begin"/>
        </w:r>
        <w:r>
          <w:rPr>
            <w:noProof/>
            <w:webHidden/>
          </w:rPr>
          <w:instrText xml:space="preserve"> PAGEREF _Toc366141897 \h </w:instrText>
        </w:r>
        <w:r>
          <w:rPr>
            <w:noProof/>
            <w:webHidden/>
          </w:rPr>
        </w:r>
        <w:r>
          <w:rPr>
            <w:noProof/>
            <w:webHidden/>
          </w:rPr>
          <w:fldChar w:fldCharType="separate"/>
        </w:r>
        <w:r w:rsidR="00083CEC">
          <w:rPr>
            <w:noProof/>
            <w:webHidden/>
          </w:rPr>
          <w:t>148</w:t>
        </w:r>
        <w:r>
          <w:rPr>
            <w:noProof/>
            <w:webHidden/>
          </w:rPr>
          <w:fldChar w:fldCharType="end"/>
        </w:r>
      </w:hyperlink>
    </w:p>
    <w:p w14:paraId="1E286F86" w14:textId="77777777" w:rsidR="00FB0307" w:rsidRPr="00F92BFE" w:rsidRDefault="00FB0307">
      <w:pPr>
        <w:pStyle w:val="3a"/>
        <w:rPr>
          <w:rFonts w:ascii="Calibri" w:eastAsia="Times New Roman" w:hAnsi="Calibri" w:cs="Arial"/>
          <w:b w:val="0"/>
          <w:noProof/>
          <w:sz w:val="22"/>
          <w:szCs w:val="22"/>
          <w:lang w:val="en-US" w:eastAsia="en-US"/>
        </w:rPr>
      </w:pPr>
      <w:hyperlink w:anchor="_Toc366141898" w:history="1">
        <w:r w:rsidRPr="00761B91">
          <w:rPr>
            <w:rStyle w:val="affb"/>
            <w:noProof/>
          </w:rPr>
          <w:t>12.5.1</w:t>
        </w:r>
        <w:r w:rsidRPr="00F92BFE">
          <w:rPr>
            <w:rFonts w:ascii="Calibri" w:eastAsia="Times New Roman" w:hAnsi="Calibri" w:cs="Arial"/>
            <w:b w:val="0"/>
            <w:noProof/>
            <w:sz w:val="22"/>
            <w:szCs w:val="22"/>
            <w:lang w:val="en-US" w:eastAsia="en-US"/>
          </w:rPr>
          <w:tab/>
        </w:r>
        <w:r w:rsidRPr="00761B91">
          <w:rPr>
            <w:rStyle w:val="affb"/>
            <w:noProof/>
          </w:rPr>
          <w:t xml:space="preserve">Applying the </w:t>
        </w:r>
        <w:r w:rsidRPr="00761B91">
          <w:rPr>
            <w:rStyle w:val="affb"/>
            <w:rFonts w:ascii="Courier New" w:hAnsi="Courier New"/>
            <w:noProof/>
          </w:rPr>
          <w:t>*</w:t>
        </w:r>
        <w:r w:rsidRPr="00761B91">
          <w:rPr>
            <w:rStyle w:val="affb"/>
            <w:noProof/>
          </w:rPr>
          <w:t xml:space="preserve"> Operator</w:t>
        </w:r>
        <w:r>
          <w:rPr>
            <w:noProof/>
            <w:webHidden/>
          </w:rPr>
          <w:tab/>
        </w:r>
        <w:r>
          <w:rPr>
            <w:noProof/>
            <w:webHidden/>
          </w:rPr>
          <w:fldChar w:fldCharType="begin"/>
        </w:r>
        <w:r>
          <w:rPr>
            <w:noProof/>
            <w:webHidden/>
          </w:rPr>
          <w:instrText xml:space="preserve"> PAGEREF _Toc366141898 \h </w:instrText>
        </w:r>
        <w:r>
          <w:rPr>
            <w:noProof/>
            <w:webHidden/>
          </w:rPr>
        </w:r>
        <w:r>
          <w:rPr>
            <w:noProof/>
            <w:webHidden/>
          </w:rPr>
          <w:fldChar w:fldCharType="separate"/>
        </w:r>
        <w:r w:rsidR="00083CEC">
          <w:rPr>
            <w:noProof/>
            <w:webHidden/>
          </w:rPr>
          <w:t>148</w:t>
        </w:r>
        <w:r>
          <w:rPr>
            <w:noProof/>
            <w:webHidden/>
          </w:rPr>
          <w:fldChar w:fldCharType="end"/>
        </w:r>
      </w:hyperlink>
    </w:p>
    <w:p w14:paraId="104B1B4F" w14:textId="77777777" w:rsidR="00FB0307" w:rsidRPr="00F92BFE" w:rsidRDefault="00FB0307">
      <w:pPr>
        <w:pStyle w:val="3a"/>
        <w:rPr>
          <w:rFonts w:ascii="Calibri" w:eastAsia="Times New Roman" w:hAnsi="Calibri" w:cs="Arial"/>
          <w:b w:val="0"/>
          <w:noProof/>
          <w:sz w:val="22"/>
          <w:szCs w:val="22"/>
          <w:lang w:val="en-US" w:eastAsia="en-US"/>
        </w:rPr>
      </w:pPr>
      <w:hyperlink w:anchor="_Toc366141899" w:history="1">
        <w:r w:rsidRPr="00761B91">
          <w:rPr>
            <w:rStyle w:val="affb"/>
            <w:noProof/>
          </w:rPr>
          <w:t>12.5.2</w:t>
        </w:r>
        <w:r w:rsidRPr="00F92BFE">
          <w:rPr>
            <w:rFonts w:ascii="Calibri" w:eastAsia="Times New Roman" w:hAnsi="Calibri" w:cs="Arial"/>
            <w:b w:val="0"/>
            <w:noProof/>
            <w:sz w:val="22"/>
            <w:szCs w:val="22"/>
            <w:lang w:val="en-US" w:eastAsia="en-US"/>
          </w:rPr>
          <w:tab/>
        </w:r>
        <w:r w:rsidRPr="00761B91">
          <w:rPr>
            <w:rStyle w:val="affb"/>
            <w:noProof/>
          </w:rPr>
          <w:t xml:space="preserve">Applying the </w:t>
        </w:r>
        <w:r w:rsidRPr="00761B91">
          <w:rPr>
            <w:rStyle w:val="affb"/>
            <w:rFonts w:ascii="Courier New" w:hAnsi="Courier New"/>
            <w:noProof/>
          </w:rPr>
          <w:t>/</w:t>
        </w:r>
        <w:r w:rsidRPr="00761B91">
          <w:rPr>
            <w:rStyle w:val="affb"/>
            <w:noProof/>
          </w:rPr>
          <w:t xml:space="preserve"> Operator</w:t>
        </w:r>
        <w:r>
          <w:rPr>
            <w:noProof/>
            <w:webHidden/>
          </w:rPr>
          <w:tab/>
        </w:r>
        <w:r>
          <w:rPr>
            <w:noProof/>
            <w:webHidden/>
          </w:rPr>
          <w:fldChar w:fldCharType="begin"/>
        </w:r>
        <w:r>
          <w:rPr>
            <w:noProof/>
            <w:webHidden/>
          </w:rPr>
          <w:instrText xml:space="preserve"> PAGEREF _Toc366141899 \h </w:instrText>
        </w:r>
        <w:r>
          <w:rPr>
            <w:noProof/>
            <w:webHidden/>
          </w:rPr>
        </w:r>
        <w:r>
          <w:rPr>
            <w:noProof/>
            <w:webHidden/>
          </w:rPr>
          <w:fldChar w:fldCharType="separate"/>
        </w:r>
        <w:r w:rsidR="00083CEC">
          <w:rPr>
            <w:noProof/>
            <w:webHidden/>
          </w:rPr>
          <w:t>149</w:t>
        </w:r>
        <w:r>
          <w:rPr>
            <w:noProof/>
            <w:webHidden/>
          </w:rPr>
          <w:fldChar w:fldCharType="end"/>
        </w:r>
      </w:hyperlink>
    </w:p>
    <w:p w14:paraId="2C636A73" w14:textId="77777777" w:rsidR="00FB0307" w:rsidRPr="00F92BFE" w:rsidRDefault="00FB0307">
      <w:pPr>
        <w:pStyle w:val="3a"/>
        <w:rPr>
          <w:rFonts w:ascii="Calibri" w:eastAsia="Times New Roman" w:hAnsi="Calibri" w:cs="Arial"/>
          <w:b w:val="0"/>
          <w:noProof/>
          <w:sz w:val="22"/>
          <w:szCs w:val="22"/>
          <w:lang w:val="en-US" w:eastAsia="en-US"/>
        </w:rPr>
      </w:pPr>
      <w:hyperlink w:anchor="_Toc366141900" w:history="1">
        <w:r w:rsidRPr="00761B91">
          <w:rPr>
            <w:rStyle w:val="affb"/>
            <w:noProof/>
          </w:rPr>
          <w:t>12.5.3</w:t>
        </w:r>
        <w:r w:rsidRPr="00F92BFE">
          <w:rPr>
            <w:rFonts w:ascii="Calibri" w:eastAsia="Times New Roman" w:hAnsi="Calibri" w:cs="Arial"/>
            <w:b w:val="0"/>
            <w:noProof/>
            <w:sz w:val="22"/>
            <w:szCs w:val="22"/>
            <w:lang w:val="en-US" w:eastAsia="en-US"/>
          </w:rPr>
          <w:tab/>
        </w:r>
        <w:r w:rsidRPr="00761B91">
          <w:rPr>
            <w:rStyle w:val="affb"/>
            <w:noProof/>
          </w:rPr>
          <w:t xml:space="preserve">Applying the </w:t>
        </w:r>
        <w:r w:rsidRPr="00761B91">
          <w:rPr>
            <w:rStyle w:val="affb"/>
            <w:rFonts w:ascii="Courier New" w:hAnsi="Courier New"/>
            <w:noProof/>
          </w:rPr>
          <w:t>%</w:t>
        </w:r>
        <w:r w:rsidRPr="00761B91">
          <w:rPr>
            <w:rStyle w:val="affb"/>
            <w:noProof/>
          </w:rPr>
          <w:t xml:space="preserve"> Operator</w:t>
        </w:r>
        <w:r>
          <w:rPr>
            <w:noProof/>
            <w:webHidden/>
          </w:rPr>
          <w:tab/>
        </w:r>
        <w:r>
          <w:rPr>
            <w:noProof/>
            <w:webHidden/>
          </w:rPr>
          <w:fldChar w:fldCharType="begin"/>
        </w:r>
        <w:r>
          <w:rPr>
            <w:noProof/>
            <w:webHidden/>
          </w:rPr>
          <w:instrText xml:space="preserve"> PAGEREF _Toc366141900 \h </w:instrText>
        </w:r>
        <w:r>
          <w:rPr>
            <w:noProof/>
            <w:webHidden/>
          </w:rPr>
        </w:r>
        <w:r>
          <w:rPr>
            <w:noProof/>
            <w:webHidden/>
          </w:rPr>
          <w:fldChar w:fldCharType="separate"/>
        </w:r>
        <w:r w:rsidR="00083CEC">
          <w:rPr>
            <w:noProof/>
            <w:webHidden/>
          </w:rPr>
          <w:t>149</w:t>
        </w:r>
        <w:r>
          <w:rPr>
            <w:noProof/>
            <w:webHidden/>
          </w:rPr>
          <w:fldChar w:fldCharType="end"/>
        </w:r>
      </w:hyperlink>
    </w:p>
    <w:p w14:paraId="7CF77735" w14:textId="77777777" w:rsidR="00FB0307" w:rsidRPr="00F92BFE" w:rsidRDefault="00FB0307">
      <w:pPr>
        <w:pStyle w:val="2c"/>
        <w:rPr>
          <w:rFonts w:ascii="Calibri" w:eastAsia="Times New Roman" w:hAnsi="Calibri" w:cs="Arial"/>
          <w:b w:val="0"/>
          <w:noProof/>
          <w:sz w:val="22"/>
          <w:szCs w:val="22"/>
          <w:lang w:val="en-US" w:eastAsia="en-US"/>
        </w:rPr>
      </w:pPr>
      <w:hyperlink w:anchor="_Toc366141901" w:history="1">
        <w:r w:rsidRPr="00761B91">
          <w:rPr>
            <w:rStyle w:val="affb"/>
            <w:noProof/>
          </w:rPr>
          <w:t>12.6</w:t>
        </w:r>
        <w:r w:rsidRPr="00F92BFE">
          <w:rPr>
            <w:rFonts w:ascii="Calibri" w:eastAsia="Times New Roman" w:hAnsi="Calibri" w:cs="Arial"/>
            <w:b w:val="0"/>
            <w:noProof/>
            <w:sz w:val="22"/>
            <w:szCs w:val="22"/>
            <w:lang w:val="en-US" w:eastAsia="en-US"/>
          </w:rPr>
          <w:tab/>
        </w:r>
        <w:r w:rsidRPr="00761B91">
          <w:rPr>
            <w:rStyle w:val="affb"/>
            <w:noProof/>
          </w:rPr>
          <w:t>Additive Operators</w:t>
        </w:r>
        <w:r>
          <w:rPr>
            <w:noProof/>
            <w:webHidden/>
          </w:rPr>
          <w:tab/>
        </w:r>
        <w:r>
          <w:rPr>
            <w:noProof/>
            <w:webHidden/>
          </w:rPr>
          <w:fldChar w:fldCharType="begin"/>
        </w:r>
        <w:r>
          <w:rPr>
            <w:noProof/>
            <w:webHidden/>
          </w:rPr>
          <w:instrText xml:space="preserve"> PAGEREF _Toc366141901 \h </w:instrText>
        </w:r>
        <w:r>
          <w:rPr>
            <w:noProof/>
            <w:webHidden/>
          </w:rPr>
        </w:r>
        <w:r>
          <w:rPr>
            <w:noProof/>
            <w:webHidden/>
          </w:rPr>
          <w:fldChar w:fldCharType="separate"/>
        </w:r>
        <w:r w:rsidR="00083CEC">
          <w:rPr>
            <w:noProof/>
            <w:webHidden/>
          </w:rPr>
          <w:t>150</w:t>
        </w:r>
        <w:r>
          <w:rPr>
            <w:noProof/>
            <w:webHidden/>
          </w:rPr>
          <w:fldChar w:fldCharType="end"/>
        </w:r>
      </w:hyperlink>
    </w:p>
    <w:p w14:paraId="3CA52201" w14:textId="77777777" w:rsidR="00FB0307" w:rsidRPr="00F92BFE" w:rsidRDefault="00FB0307">
      <w:pPr>
        <w:pStyle w:val="3a"/>
        <w:rPr>
          <w:rFonts w:ascii="Calibri" w:eastAsia="Times New Roman" w:hAnsi="Calibri" w:cs="Arial"/>
          <w:b w:val="0"/>
          <w:noProof/>
          <w:sz w:val="22"/>
          <w:szCs w:val="22"/>
          <w:lang w:val="en-US" w:eastAsia="en-US"/>
        </w:rPr>
      </w:pPr>
      <w:hyperlink w:anchor="_Toc366141902" w:history="1">
        <w:r w:rsidRPr="00761B91">
          <w:rPr>
            <w:rStyle w:val="affb"/>
            <w:noProof/>
          </w:rPr>
          <w:t>12.6.1</w:t>
        </w:r>
        <w:r w:rsidRPr="00F92BFE">
          <w:rPr>
            <w:rFonts w:ascii="Calibri" w:eastAsia="Times New Roman" w:hAnsi="Calibri" w:cs="Arial"/>
            <w:b w:val="0"/>
            <w:noProof/>
            <w:sz w:val="22"/>
            <w:szCs w:val="22"/>
            <w:lang w:val="en-US" w:eastAsia="en-US"/>
          </w:rPr>
          <w:tab/>
        </w:r>
        <w:r w:rsidRPr="00761B91">
          <w:rPr>
            <w:rStyle w:val="affb"/>
            <w:noProof/>
          </w:rPr>
          <w:t xml:space="preserve">The Addition operator ( </w:t>
        </w:r>
        <w:r w:rsidRPr="00761B91">
          <w:rPr>
            <w:rStyle w:val="affb"/>
            <w:rFonts w:ascii="Courier New" w:hAnsi="Courier New"/>
            <w:noProof/>
          </w:rPr>
          <w:t>+</w:t>
        </w:r>
        <w:r w:rsidRPr="00761B91">
          <w:rPr>
            <w:rStyle w:val="affb"/>
            <w:noProof/>
          </w:rPr>
          <w:t xml:space="preserve"> )</w:t>
        </w:r>
        <w:r>
          <w:rPr>
            <w:noProof/>
            <w:webHidden/>
          </w:rPr>
          <w:tab/>
        </w:r>
        <w:r>
          <w:rPr>
            <w:noProof/>
            <w:webHidden/>
          </w:rPr>
          <w:fldChar w:fldCharType="begin"/>
        </w:r>
        <w:r>
          <w:rPr>
            <w:noProof/>
            <w:webHidden/>
          </w:rPr>
          <w:instrText xml:space="preserve"> PAGEREF _Toc366141902 \h </w:instrText>
        </w:r>
        <w:r>
          <w:rPr>
            <w:noProof/>
            <w:webHidden/>
          </w:rPr>
        </w:r>
        <w:r>
          <w:rPr>
            <w:noProof/>
            <w:webHidden/>
          </w:rPr>
          <w:fldChar w:fldCharType="separate"/>
        </w:r>
        <w:r w:rsidR="00083CEC">
          <w:rPr>
            <w:noProof/>
            <w:webHidden/>
          </w:rPr>
          <w:t>150</w:t>
        </w:r>
        <w:r>
          <w:rPr>
            <w:noProof/>
            <w:webHidden/>
          </w:rPr>
          <w:fldChar w:fldCharType="end"/>
        </w:r>
      </w:hyperlink>
    </w:p>
    <w:p w14:paraId="26165842" w14:textId="77777777" w:rsidR="00FB0307" w:rsidRPr="00F92BFE" w:rsidRDefault="00FB0307">
      <w:pPr>
        <w:pStyle w:val="3a"/>
        <w:rPr>
          <w:rFonts w:ascii="Calibri" w:eastAsia="Times New Roman" w:hAnsi="Calibri" w:cs="Arial"/>
          <w:b w:val="0"/>
          <w:noProof/>
          <w:sz w:val="22"/>
          <w:szCs w:val="22"/>
          <w:lang w:val="en-US" w:eastAsia="en-US"/>
        </w:rPr>
      </w:pPr>
      <w:hyperlink w:anchor="_Toc366141903" w:history="1">
        <w:r w:rsidRPr="00761B91">
          <w:rPr>
            <w:rStyle w:val="affb"/>
            <w:noProof/>
          </w:rPr>
          <w:t>12.6.2</w:t>
        </w:r>
        <w:r w:rsidRPr="00F92BFE">
          <w:rPr>
            <w:rFonts w:ascii="Calibri" w:eastAsia="Times New Roman" w:hAnsi="Calibri" w:cs="Arial"/>
            <w:b w:val="0"/>
            <w:noProof/>
            <w:sz w:val="22"/>
            <w:szCs w:val="22"/>
            <w:lang w:val="en-US" w:eastAsia="en-US"/>
          </w:rPr>
          <w:tab/>
        </w:r>
        <w:r w:rsidRPr="00761B91">
          <w:rPr>
            <w:rStyle w:val="affb"/>
            <w:noProof/>
          </w:rPr>
          <w:t xml:space="preserve">The Subtraction Operator ( </w:t>
        </w:r>
        <w:r w:rsidRPr="00761B91">
          <w:rPr>
            <w:rStyle w:val="affb"/>
            <w:rFonts w:ascii="Courier New" w:hAnsi="Courier New"/>
            <w:noProof/>
          </w:rPr>
          <w:t>-</w:t>
        </w:r>
        <w:r w:rsidRPr="00761B91">
          <w:rPr>
            <w:rStyle w:val="affb"/>
            <w:noProof/>
          </w:rPr>
          <w:t xml:space="preserve"> )</w:t>
        </w:r>
        <w:r>
          <w:rPr>
            <w:noProof/>
            <w:webHidden/>
          </w:rPr>
          <w:tab/>
        </w:r>
        <w:r>
          <w:rPr>
            <w:noProof/>
            <w:webHidden/>
          </w:rPr>
          <w:fldChar w:fldCharType="begin"/>
        </w:r>
        <w:r>
          <w:rPr>
            <w:noProof/>
            <w:webHidden/>
          </w:rPr>
          <w:instrText xml:space="preserve"> PAGEREF _Toc366141903 \h </w:instrText>
        </w:r>
        <w:r>
          <w:rPr>
            <w:noProof/>
            <w:webHidden/>
          </w:rPr>
        </w:r>
        <w:r>
          <w:rPr>
            <w:noProof/>
            <w:webHidden/>
          </w:rPr>
          <w:fldChar w:fldCharType="separate"/>
        </w:r>
        <w:r w:rsidR="00083CEC">
          <w:rPr>
            <w:noProof/>
            <w:webHidden/>
          </w:rPr>
          <w:t>150</w:t>
        </w:r>
        <w:r>
          <w:rPr>
            <w:noProof/>
            <w:webHidden/>
          </w:rPr>
          <w:fldChar w:fldCharType="end"/>
        </w:r>
      </w:hyperlink>
    </w:p>
    <w:p w14:paraId="424491ED" w14:textId="77777777" w:rsidR="00FB0307" w:rsidRPr="00F92BFE" w:rsidRDefault="00FB0307">
      <w:pPr>
        <w:pStyle w:val="3a"/>
        <w:rPr>
          <w:rFonts w:ascii="Calibri" w:eastAsia="Times New Roman" w:hAnsi="Calibri" w:cs="Arial"/>
          <w:b w:val="0"/>
          <w:noProof/>
          <w:sz w:val="22"/>
          <w:szCs w:val="22"/>
          <w:lang w:val="en-US" w:eastAsia="en-US"/>
        </w:rPr>
      </w:pPr>
      <w:hyperlink w:anchor="_Toc366141904" w:history="1">
        <w:r w:rsidRPr="00761B91">
          <w:rPr>
            <w:rStyle w:val="affb"/>
            <w:noProof/>
          </w:rPr>
          <w:t>12.6.3</w:t>
        </w:r>
        <w:r w:rsidRPr="00F92BFE">
          <w:rPr>
            <w:rFonts w:ascii="Calibri" w:eastAsia="Times New Roman" w:hAnsi="Calibri" w:cs="Arial"/>
            <w:b w:val="0"/>
            <w:noProof/>
            <w:sz w:val="22"/>
            <w:szCs w:val="22"/>
            <w:lang w:val="en-US" w:eastAsia="en-US"/>
          </w:rPr>
          <w:tab/>
        </w:r>
        <w:r w:rsidRPr="00761B91">
          <w:rPr>
            <w:rStyle w:val="affb"/>
            <w:noProof/>
          </w:rPr>
          <w:t>Applying the Additive Operators to Numbers</w:t>
        </w:r>
        <w:r>
          <w:rPr>
            <w:noProof/>
            <w:webHidden/>
          </w:rPr>
          <w:tab/>
        </w:r>
        <w:r>
          <w:rPr>
            <w:noProof/>
            <w:webHidden/>
          </w:rPr>
          <w:fldChar w:fldCharType="begin"/>
        </w:r>
        <w:r>
          <w:rPr>
            <w:noProof/>
            <w:webHidden/>
          </w:rPr>
          <w:instrText xml:space="preserve"> PAGEREF _Toc366141904 \h </w:instrText>
        </w:r>
        <w:r>
          <w:rPr>
            <w:noProof/>
            <w:webHidden/>
          </w:rPr>
        </w:r>
        <w:r>
          <w:rPr>
            <w:noProof/>
            <w:webHidden/>
          </w:rPr>
          <w:fldChar w:fldCharType="separate"/>
        </w:r>
        <w:r w:rsidR="00083CEC">
          <w:rPr>
            <w:noProof/>
            <w:webHidden/>
          </w:rPr>
          <w:t>151</w:t>
        </w:r>
        <w:r>
          <w:rPr>
            <w:noProof/>
            <w:webHidden/>
          </w:rPr>
          <w:fldChar w:fldCharType="end"/>
        </w:r>
      </w:hyperlink>
    </w:p>
    <w:p w14:paraId="5B9F028B" w14:textId="77777777" w:rsidR="00FB0307" w:rsidRPr="00F92BFE" w:rsidRDefault="00FB0307">
      <w:pPr>
        <w:pStyle w:val="2c"/>
        <w:rPr>
          <w:rFonts w:ascii="Calibri" w:eastAsia="Times New Roman" w:hAnsi="Calibri" w:cs="Arial"/>
          <w:b w:val="0"/>
          <w:noProof/>
          <w:sz w:val="22"/>
          <w:szCs w:val="22"/>
          <w:lang w:val="en-US" w:eastAsia="en-US"/>
        </w:rPr>
      </w:pPr>
      <w:hyperlink w:anchor="_Toc366141905" w:history="1">
        <w:r w:rsidRPr="00761B91">
          <w:rPr>
            <w:rStyle w:val="affb"/>
            <w:noProof/>
          </w:rPr>
          <w:t>12.7</w:t>
        </w:r>
        <w:r w:rsidRPr="00F92BFE">
          <w:rPr>
            <w:rFonts w:ascii="Calibri" w:eastAsia="Times New Roman" w:hAnsi="Calibri" w:cs="Arial"/>
            <w:b w:val="0"/>
            <w:noProof/>
            <w:sz w:val="22"/>
            <w:szCs w:val="22"/>
            <w:lang w:val="en-US" w:eastAsia="en-US"/>
          </w:rPr>
          <w:tab/>
        </w:r>
        <w:r w:rsidRPr="00761B91">
          <w:rPr>
            <w:rStyle w:val="affb"/>
            <w:noProof/>
          </w:rPr>
          <w:t>Bitwise Shift Operators</w:t>
        </w:r>
        <w:r>
          <w:rPr>
            <w:noProof/>
            <w:webHidden/>
          </w:rPr>
          <w:tab/>
        </w:r>
        <w:r>
          <w:rPr>
            <w:noProof/>
            <w:webHidden/>
          </w:rPr>
          <w:fldChar w:fldCharType="begin"/>
        </w:r>
        <w:r>
          <w:rPr>
            <w:noProof/>
            <w:webHidden/>
          </w:rPr>
          <w:instrText xml:space="preserve"> PAGEREF _Toc366141905 \h </w:instrText>
        </w:r>
        <w:r>
          <w:rPr>
            <w:noProof/>
            <w:webHidden/>
          </w:rPr>
        </w:r>
        <w:r>
          <w:rPr>
            <w:noProof/>
            <w:webHidden/>
          </w:rPr>
          <w:fldChar w:fldCharType="separate"/>
        </w:r>
        <w:r w:rsidR="00083CEC">
          <w:rPr>
            <w:noProof/>
            <w:webHidden/>
          </w:rPr>
          <w:t>151</w:t>
        </w:r>
        <w:r>
          <w:rPr>
            <w:noProof/>
            <w:webHidden/>
          </w:rPr>
          <w:fldChar w:fldCharType="end"/>
        </w:r>
      </w:hyperlink>
    </w:p>
    <w:p w14:paraId="7E317957" w14:textId="77777777" w:rsidR="00FB0307" w:rsidRPr="00F92BFE" w:rsidRDefault="00FB0307">
      <w:pPr>
        <w:pStyle w:val="3a"/>
        <w:rPr>
          <w:rFonts w:ascii="Calibri" w:eastAsia="Times New Roman" w:hAnsi="Calibri" w:cs="Arial"/>
          <w:b w:val="0"/>
          <w:noProof/>
          <w:sz w:val="22"/>
          <w:szCs w:val="22"/>
          <w:lang w:val="en-US" w:eastAsia="en-US"/>
        </w:rPr>
      </w:pPr>
      <w:hyperlink w:anchor="_Toc366141906" w:history="1">
        <w:r w:rsidRPr="00761B91">
          <w:rPr>
            <w:rStyle w:val="affb"/>
            <w:noProof/>
          </w:rPr>
          <w:t>12.7.1</w:t>
        </w:r>
        <w:r w:rsidRPr="00F92BFE">
          <w:rPr>
            <w:rFonts w:ascii="Calibri" w:eastAsia="Times New Roman" w:hAnsi="Calibri" w:cs="Arial"/>
            <w:b w:val="0"/>
            <w:noProof/>
            <w:sz w:val="22"/>
            <w:szCs w:val="22"/>
            <w:lang w:val="en-US" w:eastAsia="en-US"/>
          </w:rPr>
          <w:tab/>
        </w:r>
        <w:r w:rsidRPr="00761B91">
          <w:rPr>
            <w:rStyle w:val="affb"/>
            <w:noProof/>
          </w:rPr>
          <w:t xml:space="preserve">The Left Shift Operator ( </w:t>
        </w:r>
        <w:r w:rsidRPr="00761B91">
          <w:rPr>
            <w:rStyle w:val="affb"/>
            <w:rFonts w:ascii="Courier New" w:hAnsi="Courier New"/>
            <w:noProof/>
          </w:rPr>
          <w:t>&lt;&lt;</w:t>
        </w:r>
        <w:r w:rsidRPr="00761B91">
          <w:rPr>
            <w:rStyle w:val="affb"/>
            <w:noProof/>
          </w:rPr>
          <w:t xml:space="preserve"> )</w:t>
        </w:r>
        <w:r>
          <w:rPr>
            <w:noProof/>
            <w:webHidden/>
          </w:rPr>
          <w:tab/>
        </w:r>
        <w:r>
          <w:rPr>
            <w:noProof/>
            <w:webHidden/>
          </w:rPr>
          <w:fldChar w:fldCharType="begin"/>
        </w:r>
        <w:r>
          <w:rPr>
            <w:noProof/>
            <w:webHidden/>
          </w:rPr>
          <w:instrText xml:space="preserve"> PAGEREF _Toc366141906 \h </w:instrText>
        </w:r>
        <w:r>
          <w:rPr>
            <w:noProof/>
            <w:webHidden/>
          </w:rPr>
        </w:r>
        <w:r>
          <w:rPr>
            <w:noProof/>
            <w:webHidden/>
          </w:rPr>
          <w:fldChar w:fldCharType="separate"/>
        </w:r>
        <w:r w:rsidR="00083CEC">
          <w:rPr>
            <w:noProof/>
            <w:webHidden/>
          </w:rPr>
          <w:t>152</w:t>
        </w:r>
        <w:r>
          <w:rPr>
            <w:noProof/>
            <w:webHidden/>
          </w:rPr>
          <w:fldChar w:fldCharType="end"/>
        </w:r>
      </w:hyperlink>
    </w:p>
    <w:p w14:paraId="4B08FF8F" w14:textId="77777777" w:rsidR="00FB0307" w:rsidRPr="00F92BFE" w:rsidRDefault="00FB0307">
      <w:pPr>
        <w:pStyle w:val="3a"/>
        <w:rPr>
          <w:rFonts w:ascii="Calibri" w:eastAsia="Times New Roman" w:hAnsi="Calibri" w:cs="Arial"/>
          <w:b w:val="0"/>
          <w:noProof/>
          <w:sz w:val="22"/>
          <w:szCs w:val="22"/>
          <w:lang w:val="en-US" w:eastAsia="en-US"/>
        </w:rPr>
      </w:pPr>
      <w:hyperlink w:anchor="_Toc366141907" w:history="1">
        <w:r w:rsidRPr="00761B91">
          <w:rPr>
            <w:rStyle w:val="affb"/>
            <w:noProof/>
          </w:rPr>
          <w:t>12.7.2</w:t>
        </w:r>
        <w:r w:rsidRPr="00F92BFE">
          <w:rPr>
            <w:rFonts w:ascii="Calibri" w:eastAsia="Times New Roman" w:hAnsi="Calibri" w:cs="Arial"/>
            <w:b w:val="0"/>
            <w:noProof/>
            <w:sz w:val="22"/>
            <w:szCs w:val="22"/>
            <w:lang w:val="en-US" w:eastAsia="en-US"/>
          </w:rPr>
          <w:tab/>
        </w:r>
        <w:r w:rsidRPr="00761B91">
          <w:rPr>
            <w:rStyle w:val="affb"/>
            <w:noProof/>
          </w:rPr>
          <w:t xml:space="preserve">The Signed Right Shift Operator ( </w:t>
        </w:r>
        <w:r w:rsidRPr="00761B91">
          <w:rPr>
            <w:rStyle w:val="affb"/>
            <w:rFonts w:ascii="Courier New" w:hAnsi="Courier New"/>
            <w:noProof/>
          </w:rPr>
          <w:t>&gt;&gt;</w:t>
        </w:r>
        <w:r w:rsidRPr="00761B91">
          <w:rPr>
            <w:rStyle w:val="affb"/>
            <w:noProof/>
          </w:rPr>
          <w:t xml:space="preserve"> )</w:t>
        </w:r>
        <w:r>
          <w:rPr>
            <w:noProof/>
            <w:webHidden/>
          </w:rPr>
          <w:tab/>
        </w:r>
        <w:r>
          <w:rPr>
            <w:noProof/>
            <w:webHidden/>
          </w:rPr>
          <w:fldChar w:fldCharType="begin"/>
        </w:r>
        <w:r>
          <w:rPr>
            <w:noProof/>
            <w:webHidden/>
          </w:rPr>
          <w:instrText xml:space="preserve"> PAGEREF _Toc366141907 \h </w:instrText>
        </w:r>
        <w:r>
          <w:rPr>
            <w:noProof/>
            <w:webHidden/>
          </w:rPr>
        </w:r>
        <w:r>
          <w:rPr>
            <w:noProof/>
            <w:webHidden/>
          </w:rPr>
          <w:fldChar w:fldCharType="separate"/>
        </w:r>
        <w:r w:rsidR="00083CEC">
          <w:rPr>
            <w:noProof/>
            <w:webHidden/>
          </w:rPr>
          <w:t>152</w:t>
        </w:r>
        <w:r>
          <w:rPr>
            <w:noProof/>
            <w:webHidden/>
          </w:rPr>
          <w:fldChar w:fldCharType="end"/>
        </w:r>
      </w:hyperlink>
    </w:p>
    <w:p w14:paraId="3340DBA7" w14:textId="77777777" w:rsidR="00FB0307" w:rsidRPr="00F92BFE" w:rsidRDefault="00FB0307">
      <w:pPr>
        <w:pStyle w:val="3a"/>
        <w:rPr>
          <w:rFonts w:ascii="Calibri" w:eastAsia="Times New Roman" w:hAnsi="Calibri" w:cs="Arial"/>
          <w:b w:val="0"/>
          <w:noProof/>
          <w:sz w:val="22"/>
          <w:szCs w:val="22"/>
          <w:lang w:val="en-US" w:eastAsia="en-US"/>
        </w:rPr>
      </w:pPr>
      <w:hyperlink w:anchor="_Toc366141908" w:history="1">
        <w:r w:rsidRPr="00761B91">
          <w:rPr>
            <w:rStyle w:val="affb"/>
            <w:noProof/>
          </w:rPr>
          <w:t>12.7.3</w:t>
        </w:r>
        <w:r w:rsidRPr="00F92BFE">
          <w:rPr>
            <w:rFonts w:ascii="Calibri" w:eastAsia="Times New Roman" w:hAnsi="Calibri" w:cs="Arial"/>
            <w:b w:val="0"/>
            <w:noProof/>
            <w:sz w:val="22"/>
            <w:szCs w:val="22"/>
            <w:lang w:val="en-US" w:eastAsia="en-US"/>
          </w:rPr>
          <w:tab/>
        </w:r>
        <w:r w:rsidRPr="00761B91">
          <w:rPr>
            <w:rStyle w:val="affb"/>
            <w:noProof/>
          </w:rPr>
          <w:t xml:space="preserve">The Unsigned Right Shift Operator ( </w:t>
        </w:r>
        <w:r w:rsidRPr="00761B91">
          <w:rPr>
            <w:rStyle w:val="affb"/>
            <w:rFonts w:ascii="Courier New" w:hAnsi="Courier New"/>
            <w:noProof/>
          </w:rPr>
          <w:t>&gt;&gt;&gt;</w:t>
        </w:r>
        <w:r w:rsidRPr="00761B91">
          <w:rPr>
            <w:rStyle w:val="affb"/>
            <w:noProof/>
          </w:rPr>
          <w:t xml:space="preserve"> )</w:t>
        </w:r>
        <w:r>
          <w:rPr>
            <w:noProof/>
            <w:webHidden/>
          </w:rPr>
          <w:tab/>
        </w:r>
        <w:r>
          <w:rPr>
            <w:noProof/>
            <w:webHidden/>
          </w:rPr>
          <w:fldChar w:fldCharType="begin"/>
        </w:r>
        <w:r>
          <w:rPr>
            <w:noProof/>
            <w:webHidden/>
          </w:rPr>
          <w:instrText xml:space="preserve"> PAGEREF _Toc366141908 \h </w:instrText>
        </w:r>
        <w:r>
          <w:rPr>
            <w:noProof/>
            <w:webHidden/>
          </w:rPr>
        </w:r>
        <w:r>
          <w:rPr>
            <w:noProof/>
            <w:webHidden/>
          </w:rPr>
          <w:fldChar w:fldCharType="separate"/>
        </w:r>
        <w:r w:rsidR="00083CEC">
          <w:rPr>
            <w:noProof/>
            <w:webHidden/>
          </w:rPr>
          <w:t>152</w:t>
        </w:r>
        <w:r>
          <w:rPr>
            <w:noProof/>
            <w:webHidden/>
          </w:rPr>
          <w:fldChar w:fldCharType="end"/>
        </w:r>
      </w:hyperlink>
    </w:p>
    <w:p w14:paraId="5A37732D" w14:textId="77777777" w:rsidR="00FB0307" w:rsidRPr="00F92BFE" w:rsidRDefault="00FB0307">
      <w:pPr>
        <w:pStyle w:val="2c"/>
        <w:rPr>
          <w:rFonts w:ascii="Calibri" w:eastAsia="Times New Roman" w:hAnsi="Calibri" w:cs="Arial"/>
          <w:b w:val="0"/>
          <w:noProof/>
          <w:sz w:val="22"/>
          <w:szCs w:val="22"/>
          <w:lang w:val="en-US" w:eastAsia="en-US"/>
        </w:rPr>
      </w:pPr>
      <w:hyperlink w:anchor="_Toc366141909" w:history="1">
        <w:r w:rsidRPr="00761B91">
          <w:rPr>
            <w:rStyle w:val="affb"/>
            <w:noProof/>
          </w:rPr>
          <w:t>12.8</w:t>
        </w:r>
        <w:r w:rsidRPr="00F92BFE">
          <w:rPr>
            <w:rFonts w:ascii="Calibri" w:eastAsia="Times New Roman" w:hAnsi="Calibri" w:cs="Arial"/>
            <w:b w:val="0"/>
            <w:noProof/>
            <w:sz w:val="22"/>
            <w:szCs w:val="22"/>
            <w:lang w:val="en-US" w:eastAsia="en-US"/>
          </w:rPr>
          <w:tab/>
        </w:r>
        <w:r w:rsidRPr="00761B91">
          <w:rPr>
            <w:rStyle w:val="affb"/>
            <w:noProof/>
          </w:rPr>
          <w:t>Relational Operators</w:t>
        </w:r>
        <w:r>
          <w:rPr>
            <w:noProof/>
            <w:webHidden/>
          </w:rPr>
          <w:tab/>
        </w:r>
        <w:r>
          <w:rPr>
            <w:noProof/>
            <w:webHidden/>
          </w:rPr>
          <w:fldChar w:fldCharType="begin"/>
        </w:r>
        <w:r>
          <w:rPr>
            <w:noProof/>
            <w:webHidden/>
          </w:rPr>
          <w:instrText xml:space="preserve"> PAGEREF _Toc366141909 \h </w:instrText>
        </w:r>
        <w:r>
          <w:rPr>
            <w:noProof/>
            <w:webHidden/>
          </w:rPr>
        </w:r>
        <w:r>
          <w:rPr>
            <w:noProof/>
            <w:webHidden/>
          </w:rPr>
          <w:fldChar w:fldCharType="separate"/>
        </w:r>
        <w:r w:rsidR="00083CEC">
          <w:rPr>
            <w:noProof/>
            <w:webHidden/>
          </w:rPr>
          <w:t>153</w:t>
        </w:r>
        <w:r>
          <w:rPr>
            <w:noProof/>
            <w:webHidden/>
          </w:rPr>
          <w:fldChar w:fldCharType="end"/>
        </w:r>
      </w:hyperlink>
    </w:p>
    <w:p w14:paraId="1C4A7990" w14:textId="77777777" w:rsidR="00FB0307" w:rsidRPr="00F92BFE" w:rsidRDefault="00FB0307">
      <w:pPr>
        <w:pStyle w:val="3a"/>
        <w:rPr>
          <w:rFonts w:ascii="Calibri" w:eastAsia="Times New Roman" w:hAnsi="Calibri" w:cs="Arial"/>
          <w:b w:val="0"/>
          <w:noProof/>
          <w:sz w:val="22"/>
          <w:szCs w:val="22"/>
          <w:lang w:val="en-US" w:eastAsia="en-US"/>
        </w:rPr>
      </w:pPr>
      <w:hyperlink w:anchor="_Toc366141910" w:history="1">
        <w:r w:rsidRPr="00761B91">
          <w:rPr>
            <w:rStyle w:val="affb"/>
            <w:noProof/>
          </w:rPr>
          <w:t>12.8.1</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_Toc366141910 \h </w:instrText>
        </w:r>
        <w:r>
          <w:rPr>
            <w:noProof/>
            <w:webHidden/>
          </w:rPr>
        </w:r>
        <w:r>
          <w:rPr>
            <w:noProof/>
            <w:webHidden/>
          </w:rPr>
          <w:fldChar w:fldCharType="separate"/>
        </w:r>
        <w:r w:rsidR="00083CEC">
          <w:rPr>
            <w:noProof/>
            <w:webHidden/>
          </w:rPr>
          <w:t>153</w:t>
        </w:r>
        <w:r>
          <w:rPr>
            <w:noProof/>
            <w:webHidden/>
          </w:rPr>
          <w:fldChar w:fldCharType="end"/>
        </w:r>
      </w:hyperlink>
    </w:p>
    <w:p w14:paraId="70265896" w14:textId="77777777" w:rsidR="00FB0307" w:rsidRPr="00F92BFE" w:rsidRDefault="00FB0307">
      <w:pPr>
        <w:pStyle w:val="2c"/>
        <w:rPr>
          <w:rFonts w:ascii="Calibri" w:eastAsia="Times New Roman" w:hAnsi="Calibri" w:cs="Arial"/>
          <w:b w:val="0"/>
          <w:noProof/>
          <w:sz w:val="22"/>
          <w:szCs w:val="22"/>
          <w:lang w:val="en-US" w:eastAsia="en-US"/>
        </w:rPr>
      </w:pPr>
      <w:hyperlink w:anchor="_Toc366141911" w:history="1">
        <w:r w:rsidRPr="00761B91">
          <w:rPr>
            <w:rStyle w:val="affb"/>
            <w:noProof/>
          </w:rPr>
          <w:t>12.9</w:t>
        </w:r>
        <w:r w:rsidRPr="00F92BFE">
          <w:rPr>
            <w:rFonts w:ascii="Calibri" w:eastAsia="Times New Roman" w:hAnsi="Calibri" w:cs="Arial"/>
            <w:b w:val="0"/>
            <w:noProof/>
            <w:sz w:val="22"/>
            <w:szCs w:val="22"/>
            <w:lang w:val="en-US" w:eastAsia="en-US"/>
          </w:rPr>
          <w:tab/>
        </w:r>
        <w:r w:rsidRPr="00761B91">
          <w:rPr>
            <w:rStyle w:val="affb"/>
            <w:noProof/>
          </w:rPr>
          <w:t>Equality Operators</w:t>
        </w:r>
        <w:r>
          <w:rPr>
            <w:noProof/>
            <w:webHidden/>
          </w:rPr>
          <w:tab/>
        </w:r>
        <w:r>
          <w:rPr>
            <w:noProof/>
            <w:webHidden/>
          </w:rPr>
          <w:fldChar w:fldCharType="begin"/>
        </w:r>
        <w:r>
          <w:rPr>
            <w:noProof/>
            <w:webHidden/>
          </w:rPr>
          <w:instrText xml:space="preserve"> PAGEREF _Toc366141911 \h </w:instrText>
        </w:r>
        <w:r>
          <w:rPr>
            <w:noProof/>
            <w:webHidden/>
          </w:rPr>
        </w:r>
        <w:r>
          <w:rPr>
            <w:noProof/>
            <w:webHidden/>
          </w:rPr>
          <w:fldChar w:fldCharType="separate"/>
        </w:r>
        <w:r w:rsidR="00083CEC">
          <w:rPr>
            <w:noProof/>
            <w:webHidden/>
          </w:rPr>
          <w:t>155</w:t>
        </w:r>
        <w:r>
          <w:rPr>
            <w:noProof/>
            <w:webHidden/>
          </w:rPr>
          <w:fldChar w:fldCharType="end"/>
        </w:r>
      </w:hyperlink>
    </w:p>
    <w:p w14:paraId="0A215314" w14:textId="77777777" w:rsidR="00FB0307" w:rsidRPr="00F92BFE" w:rsidRDefault="00FB0307">
      <w:pPr>
        <w:pStyle w:val="3a"/>
        <w:rPr>
          <w:rFonts w:ascii="Calibri" w:eastAsia="Times New Roman" w:hAnsi="Calibri" w:cs="Arial"/>
          <w:b w:val="0"/>
          <w:noProof/>
          <w:sz w:val="22"/>
          <w:szCs w:val="22"/>
          <w:lang w:val="en-US" w:eastAsia="en-US"/>
        </w:rPr>
      </w:pPr>
      <w:hyperlink w:anchor="_Toc366141912" w:history="1">
        <w:r w:rsidRPr="00761B91">
          <w:rPr>
            <w:rStyle w:val="affb"/>
            <w:noProof/>
          </w:rPr>
          <w:t>12.9.1</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_Toc366141912 \h </w:instrText>
        </w:r>
        <w:r>
          <w:rPr>
            <w:noProof/>
            <w:webHidden/>
          </w:rPr>
        </w:r>
        <w:r>
          <w:rPr>
            <w:noProof/>
            <w:webHidden/>
          </w:rPr>
          <w:fldChar w:fldCharType="separate"/>
        </w:r>
        <w:r w:rsidR="00083CEC">
          <w:rPr>
            <w:noProof/>
            <w:webHidden/>
          </w:rPr>
          <w:t>155</w:t>
        </w:r>
        <w:r>
          <w:rPr>
            <w:noProof/>
            <w:webHidden/>
          </w:rPr>
          <w:fldChar w:fldCharType="end"/>
        </w:r>
      </w:hyperlink>
    </w:p>
    <w:p w14:paraId="3B7CDEFD" w14:textId="77777777" w:rsidR="00FB0307" w:rsidRPr="00F92BFE" w:rsidRDefault="00FB0307">
      <w:pPr>
        <w:pStyle w:val="2c"/>
        <w:rPr>
          <w:rFonts w:ascii="Calibri" w:eastAsia="Times New Roman" w:hAnsi="Calibri" w:cs="Arial"/>
          <w:b w:val="0"/>
          <w:noProof/>
          <w:sz w:val="22"/>
          <w:szCs w:val="22"/>
          <w:lang w:val="en-US" w:eastAsia="en-US"/>
        </w:rPr>
      </w:pPr>
      <w:hyperlink w:anchor="_Toc366141913" w:history="1">
        <w:r w:rsidRPr="00761B91">
          <w:rPr>
            <w:rStyle w:val="affb"/>
            <w:noProof/>
          </w:rPr>
          <w:t>12.10</w:t>
        </w:r>
        <w:r w:rsidRPr="00F92BFE">
          <w:rPr>
            <w:rFonts w:ascii="Calibri" w:eastAsia="Times New Roman" w:hAnsi="Calibri" w:cs="Arial"/>
            <w:b w:val="0"/>
            <w:noProof/>
            <w:sz w:val="22"/>
            <w:szCs w:val="22"/>
            <w:lang w:val="en-US" w:eastAsia="en-US"/>
          </w:rPr>
          <w:tab/>
        </w:r>
        <w:r w:rsidRPr="00761B91">
          <w:rPr>
            <w:rStyle w:val="affb"/>
            <w:noProof/>
          </w:rPr>
          <w:t>Binary Bitwise Operators</w:t>
        </w:r>
        <w:r>
          <w:rPr>
            <w:noProof/>
            <w:webHidden/>
          </w:rPr>
          <w:tab/>
        </w:r>
        <w:r>
          <w:rPr>
            <w:noProof/>
            <w:webHidden/>
          </w:rPr>
          <w:fldChar w:fldCharType="begin"/>
        </w:r>
        <w:r>
          <w:rPr>
            <w:noProof/>
            <w:webHidden/>
          </w:rPr>
          <w:instrText xml:space="preserve"> PAGEREF _Toc366141913 \h </w:instrText>
        </w:r>
        <w:r>
          <w:rPr>
            <w:noProof/>
            <w:webHidden/>
          </w:rPr>
        </w:r>
        <w:r>
          <w:rPr>
            <w:noProof/>
            <w:webHidden/>
          </w:rPr>
          <w:fldChar w:fldCharType="separate"/>
        </w:r>
        <w:r w:rsidR="00083CEC">
          <w:rPr>
            <w:noProof/>
            <w:webHidden/>
          </w:rPr>
          <w:t>156</w:t>
        </w:r>
        <w:r>
          <w:rPr>
            <w:noProof/>
            <w:webHidden/>
          </w:rPr>
          <w:fldChar w:fldCharType="end"/>
        </w:r>
      </w:hyperlink>
    </w:p>
    <w:p w14:paraId="408356A5" w14:textId="77777777" w:rsidR="00FB0307" w:rsidRPr="00F92BFE" w:rsidRDefault="00FB0307">
      <w:pPr>
        <w:pStyle w:val="2c"/>
        <w:rPr>
          <w:rFonts w:ascii="Calibri" w:eastAsia="Times New Roman" w:hAnsi="Calibri" w:cs="Arial"/>
          <w:b w:val="0"/>
          <w:noProof/>
          <w:sz w:val="22"/>
          <w:szCs w:val="22"/>
          <w:lang w:val="en-US" w:eastAsia="en-US"/>
        </w:rPr>
      </w:pPr>
      <w:hyperlink w:anchor="_Toc366141914" w:history="1">
        <w:r w:rsidRPr="00761B91">
          <w:rPr>
            <w:rStyle w:val="affb"/>
            <w:noProof/>
          </w:rPr>
          <w:t>12.11</w:t>
        </w:r>
        <w:r w:rsidRPr="00F92BFE">
          <w:rPr>
            <w:rFonts w:ascii="Calibri" w:eastAsia="Times New Roman" w:hAnsi="Calibri" w:cs="Arial"/>
            <w:b w:val="0"/>
            <w:noProof/>
            <w:sz w:val="22"/>
            <w:szCs w:val="22"/>
            <w:lang w:val="en-US" w:eastAsia="en-US"/>
          </w:rPr>
          <w:tab/>
        </w:r>
        <w:r w:rsidRPr="00761B91">
          <w:rPr>
            <w:rStyle w:val="affb"/>
            <w:noProof/>
          </w:rPr>
          <w:t>Binary Logical Operators</w:t>
        </w:r>
        <w:r>
          <w:rPr>
            <w:noProof/>
            <w:webHidden/>
          </w:rPr>
          <w:tab/>
        </w:r>
        <w:r>
          <w:rPr>
            <w:noProof/>
            <w:webHidden/>
          </w:rPr>
          <w:fldChar w:fldCharType="begin"/>
        </w:r>
        <w:r>
          <w:rPr>
            <w:noProof/>
            <w:webHidden/>
          </w:rPr>
          <w:instrText xml:space="preserve"> PAGEREF _Toc366141914 \h </w:instrText>
        </w:r>
        <w:r>
          <w:rPr>
            <w:noProof/>
            <w:webHidden/>
          </w:rPr>
        </w:r>
        <w:r>
          <w:rPr>
            <w:noProof/>
            <w:webHidden/>
          </w:rPr>
          <w:fldChar w:fldCharType="separate"/>
        </w:r>
        <w:r w:rsidR="00083CEC">
          <w:rPr>
            <w:noProof/>
            <w:webHidden/>
          </w:rPr>
          <w:t>157</w:t>
        </w:r>
        <w:r>
          <w:rPr>
            <w:noProof/>
            <w:webHidden/>
          </w:rPr>
          <w:fldChar w:fldCharType="end"/>
        </w:r>
      </w:hyperlink>
    </w:p>
    <w:p w14:paraId="099FBD67" w14:textId="77777777" w:rsidR="00FB0307" w:rsidRPr="00F92BFE" w:rsidRDefault="00FB0307">
      <w:pPr>
        <w:pStyle w:val="2c"/>
        <w:rPr>
          <w:rFonts w:ascii="Calibri" w:eastAsia="Times New Roman" w:hAnsi="Calibri" w:cs="Arial"/>
          <w:b w:val="0"/>
          <w:noProof/>
          <w:sz w:val="22"/>
          <w:szCs w:val="22"/>
          <w:lang w:val="en-US" w:eastAsia="en-US"/>
        </w:rPr>
      </w:pPr>
      <w:hyperlink w:anchor="_Toc366141915" w:history="1">
        <w:r w:rsidRPr="00761B91">
          <w:rPr>
            <w:rStyle w:val="affb"/>
            <w:noProof/>
          </w:rPr>
          <w:t>12.12</w:t>
        </w:r>
        <w:r w:rsidRPr="00F92BFE">
          <w:rPr>
            <w:rFonts w:ascii="Calibri" w:eastAsia="Times New Roman" w:hAnsi="Calibri" w:cs="Arial"/>
            <w:b w:val="0"/>
            <w:noProof/>
            <w:sz w:val="22"/>
            <w:szCs w:val="22"/>
            <w:lang w:val="en-US" w:eastAsia="en-US"/>
          </w:rPr>
          <w:tab/>
        </w:r>
        <w:r w:rsidRPr="00761B91">
          <w:rPr>
            <w:rStyle w:val="affb"/>
            <w:noProof/>
          </w:rPr>
          <w:t>Conditional Operator (</w:t>
        </w:r>
        <w:r w:rsidRPr="00761B91">
          <w:rPr>
            <w:rStyle w:val="affb"/>
            <w:rFonts w:ascii="Courier New" w:hAnsi="Courier New"/>
            <w:caps/>
            <w:noProof/>
          </w:rPr>
          <w:t xml:space="preserve"> ? : )</w:t>
        </w:r>
        <w:r>
          <w:rPr>
            <w:noProof/>
            <w:webHidden/>
          </w:rPr>
          <w:tab/>
        </w:r>
        <w:r>
          <w:rPr>
            <w:noProof/>
            <w:webHidden/>
          </w:rPr>
          <w:fldChar w:fldCharType="begin"/>
        </w:r>
        <w:r>
          <w:rPr>
            <w:noProof/>
            <w:webHidden/>
          </w:rPr>
          <w:instrText xml:space="preserve"> PAGEREF _Toc366141915 \h </w:instrText>
        </w:r>
        <w:r>
          <w:rPr>
            <w:noProof/>
            <w:webHidden/>
          </w:rPr>
        </w:r>
        <w:r>
          <w:rPr>
            <w:noProof/>
            <w:webHidden/>
          </w:rPr>
          <w:fldChar w:fldCharType="separate"/>
        </w:r>
        <w:r w:rsidR="00083CEC">
          <w:rPr>
            <w:noProof/>
            <w:webHidden/>
          </w:rPr>
          <w:t>158</w:t>
        </w:r>
        <w:r>
          <w:rPr>
            <w:noProof/>
            <w:webHidden/>
          </w:rPr>
          <w:fldChar w:fldCharType="end"/>
        </w:r>
      </w:hyperlink>
    </w:p>
    <w:p w14:paraId="5031DA81" w14:textId="77777777" w:rsidR="00FB0307" w:rsidRPr="00F92BFE" w:rsidRDefault="00FB0307">
      <w:pPr>
        <w:pStyle w:val="2c"/>
        <w:rPr>
          <w:rFonts w:ascii="Calibri" w:eastAsia="Times New Roman" w:hAnsi="Calibri" w:cs="Arial"/>
          <w:b w:val="0"/>
          <w:noProof/>
          <w:sz w:val="22"/>
          <w:szCs w:val="22"/>
          <w:lang w:val="en-US" w:eastAsia="en-US"/>
        </w:rPr>
      </w:pPr>
      <w:hyperlink w:anchor="_Toc366141916" w:history="1">
        <w:r w:rsidRPr="00761B91">
          <w:rPr>
            <w:rStyle w:val="affb"/>
            <w:noProof/>
          </w:rPr>
          <w:t>12.13</w:t>
        </w:r>
        <w:r w:rsidRPr="00F92BFE">
          <w:rPr>
            <w:rFonts w:ascii="Calibri" w:eastAsia="Times New Roman" w:hAnsi="Calibri" w:cs="Arial"/>
            <w:b w:val="0"/>
            <w:noProof/>
            <w:sz w:val="22"/>
            <w:szCs w:val="22"/>
            <w:lang w:val="en-US" w:eastAsia="en-US"/>
          </w:rPr>
          <w:tab/>
        </w:r>
        <w:r w:rsidRPr="00761B91">
          <w:rPr>
            <w:rStyle w:val="affb"/>
            <w:noProof/>
          </w:rPr>
          <w:t>Assignment Operators</w:t>
        </w:r>
        <w:r>
          <w:rPr>
            <w:noProof/>
            <w:webHidden/>
          </w:rPr>
          <w:tab/>
        </w:r>
        <w:r>
          <w:rPr>
            <w:noProof/>
            <w:webHidden/>
          </w:rPr>
          <w:fldChar w:fldCharType="begin"/>
        </w:r>
        <w:r>
          <w:rPr>
            <w:noProof/>
            <w:webHidden/>
          </w:rPr>
          <w:instrText xml:space="preserve"> PAGEREF _Toc366141916 \h </w:instrText>
        </w:r>
        <w:r>
          <w:rPr>
            <w:noProof/>
            <w:webHidden/>
          </w:rPr>
        </w:r>
        <w:r>
          <w:rPr>
            <w:noProof/>
            <w:webHidden/>
          </w:rPr>
          <w:fldChar w:fldCharType="separate"/>
        </w:r>
        <w:r w:rsidR="00083CEC">
          <w:rPr>
            <w:noProof/>
            <w:webHidden/>
          </w:rPr>
          <w:t>158</w:t>
        </w:r>
        <w:r>
          <w:rPr>
            <w:noProof/>
            <w:webHidden/>
          </w:rPr>
          <w:fldChar w:fldCharType="end"/>
        </w:r>
      </w:hyperlink>
    </w:p>
    <w:p w14:paraId="239868A6" w14:textId="77777777" w:rsidR="00FB0307" w:rsidRPr="00F92BFE" w:rsidRDefault="00FB0307">
      <w:pPr>
        <w:pStyle w:val="3a"/>
        <w:rPr>
          <w:rFonts w:ascii="Calibri" w:eastAsia="Times New Roman" w:hAnsi="Calibri" w:cs="Arial"/>
          <w:b w:val="0"/>
          <w:noProof/>
          <w:sz w:val="22"/>
          <w:szCs w:val="22"/>
          <w:lang w:val="en-US" w:eastAsia="en-US"/>
        </w:rPr>
      </w:pPr>
      <w:hyperlink w:anchor="_Toc366141917" w:history="1">
        <w:r w:rsidRPr="00761B91">
          <w:rPr>
            <w:rStyle w:val="affb"/>
            <w:noProof/>
          </w:rPr>
          <w:t>12.13.1</w:t>
        </w:r>
        <w:r w:rsidRPr="00F92BFE">
          <w:rPr>
            <w:rFonts w:ascii="Calibri" w:eastAsia="Times New Roman" w:hAnsi="Calibri" w:cs="Arial"/>
            <w:b w:val="0"/>
            <w:noProof/>
            <w:sz w:val="22"/>
            <w:szCs w:val="22"/>
            <w:lang w:val="en-US" w:eastAsia="en-US"/>
          </w:rPr>
          <w:tab/>
        </w:r>
        <w:r w:rsidRPr="00761B91">
          <w:rPr>
            <w:rStyle w:val="affb"/>
            <w:noProof/>
          </w:rPr>
          <w:t>Static Semantics</w:t>
        </w:r>
        <w:r>
          <w:rPr>
            <w:noProof/>
            <w:webHidden/>
          </w:rPr>
          <w:tab/>
        </w:r>
        <w:r>
          <w:rPr>
            <w:noProof/>
            <w:webHidden/>
          </w:rPr>
          <w:fldChar w:fldCharType="begin"/>
        </w:r>
        <w:r>
          <w:rPr>
            <w:noProof/>
            <w:webHidden/>
          </w:rPr>
          <w:instrText xml:space="preserve"> PAGEREF _Toc366141917 \h </w:instrText>
        </w:r>
        <w:r>
          <w:rPr>
            <w:noProof/>
            <w:webHidden/>
          </w:rPr>
        </w:r>
        <w:r>
          <w:rPr>
            <w:noProof/>
            <w:webHidden/>
          </w:rPr>
          <w:fldChar w:fldCharType="separate"/>
        </w:r>
        <w:r w:rsidR="00083CEC">
          <w:rPr>
            <w:noProof/>
            <w:webHidden/>
          </w:rPr>
          <w:t>158</w:t>
        </w:r>
        <w:r>
          <w:rPr>
            <w:noProof/>
            <w:webHidden/>
          </w:rPr>
          <w:fldChar w:fldCharType="end"/>
        </w:r>
      </w:hyperlink>
    </w:p>
    <w:p w14:paraId="28F35D5B" w14:textId="77777777" w:rsidR="00FB0307" w:rsidRPr="00F92BFE" w:rsidRDefault="00FB0307">
      <w:pPr>
        <w:pStyle w:val="3a"/>
        <w:rPr>
          <w:rFonts w:ascii="Calibri" w:eastAsia="Times New Roman" w:hAnsi="Calibri" w:cs="Arial"/>
          <w:b w:val="0"/>
          <w:noProof/>
          <w:sz w:val="22"/>
          <w:szCs w:val="22"/>
          <w:lang w:val="en-US" w:eastAsia="en-US"/>
        </w:rPr>
      </w:pPr>
      <w:hyperlink w:anchor="_Toc366141918" w:history="1">
        <w:r w:rsidRPr="00761B91">
          <w:rPr>
            <w:rStyle w:val="affb"/>
            <w:noProof/>
          </w:rPr>
          <w:t>12.13.2</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_Toc366141918 \h </w:instrText>
        </w:r>
        <w:r>
          <w:rPr>
            <w:noProof/>
            <w:webHidden/>
          </w:rPr>
        </w:r>
        <w:r>
          <w:rPr>
            <w:noProof/>
            <w:webHidden/>
          </w:rPr>
          <w:fldChar w:fldCharType="separate"/>
        </w:r>
        <w:r w:rsidR="00083CEC">
          <w:rPr>
            <w:noProof/>
            <w:webHidden/>
          </w:rPr>
          <w:t>159</w:t>
        </w:r>
        <w:r>
          <w:rPr>
            <w:noProof/>
            <w:webHidden/>
          </w:rPr>
          <w:fldChar w:fldCharType="end"/>
        </w:r>
      </w:hyperlink>
    </w:p>
    <w:p w14:paraId="1B51369D" w14:textId="77777777" w:rsidR="00FB0307" w:rsidRPr="00F92BFE" w:rsidRDefault="00FB0307">
      <w:pPr>
        <w:pStyle w:val="3a"/>
        <w:rPr>
          <w:rFonts w:ascii="Calibri" w:eastAsia="Times New Roman" w:hAnsi="Calibri" w:cs="Arial"/>
          <w:b w:val="0"/>
          <w:noProof/>
          <w:sz w:val="22"/>
          <w:szCs w:val="22"/>
          <w:lang w:val="en-US" w:eastAsia="en-US"/>
        </w:rPr>
      </w:pPr>
      <w:hyperlink w:anchor="_Toc366141919" w:history="1">
        <w:r w:rsidRPr="00761B91">
          <w:rPr>
            <w:rStyle w:val="affb"/>
            <w:noProof/>
          </w:rPr>
          <w:t>12.13.3</w:t>
        </w:r>
        <w:r w:rsidRPr="00F92BFE">
          <w:rPr>
            <w:rFonts w:ascii="Calibri" w:eastAsia="Times New Roman" w:hAnsi="Calibri" w:cs="Arial"/>
            <w:b w:val="0"/>
            <w:noProof/>
            <w:sz w:val="22"/>
            <w:szCs w:val="22"/>
            <w:lang w:val="en-US" w:eastAsia="en-US"/>
          </w:rPr>
          <w:tab/>
        </w:r>
        <w:r w:rsidRPr="00761B91">
          <w:rPr>
            <w:rStyle w:val="affb"/>
            <w:noProof/>
          </w:rPr>
          <w:t>Destructuring Assignment</w:t>
        </w:r>
        <w:r>
          <w:rPr>
            <w:noProof/>
            <w:webHidden/>
          </w:rPr>
          <w:tab/>
        </w:r>
        <w:r>
          <w:rPr>
            <w:noProof/>
            <w:webHidden/>
          </w:rPr>
          <w:fldChar w:fldCharType="begin"/>
        </w:r>
        <w:r>
          <w:rPr>
            <w:noProof/>
            <w:webHidden/>
          </w:rPr>
          <w:instrText xml:space="preserve"> PAGEREF _Toc366141919 \h </w:instrText>
        </w:r>
        <w:r>
          <w:rPr>
            <w:noProof/>
            <w:webHidden/>
          </w:rPr>
        </w:r>
        <w:r>
          <w:rPr>
            <w:noProof/>
            <w:webHidden/>
          </w:rPr>
          <w:fldChar w:fldCharType="separate"/>
        </w:r>
        <w:r w:rsidR="00083CEC">
          <w:rPr>
            <w:noProof/>
            <w:webHidden/>
          </w:rPr>
          <w:t>160</w:t>
        </w:r>
        <w:r>
          <w:rPr>
            <w:noProof/>
            <w:webHidden/>
          </w:rPr>
          <w:fldChar w:fldCharType="end"/>
        </w:r>
      </w:hyperlink>
    </w:p>
    <w:p w14:paraId="15A8F49D" w14:textId="77777777" w:rsidR="00FB0307" w:rsidRPr="00F92BFE" w:rsidRDefault="00FB0307">
      <w:pPr>
        <w:pStyle w:val="2c"/>
        <w:rPr>
          <w:rFonts w:ascii="Calibri" w:eastAsia="Times New Roman" w:hAnsi="Calibri" w:cs="Arial"/>
          <w:b w:val="0"/>
          <w:noProof/>
          <w:sz w:val="22"/>
          <w:szCs w:val="22"/>
          <w:lang w:val="en-US" w:eastAsia="en-US"/>
        </w:rPr>
      </w:pPr>
      <w:hyperlink w:anchor="_Toc366141920" w:history="1">
        <w:r w:rsidRPr="00761B91">
          <w:rPr>
            <w:rStyle w:val="affb"/>
            <w:noProof/>
          </w:rPr>
          <w:t>12.14</w:t>
        </w:r>
        <w:r w:rsidRPr="00F92BFE">
          <w:rPr>
            <w:rFonts w:ascii="Calibri" w:eastAsia="Times New Roman" w:hAnsi="Calibri" w:cs="Arial"/>
            <w:b w:val="0"/>
            <w:noProof/>
            <w:sz w:val="22"/>
            <w:szCs w:val="22"/>
            <w:lang w:val="en-US" w:eastAsia="en-US"/>
          </w:rPr>
          <w:tab/>
        </w:r>
        <w:r w:rsidRPr="00761B91">
          <w:rPr>
            <w:rStyle w:val="affb"/>
            <w:noProof/>
          </w:rPr>
          <w:t>Comma Operator (</w:t>
        </w:r>
        <w:r w:rsidRPr="00761B91">
          <w:rPr>
            <w:rStyle w:val="affb"/>
            <w:rFonts w:ascii="Courier New" w:hAnsi="Courier New"/>
            <w:smallCaps/>
            <w:noProof/>
          </w:rPr>
          <w:t xml:space="preserve"> , )</w:t>
        </w:r>
        <w:r>
          <w:rPr>
            <w:noProof/>
            <w:webHidden/>
          </w:rPr>
          <w:tab/>
        </w:r>
        <w:r>
          <w:rPr>
            <w:noProof/>
            <w:webHidden/>
          </w:rPr>
          <w:fldChar w:fldCharType="begin"/>
        </w:r>
        <w:r>
          <w:rPr>
            <w:noProof/>
            <w:webHidden/>
          </w:rPr>
          <w:instrText xml:space="preserve"> PAGEREF _Toc366141920 \h </w:instrText>
        </w:r>
        <w:r>
          <w:rPr>
            <w:noProof/>
            <w:webHidden/>
          </w:rPr>
        </w:r>
        <w:r>
          <w:rPr>
            <w:noProof/>
            <w:webHidden/>
          </w:rPr>
          <w:fldChar w:fldCharType="separate"/>
        </w:r>
        <w:r w:rsidR="00083CEC">
          <w:rPr>
            <w:noProof/>
            <w:webHidden/>
          </w:rPr>
          <w:t>164</w:t>
        </w:r>
        <w:r>
          <w:rPr>
            <w:noProof/>
            <w:webHidden/>
          </w:rPr>
          <w:fldChar w:fldCharType="end"/>
        </w:r>
      </w:hyperlink>
    </w:p>
    <w:p w14:paraId="0DBCDAC5" w14:textId="77777777" w:rsidR="00FB0307" w:rsidRPr="00F92BFE" w:rsidRDefault="00FB0307">
      <w:pPr>
        <w:pStyle w:val="12"/>
        <w:rPr>
          <w:rFonts w:ascii="Calibri" w:eastAsia="Times New Roman" w:hAnsi="Calibri" w:cs="Arial"/>
          <w:b w:val="0"/>
          <w:noProof/>
          <w:sz w:val="22"/>
          <w:szCs w:val="22"/>
          <w:lang w:val="en-US" w:eastAsia="en-US"/>
        </w:rPr>
      </w:pPr>
      <w:hyperlink w:anchor="_Toc366141921" w:history="1">
        <w:r w:rsidRPr="00761B91">
          <w:rPr>
            <w:rStyle w:val="affb"/>
            <w:noProof/>
          </w:rPr>
          <w:t>13</w:t>
        </w:r>
        <w:r w:rsidRPr="00F92BFE">
          <w:rPr>
            <w:rFonts w:ascii="Calibri" w:eastAsia="Times New Roman" w:hAnsi="Calibri" w:cs="Arial"/>
            <w:b w:val="0"/>
            <w:noProof/>
            <w:sz w:val="22"/>
            <w:szCs w:val="22"/>
            <w:lang w:val="en-US" w:eastAsia="en-US"/>
          </w:rPr>
          <w:tab/>
        </w:r>
        <w:r w:rsidRPr="00761B91">
          <w:rPr>
            <w:rStyle w:val="affb"/>
            <w:noProof/>
          </w:rPr>
          <w:t>ECMAScript Language: Statements and Declarations</w:t>
        </w:r>
        <w:r>
          <w:rPr>
            <w:noProof/>
            <w:webHidden/>
          </w:rPr>
          <w:tab/>
        </w:r>
        <w:r>
          <w:rPr>
            <w:noProof/>
            <w:webHidden/>
          </w:rPr>
          <w:fldChar w:fldCharType="begin"/>
        </w:r>
        <w:r>
          <w:rPr>
            <w:noProof/>
            <w:webHidden/>
          </w:rPr>
          <w:instrText xml:space="preserve"> PAGEREF _Toc366141921 \h </w:instrText>
        </w:r>
        <w:r>
          <w:rPr>
            <w:noProof/>
            <w:webHidden/>
          </w:rPr>
        </w:r>
        <w:r>
          <w:rPr>
            <w:noProof/>
            <w:webHidden/>
          </w:rPr>
          <w:fldChar w:fldCharType="separate"/>
        </w:r>
        <w:r w:rsidR="00083CEC">
          <w:rPr>
            <w:noProof/>
            <w:webHidden/>
          </w:rPr>
          <w:t>164</w:t>
        </w:r>
        <w:r>
          <w:rPr>
            <w:noProof/>
            <w:webHidden/>
          </w:rPr>
          <w:fldChar w:fldCharType="end"/>
        </w:r>
      </w:hyperlink>
    </w:p>
    <w:p w14:paraId="21215FBB" w14:textId="77777777" w:rsidR="00FB0307" w:rsidRPr="00F92BFE" w:rsidRDefault="00FB0307">
      <w:pPr>
        <w:pStyle w:val="2c"/>
        <w:rPr>
          <w:rFonts w:ascii="Calibri" w:eastAsia="Times New Roman" w:hAnsi="Calibri" w:cs="Arial"/>
          <w:b w:val="0"/>
          <w:noProof/>
          <w:sz w:val="22"/>
          <w:szCs w:val="22"/>
          <w:lang w:val="en-US" w:eastAsia="en-US"/>
        </w:rPr>
      </w:pPr>
      <w:hyperlink w:anchor="_Toc366141922" w:history="1">
        <w:r w:rsidRPr="00761B91">
          <w:rPr>
            <w:rStyle w:val="affb"/>
            <w:noProof/>
          </w:rPr>
          <w:t>13.1</w:t>
        </w:r>
        <w:r w:rsidRPr="00F92BFE">
          <w:rPr>
            <w:rFonts w:ascii="Calibri" w:eastAsia="Times New Roman" w:hAnsi="Calibri" w:cs="Arial"/>
            <w:b w:val="0"/>
            <w:noProof/>
            <w:sz w:val="22"/>
            <w:szCs w:val="22"/>
            <w:lang w:val="en-US" w:eastAsia="en-US"/>
          </w:rPr>
          <w:tab/>
        </w:r>
        <w:r w:rsidRPr="00761B91">
          <w:rPr>
            <w:rStyle w:val="affb"/>
            <w:noProof/>
          </w:rPr>
          <w:t>Block</w:t>
        </w:r>
        <w:r>
          <w:rPr>
            <w:noProof/>
            <w:webHidden/>
          </w:rPr>
          <w:tab/>
        </w:r>
        <w:r>
          <w:rPr>
            <w:noProof/>
            <w:webHidden/>
          </w:rPr>
          <w:fldChar w:fldCharType="begin"/>
        </w:r>
        <w:r>
          <w:rPr>
            <w:noProof/>
            <w:webHidden/>
          </w:rPr>
          <w:instrText xml:space="preserve"> PAGEREF _Toc366141922 \h </w:instrText>
        </w:r>
        <w:r>
          <w:rPr>
            <w:noProof/>
            <w:webHidden/>
          </w:rPr>
        </w:r>
        <w:r>
          <w:rPr>
            <w:noProof/>
            <w:webHidden/>
          </w:rPr>
          <w:fldChar w:fldCharType="separate"/>
        </w:r>
        <w:r w:rsidR="00083CEC">
          <w:rPr>
            <w:noProof/>
            <w:webHidden/>
          </w:rPr>
          <w:t>165</w:t>
        </w:r>
        <w:r>
          <w:rPr>
            <w:noProof/>
            <w:webHidden/>
          </w:rPr>
          <w:fldChar w:fldCharType="end"/>
        </w:r>
      </w:hyperlink>
    </w:p>
    <w:p w14:paraId="18624A33" w14:textId="77777777" w:rsidR="00FB0307" w:rsidRPr="00F92BFE" w:rsidRDefault="00FB0307">
      <w:pPr>
        <w:pStyle w:val="3a"/>
        <w:rPr>
          <w:rFonts w:ascii="Calibri" w:eastAsia="Times New Roman" w:hAnsi="Calibri" w:cs="Arial"/>
          <w:b w:val="0"/>
          <w:noProof/>
          <w:sz w:val="22"/>
          <w:szCs w:val="22"/>
          <w:lang w:val="en-US" w:eastAsia="en-US"/>
        </w:rPr>
      </w:pPr>
      <w:hyperlink w:anchor="_Toc366141923" w:history="1">
        <w:r w:rsidRPr="00761B91">
          <w:rPr>
            <w:rStyle w:val="affb"/>
            <w:noProof/>
          </w:rPr>
          <w:t>13.1.1</w:t>
        </w:r>
        <w:r w:rsidRPr="00F92BFE">
          <w:rPr>
            <w:rFonts w:ascii="Calibri" w:eastAsia="Times New Roman" w:hAnsi="Calibri" w:cs="Arial"/>
            <w:b w:val="0"/>
            <w:noProof/>
            <w:sz w:val="22"/>
            <w:szCs w:val="22"/>
            <w:lang w:val="en-US" w:eastAsia="en-US"/>
          </w:rPr>
          <w:tab/>
        </w:r>
        <w:r w:rsidRPr="00761B91">
          <w:rPr>
            <w:rStyle w:val="affb"/>
            <w:noProof/>
          </w:rPr>
          <w:t>Static Semantics</w:t>
        </w:r>
        <w:r>
          <w:rPr>
            <w:noProof/>
            <w:webHidden/>
          </w:rPr>
          <w:tab/>
        </w:r>
        <w:r>
          <w:rPr>
            <w:noProof/>
            <w:webHidden/>
          </w:rPr>
          <w:fldChar w:fldCharType="begin"/>
        </w:r>
        <w:r>
          <w:rPr>
            <w:noProof/>
            <w:webHidden/>
          </w:rPr>
          <w:instrText xml:space="preserve"> PAGEREF _Toc366141923 \h </w:instrText>
        </w:r>
        <w:r>
          <w:rPr>
            <w:noProof/>
            <w:webHidden/>
          </w:rPr>
        </w:r>
        <w:r>
          <w:rPr>
            <w:noProof/>
            <w:webHidden/>
          </w:rPr>
          <w:fldChar w:fldCharType="separate"/>
        </w:r>
        <w:r w:rsidR="00083CEC">
          <w:rPr>
            <w:noProof/>
            <w:webHidden/>
          </w:rPr>
          <w:t>166</w:t>
        </w:r>
        <w:r>
          <w:rPr>
            <w:noProof/>
            <w:webHidden/>
          </w:rPr>
          <w:fldChar w:fldCharType="end"/>
        </w:r>
      </w:hyperlink>
    </w:p>
    <w:p w14:paraId="0DC54206" w14:textId="77777777" w:rsidR="00FB0307" w:rsidRPr="00F92BFE" w:rsidRDefault="00FB0307">
      <w:pPr>
        <w:pStyle w:val="3a"/>
        <w:rPr>
          <w:rFonts w:ascii="Calibri" w:eastAsia="Times New Roman" w:hAnsi="Calibri" w:cs="Arial"/>
          <w:b w:val="0"/>
          <w:noProof/>
          <w:sz w:val="22"/>
          <w:szCs w:val="22"/>
          <w:lang w:val="en-US" w:eastAsia="en-US"/>
        </w:rPr>
      </w:pPr>
      <w:hyperlink w:anchor="_Toc366141924" w:history="1">
        <w:r w:rsidRPr="00761B91">
          <w:rPr>
            <w:rStyle w:val="affb"/>
            <w:noProof/>
          </w:rPr>
          <w:t>13.1.2</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_Toc366141924 \h </w:instrText>
        </w:r>
        <w:r>
          <w:rPr>
            <w:noProof/>
            <w:webHidden/>
          </w:rPr>
        </w:r>
        <w:r>
          <w:rPr>
            <w:noProof/>
            <w:webHidden/>
          </w:rPr>
          <w:fldChar w:fldCharType="separate"/>
        </w:r>
        <w:r w:rsidR="00083CEC">
          <w:rPr>
            <w:noProof/>
            <w:webHidden/>
          </w:rPr>
          <w:t>168</w:t>
        </w:r>
        <w:r>
          <w:rPr>
            <w:noProof/>
            <w:webHidden/>
          </w:rPr>
          <w:fldChar w:fldCharType="end"/>
        </w:r>
      </w:hyperlink>
    </w:p>
    <w:p w14:paraId="63829C32" w14:textId="77777777" w:rsidR="00FB0307" w:rsidRPr="00F92BFE" w:rsidRDefault="00FB0307">
      <w:pPr>
        <w:pStyle w:val="2c"/>
        <w:rPr>
          <w:rFonts w:ascii="Calibri" w:eastAsia="Times New Roman" w:hAnsi="Calibri" w:cs="Arial"/>
          <w:b w:val="0"/>
          <w:noProof/>
          <w:sz w:val="22"/>
          <w:szCs w:val="22"/>
          <w:lang w:val="en-US" w:eastAsia="en-US"/>
        </w:rPr>
      </w:pPr>
      <w:hyperlink w:anchor="_Toc366141925" w:history="1">
        <w:r w:rsidRPr="00761B91">
          <w:rPr>
            <w:rStyle w:val="affb"/>
            <w:noProof/>
          </w:rPr>
          <w:t>13.2</w:t>
        </w:r>
        <w:r w:rsidRPr="00F92BFE">
          <w:rPr>
            <w:rFonts w:ascii="Calibri" w:eastAsia="Times New Roman" w:hAnsi="Calibri" w:cs="Arial"/>
            <w:b w:val="0"/>
            <w:noProof/>
            <w:sz w:val="22"/>
            <w:szCs w:val="22"/>
            <w:lang w:val="en-US" w:eastAsia="en-US"/>
          </w:rPr>
          <w:tab/>
        </w:r>
        <w:r w:rsidRPr="00761B91">
          <w:rPr>
            <w:rStyle w:val="affb"/>
            <w:noProof/>
          </w:rPr>
          <w:t>Declarations and the Variable Statement</w:t>
        </w:r>
        <w:r>
          <w:rPr>
            <w:noProof/>
            <w:webHidden/>
          </w:rPr>
          <w:tab/>
        </w:r>
        <w:r>
          <w:rPr>
            <w:noProof/>
            <w:webHidden/>
          </w:rPr>
          <w:fldChar w:fldCharType="begin"/>
        </w:r>
        <w:r>
          <w:rPr>
            <w:noProof/>
            <w:webHidden/>
          </w:rPr>
          <w:instrText xml:space="preserve"> PAGEREF _Toc366141925 \h </w:instrText>
        </w:r>
        <w:r>
          <w:rPr>
            <w:noProof/>
            <w:webHidden/>
          </w:rPr>
        </w:r>
        <w:r>
          <w:rPr>
            <w:noProof/>
            <w:webHidden/>
          </w:rPr>
          <w:fldChar w:fldCharType="separate"/>
        </w:r>
        <w:r w:rsidR="00083CEC">
          <w:rPr>
            <w:noProof/>
            <w:webHidden/>
          </w:rPr>
          <w:t>169</w:t>
        </w:r>
        <w:r>
          <w:rPr>
            <w:noProof/>
            <w:webHidden/>
          </w:rPr>
          <w:fldChar w:fldCharType="end"/>
        </w:r>
      </w:hyperlink>
    </w:p>
    <w:p w14:paraId="24AF16F6" w14:textId="77777777" w:rsidR="00FB0307" w:rsidRPr="00F92BFE" w:rsidRDefault="00FB0307">
      <w:pPr>
        <w:pStyle w:val="3a"/>
        <w:rPr>
          <w:rFonts w:ascii="Calibri" w:eastAsia="Times New Roman" w:hAnsi="Calibri" w:cs="Arial"/>
          <w:b w:val="0"/>
          <w:noProof/>
          <w:sz w:val="22"/>
          <w:szCs w:val="22"/>
          <w:lang w:val="en-US" w:eastAsia="en-US"/>
        </w:rPr>
      </w:pPr>
      <w:hyperlink w:anchor="_Toc366141926" w:history="1">
        <w:r w:rsidRPr="00761B91">
          <w:rPr>
            <w:rStyle w:val="affb"/>
            <w:noProof/>
          </w:rPr>
          <w:t>13.2.1</w:t>
        </w:r>
        <w:r w:rsidRPr="00F92BFE">
          <w:rPr>
            <w:rFonts w:ascii="Calibri" w:eastAsia="Times New Roman" w:hAnsi="Calibri" w:cs="Arial"/>
            <w:b w:val="0"/>
            <w:noProof/>
            <w:sz w:val="22"/>
            <w:szCs w:val="22"/>
            <w:lang w:val="en-US" w:eastAsia="en-US"/>
          </w:rPr>
          <w:tab/>
        </w:r>
        <w:r w:rsidRPr="00761B91">
          <w:rPr>
            <w:rStyle w:val="affb"/>
            <w:noProof/>
          </w:rPr>
          <w:t>Let and Const Declarations</w:t>
        </w:r>
        <w:r>
          <w:rPr>
            <w:noProof/>
            <w:webHidden/>
          </w:rPr>
          <w:tab/>
        </w:r>
        <w:r>
          <w:rPr>
            <w:noProof/>
            <w:webHidden/>
          </w:rPr>
          <w:fldChar w:fldCharType="begin"/>
        </w:r>
        <w:r>
          <w:rPr>
            <w:noProof/>
            <w:webHidden/>
          </w:rPr>
          <w:instrText xml:space="preserve"> PAGEREF _Toc366141926 \h </w:instrText>
        </w:r>
        <w:r>
          <w:rPr>
            <w:noProof/>
            <w:webHidden/>
          </w:rPr>
        </w:r>
        <w:r>
          <w:rPr>
            <w:noProof/>
            <w:webHidden/>
          </w:rPr>
          <w:fldChar w:fldCharType="separate"/>
        </w:r>
        <w:r w:rsidR="00083CEC">
          <w:rPr>
            <w:noProof/>
            <w:webHidden/>
          </w:rPr>
          <w:t>169</w:t>
        </w:r>
        <w:r>
          <w:rPr>
            <w:noProof/>
            <w:webHidden/>
          </w:rPr>
          <w:fldChar w:fldCharType="end"/>
        </w:r>
      </w:hyperlink>
    </w:p>
    <w:p w14:paraId="6C10AB50" w14:textId="77777777" w:rsidR="00FB0307" w:rsidRPr="00F92BFE" w:rsidRDefault="00FB0307">
      <w:pPr>
        <w:pStyle w:val="3a"/>
        <w:rPr>
          <w:rFonts w:ascii="Calibri" w:eastAsia="Times New Roman" w:hAnsi="Calibri" w:cs="Arial"/>
          <w:b w:val="0"/>
          <w:noProof/>
          <w:sz w:val="22"/>
          <w:szCs w:val="22"/>
          <w:lang w:val="en-US" w:eastAsia="en-US"/>
        </w:rPr>
      </w:pPr>
      <w:hyperlink w:anchor="_Toc366141927" w:history="1">
        <w:r w:rsidRPr="00761B91">
          <w:rPr>
            <w:rStyle w:val="affb"/>
            <w:noProof/>
          </w:rPr>
          <w:t>13.2.2</w:t>
        </w:r>
        <w:r w:rsidRPr="00F92BFE">
          <w:rPr>
            <w:rFonts w:ascii="Calibri" w:eastAsia="Times New Roman" w:hAnsi="Calibri" w:cs="Arial"/>
            <w:b w:val="0"/>
            <w:noProof/>
            <w:sz w:val="22"/>
            <w:szCs w:val="22"/>
            <w:lang w:val="en-US" w:eastAsia="en-US"/>
          </w:rPr>
          <w:tab/>
        </w:r>
        <w:r w:rsidRPr="00761B91">
          <w:rPr>
            <w:rStyle w:val="affb"/>
            <w:noProof/>
          </w:rPr>
          <w:t>Variable Statement</w:t>
        </w:r>
        <w:r>
          <w:rPr>
            <w:noProof/>
            <w:webHidden/>
          </w:rPr>
          <w:tab/>
        </w:r>
        <w:r>
          <w:rPr>
            <w:noProof/>
            <w:webHidden/>
          </w:rPr>
          <w:fldChar w:fldCharType="begin"/>
        </w:r>
        <w:r>
          <w:rPr>
            <w:noProof/>
            <w:webHidden/>
          </w:rPr>
          <w:instrText xml:space="preserve"> PAGEREF _Toc366141927 \h </w:instrText>
        </w:r>
        <w:r>
          <w:rPr>
            <w:noProof/>
            <w:webHidden/>
          </w:rPr>
        </w:r>
        <w:r>
          <w:rPr>
            <w:noProof/>
            <w:webHidden/>
          </w:rPr>
          <w:fldChar w:fldCharType="separate"/>
        </w:r>
        <w:r w:rsidR="00083CEC">
          <w:rPr>
            <w:noProof/>
            <w:webHidden/>
          </w:rPr>
          <w:t>172</w:t>
        </w:r>
        <w:r>
          <w:rPr>
            <w:noProof/>
            <w:webHidden/>
          </w:rPr>
          <w:fldChar w:fldCharType="end"/>
        </w:r>
      </w:hyperlink>
    </w:p>
    <w:p w14:paraId="568914FF" w14:textId="77777777" w:rsidR="00FB0307" w:rsidRPr="00F92BFE" w:rsidRDefault="00FB0307">
      <w:pPr>
        <w:pStyle w:val="3a"/>
        <w:rPr>
          <w:rFonts w:ascii="Calibri" w:eastAsia="Times New Roman" w:hAnsi="Calibri" w:cs="Arial"/>
          <w:b w:val="0"/>
          <w:noProof/>
          <w:sz w:val="22"/>
          <w:szCs w:val="22"/>
          <w:lang w:val="en-US" w:eastAsia="en-US"/>
        </w:rPr>
      </w:pPr>
      <w:hyperlink w:anchor="_Toc366141928" w:history="1">
        <w:r w:rsidRPr="00761B91">
          <w:rPr>
            <w:rStyle w:val="affb"/>
            <w:noProof/>
          </w:rPr>
          <w:t>13.2.3</w:t>
        </w:r>
        <w:r w:rsidRPr="00F92BFE">
          <w:rPr>
            <w:rFonts w:ascii="Calibri" w:eastAsia="Times New Roman" w:hAnsi="Calibri" w:cs="Arial"/>
            <w:b w:val="0"/>
            <w:noProof/>
            <w:sz w:val="22"/>
            <w:szCs w:val="22"/>
            <w:lang w:val="en-US" w:eastAsia="en-US"/>
          </w:rPr>
          <w:tab/>
        </w:r>
        <w:r w:rsidRPr="00761B91">
          <w:rPr>
            <w:rStyle w:val="affb"/>
            <w:noProof/>
          </w:rPr>
          <w:t>Destructuring Binding Patterns</w:t>
        </w:r>
        <w:r>
          <w:rPr>
            <w:noProof/>
            <w:webHidden/>
          </w:rPr>
          <w:tab/>
        </w:r>
        <w:r>
          <w:rPr>
            <w:noProof/>
            <w:webHidden/>
          </w:rPr>
          <w:fldChar w:fldCharType="begin"/>
        </w:r>
        <w:r>
          <w:rPr>
            <w:noProof/>
            <w:webHidden/>
          </w:rPr>
          <w:instrText xml:space="preserve"> PAGEREF _Toc366141928 \h </w:instrText>
        </w:r>
        <w:r>
          <w:rPr>
            <w:noProof/>
            <w:webHidden/>
          </w:rPr>
        </w:r>
        <w:r>
          <w:rPr>
            <w:noProof/>
            <w:webHidden/>
          </w:rPr>
          <w:fldChar w:fldCharType="separate"/>
        </w:r>
        <w:r w:rsidR="00083CEC">
          <w:rPr>
            <w:noProof/>
            <w:webHidden/>
          </w:rPr>
          <w:t>173</w:t>
        </w:r>
        <w:r>
          <w:rPr>
            <w:noProof/>
            <w:webHidden/>
          </w:rPr>
          <w:fldChar w:fldCharType="end"/>
        </w:r>
      </w:hyperlink>
    </w:p>
    <w:p w14:paraId="63F75B11" w14:textId="77777777" w:rsidR="00FB0307" w:rsidRPr="00F92BFE" w:rsidRDefault="00FB0307">
      <w:pPr>
        <w:pStyle w:val="2c"/>
        <w:rPr>
          <w:rFonts w:ascii="Calibri" w:eastAsia="Times New Roman" w:hAnsi="Calibri" w:cs="Arial"/>
          <w:b w:val="0"/>
          <w:noProof/>
          <w:sz w:val="22"/>
          <w:szCs w:val="22"/>
          <w:lang w:val="en-US" w:eastAsia="en-US"/>
        </w:rPr>
      </w:pPr>
      <w:hyperlink w:anchor="_Toc366141929" w:history="1">
        <w:r w:rsidRPr="00761B91">
          <w:rPr>
            <w:rStyle w:val="affb"/>
            <w:noProof/>
          </w:rPr>
          <w:t>13.3</w:t>
        </w:r>
        <w:r w:rsidRPr="00F92BFE">
          <w:rPr>
            <w:rFonts w:ascii="Calibri" w:eastAsia="Times New Roman" w:hAnsi="Calibri" w:cs="Arial"/>
            <w:b w:val="0"/>
            <w:noProof/>
            <w:sz w:val="22"/>
            <w:szCs w:val="22"/>
            <w:lang w:val="en-US" w:eastAsia="en-US"/>
          </w:rPr>
          <w:tab/>
        </w:r>
        <w:r w:rsidRPr="00761B91">
          <w:rPr>
            <w:rStyle w:val="affb"/>
            <w:noProof/>
          </w:rPr>
          <w:t>Empty Statement</w:t>
        </w:r>
        <w:r>
          <w:rPr>
            <w:noProof/>
            <w:webHidden/>
          </w:rPr>
          <w:tab/>
        </w:r>
        <w:r>
          <w:rPr>
            <w:noProof/>
            <w:webHidden/>
          </w:rPr>
          <w:fldChar w:fldCharType="begin"/>
        </w:r>
        <w:r>
          <w:rPr>
            <w:noProof/>
            <w:webHidden/>
          </w:rPr>
          <w:instrText xml:space="preserve"> PAGEREF _Toc366141929 \h </w:instrText>
        </w:r>
        <w:r>
          <w:rPr>
            <w:noProof/>
            <w:webHidden/>
          </w:rPr>
        </w:r>
        <w:r>
          <w:rPr>
            <w:noProof/>
            <w:webHidden/>
          </w:rPr>
          <w:fldChar w:fldCharType="separate"/>
        </w:r>
        <w:r w:rsidR="00083CEC">
          <w:rPr>
            <w:noProof/>
            <w:webHidden/>
          </w:rPr>
          <w:t>179</w:t>
        </w:r>
        <w:r>
          <w:rPr>
            <w:noProof/>
            <w:webHidden/>
          </w:rPr>
          <w:fldChar w:fldCharType="end"/>
        </w:r>
      </w:hyperlink>
    </w:p>
    <w:p w14:paraId="236D929D" w14:textId="77777777" w:rsidR="00FB0307" w:rsidRPr="00F92BFE" w:rsidRDefault="00FB0307">
      <w:pPr>
        <w:pStyle w:val="3a"/>
        <w:rPr>
          <w:rFonts w:ascii="Calibri" w:eastAsia="Times New Roman" w:hAnsi="Calibri" w:cs="Arial"/>
          <w:b w:val="0"/>
          <w:noProof/>
          <w:sz w:val="22"/>
          <w:szCs w:val="22"/>
          <w:lang w:val="en-US" w:eastAsia="en-US"/>
        </w:rPr>
      </w:pPr>
      <w:hyperlink w:anchor="_Toc366141930" w:history="1">
        <w:r w:rsidRPr="00761B91">
          <w:rPr>
            <w:rStyle w:val="affb"/>
            <w:noProof/>
          </w:rPr>
          <w:t>13.3.1</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_Toc366141930 \h </w:instrText>
        </w:r>
        <w:r>
          <w:rPr>
            <w:noProof/>
            <w:webHidden/>
          </w:rPr>
        </w:r>
        <w:r>
          <w:rPr>
            <w:noProof/>
            <w:webHidden/>
          </w:rPr>
          <w:fldChar w:fldCharType="separate"/>
        </w:r>
        <w:r w:rsidR="00083CEC">
          <w:rPr>
            <w:noProof/>
            <w:webHidden/>
          </w:rPr>
          <w:t>179</w:t>
        </w:r>
        <w:r>
          <w:rPr>
            <w:noProof/>
            <w:webHidden/>
          </w:rPr>
          <w:fldChar w:fldCharType="end"/>
        </w:r>
      </w:hyperlink>
    </w:p>
    <w:p w14:paraId="3D9E590B" w14:textId="77777777" w:rsidR="00FB0307" w:rsidRPr="00F92BFE" w:rsidRDefault="00FB0307">
      <w:pPr>
        <w:pStyle w:val="2c"/>
        <w:rPr>
          <w:rFonts w:ascii="Calibri" w:eastAsia="Times New Roman" w:hAnsi="Calibri" w:cs="Arial"/>
          <w:b w:val="0"/>
          <w:noProof/>
          <w:sz w:val="22"/>
          <w:szCs w:val="22"/>
          <w:lang w:val="en-US" w:eastAsia="en-US"/>
        </w:rPr>
      </w:pPr>
      <w:hyperlink w:anchor="_Toc366141931" w:history="1">
        <w:r w:rsidRPr="00761B91">
          <w:rPr>
            <w:rStyle w:val="affb"/>
            <w:noProof/>
          </w:rPr>
          <w:t>13.4</w:t>
        </w:r>
        <w:r w:rsidRPr="00F92BFE">
          <w:rPr>
            <w:rFonts w:ascii="Calibri" w:eastAsia="Times New Roman" w:hAnsi="Calibri" w:cs="Arial"/>
            <w:b w:val="0"/>
            <w:noProof/>
            <w:sz w:val="22"/>
            <w:szCs w:val="22"/>
            <w:lang w:val="en-US" w:eastAsia="en-US"/>
          </w:rPr>
          <w:tab/>
        </w:r>
        <w:r w:rsidRPr="00761B91">
          <w:rPr>
            <w:rStyle w:val="affb"/>
            <w:noProof/>
          </w:rPr>
          <w:t>Expression Statement</w:t>
        </w:r>
        <w:r>
          <w:rPr>
            <w:noProof/>
            <w:webHidden/>
          </w:rPr>
          <w:tab/>
        </w:r>
        <w:r>
          <w:rPr>
            <w:noProof/>
            <w:webHidden/>
          </w:rPr>
          <w:fldChar w:fldCharType="begin"/>
        </w:r>
        <w:r>
          <w:rPr>
            <w:noProof/>
            <w:webHidden/>
          </w:rPr>
          <w:instrText xml:space="preserve"> PAGEREF _Toc366141931 \h </w:instrText>
        </w:r>
        <w:r>
          <w:rPr>
            <w:noProof/>
            <w:webHidden/>
          </w:rPr>
        </w:r>
        <w:r>
          <w:rPr>
            <w:noProof/>
            <w:webHidden/>
          </w:rPr>
          <w:fldChar w:fldCharType="separate"/>
        </w:r>
        <w:r w:rsidR="00083CEC">
          <w:rPr>
            <w:noProof/>
            <w:webHidden/>
          </w:rPr>
          <w:t>179</w:t>
        </w:r>
        <w:r>
          <w:rPr>
            <w:noProof/>
            <w:webHidden/>
          </w:rPr>
          <w:fldChar w:fldCharType="end"/>
        </w:r>
      </w:hyperlink>
    </w:p>
    <w:p w14:paraId="7ECAC3D3" w14:textId="77777777" w:rsidR="00FB0307" w:rsidRPr="00F92BFE" w:rsidRDefault="00FB0307">
      <w:pPr>
        <w:pStyle w:val="3a"/>
        <w:rPr>
          <w:rFonts w:ascii="Calibri" w:eastAsia="Times New Roman" w:hAnsi="Calibri" w:cs="Arial"/>
          <w:b w:val="0"/>
          <w:noProof/>
          <w:sz w:val="22"/>
          <w:szCs w:val="22"/>
          <w:lang w:val="en-US" w:eastAsia="en-US"/>
        </w:rPr>
      </w:pPr>
      <w:hyperlink w:anchor="_Toc366141932" w:history="1">
        <w:r w:rsidRPr="00761B91">
          <w:rPr>
            <w:rStyle w:val="affb"/>
            <w:noProof/>
          </w:rPr>
          <w:t>13.4.1</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_Toc366141932 \h </w:instrText>
        </w:r>
        <w:r>
          <w:rPr>
            <w:noProof/>
            <w:webHidden/>
          </w:rPr>
        </w:r>
        <w:r>
          <w:rPr>
            <w:noProof/>
            <w:webHidden/>
          </w:rPr>
          <w:fldChar w:fldCharType="separate"/>
        </w:r>
        <w:r w:rsidR="00083CEC">
          <w:rPr>
            <w:noProof/>
            <w:webHidden/>
          </w:rPr>
          <w:t>179</w:t>
        </w:r>
        <w:r>
          <w:rPr>
            <w:noProof/>
            <w:webHidden/>
          </w:rPr>
          <w:fldChar w:fldCharType="end"/>
        </w:r>
      </w:hyperlink>
    </w:p>
    <w:p w14:paraId="43C764C5" w14:textId="77777777" w:rsidR="00FB0307" w:rsidRPr="00F92BFE" w:rsidRDefault="00FB0307">
      <w:pPr>
        <w:pStyle w:val="2c"/>
        <w:rPr>
          <w:rFonts w:ascii="Calibri" w:eastAsia="Times New Roman" w:hAnsi="Calibri" w:cs="Arial"/>
          <w:b w:val="0"/>
          <w:noProof/>
          <w:sz w:val="22"/>
          <w:szCs w:val="22"/>
          <w:lang w:val="en-US" w:eastAsia="en-US"/>
        </w:rPr>
      </w:pPr>
      <w:hyperlink w:anchor="_Toc366141933" w:history="1">
        <w:r w:rsidRPr="00761B91">
          <w:rPr>
            <w:rStyle w:val="affb"/>
            <w:noProof/>
          </w:rPr>
          <w:t>13.5</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if</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_Toc366141933 \h </w:instrText>
        </w:r>
        <w:r>
          <w:rPr>
            <w:noProof/>
            <w:webHidden/>
          </w:rPr>
        </w:r>
        <w:r>
          <w:rPr>
            <w:noProof/>
            <w:webHidden/>
          </w:rPr>
          <w:fldChar w:fldCharType="separate"/>
        </w:r>
        <w:r w:rsidR="00083CEC">
          <w:rPr>
            <w:noProof/>
            <w:webHidden/>
          </w:rPr>
          <w:t>179</w:t>
        </w:r>
        <w:r>
          <w:rPr>
            <w:noProof/>
            <w:webHidden/>
          </w:rPr>
          <w:fldChar w:fldCharType="end"/>
        </w:r>
      </w:hyperlink>
    </w:p>
    <w:p w14:paraId="5371C1CA" w14:textId="77777777" w:rsidR="00FB0307" w:rsidRPr="00F92BFE" w:rsidRDefault="00FB0307">
      <w:pPr>
        <w:pStyle w:val="3a"/>
        <w:rPr>
          <w:rFonts w:ascii="Calibri" w:eastAsia="Times New Roman" w:hAnsi="Calibri" w:cs="Arial"/>
          <w:b w:val="0"/>
          <w:noProof/>
          <w:sz w:val="22"/>
          <w:szCs w:val="22"/>
          <w:lang w:val="en-US" w:eastAsia="en-US"/>
        </w:rPr>
      </w:pPr>
      <w:hyperlink w:anchor="_Toc366141934" w:history="1">
        <w:r w:rsidRPr="00761B91">
          <w:rPr>
            <w:rStyle w:val="affb"/>
            <w:noProof/>
          </w:rPr>
          <w:t>13.5.1</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_Toc366141934 \h </w:instrText>
        </w:r>
        <w:r>
          <w:rPr>
            <w:noProof/>
            <w:webHidden/>
          </w:rPr>
        </w:r>
        <w:r>
          <w:rPr>
            <w:noProof/>
            <w:webHidden/>
          </w:rPr>
          <w:fldChar w:fldCharType="separate"/>
        </w:r>
        <w:r w:rsidR="00083CEC">
          <w:rPr>
            <w:noProof/>
            <w:webHidden/>
          </w:rPr>
          <w:t>180</w:t>
        </w:r>
        <w:r>
          <w:rPr>
            <w:noProof/>
            <w:webHidden/>
          </w:rPr>
          <w:fldChar w:fldCharType="end"/>
        </w:r>
      </w:hyperlink>
    </w:p>
    <w:p w14:paraId="4E24559F" w14:textId="77777777" w:rsidR="00FB0307" w:rsidRPr="00F92BFE" w:rsidRDefault="00FB0307">
      <w:pPr>
        <w:pStyle w:val="2c"/>
        <w:rPr>
          <w:rFonts w:ascii="Calibri" w:eastAsia="Times New Roman" w:hAnsi="Calibri" w:cs="Arial"/>
          <w:b w:val="0"/>
          <w:noProof/>
          <w:sz w:val="22"/>
          <w:szCs w:val="22"/>
          <w:lang w:val="en-US" w:eastAsia="en-US"/>
        </w:rPr>
      </w:pPr>
      <w:hyperlink w:anchor="_Toc366141935" w:history="1">
        <w:r w:rsidRPr="00761B91">
          <w:rPr>
            <w:rStyle w:val="affb"/>
            <w:noProof/>
          </w:rPr>
          <w:t>13.6</w:t>
        </w:r>
        <w:r w:rsidRPr="00F92BFE">
          <w:rPr>
            <w:rFonts w:ascii="Calibri" w:eastAsia="Times New Roman" w:hAnsi="Calibri" w:cs="Arial"/>
            <w:b w:val="0"/>
            <w:noProof/>
            <w:sz w:val="22"/>
            <w:szCs w:val="22"/>
            <w:lang w:val="en-US" w:eastAsia="en-US"/>
          </w:rPr>
          <w:tab/>
        </w:r>
        <w:r w:rsidRPr="00761B91">
          <w:rPr>
            <w:rStyle w:val="affb"/>
            <w:noProof/>
          </w:rPr>
          <w:t>Iteration Statements</w:t>
        </w:r>
        <w:r>
          <w:rPr>
            <w:noProof/>
            <w:webHidden/>
          </w:rPr>
          <w:tab/>
        </w:r>
        <w:r>
          <w:rPr>
            <w:noProof/>
            <w:webHidden/>
          </w:rPr>
          <w:fldChar w:fldCharType="begin"/>
        </w:r>
        <w:r>
          <w:rPr>
            <w:noProof/>
            <w:webHidden/>
          </w:rPr>
          <w:instrText xml:space="preserve"> PAGEREF _Toc366141935 \h </w:instrText>
        </w:r>
        <w:r>
          <w:rPr>
            <w:noProof/>
            <w:webHidden/>
          </w:rPr>
        </w:r>
        <w:r>
          <w:rPr>
            <w:noProof/>
            <w:webHidden/>
          </w:rPr>
          <w:fldChar w:fldCharType="separate"/>
        </w:r>
        <w:r w:rsidR="00083CEC">
          <w:rPr>
            <w:noProof/>
            <w:webHidden/>
          </w:rPr>
          <w:t>180</w:t>
        </w:r>
        <w:r>
          <w:rPr>
            <w:noProof/>
            <w:webHidden/>
          </w:rPr>
          <w:fldChar w:fldCharType="end"/>
        </w:r>
      </w:hyperlink>
    </w:p>
    <w:p w14:paraId="62F59C89" w14:textId="77777777" w:rsidR="00FB0307" w:rsidRPr="00F92BFE" w:rsidRDefault="00FB0307">
      <w:pPr>
        <w:pStyle w:val="3a"/>
        <w:rPr>
          <w:rFonts w:ascii="Calibri" w:eastAsia="Times New Roman" w:hAnsi="Calibri" w:cs="Arial"/>
          <w:b w:val="0"/>
          <w:noProof/>
          <w:sz w:val="22"/>
          <w:szCs w:val="22"/>
          <w:lang w:val="en-US" w:eastAsia="en-US"/>
        </w:rPr>
      </w:pPr>
      <w:hyperlink w:anchor="_Toc366141936" w:history="1">
        <w:r w:rsidRPr="00761B91">
          <w:rPr>
            <w:rStyle w:val="affb"/>
            <w:noProof/>
          </w:rPr>
          <w:t>13.6.1</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do</w:t>
        </w:r>
        <w:r w:rsidRPr="00761B91">
          <w:rPr>
            <w:rStyle w:val="affb"/>
            <w:noProof/>
          </w:rPr>
          <w:t>-</w:t>
        </w:r>
        <w:r w:rsidRPr="00761B91">
          <w:rPr>
            <w:rStyle w:val="affb"/>
            <w:rFonts w:ascii="Courier New" w:hAnsi="Courier New"/>
            <w:noProof/>
          </w:rPr>
          <w:t>while</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_Toc366141936 \h </w:instrText>
        </w:r>
        <w:r>
          <w:rPr>
            <w:noProof/>
            <w:webHidden/>
          </w:rPr>
        </w:r>
        <w:r>
          <w:rPr>
            <w:noProof/>
            <w:webHidden/>
          </w:rPr>
          <w:fldChar w:fldCharType="separate"/>
        </w:r>
        <w:r w:rsidR="00083CEC">
          <w:rPr>
            <w:noProof/>
            <w:webHidden/>
          </w:rPr>
          <w:t>181</w:t>
        </w:r>
        <w:r>
          <w:rPr>
            <w:noProof/>
            <w:webHidden/>
          </w:rPr>
          <w:fldChar w:fldCharType="end"/>
        </w:r>
      </w:hyperlink>
    </w:p>
    <w:p w14:paraId="03832391" w14:textId="77777777" w:rsidR="00FB0307" w:rsidRPr="00F92BFE" w:rsidRDefault="00FB0307">
      <w:pPr>
        <w:pStyle w:val="3a"/>
        <w:rPr>
          <w:rFonts w:ascii="Calibri" w:eastAsia="Times New Roman" w:hAnsi="Calibri" w:cs="Arial"/>
          <w:b w:val="0"/>
          <w:noProof/>
          <w:sz w:val="22"/>
          <w:szCs w:val="22"/>
          <w:lang w:val="en-US" w:eastAsia="en-US"/>
        </w:rPr>
      </w:pPr>
      <w:hyperlink w:anchor="_Toc366141937" w:history="1">
        <w:r w:rsidRPr="00761B91">
          <w:rPr>
            <w:rStyle w:val="affb"/>
            <w:noProof/>
          </w:rPr>
          <w:t>13.6.2</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while</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_Toc366141937 \h </w:instrText>
        </w:r>
        <w:r>
          <w:rPr>
            <w:noProof/>
            <w:webHidden/>
          </w:rPr>
        </w:r>
        <w:r>
          <w:rPr>
            <w:noProof/>
            <w:webHidden/>
          </w:rPr>
          <w:fldChar w:fldCharType="separate"/>
        </w:r>
        <w:r w:rsidR="00083CEC">
          <w:rPr>
            <w:noProof/>
            <w:webHidden/>
          </w:rPr>
          <w:t>181</w:t>
        </w:r>
        <w:r>
          <w:rPr>
            <w:noProof/>
            <w:webHidden/>
          </w:rPr>
          <w:fldChar w:fldCharType="end"/>
        </w:r>
      </w:hyperlink>
    </w:p>
    <w:p w14:paraId="58F82573" w14:textId="77777777" w:rsidR="00FB0307" w:rsidRPr="00F92BFE" w:rsidRDefault="00FB0307">
      <w:pPr>
        <w:pStyle w:val="3a"/>
        <w:rPr>
          <w:rFonts w:ascii="Calibri" w:eastAsia="Times New Roman" w:hAnsi="Calibri" w:cs="Arial"/>
          <w:b w:val="0"/>
          <w:noProof/>
          <w:sz w:val="22"/>
          <w:szCs w:val="22"/>
          <w:lang w:val="en-US" w:eastAsia="en-US"/>
        </w:rPr>
      </w:pPr>
      <w:hyperlink w:anchor="_Toc366141938" w:history="1">
        <w:r w:rsidRPr="00761B91">
          <w:rPr>
            <w:rStyle w:val="affb"/>
            <w:noProof/>
          </w:rPr>
          <w:t>13.6.3</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for</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_Toc366141938 \h </w:instrText>
        </w:r>
        <w:r>
          <w:rPr>
            <w:noProof/>
            <w:webHidden/>
          </w:rPr>
        </w:r>
        <w:r>
          <w:rPr>
            <w:noProof/>
            <w:webHidden/>
          </w:rPr>
          <w:fldChar w:fldCharType="separate"/>
        </w:r>
        <w:r w:rsidR="00083CEC">
          <w:rPr>
            <w:noProof/>
            <w:webHidden/>
          </w:rPr>
          <w:t>182</w:t>
        </w:r>
        <w:r>
          <w:rPr>
            <w:noProof/>
            <w:webHidden/>
          </w:rPr>
          <w:fldChar w:fldCharType="end"/>
        </w:r>
      </w:hyperlink>
    </w:p>
    <w:p w14:paraId="42C19A53" w14:textId="77777777" w:rsidR="00FB0307" w:rsidRPr="00F92BFE" w:rsidRDefault="00FB0307">
      <w:pPr>
        <w:pStyle w:val="3a"/>
        <w:rPr>
          <w:rFonts w:ascii="Calibri" w:eastAsia="Times New Roman" w:hAnsi="Calibri" w:cs="Arial"/>
          <w:b w:val="0"/>
          <w:noProof/>
          <w:sz w:val="22"/>
          <w:szCs w:val="22"/>
          <w:lang w:val="en-US" w:eastAsia="en-US"/>
        </w:rPr>
      </w:pPr>
      <w:hyperlink w:anchor="_Toc366141939" w:history="1">
        <w:r w:rsidRPr="00761B91">
          <w:rPr>
            <w:rStyle w:val="affb"/>
            <w:noProof/>
          </w:rPr>
          <w:t>13.6.4</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for</w:t>
        </w:r>
        <w:r w:rsidRPr="00761B91">
          <w:rPr>
            <w:rStyle w:val="affb"/>
            <w:noProof/>
          </w:rPr>
          <w:t>-</w:t>
        </w:r>
        <w:r w:rsidRPr="00761B91">
          <w:rPr>
            <w:rStyle w:val="affb"/>
            <w:rFonts w:ascii="Courier New" w:hAnsi="Courier New"/>
            <w:noProof/>
          </w:rPr>
          <w:t>in</w:t>
        </w:r>
        <w:r w:rsidRPr="00761B91">
          <w:rPr>
            <w:rStyle w:val="affb"/>
            <w:noProof/>
          </w:rPr>
          <w:t xml:space="preserve"> and </w:t>
        </w:r>
        <w:r w:rsidRPr="00761B91">
          <w:rPr>
            <w:rStyle w:val="affb"/>
            <w:rFonts w:ascii="Courier New" w:hAnsi="Courier New"/>
            <w:noProof/>
          </w:rPr>
          <w:t>for</w:t>
        </w:r>
        <w:r w:rsidRPr="00761B91">
          <w:rPr>
            <w:rStyle w:val="affb"/>
            <w:noProof/>
          </w:rPr>
          <w:t>-</w:t>
        </w:r>
        <w:r w:rsidRPr="00761B91">
          <w:rPr>
            <w:rStyle w:val="affb"/>
            <w:rFonts w:ascii="Courier New" w:hAnsi="Courier New"/>
            <w:noProof/>
          </w:rPr>
          <w:t>of</w:t>
        </w:r>
        <w:r w:rsidRPr="00761B91">
          <w:rPr>
            <w:rStyle w:val="affb"/>
            <w:noProof/>
          </w:rPr>
          <w:t xml:space="preserve"> Statements</w:t>
        </w:r>
        <w:r>
          <w:rPr>
            <w:noProof/>
            <w:webHidden/>
          </w:rPr>
          <w:tab/>
        </w:r>
        <w:r>
          <w:rPr>
            <w:noProof/>
            <w:webHidden/>
          </w:rPr>
          <w:fldChar w:fldCharType="begin"/>
        </w:r>
        <w:r>
          <w:rPr>
            <w:noProof/>
            <w:webHidden/>
          </w:rPr>
          <w:instrText xml:space="preserve"> PAGEREF _Toc366141939 \h </w:instrText>
        </w:r>
        <w:r>
          <w:rPr>
            <w:noProof/>
            <w:webHidden/>
          </w:rPr>
        </w:r>
        <w:r>
          <w:rPr>
            <w:noProof/>
            <w:webHidden/>
          </w:rPr>
          <w:fldChar w:fldCharType="separate"/>
        </w:r>
        <w:r w:rsidR="00083CEC">
          <w:rPr>
            <w:noProof/>
            <w:webHidden/>
          </w:rPr>
          <w:t>183</w:t>
        </w:r>
        <w:r>
          <w:rPr>
            <w:noProof/>
            <w:webHidden/>
          </w:rPr>
          <w:fldChar w:fldCharType="end"/>
        </w:r>
      </w:hyperlink>
    </w:p>
    <w:p w14:paraId="184A2B0F" w14:textId="77777777" w:rsidR="00FB0307" w:rsidRPr="00F92BFE" w:rsidRDefault="00FB0307">
      <w:pPr>
        <w:pStyle w:val="2c"/>
        <w:rPr>
          <w:rFonts w:ascii="Calibri" w:eastAsia="Times New Roman" w:hAnsi="Calibri" w:cs="Arial"/>
          <w:b w:val="0"/>
          <w:noProof/>
          <w:sz w:val="22"/>
          <w:szCs w:val="22"/>
          <w:lang w:val="en-US" w:eastAsia="en-US"/>
        </w:rPr>
      </w:pPr>
      <w:hyperlink w:anchor="_Toc366141940" w:history="1">
        <w:r w:rsidRPr="00761B91">
          <w:rPr>
            <w:rStyle w:val="affb"/>
            <w:noProof/>
          </w:rPr>
          <w:t>13.7</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continue</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_Toc366141940 \h </w:instrText>
        </w:r>
        <w:r>
          <w:rPr>
            <w:noProof/>
            <w:webHidden/>
          </w:rPr>
        </w:r>
        <w:r>
          <w:rPr>
            <w:noProof/>
            <w:webHidden/>
          </w:rPr>
          <w:fldChar w:fldCharType="separate"/>
        </w:r>
        <w:r w:rsidR="00083CEC">
          <w:rPr>
            <w:noProof/>
            <w:webHidden/>
          </w:rPr>
          <w:t>187</w:t>
        </w:r>
        <w:r>
          <w:rPr>
            <w:noProof/>
            <w:webHidden/>
          </w:rPr>
          <w:fldChar w:fldCharType="end"/>
        </w:r>
      </w:hyperlink>
    </w:p>
    <w:p w14:paraId="7062AE2C" w14:textId="77777777" w:rsidR="00FB0307" w:rsidRPr="00F92BFE" w:rsidRDefault="00FB0307">
      <w:pPr>
        <w:pStyle w:val="3a"/>
        <w:rPr>
          <w:rFonts w:ascii="Calibri" w:eastAsia="Times New Roman" w:hAnsi="Calibri" w:cs="Arial"/>
          <w:b w:val="0"/>
          <w:noProof/>
          <w:sz w:val="22"/>
          <w:szCs w:val="22"/>
          <w:lang w:val="en-US" w:eastAsia="en-US"/>
        </w:rPr>
      </w:pPr>
      <w:hyperlink w:anchor="_Toc366141941" w:history="1">
        <w:r w:rsidRPr="00761B91">
          <w:rPr>
            <w:rStyle w:val="affb"/>
            <w:noProof/>
          </w:rPr>
          <w:t>13.7.1</w:t>
        </w:r>
        <w:r w:rsidRPr="00F92BFE">
          <w:rPr>
            <w:rFonts w:ascii="Calibri" w:eastAsia="Times New Roman" w:hAnsi="Calibri" w:cs="Arial"/>
            <w:b w:val="0"/>
            <w:noProof/>
            <w:sz w:val="22"/>
            <w:szCs w:val="22"/>
            <w:lang w:val="en-US" w:eastAsia="en-US"/>
          </w:rPr>
          <w:tab/>
        </w:r>
        <w:r w:rsidRPr="00761B91">
          <w:rPr>
            <w:rStyle w:val="affb"/>
            <w:noProof/>
          </w:rPr>
          <w:t>Static Semantics</w:t>
        </w:r>
        <w:r>
          <w:rPr>
            <w:noProof/>
            <w:webHidden/>
          </w:rPr>
          <w:tab/>
        </w:r>
        <w:r>
          <w:rPr>
            <w:noProof/>
            <w:webHidden/>
          </w:rPr>
          <w:fldChar w:fldCharType="begin"/>
        </w:r>
        <w:r>
          <w:rPr>
            <w:noProof/>
            <w:webHidden/>
          </w:rPr>
          <w:instrText xml:space="preserve"> PAGEREF _Toc366141941 \h </w:instrText>
        </w:r>
        <w:r>
          <w:rPr>
            <w:noProof/>
            <w:webHidden/>
          </w:rPr>
        </w:r>
        <w:r>
          <w:rPr>
            <w:noProof/>
            <w:webHidden/>
          </w:rPr>
          <w:fldChar w:fldCharType="separate"/>
        </w:r>
        <w:r w:rsidR="00083CEC">
          <w:rPr>
            <w:noProof/>
            <w:webHidden/>
          </w:rPr>
          <w:t>187</w:t>
        </w:r>
        <w:r>
          <w:rPr>
            <w:noProof/>
            <w:webHidden/>
          </w:rPr>
          <w:fldChar w:fldCharType="end"/>
        </w:r>
      </w:hyperlink>
    </w:p>
    <w:p w14:paraId="14C0B204" w14:textId="77777777" w:rsidR="00FB0307" w:rsidRPr="00F92BFE" w:rsidRDefault="00FB0307">
      <w:pPr>
        <w:pStyle w:val="3a"/>
        <w:rPr>
          <w:rFonts w:ascii="Calibri" w:eastAsia="Times New Roman" w:hAnsi="Calibri" w:cs="Arial"/>
          <w:b w:val="0"/>
          <w:noProof/>
          <w:sz w:val="22"/>
          <w:szCs w:val="22"/>
          <w:lang w:val="en-US" w:eastAsia="en-US"/>
        </w:rPr>
      </w:pPr>
      <w:hyperlink w:anchor="_Toc366141942" w:history="1">
        <w:r w:rsidRPr="00761B91">
          <w:rPr>
            <w:rStyle w:val="affb"/>
            <w:noProof/>
          </w:rPr>
          <w:t>13.7.2</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_Toc366141942 \h </w:instrText>
        </w:r>
        <w:r>
          <w:rPr>
            <w:noProof/>
            <w:webHidden/>
          </w:rPr>
        </w:r>
        <w:r>
          <w:rPr>
            <w:noProof/>
            <w:webHidden/>
          </w:rPr>
          <w:fldChar w:fldCharType="separate"/>
        </w:r>
        <w:r w:rsidR="00083CEC">
          <w:rPr>
            <w:noProof/>
            <w:webHidden/>
          </w:rPr>
          <w:t>187</w:t>
        </w:r>
        <w:r>
          <w:rPr>
            <w:noProof/>
            <w:webHidden/>
          </w:rPr>
          <w:fldChar w:fldCharType="end"/>
        </w:r>
      </w:hyperlink>
    </w:p>
    <w:p w14:paraId="3F7A09D0" w14:textId="77777777" w:rsidR="00FB0307" w:rsidRPr="00F92BFE" w:rsidRDefault="00FB0307">
      <w:pPr>
        <w:pStyle w:val="2c"/>
        <w:rPr>
          <w:rFonts w:ascii="Calibri" w:eastAsia="Times New Roman" w:hAnsi="Calibri" w:cs="Arial"/>
          <w:b w:val="0"/>
          <w:noProof/>
          <w:sz w:val="22"/>
          <w:szCs w:val="22"/>
          <w:lang w:val="en-US" w:eastAsia="en-US"/>
        </w:rPr>
      </w:pPr>
      <w:hyperlink w:anchor="_Toc366141943" w:history="1">
        <w:r w:rsidRPr="00761B91">
          <w:rPr>
            <w:rStyle w:val="affb"/>
            <w:noProof/>
          </w:rPr>
          <w:t>13.8</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break</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_Toc366141943 \h </w:instrText>
        </w:r>
        <w:r>
          <w:rPr>
            <w:noProof/>
            <w:webHidden/>
          </w:rPr>
        </w:r>
        <w:r>
          <w:rPr>
            <w:noProof/>
            <w:webHidden/>
          </w:rPr>
          <w:fldChar w:fldCharType="separate"/>
        </w:r>
        <w:r w:rsidR="00083CEC">
          <w:rPr>
            <w:noProof/>
            <w:webHidden/>
          </w:rPr>
          <w:t>187</w:t>
        </w:r>
        <w:r>
          <w:rPr>
            <w:noProof/>
            <w:webHidden/>
          </w:rPr>
          <w:fldChar w:fldCharType="end"/>
        </w:r>
      </w:hyperlink>
    </w:p>
    <w:p w14:paraId="47D7398B" w14:textId="77777777" w:rsidR="00FB0307" w:rsidRPr="00F92BFE" w:rsidRDefault="00FB0307">
      <w:pPr>
        <w:pStyle w:val="3a"/>
        <w:rPr>
          <w:rFonts w:ascii="Calibri" w:eastAsia="Times New Roman" w:hAnsi="Calibri" w:cs="Arial"/>
          <w:b w:val="0"/>
          <w:noProof/>
          <w:sz w:val="22"/>
          <w:szCs w:val="22"/>
          <w:lang w:val="en-US" w:eastAsia="en-US"/>
        </w:rPr>
      </w:pPr>
      <w:hyperlink w:anchor="_Toc366141944" w:history="1">
        <w:r w:rsidRPr="00761B91">
          <w:rPr>
            <w:rStyle w:val="affb"/>
            <w:noProof/>
          </w:rPr>
          <w:t>13.8.1</w:t>
        </w:r>
        <w:r w:rsidRPr="00F92BFE">
          <w:rPr>
            <w:rFonts w:ascii="Calibri" w:eastAsia="Times New Roman" w:hAnsi="Calibri" w:cs="Arial"/>
            <w:b w:val="0"/>
            <w:noProof/>
            <w:sz w:val="22"/>
            <w:szCs w:val="22"/>
            <w:lang w:val="en-US" w:eastAsia="en-US"/>
          </w:rPr>
          <w:tab/>
        </w:r>
        <w:r w:rsidRPr="00761B91">
          <w:rPr>
            <w:rStyle w:val="affb"/>
            <w:noProof/>
          </w:rPr>
          <w:t>Static Semantics</w:t>
        </w:r>
        <w:r>
          <w:rPr>
            <w:noProof/>
            <w:webHidden/>
          </w:rPr>
          <w:tab/>
        </w:r>
        <w:r>
          <w:rPr>
            <w:noProof/>
            <w:webHidden/>
          </w:rPr>
          <w:fldChar w:fldCharType="begin"/>
        </w:r>
        <w:r>
          <w:rPr>
            <w:noProof/>
            <w:webHidden/>
          </w:rPr>
          <w:instrText xml:space="preserve"> PAGEREF _Toc366141944 \h </w:instrText>
        </w:r>
        <w:r>
          <w:rPr>
            <w:noProof/>
            <w:webHidden/>
          </w:rPr>
        </w:r>
        <w:r>
          <w:rPr>
            <w:noProof/>
            <w:webHidden/>
          </w:rPr>
          <w:fldChar w:fldCharType="separate"/>
        </w:r>
        <w:r w:rsidR="00083CEC">
          <w:rPr>
            <w:noProof/>
            <w:webHidden/>
          </w:rPr>
          <w:t>187</w:t>
        </w:r>
        <w:r>
          <w:rPr>
            <w:noProof/>
            <w:webHidden/>
          </w:rPr>
          <w:fldChar w:fldCharType="end"/>
        </w:r>
      </w:hyperlink>
    </w:p>
    <w:p w14:paraId="26C76031" w14:textId="77777777" w:rsidR="00FB0307" w:rsidRPr="00F92BFE" w:rsidRDefault="00FB0307">
      <w:pPr>
        <w:pStyle w:val="3a"/>
        <w:rPr>
          <w:rFonts w:ascii="Calibri" w:eastAsia="Times New Roman" w:hAnsi="Calibri" w:cs="Arial"/>
          <w:b w:val="0"/>
          <w:noProof/>
          <w:sz w:val="22"/>
          <w:szCs w:val="22"/>
          <w:lang w:val="en-US" w:eastAsia="en-US"/>
        </w:rPr>
      </w:pPr>
      <w:hyperlink w:anchor="_Toc366141945" w:history="1">
        <w:r w:rsidRPr="00761B91">
          <w:rPr>
            <w:rStyle w:val="affb"/>
            <w:noProof/>
          </w:rPr>
          <w:t>13.8.2</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_Toc366141945 \h </w:instrText>
        </w:r>
        <w:r>
          <w:rPr>
            <w:noProof/>
            <w:webHidden/>
          </w:rPr>
        </w:r>
        <w:r>
          <w:rPr>
            <w:noProof/>
            <w:webHidden/>
          </w:rPr>
          <w:fldChar w:fldCharType="separate"/>
        </w:r>
        <w:r w:rsidR="00083CEC">
          <w:rPr>
            <w:noProof/>
            <w:webHidden/>
          </w:rPr>
          <w:t>188</w:t>
        </w:r>
        <w:r>
          <w:rPr>
            <w:noProof/>
            <w:webHidden/>
          </w:rPr>
          <w:fldChar w:fldCharType="end"/>
        </w:r>
      </w:hyperlink>
    </w:p>
    <w:p w14:paraId="49C1F158" w14:textId="77777777" w:rsidR="00FB0307" w:rsidRPr="00F92BFE" w:rsidRDefault="00FB0307">
      <w:pPr>
        <w:pStyle w:val="2c"/>
        <w:rPr>
          <w:rFonts w:ascii="Calibri" w:eastAsia="Times New Roman" w:hAnsi="Calibri" w:cs="Arial"/>
          <w:b w:val="0"/>
          <w:noProof/>
          <w:sz w:val="22"/>
          <w:szCs w:val="22"/>
          <w:lang w:val="en-US" w:eastAsia="en-US"/>
        </w:rPr>
      </w:pPr>
      <w:hyperlink w:anchor="_Toc366141946" w:history="1">
        <w:r w:rsidRPr="00761B91">
          <w:rPr>
            <w:rStyle w:val="affb"/>
            <w:noProof/>
          </w:rPr>
          <w:t>13.9</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return</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_Toc366141946 \h </w:instrText>
        </w:r>
        <w:r>
          <w:rPr>
            <w:noProof/>
            <w:webHidden/>
          </w:rPr>
        </w:r>
        <w:r>
          <w:rPr>
            <w:noProof/>
            <w:webHidden/>
          </w:rPr>
          <w:fldChar w:fldCharType="separate"/>
        </w:r>
        <w:r w:rsidR="00083CEC">
          <w:rPr>
            <w:noProof/>
            <w:webHidden/>
          </w:rPr>
          <w:t>188</w:t>
        </w:r>
        <w:r>
          <w:rPr>
            <w:noProof/>
            <w:webHidden/>
          </w:rPr>
          <w:fldChar w:fldCharType="end"/>
        </w:r>
      </w:hyperlink>
    </w:p>
    <w:p w14:paraId="3054A9FE" w14:textId="77777777" w:rsidR="00FB0307" w:rsidRPr="00F92BFE" w:rsidRDefault="00FB0307">
      <w:pPr>
        <w:pStyle w:val="3a"/>
        <w:rPr>
          <w:rFonts w:ascii="Calibri" w:eastAsia="Times New Roman" w:hAnsi="Calibri" w:cs="Arial"/>
          <w:b w:val="0"/>
          <w:noProof/>
          <w:sz w:val="22"/>
          <w:szCs w:val="22"/>
          <w:lang w:val="en-US" w:eastAsia="en-US"/>
        </w:rPr>
      </w:pPr>
      <w:hyperlink w:anchor="_Toc366141947" w:history="1">
        <w:r w:rsidRPr="00761B91">
          <w:rPr>
            <w:rStyle w:val="affb"/>
            <w:noProof/>
          </w:rPr>
          <w:t>13.9.1</w:t>
        </w:r>
        <w:r w:rsidRPr="00F92BFE">
          <w:rPr>
            <w:rFonts w:ascii="Calibri" w:eastAsia="Times New Roman" w:hAnsi="Calibri" w:cs="Arial"/>
            <w:b w:val="0"/>
            <w:noProof/>
            <w:sz w:val="22"/>
            <w:szCs w:val="22"/>
            <w:lang w:val="en-US" w:eastAsia="en-US"/>
          </w:rPr>
          <w:tab/>
        </w:r>
        <w:r w:rsidRPr="00761B91">
          <w:rPr>
            <w:rStyle w:val="affb"/>
            <w:noProof/>
          </w:rPr>
          <w:t>Static Semantics</w:t>
        </w:r>
        <w:r>
          <w:rPr>
            <w:noProof/>
            <w:webHidden/>
          </w:rPr>
          <w:tab/>
        </w:r>
        <w:r>
          <w:rPr>
            <w:noProof/>
            <w:webHidden/>
          </w:rPr>
          <w:fldChar w:fldCharType="begin"/>
        </w:r>
        <w:r>
          <w:rPr>
            <w:noProof/>
            <w:webHidden/>
          </w:rPr>
          <w:instrText xml:space="preserve"> PAGEREF _Toc366141947 \h </w:instrText>
        </w:r>
        <w:r>
          <w:rPr>
            <w:noProof/>
            <w:webHidden/>
          </w:rPr>
        </w:r>
        <w:r>
          <w:rPr>
            <w:noProof/>
            <w:webHidden/>
          </w:rPr>
          <w:fldChar w:fldCharType="separate"/>
        </w:r>
        <w:r w:rsidR="00083CEC">
          <w:rPr>
            <w:noProof/>
            <w:webHidden/>
          </w:rPr>
          <w:t>188</w:t>
        </w:r>
        <w:r>
          <w:rPr>
            <w:noProof/>
            <w:webHidden/>
          </w:rPr>
          <w:fldChar w:fldCharType="end"/>
        </w:r>
      </w:hyperlink>
    </w:p>
    <w:p w14:paraId="3B0A33C4" w14:textId="77777777" w:rsidR="00FB0307" w:rsidRPr="00F92BFE" w:rsidRDefault="00FB0307">
      <w:pPr>
        <w:pStyle w:val="3a"/>
        <w:rPr>
          <w:rFonts w:ascii="Calibri" w:eastAsia="Times New Roman" w:hAnsi="Calibri" w:cs="Arial"/>
          <w:b w:val="0"/>
          <w:noProof/>
          <w:sz w:val="22"/>
          <w:szCs w:val="22"/>
          <w:lang w:val="en-US" w:eastAsia="en-US"/>
        </w:rPr>
      </w:pPr>
      <w:hyperlink w:anchor="_Toc366141948" w:history="1">
        <w:r w:rsidRPr="00761B91">
          <w:rPr>
            <w:rStyle w:val="affb"/>
            <w:noProof/>
          </w:rPr>
          <w:t>13.9.2</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_Toc366141948 \h </w:instrText>
        </w:r>
        <w:r>
          <w:rPr>
            <w:noProof/>
            <w:webHidden/>
          </w:rPr>
        </w:r>
        <w:r>
          <w:rPr>
            <w:noProof/>
            <w:webHidden/>
          </w:rPr>
          <w:fldChar w:fldCharType="separate"/>
        </w:r>
        <w:r w:rsidR="00083CEC">
          <w:rPr>
            <w:noProof/>
            <w:webHidden/>
          </w:rPr>
          <w:t>188</w:t>
        </w:r>
        <w:r>
          <w:rPr>
            <w:noProof/>
            <w:webHidden/>
          </w:rPr>
          <w:fldChar w:fldCharType="end"/>
        </w:r>
      </w:hyperlink>
    </w:p>
    <w:p w14:paraId="1170AC6A" w14:textId="77777777" w:rsidR="00FB0307" w:rsidRPr="00F92BFE" w:rsidRDefault="00FB0307">
      <w:pPr>
        <w:pStyle w:val="2c"/>
        <w:rPr>
          <w:rFonts w:ascii="Calibri" w:eastAsia="Times New Roman" w:hAnsi="Calibri" w:cs="Arial"/>
          <w:b w:val="0"/>
          <w:noProof/>
          <w:sz w:val="22"/>
          <w:szCs w:val="22"/>
          <w:lang w:val="en-US" w:eastAsia="en-US"/>
        </w:rPr>
      </w:pPr>
      <w:hyperlink w:anchor="_Toc366141949" w:history="1">
        <w:r w:rsidRPr="00761B91">
          <w:rPr>
            <w:rStyle w:val="affb"/>
            <w:noProof/>
          </w:rPr>
          <w:t>13.10</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with</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_Toc366141949 \h </w:instrText>
        </w:r>
        <w:r>
          <w:rPr>
            <w:noProof/>
            <w:webHidden/>
          </w:rPr>
        </w:r>
        <w:r>
          <w:rPr>
            <w:noProof/>
            <w:webHidden/>
          </w:rPr>
          <w:fldChar w:fldCharType="separate"/>
        </w:r>
        <w:r w:rsidR="00083CEC">
          <w:rPr>
            <w:noProof/>
            <w:webHidden/>
          </w:rPr>
          <w:t>188</w:t>
        </w:r>
        <w:r>
          <w:rPr>
            <w:noProof/>
            <w:webHidden/>
          </w:rPr>
          <w:fldChar w:fldCharType="end"/>
        </w:r>
      </w:hyperlink>
    </w:p>
    <w:p w14:paraId="2A93198E" w14:textId="77777777" w:rsidR="00FB0307" w:rsidRPr="00F92BFE" w:rsidRDefault="00FB0307">
      <w:pPr>
        <w:pStyle w:val="3a"/>
        <w:rPr>
          <w:rFonts w:ascii="Calibri" w:eastAsia="Times New Roman" w:hAnsi="Calibri" w:cs="Arial"/>
          <w:b w:val="0"/>
          <w:noProof/>
          <w:sz w:val="22"/>
          <w:szCs w:val="22"/>
          <w:lang w:val="en-US" w:eastAsia="en-US"/>
        </w:rPr>
      </w:pPr>
      <w:hyperlink w:anchor="_Toc366141950" w:history="1">
        <w:r w:rsidRPr="00761B91">
          <w:rPr>
            <w:rStyle w:val="affb"/>
            <w:noProof/>
          </w:rPr>
          <w:t>13.10.1</w:t>
        </w:r>
        <w:r w:rsidRPr="00F92BFE">
          <w:rPr>
            <w:rFonts w:ascii="Calibri" w:eastAsia="Times New Roman" w:hAnsi="Calibri" w:cs="Arial"/>
            <w:b w:val="0"/>
            <w:noProof/>
            <w:sz w:val="22"/>
            <w:szCs w:val="22"/>
            <w:lang w:val="en-US" w:eastAsia="en-US"/>
          </w:rPr>
          <w:tab/>
        </w:r>
        <w:r w:rsidRPr="00761B91">
          <w:rPr>
            <w:rStyle w:val="affb"/>
            <w:noProof/>
          </w:rPr>
          <w:t>Static Semantics</w:t>
        </w:r>
        <w:r>
          <w:rPr>
            <w:noProof/>
            <w:webHidden/>
          </w:rPr>
          <w:tab/>
        </w:r>
        <w:r>
          <w:rPr>
            <w:noProof/>
            <w:webHidden/>
          </w:rPr>
          <w:fldChar w:fldCharType="begin"/>
        </w:r>
        <w:r>
          <w:rPr>
            <w:noProof/>
            <w:webHidden/>
          </w:rPr>
          <w:instrText xml:space="preserve"> PAGEREF _Toc366141950 \h </w:instrText>
        </w:r>
        <w:r>
          <w:rPr>
            <w:noProof/>
            <w:webHidden/>
          </w:rPr>
        </w:r>
        <w:r>
          <w:rPr>
            <w:noProof/>
            <w:webHidden/>
          </w:rPr>
          <w:fldChar w:fldCharType="separate"/>
        </w:r>
        <w:r w:rsidR="00083CEC">
          <w:rPr>
            <w:noProof/>
            <w:webHidden/>
          </w:rPr>
          <w:t>189</w:t>
        </w:r>
        <w:r>
          <w:rPr>
            <w:noProof/>
            <w:webHidden/>
          </w:rPr>
          <w:fldChar w:fldCharType="end"/>
        </w:r>
      </w:hyperlink>
    </w:p>
    <w:p w14:paraId="68481528" w14:textId="77777777" w:rsidR="00FB0307" w:rsidRPr="00F92BFE" w:rsidRDefault="00FB0307">
      <w:pPr>
        <w:pStyle w:val="3a"/>
        <w:rPr>
          <w:rFonts w:ascii="Calibri" w:eastAsia="Times New Roman" w:hAnsi="Calibri" w:cs="Arial"/>
          <w:b w:val="0"/>
          <w:noProof/>
          <w:sz w:val="22"/>
          <w:szCs w:val="22"/>
          <w:lang w:val="en-US" w:eastAsia="en-US"/>
        </w:rPr>
      </w:pPr>
      <w:hyperlink w:anchor="_Toc366141951" w:history="1">
        <w:r w:rsidRPr="00761B91">
          <w:rPr>
            <w:rStyle w:val="affb"/>
            <w:noProof/>
          </w:rPr>
          <w:t>13.10.2</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_Toc366141951 \h </w:instrText>
        </w:r>
        <w:r>
          <w:rPr>
            <w:noProof/>
            <w:webHidden/>
          </w:rPr>
        </w:r>
        <w:r>
          <w:rPr>
            <w:noProof/>
            <w:webHidden/>
          </w:rPr>
          <w:fldChar w:fldCharType="separate"/>
        </w:r>
        <w:r w:rsidR="00083CEC">
          <w:rPr>
            <w:noProof/>
            <w:webHidden/>
          </w:rPr>
          <w:t>189</w:t>
        </w:r>
        <w:r>
          <w:rPr>
            <w:noProof/>
            <w:webHidden/>
          </w:rPr>
          <w:fldChar w:fldCharType="end"/>
        </w:r>
      </w:hyperlink>
    </w:p>
    <w:p w14:paraId="30607EB1" w14:textId="77777777" w:rsidR="00FB0307" w:rsidRPr="00F92BFE" w:rsidRDefault="00FB0307">
      <w:pPr>
        <w:pStyle w:val="2c"/>
        <w:rPr>
          <w:rFonts w:ascii="Calibri" w:eastAsia="Times New Roman" w:hAnsi="Calibri" w:cs="Arial"/>
          <w:b w:val="0"/>
          <w:noProof/>
          <w:sz w:val="22"/>
          <w:szCs w:val="22"/>
          <w:lang w:val="en-US" w:eastAsia="en-US"/>
        </w:rPr>
      </w:pPr>
      <w:hyperlink w:anchor="_Toc366141952" w:history="1">
        <w:r w:rsidRPr="00761B91">
          <w:rPr>
            <w:rStyle w:val="affb"/>
            <w:noProof/>
          </w:rPr>
          <w:t>13.11</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switch</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_Toc366141952 \h </w:instrText>
        </w:r>
        <w:r>
          <w:rPr>
            <w:noProof/>
            <w:webHidden/>
          </w:rPr>
        </w:r>
        <w:r>
          <w:rPr>
            <w:noProof/>
            <w:webHidden/>
          </w:rPr>
          <w:fldChar w:fldCharType="separate"/>
        </w:r>
        <w:r w:rsidR="00083CEC">
          <w:rPr>
            <w:noProof/>
            <w:webHidden/>
          </w:rPr>
          <w:t>189</w:t>
        </w:r>
        <w:r>
          <w:rPr>
            <w:noProof/>
            <w:webHidden/>
          </w:rPr>
          <w:fldChar w:fldCharType="end"/>
        </w:r>
      </w:hyperlink>
    </w:p>
    <w:p w14:paraId="00E91A01" w14:textId="77777777" w:rsidR="00FB0307" w:rsidRPr="00F92BFE" w:rsidRDefault="00FB0307">
      <w:pPr>
        <w:pStyle w:val="3a"/>
        <w:rPr>
          <w:rFonts w:ascii="Calibri" w:eastAsia="Times New Roman" w:hAnsi="Calibri" w:cs="Arial"/>
          <w:b w:val="0"/>
          <w:noProof/>
          <w:sz w:val="22"/>
          <w:szCs w:val="22"/>
          <w:lang w:val="en-US" w:eastAsia="en-US"/>
        </w:rPr>
      </w:pPr>
      <w:hyperlink w:anchor="_Toc366141953" w:history="1">
        <w:r w:rsidRPr="00761B91">
          <w:rPr>
            <w:rStyle w:val="affb"/>
            <w:noProof/>
          </w:rPr>
          <w:t>13.11.1</w:t>
        </w:r>
        <w:r w:rsidRPr="00F92BFE">
          <w:rPr>
            <w:rFonts w:ascii="Calibri" w:eastAsia="Times New Roman" w:hAnsi="Calibri" w:cs="Arial"/>
            <w:b w:val="0"/>
            <w:noProof/>
            <w:sz w:val="22"/>
            <w:szCs w:val="22"/>
            <w:lang w:val="en-US" w:eastAsia="en-US"/>
          </w:rPr>
          <w:tab/>
        </w:r>
        <w:r w:rsidRPr="00761B91">
          <w:rPr>
            <w:rStyle w:val="affb"/>
            <w:noProof/>
          </w:rPr>
          <w:t>Static Semantics</w:t>
        </w:r>
        <w:r>
          <w:rPr>
            <w:noProof/>
            <w:webHidden/>
          </w:rPr>
          <w:tab/>
        </w:r>
        <w:r>
          <w:rPr>
            <w:noProof/>
            <w:webHidden/>
          </w:rPr>
          <w:fldChar w:fldCharType="begin"/>
        </w:r>
        <w:r>
          <w:rPr>
            <w:noProof/>
            <w:webHidden/>
          </w:rPr>
          <w:instrText xml:space="preserve"> PAGEREF _Toc366141953 \h </w:instrText>
        </w:r>
        <w:r>
          <w:rPr>
            <w:noProof/>
            <w:webHidden/>
          </w:rPr>
        </w:r>
        <w:r>
          <w:rPr>
            <w:noProof/>
            <w:webHidden/>
          </w:rPr>
          <w:fldChar w:fldCharType="separate"/>
        </w:r>
        <w:r w:rsidR="00083CEC">
          <w:rPr>
            <w:noProof/>
            <w:webHidden/>
          </w:rPr>
          <w:t>190</w:t>
        </w:r>
        <w:r>
          <w:rPr>
            <w:noProof/>
            <w:webHidden/>
          </w:rPr>
          <w:fldChar w:fldCharType="end"/>
        </w:r>
      </w:hyperlink>
    </w:p>
    <w:p w14:paraId="099759B4" w14:textId="77777777" w:rsidR="00FB0307" w:rsidRPr="00F92BFE" w:rsidRDefault="00FB0307">
      <w:pPr>
        <w:pStyle w:val="3a"/>
        <w:rPr>
          <w:rFonts w:ascii="Calibri" w:eastAsia="Times New Roman" w:hAnsi="Calibri" w:cs="Arial"/>
          <w:b w:val="0"/>
          <w:noProof/>
          <w:sz w:val="22"/>
          <w:szCs w:val="22"/>
          <w:lang w:val="en-US" w:eastAsia="en-US"/>
        </w:rPr>
      </w:pPr>
      <w:hyperlink w:anchor="_Toc366141954" w:history="1">
        <w:r w:rsidRPr="00761B91">
          <w:rPr>
            <w:rStyle w:val="affb"/>
            <w:noProof/>
          </w:rPr>
          <w:t>13.11.2</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_Toc366141954 \h </w:instrText>
        </w:r>
        <w:r>
          <w:rPr>
            <w:noProof/>
            <w:webHidden/>
          </w:rPr>
        </w:r>
        <w:r>
          <w:rPr>
            <w:noProof/>
            <w:webHidden/>
          </w:rPr>
          <w:fldChar w:fldCharType="separate"/>
        </w:r>
        <w:r w:rsidR="00083CEC">
          <w:rPr>
            <w:noProof/>
            <w:webHidden/>
          </w:rPr>
          <w:t>191</w:t>
        </w:r>
        <w:r>
          <w:rPr>
            <w:noProof/>
            <w:webHidden/>
          </w:rPr>
          <w:fldChar w:fldCharType="end"/>
        </w:r>
      </w:hyperlink>
    </w:p>
    <w:p w14:paraId="0E5910DB" w14:textId="77777777" w:rsidR="00FB0307" w:rsidRPr="00F92BFE" w:rsidRDefault="00FB0307">
      <w:pPr>
        <w:pStyle w:val="2c"/>
        <w:rPr>
          <w:rFonts w:ascii="Calibri" w:eastAsia="Times New Roman" w:hAnsi="Calibri" w:cs="Arial"/>
          <w:b w:val="0"/>
          <w:noProof/>
          <w:sz w:val="22"/>
          <w:szCs w:val="22"/>
          <w:lang w:val="en-US" w:eastAsia="en-US"/>
        </w:rPr>
      </w:pPr>
      <w:hyperlink w:anchor="_Toc366141955" w:history="1">
        <w:r w:rsidRPr="00761B91">
          <w:rPr>
            <w:rStyle w:val="affb"/>
            <w:noProof/>
          </w:rPr>
          <w:t>13.12</w:t>
        </w:r>
        <w:r w:rsidRPr="00F92BFE">
          <w:rPr>
            <w:rFonts w:ascii="Calibri" w:eastAsia="Times New Roman" w:hAnsi="Calibri" w:cs="Arial"/>
            <w:b w:val="0"/>
            <w:noProof/>
            <w:sz w:val="22"/>
            <w:szCs w:val="22"/>
            <w:lang w:val="en-US" w:eastAsia="en-US"/>
          </w:rPr>
          <w:tab/>
        </w:r>
        <w:r w:rsidRPr="00761B91">
          <w:rPr>
            <w:rStyle w:val="affb"/>
            <w:noProof/>
          </w:rPr>
          <w:t>Labelled Statements</w:t>
        </w:r>
        <w:r>
          <w:rPr>
            <w:noProof/>
            <w:webHidden/>
          </w:rPr>
          <w:tab/>
        </w:r>
        <w:r>
          <w:rPr>
            <w:noProof/>
            <w:webHidden/>
          </w:rPr>
          <w:fldChar w:fldCharType="begin"/>
        </w:r>
        <w:r>
          <w:rPr>
            <w:noProof/>
            <w:webHidden/>
          </w:rPr>
          <w:instrText xml:space="preserve"> PAGEREF _Toc366141955 \h </w:instrText>
        </w:r>
        <w:r>
          <w:rPr>
            <w:noProof/>
            <w:webHidden/>
          </w:rPr>
        </w:r>
        <w:r>
          <w:rPr>
            <w:noProof/>
            <w:webHidden/>
          </w:rPr>
          <w:fldChar w:fldCharType="separate"/>
        </w:r>
        <w:r w:rsidR="00083CEC">
          <w:rPr>
            <w:noProof/>
            <w:webHidden/>
          </w:rPr>
          <w:t>193</w:t>
        </w:r>
        <w:r>
          <w:rPr>
            <w:noProof/>
            <w:webHidden/>
          </w:rPr>
          <w:fldChar w:fldCharType="end"/>
        </w:r>
      </w:hyperlink>
    </w:p>
    <w:p w14:paraId="09E864F6" w14:textId="77777777" w:rsidR="00FB0307" w:rsidRPr="00F92BFE" w:rsidRDefault="00FB0307">
      <w:pPr>
        <w:pStyle w:val="3a"/>
        <w:rPr>
          <w:rFonts w:ascii="Calibri" w:eastAsia="Times New Roman" w:hAnsi="Calibri" w:cs="Arial"/>
          <w:b w:val="0"/>
          <w:noProof/>
          <w:sz w:val="22"/>
          <w:szCs w:val="22"/>
          <w:lang w:val="en-US" w:eastAsia="en-US"/>
        </w:rPr>
      </w:pPr>
      <w:hyperlink w:anchor="_Toc366141956" w:history="1">
        <w:r w:rsidRPr="00761B91">
          <w:rPr>
            <w:rStyle w:val="affb"/>
            <w:noProof/>
          </w:rPr>
          <w:t>13.12.1</w:t>
        </w:r>
        <w:r w:rsidRPr="00F92BFE">
          <w:rPr>
            <w:rFonts w:ascii="Calibri" w:eastAsia="Times New Roman" w:hAnsi="Calibri" w:cs="Arial"/>
            <w:b w:val="0"/>
            <w:noProof/>
            <w:sz w:val="22"/>
            <w:szCs w:val="22"/>
            <w:lang w:val="en-US" w:eastAsia="en-US"/>
          </w:rPr>
          <w:tab/>
        </w:r>
        <w:r w:rsidRPr="00761B91">
          <w:rPr>
            <w:rStyle w:val="affb"/>
            <w:noProof/>
          </w:rPr>
          <w:t>Static Semantics</w:t>
        </w:r>
        <w:r>
          <w:rPr>
            <w:noProof/>
            <w:webHidden/>
          </w:rPr>
          <w:tab/>
        </w:r>
        <w:r>
          <w:rPr>
            <w:noProof/>
            <w:webHidden/>
          </w:rPr>
          <w:fldChar w:fldCharType="begin"/>
        </w:r>
        <w:r>
          <w:rPr>
            <w:noProof/>
            <w:webHidden/>
          </w:rPr>
          <w:instrText xml:space="preserve"> PAGEREF _Toc366141956 \h </w:instrText>
        </w:r>
        <w:r>
          <w:rPr>
            <w:noProof/>
            <w:webHidden/>
          </w:rPr>
        </w:r>
        <w:r>
          <w:rPr>
            <w:noProof/>
            <w:webHidden/>
          </w:rPr>
          <w:fldChar w:fldCharType="separate"/>
        </w:r>
        <w:r w:rsidR="00083CEC">
          <w:rPr>
            <w:noProof/>
            <w:webHidden/>
          </w:rPr>
          <w:t>194</w:t>
        </w:r>
        <w:r>
          <w:rPr>
            <w:noProof/>
            <w:webHidden/>
          </w:rPr>
          <w:fldChar w:fldCharType="end"/>
        </w:r>
      </w:hyperlink>
    </w:p>
    <w:p w14:paraId="3375E076" w14:textId="77777777" w:rsidR="00FB0307" w:rsidRPr="00F92BFE" w:rsidRDefault="00FB0307">
      <w:pPr>
        <w:pStyle w:val="3a"/>
        <w:rPr>
          <w:rFonts w:ascii="Calibri" w:eastAsia="Times New Roman" w:hAnsi="Calibri" w:cs="Arial"/>
          <w:b w:val="0"/>
          <w:noProof/>
          <w:sz w:val="22"/>
          <w:szCs w:val="22"/>
          <w:lang w:val="en-US" w:eastAsia="en-US"/>
        </w:rPr>
      </w:pPr>
      <w:hyperlink w:anchor="_Toc366141957" w:history="1">
        <w:r w:rsidRPr="00761B91">
          <w:rPr>
            <w:rStyle w:val="affb"/>
            <w:noProof/>
          </w:rPr>
          <w:t>13.12.2</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_Toc366141957 \h </w:instrText>
        </w:r>
        <w:r>
          <w:rPr>
            <w:noProof/>
            <w:webHidden/>
          </w:rPr>
        </w:r>
        <w:r>
          <w:rPr>
            <w:noProof/>
            <w:webHidden/>
          </w:rPr>
          <w:fldChar w:fldCharType="separate"/>
        </w:r>
        <w:r w:rsidR="00083CEC">
          <w:rPr>
            <w:noProof/>
            <w:webHidden/>
          </w:rPr>
          <w:t>194</w:t>
        </w:r>
        <w:r>
          <w:rPr>
            <w:noProof/>
            <w:webHidden/>
          </w:rPr>
          <w:fldChar w:fldCharType="end"/>
        </w:r>
      </w:hyperlink>
    </w:p>
    <w:p w14:paraId="4C30DBB5" w14:textId="77777777" w:rsidR="00FB0307" w:rsidRPr="00F92BFE" w:rsidRDefault="00FB0307">
      <w:pPr>
        <w:pStyle w:val="2c"/>
        <w:rPr>
          <w:rFonts w:ascii="Calibri" w:eastAsia="Times New Roman" w:hAnsi="Calibri" w:cs="Arial"/>
          <w:b w:val="0"/>
          <w:noProof/>
          <w:sz w:val="22"/>
          <w:szCs w:val="22"/>
          <w:lang w:val="en-US" w:eastAsia="en-US"/>
        </w:rPr>
      </w:pPr>
      <w:hyperlink w:anchor="_Toc366141958" w:history="1">
        <w:r w:rsidRPr="00761B91">
          <w:rPr>
            <w:rStyle w:val="affb"/>
            <w:noProof/>
          </w:rPr>
          <w:t>13.13</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throw</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_Toc366141958 \h </w:instrText>
        </w:r>
        <w:r>
          <w:rPr>
            <w:noProof/>
            <w:webHidden/>
          </w:rPr>
        </w:r>
        <w:r>
          <w:rPr>
            <w:noProof/>
            <w:webHidden/>
          </w:rPr>
          <w:fldChar w:fldCharType="separate"/>
        </w:r>
        <w:r w:rsidR="00083CEC">
          <w:rPr>
            <w:noProof/>
            <w:webHidden/>
          </w:rPr>
          <w:t>194</w:t>
        </w:r>
        <w:r>
          <w:rPr>
            <w:noProof/>
            <w:webHidden/>
          </w:rPr>
          <w:fldChar w:fldCharType="end"/>
        </w:r>
      </w:hyperlink>
    </w:p>
    <w:p w14:paraId="09697FDE" w14:textId="77777777" w:rsidR="00FB0307" w:rsidRPr="00F92BFE" w:rsidRDefault="00FB0307">
      <w:pPr>
        <w:pStyle w:val="2c"/>
        <w:rPr>
          <w:rFonts w:ascii="Calibri" w:eastAsia="Times New Roman" w:hAnsi="Calibri" w:cs="Arial"/>
          <w:b w:val="0"/>
          <w:noProof/>
          <w:sz w:val="22"/>
          <w:szCs w:val="22"/>
          <w:lang w:val="en-US" w:eastAsia="en-US"/>
        </w:rPr>
      </w:pPr>
      <w:hyperlink w:anchor="_Toc366141959" w:history="1">
        <w:r w:rsidRPr="00761B91">
          <w:rPr>
            <w:rStyle w:val="affb"/>
            <w:noProof/>
          </w:rPr>
          <w:t>13.14</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try</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_Toc366141959 \h </w:instrText>
        </w:r>
        <w:r>
          <w:rPr>
            <w:noProof/>
            <w:webHidden/>
          </w:rPr>
        </w:r>
        <w:r>
          <w:rPr>
            <w:noProof/>
            <w:webHidden/>
          </w:rPr>
          <w:fldChar w:fldCharType="separate"/>
        </w:r>
        <w:r w:rsidR="00083CEC">
          <w:rPr>
            <w:noProof/>
            <w:webHidden/>
          </w:rPr>
          <w:t>195</w:t>
        </w:r>
        <w:r>
          <w:rPr>
            <w:noProof/>
            <w:webHidden/>
          </w:rPr>
          <w:fldChar w:fldCharType="end"/>
        </w:r>
      </w:hyperlink>
    </w:p>
    <w:p w14:paraId="2F5B1FFF" w14:textId="77777777" w:rsidR="00FB0307" w:rsidRPr="00F92BFE" w:rsidRDefault="00FB0307">
      <w:pPr>
        <w:pStyle w:val="3a"/>
        <w:rPr>
          <w:rFonts w:ascii="Calibri" w:eastAsia="Times New Roman" w:hAnsi="Calibri" w:cs="Arial"/>
          <w:b w:val="0"/>
          <w:noProof/>
          <w:sz w:val="22"/>
          <w:szCs w:val="22"/>
          <w:lang w:val="en-US" w:eastAsia="en-US"/>
        </w:rPr>
      </w:pPr>
      <w:hyperlink w:anchor="_Toc366141960" w:history="1">
        <w:r w:rsidRPr="00761B91">
          <w:rPr>
            <w:rStyle w:val="affb"/>
            <w:noProof/>
          </w:rPr>
          <w:t>13.14.1</w:t>
        </w:r>
        <w:r w:rsidRPr="00F92BFE">
          <w:rPr>
            <w:rFonts w:ascii="Calibri" w:eastAsia="Times New Roman" w:hAnsi="Calibri" w:cs="Arial"/>
            <w:b w:val="0"/>
            <w:noProof/>
            <w:sz w:val="22"/>
            <w:szCs w:val="22"/>
            <w:lang w:val="en-US" w:eastAsia="en-US"/>
          </w:rPr>
          <w:tab/>
        </w:r>
        <w:r w:rsidRPr="00761B91">
          <w:rPr>
            <w:rStyle w:val="affb"/>
            <w:noProof/>
          </w:rPr>
          <w:t>Static Semantics</w:t>
        </w:r>
        <w:r>
          <w:rPr>
            <w:noProof/>
            <w:webHidden/>
          </w:rPr>
          <w:tab/>
        </w:r>
        <w:r>
          <w:rPr>
            <w:noProof/>
            <w:webHidden/>
          </w:rPr>
          <w:fldChar w:fldCharType="begin"/>
        </w:r>
        <w:r>
          <w:rPr>
            <w:noProof/>
            <w:webHidden/>
          </w:rPr>
          <w:instrText xml:space="preserve"> PAGEREF _Toc366141960 \h </w:instrText>
        </w:r>
        <w:r>
          <w:rPr>
            <w:noProof/>
            <w:webHidden/>
          </w:rPr>
        </w:r>
        <w:r>
          <w:rPr>
            <w:noProof/>
            <w:webHidden/>
          </w:rPr>
          <w:fldChar w:fldCharType="separate"/>
        </w:r>
        <w:r w:rsidR="00083CEC">
          <w:rPr>
            <w:noProof/>
            <w:webHidden/>
          </w:rPr>
          <w:t>195</w:t>
        </w:r>
        <w:r>
          <w:rPr>
            <w:noProof/>
            <w:webHidden/>
          </w:rPr>
          <w:fldChar w:fldCharType="end"/>
        </w:r>
      </w:hyperlink>
    </w:p>
    <w:p w14:paraId="55E743E4" w14:textId="77777777" w:rsidR="00FB0307" w:rsidRPr="00F92BFE" w:rsidRDefault="00FB0307">
      <w:pPr>
        <w:pStyle w:val="3a"/>
        <w:rPr>
          <w:rFonts w:ascii="Calibri" w:eastAsia="Times New Roman" w:hAnsi="Calibri" w:cs="Arial"/>
          <w:b w:val="0"/>
          <w:noProof/>
          <w:sz w:val="22"/>
          <w:szCs w:val="22"/>
          <w:lang w:val="en-US" w:eastAsia="en-US"/>
        </w:rPr>
      </w:pPr>
      <w:hyperlink w:anchor="_Toc366141961" w:history="1">
        <w:r w:rsidRPr="00761B91">
          <w:rPr>
            <w:rStyle w:val="affb"/>
            <w:noProof/>
          </w:rPr>
          <w:t>13.14.2</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_Toc366141961 \h </w:instrText>
        </w:r>
        <w:r>
          <w:rPr>
            <w:noProof/>
            <w:webHidden/>
          </w:rPr>
        </w:r>
        <w:r>
          <w:rPr>
            <w:noProof/>
            <w:webHidden/>
          </w:rPr>
          <w:fldChar w:fldCharType="separate"/>
        </w:r>
        <w:r w:rsidR="00083CEC">
          <w:rPr>
            <w:noProof/>
            <w:webHidden/>
          </w:rPr>
          <w:t>196</w:t>
        </w:r>
        <w:r>
          <w:rPr>
            <w:noProof/>
            <w:webHidden/>
          </w:rPr>
          <w:fldChar w:fldCharType="end"/>
        </w:r>
      </w:hyperlink>
    </w:p>
    <w:p w14:paraId="24245BE5" w14:textId="77777777" w:rsidR="00FB0307" w:rsidRPr="00F92BFE" w:rsidRDefault="00FB0307">
      <w:pPr>
        <w:pStyle w:val="2c"/>
        <w:rPr>
          <w:rFonts w:ascii="Calibri" w:eastAsia="Times New Roman" w:hAnsi="Calibri" w:cs="Arial"/>
          <w:b w:val="0"/>
          <w:noProof/>
          <w:sz w:val="22"/>
          <w:szCs w:val="22"/>
          <w:lang w:val="en-US" w:eastAsia="en-US"/>
        </w:rPr>
      </w:pPr>
      <w:hyperlink w:anchor="_Toc366141962" w:history="1">
        <w:r w:rsidRPr="00761B91">
          <w:rPr>
            <w:rStyle w:val="affb"/>
            <w:noProof/>
          </w:rPr>
          <w:t>13.15</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ascii="Courier New" w:hAnsi="Courier New"/>
            <w:noProof/>
          </w:rPr>
          <w:t>debugger</w:t>
        </w:r>
        <w:r w:rsidRPr="00761B91">
          <w:rPr>
            <w:rStyle w:val="affb"/>
            <w:noProof/>
          </w:rPr>
          <w:t xml:space="preserve"> statement</w:t>
        </w:r>
        <w:r>
          <w:rPr>
            <w:noProof/>
            <w:webHidden/>
          </w:rPr>
          <w:tab/>
        </w:r>
        <w:r>
          <w:rPr>
            <w:noProof/>
            <w:webHidden/>
          </w:rPr>
          <w:fldChar w:fldCharType="begin"/>
        </w:r>
        <w:r>
          <w:rPr>
            <w:noProof/>
            <w:webHidden/>
          </w:rPr>
          <w:instrText xml:space="preserve"> PAGEREF _Toc366141962 \h </w:instrText>
        </w:r>
        <w:r>
          <w:rPr>
            <w:noProof/>
            <w:webHidden/>
          </w:rPr>
        </w:r>
        <w:r>
          <w:rPr>
            <w:noProof/>
            <w:webHidden/>
          </w:rPr>
          <w:fldChar w:fldCharType="separate"/>
        </w:r>
        <w:r w:rsidR="00083CEC">
          <w:rPr>
            <w:noProof/>
            <w:webHidden/>
          </w:rPr>
          <w:t>197</w:t>
        </w:r>
        <w:r>
          <w:rPr>
            <w:noProof/>
            <w:webHidden/>
          </w:rPr>
          <w:fldChar w:fldCharType="end"/>
        </w:r>
      </w:hyperlink>
    </w:p>
    <w:p w14:paraId="21E62068" w14:textId="77777777" w:rsidR="00FB0307" w:rsidRPr="00F92BFE" w:rsidRDefault="00FB0307">
      <w:pPr>
        <w:pStyle w:val="12"/>
        <w:rPr>
          <w:rFonts w:ascii="Calibri" w:eastAsia="Times New Roman" w:hAnsi="Calibri" w:cs="Arial"/>
          <w:b w:val="0"/>
          <w:noProof/>
          <w:sz w:val="22"/>
          <w:szCs w:val="22"/>
          <w:lang w:val="en-US" w:eastAsia="en-US"/>
        </w:rPr>
      </w:pPr>
      <w:hyperlink w:anchor="_Toc366141963" w:history="1">
        <w:r w:rsidRPr="00761B91">
          <w:rPr>
            <w:rStyle w:val="affb"/>
            <w:noProof/>
          </w:rPr>
          <w:t>14</w:t>
        </w:r>
        <w:r w:rsidRPr="00F92BFE">
          <w:rPr>
            <w:rFonts w:ascii="Calibri" w:eastAsia="Times New Roman" w:hAnsi="Calibri" w:cs="Arial"/>
            <w:b w:val="0"/>
            <w:noProof/>
            <w:sz w:val="22"/>
            <w:szCs w:val="22"/>
            <w:lang w:val="en-US" w:eastAsia="en-US"/>
          </w:rPr>
          <w:tab/>
        </w:r>
        <w:r w:rsidRPr="00761B91">
          <w:rPr>
            <w:rStyle w:val="affb"/>
            <w:noProof/>
          </w:rPr>
          <w:t>ECMAScript Language: Functions and Classes</w:t>
        </w:r>
        <w:r>
          <w:rPr>
            <w:noProof/>
            <w:webHidden/>
          </w:rPr>
          <w:tab/>
        </w:r>
        <w:r>
          <w:rPr>
            <w:noProof/>
            <w:webHidden/>
          </w:rPr>
          <w:fldChar w:fldCharType="begin"/>
        </w:r>
        <w:r>
          <w:rPr>
            <w:noProof/>
            <w:webHidden/>
          </w:rPr>
          <w:instrText xml:space="preserve"> PAGEREF _Toc366141963 \h </w:instrText>
        </w:r>
        <w:r>
          <w:rPr>
            <w:noProof/>
            <w:webHidden/>
          </w:rPr>
        </w:r>
        <w:r>
          <w:rPr>
            <w:noProof/>
            <w:webHidden/>
          </w:rPr>
          <w:fldChar w:fldCharType="separate"/>
        </w:r>
        <w:r w:rsidR="00083CEC">
          <w:rPr>
            <w:noProof/>
            <w:webHidden/>
          </w:rPr>
          <w:t>197</w:t>
        </w:r>
        <w:r>
          <w:rPr>
            <w:noProof/>
            <w:webHidden/>
          </w:rPr>
          <w:fldChar w:fldCharType="end"/>
        </w:r>
      </w:hyperlink>
    </w:p>
    <w:p w14:paraId="147602CF" w14:textId="77777777" w:rsidR="00FB0307" w:rsidRPr="00F92BFE" w:rsidRDefault="00FB0307">
      <w:pPr>
        <w:pStyle w:val="2c"/>
        <w:rPr>
          <w:rFonts w:ascii="Calibri" w:eastAsia="Times New Roman" w:hAnsi="Calibri" w:cs="Arial"/>
          <w:b w:val="0"/>
          <w:noProof/>
          <w:sz w:val="22"/>
          <w:szCs w:val="22"/>
          <w:lang w:val="en-US" w:eastAsia="en-US"/>
        </w:rPr>
      </w:pPr>
      <w:hyperlink w:anchor="_Toc366141964" w:history="1">
        <w:r w:rsidRPr="00761B91">
          <w:rPr>
            <w:rStyle w:val="affb"/>
            <w:noProof/>
          </w:rPr>
          <w:t>14.1</w:t>
        </w:r>
        <w:r w:rsidRPr="00F92BFE">
          <w:rPr>
            <w:rFonts w:ascii="Calibri" w:eastAsia="Times New Roman" w:hAnsi="Calibri" w:cs="Arial"/>
            <w:b w:val="0"/>
            <w:noProof/>
            <w:sz w:val="22"/>
            <w:szCs w:val="22"/>
            <w:lang w:val="en-US" w:eastAsia="en-US"/>
          </w:rPr>
          <w:tab/>
        </w:r>
        <w:r w:rsidRPr="00761B91">
          <w:rPr>
            <w:rStyle w:val="affb"/>
            <w:noProof/>
          </w:rPr>
          <w:t>Function Definitions</w:t>
        </w:r>
        <w:r>
          <w:rPr>
            <w:noProof/>
            <w:webHidden/>
          </w:rPr>
          <w:tab/>
        </w:r>
        <w:r>
          <w:rPr>
            <w:noProof/>
            <w:webHidden/>
          </w:rPr>
          <w:fldChar w:fldCharType="begin"/>
        </w:r>
        <w:r>
          <w:rPr>
            <w:noProof/>
            <w:webHidden/>
          </w:rPr>
          <w:instrText xml:space="preserve"> PAGEREF _Toc366141964 \h </w:instrText>
        </w:r>
        <w:r>
          <w:rPr>
            <w:noProof/>
            <w:webHidden/>
          </w:rPr>
        </w:r>
        <w:r>
          <w:rPr>
            <w:noProof/>
            <w:webHidden/>
          </w:rPr>
          <w:fldChar w:fldCharType="separate"/>
        </w:r>
        <w:r w:rsidR="00083CEC">
          <w:rPr>
            <w:noProof/>
            <w:webHidden/>
          </w:rPr>
          <w:t>197</w:t>
        </w:r>
        <w:r>
          <w:rPr>
            <w:noProof/>
            <w:webHidden/>
          </w:rPr>
          <w:fldChar w:fldCharType="end"/>
        </w:r>
      </w:hyperlink>
    </w:p>
    <w:p w14:paraId="0E568E8D" w14:textId="77777777" w:rsidR="00FB0307" w:rsidRPr="00F92BFE" w:rsidRDefault="00FB0307">
      <w:pPr>
        <w:pStyle w:val="2c"/>
        <w:rPr>
          <w:rFonts w:ascii="Calibri" w:eastAsia="Times New Roman" w:hAnsi="Calibri" w:cs="Arial"/>
          <w:b w:val="0"/>
          <w:noProof/>
          <w:sz w:val="22"/>
          <w:szCs w:val="22"/>
          <w:lang w:val="en-US" w:eastAsia="en-US"/>
        </w:rPr>
      </w:pPr>
      <w:hyperlink w:anchor="_Toc366141965" w:history="1">
        <w:r w:rsidRPr="00761B91">
          <w:rPr>
            <w:rStyle w:val="affb"/>
            <w:noProof/>
          </w:rPr>
          <w:t>14.2</w:t>
        </w:r>
        <w:r w:rsidRPr="00F92BFE">
          <w:rPr>
            <w:rFonts w:ascii="Calibri" w:eastAsia="Times New Roman" w:hAnsi="Calibri" w:cs="Arial"/>
            <w:b w:val="0"/>
            <w:noProof/>
            <w:sz w:val="22"/>
            <w:szCs w:val="22"/>
            <w:lang w:val="en-US" w:eastAsia="en-US"/>
          </w:rPr>
          <w:tab/>
        </w:r>
        <w:r w:rsidRPr="00761B91">
          <w:rPr>
            <w:rStyle w:val="affb"/>
            <w:noProof/>
          </w:rPr>
          <w:t>Arrow Function Definitions</w:t>
        </w:r>
        <w:r>
          <w:rPr>
            <w:noProof/>
            <w:webHidden/>
          </w:rPr>
          <w:tab/>
        </w:r>
        <w:r>
          <w:rPr>
            <w:noProof/>
            <w:webHidden/>
          </w:rPr>
          <w:fldChar w:fldCharType="begin"/>
        </w:r>
        <w:r>
          <w:rPr>
            <w:noProof/>
            <w:webHidden/>
          </w:rPr>
          <w:instrText xml:space="preserve"> PAGEREF _Toc366141965 \h </w:instrText>
        </w:r>
        <w:r>
          <w:rPr>
            <w:noProof/>
            <w:webHidden/>
          </w:rPr>
        </w:r>
        <w:r>
          <w:rPr>
            <w:noProof/>
            <w:webHidden/>
          </w:rPr>
          <w:fldChar w:fldCharType="separate"/>
        </w:r>
        <w:r w:rsidR="00083CEC">
          <w:rPr>
            <w:noProof/>
            <w:webHidden/>
          </w:rPr>
          <w:t>204</w:t>
        </w:r>
        <w:r>
          <w:rPr>
            <w:noProof/>
            <w:webHidden/>
          </w:rPr>
          <w:fldChar w:fldCharType="end"/>
        </w:r>
      </w:hyperlink>
    </w:p>
    <w:p w14:paraId="29A77869" w14:textId="77777777" w:rsidR="00FB0307" w:rsidRPr="00F92BFE" w:rsidRDefault="00FB0307">
      <w:pPr>
        <w:pStyle w:val="2c"/>
        <w:rPr>
          <w:rFonts w:ascii="Calibri" w:eastAsia="Times New Roman" w:hAnsi="Calibri" w:cs="Arial"/>
          <w:b w:val="0"/>
          <w:noProof/>
          <w:sz w:val="22"/>
          <w:szCs w:val="22"/>
          <w:lang w:val="en-US" w:eastAsia="en-US"/>
        </w:rPr>
      </w:pPr>
      <w:hyperlink w:anchor="_Toc366141966" w:history="1">
        <w:r w:rsidRPr="00761B91">
          <w:rPr>
            <w:rStyle w:val="affb"/>
            <w:noProof/>
          </w:rPr>
          <w:t>14.3</w:t>
        </w:r>
        <w:r w:rsidRPr="00F92BFE">
          <w:rPr>
            <w:rFonts w:ascii="Calibri" w:eastAsia="Times New Roman" w:hAnsi="Calibri" w:cs="Arial"/>
            <w:b w:val="0"/>
            <w:noProof/>
            <w:sz w:val="22"/>
            <w:szCs w:val="22"/>
            <w:lang w:val="en-US" w:eastAsia="en-US"/>
          </w:rPr>
          <w:tab/>
        </w:r>
        <w:r w:rsidRPr="00761B91">
          <w:rPr>
            <w:rStyle w:val="affb"/>
            <w:noProof/>
          </w:rPr>
          <w:t>Method Definitions</w:t>
        </w:r>
        <w:r>
          <w:rPr>
            <w:noProof/>
            <w:webHidden/>
          </w:rPr>
          <w:tab/>
        </w:r>
        <w:r>
          <w:rPr>
            <w:noProof/>
            <w:webHidden/>
          </w:rPr>
          <w:fldChar w:fldCharType="begin"/>
        </w:r>
        <w:r>
          <w:rPr>
            <w:noProof/>
            <w:webHidden/>
          </w:rPr>
          <w:instrText xml:space="preserve"> PAGEREF _Toc366141966 \h </w:instrText>
        </w:r>
        <w:r>
          <w:rPr>
            <w:noProof/>
            <w:webHidden/>
          </w:rPr>
        </w:r>
        <w:r>
          <w:rPr>
            <w:noProof/>
            <w:webHidden/>
          </w:rPr>
          <w:fldChar w:fldCharType="separate"/>
        </w:r>
        <w:r w:rsidR="00083CEC">
          <w:rPr>
            <w:noProof/>
            <w:webHidden/>
          </w:rPr>
          <w:t>207</w:t>
        </w:r>
        <w:r>
          <w:rPr>
            <w:noProof/>
            <w:webHidden/>
          </w:rPr>
          <w:fldChar w:fldCharType="end"/>
        </w:r>
      </w:hyperlink>
    </w:p>
    <w:p w14:paraId="18C32F09" w14:textId="77777777" w:rsidR="00FB0307" w:rsidRPr="00F92BFE" w:rsidRDefault="00FB0307">
      <w:pPr>
        <w:pStyle w:val="2c"/>
        <w:rPr>
          <w:rFonts w:ascii="Calibri" w:eastAsia="Times New Roman" w:hAnsi="Calibri" w:cs="Arial"/>
          <w:b w:val="0"/>
          <w:noProof/>
          <w:sz w:val="22"/>
          <w:szCs w:val="22"/>
          <w:lang w:val="en-US" w:eastAsia="en-US"/>
        </w:rPr>
      </w:pPr>
      <w:hyperlink w:anchor="_Toc366141967" w:history="1">
        <w:r w:rsidRPr="00761B91">
          <w:rPr>
            <w:rStyle w:val="affb"/>
            <w:noProof/>
          </w:rPr>
          <w:t>14.4</w:t>
        </w:r>
        <w:r w:rsidRPr="00F92BFE">
          <w:rPr>
            <w:rFonts w:ascii="Calibri" w:eastAsia="Times New Roman" w:hAnsi="Calibri" w:cs="Arial"/>
            <w:b w:val="0"/>
            <w:noProof/>
            <w:sz w:val="22"/>
            <w:szCs w:val="22"/>
            <w:lang w:val="en-US" w:eastAsia="en-US"/>
          </w:rPr>
          <w:tab/>
        </w:r>
        <w:r w:rsidRPr="00761B91">
          <w:rPr>
            <w:rStyle w:val="affb"/>
            <w:noProof/>
          </w:rPr>
          <w:t>Generator Function Definitions</w:t>
        </w:r>
        <w:r>
          <w:rPr>
            <w:noProof/>
            <w:webHidden/>
          </w:rPr>
          <w:tab/>
        </w:r>
        <w:r>
          <w:rPr>
            <w:noProof/>
            <w:webHidden/>
          </w:rPr>
          <w:fldChar w:fldCharType="begin"/>
        </w:r>
        <w:r>
          <w:rPr>
            <w:noProof/>
            <w:webHidden/>
          </w:rPr>
          <w:instrText xml:space="preserve"> PAGEREF _Toc366141967 \h </w:instrText>
        </w:r>
        <w:r>
          <w:rPr>
            <w:noProof/>
            <w:webHidden/>
          </w:rPr>
        </w:r>
        <w:r>
          <w:rPr>
            <w:noProof/>
            <w:webHidden/>
          </w:rPr>
          <w:fldChar w:fldCharType="separate"/>
        </w:r>
        <w:r w:rsidR="00083CEC">
          <w:rPr>
            <w:noProof/>
            <w:webHidden/>
          </w:rPr>
          <w:t>210</w:t>
        </w:r>
        <w:r>
          <w:rPr>
            <w:noProof/>
            <w:webHidden/>
          </w:rPr>
          <w:fldChar w:fldCharType="end"/>
        </w:r>
      </w:hyperlink>
    </w:p>
    <w:p w14:paraId="12F02C69" w14:textId="77777777" w:rsidR="00FB0307" w:rsidRPr="00F92BFE" w:rsidRDefault="00FB0307">
      <w:pPr>
        <w:pStyle w:val="2c"/>
        <w:rPr>
          <w:rFonts w:ascii="Calibri" w:eastAsia="Times New Roman" w:hAnsi="Calibri" w:cs="Arial"/>
          <w:b w:val="0"/>
          <w:noProof/>
          <w:sz w:val="22"/>
          <w:szCs w:val="22"/>
          <w:lang w:val="en-US" w:eastAsia="en-US"/>
        </w:rPr>
      </w:pPr>
      <w:hyperlink w:anchor="_Toc366141968" w:history="1">
        <w:r w:rsidRPr="00761B91">
          <w:rPr>
            <w:rStyle w:val="affb"/>
            <w:noProof/>
          </w:rPr>
          <w:t>14.5</w:t>
        </w:r>
        <w:r w:rsidRPr="00F92BFE">
          <w:rPr>
            <w:rFonts w:ascii="Calibri" w:eastAsia="Times New Roman" w:hAnsi="Calibri" w:cs="Arial"/>
            <w:b w:val="0"/>
            <w:noProof/>
            <w:sz w:val="22"/>
            <w:szCs w:val="22"/>
            <w:lang w:val="en-US" w:eastAsia="en-US"/>
          </w:rPr>
          <w:tab/>
        </w:r>
        <w:r w:rsidRPr="00761B91">
          <w:rPr>
            <w:rStyle w:val="affb"/>
            <w:noProof/>
          </w:rPr>
          <w:t>Class Definitions</w:t>
        </w:r>
        <w:r>
          <w:rPr>
            <w:noProof/>
            <w:webHidden/>
          </w:rPr>
          <w:tab/>
        </w:r>
        <w:r>
          <w:rPr>
            <w:noProof/>
            <w:webHidden/>
          </w:rPr>
          <w:fldChar w:fldCharType="begin"/>
        </w:r>
        <w:r>
          <w:rPr>
            <w:noProof/>
            <w:webHidden/>
          </w:rPr>
          <w:instrText xml:space="preserve"> PAGEREF _Toc366141968 \h </w:instrText>
        </w:r>
        <w:r>
          <w:rPr>
            <w:noProof/>
            <w:webHidden/>
          </w:rPr>
        </w:r>
        <w:r>
          <w:rPr>
            <w:noProof/>
            <w:webHidden/>
          </w:rPr>
          <w:fldChar w:fldCharType="separate"/>
        </w:r>
        <w:r w:rsidR="00083CEC">
          <w:rPr>
            <w:noProof/>
            <w:webHidden/>
          </w:rPr>
          <w:t>214</w:t>
        </w:r>
        <w:r>
          <w:rPr>
            <w:noProof/>
            <w:webHidden/>
          </w:rPr>
          <w:fldChar w:fldCharType="end"/>
        </w:r>
      </w:hyperlink>
    </w:p>
    <w:p w14:paraId="22E47E34" w14:textId="77777777" w:rsidR="00FB0307" w:rsidRPr="00F92BFE" w:rsidRDefault="00FB0307">
      <w:pPr>
        <w:pStyle w:val="2c"/>
        <w:rPr>
          <w:rFonts w:ascii="Calibri" w:eastAsia="Times New Roman" w:hAnsi="Calibri" w:cs="Arial"/>
          <w:b w:val="0"/>
          <w:noProof/>
          <w:sz w:val="22"/>
          <w:szCs w:val="22"/>
          <w:lang w:val="en-US" w:eastAsia="en-US"/>
        </w:rPr>
      </w:pPr>
      <w:hyperlink w:anchor="_Toc366141969" w:history="1">
        <w:r w:rsidRPr="00761B91">
          <w:rPr>
            <w:rStyle w:val="affb"/>
            <w:noProof/>
          </w:rPr>
          <w:t>14.6</w:t>
        </w:r>
        <w:r w:rsidRPr="00F92BFE">
          <w:rPr>
            <w:rFonts w:ascii="Calibri" w:eastAsia="Times New Roman" w:hAnsi="Calibri" w:cs="Arial"/>
            <w:b w:val="0"/>
            <w:noProof/>
            <w:sz w:val="22"/>
            <w:szCs w:val="22"/>
            <w:lang w:val="en-US" w:eastAsia="en-US"/>
          </w:rPr>
          <w:tab/>
        </w:r>
        <w:r w:rsidRPr="00761B91">
          <w:rPr>
            <w:rStyle w:val="affb"/>
            <w:noProof/>
          </w:rPr>
          <w:t>Tail Position Calls</w:t>
        </w:r>
        <w:r>
          <w:rPr>
            <w:noProof/>
            <w:webHidden/>
          </w:rPr>
          <w:tab/>
        </w:r>
        <w:r>
          <w:rPr>
            <w:noProof/>
            <w:webHidden/>
          </w:rPr>
          <w:fldChar w:fldCharType="begin"/>
        </w:r>
        <w:r>
          <w:rPr>
            <w:noProof/>
            <w:webHidden/>
          </w:rPr>
          <w:instrText xml:space="preserve"> PAGEREF _Toc366141969 \h </w:instrText>
        </w:r>
        <w:r>
          <w:rPr>
            <w:noProof/>
            <w:webHidden/>
          </w:rPr>
        </w:r>
        <w:r>
          <w:rPr>
            <w:noProof/>
            <w:webHidden/>
          </w:rPr>
          <w:fldChar w:fldCharType="separate"/>
        </w:r>
        <w:r w:rsidR="00083CEC">
          <w:rPr>
            <w:noProof/>
            <w:webHidden/>
          </w:rPr>
          <w:t>219</w:t>
        </w:r>
        <w:r>
          <w:rPr>
            <w:noProof/>
            <w:webHidden/>
          </w:rPr>
          <w:fldChar w:fldCharType="end"/>
        </w:r>
      </w:hyperlink>
    </w:p>
    <w:p w14:paraId="32CA645D" w14:textId="77777777" w:rsidR="00FB0307" w:rsidRPr="00F92BFE" w:rsidRDefault="00FB0307">
      <w:pPr>
        <w:pStyle w:val="3a"/>
        <w:rPr>
          <w:rFonts w:ascii="Calibri" w:eastAsia="Times New Roman" w:hAnsi="Calibri" w:cs="Arial"/>
          <w:b w:val="0"/>
          <w:noProof/>
          <w:sz w:val="22"/>
          <w:szCs w:val="22"/>
          <w:lang w:val="en-US" w:eastAsia="en-US"/>
        </w:rPr>
      </w:pPr>
      <w:hyperlink w:anchor="_Toc366141970" w:history="1">
        <w:r w:rsidRPr="00761B91">
          <w:rPr>
            <w:rStyle w:val="affb"/>
            <w:noProof/>
          </w:rPr>
          <w:t>14.6.1</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_Toc366141970 \h </w:instrText>
        </w:r>
        <w:r>
          <w:rPr>
            <w:noProof/>
            <w:webHidden/>
          </w:rPr>
        </w:r>
        <w:r>
          <w:rPr>
            <w:noProof/>
            <w:webHidden/>
          </w:rPr>
          <w:fldChar w:fldCharType="separate"/>
        </w:r>
        <w:r w:rsidR="00083CEC">
          <w:rPr>
            <w:noProof/>
            <w:webHidden/>
          </w:rPr>
          <w:t>219</w:t>
        </w:r>
        <w:r>
          <w:rPr>
            <w:noProof/>
            <w:webHidden/>
          </w:rPr>
          <w:fldChar w:fldCharType="end"/>
        </w:r>
      </w:hyperlink>
    </w:p>
    <w:p w14:paraId="1979049A" w14:textId="77777777" w:rsidR="00FB0307" w:rsidRPr="00F92BFE" w:rsidRDefault="00FB0307">
      <w:pPr>
        <w:pStyle w:val="12"/>
        <w:rPr>
          <w:rFonts w:ascii="Calibri" w:eastAsia="Times New Roman" w:hAnsi="Calibri" w:cs="Arial"/>
          <w:b w:val="0"/>
          <w:noProof/>
          <w:sz w:val="22"/>
          <w:szCs w:val="22"/>
          <w:lang w:val="en-US" w:eastAsia="en-US"/>
        </w:rPr>
      </w:pPr>
      <w:hyperlink w:anchor="_Toc366141971" w:history="1">
        <w:r w:rsidRPr="00761B91">
          <w:rPr>
            <w:rStyle w:val="affb"/>
            <w:noProof/>
          </w:rPr>
          <w:t>15</w:t>
        </w:r>
        <w:r w:rsidRPr="00F92BFE">
          <w:rPr>
            <w:rFonts w:ascii="Calibri" w:eastAsia="Times New Roman" w:hAnsi="Calibri" w:cs="Arial"/>
            <w:b w:val="0"/>
            <w:noProof/>
            <w:sz w:val="22"/>
            <w:szCs w:val="22"/>
            <w:lang w:val="en-US" w:eastAsia="en-US"/>
          </w:rPr>
          <w:tab/>
        </w:r>
        <w:r w:rsidRPr="00761B91">
          <w:rPr>
            <w:rStyle w:val="affb"/>
            <w:noProof/>
          </w:rPr>
          <w:t>ECMAScript Language: Scripts and Modules</w:t>
        </w:r>
        <w:r>
          <w:rPr>
            <w:noProof/>
            <w:webHidden/>
          </w:rPr>
          <w:tab/>
        </w:r>
        <w:r>
          <w:rPr>
            <w:noProof/>
            <w:webHidden/>
          </w:rPr>
          <w:fldChar w:fldCharType="begin"/>
        </w:r>
        <w:r>
          <w:rPr>
            <w:noProof/>
            <w:webHidden/>
          </w:rPr>
          <w:instrText xml:space="preserve"> PAGEREF _Toc366141971 \h </w:instrText>
        </w:r>
        <w:r>
          <w:rPr>
            <w:noProof/>
            <w:webHidden/>
          </w:rPr>
        </w:r>
        <w:r>
          <w:rPr>
            <w:noProof/>
            <w:webHidden/>
          </w:rPr>
          <w:fldChar w:fldCharType="separate"/>
        </w:r>
        <w:r w:rsidR="00083CEC">
          <w:rPr>
            <w:noProof/>
            <w:webHidden/>
          </w:rPr>
          <w:t>219</w:t>
        </w:r>
        <w:r>
          <w:rPr>
            <w:noProof/>
            <w:webHidden/>
          </w:rPr>
          <w:fldChar w:fldCharType="end"/>
        </w:r>
      </w:hyperlink>
    </w:p>
    <w:p w14:paraId="52B23FFE" w14:textId="77777777" w:rsidR="00FB0307" w:rsidRPr="00F92BFE" w:rsidRDefault="00FB0307">
      <w:pPr>
        <w:pStyle w:val="2c"/>
        <w:rPr>
          <w:rFonts w:ascii="Calibri" w:eastAsia="Times New Roman" w:hAnsi="Calibri" w:cs="Arial"/>
          <w:b w:val="0"/>
          <w:noProof/>
          <w:sz w:val="22"/>
          <w:szCs w:val="22"/>
          <w:lang w:val="en-US" w:eastAsia="en-US"/>
        </w:rPr>
      </w:pPr>
      <w:hyperlink w:anchor="_Toc366141972" w:history="1">
        <w:r w:rsidRPr="00761B91">
          <w:rPr>
            <w:rStyle w:val="affb"/>
            <w:noProof/>
          </w:rPr>
          <w:t>15.1</w:t>
        </w:r>
        <w:r w:rsidRPr="00F92BFE">
          <w:rPr>
            <w:rFonts w:ascii="Calibri" w:eastAsia="Times New Roman" w:hAnsi="Calibri" w:cs="Arial"/>
            <w:b w:val="0"/>
            <w:noProof/>
            <w:sz w:val="22"/>
            <w:szCs w:val="22"/>
            <w:lang w:val="en-US" w:eastAsia="en-US"/>
          </w:rPr>
          <w:tab/>
        </w:r>
        <w:r w:rsidRPr="00761B91">
          <w:rPr>
            <w:rStyle w:val="affb"/>
            <w:noProof/>
          </w:rPr>
          <w:t>Script</w:t>
        </w:r>
        <w:r>
          <w:rPr>
            <w:noProof/>
            <w:webHidden/>
          </w:rPr>
          <w:tab/>
        </w:r>
        <w:r>
          <w:rPr>
            <w:noProof/>
            <w:webHidden/>
          </w:rPr>
          <w:fldChar w:fldCharType="begin"/>
        </w:r>
        <w:r>
          <w:rPr>
            <w:noProof/>
            <w:webHidden/>
          </w:rPr>
          <w:instrText xml:space="preserve"> PAGEREF _Toc366141972 \h </w:instrText>
        </w:r>
        <w:r>
          <w:rPr>
            <w:noProof/>
            <w:webHidden/>
          </w:rPr>
        </w:r>
        <w:r>
          <w:rPr>
            <w:noProof/>
            <w:webHidden/>
          </w:rPr>
          <w:fldChar w:fldCharType="separate"/>
        </w:r>
        <w:r w:rsidR="00083CEC">
          <w:rPr>
            <w:noProof/>
            <w:webHidden/>
          </w:rPr>
          <w:t>219</w:t>
        </w:r>
        <w:r>
          <w:rPr>
            <w:noProof/>
            <w:webHidden/>
          </w:rPr>
          <w:fldChar w:fldCharType="end"/>
        </w:r>
      </w:hyperlink>
    </w:p>
    <w:p w14:paraId="1B4DC805" w14:textId="77777777" w:rsidR="00FB0307" w:rsidRPr="00F92BFE" w:rsidRDefault="00FB0307">
      <w:pPr>
        <w:pStyle w:val="3a"/>
        <w:rPr>
          <w:rFonts w:ascii="Calibri" w:eastAsia="Times New Roman" w:hAnsi="Calibri" w:cs="Arial"/>
          <w:b w:val="0"/>
          <w:noProof/>
          <w:sz w:val="22"/>
          <w:szCs w:val="22"/>
          <w:lang w:val="en-US" w:eastAsia="en-US"/>
        </w:rPr>
      </w:pPr>
      <w:hyperlink w:anchor="_Toc366141973" w:history="1">
        <w:r w:rsidRPr="00761B91">
          <w:rPr>
            <w:rStyle w:val="affb"/>
            <w:noProof/>
          </w:rPr>
          <w:t>15.1.1</w:t>
        </w:r>
        <w:r w:rsidRPr="00F92BFE">
          <w:rPr>
            <w:rFonts w:ascii="Calibri" w:eastAsia="Times New Roman" w:hAnsi="Calibri" w:cs="Arial"/>
            <w:b w:val="0"/>
            <w:noProof/>
            <w:sz w:val="22"/>
            <w:szCs w:val="22"/>
            <w:lang w:val="en-US" w:eastAsia="en-US"/>
          </w:rPr>
          <w:tab/>
        </w:r>
        <w:r w:rsidRPr="00761B91">
          <w:rPr>
            <w:rStyle w:val="affb"/>
            <w:noProof/>
          </w:rPr>
          <w:t>Static Semantics</w:t>
        </w:r>
        <w:r>
          <w:rPr>
            <w:noProof/>
            <w:webHidden/>
          </w:rPr>
          <w:tab/>
        </w:r>
        <w:r>
          <w:rPr>
            <w:noProof/>
            <w:webHidden/>
          </w:rPr>
          <w:fldChar w:fldCharType="begin"/>
        </w:r>
        <w:r>
          <w:rPr>
            <w:noProof/>
            <w:webHidden/>
          </w:rPr>
          <w:instrText xml:space="preserve"> PAGEREF _Toc366141973 \h </w:instrText>
        </w:r>
        <w:r>
          <w:rPr>
            <w:noProof/>
            <w:webHidden/>
          </w:rPr>
        </w:r>
        <w:r>
          <w:rPr>
            <w:noProof/>
            <w:webHidden/>
          </w:rPr>
          <w:fldChar w:fldCharType="separate"/>
        </w:r>
        <w:r w:rsidR="00083CEC">
          <w:rPr>
            <w:noProof/>
            <w:webHidden/>
          </w:rPr>
          <w:t>219</w:t>
        </w:r>
        <w:r>
          <w:rPr>
            <w:noProof/>
            <w:webHidden/>
          </w:rPr>
          <w:fldChar w:fldCharType="end"/>
        </w:r>
      </w:hyperlink>
    </w:p>
    <w:p w14:paraId="11FF2C01" w14:textId="77777777" w:rsidR="00FB0307" w:rsidRPr="00F92BFE" w:rsidRDefault="00FB0307">
      <w:pPr>
        <w:pStyle w:val="3a"/>
        <w:rPr>
          <w:rFonts w:ascii="Calibri" w:eastAsia="Times New Roman" w:hAnsi="Calibri" w:cs="Arial"/>
          <w:b w:val="0"/>
          <w:noProof/>
          <w:sz w:val="22"/>
          <w:szCs w:val="22"/>
          <w:lang w:val="en-US" w:eastAsia="en-US"/>
        </w:rPr>
      </w:pPr>
      <w:hyperlink w:anchor="_Toc366141974" w:history="1">
        <w:r w:rsidRPr="00761B91">
          <w:rPr>
            <w:rStyle w:val="affb"/>
            <w:noProof/>
          </w:rPr>
          <w:t>15.1.2</w:t>
        </w:r>
        <w:r w:rsidRPr="00F92BFE">
          <w:rPr>
            <w:rFonts w:ascii="Calibri" w:eastAsia="Times New Roman" w:hAnsi="Calibri" w:cs="Arial"/>
            <w:b w:val="0"/>
            <w:noProof/>
            <w:sz w:val="22"/>
            <w:szCs w:val="22"/>
            <w:lang w:val="en-US" w:eastAsia="en-US"/>
          </w:rPr>
          <w:tab/>
        </w:r>
        <w:r w:rsidRPr="00761B91">
          <w:rPr>
            <w:rStyle w:val="affb"/>
            <w:noProof/>
          </w:rPr>
          <w:t>Runtime Semantics</w:t>
        </w:r>
        <w:r>
          <w:rPr>
            <w:noProof/>
            <w:webHidden/>
          </w:rPr>
          <w:tab/>
        </w:r>
        <w:r>
          <w:rPr>
            <w:noProof/>
            <w:webHidden/>
          </w:rPr>
          <w:fldChar w:fldCharType="begin"/>
        </w:r>
        <w:r>
          <w:rPr>
            <w:noProof/>
            <w:webHidden/>
          </w:rPr>
          <w:instrText xml:space="preserve"> PAGEREF _Toc366141974 \h </w:instrText>
        </w:r>
        <w:r>
          <w:rPr>
            <w:noProof/>
            <w:webHidden/>
          </w:rPr>
        </w:r>
        <w:r>
          <w:rPr>
            <w:noProof/>
            <w:webHidden/>
          </w:rPr>
          <w:fldChar w:fldCharType="separate"/>
        </w:r>
        <w:r w:rsidR="00083CEC">
          <w:rPr>
            <w:noProof/>
            <w:webHidden/>
          </w:rPr>
          <w:t>221</w:t>
        </w:r>
        <w:r>
          <w:rPr>
            <w:noProof/>
            <w:webHidden/>
          </w:rPr>
          <w:fldChar w:fldCharType="end"/>
        </w:r>
      </w:hyperlink>
    </w:p>
    <w:p w14:paraId="0547E115" w14:textId="77777777" w:rsidR="00FB0307" w:rsidRPr="00F92BFE" w:rsidRDefault="00FB0307">
      <w:pPr>
        <w:pStyle w:val="2c"/>
        <w:rPr>
          <w:rFonts w:ascii="Calibri" w:eastAsia="Times New Roman" w:hAnsi="Calibri" w:cs="Arial"/>
          <w:b w:val="0"/>
          <w:noProof/>
          <w:sz w:val="22"/>
          <w:szCs w:val="22"/>
          <w:lang w:val="en-US" w:eastAsia="en-US"/>
        </w:rPr>
      </w:pPr>
      <w:hyperlink w:anchor="_Toc366141975" w:history="1">
        <w:r w:rsidRPr="00761B91">
          <w:rPr>
            <w:rStyle w:val="affb"/>
            <w:noProof/>
          </w:rPr>
          <w:t>15.2</w:t>
        </w:r>
        <w:r w:rsidRPr="00F92BFE">
          <w:rPr>
            <w:rFonts w:ascii="Calibri" w:eastAsia="Times New Roman" w:hAnsi="Calibri" w:cs="Arial"/>
            <w:b w:val="0"/>
            <w:noProof/>
            <w:sz w:val="22"/>
            <w:szCs w:val="22"/>
            <w:lang w:val="en-US" w:eastAsia="en-US"/>
          </w:rPr>
          <w:tab/>
        </w:r>
        <w:r w:rsidRPr="00761B91">
          <w:rPr>
            <w:rStyle w:val="affb"/>
            <w:noProof/>
          </w:rPr>
          <w:t>Directive Prologues and the Use Strict Directive</w:t>
        </w:r>
        <w:r>
          <w:rPr>
            <w:noProof/>
            <w:webHidden/>
          </w:rPr>
          <w:tab/>
        </w:r>
        <w:r>
          <w:rPr>
            <w:noProof/>
            <w:webHidden/>
          </w:rPr>
          <w:fldChar w:fldCharType="begin"/>
        </w:r>
        <w:r>
          <w:rPr>
            <w:noProof/>
            <w:webHidden/>
          </w:rPr>
          <w:instrText xml:space="preserve"> PAGEREF _Toc366141975 \h </w:instrText>
        </w:r>
        <w:r>
          <w:rPr>
            <w:noProof/>
            <w:webHidden/>
          </w:rPr>
        </w:r>
        <w:r>
          <w:rPr>
            <w:noProof/>
            <w:webHidden/>
          </w:rPr>
          <w:fldChar w:fldCharType="separate"/>
        </w:r>
        <w:r w:rsidR="00083CEC">
          <w:rPr>
            <w:noProof/>
            <w:webHidden/>
          </w:rPr>
          <w:t>223</w:t>
        </w:r>
        <w:r>
          <w:rPr>
            <w:noProof/>
            <w:webHidden/>
          </w:rPr>
          <w:fldChar w:fldCharType="end"/>
        </w:r>
      </w:hyperlink>
    </w:p>
    <w:p w14:paraId="31929761" w14:textId="77777777" w:rsidR="00FB0307" w:rsidRPr="00F92BFE" w:rsidRDefault="00FB0307">
      <w:pPr>
        <w:pStyle w:val="2c"/>
        <w:rPr>
          <w:rFonts w:ascii="Calibri" w:eastAsia="Times New Roman" w:hAnsi="Calibri" w:cs="Arial"/>
          <w:b w:val="0"/>
          <w:noProof/>
          <w:sz w:val="22"/>
          <w:szCs w:val="22"/>
          <w:lang w:val="en-US" w:eastAsia="en-US"/>
        </w:rPr>
      </w:pPr>
      <w:hyperlink w:anchor="_Toc366141976" w:history="1">
        <w:r w:rsidRPr="00761B91">
          <w:rPr>
            <w:rStyle w:val="affb"/>
            <w:noProof/>
          </w:rPr>
          <w:t>15.3</w:t>
        </w:r>
        <w:r w:rsidRPr="00F92BFE">
          <w:rPr>
            <w:rFonts w:ascii="Calibri" w:eastAsia="Times New Roman" w:hAnsi="Calibri" w:cs="Arial"/>
            <w:b w:val="0"/>
            <w:noProof/>
            <w:sz w:val="22"/>
            <w:szCs w:val="22"/>
            <w:lang w:val="en-US" w:eastAsia="en-US"/>
          </w:rPr>
          <w:tab/>
        </w:r>
        <w:r w:rsidRPr="00761B91">
          <w:rPr>
            <w:rStyle w:val="affb"/>
            <w:noProof/>
          </w:rPr>
          <w:t>Modules</w:t>
        </w:r>
        <w:r>
          <w:rPr>
            <w:noProof/>
            <w:webHidden/>
          </w:rPr>
          <w:tab/>
        </w:r>
        <w:r>
          <w:rPr>
            <w:noProof/>
            <w:webHidden/>
          </w:rPr>
          <w:fldChar w:fldCharType="begin"/>
        </w:r>
        <w:r>
          <w:rPr>
            <w:noProof/>
            <w:webHidden/>
          </w:rPr>
          <w:instrText xml:space="preserve"> PAGEREF _Toc366141976 \h </w:instrText>
        </w:r>
        <w:r>
          <w:rPr>
            <w:noProof/>
            <w:webHidden/>
          </w:rPr>
        </w:r>
        <w:r>
          <w:rPr>
            <w:noProof/>
            <w:webHidden/>
          </w:rPr>
          <w:fldChar w:fldCharType="separate"/>
        </w:r>
        <w:r w:rsidR="00083CEC">
          <w:rPr>
            <w:noProof/>
            <w:webHidden/>
          </w:rPr>
          <w:t>224</w:t>
        </w:r>
        <w:r>
          <w:rPr>
            <w:noProof/>
            <w:webHidden/>
          </w:rPr>
          <w:fldChar w:fldCharType="end"/>
        </w:r>
      </w:hyperlink>
    </w:p>
    <w:p w14:paraId="5FC63948" w14:textId="77777777" w:rsidR="00FB0307" w:rsidRPr="00F92BFE" w:rsidRDefault="00FB0307">
      <w:pPr>
        <w:pStyle w:val="3a"/>
        <w:rPr>
          <w:rFonts w:ascii="Calibri" w:eastAsia="Times New Roman" w:hAnsi="Calibri" w:cs="Arial"/>
          <w:b w:val="0"/>
          <w:noProof/>
          <w:sz w:val="22"/>
          <w:szCs w:val="22"/>
          <w:lang w:val="en-US" w:eastAsia="en-US"/>
        </w:rPr>
      </w:pPr>
      <w:hyperlink w:anchor="_Toc366141977" w:history="1">
        <w:r w:rsidRPr="00761B91">
          <w:rPr>
            <w:rStyle w:val="affb"/>
            <w:noProof/>
          </w:rPr>
          <w:t>15.3.1</w:t>
        </w:r>
        <w:r w:rsidRPr="00F92BFE">
          <w:rPr>
            <w:rFonts w:ascii="Calibri" w:eastAsia="Times New Roman" w:hAnsi="Calibri" w:cs="Arial"/>
            <w:b w:val="0"/>
            <w:noProof/>
            <w:sz w:val="22"/>
            <w:szCs w:val="22"/>
            <w:lang w:val="en-US" w:eastAsia="en-US"/>
          </w:rPr>
          <w:tab/>
        </w:r>
        <w:r w:rsidRPr="00761B91">
          <w:rPr>
            <w:rStyle w:val="affb"/>
            <w:noProof/>
          </w:rPr>
          <w:t>Module Declaration Instantiation</w:t>
        </w:r>
        <w:r>
          <w:rPr>
            <w:noProof/>
            <w:webHidden/>
          </w:rPr>
          <w:tab/>
        </w:r>
        <w:r>
          <w:rPr>
            <w:noProof/>
            <w:webHidden/>
          </w:rPr>
          <w:fldChar w:fldCharType="begin"/>
        </w:r>
        <w:r>
          <w:rPr>
            <w:noProof/>
            <w:webHidden/>
          </w:rPr>
          <w:instrText xml:space="preserve"> PAGEREF _Toc366141977 \h </w:instrText>
        </w:r>
        <w:r>
          <w:rPr>
            <w:noProof/>
            <w:webHidden/>
          </w:rPr>
        </w:r>
        <w:r>
          <w:rPr>
            <w:noProof/>
            <w:webHidden/>
          </w:rPr>
          <w:fldChar w:fldCharType="separate"/>
        </w:r>
        <w:r w:rsidR="00083CEC">
          <w:rPr>
            <w:noProof/>
            <w:webHidden/>
          </w:rPr>
          <w:t>224</w:t>
        </w:r>
        <w:r>
          <w:rPr>
            <w:noProof/>
            <w:webHidden/>
          </w:rPr>
          <w:fldChar w:fldCharType="end"/>
        </w:r>
      </w:hyperlink>
    </w:p>
    <w:p w14:paraId="52905F37" w14:textId="77777777" w:rsidR="00FB0307" w:rsidRPr="00F92BFE" w:rsidRDefault="00FB0307">
      <w:pPr>
        <w:pStyle w:val="12"/>
        <w:rPr>
          <w:rFonts w:ascii="Calibri" w:eastAsia="Times New Roman" w:hAnsi="Calibri" w:cs="Arial"/>
          <w:b w:val="0"/>
          <w:noProof/>
          <w:sz w:val="22"/>
          <w:szCs w:val="22"/>
          <w:lang w:val="en-US" w:eastAsia="en-US"/>
        </w:rPr>
      </w:pPr>
      <w:hyperlink w:anchor="_Toc366141978" w:history="1">
        <w:r w:rsidRPr="00761B91">
          <w:rPr>
            <w:rStyle w:val="affb"/>
            <w:noProof/>
          </w:rPr>
          <w:t>16</w:t>
        </w:r>
        <w:r w:rsidRPr="00F92BFE">
          <w:rPr>
            <w:rFonts w:ascii="Calibri" w:eastAsia="Times New Roman" w:hAnsi="Calibri" w:cs="Arial"/>
            <w:b w:val="0"/>
            <w:noProof/>
            <w:sz w:val="22"/>
            <w:szCs w:val="22"/>
            <w:lang w:val="en-US" w:eastAsia="en-US"/>
          </w:rPr>
          <w:tab/>
        </w:r>
        <w:r w:rsidRPr="00761B91">
          <w:rPr>
            <w:rStyle w:val="affb"/>
            <w:noProof/>
          </w:rPr>
          <w:t>Error Handling and Language Extensions</w:t>
        </w:r>
        <w:r>
          <w:rPr>
            <w:noProof/>
            <w:webHidden/>
          </w:rPr>
          <w:tab/>
        </w:r>
        <w:r>
          <w:rPr>
            <w:noProof/>
            <w:webHidden/>
          </w:rPr>
          <w:fldChar w:fldCharType="begin"/>
        </w:r>
        <w:r>
          <w:rPr>
            <w:noProof/>
            <w:webHidden/>
          </w:rPr>
          <w:instrText xml:space="preserve"> PAGEREF _Toc366141978 \h </w:instrText>
        </w:r>
        <w:r>
          <w:rPr>
            <w:noProof/>
            <w:webHidden/>
          </w:rPr>
        </w:r>
        <w:r>
          <w:rPr>
            <w:noProof/>
            <w:webHidden/>
          </w:rPr>
          <w:fldChar w:fldCharType="separate"/>
        </w:r>
        <w:r w:rsidR="00083CEC">
          <w:rPr>
            <w:noProof/>
            <w:webHidden/>
          </w:rPr>
          <w:t>224</w:t>
        </w:r>
        <w:r>
          <w:rPr>
            <w:noProof/>
            <w:webHidden/>
          </w:rPr>
          <w:fldChar w:fldCharType="end"/>
        </w:r>
      </w:hyperlink>
    </w:p>
    <w:p w14:paraId="07A19594" w14:textId="77777777" w:rsidR="00FB0307" w:rsidRPr="00F92BFE" w:rsidRDefault="00FB0307">
      <w:pPr>
        <w:pStyle w:val="12"/>
        <w:rPr>
          <w:rFonts w:ascii="Calibri" w:eastAsia="Times New Roman" w:hAnsi="Calibri" w:cs="Arial"/>
          <w:b w:val="0"/>
          <w:noProof/>
          <w:sz w:val="22"/>
          <w:szCs w:val="22"/>
          <w:lang w:val="en-US" w:eastAsia="en-US"/>
        </w:rPr>
      </w:pPr>
      <w:hyperlink w:anchor="_Toc366141979" w:history="1">
        <w:r w:rsidRPr="00761B91">
          <w:rPr>
            <w:rStyle w:val="affb"/>
            <w:noProof/>
          </w:rPr>
          <w:t>17</w:t>
        </w:r>
        <w:r w:rsidRPr="00F92BFE">
          <w:rPr>
            <w:rFonts w:ascii="Calibri" w:eastAsia="Times New Roman" w:hAnsi="Calibri" w:cs="Arial"/>
            <w:b w:val="0"/>
            <w:noProof/>
            <w:sz w:val="22"/>
            <w:szCs w:val="22"/>
            <w:lang w:val="en-US" w:eastAsia="en-US"/>
          </w:rPr>
          <w:tab/>
        </w:r>
        <w:r w:rsidRPr="00761B91">
          <w:rPr>
            <w:rStyle w:val="affb"/>
            <w:noProof/>
          </w:rPr>
          <w:t>Standard Built-in ECMAScript Objects</w:t>
        </w:r>
        <w:r>
          <w:rPr>
            <w:noProof/>
            <w:webHidden/>
          </w:rPr>
          <w:tab/>
        </w:r>
        <w:r>
          <w:rPr>
            <w:noProof/>
            <w:webHidden/>
          </w:rPr>
          <w:fldChar w:fldCharType="begin"/>
        </w:r>
        <w:r>
          <w:rPr>
            <w:noProof/>
            <w:webHidden/>
          </w:rPr>
          <w:instrText xml:space="preserve"> PAGEREF _Toc366141979 \h </w:instrText>
        </w:r>
        <w:r>
          <w:rPr>
            <w:noProof/>
            <w:webHidden/>
          </w:rPr>
        </w:r>
        <w:r>
          <w:rPr>
            <w:noProof/>
            <w:webHidden/>
          </w:rPr>
          <w:fldChar w:fldCharType="separate"/>
        </w:r>
        <w:r w:rsidR="00083CEC">
          <w:rPr>
            <w:noProof/>
            <w:webHidden/>
          </w:rPr>
          <w:t>225</w:t>
        </w:r>
        <w:r>
          <w:rPr>
            <w:noProof/>
            <w:webHidden/>
          </w:rPr>
          <w:fldChar w:fldCharType="end"/>
        </w:r>
      </w:hyperlink>
    </w:p>
    <w:p w14:paraId="5CF40503" w14:textId="77777777" w:rsidR="00FB0307" w:rsidRPr="00F92BFE" w:rsidRDefault="00FB0307">
      <w:pPr>
        <w:pStyle w:val="12"/>
        <w:rPr>
          <w:rFonts w:ascii="Calibri" w:eastAsia="Times New Roman" w:hAnsi="Calibri" w:cs="Arial"/>
          <w:b w:val="0"/>
          <w:noProof/>
          <w:sz w:val="22"/>
          <w:szCs w:val="22"/>
          <w:lang w:val="en-US" w:eastAsia="en-US"/>
        </w:rPr>
      </w:pPr>
      <w:hyperlink w:anchor="_Toc366141980" w:history="1">
        <w:r w:rsidRPr="00761B91">
          <w:rPr>
            <w:rStyle w:val="affb"/>
            <w:noProof/>
          </w:rPr>
          <w:t>18</w:t>
        </w:r>
        <w:r w:rsidRPr="00F92BFE">
          <w:rPr>
            <w:rFonts w:ascii="Calibri" w:eastAsia="Times New Roman" w:hAnsi="Calibri" w:cs="Arial"/>
            <w:b w:val="0"/>
            <w:noProof/>
            <w:sz w:val="22"/>
            <w:szCs w:val="22"/>
            <w:lang w:val="en-US" w:eastAsia="en-US"/>
          </w:rPr>
          <w:tab/>
        </w:r>
        <w:r w:rsidRPr="00761B91">
          <w:rPr>
            <w:rStyle w:val="affb"/>
            <w:noProof/>
          </w:rPr>
          <w:t>The Global Object</w:t>
        </w:r>
        <w:r>
          <w:rPr>
            <w:noProof/>
            <w:webHidden/>
          </w:rPr>
          <w:tab/>
        </w:r>
        <w:r>
          <w:rPr>
            <w:noProof/>
            <w:webHidden/>
          </w:rPr>
          <w:fldChar w:fldCharType="begin"/>
        </w:r>
        <w:r>
          <w:rPr>
            <w:noProof/>
            <w:webHidden/>
          </w:rPr>
          <w:instrText xml:space="preserve"> PAGEREF _Toc366141980 \h </w:instrText>
        </w:r>
        <w:r>
          <w:rPr>
            <w:noProof/>
            <w:webHidden/>
          </w:rPr>
        </w:r>
        <w:r>
          <w:rPr>
            <w:noProof/>
            <w:webHidden/>
          </w:rPr>
          <w:fldChar w:fldCharType="separate"/>
        </w:r>
        <w:r w:rsidR="00083CEC">
          <w:rPr>
            <w:noProof/>
            <w:webHidden/>
          </w:rPr>
          <w:t>226</w:t>
        </w:r>
        <w:r>
          <w:rPr>
            <w:noProof/>
            <w:webHidden/>
          </w:rPr>
          <w:fldChar w:fldCharType="end"/>
        </w:r>
      </w:hyperlink>
    </w:p>
    <w:p w14:paraId="1871316A" w14:textId="77777777" w:rsidR="00FB0307" w:rsidRPr="00F92BFE" w:rsidRDefault="00FB0307">
      <w:pPr>
        <w:pStyle w:val="2c"/>
        <w:rPr>
          <w:rFonts w:ascii="Calibri" w:eastAsia="Times New Roman" w:hAnsi="Calibri" w:cs="Arial"/>
          <w:b w:val="0"/>
          <w:noProof/>
          <w:sz w:val="22"/>
          <w:szCs w:val="22"/>
          <w:lang w:val="en-US" w:eastAsia="en-US"/>
        </w:rPr>
      </w:pPr>
      <w:hyperlink w:anchor="_Toc366141981" w:history="1">
        <w:r w:rsidRPr="00761B91">
          <w:rPr>
            <w:rStyle w:val="affb"/>
            <w:noProof/>
          </w:rPr>
          <w:t>18.1</w:t>
        </w:r>
        <w:r w:rsidRPr="00F92BFE">
          <w:rPr>
            <w:rFonts w:ascii="Calibri" w:eastAsia="Times New Roman" w:hAnsi="Calibri" w:cs="Arial"/>
            <w:b w:val="0"/>
            <w:noProof/>
            <w:sz w:val="22"/>
            <w:szCs w:val="22"/>
            <w:lang w:val="en-US" w:eastAsia="en-US"/>
          </w:rPr>
          <w:tab/>
        </w:r>
        <w:r w:rsidRPr="00761B91">
          <w:rPr>
            <w:rStyle w:val="affb"/>
            <w:noProof/>
          </w:rPr>
          <w:t>Value Properties of the Global Object</w:t>
        </w:r>
        <w:r>
          <w:rPr>
            <w:noProof/>
            <w:webHidden/>
          </w:rPr>
          <w:tab/>
        </w:r>
        <w:r>
          <w:rPr>
            <w:noProof/>
            <w:webHidden/>
          </w:rPr>
          <w:fldChar w:fldCharType="begin"/>
        </w:r>
        <w:r>
          <w:rPr>
            <w:noProof/>
            <w:webHidden/>
          </w:rPr>
          <w:instrText xml:space="preserve"> PAGEREF _Toc366141981 \h </w:instrText>
        </w:r>
        <w:r>
          <w:rPr>
            <w:noProof/>
            <w:webHidden/>
          </w:rPr>
        </w:r>
        <w:r>
          <w:rPr>
            <w:noProof/>
            <w:webHidden/>
          </w:rPr>
          <w:fldChar w:fldCharType="separate"/>
        </w:r>
        <w:r w:rsidR="00083CEC">
          <w:rPr>
            <w:noProof/>
            <w:webHidden/>
          </w:rPr>
          <w:t>226</w:t>
        </w:r>
        <w:r>
          <w:rPr>
            <w:noProof/>
            <w:webHidden/>
          </w:rPr>
          <w:fldChar w:fldCharType="end"/>
        </w:r>
      </w:hyperlink>
    </w:p>
    <w:p w14:paraId="49816382" w14:textId="77777777" w:rsidR="00FB0307" w:rsidRPr="00F92BFE" w:rsidRDefault="00FB0307">
      <w:pPr>
        <w:pStyle w:val="3a"/>
        <w:rPr>
          <w:rFonts w:ascii="Calibri" w:eastAsia="Times New Roman" w:hAnsi="Calibri" w:cs="Arial"/>
          <w:b w:val="0"/>
          <w:noProof/>
          <w:sz w:val="22"/>
          <w:szCs w:val="22"/>
          <w:lang w:val="en-US" w:eastAsia="en-US"/>
        </w:rPr>
      </w:pPr>
      <w:hyperlink w:anchor="_Toc366141982" w:history="1">
        <w:r w:rsidRPr="00761B91">
          <w:rPr>
            <w:rStyle w:val="affb"/>
            <w:noProof/>
          </w:rPr>
          <w:t>18.1.1</w:t>
        </w:r>
        <w:r w:rsidRPr="00F92BFE">
          <w:rPr>
            <w:rFonts w:ascii="Calibri" w:eastAsia="Times New Roman" w:hAnsi="Calibri" w:cs="Arial"/>
            <w:b w:val="0"/>
            <w:noProof/>
            <w:sz w:val="22"/>
            <w:szCs w:val="22"/>
            <w:lang w:val="en-US" w:eastAsia="en-US"/>
          </w:rPr>
          <w:tab/>
        </w:r>
        <w:r w:rsidRPr="00761B91">
          <w:rPr>
            <w:rStyle w:val="affb"/>
            <w:noProof/>
          </w:rPr>
          <w:t>Infinity</w:t>
        </w:r>
        <w:r>
          <w:rPr>
            <w:noProof/>
            <w:webHidden/>
          </w:rPr>
          <w:tab/>
        </w:r>
        <w:r>
          <w:rPr>
            <w:noProof/>
            <w:webHidden/>
          </w:rPr>
          <w:fldChar w:fldCharType="begin"/>
        </w:r>
        <w:r>
          <w:rPr>
            <w:noProof/>
            <w:webHidden/>
          </w:rPr>
          <w:instrText xml:space="preserve"> PAGEREF _Toc366141982 \h </w:instrText>
        </w:r>
        <w:r>
          <w:rPr>
            <w:noProof/>
            <w:webHidden/>
          </w:rPr>
        </w:r>
        <w:r>
          <w:rPr>
            <w:noProof/>
            <w:webHidden/>
          </w:rPr>
          <w:fldChar w:fldCharType="separate"/>
        </w:r>
        <w:r w:rsidR="00083CEC">
          <w:rPr>
            <w:noProof/>
            <w:webHidden/>
          </w:rPr>
          <w:t>226</w:t>
        </w:r>
        <w:r>
          <w:rPr>
            <w:noProof/>
            <w:webHidden/>
          </w:rPr>
          <w:fldChar w:fldCharType="end"/>
        </w:r>
      </w:hyperlink>
    </w:p>
    <w:p w14:paraId="03D34E51" w14:textId="77777777" w:rsidR="00FB0307" w:rsidRPr="00F92BFE" w:rsidRDefault="00FB0307">
      <w:pPr>
        <w:pStyle w:val="3a"/>
        <w:rPr>
          <w:rFonts w:ascii="Calibri" w:eastAsia="Times New Roman" w:hAnsi="Calibri" w:cs="Arial"/>
          <w:b w:val="0"/>
          <w:noProof/>
          <w:sz w:val="22"/>
          <w:szCs w:val="22"/>
          <w:lang w:val="en-US" w:eastAsia="en-US"/>
        </w:rPr>
      </w:pPr>
      <w:hyperlink w:anchor="_Toc366141983" w:history="1">
        <w:r w:rsidRPr="00761B91">
          <w:rPr>
            <w:rStyle w:val="affb"/>
            <w:noProof/>
          </w:rPr>
          <w:t>18.1.2</w:t>
        </w:r>
        <w:r w:rsidRPr="00F92BFE">
          <w:rPr>
            <w:rFonts w:ascii="Calibri" w:eastAsia="Times New Roman" w:hAnsi="Calibri" w:cs="Arial"/>
            <w:b w:val="0"/>
            <w:noProof/>
            <w:sz w:val="22"/>
            <w:szCs w:val="22"/>
            <w:lang w:val="en-US" w:eastAsia="en-US"/>
          </w:rPr>
          <w:tab/>
        </w:r>
        <w:r w:rsidRPr="00761B91">
          <w:rPr>
            <w:rStyle w:val="affb"/>
            <w:noProof/>
          </w:rPr>
          <w:t>NaN</w:t>
        </w:r>
        <w:r>
          <w:rPr>
            <w:noProof/>
            <w:webHidden/>
          </w:rPr>
          <w:tab/>
        </w:r>
        <w:r>
          <w:rPr>
            <w:noProof/>
            <w:webHidden/>
          </w:rPr>
          <w:fldChar w:fldCharType="begin"/>
        </w:r>
        <w:r>
          <w:rPr>
            <w:noProof/>
            <w:webHidden/>
          </w:rPr>
          <w:instrText xml:space="preserve"> PAGEREF _Toc366141983 \h </w:instrText>
        </w:r>
        <w:r>
          <w:rPr>
            <w:noProof/>
            <w:webHidden/>
          </w:rPr>
        </w:r>
        <w:r>
          <w:rPr>
            <w:noProof/>
            <w:webHidden/>
          </w:rPr>
          <w:fldChar w:fldCharType="separate"/>
        </w:r>
        <w:r w:rsidR="00083CEC">
          <w:rPr>
            <w:noProof/>
            <w:webHidden/>
          </w:rPr>
          <w:t>226</w:t>
        </w:r>
        <w:r>
          <w:rPr>
            <w:noProof/>
            <w:webHidden/>
          </w:rPr>
          <w:fldChar w:fldCharType="end"/>
        </w:r>
      </w:hyperlink>
    </w:p>
    <w:p w14:paraId="5C7035F7" w14:textId="77777777" w:rsidR="00FB0307" w:rsidRPr="00F92BFE" w:rsidRDefault="00FB0307">
      <w:pPr>
        <w:pStyle w:val="3a"/>
        <w:rPr>
          <w:rFonts w:ascii="Calibri" w:eastAsia="Times New Roman" w:hAnsi="Calibri" w:cs="Arial"/>
          <w:b w:val="0"/>
          <w:noProof/>
          <w:sz w:val="22"/>
          <w:szCs w:val="22"/>
          <w:lang w:val="en-US" w:eastAsia="en-US"/>
        </w:rPr>
      </w:pPr>
      <w:hyperlink w:anchor="_Toc366141984" w:history="1">
        <w:r w:rsidRPr="00761B91">
          <w:rPr>
            <w:rStyle w:val="affb"/>
            <w:noProof/>
          </w:rPr>
          <w:t>18.1.3</w:t>
        </w:r>
        <w:r w:rsidRPr="00F92BFE">
          <w:rPr>
            <w:rFonts w:ascii="Calibri" w:eastAsia="Times New Roman" w:hAnsi="Calibri" w:cs="Arial"/>
            <w:b w:val="0"/>
            <w:noProof/>
            <w:sz w:val="22"/>
            <w:szCs w:val="22"/>
            <w:lang w:val="en-US" w:eastAsia="en-US"/>
          </w:rPr>
          <w:tab/>
        </w:r>
        <w:r w:rsidRPr="00761B91">
          <w:rPr>
            <w:rStyle w:val="affb"/>
            <w:noProof/>
          </w:rPr>
          <w:t>undefined</w:t>
        </w:r>
        <w:r>
          <w:rPr>
            <w:noProof/>
            <w:webHidden/>
          </w:rPr>
          <w:tab/>
        </w:r>
        <w:r>
          <w:rPr>
            <w:noProof/>
            <w:webHidden/>
          </w:rPr>
          <w:fldChar w:fldCharType="begin"/>
        </w:r>
        <w:r>
          <w:rPr>
            <w:noProof/>
            <w:webHidden/>
          </w:rPr>
          <w:instrText xml:space="preserve"> PAGEREF _Toc366141984 \h </w:instrText>
        </w:r>
        <w:r>
          <w:rPr>
            <w:noProof/>
            <w:webHidden/>
          </w:rPr>
        </w:r>
        <w:r>
          <w:rPr>
            <w:noProof/>
            <w:webHidden/>
          </w:rPr>
          <w:fldChar w:fldCharType="separate"/>
        </w:r>
        <w:r w:rsidR="00083CEC">
          <w:rPr>
            <w:noProof/>
            <w:webHidden/>
          </w:rPr>
          <w:t>226</w:t>
        </w:r>
        <w:r>
          <w:rPr>
            <w:noProof/>
            <w:webHidden/>
          </w:rPr>
          <w:fldChar w:fldCharType="end"/>
        </w:r>
      </w:hyperlink>
    </w:p>
    <w:p w14:paraId="57D33BF1" w14:textId="77777777" w:rsidR="00FB0307" w:rsidRPr="00F92BFE" w:rsidRDefault="00FB0307">
      <w:pPr>
        <w:pStyle w:val="2c"/>
        <w:rPr>
          <w:rFonts w:ascii="Calibri" w:eastAsia="Times New Roman" w:hAnsi="Calibri" w:cs="Arial"/>
          <w:b w:val="0"/>
          <w:noProof/>
          <w:sz w:val="22"/>
          <w:szCs w:val="22"/>
          <w:lang w:val="en-US" w:eastAsia="en-US"/>
        </w:rPr>
      </w:pPr>
      <w:hyperlink w:anchor="_Toc366141985" w:history="1">
        <w:r w:rsidRPr="00761B91">
          <w:rPr>
            <w:rStyle w:val="affb"/>
            <w:noProof/>
          </w:rPr>
          <w:t>18.2</w:t>
        </w:r>
        <w:r w:rsidRPr="00F92BFE">
          <w:rPr>
            <w:rFonts w:ascii="Calibri" w:eastAsia="Times New Roman" w:hAnsi="Calibri" w:cs="Arial"/>
            <w:b w:val="0"/>
            <w:noProof/>
            <w:sz w:val="22"/>
            <w:szCs w:val="22"/>
            <w:lang w:val="en-US" w:eastAsia="en-US"/>
          </w:rPr>
          <w:tab/>
        </w:r>
        <w:r w:rsidRPr="00761B91">
          <w:rPr>
            <w:rStyle w:val="affb"/>
            <w:noProof/>
          </w:rPr>
          <w:t>Function Properties of the Global Object</w:t>
        </w:r>
        <w:r>
          <w:rPr>
            <w:noProof/>
            <w:webHidden/>
          </w:rPr>
          <w:tab/>
        </w:r>
        <w:r>
          <w:rPr>
            <w:noProof/>
            <w:webHidden/>
          </w:rPr>
          <w:fldChar w:fldCharType="begin"/>
        </w:r>
        <w:r>
          <w:rPr>
            <w:noProof/>
            <w:webHidden/>
          </w:rPr>
          <w:instrText xml:space="preserve"> PAGEREF _Toc366141985 \h </w:instrText>
        </w:r>
        <w:r>
          <w:rPr>
            <w:noProof/>
            <w:webHidden/>
          </w:rPr>
        </w:r>
        <w:r>
          <w:rPr>
            <w:noProof/>
            <w:webHidden/>
          </w:rPr>
          <w:fldChar w:fldCharType="separate"/>
        </w:r>
        <w:r w:rsidR="00083CEC">
          <w:rPr>
            <w:noProof/>
            <w:webHidden/>
          </w:rPr>
          <w:t>227</w:t>
        </w:r>
        <w:r>
          <w:rPr>
            <w:noProof/>
            <w:webHidden/>
          </w:rPr>
          <w:fldChar w:fldCharType="end"/>
        </w:r>
      </w:hyperlink>
    </w:p>
    <w:p w14:paraId="5DAF6604" w14:textId="77777777" w:rsidR="00FB0307" w:rsidRPr="00F92BFE" w:rsidRDefault="00FB0307">
      <w:pPr>
        <w:pStyle w:val="3a"/>
        <w:rPr>
          <w:rFonts w:ascii="Calibri" w:eastAsia="Times New Roman" w:hAnsi="Calibri" w:cs="Arial"/>
          <w:b w:val="0"/>
          <w:noProof/>
          <w:sz w:val="22"/>
          <w:szCs w:val="22"/>
          <w:lang w:val="en-US" w:eastAsia="en-US"/>
        </w:rPr>
      </w:pPr>
      <w:hyperlink w:anchor="_Toc366141986" w:history="1">
        <w:r w:rsidRPr="00761B91">
          <w:rPr>
            <w:rStyle w:val="affb"/>
            <w:noProof/>
          </w:rPr>
          <w:t>18.2.1</w:t>
        </w:r>
        <w:r w:rsidRPr="00F92BFE">
          <w:rPr>
            <w:rFonts w:ascii="Calibri" w:eastAsia="Times New Roman" w:hAnsi="Calibri" w:cs="Arial"/>
            <w:b w:val="0"/>
            <w:noProof/>
            <w:sz w:val="22"/>
            <w:szCs w:val="22"/>
            <w:lang w:val="en-US" w:eastAsia="en-US"/>
          </w:rPr>
          <w:tab/>
        </w:r>
        <w:r w:rsidRPr="00761B91">
          <w:rPr>
            <w:rStyle w:val="affb"/>
            <w:noProof/>
          </w:rPr>
          <w:t>eval (x)</w:t>
        </w:r>
        <w:r>
          <w:rPr>
            <w:noProof/>
            <w:webHidden/>
          </w:rPr>
          <w:tab/>
        </w:r>
        <w:r>
          <w:rPr>
            <w:noProof/>
            <w:webHidden/>
          </w:rPr>
          <w:fldChar w:fldCharType="begin"/>
        </w:r>
        <w:r>
          <w:rPr>
            <w:noProof/>
            <w:webHidden/>
          </w:rPr>
          <w:instrText xml:space="preserve"> PAGEREF _Toc366141986 \h </w:instrText>
        </w:r>
        <w:r>
          <w:rPr>
            <w:noProof/>
            <w:webHidden/>
          </w:rPr>
        </w:r>
        <w:r>
          <w:rPr>
            <w:noProof/>
            <w:webHidden/>
          </w:rPr>
          <w:fldChar w:fldCharType="separate"/>
        </w:r>
        <w:r w:rsidR="00083CEC">
          <w:rPr>
            <w:noProof/>
            <w:webHidden/>
          </w:rPr>
          <w:t>227</w:t>
        </w:r>
        <w:r>
          <w:rPr>
            <w:noProof/>
            <w:webHidden/>
          </w:rPr>
          <w:fldChar w:fldCharType="end"/>
        </w:r>
      </w:hyperlink>
    </w:p>
    <w:p w14:paraId="2CE97CA6" w14:textId="77777777" w:rsidR="00FB0307" w:rsidRPr="00F92BFE" w:rsidRDefault="00FB0307">
      <w:pPr>
        <w:pStyle w:val="3a"/>
        <w:rPr>
          <w:rFonts w:ascii="Calibri" w:eastAsia="Times New Roman" w:hAnsi="Calibri" w:cs="Arial"/>
          <w:b w:val="0"/>
          <w:noProof/>
          <w:sz w:val="22"/>
          <w:szCs w:val="22"/>
          <w:lang w:val="en-US" w:eastAsia="en-US"/>
        </w:rPr>
      </w:pPr>
      <w:hyperlink w:anchor="_Toc366141987" w:history="1">
        <w:r w:rsidRPr="00761B91">
          <w:rPr>
            <w:rStyle w:val="affb"/>
            <w:noProof/>
          </w:rPr>
          <w:t>18.2.2</w:t>
        </w:r>
        <w:r w:rsidRPr="00F92BFE">
          <w:rPr>
            <w:rFonts w:ascii="Calibri" w:eastAsia="Times New Roman" w:hAnsi="Calibri" w:cs="Arial"/>
            <w:b w:val="0"/>
            <w:noProof/>
            <w:sz w:val="22"/>
            <w:szCs w:val="22"/>
            <w:lang w:val="en-US" w:eastAsia="en-US"/>
          </w:rPr>
          <w:tab/>
        </w:r>
        <w:r w:rsidRPr="00761B91">
          <w:rPr>
            <w:rStyle w:val="affb"/>
            <w:noProof/>
          </w:rPr>
          <w:t>isFinite (number)</w:t>
        </w:r>
        <w:r>
          <w:rPr>
            <w:noProof/>
            <w:webHidden/>
          </w:rPr>
          <w:tab/>
        </w:r>
        <w:r>
          <w:rPr>
            <w:noProof/>
            <w:webHidden/>
          </w:rPr>
          <w:fldChar w:fldCharType="begin"/>
        </w:r>
        <w:r>
          <w:rPr>
            <w:noProof/>
            <w:webHidden/>
          </w:rPr>
          <w:instrText xml:space="preserve"> PAGEREF _Toc366141987 \h </w:instrText>
        </w:r>
        <w:r>
          <w:rPr>
            <w:noProof/>
            <w:webHidden/>
          </w:rPr>
        </w:r>
        <w:r>
          <w:rPr>
            <w:noProof/>
            <w:webHidden/>
          </w:rPr>
          <w:fldChar w:fldCharType="separate"/>
        </w:r>
        <w:r w:rsidR="00083CEC">
          <w:rPr>
            <w:noProof/>
            <w:webHidden/>
          </w:rPr>
          <w:t>228</w:t>
        </w:r>
        <w:r>
          <w:rPr>
            <w:noProof/>
            <w:webHidden/>
          </w:rPr>
          <w:fldChar w:fldCharType="end"/>
        </w:r>
      </w:hyperlink>
    </w:p>
    <w:p w14:paraId="145FB3F0" w14:textId="77777777" w:rsidR="00FB0307" w:rsidRPr="00F92BFE" w:rsidRDefault="00FB0307">
      <w:pPr>
        <w:pStyle w:val="3a"/>
        <w:rPr>
          <w:rFonts w:ascii="Calibri" w:eastAsia="Times New Roman" w:hAnsi="Calibri" w:cs="Arial"/>
          <w:b w:val="0"/>
          <w:noProof/>
          <w:sz w:val="22"/>
          <w:szCs w:val="22"/>
          <w:lang w:val="en-US" w:eastAsia="en-US"/>
        </w:rPr>
      </w:pPr>
      <w:hyperlink w:anchor="_Toc366141988" w:history="1">
        <w:r w:rsidRPr="00761B91">
          <w:rPr>
            <w:rStyle w:val="affb"/>
            <w:noProof/>
          </w:rPr>
          <w:t>18.2.3</w:t>
        </w:r>
        <w:r w:rsidRPr="00F92BFE">
          <w:rPr>
            <w:rFonts w:ascii="Calibri" w:eastAsia="Times New Roman" w:hAnsi="Calibri" w:cs="Arial"/>
            <w:b w:val="0"/>
            <w:noProof/>
            <w:sz w:val="22"/>
            <w:szCs w:val="22"/>
            <w:lang w:val="en-US" w:eastAsia="en-US"/>
          </w:rPr>
          <w:tab/>
        </w:r>
        <w:r w:rsidRPr="00761B91">
          <w:rPr>
            <w:rStyle w:val="affb"/>
            <w:noProof/>
          </w:rPr>
          <w:t>isNaN (number)</w:t>
        </w:r>
        <w:r>
          <w:rPr>
            <w:noProof/>
            <w:webHidden/>
          </w:rPr>
          <w:tab/>
        </w:r>
        <w:r>
          <w:rPr>
            <w:noProof/>
            <w:webHidden/>
          </w:rPr>
          <w:fldChar w:fldCharType="begin"/>
        </w:r>
        <w:r>
          <w:rPr>
            <w:noProof/>
            <w:webHidden/>
          </w:rPr>
          <w:instrText xml:space="preserve"> PAGEREF _Toc366141988 \h </w:instrText>
        </w:r>
        <w:r>
          <w:rPr>
            <w:noProof/>
            <w:webHidden/>
          </w:rPr>
        </w:r>
        <w:r>
          <w:rPr>
            <w:noProof/>
            <w:webHidden/>
          </w:rPr>
          <w:fldChar w:fldCharType="separate"/>
        </w:r>
        <w:r w:rsidR="00083CEC">
          <w:rPr>
            <w:noProof/>
            <w:webHidden/>
          </w:rPr>
          <w:t>228</w:t>
        </w:r>
        <w:r>
          <w:rPr>
            <w:noProof/>
            <w:webHidden/>
          </w:rPr>
          <w:fldChar w:fldCharType="end"/>
        </w:r>
      </w:hyperlink>
    </w:p>
    <w:p w14:paraId="3686CA8A" w14:textId="77777777" w:rsidR="00FB0307" w:rsidRPr="00F92BFE" w:rsidRDefault="00FB0307">
      <w:pPr>
        <w:pStyle w:val="3a"/>
        <w:rPr>
          <w:rFonts w:ascii="Calibri" w:eastAsia="Times New Roman" w:hAnsi="Calibri" w:cs="Arial"/>
          <w:b w:val="0"/>
          <w:noProof/>
          <w:sz w:val="22"/>
          <w:szCs w:val="22"/>
          <w:lang w:val="en-US" w:eastAsia="en-US"/>
        </w:rPr>
      </w:pPr>
      <w:hyperlink w:anchor="_Toc366141989" w:history="1">
        <w:r w:rsidRPr="00761B91">
          <w:rPr>
            <w:rStyle w:val="affb"/>
            <w:noProof/>
          </w:rPr>
          <w:t>18.2.4</w:t>
        </w:r>
        <w:r w:rsidRPr="00F92BFE">
          <w:rPr>
            <w:rFonts w:ascii="Calibri" w:eastAsia="Times New Roman" w:hAnsi="Calibri" w:cs="Arial"/>
            <w:b w:val="0"/>
            <w:noProof/>
            <w:sz w:val="22"/>
            <w:szCs w:val="22"/>
            <w:lang w:val="en-US" w:eastAsia="en-US"/>
          </w:rPr>
          <w:tab/>
        </w:r>
        <w:r w:rsidRPr="00761B91">
          <w:rPr>
            <w:rStyle w:val="affb"/>
            <w:noProof/>
          </w:rPr>
          <w:t>parseFloat (string)</w:t>
        </w:r>
        <w:r>
          <w:rPr>
            <w:noProof/>
            <w:webHidden/>
          </w:rPr>
          <w:tab/>
        </w:r>
        <w:r>
          <w:rPr>
            <w:noProof/>
            <w:webHidden/>
          </w:rPr>
          <w:fldChar w:fldCharType="begin"/>
        </w:r>
        <w:r>
          <w:rPr>
            <w:noProof/>
            <w:webHidden/>
          </w:rPr>
          <w:instrText xml:space="preserve"> PAGEREF _Toc366141989 \h </w:instrText>
        </w:r>
        <w:r>
          <w:rPr>
            <w:noProof/>
            <w:webHidden/>
          </w:rPr>
        </w:r>
        <w:r>
          <w:rPr>
            <w:noProof/>
            <w:webHidden/>
          </w:rPr>
          <w:fldChar w:fldCharType="separate"/>
        </w:r>
        <w:r w:rsidR="00083CEC">
          <w:rPr>
            <w:noProof/>
            <w:webHidden/>
          </w:rPr>
          <w:t>228</w:t>
        </w:r>
        <w:r>
          <w:rPr>
            <w:noProof/>
            <w:webHidden/>
          </w:rPr>
          <w:fldChar w:fldCharType="end"/>
        </w:r>
      </w:hyperlink>
    </w:p>
    <w:p w14:paraId="6C14ED7E" w14:textId="77777777" w:rsidR="00FB0307" w:rsidRPr="00F92BFE" w:rsidRDefault="00FB0307">
      <w:pPr>
        <w:pStyle w:val="3a"/>
        <w:rPr>
          <w:rFonts w:ascii="Calibri" w:eastAsia="Times New Roman" w:hAnsi="Calibri" w:cs="Arial"/>
          <w:b w:val="0"/>
          <w:noProof/>
          <w:sz w:val="22"/>
          <w:szCs w:val="22"/>
          <w:lang w:val="en-US" w:eastAsia="en-US"/>
        </w:rPr>
      </w:pPr>
      <w:hyperlink w:anchor="_Toc366141990" w:history="1">
        <w:r w:rsidRPr="00761B91">
          <w:rPr>
            <w:rStyle w:val="affb"/>
            <w:noProof/>
          </w:rPr>
          <w:t>18.2.5</w:t>
        </w:r>
        <w:r w:rsidRPr="00F92BFE">
          <w:rPr>
            <w:rFonts w:ascii="Calibri" w:eastAsia="Times New Roman" w:hAnsi="Calibri" w:cs="Arial"/>
            <w:b w:val="0"/>
            <w:noProof/>
            <w:sz w:val="22"/>
            <w:szCs w:val="22"/>
            <w:lang w:val="en-US" w:eastAsia="en-US"/>
          </w:rPr>
          <w:tab/>
        </w:r>
        <w:r w:rsidRPr="00761B91">
          <w:rPr>
            <w:rStyle w:val="affb"/>
            <w:noProof/>
          </w:rPr>
          <w:t>parseInt (string , radix)</w:t>
        </w:r>
        <w:r>
          <w:rPr>
            <w:noProof/>
            <w:webHidden/>
          </w:rPr>
          <w:tab/>
        </w:r>
        <w:r>
          <w:rPr>
            <w:noProof/>
            <w:webHidden/>
          </w:rPr>
          <w:fldChar w:fldCharType="begin"/>
        </w:r>
        <w:r>
          <w:rPr>
            <w:noProof/>
            <w:webHidden/>
          </w:rPr>
          <w:instrText xml:space="preserve"> PAGEREF _Toc366141990 \h </w:instrText>
        </w:r>
        <w:r>
          <w:rPr>
            <w:noProof/>
            <w:webHidden/>
          </w:rPr>
        </w:r>
        <w:r>
          <w:rPr>
            <w:noProof/>
            <w:webHidden/>
          </w:rPr>
          <w:fldChar w:fldCharType="separate"/>
        </w:r>
        <w:r w:rsidR="00083CEC">
          <w:rPr>
            <w:noProof/>
            <w:webHidden/>
          </w:rPr>
          <w:t>229</w:t>
        </w:r>
        <w:r>
          <w:rPr>
            <w:noProof/>
            <w:webHidden/>
          </w:rPr>
          <w:fldChar w:fldCharType="end"/>
        </w:r>
      </w:hyperlink>
    </w:p>
    <w:p w14:paraId="79E7E10C" w14:textId="77777777" w:rsidR="00FB0307" w:rsidRPr="00F92BFE" w:rsidRDefault="00FB0307">
      <w:pPr>
        <w:pStyle w:val="2c"/>
        <w:rPr>
          <w:rFonts w:ascii="Calibri" w:eastAsia="Times New Roman" w:hAnsi="Calibri" w:cs="Arial"/>
          <w:b w:val="0"/>
          <w:noProof/>
          <w:sz w:val="22"/>
          <w:szCs w:val="22"/>
          <w:lang w:val="en-US" w:eastAsia="en-US"/>
        </w:rPr>
      </w:pPr>
      <w:hyperlink w:anchor="_Toc366141991" w:history="1">
        <w:r w:rsidRPr="00761B91">
          <w:rPr>
            <w:rStyle w:val="affb"/>
            <w:noProof/>
          </w:rPr>
          <w:t>18.3</w:t>
        </w:r>
        <w:r w:rsidRPr="00F92BFE">
          <w:rPr>
            <w:rFonts w:ascii="Calibri" w:eastAsia="Times New Roman" w:hAnsi="Calibri" w:cs="Arial"/>
            <w:b w:val="0"/>
            <w:noProof/>
            <w:sz w:val="22"/>
            <w:szCs w:val="22"/>
            <w:lang w:val="en-US" w:eastAsia="en-US"/>
          </w:rPr>
          <w:tab/>
        </w:r>
        <w:r w:rsidRPr="00761B91">
          <w:rPr>
            <w:rStyle w:val="affb"/>
            <w:noProof/>
          </w:rPr>
          <w:t>URI Handling Function Properties</w:t>
        </w:r>
        <w:r>
          <w:rPr>
            <w:noProof/>
            <w:webHidden/>
          </w:rPr>
          <w:tab/>
        </w:r>
        <w:r>
          <w:rPr>
            <w:noProof/>
            <w:webHidden/>
          </w:rPr>
          <w:fldChar w:fldCharType="begin"/>
        </w:r>
        <w:r>
          <w:rPr>
            <w:noProof/>
            <w:webHidden/>
          </w:rPr>
          <w:instrText xml:space="preserve"> PAGEREF _Toc366141991 \h </w:instrText>
        </w:r>
        <w:r>
          <w:rPr>
            <w:noProof/>
            <w:webHidden/>
          </w:rPr>
        </w:r>
        <w:r>
          <w:rPr>
            <w:noProof/>
            <w:webHidden/>
          </w:rPr>
          <w:fldChar w:fldCharType="separate"/>
        </w:r>
        <w:r w:rsidR="00083CEC">
          <w:rPr>
            <w:noProof/>
            <w:webHidden/>
          </w:rPr>
          <w:t>229</w:t>
        </w:r>
        <w:r>
          <w:rPr>
            <w:noProof/>
            <w:webHidden/>
          </w:rPr>
          <w:fldChar w:fldCharType="end"/>
        </w:r>
      </w:hyperlink>
    </w:p>
    <w:p w14:paraId="4FB18750" w14:textId="77777777" w:rsidR="00FB0307" w:rsidRPr="00F92BFE" w:rsidRDefault="00FB0307">
      <w:pPr>
        <w:pStyle w:val="3a"/>
        <w:rPr>
          <w:rFonts w:ascii="Calibri" w:eastAsia="Times New Roman" w:hAnsi="Calibri" w:cs="Arial"/>
          <w:b w:val="0"/>
          <w:noProof/>
          <w:sz w:val="22"/>
          <w:szCs w:val="22"/>
          <w:lang w:val="en-US" w:eastAsia="en-US"/>
        </w:rPr>
      </w:pPr>
      <w:hyperlink w:anchor="_Toc366141992" w:history="1">
        <w:r w:rsidRPr="00761B91">
          <w:rPr>
            <w:rStyle w:val="affb"/>
            <w:noProof/>
          </w:rPr>
          <w:t>18.3.1</w:t>
        </w:r>
        <w:r w:rsidRPr="00F92BFE">
          <w:rPr>
            <w:rFonts w:ascii="Calibri" w:eastAsia="Times New Roman" w:hAnsi="Calibri" w:cs="Arial"/>
            <w:b w:val="0"/>
            <w:noProof/>
            <w:sz w:val="22"/>
            <w:szCs w:val="22"/>
            <w:lang w:val="en-US" w:eastAsia="en-US"/>
          </w:rPr>
          <w:tab/>
        </w:r>
        <w:r w:rsidRPr="00761B91">
          <w:rPr>
            <w:rStyle w:val="affb"/>
            <w:noProof/>
          </w:rPr>
          <w:t>decodeURI (encodedURI)</w:t>
        </w:r>
        <w:r>
          <w:rPr>
            <w:noProof/>
            <w:webHidden/>
          </w:rPr>
          <w:tab/>
        </w:r>
        <w:r>
          <w:rPr>
            <w:noProof/>
            <w:webHidden/>
          </w:rPr>
          <w:fldChar w:fldCharType="begin"/>
        </w:r>
        <w:r>
          <w:rPr>
            <w:noProof/>
            <w:webHidden/>
          </w:rPr>
          <w:instrText xml:space="preserve"> PAGEREF _Toc366141992 \h </w:instrText>
        </w:r>
        <w:r>
          <w:rPr>
            <w:noProof/>
            <w:webHidden/>
          </w:rPr>
        </w:r>
        <w:r>
          <w:rPr>
            <w:noProof/>
            <w:webHidden/>
          </w:rPr>
          <w:fldChar w:fldCharType="separate"/>
        </w:r>
        <w:r w:rsidR="00083CEC">
          <w:rPr>
            <w:noProof/>
            <w:webHidden/>
          </w:rPr>
          <w:t>233</w:t>
        </w:r>
        <w:r>
          <w:rPr>
            <w:noProof/>
            <w:webHidden/>
          </w:rPr>
          <w:fldChar w:fldCharType="end"/>
        </w:r>
      </w:hyperlink>
    </w:p>
    <w:p w14:paraId="68A0EEF0" w14:textId="77777777" w:rsidR="00FB0307" w:rsidRPr="00F92BFE" w:rsidRDefault="00FB0307">
      <w:pPr>
        <w:pStyle w:val="3a"/>
        <w:rPr>
          <w:rFonts w:ascii="Calibri" w:eastAsia="Times New Roman" w:hAnsi="Calibri" w:cs="Arial"/>
          <w:b w:val="0"/>
          <w:noProof/>
          <w:sz w:val="22"/>
          <w:szCs w:val="22"/>
          <w:lang w:val="en-US" w:eastAsia="en-US"/>
        </w:rPr>
      </w:pPr>
      <w:hyperlink w:anchor="_Toc366141993" w:history="1">
        <w:r w:rsidRPr="00761B91">
          <w:rPr>
            <w:rStyle w:val="affb"/>
            <w:noProof/>
          </w:rPr>
          <w:t>18.3.2</w:t>
        </w:r>
        <w:r w:rsidRPr="00F92BFE">
          <w:rPr>
            <w:rFonts w:ascii="Calibri" w:eastAsia="Times New Roman" w:hAnsi="Calibri" w:cs="Arial"/>
            <w:b w:val="0"/>
            <w:noProof/>
            <w:sz w:val="22"/>
            <w:szCs w:val="22"/>
            <w:lang w:val="en-US" w:eastAsia="en-US"/>
          </w:rPr>
          <w:tab/>
        </w:r>
        <w:r w:rsidRPr="00761B91">
          <w:rPr>
            <w:rStyle w:val="affb"/>
            <w:noProof/>
          </w:rPr>
          <w:t>decodeURIComponent (encodedURIComponent)</w:t>
        </w:r>
        <w:r>
          <w:rPr>
            <w:noProof/>
            <w:webHidden/>
          </w:rPr>
          <w:tab/>
        </w:r>
        <w:r>
          <w:rPr>
            <w:noProof/>
            <w:webHidden/>
          </w:rPr>
          <w:fldChar w:fldCharType="begin"/>
        </w:r>
        <w:r>
          <w:rPr>
            <w:noProof/>
            <w:webHidden/>
          </w:rPr>
          <w:instrText xml:space="preserve"> PAGEREF _Toc366141993 \h </w:instrText>
        </w:r>
        <w:r>
          <w:rPr>
            <w:noProof/>
            <w:webHidden/>
          </w:rPr>
        </w:r>
        <w:r>
          <w:rPr>
            <w:noProof/>
            <w:webHidden/>
          </w:rPr>
          <w:fldChar w:fldCharType="separate"/>
        </w:r>
        <w:r w:rsidR="00083CEC">
          <w:rPr>
            <w:noProof/>
            <w:webHidden/>
          </w:rPr>
          <w:t>233</w:t>
        </w:r>
        <w:r>
          <w:rPr>
            <w:noProof/>
            <w:webHidden/>
          </w:rPr>
          <w:fldChar w:fldCharType="end"/>
        </w:r>
      </w:hyperlink>
    </w:p>
    <w:p w14:paraId="00FB5617" w14:textId="77777777" w:rsidR="00FB0307" w:rsidRPr="00F92BFE" w:rsidRDefault="00FB0307">
      <w:pPr>
        <w:pStyle w:val="3a"/>
        <w:rPr>
          <w:rFonts w:ascii="Calibri" w:eastAsia="Times New Roman" w:hAnsi="Calibri" w:cs="Arial"/>
          <w:b w:val="0"/>
          <w:noProof/>
          <w:sz w:val="22"/>
          <w:szCs w:val="22"/>
          <w:lang w:val="en-US" w:eastAsia="en-US"/>
        </w:rPr>
      </w:pPr>
      <w:hyperlink w:anchor="_Toc366141994" w:history="1">
        <w:r w:rsidRPr="00761B91">
          <w:rPr>
            <w:rStyle w:val="affb"/>
            <w:noProof/>
          </w:rPr>
          <w:t>18.3.3</w:t>
        </w:r>
        <w:r w:rsidRPr="00F92BFE">
          <w:rPr>
            <w:rFonts w:ascii="Calibri" w:eastAsia="Times New Roman" w:hAnsi="Calibri" w:cs="Arial"/>
            <w:b w:val="0"/>
            <w:noProof/>
            <w:sz w:val="22"/>
            <w:szCs w:val="22"/>
            <w:lang w:val="en-US" w:eastAsia="en-US"/>
          </w:rPr>
          <w:tab/>
        </w:r>
        <w:r w:rsidRPr="00761B91">
          <w:rPr>
            <w:rStyle w:val="affb"/>
            <w:noProof/>
          </w:rPr>
          <w:t>encodeURI (uri)</w:t>
        </w:r>
        <w:r>
          <w:rPr>
            <w:noProof/>
            <w:webHidden/>
          </w:rPr>
          <w:tab/>
        </w:r>
        <w:r>
          <w:rPr>
            <w:noProof/>
            <w:webHidden/>
          </w:rPr>
          <w:fldChar w:fldCharType="begin"/>
        </w:r>
        <w:r>
          <w:rPr>
            <w:noProof/>
            <w:webHidden/>
          </w:rPr>
          <w:instrText xml:space="preserve"> PAGEREF _Toc366141994 \h </w:instrText>
        </w:r>
        <w:r>
          <w:rPr>
            <w:noProof/>
            <w:webHidden/>
          </w:rPr>
        </w:r>
        <w:r>
          <w:rPr>
            <w:noProof/>
            <w:webHidden/>
          </w:rPr>
          <w:fldChar w:fldCharType="separate"/>
        </w:r>
        <w:r w:rsidR="00083CEC">
          <w:rPr>
            <w:noProof/>
            <w:webHidden/>
          </w:rPr>
          <w:t>233</w:t>
        </w:r>
        <w:r>
          <w:rPr>
            <w:noProof/>
            <w:webHidden/>
          </w:rPr>
          <w:fldChar w:fldCharType="end"/>
        </w:r>
      </w:hyperlink>
    </w:p>
    <w:p w14:paraId="45226F38" w14:textId="77777777" w:rsidR="00FB0307" w:rsidRPr="00F92BFE" w:rsidRDefault="00FB0307">
      <w:pPr>
        <w:pStyle w:val="3a"/>
        <w:rPr>
          <w:rFonts w:ascii="Calibri" w:eastAsia="Times New Roman" w:hAnsi="Calibri" w:cs="Arial"/>
          <w:b w:val="0"/>
          <w:noProof/>
          <w:sz w:val="22"/>
          <w:szCs w:val="22"/>
          <w:lang w:val="en-US" w:eastAsia="en-US"/>
        </w:rPr>
      </w:pPr>
      <w:hyperlink w:anchor="_Toc366141995" w:history="1">
        <w:r w:rsidRPr="00761B91">
          <w:rPr>
            <w:rStyle w:val="affb"/>
            <w:noProof/>
          </w:rPr>
          <w:t>18.3.4</w:t>
        </w:r>
        <w:r w:rsidRPr="00F92BFE">
          <w:rPr>
            <w:rFonts w:ascii="Calibri" w:eastAsia="Times New Roman" w:hAnsi="Calibri" w:cs="Arial"/>
            <w:b w:val="0"/>
            <w:noProof/>
            <w:sz w:val="22"/>
            <w:szCs w:val="22"/>
            <w:lang w:val="en-US" w:eastAsia="en-US"/>
          </w:rPr>
          <w:tab/>
        </w:r>
        <w:r w:rsidRPr="00761B91">
          <w:rPr>
            <w:rStyle w:val="affb"/>
            <w:noProof/>
          </w:rPr>
          <w:t>encodeURIComponent (uriComponent)</w:t>
        </w:r>
        <w:r>
          <w:rPr>
            <w:noProof/>
            <w:webHidden/>
          </w:rPr>
          <w:tab/>
        </w:r>
        <w:r>
          <w:rPr>
            <w:noProof/>
            <w:webHidden/>
          </w:rPr>
          <w:fldChar w:fldCharType="begin"/>
        </w:r>
        <w:r>
          <w:rPr>
            <w:noProof/>
            <w:webHidden/>
          </w:rPr>
          <w:instrText xml:space="preserve"> PAGEREF _Toc366141995 \h </w:instrText>
        </w:r>
        <w:r>
          <w:rPr>
            <w:noProof/>
            <w:webHidden/>
          </w:rPr>
        </w:r>
        <w:r>
          <w:rPr>
            <w:noProof/>
            <w:webHidden/>
          </w:rPr>
          <w:fldChar w:fldCharType="separate"/>
        </w:r>
        <w:r w:rsidR="00083CEC">
          <w:rPr>
            <w:noProof/>
            <w:webHidden/>
          </w:rPr>
          <w:t>234</w:t>
        </w:r>
        <w:r>
          <w:rPr>
            <w:noProof/>
            <w:webHidden/>
          </w:rPr>
          <w:fldChar w:fldCharType="end"/>
        </w:r>
      </w:hyperlink>
    </w:p>
    <w:p w14:paraId="5511A065" w14:textId="77777777" w:rsidR="00FB0307" w:rsidRPr="00F92BFE" w:rsidRDefault="00FB0307">
      <w:pPr>
        <w:pStyle w:val="2c"/>
        <w:rPr>
          <w:rFonts w:ascii="Calibri" w:eastAsia="Times New Roman" w:hAnsi="Calibri" w:cs="Arial"/>
          <w:b w:val="0"/>
          <w:noProof/>
          <w:sz w:val="22"/>
          <w:szCs w:val="22"/>
          <w:lang w:val="en-US" w:eastAsia="en-US"/>
        </w:rPr>
      </w:pPr>
      <w:hyperlink w:anchor="_Toc366141996" w:history="1">
        <w:r w:rsidRPr="00761B91">
          <w:rPr>
            <w:rStyle w:val="affb"/>
            <w:noProof/>
          </w:rPr>
          <w:t>18.4</w:t>
        </w:r>
        <w:r w:rsidRPr="00F92BFE">
          <w:rPr>
            <w:rFonts w:ascii="Calibri" w:eastAsia="Times New Roman" w:hAnsi="Calibri" w:cs="Arial"/>
            <w:b w:val="0"/>
            <w:noProof/>
            <w:sz w:val="22"/>
            <w:szCs w:val="22"/>
            <w:lang w:val="en-US" w:eastAsia="en-US"/>
          </w:rPr>
          <w:tab/>
        </w:r>
        <w:r w:rsidRPr="00761B91">
          <w:rPr>
            <w:rStyle w:val="affb"/>
            <w:noProof/>
          </w:rPr>
          <w:t>Constructor Properties of the Global Object</w:t>
        </w:r>
        <w:r>
          <w:rPr>
            <w:noProof/>
            <w:webHidden/>
          </w:rPr>
          <w:tab/>
        </w:r>
        <w:r>
          <w:rPr>
            <w:noProof/>
            <w:webHidden/>
          </w:rPr>
          <w:fldChar w:fldCharType="begin"/>
        </w:r>
        <w:r>
          <w:rPr>
            <w:noProof/>
            <w:webHidden/>
          </w:rPr>
          <w:instrText xml:space="preserve"> PAGEREF _Toc366141996 \h </w:instrText>
        </w:r>
        <w:r>
          <w:rPr>
            <w:noProof/>
            <w:webHidden/>
          </w:rPr>
        </w:r>
        <w:r>
          <w:rPr>
            <w:noProof/>
            <w:webHidden/>
          </w:rPr>
          <w:fldChar w:fldCharType="separate"/>
        </w:r>
        <w:r w:rsidR="00083CEC">
          <w:rPr>
            <w:noProof/>
            <w:webHidden/>
          </w:rPr>
          <w:t>234</w:t>
        </w:r>
        <w:r>
          <w:rPr>
            <w:noProof/>
            <w:webHidden/>
          </w:rPr>
          <w:fldChar w:fldCharType="end"/>
        </w:r>
      </w:hyperlink>
    </w:p>
    <w:p w14:paraId="20431AF6" w14:textId="77777777" w:rsidR="00FB0307" w:rsidRPr="00F92BFE" w:rsidRDefault="00FB0307">
      <w:pPr>
        <w:pStyle w:val="3a"/>
        <w:rPr>
          <w:rFonts w:ascii="Calibri" w:eastAsia="Times New Roman" w:hAnsi="Calibri" w:cs="Arial"/>
          <w:b w:val="0"/>
          <w:noProof/>
          <w:sz w:val="22"/>
          <w:szCs w:val="22"/>
          <w:lang w:val="en-US" w:eastAsia="en-US"/>
        </w:rPr>
      </w:pPr>
      <w:hyperlink w:anchor="_Toc366141997" w:history="1">
        <w:r w:rsidRPr="00761B91">
          <w:rPr>
            <w:rStyle w:val="affb"/>
            <w:noProof/>
          </w:rPr>
          <w:t>18.4.1</w:t>
        </w:r>
        <w:r w:rsidRPr="00F92BFE">
          <w:rPr>
            <w:rFonts w:ascii="Calibri" w:eastAsia="Times New Roman" w:hAnsi="Calibri" w:cs="Arial"/>
            <w:b w:val="0"/>
            <w:noProof/>
            <w:sz w:val="22"/>
            <w:szCs w:val="22"/>
            <w:lang w:val="en-US" w:eastAsia="en-US"/>
          </w:rPr>
          <w:tab/>
        </w:r>
        <w:r w:rsidRPr="00761B91">
          <w:rPr>
            <w:rStyle w:val="affb"/>
            <w:noProof/>
          </w:rPr>
          <w:t>Array ( . . . )</w:t>
        </w:r>
        <w:r>
          <w:rPr>
            <w:noProof/>
            <w:webHidden/>
          </w:rPr>
          <w:tab/>
        </w:r>
        <w:r>
          <w:rPr>
            <w:noProof/>
            <w:webHidden/>
          </w:rPr>
          <w:fldChar w:fldCharType="begin"/>
        </w:r>
        <w:r>
          <w:rPr>
            <w:noProof/>
            <w:webHidden/>
          </w:rPr>
          <w:instrText xml:space="preserve"> PAGEREF _Toc366141997 \h </w:instrText>
        </w:r>
        <w:r>
          <w:rPr>
            <w:noProof/>
            <w:webHidden/>
          </w:rPr>
        </w:r>
        <w:r>
          <w:rPr>
            <w:noProof/>
            <w:webHidden/>
          </w:rPr>
          <w:fldChar w:fldCharType="separate"/>
        </w:r>
        <w:r w:rsidR="00083CEC">
          <w:rPr>
            <w:noProof/>
            <w:webHidden/>
          </w:rPr>
          <w:t>234</w:t>
        </w:r>
        <w:r>
          <w:rPr>
            <w:noProof/>
            <w:webHidden/>
          </w:rPr>
          <w:fldChar w:fldCharType="end"/>
        </w:r>
      </w:hyperlink>
    </w:p>
    <w:p w14:paraId="496E01CB" w14:textId="77777777" w:rsidR="00FB0307" w:rsidRPr="00F92BFE" w:rsidRDefault="00FB0307">
      <w:pPr>
        <w:pStyle w:val="3a"/>
        <w:rPr>
          <w:rFonts w:ascii="Calibri" w:eastAsia="Times New Roman" w:hAnsi="Calibri" w:cs="Arial"/>
          <w:b w:val="0"/>
          <w:noProof/>
          <w:sz w:val="22"/>
          <w:szCs w:val="22"/>
          <w:lang w:val="en-US" w:eastAsia="en-US"/>
        </w:rPr>
      </w:pPr>
      <w:hyperlink w:anchor="_Toc366141998" w:history="1">
        <w:r w:rsidRPr="00761B91">
          <w:rPr>
            <w:rStyle w:val="affb"/>
            <w:noProof/>
          </w:rPr>
          <w:t>18.4.2</w:t>
        </w:r>
        <w:r w:rsidRPr="00F92BFE">
          <w:rPr>
            <w:rFonts w:ascii="Calibri" w:eastAsia="Times New Roman" w:hAnsi="Calibri" w:cs="Arial"/>
            <w:b w:val="0"/>
            <w:noProof/>
            <w:sz w:val="22"/>
            <w:szCs w:val="22"/>
            <w:lang w:val="en-US" w:eastAsia="en-US"/>
          </w:rPr>
          <w:tab/>
        </w:r>
        <w:r w:rsidRPr="00761B91">
          <w:rPr>
            <w:rStyle w:val="affb"/>
            <w:noProof/>
          </w:rPr>
          <w:t>ArrayBuffer ( . . . )</w:t>
        </w:r>
        <w:r>
          <w:rPr>
            <w:noProof/>
            <w:webHidden/>
          </w:rPr>
          <w:tab/>
        </w:r>
        <w:r>
          <w:rPr>
            <w:noProof/>
            <w:webHidden/>
          </w:rPr>
          <w:fldChar w:fldCharType="begin"/>
        </w:r>
        <w:r>
          <w:rPr>
            <w:noProof/>
            <w:webHidden/>
          </w:rPr>
          <w:instrText xml:space="preserve"> PAGEREF _Toc366141998 \h </w:instrText>
        </w:r>
        <w:r>
          <w:rPr>
            <w:noProof/>
            <w:webHidden/>
          </w:rPr>
        </w:r>
        <w:r>
          <w:rPr>
            <w:noProof/>
            <w:webHidden/>
          </w:rPr>
          <w:fldChar w:fldCharType="separate"/>
        </w:r>
        <w:r w:rsidR="00083CEC">
          <w:rPr>
            <w:noProof/>
            <w:webHidden/>
          </w:rPr>
          <w:t>234</w:t>
        </w:r>
        <w:r>
          <w:rPr>
            <w:noProof/>
            <w:webHidden/>
          </w:rPr>
          <w:fldChar w:fldCharType="end"/>
        </w:r>
      </w:hyperlink>
    </w:p>
    <w:p w14:paraId="1C47ABF4" w14:textId="77777777" w:rsidR="00FB0307" w:rsidRPr="00F92BFE" w:rsidRDefault="00FB0307">
      <w:pPr>
        <w:pStyle w:val="3a"/>
        <w:rPr>
          <w:rFonts w:ascii="Calibri" w:eastAsia="Times New Roman" w:hAnsi="Calibri" w:cs="Arial"/>
          <w:b w:val="0"/>
          <w:noProof/>
          <w:sz w:val="22"/>
          <w:szCs w:val="22"/>
          <w:lang w:val="en-US" w:eastAsia="en-US"/>
        </w:rPr>
      </w:pPr>
      <w:hyperlink w:anchor="_Toc366141999" w:history="1">
        <w:r w:rsidRPr="00761B91">
          <w:rPr>
            <w:rStyle w:val="affb"/>
            <w:noProof/>
          </w:rPr>
          <w:t>18.4.3</w:t>
        </w:r>
        <w:r w:rsidRPr="00F92BFE">
          <w:rPr>
            <w:rFonts w:ascii="Calibri" w:eastAsia="Times New Roman" w:hAnsi="Calibri" w:cs="Arial"/>
            <w:b w:val="0"/>
            <w:noProof/>
            <w:sz w:val="22"/>
            <w:szCs w:val="22"/>
            <w:lang w:val="en-US" w:eastAsia="en-US"/>
          </w:rPr>
          <w:tab/>
        </w:r>
        <w:r w:rsidRPr="00761B91">
          <w:rPr>
            <w:rStyle w:val="affb"/>
            <w:noProof/>
          </w:rPr>
          <w:t>Boolean ( . . . )</w:t>
        </w:r>
        <w:r>
          <w:rPr>
            <w:noProof/>
            <w:webHidden/>
          </w:rPr>
          <w:tab/>
        </w:r>
        <w:r>
          <w:rPr>
            <w:noProof/>
            <w:webHidden/>
          </w:rPr>
          <w:fldChar w:fldCharType="begin"/>
        </w:r>
        <w:r>
          <w:rPr>
            <w:noProof/>
            <w:webHidden/>
          </w:rPr>
          <w:instrText xml:space="preserve"> PAGEREF _Toc366141999 \h </w:instrText>
        </w:r>
        <w:r>
          <w:rPr>
            <w:noProof/>
            <w:webHidden/>
          </w:rPr>
        </w:r>
        <w:r>
          <w:rPr>
            <w:noProof/>
            <w:webHidden/>
          </w:rPr>
          <w:fldChar w:fldCharType="separate"/>
        </w:r>
        <w:r w:rsidR="00083CEC">
          <w:rPr>
            <w:noProof/>
            <w:webHidden/>
          </w:rPr>
          <w:t>234</w:t>
        </w:r>
        <w:r>
          <w:rPr>
            <w:noProof/>
            <w:webHidden/>
          </w:rPr>
          <w:fldChar w:fldCharType="end"/>
        </w:r>
      </w:hyperlink>
    </w:p>
    <w:p w14:paraId="049C7601" w14:textId="77777777" w:rsidR="00FB0307" w:rsidRPr="00F92BFE" w:rsidRDefault="00FB0307">
      <w:pPr>
        <w:pStyle w:val="3a"/>
        <w:rPr>
          <w:rFonts w:ascii="Calibri" w:eastAsia="Times New Roman" w:hAnsi="Calibri" w:cs="Arial"/>
          <w:b w:val="0"/>
          <w:noProof/>
          <w:sz w:val="22"/>
          <w:szCs w:val="22"/>
          <w:lang w:val="en-US" w:eastAsia="en-US"/>
        </w:rPr>
      </w:pPr>
      <w:hyperlink w:anchor="_Toc366142000" w:history="1">
        <w:r w:rsidRPr="00761B91">
          <w:rPr>
            <w:rStyle w:val="affb"/>
            <w:noProof/>
          </w:rPr>
          <w:t>18.4.4</w:t>
        </w:r>
        <w:r w:rsidRPr="00F92BFE">
          <w:rPr>
            <w:rFonts w:ascii="Calibri" w:eastAsia="Times New Roman" w:hAnsi="Calibri" w:cs="Arial"/>
            <w:b w:val="0"/>
            <w:noProof/>
            <w:sz w:val="22"/>
            <w:szCs w:val="22"/>
            <w:lang w:val="en-US" w:eastAsia="en-US"/>
          </w:rPr>
          <w:tab/>
        </w:r>
        <w:r w:rsidRPr="00761B91">
          <w:rPr>
            <w:rStyle w:val="affb"/>
            <w:noProof/>
          </w:rPr>
          <w:t>DataView ( . . . )</w:t>
        </w:r>
        <w:r>
          <w:rPr>
            <w:noProof/>
            <w:webHidden/>
          </w:rPr>
          <w:tab/>
        </w:r>
        <w:r>
          <w:rPr>
            <w:noProof/>
            <w:webHidden/>
          </w:rPr>
          <w:fldChar w:fldCharType="begin"/>
        </w:r>
        <w:r>
          <w:rPr>
            <w:noProof/>
            <w:webHidden/>
          </w:rPr>
          <w:instrText xml:space="preserve"> PAGEREF _Toc366142000 \h </w:instrText>
        </w:r>
        <w:r>
          <w:rPr>
            <w:noProof/>
            <w:webHidden/>
          </w:rPr>
        </w:r>
        <w:r>
          <w:rPr>
            <w:noProof/>
            <w:webHidden/>
          </w:rPr>
          <w:fldChar w:fldCharType="separate"/>
        </w:r>
        <w:r w:rsidR="00083CEC">
          <w:rPr>
            <w:noProof/>
            <w:webHidden/>
          </w:rPr>
          <w:t>234</w:t>
        </w:r>
        <w:r>
          <w:rPr>
            <w:noProof/>
            <w:webHidden/>
          </w:rPr>
          <w:fldChar w:fldCharType="end"/>
        </w:r>
      </w:hyperlink>
    </w:p>
    <w:p w14:paraId="0167A6FC" w14:textId="77777777" w:rsidR="00FB0307" w:rsidRPr="00F92BFE" w:rsidRDefault="00FB0307">
      <w:pPr>
        <w:pStyle w:val="3a"/>
        <w:rPr>
          <w:rFonts w:ascii="Calibri" w:eastAsia="Times New Roman" w:hAnsi="Calibri" w:cs="Arial"/>
          <w:b w:val="0"/>
          <w:noProof/>
          <w:sz w:val="22"/>
          <w:szCs w:val="22"/>
          <w:lang w:val="en-US" w:eastAsia="en-US"/>
        </w:rPr>
      </w:pPr>
      <w:hyperlink w:anchor="_Toc366142001" w:history="1">
        <w:r w:rsidRPr="00761B91">
          <w:rPr>
            <w:rStyle w:val="affb"/>
            <w:noProof/>
          </w:rPr>
          <w:t>18.4.5</w:t>
        </w:r>
        <w:r w:rsidRPr="00F92BFE">
          <w:rPr>
            <w:rFonts w:ascii="Calibri" w:eastAsia="Times New Roman" w:hAnsi="Calibri" w:cs="Arial"/>
            <w:b w:val="0"/>
            <w:noProof/>
            <w:sz w:val="22"/>
            <w:szCs w:val="22"/>
            <w:lang w:val="en-US" w:eastAsia="en-US"/>
          </w:rPr>
          <w:tab/>
        </w:r>
        <w:r w:rsidRPr="00761B91">
          <w:rPr>
            <w:rStyle w:val="affb"/>
            <w:noProof/>
          </w:rPr>
          <w:t>Date ( . . . )</w:t>
        </w:r>
        <w:r>
          <w:rPr>
            <w:noProof/>
            <w:webHidden/>
          </w:rPr>
          <w:tab/>
        </w:r>
        <w:r>
          <w:rPr>
            <w:noProof/>
            <w:webHidden/>
          </w:rPr>
          <w:fldChar w:fldCharType="begin"/>
        </w:r>
        <w:r>
          <w:rPr>
            <w:noProof/>
            <w:webHidden/>
          </w:rPr>
          <w:instrText xml:space="preserve"> PAGEREF _Toc366142001 \h </w:instrText>
        </w:r>
        <w:r>
          <w:rPr>
            <w:noProof/>
            <w:webHidden/>
          </w:rPr>
        </w:r>
        <w:r>
          <w:rPr>
            <w:noProof/>
            <w:webHidden/>
          </w:rPr>
          <w:fldChar w:fldCharType="separate"/>
        </w:r>
        <w:r w:rsidR="00083CEC">
          <w:rPr>
            <w:noProof/>
            <w:webHidden/>
          </w:rPr>
          <w:t>234</w:t>
        </w:r>
        <w:r>
          <w:rPr>
            <w:noProof/>
            <w:webHidden/>
          </w:rPr>
          <w:fldChar w:fldCharType="end"/>
        </w:r>
      </w:hyperlink>
    </w:p>
    <w:p w14:paraId="007DC1E1" w14:textId="77777777" w:rsidR="00FB0307" w:rsidRPr="00F92BFE" w:rsidRDefault="00FB0307">
      <w:pPr>
        <w:pStyle w:val="3a"/>
        <w:rPr>
          <w:rFonts w:ascii="Calibri" w:eastAsia="Times New Roman" w:hAnsi="Calibri" w:cs="Arial"/>
          <w:b w:val="0"/>
          <w:noProof/>
          <w:sz w:val="22"/>
          <w:szCs w:val="22"/>
          <w:lang w:val="en-US" w:eastAsia="en-US"/>
        </w:rPr>
      </w:pPr>
      <w:hyperlink w:anchor="_Toc366142002" w:history="1">
        <w:r w:rsidRPr="00761B91">
          <w:rPr>
            <w:rStyle w:val="affb"/>
            <w:noProof/>
          </w:rPr>
          <w:t>18.4.6</w:t>
        </w:r>
        <w:r w:rsidRPr="00F92BFE">
          <w:rPr>
            <w:rFonts w:ascii="Calibri" w:eastAsia="Times New Roman" w:hAnsi="Calibri" w:cs="Arial"/>
            <w:b w:val="0"/>
            <w:noProof/>
            <w:sz w:val="22"/>
            <w:szCs w:val="22"/>
            <w:lang w:val="en-US" w:eastAsia="en-US"/>
          </w:rPr>
          <w:tab/>
        </w:r>
        <w:r w:rsidRPr="00761B91">
          <w:rPr>
            <w:rStyle w:val="affb"/>
            <w:noProof/>
          </w:rPr>
          <w:t>Error ( . . . )</w:t>
        </w:r>
        <w:r>
          <w:rPr>
            <w:noProof/>
            <w:webHidden/>
          </w:rPr>
          <w:tab/>
        </w:r>
        <w:r>
          <w:rPr>
            <w:noProof/>
            <w:webHidden/>
          </w:rPr>
          <w:fldChar w:fldCharType="begin"/>
        </w:r>
        <w:r>
          <w:rPr>
            <w:noProof/>
            <w:webHidden/>
          </w:rPr>
          <w:instrText xml:space="preserve"> PAGEREF _Toc366142002 \h </w:instrText>
        </w:r>
        <w:r>
          <w:rPr>
            <w:noProof/>
            <w:webHidden/>
          </w:rPr>
        </w:r>
        <w:r>
          <w:rPr>
            <w:noProof/>
            <w:webHidden/>
          </w:rPr>
          <w:fldChar w:fldCharType="separate"/>
        </w:r>
        <w:r w:rsidR="00083CEC">
          <w:rPr>
            <w:noProof/>
            <w:webHidden/>
          </w:rPr>
          <w:t>234</w:t>
        </w:r>
        <w:r>
          <w:rPr>
            <w:noProof/>
            <w:webHidden/>
          </w:rPr>
          <w:fldChar w:fldCharType="end"/>
        </w:r>
      </w:hyperlink>
    </w:p>
    <w:p w14:paraId="73838E48" w14:textId="77777777" w:rsidR="00FB0307" w:rsidRPr="00F92BFE" w:rsidRDefault="00FB0307">
      <w:pPr>
        <w:pStyle w:val="3a"/>
        <w:rPr>
          <w:rFonts w:ascii="Calibri" w:eastAsia="Times New Roman" w:hAnsi="Calibri" w:cs="Arial"/>
          <w:b w:val="0"/>
          <w:noProof/>
          <w:sz w:val="22"/>
          <w:szCs w:val="22"/>
          <w:lang w:val="en-US" w:eastAsia="en-US"/>
        </w:rPr>
      </w:pPr>
      <w:hyperlink w:anchor="_Toc366142003" w:history="1">
        <w:r w:rsidRPr="00761B91">
          <w:rPr>
            <w:rStyle w:val="affb"/>
            <w:noProof/>
          </w:rPr>
          <w:t>18.4.7</w:t>
        </w:r>
        <w:r w:rsidRPr="00F92BFE">
          <w:rPr>
            <w:rFonts w:ascii="Calibri" w:eastAsia="Times New Roman" w:hAnsi="Calibri" w:cs="Arial"/>
            <w:b w:val="0"/>
            <w:noProof/>
            <w:sz w:val="22"/>
            <w:szCs w:val="22"/>
            <w:lang w:val="en-US" w:eastAsia="en-US"/>
          </w:rPr>
          <w:tab/>
        </w:r>
        <w:r w:rsidRPr="00761B91">
          <w:rPr>
            <w:rStyle w:val="affb"/>
            <w:noProof/>
          </w:rPr>
          <w:t>EvalError ( . . . )</w:t>
        </w:r>
        <w:r>
          <w:rPr>
            <w:noProof/>
            <w:webHidden/>
          </w:rPr>
          <w:tab/>
        </w:r>
        <w:r>
          <w:rPr>
            <w:noProof/>
            <w:webHidden/>
          </w:rPr>
          <w:fldChar w:fldCharType="begin"/>
        </w:r>
        <w:r>
          <w:rPr>
            <w:noProof/>
            <w:webHidden/>
          </w:rPr>
          <w:instrText xml:space="preserve"> PAGEREF _Toc366142003 \h </w:instrText>
        </w:r>
        <w:r>
          <w:rPr>
            <w:noProof/>
            <w:webHidden/>
          </w:rPr>
        </w:r>
        <w:r>
          <w:rPr>
            <w:noProof/>
            <w:webHidden/>
          </w:rPr>
          <w:fldChar w:fldCharType="separate"/>
        </w:r>
        <w:r w:rsidR="00083CEC">
          <w:rPr>
            <w:noProof/>
            <w:webHidden/>
          </w:rPr>
          <w:t>234</w:t>
        </w:r>
        <w:r>
          <w:rPr>
            <w:noProof/>
            <w:webHidden/>
          </w:rPr>
          <w:fldChar w:fldCharType="end"/>
        </w:r>
      </w:hyperlink>
    </w:p>
    <w:p w14:paraId="18F658AE" w14:textId="77777777" w:rsidR="00FB0307" w:rsidRPr="00F92BFE" w:rsidRDefault="00FB0307">
      <w:pPr>
        <w:pStyle w:val="3a"/>
        <w:rPr>
          <w:rFonts w:ascii="Calibri" w:eastAsia="Times New Roman" w:hAnsi="Calibri" w:cs="Arial"/>
          <w:b w:val="0"/>
          <w:noProof/>
          <w:sz w:val="22"/>
          <w:szCs w:val="22"/>
          <w:lang w:val="en-US" w:eastAsia="en-US"/>
        </w:rPr>
      </w:pPr>
      <w:hyperlink w:anchor="_Toc366142004" w:history="1">
        <w:r w:rsidRPr="00761B91">
          <w:rPr>
            <w:rStyle w:val="affb"/>
            <w:noProof/>
          </w:rPr>
          <w:t>18.4.8</w:t>
        </w:r>
        <w:r w:rsidRPr="00F92BFE">
          <w:rPr>
            <w:rFonts w:ascii="Calibri" w:eastAsia="Times New Roman" w:hAnsi="Calibri" w:cs="Arial"/>
            <w:b w:val="0"/>
            <w:noProof/>
            <w:sz w:val="22"/>
            <w:szCs w:val="22"/>
            <w:lang w:val="en-US" w:eastAsia="en-US"/>
          </w:rPr>
          <w:tab/>
        </w:r>
        <w:r w:rsidRPr="00761B91">
          <w:rPr>
            <w:rStyle w:val="affb"/>
            <w:noProof/>
          </w:rPr>
          <w:t>Float32Array ( . . . )</w:t>
        </w:r>
        <w:r>
          <w:rPr>
            <w:noProof/>
            <w:webHidden/>
          </w:rPr>
          <w:tab/>
        </w:r>
        <w:r>
          <w:rPr>
            <w:noProof/>
            <w:webHidden/>
          </w:rPr>
          <w:fldChar w:fldCharType="begin"/>
        </w:r>
        <w:r>
          <w:rPr>
            <w:noProof/>
            <w:webHidden/>
          </w:rPr>
          <w:instrText xml:space="preserve"> PAGEREF _Toc366142004 \h </w:instrText>
        </w:r>
        <w:r>
          <w:rPr>
            <w:noProof/>
            <w:webHidden/>
          </w:rPr>
        </w:r>
        <w:r>
          <w:rPr>
            <w:noProof/>
            <w:webHidden/>
          </w:rPr>
          <w:fldChar w:fldCharType="separate"/>
        </w:r>
        <w:r w:rsidR="00083CEC">
          <w:rPr>
            <w:noProof/>
            <w:webHidden/>
          </w:rPr>
          <w:t>234</w:t>
        </w:r>
        <w:r>
          <w:rPr>
            <w:noProof/>
            <w:webHidden/>
          </w:rPr>
          <w:fldChar w:fldCharType="end"/>
        </w:r>
      </w:hyperlink>
    </w:p>
    <w:p w14:paraId="3DB4C162" w14:textId="77777777" w:rsidR="00FB0307" w:rsidRPr="00F92BFE" w:rsidRDefault="00FB0307">
      <w:pPr>
        <w:pStyle w:val="3a"/>
        <w:rPr>
          <w:rFonts w:ascii="Calibri" w:eastAsia="Times New Roman" w:hAnsi="Calibri" w:cs="Arial"/>
          <w:b w:val="0"/>
          <w:noProof/>
          <w:sz w:val="22"/>
          <w:szCs w:val="22"/>
          <w:lang w:val="en-US" w:eastAsia="en-US"/>
        </w:rPr>
      </w:pPr>
      <w:hyperlink w:anchor="_Toc366142005" w:history="1">
        <w:r w:rsidRPr="00761B91">
          <w:rPr>
            <w:rStyle w:val="affb"/>
            <w:noProof/>
          </w:rPr>
          <w:t>18.4.9</w:t>
        </w:r>
        <w:r w:rsidRPr="00F92BFE">
          <w:rPr>
            <w:rFonts w:ascii="Calibri" w:eastAsia="Times New Roman" w:hAnsi="Calibri" w:cs="Arial"/>
            <w:b w:val="0"/>
            <w:noProof/>
            <w:sz w:val="22"/>
            <w:szCs w:val="22"/>
            <w:lang w:val="en-US" w:eastAsia="en-US"/>
          </w:rPr>
          <w:tab/>
        </w:r>
        <w:r w:rsidRPr="00761B91">
          <w:rPr>
            <w:rStyle w:val="affb"/>
            <w:noProof/>
          </w:rPr>
          <w:t>Float64Array ( . . . )</w:t>
        </w:r>
        <w:r>
          <w:rPr>
            <w:noProof/>
            <w:webHidden/>
          </w:rPr>
          <w:tab/>
        </w:r>
        <w:r>
          <w:rPr>
            <w:noProof/>
            <w:webHidden/>
          </w:rPr>
          <w:fldChar w:fldCharType="begin"/>
        </w:r>
        <w:r>
          <w:rPr>
            <w:noProof/>
            <w:webHidden/>
          </w:rPr>
          <w:instrText xml:space="preserve"> PAGEREF _Toc366142005 \h </w:instrText>
        </w:r>
        <w:r>
          <w:rPr>
            <w:noProof/>
            <w:webHidden/>
          </w:rPr>
        </w:r>
        <w:r>
          <w:rPr>
            <w:noProof/>
            <w:webHidden/>
          </w:rPr>
          <w:fldChar w:fldCharType="separate"/>
        </w:r>
        <w:r w:rsidR="00083CEC">
          <w:rPr>
            <w:noProof/>
            <w:webHidden/>
          </w:rPr>
          <w:t>234</w:t>
        </w:r>
        <w:r>
          <w:rPr>
            <w:noProof/>
            <w:webHidden/>
          </w:rPr>
          <w:fldChar w:fldCharType="end"/>
        </w:r>
      </w:hyperlink>
    </w:p>
    <w:p w14:paraId="5A6BB2F4" w14:textId="77777777" w:rsidR="00FB0307" w:rsidRPr="00F92BFE" w:rsidRDefault="00FB0307">
      <w:pPr>
        <w:pStyle w:val="3a"/>
        <w:rPr>
          <w:rFonts w:ascii="Calibri" w:eastAsia="Times New Roman" w:hAnsi="Calibri" w:cs="Arial"/>
          <w:b w:val="0"/>
          <w:noProof/>
          <w:sz w:val="22"/>
          <w:szCs w:val="22"/>
          <w:lang w:val="en-US" w:eastAsia="en-US"/>
        </w:rPr>
      </w:pPr>
      <w:hyperlink w:anchor="_Toc366142006" w:history="1">
        <w:r w:rsidRPr="00761B91">
          <w:rPr>
            <w:rStyle w:val="affb"/>
            <w:noProof/>
          </w:rPr>
          <w:t>18.4.10</w:t>
        </w:r>
        <w:r w:rsidRPr="00F92BFE">
          <w:rPr>
            <w:rFonts w:ascii="Calibri" w:eastAsia="Times New Roman" w:hAnsi="Calibri" w:cs="Arial"/>
            <w:b w:val="0"/>
            <w:noProof/>
            <w:sz w:val="22"/>
            <w:szCs w:val="22"/>
            <w:lang w:val="en-US" w:eastAsia="en-US"/>
          </w:rPr>
          <w:tab/>
        </w:r>
        <w:r w:rsidRPr="00761B91">
          <w:rPr>
            <w:rStyle w:val="affb"/>
            <w:noProof/>
          </w:rPr>
          <w:t>Function ( . . . )</w:t>
        </w:r>
        <w:r>
          <w:rPr>
            <w:noProof/>
            <w:webHidden/>
          </w:rPr>
          <w:tab/>
        </w:r>
        <w:r>
          <w:rPr>
            <w:noProof/>
            <w:webHidden/>
          </w:rPr>
          <w:fldChar w:fldCharType="begin"/>
        </w:r>
        <w:r>
          <w:rPr>
            <w:noProof/>
            <w:webHidden/>
          </w:rPr>
          <w:instrText xml:space="preserve"> PAGEREF _Toc366142006 \h </w:instrText>
        </w:r>
        <w:r>
          <w:rPr>
            <w:noProof/>
            <w:webHidden/>
          </w:rPr>
        </w:r>
        <w:r>
          <w:rPr>
            <w:noProof/>
            <w:webHidden/>
          </w:rPr>
          <w:fldChar w:fldCharType="separate"/>
        </w:r>
        <w:r w:rsidR="00083CEC">
          <w:rPr>
            <w:noProof/>
            <w:webHidden/>
          </w:rPr>
          <w:t>234</w:t>
        </w:r>
        <w:r>
          <w:rPr>
            <w:noProof/>
            <w:webHidden/>
          </w:rPr>
          <w:fldChar w:fldCharType="end"/>
        </w:r>
      </w:hyperlink>
    </w:p>
    <w:p w14:paraId="70BD191F" w14:textId="77777777" w:rsidR="00FB0307" w:rsidRPr="00F92BFE" w:rsidRDefault="00FB0307">
      <w:pPr>
        <w:pStyle w:val="3a"/>
        <w:rPr>
          <w:rFonts w:ascii="Calibri" w:eastAsia="Times New Roman" w:hAnsi="Calibri" w:cs="Arial"/>
          <w:b w:val="0"/>
          <w:noProof/>
          <w:sz w:val="22"/>
          <w:szCs w:val="22"/>
          <w:lang w:val="en-US" w:eastAsia="en-US"/>
        </w:rPr>
      </w:pPr>
      <w:hyperlink w:anchor="_Toc366142007" w:history="1">
        <w:r w:rsidRPr="00761B91">
          <w:rPr>
            <w:rStyle w:val="affb"/>
            <w:noProof/>
          </w:rPr>
          <w:t>18.4.11</w:t>
        </w:r>
        <w:r w:rsidRPr="00F92BFE">
          <w:rPr>
            <w:rFonts w:ascii="Calibri" w:eastAsia="Times New Roman" w:hAnsi="Calibri" w:cs="Arial"/>
            <w:b w:val="0"/>
            <w:noProof/>
            <w:sz w:val="22"/>
            <w:szCs w:val="22"/>
            <w:lang w:val="en-US" w:eastAsia="en-US"/>
          </w:rPr>
          <w:tab/>
        </w:r>
        <w:r w:rsidRPr="00761B91">
          <w:rPr>
            <w:rStyle w:val="affb"/>
            <w:noProof/>
          </w:rPr>
          <w:t>Int8Array ( . . . )</w:t>
        </w:r>
        <w:r>
          <w:rPr>
            <w:noProof/>
            <w:webHidden/>
          </w:rPr>
          <w:tab/>
        </w:r>
        <w:r>
          <w:rPr>
            <w:noProof/>
            <w:webHidden/>
          </w:rPr>
          <w:fldChar w:fldCharType="begin"/>
        </w:r>
        <w:r>
          <w:rPr>
            <w:noProof/>
            <w:webHidden/>
          </w:rPr>
          <w:instrText xml:space="preserve"> PAGEREF _Toc366142007 \h </w:instrText>
        </w:r>
        <w:r>
          <w:rPr>
            <w:noProof/>
            <w:webHidden/>
          </w:rPr>
        </w:r>
        <w:r>
          <w:rPr>
            <w:noProof/>
            <w:webHidden/>
          </w:rPr>
          <w:fldChar w:fldCharType="separate"/>
        </w:r>
        <w:r w:rsidR="00083CEC">
          <w:rPr>
            <w:noProof/>
            <w:webHidden/>
          </w:rPr>
          <w:t>235</w:t>
        </w:r>
        <w:r>
          <w:rPr>
            <w:noProof/>
            <w:webHidden/>
          </w:rPr>
          <w:fldChar w:fldCharType="end"/>
        </w:r>
      </w:hyperlink>
    </w:p>
    <w:p w14:paraId="2179BC57" w14:textId="77777777" w:rsidR="00FB0307" w:rsidRPr="00F92BFE" w:rsidRDefault="00FB0307">
      <w:pPr>
        <w:pStyle w:val="3a"/>
        <w:rPr>
          <w:rFonts w:ascii="Calibri" w:eastAsia="Times New Roman" w:hAnsi="Calibri" w:cs="Arial"/>
          <w:b w:val="0"/>
          <w:noProof/>
          <w:sz w:val="22"/>
          <w:szCs w:val="22"/>
          <w:lang w:val="en-US" w:eastAsia="en-US"/>
        </w:rPr>
      </w:pPr>
      <w:hyperlink w:anchor="_Toc366142008" w:history="1">
        <w:r w:rsidRPr="00761B91">
          <w:rPr>
            <w:rStyle w:val="affb"/>
            <w:noProof/>
          </w:rPr>
          <w:t>18.4.12</w:t>
        </w:r>
        <w:r w:rsidRPr="00F92BFE">
          <w:rPr>
            <w:rFonts w:ascii="Calibri" w:eastAsia="Times New Roman" w:hAnsi="Calibri" w:cs="Arial"/>
            <w:b w:val="0"/>
            <w:noProof/>
            <w:sz w:val="22"/>
            <w:szCs w:val="22"/>
            <w:lang w:val="en-US" w:eastAsia="en-US"/>
          </w:rPr>
          <w:tab/>
        </w:r>
        <w:r w:rsidRPr="00761B91">
          <w:rPr>
            <w:rStyle w:val="affb"/>
            <w:noProof/>
          </w:rPr>
          <w:t>Int16Array ( . . . )</w:t>
        </w:r>
        <w:r>
          <w:rPr>
            <w:noProof/>
            <w:webHidden/>
          </w:rPr>
          <w:tab/>
        </w:r>
        <w:r>
          <w:rPr>
            <w:noProof/>
            <w:webHidden/>
          </w:rPr>
          <w:fldChar w:fldCharType="begin"/>
        </w:r>
        <w:r>
          <w:rPr>
            <w:noProof/>
            <w:webHidden/>
          </w:rPr>
          <w:instrText xml:space="preserve"> PAGEREF _Toc366142008 \h </w:instrText>
        </w:r>
        <w:r>
          <w:rPr>
            <w:noProof/>
            <w:webHidden/>
          </w:rPr>
        </w:r>
        <w:r>
          <w:rPr>
            <w:noProof/>
            <w:webHidden/>
          </w:rPr>
          <w:fldChar w:fldCharType="separate"/>
        </w:r>
        <w:r w:rsidR="00083CEC">
          <w:rPr>
            <w:noProof/>
            <w:webHidden/>
          </w:rPr>
          <w:t>235</w:t>
        </w:r>
        <w:r>
          <w:rPr>
            <w:noProof/>
            <w:webHidden/>
          </w:rPr>
          <w:fldChar w:fldCharType="end"/>
        </w:r>
      </w:hyperlink>
    </w:p>
    <w:p w14:paraId="563B15AB" w14:textId="77777777" w:rsidR="00FB0307" w:rsidRPr="00F92BFE" w:rsidRDefault="00FB0307">
      <w:pPr>
        <w:pStyle w:val="3a"/>
        <w:rPr>
          <w:rFonts w:ascii="Calibri" w:eastAsia="Times New Roman" w:hAnsi="Calibri" w:cs="Arial"/>
          <w:b w:val="0"/>
          <w:noProof/>
          <w:sz w:val="22"/>
          <w:szCs w:val="22"/>
          <w:lang w:val="en-US" w:eastAsia="en-US"/>
        </w:rPr>
      </w:pPr>
      <w:hyperlink w:anchor="_Toc366142009" w:history="1">
        <w:r w:rsidRPr="00761B91">
          <w:rPr>
            <w:rStyle w:val="affb"/>
            <w:noProof/>
          </w:rPr>
          <w:t>18.4.13</w:t>
        </w:r>
        <w:r w:rsidRPr="00F92BFE">
          <w:rPr>
            <w:rFonts w:ascii="Calibri" w:eastAsia="Times New Roman" w:hAnsi="Calibri" w:cs="Arial"/>
            <w:b w:val="0"/>
            <w:noProof/>
            <w:sz w:val="22"/>
            <w:szCs w:val="22"/>
            <w:lang w:val="en-US" w:eastAsia="en-US"/>
          </w:rPr>
          <w:tab/>
        </w:r>
        <w:r w:rsidRPr="00761B91">
          <w:rPr>
            <w:rStyle w:val="affb"/>
            <w:noProof/>
          </w:rPr>
          <w:t>Int32Array ( . . . )</w:t>
        </w:r>
        <w:r>
          <w:rPr>
            <w:noProof/>
            <w:webHidden/>
          </w:rPr>
          <w:tab/>
        </w:r>
        <w:r>
          <w:rPr>
            <w:noProof/>
            <w:webHidden/>
          </w:rPr>
          <w:fldChar w:fldCharType="begin"/>
        </w:r>
        <w:r>
          <w:rPr>
            <w:noProof/>
            <w:webHidden/>
          </w:rPr>
          <w:instrText xml:space="preserve"> PAGEREF _Toc366142009 \h </w:instrText>
        </w:r>
        <w:r>
          <w:rPr>
            <w:noProof/>
            <w:webHidden/>
          </w:rPr>
        </w:r>
        <w:r>
          <w:rPr>
            <w:noProof/>
            <w:webHidden/>
          </w:rPr>
          <w:fldChar w:fldCharType="separate"/>
        </w:r>
        <w:r w:rsidR="00083CEC">
          <w:rPr>
            <w:noProof/>
            <w:webHidden/>
          </w:rPr>
          <w:t>235</w:t>
        </w:r>
        <w:r>
          <w:rPr>
            <w:noProof/>
            <w:webHidden/>
          </w:rPr>
          <w:fldChar w:fldCharType="end"/>
        </w:r>
      </w:hyperlink>
    </w:p>
    <w:p w14:paraId="33BB2693" w14:textId="77777777" w:rsidR="00FB0307" w:rsidRPr="00F92BFE" w:rsidRDefault="00FB0307">
      <w:pPr>
        <w:pStyle w:val="3a"/>
        <w:rPr>
          <w:rFonts w:ascii="Calibri" w:eastAsia="Times New Roman" w:hAnsi="Calibri" w:cs="Arial"/>
          <w:b w:val="0"/>
          <w:noProof/>
          <w:sz w:val="22"/>
          <w:szCs w:val="22"/>
          <w:lang w:val="en-US" w:eastAsia="en-US"/>
        </w:rPr>
      </w:pPr>
      <w:hyperlink w:anchor="_Toc366142010" w:history="1">
        <w:r w:rsidRPr="00761B91">
          <w:rPr>
            <w:rStyle w:val="affb"/>
            <w:noProof/>
          </w:rPr>
          <w:t>18.4.14</w:t>
        </w:r>
        <w:r w:rsidRPr="00F92BFE">
          <w:rPr>
            <w:rFonts w:ascii="Calibri" w:eastAsia="Times New Roman" w:hAnsi="Calibri" w:cs="Arial"/>
            <w:b w:val="0"/>
            <w:noProof/>
            <w:sz w:val="22"/>
            <w:szCs w:val="22"/>
            <w:lang w:val="en-US" w:eastAsia="en-US"/>
          </w:rPr>
          <w:tab/>
        </w:r>
        <w:r w:rsidRPr="00761B91">
          <w:rPr>
            <w:rStyle w:val="affb"/>
            <w:noProof/>
          </w:rPr>
          <w:t>Map ( . . . )</w:t>
        </w:r>
        <w:r>
          <w:rPr>
            <w:noProof/>
            <w:webHidden/>
          </w:rPr>
          <w:tab/>
        </w:r>
        <w:r>
          <w:rPr>
            <w:noProof/>
            <w:webHidden/>
          </w:rPr>
          <w:fldChar w:fldCharType="begin"/>
        </w:r>
        <w:r>
          <w:rPr>
            <w:noProof/>
            <w:webHidden/>
          </w:rPr>
          <w:instrText xml:space="preserve"> PAGEREF _Toc366142010 \h </w:instrText>
        </w:r>
        <w:r>
          <w:rPr>
            <w:noProof/>
            <w:webHidden/>
          </w:rPr>
        </w:r>
        <w:r>
          <w:rPr>
            <w:noProof/>
            <w:webHidden/>
          </w:rPr>
          <w:fldChar w:fldCharType="separate"/>
        </w:r>
        <w:r w:rsidR="00083CEC">
          <w:rPr>
            <w:noProof/>
            <w:webHidden/>
          </w:rPr>
          <w:t>235</w:t>
        </w:r>
        <w:r>
          <w:rPr>
            <w:noProof/>
            <w:webHidden/>
          </w:rPr>
          <w:fldChar w:fldCharType="end"/>
        </w:r>
      </w:hyperlink>
    </w:p>
    <w:p w14:paraId="2DC3ACFF" w14:textId="77777777" w:rsidR="00FB0307" w:rsidRPr="00F92BFE" w:rsidRDefault="00FB0307">
      <w:pPr>
        <w:pStyle w:val="3a"/>
        <w:rPr>
          <w:rFonts w:ascii="Calibri" w:eastAsia="Times New Roman" w:hAnsi="Calibri" w:cs="Arial"/>
          <w:b w:val="0"/>
          <w:noProof/>
          <w:sz w:val="22"/>
          <w:szCs w:val="22"/>
          <w:lang w:val="en-US" w:eastAsia="en-US"/>
        </w:rPr>
      </w:pPr>
      <w:hyperlink w:anchor="_Toc366142011" w:history="1">
        <w:r w:rsidRPr="00761B91">
          <w:rPr>
            <w:rStyle w:val="affb"/>
            <w:noProof/>
          </w:rPr>
          <w:t>18.4.15</w:t>
        </w:r>
        <w:r w:rsidRPr="00F92BFE">
          <w:rPr>
            <w:rFonts w:ascii="Calibri" w:eastAsia="Times New Roman" w:hAnsi="Calibri" w:cs="Arial"/>
            <w:b w:val="0"/>
            <w:noProof/>
            <w:sz w:val="22"/>
            <w:szCs w:val="22"/>
            <w:lang w:val="en-US" w:eastAsia="en-US"/>
          </w:rPr>
          <w:tab/>
        </w:r>
        <w:r w:rsidRPr="00761B91">
          <w:rPr>
            <w:rStyle w:val="affb"/>
            <w:noProof/>
          </w:rPr>
          <w:t>Number ( . . . )</w:t>
        </w:r>
        <w:r>
          <w:rPr>
            <w:noProof/>
            <w:webHidden/>
          </w:rPr>
          <w:tab/>
        </w:r>
        <w:r>
          <w:rPr>
            <w:noProof/>
            <w:webHidden/>
          </w:rPr>
          <w:fldChar w:fldCharType="begin"/>
        </w:r>
        <w:r>
          <w:rPr>
            <w:noProof/>
            <w:webHidden/>
          </w:rPr>
          <w:instrText xml:space="preserve"> PAGEREF _Toc366142011 \h </w:instrText>
        </w:r>
        <w:r>
          <w:rPr>
            <w:noProof/>
            <w:webHidden/>
          </w:rPr>
        </w:r>
        <w:r>
          <w:rPr>
            <w:noProof/>
            <w:webHidden/>
          </w:rPr>
          <w:fldChar w:fldCharType="separate"/>
        </w:r>
        <w:r w:rsidR="00083CEC">
          <w:rPr>
            <w:noProof/>
            <w:webHidden/>
          </w:rPr>
          <w:t>235</w:t>
        </w:r>
        <w:r>
          <w:rPr>
            <w:noProof/>
            <w:webHidden/>
          </w:rPr>
          <w:fldChar w:fldCharType="end"/>
        </w:r>
      </w:hyperlink>
    </w:p>
    <w:p w14:paraId="46D07313" w14:textId="77777777" w:rsidR="00FB0307" w:rsidRPr="00F92BFE" w:rsidRDefault="00FB0307">
      <w:pPr>
        <w:pStyle w:val="3a"/>
        <w:rPr>
          <w:rFonts w:ascii="Calibri" w:eastAsia="Times New Roman" w:hAnsi="Calibri" w:cs="Arial"/>
          <w:b w:val="0"/>
          <w:noProof/>
          <w:sz w:val="22"/>
          <w:szCs w:val="22"/>
          <w:lang w:val="en-US" w:eastAsia="en-US"/>
        </w:rPr>
      </w:pPr>
      <w:hyperlink w:anchor="_Toc366142012" w:history="1">
        <w:r w:rsidRPr="00761B91">
          <w:rPr>
            <w:rStyle w:val="affb"/>
            <w:noProof/>
          </w:rPr>
          <w:t>18.4.16</w:t>
        </w:r>
        <w:r w:rsidRPr="00F92BFE">
          <w:rPr>
            <w:rFonts w:ascii="Calibri" w:eastAsia="Times New Roman" w:hAnsi="Calibri" w:cs="Arial"/>
            <w:b w:val="0"/>
            <w:noProof/>
            <w:sz w:val="22"/>
            <w:szCs w:val="22"/>
            <w:lang w:val="en-US" w:eastAsia="en-US"/>
          </w:rPr>
          <w:tab/>
        </w:r>
        <w:r w:rsidRPr="00761B91">
          <w:rPr>
            <w:rStyle w:val="affb"/>
            <w:noProof/>
          </w:rPr>
          <w:t>Object ( . . . )</w:t>
        </w:r>
        <w:r>
          <w:rPr>
            <w:noProof/>
            <w:webHidden/>
          </w:rPr>
          <w:tab/>
        </w:r>
        <w:r>
          <w:rPr>
            <w:noProof/>
            <w:webHidden/>
          </w:rPr>
          <w:fldChar w:fldCharType="begin"/>
        </w:r>
        <w:r>
          <w:rPr>
            <w:noProof/>
            <w:webHidden/>
          </w:rPr>
          <w:instrText xml:space="preserve"> PAGEREF _Toc366142012 \h </w:instrText>
        </w:r>
        <w:r>
          <w:rPr>
            <w:noProof/>
            <w:webHidden/>
          </w:rPr>
        </w:r>
        <w:r>
          <w:rPr>
            <w:noProof/>
            <w:webHidden/>
          </w:rPr>
          <w:fldChar w:fldCharType="separate"/>
        </w:r>
        <w:r w:rsidR="00083CEC">
          <w:rPr>
            <w:noProof/>
            <w:webHidden/>
          </w:rPr>
          <w:t>235</w:t>
        </w:r>
        <w:r>
          <w:rPr>
            <w:noProof/>
            <w:webHidden/>
          </w:rPr>
          <w:fldChar w:fldCharType="end"/>
        </w:r>
      </w:hyperlink>
    </w:p>
    <w:p w14:paraId="45DB81D5" w14:textId="77777777" w:rsidR="00FB0307" w:rsidRPr="00F92BFE" w:rsidRDefault="00FB0307">
      <w:pPr>
        <w:pStyle w:val="3a"/>
        <w:rPr>
          <w:rFonts w:ascii="Calibri" w:eastAsia="Times New Roman" w:hAnsi="Calibri" w:cs="Arial"/>
          <w:b w:val="0"/>
          <w:noProof/>
          <w:sz w:val="22"/>
          <w:szCs w:val="22"/>
          <w:lang w:val="en-US" w:eastAsia="en-US"/>
        </w:rPr>
      </w:pPr>
      <w:hyperlink w:anchor="_Toc366142013" w:history="1">
        <w:r w:rsidRPr="00761B91">
          <w:rPr>
            <w:rStyle w:val="affb"/>
            <w:noProof/>
          </w:rPr>
          <w:t>18.4.17</w:t>
        </w:r>
        <w:r w:rsidRPr="00F92BFE">
          <w:rPr>
            <w:rFonts w:ascii="Calibri" w:eastAsia="Times New Roman" w:hAnsi="Calibri" w:cs="Arial"/>
            <w:b w:val="0"/>
            <w:noProof/>
            <w:sz w:val="22"/>
            <w:szCs w:val="22"/>
            <w:lang w:val="en-US" w:eastAsia="en-US"/>
          </w:rPr>
          <w:tab/>
        </w:r>
        <w:r w:rsidRPr="00761B91">
          <w:rPr>
            <w:rStyle w:val="affb"/>
            <w:noProof/>
          </w:rPr>
          <w:t>RangeError ( . . . )</w:t>
        </w:r>
        <w:r>
          <w:rPr>
            <w:noProof/>
            <w:webHidden/>
          </w:rPr>
          <w:tab/>
        </w:r>
        <w:r>
          <w:rPr>
            <w:noProof/>
            <w:webHidden/>
          </w:rPr>
          <w:fldChar w:fldCharType="begin"/>
        </w:r>
        <w:r>
          <w:rPr>
            <w:noProof/>
            <w:webHidden/>
          </w:rPr>
          <w:instrText xml:space="preserve"> PAGEREF _Toc366142013 \h </w:instrText>
        </w:r>
        <w:r>
          <w:rPr>
            <w:noProof/>
            <w:webHidden/>
          </w:rPr>
        </w:r>
        <w:r>
          <w:rPr>
            <w:noProof/>
            <w:webHidden/>
          </w:rPr>
          <w:fldChar w:fldCharType="separate"/>
        </w:r>
        <w:r w:rsidR="00083CEC">
          <w:rPr>
            <w:noProof/>
            <w:webHidden/>
          </w:rPr>
          <w:t>235</w:t>
        </w:r>
        <w:r>
          <w:rPr>
            <w:noProof/>
            <w:webHidden/>
          </w:rPr>
          <w:fldChar w:fldCharType="end"/>
        </w:r>
      </w:hyperlink>
    </w:p>
    <w:p w14:paraId="1110B1BB" w14:textId="77777777" w:rsidR="00FB0307" w:rsidRPr="00F92BFE" w:rsidRDefault="00FB0307">
      <w:pPr>
        <w:pStyle w:val="3a"/>
        <w:rPr>
          <w:rFonts w:ascii="Calibri" w:eastAsia="Times New Roman" w:hAnsi="Calibri" w:cs="Arial"/>
          <w:b w:val="0"/>
          <w:noProof/>
          <w:sz w:val="22"/>
          <w:szCs w:val="22"/>
          <w:lang w:val="en-US" w:eastAsia="en-US"/>
        </w:rPr>
      </w:pPr>
      <w:hyperlink w:anchor="_Toc366142014" w:history="1">
        <w:r w:rsidRPr="00761B91">
          <w:rPr>
            <w:rStyle w:val="affb"/>
            <w:noProof/>
          </w:rPr>
          <w:t>18.4.18</w:t>
        </w:r>
        <w:r w:rsidRPr="00F92BFE">
          <w:rPr>
            <w:rFonts w:ascii="Calibri" w:eastAsia="Times New Roman" w:hAnsi="Calibri" w:cs="Arial"/>
            <w:b w:val="0"/>
            <w:noProof/>
            <w:sz w:val="22"/>
            <w:szCs w:val="22"/>
            <w:lang w:val="en-US" w:eastAsia="en-US"/>
          </w:rPr>
          <w:tab/>
        </w:r>
        <w:r w:rsidRPr="00761B91">
          <w:rPr>
            <w:rStyle w:val="affb"/>
            <w:noProof/>
          </w:rPr>
          <w:t>ReferenceError ( . . . )</w:t>
        </w:r>
        <w:r>
          <w:rPr>
            <w:noProof/>
            <w:webHidden/>
          </w:rPr>
          <w:tab/>
        </w:r>
        <w:r>
          <w:rPr>
            <w:noProof/>
            <w:webHidden/>
          </w:rPr>
          <w:fldChar w:fldCharType="begin"/>
        </w:r>
        <w:r>
          <w:rPr>
            <w:noProof/>
            <w:webHidden/>
          </w:rPr>
          <w:instrText xml:space="preserve"> PAGEREF _Toc366142014 \h </w:instrText>
        </w:r>
        <w:r>
          <w:rPr>
            <w:noProof/>
            <w:webHidden/>
          </w:rPr>
        </w:r>
        <w:r>
          <w:rPr>
            <w:noProof/>
            <w:webHidden/>
          </w:rPr>
          <w:fldChar w:fldCharType="separate"/>
        </w:r>
        <w:r w:rsidR="00083CEC">
          <w:rPr>
            <w:noProof/>
            <w:webHidden/>
          </w:rPr>
          <w:t>235</w:t>
        </w:r>
        <w:r>
          <w:rPr>
            <w:noProof/>
            <w:webHidden/>
          </w:rPr>
          <w:fldChar w:fldCharType="end"/>
        </w:r>
      </w:hyperlink>
    </w:p>
    <w:p w14:paraId="487F153F" w14:textId="77777777" w:rsidR="00FB0307" w:rsidRPr="00F92BFE" w:rsidRDefault="00FB0307">
      <w:pPr>
        <w:pStyle w:val="3a"/>
        <w:rPr>
          <w:rFonts w:ascii="Calibri" w:eastAsia="Times New Roman" w:hAnsi="Calibri" w:cs="Arial"/>
          <w:b w:val="0"/>
          <w:noProof/>
          <w:sz w:val="22"/>
          <w:szCs w:val="22"/>
          <w:lang w:val="en-US" w:eastAsia="en-US"/>
        </w:rPr>
      </w:pPr>
      <w:hyperlink w:anchor="_Toc366142015" w:history="1">
        <w:r w:rsidRPr="00761B91">
          <w:rPr>
            <w:rStyle w:val="affb"/>
            <w:noProof/>
          </w:rPr>
          <w:t>18.4.19</w:t>
        </w:r>
        <w:r w:rsidRPr="00F92BFE">
          <w:rPr>
            <w:rFonts w:ascii="Calibri" w:eastAsia="Times New Roman" w:hAnsi="Calibri" w:cs="Arial"/>
            <w:b w:val="0"/>
            <w:noProof/>
            <w:sz w:val="22"/>
            <w:szCs w:val="22"/>
            <w:lang w:val="en-US" w:eastAsia="en-US"/>
          </w:rPr>
          <w:tab/>
        </w:r>
        <w:r w:rsidRPr="00761B91">
          <w:rPr>
            <w:rStyle w:val="affb"/>
            <w:noProof/>
          </w:rPr>
          <w:t>RegExp ( . . . )</w:t>
        </w:r>
        <w:r>
          <w:rPr>
            <w:noProof/>
            <w:webHidden/>
          </w:rPr>
          <w:tab/>
        </w:r>
        <w:r>
          <w:rPr>
            <w:noProof/>
            <w:webHidden/>
          </w:rPr>
          <w:fldChar w:fldCharType="begin"/>
        </w:r>
        <w:r>
          <w:rPr>
            <w:noProof/>
            <w:webHidden/>
          </w:rPr>
          <w:instrText xml:space="preserve"> PAGEREF _Toc366142015 \h </w:instrText>
        </w:r>
        <w:r>
          <w:rPr>
            <w:noProof/>
            <w:webHidden/>
          </w:rPr>
        </w:r>
        <w:r>
          <w:rPr>
            <w:noProof/>
            <w:webHidden/>
          </w:rPr>
          <w:fldChar w:fldCharType="separate"/>
        </w:r>
        <w:r w:rsidR="00083CEC">
          <w:rPr>
            <w:noProof/>
            <w:webHidden/>
          </w:rPr>
          <w:t>235</w:t>
        </w:r>
        <w:r>
          <w:rPr>
            <w:noProof/>
            <w:webHidden/>
          </w:rPr>
          <w:fldChar w:fldCharType="end"/>
        </w:r>
      </w:hyperlink>
    </w:p>
    <w:p w14:paraId="4E5EE236" w14:textId="77777777" w:rsidR="00FB0307" w:rsidRPr="00F92BFE" w:rsidRDefault="00FB0307">
      <w:pPr>
        <w:pStyle w:val="3a"/>
        <w:rPr>
          <w:rFonts w:ascii="Calibri" w:eastAsia="Times New Roman" w:hAnsi="Calibri" w:cs="Arial"/>
          <w:b w:val="0"/>
          <w:noProof/>
          <w:sz w:val="22"/>
          <w:szCs w:val="22"/>
          <w:lang w:val="en-US" w:eastAsia="en-US"/>
        </w:rPr>
      </w:pPr>
      <w:hyperlink w:anchor="_Toc366142016" w:history="1">
        <w:r w:rsidRPr="00761B91">
          <w:rPr>
            <w:rStyle w:val="affb"/>
            <w:noProof/>
          </w:rPr>
          <w:t>18.4.20</w:t>
        </w:r>
        <w:r w:rsidRPr="00F92BFE">
          <w:rPr>
            <w:rFonts w:ascii="Calibri" w:eastAsia="Times New Roman" w:hAnsi="Calibri" w:cs="Arial"/>
            <w:b w:val="0"/>
            <w:noProof/>
            <w:sz w:val="22"/>
            <w:szCs w:val="22"/>
            <w:lang w:val="en-US" w:eastAsia="en-US"/>
          </w:rPr>
          <w:tab/>
        </w:r>
        <w:r w:rsidRPr="00761B91">
          <w:rPr>
            <w:rStyle w:val="affb"/>
            <w:noProof/>
          </w:rPr>
          <w:t>Set ( . . . )</w:t>
        </w:r>
        <w:r>
          <w:rPr>
            <w:noProof/>
            <w:webHidden/>
          </w:rPr>
          <w:tab/>
        </w:r>
        <w:r>
          <w:rPr>
            <w:noProof/>
            <w:webHidden/>
          </w:rPr>
          <w:fldChar w:fldCharType="begin"/>
        </w:r>
        <w:r>
          <w:rPr>
            <w:noProof/>
            <w:webHidden/>
          </w:rPr>
          <w:instrText xml:space="preserve"> PAGEREF _Toc366142016 \h </w:instrText>
        </w:r>
        <w:r>
          <w:rPr>
            <w:noProof/>
            <w:webHidden/>
          </w:rPr>
        </w:r>
        <w:r>
          <w:rPr>
            <w:noProof/>
            <w:webHidden/>
          </w:rPr>
          <w:fldChar w:fldCharType="separate"/>
        </w:r>
        <w:r w:rsidR="00083CEC">
          <w:rPr>
            <w:noProof/>
            <w:webHidden/>
          </w:rPr>
          <w:t>235</w:t>
        </w:r>
        <w:r>
          <w:rPr>
            <w:noProof/>
            <w:webHidden/>
          </w:rPr>
          <w:fldChar w:fldCharType="end"/>
        </w:r>
      </w:hyperlink>
    </w:p>
    <w:p w14:paraId="291900AB" w14:textId="77777777" w:rsidR="00FB0307" w:rsidRPr="00F92BFE" w:rsidRDefault="00FB0307">
      <w:pPr>
        <w:pStyle w:val="3a"/>
        <w:rPr>
          <w:rFonts w:ascii="Calibri" w:eastAsia="Times New Roman" w:hAnsi="Calibri" w:cs="Arial"/>
          <w:b w:val="0"/>
          <w:noProof/>
          <w:sz w:val="22"/>
          <w:szCs w:val="22"/>
          <w:lang w:val="en-US" w:eastAsia="en-US"/>
        </w:rPr>
      </w:pPr>
      <w:hyperlink w:anchor="_Toc366142017" w:history="1">
        <w:r w:rsidRPr="00761B91">
          <w:rPr>
            <w:rStyle w:val="affb"/>
            <w:noProof/>
          </w:rPr>
          <w:t>18.4.21</w:t>
        </w:r>
        <w:r w:rsidRPr="00F92BFE">
          <w:rPr>
            <w:rFonts w:ascii="Calibri" w:eastAsia="Times New Roman" w:hAnsi="Calibri" w:cs="Arial"/>
            <w:b w:val="0"/>
            <w:noProof/>
            <w:sz w:val="22"/>
            <w:szCs w:val="22"/>
            <w:lang w:val="en-US" w:eastAsia="en-US"/>
          </w:rPr>
          <w:tab/>
        </w:r>
        <w:r w:rsidRPr="00761B91">
          <w:rPr>
            <w:rStyle w:val="affb"/>
            <w:noProof/>
          </w:rPr>
          <w:t>String ( . . . )</w:t>
        </w:r>
        <w:r>
          <w:rPr>
            <w:noProof/>
            <w:webHidden/>
          </w:rPr>
          <w:tab/>
        </w:r>
        <w:r>
          <w:rPr>
            <w:noProof/>
            <w:webHidden/>
          </w:rPr>
          <w:fldChar w:fldCharType="begin"/>
        </w:r>
        <w:r>
          <w:rPr>
            <w:noProof/>
            <w:webHidden/>
          </w:rPr>
          <w:instrText xml:space="preserve"> PAGEREF _Toc366142017 \h </w:instrText>
        </w:r>
        <w:r>
          <w:rPr>
            <w:noProof/>
            <w:webHidden/>
          </w:rPr>
        </w:r>
        <w:r>
          <w:rPr>
            <w:noProof/>
            <w:webHidden/>
          </w:rPr>
          <w:fldChar w:fldCharType="separate"/>
        </w:r>
        <w:r w:rsidR="00083CEC">
          <w:rPr>
            <w:noProof/>
            <w:webHidden/>
          </w:rPr>
          <w:t>235</w:t>
        </w:r>
        <w:r>
          <w:rPr>
            <w:noProof/>
            <w:webHidden/>
          </w:rPr>
          <w:fldChar w:fldCharType="end"/>
        </w:r>
      </w:hyperlink>
    </w:p>
    <w:p w14:paraId="3F3B6BCD" w14:textId="77777777" w:rsidR="00FB0307" w:rsidRPr="00F92BFE" w:rsidRDefault="00FB0307">
      <w:pPr>
        <w:pStyle w:val="3a"/>
        <w:rPr>
          <w:rFonts w:ascii="Calibri" w:eastAsia="Times New Roman" w:hAnsi="Calibri" w:cs="Arial"/>
          <w:b w:val="0"/>
          <w:noProof/>
          <w:sz w:val="22"/>
          <w:szCs w:val="22"/>
          <w:lang w:val="en-US" w:eastAsia="en-US"/>
        </w:rPr>
      </w:pPr>
      <w:hyperlink w:anchor="_Toc366142018" w:history="1">
        <w:r w:rsidRPr="00761B91">
          <w:rPr>
            <w:rStyle w:val="affb"/>
            <w:noProof/>
          </w:rPr>
          <w:t>18.4.22</w:t>
        </w:r>
        <w:r w:rsidRPr="00F92BFE">
          <w:rPr>
            <w:rFonts w:ascii="Calibri" w:eastAsia="Times New Roman" w:hAnsi="Calibri" w:cs="Arial"/>
            <w:b w:val="0"/>
            <w:noProof/>
            <w:sz w:val="22"/>
            <w:szCs w:val="22"/>
            <w:lang w:val="en-US" w:eastAsia="en-US"/>
          </w:rPr>
          <w:tab/>
        </w:r>
        <w:r w:rsidRPr="00761B91">
          <w:rPr>
            <w:rStyle w:val="affb"/>
            <w:noProof/>
          </w:rPr>
          <w:t>SyntaxError ( . . . )</w:t>
        </w:r>
        <w:r>
          <w:rPr>
            <w:noProof/>
            <w:webHidden/>
          </w:rPr>
          <w:tab/>
        </w:r>
        <w:r>
          <w:rPr>
            <w:noProof/>
            <w:webHidden/>
          </w:rPr>
          <w:fldChar w:fldCharType="begin"/>
        </w:r>
        <w:r>
          <w:rPr>
            <w:noProof/>
            <w:webHidden/>
          </w:rPr>
          <w:instrText xml:space="preserve"> PAGEREF _Toc366142018 \h </w:instrText>
        </w:r>
        <w:r>
          <w:rPr>
            <w:noProof/>
            <w:webHidden/>
          </w:rPr>
        </w:r>
        <w:r>
          <w:rPr>
            <w:noProof/>
            <w:webHidden/>
          </w:rPr>
          <w:fldChar w:fldCharType="separate"/>
        </w:r>
        <w:r w:rsidR="00083CEC">
          <w:rPr>
            <w:noProof/>
            <w:webHidden/>
          </w:rPr>
          <w:t>235</w:t>
        </w:r>
        <w:r>
          <w:rPr>
            <w:noProof/>
            <w:webHidden/>
          </w:rPr>
          <w:fldChar w:fldCharType="end"/>
        </w:r>
      </w:hyperlink>
    </w:p>
    <w:p w14:paraId="65A35C7B" w14:textId="77777777" w:rsidR="00FB0307" w:rsidRPr="00F92BFE" w:rsidRDefault="00FB0307">
      <w:pPr>
        <w:pStyle w:val="3a"/>
        <w:rPr>
          <w:rFonts w:ascii="Calibri" w:eastAsia="Times New Roman" w:hAnsi="Calibri" w:cs="Arial"/>
          <w:b w:val="0"/>
          <w:noProof/>
          <w:sz w:val="22"/>
          <w:szCs w:val="22"/>
          <w:lang w:val="en-US" w:eastAsia="en-US"/>
        </w:rPr>
      </w:pPr>
      <w:hyperlink w:anchor="_Toc366142019" w:history="1">
        <w:r w:rsidRPr="00761B91">
          <w:rPr>
            <w:rStyle w:val="affb"/>
            <w:noProof/>
          </w:rPr>
          <w:t>18.4.23</w:t>
        </w:r>
        <w:r w:rsidRPr="00F92BFE">
          <w:rPr>
            <w:rFonts w:ascii="Calibri" w:eastAsia="Times New Roman" w:hAnsi="Calibri" w:cs="Arial"/>
            <w:b w:val="0"/>
            <w:noProof/>
            <w:sz w:val="22"/>
            <w:szCs w:val="22"/>
            <w:lang w:val="en-US" w:eastAsia="en-US"/>
          </w:rPr>
          <w:tab/>
        </w:r>
        <w:r w:rsidRPr="00761B91">
          <w:rPr>
            <w:rStyle w:val="affb"/>
            <w:noProof/>
          </w:rPr>
          <w:t>TypeError ( . . . )</w:t>
        </w:r>
        <w:r>
          <w:rPr>
            <w:noProof/>
            <w:webHidden/>
          </w:rPr>
          <w:tab/>
        </w:r>
        <w:r>
          <w:rPr>
            <w:noProof/>
            <w:webHidden/>
          </w:rPr>
          <w:fldChar w:fldCharType="begin"/>
        </w:r>
        <w:r>
          <w:rPr>
            <w:noProof/>
            <w:webHidden/>
          </w:rPr>
          <w:instrText xml:space="preserve"> PAGEREF _Toc366142019 \h </w:instrText>
        </w:r>
        <w:r>
          <w:rPr>
            <w:noProof/>
            <w:webHidden/>
          </w:rPr>
        </w:r>
        <w:r>
          <w:rPr>
            <w:noProof/>
            <w:webHidden/>
          </w:rPr>
          <w:fldChar w:fldCharType="separate"/>
        </w:r>
        <w:r w:rsidR="00083CEC">
          <w:rPr>
            <w:noProof/>
            <w:webHidden/>
          </w:rPr>
          <w:t>235</w:t>
        </w:r>
        <w:r>
          <w:rPr>
            <w:noProof/>
            <w:webHidden/>
          </w:rPr>
          <w:fldChar w:fldCharType="end"/>
        </w:r>
      </w:hyperlink>
    </w:p>
    <w:p w14:paraId="471FBFB0" w14:textId="77777777" w:rsidR="00FB0307" w:rsidRPr="00F92BFE" w:rsidRDefault="00FB0307">
      <w:pPr>
        <w:pStyle w:val="3a"/>
        <w:rPr>
          <w:rFonts w:ascii="Calibri" w:eastAsia="Times New Roman" w:hAnsi="Calibri" w:cs="Arial"/>
          <w:b w:val="0"/>
          <w:noProof/>
          <w:sz w:val="22"/>
          <w:szCs w:val="22"/>
          <w:lang w:val="en-US" w:eastAsia="en-US"/>
        </w:rPr>
      </w:pPr>
      <w:hyperlink w:anchor="_Toc366142020" w:history="1">
        <w:r w:rsidRPr="00761B91">
          <w:rPr>
            <w:rStyle w:val="affb"/>
            <w:noProof/>
          </w:rPr>
          <w:t>18.4.24</w:t>
        </w:r>
        <w:r w:rsidRPr="00F92BFE">
          <w:rPr>
            <w:rFonts w:ascii="Calibri" w:eastAsia="Times New Roman" w:hAnsi="Calibri" w:cs="Arial"/>
            <w:b w:val="0"/>
            <w:noProof/>
            <w:sz w:val="22"/>
            <w:szCs w:val="22"/>
            <w:lang w:val="en-US" w:eastAsia="en-US"/>
          </w:rPr>
          <w:tab/>
        </w:r>
        <w:r w:rsidRPr="00761B91">
          <w:rPr>
            <w:rStyle w:val="affb"/>
            <w:noProof/>
          </w:rPr>
          <w:t>UInt8Array ( . . . )</w:t>
        </w:r>
        <w:r>
          <w:rPr>
            <w:noProof/>
            <w:webHidden/>
          </w:rPr>
          <w:tab/>
        </w:r>
        <w:r>
          <w:rPr>
            <w:noProof/>
            <w:webHidden/>
          </w:rPr>
          <w:fldChar w:fldCharType="begin"/>
        </w:r>
        <w:r>
          <w:rPr>
            <w:noProof/>
            <w:webHidden/>
          </w:rPr>
          <w:instrText xml:space="preserve"> PAGEREF _Toc366142020 \h </w:instrText>
        </w:r>
        <w:r>
          <w:rPr>
            <w:noProof/>
            <w:webHidden/>
          </w:rPr>
        </w:r>
        <w:r>
          <w:rPr>
            <w:noProof/>
            <w:webHidden/>
          </w:rPr>
          <w:fldChar w:fldCharType="separate"/>
        </w:r>
        <w:r w:rsidR="00083CEC">
          <w:rPr>
            <w:noProof/>
            <w:webHidden/>
          </w:rPr>
          <w:t>235</w:t>
        </w:r>
        <w:r>
          <w:rPr>
            <w:noProof/>
            <w:webHidden/>
          </w:rPr>
          <w:fldChar w:fldCharType="end"/>
        </w:r>
      </w:hyperlink>
    </w:p>
    <w:p w14:paraId="28099715" w14:textId="77777777" w:rsidR="00FB0307" w:rsidRPr="00F92BFE" w:rsidRDefault="00FB0307">
      <w:pPr>
        <w:pStyle w:val="3a"/>
        <w:rPr>
          <w:rFonts w:ascii="Calibri" w:eastAsia="Times New Roman" w:hAnsi="Calibri" w:cs="Arial"/>
          <w:b w:val="0"/>
          <w:noProof/>
          <w:sz w:val="22"/>
          <w:szCs w:val="22"/>
          <w:lang w:val="en-US" w:eastAsia="en-US"/>
        </w:rPr>
      </w:pPr>
      <w:hyperlink w:anchor="_Toc366142021" w:history="1">
        <w:r w:rsidRPr="00761B91">
          <w:rPr>
            <w:rStyle w:val="affb"/>
            <w:noProof/>
          </w:rPr>
          <w:t>18.4.25</w:t>
        </w:r>
        <w:r w:rsidRPr="00F92BFE">
          <w:rPr>
            <w:rFonts w:ascii="Calibri" w:eastAsia="Times New Roman" w:hAnsi="Calibri" w:cs="Arial"/>
            <w:b w:val="0"/>
            <w:noProof/>
            <w:sz w:val="22"/>
            <w:szCs w:val="22"/>
            <w:lang w:val="en-US" w:eastAsia="en-US"/>
          </w:rPr>
          <w:tab/>
        </w:r>
        <w:r w:rsidRPr="00761B91">
          <w:rPr>
            <w:rStyle w:val="affb"/>
            <w:noProof/>
          </w:rPr>
          <w:t>UInt8ClampedArray ( . . . )</w:t>
        </w:r>
        <w:r>
          <w:rPr>
            <w:noProof/>
            <w:webHidden/>
          </w:rPr>
          <w:tab/>
        </w:r>
        <w:r>
          <w:rPr>
            <w:noProof/>
            <w:webHidden/>
          </w:rPr>
          <w:fldChar w:fldCharType="begin"/>
        </w:r>
        <w:r>
          <w:rPr>
            <w:noProof/>
            <w:webHidden/>
          </w:rPr>
          <w:instrText xml:space="preserve"> PAGEREF _Toc366142021 \h </w:instrText>
        </w:r>
        <w:r>
          <w:rPr>
            <w:noProof/>
            <w:webHidden/>
          </w:rPr>
        </w:r>
        <w:r>
          <w:rPr>
            <w:noProof/>
            <w:webHidden/>
          </w:rPr>
          <w:fldChar w:fldCharType="separate"/>
        </w:r>
        <w:r w:rsidR="00083CEC">
          <w:rPr>
            <w:noProof/>
            <w:webHidden/>
          </w:rPr>
          <w:t>235</w:t>
        </w:r>
        <w:r>
          <w:rPr>
            <w:noProof/>
            <w:webHidden/>
          </w:rPr>
          <w:fldChar w:fldCharType="end"/>
        </w:r>
      </w:hyperlink>
    </w:p>
    <w:p w14:paraId="12F5D9CC" w14:textId="77777777" w:rsidR="00FB0307" w:rsidRPr="00F92BFE" w:rsidRDefault="00FB0307">
      <w:pPr>
        <w:pStyle w:val="3a"/>
        <w:rPr>
          <w:rFonts w:ascii="Calibri" w:eastAsia="Times New Roman" w:hAnsi="Calibri" w:cs="Arial"/>
          <w:b w:val="0"/>
          <w:noProof/>
          <w:sz w:val="22"/>
          <w:szCs w:val="22"/>
          <w:lang w:val="en-US" w:eastAsia="en-US"/>
        </w:rPr>
      </w:pPr>
      <w:hyperlink w:anchor="_Toc366142022" w:history="1">
        <w:r w:rsidRPr="00761B91">
          <w:rPr>
            <w:rStyle w:val="affb"/>
            <w:noProof/>
          </w:rPr>
          <w:t>18.4.26</w:t>
        </w:r>
        <w:r w:rsidRPr="00F92BFE">
          <w:rPr>
            <w:rFonts w:ascii="Calibri" w:eastAsia="Times New Roman" w:hAnsi="Calibri" w:cs="Arial"/>
            <w:b w:val="0"/>
            <w:noProof/>
            <w:sz w:val="22"/>
            <w:szCs w:val="22"/>
            <w:lang w:val="en-US" w:eastAsia="en-US"/>
          </w:rPr>
          <w:tab/>
        </w:r>
        <w:r w:rsidRPr="00761B91">
          <w:rPr>
            <w:rStyle w:val="affb"/>
            <w:noProof/>
          </w:rPr>
          <w:t>UInt16Array ( . . . )</w:t>
        </w:r>
        <w:r>
          <w:rPr>
            <w:noProof/>
            <w:webHidden/>
          </w:rPr>
          <w:tab/>
        </w:r>
        <w:r>
          <w:rPr>
            <w:noProof/>
            <w:webHidden/>
          </w:rPr>
          <w:fldChar w:fldCharType="begin"/>
        </w:r>
        <w:r>
          <w:rPr>
            <w:noProof/>
            <w:webHidden/>
          </w:rPr>
          <w:instrText xml:space="preserve"> PAGEREF _Toc366142022 \h </w:instrText>
        </w:r>
        <w:r>
          <w:rPr>
            <w:noProof/>
            <w:webHidden/>
          </w:rPr>
        </w:r>
        <w:r>
          <w:rPr>
            <w:noProof/>
            <w:webHidden/>
          </w:rPr>
          <w:fldChar w:fldCharType="separate"/>
        </w:r>
        <w:r w:rsidR="00083CEC">
          <w:rPr>
            <w:noProof/>
            <w:webHidden/>
          </w:rPr>
          <w:t>236</w:t>
        </w:r>
        <w:r>
          <w:rPr>
            <w:noProof/>
            <w:webHidden/>
          </w:rPr>
          <w:fldChar w:fldCharType="end"/>
        </w:r>
      </w:hyperlink>
    </w:p>
    <w:p w14:paraId="7CB1206D" w14:textId="77777777" w:rsidR="00FB0307" w:rsidRPr="00F92BFE" w:rsidRDefault="00FB0307">
      <w:pPr>
        <w:pStyle w:val="3a"/>
        <w:rPr>
          <w:rFonts w:ascii="Calibri" w:eastAsia="Times New Roman" w:hAnsi="Calibri" w:cs="Arial"/>
          <w:b w:val="0"/>
          <w:noProof/>
          <w:sz w:val="22"/>
          <w:szCs w:val="22"/>
          <w:lang w:val="en-US" w:eastAsia="en-US"/>
        </w:rPr>
      </w:pPr>
      <w:hyperlink w:anchor="_Toc366142023" w:history="1">
        <w:r w:rsidRPr="00761B91">
          <w:rPr>
            <w:rStyle w:val="affb"/>
            <w:noProof/>
          </w:rPr>
          <w:t>18.4.27</w:t>
        </w:r>
        <w:r w:rsidRPr="00F92BFE">
          <w:rPr>
            <w:rFonts w:ascii="Calibri" w:eastAsia="Times New Roman" w:hAnsi="Calibri" w:cs="Arial"/>
            <w:b w:val="0"/>
            <w:noProof/>
            <w:sz w:val="22"/>
            <w:szCs w:val="22"/>
            <w:lang w:val="en-US" w:eastAsia="en-US"/>
          </w:rPr>
          <w:tab/>
        </w:r>
        <w:r w:rsidRPr="00761B91">
          <w:rPr>
            <w:rStyle w:val="affb"/>
            <w:noProof/>
          </w:rPr>
          <w:t>UInt32Array ( . . . )</w:t>
        </w:r>
        <w:r>
          <w:rPr>
            <w:noProof/>
            <w:webHidden/>
          </w:rPr>
          <w:tab/>
        </w:r>
        <w:r>
          <w:rPr>
            <w:noProof/>
            <w:webHidden/>
          </w:rPr>
          <w:fldChar w:fldCharType="begin"/>
        </w:r>
        <w:r>
          <w:rPr>
            <w:noProof/>
            <w:webHidden/>
          </w:rPr>
          <w:instrText xml:space="preserve"> PAGEREF _Toc366142023 \h </w:instrText>
        </w:r>
        <w:r>
          <w:rPr>
            <w:noProof/>
            <w:webHidden/>
          </w:rPr>
        </w:r>
        <w:r>
          <w:rPr>
            <w:noProof/>
            <w:webHidden/>
          </w:rPr>
          <w:fldChar w:fldCharType="separate"/>
        </w:r>
        <w:r w:rsidR="00083CEC">
          <w:rPr>
            <w:noProof/>
            <w:webHidden/>
          </w:rPr>
          <w:t>236</w:t>
        </w:r>
        <w:r>
          <w:rPr>
            <w:noProof/>
            <w:webHidden/>
          </w:rPr>
          <w:fldChar w:fldCharType="end"/>
        </w:r>
      </w:hyperlink>
    </w:p>
    <w:p w14:paraId="3235F414" w14:textId="77777777" w:rsidR="00FB0307" w:rsidRPr="00F92BFE" w:rsidRDefault="00FB0307">
      <w:pPr>
        <w:pStyle w:val="3a"/>
        <w:rPr>
          <w:rFonts w:ascii="Calibri" w:eastAsia="Times New Roman" w:hAnsi="Calibri" w:cs="Arial"/>
          <w:b w:val="0"/>
          <w:noProof/>
          <w:sz w:val="22"/>
          <w:szCs w:val="22"/>
          <w:lang w:val="en-US" w:eastAsia="en-US"/>
        </w:rPr>
      </w:pPr>
      <w:hyperlink w:anchor="_Toc366142024" w:history="1">
        <w:r w:rsidRPr="00761B91">
          <w:rPr>
            <w:rStyle w:val="affb"/>
            <w:noProof/>
          </w:rPr>
          <w:t>18.4.28</w:t>
        </w:r>
        <w:r w:rsidRPr="00F92BFE">
          <w:rPr>
            <w:rFonts w:ascii="Calibri" w:eastAsia="Times New Roman" w:hAnsi="Calibri" w:cs="Arial"/>
            <w:b w:val="0"/>
            <w:noProof/>
            <w:sz w:val="22"/>
            <w:szCs w:val="22"/>
            <w:lang w:val="en-US" w:eastAsia="en-US"/>
          </w:rPr>
          <w:tab/>
        </w:r>
        <w:r w:rsidRPr="00761B91">
          <w:rPr>
            <w:rStyle w:val="affb"/>
            <w:noProof/>
          </w:rPr>
          <w:t>URIError ( . . . )</w:t>
        </w:r>
        <w:r>
          <w:rPr>
            <w:noProof/>
            <w:webHidden/>
          </w:rPr>
          <w:tab/>
        </w:r>
        <w:r>
          <w:rPr>
            <w:noProof/>
            <w:webHidden/>
          </w:rPr>
          <w:fldChar w:fldCharType="begin"/>
        </w:r>
        <w:r>
          <w:rPr>
            <w:noProof/>
            <w:webHidden/>
          </w:rPr>
          <w:instrText xml:space="preserve"> PAGEREF _Toc366142024 \h </w:instrText>
        </w:r>
        <w:r>
          <w:rPr>
            <w:noProof/>
            <w:webHidden/>
          </w:rPr>
        </w:r>
        <w:r>
          <w:rPr>
            <w:noProof/>
            <w:webHidden/>
          </w:rPr>
          <w:fldChar w:fldCharType="separate"/>
        </w:r>
        <w:r w:rsidR="00083CEC">
          <w:rPr>
            <w:noProof/>
            <w:webHidden/>
          </w:rPr>
          <w:t>236</w:t>
        </w:r>
        <w:r>
          <w:rPr>
            <w:noProof/>
            <w:webHidden/>
          </w:rPr>
          <w:fldChar w:fldCharType="end"/>
        </w:r>
      </w:hyperlink>
    </w:p>
    <w:p w14:paraId="5AE16E1E" w14:textId="77777777" w:rsidR="00FB0307" w:rsidRPr="00F92BFE" w:rsidRDefault="00FB0307">
      <w:pPr>
        <w:pStyle w:val="3a"/>
        <w:rPr>
          <w:rFonts w:ascii="Calibri" w:eastAsia="Times New Roman" w:hAnsi="Calibri" w:cs="Arial"/>
          <w:b w:val="0"/>
          <w:noProof/>
          <w:sz w:val="22"/>
          <w:szCs w:val="22"/>
          <w:lang w:val="en-US" w:eastAsia="en-US"/>
        </w:rPr>
      </w:pPr>
      <w:hyperlink w:anchor="_Toc366142025" w:history="1">
        <w:r w:rsidRPr="00761B91">
          <w:rPr>
            <w:rStyle w:val="affb"/>
            <w:noProof/>
          </w:rPr>
          <w:t>18.4.29</w:t>
        </w:r>
        <w:r w:rsidRPr="00F92BFE">
          <w:rPr>
            <w:rFonts w:ascii="Calibri" w:eastAsia="Times New Roman" w:hAnsi="Calibri" w:cs="Arial"/>
            <w:b w:val="0"/>
            <w:noProof/>
            <w:sz w:val="22"/>
            <w:szCs w:val="22"/>
            <w:lang w:val="en-US" w:eastAsia="en-US"/>
          </w:rPr>
          <w:tab/>
        </w:r>
        <w:r w:rsidRPr="00761B91">
          <w:rPr>
            <w:rStyle w:val="affb"/>
            <w:noProof/>
          </w:rPr>
          <w:t>WeakMap ( . . . )</w:t>
        </w:r>
        <w:r>
          <w:rPr>
            <w:noProof/>
            <w:webHidden/>
          </w:rPr>
          <w:tab/>
        </w:r>
        <w:r>
          <w:rPr>
            <w:noProof/>
            <w:webHidden/>
          </w:rPr>
          <w:fldChar w:fldCharType="begin"/>
        </w:r>
        <w:r>
          <w:rPr>
            <w:noProof/>
            <w:webHidden/>
          </w:rPr>
          <w:instrText xml:space="preserve"> PAGEREF _Toc366142025 \h </w:instrText>
        </w:r>
        <w:r>
          <w:rPr>
            <w:noProof/>
            <w:webHidden/>
          </w:rPr>
        </w:r>
        <w:r>
          <w:rPr>
            <w:noProof/>
            <w:webHidden/>
          </w:rPr>
          <w:fldChar w:fldCharType="separate"/>
        </w:r>
        <w:r w:rsidR="00083CEC">
          <w:rPr>
            <w:noProof/>
            <w:webHidden/>
          </w:rPr>
          <w:t>236</w:t>
        </w:r>
        <w:r>
          <w:rPr>
            <w:noProof/>
            <w:webHidden/>
          </w:rPr>
          <w:fldChar w:fldCharType="end"/>
        </w:r>
      </w:hyperlink>
    </w:p>
    <w:p w14:paraId="154A6059" w14:textId="77777777" w:rsidR="00FB0307" w:rsidRPr="00F92BFE" w:rsidRDefault="00FB0307">
      <w:pPr>
        <w:pStyle w:val="3a"/>
        <w:rPr>
          <w:rFonts w:ascii="Calibri" w:eastAsia="Times New Roman" w:hAnsi="Calibri" w:cs="Arial"/>
          <w:b w:val="0"/>
          <w:noProof/>
          <w:sz w:val="22"/>
          <w:szCs w:val="22"/>
          <w:lang w:val="en-US" w:eastAsia="en-US"/>
        </w:rPr>
      </w:pPr>
      <w:hyperlink w:anchor="_Toc366142026" w:history="1">
        <w:r w:rsidRPr="00761B91">
          <w:rPr>
            <w:rStyle w:val="affb"/>
            <w:noProof/>
          </w:rPr>
          <w:t>18.4.30</w:t>
        </w:r>
        <w:r w:rsidRPr="00F92BFE">
          <w:rPr>
            <w:rFonts w:ascii="Calibri" w:eastAsia="Times New Roman" w:hAnsi="Calibri" w:cs="Arial"/>
            <w:b w:val="0"/>
            <w:noProof/>
            <w:sz w:val="22"/>
            <w:szCs w:val="22"/>
            <w:lang w:val="en-US" w:eastAsia="en-US"/>
          </w:rPr>
          <w:tab/>
        </w:r>
        <w:r w:rsidRPr="00761B91">
          <w:rPr>
            <w:rStyle w:val="affb"/>
            <w:noProof/>
          </w:rPr>
          <w:t>WeakSet ( . . . )</w:t>
        </w:r>
        <w:r>
          <w:rPr>
            <w:noProof/>
            <w:webHidden/>
          </w:rPr>
          <w:tab/>
        </w:r>
        <w:r>
          <w:rPr>
            <w:noProof/>
            <w:webHidden/>
          </w:rPr>
          <w:fldChar w:fldCharType="begin"/>
        </w:r>
        <w:r>
          <w:rPr>
            <w:noProof/>
            <w:webHidden/>
          </w:rPr>
          <w:instrText xml:space="preserve"> PAGEREF _Toc366142026 \h </w:instrText>
        </w:r>
        <w:r>
          <w:rPr>
            <w:noProof/>
            <w:webHidden/>
          </w:rPr>
        </w:r>
        <w:r>
          <w:rPr>
            <w:noProof/>
            <w:webHidden/>
          </w:rPr>
          <w:fldChar w:fldCharType="separate"/>
        </w:r>
        <w:r w:rsidR="00083CEC">
          <w:rPr>
            <w:noProof/>
            <w:webHidden/>
          </w:rPr>
          <w:t>236</w:t>
        </w:r>
        <w:r>
          <w:rPr>
            <w:noProof/>
            <w:webHidden/>
          </w:rPr>
          <w:fldChar w:fldCharType="end"/>
        </w:r>
      </w:hyperlink>
    </w:p>
    <w:p w14:paraId="615EFBF0" w14:textId="77777777" w:rsidR="00FB0307" w:rsidRPr="00F92BFE" w:rsidRDefault="00FB0307">
      <w:pPr>
        <w:pStyle w:val="2c"/>
        <w:rPr>
          <w:rFonts w:ascii="Calibri" w:eastAsia="Times New Roman" w:hAnsi="Calibri" w:cs="Arial"/>
          <w:b w:val="0"/>
          <w:noProof/>
          <w:sz w:val="22"/>
          <w:szCs w:val="22"/>
          <w:lang w:val="en-US" w:eastAsia="en-US"/>
        </w:rPr>
      </w:pPr>
      <w:hyperlink w:anchor="_Toc366142027" w:history="1">
        <w:r w:rsidRPr="00761B91">
          <w:rPr>
            <w:rStyle w:val="affb"/>
            <w:noProof/>
          </w:rPr>
          <w:t>18.5</w:t>
        </w:r>
        <w:r w:rsidRPr="00F92BFE">
          <w:rPr>
            <w:rFonts w:ascii="Calibri" w:eastAsia="Times New Roman" w:hAnsi="Calibri" w:cs="Arial"/>
            <w:b w:val="0"/>
            <w:noProof/>
            <w:sz w:val="22"/>
            <w:szCs w:val="22"/>
            <w:lang w:val="en-US" w:eastAsia="en-US"/>
          </w:rPr>
          <w:tab/>
        </w:r>
        <w:r w:rsidRPr="00761B91">
          <w:rPr>
            <w:rStyle w:val="affb"/>
            <w:noProof/>
          </w:rPr>
          <w:t>Other Properties of the Global Object</w:t>
        </w:r>
        <w:r>
          <w:rPr>
            <w:noProof/>
            <w:webHidden/>
          </w:rPr>
          <w:tab/>
        </w:r>
        <w:r>
          <w:rPr>
            <w:noProof/>
            <w:webHidden/>
          </w:rPr>
          <w:fldChar w:fldCharType="begin"/>
        </w:r>
        <w:r>
          <w:rPr>
            <w:noProof/>
            <w:webHidden/>
          </w:rPr>
          <w:instrText xml:space="preserve"> PAGEREF _Toc366142027 \h </w:instrText>
        </w:r>
        <w:r>
          <w:rPr>
            <w:noProof/>
            <w:webHidden/>
          </w:rPr>
        </w:r>
        <w:r>
          <w:rPr>
            <w:noProof/>
            <w:webHidden/>
          </w:rPr>
          <w:fldChar w:fldCharType="separate"/>
        </w:r>
        <w:r w:rsidR="00083CEC">
          <w:rPr>
            <w:noProof/>
            <w:webHidden/>
          </w:rPr>
          <w:t>236</w:t>
        </w:r>
        <w:r>
          <w:rPr>
            <w:noProof/>
            <w:webHidden/>
          </w:rPr>
          <w:fldChar w:fldCharType="end"/>
        </w:r>
      </w:hyperlink>
    </w:p>
    <w:p w14:paraId="13F41C94" w14:textId="77777777" w:rsidR="00FB0307" w:rsidRPr="00F92BFE" w:rsidRDefault="00FB0307">
      <w:pPr>
        <w:pStyle w:val="3a"/>
        <w:rPr>
          <w:rFonts w:ascii="Calibri" w:eastAsia="Times New Roman" w:hAnsi="Calibri" w:cs="Arial"/>
          <w:b w:val="0"/>
          <w:noProof/>
          <w:sz w:val="22"/>
          <w:szCs w:val="22"/>
          <w:lang w:val="en-US" w:eastAsia="en-US"/>
        </w:rPr>
      </w:pPr>
      <w:hyperlink w:anchor="_Toc366142028" w:history="1">
        <w:r w:rsidRPr="00761B91">
          <w:rPr>
            <w:rStyle w:val="affb"/>
            <w:noProof/>
          </w:rPr>
          <w:t>18.5.1</w:t>
        </w:r>
        <w:r w:rsidRPr="00F92BFE">
          <w:rPr>
            <w:rFonts w:ascii="Calibri" w:eastAsia="Times New Roman" w:hAnsi="Calibri" w:cs="Arial"/>
            <w:b w:val="0"/>
            <w:noProof/>
            <w:sz w:val="22"/>
            <w:szCs w:val="22"/>
            <w:lang w:val="en-US" w:eastAsia="en-US"/>
          </w:rPr>
          <w:tab/>
        </w:r>
        <w:r w:rsidRPr="00761B91">
          <w:rPr>
            <w:rStyle w:val="affb"/>
            <w:noProof/>
          </w:rPr>
          <w:t>JSON</w:t>
        </w:r>
        <w:r>
          <w:rPr>
            <w:noProof/>
            <w:webHidden/>
          </w:rPr>
          <w:tab/>
        </w:r>
        <w:r>
          <w:rPr>
            <w:noProof/>
            <w:webHidden/>
          </w:rPr>
          <w:fldChar w:fldCharType="begin"/>
        </w:r>
        <w:r>
          <w:rPr>
            <w:noProof/>
            <w:webHidden/>
          </w:rPr>
          <w:instrText xml:space="preserve"> PAGEREF _Toc366142028 \h </w:instrText>
        </w:r>
        <w:r>
          <w:rPr>
            <w:noProof/>
            <w:webHidden/>
          </w:rPr>
        </w:r>
        <w:r>
          <w:rPr>
            <w:noProof/>
            <w:webHidden/>
          </w:rPr>
          <w:fldChar w:fldCharType="separate"/>
        </w:r>
        <w:r w:rsidR="00083CEC">
          <w:rPr>
            <w:noProof/>
            <w:webHidden/>
          </w:rPr>
          <w:t>236</w:t>
        </w:r>
        <w:r>
          <w:rPr>
            <w:noProof/>
            <w:webHidden/>
          </w:rPr>
          <w:fldChar w:fldCharType="end"/>
        </w:r>
      </w:hyperlink>
    </w:p>
    <w:p w14:paraId="16F90CF2" w14:textId="77777777" w:rsidR="00FB0307" w:rsidRPr="00F92BFE" w:rsidRDefault="00FB0307">
      <w:pPr>
        <w:pStyle w:val="3a"/>
        <w:rPr>
          <w:rFonts w:ascii="Calibri" w:eastAsia="Times New Roman" w:hAnsi="Calibri" w:cs="Arial"/>
          <w:b w:val="0"/>
          <w:noProof/>
          <w:sz w:val="22"/>
          <w:szCs w:val="22"/>
          <w:lang w:val="en-US" w:eastAsia="en-US"/>
        </w:rPr>
      </w:pPr>
      <w:hyperlink w:anchor="_Toc366142029" w:history="1">
        <w:r w:rsidRPr="00761B91">
          <w:rPr>
            <w:rStyle w:val="affb"/>
            <w:noProof/>
          </w:rPr>
          <w:t>18.5.2</w:t>
        </w:r>
        <w:r w:rsidRPr="00F92BFE">
          <w:rPr>
            <w:rFonts w:ascii="Calibri" w:eastAsia="Times New Roman" w:hAnsi="Calibri" w:cs="Arial"/>
            <w:b w:val="0"/>
            <w:noProof/>
            <w:sz w:val="22"/>
            <w:szCs w:val="22"/>
            <w:lang w:val="en-US" w:eastAsia="en-US"/>
          </w:rPr>
          <w:tab/>
        </w:r>
        <w:r w:rsidRPr="00761B91">
          <w:rPr>
            <w:rStyle w:val="affb"/>
            <w:noProof/>
          </w:rPr>
          <w:t>Math</w:t>
        </w:r>
        <w:r>
          <w:rPr>
            <w:noProof/>
            <w:webHidden/>
          </w:rPr>
          <w:tab/>
        </w:r>
        <w:r>
          <w:rPr>
            <w:noProof/>
            <w:webHidden/>
          </w:rPr>
          <w:fldChar w:fldCharType="begin"/>
        </w:r>
        <w:r>
          <w:rPr>
            <w:noProof/>
            <w:webHidden/>
          </w:rPr>
          <w:instrText xml:space="preserve"> PAGEREF _Toc366142029 \h </w:instrText>
        </w:r>
        <w:r>
          <w:rPr>
            <w:noProof/>
            <w:webHidden/>
          </w:rPr>
        </w:r>
        <w:r>
          <w:rPr>
            <w:noProof/>
            <w:webHidden/>
          </w:rPr>
          <w:fldChar w:fldCharType="separate"/>
        </w:r>
        <w:r w:rsidR="00083CEC">
          <w:rPr>
            <w:noProof/>
            <w:webHidden/>
          </w:rPr>
          <w:t>236</w:t>
        </w:r>
        <w:r>
          <w:rPr>
            <w:noProof/>
            <w:webHidden/>
          </w:rPr>
          <w:fldChar w:fldCharType="end"/>
        </w:r>
      </w:hyperlink>
    </w:p>
    <w:p w14:paraId="6B7255B6" w14:textId="77777777" w:rsidR="00FB0307" w:rsidRPr="00F92BFE" w:rsidRDefault="00FB0307">
      <w:pPr>
        <w:pStyle w:val="12"/>
        <w:rPr>
          <w:rFonts w:ascii="Calibri" w:eastAsia="Times New Roman" w:hAnsi="Calibri" w:cs="Arial"/>
          <w:b w:val="0"/>
          <w:noProof/>
          <w:sz w:val="22"/>
          <w:szCs w:val="22"/>
          <w:lang w:val="en-US" w:eastAsia="en-US"/>
        </w:rPr>
      </w:pPr>
      <w:hyperlink w:anchor="_Toc366142030" w:history="1">
        <w:r w:rsidRPr="00761B91">
          <w:rPr>
            <w:rStyle w:val="affb"/>
            <w:noProof/>
          </w:rPr>
          <w:t>19</w:t>
        </w:r>
        <w:r w:rsidRPr="00F92BFE">
          <w:rPr>
            <w:rFonts w:ascii="Calibri" w:eastAsia="Times New Roman" w:hAnsi="Calibri" w:cs="Arial"/>
            <w:b w:val="0"/>
            <w:noProof/>
            <w:sz w:val="22"/>
            <w:szCs w:val="22"/>
            <w:lang w:val="en-US" w:eastAsia="en-US"/>
          </w:rPr>
          <w:tab/>
        </w:r>
        <w:r w:rsidRPr="00761B91">
          <w:rPr>
            <w:rStyle w:val="affb"/>
            <w:noProof/>
          </w:rPr>
          <w:t>Fundamental Objects</w:t>
        </w:r>
        <w:r>
          <w:rPr>
            <w:noProof/>
            <w:webHidden/>
          </w:rPr>
          <w:tab/>
        </w:r>
        <w:r>
          <w:rPr>
            <w:noProof/>
            <w:webHidden/>
          </w:rPr>
          <w:fldChar w:fldCharType="begin"/>
        </w:r>
        <w:r>
          <w:rPr>
            <w:noProof/>
            <w:webHidden/>
          </w:rPr>
          <w:instrText xml:space="preserve"> PAGEREF _Toc366142030 \h </w:instrText>
        </w:r>
        <w:r>
          <w:rPr>
            <w:noProof/>
            <w:webHidden/>
          </w:rPr>
        </w:r>
        <w:r>
          <w:rPr>
            <w:noProof/>
            <w:webHidden/>
          </w:rPr>
          <w:fldChar w:fldCharType="separate"/>
        </w:r>
        <w:r w:rsidR="00083CEC">
          <w:rPr>
            <w:noProof/>
            <w:webHidden/>
          </w:rPr>
          <w:t>236</w:t>
        </w:r>
        <w:r>
          <w:rPr>
            <w:noProof/>
            <w:webHidden/>
          </w:rPr>
          <w:fldChar w:fldCharType="end"/>
        </w:r>
      </w:hyperlink>
    </w:p>
    <w:p w14:paraId="1C4F10FE" w14:textId="77777777" w:rsidR="00FB0307" w:rsidRPr="00F92BFE" w:rsidRDefault="00FB0307">
      <w:pPr>
        <w:pStyle w:val="2c"/>
        <w:rPr>
          <w:rFonts w:ascii="Calibri" w:eastAsia="Times New Roman" w:hAnsi="Calibri" w:cs="Arial"/>
          <w:b w:val="0"/>
          <w:noProof/>
          <w:sz w:val="22"/>
          <w:szCs w:val="22"/>
          <w:lang w:val="en-US" w:eastAsia="en-US"/>
        </w:rPr>
      </w:pPr>
      <w:hyperlink w:anchor="_Toc366142031" w:history="1">
        <w:r w:rsidRPr="00761B91">
          <w:rPr>
            <w:rStyle w:val="affb"/>
            <w:noProof/>
          </w:rPr>
          <w:t>19.1</w:t>
        </w:r>
        <w:r w:rsidRPr="00F92BFE">
          <w:rPr>
            <w:rFonts w:ascii="Calibri" w:eastAsia="Times New Roman" w:hAnsi="Calibri" w:cs="Arial"/>
            <w:b w:val="0"/>
            <w:noProof/>
            <w:sz w:val="22"/>
            <w:szCs w:val="22"/>
            <w:lang w:val="en-US" w:eastAsia="en-US"/>
          </w:rPr>
          <w:tab/>
        </w:r>
        <w:r w:rsidRPr="00761B91">
          <w:rPr>
            <w:rStyle w:val="affb"/>
            <w:noProof/>
          </w:rPr>
          <w:t>Object Objects</w:t>
        </w:r>
        <w:r>
          <w:rPr>
            <w:noProof/>
            <w:webHidden/>
          </w:rPr>
          <w:tab/>
        </w:r>
        <w:r>
          <w:rPr>
            <w:noProof/>
            <w:webHidden/>
          </w:rPr>
          <w:fldChar w:fldCharType="begin"/>
        </w:r>
        <w:r>
          <w:rPr>
            <w:noProof/>
            <w:webHidden/>
          </w:rPr>
          <w:instrText xml:space="preserve"> PAGEREF _Toc366142031 \h </w:instrText>
        </w:r>
        <w:r>
          <w:rPr>
            <w:noProof/>
            <w:webHidden/>
          </w:rPr>
        </w:r>
        <w:r>
          <w:rPr>
            <w:noProof/>
            <w:webHidden/>
          </w:rPr>
          <w:fldChar w:fldCharType="separate"/>
        </w:r>
        <w:r w:rsidR="00083CEC">
          <w:rPr>
            <w:noProof/>
            <w:webHidden/>
          </w:rPr>
          <w:t>236</w:t>
        </w:r>
        <w:r>
          <w:rPr>
            <w:noProof/>
            <w:webHidden/>
          </w:rPr>
          <w:fldChar w:fldCharType="end"/>
        </w:r>
      </w:hyperlink>
    </w:p>
    <w:p w14:paraId="204BAD14" w14:textId="77777777" w:rsidR="00FB0307" w:rsidRPr="00F92BFE" w:rsidRDefault="00FB0307">
      <w:pPr>
        <w:pStyle w:val="3a"/>
        <w:rPr>
          <w:rFonts w:ascii="Calibri" w:eastAsia="Times New Roman" w:hAnsi="Calibri" w:cs="Arial"/>
          <w:b w:val="0"/>
          <w:noProof/>
          <w:sz w:val="22"/>
          <w:szCs w:val="22"/>
          <w:lang w:val="en-US" w:eastAsia="en-US"/>
        </w:rPr>
      </w:pPr>
      <w:hyperlink w:anchor="_Toc366142032" w:history="1">
        <w:r w:rsidRPr="00761B91">
          <w:rPr>
            <w:rStyle w:val="affb"/>
            <w:noProof/>
          </w:rPr>
          <w:t>19.1.1</w:t>
        </w:r>
        <w:r w:rsidRPr="00F92BFE">
          <w:rPr>
            <w:rFonts w:ascii="Calibri" w:eastAsia="Times New Roman" w:hAnsi="Calibri" w:cs="Arial"/>
            <w:b w:val="0"/>
            <w:noProof/>
            <w:sz w:val="22"/>
            <w:szCs w:val="22"/>
            <w:lang w:val="en-US" w:eastAsia="en-US"/>
          </w:rPr>
          <w:tab/>
        </w:r>
        <w:r w:rsidRPr="00761B91">
          <w:rPr>
            <w:rStyle w:val="affb"/>
            <w:noProof/>
          </w:rPr>
          <w:t>The Object Constructor Called as a Function</w:t>
        </w:r>
        <w:r>
          <w:rPr>
            <w:noProof/>
            <w:webHidden/>
          </w:rPr>
          <w:tab/>
        </w:r>
        <w:r>
          <w:rPr>
            <w:noProof/>
            <w:webHidden/>
          </w:rPr>
          <w:fldChar w:fldCharType="begin"/>
        </w:r>
        <w:r>
          <w:rPr>
            <w:noProof/>
            <w:webHidden/>
          </w:rPr>
          <w:instrText xml:space="preserve"> PAGEREF _Toc366142032 \h </w:instrText>
        </w:r>
        <w:r>
          <w:rPr>
            <w:noProof/>
            <w:webHidden/>
          </w:rPr>
        </w:r>
        <w:r>
          <w:rPr>
            <w:noProof/>
            <w:webHidden/>
          </w:rPr>
          <w:fldChar w:fldCharType="separate"/>
        </w:r>
        <w:r w:rsidR="00083CEC">
          <w:rPr>
            <w:noProof/>
            <w:webHidden/>
          </w:rPr>
          <w:t>236</w:t>
        </w:r>
        <w:r>
          <w:rPr>
            <w:noProof/>
            <w:webHidden/>
          </w:rPr>
          <w:fldChar w:fldCharType="end"/>
        </w:r>
      </w:hyperlink>
    </w:p>
    <w:p w14:paraId="123B92B6" w14:textId="77777777" w:rsidR="00FB0307" w:rsidRPr="00F92BFE" w:rsidRDefault="00FB0307">
      <w:pPr>
        <w:pStyle w:val="3a"/>
        <w:rPr>
          <w:rFonts w:ascii="Calibri" w:eastAsia="Times New Roman" w:hAnsi="Calibri" w:cs="Arial"/>
          <w:b w:val="0"/>
          <w:noProof/>
          <w:sz w:val="22"/>
          <w:szCs w:val="22"/>
          <w:lang w:val="en-US" w:eastAsia="en-US"/>
        </w:rPr>
      </w:pPr>
      <w:hyperlink w:anchor="_Toc366142033" w:history="1">
        <w:r w:rsidRPr="00761B91">
          <w:rPr>
            <w:rStyle w:val="affb"/>
            <w:noProof/>
          </w:rPr>
          <w:t>19.1.2</w:t>
        </w:r>
        <w:r w:rsidRPr="00F92BFE">
          <w:rPr>
            <w:rFonts w:ascii="Calibri" w:eastAsia="Times New Roman" w:hAnsi="Calibri" w:cs="Arial"/>
            <w:b w:val="0"/>
            <w:noProof/>
            <w:sz w:val="22"/>
            <w:szCs w:val="22"/>
            <w:lang w:val="en-US" w:eastAsia="en-US"/>
          </w:rPr>
          <w:tab/>
        </w:r>
        <w:r w:rsidRPr="00761B91">
          <w:rPr>
            <w:rStyle w:val="affb"/>
            <w:noProof/>
          </w:rPr>
          <w:t>The Object Constructor</w:t>
        </w:r>
        <w:r>
          <w:rPr>
            <w:noProof/>
            <w:webHidden/>
          </w:rPr>
          <w:tab/>
        </w:r>
        <w:r>
          <w:rPr>
            <w:noProof/>
            <w:webHidden/>
          </w:rPr>
          <w:fldChar w:fldCharType="begin"/>
        </w:r>
        <w:r>
          <w:rPr>
            <w:noProof/>
            <w:webHidden/>
          </w:rPr>
          <w:instrText xml:space="preserve"> PAGEREF _Toc366142033 \h </w:instrText>
        </w:r>
        <w:r>
          <w:rPr>
            <w:noProof/>
            <w:webHidden/>
          </w:rPr>
        </w:r>
        <w:r>
          <w:rPr>
            <w:noProof/>
            <w:webHidden/>
          </w:rPr>
          <w:fldChar w:fldCharType="separate"/>
        </w:r>
        <w:r w:rsidR="00083CEC">
          <w:rPr>
            <w:noProof/>
            <w:webHidden/>
          </w:rPr>
          <w:t>236</w:t>
        </w:r>
        <w:r>
          <w:rPr>
            <w:noProof/>
            <w:webHidden/>
          </w:rPr>
          <w:fldChar w:fldCharType="end"/>
        </w:r>
      </w:hyperlink>
    </w:p>
    <w:p w14:paraId="12781DAC" w14:textId="77777777" w:rsidR="00FB0307" w:rsidRPr="00F92BFE" w:rsidRDefault="00FB0307">
      <w:pPr>
        <w:pStyle w:val="3a"/>
        <w:rPr>
          <w:rFonts w:ascii="Calibri" w:eastAsia="Times New Roman" w:hAnsi="Calibri" w:cs="Arial"/>
          <w:b w:val="0"/>
          <w:noProof/>
          <w:sz w:val="22"/>
          <w:szCs w:val="22"/>
          <w:lang w:val="en-US" w:eastAsia="en-US"/>
        </w:rPr>
      </w:pPr>
      <w:hyperlink w:anchor="_Toc366142034" w:history="1">
        <w:r w:rsidRPr="00761B91">
          <w:rPr>
            <w:rStyle w:val="affb"/>
            <w:noProof/>
          </w:rPr>
          <w:t>19.1.3</w:t>
        </w:r>
        <w:r w:rsidRPr="00F92BFE">
          <w:rPr>
            <w:rFonts w:ascii="Calibri" w:eastAsia="Times New Roman" w:hAnsi="Calibri" w:cs="Arial"/>
            <w:b w:val="0"/>
            <w:noProof/>
            <w:sz w:val="22"/>
            <w:szCs w:val="22"/>
            <w:lang w:val="en-US" w:eastAsia="en-US"/>
          </w:rPr>
          <w:tab/>
        </w:r>
        <w:r w:rsidRPr="00761B91">
          <w:rPr>
            <w:rStyle w:val="affb"/>
            <w:noProof/>
          </w:rPr>
          <w:t>Properties of the Object Constructor</w:t>
        </w:r>
        <w:r>
          <w:rPr>
            <w:noProof/>
            <w:webHidden/>
          </w:rPr>
          <w:tab/>
        </w:r>
        <w:r>
          <w:rPr>
            <w:noProof/>
            <w:webHidden/>
          </w:rPr>
          <w:fldChar w:fldCharType="begin"/>
        </w:r>
        <w:r>
          <w:rPr>
            <w:noProof/>
            <w:webHidden/>
          </w:rPr>
          <w:instrText xml:space="preserve"> PAGEREF _Toc366142034 \h </w:instrText>
        </w:r>
        <w:r>
          <w:rPr>
            <w:noProof/>
            <w:webHidden/>
          </w:rPr>
        </w:r>
        <w:r>
          <w:rPr>
            <w:noProof/>
            <w:webHidden/>
          </w:rPr>
          <w:fldChar w:fldCharType="separate"/>
        </w:r>
        <w:r w:rsidR="00083CEC">
          <w:rPr>
            <w:noProof/>
            <w:webHidden/>
          </w:rPr>
          <w:t>237</w:t>
        </w:r>
        <w:r>
          <w:rPr>
            <w:noProof/>
            <w:webHidden/>
          </w:rPr>
          <w:fldChar w:fldCharType="end"/>
        </w:r>
      </w:hyperlink>
    </w:p>
    <w:p w14:paraId="251702E3" w14:textId="77777777" w:rsidR="00FB0307" w:rsidRPr="00F92BFE" w:rsidRDefault="00FB0307">
      <w:pPr>
        <w:pStyle w:val="3a"/>
        <w:rPr>
          <w:rFonts w:ascii="Calibri" w:eastAsia="Times New Roman" w:hAnsi="Calibri" w:cs="Arial"/>
          <w:b w:val="0"/>
          <w:noProof/>
          <w:sz w:val="22"/>
          <w:szCs w:val="22"/>
          <w:lang w:val="en-US" w:eastAsia="en-US"/>
        </w:rPr>
      </w:pPr>
      <w:hyperlink w:anchor="_Toc366142035" w:history="1">
        <w:r w:rsidRPr="00761B91">
          <w:rPr>
            <w:rStyle w:val="affb"/>
            <w:noProof/>
          </w:rPr>
          <w:t>19.1.4</w:t>
        </w:r>
        <w:r w:rsidRPr="00F92BFE">
          <w:rPr>
            <w:rFonts w:ascii="Calibri" w:eastAsia="Times New Roman" w:hAnsi="Calibri" w:cs="Arial"/>
            <w:b w:val="0"/>
            <w:noProof/>
            <w:sz w:val="22"/>
            <w:szCs w:val="22"/>
            <w:lang w:val="en-US" w:eastAsia="en-US"/>
          </w:rPr>
          <w:tab/>
        </w:r>
        <w:r w:rsidRPr="00761B91">
          <w:rPr>
            <w:rStyle w:val="affb"/>
            <w:noProof/>
          </w:rPr>
          <w:t>Properties of the Object Prototype Object</w:t>
        </w:r>
        <w:r>
          <w:rPr>
            <w:noProof/>
            <w:webHidden/>
          </w:rPr>
          <w:tab/>
        </w:r>
        <w:r>
          <w:rPr>
            <w:noProof/>
            <w:webHidden/>
          </w:rPr>
          <w:fldChar w:fldCharType="begin"/>
        </w:r>
        <w:r>
          <w:rPr>
            <w:noProof/>
            <w:webHidden/>
          </w:rPr>
          <w:instrText xml:space="preserve"> PAGEREF _Toc366142035 \h </w:instrText>
        </w:r>
        <w:r>
          <w:rPr>
            <w:noProof/>
            <w:webHidden/>
          </w:rPr>
        </w:r>
        <w:r>
          <w:rPr>
            <w:noProof/>
            <w:webHidden/>
          </w:rPr>
          <w:fldChar w:fldCharType="separate"/>
        </w:r>
        <w:r w:rsidR="00083CEC">
          <w:rPr>
            <w:noProof/>
            <w:webHidden/>
          </w:rPr>
          <w:t>241</w:t>
        </w:r>
        <w:r>
          <w:rPr>
            <w:noProof/>
            <w:webHidden/>
          </w:rPr>
          <w:fldChar w:fldCharType="end"/>
        </w:r>
      </w:hyperlink>
    </w:p>
    <w:p w14:paraId="7ED6892A" w14:textId="77777777" w:rsidR="00FB0307" w:rsidRPr="00F92BFE" w:rsidRDefault="00FB0307">
      <w:pPr>
        <w:pStyle w:val="3a"/>
        <w:rPr>
          <w:rFonts w:ascii="Calibri" w:eastAsia="Times New Roman" w:hAnsi="Calibri" w:cs="Arial"/>
          <w:b w:val="0"/>
          <w:noProof/>
          <w:sz w:val="22"/>
          <w:szCs w:val="22"/>
          <w:lang w:val="en-US" w:eastAsia="en-US"/>
        </w:rPr>
      </w:pPr>
      <w:hyperlink w:anchor="_Toc366142036" w:history="1">
        <w:r w:rsidRPr="00761B91">
          <w:rPr>
            <w:rStyle w:val="affb"/>
            <w:noProof/>
          </w:rPr>
          <w:t>19.1.5</w:t>
        </w:r>
        <w:r w:rsidRPr="00F92BFE">
          <w:rPr>
            <w:rFonts w:ascii="Calibri" w:eastAsia="Times New Roman" w:hAnsi="Calibri" w:cs="Arial"/>
            <w:b w:val="0"/>
            <w:noProof/>
            <w:sz w:val="22"/>
            <w:szCs w:val="22"/>
            <w:lang w:val="en-US" w:eastAsia="en-US"/>
          </w:rPr>
          <w:tab/>
        </w:r>
        <w:r w:rsidRPr="00761B91">
          <w:rPr>
            <w:rStyle w:val="affb"/>
            <w:noProof/>
          </w:rPr>
          <w:t>Properties of Object Instances</w:t>
        </w:r>
        <w:r>
          <w:rPr>
            <w:noProof/>
            <w:webHidden/>
          </w:rPr>
          <w:tab/>
        </w:r>
        <w:r>
          <w:rPr>
            <w:noProof/>
            <w:webHidden/>
          </w:rPr>
          <w:fldChar w:fldCharType="begin"/>
        </w:r>
        <w:r>
          <w:rPr>
            <w:noProof/>
            <w:webHidden/>
          </w:rPr>
          <w:instrText xml:space="preserve"> PAGEREF _Toc366142036 \h </w:instrText>
        </w:r>
        <w:r>
          <w:rPr>
            <w:noProof/>
            <w:webHidden/>
          </w:rPr>
        </w:r>
        <w:r>
          <w:rPr>
            <w:noProof/>
            <w:webHidden/>
          </w:rPr>
          <w:fldChar w:fldCharType="separate"/>
        </w:r>
        <w:r w:rsidR="00083CEC">
          <w:rPr>
            <w:noProof/>
            <w:webHidden/>
          </w:rPr>
          <w:t>243</w:t>
        </w:r>
        <w:r>
          <w:rPr>
            <w:noProof/>
            <w:webHidden/>
          </w:rPr>
          <w:fldChar w:fldCharType="end"/>
        </w:r>
      </w:hyperlink>
    </w:p>
    <w:p w14:paraId="07591423" w14:textId="77777777" w:rsidR="00FB0307" w:rsidRPr="00F92BFE" w:rsidRDefault="00FB0307">
      <w:pPr>
        <w:pStyle w:val="2c"/>
        <w:rPr>
          <w:rFonts w:ascii="Calibri" w:eastAsia="Times New Roman" w:hAnsi="Calibri" w:cs="Arial"/>
          <w:b w:val="0"/>
          <w:noProof/>
          <w:sz w:val="22"/>
          <w:szCs w:val="22"/>
          <w:lang w:val="en-US" w:eastAsia="en-US"/>
        </w:rPr>
      </w:pPr>
      <w:hyperlink w:anchor="_Toc366142037" w:history="1">
        <w:r w:rsidRPr="00761B91">
          <w:rPr>
            <w:rStyle w:val="affb"/>
            <w:noProof/>
          </w:rPr>
          <w:t>19.2</w:t>
        </w:r>
        <w:r w:rsidRPr="00F92BFE">
          <w:rPr>
            <w:rFonts w:ascii="Calibri" w:eastAsia="Times New Roman" w:hAnsi="Calibri" w:cs="Arial"/>
            <w:b w:val="0"/>
            <w:noProof/>
            <w:sz w:val="22"/>
            <w:szCs w:val="22"/>
            <w:lang w:val="en-US" w:eastAsia="en-US"/>
          </w:rPr>
          <w:tab/>
        </w:r>
        <w:r w:rsidRPr="00761B91">
          <w:rPr>
            <w:rStyle w:val="affb"/>
            <w:noProof/>
          </w:rPr>
          <w:t>Function Objects</w:t>
        </w:r>
        <w:r>
          <w:rPr>
            <w:noProof/>
            <w:webHidden/>
          </w:rPr>
          <w:tab/>
        </w:r>
        <w:r>
          <w:rPr>
            <w:noProof/>
            <w:webHidden/>
          </w:rPr>
          <w:fldChar w:fldCharType="begin"/>
        </w:r>
        <w:r>
          <w:rPr>
            <w:noProof/>
            <w:webHidden/>
          </w:rPr>
          <w:instrText xml:space="preserve"> PAGEREF _Toc366142037 \h </w:instrText>
        </w:r>
        <w:r>
          <w:rPr>
            <w:noProof/>
            <w:webHidden/>
          </w:rPr>
        </w:r>
        <w:r>
          <w:rPr>
            <w:noProof/>
            <w:webHidden/>
          </w:rPr>
          <w:fldChar w:fldCharType="separate"/>
        </w:r>
        <w:r w:rsidR="00083CEC">
          <w:rPr>
            <w:noProof/>
            <w:webHidden/>
          </w:rPr>
          <w:t>243</w:t>
        </w:r>
        <w:r>
          <w:rPr>
            <w:noProof/>
            <w:webHidden/>
          </w:rPr>
          <w:fldChar w:fldCharType="end"/>
        </w:r>
      </w:hyperlink>
    </w:p>
    <w:p w14:paraId="7F662A33" w14:textId="77777777" w:rsidR="00FB0307" w:rsidRPr="00F92BFE" w:rsidRDefault="00FB0307">
      <w:pPr>
        <w:pStyle w:val="3a"/>
        <w:rPr>
          <w:rFonts w:ascii="Calibri" w:eastAsia="Times New Roman" w:hAnsi="Calibri" w:cs="Arial"/>
          <w:b w:val="0"/>
          <w:noProof/>
          <w:sz w:val="22"/>
          <w:szCs w:val="22"/>
          <w:lang w:val="en-US" w:eastAsia="en-US"/>
        </w:rPr>
      </w:pPr>
      <w:hyperlink w:anchor="_Toc366142038" w:history="1">
        <w:r w:rsidRPr="00761B91">
          <w:rPr>
            <w:rStyle w:val="affb"/>
            <w:noProof/>
          </w:rPr>
          <w:t>19.2.1</w:t>
        </w:r>
        <w:r w:rsidRPr="00F92BFE">
          <w:rPr>
            <w:rFonts w:ascii="Calibri" w:eastAsia="Times New Roman" w:hAnsi="Calibri" w:cs="Arial"/>
            <w:b w:val="0"/>
            <w:noProof/>
            <w:sz w:val="22"/>
            <w:szCs w:val="22"/>
            <w:lang w:val="en-US" w:eastAsia="en-US"/>
          </w:rPr>
          <w:tab/>
        </w:r>
        <w:r w:rsidRPr="00761B91">
          <w:rPr>
            <w:rStyle w:val="affb"/>
            <w:noProof/>
          </w:rPr>
          <w:t>The Function Constructor</w:t>
        </w:r>
        <w:r>
          <w:rPr>
            <w:noProof/>
            <w:webHidden/>
          </w:rPr>
          <w:tab/>
        </w:r>
        <w:r>
          <w:rPr>
            <w:noProof/>
            <w:webHidden/>
          </w:rPr>
          <w:fldChar w:fldCharType="begin"/>
        </w:r>
        <w:r>
          <w:rPr>
            <w:noProof/>
            <w:webHidden/>
          </w:rPr>
          <w:instrText xml:space="preserve"> PAGEREF _Toc366142038 \h </w:instrText>
        </w:r>
        <w:r>
          <w:rPr>
            <w:noProof/>
            <w:webHidden/>
          </w:rPr>
        </w:r>
        <w:r>
          <w:rPr>
            <w:noProof/>
            <w:webHidden/>
          </w:rPr>
          <w:fldChar w:fldCharType="separate"/>
        </w:r>
        <w:r w:rsidR="00083CEC">
          <w:rPr>
            <w:noProof/>
            <w:webHidden/>
          </w:rPr>
          <w:t>243</w:t>
        </w:r>
        <w:r>
          <w:rPr>
            <w:noProof/>
            <w:webHidden/>
          </w:rPr>
          <w:fldChar w:fldCharType="end"/>
        </w:r>
      </w:hyperlink>
    </w:p>
    <w:p w14:paraId="0D6DDC2B" w14:textId="77777777" w:rsidR="00FB0307" w:rsidRPr="00F92BFE" w:rsidRDefault="00FB0307">
      <w:pPr>
        <w:pStyle w:val="3a"/>
        <w:rPr>
          <w:rFonts w:ascii="Calibri" w:eastAsia="Times New Roman" w:hAnsi="Calibri" w:cs="Arial"/>
          <w:b w:val="0"/>
          <w:noProof/>
          <w:sz w:val="22"/>
          <w:szCs w:val="22"/>
          <w:lang w:val="en-US" w:eastAsia="en-US"/>
        </w:rPr>
      </w:pPr>
      <w:hyperlink w:anchor="_Toc366142039" w:history="1">
        <w:r w:rsidRPr="00761B91">
          <w:rPr>
            <w:rStyle w:val="affb"/>
            <w:noProof/>
          </w:rPr>
          <w:t>19.2.2</w:t>
        </w:r>
        <w:r w:rsidRPr="00F92BFE">
          <w:rPr>
            <w:rFonts w:ascii="Calibri" w:eastAsia="Times New Roman" w:hAnsi="Calibri" w:cs="Arial"/>
            <w:b w:val="0"/>
            <w:noProof/>
            <w:sz w:val="22"/>
            <w:szCs w:val="22"/>
            <w:lang w:val="en-US" w:eastAsia="en-US"/>
          </w:rPr>
          <w:tab/>
        </w:r>
        <w:r w:rsidRPr="00761B91">
          <w:rPr>
            <w:rStyle w:val="affb"/>
            <w:noProof/>
          </w:rPr>
          <w:t>Properties of the Function Constructor</w:t>
        </w:r>
        <w:r>
          <w:rPr>
            <w:noProof/>
            <w:webHidden/>
          </w:rPr>
          <w:tab/>
        </w:r>
        <w:r>
          <w:rPr>
            <w:noProof/>
            <w:webHidden/>
          </w:rPr>
          <w:fldChar w:fldCharType="begin"/>
        </w:r>
        <w:r>
          <w:rPr>
            <w:noProof/>
            <w:webHidden/>
          </w:rPr>
          <w:instrText xml:space="preserve"> PAGEREF _Toc366142039 \h </w:instrText>
        </w:r>
        <w:r>
          <w:rPr>
            <w:noProof/>
            <w:webHidden/>
          </w:rPr>
        </w:r>
        <w:r>
          <w:rPr>
            <w:noProof/>
            <w:webHidden/>
          </w:rPr>
          <w:fldChar w:fldCharType="separate"/>
        </w:r>
        <w:r w:rsidR="00083CEC">
          <w:rPr>
            <w:noProof/>
            <w:webHidden/>
          </w:rPr>
          <w:t>245</w:t>
        </w:r>
        <w:r>
          <w:rPr>
            <w:noProof/>
            <w:webHidden/>
          </w:rPr>
          <w:fldChar w:fldCharType="end"/>
        </w:r>
      </w:hyperlink>
    </w:p>
    <w:p w14:paraId="4AA417FD" w14:textId="77777777" w:rsidR="00FB0307" w:rsidRPr="00F92BFE" w:rsidRDefault="00FB0307">
      <w:pPr>
        <w:pStyle w:val="3a"/>
        <w:rPr>
          <w:rFonts w:ascii="Calibri" w:eastAsia="Times New Roman" w:hAnsi="Calibri" w:cs="Arial"/>
          <w:b w:val="0"/>
          <w:noProof/>
          <w:sz w:val="22"/>
          <w:szCs w:val="22"/>
          <w:lang w:val="en-US" w:eastAsia="en-US"/>
        </w:rPr>
      </w:pPr>
      <w:hyperlink w:anchor="_Toc366142040" w:history="1">
        <w:r w:rsidRPr="00761B91">
          <w:rPr>
            <w:rStyle w:val="affb"/>
            <w:noProof/>
          </w:rPr>
          <w:t>19.2.3</w:t>
        </w:r>
        <w:r w:rsidRPr="00F92BFE">
          <w:rPr>
            <w:rFonts w:ascii="Calibri" w:eastAsia="Times New Roman" w:hAnsi="Calibri" w:cs="Arial"/>
            <w:b w:val="0"/>
            <w:noProof/>
            <w:sz w:val="22"/>
            <w:szCs w:val="22"/>
            <w:lang w:val="en-US" w:eastAsia="en-US"/>
          </w:rPr>
          <w:tab/>
        </w:r>
        <w:r w:rsidRPr="00761B91">
          <w:rPr>
            <w:rStyle w:val="affb"/>
            <w:noProof/>
          </w:rPr>
          <w:t>Properties of the Function Prototype Object</w:t>
        </w:r>
        <w:r>
          <w:rPr>
            <w:noProof/>
            <w:webHidden/>
          </w:rPr>
          <w:tab/>
        </w:r>
        <w:r>
          <w:rPr>
            <w:noProof/>
            <w:webHidden/>
          </w:rPr>
          <w:fldChar w:fldCharType="begin"/>
        </w:r>
        <w:r>
          <w:rPr>
            <w:noProof/>
            <w:webHidden/>
          </w:rPr>
          <w:instrText xml:space="preserve"> PAGEREF _Toc366142040 \h </w:instrText>
        </w:r>
        <w:r>
          <w:rPr>
            <w:noProof/>
            <w:webHidden/>
          </w:rPr>
        </w:r>
        <w:r>
          <w:rPr>
            <w:noProof/>
            <w:webHidden/>
          </w:rPr>
          <w:fldChar w:fldCharType="separate"/>
        </w:r>
        <w:r w:rsidR="00083CEC">
          <w:rPr>
            <w:noProof/>
            <w:webHidden/>
          </w:rPr>
          <w:t>245</w:t>
        </w:r>
        <w:r>
          <w:rPr>
            <w:noProof/>
            <w:webHidden/>
          </w:rPr>
          <w:fldChar w:fldCharType="end"/>
        </w:r>
      </w:hyperlink>
    </w:p>
    <w:p w14:paraId="143931DC" w14:textId="77777777" w:rsidR="00FB0307" w:rsidRPr="00F92BFE" w:rsidRDefault="00FB0307">
      <w:pPr>
        <w:pStyle w:val="3a"/>
        <w:rPr>
          <w:rFonts w:ascii="Calibri" w:eastAsia="Times New Roman" w:hAnsi="Calibri" w:cs="Arial"/>
          <w:b w:val="0"/>
          <w:noProof/>
          <w:sz w:val="22"/>
          <w:szCs w:val="22"/>
          <w:lang w:val="en-US" w:eastAsia="en-US"/>
        </w:rPr>
      </w:pPr>
      <w:hyperlink w:anchor="_Toc366142041" w:history="1">
        <w:r w:rsidRPr="00761B91">
          <w:rPr>
            <w:rStyle w:val="affb"/>
            <w:noProof/>
          </w:rPr>
          <w:t>19.2.4</w:t>
        </w:r>
        <w:r w:rsidRPr="00F92BFE">
          <w:rPr>
            <w:rFonts w:ascii="Calibri" w:eastAsia="Times New Roman" w:hAnsi="Calibri" w:cs="Arial"/>
            <w:b w:val="0"/>
            <w:noProof/>
            <w:sz w:val="22"/>
            <w:szCs w:val="22"/>
            <w:lang w:val="en-US" w:eastAsia="en-US"/>
          </w:rPr>
          <w:tab/>
        </w:r>
        <w:r w:rsidRPr="00761B91">
          <w:rPr>
            <w:rStyle w:val="affb"/>
            <w:noProof/>
          </w:rPr>
          <w:t>Function Instances</w:t>
        </w:r>
        <w:r>
          <w:rPr>
            <w:noProof/>
            <w:webHidden/>
          </w:rPr>
          <w:tab/>
        </w:r>
        <w:r>
          <w:rPr>
            <w:noProof/>
            <w:webHidden/>
          </w:rPr>
          <w:fldChar w:fldCharType="begin"/>
        </w:r>
        <w:r>
          <w:rPr>
            <w:noProof/>
            <w:webHidden/>
          </w:rPr>
          <w:instrText xml:space="preserve"> PAGEREF _Toc366142041 \h </w:instrText>
        </w:r>
        <w:r>
          <w:rPr>
            <w:noProof/>
            <w:webHidden/>
          </w:rPr>
        </w:r>
        <w:r>
          <w:rPr>
            <w:noProof/>
            <w:webHidden/>
          </w:rPr>
          <w:fldChar w:fldCharType="separate"/>
        </w:r>
        <w:r w:rsidR="00083CEC">
          <w:rPr>
            <w:noProof/>
            <w:webHidden/>
          </w:rPr>
          <w:t>248</w:t>
        </w:r>
        <w:r>
          <w:rPr>
            <w:noProof/>
            <w:webHidden/>
          </w:rPr>
          <w:fldChar w:fldCharType="end"/>
        </w:r>
      </w:hyperlink>
    </w:p>
    <w:p w14:paraId="713A7C71" w14:textId="77777777" w:rsidR="00FB0307" w:rsidRPr="00F92BFE" w:rsidRDefault="00FB0307">
      <w:pPr>
        <w:pStyle w:val="2c"/>
        <w:rPr>
          <w:rFonts w:ascii="Calibri" w:eastAsia="Times New Roman" w:hAnsi="Calibri" w:cs="Arial"/>
          <w:b w:val="0"/>
          <w:noProof/>
          <w:sz w:val="22"/>
          <w:szCs w:val="22"/>
          <w:lang w:val="en-US" w:eastAsia="en-US"/>
        </w:rPr>
      </w:pPr>
      <w:hyperlink w:anchor="_Toc366142042" w:history="1">
        <w:r w:rsidRPr="00761B91">
          <w:rPr>
            <w:rStyle w:val="affb"/>
            <w:noProof/>
          </w:rPr>
          <w:t>19.3</w:t>
        </w:r>
        <w:r w:rsidRPr="00F92BFE">
          <w:rPr>
            <w:rFonts w:ascii="Calibri" w:eastAsia="Times New Roman" w:hAnsi="Calibri" w:cs="Arial"/>
            <w:b w:val="0"/>
            <w:noProof/>
            <w:sz w:val="22"/>
            <w:szCs w:val="22"/>
            <w:lang w:val="en-US" w:eastAsia="en-US"/>
          </w:rPr>
          <w:tab/>
        </w:r>
        <w:r w:rsidRPr="00761B91">
          <w:rPr>
            <w:rStyle w:val="affb"/>
            <w:noProof/>
          </w:rPr>
          <w:t>Boolean Objects</w:t>
        </w:r>
        <w:r>
          <w:rPr>
            <w:noProof/>
            <w:webHidden/>
          </w:rPr>
          <w:tab/>
        </w:r>
        <w:r>
          <w:rPr>
            <w:noProof/>
            <w:webHidden/>
          </w:rPr>
          <w:fldChar w:fldCharType="begin"/>
        </w:r>
        <w:r>
          <w:rPr>
            <w:noProof/>
            <w:webHidden/>
          </w:rPr>
          <w:instrText xml:space="preserve"> PAGEREF _Toc366142042 \h </w:instrText>
        </w:r>
        <w:r>
          <w:rPr>
            <w:noProof/>
            <w:webHidden/>
          </w:rPr>
        </w:r>
        <w:r>
          <w:rPr>
            <w:noProof/>
            <w:webHidden/>
          </w:rPr>
          <w:fldChar w:fldCharType="separate"/>
        </w:r>
        <w:r w:rsidR="00083CEC">
          <w:rPr>
            <w:noProof/>
            <w:webHidden/>
          </w:rPr>
          <w:t>248</w:t>
        </w:r>
        <w:r>
          <w:rPr>
            <w:noProof/>
            <w:webHidden/>
          </w:rPr>
          <w:fldChar w:fldCharType="end"/>
        </w:r>
      </w:hyperlink>
    </w:p>
    <w:p w14:paraId="6BC4EBBE" w14:textId="77777777" w:rsidR="00FB0307" w:rsidRPr="00F92BFE" w:rsidRDefault="00FB0307">
      <w:pPr>
        <w:pStyle w:val="3a"/>
        <w:rPr>
          <w:rFonts w:ascii="Calibri" w:eastAsia="Times New Roman" w:hAnsi="Calibri" w:cs="Arial"/>
          <w:b w:val="0"/>
          <w:noProof/>
          <w:sz w:val="22"/>
          <w:szCs w:val="22"/>
          <w:lang w:val="en-US" w:eastAsia="en-US"/>
        </w:rPr>
      </w:pPr>
      <w:hyperlink w:anchor="_Toc366142043" w:history="1">
        <w:r w:rsidRPr="00761B91">
          <w:rPr>
            <w:rStyle w:val="affb"/>
            <w:noProof/>
          </w:rPr>
          <w:t>19.3.1</w:t>
        </w:r>
        <w:r w:rsidRPr="00F92BFE">
          <w:rPr>
            <w:rFonts w:ascii="Calibri" w:eastAsia="Times New Roman" w:hAnsi="Calibri" w:cs="Arial"/>
            <w:b w:val="0"/>
            <w:noProof/>
            <w:sz w:val="22"/>
            <w:szCs w:val="22"/>
            <w:lang w:val="en-US" w:eastAsia="en-US"/>
          </w:rPr>
          <w:tab/>
        </w:r>
        <w:r w:rsidRPr="00761B91">
          <w:rPr>
            <w:rStyle w:val="affb"/>
            <w:noProof/>
          </w:rPr>
          <w:t>The Boolean Constructor</w:t>
        </w:r>
        <w:r>
          <w:rPr>
            <w:noProof/>
            <w:webHidden/>
          </w:rPr>
          <w:tab/>
        </w:r>
        <w:r>
          <w:rPr>
            <w:noProof/>
            <w:webHidden/>
          </w:rPr>
          <w:fldChar w:fldCharType="begin"/>
        </w:r>
        <w:r>
          <w:rPr>
            <w:noProof/>
            <w:webHidden/>
          </w:rPr>
          <w:instrText xml:space="preserve"> PAGEREF _Toc366142043 \h </w:instrText>
        </w:r>
        <w:r>
          <w:rPr>
            <w:noProof/>
            <w:webHidden/>
          </w:rPr>
        </w:r>
        <w:r>
          <w:rPr>
            <w:noProof/>
            <w:webHidden/>
          </w:rPr>
          <w:fldChar w:fldCharType="separate"/>
        </w:r>
        <w:r w:rsidR="00083CEC">
          <w:rPr>
            <w:noProof/>
            <w:webHidden/>
          </w:rPr>
          <w:t>248</w:t>
        </w:r>
        <w:r>
          <w:rPr>
            <w:noProof/>
            <w:webHidden/>
          </w:rPr>
          <w:fldChar w:fldCharType="end"/>
        </w:r>
      </w:hyperlink>
    </w:p>
    <w:p w14:paraId="7C94B90D" w14:textId="77777777" w:rsidR="00FB0307" w:rsidRPr="00F92BFE" w:rsidRDefault="00FB0307">
      <w:pPr>
        <w:pStyle w:val="3a"/>
        <w:rPr>
          <w:rFonts w:ascii="Calibri" w:eastAsia="Times New Roman" w:hAnsi="Calibri" w:cs="Arial"/>
          <w:b w:val="0"/>
          <w:noProof/>
          <w:sz w:val="22"/>
          <w:szCs w:val="22"/>
          <w:lang w:val="en-US" w:eastAsia="en-US"/>
        </w:rPr>
      </w:pPr>
      <w:hyperlink w:anchor="_Toc366142044" w:history="1">
        <w:r w:rsidRPr="00761B91">
          <w:rPr>
            <w:rStyle w:val="affb"/>
            <w:noProof/>
          </w:rPr>
          <w:t>19.3.2</w:t>
        </w:r>
        <w:r w:rsidRPr="00F92BFE">
          <w:rPr>
            <w:rFonts w:ascii="Calibri" w:eastAsia="Times New Roman" w:hAnsi="Calibri" w:cs="Arial"/>
            <w:b w:val="0"/>
            <w:noProof/>
            <w:sz w:val="22"/>
            <w:szCs w:val="22"/>
            <w:lang w:val="en-US" w:eastAsia="en-US"/>
          </w:rPr>
          <w:tab/>
        </w:r>
        <w:r w:rsidRPr="00761B91">
          <w:rPr>
            <w:rStyle w:val="affb"/>
            <w:noProof/>
          </w:rPr>
          <w:t>Properties of the Boolean Constructor</w:t>
        </w:r>
        <w:r>
          <w:rPr>
            <w:noProof/>
            <w:webHidden/>
          </w:rPr>
          <w:tab/>
        </w:r>
        <w:r>
          <w:rPr>
            <w:noProof/>
            <w:webHidden/>
          </w:rPr>
          <w:fldChar w:fldCharType="begin"/>
        </w:r>
        <w:r>
          <w:rPr>
            <w:noProof/>
            <w:webHidden/>
          </w:rPr>
          <w:instrText xml:space="preserve"> PAGEREF _Toc366142044 \h </w:instrText>
        </w:r>
        <w:r>
          <w:rPr>
            <w:noProof/>
            <w:webHidden/>
          </w:rPr>
        </w:r>
        <w:r>
          <w:rPr>
            <w:noProof/>
            <w:webHidden/>
          </w:rPr>
          <w:fldChar w:fldCharType="separate"/>
        </w:r>
        <w:r w:rsidR="00083CEC">
          <w:rPr>
            <w:noProof/>
            <w:webHidden/>
          </w:rPr>
          <w:t>249</w:t>
        </w:r>
        <w:r>
          <w:rPr>
            <w:noProof/>
            <w:webHidden/>
          </w:rPr>
          <w:fldChar w:fldCharType="end"/>
        </w:r>
      </w:hyperlink>
    </w:p>
    <w:p w14:paraId="708C309D" w14:textId="77777777" w:rsidR="00FB0307" w:rsidRPr="00F92BFE" w:rsidRDefault="00FB0307">
      <w:pPr>
        <w:pStyle w:val="3a"/>
        <w:rPr>
          <w:rFonts w:ascii="Calibri" w:eastAsia="Times New Roman" w:hAnsi="Calibri" w:cs="Arial"/>
          <w:b w:val="0"/>
          <w:noProof/>
          <w:sz w:val="22"/>
          <w:szCs w:val="22"/>
          <w:lang w:val="en-US" w:eastAsia="en-US"/>
        </w:rPr>
      </w:pPr>
      <w:hyperlink w:anchor="_Toc366142045" w:history="1">
        <w:r w:rsidRPr="00761B91">
          <w:rPr>
            <w:rStyle w:val="affb"/>
            <w:noProof/>
          </w:rPr>
          <w:t>19.3.3</w:t>
        </w:r>
        <w:r w:rsidRPr="00F92BFE">
          <w:rPr>
            <w:rFonts w:ascii="Calibri" w:eastAsia="Times New Roman" w:hAnsi="Calibri" w:cs="Arial"/>
            <w:b w:val="0"/>
            <w:noProof/>
            <w:sz w:val="22"/>
            <w:szCs w:val="22"/>
            <w:lang w:val="en-US" w:eastAsia="en-US"/>
          </w:rPr>
          <w:tab/>
        </w:r>
        <w:r w:rsidRPr="00761B91">
          <w:rPr>
            <w:rStyle w:val="affb"/>
            <w:noProof/>
          </w:rPr>
          <w:t>Properties of the Boolean Prototype Object</w:t>
        </w:r>
        <w:r>
          <w:rPr>
            <w:noProof/>
            <w:webHidden/>
          </w:rPr>
          <w:tab/>
        </w:r>
        <w:r>
          <w:rPr>
            <w:noProof/>
            <w:webHidden/>
          </w:rPr>
          <w:fldChar w:fldCharType="begin"/>
        </w:r>
        <w:r>
          <w:rPr>
            <w:noProof/>
            <w:webHidden/>
          </w:rPr>
          <w:instrText xml:space="preserve"> PAGEREF _Toc366142045 \h </w:instrText>
        </w:r>
        <w:r>
          <w:rPr>
            <w:noProof/>
            <w:webHidden/>
          </w:rPr>
        </w:r>
        <w:r>
          <w:rPr>
            <w:noProof/>
            <w:webHidden/>
          </w:rPr>
          <w:fldChar w:fldCharType="separate"/>
        </w:r>
        <w:r w:rsidR="00083CEC">
          <w:rPr>
            <w:noProof/>
            <w:webHidden/>
          </w:rPr>
          <w:t>249</w:t>
        </w:r>
        <w:r>
          <w:rPr>
            <w:noProof/>
            <w:webHidden/>
          </w:rPr>
          <w:fldChar w:fldCharType="end"/>
        </w:r>
      </w:hyperlink>
    </w:p>
    <w:p w14:paraId="4D31F1D8" w14:textId="77777777" w:rsidR="00FB0307" w:rsidRPr="00F92BFE" w:rsidRDefault="00FB0307">
      <w:pPr>
        <w:pStyle w:val="3a"/>
        <w:rPr>
          <w:rFonts w:ascii="Calibri" w:eastAsia="Times New Roman" w:hAnsi="Calibri" w:cs="Arial"/>
          <w:b w:val="0"/>
          <w:noProof/>
          <w:sz w:val="22"/>
          <w:szCs w:val="22"/>
          <w:lang w:val="en-US" w:eastAsia="en-US"/>
        </w:rPr>
      </w:pPr>
      <w:hyperlink w:anchor="_Toc366142046" w:history="1">
        <w:r w:rsidRPr="00761B91">
          <w:rPr>
            <w:rStyle w:val="affb"/>
            <w:noProof/>
          </w:rPr>
          <w:t>19.3.4</w:t>
        </w:r>
        <w:r w:rsidRPr="00F92BFE">
          <w:rPr>
            <w:rFonts w:ascii="Calibri" w:eastAsia="Times New Roman" w:hAnsi="Calibri" w:cs="Arial"/>
            <w:b w:val="0"/>
            <w:noProof/>
            <w:sz w:val="22"/>
            <w:szCs w:val="22"/>
            <w:lang w:val="en-US" w:eastAsia="en-US"/>
          </w:rPr>
          <w:tab/>
        </w:r>
        <w:r w:rsidRPr="00761B91">
          <w:rPr>
            <w:rStyle w:val="affb"/>
            <w:noProof/>
          </w:rPr>
          <w:t>Properties of Boolean Instances</w:t>
        </w:r>
        <w:r>
          <w:rPr>
            <w:noProof/>
            <w:webHidden/>
          </w:rPr>
          <w:tab/>
        </w:r>
        <w:r>
          <w:rPr>
            <w:noProof/>
            <w:webHidden/>
          </w:rPr>
          <w:fldChar w:fldCharType="begin"/>
        </w:r>
        <w:r>
          <w:rPr>
            <w:noProof/>
            <w:webHidden/>
          </w:rPr>
          <w:instrText xml:space="preserve"> PAGEREF _Toc366142046 \h </w:instrText>
        </w:r>
        <w:r>
          <w:rPr>
            <w:noProof/>
            <w:webHidden/>
          </w:rPr>
        </w:r>
        <w:r>
          <w:rPr>
            <w:noProof/>
            <w:webHidden/>
          </w:rPr>
          <w:fldChar w:fldCharType="separate"/>
        </w:r>
        <w:r w:rsidR="00083CEC">
          <w:rPr>
            <w:noProof/>
            <w:webHidden/>
          </w:rPr>
          <w:t>250</w:t>
        </w:r>
        <w:r>
          <w:rPr>
            <w:noProof/>
            <w:webHidden/>
          </w:rPr>
          <w:fldChar w:fldCharType="end"/>
        </w:r>
      </w:hyperlink>
    </w:p>
    <w:p w14:paraId="1017BA39" w14:textId="77777777" w:rsidR="00FB0307" w:rsidRPr="00F92BFE" w:rsidRDefault="00FB0307">
      <w:pPr>
        <w:pStyle w:val="2c"/>
        <w:rPr>
          <w:rFonts w:ascii="Calibri" w:eastAsia="Times New Roman" w:hAnsi="Calibri" w:cs="Arial"/>
          <w:b w:val="0"/>
          <w:noProof/>
          <w:sz w:val="22"/>
          <w:szCs w:val="22"/>
          <w:lang w:val="en-US" w:eastAsia="en-US"/>
        </w:rPr>
      </w:pPr>
      <w:hyperlink w:anchor="_Toc366142047" w:history="1">
        <w:r w:rsidRPr="00761B91">
          <w:rPr>
            <w:rStyle w:val="affb"/>
            <w:noProof/>
          </w:rPr>
          <w:t>19.4</w:t>
        </w:r>
        <w:r w:rsidRPr="00F92BFE">
          <w:rPr>
            <w:rFonts w:ascii="Calibri" w:eastAsia="Times New Roman" w:hAnsi="Calibri" w:cs="Arial"/>
            <w:b w:val="0"/>
            <w:noProof/>
            <w:sz w:val="22"/>
            <w:szCs w:val="22"/>
            <w:lang w:val="en-US" w:eastAsia="en-US"/>
          </w:rPr>
          <w:tab/>
        </w:r>
        <w:r w:rsidRPr="00761B91">
          <w:rPr>
            <w:rStyle w:val="affb"/>
            <w:noProof/>
          </w:rPr>
          <w:t>Error Objects</w:t>
        </w:r>
        <w:r>
          <w:rPr>
            <w:noProof/>
            <w:webHidden/>
          </w:rPr>
          <w:tab/>
        </w:r>
        <w:r>
          <w:rPr>
            <w:noProof/>
            <w:webHidden/>
          </w:rPr>
          <w:fldChar w:fldCharType="begin"/>
        </w:r>
        <w:r>
          <w:rPr>
            <w:noProof/>
            <w:webHidden/>
          </w:rPr>
          <w:instrText xml:space="preserve"> PAGEREF _Toc366142047 \h </w:instrText>
        </w:r>
        <w:r>
          <w:rPr>
            <w:noProof/>
            <w:webHidden/>
          </w:rPr>
        </w:r>
        <w:r>
          <w:rPr>
            <w:noProof/>
            <w:webHidden/>
          </w:rPr>
          <w:fldChar w:fldCharType="separate"/>
        </w:r>
        <w:r w:rsidR="00083CEC">
          <w:rPr>
            <w:noProof/>
            <w:webHidden/>
          </w:rPr>
          <w:t>250</w:t>
        </w:r>
        <w:r>
          <w:rPr>
            <w:noProof/>
            <w:webHidden/>
          </w:rPr>
          <w:fldChar w:fldCharType="end"/>
        </w:r>
      </w:hyperlink>
    </w:p>
    <w:p w14:paraId="794FCC82" w14:textId="77777777" w:rsidR="00FB0307" w:rsidRPr="00F92BFE" w:rsidRDefault="00FB0307">
      <w:pPr>
        <w:pStyle w:val="3a"/>
        <w:rPr>
          <w:rFonts w:ascii="Calibri" w:eastAsia="Times New Roman" w:hAnsi="Calibri" w:cs="Arial"/>
          <w:b w:val="0"/>
          <w:noProof/>
          <w:sz w:val="22"/>
          <w:szCs w:val="22"/>
          <w:lang w:val="en-US" w:eastAsia="en-US"/>
        </w:rPr>
      </w:pPr>
      <w:hyperlink w:anchor="_Toc366142048" w:history="1">
        <w:r w:rsidRPr="00761B91">
          <w:rPr>
            <w:rStyle w:val="affb"/>
            <w:noProof/>
          </w:rPr>
          <w:t>19.4.1</w:t>
        </w:r>
        <w:r w:rsidRPr="00F92BFE">
          <w:rPr>
            <w:rFonts w:ascii="Calibri" w:eastAsia="Times New Roman" w:hAnsi="Calibri" w:cs="Arial"/>
            <w:b w:val="0"/>
            <w:noProof/>
            <w:sz w:val="22"/>
            <w:szCs w:val="22"/>
            <w:lang w:val="en-US" w:eastAsia="en-US"/>
          </w:rPr>
          <w:tab/>
        </w:r>
        <w:r w:rsidRPr="00761B91">
          <w:rPr>
            <w:rStyle w:val="affb"/>
            <w:noProof/>
          </w:rPr>
          <w:t>The Error Constructor</w:t>
        </w:r>
        <w:r>
          <w:rPr>
            <w:noProof/>
            <w:webHidden/>
          </w:rPr>
          <w:tab/>
        </w:r>
        <w:r>
          <w:rPr>
            <w:noProof/>
            <w:webHidden/>
          </w:rPr>
          <w:fldChar w:fldCharType="begin"/>
        </w:r>
        <w:r>
          <w:rPr>
            <w:noProof/>
            <w:webHidden/>
          </w:rPr>
          <w:instrText xml:space="preserve"> PAGEREF _Toc366142048 \h </w:instrText>
        </w:r>
        <w:r>
          <w:rPr>
            <w:noProof/>
            <w:webHidden/>
          </w:rPr>
        </w:r>
        <w:r>
          <w:rPr>
            <w:noProof/>
            <w:webHidden/>
          </w:rPr>
          <w:fldChar w:fldCharType="separate"/>
        </w:r>
        <w:r w:rsidR="00083CEC">
          <w:rPr>
            <w:noProof/>
            <w:webHidden/>
          </w:rPr>
          <w:t>250</w:t>
        </w:r>
        <w:r>
          <w:rPr>
            <w:noProof/>
            <w:webHidden/>
          </w:rPr>
          <w:fldChar w:fldCharType="end"/>
        </w:r>
      </w:hyperlink>
    </w:p>
    <w:p w14:paraId="05659316" w14:textId="77777777" w:rsidR="00FB0307" w:rsidRPr="00F92BFE" w:rsidRDefault="00FB0307">
      <w:pPr>
        <w:pStyle w:val="3a"/>
        <w:rPr>
          <w:rFonts w:ascii="Calibri" w:eastAsia="Times New Roman" w:hAnsi="Calibri" w:cs="Arial"/>
          <w:b w:val="0"/>
          <w:noProof/>
          <w:sz w:val="22"/>
          <w:szCs w:val="22"/>
          <w:lang w:val="en-US" w:eastAsia="en-US"/>
        </w:rPr>
      </w:pPr>
      <w:hyperlink w:anchor="_Toc366142049" w:history="1">
        <w:r w:rsidRPr="00761B91">
          <w:rPr>
            <w:rStyle w:val="affb"/>
            <w:noProof/>
          </w:rPr>
          <w:t>19.4.2</w:t>
        </w:r>
        <w:r w:rsidRPr="00F92BFE">
          <w:rPr>
            <w:rFonts w:ascii="Calibri" w:eastAsia="Times New Roman" w:hAnsi="Calibri" w:cs="Arial"/>
            <w:b w:val="0"/>
            <w:noProof/>
            <w:sz w:val="22"/>
            <w:szCs w:val="22"/>
            <w:lang w:val="en-US" w:eastAsia="en-US"/>
          </w:rPr>
          <w:tab/>
        </w:r>
        <w:r w:rsidRPr="00761B91">
          <w:rPr>
            <w:rStyle w:val="affb"/>
            <w:noProof/>
          </w:rPr>
          <w:t>Properties of the Error Constructor</w:t>
        </w:r>
        <w:r>
          <w:rPr>
            <w:noProof/>
            <w:webHidden/>
          </w:rPr>
          <w:tab/>
        </w:r>
        <w:r>
          <w:rPr>
            <w:noProof/>
            <w:webHidden/>
          </w:rPr>
          <w:fldChar w:fldCharType="begin"/>
        </w:r>
        <w:r>
          <w:rPr>
            <w:noProof/>
            <w:webHidden/>
          </w:rPr>
          <w:instrText xml:space="preserve"> PAGEREF _Toc366142049 \h </w:instrText>
        </w:r>
        <w:r>
          <w:rPr>
            <w:noProof/>
            <w:webHidden/>
          </w:rPr>
        </w:r>
        <w:r>
          <w:rPr>
            <w:noProof/>
            <w:webHidden/>
          </w:rPr>
          <w:fldChar w:fldCharType="separate"/>
        </w:r>
        <w:r w:rsidR="00083CEC">
          <w:rPr>
            <w:noProof/>
            <w:webHidden/>
          </w:rPr>
          <w:t>251</w:t>
        </w:r>
        <w:r>
          <w:rPr>
            <w:noProof/>
            <w:webHidden/>
          </w:rPr>
          <w:fldChar w:fldCharType="end"/>
        </w:r>
      </w:hyperlink>
    </w:p>
    <w:p w14:paraId="24C87036" w14:textId="77777777" w:rsidR="00FB0307" w:rsidRPr="00F92BFE" w:rsidRDefault="00FB0307">
      <w:pPr>
        <w:pStyle w:val="3a"/>
        <w:rPr>
          <w:rFonts w:ascii="Calibri" w:eastAsia="Times New Roman" w:hAnsi="Calibri" w:cs="Arial"/>
          <w:b w:val="0"/>
          <w:noProof/>
          <w:sz w:val="22"/>
          <w:szCs w:val="22"/>
          <w:lang w:val="en-US" w:eastAsia="en-US"/>
        </w:rPr>
      </w:pPr>
      <w:hyperlink w:anchor="_Toc366142050" w:history="1">
        <w:r w:rsidRPr="00761B91">
          <w:rPr>
            <w:rStyle w:val="affb"/>
            <w:noProof/>
          </w:rPr>
          <w:t>19.4.3</w:t>
        </w:r>
        <w:r w:rsidRPr="00F92BFE">
          <w:rPr>
            <w:rFonts w:ascii="Calibri" w:eastAsia="Times New Roman" w:hAnsi="Calibri" w:cs="Arial"/>
            <w:b w:val="0"/>
            <w:noProof/>
            <w:sz w:val="22"/>
            <w:szCs w:val="22"/>
            <w:lang w:val="en-US" w:eastAsia="en-US"/>
          </w:rPr>
          <w:tab/>
        </w:r>
        <w:r w:rsidRPr="00761B91">
          <w:rPr>
            <w:rStyle w:val="affb"/>
            <w:noProof/>
          </w:rPr>
          <w:t>Properties of the Error Prototype Object</w:t>
        </w:r>
        <w:r>
          <w:rPr>
            <w:noProof/>
            <w:webHidden/>
          </w:rPr>
          <w:tab/>
        </w:r>
        <w:r>
          <w:rPr>
            <w:noProof/>
            <w:webHidden/>
          </w:rPr>
          <w:fldChar w:fldCharType="begin"/>
        </w:r>
        <w:r>
          <w:rPr>
            <w:noProof/>
            <w:webHidden/>
          </w:rPr>
          <w:instrText xml:space="preserve"> PAGEREF _Toc366142050 \h </w:instrText>
        </w:r>
        <w:r>
          <w:rPr>
            <w:noProof/>
            <w:webHidden/>
          </w:rPr>
        </w:r>
        <w:r>
          <w:rPr>
            <w:noProof/>
            <w:webHidden/>
          </w:rPr>
          <w:fldChar w:fldCharType="separate"/>
        </w:r>
        <w:r w:rsidR="00083CEC">
          <w:rPr>
            <w:noProof/>
            <w:webHidden/>
          </w:rPr>
          <w:t>251</w:t>
        </w:r>
        <w:r>
          <w:rPr>
            <w:noProof/>
            <w:webHidden/>
          </w:rPr>
          <w:fldChar w:fldCharType="end"/>
        </w:r>
      </w:hyperlink>
    </w:p>
    <w:p w14:paraId="38858A74" w14:textId="77777777" w:rsidR="00FB0307" w:rsidRPr="00F92BFE" w:rsidRDefault="00FB0307">
      <w:pPr>
        <w:pStyle w:val="3a"/>
        <w:rPr>
          <w:rFonts w:ascii="Calibri" w:eastAsia="Times New Roman" w:hAnsi="Calibri" w:cs="Arial"/>
          <w:b w:val="0"/>
          <w:noProof/>
          <w:sz w:val="22"/>
          <w:szCs w:val="22"/>
          <w:lang w:val="en-US" w:eastAsia="en-US"/>
        </w:rPr>
      </w:pPr>
      <w:hyperlink w:anchor="_Toc366142051" w:history="1">
        <w:r w:rsidRPr="00761B91">
          <w:rPr>
            <w:rStyle w:val="affb"/>
            <w:noProof/>
          </w:rPr>
          <w:t>19.4.4</w:t>
        </w:r>
        <w:r w:rsidRPr="00F92BFE">
          <w:rPr>
            <w:rFonts w:ascii="Calibri" w:eastAsia="Times New Roman" w:hAnsi="Calibri" w:cs="Arial"/>
            <w:b w:val="0"/>
            <w:noProof/>
            <w:sz w:val="22"/>
            <w:szCs w:val="22"/>
            <w:lang w:val="en-US" w:eastAsia="en-US"/>
          </w:rPr>
          <w:tab/>
        </w:r>
        <w:r w:rsidRPr="00761B91">
          <w:rPr>
            <w:rStyle w:val="affb"/>
            <w:noProof/>
          </w:rPr>
          <w:t>Properties of Error Instances</w:t>
        </w:r>
        <w:r>
          <w:rPr>
            <w:noProof/>
            <w:webHidden/>
          </w:rPr>
          <w:tab/>
        </w:r>
        <w:r>
          <w:rPr>
            <w:noProof/>
            <w:webHidden/>
          </w:rPr>
          <w:fldChar w:fldCharType="begin"/>
        </w:r>
        <w:r>
          <w:rPr>
            <w:noProof/>
            <w:webHidden/>
          </w:rPr>
          <w:instrText xml:space="preserve"> PAGEREF _Toc366142051 \h </w:instrText>
        </w:r>
        <w:r>
          <w:rPr>
            <w:noProof/>
            <w:webHidden/>
          </w:rPr>
        </w:r>
        <w:r>
          <w:rPr>
            <w:noProof/>
            <w:webHidden/>
          </w:rPr>
          <w:fldChar w:fldCharType="separate"/>
        </w:r>
        <w:r w:rsidR="00083CEC">
          <w:rPr>
            <w:noProof/>
            <w:webHidden/>
          </w:rPr>
          <w:t>252</w:t>
        </w:r>
        <w:r>
          <w:rPr>
            <w:noProof/>
            <w:webHidden/>
          </w:rPr>
          <w:fldChar w:fldCharType="end"/>
        </w:r>
      </w:hyperlink>
    </w:p>
    <w:p w14:paraId="761D5EE0" w14:textId="77777777" w:rsidR="00FB0307" w:rsidRPr="00F92BFE" w:rsidRDefault="00FB0307">
      <w:pPr>
        <w:pStyle w:val="3a"/>
        <w:rPr>
          <w:rFonts w:ascii="Calibri" w:eastAsia="Times New Roman" w:hAnsi="Calibri" w:cs="Arial"/>
          <w:b w:val="0"/>
          <w:noProof/>
          <w:sz w:val="22"/>
          <w:szCs w:val="22"/>
          <w:lang w:val="en-US" w:eastAsia="en-US"/>
        </w:rPr>
      </w:pPr>
      <w:hyperlink w:anchor="_Toc366142052" w:history="1">
        <w:r w:rsidRPr="00761B91">
          <w:rPr>
            <w:rStyle w:val="affb"/>
            <w:noProof/>
          </w:rPr>
          <w:t>19.4.5</w:t>
        </w:r>
        <w:r w:rsidRPr="00F92BFE">
          <w:rPr>
            <w:rFonts w:ascii="Calibri" w:eastAsia="Times New Roman" w:hAnsi="Calibri" w:cs="Arial"/>
            <w:b w:val="0"/>
            <w:noProof/>
            <w:sz w:val="22"/>
            <w:szCs w:val="22"/>
            <w:lang w:val="en-US" w:eastAsia="en-US"/>
          </w:rPr>
          <w:tab/>
        </w:r>
        <w:r w:rsidRPr="00761B91">
          <w:rPr>
            <w:rStyle w:val="affb"/>
            <w:noProof/>
          </w:rPr>
          <w:t>Native Error Types Used in This Standard</w:t>
        </w:r>
        <w:r>
          <w:rPr>
            <w:noProof/>
            <w:webHidden/>
          </w:rPr>
          <w:tab/>
        </w:r>
        <w:r>
          <w:rPr>
            <w:noProof/>
            <w:webHidden/>
          </w:rPr>
          <w:fldChar w:fldCharType="begin"/>
        </w:r>
        <w:r>
          <w:rPr>
            <w:noProof/>
            <w:webHidden/>
          </w:rPr>
          <w:instrText xml:space="preserve"> PAGEREF _Toc366142052 \h </w:instrText>
        </w:r>
        <w:r>
          <w:rPr>
            <w:noProof/>
            <w:webHidden/>
          </w:rPr>
        </w:r>
        <w:r>
          <w:rPr>
            <w:noProof/>
            <w:webHidden/>
          </w:rPr>
          <w:fldChar w:fldCharType="separate"/>
        </w:r>
        <w:r w:rsidR="00083CEC">
          <w:rPr>
            <w:noProof/>
            <w:webHidden/>
          </w:rPr>
          <w:t>252</w:t>
        </w:r>
        <w:r>
          <w:rPr>
            <w:noProof/>
            <w:webHidden/>
          </w:rPr>
          <w:fldChar w:fldCharType="end"/>
        </w:r>
      </w:hyperlink>
    </w:p>
    <w:p w14:paraId="5FCDB64D" w14:textId="77777777" w:rsidR="00FB0307" w:rsidRPr="00F92BFE" w:rsidRDefault="00FB0307">
      <w:pPr>
        <w:pStyle w:val="3a"/>
        <w:rPr>
          <w:rFonts w:ascii="Calibri" w:eastAsia="Times New Roman" w:hAnsi="Calibri" w:cs="Arial"/>
          <w:b w:val="0"/>
          <w:noProof/>
          <w:sz w:val="22"/>
          <w:szCs w:val="22"/>
          <w:lang w:val="en-US" w:eastAsia="en-US"/>
        </w:rPr>
      </w:pPr>
      <w:hyperlink w:anchor="_Toc366142053" w:history="1">
        <w:r w:rsidRPr="00761B91">
          <w:rPr>
            <w:rStyle w:val="affb"/>
            <w:noProof/>
          </w:rPr>
          <w:t>19.4.6</w:t>
        </w:r>
        <w:r w:rsidRPr="00F92BFE">
          <w:rPr>
            <w:rFonts w:ascii="Calibri" w:eastAsia="Times New Roman" w:hAnsi="Calibri" w:cs="Arial"/>
            <w:b w:val="0"/>
            <w:noProof/>
            <w:sz w:val="22"/>
            <w:szCs w:val="22"/>
            <w:lang w:val="en-US" w:eastAsia="en-US"/>
          </w:rPr>
          <w:tab/>
        </w:r>
        <w:r w:rsidRPr="00761B91">
          <w:rPr>
            <w:rStyle w:val="affb"/>
            <w:i/>
            <w:noProof/>
          </w:rPr>
          <w:t>NativeError</w:t>
        </w:r>
        <w:r w:rsidRPr="00761B91">
          <w:rPr>
            <w:rStyle w:val="affb"/>
            <w:noProof/>
          </w:rPr>
          <w:t xml:space="preserve"> Object Structure</w:t>
        </w:r>
        <w:r>
          <w:rPr>
            <w:noProof/>
            <w:webHidden/>
          </w:rPr>
          <w:tab/>
        </w:r>
        <w:r>
          <w:rPr>
            <w:noProof/>
            <w:webHidden/>
          </w:rPr>
          <w:fldChar w:fldCharType="begin"/>
        </w:r>
        <w:r>
          <w:rPr>
            <w:noProof/>
            <w:webHidden/>
          </w:rPr>
          <w:instrText xml:space="preserve"> PAGEREF _Toc366142053 \h </w:instrText>
        </w:r>
        <w:r>
          <w:rPr>
            <w:noProof/>
            <w:webHidden/>
          </w:rPr>
        </w:r>
        <w:r>
          <w:rPr>
            <w:noProof/>
            <w:webHidden/>
          </w:rPr>
          <w:fldChar w:fldCharType="separate"/>
        </w:r>
        <w:r w:rsidR="00083CEC">
          <w:rPr>
            <w:noProof/>
            <w:webHidden/>
          </w:rPr>
          <w:t>253</w:t>
        </w:r>
        <w:r>
          <w:rPr>
            <w:noProof/>
            <w:webHidden/>
          </w:rPr>
          <w:fldChar w:fldCharType="end"/>
        </w:r>
      </w:hyperlink>
    </w:p>
    <w:p w14:paraId="71D79CC8" w14:textId="77777777" w:rsidR="00FB0307" w:rsidRPr="00F92BFE" w:rsidRDefault="00FB0307">
      <w:pPr>
        <w:pStyle w:val="12"/>
        <w:rPr>
          <w:rFonts w:ascii="Calibri" w:eastAsia="Times New Roman" w:hAnsi="Calibri" w:cs="Arial"/>
          <w:b w:val="0"/>
          <w:noProof/>
          <w:sz w:val="22"/>
          <w:szCs w:val="22"/>
          <w:lang w:val="en-US" w:eastAsia="en-US"/>
        </w:rPr>
      </w:pPr>
      <w:hyperlink w:anchor="_Toc366142054" w:history="1">
        <w:r w:rsidRPr="00761B91">
          <w:rPr>
            <w:rStyle w:val="affb"/>
            <w:noProof/>
          </w:rPr>
          <w:t>20</w:t>
        </w:r>
        <w:r w:rsidRPr="00F92BFE">
          <w:rPr>
            <w:rFonts w:ascii="Calibri" w:eastAsia="Times New Roman" w:hAnsi="Calibri" w:cs="Arial"/>
            <w:b w:val="0"/>
            <w:noProof/>
            <w:sz w:val="22"/>
            <w:szCs w:val="22"/>
            <w:lang w:val="en-US" w:eastAsia="en-US"/>
          </w:rPr>
          <w:tab/>
        </w:r>
        <w:r w:rsidRPr="00761B91">
          <w:rPr>
            <w:rStyle w:val="affb"/>
            <w:noProof/>
          </w:rPr>
          <w:t>Numbers and Dates</w:t>
        </w:r>
        <w:r>
          <w:rPr>
            <w:noProof/>
            <w:webHidden/>
          </w:rPr>
          <w:tab/>
        </w:r>
        <w:r>
          <w:rPr>
            <w:noProof/>
            <w:webHidden/>
          </w:rPr>
          <w:fldChar w:fldCharType="begin"/>
        </w:r>
        <w:r>
          <w:rPr>
            <w:noProof/>
            <w:webHidden/>
          </w:rPr>
          <w:instrText xml:space="preserve"> PAGEREF _Toc366142054 \h </w:instrText>
        </w:r>
        <w:r>
          <w:rPr>
            <w:noProof/>
            <w:webHidden/>
          </w:rPr>
        </w:r>
        <w:r>
          <w:rPr>
            <w:noProof/>
            <w:webHidden/>
          </w:rPr>
          <w:fldChar w:fldCharType="separate"/>
        </w:r>
        <w:r w:rsidR="00083CEC">
          <w:rPr>
            <w:noProof/>
            <w:webHidden/>
          </w:rPr>
          <w:t>255</w:t>
        </w:r>
        <w:r>
          <w:rPr>
            <w:noProof/>
            <w:webHidden/>
          </w:rPr>
          <w:fldChar w:fldCharType="end"/>
        </w:r>
      </w:hyperlink>
    </w:p>
    <w:p w14:paraId="77A6ABAD" w14:textId="77777777" w:rsidR="00FB0307" w:rsidRPr="00F92BFE" w:rsidRDefault="00FB0307">
      <w:pPr>
        <w:pStyle w:val="2c"/>
        <w:rPr>
          <w:rFonts w:ascii="Calibri" w:eastAsia="Times New Roman" w:hAnsi="Calibri" w:cs="Arial"/>
          <w:b w:val="0"/>
          <w:noProof/>
          <w:sz w:val="22"/>
          <w:szCs w:val="22"/>
          <w:lang w:val="en-US" w:eastAsia="en-US"/>
        </w:rPr>
      </w:pPr>
      <w:hyperlink w:anchor="_Toc366142055" w:history="1">
        <w:r w:rsidRPr="00761B91">
          <w:rPr>
            <w:rStyle w:val="affb"/>
            <w:noProof/>
          </w:rPr>
          <w:t>20.1</w:t>
        </w:r>
        <w:r w:rsidRPr="00F92BFE">
          <w:rPr>
            <w:rFonts w:ascii="Calibri" w:eastAsia="Times New Roman" w:hAnsi="Calibri" w:cs="Arial"/>
            <w:b w:val="0"/>
            <w:noProof/>
            <w:sz w:val="22"/>
            <w:szCs w:val="22"/>
            <w:lang w:val="en-US" w:eastAsia="en-US"/>
          </w:rPr>
          <w:tab/>
        </w:r>
        <w:r w:rsidRPr="00761B91">
          <w:rPr>
            <w:rStyle w:val="affb"/>
            <w:noProof/>
          </w:rPr>
          <w:t>Number Objects</w:t>
        </w:r>
        <w:r>
          <w:rPr>
            <w:noProof/>
            <w:webHidden/>
          </w:rPr>
          <w:tab/>
        </w:r>
        <w:r>
          <w:rPr>
            <w:noProof/>
            <w:webHidden/>
          </w:rPr>
          <w:fldChar w:fldCharType="begin"/>
        </w:r>
        <w:r>
          <w:rPr>
            <w:noProof/>
            <w:webHidden/>
          </w:rPr>
          <w:instrText xml:space="preserve"> PAGEREF _Toc366142055 \h </w:instrText>
        </w:r>
        <w:r>
          <w:rPr>
            <w:noProof/>
            <w:webHidden/>
          </w:rPr>
        </w:r>
        <w:r>
          <w:rPr>
            <w:noProof/>
            <w:webHidden/>
          </w:rPr>
          <w:fldChar w:fldCharType="separate"/>
        </w:r>
        <w:r w:rsidR="00083CEC">
          <w:rPr>
            <w:noProof/>
            <w:webHidden/>
          </w:rPr>
          <w:t>255</w:t>
        </w:r>
        <w:r>
          <w:rPr>
            <w:noProof/>
            <w:webHidden/>
          </w:rPr>
          <w:fldChar w:fldCharType="end"/>
        </w:r>
      </w:hyperlink>
    </w:p>
    <w:p w14:paraId="5014F1F9" w14:textId="77777777" w:rsidR="00FB0307" w:rsidRPr="00F92BFE" w:rsidRDefault="00FB0307">
      <w:pPr>
        <w:pStyle w:val="3a"/>
        <w:rPr>
          <w:rFonts w:ascii="Calibri" w:eastAsia="Times New Roman" w:hAnsi="Calibri" w:cs="Arial"/>
          <w:b w:val="0"/>
          <w:noProof/>
          <w:sz w:val="22"/>
          <w:szCs w:val="22"/>
          <w:lang w:val="en-US" w:eastAsia="en-US"/>
        </w:rPr>
      </w:pPr>
      <w:hyperlink w:anchor="_Toc366142056" w:history="1">
        <w:r w:rsidRPr="00761B91">
          <w:rPr>
            <w:rStyle w:val="affb"/>
            <w:noProof/>
          </w:rPr>
          <w:t>20.1.1</w:t>
        </w:r>
        <w:r w:rsidRPr="00F92BFE">
          <w:rPr>
            <w:rFonts w:ascii="Calibri" w:eastAsia="Times New Roman" w:hAnsi="Calibri" w:cs="Arial"/>
            <w:b w:val="0"/>
            <w:noProof/>
            <w:sz w:val="22"/>
            <w:szCs w:val="22"/>
            <w:lang w:val="en-US" w:eastAsia="en-US"/>
          </w:rPr>
          <w:tab/>
        </w:r>
        <w:r w:rsidRPr="00761B91">
          <w:rPr>
            <w:rStyle w:val="affb"/>
            <w:noProof/>
          </w:rPr>
          <w:t>The Number Constructor</w:t>
        </w:r>
        <w:r>
          <w:rPr>
            <w:noProof/>
            <w:webHidden/>
          </w:rPr>
          <w:tab/>
        </w:r>
        <w:r>
          <w:rPr>
            <w:noProof/>
            <w:webHidden/>
          </w:rPr>
          <w:fldChar w:fldCharType="begin"/>
        </w:r>
        <w:r>
          <w:rPr>
            <w:noProof/>
            <w:webHidden/>
          </w:rPr>
          <w:instrText xml:space="preserve"> PAGEREF _Toc366142056 \h </w:instrText>
        </w:r>
        <w:r>
          <w:rPr>
            <w:noProof/>
            <w:webHidden/>
          </w:rPr>
        </w:r>
        <w:r>
          <w:rPr>
            <w:noProof/>
            <w:webHidden/>
          </w:rPr>
          <w:fldChar w:fldCharType="separate"/>
        </w:r>
        <w:r w:rsidR="00083CEC">
          <w:rPr>
            <w:noProof/>
            <w:webHidden/>
          </w:rPr>
          <w:t>255</w:t>
        </w:r>
        <w:r>
          <w:rPr>
            <w:noProof/>
            <w:webHidden/>
          </w:rPr>
          <w:fldChar w:fldCharType="end"/>
        </w:r>
      </w:hyperlink>
    </w:p>
    <w:p w14:paraId="4E93CD79" w14:textId="77777777" w:rsidR="00FB0307" w:rsidRPr="00F92BFE" w:rsidRDefault="00FB0307">
      <w:pPr>
        <w:pStyle w:val="3a"/>
        <w:rPr>
          <w:rFonts w:ascii="Calibri" w:eastAsia="Times New Roman" w:hAnsi="Calibri" w:cs="Arial"/>
          <w:b w:val="0"/>
          <w:noProof/>
          <w:sz w:val="22"/>
          <w:szCs w:val="22"/>
          <w:lang w:val="en-US" w:eastAsia="en-US"/>
        </w:rPr>
      </w:pPr>
      <w:hyperlink w:anchor="_Toc366142057" w:history="1">
        <w:r w:rsidRPr="00761B91">
          <w:rPr>
            <w:rStyle w:val="affb"/>
            <w:noProof/>
          </w:rPr>
          <w:t>20.1.2</w:t>
        </w:r>
        <w:r w:rsidRPr="00F92BFE">
          <w:rPr>
            <w:rFonts w:ascii="Calibri" w:eastAsia="Times New Roman" w:hAnsi="Calibri" w:cs="Arial"/>
            <w:b w:val="0"/>
            <w:noProof/>
            <w:sz w:val="22"/>
            <w:szCs w:val="22"/>
            <w:lang w:val="en-US" w:eastAsia="en-US"/>
          </w:rPr>
          <w:tab/>
        </w:r>
        <w:r w:rsidRPr="00761B91">
          <w:rPr>
            <w:rStyle w:val="affb"/>
            <w:noProof/>
          </w:rPr>
          <w:t>Properties of the Number Constructor</w:t>
        </w:r>
        <w:r>
          <w:rPr>
            <w:noProof/>
            <w:webHidden/>
          </w:rPr>
          <w:tab/>
        </w:r>
        <w:r>
          <w:rPr>
            <w:noProof/>
            <w:webHidden/>
          </w:rPr>
          <w:fldChar w:fldCharType="begin"/>
        </w:r>
        <w:r>
          <w:rPr>
            <w:noProof/>
            <w:webHidden/>
          </w:rPr>
          <w:instrText xml:space="preserve"> PAGEREF _Toc366142057 \h </w:instrText>
        </w:r>
        <w:r>
          <w:rPr>
            <w:noProof/>
            <w:webHidden/>
          </w:rPr>
        </w:r>
        <w:r>
          <w:rPr>
            <w:noProof/>
            <w:webHidden/>
          </w:rPr>
          <w:fldChar w:fldCharType="separate"/>
        </w:r>
        <w:r w:rsidR="00083CEC">
          <w:rPr>
            <w:noProof/>
            <w:webHidden/>
          </w:rPr>
          <w:t>256</w:t>
        </w:r>
        <w:r>
          <w:rPr>
            <w:noProof/>
            <w:webHidden/>
          </w:rPr>
          <w:fldChar w:fldCharType="end"/>
        </w:r>
      </w:hyperlink>
    </w:p>
    <w:p w14:paraId="173E8A01" w14:textId="77777777" w:rsidR="00FB0307" w:rsidRPr="00F92BFE" w:rsidRDefault="00FB0307">
      <w:pPr>
        <w:pStyle w:val="3a"/>
        <w:rPr>
          <w:rFonts w:ascii="Calibri" w:eastAsia="Times New Roman" w:hAnsi="Calibri" w:cs="Arial"/>
          <w:b w:val="0"/>
          <w:noProof/>
          <w:sz w:val="22"/>
          <w:szCs w:val="22"/>
          <w:lang w:val="en-US" w:eastAsia="en-US"/>
        </w:rPr>
      </w:pPr>
      <w:hyperlink w:anchor="_Toc366142058" w:history="1">
        <w:r w:rsidRPr="00761B91">
          <w:rPr>
            <w:rStyle w:val="affb"/>
            <w:noProof/>
          </w:rPr>
          <w:t>20.1.3</w:t>
        </w:r>
        <w:r w:rsidRPr="00F92BFE">
          <w:rPr>
            <w:rFonts w:ascii="Calibri" w:eastAsia="Times New Roman" w:hAnsi="Calibri" w:cs="Arial"/>
            <w:b w:val="0"/>
            <w:noProof/>
            <w:sz w:val="22"/>
            <w:szCs w:val="22"/>
            <w:lang w:val="en-US" w:eastAsia="en-US"/>
          </w:rPr>
          <w:tab/>
        </w:r>
        <w:r w:rsidRPr="00761B91">
          <w:rPr>
            <w:rStyle w:val="affb"/>
            <w:noProof/>
          </w:rPr>
          <w:t>Properties of the Number Prototype Object</w:t>
        </w:r>
        <w:r>
          <w:rPr>
            <w:noProof/>
            <w:webHidden/>
          </w:rPr>
          <w:tab/>
        </w:r>
        <w:r>
          <w:rPr>
            <w:noProof/>
            <w:webHidden/>
          </w:rPr>
          <w:fldChar w:fldCharType="begin"/>
        </w:r>
        <w:r>
          <w:rPr>
            <w:noProof/>
            <w:webHidden/>
          </w:rPr>
          <w:instrText xml:space="preserve"> PAGEREF _Toc366142058 \h </w:instrText>
        </w:r>
        <w:r>
          <w:rPr>
            <w:noProof/>
            <w:webHidden/>
          </w:rPr>
        </w:r>
        <w:r>
          <w:rPr>
            <w:noProof/>
            <w:webHidden/>
          </w:rPr>
          <w:fldChar w:fldCharType="separate"/>
        </w:r>
        <w:r w:rsidR="00083CEC">
          <w:rPr>
            <w:noProof/>
            <w:webHidden/>
          </w:rPr>
          <w:t>258</w:t>
        </w:r>
        <w:r>
          <w:rPr>
            <w:noProof/>
            <w:webHidden/>
          </w:rPr>
          <w:fldChar w:fldCharType="end"/>
        </w:r>
      </w:hyperlink>
    </w:p>
    <w:p w14:paraId="5541032E" w14:textId="77777777" w:rsidR="00FB0307" w:rsidRPr="00F92BFE" w:rsidRDefault="00FB0307">
      <w:pPr>
        <w:pStyle w:val="3a"/>
        <w:rPr>
          <w:rFonts w:ascii="Calibri" w:eastAsia="Times New Roman" w:hAnsi="Calibri" w:cs="Arial"/>
          <w:b w:val="0"/>
          <w:noProof/>
          <w:sz w:val="22"/>
          <w:szCs w:val="22"/>
          <w:lang w:val="en-US" w:eastAsia="en-US"/>
        </w:rPr>
      </w:pPr>
      <w:hyperlink w:anchor="_Toc366142059" w:history="1">
        <w:r w:rsidRPr="00761B91">
          <w:rPr>
            <w:rStyle w:val="affb"/>
            <w:noProof/>
          </w:rPr>
          <w:t>20.1.4</w:t>
        </w:r>
        <w:r w:rsidRPr="00F92BFE">
          <w:rPr>
            <w:rFonts w:ascii="Calibri" w:eastAsia="Times New Roman" w:hAnsi="Calibri" w:cs="Arial"/>
            <w:b w:val="0"/>
            <w:noProof/>
            <w:sz w:val="22"/>
            <w:szCs w:val="22"/>
            <w:lang w:val="en-US" w:eastAsia="en-US"/>
          </w:rPr>
          <w:tab/>
        </w:r>
        <w:r w:rsidRPr="00761B91">
          <w:rPr>
            <w:rStyle w:val="affb"/>
            <w:noProof/>
          </w:rPr>
          <w:t>Properties of Number Instances</w:t>
        </w:r>
        <w:r>
          <w:rPr>
            <w:noProof/>
            <w:webHidden/>
          </w:rPr>
          <w:tab/>
        </w:r>
        <w:r>
          <w:rPr>
            <w:noProof/>
            <w:webHidden/>
          </w:rPr>
          <w:fldChar w:fldCharType="begin"/>
        </w:r>
        <w:r>
          <w:rPr>
            <w:noProof/>
            <w:webHidden/>
          </w:rPr>
          <w:instrText xml:space="preserve"> PAGEREF _Toc366142059 \h </w:instrText>
        </w:r>
        <w:r>
          <w:rPr>
            <w:noProof/>
            <w:webHidden/>
          </w:rPr>
        </w:r>
        <w:r>
          <w:rPr>
            <w:noProof/>
            <w:webHidden/>
          </w:rPr>
          <w:fldChar w:fldCharType="separate"/>
        </w:r>
        <w:r w:rsidR="00083CEC">
          <w:rPr>
            <w:noProof/>
            <w:webHidden/>
          </w:rPr>
          <w:t>262</w:t>
        </w:r>
        <w:r>
          <w:rPr>
            <w:noProof/>
            <w:webHidden/>
          </w:rPr>
          <w:fldChar w:fldCharType="end"/>
        </w:r>
      </w:hyperlink>
    </w:p>
    <w:p w14:paraId="3A23EC1B" w14:textId="77777777" w:rsidR="00FB0307" w:rsidRPr="00F92BFE" w:rsidRDefault="00FB0307">
      <w:pPr>
        <w:pStyle w:val="2c"/>
        <w:rPr>
          <w:rFonts w:ascii="Calibri" w:eastAsia="Times New Roman" w:hAnsi="Calibri" w:cs="Arial"/>
          <w:b w:val="0"/>
          <w:noProof/>
          <w:sz w:val="22"/>
          <w:szCs w:val="22"/>
          <w:lang w:val="en-US" w:eastAsia="en-US"/>
        </w:rPr>
      </w:pPr>
      <w:hyperlink w:anchor="_Toc366142060" w:history="1">
        <w:r w:rsidRPr="00761B91">
          <w:rPr>
            <w:rStyle w:val="affb"/>
            <w:noProof/>
          </w:rPr>
          <w:t>20.2</w:t>
        </w:r>
        <w:r w:rsidRPr="00F92BFE">
          <w:rPr>
            <w:rFonts w:ascii="Calibri" w:eastAsia="Times New Roman" w:hAnsi="Calibri" w:cs="Arial"/>
            <w:b w:val="0"/>
            <w:noProof/>
            <w:sz w:val="22"/>
            <w:szCs w:val="22"/>
            <w:lang w:val="en-US" w:eastAsia="en-US"/>
          </w:rPr>
          <w:tab/>
        </w:r>
        <w:r w:rsidRPr="00761B91">
          <w:rPr>
            <w:rStyle w:val="affb"/>
            <w:noProof/>
          </w:rPr>
          <w:t>The Math Object</w:t>
        </w:r>
        <w:r>
          <w:rPr>
            <w:noProof/>
            <w:webHidden/>
          </w:rPr>
          <w:tab/>
        </w:r>
        <w:r>
          <w:rPr>
            <w:noProof/>
            <w:webHidden/>
          </w:rPr>
          <w:fldChar w:fldCharType="begin"/>
        </w:r>
        <w:r>
          <w:rPr>
            <w:noProof/>
            <w:webHidden/>
          </w:rPr>
          <w:instrText xml:space="preserve"> PAGEREF _Toc366142060 \h </w:instrText>
        </w:r>
        <w:r>
          <w:rPr>
            <w:noProof/>
            <w:webHidden/>
          </w:rPr>
        </w:r>
        <w:r>
          <w:rPr>
            <w:noProof/>
            <w:webHidden/>
          </w:rPr>
          <w:fldChar w:fldCharType="separate"/>
        </w:r>
        <w:r w:rsidR="00083CEC">
          <w:rPr>
            <w:noProof/>
            <w:webHidden/>
          </w:rPr>
          <w:t>262</w:t>
        </w:r>
        <w:r>
          <w:rPr>
            <w:noProof/>
            <w:webHidden/>
          </w:rPr>
          <w:fldChar w:fldCharType="end"/>
        </w:r>
      </w:hyperlink>
    </w:p>
    <w:p w14:paraId="0F258CF9" w14:textId="77777777" w:rsidR="00FB0307" w:rsidRPr="00F92BFE" w:rsidRDefault="00FB0307">
      <w:pPr>
        <w:pStyle w:val="3a"/>
        <w:rPr>
          <w:rFonts w:ascii="Calibri" w:eastAsia="Times New Roman" w:hAnsi="Calibri" w:cs="Arial"/>
          <w:b w:val="0"/>
          <w:noProof/>
          <w:sz w:val="22"/>
          <w:szCs w:val="22"/>
          <w:lang w:val="en-US" w:eastAsia="en-US"/>
        </w:rPr>
      </w:pPr>
      <w:hyperlink w:anchor="_Toc366142061" w:history="1">
        <w:r w:rsidRPr="00761B91">
          <w:rPr>
            <w:rStyle w:val="affb"/>
            <w:noProof/>
          </w:rPr>
          <w:t>20.2.1</w:t>
        </w:r>
        <w:r w:rsidRPr="00F92BFE">
          <w:rPr>
            <w:rFonts w:ascii="Calibri" w:eastAsia="Times New Roman" w:hAnsi="Calibri" w:cs="Arial"/>
            <w:b w:val="0"/>
            <w:noProof/>
            <w:sz w:val="22"/>
            <w:szCs w:val="22"/>
            <w:lang w:val="en-US" w:eastAsia="en-US"/>
          </w:rPr>
          <w:tab/>
        </w:r>
        <w:r w:rsidRPr="00761B91">
          <w:rPr>
            <w:rStyle w:val="affb"/>
            <w:noProof/>
          </w:rPr>
          <w:t>Value Properties of the Math Object</w:t>
        </w:r>
        <w:r>
          <w:rPr>
            <w:noProof/>
            <w:webHidden/>
          </w:rPr>
          <w:tab/>
        </w:r>
        <w:r>
          <w:rPr>
            <w:noProof/>
            <w:webHidden/>
          </w:rPr>
          <w:fldChar w:fldCharType="begin"/>
        </w:r>
        <w:r>
          <w:rPr>
            <w:noProof/>
            <w:webHidden/>
          </w:rPr>
          <w:instrText xml:space="preserve"> PAGEREF _Toc366142061 \h </w:instrText>
        </w:r>
        <w:r>
          <w:rPr>
            <w:noProof/>
            <w:webHidden/>
          </w:rPr>
        </w:r>
        <w:r>
          <w:rPr>
            <w:noProof/>
            <w:webHidden/>
          </w:rPr>
          <w:fldChar w:fldCharType="separate"/>
        </w:r>
        <w:r w:rsidR="00083CEC">
          <w:rPr>
            <w:noProof/>
            <w:webHidden/>
          </w:rPr>
          <w:t>262</w:t>
        </w:r>
        <w:r>
          <w:rPr>
            <w:noProof/>
            <w:webHidden/>
          </w:rPr>
          <w:fldChar w:fldCharType="end"/>
        </w:r>
      </w:hyperlink>
    </w:p>
    <w:p w14:paraId="2E9DD2AC" w14:textId="77777777" w:rsidR="00FB0307" w:rsidRPr="00F92BFE" w:rsidRDefault="00FB0307">
      <w:pPr>
        <w:pStyle w:val="3a"/>
        <w:rPr>
          <w:rFonts w:ascii="Calibri" w:eastAsia="Times New Roman" w:hAnsi="Calibri" w:cs="Arial"/>
          <w:b w:val="0"/>
          <w:noProof/>
          <w:sz w:val="22"/>
          <w:szCs w:val="22"/>
          <w:lang w:val="en-US" w:eastAsia="en-US"/>
        </w:rPr>
      </w:pPr>
      <w:hyperlink w:anchor="_Toc366142062" w:history="1">
        <w:r w:rsidRPr="00761B91">
          <w:rPr>
            <w:rStyle w:val="affb"/>
            <w:noProof/>
          </w:rPr>
          <w:t>20.2.2</w:t>
        </w:r>
        <w:r w:rsidRPr="00F92BFE">
          <w:rPr>
            <w:rFonts w:ascii="Calibri" w:eastAsia="Times New Roman" w:hAnsi="Calibri" w:cs="Arial"/>
            <w:b w:val="0"/>
            <w:noProof/>
            <w:sz w:val="22"/>
            <w:szCs w:val="22"/>
            <w:lang w:val="en-US" w:eastAsia="en-US"/>
          </w:rPr>
          <w:tab/>
        </w:r>
        <w:r w:rsidRPr="00761B91">
          <w:rPr>
            <w:rStyle w:val="affb"/>
            <w:noProof/>
          </w:rPr>
          <w:t>Function Properties of the Math Object</w:t>
        </w:r>
        <w:r>
          <w:rPr>
            <w:noProof/>
            <w:webHidden/>
          </w:rPr>
          <w:tab/>
        </w:r>
        <w:r>
          <w:rPr>
            <w:noProof/>
            <w:webHidden/>
          </w:rPr>
          <w:fldChar w:fldCharType="begin"/>
        </w:r>
        <w:r>
          <w:rPr>
            <w:noProof/>
            <w:webHidden/>
          </w:rPr>
          <w:instrText xml:space="preserve"> PAGEREF _Toc366142062 \h </w:instrText>
        </w:r>
        <w:r>
          <w:rPr>
            <w:noProof/>
            <w:webHidden/>
          </w:rPr>
        </w:r>
        <w:r>
          <w:rPr>
            <w:noProof/>
            <w:webHidden/>
          </w:rPr>
          <w:fldChar w:fldCharType="separate"/>
        </w:r>
        <w:r w:rsidR="00083CEC">
          <w:rPr>
            <w:noProof/>
            <w:webHidden/>
          </w:rPr>
          <w:t>263</w:t>
        </w:r>
        <w:r>
          <w:rPr>
            <w:noProof/>
            <w:webHidden/>
          </w:rPr>
          <w:fldChar w:fldCharType="end"/>
        </w:r>
      </w:hyperlink>
    </w:p>
    <w:p w14:paraId="77A7DC62" w14:textId="77777777" w:rsidR="00FB0307" w:rsidRPr="00F92BFE" w:rsidRDefault="00FB0307">
      <w:pPr>
        <w:pStyle w:val="2c"/>
        <w:rPr>
          <w:rFonts w:ascii="Calibri" w:eastAsia="Times New Roman" w:hAnsi="Calibri" w:cs="Arial"/>
          <w:b w:val="0"/>
          <w:noProof/>
          <w:sz w:val="22"/>
          <w:szCs w:val="22"/>
          <w:lang w:val="en-US" w:eastAsia="en-US"/>
        </w:rPr>
      </w:pPr>
      <w:hyperlink w:anchor="_Toc366142063" w:history="1">
        <w:r w:rsidRPr="00761B91">
          <w:rPr>
            <w:rStyle w:val="affb"/>
            <w:noProof/>
          </w:rPr>
          <w:t>20.3</w:t>
        </w:r>
        <w:r w:rsidRPr="00F92BFE">
          <w:rPr>
            <w:rFonts w:ascii="Calibri" w:eastAsia="Times New Roman" w:hAnsi="Calibri" w:cs="Arial"/>
            <w:b w:val="0"/>
            <w:noProof/>
            <w:sz w:val="22"/>
            <w:szCs w:val="22"/>
            <w:lang w:val="en-US" w:eastAsia="en-US"/>
          </w:rPr>
          <w:tab/>
        </w:r>
        <w:r w:rsidRPr="00761B91">
          <w:rPr>
            <w:rStyle w:val="affb"/>
            <w:noProof/>
          </w:rPr>
          <w:t>Date Objects</w:t>
        </w:r>
        <w:r>
          <w:rPr>
            <w:noProof/>
            <w:webHidden/>
          </w:rPr>
          <w:tab/>
        </w:r>
        <w:r>
          <w:rPr>
            <w:noProof/>
            <w:webHidden/>
          </w:rPr>
          <w:fldChar w:fldCharType="begin"/>
        </w:r>
        <w:r>
          <w:rPr>
            <w:noProof/>
            <w:webHidden/>
          </w:rPr>
          <w:instrText xml:space="preserve"> PAGEREF _Toc366142063 \h </w:instrText>
        </w:r>
        <w:r>
          <w:rPr>
            <w:noProof/>
            <w:webHidden/>
          </w:rPr>
        </w:r>
        <w:r>
          <w:rPr>
            <w:noProof/>
            <w:webHidden/>
          </w:rPr>
          <w:fldChar w:fldCharType="separate"/>
        </w:r>
        <w:r w:rsidR="00083CEC">
          <w:rPr>
            <w:noProof/>
            <w:webHidden/>
          </w:rPr>
          <w:t>271</w:t>
        </w:r>
        <w:r>
          <w:rPr>
            <w:noProof/>
            <w:webHidden/>
          </w:rPr>
          <w:fldChar w:fldCharType="end"/>
        </w:r>
      </w:hyperlink>
    </w:p>
    <w:p w14:paraId="7DBE9BE0" w14:textId="77777777" w:rsidR="00FB0307" w:rsidRPr="00F92BFE" w:rsidRDefault="00FB0307">
      <w:pPr>
        <w:pStyle w:val="3a"/>
        <w:rPr>
          <w:rFonts w:ascii="Calibri" w:eastAsia="Times New Roman" w:hAnsi="Calibri" w:cs="Arial"/>
          <w:b w:val="0"/>
          <w:noProof/>
          <w:sz w:val="22"/>
          <w:szCs w:val="22"/>
          <w:lang w:val="en-US" w:eastAsia="en-US"/>
        </w:rPr>
      </w:pPr>
      <w:hyperlink w:anchor="_Toc366142064" w:history="1">
        <w:r w:rsidRPr="00761B91">
          <w:rPr>
            <w:rStyle w:val="affb"/>
            <w:noProof/>
          </w:rPr>
          <w:t>20.3.1</w:t>
        </w:r>
        <w:r w:rsidRPr="00F92BFE">
          <w:rPr>
            <w:rFonts w:ascii="Calibri" w:eastAsia="Times New Roman" w:hAnsi="Calibri" w:cs="Arial"/>
            <w:b w:val="0"/>
            <w:noProof/>
            <w:sz w:val="22"/>
            <w:szCs w:val="22"/>
            <w:lang w:val="en-US" w:eastAsia="en-US"/>
          </w:rPr>
          <w:tab/>
        </w:r>
        <w:r w:rsidRPr="00761B91">
          <w:rPr>
            <w:rStyle w:val="affb"/>
            <w:noProof/>
          </w:rPr>
          <w:t>Overview of Date Objects and Definitions of Abstract Operations</w:t>
        </w:r>
        <w:r>
          <w:rPr>
            <w:noProof/>
            <w:webHidden/>
          </w:rPr>
          <w:tab/>
        </w:r>
        <w:r>
          <w:rPr>
            <w:noProof/>
            <w:webHidden/>
          </w:rPr>
          <w:fldChar w:fldCharType="begin"/>
        </w:r>
        <w:r>
          <w:rPr>
            <w:noProof/>
            <w:webHidden/>
          </w:rPr>
          <w:instrText xml:space="preserve"> PAGEREF _Toc366142064 \h </w:instrText>
        </w:r>
        <w:r>
          <w:rPr>
            <w:noProof/>
            <w:webHidden/>
          </w:rPr>
        </w:r>
        <w:r>
          <w:rPr>
            <w:noProof/>
            <w:webHidden/>
          </w:rPr>
          <w:fldChar w:fldCharType="separate"/>
        </w:r>
        <w:r w:rsidR="00083CEC">
          <w:rPr>
            <w:noProof/>
            <w:webHidden/>
          </w:rPr>
          <w:t>271</w:t>
        </w:r>
        <w:r>
          <w:rPr>
            <w:noProof/>
            <w:webHidden/>
          </w:rPr>
          <w:fldChar w:fldCharType="end"/>
        </w:r>
      </w:hyperlink>
    </w:p>
    <w:p w14:paraId="146EDF62" w14:textId="77777777" w:rsidR="00FB0307" w:rsidRPr="00F92BFE" w:rsidRDefault="00FB0307">
      <w:pPr>
        <w:pStyle w:val="3a"/>
        <w:rPr>
          <w:rFonts w:ascii="Calibri" w:eastAsia="Times New Roman" w:hAnsi="Calibri" w:cs="Arial"/>
          <w:b w:val="0"/>
          <w:noProof/>
          <w:sz w:val="22"/>
          <w:szCs w:val="22"/>
          <w:lang w:val="en-US" w:eastAsia="en-US"/>
        </w:rPr>
      </w:pPr>
      <w:hyperlink w:anchor="_Toc366142065" w:history="1">
        <w:r w:rsidRPr="00761B91">
          <w:rPr>
            <w:rStyle w:val="affb"/>
            <w:noProof/>
          </w:rPr>
          <w:t>20.3.2</w:t>
        </w:r>
        <w:r w:rsidRPr="00F92BFE">
          <w:rPr>
            <w:rFonts w:ascii="Calibri" w:eastAsia="Times New Roman" w:hAnsi="Calibri" w:cs="Arial"/>
            <w:b w:val="0"/>
            <w:noProof/>
            <w:sz w:val="22"/>
            <w:szCs w:val="22"/>
            <w:lang w:val="en-US" w:eastAsia="en-US"/>
          </w:rPr>
          <w:tab/>
        </w:r>
        <w:r w:rsidRPr="00761B91">
          <w:rPr>
            <w:rStyle w:val="affb"/>
            <w:noProof/>
          </w:rPr>
          <w:t>The Date Constructor</w:t>
        </w:r>
        <w:r>
          <w:rPr>
            <w:noProof/>
            <w:webHidden/>
          </w:rPr>
          <w:tab/>
        </w:r>
        <w:r>
          <w:rPr>
            <w:noProof/>
            <w:webHidden/>
          </w:rPr>
          <w:fldChar w:fldCharType="begin"/>
        </w:r>
        <w:r>
          <w:rPr>
            <w:noProof/>
            <w:webHidden/>
          </w:rPr>
          <w:instrText xml:space="preserve"> PAGEREF _Toc366142065 \h </w:instrText>
        </w:r>
        <w:r>
          <w:rPr>
            <w:noProof/>
            <w:webHidden/>
          </w:rPr>
        </w:r>
        <w:r>
          <w:rPr>
            <w:noProof/>
            <w:webHidden/>
          </w:rPr>
          <w:fldChar w:fldCharType="separate"/>
        </w:r>
        <w:r w:rsidR="00083CEC">
          <w:rPr>
            <w:noProof/>
            <w:webHidden/>
          </w:rPr>
          <w:t>276</w:t>
        </w:r>
        <w:r>
          <w:rPr>
            <w:noProof/>
            <w:webHidden/>
          </w:rPr>
          <w:fldChar w:fldCharType="end"/>
        </w:r>
      </w:hyperlink>
    </w:p>
    <w:p w14:paraId="7C7C6194" w14:textId="77777777" w:rsidR="00FB0307" w:rsidRPr="00F92BFE" w:rsidRDefault="00FB0307">
      <w:pPr>
        <w:pStyle w:val="3a"/>
        <w:rPr>
          <w:rFonts w:ascii="Calibri" w:eastAsia="Times New Roman" w:hAnsi="Calibri" w:cs="Arial"/>
          <w:b w:val="0"/>
          <w:noProof/>
          <w:sz w:val="22"/>
          <w:szCs w:val="22"/>
          <w:lang w:val="en-US" w:eastAsia="en-US"/>
        </w:rPr>
      </w:pPr>
      <w:hyperlink w:anchor="_Toc366142066" w:history="1">
        <w:r w:rsidRPr="00761B91">
          <w:rPr>
            <w:rStyle w:val="affb"/>
            <w:noProof/>
          </w:rPr>
          <w:t>20.3.3</w:t>
        </w:r>
        <w:r w:rsidRPr="00F92BFE">
          <w:rPr>
            <w:rFonts w:ascii="Calibri" w:eastAsia="Times New Roman" w:hAnsi="Calibri" w:cs="Arial"/>
            <w:b w:val="0"/>
            <w:noProof/>
            <w:sz w:val="22"/>
            <w:szCs w:val="22"/>
            <w:lang w:val="en-US" w:eastAsia="en-US"/>
          </w:rPr>
          <w:tab/>
        </w:r>
        <w:r w:rsidRPr="00761B91">
          <w:rPr>
            <w:rStyle w:val="affb"/>
            <w:noProof/>
          </w:rPr>
          <w:t>Properties of the Date Constructor</w:t>
        </w:r>
        <w:r>
          <w:rPr>
            <w:noProof/>
            <w:webHidden/>
          </w:rPr>
          <w:tab/>
        </w:r>
        <w:r>
          <w:rPr>
            <w:noProof/>
            <w:webHidden/>
          </w:rPr>
          <w:fldChar w:fldCharType="begin"/>
        </w:r>
        <w:r>
          <w:rPr>
            <w:noProof/>
            <w:webHidden/>
          </w:rPr>
          <w:instrText xml:space="preserve"> PAGEREF _Toc366142066 \h </w:instrText>
        </w:r>
        <w:r>
          <w:rPr>
            <w:noProof/>
            <w:webHidden/>
          </w:rPr>
        </w:r>
        <w:r>
          <w:rPr>
            <w:noProof/>
            <w:webHidden/>
          </w:rPr>
          <w:fldChar w:fldCharType="separate"/>
        </w:r>
        <w:r w:rsidR="00083CEC">
          <w:rPr>
            <w:noProof/>
            <w:webHidden/>
          </w:rPr>
          <w:t>278</w:t>
        </w:r>
        <w:r>
          <w:rPr>
            <w:noProof/>
            <w:webHidden/>
          </w:rPr>
          <w:fldChar w:fldCharType="end"/>
        </w:r>
      </w:hyperlink>
    </w:p>
    <w:p w14:paraId="4AB866B2" w14:textId="77777777" w:rsidR="00FB0307" w:rsidRPr="00F92BFE" w:rsidRDefault="00FB0307">
      <w:pPr>
        <w:pStyle w:val="3a"/>
        <w:rPr>
          <w:rFonts w:ascii="Calibri" w:eastAsia="Times New Roman" w:hAnsi="Calibri" w:cs="Arial"/>
          <w:b w:val="0"/>
          <w:noProof/>
          <w:sz w:val="22"/>
          <w:szCs w:val="22"/>
          <w:lang w:val="en-US" w:eastAsia="en-US"/>
        </w:rPr>
      </w:pPr>
      <w:hyperlink w:anchor="_Toc366142067" w:history="1">
        <w:r w:rsidRPr="00761B91">
          <w:rPr>
            <w:rStyle w:val="affb"/>
            <w:noProof/>
          </w:rPr>
          <w:t>20.3.4</w:t>
        </w:r>
        <w:r w:rsidRPr="00F92BFE">
          <w:rPr>
            <w:rFonts w:ascii="Calibri" w:eastAsia="Times New Roman" w:hAnsi="Calibri" w:cs="Arial"/>
            <w:b w:val="0"/>
            <w:noProof/>
            <w:sz w:val="22"/>
            <w:szCs w:val="22"/>
            <w:lang w:val="en-US" w:eastAsia="en-US"/>
          </w:rPr>
          <w:tab/>
        </w:r>
        <w:r w:rsidRPr="00761B91">
          <w:rPr>
            <w:rStyle w:val="affb"/>
            <w:noProof/>
          </w:rPr>
          <w:t>Properties of the Date Prototype Object</w:t>
        </w:r>
        <w:r>
          <w:rPr>
            <w:noProof/>
            <w:webHidden/>
          </w:rPr>
          <w:tab/>
        </w:r>
        <w:r>
          <w:rPr>
            <w:noProof/>
            <w:webHidden/>
          </w:rPr>
          <w:fldChar w:fldCharType="begin"/>
        </w:r>
        <w:r>
          <w:rPr>
            <w:noProof/>
            <w:webHidden/>
          </w:rPr>
          <w:instrText xml:space="preserve"> PAGEREF _Toc366142067 \h </w:instrText>
        </w:r>
        <w:r>
          <w:rPr>
            <w:noProof/>
            <w:webHidden/>
          </w:rPr>
        </w:r>
        <w:r>
          <w:rPr>
            <w:noProof/>
            <w:webHidden/>
          </w:rPr>
          <w:fldChar w:fldCharType="separate"/>
        </w:r>
        <w:r w:rsidR="00083CEC">
          <w:rPr>
            <w:noProof/>
            <w:webHidden/>
          </w:rPr>
          <w:t>279</w:t>
        </w:r>
        <w:r>
          <w:rPr>
            <w:noProof/>
            <w:webHidden/>
          </w:rPr>
          <w:fldChar w:fldCharType="end"/>
        </w:r>
      </w:hyperlink>
    </w:p>
    <w:p w14:paraId="1F48A54A" w14:textId="77777777" w:rsidR="00FB0307" w:rsidRPr="00F92BFE" w:rsidRDefault="00FB0307">
      <w:pPr>
        <w:pStyle w:val="3a"/>
        <w:rPr>
          <w:rFonts w:ascii="Calibri" w:eastAsia="Times New Roman" w:hAnsi="Calibri" w:cs="Arial"/>
          <w:b w:val="0"/>
          <w:noProof/>
          <w:sz w:val="22"/>
          <w:szCs w:val="22"/>
          <w:lang w:val="en-US" w:eastAsia="en-US"/>
        </w:rPr>
      </w:pPr>
      <w:hyperlink w:anchor="_Toc366142068" w:history="1">
        <w:r w:rsidRPr="00761B91">
          <w:rPr>
            <w:rStyle w:val="affb"/>
            <w:noProof/>
          </w:rPr>
          <w:t>20.3.5</w:t>
        </w:r>
        <w:r w:rsidRPr="00F92BFE">
          <w:rPr>
            <w:rFonts w:ascii="Calibri" w:eastAsia="Times New Roman" w:hAnsi="Calibri" w:cs="Arial"/>
            <w:b w:val="0"/>
            <w:noProof/>
            <w:sz w:val="22"/>
            <w:szCs w:val="22"/>
            <w:lang w:val="en-US" w:eastAsia="en-US"/>
          </w:rPr>
          <w:tab/>
        </w:r>
        <w:r w:rsidRPr="00761B91">
          <w:rPr>
            <w:rStyle w:val="affb"/>
            <w:noProof/>
          </w:rPr>
          <w:t>Properties of Date Instances</w:t>
        </w:r>
        <w:r>
          <w:rPr>
            <w:noProof/>
            <w:webHidden/>
          </w:rPr>
          <w:tab/>
        </w:r>
        <w:r>
          <w:rPr>
            <w:noProof/>
            <w:webHidden/>
          </w:rPr>
          <w:fldChar w:fldCharType="begin"/>
        </w:r>
        <w:r>
          <w:rPr>
            <w:noProof/>
            <w:webHidden/>
          </w:rPr>
          <w:instrText xml:space="preserve"> PAGEREF _Toc366142068 \h </w:instrText>
        </w:r>
        <w:r>
          <w:rPr>
            <w:noProof/>
            <w:webHidden/>
          </w:rPr>
        </w:r>
        <w:r>
          <w:rPr>
            <w:noProof/>
            <w:webHidden/>
          </w:rPr>
          <w:fldChar w:fldCharType="separate"/>
        </w:r>
        <w:r w:rsidR="00083CEC">
          <w:rPr>
            <w:noProof/>
            <w:webHidden/>
          </w:rPr>
          <w:t>287</w:t>
        </w:r>
        <w:r>
          <w:rPr>
            <w:noProof/>
            <w:webHidden/>
          </w:rPr>
          <w:fldChar w:fldCharType="end"/>
        </w:r>
      </w:hyperlink>
    </w:p>
    <w:p w14:paraId="40F9CD91" w14:textId="77777777" w:rsidR="00FB0307" w:rsidRPr="00F92BFE" w:rsidRDefault="00FB0307">
      <w:pPr>
        <w:pStyle w:val="12"/>
        <w:rPr>
          <w:rFonts w:ascii="Calibri" w:eastAsia="Times New Roman" w:hAnsi="Calibri" w:cs="Arial"/>
          <w:b w:val="0"/>
          <w:noProof/>
          <w:sz w:val="22"/>
          <w:szCs w:val="22"/>
          <w:lang w:val="en-US" w:eastAsia="en-US"/>
        </w:rPr>
      </w:pPr>
      <w:hyperlink w:anchor="_Toc366142069" w:history="1">
        <w:r w:rsidRPr="00761B91">
          <w:rPr>
            <w:rStyle w:val="affb"/>
            <w:noProof/>
          </w:rPr>
          <w:t>21</w:t>
        </w:r>
        <w:r w:rsidRPr="00F92BFE">
          <w:rPr>
            <w:rFonts w:ascii="Calibri" w:eastAsia="Times New Roman" w:hAnsi="Calibri" w:cs="Arial"/>
            <w:b w:val="0"/>
            <w:noProof/>
            <w:sz w:val="22"/>
            <w:szCs w:val="22"/>
            <w:lang w:val="en-US" w:eastAsia="en-US"/>
          </w:rPr>
          <w:tab/>
        </w:r>
        <w:r w:rsidRPr="00761B91">
          <w:rPr>
            <w:rStyle w:val="affb"/>
            <w:noProof/>
          </w:rPr>
          <w:t>Text Processing</w:t>
        </w:r>
        <w:r>
          <w:rPr>
            <w:noProof/>
            <w:webHidden/>
          </w:rPr>
          <w:tab/>
        </w:r>
        <w:r>
          <w:rPr>
            <w:noProof/>
            <w:webHidden/>
          </w:rPr>
          <w:fldChar w:fldCharType="begin"/>
        </w:r>
        <w:r>
          <w:rPr>
            <w:noProof/>
            <w:webHidden/>
          </w:rPr>
          <w:instrText xml:space="preserve"> PAGEREF _Toc366142069 \h </w:instrText>
        </w:r>
        <w:r>
          <w:rPr>
            <w:noProof/>
            <w:webHidden/>
          </w:rPr>
        </w:r>
        <w:r>
          <w:rPr>
            <w:noProof/>
            <w:webHidden/>
          </w:rPr>
          <w:fldChar w:fldCharType="separate"/>
        </w:r>
        <w:r w:rsidR="00083CEC">
          <w:rPr>
            <w:noProof/>
            <w:webHidden/>
          </w:rPr>
          <w:t>288</w:t>
        </w:r>
        <w:r>
          <w:rPr>
            <w:noProof/>
            <w:webHidden/>
          </w:rPr>
          <w:fldChar w:fldCharType="end"/>
        </w:r>
      </w:hyperlink>
    </w:p>
    <w:p w14:paraId="4A500AAB" w14:textId="77777777" w:rsidR="00FB0307" w:rsidRPr="00F92BFE" w:rsidRDefault="00FB0307">
      <w:pPr>
        <w:pStyle w:val="2c"/>
        <w:rPr>
          <w:rFonts w:ascii="Calibri" w:eastAsia="Times New Roman" w:hAnsi="Calibri" w:cs="Arial"/>
          <w:b w:val="0"/>
          <w:noProof/>
          <w:sz w:val="22"/>
          <w:szCs w:val="22"/>
          <w:lang w:val="en-US" w:eastAsia="en-US"/>
        </w:rPr>
      </w:pPr>
      <w:hyperlink w:anchor="_Toc366142070" w:history="1">
        <w:r w:rsidRPr="00761B91">
          <w:rPr>
            <w:rStyle w:val="affb"/>
            <w:noProof/>
          </w:rPr>
          <w:t>21.1</w:t>
        </w:r>
        <w:r w:rsidRPr="00F92BFE">
          <w:rPr>
            <w:rFonts w:ascii="Calibri" w:eastAsia="Times New Roman" w:hAnsi="Calibri" w:cs="Arial"/>
            <w:b w:val="0"/>
            <w:noProof/>
            <w:sz w:val="22"/>
            <w:szCs w:val="22"/>
            <w:lang w:val="en-US" w:eastAsia="en-US"/>
          </w:rPr>
          <w:tab/>
        </w:r>
        <w:r w:rsidRPr="00761B91">
          <w:rPr>
            <w:rStyle w:val="affb"/>
            <w:noProof/>
          </w:rPr>
          <w:t>String Objects</w:t>
        </w:r>
        <w:r>
          <w:rPr>
            <w:noProof/>
            <w:webHidden/>
          </w:rPr>
          <w:tab/>
        </w:r>
        <w:r>
          <w:rPr>
            <w:noProof/>
            <w:webHidden/>
          </w:rPr>
          <w:fldChar w:fldCharType="begin"/>
        </w:r>
        <w:r>
          <w:rPr>
            <w:noProof/>
            <w:webHidden/>
          </w:rPr>
          <w:instrText xml:space="preserve"> PAGEREF _Toc366142070 \h </w:instrText>
        </w:r>
        <w:r>
          <w:rPr>
            <w:noProof/>
            <w:webHidden/>
          </w:rPr>
        </w:r>
        <w:r>
          <w:rPr>
            <w:noProof/>
            <w:webHidden/>
          </w:rPr>
          <w:fldChar w:fldCharType="separate"/>
        </w:r>
        <w:r w:rsidR="00083CEC">
          <w:rPr>
            <w:noProof/>
            <w:webHidden/>
          </w:rPr>
          <w:t>288</w:t>
        </w:r>
        <w:r>
          <w:rPr>
            <w:noProof/>
            <w:webHidden/>
          </w:rPr>
          <w:fldChar w:fldCharType="end"/>
        </w:r>
      </w:hyperlink>
    </w:p>
    <w:p w14:paraId="7BB61789" w14:textId="77777777" w:rsidR="00FB0307" w:rsidRPr="00F92BFE" w:rsidRDefault="00FB0307">
      <w:pPr>
        <w:pStyle w:val="3a"/>
        <w:rPr>
          <w:rFonts w:ascii="Calibri" w:eastAsia="Times New Roman" w:hAnsi="Calibri" w:cs="Arial"/>
          <w:b w:val="0"/>
          <w:noProof/>
          <w:sz w:val="22"/>
          <w:szCs w:val="22"/>
          <w:lang w:val="en-US" w:eastAsia="en-US"/>
        </w:rPr>
      </w:pPr>
      <w:hyperlink w:anchor="_Toc366142071" w:history="1">
        <w:r w:rsidRPr="00761B91">
          <w:rPr>
            <w:rStyle w:val="affb"/>
            <w:noProof/>
          </w:rPr>
          <w:t>21.1.1</w:t>
        </w:r>
        <w:r w:rsidRPr="00F92BFE">
          <w:rPr>
            <w:rFonts w:ascii="Calibri" w:eastAsia="Times New Roman" w:hAnsi="Calibri" w:cs="Arial"/>
            <w:b w:val="0"/>
            <w:noProof/>
            <w:sz w:val="22"/>
            <w:szCs w:val="22"/>
            <w:lang w:val="en-US" w:eastAsia="en-US"/>
          </w:rPr>
          <w:tab/>
        </w:r>
        <w:r w:rsidRPr="00761B91">
          <w:rPr>
            <w:rStyle w:val="affb"/>
            <w:noProof/>
          </w:rPr>
          <w:t>The String Constructor</w:t>
        </w:r>
        <w:r>
          <w:rPr>
            <w:noProof/>
            <w:webHidden/>
          </w:rPr>
          <w:tab/>
        </w:r>
        <w:r>
          <w:rPr>
            <w:noProof/>
            <w:webHidden/>
          </w:rPr>
          <w:fldChar w:fldCharType="begin"/>
        </w:r>
        <w:r>
          <w:rPr>
            <w:noProof/>
            <w:webHidden/>
          </w:rPr>
          <w:instrText xml:space="preserve"> PAGEREF _Toc366142071 \h </w:instrText>
        </w:r>
        <w:r>
          <w:rPr>
            <w:noProof/>
            <w:webHidden/>
          </w:rPr>
        </w:r>
        <w:r>
          <w:rPr>
            <w:noProof/>
            <w:webHidden/>
          </w:rPr>
          <w:fldChar w:fldCharType="separate"/>
        </w:r>
        <w:r w:rsidR="00083CEC">
          <w:rPr>
            <w:noProof/>
            <w:webHidden/>
          </w:rPr>
          <w:t>288</w:t>
        </w:r>
        <w:r>
          <w:rPr>
            <w:noProof/>
            <w:webHidden/>
          </w:rPr>
          <w:fldChar w:fldCharType="end"/>
        </w:r>
      </w:hyperlink>
    </w:p>
    <w:p w14:paraId="13B1E5AC" w14:textId="77777777" w:rsidR="00FB0307" w:rsidRPr="00F92BFE" w:rsidRDefault="00FB0307">
      <w:pPr>
        <w:pStyle w:val="3a"/>
        <w:rPr>
          <w:rFonts w:ascii="Calibri" w:eastAsia="Times New Roman" w:hAnsi="Calibri" w:cs="Arial"/>
          <w:b w:val="0"/>
          <w:noProof/>
          <w:sz w:val="22"/>
          <w:szCs w:val="22"/>
          <w:lang w:val="en-US" w:eastAsia="en-US"/>
        </w:rPr>
      </w:pPr>
      <w:hyperlink w:anchor="_Toc366142072" w:history="1">
        <w:r w:rsidRPr="00761B91">
          <w:rPr>
            <w:rStyle w:val="affb"/>
            <w:noProof/>
          </w:rPr>
          <w:t>21.1.2</w:t>
        </w:r>
        <w:r w:rsidRPr="00F92BFE">
          <w:rPr>
            <w:rFonts w:ascii="Calibri" w:eastAsia="Times New Roman" w:hAnsi="Calibri" w:cs="Arial"/>
            <w:b w:val="0"/>
            <w:noProof/>
            <w:sz w:val="22"/>
            <w:szCs w:val="22"/>
            <w:lang w:val="en-US" w:eastAsia="en-US"/>
          </w:rPr>
          <w:tab/>
        </w:r>
        <w:r w:rsidRPr="00761B91">
          <w:rPr>
            <w:rStyle w:val="affb"/>
            <w:noProof/>
          </w:rPr>
          <w:t>Properties of the String Constructor</w:t>
        </w:r>
        <w:r>
          <w:rPr>
            <w:noProof/>
            <w:webHidden/>
          </w:rPr>
          <w:tab/>
        </w:r>
        <w:r>
          <w:rPr>
            <w:noProof/>
            <w:webHidden/>
          </w:rPr>
          <w:fldChar w:fldCharType="begin"/>
        </w:r>
        <w:r>
          <w:rPr>
            <w:noProof/>
            <w:webHidden/>
          </w:rPr>
          <w:instrText xml:space="preserve"> PAGEREF _Toc366142072 \h </w:instrText>
        </w:r>
        <w:r>
          <w:rPr>
            <w:noProof/>
            <w:webHidden/>
          </w:rPr>
        </w:r>
        <w:r>
          <w:rPr>
            <w:noProof/>
            <w:webHidden/>
          </w:rPr>
          <w:fldChar w:fldCharType="separate"/>
        </w:r>
        <w:r w:rsidR="00083CEC">
          <w:rPr>
            <w:noProof/>
            <w:webHidden/>
          </w:rPr>
          <w:t>288</w:t>
        </w:r>
        <w:r>
          <w:rPr>
            <w:noProof/>
            <w:webHidden/>
          </w:rPr>
          <w:fldChar w:fldCharType="end"/>
        </w:r>
      </w:hyperlink>
    </w:p>
    <w:p w14:paraId="2AC4B78D" w14:textId="77777777" w:rsidR="00FB0307" w:rsidRPr="00F92BFE" w:rsidRDefault="00FB0307">
      <w:pPr>
        <w:pStyle w:val="3a"/>
        <w:rPr>
          <w:rFonts w:ascii="Calibri" w:eastAsia="Times New Roman" w:hAnsi="Calibri" w:cs="Arial"/>
          <w:b w:val="0"/>
          <w:noProof/>
          <w:sz w:val="22"/>
          <w:szCs w:val="22"/>
          <w:lang w:val="en-US" w:eastAsia="en-US"/>
        </w:rPr>
      </w:pPr>
      <w:hyperlink w:anchor="_Toc366142073" w:history="1">
        <w:r w:rsidRPr="00761B91">
          <w:rPr>
            <w:rStyle w:val="affb"/>
            <w:noProof/>
          </w:rPr>
          <w:t>21.1.3</w:t>
        </w:r>
        <w:r w:rsidRPr="00F92BFE">
          <w:rPr>
            <w:rFonts w:ascii="Calibri" w:eastAsia="Times New Roman" w:hAnsi="Calibri" w:cs="Arial"/>
            <w:b w:val="0"/>
            <w:noProof/>
            <w:sz w:val="22"/>
            <w:szCs w:val="22"/>
            <w:lang w:val="en-US" w:eastAsia="en-US"/>
          </w:rPr>
          <w:tab/>
        </w:r>
        <w:r w:rsidRPr="00761B91">
          <w:rPr>
            <w:rStyle w:val="affb"/>
            <w:noProof/>
          </w:rPr>
          <w:t>Properties of the String Prototype Object</w:t>
        </w:r>
        <w:r>
          <w:rPr>
            <w:noProof/>
            <w:webHidden/>
          </w:rPr>
          <w:tab/>
        </w:r>
        <w:r>
          <w:rPr>
            <w:noProof/>
            <w:webHidden/>
          </w:rPr>
          <w:fldChar w:fldCharType="begin"/>
        </w:r>
        <w:r>
          <w:rPr>
            <w:noProof/>
            <w:webHidden/>
          </w:rPr>
          <w:instrText xml:space="preserve"> PAGEREF _Toc366142073 \h </w:instrText>
        </w:r>
        <w:r>
          <w:rPr>
            <w:noProof/>
            <w:webHidden/>
          </w:rPr>
        </w:r>
        <w:r>
          <w:rPr>
            <w:noProof/>
            <w:webHidden/>
          </w:rPr>
          <w:fldChar w:fldCharType="separate"/>
        </w:r>
        <w:r w:rsidR="00083CEC">
          <w:rPr>
            <w:noProof/>
            <w:webHidden/>
          </w:rPr>
          <w:t>290</w:t>
        </w:r>
        <w:r>
          <w:rPr>
            <w:noProof/>
            <w:webHidden/>
          </w:rPr>
          <w:fldChar w:fldCharType="end"/>
        </w:r>
      </w:hyperlink>
    </w:p>
    <w:p w14:paraId="57C25B50" w14:textId="77777777" w:rsidR="00FB0307" w:rsidRPr="00F92BFE" w:rsidRDefault="00FB0307">
      <w:pPr>
        <w:pStyle w:val="3a"/>
        <w:rPr>
          <w:rFonts w:ascii="Calibri" w:eastAsia="Times New Roman" w:hAnsi="Calibri" w:cs="Arial"/>
          <w:b w:val="0"/>
          <w:noProof/>
          <w:sz w:val="22"/>
          <w:szCs w:val="22"/>
          <w:lang w:val="en-US" w:eastAsia="en-US"/>
        </w:rPr>
      </w:pPr>
      <w:hyperlink w:anchor="_Toc366142074" w:history="1">
        <w:r w:rsidRPr="00761B91">
          <w:rPr>
            <w:rStyle w:val="affb"/>
            <w:noProof/>
          </w:rPr>
          <w:t>21.1.4</w:t>
        </w:r>
        <w:r w:rsidRPr="00F92BFE">
          <w:rPr>
            <w:rFonts w:ascii="Calibri" w:eastAsia="Times New Roman" w:hAnsi="Calibri" w:cs="Arial"/>
            <w:b w:val="0"/>
            <w:noProof/>
            <w:sz w:val="22"/>
            <w:szCs w:val="22"/>
            <w:lang w:val="en-US" w:eastAsia="en-US"/>
          </w:rPr>
          <w:tab/>
        </w:r>
        <w:r w:rsidRPr="00761B91">
          <w:rPr>
            <w:rStyle w:val="affb"/>
            <w:noProof/>
          </w:rPr>
          <w:t>Properties of String Instances</w:t>
        </w:r>
        <w:r>
          <w:rPr>
            <w:noProof/>
            <w:webHidden/>
          </w:rPr>
          <w:tab/>
        </w:r>
        <w:r>
          <w:rPr>
            <w:noProof/>
            <w:webHidden/>
          </w:rPr>
          <w:fldChar w:fldCharType="begin"/>
        </w:r>
        <w:r>
          <w:rPr>
            <w:noProof/>
            <w:webHidden/>
          </w:rPr>
          <w:instrText xml:space="preserve"> PAGEREF _Toc366142074 \h </w:instrText>
        </w:r>
        <w:r>
          <w:rPr>
            <w:noProof/>
            <w:webHidden/>
          </w:rPr>
        </w:r>
        <w:r>
          <w:rPr>
            <w:noProof/>
            <w:webHidden/>
          </w:rPr>
          <w:fldChar w:fldCharType="separate"/>
        </w:r>
        <w:r w:rsidR="00083CEC">
          <w:rPr>
            <w:noProof/>
            <w:webHidden/>
          </w:rPr>
          <w:t>302</w:t>
        </w:r>
        <w:r>
          <w:rPr>
            <w:noProof/>
            <w:webHidden/>
          </w:rPr>
          <w:fldChar w:fldCharType="end"/>
        </w:r>
      </w:hyperlink>
    </w:p>
    <w:p w14:paraId="5635E3A7" w14:textId="77777777" w:rsidR="00FB0307" w:rsidRPr="00F92BFE" w:rsidRDefault="00FB0307">
      <w:pPr>
        <w:pStyle w:val="2c"/>
        <w:rPr>
          <w:rFonts w:ascii="Calibri" w:eastAsia="Times New Roman" w:hAnsi="Calibri" w:cs="Arial"/>
          <w:b w:val="0"/>
          <w:noProof/>
          <w:sz w:val="22"/>
          <w:szCs w:val="22"/>
          <w:lang w:val="en-US" w:eastAsia="en-US"/>
        </w:rPr>
      </w:pPr>
      <w:hyperlink w:anchor="_Toc366142075" w:history="1">
        <w:r w:rsidRPr="00761B91">
          <w:rPr>
            <w:rStyle w:val="affb"/>
            <w:noProof/>
          </w:rPr>
          <w:t>21.2</w:t>
        </w:r>
        <w:r w:rsidRPr="00F92BFE">
          <w:rPr>
            <w:rFonts w:ascii="Calibri" w:eastAsia="Times New Roman" w:hAnsi="Calibri" w:cs="Arial"/>
            <w:b w:val="0"/>
            <w:noProof/>
            <w:sz w:val="22"/>
            <w:szCs w:val="22"/>
            <w:lang w:val="en-US" w:eastAsia="en-US"/>
          </w:rPr>
          <w:tab/>
        </w:r>
        <w:r w:rsidRPr="00761B91">
          <w:rPr>
            <w:rStyle w:val="affb"/>
            <w:noProof/>
          </w:rPr>
          <w:t>RegExp (Regular Expression) Objects</w:t>
        </w:r>
        <w:r>
          <w:rPr>
            <w:noProof/>
            <w:webHidden/>
          </w:rPr>
          <w:tab/>
        </w:r>
        <w:r>
          <w:rPr>
            <w:noProof/>
            <w:webHidden/>
          </w:rPr>
          <w:fldChar w:fldCharType="begin"/>
        </w:r>
        <w:r>
          <w:rPr>
            <w:noProof/>
            <w:webHidden/>
          </w:rPr>
          <w:instrText xml:space="preserve"> PAGEREF _Toc366142075 \h </w:instrText>
        </w:r>
        <w:r>
          <w:rPr>
            <w:noProof/>
            <w:webHidden/>
          </w:rPr>
        </w:r>
        <w:r>
          <w:rPr>
            <w:noProof/>
            <w:webHidden/>
          </w:rPr>
          <w:fldChar w:fldCharType="separate"/>
        </w:r>
        <w:r w:rsidR="00083CEC">
          <w:rPr>
            <w:noProof/>
            <w:webHidden/>
          </w:rPr>
          <w:t>303</w:t>
        </w:r>
        <w:r>
          <w:rPr>
            <w:noProof/>
            <w:webHidden/>
          </w:rPr>
          <w:fldChar w:fldCharType="end"/>
        </w:r>
      </w:hyperlink>
    </w:p>
    <w:p w14:paraId="6C6B6478" w14:textId="77777777" w:rsidR="00FB0307" w:rsidRPr="00F92BFE" w:rsidRDefault="00FB0307">
      <w:pPr>
        <w:pStyle w:val="3a"/>
        <w:rPr>
          <w:rFonts w:ascii="Calibri" w:eastAsia="Times New Roman" w:hAnsi="Calibri" w:cs="Arial"/>
          <w:b w:val="0"/>
          <w:noProof/>
          <w:sz w:val="22"/>
          <w:szCs w:val="22"/>
          <w:lang w:val="en-US" w:eastAsia="en-US"/>
        </w:rPr>
      </w:pPr>
      <w:hyperlink w:anchor="_Toc366142076" w:history="1">
        <w:r w:rsidRPr="00761B91">
          <w:rPr>
            <w:rStyle w:val="affb"/>
            <w:noProof/>
          </w:rPr>
          <w:t>21.2.1</w:t>
        </w:r>
        <w:r w:rsidRPr="00F92BFE">
          <w:rPr>
            <w:rFonts w:ascii="Calibri" w:eastAsia="Times New Roman" w:hAnsi="Calibri" w:cs="Arial"/>
            <w:b w:val="0"/>
            <w:noProof/>
            <w:sz w:val="22"/>
            <w:szCs w:val="22"/>
            <w:lang w:val="en-US" w:eastAsia="en-US"/>
          </w:rPr>
          <w:tab/>
        </w:r>
        <w:r w:rsidRPr="00761B91">
          <w:rPr>
            <w:rStyle w:val="affb"/>
            <w:noProof/>
          </w:rPr>
          <w:t>Patterns</w:t>
        </w:r>
        <w:r>
          <w:rPr>
            <w:noProof/>
            <w:webHidden/>
          </w:rPr>
          <w:tab/>
        </w:r>
        <w:r>
          <w:rPr>
            <w:noProof/>
            <w:webHidden/>
          </w:rPr>
          <w:fldChar w:fldCharType="begin"/>
        </w:r>
        <w:r>
          <w:rPr>
            <w:noProof/>
            <w:webHidden/>
          </w:rPr>
          <w:instrText xml:space="preserve"> PAGEREF _Toc366142076 \h </w:instrText>
        </w:r>
        <w:r>
          <w:rPr>
            <w:noProof/>
            <w:webHidden/>
          </w:rPr>
        </w:r>
        <w:r>
          <w:rPr>
            <w:noProof/>
            <w:webHidden/>
          </w:rPr>
          <w:fldChar w:fldCharType="separate"/>
        </w:r>
        <w:r w:rsidR="00083CEC">
          <w:rPr>
            <w:noProof/>
            <w:webHidden/>
          </w:rPr>
          <w:t>303</w:t>
        </w:r>
        <w:r>
          <w:rPr>
            <w:noProof/>
            <w:webHidden/>
          </w:rPr>
          <w:fldChar w:fldCharType="end"/>
        </w:r>
      </w:hyperlink>
    </w:p>
    <w:p w14:paraId="6EFA3186" w14:textId="77777777" w:rsidR="00FB0307" w:rsidRPr="00F92BFE" w:rsidRDefault="00FB0307">
      <w:pPr>
        <w:pStyle w:val="3a"/>
        <w:rPr>
          <w:rFonts w:ascii="Calibri" w:eastAsia="Times New Roman" w:hAnsi="Calibri" w:cs="Arial"/>
          <w:b w:val="0"/>
          <w:noProof/>
          <w:sz w:val="22"/>
          <w:szCs w:val="22"/>
          <w:lang w:val="en-US" w:eastAsia="en-US"/>
        </w:rPr>
      </w:pPr>
      <w:hyperlink w:anchor="_Toc366142077" w:history="1">
        <w:r w:rsidRPr="00761B91">
          <w:rPr>
            <w:rStyle w:val="affb"/>
            <w:noProof/>
          </w:rPr>
          <w:t>21.2.2</w:t>
        </w:r>
        <w:r w:rsidRPr="00F92BFE">
          <w:rPr>
            <w:rFonts w:ascii="Calibri" w:eastAsia="Times New Roman" w:hAnsi="Calibri" w:cs="Arial"/>
            <w:b w:val="0"/>
            <w:noProof/>
            <w:sz w:val="22"/>
            <w:szCs w:val="22"/>
            <w:lang w:val="en-US" w:eastAsia="en-US"/>
          </w:rPr>
          <w:tab/>
        </w:r>
        <w:r w:rsidRPr="00761B91">
          <w:rPr>
            <w:rStyle w:val="affb"/>
            <w:noProof/>
          </w:rPr>
          <w:t>Pattern Semantics</w:t>
        </w:r>
        <w:r>
          <w:rPr>
            <w:noProof/>
            <w:webHidden/>
          </w:rPr>
          <w:tab/>
        </w:r>
        <w:r>
          <w:rPr>
            <w:noProof/>
            <w:webHidden/>
          </w:rPr>
          <w:fldChar w:fldCharType="begin"/>
        </w:r>
        <w:r>
          <w:rPr>
            <w:noProof/>
            <w:webHidden/>
          </w:rPr>
          <w:instrText xml:space="preserve"> PAGEREF _Toc366142077 \h </w:instrText>
        </w:r>
        <w:r>
          <w:rPr>
            <w:noProof/>
            <w:webHidden/>
          </w:rPr>
        </w:r>
        <w:r>
          <w:rPr>
            <w:noProof/>
            <w:webHidden/>
          </w:rPr>
          <w:fldChar w:fldCharType="separate"/>
        </w:r>
        <w:r w:rsidR="00083CEC">
          <w:rPr>
            <w:noProof/>
            <w:webHidden/>
          </w:rPr>
          <w:t>305</w:t>
        </w:r>
        <w:r>
          <w:rPr>
            <w:noProof/>
            <w:webHidden/>
          </w:rPr>
          <w:fldChar w:fldCharType="end"/>
        </w:r>
      </w:hyperlink>
    </w:p>
    <w:p w14:paraId="0F4ACB1B" w14:textId="77777777" w:rsidR="00FB0307" w:rsidRPr="00F92BFE" w:rsidRDefault="00FB0307">
      <w:pPr>
        <w:pStyle w:val="3a"/>
        <w:rPr>
          <w:rFonts w:ascii="Calibri" w:eastAsia="Times New Roman" w:hAnsi="Calibri" w:cs="Arial"/>
          <w:b w:val="0"/>
          <w:noProof/>
          <w:sz w:val="22"/>
          <w:szCs w:val="22"/>
          <w:lang w:val="en-US" w:eastAsia="en-US"/>
        </w:rPr>
      </w:pPr>
      <w:hyperlink w:anchor="_Toc366142078" w:history="1">
        <w:r w:rsidRPr="00761B91">
          <w:rPr>
            <w:rStyle w:val="affb"/>
            <w:noProof/>
          </w:rPr>
          <w:t>21.2.3</w:t>
        </w:r>
        <w:r w:rsidRPr="00F92BFE">
          <w:rPr>
            <w:rFonts w:ascii="Calibri" w:eastAsia="Times New Roman" w:hAnsi="Calibri" w:cs="Arial"/>
            <w:b w:val="0"/>
            <w:noProof/>
            <w:sz w:val="22"/>
            <w:szCs w:val="22"/>
            <w:lang w:val="en-US" w:eastAsia="en-US"/>
          </w:rPr>
          <w:tab/>
        </w:r>
        <w:r w:rsidRPr="00761B91">
          <w:rPr>
            <w:rStyle w:val="affb"/>
            <w:noProof/>
          </w:rPr>
          <w:t>The RegExp Constructor</w:t>
        </w:r>
        <w:r>
          <w:rPr>
            <w:noProof/>
            <w:webHidden/>
          </w:rPr>
          <w:tab/>
        </w:r>
        <w:r>
          <w:rPr>
            <w:noProof/>
            <w:webHidden/>
          </w:rPr>
          <w:fldChar w:fldCharType="begin"/>
        </w:r>
        <w:r>
          <w:rPr>
            <w:noProof/>
            <w:webHidden/>
          </w:rPr>
          <w:instrText xml:space="preserve"> PAGEREF _Toc366142078 \h </w:instrText>
        </w:r>
        <w:r>
          <w:rPr>
            <w:noProof/>
            <w:webHidden/>
          </w:rPr>
        </w:r>
        <w:r>
          <w:rPr>
            <w:noProof/>
            <w:webHidden/>
          </w:rPr>
          <w:fldChar w:fldCharType="separate"/>
        </w:r>
        <w:r w:rsidR="00083CEC">
          <w:rPr>
            <w:noProof/>
            <w:webHidden/>
          </w:rPr>
          <w:t>316</w:t>
        </w:r>
        <w:r>
          <w:rPr>
            <w:noProof/>
            <w:webHidden/>
          </w:rPr>
          <w:fldChar w:fldCharType="end"/>
        </w:r>
      </w:hyperlink>
    </w:p>
    <w:p w14:paraId="435E942A" w14:textId="77777777" w:rsidR="00FB0307" w:rsidRPr="00F92BFE" w:rsidRDefault="00FB0307">
      <w:pPr>
        <w:pStyle w:val="3a"/>
        <w:rPr>
          <w:rFonts w:ascii="Calibri" w:eastAsia="Times New Roman" w:hAnsi="Calibri" w:cs="Arial"/>
          <w:b w:val="0"/>
          <w:noProof/>
          <w:sz w:val="22"/>
          <w:szCs w:val="22"/>
          <w:lang w:val="en-US" w:eastAsia="en-US"/>
        </w:rPr>
      </w:pPr>
      <w:hyperlink w:anchor="_Toc366142079" w:history="1">
        <w:r w:rsidRPr="00761B91">
          <w:rPr>
            <w:rStyle w:val="affb"/>
            <w:noProof/>
          </w:rPr>
          <w:t>21.2.4</w:t>
        </w:r>
        <w:r w:rsidRPr="00F92BFE">
          <w:rPr>
            <w:rFonts w:ascii="Calibri" w:eastAsia="Times New Roman" w:hAnsi="Calibri" w:cs="Arial"/>
            <w:b w:val="0"/>
            <w:noProof/>
            <w:sz w:val="22"/>
            <w:szCs w:val="22"/>
            <w:lang w:val="en-US" w:eastAsia="en-US"/>
          </w:rPr>
          <w:tab/>
        </w:r>
        <w:r w:rsidRPr="00761B91">
          <w:rPr>
            <w:rStyle w:val="affb"/>
            <w:noProof/>
          </w:rPr>
          <w:t>Properties of the RegExp Constructor</w:t>
        </w:r>
        <w:r>
          <w:rPr>
            <w:noProof/>
            <w:webHidden/>
          </w:rPr>
          <w:tab/>
        </w:r>
        <w:r>
          <w:rPr>
            <w:noProof/>
            <w:webHidden/>
          </w:rPr>
          <w:fldChar w:fldCharType="begin"/>
        </w:r>
        <w:r>
          <w:rPr>
            <w:noProof/>
            <w:webHidden/>
          </w:rPr>
          <w:instrText xml:space="preserve"> PAGEREF _Toc366142079 \h </w:instrText>
        </w:r>
        <w:r>
          <w:rPr>
            <w:noProof/>
            <w:webHidden/>
          </w:rPr>
        </w:r>
        <w:r>
          <w:rPr>
            <w:noProof/>
            <w:webHidden/>
          </w:rPr>
          <w:fldChar w:fldCharType="separate"/>
        </w:r>
        <w:r w:rsidR="00083CEC">
          <w:rPr>
            <w:noProof/>
            <w:webHidden/>
          </w:rPr>
          <w:t>319</w:t>
        </w:r>
        <w:r>
          <w:rPr>
            <w:noProof/>
            <w:webHidden/>
          </w:rPr>
          <w:fldChar w:fldCharType="end"/>
        </w:r>
      </w:hyperlink>
    </w:p>
    <w:p w14:paraId="1E66E26E" w14:textId="77777777" w:rsidR="00FB0307" w:rsidRPr="00F92BFE" w:rsidRDefault="00FB0307">
      <w:pPr>
        <w:pStyle w:val="3a"/>
        <w:rPr>
          <w:rFonts w:ascii="Calibri" w:eastAsia="Times New Roman" w:hAnsi="Calibri" w:cs="Arial"/>
          <w:b w:val="0"/>
          <w:noProof/>
          <w:sz w:val="22"/>
          <w:szCs w:val="22"/>
          <w:lang w:val="en-US" w:eastAsia="en-US"/>
        </w:rPr>
      </w:pPr>
      <w:hyperlink w:anchor="_Toc366142080" w:history="1">
        <w:r w:rsidRPr="00761B91">
          <w:rPr>
            <w:rStyle w:val="affb"/>
            <w:noProof/>
          </w:rPr>
          <w:t>21.2.5</w:t>
        </w:r>
        <w:r w:rsidRPr="00F92BFE">
          <w:rPr>
            <w:rFonts w:ascii="Calibri" w:eastAsia="Times New Roman" w:hAnsi="Calibri" w:cs="Arial"/>
            <w:b w:val="0"/>
            <w:noProof/>
            <w:sz w:val="22"/>
            <w:szCs w:val="22"/>
            <w:lang w:val="en-US" w:eastAsia="en-US"/>
          </w:rPr>
          <w:tab/>
        </w:r>
        <w:r w:rsidRPr="00761B91">
          <w:rPr>
            <w:rStyle w:val="affb"/>
            <w:noProof/>
          </w:rPr>
          <w:t>Properties of the RegExp Prototype Object</w:t>
        </w:r>
        <w:r>
          <w:rPr>
            <w:noProof/>
            <w:webHidden/>
          </w:rPr>
          <w:tab/>
        </w:r>
        <w:r>
          <w:rPr>
            <w:noProof/>
            <w:webHidden/>
          </w:rPr>
          <w:fldChar w:fldCharType="begin"/>
        </w:r>
        <w:r>
          <w:rPr>
            <w:noProof/>
            <w:webHidden/>
          </w:rPr>
          <w:instrText xml:space="preserve"> PAGEREF _Toc366142080 \h </w:instrText>
        </w:r>
        <w:r>
          <w:rPr>
            <w:noProof/>
            <w:webHidden/>
          </w:rPr>
        </w:r>
        <w:r>
          <w:rPr>
            <w:noProof/>
            <w:webHidden/>
          </w:rPr>
          <w:fldChar w:fldCharType="separate"/>
        </w:r>
        <w:r w:rsidR="00083CEC">
          <w:rPr>
            <w:noProof/>
            <w:webHidden/>
          </w:rPr>
          <w:t>319</w:t>
        </w:r>
        <w:r>
          <w:rPr>
            <w:noProof/>
            <w:webHidden/>
          </w:rPr>
          <w:fldChar w:fldCharType="end"/>
        </w:r>
      </w:hyperlink>
    </w:p>
    <w:p w14:paraId="6C096143" w14:textId="77777777" w:rsidR="00FB0307" w:rsidRPr="00F92BFE" w:rsidRDefault="00FB0307">
      <w:pPr>
        <w:pStyle w:val="3a"/>
        <w:rPr>
          <w:rFonts w:ascii="Calibri" w:eastAsia="Times New Roman" w:hAnsi="Calibri" w:cs="Arial"/>
          <w:b w:val="0"/>
          <w:noProof/>
          <w:sz w:val="22"/>
          <w:szCs w:val="22"/>
          <w:lang w:val="en-US" w:eastAsia="en-US"/>
        </w:rPr>
      </w:pPr>
      <w:hyperlink w:anchor="_Toc366142081" w:history="1">
        <w:r w:rsidRPr="00761B91">
          <w:rPr>
            <w:rStyle w:val="affb"/>
            <w:noProof/>
          </w:rPr>
          <w:t>21.2.6</w:t>
        </w:r>
        <w:r w:rsidRPr="00F92BFE">
          <w:rPr>
            <w:rFonts w:ascii="Calibri" w:eastAsia="Times New Roman" w:hAnsi="Calibri" w:cs="Arial"/>
            <w:b w:val="0"/>
            <w:noProof/>
            <w:sz w:val="22"/>
            <w:szCs w:val="22"/>
            <w:lang w:val="en-US" w:eastAsia="en-US"/>
          </w:rPr>
          <w:tab/>
        </w:r>
        <w:r w:rsidRPr="00761B91">
          <w:rPr>
            <w:rStyle w:val="affb"/>
            <w:noProof/>
          </w:rPr>
          <w:t>Properties of RegExp Instances</w:t>
        </w:r>
        <w:r>
          <w:rPr>
            <w:noProof/>
            <w:webHidden/>
          </w:rPr>
          <w:tab/>
        </w:r>
        <w:r>
          <w:rPr>
            <w:noProof/>
            <w:webHidden/>
          </w:rPr>
          <w:fldChar w:fldCharType="begin"/>
        </w:r>
        <w:r>
          <w:rPr>
            <w:noProof/>
            <w:webHidden/>
          </w:rPr>
          <w:instrText xml:space="preserve"> PAGEREF _Toc366142081 \h </w:instrText>
        </w:r>
        <w:r>
          <w:rPr>
            <w:noProof/>
            <w:webHidden/>
          </w:rPr>
        </w:r>
        <w:r>
          <w:rPr>
            <w:noProof/>
            <w:webHidden/>
          </w:rPr>
          <w:fldChar w:fldCharType="separate"/>
        </w:r>
        <w:r w:rsidR="00083CEC">
          <w:rPr>
            <w:noProof/>
            <w:webHidden/>
          </w:rPr>
          <w:t>326</w:t>
        </w:r>
        <w:r>
          <w:rPr>
            <w:noProof/>
            <w:webHidden/>
          </w:rPr>
          <w:fldChar w:fldCharType="end"/>
        </w:r>
      </w:hyperlink>
    </w:p>
    <w:p w14:paraId="3EE5363C" w14:textId="77777777" w:rsidR="00FB0307" w:rsidRPr="00F92BFE" w:rsidRDefault="00FB0307">
      <w:pPr>
        <w:pStyle w:val="12"/>
        <w:rPr>
          <w:rFonts w:ascii="Calibri" w:eastAsia="Times New Roman" w:hAnsi="Calibri" w:cs="Arial"/>
          <w:b w:val="0"/>
          <w:noProof/>
          <w:sz w:val="22"/>
          <w:szCs w:val="22"/>
          <w:lang w:val="en-US" w:eastAsia="en-US"/>
        </w:rPr>
      </w:pPr>
      <w:hyperlink w:anchor="_Toc366142082" w:history="1">
        <w:r w:rsidRPr="00761B91">
          <w:rPr>
            <w:rStyle w:val="affb"/>
            <w:noProof/>
          </w:rPr>
          <w:t>22</w:t>
        </w:r>
        <w:r w:rsidRPr="00F92BFE">
          <w:rPr>
            <w:rFonts w:ascii="Calibri" w:eastAsia="Times New Roman" w:hAnsi="Calibri" w:cs="Arial"/>
            <w:b w:val="0"/>
            <w:noProof/>
            <w:sz w:val="22"/>
            <w:szCs w:val="22"/>
            <w:lang w:val="en-US" w:eastAsia="en-US"/>
          </w:rPr>
          <w:tab/>
        </w:r>
        <w:r w:rsidRPr="00761B91">
          <w:rPr>
            <w:rStyle w:val="affb"/>
            <w:noProof/>
          </w:rPr>
          <w:t>Indexed Collections</w:t>
        </w:r>
        <w:r>
          <w:rPr>
            <w:noProof/>
            <w:webHidden/>
          </w:rPr>
          <w:tab/>
        </w:r>
        <w:r>
          <w:rPr>
            <w:noProof/>
            <w:webHidden/>
          </w:rPr>
          <w:fldChar w:fldCharType="begin"/>
        </w:r>
        <w:r>
          <w:rPr>
            <w:noProof/>
            <w:webHidden/>
          </w:rPr>
          <w:instrText xml:space="preserve"> PAGEREF _Toc366142082 \h </w:instrText>
        </w:r>
        <w:r>
          <w:rPr>
            <w:noProof/>
            <w:webHidden/>
          </w:rPr>
        </w:r>
        <w:r>
          <w:rPr>
            <w:noProof/>
            <w:webHidden/>
          </w:rPr>
          <w:fldChar w:fldCharType="separate"/>
        </w:r>
        <w:r w:rsidR="00083CEC">
          <w:rPr>
            <w:noProof/>
            <w:webHidden/>
          </w:rPr>
          <w:t>326</w:t>
        </w:r>
        <w:r>
          <w:rPr>
            <w:noProof/>
            <w:webHidden/>
          </w:rPr>
          <w:fldChar w:fldCharType="end"/>
        </w:r>
      </w:hyperlink>
    </w:p>
    <w:p w14:paraId="7A5E6F0A" w14:textId="77777777" w:rsidR="00FB0307" w:rsidRPr="00F92BFE" w:rsidRDefault="00FB0307">
      <w:pPr>
        <w:pStyle w:val="2c"/>
        <w:rPr>
          <w:rFonts w:ascii="Calibri" w:eastAsia="Times New Roman" w:hAnsi="Calibri" w:cs="Arial"/>
          <w:b w:val="0"/>
          <w:noProof/>
          <w:sz w:val="22"/>
          <w:szCs w:val="22"/>
          <w:lang w:val="en-US" w:eastAsia="en-US"/>
        </w:rPr>
      </w:pPr>
      <w:hyperlink w:anchor="_Toc366142083" w:history="1">
        <w:r w:rsidRPr="00761B91">
          <w:rPr>
            <w:rStyle w:val="affb"/>
            <w:noProof/>
          </w:rPr>
          <w:t>22.1</w:t>
        </w:r>
        <w:r w:rsidRPr="00F92BFE">
          <w:rPr>
            <w:rFonts w:ascii="Calibri" w:eastAsia="Times New Roman" w:hAnsi="Calibri" w:cs="Arial"/>
            <w:b w:val="0"/>
            <w:noProof/>
            <w:sz w:val="22"/>
            <w:szCs w:val="22"/>
            <w:lang w:val="en-US" w:eastAsia="en-US"/>
          </w:rPr>
          <w:tab/>
        </w:r>
        <w:r w:rsidRPr="00761B91">
          <w:rPr>
            <w:rStyle w:val="affb"/>
            <w:noProof/>
          </w:rPr>
          <w:t>Array Objects</w:t>
        </w:r>
        <w:r>
          <w:rPr>
            <w:noProof/>
            <w:webHidden/>
          </w:rPr>
          <w:tab/>
        </w:r>
        <w:r>
          <w:rPr>
            <w:noProof/>
            <w:webHidden/>
          </w:rPr>
          <w:fldChar w:fldCharType="begin"/>
        </w:r>
        <w:r>
          <w:rPr>
            <w:noProof/>
            <w:webHidden/>
          </w:rPr>
          <w:instrText xml:space="preserve"> PAGEREF _Toc366142083 \h </w:instrText>
        </w:r>
        <w:r>
          <w:rPr>
            <w:noProof/>
            <w:webHidden/>
          </w:rPr>
        </w:r>
        <w:r>
          <w:rPr>
            <w:noProof/>
            <w:webHidden/>
          </w:rPr>
          <w:fldChar w:fldCharType="separate"/>
        </w:r>
        <w:r w:rsidR="00083CEC">
          <w:rPr>
            <w:noProof/>
            <w:webHidden/>
          </w:rPr>
          <w:t>326</w:t>
        </w:r>
        <w:r>
          <w:rPr>
            <w:noProof/>
            <w:webHidden/>
          </w:rPr>
          <w:fldChar w:fldCharType="end"/>
        </w:r>
      </w:hyperlink>
    </w:p>
    <w:p w14:paraId="13D6CB45" w14:textId="77777777" w:rsidR="00FB0307" w:rsidRPr="00F92BFE" w:rsidRDefault="00FB0307">
      <w:pPr>
        <w:pStyle w:val="3a"/>
        <w:rPr>
          <w:rFonts w:ascii="Calibri" w:eastAsia="Times New Roman" w:hAnsi="Calibri" w:cs="Arial"/>
          <w:b w:val="0"/>
          <w:noProof/>
          <w:sz w:val="22"/>
          <w:szCs w:val="22"/>
          <w:lang w:val="en-US" w:eastAsia="en-US"/>
        </w:rPr>
      </w:pPr>
      <w:hyperlink w:anchor="_Toc366142084" w:history="1">
        <w:r w:rsidRPr="00761B91">
          <w:rPr>
            <w:rStyle w:val="affb"/>
            <w:noProof/>
          </w:rPr>
          <w:t>22.1.1</w:t>
        </w:r>
        <w:r w:rsidRPr="00F92BFE">
          <w:rPr>
            <w:rFonts w:ascii="Calibri" w:eastAsia="Times New Roman" w:hAnsi="Calibri" w:cs="Arial"/>
            <w:b w:val="0"/>
            <w:noProof/>
            <w:sz w:val="22"/>
            <w:szCs w:val="22"/>
            <w:lang w:val="en-US" w:eastAsia="en-US"/>
          </w:rPr>
          <w:tab/>
        </w:r>
        <w:r w:rsidRPr="00761B91">
          <w:rPr>
            <w:rStyle w:val="affb"/>
            <w:noProof/>
          </w:rPr>
          <w:t>The Array Constructor</w:t>
        </w:r>
        <w:r>
          <w:rPr>
            <w:noProof/>
            <w:webHidden/>
          </w:rPr>
          <w:tab/>
        </w:r>
        <w:r>
          <w:rPr>
            <w:noProof/>
            <w:webHidden/>
          </w:rPr>
          <w:fldChar w:fldCharType="begin"/>
        </w:r>
        <w:r>
          <w:rPr>
            <w:noProof/>
            <w:webHidden/>
          </w:rPr>
          <w:instrText xml:space="preserve"> PAGEREF _Toc366142084 \h </w:instrText>
        </w:r>
        <w:r>
          <w:rPr>
            <w:noProof/>
            <w:webHidden/>
          </w:rPr>
        </w:r>
        <w:r>
          <w:rPr>
            <w:noProof/>
            <w:webHidden/>
          </w:rPr>
          <w:fldChar w:fldCharType="separate"/>
        </w:r>
        <w:r w:rsidR="00083CEC">
          <w:rPr>
            <w:noProof/>
            <w:webHidden/>
          </w:rPr>
          <w:t>327</w:t>
        </w:r>
        <w:r>
          <w:rPr>
            <w:noProof/>
            <w:webHidden/>
          </w:rPr>
          <w:fldChar w:fldCharType="end"/>
        </w:r>
      </w:hyperlink>
    </w:p>
    <w:p w14:paraId="3240DAA1" w14:textId="77777777" w:rsidR="00FB0307" w:rsidRPr="00F92BFE" w:rsidRDefault="00FB0307">
      <w:pPr>
        <w:pStyle w:val="3a"/>
        <w:rPr>
          <w:rFonts w:ascii="Calibri" w:eastAsia="Times New Roman" w:hAnsi="Calibri" w:cs="Arial"/>
          <w:b w:val="0"/>
          <w:noProof/>
          <w:sz w:val="22"/>
          <w:szCs w:val="22"/>
          <w:lang w:val="en-US" w:eastAsia="en-US"/>
        </w:rPr>
      </w:pPr>
      <w:hyperlink w:anchor="_Toc366142085" w:history="1">
        <w:r w:rsidRPr="00761B91">
          <w:rPr>
            <w:rStyle w:val="affb"/>
            <w:noProof/>
          </w:rPr>
          <w:t>22.1.2</w:t>
        </w:r>
        <w:r w:rsidRPr="00F92BFE">
          <w:rPr>
            <w:rFonts w:ascii="Calibri" w:eastAsia="Times New Roman" w:hAnsi="Calibri" w:cs="Arial"/>
            <w:b w:val="0"/>
            <w:noProof/>
            <w:sz w:val="22"/>
            <w:szCs w:val="22"/>
            <w:lang w:val="en-US" w:eastAsia="en-US"/>
          </w:rPr>
          <w:tab/>
        </w:r>
        <w:r w:rsidRPr="00761B91">
          <w:rPr>
            <w:rStyle w:val="affb"/>
            <w:noProof/>
          </w:rPr>
          <w:t>Properties of the Array Constructor</w:t>
        </w:r>
        <w:r>
          <w:rPr>
            <w:noProof/>
            <w:webHidden/>
          </w:rPr>
          <w:tab/>
        </w:r>
        <w:r>
          <w:rPr>
            <w:noProof/>
            <w:webHidden/>
          </w:rPr>
          <w:fldChar w:fldCharType="begin"/>
        </w:r>
        <w:r>
          <w:rPr>
            <w:noProof/>
            <w:webHidden/>
          </w:rPr>
          <w:instrText xml:space="preserve"> PAGEREF _Toc366142085 \h </w:instrText>
        </w:r>
        <w:r>
          <w:rPr>
            <w:noProof/>
            <w:webHidden/>
          </w:rPr>
        </w:r>
        <w:r>
          <w:rPr>
            <w:noProof/>
            <w:webHidden/>
          </w:rPr>
          <w:fldChar w:fldCharType="separate"/>
        </w:r>
        <w:r w:rsidR="00083CEC">
          <w:rPr>
            <w:noProof/>
            <w:webHidden/>
          </w:rPr>
          <w:t>328</w:t>
        </w:r>
        <w:r>
          <w:rPr>
            <w:noProof/>
            <w:webHidden/>
          </w:rPr>
          <w:fldChar w:fldCharType="end"/>
        </w:r>
      </w:hyperlink>
    </w:p>
    <w:p w14:paraId="7D100DAE" w14:textId="77777777" w:rsidR="00FB0307" w:rsidRPr="00F92BFE" w:rsidRDefault="00FB0307">
      <w:pPr>
        <w:pStyle w:val="3a"/>
        <w:rPr>
          <w:rFonts w:ascii="Calibri" w:eastAsia="Times New Roman" w:hAnsi="Calibri" w:cs="Arial"/>
          <w:b w:val="0"/>
          <w:noProof/>
          <w:sz w:val="22"/>
          <w:szCs w:val="22"/>
          <w:lang w:val="en-US" w:eastAsia="en-US"/>
        </w:rPr>
      </w:pPr>
      <w:hyperlink w:anchor="_Toc366142086" w:history="1">
        <w:r w:rsidRPr="00761B91">
          <w:rPr>
            <w:rStyle w:val="affb"/>
            <w:noProof/>
          </w:rPr>
          <w:t>22.1.3</w:t>
        </w:r>
        <w:r w:rsidRPr="00F92BFE">
          <w:rPr>
            <w:rFonts w:ascii="Calibri" w:eastAsia="Times New Roman" w:hAnsi="Calibri" w:cs="Arial"/>
            <w:b w:val="0"/>
            <w:noProof/>
            <w:sz w:val="22"/>
            <w:szCs w:val="22"/>
            <w:lang w:val="en-US" w:eastAsia="en-US"/>
          </w:rPr>
          <w:tab/>
        </w:r>
        <w:r w:rsidRPr="00761B91">
          <w:rPr>
            <w:rStyle w:val="affb"/>
            <w:noProof/>
          </w:rPr>
          <w:t>Properties of the Array Prototype Object</w:t>
        </w:r>
        <w:r>
          <w:rPr>
            <w:noProof/>
            <w:webHidden/>
          </w:rPr>
          <w:tab/>
        </w:r>
        <w:r>
          <w:rPr>
            <w:noProof/>
            <w:webHidden/>
          </w:rPr>
          <w:fldChar w:fldCharType="begin"/>
        </w:r>
        <w:r>
          <w:rPr>
            <w:noProof/>
            <w:webHidden/>
          </w:rPr>
          <w:instrText xml:space="preserve"> PAGEREF _Toc366142086 \h </w:instrText>
        </w:r>
        <w:r>
          <w:rPr>
            <w:noProof/>
            <w:webHidden/>
          </w:rPr>
        </w:r>
        <w:r>
          <w:rPr>
            <w:noProof/>
            <w:webHidden/>
          </w:rPr>
          <w:fldChar w:fldCharType="separate"/>
        </w:r>
        <w:r w:rsidR="00083CEC">
          <w:rPr>
            <w:noProof/>
            <w:webHidden/>
          </w:rPr>
          <w:t>331</w:t>
        </w:r>
        <w:r>
          <w:rPr>
            <w:noProof/>
            <w:webHidden/>
          </w:rPr>
          <w:fldChar w:fldCharType="end"/>
        </w:r>
      </w:hyperlink>
    </w:p>
    <w:p w14:paraId="6BE9B914" w14:textId="77777777" w:rsidR="00FB0307" w:rsidRPr="00F92BFE" w:rsidRDefault="00FB0307">
      <w:pPr>
        <w:pStyle w:val="3a"/>
        <w:rPr>
          <w:rFonts w:ascii="Calibri" w:eastAsia="Times New Roman" w:hAnsi="Calibri" w:cs="Arial"/>
          <w:b w:val="0"/>
          <w:noProof/>
          <w:sz w:val="22"/>
          <w:szCs w:val="22"/>
          <w:lang w:val="en-US" w:eastAsia="en-US"/>
        </w:rPr>
      </w:pPr>
      <w:hyperlink w:anchor="_Toc366142087" w:history="1">
        <w:r w:rsidRPr="00761B91">
          <w:rPr>
            <w:rStyle w:val="affb"/>
            <w:noProof/>
          </w:rPr>
          <w:t>22.1.4</w:t>
        </w:r>
        <w:r w:rsidRPr="00F92BFE">
          <w:rPr>
            <w:rFonts w:ascii="Calibri" w:eastAsia="Times New Roman" w:hAnsi="Calibri" w:cs="Arial"/>
            <w:b w:val="0"/>
            <w:noProof/>
            <w:sz w:val="22"/>
            <w:szCs w:val="22"/>
            <w:lang w:val="en-US" w:eastAsia="en-US"/>
          </w:rPr>
          <w:tab/>
        </w:r>
        <w:r w:rsidRPr="00761B91">
          <w:rPr>
            <w:rStyle w:val="affb"/>
            <w:noProof/>
          </w:rPr>
          <w:t>Properties of Array Instances</w:t>
        </w:r>
        <w:r>
          <w:rPr>
            <w:noProof/>
            <w:webHidden/>
          </w:rPr>
          <w:tab/>
        </w:r>
        <w:r>
          <w:rPr>
            <w:noProof/>
            <w:webHidden/>
          </w:rPr>
          <w:fldChar w:fldCharType="begin"/>
        </w:r>
        <w:r>
          <w:rPr>
            <w:noProof/>
            <w:webHidden/>
          </w:rPr>
          <w:instrText xml:space="preserve"> PAGEREF _Toc366142087 \h </w:instrText>
        </w:r>
        <w:r>
          <w:rPr>
            <w:noProof/>
            <w:webHidden/>
          </w:rPr>
        </w:r>
        <w:r>
          <w:rPr>
            <w:noProof/>
            <w:webHidden/>
          </w:rPr>
          <w:fldChar w:fldCharType="separate"/>
        </w:r>
        <w:r w:rsidR="00083CEC">
          <w:rPr>
            <w:noProof/>
            <w:webHidden/>
          </w:rPr>
          <w:t>354</w:t>
        </w:r>
        <w:r>
          <w:rPr>
            <w:noProof/>
            <w:webHidden/>
          </w:rPr>
          <w:fldChar w:fldCharType="end"/>
        </w:r>
      </w:hyperlink>
    </w:p>
    <w:p w14:paraId="006E31A0" w14:textId="77777777" w:rsidR="00FB0307" w:rsidRPr="00F92BFE" w:rsidRDefault="00FB0307">
      <w:pPr>
        <w:pStyle w:val="3a"/>
        <w:rPr>
          <w:rFonts w:ascii="Calibri" w:eastAsia="Times New Roman" w:hAnsi="Calibri" w:cs="Arial"/>
          <w:b w:val="0"/>
          <w:noProof/>
          <w:sz w:val="22"/>
          <w:szCs w:val="22"/>
          <w:lang w:val="en-US" w:eastAsia="en-US"/>
        </w:rPr>
      </w:pPr>
      <w:hyperlink w:anchor="_Toc366142088" w:history="1">
        <w:r w:rsidRPr="00761B91">
          <w:rPr>
            <w:rStyle w:val="affb"/>
            <w:noProof/>
          </w:rPr>
          <w:t>22.1.5</w:t>
        </w:r>
        <w:r w:rsidRPr="00F92BFE">
          <w:rPr>
            <w:rFonts w:ascii="Calibri" w:eastAsia="Times New Roman" w:hAnsi="Calibri" w:cs="Arial"/>
            <w:b w:val="0"/>
            <w:noProof/>
            <w:sz w:val="22"/>
            <w:szCs w:val="22"/>
            <w:lang w:val="en-US" w:eastAsia="en-US"/>
          </w:rPr>
          <w:tab/>
        </w:r>
        <w:r w:rsidRPr="00761B91">
          <w:rPr>
            <w:rStyle w:val="affb"/>
            <w:noProof/>
          </w:rPr>
          <w:t>Array Iterator Object Structure</w:t>
        </w:r>
        <w:r>
          <w:rPr>
            <w:noProof/>
            <w:webHidden/>
          </w:rPr>
          <w:tab/>
        </w:r>
        <w:r>
          <w:rPr>
            <w:noProof/>
            <w:webHidden/>
          </w:rPr>
          <w:fldChar w:fldCharType="begin"/>
        </w:r>
        <w:r>
          <w:rPr>
            <w:noProof/>
            <w:webHidden/>
          </w:rPr>
          <w:instrText xml:space="preserve"> PAGEREF _Toc366142088 \h </w:instrText>
        </w:r>
        <w:r>
          <w:rPr>
            <w:noProof/>
            <w:webHidden/>
          </w:rPr>
        </w:r>
        <w:r>
          <w:rPr>
            <w:noProof/>
            <w:webHidden/>
          </w:rPr>
          <w:fldChar w:fldCharType="separate"/>
        </w:r>
        <w:r w:rsidR="00083CEC">
          <w:rPr>
            <w:noProof/>
            <w:webHidden/>
          </w:rPr>
          <w:t>354</w:t>
        </w:r>
        <w:r>
          <w:rPr>
            <w:noProof/>
            <w:webHidden/>
          </w:rPr>
          <w:fldChar w:fldCharType="end"/>
        </w:r>
      </w:hyperlink>
    </w:p>
    <w:p w14:paraId="1E727642" w14:textId="77777777" w:rsidR="00FB0307" w:rsidRPr="00F92BFE" w:rsidRDefault="00FB0307">
      <w:pPr>
        <w:pStyle w:val="2c"/>
        <w:rPr>
          <w:rFonts w:ascii="Calibri" w:eastAsia="Times New Roman" w:hAnsi="Calibri" w:cs="Arial"/>
          <w:b w:val="0"/>
          <w:noProof/>
          <w:sz w:val="22"/>
          <w:szCs w:val="22"/>
          <w:lang w:val="en-US" w:eastAsia="en-US"/>
        </w:rPr>
      </w:pPr>
      <w:hyperlink w:anchor="_Toc366142089" w:history="1">
        <w:r w:rsidRPr="00761B91">
          <w:rPr>
            <w:rStyle w:val="affb"/>
            <w:noProof/>
          </w:rPr>
          <w:t>22.2</w:t>
        </w:r>
        <w:r w:rsidRPr="00F92BFE">
          <w:rPr>
            <w:rFonts w:ascii="Calibri" w:eastAsia="Times New Roman" w:hAnsi="Calibri" w:cs="Arial"/>
            <w:b w:val="0"/>
            <w:noProof/>
            <w:sz w:val="22"/>
            <w:szCs w:val="22"/>
            <w:lang w:val="en-US" w:eastAsia="en-US"/>
          </w:rPr>
          <w:tab/>
        </w:r>
        <w:r w:rsidRPr="00761B91">
          <w:rPr>
            <w:rStyle w:val="affb"/>
            <w:i/>
            <w:noProof/>
          </w:rPr>
          <w:t>TypedArray</w:t>
        </w:r>
        <w:r w:rsidRPr="00761B91">
          <w:rPr>
            <w:rStyle w:val="affb"/>
            <w:noProof/>
          </w:rPr>
          <w:t xml:space="preserve"> Objects</w:t>
        </w:r>
        <w:r>
          <w:rPr>
            <w:noProof/>
            <w:webHidden/>
          </w:rPr>
          <w:tab/>
        </w:r>
        <w:r>
          <w:rPr>
            <w:noProof/>
            <w:webHidden/>
          </w:rPr>
          <w:fldChar w:fldCharType="begin"/>
        </w:r>
        <w:r>
          <w:rPr>
            <w:noProof/>
            <w:webHidden/>
          </w:rPr>
          <w:instrText xml:space="preserve"> PAGEREF _Toc366142089 \h </w:instrText>
        </w:r>
        <w:r>
          <w:rPr>
            <w:noProof/>
            <w:webHidden/>
          </w:rPr>
        </w:r>
        <w:r>
          <w:rPr>
            <w:noProof/>
            <w:webHidden/>
          </w:rPr>
          <w:fldChar w:fldCharType="separate"/>
        </w:r>
        <w:r w:rsidR="00083CEC">
          <w:rPr>
            <w:noProof/>
            <w:webHidden/>
          </w:rPr>
          <w:t>356</w:t>
        </w:r>
        <w:r>
          <w:rPr>
            <w:noProof/>
            <w:webHidden/>
          </w:rPr>
          <w:fldChar w:fldCharType="end"/>
        </w:r>
      </w:hyperlink>
    </w:p>
    <w:p w14:paraId="282F7F1F" w14:textId="77777777" w:rsidR="00FB0307" w:rsidRPr="00F92BFE" w:rsidRDefault="00FB0307">
      <w:pPr>
        <w:pStyle w:val="3a"/>
        <w:rPr>
          <w:rFonts w:ascii="Calibri" w:eastAsia="Times New Roman" w:hAnsi="Calibri" w:cs="Arial"/>
          <w:b w:val="0"/>
          <w:noProof/>
          <w:sz w:val="22"/>
          <w:szCs w:val="22"/>
          <w:lang w:val="en-US" w:eastAsia="en-US"/>
        </w:rPr>
      </w:pPr>
      <w:hyperlink w:anchor="_Toc366142090" w:history="1">
        <w:r w:rsidRPr="00761B91">
          <w:rPr>
            <w:rStyle w:val="affb"/>
            <w:noProof/>
          </w:rPr>
          <w:t>22.2.1</w:t>
        </w:r>
        <w:r w:rsidRPr="00F92BFE">
          <w:rPr>
            <w:rFonts w:ascii="Calibri" w:eastAsia="Times New Roman" w:hAnsi="Calibri" w:cs="Arial"/>
            <w:b w:val="0"/>
            <w:noProof/>
            <w:sz w:val="22"/>
            <w:szCs w:val="22"/>
            <w:lang w:val="en-US" w:eastAsia="en-US"/>
          </w:rPr>
          <w:tab/>
        </w:r>
        <w:r w:rsidRPr="00761B91">
          <w:rPr>
            <w:rStyle w:val="affb"/>
            <w:noProof/>
          </w:rPr>
          <w:t>The %</w:t>
        </w:r>
        <w:r w:rsidRPr="00761B91">
          <w:rPr>
            <w:rStyle w:val="affb"/>
            <w:iCs/>
            <w:noProof/>
          </w:rPr>
          <w:t>TypedArray%</w:t>
        </w:r>
        <w:r w:rsidRPr="00761B91">
          <w:rPr>
            <w:rStyle w:val="affb"/>
            <w:noProof/>
          </w:rPr>
          <w:t xml:space="preserve"> Intrinsic Object</w:t>
        </w:r>
        <w:r>
          <w:rPr>
            <w:noProof/>
            <w:webHidden/>
          </w:rPr>
          <w:tab/>
        </w:r>
        <w:r>
          <w:rPr>
            <w:noProof/>
            <w:webHidden/>
          </w:rPr>
          <w:fldChar w:fldCharType="begin"/>
        </w:r>
        <w:r>
          <w:rPr>
            <w:noProof/>
            <w:webHidden/>
          </w:rPr>
          <w:instrText xml:space="preserve"> PAGEREF _Toc366142090 \h </w:instrText>
        </w:r>
        <w:r>
          <w:rPr>
            <w:noProof/>
            <w:webHidden/>
          </w:rPr>
        </w:r>
        <w:r>
          <w:rPr>
            <w:noProof/>
            <w:webHidden/>
          </w:rPr>
          <w:fldChar w:fldCharType="separate"/>
        </w:r>
        <w:r w:rsidR="00083CEC">
          <w:rPr>
            <w:noProof/>
            <w:webHidden/>
          </w:rPr>
          <w:t>357</w:t>
        </w:r>
        <w:r>
          <w:rPr>
            <w:noProof/>
            <w:webHidden/>
          </w:rPr>
          <w:fldChar w:fldCharType="end"/>
        </w:r>
      </w:hyperlink>
    </w:p>
    <w:p w14:paraId="412C8FA2" w14:textId="77777777" w:rsidR="00FB0307" w:rsidRPr="00F92BFE" w:rsidRDefault="00FB0307">
      <w:pPr>
        <w:pStyle w:val="3a"/>
        <w:rPr>
          <w:rFonts w:ascii="Calibri" w:eastAsia="Times New Roman" w:hAnsi="Calibri" w:cs="Arial"/>
          <w:b w:val="0"/>
          <w:noProof/>
          <w:sz w:val="22"/>
          <w:szCs w:val="22"/>
          <w:lang w:val="en-US" w:eastAsia="en-US"/>
        </w:rPr>
      </w:pPr>
      <w:hyperlink w:anchor="_Toc366142091" w:history="1">
        <w:r w:rsidRPr="00761B91">
          <w:rPr>
            <w:rStyle w:val="affb"/>
            <w:noProof/>
          </w:rPr>
          <w:t>22.2.2</w:t>
        </w:r>
        <w:r w:rsidRPr="00F92BFE">
          <w:rPr>
            <w:rFonts w:ascii="Calibri" w:eastAsia="Times New Roman" w:hAnsi="Calibri" w:cs="Arial"/>
            <w:b w:val="0"/>
            <w:noProof/>
            <w:sz w:val="22"/>
            <w:szCs w:val="22"/>
            <w:lang w:val="en-US" w:eastAsia="en-US"/>
          </w:rPr>
          <w:tab/>
        </w:r>
        <w:r w:rsidRPr="00761B91">
          <w:rPr>
            <w:rStyle w:val="affb"/>
            <w:noProof/>
          </w:rPr>
          <w:t>Properties of the %TypedArray%</w:t>
        </w:r>
        <w:r w:rsidRPr="00761B91">
          <w:rPr>
            <w:rStyle w:val="affb"/>
            <w:iCs/>
            <w:noProof/>
          </w:rPr>
          <w:t xml:space="preserve"> Intrinsic Object</w:t>
        </w:r>
        <w:r>
          <w:rPr>
            <w:noProof/>
            <w:webHidden/>
          </w:rPr>
          <w:tab/>
        </w:r>
        <w:r>
          <w:rPr>
            <w:noProof/>
            <w:webHidden/>
          </w:rPr>
          <w:fldChar w:fldCharType="begin"/>
        </w:r>
        <w:r>
          <w:rPr>
            <w:noProof/>
            <w:webHidden/>
          </w:rPr>
          <w:instrText xml:space="preserve"> PAGEREF _Toc366142091 \h </w:instrText>
        </w:r>
        <w:r>
          <w:rPr>
            <w:noProof/>
            <w:webHidden/>
          </w:rPr>
        </w:r>
        <w:r>
          <w:rPr>
            <w:noProof/>
            <w:webHidden/>
          </w:rPr>
          <w:fldChar w:fldCharType="separate"/>
        </w:r>
        <w:r w:rsidR="00083CEC">
          <w:rPr>
            <w:noProof/>
            <w:webHidden/>
          </w:rPr>
          <w:t>360</w:t>
        </w:r>
        <w:r>
          <w:rPr>
            <w:noProof/>
            <w:webHidden/>
          </w:rPr>
          <w:fldChar w:fldCharType="end"/>
        </w:r>
      </w:hyperlink>
    </w:p>
    <w:p w14:paraId="658F00FE" w14:textId="77777777" w:rsidR="00FB0307" w:rsidRPr="00F92BFE" w:rsidRDefault="00FB0307">
      <w:pPr>
        <w:pStyle w:val="3a"/>
        <w:rPr>
          <w:rFonts w:ascii="Calibri" w:eastAsia="Times New Roman" w:hAnsi="Calibri" w:cs="Arial"/>
          <w:b w:val="0"/>
          <w:noProof/>
          <w:sz w:val="22"/>
          <w:szCs w:val="22"/>
          <w:lang w:val="en-US" w:eastAsia="en-US"/>
        </w:rPr>
      </w:pPr>
      <w:hyperlink w:anchor="_Toc366142092" w:history="1">
        <w:r w:rsidRPr="00761B91">
          <w:rPr>
            <w:rStyle w:val="affb"/>
            <w:noProof/>
          </w:rPr>
          <w:t>22.2.3</w:t>
        </w:r>
        <w:r w:rsidRPr="00F92BFE">
          <w:rPr>
            <w:rFonts w:ascii="Calibri" w:eastAsia="Times New Roman" w:hAnsi="Calibri" w:cs="Arial"/>
            <w:b w:val="0"/>
            <w:noProof/>
            <w:sz w:val="22"/>
            <w:szCs w:val="22"/>
            <w:lang w:val="en-US" w:eastAsia="en-US"/>
          </w:rPr>
          <w:tab/>
        </w:r>
        <w:r w:rsidRPr="00761B91">
          <w:rPr>
            <w:rStyle w:val="affb"/>
            <w:noProof/>
          </w:rPr>
          <w:t>Properties of the %TypedArrayPrototype% Object</w:t>
        </w:r>
        <w:r>
          <w:rPr>
            <w:noProof/>
            <w:webHidden/>
          </w:rPr>
          <w:tab/>
        </w:r>
        <w:r>
          <w:rPr>
            <w:noProof/>
            <w:webHidden/>
          </w:rPr>
          <w:fldChar w:fldCharType="begin"/>
        </w:r>
        <w:r>
          <w:rPr>
            <w:noProof/>
            <w:webHidden/>
          </w:rPr>
          <w:instrText xml:space="preserve"> PAGEREF _Toc366142092 \h </w:instrText>
        </w:r>
        <w:r>
          <w:rPr>
            <w:noProof/>
            <w:webHidden/>
          </w:rPr>
        </w:r>
        <w:r>
          <w:rPr>
            <w:noProof/>
            <w:webHidden/>
          </w:rPr>
          <w:fldChar w:fldCharType="separate"/>
        </w:r>
        <w:r w:rsidR="00083CEC">
          <w:rPr>
            <w:noProof/>
            <w:webHidden/>
          </w:rPr>
          <w:t>362</w:t>
        </w:r>
        <w:r>
          <w:rPr>
            <w:noProof/>
            <w:webHidden/>
          </w:rPr>
          <w:fldChar w:fldCharType="end"/>
        </w:r>
      </w:hyperlink>
    </w:p>
    <w:p w14:paraId="3A260F34" w14:textId="77777777" w:rsidR="00FB0307" w:rsidRPr="00F92BFE" w:rsidRDefault="00FB0307">
      <w:pPr>
        <w:pStyle w:val="3a"/>
        <w:rPr>
          <w:rFonts w:ascii="Calibri" w:eastAsia="Times New Roman" w:hAnsi="Calibri" w:cs="Arial"/>
          <w:b w:val="0"/>
          <w:noProof/>
          <w:sz w:val="22"/>
          <w:szCs w:val="22"/>
          <w:lang w:val="en-US" w:eastAsia="en-US"/>
        </w:rPr>
      </w:pPr>
      <w:hyperlink w:anchor="_Toc366142093" w:history="1">
        <w:r w:rsidRPr="00761B91">
          <w:rPr>
            <w:rStyle w:val="affb"/>
            <w:noProof/>
          </w:rPr>
          <w:t>22.2.4</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i/>
            <w:noProof/>
          </w:rPr>
          <w:t>TypedArray</w:t>
        </w:r>
        <w:r w:rsidRPr="00761B91">
          <w:rPr>
            <w:rStyle w:val="affb"/>
            <w:noProof/>
          </w:rPr>
          <w:t xml:space="preserve"> Constructors</w:t>
        </w:r>
        <w:r>
          <w:rPr>
            <w:noProof/>
            <w:webHidden/>
          </w:rPr>
          <w:tab/>
        </w:r>
        <w:r>
          <w:rPr>
            <w:noProof/>
            <w:webHidden/>
          </w:rPr>
          <w:fldChar w:fldCharType="begin"/>
        </w:r>
        <w:r>
          <w:rPr>
            <w:noProof/>
            <w:webHidden/>
          </w:rPr>
          <w:instrText xml:space="preserve"> PAGEREF _Toc366142093 \h </w:instrText>
        </w:r>
        <w:r>
          <w:rPr>
            <w:noProof/>
            <w:webHidden/>
          </w:rPr>
        </w:r>
        <w:r>
          <w:rPr>
            <w:noProof/>
            <w:webHidden/>
          </w:rPr>
          <w:fldChar w:fldCharType="separate"/>
        </w:r>
        <w:r w:rsidR="00083CEC">
          <w:rPr>
            <w:noProof/>
            <w:webHidden/>
          </w:rPr>
          <w:t>370</w:t>
        </w:r>
        <w:r>
          <w:rPr>
            <w:noProof/>
            <w:webHidden/>
          </w:rPr>
          <w:fldChar w:fldCharType="end"/>
        </w:r>
      </w:hyperlink>
    </w:p>
    <w:p w14:paraId="61220C30" w14:textId="77777777" w:rsidR="00FB0307" w:rsidRPr="00F92BFE" w:rsidRDefault="00FB0307">
      <w:pPr>
        <w:pStyle w:val="3a"/>
        <w:rPr>
          <w:rFonts w:ascii="Calibri" w:eastAsia="Times New Roman" w:hAnsi="Calibri" w:cs="Arial"/>
          <w:b w:val="0"/>
          <w:noProof/>
          <w:sz w:val="22"/>
          <w:szCs w:val="22"/>
          <w:lang w:val="en-US" w:eastAsia="en-US"/>
        </w:rPr>
      </w:pPr>
      <w:hyperlink w:anchor="_Toc366142094" w:history="1">
        <w:r w:rsidRPr="00761B91">
          <w:rPr>
            <w:rStyle w:val="affb"/>
            <w:noProof/>
          </w:rPr>
          <w:t>22.2.5</w:t>
        </w:r>
        <w:r w:rsidRPr="00F92BFE">
          <w:rPr>
            <w:rFonts w:ascii="Calibri" w:eastAsia="Times New Roman" w:hAnsi="Calibri" w:cs="Arial"/>
            <w:b w:val="0"/>
            <w:noProof/>
            <w:sz w:val="22"/>
            <w:szCs w:val="22"/>
            <w:lang w:val="en-US" w:eastAsia="en-US"/>
          </w:rPr>
          <w:tab/>
        </w:r>
        <w:r w:rsidRPr="00761B91">
          <w:rPr>
            <w:rStyle w:val="affb"/>
            <w:noProof/>
          </w:rPr>
          <w:t xml:space="preserve">Properties of the </w:t>
        </w:r>
        <w:r w:rsidRPr="00761B91">
          <w:rPr>
            <w:rStyle w:val="affb"/>
            <w:i/>
            <w:noProof/>
          </w:rPr>
          <w:t>TypedArray</w:t>
        </w:r>
        <w:r w:rsidRPr="00761B91">
          <w:rPr>
            <w:rStyle w:val="affb"/>
            <w:noProof/>
          </w:rPr>
          <w:t xml:space="preserve"> Constructors</w:t>
        </w:r>
        <w:r>
          <w:rPr>
            <w:noProof/>
            <w:webHidden/>
          </w:rPr>
          <w:tab/>
        </w:r>
        <w:r>
          <w:rPr>
            <w:noProof/>
            <w:webHidden/>
          </w:rPr>
          <w:fldChar w:fldCharType="begin"/>
        </w:r>
        <w:r>
          <w:rPr>
            <w:noProof/>
            <w:webHidden/>
          </w:rPr>
          <w:instrText xml:space="preserve"> PAGEREF _Toc366142094 \h </w:instrText>
        </w:r>
        <w:r>
          <w:rPr>
            <w:noProof/>
            <w:webHidden/>
          </w:rPr>
        </w:r>
        <w:r>
          <w:rPr>
            <w:noProof/>
            <w:webHidden/>
          </w:rPr>
          <w:fldChar w:fldCharType="separate"/>
        </w:r>
        <w:r w:rsidR="00083CEC">
          <w:rPr>
            <w:noProof/>
            <w:webHidden/>
          </w:rPr>
          <w:t>371</w:t>
        </w:r>
        <w:r>
          <w:rPr>
            <w:noProof/>
            <w:webHidden/>
          </w:rPr>
          <w:fldChar w:fldCharType="end"/>
        </w:r>
      </w:hyperlink>
    </w:p>
    <w:p w14:paraId="723A8685" w14:textId="77777777" w:rsidR="00FB0307" w:rsidRPr="00F92BFE" w:rsidRDefault="00FB0307">
      <w:pPr>
        <w:pStyle w:val="3a"/>
        <w:rPr>
          <w:rFonts w:ascii="Calibri" w:eastAsia="Times New Roman" w:hAnsi="Calibri" w:cs="Arial"/>
          <w:b w:val="0"/>
          <w:noProof/>
          <w:sz w:val="22"/>
          <w:szCs w:val="22"/>
          <w:lang w:val="en-US" w:eastAsia="en-US"/>
        </w:rPr>
      </w:pPr>
      <w:hyperlink w:anchor="_Toc366142095" w:history="1">
        <w:r w:rsidRPr="00761B91">
          <w:rPr>
            <w:rStyle w:val="affb"/>
            <w:noProof/>
          </w:rPr>
          <w:t>22.2.6</w:t>
        </w:r>
        <w:r w:rsidRPr="00F92BFE">
          <w:rPr>
            <w:rFonts w:ascii="Calibri" w:eastAsia="Times New Roman" w:hAnsi="Calibri" w:cs="Arial"/>
            <w:b w:val="0"/>
            <w:noProof/>
            <w:sz w:val="22"/>
            <w:szCs w:val="22"/>
            <w:lang w:val="en-US" w:eastAsia="en-US"/>
          </w:rPr>
          <w:tab/>
        </w:r>
        <w:r w:rsidRPr="00761B91">
          <w:rPr>
            <w:rStyle w:val="affb"/>
            <w:noProof/>
          </w:rPr>
          <w:t xml:space="preserve">Properties of </w:t>
        </w:r>
        <w:r w:rsidRPr="00761B91">
          <w:rPr>
            <w:rStyle w:val="affb"/>
            <w:i/>
            <w:noProof/>
          </w:rPr>
          <w:t>TypedArray</w:t>
        </w:r>
        <w:r w:rsidRPr="00761B91">
          <w:rPr>
            <w:rStyle w:val="affb"/>
            <w:noProof/>
          </w:rPr>
          <w:t xml:space="preserve"> Prototype Objects</w:t>
        </w:r>
        <w:r>
          <w:rPr>
            <w:noProof/>
            <w:webHidden/>
          </w:rPr>
          <w:tab/>
        </w:r>
        <w:r>
          <w:rPr>
            <w:noProof/>
            <w:webHidden/>
          </w:rPr>
          <w:fldChar w:fldCharType="begin"/>
        </w:r>
        <w:r>
          <w:rPr>
            <w:noProof/>
            <w:webHidden/>
          </w:rPr>
          <w:instrText xml:space="preserve"> PAGEREF _Toc366142095 \h </w:instrText>
        </w:r>
        <w:r>
          <w:rPr>
            <w:noProof/>
            <w:webHidden/>
          </w:rPr>
        </w:r>
        <w:r>
          <w:rPr>
            <w:noProof/>
            <w:webHidden/>
          </w:rPr>
          <w:fldChar w:fldCharType="separate"/>
        </w:r>
        <w:r w:rsidR="00083CEC">
          <w:rPr>
            <w:noProof/>
            <w:webHidden/>
          </w:rPr>
          <w:t>371</w:t>
        </w:r>
        <w:r>
          <w:rPr>
            <w:noProof/>
            <w:webHidden/>
          </w:rPr>
          <w:fldChar w:fldCharType="end"/>
        </w:r>
      </w:hyperlink>
    </w:p>
    <w:p w14:paraId="4A478A89" w14:textId="77777777" w:rsidR="00FB0307" w:rsidRPr="00F92BFE" w:rsidRDefault="00FB0307">
      <w:pPr>
        <w:pStyle w:val="3a"/>
        <w:rPr>
          <w:rFonts w:ascii="Calibri" w:eastAsia="Times New Roman" w:hAnsi="Calibri" w:cs="Arial"/>
          <w:b w:val="0"/>
          <w:noProof/>
          <w:sz w:val="22"/>
          <w:szCs w:val="22"/>
          <w:lang w:val="en-US" w:eastAsia="en-US"/>
        </w:rPr>
      </w:pPr>
      <w:hyperlink w:anchor="_Toc366142096" w:history="1">
        <w:r w:rsidRPr="00761B91">
          <w:rPr>
            <w:rStyle w:val="affb"/>
            <w:noProof/>
          </w:rPr>
          <w:t>22.2.7</w:t>
        </w:r>
        <w:r w:rsidRPr="00F92BFE">
          <w:rPr>
            <w:rFonts w:ascii="Calibri" w:eastAsia="Times New Roman" w:hAnsi="Calibri" w:cs="Arial"/>
            <w:b w:val="0"/>
            <w:noProof/>
            <w:sz w:val="22"/>
            <w:szCs w:val="22"/>
            <w:lang w:val="en-US" w:eastAsia="en-US"/>
          </w:rPr>
          <w:tab/>
        </w:r>
        <w:r w:rsidRPr="00761B91">
          <w:rPr>
            <w:rStyle w:val="affb"/>
            <w:noProof/>
          </w:rPr>
          <w:t xml:space="preserve">Properties of </w:t>
        </w:r>
        <w:r w:rsidRPr="00761B91">
          <w:rPr>
            <w:rStyle w:val="affb"/>
            <w:i/>
            <w:noProof/>
          </w:rPr>
          <w:t>TypedArray</w:t>
        </w:r>
        <w:r w:rsidRPr="00761B91">
          <w:rPr>
            <w:rStyle w:val="affb"/>
            <w:noProof/>
          </w:rPr>
          <w:t xml:space="preserve"> Instances</w:t>
        </w:r>
        <w:r>
          <w:rPr>
            <w:noProof/>
            <w:webHidden/>
          </w:rPr>
          <w:tab/>
        </w:r>
        <w:r>
          <w:rPr>
            <w:noProof/>
            <w:webHidden/>
          </w:rPr>
          <w:fldChar w:fldCharType="begin"/>
        </w:r>
        <w:r>
          <w:rPr>
            <w:noProof/>
            <w:webHidden/>
          </w:rPr>
          <w:instrText xml:space="preserve"> PAGEREF _Toc366142096 \h </w:instrText>
        </w:r>
        <w:r>
          <w:rPr>
            <w:noProof/>
            <w:webHidden/>
          </w:rPr>
        </w:r>
        <w:r>
          <w:rPr>
            <w:noProof/>
            <w:webHidden/>
          </w:rPr>
          <w:fldChar w:fldCharType="separate"/>
        </w:r>
        <w:r w:rsidR="00083CEC">
          <w:rPr>
            <w:noProof/>
            <w:webHidden/>
          </w:rPr>
          <w:t>372</w:t>
        </w:r>
        <w:r>
          <w:rPr>
            <w:noProof/>
            <w:webHidden/>
          </w:rPr>
          <w:fldChar w:fldCharType="end"/>
        </w:r>
      </w:hyperlink>
    </w:p>
    <w:p w14:paraId="359A8B1A" w14:textId="77777777" w:rsidR="00FB0307" w:rsidRPr="00F92BFE" w:rsidRDefault="00FB0307">
      <w:pPr>
        <w:pStyle w:val="12"/>
        <w:rPr>
          <w:rFonts w:ascii="Calibri" w:eastAsia="Times New Roman" w:hAnsi="Calibri" w:cs="Arial"/>
          <w:b w:val="0"/>
          <w:noProof/>
          <w:sz w:val="22"/>
          <w:szCs w:val="22"/>
          <w:lang w:val="en-US" w:eastAsia="en-US"/>
        </w:rPr>
      </w:pPr>
      <w:hyperlink w:anchor="_Toc366142097" w:history="1">
        <w:r w:rsidRPr="00761B91">
          <w:rPr>
            <w:rStyle w:val="affb"/>
            <w:noProof/>
          </w:rPr>
          <w:t>23</w:t>
        </w:r>
        <w:r w:rsidRPr="00F92BFE">
          <w:rPr>
            <w:rFonts w:ascii="Calibri" w:eastAsia="Times New Roman" w:hAnsi="Calibri" w:cs="Arial"/>
            <w:b w:val="0"/>
            <w:noProof/>
            <w:sz w:val="22"/>
            <w:szCs w:val="22"/>
            <w:lang w:val="en-US" w:eastAsia="en-US"/>
          </w:rPr>
          <w:tab/>
        </w:r>
        <w:r w:rsidRPr="00761B91">
          <w:rPr>
            <w:rStyle w:val="affb"/>
            <w:noProof/>
          </w:rPr>
          <w:t>Keyed Collection</w:t>
        </w:r>
        <w:r>
          <w:rPr>
            <w:noProof/>
            <w:webHidden/>
          </w:rPr>
          <w:tab/>
        </w:r>
        <w:r>
          <w:rPr>
            <w:noProof/>
            <w:webHidden/>
          </w:rPr>
          <w:fldChar w:fldCharType="begin"/>
        </w:r>
        <w:r>
          <w:rPr>
            <w:noProof/>
            <w:webHidden/>
          </w:rPr>
          <w:instrText xml:space="preserve"> PAGEREF _Toc366142097 \h </w:instrText>
        </w:r>
        <w:r>
          <w:rPr>
            <w:noProof/>
            <w:webHidden/>
          </w:rPr>
        </w:r>
        <w:r>
          <w:rPr>
            <w:noProof/>
            <w:webHidden/>
          </w:rPr>
          <w:fldChar w:fldCharType="separate"/>
        </w:r>
        <w:r w:rsidR="00083CEC">
          <w:rPr>
            <w:noProof/>
            <w:webHidden/>
          </w:rPr>
          <w:t>372</w:t>
        </w:r>
        <w:r>
          <w:rPr>
            <w:noProof/>
            <w:webHidden/>
          </w:rPr>
          <w:fldChar w:fldCharType="end"/>
        </w:r>
      </w:hyperlink>
    </w:p>
    <w:p w14:paraId="04D73C6A" w14:textId="77777777" w:rsidR="00FB0307" w:rsidRPr="00F92BFE" w:rsidRDefault="00FB0307">
      <w:pPr>
        <w:pStyle w:val="2c"/>
        <w:rPr>
          <w:rFonts w:ascii="Calibri" w:eastAsia="Times New Roman" w:hAnsi="Calibri" w:cs="Arial"/>
          <w:b w:val="0"/>
          <w:noProof/>
          <w:sz w:val="22"/>
          <w:szCs w:val="22"/>
          <w:lang w:val="en-US" w:eastAsia="en-US"/>
        </w:rPr>
      </w:pPr>
      <w:hyperlink w:anchor="_Toc366142098" w:history="1">
        <w:r w:rsidRPr="00761B91">
          <w:rPr>
            <w:rStyle w:val="affb"/>
            <w:noProof/>
          </w:rPr>
          <w:t>23.1</w:t>
        </w:r>
        <w:r w:rsidRPr="00F92BFE">
          <w:rPr>
            <w:rFonts w:ascii="Calibri" w:eastAsia="Times New Roman" w:hAnsi="Calibri" w:cs="Arial"/>
            <w:b w:val="0"/>
            <w:noProof/>
            <w:sz w:val="22"/>
            <w:szCs w:val="22"/>
            <w:lang w:val="en-US" w:eastAsia="en-US"/>
          </w:rPr>
          <w:tab/>
        </w:r>
        <w:r w:rsidRPr="00761B91">
          <w:rPr>
            <w:rStyle w:val="affb"/>
            <w:noProof/>
          </w:rPr>
          <w:t>Map Objects</w:t>
        </w:r>
        <w:r>
          <w:rPr>
            <w:noProof/>
            <w:webHidden/>
          </w:rPr>
          <w:tab/>
        </w:r>
        <w:r>
          <w:rPr>
            <w:noProof/>
            <w:webHidden/>
          </w:rPr>
          <w:fldChar w:fldCharType="begin"/>
        </w:r>
        <w:r>
          <w:rPr>
            <w:noProof/>
            <w:webHidden/>
          </w:rPr>
          <w:instrText xml:space="preserve"> PAGEREF _Toc366142098 \h </w:instrText>
        </w:r>
        <w:r>
          <w:rPr>
            <w:noProof/>
            <w:webHidden/>
          </w:rPr>
        </w:r>
        <w:r>
          <w:rPr>
            <w:noProof/>
            <w:webHidden/>
          </w:rPr>
          <w:fldChar w:fldCharType="separate"/>
        </w:r>
        <w:r w:rsidR="00083CEC">
          <w:rPr>
            <w:noProof/>
            <w:webHidden/>
          </w:rPr>
          <w:t>372</w:t>
        </w:r>
        <w:r>
          <w:rPr>
            <w:noProof/>
            <w:webHidden/>
          </w:rPr>
          <w:fldChar w:fldCharType="end"/>
        </w:r>
      </w:hyperlink>
    </w:p>
    <w:p w14:paraId="50356B6D" w14:textId="77777777" w:rsidR="00FB0307" w:rsidRPr="00F92BFE" w:rsidRDefault="00FB0307">
      <w:pPr>
        <w:pStyle w:val="3a"/>
        <w:rPr>
          <w:rFonts w:ascii="Calibri" w:eastAsia="Times New Roman" w:hAnsi="Calibri" w:cs="Arial"/>
          <w:b w:val="0"/>
          <w:noProof/>
          <w:sz w:val="22"/>
          <w:szCs w:val="22"/>
          <w:lang w:val="en-US" w:eastAsia="en-US"/>
        </w:rPr>
      </w:pPr>
      <w:hyperlink w:anchor="_Toc366142099" w:history="1">
        <w:r w:rsidRPr="00761B91">
          <w:rPr>
            <w:rStyle w:val="affb"/>
            <w:noProof/>
          </w:rPr>
          <w:t>23.1.1</w:t>
        </w:r>
        <w:r w:rsidRPr="00F92BFE">
          <w:rPr>
            <w:rFonts w:ascii="Calibri" w:eastAsia="Times New Roman" w:hAnsi="Calibri" w:cs="Arial"/>
            <w:b w:val="0"/>
            <w:noProof/>
            <w:sz w:val="22"/>
            <w:szCs w:val="22"/>
            <w:lang w:val="en-US" w:eastAsia="en-US"/>
          </w:rPr>
          <w:tab/>
        </w:r>
        <w:r w:rsidRPr="00761B91">
          <w:rPr>
            <w:rStyle w:val="affb"/>
            <w:noProof/>
          </w:rPr>
          <w:t>The Map Constructor</w:t>
        </w:r>
        <w:r>
          <w:rPr>
            <w:noProof/>
            <w:webHidden/>
          </w:rPr>
          <w:tab/>
        </w:r>
        <w:r>
          <w:rPr>
            <w:noProof/>
            <w:webHidden/>
          </w:rPr>
          <w:fldChar w:fldCharType="begin"/>
        </w:r>
        <w:r>
          <w:rPr>
            <w:noProof/>
            <w:webHidden/>
          </w:rPr>
          <w:instrText xml:space="preserve"> PAGEREF _Toc366142099 \h </w:instrText>
        </w:r>
        <w:r>
          <w:rPr>
            <w:noProof/>
            <w:webHidden/>
          </w:rPr>
        </w:r>
        <w:r>
          <w:rPr>
            <w:noProof/>
            <w:webHidden/>
          </w:rPr>
          <w:fldChar w:fldCharType="separate"/>
        </w:r>
        <w:r w:rsidR="00083CEC">
          <w:rPr>
            <w:noProof/>
            <w:webHidden/>
          </w:rPr>
          <w:t>372</w:t>
        </w:r>
        <w:r>
          <w:rPr>
            <w:noProof/>
            <w:webHidden/>
          </w:rPr>
          <w:fldChar w:fldCharType="end"/>
        </w:r>
      </w:hyperlink>
    </w:p>
    <w:p w14:paraId="2C6701ED" w14:textId="77777777" w:rsidR="00FB0307" w:rsidRPr="00F92BFE" w:rsidRDefault="00FB0307">
      <w:pPr>
        <w:pStyle w:val="3a"/>
        <w:rPr>
          <w:rFonts w:ascii="Calibri" w:eastAsia="Times New Roman" w:hAnsi="Calibri" w:cs="Arial"/>
          <w:b w:val="0"/>
          <w:noProof/>
          <w:sz w:val="22"/>
          <w:szCs w:val="22"/>
          <w:lang w:val="en-US" w:eastAsia="en-US"/>
        </w:rPr>
      </w:pPr>
      <w:hyperlink w:anchor="_Toc366142100" w:history="1">
        <w:r w:rsidRPr="00761B91">
          <w:rPr>
            <w:rStyle w:val="affb"/>
            <w:noProof/>
          </w:rPr>
          <w:t>23.1.2</w:t>
        </w:r>
        <w:r w:rsidRPr="00F92BFE">
          <w:rPr>
            <w:rFonts w:ascii="Calibri" w:eastAsia="Times New Roman" w:hAnsi="Calibri" w:cs="Arial"/>
            <w:b w:val="0"/>
            <w:noProof/>
            <w:sz w:val="22"/>
            <w:szCs w:val="22"/>
            <w:lang w:val="en-US" w:eastAsia="en-US"/>
          </w:rPr>
          <w:tab/>
        </w:r>
        <w:r w:rsidRPr="00761B91">
          <w:rPr>
            <w:rStyle w:val="affb"/>
            <w:noProof/>
          </w:rPr>
          <w:t>Properties of the Map Constructor</w:t>
        </w:r>
        <w:r>
          <w:rPr>
            <w:noProof/>
            <w:webHidden/>
          </w:rPr>
          <w:tab/>
        </w:r>
        <w:r>
          <w:rPr>
            <w:noProof/>
            <w:webHidden/>
          </w:rPr>
          <w:fldChar w:fldCharType="begin"/>
        </w:r>
        <w:r>
          <w:rPr>
            <w:noProof/>
            <w:webHidden/>
          </w:rPr>
          <w:instrText xml:space="preserve"> PAGEREF _Toc366142100 \h </w:instrText>
        </w:r>
        <w:r>
          <w:rPr>
            <w:noProof/>
            <w:webHidden/>
          </w:rPr>
        </w:r>
        <w:r>
          <w:rPr>
            <w:noProof/>
            <w:webHidden/>
          </w:rPr>
          <w:fldChar w:fldCharType="separate"/>
        </w:r>
        <w:r w:rsidR="00083CEC">
          <w:rPr>
            <w:noProof/>
            <w:webHidden/>
          </w:rPr>
          <w:t>373</w:t>
        </w:r>
        <w:r>
          <w:rPr>
            <w:noProof/>
            <w:webHidden/>
          </w:rPr>
          <w:fldChar w:fldCharType="end"/>
        </w:r>
      </w:hyperlink>
    </w:p>
    <w:p w14:paraId="06C1A5F6" w14:textId="77777777" w:rsidR="00FB0307" w:rsidRPr="00F92BFE" w:rsidRDefault="00FB0307">
      <w:pPr>
        <w:pStyle w:val="3a"/>
        <w:rPr>
          <w:rFonts w:ascii="Calibri" w:eastAsia="Times New Roman" w:hAnsi="Calibri" w:cs="Arial"/>
          <w:b w:val="0"/>
          <w:noProof/>
          <w:sz w:val="22"/>
          <w:szCs w:val="22"/>
          <w:lang w:val="en-US" w:eastAsia="en-US"/>
        </w:rPr>
      </w:pPr>
      <w:hyperlink w:anchor="_Toc366142101" w:history="1">
        <w:r w:rsidRPr="00761B91">
          <w:rPr>
            <w:rStyle w:val="affb"/>
            <w:noProof/>
          </w:rPr>
          <w:t>23.1.3</w:t>
        </w:r>
        <w:r w:rsidRPr="00F92BFE">
          <w:rPr>
            <w:rFonts w:ascii="Calibri" w:eastAsia="Times New Roman" w:hAnsi="Calibri" w:cs="Arial"/>
            <w:b w:val="0"/>
            <w:noProof/>
            <w:sz w:val="22"/>
            <w:szCs w:val="22"/>
            <w:lang w:val="en-US" w:eastAsia="en-US"/>
          </w:rPr>
          <w:tab/>
        </w:r>
        <w:r w:rsidRPr="00761B91">
          <w:rPr>
            <w:rStyle w:val="affb"/>
            <w:noProof/>
          </w:rPr>
          <w:t>Properties of the Map Prototype Object</w:t>
        </w:r>
        <w:r>
          <w:rPr>
            <w:noProof/>
            <w:webHidden/>
          </w:rPr>
          <w:tab/>
        </w:r>
        <w:r>
          <w:rPr>
            <w:noProof/>
            <w:webHidden/>
          </w:rPr>
          <w:fldChar w:fldCharType="begin"/>
        </w:r>
        <w:r>
          <w:rPr>
            <w:noProof/>
            <w:webHidden/>
          </w:rPr>
          <w:instrText xml:space="preserve"> PAGEREF _Toc366142101 \h </w:instrText>
        </w:r>
        <w:r>
          <w:rPr>
            <w:noProof/>
            <w:webHidden/>
          </w:rPr>
        </w:r>
        <w:r>
          <w:rPr>
            <w:noProof/>
            <w:webHidden/>
          </w:rPr>
          <w:fldChar w:fldCharType="separate"/>
        </w:r>
        <w:r w:rsidR="00083CEC">
          <w:rPr>
            <w:noProof/>
            <w:webHidden/>
          </w:rPr>
          <w:t>374</w:t>
        </w:r>
        <w:r>
          <w:rPr>
            <w:noProof/>
            <w:webHidden/>
          </w:rPr>
          <w:fldChar w:fldCharType="end"/>
        </w:r>
      </w:hyperlink>
    </w:p>
    <w:p w14:paraId="4E087F12" w14:textId="77777777" w:rsidR="00FB0307" w:rsidRPr="00F92BFE" w:rsidRDefault="00FB0307">
      <w:pPr>
        <w:pStyle w:val="3a"/>
        <w:rPr>
          <w:rFonts w:ascii="Calibri" w:eastAsia="Times New Roman" w:hAnsi="Calibri" w:cs="Arial"/>
          <w:b w:val="0"/>
          <w:noProof/>
          <w:sz w:val="22"/>
          <w:szCs w:val="22"/>
          <w:lang w:val="en-US" w:eastAsia="en-US"/>
        </w:rPr>
      </w:pPr>
      <w:hyperlink w:anchor="_Toc366142102" w:history="1">
        <w:r w:rsidRPr="00761B91">
          <w:rPr>
            <w:rStyle w:val="affb"/>
            <w:noProof/>
          </w:rPr>
          <w:t>23.1.4</w:t>
        </w:r>
        <w:r w:rsidRPr="00F92BFE">
          <w:rPr>
            <w:rFonts w:ascii="Calibri" w:eastAsia="Times New Roman" w:hAnsi="Calibri" w:cs="Arial"/>
            <w:b w:val="0"/>
            <w:noProof/>
            <w:sz w:val="22"/>
            <w:szCs w:val="22"/>
            <w:lang w:val="en-US" w:eastAsia="en-US"/>
          </w:rPr>
          <w:tab/>
        </w:r>
        <w:r w:rsidRPr="00761B91">
          <w:rPr>
            <w:rStyle w:val="affb"/>
            <w:noProof/>
          </w:rPr>
          <w:t>Properties of Map Instances</w:t>
        </w:r>
        <w:r>
          <w:rPr>
            <w:noProof/>
            <w:webHidden/>
          </w:rPr>
          <w:tab/>
        </w:r>
        <w:r>
          <w:rPr>
            <w:noProof/>
            <w:webHidden/>
          </w:rPr>
          <w:fldChar w:fldCharType="begin"/>
        </w:r>
        <w:r>
          <w:rPr>
            <w:noProof/>
            <w:webHidden/>
          </w:rPr>
          <w:instrText xml:space="preserve"> PAGEREF _Toc366142102 \h </w:instrText>
        </w:r>
        <w:r>
          <w:rPr>
            <w:noProof/>
            <w:webHidden/>
          </w:rPr>
        </w:r>
        <w:r>
          <w:rPr>
            <w:noProof/>
            <w:webHidden/>
          </w:rPr>
          <w:fldChar w:fldCharType="separate"/>
        </w:r>
        <w:r w:rsidR="00083CEC">
          <w:rPr>
            <w:noProof/>
            <w:webHidden/>
          </w:rPr>
          <w:t>377</w:t>
        </w:r>
        <w:r>
          <w:rPr>
            <w:noProof/>
            <w:webHidden/>
          </w:rPr>
          <w:fldChar w:fldCharType="end"/>
        </w:r>
      </w:hyperlink>
    </w:p>
    <w:p w14:paraId="36FFB1ED" w14:textId="77777777" w:rsidR="00FB0307" w:rsidRPr="00F92BFE" w:rsidRDefault="00FB0307">
      <w:pPr>
        <w:pStyle w:val="3a"/>
        <w:rPr>
          <w:rFonts w:ascii="Calibri" w:eastAsia="Times New Roman" w:hAnsi="Calibri" w:cs="Arial"/>
          <w:b w:val="0"/>
          <w:noProof/>
          <w:sz w:val="22"/>
          <w:szCs w:val="22"/>
          <w:lang w:val="en-US" w:eastAsia="en-US"/>
        </w:rPr>
      </w:pPr>
      <w:hyperlink w:anchor="_Toc366142103" w:history="1">
        <w:r w:rsidRPr="00761B91">
          <w:rPr>
            <w:rStyle w:val="affb"/>
            <w:noProof/>
          </w:rPr>
          <w:t>23.1.5</w:t>
        </w:r>
        <w:r w:rsidRPr="00F92BFE">
          <w:rPr>
            <w:rFonts w:ascii="Calibri" w:eastAsia="Times New Roman" w:hAnsi="Calibri" w:cs="Arial"/>
            <w:b w:val="0"/>
            <w:noProof/>
            <w:sz w:val="22"/>
            <w:szCs w:val="22"/>
            <w:lang w:val="en-US" w:eastAsia="en-US"/>
          </w:rPr>
          <w:tab/>
        </w:r>
        <w:r w:rsidRPr="00761B91">
          <w:rPr>
            <w:rStyle w:val="affb"/>
            <w:noProof/>
          </w:rPr>
          <w:t>Map Iterator Object Structure</w:t>
        </w:r>
        <w:r>
          <w:rPr>
            <w:noProof/>
            <w:webHidden/>
          </w:rPr>
          <w:tab/>
        </w:r>
        <w:r>
          <w:rPr>
            <w:noProof/>
            <w:webHidden/>
          </w:rPr>
          <w:fldChar w:fldCharType="begin"/>
        </w:r>
        <w:r>
          <w:rPr>
            <w:noProof/>
            <w:webHidden/>
          </w:rPr>
          <w:instrText xml:space="preserve"> PAGEREF _Toc366142103 \h </w:instrText>
        </w:r>
        <w:r>
          <w:rPr>
            <w:noProof/>
            <w:webHidden/>
          </w:rPr>
        </w:r>
        <w:r>
          <w:rPr>
            <w:noProof/>
            <w:webHidden/>
          </w:rPr>
          <w:fldChar w:fldCharType="separate"/>
        </w:r>
        <w:r w:rsidR="00083CEC">
          <w:rPr>
            <w:noProof/>
            <w:webHidden/>
          </w:rPr>
          <w:t>377</w:t>
        </w:r>
        <w:r>
          <w:rPr>
            <w:noProof/>
            <w:webHidden/>
          </w:rPr>
          <w:fldChar w:fldCharType="end"/>
        </w:r>
      </w:hyperlink>
    </w:p>
    <w:p w14:paraId="0A59A984" w14:textId="77777777" w:rsidR="00FB0307" w:rsidRPr="00F92BFE" w:rsidRDefault="00FB0307">
      <w:pPr>
        <w:pStyle w:val="2c"/>
        <w:rPr>
          <w:rFonts w:ascii="Calibri" w:eastAsia="Times New Roman" w:hAnsi="Calibri" w:cs="Arial"/>
          <w:b w:val="0"/>
          <w:noProof/>
          <w:sz w:val="22"/>
          <w:szCs w:val="22"/>
          <w:lang w:val="en-US" w:eastAsia="en-US"/>
        </w:rPr>
      </w:pPr>
      <w:hyperlink w:anchor="_Toc366142104" w:history="1">
        <w:r w:rsidRPr="00761B91">
          <w:rPr>
            <w:rStyle w:val="affb"/>
            <w:noProof/>
          </w:rPr>
          <w:t>23.2</w:t>
        </w:r>
        <w:r w:rsidRPr="00F92BFE">
          <w:rPr>
            <w:rFonts w:ascii="Calibri" w:eastAsia="Times New Roman" w:hAnsi="Calibri" w:cs="Arial"/>
            <w:b w:val="0"/>
            <w:noProof/>
            <w:sz w:val="22"/>
            <w:szCs w:val="22"/>
            <w:lang w:val="en-US" w:eastAsia="en-US"/>
          </w:rPr>
          <w:tab/>
        </w:r>
        <w:r w:rsidRPr="00761B91">
          <w:rPr>
            <w:rStyle w:val="affb"/>
            <w:noProof/>
          </w:rPr>
          <w:t>Set Objects</w:t>
        </w:r>
        <w:r>
          <w:rPr>
            <w:noProof/>
            <w:webHidden/>
          </w:rPr>
          <w:tab/>
        </w:r>
        <w:r>
          <w:rPr>
            <w:noProof/>
            <w:webHidden/>
          </w:rPr>
          <w:fldChar w:fldCharType="begin"/>
        </w:r>
        <w:r>
          <w:rPr>
            <w:noProof/>
            <w:webHidden/>
          </w:rPr>
          <w:instrText xml:space="preserve"> PAGEREF _Toc366142104 \h </w:instrText>
        </w:r>
        <w:r>
          <w:rPr>
            <w:noProof/>
            <w:webHidden/>
          </w:rPr>
        </w:r>
        <w:r>
          <w:rPr>
            <w:noProof/>
            <w:webHidden/>
          </w:rPr>
          <w:fldChar w:fldCharType="separate"/>
        </w:r>
        <w:r w:rsidR="00083CEC">
          <w:rPr>
            <w:noProof/>
            <w:webHidden/>
          </w:rPr>
          <w:t>378</w:t>
        </w:r>
        <w:r>
          <w:rPr>
            <w:noProof/>
            <w:webHidden/>
          </w:rPr>
          <w:fldChar w:fldCharType="end"/>
        </w:r>
      </w:hyperlink>
    </w:p>
    <w:p w14:paraId="2CC8ED51" w14:textId="77777777" w:rsidR="00FB0307" w:rsidRPr="00F92BFE" w:rsidRDefault="00FB0307">
      <w:pPr>
        <w:pStyle w:val="3a"/>
        <w:rPr>
          <w:rFonts w:ascii="Calibri" w:eastAsia="Times New Roman" w:hAnsi="Calibri" w:cs="Arial"/>
          <w:b w:val="0"/>
          <w:noProof/>
          <w:sz w:val="22"/>
          <w:szCs w:val="22"/>
          <w:lang w:val="en-US" w:eastAsia="en-US"/>
        </w:rPr>
      </w:pPr>
      <w:hyperlink w:anchor="_Toc366142105" w:history="1">
        <w:r w:rsidRPr="00761B91">
          <w:rPr>
            <w:rStyle w:val="affb"/>
            <w:noProof/>
          </w:rPr>
          <w:t>23.2.1</w:t>
        </w:r>
        <w:r w:rsidRPr="00F92BFE">
          <w:rPr>
            <w:rFonts w:ascii="Calibri" w:eastAsia="Times New Roman" w:hAnsi="Calibri" w:cs="Arial"/>
            <w:b w:val="0"/>
            <w:noProof/>
            <w:sz w:val="22"/>
            <w:szCs w:val="22"/>
            <w:lang w:val="en-US" w:eastAsia="en-US"/>
          </w:rPr>
          <w:tab/>
        </w:r>
        <w:r w:rsidRPr="00761B91">
          <w:rPr>
            <w:rStyle w:val="affb"/>
            <w:noProof/>
          </w:rPr>
          <w:t>The Set Constructor</w:t>
        </w:r>
        <w:r>
          <w:rPr>
            <w:noProof/>
            <w:webHidden/>
          </w:rPr>
          <w:tab/>
        </w:r>
        <w:r>
          <w:rPr>
            <w:noProof/>
            <w:webHidden/>
          </w:rPr>
          <w:fldChar w:fldCharType="begin"/>
        </w:r>
        <w:r>
          <w:rPr>
            <w:noProof/>
            <w:webHidden/>
          </w:rPr>
          <w:instrText xml:space="preserve"> PAGEREF _Toc366142105 \h </w:instrText>
        </w:r>
        <w:r>
          <w:rPr>
            <w:noProof/>
            <w:webHidden/>
          </w:rPr>
        </w:r>
        <w:r>
          <w:rPr>
            <w:noProof/>
            <w:webHidden/>
          </w:rPr>
          <w:fldChar w:fldCharType="separate"/>
        </w:r>
        <w:r w:rsidR="00083CEC">
          <w:rPr>
            <w:noProof/>
            <w:webHidden/>
          </w:rPr>
          <w:t>379</w:t>
        </w:r>
        <w:r>
          <w:rPr>
            <w:noProof/>
            <w:webHidden/>
          </w:rPr>
          <w:fldChar w:fldCharType="end"/>
        </w:r>
      </w:hyperlink>
    </w:p>
    <w:p w14:paraId="33451764" w14:textId="77777777" w:rsidR="00FB0307" w:rsidRPr="00F92BFE" w:rsidRDefault="00FB0307">
      <w:pPr>
        <w:pStyle w:val="3a"/>
        <w:rPr>
          <w:rFonts w:ascii="Calibri" w:eastAsia="Times New Roman" w:hAnsi="Calibri" w:cs="Arial"/>
          <w:b w:val="0"/>
          <w:noProof/>
          <w:sz w:val="22"/>
          <w:szCs w:val="22"/>
          <w:lang w:val="en-US" w:eastAsia="en-US"/>
        </w:rPr>
      </w:pPr>
      <w:hyperlink w:anchor="_Toc366142106" w:history="1">
        <w:r w:rsidRPr="00761B91">
          <w:rPr>
            <w:rStyle w:val="affb"/>
            <w:noProof/>
          </w:rPr>
          <w:t>23.2.2</w:t>
        </w:r>
        <w:r w:rsidRPr="00F92BFE">
          <w:rPr>
            <w:rFonts w:ascii="Calibri" w:eastAsia="Times New Roman" w:hAnsi="Calibri" w:cs="Arial"/>
            <w:b w:val="0"/>
            <w:noProof/>
            <w:sz w:val="22"/>
            <w:szCs w:val="22"/>
            <w:lang w:val="en-US" w:eastAsia="en-US"/>
          </w:rPr>
          <w:tab/>
        </w:r>
        <w:r w:rsidRPr="00761B91">
          <w:rPr>
            <w:rStyle w:val="affb"/>
            <w:noProof/>
          </w:rPr>
          <w:t>Properties of the Set Constructor</w:t>
        </w:r>
        <w:r>
          <w:rPr>
            <w:noProof/>
            <w:webHidden/>
          </w:rPr>
          <w:tab/>
        </w:r>
        <w:r>
          <w:rPr>
            <w:noProof/>
            <w:webHidden/>
          </w:rPr>
          <w:fldChar w:fldCharType="begin"/>
        </w:r>
        <w:r>
          <w:rPr>
            <w:noProof/>
            <w:webHidden/>
          </w:rPr>
          <w:instrText xml:space="preserve"> PAGEREF _Toc366142106 \h </w:instrText>
        </w:r>
        <w:r>
          <w:rPr>
            <w:noProof/>
            <w:webHidden/>
          </w:rPr>
        </w:r>
        <w:r>
          <w:rPr>
            <w:noProof/>
            <w:webHidden/>
          </w:rPr>
          <w:fldChar w:fldCharType="separate"/>
        </w:r>
        <w:r w:rsidR="00083CEC">
          <w:rPr>
            <w:noProof/>
            <w:webHidden/>
          </w:rPr>
          <w:t>380</w:t>
        </w:r>
        <w:r>
          <w:rPr>
            <w:noProof/>
            <w:webHidden/>
          </w:rPr>
          <w:fldChar w:fldCharType="end"/>
        </w:r>
      </w:hyperlink>
    </w:p>
    <w:p w14:paraId="7C9F1E6F" w14:textId="77777777" w:rsidR="00FB0307" w:rsidRPr="00F92BFE" w:rsidRDefault="00FB0307">
      <w:pPr>
        <w:pStyle w:val="3a"/>
        <w:rPr>
          <w:rFonts w:ascii="Calibri" w:eastAsia="Times New Roman" w:hAnsi="Calibri" w:cs="Arial"/>
          <w:b w:val="0"/>
          <w:noProof/>
          <w:sz w:val="22"/>
          <w:szCs w:val="22"/>
          <w:lang w:val="en-US" w:eastAsia="en-US"/>
        </w:rPr>
      </w:pPr>
      <w:hyperlink w:anchor="_Toc366142107" w:history="1">
        <w:r w:rsidRPr="00761B91">
          <w:rPr>
            <w:rStyle w:val="affb"/>
            <w:noProof/>
          </w:rPr>
          <w:t>23.2.3</w:t>
        </w:r>
        <w:r w:rsidRPr="00F92BFE">
          <w:rPr>
            <w:rFonts w:ascii="Calibri" w:eastAsia="Times New Roman" w:hAnsi="Calibri" w:cs="Arial"/>
            <w:b w:val="0"/>
            <w:noProof/>
            <w:sz w:val="22"/>
            <w:szCs w:val="22"/>
            <w:lang w:val="en-US" w:eastAsia="en-US"/>
          </w:rPr>
          <w:tab/>
        </w:r>
        <w:r w:rsidRPr="00761B91">
          <w:rPr>
            <w:rStyle w:val="affb"/>
            <w:noProof/>
          </w:rPr>
          <w:t>Properties of the Set Prototype Object</w:t>
        </w:r>
        <w:r>
          <w:rPr>
            <w:noProof/>
            <w:webHidden/>
          </w:rPr>
          <w:tab/>
        </w:r>
        <w:r>
          <w:rPr>
            <w:noProof/>
            <w:webHidden/>
          </w:rPr>
          <w:fldChar w:fldCharType="begin"/>
        </w:r>
        <w:r>
          <w:rPr>
            <w:noProof/>
            <w:webHidden/>
          </w:rPr>
          <w:instrText xml:space="preserve"> PAGEREF _Toc366142107 \h </w:instrText>
        </w:r>
        <w:r>
          <w:rPr>
            <w:noProof/>
            <w:webHidden/>
          </w:rPr>
        </w:r>
        <w:r>
          <w:rPr>
            <w:noProof/>
            <w:webHidden/>
          </w:rPr>
          <w:fldChar w:fldCharType="separate"/>
        </w:r>
        <w:r w:rsidR="00083CEC">
          <w:rPr>
            <w:noProof/>
            <w:webHidden/>
          </w:rPr>
          <w:t>380</w:t>
        </w:r>
        <w:r>
          <w:rPr>
            <w:noProof/>
            <w:webHidden/>
          </w:rPr>
          <w:fldChar w:fldCharType="end"/>
        </w:r>
      </w:hyperlink>
    </w:p>
    <w:p w14:paraId="7F5F709F" w14:textId="77777777" w:rsidR="00FB0307" w:rsidRPr="00F92BFE" w:rsidRDefault="00FB0307">
      <w:pPr>
        <w:pStyle w:val="3a"/>
        <w:rPr>
          <w:rFonts w:ascii="Calibri" w:eastAsia="Times New Roman" w:hAnsi="Calibri" w:cs="Arial"/>
          <w:b w:val="0"/>
          <w:noProof/>
          <w:sz w:val="22"/>
          <w:szCs w:val="22"/>
          <w:lang w:val="en-US" w:eastAsia="en-US"/>
        </w:rPr>
      </w:pPr>
      <w:hyperlink w:anchor="_Toc366142108" w:history="1">
        <w:r w:rsidRPr="00761B91">
          <w:rPr>
            <w:rStyle w:val="affb"/>
            <w:noProof/>
          </w:rPr>
          <w:t>23.2.4</w:t>
        </w:r>
        <w:r w:rsidRPr="00F92BFE">
          <w:rPr>
            <w:rFonts w:ascii="Calibri" w:eastAsia="Times New Roman" w:hAnsi="Calibri" w:cs="Arial"/>
            <w:b w:val="0"/>
            <w:noProof/>
            <w:sz w:val="22"/>
            <w:szCs w:val="22"/>
            <w:lang w:val="en-US" w:eastAsia="en-US"/>
          </w:rPr>
          <w:tab/>
        </w:r>
        <w:r w:rsidRPr="00761B91">
          <w:rPr>
            <w:rStyle w:val="affb"/>
            <w:noProof/>
          </w:rPr>
          <w:t>Properties of Set Instances</w:t>
        </w:r>
        <w:r>
          <w:rPr>
            <w:noProof/>
            <w:webHidden/>
          </w:rPr>
          <w:tab/>
        </w:r>
        <w:r>
          <w:rPr>
            <w:noProof/>
            <w:webHidden/>
          </w:rPr>
          <w:fldChar w:fldCharType="begin"/>
        </w:r>
        <w:r>
          <w:rPr>
            <w:noProof/>
            <w:webHidden/>
          </w:rPr>
          <w:instrText xml:space="preserve"> PAGEREF _Toc366142108 \h </w:instrText>
        </w:r>
        <w:r>
          <w:rPr>
            <w:noProof/>
            <w:webHidden/>
          </w:rPr>
        </w:r>
        <w:r>
          <w:rPr>
            <w:noProof/>
            <w:webHidden/>
          </w:rPr>
          <w:fldChar w:fldCharType="separate"/>
        </w:r>
        <w:r w:rsidR="00083CEC">
          <w:rPr>
            <w:noProof/>
            <w:webHidden/>
          </w:rPr>
          <w:t>383</w:t>
        </w:r>
        <w:r>
          <w:rPr>
            <w:noProof/>
            <w:webHidden/>
          </w:rPr>
          <w:fldChar w:fldCharType="end"/>
        </w:r>
      </w:hyperlink>
    </w:p>
    <w:p w14:paraId="0B707DF9" w14:textId="77777777" w:rsidR="00FB0307" w:rsidRPr="00F92BFE" w:rsidRDefault="00FB0307">
      <w:pPr>
        <w:pStyle w:val="3a"/>
        <w:rPr>
          <w:rFonts w:ascii="Calibri" w:eastAsia="Times New Roman" w:hAnsi="Calibri" w:cs="Arial"/>
          <w:b w:val="0"/>
          <w:noProof/>
          <w:sz w:val="22"/>
          <w:szCs w:val="22"/>
          <w:lang w:val="en-US" w:eastAsia="en-US"/>
        </w:rPr>
      </w:pPr>
      <w:hyperlink w:anchor="_Toc366142109" w:history="1">
        <w:r w:rsidRPr="00761B91">
          <w:rPr>
            <w:rStyle w:val="affb"/>
            <w:noProof/>
          </w:rPr>
          <w:t>23.2.5</w:t>
        </w:r>
        <w:r w:rsidRPr="00F92BFE">
          <w:rPr>
            <w:rFonts w:ascii="Calibri" w:eastAsia="Times New Roman" w:hAnsi="Calibri" w:cs="Arial"/>
            <w:b w:val="0"/>
            <w:noProof/>
            <w:sz w:val="22"/>
            <w:szCs w:val="22"/>
            <w:lang w:val="en-US" w:eastAsia="en-US"/>
          </w:rPr>
          <w:tab/>
        </w:r>
        <w:r w:rsidRPr="00761B91">
          <w:rPr>
            <w:rStyle w:val="affb"/>
            <w:noProof/>
          </w:rPr>
          <w:t>Set Iterator Object Structure</w:t>
        </w:r>
        <w:r>
          <w:rPr>
            <w:noProof/>
            <w:webHidden/>
          </w:rPr>
          <w:tab/>
        </w:r>
        <w:r>
          <w:rPr>
            <w:noProof/>
            <w:webHidden/>
          </w:rPr>
          <w:fldChar w:fldCharType="begin"/>
        </w:r>
        <w:r>
          <w:rPr>
            <w:noProof/>
            <w:webHidden/>
          </w:rPr>
          <w:instrText xml:space="preserve"> PAGEREF _Toc366142109 \h </w:instrText>
        </w:r>
        <w:r>
          <w:rPr>
            <w:noProof/>
            <w:webHidden/>
          </w:rPr>
        </w:r>
        <w:r>
          <w:rPr>
            <w:noProof/>
            <w:webHidden/>
          </w:rPr>
          <w:fldChar w:fldCharType="separate"/>
        </w:r>
        <w:r w:rsidR="00083CEC">
          <w:rPr>
            <w:noProof/>
            <w:webHidden/>
          </w:rPr>
          <w:t>383</w:t>
        </w:r>
        <w:r>
          <w:rPr>
            <w:noProof/>
            <w:webHidden/>
          </w:rPr>
          <w:fldChar w:fldCharType="end"/>
        </w:r>
      </w:hyperlink>
    </w:p>
    <w:p w14:paraId="759D76D2" w14:textId="77777777" w:rsidR="00FB0307" w:rsidRPr="00F92BFE" w:rsidRDefault="00FB0307">
      <w:pPr>
        <w:pStyle w:val="2c"/>
        <w:rPr>
          <w:rFonts w:ascii="Calibri" w:eastAsia="Times New Roman" w:hAnsi="Calibri" w:cs="Arial"/>
          <w:b w:val="0"/>
          <w:noProof/>
          <w:sz w:val="22"/>
          <w:szCs w:val="22"/>
          <w:lang w:val="en-US" w:eastAsia="en-US"/>
        </w:rPr>
      </w:pPr>
      <w:hyperlink w:anchor="_Toc366142110" w:history="1">
        <w:r w:rsidRPr="00761B91">
          <w:rPr>
            <w:rStyle w:val="affb"/>
            <w:noProof/>
          </w:rPr>
          <w:t>23.3</w:t>
        </w:r>
        <w:r w:rsidRPr="00F92BFE">
          <w:rPr>
            <w:rFonts w:ascii="Calibri" w:eastAsia="Times New Roman" w:hAnsi="Calibri" w:cs="Arial"/>
            <w:b w:val="0"/>
            <w:noProof/>
            <w:sz w:val="22"/>
            <w:szCs w:val="22"/>
            <w:lang w:val="en-US" w:eastAsia="en-US"/>
          </w:rPr>
          <w:tab/>
        </w:r>
        <w:r w:rsidRPr="00761B91">
          <w:rPr>
            <w:rStyle w:val="affb"/>
            <w:noProof/>
          </w:rPr>
          <w:t>WeakMap Objects</w:t>
        </w:r>
        <w:r>
          <w:rPr>
            <w:noProof/>
            <w:webHidden/>
          </w:rPr>
          <w:tab/>
        </w:r>
        <w:r>
          <w:rPr>
            <w:noProof/>
            <w:webHidden/>
          </w:rPr>
          <w:fldChar w:fldCharType="begin"/>
        </w:r>
        <w:r>
          <w:rPr>
            <w:noProof/>
            <w:webHidden/>
          </w:rPr>
          <w:instrText xml:space="preserve"> PAGEREF _Toc366142110 \h </w:instrText>
        </w:r>
        <w:r>
          <w:rPr>
            <w:noProof/>
            <w:webHidden/>
          </w:rPr>
        </w:r>
        <w:r>
          <w:rPr>
            <w:noProof/>
            <w:webHidden/>
          </w:rPr>
          <w:fldChar w:fldCharType="separate"/>
        </w:r>
        <w:r w:rsidR="00083CEC">
          <w:rPr>
            <w:noProof/>
            <w:webHidden/>
          </w:rPr>
          <w:t>385</w:t>
        </w:r>
        <w:r>
          <w:rPr>
            <w:noProof/>
            <w:webHidden/>
          </w:rPr>
          <w:fldChar w:fldCharType="end"/>
        </w:r>
      </w:hyperlink>
    </w:p>
    <w:p w14:paraId="34E44D6D" w14:textId="77777777" w:rsidR="00FB0307" w:rsidRPr="00F92BFE" w:rsidRDefault="00FB0307">
      <w:pPr>
        <w:pStyle w:val="3a"/>
        <w:rPr>
          <w:rFonts w:ascii="Calibri" w:eastAsia="Times New Roman" w:hAnsi="Calibri" w:cs="Arial"/>
          <w:b w:val="0"/>
          <w:noProof/>
          <w:sz w:val="22"/>
          <w:szCs w:val="22"/>
          <w:lang w:val="en-US" w:eastAsia="en-US"/>
        </w:rPr>
      </w:pPr>
      <w:hyperlink w:anchor="_Toc366142111" w:history="1">
        <w:r w:rsidRPr="00761B91">
          <w:rPr>
            <w:rStyle w:val="affb"/>
            <w:noProof/>
          </w:rPr>
          <w:t>23.3.1</w:t>
        </w:r>
        <w:r w:rsidRPr="00F92BFE">
          <w:rPr>
            <w:rFonts w:ascii="Calibri" w:eastAsia="Times New Roman" w:hAnsi="Calibri" w:cs="Arial"/>
            <w:b w:val="0"/>
            <w:noProof/>
            <w:sz w:val="22"/>
            <w:szCs w:val="22"/>
            <w:lang w:val="en-US" w:eastAsia="en-US"/>
          </w:rPr>
          <w:tab/>
        </w:r>
        <w:r w:rsidRPr="00761B91">
          <w:rPr>
            <w:rStyle w:val="affb"/>
            <w:noProof/>
          </w:rPr>
          <w:t>The WeakMap Constructor</w:t>
        </w:r>
        <w:r>
          <w:rPr>
            <w:noProof/>
            <w:webHidden/>
          </w:rPr>
          <w:tab/>
        </w:r>
        <w:r>
          <w:rPr>
            <w:noProof/>
            <w:webHidden/>
          </w:rPr>
          <w:fldChar w:fldCharType="begin"/>
        </w:r>
        <w:r>
          <w:rPr>
            <w:noProof/>
            <w:webHidden/>
          </w:rPr>
          <w:instrText xml:space="preserve"> PAGEREF _Toc366142111 \h </w:instrText>
        </w:r>
        <w:r>
          <w:rPr>
            <w:noProof/>
            <w:webHidden/>
          </w:rPr>
        </w:r>
        <w:r>
          <w:rPr>
            <w:noProof/>
            <w:webHidden/>
          </w:rPr>
          <w:fldChar w:fldCharType="separate"/>
        </w:r>
        <w:r w:rsidR="00083CEC">
          <w:rPr>
            <w:noProof/>
            <w:webHidden/>
          </w:rPr>
          <w:t>385</w:t>
        </w:r>
        <w:r>
          <w:rPr>
            <w:noProof/>
            <w:webHidden/>
          </w:rPr>
          <w:fldChar w:fldCharType="end"/>
        </w:r>
      </w:hyperlink>
    </w:p>
    <w:p w14:paraId="357B213F" w14:textId="77777777" w:rsidR="00FB0307" w:rsidRPr="00F92BFE" w:rsidRDefault="00FB0307">
      <w:pPr>
        <w:pStyle w:val="3a"/>
        <w:rPr>
          <w:rFonts w:ascii="Calibri" w:eastAsia="Times New Roman" w:hAnsi="Calibri" w:cs="Arial"/>
          <w:b w:val="0"/>
          <w:noProof/>
          <w:sz w:val="22"/>
          <w:szCs w:val="22"/>
          <w:lang w:val="en-US" w:eastAsia="en-US"/>
        </w:rPr>
      </w:pPr>
      <w:hyperlink w:anchor="_Toc366142112" w:history="1">
        <w:r w:rsidRPr="00761B91">
          <w:rPr>
            <w:rStyle w:val="affb"/>
            <w:noProof/>
          </w:rPr>
          <w:t>23.3.2</w:t>
        </w:r>
        <w:r w:rsidRPr="00F92BFE">
          <w:rPr>
            <w:rFonts w:ascii="Calibri" w:eastAsia="Times New Roman" w:hAnsi="Calibri" w:cs="Arial"/>
            <w:b w:val="0"/>
            <w:noProof/>
            <w:sz w:val="22"/>
            <w:szCs w:val="22"/>
            <w:lang w:val="en-US" w:eastAsia="en-US"/>
          </w:rPr>
          <w:tab/>
        </w:r>
        <w:r w:rsidRPr="00761B91">
          <w:rPr>
            <w:rStyle w:val="affb"/>
            <w:noProof/>
          </w:rPr>
          <w:t>Properties of the WeakMap Constructor</w:t>
        </w:r>
        <w:r>
          <w:rPr>
            <w:noProof/>
            <w:webHidden/>
          </w:rPr>
          <w:tab/>
        </w:r>
        <w:r>
          <w:rPr>
            <w:noProof/>
            <w:webHidden/>
          </w:rPr>
          <w:fldChar w:fldCharType="begin"/>
        </w:r>
        <w:r>
          <w:rPr>
            <w:noProof/>
            <w:webHidden/>
          </w:rPr>
          <w:instrText xml:space="preserve"> PAGEREF _Toc366142112 \h </w:instrText>
        </w:r>
        <w:r>
          <w:rPr>
            <w:noProof/>
            <w:webHidden/>
          </w:rPr>
        </w:r>
        <w:r>
          <w:rPr>
            <w:noProof/>
            <w:webHidden/>
          </w:rPr>
          <w:fldChar w:fldCharType="separate"/>
        </w:r>
        <w:r w:rsidR="00083CEC">
          <w:rPr>
            <w:noProof/>
            <w:webHidden/>
          </w:rPr>
          <w:t>386</w:t>
        </w:r>
        <w:r>
          <w:rPr>
            <w:noProof/>
            <w:webHidden/>
          </w:rPr>
          <w:fldChar w:fldCharType="end"/>
        </w:r>
      </w:hyperlink>
    </w:p>
    <w:p w14:paraId="4FB72EC6" w14:textId="77777777" w:rsidR="00FB0307" w:rsidRPr="00F92BFE" w:rsidRDefault="00FB0307">
      <w:pPr>
        <w:pStyle w:val="3a"/>
        <w:rPr>
          <w:rFonts w:ascii="Calibri" w:eastAsia="Times New Roman" w:hAnsi="Calibri" w:cs="Arial"/>
          <w:b w:val="0"/>
          <w:noProof/>
          <w:sz w:val="22"/>
          <w:szCs w:val="22"/>
          <w:lang w:val="en-US" w:eastAsia="en-US"/>
        </w:rPr>
      </w:pPr>
      <w:hyperlink w:anchor="_Toc366142113" w:history="1">
        <w:r w:rsidRPr="00761B91">
          <w:rPr>
            <w:rStyle w:val="affb"/>
            <w:noProof/>
          </w:rPr>
          <w:t>23.3.3</w:t>
        </w:r>
        <w:r w:rsidRPr="00F92BFE">
          <w:rPr>
            <w:rFonts w:ascii="Calibri" w:eastAsia="Times New Roman" w:hAnsi="Calibri" w:cs="Arial"/>
            <w:b w:val="0"/>
            <w:noProof/>
            <w:sz w:val="22"/>
            <w:szCs w:val="22"/>
            <w:lang w:val="en-US" w:eastAsia="en-US"/>
          </w:rPr>
          <w:tab/>
        </w:r>
        <w:r w:rsidRPr="00761B91">
          <w:rPr>
            <w:rStyle w:val="affb"/>
            <w:noProof/>
          </w:rPr>
          <w:t>Properties of the WeakMap Prototype Object</w:t>
        </w:r>
        <w:r>
          <w:rPr>
            <w:noProof/>
            <w:webHidden/>
          </w:rPr>
          <w:tab/>
        </w:r>
        <w:r>
          <w:rPr>
            <w:noProof/>
            <w:webHidden/>
          </w:rPr>
          <w:fldChar w:fldCharType="begin"/>
        </w:r>
        <w:r>
          <w:rPr>
            <w:noProof/>
            <w:webHidden/>
          </w:rPr>
          <w:instrText xml:space="preserve"> PAGEREF _Toc366142113 \h </w:instrText>
        </w:r>
        <w:r>
          <w:rPr>
            <w:noProof/>
            <w:webHidden/>
          </w:rPr>
        </w:r>
        <w:r>
          <w:rPr>
            <w:noProof/>
            <w:webHidden/>
          </w:rPr>
          <w:fldChar w:fldCharType="separate"/>
        </w:r>
        <w:r w:rsidR="00083CEC">
          <w:rPr>
            <w:noProof/>
            <w:webHidden/>
          </w:rPr>
          <w:t>387</w:t>
        </w:r>
        <w:r>
          <w:rPr>
            <w:noProof/>
            <w:webHidden/>
          </w:rPr>
          <w:fldChar w:fldCharType="end"/>
        </w:r>
      </w:hyperlink>
    </w:p>
    <w:p w14:paraId="418A474F" w14:textId="77777777" w:rsidR="00FB0307" w:rsidRPr="00F92BFE" w:rsidRDefault="00FB0307">
      <w:pPr>
        <w:pStyle w:val="3a"/>
        <w:rPr>
          <w:rFonts w:ascii="Calibri" w:eastAsia="Times New Roman" w:hAnsi="Calibri" w:cs="Arial"/>
          <w:b w:val="0"/>
          <w:noProof/>
          <w:sz w:val="22"/>
          <w:szCs w:val="22"/>
          <w:lang w:val="en-US" w:eastAsia="en-US"/>
        </w:rPr>
      </w:pPr>
      <w:hyperlink w:anchor="_Toc366142114" w:history="1">
        <w:r w:rsidRPr="00761B91">
          <w:rPr>
            <w:rStyle w:val="affb"/>
            <w:noProof/>
          </w:rPr>
          <w:t>23.3.4</w:t>
        </w:r>
        <w:r w:rsidRPr="00F92BFE">
          <w:rPr>
            <w:rFonts w:ascii="Calibri" w:eastAsia="Times New Roman" w:hAnsi="Calibri" w:cs="Arial"/>
            <w:b w:val="0"/>
            <w:noProof/>
            <w:sz w:val="22"/>
            <w:szCs w:val="22"/>
            <w:lang w:val="en-US" w:eastAsia="en-US"/>
          </w:rPr>
          <w:tab/>
        </w:r>
        <w:r w:rsidRPr="00761B91">
          <w:rPr>
            <w:rStyle w:val="affb"/>
            <w:noProof/>
          </w:rPr>
          <w:t>Properties of WeakMap Instances</w:t>
        </w:r>
        <w:r>
          <w:rPr>
            <w:noProof/>
            <w:webHidden/>
          </w:rPr>
          <w:tab/>
        </w:r>
        <w:r>
          <w:rPr>
            <w:noProof/>
            <w:webHidden/>
          </w:rPr>
          <w:fldChar w:fldCharType="begin"/>
        </w:r>
        <w:r>
          <w:rPr>
            <w:noProof/>
            <w:webHidden/>
          </w:rPr>
          <w:instrText xml:space="preserve"> PAGEREF _Toc366142114 \h </w:instrText>
        </w:r>
        <w:r>
          <w:rPr>
            <w:noProof/>
            <w:webHidden/>
          </w:rPr>
        </w:r>
        <w:r>
          <w:rPr>
            <w:noProof/>
            <w:webHidden/>
          </w:rPr>
          <w:fldChar w:fldCharType="separate"/>
        </w:r>
        <w:r w:rsidR="00083CEC">
          <w:rPr>
            <w:noProof/>
            <w:webHidden/>
          </w:rPr>
          <w:t>388</w:t>
        </w:r>
        <w:r>
          <w:rPr>
            <w:noProof/>
            <w:webHidden/>
          </w:rPr>
          <w:fldChar w:fldCharType="end"/>
        </w:r>
      </w:hyperlink>
    </w:p>
    <w:p w14:paraId="70DE7252" w14:textId="77777777" w:rsidR="00FB0307" w:rsidRPr="00F92BFE" w:rsidRDefault="00FB0307">
      <w:pPr>
        <w:pStyle w:val="2c"/>
        <w:rPr>
          <w:rFonts w:ascii="Calibri" w:eastAsia="Times New Roman" w:hAnsi="Calibri" w:cs="Arial"/>
          <w:b w:val="0"/>
          <w:noProof/>
          <w:sz w:val="22"/>
          <w:szCs w:val="22"/>
          <w:lang w:val="en-US" w:eastAsia="en-US"/>
        </w:rPr>
      </w:pPr>
      <w:hyperlink w:anchor="_Toc366142115" w:history="1">
        <w:r w:rsidRPr="00761B91">
          <w:rPr>
            <w:rStyle w:val="affb"/>
            <w:noProof/>
          </w:rPr>
          <w:t>23.4</w:t>
        </w:r>
        <w:r w:rsidRPr="00F92BFE">
          <w:rPr>
            <w:rFonts w:ascii="Calibri" w:eastAsia="Times New Roman" w:hAnsi="Calibri" w:cs="Arial"/>
            <w:b w:val="0"/>
            <w:noProof/>
            <w:sz w:val="22"/>
            <w:szCs w:val="22"/>
            <w:lang w:val="en-US" w:eastAsia="en-US"/>
          </w:rPr>
          <w:tab/>
        </w:r>
        <w:r w:rsidRPr="00761B91">
          <w:rPr>
            <w:rStyle w:val="affb"/>
            <w:noProof/>
          </w:rPr>
          <w:t>WeakSet Objects</w:t>
        </w:r>
        <w:r>
          <w:rPr>
            <w:noProof/>
            <w:webHidden/>
          </w:rPr>
          <w:tab/>
        </w:r>
        <w:r>
          <w:rPr>
            <w:noProof/>
            <w:webHidden/>
          </w:rPr>
          <w:fldChar w:fldCharType="begin"/>
        </w:r>
        <w:r>
          <w:rPr>
            <w:noProof/>
            <w:webHidden/>
          </w:rPr>
          <w:instrText xml:space="preserve"> PAGEREF _Toc366142115 \h </w:instrText>
        </w:r>
        <w:r>
          <w:rPr>
            <w:noProof/>
            <w:webHidden/>
          </w:rPr>
        </w:r>
        <w:r>
          <w:rPr>
            <w:noProof/>
            <w:webHidden/>
          </w:rPr>
          <w:fldChar w:fldCharType="separate"/>
        </w:r>
        <w:r w:rsidR="00083CEC">
          <w:rPr>
            <w:noProof/>
            <w:webHidden/>
          </w:rPr>
          <w:t>388</w:t>
        </w:r>
        <w:r>
          <w:rPr>
            <w:noProof/>
            <w:webHidden/>
          </w:rPr>
          <w:fldChar w:fldCharType="end"/>
        </w:r>
      </w:hyperlink>
    </w:p>
    <w:p w14:paraId="20D49EB7" w14:textId="77777777" w:rsidR="00FB0307" w:rsidRPr="00F92BFE" w:rsidRDefault="00FB0307">
      <w:pPr>
        <w:pStyle w:val="3a"/>
        <w:rPr>
          <w:rFonts w:ascii="Calibri" w:eastAsia="Times New Roman" w:hAnsi="Calibri" w:cs="Arial"/>
          <w:b w:val="0"/>
          <w:noProof/>
          <w:sz w:val="22"/>
          <w:szCs w:val="22"/>
          <w:lang w:val="en-US" w:eastAsia="en-US"/>
        </w:rPr>
      </w:pPr>
      <w:hyperlink w:anchor="_Toc366142116" w:history="1">
        <w:r w:rsidRPr="00761B91">
          <w:rPr>
            <w:rStyle w:val="affb"/>
            <w:noProof/>
          </w:rPr>
          <w:t>23.4.1</w:t>
        </w:r>
        <w:r w:rsidRPr="00F92BFE">
          <w:rPr>
            <w:rFonts w:ascii="Calibri" w:eastAsia="Times New Roman" w:hAnsi="Calibri" w:cs="Arial"/>
            <w:b w:val="0"/>
            <w:noProof/>
            <w:sz w:val="22"/>
            <w:szCs w:val="22"/>
            <w:lang w:val="en-US" w:eastAsia="en-US"/>
          </w:rPr>
          <w:tab/>
        </w:r>
        <w:r w:rsidRPr="00761B91">
          <w:rPr>
            <w:rStyle w:val="affb"/>
            <w:noProof/>
          </w:rPr>
          <w:t>The WeakSet Constructor</w:t>
        </w:r>
        <w:r>
          <w:rPr>
            <w:noProof/>
            <w:webHidden/>
          </w:rPr>
          <w:tab/>
        </w:r>
        <w:r>
          <w:rPr>
            <w:noProof/>
            <w:webHidden/>
          </w:rPr>
          <w:fldChar w:fldCharType="begin"/>
        </w:r>
        <w:r>
          <w:rPr>
            <w:noProof/>
            <w:webHidden/>
          </w:rPr>
          <w:instrText xml:space="preserve"> PAGEREF _Toc366142116 \h </w:instrText>
        </w:r>
        <w:r>
          <w:rPr>
            <w:noProof/>
            <w:webHidden/>
          </w:rPr>
        </w:r>
        <w:r>
          <w:rPr>
            <w:noProof/>
            <w:webHidden/>
          </w:rPr>
          <w:fldChar w:fldCharType="separate"/>
        </w:r>
        <w:r w:rsidR="00083CEC">
          <w:rPr>
            <w:noProof/>
            <w:webHidden/>
          </w:rPr>
          <w:t>389</w:t>
        </w:r>
        <w:r>
          <w:rPr>
            <w:noProof/>
            <w:webHidden/>
          </w:rPr>
          <w:fldChar w:fldCharType="end"/>
        </w:r>
      </w:hyperlink>
    </w:p>
    <w:p w14:paraId="17D98DC0" w14:textId="77777777" w:rsidR="00FB0307" w:rsidRPr="00F92BFE" w:rsidRDefault="00FB0307">
      <w:pPr>
        <w:pStyle w:val="3a"/>
        <w:rPr>
          <w:rFonts w:ascii="Calibri" w:eastAsia="Times New Roman" w:hAnsi="Calibri" w:cs="Arial"/>
          <w:b w:val="0"/>
          <w:noProof/>
          <w:sz w:val="22"/>
          <w:szCs w:val="22"/>
          <w:lang w:val="en-US" w:eastAsia="en-US"/>
        </w:rPr>
      </w:pPr>
      <w:hyperlink w:anchor="_Toc366142117" w:history="1">
        <w:r w:rsidRPr="00761B91">
          <w:rPr>
            <w:rStyle w:val="affb"/>
            <w:noProof/>
          </w:rPr>
          <w:t>23.4.2</w:t>
        </w:r>
        <w:r w:rsidRPr="00F92BFE">
          <w:rPr>
            <w:rFonts w:ascii="Calibri" w:eastAsia="Times New Roman" w:hAnsi="Calibri" w:cs="Arial"/>
            <w:b w:val="0"/>
            <w:noProof/>
            <w:sz w:val="22"/>
            <w:szCs w:val="22"/>
            <w:lang w:val="en-US" w:eastAsia="en-US"/>
          </w:rPr>
          <w:tab/>
        </w:r>
        <w:r w:rsidRPr="00761B91">
          <w:rPr>
            <w:rStyle w:val="affb"/>
            <w:noProof/>
          </w:rPr>
          <w:t>Properties of the WeakSet Constructor</w:t>
        </w:r>
        <w:r>
          <w:rPr>
            <w:noProof/>
            <w:webHidden/>
          </w:rPr>
          <w:tab/>
        </w:r>
        <w:r>
          <w:rPr>
            <w:noProof/>
            <w:webHidden/>
          </w:rPr>
          <w:fldChar w:fldCharType="begin"/>
        </w:r>
        <w:r>
          <w:rPr>
            <w:noProof/>
            <w:webHidden/>
          </w:rPr>
          <w:instrText xml:space="preserve"> PAGEREF _Toc366142117 \h </w:instrText>
        </w:r>
        <w:r>
          <w:rPr>
            <w:noProof/>
            <w:webHidden/>
          </w:rPr>
        </w:r>
        <w:r>
          <w:rPr>
            <w:noProof/>
            <w:webHidden/>
          </w:rPr>
          <w:fldChar w:fldCharType="separate"/>
        </w:r>
        <w:r w:rsidR="00083CEC">
          <w:rPr>
            <w:noProof/>
            <w:webHidden/>
          </w:rPr>
          <w:t>390</w:t>
        </w:r>
        <w:r>
          <w:rPr>
            <w:noProof/>
            <w:webHidden/>
          </w:rPr>
          <w:fldChar w:fldCharType="end"/>
        </w:r>
      </w:hyperlink>
    </w:p>
    <w:p w14:paraId="101FCC3B" w14:textId="77777777" w:rsidR="00FB0307" w:rsidRPr="00F92BFE" w:rsidRDefault="00FB0307">
      <w:pPr>
        <w:pStyle w:val="3a"/>
        <w:rPr>
          <w:rFonts w:ascii="Calibri" w:eastAsia="Times New Roman" w:hAnsi="Calibri" w:cs="Arial"/>
          <w:b w:val="0"/>
          <w:noProof/>
          <w:sz w:val="22"/>
          <w:szCs w:val="22"/>
          <w:lang w:val="en-US" w:eastAsia="en-US"/>
        </w:rPr>
      </w:pPr>
      <w:hyperlink w:anchor="_Toc366142118" w:history="1">
        <w:r w:rsidRPr="00761B91">
          <w:rPr>
            <w:rStyle w:val="affb"/>
            <w:noProof/>
          </w:rPr>
          <w:t>23.4.3</w:t>
        </w:r>
        <w:r w:rsidRPr="00F92BFE">
          <w:rPr>
            <w:rFonts w:ascii="Calibri" w:eastAsia="Times New Roman" w:hAnsi="Calibri" w:cs="Arial"/>
            <w:b w:val="0"/>
            <w:noProof/>
            <w:sz w:val="22"/>
            <w:szCs w:val="22"/>
            <w:lang w:val="en-US" w:eastAsia="en-US"/>
          </w:rPr>
          <w:tab/>
        </w:r>
        <w:r w:rsidRPr="00761B91">
          <w:rPr>
            <w:rStyle w:val="affb"/>
            <w:noProof/>
          </w:rPr>
          <w:t>Properties of the WeakSet Prototype Object</w:t>
        </w:r>
        <w:r>
          <w:rPr>
            <w:noProof/>
            <w:webHidden/>
          </w:rPr>
          <w:tab/>
        </w:r>
        <w:r>
          <w:rPr>
            <w:noProof/>
            <w:webHidden/>
          </w:rPr>
          <w:fldChar w:fldCharType="begin"/>
        </w:r>
        <w:r>
          <w:rPr>
            <w:noProof/>
            <w:webHidden/>
          </w:rPr>
          <w:instrText xml:space="preserve"> PAGEREF _Toc366142118 \h </w:instrText>
        </w:r>
        <w:r>
          <w:rPr>
            <w:noProof/>
            <w:webHidden/>
          </w:rPr>
        </w:r>
        <w:r>
          <w:rPr>
            <w:noProof/>
            <w:webHidden/>
          </w:rPr>
          <w:fldChar w:fldCharType="separate"/>
        </w:r>
        <w:r w:rsidR="00083CEC">
          <w:rPr>
            <w:noProof/>
            <w:webHidden/>
          </w:rPr>
          <w:t>390</w:t>
        </w:r>
        <w:r>
          <w:rPr>
            <w:noProof/>
            <w:webHidden/>
          </w:rPr>
          <w:fldChar w:fldCharType="end"/>
        </w:r>
      </w:hyperlink>
    </w:p>
    <w:p w14:paraId="2EEA9FDE" w14:textId="77777777" w:rsidR="00FB0307" w:rsidRPr="00F92BFE" w:rsidRDefault="00FB0307">
      <w:pPr>
        <w:pStyle w:val="3a"/>
        <w:rPr>
          <w:rFonts w:ascii="Calibri" w:eastAsia="Times New Roman" w:hAnsi="Calibri" w:cs="Arial"/>
          <w:b w:val="0"/>
          <w:noProof/>
          <w:sz w:val="22"/>
          <w:szCs w:val="22"/>
          <w:lang w:val="en-US" w:eastAsia="en-US"/>
        </w:rPr>
      </w:pPr>
      <w:hyperlink w:anchor="_Toc366142119" w:history="1">
        <w:r w:rsidRPr="00761B91">
          <w:rPr>
            <w:rStyle w:val="affb"/>
            <w:noProof/>
          </w:rPr>
          <w:t>23.4.4</w:t>
        </w:r>
        <w:r w:rsidRPr="00F92BFE">
          <w:rPr>
            <w:rFonts w:ascii="Calibri" w:eastAsia="Times New Roman" w:hAnsi="Calibri" w:cs="Arial"/>
            <w:b w:val="0"/>
            <w:noProof/>
            <w:sz w:val="22"/>
            <w:szCs w:val="22"/>
            <w:lang w:val="en-US" w:eastAsia="en-US"/>
          </w:rPr>
          <w:tab/>
        </w:r>
        <w:r w:rsidRPr="00761B91">
          <w:rPr>
            <w:rStyle w:val="affb"/>
            <w:noProof/>
          </w:rPr>
          <w:t>Properties of WeakSet Instances</w:t>
        </w:r>
        <w:r>
          <w:rPr>
            <w:noProof/>
            <w:webHidden/>
          </w:rPr>
          <w:tab/>
        </w:r>
        <w:r>
          <w:rPr>
            <w:noProof/>
            <w:webHidden/>
          </w:rPr>
          <w:fldChar w:fldCharType="begin"/>
        </w:r>
        <w:r>
          <w:rPr>
            <w:noProof/>
            <w:webHidden/>
          </w:rPr>
          <w:instrText xml:space="preserve"> PAGEREF _Toc366142119 \h </w:instrText>
        </w:r>
        <w:r>
          <w:rPr>
            <w:noProof/>
            <w:webHidden/>
          </w:rPr>
        </w:r>
        <w:r>
          <w:rPr>
            <w:noProof/>
            <w:webHidden/>
          </w:rPr>
          <w:fldChar w:fldCharType="separate"/>
        </w:r>
        <w:r w:rsidR="00083CEC">
          <w:rPr>
            <w:noProof/>
            <w:webHidden/>
          </w:rPr>
          <w:t>391</w:t>
        </w:r>
        <w:r>
          <w:rPr>
            <w:noProof/>
            <w:webHidden/>
          </w:rPr>
          <w:fldChar w:fldCharType="end"/>
        </w:r>
      </w:hyperlink>
    </w:p>
    <w:p w14:paraId="7A03D678" w14:textId="77777777" w:rsidR="00FB0307" w:rsidRPr="00F92BFE" w:rsidRDefault="00FB0307">
      <w:pPr>
        <w:pStyle w:val="12"/>
        <w:rPr>
          <w:rFonts w:ascii="Calibri" w:eastAsia="Times New Roman" w:hAnsi="Calibri" w:cs="Arial"/>
          <w:b w:val="0"/>
          <w:noProof/>
          <w:sz w:val="22"/>
          <w:szCs w:val="22"/>
          <w:lang w:val="en-US" w:eastAsia="en-US"/>
        </w:rPr>
      </w:pPr>
      <w:hyperlink w:anchor="_Toc366142120" w:history="1">
        <w:r w:rsidRPr="00761B91">
          <w:rPr>
            <w:rStyle w:val="affb"/>
            <w:noProof/>
          </w:rPr>
          <w:t>24</w:t>
        </w:r>
        <w:r w:rsidRPr="00F92BFE">
          <w:rPr>
            <w:rFonts w:ascii="Calibri" w:eastAsia="Times New Roman" w:hAnsi="Calibri" w:cs="Arial"/>
            <w:b w:val="0"/>
            <w:noProof/>
            <w:sz w:val="22"/>
            <w:szCs w:val="22"/>
            <w:lang w:val="en-US" w:eastAsia="en-US"/>
          </w:rPr>
          <w:tab/>
        </w:r>
        <w:r w:rsidRPr="00761B91">
          <w:rPr>
            <w:rStyle w:val="affb"/>
            <w:noProof/>
          </w:rPr>
          <w:t>Structured Data</w:t>
        </w:r>
        <w:r>
          <w:rPr>
            <w:noProof/>
            <w:webHidden/>
          </w:rPr>
          <w:tab/>
        </w:r>
        <w:r>
          <w:rPr>
            <w:noProof/>
            <w:webHidden/>
          </w:rPr>
          <w:fldChar w:fldCharType="begin"/>
        </w:r>
        <w:r>
          <w:rPr>
            <w:noProof/>
            <w:webHidden/>
          </w:rPr>
          <w:instrText xml:space="preserve"> PAGEREF _Toc366142120 \h </w:instrText>
        </w:r>
        <w:r>
          <w:rPr>
            <w:noProof/>
            <w:webHidden/>
          </w:rPr>
        </w:r>
        <w:r>
          <w:rPr>
            <w:noProof/>
            <w:webHidden/>
          </w:rPr>
          <w:fldChar w:fldCharType="separate"/>
        </w:r>
        <w:r w:rsidR="00083CEC">
          <w:rPr>
            <w:noProof/>
            <w:webHidden/>
          </w:rPr>
          <w:t>392</w:t>
        </w:r>
        <w:r>
          <w:rPr>
            <w:noProof/>
            <w:webHidden/>
          </w:rPr>
          <w:fldChar w:fldCharType="end"/>
        </w:r>
      </w:hyperlink>
    </w:p>
    <w:p w14:paraId="0047BD19" w14:textId="77777777" w:rsidR="00FB0307" w:rsidRPr="00F92BFE" w:rsidRDefault="00FB0307">
      <w:pPr>
        <w:pStyle w:val="2c"/>
        <w:rPr>
          <w:rFonts w:ascii="Calibri" w:eastAsia="Times New Roman" w:hAnsi="Calibri" w:cs="Arial"/>
          <w:b w:val="0"/>
          <w:noProof/>
          <w:sz w:val="22"/>
          <w:szCs w:val="22"/>
          <w:lang w:val="en-US" w:eastAsia="en-US"/>
        </w:rPr>
      </w:pPr>
      <w:hyperlink w:anchor="_Toc366142121" w:history="1">
        <w:r w:rsidRPr="00761B91">
          <w:rPr>
            <w:rStyle w:val="affb"/>
            <w:noProof/>
          </w:rPr>
          <w:t>24.1</w:t>
        </w:r>
        <w:r w:rsidRPr="00F92BFE">
          <w:rPr>
            <w:rFonts w:ascii="Calibri" w:eastAsia="Times New Roman" w:hAnsi="Calibri" w:cs="Arial"/>
            <w:b w:val="0"/>
            <w:noProof/>
            <w:sz w:val="22"/>
            <w:szCs w:val="22"/>
            <w:lang w:val="en-US" w:eastAsia="en-US"/>
          </w:rPr>
          <w:tab/>
        </w:r>
        <w:r w:rsidRPr="00761B91">
          <w:rPr>
            <w:rStyle w:val="affb"/>
            <w:noProof/>
          </w:rPr>
          <w:t>ArrayBuffer Objects</w:t>
        </w:r>
        <w:r>
          <w:rPr>
            <w:noProof/>
            <w:webHidden/>
          </w:rPr>
          <w:tab/>
        </w:r>
        <w:r>
          <w:rPr>
            <w:noProof/>
            <w:webHidden/>
          </w:rPr>
          <w:fldChar w:fldCharType="begin"/>
        </w:r>
        <w:r>
          <w:rPr>
            <w:noProof/>
            <w:webHidden/>
          </w:rPr>
          <w:instrText xml:space="preserve"> PAGEREF _Toc366142121 \h </w:instrText>
        </w:r>
        <w:r>
          <w:rPr>
            <w:noProof/>
            <w:webHidden/>
          </w:rPr>
        </w:r>
        <w:r>
          <w:rPr>
            <w:noProof/>
            <w:webHidden/>
          </w:rPr>
          <w:fldChar w:fldCharType="separate"/>
        </w:r>
        <w:r w:rsidR="00083CEC">
          <w:rPr>
            <w:noProof/>
            <w:webHidden/>
          </w:rPr>
          <w:t>392</w:t>
        </w:r>
        <w:r>
          <w:rPr>
            <w:noProof/>
            <w:webHidden/>
          </w:rPr>
          <w:fldChar w:fldCharType="end"/>
        </w:r>
      </w:hyperlink>
    </w:p>
    <w:p w14:paraId="5B2E132A" w14:textId="77777777" w:rsidR="00FB0307" w:rsidRPr="00F92BFE" w:rsidRDefault="00FB0307">
      <w:pPr>
        <w:pStyle w:val="3a"/>
        <w:rPr>
          <w:rFonts w:ascii="Calibri" w:eastAsia="Times New Roman" w:hAnsi="Calibri" w:cs="Arial"/>
          <w:b w:val="0"/>
          <w:noProof/>
          <w:sz w:val="22"/>
          <w:szCs w:val="22"/>
          <w:lang w:val="en-US" w:eastAsia="en-US"/>
        </w:rPr>
      </w:pPr>
      <w:hyperlink w:anchor="_Toc366142122" w:history="1">
        <w:r w:rsidRPr="00761B91">
          <w:rPr>
            <w:rStyle w:val="affb"/>
            <w:noProof/>
          </w:rPr>
          <w:t>24.1.1</w:t>
        </w:r>
        <w:r w:rsidRPr="00F92BFE">
          <w:rPr>
            <w:rFonts w:ascii="Calibri" w:eastAsia="Times New Roman" w:hAnsi="Calibri" w:cs="Arial"/>
            <w:b w:val="0"/>
            <w:noProof/>
            <w:sz w:val="22"/>
            <w:szCs w:val="22"/>
            <w:lang w:val="en-US" w:eastAsia="en-US"/>
          </w:rPr>
          <w:tab/>
        </w:r>
        <w:r w:rsidRPr="00761B91">
          <w:rPr>
            <w:rStyle w:val="affb"/>
            <w:noProof/>
          </w:rPr>
          <w:t>Abstract Operations For ArrayBuffer Objects</w:t>
        </w:r>
        <w:r>
          <w:rPr>
            <w:noProof/>
            <w:webHidden/>
          </w:rPr>
          <w:tab/>
        </w:r>
        <w:r>
          <w:rPr>
            <w:noProof/>
            <w:webHidden/>
          </w:rPr>
          <w:fldChar w:fldCharType="begin"/>
        </w:r>
        <w:r>
          <w:rPr>
            <w:noProof/>
            <w:webHidden/>
          </w:rPr>
          <w:instrText xml:space="preserve"> PAGEREF _Toc366142122 \h </w:instrText>
        </w:r>
        <w:r>
          <w:rPr>
            <w:noProof/>
            <w:webHidden/>
          </w:rPr>
        </w:r>
        <w:r>
          <w:rPr>
            <w:noProof/>
            <w:webHidden/>
          </w:rPr>
          <w:fldChar w:fldCharType="separate"/>
        </w:r>
        <w:r w:rsidR="00083CEC">
          <w:rPr>
            <w:noProof/>
            <w:webHidden/>
          </w:rPr>
          <w:t>392</w:t>
        </w:r>
        <w:r>
          <w:rPr>
            <w:noProof/>
            <w:webHidden/>
          </w:rPr>
          <w:fldChar w:fldCharType="end"/>
        </w:r>
      </w:hyperlink>
    </w:p>
    <w:p w14:paraId="11A21D1C" w14:textId="77777777" w:rsidR="00FB0307" w:rsidRPr="00F92BFE" w:rsidRDefault="00FB0307">
      <w:pPr>
        <w:pStyle w:val="3a"/>
        <w:rPr>
          <w:rFonts w:ascii="Calibri" w:eastAsia="Times New Roman" w:hAnsi="Calibri" w:cs="Arial"/>
          <w:b w:val="0"/>
          <w:noProof/>
          <w:sz w:val="22"/>
          <w:szCs w:val="22"/>
          <w:lang w:val="en-US" w:eastAsia="en-US"/>
        </w:rPr>
      </w:pPr>
      <w:hyperlink w:anchor="_Toc366142123" w:history="1">
        <w:r w:rsidRPr="00761B91">
          <w:rPr>
            <w:rStyle w:val="affb"/>
            <w:noProof/>
          </w:rPr>
          <w:t>24.1.2</w:t>
        </w:r>
        <w:r w:rsidRPr="00F92BFE">
          <w:rPr>
            <w:rFonts w:ascii="Calibri" w:eastAsia="Times New Roman" w:hAnsi="Calibri" w:cs="Arial"/>
            <w:b w:val="0"/>
            <w:noProof/>
            <w:sz w:val="22"/>
            <w:szCs w:val="22"/>
            <w:lang w:val="en-US" w:eastAsia="en-US"/>
          </w:rPr>
          <w:tab/>
        </w:r>
        <w:r w:rsidRPr="00761B91">
          <w:rPr>
            <w:rStyle w:val="affb"/>
            <w:noProof/>
          </w:rPr>
          <w:t>The ArrayBuffer Constructor</w:t>
        </w:r>
        <w:r>
          <w:rPr>
            <w:noProof/>
            <w:webHidden/>
          </w:rPr>
          <w:tab/>
        </w:r>
        <w:r>
          <w:rPr>
            <w:noProof/>
            <w:webHidden/>
          </w:rPr>
          <w:fldChar w:fldCharType="begin"/>
        </w:r>
        <w:r>
          <w:rPr>
            <w:noProof/>
            <w:webHidden/>
          </w:rPr>
          <w:instrText xml:space="preserve"> PAGEREF _Toc366142123 \h </w:instrText>
        </w:r>
        <w:r>
          <w:rPr>
            <w:noProof/>
            <w:webHidden/>
          </w:rPr>
        </w:r>
        <w:r>
          <w:rPr>
            <w:noProof/>
            <w:webHidden/>
          </w:rPr>
          <w:fldChar w:fldCharType="separate"/>
        </w:r>
        <w:r w:rsidR="00083CEC">
          <w:rPr>
            <w:noProof/>
            <w:webHidden/>
          </w:rPr>
          <w:t>394</w:t>
        </w:r>
        <w:r>
          <w:rPr>
            <w:noProof/>
            <w:webHidden/>
          </w:rPr>
          <w:fldChar w:fldCharType="end"/>
        </w:r>
      </w:hyperlink>
    </w:p>
    <w:p w14:paraId="13437DC9" w14:textId="77777777" w:rsidR="00FB0307" w:rsidRPr="00F92BFE" w:rsidRDefault="00FB0307">
      <w:pPr>
        <w:pStyle w:val="3a"/>
        <w:rPr>
          <w:rFonts w:ascii="Calibri" w:eastAsia="Times New Roman" w:hAnsi="Calibri" w:cs="Arial"/>
          <w:b w:val="0"/>
          <w:noProof/>
          <w:sz w:val="22"/>
          <w:szCs w:val="22"/>
          <w:lang w:val="en-US" w:eastAsia="en-US"/>
        </w:rPr>
      </w:pPr>
      <w:hyperlink w:anchor="_Toc366142124" w:history="1">
        <w:r w:rsidRPr="00761B91">
          <w:rPr>
            <w:rStyle w:val="affb"/>
            <w:noProof/>
          </w:rPr>
          <w:t>24.1.3</w:t>
        </w:r>
        <w:r w:rsidRPr="00F92BFE">
          <w:rPr>
            <w:rFonts w:ascii="Calibri" w:eastAsia="Times New Roman" w:hAnsi="Calibri" w:cs="Arial"/>
            <w:b w:val="0"/>
            <w:noProof/>
            <w:sz w:val="22"/>
            <w:szCs w:val="22"/>
            <w:lang w:val="en-US" w:eastAsia="en-US"/>
          </w:rPr>
          <w:tab/>
        </w:r>
        <w:r w:rsidRPr="00761B91">
          <w:rPr>
            <w:rStyle w:val="affb"/>
            <w:noProof/>
          </w:rPr>
          <w:t>Properties of the ArrayBuffer Constructor</w:t>
        </w:r>
        <w:r>
          <w:rPr>
            <w:noProof/>
            <w:webHidden/>
          </w:rPr>
          <w:tab/>
        </w:r>
        <w:r>
          <w:rPr>
            <w:noProof/>
            <w:webHidden/>
          </w:rPr>
          <w:fldChar w:fldCharType="begin"/>
        </w:r>
        <w:r>
          <w:rPr>
            <w:noProof/>
            <w:webHidden/>
          </w:rPr>
          <w:instrText xml:space="preserve"> PAGEREF _Toc366142124 \h </w:instrText>
        </w:r>
        <w:r>
          <w:rPr>
            <w:noProof/>
            <w:webHidden/>
          </w:rPr>
        </w:r>
        <w:r>
          <w:rPr>
            <w:noProof/>
            <w:webHidden/>
          </w:rPr>
          <w:fldChar w:fldCharType="separate"/>
        </w:r>
        <w:r w:rsidR="00083CEC">
          <w:rPr>
            <w:noProof/>
            <w:webHidden/>
          </w:rPr>
          <w:t>394</w:t>
        </w:r>
        <w:r>
          <w:rPr>
            <w:noProof/>
            <w:webHidden/>
          </w:rPr>
          <w:fldChar w:fldCharType="end"/>
        </w:r>
      </w:hyperlink>
    </w:p>
    <w:p w14:paraId="1F3D4DDB" w14:textId="77777777" w:rsidR="00FB0307" w:rsidRPr="00F92BFE" w:rsidRDefault="00FB0307">
      <w:pPr>
        <w:pStyle w:val="3a"/>
        <w:rPr>
          <w:rFonts w:ascii="Calibri" w:eastAsia="Times New Roman" w:hAnsi="Calibri" w:cs="Arial"/>
          <w:b w:val="0"/>
          <w:noProof/>
          <w:sz w:val="22"/>
          <w:szCs w:val="22"/>
          <w:lang w:val="en-US" w:eastAsia="en-US"/>
        </w:rPr>
      </w:pPr>
      <w:hyperlink w:anchor="_Toc366142125" w:history="1">
        <w:r w:rsidRPr="00761B91">
          <w:rPr>
            <w:rStyle w:val="affb"/>
            <w:noProof/>
          </w:rPr>
          <w:t>24.1.4</w:t>
        </w:r>
        <w:r w:rsidRPr="00F92BFE">
          <w:rPr>
            <w:rFonts w:ascii="Calibri" w:eastAsia="Times New Roman" w:hAnsi="Calibri" w:cs="Arial"/>
            <w:b w:val="0"/>
            <w:noProof/>
            <w:sz w:val="22"/>
            <w:szCs w:val="22"/>
            <w:lang w:val="en-US" w:eastAsia="en-US"/>
          </w:rPr>
          <w:tab/>
        </w:r>
        <w:r w:rsidRPr="00761B91">
          <w:rPr>
            <w:rStyle w:val="affb"/>
            <w:noProof/>
          </w:rPr>
          <w:t>Properties of the ArrayBuffer Prototype Object</w:t>
        </w:r>
        <w:r>
          <w:rPr>
            <w:noProof/>
            <w:webHidden/>
          </w:rPr>
          <w:tab/>
        </w:r>
        <w:r>
          <w:rPr>
            <w:noProof/>
            <w:webHidden/>
          </w:rPr>
          <w:fldChar w:fldCharType="begin"/>
        </w:r>
        <w:r>
          <w:rPr>
            <w:noProof/>
            <w:webHidden/>
          </w:rPr>
          <w:instrText xml:space="preserve"> PAGEREF _Toc366142125 \h </w:instrText>
        </w:r>
        <w:r>
          <w:rPr>
            <w:noProof/>
            <w:webHidden/>
          </w:rPr>
        </w:r>
        <w:r>
          <w:rPr>
            <w:noProof/>
            <w:webHidden/>
          </w:rPr>
          <w:fldChar w:fldCharType="separate"/>
        </w:r>
        <w:r w:rsidR="00083CEC">
          <w:rPr>
            <w:noProof/>
            <w:webHidden/>
          </w:rPr>
          <w:t>395</w:t>
        </w:r>
        <w:r>
          <w:rPr>
            <w:noProof/>
            <w:webHidden/>
          </w:rPr>
          <w:fldChar w:fldCharType="end"/>
        </w:r>
      </w:hyperlink>
    </w:p>
    <w:p w14:paraId="0DE08921" w14:textId="77777777" w:rsidR="00FB0307" w:rsidRPr="00F92BFE" w:rsidRDefault="00FB0307">
      <w:pPr>
        <w:pStyle w:val="3a"/>
        <w:rPr>
          <w:rFonts w:ascii="Calibri" w:eastAsia="Times New Roman" w:hAnsi="Calibri" w:cs="Arial"/>
          <w:b w:val="0"/>
          <w:noProof/>
          <w:sz w:val="22"/>
          <w:szCs w:val="22"/>
          <w:lang w:val="en-US" w:eastAsia="en-US"/>
        </w:rPr>
      </w:pPr>
      <w:hyperlink w:anchor="_Toc366142126" w:history="1">
        <w:r w:rsidRPr="00761B91">
          <w:rPr>
            <w:rStyle w:val="affb"/>
            <w:noProof/>
          </w:rPr>
          <w:t>24.1.5</w:t>
        </w:r>
        <w:r w:rsidRPr="00F92BFE">
          <w:rPr>
            <w:rFonts w:ascii="Calibri" w:eastAsia="Times New Roman" w:hAnsi="Calibri" w:cs="Arial"/>
            <w:b w:val="0"/>
            <w:noProof/>
            <w:sz w:val="22"/>
            <w:szCs w:val="22"/>
            <w:lang w:val="en-US" w:eastAsia="en-US"/>
          </w:rPr>
          <w:tab/>
        </w:r>
        <w:r w:rsidRPr="00761B91">
          <w:rPr>
            <w:rStyle w:val="affb"/>
            <w:noProof/>
          </w:rPr>
          <w:t>Properties of the ArrayBuffer Instances</w:t>
        </w:r>
        <w:r>
          <w:rPr>
            <w:noProof/>
            <w:webHidden/>
          </w:rPr>
          <w:tab/>
        </w:r>
        <w:r>
          <w:rPr>
            <w:noProof/>
            <w:webHidden/>
          </w:rPr>
          <w:fldChar w:fldCharType="begin"/>
        </w:r>
        <w:r>
          <w:rPr>
            <w:noProof/>
            <w:webHidden/>
          </w:rPr>
          <w:instrText xml:space="preserve"> PAGEREF _Toc366142126 \h </w:instrText>
        </w:r>
        <w:r>
          <w:rPr>
            <w:noProof/>
            <w:webHidden/>
          </w:rPr>
        </w:r>
        <w:r>
          <w:rPr>
            <w:noProof/>
            <w:webHidden/>
          </w:rPr>
          <w:fldChar w:fldCharType="separate"/>
        </w:r>
        <w:r w:rsidR="00083CEC">
          <w:rPr>
            <w:noProof/>
            <w:webHidden/>
          </w:rPr>
          <w:t>396</w:t>
        </w:r>
        <w:r>
          <w:rPr>
            <w:noProof/>
            <w:webHidden/>
          </w:rPr>
          <w:fldChar w:fldCharType="end"/>
        </w:r>
      </w:hyperlink>
    </w:p>
    <w:p w14:paraId="79F95DCC" w14:textId="77777777" w:rsidR="00FB0307" w:rsidRPr="00F92BFE" w:rsidRDefault="00FB0307">
      <w:pPr>
        <w:pStyle w:val="2c"/>
        <w:rPr>
          <w:rFonts w:ascii="Calibri" w:eastAsia="Times New Roman" w:hAnsi="Calibri" w:cs="Arial"/>
          <w:b w:val="0"/>
          <w:noProof/>
          <w:sz w:val="22"/>
          <w:szCs w:val="22"/>
          <w:lang w:val="en-US" w:eastAsia="en-US"/>
        </w:rPr>
      </w:pPr>
      <w:hyperlink w:anchor="_Toc366142127" w:history="1">
        <w:r w:rsidRPr="00761B91">
          <w:rPr>
            <w:rStyle w:val="affb"/>
            <w:noProof/>
          </w:rPr>
          <w:t>24.2</w:t>
        </w:r>
        <w:r w:rsidRPr="00F92BFE">
          <w:rPr>
            <w:rFonts w:ascii="Calibri" w:eastAsia="Times New Roman" w:hAnsi="Calibri" w:cs="Arial"/>
            <w:b w:val="0"/>
            <w:noProof/>
            <w:sz w:val="22"/>
            <w:szCs w:val="22"/>
            <w:lang w:val="en-US" w:eastAsia="en-US"/>
          </w:rPr>
          <w:tab/>
        </w:r>
        <w:r w:rsidRPr="00761B91">
          <w:rPr>
            <w:rStyle w:val="affb"/>
            <w:noProof/>
          </w:rPr>
          <w:t>DataView Objects</w:t>
        </w:r>
        <w:r>
          <w:rPr>
            <w:noProof/>
            <w:webHidden/>
          </w:rPr>
          <w:tab/>
        </w:r>
        <w:r>
          <w:rPr>
            <w:noProof/>
            <w:webHidden/>
          </w:rPr>
          <w:fldChar w:fldCharType="begin"/>
        </w:r>
        <w:r>
          <w:rPr>
            <w:noProof/>
            <w:webHidden/>
          </w:rPr>
          <w:instrText xml:space="preserve"> PAGEREF _Toc366142127 \h </w:instrText>
        </w:r>
        <w:r>
          <w:rPr>
            <w:noProof/>
            <w:webHidden/>
          </w:rPr>
        </w:r>
        <w:r>
          <w:rPr>
            <w:noProof/>
            <w:webHidden/>
          </w:rPr>
          <w:fldChar w:fldCharType="separate"/>
        </w:r>
        <w:r w:rsidR="00083CEC">
          <w:rPr>
            <w:noProof/>
            <w:webHidden/>
          </w:rPr>
          <w:t>396</w:t>
        </w:r>
        <w:r>
          <w:rPr>
            <w:noProof/>
            <w:webHidden/>
          </w:rPr>
          <w:fldChar w:fldCharType="end"/>
        </w:r>
      </w:hyperlink>
    </w:p>
    <w:p w14:paraId="6E905EC2" w14:textId="77777777" w:rsidR="00FB0307" w:rsidRPr="00F92BFE" w:rsidRDefault="00FB0307">
      <w:pPr>
        <w:pStyle w:val="3a"/>
        <w:rPr>
          <w:rFonts w:ascii="Calibri" w:eastAsia="Times New Roman" w:hAnsi="Calibri" w:cs="Arial"/>
          <w:b w:val="0"/>
          <w:noProof/>
          <w:sz w:val="22"/>
          <w:szCs w:val="22"/>
          <w:lang w:val="en-US" w:eastAsia="en-US"/>
        </w:rPr>
      </w:pPr>
      <w:hyperlink w:anchor="_Toc366142128" w:history="1">
        <w:r w:rsidRPr="00761B91">
          <w:rPr>
            <w:rStyle w:val="affb"/>
            <w:noProof/>
          </w:rPr>
          <w:t>24.2.1</w:t>
        </w:r>
        <w:r w:rsidRPr="00F92BFE">
          <w:rPr>
            <w:rFonts w:ascii="Calibri" w:eastAsia="Times New Roman" w:hAnsi="Calibri" w:cs="Arial"/>
            <w:b w:val="0"/>
            <w:noProof/>
            <w:sz w:val="22"/>
            <w:szCs w:val="22"/>
            <w:lang w:val="en-US" w:eastAsia="en-US"/>
          </w:rPr>
          <w:tab/>
        </w:r>
        <w:r w:rsidRPr="00761B91">
          <w:rPr>
            <w:rStyle w:val="affb"/>
            <w:noProof/>
          </w:rPr>
          <w:t>Abstract Operations For DataView Objects</w:t>
        </w:r>
        <w:r>
          <w:rPr>
            <w:noProof/>
            <w:webHidden/>
          </w:rPr>
          <w:tab/>
        </w:r>
        <w:r>
          <w:rPr>
            <w:noProof/>
            <w:webHidden/>
          </w:rPr>
          <w:fldChar w:fldCharType="begin"/>
        </w:r>
        <w:r>
          <w:rPr>
            <w:noProof/>
            <w:webHidden/>
          </w:rPr>
          <w:instrText xml:space="preserve"> PAGEREF _Toc366142128 \h </w:instrText>
        </w:r>
        <w:r>
          <w:rPr>
            <w:noProof/>
            <w:webHidden/>
          </w:rPr>
        </w:r>
        <w:r>
          <w:rPr>
            <w:noProof/>
            <w:webHidden/>
          </w:rPr>
          <w:fldChar w:fldCharType="separate"/>
        </w:r>
        <w:r w:rsidR="00083CEC">
          <w:rPr>
            <w:noProof/>
            <w:webHidden/>
          </w:rPr>
          <w:t>396</w:t>
        </w:r>
        <w:r>
          <w:rPr>
            <w:noProof/>
            <w:webHidden/>
          </w:rPr>
          <w:fldChar w:fldCharType="end"/>
        </w:r>
      </w:hyperlink>
    </w:p>
    <w:p w14:paraId="339017DD" w14:textId="77777777" w:rsidR="00FB0307" w:rsidRPr="00F92BFE" w:rsidRDefault="00FB0307">
      <w:pPr>
        <w:pStyle w:val="3a"/>
        <w:rPr>
          <w:rFonts w:ascii="Calibri" w:eastAsia="Times New Roman" w:hAnsi="Calibri" w:cs="Arial"/>
          <w:b w:val="0"/>
          <w:noProof/>
          <w:sz w:val="22"/>
          <w:szCs w:val="22"/>
          <w:lang w:val="en-US" w:eastAsia="en-US"/>
        </w:rPr>
      </w:pPr>
      <w:hyperlink w:anchor="_Toc366142129" w:history="1">
        <w:r w:rsidRPr="00761B91">
          <w:rPr>
            <w:rStyle w:val="affb"/>
            <w:noProof/>
          </w:rPr>
          <w:t>24.2.2</w:t>
        </w:r>
        <w:r w:rsidRPr="00F92BFE">
          <w:rPr>
            <w:rFonts w:ascii="Calibri" w:eastAsia="Times New Roman" w:hAnsi="Calibri" w:cs="Arial"/>
            <w:b w:val="0"/>
            <w:noProof/>
            <w:sz w:val="22"/>
            <w:szCs w:val="22"/>
            <w:lang w:val="en-US" w:eastAsia="en-US"/>
          </w:rPr>
          <w:tab/>
        </w:r>
        <w:r w:rsidRPr="00761B91">
          <w:rPr>
            <w:rStyle w:val="affb"/>
            <w:noProof/>
          </w:rPr>
          <w:t>The DataView Constructor</w:t>
        </w:r>
        <w:r>
          <w:rPr>
            <w:noProof/>
            <w:webHidden/>
          </w:rPr>
          <w:tab/>
        </w:r>
        <w:r>
          <w:rPr>
            <w:noProof/>
            <w:webHidden/>
          </w:rPr>
          <w:fldChar w:fldCharType="begin"/>
        </w:r>
        <w:r>
          <w:rPr>
            <w:noProof/>
            <w:webHidden/>
          </w:rPr>
          <w:instrText xml:space="preserve"> PAGEREF _Toc366142129 \h </w:instrText>
        </w:r>
        <w:r>
          <w:rPr>
            <w:noProof/>
            <w:webHidden/>
          </w:rPr>
        </w:r>
        <w:r>
          <w:rPr>
            <w:noProof/>
            <w:webHidden/>
          </w:rPr>
          <w:fldChar w:fldCharType="separate"/>
        </w:r>
        <w:r w:rsidR="00083CEC">
          <w:rPr>
            <w:noProof/>
            <w:webHidden/>
          </w:rPr>
          <w:t>397</w:t>
        </w:r>
        <w:r>
          <w:rPr>
            <w:noProof/>
            <w:webHidden/>
          </w:rPr>
          <w:fldChar w:fldCharType="end"/>
        </w:r>
      </w:hyperlink>
    </w:p>
    <w:p w14:paraId="39F0359A" w14:textId="77777777" w:rsidR="00FB0307" w:rsidRPr="00F92BFE" w:rsidRDefault="00FB0307">
      <w:pPr>
        <w:pStyle w:val="3a"/>
        <w:rPr>
          <w:rFonts w:ascii="Calibri" w:eastAsia="Times New Roman" w:hAnsi="Calibri" w:cs="Arial"/>
          <w:b w:val="0"/>
          <w:noProof/>
          <w:sz w:val="22"/>
          <w:szCs w:val="22"/>
          <w:lang w:val="en-US" w:eastAsia="en-US"/>
        </w:rPr>
      </w:pPr>
      <w:hyperlink w:anchor="_Toc366142130" w:history="1">
        <w:r w:rsidRPr="00761B91">
          <w:rPr>
            <w:rStyle w:val="affb"/>
            <w:noProof/>
          </w:rPr>
          <w:t>24.2.3</w:t>
        </w:r>
        <w:r w:rsidRPr="00F92BFE">
          <w:rPr>
            <w:rFonts w:ascii="Calibri" w:eastAsia="Times New Roman" w:hAnsi="Calibri" w:cs="Arial"/>
            <w:b w:val="0"/>
            <w:noProof/>
            <w:sz w:val="22"/>
            <w:szCs w:val="22"/>
            <w:lang w:val="en-US" w:eastAsia="en-US"/>
          </w:rPr>
          <w:tab/>
        </w:r>
        <w:r w:rsidRPr="00761B91">
          <w:rPr>
            <w:rStyle w:val="affb"/>
            <w:noProof/>
          </w:rPr>
          <w:t>Properties of the DataView Constructor</w:t>
        </w:r>
        <w:r>
          <w:rPr>
            <w:noProof/>
            <w:webHidden/>
          </w:rPr>
          <w:tab/>
        </w:r>
        <w:r>
          <w:rPr>
            <w:noProof/>
            <w:webHidden/>
          </w:rPr>
          <w:fldChar w:fldCharType="begin"/>
        </w:r>
        <w:r>
          <w:rPr>
            <w:noProof/>
            <w:webHidden/>
          </w:rPr>
          <w:instrText xml:space="preserve"> PAGEREF _Toc366142130 \h </w:instrText>
        </w:r>
        <w:r>
          <w:rPr>
            <w:noProof/>
            <w:webHidden/>
          </w:rPr>
        </w:r>
        <w:r>
          <w:rPr>
            <w:noProof/>
            <w:webHidden/>
          </w:rPr>
          <w:fldChar w:fldCharType="separate"/>
        </w:r>
        <w:r w:rsidR="00083CEC">
          <w:rPr>
            <w:noProof/>
            <w:webHidden/>
          </w:rPr>
          <w:t>398</w:t>
        </w:r>
        <w:r>
          <w:rPr>
            <w:noProof/>
            <w:webHidden/>
          </w:rPr>
          <w:fldChar w:fldCharType="end"/>
        </w:r>
      </w:hyperlink>
    </w:p>
    <w:p w14:paraId="4F453740" w14:textId="77777777" w:rsidR="00FB0307" w:rsidRPr="00F92BFE" w:rsidRDefault="00FB0307">
      <w:pPr>
        <w:pStyle w:val="3a"/>
        <w:rPr>
          <w:rFonts w:ascii="Calibri" w:eastAsia="Times New Roman" w:hAnsi="Calibri" w:cs="Arial"/>
          <w:b w:val="0"/>
          <w:noProof/>
          <w:sz w:val="22"/>
          <w:szCs w:val="22"/>
          <w:lang w:val="en-US" w:eastAsia="en-US"/>
        </w:rPr>
      </w:pPr>
      <w:hyperlink w:anchor="_Toc366142131" w:history="1">
        <w:r w:rsidRPr="00761B91">
          <w:rPr>
            <w:rStyle w:val="affb"/>
            <w:noProof/>
          </w:rPr>
          <w:t>24.2.4</w:t>
        </w:r>
        <w:r w:rsidRPr="00F92BFE">
          <w:rPr>
            <w:rFonts w:ascii="Calibri" w:eastAsia="Times New Roman" w:hAnsi="Calibri" w:cs="Arial"/>
            <w:b w:val="0"/>
            <w:noProof/>
            <w:sz w:val="22"/>
            <w:szCs w:val="22"/>
            <w:lang w:val="en-US" w:eastAsia="en-US"/>
          </w:rPr>
          <w:tab/>
        </w:r>
        <w:r w:rsidRPr="00761B91">
          <w:rPr>
            <w:rStyle w:val="affb"/>
            <w:noProof/>
          </w:rPr>
          <w:t>Properties of the DataView Prototype Object</w:t>
        </w:r>
        <w:r>
          <w:rPr>
            <w:noProof/>
            <w:webHidden/>
          </w:rPr>
          <w:tab/>
        </w:r>
        <w:r>
          <w:rPr>
            <w:noProof/>
            <w:webHidden/>
          </w:rPr>
          <w:fldChar w:fldCharType="begin"/>
        </w:r>
        <w:r>
          <w:rPr>
            <w:noProof/>
            <w:webHidden/>
          </w:rPr>
          <w:instrText xml:space="preserve"> PAGEREF _Toc366142131 \h </w:instrText>
        </w:r>
        <w:r>
          <w:rPr>
            <w:noProof/>
            <w:webHidden/>
          </w:rPr>
        </w:r>
        <w:r>
          <w:rPr>
            <w:noProof/>
            <w:webHidden/>
          </w:rPr>
          <w:fldChar w:fldCharType="separate"/>
        </w:r>
        <w:r w:rsidR="00083CEC">
          <w:rPr>
            <w:noProof/>
            <w:webHidden/>
          </w:rPr>
          <w:t>398</w:t>
        </w:r>
        <w:r>
          <w:rPr>
            <w:noProof/>
            <w:webHidden/>
          </w:rPr>
          <w:fldChar w:fldCharType="end"/>
        </w:r>
      </w:hyperlink>
    </w:p>
    <w:p w14:paraId="2D657814" w14:textId="77777777" w:rsidR="00FB0307" w:rsidRPr="00F92BFE" w:rsidRDefault="00FB0307">
      <w:pPr>
        <w:pStyle w:val="3a"/>
        <w:rPr>
          <w:rFonts w:ascii="Calibri" w:eastAsia="Times New Roman" w:hAnsi="Calibri" w:cs="Arial"/>
          <w:b w:val="0"/>
          <w:noProof/>
          <w:sz w:val="22"/>
          <w:szCs w:val="22"/>
          <w:lang w:val="en-US" w:eastAsia="en-US"/>
        </w:rPr>
      </w:pPr>
      <w:hyperlink w:anchor="_Toc366142132" w:history="1">
        <w:r w:rsidRPr="00761B91">
          <w:rPr>
            <w:rStyle w:val="affb"/>
            <w:noProof/>
          </w:rPr>
          <w:t>24.2.5</w:t>
        </w:r>
        <w:r w:rsidRPr="00F92BFE">
          <w:rPr>
            <w:rFonts w:ascii="Calibri" w:eastAsia="Times New Roman" w:hAnsi="Calibri" w:cs="Arial"/>
            <w:b w:val="0"/>
            <w:noProof/>
            <w:sz w:val="22"/>
            <w:szCs w:val="22"/>
            <w:lang w:val="en-US" w:eastAsia="en-US"/>
          </w:rPr>
          <w:tab/>
        </w:r>
        <w:r w:rsidRPr="00761B91">
          <w:rPr>
            <w:rStyle w:val="affb"/>
            <w:noProof/>
          </w:rPr>
          <w:t>Properties of DataView Instances</w:t>
        </w:r>
        <w:r>
          <w:rPr>
            <w:noProof/>
            <w:webHidden/>
          </w:rPr>
          <w:tab/>
        </w:r>
        <w:r>
          <w:rPr>
            <w:noProof/>
            <w:webHidden/>
          </w:rPr>
          <w:fldChar w:fldCharType="begin"/>
        </w:r>
        <w:r>
          <w:rPr>
            <w:noProof/>
            <w:webHidden/>
          </w:rPr>
          <w:instrText xml:space="preserve"> PAGEREF _Toc366142132 \h </w:instrText>
        </w:r>
        <w:r>
          <w:rPr>
            <w:noProof/>
            <w:webHidden/>
          </w:rPr>
        </w:r>
        <w:r>
          <w:rPr>
            <w:noProof/>
            <w:webHidden/>
          </w:rPr>
          <w:fldChar w:fldCharType="separate"/>
        </w:r>
        <w:r w:rsidR="00083CEC">
          <w:rPr>
            <w:noProof/>
            <w:webHidden/>
          </w:rPr>
          <w:t>401</w:t>
        </w:r>
        <w:r>
          <w:rPr>
            <w:noProof/>
            <w:webHidden/>
          </w:rPr>
          <w:fldChar w:fldCharType="end"/>
        </w:r>
      </w:hyperlink>
    </w:p>
    <w:p w14:paraId="28BC6B56" w14:textId="77777777" w:rsidR="00FB0307" w:rsidRPr="00F92BFE" w:rsidRDefault="00FB0307">
      <w:pPr>
        <w:pStyle w:val="2c"/>
        <w:rPr>
          <w:rFonts w:ascii="Calibri" w:eastAsia="Times New Roman" w:hAnsi="Calibri" w:cs="Arial"/>
          <w:b w:val="0"/>
          <w:noProof/>
          <w:sz w:val="22"/>
          <w:szCs w:val="22"/>
          <w:lang w:val="en-US" w:eastAsia="en-US"/>
        </w:rPr>
      </w:pPr>
      <w:hyperlink w:anchor="_Toc366142133" w:history="1">
        <w:r w:rsidRPr="00761B91">
          <w:rPr>
            <w:rStyle w:val="affb"/>
            <w:noProof/>
          </w:rPr>
          <w:t>24.3</w:t>
        </w:r>
        <w:r w:rsidRPr="00F92BFE">
          <w:rPr>
            <w:rFonts w:ascii="Calibri" w:eastAsia="Times New Roman" w:hAnsi="Calibri" w:cs="Arial"/>
            <w:b w:val="0"/>
            <w:noProof/>
            <w:sz w:val="22"/>
            <w:szCs w:val="22"/>
            <w:lang w:val="en-US" w:eastAsia="en-US"/>
          </w:rPr>
          <w:tab/>
        </w:r>
        <w:r w:rsidRPr="00761B91">
          <w:rPr>
            <w:rStyle w:val="affb"/>
            <w:noProof/>
          </w:rPr>
          <w:t>The JSON Object</w:t>
        </w:r>
        <w:r>
          <w:rPr>
            <w:noProof/>
            <w:webHidden/>
          </w:rPr>
          <w:tab/>
        </w:r>
        <w:r>
          <w:rPr>
            <w:noProof/>
            <w:webHidden/>
          </w:rPr>
          <w:fldChar w:fldCharType="begin"/>
        </w:r>
        <w:r>
          <w:rPr>
            <w:noProof/>
            <w:webHidden/>
          </w:rPr>
          <w:instrText xml:space="preserve"> PAGEREF _Toc366142133 \h </w:instrText>
        </w:r>
        <w:r>
          <w:rPr>
            <w:noProof/>
            <w:webHidden/>
          </w:rPr>
        </w:r>
        <w:r>
          <w:rPr>
            <w:noProof/>
            <w:webHidden/>
          </w:rPr>
          <w:fldChar w:fldCharType="separate"/>
        </w:r>
        <w:r w:rsidR="00083CEC">
          <w:rPr>
            <w:noProof/>
            <w:webHidden/>
          </w:rPr>
          <w:t>401</w:t>
        </w:r>
        <w:r>
          <w:rPr>
            <w:noProof/>
            <w:webHidden/>
          </w:rPr>
          <w:fldChar w:fldCharType="end"/>
        </w:r>
      </w:hyperlink>
    </w:p>
    <w:p w14:paraId="5F6E9470" w14:textId="77777777" w:rsidR="00FB0307" w:rsidRPr="00F92BFE" w:rsidRDefault="00FB0307">
      <w:pPr>
        <w:pStyle w:val="3a"/>
        <w:rPr>
          <w:rFonts w:ascii="Calibri" w:eastAsia="Times New Roman" w:hAnsi="Calibri" w:cs="Arial"/>
          <w:b w:val="0"/>
          <w:noProof/>
          <w:sz w:val="22"/>
          <w:szCs w:val="22"/>
          <w:lang w:val="en-US" w:eastAsia="en-US"/>
        </w:rPr>
      </w:pPr>
      <w:hyperlink w:anchor="_Toc366142134" w:history="1">
        <w:r w:rsidRPr="00761B91">
          <w:rPr>
            <w:rStyle w:val="affb"/>
            <w:noProof/>
          </w:rPr>
          <w:t>24.3.1</w:t>
        </w:r>
        <w:r w:rsidRPr="00F92BFE">
          <w:rPr>
            <w:rFonts w:ascii="Calibri" w:eastAsia="Times New Roman" w:hAnsi="Calibri" w:cs="Arial"/>
            <w:b w:val="0"/>
            <w:noProof/>
            <w:sz w:val="22"/>
            <w:szCs w:val="22"/>
            <w:lang w:val="en-US" w:eastAsia="en-US"/>
          </w:rPr>
          <w:tab/>
        </w:r>
        <w:r w:rsidRPr="00761B91">
          <w:rPr>
            <w:rStyle w:val="affb"/>
            <w:noProof/>
          </w:rPr>
          <w:t>The JSON Grammar</w:t>
        </w:r>
        <w:r>
          <w:rPr>
            <w:noProof/>
            <w:webHidden/>
          </w:rPr>
          <w:tab/>
        </w:r>
        <w:r>
          <w:rPr>
            <w:noProof/>
            <w:webHidden/>
          </w:rPr>
          <w:fldChar w:fldCharType="begin"/>
        </w:r>
        <w:r>
          <w:rPr>
            <w:noProof/>
            <w:webHidden/>
          </w:rPr>
          <w:instrText xml:space="preserve"> PAGEREF _Toc366142134 \h </w:instrText>
        </w:r>
        <w:r>
          <w:rPr>
            <w:noProof/>
            <w:webHidden/>
          </w:rPr>
        </w:r>
        <w:r>
          <w:rPr>
            <w:noProof/>
            <w:webHidden/>
          </w:rPr>
          <w:fldChar w:fldCharType="separate"/>
        </w:r>
        <w:r w:rsidR="00083CEC">
          <w:rPr>
            <w:noProof/>
            <w:webHidden/>
          </w:rPr>
          <w:t>402</w:t>
        </w:r>
        <w:r>
          <w:rPr>
            <w:noProof/>
            <w:webHidden/>
          </w:rPr>
          <w:fldChar w:fldCharType="end"/>
        </w:r>
      </w:hyperlink>
    </w:p>
    <w:p w14:paraId="3041707E" w14:textId="77777777" w:rsidR="00FB0307" w:rsidRPr="00F92BFE" w:rsidRDefault="00FB0307">
      <w:pPr>
        <w:pStyle w:val="3a"/>
        <w:rPr>
          <w:rFonts w:ascii="Calibri" w:eastAsia="Times New Roman" w:hAnsi="Calibri" w:cs="Arial"/>
          <w:b w:val="0"/>
          <w:noProof/>
          <w:sz w:val="22"/>
          <w:szCs w:val="22"/>
          <w:lang w:val="en-US" w:eastAsia="en-US"/>
        </w:rPr>
      </w:pPr>
      <w:hyperlink w:anchor="_Toc366142135" w:history="1">
        <w:r w:rsidRPr="00761B91">
          <w:rPr>
            <w:rStyle w:val="affb"/>
            <w:noProof/>
          </w:rPr>
          <w:t>24.3.2</w:t>
        </w:r>
        <w:r w:rsidRPr="00F92BFE">
          <w:rPr>
            <w:rFonts w:ascii="Calibri" w:eastAsia="Times New Roman" w:hAnsi="Calibri" w:cs="Arial"/>
            <w:b w:val="0"/>
            <w:noProof/>
            <w:sz w:val="22"/>
            <w:szCs w:val="22"/>
            <w:lang w:val="en-US" w:eastAsia="en-US"/>
          </w:rPr>
          <w:tab/>
        </w:r>
        <w:r w:rsidRPr="00761B91">
          <w:rPr>
            <w:rStyle w:val="affb"/>
            <w:noProof/>
          </w:rPr>
          <w:t>JSON.parse ( text [ , reviver ] )</w:t>
        </w:r>
        <w:r>
          <w:rPr>
            <w:noProof/>
            <w:webHidden/>
          </w:rPr>
          <w:tab/>
        </w:r>
        <w:r>
          <w:rPr>
            <w:noProof/>
            <w:webHidden/>
          </w:rPr>
          <w:fldChar w:fldCharType="begin"/>
        </w:r>
        <w:r>
          <w:rPr>
            <w:noProof/>
            <w:webHidden/>
          </w:rPr>
          <w:instrText xml:space="preserve"> PAGEREF _Toc366142135 \h </w:instrText>
        </w:r>
        <w:r>
          <w:rPr>
            <w:noProof/>
            <w:webHidden/>
          </w:rPr>
        </w:r>
        <w:r>
          <w:rPr>
            <w:noProof/>
            <w:webHidden/>
          </w:rPr>
          <w:fldChar w:fldCharType="separate"/>
        </w:r>
        <w:r w:rsidR="00083CEC">
          <w:rPr>
            <w:noProof/>
            <w:webHidden/>
          </w:rPr>
          <w:t>403</w:t>
        </w:r>
        <w:r>
          <w:rPr>
            <w:noProof/>
            <w:webHidden/>
          </w:rPr>
          <w:fldChar w:fldCharType="end"/>
        </w:r>
      </w:hyperlink>
    </w:p>
    <w:p w14:paraId="59856983" w14:textId="77777777" w:rsidR="00FB0307" w:rsidRPr="00F92BFE" w:rsidRDefault="00FB0307">
      <w:pPr>
        <w:pStyle w:val="3a"/>
        <w:rPr>
          <w:rFonts w:ascii="Calibri" w:eastAsia="Times New Roman" w:hAnsi="Calibri" w:cs="Arial"/>
          <w:b w:val="0"/>
          <w:noProof/>
          <w:sz w:val="22"/>
          <w:szCs w:val="22"/>
          <w:lang w:val="en-US" w:eastAsia="en-US"/>
        </w:rPr>
      </w:pPr>
      <w:hyperlink w:anchor="_Toc366142136" w:history="1">
        <w:r w:rsidRPr="00761B91">
          <w:rPr>
            <w:rStyle w:val="affb"/>
            <w:noProof/>
          </w:rPr>
          <w:t>24.3.3</w:t>
        </w:r>
        <w:r w:rsidRPr="00F92BFE">
          <w:rPr>
            <w:rFonts w:ascii="Calibri" w:eastAsia="Times New Roman" w:hAnsi="Calibri" w:cs="Arial"/>
            <w:b w:val="0"/>
            <w:noProof/>
            <w:sz w:val="22"/>
            <w:szCs w:val="22"/>
            <w:lang w:val="en-US" w:eastAsia="en-US"/>
          </w:rPr>
          <w:tab/>
        </w:r>
        <w:r w:rsidRPr="00761B91">
          <w:rPr>
            <w:rStyle w:val="affb"/>
            <w:noProof/>
          </w:rPr>
          <w:t>JSON.stringify ( value [ , replacer [ , space ] ] )</w:t>
        </w:r>
        <w:r>
          <w:rPr>
            <w:noProof/>
            <w:webHidden/>
          </w:rPr>
          <w:tab/>
        </w:r>
        <w:r>
          <w:rPr>
            <w:noProof/>
            <w:webHidden/>
          </w:rPr>
          <w:fldChar w:fldCharType="begin"/>
        </w:r>
        <w:r>
          <w:rPr>
            <w:noProof/>
            <w:webHidden/>
          </w:rPr>
          <w:instrText xml:space="preserve"> PAGEREF _Toc366142136 \h </w:instrText>
        </w:r>
        <w:r>
          <w:rPr>
            <w:noProof/>
            <w:webHidden/>
          </w:rPr>
        </w:r>
        <w:r>
          <w:rPr>
            <w:noProof/>
            <w:webHidden/>
          </w:rPr>
          <w:fldChar w:fldCharType="separate"/>
        </w:r>
        <w:r w:rsidR="00083CEC">
          <w:rPr>
            <w:noProof/>
            <w:webHidden/>
          </w:rPr>
          <w:t>405</w:t>
        </w:r>
        <w:r>
          <w:rPr>
            <w:noProof/>
            <w:webHidden/>
          </w:rPr>
          <w:fldChar w:fldCharType="end"/>
        </w:r>
      </w:hyperlink>
    </w:p>
    <w:p w14:paraId="6E2DBB53" w14:textId="77777777" w:rsidR="00FB0307" w:rsidRPr="00F92BFE" w:rsidRDefault="00FB0307">
      <w:pPr>
        <w:pStyle w:val="12"/>
        <w:rPr>
          <w:rFonts w:ascii="Calibri" w:eastAsia="Times New Roman" w:hAnsi="Calibri" w:cs="Arial"/>
          <w:b w:val="0"/>
          <w:noProof/>
          <w:sz w:val="22"/>
          <w:szCs w:val="22"/>
          <w:lang w:val="en-US" w:eastAsia="en-US"/>
        </w:rPr>
      </w:pPr>
      <w:hyperlink w:anchor="_Toc366142137" w:history="1">
        <w:r w:rsidRPr="00761B91">
          <w:rPr>
            <w:rStyle w:val="affb"/>
            <w:noProof/>
          </w:rPr>
          <w:t>25</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rFonts w:cs="Arial"/>
            <w:noProof/>
          </w:rPr>
          <w:t>"</w:t>
        </w:r>
        <w:r w:rsidRPr="00761B91">
          <w:rPr>
            <w:rStyle w:val="affb"/>
            <w:noProof/>
          </w:rPr>
          <w:t>std:iteration</w:t>
        </w:r>
        <w:r w:rsidRPr="00761B91">
          <w:rPr>
            <w:rStyle w:val="affb"/>
            <w:rFonts w:cs="Arial"/>
            <w:noProof/>
          </w:rPr>
          <w:t>"</w:t>
        </w:r>
        <w:r w:rsidRPr="00761B91">
          <w:rPr>
            <w:rStyle w:val="affb"/>
            <w:noProof/>
          </w:rPr>
          <w:t xml:space="preserve"> Module</w:t>
        </w:r>
        <w:r>
          <w:rPr>
            <w:noProof/>
            <w:webHidden/>
          </w:rPr>
          <w:tab/>
        </w:r>
        <w:r>
          <w:rPr>
            <w:noProof/>
            <w:webHidden/>
          </w:rPr>
          <w:fldChar w:fldCharType="begin"/>
        </w:r>
        <w:r>
          <w:rPr>
            <w:noProof/>
            <w:webHidden/>
          </w:rPr>
          <w:instrText xml:space="preserve"> PAGEREF _Toc366142137 \h </w:instrText>
        </w:r>
        <w:r>
          <w:rPr>
            <w:noProof/>
            <w:webHidden/>
          </w:rPr>
        </w:r>
        <w:r>
          <w:rPr>
            <w:noProof/>
            <w:webHidden/>
          </w:rPr>
          <w:fldChar w:fldCharType="separate"/>
        </w:r>
        <w:r w:rsidR="00083CEC">
          <w:rPr>
            <w:noProof/>
            <w:webHidden/>
          </w:rPr>
          <w:t>409</w:t>
        </w:r>
        <w:r>
          <w:rPr>
            <w:noProof/>
            <w:webHidden/>
          </w:rPr>
          <w:fldChar w:fldCharType="end"/>
        </w:r>
      </w:hyperlink>
    </w:p>
    <w:p w14:paraId="6B785F34" w14:textId="77777777" w:rsidR="00FB0307" w:rsidRPr="00F92BFE" w:rsidRDefault="00FB0307">
      <w:pPr>
        <w:pStyle w:val="2c"/>
        <w:rPr>
          <w:rFonts w:ascii="Calibri" w:eastAsia="Times New Roman" w:hAnsi="Calibri" w:cs="Arial"/>
          <w:b w:val="0"/>
          <w:noProof/>
          <w:sz w:val="22"/>
          <w:szCs w:val="22"/>
          <w:lang w:val="en-US" w:eastAsia="en-US"/>
        </w:rPr>
      </w:pPr>
      <w:hyperlink w:anchor="_Toc366142138" w:history="1">
        <w:r w:rsidRPr="00761B91">
          <w:rPr>
            <w:rStyle w:val="affb"/>
            <w:noProof/>
          </w:rPr>
          <w:t>25.1</w:t>
        </w:r>
        <w:r w:rsidRPr="00F92BFE">
          <w:rPr>
            <w:rFonts w:ascii="Calibri" w:eastAsia="Times New Roman" w:hAnsi="Calibri" w:cs="Arial"/>
            <w:b w:val="0"/>
            <w:noProof/>
            <w:sz w:val="22"/>
            <w:szCs w:val="22"/>
            <w:lang w:val="en-US" w:eastAsia="en-US"/>
          </w:rPr>
          <w:tab/>
        </w:r>
        <w:r w:rsidRPr="00761B91">
          <w:rPr>
            <w:rStyle w:val="affb"/>
            <w:noProof/>
          </w:rPr>
          <w:t>Common Iteration Interfaces</w:t>
        </w:r>
        <w:r>
          <w:rPr>
            <w:noProof/>
            <w:webHidden/>
          </w:rPr>
          <w:tab/>
        </w:r>
        <w:r>
          <w:rPr>
            <w:noProof/>
            <w:webHidden/>
          </w:rPr>
          <w:fldChar w:fldCharType="begin"/>
        </w:r>
        <w:r>
          <w:rPr>
            <w:noProof/>
            <w:webHidden/>
          </w:rPr>
          <w:instrText xml:space="preserve"> PAGEREF _Toc366142138 \h </w:instrText>
        </w:r>
        <w:r>
          <w:rPr>
            <w:noProof/>
            <w:webHidden/>
          </w:rPr>
        </w:r>
        <w:r>
          <w:rPr>
            <w:noProof/>
            <w:webHidden/>
          </w:rPr>
          <w:fldChar w:fldCharType="separate"/>
        </w:r>
        <w:r w:rsidR="00083CEC">
          <w:rPr>
            <w:noProof/>
            <w:webHidden/>
          </w:rPr>
          <w:t>409</w:t>
        </w:r>
        <w:r>
          <w:rPr>
            <w:noProof/>
            <w:webHidden/>
          </w:rPr>
          <w:fldChar w:fldCharType="end"/>
        </w:r>
      </w:hyperlink>
    </w:p>
    <w:p w14:paraId="03E93811" w14:textId="77777777" w:rsidR="00FB0307" w:rsidRPr="00F92BFE" w:rsidRDefault="00FB0307">
      <w:pPr>
        <w:pStyle w:val="3a"/>
        <w:rPr>
          <w:rFonts w:ascii="Calibri" w:eastAsia="Times New Roman" w:hAnsi="Calibri" w:cs="Arial"/>
          <w:b w:val="0"/>
          <w:noProof/>
          <w:sz w:val="22"/>
          <w:szCs w:val="22"/>
          <w:lang w:val="en-US" w:eastAsia="en-US"/>
        </w:rPr>
      </w:pPr>
      <w:hyperlink w:anchor="_Toc366142139" w:history="1">
        <w:r w:rsidRPr="00761B91">
          <w:rPr>
            <w:rStyle w:val="affb"/>
            <w:noProof/>
          </w:rPr>
          <w:t>25.1.1</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i/>
            <w:iCs/>
            <w:noProof/>
          </w:rPr>
          <w:t>Iterable</w:t>
        </w:r>
        <w:r w:rsidRPr="00761B91">
          <w:rPr>
            <w:rStyle w:val="affb"/>
            <w:noProof/>
          </w:rPr>
          <w:t xml:space="preserve"> Iterface</w:t>
        </w:r>
        <w:r>
          <w:rPr>
            <w:noProof/>
            <w:webHidden/>
          </w:rPr>
          <w:tab/>
        </w:r>
        <w:r>
          <w:rPr>
            <w:noProof/>
            <w:webHidden/>
          </w:rPr>
          <w:fldChar w:fldCharType="begin"/>
        </w:r>
        <w:r>
          <w:rPr>
            <w:noProof/>
            <w:webHidden/>
          </w:rPr>
          <w:instrText xml:space="preserve"> PAGEREF _Toc366142139 \h </w:instrText>
        </w:r>
        <w:r>
          <w:rPr>
            <w:noProof/>
            <w:webHidden/>
          </w:rPr>
        </w:r>
        <w:r>
          <w:rPr>
            <w:noProof/>
            <w:webHidden/>
          </w:rPr>
          <w:fldChar w:fldCharType="separate"/>
        </w:r>
        <w:r w:rsidR="00083CEC">
          <w:rPr>
            <w:noProof/>
            <w:webHidden/>
          </w:rPr>
          <w:t>409</w:t>
        </w:r>
        <w:r>
          <w:rPr>
            <w:noProof/>
            <w:webHidden/>
          </w:rPr>
          <w:fldChar w:fldCharType="end"/>
        </w:r>
      </w:hyperlink>
    </w:p>
    <w:p w14:paraId="2518A67D" w14:textId="77777777" w:rsidR="00FB0307" w:rsidRPr="00F92BFE" w:rsidRDefault="00FB0307">
      <w:pPr>
        <w:pStyle w:val="3a"/>
        <w:rPr>
          <w:rFonts w:ascii="Calibri" w:eastAsia="Times New Roman" w:hAnsi="Calibri" w:cs="Arial"/>
          <w:b w:val="0"/>
          <w:noProof/>
          <w:sz w:val="22"/>
          <w:szCs w:val="22"/>
          <w:lang w:val="en-US" w:eastAsia="en-US"/>
        </w:rPr>
      </w:pPr>
      <w:hyperlink w:anchor="_Toc366142140" w:history="1">
        <w:r w:rsidRPr="00761B91">
          <w:rPr>
            <w:rStyle w:val="affb"/>
            <w:noProof/>
          </w:rPr>
          <w:t>25.1.2</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i/>
            <w:iCs/>
            <w:noProof/>
          </w:rPr>
          <w:t xml:space="preserve">Iterator </w:t>
        </w:r>
        <w:r w:rsidRPr="00761B91">
          <w:rPr>
            <w:rStyle w:val="affb"/>
            <w:noProof/>
          </w:rPr>
          <w:t xml:space="preserve"> Iterface</w:t>
        </w:r>
        <w:r>
          <w:rPr>
            <w:noProof/>
            <w:webHidden/>
          </w:rPr>
          <w:tab/>
        </w:r>
        <w:r>
          <w:rPr>
            <w:noProof/>
            <w:webHidden/>
          </w:rPr>
          <w:fldChar w:fldCharType="begin"/>
        </w:r>
        <w:r>
          <w:rPr>
            <w:noProof/>
            <w:webHidden/>
          </w:rPr>
          <w:instrText xml:space="preserve"> PAGEREF _Toc366142140 \h </w:instrText>
        </w:r>
        <w:r>
          <w:rPr>
            <w:noProof/>
            <w:webHidden/>
          </w:rPr>
        </w:r>
        <w:r>
          <w:rPr>
            <w:noProof/>
            <w:webHidden/>
          </w:rPr>
          <w:fldChar w:fldCharType="separate"/>
        </w:r>
        <w:r w:rsidR="00083CEC">
          <w:rPr>
            <w:noProof/>
            <w:webHidden/>
          </w:rPr>
          <w:t>409</w:t>
        </w:r>
        <w:r>
          <w:rPr>
            <w:noProof/>
            <w:webHidden/>
          </w:rPr>
          <w:fldChar w:fldCharType="end"/>
        </w:r>
      </w:hyperlink>
    </w:p>
    <w:p w14:paraId="3DB7D9BC" w14:textId="77777777" w:rsidR="00FB0307" w:rsidRPr="00F92BFE" w:rsidRDefault="00FB0307">
      <w:pPr>
        <w:pStyle w:val="3a"/>
        <w:rPr>
          <w:rFonts w:ascii="Calibri" w:eastAsia="Times New Roman" w:hAnsi="Calibri" w:cs="Arial"/>
          <w:b w:val="0"/>
          <w:noProof/>
          <w:sz w:val="22"/>
          <w:szCs w:val="22"/>
          <w:lang w:val="en-US" w:eastAsia="en-US"/>
        </w:rPr>
      </w:pPr>
      <w:hyperlink w:anchor="_Toc366142141" w:history="1">
        <w:r w:rsidRPr="00761B91">
          <w:rPr>
            <w:rStyle w:val="affb"/>
            <w:noProof/>
          </w:rPr>
          <w:t>25.1.3</w:t>
        </w:r>
        <w:r w:rsidRPr="00F92BFE">
          <w:rPr>
            <w:rFonts w:ascii="Calibri" w:eastAsia="Times New Roman" w:hAnsi="Calibri" w:cs="Arial"/>
            <w:b w:val="0"/>
            <w:noProof/>
            <w:sz w:val="22"/>
            <w:szCs w:val="22"/>
            <w:lang w:val="en-US" w:eastAsia="en-US"/>
          </w:rPr>
          <w:tab/>
        </w:r>
        <w:r w:rsidRPr="00761B91">
          <w:rPr>
            <w:rStyle w:val="affb"/>
            <w:noProof/>
          </w:rPr>
          <w:t xml:space="preserve">The </w:t>
        </w:r>
        <w:r w:rsidRPr="00761B91">
          <w:rPr>
            <w:rStyle w:val="affb"/>
            <w:i/>
            <w:iCs/>
            <w:noProof/>
          </w:rPr>
          <w:t xml:space="preserve">ItrResult </w:t>
        </w:r>
        <w:r w:rsidRPr="00761B91">
          <w:rPr>
            <w:rStyle w:val="affb"/>
            <w:noProof/>
          </w:rPr>
          <w:t xml:space="preserve"> Iterface</w:t>
        </w:r>
        <w:r>
          <w:rPr>
            <w:noProof/>
            <w:webHidden/>
          </w:rPr>
          <w:tab/>
        </w:r>
        <w:r>
          <w:rPr>
            <w:noProof/>
            <w:webHidden/>
          </w:rPr>
          <w:fldChar w:fldCharType="begin"/>
        </w:r>
        <w:r>
          <w:rPr>
            <w:noProof/>
            <w:webHidden/>
          </w:rPr>
          <w:instrText xml:space="preserve"> PAGEREF _Toc366142141 \h </w:instrText>
        </w:r>
        <w:r>
          <w:rPr>
            <w:noProof/>
            <w:webHidden/>
          </w:rPr>
        </w:r>
        <w:r>
          <w:rPr>
            <w:noProof/>
            <w:webHidden/>
          </w:rPr>
          <w:fldChar w:fldCharType="separate"/>
        </w:r>
        <w:r w:rsidR="00083CEC">
          <w:rPr>
            <w:noProof/>
            <w:webHidden/>
          </w:rPr>
          <w:t>409</w:t>
        </w:r>
        <w:r>
          <w:rPr>
            <w:noProof/>
            <w:webHidden/>
          </w:rPr>
          <w:fldChar w:fldCharType="end"/>
        </w:r>
      </w:hyperlink>
    </w:p>
    <w:p w14:paraId="5128D058" w14:textId="77777777" w:rsidR="00FB0307" w:rsidRPr="00F92BFE" w:rsidRDefault="00FB0307">
      <w:pPr>
        <w:pStyle w:val="2c"/>
        <w:rPr>
          <w:rFonts w:ascii="Calibri" w:eastAsia="Times New Roman" w:hAnsi="Calibri" w:cs="Arial"/>
          <w:b w:val="0"/>
          <w:noProof/>
          <w:sz w:val="22"/>
          <w:szCs w:val="22"/>
          <w:lang w:val="en-US" w:eastAsia="en-US"/>
        </w:rPr>
      </w:pPr>
      <w:hyperlink w:anchor="_Toc366142142" w:history="1">
        <w:r w:rsidRPr="00761B91">
          <w:rPr>
            <w:rStyle w:val="affb"/>
            <w:noProof/>
          </w:rPr>
          <w:t>25.2</w:t>
        </w:r>
        <w:r w:rsidRPr="00F92BFE">
          <w:rPr>
            <w:rFonts w:ascii="Calibri" w:eastAsia="Times New Roman" w:hAnsi="Calibri" w:cs="Arial"/>
            <w:b w:val="0"/>
            <w:noProof/>
            <w:sz w:val="22"/>
            <w:szCs w:val="22"/>
            <w:lang w:val="en-US" w:eastAsia="en-US"/>
          </w:rPr>
          <w:tab/>
        </w:r>
        <w:r w:rsidRPr="00761B91">
          <w:rPr>
            <w:rStyle w:val="affb"/>
            <w:rFonts w:cs="Arial"/>
            <w:noProof/>
          </w:rPr>
          <w:t>"</w:t>
        </w:r>
        <w:r w:rsidRPr="00761B91">
          <w:rPr>
            <w:rStyle w:val="affb"/>
            <w:noProof/>
          </w:rPr>
          <w:t>std:iteration</w:t>
        </w:r>
        <w:r w:rsidRPr="00761B91">
          <w:rPr>
            <w:rStyle w:val="affb"/>
            <w:rFonts w:cs="Arial"/>
            <w:noProof/>
          </w:rPr>
          <w:t xml:space="preserve">" </w:t>
        </w:r>
        <w:r w:rsidRPr="00761B91">
          <w:rPr>
            <w:rStyle w:val="affb"/>
            <w:noProof/>
          </w:rPr>
          <w:t>Exports</w:t>
        </w:r>
        <w:r>
          <w:rPr>
            <w:noProof/>
            <w:webHidden/>
          </w:rPr>
          <w:tab/>
        </w:r>
        <w:r>
          <w:rPr>
            <w:noProof/>
            <w:webHidden/>
          </w:rPr>
          <w:fldChar w:fldCharType="begin"/>
        </w:r>
        <w:r>
          <w:rPr>
            <w:noProof/>
            <w:webHidden/>
          </w:rPr>
          <w:instrText xml:space="preserve"> PAGEREF _Toc366142142 \h </w:instrText>
        </w:r>
        <w:r>
          <w:rPr>
            <w:noProof/>
            <w:webHidden/>
          </w:rPr>
        </w:r>
        <w:r>
          <w:rPr>
            <w:noProof/>
            <w:webHidden/>
          </w:rPr>
          <w:fldChar w:fldCharType="separate"/>
        </w:r>
        <w:r w:rsidR="00083CEC">
          <w:rPr>
            <w:noProof/>
            <w:webHidden/>
          </w:rPr>
          <w:t>410</w:t>
        </w:r>
        <w:r>
          <w:rPr>
            <w:noProof/>
            <w:webHidden/>
          </w:rPr>
          <w:fldChar w:fldCharType="end"/>
        </w:r>
      </w:hyperlink>
    </w:p>
    <w:p w14:paraId="25CDB203" w14:textId="77777777" w:rsidR="00FB0307" w:rsidRPr="00F92BFE" w:rsidRDefault="00FB0307">
      <w:pPr>
        <w:pStyle w:val="2c"/>
        <w:rPr>
          <w:rFonts w:ascii="Calibri" w:eastAsia="Times New Roman" w:hAnsi="Calibri" w:cs="Arial"/>
          <w:b w:val="0"/>
          <w:noProof/>
          <w:sz w:val="22"/>
          <w:szCs w:val="22"/>
          <w:lang w:val="en-US" w:eastAsia="en-US"/>
        </w:rPr>
      </w:pPr>
      <w:hyperlink w:anchor="_Toc366142143" w:history="1">
        <w:r w:rsidRPr="00761B91">
          <w:rPr>
            <w:rStyle w:val="affb"/>
            <w:noProof/>
          </w:rPr>
          <w:t>25.3</w:t>
        </w:r>
        <w:r w:rsidRPr="00F92BFE">
          <w:rPr>
            <w:rFonts w:ascii="Calibri" w:eastAsia="Times New Roman" w:hAnsi="Calibri" w:cs="Arial"/>
            <w:b w:val="0"/>
            <w:noProof/>
            <w:sz w:val="22"/>
            <w:szCs w:val="22"/>
            <w:lang w:val="en-US" w:eastAsia="en-US"/>
          </w:rPr>
          <w:tab/>
        </w:r>
        <w:r w:rsidRPr="00761B91">
          <w:rPr>
            <w:rStyle w:val="affb"/>
            <w:noProof/>
          </w:rPr>
          <w:t>GeneratorFunction Objects</w:t>
        </w:r>
        <w:r>
          <w:rPr>
            <w:noProof/>
            <w:webHidden/>
          </w:rPr>
          <w:tab/>
        </w:r>
        <w:r>
          <w:rPr>
            <w:noProof/>
            <w:webHidden/>
          </w:rPr>
          <w:fldChar w:fldCharType="begin"/>
        </w:r>
        <w:r>
          <w:rPr>
            <w:noProof/>
            <w:webHidden/>
          </w:rPr>
          <w:instrText xml:space="preserve"> PAGEREF _Toc366142143 \h </w:instrText>
        </w:r>
        <w:r>
          <w:rPr>
            <w:noProof/>
            <w:webHidden/>
          </w:rPr>
        </w:r>
        <w:r>
          <w:rPr>
            <w:noProof/>
            <w:webHidden/>
          </w:rPr>
          <w:fldChar w:fldCharType="separate"/>
        </w:r>
        <w:r w:rsidR="00083CEC">
          <w:rPr>
            <w:noProof/>
            <w:webHidden/>
          </w:rPr>
          <w:t>410</w:t>
        </w:r>
        <w:r>
          <w:rPr>
            <w:noProof/>
            <w:webHidden/>
          </w:rPr>
          <w:fldChar w:fldCharType="end"/>
        </w:r>
      </w:hyperlink>
    </w:p>
    <w:p w14:paraId="5F32E219" w14:textId="77777777" w:rsidR="00FB0307" w:rsidRPr="00F92BFE" w:rsidRDefault="00FB0307">
      <w:pPr>
        <w:pStyle w:val="3a"/>
        <w:rPr>
          <w:rFonts w:ascii="Calibri" w:eastAsia="Times New Roman" w:hAnsi="Calibri" w:cs="Arial"/>
          <w:b w:val="0"/>
          <w:noProof/>
          <w:sz w:val="22"/>
          <w:szCs w:val="22"/>
          <w:lang w:val="en-US" w:eastAsia="en-US"/>
        </w:rPr>
      </w:pPr>
      <w:hyperlink w:anchor="_Toc366142144" w:history="1">
        <w:r w:rsidRPr="00761B91">
          <w:rPr>
            <w:rStyle w:val="affb"/>
            <w:noProof/>
          </w:rPr>
          <w:t>25.3.1</w:t>
        </w:r>
        <w:r w:rsidRPr="00F92BFE">
          <w:rPr>
            <w:rFonts w:ascii="Calibri" w:eastAsia="Times New Roman" w:hAnsi="Calibri" w:cs="Arial"/>
            <w:b w:val="0"/>
            <w:noProof/>
            <w:sz w:val="22"/>
            <w:szCs w:val="22"/>
            <w:lang w:val="en-US" w:eastAsia="en-US"/>
          </w:rPr>
          <w:tab/>
        </w:r>
        <w:r w:rsidRPr="00761B91">
          <w:rPr>
            <w:rStyle w:val="affb"/>
            <w:noProof/>
          </w:rPr>
          <w:t>The GeneratorFunction Constructor</w:t>
        </w:r>
        <w:r>
          <w:rPr>
            <w:noProof/>
            <w:webHidden/>
          </w:rPr>
          <w:tab/>
        </w:r>
        <w:r>
          <w:rPr>
            <w:noProof/>
            <w:webHidden/>
          </w:rPr>
          <w:fldChar w:fldCharType="begin"/>
        </w:r>
        <w:r>
          <w:rPr>
            <w:noProof/>
            <w:webHidden/>
          </w:rPr>
          <w:instrText xml:space="preserve"> PAGEREF _Toc366142144 \h </w:instrText>
        </w:r>
        <w:r>
          <w:rPr>
            <w:noProof/>
            <w:webHidden/>
          </w:rPr>
        </w:r>
        <w:r>
          <w:rPr>
            <w:noProof/>
            <w:webHidden/>
          </w:rPr>
          <w:fldChar w:fldCharType="separate"/>
        </w:r>
        <w:r w:rsidR="00083CEC">
          <w:rPr>
            <w:noProof/>
            <w:webHidden/>
          </w:rPr>
          <w:t>411</w:t>
        </w:r>
        <w:r>
          <w:rPr>
            <w:noProof/>
            <w:webHidden/>
          </w:rPr>
          <w:fldChar w:fldCharType="end"/>
        </w:r>
      </w:hyperlink>
    </w:p>
    <w:p w14:paraId="3E18BE16" w14:textId="77777777" w:rsidR="00FB0307" w:rsidRPr="00F92BFE" w:rsidRDefault="00FB0307">
      <w:pPr>
        <w:pStyle w:val="3a"/>
        <w:rPr>
          <w:rFonts w:ascii="Calibri" w:eastAsia="Times New Roman" w:hAnsi="Calibri" w:cs="Arial"/>
          <w:b w:val="0"/>
          <w:noProof/>
          <w:sz w:val="22"/>
          <w:szCs w:val="22"/>
          <w:lang w:val="en-US" w:eastAsia="en-US"/>
        </w:rPr>
      </w:pPr>
      <w:hyperlink w:anchor="_Toc366142145" w:history="1">
        <w:r w:rsidRPr="00761B91">
          <w:rPr>
            <w:rStyle w:val="affb"/>
            <w:noProof/>
          </w:rPr>
          <w:t>25.3.2</w:t>
        </w:r>
        <w:r w:rsidRPr="00F92BFE">
          <w:rPr>
            <w:rFonts w:ascii="Calibri" w:eastAsia="Times New Roman" w:hAnsi="Calibri" w:cs="Arial"/>
            <w:b w:val="0"/>
            <w:noProof/>
            <w:sz w:val="22"/>
            <w:szCs w:val="22"/>
            <w:lang w:val="en-US" w:eastAsia="en-US"/>
          </w:rPr>
          <w:tab/>
        </w:r>
        <w:r w:rsidRPr="00761B91">
          <w:rPr>
            <w:rStyle w:val="affb"/>
            <w:noProof/>
          </w:rPr>
          <w:t>Properties of the GeneratorFunction Constructor</w:t>
        </w:r>
        <w:r>
          <w:rPr>
            <w:noProof/>
            <w:webHidden/>
          </w:rPr>
          <w:tab/>
        </w:r>
        <w:r>
          <w:rPr>
            <w:noProof/>
            <w:webHidden/>
          </w:rPr>
          <w:fldChar w:fldCharType="begin"/>
        </w:r>
        <w:r>
          <w:rPr>
            <w:noProof/>
            <w:webHidden/>
          </w:rPr>
          <w:instrText xml:space="preserve"> PAGEREF _Toc366142145 \h </w:instrText>
        </w:r>
        <w:r>
          <w:rPr>
            <w:noProof/>
            <w:webHidden/>
          </w:rPr>
        </w:r>
        <w:r>
          <w:rPr>
            <w:noProof/>
            <w:webHidden/>
          </w:rPr>
          <w:fldChar w:fldCharType="separate"/>
        </w:r>
        <w:r w:rsidR="00083CEC">
          <w:rPr>
            <w:noProof/>
            <w:webHidden/>
          </w:rPr>
          <w:t>413</w:t>
        </w:r>
        <w:r>
          <w:rPr>
            <w:noProof/>
            <w:webHidden/>
          </w:rPr>
          <w:fldChar w:fldCharType="end"/>
        </w:r>
      </w:hyperlink>
    </w:p>
    <w:p w14:paraId="56412623" w14:textId="77777777" w:rsidR="00FB0307" w:rsidRPr="00F92BFE" w:rsidRDefault="00FB0307">
      <w:pPr>
        <w:pStyle w:val="3a"/>
        <w:rPr>
          <w:rFonts w:ascii="Calibri" w:eastAsia="Times New Roman" w:hAnsi="Calibri" w:cs="Arial"/>
          <w:b w:val="0"/>
          <w:noProof/>
          <w:sz w:val="22"/>
          <w:szCs w:val="22"/>
          <w:lang w:val="en-US" w:eastAsia="en-US"/>
        </w:rPr>
      </w:pPr>
      <w:hyperlink w:anchor="_Toc366142146" w:history="1">
        <w:r w:rsidRPr="00761B91">
          <w:rPr>
            <w:rStyle w:val="affb"/>
            <w:noProof/>
          </w:rPr>
          <w:t>25.3.3</w:t>
        </w:r>
        <w:r w:rsidRPr="00F92BFE">
          <w:rPr>
            <w:rFonts w:ascii="Calibri" w:eastAsia="Times New Roman" w:hAnsi="Calibri" w:cs="Arial"/>
            <w:b w:val="0"/>
            <w:noProof/>
            <w:sz w:val="22"/>
            <w:szCs w:val="22"/>
            <w:lang w:val="en-US" w:eastAsia="en-US"/>
          </w:rPr>
          <w:tab/>
        </w:r>
        <w:r w:rsidRPr="00761B91">
          <w:rPr>
            <w:rStyle w:val="affb"/>
            <w:noProof/>
          </w:rPr>
          <w:t>Properties of the GeneratorFunction Prototype Object</w:t>
        </w:r>
        <w:r>
          <w:rPr>
            <w:noProof/>
            <w:webHidden/>
          </w:rPr>
          <w:tab/>
        </w:r>
        <w:r>
          <w:rPr>
            <w:noProof/>
            <w:webHidden/>
          </w:rPr>
          <w:fldChar w:fldCharType="begin"/>
        </w:r>
        <w:r>
          <w:rPr>
            <w:noProof/>
            <w:webHidden/>
          </w:rPr>
          <w:instrText xml:space="preserve"> PAGEREF _Toc366142146 \h </w:instrText>
        </w:r>
        <w:r>
          <w:rPr>
            <w:noProof/>
            <w:webHidden/>
          </w:rPr>
        </w:r>
        <w:r>
          <w:rPr>
            <w:noProof/>
            <w:webHidden/>
          </w:rPr>
          <w:fldChar w:fldCharType="separate"/>
        </w:r>
        <w:r w:rsidR="00083CEC">
          <w:rPr>
            <w:noProof/>
            <w:webHidden/>
          </w:rPr>
          <w:t>413</w:t>
        </w:r>
        <w:r>
          <w:rPr>
            <w:noProof/>
            <w:webHidden/>
          </w:rPr>
          <w:fldChar w:fldCharType="end"/>
        </w:r>
      </w:hyperlink>
    </w:p>
    <w:p w14:paraId="1C60E5E2" w14:textId="77777777" w:rsidR="00FB0307" w:rsidRPr="00F92BFE" w:rsidRDefault="00FB0307">
      <w:pPr>
        <w:pStyle w:val="3a"/>
        <w:rPr>
          <w:rFonts w:ascii="Calibri" w:eastAsia="Times New Roman" w:hAnsi="Calibri" w:cs="Arial"/>
          <w:b w:val="0"/>
          <w:noProof/>
          <w:sz w:val="22"/>
          <w:szCs w:val="22"/>
          <w:lang w:val="en-US" w:eastAsia="en-US"/>
        </w:rPr>
      </w:pPr>
      <w:hyperlink w:anchor="_Toc366142147" w:history="1">
        <w:r w:rsidRPr="00761B91">
          <w:rPr>
            <w:rStyle w:val="affb"/>
            <w:noProof/>
          </w:rPr>
          <w:t>25.3.4</w:t>
        </w:r>
        <w:r w:rsidRPr="00F92BFE">
          <w:rPr>
            <w:rFonts w:ascii="Calibri" w:eastAsia="Times New Roman" w:hAnsi="Calibri" w:cs="Arial"/>
            <w:b w:val="0"/>
            <w:noProof/>
            <w:sz w:val="22"/>
            <w:szCs w:val="22"/>
            <w:lang w:val="en-US" w:eastAsia="en-US"/>
          </w:rPr>
          <w:tab/>
        </w:r>
        <w:r w:rsidRPr="00761B91">
          <w:rPr>
            <w:rStyle w:val="affb"/>
            <w:noProof/>
          </w:rPr>
          <w:t>GeneratorFunction Instances</w:t>
        </w:r>
        <w:r>
          <w:rPr>
            <w:noProof/>
            <w:webHidden/>
          </w:rPr>
          <w:tab/>
        </w:r>
        <w:r>
          <w:rPr>
            <w:noProof/>
            <w:webHidden/>
          </w:rPr>
          <w:fldChar w:fldCharType="begin"/>
        </w:r>
        <w:r>
          <w:rPr>
            <w:noProof/>
            <w:webHidden/>
          </w:rPr>
          <w:instrText xml:space="preserve"> PAGEREF _Toc366142147 \h </w:instrText>
        </w:r>
        <w:r>
          <w:rPr>
            <w:noProof/>
            <w:webHidden/>
          </w:rPr>
        </w:r>
        <w:r>
          <w:rPr>
            <w:noProof/>
            <w:webHidden/>
          </w:rPr>
          <w:fldChar w:fldCharType="separate"/>
        </w:r>
        <w:r w:rsidR="00083CEC">
          <w:rPr>
            <w:noProof/>
            <w:webHidden/>
          </w:rPr>
          <w:t>414</w:t>
        </w:r>
        <w:r>
          <w:rPr>
            <w:noProof/>
            <w:webHidden/>
          </w:rPr>
          <w:fldChar w:fldCharType="end"/>
        </w:r>
      </w:hyperlink>
    </w:p>
    <w:p w14:paraId="4C5FC86C" w14:textId="77777777" w:rsidR="00FB0307" w:rsidRPr="00F92BFE" w:rsidRDefault="00FB0307">
      <w:pPr>
        <w:pStyle w:val="2c"/>
        <w:rPr>
          <w:rFonts w:ascii="Calibri" w:eastAsia="Times New Roman" w:hAnsi="Calibri" w:cs="Arial"/>
          <w:b w:val="0"/>
          <w:noProof/>
          <w:sz w:val="22"/>
          <w:szCs w:val="22"/>
          <w:lang w:val="en-US" w:eastAsia="en-US"/>
        </w:rPr>
      </w:pPr>
      <w:hyperlink w:anchor="_Toc366142148" w:history="1">
        <w:r w:rsidRPr="00761B91">
          <w:rPr>
            <w:rStyle w:val="affb"/>
            <w:noProof/>
          </w:rPr>
          <w:t>25.4</w:t>
        </w:r>
        <w:r w:rsidRPr="00F92BFE">
          <w:rPr>
            <w:rFonts w:ascii="Calibri" w:eastAsia="Times New Roman" w:hAnsi="Calibri" w:cs="Arial"/>
            <w:b w:val="0"/>
            <w:noProof/>
            <w:sz w:val="22"/>
            <w:szCs w:val="22"/>
            <w:lang w:val="en-US" w:eastAsia="en-US"/>
          </w:rPr>
          <w:tab/>
        </w:r>
        <w:r w:rsidRPr="00761B91">
          <w:rPr>
            <w:rStyle w:val="affb"/>
            <w:noProof/>
          </w:rPr>
          <w:t>Generator Objects</w:t>
        </w:r>
        <w:r>
          <w:rPr>
            <w:noProof/>
            <w:webHidden/>
          </w:rPr>
          <w:tab/>
        </w:r>
        <w:r>
          <w:rPr>
            <w:noProof/>
            <w:webHidden/>
          </w:rPr>
          <w:fldChar w:fldCharType="begin"/>
        </w:r>
        <w:r>
          <w:rPr>
            <w:noProof/>
            <w:webHidden/>
          </w:rPr>
          <w:instrText xml:space="preserve"> PAGEREF _Toc366142148 \h </w:instrText>
        </w:r>
        <w:r>
          <w:rPr>
            <w:noProof/>
            <w:webHidden/>
          </w:rPr>
        </w:r>
        <w:r>
          <w:rPr>
            <w:noProof/>
            <w:webHidden/>
          </w:rPr>
          <w:fldChar w:fldCharType="separate"/>
        </w:r>
        <w:r w:rsidR="00083CEC">
          <w:rPr>
            <w:noProof/>
            <w:webHidden/>
          </w:rPr>
          <w:t>415</w:t>
        </w:r>
        <w:r>
          <w:rPr>
            <w:noProof/>
            <w:webHidden/>
          </w:rPr>
          <w:fldChar w:fldCharType="end"/>
        </w:r>
      </w:hyperlink>
    </w:p>
    <w:p w14:paraId="1198AF5A" w14:textId="77777777" w:rsidR="00FB0307" w:rsidRPr="00F92BFE" w:rsidRDefault="00FB0307">
      <w:pPr>
        <w:pStyle w:val="3a"/>
        <w:rPr>
          <w:rFonts w:ascii="Calibri" w:eastAsia="Times New Roman" w:hAnsi="Calibri" w:cs="Arial"/>
          <w:b w:val="0"/>
          <w:noProof/>
          <w:sz w:val="22"/>
          <w:szCs w:val="22"/>
          <w:lang w:val="en-US" w:eastAsia="en-US"/>
        </w:rPr>
      </w:pPr>
      <w:hyperlink w:anchor="_Toc366142149" w:history="1">
        <w:r w:rsidRPr="00761B91">
          <w:rPr>
            <w:rStyle w:val="affb"/>
            <w:noProof/>
          </w:rPr>
          <w:t>25.4.1</w:t>
        </w:r>
        <w:r w:rsidRPr="00F92BFE">
          <w:rPr>
            <w:rFonts w:ascii="Calibri" w:eastAsia="Times New Roman" w:hAnsi="Calibri" w:cs="Arial"/>
            <w:b w:val="0"/>
            <w:noProof/>
            <w:sz w:val="22"/>
            <w:szCs w:val="22"/>
            <w:lang w:val="en-US" w:eastAsia="en-US"/>
          </w:rPr>
          <w:tab/>
        </w:r>
        <w:r w:rsidRPr="00761B91">
          <w:rPr>
            <w:rStyle w:val="affb"/>
            <w:noProof/>
          </w:rPr>
          <w:t>Properties of Generator Prototype</w:t>
        </w:r>
        <w:r>
          <w:rPr>
            <w:noProof/>
            <w:webHidden/>
          </w:rPr>
          <w:tab/>
        </w:r>
        <w:r>
          <w:rPr>
            <w:noProof/>
            <w:webHidden/>
          </w:rPr>
          <w:fldChar w:fldCharType="begin"/>
        </w:r>
        <w:r>
          <w:rPr>
            <w:noProof/>
            <w:webHidden/>
          </w:rPr>
          <w:instrText xml:space="preserve"> PAGEREF _Toc366142149 \h </w:instrText>
        </w:r>
        <w:r>
          <w:rPr>
            <w:noProof/>
            <w:webHidden/>
          </w:rPr>
        </w:r>
        <w:r>
          <w:rPr>
            <w:noProof/>
            <w:webHidden/>
          </w:rPr>
          <w:fldChar w:fldCharType="separate"/>
        </w:r>
        <w:r w:rsidR="00083CEC">
          <w:rPr>
            <w:noProof/>
            <w:webHidden/>
          </w:rPr>
          <w:t>415</w:t>
        </w:r>
        <w:r>
          <w:rPr>
            <w:noProof/>
            <w:webHidden/>
          </w:rPr>
          <w:fldChar w:fldCharType="end"/>
        </w:r>
      </w:hyperlink>
    </w:p>
    <w:p w14:paraId="298BDA8D" w14:textId="77777777" w:rsidR="00FB0307" w:rsidRPr="00F92BFE" w:rsidRDefault="00FB0307">
      <w:pPr>
        <w:pStyle w:val="3a"/>
        <w:rPr>
          <w:rFonts w:ascii="Calibri" w:eastAsia="Times New Roman" w:hAnsi="Calibri" w:cs="Arial"/>
          <w:b w:val="0"/>
          <w:noProof/>
          <w:sz w:val="22"/>
          <w:szCs w:val="22"/>
          <w:lang w:val="en-US" w:eastAsia="en-US"/>
        </w:rPr>
      </w:pPr>
      <w:hyperlink w:anchor="_Toc366142150" w:history="1">
        <w:r w:rsidRPr="00761B91">
          <w:rPr>
            <w:rStyle w:val="affb"/>
            <w:noProof/>
          </w:rPr>
          <w:t>25.4.2</w:t>
        </w:r>
        <w:r w:rsidRPr="00F92BFE">
          <w:rPr>
            <w:rFonts w:ascii="Calibri" w:eastAsia="Times New Roman" w:hAnsi="Calibri" w:cs="Arial"/>
            <w:b w:val="0"/>
            <w:noProof/>
            <w:sz w:val="22"/>
            <w:szCs w:val="22"/>
            <w:lang w:val="en-US" w:eastAsia="en-US"/>
          </w:rPr>
          <w:tab/>
        </w:r>
        <w:r w:rsidRPr="00761B91">
          <w:rPr>
            <w:rStyle w:val="affb"/>
            <w:noProof/>
          </w:rPr>
          <w:t>Properties of Generator Instances</w:t>
        </w:r>
        <w:r>
          <w:rPr>
            <w:noProof/>
            <w:webHidden/>
          </w:rPr>
          <w:tab/>
        </w:r>
        <w:r>
          <w:rPr>
            <w:noProof/>
            <w:webHidden/>
          </w:rPr>
          <w:fldChar w:fldCharType="begin"/>
        </w:r>
        <w:r>
          <w:rPr>
            <w:noProof/>
            <w:webHidden/>
          </w:rPr>
          <w:instrText xml:space="preserve"> PAGEREF _Toc366142150 \h </w:instrText>
        </w:r>
        <w:r>
          <w:rPr>
            <w:noProof/>
            <w:webHidden/>
          </w:rPr>
        </w:r>
        <w:r>
          <w:rPr>
            <w:noProof/>
            <w:webHidden/>
          </w:rPr>
          <w:fldChar w:fldCharType="separate"/>
        </w:r>
        <w:r w:rsidR="00083CEC">
          <w:rPr>
            <w:noProof/>
            <w:webHidden/>
          </w:rPr>
          <w:t>416</w:t>
        </w:r>
        <w:r>
          <w:rPr>
            <w:noProof/>
            <w:webHidden/>
          </w:rPr>
          <w:fldChar w:fldCharType="end"/>
        </w:r>
      </w:hyperlink>
    </w:p>
    <w:p w14:paraId="754C184E" w14:textId="77777777" w:rsidR="00FB0307" w:rsidRPr="00F92BFE" w:rsidRDefault="00FB0307">
      <w:pPr>
        <w:pStyle w:val="3a"/>
        <w:rPr>
          <w:rFonts w:ascii="Calibri" w:eastAsia="Times New Roman" w:hAnsi="Calibri" w:cs="Arial"/>
          <w:b w:val="0"/>
          <w:noProof/>
          <w:sz w:val="22"/>
          <w:szCs w:val="22"/>
          <w:lang w:val="en-US" w:eastAsia="en-US"/>
        </w:rPr>
      </w:pPr>
      <w:hyperlink w:anchor="_Toc366142151" w:history="1">
        <w:r w:rsidRPr="00761B91">
          <w:rPr>
            <w:rStyle w:val="affb"/>
            <w:noProof/>
          </w:rPr>
          <w:t>25.4.3</w:t>
        </w:r>
        <w:r w:rsidRPr="00F92BFE">
          <w:rPr>
            <w:rFonts w:ascii="Calibri" w:eastAsia="Times New Roman" w:hAnsi="Calibri" w:cs="Arial"/>
            <w:b w:val="0"/>
            <w:noProof/>
            <w:sz w:val="22"/>
            <w:szCs w:val="22"/>
            <w:lang w:val="en-US" w:eastAsia="en-US"/>
          </w:rPr>
          <w:tab/>
        </w:r>
        <w:r w:rsidRPr="00761B91">
          <w:rPr>
            <w:rStyle w:val="affb"/>
            <w:noProof/>
          </w:rPr>
          <w:t>Iteration Related Abstract Operations</w:t>
        </w:r>
        <w:r>
          <w:rPr>
            <w:noProof/>
            <w:webHidden/>
          </w:rPr>
          <w:tab/>
        </w:r>
        <w:r>
          <w:rPr>
            <w:noProof/>
            <w:webHidden/>
          </w:rPr>
          <w:fldChar w:fldCharType="begin"/>
        </w:r>
        <w:r>
          <w:rPr>
            <w:noProof/>
            <w:webHidden/>
          </w:rPr>
          <w:instrText xml:space="preserve"> PAGEREF _Toc366142151 \h </w:instrText>
        </w:r>
        <w:r>
          <w:rPr>
            <w:noProof/>
            <w:webHidden/>
          </w:rPr>
        </w:r>
        <w:r>
          <w:rPr>
            <w:noProof/>
            <w:webHidden/>
          </w:rPr>
          <w:fldChar w:fldCharType="separate"/>
        </w:r>
        <w:r w:rsidR="00083CEC">
          <w:rPr>
            <w:noProof/>
            <w:webHidden/>
          </w:rPr>
          <w:t>416</w:t>
        </w:r>
        <w:r>
          <w:rPr>
            <w:noProof/>
            <w:webHidden/>
          </w:rPr>
          <w:fldChar w:fldCharType="end"/>
        </w:r>
      </w:hyperlink>
    </w:p>
    <w:p w14:paraId="034D5450" w14:textId="77777777" w:rsidR="00FB0307" w:rsidRPr="00F92BFE" w:rsidRDefault="00FB0307">
      <w:pPr>
        <w:pStyle w:val="12"/>
        <w:rPr>
          <w:rFonts w:ascii="Calibri" w:eastAsia="Times New Roman" w:hAnsi="Calibri" w:cs="Arial"/>
          <w:b w:val="0"/>
          <w:noProof/>
          <w:sz w:val="22"/>
          <w:szCs w:val="22"/>
          <w:lang w:val="en-US" w:eastAsia="en-US"/>
        </w:rPr>
      </w:pPr>
      <w:hyperlink w:anchor="_Toc366142152" w:history="1">
        <w:r w:rsidRPr="00761B91">
          <w:rPr>
            <w:rStyle w:val="affb"/>
            <w:noProof/>
          </w:rPr>
          <w:t>26</w:t>
        </w:r>
        <w:r w:rsidRPr="00F92BFE">
          <w:rPr>
            <w:rFonts w:ascii="Calibri" w:eastAsia="Times New Roman" w:hAnsi="Calibri" w:cs="Arial"/>
            <w:b w:val="0"/>
            <w:noProof/>
            <w:sz w:val="22"/>
            <w:szCs w:val="22"/>
            <w:lang w:val="en-US" w:eastAsia="en-US"/>
          </w:rPr>
          <w:tab/>
        </w:r>
        <w:r w:rsidRPr="00761B91">
          <w:rPr>
            <w:rStyle w:val="affb"/>
            <w:noProof/>
          </w:rPr>
          <w:t>The Reflect Module</w:t>
        </w:r>
        <w:r>
          <w:rPr>
            <w:noProof/>
            <w:webHidden/>
          </w:rPr>
          <w:tab/>
        </w:r>
        <w:r>
          <w:rPr>
            <w:noProof/>
            <w:webHidden/>
          </w:rPr>
          <w:fldChar w:fldCharType="begin"/>
        </w:r>
        <w:r>
          <w:rPr>
            <w:noProof/>
            <w:webHidden/>
          </w:rPr>
          <w:instrText xml:space="preserve"> PAGEREF _Toc366142152 \h </w:instrText>
        </w:r>
        <w:r>
          <w:rPr>
            <w:noProof/>
            <w:webHidden/>
          </w:rPr>
        </w:r>
        <w:r>
          <w:rPr>
            <w:noProof/>
            <w:webHidden/>
          </w:rPr>
          <w:fldChar w:fldCharType="separate"/>
        </w:r>
        <w:r w:rsidR="00083CEC">
          <w:rPr>
            <w:noProof/>
            <w:webHidden/>
          </w:rPr>
          <w:t>418</w:t>
        </w:r>
        <w:r>
          <w:rPr>
            <w:noProof/>
            <w:webHidden/>
          </w:rPr>
          <w:fldChar w:fldCharType="end"/>
        </w:r>
      </w:hyperlink>
    </w:p>
    <w:p w14:paraId="48A82ACC" w14:textId="77777777" w:rsidR="00FB0307" w:rsidRPr="00F92BFE" w:rsidRDefault="00FB0307">
      <w:pPr>
        <w:pStyle w:val="2c"/>
        <w:rPr>
          <w:rFonts w:ascii="Calibri" w:eastAsia="Times New Roman" w:hAnsi="Calibri" w:cs="Arial"/>
          <w:b w:val="0"/>
          <w:noProof/>
          <w:sz w:val="22"/>
          <w:szCs w:val="22"/>
          <w:lang w:val="en-US" w:eastAsia="en-US"/>
        </w:rPr>
      </w:pPr>
      <w:hyperlink w:anchor="_Toc366142153" w:history="1">
        <w:r w:rsidRPr="00761B91">
          <w:rPr>
            <w:rStyle w:val="affb"/>
            <w:noProof/>
          </w:rPr>
          <w:t>26.1</w:t>
        </w:r>
        <w:r w:rsidRPr="00F92BFE">
          <w:rPr>
            <w:rFonts w:ascii="Calibri" w:eastAsia="Times New Roman" w:hAnsi="Calibri" w:cs="Arial"/>
            <w:b w:val="0"/>
            <w:noProof/>
            <w:sz w:val="22"/>
            <w:szCs w:val="22"/>
            <w:lang w:val="en-US" w:eastAsia="en-US"/>
          </w:rPr>
          <w:tab/>
        </w:r>
        <w:r w:rsidRPr="00761B91">
          <w:rPr>
            <w:rStyle w:val="affb"/>
            <w:noProof/>
          </w:rPr>
          <w:t>Exported Function Properties Reflecting the Essentional Internal Methods</w:t>
        </w:r>
        <w:r>
          <w:rPr>
            <w:noProof/>
            <w:webHidden/>
          </w:rPr>
          <w:tab/>
        </w:r>
        <w:r>
          <w:rPr>
            <w:noProof/>
            <w:webHidden/>
          </w:rPr>
          <w:fldChar w:fldCharType="begin"/>
        </w:r>
        <w:r>
          <w:rPr>
            <w:noProof/>
            <w:webHidden/>
          </w:rPr>
          <w:instrText xml:space="preserve"> PAGEREF _Toc366142153 \h </w:instrText>
        </w:r>
        <w:r>
          <w:rPr>
            <w:noProof/>
            <w:webHidden/>
          </w:rPr>
        </w:r>
        <w:r>
          <w:rPr>
            <w:noProof/>
            <w:webHidden/>
          </w:rPr>
          <w:fldChar w:fldCharType="separate"/>
        </w:r>
        <w:r w:rsidR="00083CEC">
          <w:rPr>
            <w:noProof/>
            <w:webHidden/>
          </w:rPr>
          <w:t>418</w:t>
        </w:r>
        <w:r>
          <w:rPr>
            <w:noProof/>
            <w:webHidden/>
          </w:rPr>
          <w:fldChar w:fldCharType="end"/>
        </w:r>
      </w:hyperlink>
    </w:p>
    <w:p w14:paraId="767EB49E" w14:textId="77777777" w:rsidR="00FB0307" w:rsidRPr="00F92BFE" w:rsidRDefault="00FB0307">
      <w:pPr>
        <w:pStyle w:val="3a"/>
        <w:rPr>
          <w:rFonts w:ascii="Calibri" w:eastAsia="Times New Roman" w:hAnsi="Calibri" w:cs="Arial"/>
          <w:b w:val="0"/>
          <w:noProof/>
          <w:sz w:val="22"/>
          <w:szCs w:val="22"/>
          <w:lang w:val="en-US" w:eastAsia="en-US"/>
        </w:rPr>
      </w:pPr>
      <w:hyperlink w:anchor="_Toc366142154" w:history="1">
        <w:r w:rsidRPr="00761B91">
          <w:rPr>
            <w:rStyle w:val="affb"/>
            <w:noProof/>
          </w:rPr>
          <w:t>26.1.1</w:t>
        </w:r>
        <w:r w:rsidRPr="00F92BFE">
          <w:rPr>
            <w:rFonts w:ascii="Calibri" w:eastAsia="Times New Roman" w:hAnsi="Calibri" w:cs="Arial"/>
            <w:b w:val="0"/>
            <w:noProof/>
            <w:sz w:val="22"/>
            <w:szCs w:val="22"/>
            <w:lang w:val="en-US" w:eastAsia="en-US"/>
          </w:rPr>
          <w:tab/>
        </w:r>
        <w:r w:rsidRPr="00761B91">
          <w:rPr>
            <w:rStyle w:val="affb"/>
            <w:noProof/>
          </w:rPr>
          <w:t>Reflect.defineProperty(target, propertyKey, attributes)</w:t>
        </w:r>
        <w:r>
          <w:rPr>
            <w:noProof/>
            <w:webHidden/>
          </w:rPr>
          <w:tab/>
        </w:r>
        <w:r>
          <w:rPr>
            <w:noProof/>
            <w:webHidden/>
          </w:rPr>
          <w:fldChar w:fldCharType="begin"/>
        </w:r>
        <w:r>
          <w:rPr>
            <w:noProof/>
            <w:webHidden/>
          </w:rPr>
          <w:instrText xml:space="preserve"> PAGEREF _Toc366142154 \h </w:instrText>
        </w:r>
        <w:r>
          <w:rPr>
            <w:noProof/>
            <w:webHidden/>
          </w:rPr>
        </w:r>
        <w:r>
          <w:rPr>
            <w:noProof/>
            <w:webHidden/>
          </w:rPr>
          <w:fldChar w:fldCharType="separate"/>
        </w:r>
        <w:r w:rsidR="00083CEC">
          <w:rPr>
            <w:noProof/>
            <w:webHidden/>
          </w:rPr>
          <w:t>418</w:t>
        </w:r>
        <w:r>
          <w:rPr>
            <w:noProof/>
            <w:webHidden/>
          </w:rPr>
          <w:fldChar w:fldCharType="end"/>
        </w:r>
      </w:hyperlink>
    </w:p>
    <w:p w14:paraId="75E40070" w14:textId="77777777" w:rsidR="00FB0307" w:rsidRPr="00F92BFE" w:rsidRDefault="00FB0307">
      <w:pPr>
        <w:pStyle w:val="3a"/>
        <w:rPr>
          <w:rFonts w:ascii="Calibri" w:eastAsia="Times New Roman" w:hAnsi="Calibri" w:cs="Arial"/>
          <w:b w:val="0"/>
          <w:noProof/>
          <w:sz w:val="22"/>
          <w:szCs w:val="22"/>
          <w:lang w:val="en-US" w:eastAsia="en-US"/>
        </w:rPr>
      </w:pPr>
      <w:hyperlink w:anchor="_Toc366142155" w:history="1">
        <w:r w:rsidRPr="00761B91">
          <w:rPr>
            <w:rStyle w:val="affb"/>
            <w:noProof/>
          </w:rPr>
          <w:t>26.1.2</w:t>
        </w:r>
        <w:r w:rsidRPr="00F92BFE">
          <w:rPr>
            <w:rFonts w:ascii="Calibri" w:eastAsia="Times New Roman" w:hAnsi="Calibri" w:cs="Arial"/>
            <w:b w:val="0"/>
            <w:noProof/>
            <w:sz w:val="22"/>
            <w:szCs w:val="22"/>
            <w:lang w:val="en-US" w:eastAsia="en-US"/>
          </w:rPr>
          <w:tab/>
        </w:r>
        <w:r w:rsidRPr="00761B91">
          <w:rPr>
            <w:rStyle w:val="affb"/>
            <w:noProof/>
          </w:rPr>
          <w:t>Reflect.deleteProperty (target, propertyKey)</w:t>
        </w:r>
        <w:r>
          <w:rPr>
            <w:noProof/>
            <w:webHidden/>
          </w:rPr>
          <w:tab/>
        </w:r>
        <w:r>
          <w:rPr>
            <w:noProof/>
            <w:webHidden/>
          </w:rPr>
          <w:fldChar w:fldCharType="begin"/>
        </w:r>
        <w:r>
          <w:rPr>
            <w:noProof/>
            <w:webHidden/>
          </w:rPr>
          <w:instrText xml:space="preserve"> PAGEREF _Toc366142155 \h </w:instrText>
        </w:r>
        <w:r>
          <w:rPr>
            <w:noProof/>
            <w:webHidden/>
          </w:rPr>
        </w:r>
        <w:r>
          <w:rPr>
            <w:noProof/>
            <w:webHidden/>
          </w:rPr>
          <w:fldChar w:fldCharType="separate"/>
        </w:r>
        <w:r w:rsidR="00083CEC">
          <w:rPr>
            <w:noProof/>
            <w:webHidden/>
          </w:rPr>
          <w:t>419</w:t>
        </w:r>
        <w:r>
          <w:rPr>
            <w:noProof/>
            <w:webHidden/>
          </w:rPr>
          <w:fldChar w:fldCharType="end"/>
        </w:r>
      </w:hyperlink>
    </w:p>
    <w:p w14:paraId="46F1D062" w14:textId="77777777" w:rsidR="00FB0307" w:rsidRPr="00F92BFE" w:rsidRDefault="00FB0307">
      <w:pPr>
        <w:pStyle w:val="3a"/>
        <w:rPr>
          <w:rFonts w:ascii="Calibri" w:eastAsia="Times New Roman" w:hAnsi="Calibri" w:cs="Arial"/>
          <w:b w:val="0"/>
          <w:noProof/>
          <w:sz w:val="22"/>
          <w:szCs w:val="22"/>
          <w:lang w:val="en-US" w:eastAsia="en-US"/>
        </w:rPr>
      </w:pPr>
      <w:hyperlink w:anchor="_Toc366142156" w:history="1">
        <w:r w:rsidRPr="00761B91">
          <w:rPr>
            <w:rStyle w:val="affb"/>
            <w:noProof/>
          </w:rPr>
          <w:t>26.1.3</w:t>
        </w:r>
        <w:r w:rsidRPr="00F92BFE">
          <w:rPr>
            <w:rFonts w:ascii="Calibri" w:eastAsia="Times New Roman" w:hAnsi="Calibri" w:cs="Arial"/>
            <w:b w:val="0"/>
            <w:noProof/>
            <w:sz w:val="22"/>
            <w:szCs w:val="22"/>
            <w:lang w:val="en-US" w:eastAsia="en-US"/>
          </w:rPr>
          <w:tab/>
        </w:r>
        <w:r w:rsidRPr="00761B91">
          <w:rPr>
            <w:rStyle w:val="affb"/>
            <w:noProof/>
          </w:rPr>
          <w:t>Reflect.enumerate (target)</w:t>
        </w:r>
        <w:r>
          <w:rPr>
            <w:noProof/>
            <w:webHidden/>
          </w:rPr>
          <w:tab/>
        </w:r>
        <w:r>
          <w:rPr>
            <w:noProof/>
            <w:webHidden/>
          </w:rPr>
          <w:fldChar w:fldCharType="begin"/>
        </w:r>
        <w:r>
          <w:rPr>
            <w:noProof/>
            <w:webHidden/>
          </w:rPr>
          <w:instrText xml:space="preserve"> PAGEREF _Toc366142156 \h </w:instrText>
        </w:r>
        <w:r>
          <w:rPr>
            <w:noProof/>
            <w:webHidden/>
          </w:rPr>
        </w:r>
        <w:r>
          <w:rPr>
            <w:noProof/>
            <w:webHidden/>
          </w:rPr>
          <w:fldChar w:fldCharType="separate"/>
        </w:r>
        <w:r w:rsidR="00083CEC">
          <w:rPr>
            <w:noProof/>
            <w:webHidden/>
          </w:rPr>
          <w:t>419</w:t>
        </w:r>
        <w:r>
          <w:rPr>
            <w:noProof/>
            <w:webHidden/>
          </w:rPr>
          <w:fldChar w:fldCharType="end"/>
        </w:r>
      </w:hyperlink>
    </w:p>
    <w:p w14:paraId="45D417A4" w14:textId="77777777" w:rsidR="00FB0307" w:rsidRPr="00F92BFE" w:rsidRDefault="00FB0307">
      <w:pPr>
        <w:pStyle w:val="3a"/>
        <w:rPr>
          <w:rFonts w:ascii="Calibri" w:eastAsia="Times New Roman" w:hAnsi="Calibri" w:cs="Arial"/>
          <w:b w:val="0"/>
          <w:noProof/>
          <w:sz w:val="22"/>
          <w:szCs w:val="22"/>
          <w:lang w:val="en-US" w:eastAsia="en-US"/>
        </w:rPr>
      </w:pPr>
      <w:hyperlink w:anchor="_Toc366142157" w:history="1">
        <w:r w:rsidRPr="00761B91">
          <w:rPr>
            <w:rStyle w:val="affb"/>
            <w:noProof/>
          </w:rPr>
          <w:t>26.1.4</w:t>
        </w:r>
        <w:r w:rsidRPr="00F92BFE">
          <w:rPr>
            <w:rFonts w:ascii="Calibri" w:eastAsia="Times New Roman" w:hAnsi="Calibri" w:cs="Arial"/>
            <w:b w:val="0"/>
            <w:noProof/>
            <w:sz w:val="22"/>
            <w:szCs w:val="22"/>
            <w:lang w:val="en-US" w:eastAsia="en-US"/>
          </w:rPr>
          <w:tab/>
        </w:r>
        <w:r w:rsidRPr="00761B91">
          <w:rPr>
            <w:rStyle w:val="affb"/>
            <w:noProof/>
          </w:rPr>
          <w:t>Reflect.get (target, propertyKey, receiver=target)</w:t>
        </w:r>
        <w:r>
          <w:rPr>
            <w:noProof/>
            <w:webHidden/>
          </w:rPr>
          <w:tab/>
        </w:r>
        <w:r>
          <w:rPr>
            <w:noProof/>
            <w:webHidden/>
          </w:rPr>
          <w:fldChar w:fldCharType="begin"/>
        </w:r>
        <w:r>
          <w:rPr>
            <w:noProof/>
            <w:webHidden/>
          </w:rPr>
          <w:instrText xml:space="preserve"> PAGEREF _Toc366142157 \h </w:instrText>
        </w:r>
        <w:r>
          <w:rPr>
            <w:noProof/>
            <w:webHidden/>
          </w:rPr>
        </w:r>
        <w:r>
          <w:rPr>
            <w:noProof/>
            <w:webHidden/>
          </w:rPr>
          <w:fldChar w:fldCharType="separate"/>
        </w:r>
        <w:r w:rsidR="00083CEC">
          <w:rPr>
            <w:noProof/>
            <w:webHidden/>
          </w:rPr>
          <w:t>419</w:t>
        </w:r>
        <w:r>
          <w:rPr>
            <w:noProof/>
            <w:webHidden/>
          </w:rPr>
          <w:fldChar w:fldCharType="end"/>
        </w:r>
      </w:hyperlink>
    </w:p>
    <w:p w14:paraId="749BD8D3" w14:textId="77777777" w:rsidR="00FB0307" w:rsidRPr="00F92BFE" w:rsidRDefault="00FB0307">
      <w:pPr>
        <w:pStyle w:val="3a"/>
        <w:rPr>
          <w:rFonts w:ascii="Calibri" w:eastAsia="Times New Roman" w:hAnsi="Calibri" w:cs="Arial"/>
          <w:b w:val="0"/>
          <w:noProof/>
          <w:sz w:val="22"/>
          <w:szCs w:val="22"/>
          <w:lang w:val="en-US" w:eastAsia="en-US"/>
        </w:rPr>
      </w:pPr>
      <w:hyperlink w:anchor="_Toc366142158" w:history="1">
        <w:r w:rsidRPr="00761B91">
          <w:rPr>
            <w:rStyle w:val="affb"/>
            <w:noProof/>
          </w:rPr>
          <w:t>26.1.5</w:t>
        </w:r>
        <w:r w:rsidRPr="00F92BFE">
          <w:rPr>
            <w:rFonts w:ascii="Calibri" w:eastAsia="Times New Roman" w:hAnsi="Calibri" w:cs="Arial"/>
            <w:b w:val="0"/>
            <w:noProof/>
            <w:sz w:val="22"/>
            <w:szCs w:val="22"/>
            <w:lang w:val="en-US" w:eastAsia="en-US"/>
          </w:rPr>
          <w:tab/>
        </w:r>
        <w:r w:rsidRPr="00761B91">
          <w:rPr>
            <w:rStyle w:val="affb"/>
            <w:noProof/>
          </w:rPr>
          <w:t>Reflect.getOwnPropertyDescriptor(target, propertyKey)</w:t>
        </w:r>
        <w:r>
          <w:rPr>
            <w:noProof/>
            <w:webHidden/>
          </w:rPr>
          <w:tab/>
        </w:r>
        <w:r>
          <w:rPr>
            <w:noProof/>
            <w:webHidden/>
          </w:rPr>
          <w:fldChar w:fldCharType="begin"/>
        </w:r>
        <w:r>
          <w:rPr>
            <w:noProof/>
            <w:webHidden/>
          </w:rPr>
          <w:instrText xml:space="preserve"> PAGEREF _Toc366142158 \h </w:instrText>
        </w:r>
        <w:r>
          <w:rPr>
            <w:noProof/>
            <w:webHidden/>
          </w:rPr>
        </w:r>
        <w:r>
          <w:rPr>
            <w:noProof/>
            <w:webHidden/>
          </w:rPr>
          <w:fldChar w:fldCharType="separate"/>
        </w:r>
        <w:r w:rsidR="00083CEC">
          <w:rPr>
            <w:noProof/>
            <w:webHidden/>
          </w:rPr>
          <w:t>419</w:t>
        </w:r>
        <w:r>
          <w:rPr>
            <w:noProof/>
            <w:webHidden/>
          </w:rPr>
          <w:fldChar w:fldCharType="end"/>
        </w:r>
      </w:hyperlink>
    </w:p>
    <w:p w14:paraId="19DA0639" w14:textId="77777777" w:rsidR="00FB0307" w:rsidRPr="00F92BFE" w:rsidRDefault="00FB0307">
      <w:pPr>
        <w:pStyle w:val="3a"/>
        <w:rPr>
          <w:rFonts w:ascii="Calibri" w:eastAsia="Times New Roman" w:hAnsi="Calibri" w:cs="Arial"/>
          <w:b w:val="0"/>
          <w:noProof/>
          <w:sz w:val="22"/>
          <w:szCs w:val="22"/>
          <w:lang w:val="en-US" w:eastAsia="en-US"/>
        </w:rPr>
      </w:pPr>
      <w:hyperlink w:anchor="_Toc366142159" w:history="1">
        <w:r w:rsidRPr="00761B91">
          <w:rPr>
            <w:rStyle w:val="affb"/>
            <w:noProof/>
          </w:rPr>
          <w:t>26.1.6</w:t>
        </w:r>
        <w:r w:rsidRPr="00F92BFE">
          <w:rPr>
            <w:rFonts w:ascii="Calibri" w:eastAsia="Times New Roman" w:hAnsi="Calibri" w:cs="Arial"/>
            <w:b w:val="0"/>
            <w:noProof/>
            <w:sz w:val="22"/>
            <w:szCs w:val="22"/>
            <w:lang w:val="en-US" w:eastAsia="en-US"/>
          </w:rPr>
          <w:tab/>
        </w:r>
        <w:r w:rsidRPr="00761B91">
          <w:rPr>
            <w:rStyle w:val="affb"/>
            <w:noProof/>
          </w:rPr>
          <w:t>Reflect.getPrototypeOf (target)</w:t>
        </w:r>
        <w:r>
          <w:rPr>
            <w:noProof/>
            <w:webHidden/>
          </w:rPr>
          <w:tab/>
        </w:r>
        <w:r>
          <w:rPr>
            <w:noProof/>
            <w:webHidden/>
          </w:rPr>
          <w:fldChar w:fldCharType="begin"/>
        </w:r>
        <w:r>
          <w:rPr>
            <w:noProof/>
            <w:webHidden/>
          </w:rPr>
          <w:instrText xml:space="preserve"> PAGEREF _Toc366142159 \h </w:instrText>
        </w:r>
        <w:r>
          <w:rPr>
            <w:noProof/>
            <w:webHidden/>
          </w:rPr>
        </w:r>
        <w:r>
          <w:rPr>
            <w:noProof/>
            <w:webHidden/>
          </w:rPr>
          <w:fldChar w:fldCharType="separate"/>
        </w:r>
        <w:r w:rsidR="00083CEC">
          <w:rPr>
            <w:noProof/>
            <w:webHidden/>
          </w:rPr>
          <w:t>419</w:t>
        </w:r>
        <w:r>
          <w:rPr>
            <w:noProof/>
            <w:webHidden/>
          </w:rPr>
          <w:fldChar w:fldCharType="end"/>
        </w:r>
      </w:hyperlink>
    </w:p>
    <w:p w14:paraId="5C2D7E04" w14:textId="77777777" w:rsidR="00FB0307" w:rsidRPr="00F92BFE" w:rsidRDefault="00FB0307">
      <w:pPr>
        <w:pStyle w:val="3a"/>
        <w:rPr>
          <w:rFonts w:ascii="Calibri" w:eastAsia="Times New Roman" w:hAnsi="Calibri" w:cs="Arial"/>
          <w:b w:val="0"/>
          <w:noProof/>
          <w:sz w:val="22"/>
          <w:szCs w:val="22"/>
          <w:lang w:val="en-US" w:eastAsia="en-US"/>
        </w:rPr>
      </w:pPr>
      <w:hyperlink w:anchor="_Toc366142160" w:history="1">
        <w:r w:rsidRPr="00761B91">
          <w:rPr>
            <w:rStyle w:val="affb"/>
            <w:noProof/>
          </w:rPr>
          <w:t>26.1.7</w:t>
        </w:r>
        <w:r w:rsidRPr="00F92BFE">
          <w:rPr>
            <w:rFonts w:ascii="Calibri" w:eastAsia="Times New Roman" w:hAnsi="Calibri" w:cs="Arial"/>
            <w:b w:val="0"/>
            <w:noProof/>
            <w:sz w:val="22"/>
            <w:szCs w:val="22"/>
            <w:lang w:val="en-US" w:eastAsia="en-US"/>
          </w:rPr>
          <w:tab/>
        </w:r>
        <w:r w:rsidRPr="00761B91">
          <w:rPr>
            <w:rStyle w:val="affb"/>
            <w:noProof/>
          </w:rPr>
          <w:t>Reflect.has (target, propertyKey)</w:t>
        </w:r>
        <w:r>
          <w:rPr>
            <w:noProof/>
            <w:webHidden/>
          </w:rPr>
          <w:tab/>
        </w:r>
        <w:r>
          <w:rPr>
            <w:noProof/>
            <w:webHidden/>
          </w:rPr>
          <w:fldChar w:fldCharType="begin"/>
        </w:r>
        <w:r>
          <w:rPr>
            <w:noProof/>
            <w:webHidden/>
          </w:rPr>
          <w:instrText xml:space="preserve"> PAGEREF _Toc366142160 \h </w:instrText>
        </w:r>
        <w:r>
          <w:rPr>
            <w:noProof/>
            <w:webHidden/>
          </w:rPr>
        </w:r>
        <w:r>
          <w:rPr>
            <w:noProof/>
            <w:webHidden/>
          </w:rPr>
          <w:fldChar w:fldCharType="separate"/>
        </w:r>
        <w:r w:rsidR="00083CEC">
          <w:rPr>
            <w:noProof/>
            <w:webHidden/>
          </w:rPr>
          <w:t>419</w:t>
        </w:r>
        <w:r>
          <w:rPr>
            <w:noProof/>
            <w:webHidden/>
          </w:rPr>
          <w:fldChar w:fldCharType="end"/>
        </w:r>
      </w:hyperlink>
    </w:p>
    <w:p w14:paraId="584839F7" w14:textId="77777777" w:rsidR="00FB0307" w:rsidRPr="00F92BFE" w:rsidRDefault="00FB0307">
      <w:pPr>
        <w:pStyle w:val="3a"/>
        <w:rPr>
          <w:rFonts w:ascii="Calibri" w:eastAsia="Times New Roman" w:hAnsi="Calibri" w:cs="Arial"/>
          <w:b w:val="0"/>
          <w:noProof/>
          <w:sz w:val="22"/>
          <w:szCs w:val="22"/>
          <w:lang w:val="en-US" w:eastAsia="en-US"/>
        </w:rPr>
      </w:pPr>
      <w:hyperlink w:anchor="_Toc366142161" w:history="1">
        <w:r w:rsidRPr="00761B91">
          <w:rPr>
            <w:rStyle w:val="affb"/>
            <w:noProof/>
          </w:rPr>
          <w:t>26.1.8</w:t>
        </w:r>
        <w:r w:rsidRPr="00F92BFE">
          <w:rPr>
            <w:rFonts w:ascii="Calibri" w:eastAsia="Times New Roman" w:hAnsi="Calibri" w:cs="Arial"/>
            <w:b w:val="0"/>
            <w:noProof/>
            <w:sz w:val="22"/>
            <w:szCs w:val="22"/>
            <w:lang w:val="en-US" w:eastAsia="en-US"/>
          </w:rPr>
          <w:tab/>
        </w:r>
        <w:r w:rsidRPr="00761B91">
          <w:rPr>
            <w:rStyle w:val="affb"/>
            <w:noProof/>
          </w:rPr>
          <w:t>Reflect.hasOwn (target, propertyKey)</w:t>
        </w:r>
        <w:r>
          <w:rPr>
            <w:noProof/>
            <w:webHidden/>
          </w:rPr>
          <w:tab/>
        </w:r>
        <w:r>
          <w:rPr>
            <w:noProof/>
            <w:webHidden/>
          </w:rPr>
          <w:fldChar w:fldCharType="begin"/>
        </w:r>
        <w:r>
          <w:rPr>
            <w:noProof/>
            <w:webHidden/>
          </w:rPr>
          <w:instrText xml:space="preserve"> PAGEREF _Toc366142161 \h </w:instrText>
        </w:r>
        <w:r>
          <w:rPr>
            <w:noProof/>
            <w:webHidden/>
          </w:rPr>
        </w:r>
        <w:r>
          <w:rPr>
            <w:noProof/>
            <w:webHidden/>
          </w:rPr>
          <w:fldChar w:fldCharType="separate"/>
        </w:r>
        <w:r w:rsidR="00083CEC">
          <w:rPr>
            <w:noProof/>
            <w:webHidden/>
          </w:rPr>
          <w:t>420</w:t>
        </w:r>
        <w:r>
          <w:rPr>
            <w:noProof/>
            <w:webHidden/>
          </w:rPr>
          <w:fldChar w:fldCharType="end"/>
        </w:r>
      </w:hyperlink>
    </w:p>
    <w:p w14:paraId="65E4A2C1" w14:textId="77777777" w:rsidR="00FB0307" w:rsidRPr="00F92BFE" w:rsidRDefault="00FB0307">
      <w:pPr>
        <w:pStyle w:val="3a"/>
        <w:rPr>
          <w:rFonts w:ascii="Calibri" w:eastAsia="Times New Roman" w:hAnsi="Calibri" w:cs="Arial"/>
          <w:b w:val="0"/>
          <w:noProof/>
          <w:sz w:val="22"/>
          <w:szCs w:val="22"/>
          <w:lang w:val="en-US" w:eastAsia="en-US"/>
        </w:rPr>
      </w:pPr>
      <w:hyperlink w:anchor="_Toc366142162" w:history="1">
        <w:r w:rsidRPr="00761B91">
          <w:rPr>
            <w:rStyle w:val="affb"/>
            <w:noProof/>
          </w:rPr>
          <w:t>26.1.9</w:t>
        </w:r>
        <w:r w:rsidRPr="00F92BFE">
          <w:rPr>
            <w:rFonts w:ascii="Calibri" w:eastAsia="Times New Roman" w:hAnsi="Calibri" w:cs="Arial"/>
            <w:b w:val="0"/>
            <w:noProof/>
            <w:sz w:val="22"/>
            <w:szCs w:val="22"/>
            <w:lang w:val="en-US" w:eastAsia="en-US"/>
          </w:rPr>
          <w:tab/>
        </w:r>
        <w:r w:rsidRPr="00761B91">
          <w:rPr>
            <w:rStyle w:val="affb"/>
            <w:noProof/>
          </w:rPr>
          <w:t>Reflect.isExtensible (target)</w:t>
        </w:r>
        <w:r>
          <w:rPr>
            <w:noProof/>
            <w:webHidden/>
          </w:rPr>
          <w:tab/>
        </w:r>
        <w:r>
          <w:rPr>
            <w:noProof/>
            <w:webHidden/>
          </w:rPr>
          <w:fldChar w:fldCharType="begin"/>
        </w:r>
        <w:r>
          <w:rPr>
            <w:noProof/>
            <w:webHidden/>
          </w:rPr>
          <w:instrText xml:space="preserve"> PAGEREF _Toc366142162 \h </w:instrText>
        </w:r>
        <w:r>
          <w:rPr>
            <w:noProof/>
            <w:webHidden/>
          </w:rPr>
        </w:r>
        <w:r>
          <w:rPr>
            <w:noProof/>
            <w:webHidden/>
          </w:rPr>
          <w:fldChar w:fldCharType="separate"/>
        </w:r>
        <w:r w:rsidR="00083CEC">
          <w:rPr>
            <w:noProof/>
            <w:webHidden/>
          </w:rPr>
          <w:t>420</w:t>
        </w:r>
        <w:r>
          <w:rPr>
            <w:noProof/>
            <w:webHidden/>
          </w:rPr>
          <w:fldChar w:fldCharType="end"/>
        </w:r>
      </w:hyperlink>
    </w:p>
    <w:p w14:paraId="0F44A0C8" w14:textId="77777777" w:rsidR="00FB0307" w:rsidRPr="00F92BFE" w:rsidRDefault="00FB0307">
      <w:pPr>
        <w:pStyle w:val="3a"/>
        <w:rPr>
          <w:rFonts w:ascii="Calibri" w:eastAsia="Times New Roman" w:hAnsi="Calibri" w:cs="Arial"/>
          <w:b w:val="0"/>
          <w:noProof/>
          <w:sz w:val="22"/>
          <w:szCs w:val="22"/>
          <w:lang w:val="en-US" w:eastAsia="en-US"/>
        </w:rPr>
      </w:pPr>
      <w:hyperlink w:anchor="_Toc366142163" w:history="1">
        <w:r w:rsidRPr="00761B91">
          <w:rPr>
            <w:rStyle w:val="affb"/>
            <w:noProof/>
          </w:rPr>
          <w:t>26.1.10</w:t>
        </w:r>
        <w:r w:rsidRPr="00F92BFE">
          <w:rPr>
            <w:rFonts w:ascii="Calibri" w:eastAsia="Times New Roman" w:hAnsi="Calibri" w:cs="Arial"/>
            <w:b w:val="0"/>
            <w:noProof/>
            <w:sz w:val="22"/>
            <w:szCs w:val="22"/>
            <w:lang w:val="en-US" w:eastAsia="en-US"/>
          </w:rPr>
          <w:tab/>
        </w:r>
        <w:r w:rsidRPr="00761B91">
          <w:rPr>
            <w:rStyle w:val="affb"/>
            <w:noProof/>
          </w:rPr>
          <w:t>Reflect.invoke (target, propertyKey, argumentsList,  receiver=target)</w:t>
        </w:r>
        <w:r>
          <w:rPr>
            <w:noProof/>
            <w:webHidden/>
          </w:rPr>
          <w:tab/>
        </w:r>
        <w:r>
          <w:rPr>
            <w:noProof/>
            <w:webHidden/>
          </w:rPr>
          <w:fldChar w:fldCharType="begin"/>
        </w:r>
        <w:r>
          <w:rPr>
            <w:noProof/>
            <w:webHidden/>
          </w:rPr>
          <w:instrText xml:space="preserve"> PAGEREF _Toc366142163 \h </w:instrText>
        </w:r>
        <w:r>
          <w:rPr>
            <w:noProof/>
            <w:webHidden/>
          </w:rPr>
        </w:r>
        <w:r>
          <w:rPr>
            <w:noProof/>
            <w:webHidden/>
          </w:rPr>
          <w:fldChar w:fldCharType="separate"/>
        </w:r>
        <w:r w:rsidR="00083CEC">
          <w:rPr>
            <w:noProof/>
            <w:webHidden/>
          </w:rPr>
          <w:t>420</w:t>
        </w:r>
        <w:r>
          <w:rPr>
            <w:noProof/>
            <w:webHidden/>
          </w:rPr>
          <w:fldChar w:fldCharType="end"/>
        </w:r>
      </w:hyperlink>
    </w:p>
    <w:p w14:paraId="56D8C3E4" w14:textId="77777777" w:rsidR="00FB0307" w:rsidRPr="00F92BFE" w:rsidRDefault="00FB0307">
      <w:pPr>
        <w:pStyle w:val="3a"/>
        <w:rPr>
          <w:rFonts w:ascii="Calibri" w:eastAsia="Times New Roman" w:hAnsi="Calibri" w:cs="Arial"/>
          <w:b w:val="0"/>
          <w:noProof/>
          <w:sz w:val="22"/>
          <w:szCs w:val="22"/>
          <w:lang w:val="en-US" w:eastAsia="en-US"/>
        </w:rPr>
      </w:pPr>
      <w:hyperlink w:anchor="_Toc366142164" w:history="1">
        <w:r w:rsidRPr="00761B91">
          <w:rPr>
            <w:rStyle w:val="affb"/>
            <w:noProof/>
          </w:rPr>
          <w:t>26.1.11</w:t>
        </w:r>
        <w:r w:rsidRPr="00F92BFE">
          <w:rPr>
            <w:rFonts w:ascii="Calibri" w:eastAsia="Times New Roman" w:hAnsi="Calibri" w:cs="Arial"/>
            <w:b w:val="0"/>
            <w:noProof/>
            <w:sz w:val="22"/>
            <w:szCs w:val="22"/>
            <w:lang w:val="en-US" w:eastAsia="en-US"/>
          </w:rPr>
          <w:tab/>
        </w:r>
        <w:r w:rsidRPr="00761B91">
          <w:rPr>
            <w:rStyle w:val="affb"/>
            <w:noProof/>
          </w:rPr>
          <w:t>Reflect.ownKeys (target)</w:t>
        </w:r>
        <w:r>
          <w:rPr>
            <w:noProof/>
            <w:webHidden/>
          </w:rPr>
          <w:tab/>
        </w:r>
        <w:r>
          <w:rPr>
            <w:noProof/>
            <w:webHidden/>
          </w:rPr>
          <w:fldChar w:fldCharType="begin"/>
        </w:r>
        <w:r>
          <w:rPr>
            <w:noProof/>
            <w:webHidden/>
          </w:rPr>
          <w:instrText xml:space="preserve"> PAGEREF _Toc366142164 \h </w:instrText>
        </w:r>
        <w:r>
          <w:rPr>
            <w:noProof/>
            <w:webHidden/>
          </w:rPr>
        </w:r>
        <w:r>
          <w:rPr>
            <w:noProof/>
            <w:webHidden/>
          </w:rPr>
          <w:fldChar w:fldCharType="separate"/>
        </w:r>
        <w:r w:rsidR="00083CEC">
          <w:rPr>
            <w:noProof/>
            <w:webHidden/>
          </w:rPr>
          <w:t>420</w:t>
        </w:r>
        <w:r>
          <w:rPr>
            <w:noProof/>
            <w:webHidden/>
          </w:rPr>
          <w:fldChar w:fldCharType="end"/>
        </w:r>
      </w:hyperlink>
    </w:p>
    <w:p w14:paraId="54DFD440" w14:textId="77777777" w:rsidR="00FB0307" w:rsidRPr="00F92BFE" w:rsidRDefault="00FB0307">
      <w:pPr>
        <w:pStyle w:val="3a"/>
        <w:rPr>
          <w:rFonts w:ascii="Calibri" w:eastAsia="Times New Roman" w:hAnsi="Calibri" w:cs="Arial"/>
          <w:b w:val="0"/>
          <w:noProof/>
          <w:sz w:val="22"/>
          <w:szCs w:val="22"/>
          <w:lang w:val="en-US" w:eastAsia="en-US"/>
        </w:rPr>
      </w:pPr>
      <w:hyperlink w:anchor="_Toc366142165" w:history="1">
        <w:r w:rsidRPr="00761B91">
          <w:rPr>
            <w:rStyle w:val="affb"/>
            <w:noProof/>
          </w:rPr>
          <w:t>26.1.12</w:t>
        </w:r>
        <w:r w:rsidRPr="00F92BFE">
          <w:rPr>
            <w:rFonts w:ascii="Calibri" w:eastAsia="Times New Roman" w:hAnsi="Calibri" w:cs="Arial"/>
            <w:b w:val="0"/>
            <w:noProof/>
            <w:sz w:val="22"/>
            <w:szCs w:val="22"/>
            <w:lang w:val="en-US" w:eastAsia="en-US"/>
          </w:rPr>
          <w:tab/>
        </w:r>
        <w:r w:rsidRPr="00761B91">
          <w:rPr>
            <w:rStyle w:val="affb"/>
            <w:noProof/>
          </w:rPr>
          <w:t>Reflect.preventExtensions (target)</w:t>
        </w:r>
        <w:r>
          <w:rPr>
            <w:noProof/>
            <w:webHidden/>
          </w:rPr>
          <w:tab/>
        </w:r>
        <w:r>
          <w:rPr>
            <w:noProof/>
            <w:webHidden/>
          </w:rPr>
          <w:fldChar w:fldCharType="begin"/>
        </w:r>
        <w:r>
          <w:rPr>
            <w:noProof/>
            <w:webHidden/>
          </w:rPr>
          <w:instrText xml:space="preserve"> PAGEREF _Toc366142165 \h </w:instrText>
        </w:r>
        <w:r>
          <w:rPr>
            <w:noProof/>
            <w:webHidden/>
          </w:rPr>
        </w:r>
        <w:r>
          <w:rPr>
            <w:noProof/>
            <w:webHidden/>
          </w:rPr>
          <w:fldChar w:fldCharType="separate"/>
        </w:r>
        <w:r w:rsidR="00083CEC">
          <w:rPr>
            <w:noProof/>
            <w:webHidden/>
          </w:rPr>
          <w:t>420</w:t>
        </w:r>
        <w:r>
          <w:rPr>
            <w:noProof/>
            <w:webHidden/>
          </w:rPr>
          <w:fldChar w:fldCharType="end"/>
        </w:r>
      </w:hyperlink>
    </w:p>
    <w:p w14:paraId="29DE6D99" w14:textId="77777777" w:rsidR="00FB0307" w:rsidRPr="00F92BFE" w:rsidRDefault="00FB0307">
      <w:pPr>
        <w:pStyle w:val="3a"/>
        <w:rPr>
          <w:rFonts w:ascii="Calibri" w:eastAsia="Times New Roman" w:hAnsi="Calibri" w:cs="Arial"/>
          <w:b w:val="0"/>
          <w:noProof/>
          <w:sz w:val="22"/>
          <w:szCs w:val="22"/>
          <w:lang w:val="en-US" w:eastAsia="en-US"/>
        </w:rPr>
      </w:pPr>
      <w:hyperlink w:anchor="_Toc366142166" w:history="1">
        <w:r w:rsidRPr="00761B91">
          <w:rPr>
            <w:rStyle w:val="affb"/>
            <w:noProof/>
          </w:rPr>
          <w:t>26.1.13</w:t>
        </w:r>
        <w:r w:rsidRPr="00F92BFE">
          <w:rPr>
            <w:rFonts w:ascii="Calibri" w:eastAsia="Times New Roman" w:hAnsi="Calibri" w:cs="Arial"/>
            <w:b w:val="0"/>
            <w:noProof/>
            <w:sz w:val="22"/>
            <w:szCs w:val="22"/>
            <w:lang w:val="en-US" w:eastAsia="en-US"/>
          </w:rPr>
          <w:tab/>
        </w:r>
        <w:r w:rsidRPr="00761B91">
          <w:rPr>
            <w:rStyle w:val="affb"/>
            <w:noProof/>
          </w:rPr>
          <w:t>Reflect.set (target, propertyKey, V,  receiver=target)</w:t>
        </w:r>
        <w:r>
          <w:rPr>
            <w:noProof/>
            <w:webHidden/>
          </w:rPr>
          <w:tab/>
        </w:r>
        <w:r>
          <w:rPr>
            <w:noProof/>
            <w:webHidden/>
          </w:rPr>
          <w:fldChar w:fldCharType="begin"/>
        </w:r>
        <w:r>
          <w:rPr>
            <w:noProof/>
            <w:webHidden/>
          </w:rPr>
          <w:instrText xml:space="preserve"> PAGEREF _Toc366142166 \h </w:instrText>
        </w:r>
        <w:r>
          <w:rPr>
            <w:noProof/>
            <w:webHidden/>
          </w:rPr>
        </w:r>
        <w:r>
          <w:rPr>
            <w:noProof/>
            <w:webHidden/>
          </w:rPr>
          <w:fldChar w:fldCharType="separate"/>
        </w:r>
        <w:r w:rsidR="00083CEC">
          <w:rPr>
            <w:noProof/>
            <w:webHidden/>
          </w:rPr>
          <w:t>420</w:t>
        </w:r>
        <w:r>
          <w:rPr>
            <w:noProof/>
            <w:webHidden/>
          </w:rPr>
          <w:fldChar w:fldCharType="end"/>
        </w:r>
      </w:hyperlink>
    </w:p>
    <w:p w14:paraId="551F51F5" w14:textId="77777777" w:rsidR="00FB0307" w:rsidRPr="00F92BFE" w:rsidRDefault="00FB0307">
      <w:pPr>
        <w:pStyle w:val="3a"/>
        <w:rPr>
          <w:rFonts w:ascii="Calibri" w:eastAsia="Times New Roman" w:hAnsi="Calibri" w:cs="Arial"/>
          <w:b w:val="0"/>
          <w:noProof/>
          <w:sz w:val="22"/>
          <w:szCs w:val="22"/>
          <w:lang w:val="en-US" w:eastAsia="en-US"/>
        </w:rPr>
      </w:pPr>
      <w:hyperlink w:anchor="_Toc366142167" w:history="1">
        <w:r w:rsidRPr="00761B91">
          <w:rPr>
            <w:rStyle w:val="affb"/>
            <w:noProof/>
          </w:rPr>
          <w:t>26.1.14</w:t>
        </w:r>
        <w:r w:rsidRPr="00F92BFE">
          <w:rPr>
            <w:rFonts w:ascii="Calibri" w:eastAsia="Times New Roman" w:hAnsi="Calibri" w:cs="Arial"/>
            <w:b w:val="0"/>
            <w:noProof/>
            <w:sz w:val="22"/>
            <w:szCs w:val="22"/>
            <w:lang w:val="en-US" w:eastAsia="en-US"/>
          </w:rPr>
          <w:tab/>
        </w:r>
        <w:r w:rsidRPr="00761B91">
          <w:rPr>
            <w:rStyle w:val="affb"/>
            <w:noProof/>
          </w:rPr>
          <w:t>Reflect.setPrototypeOf (target, proto)</w:t>
        </w:r>
        <w:r>
          <w:rPr>
            <w:noProof/>
            <w:webHidden/>
          </w:rPr>
          <w:tab/>
        </w:r>
        <w:r>
          <w:rPr>
            <w:noProof/>
            <w:webHidden/>
          </w:rPr>
          <w:fldChar w:fldCharType="begin"/>
        </w:r>
        <w:r>
          <w:rPr>
            <w:noProof/>
            <w:webHidden/>
          </w:rPr>
          <w:instrText xml:space="preserve"> PAGEREF _Toc366142167 \h </w:instrText>
        </w:r>
        <w:r>
          <w:rPr>
            <w:noProof/>
            <w:webHidden/>
          </w:rPr>
        </w:r>
        <w:r>
          <w:rPr>
            <w:noProof/>
            <w:webHidden/>
          </w:rPr>
          <w:fldChar w:fldCharType="separate"/>
        </w:r>
        <w:r w:rsidR="00083CEC">
          <w:rPr>
            <w:noProof/>
            <w:webHidden/>
          </w:rPr>
          <w:t>421</w:t>
        </w:r>
        <w:r>
          <w:rPr>
            <w:noProof/>
            <w:webHidden/>
          </w:rPr>
          <w:fldChar w:fldCharType="end"/>
        </w:r>
      </w:hyperlink>
    </w:p>
    <w:p w14:paraId="2D9819DE" w14:textId="77777777" w:rsidR="00FB0307" w:rsidRPr="00F92BFE" w:rsidRDefault="00FB0307">
      <w:pPr>
        <w:pStyle w:val="2c"/>
        <w:rPr>
          <w:rFonts w:ascii="Calibri" w:eastAsia="Times New Roman" w:hAnsi="Calibri" w:cs="Arial"/>
          <w:b w:val="0"/>
          <w:noProof/>
          <w:sz w:val="22"/>
          <w:szCs w:val="22"/>
          <w:lang w:val="en-US" w:eastAsia="en-US"/>
        </w:rPr>
      </w:pPr>
      <w:hyperlink w:anchor="_Toc366142168" w:history="1">
        <w:r w:rsidRPr="00761B91">
          <w:rPr>
            <w:rStyle w:val="affb"/>
            <w:noProof/>
          </w:rPr>
          <w:t>26.2</w:t>
        </w:r>
        <w:r w:rsidRPr="00F92BFE">
          <w:rPr>
            <w:rFonts w:ascii="Calibri" w:eastAsia="Times New Roman" w:hAnsi="Calibri" w:cs="Arial"/>
            <w:b w:val="0"/>
            <w:noProof/>
            <w:sz w:val="22"/>
            <w:szCs w:val="22"/>
            <w:lang w:val="en-US" w:eastAsia="en-US"/>
          </w:rPr>
          <w:tab/>
        </w:r>
        <w:r w:rsidRPr="00761B91">
          <w:rPr>
            <w:rStyle w:val="affb"/>
            <w:noProof/>
          </w:rPr>
          <w:t>Proxy Objects</w:t>
        </w:r>
        <w:r>
          <w:rPr>
            <w:noProof/>
            <w:webHidden/>
          </w:rPr>
          <w:tab/>
        </w:r>
        <w:r>
          <w:rPr>
            <w:noProof/>
            <w:webHidden/>
          </w:rPr>
          <w:fldChar w:fldCharType="begin"/>
        </w:r>
        <w:r>
          <w:rPr>
            <w:noProof/>
            <w:webHidden/>
          </w:rPr>
          <w:instrText xml:space="preserve"> PAGEREF _Toc366142168 \h </w:instrText>
        </w:r>
        <w:r>
          <w:rPr>
            <w:noProof/>
            <w:webHidden/>
          </w:rPr>
        </w:r>
        <w:r>
          <w:rPr>
            <w:noProof/>
            <w:webHidden/>
          </w:rPr>
          <w:fldChar w:fldCharType="separate"/>
        </w:r>
        <w:r w:rsidR="00083CEC">
          <w:rPr>
            <w:noProof/>
            <w:webHidden/>
          </w:rPr>
          <w:t>421</w:t>
        </w:r>
        <w:r>
          <w:rPr>
            <w:noProof/>
            <w:webHidden/>
          </w:rPr>
          <w:fldChar w:fldCharType="end"/>
        </w:r>
      </w:hyperlink>
    </w:p>
    <w:p w14:paraId="3F2528C6" w14:textId="77777777" w:rsidR="00FB0307" w:rsidRPr="00F92BFE" w:rsidRDefault="00FB0307">
      <w:pPr>
        <w:pStyle w:val="12"/>
        <w:rPr>
          <w:rFonts w:ascii="Calibri" w:eastAsia="Times New Roman" w:hAnsi="Calibri" w:cs="Arial"/>
          <w:b w:val="0"/>
          <w:noProof/>
          <w:sz w:val="22"/>
          <w:szCs w:val="22"/>
          <w:lang w:val="en-US" w:eastAsia="en-US"/>
        </w:rPr>
      </w:pPr>
      <w:hyperlink w:anchor="_Toc366142169" w:history="1">
        <w:r w:rsidRPr="00761B91">
          <w:rPr>
            <w:rStyle w:val="affb"/>
            <w:noProof/>
          </w:rPr>
          <w:t>Annex A (informative)  Grammar Summary</w:t>
        </w:r>
        <w:r>
          <w:rPr>
            <w:noProof/>
            <w:webHidden/>
          </w:rPr>
          <w:tab/>
        </w:r>
        <w:r>
          <w:rPr>
            <w:noProof/>
            <w:webHidden/>
          </w:rPr>
          <w:fldChar w:fldCharType="begin"/>
        </w:r>
        <w:r>
          <w:rPr>
            <w:noProof/>
            <w:webHidden/>
          </w:rPr>
          <w:instrText xml:space="preserve"> PAGEREF _Toc366142169 \h </w:instrText>
        </w:r>
        <w:r>
          <w:rPr>
            <w:noProof/>
            <w:webHidden/>
          </w:rPr>
        </w:r>
        <w:r>
          <w:rPr>
            <w:noProof/>
            <w:webHidden/>
          </w:rPr>
          <w:fldChar w:fldCharType="separate"/>
        </w:r>
        <w:r w:rsidR="00083CEC">
          <w:rPr>
            <w:noProof/>
            <w:webHidden/>
          </w:rPr>
          <w:t>422</w:t>
        </w:r>
        <w:r>
          <w:rPr>
            <w:noProof/>
            <w:webHidden/>
          </w:rPr>
          <w:fldChar w:fldCharType="end"/>
        </w:r>
      </w:hyperlink>
    </w:p>
    <w:p w14:paraId="0F9A0694" w14:textId="77777777" w:rsidR="00FB0307" w:rsidRPr="00F92BFE" w:rsidRDefault="00FB0307">
      <w:pPr>
        <w:pStyle w:val="2c"/>
        <w:rPr>
          <w:rFonts w:ascii="Calibri" w:eastAsia="Times New Roman" w:hAnsi="Calibri" w:cs="Arial"/>
          <w:b w:val="0"/>
          <w:noProof/>
          <w:sz w:val="22"/>
          <w:szCs w:val="22"/>
          <w:lang w:val="en-US" w:eastAsia="en-US"/>
        </w:rPr>
      </w:pPr>
      <w:hyperlink w:anchor="_Toc366142170" w:history="1">
        <w:r w:rsidRPr="00761B91">
          <w:rPr>
            <w:rStyle w:val="affb"/>
            <w:noProof/>
          </w:rPr>
          <w:t>A.1</w:t>
        </w:r>
        <w:r w:rsidRPr="00F92BFE">
          <w:rPr>
            <w:rFonts w:ascii="Calibri" w:eastAsia="Times New Roman" w:hAnsi="Calibri" w:cs="Arial"/>
            <w:b w:val="0"/>
            <w:noProof/>
            <w:sz w:val="22"/>
            <w:szCs w:val="22"/>
            <w:lang w:val="en-US" w:eastAsia="en-US"/>
          </w:rPr>
          <w:tab/>
        </w:r>
        <w:r w:rsidRPr="00761B91">
          <w:rPr>
            <w:rStyle w:val="affb"/>
            <w:noProof/>
          </w:rPr>
          <w:t>Lexical Grammar</w:t>
        </w:r>
        <w:r>
          <w:rPr>
            <w:noProof/>
            <w:webHidden/>
          </w:rPr>
          <w:tab/>
        </w:r>
        <w:r>
          <w:rPr>
            <w:noProof/>
            <w:webHidden/>
          </w:rPr>
          <w:fldChar w:fldCharType="begin"/>
        </w:r>
        <w:r>
          <w:rPr>
            <w:noProof/>
            <w:webHidden/>
          </w:rPr>
          <w:instrText xml:space="preserve"> PAGEREF _Toc366142170 \h </w:instrText>
        </w:r>
        <w:r>
          <w:rPr>
            <w:noProof/>
            <w:webHidden/>
          </w:rPr>
        </w:r>
        <w:r>
          <w:rPr>
            <w:noProof/>
            <w:webHidden/>
          </w:rPr>
          <w:fldChar w:fldCharType="separate"/>
        </w:r>
        <w:r w:rsidR="00083CEC">
          <w:rPr>
            <w:noProof/>
            <w:webHidden/>
          </w:rPr>
          <w:t>422</w:t>
        </w:r>
        <w:r>
          <w:rPr>
            <w:noProof/>
            <w:webHidden/>
          </w:rPr>
          <w:fldChar w:fldCharType="end"/>
        </w:r>
      </w:hyperlink>
    </w:p>
    <w:p w14:paraId="22FB1CA8" w14:textId="77777777" w:rsidR="00FB0307" w:rsidRPr="00F92BFE" w:rsidRDefault="00FB0307">
      <w:pPr>
        <w:pStyle w:val="2c"/>
        <w:rPr>
          <w:rFonts w:ascii="Calibri" w:eastAsia="Times New Roman" w:hAnsi="Calibri" w:cs="Arial"/>
          <w:b w:val="0"/>
          <w:noProof/>
          <w:sz w:val="22"/>
          <w:szCs w:val="22"/>
          <w:lang w:val="en-US" w:eastAsia="en-US"/>
        </w:rPr>
      </w:pPr>
      <w:hyperlink w:anchor="_Toc366142171" w:history="1">
        <w:r w:rsidRPr="00761B91">
          <w:rPr>
            <w:rStyle w:val="affb"/>
            <w:noProof/>
          </w:rPr>
          <w:t>A.2</w:t>
        </w:r>
        <w:r w:rsidRPr="00F92BFE">
          <w:rPr>
            <w:rFonts w:ascii="Calibri" w:eastAsia="Times New Roman" w:hAnsi="Calibri" w:cs="Arial"/>
            <w:b w:val="0"/>
            <w:noProof/>
            <w:sz w:val="22"/>
            <w:szCs w:val="22"/>
            <w:lang w:val="en-US" w:eastAsia="en-US"/>
          </w:rPr>
          <w:tab/>
        </w:r>
        <w:r w:rsidRPr="00761B91">
          <w:rPr>
            <w:rStyle w:val="affb"/>
            <w:noProof/>
          </w:rPr>
          <w:t>Number Conversions</w:t>
        </w:r>
        <w:r>
          <w:rPr>
            <w:noProof/>
            <w:webHidden/>
          </w:rPr>
          <w:tab/>
        </w:r>
        <w:r>
          <w:rPr>
            <w:noProof/>
            <w:webHidden/>
          </w:rPr>
          <w:fldChar w:fldCharType="begin"/>
        </w:r>
        <w:r>
          <w:rPr>
            <w:noProof/>
            <w:webHidden/>
          </w:rPr>
          <w:instrText xml:space="preserve"> PAGEREF _Toc366142171 \h </w:instrText>
        </w:r>
        <w:r>
          <w:rPr>
            <w:noProof/>
            <w:webHidden/>
          </w:rPr>
        </w:r>
        <w:r>
          <w:rPr>
            <w:noProof/>
            <w:webHidden/>
          </w:rPr>
          <w:fldChar w:fldCharType="separate"/>
        </w:r>
        <w:r w:rsidR="00083CEC">
          <w:rPr>
            <w:noProof/>
            <w:webHidden/>
          </w:rPr>
          <w:t>428</w:t>
        </w:r>
        <w:r>
          <w:rPr>
            <w:noProof/>
            <w:webHidden/>
          </w:rPr>
          <w:fldChar w:fldCharType="end"/>
        </w:r>
      </w:hyperlink>
    </w:p>
    <w:p w14:paraId="1687180C" w14:textId="77777777" w:rsidR="00FB0307" w:rsidRPr="00F92BFE" w:rsidRDefault="00FB0307">
      <w:pPr>
        <w:pStyle w:val="2c"/>
        <w:rPr>
          <w:rFonts w:ascii="Calibri" w:eastAsia="Times New Roman" w:hAnsi="Calibri" w:cs="Arial"/>
          <w:b w:val="0"/>
          <w:noProof/>
          <w:sz w:val="22"/>
          <w:szCs w:val="22"/>
          <w:lang w:val="en-US" w:eastAsia="en-US"/>
        </w:rPr>
      </w:pPr>
      <w:hyperlink w:anchor="_Toc366142172" w:history="1">
        <w:r w:rsidRPr="00761B91">
          <w:rPr>
            <w:rStyle w:val="affb"/>
            <w:noProof/>
          </w:rPr>
          <w:t>A.3</w:t>
        </w:r>
        <w:r w:rsidRPr="00F92BFE">
          <w:rPr>
            <w:rFonts w:ascii="Calibri" w:eastAsia="Times New Roman" w:hAnsi="Calibri" w:cs="Arial"/>
            <w:b w:val="0"/>
            <w:noProof/>
            <w:sz w:val="22"/>
            <w:szCs w:val="22"/>
            <w:lang w:val="en-US" w:eastAsia="en-US"/>
          </w:rPr>
          <w:tab/>
        </w:r>
        <w:r w:rsidRPr="00761B91">
          <w:rPr>
            <w:rStyle w:val="affb"/>
            <w:noProof/>
          </w:rPr>
          <w:t>Expressions</w:t>
        </w:r>
        <w:r>
          <w:rPr>
            <w:noProof/>
            <w:webHidden/>
          </w:rPr>
          <w:tab/>
        </w:r>
        <w:r>
          <w:rPr>
            <w:noProof/>
            <w:webHidden/>
          </w:rPr>
          <w:fldChar w:fldCharType="begin"/>
        </w:r>
        <w:r>
          <w:rPr>
            <w:noProof/>
            <w:webHidden/>
          </w:rPr>
          <w:instrText xml:space="preserve"> PAGEREF _Toc366142172 \h </w:instrText>
        </w:r>
        <w:r>
          <w:rPr>
            <w:noProof/>
            <w:webHidden/>
          </w:rPr>
        </w:r>
        <w:r>
          <w:rPr>
            <w:noProof/>
            <w:webHidden/>
          </w:rPr>
          <w:fldChar w:fldCharType="separate"/>
        </w:r>
        <w:r w:rsidR="00083CEC">
          <w:rPr>
            <w:noProof/>
            <w:webHidden/>
          </w:rPr>
          <w:t>429</w:t>
        </w:r>
        <w:r>
          <w:rPr>
            <w:noProof/>
            <w:webHidden/>
          </w:rPr>
          <w:fldChar w:fldCharType="end"/>
        </w:r>
      </w:hyperlink>
    </w:p>
    <w:p w14:paraId="57B254FB" w14:textId="77777777" w:rsidR="00FB0307" w:rsidRPr="00F92BFE" w:rsidRDefault="00FB0307">
      <w:pPr>
        <w:pStyle w:val="2c"/>
        <w:rPr>
          <w:rFonts w:ascii="Calibri" w:eastAsia="Times New Roman" w:hAnsi="Calibri" w:cs="Arial"/>
          <w:b w:val="0"/>
          <w:noProof/>
          <w:sz w:val="22"/>
          <w:szCs w:val="22"/>
          <w:lang w:val="en-US" w:eastAsia="en-US"/>
        </w:rPr>
      </w:pPr>
      <w:hyperlink w:anchor="_Toc366142173" w:history="1">
        <w:r w:rsidRPr="00761B91">
          <w:rPr>
            <w:rStyle w:val="affb"/>
            <w:noProof/>
          </w:rPr>
          <w:t>A.4</w:t>
        </w:r>
        <w:r w:rsidRPr="00F92BFE">
          <w:rPr>
            <w:rFonts w:ascii="Calibri" w:eastAsia="Times New Roman" w:hAnsi="Calibri" w:cs="Arial"/>
            <w:b w:val="0"/>
            <w:noProof/>
            <w:sz w:val="22"/>
            <w:szCs w:val="22"/>
            <w:lang w:val="en-US" w:eastAsia="en-US"/>
          </w:rPr>
          <w:tab/>
        </w:r>
        <w:r w:rsidRPr="00761B91">
          <w:rPr>
            <w:rStyle w:val="affb"/>
            <w:noProof/>
          </w:rPr>
          <w:t>Statements</w:t>
        </w:r>
        <w:r>
          <w:rPr>
            <w:noProof/>
            <w:webHidden/>
          </w:rPr>
          <w:tab/>
        </w:r>
        <w:r>
          <w:rPr>
            <w:noProof/>
            <w:webHidden/>
          </w:rPr>
          <w:fldChar w:fldCharType="begin"/>
        </w:r>
        <w:r>
          <w:rPr>
            <w:noProof/>
            <w:webHidden/>
          </w:rPr>
          <w:instrText xml:space="preserve"> PAGEREF _Toc366142173 \h </w:instrText>
        </w:r>
        <w:r>
          <w:rPr>
            <w:noProof/>
            <w:webHidden/>
          </w:rPr>
        </w:r>
        <w:r>
          <w:rPr>
            <w:noProof/>
            <w:webHidden/>
          </w:rPr>
          <w:fldChar w:fldCharType="separate"/>
        </w:r>
        <w:r w:rsidR="00083CEC">
          <w:rPr>
            <w:noProof/>
            <w:webHidden/>
          </w:rPr>
          <w:t>432</w:t>
        </w:r>
        <w:r>
          <w:rPr>
            <w:noProof/>
            <w:webHidden/>
          </w:rPr>
          <w:fldChar w:fldCharType="end"/>
        </w:r>
      </w:hyperlink>
    </w:p>
    <w:p w14:paraId="6F730C1B" w14:textId="77777777" w:rsidR="00FB0307" w:rsidRPr="00F92BFE" w:rsidRDefault="00FB0307">
      <w:pPr>
        <w:pStyle w:val="2c"/>
        <w:rPr>
          <w:rFonts w:ascii="Calibri" w:eastAsia="Times New Roman" w:hAnsi="Calibri" w:cs="Arial"/>
          <w:b w:val="0"/>
          <w:noProof/>
          <w:sz w:val="22"/>
          <w:szCs w:val="22"/>
          <w:lang w:val="en-US" w:eastAsia="en-US"/>
        </w:rPr>
      </w:pPr>
      <w:hyperlink w:anchor="_Toc366142174" w:history="1">
        <w:r w:rsidRPr="00761B91">
          <w:rPr>
            <w:rStyle w:val="affb"/>
            <w:noProof/>
          </w:rPr>
          <w:t>A.5</w:t>
        </w:r>
        <w:r w:rsidRPr="00F92BFE">
          <w:rPr>
            <w:rFonts w:ascii="Calibri" w:eastAsia="Times New Roman" w:hAnsi="Calibri" w:cs="Arial"/>
            <w:b w:val="0"/>
            <w:noProof/>
            <w:sz w:val="22"/>
            <w:szCs w:val="22"/>
            <w:lang w:val="en-US" w:eastAsia="en-US"/>
          </w:rPr>
          <w:tab/>
        </w:r>
        <w:r w:rsidRPr="00761B91">
          <w:rPr>
            <w:rStyle w:val="affb"/>
            <w:noProof/>
          </w:rPr>
          <w:t>Functions and Scripts</w:t>
        </w:r>
        <w:r>
          <w:rPr>
            <w:noProof/>
            <w:webHidden/>
          </w:rPr>
          <w:tab/>
        </w:r>
        <w:r>
          <w:rPr>
            <w:noProof/>
            <w:webHidden/>
          </w:rPr>
          <w:fldChar w:fldCharType="begin"/>
        </w:r>
        <w:r>
          <w:rPr>
            <w:noProof/>
            <w:webHidden/>
          </w:rPr>
          <w:instrText xml:space="preserve"> PAGEREF _Toc366142174 \h </w:instrText>
        </w:r>
        <w:r>
          <w:rPr>
            <w:noProof/>
            <w:webHidden/>
          </w:rPr>
        </w:r>
        <w:r>
          <w:rPr>
            <w:noProof/>
            <w:webHidden/>
          </w:rPr>
          <w:fldChar w:fldCharType="separate"/>
        </w:r>
        <w:r w:rsidR="00083CEC">
          <w:rPr>
            <w:noProof/>
            <w:webHidden/>
          </w:rPr>
          <w:t>434</w:t>
        </w:r>
        <w:r>
          <w:rPr>
            <w:noProof/>
            <w:webHidden/>
          </w:rPr>
          <w:fldChar w:fldCharType="end"/>
        </w:r>
      </w:hyperlink>
    </w:p>
    <w:p w14:paraId="2BA4495E" w14:textId="77777777" w:rsidR="00FB0307" w:rsidRPr="00F92BFE" w:rsidRDefault="00FB0307">
      <w:pPr>
        <w:pStyle w:val="2c"/>
        <w:rPr>
          <w:rFonts w:ascii="Calibri" w:eastAsia="Times New Roman" w:hAnsi="Calibri" w:cs="Arial"/>
          <w:b w:val="0"/>
          <w:noProof/>
          <w:sz w:val="22"/>
          <w:szCs w:val="22"/>
          <w:lang w:val="en-US" w:eastAsia="en-US"/>
        </w:rPr>
      </w:pPr>
      <w:hyperlink w:anchor="_Toc366142175" w:history="1">
        <w:r w:rsidRPr="00761B91">
          <w:rPr>
            <w:rStyle w:val="affb"/>
            <w:noProof/>
          </w:rPr>
          <w:t>A.6</w:t>
        </w:r>
        <w:r w:rsidRPr="00F92BFE">
          <w:rPr>
            <w:rFonts w:ascii="Calibri" w:eastAsia="Times New Roman" w:hAnsi="Calibri" w:cs="Arial"/>
            <w:b w:val="0"/>
            <w:noProof/>
            <w:sz w:val="22"/>
            <w:szCs w:val="22"/>
            <w:lang w:val="en-US" w:eastAsia="en-US"/>
          </w:rPr>
          <w:tab/>
        </w:r>
        <w:r w:rsidRPr="00761B91">
          <w:rPr>
            <w:rStyle w:val="affb"/>
            <w:noProof/>
          </w:rPr>
          <w:t>Universal Resource Identifier Character Classes</w:t>
        </w:r>
        <w:r>
          <w:rPr>
            <w:noProof/>
            <w:webHidden/>
          </w:rPr>
          <w:tab/>
        </w:r>
        <w:r>
          <w:rPr>
            <w:noProof/>
            <w:webHidden/>
          </w:rPr>
          <w:fldChar w:fldCharType="begin"/>
        </w:r>
        <w:r>
          <w:rPr>
            <w:noProof/>
            <w:webHidden/>
          </w:rPr>
          <w:instrText xml:space="preserve"> PAGEREF _Toc366142175 \h </w:instrText>
        </w:r>
        <w:r>
          <w:rPr>
            <w:noProof/>
            <w:webHidden/>
          </w:rPr>
        </w:r>
        <w:r>
          <w:rPr>
            <w:noProof/>
            <w:webHidden/>
          </w:rPr>
          <w:fldChar w:fldCharType="separate"/>
        </w:r>
        <w:r w:rsidR="00083CEC">
          <w:rPr>
            <w:noProof/>
            <w:webHidden/>
          </w:rPr>
          <w:t>435</w:t>
        </w:r>
        <w:r>
          <w:rPr>
            <w:noProof/>
            <w:webHidden/>
          </w:rPr>
          <w:fldChar w:fldCharType="end"/>
        </w:r>
      </w:hyperlink>
    </w:p>
    <w:p w14:paraId="589F61CE" w14:textId="77777777" w:rsidR="00FB0307" w:rsidRPr="00F92BFE" w:rsidRDefault="00FB0307">
      <w:pPr>
        <w:pStyle w:val="2c"/>
        <w:rPr>
          <w:rFonts w:ascii="Calibri" w:eastAsia="Times New Roman" w:hAnsi="Calibri" w:cs="Arial"/>
          <w:b w:val="0"/>
          <w:noProof/>
          <w:sz w:val="22"/>
          <w:szCs w:val="22"/>
          <w:lang w:val="en-US" w:eastAsia="en-US"/>
        </w:rPr>
      </w:pPr>
      <w:hyperlink w:anchor="_Toc366142176" w:history="1">
        <w:r w:rsidRPr="00761B91">
          <w:rPr>
            <w:rStyle w:val="affb"/>
            <w:noProof/>
          </w:rPr>
          <w:t>A.7</w:t>
        </w:r>
        <w:r w:rsidRPr="00F92BFE">
          <w:rPr>
            <w:rFonts w:ascii="Calibri" w:eastAsia="Times New Roman" w:hAnsi="Calibri" w:cs="Arial"/>
            <w:b w:val="0"/>
            <w:noProof/>
            <w:sz w:val="22"/>
            <w:szCs w:val="22"/>
            <w:lang w:val="en-US" w:eastAsia="en-US"/>
          </w:rPr>
          <w:tab/>
        </w:r>
        <w:r w:rsidRPr="00761B91">
          <w:rPr>
            <w:rStyle w:val="affb"/>
            <w:noProof/>
          </w:rPr>
          <w:t>Regular Expressions</w:t>
        </w:r>
        <w:r>
          <w:rPr>
            <w:noProof/>
            <w:webHidden/>
          </w:rPr>
          <w:tab/>
        </w:r>
        <w:r>
          <w:rPr>
            <w:noProof/>
            <w:webHidden/>
          </w:rPr>
          <w:fldChar w:fldCharType="begin"/>
        </w:r>
        <w:r>
          <w:rPr>
            <w:noProof/>
            <w:webHidden/>
          </w:rPr>
          <w:instrText xml:space="preserve"> PAGEREF _Toc366142176 \h </w:instrText>
        </w:r>
        <w:r>
          <w:rPr>
            <w:noProof/>
            <w:webHidden/>
          </w:rPr>
        </w:r>
        <w:r>
          <w:rPr>
            <w:noProof/>
            <w:webHidden/>
          </w:rPr>
          <w:fldChar w:fldCharType="separate"/>
        </w:r>
        <w:r w:rsidR="00083CEC">
          <w:rPr>
            <w:noProof/>
            <w:webHidden/>
          </w:rPr>
          <w:t>435</w:t>
        </w:r>
        <w:r>
          <w:rPr>
            <w:noProof/>
            <w:webHidden/>
          </w:rPr>
          <w:fldChar w:fldCharType="end"/>
        </w:r>
      </w:hyperlink>
    </w:p>
    <w:p w14:paraId="757800B0" w14:textId="77777777" w:rsidR="00FB0307" w:rsidRPr="00F92BFE" w:rsidRDefault="00FB0307">
      <w:pPr>
        <w:pStyle w:val="2c"/>
        <w:rPr>
          <w:rFonts w:ascii="Calibri" w:eastAsia="Times New Roman" w:hAnsi="Calibri" w:cs="Arial"/>
          <w:b w:val="0"/>
          <w:noProof/>
          <w:sz w:val="22"/>
          <w:szCs w:val="22"/>
          <w:lang w:val="en-US" w:eastAsia="en-US"/>
        </w:rPr>
      </w:pPr>
      <w:hyperlink w:anchor="_Toc366142177" w:history="1">
        <w:r w:rsidRPr="00761B91">
          <w:rPr>
            <w:rStyle w:val="affb"/>
            <w:noProof/>
          </w:rPr>
          <w:t>A.8</w:t>
        </w:r>
        <w:r w:rsidRPr="00F92BFE">
          <w:rPr>
            <w:rFonts w:ascii="Calibri" w:eastAsia="Times New Roman" w:hAnsi="Calibri" w:cs="Arial"/>
            <w:b w:val="0"/>
            <w:noProof/>
            <w:sz w:val="22"/>
            <w:szCs w:val="22"/>
            <w:lang w:val="en-US" w:eastAsia="en-US"/>
          </w:rPr>
          <w:tab/>
        </w:r>
        <w:r w:rsidRPr="00761B91">
          <w:rPr>
            <w:rStyle w:val="affb"/>
            <w:noProof/>
          </w:rPr>
          <w:t>JSON</w:t>
        </w:r>
        <w:r>
          <w:rPr>
            <w:noProof/>
            <w:webHidden/>
          </w:rPr>
          <w:tab/>
        </w:r>
        <w:r>
          <w:rPr>
            <w:noProof/>
            <w:webHidden/>
          </w:rPr>
          <w:fldChar w:fldCharType="begin"/>
        </w:r>
        <w:r>
          <w:rPr>
            <w:noProof/>
            <w:webHidden/>
          </w:rPr>
          <w:instrText xml:space="preserve"> PAGEREF _Toc366142177 \h </w:instrText>
        </w:r>
        <w:r>
          <w:rPr>
            <w:noProof/>
            <w:webHidden/>
          </w:rPr>
        </w:r>
        <w:r>
          <w:rPr>
            <w:noProof/>
            <w:webHidden/>
          </w:rPr>
          <w:fldChar w:fldCharType="separate"/>
        </w:r>
        <w:r w:rsidR="00083CEC">
          <w:rPr>
            <w:noProof/>
            <w:webHidden/>
          </w:rPr>
          <w:t>437</w:t>
        </w:r>
        <w:r>
          <w:rPr>
            <w:noProof/>
            <w:webHidden/>
          </w:rPr>
          <w:fldChar w:fldCharType="end"/>
        </w:r>
      </w:hyperlink>
    </w:p>
    <w:p w14:paraId="17BF4C83" w14:textId="77777777" w:rsidR="00FB0307" w:rsidRPr="00F92BFE" w:rsidRDefault="00FB0307">
      <w:pPr>
        <w:pStyle w:val="3a"/>
        <w:rPr>
          <w:rFonts w:ascii="Calibri" w:eastAsia="Times New Roman" w:hAnsi="Calibri" w:cs="Arial"/>
          <w:b w:val="0"/>
          <w:noProof/>
          <w:sz w:val="22"/>
          <w:szCs w:val="22"/>
          <w:lang w:val="en-US" w:eastAsia="en-US"/>
        </w:rPr>
      </w:pPr>
      <w:hyperlink w:anchor="_Toc366142178" w:history="1">
        <w:r w:rsidRPr="00761B91">
          <w:rPr>
            <w:rStyle w:val="affb"/>
            <w:noProof/>
          </w:rPr>
          <w:t>A.8.1</w:t>
        </w:r>
        <w:r w:rsidRPr="00F92BFE">
          <w:rPr>
            <w:rFonts w:ascii="Calibri" w:eastAsia="Times New Roman" w:hAnsi="Calibri" w:cs="Arial"/>
            <w:b w:val="0"/>
            <w:noProof/>
            <w:sz w:val="22"/>
            <w:szCs w:val="22"/>
            <w:lang w:val="en-US" w:eastAsia="en-US"/>
          </w:rPr>
          <w:tab/>
        </w:r>
        <w:r w:rsidRPr="00761B91">
          <w:rPr>
            <w:rStyle w:val="affb"/>
            <w:noProof/>
          </w:rPr>
          <w:t>JSON Lexical Grammar</w:t>
        </w:r>
        <w:r>
          <w:rPr>
            <w:noProof/>
            <w:webHidden/>
          </w:rPr>
          <w:tab/>
        </w:r>
        <w:r>
          <w:rPr>
            <w:noProof/>
            <w:webHidden/>
          </w:rPr>
          <w:fldChar w:fldCharType="begin"/>
        </w:r>
        <w:r>
          <w:rPr>
            <w:noProof/>
            <w:webHidden/>
          </w:rPr>
          <w:instrText xml:space="preserve"> PAGEREF _Toc366142178 \h </w:instrText>
        </w:r>
        <w:r>
          <w:rPr>
            <w:noProof/>
            <w:webHidden/>
          </w:rPr>
        </w:r>
        <w:r>
          <w:rPr>
            <w:noProof/>
            <w:webHidden/>
          </w:rPr>
          <w:fldChar w:fldCharType="separate"/>
        </w:r>
        <w:r w:rsidR="00083CEC">
          <w:rPr>
            <w:noProof/>
            <w:webHidden/>
          </w:rPr>
          <w:t>437</w:t>
        </w:r>
        <w:r>
          <w:rPr>
            <w:noProof/>
            <w:webHidden/>
          </w:rPr>
          <w:fldChar w:fldCharType="end"/>
        </w:r>
      </w:hyperlink>
    </w:p>
    <w:p w14:paraId="20E6F8B6" w14:textId="77777777" w:rsidR="00FB0307" w:rsidRPr="00F92BFE" w:rsidRDefault="00FB0307">
      <w:pPr>
        <w:pStyle w:val="3a"/>
        <w:rPr>
          <w:rFonts w:ascii="Calibri" w:eastAsia="Times New Roman" w:hAnsi="Calibri" w:cs="Arial"/>
          <w:b w:val="0"/>
          <w:noProof/>
          <w:sz w:val="22"/>
          <w:szCs w:val="22"/>
          <w:lang w:val="en-US" w:eastAsia="en-US"/>
        </w:rPr>
      </w:pPr>
      <w:hyperlink w:anchor="_Toc366142179" w:history="1">
        <w:r w:rsidRPr="00761B91">
          <w:rPr>
            <w:rStyle w:val="affb"/>
            <w:noProof/>
          </w:rPr>
          <w:t>A.8.2</w:t>
        </w:r>
        <w:r w:rsidRPr="00F92BFE">
          <w:rPr>
            <w:rFonts w:ascii="Calibri" w:eastAsia="Times New Roman" w:hAnsi="Calibri" w:cs="Arial"/>
            <w:b w:val="0"/>
            <w:noProof/>
            <w:sz w:val="22"/>
            <w:szCs w:val="22"/>
            <w:lang w:val="en-US" w:eastAsia="en-US"/>
          </w:rPr>
          <w:tab/>
        </w:r>
        <w:r w:rsidRPr="00761B91">
          <w:rPr>
            <w:rStyle w:val="affb"/>
            <w:noProof/>
          </w:rPr>
          <w:t>JSON Syntactic Grammar</w:t>
        </w:r>
        <w:r>
          <w:rPr>
            <w:noProof/>
            <w:webHidden/>
          </w:rPr>
          <w:tab/>
        </w:r>
        <w:r>
          <w:rPr>
            <w:noProof/>
            <w:webHidden/>
          </w:rPr>
          <w:fldChar w:fldCharType="begin"/>
        </w:r>
        <w:r>
          <w:rPr>
            <w:noProof/>
            <w:webHidden/>
          </w:rPr>
          <w:instrText xml:space="preserve"> PAGEREF _Toc366142179 \h </w:instrText>
        </w:r>
        <w:r>
          <w:rPr>
            <w:noProof/>
            <w:webHidden/>
          </w:rPr>
        </w:r>
        <w:r>
          <w:rPr>
            <w:noProof/>
            <w:webHidden/>
          </w:rPr>
          <w:fldChar w:fldCharType="separate"/>
        </w:r>
        <w:r w:rsidR="00083CEC">
          <w:rPr>
            <w:noProof/>
            <w:webHidden/>
          </w:rPr>
          <w:t>438</w:t>
        </w:r>
        <w:r>
          <w:rPr>
            <w:noProof/>
            <w:webHidden/>
          </w:rPr>
          <w:fldChar w:fldCharType="end"/>
        </w:r>
      </w:hyperlink>
    </w:p>
    <w:p w14:paraId="57E01DA8" w14:textId="77777777" w:rsidR="00FB0307" w:rsidRPr="00F92BFE" w:rsidRDefault="00FB0307">
      <w:pPr>
        <w:pStyle w:val="12"/>
        <w:rPr>
          <w:rFonts w:ascii="Calibri" w:eastAsia="Times New Roman" w:hAnsi="Calibri" w:cs="Arial"/>
          <w:b w:val="0"/>
          <w:noProof/>
          <w:sz w:val="22"/>
          <w:szCs w:val="22"/>
          <w:lang w:val="en-US" w:eastAsia="en-US"/>
        </w:rPr>
      </w:pPr>
      <w:hyperlink w:anchor="_Toc366142180" w:history="1">
        <w:r w:rsidRPr="00761B91">
          <w:rPr>
            <w:rStyle w:val="affb"/>
            <w:noProof/>
          </w:rPr>
          <w:t>Annex B  (normative)  Additional ECMAScript Features for Web Browsers</w:t>
        </w:r>
        <w:r>
          <w:rPr>
            <w:noProof/>
            <w:webHidden/>
          </w:rPr>
          <w:tab/>
        </w:r>
        <w:r>
          <w:rPr>
            <w:noProof/>
            <w:webHidden/>
          </w:rPr>
          <w:fldChar w:fldCharType="begin"/>
        </w:r>
        <w:r>
          <w:rPr>
            <w:noProof/>
            <w:webHidden/>
          </w:rPr>
          <w:instrText xml:space="preserve"> PAGEREF _Toc366142180 \h </w:instrText>
        </w:r>
        <w:r>
          <w:rPr>
            <w:noProof/>
            <w:webHidden/>
          </w:rPr>
        </w:r>
        <w:r>
          <w:rPr>
            <w:noProof/>
            <w:webHidden/>
          </w:rPr>
          <w:fldChar w:fldCharType="separate"/>
        </w:r>
        <w:r w:rsidR="00083CEC">
          <w:rPr>
            <w:noProof/>
            <w:webHidden/>
          </w:rPr>
          <w:t>440</w:t>
        </w:r>
        <w:r>
          <w:rPr>
            <w:noProof/>
            <w:webHidden/>
          </w:rPr>
          <w:fldChar w:fldCharType="end"/>
        </w:r>
      </w:hyperlink>
    </w:p>
    <w:p w14:paraId="4BDE9112" w14:textId="77777777" w:rsidR="00FB0307" w:rsidRPr="00F92BFE" w:rsidRDefault="00FB0307">
      <w:pPr>
        <w:pStyle w:val="2c"/>
        <w:rPr>
          <w:rFonts w:ascii="Calibri" w:eastAsia="Times New Roman" w:hAnsi="Calibri" w:cs="Arial"/>
          <w:b w:val="0"/>
          <w:noProof/>
          <w:sz w:val="22"/>
          <w:szCs w:val="22"/>
          <w:lang w:val="en-US" w:eastAsia="en-US"/>
        </w:rPr>
      </w:pPr>
      <w:hyperlink w:anchor="_Toc366142181" w:history="1">
        <w:r w:rsidRPr="00761B91">
          <w:rPr>
            <w:rStyle w:val="affb"/>
            <w:noProof/>
          </w:rPr>
          <w:t>B.1</w:t>
        </w:r>
        <w:r w:rsidRPr="00F92BFE">
          <w:rPr>
            <w:rFonts w:ascii="Calibri" w:eastAsia="Times New Roman" w:hAnsi="Calibri" w:cs="Arial"/>
            <w:b w:val="0"/>
            <w:noProof/>
            <w:sz w:val="22"/>
            <w:szCs w:val="22"/>
            <w:lang w:val="en-US" w:eastAsia="en-US"/>
          </w:rPr>
          <w:tab/>
        </w:r>
        <w:r w:rsidRPr="00761B91">
          <w:rPr>
            <w:rStyle w:val="affb"/>
            <w:noProof/>
          </w:rPr>
          <w:t>Additional Syntax</w:t>
        </w:r>
        <w:r>
          <w:rPr>
            <w:noProof/>
            <w:webHidden/>
          </w:rPr>
          <w:tab/>
        </w:r>
        <w:r>
          <w:rPr>
            <w:noProof/>
            <w:webHidden/>
          </w:rPr>
          <w:fldChar w:fldCharType="begin"/>
        </w:r>
        <w:r>
          <w:rPr>
            <w:noProof/>
            <w:webHidden/>
          </w:rPr>
          <w:instrText xml:space="preserve"> PAGEREF _Toc366142181 \h </w:instrText>
        </w:r>
        <w:r>
          <w:rPr>
            <w:noProof/>
            <w:webHidden/>
          </w:rPr>
        </w:r>
        <w:r>
          <w:rPr>
            <w:noProof/>
            <w:webHidden/>
          </w:rPr>
          <w:fldChar w:fldCharType="separate"/>
        </w:r>
        <w:r w:rsidR="00083CEC">
          <w:rPr>
            <w:noProof/>
            <w:webHidden/>
          </w:rPr>
          <w:t>440</w:t>
        </w:r>
        <w:r>
          <w:rPr>
            <w:noProof/>
            <w:webHidden/>
          </w:rPr>
          <w:fldChar w:fldCharType="end"/>
        </w:r>
      </w:hyperlink>
    </w:p>
    <w:p w14:paraId="34702D9E" w14:textId="77777777" w:rsidR="00FB0307" w:rsidRPr="00F92BFE" w:rsidRDefault="00FB0307">
      <w:pPr>
        <w:pStyle w:val="3a"/>
        <w:rPr>
          <w:rFonts w:ascii="Calibri" w:eastAsia="Times New Roman" w:hAnsi="Calibri" w:cs="Arial"/>
          <w:b w:val="0"/>
          <w:noProof/>
          <w:sz w:val="22"/>
          <w:szCs w:val="22"/>
          <w:lang w:val="en-US" w:eastAsia="en-US"/>
        </w:rPr>
      </w:pPr>
      <w:hyperlink w:anchor="_Toc366142182" w:history="1">
        <w:r w:rsidRPr="00761B91">
          <w:rPr>
            <w:rStyle w:val="affb"/>
            <w:noProof/>
          </w:rPr>
          <w:t>B.1.1</w:t>
        </w:r>
        <w:r w:rsidRPr="00F92BFE">
          <w:rPr>
            <w:rFonts w:ascii="Calibri" w:eastAsia="Times New Roman" w:hAnsi="Calibri" w:cs="Arial"/>
            <w:b w:val="0"/>
            <w:noProof/>
            <w:sz w:val="22"/>
            <w:szCs w:val="22"/>
            <w:lang w:val="en-US" w:eastAsia="en-US"/>
          </w:rPr>
          <w:tab/>
        </w:r>
        <w:r w:rsidRPr="00761B91">
          <w:rPr>
            <w:rStyle w:val="affb"/>
            <w:noProof/>
          </w:rPr>
          <w:t>Numeric Literals</w:t>
        </w:r>
        <w:r>
          <w:rPr>
            <w:noProof/>
            <w:webHidden/>
          </w:rPr>
          <w:tab/>
        </w:r>
        <w:r>
          <w:rPr>
            <w:noProof/>
            <w:webHidden/>
          </w:rPr>
          <w:fldChar w:fldCharType="begin"/>
        </w:r>
        <w:r>
          <w:rPr>
            <w:noProof/>
            <w:webHidden/>
          </w:rPr>
          <w:instrText xml:space="preserve"> PAGEREF _Toc366142182 \h </w:instrText>
        </w:r>
        <w:r>
          <w:rPr>
            <w:noProof/>
            <w:webHidden/>
          </w:rPr>
        </w:r>
        <w:r>
          <w:rPr>
            <w:noProof/>
            <w:webHidden/>
          </w:rPr>
          <w:fldChar w:fldCharType="separate"/>
        </w:r>
        <w:r w:rsidR="00083CEC">
          <w:rPr>
            <w:noProof/>
            <w:webHidden/>
          </w:rPr>
          <w:t>440</w:t>
        </w:r>
        <w:r>
          <w:rPr>
            <w:noProof/>
            <w:webHidden/>
          </w:rPr>
          <w:fldChar w:fldCharType="end"/>
        </w:r>
      </w:hyperlink>
    </w:p>
    <w:p w14:paraId="4E92C437" w14:textId="77777777" w:rsidR="00FB0307" w:rsidRPr="00F92BFE" w:rsidRDefault="00FB0307">
      <w:pPr>
        <w:pStyle w:val="3a"/>
        <w:rPr>
          <w:rFonts w:ascii="Calibri" w:eastAsia="Times New Roman" w:hAnsi="Calibri" w:cs="Arial"/>
          <w:b w:val="0"/>
          <w:noProof/>
          <w:sz w:val="22"/>
          <w:szCs w:val="22"/>
          <w:lang w:val="en-US" w:eastAsia="en-US"/>
        </w:rPr>
      </w:pPr>
      <w:hyperlink w:anchor="_Toc366142183" w:history="1">
        <w:r w:rsidRPr="00761B91">
          <w:rPr>
            <w:rStyle w:val="affb"/>
            <w:noProof/>
          </w:rPr>
          <w:t>B.1.2</w:t>
        </w:r>
        <w:r w:rsidRPr="00F92BFE">
          <w:rPr>
            <w:rFonts w:ascii="Calibri" w:eastAsia="Times New Roman" w:hAnsi="Calibri" w:cs="Arial"/>
            <w:b w:val="0"/>
            <w:noProof/>
            <w:sz w:val="22"/>
            <w:szCs w:val="22"/>
            <w:lang w:val="en-US" w:eastAsia="en-US"/>
          </w:rPr>
          <w:tab/>
        </w:r>
        <w:r w:rsidRPr="00761B91">
          <w:rPr>
            <w:rStyle w:val="affb"/>
            <w:noProof/>
          </w:rPr>
          <w:t>String Literals</w:t>
        </w:r>
        <w:r>
          <w:rPr>
            <w:noProof/>
            <w:webHidden/>
          </w:rPr>
          <w:tab/>
        </w:r>
        <w:r>
          <w:rPr>
            <w:noProof/>
            <w:webHidden/>
          </w:rPr>
          <w:fldChar w:fldCharType="begin"/>
        </w:r>
        <w:r>
          <w:rPr>
            <w:noProof/>
            <w:webHidden/>
          </w:rPr>
          <w:instrText xml:space="preserve"> PAGEREF _Toc366142183 \h </w:instrText>
        </w:r>
        <w:r>
          <w:rPr>
            <w:noProof/>
            <w:webHidden/>
          </w:rPr>
        </w:r>
        <w:r>
          <w:rPr>
            <w:noProof/>
            <w:webHidden/>
          </w:rPr>
          <w:fldChar w:fldCharType="separate"/>
        </w:r>
        <w:r w:rsidR="00083CEC">
          <w:rPr>
            <w:noProof/>
            <w:webHidden/>
          </w:rPr>
          <w:t>440</w:t>
        </w:r>
        <w:r>
          <w:rPr>
            <w:noProof/>
            <w:webHidden/>
          </w:rPr>
          <w:fldChar w:fldCharType="end"/>
        </w:r>
      </w:hyperlink>
    </w:p>
    <w:p w14:paraId="6F7E4633" w14:textId="77777777" w:rsidR="00FB0307" w:rsidRPr="00F92BFE" w:rsidRDefault="00FB0307">
      <w:pPr>
        <w:pStyle w:val="3a"/>
        <w:rPr>
          <w:rFonts w:ascii="Calibri" w:eastAsia="Times New Roman" w:hAnsi="Calibri" w:cs="Arial"/>
          <w:b w:val="0"/>
          <w:noProof/>
          <w:sz w:val="22"/>
          <w:szCs w:val="22"/>
          <w:lang w:val="en-US" w:eastAsia="en-US"/>
        </w:rPr>
      </w:pPr>
      <w:hyperlink w:anchor="_Toc366142184" w:history="1">
        <w:r w:rsidRPr="00761B91">
          <w:rPr>
            <w:rStyle w:val="affb"/>
            <w:noProof/>
          </w:rPr>
          <w:t>B.1.3</w:t>
        </w:r>
        <w:r w:rsidRPr="00F92BFE">
          <w:rPr>
            <w:rFonts w:ascii="Calibri" w:eastAsia="Times New Roman" w:hAnsi="Calibri" w:cs="Arial"/>
            <w:b w:val="0"/>
            <w:noProof/>
            <w:sz w:val="22"/>
            <w:szCs w:val="22"/>
            <w:lang w:val="en-US" w:eastAsia="en-US"/>
          </w:rPr>
          <w:tab/>
        </w:r>
        <w:r w:rsidRPr="00761B91">
          <w:rPr>
            <w:rStyle w:val="affb"/>
            <w:noProof/>
          </w:rPr>
          <w:t>HTML-like Comments</w:t>
        </w:r>
        <w:r>
          <w:rPr>
            <w:noProof/>
            <w:webHidden/>
          </w:rPr>
          <w:tab/>
        </w:r>
        <w:r>
          <w:rPr>
            <w:noProof/>
            <w:webHidden/>
          </w:rPr>
          <w:fldChar w:fldCharType="begin"/>
        </w:r>
        <w:r>
          <w:rPr>
            <w:noProof/>
            <w:webHidden/>
          </w:rPr>
          <w:instrText xml:space="preserve"> PAGEREF _Toc366142184 \h </w:instrText>
        </w:r>
        <w:r>
          <w:rPr>
            <w:noProof/>
            <w:webHidden/>
          </w:rPr>
        </w:r>
        <w:r>
          <w:rPr>
            <w:noProof/>
            <w:webHidden/>
          </w:rPr>
          <w:fldChar w:fldCharType="separate"/>
        </w:r>
        <w:r w:rsidR="00083CEC">
          <w:rPr>
            <w:noProof/>
            <w:webHidden/>
          </w:rPr>
          <w:t>441</w:t>
        </w:r>
        <w:r>
          <w:rPr>
            <w:noProof/>
            <w:webHidden/>
          </w:rPr>
          <w:fldChar w:fldCharType="end"/>
        </w:r>
      </w:hyperlink>
    </w:p>
    <w:p w14:paraId="5A57F2A9" w14:textId="77777777" w:rsidR="00FB0307" w:rsidRPr="00F92BFE" w:rsidRDefault="00FB0307">
      <w:pPr>
        <w:pStyle w:val="2c"/>
        <w:rPr>
          <w:rFonts w:ascii="Calibri" w:eastAsia="Times New Roman" w:hAnsi="Calibri" w:cs="Arial"/>
          <w:b w:val="0"/>
          <w:noProof/>
          <w:sz w:val="22"/>
          <w:szCs w:val="22"/>
          <w:lang w:val="en-US" w:eastAsia="en-US"/>
        </w:rPr>
      </w:pPr>
      <w:hyperlink w:anchor="_Toc366142185" w:history="1">
        <w:r w:rsidRPr="00761B91">
          <w:rPr>
            <w:rStyle w:val="affb"/>
            <w:noProof/>
          </w:rPr>
          <w:t>B.2</w:t>
        </w:r>
        <w:r w:rsidRPr="00F92BFE">
          <w:rPr>
            <w:rFonts w:ascii="Calibri" w:eastAsia="Times New Roman" w:hAnsi="Calibri" w:cs="Arial"/>
            <w:b w:val="0"/>
            <w:noProof/>
            <w:sz w:val="22"/>
            <w:szCs w:val="22"/>
            <w:lang w:val="en-US" w:eastAsia="en-US"/>
          </w:rPr>
          <w:tab/>
        </w:r>
        <w:r w:rsidRPr="00761B91">
          <w:rPr>
            <w:rStyle w:val="affb"/>
            <w:noProof/>
          </w:rPr>
          <w:t>Additional Properties</w:t>
        </w:r>
        <w:r>
          <w:rPr>
            <w:noProof/>
            <w:webHidden/>
          </w:rPr>
          <w:tab/>
        </w:r>
        <w:r>
          <w:rPr>
            <w:noProof/>
            <w:webHidden/>
          </w:rPr>
          <w:fldChar w:fldCharType="begin"/>
        </w:r>
        <w:r>
          <w:rPr>
            <w:noProof/>
            <w:webHidden/>
          </w:rPr>
          <w:instrText xml:space="preserve"> PAGEREF _Toc366142185 \h </w:instrText>
        </w:r>
        <w:r>
          <w:rPr>
            <w:noProof/>
            <w:webHidden/>
          </w:rPr>
        </w:r>
        <w:r>
          <w:rPr>
            <w:noProof/>
            <w:webHidden/>
          </w:rPr>
          <w:fldChar w:fldCharType="separate"/>
        </w:r>
        <w:r w:rsidR="00083CEC">
          <w:rPr>
            <w:noProof/>
            <w:webHidden/>
          </w:rPr>
          <w:t>441</w:t>
        </w:r>
        <w:r>
          <w:rPr>
            <w:noProof/>
            <w:webHidden/>
          </w:rPr>
          <w:fldChar w:fldCharType="end"/>
        </w:r>
      </w:hyperlink>
    </w:p>
    <w:p w14:paraId="7B051907" w14:textId="77777777" w:rsidR="00FB0307" w:rsidRPr="00F92BFE" w:rsidRDefault="00FB0307">
      <w:pPr>
        <w:pStyle w:val="3a"/>
        <w:rPr>
          <w:rFonts w:ascii="Calibri" w:eastAsia="Times New Roman" w:hAnsi="Calibri" w:cs="Arial"/>
          <w:b w:val="0"/>
          <w:noProof/>
          <w:sz w:val="22"/>
          <w:szCs w:val="22"/>
          <w:lang w:val="en-US" w:eastAsia="en-US"/>
        </w:rPr>
      </w:pPr>
      <w:hyperlink w:anchor="_Toc366142186" w:history="1">
        <w:r w:rsidRPr="00761B91">
          <w:rPr>
            <w:rStyle w:val="affb"/>
            <w:noProof/>
          </w:rPr>
          <w:t>B.2.1</w:t>
        </w:r>
        <w:r w:rsidRPr="00F92BFE">
          <w:rPr>
            <w:rFonts w:ascii="Calibri" w:eastAsia="Times New Roman" w:hAnsi="Calibri" w:cs="Arial"/>
            <w:b w:val="0"/>
            <w:noProof/>
            <w:sz w:val="22"/>
            <w:szCs w:val="22"/>
            <w:lang w:val="en-US" w:eastAsia="en-US"/>
          </w:rPr>
          <w:tab/>
        </w:r>
        <w:r w:rsidRPr="00761B91">
          <w:rPr>
            <w:rStyle w:val="affb"/>
            <w:noProof/>
          </w:rPr>
          <w:t>Additional Properties of the Global Object</w:t>
        </w:r>
        <w:r>
          <w:rPr>
            <w:noProof/>
            <w:webHidden/>
          </w:rPr>
          <w:tab/>
        </w:r>
        <w:r>
          <w:rPr>
            <w:noProof/>
            <w:webHidden/>
          </w:rPr>
          <w:fldChar w:fldCharType="begin"/>
        </w:r>
        <w:r>
          <w:rPr>
            <w:noProof/>
            <w:webHidden/>
          </w:rPr>
          <w:instrText xml:space="preserve"> PAGEREF _Toc366142186 \h </w:instrText>
        </w:r>
        <w:r>
          <w:rPr>
            <w:noProof/>
            <w:webHidden/>
          </w:rPr>
        </w:r>
        <w:r>
          <w:rPr>
            <w:noProof/>
            <w:webHidden/>
          </w:rPr>
          <w:fldChar w:fldCharType="separate"/>
        </w:r>
        <w:r w:rsidR="00083CEC">
          <w:rPr>
            <w:noProof/>
            <w:webHidden/>
          </w:rPr>
          <w:t>441</w:t>
        </w:r>
        <w:r>
          <w:rPr>
            <w:noProof/>
            <w:webHidden/>
          </w:rPr>
          <w:fldChar w:fldCharType="end"/>
        </w:r>
      </w:hyperlink>
    </w:p>
    <w:p w14:paraId="0D9E275E" w14:textId="77777777" w:rsidR="00FB0307" w:rsidRPr="00F92BFE" w:rsidRDefault="00FB0307">
      <w:pPr>
        <w:pStyle w:val="3a"/>
        <w:rPr>
          <w:rFonts w:ascii="Calibri" w:eastAsia="Times New Roman" w:hAnsi="Calibri" w:cs="Arial"/>
          <w:b w:val="0"/>
          <w:noProof/>
          <w:sz w:val="22"/>
          <w:szCs w:val="22"/>
          <w:lang w:val="en-US" w:eastAsia="en-US"/>
        </w:rPr>
      </w:pPr>
      <w:hyperlink w:anchor="_Toc366142187" w:history="1">
        <w:r w:rsidRPr="00761B91">
          <w:rPr>
            <w:rStyle w:val="affb"/>
            <w:noProof/>
          </w:rPr>
          <w:t>B.2.2</w:t>
        </w:r>
        <w:r w:rsidRPr="00F92BFE">
          <w:rPr>
            <w:rFonts w:ascii="Calibri" w:eastAsia="Times New Roman" w:hAnsi="Calibri" w:cs="Arial"/>
            <w:b w:val="0"/>
            <w:noProof/>
            <w:sz w:val="22"/>
            <w:szCs w:val="22"/>
            <w:lang w:val="en-US" w:eastAsia="en-US"/>
          </w:rPr>
          <w:tab/>
        </w:r>
        <w:r w:rsidRPr="00761B91">
          <w:rPr>
            <w:rStyle w:val="affb"/>
            <w:noProof/>
          </w:rPr>
          <w:t>Additional Properties of the Object.prototype Object</w:t>
        </w:r>
        <w:r>
          <w:rPr>
            <w:noProof/>
            <w:webHidden/>
          </w:rPr>
          <w:tab/>
        </w:r>
        <w:r>
          <w:rPr>
            <w:noProof/>
            <w:webHidden/>
          </w:rPr>
          <w:fldChar w:fldCharType="begin"/>
        </w:r>
        <w:r>
          <w:rPr>
            <w:noProof/>
            <w:webHidden/>
          </w:rPr>
          <w:instrText xml:space="preserve"> PAGEREF _Toc366142187 \h </w:instrText>
        </w:r>
        <w:r>
          <w:rPr>
            <w:noProof/>
            <w:webHidden/>
          </w:rPr>
        </w:r>
        <w:r>
          <w:rPr>
            <w:noProof/>
            <w:webHidden/>
          </w:rPr>
          <w:fldChar w:fldCharType="separate"/>
        </w:r>
        <w:r w:rsidR="00083CEC">
          <w:rPr>
            <w:noProof/>
            <w:webHidden/>
          </w:rPr>
          <w:t>442</w:t>
        </w:r>
        <w:r>
          <w:rPr>
            <w:noProof/>
            <w:webHidden/>
          </w:rPr>
          <w:fldChar w:fldCharType="end"/>
        </w:r>
      </w:hyperlink>
    </w:p>
    <w:p w14:paraId="07590483" w14:textId="77777777" w:rsidR="00FB0307" w:rsidRPr="00F92BFE" w:rsidRDefault="00FB0307">
      <w:pPr>
        <w:pStyle w:val="3a"/>
        <w:rPr>
          <w:rFonts w:ascii="Calibri" w:eastAsia="Times New Roman" w:hAnsi="Calibri" w:cs="Arial"/>
          <w:b w:val="0"/>
          <w:noProof/>
          <w:sz w:val="22"/>
          <w:szCs w:val="22"/>
          <w:lang w:val="en-US" w:eastAsia="en-US"/>
        </w:rPr>
      </w:pPr>
      <w:hyperlink w:anchor="_Toc366142188" w:history="1">
        <w:r w:rsidRPr="00761B91">
          <w:rPr>
            <w:rStyle w:val="affb"/>
            <w:noProof/>
          </w:rPr>
          <w:t>B.2.3</w:t>
        </w:r>
        <w:r w:rsidRPr="00F92BFE">
          <w:rPr>
            <w:rFonts w:ascii="Calibri" w:eastAsia="Times New Roman" w:hAnsi="Calibri" w:cs="Arial"/>
            <w:b w:val="0"/>
            <w:noProof/>
            <w:sz w:val="22"/>
            <w:szCs w:val="22"/>
            <w:lang w:val="en-US" w:eastAsia="en-US"/>
          </w:rPr>
          <w:tab/>
        </w:r>
        <w:r w:rsidRPr="00761B91">
          <w:rPr>
            <w:rStyle w:val="affb"/>
            <w:noProof/>
          </w:rPr>
          <w:t>Additional Properties of the String.prototype Object</w:t>
        </w:r>
        <w:r>
          <w:rPr>
            <w:noProof/>
            <w:webHidden/>
          </w:rPr>
          <w:tab/>
        </w:r>
        <w:r>
          <w:rPr>
            <w:noProof/>
            <w:webHidden/>
          </w:rPr>
          <w:fldChar w:fldCharType="begin"/>
        </w:r>
        <w:r>
          <w:rPr>
            <w:noProof/>
            <w:webHidden/>
          </w:rPr>
          <w:instrText xml:space="preserve"> PAGEREF _Toc366142188 \h </w:instrText>
        </w:r>
        <w:r>
          <w:rPr>
            <w:noProof/>
            <w:webHidden/>
          </w:rPr>
        </w:r>
        <w:r>
          <w:rPr>
            <w:noProof/>
            <w:webHidden/>
          </w:rPr>
          <w:fldChar w:fldCharType="separate"/>
        </w:r>
        <w:r w:rsidR="00083CEC">
          <w:rPr>
            <w:noProof/>
            <w:webHidden/>
          </w:rPr>
          <w:t>443</w:t>
        </w:r>
        <w:r>
          <w:rPr>
            <w:noProof/>
            <w:webHidden/>
          </w:rPr>
          <w:fldChar w:fldCharType="end"/>
        </w:r>
      </w:hyperlink>
    </w:p>
    <w:p w14:paraId="7D0ED460" w14:textId="77777777" w:rsidR="00FB0307" w:rsidRPr="00F92BFE" w:rsidRDefault="00FB0307">
      <w:pPr>
        <w:pStyle w:val="3a"/>
        <w:rPr>
          <w:rFonts w:ascii="Calibri" w:eastAsia="Times New Roman" w:hAnsi="Calibri" w:cs="Arial"/>
          <w:b w:val="0"/>
          <w:noProof/>
          <w:sz w:val="22"/>
          <w:szCs w:val="22"/>
          <w:lang w:val="en-US" w:eastAsia="en-US"/>
        </w:rPr>
      </w:pPr>
      <w:hyperlink w:anchor="_Toc366142189" w:history="1">
        <w:r w:rsidRPr="00761B91">
          <w:rPr>
            <w:rStyle w:val="affb"/>
            <w:noProof/>
          </w:rPr>
          <w:t>B.2.4</w:t>
        </w:r>
        <w:r w:rsidRPr="00F92BFE">
          <w:rPr>
            <w:rFonts w:ascii="Calibri" w:eastAsia="Times New Roman" w:hAnsi="Calibri" w:cs="Arial"/>
            <w:b w:val="0"/>
            <w:noProof/>
            <w:sz w:val="22"/>
            <w:szCs w:val="22"/>
            <w:lang w:val="en-US" w:eastAsia="en-US"/>
          </w:rPr>
          <w:tab/>
        </w:r>
        <w:r w:rsidRPr="00761B91">
          <w:rPr>
            <w:rStyle w:val="affb"/>
            <w:noProof/>
          </w:rPr>
          <w:t>Additional Properties of the Date.prototype Object</w:t>
        </w:r>
        <w:r>
          <w:rPr>
            <w:noProof/>
            <w:webHidden/>
          </w:rPr>
          <w:tab/>
        </w:r>
        <w:r>
          <w:rPr>
            <w:noProof/>
            <w:webHidden/>
          </w:rPr>
          <w:fldChar w:fldCharType="begin"/>
        </w:r>
        <w:r>
          <w:rPr>
            <w:noProof/>
            <w:webHidden/>
          </w:rPr>
          <w:instrText xml:space="preserve"> PAGEREF _Toc366142189 \h </w:instrText>
        </w:r>
        <w:r>
          <w:rPr>
            <w:noProof/>
            <w:webHidden/>
          </w:rPr>
        </w:r>
        <w:r>
          <w:rPr>
            <w:noProof/>
            <w:webHidden/>
          </w:rPr>
          <w:fldChar w:fldCharType="separate"/>
        </w:r>
        <w:r w:rsidR="00083CEC">
          <w:rPr>
            <w:noProof/>
            <w:webHidden/>
          </w:rPr>
          <w:t>445</w:t>
        </w:r>
        <w:r>
          <w:rPr>
            <w:noProof/>
            <w:webHidden/>
          </w:rPr>
          <w:fldChar w:fldCharType="end"/>
        </w:r>
      </w:hyperlink>
    </w:p>
    <w:p w14:paraId="3CF66F52" w14:textId="77777777" w:rsidR="00FB0307" w:rsidRPr="00F92BFE" w:rsidRDefault="00FB0307">
      <w:pPr>
        <w:pStyle w:val="3a"/>
        <w:rPr>
          <w:rFonts w:ascii="Calibri" w:eastAsia="Times New Roman" w:hAnsi="Calibri" w:cs="Arial"/>
          <w:b w:val="0"/>
          <w:noProof/>
          <w:sz w:val="22"/>
          <w:szCs w:val="22"/>
          <w:lang w:val="en-US" w:eastAsia="en-US"/>
        </w:rPr>
      </w:pPr>
      <w:hyperlink w:anchor="_Toc366142190" w:history="1">
        <w:r w:rsidRPr="00761B91">
          <w:rPr>
            <w:rStyle w:val="affb"/>
            <w:noProof/>
          </w:rPr>
          <w:t>B.2.5</w:t>
        </w:r>
        <w:r w:rsidRPr="00F92BFE">
          <w:rPr>
            <w:rFonts w:ascii="Calibri" w:eastAsia="Times New Roman" w:hAnsi="Calibri" w:cs="Arial"/>
            <w:b w:val="0"/>
            <w:noProof/>
            <w:sz w:val="22"/>
            <w:szCs w:val="22"/>
            <w:lang w:val="en-US" w:eastAsia="en-US"/>
          </w:rPr>
          <w:tab/>
        </w:r>
        <w:r w:rsidRPr="00761B91">
          <w:rPr>
            <w:rStyle w:val="affb"/>
            <w:noProof/>
          </w:rPr>
          <w:t>Additional Properties of the RegExp.prototype Object</w:t>
        </w:r>
        <w:r>
          <w:rPr>
            <w:noProof/>
            <w:webHidden/>
          </w:rPr>
          <w:tab/>
        </w:r>
        <w:r>
          <w:rPr>
            <w:noProof/>
            <w:webHidden/>
          </w:rPr>
          <w:fldChar w:fldCharType="begin"/>
        </w:r>
        <w:r>
          <w:rPr>
            <w:noProof/>
            <w:webHidden/>
          </w:rPr>
          <w:instrText xml:space="preserve"> PAGEREF _Toc366142190 \h </w:instrText>
        </w:r>
        <w:r>
          <w:rPr>
            <w:noProof/>
            <w:webHidden/>
          </w:rPr>
        </w:r>
        <w:r>
          <w:rPr>
            <w:noProof/>
            <w:webHidden/>
          </w:rPr>
          <w:fldChar w:fldCharType="separate"/>
        </w:r>
        <w:r w:rsidR="00083CEC">
          <w:rPr>
            <w:noProof/>
            <w:webHidden/>
          </w:rPr>
          <w:t>446</w:t>
        </w:r>
        <w:r>
          <w:rPr>
            <w:noProof/>
            <w:webHidden/>
          </w:rPr>
          <w:fldChar w:fldCharType="end"/>
        </w:r>
      </w:hyperlink>
    </w:p>
    <w:p w14:paraId="55196DC9" w14:textId="77777777" w:rsidR="00FB0307" w:rsidRPr="00F92BFE" w:rsidRDefault="00FB0307">
      <w:pPr>
        <w:pStyle w:val="2c"/>
        <w:rPr>
          <w:rFonts w:ascii="Calibri" w:eastAsia="Times New Roman" w:hAnsi="Calibri" w:cs="Arial"/>
          <w:b w:val="0"/>
          <w:noProof/>
          <w:sz w:val="22"/>
          <w:szCs w:val="22"/>
          <w:lang w:val="en-US" w:eastAsia="en-US"/>
        </w:rPr>
      </w:pPr>
      <w:hyperlink w:anchor="_Toc366142191" w:history="1">
        <w:r w:rsidRPr="00761B91">
          <w:rPr>
            <w:rStyle w:val="affb"/>
            <w:noProof/>
          </w:rPr>
          <w:t>B.3</w:t>
        </w:r>
        <w:r w:rsidRPr="00F92BFE">
          <w:rPr>
            <w:rFonts w:ascii="Calibri" w:eastAsia="Times New Roman" w:hAnsi="Calibri" w:cs="Arial"/>
            <w:b w:val="0"/>
            <w:noProof/>
            <w:sz w:val="22"/>
            <w:szCs w:val="22"/>
            <w:lang w:val="en-US" w:eastAsia="en-US"/>
          </w:rPr>
          <w:tab/>
        </w:r>
        <w:r w:rsidRPr="00761B91">
          <w:rPr>
            <w:rStyle w:val="affb"/>
            <w:noProof/>
          </w:rPr>
          <w:t>Other Additional Features</w:t>
        </w:r>
        <w:r>
          <w:rPr>
            <w:noProof/>
            <w:webHidden/>
          </w:rPr>
          <w:tab/>
        </w:r>
        <w:r>
          <w:rPr>
            <w:noProof/>
            <w:webHidden/>
          </w:rPr>
          <w:fldChar w:fldCharType="begin"/>
        </w:r>
        <w:r>
          <w:rPr>
            <w:noProof/>
            <w:webHidden/>
          </w:rPr>
          <w:instrText xml:space="preserve"> PAGEREF _Toc366142191 \h </w:instrText>
        </w:r>
        <w:r>
          <w:rPr>
            <w:noProof/>
            <w:webHidden/>
          </w:rPr>
        </w:r>
        <w:r>
          <w:rPr>
            <w:noProof/>
            <w:webHidden/>
          </w:rPr>
          <w:fldChar w:fldCharType="separate"/>
        </w:r>
        <w:r w:rsidR="00083CEC">
          <w:rPr>
            <w:noProof/>
            <w:webHidden/>
          </w:rPr>
          <w:t>446</w:t>
        </w:r>
        <w:r>
          <w:rPr>
            <w:noProof/>
            <w:webHidden/>
          </w:rPr>
          <w:fldChar w:fldCharType="end"/>
        </w:r>
      </w:hyperlink>
    </w:p>
    <w:p w14:paraId="4B959F6C" w14:textId="77777777" w:rsidR="00FB0307" w:rsidRPr="00F92BFE" w:rsidRDefault="00FB0307">
      <w:pPr>
        <w:pStyle w:val="3a"/>
        <w:rPr>
          <w:rFonts w:ascii="Calibri" w:eastAsia="Times New Roman" w:hAnsi="Calibri" w:cs="Arial"/>
          <w:b w:val="0"/>
          <w:noProof/>
          <w:sz w:val="22"/>
          <w:szCs w:val="22"/>
          <w:lang w:val="en-US" w:eastAsia="en-US"/>
        </w:rPr>
      </w:pPr>
      <w:hyperlink w:anchor="_Toc366142192" w:history="1">
        <w:r w:rsidRPr="00761B91">
          <w:rPr>
            <w:rStyle w:val="affb"/>
            <w:noProof/>
          </w:rPr>
          <w:t>B.3.1</w:t>
        </w:r>
        <w:r w:rsidRPr="00F92BFE">
          <w:rPr>
            <w:rFonts w:ascii="Calibri" w:eastAsia="Times New Roman" w:hAnsi="Calibri" w:cs="Arial"/>
            <w:b w:val="0"/>
            <w:noProof/>
            <w:sz w:val="22"/>
            <w:szCs w:val="22"/>
            <w:lang w:val="en-US" w:eastAsia="en-US"/>
          </w:rPr>
          <w:tab/>
        </w:r>
        <w:r w:rsidRPr="00761B91">
          <w:rPr>
            <w:rStyle w:val="affb"/>
            <w:noProof/>
          </w:rPr>
          <w:t>__proto___ Property Names in Object Initialisers</w:t>
        </w:r>
        <w:r>
          <w:rPr>
            <w:noProof/>
            <w:webHidden/>
          </w:rPr>
          <w:tab/>
        </w:r>
        <w:r>
          <w:rPr>
            <w:noProof/>
            <w:webHidden/>
          </w:rPr>
          <w:fldChar w:fldCharType="begin"/>
        </w:r>
        <w:r>
          <w:rPr>
            <w:noProof/>
            <w:webHidden/>
          </w:rPr>
          <w:instrText xml:space="preserve"> PAGEREF _Toc366142192 \h </w:instrText>
        </w:r>
        <w:r>
          <w:rPr>
            <w:noProof/>
            <w:webHidden/>
          </w:rPr>
        </w:r>
        <w:r>
          <w:rPr>
            <w:noProof/>
            <w:webHidden/>
          </w:rPr>
          <w:fldChar w:fldCharType="separate"/>
        </w:r>
        <w:r w:rsidR="00083CEC">
          <w:rPr>
            <w:noProof/>
            <w:webHidden/>
          </w:rPr>
          <w:t>446</w:t>
        </w:r>
        <w:r>
          <w:rPr>
            <w:noProof/>
            <w:webHidden/>
          </w:rPr>
          <w:fldChar w:fldCharType="end"/>
        </w:r>
      </w:hyperlink>
    </w:p>
    <w:p w14:paraId="4611BF30" w14:textId="77777777" w:rsidR="00FB0307" w:rsidRPr="00F92BFE" w:rsidRDefault="00FB0307">
      <w:pPr>
        <w:pStyle w:val="3a"/>
        <w:rPr>
          <w:rFonts w:ascii="Calibri" w:eastAsia="Times New Roman" w:hAnsi="Calibri" w:cs="Arial"/>
          <w:b w:val="0"/>
          <w:noProof/>
          <w:sz w:val="22"/>
          <w:szCs w:val="22"/>
          <w:lang w:val="en-US" w:eastAsia="en-US"/>
        </w:rPr>
      </w:pPr>
      <w:hyperlink w:anchor="_Toc366142193" w:history="1">
        <w:r w:rsidRPr="00761B91">
          <w:rPr>
            <w:rStyle w:val="affb"/>
            <w:noProof/>
          </w:rPr>
          <w:t>B.3.2</w:t>
        </w:r>
        <w:r w:rsidRPr="00F92BFE">
          <w:rPr>
            <w:rFonts w:ascii="Calibri" w:eastAsia="Times New Roman" w:hAnsi="Calibri" w:cs="Arial"/>
            <w:b w:val="0"/>
            <w:noProof/>
            <w:sz w:val="22"/>
            <w:szCs w:val="22"/>
            <w:lang w:val="en-US" w:eastAsia="en-US"/>
          </w:rPr>
          <w:tab/>
        </w:r>
        <w:r w:rsidRPr="00761B91">
          <w:rPr>
            <w:rStyle w:val="affb"/>
            <w:noProof/>
          </w:rPr>
          <w:t>Web Legacy Compatibility for Block-Level Function Declarations</w:t>
        </w:r>
        <w:r>
          <w:rPr>
            <w:noProof/>
            <w:webHidden/>
          </w:rPr>
          <w:tab/>
        </w:r>
        <w:r>
          <w:rPr>
            <w:noProof/>
            <w:webHidden/>
          </w:rPr>
          <w:fldChar w:fldCharType="begin"/>
        </w:r>
        <w:r>
          <w:rPr>
            <w:noProof/>
            <w:webHidden/>
          </w:rPr>
          <w:instrText xml:space="preserve"> PAGEREF _Toc366142193 \h </w:instrText>
        </w:r>
        <w:r>
          <w:rPr>
            <w:noProof/>
            <w:webHidden/>
          </w:rPr>
        </w:r>
        <w:r>
          <w:rPr>
            <w:noProof/>
            <w:webHidden/>
          </w:rPr>
          <w:fldChar w:fldCharType="separate"/>
        </w:r>
        <w:r w:rsidR="00083CEC">
          <w:rPr>
            <w:noProof/>
            <w:webHidden/>
          </w:rPr>
          <w:t>447</w:t>
        </w:r>
        <w:r>
          <w:rPr>
            <w:noProof/>
            <w:webHidden/>
          </w:rPr>
          <w:fldChar w:fldCharType="end"/>
        </w:r>
      </w:hyperlink>
    </w:p>
    <w:p w14:paraId="31E05CD2" w14:textId="77777777" w:rsidR="00FB0307" w:rsidRPr="00F92BFE" w:rsidRDefault="00FB0307">
      <w:pPr>
        <w:pStyle w:val="12"/>
        <w:rPr>
          <w:rFonts w:ascii="Calibri" w:eastAsia="Times New Roman" w:hAnsi="Calibri" w:cs="Arial"/>
          <w:b w:val="0"/>
          <w:noProof/>
          <w:sz w:val="22"/>
          <w:szCs w:val="22"/>
          <w:lang w:val="en-US" w:eastAsia="en-US"/>
        </w:rPr>
      </w:pPr>
      <w:hyperlink w:anchor="_Toc366142194" w:history="1">
        <w:r w:rsidRPr="00761B91">
          <w:rPr>
            <w:rStyle w:val="affb"/>
            <w:noProof/>
          </w:rPr>
          <w:t>Annex C (informative)  The Strict Mode of ECMAScript</w:t>
        </w:r>
        <w:r>
          <w:rPr>
            <w:noProof/>
            <w:webHidden/>
          </w:rPr>
          <w:tab/>
        </w:r>
        <w:r>
          <w:rPr>
            <w:noProof/>
            <w:webHidden/>
          </w:rPr>
          <w:fldChar w:fldCharType="begin"/>
        </w:r>
        <w:r>
          <w:rPr>
            <w:noProof/>
            <w:webHidden/>
          </w:rPr>
          <w:instrText xml:space="preserve"> PAGEREF _Toc366142194 \h </w:instrText>
        </w:r>
        <w:r>
          <w:rPr>
            <w:noProof/>
            <w:webHidden/>
          </w:rPr>
        </w:r>
        <w:r>
          <w:rPr>
            <w:noProof/>
            <w:webHidden/>
          </w:rPr>
          <w:fldChar w:fldCharType="separate"/>
        </w:r>
        <w:r w:rsidR="00083CEC">
          <w:rPr>
            <w:noProof/>
            <w:webHidden/>
          </w:rPr>
          <w:t>449</w:t>
        </w:r>
        <w:r>
          <w:rPr>
            <w:noProof/>
            <w:webHidden/>
          </w:rPr>
          <w:fldChar w:fldCharType="end"/>
        </w:r>
      </w:hyperlink>
    </w:p>
    <w:p w14:paraId="0755A99A" w14:textId="77777777" w:rsidR="00FB0307" w:rsidRPr="00F92BFE" w:rsidRDefault="00FB0307">
      <w:pPr>
        <w:pStyle w:val="12"/>
        <w:rPr>
          <w:rFonts w:ascii="Calibri" w:eastAsia="Times New Roman" w:hAnsi="Calibri" w:cs="Arial"/>
          <w:b w:val="0"/>
          <w:noProof/>
          <w:sz w:val="22"/>
          <w:szCs w:val="22"/>
          <w:lang w:val="en-US" w:eastAsia="en-US"/>
        </w:rPr>
      </w:pPr>
      <w:hyperlink w:anchor="_Toc366142195" w:history="1">
        <w:r w:rsidRPr="00761B91">
          <w:rPr>
            <w:rStyle w:val="affb"/>
            <w:noProof/>
          </w:rPr>
          <w:t>Annex D (informative) Corrections and Clarifications with Possible Compatibility Impact</w:t>
        </w:r>
        <w:r>
          <w:rPr>
            <w:noProof/>
            <w:webHidden/>
          </w:rPr>
          <w:tab/>
        </w:r>
        <w:r>
          <w:rPr>
            <w:noProof/>
            <w:webHidden/>
          </w:rPr>
          <w:fldChar w:fldCharType="begin"/>
        </w:r>
        <w:r>
          <w:rPr>
            <w:noProof/>
            <w:webHidden/>
          </w:rPr>
          <w:instrText xml:space="preserve"> PAGEREF _Toc366142195 \h </w:instrText>
        </w:r>
        <w:r>
          <w:rPr>
            <w:noProof/>
            <w:webHidden/>
          </w:rPr>
        </w:r>
        <w:r>
          <w:rPr>
            <w:noProof/>
            <w:webHidden/>
          </w:rPr>
          <w:fldChar w:fldCharType="separate"/>
        </w:r>
        <w:r w:rsidR="00083CEC">
          <w:rPr>
            <w:noProof/>
            <w:webHidden/>
          </w:rPr>
          <w:t>451</w:t>
        </w:r>
        <w:r>
          <w:rPr>
            <w:noProof/>
            <w:webHidden/>
          </w:rPr>
          <w:fldChar w:fldCharType="end"/>
        </w:r>
      </w:hyperlink>
    </w:p>
    <w:p w14:paraId="7C582D18" w14:textId="77777777" w:rsidR="00FB0307" w:rsidRPr="00F92BFE" w:rsidRDefault="00FB0307">
      <w:pPr>
        <w:pStyle w:val="12"/>
        <w:rPr>
          <w:rFonts w:ascii="Calibri" w:eastAsia="Times New Roman" w:hAnsi="Calibri" w:cs="Arial"/>
          <w:b w:val="0"/>
          <w:noProof/>
          <w:sz w:val="22"/>
          <w:szCs w:val="22"/>
          <w:lang w:val="en-US" w:eastAsia="en-US"/>
        </w:rPr>
      </w:pPr>
      <w:hyperlink w:anchor="_Toc366142196" w:history="1">
        <w:r w:rsidRPr="00761B91">
          <w:rPr>
            <w:rStyle w:val="affb"/>
            <w:noProof/>
          </w:rPr>
          <w:t>Annex E (informative)  Additions and Changes that Introduce Incompatibilities with Prior Editions</w:t>
        </w:r>
        <w:r>
          <w:rPr>
            <w:noProof/>
            <w:webHidden/>
          </w:rPr>
          <w:tab/>
        </w:r>
        <w:r>
          <w:rPr>
            <w:noProof/>
            <w:webHidden/>
          </w:rPr>
          <w:fldChar w:fldCharType="begin"/>
        </w:r>
        <w:r>
          <w:rPr>
            <w:noProof/>
            <w:webHidden/>
          </w:rPr>
          <w:instrText xml:space="preserve"> PAGEREF _Toc366142196 \h </w:instrText>
        </w:r>
        <w:r>
          <w:rPr>
            <w:noProof/>
            <w:webHidden/>
          </w:rPr>
        </w:r>
        <w:r>
          <w:rPr>
            <w:noProof/>
            <w:webHidden/>
          </w:rPr>
          <w:fldChar w:fldCharType="separate"/>
        </w:r>
        <w:r w:rsidR="00083CEC">
          <w:rPr>
            <w:noProof/>
            <w:webHidden/>
          </w:rPr>
          <w:t>454</w:t>
        </w:r>
        <w:r>
          <w:rPr>
            <w:noProof/>
            <w:webHidden/>
          </w:rPr>
          <w:fldChar w:fldCharType="end"/>
        </w:r>
      </w:hyperlink>
    </w:p>
    <w:p w14:paraId="5DC6DBBE" w14:textId="77777777" w:rsidR="00FB0307" w:rsidRPr="00F92BFE" w:rsidRDefault="00FB0307">
      <w:pPr>
        <w:pStyle w:val="2c"/>
        <w:rPr>
          <w:rFonts w:ascii="Calibri" w:eastAsia="Times New Roman" w:hAnsi="Calibri" w:cs="Arial"/>
          <w:b w:val="0"/>
          <w:noProof/>
          <w:sz w:val="22"/>
          <w:szCs w:val="22"/>
          <w:lang w:val="en-US" w:eastAsia="en-US"/>
        </w:rPr>
      </w:pPr>
      <w:hyperlink w:anchor="_Toc366142197" w:history="1">
        <w:r w:rsidRPr="00761B91">
          <w:rPr>
            <w:rStyle w:val="affb"/>
            <w:noProof/>
          </w:rPr>
          <w:t>E.1</w:t>
        </w:r>
        <w:r w:rsidRPr="00F92BFE">
          <w:rPr>
            <w:rFonts w:ascii="Calibri" w:eastAsia="Times New Roman" w:hAnsi="Calibri" w:cs="Arial"/>
            <w:b w:val="0"/>
            <w:noProof/>
            <w:sz w:val="22"/>
            <w:szCs w:val="22"/>
            <w:lang w:val="en-US" w:eastAsia="en-US"/>
          </w:rPr>
          <w:tab/>
        </w:r>
        <w:r w:rsidRPr="00761B91">
          <w:rPr>
            <w:rStyle w:val="affb"/>
            <w:noProof/>
          </w:rPr>
          <w:t>In the 6</w:t>
        </w:r>
        <w:r w:rsidRPr="00761B91">
          <w:rPr>
            <w:rStyle w:val="affb"/>
            <w:noProof/>
            <w:vertAlign w:val="superscript"/>
          </w:rPr>
          <w:t>th</w:t>
        </w:r>
        <w:r w:rsidRPr="00761B91">
          <w:rPr>
            <w:rStyle w:val="affb"/>
            <w:noProof/>
          </w:rPr>
          <w:t xml:space="preserve"> Edition</w:t>
        </w:r>
        <w:r>
          <w:rPr>
            <w:noProof/>
            <w:webHidden/>
          </w:rPr>
          <w:tab/>
        </w:r>
        <w:r>
          <w:rPr>
            <w:noProof/>
            <w:webHidden/>
          </w:rPr>
          <w:fldChar w:fldCharType="begin"/>
        </w:r>
        <w:r>
          <w:rPr>
            <w:noProof/>
            <w:webHidden/>
          </w:rPr>
          <w:instrText xml:space="preserve"> PAGEREF _Toc366142197 \h </w:instrText>
        </w:r>
        <w:r>
          <w:rPr>
            <w:noProof/>
            <w:webHidden/>
          </w:rPr>
        </w:r>
        <w:r>
          <w:rPr>
            <w:noProof/>
            <w:webHidden/>
          </w:rPr>
          <w:fldChar w:fldCharType="separate"/>
        </w:r>
        <w:r w:rsidR="00083CEC">
          <w:rPr>
            <w:noProof/>
            <w:webHidden/>
          </w:rPr>
          <w:t>454</w:t>
        </w:r>
        <w:r>
          <w:rPr>
            <w:noProof/>
            <w:webHidden/>
          </w:rPr>
          <w:fldChar w:fldCharType="end"/>
        </w:r>
      </w:hyperlink>
    </w:p>
    <w:p w14:paraId="30E8E2C3" w14:textId="77777777" w:rsidR="00FB0307" w:rsidRPr="00F92BFE" w:rsidRDefault="00FB0307">
      <w:pPr>
        <w:pStyle w:val="2c"/>
        <w:rPr>
          <w:rFonts w:ascii="Calibri" w:eastAsia="Times New Roman" w:hAnsi="Calibri" w:cs="Arial"/>
          <w:b w:val="0"/>
          <w:noProof/>
          <w:sz w:val="22"/>
          <w:szCs w:val="22"/>
          <w:lang w:val="en-US" w:eastAsia="en-US"/>
        </w:rPr>
      </w:pPr>
      <w:hyperlink w:anchor="_Toc366142198" w:history="1">
        <w:r w:rsidRPr="00761B91">
          <w:rPr>
            <w:rStyle w:val="affb"/>
            <w:noProof/>
          </w:rPr>
          <w:t>E.2</w:t>
        </w:r>
        <w:r w:rsidRPr="00F92BFE">
          <w:rPr>
            <w:rFonts w:ascii="Calibri" w:eastAsia="Times New Roman" w:hAnsi="Calibri" w:cs="Arial"/>
            <w:b w:val="0"/>
            <w:noProof/>
            <w:sz w:val="22"/>
            <w:szCs w:val="22"/>
            <w:lang w:val="en-US" w:eastAsia="en-US"/>
          </w:rPr>
          <w:tab/>
        </w:r>
        <w:r w:rsidRPr="00761B91">
          <w:rPr>
            <w:rStyle w:val="affb"/>
            <w:noProof/>
          </w:rPr>
          <w:t>In the 5</w:t>
        </w:r>
        <w:r w:rsidRPr="00761B91">
          <w:rPr>
            <w:rStyle w:val="affb"/>
            <w:noProof/>
            <w:vertAlign w:val="superscript"/>
          </w:rPr>
          <w:t>th</w:t>
        </w:r>
        <w:r w:rsidRPr="00761B91">
          <w:rPr>
            <w:rStyle w:val="affb"/>
            <w:noProof/>
          </w:rPr>
          <w:t xml:space="preserve"> Edition</w:t>
        </w:r>
        <w:r>
          <w:rPr>
            <w:noProof/>
            <w:webHidden/>
          </w:rPr>
          <w:tab/>
        </w:r>
        <w:r>
          <w:rPr>
            <w:noProof/>
            <w:webHidden/>
          </w:rPr>
          <w:fldChar w:fldCharType="begin"/>
        </w:r>
        <w:r>
          <w:rPr>
            <w:noProof/>
            <w:webHidden/>
          </w:rPr>
          <w:instrText xml:space="preserve"> PAGEREF _Toc366142198 \h </w:instrText>
        </w:r>
        <w:r>
          <w:rPr>
            <w:noProof/>
            <w:webHidden/>
          </w:rPr>
        </w:r>
        <w:r>
          <w:rPr>
            <w:noProof/>
            <w:webHidden/>
          </w:rPr>
          <w:fldChar w:fldCharType="separate"/>
        </w:r>
        <w:r w:rsidR="00083CEC">
          <w:rPr>
            <w:noProof/>
            <w:webHidden/>
          </w:rPr>
          <w:t>455</w:t>
        </w:r>
        <w:r>
          <w:rPr>
            <w:noProof/>
            <w:webHidden/>
          </w:rPr>
          <w:fldChar w:fldCharType="end"/>
        </w:r>
      </w:hyperlink>
    </w:p>
    <w:p w14:paraId="71502B67" w14:textId="77777777" w:rsidR="00FB0307" w:rsidRPr="00F92BFE" w:rsidRDefault="00FB0307">
      <w:pPr>
        <w:pStyle w:val="12"/>
        <w:rPr>
          <w:rFonts w:ascii="Calibri" w:eastAsia="Times New Roman" w:hAnsi="Calibri" w:cs="Arial"/>
          <w:b w:val="0"/>
          <w:noProof/>
          <w:sz w:val="22"/>
          <w:szCs w:val="22"/>
          <w:lang w:val="en-US" w:eastAsia="en-US"/>
        </w:rPr>
      </w:pPr>
      <w:hyperlink w:anchor="_Toc366142199" w:history="1">
        <w:r w:rsidRPr="00761B91">
          <w:rPr>
            <w:rStyle w:val="affb"/>
            <w:noProof/>
          </w:rPr>
          <w:t>Annex F (informative)  Static Semantic Rule Cross Reference</w:t>
        </w:r>
        <w:r>
          <w:rPr>
            <w:noProof/>
            <w:webHidden/>
          </w:rPr>
          <w:tab/>
        </w:r>
        <w:r>
          <w:rPr>
            <w:noProof/>
            <w:webHidden/>
          </w:rPr>
          <w:fldChar w:fldCharType="begin"/>
        </w:r>
        <w:r>
          <w:rPr>
            <w:noProof/>
            <w:webHidden/>
          </w:rPr>
          <w:instrText xml:space="preserve"> PAGEREF _Toc366142199 \h </w:instrText>
        </w:r>
        <w:r>
          <w:rPr>
            <w:noProof/>
            <w:webHidden/>
          </w:rPr>
        </w:r>
        <w:r>
          <w:rPr>
            <w:noProof/>
            <w:webHidden/>
          </w:rPr>
          <w:fldChar w:fldCharType="separate"/>
        </w:r>
        <w:r w:rsidR="00083CEC">
          <w:rPr>
            <w:noProof/>
            <w:webHidden/>
          </w:rPr>
          <w:t>458</w:t>
        </w:r>
        <w:r>
          <w:rPr>
            <w:noProof/>
            <w:webHidden/>
          </w:rPr>
          <w:fldChar w:fldCharType="end"/>
        </w:r>
      </w:hyperlink>
    </w:p>
    <w:p w14:paraId="2B9E0315" w14:textId="77777777" w:rsidR="00FB0307" w:rsidRPr="00F92BFE" w:rsidRDefault="00FB0307">
      <w:pPr>
        <w:pStyle w:val="12"/>
        <w:rPr>
          <w:rFonts w:ascii="Calibri" w:eastAsia="Times New Roman" w:hAnsi="Calibri" w:cs="Arial"/>
          <w:b w:val="0"/>
          <w:noProof/>
          <w:sz w:val="22"/>
          <w:szCs w:val="22"/>
          <w:lang w:val="en-US" w:eastAsia="en-US"/>
        </w:rPr>
      </w:pPr>
      <w:hyperlink w:anchor="_Toc366142200" w:history="1">
        <w:r w:rsidRPr="00761B91">
          <w:rPr>
            <w:rStyle w:val="affb"/>
            <w:noProof/>
          </w:rPr>
          <w:t>Scrap Heap</w:t>
        </w:r>
        <w:r>
          <w:rPr>
            <w:noProof/>
            <w:webHidden/>
          </w:rPr>
          <w:tab/>
        </w:r>
        <w:r>
          <w:rPr>
            <w:noProof/>
            <w:webHidden/>
          </w:rPr>
          <w:fldChar w:fldCharType="begin"/>
        </w:r>
        <w:r>
          <w:rPr>
            <w:noProof/>
            <w:webHidden/>
          </w:rPr>
          <w:instrText xml:space="preserve"> PAGEREF _Toc366142200 \h </w:instrText>
        </w:r>
        <w:r>
          <w:rPr>
            <w:noProof/>
            <w:webHidden/>
          </w:rPr>
        </w:r>
        <w:r>
          <w:rPr>
            <w:noProof/>
            <w:webHidden/>
          </w:rPr>
          <w:fldChar w:fldCharType="separate"/>
        </w:r>
        <w:r w:rsidR="00083CEC">
          <w:rPr>
            <w:noProof/>
            <w:webHidden/>
          </w:rPr>
          <w:t>460</w:t>
        </w:r>
        <w:r>
          <w:rPr>
            <w:noProof/>
            <w:webHidden/>
          </w:rPr>
          <w:fldChar w:fldCharType="end"/>
        </w:r>
      </w:hyperlink>
    </w:p>
    <w:p w14:paraId="67E90F6C" w14:textId="77777777" w:rsidR="00FB0307" w:rsidRPr="00F92BFE" w:rsidRDefault="00FB0307">
      <w:pPr>
        <w:pStyle w:val="3a"/>
        <w:rPr>
          <w:rFonts w:ascii="Calibri" w:eastAsia="Times New Roman" w:hAnsi="Calibri" w:cs="Arial"/>
          <w:b w:val="0"/>
          <w:noProof/>
          <w:sz w:val="22"/>
          <w:szCs w:val="22"/>
          <w:lang w:val="en-US" w:eastAsia="en-US"/>
        </w:rPr>
      </w:pPr>
      <w:hyperlink w:anchor="_Toc366142201" w:history="1">
        <w:r w:rsidRPr="00761B91">
          <w:rPr>
            <w:rStyle w:val="affb"/>
            <w:noProof/>
          </w:rPr>
          <w:t>26.2.2</w:t>
        </w:r>
        <w:r w:rsidRPr="00F92BFE">
          <w:rPr>
            <w:rFonts w:ascii="Calibri" w:eastAsia="Times New Roman" w:hAnsi="Calibri" w:cs="Arial"/>
            <w:b w:val="0"/>
            <w:noProof/>
            <w:sz w:val="22"/>
            <w:szCs w:val="22"/>
            <w:lang w:val="en-US" w:eastAsia="en-US"/>
          </w:rPr>
          <w:tab/>
        </w:r>
        <w:r w:rsidRPr="00761B91">
          <w:rPr>
            <w:rStyle w:val="affb"/>
            <w:noProof/>
          </w:rPr>
          <w:t>Preliminary work on Irrefutable Destructuring Binding Patterns</w:t>
        </w:r>
        <w:r>
          <w:rPr>
            <w:noProof/>
            <w:webHidden/>
          </w:rPr>
          <w:tab/>
        </w:r>
        <w:r>
          <w:rPr>
            <w:noProof/>
            <w:webHidden/>
          </w:rPr>
          <w:fldChar w:fldCharType="begin"/>
        </w:r>
        <w:r>
          <w:rPr>
            <w:noProof/>
            <w:webHidden/>
          </w:rPr>
          <w:instrText xml:space="preserve"> PAGEREF _Toc366142201 \h </w:instrText>
        </w:r>
        <w:r>
          <w:rPr>
            <w:noProof/>
            <w:webHidden/>
          </w:rPr>
        </w:r>
        <w:r>
          <w:rPr>
            <w:noProof/>
            <w:webHidden/>
          </w:rPr>
          <w:fldChar w:fldCharType="separate"/>
        </w:r>
        <w:r w:rsidR="00083CEC">
          <w:rPr>
            <w:noProof/>
            <w:webHidden/>
          </w:rPr>
          <w:t>461</w:t>
        </w:r>
        <w:r>
          <w:rPr>
            <w:noProof/>
            <w:webHidden/>
          </w:rPr>
          <w:fldChar w:fldCharType="end"/>
        </w:r>
      </w:hyperlink>
    </w:p>
    <w:p w14:paraId="7301976B" w14:textId="77777777" w:rsidR="00FB0307" w:rsidRPr="00F92BFE" w:rsidRDefault="00FB0307">
      <w:pPr>
        <w:pStyle w:val="3a"/>
        <w:rPr>
          <w:rFonts w:ascii="Calibri" w:eastAsia="Times New Roman" w:hAnsi="Calibri" w:cs="Arial"/>
          <w:b w:val="0"/>
          <w:noProof/>
          <w:sz w:val="22"/>
          <w:szCs w:val="22"/>
          <w:lang w:val="en-US" w:eastAsia="en-US"/>
        </w:rPr>
      </w:pPr>
      <w:hyperlink w:anchor="_Toc366142202" w:history="1">
        <w:r w:rsidRPr="00761B91">
          <w:rPr>
            <w:rStyle w:val="affb"/>
            <w:noProof/>
          </w:rPr>
          <w:t>26.2.3</w:t>
        </w:r>
        <w:r w:rsidRPr="00F92BFE">
          <w:rPr>
            <w:rFonts w:ascii="Calibri" w:eastAsia="Times New Roman" w:hAnsi="Calibri" w:cs="Arial"/>
            <w:b w:val="0"/>
            <w:noProof/>
            <w:sz w:val="22"/>
            <w:szCs w:val="22"/>
            <w:lang w:val="en-US" w:eastAsia="en-US"/>
          </w:rPr>
          <w:tab/>
        </w:r>
        <w:r w:rsidRPr="00761B91">
          <w:rPr>
            <w:rStyle w:val="affb"/>
            <w:noProof/>
          </w:rPr>
          <w:t>8.3.10 [[Enumerate]] (includePrototype, onlyEnumerable )</w:t>
        </w:r>
        <w:r>
          <w:rPr>
            <w:noProof/>
            <w:webHidden/>
          </w:rPr>
          <w:tab/>
        </w:r>
        <w:r>
          <w:rPr>
            <w:noProof/>
            <w:webHidden/>
          </w:rPr>
          <w:fldChar w:fldCharType="begin"/>
        </w:r>
        <w:r>
          <w:rPr>
            <w:noProof/>
            <w:webHidden/>
          </w:rPr>
          <w:instrText xml:space="preserve"> PAGEREF _Toc366142202 \h </w:instrText>
        </w:r>
        <w:r>
          <w:rPr>
            <w:noProof/>
            <w:webHidden/>
          </w:rPr>
        </w:r>
        <w:r>
          <w:rPr>
            <w:noProof/>
            <w:webHidden/>
          </w:rPr>
          <w:fldChar w:fldCharType="separate"/>
        </w:r>
        <w:r w:rsidR="00083CEC">
          <w:rPr>
            <w:noProof/>
            <w:webHidden/>
          </w:rPr>
          <w:t>463</w:t>
        </w:r>
        <w:r>
          <w:rPr>
            <w:noProof/>
            <w:webHidden/>
          </w:rPr>
          <w:fldChar w:fldCharType="end"/>
        </w:r>
      </w:hyperlink>
    </w:p>
    <w:p w14:paraId="1F1AE75F" w14:textId="77777777" w:rsidR="00FB0307" w:rsidRPr="00F92BFE" w:rsidRDefault="00FB0307">
      <w:pPr>
        <w:pStyle w:val="3a"/>
        <w:rPr>
          <w:rFonts w:ascii="Calibri" w:eastAsia="Times New Roman" w:hAnsi="Calibri" w:cs="Arial"/>
          <w:b w:val="0"/>
          <w:noProof/>
          <w:sz w:val="22"/>
          <w:szCs w:val="22"/>
          <w:lang w:val="en-US" w:eastAsia="en-US"/>
        </w:rPr>
      </w:pPr>
      <w:hyperlink w:anchor="_Toc366142203" w:history="1">
        <w:r w:rsidRPr="00761B91">
          <w:rPr>
            <w:rStyle w:val="affb"/>
            <w:noProof/>
          </w:rPr>
          <w:t>26.2.4</w:t>
        </w:r>
        <w:r w:rsidRPr="00F92BFE">
          <w:rPr>
            <w:rFonts w:ascii="Calibri" w:eastAsia="Times New Roman" w:hAnsi="Calibri" w:cs="Arial"/>
            <w:b w:val="0"/>
            <w:noProof/>
            <w:sz w:val="22"/>
            <w:szCs w:val="22"/>
            <w:lang w:val="en-US" w:eastAsia="en-US"/>
          </w:rPr>
          <w:tab/>
        </w:r>
        <w:r w:rsidRPr="00761B91">
          <w:rPr>
            <w:rStyle w:val="affb"/>
            <w:noProof/>
          </w:rPr>
          <w:t>9.1.11 ToPositiveInteger</w:t>
        </w:r>
        <w:r>
          <w:rPr>
            <w:noProof/>
            <w:webHidden/>
          </w:rPr>
          <w:tab/>
        </w:r>
        <w:r>
          <w:rPr>
            <w:noProof/>
            <w:webHidden/>
          </w:rPr>
          <w:fldChar w:fldCharType="begin"/>
        </w:r>
        <w:r>
          <w:rPr>
            <w:noProof/>
            <w:webHidden/>
          </w:rPr>
          <w:instrText xml:space="preserve"> PAGEREF _Toc366142203 \h </w:instrText>
        </w:r>
        <w:r>
          <w:rPr>
            <w:noProof/>
            <w:webHidden/>
          </w:rPr>
        </w:r>
        <w:r>
          <w:rPr>
            <w:noProof/>
            <w:webHidden/>
          </w:rPr>
          <w:fldChar w:fldCharType="separate"/>
        </w:r>
        <w:r w:rsidR="00083CEC">
          <w:rPr>
            <w:noProof/>
            <w:webHidden/>
          </w:rPr>
          <w:t>464</w:t>
        </w:r>
        <w:r>
          <w:rPr>
            <w:noProof/>
            <w:webHidden/>
          </w:rPr>
          <w:fldChar w:fldCharType="end"/>
        </w:r>
      </w:hyperlink>
    </w:p>
    <w:p w14:paraId="662AF8F5" w14:textId="77777777" w:rsidR="00FB0307" w:rsidRPr="00F92BFE" w:rsidRDefault="00FB0307">
      <w:pPr>
        <w:pStyle w:val="3a"/>
        <w:rPr>
          <w:rFonts w:ascii="Calibri" w:eastAsia="Times New Roman" w:hAnsi="Calibri" w:cs="Arial"/>
          <w:b w:val="0"/>
          <w:noProof/>
          <w:sz w:val="22"/>
          <w:szCs w:val="22"/>
          <w:lang w:val="en-US" w:eastAsia="en-US"/>
        </w:rPr>
      </w:pPr>
      <w:hyperlink w:anchor="_Toc366142204" w:history="1">
        <w:r w:rsidRPr="00761B91">
          <w:rPr>
            <w:rStyle w:val="affb"/>
            <w:noProof/>
          </w:rPr>
          <w:t>26.2.5</w:t>
        </w:r>
        <w:r w:rsidRPr="00F92BFE">
          <w:rPr>
            <w:rFonts w:ascii="Calibri" w:eastAsia="Times New Roman" w:hAnsi="Calibri" w:cs="Arial"/>
            <w:b w:val="0"/>
            <w:noProof/>
            <w:sz w:val="22"/>
            <w:szCs w:val="22"/>
            <w:lang w:val="en-US" w:eastAsia="en-US"/>
          </w:rPr>
          <w:tab/>
        </w:r>
        <w:r w:rsidRPr="00761B91">
          <w:rPr>
            <w:rStyle w:val="affb"/>
            <w:noProof/>
          </w:rPr>
          <w:t>10.5.3 Function Declaration Instantiation</w:t>
        </w:r>
        <w:r>
          <w:rPr>
            <w:noProof/>
            <w:webHidden/>
          </w:rPr>
          <w:tab/>
        </w:r>
        <w:r>
          <w:rPr>
            <w:noProof/>
            <w:webHidden/>
          </w:rPr>
          <w:fldChar w:fldCharType="begin"/>
        </w:r>
        <w:r>
          <w:rPr>
            <w:noProof/>
            <w:webHidden/>
          </w:rPr>
          <w:instrText xml:space="preserve"> PAGEREF _Toc366142204 \h </w:instrText>
        </w:r>
        <w:r>
          <w:rPr>
            <w:noProof/>
            <w:webHidden/>
          </w:rPr>
        </w:r>
        <w:r>
          <w:rPr>
            <w:noProof/>
            <w:webHidden/>
          </w:rPr>
          <w:fldChar w:fldCharType="separate"/>
        </w:r>
        <w:r w:rsidR="00083CEC">
          <w:rPr>
            <w:noProof/>
            <w:webHidden/>
          </w:rPr>
          <w:t>464</w:t>
        </w:r>
        <w:r>
          <w:rPr>
            <w:noProof/>
            <w:webHidden/>
          </w:rPr>
          <w:fldChar w:fldCharType="end"/>
        </w:r>
      </w:hyperlink>
    </w:p>
    <w:p w14:paraId="199DB9DB" w14:textId="77777777" w:rsidR="00FB0307" w:rsidRPr="00F92BFE" w:rsidRDefault="00FB0307">
      <w:pPr>
        <w:pStyle w:val="3a"/>
        <w:rPr>
          <w:rFonts w:ascii="Calibri" w:eastAsia="Times New Roman" w:hAnsi="Calibri" w:cs="Arial"/>
          <w:b w:val="0"/>
          <w:noProof/>
          <w:sz w:val="22"/>
          <w:szCs w:val="22"/>
          <w:lang w:val="en-US" w:eastAsia="en-US"/>
        </w:rPr>
      </w:pPr>
      <w:hyperlink w:anchor="_Toc366142205" w:history="1">
        <w:r w:rsidRPr="00761B91">
          <w:rPr>
            <w:rStyle w:val="affb"/>
            <w:noProof/>
          </w:rPr>
          <w:t>F.1.1</w:t>
        </w:r>
        <w:r w:rsidRPr="00F92BFE">
          <w:rPr>
            <w:rFonts w:ascii="Calibri" w:eastAsia="Times New Roman" w:hAnsi="Calibri" w:cs="Arial"/>
            <w:b w:val="0"/>
            <w:noProof/>
            <w:sz w:val="22"/>
            <w:szCs w:val="22"/>
            <w:lang w:val="en-US" w:eastAsia="en-US"/>
          </w:rPr>
          <w:tab/>
        </w:r>
        <w:r w:rsidRPr="00761B91">
          <w:rPr>
            <w:rStyle w:val="affb"/>
            <w:noProof/>
          </w:rPr>
          <w:t>The __proto__ pseudo property.</w:t>
        </w:r>
        <w:r>
          <w:rPr>
            <w:noProof/>
            <w:webHidden/>
          </w:rPr>
          <w:tab/>
        </w:r>
        <w:r>
          <w:rPr>
            <w:noProof/>
            <w:webHidden/>
          </w:rPr>
          <w:fldChar w:fldCharType="begin"/>
        </w:r>
        <w:r>
          <w:rPr>
            <w:noProof/>
            <w:webHidden/>
          </w:rPr>
          <w:instrText xml:space="preserve"> PAGEREF _Toc366142205 \h </w:instrText>
        </w:r>
        <w:r>
          <w:rPr>
            <w:noProof/>
            <w:webHidden/>
          </w:rPr>
        </w:r>
        <w:r>
          <w:rPr>
            <w:noProof/>
            <w:webHidden/>
          </w:rPr>
          <w:fldChar w:fldCharType="separate"/>
        </w:r>
        <w:r w:rsidR="00083CEC">
          <w:rPr>
            <w:noProof/>
            <w:webHidden/>
          </w:rPr>
          <w:t>465</w:t>
        </w:r>
        <w:r>
          <w:rPr>
            <w:noProof/>
            <w:webHidden/>
          </w:rPr>
          <w:fldChar w:fldCharType="end"/>
        </w:r>
      </w:hyperlink>
    </w:p>
    <w:p w14:paraId="52EFBAC8" w14:textId="77777777" w:rsidR="00FB0307" w:rsidRPr="00F92BFE" w:rsidRDefault="00FB0307">
      <w:pPr>
        <w:pStyle w:val="2c"/>
        <w:rPr>
          <w:rFonts w:ascii="Calibri" w:eastAsia="Times New Roman" w:hAnsi="Calibri" w:cs="Arial"/>
          <w:b w:val="0"/>
          <w:noProof/>
          <w:sz w:val="22"/>
          <w:szCs w:val="22"/>
          <w:lang w:val="en-US" w:eastAsia="en-US"/>
        </w:rPr>
      </w:pPr>
      <w:hyperlink w:anchor="_Toc366142206" w:history="1">
        <w:r w:rsidRPr="00761B91">
          <w:rPr>
            <w:rStyle w:val="affb"/>
            <w:noProof/>
          </w:rPr>
          <w:t>26.3</w:t>
        </w:r>
        <w:r w:rsidRPr="00F92BFE">
          <w:rPr>
            <w:rFonts w:ascii="Calibri" w:eastAsia="Times New Roman" w:hAnsi="Calibri" w:cs="Arial"/>
            <w:b w:val="0"/>
            <w:noProof/>
            <w:sz w:val="22"/>
            <w:szCs w:val="22"/>
            <w:lang w:val="en-US" w:eastAsia="en-US"/>
          </w:rPr>
          <w:tab/>
        </w:r>
        <w:r w:rsidRPr="00761B91">
          <w:rPr>
            <w:rStyle w:val="affb"/>
            <w:noProof/>
          </w:rPr>
          <w:t>Binary Data Objects</w:t>
        </w:r>
        <w:r>
          <w:rPr>
            <w:noProof/>
            <w:webHidden/>
          </w:rPr>
          <w:tab/>
        </w:r>
        <w:r>
          <w:rPr>
            <w:noProof/>
            <w:webHidden/>
          </w:rPr>
          <w:fldChar w:fldCharType="begin"/>
        </w:r>
        <w:r>
          <w:rPr>
            <w:noProof/>
            <w:webHidden/>
          </w:rPr>
          <w:instrText xml:space="preserve"> PAGEREF _Toc366142206 \h </w:instrText>
        </w:r>
        <w:r>
          <w:rPr>
            <w:noProof/>
            <w:webHidden/>
          </w:rPr>
        </w:r>
        <w:r>
          <w:rPr>
            <w:noProof/>
            <w:webHidden/>
          </w:rPr>
          <w:fldChar w:fldCharType="separate"/>
        </w:r>
        <w:r w:rsidR="00083CEC">
          <w:rPr>
            <w:noProof/>
            <w:webHidden/>
          </w:rPr>
          <w:t>2</w:t>
        </w:r>
        <w:r>
          <w:rPr>
            <w:noProof/>
            <w:webHidden/>
          </w:rPr>
          <w:fldChar w:fldCharType="end"/>
        </w:r>
      </w:hyperlink>
    </w:p>
    <w:p w14:paraId="51DD7BA6" w14:textId="77777777" w:rsidR="00FB0307" w:rsidRPr="00F92BFE" w:rsidRDefault="00FB0307">
      <w:pPr>
        <w:pStyle w:val="3a"/>
        <w:rPr>
          <w:rFonts w:ascii="Calibri" w:eastAsia="Times New Roman" w:hAnsi="Calibri" w:cs="Arial"/>
          <w:b w:val="0"/>
          <w:noProof/>
          <w:sz w:val="22"/>
          <w:szCs w:val="22"/>
          <w:lang w:val="en-US" w:eastAsia="en-US"/>
        </w:rPr>
      </w:pPr>
      <w:hyperlink w:anchor="_Toc366142207" w:history="1">
        <w:r w:rsidRPr="00761B91">
          <w:rPr>
            <w:rStyle w:val="affb"/>
            <w:noProof/>
          </w:rPr>
          <w:t>26.3.1</w:t>
        </w:r>
        <w:r w:rsidRPr="00F92BFE">
          <w:rPr>
            <w:rFonts w:ascii="Calibri" w:eastAsia="Times New Roman" w:hAnsi="Calibri" w:cs="Arial"/>
            <w:b w:val="0"/>
            <w:noProof/>
            <w:sz w:val="22"/>
            <w:szCs w:val="22"/>
            <w:lang w:val="en-US" w:eastAsia="en-US"/>
          </w:rPr>
          <w:tab/>
        </w:r>
        <w:r w:rsidRPr="00761B91">
          <w:rPr>
            <w:rStyle w:val="affb"/>
            <w:noProof/>
          </w:rPr>
          <w:t>The BinaryData Module</w:t>
        </w:r>
        <w:r>
          <w:rPr>
            <w:noProof/>
            <w:webHidden/>
          </w:rPr>
          <w:tab/>
        </w:r>
        <w:r>
          <w:rPr>
            <w:noProof/>
            <w:webHidden/>
          </w:rPr>
          <w:fldChar w:fldCharType="begin"/>
        </w:r>
        <w:r>
          <w:rPr>
            <w:noProof/>
            <w:webHidden/>
          </w:rPr>
          <w:instrText xml:space="preserve"> PAGEREF _Toc366142207 \h </w:instrText>
        </w:r>
        <w:r>
          <w:rPr>
            <w:noProof/>
            <w:webHidden/>
          </w:rPr>
        </w:r>
        <w:r>
          <w:rPr>
            <w:noProof/>
            <w:webHidden/>
          </w:rPr>
          <w:fldChar w:fldCharType="separate"/>
        </w:r>
        <w:r w:rsidR="00083CEC">
          <w:rPr>
            <w:noProof/>
            <w:webHidden/>
          </w:rPr>
          <w:t>2</w:t>
        </w:r>
        <w:r>
          <w:rPr>
            <w:noProof/>
            <w:webHidden/>
          </w:rPr>
          <w:fldChar w:fldCharType="end"/>
        </w:r>
      </w:hyperlink>
    </w:p>
    <w:p w14:paraId="38DD65D9" w14:textId="77777777" w:rsidR="00FB0307" w:rsidRPr="00F92BFE" w:rsidRDefault="00FB0307">
      <w:pPr>
        <w:pStyle w:val="3a"/>
        <w:rPr>
          <w:rFonts w:ascii="Calibri" w:eastAsia="Times New Roman" w:hAnsi="Calibri" w:cs="Arial"/>
          <w:b w:val="0"/>
          <w:noProof/>
          <w:sz w:val="22"/>
          <w:szCs w:val="22"/>
          <w:lang w:val="en-US" w:eastAsia="en-US"/>
        </w:rPr>
      </w:pPr>
      <w:hyperlink w:anchor="_Toc366142208" w:history="1">
        <w:r w:rsidRPr="00761B91">
          <w:rPr>
            <w:rStyle w:val="affb"/>
            <w:noProof/>
          </w:rPr>
          <w:t>26.3.2</w:t>
        </w:r>
        <w:r w:rsidRPr="00F92BFE">
          <w:rPr>
            <w:rFonts w:ascii="Calibri" w:eastAsia="Times New Roman" w:hAnsi="Calibri" w:cs="Arial"/>
            <w:b w:val="0"/>
            <w:noProof/>
            <w:sz w:val="22"/>
            <w:szCs w:val="22"/>
            <w:lang w:val="en-US" w:eastAsia="en-US"/>
          </w:rPr>
          <w:tab/>
        </w:r>
        <w:r w:rsidRPr="00761B91">
          <w:rPr>
            <w:rStyle w:val="affb"/>
            <w:noProof/>
          </w:rPr>
          <w:t>The BinaryData.Type Object</w:t>
        </w:r>
        <w:r>
          <w:rPr>
            <w:noProof/>
            <w:webHidden/>
          </w:rPr>
          <w:tab/>
        </w:r>
        <w:r>
          <w:rPr>
            <w:noProof/>
            <w:webHidden/>
          </w:rPr>
          <w:fldChar w:fldCharType="begin"/>
        </w:r>
        <w:r>
          <w:rPr>
            <w:noProof/>
            <w:webHidden/>
          </w:rPr>
          <w:instrText xml:space="preserve"> PAGEREF _Toc366142208 \h </w:instrText>
        </w:r>
        <w:r>
          <w:rPr>
            <w:noProof/>
            <w:webHidden/>
          </w:rPr>
        </w:r>
        <w:r>
          <w:rPr>
            <w:noProof/>
            <w:webHidden/>
          </w:rPr>
          <w:fldChar w:fldCharType="separate"/>
        </w:r>
        <w:r w:rsidR="00083CEC">
          <w:rPr>
            <w:noProof/>
            <w:webHidden/>
          </w:rPr>
          <w:t>2</w:t>
        </w:r>
        <w:r>
          <w:rPr>
            <w:noProof/>
            <w:webHidden/>
          </w:rPr>
          <w:fldChar w:fldCharType="end"/>
        </w:r>
      </w:hyperlink>
    </w:p>
    <w:p w14:paraId="209907CE" w14:textId="77777777" w:rsidR="00FB0307" w:rsidRPr="00F92BFE" w:rsidRDefault="00FB0307">
      <w:pPr>
        <w:pStyle w:val="3a"/>
        <w:rPr>
          <w:rFonts w:ascii="Calibri" w:eastAsia="Times New Roman" w:hAnsi="Calibri" w:cs="Arial"/>
          <w:b w:val="0"/>
          <w:noProof/>
          <w:sz w:val="22"/>
          <w:szCs w:val="22"/>
          <w:lang w:val="en-US" w:eastAsia="en-US"/>
        </w:rPr>
      </w:pPr>
      <w:hyperlink w:anchor="_Toc366142209" w:history="1">
        <w:r w:rsidRPr="00761B91">
          <w:rPr>
            <w:rStyle w:val="affb"/>
            <w:noProof/>
          </w:rPr>
          <w:t>26.3.3</w:t>
        </w:r>
        <w:r w:rsidRPr="00F92BFE">
          <w:rPr>
            <w:rFonts w:ascii="Calibri" w:eastAsia="Times New Roman" w:hAnsi="Calibri" w:cs="Arial"/>
            <w:b w:val="0"/>
            <w:noProof/>
            <w:sz w:val="22"/>
            <w:szCs w:val="22"/>
            <w:lang w:val="en-US" w:eastAsia="en-US"/>
          </w:rPr>
          <w:tab/>
        </w:r>
        <w:r w:rsidRPr="00761B91">
          <w:rPr>
            <w:rStyle w:val="affb"/>
            <w:noProof/>
          </w:rPr>
          <w:t>The BinaryData.ArrayType Object</w:t>
        </w:r>
        <w:r>
          <w:rPr>
            <w:noProof/>
            <w:webHidden/>
          </w:rPr>
          <w:tab/>
        </w:r>
        <w:r>
          <w:rPr>
            <w:noProof/>
            <w:webHidden/>
          </w:rPr>
          <w:fldChar w:fldCharType="begin"/>
        </w:r>
        <w:r>
          <w:rPr>
            <w:noProof/>
            <w:webHidden/>
          </w:rPr>
          <w:instrText xml:space="preserve"> PAGEREF _Toc366142209 \h </w:instrText>
        </w:r>
        <w:r>
          <w:rPr>
            <w:noProof/>
            <w:webHidden/>
          </w:rPr>
        </w:r>
        <w:r>
          <w:rPr>
            <w:noProof/>
            <w:webHidden/>
          </w:rPr>
          <w:fldChar w:fldCharType="separate"/>
        </w:r>
        <w:r w:rsidR="00083CEC">
          <w:rPr>
            <w:noProof/>
            <w:webHidden/>
          </w:rPr>
          <w:t>2</w:t>
        </w:r>
        <w:r>
          <w:rPr>
            <w:noProof/>
            <w:webHidden/>
          </w:rPr>
          <w:fldChar w:fldCharType="end"/>
        </w:r>
      </w:hyperlink>
    </w:p>
    <w:p w14:paraId="29CD38BD" w14:textId="77777777" w:rsidR="00FB0307" w:rsidRPr="00F92BFE" w:rsidRDefault="00FB0307">
      <w:pPr>
        <w:pStyle w:val="3a"/>
        <w:rPr>
          <w:rFonts w:ascii="Calibri" w:eastAsia="Times New Roman" w:hAnsi="Calibri" w:cs="Arial"/>
          <w:b w:val="0"/>
          <w:noProof/>
          <w:sz w:val="22"/>
          <w:szCs w:val="22"/>
          <w:lang w:val="en-US" w:eastAsia="en-US"/>
        </w:rPr>
      </w:pPr>
      <w:hyperlink w:anchor="_Toc366142210" w:history="1">
        <w:r w:rsidRPr="00761B91">
          <w:rPr>
            <w:rStyle w:val="affb"/>
            <w:noProof/>
          </w:rPr>
          <w:t>26.3.4</w:t>
        </w:r>
        <w:r w:rsidRPr="00F92BFE">
          <w:rPr>
            <w:rFonts w:ascii="Calibri" w:eastAsia="Times New Roman" w:hAnsi="Calibri" w:cs="Arial"/>
            <w:b w:val="0"/>
            <w:noProof/>
            <w:sz w:val="22"/>
            <w:szCs w:val="22"/>
            <w:lang w:val="en-US" w:eastAsia="en-US"/>
          </w:rPr>
          <w:tab/>
        </w:r>
        <w:r w:rsidRPr="00761B91">
          <w:rPr>
            <w:rStyle w:val="affb"/>
            <w:noProof/>
          </w:rPr>
          <w:t>The BinaryData.StructType Object</w:t>
        </w:r>
        <w:r>
          <w:rPr>
            <w:noProof/>
            <w:webHidden/>
          </w:rPr>
          <w:tab/>
        </w:r>
        <w:r>
          <w:rPr>
            <w:noProof/>
            <w:webHidden/>
          </w:rPr>
          <w:fldChar w:fldCharType="begin"/>
        </w:r>
        <w:r>
          <w:rPr>
            <w:noProof/>
            <w:webHidden/>
          </w:rPr>
          <w:instrText xml:space="preserve"> PAGEREF _Toc366142210 \h </w:instrText>
        </w:r>
        <w:r>
          <w:rPr>
            <w:noProof/>
            <w:webHidden/>
          </w:rPr>
        </w:r>
        <w:r>
          <w:rPr>
            <w:noProof/>
            <w:webHidden/>
          </w:rPr>
          <w:fldChar w:fldCharType="separate"/>
        </w:r>
        <w:r w:rsidR="00083CEC">
          <w:rPr>
            <w:noProof/>
            <w:webHidden/>
          </w:rPr>
          <w:t>2</w:t>
        </w:r>
        <w:r>
          <w:rPr>
            <w:noProof/>
            <w:webHidden/>
          </w:rPr>
          <w:fldChar w:fldCharType="end"/>
        </w:r>
      </w:hyperlink>
    </w:p>
    <w:p w14:paraId="41066867" w14:textId="77777777" w:rsidR="00887CB2" w:rsidRPr="00E65A34" w:rsidRDefault="00F00556" w:rsidP="00BD219A">
      <w:pPr>
        <w:pStyle w:val="92"/>
        <w:spacing w:before="80" w:line="230" w:lineRule="exact"/>
        <w:ind w:right="499"/>
      </w:pPr>
      <w:r w:rsidRPr="004D1BD1">
        <w:fldChar w:fldCharType="end"/>
      </w:r>
    </w:p>
    <w:p w14:paraId="2DE004AC" w14:textId="77777777" w:rsidR="00990F07" w:rsidRPr="009C202C" w:rsidRDefault="00887CB2" w:rsidP="00887CB2">
      <w:r w:rsidRPr="009C202C">
        <w:br w:type="page"/>
      </w:r>
    </w:p>
    <w:p w14:paraId="061FF861" w14:textId="77777777" w:rsidR="003E745B" w:rsidRPr="009C202C" w:rsidRDefault="003E745B" w:rsidP="00990F07"/>
    <w:p w14:paraId="13885611" w14:textId="77777777" w:rsidR="003E745B" w:rsidRPr="009C202C" w:rsidRDefault="003E745B" w:rsidP="003E745B">
      <w:pPr>
        <w:pStyle w:val="Introduction"/>
      </w:pPr>
      <w:r w:rsidRPr="009C202C">
        <w:t>Introduction</w:t>
      </w:r>
    </w:p>
    <w:p w14:paraId="705A7FD2" w14:textId="77777777"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5AE69D97" w14:textId="77777777" w:rsidR="00990F07" w:rsidRPr="00C7794D" w:rsidRDefault="00990F07" w:rsidP="00990F07">
      <w:r w:rsidRPr="00C7794D">
        <w:t>The development of this Standard started in November 1996. The first edition of this Ecma Standard was adopted by the Ecma General Assembly of June 1997.</w:t>
      </w:r>
    </w:p>
    <w:p w14:paraId="5C387EE6" w14:textId="77777777"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7E691D9C" w14:textId="77777777"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21A1E4A2" w14:textId="77777777"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aff6"/>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5ACCD12C" w14:textId="77777777"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14:paraId="7E817945" w14:textId="77777777" w:rsidR="0040057E" w:rsidRPr="00C7794D" w:rsidRDefault="0040057E" w:rsidP="00990F07">
      <w:r w:rsidRPr="00C7794D">
        <w:t>This present sixth edition of the Standard………</w:t>
      </w:r>
    </w:p>
    <w:p w14:paraId="481648AC" w14:textId="77777777" w:rsidR="00990F07" w:rsidRPr="004D1BD1" w:rsidRDefault="00990F07" w:rsidP="00990F07">
      <w:r w:rsidRPr="00C7794D">
        <w:t>ECMAScript is a vibrant language and the evolution of the language is not complete. Significant technical enhancement will continue with future editions of this specification.</w:t>
      </w:r>
    </w:p>
    <w:p w14:paraId="19EECB06" w14:textId="77777777" w:rsidR="00990F07" w:rsidRPr="00E65A34" w:rsidRDefault="00990F07" w:rsidP="00990F07"/>
    <w:p w14:paraId="78EF652A" w14:textId="77777777" w:rsidR="00990F07" w:rsidRPr="009C202C" w:rsidRDefault="00990F07" w:rsidP="00990F07"/>
    <w:p w14:paraId="1309011C" w14:textId="77777777" w:rsidR="00990F07" w:rsidRPr="009C202C" w:rsidRDefault="00990F07" w:rsidP="00990F07"/>
    <w:p w14:paraId="5B7C4498" w14:textId="77777777"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14:paraId="4960689D" w14:textId="77777777" w:rsidR="0012311B" w:rsidRPr="00E77497" w:rsidRDefault="0012311B" w:rsidP="00A45072"/>
    <w:p w14:paraId="129A305F" w14:textId="77777777" w:rsidR="004F385F" w:rsidRPr="00E77497" w:rsidRDefault="004F385F" w:rsidP="00A45072"/>
    <w:p w14:paraId="403E5E1D" w14:textId="77777777" w:rsidR="00E7049F" w:rsidRPr="00E77497" w:rsidRDefault="00E7049F" w:rsidP="00E7049F"/>
    <w:p w14:paraId="33AD61D1"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1D8E5C41"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7975EE78"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3C4A6F06"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0E9215B8" w14:textId="77777777"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1557F3D6" w14:textId="77777777" w:rsidR="00E7049F" w:rsidRPr="00E77497" w:rsidRDefault="00E7049F" w:rsidP="00E7049F"/>
    <w:p w14:paraId="6A3210DC" w14:textId="77777777" w:rsidR="000B1504" w:rsidRPr="00E77497" w:rsidRDefault="000B1504" w:rsidP="003E745B"/>
    <w:p w14:paraId="1DBDCA00" w14:textId="77777777" w:rsidR="000B1504" w:rsidRPr="00E77497" w:rsidRDefault="000B1504" w:rsidP="003E745B"/>
    <w:p w14:paraId="14FB2211" w14:textId="77777777" w:rsidR="003E745B" w:rsidRPr="00E77497" w:rsidRDefault="003E745B">
      <w:pPr>
        <w:sectPr w:rsidR="003E745B" w:rsidRPr="00E77497" w:rsidSect="006E638D">
          <w:headerReference w:type="even" r:id="rId16"/>
          <w:headerReference w:type="default" r:id="rId17"/>
          <w:footerReference w:type="even" r:id="rId18"/>
          <w:footerReference w:type="default" r:id="rId19"/>
          <w:headerReference w:type="first" r:id="rId20"/>
          <w:footerReference w:type="first" r:id="rId21"/>
          <w:pgSz w:w="11906" w:h="16838"/>
          <w:pgMar w:top="1083" w:right="737" w:bottom="567" w:left="850" w:header="851" w:footer="283" w:gutter="567"/>
          <w:pgNumType w:fmt="lowerRoman" w:start="1"/>
          <w:cols w:space="720"/>
          <w:docGrid w:linePitch="272"/>
        </w:sectPr>
      </w:pPr>
    </w:p>
    <w:p w14:paraId="0156A545" w14:textId="77777777" w:rsidR="00990F07" w:rsidRPr="00C7794D" w:rsidRDefault="00990F07" w:rsidP="003E745B">
      <w:pPr>
        <w:pStyle w:val="zzSTDTitle"/>
        <w:rPr>
          <w:noProof/>
          <w:color w:val="auto"/>
        </w:rPr>
      </w:pPr>
      <w:r w:rsidRPr="00C7794D">
        <w:rPr>
          <w:noProof/>
          <w:color w:val="auto"/>
        </w:rPr>
        <w:t>ECMAScript Language Specification</w:t>
      </w:r>
    </w:p>
    <w:p w14:paraId="740EF94B" w14:textId="77777777" w:rsidR="004C02EF" w:rsidRPr="004D1BD1" w:rsidRDefault="004C02EF" w:rsidP="00D95C58">
      <w:pPr>
        <w:pStyle w:val="1"/>
      </w:pPr>
      <w:bookmarkStart w:id="21" w:name="_Toc276630915"/>
      <w:bookmarkStart w:id="22" w:name="_Toc366141714"/>
      <w:r w:rsidRPr="004D1BD1">
        <w:t>Scope</w:t>
      </w:r>
      <w:bookmarkEnd w:id="21"/>
      <w:bookmarkEnd w:id="22"/>
    </w:p>
    <w:p w14:paraId="7D7E990C" w14:textId="77777777" w:rsidR="004C02EF" w:rsidRDefault="004C02EF" w:rsidP="004C02EF">
      <w:pPr>
        <w:rPr>
          <w:rFonts w:eastAsia="Arial Unicode MS"/>
        </w:rPr>
      </w:pPr>
      <w:r w:rsidRPr="00E65A34">
        <w:rPr>
          <w:rFonts w:eastAsia="Arial Unicode MS"/>
        </w:rPr>
        <w:t>This Standard defines the ECMAScript scripting language.</w:t>
      </w:r>
    </w:p>
    <w:p w14:paraId="7CC24ED4" w14:textId="77777777" w:rsidR="004C02EF" w:rsidRPr="009C202C" w:rsidRDefault="004C02EF" w:rsidP="00D95C58">
      <w:pPr>
        <w:pStyle w:val="1"/>
      </w:pPr>
      <w:bookmarkStart w:id="23" w:name="_Toc523562844"/>
      <w:bookmarkStart w:id="24" w:name="_Toc525704996"/>
      <w:bookmarkStart w:id="25" w:name="_Toc213731291"/>
      <w:bookmarkStart w:id="26" w:name="_Toc276630916"/>
      <w:bookmarkStart w:id="27" w:name="_Toc366141715"/>
      <w:r w:rsidRPr="00D95C58">
        <w:t>Conformance</w:t>
      </w:r>
      <w:bookmarkEnd w:id="23"/>
      <w:bookmarkEnd w:id="24"/>
      <w:bookmarkEnd w:id="25"/>
      <w:bookmarkEnd w:id="26"/>
      <w:bookmarkEnd w:id="27"/>
    </w:p>
    <w:p w14:paraId="45570364" w14:textId="77777777"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3629EE38" w14:textId="77777777" w:rsidR="004C02EF" w:rsidRPr="00E77497" w:rsidRDefault="004C02EF" w:rsidP="004C02EF">
      <w:pPr>
        <w:rPr>
          <w:rFonts w:eastAsia="Arial Unicode MS"/>
        </w:rPr>
      </w:pPr>
      <w:r w:rsidRPr="00E77497">
        <w:rPr>
          <w:rFonts w:eastAsia="Arial Unicode MS"/>
        </w:rPr>
        <w:t xml:space="preserve">A conforming implementation of this Standard shall interpret characters in conformance with the Unicode Standard, Version </w:t>
      </w:r>
      <w:r w:rsidR="006F5ACA">
        <w:rPr>
          <w:rFonts w:eastAsia="Arial Unicode MS"/>
        </w:rPr>
        <w:t>5.1</w:t>
      </w:r>
      <w:r w:rsidRPr="00E77497">
        <w:rPr>
          <w:rFonts w:eastAsia="Arial Unicode MS"/>
        </w:rPr>
        <w:t xml:space="preserve">.0 or later and ISO/IEC 10646. If the adopted ISO/IEC 10646-1 subset is not otherwise specified, it is presumed to be the </w:t>
      </w:r>
      <w:r w:rsidR="006F5ACA">
        <w:rPr>
          <w:rFonts w:eastAsia="Arial Unicode MS"/>
        </w:rPr>
        <w:t>Unicode set</w:t>
      </w:r>
      <w:r w:rsidRPr="00E77497">
        <w:rPr>
          <w:rFonts w:eastAsia="Arial Unicode MS"/>
        </w:rPr>
        <w:t xml:space="preserve">, collection </w:t>
      </w:r>
      <w:r w:rsidR="006F5ACA">
        <w:rPr>
          <w:rFonts w:eastAsia="Arial Unicode MS"/>
        </w:rPr>
        <w:t>10646</w:t>
      </w:r>
      <w:r w:rsidRPr="00E77497">
        <w:rPr>
          <w:rFonts w:eastAsia="Arial Unicode MS"/>
        </w:rPr>
        <w:t>.</w:t>
      </w:r>
    </w:p>
    <w:p w14:paraId="01A49A7D" w14:textId="77777777"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22C74D1B" w14:textId="77777777" w:rsidR="004C02EF" w:rsidRPr="00E77497" w:rsidRDefault="004C02EF" w:rsidP="004C02EF">
      <w:pPr>
        <w:rPr>
          <w:rFonts w:eastAsia="Arial Unicode MS"/>
        </w:rPr>
      </w:pPr>
      <w:r w:rsidRPr="00E77497">
        <w:rPr>
          <w:rFonts w:eastAsia="Arial Unicode MS"/>
        </w:rPr>
        <w:t xml:space="preserve">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w:t>
      </w:r>
      <w:r w:rsidR="007F5175">
        <w:rPr>
          <w:rFonts w:eastAsia="Arial Unicode MS"/>
        </w:rPr>
        <w:fldChar w:fldCharType="begin"/>
      </w:r>
      <w:r w:rsidR="007F5175">
        <w:rPr>
          <w:rFonts w:eastAsia="Arial Unicode MS"/>
        </w:rPr>
        <w:instrText xml:space="preserve"> REF _Ref365480121 \r \h </w:instrText>
      </w:r>
      <w:r w:rsidR="007F5175">
        <w:rPr>
          <w:rFonts w:eastAsia="Arial Unicode MS"/>
        </w:rPr>
      </w:r>
      <w:r w:rsidR="007F5175">
        <w:rPr>
          <w:rFonts w:eastAsia="Arial Unicode MS"/>
        </w:rPr>
        <w:fldChar w:fldCharType="separate"/>
      </w:r>
      <w:r w:rsidR="00083CEC">
        <w:rPr>
          <w:rFonts w:eastAsia="Arial Unicode MS"/>
        </w:rPr>
        <w:t>11.6.1.2</w:t>
      </w:r>
      <w:r w:rsidR="007F5175">
        <w:rPr>
          <w:rFonts w:eastAsia="Arial Unicode MS"/>
        </w:rPr>
        <w:fldChar w:fldCharType="end"/>
      </w:r>
      <w:r w:rsidRPr="00E77497">
        <w:rPr>
          <w:rFonts w:eastAsia="Arial Unicode MS"/>
        </w:rPr>
        <w:t xml:space="preserve"> of this specification.</w:t>
      </w:r>
    </w:p>
    <w:p w14:paraId="52E5D847" w14:textId="77777777" w:rsidR="004C02EF" w:rsidRPr="00E77497" w:rsidRDefault="004C02EF" w:rsidP="00D95C58">
      <w:pPr>
        <w:pStyle w:val="1"/>
      </w:pPr>
      <w:bookmarkStart w:id="28" w:name="_Toc276630917"/>
      <w:bookmarkStart w:id="29" w:name="_Toc366141716"/>
      <w:r w:rsidRPr="00D95C58">
        <w:t>Normative</w:t>
      </w:r>
      <w:r w:rsidRPr="00E77497">
        <w:t xml:space="preserve"> references</w:t>
      </w:r>
      <w:bookmarkEnd w:id="28"/>
      <w:bookmarkEnd w:id="29"/>
    </w:p>
    <w:p w14:paraId="56A70E78" w14:textId="77777777"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61E2FEB0" w14:textId="77777777" w:rsidR="004C02EF" w:rsidRPr="00E77497" w:rsidRDefault="004C02EF" w:rsidP="004C02EF">
      <w:pPr>
        <w:pStyle w:val="RefNorm"/>
        <w:spacing w:line="230" w:lineRule="exact"/>
        <w:rPr>
          <w:i/>
        </w:rPr>
      </w:pPr>
      <w:bookmarkStart w:id="30" w:name="_Toc136940934"/>
      <w:bookmarkStart w:id="31" w:name="_Toc136941001"/>
      <w:bookmarkStart w:id="32" w:name="_Toc136941270"/>
      <w:bookmarkStart w:id="33" w:name="_Toc136941398"/>
      <w:bookmarkStart w:id="34" w:name="_Toc136949347"/>
      <w:bookmarkStart w:id="35" w:name="_Toc141029224"/>
      <w:r w:rsidRPr="00E77497">
        <w:t>ISO/IEC 9899:1996</w:t>
      </w:r>
      <w:r w:rsidRPr="00E77497">
        <w:rPr>
          <w:i/>
        </w:rPr>
        <w:t>,</w:t>
      </w:r>
      <w:bookmarkEnd w:id="30"/>
      <w:bookmarkEnd w:id="31"/>
      <w:bookmarkEnd w:id="32"/>
      <w:bookmarkEnd w:id="33"/>
      <w:bookmarkEnd w:id="34"/>
      <w:bookmarkEnd w:id="35"/>
      <w:r w:rsidRPr="00E77497">
        <w:rPr>
          <w:i/>
        </w:rPr>
        <w:t xml:space="preserve"> Programming Languages – C, including amendment 1 and technical corrigenda 1 and 2</w:t>
      </w:r>
    </w:p>
    <w:p w14:paraId="5C5191C2" w14:textId="77777777" w:rsidR="004D46C4" w:rsidRDefault="004D46C4" w:rsidP="004C02EF">
      <w:pPr>
        <w:pStyle w:val="RefNorm"/>
        <w:spacing w:line="230" w:lineRule="exact"/>
        <w:rPr>
          <w:lang w:val="en-US"/>
        </w:rPr>
      </w:pPr>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 xml:space="preserve">l amendments and corrigenda, </w:t>
      </w:r>
      <w:r w:rsidRPr="004D46C4">
        <w:rPr>
          <w:lang w:val="en-US"/>
        </w:rPr>
        <w:t>or successor</w:t>
      </w:r>
    </w:p>
    <w:p w14:paraId="4051A7ED" w14:textId="77777777" w:rsidR="004D46C4" w:rsidRDefault="004D46C4" w:rsidP="004C02EF">
      <w:pPr>
        <w:pStyle w:val="RefNorm"/>
        <w:spacing w:line="230" w:lineRule="exact"/>
        <w:rPr>
          <w:lang w:val="en-US"/>
        </w:rPr>
      </w:pPr>
      <w:r w:rsidRPr="004D46C4">
        <w:rPr>
          <w:i/>
          <w:lang w:val="en-US"/>
        </w:rPr>
        <w:t>The Unicode Standard, Version 5.0</w:t>
      </w:r>
      <w:r w:rsidRPr="004D46C4">
        <w:rPr>
          <w:lang w:val="en-US"/>
        </w:rPr>
        <w:t>, as amended by Unicode 5.1.0, or successor</w:t>
      </w:r>
    </w:p>
    <w:p w14:paraId="17A410E2" w14:textId="77777777" w:rsidR="004D46C4" w:rsidRDefault="004D46C4" w:rsidP="004C02EF">
      <w:pPr>
        <w:pStyle w:val="RefNorm"/>
        <w:spacing w:line="230" w:lineRule="exact"/>
        <w:rPr>
          <w:lang w:val="en-US"/>
        </w:rPr>
      </w:pPr>
      <w:r w:rsidRPr="004D46C4">
        <w:rPr>
          <w:i/>
          <w:lang w:val="en-US"/>
        </w:rPr>
        <w:t>Unicode Standard Annex #15, Unicode Normalization Forms, version Unicode 5.1.0</w:t>
      </w:r>
      <w:r w:rsidRPr="004D46C4">
        <w:rPr>
          <w:lang w:val="en-US"/>
        </w:rPr>
        <w:t>, or successor</w:t>
      </w:r>
    </w:p>
    <w:p w14:paraId="0C286327" w14:textId="77777777" w:rsidR="004C02EF" w:rsidRPr="00E77497" w:rsidRDefault="004D46C4" w:rsidP="004C02EF">
      <w:pPr>
        <w:pStyle w:val="RefNorm"/>
        <w:spacing w:line="230" w:lineRule="exact"/>
        <w:rPr>
          <w:i/>
        </w:rPr>
      </w:pPr>
      <w:r w:rsidRPr="004D46C4">
        <w:rPr>
          <w:i/>
          <w:lang w:val="en-US"/>
        </w:rPr>
        <w:t>Unicode Standard Annex #31, Unicode Identifiers and Pattern Syntax, version Unicode 5.1.0</w:t>
      </w:r>
      <w:r w:rsidRPr="004D46C4">
        <w:rPr>
          <w:lang w:val="en-US"/>
        </w:rPr>
        <w:t>, or successor.</w:t>
      </w:r>
    </w:p>
    <w:p w14:paraId="047099BA" w14:textId="77777777" w:rsidR="004C02EF" w:rsidRPr="00E77497" w:rsidRDefault="004C02EF" w:rsidP="00D95C58">
      <w:pPr>
        <w:pStyle w:val="1"/>
      </w:pPr>
      <w:bookmarkStart w:id="36" w:name="_Toc276630918"/>
      <w:bookmarkStart w:id="37" w:name="_Toc366141717"/>
      <w:r w:rsidRPr="00E77497">
        <w:t>Overview</w:t>
      </w:r>
      <w:bookmarkEnd w:id="36"/>
      <w:bookmarkEnd w:id="37"/>
    </w:p>
    <w:p w14:paraId="6EC61DC7" w14:textId="77777777" w:rsidR="004C02EF" w:rsidRPr="00E77497" w:rsidRDefault="004C02EF" w:rsidP="004C02EF">
      <w:r w:rsidRPr="00E77497">
        <w:t>This section contains a non-normative overview of the ECMAScript language.</w:t>
      </w:r>
    </w:p>
    <w:p w14:paraId="417157C0" w14:textId="77777777" w:rsidR="004C02EF" w:rsidRPr="00E77497" w:rsidRDefault="004C02EF" w:rsidP="004C02EF">
      <w:r w:rsidRPr="00E77497">
        <w:t>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objects, whose description and behaviour are beyond the scope of this specification except to indicate that they may provide certain properties that can be accessed and certain functions that can be called from an ECMAScript program.</w:t>
      </w:r>
    </w:p>
    <w:p w14:paraId="34402F5A" w14:textId="77777777" w:rsidR="004C02EF" w:rsidRPr="00E77497" w:rsidRDefault="004C02EF" w:rsidP="004C02EF">
      <w:r w:rsidRPr="00E77497">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r w:rsidR="0084788F">
        <w:t xml:space="preserve"> ECMAScript was originally designed to be used as a scripting language, but  has become widely used as a general purpose programming language.</w:t>
      </w:r>
    </w:p>
    <w:p w14:paraId="1D6557EE" w14:textId="77777777" w:rsidR="004C02EF" w:rsidRPr="00E77497" w:rsidRDefault="004C02EF" w:rsidP="00E343EB">
      <w:r w:rsidRPr="00E77497">
        <w:t xml:space="preserve">ECMAScript was originally designed to be a </w:t>
      </w:r>
      <w:r w:rsidRPr="00E77497">
        <w:rPr>
          <w:b/>
          <w:i/>
        </w:rPr>
        <w:t>Web scripting language</w:t>
      </w:r>
      <w:r w:rsidRPr="00E77497">
        <w:t xml:space="preserve">, providing a mechanism to enliven Web pages in browsers and to perform server computation as part of a Web-based client-server architecture. ECMAScript </w:t>
      </w:r>
      <w:r w:rsidR="00E343EB">
        <w:t>is now used both as a general propose programming language</w:t>
      </w:r>
      <w:r w:rsidR="00E343EB" w:rsidRPr="00E77497">
        <w:t xml:space="preserve"> </w:t>
      </w:r>
      <w:r w:rsidR="00E343EB">
        <w:t xml:space="preserve">and to </w:t>
      </w:r>
      <w:r w:rsidRPr="00E77497">
        <w:t>provide core scripting capabilities for a variety of host environments</w:t>
      </w:r>
      <w:r w:rsidR="00E343EB">
        <w:t>.</w:t>
      </w:r>
      <w:r w:rsidR="00E343EB" w:rsidRPr="00E77497">
        <w:t xml:space="preserve"> </w:t>
      </w:r>
      <w:r w:rsidR="00E343EB">
        <w:t>T</w:t>
      </w:r>
      <w:r w:rsidRPr="00E77497">
        <w:t>herefore the core language is specified in this document apart from any particular host environment.</w:t>
      </w:r>
    </w:p>
    <w:p w14:paraId="53EAFCD5" w14:textId="77777777"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14:paraId="78F25A22" w14:textId="77777777"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14:paraId="0478B3A1" w14:textId="77777777" w:rsidR="004C02EF" w:rsidRPr="00E77497" w:rsidRDefault="004C02EF" w:rsidP="004C02EF">
      <w:r w:rsidRPr="00E77497">
        <w:t>Ungar, David, and Smith, Randall B. Self: The Power of Simplicity. OOPSLA '87 Conference Proceedings, pp. 227–241, Orlando, FL, October 1987.</w:t>
      </w:r>
    </w:p>
    <w:p w14:paraId="258FE2E9" w14:textId="77777777" w:rsidR="004C02EF" w:rsidRPr="00E77497" w:rsidRDefault="004C02EF" w:rsidP="004C02EF">
      <w:r w:rsidRPr="00E77497">
        <w:t>IEEE Standard for the Scheme Programming Language. IEEE Std 1178-1990.</w:t>
      </w:r>
    </w:p>
    <w:p w14:paraId="1C00B9B2" w14:textId="77777777" w:rsidR="004C02EF" w:rsidRPr="00E77497" w:rsidRDefault="004C02EF" w:rsidP="00D22EEE">
      <w:pPr>
        <w:pStyle w:val="20"/>
      </w:pPr>
      <w:bookmarkStart w:id="38" w:name="_Toc276630919"/>
      <w:bookmarkStart w:id="39" w:name="_Toc366141718"/>
      <w:r w:rsidRPr="00E77497">
        <w:t>Web Scripting</w:t>
      </w:r>
      <w:bookmarkEnd w:id="38"/>
      <w:bookmarkEnd w:id="39"/>
    </w:p>
    <w:p w14:paraId="62E0AC37" w14:textId="77777777"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603BAFEA" w14:textId="77777777"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6CD8A076" w14:textId="77777777" w:rsidR="004C02EF" w:rsidRPr="00E77497" w:rsidRDefault="004C02EF" w:rsidP="004C02EF">
      <w:r w:rsidRPr="00E77497">
        <w:t>Each Web browser and server that supports ECMAScript supplies its own host environment, completing the ECMAScript execution environment.</w:t>
      </w:r>
    </w:p>
    <w:p w14:paraId="4D90C3C1" w14:textId="77777777" w:rsidR="004C02EF" w:rsidRPr="00E77497" w:rsidRDefault="004C02EF" w:rsidP="00D148E9">
      <w:pPr>
        <w:pStyle w:val="20"/>
      </w:pPr>
      <w:bookmarkStart w:id="40" w:name="_Toc276630920"/>
      <w:del w:id="41" w:author="Rev 18 Allen Wirfs-Brock" w:date="2013-09-05T09:31:00Z">
        <w:r w:rsidRPr="00E77497" w:rsidDel="00735473">
          <w:delText xml:space="preserve">Language </w:delText>
        </w:r>
      </w:del>
      <w:bookmarkStart w:id="42" w:name="_Toc366141719"/>
      <w:ins w:id="43" w:author="Rev 18 Allen Wirfs-Brock" w:date="2013-09-05T09:31:00Z">
        <w:r w:rsidR="00735473">
          <w:t>ECMAScript</w:t>
        </w:r>
        <w:r w:rsidR="00735473" w:rsidRPr="00E77497">
          <w:t xml:space="preserve"> </w:t>
        </w:r>
      </w:ins>
      <w:r w:rsidRPr="00E77497">
        <w:t>Overview</w:t>
      </w:r>
      <w:bookmarkEnd w:id="40"/>
      <w:bookmarkEnd w:id="42"/>
    </w:p>
    <w:p w14:paraId="45B2AABD" w14:textId="77777777" w:rsidR="004C02EF" w:rsidRPr="00E77497" w:rsidRDefault="004C02EF" w:rsidP="004C02EF">
      <w:r w:rsidRPr="00E77497">
        <w:t>The following is an informal overview of ECMAScript—not all parts of the language are described. This overview is not part of the standard proper.</w:t>
      </w:r>
    </w:p>
    <w:p w14:paraId="724CF684" w14:textId="77777777"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0D9A0856" w14:textId="77777777"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693E91BF" w14:textId="77777777"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206A49AB" w14:textId="77777777"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2898F393" w14:textId="77777777" w:rsidR="004C02EF" w:rsidRPr="009C202C" w:rsidRDefault="004C02EF" w:rsidP="00D148E9">
      <w:pPr>
        <w:pStyle w:val="30"/>
      </w:pPr>
      <w:bookmarkStart w:id="44" w:name="_Toc276630921"/>
      <w:bookmarkStart w:id="45" w:name="_Toc366141720"/>
      <w:r w:rsidRPr="009C202C">
        <w:t>Objects</w:t>
      </w:r>
      <w:bookmarkEnd w:id="44"/>
      <w:bookmarkEnd w:id="45"/>
    </w:p>
    <w:p w14:paraId="0EC508B3" w14:textId="77777777" w:rsidR="004C02EF" w:rsidRPr="00E77497" w:rsidRDefault="004C02EF" w:rsidP="004C02EF">
      <w:commentRangeStart w:id="46"/>
      <w:r w:rsidRPr="009C202C">
        <w:t>ECMAScript does not use classes such as those in C++</w:t>
      </w:r>
      <w:commentRangeEnd w:id="46"/>
      <w:r w:rsidR="00E71DBF">
        <w:rPr>
          <w:rStyle w:val="af6"/>
        </w:rPr>
        <w:commentReference w:id="46"/>
      </w:r>
      <w:r w:rsidRPr="009C202C">
        <w:t xml:space="preserve">,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37EB7AA4" w14:textId="77777777"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5FCCC795" w14:textId="77777777" w:rsidR="004C02EF" w:rsidRPr="00675B74" w:rsidRDefault="004C02EF" w:rsidP="0060352F">
      <w:pPr>
        <w:ind w:right="-1099"/>
        <w:jc w:val="right"/>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968"/>
      </w:tblGrid>
      <w:tr w:rsidR="0060352F" w:rsidRPr="00F9694F" w14:paraId="12B8ECF9" w14:textId="77777777" w:rsidTr="00F9694F">
        <w:tc>
          <w:tcPr>
            <w:tcW w:w="9968" w:type="dxa"/>
            <w:shd w:val="clear" w:color="auto" w:fill="auto"/>
          </w:tcPr>
          <w:p w14:paraId="4E118F72" w14:textId="77777777" w:rsidR="0060352F" w:rsidRPr="00F9694F" w:rsidRDefault="00F92BFE" w:rsidP="00F9694F">
            <w:pPr>
              <w:pStyle w:val="Figuretitle"/>
              <w:keepNext/>
              <w:spacing w:before="0" w:after="0" w:line="240" w:lineRule="auto"/>
              <w:rPr>
                <w:rFonts w:eastAsia="Arial Unicode MS"/>
              </w:rPr>
            </w:pPr>
            <w:r w:rsidRPr="00F92BFE">
              <w:rPr>
                <w:rFonts w:eastAsia="Arial Unicode MS"/>
                <w:noProof/>
                <w:lang w:val="en-US" w:eastAsia="en-US"/>
              </w:rPr>
              <w:pict>
                <v:shape id="Picture 2" o:spid="_x0000_i1026" type="#_x0000_t75" style="width:401.5pt;height:223.95pt;visibility:visible">
                  <v:imagedata r:id="rId23" o:title=""/>
                </v:shape>
              </w:pict>
            </w:r>
          </w:p>
        </w:tc>
      </w:tr>
    </w:tbl>
    <w:p w14:paraId="5B67B6CA" w14:textId="77777777" w:rsidR="0060352F" w:rsidRDefault="0060352F" w:rsidP="0060352F">
      <w:pPr>
        <w:pStyle w:val="afffff4"/>
        <w:spacing w:before="100"/>
        <w:jc w:val="center"/>
      </w:pPr>
      <w:bookmarkStart w:id="47" w:name="_Ref355342664"/>
      <w:r>
        <w:t xml:space="preserve">Figure </w:t>
      </w:r>
      <w:r>
        <w:fldChar w:fldCharType="begin"/>
      </w:r>
      <w:r>
        <w:instrText xml:space="preserve"> SEQ Figure \* ARABIC </w:instrText>
      </w:r>
      <w:r>
        <w:fldChar w:fldCharType="separate"/>
      </w:r>
      <w:r w:rsidR="00083CEC">
        <w:rPr>
          <w:noProof/>
        </w:rPr>
        <w:t>1</w:t>
      </w:r>
      <w:r>
        <w:fldChar w:fldCharType="end"/>
      </w:r>
      <w:bookmarkEnd w:id="47"/>
      <w:r>
        <w:rPr>
          <w:noProof/>
          <w:lang w:val="en-US"/>
        </w:rPr>
        <w:t xml:space="preserve"> </w:t>
      </w:r>
      <w:r w:rsidRPr="009E3F76">
        <w:rPr>
          <w:noProof/>
          <w:lang w:val="en-US"/>
        </w:rPr>
        <w:t>— Object/Prototype Relationships</w:t>
      </w:r>
    </w:p>
    <w:p w14:paraId="34DC5546" w14:textId="77777777" w:rsidR="004C02EF" w:rsidRPr="00E77497" w:rsidRDefault="004C02EF" w:rsidP="00086B3C">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r w:rsidR="00E71DBF">
        <w:t>while</w:t>
      </w:r>
      <w:r w:rsidR="00E71DBF" w:rsidRPr="00E77497">
        <w:t xml:space="preserve"> </w:t>
      </w:r>
      <w:r w:rsidRPr="00E77497">
        <w:t>structure, behaviour, and state are all inherited.</w:t>
      </w:r>
    </w:p>
    <w:p w14:paraId="03C03BDF" w14:textId="77777777" w:rsidR="004C02EF" w:rsidRPr="00E77497" w:rsidRDefault="004C02EF" w:rsidP="0060352F">
      <w:r w:rsidRPr="00E77497">
        <w:t xml:space="preserve">All objects that do not directly contain a particular property that their prototype contains share that property and its value. </w:t>
      </w:r>
      <w:r w:rsidR="0060352F">
        <w:fldChar w:fldCharType="begin"/>
      </w:r>
      <w:r w:rsidR="0060352F">
        <w:instrText xml:space="preserve"> REF _Ref355342664 \h </w:instrText>
      </w:r>
      <w:r w:rsidR="0060352F">
        <w:fldChar w:fldCharType="separate"/>
      </w:r>
      <w:r w:rsidR="00083CEC">
        <w:t xml:space="preserve">Figure </w:t>
      </w:r>
      <w:r w:rsidR="00083CEC">
        <w:rPr>
          <w:noProof/>
        </w:rPr>
        <w:t>1</w:t>
      </w:r>
      <w:r w:rsidR="0060352F">
        <w:fldChar w:fldCharType="end"/>
      </w:r>
      <w:r w:rsidR="0060352F">
        <w:t xml:space="preserve"> </w:t>
      </w:r>
      <w:r w:rsidRPr="00E77497">
        <w:t>illustrates this:</w:t>
      </w:r>
    </w:p>
    <w:p w14:paraId="00C57A89" w14:textId="77777777"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32FA86CD" w14:textId="77777777"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501246AE" w14:textId="77777777" w:rsidR="004C02EF" w:rsidRPr="00E77497" w:rsidRDefault="004C02EF" w:rsidP="00D148E9">
      <w:pPr>
        <w:pStyle w:val="30"/>
      </w:pPr>
      <w:bookmarkStart w:id="48" w:name="_Toc276630922"/>
      <w:bookmarkStart w:id="49" w:name="_Toc366141721"/>
      <w:r w:rsidRPr="00E77497">
        <w:t>The Strict Variant of ECMAScript</w:t>
      </w:r>
      <w:bookmarkEnd w:id="48"/>
      <w:bookmarkEnd w:id="49"/>
    </w:p>
    <w:p w14:paraId="682E6F3E" w14:textId="77777777"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586E8094" w14:textId="77777777"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22478C8D" w14:textId="77777777"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2DE7CE72" w14:textId="77777777" w:rsidR="004C02EF" w:rsidRPr="00E77497" w:rsidRDefault="004C02EF" w:rsidP="00D148E9">
      <w:pPr>
        <w:pStyle w:val="20"/>
      </w:pPr>
      <w:bookmarkStart w:id="50" w:name="_Toc276630923"/>
      <w:bookmarkStart w:id="51" w:name="_Toc366141722"/>
      <w:r w:rsidRPr="00E77497">
        <w:t>Terms and definitions</w:t>
      </w:r>
      <w:bookmarkEnd w:id="50"/>
      <w:bookmarkEnd w:id="51"/>
    </w:p>
    <w:p w14:paraId="30E7C15C" w14:textId="77777777" w:rsidR="004C02EF" w:rsidRPr="00E77497" w:rsidRDefault="004C02EF" w:rsidP="004C02EF">
      <w:r w:rsidRPr="00E77497">
        <w:t>For the purposes of this document, the following terms and definitions apply.</w:t>
      </w:r>
    </w:p>
    <w:p w14:paraId="45F1A703" w14:textId="77777777" w:rsidR="004C02EF" w:rsidRPr="00E77497" w:rsidRDefault="004C02EF" w:rsidP="004C02EF">
      <w:pPr>
        <w:pStyle w:val="TermNum"/>
      </w:pPr>
      <w:bookmarkStart w:id="52" w:name="_Toc472818721"/>
      <w:bookmarkStart w:id="53" w:name="_Toc235503267"/>
      <w:r w:rsidRPr="00E77497">
        <w:t>4.3.1</w:t>
      </w:r>
    </w:p>
    <w:bookmarkEnd w:id="52"/>
    <w:bookmarkEnd w:id="53"/>
    <w:p w14:paraId="62A0E798" w14:textId="77777777" w:rsidR="004C02EF" w:rsidRPr="00E77497" w:rsidRDefault="004C02EF" w:rsidP="004C02EF">
      <w:pPr>
        <w:pStyle w:val="Terms"/>
      </w:pPr>
      <w:r w:rsidRPr="00E77497">
        <w:t>type</w:t>
      </w:r>
    </w:p>
    <w:p w14:paraId="51E19353" w14:textId="77777777" w:rsidR="004C02EF" w:rsidRPr="00E77497" w:rsidRDefault="004C02EF" w:rsidP="004C02EF">
      <w:pPr>
        <w:pStyle w:val="Definition"/>
      </w:pPr>
      <w:r w:rsidRPr="00E77497">
        <w:t>set of data values as defined in Clause 8 of this specification</w:t>
      </w:r>
    </w:p>
    <w:p w14:paraId="55DDC093" w14:textId="77777777" w:rsidR="004C02EF" w:rsidRPr="00E77497" w:rsidRDefault="004C02EF" w:rsidP="004C02EF">
      <w:pPr>
        <w:pStyle w:val="TermNum"/>
      </w:pPr>
      <w:bookmarkStart w:id="54" w:name="_Toc385672087"/>
      <w:bookmarkStart w:id="55" w:name="_Toc393690178"/>
      <w:bookmarkStart w:id="56" w:name="_Toc472818722"/>
      <w:bookmarkStart w:id="57" w:name="_Toc235503268"/>
      <w:r w:rsidRPr="00E77497">
        <w:t>4.3.2</w:t>
      </w:r>
    </w:p>
    <w:p w14:paraId="3731B70C" w14:textId="77777777" w:rsidR="004C02EF" w:rsidRPr="00E77497" w:rsidRDefault="004C02EF" w:rsidP="004C02EF">
      <w:pPr>
        <w:pStyle w:val="Terms"/>
      </w:pPr>
      <w:r w:rsidRPr="00E77497">
        <w:t xml:space="preserve">primitive </w:t>
      </w:r>
      <w:bookmarkEnd w:id="54"/>
      <w:bookmarkEnd w:id="55"/>
      <w:bookmarkEnd w:id="56"/>
      <w:bookmarkEnd w:id="57"/>
      <w:r w:rsidRPr="00E77497">
        <w:t>value</w:t>
      </w:r>
    </w:p>
    <w:p w14:paraId="09481391" w14:textId="77777777" w:rsidR="004C02EF" w:rsidRPr="00E77497" w:rsidRDefault="004C02EF" w:rsidP="004C02EF">
      <w:pPr>
        <w:pStyle w:val="Definition"/>
      </w:pPr>
      <w:r w:rsidRPr="00E77497">
        <w:t>member of one of the types Undefined, Null, Boolean, Number, or String as defined in Clause 8</w:t>
      </w:r>
    </w:p>
    <w:p w14:paraId="2D234ABD" w14:textId="77777777"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58" w:name="_Toc385672088"/>
      <w:bookmarkStart w:id="59" w:name="_Toc393690179"/>
    </w:p>
    <w:p w14:paraId="3DF6FCD1" w14:textId="77777777" w:rsidR="004C02EF" w:rsidRPr="00E77497" w:rsidRDefault="004C02EF" w:rsidP="004C02EF">
      <w:pPr>
        <w:pStyle w:val="TermNum"/>
      </w:pPr>
      <w:bookmarkStart w:id="60" w:name="_Toc472818723"/>
      <w:bookmarkStart w:id="61" w:name="_Toc235503269"/>
      <w:r w:rsidRPr="00E77497">
        <w:t>4.3.3</w:t>
      </w:r>
    </w:p>
    <w:bookmarkEnd w:id="58"/>
    <w:bookmarkEnd w:id="59"/>
    <w:bookmarkEnd w:id="60"/>
    <w:bookmarkEnd w:id="61"/>
    <w:p w14:paraId="474DB4B1" w14:textId="77777777" w:rsidR="004C02EF" w:rsidRPr="00E77497" w:rsidRDefault="004C02EF" w:rsidP="004C02EF">
      <w:pPr>
        <w:pStyle w:val="Terms"/>
      </w:pPr>
      <w:r w:rsidRPr="00E77497">
        <w:t>object</w:t>
      </w:r>
    </w:p>
    <w:p w14:paraId="0B19D12E" w14:textId="77777777" w:rsidR="004C02EF" w:rsidRPr="00E77497" w:rsidRDefault="004C02EF" w:rsidP="004C02EF">
      <w:pPr>
        <w:pStyle w:val="Definition"/>
      </w:pPr>
      <w:r w:rsidRPr="00E77497">
        <w:t>member of the type Object</w:t>
      </w:r>
    </w:p>
    <w:p w14:paraId="787A943F" w14:textId="77777777" w:rsidR="004C02EF" w:rsidRPr="00E77497" w:rsidRDefault="004C02EF" w:rsidP="004C02EF">
      <w:pPr>
        <w:pStyle w:val="Note"/>
      </w:pPr>
      <w:r w:rsidRPr="00E77497">
        <w:t>NOTE</w:t>
      </w:r>
      <w:r w:rsidRPr="00E77497">
        <w:tab/>
        <w:t>An object is a collection of properties</w:t>
      </w:r>
      <w:bookmarkStart w:id="62" w:name="_Toc385672089"/>
      <w:bookmarkStart w:id="63" w:name="_Toc393690180"/>
      <w:r w:rsidRPr="00E77497">
        <w:t xml:space="preserve"> and has a single prototype object. The prototype may be the null value.</w:t>
      </w:r>
    </w:p>
    <w:p w14:paraId="11961A1E" w14:textId="77777777" w:rsidR="004C02EF" w:rsidRPr="00E77497" w:rsidRDefault="004C02EF" w:rsidP="004C02EF">
      <w:pPr>
        <w:pStyle w:val="TermNum"/>
      </w:pPr>
      <w:bookmarkStart w:id="64" w:name="_Ref457703927"/>
      <w:bookmarkStart w:id="65" w:name="_Toc472818724"/>
      <w:bookmarkStart w:id="66" w:name="_Toc235503270"/>
      <w:r w:rsidRPr="00E77497">
        <w:t>4.3.4</w:t>
      </w:r>
    </w:p>
    <w:bookmarkEnd w:id="62"/>
    <w:bookmarkEnd w:id="63"/>
    <w:bookmarkEnd w:id="64"/>
    <w:bookmarkEnd w:id="65"/>
    <w:bookmarkEnd w:id="66"/>
    <w:p w14:paraId="4674B3A9" w14:textId="77777777" w:rsidR="004C02EF" w:rsidRPr="00E77497" w:rsidRDefault="004C02EF" w:rsidP="004C02EF">
      <w:pPr>
        <w:pStyle w:val="Terms"/>
      </w:pPr>
      <w:r w:rsidRPr="00E77497">
        <w:t>constructor</w:t>
      </w:r>
    </w:p>
    <w:p w14:paraId="061D2E2B" w14:textId="77777777" w:rsidR="004C02EF" w:rsidRPr="00E77497" w:rsidRDefault="004C02EF" w:rsidP="004C02EF">
      <w:pPr>
        <w:pStyle w:val="Definition"/>
      </w:pPr>
      <w:r w:rsidRPr="00E77497">
        <w:t>function object that creates and initialises objects</w:t>
      </w:r>
    </w:p>
    <w:p w14:paraId="2880DDF2" w14:textId="77777777"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67" w:name="_Toc385672090"/>
      <w:bookmarkStart w:id="68" w:name="_Toc393690181"/>
    </w:p>
    <w:p w14:paraId="72CF5AD6" w14:textId="77777777" w:rsidR="004C02EF" w:rsidRPr="00E77497" w:rsidRDefault="004C02EF" w:rsidP="004C02EF">
      <w:pPr>
        <w:pStyle w:val="TermNum"/>
      </w:pPr>
      <w:bookmarkStart w:id="69" w:name="_Toc472818725"/>
      <w:bookmarkStart w:id="70" w:name="_Toc235503271"/>
      <w:r w:rsidRPr="00E77497">
        <w:t>4.3.5</w:t>
      </w:r>
    </w:p>
    <w:bookmarkEnd w:id="67"/>
    <w:bookmarkEnd w:id="68"/>
    <w:bookmarkEnd w:id="69"/>
    <w:bookmarkEnd w:id="70"/>
    <w:p w14:paraId="17DCC05A" w14:textId="77777777" w:rsidR="004C02EF" w:rsidRPr="00E77497" w:rsidRDefault="004C02EF" w:rsidP="004C02EF">
      <w:pPr>
        <w:pStyle w:val="Terms"/>
      </w:pPr>
      <w:r w:rsidRPr="00E77497">
        <w:t>prototype</w:t>
      </w:r>
    </w:p>
    <w:p w14:paraId="0ACBF2DF" w14:textId="77777777" w:rsidR="004C02EF" w:rsidRPr="00E77497" w:rsidRDefault="004C02EF" w:rsidP="004C02EF">
      <w:pPr>
        <w:pStyle w:val="Definition"/>
      </w:pPr>
      <w:r w:rsidRPr="00E77497">
        <w:t>object that provides shared properties for other objects</w:t>
      </w:r>
    </w:p>
    <w:p w14:paraId="4D311500" w14:textId="77777777"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71" w:name="_Toc385672091"/>
      <w:bookmarkStart w:id="72"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6EFF7F7B" w14:textId="77777777" w:rsidR="004C02EF" w:rsidRPr="00E77497" w:rsidRDefault="004C02EF" w:rsidP="004C02EF">
      <w:pPr>
        <w:pStyle w:val="TermNum"/>
      </w:pPr>
      <w:bookmarkStart w:id="73" w:name="_Toc472818726"/>
      <w:bookmarkStart w:id="74" w:name="_Toc235503272"/>
      <w:r w:rsidRPr="00E77497">
        <w:t>4.3.6</w:t>
      </w:r>
    </w:p>
    <w:bookmarkEnd w:id="71"/>
    <w:bookmarkEnd w:id="72"/>
    <w:bookmarkEnd w:id="73"/>
    <w:bookmarkEnd w:id="74"/>
    <w:p w14:paraId="5ACA93C2" w14:textId="77777777" w:rsidR="004C02EF" w:rsidRPr="00E77497" w:rsidRDefault="00575506" w:rsidP="004C02EF">
      <w:pPr>
        <w:pStyle w:val="Terms"/>
      </w:pPr>
      <w:r>
        <w:t>ordinary</w:t>
      </w:r>
      <w:r w:rsidRPr="00E77497">
        <w:t xml:space="preserve"> </w:t>
      </w:r>
      <w:r w:rsidR="004C02EF" w:rsidRPr="00E77497">
        <w:t>object</w:t>
      </w:r>
    </w:p>
    <w:p w14:paraId="28935FE8" w14:textId="77777777" w:rsidR="004C02EF" w:rsidRPr="00E77497" w:rsidRDefault="004C02EF" w:rsidP="004C02EF">
      <w:pPr>
        <w:pStyle w:val="Definition"/>
      </w:pPr>
      <w:r w:rsidRPr="00E77497">
        <w:t xml:space="preserve">object </w:t>
      </w:r>
      <w:r w:rsidR="00575506">
        <w:t>that</w:t>
      </w:r>
      <w:r w:rsidR="00EB2682">
        <w:t xml:space="preserve"> ha</w:t>
      </w:r>
      <w:r w:rsidR="000625F1">
        <w:t>s</w:t>
      </w:r>
      <w:r w:rsidR="00EB2682">
        <w:t xml:space="preserve"> the default behaviour for the internal methods that </w:t>
      </w:r>
      <w:r w:rsidR="000625F1">
        <w:t>must</w:t>
      </w:r>
      <w:r w:rsidR="00EB2682">
        <w:t xml:space="preserve"> be supported by all </w:t>
      </w:r>
      <w:r w:rsidR="000625F1">
        <w:t xml:space="preserve">ECMAScript </w:t>
      </w:r>
      <w:r w:rsidR="00EB2682">
        <w:t>objects.</w:t>
      </w:r>
    </w:p>
    <w:p w14:paraId="38D3065F" w14:textId="77777777" w:rsidR="001A1BE6" w:rsidRPr="00E77497" w:rsidRDefault="001A1BE6" w:rsidP="001A1BE6">
      <w:pPr>
        <w:pStyle w:val="TermNum"/>
      </w:pPr>
      <w:r w:rsidRPr="00E77497">
        <w:t>4.3.</w:t>
      </w:r>
      <w:r>
        <w:t>7</w:t>
      </w:r>
    </w:p>
    <w:p w14:paraId="12A8421B" w14:textId="77777777" w:rsidR="001A1BE6" w:rsidRPr="00E77497" w:rsidRDefault="001A1BE6" w:rsidP="001A1BE6">
      <w:pPr>
        <w:pStyle w:val="Terms"/>
      </w:pPr>
      <w:r>
        <w:t>exotic</w:t>
      </w:r>
      <w:r w:rsidRPr="00E77497">
        <w:t xml:space="preserve"> object</w:t>
      </w:r>
    </w:p>
    <w:p w14:paraId="5BFCC63F" w14:textId="77777777" w:rsidR="001A1BE6" w:rsidRPr="00E77497" w:rsidRDefault="001A1BE6" w:rsidP="001A1BE6">
      <w:pPr>
        <w:pStyle w:val="Definition"/>
      </w:pPr>
      <w:r w:rsidRPr="00E77497">
        <w:t xml:space="preserve">object </w:t>
      </w:r>
      <w:r>
        <w:t>that has some alternative behaviour for one or more of the internal methods that must be supported by all ECMAScript objects.</w:t>
      </w:r>
    </w:p>
    <w:p w14:paraId="0B4E40D2" w14:textId="77777777" w:rsidR="001A1BE6" w:rsidRPr="00E77497" w:rsidRDefault="001A1BE6" w:rsidP="001A1BE6">
      <w:pPr>
        <w:pStyle w:val="Note"/>
      </w:pPr>
      <w:r w:rsidRPr="00E77497">
        <w:t>NOTE</w:t>
      </w:r>
      <w:r w:rsidRPr="00E77497">
        <w:tab/>
        <w:t xml:space="preserve">Any object that is not </w:t>
      </w:r>
      <w:r>
        <w:t>an ordinary object</w:t>
      </w:r>
      <w:r w:rsidRPr="00E77497">
        <w:t xml:space="preserve"> is a</w:t>
      </w:r>
      <w:r>
        <w:t>n</w:t>
      </w:r>
      <w:r w:rsidRPr="00E77497">
        <w:t xml:space="preserve"> </w:t>
      </w:r>
      <w:r>
        <w:t>exotic</w:t>
      </w:r>
      <w:r w:rsidRPr="00E77497">
        <w:t xml:space="preserve"> object.</w:t>
      </w:r>
    </w:p>
    <w:p w14:paraId="54197B46" w14:textId="77777777" w:rsidR="001A1BE6" w:rsidRPr="00E77497" w:rsidRDefault="001A1BE6" w:rsidP="001A1BE6">
      <w:pPr>
        <w:pStyle w:val="TermNum"/>
      </w:pPr>
      <w:r w:rsidRPr="00E77497">
        <w:t>4.3.</w:t>
      </w:r>
      <w:r>
        <w:t>8</w:t>
      </w:r>
    </w:p>
    <w:p w14:paraId="709B151A" w14:textId="77777777" w:rsidR="001A1BE6" w:rsidRPr="00E77497" w:rsidRDefault="001A1BE6" w:rsidP="001A1BE6">
      <w:pPr>
        <w:pStyle w:val="TermNum"/>
      </w:pPr>
      <w:r>
        <w:t>standard</w:t>
      </w:r>
      <w:r w:rsidRPr="00E77497">
        <w:t xml:space="preserve"> object</w:t>
      </w:r>
    </w:p>
    <w:p w14:paraId="08857D23" w14:textId="77777777" w:rsidR="001A1BE6" w:rsidRPr="00E77497" w:rsidRDefault="001A1BE6" w:rsidP="001A1BE6">
      <w:pPr>
        <w:pStyle w:val="Definition"/>
      </w:pPr>
      <w:r w:rsidRPr="00E77497">
        <w:t xml:space="preserve">object </w:t>
      </w:r>
      <w:r>
        <w:t>whose semantics are defined by this specification.</w:t>
      </w:r>
    </w:p>
    <w:p w14:paraId="041E5068" w14:textId="77777777" w:rsidR="004C02EF" w:rsidRPr="00E77497" w:rsidRDefault="004C02EF" w:rsidP="001A1BE6">
      <w:pPr>
        <w:pStyle w:val="TermNum"/>
      </w:pPr>
      <w:bookmarkStart w:id="75" w:name="_Toc393690183"/>
      <w:bookmarkStart w:id="76" w:name="_Toc472818727"/>
      <w:bookmarkStart w:id="77" w:name="_Toc235503273"/>
      <w:bookmarkStart w:id="78" w:name="_Toc385672092"/>
      <w:r w:rsidRPr="00E77497">
        <w:t>4.3.</w:t>
      </w:r>
      <w:r w:rsidR="001A1BE6">
        <w:t>9</w:t>
      </w:r>
    </w:p>
    <w:p w14:paraId="19FF4B19" w14:textId="77777777" w:rsidR="004C02EF" w:rsidRPr="00E77497" w:rsidRDefault="004C02EF" w:rsidP="004C02EF">
      <w:pPr>
        <w:pStyle w:val="TermNum"/>
      </w:pPr>
      <w:r w:rsidRPr="00E77497">
        <w:t xml:space="preserve">built-in </w:t>
      </w:r>
      <w:bookmarkEnd w:id="75"/>
      <w:bookmarkEnd w:id="76"/>
      <w:bookmarkEnd w:id="77"/>
      <w:r w:rsidRPr="00E77497">
        <w:t>object</w:t>
      </w:r>
    </w:p>
    <w:p w14:paraId="71F0C317" w14:textId="77777777"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14:paraId="3C792E5C" w14:textId="77777777" w:rsidR="004C02EF" w:rsidRPr="00E77497" w:rsidRDefault="004C02EF" w:rsidP="004C02EF">
      <w:pPr>
        <w:pStyle w:val="Note"/>
      </w:pPr>
      <w:r w:rsidRPr="00E77497">
        <w:t>NOTE</w:t>
      </w:r>
      <w:r w:rsidRPr="00E77497">
        <w:tab/>
        <w:t xml:space="preserve">Standard built-in objects are defined in this specification, and an ECMAScript implementation may specify and define others. </w:t>
      </w:r>
      <w:bookmarkStart w:id="79" w:name="_Toc393690184"/>
      <w:r w:rsidRPr="00E77497">
        <w:t xml:space="preserve">A </w:t>
      </w:r>
      <w:r w:rsidRPr="00E77497">
        <w:rPr>
          <w:i/>
        </w:rPr>
        <w:t>built-in constructor</w:t>
      </w:r>
      <w:r w:rsidRPr="00E77497">
        <w:rPr>
          <w:b/>
          <w:i/>
        </w:rPr>
        <w:t xml:space="preserve"> </w:t>
      </w:r>
      <w:r w:rsidRPr="00E77497">
        <w:t>is a built-in object that is also a constructor.</w:t>
      </w:r>
    </w:p>
    <w:p w14:paraId="0FF45392" w14:textId="77777777" w:rsidR="004C02EF" w:rsidRPr="00E77497" w:rsidRDefault="004C02EF" w:rsidP="001A1BE6">
      <w:pPr>
        <w:pStyle w:val="TermNum"/>
      </w:pPr>
      <w:bookmarkStart w:id="80" w:name="_Toc385672093"/>
      <w:bookmarkStart w:id="81" w:name="_Toc393690185"/>
      <w:bookmarkStart w:id="82" w:name="_Toc410465335"/>
      <w:bookmarkStart w:id="83" w:name="_Toc410465807"/>
      <w:bookmarkStart w:id="84" w:name="_Toc410466906"/>
      <w:bookmarkStart w:id="85" w:name="_Toc410533182"/>
      <w:bookmarkStart w:id="86" w:name="_Toc472818729"/>
      <w:bookmarkStart w:id="87" w:name="_Toc235503275"/>
      <w:bookmarkEnd w:id="78"/>
      <w:bookmarkEnd w:id="79"/>
      <w:r w:rsidRPr="00E77497">
        <w:t>4.3.</w:t>
      </w:r>
      <w:r w:rsidR="001A1BE6">
        <w:t>10</w:t>
      </w:r>
    </w:p>
    <w:bookmarkEnd w:id="80"/>
    <w:bookmarkEnd w:id="81"/>
    <w:bookmarkEnd w:id="82"/>
    <w:bookmarkEnd w:id="83"/>
    <w:bookmarkEnd w:id="84"/>
    <w:bookmarkEnd w:id="85"/>
    <w:p w14:paraId="2B36BAD8" w14:textId="77777777" w:rsidR="004C02EF" w:rsidRPr="00E77497" w:rsidRDefault="004C02EF" w:rsidP="004C02EF">
      <w:pPr>
        <w:pStyle w:val="Terms"/>
      </w:pPr>
      <w:r w:rsidRPr="00E77497">
        <w:t xml:space="preserve">undefined </w:t>
      </w:r>
      <w:bookmarkEnd w:id="86"/>
      <w:bookmarkEnd w:id="87"/>
      <w:r w:rsidRPr="00E77497">
        <w:t>value</w:t>
      </w:r>
    </w:p>
    <w:p w14:paraId="6DAAA9C9" w14:textId="77777777" w:rsidR="004C02EF" w:rsidRPr="00E77497" w:rsidRDefault="004C02EF" w:rsidP="004C02EF">
      <w:pPr>
        <w:pStyle w:val="Definition"/>
      </w:pPr>
      <w:r w:rsidRPr="00E77497">
        <w:t>primitive value used when a variabl</w:t>
      </w:r>
      <w:bookmarkStart w:id="88" w:name="_Toc385672094"/>
      <w:bookmarkStart w:id="89" w:name="_Toc393690186"/>
      <w:r w:rsidRPr="00E77497">
        <w:t>e has not been assigned a value</w:t>
      </w:r>
    </w:p>
    <w:p w14:paraId="47408280" w14:textId="77777777" w:rsidR="004C02EF" w:rsidRPr="00E77497" w:rsidRDefault="004C02EF" w:rsidP="001A1BE6">
      <w:pPr>
        <w:pStyle w:val="TermNum"/>
      </w:pPr>
      <w:bookmarkStart w:id="90" w:name="_Toc472818730"/>
      <w:bookmarkStart w:id="91" w:name="_Toc235503276"/>
      <w:r w:rsidRPr="00E77497">
        <w:t>4.3.</w:t>
      </w:r>
      <w:r w:rsidR="001A1BE6" w:rsidRPr="00E77497">
        <w:t>1</w:t>
      </w:r>
      <w:r w:rsidR="001A1BE6">
        <w:t>1</w:t>
      </w:r>
    </w:p>
    <w:p w14:paraId="10DB335B" w14:textId="77777777" w:rsidR="004C02EF" w:rsidRPr="00E77497" w:rsidRDefault="004C02EF" w:rsidP="004C02EF">
      <w:pPr>
        <w:pStyle w:val="Terms"/>
      </w:pPr>
      <w:r w:rsidRPr="00E77497">
        <w:t xml:space="preserve">Undefined </w:t>
      </w:r>
      <w:bookmarkEnd w:id="88"/>
      <w:bookmarkEnd w:id="89"/>
      <w:bookmarkEnd w:id="90"/>
      <w:bookmarkEnd w:id="91"/>
      <w:r w:rsidRPr="00E77497">
        <w:t>type</w:t>
      </w:r>
    </w:p>
    <w:p w14:paraId="444DEF24" w14:textId="77777777" w:rsidR="004C02EF" w:rsidRPr="00E77497" w:rsidRDefault="004C02EF" w:rsidP="004C02EF">
      <w:pPr>
        <w:pStyle w:val="Definition"/>
      </w:pPr>
      <w:r w:rsidRPr="00E77497">
        <w:t>type whose sole val</w:t>
      </w:r>
      <w:bookmarkStart w:id="92" w:name="_Toc385672095"/>
      <w:bookmarkStart w:id="93" w:name="_Toc393690187"/>
      <w:r w:rsidRPr="00E77497">
        <w:t xml:space="preserve">ue is the </w:t>
      </w:r>
      <w:r w:rsidRPr="00C332EF">
        <w:rPr>
          <w:b/>
        </w:rPr>
        <w:t>undefined</w:t>
      </w:r>
      <w:r w:rsidRPr="00E77497">
        <w:t xml:space="preserve"> value</w:t>
      </w:r>
    </w:p>
    <w:p w14:paraId="7CDC240C" w14:textId="77777777" w:rsidR="004C02EF" w:rsidRPr="00E77497" w:rsidRDefault="004C02EF" w:rsidP="001A1BE6">
      <w:pPr>
        <w:pStyle w:val="TermNum"/>
      </w:pPr>
      <w:bookmarkStart w:id="94" w:name="_Toc472818731"/>
      <w:bookmarkStart w:id="95" w:name="_Toc235503277"/>
      <w:r w:rsidRPr="00E77497">
        <w:t>4.3.</w:t>
      </w:r>
      <w:r w:rsidR="001A1BE6" w:rsidRPr="00E77497">
        <w:t>1</w:t>
      </w:r>
      <w:r w:rsidR="001A1BE6">
        <w:t>2</w:t>
      </w:r>
    </w:p>
    <w:bookmarkEnd w:id="92"/>
    <w:bookmarkEnd w:id="93"/>
    <w:p w14:paraId="245FD6C0" w14:textId="77777777" w:rsidR="004C02EF" w:rsidRPr="00E77497" w:rsidRDefault="004C02EF" w:rsidP="004C02EF">
      <w:pPr>
        <w:pStyle w:val="Terms"/>
      </w:pPr>
      <w:r w:rsidRPr="00E77497">
        <w:t xml:space="preserve">null </w:t>
      </w:r>
      <w:bookmarkEnd w:id="94"/>
      <w:bookmarkEnd w:id="95"/>
      <w:r w:rsidRPr="00E77497">
        <w:t>value</w:t>
      </w:r>
    </w:p>
    <w:p w14:paraId="0BBE36EE" w14:textId="77777777" w:rsidR="004C02EF" w:rsidRPr="00E77497" w:rsidRDefault="004C02EF" w:rsidP="004C02EF">
      <w:pPr>
        <w:pStyle w:val="Definition"/>
      </w:pPr>
      <w:r w:rsidRPr="00E77497">
        <w:t>primitive value that represents the intentio</w:t>
      </w:r>
      <w:bookmarkStart w:id="96" w:name="_Toc385672096"/>
      <w:bookmarkStart w:id="97" w:name="_Toc393690188"/>
      <w:r w:rsidRPr="00E77497">
        <w:t>nal absence of any object value</w:t>
      </w:r>
    </w:p>
    <w:p w14:paraId="1B4DFE43" w14:textId="77777777" w:rsidR="004C02EF" w:rsidRPr="00E77497" w:rsidRDefault="004C02EF" w:rsidP="001A1BE6">
      <w:pPr>
        <w:pStyle w:val="TermNum"/>
      </w:pPr>
      <w:bookmarkStart w:id="98" w:name="_Toc472818732"/>
      <w:bookmarkStart w:id="99" w:name="_Toc235503278"/>
      <w:r w:rsidRPr="00E77497">
        <w:t>4.3.</w:t>
      </w:r>
      <w:r w:rsidR="001A1BE6" w:rsidRPr="00E77497">
        <w:t>1</w:t>
      </w:r>
      <w:r w:rsidR="001A1BE6">
        <w:t>3</w:t>
      </w:r>
    </w:p>
    <w:p w14:paraId="1A2013DA" w14:textId="77777777" w:rsidR="004C02EF" w:rsidRPr="00E77497" w:rsidRDefault="004C02EF" w:rsidP="004C02EF">
      <w:pPr>
        <w:pStyle w:val="Terms"/>
      </w:pPr>
      <w:r w:rsidRPr="00E77497">
        <w:t xml:space="preserve">Null </w:t>
      </w:r>
      <w:bookmarkEnd w:id="96"/>
      <w:bookmarkEnd w:id="97"/>
      <w:bookmarkEnd w:id="98"/>
      <w:bookmarkEnd w:id="99"/>
      <w:r w:rsidRPr="00E77497">
        <w:t>type</w:t>
      </w:r>
    </w:p>
    <w:p w14:paraId="5BA65EEC" w14:textId="77777777" w:rsidR="004C02EF" w:rsidRPr="00E77497" w:rsidRDefault="004C02EF" w:rsidP="004C02EF">
      <w:pPr>
        <w:pStyle w:val="Definition"/>
      </w:pPr>
      <w:r w:rsidRPr="00E77497">
        <w:t>type who</w:t>
      </w:r>
      <w:bookmarkStart w:id="100" w:name="_Toc385672097"/>
      <w:bookmarkStart w:id="101" w:name="_Toc393690189"/>
      <w:r w:rsidRPr="00E77497">
        <w:t>se sole value is the null value</w:t>
      </w:r>
    </w:p>
    <w:p w14:paraId="18945D93" w14:textId="77777777" w:rsidR="004C02EF" w:rsidRPr="00E77497" w:rsidRDefault="004C02EF" w:rsidP="001A1BE6">
      <w:pPr>
        <w:pStyle w:val="TermNum"/>
      </w:pPr>
      <w:bookmarkStart w:id="102" w:name="_Toc472818733"/>
      <w:bookmarkStart w:id="103" w:name="_Toc235503279"/>
      <w:r w:rsidRPr="00E77497">
        <w:t>4.3.</w:t>
      </w:r>
      <w:r w:rsidR="001A1BE6" w:rsidRPr="00E77497">
        <w:t>1</w:t>
      </w:r>
      <w:r w:rsidR="001A1BE6">
        <w:t>4</w:t>
      </w:r>
    </w:p>
    <w:p w14:paraId="0ED6A214" w14:textId="77777777" w:rsidR="004C02EF" w:rsidRPr="00E77497" w:rsidRDefault="004C02EF" w:rsidP="004C02EF">
      <w:pPr>
        <w:pStyle w:val="Terms"/>
      </w:pPr>
      <w:r w:rsidRPr="00E77497">
        <w:t xml:space="preserve">Boolean </w:t>
      </w:r>
      <w:bookmarkEnd w:id="100"/>
      <w:bookmarkEnd w:id="101"/>
      <w:bookmarkEnd w:id="102"/>
      <w:bookmarkEnd w:id="103"/>
      <w:r w:rsidRPr="00E77497">
        <w:t>value</w:t>
      </w:r>
    </w:p>
    <w:p w14:paraId="5B148C4A" w14:textId="77777777" w:rsidR="004C02EF" w:rsidRPr="00E77497" w:rsidRDefault="004C02EF" w:rsidP="004C02EF">
      <w:pPr>
        <w:pStyle w:val="Definition"/>
      </w:pPr>
      <w:r w:rsidRPr="00E77497">
        <w:t>member of the Boolean type</w:t>
      </w:r>
    </w:p>
    <w:p w14:paraId="3E56E779" w14:textId="77777777" w:rsidR="004C02EF" w:rsidRPr="00E77497" w:rsidRDefault="004C02EF" w:rsidP="004C02EF">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104" w:name="_Toc385672098"/>
      <w:bookmarkStart w:id="105" w:name="_Toc393690190"/>
    </w:p>
    <w:p w14:paraId="26FAD8B6" w14:textId="77777777" w:rsidR="004C02EF" w:rsidRPr="00E77497" w:rsidRDefault="004C02EF" w:rsidP="001A1BE6">
      <w:pPr>
        <w:pStyle w:val="TermNum"/>
      </w:pPr>
      <w:bookmarkStart w:id="106" w:name="_Toc472818734"/>
      <w:bookmarkStart w:id="107" w:name="_Toc235503280"/>
      <w:r w:rsidRPr="00E77497">
        <w:t>4.3.</w:t>
      </w:r>
      <w:r w:rsidR="001A1BE6" w:rsidRPr="00E77497">
        <w:t>1</w:t>
      </w:r>
      <w:r w:rsidR="001A1BE6">
        <w:t>5</w:t>
      </w:r>
    </w:p>
    <w:p w14:paraId="00588A19" w14:textId="77777777" w:rsidR="004C02EF" w:rsidRPr="00E77497" w:rsidRDefault="004C02EF" w:rsidP="004C02EF">
      <w:pPr>
        <w:pStyle w:val="Terms"/>
      </w:pPr>
      <w:r w:rsidRPr="00E77497">
        <w:t xml:space="preserve">Boolean </w:t>
      </w:r>
      <w:bookmarkEnd w:id="104"/>
      <w:bookmarkEnd w:id="105"/>
      <w:bookmarkEnd w:id="106"/>
      <w:bookmarkEnd w:id="107"/>
      <w:r w:rsidRPr="00E77497">
        <w:t>type</w:t>
      </w:r>
    </w:p>
    <w:p w14:paraId="5FB69B99" w14:textId="77777777"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108" w:name="_Toc385672099"/>
      <w:bookmarkStart w:id="109" w:name="_Toc393690191"/>
    </w:p>
    <w:p w14:paraId="7B7C3776" w14:textId="77777777" w:rsidR="004C02EF" w:rsidRPr="00E77497" w:rsidRDefault="004C02EF" w:rsidP="001A1BE6">
      <w:pPr>
        <w:pStyle w:val="TermNum"/>
      </w:pPr>
      <w:bookmarkStart w:id="110" w:name="_Toc472818735"/>
      <w:bookmarkStart w:id="111" w:name="_Toc235503281"/>
      <w:r w:rsidRPr="00E77497">
        <w:t>4.3.</w:t>
      </w:r>
      <w:r w:rsidR="001A1BE6" w:rsidRPr="00E77497">
        <w:t>1</w:t>
      </w:r>
      <w:r w:rsidR="001A1BE6">
        <w:t>6</w:t>
      </w:r>
    </w:p>
    <w:p w14:paraId="6768B442" w14:textId="77777777" w:rsidR="004C02EF" w:rsidRPr="00E77497" w:rsidRDefault="004C02EF" w:rsidP="004C02EF">
      <w:pPr>
        <w:pStyle w:val="Terms"/>
      </w:pPr>
      <w:r w:rsidRPr="00E77497">
        <w:t xml:space="preserve">Boolean </w:t>
      </w:r>
      <w:bookmarkEnd w:id="108"/>
      <w:bookmarkEnd w:id="109"/>
      <w:bookmarkEnd w:id="110"/>
      <w:bookmarkEnd w:id="111"/>
      <w:r w:rsidRPr="00E77497">
        <w:t>object</w:t>
      </w:r>
    </w:p>
    <w:p w14:paraId="36D834B3"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1F6A8003" w14:textId="77777777"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w:t>
      </w:r>
      <w:r w:rsidR="00314265">
        <w:t xml:space="preserve">data </w:t>
      </w:r>
      <w:r w:rsidRPr="00E77497">
        <w:t>property whose value is the Boolean value. A Boolean object can be coerced to a Boolean value.</w:t>
      </w:r>
    </w:p>
    <w:p w14:paraId="53BDA36B" w14:textId="77777777" w:rsidR="004C02EF" w:rsidRPr="00E77497" w:rsidRDefault="004C02EF" w:rsidP="001A1BE6">
      <w:pPr>
        <w:pStyle w:val="TermNum"/>
      </w:pPr>
      <w:bookmarkStart w:id="112" w:name="_Toc385672100"/>
      <w:bookmarkStart w:id="113" w:name="_Toc393690192"/>
      <w:bookmarkStart w:id="114" w:name="_Toc472818736"/>
      <w:bookmarkStart w:id="115" w:name="_Toc235503282"/>
      <w:r w:rsidRPr="00E77497">
        <w:t>4.3.</w:t>
      </w:r>
      <w:r w:rsidR="001A1BE6" w:rsidRPr="00E77497">
        <w:t>1</w:t>
      </w:r>
      <w:r w:rsidR="001A1BE6">
        <w:t>7</w:t>
      </w:r>
    </w:p>
    <w:p w14:paraId="2D331FC8" w14:textId="77777777" w:rsidR="004C02EF" w:rsidRPr="00E77497" w:rsidRDefault="004C02EF" w:rsidP="004C02EF">
      <w:pPr>
        <w:pStyle w:val="TermNum"/>
      </w:pPr>
      <w:r w:rsidRPr="00E77497">
        <w:t xml:space="preserve">String </w:t>
      </w:r>
      <w:bookmarkEnd w:id="112"/>
      <w:bookmarkEnd w:id="113"/>
      <w:bookmarkEnd w:id="114"/>
      <w:bookmarkEnd w:id="115"/>
      <w:r w:rsidRPr="00E77497">
        <w:t>value</w:t>
      </w:r>
    </w:p>
    <w:p w14:paraId="1D570251" w14:textId="77777777" w:rsidR="004C02EF" w:rsidRPr="00E77497" w:rsidRDefault="004C02EF" w:rsidP="004C02EF">
      <w:r w:rsidRPr="00E77497">
        <w:t>primitive value that is a finite ordered sequence of zero o</w:t>
      </w:r>
      <w:bookmarkStart w:id="116" w:name="_Toc385672101"/>
      <w:bookmarkStart w:id="117" w:name="_Toc393690193"/>
      <w:r w:rsidRPr="00E77497">
        <w:t>r more 16-bit unsigned integer</w:t>
      </w:r>
    </w:p>
    <w:p w14:paraId="2E009BEB" w14:textId="77777777"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686A4C94" w14:textId="77777777" w:rsidR="004C02EF" w:rsidRPr="00E77497" w:rsidRDefault="004C02EF" w:rsidP="001A1BE6">
      <w:pPr>
        <w:pStyle w:val="TermNum"/>
      </w:pPr>
      <w:bookmarkStart w:id="118" w:name="_Toc472818737"/>
      <w:bookmarkStart w:id="119" w:name="_Toc235503283"/>
      <w:r w:rsidRPr="00E77497">
        <w:t>4.3.</w:t>
      </w:r>
      <w:r w:rsidR="001A1BE6" w:rsidRPr="00E77497">
        <w:t>1</w:t>
      </w:r>
      <w:r w:rsidR="001A1BE6">
        <w:t>8</w:t>
      </w:r>
    </w:p>
    <w:p w14:paraId="5108AB2C" w14:textId="77777777" w:rsidR="004C02EF" w:rsidRPr="00E77497" w:rsidRDefault="004C02EF" w:rsidP="004C02EF">
      <w:pPr>
        <w:pStyle w:val="Terms"/>
      </w:pPr>
      <w:r w:rsidRPr="00E77497">
        <w:t xml:space="preserve">String </w:t>
      </w:r>
      <w:bookmarkEnd w:id="116"/>
      <w:bookmarkEnd w:id="117"/>
      <w:bookmarkEnd w:id="118"/>
      <w:bookmarkEnd w:id="119"/>
      <w:r w:rsidRPr="00E77497">
        <w:t>type</w:t>
      </w:r>
    </w:p>
    <w:p w14:paraId="549B95EB" w14:textId="77777777" w:rsidR="004C02EF" w:rsidRPr="00E77497" w:rsidRDefault="004C02EF" w:rsidP="004C02EF">
      <w:pPr>
        <w:pStyle w:val="Definition"/>
      </w:pPr>
      <w:r w:rsidRPr="00E77497">
        <w:t>se</w:t>
      </w:r>
      <w:bookmarkStart w:id="120" w:name="_Toc385672102"/>
      <w:bookmarkStart w:id="121" w:name="_Toc393690194"/>
      <w:r w:rsidRPr="00E77497">
        <w:t>t of all possible String values</w:t>
      </w:r>
    </w:p>
    <w:p w14:paraId="6FD33787" w14:textId="77777777" w:rsidR="004C02EF" w:rsidRPr="00E77497" w:rsidRDefault="004C02EF" w:rsidP="001A1BE6">
      <w:pPr>
        <w:pStyle w:val="TermNum"/>
      </w:pPr>
      <w:bookmarkStart w:id="122" w:name="_Ref457703934"/>
      <w:bookmarkStart w:id="123" w:name="_Toc472818738"/>
      <w:bookmarkStart w:id="124" w:name="_Toc235503284"/>
      <w:r w:rsidRPr="00E77497">
        <w:t>4.3.</w:t>
      </w:r>
      <w:r w:rsidR="001A1BE6" w:rsidRPr="00E77497">
        <w:t>1</w:t>
      </w:r>
      <w:r w:rsidR="001A1BE6">
        <w:t>9</w:t>
      </w:r>
    </w:p>
    <w:p w14:paraId="15062A1C" w14:textId="77777777" w:rsidR="004C02EF" w:rsidRPr="00E77497" w:rsidRDefault="004C02EF" w:rsidP="004C02EF">
      <w:pPr>
        <w:pStyle w:val="Terms"/>
      </w:pPr>
      <w:r w:rsidRPr="00E77497">
        <w:t xml:space="preserve">String </w:t>
      </w:r>
      <w:bookmarkEnd w:id="120"/>
      <w:bookmarkEnd w:id="121"/>
      <w:bookmarkEnd w:id="122"/>
      <w:bookmarkEnd w:id="123"/>
      <w:bookmarkEnd w:id="124"/>
      <w:r w:rsidRPr="00E77497">
        <w:t>object</w:t>
      </w:r>
    </w:p>
    <w:p w14:paraId="288A3596"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593684EC" w14:textId="77777777"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w:t>
      </w:r>
      <w:r w:rsidR="00022312" w:rsidRPr="00022312">
        <w:t xml:space="preserve"> </w:t>
      </w:r>
      <w:r w:rsidR="00022312">
        <w:t>data</w:t>
      </w:r>
      <w:r w:rsidRPr="00E77497">
        <w:t xml:space="preserve">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w:t>
      </w:r>
      <w:r w:rsidR="002E14E9">
        <w:fldChar w:fldCharType="begin"/>
      </w:r>
      <w:r w:rsidR="002E14E9">
        <w:instrText xml:space="preserve"> REF _Ref365529731 \r \h </w:instrText>
      </w:r>
      <w:r w:rsidR="002E14E9">
        <w:fldChar w:fldCharType="separate"/>
      </w:r>
      <w:r w:rsidR="00083CEC">
        <w:t>21.1.1.1</w:t>
      </w:r>
      <w:r w:rsidR="002E14E9">
        <w:fldChar w:fldCharType="end"/>
      </w:r>
      <w:r w:rsidRPr="00E77497">
        <w:t>).</w:t>
      </w:r>
    </w:p>
    <w:p w14:paraId="1B962BE0" w14:textId="77777777" w:rsidR="004C02EF" w:rsidRPr="00E77497" w:rsidRDefault="004C02EF" w:rsidP="001A1BE6">
      <w:pPr>
        <w:pStyle w:val="TermNum"/>
      </w:pPr>
      <w:bookmarkStart w:id="125" w:name="_Toc385672103"/>
      <w:bookmarkStart w:id="126" w:name="_Toc393690195"/>
      <w:bookmarkStart w:id="127" w:name="_Toc472818739"/>
      <w:bookmarkStart w:id="128" w:name="_Toc235503285"/>
      <w:r w:rsidRPr="00E77497">
        <w:t>4.3.</w:t>
      </w:r>
      <w:r w:rsidR="001A1BE6">
        <w:t>20</w:t>
      </w:r>
    </w:p>
    <w:p w14:paraId="6B1DF78E" w14:textId="77777777" w:rsidR="004C02EF" w:rsidRPr="00E77497" w:rsidRDefault="004C02EF" w:rsidP="004C02EF">
      <w:pPr>
        <w:pStyle w:val="Terms"/>
      </w:pPr>
      <w:r w:rsidRPr="00E77497">
        <w:t xml:space="preserve">Number </w:t>
      </w:r>
      <w:bookmarkEnd w:id="125"/>
      <w:bookmarkEnd w:id="126"/>
      <w:bookmarkEnd w:id="127"/>
      <w:bookmarkEnd w:id="128"/>
      <w:r w:rsidRPr="00E77497">
        <w:t>value</w:t>
      </w:r>
    </w:p>
    <w:p w14:paraId="77AEF1DA" w14:textId="77777777" w:rsidR="004C02EF" w:rsidRPr="00E77497" w:rsidRDefault="004C02EF" w:rsidP="004C02EF">
      <w:pPr>
        <w:pStyle w:val="Definition"/>
      </w:pPr>
      <w:r w:rsidRPr="00E77497">
        <w:t>primitive value corresponding to a double-precision 64-bit binary format IEEE 754 value</w:t>
      </w:r>
    </w:p>
    <w:p w14:paraId="0D812E5C" w14:textId="77777777"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29" w:name="_Toc385672104"/>
      <w:bookmarkStart w:id="130" w:name="_Toc393690196"/>
    </w:p>
    <w:p w14:paraId="2FDC4422" w14:textId="77777777" w:rsidR="004C02EF" w:rsidRPr="00E77497" w:rsidRDefault="004C02EF" w:rsidP="001A1BE6">
      <w:pPr>
        <w:pStyle w:val="TermNum"/>
      </w:pPr>
      <w:bookmarkStart w:id="131" w:name="_Toc472818740"/>
      <w:bookmarkStart w:id="132" w:name="_Toc235503286"/>
      <w:r w:rsidRPr="00E77497">
        <w:t>4.3.</w:t>
      </w:r>
      <w:r w:rsidR="001A1BE6" w:rsidRPr="00E77497">
        <w:t>2</w:t>
      </w:r>
      <w:r w:rsidR="001A1BE6">
        <w:t>1</w:t>
      </w:r>
    </w:p>
    <w:p w14:paraId="302E957C" w14:textId="77777777" w:rsidR="004C02EF" w:rsidRPr="00E77497" w:rsidRDefault="004C02EF" w:rsidP="004C02EF">
      <w:pPr>
        <w:pStyle w:val="Terms"/>
      </w:pPr>
      <w:r w:rsidRPr="00E77497">
        <w:t xml:space="preserve">Number </w:t>
      </w:r>
      <w:bookmarkEnd w:id="129"/>
      <w:bookmarkEnd w:id="130"/>
      <w:bookmarkEnd w:id="131"/>
      <w:bookmarkEnd w:id="132"/>
      <w:r w:rsidRPr="00E77497">
        <w:t>type</w:t>
      </w:r>
    </w:p>
    <w:p w14:paraId="06297451" w14:textId="77777777" w:rsidR="004C02EF" w:rsidRPr="00E77497" w:rsidRDefault="004C02EF" w:rsidP="004C02EF">
      <w:pPr>
        <w:pStyle w:val="Definition"/>
      </w:pPr>
      <w:r w:rsidRPr="00E77497">
        <w:t xml:space="preserve">set of all possible Number values including the special “Not-a-Number” (NaN) value, positive </w:t>
      </w:r>
      <w:bookmarkStart w:id="133" w:name="_Toc385672105"/>
      <w:bookmarkStart w:id="134" w:name="_Toc393690197"/>
      <w:r w:rsidRPr="00E77497">
        <w:t>infinity, and negative infinity</w:t>
      </w:r>
    </w:p>
    <w:p w14:paraId="7F5FF8BA" w14:textId="77777777" w:rsidR="004C02EF" w:rsidRPr="00E77497" w:rsidRDefault="004C02EF" w:rsidP="001A1BE6">
      <w:pPr>
        <w:pStyle w:val="TermNum"/>
      </w:pPr>
      <w:bookmarkStart w:id="135" w:name="_Toc472818741"/>
      <w:bookmarkStart w:id="136" w:name="_Toc235503287"/>
      <w:r w:rsidRPr="00E77497">
        <w:t>4.3.</w:t>
      </w:r>
      <w:r w:rsidR="001A1BE6" w:rsidRPr="00E77497">
        <w:t>2</w:t>
      </w:r>
      <w:r w:rsidR="001A1BE6">
        <w:t>2</w:t>
      </w:r>
    </w:p>
    <w:p w14:paraId="1FD5E558" w14:textId="77777777" w:rsidR="004C02EF" w:rsidRPr="00E77497" w:rsidRDefault="004C02EF" w:rsidP="004C02EF">
      <w:pPr>
        <w:pStyle w:val="Terms"/>
      </w:pPr>
      <w:r w:rsidRPr="00E77497">
        <w:t xml:space="preserve">Number </w:t>
      </w:r>
      <w:bookmarkEnd w:id="133"/>
      <w:bookmarkEnd w:id="134"/>
      <w:bookmarkEnd w:id="135"/>
      <w:bookmarkEnd w:id="136"/>
      <w:r w:rsidRPr="00E77497">
        <w:t>object</w:t>
      </w:r>
    </w:p>
    <w:p w14:paraId="6BCC187D"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0FD4641B" w14:textId="77777777"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w:t>
      </w:r>
      <w:r w:rsidR="00022312" w:rsidRPr="00022312">
        <w:t xml:space="preserve"> </w:t>
      </w:r>
      <w:r w:rsidR="00022312">
        <w:t>data</w:t>
      </w:r>
      <w:r w:rsidRPr="00E77497">
        <w:t xml:space="preserve">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w:t>
      </w:r>
      <w:r w:rsidR="002E14E9">
        <w:fldChar w:fldCharType="begin"/>
      </w:r>
      <w:r w:rsidR="002E14E9">
        <w:instrText xml:space="preserve"> REF _Ref365529801 \r \h </w:instrText>
      </w:r>
      <w:r w:rsidR="002E14E9">
        <w:fldChar w:fldCharType="separate"/>
      </w:r>
      <w:r w:rsidR="00083CEC">
        <w:t>20.1.1.1</w:t>
      </w:r>
      <w:r w:rsidR="002E14E9">
        <w:fldChar w:fldCharType="end"/>
      </w:r>
      <w:r w:rsidRPr="00E77497">
        <w:t>)</w:t>
      </w:r>
      <w:bookmarkStart w:id="137" w:name="_Toc385672106"/>
      <w:bookmarkStart w:id="138" w:name="_Toc393690198"/>
      <w:r w:rsidRPr="00E77497">
        <w:t>.</w:t>
      </w:r>
    </w:p>
    <w:p w14:paraId="62111A7A" w14:textId="77777777" w:rsidR="004C02EF" w:rsidRPr="00E77497" w:rsidRDefault="004C02EF" w:rsidP="001A1BE6">
      <w:pPr>
        <w:pStyle w:val="TermNum"/>
      </w:pPr>
      <w:bookmarkStart w:id="139" w:name="_Toc472818742"/>
      <w:bookmarkStart w:id="140" w:name="_Toc235503288"/>
      <w:r w:rsidRPr="00E77497">
        <w:t>4.3.</w:t>
      </w:r>
      <w:r w:rsidR="001A1BE6" w:rsidRPr="00E77497">
        <w:t>2</w:t>
      </w:r>
      <w:r w:rsidR="001A1BE6">
        <w:t>3</w:t>
      </w:r>
    </w:p>
    <w:p w14:paraId="45319CC7" w14:textId="77777777" w:rsidR="004C02EF" w:rsidRPr="00E77497" w:rsidRDefault="004C02EF" w:rsidP="004C02EF">
      <w:pPr>
        <w:pStyle w:val="Terms"/>
      </w:pPr>
      <w:r w:rsidRPr="00E77497">
        <w:t>Infinit</w:t>
      </w:r>
      <w:bookmarkEnd w:id="137"/>
      <w:bookmarkEnd w:id="138"/>
      <w:r w:rsidRPr="00E77497">
        <w:t>y</w:t>
      </w:r>
      <w:bookmarkEnd w:id="139"/>
      <w:bookmarkEnd w:id="140"/>
    </w:p>
    <w:p w14:paraId="1B584BB2" w14:textId="77777777"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141" w:name="_Toc385672107"/>
      <w:bookmarkStart w:id="142" w:name="_Toc393690199"/>
      <w:r w:rsidRPr="00E77497">
        <w:t xml:space="preserve"> positive infinite Number value</w:t>
      </w:r>
    </w:p>
    <w:p w14:paraId="255CB77E" w14:textId="77777777" w:rsidR="004C02EF" w:rsidRPr="00E77497" w:rsidRDefault="004C02EF" w:rsidP="001A1BE6">
      <w:pPr>
        <w:pStyle w:val="TermNum"/>
      </w:pPr>
      <w:bookmarkStart w:id="143" w:name="_Hlt424497426"/>
      <w:bookmarkStart w:id="144" w:name="_Toc472818743"/>
      <w:bookmarkStart w:id="145" w:name="_Toc235503289"/>
      <w:bookmarkEnd w:id="143"/>
      <w:r w:rsidRPr="00E77497">
        <w:t>4.3.</w:t>
      </w:r>
      <w:r w:rsidR="001A1BE6" w:rsidRPr="00E77497">
        <w:t>2</w:t>
      </w:r>
      <w:r w:rsidR="001A1BE6">
        <w:t>4</w:t>
      </w:r>
    </w:p>
    <w:p w14:paraId="70F82FB7" w14:textId="77777777" w:rsidR="004C02EF" w:rsidRPr="00E77497" w:rsidRDefault="004C02EF" w:rsidP="004C02EF">
      <w:pPr>
        <w:pStyle w:val="Terms"/>
      </w:pPr>
      <w:r w:rsidRPr="00E77497">
        <w:t>Na</w:t>
      </w:r>
      <w:bookmarkEnd w:id="141"/>
      <w:bookmarkEnd w:id="142"/>
      <w:r w:rsidRPr="00E77497">
        <w:t>N</w:t>
      </w:r>
      <w:bookmarkEnd w:id="144"/>
      <w:bookmarkEnd w:id="145"/>
    </w:p>
    <w:p w14:paraId="7C4B829A" w14:textId="77777777" w:rsidR="004C02EF" w:rsidRPr="00E77497" w:rsidRDefault="004C02EF" w:rsidP="004C02EF">
      <w:r w:rsidRPr="00E77497">
        <w:t>number value that is a IEEE 754 “Not-a-Number” value</w:t>
      </w:r>
    </w:p>
    <w:p w14:paraId="77DE4959" w14:textId="77777777" w:rsidR="004C02EF" w:rsidRPr="00E77497" w:rsidRDefault="004C02EF" w:rsidP="001A1BE6">
      <w:pPr>
        <w:pStyle w:val="TermNum"/>
      </w:pPr>
      <w:bookmarkStart w:id="146" w:name="_Toc235503290"/>
      <w:r w:rsidRPr="00E77497">
        <w:t>4.3.</w:t>
      </w:r>
      <w:r w:rsidR="001A1BE6" w:rsidRPr="00E77497">
        <w:t>2</w:t>
      </w:r>
      <w:r w:rsidR="001A1BE6">
        <w:t>5</w:t>
      </w:r>
    </w:p>
    <w:bookmarkEnd w:id="146"/>
    <w:p w14:paraId="25B0E1D5" w14:textId="77777777" w:rsidR="004C02EF" w:rsidRPr="00E77497" w:rsidRDefault="004C02EF" w:rsidP="004C02EF">
      <w:pPr>
        <w:pStyle w:val="Terms"/>
      </w:pPr>
      <w:r w:rsidRPr="00E77497">
        <w:t>function</w:t>
      </w:r>
    </w:p>
    <w:p w14:paraId="0DD45DA8" w14:textId="77777777" w:rsidR="004C02EF" w:rsidRPr="00E77497" w:rsidRDefault="004C02EF" w:rsidP="001A1BE6">
      <w:r w:rsidRPr="00E77497">
        <w:t>member of the Object type that may be invoked as a subroutine</w:t>
      </w:r>
    </w:p>
    <w:p w14:paraId="2719AF21" w14:textId="77777777" w:rsidR="004C02EF" w:rsidRPr="00E77497" w:rsidRDefault="004C02EF" w:rsidP="00130312">
      <w:pPr>
        <w:pStyle w:val="Note"/>
      </w:pPr>
      <w:r w:rsidRPr="00E77497">
        <w:t>NOTE</w:t>
      </w:r>
      <w:r w:rsidRPr="00E77497">
        <w:tab/>
        <w:t>In addition to its properties, a function contains executable code and state that determine how it behaves when invoked. A function’s code may or may not be written in ECMAScript.</w:t>
      </w:r>
    </w:p>
    <w:p w14:paraId="1F604834" w14:textId="77777777" w:rsidR="004C02EF" w:rsidRPr="00E77497" w:rsidRDefault="004C02EF" w:rsidP="001A1BE6">
      <w:pPr>
        <w:pStyle w:val="TermNum"/>
      </w:pPr>
      <w:bookmarkStart w:id="147" w:name="_Toc235503291"/>
      <w:r w:rsidRPr="00E77497">
        <w:t>4.3.</w:t>
      </w:r>
      <w:r w:rsidR="001A1BE6" w:rsidRPr="00E77497">
        <w:t>2</w:t>
      </w:r>
      <w:r w:rsidR="001A1BE6">
        <w:t>6</w:t>
      </w:r>
    </w:p>
    <w:p w14:paraId="4BBEA3BE" w14:textId="77777777" w:rsidR="004C02EF" w:rsidRPr="00E77497" w:rsidRDefault="004C02EF" w:rsidP="004C02EF">
      <w:pPr>
        <w:pStyle w:val="Terms"/>
      </w:pPr>
      <w:r w:rsidRPr="00E77497">
        <w:t xml:space="preserve">built-in </w:t>
      </w:r>
      <w:bookmarkEnd w:id="147"/>
      <w:r w:rsidRPr="00E77497">
        <w:t>function</w:t>
      </w:r>
    </w:p>
    <w:p w14:paraId="6B9C9A58" w14:textId="77777777" w:rsidR="004C02EF" w:rsidRPr="00E77497" w:rsidRDefault="004C02EF" w:rsidP="004C02EF">
      <w:r w:rsidRPr="00E77497">
        <w:t>built-in object that is a function</w:t>
      </w:r>
    </w:p>
    <w:p w14:paraId="71DA1881" w14:textId="77777777"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56EAF47D" w14:textId="77777777" w:rsidR="004C02EF" w:rsidRPr="004D1BD1" w:rsidRDefault="004C02EF" w:rsidP="001A1BE6">
      <w:pPr>
        <w:pStyle w:val="TermNum"/>
      </w:pPr>
      <w:bookmarkStart w:id="148" w:name="_Toc235503292"/>
      <w:r w:rsidRPr="004D1BD1">
        <w:t>4.3.</w:t>
      </w:r>
      <w:r w:rsidR="001A1BE6" w:rsidRPr="004D1BD1">
        <w:t>2</w:t>
      </w:r>
      <w:r w:rsidR="001A1BE6">
        <w:t>7</w:t>
      </w:r>
    </w:p>
    <w:bookmarkEnd w:id="148"/>
    <w:p w14:paraId="0EB24158" w14:textId="77777777" w:rsidR="004C02EF" w:rsidRPr="00E65A34" w:rsidRDefault="004C02EF" w:rsidP="004C02EF">
      <w:pPr>
        <w:pStyle w:val="Terms"/>
      </w:pPr>
      <w:r w:rsidRPr="00E65A34">
        <w:t>property</w:t>
      </w:r>
    </w:p>
    <w:p w14:paraId="67818FF4" w14:textId="77777777" w:rsidR="004C02EF" w:rsidRPr="009C202C" w:rsidRDefault="004C02EF" w:rsidP="004C02EF">
      <w:r w:rsidRPr="009C202C">
        <w:t>association between a name and a value that is a part of an object</w:t>
      </w:r>
    </w:p>
    <w:p w14:paraId="707C6C50" w14:textId="77777777"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14:paraId="70542FBF" w14:textId="77777777" w:rsidR="004C02EF" w:rsidRPr="00675B74" w:rsidRDefault="004C02EF" w:rsidP="001A1BE6">
      <w:pPr>
        <w:pStyle w:val="TermNum"/>
      </w:pPr>
      <w:bookmarkStart w:id="149" w:name="_Toc235503293"/>
      <w:r w:rsidRPr="00675B74">
        <w:t>4.3.</w:t>
      </w:r>
      <w:r w:rsidR="001A1BE6" w:rsidRPr="00675B74">
        <w:t>2</w:t>
      </w:r>
      <w:r w:rsidR="001A1BE6">
        <w:t>8</w:t>
      </w:r>
    </w:p>
    <w:bookmarkEnd w:id="149"/>
    <w:p w14:paraId="68B8A7CC" w14:textId="77777777" w:rsidR="004C02EF" w:rsidRPr="00E77497" w:rsidRDefault="004C02EF" w:rsidP="004C02EF">
      <w:pPr>
        <w:pStyle w:val="Terms"/>
      </w:pPr>
      <w:r w:rsidRPr="00E77497">
        <w:t>method</w:t>
      </w:r>
    </w:p>
    <w:p w14:paraId="0F0A2F3A" w14:textId="77777777" w:rsidR="004C02EF" w:rsidRPr="00E77497" w:rsidRDefault="004C02EF" w:rsidP="004C02EF">
      <w:r w:rsidRPr="00E77497">
        <w:t>function that is the value of a property</w:t>
      </w:r>
    </w:p>
    <w:p w14:paraId="14C2900D" w14:textId="77777777"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071CFD3F" w14:textId="77777777" w:rsidR="004C02EF" w:rsidRPr="00E77497" w:rsidRDefault="004C02EF" w:rsidP="001A1BE6">
      <w:pPr>
        <w:pStyle w:val="TermNum"/>
      </w:pPr>
      <w:bookmarkStart w:id="150" w:name="_Toc235503294"/>
      <w:r w:rsidRPr="00E77497">
        <w:t>4.3.</w:t>
      </w:r>
      <w:r w:rsidR="001A1BE6" w:rsidRPr="00E77497">
        <w:t>2</w:t>
      </w:r>
      <w:r w:rsidR="001A1BE6">
        <w:t>9</w:t>
      </w:r>
    </w:p>
    <w:p w14:paraId="7E2C080A" w14:textId="77777777" w:rsidR="004C02EF" w:rsidRPr="00E77497" w:rsidRDefault="004C02EF" w:rsidP="004C02EF">
      <w:pPr>
        <w:pStyle w:val="Terms"/>
      </w:pPr>
      <w:r w:rsidRPr="00E77497">
        <w:t>built-in method</w:t>
      </w:r>
    </w:p>
    <w:p w14:paraId="7A3D63A3" w14:textId="77777777" w:rsidR="004C02EF" w:rsidRPr="00E77497" w:rsidRDefault="004C02EF" w:rsidP="004C02EF">
      <w:r w:rsidRPr="00E77497">
        <w:t>method that is a built-in function</w:t>
      </w:r>
    </w:p>
    <w:p w14:paraId="202455BC" w14:textId="77777777"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14:paraId="2CF9C7F8" w14:textId="77777777" w:rsidR="004C02EF" w:rsidRPr="00E77497" w:rsidRDefault="004C02EF" w:rsidP="001A1BE6">
      <w:pPr>
        <w:pStyle w:val="TermNum"/>
      </w:pPr>
      <w:r w:rsidRPr="00E77497">
        <w:t>4.3.</w:t>
      </w:r>
      <w:r w:rsidR="001A1BE6">
        <w:t>30</w:t>
      </w:r>
    </w:p>
    <w:bookmarkEnd w:id="150"/>
    <w:p w14:paraId="05793131" w14:textId="77777777" w:rsidR="004C02EF" w:rsidRPr="00E77497" w:rsidRDefault="004C02EF" w:rsidP="004C02EF">
      <w:pPr>
        <w:pStyle w:val="Terms"/>
      </w:pPr>
      <w:r w:rsidRPr="00E77497">
        <w:t>attribute</w:t>
      </w:r>
    </w:p>
    <w:p w14:paraId="1560CBD7" w14:textId="77777777" w:rsidR="004C02EF" w:rsidRPr="00E77497" w:rsidRDefault="004C02EF" w:rsidP="004C02EF">
      <w:r w:rsidRPr="00E77497">
        <w:t>internal value that defines some characteristic of a property</w:t>
      </w:r>
    </w:p>
    <w:p w14:paraId="3D78C2EF" w14:textId="77777777" w:rsidR="004C02EF" w:rsidRPr="00E77497" w:rsidRDefault="004C02EF" w:rsidP="001A1BE6">
      <w:pPr>
        <w:pStyle w:val="TermNum"/>
      </w:pPr>
      <w:bookmarkStart w:id="151" w:name="_Toc235503295"/>
      <w:r w:rsidRPr="00E77497">
        <w:t>4.3.</w:t>
      </w:r>
      <w:r w:rsidR="001A1BE6" w:rsidRPr="00E77497">
        <w:t>3</w:t>
      </w:r>
      <w:r w:rsidR="001A1BE6">
        <w:t>1</w:t>
      </w:r>
    </w:p>
    <w:p w14:paraId="5CDB1DC5" w14:textId="77777777" w:rsidR="004C02EF" w:rsidRPr="00E77497" w:rsidRDefault="004C02EF" w:rsidP="004C02EF">
      <w:pPr>
        <w:pStyle w:val="Terms"/>
      </w:pPr>
      <w:r w:rsidRPr="00E77497">
        <w:t xml:space="preserve">own </w:t>
      </w:r>
      <w:bookmarkEnd w:id="151"/>
      <w:r w:rsidRPr="00E77497">
        <w:t>property</w:t>
      </w:r>
    </w:p>
    <w:p w14:paraId="5D11EB54" w14:textId="77777777" w:rsidR="004C02EF" w:rsidRPr="00E77497" w:rsidRDefault="004C02EF" w:rsidP="004C02EF">
      <w:r w:rsidRPr="00E77497">
        <w:t>property that is directly contained by its object</w:t>
      </w:r>
    </w:p>
    <w:p w14:paraId="137DCA6A" w14:textId="77777777" w:rsidR="004C02EF" w:rsidRPr="00E77497" w:rsidRDefault="004C02EF" w:rsidP="001A1BE6">
      <w:pPr>
        <w:pStyle w:val="TermNum"/>
      </w:pPr>
      <w:bookmarkStart w:id="152" w:name="_Toc235503296"/>
      <w:r w:rsidRPr="00E77497">
        <w:t>4.3.</w:t>
      </w:r>
      <w:r w:rsidR="001A1BE6" w:rsidRPr="00E77497">
        <w:t>3</w:t>
      </w:r>
      <w:r w:rsidR="001A1BE6">
        <w:t>2</w:t>
      </w:r>
    </w:p>
    <w:p w14:paraId="5BCAF044" w14:textId="77777777" w:rsidR="004C02EF" w:rsidRPr="00E77497" w:rsidRDefault="004C02EF" w:rsidP="004C02EF">
      <w:pPr>
        <w:pStyle w:val="Terms"/>
      </w:pPr>
      <w:r w:rsidRPr="00E77497">
        <w:t xml:space="preserve">inherited </w:t>
      </w:r>
      <w:bookmarkEnd w:id="152"/>
      <w:r w:rsidRPr="00E77497">
        <w:t>property</w:t>
      </w:r>
    </w:p>
    <w:p w14:paraId="13703D8B" w14:textId="77777777" w:rsidR="004C02EF" w:rsidRPr="00E77497" w:rsidRDefault="004C02EF" w:rsidP="004C02EF">
      <w:r w:rsidRPr="00E77497">
        <w:t>property of an object that is not an own property but is a property (either own or inherited) of the object’s prototype</w:t>
      </w:r>
    </w:p>
    <w:p w14:paraId="53F5B2FE" w14:textId="77777777" w:rsidR="00735473" w:rsidRDefault="00735473" w:rsidP="0023289A">
      <w:pPr>
        <w:pStyle w:val="20"/>
        <w:rPr>
          <w:ins w:id="153" w:author="Rev 18 Allen Wirfs-Brock" w:date="2013-09-05T09:32:00Z"/>
        </w:rPr>
      </w:pPr>
      <w:bookmarkStart w:id="154" w:name="_Toc472818744"/>
      <w:bookmarkStart w:id="155" w:name="_Toc235503298"/>
      <w:bookmarkStart w:id="156" w:name="_Toc241509073"/>
      <w:bookmarkStart w:id="157" w:name="_Toc244416560"/>
      <w:bookmarkStart w:id="158" w:name="_Toc276630924"/>
      <w:bookmarkStart w:id="159" w:name="_Toc366141723"/>
      <w:ins w:id="160" w:author="Rev 18 Allen Wirfs-Brock" w:date="2013-09-05T09:32:00Z">
        <w:r>
          <w:t>Organization of This Specification</w:t>
        </w:r>
        <w:bookmarkEnd w:id="159"/>
      </w:ins>
    </w:p>
    <w:p w14:paraId="13E0AEA4" w14:textId="77777777" w:rsidR="00735473" w:rsidRDefault="0023289A" w:rsidP="0023289A">
      <w:pPr>
        <w:rPr>
          <w:ins w:id="161" w:author="Rev 18 Allen Wirfs-Brock" w:date="2013-09-05T09:33:00Z"/>
        </w:rPr>
      </w:pPr>
      <w:ins w:id="162" w:author="Rev 18 Allen Wirfs-Brock" w:date="2013-09-05T09:33:00Z">
        <w:r>
          <w:t>The remainder of this specification is organized as follows:</w:t>
        </w:r>
      </w:ins>
    </w:p>
    <w:p w14:paraId="2D98806D" w14:textId="77777777" w:rsidR="0023289A" w:rsidRDefault="0023289A" w:rsidP="0023289A">
      <w:pPr>
        <w:rPr>
          <w:ins w:id="163" w:author="Rev 18 Allen Wirfs-Brock" w:date="2013-09-05T09:34:00Z"/>
        </w:rPr>
      </w:pPr>
      <w:ins w:id="164" w:author="Rev 18 Allen Wirfs-Brock" w:date="2013-09-05T09:33:00Z">
        <w:r>
          <w:t xml:space="preserve">Clause </w:t>
        </w:r>
      </w:ins>
      <w:ins w:id="165" w:author="Rev 18 Allen Wirfs-Brock" w:date="2013-09-05T09:41:00Z">
        <w:r>
          <w:fldChar w:fldCharType="begin"/>
        </w:r>
        <w:r>
          <w:instrText xml:space="preserve"> REF _Ref366137434 \r \h </w:instrText>
        </w:r>
      </w:ins>
      <w:r>
        <w:fldChar w:fldCharType="separate"/>
      </w:r>
      <w:ins w:id="166" w:author="Rev 18 Allen Wirfs-Brock" w:date="2013-09-05T10:53:00Z">
        <w:r w:rsidR="00FB0307">
          <w:t>5</w:t>
        </w:r>
      </w:ins>
      <w:ins w:id="167" w:author="Rev 18 Allen Wirfs-Brock" w:date="2013-09-05T09:41:00Z">
        <w:r>
          <w:fldChar w:fldCharType="end"/>
        </w:r>
      </w:ins>
      <w:ins w:id="168" w:author="Rev 18 Allen Wirfs-Brock" w:date="2013-09-05T09:33:00Z">
        <w:r>
          <w:t xml:space="preserve"> defines the notational conventions used throughout the specification.</w:t>
        </w:r>
      </w:ins>
    </w:p>
    <w:p w14:paraId="4E83ADF0" w14:textId="77777777" w:rsidR="0023289A" w:rsidRDefault="0023289A" w:rsidP="0023289A">
      <w:pPr>
        <w:rPr>
          <w:ins w:id="169" w:author="Rev 18 Allen Wirfs-Brock" w:date="2013-09-05T09:35:00Z"/>
        </w:rPr>
      </w:pPr>
      <w:ins w:id="170" w:author="Rev 18 Allen Wirfs-Brock" w:date="2013-09-05T09:34:00Z">
        <w:r>
          <w:t xml:space="preserve">Clauses </w:t>
        </w:r>
      </w:ins>
      <w:ins w:id="171" w:author="Rev 18 Allen Wirfs-Brock" w:date="2013-09-05T09:42:00Z">
        <w:r>
          <w:fldChar w:fldCharType="begin"/>
        </w:r>
        <w:r>
          <w:instrText xml:space="preserve"> REF _Ref365528724 \r \h </w:instrText>
        </w:r>
      </w:ins>
      <w:r>
        <w:fldChar w:fldCharType="separate"/>
      </w:r>
      <w:ins w:id="172" w:author="Rev 18 Allen Wirfs-Brock" w:date="2013-09-05T10:53:00Z">
        <w:r w:rsidR="00FB0307">
          <w:t>6</w:t>
        </w:r>
      </w:ins>
      <w:ins w:id="173" w:author="Rev 18 Allen Wirfs-Brock" w:date="2013-09-05T09:42:00Z">
        <w:r>
          <w:fldChar w:fldCharType="end"/>
        </w:r>
      </w:ins>
      <w:ins w:id="174" w:author="Rev 18 Allen Wirfs-Brock" w:date="2013-09-05T09:34:00Z">
        <w:r>
          <w:t>-</w:t>
        </w:r>
      </w:ins>
      <w:ins w:id="175" w:author="Rev 18 Allen Wirfs-Brock" w:date="2013-09-05T09:42:00Z">
        <w:r>
          <w:fldChar w:fldCharType="begin"/>
        </w:r>
        <w:r>
          <w:instrText xml:space="preserve"> REF _Ref365538546 \r \h </w:instrText>
        </w:r>
      </w:ins>
      <w:r>
        <w:fldChar w:fldCharType="separate"/>
      </w:r>
      <w:ins w:id="176" w:author="Rev 18 Allen Wirfs-Brock" w:date="2013-09-05T10:53:00Z">
        <w:r w:rsidR="00FB0307">
          <w:t>9</w:t>
        </w:r>
      </w:ins>
      <w:ins w:id="177" w:author="Rev 18 Allen Wirfs-Brock" w:date="2013-09-05T09:42:00Z">
        <w:r>
          <w:fldChar w:fldCharType="end"/>
        </w:r>
      </w:ins>
      <w:ins w:id="178" w:author="Rev 18 Allen Wirfs-Brock" w:date="2013-09-05T09:35:00Z">
        <w:r>
          <w:t xml:space="preserve"> define the execution environment within which ECMAScript programs operate.</w:t>
        </w:r>
      </w:ins>
    </w:p>
    <w:p w14:paraId="2CB4AFF3" w14:textId="77777777" w:rsidR="0023289A" w:rsidRDefault="0023289A" w:rsidP="0023289A">
      <w:pPr>
        <w:rPr>
          <w:ins w:id="179" w:author="Rev 18 Allen Wirfs-Brock" w:date="2013-09-05T09:36:00Z"/>
        </w:rPr>
      </w:pPr>
      <w:ins w:id="180" w:author="Rev 18 Allen Wirfs-Brock" w:date="2013-09-05T09:36:00Z">
        <w:r>
          <w:t xml:space="preserve">Clauses </w:t>
        </w:r>
      </w:ins>
      <w:ins w:id="181" w:author="Rev 18 Allen Wirfs-Brock" w:date="2013-09-05T09:42:00Z">
        <w:r>
          <w:fldChar w:fldCharType="begin"/>
        </w:r>
        <w:r>
          <w:instrText xml:space="preserve"> REF _Ref365480122 \r \h </w:instrText>
        </w:r>
      </w:ins>
      <w:r>
        <w:fldChar w:fldCharType="separate"/>
      </w:r>
      <w:ins w:id="182" w:author="Rev 18 Allen Wirfs-Brock" w:date="2013-09-05T10:53:00Z">
        <w:r w:rsidR="00FB0307">
          <w:t>10</w:t>
        </w:r>
      </w:ins>
      <w:ins w:id="183" w:author="Rev 18 Allen Wirfs-Brock" w:date="2013-09-05T09:42:00Z">
        <w:r>
          <w:fldChar w:fldCharType="end"/>
        </w:r>
      </w:ins>
      <w:ins w:id="184" w:author="Rev 18 Allen Wirfs-Brock" w:date="2013-09-05T09:36:00Z">
        <w:r>
          <w:t>-</w:t>
        </w:r>
      </w:ins>
      <w:ins w:id="185" w:author="Rev 18 Allen Wirfs-Brock" w:date="2013-09-05T09:43:00Z">
        <w:r>
          <w:fldChar w:fldCharType="begin"/>
        </w:r>
        <w:r>
          <w:instrText xml:space="preserve"> REF _Ref365480124 \r \h </w:instrText>
        </w:r>
      </w:ins>
      <w:r>
        <w:fldChar w:fldCharType="separate"/>
      </w:r>
      <w:ins w:id="186" w:author="Rev 18 Allen Wirfs-Brock" w:date="2013-09-05T10:53:00Z">
        <w:r w:rsidR="00FB0307">
          <w:t>16</w:t>
        </w:r>
      </w:ins>
      <w:ins w:id="187" w:author="Rev 18 Allen Wirfs-Brock" w:date="2013-09-05T09:43:00Z">
        <w:r>
          <w:fldChar w:fldCharType="end"/>
        </w:r>
      </w:ins>
      <w:ins w:id="188" w:author="Rev 18 Allen Wirfs-Brock" w:date="2013-09-05T09:36:00Z">
        <w:r>
          <w:t xml:space="preserve"> define the actual ECMAScript programming language includings its syntactic encoding and the execution semantics of all language features.</w:t>
        </w:r>
      </w:ins>
    </w:p>
    <w:p w14:paraId="2ACEB600" w14:textId="77777777" w:rsidR="0023289A" w:rsidRDefault="0023289A" w:rsidP="0023289A">
      <w:pPr>
        <w:rPr>
          <w:ins w:id="189" w:author="Rev 18 Allen Wirfs-Brock" w:date="2013-09-05T09:33:00Z"/>
        </w:rPr>
      </w:pPr>
      <w:ins w:id="190" w:author="Rev 18 Allen Wirfs-Brock" w:date="2013-09-05T09:38:00Z">
        <w:r>
          <w:t>Clauses 17-</w:t>
        </w:r>
      </w:ins>
      <w:ins w:id="191" w:author="Rev 18 Allen Wirfs-Brock" w:date="2013-09-05T09:43:00Z">
        <w:r>
          <w:fldChar w:fldCharType="begin"/>
        </w:r>
        <w:r>
          <w:instrText xml:space="preserve"> REF _Ref366137541 \r \h </w:instrText>
        </w:r>
      </w:ins>
      <w:r>
        <w:fldChar w:fldCharType="separate"/>
      </w:r>
      <w:ins w:id="192" w:author="Rev 18 Allen Wirfs-Brock" w:date="2013-09-05T10:53:00Z">
        <w:r w:rsidR="00FB0307">
          <w:t>26</w:t>
        </w:r>
      </w:ins>
      <w:ins w:id="193" w:author="Rev 18 Allen Wirfs-Brock" w:date="2013-09-05T09:43:00Z">
        <w:r>
          <w:fldChar w:fldCharType="end"/>
        </w:r>
      </w:ins>
      <w:ins w:id="194" w:author="Rev 18 Allen Wirfs-Brock" w:date="2013-09-05T09:39:00Z">
        <w:r>
          <w:t xml:space="preserve"> define the ECMAScript standard library. </w:t>
        </w:r>
      </w:ins>
      <w:ins w:id="195" w:author="Rev 18 Allen Wirfs-Brock" w:date="2013-09-05T09:40:00Z">
        <w:r>
          <w:t>It includes the definitions of all of the standard</w:t>
        </w:r>
      </w:ins>
      <w:ins w:id="196" w:author="Rev 18 Allen Wirfs-Brock" w:date="2013-09-05T09:39:00Z">
        <w:r>
          <w:t xml:space="preserve"> objects that are available </w:t>
        </w:r>
      </w:ins>
      <w:ins w:id="197" w:author="Rev 18 Allen Wirfs-Brock" w:date="2013-09-05T09:40:00Z">
        <w:r>
          <w:t>for use by ECMAScript programs as the execute.</w:t>
        </w:r>
      </w:ins>
    </w:p>
    <w:p w14:paraId="5728E4BB" w14:textId="77777777" w:rsidR="0023289A" w:rsidRPr="00735473" w:rsidRDefault="0023289A" w:rsidP="0023289A">
      <w:pPr>
        <w:rPr>
          <w:ins w:id="198" w:author="Rev 18 Allen Wirfs-Brock" w:date="2013-09-05T09:32:00Z"/>
        </w:rPr>
      </w:pPr>
    </w:p>
    <w:p w14:paraId="56DBC5C1" w14:textId="77777777" w:rsidR="004C02EF" w:rsidRPr="00E77497" w:rsidRDefault="004C02EF" w:rsidP="00897B69">
      <w:pPr>
        <w:pStyle w:val="1"/>
      </w:pPr>
      <w:bookmarkStart w:id="199" w:name="_Ref366137434"/>
      <w:bookmarkStart w:id="200" w:name="_Toc366141724"/>
      <w:r w:rsidRPr="00E77497">
        <w:t>Notational Conventions</w:t>
      </w:r>
      <w:bookmarkStart w:id="201" w:name="_Toc381513606"/>
      <w:bookmarkStart w:id="202" w:name="_Ref381520185"/>
      <w:bookmarkStart w:id="203" w:name="_Ref381520193"/>
      <w:bookmarkStart w:id="204" w:name="_Ref381520231"/>
      <w:bookmarkStart w:id="205" w:name="_Toc382202747"/>
      <w:bookmarkStart w:id="206" w:name="_Toc382202967"/>
      <w:bookmarkStart w:id="207" w:name="_Toc382212128"/>
      <w:bookmarkStart w:id="208" w:name="_Toc382212307"/>
      <w:bookmarkStart w:id="209" w:name="_Toc382291473"/>
      <w:bookmarkStart w:id="210" w:name="_Ref382710935"/>
      <w:bookmarkStart w:id="211" w:name="_Toc385672110"/>
      <w:bookmarkStart w:id="212" w:name="_Toc393690201"/>
      <w:bookmarkEnd w:id="154"/>
      <w:bookmarkEnd w:id="155"/>
      <w:bookmarkEnd w:id="156"/>
      <w:bookmarkEnd w:id="157"/>
      <w:bookmarkEnd w:id="158"/>
      <w:bookmarkEnd w:id="199"/>
      <w:bookmarkEnd w:id="200"/>
    </w:p>
    <w:p w14:paraId="483E6590" w14:textId="77777777" w:rsidR="004C02EF" w:rsidRPr="00E77497" w:rsidRDefault="004C02EF" w:rsidP="00D148E9">
      <w:pPr>
        <w:pStyle w:val="20"/>
      </w:pPr>
      <w:bookmarkStart w:id="213" w:name="_Toc472818745"/>
      <w:bookmarkStart w:id="214" w:name="_Toc235503299"/>
      <w:bookmarkStart w:id="215" w:name="_Toc241509074"/>
      <w:bookmarkStart w:id="216" w:name="_Toc244416561"/>
      <w:bookmarkStart w:id="217" w:name="_Toc276630925"/>
      <w:bookmarkStart w:id="218" w:name="_Toc366141725"/>
      <w:r w:rsidRPr="00E77497">
        <w:t>Syntactic and Lexical Grammar</w:t>
      </w:r>
      <w:bookmarkEnd w:id="201"/>
      <w:bookmarkEnd w:id="202"/>
      <w:bookmarkEnd w:id="203"/>
      <w:bookmarkEnd w:id="204"/>
      <w:bookmarkEnd w:id="205"/>
      <w:bookmarkEnd w:id="206"/>
      <w:bookmarkEnd w:id="207"/>
      <w:bookmarkEnd w:id="208"/>
      <w:bookmarkEnd w:id="209"/>
      <w:bookmarkEnd w:id="210"/>
      <w:bookmarkEnd w:id="211"/>
      <w:bookmarkEnd w:id="212"/>
      <w:r w:rsidRPr="00E77497">
        <w:t>s</w:t>
      </w:r>
      <w:bookmarkEnd w:id="213"/>
      <w:bookmarkEnd w:id="214"/>
      <w:bookmarkEnd w:id="215"/>
      <w:bookmarkEnd w:id="216"/>
      <w:bookmarkEnd w:id="217"/>
      <w:bookmarkEnd w:id="218"/>
    </w:p>
    <w:p w14:paraId="1CCB2719" w14:textId="77777777" w:rsidR="004C02EF" w:rsidRPr="00E77497" w:rsidRDefault="004C02EF" w:rsidP="00D148E9">
      <w:pPr>
        <w:pStyle w:val="30"/>
      </w:pPr>
      <w:bookmarkStart w:id="219" w:name="_Toc381513607"/>
      <w:bookmarkStart w:id="220" w:name="_Toc382202748"/>
      <w:bookmarkStart w:id="221" w:name="_Toc382202968"/>
      <w:bookmarkStart w:id="222" w:name="_Toc382212129"/>
      <w:bookmarkStart w:id="223" w:name="_Toc382212308"/>
      <w:bookmarkStart w:id="224" w:name="_Toc382291474"/>
      <w:bookmarkStart w:id="225" w:name="_Toc385672111"/>
      <w:bookmarkStart w:id="226" w:name="_Toc393690202"/>
      <w:bookmarkStart w:id="227" w:name="_Toc472818746"/>
      <w:bookmarkStart w:id="228" w:name="_Toc235503300"/>
      <w:bookmarkStart w:id="229" w:name="_Toc241509075"/>
      <w:bookmarkStart w:id="230" w:name="_Toc244416562"/>
      <w:bookmarkStart w:id="231" w:name="_Toc276630926"/>
      <w:bookmarkStart w:id="232" w:name="_Toc366141726"/>
      <w:r w:rsidRPr="00E77497">
        <w:t>Context-Free Grammar</w:t>
      </w:r>
      <w:bookmarkEnd w:id="219"/>
      <w:bookmarkEnd w:id="220"/>
      <w:bookmarkEnd w:id="221"/>
      <w:bookmarkEnd w:id="222"/>
      <w:bookmarkEnd w:id="223"/>
      <w:bookmarkEnd w:id="224"/>
      <w:bookmarkEnd w:id="225"/>
      <w:bookmarkEnd w:id="226"/>
      <w:r w:rsidRPr="00E77497">
        <w:t>s</w:t>
      </w:r>
      <w:bookmarkEnd w:id="227"/>
      <w:bookmarkEnd w:id="228"/>
      <w:bookmarkEnd w:id="229"/>
      <w:bookmarkEnd w:id="230"/>
      <w:bookmarkEnd w:id="231"/>
      <w:bookmarkEnd w:id="232"/>
    </w:p>
    <w:p w14:paraId="38A79F22" w14:textId="77777777" w:rsidR="00161FF2"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14:paraId="1190A5E9" w14:textId="77777777" w:rsidR="004C02EF" w:rsidRPr="00E77497" w:rsidRDefault="0021277A" w:rsidP="004C02EF">
      <w:r>
        <w:t xml:space="preserve">A </w:t>
      </w:r>
      <w:r>
        <w:rPr>
          <w:i/>
        </w:rPr>
        <w:t>chain</w:t>
      </w:r>
      <w:r w:rsidRPr="0021277A">
        <w:rPr>
          <w:i/>
        </w:rPr>
        <w:t xml:space="preserve"> production</w:t>
      </w:r>
      <w:r>
        <w:t xml:space="preserve"> is </w:t>
      </w:r>
      <w:r w:rsidR="00161FF2">
        <w:t>a production</w:t>
      </w:r>
      <w:r>
        <w:t xml:space="preserve"> that has exactly one nonterminal symbol on  its right-hand side along with zero or more terminal symbols.</w:t>
      </w:r>
    </w:p>
    <w:p w14:paraId="753984DA" w14:textId="77777777"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233" w:name="_Toc381513608"/>
      <w:bookmarkStart w:id="234" w:name="_Toc382202749"/>
      <w:bookmarkStart w:id="235" w:name="_Toc382202969"/>
      <w:bookmarkStart w:id="236" w:name="_Toc382212130"/>
      <w:bookmarkStart w:id="237" w:name="_Toc382212309"/>
      <w:bookmarkStart w:id="238" w:name="_Toc382291475"/>
      <w:bookmarkStart w:id="239" w:name="_Ref382648155"/>
      <w:bookmarkStart w:id="240" w:name="_Ref384022086"/>
      <w:bookmarkStart w:id="241" w:name="_Toc385672112"/>
      <w:bookmarkStart w:id="242" w:name="_Toc393690203"/>
      <w:bookmarkStart w:id="243" w:name="_Ref404492853"/>
    </w:p>
    <w:p w14:paraId="3AAA9BA7" w14:textId="77777777" w:rsidR="004C02EF" w:rsidRPr="00E77497" w:rsidRDefault="004C02EF" w:rsidP="00D148E9">
      <w:pPr>
        <w:pStyle w:val="30"/>
      </w:pPr>
      <w:bookmarkStart w:id="244" w:name="_Ref424530657"/>
      <w:bookmarkStart w:id="245" w:name="_Toc472818747"/>
      <w:bookmarkStart w:id="246" w:name="_Toc235503301"/>
      <w:bookmarkStart w:id="247" w:name="_Toc241509076"/>
      <w:bookmarkStart w:id="248" w:name="_Toc244416563"/>
      <w:bookmarkStart w:id="249" w:name="_Toc276630927"/>
      <w:bookmarkStart w:id="250" w:name="_Ref365529928"/>
      <w:bookmarkStart w:id="251" w:name="_Toc366141727"/>
      <w:r w:rsidRPr="00E77497">
        <w:t>The Lexical and RegExp Gramma</w:t>
      </w:r>
      <w:bookmarkEnd w:id="233"/>
      <w:bookmarkEnd w:id="234"/>
      <w:bookmarkEnd w:id="235"/>
      <w:bookmarkEnd w:id="236"/>
      <w:bookmarkEnd w:id="237"/>
      <w:bookmarkEnd w:id="238"/>
      <w:bookmarkEnd w:id="239"/>
      <w:bookmarkEnd w:id="240"/>
      <w:bookmarkEnd w:id="241"/>
      <w:bookmarkEnd w:id="242"/>
      <w:bookmarkEnd w:id="243"/>
      <w:r w:rsidRPr="00E77497">
        <w:t>r</w:t>
      </w:r>
      <w:bookmarkEnd w:id="244"/>
      <w:r w:rsidRPr="00E77497">
        <w:t>s</w:t>
      </w:r>
      <w:bookmarkEnd w:id="245"/>
      <w:bookmarkEnd w:id="246"/>
      <w:bookmarkEnd w:id="247"/>
      <w:bookmarkEnd w:id="248"/>
      <w:bookmarkEnd w:id="249"/>
      <w:bookmarkEnd w:id="250"/>
      <w:bookmarkEnd w:id="251"/>
    </w:p>
    <w:p w14:paraId="3E222445" w14:textId="77777777"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3ED6334C" w14:textId="77777777"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These tokens are the reserved words, identifiers, literals, and punctuators of the ECMAScript language. Moreover, line terminators, although not considered to be tokens, also become part of the stream of input elements and guide the process of automatic semicolon insertion (</w:t>
      </w:r>
      <w:r w:rsidR="00E86857">
        <w:fldChar w:fldCharType="begin"/>
      </w:r>
      <w:r w:rsidR="00E86857">
        <w:instrText xml:space="preserve"> REF _Ref365537306 \r \h </w:instrText>
      </w:r>
      <w:r w:rsidR="00E86857">
        <w:fldChar w:fldCharType="separate"/>
      </w:r>
      <w:r w:rsidR="00083CEC">
        <w:t>11.9</w:t>
      </w:r>
      <w:r w:rsidR="00E86857">
        <w:fldChar w:fldCharType="end"/>
      </w:r>
      <w:r w:rsidRPr="00E77497">
        <w:t xml:space="preserve">).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3A7AC858" w14:textId="77777777" w:rsidR="004C02EF" w:rsidRPr="00E77497" w:rsidRDefault="004C02EF" w:rsidP="004C02EF">
      <w:r w:rsidRPr="00E77497">
        <w:t xml:space="preserve">A </w:t>
      </w:r>
      <w:r w:rsidRPr="00E77497">
        <w:rPr>
          <w:i/>
        </w:rPr>
        <w:t>RegExp grammar</w:t>
      </w:r>
      <w:r w:rsidRPr="00E77497">
        <w:t xml:space="preserve"> for ECMAScript is given in </w:t>
      </w:r>
      <w:r w:rsidR="00E86857">
        <w:fldChar w:fldCharType="begin"/>
      </w:r>
      <w:r w:rsidR="00E86857">
        <w:instrText xml:space="preserve"> REF _Ref365537364 \r \h </w:instrText>
      </w:r>
      <w:r w:rsidR="00E86857">
        <w:fldChar w:fldCharType="separate"/>
      </w:r>
      <w:r w:rsidR="00083CEC">
        <w:t>21.2.1</w:t>
      </w:r>
      <w:r w:rsidR="00E86857">
        <w:fldChar w:fldCharType="end"/>
      </w:r>
      <w:r w:rsidRPr="00E77497">
        <w:t xml:space="preserve">.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1364BABA" w14:textId="77777777"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252" w:name="_Toc381513609"/>
      <w:bookmarkStart w:id="253" w:name="_Toc382202750"/>
      <w:bookmarkStart w:id="254" w:name="_Toc382202970"/>
      <w:bookmarkStart w:id="255" w:name="_Toc382212131"/>
      <w:bookmarkStart w:id="256" w:name="_Toc382212310"/>
      <w:bookmarkStart w:id="257" w:name="_Toc382291476"/>
      <w:bookmarkStart w:id="258" w:name="_Toc385672113"/>
      <w:bookmarkStart w:id="259" w:name="_Toc393690204"/>
      <w:r w:rsidRPr="00E77497">
        <w:t xml:space="preserve"> The lexical and RegExp grammars share some productions.</w:t>
      </w:r>
    </w:p>
    <w:p w14:paraId="1A5C347C" w14:textId="77777777" w:rsidR="004C02EF" w:rsidRPr="00E77497" w:rsidRDefault="004C02EF" w:rsidP="00D148E9">
      <w:pPr>
        <w:pStyle w:val="30"/>
      </w:pPr>
      <w:bookmarkStart w:id="260" w:name="_Toc472818748"/>
      <w:bookmarkStart w:id="261" w:name="_Toc235503302"/>
      <w:bookmarkStart w:id="262" w:name="_Toc241509077"/>
      <w:bookmarkStart w:id="263" w:name="_Toc244416564"/>
      <w:bookmarkStart w:id="264" w:name="_Toc276630928"/>
      <w:bookmarkStart w:id="265" w:name="_Toc366141728"/>
      <w:r w:rsidRPr="00E77497">
        <w:t>The Numeric String Gramma</w:t>
      </w:r>
      <w:bookmarkEnd w:id="252"/>
      <w:bookmarkEnd w:id="253"/>
      <w:bookmarkEnd w:id="254"/>
      <w:bookmarkEnd w:id="255"/>
      <w:bookmarkEnd w:id="256"/>
      <w:bookmarkEnd w:id="257"/>
      <w:bookmarkEnd w:id="258"/>
      <w:bookmarkEnd w:id="259"/>
      <w:r w:rsidRPr="00E77497">
        <w:t>r</w:t>
      </w:r>
      <w:bookmarkEnd w:id="260"/>
      <w:bookmarkEnd w:id="261"/>
      <w:bookmarkEnd w:id="262"/>
      <w:bookmarkEnd w:id="263"/>
      <w:bookmarkEnd w:id="264"/>
      <w:bookmarkEnd w:id="265"/>
    </w:p>
    <w:p w14:paraId="5E563463" w14:textId="77777777"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xml:space="preserve">. This grammar appears in </w:t>
      </w:r>
      <w:r w:rsidR="00E86857">
        <w:fldChar w:fldCharType="begin"/>
      </w:r>
      <w:r w:rsidR="00E86857">
        <w:instrText xml:space="preserve"> REF _Ref365537464 \r \h </w:instrText>
      </w:r>
      <w:r w:rsidR="00E86857">
        <w:fldChar w:fldCharType="separate"/>
      </w:r>
      <w:r w:rsidR="00083CEC">
        <w:t>7.1.3.1</w:t>
      </w:r>
      <w:r w:rsidR="00E86857">
        <w:fldChar w:fldCharType="end"/>
      </w:r>
      <w:r w:rsidRPr="00E77497">
        <w:t>.</w:t>
      </w:r>
      <w:bookmarkStart w:id="266" w:name="_Toc381513610"/>
    </w:p>
    <w:p w14:paraId="2C24B4C6" w14:textId="77777777"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267" w:name="_Toc382202751"/>
      <w:bookmarkStart w:id="268" w:name="_Toc382202971"/>
      <w:bookmarkStart w:id="269" w:name="_Toc382212132"/>
      <w:bookmarkStart w:id="270" w:name="_Toc382212311"/>
      <w:bookmarkStart w:id="271" w:name="_Toc382291477"/>
      <w:bookmarkStart w:id="272" w:name="_Ref384024372"/>
      <w:bookmarkStart w:id="273" w:name="_Toc385672114"/>
      <w:bookmarkStart w:id="274" w:name="_Toc393690205"/>
    </w:p>
    <w:p w14:paraId="1737DE9B" w14:textId="77777777" w:rsidR="004C02EF" w:rsidRPr="00E77497" w:rsidRDefault="004C02EF" w:rsidP="00D148E9">
      <w:pPr>
        <w:pStyle w:val="30"/>
      </w:pPr>
      <w:bookmarkStart w:id="275" w:name="_Toc472818749"/>
      <w:bookmarkStart w:id="276" w:name="_Toc235503303"/>
      <w:bookmarkStart w:id="277" w:name="_Toc241509078"/>
      <w:bookmarkStart w:id="278" w:name="_Toc244416565"/>
      <w:bookmarkStart w:id="279" w:name="_Toc276630929"/>
      <w:bookmarkStart w:id="280" w:name="_Toc366141729"/>
      <w:r w:rsidRPr="00E77497">
        <w:t>The Syntactic Gramma</w:t>
      </w:r>
      <w:bookmarkEnd w:id="266"/>
      <w:bookmarkEnd w:id="267"/>
      <w:bookmarkEnd w:id="268"/>
      <w:bookmarkEnd w:id="269"/>
      <w:bookmarkEnd w:id="270"/>
      <w:bookmarkEnd w:id="271"/>
      <w:bookmarkEnd w:id="272"/>
      <w:bookmarkEnd w:id="273"/>
      <w:bookmarkEnd w:id="274"/>
      <w:r w:rsidRPr="00E77497">
        <w:t>r</w:t>
      </w:r>
      <w:bookmarkEnd w:id="275"/>
      <w:bookmarkEnd w:id="276"/>
      <w:bookmarkEnd w:id="277"/>
      <w:bookmarkEnd w:id="278"/>
      <w:bookmarkEnd w:id="279"/>
      <w:bookmarkEnd w:id="280"/>
    </w:p>
    <w:p w14:paraId="5563AF82" w14:textId="77777777" w:rsidR="004C02EF" w:rsidRPr="00E77497" w:rsidRDefault="004C02EF" w:rsidP="00E343EB">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w:t>
      </w:r>
      <w:r w:rsidR="002E14E9">
        <w:fldChar w:fldCharType="begin"/>
      </w:r>
      <w:r w:rsidR="002E14E9">
        <w:instrText xml:space="preserve"> REF _Ref365529928 \r \h </w:instrText>
      </w:r>
      <w:r w:rsidR="002E14E9">
        <w:fldChar w:fldCharType="separate"/>
      </w:r>
      <w:r w:rsidR="00083CEC">
        <w:t>5.1.2</w:t>
      </w:r>
      <w:r w:rsidR="002E14E9">
        <w:fldChar w:fldCharType="end"/>
      </w:r>
      <w:r w:rsidRPr="00E77497">
        <w:t xml:space="preserve">). It defines a set of productions, starting from the goal symbol </w:t>
      </w:r>
      <w:r w:rsidR="00E343EB">
        <w:rPr>
          <w:rStyle w:val="bnf"/>
        </w:rPr>
        <w:t>Script</w:t>
      </w:r>
      <w:r w:rsidRPr="00E77497">
        <w:t>, that describe how sequences of tokens can form syntactically correct</w:t>
      </w:r>
      <w:r w:rsidR="00E343EB">
        <w:t xml:space="preserve"> independent components of an</w:t>
      </w:r>
      <w:r w:rsidRPr="00E77497">
        <w:t xml:space="preserve"> ECMAScript programs.</w:t>
      </w:r>
    </w:p>
    <w:p w14:paraId="6C50E7D7" w14:textId="77777777" w:rsidR="004C02EF" w:rsidRPr="00E77497" w:rsidRDefault="004C02EF" w:rsidP="00E343EB">
      <w:r w:rsidRPr="00E77497">
        <w:t xml:space="preserve">When a stream of characters is to be parsed as an ECMAScript </w:t>
      </w:r>
      <w:r w:rsidR="00E343EB">
        <w:t>script</w:t>
      </w:r>
      <w:r w:rsidRPr="00E77497">
        <w:t xml:space="preserve">, it is first converted to a stream of input elements by repeated application of the lexical grammar; this stream of input elements is then parsed by a single application of the syntactic grammar. The </w:t>
      </w:r>
      <w:r w:rsidR="00E343EB">
        <w:t>script</w:t>
      </w:r>
      <w:r w:rsidR="00E343EB" w:rsidRPr="00E77497">
        <w:t xml:space="preserve"> </w:t>
      </w:r>
      <w:r w:rsidRPr="00E77497">
        <w:t xml:space="preserve">is syntactically in error if the tokens in the stream of input elements cannot be parsed as a single instance of the goal nonterminal </w:t>
      </w:r>
      <w:r w:rsidR="00E343EB">
        <w:rPr>
          <w:rStyle w:val="bnf"/>
        </w:rPr>
        <w:t>Script</w:t>
      </w:r>
      <w:r w:rsidRPr="00E77497">
        <w:t>, with no tokens left over.</w:t>
      </w:r>
    </w:p>
    <w:p w14:paraId="76DB063C" w14:textId="77777777"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14:paraId="4B8B11A0" w14:textId="77777777" w:rsidR="004C02EF" w:rsidRPr="00E77497" w:rsidRDefault="004C02EF" w:rsidP="00E343EB">
      <w:r w:rsidRPr="00E77497">
        <w:t xml:space="preserve">The syntactic grammar as presented in clauses </w:t>
      </w:r>
      <w:r w:rsidR="002E14E9">
        <w:fldChar w:fldCharType="begin"/>
      </w:r>
      <w:r w:rsidR="002E14E9">
        <w:instrText xml:space="preserve"> REF _Ref424532486 \r \h </w:instrText>
      </w:r>
      <w:r w:rsidR="002E14E9">
        <w:fldChar w:fldCharType="separate"/>
      </w:r>
      <w:r w:rsidR="00083CEC">
        <w:t>12</w:t>
      </w:r>
      <w:r w:rsidR="002E14E9">
        <w:fldChar w:fldCharType="end"/>
      </w:r>
      <w:r w:rsidRPr="00E77497">
        <w:t xml:space="preserve">, </w:t>
      </w:r>
      <w:r w:rsidR="002E14E9">
        <w:fldChar w:fldCharType="begin"/>
      </w:r>
      <w:r w:rsidR="002E14E9">
        <w:instrText xml:space="preserve"> REF _Ref365530130 \r \h </w:instrText>
      </w:r>
      <w:r w:rsidR="002E14E9">
        <w:fldChar w:fldCharType="separate"/>
      </w:r>
      <w:r w:rsidR="00083CEC">
        <w:t>13</w:t>
      </w:r>
      <w:r w:rsidR="002E14E9">
        <w:fldChar w:fldCharType="end"/>
      </w:r>
      <w:r w:rsidRPr="00E77497">
        <w:t xml:space="preserve">, </w:t>
      </w:r>
      <w:r w:rsidR="002E14E9">
        <w:fldChar w:fldCharType="begin"/>
      </w:r>
      <w:r w:rsidR="002E14E9">
        <w:instrText xml:space="preserve"> REF _Ref365530152 \r \h </w:instrText>
      </w:r>
      <w:r w:rsidR="002E14E9">
        <w:fldChar w:fldCharType="separate"/>
      </w:r>
      <w:r w:rsidR="00083CEC">
        <w:t>14</w:t>
      </w:r>
      <w:r w:rsidR="002E14E9">
        <w:fldChar w:fldCharType="end"/>
      </w:r>
      <w:r w:rsidR="002E14E9">
        <w:t xml:space="preserve"> </w:t>
      </w:r>
      <w:r w:rsidRPr="00E77497">
        <w:t xml:space="preserve">and </w:t>
      </w:r>
      <w:r w:rsidR="002E14E9">
        <w:fldChar w:fldCharType="begin"/>
      </w:r>
      <w:r w:rsidR="002E14E9">
        <w:instrText xml:space="preserve"> REF _Ref365530288 \r \h </w:instrText>
      </w:r>
      <w:r w:rsidR="002E14E9">
        <w:fldChar w:fldCharType="separate"/>
      </w:r>
      <w:r w:rsidR="00083CEC">
        <w:t>15</w:t>
      </w:r>
      <w:r w:rsidR="002E14E9">
        <w:fldChar w:fldCharType="end"/>
      </w:r>
      <w:r w:rsidR="002E14E9">
        <w:t xml:space="preserve"> </w:t>
      </w:r>
      <w:r w:rsidRPr="00E77497">
        <w:t xml:space="preserve">is actually not a complete account of which token sequences are accepted as correct ECMAScript </w:t>
      </w:r>
      <w:r w:rsidR="00E343EB">
        <w:t>script</w:t>
      </w:r>
      <w:r w:rsidR="00E343EB" w:rsidRPr="00E77497">
        <w:t>s</w:t>
      </w:r>
      <w:r w:rsidRPr="00E77497">
        <w:t>.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81" w:name="_Toc381513611"/>
      <w:bookmarkStart w:id="282" w:name="_Toc382202752"/>
      <w:bookmarkStart w:id="283" w:name="_Toc382202972"/>
      <w:bookmarkStart w:id="284" w:name="_Toc382212133"/>
      <w:bookmarkStart w:id="285" w:name="_Toc382212312"/>
      <w:bookmarkStart w:id="286" w:name="_Toc382291478"/>
      <w:bookmarkStart w:id="287" w:name="_Ref382711005"/>
      <w:bookmarkStart w:id="288" w:name="_Toc385672115"/>
      <w:bookmarkStart w:id="289" w:name="_Toc393690206"/>
    </w:p>
    <w:p w14:paraId="312FFB45" w14:textId="77777777" w:rsidR="00DD2A89" w:rsidRPr="00E77497" w:rsidRDefault="00DD2A89" w:rsidP="00E343EB">
      <w:r w:rsidRPr="00E77497">
        <w:t xml:space="preserve">In certain cases in order to avoid </w:t>
      </w:r>
      <w:r w:rsidR="00466989" w:rsidRPr="00E77497">
        <w:t>ambiguities</w:t>
      </w:r>
      <w:r w:rsidRPr="00E77497">
        <w:t xml:space="preserve"> the syntactic</w:t>
      </w:r>
      <w:r w:rsidR="008669D1" w:rsidRPr="00E77497">
        <w:t xml:space="preserve"> grammar</w:t>
      </w:r>
      <w:r w:rsidRPr="00E77497">
        <w:t xml:space="preserve"> uses </w:t>
      </w:r>
      <w:r w:rsidR="008473F8">
        <w:t>general</w:t>
      </w:r>
      <w:r w:rsidR="006E6733">
        <w:t>i</w:t>
      </w:r>
      <w:r w:rsidR="007F5175">
        <w:t>s</w:t>
      </w:r>
      <w:r w:rsidR="006E6733">
        <w:t>e</w:t>
      </w:r>
      <w:r w:rsidR="007F5175">
        <w:t>d</w:t>
      </w:r>
      <w:r w:rsidR="008473F8">
        <w:t xml:space="preserve"> </w:t>
      </w:r>
      <w:r w:rsidRPr="00E77497">
        <w:t xml:space="preserve">productions that permit token sequences that are not valid ECMAScript </w:t>
      </w:r>
      <w:r w:rsidR="00E343EB">
        <w:t>script</w:t>
      </w:r>
      <w:r w:rsidRPr="00E77497">
        <w:t>s.</w:t>
      </w:r>
      <w:r w:rsidR="008473F8">
        <w:t xml:space="preserve"> For example, this technique is used in with object literals and object destructuring patterns.</w:t>
      </w:r>
      <w:r w:rsidRPr="00E77497">
        <w:t xml:space="preserve"> </w:t>
      </w:r>
      <w:r w:rsidR="008669D1" w:rsidRPr="00E77497">
        <w:t xml:space="preserve">In such cases a more restrictive </w:t>
      </w:r>
      <w:r w:rsidR="008669D1" w:rsidRPr="00E77497">
        <w:rPr>
          <w:i/>
        </w:rPr>
        <w:t>supplemental grammar</w:t>
      </w:r>
      <w:r w:rsidR="008669D1" w:rsidRPr="00E77497">
        <w:t xml:space="preserve"> is provided that further restricts the acceptable token sequences. In </w:t>
      </w:r>
      <w:r w:rsidR="008473F8">
        <w:t>certain contexts</w:t>
      </w:r>
      <w:r w:rsidR="008669D1" w:rsidRPr="00E77497">
        <w:t>, when explicitly specific</w:t>
      </w:r>
      <w:r w:rsidR="00466989" w:rsidRPr="00E77497">
        <w:t>, the</w:t>
      </w:r>
      <w:r w:rsidR="008669D1" w:rsidRPr="00E77497">
        <w:t xml:space="preserve"> </w:t>
      </w:r>
      <w:r w:rsidR="004571D2" w:rsidRPr="00E77497">
        <w:t>input elements</w:t>
      </w:r>
      <w:r w:rsidR="008669D1" w:rsidRPr="00E77497">
        <w:t xml:space="preserve"> corresponding to</w:t>
      </w:r>
      <w:r w:rsidR="004571D2" w:rsidRPr="00E77497">
        <w:t xml:space="preserve"> such a production </w:t>
      </w:r>
      <w:r w:rsidR="008473F8">
        <w:t>are</w:t>
      </w:r>
      <w:r w:rsidR="004571D2" w:rsidRPr="00E77497">
        <w:t xml:space="preserve"> parsed again using a goal symbol of a supplemental grammar.  The </w:t>
      </w:r>
      <w:r w:rsidR="00E343EB">
        <w:t>script</w:t>
      </w:r>
      <w:r w:rsidR="004571D2" w:rsidRPr="00E77497">
        <w:t xml:space="preserve"> is syntactically in error if the tokens in the stream of input elements cannot be parsed as a single instance of the supplemental goal symbol, with no tokens left over.</w:t>
      </w:r>
    </w:p>
    <w:p w14:paraId="18C75F3C" w14:textId="77777777" w:rsidR="004C02EF" w:rsidRPr="00E77497" w:rsidRDefault="004C02EF" w:rsidP="00D148E9">
      <w:pPr>
        <w:pStyle w:val="30"/>
      </w:pPr>
      <w:bookmarkStart w:id="290" w:name="_Toc235503304"/>
      <w:bookmarkStart w:id="291" w:name="_Toc241509079"/>
      <w:bookmarkStart w:id="292" w:name="_Toc244416566"/>
      <w:bookmarkStart w:id="293" w:name="_Toc276630930"/>
      <w:bookmarkStart w:id="294" w:name="_Toc366141730"/>
      <w:r w:rsidRPr="00E77497">
        <w:t>The JSON Grammar</w:t>
      </w:r>
      <w:bookmarkEnd w:id="290"/>
      <w:bookmarkEnd w:id="291"/>
      <w:bookmarkEnd w:id="292"/>
      <w:bookmarkEnd w:id="293"/>
      <w:bookmarkEnd w:id="294"/>
    </w:p>
    <w:p w14:paraId="339D3A1E" w14:textId="77777777" w:rsidR="004C02EF" w:rsidRPr="00E77497" w:rsidRDefault="004C02EF" w:rsidP="004C02EF">
      <w:r w:rsidRPr="00E77497">
        <w:t xml:space="preserve">The JSON grammar is used to translate a String describing a set of ECMAScript objects into actual objects. The JSON grammar is given in </w:t>
      </w:r>
      <w:r w:rsidR="0018498E">
        <w:fldChar w:fldCharType="begin"/>
      </w:r>
      <w:r w:rsidR="0018498E">
        <w:instrText xml:space="preserve"> REF _Ref365480123 \r \h </w:instrText>
      </w:r>
      <w:r w:rsidR="0018498E">
        <w:fldChar w:fldCharType="separate"/>
      </w:r>
      <w:r w:rsidR="00083CEC">
        <w:t>24.3.1</w:t>
      </w:r>
      <w:r w:rsidR="0018498E">
        <w:fldChar w:fldCharType="end"/>
      </w:r>
      <w:r w:rsidRPr="00E77497">
        <w:t>.</w:t>
      </w:r>
    </w:p>
    <w:p w14:paraId="31CB6904" w14:textId="77777777"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6388894E" w14:textId="77777777"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14:paraId="080860C9" w14:textId="77777777" w:rsidR="004C02EF" w:rsidRPr="00E77497" w:rsidRDefault="004C02EF" w:rsidP="00D148E9">
      <w:pPr>
        <w:pStyle w:val="30"/>
      </w:pPr>
      <w:bookmarkStart w:id="295" w:name="_Ref456010386"/>
      <w:bookmarkStart w:id="296" w:name="_Toc472818750"/>
      <w:bookmarkStart w:id="297" w:name="_Toc235503305"/>
      <w:bookmarkStart w:id="298" w:name="_Toc241509080"/>
      <w:bookmarkStart w:id="299" w:name="_Toc244416567"/>
      <w:bookmarkStart w:id="300" w:name="_Toc276630931"/>
      <w:bookmarkStart w:id="301" w:name="_Toc366141731"/>
      <w:r w:rsidRPr="00E77497">
        <w:t>Grammar Notatio</w:t>
      </w:r>
      <w:bookmarkEnd w:id="281"/>
      <w:bookmarkEnd w:id="282"/>
      <w:bookmarkEnd w:id="283"/>
      <w:bookmarkEnd w:id="284"/>
      <w:bookmarkEnd w:id="285"/>
      <w:bookmarkEnd w:id="286"/>
      <w:bookmarkEnd w:id="287"/>
      <w:bookmarkEnd w:id="288"/>
      <w:bookmarkEnd w:id="289"/>
      <w:r w:rsidRPr="00E77497">
        <w:t>n</w:t>
      </w:r>
      <w:bookmarkEnd w:id="295"/>
      <w:bookmarkEnd w:id="296"/>
      <w:bookmarkEnd w:id="297"/>
      <w:bookmarkEnd w:id="298"/>
      <w:bookmarkEnd w:id="299"/>
      <w:bookmarkEnd w:id="300"/>
      <w:bookmarkEnd w:id="301"/>
    </w:p>
    <w:p w14:paraId="4475C4A1" w14:textId="77777777" w:rsidR="004C02EF" w:rsidRPr="00E77497" w:rsidRDefault="004C02EF" w:rsidP="00C86677">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w:t>
      </w:r>
      <w:r w:rsidR="00E343EB">
        <w:t>script</w:t>
      </w:r>
      <w:r w:rsidR="00E343EB" w:rsidRPr="00E77497">
        <w:t xml:space="preserve"> </w:t>
      </w:r>
      <w:r w:rsidR="00C86677">
        <w:t xml:space="preserve">either </w:t>
      </w:r>
      <w:r w:rsidRPr="00E77497">
        <w:t>exactly as written</w:t>
      </w:r>
      <w:r w:rsidR="00C86677">
        <w:t xml:space="preserve"> or using equalvant Unicode escape sequences (see clause </w:t>
      </w:r>
      <w:r w:rsidR="0018498E">
        <w:fldChar w:fldCharType="begin"/>
      </w:r>
      <w:r w:rsidR="0018498E">
        <w:instrText xml:space="preserve"> REF _Ref365480122 \r \h </w:instrText>
      </w:r>
      <w:r w:rsidR="0018498E">
        <w:fldChar w:fldCharType="separate"/>
      </w:r>
      <w:r w:rsidR="00083CEC">
        <w:t>10</w:t>
      </w:r>
      <w:r w:rsidR="0018498E">
        <w:fldChar w:fldCharType="end"/>
      </w:r>
      <w:r w:rsidR="00C86677">
        <w:t>)</w:t>
      </w:r>
      <w:r w:rsidRPr="00E77497">
        <w:t>. All terminal symbol characters specified in this way are to be understood as the appropriate Unicode character from the ASCII range, as opposed to any similar-looking characters from other Unicode ranges.</w:t>
      </w:r>
    </w:p>
    <w:p w14:paraId="75052482" w14:textId="77777777"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r w:rsidR="00E32893">
        <w:t xml:space="preserve"> (also called a “production”)</w:t>
      </w:r>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61568F21" w14:textId="77777777" w:rsidR="004C02EF" w:rsidRPr="00E77497" w:rsidRDefault="004C02EF" w:rsidP="004C02EF">
      <w:pPr>
        <w:pStyle w:val="SyntaxRule2"/>
      </w:pPr>
      <w:r w:rsidRPr="00E77497">
        <w:t xml:space="preserve">WhileStatement </w:t>
      </w:r>
      <w:r w:rsidRPr="00E77497">
        <w:rPr>
          <w:rFonts w:ascii="Arial" w:hAnsi="Arial" w:cs="Arial"/>
          <w:b/>
          <w:i w:val="0"/>
        </w:rPr>
        <w:t>:</w:t>
      </w:r>
    </w:p>
    <w:p w14:paraId="50BDC139" w14:textId="77777777"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1AAA988D" w14:textId="77777777"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1DAB21D5" w14:textId="77777777"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14:paraId="493D9C3B" w14:textId="77777777"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5B9F5195" w14:textId="77777777"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14:paraId="0A09AC48" w14:textId="77777777"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3022EFE5"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4759DE56" w14:textId="77777777"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14:paraId="5DB36148" w14:textId="77777777" w:rsidR="004C02EF" w:rsidRPr="00E77497" w:rsidRDefault="004C02EF" w:rsidP="004C02EF">
      <w:r w:rsidRPr="00E77497">
        <w:t>is a convenient abbreviation for:</w:t>
      </w:r>
    </w:p>
    <w:p w14:paraId="45A7F168"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56E4EBFC" w14:textId="77777777" w:rsidR="004C02EF" w:rsidRPr="00E77497" w:rsidRDefault="004C02EF" w:rsidP="004C02EF">
      <w:pPr>
        <w:pStyle w:val="SyntaxDefinition2"/>
      </w:pPr>
      <w:r w:rsidRPr="00E77497">
        <w:t>Identifier</w:t>
      </w:r>
      <w:r w:rsidRPr="00E77497">
        <w:br/>
        <w:t>Identifier Initialiser</w:t>
      </w:r>
    </w:p>
    <w:p w14:paraId="273E0E25" w14:textId="77777777" w:rsidR="004C02EF" w:rsidRPr="00E77497" w:rsidRDefault="004C02EF" w:rsidP="004C02EF">
      <w:r w:rsidRPr="00E77497">
        <w:t>and that:</w:t>
      </w:r>
    </w:p>
    <w:p w14:paraId="12B174FD"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3CE1D5B1" w14:textId="77777777" w:rsidR="004C02EF" w:rsidRPr="00E77497" w:rsidRDefault="004C02EF" w:rsidP="00394DBB">
      <w:pPr>
        <w:pStyle w:val="SyntaxDefinition2"/>
      </w:pPr>
      <w:r w:rsidRPr="00E77497">
        <w:rPr>
          <w:rFonts w:ascii="Courier New" w:hAnsi="Courier New"/>
          <w:b/>
          <w:i w:val="0"/>
        </w:rPr>
        <w:t xml:space="preserve">for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3ECFC197" w14:textId="77777777" w:rsidR="004C02EF" w:rsidRPr="00E77497" w:rsidRDefault="004C02EF" w:rsidP="004C02EF">
      <w:r w:rsidRPr="00E77497">
        <w:t>is a convenient abbreviation for:</w:t>
      </w:r>
    </w:p>
    <w:p w14:paraId="434292F9"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6C0D417B" w14:textId="77777777" w:rsidR="004C02EF" w:rsidRPr="00E77497" w:rsidRDefault="004C02EF" w:rsidP="00394DBB">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53960285" w14:textId="77777777" w:rsidR="004C02EF" w:rsidRPr="00E77497" w:rsidRDefault="004C02EF" w:rsidP="004C02EF">
      <w:r w:rsidRPr="00E77497">
        <w:t>which in turn is an abbreviation for:</w:t>
      </w:r>
    </w:p>
    <w:p w14:paraId="3CEB8574"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326B8484" w14:textId="77777777" w:rsidR="004C02EF" w:rsidRPr="00E77497" w:rsidRDefault="004C02EF" w:rsidP="00394DBB">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61C77978" w14:textId="77777777" w:rsidR="004C02EF" w:rsidRPr="00E77497" w:rsidRDefault="004C02EF" w:rsidP="004C02EF">
      <w:r w:rsidRPr="00E77497">
        <w:t>which in turn is an abbreviation for:</w:t>
      </w:r>
    </w:p>
    <w:p w14:paraId="3C8BCF4E"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5A9CAD97" w14:textId="77777777" w:rsidR="004C02EF" w:rsidRPr="00E77497" w:rsidRDefault="004C02EF" w:rsidP="00394DBB">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14:paraId="47BC53EB" w14:textId="77777777"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14:paraId="1EEC44F3" w14:textId="77777777"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691DEB4D"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3BD8DEB0"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14:paraId="09E3C721" w14:textId="77777777" w:rsidR="004C02EF" w:rsidRPr="00E77497" w:rsidRDefault="004C02EF" w:rsidP="004C02EF">
      <w:r w:rsidRPr="00E77497">
        <w:t>which is merely a convenient abbreviation for:</w:t>
      </w:r>
    </w:p>
    <w:p w14:paraId="025AF184"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p>
    <w:p w14:paraId="75F01517"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1665FFC8" w14:textId="77777777"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14:paraId="62125FC4" w14:textId="77777777"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75F0C04F" w14:textId="77777777"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300E9C4C"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14:paraId="3B8EE45B" w14:textId="77777777"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73DB3B3E" w14:textId="77777777" w:rsidR="004C02EF" w:rsidRPr="00E77497" w:rsidRDefault="004C02EF" w:rsidP="004C02EF">
      <w:pPr>
        <w:pStyle w:val="SyntaxDefinition2"/>
      </w:pPr>
      <w:r w:rsidRPr="00E77497">
        <w:t>DecimalDigit</w:t>
      </w:r>
      <w:r w:rsidRPr="00E77497">
        <w:br/>
        <w:t>DecimalDigits DecimalDigit</w:t>
      </w:r>
    </w:p>
    <w:p w14:paraId="3C7C9E9A" w14:textId="77777777" w:rsidR="004C02EF" w:rsidRPr="00E77497" w:rsidRDefault="004C02EF" w:rsidP="004C02EF">
      <w:r w:rsidRPr="00E77497">
        <w:t>the definition</w:t>
      </w:r>
    </w:p>
    <w:p w14:paraId="13DD5523" w14:textId="77777777"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14:paraId="2D17D55D" w14:textId="77777777"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06612CBA" w14:textId="77777777"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58FD8A2D" w14:textId="77777777"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11AAB971" w14:textId="77777777"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14:paraId="5D98D667" w14:textId="77777777"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14:paraId="4B6609A8" w14:textId="77777777" w:rsidR="004C02EF" w:rsidRPr="00E77497" w:rsidRDefault="004C02EF" w:rsidP="00E343EB">
      <w:r w:rsidRPr="00E77497">
        <w:t xml:space="preserve">indicates that the production may not be used if a </w:t>
      </w:r>
      <w:r w:rsidRPr="00E77497">
        <w:rPr>
          <w:rStyle w:val="bnf"/>
        </w:rPr>
        <w:t>LineTerminator</w:t>
      </w:r>
      <w:r w:rsidRPr="00E77497">
        <w:t xml:space="preserve"> occurs in the </w:t>
      </w:r>
      <w:r w:rsidR="00E343EB">
        <w:t>script</w:t>
      </w:r>
      <w:r w:rsidR="00E343EB" w:rsidRPr="00E77497">
        <w:t xml:space="preserve"> </w:t>
      </w:r>
      <w:r w:rsidRPr="00E77497">
        <w:t xml:space="preserve">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14:paraId="248D3C83" w14:textId="77777777" w:rsidR="004C02EF" w:rsidRPr="00E77497" w:rsidRDefault="004C02EF" w:rsidP="00E343EB">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w:t>
      </w:r>
      <w:r w:rsidR="00E343EB">
        <w:t>script</w:t>
      </w:r>
      <w:r w:rsidRPr="00E77497">
        <w:t>.</w:t>
      </w:r>
    </w:p>
    <w:p w14:paraId="59573632" w14:textId="77777777" w:rsidR="001B5C6D" w:rsidRDefault="001B5C6D" w:rsidP="00EF706A">
      <w:r>
        <w:t>The lexical grammar has multiple goal symbols and the appropriate goal symbol to use depends upon the syntactic grammar context.  If a phrase of the form “</w:t>
      </w:r>
      <w:r w:rsidRPr="001B5C6D">
        <w:rPr>
          <w:rFonts w:cs="Arial"/>
          <w:sz w:val="16"/>
        </w:rPr>
        <w:t xml:space="preserve">[Lexical goal </w:t>
      </w:r>
      <w:r w:rsidRPr="001B5C6D">
        <w:rPr>
          <w:i/>
          <w:sz w:val="16"/>
        </w:rPr>
        <w:t>LexicalGoalSymbol</w:t>
      </w:r>
      <w:r w:rsidRPr="001B5C6D">
        <w:rPr>
          <w:rFonts w:cs="Arial"/>
          <w:sz w:val="16"/>
        </w:rPr>
        <w:t>]</w:t>
      </w:r>
      <w:r>
        <w:t>” appears on the right-hand-side of a syntactic production then the next token must be lexically recogni</w:t>
      </w:r>
      <w:r w:rsidR="00EF706A">
        <w:t>s</w:t>
      </w:r>
      <w:r>
        <w:t>ed using the indicated goal symbol.</w:t>
      </w:r>
      <w:r w:rsidR="002335EB">
        <w:t xml:space="preserve"> In the absence of such a phrase the default lexical goal symbol is used.</w:t>
      </w:r>
      <w:r>
        <w:t xml:space="preserve"> </w:t>
      </w:r>
    </w:p>
    <w:p w14:paraId="01C6F662" w14:textId="77777777"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14:paraId="48E6B563" w14:textId="77777777"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55C9821D" w14:textId="77777777"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14:paraId="2E9179A3" w14:textId="77777777"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14:paraId="1DF439A9" w14:textId="77777777"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3D54BAE6" w14:textId="77777777" w:rsidR="004C02EF" w:rsidRPr="00E77497" w:rsidRDefault="004C02EF" w:rsidP="004C02EF">
      <w:r w:rsidRPr="00E77497">
        <w:t>Finally, a few nonterminal symbols are described by a descriptive phrase in sans-serif type in cases where it would be impractical to list all the alternatives:</w:t>
      </w:r>
    </w:p>
    <w:p w14:paraId="7692CD5D" w14:textId="77777777"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14:paraId="78DD5162" w14:textId="77777777" w:rsidR="004C02EF" w:rsidRPr="00E77497" w:rsidRDefault="004C02EF" w:rsidP="004C02EF">
      <w:pPr>
        <w:pStyle w:val="SyntaxDefinition2"/>
        <w:rPr>
          <w:rFonts w:ascii="Arial" w:hAnsi="Arial" w:cs="Arial"/>
          <w:i w:val="0"/>
        </w:rPr>
      </w:pPr>
      <w:r w:rsidRPr="00E77497">
        <w:rPr>
          <w:rFonts w:ascii="Arial" w:hAnsi="Arial" w:cs="Arial"/>
          <w:i w:val="0"/>
        </w:rPr>
        <w:t xml:space="preserve">any Unicode </w:t>
      </w:r>
      <w:bookmarkStart w:id="302" w:name="_Toc381513612"/>
      <w:bookmarkStart w:id="303" w:name="_Toc382202753"/>
      <w:bookmarkStart w:id="304" w:name="_Toc382202973"/>
      <w:bookmarkStart w:id="305" w:name="_Toc382212134"/>
      <w:bookmarkStart w:id="306" w:name="_Toc382212313"/>
      <w:bookmarkStart w:id="307" w:name="_Toc382291479"/>
      <w:bookmarkStart w:id="308" w:name="_Ref385215256"/>
      <w:bookmarkStart w:id="309" w:name="_Ref385215268"/>
      <w:bookmarkStart w:id="310" w:name="_Toc385672116"/>
      <w:bookmarkStart w:id="311" w:name="_Toc393690207"/>
      <w:r w:rsidR="0007086F">
        <w:rPr>
          <w:rFonts w:ascii="Arial" w:hAnsi="Arial" w:cs="Arial"/>
          <w:i w:val="0"/>
        </w:rPr>
        <w:t>character</w:t>
      </w:r>
    </w:p>
    <w:p w14:paraId="5D880C51" w14:textId="77777777" w:rsidR="004C02EF" w:rsidRPr="00E77497" w:rsidRDefault="004C02EF" w:rsidP="00D148E9">
      <w:pPr>
        <w:pStyle w:val="20"/>
      </w:pPr>
      <w:bookmarkStart w:id="312" w:name="_Ref455935214"/>
      <w:bookmarkStart w:id="313" w:name="_Ref456011133"/>
      <w:bookmarkStart w:id="314" w:name="_Toc472818751"/>
      <w:bookmarkStart w:id="315" w:name="_Toc235503306"/>
      <w:bookmarkStart w:id="316" w:name="_Toc241509081"/>
      <w:bookmarkStart w:id="317" w:name="_Toc244416568"/>
      <w:bookmarkStart w:id="318" w:name="_Toc276630932"/>
      <w:bookmarkStart w:id="319" w:name="_Toc366141732"/>
      <w:r w:rsidRPr="00E77497">
        <w:t>Algorithm Convention</w:t>
      </w:r>
      <w:bookmarkEnd w:id="302"/>
      <w:bookmarkEnd w:id="303"/>
      <w:bookmarkEnd w:id="304"/>
      <w:bookmarkEnd w:id="305"/>
      <w:bookmarkEnd w:id="306"/>
      <w:bookmarkEnd w:id="307"/>
      <w:bookmarkEnd w:id="308"/>
      <w:bookmarkEnd w:id="309"/>
      <w:bookmarkEnd w:id="310"/>
      <w:bookmarkEnd w:id="311"/>
      <w:r w:rsidRPr="00E77497">
        <w:t>s</w:t>
      </w:r>
      <w:bookmarkEnd w:id="312"/>
      <w:bookmarkEnd w:id="313"/>
      <w:bookmarkEnd w:id="314"/>
      <w:bookmarkEnd w:id="315"/>
      <w:bookmarkEnd w:id="316"/>
      <w:bookmarkEnd w:id="317"/>
      <w:bookmarkEnd w:id="318"/>
      <w:bookmarkEnd w:id="319"/>
    </w:p>
    <w:p w14:paraId="474D7909" w14:textId="77777777"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0229208B" w14:textId="77777777" w:rsidR="004C02EF" w:rsidRPr="00E77497" w:rsidRDefault="00AD18E3" w:rsidP="002068F0">
      <w:r>
        <w:t>Algorithms may be explicitly parameteri</w:t>
      </w:r>
      <w:r w:rsidR="002068F0">
        <w:t>s</w:t>
      </w:r>
      <w:r>
        <w:t>ed, in which case the names and usage of the parameters must be provided as part of the algorithm</w:t>
      </w:r>
      <w:r w:rsidR="0003414D">
        <w:t>’</w:t>
      </w:r>
      <w:r>
        <w:t xml:space="preserve">s definition. </w:t>
      </w:r>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14:paraId="7ED238E7" w14:textId="77777777" w:rsidR="00E32893" w:rsidRDefault="00E32893" w:rsidP="00E343EB">
      <w:r>
        <w:t>Algorit</w:t>
      </w:r>
      <w:r w:rsidR="007110FE">
        <w:t>h</w:t>
      </w:r>
      <w:r>
        <w:t>ms may be associated with productions of one of the ECMAScript grammars.  A production that has multiple alternative definitions will typically have a distinct algorithm</w:t>
      </w:r>
      <w:r w:rsidRPr="00E32893">
        <w:t xml:space="preserve"> </w:t>
      </w:r>
      <w:r>
        <w:t xml:space="preserve">for each alternative. When an algorithm is associated with a grammar production, it may reference the terminal and non-terminal symbols of the </w:t>
      </w:r>
      <w:r w:rsidR="009E2EC9">
        <w:t>production alternative</w:t>
      </w:r>
      <w:r>
        <w:t xml:space="preserve"> as if they were parameters of the algorithm.  When used in this manner, non-terminal symbols refer to the actual alternative definition that </w:t>
      </w:r>
      <w:r w:rsidR="009E2EC9">
        <w:t>is</w:t>
      </w:r>
      <w:r>
        <w:t xml:space="preserve"> matched when parsing the </w:t>
      </w:r>
      <w:r w:rsidR="00E343EB">
        <w:t>script</w:t>
      </w:r>
      <w:r>
        <w:t xml:space="preserve"> souce code.</w:t>
      </w:r>
    </w:p>
    <w:p w14:paraId="61DDEFE7" w14:textId="77777777" w:rsidR="0021277A" w:rsidRDefault="0021277A" w:rsidP="004C02EF">
      <w:r>
        <w:t>Unless explicitly specified otherwise, all chain productions have an implicit associated definition for every algorithm that is</w:t>
      </w:r>
      <w:r w:rsidR="00CA0354">
        <w:t xml:space="preserve"> might be applied to that production’s left-hand side nonterminal.  The implicit simply reapplies the same algorithm name with the same p</w:t>
      </w:r>
      <w:r w:rsidR="00C700A2">
        <w:t>ara</w:t>
      </w:r>
      <w:r w:rsidR="00CA0354">
        <w:t xml:space="preserve">meters, if any,  to the chain production’s sole right-hand side nonterminal and then result.  For example, </w:t>
      </w:r>
      <w:r w:rsidR="00CB3D7A">
        <w:t>assume</w:t>
      </w:r>
      <w:r w:rsidR="00CA0354">
        <w:t xml:space="preserve"> there is a production</w:t>
      </w:r>
    </w:p>
    <w:p w14:paraId="1A4956C0" w14:textId="77777777" w:rsidR="00CA0354" w:rsidRPr="00E77497" w:rsidRDefault="00CA0354" w:rsidP="00E74C84">
      <w:pPr>
        <w:pStyle w:val="SyntaxRule2"/>
        <w:tabs>
          <w:tab w:val="left" w:pos="1800"/>
        </w:tabs>
      </w:pPr>
      <w:r>
        <w:t>Block</w:t>
      </w:r>
      <w:r w:rsidRPr="00E77497">
        <w:rPr>
          <w:b/>
        </w:rPr>
        <w:t xml:space="preserve"> </w:t>
      </w:r>
      <w:r w:rsidRPr="00E77497">
        <w:rPr>
          <w:rFonts w:ascii="Arial" w:hAnsi="Arial" w:cs="Arial"/>
          <w:b/>
          <w:i w:val="0"/>
        </w:rPr>
        <w:t>:</w:t>
      </w:r>
    </w:p>
    <w:p w14:paraId="0A91B176" w14:textId="77777777" w:rsidR="00CA0354" w:rsidRPr="00E77497" w:rsidRDefault="00CA0354" w:rsidP="00CA0354">
      <w:pPr>
        <w:pStyle w:val="SyntaxDefinition2"/>
      </w:pPr>
      <w:r>
        <w:rPr>
          <w:rFonts w:ascii="Courier New" w:hAnsi="Courier New"/>
          <w:b/>
          <w:i w:val="0"/>
        </w:rPr>
        <w:t xml:space="preserve">{ </w:t>
      </w:r>
      <w:r>
        <w:t>StatementList</w:t>
      </w:r>
      <w:r w:rsidRPr="00E77497">
        <w:t xml:space="preserve"> </w:t>
      </w:r>
      <w:r>
        <w:rPr>
          <w:rFonts w:ascii="Courier New" w:hAnsi="Courier New"/>
          <w:b/>
          <w:i w:val="0"/>
        </w:rPr>
        <w:t>}</w:t>
      </w:r>
    </w:p>
    <w:p w14:paraId="1251A7B4" w14:textId="77777777" w:rsidR="00CA0354" w:rsidRDefault="00CB3D7A" w:rsidP="004C02EF">
      <w:r>
        <w:t xml:space="preserve">but there is no </w:t>
      </w:r>
      <w:r w:rsidRPr="00CB3D7A">
        <w:rPr>
          <w:rFonts w:ascii="Times New Roman" w:hAnsi="Times New Roman"/>
        </w:rPr>
        <w:t>evalution</w:t>
      </w:r>
      <w:r>
        <w:t xml:space="preserve"> algorithm that is explicitly specified for that production. If</w:t>
      </w:r>
      <w:r w:rsidR="00CA0354">
        <w:t xml:space="preserve"> in some algorithm there is a statement of the form:</w:t>
      </w:r>
      <w:r>
        <w:t xml:space="preserve"> “</w:t>
      </w:r>
      <w:r w:rsidRPr="00CB3D7A">
        <w:rPr>
          <w:rFonts w:ascii="Times New Roman" w:hAnsi="Times New Roman"/>
        </w:rPr>
        <w:t xml:space="preserve">Return the result of evaluating </w:t>
      </w:r>
      <w:r w:rsidRPr="00CB3D7A">
        <w:rPr>
          <w:rFonts w:ascii="Times New Roman" w:hAnsi="Times New Roman"/>
          <w:i/>
        </w:rPr>
        <w:t>Block</w:t>
      </w:r>
      <w:r>
        <w:t xml:space="preserve">” it is implicit that the algorithm has an </w:t>
      </w:r>
      <w:r w:rsidRPr="00CB3D7A">
        <w:rPr>
          <w:rFonts w:ascii="Times New Roman" w:hAnsi="Times New Roman"/>
        </w:rPr>
        <w:t>evalution</w:t>
      </w:r>
      <w:r>
        <w:t xml:space="preserve"> algorithm of the form: </w:t>
      </w:r>
    </w:p>
    <w:p w14:paraId="619B61D5" w14:textId="77777777" w:rsidR="00CB3D7A" w:rsidRPr="00E77497" w:rsidRDefault="00CB3D7A" w:rsidP="00CB3D7A">
      <w:pPr>
        <w:keepNext/>
        <w:ind w:left="403"/>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2105001F" w14:textId="77777777" w:rsidR="00CB3D7A" w:rsidRPr="00CB3D7A" w:rsidRDefault="00CB3D7A" w:rsidP="00CB3D7A">
      <w:pPr>
        <w:pStyle w:val="SyntaxRule"/>
        <w:spacing w:after="240"/>
        <w:ind w:left="403"/>
        <w:rPr>
          <w:i w:val="0"/>
        </w:rPr>
      </w:pPr>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r>
        <w:rPr>
          <w:rFonts w:ascii="Courier New" w:hAnsi="Courier New"/>
          <w:b/>
          <w:i w:val="0"/>
        </w:rPr>
        <w:t>}</w:t>
      </w:r>
    </w:p>
    <w:p w14:paraId="57E273A3" w14:textId="77777777" w:rsidR="00CB3D7A" w:rsidRDefault="00CB3D7A" w:rsidP="00145775">
      <w:pPr>
        <w:pStyle w:val="Alg4"/>
        <w:numPr>
          <w:ilvl w:val="0"/>
          <w:numId w:val="560"/>
        </w:numPr>
        <w:tabs>
          <w:tab w:val="clear" w:pos="360"/>
          <w:tab w:val="num" w:pos="1123"/>
        </w:tabs>
        <w:spacing w:after="220"/>
        <w:ind w:left="763"/>
        <w:contextualSpacing/>
      </w:pPr>
      <w:r w:rsidRPr="00E77497">
        <w:t xml:space="preserve">Return </w:t>
      </w:r>
      <w:r>
        <w:t>the result of evaluating</w:t>
      </w:r>
      <w:r w:rsidRPr="00E77497">
        <w:t xml:space="preserve"> </w:t>
      </w:r>
      <w:r>
        <w:rPr>
          <w:rStyle w:val="bnf"/>
        </w:rPr>
        <w:t>StatementList</w:t>
      </w:r>
    </w:p>
    <w:p w14:paraId="257B0DE8" w14:textId="77777777" w:rsidR="004C02EF"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7CD14103" w14:textId="77777777" w:rsidR="00016146" w:rsidRPr="00016146" w:rsidRDefault="00016146" w:rsidP="008F7A25">
      <w:pPr>
        <w:pStyle w:val="pc-0"/>
      </w:pPr>
      <w:r w:rsidRPr="00016146">
        <w:t>Top-</w:t>
      </w:r>
      <w:r w:rsidRPr="008F7A25">
        <w:t>level</w:t>
      </w:r>
      <w:r w:rsidRPr="00016146">
        <w:t xml:space="preserve"> step</w:t>
      </w:r>
    </w:p>
    <w:p w14:paraId="02B81817" w14:textId="77777777" w:rsidR="00016146" w:rsidRPr="00016146" w:rsidRDefault="00016146" w:rsidP="008F7A25">
      <w:pPr>
        <w:pStyle w:val="pc-2"/>
      </w:pPr>
      <w:r w:rsidRPr="008F7A25">
        <w:t>Substep</w:t>
      </w:r>
      <w:r w:rsidRPr="00016146">
        <w:t>.</w:t>
      </w:r>
    </w:p>
    <w:p w14:paraId="6B80D18A" w14:textId="77777777" w:rsidR="00016146" w:rsidRPr="00016146" w:rsidRDefault="00016146" w:rsidP="008F7A25">
      <w:pPr>
        <w:pStyle w:val="pc-2"/>
      </w:pPr>
      <w:r w:rsidRPr="00016146">
        <w:t xml:space="preserve">Substep. </w:t>
      </w:r>
    </w:p>
    <w:p w14:paraId="47F39B43" w14:textId="77777777" w:rsidR="00016146" w:rsidRPr="00016146" w:rsidRDefault="00016146" w:rsidP="008F7A25">
      <w:pPr>
        <w:pStyle w:val="pc-3"/>
      </w:pPr>
      <w:r w:rsidRPr="00016146">
        <w:t>Subsubstep.</w:t>
      </w:r>
    </w:p>
    <w:p w14:paraId="67983B1F" w14:textId="77777777" w:rsidR="00016146" w:rsidRPr="00016146" w:rsidRDefault="00016146" w:rsidP="008F7A25">
      <w:pPr>
        <w:pStyle w:val="pc-3"/>
      </w:pPr>
      <w:r w:rsidRPr="00016146">
        <w:t>Subsubstep.</w:t>
      </w:r>
    </w:p>
    <w:p w14:paraId="5620EFAC" w14:textId="77777777" w:rsidR="00016146" w:rsidRPr="00016146" w:rsidRDefault="00016146" w:rsidP="008F7A25">
      <w:pPr>
        <w:pStyle w:val="pc-4"/>
      </w:pPr>
      <w:r w:rsidRPr="00016146">
        <w:t>Subsubsubstep</w:t>
      </w:r>
    </w:p>
    <w:p w14:paraId="48978A67" w14:textId="77777777" w:rsidR="00016146" w:rsidRPr="00016146" w:rsidRDefault="00016146" w:rsidP="008F7A25">
      <w:pPr>
        <w:pStyle w:val="pc-5"/>
      </w:pPr>
      <w:r w:rsidRPr="00016146">
        <w:t>Subsubsubsubstep</w:t>
      </w:r>
    </w:p>
    <w:p w14:paraId="78A560FD" w14:textId="77777777" w:rsidR="00016146" w:rsidRPr="00E77497" w:rsidRDefault="00016146" w:rsidP="008F7A25">
      <w:pPr>
        <w:pStyle w:val="pc-6"/>
        <w:spacing w:after="240"/>
        <w:ind w:left="2246"/>
      </w:pPr>
      <w:r w:rsidRPr="00016146">
        <w:t>Subsubsubsubsubstep</w:t>
      </w:r>
    </w:p>
    <w:p w14:paraId="7B86C65D" w14:textId="77777777"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7C74D2BF" w14:textId="77777777" w:rsidR="004C02EF" w:rsidRPr="00E77497" w:rsidRDefault="004C02EF" w:rsidP="004C02EF">
      <w:r w:rsidRPr="00E77497">
        <w:t>A step may specify the iterative application of its substeps.</w:t>
      </w:r>
    </w:p>
    <w:p w14:paraId="28C5D80F" w14:textId="77777777"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48FE75DD" w14:textId="77777777"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64FC84E3" w14:textId="77777777" w:rsidR="004C02EF" w:rsidRPr="00E77497" w:rsidRDefault="004C02EF" w:rsidP="008D7BB2">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0C02E5" w:rsidRPr="00E77497">
        <w:t xml:space="preserve"> </w:t>
      </w:r>
      <w:r w:rsidRPr="00E77497">
        <w:t xml:space="preserve">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4682DDFE" w14:textId="77777777" w:rsidR="004C02EF" w:rsidRPr="00E77497" w:rsidRDefault="004C02EF" w:rsidP="008D7BB2">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258B37D6" w14:textId="77777777" w:rsidR="002A53C5" w:rsidRPr="00801494" w:rsidRDefault="002A53C5" w:rsidP="008D7BB2">
      <w:pPr>
        <w:rPr>
          <w:rFonts w:cs="Arial"/>
        </w:rPr>
      </w:pPr>
      <w:r w:rsidRPr="00E77497">
        <w:t xml:space="preserve">The mathematical function </w:t>
      </w:r>
      <w:r>
        <w:rPr>
          <w:rFonts w:ascii="Times New Roman" w:hAnsi="Times New Roman"/>
        </w:rPr>
        <w:t>min</w:t>
      </w:r>
      <w:r w:rsidRPr="00E77497">
        <w:rPr>
          <w:rFonts w:ascii="Times New Roman" w:hAnsi="Times New Roman"/>
        </w:rPr>
        <w:t>(</w:t>
      </w:r>
      <w:r w:rsidRPr="00E77497">
        <w:rPr>
          <w:rFonts w:ascii="Times New Roman" w:hAnsi="Times New Roman"/>
          <w:i/>
        </w:rPr>
        <w:t>x</w:t>
      </w:r>
      <w:r w:rsidRPr="002A53C5">
        <w:rPr>
          <w:rFonts w:ascii="Times New Roman" w:hAnsi="Times New Roman"/>
          <w:iCs/>
          <w:vertAlign w:val="subscript"/>
        </w:rPr>
        <w:t>1</w:t>
      </w:r>
      <w:r>
        <w:rPr>
          <w:rFonts w:ascii="Times New Roman" w:hAnsi="Times New Roman"/>
          <w:iCs/>
        </w:rPr>
        <w:t>,</w:t>
      </w:r>
      <w:r w:rsidRPr="002A53C5">
        <w:rPr>
          <w:rFonts w:ascii="Times New Roman" w:hAnsi="Times New Roman"/>
          <w:i/>
        </w:rPr>
        <w:t xml:space="preserve"> </w:t>
      </w:r>
      <w:r w:rsidRPr="00E77497">
        <w:rPr>
          <w:rFonts w:ascii="Times New Roman" w:hAnsi="Times New Roman"/>
          <w:i/>
        </w:rPr>
        <w:t>x</w:t>
      </w:r>
      <w:r>
        <w:rPr>
          <w:rFonts w:ascii="Times New Roman" w:hAnsi="Times New Roman"/>
          <w:iCs/>
          <w:vertAlign w:val="subscript"/>
        </w:rPr>
        <w:t>2</w:t>
      </w:r>
      <w:r w:rsidRPr="002A53C5">
        <w:rPr>
          <w:rFonts w:ascii="Times New Roman" w:hAnsi="Times New Roman"/>
          <w:iCs/>
        </w:rPr>
        <w:t>, ...</w:t>
      </w:r>
      <w:r>
        <w:rPr>
          <w:rFonts w:ascii="Times New Roman" w:hAnsi="Times New Roman"/>
          <w:iCs/>
        </w:rPr>
        <w:t xml:space="preserve">, </w:t>
      </w:r>
      <w:r>
        <w:rPr>
          <w:rFonts w:ascii="Times New Roman" w:hAnsi="Times New Roman"/>
          <w:i/>
        </w:rPr>
        <w:t>x</w:t>
      </w:r>
      <w:r>
        <w:rPr>
          <w:rFonts w:ascii="Times New Roman" w:hAnsi="Times New Roman"/>
          <w:iCs/>
          <w:vertAlign w:val="subscript"/>
        </w:rPr>
        <w:t>n</w:t>
      </w:r>
      <w:r w:rsidRPr="00E77497">
        <w:rPr>
          <w:rFonts w:ascii="Times New Roman" w:hAnsi="Times New Roman"/>
        </w:rPr>
        <w:t>)</w:t>
      </w:r>
      <w:r w:rsidRPr="00E77497">
        <w:t xml:space="preserve"> </w:t>
      </w:r>
      <w:r w:rsidR="008D7BB2">
        <w:t>produces</w:t>
      </w:r>
      <w:r w:rsidR="008D7BB2" w:rsidRPr="00E77497">
        <w:t xml:space="preserve"> </w:t>
      </w:r>
      <w:r w:rsidRPr="00801494">
        <w:rPr>
          <w:rFonts w:cs="Arial"/>
        </w:rPr>
        <w:t xml:space="preserve">the mathematically smallest of </w:t>
      </w:r>
      <w:r w:rsidRPr="00E77497">
        <w:rPr>
          <w:rFonts w:ascii="Times New Roman" w:hAnsi="Times New Roman"/>
          <w:i/>
        </w:rPr>
        <w:t>x</w:t>
      </w:r>
      <w:r w:rsidRPr="002A53C5">
        <w:rPr>
          <w:rFonts w:ascii="Times New Roman" w:hAnsi="Times New Roman"/>
          <w:iCs/>
          <w:vertAlign w:val="subscript"/>
        </w:rPr>
        <w:t>1</w:t>
      </w:r>
      <w:r w:rsidRPr="00801494">
        <w:rPr>
          <w:rFonts w:cs="Arial"/>
          <w:iCs/>
        </w:rPr>
        <w:t xml:space="preserve"> through </w:t>
      </w:r>
      <w:r>
        <w:rPr>
          <w:rFonts w:ascii="Times New Roman" w:hAnsi="Times New Roman"/>
          <w:i/>
        </w:rPr>
        <w:t>x</w:t>
      </w:r>
      <w:r>
        <w:rPr>
          <w:rFonts w:ascii="Times New Roman" w:hAnsi="Times New Roman"/>
          <w:iCs/>
          <w:vertAlign w:val="subscript"/>
        </w:rPr>
        <w:t>n</w:t>
      </w:r>
      <w:r w:rsidRPr="00801494">
        <w:rPr>
          <w:rFonts w:cs="Arial"/>
        </w:rPr>
        <w:t>.</w:t>
      </w:r>
    </w:p>
    <w:p w14:paraId="68E9C90F" w14:textId="77777777"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6BD326C1" w14:textId="77777777" w:rsidR="004C02EF" w:rsidRPr="00E77497" w:rsidRDefault="004C02EF" w:rsidP="008D7BB2">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t xml:space="preserve">the largest integer (closest to positive infinity) that is not larger than </w:t>
      </w:r>
      <w:r w:rsidRPr="00E77497">
        <w:rPr>
          <w:rFonts w:ascii="Times New Roman" w:hAnsi="Times New Roman"/>
          <w:i/>
        </w:rPr>
        <w:t>x</w:t>
      </w:r>
      <w:r w:rsidRPr="00E77497">
        <w:t>.</w:t>
      </w:r>
    </w:p>
    <w:p w14:paraId="1E829FF1" w14:textId="77777777" w:rsidR="004C02EF" w:rsidRPr="006B4ECF" w:rsidRDefault="004C02EF" w:rsidP="004C02EF">
      <w:pPr>
        <w:pStyle w:val="Note"/>
        <w:rPr>
          <w:highlight w:val="yellow"/>
        </w:rPr>
      </w:pPr>
      <w:r w:rsidRPr="006B4ECF">
        <w:t>NOTE</w:t>
      </w:r>
      <w:r w:rsidRPr="006B4ECF">
        <w:tab/>
      </w:r>
      <w:r w:rsidRPr="006B4ECF">
        <w:rPr>
          <w:rFonts w:ascii="Times New Roman" w:hAnsi="Times New Roman"/>
        </w:rPr>
        <w:t>floor(</w:t>
      </w:r>
      <w:r w:rsidRPr="006B4ECF">
        <w:rPr>
          <w:rFonts w:ascii="Times New Roman" w:hAnsi="Times New Roman"/>
          <w:i/>
        </w:rPr>
        <w:t>x</w:t>
      </w:r>
      <w:r w:rsidRPr="006B4ECF">
        <w:rPr>
          <w:rFonts w:ascii="Times New Roman" w:hAnsi="Times New Roman"/>
        </w:rPr>
        <w:t xml:space="preserve">) = </w:t>
      </w:r>
      <w:r w:rsidRPr="006B4ECF">
        <w:rPr>
          <w:rFonts w:ascii="Times New Roman" w:hAnsi="Times New Roman"/>
          <w:i/>
        </w:rPr>
        <w:t>x</w:t>
      </w:r>
      <w:r w:rsidRPr="006B4ECF">
        <w:rPr>
          <w:rFonts w:ascii="Times New Roman" w:hAnsi="Times New Roman"/>
        </w:rPr>
        <w:sym w:font="Symbol" w:char="F02D"/>
      </w:r>
      <w:r w:rsidRPr="006B4ECF">
        <w:rPr>
          <w:rFonts w:ascii="Times New Roman" w:hAnsi="Times New Roman"/>
        </w:rPr>
        <w:t>(</w:t>
      </w:r>
      <w:r w:rsidRPr="006B4ECF">
        <w:rPr>
          <w:rFonts w:ascii="Times New Roman" w:hAnsi="Times New Roman"/>
          <w:i/>
        </w:rPr>
        <w:t>x</w:t>
      </w:r>
      <w:r w:rsidRPr="006B4ECF">
        <w:rPr>
          <w:rFonts w:ascii="Times New Roman" w:hAnsi="Times New Roman"/>
        </w:rPr>
        <w:t xml:space="preserve"> modulo 1)</w:t>
      </w:r>
      <w:r w:rsidRPr="006B4ECF">
        <w:t>.</w:t>
      </w:r>
    </w:p>
    <w:p w14:paraId="143EB4B3" w14:textId="77777777" w:rsidR="00DB2A0E" w:rsidRPr="006B4ECF" w:rsidRDefault="00DB2A0E" w:rsidP="00D148E9">
      <w:pPr>
        <w:pStyle w:val="20"/>
      </w:pPr>
      <w:bookmarkStart w:id="320" w:name="_Toc361662277"/>
      <w:bookmarkStart w:id="321" w:name="_Toc361664120"/>
      <w:bookmarkStart w:id="322" w:name="_Toc361665960"/>
      <w:bookmarkStart w:id="323" w:name="_Toc361667789"/>
      <w:bookmarkStart w:id="324" w:name="_Toc364933819"/>
      <w:bookmarkStart w:id="325" w:name="_Toc365469388"/>
      <w:bookmarkStart w:id="326" w:name="_Hlt410626652"/>
      <w:bookmarkStart w:id="327" w:name="_Toc366141733"/>
      <w:bookmarkEnd w:id="320"/>
      <w:bookmarkEnd w:id="321"/>
      <w:bookmarkEnd w:id="322"/>
      <w:bookmarkEnd w:id="323"/>
      <w:bookmarkEnd w:id="324"/>
      <w:bookmarkEnd w:id="325"/>
      <w:r w:rsidRPr="006B4ECF">
        <w:t>Static Semantic Rules</w:t>
      </w:r>
      <w:bookmarkEnd w:id="327"/>
    </w:p>
    <w:p w14:paraId="44A6E9D4" w14:textId="77777777" w:rsidR="004F5297" w:rsidRDefault="00DB2A0E" w:rsidP="00E343EB">
      <w:r w:rsidRPr="00E77497">
        <w:t>Context-</w:t>
      </w:r>
      <w:r w:rsidR="002A0666" w:rsidRPr="00E77497">
        <w:t>f</w:t>
      </w:r>
      <w:r w:rsidRPr="00E77497">
        <w:t xml:space="preserve">ree </w:t>
      </w:r>
      <w:r w:rsidR="002A0666" w:rsidRPr="00E77497">
        <w:t>g</w:t>
      </w:r>
      <w:r w:rsidRPr="00E77497">
        <w:t xml:space="preserve">rammars are not </w:t>
      </w:r>
      <w:r w:rsidR="00CD7A72" w:rsidRPr="00E77497">
        <w:t xml:space="preserve">sufficiently </w:t>
      </w:r>
      <w:r w:rsidRPr="00E77497">
        <w:t xml:space="preserve">powerful to express all the rules that define </w:t>
      </w:r>
      <w:r w:rsidR="002A0666" w:rsidRPr="00E77497">
        <w:t xml:space="preserve">whether a stream of input elements make up a valid ECMAScript </w:t>
      </w:r>
      <w:r w:rsidR="00E343EB">
        <w:t>script</w:t>
      </w:r>
      <w:r w:rsidR="002A0666" w:rsidRPr="00E77497">
        <w:t xml:space="preserve"> that may be evaluated.  In some situations additional rules are needed that may be expressed using either ECMAScript algorithm conventions or prose requirements. Such rules are always associate</w:t>
      </w:r>
      <w:r w:rsidR="00CD7A72" w:rsidRPr="00E77497">
        <w:t>d</w:t>
      </w:r>
      <w:r w:rsidR="002A0666" w:rsidRPr="00E77497">
        <w:t xml:space="preserve"> with a production of a grammar and are called the </w:t>
      </w:r>
      <w:r w:rsidR="002A0666" w:rsidRPr="00E77497">
        <w:rPr>
          <w:i/>
        </w:rPr>
        <w:t>static semantics</w:t>
      </w:r>
      <w:r w:rsidR="002A0666" w:rsidRPr="00E77497">
        <w:t xml:space="preserve"> of the production.</w:t>
      </w:r>
    </w:p>
    <w:p w14:paraId="526549B3" w14:textId="77777777" w:rsidR="009306E6" w:rsidRDefault="009306E6" w:rsidP="00DB2A0E">
      <w:r>
        <w:t xml:space="preserve">Static Semantic Rules have names </w:t>
      </w:r>
      <w:r w:rsidR="00E32893">
        <w:t xml:space="preserve">and typically are defined using an algorithm. Named </w:t>
      </w:r>
      <w:r>
        <w:t xml:space="preserve">Static Semantic Rules are associated with </w:t>
      </w:r>
      <w:r w:rsidR="00E32893">
        <w:t xml:space="preserve">grammar productions and a production that has multiple alternative definitions will typically have for each alternative a distinct algorithm for each applicable named static semantic rule. </w:t>
      </w:r>
    </w:p>
    <w:p w14:paraId="12C93025" w14:textId="77777777" w:rsidR="009306E6" w:rsidRDefault="00E32893" w:rsidP="00DB2A0E">
      <w:r>
        <w:t>Unless otherwise specified every grammar production</w:t>
      </w:r>
      <w:r w:rsidR="009E2EC9">
        <w:t xml:space="preserve"> alternative</w:t>
      </w:r>
      <w:r>
        <w:t xml:space="preserve"> in this specification implicitly </w:t>
      </w:r>
      <w:r w:rsidR="009E2EC9">
        <w:t>has a definition for a static semantic rule name</w:t>
      </w:r>
      <w:r w:rsidR="0013423F">
        <w:t>d</w:t>
      </w:r>
      <w:r w:rsidR="009E2EC9">
        <w:t xml:space="preserve"> </w:t>
      </w:r>
      <w:r w:rsidR="009E2EC9" w:rsidRPr="009E2EC9">
        <w:rPr>
          <w:rFonts w:ascii="Times New Roman" w:hAnsi="Times New Roman"/>
        </w:rPr>
        <w:t>Contains</w:t>
      </w:r>
      <w:r w:rsidR="009E2EC9">
        <w:t xml:space="preserve"> which takes an argument named </w:t>
      </w:r>
      <w:r w:rsidR="009E2EC9" w:rsidRPr="009E2EC9">
        <w:rPr>
          <w:rFonts w:ascii="Times New Roman" w:hAnsi="Times New Roman"/>
          <w:i/>
        </w:rPr>
        <w:t>symbol</w:t>
      </w:r>
      <w:r w:rsidR="009E2EC9">
        <w:t xml:space="preserve"> whose value is a terminal or non-terminal of the </w:t>
      </w:r>
      <w:r w:rsidR="00025779">
        <w:t>grammar</w:t>
      </w:r>
      <w:r w:rsidR="009E2EC9">
        <w:t xml:space="preserve"> that includes the associated production.  The default definition of </w:t>
      </w:r>
      <w:r w:rsidR="009E2EC9" w:rsidRPr="009E2EC9">
        <w:rPr>
          <w:rFonts w:ascii="Times New Roman" w:hAnsi="Times New Roman"/>
        </w:rPr>
        <w:t>Contains</w:t>
      </w:r>
      <w:r w:rsidR="009E2EC9">
        <w:t xml:space="preserve"> is: </w:t>
      </w:r>
    </w:p>
    <w:p w14:paraId="4B48C64B" w14:textId="77777777" w:rsidR="009E2EC9" w:rsidRPr="00E77497" w:rsidRDefault="009E2EC9" w:rsidP="009E2EC9">
      <w:pPr>
        <w:pStyle w:val="Alg2"/>
        <w:numPr>
          <w:ilvl w:val="0"/>
          <w:numId w:val="682"/>
        </w:numPr>
      </w:pPr>
      <w:r>
        <w:t xml:space="preserve">For each terminal and non-terminal grammar symbol, </w:t>
      </w:r>
      <w:r w:rsidRPr="009E2EC9">
        <w:rPr>
          <w:i/>
        </w:rPr>
        <w:t>sym</w:t>
      </w:r>
      <w:r>
        <w:t xml:space="preserve">,  in the definition of this production do </w:t>
      </w:r>
      <w:r w:rsidRPr="00E77497">
        <w:t xml:space="preserve"> </w:t>
      </w:r>
    </w:p>
    <w:p w14:paraId="41EC16B2" w14:textId="77777777" w:rsidR="009E2EC9" w:rsidRDefault="009E2EC9" w:rsidP="009E2EC9">
      <w:pPr>
        <w:pStyle w:val="Alg2"/>
        <w:numPr>
          <w:ilvl w:val="1"/>
          <w:numId w:val="682"/>
        </w:numPr>
        <w:contextualSpacing/>
      </w:pPr>
      <w:r>
        <w:t xml:space="preserve">If </w:t>
      </w:r>
      <w:r w:rsidRPr="009E2EC9">
        <w:rPr>
          <w:i/>
        </w:rPr>
        <w:t>sym</w:t>
      </w:r>
      <w:r>
        <w:t xml:space="preserve"> is the same grammar symbol as </w:t>
      </w:r>
      <w:r w:rsidRPr="009E2EC9">
        <w:rPr>
          <w:i/>
        </w:rPr>
        <w:t>symbol</w:t>
      </w:r>
      <w:r>
        <w:t xml:space="preserve">, return </w:t>
      </w:r>
      <w:r w:rsidRPr="009E2EC9">
        <w:rPr>
          <w:b/>
        </w:rPr>
        <w:t>true</w:t>
      </w:r>
      <w:r>
        <w:t>.</w:t>
      </w:r>
    </w:p>
    <w:p w14:paraId="192F7046" w14:textId="77777777" w:rsidR="0053000C" w:rsidRDefault="009E2EC9" w:rsidP="009E2EC9">
      <w:pPr>
        <w:pStyle w:val="Alg2"/>
        <w:numPr>
          <w:ilvl w:val="1"/>
          <w:numId w:val="682"/>
        </w:numPr>
        <w:contextualSpacing/>
      </w:pPr>
      <w:r>
        <w:t xml:space="preserve">If </w:t>
      </w:r>
      <w:r w:rsidRPr="009E2EC9">
        <w:rPr>
          <w:i/>
        </w:rPr>
        <w:t>sym</w:t>
      </w:r>
      <w:r>
        <w:t xml:space="preserve"> is a non-terminal,</w:t>
      </w:r>
      <w:r w:rsidR="0053000C">
        <w:t xml:space="preserve"> then</w:t>
      </w:r>
    </w:p>
    <w:p w14:paraId="4BF2FD74" w14:textId="77777777" w:rsidR="009E2EC9" w:rsidRDefault="0053000C" w:rsidP="00AA7866">
      <w:pPr>
        <w:pStyle w:val="Alg2"/>
        <w:numPr>
          <w:ilvl w:val="2"/>
          <w:numId w:val="682"/>
        </w:numPr>
        <w:contextualSpacing/>
      </w:pPr>
      <w:r>
        <w:t>L</w:t>
      </w:r>
      <w:r w:rsidR="009E2EC9">
        <w:t xml:space="preserve">et </w:t>
      </w:r>
      <w:r w:rsidR="009E2EC9" w:rsidRPr="009E2EC9">
        <w:rPr>
          <w:i/>
        </w:rPr>
        <w:t>contained</w:t>
      </w:r>
      <w:r w:rsidR="009E2EC9">
        <w:t xml:space="preserve"> be the result of Contains for </w:t>
      </w:r>
      <w:r w:rsidR="009E2EC9" w:rsidRPr="009E2EC9">
        <w:rPr>
          <w:i/>
        </w:rPr>
        <w:t>sym</w:t>
      </w:r>
      <w:r w:rsidR="009E2EC9">
        <w:t xml:space="preserve"> with argument </w:t>
      </w:r>
      <w:r w:rsidR="009E2EC9" w:rsidRPr="009E2EC9">
        <w:rPr>
          <w:i/>
        </w:rPr>
        <w:t>symbol</w:t>
      </w:r>
      <w:r w:rsidR="009E2EC9">
        <w:t>.</w:t>
      </w:r>
    </w:p>
    <w:p w14:paraId="43F224AE" w14:textId="77777777" w:rsidR="009E2EC9" w:rsidRDefault="009E2EC9" w:rsidP="00AA7866">
      <w:pPr>
        <w:pStyle w:val="Alg2"/>
        <w:numPr>
          <w:ilvl w:val="2"/>
          <w:numId w:val="682"/>
        </w:numPr>
        <w:contextualSpacing/>
      </w:pPr>
      <w:r>
        <w:t xml:space="preserve">If </w:t>
      </w:r>
      <w:r w:rsidRPr="009E2EC9">
        <w:rPr>
          <w:i/>
        </w:rPr>
        <w:t>contained</w:t>
      </w:r>
      <w:r>
        <w:t xml:space="preserve"> is </w:t>
      </w:r>
      <w:r w:rsidRPr="009E2EC9">
        <w:rPr>
          <w:b/>
        </w:rPr>
        <w:t>true</w:t>
      </w:r>
      <w:r>
        <w:t xml:space="preserve">, return </w:t>
      </w:r>
      <w:r w:rsidRPr="009E2EC9">
        <w:rPr>
          <w:b/>
        </w:rPr>
        <w:t>true</w:t>
      </w:r>
      <w:r>
        <w:t>.</w:t>
      </w:r>
    </w:p>
    <w:p w14:paraId="3B760360" w14:textId="77777777" w:rsidR="009E2EC9" w:rsidRPr="00E77497" w:rsidRDefault="009E2EC9" w:rsidP="009E2EC9">
      <w:pPr>
        <w:pStyle w:val="Alg4"/>
        <w:numPr>
          <w:ilvl w:val="0"/>
          <w:numId w:val="682"/>
        </w:numPr>
        <w:spacing w:after="220"/>
        <w:contextualSpacing/>
      </w:pPr>
      <w:r w:rsidRPr="00E77497">
        <w:t xml:space="preserve">Return </w:t>
      </w:r>
      <w:r w:rsidRPr="009E2EC9">
        <w:rPr>
          <w:b/>
        </w:rPr>
        <w:t>false</w:t>
      </w:r>
      <w:r w:rsidRPr="00E77497">
        <w:t>.</w:t>
      </w:r>
    </w:p>
    <w:p w14:paraId="396C3D63" w14:textId="77777777" w:rsidR="009E2EC9" w:rsidRPr="00E77497" w:rsidRDefault="007372FF" w:rsidP="00DB2A0E">
      <w:r>
        <w:t xml:space="preserve">The above definition </w:t>
      </w:r>
      <w:r w:rsidR="003B43C7">
        <w:t>is</w:t>
      </w:r>
      <w:r>
        <w:t xml:space="preserve"> explicitly over-ridden for specific producti</w:t>
      </w:r>
      <w:r w:rsidR="003B43C7">
        <w:t>o</w:t>
      </w:r>
      <w:r>
        <w:t>ns.</w:t>
      </w:r>
    </w:p>
    <w:p w14:paraId="087BCBB2" w14:textId="77777777" w:rsidR="004C02EF" w:rsidRPr="00446E53" w:rsidRDefault="007372FF" w:rsidP="00EF706A">
      <w:r>
        <w:t xml:space="preserve">A special kind of static semantic rule is an Early Error Rule. Early error rules define early error conditions (see clause </w:t>
      </w:r>
      <w:r w:rsidR="0018498E">
        <w:fldChar w:fldCharType="begin"/>
      </w:r>
      <w:r w:rsidR="0018498E">
        <w:instrText xml:space="preserve"> REF _Ref365480124 \r \h </w:instrText>
      </w:r>
      <w:r w:rsidR="0018498E">
        <w:fldChar w:fldCharType="separate"/>
      </w:r>
      <w:r w:rsidR="00083CEC">
        <w:t>16</w:t>
      </w:r>
      <w:r w:rsidR="0018498E">
        <w:fldChar w:fldCharType="end"/>
      </w:r>
      <w:r>
        <w:t xml:space="preserve">) that are associate with specific grammar productions. </w:t>
      </w:r>
      <w:commentRangeStart w:id="328"/>
      <w:r>
        <w:t xml:space="preserve">Evaluation of most early error rules are not explicitly invoked within the algorithms of this specification. </w:t>
      </w:r>
      <w:r w:rsidR="004F5297" w:rsidRPr="00E77497">
        <w:t xml:space="preserve"> </w:t>
      </w:r>
      <w:r>
        <w:t xml:space="preserve">A comforming </w:t>
      </w:r>
      <w:r w:rsidR="004F5297" w:rsidRPr="00E77497">
        <w:t>implementation must</w:t>
      </w:r>
      <w:r>
        <w:t>,</w:t>
      </w:r>
      <w:r w:rsidR="004F5297" w:rsidRPr="00E77497">
        <w:t xml:space="preserve"> </w:t>
      </w:r>
      <w:r w:rsidRPr="00E77497">
        <w:t xml:space="preserve">prior to the first evaluation of </w:t>
      </w:r>
      <w:r>
        <w:t>a</w:t>
      </w:r>
      <w:r w:rsidRPr="00E77497">
        <w:t xml:space="preserve"> </w:t>
      </w:r>
      <w:r w:rsidR="00E343EB">
        <w:rPr>
          <w:rFonts w:ascii="Times New Roman" w:hAnsi="Times New Roman"/>
          <w:i/>
        </w:rPr>
        <w:t>Script</w:t>
      </w:r>
      <w:r>
        <w:rPr>
          <w:rFonts w:cs="Arial"/>
        </w:rPr>
        <w:t>,</w:t>
      </w:r>
      <w:r w:rsidRPr="00E77497">
        <w:t xml:space="preserve"> </w:t>
      </w:r>
      <w:r w:rsidR="004F5297" w:rsidRPr="00E77497">
        <w:t xml:space="preserve">validate all of the </w:t>
      </w:r>
      <w:r>
        <w:t>early error</w:t>
      </w:r>
      <w:r w:rsidR="004F5297" w:rsidRPr="00E77497">
        <w:t xml:space="preserve"> rules </w:t>
      </w:r>
      <w:r>
        <w:t>of the productions used to</w:t>
      </w:r>
      <w:r w:rsidR="004F5297" w:rsidRPr="00E77497">
        <w:t xml:space="preserve"> parse </w:t>
      </w:r>
      <w:r>
        <w:t>that</w:t>
      </w:r>
      <w:r w:rsidR="004F5297" w:rsidRPr="00E77497">
        <w:t xml:space="preserve"> </w:t>
      </w:r>
      <w:r w:rsidR="00E343EB">
        <w:rPr>
          <w:rFonts w:ascii="Times New Roman" w:hAnsi="Times New Roman"/>
          <w:i/>
        </w:rPr>
        <w:t>Script</w:t>
      </w:r>
      <w:r w:rsidR="004F5297" w:rsidRPr="00E77497">
        <w:t xml:space="preserve">. If any of the </w:t>
      </w:r>
      <w:r>
        <w:t>early error</w:t>
      </w:r>
      <w:r w:rsidR="004F5297" w:rsidRPr="00E77497">
        <w:t xml:space="preserve"> rules are violated the </w:t>
      </w:r>
      <w:r w:rsidR="00E343EB">
        <w:rPr>
          <w:rFonts w:ascii="Times New Roman" w:hAnsi="Times New Roman"/>
          <w:i/>
        </w:rPr>
        <w:t xml:space="preserve">Script </w:t>
      </w:r>
      <w:r w:rsidR="004F5297" w:rsidRPr="00E77497">
        <w:t xml:space="preserve">is invalid and cannot be evaluated. </w:t>
      </w:r>
      <w:r w:rsidR="004C02EF" w:rsidRPr="00E77497">
        <w:rPr>
          <w:highlight w:val="yellow"/>
        </w:rPr>
        <w:fldChar w:fldCharType="begin"/>
      </w:r>
      <w:r w:rsidR="004C02EF" w:rsidRPr="00E77497">
        <w:rPr>
          <w:highlight w:val="yellow"/>
        </w:rPr>
        <w:fldChar w:fldCharType="end"/>
      </w:r>
      <w:bookmarkStart w:id="329" w:name="_Toc375031117"/>
      <w:bookmarkStart w:id="330" w:name="_Toc381513613"/>
      <w:bookmarkStart w:id="331" w:name="_Toc382202754"/>
      <w:bookmarkStart w:id="332" w:name="_Toc382202974"/>
      <w:bookmarkStart w:id="333" w:name="_Toc382212135"/>
      <w:bookmarkStart w:id="334" w:name="_Toc382212314"/>
      <w:bookmarkStart w:id="335" w:name="_Toc382291480"/>
      <w:bookmarkStart w:id="336" w:name="_Ref382705463"/>
      <w:bookmarkStart w:id="337" w:name="_Ref382705468"/>
      <w:bookmarkStart w:id="338" w:name="_Toc385672117"/>
      <w:bookmarkStart w:id="339" w:name="_Toc393690208"/>
      <w:bookmarkStart w:id="340" w:name="_Ref421431579"/>
      <w:bookmarkStart w:id="341" w:name="_Ref421432870"/>
      <w:bookmarkStart w:id="342" w:name="_Ref421433084"/>
      <w:bookmarkStart w:id="343" w:name="_Ref424530778"/>
      <w:bookmarkStart w:id="344" w:name="_Ref424530884"/>
      <w:bookmarkEnd w:id="326"/>
      <w:commentRangeEnd w:id="328"/>
      <w:r w:rsidR="004F5297" w:rsidRPr="00E77497">
        <w:rPr>
          <w:rStyle w:val="af6"/>
          <w:lang w:val="en-GB"/>
        </w:rPr>
        <w:commentReference w:id="328"/>
      </w:r>
    </w:p>
    <w:p w14:paraId="10421F25" w14:textId="77777777" w:rsidR="00000B9E" w:rsidRPr="00E77497" w:rsidRDefault="004414A4" w:rsidP="00000B9E">
      <w:pPr>
        <w:pStyle w:val="1"/>
      </w:pPr>
      <w:bookmarkStart w:id="345" w:name="_Ref365528724"/>
      <w:bookmarkStart w:id="346" w:name="_Ref440449662"/>
      <w:bookmarkStart w:id="347" w:name="_Ref457437433"/>
      <w:bookmarkStart w:id="348" w:name="_Ref459624386"/>
      <w:bookmarkStart w:id="349" w:name="_Ref459624423"/>
      <w:bookmarkStart w:id="350" w:name="_Ref459647164"/>
      <w:bookmarkStart w:id="351" w:name="_Toc472818752"/>
      <w:bookmarkStart w:id="352" w:name="_Toc235503307"/>
      <w:bookmarkStart w:id="353" w:name="_Toc241509082"/>
      <w:bookmarkStart w:id="354" w:name="_Toc244416569"/>
      <w:bookmarkStart w:id="355" w:name="_Toc276630933"/>
      <w:bookmarkStart w:id="356" w:name="_Toc366141734"/>
      <w:r>
        <w:t xml:space="preserve">ECMAScript Data </w:t>
      </w:r>
      <w:r w:rsidR="00000B9E" w:rsidRPr="00E77497">
        <w:t>Types</w:t>
      </w:r>
      <w:r>
        <w:t xml:space="preserve"> and Values</w:t>
      </w:r>
      <w:bookmarkEnd w:id="345"/>
      <w:bookmarkEnd w:id="356"/>
    </w:p>
    <w:p w14:paraId="53B179C0" w14:textId="77777777" w:rsidR="00000B9E" w:rsidRPr="00E77497" w:rsidRDefault="00000B9E" w:rsidP="00000B9E">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5A989423" w14:textId="77777777" w:rsidR="00000B9E" w:rsidRPr="00E77497" w:rsidRDefault="00000B9E" w:rsidP="00000B9E">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p>
    <w:p w14:paraId="2A77F74E" w14:textId="77777777" w:rsidR="00000B9E" w:rsidRDefault="00000B9E" w:rsidP="00000B9E">
      <w:pPr>
        <w:pStyle w:val="20"/>
      </w:pPr>
      <w:bookmarkStart w:id="357" w:name="_Toc366141735"/>
      <w:r>
        <w:t>ECMAScript Language Types</w:t>
      </w:r>
      <w:bookmarkEnd w:id="357"/>
    </w:p>
    <w:p w14:paraId="57573716" w14:textId="77777777" w:rsidR="00000B9E" w:rsidRPr="00E77497" w:rsidRDefault="00000B9E" w:rsidP="00000B9E">
      <w:r w:rsidRPr="00E77497">
        <w:t>An ECMAScript language type corresponds to values that are directly manipulated by an ECMAScript programmer using the ECMAScript language. The ECMAScript language types are Undefined, Null, Boolean, String, Number, and Object.</w:t>
      </w:r>
      <w:r>
        <w:t xml:space="preserve"> An ECMAScript language value is a value that is characterized by an ECMAScript language type.</w:t>
      </w:r>
    </w:p>
    <w:p w14:paraId="47E93955" w14:textId="77777777" w:rsidR="00000B9E" w:rsidRPr="00E77497" w:rsidRDefault="00000B9E" w:rsidP="00000B9E">
      <w:pPr>
        <w:pStyle w:val="30"/>
      </w:pPr>
      <w:bookmarkStart w:id="358" w:name="_Ref365548394"/>
      <w:bookmarkStart w:id="359" w:name="_Toc366141736"/>
      <w:r w:rsidRPr="00E77497">
        <w:t xml:space="preserve">The </w:t>
      </w:r>
      <w:r w:rsidRPr="00D148E9">
        <w:t>Undefined</w:t>
      </w:r>
      <w:r w:rsidRPr="00E77497">
        <w:t xml:space="preserve"> Type</w:t>
      </w:r>
      <w:bookmarkEnd w:id="358"/>
      <w:bookmarkEnd w:id="359"/>
    </w:p>
    <w:p w14:paraId="594952C3" w14:textId="77777777" w:rsidR="00000B9E" w:rsidRPr="00E77497" w:rsidRDefault="00000B9E" w:rsidP="00000B9E">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p>
    <w:p w14:paraId="6CF8D75B" w14:textId="77777777" w:rsidR="00000B9E" w:rsidRPr="00E77497" w:rsidRDefault="00000B9E" w:rsidP="00000B9E">
      <w:pPr>
        <w:pStyle w:val="30"/>
      </w:pPr>
      <w:bookmarkStart w:id="360" w:name="_Toc366141737"/>
      <w:r w:rsidRPr="00E77497">
        <w:t>The Null Type</w:t>
      </w:r>
      <w:bookmarkEnd w:id="360"/>
    </w:p>
    <w:p w14:paraId="216ABA11" w14:textId="77777777" w:rsidR="00000B9E" w:rsidRPr="00E77497" w:rsidRDefault="00000B9E" w:rsidP="00000B9E">
      <w:r w:rsidRPr="00E77497">
        <w:t xml:space="preserve">The Null type has exactly one value, called </w:t>
      </w:r>
      <w:r w:rsidRPr="00E77497">
        <w:rPr>
          <w:b/>
        </w:rPr>
        <w:t>null</w:t>
      </w:r>
      <w:r w:rsidRPr="00E77497">
        <w:t>.</w:t>
      </w:r>
    </w:p>
    <w:p w14:paraId="1670E955" w14:textId="77777777" w:rsidR="00000B9E" w:rsidRPr="00E77497" w:rsidRDefault="00000B9E" w:rsidP="00000B9E">
      <w:pPr>
        <w:pStyle w:val="30"/>
      </w:pPr>
      <w:bookmarkStart w:id="361" w:name="_Toc366141738"/>
      <w:r w:rsidRPr="00E77497">
        <w:t>The Boolean Type</w:t>
      </w:r>
      <w:bookmarkEnd w:id="361"/>
    </w:p>
    <w:p w14:paraId="04B41C7A" w14:textId="77777777" w:rsidR="00000B9E" w:rsidRPr="00E77497" w:rsidRDefault="00000B9E" w:rsidP="00000B9E">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p>
    <w:p w14:paraId="0CB52973" w14:textId="77777777" w:rsidR="00000B9E" w:rsidRPr="00E77497" w:rsidRDefault="00000B9E" w:rsidP="00000B9E">
      <w:pPr>
        <w:pStyle w:val="30"/>
      </w:pPr>
      <w:bookmarkStart w:id="362" w:name="_Ref365546409"/>
      <w:bookmarkStart w:id="363" w:name="_Toc366141739"/>
      <w:r w:rsidRPr="00E77497">
        <w:t xml:space="preserve">The </w:t>
      </w:r>
      <w:r w:rsidRPr="00D148E9">
        <w:t>String</w:t>
      </w:r>
      <w:r w:rsidRPr="00E77497">
        <w:t xml:space="preserve"> Type</w:t>
      </w:r>
      <w:bookmarkEnd w:id="362"/>
      <w:bookmarkEnd w:id="363"/>
    </w:p>
    <w:p w14:paraId="1D03CBF0" w14:textId="77777777" w:rsidR="00000B9E" w:rsidRPr="00E77497" w:rsidRDefault="00000B9E" w:rsidP="00000B9E">
      <w:r w:rsidRPr="00E77497">
        <w:t xml:space="preserve">The String type is the set of all finite ordered sequences of zero or more 16-bit unsigned integer values (“elements”). The String type is generally used to represent textual data in a running ECMAScript program, in which case each element in the String is treated as a </w:t>
      </w:r>
      <w:r>
        <w:t xml:space="preserve">UTF-16 </w:t>
      </w:r>
      <w:r w:rsidRPr="00E77497">
        <w:t xml:space="preserve">code unit value. Each element is regarded as occupying a position within the sequence. These positions are indexed with nonnegative integers. The first element (if any) is at </w:t>
      </w:r>
      <w:r>
        <w:t>index</w:t>
      </w:r>
      <w:r w:rsidRPr="00E77497">
        <w:t xml:space="preserve"> 0, the next element (if any) at </w:t>
      </w:r>
      <w:r>
        <w:t>index</w:t>
      </w:r>
      <w:r w:rsidRPr="00E77497">
        <w:t xml:space="preserve"> 1, and so on. The length of a String is the number of elements (i.e., 16-bit values) within it. The empty String has length zero and therefore contains no elements.</w:t>
      </w:r>
    </w:p>
    <w:p w14:paraId="35B381A4" w14:textId="77777777" w:rsidR="00000B9E" w:rsidRDefault="00000B9E" w:rsidP="00000B9E">
      <w:r>
        <w:t>Where ECMAScript operations interpret String values,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a normalized form. Only operations that are explicitly specified to be language or locale sensitive produce language-sensitive results</w:t>
      </w:r>
    </w:p>
    <w:p w14:paraId="4281470C" w14:textId="77777777" w:rsidR="00000B9E" w:rsidRPr="00E77497" w:rsidRDefault="00000B9E" w:rsidP="00000B9E">
      <w:pPr>
        <w:pStyle w:val="Note"/>
      </w:pPr>
      <w:r w:rsidRPr="00E77497">
        <w:t>NOTE</w:t>
      </w:r>
      <w:r w:rsidRPr="00E77497">
        <w:tab/>
        <w:t xml:space="preserve">The rationale behind this design was to keep the implementation of Strings as simple and high-performing as possible. </w:t>
      </w:r>
      <w:r>
        <w:t>If</w:t>
      </w:r>
      <w:r w:rsidRPr="00E77497">
        <w:t xml:space="preserve"> ECMAScript source code </w:t>
      </w:r>
      <w:r>
        <w:t>is</w:t>
      </w:r>
      <w:r w:rsidRPr="00E77497">
        <w:t xml:space="preserve"> in Normalised Form C, string literals are guaranteed to </w:t>
      </w:r>
      <w:r>
        <w:t xml:space="preserve">also </w:t>
      </w:r>
      <w:r w:rsidRPr="00E77497">
        <w:t>be normalised, as long as they do not contain any Unicode escape sequences.</w:t>
      </w:r>
    </w:p>
    <w:p w14:paraId="748F625C" w14:textId="77777777" w:rsidR="00000B9E" w:rsidRDefault="00000B9E" w:rsidP="00000B9E">
      <w:pPr>
        <w:contextualSpacing/>
      </w:pPr>
      <w:r>
        <w:t xml:space="preserve">Some operations interpret String contents as UTF-16 encoded Unicode code points. In that case the interpretation is: </w:t>
      </w:r>
    </w:p>
    <w:p w14:paraId="3BBD5CCE" w14:textId="77777777" w:rsidR="00000B9E" w:rsidRDefault="00000B9E" w:rsidP="00000B9E">
      <w:pPr>
        <w:numPr>
          <w:ilvl w:val="0"/>
          <w:numId w:val="912"/>
        </w:numPr>
        <w:contextualSpacing/>
      </w:pPr>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p>
    <w:p w14:paraId="6A9E2E90" w14:textId="77777777" w:rsidR="00000B9E" w:rsidRDefault="00000B9E" w:rsidP="00000B9E">
      <w:pPr>
        <w:numPr>
          <w:ilvl w:val="0"/>
          <w:numId w:val="912"/>
        </w:numPr>
        <w:contextualSpacing/>
      </w:pPr>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p>
    <w:p w14:paraId="516D4173" w14:textId="77777777" w:rsidR="00000B9E" w:rsidRPr="00E77497" w:rsidRDefault="00000B9E" w:rsidP="00000B9E">
      <w:pPr>
        <w:numPr>
          <w:ilvl w:val="0"/>
          <w:numId w:val="912"/>
        </w:numPr>
      </w:pPr>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p>
    <w:p w14:paraId="6774AB45" w14:textId="77777777" w:rsidR="00000B9E" w:rsidRPr="00E77497" w:rsidRDefault="00000B9E" w:rsidP="00000B9E">
      <w:pPr>
        <w:pStyle w:val="30"/>
      </w:pPr>
      <w:bookmarkStart w:id="364" w:name="_Ref365547867"/>
      <w:bookmarkStart w:id="365" w:name="_Ref365548096"/>
      <w:bookmarkStart w:id="366" w:name="_Ref365548370"/>
      <w:bookmarkStart w:id="367" w:name="_Ref365548383"/>
      <w:bookmarkStart w:id="368" w:name="_Toc366141740"/>
      <w:r w:rsidRPr="00E77497">
        <w:t>The Number Type</w:t>
      </w:r>
      <w:bookmarkEnd w:id="364"/>
      <w:bookmarkEnd w:id="365"/>
      <w:bookmarkEnd w:id="366"/>
      <w:bookmarkEnd w:id="367"/>
      <w:bookmarkEnd w:id="368"/>
    </w:p>
    <w:p w14:paraId="01DB75C0" w14:textId="77777777" w:rsidR="00000B9E" w:rsidRPr="00E77497" w:rsidRDefault="00000B9E" w:rsidP="00000B9E">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5B40E7A4" w14:textId="77777777" w:rsidR="00000B9E" w:rsidRPr="00E77497" w:rsidRDefault="00000B9E" w:rsidP="00000B9E">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640374D1" w14:textId="77777777" w:rsidR="00000B9E" w:rsidRPr="009C202C" w:rsidRDefault="00000B9E" w:rsidP="00000B9E">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73A55887" w14:textId="77777777" w:rsidR="00000B9E" w:rsidRPr="00E77497" w:rsidRDefault="00000B9E" w:rsidP="00000B9E">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294234BF" w14:textId="77777777" w:rsidR="00000B9E" w:rsidRPr="00E65A34" w:rsidRDefault="00000B9E" w:rsidP="00000B9E">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6BEE470B" w14:textId="77777777" w:rsidR="00000B9E" w:rsidRPr="009C202C" w:rsidRDefault="00000B9E" w:rsidP="00000B9E">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14:paraId="2F287206" w14:textId="77777777" w:rsidR="00000B9E" w:rsidRPr="00E77497" w:rsidRDefault="00000B9E" w:rsidP="00000B9E">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3DAB21ED" w14:textId="77777777" w:rsidR="00000B9E" w:rsidRPr="009C202C" w:rsidRDefault="00000B9E" w:rsidP="00000B9E">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69416174" w14:textId="77777777" w:rsidR="00000B9E" w:rsidRPr="00E65A34" w:rsidRDefault="00000B9E" w:rsidP="00000B9E">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14:paraId="0C448F9D" w14:textId="77777777" w:rsidR="00000B9E" w:rsidRPr="00E77497" w:rsidRDefault="00000B9E" w:rsidP="00000B9E">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3D461FCD" w14:textId="77777777" w:rsidR="00000B9E" w:rsidRPr="00E65A34" w:rsidRDefault="00000B9E" w:rsidP="00000B9E">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463EC3EE" w14:textId="77777777" w:rsidR="00000B9E" w:rsidRPr="00E77497" w:rsidRDefault="00000B9E" w:rsidP="00000B9E">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70EF4DBC" w14:textId="77777777" w:rsidR="00000B9E" w:rsidRPr="00E77497" w:rsidRDefault="00000B9E" w:rsidP="00000B9E">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2786220E" w14:textId="77777777" w:rsidR="00000B9E" w:rsidRPr="00E77497" w:rsidRDefault="00000B9E" w:rsidP="00000B9E">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5FD53732" w14:textId="77777777" w:rsidR="00000B9E" w:rsidRPr="009C202C" w:rsidRDefault="00000B9E" w:rsidP="00000B9E">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w:t>
      </w:r>
      <w:r w:rsidR="00A51D25">
        <w:fldChar w:fldCharType="begin"/>
      </w:r>
      <w:r w:rsidR="00A51D25">
        <w:instrText xml:space="preserve"> REF _Ref365547650 \r \h </w:instrText>
      </w:r>
      <w:r w:rsidR="00A51D25">
        <w:fldChar w:fldCharType="separate"/>
      </w:r>
      <w:r w:rsidR="00083CEC">
        <w:t>7.1.5</w:t>
      </w:r>
      <w:r w:rsidR="00A51D25">
        <w:fldChar w:fldCharType="end"/>
      </w:r>
      <w:r w:rsidRPr="009C202C">
        <w:t xml:space="preserve"> and </w:t>
      </w:r>
      <w:r w:rsidR="00A51D25">
        <w:fldChar w:fldCharType="begin"/>
      </w:r>
      <w:r w:rsidR="00A51D25">
        <w:instrText xml:space="preserve"> REF _Ref365547662 \r \h </w:instrText>
      </w:r>
      <w:r w:rsidR="00A51D25">
        <w:fldChar w:fldCharType="separate"/>
      </w:r>
      <w:r w:rsidR="00083CEC">
        <w:t>7.1.6</w:t>
      </w:r>
      <w:r w:rsidR="00A51D25">
        <w:fldChar w:fldCharType="end"/>
      </w:r>
      <w:r w:rsidRPr="009C202C">
        <w:t>, respectively.</w:t>
      </w:r>
    </w:p>
    <w:p w14:paraId="11B35747" w14:textId="77777777" w:rsidR="00000B9E" w:rsidRPr="00675B74" w:rsidRDefault="00000B9E" w:rsidP="00000B9E">
      <w:pPr>
        <w:pStyle w:val="30"/>
      </w:pPr>
      <w:bookmarkStart w:id="369" w:name="_Toc366141741"/>
      <w:r w:rsidRPr="00675B74">
        <w:t>The Object Type</w:t>
      </w:r>
      <w:bookmarkEnd w:id="369"/>
    </w:p>
    <w:p w14:paraId="2827F7AA" w14:textId="77777777" w:rsidR="00000B9E" w:rsidRPr="00E77497" w:rsidRDefault="00000B9E" w:rsidP="00000B9E">
      <w:r w:rsidRPr="00E77497">
        <w:t xml:space="preserve">An Object is </w:t>
      </w:r>
      <w:r>
        <w:t xml:space="preserve">logically </w:t>
      </w:r>
      <w:r w:rsidRPr="00E77497">
        <w:t>a collection of properties.</w:t>
      </w:r>
      <w:r w:rsidRPr="00E77497">
        <w:rPr>
          <w:i/>
        </w:rPr>
        <w:t xml:space="preserve"> </w:t>
      </w:r>
      <w:r w:rsidRPr="00E77497">
        <w:t xml:space="preserve">Each property is either a data property, </w:t>
      </w:r>
      <w:r>
        <w:t xml:space="preserve">or </w:t>
      </w:r>
      <w:r w:rsidRPr="00E77497">
        <w:t>a</w:t>
      </w:r>
      <w:r>
        <w:t>n</w:t>
      </w:r>
      <w:r w:rsidRPr="00E77497">
        <w:t xml:space="preserve"> accessor property:</w:t>
      </w:r>
    </w:p>
    <w:p w14:paraId="2055096E" w14:textId="77777777" w:rsidR="00000B9E" w:rsidRPr="00E77497" w:rsidRDefault="00000B9E" w:rsidP="00000B9E">
      <w:pPr>
        <w:numPr>
          <w:ilvl w:val="0"/>
          <w:numId w:val="34"/>
        </w:numPr>
      </w:pPr>
      <w:r w:rsidRPr="00E77497">
        <w:t xml:space="preserve">A </w:t>
      </w:r>
      <w:r w:rsidRPr="00E77497">
        <w:rPr>
          <w:i/>
        </w:rPr>
        <w:t>data property</w:t>
      </w:r>
      <w:r w:rsidRPr="00E77497">
        <w:t xml:space="preserve"> associates a </w:t>
      </w:r>
      <w:r>
        <w:t>key value</w:t>
      </w:r>
      <w:r w:rsidRPr="00E77497">
        <w:t xml:space="preserve"> with an ECMAScript language value and a set of Boolean attributes.</w:t>
      </w:r>
    </w:p>
    <w:p w14:paraId="79577E2D" w14:textId="77777777" w:rsidR="00000B9E" w:rsidRPr="00E77497" w:rsidRDefault="00000B9E" w:rsidP="00000B9E">
      <w:pPr>
        <w:numPr>
          <w:ilvl w:val="0"/>
          <w:numId w:val="34"/>
        </w:numPr>
      </w:pPr>
      <w:r w:rsidRPr="00E77497">
        <w:t xml:space="preserve">A </w:t>
      </w:r>
      <w:r w:rsidRPr="00E77497">
        <w:rPr>
          <w:i/>
        </w:rPr>
        <w:t>accessor property</w:t>
      </w:r>
      <w:r w:rsidRPr="00E77497">
        <w:t xml:space="preserve"> associates a </w:t>
      </w:r>
      <w:r>
        <w:t>key value</w:t>
      </w:r>
      <w:r w:rsidRPr="00E77497">
        <w:t xml:space="preserve"> with one or two accessor functions, and a set of Boolean attributes. The accessor functions are used to store or retrieve an ECMAScript language value that is associated with the property. </w:t>
      </w:r>
    </w:p>
    <w:p w14:paraId="2C906D8C" w14:textId="77777777" w:rsidR="00000B9E" w:rsidRDefault="00000B9E" w:rsidP="00000B9E">
      <w:r>
        <w:t>Properties are identified using key values.  A key value is either an ECMAScript String value or an Exotic Symbol object.</w:t>
      </w:r>
    </w:p>
    <w:p w14:paraId="3BC76E99" w14:textId="77777777" w:rsidR="00000B9E" w:rsidRDefault="00000B9E" w:rsidP="00000B9E">
      <w:r>
        <w:t xml:space="preserve">Property keys are used to access properties and their values. </w:t>
      </w:r>
      <w:r w:rsidRPr="00E77497">
        <w:t>There are two kinds of access for</w:t>
      </w:r>
      <w:r>
        <w:t xml:space="preserve"> </w:t>
      </w:r>
      <w:r w:rsidRPr="00E77497">
        <w:t xml:space="preserve">properties: </w:t>
      </w:r>
      <w:r w:rsidRPr="00E77497">
        <w:rPr>
          <w:i/>
        </w:rPr>
        <w:t xml:space="preserve">get </w:t>
      </w:r>
      <w:r w:rsidRPr="00E77497">
        <w:t xml:space="preserve">and </w:t>
      </w:r>
      <w:r>
        <w:rPr>
          <w:i/>
        </w:rPr>
        <w:t>set</w:t>
      </w:r>
      <w:r w:rsidRPr="00E77497">
        <w:t>, corresponding to</w:t>
      </w:r>
      <w:r>
        <w:t xml:space="preserve"> value</w:t>
      </w:r>
      <w:r w:rsidRPr="00E77497">
        <w:t xml:space="preserve"> retrieval and assignment, respectively.</w:t>
      </w:r>
      <w:r>
        <w:t xml:space="preserve"> The properties accessible via get and set access includes both </w:t>
      </w:r>
      <w:r>
        <w:rPr>
          <w:i/>
          <w:iCs/>
        </w:rPr>
        <w:t>own properties</w:t>
      </w:r>
      <w:r>
        <w:t xml:space="preserve"> that are a direct part of an object and </w:t>
      </w:r>
      <w:r>
        <w:rPr>
          <w:i/>
          <w:iCs/>
        </w:rPr>
        <w:t>inherited properties</w:t>
      </w:r>
      <w:r>
        <w:t xml:space="preserve"> which are provided by another associated object via a property inheritance relationship. Inherited properties may be either own or inherited properties of the associated object.</w:t>
      </w:r>
    </w:p>
    <w:p w14:paraId="6CEABC25" w14:textId="77777777" w:rsidR="00000B9E" w:rsidRPr="00E77497" w:rsidRDefault="00000B9E" w:rsidP="00000B9E">
      <w:r>
        <w:t>All objects are logically collections of properties, but there are multiple forms of objects that differ in their semantics for accessing and manipulating their properties.  O</w:t>
      </w:r>
      <w:r w:rsidRPr="00575506">
        <w:rPr>
          <w:i/>
        </w:rPr>
        <w:t>rdinary object</w:t>
      </w:r>
      <w:r>
        <w:rPr>
          <w:i/>
        </w:rPr>
        <w:t>s</w:t>
      </w:r>
      <w:r>
        <w:t xml:space="preserve"> are the most common form of objects and have the default object semantics. An </w:t>
      </w:r>
      <w:r w:rsidRPr="00AA7866">
        <w:rPr>
          <w:i/>
        </w:rPr>
        <w:t xml:space="preserve">exotic object </w:t>
      </w:r>
      <w:r>
        <w:t>is any form of object whose property semantics differ in any way from the default semantics.</w:t>
      </w:r>
      <w:r w:rsidRPr="00E77497">
        <w:t xml:space="preserve"> </w:t>
      </w:r>
    </w:p>
    <w:p w14:paraId="0440CC1C" w14:textId="77777777" w:rsidR="00000B9E" w:rsidRPr="00E77497" w:rsidRDefault="00000B9E" w:rsidP="00000B9E">
      <w:pPr>
        <w:pStyle w:val="40"/>
      </w:pPr>
      <w:bookmarkStart w:id="370" w:name="_Ref365530918"/>
      <w:r w:rsidRPr="00E77497">
        <w:t xml:space="preserve">Property </w:t>
      </w:r>
      <w:r w:rsidRPr="00D148E9">
        <w:t>Attributes</w:t>
      </w:r>
      <w:bookmarkEnd w:id="370"/>
    </w:p>
    <w:p w14:paraId="44E2FA9B" w14:textId="77777777" w:rsidR="00000B9E" w:rsidRPr="00E77497" w:rsidRDefault="00000B9E" w:rsidP="00000B9E">
      <w:r w:rsidRPr="00E77497">
        <w:t xml:space="preserve">Attributes are used in this specification to define and explain the state of </w:t>
      </w:r>
      <w:r>
        <w:t>Object</w:t>
      </w:r>
      <w:r w:rsidRPr="00E77497">
        <w:t xml:space="preserve"> properties. A data property associates a </w:t>
      </w:r>
      <w:r>
        <w:t>key value</w:t>
      </w:r>
      <w:r w:rsidRPr="00E77497">
        <w:t xml:space="preserve"> with the attributes listed in </w:t>
      </w:r>
      <w:r w:rsidR="00CF10B9">
        <w:fldChar w:fldCharType="begin"/>
      </w:r>
      <w:r w:rsidR="00CF10B9">
        <w:instrText xml:space="preserve"> REF _Ref365798105 \h </w:instrText>
      </w:r>
      <w:r w:rsidR="00CF10B9">
        <w:fldChar w:fldCharType="separate"/>
      </w:r>
      <w:r w:rsidR="00083CEC">
        <w:t xml:space="preserve">Table </w:t>
      </w:r>
      <w:r w:rsidR="00083CEC">
        <w:rPr>
          <w:noProof/>
        </w:rPr>
        <w:t>1</w:t>
      </w:r>
      <w:r w:rsidR="00CF10B9">
        <w:fldChar w:fldCharType="end"/>
      </w:r>
      <w:r w:rsidR="00CF10B9">
        <w:t>.</w:t>
      </w:r>
    </w:p>
    <w:p w14:paraId="52B4DB22" w14:textId="77777777" w:rsidR="00000B9E" w:rsidRPr="00E77497" w:rsidRDefault="00000B9E" w:rsidP="00000B9E">
      <w:pPr>
        <w:pStyle w:val="Tabletitle"/>
        <w:rPr>
          <w:rFonts w:eastAsia="Arial Unicode MS"/>
        </w:rPr>
      </w:pPr>
    </w:p>
    <w:p w14:paraId="7F47847C" w14:textId="77777777" w:rsidR="00032B54" w:rsidRDefault="00032B54" w:rsidP="00032B54">
      <w:pPr>
        <w:pStyle w:val="afffff4"/>
        <w:keepNext/>
        <w:jc w:val="center"/>
      </w:pPr>
      <w:bookmarkStart w:id="371" w:name="_Ref365798105"/>
      <w:r>
        <w:t xml:space="preserve">Table </w:t>
      </w:r>
      <w:r>
        <w:fldChar w:fldCharType="begin"/>
      </w:r>
      <w:r>
        <w:instrText xml:space="preserve"> SEQ Table \* ARABIC </w:instrText>
      </w:r>
      <w:r>
        <w:fldChar w:fldCharType="separate"/>
      </w:r>
      <w:r w:rsidR="00083CEC">
        <w:rPr>
          <w:noProof/>
        </w:rPr>
        <w:t>1</w:t>
      </w:r>
      <w:r>
        <w:fldChar w:fldCharType="end"/>
      </w:r>
      <w:bookmarkEnd w:id="371"/>
      <w:r>
        <w:t xml:space="preserve"> </w:t>
      </w:r>
      <w:r w:rsidRPr="002C3C1F">
        <w:t>— Attributes of a Data Property</w:t>
      </w:r>
    </w:p>
    <w:tbl>
      <w:tblPr>
        <w:tblW w:w="9090" w:type="dxa"/>
        <w:tblInd w:w="648" w:type="dxa"/>
        <w:tblLook w:val="04A0" w:firstRow="1" w:lastRow="0" w:firstColumn="1" w:lastColumn="0" w:noHBand="0" w:noVBand="1"/>
      </w:tblPr>
      <w:tblGrid>
        <w:gridCol w:w="1710"/>
        <w:gridCol w:w="1925"/>
        <w:gridCol w:w="5455"/>
      </w:tblGrid>
      <w:tr w:rsidR="00000B9E" w:rsidRPr="00E77497" w14:paraId="25843697" w14:textId="77777777" w:rsidTr="00000B9E">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75B280C8" w14:textId="77777777" w:rsidR="00000B9E" w:rsidRPr="00E77497" w:rsidRDefault="00000B9E" w:rsidP="00000B9E">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5C035CAF" w14:textId="77777777" w:rsidR="00000B9E" w:rsidRPr="00E77497" w:rsidRDefault="00000B9E" w:rsidP="00000B9E">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0807924D" w14:textId="77777777" w:rsidR="00000B9E" w:rsidRPr="00E77497" w:rsidRDefault="00000B9E" w:rsidP="00000B9E">
            <w:pPr>
              <w:keepNext/>
              <w:keepLines/>
              <w:spacing w:after="0"/>
              <w:jc w:val="center"/>
              <w:rPr>
                <w:b/>
                <w:i/>
              </w:rPr>
            </w:pPr>
            <w:r w:rsidRPr="00E77497">
              <w:rPr>
                <w:b/>
                <w:i/>
              </w:rPr>
              <w:t>Description</w:t>
            </w:r>
          </w:p>
        </w:tc>
      </w:tr>
      <w:tr w:rsidR="00000B9E" w:rsidRPr="00E77497" w14:paraId="16949E90" w14:textId="77777777" w:rsidTr="00000B9E">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5C2F158C" w14:textId="77777777" w:rsidR="00000B9E" w:rsidRPr="00E77497" w:rsidRDefault="00000B9E" w:rsidP="00000B9E">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14:paraId="155A7BC5" w14:textId="77777777" w:rsidR="00000B9E" w:rsidRPr="00E77497" w:rsidRDefault="00000B9E" w:rsidP="00000B9E">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14:paraId="4B4AFB39" w14:textId="77777777" w:rsidR="00000B9E" w:rsidRPr="00E77497" w:rsidRDefault="00000B9E" w:rsidP="00000B9E">
            <w:pPr>
              <w:keepNext/>
              <w:keepLines/>
              <w:spacing w:after="0"/>
              <w:jc w:val="left"/>
            </w:pPr>
            <w:r w:rsidRPr="00E77497">
              <w:t xml:space="preserve">The value retrieved by </w:t>
            </w:r>
            <w:r>
              <w:t>a get access of</w:t>
            </w:r>
            <w:r w:rsidRPr="00E77497">
              <w:t xml:space="preserve"> the property.</w:t>
            </w:r>
          </w:p>
        </w:tc>
      </w:tr>
      <w:tr w:rsidR="00000B9E" w:rsidRPr="00E77497" w14:paraId="7CD9C33C" w14:textId="77777777" w:rsidTr="00000B9E">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5E93C085" w14:textId="77777777" w:rsidR="00000B9E" w:rsidRPr="00E77497" w:rsidRDefault="00000B9E" w:rsidP="00000B9E">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14:paraId="654D8FB9" w14:textId="77777777"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6B8F8B24" w14:textId="77777777" w:rsidR="00000B9E" w:rsidRPr="00E77497" w:rsidRDefault="00000B9E" w:rsidP="00000B9E">
            <w:pPr>
              <w:keepNext/>
              <w:keepLines/>
              <w:spacing w:after="0"/>
              <w:jc w:val="left"/>
            </w:pPr>
            <w:r w:rsidRPr="00E77497">
              <w:t xml:space="preserve">If </w:t>
            </w:r>
            <w:r w:rsidRPr="00E77497">
              <w:rPr>
                <w:b/>
              </w:rPr>
              <w:t>false</w:t>
            </w:r>
            <w:r w:rsidRPr="00E77497">
              <w:t>, attempts by ECMAScript code to change the property’s [[Value]] attribute using [[</w:t>
            </w:r>
            <w:r>
              <w:t>Set</w:t>
            </w:r>
            <w:r w:rsidRPr="00E77497">
              <w:t>]] will not succeed.</w:t>
            </w:r>
          </w:p>
        </w:tc>
      </w:tr>
      <w:tr w:rsidR="00000B9E" w:rsidRPr="00E77497" w14:paraId="2FDCAE33" w14:textId="77777777" w:rsidTr="00000B9E">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4923C903" w14:textId="77777777" w:rsidR="00000B9E" w:rsidRPr="00E77497" w:rsidRDefault="00000B9E" w:rsidP="00000B9E">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14:paraId="7CE3476F" w14:textId="77777777"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36387B3D" w14:textId="77777777" w:rsidR="00000B9E" w:rsidRPr="00E77497" w:rsidRDefault="00000B9E" w:rsidP="00834ABD">
            <w:pPr>
              <w:keepNext/>
              <w:keepLines/>
              <w:spacing w:after="0"/>
              <w:jc w:val="left"/>
            </w:pPr>
            <w:r w:rsidRPr="00E77497">
              <w:t xml:space="preserve">If </w:t>
            </w:r>
            <w:r w:rsidRPr="00E77497">
              <w:rPr>
                <w:b/>
              </w:rPr>
              <w:t>true</w:t>
            </w:r>
            <w:r w:rsidRPr="00E77497">
              <w:t xml:space="preserve">, the property will be enumerated by a for-in enumeration (see </w:t>
            </w:r>
            <w:r w:rsidR="00834ABD">
              <w:fldChar w:fldCharType="begin"/>
            </w:r>
            <w:r w:rsidR="00834ABD">
              <w:instrText xml:space="preserve"> REF _Ref365546092 \r \h </w:instrText>
            </w:r>
            <w:r w:rsidR="00834ABD">
              <w:fldChar w:fldCharType="separate"/>
            </w:r>
            <w:r w:rsidR="00083CEC">
              <w:t>13.6.4</w:t>
            </w:r>
            <w:r w:rsidR="00834ABD">
              <w:fldChar w:fldCharType="end"/>
            </w:r>
            <w:r w:rsidRPr="00E77497">
              <w:t>). Otherwise, the property is said to be non-enumerable.</w:t>
            </w:r>
          </w:p>
        </w:tc>
      </w:tr>
      <w:tr w:rsidR="00000B9E" w:rsidRPr="00E77497" w14:paraId="0726019B" w14:textId="77777777" w:rsidTr="00000B9E">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4013A89A" w14:textId="77777777" w:rsidR="00000B9E" w:rsidRPr="00E77497" w:rsidRDefault="00000B9E" w:rsidP="00000B9E">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14:paraId="4D380020" w14:textId="77777777"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78699FD7" w14:textId="77777777" w:rsidR="00000B9E" w:rsidRPr="00E77497" w:rsidRDefault="00000B9E" w:rsidP="00000B9E">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w:t>
            </w:r>
            <w:r>
              <w:t xml:space="preserve">, or changing [[Writable]] to </w:t>
            </w:r>
            <w:r>
              <w:rPr>
                <w:b/>
                <w:bCs/>
              </w:rPr>
              <w:t>false</w:t>
            </w:r>
            <w:r w:rsidRPr="00E77497">
              <w:t>) will fail.</w:t>
            </w:r>
          </w:p>
        </w:tc>
      </w:tr>
    </w:tbl>
    <w:p w14:paraId="58184C95" w14:textId="77777777" w:rsidR="00000B9E" w:rsidRPr="00E77497" w:rsidRDefault="00000B9E" w:rsidP="00000B9E">
      <w:pPr>
        <w:spacing w:after="0"/>
      </w:pPr>
    </w:p>
    <w:p w14:paraId="373ECF97" w14:textId="77777777" w:rsidR="00000B9E" w:rsidRPr="00E77497" w:rsidRDefault="00000B9E" w:rsidP="00000B9E">
      <w:pPr>
        <w:spacing w:after="120"/>
      </w:pPr>
      <w:r w:rsidRPr="00E77497">
        <w:t>A</w:t>
      </w:r>
      <w:r>
        <w:t>n</w:t>
      </w:r>
      <w:r w:rsidRPr="00E77497">
        <w:t xml:space="preserve"> accessor property associates a </w:t>
      </w:r>
      <w:r>
        <w:t>key value</w:t>
      </w:r>
      <w:r w:rsidRPr="00E77497">
        <w:t xml:space="preserve"> with the attributes listed in </w:t>
      </w:r>
      <w:r w:rsidR="00CF10B9">
        <w:fldChar w:fldCharType="begin"/>
      </w:r>
      <w:r w:rsidR="00CF10B9">
        <w:instrText xml:space="preserve"> REF _Ref365644801 \h </w:instrText>
      </w:r>
      <w:r w:rsidR="00CF10B9">
        <w:fldChar w:fldCharType="separate"/>
      </w:r>
      <w:r w:rsidR="00083CEC">
        <w:t xml:space="preserve">Table </w:t>
      </w:r>
      <w:r w:rsidR="00083CEC">
        <w:rPr>
          <w:noProof/>
        </w:rPr>
        <w:t>2</w:t>
      </w:r>
      <w:r w:rsidR="00CF10B9">
        <w:fldChar w:fldCharType="end"/>
      </w:r>
      <w:r w:rsidR="00CF10B9">
        <w:t>.</w:t>
      </w:r>
    </w:p>
    <w:p w14:paraId="7FAE9710" w14:textId="77777777" w:rsidR="00000B9E" w:rsidRPr="00E77497" w:rsidRDefault="00000B9E" w:rsidP="00000B9E">
      <w:pPr>
        <w:pStyle w:val="Tabletitle"/>
      </w:pPr>
      <w:bookmarkStart w:id="372" w:name="_Ref365644801"/>
      <w:r>
        <w:t xml:space="preserve">Table </w:t>
      </w:r>
      <w:r>
        <w:fldChar w:fldCharType="begin"/>
      </w:r>
      <w:r>
        <w:instrText xml:space="preserve"> SEQ Table \* ARABIC </w:instrText>
      </w:r>
      <w:r>
        <w:fldChar w:fldCharType="separate"/>
      </w:r>
      <w:r w:rsidR="00083CEC">
        <w:rPr>
          <w:noProof/>
        </w:rPr>
        <w:t>2</w:t>
      </w:r>
      <w:r>
        <w:fldChar w:fldCharType="end"/>
      </w:r>
      <w:bookmarkEnd w:id="372"/>
      <w:r w:rsidRPr="00E77497">
        <w:rPr>
          <w:rFonts w:eastAsia="Arial Unicode MS"/>
        </w:rPr>
        <w:t xml:space="preserve"> — </w:t>
      </w:r>
      <w:r w:rsidRPr="00E77497">
        <w:t>Attributes of a</w:t>
      </w:r>
      <w:r>
        <w:t>n</w:t>
      </w:r>
      <w:r w:rsidRPr="00E77497">
        <w:t xml:space="preserve"> Accessor Property</w:t>
      </w:r>
    </w:p>
    <w:tbl>
      <w:tblPr>
        <w:tblW w:w="9090" w:type="dxa"/>
        <w:tblInd w:w="648" w:type="dxa"/>
        <w:tblLook w:val="04A0" w:firstRow="1" w:lastRow="0" w:firstColumn="1" w:lastColumn="0" w:noHBand="0" w:noVBand="1"/>
      </w:tblPr>
      <w:tblGrid>
        <w:gridCol w:w="1710"/>
        <w:gridCol w:w="1890"/>
        <w:gridCol w:w="5490"/>
      </w:tblGrid>
      <w:tr w:rsidR="00000B9E" w:rsidRPr="00E77497" w14:paraId="1354A996" w14:textId="77777777" w:rsidTr="00000B9E">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67E63E64" w14:textId="77777777" w:rsidR="00000B9E" w:rsidRPr="00E77497" w:rsidRDefault="00000B9E" w:rsidP="00000B9E">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06F46CA8" w14:textId="77777777" w:rsidR="00000B9E" w:rsidRPr="00E77497" w:rsidRDefault="00000B9E" w:rsidP="00000B9E">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69F912D7" w14:textId="77777777" w:rsidR="00000B9E" w:rsidRPr="00E77497" w:rsidRDefault="00000B9E" w:rsidP="00000B9E">
            <w:pPr>
              <w:keepNext/>
              <w:spacing w:after="0"/>
              <w:contextualSpacing/>
              <w:jc w:val="center"/>
              <w:rPr>
                <w:b/>
                <w:i/>
              </w:rPr>
            </w:pPr>
            <w:r w:rsidRPr="00E77497">
              <w:rPr>
                <w:b/>
                <w:i/>
              </w:rPr>
              <w:t>Description</w:t>
            </w:r>
          </w:p>
        </w:tc>
      </w:tr>
      <w:tr w:rsidR="00000B9E" w:rsidRPr="00E77497" w14:paraId="50BF1A93" w14:textId="77777777" w:rsidTr="00000B9E">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31FA8D0D" w14:textId="77777777" w:rsidR="00000B9E" w:rsidRPr="00E77497" w:rsidRDefault="00000B9E" w:rsidP="00000B9E">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14:paraId="7401EFFB" w14:textId="77777777" w:rsidR="00000B9E" w:rsidRPr="00E77497" w:rsidRDefault="00000B9E" w:rsidP="00000B9E">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14:paraId="09605C3C" w14:textId="77777777" w:rsidR="00000B9E" w:rsidRPr="00E77497" w:rsidRDefault="00000B9E" w:rsidP="00E86857">
            <w:pPr>
              <w:keepNext/>
              <w:spacing w:after="0"/>
              <w:contextualSpacing/>
              <w:jc w:val="left"/>
            </w:pPr>
            <w:r w:rsidRPr="00E77497">
              <w:t>If the value is an Object it must be a function Object.  The function’s [[Call]] internal method (</w:t>
            </w:r>
            <w:r w:rsidR="00E86857">
              <w:fldChar w:fldCharType="begin"/>
            </w:r>
            <w:r w:rsidR="00E86857">
              <w:instrText xml:space="preserve"> REF _Ref365536734 \h </w:instrText>
            </w:r>
            <w:r w:rsidR="00E86857">
              <w:fldChar w:fldCharType="separate"/>
            </w:r>
            <w:r w:rsidR="00083CEC">
              <w:t xml:space="preserve">Table </w:t>
            </w:r>
            <w:r w:rsidR="00083CEC">
              <w:rPr>
                <w:noProof/>
              </w:rPr>
              <w:t>5</w:t>
            </w:r>
            <w:r w:rsidR="00E86857">
              <w:fldChar w:fldCharType="end"/>
            </w:r>
            <w:r w:rsidRPr="00E77497">
              <w:t xml:space="preserve">) is called with an empty arguments list to </w:t>
            </w:r>
            <w:r>
              <w:t>retrieve</w:t>
            </w:r>
            <w:r w:rsidRPr="00E77497">
              <w:t xml:space="preserve"> the property value each time a get access of the property is performed.</w:t>
            </w:r>
          </w:p>
        </w:tc>
      </w:tr>
      <w:tr w:rsidR="00000B9E" w:rsidRPr="00E77497" w14:paraId="5E441590" w14:textId="77777777" w:rsidTr="00000B9E">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4E6B5CC2" w14:textId="77777777" w:rsidR="00000B9E" w:rsidRPr="00E77497" w:rsidRDefault="00000B9E" w:rsidP="00000B9E">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14:paraId="07D252C6" w14:textId="77777777" w:rsidR="00000B9E" w:rsidRPr="00E77497" w:rsidRDefault="00000B9E" w:rsidP="00000B9E">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14:paraId="2ABE36AB" w14:textId="77777777" w:rsidR="00000B9E" w:rsidRPr="00E77497" w:rsidRDefault="00000B9E" w:rsidP="00E86857">
            <w:pPr>
              <w:keepNext/>
              <w:spacing w:after="0"/>
              <w:contextualSpacing/>
              <w:jc w:val="left"/>
            </w:pPr>
            <w:r w:rsidRPr="00E77497">
              <w:t>If the value is an Object it must be a function Object.  The function’s [[Call]] internal method (</w:t>
            </w:r>
            <w:r w:rsidR="00E86857">
              <w:fldChar w:fldCharType="begin"/>
            </w:r>
            <w:r w:rsidR="00E86857">
              <w:instrText xml:space="preserve"> REF _Ref365536734 \h </w:instrText>
            </w:r>
            <w:r w:rsidR="00E86857">
              <w:fldChar w:fldCharType="separate"/>
            </w:r>
            <w:r w:rsidR="00083CEC">
              <w:t xml:space="preserve">Table </w:t>
            </w:r>
            <w:r w:rsidR="00083CEC">
              <w:rPr>
                <w:noProof/>
              </w:rPr>
              <w:t>5</w:t>
            </w:r>
            <w:r w:rsidR="00E86857">
              <w:fldChar w:fldCharType="end"/>
            </w:r>
            <w:r w:rsidRPr="00E77497">
              <w:t>)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000B9E" w:rsidRPr="00E77497" w14:paraId="3137CC99" w14:textId="77777777" w:rsidTr="00000B9E">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74FC0E2D" w14:textId="77777777" w:rsidR="00000B9E" w:rsidRPr="00E77497" w:rsidRDefault="00000B9E" w:rsidP="00000B9E">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14:paraId="04B8BE86" w14:textId="77777777" w:rsidR="00000B9E" w:rsidRPr="00E77497" w:rsidRDefault="00000B9E" w:rsidP="00000B9E">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3E71DCFE" w14:textId="77777777" w:rsidR="00000B9E" w:rsidRPr="00E77497" w:rsidRDefault="00000B9E" w:rsidP="00E86857">
            <w:pPr>
              <w:keepNext/>
              <w:spacing w:after="0"/>
              <w:contextualSpacing/>
              <w:jc w:val="left"/>
            </w:pPr>
            <w:r w:rsidRPr="00E77497">
              <w:t xml:space="preserve">If </w:t>
            </w:r>
            <w:r w:rsidRPr="00E77497">
              <w:rPr>
                <w:b/>
              </w:rPr>
              <w:t>true</w:t>
            </w:r>
            <w:r w:rsidRPr="00E77497">
              <w:t xml:space="preserve">, the property is to be enumerated by a for-in enumeration (see </w:t>
            </w:r>
            <w:r w:rsidR="00E86857">
              <w:fldChar w:fldCharType="begin"/>
            </w:r>
            <w:r w:rsidR="00E86857">
              <w:instrText xml:space="preserve"> REF _Ref365536976 \r \h </w:instrText>
            </w:r>
            <w:r w:rsidR="00E86857">
              <w:fldChar w:fldCharType="separate"/>
            </w:r>
            <w:r w:rsidR="00083CEC">
              <w:t>13.6.4</w:t>
            </w:r>
            <w:r w:rsidR="00E86857">
              <w:fldChar w:fldCharType="end"/>
            </w:r>
            <w:r w:rsidRPr="00E77497">
              <w:t>). Otherwise, the property is said to be non-enumerable.</w:t>
            </w:r>
          </w:p>
        </w:tc>
      </w:tr>
      <w:tr w:rsidR="00000B9E" w:rsidRPr="00E77497" w14:paraId="0664EF84" w14:textId="77777777" w:rsidTr="00000B9E">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44B0D8A2" w14:textId="77777777" w:rsidR="00000B9E" w:rsidRPr="00E77497" w:rsidRDefault="00000B9E" w:rsidP="00000B9E">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14:paraId="4F738A87" w14:textId="77777777" w:rsidR="00000B9E" w:rsidRPr="00E77497" w:rsidRDefault="00000B9E" w:rsidP="00000B9E">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1E96486B" w14:textId="77777777" w:rsidR="00000B9E" w:rsidRPr="00E77497" w:rsidRDefault="00000B9E" w:rsidP="00000B9E">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14:paraId="694548BB" w14:textId="77777777" w:rsidR="00000B9E" w:rsidRPr="00E77497" w:rsidRDefault="00000B9E" w:rsidP="00000B9E">
      <w:pPr>
        <w:spacing w:after="120"/>
      </w:pPr>
    </w:p>
    <w:p w14:paraId="22042D77" w14:textId="77777777" w:rsidR="00000B9E" w:rsidRPr="00E77497" w:rsidRDefault="00000B9E" w:rsidP="00000B9E">
      <w:r w:rsidRPr="00E77497">
        <w:t xml:space="preserve">If the </w:t>
      </w:r>
      <w:r>
        <w:t xml:space="preserve">initial </w:t>
      </w:r>
      <w:r w:rsidRPr="00E77497">
        <w:t>value</w:t>
      </w:r>
      <w:r>
        <w:t>s</w:t>
      </w:r>
      <w:r w:rsidRPr="00E77497">
        <w:t xml:space="preserve"> of a </w:t>
      </w:r>
      <w:r>
        <w:t xml:space="preserve">property’s </w:t>
      </w:r>
      <w:r w:rsidRPr="00E77497">
        <w:t>attribute</w:t>
      </w:r>
      <w:r>
        <w:t>s</w:t>
      </w:r>
      <w:r w:rsidRPr="00E77497">
        <w:t xml:space="preserve"> </w:t>
      </w:r>
      <w:r>
        <w:t>are</w:t>
      </w:r>
      <w:r w:rsidRPr="00E77497">
        <w:t xml:space="preserve"> not explicitly specified by this specification, the default value defined in </w:t>
      </w:r>
      <w:r w:rsidR="00CF10B9">
        <w:fldChar w:fldCharType="begin"/>
      </w:r>
      <w:r w:rsidR="00CF10B9">
        <w:instrText xml:space="preserve"> REF _Ref365644802 \h </w:instrText>
      </w:r>
      <w:r w:rsidR="00CF10B9">
        <w:fldChar w:fldCharType="separate"/>
      </w:r>
      <w:r w:rsidR="00083CEC">
        <w:t xml:space="preserve">Table </w:t>
      </w:r>
      <w:r w:rsidR="00083CEC">
        <w:rPr>
          <w:noProof/>
        </w:rPr>
        <w:t>3</w:t>
      </w:r>
      <w:r w:rsidR="00CF10B9">
        <w:fldChar w:fldCharType="end"/>
      </w:r>
      <w:r w:rsidR="00CF10B9">
        <w:t xml:space="preserve"> </w:t>
      </w:r>
      <w:r w:rsidRPr="00E77497">
        <w:t>is used.</w:t>
      </w:r>
    </w:p>
    <w:p w14:paraId="1550E78E" w14:textId="77777777" w:rsidR="00000B9E" w:rsidRPr="00E77497" w:rsidRDefault="00000B9E" w:rsidP="00000B9E">
      <w:pPr>
        <w:pStyle w:val="Tabletitle"/>
        <w:rPr>
          <w:rFonts w:eastAsia="Arial Unicode MS"/>
        </w:rPr>
      </w:pPr>
      <w:bookmarkStart w:id="373" w:name="_Ref365644802"/>
      <w:r>
        <w:t xml:space="preserve">Table </w:t>
      </w:r>
      <w:r>
        <w:fldChar w:fldCharType="begin"/>
      </w:r>
      <w:r>
        <w:instrText xml:space="preserve"> SEQ Table \* ARABIC </w:instrText>
      </w:r>
      <w:r>
        <w:fldChar w:fldCharType="separate"/>
      </w:r>
      <w:r w:rsidR="00083CEC">
        <w:rPr>
          <w:noProof/>
        </w:rPr>
        <w:t>3</w:t>
      </w:r>
      <w:r>
        <w:fldChar w:fldCharType="end"/>
      </w:r>
      <w:bookmarkEnd w:id="373"/>
      <w:r w:rsidRPr="00E77497">
        <w:rPr>
          <w:rFonts w:eastAsia="Arial Unicode MS"/>
        </w:rPr>
        <w:t xml:space="preserve"> — </w:t>
      </w:r>
      <w:r w:rsidRPr="00E77497">
        <w:t>Default Attribute Values</w:t>
      </w:r>
    </w:p>
    <w:tbl>
      <w:tblPr>
        <w:tblW w:w="3560" w:type="dxa"/>
        <w:tblInd w:w="3333" w:type="dxa"/>
        <w:tblLook w:val="04A0" w:firstRow="1" w:lastRow="0" w:firstColumn="1" w:lastColumn="0" w:noHBand="0" w:noVBand="1"/>
      </w:tblPr>
      <w:tblGrid>
        <w:gridCol w:w="1890"/>
        <w:gridCol w:w="1670"/>
      </w:tblGrid>
      <w:tr w:rsidR="00000B9E" w:rsidRPr="00E77497" w14:paraId="76867BF3" w14:textId="77777777" w:rsidTr="00000B9E">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5BCFE456" w14:textId="77777777" w:rsidR="00000B9E" w:rsidRPr="00E77497" w:rsidRDefault="00000B9E" w:rsidP="00000B9E">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5177A875" w14:textId="77777777" w:rsidR="00000B9E" w:rsidRPr="00E77497" w:rsidRDefault="00000B9E" w:rsidP="00000B9E">
            <w:pPr>
              <w:keepNext/>
              <w:spacing w:after="0"/>
              <w:jc w:val="center"/>
              <w:rPr>
                <w:b/>
              </w:rPr>
            </w:pPr>
            <w:r w:rsidRPr="00E77497">
              <w:rPr>
                <w:b/>
              </w:rPr>
              <w:t>Default Value</w:t>
            </w:r>
          </w:p>
        </w:tc>
      </w:tr>
      <w:tr w:rsidR="00000B9E" w:rsidRPr="00E77497" w14:paraId="777A8ED6" w14:textId="77777777" w:rsidTr="00000B9E">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204E0540" w14:textId="77777777" w:rsidR="00000B9E" w:rsidRPr="00E77497" w:rsidRDefault="00000B9E" w:rsidP="00000B9E">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6C2C3859" w14:textId="77777777" w:rsidR="00000B9E" w:rsidRPr="00E77497" w:rsidRDefault="00000B9E" w:rsidP="00000B9E">
            <w:pPr>
              <w:keepNext/>
              <w:spacing w:after="0"/>
              <w:jc w:val="left"/>
              <w:rPr>
                <w:b/>
              </w:rPr>
            </w:pPr>
            <w:r w:rsidRPr="00E77497">
              <w:rPr>
                <w:b/>
              </w:rPr>
              <w:t>undefined</w:t>
            </w:r>
          </w:p>
        </w:tc>
      </w:tr>
      <w:tr w:rsidR="00000B9E" w:rsidRPr="00E77497" w14:paraId="57C30660" w14:textId="77777777" w:rsidTr="00000B9E">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33C6A626" w14:textId="77777777" w:rsidR="00000B9E" w:rsidRPr="00E77497" w:rsidRDefault="00000B9E" w:rsidP="00000B9E">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14:paraId="66E0C3C3" w14:textId="77777777" w:rsidR="00000B9E" w:rsidRPr="00E77497" w:rsidRDefault="00000B9E" w:rsidP="00000B9E">
            <w:pPr>
              <w:keepNext/>
              <w:spacing w:after="0"/>
              <w:jc w:val="left"/>
              <w:rPr>
                <w:b/>
              </w:rPr>
            </w:pPr>
            <w:r w:rsidRPr="00E77497">
              <w:rPr>
                <w:b/>
              </w:rPr>
              <w:t>undefined</w:t>
            </w:r>
          </w:p>
        </w:tc>
      </w:tr>
      <w:tr w:rsidR="00000B9E" w:rsidRPr="00E77497" w14:paraId="0521B9A9" w14:textId="7777777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6FD87859" w14:textId="77777777" w:rsidR="00000B9E" w:rsidRPr="00E77497" w:rsidRDefault="00000B9E" w:rsidP="00000B9E">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14:paraId="5E8DE89D" w14:textId="77777777" w:rsidR="00000B9E" w:rsidRPr="00E77497" w:rsidRDefault="00000B9E" w:rsidP="00000B9E">
            <w:pPr>
              <w:keepNext/>
              <w:spacing w:after="0"/>
              <w:jc w:val="left"/>
              <w:rPr>
                <w:b/>
              </w:rPr>
            </w:pPr>
            <w:r w:rsidRPr="00E77497">
              <w:rPr>
                <w:b/>
              </w:rPr>
              <w:t>undefined</w:t>
            </w:r>
          </w:p>
        </w:tc>
      </w:tr>
      <w:tr w:rsidR="00000B9E" w:rsidRPr="00E77497" w14:paraId="4F2AB578" w14:textId="7777777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79DC4E13" w14:textId="77777777" w:rsidR="00000B9E" w:rsidRPr="00E77497" w:rsidRDefault="00000B9E" w:rsidP="00000B9E">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14:paraId="13AC2C43" w14:textId="77777777" w:rsidR="00000B9E" w:rsidRPr="00E77497" w:rsidRDefault="00000B9E" w:rsidP="00000B9E">
            <w:pPr>
              <w:keepNext/>
              <w:spacing w:after="0"/>
              <w:jc w:val="left"/>
              <w:rPr>
                <w:b/>
              </w:rPr>
            </w:pPr>
            <w:r w:rsidRPr="00E77497">
              <w:rPr>
                <w:b/>
              </w:rPr>
              <w:t>false</w:t>
            </w:r>
          </w:p>
        </w:tc>
      </w:tr>
      <w:tr w:rsidR="00000B9E" w:rsidRPr="00E77497" w14:paraId="7726F8EB" w14:textId="7777777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480A019" w14:textId="77777777" w:rsidR="00000B9E" w:rsidRPr="00E77497" w:rsidRDefault="00000B9E" w:rsidP="00000B9E">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14:paraId="458AC150" w14:textId="77777777" w:rsidR="00000B9E" w:rsidRPr="00E77497" w:rsidRDefault="00000B9E" w:rsidP="00000B9E">
            <w:pPr>
              <w:keepNext/>
              <w:spacing w:after="0"/>
              <w:jc w:val="left"/>
              <w:rPr>
                <w:b/>
              </w:rPr>
            </w:pPr>
            <w:r w:rsidRPr="00E77497">
              <w:rPr>
                <w:b/>
              </w:rPr>
              <w:t>false</w:t>
            </w:r>
          </w:p>
        </w:tc>
      </w:tr>
      <w:tr w:rsidR="00000B9E" w:rsidRPr="00E77497" w14:paraId="50DD5491" w14:textId="7777777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2D284DED" w14:textId="77777777" w:rsidR="00000B9E" w:rsidRPr="00E77497" w:rsidRDefault="00000B9E" w:rsidP="00000B9E">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14:paraId="7E424EFE" w14:textId="77777777" w:rsidR="00000B9E" w:rsidRPr="00E77497" w:rsidRDefault="00000B9E" w:rsidP="00000B9E">
            <w:pPr>
              <w:spacing w:after="0"/>
              <w:jc w:val="left"/>
              <w:rPr>
                <w:b/>
              </w:rPr>
            </w:pPr>
            <w:r w:rsidRPr="00E77497">
              <w:rPr>
                <w:b/>
              </w:rPr>
              <w:t>false</w:t>
            </w:r>
          </w:p>
        </w:tc>
      </w:tr>
    </w:tbl>
    <w:p w14:paraId="560226E6" w14:textId="77777777" w:rsidR="00000B9E" w:rsidRPr="00E77497" w:rsidRDefault="00000B9E" w:rsidP="00000B9E"/>
    <w:p w14:paraId="2B9B38CC" w14:textId="77777777" w:rsidR="00000B9E" w:rsidRPr="00E77497" w:rsidRDefault="00000B9E" w:rsidP="00000B9E">
      <w:pPr>
        <w:pStyle w:val="40"/>
      </w:pPr>
      <w:r w:rsidRPr="00E77497">
        <w:t>Object Internal Methods</w:t>
      </w:r>
      <w:r>
        <w:t xml:space="preserve"> and Internal Data Properties</w:t>
      </w:r>
    </w:p>
    <w:p w14:paraId="7CDEAB85" w14:textId="77777777" w:rsidR="00000B9E" w:rsidRDefault="00000B9E" w:rsidP="00000B9E">
      <w:r>
        <w:t xml:space="preserve">The actual semantics of ECMAScript objects are specified via algorithms called </w:t>
      </w:r>
      <w:r w:rsidRPr="00084C87">
        <w:rPr>
          <w:i/>
          <w:iCs/>
        </w:rPr>
        <w:t>internal methods</w:t>
      </w:r>
      <w:r>
        <w:t xml:space="preserve">. Each object in an ECMAScript engine is associated with a set of internal methods that defines its runtime behaviour. </w:t>
      </w:r>
      <w:r w:rsidRPr="00E77497">
        <w:t xml:space="preserve">These internal </w:t>
      </w:r>
      <w:r>
        <w:t>methods</w:t>
      </w:r>
      <w:r w:rsidRPr="00E77497">
        <w:t xml:space="preserve"> are not part of the ECMAScript language. They are defined by this specification purely for expository purposes. </w:t>
      </w:r>
      <w:r>
        <w:t>However, each object within an</w:t>
      </w:r>
      <w:r w:rsidRPr="00E77497">
        <w:t xml:space="preserve"> implementation of ECMAScript must behave </w:t>
      </w:r>
      <w:r>
        <w:t>as specified by the internal methods associated with it</w:t>
      </w:r>
      <w:r w:rsidRPr="00E77497">
        <w:t>.</w:t>
      </w:r>
      <w:r>
        <w:t xml:space="preserve"> The exact manner in which this is accomplished is determined by the implementation.</w:t>
      </w:r>
    </w:p>
    <w:p w14:paraId="0566FD1D" w14:textId="77777777" w:rsidR="00000B9E" w:rsidRDefault="00000B9E" w:rsidP="00000B9E">
      <w:r>
        <w:t>I</w:t>
      </w:r>
      <w:r w:rsidRPr="00E77497">
        <w:t xml:space="preserve">nternal </w:t>
      </w:r>
      <w:r>
        <w:t>methods</w:t>
      </w:r>
      <w:r w:rsidRPr="00E77497">
        <w:t xml:space="preserve"> </w:t>
      </w:r>
      <w:r>
        <w:t>are identified within this specification using names</w:t>
      </w:r>
      <w:r w:rsidRPr="00E77497">
        <w:t xml:space="preserve"> enclosed in double square brackets [[ ]]. </w:t>
      </w:r>
      <w:r>
        <w:t>Internal method names are polymorphic.  This means that different ECMAScript object values may perform different algorithms when a common internal method name is invoked upon them. If, at runtime, the implementation of</w:t>
      </w:r>
      <w:r w:rsidRPr="00E77497">
        <w:t xml:space="preserve"> an algorithm</w:t>
      </w:r>
      <w:r>
        <w:t xml:space="preserve"> attempts to use an</w:t>
      </w:r>
      <w:r w:rsidRPr="00E77497">
        <w:t xml:space="preserve"> internal </w:t>
      </w:r>
      <w:r>
        <w:t>method</w:t>
      </w:r>
      <w:r w:rsidRPr="00E77497">
        <w:t xml:space="preserve"> of an object </w:t>
      </w:r>
      <w:r>
        <w:t>that the object does not support</w:t>
      </w:r>
      <w:r w:rsidRPr="00E77497">
        <w:t xml:space="preserve">, a </w:t>
      </w:r>
      <w:r w:rsidRPr="00E77497">
        <w:rPr>
          <w:b/>
        </w:rPr>
        <w:t>TypeError</w:t>
      </w:r>
      <w:r w:rsidRPr="00E77497">
        <w:t xml:space="preserve"> exception is thrown.</w:t>
      </w:r>
      <w:r>
        <w:t xml:space="preserve"> </w:t>
      </w:r>
    </w:p>
    <w:p w14:paraId="5B08F54F" w14:textId="77777777" w:rsidR="00000B9E" w:rsidRPr="00145775" w:rsidRDefault="00000B9E" w:rsidP="00000B9E">
      <w:pPr>
        <w:rPr>
          <w:b/>
          <w:bCs/>
        </w:rPr>
      </w:pPr>
      <w:r>
        <w:t xml:space="preserve">Internal data properties correspond to internal state that is associated with objects and used by various ECMAScript specification algorithms.  Depending upon the specific internal data property such state may consist of values of any ECMAScript language type or of specific ECMA specification type values. Unless explicitly specified otherwise, internal data properties are allocated as part of the process of creating an ECMAScript object and may not be dynamically added to ECMAScript objects. Unless specified otherwise, the initial value of an internal data property is the value </w:t>
      </w:r>
      <w:r w:rsidRPr="00655E48">
        <w:rPr>
          <w:rFonts w:ascii="Times New Roman" w:hAnsi="Times New Roman"/>
          <w:b/>
          <w:bCs/>
        </w:rPr>
        <w:t>undefined</w:t>
      </w:r>
      <w:r w:rsidRPr="00145775">
        <w:t>.</w:t>
      </w:r>
    </w:p>
    <w:p w14:paraId="01B7C540" w14:textId="77777777" w:rsidR="00000B9E" w:rsidRDefault="00CF10B9" w:rsidP="00000B9E">
      <w:r>
        <w:fldChar w:fldCharType="begin"/>
      </w:r>
      <w:r>
        <w:instrText xml:space="preserve"> REF _Ref365644803 \h </w:instrText>
      </w:r>
      <w:r>
        <w:fldChar w:fldCharType="separate"/>
      </w:r>
      <w:r w:rsidR="00083CEC">
        <w:t xml:space="preserve">Table </w:t>
      </w:r>
      <w:r w:rsidR="00083CEC">
        <w:rPr>
          <w:noProof/>
        </w:rPr>
        <w:t>4</w:t>
      </w:r>
      <w:r>
        <w:fldChar w:fldCharType="end"/>
      </w:r>
      <w:r>
        <w:t xml:space="preserve"> </w:t>
      </w:r>
      <w:r w:rsidR="00000B9E" w:rsidRPr="00E77497">
        <w:t>summarises the</w:t>
      </w:r>
      <w:r w:rsidR="00000B9E">
        <w:t xml:space="preserve"> </w:t>
      </w:r>
      <w:r w:rsidR="00000B9E" w:rsidRPr="00B60D58">
        <w:rPr>
          <w:i/>
          <w:iCs/>
        </w:rPr>
        <w:t>essential internal methods</w:t>
      </w:r>
      <w:r w:rsidR="00000B9E" w:rsidRPr="00E77497">
        <w:t xml:space="preserve"> used by this specification that are applicable to all ECMAScript objects.</w:t>
      </w:r>
      <w:r w:rsidR="00000B9E">
        <w:t xml:space="preserve"> Every object must have algorithms for all of the essential internal methods. However, all objects do not necessarily use the same algorithms for those methods.</w:t>
      </w:r>
    </w:p>
    <w:p w14:paraId="0216CACC" w14:textId="77777777" w:rsidR="00000B9E" w:rsidRPr="00E77497" w:rsidRDefault="00000B9E" w:rsidP="00000B9E">
      <w:r w:rsidRPr="00E77497">
        <w:t>The “</w:t>
      </w:r>
      <w:r>
        <w:t>Signature</w:t>
      </w:r>
      <w:r w:rsidRPr="00E77497">
        <w:t>” column of</w:t>
      </w:r>
      <w:r>
        <w:t xml:space="preserve"> </w:t>
      </w:r>
      <w:r w:rsidR="00CF10B9">
        <w:fldChar w:fldCharType="begin"/>
      </w:r>
      <w:r w:rsidR="00CF10B9">
        <w:instrText xml:space="preserve"> REF _Ref365644803 \h </w:instrText>
      </w:r>
      <w:r w:rsidR="00CF10B9">
        <w:fldChar w:fldCharType="separate"/>
      </w:r>
      <w:r w:rsidR="00083CEC">
        <w:t xml:space="preserve">Table </w:t>
      </w:r>
      <w:r w:rsidR="00083CEC">
        <w:rPr>
          <w:noProof/>
        </w:rPr>
        <w:t>4</w:t>
      </w:r>
      <w:r w:rsidR="00CF10B9">
        <w:fldChar w:fldCharType="end"/>
      </w:r>
      <w:r>
        <w:t xml:space="preserve"> and other similar </w:t>
      </w:r>
      <w:r w:rsidRPr="00E77497">
        <w:t xml:space="preserve">tables </w:t>
      </w:r>
      <w:r>
        <w:t>describes</w:t>
      </w:r>
      <w:r w:rsidRPr="00E77497">
        <w:t xml:space="preserve"> </w:t>
      </w:r>
      <w:r>
        <w:t>the invocation pattern for each internal method</w:t>
      </w:r>
      <w:r w:rsidRPr="00E77497">
        <w:t xml:space="preserve">. </w:t>
      </w:r>
      <w:r>
        <w:t>The invocation pattern always includes a parenthesised</w:t>
      </w:r>
      <w:r w:rsidRPr="00E77497">
        <w:t xml:space="preserve"> list of descriptive parameter names. If a parameter name is the same as a</w:t>
      </w:r>
      <w:r>
        <w:t>n ECMAScript</w:t>
      </w:r>
      <w:r w:rsidRPr="00E77497">
        <w:t xml:space="preserve"> type name then the name describes the </w:t>
      </w:r>
      <w:r>
        <w:t xml:space="preserve">required </w:t>
      </w:r>
      <w:r w:rsidRPr="00E77497">
        <w:t>type of the parameter</w:t>
      </w:r>
      <w:r>
        <w:t xml:space="preserve"> value</w:t>
      </w:r>
      <w:r w:rsidRPr="00E77497">
        <w:t>. If a</w:t>
      </w:r>
      <w:r>
        <w:t>n internal method</w:t>
      </w:r>
      <w:r w:rsidRPr="00E77497">
        <w:t xml:space="preserve">  </w:t>
      </w:r>
      <w:r>
        <w:t xml:space="preserve">explicitly </w:t>
      </w:r>
      <w:r w:rsidRPr="00E77497">
        <w:t>returns a value, its parameter list is followed by the symbol “→” and the type</w:t>
      </w:r>
      <w:r>
        <w:t xml:space="preserve"> name</w:t>
      </w:r>
      <w:r w:rsidRPr="00E77497">
        <w:t xml:space="preserve"> of the returned value.</w:t>
      </w:r>
      <w:r>
        <w:t xml:space="preserve"> </w:t>
      </w:r>
      <w:r w:rsidRPr="00E77497">
        <w:t xml:space="preserve">The type names </w:t>
      </w:r>
      <w:r>
        <w:t xml:space="preserve">used in signatures </w:t>
      </w:r>
      <w:r w:rsidRPr="00E77497">
        <w:t xml:space="preserve">refer to the types defined in Clause </w:t>
      </w:r>
      <w:r w:rsidR="00052E66">
        <w:fldChar w:fldCharType="begin"/>
      </w:r>
      <w:r w:rsidR="00052E66">
        <w:instrText xml:space="preserve"> REF _Ref365528724 \r \h </w:instrText>
      </w:r>
      <w:r w:rsidR="00052E66">
        <w:fldChar w:fldCharType="separate"/>
      </w:r>
      <w:r w:rsidR="00083CEC">
        <w:t>6</w:t>
      </w:r>
      <w:r w:rsidR="00052E66">
        <w:fldChar w:fldCharType="end"/>
      </w:r>
      <w:r w:rsidRPr="00E77497">
        <w:t xml:space="preserve"> augmented by the following additional names. “</w:t>
      </w:r>
      <w:r w:rsidRPr="00E77497">
        <w:rPr>
          <w:i/>
        </w:rPr>
        <w:t>any</w:t>
      </w:r>
      <w:r w:rsidRPr="00E77497">
        <w:t xml:space="preserve">” means the value may be any ECMAScript language type. </w:t>
      </w:r>
      <w:r>
        <w:t xml:space="preserve">An internal method implicitly returns a Completion Record as described in </w:t>
      </w:r>
      <w:r w:rsidR="00052E66">
        <w:fldChar w:fldCharType="begin"/>
      </w:r>
      <w:r w:rsidR="00052E66">
        <w:instrText xml:space="preserve"> REF _Ref365528791 \r \h </w:instrText>
      </w:r>
      <w:r w:rsidR="00052E66">
        <w:fldChar w:fldCharType="separate"/>
      </w:r>
      <w:r w:rsidR="00083CEC">
        <w:t>6.2.3</w:t>
      </w:r>
      <w:r w:rsidR="00052E66">
        <w:fldChar w:fldCharType="end"/>
      </w:r>
      <w:r>
        <w:t xml:space="preserve">. In addition to its parameters, an internal method always has access to the object upon which it is invoked as a method. </w:t>
      </w:r>
    </w:p>
    <w:p w14:paraId="3F6E9D79" w14:textId="77777777" w:rsidR="00000B9E" w:rsidRDefault="00000B9E" w:rsidP="00000B9E"/>
    <w:p w14:paraId="119BFFA0" w14:textId="77777777" w:rsidR="00000B9E" w:rsidRPr="00E77497" w:rsidRDefault="00000B9E" w:rsidP="00000B9E">
      <w:pPr>
        <w:pStyle w:val="Tabletitle"/>
      </w:pPr>
      <w:bookmarkStart w:id="374" w:name="_Ref365644803"/>
      <w:r>
        <w:t xml:space="preserve">Table </w:t>
      </w:r>
      <w:r>
        <w:fldChar w:fldCharType="begin"/>
      </w:r>
      <w:r>
        <w:instrText xml:space="preserve"> SEQ Table \* ARABIC </w:instrText>
      </w:r>
      <w:r>
        <w:fldChar w:fldCharType="separate"/>
      </w:r>
      <w:r w:rsidR="00083CEC">
        <w:rPr>
          <w:noProof/>
        </w:rPr>
        <w:t>4</w:t>
      </w:r>
      <w:r>
        <w:fldChar w:fldCharType="end"/>
      </w:r>
      <w:bookmarkEnd w:id="374"/>
      <w:r w:rsidRPr="00E77497">
        <w:rPr>
          <w:rFonts w:eastAsia="Arial Unicode MS"/>
        </w:rPr>
        <w:t xml:space="preserve"> — </w:t>
      </w:r>
      <w:r>
        <w:rPr>
          <w:rFonts w:eastAsia="Arial Unicode MS"/>
        </w:rPr>
        <w:t xml:space="preserve">Essential </w:t>
      </w:r>
      <w:r w:rsidRPr="00E77497">
        <w:t xml:space="preserve">Internal </w:t>
      </w:r>
      <w:r>
        <w:t>Methods</w:t>
      </w:r>
      <w:r w:rsidRPr="00E77497">
        <w:t xml:space="preserve"> </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45"/>
        <w:gridCol w:w="2697"/>
        <w:gridCol w:w="4553"/>
      </w:tblGrid>
      <w:tr w:rsidR="00000B9E" w:rsidRPr="00CF10B9" w14:paraId="33BFE449" w14:textId="77777777" w:rsidTr="00CF10B9">
        <w:trPr>
          <w:jc w:val="right"/>
        </w:trPr>
        <w:tc>
          <w:tcPr>
            <w:tcW w:w="2245" w:type="dxa"/>
            <w:tcBorders>
              <w:top w:val="single" w:sz="12" w:space="0" w:color="000000"/>
              <w:left w:val="single" w:sz="6" w:space="0" w:color="000000"/>
              <w:bottom w:val="single" w:sz="6" w:space="0" w:color="000000"/>
              <w:right w:val="nil"/>
            </w:tcBorders>
            <w:shd w:val="solid" w:color="C0C0C0" w:fill="FFFFFF"/>
          </w:tcPr>
          <w:p w14:paraId="28AA52B3" w14:textId="77777777" w:rsidR="00000B9E" w:rsidRPr="00CF10B9" w:rsidRDefault="00000B9E" w:rsidP="00000B9E">
            <w:pPr>
              <w:keepNext/>
              <w:shd w:val="solid" w:color="C0C0C0" w:fill="FFFFFF"/>
              <w:spacing w:after="0"/>
              <w:rPr>
                <w:b/>
                <w:i/>
                <w:color w:val="000000"/>
                <w:sz w:val="18"/>
                <w:shd w:val="solid" w:color="C0C0C0" w:fill="FFFFFF"/>
              </w:rPr>
            </w:pPr>
            <w:r w:rsidRPr="00CF10B9">
              <w:rPr>
                <w:b/>
                <w:i/>
                <w:color w:val="000000"/>
                <w:sz w:val="18"/>
                <w:shd w:val="solid" w:color="C0C0C0" w:fill="FFFFFF"/>
              </w:rPr>
              <w:t>Internal Method</w:t>
            </w:r>
          </w:p>
        </w:tc>
        <w:tc>
          <w:tcPr>
            <w:tcW w:w="2697" w:type="dxa"/>
            <w:tcBorders>
              <w:top w:val="single" w:sz="12" w:space="0" w:color="000000"/>
              <w:left w:val="nil"/>
              <w:bottom w:val="single" w:sz="6" w:space="0" w:color="000000"/>
              <w:right w:val="nil"/>
            </w:tcBorders>
            <w:shd w:val="solid" w:color="C0C0C0" w:fill="FFFFFF"/>
          </w:tcPr>
          <w:p w14:paraId="293371FF" w14:textId="77777777" w:rsidR="00000B9E" w:rsidRPr="00CF10B9" w:rsidRDefault="00000B9E" w:rsidP="00000B9E">
            <w:pPr>
              <w:keepNext/>
              <w:shd w:val="solid" w:color="C0C0C0" w:fill="FFFFFF"/>
              <w:spacing w:after="0"/>
              <w:jc w:val="left"/>
              <w:rPr>
                <w:b/>
                <w:i/>
                <w:color w:val="000000"/>
                <w:sz w:val="18"/>
                <w:shd w:val="solid" w:color="C0C0C0" w:fill="FFFFFF"/>
              </w:rPr>
            </w:pPr>
            <w:r w:rsidRPr="00CF10B9">
              <w:rPr>
                <w:b/>
                <w:i/>
                <w:color w:val="000000"/>
                <w:sz w:val="18"/>
                <w:shd w:val="solid" w:color="C0C0C0" w:fill="FFFFFF"/>
              </w:rPr>
              <w:t>Signature</w:t>
            </w:r>
          </w:p>
        </w:tc>
        <w:tc>
          <w:tcPr>
            <w:tcW w:w="4553" w:type="dxa"/>
            <w:tcBorders>
              <w:top w:val="single" w:sz="12" w:space="0" w:color="000000"/>
              <w:left w:val="nil"/>
              <w:bottom w:val="single" w:sz="6" w:space="0" w:color="000000"/>
              <w:right w:val="single" w:sz="6" w:space="0" w:color="000000"/>
            </w:tcBorders>
            <w:shd w:val="solid" w:color="C0C0C0" w:fill="FFFFFF"/>
          </w:tcPr>
          <w:p w14:paraId="35A91CBA" w14:textId="77777777" w:rsidR="00000B9E" w:rsidRPr="00CF10B9" w:rsidRDefault="00000B9E" w:rsidP="00000B9E">
            <w:pPr>
              <w:keepNext/>
              <w:shd w:val="solid" w:color="C0C0C0" w:fill="FFFFFF"/>
              <w:spacing w:after="0"/>
              <w:rPr>
                <w:b/>
                <w:i/>
                <w:color w:val="000000"/>
                <w:sz w:val="18"/>
                <w:shd w:val="solid" w:color="C0C0C0" w:fill="FFFFFF"/>
              </w:rPr>
            </w:pPr>
            <w:r w:rsidRPr="00CF10B9">
              <w:rPr>
                <w:b/>
                <w:i/>
                <w:color w:val="000000"/>
                <w:sz w:val="18"/>
                <w:shd w:val="solid" w:color="C0C0C0" w:fill="FFFFFF"/>
              </w:rPr>
              <w:t>Description</w:t>
            </w:r>
          </w:p>
        </w:tc>
      </w:tr>
      <w:tr w:rsidR="00000B9E" w:rsidRPr="00CF10B9" w14:paraId="6B7F39E2" w14:textId="77777777" w:rsidTr="00CF10B9">
        <w:trPr>
          <w:jc w:val="right"/>
        </w:trPr>
        <w:tc>
          <w:tcPr>
            <w:tcW w:w="2245" w:type="dxa"/>
          </w:tcPr>
          <w:p w14:paraId="63A5A0C1" w14:textId="77777777" w:rsidR="00000B9E" w:rsidRPr="00CF10B9" w:rsidRDefault="00000B9E" w:rsidP="00000B9E">
            <w:pPr>
              <w:keepNext/>
              <w:spacing w:after="0"/>
              <w:rPr>
                <w:sz w:val="18"/>
              </w:rPr>
            </w:pPr>
            <w:r w:rsidRPr="00CF10B9">
              <w:rPr>
                <w:sz w:val="18"/>
              </w:rPr>
              <w:t>[[GetInheritance]]</w:t>
            </w:r>
          </w:p>
        </w:tc>
        <w:tc>
          <w:tcPr>
            <w:tcW w:w="2697" w:type="dxa"/>
          </w:tcPr>
          <w:p w14:paraId="6414FCF4" w14:textId="77777777" w:rsidR="00000B9E" w:rsidRPr="00CF10B9" w:rsidRDefault="00000B9E" w:rsidP="00000B9E">
            <w:pPr>
              <w:keepNext/>
              <w:spacing w:after="0"/>
              <w:jc w:val="left"/>
              <w:rPr>
                <w:sz w:val="18"/>
              </w:rPr>
            </w:pPr>
            <w:r w:rsidRPr="00CF10B9">
              <w:rPr>
                <w:sz w:val="18"/>
              </w:rPr>
              <w:t>()</w:t>
            </w:r>
            <w:r w:rsidRPr="00CF10B9">
              <w:rPr>
                <w:b/>
                <w:i/>
                <w:color w:val="000000"/>
                <w:sz w:val="18"/>
              </w:rPr>
              <w:t>→</w:t>
            </w:r>
            <w:r w:rsidRPr="00CF10B9">
              <w:rPr>
                <w:color w:val="000000"/>
                <w:sz w:val="18"/>
              </w:rPr>
              <w:t>Object or Null</w:t>
            </w:r>
          </w:p>
        </w:tc>
        <w:tc>
          <w:tcPr>
            <w:tcW w:w="4553" w:type="dxa"/>
          </w:tcPr>
          <w:p w14:paraId="14390B9D" w14:textId="77777777" w:rsidR="00000B9E" w:rsidRPr="00CF10B9" w:rsidRDefault="00000B9E" w:rsidP="00000B9E">
            <w:pPr>
              <w:keepNext/>
              <w:spacing w:after="0"/>
              <w:rPr>
                <w:sz w:val="18"/>
              </w:rPr>
            </w:pPr>
            <w:r w:rsidRPr="00CF10B9">
              <w:rPr>
                <w:sz w:val="18"/>
              </w:rPr>
              <w:t xml:space="preserve">Determine the object that provides inherited properties for this object. A </w:t>
            </w:r>
            <w:r w:rsidRPr="00CF10B9">
              <w:rPr>
                <w:b/>
                <w:bCs/>
                <w:sz w:val="18"/>
              </w:rPr>
              <w:t>null</w:t>
            </w:r>
            <w:r w:rsidRPr="00CF10B9">
              <w:rPr>
                <w:sz w:val="18"/>
              </w:rPr>
              <w:t xml:space="preserve"> value indicates that there are no inherited properties. </w:t>
            </w:r>
          </w:p>
        </w:tc>
      </w:tr>
      <w:tr w:rsidR="00000B9E" w:rsidRPr="00CF10B9" w14:paraId="5CA09662" w14:textId="77777777" w:rsidTr="00CF10B9">
        <w:trPr>
          <w:jc w:val="right"/>
        </w:trPr>
        <w:tc>
          <w:tcPr>
            <w:tcW w:w="2245" w:type="dxa"/>
          </w:tcPr>
          <w:p w14:paraId="0ADC879E" w14:textId="77777777" w:rsidR="00000B9E" w:rsidRPr="00CF10B9" w:rsidRDefault="00000B9E" w:rsidP="00000B9E">
            <w:pPr>
              <w:keepNext/>
              <w:spacing w:after="0"/>
              <w:rPr>
                <w:sz w:val="18"/>
              </w:rPr>
            </w:pPr>
            <w:r w:rsidRPr="00CF10B9">
              <w:rPr>
                <w:sz w:val="18"/>
              </w:rPr>
              <w:t>[[SetInheritance]]</w:t>
            </w:r>
          </w:p>
        </w:tc>
        <w:tc>
          <w:tcPr>
            <w:tcW w:w="2697" w:type="dxa"/>
          </w:tcPr>
          <w:p w14:paraId="494B7D42" w14:textId="77777777" w:rsidR="00000B9E" w:rsidRPr="00CF10B9" w:rsidRDefault="00000B9E" w:rsidP="00000B9E">
            <w:pPr>
              <w:keepNext/>
              <w:spacing w:after="0"/>
              <w:jc w:val="left"/>
              <w:rPr>
                <w:sz w:val="18"/>
              </w:rPr>
            </w:pPr>
            <w:r w:rsidRPr="00CF10B9">
              <w:rPr>
                <w:sz w:val="18"/>
              </w:rPr>
              <w:t>(</w:t>
            </w:r>
            <w:r w:rsidRPr="00CF10B9">
              <w:rPr>
                <w:i/>
                <w:iCs/>
                <w:color w:val="000000"/>
                <w:sz w:val="18"/>
              </w:rPr>
              <w:t>Object</w:t>
            </w:r>
            <w:r w:rsidRPr="00CF10B9">
              <w:rPr>
                <w:color w:val="000000"/>
                <w:sz w:val="18"/>
              </w:rPr>
              <w:t xml:space="preserve"> or Null</w:t>
            </w:r>
            <w:r w:rsidRPr="00CF10B9">
              <w:rPr>
                <w:sz w:val="18"/>
              </w:rPr>
              <w:t>)</w:t>
            </w:r>
            <w:r w:rsidRPr="00CF10B9">
              <w:rPr>
                <w:b/>
                <w:i/>
                <w:color w:val="000000"/>
                <w:sz w:val="18"/>
              </w:rPr>
              <w:t>→</w:t>
            </w:r>
            <w:r w:rsidRPr="00CF10B9">
              <w:rPr>
                <w:color w:val="000000"/>
                <w:sz w:val="18"/>
              </w:rPr>
              <w:t>Boolean</w:t>
            </w:r>
          </w:p>
        </w:tc>
        <w:tc>
          <w:tcPr>
            <w:tcW w:w="4553" w:type="dxa"/>
          </w:tcPr>
          <w:p w14:paraId="7011240A" w14:textId="77777777" w:rsidR="00000B9E" w:rsidRPr="00CF10B9" w:rsidRDefault="00000B9E" w:rsidP="00000B9E">
            <w:pPr>
              <w:keepNext/>
              <w:spacing w:after="0"/>
              <w:rPr>
                <w:sz w:val="18"/>
              </w:rPr>
            </w:pPr>
            <w:r w:rsidRPr="00CF10B9">
              <w:rPr>
                <w:sz w:val="18"/>
              </w:rPr>
              <w:t xml:space="preserve">Associate with an object another object that provides inherited properties. Passing </w:t>
            </w:r>
            <w:r w:rsidRPr="00CF10B9">
              <w:rPr>
                <w:b/>
                <w:bCs/>
                <w:sz w:val="18"/>
              </w:rPr>
              <w:t>null</w:t>
            </w:r>
            <w:r w:rsidRPr="00CF10B9">
              <w:rPr>
                <w:sz w:val="18"/>
              </w:rPr>
              <w:t xml:space="preserve"> indicates that there are no inherited properties.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w:t>
            </w:r>
          </w:p>
        </w:tc>
      </w:tr>
      <w:tr w:rsidR="00000B9E" w:rsidRPr="00CF10B9" w14:paraId="35510529" w14:textId="77777777" w:rsidTr="00CF10B9">
        <w:trPr>
          <w:jc w:val="right"/>
        </w:trPr>
        <w:tc>
          <w:tcPr>
            <w:tcW w:w="2245" w:type="dxa"/>
          </w:tcPr>
          <w:p w14:paraId="17B60618" w14:textId="77777777" w:rsidR="00000B9E" w:rsidRPr="00CF10B9" w:rsidRDefault="00000B9E" w:rsidP="00000B9E">
            <w:pPr>
              <w:keepNext/>
              <w:spacing w:after="0"/>
              <w:rPr>
                <w:sz w:val="18"/>
              </w:rPr>
            </w:pPr>
            <w:r w:rsidRPr="00CF10B9">
              <w:rPr>
                <w:sz w:val="18"/>
              </w:rPr>
              <w:t>[[IsExtensible]]</w:t>
            </w:r>
          </w:p>
        </w:tc>
        <w:tc>
          <w:tcPr>
            <w:tcW w:w="2697" w:type="dxa"/>
          </w:tcPr>
          <w:p w14:paraId="3D148E0D" w14:textId="77777777" w:rsidR="00000B9E" w:rsidRPr="00CF10B9" w:rsidRDefault="00000B9E" w:rsidP="00000B9E">
            <w:pPr>
              <w:keepNext/>
              <w:spacing w:after="0"/>
              <w:jc w:val="left"/>
              <w:rPr>
                <w:sz w:val="18"/>
              </w:rPr>
            </w:pPr>
            <w:r w:rsidRPr="00CF10B9">
              <w:rPr>
                <w:sz w:val="18"/>
              </w:rPr>
              <w:t>( )</w:t>
            </w:r>
            <w:r w:rsidRPr="00CF10B9">
              <w:rPr>
                <w:b/>
                <w:i/>
                <w:color w:val="000000"/>
                <w:sz w:val="18"/>
              </w:rPr>
              <w:t>→</w:t>
            </w:r>
            <w:r w:rsidRPr="00CF10B9">
              <w:rPr>
                <w:color w:val="000000"/>
                <w:sz w:val="18"/>
              </w:rPr>
              <w:t>Boolean</w:t>
            </w:r>
          </w:p>
        </w:tc>
        <w:tc>
          <w:tcPr>
            <w:tcW w:w="4553" w:type="dxa"/>
          </w:tcPr>
          <w:p w14:paraId="589A5F90" w14:textId="77777777" w:rsidR="00000B9E" w:rsidRPr="00CF10B9" w:rsidRDefault="00000B9E" w:rsidP="00000B9E">
            <w:pPr>
              <w:keepNext/>
              <w:spacing w:after="0"/>
              <w:rPr>
                <w:sz w:val="18"/>
              </w:rPr>
            </w:pPr>
            <w:r w:rsidRPr="00CF10B9">
              <w:rPr>
                <w:sz w:val="18"/>
              </w:rPr>
              <w:t>Determine whether it is permitted to add additional properties to an object.</w:t>
            </w:r>
          </w:p>
        </w:tc>
      </w:tr>
      <w:tr w:rsidR="00000B9E" w:rsidRPr="00CF10B9" w14:paraId="02908E73" w14:textId="77777777" w:rsidTr="00CF10B9">
        <w:trPr>
          <w:jc w:val="right"/>
        </w:trPr>
        <w:tc>
          <w:tcPr>
            <w:tcW w:w="2245" w:type="dxa"/>
          </w:tcPr>
          <w:p w14:paraId="003FB450" w14:textId="77777777" w:rsidR="00000B9E" w:rsidRPr="00CF10B9" w:rsidRDefault="00000B9E" w:rsidP="00000B9E">
            <w:pPr>
              <w:keepNext/>
              <w:spacing w:after="0"/>
              <w:rPr>
                <w:sz w:val="18"/>
              </w:rPr>
            </w:pPr>
            <w:r w:rsidRPr="00CF10B9">
              <w:rPr>
                <w:sz w:val="18"/>
              </w:rPr>
              <w:t>[[PreventExtensions]]</w:t>
            </w:r>
          </w:p>
        </w:tc>
        <w:tc>
          <w:tcPr>
            <w:tcW w:w="2697" w:type="dxa"/>
          </w:tcPr>
          <w:p w14:paraId="26F5204E" w14:textId="77777777" w:rsidR="00000B9E" w:rsidRPr="00CF10B9" w:rsidRDefault="00000B9E" w:rsidP="00000B9E">
            <w:pPr>
              <w:keepNext/>
              <w:spacing w:after="0"/>
              <w:jc w:val="left"/>
              <w:rPr>
                <w:sz w:val="18"/>
              </w:rPr>
            </w:pPr>
            <w:r w:rsidRPr="00CF10B9">
              <w:rPr>
                <w:sz w:val="18"/>
              </w:rPr>
              <w:t xml:space="preserve">( </w:t>
            </w:r>
            <w:r w:rsidRPr="00CF10B9">
              <w:rPr>
                <w:color w:val="000000"/>
                <w:sz w:val="18"/>
              </w:rPr>
              <w:t>)</w:t>
            </w:r>
            <w:r w:rsidRPr="00CF10B9">
              <w:rPr>
                <w:b/>
                <w:i/>
                <w:color w:val="000000"/>
                <w:sz w:val="18"/>
              </w:rPr>
              <w:t>→</w:t>
            </w:r>
            <w:r w:rsidRPr="00CF10B9">
              <w:rPr>
                <w:color w:val="000000"/>
                <w:sz w:val="18"/>
              </w:rPr>
              <w:t>Boolean</w:t>
            </w:r>
          </w:p>
        </w:tc>
        <w:tc>
          <w:tcPr>
            <w:tcW w:w="4553" w:type="dxa"/>
          </w:tcPr>
          <w:p w14:paraId="24E50F81" w14:textId="77777777" w:rsidR="00000B9E" w:rsidRPr="00CF10B9" w:rsidRDefault="00000B9E" w:rsidP="00000B9E">
            <w:pPr>
              <w:keepNext/>
              <w:spacing w:after="0"/>
              <w:rPr>
                <w:sz w:val="18"/>
              </w:rPr>
            </w:pPr>
            <w:r w:rsidRPr="00CF10B9">
              <w:rPr>
                <w:sz w:val="18"/>
              </w:rPr>
              <w:t xml:space="preserve">Control whether new properties may be added to an object.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 </w:t>
            </w:r>
          </w:p>
        </w:tc>
      </w:tr>
      <w:tr w:rsidR="00000B9E" w:rsidRPr="00CF10B9" w14:paraId="35F4E0FD" w14:textId="77777777" w:rsidTr="00CF10B9">
        <w:trPr>
          <w:jc w:val="right"/>
        </w:trPr>
        <w:tc>
          <w:tcPr>
            <w:tcW w:w="2245" w:type="dxa"/>
            <w:tcBorders>
              <w:top w:val="single" w:sz="6" w:space="0" w:color="808080"/>
              <w:left w:val="single" w:sz="6" w:space="0" w:color="808080"/>
              <w:bottom w:val="single" w:sz="6" w:space="0" w:color="808080"/>
              <w:right w:val="single" w:sz="6" w:space="0" w:color="808080"/>
            </w:tcBorders>
          </w:tcPr>
          <w:p w14:paraId="7EB5894C" w14:textId="77777777" w:rsidR="00000B9E" w:rsidRPr="00CF10B9" w:rsidRDefault="00000B9E" w:rsidP="00000B9E">
            <w:pPr>
              <w:keepNext/>
              <w:spacing w:after="0"/>
              <w:rPr>
                <w:sz w:val="18"/>
              </w:rPr>
            </w:pPr>
            <w:r w:rsidRPr="00CF10B9">
              <w:rPr>
                <w:sz w:val="18"/>
              </w:rPr>
              <w:t>[[HasOwnProperty]]</w:t>
            </w:r>
          </w:p>
        </w:tc>
        <w:tc>
          <w:tcPr>
            <w:tcW w:w="2697" w:type="dxa"/>
            <w:tcBorders>
              <w:top w:val="single" w:sz="6" w:space="0" w:color="808080"/>
              <w:left w:val="single" w:sz="6" w:space="0" w:color="808080"/>
              <w:bottom w:val="single" w:sz="6" w:space="0" w:color="808080"/>
              <w:right w:val="single" w:sz="6" w:space="0" w:color="808080"/>
            </w:tcBorders>
          </w:tcPr>
          <w:p w14:paraId="1561194F" w14:textId="77777777"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b/>
                <w:i/>
                <w:color w:val="000000"/>
                <w:sz w:val="18"/>
              </w:rPr>
              <w:t xml:space="preserve">→ </w:t>
            </w:r>
            <w:r w:rsidRPr="00CF10B9">
              <w:rPr>
                <w:bCs/>
                <w:iCs/>
                <w:color w:val="000000"/>
                <w:sz w:val="18"/>
              </w:rPr>
              <w:t>Boolean</w:t>
            </w:r>
          </w:p>
        </w:tc>
        <w:tc>
          <w:tcPr>
            <w:tcW w:w="4553" w:type="dxa"/>
            <w:tcBorders>
              <w:top w:val="single" w:sz="6" w:space="0" w:color="808080"/>
              <w:left w:val="single" w:sz="6" w:space="0" w:color="808080"/>
              <w:bottom w:val="single" w:sz="6" w:space="0" w:color="808080"/>
              <w:right w:val="single" w:sz="6" w:space="0" w:color="808080"/>
            </w:tcBorders>
          </w:tcPr>
          <w:p w14:paraId="49149715" w14:textId="77777777" w:rsidR="00000B9E" w:rsidRPr="00CF10B9" w:rsidRDefault="00000B9E" w:rsidP="00000B9E">
            <w:pPr>
              <w:keepNext/>
              <w:spacing w:after="0"/>
              <w:rPr>
                <w:sz w:val="18"/>
              </w:rPr>
            </w:pPr>
            <w:r w:rsidRPr="00CF10B9">
              <w:rPr>
                <w:sz w:val="18"/>
              </w:rPr>
              <w:t xml:space="preserve">Returns a Boolean value indicating whether the object already has an own property whose key is </w:t>
            </w:r>
            <w:r w:rsidRPr="00CF10B9">
              <w:rPr>
                <w:i/>
                <w:iCs/>
                <w:sz w:val="18"/>
              </w:rPr>
              <w:t>propertyKey</w:t>
            </w:r>
            <w:r w:rsidRPr="00CF10B9">
              <w:rPr>
                <w:sz w:val="18"/>
              </w:rPr>
              <w:t>.</w:t>
            </w:r>
          </w:p>
        </w:tc>
      </w:tr>
      <w:tr w:rsidR="00000B9E" w:rsidRPr="00CF10B9" w14:paraId="31CB131C" w14:textId="77777777" w:rsidTr="00CF10B9">
        <w:trPr>
          <w:jc w:val="right"/>
        </w:trPr>
        <w:tc>
          <w:tcPr>
            <w:tcW w:w="2245" w:type="dxa"/>
            <w:tcBorders>
              <w:top w:val="single" w:sz="6" w:space="0" w:color="808080"/>
              <w:left w:val="single" w:sz="6" w:space="0" w:color="808080"/>
              <w:bottom w:val="single" w:sz="6" w:space="0" w:color="808080"/>
              <w:right w:val="single" w:sz="6" w:space="0" w:color="808080"/>
            </w:tcBorders>
          </w:tcPr>
          <w:p w14:paraId="0E681405" w14:textId="77777777" w:rsidR="00000B9E" w:rsidRPr="00CF10B9" w:rsidRDefault="00000B9E" w:rsidP="00000B9E">
            <w:pPr>
              <w:keepNext/>
              <w:spacing w:after="0"/>
              <w:rPr>
                <w:sz w:val="18"/>
              </w:rPr>
            </w:pPr>
            <w:r w:rsidRPr="00CF10B9">
              <w:rPr>
                <w:sz w:val="18"/>
              </w:rPr>
              <w:t>[[GetOwnProperty]]</w:t>
            </w:r>
          </w:p>
        </w:tc>
        <w:tc>
          <w:tcPr>
            <w:tcW w:w="2697" w:type="dxa"/>
            <w:tcBorders>
              <w:top w:val="single" w:sz="6" w:space="0" w:color="808080"/>
              <w:left w:val="single" w:sz="6" w:space="0" w:color="808080"/>
              <w:bottom w:val="single" w:sz="6" w:space="0" w:color="808080"/>
              <w:right w:val="single" w:sz="6" w:space="0" w:color="808080"/>
            </w:tcBorders>
          </w:tcPr>
          <w:p w14:paraId="49D4A994" w14:textId="77777777"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w:t>
            </w:r>
          </w:p>
          <w:p w14:paraId="7E7A8195" w14:textId="77777777" w:rsidR="00000B9E" w:rsidRPr="00CF10B9" w:rsidRDefault="00000B9E" w:rsidP="00000B9E">
            <w:pPr>
              <w:keepNext/>
              <w:spacing w:after="0"/>
              <w:jc w:val="left"/>
              <w:rPr>
                <w:sz w:val="18"/>
              </w:rPr>
            </w:pPr>
            <w:r w:rsidRPr="00CF10B9">
              <w:rPr>
                <w:sz w:val="18"/>
              </w:rPr>
              <w:t>Undefined or Property Descriptor</w:t>
            </w:r>
          </w:p>
        </w:tc>
        <w:tc>
          <w:tcPr>
            <w:tcW w:w="4553" w:type="dxa"/>
            <w:tcBorders>
              <w:top w:val="single" w:sz="6" w:space="0" w:color="808080"/>
              <w:left w:val="single" w:sz="6" w:space="0" w:color="808080"/>
              <w:bottom w:val="single" w:sz="6" w:space="0" w:color="808080"/>
              <w:right w:val="single" w:sz="6" w:space="0" w:color="808080"/>
            </w:tcBorders>
          </w:tcPr>
          <w:p w14:paraId="3CCA23C5" w14:textId="77777777" w:rsidR="00000B9E" w:rsidRPr="00CF10B9" w:rsidRDefault="00000B9E" w:rsidP="00000B9E">
            <w:pPr>
              <w:keepNext/>
              <w:spacing w:after="0"/>
              <w:rPr>
                <w:sz w:val="18"/>
              </w:rPr>
            </w:pPr>
            <w:r w:rsidRPr="00CF10B9">
              <w:rPr>
                <w:sz w:val="18"/>
              </w:rPr>
              <w:t xml:space="preserve">Returns a Property Descriptor for the own property of this object whose key is </w:t>
            </w:r>
            <w:r w:rsidRPr="00CF10B9">
              <w:rPr>
                <w:i/>
                <w:iCs/>
                <w:sz w:val="18"/>
              </w:rPr>
              <w:t>propertyKey</w:t>
            </w:r>
            <w:r w:rsidRPr="00CF10B9">
              <w:rPr>
                <w:sz w:val="18"/>
              </w:rPr>
              <w:t xml:space="preserve">, or </w:t>
            </w:r>
            <w:r w:rsidRPr="00CF10B9">
              <w:rPr>
                <w:b/>
                <w:bCs/>
                <w:sz w:val="18"/>
              </w:rPr>
              <w:t>undefined</w:t>
            </w:r>
            <w:r w:rsidRPr="00CF10B9">
              <w:rPr>
                <w:sz w:val="18"/>
              </w:rPr>
              <w:t xml:space="preserve"> if no such property exists.</w:t>
            </w:r>
          </w:p>
        </w:tc>
      </w:tr>
      <w:tr w:rsidR="00000B9E" w:rsidRPr="00CF10B9" w14:paraId="1A806D5F" w14:textId="77777777" w:rsidTr="00CF10B9">
        <w:trPr>
          <w:jc w:val="right"/>
        </w:trPr>
        <w:tc>
          <w:tcPr>
            <w:tcW w:w="2245" w:type="dxa"/>
          </w:tcPr>
          <w:p w14:paraId="56A8EB24" w14:textId="77777777" w:rsidR="00000B9E" w:rsidRPr="00CF10B9" w:rsidRDefault="00000B9E" w:rsidP="00000B9E">
            <w:pPr>
              <w:keepNext/>
              <w:spacing w:after="0"/>
              <w:rPr>
                <w:sz w:val="18"/>
              </w:rPr>
            </w:pPr>
            <w:r w:rsidRPr="00CF10B9">
              <w:rPr>
                <w:sz w:val="18"/>
              </w:rPr>
              <w:t>[[HasProperty]]</w:t>
            </w:r>
          </w:p>
        </w:tc>
        <w:tc>
          <w:tcPr>
            <w:tcW w:w="2697" w:type="dxa"/>
          </w:tcPr>
          <w:p w14:paraId="2951B958" w14:textId="77777777"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b/>
                <w:i/>
                <w:color w:val="000000"/>
                <w:sz w:val="18"/>
              </w:rPr>
              <w:t xml:space="preserve">→ </w:t>
            </w:r>
            <w:r w:rsidRPr="00CF10B9">
              <w:rPr>
                <w:bCs/>
                <w:iCs/>
                <w:color w:val="000000"/>
                <w:sz w:val="18"/>
              </w:rPr>
              <w:t>Boolean</w:t>
            </w:r>
          </w:p>
        </w:tc>
        <w:tc>
          <w:tcPr>
            <w:tcW w:w="4553" w:type="dxa"/>
          </w:tcPr>
          <w:p w14:paraId="3F4022B6" w14:textId="77777777" w:rsidR="00000B9E" w:rsidRPr="00CF10B9" w:rsidRDefault="00000B9E" w:rsidP="00000B9E">
            <w:pPr>
              <w:keepNext/>
              <w:spacing w:after="0"/>
              <w:rPr>
                <w:sz w:val="18"/>
              </w:rPr>
            </w:pPr>
            <w:r w:rsidRPr="00CF10B9">
              <w:rPr>
                <w:sz w:val="18"/>
              </w:rPr>
              <w:t xml:space="preserve">Returns a Boolean value indicating whether the object already has either an own or inherited property whose key is </w:t>
            </w:r>
            <w:r w:rsidRPr="00CF10B9">
              <w:rPr>
                <w:i/>
                <w:iCs/>
                <w:sz w:val="18"/>
              </w:rPr>
              <w:t>propertyKey</w:t>
            </w:r>
            <w:r w:rsidRPr="00CF10B9">
              <w:rPr>
                <w:sz w:val="18"/>
              </w:rPr>
              <w:t>.</w:t>
            </w:r>
          </w:p>
        </w:tc>
      </w:tr>
      <w:tr w:rsidR="00000B9E" w:rsidRPr="00CF10B9" w14:paraId="4BDC1CBA" w14:textId="77777777" w:rsidTr="00CF10B9">
        <w:trPr>
          <w:jc w:val="right"/>
        </w:trPr>
        <w:tc>
          <w:tcPr>
            <w:tcW w:w="2245" w:type="dxa"/>
          </w:tcPr>
          <w:p w14:paraId="4BF09367" w14:textId="77777777" w:rsidR="00000B9E" w:rsidRPr="00CF10B9" w:rsidRDefault="00000B9E" w:rsidP="00000B9E">
            <w:pPr>
              <w:keepNext/>
              <w:spacing w:after="0"/>
              <w:rPr>
                <w:sz w:val="18"/>
              </w:rPr>
            </w:pPr>
            <w:r w:rsidRPr="00CF10B9">
              <w:rPr>
                <w:sz w:val="18"/>
              </w:rPr>
              <w:t>[[Get]]</w:t>
            </w:r>
          </w:p>
        </w:tc>
        <w:tc>
          <w:tcPr>
            <w:tcW w:w="2697" w:type="dxa"/>
          </w:tcPr>
          <w:p w14:paraId="6753B19B" w14:textId="77777777"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any</w:t>
            </w:r>
          </w:p>
        </w:tc>
        <w:tc>
          <w:tcPr>
            <w:tcW w:w="4553" w:type="dxa"/>
          </w:tcPr>
          <w:p w14:paraId="10D16353" w14:textId="77777777" w:rsidR="00000B9E" w:rsidRPr="00CF10B9" w:rsidRDefault="00000B9E" w:rsidP="00000B9E">
            <w:pPr>
              <w:keepNext/>
              <w:spacing w:after="0"/>
              <w:rPr>
                <w:sz w:val="18"/>
              </w:rPr>
            </w:pPr>
            <w:r w:rsidRPr="00CF10B9">
              <w:rPr>
                <w:sz w:val="18"/>
              </w:rPr>
              <w:t xml:space="preserve">Retrive the value of an object’s property using the </w:t>
            </w:r>
            <w:r w:rsidRPr="00CF10B9">
              <w:rPr>
                <w:i/>
                <w:iCs/>
                <w:sz w:val="18"/>
              </w:rPr>
              <w:t>propertyKey</w:t>
            </w:r>
            <w:r w:rsidRPr="00CF10B9">
              <w:rPr>
                <w:sz w:val="18"/>
              </w:rPr>
              <w:t xml:space="preserve"> parameter. If any ECMAScript code must be executed to retrieve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w:t>
            </w:r>
          </w:p>
        </w:tc>
      </w:tr>
      <w:tr w:rsidR="00000B9E" w:rsidRPr="00CF10B9" w14:paraId="13F46179" w14:textId="77777777" w:rsidTr="00CF10B9">
        <w:trPr>
          <w:jc w:val="right"/>
        </w:trPr>
        <w:tc>
          <w:tcPr>
            <w:tcW w:w="2245" w:type="dxa"/>
          </w:tcPr>
          <w:p w14:paraId="5646E08A" w14:textId="77777777" w:rsidR="00000B9E" w:rsidRPr="00CF10B9" w:rsidRDefault="00000B9E" w:rsidP="00000B9E">
            <w:pPr>
              <w:keepNext/>
              <w:spacing w:after="0"/>
              <w:rPr>
                <w:sz w:val="18"/>
              </w:rPr>
            </w:pPr>
            <w:r w:rsidRPr="00CF10B9">
              <w:rPr>
                <w:sz w:val="18"/>
              </w:rPr>
              <w:t>[[Set]]</w:t>
            </w:r>
          </w:p>
        </w:tc>
        <w:tc>
          <w:tcPr>
            <w:tcW w:w="2697" w:type="dxa"/>
          </w:tcPr>
          <w:p w14:paraId="7820E738" w14:textId="77777777"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w:t>
            </w:r>
            <w:r w:rsidRPr="00CF10B9">
              <w:rPr>
                <w:i/>
                <w:iCs/>
                <w:sz w:val="18"/>
              </w:rPr>
              <w:t>value</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Boolean</w:t>
            </w:r>
          </w:p>
        </w:tc>
        <w:tc>
          <w:tcPr>
            <w:tcW w:w="4553" w:type="dxa"/>
          </w:tcPr>
          <w:p w14:paraId="21534E6D" w14:textId="77777777" w:rsidR="00000B9E" w:rsidRPr="00CF10B9" w:rsidRDefault="00000B9E" w:rsidP="00000B9E">
            <w:pPr>
              <w:keepNext/>
              <w:spacing w:after="0"/>
              <w:rPr>
                <w:sz w:val="18"/>
              </w:rPr>
            </w:pPr>
            <w:r w:rsidRPr="00CF10B9">
              <w:rPr>
                <w:sz w:val="18"/>
              </w:rPr>
              <w:t xml:space="preserve">Try to set the value of an object’s property indentified by </w:t>
            </w:r>
            <w:r w:rsidRPr="00CF10B9">
              <w:rPr>
                <w:i/>
                <w:iCs/>
                <w:sz w:val="18"/>
              </w:rPr>
              <w:t>propertyKey</w:t>
            </w:r>
            <w:r w:rsidRPr="00CF10B9">
              <w:rPr>
                <w:sz w:val="18"/>
              </w:rPr>
              <w:t xml:space="preserve"> to </w:t>
            </w:r>
            <w:r w:rsidRPr="00CF10B9">
              <w:rPr>
                <w:i/>
                <w:iCs/>
                <w:sz w:val="18"/>
              </w:rPr>
              <w:t>value</w:t>
            </w:r>
            <w:r w:rsidRPr="00CF10B9">
              <w:rPr>
                <w:sz w:val="18"/>
              </w:rPr>
              <w:t xml:space="preserve">. If any ECMAScript code must be executed to set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 Returns </w:t>
            </w:r>
            <w:r w:rsidRPr="00CF10B9">
              <w:rPr>
                <w:b/>
                <w:bCs/>
                <w:sz w:val="18"/>
              </w:rPr>
              <w:t>true</w:t>
            </w:r>
            <w:r w:rsidRPr="00CF10B9">
              <w:rPr>
                <w:sz w:val="18"/>
              </w:rPr>
              <w:t xml:space="preserve"> indicating that the property value was set or </w:t>
            </w:r>
            <w:r w:rsidRPr="00CF10B9">
              <w:rPr>
                <w:b/>
                <w:bCs/>
                <w:sz w:val="18"/>
              </w:rPr>
              <w:t>false</w:t>
            </w:r>
            <w:r w:rsidRPr="00CF10B9">
              <w:rPr>
                <w:sz w:val="18"/>
              </w:rPr>
              <w:t xml:space="preserve"> indicating that it could not be set.</w:t>
            </w:r>
          </w:p>
        </w:tc>
      </w:tr>
      <w:tr w:rsidR="00000B9E" w:rsidRPr="00CF10B9" w14:paraId="45117E05" w14:textId="77777777" w:rsidTr="00CF10B9">
        <w:trPr>
          <w:jc w:val="right"/>
        </w:trPr>
        <w:tc>
          <w:tcPr>
            <w:tcW w:w="2245" w:type="dxa"/>
          </w:tcPr>
          <w:p w14:paraId="214C2970" w14:textId="77777777" w:rsidR="00000B9E" w:rsidRPr="00CF10B9" w:rsidRDefault="00000B9E" w:rsidP="00000B9E">
            <w:pPr>
              <w:keepNext/>
              <w:spacing w:after="0"/>
              <w:rPr>
                <w:sz w:val="18"/>
              </w:rPr>
            </w:pPr>
            <w:r w:rsidRPr="00CF10B9">
              <w:rPr>
                <w:sz w:val="18"/>
              </w:rPr>
              <w:t>[[Invoke]]</w:t>
            </w:r>
          </w:p>
        </w:tc>
        <w:tc>
          <w:tcPr>
            <w:tcW w:w="2697" w:type="dxa"/>
          </w:tcPr>
          <w:p w14:paraId="01DE764C" w14:textId="77777777"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a List of </w:t>
            </w:r>
            <w:r w:rsidRPr="00CF10B9">
              <w:rPr>
                <w:i/>
                <w:sz w:val="18"/>
              </w:rPr>
              <w:t>any</w:t>
            </w:r>
            <w:r w:rsidRPr="00CF10B9">
              <w:rPr>
                <w:iCs/>
                <w:sz w:val="18"/>
              </w:rPr>
              <w:t>,</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any</w:t>
            </w:r>
          </w:p>
        </w:tc>
        <w:tc>
          <w:tcPr>
            <w:tcW w:w="4553" w:type="dxa"/>
          </w:tcPr>
          <w:p w14:paraId="4E6CF576" w14:textId="77777777" w:rsidR="00000B9E" w:rsidRPr="00CF10B9" w:rsidRDefault="00000B9E" w:rsidP="00000B9E">
            <w:pPr>
              <w:keepNext/>
              <w:spacing w:after="0"/>
              <w:rPr>
                <w:sz w:val="18"/>
              </w:rPr>
            </w:pPr>
            <w:r w:rsidRPr="00CF10B9">
              <w:rPr>
                <w:sz w:val="18"/>
              </w:rPr>
              <w:t xml:space="preserve">Retrieve the value of an object’s property using the </w:t>
            </w:r>
            <w:r w:rsidRPr="00CF10B9">
              <w:rPr>
                <w:i/>
                <w:iCs/>
                <w:sz w:val="18"/>
              </w:rPr>
              <w:t>propertyKey</w:t>
            </w:r>
            <w:r w:rsidRPr="00CF10B9">
              <w:rPr>
                <w:sz w:val="18"/>
              </w:rPr>
              <w:t xml:space="preserve"> parameter. If the retrieved property value is a function, [[Call]] it using the List as the arguments list and </w:t>
            </w:r>
            <w:r w:rsidRPr="00CF10B9">
              <w:rPr>
                <w:i/>
                <w:sz w:val="18"/>
              </w:rPr>
              <w:t xml:space="preserve">Receiver </w:t>
            </w:r>
            <w:r w:rsidRPr="00CF10B9">
              <w:rPr>
                <w:sz w:val="18"/>
              </w:rPr>
              <w:t xml:space="preserve">as the </w:t>
            </w:r>
            <w:r w:rsidRPr="00CF10B9">
              <w:rPr>
                <w:b/>
                <w:bCs/>
                <w:sz w:val="18"/>
              </w:rPr>
              <w:t>this</w:t>
            </w:r>
            <w:r w:rsidRPr="00CF10B9">
              <w:rPr>
                <w:sz w:val="18"/>
              </w:rPr>
              <w:t xml:space="preserve"> value. A </w:t>
            </w:r>
            <w:r w:rsidRPr="00CF10B9">
              <w:rPr>
                <w:b/>
                <w:bCs/>
                <w:sz w:val="18"/>
              </w:rPr>
              <w:t>TypeError</w:t>
            </w:r>
            <w:r w:rsidRPr="00CF10B9">
              <w:rPr>
                <w:sz w:val="18"/>
              </w:rPr>
              <w:t xml:space="preserve"> is thrown if a function is not retrieved.</w:t>
            </w:r>
          </w:p>
        </w:tc>
      </w:tr>
      <w:tr w:rsidR="00000B9E" w:rsidRPr="00CF10B9" w14:paraId="05AE7F28" w14:textId="77777777" w:rsidTr="00CF10B9">
        <w:trPr>
          <w:jc w:val="right"/>
        </w:trPr>
        <w:tc>
          <w:tcPr>
            <w:tcW w:w="2245" w:type="dxa"/>
          </w:tcPr>
          <w:p w14:paraId="4B1C619A" w14:textId="77777777" w:rsidR="00000B9E" w:rsidRPr="00CF10B9" w:rsidRDefault="00000B9E" w:rsidP="00000B9E">
            <w:pPr>
              <w:keepNext/>
              <w:spacing w:after="0"/>
              <w:rPr>
                <w:sz w:val="18"/>
              </w:rPr>
            </w:pPr>
            <w:r w:rsidRPr="00CF10B9">
              <w:rPr>
                <w:sz w:val="18"/>
              </w:rPr>
              <w:t>[[Delete]]</w:t>
            </w:r>
          </w:p>
        </w:tc>
        <w:tc>
          <w:tcPr>
            <w:tcW w:w="2697" w:type="dxa"/>
          </w:tcPr>
          <w:p w14:paraId="1AD93E58" w14:textId="77777777" w:rsidR="00000B9E" w:rsidRPr="00CF10B9" w:rsidRDefault="00000B9E" w:rsidP="00000B9E">
            <w:pPr>
              <w:keepNext/>
              <w:spacing w:after="0"/>
              <w:jc w:val="left"/>
              <w:rPr>
                <w:sz w:val="18"/>
              </w:rPr>
            </w:pPr>
            <w:r w:rsidRPr="00CF10B9">
              <w:rPr>
                <w:sz w:val="18"/>
              </w:rPr>
              <w:t xml:space="preserve"> (</w:t>
            </w:r>
            <w:r w:rsidRPr="00CF10B9">
              <w:rPr>
                <w:i/>
                <w:sz w:val="18"/>
              </w:rPr>
              <w:t>propertyKey</w:t>
            </w:r>
            <w:r w:rsidRPr="00CF10B9">
              <w:rPr>
                <w:sz w:val="18"/>
              </w:rPr>
              <w:t xml:space="preserve">) </w:t>
            </w:r>
            <w:r w:rsidRPr="00CF10B9">
              <w:rPr>
                <w:b/>
                <w:i/>
                <w:color w:val="000000"/>
                <w:sz w:val="18"/>
              </w:rPr>
              <w:t>→</w:t>
            </w:r>
            <w:r w:rsidRPr="00CF10B9">
              <w:rPr>
                <w:sz w:val="18"/>
              </w:rPr>
              <w:t xml:space="preserve"> Boolean</w:t>
            </w:r>
          </w:p>
        </w:tc>
        <w:tc>
          <w:tcPr>
            <w:tcW w:w="4553" w:type="dxa"/>
          </w:tcPr>
          <w:p w14:paraId="1B3970F1" w14:textId="77777777" w:rsidR="00000B9E" w:rsidRPr="00CF10B9" w:rsidRDefault="00000B9E" w:rsidP="00000B9E">
            <w:pPr>
              <w:keepNext/>
              <w:spacing w:after="0"/>
              <w:rPr>
                <w:sz w:val="18"/>
              </w:rPr>
            </w:pPr>
            <w:r w:rsidRPr="00CF10B9">
              <w:rPr>
                <w:sz w:val="18"/>
              </w:rPr>
              <w:t xml:space="preserve">Removes the own property indentified by the </w:t>
            </w:r>
            <w:r w:rsidRPr="00CF10B9">
              <w:rPr>
                <w:i/>
                <w:iCs/>
                <w:sz w:val="18"/>
              </w:rPr>
              <w:t>propertyKey</w:t>
            </w:r>
            <w:r w:rsidRPr="00CF10B9">
              <w:rPr>
                <w:sz w:val="18"/>
              </w:rPr>
              <w:t xml:space="preserve"> parameter from the object. Return </w:t>
            </w:r>
            <w:r w:rsidRPr="00CF10B9">
              <w:rPr>
                <w:rFonts w:ascii="Times New Roman" w:hAnsi="Times New Roman"/>
                <w:b/>
                <w:bCs/>
                <w:sz w:val="18"/>
              </w:rPr>
              <w:t>false</w:t>
            </w:r>
            <w:r w:rsidRPr="00CF10B9">
              <w:rPr>
                <w:sz w:val="18"/>
              </w:rPr>
              <w:t xml:space="preserve"> </w:t>
            </w:r>
            <w:r w:rsidRPr="00CF10B9">
              <w:rPr>
                <w:rFonts w:ascii="Helvetica" w:hAnsi="Helvetica" w:cs="Helvetica"/>
                <w:sz w:val="18"/>
                <w:lang w:val="en-US" w:eastAsia="en-US"/>
              </w:rPr>
              <w:t>if the property was not deleted and is still present</w:t>
            </w:r>
            <w:r w:rsidRPr="00CF10B9">
              <w:rPr>
                <w:sz w:val="18"/>
              </w:rPr>
              <w:t xml:space="preserve">. Return </w:t>
            </w:r>
            <w:r w:rsidRPr="00CF10B9">
              <w:rPr>
                <w:rFonts w:ascii="Times New Roman" w:hAnsi="Times New Roman"/>
                <w:b/>
                <w:bCs/>
                <w:sz w:val="18"/>
              </w:rPr>
              <w:t>true</w:t>
            </w:r>
            <w:r w:rsidRPr="00CF10B9">
              <w:rPr>
                <w:rFonts w:ascii="Helvetica" w:hAnsi="Helvetica" w:cs="Helvetica"/>
                <w:sz w:val="18"/>
                <w:lang w:val="en-US" w:eastAsia="en-US"/>
              </w:rPr>
              <w:t xml:space="preserve"> if the property was deleted or was not present</w:t>
            </w:r>
            <w:r w:rsidRPr="00CF10B9">
              <w:rPr>
                <w:sz w:val="18"/>
              </w:rPr>
              <w:t>.</w:t>
            </w:r>
          </w:p>
        </w:tc>
      </w:tr>
      <w:tr w:rsidR="00000B9E" w:rsidRPr="00CF10B9" w14:paraId="20606E31" w14:textId="77777777" w:rsidTr="00CF10B9">
        <w:trPr>
          <w:jc w:val="right"/>
        </w:trPr>
        <w:tc>
          <w:tcPr>
            <w:tcW w:w="2245" w:type="dxa"/>
          </w:tcPr>
          <w:p w14:paraId="1250DE73" w14:textId="77777777" w:rsidR="00000B9E" w:rsidRPr="00CF10B9" w:rsidRDefault="00000B9E" w:rsidP="00000B9E">
            <w:pPr>
              <w:keepNext/>
              <w:spacing w:after="0"/>
              <w:rPr>
                <w:sz w:val="18"/>
              </w:rPr>
            </w:pPr>
            <w:r w:rsidRPr="00CF10B9">
              <w:rPr>
                <w:sz w:val="18"/>
              </w:rPr>
              <w:t>[[DefineOwnProperty]]</w:t>
            </w:r>
          </w:p>
        </w:tc>
        <w:tc>
          <w:tcPr>
            <w:tcW w:w="2697" w:type="dxa"/>
          </w:tcPr>
          <w:p w14:paraId="4372AF1A" w14:textId="77777777" w:rsidR="00000B9E" w:rsidRPr="00CF10B9" w:rsidRDefault="00000B9E" w:rsidP="00000B9E">
            <w:pPr>
              <w:keepNext/>
              <w:spacing w:after="0"/>
              <w:jc w:val="left"/>
              <w:rPr>
                <w:sz w:val="18"/>
              </w:rPr>
            </w:pPr>
            <w:r w:rsidRPr="00CF10B9">
              <w:rPr>
                <w:sz w:val="18"/>
              </w:rPr>
              <w:t>(</w:t>
            </w:r>
            <w:r w:rsidRPr="00CF10B9">
              <w:rPr>
                <w:i/>
                <w:sz w:val="18"/>
              </w:rPr>
              <w:t>propertyKey, PropertyDescriptor</w:t>
            </w:r>
            <w:r w:rsidRPr="00CF10B9">
              <w:rPr>
                <w:sz w:val="18"/>
              </w:rPr>
              <w:t>)</w:t>
            </w:r>
            <w:r w:rsidRPr="00CF10B9">
              <w:rPr>
                <w:b/>
                <w:i/>
                <w:color w:val="000000"/>
                <w:sz w:val="18"/>
              </w:rPr>
              <w:t xml:space="preserve"> →</w:t>
            </w:r>
            <w:r w:rsidRPr="00CF10B9">
              <w:rPr>
                <w:sz w:val="18"/>
              </w:rPr>
              <w:t xml:space="preserve"> Boolean</w:t>
            </w:r>
          </w:p>
        </w:tc>
        <w:tc>
          <w:tcPr>
            <w:tcW w:w="4553" w:type="dxa"/>
          </w:tcPr>
          <w:p w14:paraId="21B463AB" w14:textId="77777777" w:rsidR="00000B9E" w:rsidRPr="00CF10B9" w:rsidRDefault="00000B9E" w:rsidP="00000B9E">
            <w:pPr>
              <w:keepNext/>
              <w:spacing w:after="0"/>
              <w:rPr>
                <w:sz w:val="18"/>
              </w:rPr>
            </w:pPr>
            <w:r w:rsidRPr="00CF10B9">
              <w:rPr>
                <w:sz w:val="18"/>
              </w:rPr>
              <w:t xml:space="preserve">Creates or alters the named own property to have the state described by a Property Descriptor. Returns </w:t>
            </w:r>
            <w:r w:rsidRPr="00CF10B9">
              <w:rPr>
                <w:rFonts w:ascii="Times New Roman" w:hAnsi="Times New Roman"/>
                <w:b/>
                <w:bCs/>
                <w:sz w:val="18"/>
              </w:rPr>
              <w:t>true</w:t>
            </w:r>
            <w:r w:rsidRPr="00CF10B9">
              <w:rPr>
                <w:sz w:val="18"/>
              </w:rPr>
              <w:t xml:space="preserve"> indicating that the property was successfully created/updated or </w:t>
            </w:r>
            <w:r w:rsidRPr="00CF10B9">
              <w:rPr>
                <w:b/>
                <w:bCs/>
                <w:sz w:val="18"/>
              </w:rPr>
              <w:t>false</w:t>
            </w:r>
            <w:r w:rsidRPr="00CF10B9">
              <w:rPr>
                <w:sz w:val="18"/>
              </w:rPr>
              <w:t xml:space="preserve"> indicating that the property could not be created or updated.</w:t>
            </w:r>
          </w:p>
        </w:tc>
      </w:tr>
      <w:tr w:rsidR="00000B9E" w:rsidRPr="00CF10B9" w14:paraId="110460E2" w14:textId="77777777" w:rsidTr="00CF10B9">
        <w:trPr>
          <w:jc w:val="right"/>
        </w:trPr>
        <w:tc>
          <w:tcPr>
            <w:tcW w:w="2245" w:type="dxa"/>
          </w:tcPr>
          <w:p w14:paraId="2E7003D3" w14:textId="77777777" w:rsidR="00000B9E" w:rsidRPr="00CF10B9" w:rsidRDefault="00000B9E" w:rsidP="00000B9E">
            <w:pPr>
              <w:keepNext/>
              <w:spacing w:after="0"/>
              <w:rPr>
                <w:sz w:val="18"/>
              </w:rPr>
            </w:pPr>
            <w:r w:rsidRPr="00CF10B9">
              <w:rPr>
                <w:sz w:val="18"/>
              </w:rPr>
              <w:t>[[Enumerate]]</w:t>
            </w:r>
          </w:p>
        </w:tc>
        <w:tc>
          <w:tcPr>
            <w:tcW w:w="2697" w:type="dxa"/>
          </w:tcPr>
          <w:p w14:paraId="1A4F8E12" w14:textId="77777777" w:rsidR="00000B9E" w:rsidRPr="00CF10B9" w:rsidRDefault="00000B9E" w:rsidP="00000B9E">
            <w:pPr>
              <w:keepNext/>
              <w:spacing w:after="0"/>
              <w:jc w:val="left"/>
              <w:rPr>
                <w:sz w:val="18"/>
              </w:rPr>
            </w:pPr>
            <w:r w:rsidRPr="00CF10B9">
              <w:rPr>
                <w:sz w:val="18"/>
              </w:rPr>
              <w:t xml:space="preserve"> ()</w:t>
            </w:r>
            <w:r w:rsidRPr="00CF10B9">
              <w:rPr>
                <w:b/>
                <w:i/>
                <w:color w:val="000000"/>
                <w:sz w:val="18"/>
              </w:rPr>
              <w:t>→</w:t>
            </w:r>
            <w:r w:rsidRPr="00CF10B9">
              <w:rPr>
                <w:color w:val="000000"/>
                <w:sz w:val="18"/>
              </w:rPr>
              <w:t>Object</w:t>
            </w:r>
          </w:p>
        </w:tc>
        <w:tc>
          <w:tcPr>
            <w:tcW w:w="4553" w:type="dxa"/>
          </w:tcPr>
          <w:p w14:paraId="790A08E6" w14:textId="77777777" w:rsidR="00000B9E" w:rsidRPr="00CF10B9" w:rsidRDefault="00000B9E" w:rsidP="00000B9E">
            <w:pPr>
              <w:keepNext/>
              <w:spacing w:after="0"/>
              <w:rPr>
                <w:sz w:val="18"/>
              </w:rPr>
            </w:pPr>
            <w:r w:rsidRPr="00CF10B9">
              <w:rPr>
                <w:sz w:val="18"/>
              </w:rPr>
              <w:t>Returns an iterator object over the string values of the keys of the enumerable properties of the object.</w:t>
            </w:r>
          </w:p>
        </w:tc>
      </w:tr>
      <w:tr w:rsidR="00000B9E" w:rsidRPr="00CF10B9" w14:paraId="3AB888C3" w14:textId="77777777" w:rsidTr="00CF10B9">
        <w:trPr>
          <w:jc w:val="right"/>
        </w:trPr>
        <w:tc>
          <w:tcPr>
            <w:tcW w:w="2245" w:type="dxa"/>
          </w:tcPr>
          <w:p w14:paraId="7005855B" w14:textId="77777777" w:rsidR="00000B9E" w:rsidRPr="00CF10B9" w:rsidRDefault="00000B9E" w:rsidP="00000B9E">
            <w:pPr>
              <w:keepNext/>
              <w:spacing w:after="0"/>
              <w:rPr>
                <w:sz w:val="18"/>
              </w:rPr>
            </w:pPr>
            <w:r w:rsidRPr="00CF10B9">
              <w:rPr>
                <w:sz w:val="18"/>
              </w:rPr>
              <w:t>[[OwnPropertyKeys]]</w:t>
            </w:r>
          </w:p>
        </w:tc>
        <w:tc>
          <w:tcPr>
            <w:tcW w:w="2697" w:type="dxa"/>
          </w:tcPr>
          <w:p w14:paraId="1ED9EA4C" w14:textId="77777777" w:rsidR="00000B9E" w:rsidRPr="00CF10B9" w:rsidRDefault="00000B9E" w:rsidP="00000B9E">
            <w:pPr>
              <w:keepNext/>
              <w:spacing w:after="0"/>
              <w:jc w:val="left"/>
              <w:rPr>
                <w:sz w:val="18"/>
              </w:rPr>
            </w:pPr>
            <w:r w:rsidRPr="00CF10B9">
              <w:rPr>
                <w:sz w:val="18"/>
              </w:rPr>
              <w:t>()</w:t>
            </w:r>
            <w:r w:rsidRPr="00CF10B9">
              <w:rPr>
                <w:b/>
                <w:i/>
                <w:color w:val="000000"/>
                <w:sz w:val="18"/>
              </w:rPr>
              <w:t>→</w:t>
            </w:r>
            <w:r w:rsidRPr="00CF10B9">
              <w:rPr>
                <w:color w:val="000000"/>
                <w:sz w:val="18"/>
              </w:rPr>
              <w:t>Object</w:t>
            </w:r>
          </w:p>
        </w:tc>
        <w:tc>
          <w:tcPr>
            <w:tcW w:w="4553" w:type="dxa"/>
          </w:tcPr>
          <w:p w14:paraId="28FE315D" w14:textId="77777777" w:rsidR="00000B9E" w:rsidRPr="00CF10B9" w:rsidRDefault="00000B9E" w:rsidP="00000B9E">
            <w:pPr>
              <w:keepNext/>
              <w:spacing w:after="0"/>
              <w:rPr>
                <w:sz w:val="18"/>
              </w:rPr>
            </w:pPr>
            <w:r w:rsidRPr="00CF10B9">
              <w:rPr>
                <w:sz w:val="18"/>
              </w:rPr>
              <w:t>Returns an Iterator object that produces all of the own property keys for the object.</w:t>
            </w:r>
          </w:p>
        </w:tc>
      </w:tr>
    </w:tbl>
    <w:p w14:paraId="546381B9" w14:textId="77777777" w:rsidR="00000B9E" w:rsidRDefault="00000B9E" w:rsidP="00000B9E"/>
    <w:p w14:paraId="08746ABB" w14:textId="77777777" w:rsidR="00000B9E" w:rsidRDefault="00CF10B9" w:rsidP="00000B9E">
      <w:r>
        <w:fldChar w:fldCharType="begin"/>
      </w:r>
      <w:r>
        <w:instrText xml:space="preserve"> REF _Ref365536734 \h </w:instrText>
      </w:r>
      <w:r>
        <w:fldChar w:fldCharType="separate"/>
      </w:r>
      <w:r w:rsidR="00083CEC">
        <w:t xml:space="preserve">Table </w:t>
      </w:r>
      <w:r w:rsidR="00083CEC">
        <w:rPr>
          <w:noProof/>
        </w:rPr>
        <w:t>5</w:t>
      </w:r>
      <w:r>
        <w:fldChar w:fldCharType="end"/>
      </w:r>
      <w:r>
        <w:t xml:space="preserve"> </w:t>
      </w:r>
      <w:r w:rsidR="00000B9E" w:rsidRPr="00E77497">
        <w:t xml:space="preserve">summarises </w:t>
      </w:r>
      <w:r w:rsidR="00000B9E">
        <w:t>additional essential</w:t>
      </w:r>
      <w:r w:rsidR="00000B9E" w:rsidRPr="00E77497">
        <w:t xml:space="preserve"> internal </w:t>
      </w:r>
      <w:r w:rsidR="00000B9E">
        <w:t>methods</w:t>
      </w:r>
      <w:r w:rsidR="00000B9E" w:rsidRPr="00E77497">
        <w:t xml:space="preserve"> </w:t>
      </w:r>
      <w:r w:rsidR="00000B9E">
        <w:t>that are supported by objects that may be called as functions</w:t>
      </w:r>
      <w:r w:rsidR="00000B9E" w:rsidRPr="00E77497">
        <w:t>.</w:t>
      </w:r>
    </w:p>
    <w:p w14:paraId="752F3736" w14:textId="77777777" w:rsidR="00000B9E" w:rsidRPr="00E77497" w:rsidRDefault="00000B9E" w:rsidP="00000B9E">
      <w:pPr>
        <w:pStyle w:val="Tabletitle"/>
      </w:pPr>
      <w:bookmarkStart w:id="375" w:name="_Ref365536734"/>
      <w:r>
        <w:t xml:space="preserve">Table </w:t>
      </w:r>
      <w:r>
        <w:fldChar w:fldCharType="begin"/>
      </w:r>
      <w:r>
        <w:instrText xml:space="preserve"> SEQ Table \* ARABIC </w:instrText>
      </w:r>
      <w:r>
        <w:fldChar w:fldCharType="separate"/>
      </w:r>
      <w:r w:rsidR="00083CEC">
        <w:rPr>
          <w:noProof/>
        </w:rPr>
        <w:t>5</w:t>
      </w:r>
      <w:r>
        <w:fldChar w:fldCharType="end"/>
      </w:r>
      <w:bookmarkEnd w:id="375"/>
      <w:r w:rsidRPr="00E77497">
        <w:rPr>
          <w:rFonts w:eastAsia="Arial Unicode MS"/>
        </w:rPr>
        <w:t xml:space="preserve"> — </w:t>
      </w:r>
      <w:r>
        <w:rPr>
          <w:rFonts w:eastAsia="Arial Unicode MS"/>
        </w:rPr>
        <w:t xml:space="preserve">Additional Essential </w:t>
      </w:r>
      <w:r w:rsidRPr="00E77497">
        <w:t xml:space="preserve">Internal </w:t>
      </w:r>
      <w:r>
        <w:t>Methods</w:t>
      </w:r>
      <w:r w:rsidRPr="00E77497">
        <w:t xml:space="preserve"> </w:t>
      </w:r>
      <w:r>
        <w:t>of Function</w:t>
      </w:r>
      <w:r w:rsidRPr="00E77497">
        <w:t xml:space="preserv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92"/>
        <w:gridCol w:w="2043"/>
        <w:gridCol w:w="5580"/>
      </w:tblGrid>
      <w:tr w:rsidR="00000B9E" w:rsidRPr="00E77497" w14:paraId="2FC8C5B0" w14:textId="77777777" w:rsidTr="00000B9E">
        <w:trPr>
          <w:jc w:val="center"/>
        </w:trPr>
        <w:tc>
          <w:tcPr>
            <w:tcW w:w="2192" w:type="dxa"/>
            <w:tcBorders>
              <w:top w:val="single" w:sz="12" w:space="0" w:color="000000"/>
              <w:left w:val="single" w:sz="6" w:space="0" w:color="000000"/>
              <w:bottom w:val="single" w:sz="6" w:space="0" w:color="000000"/>
              <w:right w:val="nil"/>
            </w:tcBorders>
            <w:shd w:val="solid" w:color="C0C0C0" w:fill="FFFFFF"/>
          </w:tcPr>
          <w:p w14:paraId="2F66040F" w14:textId="77777777" w:rsidR="00000B9E" w:rsidRPr="00E77497" w:rsidRDefault="00000B9E" w:rsidP="00000B9E">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Method</w:t>
            </w:r>
          </w:p>
        </w:tc>
        <w:tc>
          <w:tcPr>
            <w:tcW w:w="2043" w:type="dxa"/>
            <w:tcBorders>
              <w:top w:val="single" w:sz="12" w:space="0" w:color="000000"/>
              <w:left w:val="nil"/>
              <w:bottom w:val="single" w:sz="6" w:space="0" w:color="000000"/>
              <w:right w:val="nil"/>
            </w:tcBorders>
            <w:shd w:val="solid" w:color="C0C0C0" w:fill="FFFFFF"/>
          </w:tcPr>
          <w:p w14:paraId="77B68D96" w14:textId="77777777" w:rsidR="00000B9E" w:rsidRPr="00E77497" w:rsidRDefault="00000B9E" w:rsidP="00000B9E">
            <w:pPr>
              <w:keepNext/>
              <w:shd w:val="solid" w:color="C0C0C0" w:fill="FFFFFF"/>
              <w:spacing w:after="0"/>
              <w:jc w:val="left"/>
              <w:rPr>
                <w:b/>
                <w:i/>
                <w:color w:val="000000"/>
                <w:shd w:val="solid" w:color="C0C0C0" w:fill="FFFFFF"/>
              </w:rPr>
            </w:pPr>
            <w:r>
              <w:rPr>
                <w:b/>
                <w:i/>
                <w:color w:val="000000"/>
                <w:shd w:val="solid" w:color="C0C0C0" w:fill="FFFFFF"/>
              </w:rPr>
              <w:t>Signature</w:t>
            </w:r>
          </w:p>
        </w:tc>
        <w:tc>
          <w:tcPr>
            <w:tcW w:w="5580" w:type="dxa"/>
            <w:tcBorders>
              <w:top w:val="single" w:sz="12" w:space="0" w:color="000000"/>
              <w:left w:val="nil"/>
              <w:bottom w:val="single" w:sz="6" w:space="0" w:color="000000"/>
              <w:right w:val="single" w:sz="6" w:space="0" w:color="000000"/>
            </w:tcBorders>
            <w:shd w:val="solid" w:color="C0C0C0" w:fill="FFFFFF"/>
          </w:tcPr>
          <w:p w14:paraId="3162A10A" w14:textId="77777777" w:rsidR="00000B9E" w:rsidRPr="00E77497" w:rsidRDefault="00000B9E" w:rsidP="00000B9E">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000B9E" w:rsidRPr="00E77497" w14:paraId="0879A3D5" w14:textId="77777777" w:rsidTr="00000B9E">
        <w:trPr>
          <w:jc w:val="center"/>
        </w:trPr>
        <w:tc>
          <w:tcPr>
            <w:tcW w:w="2192" w:type="dxa"/>
          </w:tcPr>
          <w:p w14:paraId="4454CE99" w14:textId="77777777" w:rsidR="00000B9E" w:rsidRPr="00E77497" w:rsidRDefault="00000B9E" w:rsidP="00000B9E">
            <w:pPr>
              <w:keepNext/>
              <w:spacing w:after="0"/>
            </w:pPr>
            <w:r w:rsidRPr="00E77497">
              <w:t>[[Call]]</w:t>
            </w:r>
          </w:p>
        </w:tc>
        <w:tc>
          <w:tcPr>
            <w:tcW w:w="2043" w:type="dxa"/>
          </w:tcPr>
          <w:p w14:paraId="04869F60" w14:textId="77777777" w:rsidR="00000B9E" w:rsidRPr="00E77497" w:rsidRDefault="00000B9E" w:rsidP="00000B9E">
            <w:pPr>
              <w:keepNext/>
              <w:spacing w:after="0"/>
              <w:jc w:val="left"/>
            </w:pPr>
            <w:r w:rsidRPr="00E77497">
              <w:t xml:space="preserve"> (</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any</w:t>
            </w:r>
          </w:p>
        </w:tc>
        <w:tc>
          <w:tcPr>
            <w:tcW w:w="5580" w:type="dxa"/>
          </w:tcPr>
          <w:p w14:paraId="3B9CC68B" w14:textId="77777777" w:rsidR="00000B9E" w:rsidRPr="00E77497" w:rsidRDefault="00000B9E" w:rsidP="00000B9E">
            <w:pPr>
              <w:keepNext/>
              <w:spacing w:after="0"/>
            </w:pPr>
            <w:r w:rsidRPr="00E77497">
              <w:t xml:space="preserve">Executes code associated with the object. Invoked via a function call expression. The arguments to the </w:t>
            </w:r>
            <w:r>
              <w:t>internal method</w:t>
            </w:r>
            <w:r w:rsidRPr="00E77497">
              <w:t xml:space="preserve"> are</w:t>
            </w:r>
            <w:r>
              <w:t xml:space="preserve"> a</w:t>
            </w:r>
            <w:r w:rsidRPr="00E77497">
              <w:t xml:space="preserve"> </w:t>
            </w:r>
            <w:r w:rsidRPr="00050353">
              <w:rPr>
                <w:b/>
                <w:bCs/>
              </w:rPr>
              <w:t>this</w:t>
            </w:r>
            <w:r w:rsidRPr="00E77497">
              <w:t xml:space="preserve"> </w:t>
            </w:r>
            <w:r>
              <w:t>value</w:t>
            </w:r>
            <w:r w:rsidRPr="00E77497">
              <w:t xml:space="preserve"> and a list containing the arguments passed to the function</w:t>
            </w:r>
            <w:r>
              <w:t xml:space="preserve"> by a</w:t>
            </w:r>
            <w:r w:rsidRPr="00E77497">
              <w:t xml:space="preserve"> call expression. Objects that implement this internal method are </w:t>
            </w:r>
            <w:r w:rsidRPr="00E77497">
              <w:rPr>
                <w:i/>
              </w:rPr>
              <w:t>callable</w:t>
            </w:r>
            <w:r w:rsidRPr="00E77497">
              <w:t xml:space="preserve">. </w:t>
            </w:r>
          </w:p>
        </w:tc>
      </w:tr>
      <w:tr w:rsidR="00000B9E" w:rsidRPr="00E77497" w14:paraId="5617ABCF" w14:textId="77777777" w:rsidTr="00000B9E">
        <w:trPr>
          <w:jc w:val="center"/>
        </w:trPr>
        <w:tc>
          <w:tcPr>
            <w:tcW w:w="2192" w:type="dxa"/>
          </w:tcPr>
          <w:p w14:paraId="3D8ED3FB" w14:textId="77777777" w:rsidR="00000B9E" w:rsidRPr="00E77497" w:rsidRDefault="00000B9E" w:rsidP="00000B9E">
            <w:pPr>
              <w:keepNext/>
              <w:spacing w:after="0"/>
            </w:pPr>
            <w:r w:rsidRPr="00E77497">
              <w:t>[[Construct]]</w:t>
            </w:r>
          </w:p>
        </w:tc>
        <w:tc>
          <w:tcPr>
            <w:tcW w:w="2043" w:type="dxa"/>
          </w:tcPr>
          <w:p w14:paraId="2B672777" w14:textId="77777777" w:rsidR="00000B9E" w:rsidRPr="00E77497" w:rsidRDefault="00000B9E" w:rsidP="00000B9E">
            <w:pPr>
              <w:keepNext/>
              <w:spacing w:after="0"/>
              <w:jc w:val="left"/>
            </w:pP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t>Object</w:t>
            </w:r>
          </w:p>
        </w:tc>
        <w:tc>
          <w:tcPr>
            <w:tcW w:w="5580" w:type="dxa"/>
          </w:tcPr>
          <w:p w14:paraId="2F61CD8F" w14:textId="77777777" w:rsidR="00000B9E" w:rsidRPr="00E77497" w:rsidRDefault="00000B9E" w:rsidP="00000B9E">
            <w:pPr>
              <w:keepNext/>
              <w:spacing w:after="0"/>
            </w:pPr>
            <w:r w:rsidRPr="00E77497">
              <w:t xml:space="preserve">Creates an object. Invoked via the </w:t>
            </w:r>
            <w:r w:rsidRPr="00E77497">
              <w:rPr>
                <w:rFonts w:ascii="Courier New" w:hAnsi="Courier New"/>
                <w:b/>
              </w:rPr>
              <w:t>new</w:t>
            </w:r>
            <w:r w:rsidRPr="00E77497">
              <w:t xml:space="preserve"> operator. The arguments to the </w:t>
            </w:r>
            <w:r>
              <w:t>internal</w:t>
            </w:r>
            <w:r w:rsidRPr="00E77497">
              <w:t xml:space="preserve"> </w:t>
            </w:r>
            <w:r>
              <w:t xml:space="preserve">method </w:t>
            </w:r>
            <w:r w:rsidRPr="00E77497">
              <w:t xml:space="preserve">are the arguments passed to the </w:t>
            </w:r>
            <w:r w:rsidRPr="00E77497">
              <w:rPr>
                <w:b/>
              </w:rPr>
              <w:t>new</w:t>
            </w:r>
            <w:r w:rsidRPr="00E77497">
              <w:t xml:space="preserve"> operator. Objects that implement this internal method are called </w:t>
            </w:r>
            <w:r w:rsidRPr="00E77497">
              <w:rPr>
                <w:i/>
              </w:rPr>
              <w:t>constructors</w:t>
            </w:r>
            <w:r w:rsidRPr="00E77497">
              <w:t>.</w:t>
            </w:r>
            <w:r>
              <w:t xml:space="preserve">  A Function object is not necessarily a constructor and such non-constructor Function objects do not have a [[Construct]] internal method.</w:t>
            </w:r>
          </w:p>
        </w:tc>
      </w:tr>
    </w:tbl>
    <w:p w14:paraId="6526FB44" w14:textId="77777777" w:rsidR="00000B9E" w:rsidRPr="00E77497" w:rsidRDefault="00000B9E" w:rsidP="00000B9E"/>
    <w:p w14:paraId="23823C17" w14:textId="77777777" w:rsidR="00000B9E" w:rsidRDefault="00000B9E" w:rsidP="00000B9E">
      <w:pPr>
        <w:pStyle w:val="40"/>
      </w:pPr>
      <w:bookmarkStart w:id="376" w:name="_Ref365532942"/>
      <w:r>
        <w:t>Invariants of the Essential Internal Methods</w:t>
      </w:r>
      <w:bookmarkEnd w:id="376"/>
    </w:p>
    <w:p w14:paraId="564816C5" w14:textId="77777777" w:rsidR="00000B9E" w:rsidRDefault="00000B9E" w:rsidP="00000B9E">
      <w:pPr>
        <w:pStyle w:val="af7"/>
        <w:pBdr>
          <w:top w:val="single" w:sz="4" w:space="1" w:color="auto"/>
          <w:left w:val="single" w:sz="4" w:space="4" w:color="auto"/>
          <w:bottom w:val="single" w:sz="4" w:space="1" w:color="auto"/>
          <w:right w:val="single" w:sz="4" w:space="4" w:color="auto"/>
        </w:pBdr>
        <w:shd w:val="clear" w:color="auto" w:fill="FFC000"/>
        <w:rPr>
          <w:sz w:val="28"/>
          <w:szCs w:val="28"/>
        </w:rPr>
      </w:pPr>
      <w:r w:rsidRPr="00692900">
        <w:rPr>
          <w:sz w:val="28"/>
          <w:szCs w:val="28"/>
        </w:rPr>
        <w:t xml:space="preserve">Current this section is just a bunch of material merged together from the ES5 spec. and from the wiki Proxy pages.  It need to be completely reworked. </w:t>
      </w:r>
    </w:p>
    <w:p w14:paraId="269E6A4C" w14:textId="77777777" w:rsidR="00000B9E" w:rsidRPr="00692900" w:rsidRDefault="00000B9E" w:rsidP="00000B9E">
      <w:pPr>
        <w:pStyle w:val="af7"/>
        <w:pBdr>
          <w:top w:val="single" w:sz="4" w:space="1" w:color="auto"/>
          <w:left w:val="single" w:sz="4" w:space="4" w:color="auto"/>
          <w:bottom w:val="single" w:sz="4" w:space="1" w:color="auto"/>
          <w:right w:val="single" w:sz="4" w:space="4" w:color="auto"/>
        </w:pBdr>
        <w:shd w:val="clear" w:color="auto" w:fill="FFC000"/>
        <w:rPr>
          <w:sz w:val="28"/>
          <w:szCs w:val="28"/>
        </w:rPr>
      </w:pPr>
      <w:r>
        <w:rPr>
          <w:sz w:val="28"/>
          <w:szCs w:val="28"/>
        </w:rPr>
        <w:t xml:space="preserve">The intent is that it lists all invariants of the Essential Internal Methods.  This includes both invariants that are enforced for Proxy objects and other invariants that may not be enfored. </w:t>
      </w:r>
    </w:p>
    <w:p w14:paraId="26609A36" w14:textId="77777777" w:rsidR="00000B9E" w:rsidRDefault="00000B9E" w:rsidP="00000B9E"/>
    <w:p w14:paraId="6308D0B9" w14:textId="77777777" w:rsidR="00000B9E" w:rsidRDefault="00000B9E" w:rsidP="00000B9E">
      <w:commentRangeStart w:id="377"/>
      <w:r>
        <w:t>Definitions:</w:t>
      </w:r>
    </w:p>
    <w:p w14:paraId="643C3181" w14:textId="77777777" w:rsidR="00000B9E" w:rsidRDefault="00000B9E" w:rsidP="00000B9E">
      <w:pPr>
        <w:numPr>
          <w:ilvl w:val="0"/>
          <w:numId w:val="1120"/>
        </w:numPr>
        <w:contextualSpacing/>
      </w:pPr>
      <w:r>
        <w:t xml:space="preserve">The </w:t>
      </w:r>
      <w:r>
        <w:rPr>
          <w:i/>
          <w:iCs/>
        </w:rPr>
        <w:t>target</w:t>
      </w:r>
      <w:r>
        <w:t xml:space="preserve"> of an internal method is the object the internal method is called upon.</w:t>
      </w:r>
    </w:p>
    <w:p w14:paraId="74441C12" w14:textId="77777777" w:rsidR="00000B9E" w:rsidRDefault="00000B9E" w:rsidP="00000B9E">
      <w:pPr>
        <w:numPr>
          <w:ilvl w:val="0"/>
          <w:numId w:val="1120"/>
        </w:numPr>
        <w:contextualSpacing/>
      </w:pPr>
      <w:r>
        <w:t xml:space="preserve">A </w:t>
      </w:r>
      <w:r w:rsidRPr="008C3FD3">
        <w:rPr>
          <w:i/>
          <w:iCs/>
        </w:rPr>
        <w:t>sealed property</w:t>
      </w:r>
      <w:r>
        <w:t xml:space="preserve"> is a non-configurable own property of a target.</w:t>
      </w:r>
    </w:p>
    <w:p w14:paraId="73F5C231" w14:textId="77777777" w:rsidR="00000B9E" w:rsidRDefault="00000B9E" w:rsidP="00000B9E">
      <w:pPr>
        <w:numPr>
          <w:ilvl w:val="0"/>
          <w:numId w:val="1120"/>
        </w:numPr>
        <w:contextualSpacing/>
      </w:pPr>
      <w:r>
        <w:t xml:space="preserve">A </w:t>
      </w:r>
      <w:r w:rsidRPr="008C3FD3">
        <w:rPr>
          <w:i/>
          <w:iCs/>
        </w:rPr>
        <w:t>frozen property</w:t>
      </w:r>
      <w:r>
        <w:t xml:space="preserve"> is a non-configurable non-writable own property of a target.</w:t>
      </w:r>
    </w:p>
    <w:p w14:paraId="3627C21F" w14:textId="77777777" w:rsidR="00000B9E" w:rsidRDefault="00000B9E" w:rsidP="00000B9E">
      <w:pPr>
        <w:numPr>
          <w:ilvl w:val="0"/>
          <w:numId w:val="1120"/>
        </w:numPr>
        <w:contextualSpacing/>
      </w:pPr>
      <w:r>
        <w:t>A new property is a property that does not exist on a non-extensible target.</w:t>
      </w:r>
    </w:p>
    <w:p w14:paraId="2E4EDD87" w14:textId="77777777" w:rsidR="00000B9E" w:rsidRDefault="00000B9E" w:rsidP="00000B9E">
      <w:pPr>
        <w:numPr>
          <w:ilvl w:val="0"/>
          <w:numId w:val="1120"/>
        </w:numPr>
        <w:spacing w:after="0"/>
      </w:pPr>
      <w:r>
        <w:t xml:space="preserve">Two property descriptors </w:t>
      </w:r>
      <w:r w:rsidRPr="00844B9F">
        <w:rPr>
          <w:rFonts w:ascii="Times New Roman" w:hAnsi="Times New Roman"/>
          <w:i/>
          <w:iCs/>
        </w:rPr>
        <w:t>desc1</w:t>
      </w:r>
      <w:r>
        <w:t xml:space="preserve"> and </w:t>
      </w:r>
      <w:r w:rsidRPr="00844B9F">
        <w:rPr>
          <w:rFonts w:ascii="Times New Roman" w:hAnsi="Times New Roman"/>
          <w:i/>
          <w:iCs/>
        </w:rPr>
        <w:t>desc2</w:t>
      </w:r>
      <w:r>
        <w:t xml:space="preserve"> for a property </w:t>
      </w:r>
      <w:r w:rsidRPr="00C7531B">
        <w:t>key</w:t>
      </w:r>
      <w:r>
        <w:t xml:space="preserve"> value are incompatible if:</w:t>
      </w:r>
    </w:p>
    <w:p w14:paraId="22955BB6" w14:textId="77777777" w:rsidR="00000B9E" w:rsidRPr="00C7531B" w:rsidRDefault="00000B9E" w:rsidP="00000B9E">
      <w:pPr>
        <w:numPr>
          <w:ilvl w:val="1"/>
          <w:numId w:val="892"/>
        </w:numPr>
        <w:contextualSpacing/>
      </w:pPr>
      <w:r w:rsidRPr="00844B9F">
        <w:rPr>
          <w:rFonts w:ascii="Times New Roman" w:hAnsi="Times New Roman"/>
          <w:i/>
          <w:iCs/>
        </w:rPr>
        <w:t>Descl</w:t>
      </w:r>
      <w:r w:rsidRPr="00844B9F">
        <w:rPr>
          <w:rFonts w:ascii="Times New Roman" w:hAnsi="Times New Roman"/>
        </w:rPr>
        <w:t xml:space="preserve"> is produced by calling</w:t>
      </w:r>
      <w:r w:rsidRPr="00844B9F">
        <w:rPr>
          <w:rFonts w:ascii="Times New Roman" w:hAnsi="Times New Roman"/>
          <w:i/>
          <w:iCs/>
        </w:rPr>
        <w:t xml:space="preserve"> </w:t>
      </w:r>
      <w:r w:rsidRPr="00844B9F">
        <w:rPr>
          <w:rFonts w:ascii="Times New Roman" w:hAnsi="Times New Roman"/>
        </w:rPr>
        <w:t>[[Get</w:t>
      </w:r>
      <w:r w:rsidRPr="00C7531B">
        <w:rPr>
          <w:rFonts w:ascii="Times New Roman" w:hAnsi="Times New Roman"/>
        </w:rPr>
        <w:t>OwnPropertyDescriptor</w:t>
      </w:r>
      <w:r w:rsidRPr="00844B9F">
        <w:rPr>
          <w:rFonts w:ascii="Times New Roman" w:hAnsi="Times New Roman"/>
        </w:rPr>
        <w:t xml:space="preserve">]] of </w:t>
      </w:r>
      <w:r w:rsidRPr="00844B9F">
        <w:rPr>
          <w:rFonts w:ascii="Times New Roman" w:hAnsi="Times New Roman"/>
          <w:i/>
          <w:iCs/>
        </w:rPr>
        <w:t>target</w:t>
      </w:r>
      <w:r w:rsidRPr="00844B9F">
        <w:rPr>
          <w:rFonts w:ascii="Times New Roman" w:hAnsi="Times New Roman"/>
        </w:rPr>
        <w:t xml:space="preserve"> with </w:t>
      </w:r>
      <w:r w:rsidRPr="00844B9F">
        <w:rPr>
          <w:rFonts w:ascii="Times New Roman" w:hAnsi="Times New Roman"/>
          <w:i/>
          <w:iCs/>
        </w:rPr>
        <w:t>key</w:t>
      </w:r>
      <w:r w:rsidRPr="00844B9F">
        <w:rPr>
          <w:rFonts w:ascii="Times New Roman" w:hAnsi="Times New Roman"/>
        </w:rPr>
        <w:t>, and</w:t>
      </w:r>
    </w:p>
    <w:p w14:paraId="56EC1C86" w14:textId="77777777" w:rsidR="00000B9E" w:rsidRPr="008C3FD3" w:rsidRDefault="00000B9E" w:rsidP="00000B9E">
      <w:pPr>
        <w:numPr>
          <w:ilvl w:val="1"/>
          <w:numId w:val="892"/>
        </w:numPr>
      </w:pPr>
      <w:r w:rsidRPr="00844B9F">
        <w:rPr>
          <w:rFonts w:ascii="Times New Roman" w:hAnsi="Times New Roman"/>
        </w:rPr>
        <w:t xml:space="preserve">Calling [[DefineOwnProperty]] of </w:t>
      </w:r>
      <w:r w:rsidRPr="00844B9F">
        <w:rPr>
          <w:rFonts w:ascii="Times New Roman" w:hAnsi="Times New Roman"/>
          <w:i/>
          <w:iCs/>
        </w:rPr>
        <w:t>target</w:t>
      </w:r>
      <w:r w:rsidRPr="00844B9F">
        <w:rPr>
          <w:rFonts w:ascii="Times New Roman" w:hAnsi="Times New Roman"/>
        </w:rPr>
        <w:t xml:space="preserve"> with arguments </w:t>
      </w:r>
      <w:r w:rsidRPr="00844B9F">
        <w:rPr>
          <w:rFonts w:ascii="Times New Roman" w:hAnsi="Times New Roman"/>
          <w:i/>
          <w:iCs/>
        </w:rPr>
        <w:t>key</w:t>
      </w:r>
      <w:r w:rsidRPr="00844B9F">
        <w:rPr>
          <w:rFonts w:ascii="Times New Roman" w:hAnsi="Times New Roman"/>
        </w:rPr>
        <w:t xml:space="preserve"> and </w:t>
      </w:r>
      <w:r w:rsidRPr="00844B9F">
        <w:rPr>
          <w:rFonts w:ascii="Times New Roman" w:hAnsi="Times New Roman"/>
          <w:i/>
          <w:iCs/>
        </w:rPr>
        <w:t>desc2</w:t>
      </w:r>
      <w:r>
        <w:t xml:space="preserve"> </w:t>
      </w:r>
      <w:r w:rsidRPr="00844B9F">
        <w:rPr>
          <w:rFonts w:ascii="Times New Roman" w:hAnsi="Times New Roman"/>
        </w:rPr>
        <w:t>would throw a</w:t>
      </w:r>
      <w:r>
        <w:t xml:space="preserve"> </w:t>
      </w:r>
      <w:r w:rsidRPr="00844B9F">
        <w:rPr>
          <w:rFonts w:ascii="Times New Roman" w:hAnsi="Times New Roman"/>
          <w:i/>
          <w:iCs/>
        </w:rPr>
        <w:t>TypeError</w:t>
      </w:r>
      <w:r w:rsidRPr="00844B9F">
        <w:rPr>
          <w:rFonts w:ascii="Times New Roman" w:hAnsi="Times New Roman"/>
        </w:rPr>
        <w:t xml:space="preserve"> exception.</w:t>
      </w:r>
    </w:p>
    <w:p w14:paraId="3B0F1E7E" w14:textId="77777777" w:rsidR="00000B9E" w:rsidRPr="00E77497" w:rsidRDefault="00000B9E" w:rsidP="00000B9E">
      <w:pPr>
        <w:pStyle w:val="Note"/>
        <w:rPr>
          <w:sz w:val="20"/>
        </w:rPr>
      </w:pPr>
      <w:commentRangeStart w:id="378"/>
      <w:r>
        <w:rPr>
          <w:sz w:val="20"/>
        </w:rPr>
        <w:t>Exotic</w:t>
      </w:r>
      <w:r w:rsidRPr="00E77497">
        <w:rPr>
          <w:sz w:val="20"/>
        </w:rPr>
        <w:t xml:space="preserve"> objects may define additional constraints upon</w:t>
      </w:r>
      <w:r>
        <w:rPr>
          <w:sz w:val="20"/>
        </w:rPr>
        <w:t xml:space="preserve"> their</w:t>
      </w:r>
      <w:r w:rsidRPr="00E77497">
        <w:rPr>
          <w:sz w:val="20"/>
        </w:rPr>
        <w:t xml:space="preserve"> [[</w:t>
      </w:r>
      <w:r>
        <w:rPr>
          <w:sz w:val="20"/>
        </w:rPr>
        <w:t>Set</w:t>
      </w:r>
      <w:r w:rsidRPr="00E77497">
        <w:rPr>
          <w:sz w:val="20"/>
        </w:rPr>
        <w:t xml:space="preserve">]] </w:t>
      </w:r>
      <w:r>
        <w:rPr>
          <w:sz w:val="20"/>
        </w:rPr>
        <w:t>internal method behaviour</w:t>
      </w:r>
      <w:r w:rsidRPr="00E77497">
        <w:rPr>
          <w:sz w:val="20"/>
        </w:rPr>
        <w:t xml:space="preserve">. If possible, </w:t>
      </w:r>
      <w:r>
        <w:rPr>
          <w:sz w:val="20"/>
        </w:rPr>
        <w:t>exotic</w:t>
      </w:r>
      <w:r w:rsidRPr="00E77497">
        <w:rPr>
          <w:sz w:val="20"/>
        </w:rPr>
        <w:t xml:space="preserve"> objects should not allow [[</w:t>
      </w:r>
      <w:r>
        <w:rPr>
          <w:sz w:val="20"/>
        </w:rPr>
        <w:t>Set</w:t>
      </w:r>
      <w:r w:rsidRPr="00E77497">
        <w:rPr>
          <w:sz w:val="20"/>
        </w:rPr>
        <w:t xml:space="preserve">]] operations in situations where this definition of [[CanPut]] returns </w:t>
      </w:r>
      <w:r w:rsidRPr="00165778">
        <w:rPr>
          <w:b/>
          <w:sz w:val="20"/>
        </w:rPr>
        <w:t>false</w:t>
      </w:r>
      <w:r w:rsidRPr="00E77497">
        <w:rPr>
          <w:sz w:val="20"/>
        </w:rPr>
        <w:t>.</w:t>
      </w:r>
      <w:commentRangeEnd w:id="378"/>
      <w:r>
        <w:rPr>
          <w:rStyle w:val="af6"/>
        </w:rPr>
        <w:commentReference w:id="378"/>
      </w:r>
    </w:p>
    <w:p w14:paraId="4E118B22" w14:textId="77777777" w:rsidR="00000B9E" w:rsidRDefault="00000B9E" w:rsidP="00000B9E"/>
    <w:p w14:paraId="12137C82" w14:textId="77777777" w:rsidR="00000B9E" w:rsidRDefault="00000B9E" w:rsidP="00000B9E">
      <w:r>
        <w:t>[[GetInheritance]]</w:t>
      </w:r>
    </w:p>
    <w:p w14:paraId="109C42F3" w14:textId="77777777" w:rsidR="00000B9E" w:rsidRDefault="00000B9E" w:rsidP="00000B9E">
      <w:r w:rsidRPr="00E77497">
        <w:t xml:space="preserve">Every [[Prototype]] chain must have finite length (that is, starting from any object, recursively accessing the [[Prototype]] internal </w:t>
      </w:r>
      <w:r>
        <w:t xml:space="preserve">data </w:t>
      </w:r>
      <w:r w:rsidRPr="00E77497">
        <w:t xml:space="preserve">property must eventually lead to a </w:t>
      </w:r>
      <w:r w:rsidRPr="00E77497">
        <w:rPr>
          <w:b/>
        </w:rPr>
        <w:t>null</w:t>
      </w:r>
      <w:r w:rsidRPr="00E77497">
        <w:t xml:space="preserve"> value).</w:t>
      </w:r>
    </w:p>
    <w:p w14:paraId="55C10ED6" w14:textId="77777777" w:rsidR="00000B9E" w:rsidRDefault="00000B9E" w:rsidP="00000B9E">
      <w:r>
        <w:t>getOwnPropertyDescriptor</w:t>
      </w:r>
    </w:p>
    <w:p w14:paraId="6A63082C" w14:textId="77777777" w:rsidR="00000B9E" w:rsidRDefault="00000B9E" w:rsidP="00000B9E">
      <w:pPr>
        <w:contextualSpacing/>
      </w:pPr>
      <w:r>
        <w:t xml:space="preserve">    Non-configurability invariant: cannot return incompatible descriptors for sealed properties</w:t>
      </w:r>
      <w:r>
        <w:rPr>
          <w:rFonts w:ascii="MS Gothic" w:eastAsia="MS Gothic" w:hAnsi="MS Gothic" w:cs="MS Gothic" w:hint="eastAsia"/>
        </w:rPr>
        <w:t> </w:t>
      </w:r>
    </w:p>
    <w:p w14:paraId="743D776B" w14:textId="77777777" w:rsidR="00000B9E" w:rsidRDefault="00000B9E" w:rsidP="00000B9E">
      <w:pPr>
        <w:contextualSpacing/>
      </w:pPr>
      <w:r>
        <w:t xml:space="preserve">    Non-extensibility invariant: must return </w:t>
      </w:r>
      <w:r w:rsidRPr="00C332EF">
        <w:rPr>
          <w:b/>
        </w:rPr>
        <w:t>undefined</w:t>
      </w:r>
      <w:r>
        <w:t xml:space="preserve"> for new properties</w:t>
      </w:r>
    </w:p>
    <w:p w14:paraId="751B323D" w14:textId="77777777" w:rsidR="00000B9E" w:rsidRDefault="00000B9E" w:rsidP="00000B9E">
      <w:pPr>
        <w:contextualSpacing/>
      </w:pPr>
      <w:r>
        <w:t xml:space="preserve">    Invariant checks:</w:t>
      </w:r>
    </w:p>
    <w:p w14:paraId="2F633D6E" w14:textId="77777777" w:rsidR="00000B9E" w:rsidRDefault="00000B9E" w:rsidP="00000B9E">
      <w:pPr>
        <w:contextualSpacing/>
      </w:pPr>
      <w:r>
        <w:t xml:space="preserve">        if trap returns </w:t>
      </w:r>
      <w:r w:rsidRPr="00C332EF">
        <w:rPr>
          <w:b/>
        </w:rPr>
        <w:t>undefined</w:t>
      </w:r>
      <w:r>
        <w:t>, check if the property is configurable</w:t>
      </w:r>
    </w:p>
    <w:p w14:paraId="0D3874C3" w14:textId="77777777" w:rsidR="00000B9E" w:rsidRDefault="00000B9E" w:rsidP="00000B9E">
      <w:pPr>
        <w:contextualSpacing/>
      </w:pPr>
      <w:r>
        <w:t xml:space="preserve">        </w:t>
      </w:r>
      <w:r>
        <w:rPr>
          <w:rFonts w:ascii="MS Gothic" w:eastAsia="MS Gothic" w:hAnsi="MS Gothic" w:cs="MS Gothic" w:hint="eastAsia"/>
        </w:rPr>
        <w:t> </w:t>
      </w:r>
      <w:r>
        <w:t>if property exists on target, check if the returned descriptor is compatible</w:t>
      </w:r>
    </w:p>
    <w:p w14:paraId="49E42179" w14:textId="77777777" w:rsidR="00000B9E" w:rsidRDefault="00000B9E" w:rsidP="00000B9E">
      <w:pPr>
        <w:contextualSpacing/>
      </w:pPr>
      <w:r>
        <w:t xml:space="preserve">        if returned descriptor is non-configurable, check if the property exists on the target and is also non-configurable</w:t>
      </w:r>
    </w:p>
    <w:p w14:paraId="4FE5077B" w14:textId="77777777" w:rsidR="00000B9E" w:rsidRDefault="00000B9E" w:rsidP="00000B9E"/>
    <w:p w14:paraId="205CE270" w14:textId="77777777" w:rsidR="00000B9E" w:rsidRDefault="00000B9E" w:rsidP="00000B9E">
      <w:r>
        <w:t>defineProperty</w:t>
      </w:r>
    </w:p>
    <w:p w14:paraId="2667939E" w14:textId="77777777" w:rsidR="00000B9E" w:rsidRDefault="00000B9E" w:rsidP="00000B9E">
      <w:pPr>
        <w:contextualSpacing/>
      </w:pPr>
      <w:r>
        <w:t xml:space="preserve">    Non-configurability invariant: cannot succeed (return true) for incompatible changes to sealed properties</w:t>
      </w:r>
      <w:r>
        <w:rPr>
          <w:rFonts w:ascii="MS Gothic" w:eastAsia="MS Gothic" w:hAnsi="MS Gothic" w:cs="MS Gothic" w:hint="eastAsia"/>
        </w:rPr>
        <w:t> </w:t>
      </w:r>
    </w:p>
    <w:p w14:paraId="6E96DF53" w14:textId="77777777" w:rsidR="00000B9E" w:rsidRDefault="00000B9E" w:rsidP="00000B9E">
      <w:pPr>
        <w:contextualSpacing/>
      </w:pPr>
      <w:r>
        <w:t xml:space="preserve">    Non-extensibility invariant: must reject (return </w:t>
      </w:r>
      <w:r w:rsidRPr="00165778">
        <w:rPr>
          <w:b/>
        </w:rPr>
        <w:t>false</w:t>
      </w:r>
      <w:r>
        <w:t>) for new properties</w:t>
      </w:r>
    </w:p>
    <w:p w14:paraId="2D026592" w14:textId="77777777" w:rsidR="00000B9E" w:rsidRDefault="00000B9E" w:rsidP="00000B9E">
      <w:pPr>
        <w:contextualSpacing/>
      </w:pPr>
      <w:r>
        <w:t xml:space="preserve">    Invariant checks:</w:t>
      </w:r>
    </w:p>
    <w:p w14:paraId="4FFF539A" w14:textId="77777777" w:rsidR="00000B9E" w:rsidRDefault="00000B9E" w:rsidP="00000B9E">
      <w:pPr>
        <w:contextualSpacing/>
      </w:pPr>
      <w:r>
        <w:t xml:space="preserve">        on success, if property exists on target, check if existing descriptor is compatible with argument descriptor</w:t>
      </w:r>
    </w:p>
    <w:p w14:paraId="11371251" w14:textId="77777777" w:rsidR="00000B9E" w:rsidRDefault="00000B9E" w:rsidP="00000B9E">
      <w:pPr>
        <w:contextualSpacing/>
      </w:pPr>
      <w:r>
        <w:t xml:space="preserve">        on success, if argument descriptor is non-configurable, check if the property exists on the target and is also non-configurable</w:t>
      </w:r>
    </w:p>
    <w:p w14:paraId="08C658F6" w14:textId="77777777" w:rsidR="00000B9E" w:rsidRDefault="00000B9E" w:rsidP="00000B9E"/>
    <w:p w14:paraId="3C4F9D4D" w14:textId="77777777" w:rsidR="00000B9E" w:rsidRDefault="00000B9E" w:rsidP="00000B9E">
      <w:r>
        <w:t>getOwnPropertyNames</w:t>
      </w:r>
    </w:p>
    <w:p w14:paraId="555254D5" w14:textId="77777777" w:rsidR="00000B9E" w:rsidRPr="00864B20" w:rsidRDefault="00000B9E" w:rsidP="00000B9E">
      <w:pPr>
        <w:contextualSpacing/>
        <w:rPr>
          <w:i/>
          <w:iCs/>
        </w:rPr>
      </w:pPr>
      <w:r w:rsidRPr="00864B20">
        <w:rPr>
          <w:i/>
          <w:iCs/>
        </w:rPr>
        <w:t xml:space="preserve">    Non-configurability invariant: must report all sealed properties</w:t>
      </w:r>
    </w:p>
    <w:p w14:paraId="528D629E" w14:textId="77777777" w:rsidR="00000B9E" w:rsidRDefault="00000B9E" w:rsidP="00000B9E">
      <w:pPr>
        <w:contextualSpacing/>
      </w:pPr>
      <w:r>
        <w:t xml:space="preserve">    Non-extensibility invariant: must not list new property names</w:t>
      </w:r>
      <w:r>
        <w:rPr>
          <w:rFonts w:ascii="MS Gothic" w:eastAsia="MS Gothic" w:hAnsi="MS Gothic" w:cs="MS Gothic" w:hint="eastAsia"/>
        </w:rPr>
        <w:t> </w:t>
      </w:r>
    </w:p>
    <w:p w14:paraId="150D2F2D" w14:textId="77777777" w:rsidR="00000B9E" w:rsidRDefault="00000B9E" w:rsidP="00000B9E">
      <w:pPr>
        <w:contextualSpacing/>
      </w:pPr>
      <w:r>
        <w:t xml:space="preserve">    Invariant checks:</w:t>
      </w:r>
    </w:p>
    <w:p w14:paraId="35D79AC7" w14:textId="77777777" w:rsidR="00000B9E" w:rsidRDefault="00000B9E" w:rsidP="00000B9E">
      <w:pPr>
        <w:contextualSpacing/>
      </w:pPr>
      <w:r>
        <w:t xml:space="preserve">        check whether all sealed target properties are present in the trap result</w:t>
      </w:r>
    </w:p>
    <w:p w14:paraId="2B599E6F" w14:textId="77777777" w:rsidR="00000B9E" w:rsidRDefault="00000B9E" w:rsidP="00000B9E">
      <w:pPr>
        <w:contextualSpacing/>
      </w:pPr>
      <w:r>
        <w:t xml:space="preserve">        If the target is non-extensible, check that no new properties are listed in the trap result</w:t>
      </w:r>
    </w:p>
    <w:p w14:paraId="281FCF82" w14:textId="77777777" w:rsidR="00000B9E" w:rsidRDefault="00000B9E" w:rsidP="00000B9E"/>
    <w:p w14:paraId="67687721" w14:textId="77777777" w:rsidR="00000B9E" w:rsidRDefault="00000B9E" w:rsidP="00000B9E">
      <w:r>
        <w:t>deleteProperty</w:t>
      </w:r>
    </w:p>
    <w:p w14:paraId="2DAF2314" w14:textId="77777777" w:rsidR="00000B9E" w:rsidRDefault="00000B9E" w:rsidP="00000B9E">
      <w:pPr>
        <w:contextualSpacing/>
      </w:pPr>
      <w:r>
        <w:t xml:space="preserve">    Non-configurability invariant: cannot succeed (return true) for sealed properties</w:t>
      </w:r>
    </w:p>
    <w:p w14:paraId="32E173EF" w14:textId="77777777" w:rsidR="00000B9E" w:rsidRDefault="00000B9E" w:rsidP="00000B9E">
      <w:pPr>
        <w:contextualSpacing/>
      </w:pPr>
      <w:r>
        <w:t xml:space="preserve">    Invariant checks:</w:t>
      </w:r>
    </w:p>
    <w:p w14:paraId="0E295E1C" w14:textId="77777777" w:rsidR="00000B9E" w:rsidRDefault="00000B9E" w:rsidP="00000B9E">
      <w:pPr>
        <w:contextualSpacing/>
      </w:pPr>
      <w:r>
        <w:t xml:space="preserve">        on success, check if the target property is configurable</w:t>
      </w:r>
    </w:p>
    <w:p w14:paraId="640C1A2F" w14:textId="77777777" w:rsidR="00000B9E" w:rsidRDefault="00000B9E" w:rsidP="00000B9E"/>
    <w:p w14:paraId="3F5557E3" w14:textId="77777777" w:rsidR="00000B9E" w:rsidRDefault="00000B9E" w:rsidP="00000B9E">
      <w:r>
        <w:t>getPrototypeOf</w:t>
      </w:r>
    </w:p>
    <w:p w14:paraId="48197F00" w14:textId="77777777" w:rsidR="00000B9E" w:rsidRDefault="00000B9E" w:rsidP="00000B9E">
      <w:r>
        <w:t xml:space="preserve">    Invariant check: check whether the target’s prototype and the trap result are identical (according to the egal operator)</w:t>
      </w:r>
    </w:p>
    <w:p w14:paraId="1529ED2F" w14:textId="77777777" w:rsidR="00000B9E" w:rsidRDefault="00000B9E" w:rsidP="00000B9E">
      <w:r>
        <w:t>freeze | seal | preventExtensions</w:t>
      </w:r>
    </w:p>
    <w:p w14:paraId="047CD0CF" w14:textId="77777777" w:rsidR="00000B9E" w:rsidRDefault="00000B9E" w:rsidP="00000B9E">
      <w:pPr>
        <w:contextualSpacing/>
      </w:pPr>
      <w:r>
        <w:t xml:space="preserve">    Invariant checks:</w:t>
      </w:r>
    </w:p>
    <w:p w14:paraId="43635989" w14:textId="77777777" w:rsidR="00000B9E" w:rsidRDefault="00000B9E" w:rsidP="00000B9E">
      <w:pPr>
        <w:contextualSpacing/>
      </w:pPr>
      <w:r>
        <w:t xml:space="preserve">        on success, check if isFrozen(target), isSealed(target) or !isExtensible(target)</w:t>
      </w:r>
    </w:p>
    <w:p w14:paraId="556EA96C" w14:textId="77777777" w:rsidR="00000B9E" w:rsidRDefault="00000B9E" w:rsidP="00000B9E"/>
    <w:p w14:paraId="1166671C" w14:textId="77777777" w:rsidR="00000B9E" w:rsidRDefault="00000B9E" w:rsidP="00000B9E">
      <w:r>
        <w:t>isFrozen | isSealed | isExtensible</w:t>
      </w:r>
    </w:p>
    <w:p w14:paraId="208E4C9B" w14:textId="77777777" w:rsidR="00000B9E" w:rsidRDefault="00000B9E" w:rsidP="00000B9E">
      <w:r>
        <w:t xml:space="preserve">    Invariant check: check whether the boolean trap result is equal to isFrozen(target), isSealed(target) or isExtensible(target)</w:t>
      </w:r>
    </w:p>
    <w:p w14:paraId="0E1D88F7" w14:textId="77777777" w:rsidR="00000B9E" w:rsidRDefault="00000B9E" w:rsidP="00000B9E">
      <w:r>
        <w:t>hasOwn</w:t>
      </w:r>
    </w:p>
    <w:p w14:paraId="1E1C171E" w14:textId="77777777" w:rsidR="00000B9E" w:rsidRDefault="00000B9E" w:rsidP="00000B9E">
      <w:pPr>
        <w:contextualSpacing/>
      </w:pPr>
      <w:r>
        <w:t xml:space="preserve">    Non-configurability invariant: cannot return </w:t>
      </w:r>
      <w:r w:rsidRPr="00165778">
        <w:rPr>
          <w:b/>
        </w:rPr>
        <w:t>false</w:t>
      </w:r>
      <w:r>
        <w:t xml:space="preserve"> for sealed properties</w:t>
      </w:r>
    </w:p>
    <w:p w14:paraId="36AF93E5" w14:textId="77777777" w:rsidR="00000B9E" w:rsidRDefault="00000B9E" w:rsidP="00000B9E">
      <w:pPr>
        <w:contextualSpacing/>
      </w:pPr>
      <w:r>
        <w:t xml:space="preserve">    Non-extensibility invariant: must return </w:t>
      </w:r>
      <w:r w:rsidRPr="00165778">
        <w:rPr>
          <w:b/>
        </w:rPr>
        <w:t>false</w:t>
      </w:r>
      <w:r>
        <w:t xml:space="preserve"> for new properties</w:t>
      </w:r>
      <w:r>
        <w:rPr>
          <w:rFonts w:ascii="MS Gothic" w:eastAsia="MS Gothic" w:hAnsi="MS Gothic" w:cs="MS Gothic" w:hint="eastAsia"/>
        </w:rPr>
        <w:t> </w:t>
      </w:r>
    </w:p>
    <w:p w14:paraId="08C9824D" w14:textId="77777777" w:rsidR="00000B9E" w:rsidRDefault="00000B9E" w:rsidP="00000B9E">
      <w:pPr>
        <w:contextualSpacing/>
      </w:pPr>
      <w:r>
        <w:t xml:space="preserve">    Invariant checks:</w:t>
      </w:r>
    </w:p>
    <w:p w14:paraId="359869BD" w14:textId="77777777" w:rsidR="00000B9E" w:rsidRDefault="00000B9E" w:rsidP="00000B9E">
      <w:pPr>
        <w:contextualSpacing/>
      </w:pPr>
      <w:r>
        <w:t xml:space="preserve">        if </w:t>
      </w:r>
      <w:r w:rsidRPr="00165778">
        <w:rPr>
          <w:b/>
        </w:rPr>
        <w:t>false</w:t>
      </w:r>
      <w:r>
        <w:t xml:space="preserve"> is returned, check if the target property is configurable</w:t>
      </w:r>
    </w:p>
    <w:p w14:paraId="331D401E" w14:textId="77777777" w:rsidR="00000B9E" w:rsidRDefault="00000B9E" w:rsidP="00000B9E">
      <w:pPr>
        <w:contextualSpacing/>
      </w:pPr>
      <w:r>
        <w:t xml:space="preserve">        if </w:t>
      </w:r>
      <w:r w:rsidRPr="00165778">
        <w:rPr>
          <w:b/>
        </w:rPr>
        <w:t>false</w:t>
      </w:r>
      <w:r>
        <w:t xml:space="preserve"> is returned, the property does not exist on target, and the target is non-extensible, throw a TypeError</w:t>
      </w:r>
    </w:p>
    <w:p w14:paraId="04318B2E" w14:textId="77777777" w:rsidR="00000B9E" w:rsidRDefault="00000B9E" w:rsidP="00000B9E"/>
    <w:p w14:paraId="7BB513BD" w14:textId="77777777" w:rsidR="00000B9E" w:rsidRDefault="00000B9E" w:rsidP="00000B9E">
      <w:r>
        <w:t>has</w:t>
      </w:r>
    </w:p>
    <w:p w14:paraId="6CC3240E" w14:textId="77777777" w:rsidR="00000B9E" w:rsidRDefault="00000B9E" w:rsidP="00000B9E">
      <w:pPr>
        <w:contextualSpacing/>
      </w:pPr>
      <w:r>
        <w:t xml:space="preserve">    Non-configurability invariant: cannot return </w:t>
      </w:r>
      <w:r w:rsidRPr="00165778">
        <w:rPr>
          <w:b/>
        </w:rPr>
        <w:t>false</w:t>
      </w:r>
      <w:r>
        <w:t xml:space="preserve"> for sealed properties</w:t>
      </w:r>
    </w:p>
    <w:p w14:paraId="154B2A98" w14:textId="77777777" w:rsidR="00000B9E" w:rsidRDefault="00000B9E" w:rsidP="00000B9E">
      <w:pPr>
        <w:contextualSpacing/>
      </w:pPr>
      <w:r>
        <w:t xml:space="preserve">    Invariant checks:</w:t>
      </w:r>
    </w:p>
    <w:p w14:paraId="7FADC648" w14:textId="77777777" w:rsidR="00000B9E" w:rsidRDefault="00000B9E" w:rsidP="00000B9E">
      <w:pPr>
        <w:contextualSpacing/>
      </w:pPr>
      <w:r>
        <w:t xml:space="preserve">        if </w:t>
      </w:r>
      <w:r w:rsidRPr="00165778">
        <w:rPr>
          <w:b/>
        </w:rPr>
        <w:t>false</w:t>
      </w:r>
      <w:r>
        <w:t xml:space="preserve"> is returned, check if the target property is configurable</w:t>
      </w:r>
    </w:p>
    <w:p w14:paraId="489CB9C8" w14:textId="77777777" w:rsidR="00000B9E" w:rsidRDefault="00000B9E" w:rsidP="00000B9E"/>
    <w:p w14:paraId="3F9010C9" w14:textId="77777777" w:rsidR="00000B9E" w:rsidRDefault="00000B9E" w:rsidP="00000B9E">
      <w:r>
        <w:t>get</w:t>
      </w:r>
    </w:p>
    <w:p w14:paraId="14E0D4C6" w14:textId="77777777" w:rsidR="00000B9E" w:rsidRDefault="00000B9E" w:rsidP="00000B9E">
      <w:r>
        <w:t xml:space="preserve">    Non-configurability invariant: cannot return inconsistent values for frozen data properties, and must return </w:t>
      </w:r>
      <w:r w:rsidRPr="00C332EF">
        <w:rPr>
          <w:b/>
        </w:rPr>
        <w:t>undefined</w:t>
      </w:r>
      <w:r>
        <w:t xml:space="preserve"> for sealed accessors with an </w:t>
      </w:r>
      <w:r w:rsidRPr="00C332EF">
        <w:rPr>
          <w:b/>
        </w:rPr>
        <w:t>undefined</w:t>
      </w:r>
      <w:r>
        <w:t xml:space="preserve"> getter</w:t>
      </w:r>
      <w:r>
        <w:rPr>
          <w:rFonts w:ascii="MS Gothic" w:eastAsia="MS Gothic" w:hAnsi="MS Gothic" w:cs="MS Gothic" w:hint="eastAsia"/>
        </w:rPr>
        <w:t> </w:t>
      </w:r>
    </w:p>
    <w:p w14:paraId="104F7D09" w14:textId="77777777" w:rsidR="00000B9E" w:rsidRDefault="00000B9E" w:rsidP="00000B9E">
      <w:r>
        <w:t xml:space="preserve">    Invariant checks:</w:t>
      </w:r>
    </w:p>
    <w:p w14:paraId="547C7239" w14:textId="77777777" w:rsidR="00000B9E" w:rsidRDefault="00000B9E" w:rsidP="00000B9E">
      <w:r>
        <w:t xml:space="preserve">        if property exists on target as a data property, check whether the target property’s value and the trap result are identical (according to the egal operator)</w:t>
      </w:r>
    </w:p>
    <w:p w14:paraId="4536D823" w14:textId="77777777" w:rsidR="00000B9E" w:rsidRDefault="00000B9E" w:rsidP="00000B9E">
      <w:r>
        <w:t xml:space="preserve">        if property exists on target as an accessor, and the accessor’s get attribute is </w:t>
      </w:r>
      <w:r w:rsidRPr="00C332EF">
        <w:rPr>
          <w:b/>
        </w:rPr>
        <w:t>undefined</w:t>
      </w:r>
      <w:r>
        <w:t xml:space="preserve">, check whether the trap result is also </w:t>
      </w:r>
      <w:r w:rsidRPr="00C332EF">
        <w:rPr>
          <w:b/>
        </w:rPr>
        <w:t>undefined</w:t>
      </w:r>
      <w:r>
        <w:t>.</w:t>
      </w:r>
    </w:p>
    <w:p w14:paraId="640E91FA" w14:textId="77777777" w:rsidR="00000B9E" w:rsidRDefault="00000B9E" w:rsidP="00000B9E">
      <w:r>
        <w:t>set</w:t>
      </w:r>
    </w:p>
    <w:p w14:paraId="1E0306CE" w14:textId="77777777" w:rsidR="00000B9E" w:rsidRDefault="00000B9E" w:rsidP="00000B9E">
      <w:pPr>
        <w:contextualSpacing/>
      </w:pPr>
      <w:r>
        <w:t xml:space="preserve">    Non-configurability invariant: cannot succeed (return true) for frozen data properties or sealed accessors with an </w:t>
      </w:r>
      <w:r w:rsidRPr="00C332EF">
        <w:rPr>
          <w:b/>
        </w:rPr>
        <w:t>undefined</w:t>
      </w:r>
      <w:r>
        <w:t xml:space="preserve"> setter</w:t>
      </w:r>
      <w:r>
        <w:rPr>
          <w:rFonts w:ascii="MS Gothic" w:eastAsia="MS Gothic" w:hAnsi="MS Gothic" w:cs="MS Gothic" w:hint="eastAsia"/>
        </w:rPr>
        <w:t> </w:t>
      </w:r>
    </w:p>
    <w:p w14:paraId="7528BE49" w14:textId="77777777" w:rsidR="00000B9E" w:rsidRDefault="00000B9E" w:rsidP="00000B9E">
      <w:pPr>
        <w:contextualSpacing/>
      </w:pPr>
      <w:r>
        <w:t xml:space="preserve">    Invariant checks:</w:t>
      </w:r>
    </w:p>
    <w:p w14:paraId="3718F23A" w14:textId="77777777" w:rsidR="00000B9E" w:rsidRDefault="00000B9E" w:rsidP="00000B9E">
      <w:pPr>
        <w:contextualSpacing/>
      </w:pPr>
      <w:r>
        <w:t xml:space="preserve">        on success, if property exists on target as a data property, check whether the target property’s value and the update value are identical (according to the egal operator)</w:t>
      </w:r>
    </w:p>
    <w:p w14:paraId="531170B6" w14:textId="77777777" w:rsidR="00000B9E" w:rsidRDefault="00000B9E" w:rsidP="00000B9E">
      <w:pPr>
        <w:contextualSpacing/>
      </w:pPr>
      <w:r>
        <w:t xml:space="preserve">        on success, if property exists on target as an accessor, check whether the accessor’s set attribute is not </w:t>
      </w:r>
      <w:r w:rsidRPr="00C332EF">
        <w:rPr>
          <w:b/>
        </w:rPr>
        <w:t>undefined</w:t>
      </w:r>
    </w:p>
    <w:p w14:paraId="5F1DE78F" w14:textId="77777777" w:rsidR="00000B9E" w:rsidRDefault="00000B9E" w:rsidP="00000B9E"/>
    <w:p w14:paraId="194932F1" w14:textId="77777777" w:rsidR="00000B9E" w:rsidRDefault="00000B9E" w:rsidP="00000B9E">
      <w:r>
        <w:t>keys</w:t>
      </w:r>
    </w:p>
    <w:p w14:paraId="283400CC" w14:textId="77777777" w:rsidR="00000B9E" w:rsidRDefault="00000B9E" w:rsidP="00000B9E">
      <w:pPr>
        <w:contextualSpacing/>
      </w:pPr>
      <w:r>
        <w:t xml:space="preserve">    Non-configurability invariant: must report all enumerable sealed properties</w:t>
      </w:r>
    </w:p>
    <w:p w14:paraId="6E0F6341" w14:textId="77777777" w:rsidR="00000B9E" w:rsidRDefault="00000B9E" w:rsidP="00000B9E">
      <w:pPr>
        <w:contextualSpacing/>
      </w:pPr>
      <w:r>
        <w:t xml:space="preserve">    Non-extensibility invariant: must not list new property names</w:t>
      </w:r>
    </w:p>
    <w:p w14:paraId="5F5FA9F3" w14:textId="77777777" w:rsidR="00000B9E" w:rsidRDefault="00000B9E" w:rsidP="00000B9E">
      <w:pPr>
        <w:contextualSpacing/>
      </w:pPr>
      <w:r>
        <w:t xml:space="preserve">    Invariant checks:</w:t>
      </w:r>
    </w:p>
    <w:p w14:paraId="7407BA7F" w14:textId="77777777" w:rsidR="00000B9E" w:rsidRDefault="00000B9E" w:rsidP="00000B9E">
      <w:pPr>
        <w:contextualSpacing/>
      </w:pPr>
      <w:r>
        <w:t xml:space="preserve">        Check whether all enumerable sealed target properties are listed in the trap result</w:t>
      </w:r>
    </w:p>
    <w:p w14:paraId="678A9791" w14:textId="77777777" w:rsidR="00000B9E" w:rsidRDefault="00000B9E" w:rsidP="00000B9E">
      <w:pPr>
        <w:contextualSpacing/>
      </w:pPr>
      <w:r>
        <w:t xml:space="preserve">        If the target is non-extensible, check that no new properties are listed in the trap result</w:t>
      </w:r>
    </w:p>
    <w:p w14:paraId="4AE57236" w14:textId="77777777" w:rsidR="00000B9E" w:rsidRDefault="00000B9E" w:rsidP="00000B9E"/>
    <w:p w14:paraId="5F5B67F8" w14:textId="77777777" w:rsidR="00000B9E" w:rsidRDefault="00000B9E" w:rsidP="00000B9E">
      <w:r>
        <w:t>enumerate</w:t>
      </w:r>
    </w:p>
    <w:p w14:paraId="50B07394" w14:textId="77777777" w:rsidR="00000B9E" w:rsidRDefault="00000B9E" w:rsidP="00000B9E">
      <w:pPr>
        <w:contextualSpacing/>
      </w:pPr>
      <w:r>
        <w:t xml:space="preserve">    Non-configurability invariant: must report all enumerable sealed properties</w:t>
      </w:r>
    </w:p>
    <w:p w14:paraId="1C4ED07B" w14:textId="77777777" w:rsidR="00000B9E" w:rsidRDefault="00000B9E" w:rsidP="00000B9E">
      <w:pPr>
        <w:contextualSpacing/>
      </w:pPr>
      <w:r>
        <w:t xml:space="preserve">    Invariant checks:</w:t>
      </w:r>
    </w:p>
    <w:p w14:paraId="16A0BEC0" w14:textId="77777777" w:rsidR="00000B9E" w:rsidRDefault="00000B9E" w:rsidP="00000B9E">
      <w:r>
        <w:t xml:space="preserve">        Check whether all enumerable sealed target properties are listed in the trap result</w:t>
      </w:r>
      <w:commentRangeEnd w:id="377"/>
      <w:r>
        <w:rPr>
          <w:rStyle w:val="af6"/>
        </w:rPr>
        <w:commentReference w:id="377"/>
      </w:r>
    </w:p>
    <w:p w14:paraId="2FC28AD7" w14:textId="77777777" w:rsidR="00000B9E" w:rsidRPr="00E77497" w:rsidRDefault="00000B9E" w:rsidP="00000B9E">
      <w:pPr>
        <w:spacing w:after="120"/>
      </w:pPr>
    </w:p>
    <w:p w14:paraId="555531B2" w14:textId="77777777" w:rsidR="00000B9E" w:rsidRPr="00FD0277" w:rsidRDefault="00000B9E" w:rsidP="00000B9E">
      <w:pPr>
        <w:pStyle w:val="Note"/>
        <w:rPr>
          <w:strike/>
        </w:rPr>
      </w:pPr>
      <w:commentRangeStart w:id="379"/>
      <w:r w:rsidRPr="00FD0277">
        <w:rPr>
          <w:strike/>
        </w:rPr>
        <w:t>NOTE</w:t>
      </w:r>
      <w:commentRangeEnd w:id="379"/>
      <w:r>
        <w:rPr>
          <w:rStyle w:val="af6"/>
        </w:rPr>
        <w:commentReference w:id="379"/>
      </w:r>
      <w:r w:rsidRPr="00FD0277">
        <w:rPr>
          <w:strike/>
        </w:rPr>
        <w:tab/>
        <w:t xml:space="preserve">This specification defines no ECMAScript language operators or built-in functions that permit a program to modify an object’s [[Prototype]] internal properties or to change the value of [[Extensible]] from </w:t>
      </w:r>
      <w:r w:rsidRPr="00FD0277">
        <w:rPr>
          <w:b/>
          <w:strike/>
        </w:rPr>
        <w:t>false</w:t>
      </w:r>
      <w:r w:rsidRPr="00FD0277">
        <w:rPr>
          <w:strike/>
        </w:rPr>
        <w:t xml:space="preserve"> to </w:t>
      </w:r>
      <w:r w:rsidRPr="00FD0277">
        <w:rPr>
          <w:b/>
          <w:strike/>
        </w:rPr>
        <w:t>true</w:t>
      </w:r>
      <w:r w:rsidRPr="00FD0277">
        <w:rPr>
          <w:strike/>
        </w:rPr>
        <w:t>. Implementation specific extensions that modify [[Prototype]] or [[Extensible]] must not violate the invariants defined in the preceding paragraph.</w:t>
      </w:r>
    </w:p>
    <w:p w14:paraId="40606077" w14:textId="77777777" w:rsidR="00000B9E" w:rsidRPr="00E77497" w:rsidRDefault="00000B9E" w:rsidP="00000B9E">
      <w:r w:rsidRPr="00E77497">
        <w:t xml:space="preserve">Unless otherwise specified, the </w:t>
      </w:r>
      <w:r>
        <w:t>standard</w:t>
      </w:r>
      <w:r w:rsidRPr="00E77497">
        <w:t xml:space="preserve"> ECMAScript objects</w:t>
      </w:r>
      <w:r>
        <w:t xml:space="preserve"> are ordinary objects and</w:t>
      </w:r>
      <w:r w:rsidRPr="00E77497">
        <w:t xml:space="preserve"> behave as described in </w:t>
      </w:r>
      <w:r w:rsidR="00E86857">
        <w:fldChar w:fldCharType="begin"/>
      </w:r>
      <w:r w:rsidR="00E86857">
        <w:instrText xml:space="preserve"> REF _Ref365537541 \r \h </w:instrText>
      </w:r>
      <w:r w:rsidR="00E86857">
        <w:fldChar w:fldCharType="separate"/>
      </w:r>
      <w:r w:rsidR="00083CEC">
        <w:t>9.1</w:t>
      </w:r>
      <w:r w:rsidR="00E86857">
        <w:fldChar w:fldCharType="end"/>
      </w:r>
      <w:r w:rsidRPr="00E77497">
        <w:t xml:space="preserve">. </w:t>
      </w:r>
      <w:r>
        <w:t xml:space="preserve"> Some standard objects are exotic objects and have behaviour defined in </w:t>
      </w:r>
      <w:r w:rsidR="00E86857">
        <w:fldChar w:fldCharType="begin"/>
      </w:r>
      <w:r w:rsidR="00E86857">
        <w:instrText xml:space="preserve"> REF _Ref365537558 \r \h </w:instrText>
      </w:r>
      <w:r w:rsidR="00E86857">
        <w:fldChar w:fldCharType="separate"/>
      </w:r>
      <w:r w:rsidR="00083CEC">
        <w:t>9.2</w:t>
      </w:r>
      <w:r w:rsidR="00E86857">
        <w:fldChar w:fldCharType="end"/>
      </w:r>
      <w:r>
        <w:t>.</w:t>
      </w:r>
    </w:p>
    <w:p w14:paraId="4C619729" w14:textId="77777777" w:rsidR="00000B9E" w:rsidRPr="00E77497" w:rsidRDefault="00000B9E" w:rsidP="00000B9E">
      <w:r>
        <w:t>Exotic</w:t>
      </w:r>
      <w:r w:rsidRPr="00E77497">
        <w:t xml:space="preserve"> objects may implement internal methods in any manner unless specified otherwise; for example, one possibility is that [[Get]] and [[</w:t>
      </w:r>
      <w:r>
        <w:t>Set</w:t>
      </w:r>
      <w:r w:rsidRPr="00E77497">
        <w:t xml:space="preserve">]] for a particular </w:t>
      </w:r>
      <w:r>
        <w:t>exotic</w:t>
      </w:r>
      <w:r w:rsidRPr="00E77497">
        <w:t xml:space="preserve"> object indeed fetch and store property values but [[Has</w:t>
      </w:r>
      <w:r>
        <w:t>Own</w:t>
      </w:r>
      <w:r w:rsidRPr="00E77497">
        <w:t xml:space="preserve">Property]] always generates </w:t>
      </w:r>
      <w:r w:rsidRPr="00E77497">
        <w:rPr>
          <w:b/>
        </w:rPr>
        <w:t>false</w:t>
      </w:r>
      <w:r w:rsidRPr="00E77497">
        <w:t>. However, if any specified manipulation of a</w:t>
      </w:r>
      <w:r>
        <w:t>n</w:t>
      </w:r>
      <w:r w:rsidRPr="00E77497">
        <w:t xml:space="preserve"> </w:t>
      </w:r>
      <w:r>
        <w:t>exotic</w:t>
      </w:r>
      <w:r w:rsidRPr="00E77497">
        <w:t xml:space="preserve"> object's internal properties is not supported by an implementation, that manipulation must throw a </w:t>
      </w:r>
      <w:r w:rsidRPr="00E77497">
        <w:rPr>
          <w:b/>
        </w:rPr>
        <w:t>TypeError</w:t>
      </w:r>
      <w:r w:rsidRPr="00E77497">
        <w:t xml:space="preserve"> exception when attempted.</w:t>
      </w:r>
    </w:p>
    <w:p w14:paraId="56F0E93E" w14:textId="77777777" w:rsidR="00000B9E" w:rsidRPr="00E77497" w:rsidRDefault="00000B9E" w:rsidP="00000B9E">
      <w:pPr>
        <w:spacing w:after="120"/>
      </w:pPr>
      <w:r w:rsidRPr="00E77497">
        <w:t>The [[GetOwnProperty]] internal method of a</w:t>
      </w:r>
      <w:r>
        <w:t>ll</w:t>
      </w:r>
      <w:r w:rsidRPr="00E77497">
        <w:t xml:space="preserve"> object</w:t>
      </w:r>
      <w:r>
        <w:t>s</w:t>
      </w:r>
      <w:r w:rsidRPr="00E77497">
        <w:t xml:space="preserve"> must conform to the following invariants for each property of the object:</w:t>
      </w:r>
    </w:p>
    <w:p w14:paraId="7330D832" w14:textId="77777777" w:rsidR="00000B9E" w:rsidRPr="00E77497" w:rsidRDefault="00000B9E" w:rsidP="00000B9E">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14:paraId="33E2ECDA" w14:textId="77777777" w:rsidR="00000B9E" w:rsidRPr="00E77497" w:rsidRDefault="00000B9E" w:rsidP="00000B9E">
      <w:pPr>
        <w:numPr>
          <w:ilvl w:val="0"/>
          <w:numId w:val="35"/>
        </w:numPr>
      </w:pPr>
      <w:r w:rsidRPr="00E77497">
        <w:t xml:space="preserve">If a property is described as a data property and its [[Writable]] and [[Configurable]] are both </w:t>
      </w:r>
      <w:r w:rsidRPr="00E77497">
        <w:rPr>
          <w:b/>
        </w:rPr>
        <w:t>false</w:t>
      </w:r>
      <w:r w:rsidRPr="00E77497">
        <w:t xml:space="preserve">, then the SameValue (according to </w:t>
      </w:r>
      <w:r w:rsidR="002E14E9">
        <w:fldChar w:fldCharType="begin"/>
      </w:r>
      <w:r w:rsidR="002E14E9">
        <w:instrText xml:space="preserve"> REF _Ref365530473 \r \h </w:instrText>
      </w:r>
      <w:r w:rsidR="002E14E9">
        <w:fldChar w:fldCharType="separate"/>
      </w:r>
      <w:r w:rsidR="00083CEC">
        <w:t>7.2.3</w:t>
      </w:r>
      <w:r w:rsidR="002E14E9">
        <w:fldChar w:fldCharType="end"/>
      </w:r>
      <w:r w:rsidRPr="00E77497">
        <w:t>) must be returned for the [[Value]] attribute of the property on all calls to [[GetOwnProperty]].</w:t>
      </w:r>
    </w:p>
    <w:p w14:paraId="23A5363F" w14:textId="77777777" w:rsidR="00000B9E" w:rsidRPr="00E77497" w:rsidRDefault="00000B9E" w:rsidP="00000B9E">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14:paraId="141EDA91" w14:textId="77777777" w:rsidR="00000B9E" w:rsidRPr="00E77497" w:rsidRDefault="00000B9E" w:rsidP="00000B9E">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14:paraId="7EB3B1AE" w14:textId="77777777" w:rsidR="00000B9E" w:rsidRPr="00E77497" w:rsidRDefault="00000B9E" w:rsidP="00000B9E">
      <w:pPr>
        <w:numPr>
          <w:ilvl w:val="0"/>
          <w:numId w:val="35"/>
        </w:numPr>
      </w:pPr>
      <w:r w:rsidRPr="00E77497">
        <w:t xml:space="preserve">If the </w:t>
      </w:r>
      <w:r>
        <w:t>result of</w:t>
      </w:r>
      <w:r w:rsidRPr="00E77497">
        <w:t xml:space="preserve"> </w:t>
      </w:r>
      <w:r>
        <w:t>calling</w:t>
      </w:r>
      <w:r w:rsidRPr="00E77497">
        <w:t xml:space="preserve"> </w:t>
      </w:r>
      <w:r>
        <w:t>an</w:t>
      </w:r>
      <w:r w:rsidRPr="00E77497">
        <w:t xml:space="preserve"> object’s [[</w:t>
      </w:r>
      <w:r>
        <w:t>Is</w:t>
      </w:r>
      <w:r w:rsidRPr="00E77497">
        <w:t xml:space="preserve">Extensible]] internal </w:t>
      </w:r>
      <w:r>
        <w:t>method</w:t>
      </w:r>
      <w:r w:rsidRPr="00E77497">
        <w:t xml:space="preserve"> has been observed by ECMAScript code to be </w:t>
      </w:r>
      <w:r w:rsidRPr="00E77497">
        <w:rPr>
          <w:b/>
        </w:rPr>
        <w:t>false</w:t>
      </w:r>
      <w:r w:rsidRPr="00E77497">
        <w:t>, then if a call to [[GetOwnProperty]] describes a property as non-existent all subsequent calls must also describe that property as non-existent.</w:t>
      </w:r>
    </w:p>
    <w:p w14:paraId="4EB46B94" w14:textId="77777777" w:rsidR="00000B9E" w:rsidRPr="00E77497" w:rsidRDefault="00000B9E" w:rsidP="00000B9E">
      <w:r w:rsidRPr="00E77497">
        <w:t>The [[DefineOwnProperty]] internal method of a</w:t>
      </w:r>
      <w:r>
        <w:t>ll</w:t>
      </w:r>
      <w:r w:rsidRPr="00E77497">
        <w:t xml:space="preserve"> object</w:t>
      </w:r>
      <w:r>
        <w:t>s</w:t>
      </w:r>
      <w:r w:rsidRPr="00E77497">
        <w:t xml:space="preserve"> must not permit the addition of a new property to a</w:t>
      </w:r>
      <w:r>
        <w:t>n</w:t>
      </w:r>
      <w:r w:rsidRPr="00E77497">
        <w:t xml:space="preserve"> object if the [[Extensible]] internal </w:t>
      </w:r>
      <w:r>
        <w:t>method</w:t>
      </w:r>
      <w:r w:rsidRPr="00E77497">
        <w:t xml:space="preserve"> of that object has been observed by ECMAScript code to be </w:t>
      </w:r>
      <w:r w:rsidRPr="00E77497">
        <w:rPr>
          <w:b/>
        </w:rPr>
        <w:t>false</w:t>
      </w:r>
      <w:r w:rsidRPr="00E77497">
        <w:t xml:space="preserve">. </w:t>
      </w:r>
    </w:p>
    <w:p w14:paraId="7A8FE0E8" w14:textId="77777777" w:rsidR="00000B9E" w:rsidRPr="00E77497" w:rsidRDefault="00000B9E" w:rsidP="00000B9E">
      <w:r w:rsidRPr="00E77497">
        <w:t>If the</w:t>
      </w:r>
      <w:r>
        <w:t xml:space="preserve"> result of calling the</w:t>
      </w:r>
      <w:r w:rsidRPr="00E77497">
        <w:t xml:space="preserve"> [[</w:t>
      </w:r>
      <w:r>
        <w:t>Is</w:t>
      </w:r>
      <w:r w:rsidRPr="00E77497">
        <w:t xml:space="preserve">Extensible]] internal </w:t>
      </w:r>
      <w:r>
        <w:t>method</w:t>
      </w:r>
      <w:r w:rsidRPr="00E77497">
        <w:t xml:space="preserve"> of </w:t>
      </w:r>
      <w:r>
        <w:t>an</w:t>
      </w:r>
      <w:r w:rsidRPr="00E77497">
        <w:t xml:space="preserve"> object has been observed by ECMAScript code to be </w:t>
      </w:r>
      <w:r w:rsidRPr="00E77497">
        <w:rPr>
          <w:b/>
        </w:rPr>
        <w:t>false</w:t>
      </w:r>
      <w:r w:rsidRPr="00E77497">
        <w:t xml:space="preserve"> then it must not subsequently become </w:t>
      </w:r>
      <w:r w:rsidRPr="00E77497">
        <w:rPr>
          <w:b/>
        </w:rPr>
        <w:t>true</w:t>
      </w:r>
      <w:r w:rsidRPr="00E77497">
        <w:t>.</w:t>
      </w:r>
    </w:p>
    <w:p w14:paraId="7CB423CE" w14:textId="77777777" w:rsidR="00000B9E" w:rsidRDefault="00000B9E" w:rsidP="00000B9E">
      <w:pPr>
        <w:pStyle w:val="40"/>
      </w:pPr>
      <w:r>
        <w:t>Well-Known Symbols and Intrinsics</w:t>
      </w:r>
    </w:p>
    <w:p w14:paraId="25CE9C09" w14:textId="77777777" w:rsidR="00000B9E" w:rsidRDefault="00000B9E" w:rsidP="00000B9E">
      <w:pPr>
        <w:jc w:val="left"/>
        <w:rPr>
          <w:rFonts w:eastAsia="Arial Unicode MS"/>
        </w:rPr>
      </w:pPr>
      <w:r>
        <w:rPr>
          <w:rFonts w:eastAsia="Arial Unicode MS"/>
        </w:rPr>
        <w:t>Well-known symbols are built-in Symbol exotic objects (</w:t>
      </w:r>
      <w:r w:rsidR="00834ABD">
        <w:rPr>
          <w:rFonts w:eastAsia="Arial Unicode MS"/>
        </w:rPr>
        <w:fldChar w:fldCharType="begin"/>
      </w:r>
      <w:r w:rsidR="00834ABD">
        <w:rPr>
          <w:rFonts w:eastAsia="Arial Unicode MS"/>
        </w:rPr>
        <w:instrText xml:space="preserve"> REF _Ref365546221 \r \h </w:instrText>
      </w:r>
      <w:r w:rsidR="00834ABD">
        <w:rPr>
          <w:rFonts w:eastAsia="Arial Unicode MS"/>
        </w:rPr>
      </w:r>
      <w:r w:rsidR="00834ABD">
        <w:rPr>
          <w:rFonts w:eastAsia="Arial Unicode MS"/>
        </w:rPr>
        <w:fldChar w:fldCharType="separate"/>
      </w:r>
      <w:r w:rsidR="00083CEC">
        <w:rPr>
          <w:rFonts w:eastAsia="Arial Unicode MS"/>
        </w:rPr>
        <w:t>9.2.4</w:t>
      </w:r>
      <w:r w:rsidR="00834ABD">
        <w:rPr>
          <w:rFonts w:eastAsia="Arial Unicode MS"/>
        </w:rPr>
        <w:fldChar w:fldCharType="end"/>
      </w:r>
      <w:r>
        <w:rPr>
          <w:rFonts w:eastAsia="Arial Unicode MS"/>
        </w:rPr>
        <w:t>) that are explicitly referenced by algorithms of this specification.  They are typically used as the keys of properties whose values serve as extension points of a specification algorithm.  Unless otherwise specified, well-known symbols objects are shared by all Code Realms (</w:t>
      </w:r>
      <w:r w:rsidR="00E86857">
        <w:rPr>
          <w:rFonts w:eastAsia="Arial Unicode MS"/>
        </w:rPr>
        <w:fldChar w:fldCharType="begin"/>
      </w:r>
      <w:r w:rsidR="00E86857">
        <w:rPr>
          <w:rFonts w:eastAsia="Arial Unicode MS"/>
        </w:rPr>
        <w:instrText xml:space="preserve"> REF _Ref365537613 \r \h </w:instrText>
      </w:r>
      <w:r w:rsidR="00E86857">
        <w:rPr>
          <w:rFonts w:eastAsia="Arial Unicode MS"/>
        </w:rPr>
      </w:r>
      <w:r w:rsidR="00E86857">
        <w:rPr>
          <w:rFonts w:eastAsia="Arial Unicode MS"/>
        </w:rPr>
        <w:fldChar w:fldCharType="separate"/>
      </w:r>
      <w:r w:rsidR="00083CEC">
        <w:rPr>
          <w:rFonts w:eastAsia="Arial Unicode MS"/>
        </w:rPr>
        <w:t>8.2</w:t>
      </w:r>
      <w:r w:rsidR="00E86857">
        <w:rPr>
          <w:rFonts w:eastAsia="Arial Unicode MS"/>
        </w:rPr>
        <w:fldChar w:fldCharType="end"/>
      </w:r>
      <w:r>
        <w:rPr>
          <w:rFonts w:eastAsia="Arial Unicode MS"/>
        </w:rPr>
        <w:t>).</w:t>
      </w:r>
    </w:p>
    <w:p w14:paraId="0244C50A" w14:textId="77777777" w:rsidR="00000B9E" w:rsidRPr="00E77497" w:rsidRDefault="00000B9E" w:rsidP="00000B9E">
      <w:pPr>
        <w:jc w:val="left"/>
        <w:rPr>
          <w:rFonts w:eastAsia="Arial Unicode MS"/>
        </w:rPr>
      </w:pPr>
      <w:r>
        <w:rPr>
          <w:rFonts w:eastAsia="Arial Unicode MS"/>
        </w:rPr>
        <w:t>Within this specification a well-known symbol is referred to by using a notation of the form @@name, where “name” is one of the values listed in</w:t>
      </w:r>
      <w:r w:rsidR="00CF10B9">
        <w:rPr>
          <w:rFonts w:eastAsia="Arial Unicode MS"/>
        </w:rPr>
        <w:t xml:space="preserve"> </w:t>
      </w:r>
      <w:r w:rsidR="00CF10B9">
        <w:rPr>
          <w:rFonts w:eastAsia="Arial Unicode MS"/>
        </w:rPr>
        <w:fldChar w:fldCharType="begin"/>
      </w:r>
      <w:r w:rsidR="00CF10B9">
        <w:rPr>
          <w:rFonts w:eastAsia="Arial Unicode MS"/>
        </w:rPr>
        <w:instrText xml:space="preserve"> REF _Ref365644804 \h </w:instrText>
      </w:r>
      <w:r w:rsidR="00CF10B9">
        <w:rPr>
          <w:rFonts w:eastAsia="Arial Unicode MS"/>
        </w:rPr>
      </w:r>
      <w:r w:rsidR="00CF10B9">
        <w:rPr>
          <w:rFonts w:eastAsia="Arial Unicode MS"/>
        </w:rPr>
        <w:fldChar w:fldCharType="separate"/>
      </w:r>
      <w:r w:rsidR="00083CEC">
        <w:t xml:space="preserve">Table </w:t>
      </w:r>
      <w:r w:rsidR="00083CEC">
        <w:rPr>
          <w:noProof/>
        </w:rPr>
        <w:t>6</w:t>
      </w:r>
      <w:r w:rsidR="00CF10B9">
        <w:rPr>
          <w:rFonts w:eastAsia="Arial Unicode MS"/>
        </w:rPr>
        <w:fldChar w:fldCharType="end"/>
      </w:r>
      <w:r>
        <w:rPr>
          <w:rFonts w:eastAsia="Arial Unicode MS"/>
        </w:rPr>
        <w:t>.</w:t>
      </w:r>
    </w:p>
    <w:p w14:paraId="2347B3DA" w14:textId="77777777" w:rsidR="00000B9E" w:rsidRDefault="00000B9E" w:rsidP="00000B9E">
      <w:pPr>
        <w:pStyle w:val="afffff4"/>
        <w:keepNext/>
        <w:jc w:val="center"/>
      </w:pPr>
      <w:bookmarkStart w:id="380" w:name="_Ref365644804"/>
      <w:r>
        <w:t xml:space="preserve">Table </w:t>
      </w:r>
      <w:r>
        <w:fldChar w:fldCharType="begin"/>
      </w:r>
      <w:r>
        <w:instrText xml:space="preserve"> SEQ Table \* ARABIC </w:instrText>
      </w:r>
      <w:r>
        <w:fldChar w:fldCharType="separate"/>
      </w:r>
      <w:r w:rsidR="00083CEC">
        <w:rPr>
          <w:noProof/>
        </w:rPr>
        <w:t>6</w:t>
      </w:r>
      <w:r>
        <w:fldChar w:fldCharType="end"/>
      </w:r>
      <w:bookmarkEnd w:id="380"/>
      <w:r w:rsidR="00CF10B9">
        <w:t xml:space="preserve"> </w:t>
      </w:r>
      <w:r w:rsidR="00CF10B9" w:rsidRPr="00E77497">
        <w:rPr>
          <w:rFonts w:eastAsia="Arial Unicode MS"/>
        </w:rPr>
        <w:t>—</w:t>
      </w:r>
      <w:r w:rsidR="00CF10B9">
        <w:rPr>
          <w:lang w:val="en-US"/>
        </w:rPr>
        <w:t xml:space="preserve"> </w:t>
      </w:r>
      <w:r>
        <w:rPr>
          <w:lang w:val="en-US"/>
        </w:rPr>
        <w:t>Well-known Symbols</w:t>
      </w:r>
    </w:p>
    <w:tbl>
      <w:tblPr>
        <w:tblW w:w="74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000" w:firstRow="0" w:lastRow="0" w:firstColumn="0" w:lastColumn="0" w:noHBand="0" w:noVBand="0"/>
      </w:tblPr>
      <w:tblGrid>
        <w:gridCol w:w="2289"/>
        <w:gridCol w:w="5185"/>
      </w:tblGrid>
      <w:tr w:rsidR="00000B9E" w:rsidRPr="00E77497" w14:paraId="42A06C72" w14:textId="77777777" w:rsidTr="00000B9E">
        <w:trPr>
          <w:trHeight w:val="338"/>
          <w:jc w:val="center"/>
        </w:trPr>
        <w:tc>
          <w:tcPr>
            <w:tcW w:w="2289" w:type="dxa"/>
            <w:tcBorders>
              <w:top w:val="single" w:sz="12" w:space="0" w:color="000000"/>
              <w:left w:val="single" w:sz="6" w:space="0" w:color="000000"/>
              <w:bottom w:val="single" w:sz="6" w:space="0" w:color="000000"/>
              <w:right w:val="single" w:sz="4" w:space="0" w:color="auto"/>
            </w:tcBorders>
            <w:shd w:val="solid" w:color="C0C0C0" w:fill="FFFFFF"/>
          </w:tcPr>
          <w:p w14:paraId="10CB73EA" w14:textId="77777777" w:rsidR="00000B9E" w:rsidRPr="00E77497" w:rsidRDefault="00000B9E" w:rsidP="00000B9E">
            <w:pPr>
              <w:keepNext/>
              <w:shd w:val="solid" w:color="C0C0C0" w:fill="FFFFFF"/>
              <w:spacing w:after="0"/>
              <w:rPr>
                <w:b/>
                <w:i/>
                <w:shd w:val="solid" w:color="C0C0C0" w:fill="FFFFFF"/>
              </w:rPr>
            </w:pPr>
            <w:r>
              <w:rPr>
                <w:b/>
                <w:i/>
                <w:shd w:val="solid" w:color="C0C0C0" w:fill="FFFFFF"/>
              </w:rPr>
              <w:t>Specification Name</w:t>
            </w:r>
          </w:p>
        </w:tc>
        <w:tc>
          <w:tcPr>
            <w:tcW w:w="5185" w:type="dxa"/>
            <w:tcBorders>
              <w:top w:val="single" w:sz="12" w:space="0" w:color="000000"/>
              <w:left w:val="nil"/>
              <w:bottom w:val="single" w:sz="6" w:space="0" w:color="000000"/>
              <w:right w:val="single" w:sz="6" w:space="0" w:color="000000"/>
            </w:tcBorders>
            <w:shd w:val="solid" w:color="C0C0C0" w:fill="FFFFFF"/>
          </w:tcPr>
          <w:p w14:paraId="682A8796" w14:textId="77777777" w:rsidR="00000B9E" w:rsidRDefault="00000B9E" w:rsidP="00000B9E">
            <w:pPr>
              <w:keepNext/>
              <w:shd w:val="solid" w:color="C0C0C0" w:fill="FFFFFF"/>
              <w:spacing w:after="0"/>
              <w:rPr>
                <w:b/>
                <w:i/>
                <w:shd w:val="solid" w:color="C0C0C0" w:fill="FFFFFF"/>
              </w:rPr>
            </w:pPr>
            <w:r>
              <w:rPr>
                <w:b/>
                <w:i/>
                <w:shd w:val="solid" w:color="C0C0C0" w:fill="FFFFFF"/>
              </w:rPr>
              <w:t>Value and Purpose</w:t>
            </w:r>
          </w:p>
        </w:tc>
      </w:tr>
      <w:tr w:rsidR="00000B9E" w:rsidRPr="00E77497" w14:paraId="3E0353BF" w14:textId="77777777" w:rsidTr="00000B9E">
        <w:trPr>
          <w:jc w:val="center"/>
        </w:trPr>
        <w:tc>
          <w:tcPr>
            <w:tcW w:w="2289" w:type="dxa"/>
            <w:tcBorders>
              <w:top w:val="nil"/>
            </w:tcBorders>
          </w:tcPr>
          <w:p w14:paraId="1F6D1AEC" w14:textId="77777777" w:rsidR="00000B9E" w:rsidRDefault="00000B9E" w:rsidP="00000B9E">
            <w:pPr>
              <w:keepNext/>
              <w:spacing w:after="60"/>
              <w:rPr>
                <w:rFonts w:ascii="Times New Roman" w:hAnsi="Times New Roman"/>
              </w:rPr>
            </w:pPr>
            <w:r>
              <w:rPr>
                <w:rFonts w:ascii="Times New Roman" w:hAnsi="Times New Roman"/>
              </w:rPr>
              <w:t>@@create</w:t>
            </w:r>
          </w:p>
        </w:tc>
        <w:tc>
          <w:tcPr>
            <w:tcW w:w="5185" w:type="dxa"/>
            <w:tcBorders>
              <w:top w:val="nil"/>
            </w:tcBorders>
          </w:tcPr>
          <w:p w14:paraId="37AE8A7B" w14:textId="77777777" w:rsidR="00000B9E" w:rsidRPr="00E77497" w:rsidRDefault="00000B9E" w:rsidP="00000B9E">
            <w:pPr>
              <w:keepNext/>
              <w:spacing w:after="60"/>
            </w:pPr>
            <w:r>
              <w:t>A method used to allocate an object.  Called from the [[Construct]] internal method.</w:t>
            </w:r>
          </w:p>
        </w:tc>
      </w:tr>
      <w:tr w:rsidR="00000B9E" w:rsidRPr="00E77497" w14:paraId="6149C293" w14:textId="77777777" w:rsidTr="00000B9E">
        <w:trPr>
          <w:jc w:val="center"/>
        </w:trPr>
        <w:tc>
          <w:tcPr>
            <w:tcW w:w="2289" w:type="dxa"/>
            <w:tcBorders>
              <w:top w:val="nil"/>
            </w:tcBorders>
          </w:tcPr>
          <w:p w14:paraId="20B08FAB" w14:textId="77777777" w:rsidR="00000B9E" w:rsidRPr="00543DFB" w:rsidRDefault="00000B9E" w:rsidP="00000B9E">
            <w:pPr>
              <w:keepNext/>
              <w:spacing w:after="60"/>
              <w:rPr>
                <w:rFonts w:ascii="Times New Roman" w:hAnsi="Times New Roman"/>
              </w:rPr>
            </w:pPr>
            <w:r>
              <w:rPr>
                <w:rFonts w:ascii="Times New Roman" w:hAnsi="Times New Roman"/>
              </w:rPr>
              <w:t>@@hasInstance</w:t>
            </w:r>
          </w:p>
        </w:tc>
        <w:tc>
          <w:tcPr>
            <w:tcW w:w="5185" w:type="dxa"/>
            <w:tcBorders>
              <w:top w:val="nil"/>
            </w:tcBorders>
          </w:tcPr>
          <w:p w14:paraId="30845F53" w14:textId="77777777" w:rsidR="00000B9E" w:rsidRPr="00E77497" w:rsidRDefault="00000B9E" w:rsidP="00000B9E">
            <w:pPr>
              <w:keepNext/>
              <w:spacing w:after="60"/>
            </w:pPr>
            <w:r>
              <w:t xml:space="preserve">A method that determines if a constructor object recognises an object as one of the constructor’s instances.  Called by the semantics of the </w:t>
            </w:r>
            <w:r w:rsidRPr="007D1342">
              <w:rPr>
                <w:rFonts w:ascii="Courier New" w:hAnsi="Courier New" w:cs="Courier New"/>
                <w:b/>
                <w:bCs/>
              </w:rPr>
              <w:t>instanceof</w:t>
            </w:r>
            <w:r>
              <w:t xml:space="preserve"> operator. </w:t>
            </w:r>
          </w:p>
        </w:tc>
      </w:tr>
      <w:tr w:rsidR="00000B9E" w:rsidRPr="00E77497" w14:paraId="77AF2060" w14:textId="77777777" w:rsidTr="00000B9E">
        <w:trPr>
          <w:jc w:val="center"/>
        </w:trPr>
        <w:tc>
          <w:tcPr>
            <w:tcW w:w="2289" w:type="dxa"/>
          </w:tcPr>
          <w:p w14:paraId="65BA6FEB" w14:textId="77777777" w:rsidR="00000B9E" w:rsidRPr="007D1342" w:rsidRDefault="00000B9E" w:rsidP="00000B9E">
            <w:pPr>
              <w:keepNext/>
              <w:spacing w:after="60"/>
              <w:rPr>
                <w:rFonts w:ascii="Times New Roman" w:hAnsi="Times New Roman"/>
              </w:rPr>
            </w:pPr>
            <w:r>
              <w:rPr>
                <w:rFonts w:ascii="Times New Roman" w:hAnsi="Times New Roman"/>
              </w:rPr>
              <w:t>@@isRegExp</w:t>
            </w:r>
          </w:p>
        </w:tc>
        <w:tc>
          <w:tcPr>
            <w:tcW w:w="5185" w:type="dxa"/>
          </w:tcPr>
          <w:p w14:paraId="3C648780" w14:textId="77777777" w:rsidR="00000B9E" w:rsidRDefault="00000B9E" w:rsidP="00000B9E">
            <w:pPr>
              <w:keepNext/>
              <w:spacing w:after="60"/>
            </w:pPr>
            <w:r>
              <w:t>A Boolean value that if true indicates that an object may be used as a regular expression.</w:t>
            </w:r>
          </w:p>
        </w:tc>
      </w:tr>
      <w:tr w:rsidR="00000B9E" w:rsidRPr="00E77497" w14:paraId="36481795" w14:textId="77777777" w:rsidTr="00000B9E">
        <w:trPr>
          <w:jc w:val="center"/>
        </w:trPr>
        <w:tc>
          <w:tcPr>
            <w:tcW w:w="2289" w:type="dxa"/>
          </w:tcPr>
          <w:p w14:paraId="1479EBC7" w14:textId="77777777" w:rsidR="00000B9E" w:rsidRPr="007D1342" w:rsidRDefault="00000B9E" w:rsidP="00000B9E">
            <w:pPr>
              <w:keepNext/>
              <w:spacing w:after="60"/>
              <w:rPr>
                <w:rFonts w:ascii="Times New Roman" w:hAnsi="Times New Roman"/>
              </w:rPr>
            </w:pPr>
            <w:r w:rsidRPr="007D1342">
              <w:rPr>
                <w:rFonts w:ascii="Times New Roman" w:hAnsi="Times New Roman"/>
              </w:rPr>
              <w:t>@@iterator</w:t>
            </w:r>
          </w:p>
        </w:tc>
        <w:tc>
          <w:tcPr>
            <w:tcW w:w="5185" w:type="dxa"/>
          </w:tcPr>
          <w:p w14:paraId="2456F029" w14:textId="77777777" w:rsidR="00000B9E" w:rsidRPr="00E77497" w:rsidRDefault="00000B9E" w:rsidP="00000B9E">
            <w:pPr>
              <w:keepNext/>
              <w:spacing w:after="60"/>
            </w:pPr>
            <w:r>
              <w:t>A method that returns the default iterator for an object. Called by the semantics of the for-of statement.</w:t>
            </w:r>
          </w:p>
        </w:tc>
      </w:tr>
      <w:tr w:rsidR="00000B9E" w:rsidRPr="00E77497" w14:paraId="23F0369F" w14:textId="77777777" w:rsidTr="00000B9E">
        <w:trPr>
          <w:jc w:val="center"/>
        </w:trPr>
        <w:tc>
          <w:tcPr>
            <w:tcW w:w="2289" w:type="dxa"/>
          </w:tcPr>
          <w:p w14:paraId="06BD7BEF" w14:textId="77777777" w:rsidR="00000B9E" w:rsidRDefault="00000B9E" w:rsidP="00000B9E">
            <w:pPr>
              <w:keepNext/>
              <w:spacing w:after="60"/>
              <w:rPr>
                <w:rFonts w:ascii="Times New Roman" w:hAnsi="Times New Roman"/>
              </w:rPr>
            </w:pPr>
            <w:r>
              <w:rPr>
                <w:rFonts w:ascii="Times New Roman" w:hAnsi="Times New Roman"/>
              </w:rPr>
              <w:t>@@ToPrimitive</w:t>
            </w:r>
          </w:p>
        </w:tc>
        <w:tc>
          <w:tcPr>
            <w:tcW w:w="5185" w:type="dxa"/>
          </w:tcPr>
          <w:p w14:paraId="2E483A45" w14:textId="77777777" w:rsidR="00000B9E" w:rsidRPr="00E77497" w:rsidRDefault="00000B9E" w:rsidP="00000B9E">
            <w:pPr>
              <w:keepNext/>
              <w:spacing w:after="60"/>
            </w:pPr>
            <w:r>
              <w:t>A method that converts an object to a corresponding primitive value. Called by the ToPrimitive abstract operation.</w:t>
            </w:r>
          </w:p>
        </w:tc>
      </w:tr>
      <w:tr w:rsidR="00000B9E" w:rsidRPr="00E77497" w14:paraId="267868E1" w14:textId="77777777" w:rsidTr="00000B9E">
        <w:trPr>
          <w:jc w:val="center"/>
        </w:trPr>
        <w:tc>
          <w:tcPr>
            <w:tcW w:w="2289" w:type="dxa"/>
          </w:tcPr>
          <w:p w14:paraId="516C2529" w14:textId="77777777" w:rsidR="00000B9E" w:rsidRPr="00E77497" w:rsidRDefault="00000B9E" w:rsidP="00000B9E">
            <w:pPr>
              <w:keepNext/>
              <w:spacing w:after="60"/>
            </w:pPr>
            <w:r>
              <w:rPr>
                <w:rFonts w:ascii="Times New Roman" w:hAnsi="Times New Roman"/>
              </w:rPr>
              <w:t>@@toStringTag</w:t>
            </w:r>
          </w:p>
        </w:tc>
        <w:tc>
          <w:tcPr>
            <w:tcW w:w="5185" w:type="dxa"/>
          </w:tcPr>
          <w:p w14:paraId="3CDA86F6" w14:textId="77777777" w:rsidR="00000B9E" w:rsidRPr="00E77497" w:rsidRDefault="00000B9E" w:rsidP="00000B9E">
            <w:pPr>
              <w:keepNext/>
              <w:spacing w:after="60"/>
            </w:pPr>
            <w:r>
              <w:t>A string value that is used in the creation of the default string description of an object.  Called by the built-in method Object.prototype.toString.</w:t>
            </w:r>
          </w:p>
        </w:tc>
      </w:tr>
      <w:tr w:rsidR="00000B9E" w:rsidRPr="00E77497" w14:paraId="2DE2F7B9" w14:textId="77777777" w:rsidTr="00000B9E">
        <w:trPr>
          <w:jc w:val="center"/>
        </w:trPr>
        <w:tc>
          <w:tcPr>
            <w:tcW w:w="2289" w:type="dxa"/>
          </w:tcPr>
          <w:p w14:paraId="745C4D96" w14:textId="77777777" w:rsidR="00000B9E" w:rsidRDefault="00000B9E" w:rsidP="00000B9E">
            <w:pPr>
              <w:keepNext/>
              <w:spacing w:after="60"/>
              <w:rPr>
                <w:rFonts w:ascii="Times New Roman" w:hAnsi="Times New Roman"/>
              </w:rPr>
            </w:pPr>
            <w:r>
              <w:t>@@unscopables</w:t>
            </w:r>
          </w:p>
        </w:tc>
        <w:tc>
          <w:tcPr>
            <w:tcW w:w="5185" w:type="dxa"/>
          </w:tcPr>
          <w:p w14:paraId="14196922" w14:textId="77777777" w:rsidR="00000B9E" w:rsidRDefault="00000B9E" w:rsidP="00000B9E">
            <w:pPr>
              <w:keepNext/>
              <w:spacing w:after="60"/>
            </w:pPr>
            <w:r>
              <w:t>An Array of strings values that are property names that are excluded from the with environment bindings of the associated objects.</w:t>
            </w:r>
          </w:p>
        </w:tc>
      </w:tr>
    </w:tbl>
    <w:p w14:paraId="77463AC9" w14:textId="77777777" w:rsidR="00000B9E" w:rsidRDefault="00000B9E" w:rsidP="00000B9E">
      <w:pPr>
        <w:jc w:val="left"/>
        <w:rPr>
          <w:rFonts w:eastAsia="Arial Unicode MS"/>
        </w:rPr>
      </w:pPr>
    </w:p>
    <w:p w14:paraId="5C4A3544" w14:textId="77777777" w:rsidR="00000B9E" w:rsidRDefault="00000B9E" w:rsidP="00000B9E">
      <w:pPr>
        <w:jc w:val="left"/>
        <w:rPr>
          <w:rFonts w:eastAsia="Arial Unicode MS"/>
        </w:rPr>
      </w:pPr>
      <w:r>
        <w:rPr>
          <w:rFonts w:eastAsia="Arial Unicode MS"/>
        </w:rPr>
        <w:t>Well-known intrinsics are built-in objects that are explicitly referenced by the algorithms of this specification and which usually have Realm specific identities. Unless otherwise specified each intrinsic object actually corresponds to a set of similar objects, one per Realm.</w:t>
      </w:r>
    </w:p>
    <w:p w14:paraId="25EA6279" w14:textId="77777777" w:rsidR="00000B9E" w:rsidRDefault="00000B9E" w:rsidP="00000B9E">
      <w:pPr>
        <w:jc w:val="left"/>
      </w:pPr>
      <w:r>
        <w:rPr>
          <w:rFonts w:eastAsia="Arial Unicode MS"/>
        </w:rPr>
        <w:t xml:space="preserve">Within this specification </w:t>
      </w:r>
      <w:r>
        <w:t xml:space="preserve">a reference such as %name% means the intrinsic object, associated with the current Realm, corresponding to the name. Determination of the current Realm and its intrinsics is described in </w:t>
      </w:r>
      <w:r w:rsidR="00834ABD">
        <w:fldChar w:fldCharType="begin"/>
      </w:r>
      <w:r w:rsidR="00834ABD">
        <w:instrText xml:space="preserve"> REF _Ref365546332 \r \h </w:instrText>
      </w:r>
      <w:r w:rsidR="00834ABD">
        <w:fldChar w:fldCharType="separate"/>
      </w:r>
      <w:r w:rsidR="00083CEC">
        <w:t>8.2</w:t>
      </w:r>
      <w:r w:rsidR="00834ABD">
        <w:fldChar w:fldCharType="end"/>
      </w:r>
      <w:r>
        <w:t>. The well-known intrinsics are listed in</w:t>
      </w:r>
      <w:r w:rsidR="00CF10B9">
        <w:t xml:space="preserve"> </w:t>
      </w:r>
      <w:r w:rsidR="00CF10B9">
        <w:fldChar w:fldCharType="begin"/>
      </w:r>
      <w:r w:rsidR="00CF10B9">
        <w:instrText xml:space="preserve"> REF _Ref365644805 \h </w:instrText>
      </w:r>
      <w:r w:rsidR="00CF10B9">
        <w:fldChar w:fldCharType="separate"/>
      </w:r>
      <w:r w:rsidR="00083CEC">
        <w:t xml:space="preserve">Table </w:t>
      </w:r>
      <w:r w:rsidR="00083CEC">
        <w:rPr>
          <w:noProof/>
        </w:rPr>
        <w:t>7</w:t>
      </w:r>
      <w:r w:rsidR="00CF10B9">
        <w:fldChar w:fldCharType="end"/>
      </w:r>
      <w:r>
        <w:t>.</w:t>
      </w:r>
    </w:p>
    <w:p w14:paraId="2BD07D99" w14:textId="77777777" w:rsidR="00000B9E" w:rsidRDefault="00000B9E" w:rsidP="00000B9E">
      <w:pPr>
        <w:pStyle w:val="afffff4"/>
        <w:keepNext/>
        <w:jc w:val="center"/>
      </w:pPr>
      <w:bookmarkStart w:id="381" w:name="_Ref365644805"/>
      <w:r>
        <w:t xml:space="preserve">Table </w:t>
      </w:r>
      <w:r>
        <w:fldChar w:fldCharType="begin"/>
      </w:r>
      <w:r>
        <w:instrText xml:space="preserve"> SEQ Table \* ARABIC </w:instrText>
      </w:r>
      <w:r>
        <w:fldChar w:fldCharType="separate"/>
      </w:r>
      <w:r w:rsidR="00083CEC">
        <w:rPr>
          <w:noProof/>
        </w:rPr>
        <w:t>7</w:t>
      </w:r>
      <w:r>
        <w:fldChar w:fldCharType="end"/>
      </w:r>
      <w:bookmarkEnd w:id="381"/>
      <w:r>
        <w:rPr>
          <w:lang w:val="en-US"/>
        </w:rPr>
        <w:t xml:space="preserve"> </w:t>
      </w:r>
      <w:r w:rsidRPr="00E77497">
        <w:rPr>
          <w:rFonts w:eastAsia="Arial Unicode MS"/>
        </w:rPr>
        <w:t>—</w:t>
      </w:r>
      <w:r>
        <w:rPr>
          <w:lang w:val="en-US"/>
        </w:rPr>
        <w:t xml:space="preserve"> Well-known Intrinsic Objects </w:t>
      </w:r>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925"/>
        <w:gridCol w:w="3522"/>
      </w:tblGrid>
      <w:tr w:rsidR="00000B9E" w:rsidRPr="00E77497" w14:paraId="0422573F" w14:textId="77777777" w:rsidTr="00000B9E">
        <w:trPr>
          <w:trHeight w:val="338"/>
          <w:jc w:val="center"/>
        </w:trPr>
        <w:tc>
          <w:tcPr>
            <w:tcW w:w="2925" w:type="dxa"/>
            <w:tcBorders>
              <w:top w:val="single" w:sz="12" w:space="0" w:color="000000"/>
              <w:left w:val="single" w:sz="6" w:space="0" w:color="000000"/>
              <w:bottom w:val="single" w:sz="6" w:space="0" w:color="000000"/>
              <w:right w:val="single" w:sz="4" w:space="0" w:color="auto"/>
            </w:tcBorders>
            <w:shd w:val="solid" w:color="C0C0C0" w:fill="FFFFFF"/>
          </w:tcPr>
          <w:p w14:paraId="786F0E8D" w14:textId="77777777" w:rsidR="00000B9E" w:rsidRPr="00E77497" w:rsidRDefault="00000B9E" w:rsidP="00000B9E">
            <w:pPr>
              <w:keepNext/>
              <w:shd w:val="solid" w:color="C0C0C0" w:fill="FFFFFF"/>
              <w:spacing w:after="0"/>
              <w:rPr>
                <w:b/>
                <w:i/>
                <w:shd w:val="solid" w:color="C0C0C0" w:fill="FFFFFF"/>
              </w:rPr>
            </w:pPr>
            <w:r>
              <w:rPr>
                <w:b/>
                <w:i/>
                <w:shd w:val="solid" w:color="C0C0C0" w:fill="FFFFFF"/>
              </w:rPr>
              <w:t>Intrinsic Name</w:t>
            </w:r>
          </w:p>
        </w:tc>
        <w:tc>
          <w:tcPr>
            <w:tcW w:w="3522" w:type="dxa"/>
            <w:tcBorders>
              <w:top w:val="single" w:sz="12" w:space="0" w:color="000000"/>
              <w:left w:val="nil"/>
              <w:bottom w:val="single" w:sz="6" w:space="0" w:color="000000"/>
              <w:right w:val="single" w:sz="6" w:space="0" w:color="000000"/>
            </w:tcBorders>
            <w:shd w:val="solid" w:color="C0C0C0" w:fill="FFFFFF"/>
          </w:tcPr>
          <w:p w14:paraId="578E2B5C" w14:textId="77777777" w:rsidR="00000B9E" w:rsidRDefault="00000B9E" w:rsidP="00000B9E">
            <w:pPr>
              <w:keepNext/>
              <w:shd w:val="solid" w:color="C0C0C0" w:fill="FFFFFF"/>
              <w:spacing w:after="0"/>
              <w:rPr>
                <w:b/>
                <w:i/>
                <w:shd w:val="solid" w:color="C0C0C0" w:fill="FFFFFF"/>
              </w:rPr>
            </w:pPr>
            <w:r>
              <w:rPr>
                <w:b/>
                <w:i/>
                <w:shd w:val="solid" w:color="C0C0C0" w:fill="FFFFFF"/>
              </w:rPr>
              <w:t>ECMAScript Language Association</w:t>
            </w:r>
          </w:p>
        </w:tc>
      </w:tr>
      <w:tr w:rsidR="00000B9E" w:rsidRPr="00E77497" w14:paraId="0B4D97B0" w14:textId="77777777" w:rsidTr="00000B9E">
        <w:trPr>
          <w:jc w:val="center"/>
        </w:trPr>
        <w:tc>
          <w:tcPr>
            <w:tcW w:w="2925" w:type="dxa"/>
            <w:tcBorders>
              <w:top w:val="nil"/>
            </w:tcBorders>
          </w:tcPr>
          <w:p w14:paraId="3479B1CD" w14:textId="77777777" w:rsidR="00000B9E" w:rsidRPr="00543DFB" w:rsidRDefault="00000B9E" w:rsidP="00000B9E">
            <w:pPr>
              <w:keepNext/>
              <w:spacing w:after="60"/>
              <w:rPr>
                <w:rFonts w:ascii="Times New Roman" w:hAnsi="Times New Roman"/>
              </w:rPr>
            </w:pPr>
            <w:r>
              <w:rPr>
                <w:rFonts w:ascii="Times New Roman" w:hAnsi="Times New Roman"/>
              </w:rPr>
              <w:t>%Object%</w:t>
            </w:r>
          </w:p>
        </w:tc>
        <w:tc>
          <w:tcPr>
            <w:tcW w:w="3522" w:type="dxa"/>
            <w:tcBorders>
              <w:top w:val="nil"/>
            </w:tcBorders>
          </w:tcPr>
          <w:p w14:paraId="3BA6DBDE" w14:textId="77777777" w:rsidR="00000B9E" w:rsidRPr="00E77497" w:rsidRDefault="00000B9E" w:rsidP="00000B9E">
            <w:pPr>
              <w:keepNext/>
              <w:spacing w:after="60"/>
            </w:pPr>
            <w:r>
              <w:t xml:space="preserve">The initial value of the global object property named </w:t>
            </w:r>
            <w:r w:rsidRPr="000F7206">
              <w:rPr>
                <w:rFonts w:ascii="Courier New" w:hAnsi="Courier New" w:cs="Courier New"/>
                <w:b/>
                <w:bCs/>
              </w:rPr>
              <w:t>"Object"</w:t>
            </w:r>
            <w:r>
              <w:t>.</w:t>
            </w:r>
          </w:p>
        </w:tc>
      </w:tr>
      <w:tr w:rsidR="00000B9E" w:rsidRPr="00E77497" w14:paraId="58831C09" w14:textId="77777777" w:rsidTr="00000B9E">
        <w:trPr>
          <w:jc w:val="center"/>
        </w:trPr>
        <w:tc>
          <w:tcPr>
            <w:tcW w:w="2925" w:type="dxa"/>
          </w:tcPr>
          <w:p w14:paraId="3AC0EBB7" w14:textId="77777777" w:rsidR="00000B9E" w:rsidRDefault="00000B9E" w:rsidP="00000B9E">
            <w:pPr>
              <w:keepNext/>
              <w:spacing w:after="60"/>
              <w:rPr>
                <w:rFonts w:ascii="Times New Roman" w:hAnsi="Times New Roman"/>
              </w:rPr>
            </w:pPr>
            <w:r>
              <w:rPr>
                <w:rFonts w:ascii="Times New Roman" w:hAnsi="Times New Roman"/>
              </w:rPr>
              <w:t>%ObjectPrototype%</w:t>
            </w:r>
          </w:p>
        </w:tc>
        <w:tc>
          <w:tcPr>
            <w:tcW w:w="3522" w:type="dxa"/>
          </w:tcPr>
          <w:p w14:paraId="161FAED7" w14:textId="77777777"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%Object%.</w:t>
            </w:r>
          </w:p>
        </w:tc>
      </w:tr>
      <w:tr w:rsidR="00000B9E" w:rsidRPr="00E77497" w14:paraId="38B91C82" w14:textId="77777777" w:rsidTr="00000B9E">
        <w:trPr>
          <w:jc w:val="center"/>
        </w:trPr>
        <w:tc>
          <w:tcPr>
            <w:tcW w:w="2925" w:type="dxa"/>
          </w:tcPr>
          <w:p w14:paraId="38D76C5F" w14:textId="77777777" w:rsidR="00000B9E" w:rsidRDefault="00000B9E" w:rsidP="00000B9E">
            <w:pPr>
              <w:keepNext/>
              <w:spacing w:after="60"/>
              <w:rPr>
                <w:rFonts w:ascii="Times New Roman" w:hAnsi="Times New Roman"/>
              </w:rPr>
            </w:pPr>
            <w:r>
              <w:rPr>
                <w:rFonts w:ascii="Times New Roman" w:hAnsi="Times New Roman"/>
              </w:rPr>
              <w:t>%ObjProto_toString%</w:t>
            </w:r>
          </w:p>
        </w:tc>
        <w:tc>
          <w:tcPr>
            <w:tcW w:w="3522" w:type="dxa"/>
          </w:tcPr>
          <w:p w14:paraId="3B654FF4" w14:textId="77777777"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toString</w:t>
            </w:r>
            <w:r w:rsidRPr="000F7206">
              <w:rPr>
                <w:rFonts w:ascii="Courier New" w:hAnsi="Courier New" w:cs="Courier New"/>
                <w:b/>
                <w:bCs/>
              </w:rPr>
              <w:t>"</w:t>
            </w:r>
            <w:r>
              <w:t xml:space="preserve"> data property of the intrinsic </w:t>
            </w:r>
            <w:r>
              <w:rPr>
                <w:rFonts w:ascii="Times New Roman" w:hAnsi="Times New Roman"/>
              </w:rPr>
              <w:t>%ObjectPrototype%.</w:t>
            </w:r>
          </w:p>
        </w:tc>
      </w:tr>
      <w:tr w:rsidR="00000B9E" w:rsidRPr="00E77497" w14:paraId="7653D45D" w14:textId="77777777" w:rsidTr="00000B9E">
        <w:trPr>
          <w:jc w:val="center"/>
        </w:trPr>
        <w:tc>
          <w:tcPr>
            <w:tcW w:w="2925" w:type="dxa"/>
          </w:tcPr>
          <w:p w14:paraId="30876B0A" w14:textId="77777777" w:rsidR="00000B9E" w:rsidRPr="00E77497" w:rsidRDefault="00000B9E" w:rsidP="00000B9E">
            <w:pPr>
              <w:keepNext/>
              <w:spacing w:after="60"/>
            </w:pPr>
            <w:r>
              <w:rPr>
                <w:rFonts w:ascii="Times New Roman" w:hAnsi="Times New Roman"/>
              </w:rPr>
              <w:t>%Function%</w:t>
            </w:r>
          </w:p>
        </w:tc>
        <w:tc>
          <w:tcPr>
            <w:tcW w:w="3522" w:type="dxa"/>
          </w:tcPr>
          <w:p w14:paraId="562220DE" w14:textId="77777777" w:rsidR="00000B9E" w:rsidRPr="00E77497" w:rsidRDefault="00000B9E" w:rsidP="00000B9E">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Function</w:t>
            </w:r>
            <w:r w:rsidRPr="000F7206">
              <w:rPr>
                <w:rFonts w:ascii="Courier New" w:hAnsi="Courier New" w:cs="Courier New"/>
                <w:b/>
                <w:bCs/>
              </w:rPr>
              <w:t>"</w:t>
            </w:r>
            <w:r>
              <w:t>.</w:t>
            </w:r>
          </w:p>
        </w:tc>
      </w:tr>
      <w:tr w:rsidR="00000B9E" w:rsidRPr="00E77497" w14:paraId="32B9D6FE" w14:textId="77777777" w:rsidTr="00000B9E">
        <w:trPr>
          <w:jc w:val="center"/>
        </w:trPr>
        <w:tc>
          <w:tcPr>
            <w:tcW w:w="2925" w:type="dxa"/>
          </w:tcPr>
          <w:p w14:paraId="0906ED53" w14:textId="77777777" w:rsidR="00000B9E" w:rsidRDefault="00000B9E" w:rsidP="00000B9E">
            <w:pPr>
              <w:keepNext/>
              <w:spacing w:after="60"/>
              <w:rPr>
                <w:rFonts w:ascii="Times New Roman" w:hAnsi="Times New Roman"/>
              </w:rPr>
            </w:pPr>
            <w:r>
              <w:rPr>
                <w:rFonts w:ascii="Times New Roman" w:hAnsi="Times New Roman"/>
              </w:rPr>
              <w:t>%FunctionPrototype%</w:t>
            </w:r>
          </w:p>
        </w:tc>
        <w:tc>
          <w:tcPr>
            <w:tcW w:w="3522" w:type="dxa"/>
          </w:tcPr>
          <w:p w14:paraId="69CB2E3D" w14:textId="77777777"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%Function%.</w:t>
            </w:r>
          </w:p>
        </w:tc>
      </w:tr>
      <w:tr w:rsidR="00000B9E" w:rsidRPr="00E77497" w14:paraId="48A40E4B" w14:textId="77777777" w:rsidTr="00000B9E">
        <w:trPr>
          <w:jc w:val="center"/>
        </w:trPr>
        <w:tc>
          <w:tcPr>
            <w:tcW w:w="2925" w:type="dxa"/>
          </w:tcPr>
          <w:p w14:paraId="1E799947" w14:textId="77777777" w:rsidR="00000B9E" w:rsidRDefault="00000B9E" w:rsidP="00000B9E">
            <w:pPr>
              <w:keepNext/>
              <w:spacing w:after="60"/>
              <w:rPr>
                <w:rFonts w:ascii="Times New Roman" w:hAnsi="Times New Roman"/>
              </w:rPr>
            </w:pPr>
            <w:r>
              <w:rPr>
                <w:rFonts w:ascii="Times New Roman" w:hAnsi="Times New Roman"/>
              </w:rPr>
              <w:t>%Array%</w:t>
            </w:r>
          </w:p>
        </w:tc>
        <w:tc>
          <w:tcPr>
            <w:tcW w:w="3522" w:type="dxa"/>
          </w:tcPr>
          <w:p w14:paraId="39FA0BD0" w14:textId="77777777" w:rsidR="00000B9E" w:rsidRDefault="00000B9E" w:rsidP="00000B9E">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Array</w:t>
            </w:r>
            <w:r w:rsidRPr="000F7206">
              <w:rPr>
                <w:rFonts w:ascii="Courier New" w:hAnsi="Courier New" w:cs="Courier New"/>
                <w:b/>
                <w:bCs/>
              </w:rPr>
              <w:t>"</w:t>
            </w:r>
            <w:r>
              <w:t>.</w:t>
            </w:r>
          </w:p>
        </w:tc>
      </w:tr>
      <w:tr w:rsidR="00000B9E" w:rsidRPr="00E77497" w14:paraId="0D102461" w14:textId="77777777" w:rsidTr="00000B9E">
        <w:trPr>
          <w:jc w:val="center"/>
        </w:trPr>
        <w:tc>
          <w:tcPr>
            <w:tcW w:w="2925" w:type="dxa"/>
          </w:tcPr>
          <w:p w14:paraId="58C52405" w14:textId="77777777" w:rsidR="00000B9E" w:rsidRPr="00543DFB" w:rsidRDefault="00000B9E" w:rsidP="00000B9E">
            <w:pPr>
              <w:keepNext/>
              <w:spacing w:after="60"/>
              <w:rPr>
                <w:rFonts w:ascii="Times New Roman" w:hAnsi="Times New Roman"/>
              </w:rPr>
            </w:pPr>
            <w:r>
              <w:rPr>
                <w:rFonts w:ascii="Times New Roman" w:hAnsi="Times New Roman"/>
              </w:rPr>
              <w:t>%ArrayPrototype%</w:t>
            </w:r>
          </w:p>
        </w:tc>
        <w:tc>
          <w:tcPr>
            <w:tcW w:w="3522" w:type="dxa"/>
          </w:tcPr>
          <w:p w14:paraId="1E03A651" w14:textId="77777777"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w:t>
            </w:r>
          </w:p>
        </w:tc>
      </w:tr>
      <w:tr w:rsidR="00000B9E" w:rsidRPr="00E77497" w14:paraId="5BA13AB1" w14:textId="77777777" w:rsidTr="00000B9E">
        <w:trPr>
          <w:jc w:val="center"/>
        </w:trPr>
        <w:tc>
          <w:tcPr>
            <w:tcW w:w="2925" w:type="dxa"/>
          </w:tcPr>
          <w:p w14:paraId="3F50647F" w14:textId="77777777" w:rsidR="00000B9E" w:rsidRPr="00E77497" w:rsidRDefault="00000B9E" w:rsidP="00000B9E">
            <w:pPr>
              <w:keepNext/>
              <w:spacing w:after="60"/>
            </w:pPr>
            <w:r>
              <w:rPr>
                <w:rFonts w:ascii="Times New Roman" w:hAnsi="Times New Roman"/>
              </w:rPr>
              <w:t>%ArrayIteratorPrototype%</w:t>
            </w:r>
          </w:p>
        </w:tc>
        <w:tc>
          <w:tcPr>
            <w:tcW w:w="3522" w:type="dxa"/>
          </w:tcPr>
          <w:p w14:paraId="0A2C2C04" w14:textId="77777777" w:rsidR="00000B9E" w:rsidRPr="00E77497" w:rsidRDefault="00000B9E" w:rsidP="00000B9E">
            <w:pPr>
              <w:keepNext/>
              <w:spacing w:after="60"/>
              <w:jc w:val="left"/>
            </w:pPr>
            <w:r>
              <w:t>The prototype object used for</w:t>
            </w:r>
            <w:r>
              <w:br/>
              <w:t>Iterator objects created by the CreateArrayIterator abstract operation.</w:t>
            </w:r>
          </w:p>
        </w:tc>
      </w:tr>
      <w:tr w:rsidR="00000B9E" w14:paraId="72D411B8"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53557CB4" w14:textId="77777777" w:rsidR="00000B9E" w:rsidRDefault="00000B9E" w:rsidP="00000B9E">
            <w:pPr>
              <w:keepNext/>
              <w:spacing w:after="60"/>
              <w:rPr>
                <w:rFonts w:ascii="Times New Roman" w:hAnsi="Times New Roman"/>
              </w:rPr>
            </w:pPr>
            <w:r>
              <w:rPr>
                <w:rFonts w:ascii="Times New Roman" w:hAnsi="Times New Roman"/>
              </w:rPr>
              <w:t>%String%</w:t>
            </w:r>
          </w:p>
        </w:tc>
        <w:tc>
          <w:tcPr>
            <w:tcW w:w="3522" w:type="dxa"/>
            <w:tcBorders>
              <w:top w:val="single" w:sz="6" w:space="0" w:color="auto"/>
              <w:left w:val="single" w:sz="6" w:space="0" w:color="auto"/>
              <w:bottom w:val="single" w:sz="6" w:space="0" w:color="auto"/>
              <w:right w:val="single" w:sz="6" w:space="0" w:color="auto"/>
            </w:tcBorders>
          </w:tcPr>
          <w:p w14:paraId="119DEE85" w14:textId="77777777" w:rsidR="00000B9E" w:rsidRDefault="00000B9E" w:rsidP="00000B9E">
            <w:pPr>
              <w:keepNext/>
              <w:spacing w:after="60"/>
              <w:jc w:val="left"/>
            </w:pPr>
            <w:r>
              <w:t xml:space="preserve">The initial value of the global object property named </w:t>
            </w:r>
            <w:r w:rsidRPr="00DA6094">
              <w:t>"</w:t>
            </w:r>
            <w:r>
              <w:t>String</w:t>
            </w:r>
            <w:r w:rsidRPr="00DA6094">
              <w:t>"</w:t>
            </w:r>
            <w:r>
              <w:t>.</w:t>
            </w:r>
          </w:p>
        </w:tc>
      </w:tr>
      <w:tr w:rsidR="00000B9E" w:rsidRPr="00E77497" w14:paraId="5C16CA03" w14:textId="77777777" w:rsidTr="00000B9E">
        <w:trPr>
          <w:jc w:val="center"/>
        </w:trPr>
        <w:tc>
          <w:tcPr>
            <w:tcW w:w="2925" w:type="dxa"/>
          </w:tcPr>
          <w:p w14:paraId="4CB8C2E5" w14:textId="77777777" w:rsidR="00000B9E" w:rsidRDefault="00000B9E" w:rsidP="00000B9E">
            <w:pPr>
              <w:keepNext/>
              <w:spacing w:after="60"/>
              <w:rPr>
                <w:rFonts w:ascii="Times New Roman" w:hAnsi="Times New Roman"/>
              </w:rPr>
            </w:pPr>
            <w:r>
              <w:rPr>
                <w:rFonts w:ascii="Times New Roman" w:hAnsi="Times New Roman"/>
              </w:rPr>
              <w:t>%StringPrototype%</w:t>
            </w:r>
          </w:p>
        </w:tc>
        <w:tc>
          <w:tcPr>
            <w:tcW w:w="3522" w:type="dxa"/>
          </w:tcPr>
          <w:p w14:paraId="67199931"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%String%.</w:t>
            </w:r>
          </w:p>
        </w:tc>
      </w:tr>
      <w:tr w:rsidR="00000B9E" w14:paraId="6B655613"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7150AD6D" w14:textId="77777777" w:rsidR="00000B9E" w:rsidRDefault="00000B9E" w:rsidP="00000B9E">
            <w:pPr>
              <w:keepNext/>
              <w:spacing w:after="60"/>
              <w:rPr>
                <w:rFonts w:ascii="Times New Roman" w:hAnsi="Times New Roman"/>
              </w:rPr>
            </w:pPr>
            <w:r>
              <w:rPr>
                <w:rFonts w:ascii="Times New Roman" w:hAnsi="Times New Roman"/>
              </w:rPr>
              <w:t>%Boolean%</w:t>
            </w:r>
          </w:p>
        </w:tc>
        <w:tc>
          <w:tcPr>
            <w:tcW w:w="3522" w:type="dxa"/>
            <w:tcBorders>
              <w:top w:val="single" w:sz="6" w:space="0" w:color="auto"/>
              <w:left w:val="single" w:sz="6" w:space="0" w:color="auto"/>
              <w:bottom w:val="single" w:sz="6" w:space="0" w:color="auto"/>
              <w:right w:val="single" w:sz="6" w:space="0" w:color="auto"/>
            </w:tcBorders>
          </w:tcPr>
          <w:p w14:paraId="3F1A34B8" w14:textId="77777777" w:rsidR="00000B9E" w:rsidRDefault="00000B9E" w:rsidP="00000B9E">
            <w:pPr>
              <w:keepNext/>
              <w:spacing w:after="60"/>
              <w:jc w:val="left"/>
            </w:pPr>
            <w:r>
              <w:t xml:space="preserve">The initial value of the global object property named </w:t>
            </w:r>
            <w:r w:rsidRPr="00DA6094">
              <w:t>"</w:t>
            </w:r>
            <w:r w:rsidRPr="00DA6094">
              <w:rPr>
                <w:rFonts w:ascii="Courier New" w:hAnsi="Courier New" w:cs="Courier New"/>
                <w:b/>
                <w:bCs/>
              </w:rPr>
              <w:t>Boolean</w:t>
            </w:r>
            <w:r w:rsidRPr="00DA6094">
              <w:t>"</w:t>
            </w:r>
            <w:r>
              <w:t>.</w:t>
            </w:r>
          </w:p>
        </w:tc>
      </w:tr>
      <w:tr w:rsidR="00000B9E" w14:paraId="37E9D55C" w14:textId="77777777" w:rsidTr="00000B9E">
        <w:trPr>
          <w:jc w:val="center"/>
        </w:trPr>
        <w:tc>
          <w:tcPr>
            <w:tcW w:w="2925" w:type="dxa"/>
          </w:tcPr>
          <w:p w14:paraId="29A411F0" w14:textId="77777777" w:rsidR="00000B9E" w:rsidRDefault="00000B9E" w:rsidP="00000B9E">
            <w:pPr>
              <w:keepNext/>
              <w:spacing w:after="60"/>
              <w:rPr>
                <w:rFonts w:ascii="Times New Roman" w:hAnsi="Times New Roman"/>
              </w:rPr>
            </w:pPr>
            <w:r>
              <w:rPr>
                <w:rFonts w:ascii="Times New Roman" w:hAnsi="Times New Roman"/>
              </w:rPr>
              <w:t>%BooleanPrototype%</w:t>
            </w:r>
          </w:p>
        </w:tc>
        <w:tc>
          <w:tcPr>
            <w:tcW w:w="3522" w:type="dxa"/>
          </w:tcPr>
          <w:p w14:paraId="1650E18F"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t>
            </w:r>
            <w:r w:rsidRPr="00DA6094">
              <w:rPr>
                <w:rFonts w:ascii="Times New Roman" w:hAnsi="Times New Roman"/>
              </w:rPr>
              <w:t>Boolean</w:t>
            </w:r>
            <w:r>
              <w:rPr>
                <w:rFonts w:ascii="Times New Roman" w:hAnsi="Times New Roman"/>
              </w:rPr>
              <w:t>%.</w:t>
            </w:r>
          </w:p>
        </w:tc>
      </w:tr>
      <w:tr w:rsidR="00000B9E" w14:paraId="0448D333"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20AAFCEC" w14:textId="77777777" w:rsidR="00000B9E" w:rsidRDefault="00000B9E" w:rsidP="00000B9E">
            <w:pPr>
              <w:keepNext/>
              <w:spacing w:after="60"/>
              <w:rPr>
                <w:rFonts w:ascii="Times New Roman" w:hAnsi="Times New Roman"/>
              </w:rPr>
            </w:pPr>
            <w:r>
              <w:rPr>
                <w:rFonts w:ascii="Times New Roman" w:hAnsi="Times New Roman"/>
              </w:rPr>
              <w:t>%Number%</w:t>
            </w:r>
          </w:p>
        </w:tc>
        <w:tc>
          <w:tcPr>
            <w:tcW w:w="3522" w:type="dxa"/>
            <w:tcBorders>
              <w:top w:val="single" w:sz="6" w:space="0" w:color="auto"/>
              <w:left w:val="single" w:sz="6" w:space="0" w:color="auto"/>
              <w:bottom w:val="single" w:sz="6" w:space="0" w:color="auto"/>
              <w:right w:val="single" w:sz="6" w:space="0" w:color="auto"/>
            </w:tcBorders>
          </w:tcPr>
          <w:p w14:paraId="5AB59CAF" w14:textId="77777777"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Number</w:t>
            </w:r>
            <w:r w:rsidRPr="00DA6094">
              <w:t>"</w:t>
            </w:r>
            <w:r>
              <w:t>.</w:t>
            </w:r>
          </w:p>
        </w:tc>
      </w:tr>
      <w:tr w:rsidR="00000B9E" w14:paraId="64347E46" w14:textId="77777777" w:rsidTr="00000B9E">
        <w:trPr>
          <w:jc w:val="center"/>
        </w:trPr>
        <w:tc>
          <w:tcPr>
            <w:tcW w:w="2925" w:type="dxa"/>
          </w:tcPr>
          <w:p w14:paraId="78DAF509" w14:textId="77777777" w:rsidR="00000B9E" w:rsidRDefault="00000B9E" w:rsidP="00000B9E">
            <w:pPr>
              <w:keepNext/>
              <w:spacing w:after="60"/>
              <w:rPr>
                <w:rFonts w:ascii="Times New Roman" w:hAnsi="Times New Roman"/>
              </w:rPr>
            </w:pPr>
            <w:r>
              <w:rPr>
                <w:rFonts w:ascii="Times New Roman" w:hAnsi="Times New Roman"/>
              </w:rPr>
              <w:t>%NumberPrototype%</w:t>
            </w:r>
          </w:p>
        </w:tc>
        <w:tc>
          <w:tcPr>
            <w:tcW w:w="3522" w:type="dxa"/>
          </w:tcPr>
          <w:p w14:paraId="02F74C3D"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%Number%.</w:t>
            </w:r>
          </w:p>
        </w:tc>
      </w:tr>
      <w:tr w:rsidR="00000B9E" w14:paraId="10AACAE0"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4CDD3386" w14:textId="77777777" w:rsidR="00000B9E" w:rsidRDefault="00000B9E" w:rsidP="00000B9E">
            <w:pPr>
              <w:keepNext/>
              <w:spacing w:after="60"/>
              <w:rPr>
                <w:rFonts w:ascii="Times New Roman" w:hAnsi="Times New Roman"/>
              </w:rPr>
            </w:pPr>
            <w:r>
              <w:rPr>
                <w:rFonts w:ascii="Times New Roman" w:hAnsi="Times New Roman"/>
              </w:rPr>
              <w:t>%Date%</w:t>
            </w:r>
          </w:p>
        </w:tc>
        <w:tc>
          <w:tcPr>
            <w:tcW w:w="3522" w:type="dxa"/>
            <w:tcBorders>
              <w:top w:val="single" w:sz="6" w:space="0" w:color="auto"/>
              <w:left w:val="single" w:sz="6" w:space="0" w:color="auto"/>
              <w:bottom w:val="single" w:sz="6" w:space="0" w:color="auto"/>
              <w:right w:val="single" w:sz="6" w:space="0" w:color="auto"/>
            </w:tcBorders>
          </w:tcPr>
          <w:p w14:paraId="5D0E8254" w14:textId="77777777"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Date</w:t>
            </w:r>
            <w:r w:rsidRPr="00DA6094">
              <w:t>"</w:t>
            </w:r>
            <w:r>
              <w:t>.</w:t>
            </w:r>
          </w:p>
        </w:tc>
      </w:tr>
      <w:tr w:rsidR="00000B9E" w14:paraId="42FA9F61" w14:textId="77777777" w:rsidTr="00000B9E">
        <w:trPr>
          <w:jc w:val="center"/>
        </w:trPr>
        <w:tc>
          <w:tcPr>
            <w:tcW w:w="2925" w:type="dxa"/>
          </w:tcPr>
          <w:p w14:paraId="0335BE9B" w14:textId="77777777" w:rsidR="00000B9E" w:rsidRDefault="00000B9E" w:rsidP="00000B9E">
            <w:pPr>
              <w:keepNext/>
              <w:spacing w:after="60"/>
              <w:rPr>
                <w:rFonts w:ascii="Times New Roman" w:hAnsi="Times New Roman"/>
              </w:rPr>
            </w:pPr>
            <w:r>
              <w:rPr>
                <w:rFonts w:ascii="Times New Roman" w:hAnsi="Times New Roman"/>
              </w:rPr>
              <w:t>%DatePrototype%</w:t>
            </w:r>
          </w:p>
        </w:tc>
        <w:tc>
          <w:tcPr>
            <w:tcW w:w="3522" w:type="dxa"/>
          </w:tcPr>
          <w:p w14:paraId="3FDE01DF"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%Date%.</w:t>
            </w:r>
          </w:p>
        </w:tc>
      </w:tr>
      <w:tr w:rsidR="00000B9E" w14:paraId="63CD5A99"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23C13524" w14:textId="77777777" w:rsidR="00000B9E" w:rsidRDefault="00000B9E" w:rsidP="00000B9E">
            <w:pPr>
              <w:keepNext/>
              <w:spacing w:after="60"/>
              <w:rPr>
                <w:rFonts w:ascii="Times New Roman" w:hAnsi="Times New Roman"/>
              </w:rPr>
            </w:pPr>
            <w:r>
              <w:rPr>
                <w:rFonts w:ascii="Times New Roman" w:hAnsi="Times New Roman"/>
              </w:rPr>
              <w:t>%RegExp%</w:t>
            </w:r>
          </w:p>
        </w:tc>
        <w:tc>
          <w:tcPr>
            <w:tcW w:w="3522" w:type="dxa"/>
            <w:tcBorders>
              <w:top w:val="single" w:sz="6" w:space="0" w:color="auto"/>
              <w:left w:val="single" w:sz="6" w:space="0" w:color="auto"/>
              <w:bottom w:val="single" w:sz="6" w:space="0" w:color="auto"/>
              <w:right w:val="single" w:sz="6" w:space="0" w:color="auto"/>
            </w:tcBorders>
          </w:tcPr>
          <w:p w14:paraId="462064F1" w14:textId="77777777"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RegExp</w:t>
            </w:r>
            <w:r w:rsidRPr="00DA6094">
              <w:t>"</w:t>
            </w:r>
            <w:r>
              <w:t>.</w:t>
            </w:r>
          </w:p>
        </w:tc>
      </w:tr>
      <w:tr w:rsidR="00000B9E" w14:paraId="1D056DB8" w14:textId="77777777" w:rsidTr="00000B9E">
        <w:trPr>
          <w:jc w:val="center"/>
        </w:trPr>
        <w:tc>
          <w:tcPr>
            <w:tcW w:w="2925" w:type="dxa"/>
          </w:tcPr>
          <w:p w14:paraId="581992BF" w14:textId="77777777" w:rsidR="00000B9E" w:rsidRDefault="00000B9E" w:rsidP="00000B9E">
            <w:pPr>
              <w:keepNext/>
              <w:spacing w:after="60"/>
              <w:rPr>
                <w:rFonts w:ascii="Times New Roman" w:hAnsi="Times New Roman"/>
              </w:rPr>
            </w:pPr>
            <w:r>
              <w:rPr>
                <w:rFonts w:ascii="Times New Roman" w:hAnsi="Times New Roman"/>
              </w:rPr>
              <w:t>%RegExpPrototype%</w:t>
            </w:r>
          </w:p>
        </w:tc>
        <w:tc>
          <w:tcPr>
            <w:tcW w:w="3522" w:type="dxa"/>
          </w:tcPr>
          <w:p w14:paraId="681F8A31"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%RegExp%.</w:t>
            </w:r>
          </w:p>
        </w:tc>
      </w:tr>
      <w:tr w:rsidR="00000B9E" w:rsidRPr="00E77497" w14:paraId="2C890471" w14:textId="77777777" w:rsidTr="00000B9E">
        <w:trPr>
          <w:jc w:val="center"/>
        </w:trPr>
        <w:tc>
          <w:tcPr>
            <w:tcW w:w="2925" w:type="dxa"/>
          </w:tcPr>
          <w:p w14:paraId="744EDF3E" w14:textId="77777777" w:rsidR="00000B9E" w:rsidRDefault="00000B9E" w:rsidP="00000B9E">
            <w:pPr>
              <w:keepNext/>
              <w:spacing w:after="60"/>
              <w:rPr>
                <w:rFonts w:ascii="Times New Roman" w:hAnsi="Times New Roman"/>
              </w:rPr>
            </w:pPr>
            <w:r>
              <w:rPr>
                <w:rFonts w:ascii="Times New Roman" w:hAnsi="Times New Roman"/>
              </w:rPr>
              <w:t>%Map%</w:t>
            </w:r>
          </w:p>
        </w:tc>
        <w:tc>
          <w:tcPr>
            <w:tcW w:w="3522" w:type="dxa"/>
          </w:tcPr>
          <w:p w14:paraId="10D73E98" w14:textId="77777777"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Map</w:t>
            </w:r>
            <w:r w:rsidRPr="000F7206">
              <w:rPr>
                <w:rFonts w:ascii="Courier New" w:hAnsi="Courier New" w:cs="Courier New"/>
                <w:b/>
                <w:bCs/>
              </w:rPr>
              <w:t>"</w:t>
            </w:r>
            <w:r>
              <w:t>.</w:t>
            </w:r>
          </w:p>
        </w:tc>
      </w:tr>
      <w:tr w:rsidR="00000B9E" w:rsidRPr="00E77497" w14:paraId="4D02F937" w14:textId="77777777" w:rsidTr="00000B9E">
        <w:trPr>
          <w:jc w:val="center"/>
        </w:trPr>
        <w:tc>
          <w:tcPr>
            <w:tcW w:w="2925" w:type="dxa"/>
          </w:tcPr>
          <w:p w14:paraId="1F7C37DF" w14:textId="77777777" w:rsidR="00000B9E" w:rsidRDefault="00000B9E" w:rsidP="00000B9E">
            <w:pPr>
              <w:keepNext/>
              <w:spacing w:after="60"/>
              <w:rPr>
                <w:rFonts w:ascii="Times New Roman" w:hAnsi="Times New Roman"/>
              </w:rPr>
            </w:pPr>
            <w:r>
              <w:rPr>
                <w:rFonts w:ascii="Times New Roman" w:hAnsi="Times New Roman"/>
              </w:rPr>
              <w:t>%MapPrototype%</w:t>
            </w:r>
          </w:p>
        </w:tc>
        <w:tc>
          <w:tcPr>
            <w:tcW w:w="3522" w:type="dxa"/>
          </w:tcPr>
          <w:p w14:paraId="7B783129"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%Map%.</w:t>
            </w:r>
          </w:p>
        </w:tc>
      </w:tr>
      <w:tr w:rsidR="00000B9E" w:rsidRPr="00E77497" w14:paraId="70D91521" w14:textId="77777777" w:rsidTr="00000B9E">
        <w:trPr>
          <w:jc w:val="center"/>
        </w:trPr>
        <w:tc>
          <w:tcPr>
            <w:tcW w:w="2925" w:type="dxa"/>
          </w:tcPr>
          <w:p w14:paraId="061F8E9F" w14:textId="77777777" w:rsidR="00000B9E" w:rsidRDefault="00000B9E" w:rsidP="00000B9E">
            <w:pPr>
              <w:keepNext/>
              <w:spacing w:after="60"/>
              <w:rPr>
                <w:rFonts w:ascii="Times New Roman" w:hAnsi="Times New Roman"/>
              </w:rPr>
            </w:pPr>
            <w:r>
              <w:rPr>
                <w:rFonts w:ascii="Times New Roman" w:hAnsi="Times New Roman"/>
              </w:rPr>
              <w:t>%MapIteratorPrototype%</w:t>
            </w:r>
          </w:p>
        </w:tc>
        <w:tc>
          <w:tcPr>
            <w:tcW w:w="3522" w:type="dxa"/>
          </w:tcPr>
          <w:p w14:paraId="03AF22DC" w14:textId="77777777" w:rsidR="00000B9E" w:rsidRDefault="00000B9E" w:rsidP="00000B9E">
            <w:pPr>
              <w:keepNext/>
              <w:spacing w:after="60"/>
              <w:jc w:val="left"/>
            </w:pPr>
            <w:r>
              <w:t>The prototype object used for</w:t>
            </w:r>
            <w:r>
              <w:br/>
              <w:t>Iterator objects created by the CreateMapIterator abstract operation</w:t>
            </w:r>
          </w:p>
        </w:tc>
      </w:tr>
      <w:tr w:rsidR="00000B9E" w14:paraId="064DD12D" w14:textId="77777777" w:rsidTr="00000B9E">
        <w:trPr>
          <w:jc w:val="center"/>
        </w:trPr>
        <w:tc>
          <w:tcPr>
            <w:tcW w:w="2925" w:type="dxa"/>
          </w:tcPr>
          <w:p w14:paraId="530C9091" w14:textId="77777777" w:rsidR="00000B9E" w:rsidRDefault="00000B9E" w:rsidP="00000B9E">
            <w:pPr>
              <w:keepNext/>
              <w:spacing w:after="60"/>
              <w:rPr>
                <w:rFonts w:ascii="Times New Roman" w:hAnsi="Times New Roman"/>
              </w:rPr>
            </w:pPr>
            <w:r>
              <w:rPr>
                <w:rFonts w:ascii="Times New Roman" w:hAnsi="Times New Roman"/>
              </w:rPr>
              <w:t>%WeakMap%</w:t>
            </w:r>
          </w:p>
        </w:tc>
        <w:tc>
          <w:tcPr>
            <w:tcW w:w="3522" w:type="dxa"/>
          </w:tcPr>
          <w:p w14:paraId="2412F500" w14:textId="77777777"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WeakMap</w:t>
            </w:r>
            <w:r w:rsidRPr="000F7206">
              <w:rPr>
                <w:rFonts w:ascii="Courier New" w:hAnsi="Courier New" w:cs="Courier New"/>
                <w:b/>
                <w:bCs/>
              </w:rPr>
              <w:t>"</w:t>
            </w:r>
            <w:r>
              <w:t>.</w:t>
            </w:r>
          </w:p>
        </w:tc>
      </w:tr>
      <w:tr w:rsidR="00000B9E" w14:paraId="126B0FA5" w14:textId="77777777" w:rsidTr="00000B9E">
        <w:trPr>
          <w:jc w:val="center"/>
        </w:trPr>
        <w:tc>
          <w:tcPr>
            <w:tcW w:w="2925" w:type="dxa"/>
          </w:tcPr>
          <w:p w14:paraId="725E6C75" w14:textId="77777777" w:rsidR="00000B9E" w:rsidRDefault="00000B9E" w:rsidP="00000B9E">
            <w:pPr>
              <w:keepNext/>
              <w:spacing w:after="60"/>
              <w:rPr>
                <w:rFonts w:ascii="Times New Roman" w:hAnsi="Times New Roman"/>
              </w:rPr>
            </w:pPr>
            <w:r>
              <w:rPr>
                <w:rFonts w:ascii="Times New Roman" w:hAnsi="Times New Roman"/>
              </w:rPr>
              <w:t>%WeakMapPrototype%</w:t>
            </w:r>
          </w:p>
        </w:tc>
        <w:tc>
          <w:tcPr>
            <w:tcW w:w="3522" w:type="dxa"/>
          </w:tcPr>
          <w:p w14:paraId="2B73BECA"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%WeakMap%.</w:t>
            </w:r>
          </w:p>
        </w:tc>
      </w:tr>
      <w:tr w:rsidR="00000B9E" w14:paraId="0B7A4352" w14:textId="77777777" w:rsidTr="00000B9E">
        <w:trPr>
          <w:jc w:val="center"/>
        </w:trPr>
        <w:tc>
          <w:tcPr>
            <w:tcW w:w="2925" w:type="dxa"/>
          </w:tcPr>
          <w:p w14:paraId="3043F2A0" w14:textId="77777777" w:rsidR="00000B9E" w:rsidRDefault="00000B9E" w:rsidP="00000B9E">
            <w:pPr>
              <w:keepNext/>
              <w:spacing w:after="60"/>
              <w:rPr>
                <w:rFonts w:ascii="Times New Roman" w:hAnsi="Times New Roman"/>
              </w:rPr>
            </w:pPr>
            <w:r>
              <w:rPr>
                <w:rFonts w:ascii="Times New Roman" w:hAnsi="Times New Roman"/>
              </w:rPr>
              <w:t>%Set%</w:t>
            </w:r>
          </w:p>
        </w:tc>
        <w:tc>
          <w:tcPr>
            <w:tcW w:w="3522" w:type="dxa"/>
          </w:tcPr>
          <w:p w14:paraId="39BFBB1E" w14:textId="77777777"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Set</w:t>
            </w:r>
            <w:r w:rsidRPr="000F7206">
              <w:rPr>
                <w:rFonts w:ascii="Courier New" w:hAnsi="Courier New" w:cs="Courier New"/>
                <w:b/>
                <w:bCs/>
              </w:rPr>
              <w:t>"</w:t>
            </w:r>
            <w:r>
              <w:t>.</w:t>
            </w:r>
          </w:p>
        </w:tc>
      </w:tr>
      <w:tr w:rsidR="00000B9E" w14:paraId="51CCCE7A" w14:textId="77777777" w:rsidTr="00000B9E">
        <w:trPr>
          <w:jc w:val="center"/>
        </w:trPr>
        <w:tc>
          <w:tcPr>
            <w:tcW w:w="2925" w:type="dxa"/>
          </w:tcPr>
          <w:p w14:paraId="6C7556F6" w14:textId="77777777" w:rsidR="00000B9E" w:rsidRDefault="00000B9E" w:rsidP="00000B9E">
            <w:pPr>
              <w:keepNext/>
              <w:spacing w:after="60"/>
              <w:rPr>
                <w:rFonts w:ascii="Times New Roman" w:hAnsi="Times New Roman"/>
              </w:rPr>
            </w:pPr>
            <w:r>
              <w:rPr>
                <w:rFonts w:ascii="Times New Roman" w:hAnsi="Times New Roman"/>
              </w:rPr>
              <w:t>%SetPrototype%</w:t>
            </w:r>
          </w:p>
        </w:tc>
        <w:tc>
          <w:tcPr>
            <w:tcW w:w="3522" w:type="dxa"/>
          </w:tcPr>
          <w:p w14:paraId="6C9601B8"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%Set%.</w:t>
            </w:r>
          </w:p>
        </w:tc>
      </w:tr>
      <w:tr w:rsidR="00000B9E" w14:paraId="1D555AE3" w14:textId="77777777" w:rsidTr="00000B9E">
        <w:trPr>
          <w:jc w:val="center"/>
        </w:trPr>
        <w:tc>
          <w:tcPr>
            <w:tcW w:w="2925" w:type="dxa"/>
          </w:tcPr>
          <w:p w14:paraId="391A080B" w14:textId="77777777" w:rsidR="00000B9E" w:rsidRDefault="00000B9E" w:rsidP="00000B9E">
            <w:pPr>
              <w:keepNext/>
              <w:spacing w:after="60"/>
              <w:rPr>
                <w:rFonts w:ascii="Times New Roman" w:hAnsi="Times New Roman"/>
              </w:rPr>
            </w:pPr>
            <w:r>
              <w:rPr>
                <w:rFonts w:ascii="Times New Roman" w:hAnsi="Times New Roman"/>
              </w:rPr>
              <w:t>%WeakSet%</w:t>
            </w:r>
          </w:p>
        </w:tc>
        <w:tc>
          <w:tcPr>
            <w:tcW w:w="3522" w:type="dxa"/>
          </w:tcPr>
          <w:p w14:paraId="36B37326" w14:textId="77777777"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WeakSet</w:t>
            </w:r>
            <w:r w:rsidRPr="000F7206">
              <w:rPr>
                <w:rFonts w:ascii="Courier New" w:hAnsi="Courier New" w:cs="Courier New"/>
                <w:b/>
                <w:bCs/>
              </w:rPr>
              <w:t>"</w:t>
            </w:r>
            <w:r>
              <w:t>.</w:t>
            </w:r>
          </w:p>
        </w:tc>
      </w:tr>
      <w:tr w:rsidR="00000B9E" w14:paraId="56323733" w14:textId="77777777" w:rsidTr="00000B9E">
        <w:trPr>
          <w:jc w:val="center"/>
        </w:trPr>
        <w:tc>
          <w:tcPr>
            <w:tcW w:w="2925" w:type="dxa"/>
          </w:tcPr>
          <w:p w14:paraId="6E8C8763" w14:textId="77777777" w:rsidR="00000B9E" w:rsidRDefault="00000B9E" w:rsidP="00000B9E">
            <w:pPr>
              <w:keepNext/>
              <w:spacing w:after="60"/>
              <w:rPr>
                <w:rFonts w:ascii="Times New Roman" w:hAnsi="Times New Roman"/>
              </w:rPr>
            </w:pPr>
            <w:r>
              <w:rPr>
                <w:rFonts w:ascii="Times New Roman" w:hAnsi="Times New Roman"/>
              </w:rPr>
              <w:t>%WeakSetPrototype%</w:t>
            </w:r>
          </w:p>
        </w:tc>
        <w:tc>
          <w:tcPr>
            <w:tcW w:w="3522" w:type="dxa"/>
          </w:tcPr>
          <w:p w14:paraId="2032C166"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%WeakWeakSet%.</w:t>
            </w:r>
          </w:p>
        </w:tc>
      </w:tr>
      <w:tr w:rsidR="00000B9E" w14:paraId="2E3E0B8E" w14:textId="77777777" w:rsidTr="00000B9E">
        <w:trPr>
          <w:jc w:val="center"/>
        </w:trPr>
        <w:tc>
          <w:tcPr>
            <w:tcW w:w="2925" w:type="dxa"/>
          </w:tcPr>
          <w:p w14:paraId="5F7C94DD" w14:textId="77777777" w:rsidR="00000B9E" w:rsidRDefault="00000B9E" w:rsidP="00000B9E">
            <w:pPr>
              <w:keepNext/>
              <w:spacing w:after="60"/>
              <w:rPr>
                <w:rFonts w:ascii="Times New Roman" w:hAnsi="Times New Roman"/>
              </w:rPr>
            </w:pPr>
            <w:r>
              <w:rPr>
                <w:rFonts w:ascii="Times New Roman" w:hAnsi="Times New Roman"/>
              </w:rPr>
              <w:t>%SetIteratorPrototype%</w:t>
            </w:r>
          </w:p>
        </w:tc>
        <w:tc>
          <w:tcPr>
            <w:tcW w:w="3522" w:type="dxa"/>
          </w:tcPr>
          <w:p w14:paraId="4967CD5C" w14:textId="77777777" w:rsidR="00000B9E" w:rsidRDefault="00000B9E" w:rsidP="00000B9E">
            <w:pPr>
              <w:keepNext/>
              <w:spacing w:after="60"/>
              <w:jc w:val="left"/>
            </w:pPr>
            <w:r>
              <w:t>The prototype object used for</w:t>
            </w:r>
            <w:r>
              <w:br/>
              <w:t>Iterator objects created by the CreateSetIterator abstract operation</w:t>
            </w:r>
          </w:p>
        </w:tc>
      </w:tr>
      <w:tr w:rsidR="00000B9E" w:rsidRPr="00E77497" w14:paraId="533743B1"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1D4E04DB" w14:textId="77777777" w:rsidR="00000B9E" w:rsidRPr="006C4913" w:rsidRDefault="00000B9E" w:rsidP="00000B9E">
            <w:pPr>
              <w:keepNext/>
              <w:spacing w:after="60"/>
              <w:rPr>
                <w:rFonts w:ascii="Times New Roman" w:hAnsi="Times New Roman"/>
              </w:rPr>
            </w:pPr>
            <w:r>
              <w:rPr>
                <w:rFonts w:ascii="Times New Roman" w:hAnsi="Times New Roman"/>
              </w:rPr>
              <w:t>%GeneratorFunction%</w:t>
            </w:r>
          </w:p>
        </w:tc>
        <w:tc>
          <w:tcPr>
            <w:tcW w:w="3522" w:type="dxa"/>
            <w:tcBorders>
              <w:top w:val="single" w:sz="6" w:space="0" w:color="auto"/>
              <w:left w:val="single" w:sz="6" w:space="0" w:color="auto"/>
              <w:bottom w:val="single" w:sz="6" w:space="0" w:color="auto"/>
              <w:right w:val="single" w:sz="6" w:space="0" w:color="auto"/>
            </w:tcBorders>
          </w:tcPr>
          <w:p w14:paraId="551CF6DC" w14:textId="77777777" w:rsidR="00000B9E" w:rsidRPr="00E77497" w:rsidRDefault="00000B9E" w:rsidP="00000B9E">
            <w:pPr>
              <w:keepNext/>
              <w:spacing w:after="60"/>
            </w:pPr>
            <w:r>
              <w:t xml:space="preserve">The initial value of the name </w:t>
            </w:r>
            <w:r w:rsidRPr="006C4913">
              <w:t>"</w:t>
            </w:r>
            <w:r>
              <w:t>Generator</w:t>
            </w:r>
            <w:r w:rsidRPr="006C4913">
              <w:t>Function"</w:t>
            </w:r>
            <w:r>
              <w:t xml:space="preserve"> exported from the built-in module </w:t>
            </w:r>
            <w:r w:rsidRPr="006C4913">
              <w:t>"</w:t>
            </w:r>
            <w:r>
              <w:t>std:iteration</w:t>
            </w:r>
            <w:r w:rsidRPr="006C4913">
              <w:t>"</w:t>
            </w:r>
            <w:r>
              <w:t>.</w:t>
            </w:r>
          </w:p>
        </w:tc>
      </w:tr>
      <w:tr w:rsidR="00000B9E" w14:paraId="0295D859"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0A2CBB1D" w14:textId="77777777" w:rsidR="00000B9E" w:rsidRDefault="00000B9E" w:rsidP="00000B9E">
            <w:pPr>
              <w:keepNext/>
              <w:spacing w:after="60"/>
              <w:rPr>
                <w:rFonts w:ascii="Times New Roman" w:hAnsi="Times New Roman"/>
              </w:rPr>
            </w:pPr>
            <w:r>
              <w:rPr>
                <w:rFonts w:ascii="Times New Roman" w:hAnsi="Times New Roman"/>
              </w:rPr>
              <w:t>%Generator%</w:t>
            </w:r>
          </w:p>
        </w:tc>
        <w:tc>
          <w:tcPr>
            <w:tcW w:w="3522" w:type="dxa"/>
            <w:tcBorders>
              <w:top w:val="single" w:sz="6" w:space="0" w:color="auto"/>
              <w:left w:val="single" w:sz="6" w:space="0" w:color="auto"/>
              <w:bottom w:val="single" w:sz="6" w:space="0" w:color="auto"/>
              <w:right w:val="single" w:sz="6" w:space="0" w:color="auto"/>
            </w:tcBorders>
          </w:tcPr>
          <w:p w14:paraId="71130AE5" w14:textId="77777777" w:rsidR="00000B9E" w:rsidRDefault="00000B9E" w:rsidP="00000B9E">
            <w:pPr>
              <w:keepNext/>
              <w:spacing w:after="60"/>
            </w:pPr>
            <w:r w:rsidRPr="006C4913">
              <w:t>The initial value of the name "Generator" exported from the built-in module "std:iteration"</w:t>
            </w:r>
          </w:p>
        </w:tc>
      </w:tr>
      <w:tr w:rsidR="00000B9E" w:rsidRPr="00E77497" w14:paraId="1770B629" w14:textId="77777777" w:rsidTr="00000B9E">
        <w:trPr>
          <w:jc w:val="center"/>
        </w:trPr>
        <w:tc>
          <w:tcPr>
            <w:tcW w:w="2925" w:type="dxa"/>
          </w:tcPr>
          <w:p w14:paraId="49998A33" w14:textId="77777777" w:rsidR="00000B9E" w:rsidRDefault="00000B9E" w:rsidP="00000B9E">
            <w:pPr>
              <w:keepNext/>
              <w:spacing w:after="60"/>
              <w:rPr>
                <w:rFonts w:ascii="Times New Roman" w:hAnsi="Times New Roman"/>
              </w:rPr>
            </w:pPr>
            <w:r>
              <w:rPr>
                <w:rFonts w:ascii="Times New Roman" w:hAnsi="Times New Roman"/>
              </w:rPr>
              <w:t>%GeneratorPrototype%</w:t>
            </w:r>
          </w:p>
        </w:tc>
        <w:tc>
          <w:tcPr>
            <w:tcW w:w="3522" w:type="dxa"/>
          </w:tcPr>
          <w:p w14:paraId="2257A564" w14:textId="77777777" w:rsidR="00000B9E" w:rsidRDefault="00000B9E" w:rsidP="00000B9E">
            <w:pPr>
              <w:keepNext/>
              <w:spacing w:after="60"/>
              <w:jc w:val="left"/>
            </w:pPr>
            <w:r>
              <w:t xml:space="preserve">The initial value of the </w:t>
            </w:r>
            <w:r w:rsidRPr="009B68E4">
              <w:rPr>
                <w:rFonts w:ascii="Courier New" w:hAnsi="Courier New"/>
                <w:b/>
              </w:rPr>
              <w:t>prototype</w:t>
            </w:r>
            <w:r>
              <w:t xml:space="preserve"> property of the  %Generator% intrinsic</w:t>
            </w:r>
          </w:p>
        </w:tc>
      </w:tr>
      <w:tr w:rsidR="00000B9E" w14:paraId="26C0996A"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5A090BA6" w14:textId="77777777" w:rsidR="00000B9E" w:rsidRDefault="00000B9E" w:rsidP="00000B9E">
            <w:pPr>
              <w:keepNext/>
              <w:spacing w:after="60"/>
              <w:rPr>
                <w:rFonts w:ascii="Times New Roman" w:hAnsi="Times New Roman"/>
              </w:rPr>
            </w:pPr>
            <w:r>
              <w:rPr>
                <w:rFonts w:ascii="Times New Roman" w:hAnsi="Times New Roman"/>
              </w:rPr>
              <w:t>%Error%</w:t>
            </w:r>
          </w:p>
        </w:tc>
        <w:tc>
          <w:tcPr>
            <w:tcW w:w="3522" w:type="dxa"/>
            <w:tcBorders>
              <w:top w:val="single" w:sz="6" w:space="0" w:color="auto"/>
              <w:left w:val="single" w:sz="6" w:space="0" w:color="auto"/>
              <w:bottom w:val="single" w:sz="6" w:space="0" w:color="auto"/>
              <w:right w:val="single" w:sz="6" w:space="0" w:color="auto"/>
            </w:tcBorders>
          </w:tcPr>
          <w:p w14:paraId="2810C775" w14:textId="77777777" w:rsidR="00000B9E" w:rsidRDefault="00000B9E" w:rsidP="00000B9E">
            <w:pPr>
              <w:keepNext/>
              <w:spacing w:after="60"/>
              <w:jc w:val="left"/>
            </w:pPr>
          </w:p>
        </w:tc>
      </w:tr>
      <w:tr w:rsidR="00000B9E" w14:paraId="319A0862"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45CA3D0B" w14:textId="77777777" w:rsidR="00000B9E" w:rsidRDefault="00000B9E" w:rsidP="00000B9E">
            <w:pPr>
              <w:keepNext/>
              <w:spacing w:after="60"/>
              <w:rPr>
                <w:rFonts w:ascii="Times New Roman" w:hAnsi="Times New Roman"/>
              </w:rPr>
            </w:pPr>
            <w:r>
              <w:rPr>
                <w:rFonts w:ascii="Times New Roman" w:hAnsi="Times New Roman"/>
              </w:rPr>
              <w:t>%EvalError%</w:t>
            </w:r>
          </w:p>
        </w:tc>
        <w:tc>
          <w:tcPr>
            <w:tcW w:w="3522" w:type="dxa"/>
            <w:tcBorders>
              <w:top w:val="single" w:sz="6" w:space="0" w:color="auto"/>
              <w:left w:val="single" w:sz="6" w:space="0" w:color="auto"/>
              <w:bottom w:val="single" w:sz="6" w:space="0" w:color="auto"/>
              <w:right w:val="single" w:sz="6" w:space="0" w:color="auto"/>
            </w:tcBorders>
          </w:tcPr>
          <w:p w14:paraId="7A94980C" w14:textId="77777777" w:rsidR="00000B9E" w:rsidRDefault="00000B9E" w:rsidP="00000B9E">
            <w:pPr>
              <w:keepNext/>
              <w:spacing w:after="60"/>
              <w:jc w:val="left"/>
            </w:pPr>
          </w:p>
        </w:tc>
      </w:tr>
      <w:tr w:rsidR="00000B9E" w14:paraId="2930A0B0"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7D407389" w14:textId="77777777" w:rsidR="00000B9E" w:rsidRDefault="00000B9E" w:rsidP="00000B9E">
            <w:pPr>
              <w:keepNext/>
              <w:spacing w:after="60"/>
              <w:rPr>
                <w:rFonts w:ascii="Times New Roman" w:hAnsi="Times New Roman"/>
              </w:rPr>
            </w:pPr>
            <w:r>
              <w:rPr>
                <w:rFonts w:ascii="Times New Roman" w:hAnsi="Times New Roman"/>
              </w:rPr>
              <w:t>%RangeError%</w:t>
            </w:r>
          </w:p>
        </w:tc>
        <w:tc>
          <w:tcPr>
            <w:tcW w:w="3522" w:type="dxa"/>
            <w:tcBorders>
              <w:top w:val="single" w:sz="6" w:space="0" w:color="auto"/>
              <w:left w:val="single" w:sz="6" w:space="0" w:color="auto"/>
              <w:bottom w:val="single" w:sz="6" w:space="0" w:color="auto"/>
              <w:right w:val="single" w:sz="6" w:space="0" w:color="auto"/>
            </w:tcBorders>
          </w:tcPr>
          <w:p w14:paraId="2C9D4A1A" w14:textId="77777777" w:rsidR="00000B9E" w:rsidRDefault="00000B9E" w:rsidP="00000B9E">
            <w:pPr>
              <w:keepNext/>
              <w:spacing w:after="60"/>
              <w:jc w:val="left"/>
            </w:pPr>
          </w:p>
        </w:tc>
      </w:tr>
      <w:tr w:rsidR="00000B9E" w14:paraId="62E9E867"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4991403A" w14:textId="77777777" w:rsidR="00000B9E" w:rsidRDefault="00000B9E" w:rsidP="00000B9E">
            <w:pPr>
              <w:keepNext/>
              <w:spacing w:after="60"/>
              <w:rPr>
                <w:rFonts w:ascii="Times New Roman" w:hAnsi="Times New Roman"/>
              </w:rPr>
            </w:pPr>
            <w:r>
              <w:rPr>
                <w:rFonts w:ascii="Times New Roman" w:hAnsi="Times New Roman"/>
              </w:rPr>
              <w:t>%ReferenceError%</w:t>
            </w:r>
          </w:p>
        </w:tc>
        <w:tc>
          <w:tcPr>
            <w:tcW w:w="3522" w:type="dxa"/>
            <w:tcBorders>
              <w:top w:val="single" w:sz="6" w:space="0" w:color="auto"/>
              <w:left w:val="single" w:sz="6" w:space="0" w:color="auto"/>
              <w:bottom w:val="single" w:sz="6" w:space="0" w:color="auto"/>
              <w:right w:val="single" w:sz="6" w:space="0" w:color="auto"/>
            </w:tcBorders>
          </w:tcPr>
          <w:p w14:paraId="6459C510" w14:textId="77777777" w:rsidR="00000B9E" w:rsidRDefault="00000B9E" w:rsidP="00000B9E">
            <w:pPr>
              <w:keepNext/>
              <w:spacing w:after="60"/>
              <w:jc w:val="left"/>
            </w:pPr>
          </w:p>
        </w:tc>
      </w:tr>
      <w:tr w:rsidR="00000B9E" w14:paraId="52E51723"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42859F58" w14:textId="77777777" w:rsidR="00000B9E" w:rsidRDefault="00000B9E" w:rsidP="00000B9E">
            <w:pPr>
              <w:keepNext/>
              <w:spacing w:after="60"/>
              <w:rPr>
                <w:rFonts w:ascii="Times New Roman" w:hAnsi="Times New Roman"/>
              </w:rPr>
            </w:pPr>
            <w:r>
              <w:rPr>
                <w:rFonts w:ascii="Times New Roman" w:hAnsi="Times New Roman"/>
              </w:rPr>
              <w:t>%SyntaxError%</w:t>
            </w:r>
          </w:p>
        </w:tc>
        <w:tc>
          <w:tcPr>
            <w:tcW w:w="3522" w:type="dxa"/>
            <w:tcBorders>
              <w:top w:val="single" w:sz="6" w:space="0" w:color="auto"/>
              <w:left w:val="single" w:sz="6" w:space="0" w:color="auto"/>
              <w:bottom w:val="single" w:sz="6" w:space="0" w:color="auto"/>
              <w:right w:val="single" w:sz="6" w:space="0" w:color="auto"/>
            </w:tcBorders>
          </w:tcPr>
          <w:p w14:paraId="1B3ECA56" w14:textId="77777777" w:rsidR="00000B9E" w:rsidRDefault="00000B9E" w:rsidP="00000B9E">
            <w:pPr>
              <w:keepNext/>
              <w:spacing w:after="60"/>
              <w:jc w:val="left"/>
            </w:pPr>
          </w:p>
        </w:tc>
      </w:tr>
      <w:tr w:rsidR="00000B9E" w14:paraId="31A50985"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39B58803" w14:textId="77777777" w:rsidR="00000B9E" w:rsidRDefault="00000B9E" w:rsidP="00000B9E">
            <w:pPr>
              <w:keepNext/>
              <w:spacing w:after="60"/>
              <w:rPr>
                <w:rFonts w:ascii="Times New Roman" w:hAnsi="Times New Roman"/>
              </w:rPr>
            </w:pPr>
            <w:r>
              <w:rPr>
                <w:rFonts w:ascii="Times New Roman" w:hAnsi="Times New Roman"/>
              </w:rPr>
              <w:t>%TypeError%</w:t>
            </w:r>
          </w:p>
        </w:tc>
        <w:tc>
          <w:tcPr>
            <w:tcW w:w="3522" w:type="dxa"/>
            <w:tcBorders>
              <w:top w:val="single" w:sz="6" w:space="0" w:color="auto"/>
              <w:left w:val="single" w:sz="6" w:space="0" w:color="auto"/>
              <w:bottom w:val="single" w:sz="6" w:space="0" w:color="auto"/>
              <w:right w:val="single" w:sz="6" w:space="0" w:color="auto"/>
            </w:tcBorders>
          </w:tcPr>
          <w:p w14:paraId="042F9CF5" w14:textId="77777777" w:rsidR="00000B9E" w:rsidRDefault="00000B9E" w:rsidP="00000B9E">
            <w:pPr>
              <w:keepNext/>
              <w:spacing w:after="60"/>
              <w:jc w:val="left"/>
            </w:pPr>
          </w:p>
        </w:tc>
      </w:tr>
      <w:tr w:rsidR="00000B9E" w14:paraId="58C590EC"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236AF4BB" w14:textId="77777777" w:rsidR="00000B9E" w:rsidRDefault="00000B9E" w:rsidP="00000B9E">
            <w:pPr>
              <w:keepNext/>
              <w:spacing w:after="60"/>
              <w:rPr>
                <w:rFonts w:ascii="Times New Roman" w:hAnsi="Times New Roman"/>
              </w:rPr>
            </w:pPr>
            <w:r>
              <w:rPr>
                <w:rFonts w:ascii="Times New Roman" w:hAnsi="Times New Roman"/>
              </w:rPr>
              <w:t>%URIError%</w:t>
            </w:r>
          </w:p>
        </w:tc>
        <w:tc>
          <w:tcPr>
            <w:tcW w:w="3522" w:type="dxa"/>
            <w:tcBorders>
              <w:top w:val="single" w:sz="6" w:space="0" w:color="auto"/>
              <w:left w:val="single" w:sz="6" w:space="0" w:color="auto"/>
              <w:bottom w:val="single" w:sz="6" w:space="0" w:color="auto"/>
              <w:right w:val="single" w:sz="6" w:space="0" w:color="auto"/>
            </w:tcBorders>
          </w:tcPr>
          <w:p w14:paraId="593B735D" w14:textId="77777777" w:rsidR="00000B9E" w:rsidRDefault="00000B9E" w:rsidP="00000B9E">
            <w:pPr>
              <w:keepNext/>
              <w:spacing w:after="60"/>
              <w:jc w:val="left"/>
            </w:pPr>
          </w:p>
        </w:tc>
      </w:tr>
      <w:tr w:rsidR="00000B9E" w:rsidRPr="00E77497" w14:paraId="2C174F8A" w14:textId="77777777" w:rsidTr="00000B9E">
        <w:trPr>
          <w:jc w:val="center"/>
        </w:trPr>
        <w:tc>
          <w:tcPr>
            <w:tcW w:w="2925" w:type="dxa"/>
          </w:tcPr>
          <w:p w14:paraId="2E559B48" w14:textId="77777777" w:rsidR="00000B9E" w:rsidRDefault="00000B9E" w:rsidP="00000B9E">
            <w:pPr>
              <w:keepNext/>
              <w:spacing w:after="60"/>
              <w:ind w:firstLine="403"/>
              <w:rPr>
                <w:rFonts w:ascii="Times New Roman" w:hAnsi="Times New Roman"/>
              </w:rPr>
            </w:pPr>
          </w:p>
        </w:tc>
        <w:tc>
          <w:tcPr>
            <w:tcW w:w="3522" w:type="dxa"/>
          </w:tcPr>
          <w:p w14:paraId="2532E210" w14:textId="77777777" w:rsidR="00000B9E" w:rsidRDefault="00000B9E" w:rsidP="00000B9E">
            <w:pPr>
              <w:keepNext/>
              <w:spacing w:after="60"/>
              <w:jc w:val="left"/>
            </w:pPr>
          </w:p>
        </w:tc>
      </w:tr>
      <w:tr w:rsidR="00000B9E" w:rsidRPr="00E77497" w14:paraId="6C13287C" w14:textId="77777777" w:rsidTr="00000B9E">
        <w:trPr>
          <w:jc w:val="center"/>
        </w:trPr>
        <w:tc>
          <w:tcPr>
            <w:tcW w:w="2925" w:type="dxa"/>
          </w:tcPr>
          <w:p w14:paraId="15531ECD" w14:textId="77777777" w:rsidR="00000B9E" w:rsidRDefault="00000B9E" w:rsidP="00000B9E">
            <w:pPr>
              <w:keepNext/>
              <w:spacing w:after="60"/>
              <w:rPr>
                <w:rFonts w:ascii="Times New Roman" w:hAnsi="Times New Roman"/>
              </w:rPr>
            </w:pPr>
            <w:r>
              <w:rPr>
                <w:rFonts w:ascii="Times New Roman" w:hAnsi="Times New Roman"/>
              </w:rPr>
              <w:t>%ErrorPrototype%</w:t>
            </w:r>
          </w:p>
        </w:tc>
        <w:tc>
          <w:tcPr>
            <w:tcW w:w="3522" w:type="dxa"/>
          </w:tcPr>
          <w:p w14:paraId="30D164C2" w14:textId="77777777" w:rsidR="00000B9E" w:rsidRDefault="00000B9E" w:rsidP="00000B9E">
            <w:pPr>
              <w:keepNext/>
              <w:spacing w:after="60"/>
              <w:jc w:val="left"/>
            </w:pPr>
          </w:p>
        </w:tc>
      </w:tr>
      <w:tr w:rsidR="00000B9E" w:rsidRPr="00E77497" w14:paraId="32C424B4" w14:textId="77777777" w:rsidTr="00000B9E">
        <w:trPr>
          <w:jc w:val="center"/>
        </w:trPr>
        <w:tc>
          <w:tcPr>
            <w:tcW w:w="2925" w:type="dxa"/>
          </w:tcPr>
          <w:p w14:paraId="36051E39" w14:textId="77777777" w:rsidR="00000B9E" w:rsidRDefault="00000B9E" w:rsidP="00000B9E">
            <w:pPr>
              <w:keepNext/>
              <w:spacing w:after="60"/>
              <w:rPr>
                <w:rFonts w:ascii="Times New Roman" w:hAnsi="Times New Roman"/>
              </w:rPr>
            </w:pPr>
            <w:r>
              <w:rPr>
                <w:rFonts w:ascii="Times New Roman" w:hAnsi="Times New Roman"/>
              </w:rPr>
              <w:t>%EvalErrorPrototype%</w:t>
            </w:r>
          </w:p>
        </w:tc>
        <w:tc>
          <w:tcPr>
            <w:tcW w:w="3522" w:type="dxa"/>
          </w:tcPr>
          <w:p w14:paraId="7D65503D" w14:textId="77777777" w:rsidR="00000B9E" w:rsidRDefault="00000B9E" w:rsidP="00000B9E">
            <w:pPr>
              <w:keepNext/>
              <w:spacing w:after="60"/>
              <w:jc w:val="left"/>
            </w:pPr>
          </w:p>
        </w:tc>
      </w:tr>
      <w:tr w:rsidR="00000B9E" w:rsidRPr="00E77497" w14:paraId="4CD142D2" w14:textId="77777777" w:rsidTr="00000B9E">
        <w:trPr>
          <w:jc w:val="center"/>
        </w:trPr>
        <w:tc>
          <w:tcPr>
            <w:tcW w:w="2925" w:type="dxa"/>
          </w:tcPr>
          <w:p w14:paraId="29C0E0A3" w14:textId="77777777" w:rsidR="00000B9E" w:rsidRDefault="00000B9E" w:rsidP="00000B9E">
            <w:pPr>
              <w:keepNext/>
              <w:spacing w:after="60"/>
              <w:rPr>
                <w:rFonts w:ascii="Times New Roman" w:hAnsi="Times New Roman"/>
              </w:rPr>
            </w:pPr>
            <w:r>
              <w:rPr>
                <w:rFonts w:ascii="Times New Roman" w:hAnsi="Times New Roman"/>
              </w:rPr>
              <w:t>%RangeErrorPrototype%</w:t>
            </w:r>
          </w:p>
        </w:tc>
        <w:tc>
          <w:tcPr>
            <w:tcW w:w="3522" w:type="dxa"/>
          </w:tcPr>
          <w:p w14:paraId="67769F7C" w14:textId="77777777" w:rsidR="00000B9E" w:rsidRDefault="00000B9E" w:rsidP="00000B9E">
            <w:pPr>
              <w:keepNext/>
              <w:spacing w:after="60"/>
              <w:jc w:val="left"/>
            </w:pPr>
          </w:p>
        </w:tc>
      </w:tr>
      <w:tr w:rsidR="00000B9E" w:rsidRPr="00E77497" w14:paraId="70B45ADB" w14:textId="77777777" w:rsidTr="00000B9E">
        <w:trPr>
          <w:jc w:val="center"/>
        </w:trPr>
        <w:tc>
          <w:tcPr>
            <w:tcW w:w="2925" w:type="dxa"/>
          </w:tcPr>
          <w:p w14:paraId="12FD45EA" w14:textId="77777777" w:rsidR="00000B9E" w:rsidRDefault="00000B9E" w:rsidP="00000B9E">
            <w:pPr>
              <w:keepNext/>
              <w:spacing w:after="60"/>
              <w:rPr>
                <w:rFonts w:ascii="Times New Roman" w:hAnsi="Times New Roman"/>
              </w:rPr>
            </w:pPr>
            <w:r>
              <w:rPr>
                <w:rFonts w:ascii="Times New Roman" w:hAnsi="Times New Roman"/>
              </w:rPr>
              <w:t>%ReferenceErrorPrototype%</w:t>
            </w:r>
          </w:p>
        </w:tc>
        <w:tc>
          <w:tcPr>
            <w:tcW w:w="3522" w:type="dxa"/>
          </w:tcPr>
          <w:p w14:paraId="196FCA66" w14:textId="77777777" w:rsidR="00000B9E" w:rsidRDefault="00000B9E" w:rsidP="00000B9E">
            <w:pPr>
              <w:keepNext/>
              <w:spacing w:after="60"/>
              <w:jc w:val="left"/>
            </w:pPr>
          </w:p>
        </w:tc>
      </w:tr>
      <w:tr w:rsidR="00000B9E" w:rsidRPr="00E77497" w14:paraId="1C0CDA32" w14:textId="77777777" w:rsidTr="00000B9E">
        <w:trPr>
          <w:jc w:val="center"/>
        </w:trPr>
        <w:tc>
          <w:tcPr>
            <w:tcW w:w="2925" w:type="dxa"/>
          </w:tcPr>
          <w:p w14:paraId="520E7F6A" w14:textId="77777777" w:rsidR="00000B9E" w:rsidRDefault="00000B9E" w:rsidP="00000B9E">
            <w:pPr>
              <w:keepNext/>
              <w:spacing w:after="60"/>
              <w:rPr>
                <w:rFonts w:ascii="Times New Roman" w:hAnsi="Times New Roman"/>
              </w:rPr>
            </w:pPr>
            <w:r>
              <w:rPr>
                <w:rFonts w:ascii="Times New Roman" w:hAnsi="Times New Roman"/>
              </w:rPr>
              <w:t>%SyntaxErrorPrototype%</w:t>
            </w:r>
          </w:p>
        </w:tc>
        <w:tc>
          <w:tcPr>
            <w:tcW w:w="3522" w:type="dxa"/>
          </w:tcPr>
          <w:p w14:paraId="113AE917" w14:textId="77777777" w:rsidR="00000B9E" w:rsidRDefault="00000B9E" w:rsidP="00000B9E">
            <w:pPr>
              <w:keepNext/>
              <w:spacing w:after="60"/>
              <w:jc w:val="left"/>
            </w:pPr>
          </w:p>
        </w:tc>
      </w:tr>
      <w:tr w:rsidR="00000B9E" w:rsidRPr="00E77497" w14:paraId="2E8ED354" w14:textId="77777777" w:rsidTr="00000B9E">
        <w:trPr>
          <w:jc w:val="center"/>
        </w:trPr>
        <w:tc>
          <w:tcPr>
            <w:tcW w:w="2925" w:type="dxa"/>
          </w:tcPr>
          <w:p w14:paraId="341B648A" w14:textId="77777777" w:rsidR="00000B9E" w:rsidRDefault="00000B9E" w:rsidP="00000B9E">
            <w:pPr>
              <w:keepNext/>
              <w:spacing w:after="60"/>
              <w:rPr>
                <w:rFonts w:ascii="Times New Roman" w:hAnsi="Times New Roman"/>
              </w:rPr>
            </w:pPr>
            <w:r>
              <w:rPr>
                <w:rFonts w:ascii="Times New Roman" w:hAnsi="Times New Roman"/>
              </w:rPr>
              <w:t>%TypeErrorPrototype%</w:t>
            </w:r>
          </w:p>
        </w:tc>
        <w:tc>
          <w:tcPr>
            <w:tcW w:w="3522" w:type="dxa"/>
          </w:tcPr>
          <w:p w14:paraId="19ECDAB3" w14:textId="77777777" w:rsidR="00000B9E" w:rsidRDefault="00000B9E" w:rsidP="00000B9E">
            <w:pPr>
              <w:keepNext/>
              <w:spacing w:after="60"/>
              <w:jc w:val="left"/>
            </w:pPr>
          </w:p>
        </w:tc>
      </w:tr>
      <w:tr w:rsidR="00000B9E" w:rsidRPr="00E77497" w14:paraId="7A26C6B5" w14:textId="77777777" w:rsidTr="00000B9E">
        <w:trPr>
          <w:jc w:val="center"/>
        </w:trPr>
        <w:tc>
          <w:tcPr>
            <w:tcW w:w="2925" w:type="dxa"/>
          </w:tcPr>
          <w:p w14:paraId="384E103D" w14:textId="77777777" w:rsidR="00000B9E" w:rsidRDefault="00000B9E" w:rsidP="00000B9E">
            <w:pPr>
              <w:keepNext/>
              <w:spacing w:after="60"/>
              <w:rPr>
                <w:rFonts w:ascii="Times New Roman" w:hAnsi="Times New Roman"/>
              </w:rPr>
            </w:pPr>
            <w:r>
              <w:rPr>
                <w:rFonts w:ascii="Times New Roman" w:hAnsi="Times New Roman"/>
              </w:rPr>
              <w:t>%URIErrorPrototype%</w:t>
            </w:r>
          </w:p>
        </w:tc>
        <w:tc>
          <w:tcPr>
            <w:tcW w:w="3522" w:type="dxa"/>
          </w:tcPr>
          <w:p w14:paraId="25D1BC05" w14:textId="77777777" w:rsidR="00000B9E" w:rsidRDefault="00000B9E" w:rsidP="00000B9E">
            <w:pPr>
              <w:keepNext/>
              <w:spacing w:after="60"/>
              <w:jc w:val="left"/>
            </w:pPr>
          </w:p>
        </w:tc>
      </w:tr>
      <w:tr w:rsidR="00000B9E" w:rsidRPr="00E77497" w14:paraId="73B87402" w14:textId="77777777" w:rsidTr="00000B9E">
        <w:trPr>
          <w:jc w:val="center"/>
        </w:trPr>
        <w:tc>
          <w:tcPr>
            <w:tcW w:w="2925" w:type="dxa"/>
          </w:tcPr>
          <w:p w14:paraId="3CA2051D" w14:textId="77777777" w:rsidR="00000B9E" w:rsidRDefault="00000B9E" w:rsidP="00000B9E">
            <w:pPr>
              <w:keepNext/>
              <w:spacing w:after="60"/>
              <w:rPr>
                <w:rFonts w:ascii="Times New Roman" w:hAnsi="Times New Roman"/>
              </w:rPr>
            </w:pPr>
            <w:r>
              <w:rPr>
                <w:rFonts w:ascii="Times New Roman" w:hAnsi="Times New Roman"/>
              </w:rPr>
              <w:t>%ArrayBuffer%</w:t>
            </w:r>
          </w:p>
        </w:tc>
        <w:tc>
          <w:tcPr>
            <w:tcW w:w="3522" w:type="dxa"/>
          </w:tcPr>
          <w:p w14:paraId="2EAB1103" w14:textId="77777777" w:rsidR="00000B9E" w:rsidRDefault="00000B9E" w:rsidP="00000B9E">
            <w:pPr>
              <w:keepNext/>
              <w:spacing w:after="60"/>
              <w:jc w:val="left"/>
            </w:pPr>
          </w:p>
        </w:tc>
      </w:tr>
      <w:tr w:rsidR="00000B9E" w14:paraId="5AA9AD19" w14:textId="77777777" w:rsidTr="00000B9E">
        <w:trPr>
          <w:jc w:val="center"/>
        </w:trPr>
        <w:tc>
          <w:tcPr>
            <w:tcW w:w="2925" w:type="dxa"/>
          </w:tcPr>
          <w:p w14:paraId="06475B5A" w14:textId="77777777" w:rsidR="00000B9E" w:rsidRDefault="00000B9E" w:rsidP="00000B9E">
            <w:pPr>
              <w:keepNext/>
              <w:spacing w:after="60"/>
              <w:rPr>
                <w:rFonts w:ascii="Times New Roman" w:hAnsi="Times New Roman"/>
              </w:rPr>
            </w:pPr>
            <w:r>
              <w:rPr>
                <w:rFonts w:ascii="Times New Roman" w:hAnsi="Times New Roman"/>
              </w:rPr>
              <w:t>%ArrayBufferPrototype%</w:t>
            </w:r>
          </w:p>
        </w:tc>
        <w:tc>
          <w:tcPr>
            <w:tcW w:w="3522" w:type="dxa"/>
          </w:tcPr>
          <w:p w14:paraId="7A885173"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%ArrayBuffer%.</w:t>
            </w:r>
          </w:p>
        </w:tc>
      </w:tr>
      <w:tr w:rsidR="00000B9E" w:rsidRPr="00E77497" w14:paraId="4454AF70" w14:textId="77777777" w:rsidTr="00000B9E">
        <w:trPr>
          <w:jc w:val="center"/>
        </w:trPr>
        <w:tc>
          <w:tcPr>
            <w:tcW w:w="2925" w:type="dxa"/>
          </w:tcPr>
          <w:p w14:paraId="3A628FE5" w14:textId="77777777" w:rsidR="00000B9E" w:rsidRDefault="00000B9E" w:rsidP="00000B9E">
            <w:pPr>
              <w:keepNext/>
              <w:spacing w:after="60"/>
              <w:rPr>
                <w:rFonts w:ascii="Times New Roman" w:hAnsi="Times New Roman"/>
              </w:rPr>
            </w:pPr>
            <w:r>
              <w:rPr>
                <w:rFonts w:ascii="Times New Roman" w:hAnsi="Times New Roman"/>
              </w:rPr>
              <w:t>%TypedArray%</w:t>
            </w:r>
          </w:p>
        </w:tc>
        <w:tc>
          <w:tcPr>
            <w:tcW w:w="3522" w:type="dxa"/>
          </w:tcPr>
          <w:p w14:paraId="723708AC" w14:textId="77777777" w:rsidR="00000B9E" w:rsidRDefault="00000B9E" w:rsidP="00000B9E">
            <w:pPr>
              <w:keepNext/>
              <w:spacing w:after="60"/>
              <w:jc w:val="left"/>
            </w:pPr>
          </w:p>
        </w:tc>
      </w:tr>
      <w:tr w:rsidR="00000B9E" w:rsidRPr="00E77497" w14:paraId="1E9FB0F5" w14:textId="77777777" w:rsidTr="00000B9E">
        <w:trPr>
          <w:jc w:val="center"/>
        </w:trPr>
        <w:tc>
          <w:tcPr>
            <w:tcW w:w="2925" w:type="dxa"/>
          </w:tcPr>
          <w:p w14:paraId="7FDB2663" w14:textId="77777777" w:rsidR="00000B9E" w:rsidRDefault="00000B9E" w:rsidP="00000B9E">
            <w:pPr>
              <w:keepNext/>
              <w:spacing w:after="60"/>
              <w:rPr>
                <w:rFonts w:ascii="Times New Roman" w:hAnsi="Times New Roman"/>
              </w:rPr>
            </w:pPr>
            <w:r>
              <w:rPr>
                <w:rFonts w:ascii="Times New Roman" w:hAnsi="Times New Roman"/>
              </w:rPr>
              <w:t>%TypedArrayPrototype%</w:t>
            </w:r>
          </w:p>
        </w:tc>
        <w:tc>
          <w:tcPr>
            <w:tcW w:w="3522" w:type="dxa"/>
          </w:tcPr>
          <w:p w14:paraId="155CA7D7"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%TypedArray%.</w:t>
            </w:r>
          </w:p>
        </w:tc>
      </w:tr>
      <w:tr w:rsidR="00000B9E" w:rsidRPr="00E77497" w14:paraId="3EACDBF6" w14:textId="77777777" w:rsidTr="00000B9E">
        <w:trPr>
          <w:jc w:val="center"/>
        </w:trPr>
        <w:tc>
          <w:tcPr>
            <w:tcW w:w="2925" w:type="dxa"/>
          </w:tcPr>
          <w:p w14:paraId="6F547647" w14:textId="77777777" w:rsidR="00000B9E" w:rsidRDefault="00000B9E" w:rsidP="00000B9E">
            <w:pPr>
              <w:keepNext/>
              <w:spacing w:after="60"/>
              <w:rPr>
                <w:rFonts w:ascii="Times New Roman" w:hAnsi="Times New Roman"/>
              </w:rPr>
            </w:pPr>
            <w:r>
              <w:rPr>
                <w:rFonts w:ascii="Times New Roman" w:hAnsi="Times New Roman"/>
              </w:rPr>
              <w:t>%Int8Array%</w:t>
            </w:r>
          </w:p>
        </w:tc>
        <w:tc>
          <w:tcPr>
            <w:tcW w:w="3522" w:type="dxa"/>
          </w:tcPr>
          <w:p w14:paraId="164A6261" w14:textId="77777777" w:rsidR="00000B9E" w:rsidRDefault="00000B9E" w:rsidP="00000B9E">
            <w:pPr>
              <w:keepNext/>
              <w:spacing w:after="60"/>
              <w:jc w:val="left"/>
            </w:pPr>
          </w:p>
        </w:tc>
      </w:tr>
      <w:tr w:rsidR="00000B9E" w:rsidRPr="00E77497" w14:paraId="0AFF535F" w14:textId="77777777" w:rsidTr="00000B9E">
        <w:trPr>
          <w:jc w:val="center"/>
        </w:trPr>
        <w:tc>
          <w:tcPr>
            <w:tcW w:w="2925" w:type="dxa"/>
          </w:tcPr>
          <w:p w14:paraId="087F331A" w14:textId="77777777" w:rsidR="00000B9E" w:rsidRDefault="00000B9E" w:rsidP="00000B9E">
            <w:pPr>
              <w:keepNext/>
              <w:spacing w:after="60"/>
              <w:rPr>
                <w:rFonts w:ascii="Times New Roman" w:hAnsi="Times New Roman"/>
              </w:rPr>
            </w:pPr>
            <w:commentRangeStart w:id="382"/>
            <w:r>
              <w:rPr>
                <w:rFonts w:ascii="Times New Roman" w:hAnsi="Times New Roman"/>
              </w:rPr>
              <w:t>%Int8ArrayPrototype%</w:t>
            </w:r>
            <w:commentRangeEnd w:id="382"/>
            <w:r>
              <w:rPr>
                <w:rStyle w:val="af6"/>
              </w:rPr>
              <w:commentReference w:id="382"/>
            </w:r>
          </w:p>
        </w:tc>
        <w:tc>
          <w:tcPr>
            <w:tcW w:w="3522" w:type="dxa"/>
          </w:tcPr>
          <w:p w14:paraId="12D831E8" w14:textId="77777777" w:rsidR="00000B9E" w:rsidRDefault="00000B9E" w:rsidP="00000B9E">
            <w:pPr>
              <w:keepNext/>
              <w:spacing w:after="60"/>
              <w:jc w:val="left"/>
            </w:pPr>
          </w:p>
        </w:tc>
      </w:tr>
      <w:tr w:rsidR="00000B9E" w:rsidRPr="00E77497" w14:paraId="41E83AEE" w14:textId="77777777" w:rsidTr="00000B9E">
        <w:trPr>
          <w:jc w:val="center"/>
        </w:trPr>
        <w:tc>
          <w:tcPr>
            <w:tcW w:w="2925" w:type="dxa"/>
          </w:tcPr>
          <w:p w14:paraId="002E1EEF" w14:textId="77777777" w:rsidR="00000B9E" w:rsidRDefault="00000B9E" w:rsidP="00000B9E">
            <w:pPr>
              <w:keepNext/>
              <w:spacing w:after="60"/>
              <w:rPr>
                <w:rFonts w:ascii="Times New Roman" w:hAnsi="Times New Roman"/>
              </w:rPr>
            </w:pPr>
            <w:r>
              <w:rPr>
                <w:rFonts w:ascii="Times New Roman" w:hAnsi="Times New Roman"/>
              </w:rPr>
              <w:t>%DataView%</w:t>
            </w:r>
          </w:p>
        </w:tc>
        <w:tc>
          <w:tcPr>
            <w:tcW w:w="3522" w:type="dxa"/>
          </w:tcPr>
          <w:p w14:paraId="04656BE1" w14:textId="77777777" w:rsidR="00000B9E" w:rsidRDefault="00000B9E" w:rsidP="00000B9E">
            <w:pPr>
              <w:keepNext/>
              <w:spacing w:after="60"/>
              <w:jc w:val="left"/>
            </w:pPr>
          </w:p>
        </w:tc>
      </w:tr>
      <w:tr w:rsidR="00000B9E" w:rsidRPr="00E77497" w14:paraId="585A3668" w14:textId="77777777" w:rsidTr="00000B9E">
        <w:trPr>
          <w:jc w:val="center"/>
        </w:trPr>
        <w:tc>
          <w:tcPr>
            <w:tcW w:w="2925" w:type="dxa"/>
          </w:tcPr>
          <w:p w14:paraId="05299A69" w14:textId="77777777" w:rsidR="00000B9E" w:rsidRDefault="00000B9E" w:rsidP="00000B9E">
            <w:pPr>
              <w:keepNext/>
              <w:spacing w:after="60"/>
              <w:rPr>
                <w:rFonts w:ascii="Times New Roman" w:hAnsi="Times New Roman"/>
              </w:rPr>
            </w:pPr>
            <w:r>
              <w:rPr>
                <w:rFonts w:ascii="Times New Roman" w:hAnsi="Times New Roman"/>
              </w:rPr>
              <w:t>%DataViewPrototype%</w:t>
            </w:r>
          </w:p>
        </w:tc>
        <w:tc>
          <w:tcPr>
            <w:tcW w:w="3522" w:type="dxa"/>
          </w:tcPr>
          <w:p w14:paraId="28156897" w14:textId="77777777" w:rsidR="00000B9E" w:rsidRDefault="00000B9E" w:rsidP="00000B9E">
            <w:pPr>
              <w:keepNext/>
              <w:spacing w:after="60"/>
              <w:jc w:val="left"/>
            </w:pPr>
          </w:p>
        </w:tc>
      </w:tr>
      <w:tr w:rsidR="00000B9E" w:rsidRPr="00E77497" w14:paraId="47DE37D3" w14:textId="77777777" w:rsidTr="00000B9E">
        <w:trPr>
          <w:jc w:val="center"/>
        </w:trPr>
        <w:tc>
          <w:tcPr>
            <w:tcW w:w="2925" w:type="dxa"/>
          </w:tcPr>
          <w:p w14:paraId="17E60D8C" w14:textId="77777777" w:rsidR="00000B9E" w:rsidRDefault="00000B9E" w:rsidP="00000B9E">
            <w:pPr>
              <w:keepNext/>
              <w:spacing w:after="60"/>
              <w:rPr>
                <w:rFonts w:ascii="Times New Roman" w:hAnsi="Times New Roman"/>
              </w:rPr>
            </w:pPr>
            <w:r>
              <w:rPr>
                <w:rFonts w:ascii="Times New Roman" w:hAnsi="Times New Roman"/>
              </w:rPr>
              <w:t>%ThrowTypeError%</w:t>
            </w:r>
          </w:p>
        </w:tc>
        <w:tc>
          <w:tcPr>
            <w:tcW w:w="3522" w:type="dxa"/>
          </w:tcPr>
          <w:p w14:paraId="6FA27E8F" w14:textId="77777777" w:rsidR="00000B9E" w:rsidRDefault="00000B9E" w:rsidP="00000B9E">
            <w:pPr>
              <w:keepNext/>
              <w:spacing w:after="60"/>
              <w:jc w:val="left"/>
            </w:pPr>
            <w:r>
              <w:t>A function object that unconditionally throws a new instance of %TypeError%.</w:t>
            </w:r>
          </w:p>
        </w:tc>
      </w:tr>
      <w:tr w:rsidR="00000B9E" w:rsidRPr="00E77497" w14:paraId="4803124C" w14:textId="77777777" w:rsidTr="00000B9E">
        <w:trPr>
          <w:jc w:val="center"/>
        </w:trPr>
        <w:tc>
          <w:tcPr>
            <w:tcW w:w="2925" w:type="dxa"/>
          </w:tcPr>
          <w:p w14:paraId="33106781" w14:textId="77777777" w:rsidR="00000B9E" w:rsidRDefault="00000B9E" w:rsidP="00000B9E">
            <w:pPr>
              <w:keepNext/>
              <w:spacing w:after="60"/>
              <w:rPr>
                <w:rFonts w:ascii="Times New Roman" w:hAnsi="Times New Roman"/>
              </w:rPr>
            </w:pPr>
            <w:commentRangeStart w:id="383"/>
            <w:r>
              <w:rPr>
                <w:rFonts w:ascii="Times New Roman" w:hAnsi="Times New Roman"/>
              </w:rPr>
              <w:t>???</w:t>
            </w:r>
            <w:commentRangeEnd w:id="383"/>
            <w:r>
              <w:rPr>
                <w:rStyle w:val="af6"/>
              </w:rPr>
              <w:commentReference w:id="383"/>
            </w:r>
          </w:p>
        </w:tc>
        <w:tc>
          <w:tcPr>
            <w:tcW w:w="3522" w:type="dxa"/>
          </w:tcPr>
          <w:p w14:paraId="175F8F24" w14:textId="77777777" w:rsidR="00000B9E" w:rsidRDefault="00000B9E" w:rsidP="00000B9E">
            <w:pPr>
              <w:keepNext/>
              <w:spacing w:after="60"/>
              <w:jc w:val="left"/>
            </w:pPr>
          </w:p>
        </w:tc>
      </w:tr>
    </w:tbl>
    <w:p w14:paraId="38E1CC9F" w14:textId="77777777" w:rsidR="00000B9E" w:rsidRDefault="00000B9E" w:rsidP="00000B9E">
      <w:pPr>
        <w:pStyle w:val="20"/>
      </w:pPr>
      <w:r w:rsidRPr="00E77497">
        <w:rPr>
          <w:rFonts w:eastAsia="Arial Unicode MS"/>
        </w:rPr>
        <w:br w:type="page"/>
      </w:r>
      <w:r w:rsidDel="007722AC">
        <w:t xml:space="preserve"> </w:t>
      </w:r>
      <w:bookmarkStart w:id="384" w:name="_Toc366141742"/>
      <w:r w:rsidRPr="006A65D7">
        <w:t>ECMAScript</w:t>
      </w:r>
      <w:r>
        <w:t xml:space="preserve"> Specification Types</w:t>
      </w:r>
      <w:bookmarkEnd w:id="384"/>
    </w:p>
    <w:p w14:paraId="4973AF87" w14:textId="77777777" w:rsidR="00000B9E" w:rsidRDefault="00000B9E" w:rsidP="00000B9E">
      <w:r w:rsidRPr="00E77497">
        <w:t>A specification type corresponds to meta-values that are used within algorithms to describe the semantics of ECMAScript language constructs and ECMAScript language types. The specification types are Reference, List, Completion, Property Descriptor, Lexical Environment,</w:t>
      </w:r>
      <w:r>
        <w:t xml:space="preserve"> </w:t>
      </w:r>
      <w:r w:rsidRPr="00E77497">
        <w:t>Environment Record</w:t>
      </w:r>
      <w:r>
        <w:t>, and Data Block</w:t>
      </w:r>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7621979F" w14:textId="77777777" w:rsidR="00000B9E" w:rsidRDefault="00000B9E" w:rsidP="00000B9E">
      <w:pPr>
        <w:pStyle w:val="30"/>
      </w:pPr>
      <w:bookmarkStart w:id="385" w:name="_Toc366141743"/>
      <w:r>
        <w:t>Data Blocks</w:t>
      </w:r>
      <w:bookmarkEnd w:id="385"/>
    </w:p>
    <w:p w14:paraId="01C296D7" w14:textId="77777777" w:rsidR="00000B9E" w:rsidRPr="008E2885" w:rsidRDefault="00000B9E" w:rsidP="00000B9E">
      <w:pPr>
        <w:pBdr>
          <w:top w:val="single" w:sz="4" w:space="1" w:color="auto"/>
          <w:left w:val="single" w:sz="4" w:space="4" w:color="auto"/>
          <w:bottom w:val="single" w:sz="4" w:space="1" w:color="auto"/>
          <w:right w:val="single" w:sz="4" w:space="4" w:color="auto"/>
        </w:pBdr>
        <w:shd w:val="clear" w:color="auto" w:fill="FFC000"/>
        <w:rPr>
          <w:rFonts w:ascii="Times New Roman" w:hAnsi="Times New Roman"/>
          <w:b/>
          <w:i/>
          <w:sz w:val="28"/>
        </w:rPr>
      </w:pPr>
      <w:r w:rsidRPr="008E2885">
        <w:rPr>
          <w:rFonts w:ascii="Times New Roman" w:hAnsi="Times New Roman"/>
          <w:b/>
          <w:i/>
          <w:sz w:val="28"/>
        </w:rPr>
        <w:t xml:space="preserve">This </w:t>
      </w:r>
      <w:r>
        <w:rPr>
          <w:rFonts w:ascii="Times New Roman" w:hAnsi="Times New Roman"/>
          <w:b/>
          <w:i/>
          <w:sz w:val="28"/>
        </w:rPr>
        <w:t xml:space="preserve">section </w:t>
      </w:r>
      <w:r w:rsidRPr="008E2885">
        <w:rPr>
          <w:rFonts w:ascii="Times New Roman" w:hAnsi="Times New Roman"/>
          <w:b/>
          <w:i/>
          <w:sz w:val="28"/>
        </w:rPr>
        <w:t xml:space="preserve">is a placeholder </w:t>
      </w:r>
      <w:r>
        <w:rPr>
          <w:rFonts w:ascii="Times New Roman" w:hAnsi="Times New Roman"/>
          <w:b/>
          <w:i/>
          <w:sz w:val="28"/>
        </w:rPr>
        <w:t>for</w:t>
      </w:r>
      <w:r w:rsidRPr="008E2885">
        <w:rPr>
          <w:rFonts w:ascii="Times New Roman" w:hAnsi="Times New Roman"/>
          <w:b/>
          <w:i/>
          <w:sz w:val="28"/>
        </w:rPr>
        <w:t xml:space="preserve"> describ</w:t>
      </w:r>
      <w:r>
        <w:rPr>
          <w:rFonts w:ascii="Times New Roman" w:hAnsi="Times New Roman"/>
          <w:b/>
          <w:i/>
          <w:sz w:val="28"/>
        </w:rPr>
        <w:t>ing</w:t>
      </w:r>
      <w:r w:rsidRPr="008E2885">
        <w:rPr>
          <w:rFonts w:ascii="Times New Roman" w:hAnsi="Times New Roman"/>
          <w:b/>
          <w:i/>
          <w:sz w:val="28"/>
        </w:rPr>
        <w:t xml:space="preserve"> the Data Block internal type.  The following material is verbatium from the Binary Data ES wiki proposal.  The material has not yet been reviewed or integrated with the rest of this spec.</w:t>
      </w:r>
    </w:p>
    <w:p w14:paraId="2121751F" w14:textId="77777777" w:rsidR="00000B9E" w:rsidRDefault="00000B9E" w:rsidP="00000B9E">
      <w:r>
        <w:t>This spec introduces a new, spec-internal block datatype, intuitively representing a contiguously allocated block of binary data. Blocks are not ECMAScript language values and appear only in the program store (aka heap).</w:t>
      </w:r>
    </w:p>
    <w:p w14:paraId="1B96F6E4" w14:textId="77777777" w:rsidR="00000B9E" w:rsidRDefault="00000B9E" w:rsidP="00000B9E">
      <w:r>
        <w:t>A block is one of:</w:t>
      </w:r>
    </w:p>
    <w:p w14:paraId="098A3E08" w14:textId="77777777" w:rsidR="00000B9E" w:rsidRDefault="00000B9E" w:rsidP="00000B9E">
      <w:pPr>
        <w:numPr>
          <w:ilvl w:val="0"/>
          <w:numId w:val="954"/>
        </w:numPr>
        <w:contextualSpacing/>
      </w:pPr>
      <w:r>
        <w:t>a number-block</w:t>
      </w:r>
    </w:p>
    <w:p w14:paraId="177A6B09" w14:textId="77777777" w:rsidR="00000B9E" w:rsidRDefault="00000B9E" w:rsidP="00000B9E">
      <w:pPr>
        <w:numPr>
          <w:ilvl w:val="0"/>
          <w:numId w:val="954"/>
        </w:numPr>
        <w:contextualSpacing/>
      </w:pPr>
      <w:r>
        <w:t>an array-block[t, n]</w:t>
      </w:r>
    </w:p>
    <w:p w14:paraId="4E68FF9A" w14:textId="77777777" w:rsidR="00000B9E" w:rsidRDefault="00000B9E" w:rsidP="00000B9E">
      <w:pPr>
        <w:numPr>
          <w:ilvl w:val="0"/>
          <w:numId w:val="954"/>
        </w:numPr>
      </w:pPr>
      <w:r>
        <w:t>a struct-block[t1, ..., tn]</w:t>
      </w:r>
    </w:p>
    <w:p w14:paraId="2D228DCA" w14:textId="77777777" w:rsidR="00000B9E" w:rsidRDefault="00000B9E" w:rsidP="00000B9E">
      <w:r>
        <w:t>A number-block is one of:</w:t>
      </w:r>
    </w:p>
    <w:p w14:paraId="21A645DE" w14:textId="77777777" w:rsidR="00000B9E" w:rsidRDefault="00000B9E" w:rsidP="00000B9E">
      <w:pPr>
        <w:numPr>
          <w:ilvl w:val="0"/>
          <w:numId w:val="955"/>
        </w:numPr>
        <w:contextualSpacing/>
      </w:pPr>
      <w:r>
        <w:t>an unsigned-integer; i.e., one of uint8, uint16, uint32, or uint64</w:t>
      </w:r>
    </w:p>
    <w:p w14:paraId="02D31411" w14:textId="77777777" w:rsidR="00000B9E" w:rsidRDefault="00000B9E" w:rsidP="00000B9E">
      <w:pPr>
        <w:numPr>
          <w:ilvl w:val="0"/>
          <w:numId w:val="955"/>
        </w:numPr>
        <w:contextualSpacing/>
      </w:pPr>
      <w:r>
        <w:t>a signed-integer; i.e., one of int8, int16, int32, or int64</w:t>
      </w:r>
    </w:p>
    <w:p w14:paraId="76B58F6A" w14:textId="77777777" w:rsidR="00000B9E" w:rsidRDefault="00000B9E" w:rsidP="00000B9E">
      <w:pPr>
        <w:numPr>
          <w:ilvl w:val="0"/>
          <w:numId w:val="955"/>
        </w:numPr>
      </w:pPr>
      <w:r>
        <w:t>a floating-point; i.e., one of float32 or float64</w:t>
      </w:r>
    </w:p>
    <w:p w14:paraId="2E4BBB0A" w14:textId="77777777" w:rsidR="00000B9E" w:rsidRDefault="00000B9E" w:rsidP="00000B9E">
      <w:r>
        <w:t>A uintk is an integer in the range [0, 2k). An intk is an integer in the range [-2k-1, 2k-1). A floatk is a floating-point number representable as a k-bit IEE754 value.</w:t>
      </w:r>
    </w:p>
    <w:p w14:paraId="2A533DD5" w14:textId="77777777" w:rsidR="00000B9E" w:rsidRDefault="00000B9E" w:rsidP="00000B9E">
      <w:r>
        <w:t>An array-block[t, n] is an ordered sequence of n blocks of homogeneous block type t. Each element of the array is stored at in independently addressable location in the program store, and multiple Data objects may contain references to the element.</w:t>
      </w:r>
    </w:p>
    <w:p w14:paraId="5677EDFE" w14:textId="77777777" w:rsidR="00000B9E" w:rsidRDefault="00000B9E" w:rsidP="00000B9E">
      <w:r>
        <w:t>A struct-block[t1, ..., tn] is an ordered sequence of n blocks of heterogeneous types t1 to tn, respectively. Each field of the struct is stored at in independently addressable location in the program store, and multiple Data objects may contain references to the field.</w:t>
      </w:r>
    </w:p>
    <w:p w14:paraId="51F20C67" w14:textId="77777777" w:rsidR="00000B9E" w:rsidRDefault="00000B9E" w:rsidP="00000B9E">
      <w:r>
        <w:t>The spec also introduces a datatype of Data objects, which are ECMAScript objects that encapsulate references to block data in the program store. Every Data object has the following properties:</w:t>
      </w:r>
    </w:p>
    <w:p w14:paraId="4DD2B12C" w14:textId="77777777" w:rsidR="00000B9E" w:rsidRDefault="00000B9E" w:rsidP="00000B9E">
      <w:r>
        <w:t xml:space="preserve">    [[Class]] = “Data”</w:t>
      </w:r>
    </w:p>
    <w:p w14:paraId="26E3B216" w14:textId="77777777" w:rsidR="00000B9E" w:rsidRDefault="00000B9E" w:rsidP="00000B9E">
      <w:r>
        <w:t xml:space="preserve">    [[Value]] : reference[block] – a reference to a block in the program store</w:t>
      </w:r>
    </w:p>
    <w:p w14:paraId="0833CC50" w14:textId="77777777" w:rsidR="00000B9E" w:rsidRPr="00565344" w:rsidRDefault="00000B9E" w:rsidP="00000B9E">
      <w:r>
        <w:t xml:space="preserve">    [[DataType]] : reference[Type] – a reference to a Type object describing this object’s data block</w:t>
      </w:r>
    </w:p>
    <w:p w14:paraId="4631D621" w14:textId="77777777" w:rsidR="00000B9E" w:rsidRPr="00E77497" w:rsidRDefault="00000B9E" w:rsidP="00000B9E">
      <w:pPr>
        <w:pStyle w:val="30"/>
      </w:pPr>
      <w:bookmarkStart w:id="386" w:name="_Ref366131676"/>
      <w:bookmarkStart w:id="387" w:name="_Toc366141744"/>
      <w:r w:rsidRPr="00E77497">
        <w:t xml:space="preserve">The List </w:t>
      </w:r>
      <w:r>
        <w:t xml:space="preserve">and Record </w:t>
      </w:r>
      <w:r w:rsidRPr="00E77497">
        <w:t>Specification Type</w:t>
      </w:r>
      <w:bookmarkEnd w:id="386"/>
      <w:bookmarkEnd w:id="387"/>
    </w:p>
    <w:p w14:paraId="00F08B41" w14:textId="77777777" w:rsidR="00000B9E" w:rsidRDefault="00000B9E" w:rsidP="00000B9E">
      <w:r w:rsidRPr="00E77497">
        <w:t xml:space="preserve">The List type is used to explain the evaluation of argument lists (see </w:t>
      </w:r>
      <w:r w:rsidR="00E86857">
        <w:fldChar w:fldCharType="begin"/>
      </w:r>
      <w:r w:rsidR="00E86857">
        <w:instrText xml:space="preserve"> REF _Ref365537094 \r \h </w:instrText>
      </w:r>
      <w:r w:rsidR="00E86857">
        <w:fldChar w:fldCharType="separate"/>
      </w:r>
      <w:r w:rsidR="00083CEC">
        <w:t>12.2.5</w:t>
      </w:r>
      <w:r w:rsidR="00E86857">
        <w:fldChar w:fldCharType="end"/>
      </w:r>
      <w:r w:rsidRPr="00E77497">
        <w:t xml:space="preserve">)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p>
    <w:p w14:paraId="271AF93B" w14:textId="77777777" w:rsidR="00000B9E" w:rsidRDefault="00000B9E" w:rsidP="00000B9E">
      <w:r>
        <w:t>The Record type is used to describe data aggregations within the algorithms of this specification. A Record type value consists of one or more named fields.  The value of each field is either an ECMAScript value or an abstract value represented by a name associated with the Record type. Field names are always enclosed in double brackets, for example [[value]]</w:t>
      </w:r>
    </w:p>
    <w:p w14:paraId="50D82440" w14:textId="77777777" w:rsidR="00000B9E" w:rsidRPr="00E77497" w:rsidRDefault="00000B9E" w:rsidP="00000B9E">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Record value that has three fields each of which is initialised to a specific value</w:t>
      </w:r>
      <w:r w:rsidRPr="00E77497">
        <w:t>. Field name order is not significant. Any fields that are not explicitly listed are considered to be absent.</w:t>
      </w:r>
    </w:p>
    <w:p w14:paraId="0EF38C19" w14:textId="77777777" w:rsidR="00000B9E" w:rsidRDefault="00000B9E" w:rsidP="00000B9E">
      <w:r w:rsidRPr="00E77497">
        <w:t xml:space="preserve">In specification text and algorithms, dot notation may be used to refer to a specific field of a </w:t>
      </w:r>
      <w:r>
        <w:t>Record value</w:t>
      </w:r>
      <w:r w:rsidRPr="00E77497">
        <w:t xml:space="preserve">. For example, if </w:t>
      </w:r>
      <w:r>
        <w:t>R</w:t>
      </w:r>
      <w:r w:rsidRPr="00E77497">
        <w:t xml:space="preserve"> is </w:t>
      </w:r>
      <w:r>
        <w:t>the record shown in the previous paragraph</w:t>
      </w:r>
      <w:r w:rsidRPr="00E77497">
        <w:t xml:space="preserve"> then </w:t>
      </w:r>
      <w:r>
        <w:t>R</w:t>
      </w:r>
      <w:r w:rsidRPr="00E77497">
        <w:t>.[[</w:t>
      </w:r>
      <w:r>
        <w:t>field2</w:t>
      </w:r>
      <w:r w:rsidRPr="00E77497">
        <w:t xml:space="preserve">]] is shorthand for “the field of </w:t>
      </w:r>
      <w:r>
        <w:t>R</w:t>
      </w:r>
      <w:r w:rsidRPr="00E77497">
        <w:t xml:space="preserve"> named [[</w:t>
      </w:r>
      <w:r>
        <w:t>field2</w:t>
      </w:r>
      <w:r w:rsidRPr="00E77497">
        <w:t>]]”.</w:t>
      </w:r>
    </w:p>
    <w:p w14:paraId="305258F9" w14:textId="77777777" w:rsidR="00000B9E" w:rsidRPr="00E77497" w:rsidRDefault="00000B9E" w:rsidP="00000B9E">
      <w:r>
        <w:t xml:space="preserve">Schema for commonly used Record field combinations may be named, and that name may be used as a prefix to a literal Record value to identify the specific kind of aggregations 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r>
        <w:t>.</w:t>
      </w:r>
    </w:p>
    <w:p w14:paraId="622C23A5" w14:textId="77777777" w:rsidR="00000B9E" w:rsidRPr="00E77497" w:rsidRDefault="00000B9E" w:rsidP="00000B9E">
      <w:pPr>
        <w:pStyle w:val="30"/>
      </w:pPr>
      <w:bookmarkStart w:id="388" w:name="_Ref365528791"/>
      <w:bookmarkStart w:id="389" w:name="_Toc366141745"/>
      <w:r w:rsidRPr="00E77497">
        <w:t>The Completion</w:t>
      </w:r>
      <w:r>
        <w:t xml:space="preserve"> Record</w:t>
      </w:r>
      <w:r w:rsidRPr="00E77497">
        <w:t xml:space="preserve"> Specification Type</w:t>
      </w:r>
      <w:bookmarkEnd w:id="388"/>
      <w:bookmarkEnd w:id="389"/>
    </w:p>
    <w:p w14:paraId="52604CF4" w14:textId="77777777" w:rsidR="00000B9E" w:rsidRDefault="00000B9E" w:rsidP="00000B9E">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p>
    <w:p w14:paraId="53750894" w14:textId="77777777" w:rsidR="00000B9E" w:rsidRDefault="00000B9E" w:rsidP="00000B9E">
      <w:r w:rsidRPr="00E77497">
        <w:t xml:space="preserve">Values of the Completion type are </w:t>
      </w:r>
      <w:r>
        <w:t>Record values whole fields are defined as by</w:t>
      </w:r>
      <w:r w:rsidR="00CF10B9">
        <w:t xml:space="preserve"> </w:t>
      </w:r>
      <w:r w:rsidR="00CF10B9">
        <w:fldChar w:fldCharType="begin"/>
      </w:r>
      <w:r w:rsidR="00CF10B9">
        <w:instrText xml:space="preserve"> REF _Ref365644806 \h </w:instrText>
      </w:r>
      <w:r w:rsidR="00CF10B9">
        <w:fldChar w:fldCharType="separate"/>
      </w:r>
      <w:r w:rsidR="00083CEC">
        <w:t xml:space="preserve">Table </w:t>
      </w:r>
      <w:r w:rsidR="00083CEC">
        <w:rPr>
          <w:noProof/>
        </w:rPr>
        <w:t>8</w:t>
      </w:r>
      <w:r w:rsidR="00CF10B9">
        <w:fldChar w:fldCharType="end"/>
      </w:r>
      <w:r>
        <w:t>.</w:t>
      </w:r>
    </w:p>
    <w:p w14:paraId="4BD6EABC" w14:textId="77777777" w:rsidR="00000B9E" w:rsidRPr="00E77497" w:rsidRDefault="00000B9E" w:rsidP="00000B9E">
      <w:pPr>
        <w:pStyle w:val="Tabletitle"/>
      </w:pPr>
      <w:bookmarkStart w:id="390" w:name="_Ref365644806"/>
      <w:r>
        <w:t xml:space="preserve">Table </w:t>
      </w:r>
      <w:r>
        <w:fldChar w:fldCharType="begin"/>
      </w:r>
      <w:r>
        <w:instrText xml:space="preserve"> SEQ Table \* ARABIC </w:instrText>
      </w:r>
      <w:r>
        <w:fldChar w:fldCharType="separate"/>
      </w:r>
      <w:r w:rsidR="00083CEC">
        <w:rPr>
          <w:noProof/>
        </w:rPr>
        <w:t>8</w:t>
      </w:r>
      <w:r>
        <w:fldChar w:fldCharType="end"/>
      </w:r>
      <w:bookmarkEnd w:id="390"/>
      <w:r w:rsidRPr="00E77497">
        <w:rPr>
          <w:rFonts w:eastAsia="Arial Unicode MS"/>
        </w:rPr>
        <w:t xml:space="preserve"> — </w:t>
      </w:r>
      <w:r>
        <w:t>Completion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000B9E" w:rsidRPr="00E77497" w14:paraId="1F3E9A42" w14:textId="77777777" w:rsidTr="00000B9E">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0EF80764" w14:textId="77777777" w:rsidR="00000B9E" w:rsidRPr="00E77497" w:rsidRDefault="00000B9E" w:rsidP="00000B9E">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5C4039AE" w14:textId="77777777" w:rsidR="00000B9E" w:rsidRPr="00E77497" w:rsidRDefault="00000B9E" w:rsidP="00000B9E">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14:paraId="26F1A473" w14:textId="77777777" w:rsidR="00000B9E" w:rsidRDefault="00000B9E" w:rsidP="00000B9E">
            <w:pPr>
              <w:keepNext/>
              <w:shd w:val="solid" w:color="C0C0C0" w:fill="FFFFFF"/>
              <w:spacing w:after="0"/>
              <w:rPr>
                <w:b/>
                <w:i/>
                <w:shd w:val="solid" w:color="C0C0C0" w:fill="FFFFFF"/>
              </w:rPr>
            </w:pPr>
            <w:r>
              <w:rPr>
                <w:b/>
                <w:i/>
                <w:shd w:val="solid" w:color="C0C0C0" w:fill="FFFFFF"/>
              </w:rPr>
              <w:t>Meaning</w:t>
            </w:r>
          </w:p>
        </w:tc>
      </w:tr>
      <w:tr w:rsidR="00000B9E" w:rsidRPr="00E77497" w14:paraId="5CAEE41F" w14:textId="77777777" w:rsidTr="00000B9E">
        <w:trPr>
          <w:jc w:val="center"/>
        </w:trPr>
        <w:tc>
          <w:tcPr>
            <w:tcW w:w="1397" w:type="dxa"/>
            <w:tcBorders>
              <w:top w:val="nil"/>
            </w:tcBorders>
          </w:tcPr>
          <w:p w14:paraId="3FB09E95" w14:textId="77777777" w:rsidR="00000B9E" w:rsidRPr="00543DFB" w:rsidRDefault="00000B9E" w:rsidP="00000B9E">
            <w:pPr>
              <w:keepNext/>
              <w:spacing w:after="60"/>
              <w:rPr>
                <w:rFonts w:ascii="Times New Roman" w:hAnsi="Times New Roman"/>
              </w:rPr>
            </w:pPr>
            <w:r w:rsidRPr="00543DFB">
              <w:rPr>
                <w:rFonts w:ascii="Times New Roman" w:hAnsi="Times New Roman"/>
              </w:rPr>
              <w:t>[[type]]</w:t>
            </w:r>
          </w:p>
        </w:tc>
        <w:tc>
          <w:tcPr>
            <w:tcW w:w="4098" w:type="dxa"/>
            <w:tcBorders>
              <w:top w:val="nil"/>
            </w:tcBorders>
          </w:tcPr>
          <w:p w14:paraId="75C09457" w14:textId="77777777" w:rsidR="00000B9E" w:rsidRPr="00E77497" w:rsidRDefault="00000B9E" w:rsidP="00000B9E">
            <w:pPr>
              <w:keepNext/>
              <w:spacing w:after="60"/>
            </w:pPr>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p>
        </w:tc>
        <w:tc>
          <w:tcPr>
            <w:tcW w:w="4230" w:type="dxa"/>
            <w:tcBorders>
              <w:top w:val="nil"/>
            </w:tcBorders>
          </w:tcPr>
          <w:p w14:paraId="7807C21E" w14:textId="77777777" w:rsidR="00000B9E" w:rsidRPr="00E77497" w:rsidRDefault="00000B9E" w:rsidP="00000B9E">
            <w:pPr>
              <w:keepNext/>
              <w:spacing w:after="60"/>
            </w:pPr>
            <w:r>
              <w:t>The type of completion that occurred.</w:t>
            </w:r>
          </w:p>
        </w:tc>
      </w:tr>
      <w:tr w:rsidR="00000B9E" w:rsidRPr="00E77497" w14:paraId="1507E3D0" w14:textId="77777777" w:rsidTr="00000B9E">
        <w:trPr>
          <w:jc w:val="center"/>
        </w:trPr>
        <w:tc>
          <w:tcPr>
            <w:tcW w:w="1397" w:type="dxa"/>
          </w:tcPr>
          <w:p w14:paraId="3C725067" w14:textId="77777777" w:rsidR="00000B9E" w:rsidRPr="00E77497" w:rsidRDefault="00000B9E" w:rsidP="00000B9E">
            <w:pPr>
              <w:keepNext/>
              <w:spacing w:after="60"/>
            </w:pPr>
            <w:r w:rsidRPr="00543DFB">
              <w:rPr>
                <w:rFonts w:ascii="Times New Roman" w:hAnsi="Times New Roman"/>
              </w:rPr>
              <w:t>[[value]]</w:t>
            </w:r>
          </w:p>
        </w:tc>
        <w:tc>
          <w:tcPr>
            <w:tcW w:w="4098" w:type="dxa"/>
          </w:tcPr>
          <w:p w14:paraId="088362C7" w14:textId="77777777" w:rsidR="00000B9E" w:rsidRPr="00E77497" w:rsidRDefault="00000B9E" w:rsidP="00000B9E">
            <w:pPr>
              <w:keepNext/>
              <w:spacing w:after="60"/>
            </w:pPr>
            <w:r w:rsidRPr="00E77497">
              <w:t xml:space="preserve">any ECMAScript language value or </w:t>
            </w:r>
            <w:r w:rsidRPr="00E77497">
              <w:rPr>
                <w:b/>
              </w:rPr>
              <w:t>empty</w:t>
            </w:r>
          </w:p>
        </w:tc>
        <w:tc>
          <w:tcPr>
            <w:tcW w:w="4230" w:type="dxa"/>
          </w:tcPr>
          <w:p w14:paraId="33711A3A" w14:textId="77777777" w:rsidR="00000B9E" w:rsidRPr="00E77497" w:rsidRDefault="00000B9E" w:rsidP="00000B9E">
            <w:pPr>
              <w:keepNext/>
              <w:spacing w:after="60"/>
            </w:pPr>
            <w:r>
              <w:t>The value that was produced.</w:t>
            </w:r>
          </w:p>
        </w:tc>
      </w:tr>
      <w:tr w:rsidR="00000B9E" w:rsidRPr="00E77497" w14:paraId="3FC1B34F" w14:textId="77777777" w:rsidTr="00000B9E">
        <w:trPr>
          <w:jc w:val="center"/>
        </w:trPr>
        <w:tc>
          <w:tcPr>
            <w:tcW w:w="1397" w:type="dxa"/>
          </w:tcPr>
          <w:p w14:paraId="6ABB53A3" w14:textId="77777777" w:rsidR="00000B9E" w:rsidRPr="00E77497" w:rsidRDefault="00000B9E" w:rsidP="00000B9E">
            <w:pPr>
              <w:keepNext/>
              <w:spacing w:after="60"/>
            </w:pPr>
            <w:r w:rsidRPr="00543DFB">
              <w:rPr>
                <w:rFonts w:ascii="Times New Roman" w:hAnsi="Times New Roman"/>
              </w:rPr>
              <w:t>[[target]]</w:t>
            </w:r>
          </w:p>
        </w:tc>
        <w:tc>
          <w:tcPr>
            <w:tcW w:w="4098" w:type="dxa"/>
          </w:tcPr>
          <w:p w14:paraId="2F849372" w14:textId="77777777" w:rsidR="00000B9E" w:rsidRPr="00E77497" w:rsidRDefault="00000B9E" w:rsidP="00000B9E">
            <w:pPr>
              <w:keepNext/>
              <w:spacing w:after="60"/>
            </w:pPr>
            <w:r w:rsidRPr="00E77497">
              <w:t xml:space="preserve">any ECMAScript identifier or </w:t>
            </w:r>
            <w:r w:rsidRPr="00E77497">
              <w:rPr>
                <w:b/>
              </w:rPr>
              <w:t>empty</w:t>
            </w:r>
          </w:p>
        </w:tc>
        <w:tc>
          <w:tcPr>
            <w:tcW w:w="4230" w:type="dxa"/>
          </w:tcPr>
          <w:p w14:paraId="0C19403A" w14:textId="77777777" w:rsidR="00000B9E" w:rsidRPr="00E77497" w:rsidRDefault="00000B9E" w:rsidP="00000B9E">
            <w:pPr>
              <w:keepNext/>
              <w:spacing w:after="60"/>
            </w:pPr>
            <w:r>
              <w:t>The target label for directed control transfers.</w:t>
            </w:r>
          </w:p>
        </w:tc>
      </w:tr>
    </w:tbl>
    <w:p w14:paraId="0508A70F" w14:textId="77777777" w:rsidR="00000B9E" w:rsidRDefault="00000B9E" w:rsidP="00000B9E"/>
    <w:p w14:paraId="37FD9742" w14:textId="77777777" w:rsidR="00000B9E" w:rsidRDefault="00000B9E" w:rsidP="00000B9E">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p>
    <w:p w14:paraId="16A08A48" w14:textId="77777777" w:rsidR="00000B9E" w:rsidRDefault="00000B9E" w:rsidP="00000B9E">
      <w:pPr>
        <w:pStyle w:val="40"/>
        <w:rPr>
          <w:lang w:eastAsia="en-US"/>
        </w:rPr>
      </w:pPr>
      <w:r>
        <w:rPr>
          <w:lang w:eastAsia="en-US"/>
        </w:rPr>
        <w:t>NormalCompletion</w:t>
      </w:r>
    </w:p>
    <w:p w14:paraId="27E5B4B0" w14:textId="77777777" w:rsidR="00000B9E" w:rsidRPr="00AA7866" w:rsidRDefault="00000B9E" w:rsidP="00000B9E">
      <w:r>
        <w:t xml:space="preserve">The abstract operation </w:t>
      </w:r>
      <w:r w:rsidRPr="00AA7866">
        <w:rPr>
          <w:rFonts w:ascii="Times New Roman" w:hAnsi="Times New Roman"/>
        </w:rPr>
        <w:t>NormalCompletion</w:t>
      </w:r>
      <w:r>
        <w:t xml:space="preserve"> with a single </w:t>
      </w:r>
      <w:r w:rsidRPr="007B3D38">
        <w:rPr>
          <w:rFonts w:ascii="Times New Roman" w:hAnsi="Times New Roman"/>
          <w:i/>
        </w:rPr>
        <w:t>argument</w:t>
      </w:r>
      <w:r>
        <w:rPr>
          <w:rFonts w:cs="Arial"/>
        </w:rPr>
        <w:t>, such as:</w:t>
      </w:r>
    </w:p>
    <w:p w14:paraId="3251972F" w14:textId="77777777" w:rsidR="00000B9E" w:rsidRPr="00E77497" w:rsidRDefault="00000B9E" w:rsidP="00000B9E">
      <w:pPr>
        <w:pStyle w:val="Alg3"/>
        <w:numPr>
          <w:ilvl w:val="0"/>
          <w:numId w:val="889"/>
        </w:numPr>
        <w:spacing w:after="220"/>
      </w:pPr>
      <w:r>
        <w:t>R</w:t>
      </w:r>
      <w:r w:rsidRPr="00E77497">
        <w:t xml:space="preserve">eturn </w:t>
      </w:r>
      <w:r>
        <w:t>NormalCompletion(</w:t>
      </w:r>
      <w:r w:rsidRPr="00142A0A">
        <w:rPr>
          <w:i/>
        </w:rPr>
        <w:t>argument</w:t>
      </w:r>
      <w:r>
        <w:t>)</w:t>
      </w:r>
      <w:r w:rsidRPr="00E77497">
        <w:t>.</w:t>
      </w:r>
    </w:p>
    <w:p w14:paraId="7F21B858" w14:textId="77777777" w:rsidR="00000B9E" w:rsidRDefault="00000B9E" w:rsidP="00000B9E">
      <w:pPr>
        <w:rPr>
          <w:lang w:eastAsia="en-US"/>
        </w:rPr>
      </w:pPr>
      <w:r>
        <w:rPr>
          <w:lang w:eastAsia="en-US"/>
        </w:rPr>
        <w:t>Is a short hand that is defined as follows:</w:t>
      </w:r>
    </w:p>
    <w:p w14:paraId="4BA9F2BE" w14:textId="77777777" w:rsidR="00000B9E" w:rsidRPr="000D29DF" w:rsidRDefault="00000B9E" w:rsidP="00000B9E">
      <w:pPr>
        <w:pStyle w:val="Alg3"/>
        <w:numPr>
          <w:ilvl w:val="0"/>
          <w:numId w:val="674"/>
        </w:numPr>
        <w:spacing w:after="220"/>
      </w:pPr>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p>
    <w:p w14:paraId="51D236B8" w14:textId="77777777" w:rsidR="00000B9E" w:rsidRDefault="00000B9E" w:rsidP="00000B9E">
      <w:pPr>
        <w:pStyle w:val="40"/>
      </w:pPr>
      <w:r>
        <w:t>Implicit Completion Values</w:t>
      </w:r>
    </w:p>
    <w:p w14:paraId="088A0691" w14:textId="77777777" w:rsidR="00000B9E" w:rsidRDefault="00000B9E" w:rsidP="00000B9E">
      <w:r>
        <w:t xml:space="preserve">The algorithms of this specification often implicitly return Completion Records whose [[type]] is </w:t>
      </w:r>
      <w:r w:rsidRPr="00F56AD5">
        <w:rPr>
          <w:b/>
        </w:rPr>
        <w:t>normal</w:t>
      </w:r>
      <w:r>
        <w:t>.  Unless it is otherwise obvious from the context, an algorithm statement that returns a value that is not a Completion Record, such as:</w:t>
      </w:r>
    </w:p>
    <w:p w14:paraId="322A945C" w14:textId="77777777" w:rsidR="00000B9E" w:rsidRPr="00E77497" w:rsidRDefault="00000B9E" w:rsidP="00000B9E">
      <w:pPr>
        <w:pStyle w:val="Alg3"/>
        <w:numPr>
          <w:ilvl w:val="0"/>
          <w:numId w:val="354"/>
        </w:numPr>
        <w:spacing w:after="220"/>
      </w:pPr>
      <w:r>
        <w:t>R</w:t>
      </w:r>
      <w:r w:rsidRPr="00E77497">
        <w:t xml:space="preserve">eturn </w:t>
      </w:r>
      <w:r w:rsidRPr="00E77497">
        <w:rPr>
          <w:rFonts w:ascii="Courier New" w:hAnsi="Courier New"/>
          <w:b/>
        </w:rPr>
        <w:t>"Infinity"</w:t>
      </w:r>
      <w:r w:rsidRPr="00E77497">
        <w:t>.</w:t>
      </w:r>
    </w:p>
    <w:p w14:paraId="268A634B" w14:textId="77777777" w:rsidR="00000B9E" w:rsidRDefault="00000B9E" w:rsidP="00000B9E">
      <w:r>
        <w:t>Generally means the same thing as:</w:t>
      </w:r>
    </w:p>
    <w:p w14:paraId="260FEDDE" w14:textId="77777777" w:rsidR="00000B9E" w:rsidRDefault="00000B9E" w:rsidP="00000B9E">
      <w:pPr>
        <w:pStyle w:val="Alg3"/>
        <w:numPr>
          <w:ilvl w:val="0"/>
          <w:numId w:val="663"/>
        </w:numPr>
        <w:spacing w:after="220"/>
      </w:pPr>
      <w:r>
        <w:t>R</w:t>
      </w:r>
      <w:r w:rsidRPr="00E77497">
        <w:t xml:space="preserve">eturn </w:t>
      </w:r>
      <w:r>
        <w:t>NormalCompletion(</w:t>
      </w:r>
      <w:r w:rsidRPr="00E77497">
        <w:rPr>
          <w:rFonts w:ascii="Courier New" w:hAnsi="Courier New"/>
          <w:b/>
        </w:rPr>
        <w:t>"Infinity"</w:t>
      </w:r>
      <w:r>
        <w:t>)</w:t>
      </w:r>
      <w:r w:rsidRPr="00E77497">
        <w:t>.</w:t>
      </w:r>
    </w:p>
    <w:p w14:paraId="4C252B46" w14:textId="77777777" w:rsidR="00000B9E" w:rsidRDefault="00000B9E" w:rsidP="00000B9E">
      <w:pPr>
        <w:rPr>
          <w:lang w:eastAsia="en-US"/>
        </w:rPr>
      </w:pPr>
      <w:r>
        <w:rPr>
          <w:lang w:eastAsia="en-US"/>
        </w:rPr>
        <w:t>A “</w:t>
      </w:r>
      <w:r w:rsidRPr="007C4392">
        <w:rPr>
          <w:rFonts w:ascii="Times New Roman" w:hAnsi="Times New Roman"/>
          <w:lang w:eastAsia="en-US"/>
        </w:rPr>
        <w:t>return</w:t>
      </w:r>
      <w:r>
        <w:rPr>
          <w:lang w:eastAsia="en-US"/>
        </w:rPr>
        <w:t>” statement without a value in an algorithm step means the same thing as:</w:t>
      </w:r>
    </w:p>
    <w:p w14:paraId="48F9FD29" w14:textId="77777777" w:rsidR="00000B9E" w:rsidRDefault="00000B9E" w:rsidP="00000B9E">
      <w:pPr>
        <w:pStyle w:val="Alg3"/>
        <w:numPr>
          <w:ilvl w:val="0"/>
          <w:numId w:val="1168"/>
        </w:numPr>
        <w:spacing w:after="220"/>
      </w:pPr>
      <w:r>
        <w:t>R</w:t>
      </w:r>
      <w:r w:rsidRPr="00E77497">
        <w:t xml:space="preserve">eturn </w:t>
      </w:r>
      <w:r>
        <w:t>NormalCompletion(</w:t>
      </w:r>
      <w:r w:rsidRPr="00D07FE4">
        <w:rPr>
          <w:b/>
          <w:bCs/>
          <w:iCs/>
        </w:rPr>
        <w:t>undefined</w:t>
      </w:r>
      <w:r>
        <w:t>)</w:t>
      </w:r>
      <w:r w:rsidRPr="00E77497">
        <w:t>.</w:t>
      </w:r>
    </w:p>
    <w:p w14:paraId="3971FAD7" w14:textId="77777777" w:rsidR="00000B9E" w:rsidRDefault="00000B9E" w:rsidP="00000B9E">
      <w:pPr>
        <w:rPr>
          <w:lang w:eastAsia="en-US"/>
        </w:rPr>
      </w:pPr>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p>
    <w:p w14:paraId="64B0E7FD" w14:textId="77777777" w:rsidR="00000B9E" w:rsidRDefault="00000B9E" w:rsidP="00000B9E">
      <w:pPr>
        <w:pStyle w:val="40"/>
        <w:rPr>
          <w:lang w:eastAsia="en-US"/>
        </w:rPr>
      </w:pPr>
      <w:r>
        <w:rPr>
          <w:lang w:eastAsia="en-US"/>
        </w:rPr>
        <w:t>Throw an Exception</w:t>
      </w:r>
    </w:p>
    <w:p w14:paraId="71C0C599" w14:textId="77777777" w:rsidR="00000B9E" w:rsidRDefault="00000B9E" w:rsidP="00000B9E">
      <w:pPr>
        <w:rPr>
          <w:lang w:eastAsia="en-US"/>
        </w:rPr>
      </w:pPr>
      <w:r>
        <w:rPr>
          <w:lang w:eastAsia="en-US"/>
        </w:rPr>
        <w:t xml:space="preserve">Algorithms steps that say to throw an exception, such as </w:t>
      </w:r>
    </w:p>
    <w:p w14:paraId="0B6985FB" w14:textId="77777777" w:rsidR="00000B9E" w:rsidRPr="00E77497" w:rsidRDefault="00000B9E" w:rsidP="00000B9E">
      <w:pPr>
        <w:pStyle w:val="Alg3"/>
        <w:numPr>
          <w:ilvl w:val="0"/>
          <w:numId w:val="667"/>
        </w:numPr>
        <w:spacing w:after="220"/>
      </w:pPr>
      <w:r>
        <w:t xml:space="preserve">Throw a </w:t>
      </w:r>
      <w:r w:rsidRPr="006A5E27">
        <w:rPr>
          <w:b/>
        </w:rPr>
        <w:t>TypeError</w:t>
      </w:r>
      <w:r>
        <w:t xml:space="preserve"> exception</w:t>
      </w:r>
      <w:r w:rsidRPr="00E77497">
        <w:t>.</w:t>
      </w:r>
    </w:p>
    <w:p w14:paraId="6A45AA59" w14:textId="77777777" w:rsidR="00000B9E" w:rsidRDefault="00000B9E" w:rsidP="00000B9E">
      <w:r>
        <w:t>Mean the same things as:</w:t>
      </w:r>
    </w:p>
    <w:p w14:paraId="0DA51311" w14:textId="77777777" w:rsidR="00000B9E" w:rsidRPr="000D29DF" w:rsidRDefault="00000B9E" w:rsidP="00000B9E">
      <w:pPr>
        <w:pStyle w:val="Alg3"/>
        <w:numPr>
          <w:ilvl w:val="0"/>
          <w:numId w:val="666"/>
        </w:numPr>
        <w:spacing w:after="220"/>
      </w:pPr>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p>
    <w:p w14:paraId="10D93AE3" w14:textId="77777777" w:rsidR="00000B9E" w:rsidRDefault="00000B9E" w:rsidP="00000B9E">
      <w:pPr>
        <w:pStyle w:val="40"/>
        <w:rPr>
          <w:lang w:eastAsia="en-US"/>
        </w:rPr>
      </w:pPr>
      <w:r>
        <w:rPr>
          <w:lang w:eastAsia="en-US"/>
        </w:rPr>
        <w:t>ReturnIfAbrupt</w:t>
      </w:r>
    </w:p>
    <w:p w14:paraId="78B4C36B" w14:textId="77777777" w:rsidR="00000B9E" w:rsidRDefault="00000B9E" w:rsidP="00000B9E">
      <w:pPr>
        <w:rPr>
          <w:lang w:eastAsia="en-US"/>
        </w:rPr>
      </w:pPr>
      <w:r>
        <w:rPr>
          <w:lang w:eastAsia="en-US"/>
        </w:rPr>
        <w:t>Algorithms steps that say</w:t>
      </w:r>
    </w:p>
    <w:p w14:paraId="49B9DF79" w14:textId="77777777" w:rsidR="00000B9E" w:rsidRDefault="00000B9E" w:rsidP="00000B9E">
      <w:pPr>
        <w:pStyle w:val="Alg3"/>
        <w:numPr>
          <w:ilvl w:val="0"/>
          <w:numId w:val="675"/>
        </w:numPr>
        <w:spacing w:after="220"/>
      </w:pPr>
      <w:r>
        <w:t>ReturnIfAbrupt(</w:t>
      </w:r>
      <w:r w:rsidRPr="00A55C37">
        <w:rPr>
          <w:i/>
        </w:rPr>
        <w:t>argument</w:t>
      </w:r>
      <w:r>
        <w:t>).</w:t>
      </w:r>
    </w:p>
    <w:p w14:paraId="7ABF0BAE" w14:textId="77777777" w:rsidR="00000B9E" w:rsidRDefault="00000B9E" w:rsidP="00000B9E">
      <w:r>
        <w:t>mean the same things as:</w:t>
      </w:r>
    </w:p>
    <w:p w14:paraId="0E30138A" w14:textId="77777777" w:rsidR="00000B9E" w:rsidRDefault="00000B9E" w:rsidP="00000B9E">
      <w:pPr>
        <w:pStyle w:val="Alg3"/>
        <w:numPr>
          <w:ilvl w:val="0"/>
          <w:numId w:val="701"/>
        </w:numPr>
        <w:spacing w:after="220"/>
        <w:contextualSpacing/>
      </w:pPr>
      <w:r w:rsidRPr="00C7794D">
        <w:t xml:space="preserve">If </w:t>
      </w:r>
      <w:r>
        <w:rPr>
          <w:i/>
        </w:rPr>
        <w:t>argument</w:t>
      </w:r>
      <w:r w:rsidRPr="00C7794D">
        <w:t xml:space="preserve"> is</w:t>
      </w:r>
      <w:r>
        <w:t xml:space="preserve"> an abrupt completion, then return </w:t>
      </w:r>
      <w:r w:rsidRPr="006A5E27">
        <w:rPr>
          <w:i/>
        </w:rPr>
        <w:t>argument</w:t>
      </w:r>
      <w:r>
        <w:t>.</w:t>
      </w:r>
    </w:p>
    <w:p w14:paraId="656A5C63" w14:textId="77777777" w:rsidR="00000B9E" w:rsidRDefault="00000B9E" w:rsidP="00000B9E">
      <w:pPr>
        <w:pStyle w:val="Alg3"/>
        <w:numPr>
          <w:ilvl w:val="0"/>
          <w:numId w:val="701"/>
        </w:numPr>
        <w:spacing w:after="220"/>
      </w:pPr>
      <w:r>
        <w:t xml:space="preserve">Else if </w:t>
      </w:r>
      <w:r w:rsidRPr="00A55C37">
        <w:rPr>
          <w:i/>
        </w:rPr>
        <w:t>argument</w:t>
      </w:r>
      <w:r>
        <w:t xml:space="preserve"> is a Completion Record, then let </w:t>
      </w:r>
      <w:r w:rsidRPr="00A55C37">
        <w:rPr>
          <w:i/>
        </w:rPr>
        <w:t>argument</w:t>
      </w:r>
      <w:r>
        <w:t xml:space="preserve"> be </w:t>
      </w:r>
      <w:r w:rsidRPr="00A55C37">
        <w:rPr>
          <w:i/>
        </w:rPr>
        <w:t>argument</w:t>
      </w:r>
      <w:r>
        <w:t>.[[value]].</w:t>
      </w:r>
    </w:p>
    <w:p w14:paraId="3C673834" w14:textId="77777777" w:rsidR="00000B9E" w:rsidRPr="00E77497" w:rsidRDefault="00000B9E" w:rsidP="00000B9E">
      <w:pPr>
        <w:pStyle w:val="30"/>
      </w:pPr>
      <w:bookmarkStart w:id="391" w:name="_Toc366141746"/>
      <w:r w:rsidRPr="00E77497">
        <w:t>The Reference Specification Type</w:t>
      </w:r>
      <w:bookmarkEnd w:id="391"/>
    </w:p>
    <w:p w14:paraId="5EE3EE7E" w14:textId="77777777" w:rsidR="00000B9E" w:rsidRPr="006F1578" w:rsidRDefault="00000B9E" w:rsidP="00000B9E">
      <w:pPr>
        <w:rPr>
          <w:sz w:val="18"/>
          <w:szCs w:val="18"/>
        </w:rPr>
      </w:pPr>
      <w:r w:rsidRPr="006F1578">
        <w:rPr>
          <w:sz w:val="18"/>
          <w:szCs w:val="18"/>
        </w:rPr>
        <w:t>NOTE</w:t>
      </w:r>
      <w:r w:rsidRPr="006F1578">
        <w:rPr>
          <w:sz w:val="18"/>
          <w:szCs w:val="18"/>
        </w:rPr>
        <w:tab/>
        <w:t xml:space="preserve">The Reference type is used to explain the behaviour of such operators as </w:t>
      </w:r>
      <w:r w:rsidRPr="006F1578">
        <w:rPr>
          <w:rFonts w:ascii="Courier New" w:hAnsi="Courier New"/>
          <w:b/>
          <w:sz w:val="18"/>
          <w:szCs w:val="18"/>
        </w:rPr>
        <w:t>delete</w:t>
      </w:r>
      <w:r w:rsidRPr="006F1578">
        <w:rPr>
          <w:sz w:val="18"/>
          <w:szCs w:val="18"/>
        </w:rPr>
        <w:t xml:space="preserve">, </w:t>
      </w:r>
      <w:r w:rsidRPr="006F1578">
        <w:rPr>
          <w:rFonts w:ascii="Courier New" w:hAnsi="Courier New"/>
          <w:b/>
          <w:sz w:val="18"/>
          <w:szCs w:val="18"/>
        </w:rPr>
        <w:t>typeof</w:t>
      </w:r>
      <w:r w:rsidRPr="006F1578">
        <w:rPr>
          <w:sz w:val="18"/>
          <w:szCs w:val="18"/>
        </w:rPr>
        <w:t>, the assignment operators</w:t>
      </w:r>
      <w:r>
        <w:rPr>
          <w:sz w:val="18"/>
          <w:szCs w:val="18"/>
        </w:rPr>
        <w:t xml:space="preserve">, the </w:t>
      </w:r>
      <w:r w:rsidRPr="004012E4">
        <w:rPr>
          <w:rFonts w:ascii="Courier New" w:hAnsi="Courier New"/>
          <w:b/>
          <w:sz w:val="18"/>
          <w:szCs w:val="18"/>
        </w:rPr>
        <w:t>super</w:t>
      </w:r>
      <w:r>
        <w:rPr>
          <w:sz w:val="18"/>
          <w:szCs w:val="18"/>
        </w:rPr>
        <w:t xml:space="preserve"> keyword and other language features</w:t>
      </w:r>
      <w:r w:rsidRPr="006F1578">
        <w:rPr>
          <w:sz w:val="18"/>
          <w:szCs w:val="18"/>
        </w:rPr>
        <w:t xml:space="preserve">. For example, the left-hand operand of an assignment is expected to produce a reference. </w:t>
      </w:r>
    </w:p>
    <w:p w14:paraId="69413C2D" w14:textId="77777777" w:rsidR="00000B9E" w:rsidRDefault="00000B9E" w:rsidP="00000B9E">
      <w:r w:rsidRPr="00E77497">
        <w:t xml:space="preserve">A </w:t>
      </w:r>
      <w:r w:rsidRPr="00E77497">
        <w:rPr>
          <w:b/>
        </w:rPr>
        <w:t xml:space="preserve">Reference </w:t>
      </w:r>
      <w:r w:rsidRPr="00E77497">
        <w:t>is a resolved name</w:t>
      </w:r>
      <w:r>
        <w:t xml:space="preserve"> or property</w:t>
      </w:r>
      <w:r w:rsidRPr="00E77497">
        <w:t xml:space="preserv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an Object, a Boolean, a String, a Number, or an environment record (</w:t>
      </w:r>
      <w:r w:rsidR="002E14E9">
        <w:fldChar w:fldCharType="begin"/>
      </w:r>
      <w:r w:rsidR="002E14E9">
        <w:instrText xml:space="preserve"> REF _Ref365530575 \r \h </w:instrText>
      </w:r>
      <w:r w:rsidR="002E14E9">
        <w:fldChar w:fldCharType="separate"/>
      </w:r>
      <w:r w:rsidR="00083CEC">
        <w:t>8.1.1</w:t>
      </w:r>
      <w:r w:rsidR="002E14E9">
        <w:fldChar w:fldCharType="end"/>
      </w:r>
      <w:r w:rsidRPr="00E77497">
        <w:t xml:space="preserve">). A </w:t>
      </w:r>
      <w:r w:rsidRPr="006A77CE">
        <w:rPr>
          <w:rFonts w:ascii="Times New Roman" w:hAnsi="Times New Roman"/>
          <w:i/>
        </w:rPr>
        <w:t>base</w:t>
      </w:r>
      <w:r w:rsidRPr="00E77497">
        <w:t xml:space="preserve"> value of </w:t>
      </w:r>
      <w:r w:rsidRPr="00E77497">
        <w:rPr>
          <w:b/>
        </w:rPr>
        <w:t>undefined</w:t>
      </w:r>
      <w:r w:rsidRPr="00E77497">
        <w:t xml:space="preserve"> indicates that the </w:t>
      </w:r>
      <w:r>
        <w:t>R</w:t>
      </w:r>
      <w:r w:rsidRPr="00E77497">
        <w:t xml:space="preserve">eference could not be resolved to a binding. The </w:t>
      </w:r>
      <w:r w:rsidRPr="006A77CE">
        <w:rPr>
          <w:rFonts w:ascii="Times New Roman" w:hAnsi="Times New Roman"/>
          <w:i/>
        </w:rPr>
        <w:t>referenced name</w:t>
      </w:r>
      <w:r w:rsidRPr="00E77497">
        <w:t xml:space="preserve"> is a String</w:t>
      </w:r>
      <w:r>
        <w:t xml:space="preserve"> or Symbol</w:t>
      </w:r>
      <w:r w:rsidRPr="00E77497">
        <w:t>.</w:t>
      </w:r>
    </w:p>
    <w:p w14:paraId="06AE737A" w14:textId="77777777" w:rsidR="00000B9E" w:rsidRPr="00E77497" w:rsidRDefault="00000B9E" w:rsidP="00000B9E">
      <w:r>
        <w:t xml:space="preserve">A Super Reference is a Reference that is used to represents a name binding that was expressed using the </w:t>
      </w:r>
      <w:r w:rsidRPr="006A77CE">
        <w:t>super</w:t>
      </w:r>
      <w:r>
        <w:t xml:space="preserve"> keyword.  A Super Reference has an additional </w:t>
      </w:r>
      <w:r w:rsidRPr="006A77CE">
        <w:rPr>
          <w:rFonts w:ascii="Times New Roman" w:hAnsi="Times New Roman"/>
          <w:i/>
        </w:rPr>
        <w:t>thisValue</w:t>
      </w:r>
      <w:r>
        <w:t xml:space="preserve"> component and its </w:t>
      </w:r>
      <w:r w:rsidRPr="006A77CE">
        <w:rPr>
          <w:rFonts w:ascii="Times New Roman" w:hAnsi="Times New Roman"/>
          <w:i/>
        </w:rPr>
        <w:t>base</w:t>
      </w:r>
      <w:r>
        <w:t xml:space="preserve"> value will never be an environment record. </w:t>
      </w:r>
    </w:p>
    <w:p w14:paraId="6D90BCB9" w14:textId="77777777" w:rsidR="00000B9E" w:rsidRPr="00E77497" w:rsidRDefault="00000B9E" w:rsidP="00000B9E">
      <w:r w:rsidRPr="00E77497">
        <w:t>The following abstract operations are used in this specification to access the components of references:</w:t>
      </w:r>
    </w:p>
    <w:p w14:paraId="64A50841" w14:textId="77777777" w:rsidR="00000B9E" w:rsidRPr="00E77497" w:rsidRDefault="00000B9E" w:rsidP="00000B9E">
      <w:pPr>
        <w:numPr>
          <w:ilvl w:val="0"/>
          <w:numId w:val="36"/>
        </w:numPr>
        <w:spacing w:after="60"/>
        <w:contextualSpacing/>
      </w:pPr>
      <w:r w:rsidRPr="00E77497">
        <w:t xml:space="preserve">GetBase(V). Returns the </w:t>
      </w:r>
      <w:r w:rsidRPr="00D0382D">
        <w:rPr>
          <w:rFonts w:ascii="Times New Roman" w:hAnsi="Times New Roman"/>
          <w:i/>
        </w:rPr>
        <w:t>base</w:t>
      </w:r>
      <w:r w:rsidRPr="00E77497">
        <w:t xml:space="preserve"> value component of the reference V.</w:t>
      </w:r>
    </w:p>
    <w:p w14:paraId="2A3A99FB" w14:textId="77777777" w:rsidR="00000B9E" w:rsidRPr="00E77497" w:rsidRDefault="00000B9E" w:rsidP="00000B9E">
      <w:pPr>
        <w:numPr>
          <w:ilvl w:val="0"/>
          <w:numId w:val="36"/>
        </w:numPr>
        <w:spacing w:after="60"/>
        <w:contextualSpacing/>
      </w:pPr>
      <w:r w:rsidRPr="00E77497">
        <w:t xml:space="preserve">GetReferencedName(V). Returns the </w:t>
      </w:r>
      <w:r w:rsidRPr="00D0382D">
        <w:rPr>
          <w:rFonts w:ascii="Times New Roman" w:hAnsi="Times New Roman"/>
          <w:i/>
        </w:rPr>
        <w:t>referenced name</w:t>
      </w:r>
      <w:r w:rsidRPr="00E77497">
        <w:t xml:space="preserve"> component of the reference V.</w:t>
      </w:r>
    </w:p>
    <w:p w14:paraId="2531E908" w14:textId="77777777" w:rsidR="00000B9E" w:rsidRPr="00E77497" w:rsidRDefault="00000B9E" w:rsidP="00000B9E">
      <w:pPr>
        <w:numPr>
          <w:ilvl w:val="0"/>
          <w:numId w:val="36"/>
        </w:numPr>
        <w:spacing w:after="60"/>
        <w:contextualSpacing/>
      </w:pPr>
      <w:r w:rsidRPr="00E77497">
        <w:t xml:space="preserve">IsStrictReference(V). Returns the </w:t>
      </w:r>
      <w:r w:rsidRPr="00D0382D">
        <w:rPr>
          <w:rFonts w:ascii="Times New Roman" w:hAnsi="Times New Roman"/>
          <w:i/>
        </w:rPr>
        <w:t>strict reference</w:t>
      </w:r>
      <w:r w:rsidRPr="00E77497">
        <w:t xml:space="preserve"> </w:t>
      </w:r>
      <w:r>
        <w:t xml:space="preserve">flag </w:t>
      </w:r>
      <w:r w:rsidRPr="00E77497">
        <w:t>component of the reference V.</w:t>
      </w:r>
    </w:p>
    <w:p w14:paraId="06C5B040" w14:textId="77777777" w:rsidR="00000B9E" w:rsidRPr="00E77497" w:rsidRDefault="00000B9E" w:rsidP="00000B9E">
      <w:pPr>
        <w:numPr>
          <w:ilvl w:val="0"/>
          <w:numId w:val="36"/>
        </w:numPr>
        <w:spacing w:after="60"/>
        <w:contextualSpacing/>
      </w:pPr>
      <w:r w:rsidRPr="00E77497">
        <w:t xml:space="preserve">HasPrimitiveBase(V). Returns </w:t>
      </w:r>
      <w:r w:rsidRPr="00627D24">
        <w:rPr>
          <w:rFonts w:ascii="Times New Roman" w:hAnsi="Times New Roman"/>
          <w:b/>
        </w:rPr>
        <w:t>true</w:t>
      </w:r>
      <w:r w:rsidRPr="00E77497">
        <w:rPr>
          <w:b/>
        </w:rPr>
        <w:t xml:space="preserve"> </w:t>
      </w:r>
      <w:r w:rsidRPr="00E77497">
        <w:t xml:space="preserve">if the </w:t>
      </w:r>
      <w:r w:rsidRPr="00D0382D">
        <w:rPr>
          <w:rFonts w:ascii="Times New Roman" w:hAnsi="Times New Roman"/>
          <w:i/>
        </w:rPr>
        <w:t>base</w:t>
      </w:r>
      <w:r w:rsidRPr="00E77497">
        <w:t xml:space="preserve"> value is a Boolean, String, or Number.</w:t>
      </w:r>
    </w:p>
    <w:p w14:paraId="690740A5" w14:textId="77777777" w:rsidR="00000B9E" w:rsidRPr="00E77497" w:rsidRDefault="00000B9E" w:rsidP="00000B9E">
      <w:pPr>
        <w:numPr>
          <w:ilvl w:val="0"/>
          <w:numId w:val="36"/>
        </w:numPr>
        <w:spacing w:after="60"/>
        <w:contextualSpacing/>
      </w:pPr>
      <w:r w:rsidRPr="00E77497">
        <w:t xml:space="preserve">IsPropertyReference(V). Returns </w:t>
      </w:r>
      <w:r w:rsidRPr="00627D24">
        <w:rPr>
          <w:rFonts w:ascii="Times New Roman" w:hAnsi="Times New Roman"/>
          <w:b/>
        </w:rPr>
        <w:t>true</w:t>
      </w:r>
      <w:r w:rsidRPr="00E77497">
        <w:t xml:space="preserve"> if either the </w:t>
      </w:r>
      <w:r w:rsidRPr="00D0382D">
        <w:rPr>
          <w:rFonts w:ascii="Times New Roman" w:hAnsi="Times New Roman"/>
          <w:i/>
        </w:rPr>
        <w:t>base</w:t>
      </w:r>
      <w:r w:rsidRPr="00E77497">
        <w:t xml:space="preserv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14:paraId="5647D906" w14:textId="77777777" w:rsidR="00000B9E" w:rsidRDefault="00000B9E" w:rsidP="00000B9E">
      <w:pPr>
        <w:numPr>
          <w:ilvl w:val="0"/>
          <w:numId w:val="36"/>
        </w:numPr>
        <w:contextualSpacing/>
      </w:pPr>
      <w:r w:rsidRPr="00E77497">
        <w:t xml:space="preserve">IsUnresolvableReference(V). Returns </w:t>
      </w:r>
      <w:r w:rsidRPr="00627D24">
        <w:rPr>
          <w:rFonts w:ascii="Times New Roman" w:hAnsi="Times New Roman"/>
          <w:b/>
        </w:rPr>
        <w:t>true</w:t>
      </w:r>
      <w:r w:rsidRPr="00E77497">
        <w:t xml:space="preserve"> if the </w:t>
      </w:r>
      <w:r w:rsidRPr="00D0382D">
        <w:rPr>
          <w:rFonts w:ascii="Times New Roman" w:hAnsi="Times New Roman"/>
          <w:i/>
        </w:rPr>
        <w:t>base</w:t>
      </w:r>
      <w:r w:rsidRPr="00E77497">
        <w:t xml:space="preserve"> value is </w:t>
      </w:r>
      <w:r w:rsidRPr="00E77497">
        <w:rPr>
          <w:b/>
        </w:rPr>
        <w:t>undefined</w:t>
      </w:r>
      <w:r w:rsidRPr="00E77497">
        <w:t xml:space="preserve"> and </w:t>
      </w:r>
      <w:r w:rsidRPr="00E77497">
        <w:rPr>
          <w:b/>
        </w:rPr>
        <w:t>false</w:t>
      </w:r>
      <w:r w:rsidRPr="00E77497">
        <w:t xml:space="preserve"> otherwise.</w:t>
      </w:r>
    </w:p>
    <w:p w14:paraId="1D5DA847" w14:textId="77777777" w:rsidR="00000B9E" w:rsidRPr="00E77497" w:rsidRDefault="00000B9E" w:rsidP="00000B9E">
      <w:pPr>
        <w:numPr>
          <w:ilvl w:val="0"/>
          <w:numId w:val="36"/>
        </w:numPr>
      </w:pPr>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p>
    <w:p w14:paraId="2D0D7141" w14:textId="77777777" w:rsidR="00000B9E" w:rsidRPr="00E77497" w:rsidRDefault="00000B9E" w:rsidP="00000B9E">
      <w:r w:rsidRPr="00E77497">
        <w:t>The following abstract operations are used in this specification to operate on references:</w:t>
      </w:r>
    </w:p>
    <w:p w14:paraId="77BE8CB2" w14:textId="77777777" w:rsidR="00000B9E" w:rsidRPr="00E77497" w:rsidRDefault="00000B9E" w:rsidP="00000B9E">
      <w:pPr>
        <w:pStyle w:val="40"/>
      </w:pPr>
      <w:r w:rsidRPr="00E77497">
        <w:t>GetValue (V)</w:t>
      </w:r>
    </w:p>
    <w:p w14:paraId="642890CF" w14:textId="77777777" w:rsidR="00000B9E" w:rsidRDefault="00000B9E" w:rsidP="00000B9E">
      <w:pPr>
        <w:pStyle w:val="Alg4"/>
        <w:numPr>
          <w:ilvl w:val="0"/>
          <w:numId w:val="332"/>
        </w:numPr>
      </w:pPr>
      <w:r>
        <w:t>ReturnIfAbrupt(</w:t>
      </w:r>
      <w:r w:rsidRPr="008C11D4">
        <w:rPr>
          <w:i/>
        </w:rPr>
        <w:t>V</w:t>
      </w:r>
      <w:r>
        <w:t>).</w:t>
      </w:r>
    </w:p>
    <w:p w14:paraId="034830B1" w14:textId="77777777" w:rsidR="00000B9E" w:rsidRPr="00E77497" w:rsidRDefault="00000B9E" w:rsidP="00000B9E">
      <w:pPr>
        <w:pStyle w:val="Alg4"/>
        <w:numPr>
          <w:ilvl w:val="0"/>
          <w:numId w:val="332"/>
        </w:numPr>
      </w:pPr>
      <w:r w:rsidRPr="00E77497">
        <w:t>If Type(</w:t>
      </w:r>
      <w:r w:rsidRPr="00E77497">
        <w:rPr>
          <w:i/>
        </w:rPr>
        <w:t>V</w:t>
      </w:r>
      <w:r w:rsidRPr="00E77497">
        <w:t xml:space="preserve">) is not Reference, return </w:t>
      </w:r>
      <w:r w:rsidRPr="00E77497">
        <w:rPr>
          <w:i/>
        </w:rPr>
        <w:t>V</w:t>
      </w:r>
      <w:r w:rsidRPr="00E77497">
        <w:t>.</w:t>
      </w:r>
    </w:p>
    <w:p w14:paraId="0380A177" w14:textId="77777777" w:rsidR="00000B9E" w:rsidRPr="00E77497" w:rsidRDefault="00000B9E" w:rsidP="00000B9E">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p>
    <w:p w14:paraId="78BEF752" w14:textId="77777777" w:rsidR="00000B9E" w:rsidRPr="00E77497" w:rsidRDefault="00000B9E" w:rsidP="00000B9E">
      <w:pPr>
        <w:pStyle w:val="Alg4"/>
        <w:numPr>
          <w:ilvl w:val="0"/>
          <w:numId w:val="332"/>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14:paraId="5122F240" w14:textId="77777777" w:rsidR="00000B9E" w:rsidRPr="00E77497" w:rsidRDefault="00000B9E" w:rsidP="00000B9E">
      <w:pPr>
        <w:pStyle w:val="Alg4"/>
        <w:numPr>
          <w:ilvl w:val="0"/>
          <w:numId w:val="332"/>
        </w:numPr>
      </w:pPr>
      <w:r w:rsidRPr="00E77497">
        <w:t>If IsPropertyReference(</w:t>
      </w:r>
      <w:r w:rsidRPr="00E77497">
        <w:rPr>
          <w:i/>
        </w:rPr>
        <w:t>V</w:t>
      </w:r>
      <w:r w:rsidRPr="00E77497">
        <w:t>), then</w:t>
      </w:r>
    </w:p>
    <w:p w14:paraId="44B45A57" w14:textId="77777777" w:rsidR="00000B9E" w:rsidRDefault="00000B9E" w:rsidP="00000B9E">
      <w:pPr>
        <w:pStyle w:val="Alg4"/>
        <w:numPr>
          <w:ilvl w:val="1"/>
          <w:numId w:val="332"/>
        </w:numPr>
      </w:pPr>
      <w:r w:rsidRPr="00E77497">
        <w:t>If HasPrimitiveBase(</w:t>
      </w:r>
      <w:r w:rsidRPr="00E77497">
        <w:rPr>
          <w:i/>
        </w:rPr>
        <w:t>V</w:t>
      </w:r>
      <w:r w:rsidRPr="00E77497">
        <w:t xml:space="preserve">) is </w:t>
      </w:r>
      <w:r>
        <w:rPr>
          <w:b/>
        </w:rPr>
        <w:t>true</w:t>
      </w:r>
      <w:r w:rsidRPr="00E77497">
        <w:t>, then</w:t>
      </w:r>
    </w:p>
    <w:p w14:paraId="55FA9452" w14:textId="77777777" w:rsidR="00000B9E" w:rsidRDefault="00000B9E" w:rsidP="00000B9E">
      <w:pPr>
        <w:pStyle w:val="Alg4"/>
        <w:numPr>
          <w:ilvl w:val="2"/>
          <w:numId w:val="332"/>
        </w:numPr>
      </w:pPr>
      <w:r>
        <w:t xml:space="preserve">Assert: In this case, </w:t>
      </w:r>
      <w:r>
        <w:rPr>
          <w:i/>
          <w:iCs/>
        </w:rPr>
        <w:t>base</w:t>
      </w:r>
      <w:r>
        <w:t xml:space="preserve"> will never be </w:t>
      </w:r>
      <w:r>
        <w:rPr>
          <w:b/>
          <w:bCs/>
        </w:rPr>
        <w:t>null</w:t>
      </w:r>
      <w:r>
        <w:t xml:space="preserve"> or </w:t>
      </w:r>
      <w:r>
        <w:rPr>
          <w:b/>
          <w:bCs/>
        </w:rPr>
        <w:t>undefined</w:t>
      </w:r>
      <w:r>
        <w:t>.</w:t>
      </w:r>
    </w:p>
    <w:p w14:paraId="0918EA08" w14:textId="77777777" w:rsidR="00000B9E" w:rsidRPr="00E77497" w:rsidRDefault="00000B9E" w:rsidP="00000B9E">
      <w:pPr>
        <w:pStyle w:val="Alg4"/>
        <w:numPr>
          <w:ilvl w:val="2"/>
          <w:numId w:val="332"/>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p>
    <w:p w14:paraId="1BD6D906" w14:textId="77777777" w:rsidR="00000B9E" w:rsidRDefault="00000B9E" w:rsidP="00000B9E">
      <w:pPr>
        <w:pStyle w:val="Alg4"/>
        <w:numPr>
          <w:ilvl w:val="1"/>
          <w:numId w:val="332"/>
        </w:numPr>
      </w:pPr>
      <w:r w:rsidRPr="00E77497">
        <w:t xml:space="preserve">Return the result of calling </w:t>
      </w:r>
      <w:r>
        <w:t xml:space="preserve">the [[Get]]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and GetThisValue(</w:t>
      </w:r>
      <w:r w:rsidRPr="00250FC6">
        <w:rPr>
          <w:i/>
        </w:rPr>
        <w:t>V</w:t>
      </w:r>
      <w:r>
        <w:t>) as the arguments.</w:t>
      </w:r>
    </w:p>
    <w:p w14:paraId="1C5083CA" w14:textId="77777777" w:rsidR="00000B9E" w:rsidRPr="00E77497" w:rsidRDefault="00000B9E" w:rsidP="00000B9E">
      <w:pPr>
        <w:pStyle w:val="Alg4"/>
        <w:numPr>
          <w:ilvl w:val="0"/>
          <w:numId w:val="332"/>
        </w:numPr>
      </w:pPr>
      <w:r w:rsidRPr="00E77497">
        <w:t xml:space="preserve">Else </w:t>
      </w:r>
      <w:r w:rsidRPr="00E77497">
        <w:rPr>
          <w:i/>
        </w:rPr>
        <w:t>base</w:t>
      </w:r>
      <w:r w:rsidRPr="00E77497">
        <w:t xml:space="preserve"> must be an environment record,</w:t>
      </w:r>
    </w:p>
    <w:p w14:paraId="57DC903B" w14:textId="77777777" w:rsidR="00000B9E" w:rsidRPr="00E77497" w:rsidRDefault="00000B9E" w:rsidP="00000B9E">
      <w:pPr>
        <w:pStyle w:val="Alg4"/>
        <w:numPr>
          <w:ilvl w:val="1"/>
          <w:numId w:val="332"/>
        </w:numPr>
        <w:spacing w:after="120"/>
      </w:pPr>
      <w:r w:rsidRPr="00E77497">
        <w:t xml:space="preserve">Return the result of calling the GetBindingValue (see </w:t>
      </w:r>
      <w:r w:rsidR="00D45A1D">
        <w:fldChar w:fldCharType="begin"/>
      </w:r>
      <w:r w:rsidR="00D45A1D">
        <w:instrText xml:space="preserve"> REF _Ref365530749 \r \h </w:instrText>
      </w:r>
      <w:r w:rsidR="00D45A1D">
        <w:fldChar w:fldCharType="separate"/>
      </w:r>
      <w:r w:rsidR="00083CEC">
        <w:t>8.1.1</w:t>
      </w:r>
      <w:r w:rsidR="00D45A1D">
        <w:fldChar w:fldCharType="end"/>
      </w:r>
      <w:r w:rsidRPr="00E77497">
        <w:t xml:space="preserve">)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p>
    <w:p w14:paraId="43961BF2" w14:textId="77777777" w:rsidR="00000B9E" w:rsidRPr="00E77497" w:rsidRDefault="00000B9E" w:rsidP="00000B9E">
      <w:pPr>
        <w:pStyle w:val="Note"/>
      </w:pPr>
      <w:r w:rsidRPr="00E77497">
        <w:t>NOTE</w:t>
      </w:r>
      <w:r w:rsidRPr="00E77497">
        <w:tab/>
        <w:t xml:space="preserve">The object that may be created in step </w:t>
      </w:r>
      <w:r>
        <w:t>5.a.ii</w:t>
      </w:r>
      <w:r w:rsidRPr="00E77497">
        <w:t xml:space="preserve"> is not accessible outside of the above </w:t>
      </w:r>
      <w:r>
        <w:t>abstract operation and the ordinary object [[Get]] internal method</w:t>
      </w:r>
      <w:r w:rsidRPr="00E77497">
        <w:t xml:space="preserve">. An implementation might choose to avoid the actual creation of the object. </w:t>
      </w:r>
    </w:p>
    <w:p w14:paraId="70BAFE0F" w14:textId="77777777" w:rsidR="00000B9E" w:rsidRPr="00E77497" w:rsidRDefault="00000B9E" w:rsidP="00000B9E">
      <w:pPr>
        <w:pStyle w:val="40"/>
      </w:pPr>
      <w:bookmarkStart w:id="392" w:name="_Ref366132757"/>
      <w:r w:rsidRPr="00E77497">
        <w:t>PutValue (V, W)</w:t>
      </w:r>
      <w:bookmarkEnd w:id="392"/>
    </w:p>
    <w:p w14:paraId="50B17BE9" w14:textId="77777777" w:rsidR="00000B9E" w:rsidRDefault="00000B9E" w:rsidP="00000B9E">
      <w:pPr>
        <w:pStyle w:val="Alg4"/>
        <w:numPr>
          <w:ilvl w:val="0"/>
          <w:numId w:val="333"/>
        </w:numPr>
      </w:pPr>
      <w:r>
        <w:t>ReturnIfAbrupt(</w:t>
      </w:r>
      <w:r w:rsidRPr="008C11D4">
        <w:rPr>
          <w:i/>
        </w:rPr>
        <w:t>V</w:t>
      </w:r>
      <w:r>
        <w:t>).</w:t>
      </w:r>
    </w:p>
    <w:p w14:paraId="43EB7A3A" w14:textId="77777777" w:rsidR="00000B9E" w:rsidRDefault="00000B9E" w:rsidP="00000B9E">
      <w:pPr>
        <w:pStyle w:val="Alg4"/>
        <w:numPr>
          <w:ilvl w:val="0"/>
          <w:numId w:val="333"/>
        </w:numPr>
      </w:pPr>
      <w:r>
        <w:t>ReturnIfAbrupt(</w:t>
      </w:r>
      <w:r>
        <w:rPr>
          <w:i/>
        </w:rPr>
        <w:t>W</w:t>
      </w:r>
      <w:r>
        <w:t>).</w:t>
      </w:r>
    </w:p>
    <w:p w14:paraId="3BBCE214" w14:textId="77777777" w:rsidR="00000B9E" w:rsidRPr="00E77497" w:rsidRDefault="00000B9E" w:rsidP="00000B9E">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14:paraId="5839FF64" w14:textId="77777777" w:rsidR="00000B9E" w:rsidRPr="00E77497" w:rsidRDefault="00000B9E" w:rsidP="00000B9E">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14:paraId="44078F45" w14:textId="77777777" w:rsidR="00000B9E" w:rsidRPr="00E77497" w:rsidRDefault="00000B9E" w:rsidP="00000B9E">
      <w:pPr>
        <w:pStyle w:val="Alg4"/>
        <w:numPr>
          <w:ilvl w:val="0"/>
          <w:numId w:val="333"/>
        </w:numPr>
      </w:pPr>
      <w:r w:rsidRPr="00E77497">
        <w:t>If IsUnresolvableReference(</w:t>
      </w:r>
      <w:r w:rsidRPr="00E77497">
        <w:rPr>
          <w:i/>
        </w:rPr>
        <w:t>V</w:t>
      </w:r>
      <w:r w:rsidRPr="00E77497">
        <w:t>), then</w:t>
      </w:r>
    </w:p>
    <w:p w14:paraId="71103224" w14:textId="77777777" w:rsidR="00000B9E" w:rsidRPr="00E77497" w:rsidRDefault="00000B9E" w:rsidP="00000B9E">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14:paraId="15607462" w14:textId="77777777" w:rsidR="00000B9E" w:rsidRPr="00E77497" w:rsidRDefault="00000B9E" w:rsidP="00000B9E">
      <w:pPr>
        <w:pStyle w:val="Alg4"/>
        <w:numPr>
          <w:ilvl w:val="2"/>
          <w:numId w:val="333"/>
        </w:numPr>
      </w:pPr>
      <w:r w:rsidRPr="00E77497">
        <w:t xml:space="preserve">Throw </w:t>
      </w:r>
      <w:r w:rsidRPr="00E77497">
        <w:rPr>
          <w:b/>
        </w:rPr>
        <w:t>ReferenceError</w:t>
      </w:r>
      <w:r w:rsidRPr="00E77497">
        <w:t xml:space="preserve"> exception.</w:t>
      </w:r>
    </w:p>
    <w:p w14:paraId="305D9D42" w14:textId="77777777" w:rsidR="00000B9E" w:rsidRDefault="00000B9E" w:rsidP="00000B9E">
      <w:pPr>
        <w:pStyle w:val="Alg4"/>
        <w:numPr>
          <w:ilvl w:val="1"/>
          <w:numId w:val="333"/>
        </w:numPr>
      </w:pPr>
      <w:r>
        <w:t xml:space="preserve">Let </w:t>
      </w:r>
      <w:r>
        <w:rPr>
          <w:i/>
          <w:iCs/>
        </w:rPr>
        <w:t>globalObj</w:t>
      </w:r>
      <w:r>
        <w:t xml:space="preserve"> be the result of the abstract operation GetGlobalObject.</w:t>
      </w:r>
    </w:p>
    <w:p w14:paraId="1266B5A9" w14:textId="77777777" w:rsidR="00000B9E" w:rsidRPr="00E77497" w:rsidRDefault="00000B9E" w:rsidP="00000B9E">
      <w:pPr>
        <w:pStyle w:val="Alg4"/>
        <w:numPr>
          <w:ilvl w:val="1"/>
          <w:numId w:val="333"/>
        </w:numPr>
      </w:pPr>
      <w:r>
        <w:t>Return the result of calling</w:t>
      </w:r>
      <w:r w:rsidRPr="00E77497">
        <w:t xml:space="preserve"> Put</w:t>
      </w:r>
      <w:r>
        <w:t>(</w:t>
      </w:r>
      <w:r>
        <w:rPr>
          <w:i/>
          <w:iCs/>
        </w:rPr>
        <w:t>globalObj</w:t>
      </w:r>
      <w:r w:rsidRPr="00E77497">
        <w:t>,GetReferencedName(</w:t>
      </w:r>
      <w:r w:rsidRPr="00E77497">
        <w:rPr>
          <w:i/>
        </w:rPr>
        <w:t>V</w:t>
      </w:r>
      <w:r w:rsidRPr="00E77497">
        <w:t xml:space="preserve">), </w:t>
      </w:r>
      <w:r w:rsidRPr="00E77497">
        <w:rPr>
          <w:i/>
        </w:rPr>
        <w:t>W</w:t>
      </w:r>
      <w:r w:rsidRPr="00E77497">
        <w:t xml:space="preserve">, </w:t>
      </w:r>
      <w:r w:rsidRPr="00E77497">
        <w:rPr>
          <w:b/>
        </w:rPr>
        <w:t>false</w:t>
      </w:r>
      <w:r>
        <w:t>)</w:t>
      </w:r>
      <w:r w:rsidRPr="00E77497">
        <w:t>.</w:t>
      </w:r>
    </w:p>
    <w:p w14:paraId="0953CF38" w14:textId="77777777" w:rsidR="00000B9E" w:rsidRPr="00E77497" w:rsidRDefault="00000B9E" w:rsidP="00000B9E">
      <w:pPr>
        <w:pStyle w:val="Alg4"/>
        <w:numPr>
          <w:ilvl w:val="0"/>
          <w:numId w:val="333"/>
        </w:numPr>
      </w:pPr>
      <w:r w:rsidRPr="00E77497">
        <w:t>Else if IsPropertyReference(</w:t>
      </w:r>
      <w:r w:rsidRPr="00E77497">
        <w:rPr>
          <w:i/>
        </w:rPr>
        <w:t>V</w:t>
      </w:r>
      <w:r w:rsidRPr="00E77497">
        <w:t>), then</w:t>
      </w:r>
    </w:p>
    <w:p w14:paraId="6F413B02" w14:textId="77777777" w:rsidR="00000B9E" w:rsidRDefault="00000B9E" w:rsidP="00000B9E">
      <w:pPr>
        <w:pStyle w:val="Alg4"/>
        <w:numPr>
          <w:ilvl w:val="1"/>
          <w:numId w:val="333"/>
        </w:numPr>
      </w:pPr>
      <w:r w:rsidRPr="00E77497">
        <w:t>If HasPrimitiveBase(</w:t>
      </w:r>
      <w:r w:rsidRPr="00E77497">
        <w:rPr>
          <w:i/>
        </w:rPr>
        <w:t>V</w:t>
      </w:r>
      <w:r w:rsidRPr="00E77497">
        <w:t xml:space="preserve">) is </w:t>
      </w:r>
      <w:r>
        <w:rPr>
          <w:b/>
        </w:rPr>
        <w:t>true</w:t>
      </w:r>
      <w:r w:rsidRPr="00E77497">
        <w:t>, then</w:t>
      </w:r>
    </w:p>
    <w:p w14:paraId="3481A740" w14:textId="77777777" w:rsidR="00000B9E" w:rsidRDefault="00000B9E" w:rsidP="00000B9E">
      <w:pPr>
        <w:pStyle w:val="Alg4"/>
        <w:numPr>
          <w:ilvl w:val="2"/>
          <w:numId w:val="333"/>
        </w:numPr>
      </w:pPr>
      <w:r>
        <w:t xml:space="preserve">Assert: In this case, </w:t>
      </w:r>
      <w:r>
        <w:rPr>
          <w:i/>
          <w:iCs/>
        </w:rPr>
        <w:t>base</w:t>
      </w:r>
      <w:r>
        <w:t xml:space="preserve"> will never be </w:t>
      </w:r>
      <w:r>
        <w:rPr>
          <w:b/>
          <w:bCs/>
        </w:rPr>
        <w:t>null</w:t>
      </w:r>
      <w:r>
        <w:t xml:space="preserve"> or </w:t>
      </w:r>
      <w:r>
        <w:rPr>
          <w:b/>
          <w:bCs/>
        </w:rPr>
        <w:t>undefined</w:t>
      </w:r>
      <w:r>
        <w:t>.</w:t>
      </w:r>
    </w:p>
    <w:p w14:paraId="6CFA0EE6" w14:textId="77777777" w:rsidR="00000B9E" w:rsidRPr="00E77497" w:rsidRDefault="00000B9E" w:rsidP="00000B9E">
      <w:pPr>
        <w:pStyle w:val="Alg4"/>
        <w:numPr>
          <w:ilvl w:val="2"/>
          <w:numId w:val="333"/>
        </w:numPr>
      </w:pPr>
      <w:r>
        <w:t xml:space="preserve">Set </w:t>
      </w:r>
      <w:r w:rsidRPr="00E77497">
        <w:rPr>
          <w:i/>
        </w:rPr>
        <w:t>base</w:t>
      </w:r>
      <w:r w:rsidRPr="00E77497" w:rsidDel="008A75A3">
        <w:t xml:space="preserve"> </w:t>
      </w:r>
      <w:r w:rsidRPr="00E77497">
        <w:t xml:space="preserve"> </w:t>
      </w:r>
      <w:r>
        <w:t>to</w:t>
      </w:r>
      <w:r w:rsidRPr="00E77497">
        <w:t xml:space="preserve"> ToObject(</w:t>
      </w:r>
      <w:r w:rsidRPr="00E77497">
        <w:rPr>
          <w:i/>
        </w:rPr>
        <w:t>base</w:t>
      </w:r>
      <w:r w:rsidRPr="00E77497">
        <w:t>).</w:t>
      </w:r>
    </w:p>
    <w:p w14:paraId="501A86CA" w14:textId="77777777" w:rsidR="00000B9E" w:rsidRDefault="00000B9E" w:rsidP="00000B9E">
      <w:pPr>
        <w:pStyle w:val="Alg4"/>
        <w:numPr>
          <w:ilvl w:val="1"/>
          <w:numId w:val="333"/>
        </w:numPr>
      </w:pPr>
      <w:r>
        <w:t xml:space="preserve">Let </w:t>
      </w:r>
      <w:r>
        <w:rPr>
          <w:i/>
          <w:iCs/>
        </w:rPr>
        <w:t>succeeded</w:t>
      </w:r>
      <w:r>
        <w:t xml:space="preserve"> be the result of calling</w:t>
      </w:r>
      <w:r w:rsidRPr="00E77497" w:rsidDel="00627D24">
        <w:t xml:space="preserve"> </w:t>
      </w:r>
      <w:r w:rsidRPr="00A718F4">
        <w:t xml:space="preserve"> </w:t>
      </w:r>
      <w:r>
        <w:t xml:space="preserve">the [[Set]]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rsidRPr="00E77497">
        <w:t xml:space="preserve">), </w:t>
      </w:r>
      <w:r w:rsidRPr="00E77497">
        <w:rPr>
          <w:i/>
        </w:rPr>
        <w:t>W</w:t>
      </w:r>
      <w:r w:rsidRPr="00E77497">
        <w:t>, and</w:t>
      </w:r>
      <w:r>
        <w:t xml:space="preserve"> GetThisValue(</w:t>
      </w:r>
      <w:r w:rsidRPr="00250FC6">
        <w:rPr>
          <w:i/>
        </w:rPr>
        <w:t>V</w:t>
      </w:r>
      <w:r>
        <w:t xml:space="preserve">) </w:t>
      </w:r>
      <w:r w:rsidRPr="00E77497">
        <w:t xml:space="preserve"> </w:t>
      </w:r>
      <w:r>
        <w:t>as arguments.</w:t>
      </w:r>
    </w:p>
    <w:p w14:paraId="24B1C954" w14:textId="77777777" w:rsidR="00000B9E" w:rsidRDefault="00000B9E" w:rsidP="00000B9E">
      <w:pPr>
        <w:pStyle w:val="Alg4"/>
        <w:numPr>
          <w:ilvl w:val="1"/>
          <w:numId w:val="333"/>
        </w:numPr>
      </w:pPr>
      <w:r>
        <w:t>ReturnIfAbrupt(</w:t>
      </w:r>
      <w:r>
        <w:rPr>
          <w:i/>
          <w:iCs/>
        </w:rPr>
        <w:t>succeeded</w:t>
      </w:r>
      <w:r>
        <w:t>).</w:t>
      </w:r>
    </w:p>
    <w:p w14:paraId="53855C1A" w14:textId="77777777" w:rsidR="00000B9E" w:rsidRPr="00E77497" w:rsidRDefault="00000B9E" w:rsidP="00000B9E">
      <w:pPr>
        <w:pStyle w:val="Alg4"/>
        <w:numPr>
          <w:ilvl w:val="1"/>
          <w:numId w:val="333"/>
        </w:numPr>
      </w:pPr>
      <w:r>
        <w:t xml:space="preserve">If </w:t>
      </w:r>
      <w:r w:rsidRPr="00C80D6A">
        <w:rPr>
          <w:i/>
          <w:iCs/>
        </w:rPr>
        <w:t>succeeded</w:t>
      </w:r>
      <w:r>
        <w:t xml:space="preserve"> is </w:t>
      </w:r>
      <w:r w:rsidRPr="00C80D6A">
        <w:rPr>
          <w:b/>
          <w:bCs/>
        </w:rPr>
        <w:t>false</w:t>
      </w:r>
      <w:r>
        <w:t xml:space="preserve"> and </w:t>
      </w:r>
      <w:r w:rsidRPr="00C80D6A">
        <w:t>IsStrictReference</w:t>
      </w:r>
      <w:r w:rsidRPr="00E77497">
        <w:t>(</w:t>
      </w:r>
      <w:r w:rsidRPr="00E77497">
        <w:rPr>
          <w:i/>
        </w:rPr>
        <w:t>V</w:t>
      </w:r>
      <w:r w:rsidRPr="00E77497">
        <w:t xml:space="preserve">) </w:t>
      </w:r>
      <w:r>
        <w:t xml:space="preserve">is </w:t>
      </w:r>
      <w:r>
        <w:rPr>
          <w:b/>
          <w:bCs/>
        </w:rPr>
        <w:t>true</w:t>
      </w:r>
      <w:r>
        <w:t xml:space="preserve">, then throw a </w:t>
      </w:r>
      <w:r w:rsidRPr="00C80D6A">
        <w:rPr>
          <w:b/>
          <w:bCs/>
        </w:rPr>
        <w:t>TypeError</w:t>
      </w:r>
      <w:r>
        <w:t xml:space="preserve"> exception</w:t>
      </w:r>
      <w:r w:rsidRPr="00E77497">
        <w:t>.</w:t>
      </w:r>
    </w:p>
    <w:p w14:paraId="3E2B4150" w14:textId="77777777" w:rsidR="00000B9E" w:rsidRDefault="00000B9E" w:rsidP="00000B9E">
      <w:pPr>
        <w:pStyle w:val="Alg4"/>
        <w:numPr>
          <w:ilvl w:val="1"/>
          <w:numId w:val="333"/>
        </w:numPr>
      </w:pPr>
      <w:r w:rsidDel="00C80D6A">
        <w:t xml:space="preserve"> </w:t>
      </w:r>
      <w:r>
        <w:t>Return.</w:t>
      </w:r>
    </w:p>
    <w:p w14:paraId="1C757B2C" w14:textId="77777777" w:rsidR="00000B9E" w:rsidRPr="00E77497" w:rsidRDefault="00000B9E" w:rsidP="00000B9E">
      <w:pPr>
        <w:pStyle w:val="Alg4"/>
        <w:numPr>
          <w:ilvl w:val="0"/>
          <w:numId w:val="333"/>
        </w:numPr>
      </w:pPr>
      <w:r w:rsidRPr="00E77497">
        <w:t xml:space="preserve">Else </w:t>
      </w:r>
      <w:r w:rsidRPr="00E77497">
        <w:rPr>
          <w:i/>
        </w:rPr>
        <w:t xml:space="preserve">base </w:t>
      </w:r>
      <w:r w:rsidRPr="00E77497">
        <w:t>must be a reference whose base is an environment record. So,</w:t>
      </w:r>
    </w:p>
    <w:p w14:paraId="62030A0B" w14:textId="77777777" w:rsidR="00000B9E" w:rsidRPr="00E77497" w:rsidRDefault="00000B9E" w:rsidP="00000B9E">
      <w:pPr>
        <w:pStyle w:val="Alg4"/>
        <w:numPr>
          <w:ilvl w:val="1"/>
          <w:numId w:val="333"/>
        </w:numPr>
      </w:pPr>
      <w:r>
        <w:t>Return the result of calling</w:t>
      </w:r>
      <w:r w:rsidRPr="00E77497" w:rsidDel="00627D24">
        <w:t xml:space="preserve"> </w:t>
      </w:r>
      <w:r w:rsidRPr="00E77497">
        <w:t>the SetMutableBinding (</w:t>
      </w:r>
      <w:r w:rsidR="00D45A1D">
        <w:fldChar w:fldCharType="begin"/>
      </w:r>
      <w:r w:rsidR="00D45A1D">
        <w:instrText xml:space="preserve"> REF _Ref365530812 \r \h </w:instrText>
      </w:r>
      <w:r w:rsidR="00D45A1D">
        <w:fldChar w:fldCharType="separate"/>
      </w:r>
      <w:r w:rsidR="00083CEC">
        <w:t>8.1.1</w:t>
      </w:r>
      <w:r w:rsidR="00D45A1D">
        <w:fldChar w:fldCharType="end"/>
      </w:r>
      <w:r w:rsidRPr="00E77497">
        <w:t xml:space="preserve">) concrete method of </w:t>
      </w:r>
      <w:r w:rsidRPr="00E77497">
        <w:rPr>
          <w:i/>
        </w:rPr>
        <w:t>base</w:t>
      </w:r>
      <w:r w:rsidRPr="00E77497">
        <w:t>, passing GetReferencedName(</w:t>
      </w:r>
      <w:r w:rsidRPr="00E77497">
        <w:rPr>
          <w:i/>
        </w:rPr>
        <w:t>V</w:t>
      </w:r>
      <w:r w:rsidRPr="00E77497">
        <w:t xml:space="preserve">), </w:t>
      </w:r>
      <w:r w:rsidRPr="00E77497">
        <w:rPr>
          <w:i/>
        </w:rPr>
        <w:t>W</w:t>
      </w:r>
      <w:r w:rsidRPr="00E77497">
        <w:t>, and IsStrictReference(</w:t>
      </w:r>
      <w:r w:rsidRPr="00E77497">
        <w:rPr>
          <w:i/>
        </w:rPr>
        <w:t>V</w:t>
      </w:r>
      <w:r w:rsidRPr="00E77497">
        <w:t>) as arguments.</w:t>
      </w:r>
    </w:p>
    <w:p w14:paraId="29A537A4" w14:textId="77777777" w:rsidR="00000B9E" w:rsidRPr="00E77497" w:rsidRDefault="00000B9E" w:rsidP="00000B9E">
      <w:pPr>
        <w:pStyle w:val="Alg4"/>
        <w:numPr>
          <w:ilvl w:val="0"/>
          <w:numId w:val="333"/>
        </w:numPr>
        <w:spacing w:after="120"/>
      </w:pPr>
      <w:r w:rsidRPr="00E77497">
        <w:t>Return.</w:t>
      </w:r>
    </w:p>
    <w:p w14:paraId="42545AC8" w14:textId="77777777" w:rsidR="00000B9E" w:rsidRPr="00E77497" w:rsidRDefault="00000B9E" w:rsidP="00000B9E">
      <w:pPr>
        <w:pStyle w:val="Note"/>
      </w:pPr>
      <w:r w:rsidRPr="00E77497">
        <w:t>NOTE</w:t>
      </w:r>
      <w:r w:rsidRPr="00E77497">
        <w:tab/>
        <w:t xml:space="preserve">The object that may be created in step </w:t>
      </w:r>
      <w:r>
        <w:t>6.a.ii</w:t>
      </w:r>
      <w:r w:rsidRPr="00E77497">
        <w:t xml:space="preserve"> is not accessible outside of the above </w:t>
      </w:r>
      <w:r>
        <w:t>algorithm</w:t>
      </w:r>
      <w:r w:rsidRPr="00BF38ED">
        <w:t xml:space="preserve"> </w:t>
      </w:r>
      <w:r>
        <w:t>and the ordinary object [[Set]] internal method</w:t>
      </w:r>
      <w:r w:rsidRPr="00E77497">
        <w:t xml:space="preserve">.  An implementation might choose to avoid the actual creation of that object. </w:t>
      </w:r>
    </w:p>
    <w:p w14:paraId="392B7A15" w14:textId="77777777" w:rsidR="00000B9E" w:rsidRPr="00E77497" w:rsidRDefault="00000B9E" w:rsidP="00000B9E">
      <w:pPr>
        <w:pStyle w:val="40"/>
      </w:pPr>
      <w:r w:rsidRPr="00E77497">
        <w:t>Get</w:t>
      </w:r>
      <w:r>
        <w:t>This</w:t>
      </w:r>
      <w:r w:rsidRPr="00E77497">
        <w:t>Value (V)</w:t>
      </w:r>
    </w:p>
    <w:p w14:paraId="53F73FC9" w14:textId="77777777" w:rsidR="00000B9E" w:rsidRDefault="00000B9E" w:rsidP="00000B9E">
      <w:pPr>
        <w:pStyle w:val="Alg4"/>
        <w:numPr>
          <w:ilvl w:val="0"/>
          <w:numId w:val="790"/>
        </w:numPr>
      </w:pPr>
      <w:r>
        <w:t>ReturnIfAbrupt(</w:t>
      </w:r>
      <w:r w:rsidRPr="008C11D4">
        <w:rPr>
          <w:i/>
        </w:rPr>
        <w:t>V</w:t>
      </w:r>
      <w:r>
        <w:t>).</w:t>
      </w:r>
    </w:p>
    <w:p w14:paraId="4F56D8C9" w14:textId="77777777" w:rsidR="00000B9E" w:rsidRPr="00E77497" w:rsidRDefault="00000B9E" w:rsidP="00000B9E">
      <w:pPr>
        <w:pStyle w:val="Alg4"/>
        <w:numPr>
          <w:ilvl w:val="0"/>
          <w:numId w:val="790"/>
        </w:numPr>
      </w:pPr>
      <w:r w:rsidRPr="00E77497">
        <w:t>If Type(</w:t>
      </w:r>
      <w:r w:rsidRPr="00E77497">
        <w:rPr>
          <w:i/>
        </w:rPr>
        <w:t>V</w:t>
      </w:r>
      <w:r w:rsidRPr="00E77497">
        <w:t xml:space="preserve">) is not Reference, return </w:t>
      </w:r>
      <w:r w:rsidRPr="00E77497">
        <w:rPr>
          <w:i/>
        </w:rPr>
        <w:t>V</w:t>
      </w:r>
      <w:r w:rsidRPr="00E77497">
        <w:t>.</w:t>
      </w:r>
    </w:p>
    <w:p w14:paraId="51C77DE5" w14:textId="77777777" w:rsidR="00000B9E" w:rsidRPr="00E77497" w:rsidRDefault="00000B9E" w:rsidP="00000B9E">
      <w:pPr>
        <w:pStyle w:val="Alg4"/>
        <w:numPr>
          <w:ilvl w:val="0"/>
          <w:numId w:val="790"/>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14:paraId="6D35A317" w14:textId="77777777" w:rsidR="00000B9E" w:rsidRDefault="00000B9E" w:rsidP="00000B9E">
      <w:pPr>
        <w:pStyle w:val="Alg4"/>
        <w:numPr>
          <w:ilvl w:val="0"/>
          <w:numId w:val="790"/>
        </w:numPr>
      </w:pPr>
      <w:r w:rsidRPr="00E77497">
        <w:t>If Is</w:t>
      </w:r>
      <w:r>
        <w:t>Super</w:t>
      </w:r>
      <w:r w:rsidRPr="00E77497">
        <w:t>Reference(</w:t>
      </w:r>
      <w:r w:rsidRPr="00E77497">
        <w:rPr>
          <w:i/>
        </w:rPr>
        <w:t>V</w:t>
      </w:r>
      <w:r w:rsidRPr="00E77497">
        <w:t>), then</w:t>
      </w:r>
    </w:p>
    <w:p w14:paraId="3DBE8E96" w14:textId="77777777" w:rsidR="00000B9E" w:rsidRPr="00E77497" w:rsidRDefault="00000B9E" w:rsidP="00000B9E">
      <w:pPr>
        <w:pStyle w:val="Alg4"/>
        <w:numPr>
          <w:ilvl w:val="1"/>
          <w:numId w:val="790"/>
        </w:numPr>
      </w:pPr>
      <w:r>
        <w:t xml:space="preserve">Return the value of the </w:t>
      </w:r>
      <w:r w:rsidRPr="00B02127">
        <w:rPr>
          <w:i/>
        </w:rPr>
        <w:t>thisValue</w:t>
      </w:r>
      <w:r>
        <w:t xml:space="preserve"> component of the reference </w:t>
      </w:r>
      <w:r w:rsidRPr="0012147D">
        <w:rPr>
          <w:i/>
        </w:rPr>
        <w:t>V</w:t>
      </w:r>
      <w:r>
        <w:t>.</w:t>
      </w:r>
    </w:p>
    <w:p w14:paraId="5270D341" w14:textId="77777777" w:rsidR="00000B9E" w:rsidRPr="00E77497" w:rsidRDefault="00000B9E" w:rsidP="00000B9E">
      <w:pPr>
        <w:pStyle w:val="Alg4"/>
        <w:numPr>
          <w:ilvl w:val="0"/>
          <w:numId w:val="790"/>
        </w:numPr>
        <w:spacing w:after="240"/>
      </w:pPr>
      <w:r>
        <w:t>Return GetBase(</w:t>
      </w:r>
      <w:r w:rsidRPr="0028262A">
        <w:rPr>
          <w:i/>
        </w:rPr>
        <w:t>V</w:t>
      </w:r>
      <w:r>
        <w:t>)</w:t>
      </w:r>
      <w:r w:rsidRPr="00E77497">
        <w:t>.</w:t>
      </w:r>
    </w:p>
    <w:p w14:paraId="4D653862" w14:textId="77777777" w:rsidR="00000B9E" w:rsidRPr="00E77497" w:rsidRDefault="00000B9E" w:rsidP="00000B9E">
      <w:pPr>
        <w:pStyle w:val="30"/>
      </w:pPr>
      <w:bookmarkStart w:id="393" w:name="_Toc366141747"/>
      <w:r w:rsidRPr="00E77497">
        <w:t>The Property Descriptor Specification Type</w:t>
      </w:r>
      <w:bookmarkEnd w:id="393"/>
    </w:p>
    <w:p w14:paraId="3F30E44A" w14:textId="77777777" w:rsidR="00000B9E" w:rsidRPr="00E77497" w:rsidRDefault="00000B9E" w:rsidP="00000B9E">
      <w:r w:rsidRPr="00E77497">
        <w:t xml:space="preserve">The Property Descriptor type is used to explain the manipulation and reification of </w:t>
      </w:r>
      <w:r>
        <w:t xml:space="preserve">Object </w:t>
      </w:r>
      <w:r w:rsidRPr="00E77497">
        <w:t xml:space="preserve">property attributes. Values of the Property Descriptor type are </w:t>
      </w:r>
      <w:r>
        <w:t>R</w:t>
      </w:r>
      <w:r w:rsidRPr="00E77497">
        <w:t xml:space="preserve">ecords composed of named fields where each field’s name is an attribute name and its value is a corresponding attribute value as specified in </w:t>
      </w:r>
      <w:r w:rsidR="00D45A1D">
        <w:fldChar w:fldCharType="begin"/>
      </w:r>
      <w:r w:rsidR="00D45A1D">
        <w:instrText xml:space="preserve"> REF _Ref365530918 \r \h </w:instrText>
      </w:r>
      <w:r w:rsidR="00D45A1D">
        <w:fldChar w:fldCharType="separate"/>
      </w:r>
      <w:r w:rsidR="00083CEC">
        <w:t>6.1.6.1</w:t>
      </w:r>
      <w:r w:rsidR="00D45A1D">
        <w:fldChar w:fldCharType="end"/>
      </w:r>
      <w:r w:rsidRPr="00E77497">
        <w:t>. In addition, any field may be present or absent.</w:t>
      </w:r>
    </w:p>
    <w:p w14:paraId="51B2B8CF" w14:textId="77777777" w:rsidR="00CF10B9" w:rsidRDefault="00000B9E" w:rsidP="00000B9E">
      <w:r w:rsidRPr="00E77497">
        <w:t xml:space="preserve">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w:t>
      </w:r>
      <w:r w:rsidR="00D45A1D">
        <w:fldChar w:fldCharType="begin"/>
      </w:r>
      <w:r w:rsidR="00D45A1D">
        <w:instrText xml:space="preserve"> REF _Ref365530918 \r \h </w:instrText>
      </w:r>
      <w:r w:rsidR="00D45A1D">
        <w:fldChar w:fldCharType="separate"/>
      </w:r>
      <w:r w:rsidR="00083CEC">
        <w:t>6.1.6.1</w:t>
      </w:r>
      <w:r w:rsidR="00D45A1D">
        <w:fldChar w:fldCharType="end"/>
      </w:r>
      <w:r w:rsidRPr="00E77497">
        <w:t xml:space="preserve"> </w:t>
      </w:r>
      <w:r w:rsidR="00CF10B9">
        <w:fldChar w:fldCharType="begin"/>
      </w:r>
      <w:r w:rsidR="00CF10B9">
        <w:instrText xml:space="preserve"> REF _Ref365798105 \h </w:instrText>
      </w:r>
      <w:r w:rsidR="00CF10B9">
        <w:fldChar w:fldCharType="separate"/>
      </w:r>
      <w:r w:rsidR="00083CEC">
        <w:t xml:space="preserve">Table </w:t>
      </w:r>
      <w:r w:rsidR="00083CEC">
        <w:rPr>
          <w:noProof/>
        </w:rPr>
        <w:t>1</w:t>
      </w:r>
      <w:r w:rsidR="00CF10B9">
        <w:fldChar w:fldCharType="end"/>
      </w:r>
      <w:r w:rsidR="00CF10B9">
        <w:t xml:space="preserve"> </w:t>
      </w:r>
      <w:r w:rsidRPr="00E77497">
        <w:t xml:space="preserve">or </w:t>
      </w:r>
      <w:r w:rsidR="00CF10B9">
        <w:fldChar w:fldCharType="begin"/>
      </w:r>
      <w:r w:rsidR="00CF10B9">
        <w:instrText xml:space="preserve"> REF _Ref365644801 \h </w:instrText>
      </w:r>
      <w:r w:rsidR="00CF10B9">
        <w:fldChar w:fldCharType="separate"/>
      </w:r>
      <w:r w:rsidR="00083CEC">
        <w:t xml:space="preserve">Table </w:t>
      </w:r>
      <w:r w:rsidR="00083CEC">
        <w:rPr>
          <w:noProof/>
        </w:rPr>
        <w:t>2</w:t>
      </w:r>
      <w:r w:rsidR="00CF10B9">
        <w:fldChar w:fldCharType="end"/>
      </w:r>
      <w:r w:rsidR="00CF10B9">
        <w:t>.</w:t>
      </w:r>
    </w:p>
    <w:p w14:paraId="5068B371" w14:textId="77777777" w:rsidR="00000B9E" w:rsidRDefault="00000B9E" w:rsidP="00000B9E">
      <w:r>
        <w:t>A Property Descriptor may be derived from an ECMAScript object that has properties that directly correspond to the fields of a Property Descriptor.  Such a derived Property Descriptor has an additional field named [[Origin]] whose value is the object from which the Property Descriptor was derived.</w:t>
      </w:r>
    </w:p>
    <w:p w14:paraId="5BB8D283" w14:textId="77777777" w:rsidR="00000B9E" w:rsidRPr="00E77497" w:rsidRDefault="00000B9E" w:rsidP="00000B9E">
      <w:r w:rsidRPr="00E77497">
        <w:t>The following abstract operations are used in this specification to operate upon Property Descriptor values:</w:t>
      </w:r>
    </w:p>
    <w:p w14:paraId="5C70CAF9" w14:textId="77777777" w:rsidR="00000B9E" w:rsidRPr="00E77497" w:rsidRDefault="00000B9E" w:rsidP="00000B9E">
      <w:pPr>
        <w:pStyle w:val="40"/>
      </w:pPr>
      <w:r w:rsidRPr="00E77497">
        <w:t>IsAccessorDescriptor ( Desc )</w:t>
      </w:r>
    </w:p>
    <w:p w14:paraId="6E27950F" w14:textId="77777777" w:rsidR="00000B9E" w:rsidRPr="00E77497" w:rsidRDefault="00000B9E" w:rsidP="00000B9E">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14:paraId="7F8E6226" w14:textId="77777777" w:rsidR="00000B9E" w:rsidRPr="00C7794D" w:rsidRDefault="00000B9E" w:rsidP="00000B9E">
      <w:pPr>
        <w:pStyle w:val="MediumGrid21"/>
        <w:numPr>
          <w:ilvl w:val="0"/>
          <w:numId w:val="1451"/>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145835D5" w14:textId="77777777" w:rsidR="00000B9E" w:rsidRPr="00C7794D" w:rsidRDefault="00000B9E" w:rsidP="00000B9E">
      <w:pPr>
        <w:pStyle w:val="MediumGrid21"/>
        <w:numPr>
          <w:ilvl w:val="0"/>
          <w:numId w:val="1451"/>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14:paraId="1715E0C2" w14:textId="77777777" w:rsidR="00000B9E" w:rsidRPr="00C7794D" w:rsidRDefault="00000B9E" w:rsidP="00000B9E">
      <w:pPr>
        <w:pStyle w:val="MediumGrid21"/>
        <w:numPr>
          <w:ilvl w:val="0"/>
          <w:numId w:val="1451"/>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3D5C24AE" w14:textId="77777777" w:rsidR="00000B9E" w:rsidRPr="004D1BD1" w:rsidRDefault="00000B9E" w:rsidP="00000B9E">
      <w:pPr>
        <w:pStyle w:val="40"/>
      </w:pPr>
      <w:r w:rsidRPr="004D1BD1">
        <w:t>IsDataDescriptor ( Desc )</w:t>
      </w:r>
    </w:p>
    <w:p w14:paraId="12F7F584" w14:textId="77777777" w:rsidR="00000B9E" w:rsidRPr="009C202C" w:rsidRDefault="00000B9E" w:rsidP="00000B9E">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14:paraId="4D92754F" w14:textId="77777777" w:rsidR="00000B9E" w:rsidRPr="00C7794D" w:rsidRDefault="00000B9E" w:rsidP="00000B9E">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06AB45EC" w14:textId="77777777" w:rsidR="00000B9E" w:rsidRPr="00C7794D" w:rsidRDefault="00000B9E" w:rsidP="00000B9E">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14:paraId="73A629A0" w14:textId="77777777" w:rsidR="00000B9E" w:rsidRPr="00C7794D" w:rsidRDefault="00000B9E" w:rsidP="00000B9E">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4897D67C" w14:textId="77777777" w:rsidR="00000B9E" w:rsidRPr="004D1BD1" w:rsidRDefault="00000B9E" w:rsidP="00000B9E">
      <w:pPr>
        <w:pStyle w:val="40"/>
      </w:pPr>
      <w:r w:rsidRPr="004D1BD1">
        <w:t>IsGenericDescriptor ( Desc )</w:t>
      </w:r>
    </w:p>
    <w:p w14:paraId="040C3A87" w14:textId="77777777" w:rsidR="00000B9E" w:rsidRPr="009C202C" w:rsidRDefault="00000B9E" w:rsidP="00000B9E">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14:paraId="642DFA99" w14:textId="77777777" w:rsidR="00000B9E" w:rsidRPr="00C7794D" w:rsidRDefault="00000B9E" w:rsidP="00000B9E">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52F3AA34" w14:textId="77777777" w:rsidR="00000B9E" w:rsidRPr="00C7794D" w:rsidRDefault="00000B9E" w:rsidP="00000B9E">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14:paraId="68D578EF" w14:textId="77777777" w:rsidR="00000B9E" w:rsidRPr="00C7794D" w:rsidRDefault="00000B9E" w:rsidP="00000B9E">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14:paraId="608D662D" w14:textId="77777777" w:rsidR="00000B9E" w:rsidRPr="004D1BD1" w:rsidRDefault="00000B9E" w:rsidP="00000B9E">
      <w:pPr>
        <w:pStyle w:val="40"/>
      </w:pPr>
      <w:r w:rsidRPr="004D1BD1">
        <w:t>FromPropertyDescriptor ( Desc )</w:t>
      </w:r>
    </w:p>
    <w:p w14:paraId="2B95C821" w14:textId="77777777" w:rsidR="00000B9E" w:rsidRPr="009C202C" w:rsidRDefault="00000B9E" w:rsidP="00000B9E">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14:paraId="2C2B7687" w14:textId="77777777" w:rsidR="00000B9E" w:rsidRPr="00E77497" w:rsidRDefault="00000B9E" w:rsidP="00000B9E">
      <w:pPr>
        <w:spacing w:after="160"/>
      </w:pPr>
      <w:r w:rsidRPr="00675B74">
        <w:t xml:space="preserve">The following algorithm assumes that </w:t>
      </w:r>
      <w:r w:rsidRPr="00E77497">
        <w:rPr>
          <w:rFonts w:ascii="Times New Roman" w:hAnsi="Times New Roman"/>
          <w:i/>
        </w:rPr>
        <w:t xml:space="preserve">Desc </w:t>
      </w:r>
      <w:r w:rsidRPr="00E77497">
        <w:t xml:space="preserve">is a fully populated Property Descriptor, such as that returned from [[GetOwnProperty]] (see </w:t>
      </w:r>
      <w:r w:rsidR="00D45A1D">
        <w:fldChar w:fldCharType="begin"/>
      </w:r>
      <w:r w:rsidR="00D45A1D">
        <w:instrText xml:space="preserve"> REF _Ref365531073 \r \h </w:instrText>
      </w:r>
      <w:r w:rsidR="00D45A1D">
        <w:fldChar w:fldCharType="separate"/>
      </w:r>
      <w:r w:rsidR="00083CEC">
        <w:t>9.1.6</w:t>
      </w:r>
      <w:r w:rsidR="00D45A1D">
        <w:fldChar w:fldCharType="end"/>
      </w:r>
      <w:r w:rsidRPr="00E77497">
        <w:t>).</w:t>
      </w:r>
    </w:p>
    <w:p w14:paraId="1A6ED909" w14:textId="77777777" w:rsidR="00000B9E" w:rsidRPr="00C7794D" w:rsidRDefault="00000B9E" w:rsidP="00000B9E">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14:paraId="2988E664" w14:textId="77777777" w:rsidR="00000B9E" w:rsidRPr="00E91734" w:rsidRDefault="00000B9E" w:rsidP="00000B9E">
      <w:pPr>
        <w:pStyle w:val="MediumGrid21"/>
        <w:numPr>
          <w:ilvl w:val="0"/>
          <w:numId w:val="338"/>
        </w:numPr>
        <w:rPr>
          <w:rFonts w:ascii="Times New Roman" w:hAnsi="Times New Roman"/>
          <w:lang w:val="en-GB"/>
        </w:rPr>
      </w:pPr>
      <w:r>
        <w:rPr>
          <w:rFonts w:ascii="Times New Roman" w:hAnsi="Times New Roman"/>
          <w:lang w:val="en-GB"/>
        </w:rPr>
        <w:t xml:space="preserve">If </w:t>
      </w:r>
      <w:r w:rsidRPr="00E91734">
        <w:rPr>
          <w:rFonts w:ascii="Times New Roman" w:hAnsi="Times New Roman"/>
          <w:i/>
          <w:iCs/>
          <w:lang w:val="en-GB"/>
        </w:rPr>
        <w:t>Desc</w:t>
      </w:r>
      <w:r w:rsidRPr="00E91734">
        <w:rPr>
          <w:rFonts w:ascii="Times New Roman" w:hAnsi="Times New Roman"/>
          <w:lang w:val="en-GB"/>
        </w:rPr>
        <w:t xml:space="preserve"> has an [[Origin]] field</w:t>
      </w:r>
      <w:r>
        <w:rPr>
          <w:rFonts w:ascii="Times New Roman" w:hAnsi="Times New Roman"/>
          <w:lang w:val="en-GB"/>
        </w:rPr>
        <w:t>, then return</w:t>
      </w:r>
      <w:r w:rsidRPr="00E91734">
        <w:rPr>
          <w:rFonts w:ascii="Times New Roman" w:hAnsi="Times New Roman"/>
          <w:lang w:val="en-GB"/>
        </w:rPr>
        <w:t xml:space="preserve"> </w:t>
      </w:r>
      <w:r w:rsidRPr="008578E2">
        <w:rPr>
          <w:rFonts w:ascii="Times New Roman" w:hAnsi="Times New Roman"/>
          <w:i/>
          <w:iCs/>
          <w:lang w:val="en-GB"/>
        </w:rPr>
        <w:t>Desc</w:t>
      </w:r>
      <w:r>
        <w:rPr>
          <w:rFonts w:ascii="Times New Roman" w:hAnsi="Times New Roman"/>
          <w:lang w:val="en-GB"/>
        </w:rPr>
        <w:t>.</w:t>
      </w:r>
      <w:r w:rsidRPr="008578E2">
        <w:rPr>
          <w:rFonts w:ascii="Times New Roman" w:hAnsi="Times New Roman"/>
          <w:lang w:val="en-GB"/>
        </w:rPr>
        <w:t>[[Origin]]</w:t>
      </w:r>
      <w:r w:rsidRPr="00E91734">
        <w:rPr>
          <w:rFonts w:ascii="Times New Roman" w:hAnsi="Times New Roman"/>
          <w:lang w:val="en-GB"/>
        </w:rPr>
        <w:t>.</w:t>
      </w:r>
    </w:p>
    <w:p w14:paraId="03FB660B" w14:textId="77777777" w:rsidR="00000B9E" w:rsidRPr="00C7794D" w:rsidRDefault="00000B9E" w:rsidP="00000B9E">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r w:rsidRPr="005F7AD6">
        <w:t>the abstract operation ObjectCreate</w:t>
      </w:r>
      <w:r w:rsidRPr="008365B2">
        <w:t xml:space="preserve"> </w:t>
      </w:r>
      <w:r>
        <w:t>with the intrinsic object %ObjectPrototype% as its argument</w:t>
      </w:r>
      <w:r w:rsidRPr="00C7794D">
        <w:rPr>
          <w:rFonts w:ascii="Times New Roman" w:hAnsi="Times New Roman"/>
          <w:lang w:val="en-GB"/>
        </w:rPr>
        <w:t>.</w:t>
      </w:r>
    </w:p>
    <w:p w14:paraId="5E86740F" w14:textId="77777777" w:rsidR="00000B9E" w:rsidRDefault="00000B9E" w:rsidP="00000B9E">
      <w:pPr>
        <w:pStyle w:val="MediumGrid21"/>
        <w:numPr>
          <w:ilvl w:val="0"/>
          <w:numId w:val="338"/>
        </w:numPr>
        <w:rPr>
          <w:rFonts w:ascii="Times New Roman" w:hAnsi="Times New Roman"/>
          <w:lang w:val="en-GB"/>
        </w:rPr>
      </w:pPr>
      <w:r>
        <w:rPr>
          <w:rFonts w:ascii="Times New Roman" w:hAnsi="Times New Roman"/>
          <w:lang w:val="en-GB"/>
        </w:rPr>
        <w:t xml:space="preserve">Assert: </w:t>
      </w:r>
      <w:r>
        <w:rPr>
          <w:rFonts w:ascii="Times New Roman" w:hAnsi="Times New Roman"/>
          <w:i/>
          <w:iCs/>
          <w:lang w:val="en-GB"/>
        </w:rPr>
        <w:t>obj</w:t>
      </w:r>
      <w:r>
        <w:rPr>
          <w:rFonts w:ascii="Times New Roman" w:hAnsi="Times New Roman"/>
          <w:lang w:val="en-GB"/>
        </w:rPr>
        <w:t xml:space="preserve"> is an extensible ordinary object with no own properties.</w:t>
      </w:r>
    </w:p>
    <w:p w14:paraId="671F48E6"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[[Value]] field</w:t>
      </w:r>
      <w:r w:rsidRPr="00C7794D">
        <w:rPr>
          <w:rFonts w:ascii="Times New Roman" w:hAnsi="Times New Roman"/>
          <w:lang w:val="en-GB"/>
        </w:rPr>
        <w:t xml:space="preserve">, then </w:t>
      </w:r>
    </w:p>
    <w:p w14:paraId="363C9D83"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Pr>
          <w:rFonts w:ascii="Times New Roman" w:hAnsi="Times New Roman"/>
          <w:lang w:val="en-GB"/>
        </w:rPr>
        <w:t xml:space="preserve"> 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value</w:t>
      </w:r>
      <w:r w:rsidRPr="00405693">
        <w:rPr>
          <w:rFonts w:ascii="Times New Roman" w:hAnsi="Times New Roman"/>
          <w:b/>
          <w:bCs/>
          <w:lang w:val="en-GB"/>
        </w:rPr>
        <w:t>"</w:t>
      </w:r>
      <w:r>
        <w:rPr>
          <w:rFonts w:ascii="Times New Roman" w:hAnsi="Times New Roman"/>
          <w:lang w:val="en-GB"/>
        </w:rPr>
        <w:t xml:space="preserve">, and </w:t>
      </w:r>
      <w:r w:rsidRPr="00C7794D">
        <w:rPr>
          <w:rFonts w:ascii="Times New Roman" w:hAnsi="Times New Roman"/>
          <w:lang w:val="en-GB"/>
        </w:rPr>
        <w:t xml:space="preserve">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r>
        <w:rPr>
          <w:rFonts w:ascii="Times New Roman" w:hAnsi="Times New Roman"/>
          <w:lang w:val="en-GB"/>
        </w:rPr>
        <w:t xml:space="preserve"> </w:t>
      </w:r>
      <w:r w:rsidRPr="00C7794D">
        <w:rPr>
          <w:rFonts w:ascii="Times New Roman" w:hAnsi="Times New Roman"/>
          <w:lang w:val="en-GB"/>
        </w:rPr>
        <w:t xml:space="preserve"> </w:t>
      </w:r>
    </w:p>
    <w:p w14:paraId="4E736B07"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[[Writable]] field</w:t>
      </w:r>
      <w:r w:rsidRPr="00C7794D">
        <w:rPr>
          <w:rFonts w:ascii="Times New Roman" w:hAnsi="Times New Roman"/>
          <w:lang w:val="en-GB"/>
        </w:rPr>
        <w:t xml:space="preserve">, then </w:t>
      </w:r>
    </w:p>
    <w:p w14:paraId="3CDDCD7A"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C330C9">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writable</w:t>
      </w:r>
      <w:r w:rsidRPr="00C7794D">
        <w:rPr>
          <w:rFonts w:ascii="Times New Roman" w:hAnsi="Times New Roman"/>
          <w:lang w:val="en-GB"/>
        </w:rPr>
        <w:t>"</w:t>
      </w:r>
      <w:r>
        <w:rPr>
          <w:rFonts w:ascii="Times New Roman" w:hAnsi="Times New Roman"/>
          <w:lang w:val="en-GB"/>
        </w:rPr>
        <w:t>, 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14:paraId="2420844F"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[[Get]] field</w:t>
      </w:r>
      <w:r w:rsidRPr="00C7794D">
        <w:rPr>
          <w:rFonts w:ascii="Times New Roman" w:hAnsi="Times New Roman"/>
          <w:lang w:val="en-GB"/>
        </w:rPr>
        <w:t>, then</w:t>
      </w:r>
    </w:p>
    <w:p w14:paraId="0E808D04"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get"</w:t>
      </w:r>
      <w:r>
        <w:rPr>
          <w:rFonts w:ascii="Courier New" w:hAnsi="Courier New" w:cs="Courier New"/>
          <w:b/>
          <w:lang w:val="en-GB"/>
        </w:rPr>
        <w:t>,</w:t>
      </w:r>
      <w:r>
        <w:rPr>
          <w:rFonts w:ascii="Times New Roman" w:hAnsi="Times New Roman"/>
          <w:lang w:val="en-GB"/>
        </w:rPr>
        <w:t xml:space="preserve"> 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w:t>
      </w:r>
      <w:r>
        <w:rPr>
          <w:rFonts w:ascii="Times New Roman" w:hAnsi="Times New Roman"/>
          <w:lang w:val="en-GB"/>
        </w:rPr>
        <w:t>S</w:t>
      </w:r>
      <w:r w:rsidRPr="00C7794D">
        <w:rPr>
          <w:rFonts w:ascii="Times New Roman" w:hAnsi="Times New Roman"/>
          <w:lang w:val="en-GB"/>
        </w:rPr>
        <w:t xml:space="preserve">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p>
    <w:p w14:paraId="74AE7C69"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[[Set]] field</w:t>
      </w:r>
      <w:r w:rsidRPr="00C7794D">
        <w:rPr>
          <w:rFonts w:ascii="Times New Roman" w:hAnsi="Times New Roman"/>
          <w:lang w:val="en-GB"/>
        </w:rPr>
        <w:t>, then</w:t>
      </w:r>
    </w:p>
    <w:p w14:paraId="64E7BD8E"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set</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14:paraId="295FE2B4"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[[Enumerable]] field</w:t>
      </w:r>
      <w:r w:rsidRPr="00C7794D">
        <w:rPr>
          <w:rFonts w:ascii="Times New Roman" w:hAnsi="Times New Roman"/>
          <w:lang w:val="en-GB"/>
        </w:rPr>
        <w:t>, then</w:t>
      </w:r>
    </w:p>
    <w:p w14:paraId="5E88DF5E"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enumerable</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14:paraId="43EDFA08"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[[Configurable]] field</w:t>
      </w:r>
      <w:r w:rsidRPr="00C7794D">
        <w:rPr>
          <w:rFonts w:ascii="Times New Roman" w:hAnsi="Times New Roman"/>
          <w:lang w:val="en-GB"/>
        </w:rPr>
        <w:t>, then</w:t>
      </w:r>
    </w:p>
    <w:p w14:paraId="1B9DD96E"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sidRPr="00C7794D">
        <w:rPr>
          <w:rFonts w:ascii="Times New Roman" w:hAnsi="Times New Roman"/>
          <w:lang w:val="en-GB"/>
        </w:rPr>
        <w:t xml:space="preserve"> </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configurable</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14:paraId="11AB003E" w14:textId="77777777" w:rsidR="00000B9E" w:rsidRPr="00C7794D" w:rsidRDefault="00000B9E" w:rsidP="00000B9E">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14:paraId="68351599" w14:textId="77777777" w:rsidR="00000B9E" w:rsidRPr="004D1BD1" w:rsidRDefault="00000B9E" w:rsidP="00000B9E">
      <w:pPr>
        <w:pStyle w:val="40"/>
      </w:pPr>
      <w:r w:rsidRPr="004D1BD1">
        <w:t>ToPropertyDescriptor ( Obj )</w:t>
      </w:r>
    </w:p>
    <w:p w14:paraId="578A8EEF" w14:textId="77777777" w:rsidR="00000B9E" w:rsidRPr="009C202C" w:rsidRDefault="00000B9E" w:rsidP="00000B9E">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799A466E" w14:textId="77777777" w:rsidR="00000B9E" w:rsidRDefault="00000B9E" w:rsidP="00000B9E">
      <w:pPr>
        <w:pStyle w:val="Alg4"/>
        <w:numPr>
          <w:ilvl w:val="0"/>
          <w:numId w:val="339"/>
        </w:numPr>
      </w:pPr>
      <w:r>
        <w:t>ReturnIfAbrupt(</w:t>
      </w:r>
      <w:r>
        <w:rPr>
          <w:i/>
        </w:rPr>
        <w:t>Obj</w:t>
      </w:r>
      <w:r>
        <w:t>).</w:t>
      </w:r>
    </w:p>
    <w:p w14:paraId="2E8CE179" w14:textId="77777777" w:rsidR="00000B9E" w:rsidRPr="00E77497" w:rsidRDefault="00000B9E" w:rsidP="00000B9E">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14:paraId="6DB2AE01" w14:textId="77777777" w:rsidR="00000B9E" w:rsidRPr="00E77497" w:rsidRDefault="00000B9E" w:rsidP="00000B9E">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14:paraId="7ACA4E67"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enumerable</w:t>
      </w:r>
      <w:r w:rsidRPr="004D1BD1">
        <w:t>"</w:t>
      </w:r>
      <w:r>
        <w:t>)</w:t>
      </w:r>
      <w:r w:rsidRPr="004D1BD1">
        <w:t xml:space="preserve"> is </w:t>
      </w:r>
      <w:r w:rsidRPr="00E65A34">
        <w:rPr>
          <w:b/>
        </w:rPr>
        <w:t>true</w:t>
      </w:r>
      <w:r w:rsidRPr="009C202C">
        <w:t>, then</w:t>
      </w:r>
    </w:p>
    <w:p w14:paraId="3E2EB0F1" w14:textId="77777777" w:rsidR="00000B9E" w:rsidRPr="004D1BD1" w:rsidRDefault="00000B9E" w:rsidP="00000B9E">
      <w:pPr>
        <w:pStyle w:val="Alg4"/>
        <w:numPr>
          <w:ilvl w:val="1"/>
          <w:numId w:val="339"/>
        </w:numPr>
      </w:pPr>
      <w:r w:rsidRPr="009C202C">
        <w:t xml:space="preserve">Let </w:t>
      </w:r>
      <w:r w:rsidRPr="009C202C">
        <w:rPr>
          <w:i/>
        </w:rPr>
        <w:t>enum</w:t>
      </w:r>
      <w:r w:rsidRPr="00675B74">
        <w:t xml:space="preserve"> be the result of Get</w:t>
      </w:r>
      <w:r>
        <w:t>(</w:t>
      </w:r>
      <w:r w:rsidRPr="00E77497">
        <w:rPr>
          <w:i/>
        </w:rPr>
        <w:t>Obj</w:t>
      </w:r>
      <w:r>
        <w:t xml:space="preserve">, </w:t>
      </w:r>
      <w:r w:rsidRPr="00E77497">
        <w:t>"</w:t>
      </w:r>
      <w:r w:rsidRPr="00C7794D">
        <w:rPr>
          <w:rFonts w:ascii="Courier New" w:hAnsi="Courier New" w:cs="Courier New"/>
          <w:b/>
          <w:spacing w:val="0"/>
        </w:rPr>
        <w:t>enumerable</w:t>
      </w:r>
      <w:r w:rsidRPr="004D1BD1">
        <w:t>"</w:t>
      </w:r>
      <w:r>
        <w:t>)</w:t>
      </w:r>
      <w:r w:rsidRPr="004D1BD1">
        <w:t>.</w:t>
      </w:r>
    </w:p>
    <w:p w14:paraId="2046DA34" w14:textId="77777777" w:rsidR="00000B9E" w:rsidRDefault="00000B9E" w:rsidP="00000B9E">
      <w:pPr>
        <w:pStyle w:val="Alg4"/>
        <w:numPr>
          <w:ilvl w:val="1"/>
          <w:numId w:val="339"/>
        </w:numPr>
      </w:pPr>
      <w:r>
        <w:t>ReturnIfAbrupt(</w:t>
      </w:r>
      <w:r w:rsidRPr="009C202C">
        <w:rPr>
          <w:i/>
        </w:rPr>
        <w:t>enum</w:t>
      </w:r>
      <w:r>
        <w:t>).</w:t>
      </w:r>
    </w:p>
    <w:p w14:paraId="592DCFC3" w14:textId="77777777" w:rsidR="00000B9E" w:rsidRPr="00675B74" w:rsidRDefault="00000B9E" w:rsidP="00000B9E">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14:paraId="4D8841A2"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 xml:space="preserve"> is </w:t>
      </w:r>
      <w:r w:rsidRPr="00E65A34">
        <w:rPr>
          <w:b/>
        </w:rPr>
        <w:t>true</w:t>
      </w:r>
      <w:r w:rsidRPr="009C202C">
        <w:t>, then</w:t>
      </w:r>
    </w:p>
    <w:p w14:paraId="7F4ABCDD" w14:textId="77777777" w:rsidR="00000B9E" w:rsidRPr="004D1BD1" w:rsidRDefault="00000B9E" w:rsidP="00000B9E">
      <w:pPr>
        <w:pStyle w:val="Alg4"/>
        <w:numPr>
          <w:ilvl w:val="1"/>
          <w:numId w:val="339"/>
        </w:numPr>
      </w:pPr>
      <w:r w:rsidRPr="009C202C">
        <w:t xml:space="preserve">Let </w:t>
      </w:r>
      <w:r w:rsidRPr="009C202C">
        <w:rPr>
          <w:i/>
        </w:rPr>
        <w:t>conf</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w:t>
      </w:r>
    </w:p>
    <w:p w14:paraId="713C6264" w14:textId="77777777" w:rsidR="00000B9E" w:rsidRDefault="00000B9E" w:rsidP="00000B9E">
      <w:pPr>
        <w:pStyle w:val="Alg4"/>
        <w:numPr>
          <w:ilvl w:val="1"/>
          <w:numId w:val="339"/>
        </w:numPr>
      </w:pPr>
      <w:r>
        <w:t>ReturnIfAbrupt(</w:t>
      </w:r>
      <w:r w:rsidRPr="00DE13A5">
        <w:rPr>
          <w:i/>
        </w:rPr>
        <w:t>conf</w:t>
      </w:r>
      <w:r>
        <w:t>).</w:t>
      </w:r>
    </w:p>
    <w:p w14:paraId="34979D20" w14:textId="77777777" w:rsidR="00000B9E" w:rsidRPr="00675B74" w:rsidRDefault="00000B9E" w:rsidP="00000B9E">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14:paraId="3773A5C6"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value</w:t>
      </w:r>
      <w:r w:rsidRPr="004D1BD1">
        <w:t>"</w:t>
      </w:r>
      <w:r>
        <w:t>)</w:t>
      </w:r>
      <w:r w:rsidRPr="004D1BD1">
        <w:t xml:space="preserve"> is </w:t>
      </w:r>
      <w:r w:rsidRPr="00E65A34">
        <w:rPr>
          <w:b/>
        </w:rPr>
        <w:t>true</w:t>
      </w:r>
      <w:r w:rsidRPr="009C202C">
        <w:t>, then</w:t>
      </w:r>
    </w:p>
    <w:p w14:paraId="6AAB6BE7" w14:textId="77777777" w:rsidR="00000B9E" w:rsidRPr="004D1BD1" w:rsidRDefault="00000B9E" w:rsidP="00000B9E">
      <w:pPr>
        <w:pStyle w:val="Alg4"/>
        <w:numPr>
          <w:ilvl w:val="1"/>
          <w:numId w:val="339"/>
        </w:numPr>
      </w:pPr>
      <w:r w:rsidRPr="009C202C">
        <w:t xml:space="preserve">Let </w:t>
      </w:r>
      <w:r w:rsidRPr="009C202C">
        <w:rPr>
          <w:i/>
        </w:rPr>
        <w:t>value</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value</w:t>
      </w:r>
      <w:r w:rsidRPr="00E77497">
        <w:t>"</w:t>
      </w:r>
      <w:r>
        <w:t>)</w:t>
      </w:r>
      <w:r w:rsidRPr="004D1BD1">
        <w:t>.</w:t>
      </w:r>
    </w:p>
    <w:p w14:paraId="4D5767FD" w14:textId="77777777" w:rsidR="00000B9E" w:rsidRDefault="00000B9E" w:rsidP="00000B9E">
      <w:pPr>
        <w:pStyle w:val="Alg4"/>
        <w:numPr>
          <w:ilvl w:val="1"/>
          <w:numId w:val="339"/>
        </w:numPr>
      </w:pPr>
      <w:r>
        <w:t>ReturnIfAbrupt(</w:t>
      </w:r>
      <w:r w:rsidRPr="009C202C">
        <w:rPr>
          <w:i/>
        </w:rPr>
        <w:t>value</w:t>
      </w:r>
      <w:r>
        <w:t>).</w:t>
      </w:r>
    </w:p>
    <w:p w14:paraId="2D3D4468" w14:textId="77777777" w:rsidR="00000B9E" w:rsidRPr="00675B74" w:rsidRDefault="00000B9E" w:rsidP="00000B9E">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14:paraId="2276080C"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 xml:space="preserve"> is </w:t>
      </w:r>
      <w:r w:rsidRPr="00E65A34">
        <w:rPr>
          <w:b/>
        </w:rPr>
        <w:t>true</w:t>
      </w:r>
      <w:r w:rsidRPr="009C202C">
        <w:t>, then</w:t>
      </w:r>
    </w:p>
    <w:p w14:paraId="251F8C07" w14:textId="77777777" w:rsidR="00000B9E" w:rsidRPr="004D1BD1" w:rsidRDefault="00000B9E" w:rsidP="00000B9E">
      <w:pPr>
        <w:pStyle w:val="Alg4"/>
        <w:numPr>
          <w:ilvl w:val="1"/>
          <w:numId w:val="339"/>
        </w:numPr>
      </w:pPr>
      <w:r w:rsidRPr="009C202C">
        <w:t xml:space="preserve">Let </w:t>
      </w:r>
      <w:r w:rsidRPr="009C202C">
        <w:rPr>
          <w:i/>
        </w:rPr>
        <w:t>writable</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w:t>
      </w:r>
    </w:p>
    <w:p w14:paraId="464BAFF3" w14:textId="77777777" w:rsidR="00000B9E" w:rsidRDefault="00000B9E" w:rsidP="00000B9E">
      <w:pPr>
        <w:pStyle w:val="Alg4"/>
        <w:numPr>
          <w:ilvl w:val="1"/>
          <w:numId w:val="339"/>
        </w:numPr>
      </w:pPr>
      <w:r>
        <w:t>ReturnIfAbrupt(</w:t>
      </w:r>
      <w:r w:rsidRPr="009C202C">
        <w:rPr>
          <w:i/>
        </w:rPr>
        <w:t>writable</w:t>
      </w:r>
      <w:r>
        <w:t>).</w:t>
      </w:r>
    </w:p>
    <w:p w14:paraId="60A9DB16" w14:textId="77777777" w:rsidR="00000B9E" w:rsidRPr="00675B74" w:rsidRDefault="00000B9E" w:rsidP="00000B9E">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14:paraId="6F46C4B7"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 xml:space="preserve"> is </w:t>
      </w:r>
      <w:r w:rsidRPr="00E65A34">
        <w:rPr>
          <w:b/>
        </w:rPr>
        <w:t>true</w:t>
      </w:r>
      <w:r w:rsidRPr="009C202C">
        <w:t>, then</w:t>
      </w:r>
    </w:p>
    <w:p w14:paraId="08F585A3" w14:textId="77777777" w:rsidR="00000B9E" w:rsidRPr="004D1BD1" w:rsidRDefault="00000B9E" w:rsidP="00000B9E">
      <w:pPr>
        <w:pStyle w:val="Alg4"/>
        <w:numPr>
          <w:ilvl w:val="1"/>
          <w:numId w:val="339"/>
        </w:numPr>
      </w:pPr>
      <w:r w:rsidRPr="009C202C">
        <w:t xml:space="preserve">Let </w:t>
      </w:r>
      <w:r w:rsidRPr="009C202C">
        <w:rPr>
          <w:i/>
        </w:rPr>
        <w:t>getter</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w:t>
      </w:r>
    </w:p>
    <w:p w14:paraId="4E147A15" w14:textId="77777777" w:rsidR="00000B9E" w:rsidRDefault="00000B9E" w:rsidP="00000B9E">
      <w:pPr>
        <w:pStyle w:val="Alg4"/>
        <w:numPr>
          <w:ilvl w:val="1"/>
          <w:numId w:val="339"/>
        </w:numPr>
      </w:pPr>
      <w:r>
        <w:t>ReturnIfAbrupt(</w:t>
      </w:r>
      <w:r w:rsidRPr="009C202C">
        <w:rPr>
          <w:i/>
        </w:rPr>
        <w:t>getter</w:t>
      </w:r>
      <w:r>
        <w:t>).</w:t>
      </w:r>
    </w:p>
    <w:p w14:paraId="029C567E" w14:textId="77777777" w:rsidR="00000B9E" w:rsidRPr="00E77497" w:rsidRDefault="00000B9E" w:rsidP="00000B9E">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42AED19A" w14:textId="77777777" w:rsidR="00000B9E" w:rsidRPr="00E77497" w:rsidRDefault="00000B9E" w:rsidP="00000B9E">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14:paraId="47ABD2C5"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 xml:space="preserve"> is </w:t>
      </w:r>
      <w:r w:rsidRPr="00E65A34">
        <w:rPr>
          <w:b/>
        </w:rPr>
        <w:t>true</w:t>
      </w:r>
      <w:r w:rsidRPr="009C202C">
        <w:t>, then</w:t>
      </w:r>
    </w:p>
    <w:p w14:paraId="25C1A789" w14:textId="77777777" w:rsidR="00000B9E" w:rsidRPr="004D1BD1" w:rsidRDefault="00000B9E" w:rsidP="00000B9E">
      <w:pPr>
        <w:pStyle w:val="Alg4"/>
        <w:numPr>
          <w:ilvl w:val="1"/>
          <w:numId w:val="339"/>
        </w:numPr>
      </w:pPr>
      <w:r w:rsidRPr="009C202C">
        <w:t xml:space="preserve">Let </w:t>
      </w:r>
      <w:r w:rsidRPr="009C202C">
        <w:rPr>
          <w:i/>
        </w:rPr>
        <w:t>setter</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w:t>
      </w:r>
    </w:p>
    <w:p w14:paraId="1144EFB0" w14:textId="77777777" w:rsidR="00000B9E" w:rsidRDefault="00000B9E" w:rsidP="00000B9E">
      <w:pPr>
        <w:pStyle w:val="Alg4"/>
        <w:numPr>
          <w:ilvl w:val="1"/>
          <w:numId w:val="339"/>
        </w:numPr>
      </w:pPr>
      <w:r>
        <w:t>ReturnIfAbrupt(</w:t>
      </w:r>
      <w:r w:rsidRPr="009C202C">
        <w:rPr>
          <w:i/>
        </w:rPr>
        <w:t>setter</w:t>
      </w:r>
      <w:r>
        <w:t>).</w:t>
      </w:r>
    </w:p>
    <w:p w14:paraId="1CAC0044" w14:textId="77777777" w:rsidR="00000B9E" w:rsidRPr="00E77497" w:rsidRDefault="00000B9E" w:rsidP="00000B9E">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0D92F591" w14:textId="77777777" w:rsidR="00000B9E" w:rsidRPr="00E77497" w:rsidRDefault="00000B9E" w:rsidP="00000B9E">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14:paraId="59E36C61" w14:textId="77777777" w:rsidR="00000B9E" w:rsidRPr="00E77497" w:rsidRDefault="00000B9E" w:rsidP="00000B9E">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14:paraId="04C1A1A1" w14:textId="77777777" w:rsidR="00000B9E" w:rsidRPr="00E77497" w:rsidRDefault="00000B9E" w:rsidP="00000B9E">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13624F8B" w14:textId="77777777" w:rsidR="00000B9E" w:rsidRDefault="00000B9E" w:rsidP="00000B9E">
      <w:pPr>
        <w:pStyle w:val="Alg4"/>
        <w:numPr>
          <w:ilvl w:val="0"/>
          <w:numId w:val="339"/>
        </w:numPr>
        <w:spacing w:after="120"/>
        <w:contextualSpacing/>
      </w:pPr>
      <w:r>
        <w:t xml:space="preserve">Set the [[Origin]] field of </w:t>
      </w:r>
      <w:r>
        <w:rPr>
          <w:i/>
          <w:iCs/>
        </w:rPr>
        <w:t>desc</w:t>
      </w:r>
      <w:r>
        <w:t xml:space="preserve"> to </w:t>
      </w:r>
      <w:r>
        <w:rPr>
          <w:i/>
          <w:iCs/>
        </w:rPr>
        <w:t>Obj</w:t>
      </w:r>
      <w:r>
        <w:t>.</w:t>
      </w:r>
    </w:p>
    <w:p w14:paraId="3D9247DC" w14:textId="77777777" w:rsidR="00000B9E" w:rsidRPr="00E77497" w:rsidRDefault="00000B9E" w:rsidP="00000B9E">
      <w:pPr>
        <w:pStyle w:val="Alg4"/>
        <w:numPr>
          <w:ilvl w:val="0"/>
          <w:numId w:val="339"/>
        </w:numPr>
        <w:spacing w:after="120"/>
      </w:pPr>
      <w:r w:rsidRPr="00E77497">
        <w:t xml:space="preserve">Return </w:t>
      </w:r>
      <w:r w:rsidRPr="00E77497">
        <w:rPr>
          <w:i/>
        </w:rPr>
        <w:t>desc</w:t>
      </w:r>
      <w:r w:rsidRPr="00E77497">
        <w:t>.</w:t>
      </w:r>
    </w:p>
    <w:p w14:paraId="2FDB9DE3" w14:textId="77777777" w:rsidR="00000B9E" w:rsidRPr="004D1BD1" w:rsidRDefault="00000B9E" w:rsidP="00000B9E">
      <w:pPr>
        <w:pStyle w:val="40"/>
      </w:pPr>
      <w:r>
        <w:t>CompleteProperty</w:t>
      </w:r>
      <w:r w:rsidRPr="004D1BD1">
        <w:t xml:space="preserve">Descriptor ( </w:t>
      </w:r>
      <w:r>
        <w:t>Desc, LikeDesc</w:t>
      </w:r>
      <w:r w:rsidRPr="004D1BD1">
        <w:t xml:space="preserve"> )</w:t>
      </w:r>
    </w:p>
    <w:p w14:paraId="1744D493" w14:textId="77777777" w:rsidR="00000B9E" w:rsidRPr="009C202C" w:rsidRDefault="00000B9E" w:rsidP="00000B9E">
      <w:pPr>
        <w:spacing w:after="160"/>
      </w:pPr>
      <w:r w:rsidRPr="00E65A34">
        <w:t>When the abst</w:t>
      </w:r>
      <w:r w:rsidRPr="009C202C">
        <w:t xml:space="preserve">ract operation </w:t>
      </w:r>
      <w:r>
        <w:t>Complete</w:t>
      </w:r>
      <w:r w:rsidRPr="009C202C">
        <w:t xml:space="preserve">PropertyDescriptor is called with </w:t>
      </w:r>
      <w:r>
        <w:t xml:space="preserve">Property Descriptor </w:t>
      </w:r>
      <w:r>
        <w:rPr>
          <w:rFonts w:ascii="Times New Roman" w:hAnsi="Times New Roman"/>
          <w:i/>
        </w:rPr>
        <w:t>Desc</w:t>
      </w:r>
      <w:r w:rsidRPr="009C202C">
        <w:t>, the following steps are taken:</w:t>
      </w:r>
    </w:p>
    <w:p w14:paraId="469BCD57" w14:textId="77777777" w:rsidR="00000B9E" w:rsidRDefault="00000B9E" w:rsidP="00000B9E">
      <w:pPr>
        <w:pStyle w:val="Alg4"/>
        <w:numPr>
          <w:ilvl w:val="0"/>
          <w:numId w:val="1205"/>
        </w:numPr>
      </w:pPr>
      <w:r>
        <w:t xml:space="preserve">Assert: </w:t>
      </w:r>
      <w:r>
        <w:rPr>
          <w:i/>
          <w:iCs/>
        </w:rPr>
        <w:t>LikeDesc</w:t>
      </w:r>
      <w:r>
        <w:t xml:space="preserve"> is either a Property Descriptor or </w:t>
      </w:r>
      <w:r>
        <w:rPr>
          <w:b/>
          <w:bCs/>
        </w:rPr>
        <w:t>undefined</w:t>
      </w:r>
      <w:r>
        <w:t>.</w:t>
      </w:r>
    </w:p>
    <w:p w14:paraId="62215673" w14:textId="77777777" w:rsidR="00000B9E" w:rsidRDefault="00000B9E" w:rsidP="00000B9E">
      <w:pPr>
        <w:pStyle w:val="Alg4"/>
        <w:numPr>
          <w:ilvl w:val="0"/>
          <w:numId w:val="1205"/>
        </w:numPr>
      </w:pPr>
      <w:r>
        <w:t>ReturnIfAbrupt(</w:t>
      </w:r>
      <w:r>
        <w:rPr>
          <w:i/>
        </w:rPr>
        <w:t>Desc</w:t>
      </w:r>
      <w:r>
        <w:t>).</w:t>
      </w:r>
    </w:p>
    <w:p w14:paraId="33FE5D6F" w14:textId="77777777" w:rsidR="00000B9E" w:rsidRDefault="00000B9E" w:rsidP="00000B9E">
      <w:pPr>
        <w:pStyle w:val="Alg4"/>
        <w:numPr>
          <w:ilvl w:val="0"/>
          <w:numId w:val="1205"/>
        </w:numPr>
      </w:pPr>
      <w:r>
        <w:t xml:space="preserve">Assert: </w:t>
      </w:r>
      <w:r>
        <w:rPr>
          <w:i/>
          <w:iCs/>
        </w:rPr>
        <w:t>Desc</w:t>
      </w:r>
      <w:r>
        <w:t xml:space="preserve"> is a Property Descriptor</w:t>
      </w:r>
    </w:p>
    <w:p w14:paraId="40533521" w14:textId="77777777" w:rsidR="00000B9E" w:rsidRDefault="00000B9E" w:rsidP="00000B9E">
      <w:pPr>
        <w:pStyle w:val="Alg4"/>
        <w:numPr>
          <w:ilvl w:val="0"/>
          <w:numId w:val="1205"/>
        </w:numPr>
      </w:pPr>
      <w:r>
        <w:t xml:space="preserve">If </w:t>
      </w:r>
      <w:r>
        <w:rPr>
          <w:i/>
          <w:iCs/>
        </w:rPr>
        <w:t>LikeDesc</w:t>
      </w:r>
      <w:r>
        <w:t xml:space="preserve"> is </w:t>
      </w:r>
      <w:r>
        <w:rPr>
          <w:b/>
          <w:bCs/>
        </w:rPr>
        <w:t>undefined</w:t>
      </w:r>
      <w:r>
        <w:t xml:space="preserve">, then set </w:t>
      </w:r>
      <w:r>
        <w:rPr>
          <w:i/>
          <w:iCs/>
        </w:rPr>
        <w:t>LikeDesc</w:t>
      </w:r>
      <w:r>
        <w:t xml:space="preserve"> to Record{[[Value]]: </w:t>
      </w:r>
      <w:r>
        <w:rPr>
          <w:b/>
          <w:bCs/>
        </w:rPr>
        <w:t>undefined</w:t>
      </w:r>
      <w:r>
        <w:t xml:space="preserve">, [[Writable]]: </w:t>
      </w:r>
      <w:r>
        <w:rPr>
          <w:b/>
          <w:bCs/>
        </w:rPr>
        <w:t>false</w:t>
      </w:r>
      <w:r>
        <w:t xml:space="preserve">, [[Get]]: </w:t>
      </w:r>
      <w:r>
        <w:rPr>
          <w:b/>
          <w:bCs/>
        </w:rPr>
        <w:t>undefined</w:t>
      </w:r>
      <w:r>
        <w:t>,</w:t>
      </w:r>
      <w:r w:rsidRPr="005245E4">
        <w:t xml:space="preserve"> </w:t>
      </w:r>
      <w:r>
        <w:t xml:space="preserve">[[Set]]: </w:t>
      </w:r>
      <w:r>
        <w:rPr>
          <w:b/>
          <w:bCs/>
        </w:rPr>
        <w:t>undefined</w:t>
      </w:r>
      <w:r>
        <w:t xml:space="preserve">, [[Enumerable]]: </w:t>
      </w:r>
      <w:r>
        <w:rPr>
          <w:b/>
          <w:bCs/>
        </w:rPr>
        <w:t>false</w:t>
      </w:r>
      <w:r>
        <w:t>,</w:t>
      </w:r>
      <w:r w:rsidRPr="005245E4">
        <w:t xml:space="preserve"> </w:t>
      </w:r>
      <w:r>
        <w:t xml:space="preserve">[[Configurable]]: </w:t>
      </w:r>
      <w:r>
        <w:rPr>
          <w:b/>
          <w:bCs/>
        </w:rPr>
        <w:t>false</w:t>
      </w:r>
      <w:r>
        <w:t>}.</w:t>
      </w:r>
    </w:p>
    <w:p w14:paraId="532A099B" w14:textId="77777777" w:rsidR="00000B9E" w:rsidRPr="009C202C" w:rsidRDefault="00000B9E" w:rsidP="00000B9E">
      <w:pPr>
        <w:pStyle w:val="Alg4"/>
        <w:numPr>
          <w:ilvl w:val="0"/>
          <w:numId w:val="1205"/>
        </w:numPr>
      </w:pPr>
      <w:r w:rsidRPr="00E77497">
        <w:t>If</w:t>
      </w:r>
      <w:r>
        <w:t xml:space="preserve"> either IsGenericDescriptor(</w:t>
      </w:r>
      <w:r w:rsidRPr="00C332EF">
        <w:rPr>
          <w:i/>
          <w:iCs/>
        </w:rPr>
        <w:t>Desc</w:t>
      </w:r>
      <w:r>
        <w:t xml:space="preserve">) or </w:t>
      </w:r>
      <w:r w:rsidRPr="009A1B50">
        <w:t>IsDataDescriptor</w:t>
      </w:r>
      <w:r w:rsidRPr="00C7794D">
        <w:t>(</w:t>
      </w:r>
      <w:r w:rsidRPr="00C7794D">
        <w:rPr>
          <w:i/>
        </w:rPr>
        <w:t>Desc</w:t>
      </w:r>
      <w:r w:rsidRPr="00C7794D">
        <w:t>)</w:t>
      </w:r>
      <w:r w:rsidRPr="004D1BD1">
        <w:t xml:space="preserve"> is </w:t>
      </w:r>
      <w:r w:rsidRPr="00E65A34">
        <w:rPr>
          <w:b/>
        </w:rPr>
        <w:t>true</w:t>
      </w:r>
      <w:r w:rsidRPr="009C202C">
        <w:t>, then</w:t>
      </w:r>
    </w:p>
    <w:p w14:paraId="0EBF5840" w14:textId="77777777" w:rsidR="00000B9E" w:rsidRPr="004D1BD1" w:rsidRDefault="00000B9E" w:rsidP="00000B9E">
      <w:pPr>
        <w:pStyle w:val="Alg4"/>
        <w:numPr>
          <w:ilvl w:val="1"/>
          <w:numId w:val="1205"/>
        </w:numPr>
      </w:pPr>
      <w:r>
        <w:t xml:space="preserve">If </w:t>
      </w:r>
      <w:r>
        <w:rPr>
          <w:i/>
          <w:iCs/>
        </w:rPr>
        <w:t>Desc</w:t>
      </w:r>
      <w:r>
        <w:t xml:space="preserve"> does not have a [[Value]] field, then set </w:t>
      </w:r>
      <w:r>
        <w:rPr>
          <w:i/>
          <w:iCs/>
        </w:rPr>
        <w:t>Desc</w:t>
      </w:r>
      <w:r>
        <w:t xml:space="preserve">.[[Value]] to </w:t>
      </w:r>
      <w:r>
        <w:rPr>
          <w:i/>
          <w:iCs/>
        </w:rPr>
        <w:t>LikeDesc</w:t>
      </w:r>
      <w:r>
        <w:t>.[[Value]].</w:t>
      </w:r>
    </w:p>
    <w:p w14:paraId="5DA95A07" w14:textId="77777777" w:rsidR="00000B9E" w:rsidRPr="004D1BD1" w:rsidRDefault="00000B9E" w:rsidP="00000B9E">
      <w:pPr>
        <w:pStyle w:val="Alg4"/>
        <w:numPr>
          <w:ilvl w:val="1"/>
          <w:numId w:val="1205"/>
        </w:numPr>
      </w:pPr>
      <w:r>
        <w:t xml:space="preserve">If </w:t>
      </w:r>
      <w:r>
        <w:rPr>
          <w:i/>
          <w:iCs/>
        </w:rPr>
        <w:t>Desc</w:t>
      </w:r>
      <w:r>
        <w:t xml:space="preserve"> does not have a [[Writable]] field, then set </w:t>
      </w:r>
      <w:r>
        <w:rPr>
          <w:i/>
          <w:iCs/>
        </w:rPr>
        <w:t>Desc</w:t>
      </w:r>
      <w:r>
        <w:t xml:space="preserve">.[[Writable]] to </w:t>
      </w:r>
      <w:r>
        <w:rPr>
          <w:i/>
          <w:iCs/>
        </w:rPr>
        <w:t>LikeDesc</w:t>
      </w:r>
      <w:r>
        <w:t>.[[Writable]].</w:t>
      </w:r>
    </w:p>
    <w:p w14:paraId="44EFA306" w14:textId="77777777" w:rsidR="00000B9E" w:rsidRPr="009C202C" w:rsidRDefault="00000B9E" w:rsidP="00000B9E">
      <w:pPr>
        <w:pStyle w:val="Alg4"/>
        <w:numPr>
          <w:ilvl w:val="0"/>
          <w:numId w:val="1205"/>
        </w:numPr>
      </w:pPr>
      <w:r>
        <w:t xml:space="preserve">Else, </w:t>
      </w:r>
      <w:r w:rsidRPr="00E77497">
        <w:t xml:space="preserve"> </w:t>
      </w:r>
    </w:p>
    <w:p w14:paraId="384DE6E9" w14:textId="77777777" w:rsidR="00000B9E" w:rsidRPr="004D1BD1" w:rsidRDefault="00000B9E" w:rsidP="00000B9E">
      <w:pPr>
        <w:pStyle w:val="Alg4"/>
        <w:numPr>
          <w:ilvl w:val="1"/>
          <w:numId w:val="1205"/>
        </w:numPr>
      </w:pPr>
      <w:r>
        <w:t xml:space="preserve">If </w:t>
      </w:r>
      <w:r>
        <w:rPr>
          <w:i/>
          <w:iCs/>
        </w:rPr>
        <w:t>Desc</w:t>
      </w:r>
      <w:r>
        <w:t xml:space="preserve"> does not have a [[Get]] field, then set </w:t>
      </w:r>
      <w:r>
        <w:rPr>
          <w:i/>
          <w:iCs/>
        </w:rPr>
        <w:t>Desc</w:t>
      </w:r>
      <w:r>
        <w:t xml:space="preserve">.[[Get]] to </w:t>
      </w:r>
      <w:r>
        <w:rPr>
          <w:i/>
          <w:iCs/>
        </w:rPr>
        <w:t>LikeDesc</w:t>
      </w:r>
      <w:r>
        <w:t>.[[Get]].</w:t>
      </w:r>
    </w:p>
    <w:p w14:paraId="1FA0484C" w14:textId="77777777" w:rsidR="00000B9E" w:rsidRPr="004D1BD1" w:rsidRDefault="00000B9E" w:rsidP="00000B9E">
      <w:pPr>
        <w:pStyle w:val="Alg4"/>
        <w:numPr>
          <w:ilvl w:val="1"/>
          <w:numId w:val="1205"/>
        </w:numPr>
      </w:pPr>
      <w:r>
        <w:t xml:space="preserve">If </w:t>
      </w:r>
      <w:r>
        <w:rPr>
          <w:i/>
          <w:iCs/>
        </w:rPr>
        <w:t>Desc</w:t>
      </w:r>
      <w:r>
        <w:t xml:space="preserve"> does not have a [[Set]] field, then set </w:t>
      </w:r>
      <w:r>
        <w:rPr>
          <w:i/>
          <w:iCs/>
        </w:rPr>
        <w:t>Desc</w:t>
      </w:r>
      <w:r>
        <w:t xml:space="preserve">.[[Set]] to </w:t>
      </w:r>
      <w:r>
        <w:rPr>
          <w:i/>
          <w:iCs/>
        </w:rPr>
        <w:t>LikeDesc</w:t>
      </w:r>
      <w:r>
        <w:t>.[[Set]].</w:t>
      </w:r>
    </w:p>
    <w:p w14:paraId="6302424E" w14:textId="77777777" w:rsidR="00000B9E" w:rsidRPr="004D1BD1" w:rsidRDefault="00000B9E" w:rsidP="00000B9E">
      <w:pPr>
        <w:pStyle w:val="Alg4"/>
        <w:numPr>
          <w:ilvl w:val="0"/>
          <w:numId w:val="1205"/>
        </w:numPr>
      </w:pPr>
      <w:r>
        <w:t xml:space="preserve">If </w:t>
      </w:r>
      <w:r>
        <w:rPr>
          <w:i/>
          <w:iCs/>
        </w:rPr>
        <w:t>Desc</w:t>
      </w:r>
      <w:r>
        <w:t xml:space="preserve"> does not have a [[Enumerable]] field, then set </w:t>
      </w:r>
      <w:r>
        <w:rPr>
          <w:i/>
          <w:iCs/>
        </w:rPr>
        <w:t>Desc</w:t>
      </w:r>
      <w:r>
        <w:t xml:space="preserve">.[[Enumerable]] to </w:t>
      </w:r>
      <w:r>
        <w:rPr>
          <w:i/>
          <w:iCs/>
        </w:rPr>
        <w:t>LikeDesc</w:t>
      </w:r>
      <w:r>
        <w:t>.[[Enumerable]].</w:t>
      </w:r>
    </w:p>
    <w:p w14:paraId="68B69B1A" w14:textId="77777777" w:rsidR="00000B9E" w:rsidRPr="004D1BD1" w:rsidRDefault="00000B9E" w:rsidP="00000B9E">
      <w:pPr>
        <w:pStyle w:val="Alg4"/>
        <w:numPr>
          <w:ilvl w:val="0"/>
          <w:numId w:val="1205"/>
        </w:numPr>
      </w:pPr>
      <w:r>
        <w:t xml:space="preserve">If </w:t>
      </w:r>
      <w:r>
        <w:rPr>
          <w:i/>
          <w:iCs/>
        </w:rPr>
        <w:t>Desc</w:t>
      </w:r>
      <w:r>
        <w:t xml:space="preserve"> does not have a [[Configurable]] field, then set </w:t>
      </w:r>
      <w:r>
        <w:rPr>
          <w:i/>
          <w:iCs/>
        </w:rPr>
        <w:t>Desc</w:t>
      </w:r>
      <w:r>
        <w:t xml:space="preserve">.[[Configurable]] to </w:t>
      </w:r>
      <w:r>
        <w:rPr>
          <w:i/>
          <w:iCs/>
        </w:rPr>
        <w:t>LikeDesc</w:t>
      </w:r>
      <w:r>
        <w:t>.[[Configurable]].</w:t>
      </w:r>
    </w:p>
    <w:p w14:paraId="40691C72" w14:textId="77777777" w:rsidR="00000B9E" w:rsidRPr="00E77497" w:rsidRDefault="00000B9E" w:rsidP="00000B9E">
      <w:pPr>
        <w:pStyle w:val="Alg4"/>
        <w:numPr>
          <w:ilvl w:val="0"/>
          <w:numId w:val="1205"/>
        </w:numPr>
        <w:spacing w:after="120"/>
      </w:pPr>
      <w:r w:rsidRPr="00E77497">
        <w:t xml:space="preserve">Return </w:t>
      </w:r>
      <w:r>
        <w:rPr>
          <w:i/>
        </w:rPr>
        <w:t>D</w:t>
      </w:r>
      <w:r w:rsidRPr="00E77497">
        <w:rPr>
          <w:i/>
        </w:rPr>
        <w:t>esc</w:t>
      </w:r>
      <w:r w:rsidRPr="00E77497">
        <w:t>.</w:t>
      </w:r>
    </w:p>
    <w:p w14:paraId="1B751FC0" w14:textId="77777777" w:rsidR="00000B9E" w:rsidRPr="00E77497" w:rsidRDefault="00000B9E" w:rsidP="00000B9E">
      <w:pPr>
        <w:pStyle w:val="30"/>
      </w:pPr>
      <w:bookmarkStart w:id="394" w:name="_Toc366141748"/>
      <w:r w:rsidRPr="00E77497">
        <w:t>The Lexical Environment and Environment Record Specification Types</w:t>
      </w:r>
      <w:bookmarkEnd w:id="394"/>
    </w:p>
    <w:p w14:paraId="774FD686" w14:textId="77777777" w:rsidR="00000B9E" w:rsidRDefault="00000B9E" w:rsidP="00000B9E">
      <w:r w:rsidRPr="00E77497">
        <w:t xml:space="preserve">The Lexical Environment and Environment Record types are used to explain the behaviour of name resolution in nested functions and blocks. These types and the operations upon them are defined in </w:t>
      </w:r>
      <w:r w:rsidR="00052E66">
        <w:fldChar w:fldCharType="begin"/>
      </w:r>
      <w:r w:rsidR="00052E66">
        <w:instrText xml:space="preserve"> REF _Ref365528902 \r \h </w:instrText>
      </w:r>
      <w:r w:rsidR="00052E66">
        <w:fldChar w:fldCharType="separate"/>
      </w:r>
      <w:r w:rsidR="00083CEC">
        <w:t>8.1</w:t>
      </w:r>
      <w:r w:rsidR="00052E66">
        <w:fldChar w:fldCharType="end"/>
      </w:r>
      <w:r w:rsidRPr="00E77497">
        <w:t>.</w:t>
      </w:r>
    </w:p>
    <w:p w14:paraId="4CE5C159" w14:textId="77777777" w:rsidR="005D37A2" w:rsidRDefault="005D37A2" w:rsidP="005D37A2">
      <w:pPr>
        <w:pStyle w:val="1"/>
      </w:pPr>
      <w:bookmarkStart w:id="395" w:name="_Toc366141749"/>
      <w:r>
        <w:t>Abstract Operations</w:t>
      </w:r>
      <w:bookmarkEnd w:id="395"/>
      <w:r>
        <w:t xml:space="preserve"> </w:t>
      </w:r>
    </w:p>
    <w:p w14:paraId="2537581D" w14:textId="77777777" w:rsidR="005D37A2" w:rsidRDefault="005D37A2" w:rsidP="005D37A2">
      <w:r w:rsidRPr="00E77497">
        <w:t>These operations are not a part of the</w:t>
      </w:r>
      <w:r>
        <w:t xml:space="preserve"> ECMAScript</w:t>
      </w:r>
      <w:r w:rsidRPr="00E77497">
        <w:t xml:space="preserve"> language; they are defined here to </w:t>
      </w:r>
      <w:r>
        <w:t xml:space="preserve">solely to </w:t>
      </w:r>
      <w:r w:rsidRPr="00E77497">
        <w:t xml:space="preserve">aid the specification of the semantics of </w:t>
      </w:r>
      <w:r>
        <w:t>the ECMAScript language. Other, more specialized abstract operations are defined throughout this specification.</w:t>
      </w:r>
    </w:p>
    <w:p w14:paraId="573C0FC6" w14:textId="77777777" w:rsidR="005D37A2" w:rsidRPr="00E77497" w:rsidRDefault="005D37A2" w:rsidP="005D37A2">
      <w:pPr>
        <w:pStyle w:val="20"/>
      </w:pPr>
      <w:bookmarkStart w:id="396" w:name="_Toc366141750"/>
      <w:r w:rsidRPr="00E77497">
        <w:t>Type Conversion and Testing</w:t>
      </w:r>
      <w:bookmarkEnd w:id="396"/>
    </w:p>
    <w:p w14:paraId="36360475" w14:textId="77777777" w:rsidR="005D37A2" w:rsidRPr="00E77497" w:rsidRDefault="005D37A2" w:rsidP="005D37A2">
      <w:r w:rsidRPr="00E77497">
        <w:t xml:space="preserve">The ECMAScript </w:t>
      </w:r>
      <w:r>
        <w:t>language implicitly</w:t>
      </w:r>
      <w:r w:rsidRPr="00E77497">
        <w:t xml:space="preserve"> performs automatic type conversion as needed. To clarify the semantics of certain constructs it is useful to define a set of conversion abstract operations. The conversion abstract operations are polymorphic; they can accept a value of any ECMAScript language type</w:t>
      </w:r>
      <w:r>
        <w:t xml:space="preserve"> or of a Completion Record value. </w:t>
      </w:r>
      <w:r w:rsidRPr="00E77497">
        <w:t xml:space="preserve"> </w:t>
      </w:r>
      <w:r>
        <w:t>But no other</w:t>
      </w:r>
      <w:r w:rsidRPr="00E77497">
        <w:t xml:space="preserve"> specification types</w:t>
      </w:r>
      <w:r>
        <w:t xml:space="preserve"> are used with these operations</w:t>
      </w:r>
      <w:r w:rsidRPr="00E77497">
        <w:t>.</w:t>
      </w:r>
    </w:p>
    <w:p w14:paraId="5155DB10" w14:textId="77777777" w:rsidR="005D37A2" w:rsidRPr="00E77497" w:rsidRDefault="005D37A2" w:rsidP="005D37A2">
      <w:pPr>
        <w:pStyle w:val="30"/>
      </w:pPr>
      <w:bookmarkStart w:id="397" w:name="_Toc366141751"/>
      <w:r w:rsidRPr="00E77497">
        <w:t>ToPrimitive</w:t>
      </w:r>
      <w:bookmarkEnd w:id="397"/>
    </w:p>
    <w:p w14:paraId="65C1D77E" w14:textId="77777777" w:rsidR="005D37A2" w:rsidRPr="00E77497" w:rsidRDefault="005D37A2" w:rsidP="005D37A2">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w:t>
      </w:r>
      <w:r w:rsidR="00CF10B9">
        <w:t xml:space="preserve"> </w:t>
      </w:r>
      <w:r w:rsidR="00CF10B9">
        <w:fldChar w:fldCharType="begin"/>
      </w:r>
      <w:r w:rsidR="00CF10B9">
        <w:instrText xml:space="preserve"> REF _Ref365644807 \h </w:instrText>
      </w:r>
      <w:r w:rsidR="00CF10B9">
        <w:fldChar w:fldCharType="separate"/>
      </w:r>
      <w:r w:rsidR="00083CEC">
        <w:t xml:space="preserve">Table </w:t>
      </w:r>
      <w:r w:rsidR="00083CEC">
        <w:rPr>
          <w:noProof/>
        </w:rPr>
        <w:t>9</w:t>
      </w:r>
      <w:r w:rsidR="00CF10B9">
        <w:fldChar w:fldCharType="end"/>
      </w:r>
      <w:r w:rsidRPr="00E77497">
        <w:t>:</w:t>
      </w:r>
    </w:p>
    <w:p w14:paraId="5874DF14" w14:textId="77777777" w:rsidR="005D37A2" w:rsidRPr="00E77497" w:rsidRDefault="005D37A2" w:rsidP="005D37A2">
      <w:pPr>
        <w:pStyle w:val="Tabletitle"/>
      </w:pPr>
      <w:bookmarkStart w:id="398" w:name="_Ref365644807"/>
      <w:r>
        <w:t xml:space="preserve">Table </w:t>
      </w:r>
      <w:r>
        <w:fldChar w:fldCharType="begin"/>
      </w:r>
      <w:r>
        <w:instrText xml:space="preserve"> SEQ Table \* ARABIC </w:instrText>
      </w:r>
      <w:r>
        <w:fldChar w:fldCharType="separate"/>
      </w:r>
      <w:r w:rsidR="00083CEC">
        <w:rPr>
          <w:noProof/>
        </w:rPr>
        <w:t>9</w:t>
      </w:r>
      <w:r>
        <w:fldChar w:fldCharType="end"/>
      </w:r>
      <w:bookmarkEnd w:id="398"/>
      <w:r w:rsidRPr="00E77497">
        <w:rPr>
          <w:rFonts w:eastAsia="Arial Unicode MS"/>
        </w:rPr>
        <w:t xml:space="preserve"> — </w:t>
      </w:r>
      <w:r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14:paraId="0C367B95" w14:textId="77777777" w:rsidTr="005D37A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69EE819"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693AB4C9"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14:paraId="2D555F08" w14:textId="77777777" w:rsidTr="005D37A2">
        <w:trPr>
          <w:jc w:val="center"/>
        </w:trPr>
        <w:tc>
          <w:tcPr>
            <w:tcW w:w="1998" w:type="dxa"/>
            <w:tcBorders>
              <w:top w:val="nil"/>
            </w:tcBorders>
          </w:tcPr>
          <w:p w14:paraId="212FC093" w14:textId="77777777" w:rsidR="005D37A2" w:rsidRPr="00E77497" w:rsidRDefault="005D37A2" w:rsidP="005D37A2">
            <w:pPr>
              <w:keepNext/>
              <w:spacing w:after="60"/>
            </w:pPr>
            <w:r>
              <w:t>Completion Record</w:t>
            </w:r>
          </w:p>
        </w:tc>
        <w:tc>
          <w:tcPr>
            <w:tcW w:w="6858" w:type="dxa"/>
            <w:tcBorders>
              <w:top w:val="nil"/>
            </w:tcBorders>
          </w:tcPr>
          <w:p w14:paraId="3FFB78C8" w14:textId="77777777" w:rsidR="005D37A2" w:rsidRPr="00B902CF" w:rsidRDefault="005D37A2" w:rsidP="005D37A2">
            <w:pPr>
              <w:keepNext/>
              <w:spacing w:after="60"/>
              <w:rPr>
                <w:iCs/>
              </w:rPr>
            </w:pPr>
            <w:r>
              <w:t xml:space="preserve">If </w:t>
            </w:r>
            <w:r>
              <w:rPr>
                <w:i/>
              </w:rPr>
              <w:t>argument</w:t>
            </w:r>
            <w:r>
              <w:t xml:space="preserve"> is an abrupt completion, return </w:t>
            </w:r>
            <w:r w:rsidRPr="00B07504">
              <w:rPr>
                <w:i/>
              </w:rPr>
              <w:t>argument</w:t>
            </w:r>
            <w:r>
              <w:t>. Otherwise return ToPrimitive(</w:t>
            </w:r>
            <w:r>
              <w:rPr>
                <w:i/>
              </w:rPr>
              <w:t>argument</w:t>
            </w:r>
            <w:r>
              <w:t xml:space="preserve">.[[value]]) also </w:t>
            </w:r>
            <w:r w:rsidRPr="00B902CF">
              <w:rPr>
                <w:rFonts w:cs="Arial"/>
              </w:rPr>
              <w:t xml:space="preserve">passing the optional hint </w:t>
            </w:r>
            <w:r w:rsidRPr="00B902CF">
              <w:rPr>
                <w:rFonts w:cs="Arial"/>
                <w:i/>
              </w:rPr>
              <w:t>PreferredType</w:t>
            </w:r>
            <w:r w:rsidRPr="00D942AB">
              <w:rPr>
                <w:rFonts w:cs="Arial"/>
                <w:iCs/>
              </w:rPr>
              <w:t>.</w:t>
            </w:r>
          </w:p>
        </w:tc>
      </w:tr>
      <w:tr w:rsidR="005D37A2" w:rsidRPr="00E77497" w14:paraId="361C990F" w14:textId="77777777" w:rsidTr="005D37A2">
        <w:trPr>
          <w:jc w:val="center"/>
        </w:trPr>
        <w:tc>
          <w:tcPr>
            <w:tcW w:w="1998" w:type="dxa"/>
            <w:tcBorders>
              <w:top w:val="nil"/>
            </w:tcBorders>
          </w:tcPr>
          <w:p w14:paraId="3F2B8F99" w14:textId="77777777" w:rsidR="005D37A2" w:rsidRPr="00E77497" w:rsidRDefault="005D37A2" w:rsidP="005D37A2">
            <w:pPr>
              <w:keepNext/>
              <w:spacing w:after="60"/>
            </w:pPr>
            <w:r w:rsidRPr="00E77497">
              <w:t>Undefined</w:t>
            </w:r>
          </w:p>
        </w:tc>
        <w:tc>
          <w:tcPr>
            <w:tcW w:w="6858" w:type="dxa"/>
            <w:tcBorders>
              <w:top w:val="nil"/>
            </w:tcBorders>
          </w:tcPr>
          <w:p w14:paraId="0530A452" w14:textId="77777777"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14:paraId="7845C704" w14:textId="77777777" w:rsidTr="005D37A2">
        <w:trPr>
          <w:jc w:val="center"/>
        </w:trPr>
        <w:tc>
          <w:tcPr>
            <w:tcW w:w="1998" w:type="dxa"/>
          </w:tcPr>
          <w:p w14:paraId="0228A1EE" w14:textId="77777777" w:rsidR="005D37A2" w:rsidRPr="00E77497" w:rsidRDefault="005D37A2" w:rsidP="005D37A2">
            <w:pPr>
              <w:keepNext/>
              <w:spacing w:after="60"/>
            </w:pPr>
            <w:r w:rsidRPr="00E77497">
              <w:t>Null</w:t>
            </w:r>
          </w:p>
        </w:tc>
        <w:tc>
          <w:tcPr>
            <w:tcW w:w="6858" w:type="dxa"/>
          </w:tcPr>
          <w:p w14:paraId="6BD8D3E4" w14:textId="77777777"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14:paraId="0020CE26" w14:textId="77777777" w:rsidTr="005D37A2">
        <w:trPr>
          <w:jc w:val="center"/>
        </w:trPr>
        <w:tc>
          <w:tcPr>
            <w:tcW w:w="1998" w:type="dxa"/>
          </w:tcPr>
          <w:p w14:paraId="27F0D8AB" w14:textId="77777777" w:rsidR="005D37A2" w:rsidRPr="00E77497" w:rsidRDefault="005D37A2" w:rsidP="005D37A2">
            <w:pPr>
              <w:keepNext/>
              <w:spacing w:after="60"/>
            </w:pPr>
            <w:r w:rsidRPr="00E77497">
              <w:t>Boolean</w:t>
            </w:r>
          </w:p>
        </w:tc>
        <w:tc>
          <w:tcPr>
            <w:tcW w:w="6858" w:type="dxa"/>
          </w:tcPr>
          <w:p w14:paraId="5DB4E778" w14:textId="77777777"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14:paraId="18321940" w14:textId="77777777" w:rsidTr="005D37A2">
        <w:trPr>
          <w:jc w:val="center"/>
        </w:trPr>
        <w:tc>
          <w:tcPr>
            <w:tcW w:w="1998" w:type="dxa"/>
          </w:tcPr>
          <w:p w14:paraId="05913C55" w14:textId="77777777" w:rsidR="005D37A2" w:rsidRPr="00E77497" w:rsidRDefault="005D37A2" w:rsidP="005D37A2">
            <w:pPr>
              <w:keepNext/>
              <w:spacing w:after="60"/>
            </w:pPr>
            <w:r w:rsidRPr="00E77497">
              <w:t>Number</w:t>
            </w:r>
          </w:p>
        </w:tc>
        <w:tc>
          <w:tcPr>
            <w:tcW w:w="6858" w:type="dxa"/>
          </w:tcPr>
          <w:p w14:paraId="2FC44905" w14:textId="77777777"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14:paraId="6E99D096" w14:textId="77777777" w:rsidTr="005D37A2">
        <w:trPr>
          <w:jc w:val="center"/>
        </w:trPr>
        <w:tc>
          <w:tcPr>
            <w:tcW w:w="1998" w:type="dxa"/>
          </w:tcPr>
          <w:p w14:paraId="54FF6408" w14:textId="77777777" w:rsidR="005D37A2" w:rsidRPr="00E77497" w:rsidRDefault="005D37A2" w:rsidP="005D37A2">
            <w:pPr>
              <w:keepNext/>
              <w:spacing w:after="60"/>
            </w:pPr>
            <w:r w:rsidRPr="00E77497">
              <w:t>String</w:t>
            </w:r>
          </w:p>
        </w:tc>
        <w:tc>
          <w:tcPr>
            <w:tcW w:w="6858" w:type="dxa"/>
          </w:tcPr>
          <w:p w14:paraId="64AD7CCE" w14:textId="77777777"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14:paraId="63D4EB16" w14:textId="77777777" w:rsidTr="005D37A2">
        <w:trPr>
          <w:jc w:val="center"/>
        </w:trPr>
        <w:tc>
          <w:tcPr>
            <w:tcW w:w="1998" w:type="dxa"/>
          </w:tcPr>
          <w:p w14:paraId="1DE3FDF6" w14:textId="77777777" w:rsidR="005D37A2" w:rsidRPr="00E77497" w:rsidRDefault="005D37A2" w:rsidP="005D37A2">
            <w:pPr>
              <w:keepNext/>
              <w:spacing w:after="60"/>
            </w:pPr>
            <w:r w:rsidRPr="00E77497">
              <w:t>Object</w:t>
            </w:r>
          </w:p>
        </w:tc>
        <w:tc>
          <w:tcPr>
            <w:tcW w:w="6858" w:type="dxa"/>
          </w:tcPr>
          <w:p w14:paraId="4E927665" w14:textId="77777777" w:rsidR="005D37A2" w:rsidRPr="00E77497" w:rsidRDefault="005D37A2" w:rsidP="005D37A2">
            <w:pPr>
              <w:keepNext/>
              <w:tabs>
                <w:tab w:val="left" w:pos="360"/>
              </w:tabs>
              <w:spacing w:after="60"/>
            </w:pPr>
            <w:r>
              <w:t>Perform</w:t>
            </w:r>
            <w:r w:rsidRPr="00E77497">
              <w:t xml:space="preserve"> the steps</w:t>
            </w:r>
            <w:r>
              <w:t xml:space="preserve"> following this table.</w:t>
            </w:r>
          </w:p>
        </w:tc>
      </w:tr>
    </w:tbl>
    <w:p w14:paraId="7A4BA87E" w14:textId="77777777" w:rsidR="005D37A2" w:rsidRPr="00E77497" w:rsidRDefault="005D37A2" w:rsidP="005D37A2">
      <w:pPr>
        <w:spacing w:before="240"/>
      </w:pPr>
      <w:r w:rsidRPr="00E77497">
        <w:t>When the</w:t>
      </w:r>
      <w:r>
        <w:t xml:space="preserve"> </w:t>
      </w:r>
      <w:r w:rsidRPr="00A64180">
        <w:rPr>
          <w:i/>
          <w:iCs/>
        </w:rPr>
        <w:t>InputType</w:t>
      </w:r>
      <w:r>
        <w:t xml:space="preserve"> is Object, </w:t>
      </w:r>
      <w:r w:rsidRPr="00E77497">
        <w:t>the following steps are taken:</w:t>
      </w:r>
    </w:p>
    <w:p w14:paraId="438BF37E" w14:textId="77777777" w:rsidR="005D37A2" w:rsidRPr="006219F3" w:rsidRDefault="005D37A2" w:rsidP="005D37A2">
      <w:pPr>
        <w:pStyle w:val="Alg4"/>
        <w:numPr>
          <w:ilvl w:val="0"/>
          <w:numId w:val="1179"/>
        </w:numPr>
      </w:pPr>
      <w:r>
        <w:t xml:space="preserve">If </w:t>
      </w:r>
      <w:r>
        <w:rPr>
          <w:i/>
          <w:iCs/>
        </w:rPr>
        <w:t>PreferredType</w:t>
      </w:r>
      <w:r>
        <w:t xml:space="preserve"> was not passed, let </w:t>
      </w:r>
      <w:r>
        <w:rPr>
          <w:i/>
          <w:iCs/>
        </w:rPr>
        <w:t xml:space="preserve">hint </w:t>
      </w:r>
      <w:r w:rsidRPr="006219F3">
        <w:t>be</w:t>
      </w:r>
      <w:r>
        <w:rPr>
          <w:i/>
          <w:iCs/>
        </w:rPr>
        <w:t xml:space="preserve"> </w:t>
      </w:r>
      <w:r w:rsidRPr="00E77497">
        <w:t>"</w:t>
      </w:r>
      <w:r>
        <w:rPr>
          <w:rFonts w:ascii="Courier New" w:hAnsi="Courier New" w:cs="Courier New"/>
          <w:b/>
        </w:rPr>
        <w:t>default</w:t>
      </w:r>
      <w:r w:rsidRPr="00E77497">
        <w:t>"</w:t>
      </w:r>
      <w:r>
        <w:t>.</w:t>
      </w:r>
    </w:p>
    <w:p w14:paraId="6B08FD37" w14:textId="77777777" w:rsidR="005D37A2" w:rsidRDefault="005D37A2" w:rsidP="005D37A2">
      <w:pPr>
        <w:pStyle w:val="Alg4"/>
        <w:numPr>
          <w:ilvl w:val="0"/>
          <w:numId w:val="1179"/>
        </w:numPr>
      </w:pPr>
      <w:r>
        <w:t xml:space="preserve">Else if </w:t>
      </w:r>
      <w:r>
        <w:rPr>
          <w:i/>
          <w:iCs/>
        </w:rPr>
        <w:t>PreferredType</w:t>
      </w:r>
      <w:r>
        <w:t xml:space="preserve"> is hint String, let </w:t>
      </w:r>
      <w:r>
        <w:rPr>
          <w:i/>
          <w:iCs/>
        </w:rPr>
        <w:t xml:space="preserve">hint </w:t>
      </w:r>
      <w:r w:rsidRPr="006219F3">
        <w:t>be</w:t>
      </w:r>
      <w:r>
        <w:rPr>
          <w:i/>
          <w:iCs/>
        </w:rPr>
        <w:t xml:space="preserve"> </w:t>
      </w:r>
      <w:r w:rsidRPr="00E77497">
        <w:t>"</w:t>
      </w:r>
      <w:r>
        <w:rPr>
          <w:rFonts w:ascii="Courier New" w:hAnsi="Courier New" w:cs="Courier New"/>
          <w:b/>
        </w:rPr>
        <w:t>string</w:t>
      </w:r>
      <w:r w:rsidRPr="00E77497">
        <w:t>"</w:t>
      </w:r>
      <w:r>
        <w:t>.</w:t>
      </w:r>
    </w:p>
    <w:p w14:paraId="52E71C05" w14:textId="77777777" w:rsidR="005D37A2" w:rsidRDefault="005D37A2" w:rsidP="005D37A2">
      <w:pPr>
        <w:pStyle w:val="Alg4"/>
        <w:numPr>
          <w:ilvl w:val="0"/>
          <w:numId w:val="1179"/>
        </w:numPr>
      </w:pPr>
      <w:r>
        <w:t xml:space="preserve">Else </w:t>
      </w:r>
      <w:r>
        <w:rPr>
          <w:i/>
          <w:iCs/>
        </w:rPr>
        <w:t>PreferredType</w:t>
      </w:r>
      <w:r>
        <w:t xml:space="preserve"> is hint Number,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w:t>
      </w:r>
    </w:p>
    <w:p w14:paraId="072ABB2B" w14:textId="77777777" w:rsidR="005D37A2" w:rsidRDefault="005D37A2" w:rsidP="005D37A2">
      <w:pPr>
        <w:pStyle w:val="Alg4"/>
        <w:numPr>
          <w:ilvl w:val="0"/>
          <w:numId w:val="1179"/>
        </w:numPr>
      </w:pPr>
      <w:r w:rsidRPr="00E77497">
        <w:t xml:space="preserve">Let </w:t>
      </w:r>
      <w:r>
        <w:rPr>
          <w:i/>
        </w:rPr>
        <w:t xml:space="preserve">exoticToPrim </w:t>
      </w:r>
      <w:r w:rsidRPr="00E77497">
        <w:t xml:space="preserve"> be the result of Get</w:t>
      </w:r>
      <w:r>
        <w:t>(</w:t>
      </w:r>
      <w:r>
        <w:rPr>
          <w:i/>
        </w:rPr>
        <w:t>argument</w:t>
      </w:r>
      <w:r>
        <w:t>,</w:t>
      </w:r>
      <w:r w:rsidRPr="00E77497">
        <w:t xml:space="preserve"> </w:t>
      </w:r>
      <w:r>
        <w:t>@@ToPrimitive)</w:t>
      </w:r>
      <w:r w:rsidRPr="00E77497">
        <w:t>.</w:t>
      </w:r>
    </w:p>
    <w:p w14:paraId="0D5B21D0" w14:textId="77777777" w:rsidR="005D37A2" w:rsidRDefault="005D37A2" w:rsidP="005D37A2">
      <w:pPr>
        <w:pStyle w:val="Alg4"/>
        <w:numPr>
          <w:ilvl w:val="0"/>
          <w:numId w:val="1179"/>
        </w:numPr>
      </w:pPr>
      <w:r>
        <w:t>ReturnIfAbrupt(</w:t>
      </w:r>
      <w:r>
        <w:rPr>
          <w:i/>
          <w:iCs/>
        </w:rPr>
        <w:t>exoticToPrim</w:t>
      </w:r>
      <w:r>
        <w:t>).</w:t>
      </w:r>
    </w:p>
    <w:p w14:paraId="7C2CDD15" w14:textId="77777777" w:rsidR="005D37A2" w:rsidRDefault="005D37A2" w:rsidP="005D37A2">
      <w:pPr>
        <w:pStyle w:val="Alg4"/>
        <w:numPr>
          <w:ilvl w:val="0"/>
          <w:numId w:val="1179"/>
        </w:numPr>
      </w:pPr>
      <w:r>
        <w:t xml:space="preserve">If </w:t>
      </w:r>
      <w:r>
        <w:rPr>
          <w:i/>
          <w:iCs/>
        </w:rPr>
        <w:t>exoticToPrim</w:t>
      </w:r>
      <w:r>
        <w:t xml:space="preserve"> is not </w:t>
      </w:r>
      <w:r>
        <w:rPr>
          <w:b/>
          <w:bCs/>
        </w:rPr>
        <w:t>undefined</w:t>
      </w:r>
      <w:r>
        <w:t>, then</w:t>
      </w:r>
    </w:p>
    <w:p w14:paraId="602A7B7E" w14:textId="77777777" w:rsidR="005D37A2" w:rsidRPr="00E77497" w:rsidRDefault="005D37A2" w:rsidP="005D37A2">
      <w:pPr>
        <w:pStyle w:val="Alg4"/>
        <w:numPr>
          <w:ilvl w:val="1"/>
          <w:numId w:val="1179"/>
        </w:numPr>
      </w:pPr>
      <w:r w:rsidRPr="00E77497">
        <w:t>If IsCallable(</w:t>
      </w:r>
      <w:r>
        <w:rPr>
          <w:i/>
        </w:rPr>
        <w:t>exoticToPrim</w:t>
      </w:r>
      <w:r w:rsidRPr="00E77497">
        <w:rPr>
          <w:i/>
        </w:rPr>
        <w:t>)</w:t>
      </w:r>
      <w:r w:rsidRPr="00E77497">
        <w:t xml:space="preserve"> is </w:t>
      </w:r>
      <w:r>
        <w:rPr>
          <w:b/>
        </w:rPr>
        <w:t>false</w:t>
      </w:r>
      <w:r>
        <w:rPr>
          <w:bCs/>
        </w:rPr>
        <w:t>,</w:t>
      </w:r>
      <w:r w:rsidRPr="00E77497">
        <w:rPr>
          <w:b/>
        </w:rPr>
        <w:t xml:space="preserve"> </w:t>
      </w:r>
      <w:r w:rsidRPr="00E77497">
        <w:t>then</w:t>
      </w:r>
      <w:r>
        <w:t xml:space="preserve"> throw a </w:t>
      </w:r>
      <w:r w:rsidRPr="001F280A">
        <w:rPr>
          <w:b/>
          <w:bCs/>
        </w:rPr>
        <w:t>TypeError</w:t>
      </w:r>
      <w:r>
        <w:t xml:space="preserve"> exception.</w:t>
      </w:r>
    </w:p>
    <w:p w14:paraId="58D07D32" w14:textId="77777777" w:rsidR="005D37A2" w:rsidRPr="00E77497" w:rsidRDefault="005D37A2" w:rsidP="005D37A2">
      <w:pPr>
        <w:pStyle w:val="Alg4"/>
        <w:numPr>
          <w:ilvl w:val="1"/>
          <w:numId w:val="1179"/>
        </w:numPr>
      </w:pPr>
      <w:r w:rsidRPr="00E77497">
        <w:t xml:space="preserve">Let </w:t>
      </w:r>
      <w:r>
        <w:rPr>
          <w:i/>
        </w:rPr>
        <w:t>result</w:t>
      </w:r>
      <w:r w:rsidRPr="00E77497">
        <w:t xml:space="preserve"> be the result of calling the [[Call]] internal method of </w:t>
      </w:r>
      <w:r>
        <w:rPr>
          <w:i/>
          <w:iCs/>
        </w:rPr>
        <w:t>exoticToPrim</w:t>
      </w:r>
      <w:r w:rsidRPr="00E77497">
        <w:t xml:space="preserve">, with </w:t>
      </w:r>
      <w:r>
        <w:rPr>
          <w:i/>
        </w:rPr>
        <w:t>argument</w:t>
      </w:r>
      <w:r w:rsidRPr="00E77497">
        <w:t xml:space="preserve"> as </w:t>
      </w:r>
      <w:r w:rsidRPr="006637C6">
        <w:rPr>
          <w:i/>
        </w:rPr>
        <w:t>this</w:t>
      </w:r>
      <w:r>
        <w:rPr>
          <w:i/>
        </w:rPr>
        <w:t>Argument</w:t>
      </w:r>
      <w:r>
        <w:t xml:space="preserve"> and a L</w:t>
      </w:r>
      <w:r w:rsidRPr="00E77497">
        <w:t>ist</w:t>
      </w:r>
      <w:r>
        <w:t xml:space="preserve"> containing </w:t>
      </w:r>
      <w:r w:rsidRPr="00F15956">
        <w:rPr>
          <w:i/>
          <w:iCs/>
        </w:rPr>
        <w:t>hint</w:t>
      </w:r>
      <w:r>
        <w:t xml:space="preserve"> </w:t>
      </w:r>
      <w:r w:rsidRPr="00F15956">
        <w:t>as</w:t>
      </w:r>
      <w:r>
        <w:t xml:space="preserve"> </w:t>
      </w:r>
      <w:r>
        <w:rPr>
          <w:i/>
          <w:iCs/>
        </w:rPr>
        <w:t>argumentsList</w:t>
      </w:r>
      <w:r w:rsidRPr="00E77497">
        <w:t>.</w:t>
      </w:r>
    </w:p>
    <w:p w14:paraId="515FBAA2" w14:textId="77777777" w:rsidR="005D37A2" w:rsidRDefault="005D37A2" w:rsidP="005D37A2">
      <w:pPr>
        <w:pStyle w:val="Alg4"/>
        <w:numPr>
          <w:ilvl w:val="1"/>
          <w:numId w:val="1179"/>
        </w:numPr>
      </w:pPr>
      <w:r>
        <w:t>ReturnIfAbrupt(</w:t>
      </w:r>
      <w:r>
        <w:rPr>
          <w:i/>
        </w:rPr>
        <w:t>result</w:t>
      </w:r>
      <w:r>
        <w:t>).</w:t>
      </w:r>
    </w:p>
    <w:p w14:paraId="6087C007" w14:textId="77777777" w:rsidR="005D37A2" w:rsidRDefault="005D37A2" w:rsidP="005D37A2">
      <w:pPr>
        <w:pStyle w:val="Alg4"/>
        <w:numPr>
          <w:ilvl w:val="1"/>
          <w:numId w:val="1179"/>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14:paraId="52DEAAF4" w14:textId="77777777" w:rsidR="005D37A2" w:rsidRDefault="005D37A2" w:rsidP="005D37A2">
      <w:pPr>
        <w:pStyle w:val="Alg4"/>
        <w:numPr>
          <w:ilvl w:val="1"/>
          <w:numId w:val="1179"/>
        </w:numPr>
      </w:pPr>
      <w:r>
        <w:t xml:space="preserve">Else, throw a </w:t>
      </w:r>
      <w:r w:rsidRPr="001F280A">
        <w:rPr>
          <w:b/>
          <w:bCs/>
        </w:rPr>
        <w:t>TypeError</w:t>
      </w:r>
      <w:r>
        <w:t xml:space="preserve"> exception.</w:t>
      </w:r>
    </w:p>
    <w:p w14:paraId="43512762" w14:textId="77777777" w:rsidR="005D37A2" w:rsidRDefault="005D37A2" w:rsidP="005D37A2">
      <w:pPr>
        <w:pStyle w:val="Alg4"/>
        <w:numPr>
          <w:ilvl w:val="0"/>
          <w:numId w:val="1179"/>
        </w:numPr>
        <w:ind w:left="403" w:hanging="403"/>
      </w:pPr>
      <w:r>
        <w:t xml:space="preserve">If </w:t>
      </w:r>
      <w:r>
        <w:rPr>
          <w:i/>
          <w:iCs/>
        </w:rPr>
        <w:t>hint</w:t>
      </w:r>
      <w:r>
        <w:t xml:space="preserve"> is </w:t>
      </w:r>
      <w:r w:rsidRPr="00E77497">
        <w:t>"</w:t>
      </w:r>
      <w:r>
        <w:rPr>
          <w:rFonts w:ascii="Courier New" w:hAnsi="Courier New" w:cs="Courier New"/>
          <w:b/>
        </w:rPr>
        <w:t>default</w:t>
      </w:r>
      <w:r w:rsidRPr="00E77497">
        <w:t>"</w:t>
      </w:r>
      <w:r>
        <w:t xml:space="preserve"> then,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 xml:space="preserve">. </w:t>
      </w:r>
    </w:p>
    <w:p w14:paraId="1B60C527" w14:textId="77777777" w:rsidR="005D37A2" w:rsidRDefault="005D37A2" w:rsidP="005D37A2">
      <w:pPr>
        <w:pStyle w:val="Alg4"/>
        <w:numPr>
          <w:ilvl w:val="0"/>
          <w:numId w:val="1179"/>
        </w:numPr>
        <w:spacing w:after="240"/>
      </w:pPr>
      <w:r>
        <w:t>Return the result of OrdinaryToPrimitive(</w:t>
      </w:r>
      <w:r>
        <w:rPr>
          <w:i/>
          <w:iCs/>
        </w:rPr>
        <w:t>argument,hint</w:t>
      </w:r>
      <w:r>
        <w:t>).</w:t>
      </w:r>
    </w:p>
    <w:p w14:paraId="6A7827E1" w14:textId="77777777" w:rsidR="005D37A2" w:rsidRPr="00E77497" w:rsidRDefault="005D37A2" w:rsidP="005D37A2">
      <w:pPr>
        <w:spacing w:before="240"/>
      </w:pPr>
      <w:r w:rsidRPr="00E77497">
        <w:t>When the</w:t>
      </w:r>
      <w:r>
        <w:t xml:space="preserve"> OrdinaryToPrimitive is called with arguments </w:t>
      </w:r>
      <w:r w:rsidRPr="00176804">
        <w:rPr>
          <w:rFonts w:ascii="Times New Roman" w:hAnsi="Times New Roman"/>
          <w:i/>
          <w:iCs/>
        </w:rPr>
        <w:t>O</w:t>
      </w:r>
      <w:r>
        <w:t xml:space="preserve"> and </w:t>
      </w:r>
      <w:r w:rsidRPr="00176804">
        <w:rPr>
          <w:rFonts w:ascii="Times New Roman" w:hAnsi="Times New Roman"/>
          <w:i/>
          <w:iCs/>
        </w:rPr>
        <w:t>hint</w:t>
      </w:r>
      <w:r>
        <w:t xml:space="preserve">, </w:t>
      </w:r>
      <w:r w:rsidRPr="00E77497">
        <w:t>the following steps are taken:</w:t>
      </w:r>
    </w:p>
    <w:p w14:paraId="1E9EE437" w14:textId="77777777" w:rsidR="005D37A2" w:rsidRPr="001335EE" w:rsidRDefault="005D37A2" w:rsidP="005D37A2">
      <w:pPr>
        <w:pStyle w:val="Alg4"/>
        <w:numPr>
          <w:ilvl w:val="0"/>
          <w:numId w:val="1188"/>
        </w:numPr>
      </w:pPr>
      <w:r>
        <w:t>Assert: Type(</w:t>
      </w:r>
      <w:r>
        <w:rPr>
          <w:i/>
          <w:iCs/>
        </w:rPr>
        <w:t>O</w:t>
      </w:r>
      <w:r>
        <w:t>) is Object</w:t>
      </w:r>
    </w:p>
    <w:p w14:paraId="50A5E706" w14:textId="77777777" w:rsidR="005D37A2" w:rsidRDefault="005D37A2" w:rsidP="005D37A2">
      <w:pPr>
        <w:pStyle w:val="Alg4"/>
        <w:numPr>
          <w:ilvl w:val="0"/>
          <w:numId w:val="1188"/>
        </w:numPr>
      </w:pPr>
      <w:r>
        <w:t>Assert: Type(</w:t>
      </w:r>
      <w:r>
        <w:rPr>
          <w:i/>
          <w:iCs/>
        </w:rPr>
        <w:t>hint</w:t>
      </w:r>
      <w:r>
        <w:t xml:space="preserve">) is String and its value is either </w:t>
      </w:r>
      <w:r w:rsidRPr="00E77497">
        <w:t>"</w:t>
      </w:r>
      <w:r>
        <w:rPr>
          <w:rFonts w:ascii="Courier New" w:hAnsi="Courier New" w:cs="Courier New"/>
          <w:b/>
        </w:rPr>
        <w:t>string</w:t>
      </w:r>
      <w:r w:rsidRPr="00E77497">
        <w:t>"</w:t>
      </w:r>
      <w:r>
        <w:t xml:space="preserve"> or </w:t>
      </w:r>
      <w:r w:rsidRPr="00E77497">
        <w:t>"</w:t>
      </w:r>
      <w:r>
        <w:rPr>
          <w:rFonts w:ascii="Courier New" w:hAnsi="Courier New" w:cs="Courier New"/>
          <w:b/>
        </w:rPr>
        <w:t>number</w:t>
      </w:r>
      <w:r w:rsidRPr="00E77497">
        <w:t>"</w:t>
      </w:r>
      <w:r>
        <w:t>.</w:t>
      </w:r>
    </w:p>
    <w:p w14:paraId="079CB13E" w14:textId="77777777" w:rsidR="005D37A2" w:rsidRDefault="005D37A2" w:rsidP="005D37A2">
      <w:pPr>
        <w:pStyle w:val="Alg4"/>
        <w:numPr>
          <w:ilvl w:val="0"/>
          <w:numId w:val="1188"/>
        </w:numPr>
      </w:pPr>
      <w:r>
        <w:t xml:space="preserve">If </w:t>
      </w:r>
      <w:r>
        <w:rPr>
          <w:i/>
          <w:iCs/>
        </w:rPr>
        <w:t>hint</w:t>
      </w:r>
      <w:r>
        <w:t xml:space="preserve"> is </w:t>
      </w:r>
      <w:r w:rsidRPr="00E77497">
        <w:t>"</w:t>
      </w:r>
      <w:r>
        <w:rPr>
          <w:rFonts w:ascii="Courier New" w:hAnsi="Courier New" w:cs="Courier New"/>
          <w:b/>
        </w:rPr>
        <w:t>string</w:t>
      </w:r>
      <w:r w:rsidRPr="00E77497">
        <w:t>"</w:t>
      </w:r>
      <w:r>
        <w:t>, then</w:t>
      </w:r>
    </w:p>
    <w:p w14:paraId="214845C2" w14:textId="77777777" w:rsidR="005D37A2" w:rsidRDefault="005D37A2" w:rsidP="005D37A2">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toString</w:t>
      </w:r>
      <w:r w:rsidRPr="00E77497">
        <w:t>"</w:t>
      </w:r>
      <w:r>
        <w:t>.</w:t>
      </w:r>
    </w:p>
    <w:p w14:paraId="6CA8D9B9" w14:textId="77777777" w:rsidR="005D37A2" w:rsidRDefault="005D37A2" w:rsidP="005D37A2">
      <w:pPr>
        <w:pStyle w:val="Alg4"/>
        <w:numPr>
          <w:ilvl w:val="1"/>
          <w:numId w:val="1188"/>
        </w:numPr>
      </w:pPr>
      <w:r>
        <w:t xml:space="preserve">Let </w:t>
      </w:r>
      <w:r>
        <w:rPr>
          <w:i/>
          <w:iCs/>
        </w:rPr>
        <w:t xml:space="preserve">trySecond </w:t>
      </w:r>
      <w:r>
        <w:t xml:space="preserve"> be </w:t>
      </w:r>
      <w:r w:rsidRPr="00E77497">
        <w:t>"</w:t>
      </w:r>
      <w:r w:rsidRPr="00E77497">
        <w:rPr>
          <w:rFonts w:ascii="Courier New" w:hAnsi="Courier New" w:cs="Courier New"/>
          <w:b/>
        </w:rPr>
        <w:t>valueOf</w:t>
      </w:r>
      <w:r w:rsidRPr="00E77497">
        <w:t>"</w:t>
      </w:r>
      <w:r>
        <w:t>.</w:t>
      </w:r>
    </w:p>
    <w:p w14:paraId="24B57B88" w14:textId="77777777" w:rsidR="005D37A2" w:rsidRDefault="005D37A2" w:rsidP="005D37A2">
      <w:pPr>
        <w:pStyle w:val="Alg4"/>
        <w:numPr>
          <w:ilvl w:val="0"/>
          <w:numId w:val="1188"/>
        </w:numPr>
      </w:pPr>
      <w:r>
        <w:t>Else,</w:t>
      </w:r>
    </w:p>
    <w:p w14:paraId="6150C47B" w14:textId="77777777" w:rsidR="005D37A2" w:rsidRDefault="005D37A2" w:rsidP="005D37A2">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valueOf</w:t>
      </w:r>
      <w:r w:rsidRPr="00E77497">
        <w:t>"</w:t>
      </w:r>
      <w:r>
        <w:t>.</w:t>
      </w:r>
    </w:p>
    <w:p w14:paraId="728E85BC" w14:textId="77777777" w:rsidR="005D37A2" w:rsidRDefault="005D37A2" w:rsidP="005D37A2">
      <w:pPr>
        <w:pStyle w:val="Alg4"/>
        <w:numPr>
          <w:ilvl w:val="1"/>
          <w:numId w:val="1188"/>
        </w:numPr>
      </w:pPr>
      <w:r>
        <w:t xml:space="preserve">Let </w:t>
      </w:r>
      <w:r>
        <w:rPr>
          <w:i/>
          <w:iCs/>
        </w:rPr>
        <w:t xml:space="preserve">trySecond </w:t>
      </w:r>
      <w:r>
        <w:t xml:space="preserve">be </w:t>
      </w:r>
      <w:r w:rsidRPr="00E77497">
        <w:t>"</w:t>
      </w:r>
      <w:r w:rsidRPr="00E77497">
        <w:rPr>
          <w:rFonts w:ascii="Courier New" w:hAnsi="Courier New" w:cs="Courier New"/>
          <w:b/>
        </w:rPr>
        <w:t>toString</w:t>
      </w:r>
      <w:r w:rsidRPr="00E77497">
        <w:t>"</w:t>
      </w:r>
      <w:r>
        <w:t>.</w:t>
      </w:r>
    </w:p>
    <w:p w14:paraId="60AD8271" w14:textId="77777777" w:rsidR="005D37A2" w:rsidRPr="00E77497" w:rsidRDefault="005D37A2" w:rsidP="005D37A2">
      <w:pPr>
        <w:pStyle w:val="Alg4"/>
        <w:numPr>
          <w:ilvl w:val="0"/>
          <w:numId w:val="1188"/>
        </w:numPr>
      </w:pPr>
      <w:r w:rsidRPr="00E77497">
        <w:t xml:space="preserve">Let </w:t>
      </w:r>
      <w:r>
        <w:rPr>
          <w:i/>
        </w:rPr>
        <w:t>first</w:t>
      </w:r>
      <w:r w:rsidRPr="00E77497">
        <w:t xml:space="preserve"> be the result of Get</w:t>
      </w:r>
      <w:r>
        <w:t>(</w:t>
      </w:r>
      <w:r w:rsidRPr="00E77497">
        <w:rPr>
          <w:i/>
        </w:rPr>
        <w:t>O</w:t>
      </w:r>
      <w:r>
        <w:t>,</w:t>
      </w:r>
      <w:r w:rsidRPr="00E77497">
        <w:t xml:space="preserve"> </w:t>
      </w:r>
      <w:r>
        <w:rPr>
          <w:i/>
          <w:iCs/>
        </w:rPr>
        <w:t>tryFirst</w:t>
      </w:r>
      <w:r>
        <w:t>)</w:t>
      </w:r>
      <w:r w:rsidRPr="00E77497">
        <w:t>.</w:t>
      </w:r>
    </w:p>
    <w:p w14:paraId="7B7220B5" w14:textId="77777777" w:rsidR="005D37A2" w:rsidRDefault="005D37A2" w:rsidP="005D37A2">
      <w:pPr>
        <w:pStyle w:val="Alg4"/>
        <w:numPr>
          <w:ilvl w:val="0"/>
          <w:numId w:val="1188"/>
        </w:numPr>
      </w:pPr>
      <w:r>
        <w:t>ReturnIfAbrupt(</w:t>
      </w:r>
      <w:r>
        <w:rPr>
          <w:i/>
        </w:rPr>
        <w:t>first</w:t>
      </w:r>
      <w:r>
        <w:t>).</w:t>
      </w:r>
    </w:p>
    <w:p w14:paraId="645DC307" w14:textId="77777777" w:rsidR="005D37A2" w:rsidRPr="00E77497" w:rsidRDefault="005D37A2" w:rsidP="005D37A2">
      <w:pPr>
        <w:pStyle w:val="Alg4"/>
        <w:numPr>
          <w:ilvl w:val="0"/>
          <w:numId w:val="1188"/>
        </w:numPr>
      </w:pPr>
      <w:r w:rsidRPr="00E77497">
        <w:t>If IsCallable(</w:t>
      </w:r>
      <w:r>
        <w:rPr>
          <w:i/>
        </w:rPr>
        <w:t>first</w:t>
      </w:r>
      <w:r w:rsidRPr="00E77497">
        <w:rPr>
          <w:i/>
        </w:rPr>
        <w:t>)</w:t>
      </w:r>
      <w:r w:rsidRPr="00E77497">
        <w:t xml:space="preserve"> is </w:t>
      </w:r>
      <w:r w:rsidRPr="00E77497">
        <w:rPr>
          <w:b/>
        </w:rPr>
        <w:t xml:space="preserve">true </w:t>
      </w:r>
      <w:r w:rsidRPr="00E77497">
        <w:t>then,</w:t>
      </w:r>
    </w:p>
    <w:p w14:paraId="7C0FC65F" w14:textId="77777777" w:rsidR="005D37A2" w:rsidRPr="00E77497" w:rsidRDefault="005D37A2" w:rsidP="005D37A2">
      <w:pPr>
        <w:pStyle w:val="Alg4"/>
        <w:numPr>
          <w:ilvl w:val="1"/>
          <w:numId w:val="1188"/>
        </w:numPr>
      </w:pPr>
      <w:r w:rsidRPr="00E77497">
        <w:t xml:space="preserve">Let </w:t>
      </w:r>
      <w:r>
        <w:rPr>
          <w:i/>
        </w:rPr>
        <w:t>result</w:t>
      </w:r>
      <w:r w:rsidRPr="00E77497">
        <w:t xml:space="preserve"> be the result of calling the [[Call]] internal method of </w:t>
      </w:r>
      <w:r>
        <w:rPr>
          <w:i/>
        </w:rPr>
        <w:t>first</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14:paraId="043A1AC2" w14:textId="77777777" w:rsidR="005D37A2" w:rsidRDefault="005D37A2" w:rsidP="005D37A2">
      <w:pPr>
        <w:pStyle w:val="Alg4"/>
        <w:numPr>
          <w:ilvl w:val="1"/>
          <w:numId w:val="1188"/>
        </w:numPr>
      </w:pPr>
      <w:r>
        <w:t>ReturnIfAbrupt(</w:t>
      </w:r>
      <w:r>
        <w:rPr>
          <w:i/>
        </w:rPr>
        <w:t>result</w:t>
      </w:r>
      <w:r>
        <w:t>).</w:t>
      </w:r>
    </w:p>
    <w:p w14:paraId="44213BD9" w14:textId="77777777" w:rsidR="005D37A2" w:rsidRDefault="005D37A2" w:rsidP="005D37A2">
      <w:pPr>
        <w:pStyle w:val="Alg4"/>
        <w:numPr>
          <w:ilvl w:val="1"/>
          <w:numId w:val="118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14:paraId="4A01D696" w14:textId="77777777" w:rsidR="005D37A2" w:rsidRPr="00E77497" w:rsidRDefault="005D37A2" w:rsidP="005D37A2">
      <w:pPr>
        <w:pStyle w:val="Alg4"/>
        <w:numPr>
          <w:ilvl w:val="0"/>
          <w:numId w:val="1188"/>
        </w:numPr>
      </w:pPr>
      <w:r w:rsidRPr="00E77497">
        <w:t xml:space="preserve">Let </w:t>
      </w:r>
      <w:r>
        <w:rPr>
          <w:i/>
        </w:rPr>
        <w:t>second</w:t>
      </w:r>
      <w:r w:rsidRPr="00E77497">
        <w:t xml:space="preserve"> be the result of Get</w:t>
      </w:r>
      <w:r>
        <w:t>(</w:t>
      </w:r>
      <w:r w:rsidRPr="00E77497">
        <w:rPr>
          <w:i/>
        </w:rPr>
        <w:t>O</w:t>
      </w:r>
      <w:r>
        <w:t>,</w:t>
      </w:r>
      <w:r w:rsidRPr="00E77497">
        <w:t xml:space="preserve"> </w:t>
      </w:r>
      <w:r>
        <w:rPr>
          <w:i/>
          <w:iCs/>
        </w:rPr>
        <w:t>trySecond</w:t>
      </w:r>
      <w:r>
        <w:t>)</w:t>
      </w:r>
      <w:r w:rsidRPr="00E77497">
        <w:t>.</w:t>
      </w:r>
    </w:p>
    <w:p w14:paraId="439221C4" w14:textId="77777777" w:rsidR="005D37A2" w:rsidRDefault="005D37A2" w:rsidP="005D37A2">
      <w:pPr>
        <w:pStyle w:val="Alg4"/>
        <w:numPr>
          <w:ilvl w:val="0"/>
          <w:numId w:val="1188"/>
        </w:numPr>
      </w:pPr>
      <w:r>
        <w:t>ReturnIfAbrupt(</w:t>
      </w:r>
      <w:r>
        <w:rPr>
          <w:i/>
        </w:rPr>
        <w:t>second</w:t>
      </w:r>
      <w:r>
        <w:t>).</w:t>
      </w:r>
    </w:p>
    <w:p w14:paraId="58263DE9" w14:textId="77777777" w:rsidR="005D37A2" w:rsidRPr="00E77497" w:rsidRDefault="005D37A2" w:rsidP="005D37A2">
      <w:pPr>
        <w:pStyle w:val="Alg4"/>
        <w:numPr>
          <w:ilvl w:val="0"/>
          <w:numId w:val="1188"/>
        </w:numPr>
      </w:pPr>
      <w:r w:rsidRPr="00E77497">
        <w:t>If IsCallable(</w:t>
      </w:r>
      <w:r>
        <w:rPr>
          <w:i/>
        </w:rPr>
        <w:t>second</w:t>
      </w:r>
      <w:r w:rsidRPr="00E77497">
        <w:rPr>
          <w:i/>
        </w:rPr>
        <w:t>)</w:t>
      </w:r>
      <w:r w:rsidRPr="00E77497">
        <w:t xml:space="preserve"> is </w:t>
      </w:r>
      <w:r w:rsidRPr="00E77497">
        <w:rPr>
          <w:b/>
        </w:rPr>
        <w:t>true</w:t>
      </w:r>
      <w:r w:rsidRPr="00E77497">
        <w:t xml:space="preserve"> then, </w:t>
      </w:r>
    </w:p>
    <w:p w14:paraId="4E21E817" w14:textId="77777777" w:rsidR="005D37A2" w:rsidRPr="00E77497" w:rsidRDefault="005D37A2" w:rsidP="005D37A2">
      <w:pPr>
        <w:pStyle w:val="Alg4"/>
        <w:numPr>
          <w:ilvl w:val="1"/>
          <w:numId w:val="1188"/>
        </w:numPr>
      </w:pPr>
      <w:r w:rsidRPr="00E77497">
        <w:t xml:space="preserve">Let </w:t>
      </w:r>
      <w:r>
        <w:rPr>
          <w:i/>
          <w:iCs/>
        </w:rPr>
        <w:t>result</w:t>
      </w:r>
      <w:r>
        <w:t xml:space="preserve"> </w:t>
      </w:r>
      <w:r w:rsidRPr="00E77497">
        <w:t xml:space="preserve">be the result of calling the [[Call]] internal method of </w:t>
      </w:r>
      <w:r>
        <w:rPr>
          <w:i/>
        </w:rPr>
        <w:t>second</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 xml:space="preserve">List as </w:t>
      </w:r>
      <w:r w:rsidRPr="00621C54">
        <w:rPr>
          <w:i/>
          <w:iCs/>
        </w:rPr>
        <w:t>argumentsList</w:t>
      </w:r>
      <w:r w:rsidRPr="00E77497">
        <w:t>.</w:t>
      </w:r>
    </w:p>
    <w:p w14:paraId="05D18909" w14:textId="77777777" w:rsidR="005D37A2" w:rsidRDefault="005D37A2" w:rsidP="005D37A2">
      <w:pPr>
        <w:pStyle w:val="Alg4"/>
        <w:numPr>
          <w:ilvl w:val="1"/>
          <w:numId w:val="1188"/>
        </w:numPr>
      </w:pPr>
      <w:r>
        <w:t>ReturnIfAbrupt(</w:t>
      </w:r>
      <w:r>
        <w:rPr>
          <w:i/>
          <w:iCs/>
        </w:rPr>
        <w:t>result</w:t>
      </w:r>
      <w:r>
        <w:t>).</w:t>
      </w:r>
    </w:p>
    <w:p w14:paraId="5282C71B" w14:textId="77777777" w:rsidR="005D37A2" w:rsidRDefault="005D37A2" w:rsidP="005D37A2">
      <w:pPr>
        <w:pStyle w:val="Alg4"/>
        <w:numPr>
          <w:ilvl w:val="1"/>
          <w:numId w:val="118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14:paraId="7E1D306B" w14:textId="77777777" w:rsidR="005D37A2" w:rsidRPr="00E77497" w:rsidRDefault="005D37A2" w:rsidP="005D37A2">
      <w:pPr>
        <w:pStyle w:val="Alg4"/>
        <w:numPr>
          <w:ilvl w:val="0"/>
          <w:numId w:val="1188"/>
        </w:numPr>
        <w:spacing w:after="120"/>
      </w:pPr>
      <w:r w:rsidRPr="00E77497">
        <w:t xml:space="preserve">Throw a </w:t>
      </w:r>
      <w:r w:rsidRPr="00E77497">
        <w:rPr>
          <w:b/>
        </w:rPr>
        <w:t>TypeError</w:t>
      </w:r>
      <w:r w:rsidRPr="00E77497">
        <w:t xml:space="preserve"> exception.</w:t>
      </w:r>
    </w:p>
    <w:p w14:paraId="40D7825D" w14:textId="77777777" w:rsidR="005D37A2" w:rsidRPr="00E77497" w:rsidRDefault="005D37A2" w:rsidP="005D37A2">
      <w:pPr>
        <w:pStyle w:val="Note"/>
      </w:pPr>
      <w:r>
        <w:t>NOTE</w:t>
      </w:r>
      <w:r>
        <w:tab/>
      </w:r>
      <w:r w:rsidRPr="00E77497">
        <w:t xml:space="preserve">When </w:t>
      </w:r>
      <w:r>
        <w:t>ToPrimitive</w:t>
      </w:r>
      <w:r w:rsidRPr="00E77497">
        <w:t xml:space="preserve"> is called with no hint, then it </w:t>
      </w:r>
      <w:r>
        <w:t xml:space="preserve">generally </w:t>
      </w:r>
      <w:r w:rsidRPr="00E77497">
        <w:t>behaves as if the hint were Number</w:t>
      </w:r>
      <w:r>
        <w:t>.  However</w:t>
      </w:r>
      <w:r w:rsidRPr="00E77497">
        <w:t xml:space="preserve">, </w:t>
      </w:r>
      <w:r>
        <w:t>objects may over-ride this behaviour by defining a @@ToPrimitive method. Of the objects defined in this specification only</w:t>
      </w:r>
      <w:r w:rsidRPr="00E77497">
        <w:t xml:space="preserve"> Date object</w:t>
      </w:r>
      <w:r>
        <w:t>s</w:t>
      </w:r>
      <w:r w:rsidRPr="00E77497">
        <w:t xml:space="preserve"> (see </w:t>
      </w:r>
      <w:r w:rsidR="00CE51AB">
        <w:fldChar w:fldCharType="begin"/>
      </w:r>
      <w:r w:rsidR="00CE51AB">
        <w:instrText xml:space="preserve"> REF _Ref365549591 \r \h </w:instrText>
      </w:r>
      <w:r w:rsidR="00CE51AB">
        <w:fldChar w:fldCharType="separate"/>
      </w:r>
      <w:r w:rsidR="00083CEC">
        <w:t>20.3</w:t>
      </w:r>
      <w:r w:rsidR="00CE51AB">
        <w:fldChar w:fldCharType="end"/>
      </w:r>
      <w:r w:rsidRPr="00E77497">
        <w:t>)</w:t>
      </w:r>
      <w:r>
        <w:t xml:space="preserve"> over-ride the default ToPrimitive behaviour.</w:t>
      </w:r>
      <w:r w:rsidRPr="00E77497">
        <w:t xml:space="preserve"> </w:t>
      </w:r>
      <w:r>
        <w:t>Date objects treat no hint</w:t>
      </w:r>
      <w:r w:rsidRPr="00E77497">
        <w:t xml:space="preserve"> as if the hint were String.</w:t>
      </w:r>
    </w:p>
    <w:p w14:paraId="26B10F9D" w14:textId="77777777" w:rsidR="005D37A2" w:rsidRPr="00E77497" w:rsidRDefault="005D37A2" w:rsidP="005D37A2">
      <w:pPr>
        <w:pStyle w:val="30"/>
      </w:pPr>
      <w:bookmarkStart w:id="399" w:name="_Toc366141752"/>
      <w:r w:rsidRPr="00E77497">
        <w:t>ToBoolean</w:t>
      </w:r>
      <w:bookmarkEnd w:id="399"/>
    </w:p>
    <w:p w14:paraId="71B0CE1A" w14:textId="77777777" w:rsidR="005D37A2" w:rsidRPr="00E77497" w:rsidRDefault="005D37A2" w:rsidP="005D37A2">
      <w:r w:rsidRPr="00E77497">
        <w:t xml:space="preserve">The abstract operation ToBoolean converts its </w:t>
      </w:r>
      <w:r w:rsidRPr="00FE23BC">
        <w:rPr>
          <w:i/>
        </w:rPr>
        <w:t>argument</w:t>
      </w:r>
      <w:r w:rsidRPr="00E77497">
        <w:t xml:space="preserve"> to a value of type Boolean according to </w:t>
      </w:r>
      <w:r w:rsidR="00CF10B9">
        <w:fldChar w:fldCharType="begin"/>
      </w:r>
      <w:r w:rsidR="00CF10B9">
        <w:instrText xml:space="preserve"> REF _Ref365644808 \h </w:instrText>
      </w:r>
      <w:r w:rsidR="00CF10B9">
        <w:fldChar w:fldCharType="separate"/>
      </w:r>
      <w:r w:rsidR="00083CEC">
        <w:t xml:space="preserve">Table </w:t>
      </w:r>
      <w:r w:rsidR="00083CEC">
        <w:rPr>
          <w:noProof/>
        </w:rPr>
        <w:t>10</w:t>
      </w:r>
      <w:r w:rsidR="00CF10B9">
        <w:fldChar w:fldCharType="end"/>
      </w:r>
      <w:r w:rsidR="00CF10B9">
        <w:t>:</w:t>
      </w:r>
    </w:p>
    <w:p w14:paraId="26DFB402" w14:textId="77777777" w:rsidR="005D37A2" w:rsidRPr="00E77497" w:rsidRDefault="005D37A2" w:rsidP="005D37A2">
      <w:pPr>
        <w:pStyle w:val="Tabletitle"/>
      </w:pPr>
      <w:bookmarkStart w:id="400" w:name="_Ref365644808"/>
      <w:r>
        <w:t xml:space="preserve">Table </w:t>
      </w:r>
      <w:r>
        <w:fldChar w:fldCharType="begin"/>
      </w:r>
      <w:r>
        <w:instrText xml:space="preserve"> SEQ Table \* ARABIC </w:instrText>
      </w:r>
      <w:r>
        <w:fldChar w:fldCharType="separate"/>
      </w:r>
      <w:r w:rsidR="00083CEC">
        <w:rPr>
          <w:noProof/>
        </w:rPr>
        <w:t>10</w:t>
      </w:r>
      <w:r>
        <w:fldChar w:fldCharType="end"/>
      </w:r>
      <w:bookmarkEnd w:id="400"/>
      <w:r w:rsidRPr="00E77497">
        <w:rPr>
          <w:rFonts w:eastAsia="Arial Unicode MS"/>
        </w:rPr>
        <w:t xml:space="preserve"> — </w:t>
      </w:r>
      <w:r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5D37A2" w:rsidRPr="00E77497" w14:paraId="72D60B0C" w14:textId="77777777" w:rsidTr="005D37A2">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F096E3D" w14:textId="77777777" w:rsidR="005D37A2" w:rsidRPr="00E77497" w:rsidRDefault="005D37A2" w:rsidP="005D37A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57D71F3B" w14:textId="77777777" w:rsidR="005D37A2" w:rsidRPr="00E77497" w:rsidRDefault="005D37A2" w:rsidP="005D37A2">
            <w:pPr>
              <w:keepNext/>
              <w:shd w:val="solid" w:color="C0C0C0" w:fill="FFFFFF"/>
              <w:spacing w:after="0"/>
              <w:contextualSpacing/>
              <w:rPr>
                <w:b/>
                <w:i/>
                <w:shd w:val="solid" w:color="C0C0C0" w:fill="FFFFFF"/>
              </w:rPr>
            </w:pPr>
            <w:r w:rsidRPr="00E77497">
              <w:rPr>
                <w:b/>
                <w:i/>
                <w:shd w:val="solid" w:color="C0C0C0" w:fill="FFFFFF"/>
              </w:rPr>
              <w:t>Result</w:t>
            </w:r>
          </w:p>
        </w:tc>
      </w:tr>
      <w:tr w:rsidR="005D37A2" w:rsidRPr="00E77497" w14:paraId="4388AE5A" w14:textId="77777777" w:rsidTr="005D37A2">
        <w:trPr>
          <w:jc w:val="center"/>
        </w:trPr>
        <w:tc>
          <w:tcPr>
            <w:tcW w:w="1998" w:type="dxa"/>
            <w:tcBorders>
              <w:top w:val="nil"/>
            </w:tcBorders>
          </w:tcPr>
          <w:p w14:paraId="1872CBCA" w14:textId="77777777" w:rsidR="005D37A2" w:rsidRPr="00E77497" w:rsidRDefault="005D37A2" w:rsidP="005D37A2">
            <w:pPr>
              <w:keepNext/>
              <w:spacing w:after="60"/>
            </w:pPr>
            <w:r>
              <w:t>Completion Record</w:t>
            </w:r>
          </w:p>
        </w:tc>
        <w:tc>
          <w:tcPr>
            <w:tcW w:w="6858" w:type="dxa"/>
            <w:tcBorders>
              <w:top w:val="nil"/>
            </w:tcBorders>
          </w:tcPr>
          <w:p w14:paraId="0700C4C0" w14:textId="77777777" w:rsidR="005D37A2" w:rsidRPr="00E77497" w:rsidRDefault="005D37A2" w:rsidP="005D37A2">
            <w:pPr>
              <w:keepNext/>
              <w:spacing w:after="60"/>
            </w:pPr>
            <w:r>
              <w:t xml:space="preserve">If </w:t>
            </w:r>
            <w:r w:rsidRPr="0039396D">
              <w:rPr>
                <w:i/>
              </w:rPr>
              <w:t>argument</w:t>
            </w:r>
            <w:r>
              <w:t xml:space="preserve"> is an abrupt completion, return the argument. Otherwise return ToBoolean(</w:t>
            </w:r>
            <w:r w:rsidRPr="0039396D">
              <w:rPr>
                <w:i/>
              </w:rPr>
              <w:t>argument</w:t>
            </w:r>
            <w:r>
              <w:t>.[[value]])</w:t>
            </w:r>
          </w:p>
        </w:tc>
      </w:tr>
      <w:tr w:rsidR="005D37A2" w:rsidRPr="00E77497" w14:paraId="1F74A0C7" w14:textId="77777777" w:rsidTr="005D37A2">
        <w:trPr>
          <w:jc w:val="center"/>
        </w:trPr>
        <w:tc>
          <w:tcPr>
            <w:tcW w:w="1998" w:type="dxa"/>
            <w:tcBorders>
              <w:top w:val="nil"/>
            </w:tcBorders>
          </w:tcPr>
          <w:p w14:paraId="6D9579CD" w14:textId="77777777" w:rsidR="005D37A2" w:rsidRPr="00E77497" w:rsidRDefault="005D37A2" w:rsidP="005D37A2">
            <w:pPr>
              <w:keepNext/>
              <w:spacing w:after="60"/>
            </w:pPr>
            <w:r w:rsidRPr="00E77497">
              <w:t>Undefined</w:t>
            </w:r>
          </w:p>
        </w:tc>
        <w:tc>
          <w:tcPr>
            <w:tcW w:w="6858" w:type="dxa"/>
            <w:tcBorders>
              <w:top w:val="nil"/>
            </w:tcBorders>
          </w:tcPr>
          <w:p w14:paraId="1A6E95C7" w14:textId="77777777" w:rsidR="005D37A2" w:rsidRPr="00E77497" w:rsidRDefault="005D37A2" w:rsidP="005D37A2">
            <w:pPr>
              <w:keepNext/>
              <w:spacing w:after="60"/>
            </w:pPr>
            <w:r>
              <w:t>Return</w:t>
            </w:r>
            <w:r w:rsidRPr="00E77497">
              <w:t xml:space="preserve"> </w:t>
            </w:r>
            <w:r w:rsidRPr="00E77497">
              <w:rPr>
                <w:b/>
              </w:rPr>
              <w:t>false</w:t>
            </w:r>
          </w:p>
        </w:tc>
      </w:tr>
      <w:tr w:rsidR="005D37A2" w:rsidRPr="00E77497" w14:paraId="3E44553A" w14:textId="77777777" w:rsidTr="005D37A2">
        <w:trPr>
          <w:jc w:val="center"/>
        </w:trPr>
        <w:tc>
          <w:tcPr>
            <w:tcW w:w="1998" w:type="dxa"/>
          </w:tcPr>
          <w:p w14:paraId="5848AF95" w14:textId="77777777" w:rsidR="005D37A2" w:rsidRPr="00E77497" w:rsidRDefault="005D37A2" w:rsidP="005D37A2">
            <w:pPr>
              <w:keepNext/>
              <w:spacing w:after="60"/>
            </w:pPr>
            <w:r w:rsidRPr="00E77497">
              <w:t>Null</w:t>
            </w:r>
          </w:p>
        </w:tc>
        <w:tc>
          <w:tcPr>
            <w:tcW w:w="6858" w:type="dxa"/>
          </w:tcPr>
          <w:p w14:paraId="7784D74B" w14:textId="77777777" w:rsidR="005D37A2" w:rsidRPr="00E77497" w:rsidRDefault="005D37A2" w:rsidP="005D37A2">
            <w:pPr>
              <w:keepNext/>
              <w:spacing w:after="60"/>
            </w:pPr>
            <w:r>
              <w:t>Return</w:t>
            </w:r>
            <w:r w:rsidRPr="00E77497">
              <w:t xml:space="preserve"> </w:t>
            </w:r>
            <w:r w:rsidRPr="00E77497">
              <w:rPr>
                <w:b/>
              </w:rPr>
              <w:t>false</w:t>
            </w:r>
          </w:p>
        </w:tc>
      </w:tr>
      <w:tr w:rsidR="005D37A2" w:rsidRPr="00E77497" w14:paraId="2F945521" w14:textId="77777777" w:rsidTr="005D37A2">
        <w:trPr>
          <w:jc w:val="center"/>
        </w:trPr>
        <w:tc>
          <w:tcPr>
            <w:tcW w:w="1998" w:type="dxa"/>
          </w:tcPr>
          <w:p w14:paraId="5E866B02" w14:textId="77777777" w:rsidR="005D37A2" w:rsidRPr="00E77497" w:rsidRDefault="005D37A2" w:rsidP="005D37A2">
            <w:pPr>
              <w:keepNext/>
              <w:spacing w:after="60"/>
            </w:pPr>
            <w:r w:rsidRPr="00E77497">
              <w:t>Boolean</w:t>
            </w:r>
          </w:p>
        </w:tc>
        <w:tc>
          <w:tcPr>
            <w:tcW w:w="6858" w:type="dxa"/>
          </w:tcPr>
          <w:p w14:paraId="65C41CDE" w14:textId="77777777" w:rsidR="005D37A2" w:rsidRPr="00E77497" w:rsidRDefault="005D37A2" w:rsidP="005D37A2">
            <w:pPr>
              <w:keepNext/>
              <w:spacing w:after="60"/>
            </w:pPr>
            <w:r>
              <w:t>Return</w:t>
            </w:r>
            <w:r w:rsidRPr="00E77497">
              <w:t xml:space="preserve"> the input argument (no conversion).</w:t>
            </w:r>
          </w:p>
        </w:tc>
      </w:tr>
      <w:tr w:rsidR="005D37A2" w:rsidRPr="00E77497" w14:paraId="339FD4D6" w14:textId="77777777" w:rsidTr="005D37A2">
        <w:trPr>
          <w:jc w:val="center"/>
        </w:trPr>
        <w:tc>
          <w:tcPr>
            <w:tcW w:w="1998" w:type="dxa"/>
          </w:tcPr>
          <w:p w14:paraId="68929CB7" w14:textId="77777777" w:rsidR="005D37A2" w:rsidRPr="00E77497" w:rsidRDefault="005D37A2" w:rsidP="005D37A2">
            <w:pPr>
              <w:keepNext/>
              <w:spacing w:after="60"/>
            </w:pPr>
            <w:r w:rsidRPr="00E77497">
              <w:t>Number</w:t>
            </w:r>
          </w:p>
        </w:tc>
        <w:tc>
          <w:tcPr>
            <w:tcW w:w="6858" w:type="dxa"/>
          </w:tcPr>
          <w:p w14:paraId="5B930E7E" w14:textId="77777777" w:rsidR="005D37A2" w:rsidRPr="00675B74" w:rsidRDefault="005D37A2" w:rsidP="005D37A2">
            <w:pPr>
              <w:keepNext/>
              <w:spacing w:after="60"/>
            </w:pPr>
            <w:r>
              <w:t>Return</w:t>
            </w:r>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r>
              <w:t>return</w:t>
            </w:r>
            <w:r w:rsidRPr="009C202C">
              <w:t xml:space="preserve"> </w:t>
            </w:r>
            <w:r w:rsidRPr="009C202C">
              <w:rPr>
                <w:b/>
              </w:rPr>
              <w:t>true</w:t>
            </w:r>
            <w:r w:rsidRPr="00675B74">
              <w:t xml:space="preserve">. </w:t>
            </w:r>
          </w:p>
        </w:tc>
      </w:tr>
      <w:tr w:rsidR="005D37A2" w:rsidRPr="00E77497" w14:paraId="62477462" w14:textId="77777777" w:rsidTr="005D37A2">
        <w:trPr>
          <w:jc w:val="center"/>
        </w:trPr>
        <w:tc>
          <w:tcPr>
            <w:tcW w:w="1998" w:type="dxa"/>
          </w:tcPr>
          <w:p w14:paraId="15B4E026" w14:textId="77777777" w:rsidR="005D37A2" w:rsidRPr="00E77497" w:rsidRDefault="005D37A2" w:rsidP="005D37A2">
            <w:pPr>
              <w:keepNext/>
              <w:spacing w:after="60"/>
            </w:pPr>
            <w:r w:rsidRPr="00E77497">
              <w:t>String</w:t>
            </w:r>
          </w:p>
        </w:tc>
        <w:tc>
          <w:tcPr>
            <w:tcW w:w="6858" w:type="dxa"/>
          </w:tcPr>
          <w:p w14:paraId="5707D371" w14:textId="77777777" w:rsidR="005D37A2" w:rsidRPr="00E77497" w:rsidRDefault="005D37A2" w:rsidP="005D37A2">
            <w:pPr>
              <w:keepNext/>
              <w:spacing w:after="60"/>
              <w:rPr>
                <w:rFonts w:ascii="Courier New" w:hAnsi="Courier New"/>
              </w:rPr>
            </w:pPr>
            <w:r>
              <w:t>Return</w:t>
            </w:r>
            <w:r w:rsidRPr="00E77497">
              <w:t xml:space="preserve"> </w:t>
            </w:r>
            <w:r w:rsidRPr="00E77497">
              <w:rPr>
                <w:b/>
              </w:rPr>
              <w:t>false</w:t>
            </w:r>
            <w:r w:rsidRPr="00E77497">
              <w:t xml:space="preserve"> if the argument is the empty String (its length is zero); otherwise </w:t>
            </w:r>
            <w:r>
              <w:t>return</w:t>
            </w:r>
            <w:r w:rsidRPr="00E77497">
              <w:t xml:space="preserve"> </w:t>
            </w:r>
            <w:r w:rsidRPr="00E77497">
              <w:rPr>
                <w:b/>
              </w:rPr>
              <w:t>true</w:t>
            </w:r>
            <w:r w:rsidRPr="00E77497">
              <w:t>.</w:t>
            </w:r>
          </w:p>
        </w:tc>
      </w:tr>
      <w:tr w:rsidR="005D37A2" w:rsidRPr="00E77497" w14:paraId="3FCB5738" w14:textId="77777777" w:rsidTr="005D37A2">
        <w:trPr>
          <w:jc w:val="center"/>
        </w:trPr>
        <w:tc>
          <w:tcPr>
            <w:tcW w:w="1998" w:type="dxa"/>
          </w:tcPr>
          <w:p w14:paraId="6A48C7BD" w14:textId="77777777" w:rsidR="005D37A2" w:rsidRPr="00E77497" w:rsidRDefault="005D37A2" w:rsidP="005D37A2">
            <w:pPr>
              <w:spacing w:after="60"/>
            </w:pPr>
            <w:r w:rsidRPr="00E77497">
              <w:t>Object</w:t>
            </w:r>
          </w:p>
        </w:tc>
        <w:tc>
          <w:tcPr>
            <w:tcW w:w="6858" w:type="dxa"/>
          </w:tcPr>
          <w:p w14:paraId="05238C55" w14:textId="77777777" w:rsidR="005D37A2" w:rsidRPr="00E77497" w:rsidRDefault="005D37A2" w:rsidP="005D37A2">
            <w:pPr>
              <w:spacing w:after="60"/>
            </w:pPr>
            <w:r>
              <w:t>Return</w:t>
            </w:r>
            <w:r w:rsidRPr="00E77497">
              <w:t xml:space="preserve"> </w:t>
            </w:r>
            <w:r w:rsidRPr="00E77497">
              <w:rPr>
                <w:b/>
              </w:rPr>
              <w:t>true</w:t>
            </w:r>
          </w:p>
        </w:tc>
      </w:tr>
    </w:tbl>
    <w:p w14:paraId="76DDDDFA" w14:textId="77777777" w:rsidR="005D37A2" w:rsidRPr="00E77497" w:rsidRDefault="005D37A2" w:rsidP="005D37A2"/>
    <w:p w14:paraId="3899A978" w14:textId="77777777" w:rsidR="005D37A2" w:rsidRPr="00E77497" w:rsidRDefault="005D37A2" w:rsidP="005D37A2">
      <w:pPr>
        <w:pStyle w:val="30"/>
      </w:pPr>
      <w:bookmarkStart w:id="401" w:name="_Toc366141753"/>
      <w:r w:rsidRPr="00E77497">
        <w:t>ToNumber</w:t>
      </w:r>
      <w:bookmarkEnd w:id="401"/>
    </w:p>
    <w:p w14:paraId="7A073EED" w14:textId="77777777" w:rsidR="005D37A2" w:rsidRPr="00E77497" w:rsidRDefault="005D37A2" w:rsidP="005D37A2">
      <w:pPr>
        <w:keepNext/>
      </w:pPr>
      <w:r w:rsidRPr="00E77497">
        <w:t xml:space="preserve">The abstract operation ToNumber converts its </w:t>
      </w:r>
      <w:r w:rsidRPr="0095410B">
        <w:rPr>
          <w:i/>
        </w:rPr>
        <w:t>argument</w:t>
      </w:r>
      <w:r w:rsidRPr="00E77497">
        <w:t xml:space="preserve"> to a value of type Number according to</w:t>
      </w:r>
      <w:r w:rsidR="00CF10B9">
        <w:t xml:space="preserve"> </w:t>
      </w:r>
      <w:r w:rsidR="00CF10B9">
        <w:fldChar w:fldCharType="begin"/>
      </w:r>
      <w:r w:rsidR="00CF10B9">
        <w:instrText xml:space="preserve"> REF _Ref365644809 \h </w:instrText>
      </w:r>
      <w:r w:rsidR="00CF10B9">
        <w:fldChar w:fldCharType="separate"/>
      </w:r>
      <w:r w:rsidR="00083CEC">
        <w:t xml:space="preserve">Table </w:t>
      </w:r>
      <w:r w:rsidR="00083CEC">
        <w:rPr>
          <w:noProof/>
        </w:rPr>
        <w:t>11</w:t>
      </w:r>
      <w:r w:rsidR="00CF10B9">
        <w:fldChar w:fldCharType="end"/>
      </w:r>
      <w:r w:rsidRPr="00E77497">
        <w:t>:</w:t>
      </w:r>
    </w:p>
    <w:p w14:paraId="0305FE3E" w14:textId="77777777" w:rsidR="005D37A2" w:rsidRPr="00E77497" w:rsidRDefault="005D37A2" w:rsidP="005D37A2">
      <w:pPr>
        <w:pStyle w:val="Tabletitle"/>
      </w:pPr>
      <w:bookmarkStart w:id="402" w:name="_Ref365644809"/>
      <w:r>
        <w:t xml:space="preserve">Table </w:t>
      </w:r>
      <w:r>
        <w:fldChar w:fldCharType="begin"/>
      </w:r>
      <w:r>
        <w:instrText xml:space="preserve"> SEQ Table \* ARABIC </w:instrText>
      </w:r>
      <w:r>
        <w:fldChar w:fldCharType="separate"/>
      </w:r>
      <w:r w:rsidR="00083CEC">
        <w:rPr>
          <w:noProof/>
        </w:rPr>
        <w:t>11</w:t>
      </w:r>
      <w:r>
        <w:fldChar w:fldCharType="end"/>
      </w:r>
      <w:bookmarkEnd w:id="402"/>
      <w:r w:rsidRPr="00E77497">
        <w:rPr>
          <w:rFonts w:eastAsia="Arial Unicode MS"/>
        </w:rPr>
        <w:t xml:space="preserve"> — </w:t>
      </w:r>
      <w:r w:rsidRPr="00E77497">
        <w:t>ToNumber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14:paraId="005D113F" w14:textId="77777777" w:rsidTr="005D37A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7F7329E"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015DA3AF"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14:paraId="34C69CFE" w14:textId="77777777" w:rsidTr="005D37A2">
        <w:trPr>
          <w:jc w:val="center"/>
        </w:trPr>
        <w:tc>
          <w:tcPr>
            <w:tcW w:w="1998" w:type="dxa"/>
            <w:tcBorders>
              <w:top w:val="nil"/>
            </w:tcBorders>
          </w:tcPr>
          <w:p w14:paraId="0D6B58DC" w14:textId="77777777" w:rsidR="005D37A2" w:rsidRPr="00E77497" w:rsidRDefault="005D37A2" w:rsidP="005D37A2">
            <w:pPr>
              <w:keepNext/>
              <w:spacing w:after="60"/>
            </w:pPr>
            <w:r>
              <w:t>Completion Record</w:t>
            </w:r>
          </w:p>
        </w:tc>
        <w:tc>
          <w:tcPr>
            <w:tcW w:w="6858" w:type="dxa"/>
            <w:tcBorders>
              <w:top w:val="nil"/>
            </w:tcBorders>
          </w:tcPr>
          <w:p w14:paraId="6A3CAD06" w14:textId="77777777" w:rsidR="005D37A2" w:rsidRPr="00E77497" w:rsidRDefault="005D37A2" w:rsidP="005D37A2">
            <w:pPr>
              <w:keepNext/>
              <w:spacing w:after="60"/>
            </w:pPr>
            <w:r>
              <w:t xml:space="preserve">If </w:t>
            </w:r>
            <w:r w:rsidRPr="0039396D">
              <w:rPr>
                <w:i/>
              </w:rPr>
              <w:t>argument</w:t>
            </w:r>
            <w:r>
              <w:t xml:space="preserve"> is an abrupt completion, return </w:t>
            </w:r>
            <w:r w:rsidRPr="0095410B">
              <w:rPr>
                <w:i/>
              </w:rPr>
              <w:t>argument</w:t>
            </w:r>
            <w:r>
              <w:t>. Otherwise return ToNumber(</w:t>
            </w:r>
            <w:r w:rsidRPr="0039396D">
              <w:rPr>
                <w:i/>
              </w:rPr>
              <w:t>argument</w:t>
            </w:r>
            <w:r>
              <w:t>.[[value]])</w:t>
            </w:r>
          </w:p>
        </w:tc>
      </w:tr>
      <w:tr w:rsidR="005D37A2" w:rsidRPr="00E77497" w14:paraId="0F85BB73" w14:textId="77777777" w:rsidTr="005D37A2">
        <w:trPr>
          <w:jc w:val="center"/>
        </w:trPr>
        <w:tc>
          <w:tcPr>
            <w:tcW w:w="1998" w:type="dxa"/>
            <w:tcBorders>
              <w:top w:val="nil"/>
            </w:tcBorders>
          </w:tcPr>
          <w:p w14:paraId="42817FA2" w14:textId="77777777" w:rsidR="005D37A2" w:rsidRPr="00E77497" w:rsidRDefault="005D37A2" w:rsidP="005D37A2">
            <w:pPr>
              <w:keepNext/>
              <w:spacing w:after="60"/>
            </w:pPr>
            <w:r w:rsidRPr="00E77497">
              <w:t>Undefined</w:t>
            </w:r>
          </w:p>
        </w:tc>
        <w:tc>
          <w:tcPr>
            <w:tcW w:w="6858" w:type="dxa"/>
            <w:tcBorders>
              <w:top w:val="nil"/>
            </w:tcBorders>
          </w:tcPr>
          <w:p w14:paraId="7D0A4F00" w14:textId="77777777" w:rsidR="005D37A2" w:rsidRPr="00E77497" w:rsidRDefault="005D37A2" w:rsidP="005D37A2">
            <w:pPr>
              <w:keepNext/>
              <w:spacing w:after="60"/>
            </w:pPr>
            <w:r>
              <w:t>Return</w:t>
            </w:r>
            <w:r w:rsidRPr="00E77497">
              <w:t xml:space="preserve"> </w:t>
            </w:r>
            <w:r w:rsidRPr="00E77497">
              <w:rPr>
                <w:b/>
              </w:rPr>
              <w:t>NaN</w:t>
            </w:r>
          </w:p>
        </w:tc>
      </w:tr>
      <w:tr w:rsidR="005D37A2" w:rsidRPr="00E77497" w14:paraId="14B73BD0" w14:textId="77777777" w:rsidTr="005D37A2">
        <w:trPr>
          <w:jc w:val="center"/>
        </w:trPr>
        <w:tc>
          <w:tcPr>
            <w:tcW w:w="1998" w:type="dxa"/>
          </w:tcPr>
          <w:p w14:paraId="1874D56A" w14:textId="77777777" w:rsidR="005D37A2" w:rsidRPr="00E77497" w:rsidRDefault="005D37A2" w:rsidP="005D37A2">
            <w:pPr>
              <w:keepNext/>
              <w:spacing w:after="60"/>
            </w:pPr>
            <w:r w:rsidRPr="00E77497">
              <w:t>Null</w:t>
            </w:r>
          </w:p>
        </w:tc>
        <w:tc>
          <w:tcPr>
            <w:tcW w:w="6858" w:type="dxa"/>
          </w:tcPr>
          <w:p w14:paraId="552C048B" w14:textId="77777777" w:rsidR="005D37A2" w:rsidRPr="00E77497" w:rsidRDefault="005D37A2" w:rsidP="005D37A2">
            <w:pPr>
              <w:keepNext/>
              <w:spacing w:after="60"/>
            </w:pPr>
            <w:r>
              <w:t>Return</w:t>
            </w:r>
            <w:r w:rsidRPr="00E77497">
              <w:t xml:space="preserve"> </w:t>
            </w:r>
            <w:r w:rsidRPr="00E77497">
              <w:rPr>
                <w:b/>
              </w:rPr>
              <w:t>+0</w:t>
            </w:r>
          </w:p>
        </w:tc>
      </w:tr>
      <w:tr w:rsidR="005D37A2" w:rsidRPr="00E77497" w14:paraId="06D09C39" w14:textId="77777777" w:rsidTr="005D37A2">
        <w:trPr>
          <w:jc w:val="center"/>
        </w:trPr>
        <w:tc>
          <w:tcPr>
            <w:tcW w:w="1998" w:type="dxa"/>
          </w:tcPr>
          <w:p w14:paraId="547E62F1" w14:textId="77777777" w:rsidR="005D37A2" w:rsidRPr="00E77497" w:rsidRDefault="005D37A2" w:rsidP="005D37A2">
            <w:pPr>
              <w:keepNext/>
              <w:spacing w:after="60"/>
            </w:pPr>
            <w:r w:rsidRPr="00E77497">
              <w:t>Boolean</w:t>
            </w:r>
          </w:p>
        </w:tc>
        <w:tc>
          <w:tcPr>
            <w:tcW w:w="6858" w:type="dxa"/>
          </w:tcPr>
          <w:p w14:paraId="0FA6A33A" w14:textId="77777777" w:rsidR="005D37A2" w:rsidRPr="00E77497" w:rsidRDefault="005D37A2" w:rsidP="005D37A2">
            <w:pPr>
              <w:keepNext/>
              <w:spacing w:after="60"/>
            </w:pPr>
            <w:r>
              <w:t>Return</w:t>
            </w:r>
            <w:r w:rsidRPr="00E77497">
              <w:t xml:space="preserve"> </w:t>
            </w:r>
            <w:r w:rsidRPr="00E77497">
              <w:rPr>
                <w:b/>
              </w:rPr>
              <w:t>1</w:t>
            </w:r>
            <w:r w:rsidRPr="00E77497">
              <w:t xml:space="preserve"> if </w:t>
            </w:r>
            <w:r w:rsidRPr="0095410B">
              <w:rPr>
                <w:i/>
              </w:rPr>
              <w:t>argument</w:t>
            </w:r>
            <w:r w:rsidRPr="00E77497">
              <w:t xml:space="preserve"> is </w:t>
            </w:r>
            <w:r w:rsidRPr="00E77497">
              <w:rPr>
                <w:b/>
              </w:rPr>
              <w:t>true</w:t>
            </w:r>
            <w:r w:rsidRPr="00E77497">
              <w:t xml:space="preserve">. </w:t>
            </w:r>
            <w:r>
              <w:t>Return</w:t>
            </w:r>
            <w:r w:rsidRPr="00E77497">
              <w:t xml:space="preserve"> </w:t>
            </w:r>
            <w:r w:rsidRPr="00E77497">
              <w:rPr>
                <w:b/>
              </w:rPr>
              <w:t>+0</w:t>
            </w:r>
            <w:r w:rsidRPr="00E77497">
              <w:t xml:space="preserve"> if </w:t>
            </w:r>
            <w:r w:rsidRPr="0095410B">
              <w:rPr>
                <w:i/>
              </w:rPr>
              <w:t>argument</w:t>
            </w:r>
            <w:r w:rsidRPr="00E77497">
              <w:t xml:space="preserve"> is </w:t>
            </w:r>
            <w:r w:rsidRPr="00E77497">
              <w:rPr>
                <w:b/>
              </w:rPr>
              <w:t>false</w:t>
            </w:r>
            <w:r w:rsidRPr="00E77497">
              <w:t>.</w:t>
            </w:r>
          </w:p>
        </w:tc>
      </w:tr>
      <w:tr w:rsidR="005D37A2" w:rsidRPr="00E77497" w14:paraId="53D87729" w14:textId="77777777" w:rsidTr="005D37A2">
        <w:trPr>
          <w:jc w:val="center"/>
        </w:trPr>
        <w:tc>
          <w:tcPr>
            <w:tcW w:w="1998" w:type="dxa"/>
          </w:tcPr>
          <w:p w14:paraId="0C05FA5F" w14:textId="77777777" w:rsidR="005D37A2" w:rsidRPr="00E77497" w:rsidRDefault="005D37A2" w:rsidP="005D37A2">
            <w:pPr>
              <w:keepNext/>
              <w:spacing w:after="60"/>
            </w:pPr>
            <w:r w:rsidRPr="00E77497">
              <w:t>Number</w:t>
            </w:r>
          </w:p>
        </w:tc>
        <w:tc>
          <w:tcPr>
            <w:tcW w:w="6858" w:type="dxa"/>
          </w:tcPr>
          <w:p w14:paraId="5C62C2CF" w14:textId="77777777" w:rsidR="005D37A2" w:rsidRPr="00E77497" w:rsidRDefault="005D37A2" w:rsidP="005D37A2">
            <w:pPr>
              <w:keepNext/>
              <w:spacing w:after="60"/>
            </w:pPr>
            <w:r>
              <w:t>Return</w:t>
            </w:r>
            <w:r w:rsidRPr="00E77497">
              <w:t xml:space="preserve"> </w:t>
            </w:r>
            <w:r w:rsidRPr="0095410B">
              <w:rPr>
                <w:i/>
              </w:rPr>
              <w:t>argument</w:t>
            </w:r>
            <w:r w:rsidRPr="00E77497">
              <w:t xml:space="preserve"> (no conversion).</w:t>
            </w:r>
          </w:p>
        </w:tc>
      </w:tr>
      <w:tr w:rsidR="005D37A2" w:rsidRPr="00E77497" w14:paraId="080ABA50" w14:textId="77777777" w:rsidTr="005D37A2">
        <w:trPr>
          <w:jc w:val="center"/>
        </w:trPr>
        <w:tc>
          <w:tcPr>
            <w:tcW w:w="1998" w:type="dxa"/>
          </w:tcPr>
          <w:p w14:paraId="32603251" w14:textId="77777777" w:rsidR="005D37A2" w:rsidRPr="00E77497" w:rsidRDefault="005D37A2" w:rsidP="005D37A2">
            <w:pPr>
              <w:keepNext/>
              <w:spacing w:after="60"/>
            </w:pPr>
            <w:r w:rsidRPr="00E77497">
              <w:t>String</w:t>
            </w:r>
          </w:p>
        </w:tc>
        <w:tc>
          <w:tcPr>
            <w:tcW w:w="6858" w:type="dxa"/>
          </w:tcPr>
          <w:p w14:paraId="2F771FC6" w14:textId="77777777" w:rsidR="005D37A2" w:rsidRPr="00E77497" w:rsidRDefault="005D37A2" w:rsidP="005D37A2">
            <w:pPr>
              <w:keepNext/>
              <w:spacing w:after="60"/>
            </w:pPr>
            <w:r w:rsidRPr="00E77497">
              <w:t>See grammar and note below.</w:t>
            </w:r>
          </w:p>
        </w:tc>
      </w:tr>
      <w:tr w:rsidR="005D37A2" w:rsidRPr="00E77497" w14:paraId="20960E71" w14:textId="77777777" w:rsidTr="005D37A2">
        <w:trPr>
          <w:jc w:val="center"/>
        </w:trPr>
        <w:tc>
          <w:tcPr>
            <w:tcW w:w="1998" w:type="dxa"/>
          </w:tcPr>
          <w:p w14:paraId="1E9A3833" w14:textId="77777777" w:rsidR="005D37A2" w:rsidRPr="00E77497" w:rsidRDefault="005D37A2" w:rsidP="005D37A2">
            <w:pPr>
              <w:keepNext/>
              <w:spacing w:after="60"/>
            </w:pPr>
            <w:r w:rsidRPr="00E77497">
              <w:t>Object</w:t>
            </w:r>
          </w:p>
        </w:tc>
        <w:tc>
          <w:tcPr>
            <w:tcW w:w="6858" w:type="dxa"/>
          </w:tcPr>
          <w:p w14:paraId="1D6ACBA7" w14:textId="77777777" w:rsidR="005D37A2" w:rsidRPr="00E77497" w:rsidRDefault="005D37A2" w:rsidP="005D37A2">
            <w:pPr>
              <w:keepNext/>
              <w:tabs>
                <w:tab w:val="left" w:pos="360"/>
              </w:tabs>
              <w:spacing w:after="60"/>
            </w:pPr>
            <w:r w:rsidRPr="00E77497">
              <w:t>Apply the following steps:</w:t>
            </w:r>
          </w:p>
          <w:p w14:paraId="25139851" w14:textId="77777777" w:rsidR="005D37A2" w:rsidRPr="00E77497" w:rsidRDefault="005D37A2" w:rsidP="005D37A2">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r w:rsidRPr="00E77497">
              <w:rPr>
                <w:rFonts w:ascii="Times New Roman" w:hAnsi="Times New Roman"/>
                <w:i/>
              </w:rPr>
              <w:t>argument</w:t>
            </w:r>
            <w:r w:rsidRPr="00E77497">
              <w:rPr>
                <w:rFonts w:ascii="Times New Roman" w:hAnsi="Times New Roman"/>
              </w:rPr>
              <w:t>, hint Number).</w:t>
            </w:r>
          </w:p>
          <w:p w14:paraId="7BC71C4F" w14:textId="77777777" w:rsidR="005D37A2" w:rsidRPr="00E77497" w:rsidRDefault="005D37A2" w:rsidP="005D37A2">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r w:rsidRPr="00E77497">
              <w:rPr>
                <w:rFonts w:ascii="Times New Roman" w:hAnsi="Times New Roman"/>
              </w:rPr>
              <w:t>).</w:t>
            </w:r>
          </w:p>
        </w:tc>
      </w:tr>
    </w:tbl>
    <w:p w14:paraId="37B4D5C0" w14:textId="77777777" w:rsidR="005D37A2" w:rsidRPr="00E77497" w:rsidRDefault="005D37A2" w:rsidP="005D37A2"/>
    <w:p w14:paraId="2F78F247" w14:textId="77777777" w:rsidR="005D37A2" w:rsidRPr="00E77497" w:rsidRDefault="005D37A2" w:rsidP="005D37A2">
      <w:pPr>
        <w:pStyle w:val="40"/>
      </w:pPr>
      <w:bookmarkStart w:id="403" w:name="_Ref365537464"/>
      <w:r w:rsidRPr="00E77497">
        <w:t>ToNumber Applied to the String Type</w:t>
      </w:r>
      <w:bookmarkEnd w:id="403"/>
    </w:p>
    <w:p w14:paraId="4DF36B3A" w14:textId="77777777" w:rsidR="005D37A2" w:rsidRPr="00E77497" w:rsidRDefault="005D37A2" w:rsidP="005D37A2">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0E657D52" w14:textId="77777777" w:rsidR="005D37A2" w:rsidRPr="00E77497" w:rsidRDefault="005D37A2" w:rsidP="005D37A2">
      <w:pPr>
        <w:pStyle w:val="Syntax"/>
      </w:pPr>
      <w:r w:rsidRPr="00E77497">
        <w:t xml:space="preserve">Syntax </w:t>
      </w:r>
    </w:p>
    <w:p w14:paraId="66855FD2" w14:textId="77777777" w:rsidR="005D37A2" w:rsidRPr="00E77497" w:rsidRDefault="005D37A2" w:rsidP="005D37A2">
      <w:pPr>
        <w:pStyle w:val="SyntaxRule"/>
      </w:pPr>
      <w:r w:rsidRPr="00E77497">
        <w:t xml:space="preserve">StringNumericLiteral </w:t>
      </w:r>
      <w:r w:rsidRPr="00E77497">
        <w:rPr>
          <w:rFonts w:ascii="Arial" w:hAnsi="Arial"/>
          <w:b/>
          <w:i w:val="0"/>
        </w:rPr>
        <w:t>:::</w:t>
      </w:r>
    </w:p>
    <w:p w14:paraId="25B9DB80" w14:textId="77777777" w:rsidR="005D37A2" w:rsidRPr="00E77497" w:rsidRDefault="005D37A2" w:rsidP="005D37A2">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662679AA" w14:textId="77777777" w:rsidR="005D37A2" w:rsidRPr="00E77497" w:rsidRDefault="005D37A2" w:rsidP="005D37A2">
      <w:pPr>
        <w:pStyle w:val="SyntaxRule"/>
      </w:pPr>
      <w:r w:rsidRPr="00E77497">
        <w:t xml:space="preserve">StrWhiteSpace </w:t>
      </w:r>
      <w:r w:rsidRPr="00E77497">
        <w:rPr>
          <w:rFonts w:ascii="Arial" w:hAnsi="Arial"/>
          <w:b/>
          <w:i w:val="0"/>
        </w:rPr>
        <w:t>:::</w:t>
      </w:r>
    </w:p>
    <w:p w14:paraId="6D16697D" w14:textId="77777777" w:rsidR="005D37A2" w:rsidRPr="00E77497" w:rsidRDefault="005D37A2" w:rsidP="005D37A2">
      <w:pPr>
        <w:pStyle w:val="SyntaxDefinition"/>
      </w:pPr>
      <w:r w:rsidRPr="00E77497">
        <w:t>StrWhiteSpaceChar StrWhiteSpace</w:t>
      </w:r>
      <w:r w:rsidRPr="00E77497">
        <w:rPr>
          <w:rFonts w:ascii="Arial" w:hAnsi="Arial" w:cs="Arial"/>
          <w:i w:val="0"/>
          <w:vertAlign w:val="subscript"/>
        </w:rPr>
        <w:t>opt</w:t>
      </w:r>
    </w:p>
    <w:p w14:paraId="0FD9CE7C" w14:textId="77777777" w:rsidR="005D37A2" w:rsidRPr="00E77497" w:rsidRDefault="005D37A2" w:rsidP="005D37A2">
      <w:pPr>
        <w:pStyle w:val="SyntaxRule"/>
      </w:pPr>
      <w:r w:rsidRPr="00E77497">
        <w:t xml:space="preserve">StrWhiteSpaceChar </w:t>
      </w:r>
      <w:r w:rsidRPr="00E77497">
        <w:rPr>
          <w:rFonts w:ascii="Arial" w:hAnsi="Arial"/>
          <w:b/>
          <w:i w:val="0"/>
        </w:rPr>
        <w:t>:::</w:t>
      </w:r>
    </w:p>
    <w:p w14:paraId="31D31814" w14:textId="77777777" w:rsidR="005D37A2" w:rsidRPr="00E77497" w:rsidRDefault="005D37A2" w:rsidP="005D37A2">
      <w:pPr>
        <w:pStyle w:val="SyntaxDefinition"/>
      </w:pPr>
      <w:r w:rsidRPr="00E77497">
        <w:t>WhiteSpace</w:t>
      </w:r>
      <w:r w:rsidRPr="00E77497">
        <w:br/>
        <w:t>LineTerminator</w:t>
      </w:r>
    </w:p>
    <w:p w14:paraId="0A4F977A" w14:textId="77777777" w:rsidR="005D37A2" w:rsidRPr="00E77497" w:rsidRDefault="005D37A2" w:rsidP="005D37A2">
      <w:pPr>
        <w:pStyle w:val="SyntaxRule"/>
      </w:pPr>
      <w:r w:rsidRPr="00E77497">
        <w:t xml:space="preserve">StrNumericLiteral </w:t>
      </w:r>
      <w:r w:rsidRPr="00E77497">
        <w:rPr>
          <w:rFonts w:ascii="Arial" w:hAnsi="Arial"/>
          <w:b/>
          <w:i w:val="0"/>
        </w:rPr>
        <w:t>:::</w:t>
      </w:r>
    </w:p>
    <w:p w14:paraId="2A72DF7D" w14:textId="77777777" w:rsidR="005D37A2" w:rsidRPr="00E77497" w:rsidRDefault="005D37A2" w:rsidP="005D37A2">
      <w:pPr>
        <w:pStyle w:val="SyntaxDefinition"/>
      </w:pPr>
      <w:r w:rsidRPr="00E77497">
        <w:t>StrDecimalLiteral</w:t>
      </w:r>
      <w:r w:rsidRPr="00E77497">
        <w:br/>
        <w:t>HexIntegerLiteral</w:t>
      </w:r>
    </w:p>
    <w:p w14:paraId="13F492C8" w14:textId="77777777" w:rsidR="005D37A2" w:rsidRPr="00E77497" w:rsidRDefault="005D37A2" w:rsidP="005D37A2">
      <w:pPr>
        <w:pStyle w:val="SyntaxRule"/>
      </w:pPr>
      <w:r w:rsidRPr="00E77497">
        <w:t xml:space="preserve">StrDecimalLiteral </w:t>
      </w:r>
      <w:r w:rsidRPr="00E77497">
        <w:rPr>
          <w:rFonts w:ascii="Arial" w:hAnsi="Arial"/>
          <w:b/>
          <w:i w:val="0"/>
        </w:rPr>
        <w:t>:::</w:t>
      </w:r>
    </w:p>
    <w:p w14:paraId="28AFCA5D" w14:textId="77777777" w:rsidR="005D37A2" w:rsidRPr="00E77497" w:rsidRDefault="005D37A2" w:rsidP="005D37A2">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7AF3251A" w14:textId="77777777" w:rsidR="005D37A2" w:rsidRPr="00E77497" w:rsidRDefault="005D37A2" w:rsidP="005D37A2">
      <w:pPr>
        <w:pStyle w:val="SyntaxRule"/>
      </w:pPr>
      <w:r w:rsidRPr="00E77497">
        <w:t xml:space="preserve">StrUnsignedDecimalLiteral </w:t>
      </w:r>
      <w:r w:rsidRPr="00E77497">
        <w:rPr>
          <w:rFonts w:ascii="Arial" w:hAnsi="Arial"/>
          <w:b/>
          <w:i w:val="0"/>
        </w:rPr>
        <w:t>:::</w:t>
      </w:r>
    </w:p>
    <w:p w14:paraId="5CE3560C" w14:textId="77777777" w:rsidR="005D37A2" w:rsidRPr="00E77497" w:rsidRDefault="005D37A2" w:rsidP="005D37A2">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1868F117" w14:textId="77777777" w:rsidR="005D37A2" w:rsidRPr="00E77497" w:rsidRDefault="005D37A2" w:rsidP="005D37A2">
      <w:pPr>
        <w:pStyle w:val="SyntaxRule"/>
      </w:pPr>
      <w:r w:rsidRPr="00E77497">
        <w:t xml:space="preserve">DecimalDigits </w:t>
      </w:r>
      <w:r w:rsidRPr="00E77497">
        <w:rPr>
          <w:rFonts w:ascii="Arial" w:hAnsi="Arial"/>
          <w:b/>
          <w:i w:val="0"/>
        </w:rPr>
        <w:t>:::</w:t>
      </w:r>
    </w:p>
    <w:p w14:paraId="0CF5B3F5" w14:textId="77777777" w:rsidR="005D37A2" w:rsidRPr="00E77497" w:rsidRDefault="005D37A2" w:rsidP="005D37A2">
      <w:pPr>
        <w:pStyle w:val="SyntaxDefinition"/>
      </w:pPr>
      <w:r w:rsidRPr="00E77497">
        <w:t>DecimalDigit</w:t>
      </w:r>
      <w:r w:rsidRPr="00E77497">
        <w:br/>
        <w:t>DecimalDigits DecimalDigit</w:t>
      </w:r>
    </w:p>
    <w:p w14:paraId="4905851C" w14:textId="77777777" w:rsidR="005D37A2" w:rsidRPr="00E77497" w:rsidRDefault="005D37A2" w:rsidP="005D37A2">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73D06B78" w14:textId="77777777"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0  1  2  3  4  5  6  7  8  9</w:t>
      </w:r>
    </w:p>
    <w:p w14:paraId="1DB7D4CE" w14:textId="77777777" w:rsidR="005D37A2" w:rsidRPr="00E77497" w:rsidRDefault="005D37A2" w:rsidP="005D37A2">
      <w:pPr>
        <w:pStyle w:val="SyntaxRule"/>
      </w:pPr>
      <w:r w:rsidRPr="00E77497">
        <w:t xml:space="preserve">ExponentPart </w:t>
      </w:r>
      <w:r w:rsidRPr="00E77497">
        <w:rPr>
          <w:rFonts w:ascii="Arial" w:hAnsi="Arial"/>
          <w:b/>
          <w:i w:val="0"/>
        </w:rPr>
        <w:t>:::</w:t>
      </w:r>
    </w:p>
    <w:p w14:paraId="306BA034" w14:textId="77777777" w:rsidR="005D37A2" w:rsidRPr="00E77497" w:rsidRDefault="005D37A2" w:rsidP="005D37A2">
      <w:pPr>
        <w:pStyle w:val="SyntaxDefinition"/>
      </w:pPr>
      <w:r w:rsidRPr="00E77497">
        <w:t>ExponentIndicator SignedInteger</w:t>
      </w:r>
    </w:p>
    <w:p w14:paraId="2BEDBBAA" w14:textId="77777777" w:rsidR="005D37A2" w:rsidRPr="00E77497" w:rsidRDefault="005D37A2" w:rsidP="005D37A2">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5A453B41" w14:textId="77777777"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e  E</w:t>
      </w:r>
    </w:p>
    <w:p w14:paraId="2CFF05EE" w14:textId="77777777" w:rsidR="005D37A2" w:rsidRPr="00E77497" w:rsidRDefault="005D37A2" w:rsidP="005D37A2">
      <w:pPr>
        <w:pStyle w:val="SyntaxRule"/>
      </w:pPr>
      <w:r w:rsidRPr="00E77497">
        <w:t xml:space="preserve">SignedInteger </w:t>
      </w:r>
      <w:r w:rsidRPr="00E77497">
        <w:rPr>
          <w:rFonts w:ascii="Arial" w:hAnsi="Arial"/>
          <w:b/>
          <w:i w:val="0"/>
        </w:rPr>
        <w:t>:::</w:t>
      </w:r>
    </w:p>
    <w:p w14:paraId="4E9342B8" w14:textId="77777777" w:rsidR="005D37A2" w:rsidRPr="00E77497" w:rsidRDefault="005D37A2" w:rsidP="005D37A2">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02735CB9" w14:textId="77777777" w:rsidR="005D37A2" w:rsidRPr="00E77497" w:rsidRDefault="005D37A2" w:rsidP="005D37A2">
      <w:pPr>
        <w:pStyle w:val="SyntaxRule"/>
      </w:pPr>
      <w:r w:rsidRPr="00E77497">
        <w:t xml:space="preserve">HexIntegerLiteral </w:t>
      </w:r>
      <w:r w:rsidRPr="00E77497">
        <w:rPr>
          <w:rFonts w:ascii="Arial" w:hAnsi="Arial"/>
          <w:b/>
          <w:i w:val="0"/>
        </w:rPr>
        <w:t>:::</w:t>
      </w:r>
    </w:p>
    <w:p w14:paraId="1EB8CA73" w14:textId="77777777" w:rsidR="005D37A2" w:rsidRPr="00E77497" w:rsidRDefault="005D37A2" w:rsidP="005D37A2">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323B5BD2" w14:textId="77777777" w:rsidR="005D37A2" w:rsidRPr="00E77497" w:rsidRDefault="005D37A2" w:rsidP="005D37A2">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2A3E610E" w14:textId="77777777"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361E20CA" w14:textId="77777777" w:rsidR="005D37A2" w:rsidRPr="00E77497" w:rsidRDefault="005D37A2" w:rsidP="005D37A2">
      <w:pPr>
        <w:pStyle w:val="Note"/>
        <w:contextualSpacing/>
      </w:pPr>
      <w:r>
        <w:t>NOTE</w:t>
      </w:r>
      <w:r>
        <w:tab/>
      </w:r>
      <w:r w:rsidRPr="00E77497">
        <w:t xml:space="preserve">Some differences should be noted between the syntax of a </w:t>
      </w:r>
      <w:r w:rsidRPr="00E77497">
        <w:rPr>
          <w:rStyle w:val="bnf"/>
        </w:rPr>
        <w:t>StringNumericLiteral</w:t>
      </w:r>
      <w:r w:rsidRPr="00E77497">
        <w:t xml:space="preserve"> and a </w:t>
      </w:r>
      <w:r w:rsidRPr="00E77497">
        <w:rPr>
          <w:rStyle w:val="bnf"/>
        </w:rPr>
        <w:t>NumericLiteral</w:t>
      </w:r>
      <w:r w:rsidRPr="00E77497">
        <w:t xml:space="preserve"> (see </w:t>
      </w:r>
      <w:r w:rsidR="00C04626">
        <w:fldChar w:fldCharType="begin"/>
      </w:r>
      <w:r w:rsidR="00C04626">
        <w:instrText xml:space="preserve"> REF _Ref424530746 \r \h </w:instrText>
      </w:r>
      <w:r w:rsidR="00C04626">
        <w:fldChar w:fldCharType="separate"/>
      </w:r>
      <w:r w:rsidR="00083CEC">
        <w:t>11.8.3</w:t>
      </w:r>
      <w:r w:rsidR="00C04626">
        <w:fldChar w:fldCharType="end"/>
      </w:r>
      <w:r w:rsidRPr="00E77497">
        <w:t>):</w:t>
      </w:r>
    </w:p>
    <w:p w14:paraId="3CDCC2E5" w14:textId="77777777"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7C2D990A" w14:textId="77777777"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7C550A44" w14:textId="77777777"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6577D9CC" w14:textId="77777777" w:rsidR="005D37A2"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41EB5421" w14:textId="77777777" w:rsidR="005D37A2" w:rsidRPr="00524C69" w:rsidRDefault="005D37A2" w:rsidP="005D37A2">
      <w:pPr>
        <w:pStyle w:val="Note"/>
        <w:numPr>
          <w:ilvl w:val="0"/>
          <w:numId w:val="888"/>
        </w:numPr>
      </w:pPr>
      <w:r w:rsidRPr="00524C69">
        <w:rPr>
          <w:rFonts w:ascii="Courier New" w:hAnsi="Courier New" w:cs="Courier New"/>
          <w:b/>
        </w:rPr>
        <w:t>Infinity</w:t>
      </w:r>
      <w:r>
        <w:t xml:space="preserve"> </w:t>
      </w:r>
      <w:r w:rsidRPr="00524C69">
        <w:rPr>
          <w:rFonts w:ascii="Courier New" w:hAnsi="Courier New" w:cs="Courier New"/>
          <w:b/>
        </w:rPr>
        <w:t>and –Infinity</w:t>
      </w:r>
      <w:r>
        <w:t xml:space="preserve"> are recognised as a </w:t>
      </w:r>
      <w:r w:rsidRPr="00E77497">
        <w:rPr>
          <w:rStyle w:val="bnf"/>
        </w:rPr>
        <w:t>StringNumericLiteral</w:t>
      </w:r>
      <w:r>
        <w:t xml:space="preserve">  but not as a  </w:t>
      </w:r>
      <w:r w:rsidRPr="00E77497">
        <w:rPr>
          <w:rStyle w:val="bnf"/>
        </w:rPr>
        <w:t>NumericLiteral</w:t>
      </w:r>
      <w:r>
        <w:t>.</w:t>
      </w:r>
    </w:p>
    <w:p w14:paraId="7C075AD7" w14:textId="77777777" w:rsidR="005D37A2" w:rsidRPr="00E77497" w:rsidRDefault="005D37A2" w:rsidP="005D37A2">
      <w:pPr>
        <w:keepNext/>
        <w:rPr>
          <w:rFonts w:ascii="Helvetica" w:hAnsi="Helvetica"/>
          <w:b/>
        </w:rPr>
      </w:pPr>
      <w:r w:rsidRPr="00E77497">
        <w:rPr>
          <w:rFonts w:ascii="Helvetica" w:hAnsi="Helvetica"/>
          <w:b/>
        </w:rPr>
        <w:t>Runtime Semantics</w:t>
      </w:r>
    </w:p>
    <w:p w14:paraId="4134D6AD" w14:textId="77777777" w:rsidR="005D37A2" w:rsidRPr="00E77497" w:rsidRDefault="005D37A2" w:rsidP="005D37A2">
      <w:r w:rsidRPr="00E77497">
        <w:t xml:space="preserve">The conversion of a String to a Number value is similar overall to the determination of the Number value for a numeric literal (see </w:t>
      </w:r>
      <w:r w:rsidR="00C04626">
        <w:fldChar w:fldCharType="begin"/>
      </w:r>
      <w:r w:rsidR="00C04626">
        <w:instrText xml:space="preserve"> REF _Ref424530746 \r \h </w:instrText>
      </w:r>
      <w:r w:rsidR="00C04626">
        <w:fldChar w:fldCharType="separate"/>
      </w:r>
      <w:r w:rsidR="00083CEC">
        <w:t>11.8.3</w:t>
      </w:r>
      <w:r w:rsidR="00C04626">
        <w:fldChar w:fldCharType="end"/>
      </w:r>
      <w:r w:rsidRPr="00E77497">
        <w:t>),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231C8C55" w14:textId="77777777"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1940586C" w14:textId="77777777"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548CDBE8" w14:textId="77777777"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14:paraId="3ADD47B8" w14:textId="77777777" w:rsidR="005D37A2" w:rsidRPr="00E77497" w:rsidRDefault="005D37A2" w:rsidP="005D37A2">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56154206" w14:textId="77777777" w:rsidR="005D37A2" w:rsidRPr="00E77497" w:rsidRDefault="005D37A2" w:rsidP="005D37A2">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0892B467" w14:textId="77777777" w:rsidR="005D37A2" w:rsidRPr="00E77497"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7F1F8D2F" w14:textId="77777777" w:rsidR="005D37A2" w:rsidRPr="00E77497"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787845FF" w14:textId="77777777" w:rsidR="005D37A2" w:rsidRPr="009C202C"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392246A4" w14:textId="77777777" w:rsidR="005D37A2" w:rsidRPr="004D1BD1" w:rsidRDefault="005D37A2" w:rsidP="005D37A2">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72FCD6EB" w14:textId="77777777" w:rsidR="005D37A2" w:rsidRPr="00E77497" w:rsidRDefault="005D37A2" w:rsidP="005D37A2">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68CDF14D" w14:textId="77777777" w:rsidR="005D37A2" w:rsidRPr="00675B74" w:rsidRDefault="005D37A2" w:rsidP="005D37A2">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3FAF0199"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37DD1044"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36C5D7B2"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w:t>
      </w:r>
    </w:p>
    <w:p w14:paraId="5EF09D15"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4FC70B2A"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2204309D"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15C9AF29"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75516D3E"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4FD8C9F3"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4AC854CE"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026A4166"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415BA25F"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7370F8D1"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500666C1"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20A0EBA2"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587C6072"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368CD0E7"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5336FF70"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7FF25D80"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0FF9F455"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031F2C09"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5DE90FDD"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51126CC6"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4AE3D074"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20C0DAE5"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219A341F"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33CE5431"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0D80A7DB"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1BB43E0C"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6CBD22C1"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2EEB427F" w14:textId="77777777" w:rsidR="005D37A2" w:rsidRPr="00E77497" w:rsidRDefault="005D37A2" w:rsidP="005D37A2">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1262C9B2" w14:textId="77777777" w:rsidR="005D37A2" w:rsidRPr="00E77497" w:rsidRDefault="005D37A2" w:rsidP="005D37A2">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w:t>
      </w:r>
      <w:r w:rsidR="00A51D25">
        <w:fldChar w:fldCharType="begin"/>
      </w:r>
      <w:r w:rsidR="00A51D25">
        <w:instrText xml:space="preserve"> REF _Ref365547867 \r \h </w:instrText>
      </w:r>
      <w:r w:rsidR="00A51D25">
        <w:fldChar w:fldCharType="separate"/>
      </w:r>
      <w:r w:rsidR="00083CEC">
        <w:t>6.1.5</w:t>
      </w:r>
      <w:r w:rsidR="00A51D25">
        <w:fldChar w:fldCharType="end"/>
      </w:r>
      <w:r w:rsidRPr="004D1BD1">
        <w:t xml:space="preserve">),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72E0770B" w14:textId="77777777" w:rsidR="005D37A2" w:rsidRPr="00E77497" w:rsidRDefault="005D37A2" w:rsidP="005D37A2">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2843E8D8" w14:textId="77777777" w:rsidR="005D37A2" w:rsidRPr="00E77497" w:rsidRDefault="005D37A2" w:rsidP="005D37A2">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p>
    <w:p w14:paraId="50486615" w14:textId="77777777" w:rsidR="005D37A2" w:rsidRPr="00E77497" w:rsidRDefault="005D37A2" w:rsidP="005D37A2">
      <w:pPr>
        <w:pStyle w:val="30"/>
      </w:pPr>
      <w:bookmarkStart w:id="404" w:name="_Toc366141754"/>
      <w:r w:rsidRPr="00E77497">
        <w:t>ToInteger</w:t>
      </w:r>
      <w:bookmarkEnd w:id="404"/>
    </w:p>
    <w:p w14:paraId="048115A4" w14:textId="77777777" w:rsidR="005D37A2" w:rsidRPr="00E77497" w:rsidRDefault="005D37A2" w:rsidP="005D37A2">
      <w:r w:rsidRPr="00E77497">
        <w:t>The abstract operation ToInteger converts its argument to an integral numeric value. This abstract operation functions as follows:</w:t>
      </w:r>
    </w:p>
    <w:p w14:paraId="6727D82B" w14:textId="77777777" w:rsidR="005D37A2" w:rsidRPr="00E77497" w:rsidRDefault="005D37A2" w:rsidP="005D37A2">
      <w:pPr>
        <w:pStyle w:val="Alg2"/>
        <w:numPr>
          <w:ilvl w:val="0"/>
          <w:numId w:val="350"/>
        </w:numPr>
      </w:pPr>
      <w:r w:rsidRPr="00E77497">
        <w:t xml:space="preserve">Let </w:t>
      </w:r>
      <w:r w:rsidRPr="00E77497">
        <w:rPr>
          <w:i/>
        </w:rPr>
        <w:t>number</w:t>
      </w:r>
      <w:r w:rsidRPr="00E77497">
        <w:t xml:space="preserve"> be the result of calling ToNumber on the input argument.</w:t>
      </w:r>
    </w:p>
    <w:p w14:paraId="7E9CCE2C" w14:textId="77777777" w:rsidR="005D37A2" w:rsidRDefault="005D37A2" w:rsidP="005D37A2">
      <w:pPr>
        <w:pStyle w:val="Alg4"/>
        <w:numPr>
          <w:ilvl w:val="0"/>
          <w:numId w:val="350"/>
        </w:numPr>
        <w:contextualSpacing/>
      </w:pPr>
      <w:r>
        <w:t>ReturnIfAbrupt(</w:t>
      </w:r>
      <w:r>
        <w:rPr>
          <w:i/>
        </w:rPr>
        <w:t>number</w:t>
      </w:r>
      <w:r>
        <w:t>).</w:t>
      </w:r>
    </w:p>
    <w:p w14:paraId="609E650B" w14:textId="77777777" w:rsidR="005D37A2" w:rsidRPr="00E77497" w:rsidRDefault="005D37A2" w:rsidP="005D37A2">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p>
    <w:p w14:paraId="379748F6" w14:textId="77777777" w:rsidR="005D37A2" w:rsidRPr="00E77497" w:rsidRDefault="005D37A2" w:rsidP="005D37A2">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p>
    <w:p w14:paraId="41D6E9C5" w14:textId="77777777" w:rsidR="005D37A2" w:rsidRPr="00E77497" w:rsidRDefault="005D37A2" w:rsidP="005D37A2">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6CD313B0" w14:textId="77777777" w:rsidR="005D37A2" w:rsidRPr="00E77497" w:rsidRDefault="005D37A2" w:rsidP="005D37A2">
      <w:pPr>
        <w:pStyle w:val="30"/>
      </w:pPr>
      <w:bookmarkStart w:id="405" w:name="_Ref365547650"/>
      <w:bookmarkStart w:id="406" w:name="_Toc366141755"/>
      <w:r w:rsidRPr="00E77497">
        <w:t>ToInt32: (Signed 32 Bit Integer)</w:t>
      </w:r>
      <w:bookmarkEnd w:id="405"/>
      <w:bookmarkEnd w:id="406"/>
    </w:p>
    <w:p w14:paraId="78A74111" w14:textId="77777777" w:rsidR="005D37A2" w:rsidRPr="009C202C" w:rsidRDefault="005D37A2" w:rsidP="005D37A2">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p>
    <w:p w14:paraId="43782C60" w14:textId="77777777" w:rsidR="005D37A2" w:rsidRPr="00675B74" w:rsidRDefault="005D37A2" w:rsidP="005D37A2">
      <w:pPr>
        <w:pStyle w:val="Alg2"/>
        <w:numPr>
          <w:ilvl w:val="0"/>
          <w:numId w:val="351"/>
        </w:numPr>
      </w:pPr>
      <w:r w:rsidRPr="009C202C">
        <w:t xml:space="preserve">Let </w:t>
      </w:r>
      <w:r w:rsidRPr="009C202C">
        <w:rPr>
          <w:i/>
        </w:rPr>
        <w:t>number</w:t>
      </w:r>
      <w:r w:rsidRPr="00675B74">
        <w:t xml:space="preserve"> be the result of calling ToNumber on the input argument.</w:t>
      </w:r>
    </w:p>
    <w:p w14:paraId="744B3ACF" w14:textId="77777777" w:rsidR="005D37A2" w:rsidRDefault="005D37A2" w:rsidP="005D37A2">
      <w:pPr>
        <w:pStyle w:val="Alg4"/>
        <w:numPr>
          <w:ilvl w:val="0"/>
          <w:numId w:val="351"/>
        </w:numPr>
        <w:contextualSpacing/>
      </w:pPr>
      <w:r>
        <w:t>ReturnIfAbrupt(</w:t>
      </w:r>
      <w:r>
        <w:rPr>
          <w:i/>
        </w:rPr>
        <w:t>number</w:t>
      </w:r>
      <w:r>
        <w:t>).</w:t>
      </w:r>
    </w:p>
    <w:p w14:paraId="051C1289" w14:textId="77777777" w:rsidR="005D37A2" w:rsidRPr="00E77497" w:rsidRDefault="005D37A2" w:rsidP="005D37A2">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r w:rsidRPr="00E77497">
        <w:t>.</w:t>
      </w:r>
    </w:p>
    <w:p w14:paraId="20FFC4A6" w14:textId="77777777" w:rsidR="005D37A2" w:rsidRPr="00E77497" w:rsidRDefault="005D37A2" w:rsidP="005D37A2">
      <w:pPr>
        <w:pStyle w:val="Alg2"/>
        <w:numPr>
          <w:ilvl w:val="0"/>
          <w:numId w:val="351"/>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0F27D499" w14:textId="77777777" w:rsidR="005D37A2" w:rsidRPr="00E77497" w:rsidRDefault="005D37A2" w:rsidP="005D37A2">
      <w:pPr>
        <w:pStyle w:val="Alg2"/>
        <w:numPr>
          <w:ilvl w:val="0"/>
          <w:numId w:val="351"/>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14:paraId="06139F38" w14:textId="77777777" w:rsidR="005D37A2" w:rsidRPr="00E77497" w:rsidRDefault="005D37A2" w:rsidP="005D37A2">
      <w:pPr>
        <w:pStyle w:val="Alg2"/>
        <w:numPr>
          <w:ilvl w:val="0"/>
          <w:numId w:val="351"/>
        </w:numPr>
        <w:spacing w:after="220"/>
      </w:pPr>
      <w:r w:rsidRPr="00E77497">
        <w:t xml:space="preserve">If </w:t>
      </w:r>
      <w:r w:rsidRPr="00E77497">
        <w:rPr>
          <w:i/>
        </w:rPr>
        <w:t>int32bit</w:t>
      </w:r>
      <w:r w:rsidRPr="00E77497">
        <w:t xml:space="preserve"> </w:t>
      </w:r>
      <w:r>
        <w:t>≥</w:t>
      </w:r>
      <w:r w:rsidRPr="00E77497">
        <w:t xml:space="preserve">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39CFCC36" w14:textId="77777777" w:rsidR="005D37A2" w:rsidRPr="00E77497" w:rsidRDefault="005D37A2" w:rsidP="005D37A2">
      <w:pPr>
        <w:pStyle w:val="Note"/>
        <w:spacing w:after="120"/>
      </w:pPr>
      <w:r w:rsidRPr="00E77497">
        <w:t>NOTE</w:t>
      </w:r>
      <w:r w:rsidRPr="00E77497">
        <w:tab/>
        <w:t>Given the above definition of ToInt32:</w:t>
      </w:r>
    </w:p>
    <w:p w14:paraId="73D9F52D" w14:textId="77777777" w:rsidR="005D37A2" w:rsidRPr="00E77497" w:rsidRDefault="005D37A2" w:rsidP="005D37A2">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14:paraId="0B9FBD15" w14:textId="77777777" w:rsidR="005D37A2" w:rsidRPr="00E77497" w:rsidRDefault="005D37A2" w:rsidP="005D37A2">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0A257A51" w14:textId="77777777" w:rsidR="005D37A2" w:rsidRPr="00E77497" w:rsidRDefault="005D37A2" w:rsidP="005D37A2">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p>
    <w:p w14:paraId="5AD224EE" w14:textId="77777777" w:rsidR="005D37A2" w:rsidRPr="00E77497" w:rsidRDefault="005D37A2" w:rsidP="005D37A2">
      <w:pPr>
        <w:pStyle w:val="30"/>
      </w:pPr>
      <w:bookmarkStart w:id="407" w:name="_Ref365547662"/>
      <w:bookmarkStart w:id="408" w:name="_Toc366141756"/>
      <w:r w:rsidRPr="00E77497">
        <w:t>ToUint32: (Unsigned 32 Bit Integer)</w:t>
      </w:r>
      <w:bookmarkEnd w:id="407"/>
      <w:bookmarkEnd w:id="408"/>
    </w:p>
    <w:p w14:paraId="4ADF9E72" w14:textId="77777777" w:rsidR="005D37A2" w:rsidRPr="009C202C" w:rsidRDefault="005D37A2" w:rsidP="005D37A2">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 operation functions as follows:</w:t>
      </w:r>
    </w:p>
    <w:p w14:paraId="7FCE4909" w14:textId="77777777" w:rsidR="005D37A2" w:rsidRPr="00675B74" w:rsidRDefault="005D37A2" w:rsidP="005D37A2">
      <w:pPr>
        <w:pStyle w:val="Alg2"/>
        <w:numPr>
          <w:ilvl w:val="0"/>
          <w:numId w:val="352"/>
        </w:numPr>
      </w:pPr>
      <w:r w:rsidRPr="009C202C">
        <w:t xml:space="preserve">Let </w:t>
      </w:r>
      <w:r w:rsidRPr="009C202C">
        <w:rPr>
          <w:i/>
        </w:rPr>
        <w:t>number</w:t>
      </w:r>
      <w:r w:rsidRPr="00675B74">
        <w:t xml:space="preserve"> be the result of calling ToNumber on the input argument.</w:t>
      </w:r>
    </w:p>
    <w:p w14:paraId="27D4E55E" w14:textId="77777777" w:rsidR="005D37A2" w:rsidRDefault="005D37A2" w:rsidP="005D37A2">
      <w:pPr>
        <w:pStyle w:val="Alg4"/>
        <w:numPr>
          <w:ilvl w:val="0"/>
          <w:numId w:val="352"/>
        </w:numPr>
        <w:contextualSpacing/>
      </w:pPr>
      <w:r>
        <w:t>ReturnIfAbrupt(</w:t>
      </w:r>
      <w:r>
        <w:rPr>
          <w:i/>
        </w:rPr>
        <w:t>number</w:t>
      </w:r>
      <w:r>
        <w:t>).</w:t>
      </w:r>
    </w:p>
    <w:p w14:paraId="2D700DCF" w14:textId="77777777" w:rsidR="005D37A2" w:rsidRPr="00E77497" w:rsidRDefault="005D37A2" w:rsidP="005D37A2">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3ECE7CB1" w14:textId="77777777" w:rsidR="005D37A2" w:rsidRPr="00E77497" w:rsidRDefault="005D37A2" w:rsidP="005D37A2">
      <w:pPr>
        <w:pStyle w:val="Alg2"/>
        <w:numPr>
          <w:ilvl w:val="0"/>
          <w:numId w:val="352"/>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12925883" w14:textId="77777777" w:rsidR="005D37A2" w:rsidRPr="00E77497" w:rsidRDefault="005D37A2" w:rsidP="005D37A2">
      <w:pPr>
        <w:pStyle w:val="Alg2"/>
        <w:numPr>
          <w:ilvl w:val="0"/>
          <w:numId w:val="352"/>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14:paraId="135A54A3" w14:textId="77777777" w:rsidR="005D37A2" w:rsidRPr="00E77497" w:rsidRDefault="005D37A2" w:rsidP="005D37A2">
      <w:pPr>
        <w:pStyle w:val="Alg2"/>
        <w:numPr>
          <w:ilvl w:val="0"/>
          <w:numId w:val="352"/>
        </w:numPr>
        <w:spacing w:after="220"/>
      </w:pPr>
      <w:r w:rsidRPr="00E77497">
        <w:t xml:space="preserve">Return </w:t>
      </w:r>
      <w:r w:rsidRPr="00E77497">
        <w:rPr>
          <w:i/>
        </w:rPr>
        <w:t>int32bit</w:t>
      </w:r>
      <w:r w:rsidRPr="00E77497">
        <w:t>.</w:t>
      </w:r>
    </w:p>
    <w:p w14:paraId="0B6DA9CA" w14:textId="77777777" w:rsidR="005D37A2" w:rsidRPr="00E77497" w:rsidRDefault="005D37A2" w:rsidP="005D37A2">
      <w:pPr>
        <w:pStyle w:val="Note"/>
        <w:spacing w:after="120"/>
      </w:pPr>
      <w:r w:rsidRPr="00E77497">
        <w:t>NOTE</w:t>
      </w:r>
      <w:r w:rsidRPr="00E77497">
        <w:tab/>
        <w:t>Given the above definition of ToU</w:t>
      </w:r>
      <w:r>
        <w:t>i</w:t>
      </w:r>
      <w:r w:rsidRPr="00E77497">
        <w:t>nt32:</w:t>
      </w:r>
    </w:p>
    <w:p w14:paraId="0917632F" w14:textId="77777777" w:rsidR="005D37A2" w:rsidRPr="00E77497" w:rsidRDefault="005D37A2" w:rsidP="005D37A2">
      <w:pPr>
        <w:pStyle w:val="Note"/>
        <w:numPr>
          <w:ilvl w:val="0"/>
          <w:numId w:val="39"/>
        </w:numPr>
        <w:tabs>
          <w:tab w:val="clear" w:pos="960"/>
          <w:tab w:val="left" w:pos="360"/>
        </w:tabs>
        <w:ind w:left="360"/>
        <w:contextualSpacing/>
      </w:pPr>
      <w:r w:rsidRPr="00E77497">
        <w:t xml:space="preserve">Step </w:t>
      </w:r>
      <w:r>
        <w:t xml:space="preserve">6 </w:t>
      </w:r>
      <w:r w:rsidRPr="00E77497">
        <w:t>is the only difference between ToUint32 and ToInt32.</w:t>
      </w:r>
    </w:p>
    <w:p w14:paraId="6144A969" w14:textId="77777777" w:rsidR="005D37A2" w:rsidRPr="00E77497" w:rsidRDefault="005D37A2" w:rsidP="005D37A2">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14:paraId="222408D9" w14:textId="77777777" w:rsidR="005D37A2" w:rsidRPr="00E77497" w:rsidRDefault="005D37A2" w:rsidP="005D37A2">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p>
    <w:p w14:paraId="5B742F4B" w14:textId="77777777" w:rsidR="005D37A2" w:rsidRPr="00E77497" w:rsidRDefault="005D37A2" w:rsidP="005D37A2">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p>
    <w:p w14:paraId="13472E82" w14:textId="77777777" w:rsidR="005D37A2" w:rsidRPr="00E77497" w:rsidRDefault="005D37A2" w:rsidP="005D37A2">
      <w:pPr>
        <w:pStyle w:val="30"/>
      </w:pPr>
      <w:bookmarkStart w:id="409" w:name="_Toc366141757"/>
      <w:r w:rsidRPr="00E77497">
        <w:t>ToUint16: (Unsigned 16 Bit Integer)</w:t>
      </w:r>
      <w:bookmarkEnd w:id="409"/>
    </w:p>
    <w:p w14:paraId="2CCFF809" w14:textId="77777777" w:rsidR="005D37A2" w:rsidRPr="00E65A34" w:rsidRDefault="005D37A2" w:rsidP="005D37A2">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416B3DB2" w14:textId="77777777" w:rsidR="005D37A2" w:rsidRPr="009C202C" w:rsidRDefault="005D37A2" w:rsidP="005D37A2">
      <w:pPr>
        <w:pStyle w:val="Alg2"/>
        <w:numPr>
          <w:ilvl w:val="0"/>
          <w:numId w:val="353"/>
        </w:numPr>
      </w:pPr>
      <w:r w:rsidRPr="009C202C">
        <w:t xml:space="preserve">Let </w:t>
      </w:r>
      <w:r w:rsidRPr="009C202C">
        <w:rPr>
          <w:i/>
        </w:rPr>
        <w:t>number</w:t>
      </w:r>
      <w:r w:rsidRPr="009C202C">
        <w:t xml:space="preserve"> be the result of calling ToNumber on the input argument.</w:t>
      </w:r>
    </w:p>
    <w:p w14:paraId="4A2AB9FE" w14:textId="77777777" w:rsidR="005D37A2" w:rsidRDefault="005D37A2" w:rsidP="005D37A2">
      <w:pPr>
        <w:pStyle w:val="Alg4"/>
        <w:numPr>
          <w:ilvl w:val="0"/>
          <w:numId w:val="353"/>
        </w:numPr>
        <w:contextualSpacing/>
      </w:pPr>
      <w:r>
        <w:t>ReturnIfAbrupt(</w:t>
      </w:r>
      <w:r>
        <w:rPr>
          <w:i/>
        </w:rPr>
        <w:t>number</w:t>
      </w:r>
      <w:r>
        <w:t>).</w:t>
      </w:r>
    </w:p>
    <w:p w14:paraId="642E276D" w14:textId="77777777" w:rsidR="005D37A2" w:rsidRPr="00E77497" w:rsidRDefault="005D37A2" w:rsidP="005D37A2">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59AB7EDA" w14:textId="77777777" w:rsidR="005D37A2" w:rsidRPr="00E77497" w:rsidRDefault="005D37A2" w:rsidP="005D37A2">
      <w:pPr>
        <w:pStyle w:val="Alg2"/>
        <w:numPr>
          <w:ilvl w:val="0"/>
          <w:numId w:val="353"/>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232E4D82" w14:textId="77777777" w:rsidR="005D37A2" w:rsidRPr="00E77497" w:rsidRDefault="005D37A2" w:rsidP="005D37A2">
      <w:pPr>
        <w:pStyle w:val="Alg2"/>
        <w:numPr>
          <w:ilvl w:val="0"/>
          <w:numId w:val="353"/>
        </w:numPr>
      </w:pPr>
      <w:r w:rsidRPr="00E77497">
        <w:t xml:space="preserve">Let </w:t>
      </w:r>
      <w:r w:rsidRPr="00E77497">
        <w:rPr>
          <w:i/>
        </w:rPr>
        <w:t>int16bit</w:t>
      </w:r>
      <w:r w:rsidRPr="00E77497">
        <w:t xml:space="preserve"> be </w:t>
      </w:r>
      <w:r>
        <w:rPr>
          <w:i/>
        </w:rPr>
        <w:t>int</w:t>
      </w:r>
      <w:r w:rsidRPr="00E77497">
        <w:t xml:space="preserve"> modulo 2</w:t>
      </w:r>
      <w:r w:rsidRPr="00E77497">
        <w:rPr>
          <w:vertAlign w:val="superscript"/>
        </w:rPr>
        <w:t>16</w:t>
      </w:r>
      <w:r w:rsidRPr="00E77497">
        <w:t>.</w:t>
      </w:r>
    </w:p>
    <w:p w14:paraId="426045AC" w14:textId="77777777" w:rsidR="005D37A2" w:rsidRPr="00E77497" w:rsidRDefault="005D37A2" w:rsidP="005D37A2">
      <w:pPr>
        <w:pStyle w:val="Alg2"/>
        <w:numPr>
          <w:ilvl w:val="0"/>
          <w:numId w:val="353"/>
        </w:numPr>
        <w:spacing w:after="220"/>
      </w:pPr>
      <w:r w:rsidRPr="00E77497">
        <w:t xml:space="preserve">Return </w:t>
      </w:r>
      <w:r w:rsidRPr="00E77497">
        <w:rPr>
          <w:i/>
        </w:rPr>
        <w:t>int16bit</w:t>
      </w:r>
      <w:r w:rsidRPr="00E77497">
        <w:t>.</w:t>
      </w:r>
    </w:p>
    <w:p w14:paraId="025DC256" w14:textId="77777777" w:rsidR="005D37A2" w:rsidRPr="00E77497" w:rsidRDefault="005D37A2" w:rsidP="005D37A2">
      <w:pPr>
        <w:pStyle w:val="Note"/>
        <w:spacing w:after="120"/>
      </w:pPr>
      <w:r w:rsidRPr="00E77497">
        <w:t>NOTE</w:t>
      </w:r>
      <w:r w:rsidRPr="00E77497">
        <w:tab/>
        <w:t>Given the above definition of ToUint16:</w:t>
      </w:r>
    </w:p>
    <w:p w14:paraId="61F51177" w14:textId="77777777" w:rsidR="005D37A2" w:rsidRPr="00E77497" w:rsidRDefault="005D37A2" w:rsidP="005D37A2">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14:paraId="11ABF33A" w14:textId="77777777" w:rsidR="005D37A2" w:rsidRPr="00E77497" w:rsidRDefault="005D37A2" w:rsidP="005D37A2">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145775">
        <w:rPr>
          <w:b/>
        </w:rPr>
        <w:t>+0</w:t>
      </w:r>
      <w:r w:rsidRPr="00E77497">
        <w:t>.</w:t>
      </w:r>
    </w:p>
    <w:p w14:paraId="0C9EBF41" w14:textId="77777777" w:rsidR="005D37A2" w:rsidRPr="00E77497" w:rsidRDefault="005D37A2" w:rsidP="005D37A2">
      <w:pPr>
        <w:pStyle w:val="30"/>
      </w:pPr>
      <w:bookmarkStart w:id="410" w:name="_Ref366083774"/>
      <w:bookmarkStart w:id="411" w:name="_Toc366141758"/>
      <w:r w:rsidRPr="00E77497">
        <w:t>ToString</w:t>
      </w:r>
      <w:bookmarkEnd w:id="410"/>
      <w:bookmarkEnd w:id="411"/>
    </w:p>
    <w:p w14:paraId="411BE985" w14:textId="77777777" w:rsidR="005D37A2" w:rsidRPr="00E77497" w:rsidRDefault="005D37A2" w:rsidP="005D37A2">
      <w:pPr>
        <w:spacing w:after="120"/>
      </w:pPr>
      <w:r w:rsidRPr="00E77497">
        <w:t xml:space="preserve">The abstract operation ToString converts its </w:t>
      </w:r>
      <w:r w:rsidRPr="00FE23BC">
        <w:rPr>
          <w:i/>
        </w:rPr>
        <w:t>argument</w:t>
      </w:r>
      <w:r w:rsidRPr="00E77497">
        <w:t xml:space="preserve"> to a value of type String according to</w:t>
      </w:r>
      <w:r w:rsidR="00CF10B9">
        <w:t xml:space="preserve"> </w:t>
      </w:r>
      <w:r w:rsidR="00CF10B9">
        <w:fldChar w:fldCharType="begin"/>
      </w:r>
      <w:r w:rsidR="00CF10B9">
        <w:instrText xml:space="preserve"> REF _Ref365644810 \h </w:instrText>
      </w:r>
      <w:r w:rsidR="00CF10B9">
        <w:fldChar w:fldCharType="separate"/>
      </w:r>
      <w:r w:rsidR="00083CEC">
        <w:t xml:space="preserve">Table </w:t>
      </w:r>
      <w:r w:rsidR="00083CEC">
        <w:rPr>
          <w:noProof/>
        </w:rPr>
        <w:t>12</w:t>
      </w:r>
      <w:r w:rsidR="00CF10B9">
        <w:fldChar w:fldCharType="end"/>
      </w:r>
      <w:r w:rsidRPr="00E77497">
        <w:t>:</w:t>
      </w:r>
    </w:p>
    <w:p w14:paraId="66DA630A" w14:textId="77777777" w:rsidR="005D37A2" w:rsidRPr="00E77497" w:rsidRDefault="005D37A2" w:rsidP="005D37A2">
      <w:pPr>
        <w:pStyle w:val="Tabletitle"/>
      </w:pPr>
      <w:bookmarkStart w:id="412" w:name="_Ref365644810"/>
      <w:r>
        <w:t xml:space="preserve">Table </w:t>
      </w:r>
      <w:r>
        <w:fldChar w:fldCharType="begin"/>
      </w:r>
      <w:r>
        <w:instrText xml:space="preserve"> SEQ Table \* ARABIC </w:instrText>
      </w:r>
      <w:r>
        <w:fldChar w:fldCharType="separate"/>
      </w:r>
      <w:r w:rsidR="00083CEC">
        <w:rPr>
          <w:noProof/>
        </w:rPr>
        <w:t>12</w:t>
      </w:r>
      <w:r>
        <w:fldChar w:fldCharType="end"/>
      </w:r>
      <w:bookmarkEnd w:id="412"/>
      <w:r w:rsidRPr="00E77497">
        <w:rPr>
          <w:rFonts w:eastAsia="Arial Unicode MS"/>
        </w:rPr>
        <w:t xml:space="preserve"> — </w:t>
      </w:r>
      <w:r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14:paraId="18725203" w14:textId="77777777" w:rsidTr="005D37A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3165AA9"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6BA0F20A" w14:textId="77777777" w:rsidR="005D37A2" w:rsidRPr="00E77497" w:rsidRDefault="005D37A2" w:rsidP="005D37A2">
            <w:pPr>
              <w:shd w:val="solid" w:color="C0C0C0" w:fill="FFFFFF"/>
              <w:spacing w:after="0"/>
              <w:rPr>
                <w:b/>
                <w:i/>
                <w:shd w:val="solid" w:color="C0C0C0" w:fill="FFFFFF"/>
              </w:rPr>
            </w:pPr>
            <w:r w:rsidRPr="00E77497">
              <w:rPr>
                <w:b/>
                <w:i/>
                <w:shd w:val="solid" w:color="C0C0C0" w:fill="FFFFFF"/>
              </w:rPr>
              <w:t>Result</w:t>
            </w:r>
          </w:p>
        </w:tc>
      </w:tr>
      <w:tr w:rsidR="005D37A2" w:rsidRPr="00E77497" w14:paraId="4BF54631" w14:textId="77777777" w:rsidTr="005D37A2">
        <w:trPr>
          <w:jc w:val="center"/>
        </w:trPr>
        <w:tc>
          <w:tcPr>
            <w:tcW w:w="1998" w:type="dxa"/>
            <w:tcBorders>
              <w:top w:val="nil"/>
            </w:tcBorders>
          </w:tcPr>
          <w:p w14:paraId="74C0F19D" w14:textId="77777777" w:rsidR="005D37A2" w:rsidRPr="00E77497" w:rsidRDefault="005D37A2" w:rsidP="005D37A2">
            <w:pPr>
              <w:keepNext/>
              <w:spacing w:after="60"/>
            </w:pPr>
            <w:r>
              <w:t>Completion Record</w:t>
            </w:r>
          </w:p>
        </w:tc>
        <w:tc>
          <w:tcPr>
            <w:tcW w:w="6858" w:type="dxa"/>
            <w:tcBorders>
              <w:top w:val="nil"/>
            </w:tcBorders>
          </w:tcPr>
          <w:p w14:paraId="2901FA8A" w14:textId="77777777" w:rsidR="005D37A2" w:rsidRPr="00E77497" w:rsidRDefault="005D37A2" w:rsidP="005D37A2">
            <w:pPr>
              <w:keepNext/>
              <w:spacing w:after="60"/>
            </w:pPr>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p>
        </w:tc>
      </w:tr>
      <w:tr w:rsidR="005D37A2" w:rsidRPr="00E77497" w14:paraId="6DCACFEE" w14:textId="77777777" w:rsidTr="005D37A2">
        <w:trPr>
          <w:jc w:val="center"/>
        </w:trPr>
        <w:tc>
          <w:tcPr>
            <w:tcW w:w="1998" w:type="dxa"/>
            <w:tcBorders>
              <w:top w:val="nil"/>
            </w:tcBorders>
          </w:tcPr>
          <w:p w14:paraId="1B929946" w14:textId="77777777" w:rsidR="005D37A2" w:rsidRPr="00E77497" w:rsidRDefault="005D37A2" w:rsidP="005D37A2">
            <w:pPr>
              <w:keepNext/>
              <w:spacing w:after="60"/>
            </w:pPr>
            <w:r w:rsidRPr="00E77497">
              <w:t>Undefined</w:t>
            </w:r>
          </w:p>
        </w:tc>
        <w:tc>
          <w:tcPr>
            <w:tcW w:w="6858" w:type="dxa"/>
            <w:tcBorders>
              <w:top w:val="nil"/>
            </w:tcBorders>
          </w:tcPr>
          <w:p w14:paraId="620ED33E" w14:textId="77777777" w:rsidR="005D37A2" w:rsidRPr="00E77497" w:rsidRDefault="005D37A2" w:rsidP="005D37A2">
            <w:pPr>
              <w:spacing w:after="60"/>
              <w:rPr>
                <w:rFonts w:ascii="Courier New" w:hAnsi="Courier New" w:cs="Courier New"/>
                <w:b/>
              </w:rPr>
            </w:pPr>
            <w:r w:rsidRPr="00E77497">
              <w:rPr>
                <w:rFonts w:ascii="Courier New" w:hAnsi="Courier New" w:cs="Courier New"/>
                <w:b/>
              </w:rPr>
              <w:t>"undefined"</w:t>
            </w:r>
          </w:p>
        </w:tc>
      </w:tr>
      <w:tr w:rsidR="005D37A2" w:rsidRPr="00E77497" w14:paraId="2CDCD8A8" w14:textId="77777777" w:rsidTr="005D37A2">
        <w:trPr>
          <w:jc w:val="center"/>
        </w:trPr>
        <w:tc>
          <w:tcPr>
            <w:tcW w:w="1998" w:type="dxa"/>
          </w:tcPr>
          <w:p w14:paraId="1897D892" w14:textId="77777777" w:rsidR="005D37A2" w:rsidRPr="00E77497" w:rsidRDefault="005D37A2" w:rsidP="005D37A2">
            <w:pPr>
              <w:keepNext/>
              <w:spacing w:after="60"/>
            </w:pPr>
            <w:r w:rsidRPr="00E77497">
              <w:t>Null</w:t>
            </w:r>
          </w:p>
        </w:tc>
        <w:tc>
          <w:tcPr>
            <w:tcW w:w="6858" w:type="dxa"/>
          </w:tcPr>
          <w:p w14:paraId="145C1D4D" w14:textId="77777777" w:rsidR="005D37A2" w:rsidRPr="00E77497" w:rsidRDefault="005D37A2" w:rsidP="005D37A2">
            <w:pPr>
              <w:spacing w:after="60"/>
              <w:rPr>
                <w:rFonts w:ascii="Courier New" w:hAnsi="Courier New" w:cs="Courier New"/>
                <w:b/>
              </w:rPr>
            </w:pPr>
            <w:r w:rsidRPr="00E77497">
              <w:rPr>
                <w:rFonts w:ascii="Courier New" w:hAnsi="Courier New" w:cs="Courier New"/>
                <w:b/>
              </w:rPr>
              <w:t>"null"</w:t>
            </w:r>
          </w:p>
        </w:tc>
      </w:tr>
      <w:tr w:rsidR="005D37A2" w:rsidRPr="00E77497" w14:paraId="2EF70640" w14:textId="77777777" w:rsidTr="005D37A2">
        <w:trPr>
          <w:jc w:val="center"/>
        </w:trPr>
        <w:tc>
          <w:tcPr>
            <w:tcW w:w="1998" w:type="dxa"/>
          </w:tcPr>
          <w:p w14:paraId="2F707C06" w14:textId="77777777" w:rsidR="005D37A2" w:rsidRPr="00E77497" w:rsidRDefault="005D37A2" w:rsidP="005D37A2">
            <w:pPr>
              <w:keepNext/>
              <w:spacing w:after="60"/>
            </w:pPr>
            <w:r w:rsidRPr="00E77497">
              <w:t>Boolean</w:t>
            </w:r>
          </w:p>
        </w:tc>
        <w:tc>
          <w:tcPr>
            <w:tcW w:w="6858" w:type="dxa"/>
          </w:tcPr>
          <w:p w14:paraId="0952C79A" w14:textId="77777777" w:rsidR="005D37A2" w:rsidRPr="00E77497" w:rsidRDefault="005D37A2" w:rsidP="005D37A2">
            <w:pPr>
              <w:spacing w:after="60"/>
            </w:pPr>
            <w:r w:rsidRPr="00E77497">
              <w:t xml:space="preserve">If </w:t>
            </w:r>
            <w:r w:rsidRPr="00E83F05">
              <w:rPr>
                <w:i/>
              </w:rPr>
              <w:t>argument</w:t>
            </w:r>
            <w:r w:rsidRPr="00E77497">
              <w:t xml:space="preserve"> is </w:t>
            </w:r>
            <w:r w:rsidRPr="00E77497">
              <w:rPr>
                <w:b/>
              </w:rPr>
              <w:t>true</w:t>
            </w:r>
            <w:r w:rsidRPr="00E77497">
              <w:t xml:space="preserve">, then </w:t>
            </w:r>
            <w:r>
              <w:t>return</w:t>
            </w:r>
            <w:r w:rsidRPr="00E77497">
              <w:t xml:space="preserve"> </w:t>
            </w:r>
            <w:r w:rsidRPr="00E77497">
              <w:rPr>
                <w:rFonts w:ascii="Courier New" w:hAnsi="Courier New" w:cs="Courier New"/>
                <w:b/>
              </w:rPr>
              <w:t>"true"</w:t>
            </w:r>
            <w:r w:rsidRPr="00E77497">
              <w:t>.</w:t>
            </w:r>
          </w:p>
          <w:p w14:paraId="47C0151E" w14:textId="77777777" w:rsidR="005D37A2" w:rsidRPr="00E77497" w:rsidRDefault="005D37A2" w:rsidP="005D37A2">
            <w:pPr>
              <w:spacing w:after="60"/>
            </w:pPr>
            <w:r w:rsidRPr="00E77497">
              <w:t xml:space="preserve">If </w:t>
            </w:r>
            <w:r w:rsidRPr="00E83F05">
              <w:rPr>
                <w:i/>
              </w:rPr>
              <w:t>argument</w:t>
            </w:r>
            <w:r w:rsidRPr="00E77497">
              <w:t xml:space="preserve"> is </w:t>
            </w:r>
            <w:r w:rsidRPr="00E77497">
              <w:rPr>
                <w:b/>
              </w:rPr>
              <w:t>false</w:t>
            </w:r>
            <w:r w:rsidRPr="00E77497">
              <w:t xml:space="preserve">, then </w:t>
            </w:r>
            <w:r>
              <w:t>return</w:t>
            </w:r>
            <w:r w:rsidRPr="00E77497">
              <w:t xml:space="preserve"> </w:t>
            </w:r>
            <w:r w:rsidRPr="00E77497">
              <w:rPr>
                <w:rFonts w:ascii="Courier New" w:hAnsi="Courier New" w:cs="Courier New"/>
                <w:b/>
              </w:rPr>
              <w:t>"false"</w:t>
            </w:r>
            <w:r w:rsidRPr="00E77497">
              <w:rPr>
                <w:b/>
              </w:rPr>
              <w:t>.</w:t>
            </w:r>
          </w:p>
        </w:tc>
      </w:tr>
      <w:tr w:rsidR="005D37A2" w:rsidRPr="00E77497" w14:paraId="0DAB1628" w14:textId="77777777" w:rsidTr="005D37A2">
        <w:trPr>
          <w:jc w:val="center"/>
        </w:trPr>
        <w:tc>
          <w:tcPr>
            <w:tcW w:w="1998" w:type="dxa"/>
          </w:tcPr>
          <w:p w14:paraId="55B7A3BC" w14:textId="77777777" w:rsidR="005D37A2" w:rsidRPr="00E77497" w:rsidRDefault="005D37A2" w:rsidP="005D37A2">
            <w:pPr>
              <w:keepNext/>
              <w:spacing w:after="60"/>
            </w:pPr>
            <w:r w:rsidRPr="00E77497">
              <w:t>Number</w:t>
            </w:r>
          </w:p>
        </w:tc>
        <w:tc>
          <w:tcPr>
            <w:tcW w:w="6858" w:type="dxa"/>
          </w:tcPr>
          <w:p w14:paraId="01113F03" w14:textId="77777777" w:rsidR="005D37A2" w:rsidRPr="00E77497" w:rsidRDefault="005D37A2" w:rsidP="00D45A1D">
            <w:pPr>
              <w:spacing w:after="60"/>
            </w:pPr>
            <w:r w:rsidRPr="00E77497">
              <w:t xml:space="preserve">See </w:t>
            </w:r>
            <w:r w:rsidR="00D45A1D">
              <w:fldChar w:fldCharType="begin"/>
            </w:r>
            <w:r w:rsidR="00D45A1D">
              <w:instrText xml:space="preserve"> REF _Ref365531188 \r \h </w:instrText>
            </w:r>
            <w:r w:rsidR="00D45A1D">
              <w:fldChar w:fldCharType="separate"/>
            </w:r>
            <w:r w:rsidR="00083CEC">
              <w:t>7.1.8.1</w:t>
            </w:r>
            <w:r w:rsidR="00D45A1D">
              <w:fldChar w:fldCharType="end"/>
            </w:r>
            <w:r w:rsidRPr="00E77497">
              <w:t>.</w:t>
            </w:r>
          </w:p>
        </w:tc>
      </w:tr>
      <w:tr w:rsidR="005D37A2" w:rsidRPr="00E77497" w14:paraId="144E91C3" w14:textId="77777777" w:rsidTr="005D37A2">
        <w:trPr>
          <w:jc w:val="center"/>
        </w:trPr>
        <w:tc>
          <w:tcPr>
            <w:tcW w:w="1998" w:type="dxa"/>
          </w:tcPr>
          <w:p w14:paraId="777DBB9E" w14:textId="77777777" w:rsidR="005D37A2" w:rsidRPr="00E77497" w:rsidRDefault="005D37A2" w:rsidP="005D37A2">
            <w:pPr>
              <w:keepNext/>
              <w:spacing w:after="60"/>
            </w:pPr>
            <w:r w:rsidRPr="00E77497">
              <w:t>String</w:t>
            </w:r>
          </w:p>
        </w:tc>
        <w:tc>
          <w:tcPr>
            <w:tcW w:w="6858" w:type="dxa"/>
          </w:tcPr>
          <w:p w14:paraId="2D93A5DB" w14:textId="77777777" w:rsidR="005D37A2" w:rsidRPr="00E77497" w:rsidRDefault="005D37A2" w:rsidP="005D37A2">
            <w:pPr>
              <w:spacing w:after="60"/>
            </w:pPr>
            <w:r w:rsidRPr="00E77497">
              <w:t xml:space="preserve">Return </w:t>
            </w:r>
            <w:r w:rsidRPr="00E83F05">
              <w:rPr>
                <w:i/>
              </w:rPr>
              <w:t>argument</w:t>
            </w:r>
            <w:r w:rsidRPr="00E77497">
              <w:t xml:space="preserve"> (no conversion)</w:t>
            </w:r>
          </w:p>
        </w:tc>
      </w:tr>
      <w:tr w:rsidR="005D37A2" w:rsidRPr="00E77497" w14:paraId="6F988AB8" w14:textId="77777777" w:rsidTr="005D37A2">
        <w:trPr>
          <w:jc w:val="center"/>
        </w:trPr>
        <w:tc>
          <w:tcPr>
            <w:tcW w:w="1998" w:type="dxa"/>
          </w:tcPr>
          <w:p w14:paraId="253A9918" w14:textId="77777777" w:rsidR="005D37A2" w:rsidRPr="00E77497" w:rsidRDefault="005D37A2" w:rsidP="005D37A2">
            <w:pPr>
              <w:keepNext/>
              <w:spacing w:after="60"/>
            </w:pPr>
            <w:r w:rsidRPr="00E77497">
              <w:t>Object</w:t>
            </w:r>
          </w:p>
        </w:tc>
        <w:tc>
          <w:tcPr>
            <w:tcW w:w="6858" w:type="dxa"/>
          </w:tcPr>
          <w:p w14:paraId="540FEA7C" w14:textId="77777777" w:rsidR="005D37A2" w:rsidRPr="00E77497" w:rsidRDefault="005D37A2" w:rsidP="005D37A2">
            <w:pPr>
              <w:spacing w:after="60"/>
            </w:pPr>
            <w:r w:rsidRPr="00E77497">
              <w:t>Apply the following steps:</w:t>
            </w:r>
          </w:p>
          <w:p w14:paraId="01A37CCE" w14:textId="77777777" w:rsidR="005D37A2" w:rsidRPr="00E77497" w:rsidRDefault="005D37A2" w:rsidP="005D37A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r w:rsidRPr="00E83F05">
              <w:rPr>
                <w:rFonts w:ascii="Times New Roman" w:hAnsi="Times New Roman"/>
                <w:i/>
              </w:rPr>
              <w:t>argument</w:t>
            </w:r>
            <w:r w:rsidRPr="00E77497">
              <w:rPr>
                <w:rFonts w:ascii="Times New Roman" w:hAnsi="Times New Roman"/>
              </w:rPr>
              <w:t>, hint String).</w:t>
            </w:r>
          </w:p>
          <w:p w14:paraId="77F79192" w14:textId="77777777" w:rsidR="005D37A2" w:rsidRPr="00E77497" w:rsidRDefault="005D37A2" w:rsidP="005D37A2">
            <w:pPr>
              <w:spacing w:after="0"/>
            </w:pPr>
            <w:r w:rsidRPr="00E77497">
              <w:rPr>
                <w:rFonts w:ascii="Times New Roman" w:hAnsi="Times New Roman"/>
              </w:rPr>
              <w:t>2. Return ToString(</w:t>
            </w:r>
            <w:r w:rsidRPr="00E77497">
              <w:rPr>
                <w:rFonts w:ascii="Times New Roman" w:hAnsi="Times New Roman"/>
                <w:i/>
              </w:rPr>
              <w:t>primValue</w:t>
            </w:r>
            <w:r w:rsidRPr="00E77497">
              <w:rPr>
                <w:rFonts w:ascii="Times New Roman" w:hAnsi="Times New Roman"/>
              </w:rPr>
              <w:t>).</w:t>
            </w:r>
          </w:p>
        </w:tc>
      </w:tr>
    </w:tbl>
    <w:p w14:paraId="4A0EA3D0" w14:textId="77777777" w:rsidR="005D37A2" w:rsidRPr="00E77497" w:rsidRDefault="005D37A2" w:rsidP="005D37A2">
      <w:pPr>
        <w:pStyle w:val="40"/>
      </w:pPr>
      <w:bookmarkStart w:id="413" w:name="_Ref365531188"/>
      <w:r w:rsidRPr="00E77497">
        <w:t>ToString Applied to the Number Type</w:t>
      </w:r>
      <w:bookmarkEnd w:id="413"/>
    </w:p>
    <w:p w14:paraId="2EAF3CDA" w14:textId="77777777" w:rsidR="005D37A2" w:rsidRPr="00E77497" w:rsidRDefault="005D37A2" w:rsidP="005D37A2">
      <w:r w:rsidRPr="00E77497">
        <w:t xml:space="preserve">The abstract operation ToString converts a Number </w:t>
      </w:r>
      <w:r w:rsidRPr="00E77497">
        <w:rPr>
          <w:rFonts w:ascii="Times New Roman" w:hAnsi="Times New Roman"/>
          <w:i/>
        </w:rPr>
        <w:t>m</w:t>
      </w:r>
      <w:r w:rsidRPr="00E77497">
        <w:t xml:space="preserve"> to String format as follows:</w:t>
      </w:r>
    </w:p>
    <w:p w14:paraId="13BE4C51" w14:textId="77777777"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06828018" w14:textId="77777777"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5778C2D4" w14:textId="77777777" w:rsidR="005D37A2" w:rsidRPr="00E77497" w:rsidRDefault="005D37A2" w:rsidP="005D37A2">
      <w:pPr>
        <w:pStyle w:val="Alg3"/>
        <w:numPr>
          <w:ilvl w:val="0"/>
          <w:numId w:val="913"/>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4ED71C00" w14:textId="77777777"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t>+∞</w:t>
      </w:r>
      <w:r w:rsidRPr="00E77497">
        <w:t xml:space="preserve">, return the String </w:t>
      </w:r>
      <w:r w:rsidRPr="00E77497">
        <w:rPr>
          <w:rFonts w:ascii="Courier New" w:hAnsi="Courier New"/>
          <w:b/>
        </w:rPr>
        <w:t>"Infinity"</w:t>
      </w:r>
      <w:r w:rsidRPr="00E77497">
        <w:t>.</w:t>
      </w:r>
    </w:p>
    <w:p w14:paraId="2D5A15CD" w14:textId="77777777" w:rsidR="005D37A2" w:rsidRPr="00E77497" w:rsidRDefault="005D37A2" w:rsidP="005D37A2">
      <w:pPr>
        <w:pStyle w:val="Alg3"/>
        <w:numPr>
          <w:ilvl w:val="0"/>
          <w:numId w:val="913"/>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74031F3A" w14:textId="77777777" w:rsidR="005D37A2" w:rsidRPr="00E77497" w:rsidRDefault="005D37A2" w:rsidP="005D37A2">
      <w:pPr>
        <w:pStyle w:val="Alg3"/>
        <w:numPr>
          <w:ilvl w:val="0"/>
          <w:numId w:val="913"/>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w:t>
      </w:r>
      <w:r w:rsidRPr="00263B96">
        <w:rPr>
          <w:i/>
          <w:iCs/>
        </w:rPr>
        <w:t>s</w:t>
      </w:r>
      <w:r w:rsidRPr="00E77497">
        <w:t xml:space="preserve">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36D1F865" w14:textId="77777777" w:rsidR="005D37A2" w:rsidRPr="00E77497" w:rsidRDefault="005D37A2" w:rsidP="005D37A2">
      <w:pPr>
        <w:pStyle w:val="Alg3"/>
        <w:numPr>
          <w:ilvl w:val="0"/>
          <w:numId w:val="913"/>
        </w:numPr>
      </w:pPr>
      <w:r w:rsidRPr="00E77497">
        <w:t xml:space="preserve">If 0 &lt; </w:t>
      </w:r>
      <w:r w:rsidRPr="00263B96">
        <w:rPr>
          <w:i/>
          <w:iCs/>
        </w:rPr>
        <w:t>n</w:t>
      </w:r>
      <w:r w:rsidRPr="00E77497">
        <w:t xml:space="preserve">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30330C24" w14:textId="77777777" w:rsidR="005D37A2" w:rsidRPr="00E77497" w:rsidRDefault="005D37A2" w:rsidP="005D37A2">
      <w:pPr>
        <w:pStyle w:val="Alg3"/>
        <w:numPr>
          <w:ilvl w:val="0"/>
          <w:numId w:val="913"/>
        </w:numPr>
      </w:pPr>
      <w:r w:rsidRPr="00E77497">
        <w:t xml:space="preserve">If </w:t>
      </w:r>
      <w:r w:rsidRPr="00E77497">
        <w:sym w:font="Symbol" w:char="F02D"/>
      </w:r>
      <w:r w:rsidRPr="00E77497">
        <w:t xml:space="preserve">6 &lt; </w:t>
      </w:r>
      <w:r w:rsidRPr="00263B96">
        <w:rPr>
          <w:i/>
          <w:iCs/>
        </w:rPr>
        <w:t>n</w:t>
      </w:r>
      <w:r w:rsidRPr="00E77497">
        <w:t xml:space="preserve">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31658590" w14:textId="77777777" w:rsidR="005D37A2" w:rsidRPr="00E77497" w:rsidRDefault="005D37A2" w:rsidP="005D37A2">
      <w:pPr>
        <w:pStyle w:val="Alg3"/>
        <w:numPr>
          <w:ilvl w:val="0"/>
          <w:numId w:val="913"/>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1EC1BFE7" w14:textId="77777777" w:rsidR="005D37A2" w:rsidRPr="00E77497" w:rsidRDefault="005D37A2" w:rsidP="005D37A2">
      <w:pPr>
        <w:pStyle w:val="Alg3"/>
        <w:numPr>
          <w:ilvl w:val="0"/>
          <w:numId w:val="913"/>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09EBCB8D" w14:textId="77777777" w:rsidR="005D37A2" w:rsidRPr="00E77497" w:rsidRDefault="005D37A2" w:rsidP="005D37A2">
      <w:pPr>
        <w:pStyle w:val="Note"/>
        <w:spacing w:after="60"/>
      </w:pPr>
      <w:r w:rsidRPr="00E77497">
        <w:t>NOTE 1</w:t>
      </w:r>
      <w:r w:rsidRPr="00E77497">
        <w:tab/>
        <w:t>The following observations may be useful as guidelines for implementations, but are not part of the normative requirements of this Standard:</w:t>
      </w:r>
    </w:p>
    <w:p w14:paraId="35EC9067" w14:textId="77777777" w:rsidR="005D37A2" w:rsidRPr="00E77497" w:rsidRDefault="005D37A2" w:rsidP="005D37A2">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4F6C9164" w14:textId="77777777" w:rsidR="005D37A2" w:rsidRPr="00E77497" w:rsidRDefault="005D37A2" w:rsidP="005D37A2">
      <w:pPr>
        <w:pStyle w:val="Note"/>
        <w:numPr>
          <w:ilvl w:val="0"/>
          <w:numId w:val="39"/>
        </w:numPr>
        <w:tabs>
          <w:tab w:val="clear" w:pos="960"/>
          <w:tab w:val="left" w:pos="360"/>
        </w:tabs>
        <w:ind w:left="360"/>
      </w:pPr>
      <w:r w:rsidRPr="00E77497">
        <w:t>The least significant digit of s is not always uniquely determined by the requirements listed in step 5.</w:t>
      </w:r>
    </w:p>
    <w:p w14:paraId="1312783B" w14:textId="77777777" w:rsidR="005D37A2" w:rsidRPr="00E77497" w:rsidRDefault="005D37A2" w:rsidP="005D37A2">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469B2D2D" w14:textId="77777777" w:rsidR="005D37A2" w:rsidRPr="00E77497" w:rsidRDefault="005D37A2" w:rsidP="005D37A2">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4A20E499" w14:textId="77777777" w:rsidR="005D37A2" w:rsidRPr="00E77497" w:rsidRDefault="005D37A2" w:rsidP="005D37A2">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6AEEA5D5" w14:textId="77777777" w:rsidR="005D37A2" w:rsidRPr="00E77497" w:rsidRDefault="005D37A2" w:rsidP="005D37A2">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D305DB">
        <w:rPr>
          <w:rFonts w:cs="Arial"/>
        </w:rPr>
        <w:t>http://netlib.sandia.gov/fp/dtoa.c</w:t>
      </w:r>
      <w:r w:rsidRPr="00E77497">
        <w:t> and as</w:t>
      </w:r>
      <w:r w:rsidRPr="00E77497">
        <w:br/>
      </w:r>
      <w:r w:rsidRPr="002068F0">
        <w:rPr>
          <w:rFonts w:cs="Arial"/>
        </w:rPr>
        <w:t>http://netlib.sandia.gov/fp/g_fmt.c</w:t>
      </w:r>
      <w:r w:rsidRPr="00E77497">
        <w:t xml:space="preserve"> and may also be found at the various </w:t>
      </w:r>
      <w:r w:rsidRPr="00E77497">
        <w:rPr>
          <w:rFonts w:ascii="Courier New" w:hAnsi="Courier New"/>
          <w:b/>
        </w:rPr>
        <w:t>netlib</w:t>
      </w:r>
      <w:r w:rsidRPr="00E77497">
        <w:t xml:space="preserve"> mirror sites.</w:t>
      </w:r>
    </w:p>
    <w:p w14:paraId="605CDDEE" w14:textId="77777777" w:rsidR="005D37A2" w:rsidRPr="00E77497" w:rsidRDefault="005D37A2" w:rsidP="005D37A2">
      <w:pPr>
        <w:pStyle w:val="30"/>
      </w:pPr>
      <w:bookmarkStart w:id="414" w:name="_Toc366141759"/>
      <w:r w:rsidRPr="00E77497">
        <w:t>ToObject</w:t>
      </w:r>
      <w:bookmarkEnd w:id="414"/>
    </w:p>
    <w:p w14:paraId="65BACF8C" w14:textId="77777777" w:rsidR="005D37A2" w:rsidRPr="00E77497" w:rsidRDefault="005D37A2" w:rsidP="005D37A2">
      <w:pPr>
        <w:spacing w:after="120"/>
      </w:pPr>
      <w:r w:rsidRPr="00E77497">
        <w:t xml:space="preserve">The abstract operation ToObject converts its </w:t>
      </w:r>
      <w:r w:rsidRPr="00B07504">
        <w:rPr>
          <w:i/>
        </w:rPr>
        <w:t>argument</w:t>
      </w:r>
      <w:r w:rsidRPr="00E77497">
        <w:t xml:space="preserve"> to a value of type Object according to</w:t>
      </w:r>
      <w:r w:rsidR="00CF10B9">
        <w:t xml:space="preserve"> </w:t>
      </w:r>
      <w:r w:rsidR="00CF10B9">
        <w:fldChar w:fldCharType="begin"/>
      </w:r>
      <w:r w:rsidR="00CF10B9">
        <w:instrText xml:space="preserve"> REF _Ref365644811 \h </w:instrText>
      </w:r>
      <w:r w:rsidR="00CF10B9">
        <w:fldChar w:fldCharType="separate"/>
      </w:r>
      <w:r w:rsidR="00083CEC">
        <w:t xml:space="preserve">Table </w:t>
      </w:r>
      <w:r w:rsidR="00083CEC">
        <w:rPr>
          <w:noProof/>
        </w:rPr>
        <w:t>13</w:t>
      </w:r>
      <w:r w:rsidR="00CF10B9">
        <w:fldChar w:fldCharType="end"/>
      </w:r>
      <w:r w:rsidRPr="00E77497">
        <w:t>:</w:t>
      </w:r>
    </w:p>
    <w:p w14:paraId="4AB910C4" w14:textId="77777777" w:rsidR="005D37A2" w:rsidRPr="00E77497" w:rsidRDefault="005D37A2" w:rsidP="005D37A2">
      <w:pPr>
        <w:pStyle w:val="Tabletitle"/>
      </w:pPr>
      <w:bookmarkStart w:id="415" w:name="_Ref365644811"/>
      <w:r>
        <w:t xml:space="preserve">Table </w:t>
      </w:r>
      <w:r>
        <w:fldChar w:fldCharType="begin"/>
      </w:r>
      <w:r>
        <w:instrText xml:space="preserve"> SEQ Table \* ARABIC </w:instrText>
      </w:r>
      <w:r>
        <w:fldChar w:fldCharType="separate"/>
      </w:r>
      <w:r w:rsidR="00083CEC">
        <w:rPr>
          <w:noProof/>
        </w:rPr>
        <w:t>13</w:t>
      </w:r>
      <w:r>
        <w:fldChar w:fldCharType="end"/>
      </w:r>
      <w:bookmarkEnd w:id="415"/>
      <w:r w:rsidRPr="00E77497">
        <w:rPr>
          <w:rFonts w:eastAsia="Arial Unicode MS"/>
        </w:rPr>
        <w:t xml:space="preserve"> — </w:t>
      </w:r>
      <w:r w:rsidRPr="00E77497">
        <w:t>ToObject</w:t>
      </w:r>
      <w:r w:rsidRPr="00F97E8E">
        <w:t xml:space="preserve"> </w:t>
      </w:r>
      <w:r w:rsidRPr="00E77497">
        <w:t>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14:paraId="256922A2" w14:textId="77777777" w:rsidTr="005D37A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38C5000D"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789FCC2F"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14:paraId="0D3A754F" w14:textId="77777777" w:rsidTr="005D37A2">
        <w:trPr>
          <w:jc w:val="center"/>
        </w:trPr>
        <w:tc>
          <w:tcPr>
            <w:tcW w:w="1998" w:type="dxa"/>
            <w:tcBorders>
              <w:top w:val="nil"/>
            </w:tcBorders>
          </w:tcPr>
          <w:p w14:paraId="4D62688F" w14:textId="77777777" w:rsidR="005D37A2" w:rsidRPr="00E77497" w:rsidRDefault="005D37A2" w:rsidP="005D37A2">
            <w:pPr>
              <w:keepNext/>
              <w:spacing w:after="60"/>
            </w:pPr>
            <w:r>
              <w:t>Completion Record</w:t>
            </w:r>
          </w:p>
        </w:tc>
        <w:tc>
          <w:tcPr>
            <w:tcW w:w="6858" w:type="dxa"/>
            <w:tcBorders>
              <w:top w:val="nil"/>
            </w:tcBorders>
          </w:tcPr>
          <w:p w14:paraId="53520945" w14:textId="77777777" w:rsidR="005D37A2" w:rsidRPr="00E77497" w:rsidRDefault="005D37A2" w:rsidP="005D37A2">
            <w:pPr>
              <w:keepNext/>
              <w:spacing w:after="60"/>
            </w:pPr>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.[[value]])</w:t>
            </w:r>
          </w:p>
        </w:tc>
      </w:tr>
      <w:tr w:rsidR="005D37A2" w:rsidRPr="00E77497" w14:paraId="38444783" w14:textId="77777777" w:rsidTr="005D37A2">
        <w:trPr>
          <w:jc w:val="center"/>
        </w:trPr>
        <w:tc>
          <w:tcPr>
            <w:tcW w:w="1998" w:type="dxa"/>
            <w:tcBorders>
              <w:top w:val="nil"/>
            </w:tcBorders>
          </w:tcPr>
          <w:p w14:paraId="16B317FE" w14:textId="77777777" w:rsidR="005D37A2" w:rsidRPr="00E77497" w:rsidRDefault="005D37A2" w:rsidP="005D37A2">
            <w:pPr>
              <w:keepNext/>
              <w:spacing w:after="60"/>
            </w:pPr>
            <w:r w:rsidRPr="00E77497">
              <w:t>Undefined</w:t>
            </w:r>
          </w:p>
        </w:tc>
        <w:tc>
          <w:tcPr>
            <w:tcW w:w="6858" w:type="dxa"/>
            <w:tcBorders>
              <w:top w:val="nil"/>
            </w:tcBorders>
          </w:tcPr>
          <w:p w14:paraId="6FAC18E7" w14:textId="77777777" w:rsidR="005D37A2" w:rsidRPr="00E77497" w:rsidRDefault="005D37A2" w:rsidP="005D37A2">
            <w:pPr>
              <w:keepNext/>
              <w:spacing w:after="60"/>
            </w:pPr>
            <w:r w:rsidRPr="00E77497">
              <w:t xml:space="preserve">Throw a </w:t>
            </w:r>
            <w:r w:rsidRPr="00E77497">
              <w:rPr>
                <w:b/>
              </w:rPr>
              <w:t>TypeError</w:t>
            </w:r>
            <w:r w:rsidRPr="00E77497">
              <w:t xml:space="preserve"> exception.</w:t>
            </w:r>
          </w:p>
        </w:tc>
      </w:tr>
      <w:tr w:rsidR="005D37A2" w:rsidRPr="00E77497" w14:paraId="3F370AAB" w14:textId="77777777" w:rsidTr="005D37A2">
        <w:trPr>
          <w:jc w:val="center"/>
        </w:trPr>
        <w:tc>
          <w:tcPr>
            <w:tcW w:w="1998" w:type="dxa"/>
          </w:tcPr>
          <w:p w14:paraId="2E782E27" w14:textId="77777777" w:rsidR="005D37A2" w:rsidRPr="00E77497" w:rsidRDefault="005D37A2" w:rsidP="005D37A2">
            <w:pPr>
              <w:keepNext/>
              <w:spacing w:after="60"/>
            </w:pPr>
            <w:r w:rsidRPr="00E77497">
              <w:t>Null</w:t>
            </w:r>
          </w:p>
        </w:tc>
        <w:tc>
          <w:tcPr>
            <w:tcW w:w="6858" w:type="dxa"/>
          </w:tcPr>
          <w:p w14:paraId="538F6589" w14:textId="77777777" w:rsidR="005D37A2" w:rsidRPr="00E77497" w:rsidRDefault="005D37A2" w:rsidP="005D37A2">
            <w:pPr>
              <w:keepNext/>
              <w:spacing w:after="60"/>
            </w:pPr>
            <w:r w:rsidRPr="00E77497">
              <w:t xml:space="preserve">Throw a </w:t>
            </w:r>
            <w:r w:rsidRPr="00E77497">
              <w:rPr>
                <w:b/>
              </w:rPr>
              <w:t>TypeError</w:t>
            </w:r>
            <w:r w:rsidRPr="00E77497">
              <w:t xml:space="preserve"> exception.</w:t>
            </w:r>
          </w:p>
        </w:tc>
      </w:tr>
      <w:tr w:rsidR="005D37A2" w:rsidRPr="00E77497" w14:paraId="61C54327" w14:textId="77777777" w:rsidTr="005D37A2">
        <w:trPr>
          <w:jc w:val="center"/>
        </w:trPr>
        <w:tc>
          <w:tcPr>
            <w:tcW w:w="1998" w:type="dxa"/>
          </w:tcPr>
          <w:p w14:paraId="3DA10A0D" w14:textId="77777777" w:rsidR="005D37A2" w:rsidRPr="00E77497" w:rsidRDefault="005D37A2" w:rsidP="005D37A2">
            <w:pPr>
              <w:keepNext/>
              <w:spacing w:after="60"/>
            </w:pPr>
            <w:r w:rsidRPr="00E77497">
              <w:t>Boolean</w:t>
            </w:r>
          </w:p>
        </w:tc>
        <w:tc>
          <w:tcPr>
            <w:tcW w:w="6858" w:type="dxa"/>
          </w:tcPr>
          <w:p w14:paraId="660B7CF2" w14:textId="77777777" w:rsidR="005D37A2" w:rsidRPr="00E77497" w:rsidRDefault="005D37A2" w:rsidP="00A51D25">
            <w:pPr>
              <w:keepNext/>
              <w:spacing w:after="60"/>
            </w:pPr>
            <w:r>
              <w:t>Return</w:t>
            </w:r>
            <w:r w:rsidRPr="00E77497">
              <w:t xml:space="preserve"> a new Boolean object whose [[</w:t>
            </w:r>
            <w:r>
              <w:t>BooleanData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_Ref365547985 \r \h </w:instrText>
            </w:r>
            <w:r w:rsidR="00A51D25">
              <w:fldChar w:fldCharType="separate"/>
            </w:r>
            <w:r w:rsidR="00083CEC">
              <w:t>19.3</w:t>
            </w:r>
            <w:r w:rsidR="00A51D25">
              <w:fldChar w:fldCharType="end"/>
            </w:r>
            <w:r w:rsidRPr="00E77497">
              <w:t xml:space="preserve"> for a description of Boolean objects.</w:t>
            </w:r>
          </w:p>
        </w:tc>
      </w:tr>
      <w:tr w:rsidR="005D37A2" w:rsidRPr="00E77497" w14:paraId="1BC7091C" w14:textId="77777777" w:rsidTr="005D37A2">
        <w:trPr>
          <w:jc w:val="center"/>
        </w:trPr>
        <w:tc>
          <w:tcPr>
            <w:tcW w:w="1998" w:type="dxa"/>
          </w:tcPr>
          <w:p w14:paraId="67AE16F1" w14:textId="77777777" w:rsidR="005D37A2" w:rsidRPr="00E77497" w:rsidRDefault="005D37A2" w:rsidP="005D37A2">
            <w:pPr>
              <w:keepNext/>
              <w:spacing w:after="60"/>
            </w:pPr>
            <w:r w:rsidRPr="00E77497">
              <w:t>Number</w:t>
            </w:r>
          </w:p>
        </w:tc>
        <w:tc>
          <w:tcPr>
            <w:tcW w:w="6858" w:type="dxa"/>
          </w:tcPr>
          <w:p w14:paraId="1CB30B59" w14:textId="77777777" w:rsidR="005D37A2" w:rsidRPr="00E77497" w:rsidRDefault="005D37A2" w:rsidP="00A51D25">
            <w:pPr>
              <w:keepNext/>
              <w:spacing w:after="60"/>
            </w:pPr>
            <w:r>
              <w:t>Return</w:t>
            </w:r>
            <w:r w:rsidRPr="00E77497">
              <w:t xml:space="preserve"> a new Number object whose [[</w:t>
            </w:r>
            <w:r>
              <w:t>NumberData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_Ref365547958 \r \h </w:instrText>
            </w:r>
            <w:r w:rsidR="00A51D25">
              <w:fldChar w:fldCharType="separate"/>
            </w:r>
            <w:r w:rsidR="00083CEC">
              <w:t>20.1</w:t>
            </w:r>
            <w:r w:rsidR="00A51D25">
              <w:fldChar w:fldCharType="end"/>
            </w:r>
            <w:r w:rsidRPr="00E77497">
              <w:t xml:space="preserve"> for a description of Number objects.</w:t>
            </w:r>
          </w:p>
        </w:tc>
      </w:tr>
      <w:tr w:rsidR="005D37A2" w:rsidRPr="00E77497" w14:paraId="63C06074" w14:textId="77777777" w:rsidTr="005D37A2">
        <w:trPr>
          <w:jc w:val="center"/>
        </w:trPr>
        <w:tc>
          <w:tcPr>
            <w:tcW w:w="1998" w:type="dxa"/>
          </w:tcPr>
          <w:p w14:paraId="3DB53E5B" w14:textId="77777777" w:rsidR="005D37A2" w:rsidRPr="00E77497" w:rsidRDefault="005D37A2" w:rsidP="005D37A2">
            <w:pPr>
              <w:keepNext/>
              <w:spacing w:after="60"/>
            </w:pPr>
            <w:r w:rsidRPr="00E77497">
              <w:t>String</w:t>
            </w:r>
          </w:p>
        </w:tc>
        <w:tc>
          <w:tcPr>
            <w:tcW w:w="6858" w:type="dxa"/>
          </w:tcPr>
          <w:p w14:paraId="6D25F1F6" w14:textId="77777777" w:rsidR="005D37A2" w:rsidRPr="00E77497" w:rsidRDefault="005D37A2" w:rsidP="00A51D25">
            <w:pPr>
              <w:keepNext/>
              <w:spacing w:after="60"/>
            </w:pPr>
            <w:r>
              <w:t>Return</w:t>
            </w:r>
            <w:r w:rsidRPr="00E77497">
              <w:t xml:space="preserve"> a new String object whose [[</w:t>
            </w:r>
            <w:r>
              <w:t>StringData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_Ref365548027 \r \h </w:instrText>
            </w:r>
            <w:r w:rsidR="00A51D25">
              <w:fldChar w:fldCharType="separate"/>
            </w:r>
            <w:r w:rsidR="00083CEC">
              <w:t>21.1</w:t>
            </w:r>
            <w:r w:rsidR="00A51D25">
              <w:fldChar w:fldCharType="end"/>
            </w:r>
            <w:r w:rsidRPr="00E77497">
              <w:t xml:space="preserve"> for a description of String objects.</w:t>
            </w:r>
          </w:p>
        </w:tc>
      </w:tr>
      <w:tr w:rsidR="005D37A2" w:rsidRPr="00E77497" w14:paraId="0D491515" w14:textId="77777777" w:rsidTr="005D37A2">
        <w:trPr>
          <w:jc w:val="center"/>
        </w:trPr>
        <w:tc>
          <w:tcPr>
            <w:tcW w:w="1998" w:type="dxa"/>
          </w:tcPr>
          <w:p w14:paraId="6641262B" w14:textId="77777777" w:rsidR="005D37A2" w:rsidRPr="00E77497" w:rsidRDefault="005D37A2" w:rsidP="005D37A2">
            <w:pPr>
              <w:spacing w:after="60"/>
            </w:pPr>
            <w:r w:rsidRPr="00E77497">
              <w:t>Object</w:t>
            </w:r>
          </w:p>
        </w:tc>
        <w:tc>
          <w:tcPr>
            <w:tcW w:w="6858" w:type="dxa"/>
          </w:tcPr>
          <w:p w14:paraId="6C622C44" w14:textId="77777777" w:rsidR="005D37A2" w:rsidRPr="00E77497" w:rsidRDefault="005D37A2" w:rsidP="005D37A2">
            <w:pPr>
              <w:spacing w:after="60"/>
            </w:pPr>
            <w:r>
              <w:t>Return</w:t>
            </w:r>
            <w:r w:rsidRPr="00E77497">
              <w:t xml:space="preserve"> </w:t>
            </w:r>
            <w:r w:rsidRPr="00E83F05">
              <w:rPr>
                <w:i/>
              </w:rPr>
              <w:t>argument</w:t>
            </w:r>
            <w:r w:rsidRPr="00E77497">
              <w:t xml:space="preserve"> (no conversion).</w:t>
            </w:r>
          </w:p>
        </w:tc>
      </w:tr>
    </w:tbl>
    <w:p w14:paraId="47BA7B27" w14:textId="77777777" w:rsidR="005D37A2" w:rsidRPr="00E77497" w:rsidRDefault="005D37A2" w:rsidP="005D37A2">
      <w:pPr>
        <w:pStyle w:val="30"/>
      </w:pPr>
      <w:bookmarkStart w:id="416" w:name="_Toc366141760"/>
      <w:r w:rsidRPr="00E77497">
        <w:t>To</w:t>
      </w:r>
      <w:r>
        <w:t>PropertyKey</w:t>
      </w:r>
      <w:bookmarkEnd w:id="416"/>
      <w:r w:rsidRPr="00E77497">
        <w:t xml:space="preserve"> </w:t>
      </w:r>
    </w:p>
    <w:p w14:paraId="58136DAB" w14:textId="77777777" w:rsidR="005D37A2" w:rsidRPr="009C202C" w:rsidRDefault="005D37A2" w:rsidP="005D37A2">
      <w:r w:rsidRPr="00E77497">
        <w:t>The abstract operation To</w:t>
      </w:r>
      <w:r>
        <w:t>PropertyKey</w:t>
      </w:r>
      <w:r w:rsidRPr="00E77497">
        <w:t xml:space="preserve"> converts its </w:t>
      </w:r>
      <w:r w:rsidRPr="006C4D5D">
        <w:rPr>
          <w:rFonts w:ascii="Times New Roman" w:hAnsi="Times New Roman"/>
          <w:i/>
        </w:rPr>
        <w:t>argument</w:t>
      </w:r>
      <w:r w:rsidRPr="00E77497">
        <w:t xml:space="preserve"> to </w:t>
      </w:r>
      <w:r>
        <w:t>a value that can be used as a property key by performing the following steps</w:t>
      </w:r>
      <w:r w:rsidRPr="009C202C">
        <w:t>:</w:t>
      </w:r>
    </w:p>
    <w:p w14:paraId="7C63258A" w14:textId="77777777" w:rsidR="005D37A2" w:rsidRDefault="005D37A2" w:rsidP="005D37A2">
      <w:pPr>
        <w:pStyle w:val="Alg4"/>
        <w:numPr>
          <w:ilvl w:val="0"/>
          <w:numId w:val="788"/>
        </w:numPr>
        <w:contextualSpacing/>
      </w:pPr>
      <w:r>
        <w:t>ReturnIfAbrupt(</w:t>
      </w:r>
      <w:r>
        <w:rPr>
          <w:i/>
        </w:rPr>
        <w:t>argument</w:t>
      </w:r>
      <w:r>
        <w:t>).</w:t>
      </w:r>
    </w:p>
    <w:p w14:paraId="02A418F8" w14:textId="77777777" w:rsidR="005D37A2" w:rsidRDefault="005D37A2" w:rsidP="005D37A2">
      <w:pPr>
        <w:pStyle w:val="Alg2"/>
        <w:numPr>
          <w:ilvl w:val="0"/>
          <w:numId w:val="788"/>
        </w:numPr>
      </w:pPr>
      <w:r>
        <w:t xml:space="preserve">If </w:t>
      </w:r>
      <w:r w:rsidRPr="006C4D5D">
        <w:rPr>
          <w:i/>
        </w:rPr>
        <w:t>argument</w:t>
      </w:r>
      <w:r>
        <w:t xml:space="preserve"> is an exotic Symbol Object, then</w:t>
      </w:r>
    </w:p>
    <w:p w14:paraId="6C5EA30E" w14:textId="77777777" w:rsidR="005D37A2" w:rsidRPr="00E77497" w:rsidRDefault="005D37A2" w:rsidP="005D37A2">
      <w:pPr>
        <w:pStyle w:val="Alg2"/>
        <w:numPr>
          <w:ilvl w:val="1"/>
          <w:numId w:val="788"/>
        </w:numPr>
      </w:pPr>
      <w:r>
        <w:t xml:space="preserve">Return </w:t>
      </w:r>
      <w:r w:rsidRPr="006C4D5D">
        <w:rPr>
          <w:i/>
        </w:rPr>
        <w:t>argument</w:t>
      </w:r>
      <w:r>
        <w:t>.</w:t>
      </w:r>
    </w:p>
    <w:p w14:paraId="05A23C70" w14:textId="77777777" w:rsidR="005D37A2" w:rsidRPr="00E77497" w:rsidRDefault="005D37A2" w:rsidP="005D37A2">
      <w:pPr>
        <w:pStyle w:val="Alg2"/>
        <w:numPr>
          <w:ilvl w:val="0"/>
          <w:numId w:val="788"/>
        </w:numPr>
        <w:spacing w:after="220"/>
      </w:pPr>
      <w:r w:rsidRPr="00E77497">
        <w:t xml:space="preserve">Return </w:t>
      </w:r>
      <w:r>
        <w:t>ToString(</w:t>
      </w:r>
      <w:r>
        <w:rPr>
          <w:i/>
        </w:rPr>
        <w:t>argument</w:t>
      </w:r>
      <w:r>
        <w:t>)</w:t>
      </w:r>
      <w:r w:rsidRPr="00E77497">
        <w:t>.</w:t>
      </w:r>
    </w:p>
    <w:p w14:paraId="3BF551E8" w14:textId="77777777" w:rsidR="005D37A2" w:rsidRPr="00E77497" w:rsidRDefault="005D37A2" w:rsidP="005D37A2">
      <w:pPr>
        <w:pStyle w:val="30"/>
      </w:pPr>
      <w:bookmarkStart w:id="417" w:name="_Toc366141761"/>
      <w:r w:rsidRPr="00E77497">
        <w:t>To</w:t>
      </w:r>
      <w:r>
        <w:t>Length</w:t>
      </w:r>
      <w:bookmarkEnd w:id="417"/>
      <w:r w:rsidRPr="00E77497">
        <w:t xml:space="preserve"> </w:t>
      </w:r>
    </w:p>
    <w:p w14:paraId="4D53F41E" w14:textId="77777777" w:rsidR="005D37A2" w:rsidRPr="009C202C" w:rsidRDefault="005D37A2" w:rsidP="005D37A2">
      <w:r w:rsidRPr="00E77497">
        <w:t>The abstract operation To</w:t>
      </w:r>
      <w:r>
        <w:t>Length</w:t>
      </w:r>
      <w:r w:rsidRPr="00E77497">
        <w:t xml:space="preserve"> converts its </w:t>
      </w:r>
      <w:r w:rsidRPr="006C4D5D">
        <w:rPr>
          <w:rFonts w:ascii="Times New Roman" w:hAnsi="Times New Roman"/>
          <w:i/>
        </w:rPr>
        <w:t>argument</w:t>
      </w:r>
      <w:r w:rsidRPr="00E77497">
        <w:t xml:space="preserve"> to </w:t>
      </w:r>
      <w:r>
        <w:t>an integer suitable for use as the length of an array-like object. It performs the following steps</w:t>
      </w:r>
      <w:r w:rsidRPr="009C202C">
        <w:t>:</w:t>
      </w:r>
    </w:p>
    <w:p w14:paraId="28C8FDA3" w14:textId="77777777" w:rsidR="005D37A2" w:rsidRDefault="005D37A2" w:rsidP="005D37A2">
      <w:pPr>
        <w:pStyle w:val="Alg4"/>
        <w:numPr>
          <w:ilvl w:val="0"/>
          <w:numId w:val="1567"/>
        </w:numPr>
        <w:contextualSpacing/>
      </w:pPr>
      <w:r>
        <w:t xml:space="preserve">Let </w:t>
      </w:r>
      <w:r>
        <w:rPr>
          <w:i/>
          <w:iCs/>
        </w:rPr>
        <w:t>len</w:t>
      </w:r>
      <w:r>
        <w:t xml:space="preserve"> be ToInteger(</w:t>
      </w:r>
      <w:r>
        <w:rPr>
          <w:i/>
        </w:rPr>
        <w:t>argument</w:t>
      </w:r>
      <w:r>
        <w:t>).</w:t>
      </w:r>
    </w:p>
    <w:p w14:paraId="41B72EC8" w14:textId="77777777" w:rsidR="005D37A2" w:rsidRDefault="005D37A2" w:rsidP="005D37A2">
      <w:pPr>
        <w:pStyle w:val="Alg4"/>
        <w:numPr>
          <w:ilvl w:val="0"/>
          <w:numId w:val="1567"/>
        </w:numPr>
        <w:contextualSpacing/>
      </w:pPr>
      <w:r>
        <w:t>ReturnIfAbrupt(</w:t>
      </w:r>
      <w:r>
        <w:rPr>
          <w:i/>
          <w:iCs/>
        </w:rPr>
        <w:t>len</w:t>
      </w:r>
      <w:r>
        <w:t>).</w:t>
      </w:r>
    </w:p>
    <w:p w14:paraId="2B8A7CF5" w14:textId="77777777" w:rsidR="005D37A2" w:rsidRDefault="005D37A2" w:rsidP="005D37A2">
      <w:pPr>
        <w:pStyle w:val="Alg2"/>
        <w:numPr>
          <w:ilvl w:val="0"/>
          <w:numId w:val="1567"/>
        </w:numPr>
      </w:pPr>
      <w:r>
        <w:t xml:space="preserve">If </w:t>
      </w:r>
      <w:r>
        <w:rPr>
          <w:i/>
          <w:iCs/>
        </w:rPr>
        <w:t>len</w:t>
      </w:r>
      <w:r>
        <w:t xml:space="preserve"> ≤ 0, then return 0.</w:t>
      </w:r>
    </w:p>
    <w:p w14:paraId="7AE895B9" w14:textId="77777777" w:rsidR="005D37A2" w:rsidRPr="00E77497" w:rsidRDefault="005D37A2" w:rsidP="005D37A2">
      <w:pPr>
        <w:pStyle w:val="Alg2"/>
        <w:numPr>
          <w:ilvl w:val="0"/>
          <w:numId w:val="1567"/>
        </w:numPr>
        <w:spacing w:after="220"/>
      </w:pPr>
      <w:r w:rsidRPr="00E77497">
        <w:t xml:space="preserve">Return </w:t>
      </w:r>
      <w:r>
        <w:t>min(</w:t>
      </w:r>
      <w:r w:rsidRPr="00E74C84">
        <w:rPr>
          <w:i/>
          <w:iCs/>
        </w:rPr>
        <w:t>len</w:t>
      </w:r>
      <w:r>
        <w:t>, 2</w:t>
      </w:r>
      <w:r w:rsidRPr="00E74C84">
        <w:rPr>
          <w:vertAlign w:val="superscript"/>
        </w:rPr>
        <w:t>53</w:t>
      </w:r>
      <w:r>
        <w:t>-1)</w:t>
      </w:r>
      <w:r w:rsidRPr="00E77497">
        <w:t>.</w:t>
      </w:r>
    </w:p>
    <w:p w14:paraId="47C4C86D" w14:textId="77777777" w:rsidR="005D37A2" w:rsidRDefault="005D37A2" w:rsidP="005D37A2">
      <w:pPr>
        <w:pStyle w:val="20"/>
      </w:pPr>
      <w:bookmarkStart w:id="418" w:name="_Toc366141762"/>
      <w:r>
        <w:t>Testing and Comparison Operations</w:t>
      </w:r>
      <w:bookmarkEnd w:id="418"/>
    </w:p>
    <w:p w14:paraId="6349DEED" w14:textId="77777777" w:rsidR="005D37A2" w:rsidRPr="00E77497" w:rsidRDefault="005D37A2" w:rsidP="005D37A2">
      <w:pPr>
        <w:pStyle w:val="30"/>
      </w:pPr>
      <w:bookmarkStart w:id="419" w:name="_Toc366141763"/>
      <w:r w:rsidRPr="00E77497">
        <w:t>CheckObjectCoercible</w:t>
      </w:r>
      <w:bookmarkEnd w:id="419"/>
    </w:p>
    <w:p w14:paraId="23FA286E" w14:textId="77777777" w:rsidR="005D37A2" w:rsidRPr="00E77497" w:rsidRDefault="005D37A2" w:rsidP="005D37A2">
      <w:pPr>
        <w:spacing w:after="120"/>
      </w:pPr>
      <w:r w:rsidRPr="00E77497">
        <w:t>The abstract operation CheckObjectCoercible throws an error if its argument is a value that cannot be converted to an Object using ToObject. It is defined by</w:t>
      </w:r>
      <w:r w:rsidR="00CF10B9">
        <w:t xml:space="preserve"> </w:t>
      </w:r>
      <w:r w:rsidR="00CF10B9">
        <w:fldChar w:fldCharType="begin"/>
      </w:r>
      <w:r w:rsidR="00CF10B9">
        <w:instrText xml:space="preserve"> REF _Ref365644812 \h </w:instrText>
      </w:r>
      <w:r w:rsidR="00CF10B9">
        <w:fldChar w:fldCharType="separate"/>
      </w:r>
      <w:r w:rsidR="00083CEC">
        <w:t xml:space="preserve">Table </w:t>
      </w:r>
      <w:r w:rsidR="00083CEC">
        <w:rPr>
          <w:noProof/>
        </w:rPr>
        <w:t>14</w:t>
      </w:r>
      <w:r w:rsidR="00CF10B9">
        <w:fldChar w:fldCharType="end"/>
      </w:r>
      <w:r w:rsidRPr="00E77497">
        <w:t>:</w:t>
      </w:r>
    </w:p>
    <w:p w14:paraId="4EEDC0E1" w14:textId="77777777" w:rsidR="005D37A2" w:rsidRPr="00E77497" w:rsidRDefault="005D37A2" w:rsidP="005D37A2">
      <w:pPr>
        <w:pStyle w:val="Tabletitle"/>
      </w:pPr>
      <w:bookmarkStart w:id="420" w:name="_Ref365644812"/>
      <w:r>
        <w:t xml:space="preserve">Table </w:t>
      </w:r>
      <w:r>
        <w:fldChar w:fldCharType="begin"/>
      </w:r>
      <w:r>
        <w:instrText xml:space="preserve"> SEQ Table \* ARABIC </w:instrText>
      </w:r>
      <w:r>
        <w:fldChar w:fldCharType="separate"/>
      </w:r>
      <w:r w:rsidR="00083CEC">
        <w:rPr>
          <w:noProof/>
        </w:rPr>
        <w:t>14</w:t>
      </w:r>
      <w:r>
        <w:fldChar w:fldCharType="end"/>
      </w:r>
      <w:bookmarkEnd w:id="420"/>
      <w:r w:rsidRPr="00E77497">
        <w:rPr>
          <w:rFonts w:eastAsia="Arial Unicode MS"/>
        </w:rPr>
        <w:t xml:space="preserve"> — </w:t>
      </w:r>
      <w:r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5D37A2" w:rsidRPr="004D1BD1" w14:paraId="2900CA57" w14:textId="77777777" w:rsidTr="005D37A2">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120D4511"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221F6209"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14:paraId="277B85A5" w14:textId="77777777" w:rsidTr="005D37A2">
        <w:tblPrEx>
          <w:tblLook w:val="0000" w:firstRow="0" w:lastRow="0" w:firstColumn="0" w:lastColumn="0" w:noHBand="0" w:noVBand="0"/>
        </w:tblPrEx>
        <w:trPr>
          <w:jc w:val="center"/>
        </w:trPr>
        <w:tc>
          <w:tcPr>
            <w:tcW w:w="1998" w:type="dxa"/>
            <w:tcBorders>
              <w:top w:val="nil"/>
            </w:tcBorders>
          </w:tcPr>
          <w:p w14:paraId="1E5F21A2" w14:textId="77777777" w:rsidR="005D37A2" w:rsidRPr="00E77497" w:rsidRDefault="005D37A2" w:rsidP="005D37A2">
            <w:pPr>
              <w:keepNext/>
              <w:spacing w:after="60"/>
            </w:pPr>
            <w:r>
              <w:t>Completion Record</w:t>
            </w:r>
          </w:p>
        </w:tc>
        <w:tc>
          <w:tcPr>
            <w:tcW w:w="6858" w:type="dxa"/>
            <w:tcBorders>
              <w:top w:val="nil"/>
            </w:tcBorders>
          </w:tcPr>
          <w:p w14:paraId="4299F5E7" w14:textId="77777777" w:rsidR="005D37A2" w:rsidRPr="00E77497" w:rsidRDefault="005D37A2" w:rsidP="005D37A2">
            <w:pPr>
              <w:keepNext/>
              <w:spacing w:after="60"/>
            </w:pPr>
            <w:r>
              <w:t xml:space="preserve">If </w:t>
            </w:r>
            <w:r w:rsidRPr="0039396D">
              <w:rPr>
                <w:i/>
              </w:rPr>
              <w:t>argument</w:t>
            </w:r>
            <w:r>
              <w:t xml:space="preserve"> is an abrupt completion, return </w:t>
            </w:r>
            <w:r w:rsidRPr="0095410B">
              <w:rPr>
                <w:i/>
              </w:rPr>
              <w:t>argument</w:t>
            </w:r>
            <w:r>
              <w:t>. Otherwise return CheckObjectCoercible(</w:t>
            </w:r>
            <w:r w:rsidRPr="0039396D">
              <w:rPr>
                <w:i/>
              </w:rPr>
              <w:t>argument</w:t>
            </w:r>
            <w:r>
              <w:t>.[[value]])</w:t>
            </w:r>
          </w:p>
        </w:tc>
      </w:tr>
      <w:tr w:rsidR="005D37A2" w:rsidRPr="004D1BD1" w14:paraId="691A0A43" w14:textId="77777777" w:rsidTr="005D37A2">
        <w:trPr>
          <w:jc w:val="center"/>
        </w:trPr>
        <w:tc>
          <w:tcPr>
            <w:tcW w:w="1998" w:type="dxa"/>
            <w:tcBorders>
              <w:top w:val="nil"/>
              <w:left w:val="single" w:sz="6" w:space="0" w:color="auto"/>
              <w:bottom w:val="single" w:sz="6" w:space="0" w:color="auto"/>
              <w:right w:val="single" w:sz="6" w:space="0" w:color="auto"/>
            </w:tcBorders>
            <w:hideMark/>
          </w:tcPr>
          <w:p w14:paraId="48C2E5E7" w14:textId="77777777" w:rsidR="005D37A2" w:rsidRPr="003B4312" w:rsidRDefault="005D37A2" w:rsidP="005D37A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14:paraId="77FABC63" w14:textId="77777777" w:rsidR="005D37A2" w:rsidRPr="009C202C" w:rsidRDefault="005D37A2" w:rsidP="005D37A2">
            <w:pPr>
              <w:keepNext/>
              <w:spacing w:after="60"/>
            </w:pPr>
            <w:r w:rsidRPr="00E65A34">
              <w:t xml:space="preserve">Throw a </w:t>
            </w:r>
            <w:r w:rsidRPr="009C202C">
              <w:rPr>
                <w:b/>
              </w:rPr>
              <w:t>TypeError</w:t>
            </w:r>
            <w:r w:rsidRPr="009C202C">
              <w:t xml:space="preserve"> exception.</w:t>
            </w:r>
          </w:p>
        </w:tc>
      </w:tr>
      <w:tr w:rsidR="005D37A2" w:rsidRPr="004D1BD1" w14:paraId="5FBA8DC2" w14:textId="77777777"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14:paraId="2708A68D" w14:textId="77777777" w:rsidR="005D37A2" w:rsidRPr="003B4312" w:rsidRDefault="005D37A2" w:rsidP="005D37A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14:paraId="11EA2C84" w14:textId="77777777" w:rsidR="005D37A2" w:rsidRPr="009C202C" w:rsidRDefault="005D37A2" w:rsidP="005D37A2">
            <w:pPr>
              <w:keepNext/>
              <w:spacing w:after="60"/>
            </w:pPr>
            <w:r w:rsidRPr="00E65A34">
              <w:t xml:space="preserve">Throw a </w:t>
            </w:r>
            <w:r w:rsidRPr="009C202C">
              <w:rPr>
                <w:b/>
              </w:rPr>
              <w:t>TypeError</w:t>
            </w:r>
            <w:r w:rsidRPr="009C202C">
              <w:t xml:space="preserve"> exception.</w:t>
            </w:r>
          </w:p>
        </w:tc>
      </w:tr>
      <w:tr w:rsidR="005D37A2" w:rsidRPr="004D1BD1" w14:paraId="509EDD2C" w14:textId="77777777"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14:paraId="12DD2219" w14:textId="77777777" w:rsidR="005D37A2" w:rsidRPr="003B4312" w:rsidRDefault="005D37A2" w:rsidP="005D37A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14:paraId="4871CBA9" w14:textId="77777777" w:rsidR="005D37A2" w:rsidRPr="00E65A34" w:rsidRDefault="005D37A2" w:rsidP="005D37A2">
            <w:pPr>
              <w:keepNext/>
              <w:spacing w:after="60"/>
            </w:pPr>
            <w:r w:rsidRPr="00E65A34">
              <w:t>Return</w:t>
            </w:r>
            <w:r>
              <w:t xml:space="preserve"> </w:t>
            </w:r>
            <w:r w:rsidRPr="006E1632">
              <w:rPr>
                <w:i/>
              </w:rPr>
              <w:t>argument</w:t>
            </w:r>
          </w:p>
        </w:tc>
      </w:tr>
      <w:tr w:rsidR="005D37A2" w:rsidRPr="004D1BD1" w14:paraId="005FC005" w14:textId="77777777"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14:paraId="7997C576" w14:textId="77777777" w:rsidR="005D37A2" w:rsidRPr="003B4312" w:rsidRDefault="005D37A2" w:rsidP="005D37A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14:paraId="4E7F2FF6" w14:textId="77777777" w:rsidR="005D37A2" w:rsidRPr="00E65A34" w:rsidRDefault="005D37A2" w:rsidP="005D37A2">
            <w:pPr>
              <w:keepNext/>
              <w:spacing w:after="60"/>
            </w:pPr>
            <w:r w:rsidRPr="00E65A34">
              <w:t>Return</w:t>
            </w:r>
            <w:r w:rsidRPr="006A5E27">
              <w:rPr>
                <w:i/>
              </w:rPr>
              <w:t xml:space="preserve"> argument</w:t>
            </w:r>
          </w:p>
        </w:tc>
      </w:tr>
      <w:tr w:rsidR="005D37A2" w:rsidRPr="004D1BD1" w14:paraId="132A0986" w14:textId="77777777"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14:paraId="74563683" w14:textId="77777777" w:rsidR="005D37A2" w:rsidRPr="003B4312" w:rsidRDefault="005D37A2" w:rsidP="005D37A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14:paraId="2A76305C" w14:textId="77777777" w:rsidR="005D37A2" w:rsidRPr="00E65A34" w:rsidRDefault="005D37A2" w:rsidP="005D37A2">
            <w:pPr>
              <w:keepNext/>
              <w:spacing w:after="60"/>
            </w:pPr>
            <w:r w:rsidRPr="00E65A34">
              <w:t>Return</w:t>
            </w:r>
            <w:r w:rsidRPr="006A5E27">
              <w:rPr>
                <w:i/>
              </w:rPr>
              <w:t xml:space="preserve"> argument</w:t>
            </w:r>
          </w:p>
        </w:tc>
      </w:tr>
      <w:tr w:rsidR="005D37A2" w:rsidRPr="004D1BD1" w14:paraId="6C84398C" w14:textId="77777777"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14:paraId="4EBC13D3" w14:textId="77777777" w:rsidR="005D37A2" w:rsidRPr="003B4312" w:rsidRDefault="005D37A2" w:rsidP="005D37A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14:paraId="20515DB2" w14:textId="77777777" w:rsidR="005D37A2" w:rsidRPr="00E65A34" w:rsidRDefault="005D37A2" w:rsidP="005D37A2">
            <w:pPr>
              <w:spacing w:after="60"/>
            </w:pPr>
            <w:r w:rsidRPr="00E65A34">
              <w:t>Return</w:t>
            </w:r>
            <w:r w:rsidRPr="006A5E27">
              <w:rPr>
                <w:i/>
              </w:rPr>
              <w:t xml:space="preserve"> argument</w:t>
            </w:r>
          </w:p>
        </w:tc>
      </w:tr>
    </w:tbl>
    <w:p w14:paraId="27A09F6E" w14:textId="77777777" w:rsidR="005D37A2" w:rsidRPr="004D1BD1" w:rsidRDefault="005D37A2" w:rsidP="005D37A2">
      <w:pPr>
        <w:pStyle w:val="30"/>
      </w:pPr>
      <w:bookmarkStart w:id="421" w:name="_Toc366141764"/>
      <w:r w:rsidRPr="004D1BD1">
        <w:t>IsCallable</w:t>
      </w:r>
      <w:bookmarkEnd w:id="421"/>
    </w:p>
    <w:p w14:paraId="58110445" w14:textId="77777777" w:rsidR="005D37A2" w:rsidRPr="009C202C" w:rsidRDefault="005D37A2" w:rsidP="005D37A2">
      <w:r w:rsidRPr="00E65A34">
        <w:t xml:space="preserve">The abstract operation IsCallable determines if its </w:t>
      </w:r>
      <w:r w:rsidRPr="00002F60">
        <w:rPr>
          <w:rFonts w:ascii="Times New Roman" w:hAnsi="Times New Roman"/>
          <w:i/>
        </w:rPr>
        <w:t>argument</w:t>
      </w:r>
      <w:r w:rsidRPr="00E65A34">
        <w:t>, which must be an ECMAScript language value</w:t>
      </w:r>
      <w:r>
        <w:t xml:space="preserve"> or a Completion Record</w:t>
      </w:r>
      <w:r w:rsidRPr="00E65A34">
        <w:t>, is a callable function Object according to</w:t>
      </w:r>
      <w:r w:rsidR="00CF10B9">
        <w:t xml:space="preserve"> </w:t>
      </w:r>
      <w:r w:rsidR="00CF10B9">
        <w:fldChar w:fldCharType="begin"/>
      </w:r>
      <w:r w:rsidR="00CF10B9">
        <w:instrText xml:space="preserve"> REF _Ref365644813 \h </w:instrText>
      </w:r>
      <w:r w:rsidR="00CF10B9">
        <w:fldChar w:fldCharType="separate"/>
      </w:r>
      <w:r w:rsidR="00083CEC">
        <w:t xml:space="preserve">Table </w:t>
      </w:r>
      <w:r w:rsidR="00083CEC">
        <w:rPr>
          <w:noProof/>
        </w:rPr>
        <w:t>15</w:t>
      </w:r>
      <w:r w:rsidR="00CF10B9">
        <w:fldChar w:fldCharType="end"/>
      </w:r>
      <w:r w:rsidRPr="009C202C">
        <w:t>:</w:t>
      </w:r>
    </w:p>
    <w:p w14:paraId="1FDDA595" w14:textId="77777777" w:rsidR="005D37A2" w:rsidRPr="00E77497" w:rsidRDefault="005D37A2" w:rsidP="005D37A2">
      <w:pPr>
        <w:pStyle w:val="Tabletitle"/>
      </w:pPr>
      <w:bookmarkStart w:id="422" w:name="_Ref365644813"/>
      <w:r>
        <w:t xml:space="preserve">Table </w:t>
      </w:r>
      <w:r>
        <w:fldChar w:fldCharType="begin"/>
      </w:r>
      <w:r>
        <w:instrText xml:space="preserve"> SEQ Table \* ARABIC </w:instrText>
      </w:r>
      <w:r>
        <w:fldChar w:fldCharType="separate"/>
      </w:r>
      <w:r w:rsidR="00083CEC">
        <w:rPr>
          <w:noProof/>
        </w:rPr>
        <w:t>15</w:t>
      </w:r>
      <w:r>
        <w:fldChar w:fldCharType="end"/>
      </w:r>
      <w:bookmarkEnd w:id="422"/>
      <w:r w:rsidRPr="00E77497">
        <w:rPr>
          <w:rFonts w:eastAsia="Arial Unicode MS"/>
        </w:rPr>
        <w:t xml:space="preserve"> — </w:t>
      </w:r>
      <w:r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14:paraId="073D85F6" w14:textId="77777777" w:rsidTr="005D37A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52608CB"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6F2C080B"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14:paraId="2CFDCE2F" w14:textId="77777777" w:rsidTr="005D37A2">
        <w:trPr>
          <w:jc w:val="center"/>
        </w:trPr>
        <w:tc>
          <w:tcPr>
            <w:tcW w:w="1998" w:type="dxa"/>
            <w:tcBorders>
              <w:top w:val="nil"/>
            </w:tcBorders>
          </w:tcPr>
          <w:p w14:paraId="5E48DA80" w14:textId="77777777" w:rsidR="005D37A2" w:rsidRPr="00E77497" w:rsidRDefault="005D37A2" w:rsidP="005D37A2">
            <w:pPr>
              <w:keepNext/>
              <w:spacing w:after="60"/>
            </w:pPr>
            <w:r>
              <w:t>Completion Record</w:t>
            </w:r>
          </w:p>
        </w:tc>
        <w:tc>
          <w:tcPr>
            <w:tcW w:w="6858" w:type="dxa"/>
            <w:tcBorders>
              <w:top w:val="nil"/>
            </w:tcBorders>
          </w:tcPr>
          <w:p w14:paraId="2BF339D1" w14:textId="77777777" w:rsidR="005D37A2" w:rsidRPr="00E77497" w:rsidRDefault="005D37A2" w:rsidP="005D37A2">
            <w:pPr>
              <w:keepNext/>
              <w:spacing w:after="60"/>
            </w:pPr>
            <w:r>
              <w:t xml:space="preserve">If </w:t>
            </w:r>
            <w:r w:rsidRPr="005D449B">
              <w:rPr>
                <w:rFonts w:ascii="Times New Roman" w:hAnsi="Times New Roman"/>
                <w:i/>
              </w:rPr>
              <w:t>argument</w:t>
            </w:r>
            <w:r>
              <w:t xml:space="preserve"> is an abrupt completion, return </w:t>
            </w:r>
            <w:r w:rsidRPr="00002F60">
              <w:rPr>
                <w:rFonts w:ascii="Times New Roman" w:hAnsi="Times New Roman"/>
                <w:i/>
              </w:rPr>
              <w:t>argument</w:t>
            </w:r>
            <w:r>
              <w:t>. Otherwise return IsCallable(</w:t>
            </w:r>
            <w:r w:rsidRPr="005D449B">
              <w:rPr>
                <w:rFonts w:ascii="Times New Roman" w:hAnsi="Times New Roman"/>
                <w:i/>
              </w:rPr>
              <w:t>argument</w:t>
            </w:r>
            <w:r>
              <w:t>.[[value]])</w:t>
            </w:r>
          </w:p>
        </w:tc>
      </w:tr>
      <w:tr w:rsidR="005D37A2" w:rsidRPr="00E77497" w14:paraId="4E5A0D24" w14:textId="77777777" w:rsidTr="005D37A2">
        <w:trPr>
          <w:jc w:val="center"/>
        </w:trPr>
        <w:tc>
          <w:tcPr>
            <w:tcW w:w="1998" w:type="dxa"/>
            <w:tcBorders>
              <w:top w:val="nil"/>
            </w:tcBorders>
          </w:tcPr>
          <w:p w14:paraId="1FDBB0F3" w14:textId="77777777" w:rsidR="005D37A2" w:rsidRPr="00E77497" w:rsidRDefault="005D37A2" w:rsidP="005D37A2">
            <w:pPr>
              <w:keepNext/>
              <w:spacing w:after="60"/>
            </w:pPr>
            <w:r w:rsidRPr="00E77497">
              <w:t>Undefined</w:t>
            </w:r>
          </w:p>
        </w:tc>
        <w:tc>
          <w:tcPr>
            <w:tcW w:w="6858" w:type="dxa"/>
            <w:tcBorders>
              <w:top w:val="nil"/>
            </w:tcBorders>
          </w:tcPr>
          <w:p w14:paraId="4A2025E1" w14:textId="77777777"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14:paraId="10F7153C" w14:textId="77777777" w:rsidTr="005D37A2">
        <w:trPr>
          <w:jc w:val="center"/>
        </w:trPr>
        <w:tc>
          <w:tcPr>
            <w:tcW w:w="1998" w:type="dxa"/>
          </w:tcPr>
          <w:p w14:paraId="6FB70733" w14:textId="77777777" w:rsidR="005D37A2" w:rsidRPr="00E77497" w:rsidRDefault="005D37A2" w:rsidP="005D37A2">
            <w:pPr>
              <w:keepNext/>
              <w:spacing w:after="60"/>
            </w:pPr>
            <w:r w:rsidRPr="00E77497">
              <w:t>Null</w:t>
            </w:r>
          </w:p>
        </w:tc>
        <w:tc>
          <w:tcPr>
            <w:tcW w:w="6858" w:type="dxa"/>
          </w:tcPr>
          <w:p w14:paraId="5B9C29A9" w14:textId="77777777"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14:paraId="0C9FFEF6" w14:textId="77777777" w:rsidTr="005D37A2">
        <w:trPr>
          <w:jc w:val="center"/>
        </w:trPr>
        <w:tc>
          <w:tcPr>
            <w:tcW w:w="1998" w:type="dxa"/>
          </w:tcPr>
          <w:p w14:paraId="71F6544B" w14:textId="77777777" w:rsidR="005D37A2" w:rsidRPr="00E77497" w:rsidRDefault="005D37A2" w:rsidP="005D37A2">
            <w:pPr>
              <w:keepNext/>
              <w:spacing w:after="60"/>
            </w:pPr>
            <w:r w:rsidRPr="00E77497">
              <w:t>Boolean</w:t>
            </w:r>
          </w:p>
        </w:tc>
        <w:tc>
          <w:tcPr>
            <w:tcW w:w="6858" w:type="dxa"/>
          </w:tcPr>
          <w:p w14:paraId="120CB59D" w14:textId="77777777"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14:paraId="1A7AE690" w14:textId="77777777" w:rsidTr="005D37A2">
        <w:trPr>
          <w:jc w:val="center"/>
        </w:trPr>
        <w:tc>
          <w:tcPr>
            <w:tcW w:w="1998" w:type="dxa"/>
          </w:tcPr>
          <w:p w14:paraId="7104DC4F" w14:textId="77777777" w:rsidR="005D37A2" w:rsidRPr="00E77497" w:rsidRDefault="005D37A2" w:rsidP="005D37A2">
            <w:pPr>
              <w:keepNext/>
              <w:spacing w:after="60"/>
            </w:pPr>
            <w:r w:rsidRPr="00E77497">
              <w:t>Number</w:t>
            </w:r>
          </w:p>
        </w:tc>
        <w:tc>
          <w:tcPr>
            <w:tcW w:w="6858" w:type="dxa"/>
          </w:tcPr>
          <w:p w14:paraId="6284C4B3" w14:textId="77777777"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14:paraId="13E2DF6D" w14:textId="77777777" w:rsidTr="005D37A2">
        <w:trPr>
          <w:jc w:val="center"/>
        </w:trPr>
        <w:tc>
          <w:tcPr>
            <w:tcW w:w="1998" w:type="dxa"/>
          </w:tcPr>
          <w:p w14:paraId="77EBEC7D" w14:textId="77777777" w:rsidR="005D37A2" w:rsidRPr="00E77497" w:rsidRDefault="005D37A2" w:rsidP="005D37A2">
            <w:pPr>
              <w:keepNext/>
              <w:tabs>
                <w:tab w:val="left" w:pos="980"/>
              </w:tabs>
              <w:spacing w:after="60"/>
            </w:pPr>
            <w:r w:rsidRPr="00E77497">
              <w:t>String</w:t>
            </w:r>
            <w:r>
              <w:tab/>
            </w:r>
          </w:p>
        </w:tc>
        <w:tc>
          <w:tcPr>
            <w:tcW w:w="6858" w:type="dxa"/>
          </w:tcPr>
          <w:p w14:paraId="30DC70DF" w14:textId="77777777"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14:paraId="6152B9DE" w14:textId="77777777" w:rsidTr="005D37A2">
        <w:trPr>
          <w:jc w:val="center"/>
        </w:trPr>
        <w:tc>
          <w:tcPr>
            <w:tcW w:w="1998" w:type="dxa"/>
          </w:tcPr>
          <w:p w14:paraId="01A205DC" w14:textId="77777777" w:rsidR="005D37A2" w:rsidRPr="00E77497" w:rsidRDefault="005D37A2" w:rsidP="005D37A2">
            <w:pPr>
              <w:spacing w:after="60"/>
            </w:pPr>
            <w:r w:rsidRPr="00E77497">
              <w:t>Object</w:t>
            </w:r>
          </w:p>
        </w:tc>
        <w:tc>
          <w:tcPr>
            <w:tcW w:w="6858" w:type="dxa"/>
          </w:tcPr>
          <w:p w14:paraId="3FC7714F" w14:textId="77777777" w:rsidR="005D37A2" w:rsidRPr="00E77497" w:rsidRDefault="005D37A2" w:rsidP="005D37A2">
            <w:pPr>
              <w:spacing w:after="60"/>
            </w:pPr>
            <w:r w:rsidRPr="00E77497">
              <w:t xml:space="preserve">If </w:t>
            </w:r>
            <w:r w:rsidRPr="00002F60">
              <w:rPr>
                <w:rFonts w:ascii="Times New Roman" w:hAnsi="Times New Roman"/>
                <w:i/>
              </w:rPr>
              <w:t>argument</w:t>
            </w:r>
            <w:r w:rsidRPr="00E77497">
              <w:t xml:space="preserve"> has a [[Call]] internal method, then return </w:t>
            </w:r>
            <w:r w:rsidRPr="00E77497">
              <w:rPr>
                <w:b/>
              </w:rPr>
              <w:t>true</w:t>
            </w:r>
            <w:r w:rsidRPr="00E77497">
              <w:t xml:space="preserve">, otherwise return </w:t>
            </w:r>
            <w:r w:rsidRPr="00E77497">
              <w:rPr>
                <w:b/>
              </w:rPr>
              <w:t>false</w:t>
            </w:r>
            <w:r w:rsidRPr="00E77497">
              <w:t>.</w:t>
            </w:r>
          </w:p>
        </w:tc>
      </w:tr>
    </w:tbl>
    <w:p w14:paraId="3DB15A9B" w14:textId="77777777" w:rsidR="005D37A2" w:rsidRPr="00E77497" w:rsidRDefault="005D37A2" w:rsidP="005D37A2">
      <w:pPr>
        <w:pStyle w:val="30"/>
      </w:pPr>
      <w:bookmarkStart w:id="423" w:name="_Ref365530473"/>
      <w:bookmarkStart w:id="424" w:name="_Ref365540494"/>
      <w:bookmarkStart w:id="425" w:name="_Toc366141765"/>
      <w:r w:rsidRPr="00E77497">
        <w:t>SameValue</w:t>
      </w:r>
      <w:r>
        <w:t>(x, y)</w:t>
      </w:r>
      <w:bookmarkEnd w:id="423"/>
      <w:bookmarkEnd w:id="424"/>
      <w:bookmarkEnd w:id="425"/>
    </w:p>
    <w:p w14:paraId="57EDC7CB" w14:textId="77777777" w:rsidR="005D37A2" w:rsidRPr="00E77497" w:rsidRDefault="005D37A2" w:rsidP="005D37A2">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5816AEA1" w14:textId="77777777" w:rsidR="005D37A2" w:rsidRDefault="005D37A2" w:rsidP="005D37A2">
      <w:pPr>
        <w:pStyle w:val="Alg4"/>
        <w:numPr>
          <w:ilvl w:val="0"/>
          <w:numId w:val="355"/>
        </w:numPr>
        <w:contextualSpacing/>
      </w:pPr>
      <w:r>
        <w:t>ReturnIfAbrupt(</w:t>
      </w:r>
      <w:r>
        <w:rPr>
          <w:i/>
        </w:rPr>
        <w:t>x</w:t>
      </w:r>
      <w:r>
        <w:t>).</w:t>
      </w:r>
    </w:p>
    <w:p w14:paraId="7936484D" w14:textId="77777777" w:rsidR="005D37A2" w:rsidRDefault="005D37A2" w:rsidP="005D37A2">
      <w:pPr>
        <w:pStyle w:val="Alg4"/>
        <w:numPr>
          <w:ilvl w:val="0"/>
          <w:numId w:val="355"/>
        </w:numPr>
        <w:contextualSpacing/>
      </w:pPr>
      <w:r>
        <w:t>ReturnIfAbrupt(</w:t>
      </w:r>
      <w:r>
        <w:rPr>
          <w:i/>
        </w:rPr>
        <w:t>y</w:t>
      </w:r>
      <w:r>
        <w:t>).</w:t>
      </w:r>
    </w:p>
    <w:p w14:paraId="3280AECE" w14:textId="77777777" w:rsidR="005D37A2" w:rsidRPr="00E77497" w:rsidRDefault="005D37A2" w:rsidP="005D37A2">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0DBEDFFE" w14:textId="77777777" w:rsidR="005D37A2" w:rsidRPr="00E77497" w:rsidRDefault="005D37A2" w:rsidP="005D37A2">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14:paraId="6EA3CDDD" w14:textId="77777777" w:rsidR="005D37A2" w:rsidRPr="00E77497" w:rsidRDefault="005D37A2" w:rsidP="005D37A2">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14:paraId="1D1D9923" w14:textId="77777777" w:rsidR="005D37A2" w:rsidRPr="00E77497" w:rsidRDefault="005D37A2" w:rsidP="005D37A2">
      <w:pPr>
        <w:pStyle w:val="Alg4"/>
        <w:numPr>
          <w:ilvl w:val="0"/>
          <w:numId w:val="355"/>
        </w:numPr>
      </w:pPr>
      <w:r w:rsidRPr="00E77497">
        <w:t>If Type(</w:t>
      </w:r>
      <w:r w:rsidRPr="00E77497">
        <w:rPr>
          <w:i/>
        </w:rPr>
        <w:t>x</w:t>
      </w:r>
      <w:r w:rsidRPr="00E77497">
        <w:t>) is Number, then</w:t>
      </w:r>
    </w:p>
    <w:p w14:paraId="1388A551" w14:textId="77777777" w:rsidR="005D37A2" w:rsidRPr="00E77497" w:rsidRDefault="005D37A2" w:rsidP="005D37A2">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7C3AC07B" w14:textId="77777777" w:rsidR="005D37A2" w:rsidRPr="00E77497" w:rsidRDefault="005D37A2" w:rsidP="005D37A2">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74F72764" w14:textId="77777777" w:rsidR="005D37A2" w:rsidRPr="00E77497" w:rsidRDefault="005D37A2" w:rsidP="005D37A2">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48AF1925" w14:textId="77777777" w:rsidR="005D37A2" w:rsidRPr="00E77497" w:rsidRDefault="005D37A2" w:rsidP="005D37A2">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006476FD" w14:textId="77777777" w:rsidR="005D37A2" w:rsidRPr="00E77497" w:rsidRDefault="005D37A2" w:rsidP="005D37A2">
      <w:pPr>
        <w:pStyle w:val="Alg4"/>
        <w:numPr>
          <w:ilvl w:val="1"/>
          <w:numId w:val="355"/>
        </w:numPr>
      </w:pPr>
      <w:r w:rsidRPr="00E77497">
        <w:t xml:space="preserve">Return </w:t>
      </w:r>
      <w:r w:rsidRPr="00E77497">
        <w:rPr>
          <w:b/>
        </w:rPr>
        <w:t>false</w:t>
      </w:r>
      <w:r w:rsidRPr="00E77497">
        <w:t>.</w:t>
      </w:r>
    </w:p>
    <w:p w14:paraId="29357385" w14:textId="77777777" w:rsidR="005D37A2" w:rsidRDefault="005D37A2" w:rsidP="005D37A2">
      <w:pPr>
        <w:pStyle w:val="Alg4"/>
        <w:numPr>
          <w:ilvl w:val="0"/>
          <w:numId w:val="355"/>
        </w:numPr>
      </w:pPr>
      <w:r w:rsidRPr="00E77497">
        <w:t>If Type(</w:t>
      </w:r>
      <w:r w:rsidRPr="00E77497">
        <w:rPr>
          <w:i/>
        </w:rPr>
        <w:t>x</w:t>
      </w:r>
      <w:r w:rsidRPr="00E77497">
        <w:t>) is String, then</w:t>
      </w:r>
    </w:p>
    <w:p w14:paraId="029D8439" w14:textId="77777777" w:rsidR="005D37A2" w:rsidRPr="00E77497" w:rsidRDefault="005D37A2" w:rsidP="005D37A2">
      <w:pPr>
        <w:pStyle w:val="Alg4"/>
        <w:numPr>
          <w:ilvl w:val="1"/>
          <w:numId w:val="355"/>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14:paraId="6FE62478" w14:textId="77777777" w:rsidR="005D37A2" w:rsidRDefault="005D37A2" w:rsidP="005D37A2">
      <w:pPr>
        <w:pStyle w:val="Alg4"/>
        <w:numPr>
          <w:ilvl w:val="0"/>
          <w:numId w:val="355"/>
        </w:numPr>
      </w:pPr>
      <w:r w:rsidRPr="00E77497">
        <w:t>If Type(</w:t>
      </w:r>
      <w:r w:rsidRPr="00E77497">
        <w:rPr>
          <w:i/>
        </w:rPr>
        <w:t>x</w:t>
      </w:r>
      <w:r w:rsidRPr="00E77497">
        <w:t xml:space="preserve">) is Boolean, </w:t>
      </w:r>
      <w:r>
        <w:t>then</w:t>
      </w:r>
    </w:p>
    <w:p w14:paraId="6B11FE6A" w14:textId="77777777" w:rsidR="005D37A2" w:rsidRPr="00E77497" w:rsidRDefault="005D37A2" w:rsidP="005D37A2">
      <w:pPr>
        <w:pStyle w:val="Alg4"/>
        <w:numPr>
          <w:ilvl w:val="1"/>
          <w:numId w:val="355"/>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14:paraId="2C5A0BCA" w14:textId="77777777" w:rsidR="005D37A2" w:rsidRPr="00E77497" w:rsidRDefault="005D37A2" w:rsidP="005D37A2">
      <w:pPr>
        <w:pStyle w:val="Alg4"/>
        <w:numPr>
          <w:ilvl w:val="0"/>
          <w:numId w:val="355"/>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14:paraId="158311C9" w14:textId="77777777" w:rsidR="005D37A2" w:rsidRPr="00E77497" w:rsidRDefault="005D37A2" w:rsidP="005D37A2">
      <w:pPr>
        <w:pStyle w:val="30"/>
      </w:pPr>
      <w:bookmarkStart w:id="426" w:name="_Toc366141766"/>
      <w:r w:rsidRPr="00E77497">
        <w:t>SameValue</w:t>
      </w:r>
      <w:r>
        <w:t>Zero(x, y)</w:t>
      </w:r>
      <w:bookmarkEnd w:id="426"/>
    </w:p>
    <w:p w14:paraId="604E17D8" w14:textId="77777777" w:rsidR="005D37A2" w:rsidRPr="00E77497" w:rsidRDefault="005D37A2" w:rsidP="005D37A2">
      <w:r w:rsidRPr="00E77497">
        <w:t>The internal comparison abstract operation SameValue</w:t>
      </w:r>
      <w:r>
        <w:t>Zero</w:t>
      </w:r>
      <w:r w:rsidRPr="00E77497">
        <w:t>(</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2EF5B2C7" w14:textId="77777777" w:rsidR="005D37A2" w:rsidRDefault="005D37A2" w:rsidP="005D37A2">
      <w:pPr>
        <w:pStyle w:val="Alg4"/>
        <w:numPr>
          <w:ilvl w:val="0"/>
          <w:numId w:val="1359"/>
        </w:numPr>
        <w:contextualSpacing/>
      </w:pPr>
      <w:r>
        <w:t>ReturnIfAbrupt(</w:t>
      </w:r>
      <w:r>
        <w:rPr>
          <w:i/>
        </w:rPr>
        <w:t>x</w:t>
      </w:r>
      <w:r>
        <w:t>).</w:t>
      </w:r>
    </w:p>
    <w:p w14:paraId="22D8590E" w14:textId="77777777" w:rsidR="005D37A2" w:rsidRDefault="005D37A2" w:rsidP="005D37A2">
      <w:pPr>
        <w:pStyle w:val="Alg4"/>
        <w:numPr>
          <w:ilvl w:val="0"/>
          <w:numId w:val="1359"/>
        </w:numPr>
        <w:contextualSpacing/>
      </w:pPr>
      <w:r>
        <w:t>ReturnIfAbrupt(</w:t>
      </w:r>
      <w:r>
        <w:rPr>
          <w:i/>
        </w:rPr>
        <w:t>y</w:t>
      </w:r>
      <w:r>
        <w:t>).</w:t>
      </w:r>
    </w:p>
    <w:p w14:paraId="60DD42FA" w14:textId="77777777" w:rsidR="005D37A2" w:rsidRPr="00E77497" w:rsidRDefault="005D37A2" w:rsidP="005D37A2">
      <w:pPr>
        <w:pStyle w:val="Alg4"/>
        <w:numPr>
          <w:ilvl w:val="0"/>
          <w:numId w:val="1359"/>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235F694F" w14:textId="77777777" w:rsidR="005D37A2" w:rsidRPr="00E77497" w:rsidRDefault="005D37A2" w:rsidP="005D37A2">
      <w:pPr>
        <w:pStyle w:val="Alg4"/>
        <w:numPr>
          <w:ilvl w:val="0"/>
          <w:numId w:val="1359"/>
        </w:numPr>
      </w:pPr>
      <w:r w:rsidRPr="00E77497">
        <w:t>If Type(</w:t>
      </w:r>
      <w:r w:rsidRPr="00E77497">
        <w:rPr>
          <w:i/>
        </w:rPr>
        <w:t>x</w:t>
      </w:r>
      <w:r w:rsidRPr="00E77497">
        <w:t xml:space="preserve">) is Undefined, return </w:t>
      </w:r>
      <w:r w:rsidRPr="00E77497">
        <w:rPr>
          <w:b/>
        </w:rPr>
        <w:t>true</w:t>
      </w:r>
      <w:r w:rsidRPr="00E77497">
        <w:t>.</w:t>
      </w:r>
    </w:p>
    <w:p w14:paraId="1E57B22D" w14:textId="77777777" w:rsidR="005D37A2" w:rsidRPr="00E77497" w:rsidRDefault="005D37A2" w:rsidP="005D37A2">
      <w:pPr>
        <w:pStyle w:val="Alg4"/>
        <w:numPr>
          <w:ilvl w:val="0"/>
          <w:numId w:val="1359"/>
        </w:numPr>
      </w:pPr>
      <w:r w:rsidRPr="00E77497">
        <w:t>If Type(</w:t>
      </w:r>
      <w:r w:rsidRPr="00E77497">
        <w:rPr>
          <w:i/>
        </w:rPr>
        <w:t>x</w:t>
      </w:r>
      <w:r w:rsidRPr="00E77497">
        <w:t xml:space="preserve">) is Null, return </w:t>
      </w:r>
      <w:r w:rsidRPr="00E77497">
        <w:rPr>
          <w:b/>
        </w:rPr>
        <w:t>true</w:t>
      </w:r>
      <w:r w:rsidRPr="00E77497">
        <w:t>.</w:t>
      </w:r>
    </w:p>
    <w:p w14:paraId="255B1DD9" w14:textId="77777777" w:rsidR="005D37A2" w:rsidRPr="00E77497" w:rsidRDefault="005D37A2" w:rsidP="005D37A2">
      <w:pPr>
        <w:pStyle w:val="Alg4"/>
        <w:numPr>
          <w:ilvl w:val="0"/>
          <w:numId w:val="1359"/>
        </w:numPr>
      </w:pPr>
      <w:r w:rsidRPr="00E77497">
        <w:t>If Type(</w:t>
      </w:r>
      <w:r w:rsidRPr="00E77497">
        <w:rPr>
          <w:i/>
        </w:rPr>
        <w:t>x</w:t>
      </w:r>
      <w:r w:rsidRPr="00E77497">
        <w:t>) is Number, then</w:t>
      </w:r>
    </w:p>
    <w:p w14:paraId="3394DBD5" w14:textId="77777777" w:rsidR="005D37A2" w:rsidRPr="00E77497" w:rsidRDefault="005D37A2" w:rsidP="005D37A2">
      <w:pPr>
        <w:pStyle w:val="Alg4"/>
        <w:numPr>
          <w:ilvl w:val="1"/>
          <w:numId w:val="1359"/>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70C25796" w14:textId="77777777" w:rsidR="005D37A2" w:rsidRPr="00E77497" w:rsidRDefault="005D37A2" w:rsidP="005D37A2">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14:paraId="6AA71432" w14:textId="77777777" w:rsidR="005D37A2" w:rsidRPr="00E77497" w:rsidRDefault="005D37A2" w:rsidP="005D37A2">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14:paraId="26BEA200" w14:textId="77777777" w:rsidR="005D37A2" w:rsidRPr="00E77497" w:rsidRDefault="005D37A2" w:rsidP="005D37A2">
      <w:pPr>
        <w:pStyle w:val="Alg4"/>
        <w:numPr>
          <w:ilvl w:val="1"/>
          <w:numId w:val="1359"/>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7A5999B0" w14:textId="77777777" w:rsidR="005D37A2" w:rsidRPr="00E77497" w:rsidRDefault="005D37A2" w:rsidP="005D37A2">
      <w:pPr>
        <w:pStyle w:val="Alg4"/>
        <w:numPr>
          <w:ilvl w:val="1"/>
          <w:numId w:val="1359"/>
        </w:numPr>
      </w:pPr>
      <w:r w:rsidRPr="00E77497">
        <w:t xml:space="preserve">Return </w:t>
      </w:r>
      <w:r w:rsidRPr="00E77497">
        <w:rPr>
          <w:b/>
        </w:rPr>
        <w:t>false</w:t>
      </w:r>
      <w:r w:rsidRPr="00E77497">
        <w:t>.</w:t>
      </w:r>
    </w:p>
    <w:p w14:paraId="5A69DDE9" w14:textId="77777777" w:rsidR="005D37A2" w:rsidRDefault="005D37A2" w:rsidP="005D37A2">
      <w:pPr>
        <w:pStyle w:val="Alg4"/>
        <w:numPr>
          <w:ilvl w:val="0"/>
          <w:numId w:val="1359"/>
        </w:numPr>
      </w:pPr>
      <w:r w:rsidRPr="00E77497">
        <w:t>If Type(</w:t>
      </w:r>
      <w:r w:rsidRPr="00E77497">
        <w:rPr>
          <w:i/>
        </w:rPr>
        <w:t>x</w:t>
      </w:r>
      <w:r w:rsidRPr="00E77497">
        <w:t>) is String, then</w:t>
      </w:r>
    </w:p>
    <w:p w14:paraId="2A731FEB" w14:textId="77777777" w:rsidR="005D37A2" w:rsidRPr="00E77497" w:rsidRDefault="005D37A2" w:rsidP="005D37A2">
      <w:pPr>
        <w:pStyle w:val="Alg4"/>
        <w:numPr>
          <w:ilvl w:val="1"/>
          <w:numId w:val="1359"/>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14:paraId="1D9C3FE8" w14:textId="77777777" w:rsidR="005D37A2" w:rsidRDefault="005D37A2" w:rsidP="005D37A2">
      <w:pPr>
        <w:pStyle w:val="Alg4"/>
        <w:numPr>
          <w:ilvl w:val="0"/>
          <w:numId w:val="1359"/>
        </w:numPr>
      </w:pPr>
      <w:r w:rsidRPr="00E77497">
        <w:t>If Type(</w:t>
      </w:r>
      <w:r w:rsidRPr="00E77497">
        <w:rPr>
          <w:i/>
        </w:rPr>
        <w:t>x</w:t>
      </w:r>
      <w:r w:rsidRPr="00E77497">
        <w:t xml:space="preserve">) is Boolean, </w:t>
      </w:r>
      <w:r>
        <w:t>then</w:t>
      </w:r>
    </w:p>
    <w:p w14:paraId="0E4C7057" w14:textId="77777777" w:rsidR="005D37A2" w:rsidRPr="00E77497" w:rsidRDefault="005D37A2" w:rsidP="005D37A2">
      <w:pPr>
        <w:pStyle w:val="Alg4"/>
        <w:numPr>
          <w:ilvl w:val="1"/>
          <w:numId w:val="1359"/>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14:paraId="257E70E8" w14:textId="77777777" w:rsidR="005D37A2" w:rsidRPr="00E77497" w:rsidRDefault="005D37A2" w:rsidP="005D37A2">
      <w:pPr>
        <w:pStyle w:val="Alg4"/>
        <w:numPr>
          <w:ilvl w:val="0"/>
          <w:numId w:val="1359"/>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14:paraId="7EBE29B4" w14:textId="77777777" w:rsidR="005D37A2" w:rsidRDefault="005D37A2" w:rsidP="005D37A2">
      <w:pPr>
        <w:pStyle w:val="Note"/>
      </w:pPr>
      <w:r>
        <w:t>NOTE</w:t>
      </w:r>
      <w:r>
        <w:tab/>
        <w:t>SameValueZero differs from SameValue only in its treatment of +0 and -0.</w:t>
      </w:r>
    </w:p>
    <w:p w14:paraId="6052CBC9" w14:textId="77777777" w:rsidR="005D37A2" w:rsidRPr="004D1BD1" w:rsidRDefault="005D37A2" w:rsidP="005D37A2">
      <w:pPr>
        <w:pStyle w:val="30"/>
      </w:pPr>
      <w:bookmarkStart w:id="427" w:name="_Toc366141767"/>
      <w:r w:rsidRPr="004D1BD1">
        <w:t>Is</w:t>
      </w:r>
      <w:r>
        <w:t>Constructor</w:t>
      </w:r>
      <w:bookmarkEnd w:id="427"/>
    </w:p>
    <w:p w14:paraId="6360BF59" w14:textId="77777777" w:rsidR="005D37A2" w:rsidRDefault="005D37A2" w:rsidP="005D37A2">
      <w:r w:rsidRPr="00E65A34">
        <w:t>The abstract operation Is</w:t>
      </w:r>
      <w:r>
        <w:t>Constructor</w:t>
      </w:r>
      <w:r w:rsidRPr="00E65A34">
        <w:t xml:space="preserve"> determines if its </w:t>
      </w:r>
      <w:r w:rsidRPr="00002F60">
        <w:rPr>
          <w:rFonts w:ascii="Times New Roman" w:hAnsi="Times New Roman"/>
          <w:i/>
        </w:rPr>
        <w:t>argument</w:t>
      </w:r>
      <w:r w:rsidRPr="00E65A34">
        <w:t>, which must be an ECMAScript language value</w:t>
      </w:r>
      <w:r>
        <w:t xml:space="preserve"> or a Completion Record</w:t>
      </w:r>
      <w:r w:rsidRPr="00E65A34">
        <w:t xml:space="preserve">, is a function </w:t>
      </w:r>
      <w:r>
        <w:t>object with a [[Construct]] internal method.</w:t>
      </w:r>
    </w:p>
    <w:p w14:paraId="1199B7AA" w14:textId="77777777" w:rsidR="005D37A2" w:rsidRDefault="005D37A2" w:rsidP="005D37A2">
      <w:pPr>
        <w:pStyle w:val="Alg4"/>
        <w:numPr>
          <w:ilvl w:val="0"/>
          <w:numId w:val="1102"/>
        </w:numPr>
        <w:contextualSpacing/>
      </w:pPr>
      <w:r>
        <w:t>ReturnIfAbrupt(</w:t>
      </w:r>
      <w:r w:rsidRPr="008C06E6">
        <w:rPr>
          <w:i/>
        </w:rPr>
        <w:t>argument</w:t>
      </w:r>
      <w:r>
        <w:t>).</w:t>
      </w:r>
    </w:p>
    <w:p w14:paraId="5127B1AC" w14:textId="77777777" w:rsidR="005D37A2" w:rsidRDefault="005D37A2" w:rsidP="005D37A2">
      <w:pPr>
        <w:pStyle w:val="Alg4"/>
        <w:numPr>
          <w:ilvl w:val="0"/>
          <w:numId w:val="1102"/>
        </w:numPr>
        <w:contextualSpacing/>
      </w:pPr>
      <w:r>
        <w:t>If Type(</w:t>
      </w:r>
      <w:r w:rsidRPr="008C06E6">
        <w:rPr>
          <w:i/>
        </w:rPr>
        <w:t>argument</w:t>
      </w:r>
      <w:r>
        <w:t xml:space="preserve">) is not Object, return </w:t>
      </w:r>
      <w:r w:rsidRPr="008C06E6">
        <w:rPr>
          <w:b/>
        </w:rPr>
        <w:t>false</w:t>
      </w:r>
      <w:r>
        <w:t>.</w:t>
      </w:r>
    </w:p>
    <w:p w14:paraId="7AD8072C" w14:textId="77777777" w:rsidR="005D37A2" w:rsidRDefault="005D37A2" w:rsidP="005D37A2">
      <w:pPr>
        <w:pStyle w:val="Alg4"/>
        <w:numPr>
          <w:ilvl w:val="0"/>
          <w:numId w:val="1102"/>
        </w:numPr>
      </w:pPr>
      <w:r>
        <w:t xml:space="preserve">If </w:t>
      </w:r>
      <w:r>
        <w:rPr>
          <w:i/>
          <w:iCs/>
        </w:rPr>
        <w:t>argument</w:t>
      </w:r>
      <w:r>
        <w:t xml:space="preserve"> has a [[Construct]] internal method, return </w:t>
      </w:r>
      <w:r>
        <w:rPr>
          <w:b/>
        </w:rPr>
        <w:t>true</w:t>
      </w:r>
      <w:r>
        <w:t>.</w:t>
      </w:r>
    </w:p>
    <w:p w14:paraId="4C980E35" w14:textId="77777777" w:rsidR="005D37A2" w:rsidRDefault="005D37A2" w:rsidP="005D37A2">
      <w:pPr>
        <w:pStyle w:val="Alg4"/>
        <w:numPr>
          <w:ilvl w:val="0"/>
          <w:numId w:val="1102"/>
        </w:numPr>
        <w:spacing w:after="240"/>
      </w:pPr>
      <w:r>
        <w:t>R</w:t>
      </w:r>
      <w:r w:rsidRPr="00E77497">
        <w:t xml:space="preserve">eturn </w:t>
      </w:r>
      <w:r w:rsidRPr="00E77497">
        <w:rPr>
          <w:b/>
        </w:rPr>
        <w:t>false</w:t>
      </w:r>
      <w:r w:rsidRPr="00E77497">
        <w:t>.</w:t>
      </w:r>
    </w:p>
    <w:p w14:paraId="0065DE66" w14:textId="77777777" w:rsidR="005D37A2" w:rsidRDefault="005D37A2" w:rsidP="005D37A2">
      <w:pPr>
        <w:pStyle w:val="30"/>
      </w:pPr>
      <w:bookmarkStart w:id="428" w:name="_Toc366141768"/>
      <w:r>
        <w:t>IsPropertyKey</w:t>
      </w:r>
      <w:bookmarkEnd w:id="428"/>
    </w:p>
    <w:p w14:paraId="5F11AC0B" w14:textId="77777777" w:rsidR="005D37A2" w:rsidRPr="00755B7E" w:rsidRDefault="005D37A2" w:rsidP="005D37A2">
      <w:r>
        <w:t>The abstract operation IsPropertyKey determines if</w:t>
      </w:r>
      <w:r w:rsidRPr="00755B7E">
        <w:t xml:space="preserve"> </w:t>
      </w:r>
      <w:r w:rsidRPr="00E65A34">
        <w:t xml:space="preserve">its </w:t>
      </w:r>
      <w:r w:rsidRPr="00002F60">
        <w:rPr>
          <w:rFonts w:ascii="Times New Roman" w:hAnsi="Times New Roman"/>
          <w:i/>
        </w:rPr>
        <w:t>argument</w:t>
      </w:r>
      <w:r w:rsidRPr="00E65A34">
        <w:t>, which must be an ECMAScript language value</w:t>
      </w:r>
      <w:r>
        <w:t xml:space="preserve"> or a Completion Record</w:t>
      </w:r>
      <w:r w:rsidRPr="00E65A34">
        <w:t>, is a</w:t>
      </w:r>
      <w:r>
        <w:t xml:space="preserve"> value that may be used as a property key.</w:t>
      </w:r>
    </w:p>
    <w:p w14:paraId="44021CA8" w14:textId="77777777" w:rsidR="005D37A2" w:rsidRDefault="005D37A2" w:rsidP="005D37A2">
      <w:pPr>
        <w:pStyle w:val="Alg4"/>
        <w:numPr>
          <w:ilvl w:val="0"/>
          <w:numId w:val="1272"/>
        </w:numPr>
        <w:contextualSpacing/>
      </w:pPr>
      <w:r>
        <w:t>ReturnIfAbrupt(</w:t>
      </w:r>
      <w:r w:rsidRPr="008C06E6">
        <w:rPr>
          <w:i/>
        </w:rPr>
        <w:t>argument</w:t>
      </w:r>
      <w:r>
        <w:t>).</w:t>
      </w:r>
    </w:p>
    <w:p w14:paraId="20122828" w14:textId="77777777" w:rsidR="005D37A2" w:rsidRDefault="005D37A2" w:rsidP="005D37A2">
      <w:pPr>
        <w:pStyle w:val="Alg4"/>
        <w:numPr>
          <w:ilvl w:val="0"/>
          <w:numId w:val="1272"/>
        </w:numPr>
        <w:contextualSpacing/>
      </w:pPr>
      <w:r>
        <w:t>If Type(</w:t>
      </w:r>
      <w:r w:rsidRPr="008C06E6">
        <w:rPr>
          <w:i/>
        </w:rPr>
        <w:t>argument</w:t>
      </w:r>
      <w:r>
        <w:t xml:space="preserve">) is String, return </w:t>
      </w:r>
      <w:r>
        <w:rPr>
          <w:b/>
        </w:rPr>
        <w:t>true</w:t>
      </w:r>
      <w:r>
        <w:t>.</w:t>
      </w:r>
    </w:p>
    <w:p w14:paraId="739B592D" w14:textId="77777777" w:rsidR="005D37A2" w:rsidRDefault="005D37A2" w:rsidP="005D37A2">
      <w:pPr>
        <w:pStyle w:val="Alg4"/>
        <w:numPr>
          <w:ilvl w:val="0"/>
          <w:numId w:val="1272"/>
        </w:numPr>
      </w:pPr>
      <w:r>
        <w:t>If Type(</w:t>
      </w:r>
      <w:r w:rsidRPr="008C06E6">
        <w:rPr>
          <w:i/>
        </w:rPr>
        <w:t>argument</w:t>
      </w:r>
      <w:r>
        <w:t xml:space="preserve">) is Object and </w:t>
      </w:r>
      <w:r>
        <w:rPr>
          <w:i/>
          <w:iCs/>
        </w:rPr>
        <w:t>argument</w:t>
      </w:r>
      <w:r>
        <w:t xml:space="preserve"> is an exotic Symbol object, return </w:t>
      </w:r>
      <w:r>
        <w:rPr>
          <w:b/>
        </w:rPr>
        <w:t>true</w:t>
      </w:r>
      <w:r>
        <w:t>.</w:t>
      </w:r>
    </w:p>
    <w:p w14:paraId="29B8FA9A" w14:textId="77777777" w:rsidR="005D37A2" w:rsidRDefault="005D37A2" w:rsidP="005D37A2">
      <w:pPr>
        <w:pStyle w:val="Alg4"/>
        <w:numPr>
          <w:ilvl w:val="0"/>
          <w:numId w:val="1272"/>
        </w:numPr>
        <w:spacing w:after="240"/>
      </w:pPr>
      <w:r>
        <w:t>R</w:t>
      </w:r>
      <w:r w:rsidRPr="00E77497">
        <w:t xml:space="preserve">eturn </w:t>
      </w:r>
      <w:r w:rsidRPr="00E77497">
        <w:rPr>
          <w:b/>
        </w:rPr>
        <w:t>false</w:t>
      </w:r>
      <w:r w:rsidRPr="00E77497">
        <w:t>.</w:t>
      </w:r>
    </w:p>
    <w:p w14:paraId="3872A51C" w14:textId="77777777" w:rsidR="005D37A2" w:rsidRPr="00E77497" w:rsidRDefault="005D37A2" w:rsidP="005D37A2">
      <w:pPr>
        <w:pStyle w:val="30"/>
      </w:pPr>
      <w:bookmarkStart w:id="429" w:name="_Toc366141769"/>
      <w:r>
        <w:t>IsExtensible</w:t>
      </w:r>
      <w:r w:rsidRPr="00E77497">
        <w:t xml:space="preserve"> (</w:t>
      </w:r>
      <w:r>
        <w:t>O</w:t>
      </w:r>
      <w:r w:rsidRPr="00E77497">
        <w:t>)</w:t>
      </w:r>
      <w:bookmarkEnd w:id="429"/>
    </w:p>
    <w:p w14:paraId="213501BC" w14:textId="77777777" w:rsidR="005D37A2" w:rsidRPr="00E77497" w:rsidRDefault="005D37A2" w:rsidP="005D37A2">
      <w:r>
        <w:t xml:space="preserve">The abstract operation </w:t>
      </w:r>
      <w:r>
        <w:rPr>
          <w:rFonts w:ascii="Times New Roman" w:hAnsi="Times New Roman"/>
        </w:rPr>
        <w:t>IsExtensible</w:t>
      </w:r>
      <w:r>
        <w:t xml:space="preserve"> is used to determine whether additional properties can be added to the object that is </w:t>
      </w:r>
      <w:r>
        <w:rPr>
          <w:rFonts w:ascii="Times New Roman" w:hAnsi="Times New Roman"/>
          <w:i/>
        </w:rPr>
        <w:t>O</w:t>
      </w:r>
      <w:r>
        <w:t>. A Boolean value is returned. This abstract operation performs</w:t>
      </w:r>
      <w:r w:rsidRPr="00E77497">
        <w:t xml:space="preserve"> the following steps:</w:t>
      </w:r>
    </w:p>
    <w:p w14:paraId="0990459E" w14:textId="77777777" w:rsidR="005D37A2" w:rsidRDefault="005D37A2" w:rsidP="005D37A2">
      <w:pPr>
        <w:pStyle w:val="Alg4"/>
        <w:numPr>
          <w:ilvl w:val="0"/>
          <w:numId w:val="1366"/>
        </w:numPr>
        <w:contextualSpacing/>
      </w:pPr>
      <w:r>
        <w:t>Assert: Type(</w:t>
      </w:r>
      <w:r>
        <w:rPr>
          <w:i/>
          <w:iCs/>
        </w:rPr>
        <w:t>O</w:t>
      </w:r>
      <w:r>
        <w:t>) is Object.</w:t>
      </w:r>
    </w:p>
    <w:p w14:paraId="7ECB7A56" w14:textId="77777777" w:rsidR="005D37A2" w:rsidRDefault="005D37A2" w:rsidP="005D37A2">
      <w:pPr>
        <w:pStyle w:val="Alg4"/>
        <w:numPr>
          <w:ilvl w:val="0"/>
          <w:numId w:val="1366"/>
        </w:numPr>
        <w:spacing w:after="240"/>
        <w:contextualSpacing/>
      </w:pPr>
      <w:r>
        <w:t>Return the result of calling  the</w:t>
      </w:r>
      <w:r w:rsidRPr="00E77497">
        <w:t xml:space="preserve"> [[</w:t>
      </w:r>
      <w:r>
        <w:t>IsExtensible</w:t>
      </w:r>
      <w:r w:rsidRPr="00E77497">
        <w:t xml:space="preserve">]] internal </w:t>
      </w:r>
      <w:r>
        <w:t>method</w:t>
      </w:r>
      <w:r w:rsidRPr="00E77497">
        <w:t xml:space="preserve"> of </w:t>
      </w:r>
      <w:r>
        <w:rPr>
          <w:i/>
        </w:rPr>
        <w:t>O</w:t>
      </w:r>
      <w:r>
        <w:t>.</w:t>
      </w:r>
    </w:p>
    <w:p w14:paraId="5F21416E" w14:textId="77777777" w:rsidR="002021D1" w:rsidRPr="00E77497" w:rsidRDefault="002021D1" w:rsidP="002021D1">
      <w:pPr>
        <w:pStyle w:val="30"/>
      </w:pPr>
      <w:bookmarkStart w:id="430" w:name="_Ref365540413"/>
      <w:bookmarkStart w:id="431" w:name="_Toc366141770"/>
      <w:r w:rsidRPr="00E77497">
        <w:t>Abstract Relational Comparison</w:t>
      </w:r>
      <w:bookmarkEnd w:id="430"/>
      <w:bookmarkEnd w:id="431"/>
      <w:r w:rsidRPr="00E77497">
        <w:t xml:space="preserve"> </w:t>
      </w:r>
    </w:p>
    <w:p w14:paraId="19D81379" w14:textId="77777777" w:rsidR="002021D1" w:rsidRPr="00E77497" w:rsidRDefault="002021D1" w:rsidP="002021D1">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116FBBC3" w14:textId="77777777" w:rsidR="002021D1" w:rsidRDefault="002021D1" w:rsidP="002021D1">
      <w:pPr>
        <w:pStyle w:val="Alg4"/>
        <w:numPr>
          <w:ilvl w:val="0"/>
          <w:numId w:val="90"/>
        </w:numPr>
        <w:contextualSpacing/>
      </w:pPr>
      <w:r>
        <w:t>ReturnIfAbrupt(</w:t>
      </w:r>
      <w:r>
        <w:rPr>
          <w:i/>
        </w:rPr>
        <w:t>x</w:t>
      </w:r>
      <w:r>
        <w:t>).</w:t>
      </w:r>
    </w:p>
    <w:p w14:paraId="0682E12A" w14:textId="77777777" w:rsidR="002021D1" w:rsidRDefault="002021D1" w:rsidP="002021D1">
      <w:pPr>
        <w:pStyle w:val="Alg4"/>
        <w:numPr>
          <w:ilvl w:val="0"/>
          <w:numId w:val="90"/>
        </w:numPr>
        <w:contextualSpacing/>
      </w:pPr>
      <w:r>
        <w:t>ReturnIfAbrupt(</w:t>
      </w:r>
      <w:r>
        <w:rPr>
          <w:i/>
        </w:rPr>
        <w:t>y</w:t>
      </w:r>
      <w:r>
        <w:t>).</w:t>
      </w:r>
    </w:p>
    <w:p w14:paraId="6604BA02" w14:textId="77777777" w:rsidR="002021D1" w:rsidRPr="00E77497" w:rsidRDefault="002021D1" w:rsidP="002021D1">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14:paraId="5E60CFF1" w14:textId="77777777" w:rsidR="002021D1" w:rsidRPr="00E77497" w:rsidRDefault="002021D1" w:rsidP="002021D1">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43163C00" w14:textId="77777777" w:rsidR="002021D1" w:rsidRDefault="002021D1" w:rsidP="002021D1">
      <w:pPr>
        <w:pStyle w:val="Alg4"/>
        <w:numPr>
          <w:ilvl w:val="1"/>
          <w:numId w:val="90"/>
        </w:numPr>
        <w:contextualSpacing/>
      </w:pPr>
      <w:r>
        <w:t>ReturnIfAbrupt(</w:t>
      </w:r>
      <w:r>
        <w:rPr>
          <w:i/>
        </w:rPr>
        <w:t>px</w:t>
      </w:r>
      <w:r>
        <w:t>).</w:t>
      </w:r>
    </w:p>
    <w:p w14:paraId="4708919C" w14:textId="77777777" w:rsidR="002021D1" w:rsidRPr="00E77497" w:rsidRDefault="002021D1" w:rsidP="002021D1">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2EC6DDB2" w14:textId="77777777" w:rsidR="002021D1" w:rsidRDefault="002021D1" w:rsidP="002021D1">
      <w:pPr>
        <w:pStyle w:val="Alg4"/>
        <w:numPr>
          <w:ilvl w:val="1"/>
          <w:numId w:val="90"/>
        </w:numPr>
        <w:contextualSpacing/>
      </w:pPr>
      <w:r>
        <w:t>ReturnIfAbrupt(</w:t>
      </w:r>
      <w:r>
        <w:rPr>
          <w:i/>
        </w:rPr>
        <w:t>py</w:t>
      </w:r>
      <w:r>
        <w:t>).</w:t>
      </w:r>
    </w:p>
    <w:p w14:paraId="1E33CF35" w14:textId="77777777" w:rsidR="002021D1" w:rsidRPr="00E77497" w:rsidRDefault="002021D1" w:rsidP="002021D1">
      <w:pPr>
        <w:pStyle w:val="Alg4"/>
        <w:numPr>
          <w:ilvl w:val="0"/>
          <w:numId w:val="90"/>
        </w:numPr>
      </w:pPr>
      <w:r w:rsidRPr="00E77497">
        <w:t>Else the order of evaluation needs to be reversed to preserve left to right evaluation</w:t>
      </w:r>
    </w:p>
    <w:p w14:paraId="44A0DA0D" w14:textId="77777777" w:rsidR="002021D1" w:rsidRPr="00E77497" w:rsidRDefault="002021D1" w:rsidP="002021D1">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69DA0E98" w14:textId="77777777" w:rsidR="002021D1" w:rsidRDefault="002021D1" w:rsidP="002021D1">
      <w:pPr>
        <w:pStyle w:val="Alg4"/>
        <w:numPr>
          <w:ilvl w:val="1"/>
          <w:numId w:val="90"/>
        </w:numPr>
        <w:contextualSpacing/>
      </w:pPr>
      <w:r>
        <w:t>ReturnIfAbrupt(</w:t>
      </w:r>
      <w:r>
        <w:rPr>
          <w:i/>
        </w:rPr>
        <w:t>py</w:t>
      </w:r>
      <w:r>
        <w:t>).</w:t>
      </w:r>
    </w:p>
    <w:p w14:paraId="6D6ED04E" w14:textId="77777777" w:rsidR="002021D1" w:rsidRPr="00E77497" w:rsidRDefault="002021D1" w:rsidP="002021D1">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4F3A408A" w14:textId="77777777" w:rsidR="002021D1" w:rsidRPr="00E83F05" w:rsidRDefault="002021D1" w:rsidP="002021D1">
      <w:pPr>
        <w:numPr>
          <w:ilvl w:val="1"/>
          <w:numId w:val="90"/>
        </w:numPr>
        <w:spacing w:after="0" w:line="240" w:lineRule="auto"/>
        <w:contextualSpacing/>
        <w:jc w:val="left"/>
        <w:rPr>
          <w:rFonts w:ascii="Times New Roman" w:eastAsia="Times New Roman" w:hAnsi="Times New Roman"/>
          <w:spacing w:val="6"/>
          <w:lang w:eastAsia="en-US"/>
        </w:rPr>
      </w:pPr>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p>
    <w:p w14:paraId="08CABFE2" w14:textId="77777777" w:rsidR="002021D1" w:rsidRPr="00E77497" w:rsidRDefault="002021D1" w:rsidP="002021D1">
      <w:pPr>
        <w:pStyle w:val="Alg4"/>
        <w:numPr>
          <w:ilvl w:val="0"/>
          <w:numId w:val="90"/>
        </w:numPr>
      </w:pPr>
      <w:r>
        <w:t>If</w:t>
      </w:r>
      <w:r w:rsidRPr="00E77497">
        <w:t xml:space="preserve"> both </w:t>
      </w:r>
      <w:r w:rsidRPr="00E77497">
        <w:rPr>
          <w:i/>
        </w:rPr>
        <w:t xml:space="preserve">px </w:t>
      </w:r>
      <w:r w:rsidRPr="00E77497">
        <w:t xml:space="preserve">and </w:t>
      </w:r>
      <w:r w:rsidRPr="00E77497">
        <w:rPr>
          <w:i/>
        </w:rPr>
        <w:t xml:space="preserve">py </w:t>
      </w:r>
      <w:r w:rsidRPr="00E77497">
        <w:t>are Strings,</w:t>
      </w:r>
      <w:r>
        <w:t xml:space="preserve"> then</w:t>
      </w:r>
    </w:p>
    <w:p w14:paraId="652FFB18" w14:textId="77777777" w:rsidR="002021D1" w:rsidRPr="00E77497" w:rsidRDefault="002021D1" w:rsidP="002021D1">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14:paraId="7CC0B82F" w14:textId="77777777" w:rsidR="002021D1" w:rsidRPr="00E77497" w:rsidRDefault="002021D1" w:rsidP="002021D1">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14:paraId="0866D592" w14:textId="77777777" w:rsidR="002021D1" w:rsidRPr="00E77497" w:rsidRDefault="002021D1" w:rsidP="002021D1">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14:paraId="6C1BE421" w14:textId="77777777" w:rsidR="002021D1" w:rsidRPr="00E77497" w:rsidRDefault="002021D1" w:rsidP="002021D1">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14:paraId="050BB8A2" w14:textId="77777777" w:rsidR="002021D1" w:rsidRPr="00E77497" w:rsidRDefault="002021D1" w:rsidP="002021D1">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14:paraId="2DB6CF08" w14:textId="77777777" w:rsidR="002021D1" w:rsidRPr="00E77497" w:rsidRDefault="002021D1" w:rsidP="002021D1">
      <w:pPr>
        <w:pStyle w:val="Alg4"/>
        <w:numPr>
          <w:ilvl w:val="1"/>
          <w:numId w:val="90"/>
        </w:numPr>
        <w:spacing w:after="240"/>
        <w:contextualSpacing/>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14:paraId="593137E0" w14:textId="77777777" w:rsidR="002021D1" w:rsidRPr="00E77497" w:rsidRDefault="002021D1" w:rsidP="002021D1">
      <w:pPr>
        <w:pStyle w:val="Alg4"/>
        <w:numPr>
          <w:ilvl w:val="0"/>
          <w:numId w:val="90"/>
        </w:numPr>
      </w:pPr>
      <w:r>
        <w:t>Else,</w:t>
      </w:r>
      <w:r w:rsidRPr="00E77497">
        <w:t xml:space="preserve"> </w:t>
      </w:r>
    </w:p>
    <w:p w14:paraId="503981A3" w14:textId="77777777" w:rsidR="002021D1" w:rsidRPr="00E77497" w:rsidRDefault="002021D1" w:rsidP="002021D1">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14:paraId="492F2E52" w14:textId="77777777" w:rsidR="002021D1" w:rsidRPr="00E77497" w:rsidRDefault="002021D1" w:rsidP="002021D1">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14:paraId="3210CD0B" w14:textId="77777777" w:rsidR="002021D1" w:rsidRPr="00E77497" w:rsidRDefault="002021D1" w:rsidP="002021D1">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14:paraId="4996DCE3" w14:textId="77777777" w:rsidR="002021D1" w:rsidRPr="00E77497" w:rsidRDefault="002021D1" w:rsidP="002021D1">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14:paraId="3BA4CBA7" w14:textId="77777777" w:rsidR="002021D1" w:rsidRPr="00E77497" w:rsidRDefault="002021D1" w:rsidP="002021D1">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14:paraId="3C25A1AE" w14:textId="77777777"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14:paraId="0AB86C27" w14:textId="77777777"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14:paraId="6019C2C6" w14:textId="77777777"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14:paraId="5751FF05" w14:textId="77777777" w:rsidR="002021D1" w:rsidRPr="00E77497" w:rsidRDefault="002021D1" w:rsidP="002021D1">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14:paraId="7FB13B87" w14:textId="77777777" w:rsidR="002021D1" w:rsidRPr="00E77497" w:rsidRDefault="002021D1" w:rsidP="002021D1">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14:paraId="4D45ACA4" w14:textId="77777777"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14:paraId="04FD0080" w14:textId="77777777" w:rsidR="002021D1" w:rsidRPr="00E77497" w:rsidRDefault="002021D1" w:rsidP="002021D1">
      <w:pPr>
        <w:pStyle w:val="Alg4"/>
        <w:numPr>
          <w:ilvl w:val="1"/>
          <w:numId w:val="90"/>
        </w:numPr>
        <w:spacing w:after="240"/>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14:paraId="7908D7B5" w14:textId="77777777" w:rsidR="002021D1" w:rsidRPr="00E77497" w:rsidRDefault="002021D1" w:rsidP="002021D1">
      <w:pPr>
        <w:pStyle w:val="Note"/>
      </w:pPr>
      <w:r w:rsidRPr="00E77497">
        <w:t>NOTE 1</w:t>
      </w:r>
      <w:r w:rsidRPr="00E77497">
        <w:tab/>
        <w:t xml:space="preserve">Step </w:t>
      </w:r>
      <w:r>
        <w:t>5</w:t>
      </w:r>
      <w:r w:rsidRPr="00E77497">
        <w:t xml:space="preserve"> differs from step </w:t>
      </w:r>
      <w:r>
        <w:t>11</w:t>
      </w:r>
      <w:r w:rsidRPr="00E77497">
        <w:t xml:space="preserve"> in the algorithm for the addition operator </w:t>
      </w:r>
      <w:r w:rsidRPr="00E77497">
        <w:rPr>
          <w:rFonts w:ascii="Courier New" w:hAnsi="Courier New"/>
          <w:b/>
        </w:rPr>
        <w:t>+</w:t>
      </w:r>
      <w:r w:rsidRPr="00E77497">
        <w:t xml:space="preserve"> (11.6.1) in using and instead of or.</w:t>
      </w:r>
    </w:p>
    <w:p w14:paraId="63483735" w14:textId="77777777" w:rsidR="002021D1" w:rsidRPr="004D1BD1" w:rsidRDefault="002021D1" w:rsidP="002021D1">
      <w:pPr>
        <w:pStyle w:val="Not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14:paraId="647AE137" w14:textId="77777777" w:rsidR="002021D1" w:rsidRPr="00E77497" w:rsidRDefault="002021D1" w:rsidP="002021D1">
      <w:pPr>
        <w:pStyle w:val="30"/>
      </w:pPr>
      <w:bookmarkStart w:id="432" w:name="_Toc366141771"/>
      <w:r w:rsidRPr="00E77497">
        <w:t>Abstract Equality Comparison</w:t>
      </w:r>
      <w:bookmarkEnd w:id="432"/>
      <w:r w:rsidRPr="00E77497">
        <w:t xml:space="preserve"> </w:t>
      </w:r>
    </w:p>
    <w:p w14:paraId="591EE993" w14:textId="77777777" w:rsidR="002021D1" w:rsidRPr="00E77497" w:rsidRDefault="002021D1" w:rsidP="002021D1">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11F38A24" w14:textId="77777777" w:rsidR="002021D1" w:rsidRPr="00E77497" w:rsidRDefault="002021D1" w:rsidP="002021D1">
      <w:pPr>
        <w:pStyle w:val="Alg4"/>
        <w:numPr>
          <w:ilvl w:val="0"/>
          <w:numId w:val="95"/>
        </w:numPr>
      </w:pPr>
      <w:r w:rsidRPr="00E77497">
        <w:t>If Type(</w:t>
      </w:r>
      <w:r w:rsidRPr="00E77497">
        <w:rPr>
          <w:i/>
        </w:rPr>
        <w:t>x</w:t>
      </w:r>
      <w:r w:rsidRPr="00E77497">
        <w:t>) is the same as Type(</w:t>
      </w:r>
      <w:r w:rsidRPr="00E77497">
        <w:rPr>
          <w:i/>
        </w:rPr>
        <w:t>y</w:t>
      </w:r>
      <w:r w:rsidRPr="00E77497">
        <w:t>), then</w:t>
      </w:r>
    </w:p>
    <w:p w14:paraId="47074378" w14:textId="77777777" w:rsidR="002021D1" w:rsidRDefault="002021D1" w:rsidP="002021D1">
      <w:pPr>
        <w:pStyle w:val="Alg4"/>
        <w:numPr>
          <w:ilvl w:val="1"/>
          <w:numId w:val="95"/>
        </w:numPr>
      </w:pPr>
      <w:r>
        <w:t xml:space="preserve">Return </w:t>
      </w:r>
      <w:r w:rsidRPr="00E77497">
        <w:t xml:space="preserve">the result of performing </w:t>
      </w:r>
      <w:r>
        <w:t>S</w:t>
      </w:r>
      <w:r w:rsidRPr="00E77497">
        <w:t xml:space="preserve">trict </w:t>
      </w:r>
      <w:r>
        <w:t>E</w:t>
      </w:r>
      <w:r w:rsidRPr="00E77497">
        <w:t xml:space="preserve">quality </w:t>
      </w:r>
      <w:r>
        <w:t>C</w:t>
      </w:r>
      <w:r w:rsidRPr="00E77497">
        <w:t xml:space="preserve">omparison </w:t>
      </w:r>
      <w:r>
        <w:rPr>
          <w:i/>
        </w:rPr>
        <w:t>x</w:t>
      </w:r>
      <w:r w:rsidRPr="00E77497">
        <w:t xml:space="preserve"> === </w:t>
      </w:r>
      <w:r>
        <w:rPr>
          <w:i/>
        </w:rPr>
        <w:t>y</w:t>
      </w:r>
      <w:r w:rsidRPr="00E77497">
        <w:t>.</w:t>
      </w:r>
    </w:p>
    <w:p w14:paraId="7CB43BDD" w14:textId="77777777" w:rsidR="002021D1" w:rsidRPr="00E77497" w:rsidRDefault="002021D1" w:rsidP="002021D1">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14:paraId="2969955B" w14:textId="77777777" w:rsidR="002021D1" w:rsidRPr="00E77497" w:rsidRDefault="002021D1" w:rsidP="002021D1">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14:paraId="52939881" w14:textId="77777777" w:rsidR="002021D1" w:rsidRPr="00E77497" w:rsidRDefault="002021D1" w:rsidP="002021D1">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14:paraId="034E5B8B" w14:textId="77777777" w:rsidR="002021D1" w:rsidRPr="00E77497" w:rsidRDefault="002021D1" w:rsidP="002021D1">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14:paraId="701A8C54" w14:textId="77777777" w:rsidR="002021D1" w:rsidRPr="00E77497" w:rsidRDefault="002021D1" w:rsidP="002021D1">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14:paraId="4586727F" w14:textId="77777777" w:rsidR="002021D1" w:rsidRPr="00E77497" w:rsidRDefault="002021D1" w:rsidP="002021D1">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14:paraId="51E345FB" w14:textId="77777777" w:rsidR="002021D1" w:rsidRPr="00E77497" w:rsidRDefault="002021D1" w:rsidP="002021D1">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14:paraId="170091D7" w14:textId="77777777" w:rsidR="002021D1" w:rsidRPr="00E77497" w:rsidRDefault="002021D1" w:rsidP="002021D1">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14:paraId="0BE7AEEA" w14:textId="77777777" w:rsidR="002021D1" w:rsidRPr="00E77497" w:rsidRDefault="002021D1" w:rsidP="002021D1">
      <w:pPr>
        <w:pStyle w:val="Alg4"/>
        <w:numPr>
          <w:ilvl w:val="0"/>
          <w:numId w:val="95"/>
        </w:numPr>
        <w:spacing w:after="240"/>
      </w:pPr>
      <w:r w:rsidRPr="00E77497">
        <w:t xml:space="preserve">Return </w:t>
      </w:r>
      <w:r w:rsidRPr="00E77497">
        <w:rPr>
          <w:b/>
        </w:rPr>
        <w:t>false</w:t>
      </w:r>
      <w:r w:rsidRPr="00E77497">
        <w:t>.</w:t>
      </w:r>
    </w:p>
    <w:p w14:paraId="522DF743" w14:textId="77777777" w:rsidR="002021D1" w:rsidRPr="00E77497" w:rsidRDefault="002021D1" w:rsidP="002021D1">
      <w:pPr>
        <w:pStyle w:val="30"/>
        <w:rPr>
          <w:rFonts w:ascii="Helvetica" w:hAnsi="Helvetica"/>
        </w:rPr>
      </w:pPr>
      <w:bookmarkStart w:id="433" w:name="_Ref366084084"/>
      <w:bookmarkStart w:id="434" w:name="_Ref366084118"/>
      <w:bookmarkStart w:id="435" w:name="_Toc366141772"/>
      <w:r w:rsidRPr="00E77497">
        <w:rPr>
          <w:rFonts w:ascii="Helvetica" w:hAnsi="Helvetica"/>
          <w:spacing w:val="6"/>
        </w:rPr>
        <w:t>Strict Equality</w:t>
      </w:r>
      <w:r w:rsidRPr="00E77497">
        <w:t xml:space="preserve"> </w:t>
      </w:r>
      <w:r w:rsidRPr="00E77497">
        <w:rPr>
          <w:rFonts w:ascii="Helvetica" w:hAnsi="Helvetica"/>
          <w:spacing w:val="6"/>
        </w:rPr>
        <w:t>Comparison</w:t>
      </w:r>
      <w:bookmarkEnd w:id="433"/>
      <w:bookmarkEnd w:id="434"/>
      <w:bookmarkEnd w:id="435"/>
      <w:r w:rsidRPr="00E77497">
        <w:rPr>
          <w:rFonts w:ascii="Helvetica" w:hAnsi="Helvetica"/>
          <w:spacing w:val="6"/>
        </w:rPr>
        <w:t xml:space="preserve"> </w:t>
      </w:r>
    </w:p>
    <w:p w14:paraId="48739E48" w14:textId="77777777" w:rsidR="002021D1" w:rsidRPr="00E77497" w:rsidRDefault="002021D1" w:rsidP="002021D1">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168BFAF0" w14:textId="77777777" w:rsidR="002021D1" w:rsidRPr="00E77497" w:rsidRDefault="002021D1" w:rsidP="002021D1">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1326874E" w14:textId="77777777" w:rsidR="002021D1" w:rsidRPr="00E77497" w:rsidRDefault="002021D1" w:rsidP="002021D1">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14:paraId="48218511" w14:textId="77777777" w:rsidR="002021D1" w:rsidRPr="00E77497" w:rsidRDefault="002021D1" w:rsidP="002021D1">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14:paraId="48FAACD3" w14:textId="77777777" w:rsidR="002021D1" w:rsidRPr="00E77497" w:rsidRDefault="002021D1" w:rsidP="002021D1">
      <w:pPr>
        <w:pStyle w:val="Alg4"/>
        <w:numPr>
          <w:ilvl w:val="0"/>
          <w:numId w:val="97"/>
        </w:numPr>
      </w:pPr>
      <w:r w:rsidRPr="00E77497">
        <w:t>If Type(</w:t>
      </w:r>
      <w:r w:rsidRPr="00E77497">
        <w:rPr>
          <w:i/>
        </w:rPr>
        <w:t>x</w:t>
      </w:r>
      <w:r w:rsidRPr="00E77497">
        <w:t>) is Number, then</w:t>
      </w:r>
    </w:p>
    <w:p w14:paraId="53C4F7B6" w14:textId="77777777" w:rsidR="002021D1" w:rsidRPr="00E77497" w:rsidRDefault="002021D1" w:rsidP="002021D1">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465FF1E2" w14:textId="77777777" w:rsidR="002021D1" w:rsidRPr="00E77497" w:rsidRDefault="002021D1" w:rsidP="002021D1">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69CF531A" w14:textId="77777777" w:rsidR="002021D1" w:rsidRPr="00E77497" w:rsidRDefault="002021D1" w:rsidP="002021D1">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51B3EAC7" w14:textId="77777777" w:rsidR="002021D1" w:rsidRPr="00675B74" w:rsidRDefault="002021D1" w:rsidP="002021D1">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14:paraId="7E42C86E" w14:textId="77777777" w:rsidR="002021D1" w:rsidRPr="00E77497" w:rsidRDefault="002021D1" w:rsidP="002021D1">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14:paraId="631012A1" w14:textId="77777777" w:rsidR="002021D1" w:rsidRPr="00E77497" w:rsidRDefault="002021D1" w:rsidP="002021D1">
      <w:pPr>
        <w:pStyle w:val="Alg4"/>
        <w:numPr>
          <w:ilvl w:val="1"/>
          <w:numId w:val="97"/>
        </w:numPr>
      </w:pPr>
      <w:r w:rsidRPr="00E77497">
        <w:t xml:space="preserve">Return </w:t>
      </w:r>
      <w:r w:rsidRPr="00E77497">
        <w:rPr>
          <w:b/>
        </w:rPr>
        <w:t>false</w:t>
      </w:r>
      <w:r w:rsidRPr="00E77497">
        <w:t>.</w:t>
      </w:r>
    </w:p>
    <w:p w14:paraId="7AA78F43" w14:textId="77777777" w:rsidR="002021D1" w:rsidRDefault="002021D1" w:rsidP="002021D1">
      <w:pPr>
        <w:pStyle w:val="Alg4"/>
        <w:numPr>
          <w:ilvl w:val="0"/>
          <w:numId w:val="97"/>
        </w:numPr>
      </w:pPr>
      <w:r w:rsidRPr="00E77497">
        <w:t>If Type(</w:t>
      </w:r>
      <w:r w:rsidRPr="00E77497">
        <w:rPr>
          <w:i/>
        </w:rPr>
        <w:t>x</w:t>
      </w:r>
      <w:r w:rsidRPr="00E77497">
        <w:t>) is String, then</w:t>
      </w:r>
    </w:p>
    <w:p w14:paraId="0930094F" w14:textId="77777777" w:rsidR="002021D1" w:rsidRDefault="002021D1" w:rsidP="002021D1">
      <w:pPr>
        <w:pStyle w:val="Alg4"/>
        <w:numPr>
          <w:ilvl w:val="1"/>
          <w:numId w:val="97"/>
        </w:numPr>
      </w:pPr>
      <w:r>
        <w:t>I</w:t>
      </w:r>
      <w:r w:rsidRPr="00E77497">
        <w:t xml:space="preserve">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w:t>
      </w:r>
      <w:r>
        <w:t xml:space="preserve">, return </w:t>
      </w:r>
      <w:r w:rsidRPr="00EA1B5F">
        <w:rPr>
          <w:b/>
        </w:rPr>
        <w:t>true</w:t>
      </w:r>
      <w:r>
        <w:t>.</w:t>
      </w:r>
    </w:p>
    <w:p w14:paraId="12E1DADE" w14:textId="77777777" w:rsidR="002021D1" w:rsidRPr="00E77497" w:rsidRDefault="002021D1" w:rsidP="002021D1">
      <w:pPr>
        <w:pStyle w:val="Alg4"/>
        <w:numPr>
          <w:ilvl w:val="1"/>
          <w:numId w:val="97"/>
        </w:numPr>
      </w:pPr>
      <w:r>
        <w:t>Else</w:t>
      </w:r>
      <w:r w:rsidRPr="00E77497">
        <w:t xml:space="preserve">, return </w:t>
      </w:r>
      <w:r w:rsidRPr="00E77497">
        <w:rPr>
          <w:b/>
        </w:rPr>
        <w:t>false</w:t>
      </w:r>
      <w:r w:rsidRPr="00E77497">
        <w:t>.</w:t>
      </w:r>
    </w:p>
    <w:p w14:paraId="7D962ED7" w14:textId="77777777" w:rsidR="002021D1" w:rsidRDefault="002021D1" w:rsidP="002021D1">
      <w:pPr>
        <w:pStyle w:val="Alg4"/>
        <w:numPr>
          <w:ilvl w:val="0"/>
          <w:numId w:val="97"/>
        </w:numPr>
      </w:pPr>
      <w:r w:rsidRPr="00E77497">
        <w:t>If Type(</w:t>
      </w:r>
      <w:r w:rsidRPr="00E77497">
        <w:rPr>
          <w:i/>
        </w:rPr>
        <w:t>x</w:t>
      </w:r>
      <w:r w:rsidRPr="00E77497">
        <w:t xml:space="preserve">) is Boolean, </w:t>
      </w:r>
      <w:r>
        <w:t>then</w:t>
      </w:r>
    </w:p>
    <w:p w14:paraId="058FF727" w14:textId="77777777" w:rsidR="002021D1" w:rsidRDefault="002021D1" w:rsidP="002021D1">
      <w:pPr>
        <w:pStyle w:val="Alg4"/>
        <w:numPr>
          <w:ilvl w:val="1"/>
          <w:numId w:val="97"/>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t xml:space="preserve">, return </w:t>
      </w:r>
      <w:r w:rsidRPr="00EA1B5F">
        <w:rPr>
          <w:b/>
        </w:rPr>
        <w:t>true</w:t>
      </w:r>
      <w:r>
        <w:t>.</w:t>
      </w:r>
    </w:p>
    <w:p w14:paraId="7F094F2F" w14:textId="77777777" w:rsidR="002021D1" w:rsidRPr="00E77497" w:rsidRDefault="002021D1" w:rsidP="002021D1">
      <w:pPr>
        <w:pStyle w:val="Alg4"/>
        <w:numPr>
          <w:ilvl w:val="1"/>
          <w:numId w:val="97"/>
        </w:numPr>
      </w:pPr>
      <w:r>
        <w:t>Else</w:t>
      </w:r>
      <w:r w:rsidRPr="00E77497">
        <w:t xml:space="preserve">, return </w:t>
      </w:r>
      <w:r w:rsidRPr="00E77497">
        <w:rPr>
          <w:b/>
        </w:rPr>
        <w:t>false</w:t>
      </w:r>
      <w:r w:rsidRPr="00E77497">
        <w:t>.</w:t>
      </w:r>
    </w:p>
    <w:p w14:paraId="232FAADF" w14:textId="77777777" w:rsidR="002021D1" w:rsidRDefault="002021D1" w:rsidP="002021D1">
      <w:pPr>
        <w:pStyle w:val="Alg4"/>
        <w:numPr>
          <w:ilvl w:val="0"/>
          <w:numId w:val="97"/>
        </w:numPr>
        <w:spacing w:after="120"/>
        <w:contextualSpacing/>
      </w:pPr>
      <w:r>
        <w:t>I</w:t>
      </w:r>
      <w:r w:rsidRPr="00E77497">
        <w:t xml:space="preserve">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 return </w:t>
      </w:r>
      <w:r w:rsidRPr="00EA1B5F">
        <w:rPr>
          <w:b/>
        </w:rPr>
        <w:t>true</w:t>
      </w:r>
      <w:r w:rsidRPr="00E77497">
        <w:t>.</w:t>
      </w:r>
    </w:p>
    <w:p w14:paraId="76BAFCF5" w14:textId="77777777" w:rsidR="002021D1" w:rsidRPr="00E77497" w:rsidRDefault="002021D1" w:rsidP="002021D1">
      <w:pPr>
        <w:pStyle w:val="Alg4"/>
        <w:numPr>
          <w:ilvl w:val="0"/>
          <w:numId w:val="97"/>
        </w:numPr>
        <w:spacing w:after="120"/>
      </w:pPr>
      <w:r>
        <w:t>R</w:t>
      </w:r>
      <w:r w:rsidRPr="00E77497">
        <w:t xml:space="preserve">eturn </w:t>
      </w:r>
      <w:r w:rsidRPr="00E77497">
        <w:rPr>
          <w:b/>
        </w:rPr>
        <w:t>false</w:t>
      </w:r>
      <w:r w:rsidRPr="00E77497">
        <w:t>.</w:t>
      </w:r>
    </w:p>
    <w:p w14:paraId="7E873BEF" w14:textId="77777777" w:rsidR="002021D1" w:rsidRPr="00E77497" w:rsidRDefault="002021D1" w:rsidP="002021D1">
      <w:pPr>
        <w:pStyle w:val="Note"/>
      </w:pPr>
      <w:r w:rsidRPr="00E77497">
        <w:t>NOTE</w:t>
      </w:r>
      <w:r w:rsidRPr="00E77497">
        <w:tab/>
        <w:t>This algorithm differs from the SameValue Algorithm (</w:t>
      </w:r>
      <w:r>
        <w:fldChar w:fldCharType="begin"/>
      </w:r>
      <w:r>
        <w:instrText xml:space="preserve"> REF _Ref365540494 \r \h </w:instrText>
      </w:r>
      <w:r>
        <w:fldChar w:fldCharType="separate"/>
      </w:r>
      <w:r w:rsidR="00083CEC">
        <w:t>7.2.3</w:t>
      </w:r>
      <w:r>
        <w:fldChar w:fldCharType="end"/>
      </w:r>
      <w:r w:rsidRPr="00E77497">
        <w:t>) in its treatment of signed zeroes and NaNs.</w:t>
      </w:r>
    </w:p>
    <w:p w14:paraId="2513469F" w14:textId="77777777" w:rsidR="005D37A2" w:rsidRDefault="005D37A2" w:rsidP="005D37A2">
      <w:pPr>
        <w:pStyle w:val="20"/>
      </w:pPr>
      <w:r>
        <w:t xml:space="preserve"> </w:t>
      </w:r>
      <w:bookmarkStart w:id="436" w:name="_Toc366141773"/>
      <w:r>
        <w:t>Operations on Objects</w:t>
      </w:r>
      <w:bookmarkEnd w:id="436"/>
    </w:p>
    <w:p w14:paraId="6F8912E8" w14:textId="77777777" w:rsidR="005D37A2" w:rsidRDefault="005D37A2" w:rsidP="005D37A2">
      <w:pPr>
        <w:pStyle w:val="30"/>
      </w:pPr>
      <w:bookmarkStart w:id="437" w:name="_Toc366141774"/>
      <w:r>
        <w:t>Get (O, P)</w:t>
      </w:r>
      <w:bookmarkEnd w:id="437"/>
    </w:p>
    <w:p w14:paraId="78A7439E" w14:textId="77777777" w:rsidR="005D37A2" w:rsidRPr="00E77497" w:rsidRDefault="005D37A2" w:rsidP="005D37A2">
      <w:r>
        <w:t xml:space="preserve">The abstract operation </w:t>
      </w:r>
      <w:r>
        <w:rPr>
          <w:rFonts w:ascii="Times New Roman" w:hAnsi="Times New Roman"/>
        </w:rPr>
        <w:t>Get</w:t>
      </w:r>
      <w:r>
        <w:t xml:space="preserve"> is used to retrieve the value of a specific property of an object.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43D9EF9F" w14:textId="77777777" w:rsidR="005D37A2" w:rsidRDefault="005D37A2" w:rsidP="005D37A2">
      <w:pPr>
        <w:pStyle w:val="Alg4"/>
        <w:numPr>
          <w:ilvl w:val="0"/>
          <w:numId w:val="181"/>
        </w:numPr>
        <w:spacing w:after="120"/>
        <w:contextualSpacing/>
      </w:pPr>
      <w:r>
        <w:t>Assert: Type(</w:t>
      </w:r>
      <w:r>
        <w:rPr>
          <w:i/>
          <w:iCs/>
        </w:rPr>
        <w:t>O</w:t>
      </w:r>
      <w:r>
        <w:t>) is Object.</w:t>
      </w:r>
    </w:p>
    <w:p w14:paraId="1ACA7DE8" w14:textId="77777777" w:rsidR="005D37A2" w:rsidRDefault="005D37A2" w:rsidP="005D37A2">
      <w:pPr>
        <w:pStyle w:val="Alg4"/>
        <w:numPr>
          <w:ilvl w:val="0"/>
          <w:numId w:val="181"/>
        </w:numPr>
        <w:spacing w:after="120"/>
        <w:contextualSpacing/>
      </w:pPr>
      <w:r>
        <w:t>Assert:  IsPropertyKey(</w:t>
      </w:r>
      <w:r>
        <w:rPr>
          <w:i/>
          <w:iCs/>
        </w:rPr>
        <w:t>P</w:t>
      </w:r>
      <w:r>
        <w:t xml:space="preserve">) is </w:t>
      </w:r>
      <w:r w:rsidRPr="007B40AF">
        <w:rPr>
          <w:b/>
          <w:bCs/>
        </w:rPr>
        <w:t>true</w:t>
      </w:r>
      <w:r>
        <w:t xml:space="preserve">. </w:t>
      </w:r>
    </w:p>
    <w:p w14:paraId="654CEA45" w14:textId="77777777" w:rsidR="005D37A2" w:rsidRPr="00E77497" w:rsidRDefault="005D37A2" w:rsidP="005D37A2">
      <w:pPr>
        <w:pStyle w:val="Alg4"/>
        <w:numPr>
          <w:ilvl w:val="0"/>
          <w:numId w:val="181"/>
        </w:numPr>
        <w:spacing w:after="120"/>
      </w:pPr>
      <w:r w:rsidRPr="00E77497">
        <w:t>Return the result of calling the [[</w:t>
      </w:r>
      <w:r>
        <w:t>Get</w:t>
      </w:r>
      <w:r w:rsidRPr="00E77497">
        <w:t xml:space="preserve">]] internal method of </w:t>
      </w:r>
      <w:r>
        <w:rPr>
          <w:i/>
        </w:rPr>
        <w:t>O</w:t>
      </w:r>
      <w:r w:rsidRPr="00E77497">
        <w:t xml:space="preserve"> passing </w:t>
      </w:r>
      <w:r>
        <w:rPr>
          <w:i/>
        </w:rPr>
        <w:t>P</w:t>
      </w:r>
      <w:r w:rsidRPr="00E77497">
        <w:rPr>
          <w:i/>
        </w:rPr>
        <w:t xml:space="preserve"> </w:t>
      </w:r>
      <w:r>
        <w:rPr>
          <w:iCs/>
        </w:rPr>
        <w:t xml:space="preserve">and </w:t>
      </w:r>
      <w:r w:rsidRPr="00863C0A">
        <w:rPr>
          <w:i/>
        </w:rPr>
        <w:t>O</w:t>
      </w:r>
      <w:r>
        <w:rPr>
          <w:iCs/>
        </w:rPr>
        <w:t xml:space="preserve"> </w:t>
      </w:r>
      <w:r w:rsidRPr="00BA53EE">
        <w:rPr>
          <w:iCs/>
        </w:rPr>
        <w:t>as</w:t>
      </w:r>
      <w:r>
        <w:t xml:space="preserve"> the arguments</w:t>
      </w:r>
      <w:r w:rsidRPr="00E77497">
        <w:t>.</w:t>
      </w:r>
    </w:p>
    <w:p w14:paraId="52C453B9" w14:textId="77777777" w:rsidR="005D37A2" w:rsidRDefault="005D37A2" w:rsidP="005D37A2">
      <w:pPr>
        <w:pStyle w:val="30"/>
      </w:pPr>
      <w:bookmarkStart w:id="438" w:name="_Toc366141775"/>
      <w:r>
        <w:t>Put (O, P, V, Throw)</w:t>
      </w:r>
      <w:bookmarkEnd w:id="438"/>
    </w:p>
    <w:p w14:paraId="50CCC74F" w14:textId="77777777" w:rsidR="005D37A2" w:rsidRPr="00E77497" w:rsidRDefault="005D37A2" w:rsidP="005D37A2">
      <w:r>
        <w:t xml:space="preserve">The abstract operation </w:t>
      </w:r>
      <w:r>
        <w:rPr>
          <w:rFonts w:ascii="Times New Roman" w:hAnsi="Times New Roman"/>
        </w:rPr>
        <w:t>Put</w:t>
      </w:r>
      <w:r>
        <w:t xml:space="preserve"> is used to set the value of a specific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ascii="Times New Roman" w:hAnsi="Times New Roman"/>
          <w:i/>
        </w:rPr>
        <w:t>V</w:t>
      </w:r>
      <w:r>
        <w:rPr>
          <w:rFonts w:cs="Arial"/>
        </w:rPr>
        <w:t xml:space="preserve">, and </w:t>
      </w:r>
      <w:r>
        <w:rPr>
          <w:rFonts w:ascii="Times New Roman" w:hAnsi="Times New Roman"/>
          <w:i/>
        </w:rPr>
        <w:t>Throw</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w:t>
      </w:r>
      <w:r w:rsidRPr="00863C0A">
        <w:rPr>
          <w:rFonts w:ascii="Times New Roman" w:hAnsi="Times New Roman"/>
          <w:i/>
        </w:rPr>
        <w:t>V</w:t>
      </w:r>
      <w:r>
        <w:rPr>
          <w:rFonts w:cs="Arial"/>
        </w:rPr>
        <w:t xml:space="preserve"> is the new value for the property and </w:t>
      </w:r>
      <w:r w:rsidRPr="00863C0A">
        <w:rPr>
          <w:rFonts w:ascii="Times New Roman" w:hAnsi="Times New Roman"/>
          <w:i/>
        </w:rPr>
        <w:t>Throw</w:t>
      </w:r>
      <w:r>
        <w:rPr>
          <w:rFonts w:cs="Arial"/>
        </w:rPr>
        <w:t xml:space="preserve"> is a Boolean flag.</w:t>
      </w:r>
      <w:r w:rsidRPr="00E77497">
        <w:t xml:space="preserve"> </w:t>
      </w:r>
      <w:r>
        <w:t xml:space="preserve">This abstract operation performs </w:t>
      </w:r>
      <w:r w:rsidRPr="00E77497">
        <w:t>the following steps:</w:t>
      </w:r>
    </w:p>
    <w:p w14:paraId="5B06F924" w14:textId="77777777" w:rsidR="005D37A2" w:rsidRDefault="005D37A2" w:rsidP="005D37A2">
      <w:pPr>
        <w:pStyle w:val="Alg4"/>
        <w:numPr>
          <w:ilvl w:val="0"/>
          <w:numId w:val="1118"/>
        </w:numPr>
        <w:spacing w:after="120"/>
        <w:contextualSpacing/>
      </w:pPr>
      <w:r>
        <w:t>Assert: Type(</w:t>
      </w:r>
      <w:r>
        <w:rPr>
          <w:i/>
          <w:iCs/>
        </w:rPr>
        <w:t>O</w:t>
      </w:r>
      <w:r>
        <w:t>) is Object.</w:t>
      </w:r>
    </w:p>
    <w:p w14:paraId="3590B2F2" w14:textId="77777777" w:rsidR="005D37A2" w:rsidRDefault="005D37A2" w:rsidP="005D37A2">
      <w:pPr>
        <w:pStyle w:val="Alg4"/>
        <w:numPr>
          <w:ilvl w:val="0"/>
          <w:numId w:val="1118"/>
        </w:numPr>
        <w:spacing w:after="120"/>
        <w:contextualSpacing/>
      </w:pPr>
      <w:r>
        <w:t>Assert:  IsPropertyKey(</w:t>
      </w:r>
      <w:r>
        <w:rPr>
          <w:i/>
          <w:iCs/>
        </w:rPr>
        <w:t>P</w:t>
      </w:r>
      <w:r>
        <w:t xml:space="preserve">) is </w:t>
      </w:r>
      <w:r w:rsidRPr="00B40933">
        <w:rPr>
          <w:b/>
          <w:bCs/>
        </w:rPr>
        <w:t>true</w:t>
      </w:r>
      <w:r>
        <w:t>.</w:t>
      </w:r>
    </w:p>
    <w:p w14:paraId="0B2DB1BA" w14:textId="77777777" w:rsidR="005D37A2" w:rsidRDefault="005D37A2" w:rsidP="005D37A2">
      <w:pPr>
        <w:pStyle w:val="Alg4"/>
        <w:numPr>
          <w:ilvl w:val="0"/>
          <w:numId w:val="1118"/>
        </w:numPr>
        <w:spacing w:after="120"/>
        <w:contextualSpacing/>
      </w:pPr>
      <w:r>
        <w:t>Assert: Type(</w:t>
      </w:r>
      <w:r>
        <w:rPr>
          <w:i/>
          <w:iCs/>
        </w:rPr>
        <w:t>Throw</w:t>
      </w:r>
      <w:r>
        <w:t>) is Boolean.</w:t>
      </w:r>
    </w:p>
    <w:p w14:paraId="7307EECE" w14:textId="77777777" w:rsidR="005D37A2" w:rsidRDefault="005D37A2" w:rsidP="005D37A2">
      <w:pPr>
        <w:pStyle w:val="Alg4"/>
        <w:numPr>
          <w:ilvl w:val="0"/>
          <w:numId w:val="1118"/>
        </w:numPr>
        <w:spacing w:after="120"/>
        <w:contextualSpacing/>
      </w:pPr>
      <w:r>
        <w:t xml:space="preserve">Let  </w:t>
      </w:r>
      <w:r>
        <w:rPr>
          <w:i/>
          <w:iCs/>
        </w:rPr>
        <w:t>success</w:t>
      </w:r>
      <w:r>
        <w:t xml:space="preserve"> be the result of calling the [[Set]] internal method of </w:t>
      </w:r>
      <w:r>
        <w:rPr>
          <w:i/>
          <w:iCs/>
        </w:rPr>
        <w:t>O</w:t>
      </w:r>
      <w:r w:rsidRPr="00863C0A">
        <w:t xml:space="preserve"> </w:t>
      </w:r>
      <w:r w:rsidRPr="00E77497">
        <w:t xml:space="preserve">passing </w:t>
      </w:r>
      <w:r>
        <w:rPr>
          <w:i/>
        </w:rPr>
        <w:t>P</w:t>
      </w:r>
      <w:r>
        <w:rPr>
          <w:iCs/>
        </w:rPr>
        <w:t>,</w:t>
      </w:r>
      <w:r w:rsidRPr="00E77497">
        <w:rPr>
          <w:i/>
        </w:rPr>
        <w:t xml:space="preserve"> </w:t>
      </w:r>
      <w:r w:rsidRPr="00863C0A">
        <w:rPr>
          <w:i/>
        </w:rPr>
        <w:t>V</w:t>
      </w:r>
      <w:r>
        <w:rPr>
          <w:iCs/>
        </w:rPr>
        <w:t xml:space="preserve">, and  </w:t>
      </w:r>
      <w:r w:rsidRPr="00863C0A">
        <w:rPr>
          <w:i/>
        </w:rPr>
        <w:t>O</w:t>
      </w:r>
      <w:r>
        <w:rPr>
          <w:iCs/>
        </w:rPr>
        <w:t xml:space="preserve"> </w:t>
      </w:r>
      <w:r w:rsidRPr="00E34299">
        <w:rPr>
          <w:iCs/>
        </w:rPr>
        <w:t>as</w:t>
      </w:r>
      <w:r>
        <w:t xml:space="preserve"> the arguments.</w:t>
      </w:r>
    </w:p>
    <w:p w14:paraId="1261448F" w14:textId="77777777" w:rsidR="005D37A2" w:rsidRDefault="005D37A2" w:rsidP="005D37A2">
      <w:pPr>
        <w:pStyle w:val="Alg4"/>
        <w:numPr>
          <w:ilvl w:val="0"/>
          <w:numId w:val="1118"/>
        </w:numPr>
      </w:pPr>
      <w:r>
        <w:t>ReturnIfAbrupt(</w:t>
      </w:r>
      <w:r>
        <w:rPr>
          <w:i/>
          <w:iCs/>
        </w:rPr>
        <w:t>success</w:t>
      </w:r>
      <w:r>
        <w:t>).</w:t>
      </w:r>
    </w:p>
    <w:p w14:paraId="388FCED5" w14:textId="77777777" w:rsidR="005D37A2" w:rsidRDefault="005D37A2" w:rsidP="005D37A2">
      <w:pPr>
        <w:pStyle w:val="Alg4"/>
        <w:numPr>
          <w:ilvl w:val="0"/>
          <w:numId w:val="1118"/>
        </w:numPr>
        <w:spacing w:after="120"/>
        <w:contextualSpacing/>
      </w:pPr>
      <w:r>
        <w:t xml:space="preserve">If </w:t>
      </w:r>
      <w:r>
        <w:rPr>
          <w:i/>
          <w:iCs/>
        </w:rPr>
        <w:t>success</w:t>
      </w:r>
      <w:r>
        <w:t xml:space="preserve"> is </w:t>
      </w:r>
      <w:r>
        <w:rPr>
          <w:b/>
          <w:bCs/>
        </w:rPr>
        <w:t>false</w:t>
      </w:r>
      <w:r>
        <w:t xml:space="preserve"> and </w:t>
      </w:r>
      <w:r>
        <w:rPr>
          <w:i/>
          <w:iCs/>
        </w:rPr>
        <w:t>Throw</w:t>
      </w:r>
      <w:r>
        <w:t xml:space="preserve"> is </w:t>
      </w:r>
      <w:r>
        <w:rPr>
          <w:b/>
          <w:bCs/>
        </w:rPr>
        <w:t>true</w:t>
      </w:r>
      <w:r>
        <w:t xml:space="preserve">, then throw a </w:t>
      </w:r>
      <w:r>
        <w:rPr>
          <w:b/>
          <w:bCs/>
        </w:rPr>
        <w:t>TypeError</w:t>
      </w:r>
      <w:r>
        <w:t xml:space="preserve"> exception.</w:t>
      </w:r>
    </w:p>
    <w:p w14:paraId="7FFE93A6" w14:textId="77777777" w:rsidR="005D37A2" w:rsidRPr="00E77497" w:rsidRDefault="005D37A2" w:rsidP="005D37A2">
      <w:pPr>
        <w:pStyle w:val="Alg4"/>
        <w:numPr>
          <w:ilvl w:val="0"/>
          <w:numId w:val="1118"/>
        </w:numPr>
        <w:spacing w:after="120"/>
      </w:pPr>
      <w:r>
        <w:t xml:space="preserve">Return </w:t>
      </w:r>
      <w:r>
        <w:rPr>
          <w:i/>
          <w:iCs/>
        </w:rPr>
        <w:t>success</w:t>
      </w:r>
      <w:r w:rsidRPr="00E77497">
        <w:t>.</w:t>
      </w:r>
    </w:p>
    <w:p w14:paraId="64733213" w14:textId="77777777" w:rsidR="005D37A2" w:rsidRDefault="005D37A2" w:rsidP="005D37A2">
      <w:pPr>
        <w:pStyle w:val="30"/>
      </w:pPr>
      <w:bookmarkStart w:id="439" w:name="_Toc366141776"/>
      <w:r>
        <w:t>CreateOwnDataProperty (O, P, V)</w:t>
      </w:r>
      <w:bookmarkEnd w:id="439"/>
    </w:p>
    <w:p w14:paraId="3254FCF6" w14:textId="77777777" w:rsidR="005D37A2" w:rsidRPr="00E77497" w:rsidRDefault="005D37A2" w:rsidP="005D37A2">
      <w:r>
        <w:t xml:space="preserve">The abstract operation </w:t>
      </w:r>
      <w:r>
        <w:rPr>
          <w:rFonts w:ascii="Times New Roman" w:hAnsi="Times New Roman"/>
        </w:rPr>
        <w:t>CreateOwnDataProperty</w:t>
      </w:r>
      <w:r>
        <w:t xml:space="preserve"> is used to create a new own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V</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Pr="00863C0A">
        <w:rPr>
          <w:rFonts w:ascii="Times New Roman" w:hAnsi="Times New Roman"/>
          <w:i/>
        </w:rPr>
        <w:t>V</w:t>
      </w:r>
      <w:r>
        <w:rPr>
          <w:rFonts w:cs="Arial"/>
        </w:rPr>
        <w:t xml:space="preserve"> is the value for the property.</w:t>
      </w:r>
      <w:r w:rsidRPr="00E77497">
        <w:t xml:space="preserve"> </w:t>
      </w:r>
      <w:r>
        <w:t>This abstract operation performs</w:t>
      </w:r>
      <w:r w:rsidRPr="00E77497">
        <w:t xml:space="preserve"> the following steps:</w:t>
      </w:r>
    </w:p>
    <w:p w14:paraId="01793F17" w14:textId="77777777" w:rsidR="005D37A2" w:rsidRDefault="005D37A2" w:rsidP="005D37A2">
      <w:pPr>
        <w:pStyle w:val="Alg4"/>
        <w:numPr>
          <w:ilvl w:val="0"/>
          <w:numId w:val="1125"/>
        </w:numPr>
        <w:spacing w:after="120"/>
        <w:contextualSpacing/>
      </w:pPr>
      <w:r>
        <w:t>Assert: Type(</w:t>
      </w:r>
      <w:r>
        <w:rPr>
          <w:i/>
          <w:iCs/>
        </w:rPr>
        <w:t>O</w:t>
      </w:r>
      <w:r>
        <w:t>) is Object.</w:t>
      </w:r>
    </w:p>
    <w:p w14:paraId="2376010A" w14:textId="77777777" w:rsidR="005D37A2" w:rsidRDefault="005D37A2" w:rsidP="005D37A2">
      <w:pPr>
        <w:pStyle w:val="Alg4"/>
        <w:numPr>
          <w:ilvl w:val="0"/>
          <w:numId w:val="1125"/>
        </w:numPr>
        <w:spacing w:after="120"/>
        <w:contextualSpacing/>
      </w:pPr>
      <w:r>
        <w:t>Assert:  IsPropertyKey(</w:t>
      </w:r>
      <w:r>
        <w:rPr>
          <w:i/>
          <w:iCs/>
        </w:rPr>
        <w:t>P</w:t>
      </w:r>
      <w:r>
        <w:t xml:space="preserve">) is </w:t>
      </w:r>
      <w:r w:rsidRPr="00B40933">
        <w:rPr>
          <w:b/>
          <w:bCs/>
        </w:rPr>
        <w:t>true</w:t>
      </w:r>
      <w:r>
        <w:t>.</w:t>
      </w:r>
    </w:p>
    <w:p w14:paraId="0112B282" w14:textId="77777777" w:rsidR="005D37A2" w:rsidRDefault="005D37A2" w:rsidP="005D37A2">
      <w:pPr>
        <w:pStyle w:val="Alg4"/>
        <w:numPr>
          <w:ilvl w:val="0"/>
          <w:numId w:val="1125"/>
        </w:numPr>
        <w:spacing w:after="120"/>
        <w:contextualSpacing/>
      </w:pPr>
      <w:r>
        <w:t xml:space="preserve">Assert: </w:t>
      </w:r>
      <w:r>
        <w:rPr>
          <w:i/>
          <w:iCs/>
        </w:rPr>
        <w:t>O</w:t>
      </w:r>
      <w:r>
        <w:t xml:space="preserve"> does not have an own property whose key is </w:t>
      </w:r>
      <w:r>
        <w:rPr>
          <w:i/>
          <w:iCs/>
        </w:rPr>
        <w:t>P</w:t>
      </w:r>
      <w:r>
        <w:t>.</w:t>
      </w:r>
    </w:p>
    <w:p w14:paraId="4556C3FC" w14:textId="77777777" w:rsidR="005D37A2" w:rsidRPr="00E77497" w:rsidRDefault="005D37A2" w:rsidP="005D37A2">
      <w:pPr>
        <w:pStyle w:val="Alg4"/>
        <w:numPr>
          <w:ilvl w:val="0"/>
          <w:numId w:val="1125"/>
        </w:numPr>
      </w:pPr>
      <w:r w:rsidRPr="00E77497">
        <w:t xml:space="preserve">Let </w:t>
      </w:r>
      <w:r w:rsidRPr="00E77497">
        <w:rPr>
          <w:i/>
        </w:rPr>
        <w:t>newDesc</w:t>
      </w:r>
      <w:r w:rsidRPr="00E77497">
        <w:t xml:space="preserve"> be the Property Descriptor</w:t>
      </w:r>
      <w:r>
        <w:t xml:space="preserve"> </w:t>
      </w:r>
      <w:r w:rsidRPr="00E77497">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2CA976D3" w14:textId="77777777" w:rsidR="005D37A2" w:rsidRPr="00E77497" w:rsidRDefault="005D37A2" w:rsidP="005D37A2">
      <w:pPr>
        <w:pStyle w:val="Alg4"/>
        <w:numPr>
          <w:ilvl w:val="0"/>
          <w:numId w:val="1125"/>
        </w:numPr>
        <w:spacing w:after="220"/>
        <w:contextualSpacing/>
      </w:pPr>
      <w:r>
        <w:t>Return the result of calling</w:t>
      </w:r>
      <w:r w:rsidRPr="00E77497">
        <w:t xml:space="preserve"> the [[DefineOwnProperty]] internal method of </w:t>
      </w:r>
      <w:r w:rsidRPr="00E77497">
        <w:rPr>
          <w:i/>
        </w:rPr>
        <w:t>O</w:t>
      </w:r>
      <w:r w:rsidRPr="00E77497">
        <w:t xml:space="preserve"> passing </w:t>
      </w:r>
      <w:r w:rsidRPr="00E77497">
        <w:rPr>
          <w:i/>
        </w:rPr>
        <w:t>P</w:t>
      </w:r>
      <w:r>
        <w:t xml:space="preserve"> and</w:t>
      </w:r>
      <w:r w:rsidRPr="00E77497">
        <w:t xml:space="preserve"> </w:t>
      </w:r>
      <w:r w:rsidRPr="00E77497">
        <w:rPr>
          <w:i/>
        </w:rPr>
        <w:t>newDesc</w:t>
      </w:r>
      <w:r w:rsidRPr="00E77497">
        <w:t xml:space="preserve"> as arguments.</w:t>
      </w:r>
    </w:p>
    <w:p w14:paraId="7C4042EF" w14:textId="77777777" w:rsidR="005D37A2" w:rsidRDefault="005D37A2" w:rsidP="005D37A2">
      <w:pPr>
        <w:pStyle w:val="Note"/>
      </w:pPr>
      <w:r>
        <w:t>NOTE</w:t>
      </w:r>
      <w:r>
        <w:tab/>
        <w:t>This abstract operation creates a property whose attributes are set to the same defaults used for properties created by the ECMAScript language assignment operator.</w:t>
      </w:r>
    </w:p>
    <w:p w14:paraId="4854B333" w14:textId="77777777" w:rsidR="005D37A2" w:rsidRDefault="005D37A2" w:rsidP="005D37A2">
      <w:pPr>
        <w:pStyle w:val="30"/>
      </w:pPr>
      <w:bookmarkStart w:id="440" w:name="_Toc366141777"/>
      <w:r>
        <w:t>DefinePropertyOrThrow (O, P, desc)</w:t>
      </w:r>
      <w:bookmarkEnd w:id="440"/>
    </w:p>
    <w:p w14:paraId="746B866A" w14:textId="77777777" w:rsidR="005D37A2" w:rsidRPr="00E77497" w:rsidRDefault="005D37A2" w:rsidP="005D37A2">
      <w:r>
        <w:t xml:space="preserve">The abstract operation </w:t>
      </w:r>
      <w:r>
        <w:rPr>
          <w:rFonts w:ascii="Times New Roman" w:hAnsi="Times New Roman"/>
        </w:rPr>
        <w:t>DefinePropertyOrThrow</w:t>
      </w:r>
      <w:r>
        <w:t xml:space="preserve"> is used to call the [[DefineOwnProperlty]] internal method of an object in a manner that will throw a </w:t>
      </w:r>
      <w:r w:rsidRPr="00165778">
        <w:rPr>
          <w:b/>
        </w:rPr>
        <w:t>TypeError</w:t>
      </w:r>
      <w:r>
        <w:t xml:space="preserve"> exception if the requested property update cannot be performed.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desc</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Pr>
          <w:rFonts w:ascii="Times New Roman" w:hAnsi="Times New Roman"/>
          <w:i/>
        </w:rPr>
        <w:t>desc</w:t>
      </w:r>
      <w:r>
        <w:rPr>
          <w:rFonts w:cs="Arial"/>
        </w:rPr>
        <w:t xml:space="preserve"> is the Property Descriptor for the property.</w:t>
      </w:r>
      <w:r w:rsidRPr="00E77497">
        <w:t xml:space="preserve"> </w:t>
      </w:r>
      <w:r>
        <w:t>This abstract operation perform</w:t>
      </w:r>
      <w:r w:rsidRPr="00E77497">
        <w:t>, the following steps:</w:t>
      </w:r>
    </w:p>
    <w:p w14:paraId="5C107702" w14:textId="77777777" w:rsidR="005D37A2" w:rsidRDefault="005D37A2" w:rsidP="005D37A2">
      <w:pPr>
        <w:pStyle w:val="Alg4"/>
        <w:numPr>
          <w:ilvl w:val="0"/>
          <w:numId w:val="1126"/>
        </w:numPr>
        <w:spacing w:after="120"/>
        <w:contextualSpacing/>
      </w:pPr>
      <w:r>
        <w:t>Assert: Type(</w:t>
      </w:r>
      <w:r>
        <w:rPr>
          <w:i/>
          <w:iCs/>
        </w:rPr>
        <w:t>O</w:t>
      </w:r>
      <w:r>
        <w:t>) is Object.</w:t>
      </w:r>
    </w:p>
    <w:p w14:paraId="7EB27425" w14:textId="77777777" w:rsidR="005D37A2" w:rsidRDefault="005D37A2" w:rsidP="005D37A2">
      <w:pPr>
        <w:pStyle w:val="Alg4"/>
        <w:numPr>
          <w:ilvl w:val="0"/>
          <w:numId w:val="1126"/>
        </w:numPr>
        <w:spacing w:after="120"/>
        <w:contextualSpacing/>
      </w:pPr>
      <w:r>
        <w:t>Assert:  IsPropertyKey(</w:t>
      </w:r>
      <w:r>
        <w:rPr>
          <w:i/>
          <w:iCs/>
        </w:rPr>
        <w:t>P</w:t>
      </w:r>
      <w:r>
        <w:t xml:space="preserve">) is </w:t>
      </w:r>
      <w:r w:rsidRPr="00B40933">
        <w:rPr>
          <w:b/>
          <w:bCs/>
        </w:rPr>
        <w:t>true</w:t>
      </w:r>
      <w:r>
        <w:t>.</w:t>
      </w:r>
    </w:p>
    <w:p w14:paraId="1F1EA947" w14:textId="77777777" w:rsidR="005D37A2" w:rsidRDefault="005D37A2" w:rsidP="005D37A2">
      <w:pPr>
        <w:pStyle w:val="Alg4"/>
        <w:numPr>
          <w:ilvl w:val="0"/>
          <w:numId w:val="1126"/>
        </w:numPr>
        <w:spacing w:after="120"/>
        <w:contextualSpacing/>
      </w:pPr>
      <w:r>
        <w:t xml:space="preserve">Let  </w:t>
      </w:r>
      <w:r>
        <w:rPr>
          <w:i/>
          <w:iCs/>
        </w:rPr>
        <w:t>success</w:t>
      </w:r>
      <w:r>
        <w:t xml:space="preserve"> be the result of calling the </w:t>
      </w:r>
      <w:r w:rsidRPr="00E77497">
        <w:t xml:space="preserve">[[DefineOwnProperty]] internal method of </w:t>
      </w:r>
      <w:r w:rsidRPr="00E77497">
        <w:rPr>
          <w:i/>
        </w:rPr>
        <w:t>O</w:t>
      </w:r>
      <w:r w:rsidRPr="00E77497">
        <w:t xml:space="preserve"> passing </w:t>
      </w:r>
      <w:r w:rsidRPr="00E77497">
        <w:rPr>
          <w:i/>
        </w:rPr>
        <w:t>P</w:t>
      </w:r>
      <w:r>
        <w:t xml:space="preserve"> and</w:t>
      </w:r>
      <w:r w:rsidRPr="00E77497">
        <w:t xml:space="preserve"> </w:t>
      </w:r>
      <w:r>
        <w:rPr>
          <w:i/>
        </w:rPr>
        <w:t>d</w:t>
      </w:r>
      <w:r w:rsidRPr="00E77497">
        <w:rPr>
          <w:i/>
        </w:rPr>
        <w:t>esc</w:t>
      </w:r>
      <w:r w:rsidRPr="00E77497">
        <w:t xml:space="preserve"> as arguments</w:t>
      </w:r>
      <w:r>
        <w:t>.</w:t>
      </w:r>
    </w:p>
    <w:p w14:paraId="7650C9C1" w14:textId="77777777" w:rsidR="005D37A2" w:rsidRDefault="005D37A2" w:rsidP="005D37A2">
      <w:pPr>
        <w:pStyle w:val="Alg4"/>
        <w:numPr>
          <w:ilvl w:val="0"/>
          <w:numId w:val="1126"/>
        </w:numPr>
        <w:spacing w:after="120"/>
        <w:contextualSpacing/>
      </w:pPr>
      <w:r>
        <w:t>ReturnIfAbrupt(</w:t>
      </w:r>
      <w:r>
        <w:rPr>
          <w:i/>
          <w:iCs/>
        </w:rPr>
        <w:t>success</w:t>
      </w:r>
      <w:r>
        <w:t>).</w:t>
      </w:r>
    </w:p>
    <w:p w14:paraId="1458DD76" w14:textId="77777777" w:rsidR="005D37A2" w:rsidRDefault="005D37A2" w:rsidP="005D37A2">
      <w:pPr>
        <w:pStyle w:val="Alg4"/>
        <w:numPr>
          <w:ilvl w:val="0"/>
          <w:numId w:val="1126"/>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14:paraId="3034C485" w14:textId="77777777" w:rsidR="005D37A2" w:rsidRDefault="005D37A2" w:rsidP="005D37A2">
      <w:pPr>
        <w:pStyle w:val="Alg4"/>
        <w:numPr>
          <w:ilvl w:val="0"/>
          <w:numId w:val="1126"/>
        </w:numPr>
        <w:spacing w:after="240"/>
      </w:pPr>
      <w:r>
        <w:t xml:space="preserve">Return </w:t>
      </w:r>
      <w:r>
        <w:rPr>
          <w:i/>
          <w:iCs/>
        </w:rPr>
        <w:t>success</w:t>
      </w:r>
      <w:r w:rsidRPr="00E77497">
        <w:t>.</w:t>
      </w:r>
    </w:p>
    <w:p w14:paraId="7363F52F" w14:textId="77777777" w:rsidR="005D37A2" w:rsidRDefault="005D37A2" w:rsidP="005D37A2">
      <w:pPr>
        <w:pStyle w:val="30"/>
      </w:pPr>
      <w:bookmarkStart w:id="441" w:name="_Toc366141778"/>
      <w:r>
        <w:t>DeletePropertyOrThrow (O, P)</w:t>
      </w:r>
      <w:bookmarkEnd w:id="441"/>
    </w:p>
    <w:p w14:paraId="5CC2083B" w14:textId="77777777" w:rsidR="005D37A2" w:rsidRPr="00E77497" w:rsidRDefault="005D37A2" w:rsidP="005D37A2">
      <w:r>
        <w:t xml:space="preserve">The abstract operation </w:t>
      </w:r>
      <w:r w:rsidRPr="00621C54">
        <w:rPr>
          <w:rFonts w:cs="Arial"/>
        </w:rPr>
        <w:t>DeletePropertyOrThrow</w:t>
      </w:r>
      <w:r w:rsidRPr="00621C54">
        <w:rPr>
          <w:rFonts w:ascii="Times New Roman" w:hAnsi="Times New Roman"/>
        </w:rPr>
        <w:t xml:space="preserve"> </w:t>
      </w:r>
      <w:r>
        <w:t xml:space="preserve">is used to remove a specific own property of an object. It throws an exception if the property is not configurable.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1AC29887" w14:textId="77777777" w:rsidR="005D37A2" w:rsidRDefault="005D37A2" w:rsidP="005D37A2">
      <w:pPr>
        <w:pStyle w:val="Alg4"/>
        <w:numPr>
          <w:ilvl w:val="0"/>
          <w:numId w:val="1171"/>
        </w:numPr>
        <w:spacing w:after="120"/>
        <w:contextualSpacing/>
      </w:pPr>
      <w:r>
        <w:t>Assert: Type(</w:t>
      </w:r>
      <w:r>
        <w:rPr>
          <w:i/>
          <w:iCs/>
        </w:rPr>
        <w:t>O</w:t>
      </w:r>
      <w:r>
        <w:t>) is Object.</w:t>
      </w:r>
    </w:p>
    <w:p w14:paraId="36622565" w14:textId="77777777" w:rsidR="005D37A2" w:rsidRDefault="005D37A2" w:rsidP="005D37A2">
      <w:pPr>
        <w:pStyle w:val="Alg4"/>
        <w:numPr>
          <w:ilvl w:val="0"/>
          <w:numId w:val="1171"/>
        </w:numPr>
        <w:spacing w:after="120"/>
        <w:contextualSpacing/>
      </w:pPr>
      <w:r>
        <w:t>Assert:  IsPropertyKey(</w:t>
      </w:r>
      <w:r>
        <w:rPr>
          <w:i/>
          <w:iCs/>
        </w:rPr>
        <w:t>P</w:t>
      </w:r>
      <w:r>
        <w:t xml:space="preserve">) is </w:t>
      </w:r>
      <w:r w:rsidRPr="00B40933">
        <w:rPr>
          <w:b/>
          <w:bCs/>
        </w:rPr>
        <w:t>true</w:t>
      </w:r>
      <w:r>
        <w:t>.</w:t>
      </w:r>
    </w:p>
    <w:p w14:paraId="6E416FED" w14:textId="77777777" w:rsidR="005D37A2" w:rsidRDefault="005D37A2" w:rsidP="005D37A2">
      <w:pPr>
        <w:pStyle w:val="Alg4"/>
        <w:numPr>
          <w:ilvl w:val="0"/>
          <w:numId w:val="1171"/>
        </w:numPr>
        <w:spacing w:after="120"/>
        <w:contextualSpacing/>
      </w:pPr>
      <w:r>
        <w:t xml:space="preserve">Let  </w:t>
      </w:r>
      <w:r>
        <w:rPr>
          <w:i/>
          <w:iCs/>
        </w:rPr>
        <w:t>success</w:t>
      </w:r>
      <w:r>
        <w:t xml:space="preserve"> be the result of calling the [[Delete]] internal method of </w:t>
      </w:r>
      <w:r>
        <w:rPr>
          <w:i/>
          <w:iCs/>
        </w:rPr>
        <w:t>O</w:t>
      </w:r>
      <w:r w:rsidRPr="00863C0A">
        <w:t xml:space="preserve"> </w:t>
      </w:r>
      <w:r w:rsidRPr="00E77497">
        <w:t xml:space="preserve">passing </w:t>
      </w:r>
      <w:r>
        <w:rPr>
          <w:i/>
        </w:rPr>
        <w:t>P</w:t>
      </w:r>
      <w:r w:rsidRPr="00E77497">
        <w:rPr>
          <w:i/>
        </w:rPr>
        <w:t xml:space="preserve"> </w:t>
      </w:r>
      <w:r w:rsidRPr="00E34299">
        <w:rPr>
          <w:iCs/>
        </w:rPr>
        <w:t>as</w:t>
      </w:r>
      <w:r>
        <w:t xml:space="preserve"> the argument.</w:t>
      </w:r>
    </w:p>
    <w:p w14:paraId="5F6FC7F0" w14:textId="77777777" w:rsidR="005D37A2" w:rsidRDefault="005D37A2" w:rsidP="005D37A2">
      <w:pPr>
        <w:pStyle w:val="Alg4"/>
        <w:numPr>
          <w:ilvl w:val="0"/>
          <w:numId w:val="1171"/>
        </w:numPr>
        <w:contextualSpacing/>
      </w:pPr>
      <w:r>
        <w:t>ReturnIfAbrupt(</w:t>
      </w:r>
      <w:r>
        <w:rPr>
          <w:i/>
          <w:iCs/>
        </w:rPr>
        <w:t>success</w:t>
      </w:r>
      <w:r>
        <w:t>).</w:t>
      </w:r>
    </w:p>
    <w:p w14:paraId="5E56314E" w14:textId="77777777" w:rsidR="005D37A2" w:rsidRDefault="005D37A2" w:rsidP="005D37A2">
      <w:pPr>
        <w:pStyle w:val="Alg4"/>
        <w:numPr>
          <w:ilvl w:val="0"/>
          <w:numId w:val="1171"/>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14:paraId="2BAE657D" w14:textId="77777777" w:rsidR="005D37A2" w:rsidRPr="00E77497" w:rsidRDefault="005D37A2" w:rsidP="005D37A2">
      <w:pPr>
        <w:pStyle w:val="Alg4"/>
        <w:numPr>
          <w:ilvl w:val="0"/>
          <w:numId w:val="1171"/>
        </w:numPr>
        <w:spacing w:after="120"/>
      </w:pPr>
      <w:r>
        <w:t xml:space="preserve">Return </w:t>
      </w:r>
      <w:r>
        <w:rPr>
          <w:i/>
          <w:iCs/>
        </w:rPr>
        <w:t>success</w:t>
      </w:r>
      <w:r w:rsidRPr="00E77497">
        <w:t>.</w:t>
      </w:r>
    </w:p>
    <w:p w14:paraId="5C783251" w14:textId="77777777" w:rsidR="005D37A2" w:rsidRPr="00E77497" w:rsidRDefault="005D37A2" w:rsidP="005D37A2">
      <w:pPr>
        <w:pStyle w:val="30"/>
      </w:pPr>
      <w:bookmarkStart w:id="442" w:name="_Toc366141779"/>
      <w:r w:rsidRPr="00E77497">
        <w:t>HasProperty (</w:t>
      </w:r>
      <w:r>
        <w:t xml:space="preserve">O, </w:t>
      </w:r>
      <w:r w:rsidRPr="00E77497">
        <w:t>P)</w:t>
      </w:r>
      <w:bookmarkEnd w:id="442"/>
    </w:p>
    <w:p w14:paraId="0A2F3953" w14:textId="77777777" w:rsidR="005D37A2" w:rsidRPr="00E77497" w:rsidRDefault="005D37A2" w:rsidP="005D37A2">
      <w:r>
        <w:t xml:space="preserve">The abstract operation </w:t>
      </w:r>
      <w:r w:rsidRPr="00621C54">
        <w:rPr>
          <w:rFonts w:cs="Arial"/>
        </w:rPr>
        <w:t>HasProperty</w:t>
      </w:r>
      <w:r>
        <w:t xml:space="preserve"> is used to determine whether an object has a property with the specified property key.  The property may be either an own or inherited.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50B6EE35" w14:textId="77777777" w:rsidR="005D37A2" w:rsidRDefault="005D37A2" w:rsidP="005D37A2">
      <w:pPr>
        <w:pStyle w:val="Alg4"/>
        <w:numPr>
          <w:ilvl w:val="0"/>
          <w:numId w:val="1178"/>
        </w:numPr>
        <w:spacing w:after="120"/>
        <w:contextualSpacing/>
      </w:pPr>
      <w:r>
        <w:t>Assert: Type(</w:t>
      </w:r>
      <w:r>
        <w:rPr>
          <w:i/>
          <w:iCs/>
        </w:rPr>
        <w:t>O</w:t>
      </w:r>
      <w:r>
        <w:t>) is Object.</w:t>
      </w:r>
    </w:p>
    <w:p w14:paraId="14DD44EB" w14:textId="77777777" w:rsidR="005D37A2" w:rsidRDefault="005D37A2" w:rsidP="005D37A2">
      <w:pPr>
        <w:pStyle w:val="Alg4"/>
        <w:numPr>
          <w:ilvl w:val="0"/>
          <w:numId w:val="1178"/>
        </w:numPr>
        <w:spacing w:after="120"/>
        <w:contextualSpacing/>
      </w:pPr>
      <w:r>
        <w:t>Assert:  IsPropertyKey(</w:t>
      </w:r>
      <w:r>
        <w:rPr>
          <w:i/>
          <w:iCs/>
        </w:rPr>
        <w:t>P</w:t>
      </w:r>
      <w:r>
        <w:t xml:space="preserve">) is </w:t>
      </w:r>
      <w:r w:rsidRPr="00B40933">
        <w:rPr>
          <w:b/>
          <w:bCs/>
        </w:rPr>
        <w:t>true</w:t>
      </w:r>
      <w:r>
        <w:t>.</w:t>
      </w:r>
    </w:p>
    <w:p w14:paraId="07A9A0CC" w14:textId="77777777" w:rsidR="005D37A2" w:rsidRDefault="005D37A2" w:rsidP="005D37A2">
      <w:pPr>
        <w:pStyle w:val="Alg4"/>
        <w:numPr>
          <w:ilvl w:val="0"/>
          <w:numId w:val="1178"/>
        </w:numPr>
        <w:spacing w:after="240"/>
      </w:pPr>
      <w:r>
        <w:t xml:space="preserve">Return </w:t>
      </w:r>
      <w:r w:rsidRPr="00E77497">
        <w:t>the result of calling the [[</w:t>
      </w:r>
      <w:r>
        <w:t>Has</w:t>
      </w:r>
      <w:r w:rsidRPr="00E77497">
        <w:t xml:space="preserve">Property]] internal method of </w:t>
      </w:r>
      <w:r>
        <w:rPr>
          <w:i/>
        </w:rPr>
        <w:t>O</w:t>
      </w:r>
      <w:r w:rsidRPr="00E77497">
        <w:rPr>
          <w:i/>
        </w:rPr>
        <w:t xml:space="preserve"> </w:t>
      </w:r>
      <w:r>
        <w:rPr>
          <w:iCs/>
        </w:rPr>
        <w:t xml:space="preserve">with </w:t>
      </w:r>
      <w:r>
        <w:t>argument</w:t>
      </w:r>
      <w:r w:rsidRPr="00E77497">
        <w:t xml:space="preserve"> </w:t>
      </w:r>
      <w:r w:rsidRPr="00E77497">
        <w:rPr>
          <w:i/>
        </w:rPr>
        <w:t>P</w:t>
      </w:r>
      <w:r w:rsidRPr="00E77497">
        <w:t>.</w:t>
      </w:r>
    </w:p>
    <w:p w14:paraId="118A7925" w14:textId="77777777" w:rsidR="005D37A2" w:rsidRDefault="005D37A2" w:rsidP="005D37A2">
      <w:pPr>
        <w:pStyle w:val="30"/>
      </w:pPr>
      <w:bookmarkStart w:id="443" w:name="_Toc366141780"/>
      <w:r>
        <w:t>GetMethod (O, P)</w:t>
      </w:r>
      <w:bookmarkEnd w:id="443"/>
    </w:p>
    <w:p w14:paraId="08563B6A" w14:textId="77777777" w:rsidR="005D37A2" w:rsidRPr="00E77497" w:rsidRDefault="005D37A2" w:rsidP="005D37A2">
      <w:r>
        <w:t xml:space="preserve">The abstract operation </w:t>
      </w:r>
      <w:r>
        <w:rPr>
          <w:rFonts w:ascii="Times New Roman" w:hAnsi="Times New Roman"/>
        </w:rPr>
        <w:t>GetMethod</w:t>
      </w:r>
      <w:r>
        <w:t xml:space="preserve"> is used to get the value of a specific property of an object when the value of the property is expected to be a function.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6F32031C" w14:textId="77777777" w:rsidR="005D37A2" w:rsidRDefault="005D37A2" w:rsidP="005D37A2">
      <w:pPr>
        <w:pStyle w:val="Alg4"/>
        <w:numPr>
          <w:ilvl w:val="0"/>
          <w:numId w:val="1202"/>
        </w:numPr>
        <w:spacing w:after="120"/>
        <w:contextualSpacing/>
      </w:pPr>
      <w:r>
        <w:t>Assert: Type(</w:t>
      </w:r>
      <w:r>
        <w:rPr>
          <w:i/>
          <w:iCs/>
        </w:rPr>
        <w:t>O</w:t>
      </w:r>
      <w:r>
        <w:t>) is Object.</w:t>
      </w:r>
    </w:p>
    <w:p w14:paraId="6CAE2C73" w14:textId="77777777" w:rsidR="005D37A2" w:rsidRDefault="005D37A2" w:rsidP="005D37A2">
      <w:pPr>
        <w:pStyle w:val="Alg4"/>
        <w:numPr>
          <w:ilvl w:val="0"/>
          <w:numId w:val="1202"/>
        </w:numPr>
        <w:spacing w:after="120"/>
        <w:contextualSpacing/>
      </w:pPr>
      <w:r>
        <w:t>Assert:  IsPropertyKey(</w:t>
      </w:r>
      <w:r>
        <w:rPr>
          <w:i/>
          <w:iCs/>
        </w:rPr>
        <w:t>P</w:t>
      </w:r>
      <w:r>
        <w:t xml:space="preserve">) is </w:t>
      </w:r>
      <w:r w:rsidRPr="00B40933">
        <w:rPr>
          <w:b/>
          <w:bCs/>
        </w:rPr>
        <w:t>true</w:t>
      </w:r>
      <w:r>
        <w:t>.</w:t>
      </w:r>
    </w:p>
    <w:p w14:paraId="70EC2B8A" w14:textId="77777777" w:rsidR="005D37A2" w:rsidRDefault="005D37A2" w:rsidP="005D37A2">
      <w:pPr>
        <w:pStyle w:val="Alg4"/>
        <w:numPr>
          <w:ilvl w:val="0"/>
          <w:numId w:val="1202"/>
        </w:numPr>
        <w:spacing w:after="120"/>
        <w:contextualSpacing/>
      </w:pPr>
      <w:r>
        <w:t xml:space="preserve">Let  </w:t>
      </w:r>
      <w:r>
        <w:rPr>
          <w:i/>
          <w:iCs/>
        </w:rPr>
        <w:t>func</w:t>
      </w:r>
      <w:r>
        <w:t xml:space="preserve"> be the result of calling the [[Get]] internal method of </w:t>
      </w:r>
      <w:r>
        <w:rPr>
          <w:i/>
          <w:iCs/>
        </w:rPr>
        <w:t>O</w:t>
      </w:r>
      <w:r w:rsidRPr="00863C0A">
        <w:t xml:space="preserve"> </w:t>
      </w:r>
      <w:r w:rsidRPr="00E77497">
        <w:t xml:space="preserve">passing </w:t>
      </w:r>
      <w:r>
        <w:rPr>
          <w:i/>
        </w:rPr>
        <w:t>P</w:t>
      </w:r>
      <w:r w:rsidRPr="00E77497">
        <w:rPr>
          <w:i/>
        </w:rPr>
        <w:t xml:space="preserve"> </w:t>
      </w:r>
      <w:r>
        <w:rPr>
          <w:iCs/>
        </w:rPr>
        <w:t xml:space="preserve">and </w:t>
      </w:r>
      <w:r>
        <w:rPr>
          <w:i/>
        </w:rPr>
        <w:t>O</w:t>
      </w:r>
      <w:r>
        <w:rPr>
          <w:iCs/>
        </w:rPr>
        <w:t xml:space="preserve"> </w:t>
      </w:r>
      <w:r w:rsidRPr="00E34299">
        <w:rPr>
          <w:iCs/>
        </w:rPr>
        <w:t>as</w:t>
      </w:r>
      <w:r>
        <w:t xml:space="preserve"> the arguments.</w:t>
      </w:r>
    </w:p>
    <w:p w14:paraId="2F4F3F66" w14:textId="77777777" w:rsidR="005D37A2" w:rsidRDefault="005D37A2" w:rsidP="005D37A2">
      <w:pPr>
        <w:pStyle w:val="Alg4"/>
        <w:numPr>
          <w:ilvl w:val="0"/>
          <w:numId w:val="1202"/>
        </w:numPr>
      </w:pPr>
      <w:r>
        <w:t>ReturnIfAbrupt(</w:t>
      </w:r>
      <w:r>
        <w:rPr>
          <w:i/>
          <w:iCs/>
        </w:rPr>
        <w:t>func</w:t>
      </w:r>
      <w:r>
        <w:t>).</w:t>
      </w:r>
    </w:p>
    <w:p w14:paraId="0E40060C" w14:textId="77777777" w:rsidR="005D37A2" w:rsidRDefault="005D37A2" w:rsidP="005D37A2">
      <w:pPr>
        <w:pStyle w:val="Alg4"/>
        <w:numPr>
          <w:ilvl w:val="0"/>
          <w:numId w:val="1202"/>
        </w:numPr>
        <w:spacing w:after="120"/>
        <w:contextualSpacing/>
      </w:pPr>
      <w:r>
        <w:t xml:space="preserve">If </w:t>
      </w:r>
      <w:r>
        <w:rPr>
          <w:i/>
          <w:iCs/>
        </w:rPr>
        <w:t>func</w:t>
      </w:r>
      <w:r>
        <w:t xml:space="preserve"> is </w:t>
      </w:r>
      <w:r>
        <w:rPr>
          <w:b/>
          <w:bCs/>
        </w:rPr>
        <w:t>undefined</w:t>
      </w:r>
      <w:r>
        <w:t xml:space="preserve">, then return </w:t>
      </w:r>
      <w:r>
        <w:rPr>
          <w:b/>
          <w:bCs/>
        </w:rPr>
        <w:t>undefined</w:t>
      </w:r>
      <w:r>
        <w:t>.</w:t>
      </w:r>
    </w:p>
    <w:p w14:paraId="4934B39B" w14:textId="77777777" w:rsidR="005D37A2" w:rsidRDefault="005D37A2" w:rsidP="005D37A2">
      <w:pPr>
        <w:pStyle w:val="Alg4"/>
        <w:numPr>
          <w:ilvl w:val="0"/>
          <w:numId w:val="1202"/>
        </w:numPr>
        <w:spacing w:after="120"/>
        <w:contextualSpacing/>
      </w:pPr>
      <w:r>
        <w:t>If IsCallable(</w:t>
      </w:r>
      <w:r>
        <w:rPr>
          <w:i/>
          <w:iCs/>
        </w:rPr>
        <w:t>func</w:t>
      </w:r>
      <w:r>
        <w:t xml:space="preserve">) is </w:t>
      </w:r>
      <w:r>
        <w:rPr>
          <w:b/>
          <w:bCs/>
        </w:rPr>
        <w:t>false</w:t>
      </w:r>
      <w:r>
        <w:t xml:space="preserve">, then throw a </w:t>
      </w:r>
      <w:r>
        <w:rPr>
          <w:b/>
          <w:bCs/>
        </w:rPr>
        <w:t>TypeError</w:t>
      </w:r>
      <w:r>
        <w:t xml:space="preserve"> exception.</w:t>
      </w:r>
    </w:p>
    <w:p w14:paraId="05DB1276" w14:textId="77777777" w:rsidR="005D37A2" w:rsidRPr="00E77497" w:rsidRDefault="005D37A2" w:rsidP="005D37A2">
      <w:pPr>
        <w:pStyle w:val="Alg4"/>
        <w:numPr>
          <w:ilvl w:val="0"/>
          <w:numId w:val="1202"/>
        </w:numPr>
        <w:spacing w:after="120"/>
      </w:pPr>
      <w:r>
        <w:t xml:space="preserve">Return </w:t>
      </w:r>
      <w:r>
        <w:rPr>
          <w:i/>
          <w:iCs/>
        </w:rPr>
        <w:t>func</w:t>
      </w:r>
      <w:r w:rsidRPr="00E77497">
        <w:t>.</w:t>
      </w:r>
    </w:p>
    <w:p w14:paraId="405FE17B" w14:textId="77777777" w:rsidR="005D37A2" w:rsidRDefault="005D37A2" w:rsidP="005D37A2">
      <w:pPr>
        <w:pStyle w:val="30"/>
      </w:pPr>
      <w:bookmarkStart w:id="444" w:name="_Toc366141781"/>
      <w:r>
        <w:t>Invoke(O,P, [args])</w:t>
      </w:r>
      <w:bookmarkEnd w:id="444"/>
    </w:p>
    <w:p w14:paraId="3959F065" w14:textId="77777777" w:rsidR="005D37A2" w:rsidRPr="00E77497" w:rsidRDefault="005D37A2" w:rsidP="005D37A2">
      <w:r>
        <w:t xml:space="preserve">The abstract operation </w:t>
      </w:r>
      <w:r w:rsidRPr="00844B9F">
        <w:rPr>
          <w:rFonts w:ascii="Times New Roman" w:hAnsi="Times New Roman"/>
        </w:rPr>
        <w:t>Invoke</w:t>
      </w:r>
      <w:r>
        <w:t xml:space="preserve"> is used to call a method property of an object.  The operation is called with arguments </w:t>
      </w:r>
      <w:r w:rsidRPr="00E77497">
        <w:t xml:space="preserve"> </w:t>
      </w:r>
      <w:r w:rsidRPr="008A2636">
        <w:rPr>
          <w:rFonts w:ascii="Times New Roman" w:hAnsi="Times New Roman"/>
          <w:i/>
        </w:rPr>
        <w:t>O</w:t>
      </w:r>
      <w:r w:rsidRPr="008A2636">
        <w:rPr>
          <w:rFonts w:cs="Arial"/>
        </w:rPr>
        <w:t>,</w:t>
      </w:r>
      <w:r>
        <w:rPr>
          <w:rFonts w:ascii="Times New Roman" w:hAnsi="Times New Roman"/>
        </w:rPr>
        <w:t xml:space="preserve"> </w:t>
      </w:r>
      <w:r>
        <w:rPr>
          <w:rFonts w:ascii="Times New Roman" w:hAnsi="Times New Roman"/>
          <w:i/>
        </w:rPr>
        <w:t>P</w:t>
      </w:r>
      <w:r w:rsidRPr="008A2636" w:rsidDel="00621C54">
        <w:rPr>
          <w:rFonts w:ascii="Times New Roman" w:hAnsi="Times New Roman"/>
          <w:i/>
        </w:rPr>
        <w:t xml:space="preserve"> </w:t>
      </w:r>
      <w:r>
        <w:rPr>
          <w:rFonts w:cs="Arial"/>
        </w:rPr>
        <w:t xml:space="preserve">, and optionally </w:t>
      </w:r>
      <w:r w:rsidRPr="008A2636">
        <w:rPr>
          <w:rFonts w:ascii="Times New Roman" w:hAnsi="Times New Roman"/>
          <w:i/>
        </w:rPr>
        <w:t>args</w:t>
      </w:r>
      <w:r>
        <w:rPr>
          <w:rFonts w:cs="Arial"/>
        </w:rPr>
        <w:t xml:space="preserve"> where </w:t>
      </w:r>
      <w:r>
        <w:rPr>
          <w:rFonts w:ascii="Times New Roman" w:hAnsi="Times New Roman"/>
          <w:i/>
        </w:rPr>
        <w:t>O</w:t>
      </w:r>
      <w:r>
        <w:rPr>
          <w:rFonts w:cs="Arial"/>
        </w:rPr>
        <w:t xml:space="preserve"> serves as both the lookup point for the property and the </w:t>
      </w:r>
      <w:r w:rsidRPr="00930E93">
        <w:rPr>
          <w:rFonts w:cs="Arial"/>
          <w:b/>
          <w:bCs/>
        </w:rPr>
        <w:t>this</w:t>
      </w:r>
      <w:r>
        <w:rPr>
          <w:rFonts w:cs="Arial"/>
        </w:rPr>
        <w:t xml:space="preserve"> value of the call, </w:t>
      </w:r>
      <w:r w:rsidRPr="008A2636">
        <w:rPr>
          <w:rFonts w:ascii="Times New Roman" w:hAnsi="Times New Roman"/>
          <w:i/>
        </w:rPr>
        <w:t>P</w:t>
      </w:r>
      <w:r>
        <w:rPr>
          <w:rFonts w:cs="Arial"/>
        </w:rPr>
        <w:t xml:space="preserve"> is the property key, and </w:t>
      </w:r>
      <w:r w:rsidRPr="008A2636">
        <w:rPr>
          <w:rFonts w:ascii="Times New Roman" w:hAnsi="Times New Roman"/>
          <w:i/>
        </w:rPr>
        <w:t>args</w:t>
      </w:r>
      <w:r>
        <w:rPr>
          <w:rFonts w:cs="Arial"/>
        </w:rPr>
        <w:t xml:space="preserve"> is the list of arguments values passed to the method.</w:t>
      </w:r>
      <w:r w:rsidRPr="00E77497">
        <w:t xml:space="preserve"> </w:t>
      </w:r>
      <w:r>
        <w:t xml:space="preserve">If </w:t>
      </w:r>
      <w:r w:rsidRPr="00E74C84">
        <w:rPr>
          <w:rFonts w:ascii="Times New Roman" w:hAnsi="Times New Roman"/>
          <w:i/>
          <w:iCs/>
        </w:rPr>
        <w:t>args</w:t>
      </w:r>
      <w:r>
        <w:t xml:space="preserve"> is not present, an empty List is used as its value. </w:t>
      </w:r>
      <w:r w:rsidRPr="004419F5">
        <w:t>This</w:t>
      </w:r>
      <w:r>
        <w:t xml:space="preserve"> abstract operation performs</w:t>
      </w:r>
      <w:r w:rsidRPr="00E77497">
        <w:t xml:space="preserve"> the following steps:</w:t>
      </w:r>
    </w:p>
    <w:p w14:paraId="4A681BD2" w14:textId="77777777" w:rsidR="005D37A2" w:rsidRDefault="005D37A2" w:rsidP="005D37A2">
      <w:pPr>
        <w:pStyle w:val="Alg4"/>
        <w:numPr>
          <w:ilvl w:val="0"/>
          <w:numId w:val="1119"/>
        </w:numPr>
      </w:pPr>
      <w:r>
        <w:t xml:space="preserve">Assert: </w:t>
      </w:r>
      <w:r>
        <w:rPr>
          <w:i/>
          <w:iCs/>
        </w:rPr>
        <w:t>P</w:t>
      </w:r>
      <w:r>
        <w:t xml:space="preserve"> is a valid property key.</w:t>
      </w:r>
    </w:p>
    <w:p w14:paraId="17002BEC" w14:textId="77777777" w:rsidR="005D37A2" w:rsidRDefault="005D37A2" w:rsidP="005D37A2">
      <w:pPr>
        <w:pStyle w:val="Alg4"/>
        <w:numPr>
          <w:ilvl w:val="0"/>
          <w:numId w:val="1119"/>
        </w:numPr>
      </w:pPr>
      <w:r>
        <w:t xml:space="preserve">If </w:t>
      </w:r>
      <w:r>
        <w:rPr>
          <w:i/>
          <w:iCs/>
        </w:rPr>
        <w:t>args</w:t>
      </w:r>
      <w:r>
        <w:t xml:space="preserve"> was not passed, then let </w:t>
      </w:r>
      <w:r>
        <w:rPr>
          <w:i/>
          <w:iCs/>
        </w:rPr>
        <w:t>args</w:t>
      </w:r>
      <w:r>
        <w:t xml:space="preserve"> be a new empty List.</w:t>
      </w:r>
    </w:p>
    <w:p w14:paraId="7CA1AE09" w14:textId="77777777" w:rsidR="005D37A2" w:rsidRDefault="005D37A2" w:rsidP="005D37A2">
      <w:pPr>
        <w:pStyle w:val="Alg4"/>
        <w:numPr>
          <w:ilvl w:val="0"/>
          <w:numId w:val="1119"/>
        </w:numPr>
      </w:pPr>
      <w:r>
        <w:t>If Type(</w:t>
      </w:r>
      <w:r>
        <w:rPr>
          <w:i/>
          <w:iCs/>
        </w:rPr>
        <w:t>O</w:t>
      </w:r>
      <w:r>
        <w:t>) is Object then,</w:t>
      </w:r>
    </w:p>
    <w:p w14:paraId="619E7D0A" w14:textId="77777777" w:rsidR="005D37A2" w:rsidRDefault="005D37A2" w:rsidP="005D37A2">
      <w:pPr>
        <w:pStyle w:val="Alg4"/>
        <w:numPr>
          <w:ilvl w:val="1"/>
          <w:numId w:val="1119"/>
        </w:numPr>
      </w:pPr>
      <w:r>
        <w:t xml:space="preserve">Let </w:t>
      </w:r>
      <w:r>
        <w:rPr>
          <w:i/>
          <w:iCs/>
        </w:rPr>
        <w:t>base</w:t>
      </w:r>
      <w:r>
        <w:t xml:space="preserve"> be </w:t>
      </w:r>
      <w:r>
        <w:rPr>
          <w:i/>
          <w:iCs/>
        </w:rPr>
        <w:t>O</w:t>
      </w:r>
      <w:r>
        <w:t>.</w:t>
      </w:r>
    </w:p>
    <w:p w14:paraId="182FC685" w14:textId="77777777" w:rsidR="005D37A2" w:rsidRDefault="005D37A2" w:rsidP="005D37A2">
      <w:pPr>
        <w:pStyle w:val="Alg4"/>
        <w:numPr>
          <w:ilvl w:val="0"/>
          <w:numId w:val="1119"/>
        </w:numPr>
      </w:pPr>
      <w:r>
        <w:t>Else,</w:t>
      </w:r>
    </w:p>
    <w:p w14:paraId="7BDFA6A4" w14:textId="77777777" w:rsidR="005D37A2" w:rsidRPr="00E77497" w:rsidRDefault="005D37A2" w:rsidP="005D37A2">
      <w:pPr>
        <w:pStyle w:val="Alg4"/>
        <w:numPr>
          <w:ilvl w:val="1"/>
          <w:numId w:val="1119"/>
        </w:numPr>
      </w:pPr>
      <w:r w:rsidRPr="00E77497">
        <w:t xml:space="preserve">Let </w:t>
      </w:r>
      <w:r>
        <w:rPr>
          <w:i/>
        </w:rPr>
        <w:t>base</w:t>
      </w:r>
      <w:r w:rsidRPr="00E77497">
        <w:rPr>
          <w:i/>
        </w:rPr>
        <w:t xml:space="preserve"> </w:t>
      </w:r>
      <w:r w:rsidRPr="00E77497">
        <w:t>be ToObject</w:t>
      </w:r>
      <w:r>
        <w:t>(</w:t>
      </w:r>
      <w:r w:rsidRPr="008A2636">
        <w:rPr>
          <w:i/>
        </w:rPr>
        <w:t>O</w:t>
      </w:r>
      <w:r>
        <w:t>)</w:t>
      </w:r>
      <w:r w:rsidRPr="00E77497">
        <w:t>.</w:t>
      </w:r>
    </w:p>
    <w:p w14:paraId="4E08E8F9" w14:textId="77777777" w:rsidR="005D37A2" w:rsidRDefault="005D37A2" w:rsidP="005D37A2">
      <w:pPr>
        <w:pStyle w:val="Alg4"/>
        <w:numPr>
          <w:ilvl w:val="0"/>
          <w:numId w:val="1119"/>
        </w:numPr>
        <w:contextualSpacing/>
      </w:pPr>
      <w:r>
        <w:t>ReturnIfAbrupt(</w:t>
      </w:r>
      <w:r>
        <w:rPr>
          <w:i/>
        </w:rPr>
        <w:t>base</w:t>
      </w:r>
      <w:r>
        <w:t>).</w:t>
      </w:r>
    </w:p>
    <w:p w14:paraId="46DE7AFD" w14:textId="77777777" w:rsidR="005D37A2" w:rsidRPr="00E77497" w:rsidRDefault="005D37A2" w:rsidP="005D37A2">
      <w:pPr>
        <w:pStyle w:val="Alg4"/>
        <w:numPr>
          <w:ilvl w:val="0"/>
          <w:numId w:val="1119"/>
        </w:numPr>
        <w:spacing w:after="120"/>
      </w:pPr>
      <w:r w:rsidRPr="00E77497">
        <w:t>Return the result of calling the [[</w:t>
      </w:r>
      <w:r>
        <w:t>Invoke</w:t>
      </w:r>
      <w:r w:rsidRPr="00E77497">
        <w:t xml:space="preserve">]] internal method of </w:t>
      </w:r>
      <w:r>
        <w:rPr>
          <w:i/>
        </w:rPr>
        <w:t>base</w:t>
      </w:r>
      <w:r w:rsidRPr="00E77497">
        <w:t xml:space="preserve"> passing</w:t>
      </w:r>
      <w:r>
        <w:t xml:space="preserve"> arguments</w:t>
      </w:r>
      <w:r w:rsidRPr="00E77497">
        <w:t xml:space="preserve"> </w:t>
      </w:r>
      <w:r>
        <w:rPr>
          <w:i/>
        </w:rPr>
        <w:t>P</w:t>
      </w:r>
      <w:r>
        <w:rPr>
          <w:iCs/>
        </w:rPr>
        <w:t>,</w:t>
      </w:r>
      <w:r w:rsidRPr="00E77497">
        <w:t xml:space="preserve"> </w:t>
      </w:r>
      <w:r w:rsidRPr="008A2636">
        <w:rPr>
          <w:i/>
        </w:rPr>
        <w:t>args</w:t>
      </w:r>
      <w:r>
        <w:rPr>
          <w:iCs/>
        </w:rPr>
        <w:t xml:space="preserve">, and </w:t>
      </w:r>
      <w:r>
        <w:rPr>
          <w:i/>
        </w:rPr>
        <w:t>O</w:t>
      </w:r>
      <w:r w:rsidRPr="00E77497">
        <w:t>.</w:t>
      </w:r>
    </w:p>
    <w:p w14:paraId="60211047" w14:textId="77777777" w:rsidR="005D37A2" w:rsidRDefault="005D37A2" w:rsidP="005D37A2">
      <w:pPr>
        <w:pStyle w:val="30"/>
      </w:pPr>
      <w:bookmarkStart w:id="445" w:name="_Toc366141782"/>
      <w:r w:rsidRPr="00B711A8">
        <w:t>SetIntegrityLevel</w:t>
      </w:r>
      <w:r w:rsidRPr="00B711A8" w:rsidDel="00B711A8">
        <w:t xml:space="preserve"> </w:t>
      </w:r>
      <w:r>
        <w:t>(O, level)</w:t>
      </w:r>
      <w:bookmarkEnd w:id="445"/>
    </w:p>
    <w:p w14:paraId="6F7A61DC" w14:textId="77777777" w:rsidR="005D37A2" w:rsidRPr="00E77497" w:rsidRDefault="005D37A2" w:rsidP="005D37A2">
      <w:r>
        <w:t xml:space="preserve">The abstract operation </w:t>
      </w:r>
      <w:r w:rsidRPr="00EA00A5">
        <w:rPr>
          <w:rFonts w:ascii="Times New Roman" w:hAnsi="Times New Roman"/>
        </w:rPr>
        <w:t xml:space="preserve">SetIntegrityLevel </w:t>
      </w:r>
      <w:r>
        <w:t>is used to fix the set of own properties of an object. This abstract operation performs</w:t>
      </w:r>
      <w:r w:rsidRPr="00E77497">
        <w:t xml:space="preserve"> the following steps:</w:t>
      </w:r>
    </w:p>
    <w:p w14:paraId="45092E9B" w14:textId="77777777" w:rsidR="005D37A2" w:rsidRDefault="005D37A2" w:rsidP="005D37A2">
      <w:pPr>
        <w:pStyle w:val="Alg4"/>
        <w:numPr>
          <w:ilvl w:val="0"/>
          <w:numId w:val="1184"/>
        </w:numPr>
        <w:spacing w:after="120"/>
        <w:contextualSpacing/>
      </w:pPr>
      <w:r>
        <w:t>Assert: Type(</w:t>
      </w:r>
      <w:r>
        <w:rPr>
          <w:i/>
          <w:iCs/>
        </w:rPr>
        <w:t>O</w:t>
      </w:r>
      <w:r>
        <w:t>) is Object.</w:t>
      </w:r>
    </w:p>
    <w:p w14:paraId="0C4DC98D" w14:textId="77777777" w:rsidR="005D37A2" w:rsidRDefault="005D37A2" w:rsidP="005D37A2">
      <w:pPr>
        <w:pStyle w:val="Alg4"/>
        <w:numPr>
          <w:ilvl w:val="0"/>
          <w:numId w:val="1184"/>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14:paraId="1F39E683" w14:textId="77777777" w:rsidR="005D37A2" w:rsidRDefault="005D37A2" w:rsidP="005D37A2">
      <w:pPr>
        <w:pStyle w:val="Alg4"/>
        <w:numPr>
          <w:ilvl w:val="0"/>
          <w:numId w:val="1184"/>
        </w:numPr>
        <w:spacing w:after="120"/>
        <w:contextualSpacing/>
      </w:pPr>
      <w:r>
        <w:t xml:space="preserve">Let </w:t>
      </w:r>
      <w:r>
        <w:rPr>
          <w:i/>
          <w:iCs/>
        </w:rPr>
        <w:t>keys</w:t>
      </w:r>
      <w:r>
        <w:t xml:space="preserve"> be the result of calling the </w:t>
      </w:r>
      <w:r>
        <w:rPr>
          <w:iCs/>
        </w:rPr>
        <w:t>[[OwnProperty</w:t>
      </w:r>
      <w:r>
        <w:rPr>
          <w:iCs/>
          <w:smallCaps/>
        </w:rPr>
        <w:t>K</w:t>
      </w:r>
      <w:r w:rsidRPr="006E7D6A">
        <w:rPr>
          <w:iCs/>
        </w:rPr>
        <w:t>eys</w:t>
      </w:r>
      <w:r>
        <w:rPr>
          <w:iCs/>
        </w:rPr>
        <w:t xml:space="preserve">]] internal method of </w:t>
      </w:r>
      <w:r>
        <w:rPr>
          <w:i/>
        </w:rPr>
        <w:t>O</w:t>
      </w:r>
      <w:r>
        <w:t>.</w:t>
      </w:r>
    </w:p>
    <w:p w14:paraId="0B4D0397" w14:textId="77777777" w:rsidR="005D37A2" w:rsidRDefault="005D37A2" w:rsidP="005D37A2">
      <w:pPr>
        <w:pStyle w:val="Alg4"/>
        <w:numPr>
          <w:ilvl w:val="0"/>
          <w:numId w:val="1184"/>
        </w:numPr>
        <w:contextualSpacing/>
      </w:pPr>
      <w:r>
        <w:t>ReturnIfAbrupt(</w:t>
      </w:r>
      <w:r>
        <w:rPr>
          <w:i/>
          <w:iCs/>
        </w:rPr>
        <w:t>keys</w:t>
      </w:r>
      <w:r>
        <w:t>).</w:t>
      </w:r>
    </w:p>
    <w:p w14:paraId="248F5CB9" w14:textId="77777777" w:rsidR="005D37A2" w:rsidRDefault="005D37A2" w:rsidP="005D37A2">
      <w:pPr>
        <w:pStyle w:val="Alg4"/>
        <w:numPr>
          <w:ilvl w:val="0"/>
          <w:numId w:val="1184"/>
        </w:numPr>
      </w:pPr>
      <w:r>
        <w:t xml:space="preserve">Let </w:t>
      </w:r>
      <w:r w:rsidRPr="00375E9F">
        <w:rPr>
          <w:i/>
          <w:iCs/>
        </w:rPr>
        <w:t>pendingException</w:t>
      </w:r>
      <w:r>
        <w:t xml:space="preserve"> be </w:t>
      </w:r>
      <w:r>
        <w:rPr>
          <w:b/>
          <w:bCs/>
        </w:rPr>
        <w:t>undefined</w:t>
      </w:r>
      <w:r>
        <w:t>.</w:t>
      </w:r>
    </w:p>
    <w:p w14:paraId="2AE4E6C5" w14:textId="77777777" w:rsidR="005D37A2" w:rsidRDefault="005D37A2" w:rsidP="005D37A2">
      <w:pPr>
        <w:pStyle w:val="Alg4"/>
        <w:numPr>
          <w:ilvl w:val="0"/>
          <w:numId w:val="1184"/>
        </w:numPr>
      </w:pPr>
      <w:r>
        <w:t xml:space="preserve">If </w:t>
      </w:r>
      <w:r>
        <w:rPr>
          <w:i/>
          <w:iCs/>
        </w:rPr>
        <w:t>level</w:t>
      </w:r>
      <w:r>
        <w:t xml:space="preserve"> is </w:t>
      </w:r>
      <w:r w:rsidRPr="00F770B9">
        <w:t>"</w:t>
      </w:r>
      <w:r>
        <w:rPr>
          <w:rFonts w:ascii="Courier New" w:hAnsi="Courier New" w:cs="Courier New"/>
          <w:b/>
        </w:rPr>
        <w:t>sealed</w:t>
      </w:r>
      <w:r w:rsidRPr="00F770B9">
        <w:t>"</w:t>
      </w:r>
      <w:r>
        <w:t>, then</w:t>
      </w:r>
    </w:p>
    <w:p w14:paraId="2A75EAEF" w14:textId="77777777" w:rsidR="005D37A2" w:rsidRDefault="005D37A2" w:rsidP="005D37A2">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08C2A4B9" w14:textId="77777777" w:rsidR="005D37A2" w:rsidRDefault="005D37A2" w:rsidP="005D37A2">
      <w:pPr>
        <w:pStyle w:val="Alg4"/>
        <w:numPr>
          <w:ilvl w:val="2"/>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PropertyDescriptor{ [[Configurable]]: </w:t>
      </w:r>
      <w:r>
        <w:rPr>
          <w:b/>
          <w:bCs/>
        </w:rPr>
        <w:t>false</w:t>
      </w:r>
      <w:r>
        <w:t>})</w:t>
      </w:r>
      <w:r w:rsidRPr="00E77497">
        <w:t>.</w:t>
      </w:r>
    </w:p>
    <w:p w14:paraId="2E361524" w14:textId="77777777" w:rsidR="005D37A2" w:rsidRDefault="005D37A2" w:rsidP="005D37A2">
      <w:pPr>
        <w:pStyle w:val="Alg4"/>
        <w:numPr>
          <w:ilvl w:val="2"/>
          <w:numId w:val="1184"/>
        </w:numPr>
      </w:pPr>
      <w:r>
        <w:t xml:space="preserve">If </w:t>
      </w:r>
      <w:r>
        <w:rPr>
          <w:i/>
          <w:iCs/>
        </w:rPr>
        <w:t>status</w:t>
      </w:r>
      <w:r>
        <w:t xml:space="preserve"> is an abrupt completion, then</w:t>
      </w:r>
    </w:p>
    <w:p w14:paraId="6BD5C7F0" w14:textId="77777777" w:rsidR="005D37A2" w:rsidRDefault="005D37A2" w:rsidP="005D37A2">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0364356E" w14:textId="77777777" w:rsidR="005D37A2" w:rsidRDefault="005D37A2" w:rsidP="005D37A2">
      <w:pPr>
        <w:pStyle w:val="Alg4"/>
        <w:numPr>
          <w:ilvl w:val="0"/>
          <w:numId w:val="1184"/>
        </w:numPr>
      </w:pPr>
      <w:r>
        <w:t>Else</w:t>
      </w:r>
      <w:r w:rsidRPr="00EA00A5">
        <w:rPr>
          <w:i/>
          <w:iCs/>
        </w:rPr>
        <w:t xml:space="preserve"> </w:t>
      </w:r>
      <w:r>
        <w:rPr>
          <w:i/>
          <w:iCs/>
        </w:rPr>
        <w:t>level</w:t>
      </w:r>
      <w:r>
        <w:t xml:space="preserve"> is </w:t>
      </w:r>
      <w:r w:rsidRPr="00F770B9">
        <w:t>"</w:t>
      </w:r>
      <w:r>
        <w:rPr>
          <w:rFonts w:ascii="Courier New" w:hAnsi="Courier New" w:cs="Courier New"/>
          <w:b/>
        </w:rPr>
        <w:t>frozen</w:t>
      </w:r>
      <w:r w:rsidRPr="00F770B9">
        <w:t>"</w:t>
      </w:r>
      <w:r>
        <w:t>,</w:t>
      </w:r>
    </w:p>
    <w:p w14:paraId="36627E86" w14:textId="77777777" w:rsidR="005D37A2" w:rsidRPr="00E77497" w:rsidRDefault="005D37A2" w:rsidP="005D37A2">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7B9CB20B" w14:textId="77777777" w:rsidR="005D37A2" w:rsidRPr="00E77497" w:rsidRDefault="005D37A2" w:rsidP="005D37A2">
      <w:pPr>
        <w:pStyle w:val="Alg4"/>
        <w:numPr>
          <w:ilvl w:val="2"/>
          <w:numId w:val="1184"/>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14:paraId="45674842" w14:textId="77777777" w:rsidR="005D37A2" w:rsidRDefault="005D37A2" w:rsidP="005D37A2">
      <w:pPr>
        <w:pStyle w:val="Alg4"/>
        <w:numPr>
          <w:ilvl w:val="2"/>
          <w:numId w:val="1184"/>
        </w:numPr>
      </w:pPr>
      <w:r>
        <w:t xml:space="preserve">If </w:t>
      </w:r>
      <w:r>
        <w:rPr>
          <w:i/>
          <w:iCs/>
        </w:rPr>
        <w:t>status</w:t>
      </w:r>
      <w:r>
        <w:t xml:space="preserve"> is an abrupt completion, then</w:t>
      </w:r>
    </w:p>
    <w:p w14:paraId="264BD3FC" w14:textId="77777777" w:rsidR="005D37A2" w:rsidRDefault="005D37A2" w:rsidP="005D37A2">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46103361" w14:textId="77777777" w:rsidR="005D37A2" w:rsidRDefault="005D37A2" w:rsidP="005D37A2">
      <w:pPr>
        <w:pStyle w:val="Alg4"/>
        <w:numPr>
          <w:ilvl w:val="2"/>
          <w:numId w:val="1184"/>
        </w:numPr>
      </w:pPr>
      <w:r>
        <w:t>Else,</w:t>
      </w:r>
    </w:p>
    <w:p w14:paraId="768FD8FE" w14:textId="77777777" w:rsidR="005D37A2" w:rsidRDefault="005D37A2" w:rsidP="005D37A2">
      <w:pPr>
        <w:pStyle w:val="Alg4"/>
        <w:numPr>
          <w:ilvl w:val="3"/>
          <w:numId w:val="1184"/>
        </w:numPr>
      </w:pPr>
      <w:r>
        <w:t xml:space="preserve">Let </w:t>
      </w:r>
      <w:r>
        <w:rPr>
          <w:i/>
          <w:iCs/>
        </w:rPr>
        <w:t>currentDesc</w:t>
      </w:r>
      <w:r>
        <w:t xml:space="preserve"> be </w:t>
      </w:r>
      <w:r>
        <w:rPr>
          <w:i/>
          <w:iCs/>
        </w:rPr>
        <w:t>status</w:t>
      </w:r>
      <w:r>
        <w:t>.[[value]].</w:t>
      </w:r>
    </w:p>
    <w:p w14:paraId="0784706D" w14:textId="77777777" w:rsidR="005D37A2" w:rsidRDefault="005D37A2" w:rsidP="005D37A2">
      <w:pPr>
        <w:pStyle w:val="Alg4"/>
        <w:numPr>
          <w:ilvl w:val="3"/>
          <w:numId w:val="1184"/>
        </w:numPr>
      </w:pPr>
      <w:r>
        <w:t xml:space="preserve">If </w:t>
      </w:r>
      <w:r>
        <w:rPr>
          <w:i/>
          <w:iCs/>
        </w:rPr>
        <w:t>currentDesc</w:t>
      </w:r>
      <w:r w:rsidRPr="00182BC4">
        <w:t xml:space="preserve"> </w:t>
      </w:r>
      <w:r>
        <w:t xml:space="preserve">is not </w:t>
      </w:r>
      <w:r>
        <w:rPr>
          <w:b/>
          <w:bCs/>
        </w:rPr>
        <w:t>undefined</w:t>
      </w:r>
      <w:r>
        <w:t>, then</w:t>
      </w:r>
    </w:p>
    <w:p w14:paraId="7ED9CBA7" w14:textId="77777777" w:rsidR="005D37A2" w:rsidRDefault="005D37A2" w:rsidP="005D37A2">
      <w:pPr>
        <w:pStyle w:val="Alg4"/>
        <w:numPr>
          <w:ilvl w:val="4"/>
          <w:numId w:val="1184"/>
        </w:numPr>
      </w:pPr>
      <w:r w:rsidRPr="00E77497">
        <w:t>If Is</w:t>
      </w:r>
      <w:r>
        <w:t>Accessor</w:t>
      </w:r>
      <w:r w:rsidRPr="00E77497">
        <w:t>Descriptor(</w:t>
      </w:r>
      <w:r>
        <w:rPr>
          <w:i/>
          <w:iCs/>
        </w:rPr>
        <w:t>currentDesc</w:t>
      </w:r>
      <w:r w:rsidRPr="00E77497">
        <w:t xml:space="preserve">) is </w:t>
      </w:r>
      <w:r w:rsidRPr="00E77497">
        <w:rPr>
          <w:b/>
        </w:rPr>
        <w:t>true</w:t>
      </w:r>
      <w:r w:rsidRPr="00E77497">
        <w:t>,</w:t>
      </w:r>
      <w:r>
        <w:t xml:space="preserve"> then</w:t>
      </w:r>
    </w:p>
    <w:p w14:paraId="0466BF81" w14:textId="77777777" w:rsidR="005D37A2" w:rsidRDefault="005D37A2" w:rsidP="005D37A2">
      <w:pPr>
        <w:pStyle w:val="Alg4"/>
        <w:numPr>
          <w:ilvl w:val="5"/>
          <w:numId w:val="1184"/>
        </w:numPr>
      </w:pPr>
      <w:r>
        <w:t xml:space="preserve">Let </w:t>
      </w:r>
      <w:r>
        <w:rPr>
          <w:i/>
          <w:iCs/>
        </w:rPr>
        <w:t>desc</w:t>
      </w:r>
      <w:r>
        <w:t xml:space="preserve"> be PropertyDescriptor{[[Configurable]]: </w:t>
      </w:r>
      <w:r>
        <w:rPr>
          <w:b/>
          <w:bCs/>
        </w:rPr>
        <w:t>false</w:t>
      </w:r>
      <w:r>
        <w:t>}.</w:t>
      </w:r>
    </w:p>
    <w:p w14:paraId="74CD78D3" w14:textId="77777777" w:rsidR="005D37A2" w:rsidRPr="00E77497" w:rsidRDefault="005D37A2" w:rsidP="005D37A2">
      <w:pPr>
        <w:pStyle w:val="Alg4"/>
        <w:numPr>
          <w:ilvl w:val="4"/>
          <w:numId w:val="1184"/>
        </w:numPr>
      </w:pPr>
      <w:r>
        <w:t xml:space="preserve">Else, </w:t>
      </w:r>
    </w:p>
    <w:p w14:paraId="09A12301" w14:textId="77777777" w:rsidR="005D37A2" w:rsidRPr="00E77497" w:rsidRDefault="005D37A2" w:rsidP="005D37A2">
      <w:pPr>
        <w:pStyle w:val="Alg4"/>
        <w:numPr>
          <w:ilvl w:val="5"/>
          <w:numId w:val="1184"/>
        </w:numPr>
      </w:pPr>
      <w:r>
        <w:t xml:space="preserve">Let </w:t>
      </w:r>
      <w:r>
        <w:rPr>
          <w:i/>
          <w:iCs/>
        </w:rPr>
        <w:t>desc</w:t>
      </w:r>
      <w:r>
        <w:t xml:space="preserve"> be PropertyDescriptor { [[Configurable]]: </w:t>
      </w:r>
      <w:r>
        <w:rPr>
          <w:b/>
          <w:bCs/>
        </w:rPr>
        <w:t>false</w:t>
      </w:r>
      <w:r>
        <w:t xml:space="preserve">, [[Writable]]: </w:t>
      </w:r>
      <w:r>
        <w:rPr>
          <w:b/>
          <w:bCs/>
        </w:rPr>
        <w:t>false</w:t>
      </w:r>
      <w:r>
        <w:t xml:space="preserve"> }.</w:t>
      </w:r>
    </w:p>
    <w:p w14:paraId="05C883A8" w14:textId="77777777" w:rsidR="005D37A2" w:rsidRDefault="005D37A2" w:rsidP="005D37A2">
      <w:pPr>
        <w:pStyle w:val="Alg4"/>
        <w:numPr>
          <w:ilvl w:val="4"/>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w:t>
      </w:r>
      <w:r>
        <w:rPr>
          <w:i/>
          <w:iCs/>
        </w:rPr>
        <w:t>desc</w:t>
      </w:r>
      <w:r>
        <w:t>)</w:t>
      </w:r>
      <w:r w:rsidRPr="00E77497">
        <w:t>.</w:t>
      </w:r>
    </w:p>
    <w:p w14:paraId="786F7089" w14:textId="77777777" w:rsidR="005D37A2" w:rsidRDefault="005D37A2" w:rsidP="005D37A2">
      <w:pPr>
        <w:pStyle w:val="Alg4"/>
        <w:numPr>
          <w:ilvl w:val="4"/>
          <w:numId w:val="1184"/>
        </w:numPr>
      </w:pPr>
      <w:r>
        <w:t xml:space="preserve">If </w:t>
      </w:r>
      <w:r>
        <w:rPr>
          <w:i/>
          <w:iCs/>
        </w:rPr>
        <w:t>status</w:t>
      </w:r>
      <w:r>
        <w:t xml:space="preserve"> is an abrupt completion, then</w:t>
      </w:r>
    </w:p>
    <w:p w14:paraId="663D33EC" w14:textId="77777777" w:rsidR="005D37A2" w:rsidRDefault="005D37A2" w:rsidP="005D37A2">
      <w:pPr>
        <w:pStyle w:val="Alg4"/>
        <w:numPr>
          <w:ilvl w:val="5"/>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54FDE430" w14:textId="77777777" w:rsidR="005D37A2" w:rsidRDefault="005D37A2" w:rsidP="005D37A2">
      <w:pPr>
        <w:pStyle w:val="Alg4"/>
        <w:numPr>
          <w:ilvl w:val="0"/>
          <w:numId w:val="1184"/>
        </w:numPr>
      </w:pPr>
      <w:r>
        <w:t xml:space="preserve">If </w:t>
      </w:r>
      <w:r>
        <w:rPr>
          <w:i/>
          <w:iCs/>
        </w:rPr>
        <w:t>pendingException</w:t>
      </w:r>
      <w:r>
        <w:t xml:space="preserve"> is not </w:t>
      </w:r>
      <w:r>
        <w:rPr>
          <w:b/>
          <w:bCs/>
        </w:rPr>
        <w:t>undefined</w:t>
      </w:r>
      <w:r>
        <w:t xml:space="preserve">, then return </w:t>
      </w:r>
      <w:r>
        <w:rPr>
          <w:i/>
          <w:iCs/>
        </w:rPr>
        <w:t>pendingException</w:t>
      </w:r>
      <w:r>
        <w:t>.</w:t>
      </w:r>
    </w:p>
    <w:p w14:paraId="2B27DE27" w14:textId="77777777" w:rsidR="005D37A2" w:rsidRPr="00E77497" w:rsidRDefault="005D37A2" w:rsidP="005D37A2">
      <w:pPr>
        <w:pStyle w:val="Alg4"/>
        <w:numPr>
          <w:ilvl w:val="0"/>
          <w:numId w:val="1184"/>
        </w:numPr>
        <w:spacing w:after="120"/>
      </w:pPr>
      <w:r>
        <w:t xml:space="preserve">Return the result of calling the </w:t>
      </w:r>
      <w:r w:rsidRPr="00E77497">
        <w:t>[[</w:t>
      </w:r>
      <w:r>
        <w:t>PreventExtensions</w:t>
      </w:r>
      <w:r w:rsidRPr="00E77497">
        <w:t xml:space="preserve">]] internal </w:t>
      </w:r>
      <w:r>
        <w:t>method</w:t>
      </w:r>
      <w:r w:rsidRPr="00E77497">
        <w:t xml:space="preserve"> of </w:t>
      </w:r>
      <w:r w:rsidRPr="00E77497">
        <w:rPr>
          <w:i/>
        </w:rPr>
        <w:t>O</w:t>
      </w:r>
      <w:r w:rsidRPr="00E77497">
        <w:t>.</w:t>
      </w:r>
    </w:p>
    <w:p w14:paraId="33825A68" w14:textId="77777777" w:rsidR="005D37A2" w:rsidRDefault="005D37A2" w:rsidP="005D37A2">
      <w:pPr>
        <w:pStyle w:val="30"/>
      </w:pPr>
      <w:bookmarkStart w:id="446" w:name="_Toc366141783"/>
      <w:r w:rsidRPr="00EA00A5">
        <w:t>TestIntegrityLevel</w:t>
      </w:r>
      <w:r w:rsidRPr="00EA00A5" w:rsidDel="00EA00A5">
        <w:t xml:space="preserve"> </w:t>
      </w:r>
      <w:r>
        <w:t>(O, level)</w:t>
      </w:r>
      <w:bookmarkEnd w:id="446"/>
    </w:p>
    <w:p w14:paraId="2AD31243" w14:textId="77777777" w:rsidR="005D37A2" w:rsidRPr="00E77497" w:rsidRDefault="005D37A2" w:rsidP="005D37A2">
      <w:r>
        <w:t xml:space="preserve">The abstract operation </w:t>
      </w:r>
      <w:r w:rsidRPr="00EA00A5">
        <w:rPr>
          <w:rFonts w:ascii="Times New Roman" w:hAnsi="Times New Roman"/>
        </w:rPr>
        <w:t xml:space="preserve">TestIntegrityLevel </w:t>
      </w:r>
      <w:r>
        <w:t>is used to determine if the set of own properties of an object are fixed.  This abstract operation performs</w:t>
      </w:r>
      <w:r w:rsidRPr="00E77497">
        <w:t xml:space="preserve"> the following steps:</w:t>
      </w:r>
    </w:p>
    <w:p w14:paraId="7E705CF1" w14:textId="77777777" w:rsidR="005D37A2" w:rsidRDefault="005D37A2" w:rsidP="005D37A2">
      <w:pPr>
        <w:pStyle w:val="Alg4"/>
        <w:numPr>
          <w:ilvl w:val="0"/>
          <w:numId w:val="1187"/>
        </w:numPr>
        <w:spacing w:after="120"/>
        <w:contextualSpacing/>
      </w:pPr>
      <w:r>
        <w:t>Assert: Type(</w:t>
      </w:r>
      <w:r>
        <w:rPr>
          <w:i/>
          <w:iCs/>
        </w:rPr>
        <w:t>O</w:t>
      </w:r>
      <w:r>
        <w:t>) is Object.</w:t>
      </w:r>
    </w:p>
    <w:p w14:paraId="37AA8A21" w14:textId="77777777" w:rsidR="005D37A2" w:rsidRDefault="005D37A2" w:rsidP="005D37A2">
      <w:pPr>
        <w:pStyle w:val="Alg4"/>
        <w:numPr>
          <w:ilvl w:val="0"/>
          <w:numId w:val="1187"/>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14:paraId="2481E224" w14:textId="77777777" w:rsidR="005D37A2" w:rsidRDefault="005D37A2" w:rsidP="005D37A2">
      <w:pPr>
        <w:pStyle w:val="Alg4"/>
        <w:numPr>
          <w:ilvl w:val="0"/>
          <w:numId w:val="1187"/>
        </w:numPr>
        <w:spacing w:after="120"/>
        <w:contextualSpacing/>
      </w:pPr>
      <w:r>
        <w:t xml:space="preserve">Let </w:t>
      </w:r>
      <w:r>
        <w:rPr>
          <w:i/>
          <w:iCs/>
        </w:rPr>
        <w:t>status</w:t>
      </w:r>
      <w:r>
        <w:t xml:space="preserve"> be </w:t>
      </w:r>
      <w:r w:rsidRPr="00E77497">
        <w:t>the</w:t>
      </w:r>
      <w:r>
        <w:t xml:space="preserve"> result of Is</w:t>
      </w:r>
      <w:r w:rsidRPr="00E77497">
        <w:t>Extensible</w:t>
      </w:r>
      <w:r>
        <w:t>(</w:t>
      </w:r>
      <w:r w:rsidRPr="00E77497">
        <w:rPr>
          <w:i/>
        </w:rPr>
        <w:t>O</w:t>
      </w:r>
      <w:r>
        <w:rPr>
          <w:iCs/>
        </w:rPr>
        <w:t>).</w:t>
      </w:r>
    </w:p>
    <w:p w14:paraId="25CD43DD" w14:textId="77777777" w:rsidR="005D37A2" w:rsidRDefault="005D37A2" w:rsidP="005D37A2">
      <w:pPr>
        <w:pStyle w:val="Alg4"/>
        <w:numPr>
          <w:ilvl w:val="0"/>
          <w:numId w:val="1187"/>
        </w:numPr>
        <w:contextualSpacing/>
      </w:pPr>
      <w:r>
        <w:t>ReturnIfAbrupt(</w:t>
      </w:r>
      <w:r>
        <w:rPr>
          <w:i/>
          <w:iCs/>
        </w:rPr>
        <w:t>status</w:t>
      </w:r>
      <w:r>
        <w:t>).</w:t>
      </w:r>
    </w:p>
    <w:p w14:paraId="4EB14562" w14:textId="77777777" w:rsidR="005D37A2" w:rsidRDefault="005D37A2" w:rsidP="005D37A2">
      <w:pPr>
        <w:pStyle w:val="Alg4"/>
        <w:numPr>
          <w:ilvl w:val="0"/>
          <w:numId w:val="1187"/>
        </w:numPr>
        <w:spacing w:after="120"/>
        <w:contextualSpacing/>
      </w:pPr>
      <w:r>
        <w:t xml:space="preserve">If </w:t>
      </w:r>
      <w:r>
        <w:rPr>
          <w:i/>
          <w:iCs/>
        </w:rPr>
        <w:t>status</w:t>
      </w:r>
      <w:r>
        <w:t xml:space="preserve"> is </w:t>
      </w:r>
      <w:r>
        <w:rPr>
          <w:b/>
          <w:bCs/>
        </w:rPr>
        <w:t>true</w:t>
      </w:r>
      <w:r>
        <w:t xml:space="preserve">, then return </w:t>
      </w:r>
      <w:r>
        <w:rPr>
          <w:b/>
          <w:bCs/>
        </w:rPr>
        <w:t>false</w:t>
      </w:r>
    </w:p>
    <w:p w14:paraId="01BFA11D" w14:textId="77777777" w:rsidR="005D37A2" w:rsidRDefault="005D37A2" w:rsidP="005D37A2">
      <w:pPr>
        <w:pStyle w:val="Alg4"/>
        <w:numPr>
          <w:ilvl w:val="0"/>
          <w:numId w:val="1187"/>
        </w:numPr>
        <w:spacing w:after="120"/>
        <w:contextualSpacing/>
      </w:pPr>
      <w:r w:rsidRPr="00176804">
        <w:rPr>
          <w:rFonts w:ascii="Arial" w:hAnsi="Arial" w:cs="Arial"/>
          <w:sz w:val="18"/>
          <w:szCs w:val="18"/>
        </w:rPr>
        <w:t>NOTE  If the object is extensible, none of its properties are examined.</w:t>
      </w:r>
    </w:p>
    <w:p w14:paraId="2F948737" w14:textId="77777777" w:rsidR="005D37A2" w:rsidRDefault="005D37A2" w:rsidP="005D37A2">
      <w:pPr>
        <w:pStyle w:val="Alg4"/>
        <w:numPr>
          <w:ilvl w:val="0"/>
          <w:numId w:val="1187"/>
        </w:numPr>
        <w:spacing w:after="120"/>
        <w:contextualSpacing/>
      </w:pPr>
      <w:r>
        <w:t xml:space="preserve">Let </w:t>
      </w:r>
      <w:r>
        <w:rPr>
          <w:i/>
          <w:iCs/>
        </w:rPr>
        <w:t>keys</w:t>
      </w:r>
      <w:r>
        <w:t xml:space="preserve"> be the result of calling the </w:t>
      </w:r>
      <w:r>
        <w:rPr>
          <w:iCs/>
        </w:rPr>
        <w:t>[[OwnProperty</w:t>
      </w:r>
      <w:r>
        <w:rPr>
          <w:iCs/>
          <w:smallCaps/>
        </w:rPr>
        <w:t>K</w:t>
      </w:r>
      <w:r w:rsidRPr="0003208D">
        <w:rPr>
          <w:iCs/>
        </w:rPr>
        <w:t>eys</w:t>
      </w:r>
      <w:r>
        <w:rPr>
          <w:iCs/>
        </w:rPr>
        <w:t xml:space="preserve">]] internal method of </w:t>
      </w:r>
      <w:r>
        <w:rPr>
          <w:i/>
        </w:rPr>
        <w:t>O</w:t>
      </w:r>
      <w:r>
        <w:t>.</w:t>
      </w:r>
    </w:p>
    <w:p w14:paraId="70140CDE" w14:textId="77777777" w:rsidR="005D37A2" w:rsidRDefault="005D37A2" w:rsidP="005D37A2">
      <w:pPr>
        <w:pStyle w:val="Alg4"/>
        <w:numPr>
          <w:ilvl w:val="0"/>
          <w:numId w:val="1187"/>
        </w:numPr>
        <w:contextualSpacing/>
      </w:pPr>
      <w:r>
        <w:t>ReturnIfAbrupt(</w:t>
      </w:r>
      <w:r>
        <w:rPr>
          <w:i/>
          <w:iCs/>
        </w:rPr>
        <w:t>keys</w:t>
      </w:r>
      <w:r>
        <w:t>).</w:t>
      </w:r>
    </w:p>
    <w:p w14:paraId="4C3E80DB" w14:textId="77777777" w:rsidR="005D37A2" w:rsidRDefault="005D37A2" w:rsidP="005D37A2">
      <w:pPr>
        <w:pStyle w:val="Alg4"/>
        <w:numPr>
          <w:ilvl w:val="0"/>
          <w:numId w:val="1187"/>
        </w:numPr>
      </w:pPr>
      <w:r>
        <w:t xml:space="preserve">Let </w:t>
      </w:r>
      <w:r w:rsidRPr="00375E9F">
        <w:rPr>
          <w:i/>
          <w:iCs/>
        </w:rPr>
        <w:t>pendingException</w:t>
      </w:r>
      <w:r>
        <w:t xml:space="preserve"> be </w:t>
      </w:r>
      <w:r>
        <w:rPr>
          <w:b/>
          <w:bCs/>
        </w:rPr>
        <w:t>undefined</w:t>
      </w:r>
      <w:r>
        <w:t>.</w:t>
      </w:r>
    </w:p>
    <w:p w14:paraId="14E23418" w14:textId="77777777" w:rsidR="005D37A2" w:rsidRDefault="005D37A2" w:rsidP="005D37A2">
      <w:pPr>
        <w:pStyle w:val="Alg4"/>
        <w:numPr>
          <w:ilvl w:val="0"/>
          <w:numId w:val="1187"/>
        </w:numPr>
      </w:pPr>
      <w:r>
        <w:t xml:space="preserve">Let </w:t>
      </w:r>
      <w:r w:rsidRPr="00751C24">
        <w:rPr>
          <w:i/>
          <w:iCs/>
        </w:rPr>
        <w:t>configurable</w:t>
      </w:r>
      <w:r>
        <w:t xml:space="preserve"> be </w:t>
      </w:r>
      <w:r>
        <w:rPr>
          <w:b/>
          <w:bCs/>
        </w:rPr>
        <w:t>false</w:t>
      </w:r>
      <w:r>
        <w:t>.</w:t>
      </w:r>
    </w:p>
    <w:p w14:paraId="44F52ABA" w14:textId="77777777" w:rsidR="005D37A2" w:rsidRDefault="005D37A2" w:rsidP="005D37A2">
      <w:pPr>
        <w:pStyle w:val="Alg4"/>
        <w:numPr>
          <w:ilvl w:val="0"/>
          <w:numId w:val="1187"/>
        </w:numPr>
      </w:pPr>
      <w:r>
        <w:t xml:space="preserve">Let </w:t>
      </w:r>
      <w:r>
        <w:rPr>
          <w:i/>
          <w:iCs/>
        </w:rPr>
        <w:t>writable</w:t>
      </w:r>
      <w:r>
        <w:t xml:space="preserve"> be </w:t>
      </w:r>
      <w:r>
        <w:rPr>
          <w:b/>
          <w:bCs/>
        </w:rPr>
        <w:t>false</w:t>
      </w:r>
      <w:r>
        <w:t>.</w:t>
      </w:r>
    </w:p>
    <w:p w14:paraId="0C74E948" w14:textId="77777777" w:rsidR="005D37A2" w:rsidRPr="00E77497" w:rsidRDefault="005D37A2" w:rsidP="005D37A2">
      <w:pPr>
        <w:pStyle w:val="Alg4"/>
        <w:numPr>
          <w:ilvl w:val="0"/>
          <w:numId w:val="1187"/>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7C261C1C" w14:textId="77777777" w:rsidR="005D37A2" w:rsidRPr="00E77497" w:rsidRDefault="005D37A2" w:rsidP="005D37A2">
      <w:pPr>
        <w:pStyle w:val="Alg4"/>
        <w:numPr>
          <w:ilvl w:val="1"/>
          <w:numId w:val="1187"/>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14:paraId="5D115DC6" w14:textId="77777777" w:rsidR="005D37A2" w:rsidRDefault="005D37A2" w:rsidP="005D37A2">
      <w:pPr>
        <w:pStyle w:val="Alg4"/>
        <w:numPr>
          <w:ilvl w:val="1"/>
          <w:numId w:val="1187"/>
        </w:numPr>
      </w:pPr>
      <w:r>
        <w:t xml:space="preserve">If </w:t>
      </w:r>
      <w:r>
        <w:rPr>
          <w:i/>
          <w:iCs/>
        </w:rPr>
        <w:t>status</w:t>
      </w:r>
      <w:r>
        <w:t xml:space="preserve"> is an abrupt completion, then</w:t>
      </w:r>
    </w:p>
    <w:p w14:paraId="7E475BA7" w14:textId="77777777" w:rsidR="005D37A2" w:rsidRDefault="005D37A2" w:rsidP="005D37A2">
      <w:pPr>
        <w:pStyle w:val="Alg4"/>
        <w:numPr>
          <w:ilvl w:val="2"/>
          <w:numId w:val="1187"/>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129416FF" w14:textId="77777777" w:rsidR="005D37A2" w:rsidRDefault="005D37A2" w:rsidP="005D37A2">
      <w:pPr>
        <w:pStyle w:val="Alg4"/>
        <w:numPr>
          <w:ilvl w:val="2"/>
          <w:numId w:val="1187"/>
        </w:numPr>
      </w:pPr>
      <w:r>
        <w:t xml:space="preserve">Let </w:t>
      </w:r>
      <w:r w:rsidRPr="00751C24">
        <w:rPr>
          <w:i/>
          <w:iCs/>
        </w:rPr>
        <w:t>configurable</w:t>
      </w:r>
      <w:r>
        <w:t xml:space="preserve"> be </w:t>
      </w:r>
      <w:r>
        <w:rPr>
          <w:b/>
          <w:bCs/>
        </w:rPr>
        <w:t>true</w:t>
      </w:r>
      <w:r>
        <w:t>.</w:t>
      </w:r>
    </w:p>
    <w:p w14:paraId="5642FBE4" w14:textId="77777777" w:rsidR="005D37A2" w:rsidRDefault="005D37A2" w:rsidP="005D37A2">
      <w:pPr>
        <w:pStyle w:val="Alg4"/>
        <w:numPr>
          <w:ilvl w:val="1"/>
          <w:numId w:val="1187"/>
        </w:numPr>
      </w:pPr>
      <w:r>
        <w:t>Else,</w:t>
      </w:r>
    </w:p>
    <w:p w14:paraId="62C65010" w14:textId="77777777" w:rsidR="005D37A2" w:rsidRDefault="005D37A2" w:rsidP="005D37A2">
      <w:pPr>
        <w:pStyle w:val="Alg4"/>
        <w:numPr>
          <w:ilvl w:val="2"/>
          <w:numId w:val="1187"/>
        </w:numPr>
      </w:pPr>
      <w:r>
        <w:t xml:space="preserve">Let </w:t>
      </w:r>
      <w:r>
        <w:rPr>
          <w:i/>
          <w:iCs/>
        </w:rPr>
        <w:t>currentDesc</w:t>
      </w:r>
      <w:r>
        <w:t xml:space="preserve"> be </w:t>
      </w:r>
      <w:r>
        <w:rPr>
          <w:i/>
          <w:iCs/>
        </w:rPr>
        <w:t>status</w:t>
      </w:r>
      <w:r>
        <w:t>.[[value]].</w:t>
      </w:r>
    </w:p>
    <w:p w14:paraId="6CFA67C7" w14:textId="77777777" w:rsidR="005D37A2" w:rsidRDefault="005D37A2" w:rsidP="005D37A2">
      <w:pPr>
        <w:pStyle w:val="Alg4"/>
        <w:numPr>
          <w:ilvl w:val="2"/>
          <w:numId w:val="1187"/>
        </w:numPr>
      </w:pPr>
      <w:r>
        <w:t xml:space="preserve">If </w:t>
      </w:r>
      <w:r>
        <w:rPr>
          <w:i/>
          <w:iCs/>
        </w:rPr>
        <w:t>currentDesc</w:t>
      </w:r>
      <w:r w:rsidRPr="00182BC4">
        <w:t xml:space="preserve"> </w:t>
      </w:r>
      <w:r>
        <w:t xml:space="preserve">is not </w:t>
      </w:r>
      <w:r>
        <w:rPr>
          <w:b/>
          <w:bCs/>
        </w:rPr>
        <w:t>undefined</w:t>
      </w:r>
      <w:r>
        <w:t>, then</w:t>
      </w:r>
    </w:p>
    <w:p w14:paraId="5D6C21B2" w14:textId="77777777" w:rsidR="005D37A2" w:rsidRDefault="005D37A2" w:rsidP="005D37A2">
      <w:pPr>
        <w:pStyle w:val="Alg4"/>
        <w:numPr>
          <w:ilvl w:val="3"/>
          <w:numId w:val="1187"/>
        </w:numPr>
      </w:pPr>
      <w:r>
        <w:t xml:space="preserve">Set </w:t>
      </w:r>
      <w:r w:rsidRPr="00751C24">
        <w:rPr>
          <w:i/>
          <w:iCs/>
        </w:rPr>
        <w:t>configurable</w:t>
      </w:r>
      <w:r>
        <w:t xml:space="preserve"> to </w:t>
      </w:r>
      <w:r w:rsidRPr="00751C24">
        <w:rPr>
          <w:i/>
          <w:iCs/>
        </w:rPr>
        <w:t>configurable</w:t>
      </w:r>
      <w:r>
        <w:t xml:space="preserve"> logically ored with </w:t>
      </w:r>
      <w:r>
        <w:rPr>
          <w:i/>
          <w:iCs/>
        </w:rPr>
        <w:t>currentDesc</w:t>
      </w:r>
      <w:r>
        <w:t>.[[Configurable]].</w:t>
      </w:r>
    </w:p>
    <w:p w14:paraId="185592CB" w14:textId="77777777" w:rsidR="005D37A2" w:rsidRDefault="005D37A2" w:rsidP="005D37A2">
      <w:pPr>
        <w:pStyle w:val="Alg4"/>
        <w:numPr>
          <w:ilvl w:val="3"/>
          <w:numId w:val="1187"/>
        </w:numPr>
      </w:pPr>
      <w:r w:rsidRPr="00E77497">
        <w:t>If Is</w:t>
      </w:r>
      <w:r>
        <w:t>Data</w:t>
      </w:r>
      <w:r w:rsidRPr="00E77497">
        <w:t>Descriptor(</w:t>
      </w:r>
      <w:r>
        <w:rPr>
          <w:i/>
          <w:iCs/>
        </w:rPr>
        <w:t>currentDesc</w:t>
      </w:r>
      <w:r w:rsidRPr="00E77497">
        <w:t xml:space="preserve">) is </w:t>
      </w:r>
      <w:r w:rsidRPr="00E77497">
        <w:rPr>
          <w:b/>
        </w:rPr>
        <w:t>true</w:t>
      </w:r>
      <w:r w:rsidRPr="00E77497">
        <w:t>,</w:t>
      </w:r>
      <w:r>
        <w:t xml:space="preserve"> then</w:t>
      </w:r>
    </w:p>
    <w:p w14:paraId="25ED2328" w14:textId="77777777" w:rsidR="005D37A2" w:rsidRDefault="005D37A2" w:rsidP="005D37A2">
      <w:pPr>
        <w:pStyle w:val="Alg4"/>
        <w:numPr>
          <w:ilvl w:val="4"/>
          <w:numId w:val="1187"/>
        </w:numPr>
      </w:pPr>
      <w:r>
        <w:t xml:space="preserve">Set </w:t>
      </w:r>
      <w:r>
        <w:rPr>
          <w:i/>
          <w:iCs/>
        </w:rPr>
        <w:t>writable</w:t>
      </w:r>
      <w:r>
        <w:t xml:space="preserve"> to </w:t>
      </w:r>
      <w:r>
        <w:rPr>
          <w:i/>
          <w:iCs/>
        </w:rPr>
        <w:t>writable</w:t>
      </w:r>
      <w:r>
        <w:t xml:space="preserve"> logically ored with </w:t>
      </w:r>
      <w:r>
        <w:rPr>
          <w:i/>
          <w:iCs/>
        </w:rPr>
        <w:t>currentDesc</w:t>
      </w:r>
      <w:r>
        <w:t>.[[W</w:t>
      </w:r>
      <w:r w:rsidRPr="006E7D6A">
        <w:t>ritable</w:t>
      </w:r>
      <w:r>
        <w:t>]].</w:t>
      </w:r>
    </w:p>
    <w:p w14:paraId="156A6BDB" w14:textId="77777777" w:rsidR="005D37A2" w:rsidRDefault="005D37A2" w:rsidP="005D37A2">
      <w:pPr>
        <w:pStyle w:val="Alg4"/>
        <w:numPr>
          <w:ilvl w:val="0"/>
          <w:numId w:val="1187"/>
        </w:numPr>
      </w:pPr>
      <w:r>
        <w:t xml:space="preserve">If </w:t>
      </w:r>
      <w:r>
        <w:rPr>
          <w:i/>
          <w:iCs/>
        </w:rPr>
        <w:t>pendingException</w:t>
      </w:r>
      <w:r>
        <w:t xml:space="preserve"> is not </w:t>
      </w:r>
      <w:r>
        <w:rPr>
          <w:b/>
          <w:bCs/>
        </w:rPr>
        <w:t>undefined</w:t>
      </w:r>
      <w:r>
        <w:t xml:space="preserve">, then return </w:t>
      </w:r>
      <w:r>
        <w:rPr>
          <w:i/>
          <w:iCs/>
        </w:rPr>
        <w:t>pendingException</w:t>
      </w:r>
      <w:r>
        <w:t>.</w:t>
      </w:r>
    </w:p>
    <w:p w14:paraId="2EB87E7C" w14:textId="77777777" w:rsidR="005D37A2" w:rsidRDefault="005D37A2" w:rsidP="005D37A2">
      <w:pPr>
        <w:pStyle w:val="Alg4"/>
        <w:numPr>
          <w:ilvl w:val="0"/>
          <w:numId w:val="1187"/>
        </w:numPr>
      </w:pPr>
      <w:r>
        <w:t xml:space="preserve">If </w:t>
      </w:r>
      <w:r>
        <w:rPr>
          <w:i/>
          <w:iCs/>
        </w:rPr>
        <w:t>level</w:t>
      </w:r>
      <w:r>
        <w:t xml:space="preserve"> is </w:t>
      </w:r>
      <w:r w:rsidRPr="00F770B9">
        <w:t>"</w:t>
      </w:r>
      <w:r>
        <w:rPr>
          <w:rFonts w:ascii="Courier New" w:hAnsi="Courier New" w:cs="Courier New"/>
          <w:b/>
        </w:rPr>
        <w:t>frozen</w:t>
      </w:r>
      <w:r w:rsidRPr="00F770B9">
        <w:t>"</w:t>
      </w:r>
      <w:r>
        <w:t xml:space="preserve"> and </w:t>
      </w:r>
      <w:r w:rsidRPr="006E7D6A">
        <w:rPr>
          <w:i/>
          <w:iCs/>
        </w:rPr>
        <w:t>writable</w:t>
      </w:r>
      <w:r>
        <w:t xml:space="preserve"> is </w:t>
      </w:r>
      <w:r w:rsidRPr="006E7D6A">
        <w:rPr>
          <w:b/>
          <w:bCs/>
        </w:rPr>
        <w:t>true</w:t>
      </w:r>
      <w:r>
        <w:t xml:space="preserve">, then return </w:t>
      </w:r>
      <w:r w:rsidRPr="006E7D6A">
        <w:rPr>
          <w:b/>
          <w:bCs/>
        </w:rPr>
        <w:t>false</w:t>
      </w:r>
      <w:r>
        <w:t xml:space="preserve">. </w:t>
      </w:r>
    </w:p>
    <w:p w14:paraId="76D93149" w14:textId="77777777" w:rsidR="005D37A2" w:rsidRDefault="005D37A2" w:rsidP="005D37A2">
      <w:pPr>
        <w:pStyle w:val="Alg4"/>
        <w:numPr>
          <w:ilvl w:val="0"/>
          <w:numId w:val="1187"/>
        </w:numPr>
      </w:pPr>
      <w:r>
        <w:t xml:space="preserve">If </w:t>
      </w:r>
      <w:r w:rsidRPr="00751C24">
        <w:rPr>
          <w:i/>
          <w:iCs/>
        </w:rPr>
        <w:t>configurable</w:t>
      </w:r>
      <w:r>
        <w:t xml:space="preserve"> is </w:t>
      </w:r>
      <w:r w:rsidRPr="006E7D6A">
        <w:rPr>
          <w:b/>
          <w:bCs/>
        </w:rPr>
        <w:t>true</w:t>
      </w:r>
      <w:r>
        <w:t xml:space="preserve">, then return </w:t>
      </w:r>
      <w:r w:rsidRPr="006E7D6A">
        <w:rPr>
          <w:b/>
          <w:bCs/>
        </w:rPr>
        <w:t>false</w:t>
      </w:r>
      <w:r>
        <w:t xml:space="preserve">. </w:t>
      </w:r>
    </w:p>
    <w:p w14:paraId="0544C059" w14:textId="77777777" w:rsidR="005D37A2" w:rsidRPr="00E77497" w:rsidRDefault="005D37A2" w:rsidP="005D37A2">
      <w:pPr>
        <w:pStyle w:val="Alg4"/>
        <w:numPr>
          <w:ilvl w:val="0"/>
          <w:numId w:val="1187"/>
        </w:numPr>
        <w:spacing w:after="120"/>
      </w:pPr>
      <w:r>
        <w:t xml:space="preserve">Return </w:t>
      </w:r>
      <w:r w:rsidRPr="006E7D6A">
        <w:rPr>
          <w:b/>
          <w:bCs/>
        </w:rPr>
        <w:t>true</w:t>
      </w:r>
      <w:r w:rsidRPr="00E77497">
        <w:t>.</w:t>
      </w:r>
    </w:p>
    <w:p w14:paraId="3993CF81" w14:textId="77777777" w:rsidR="005D37A2" w:rsidRDefault="005D37A2" w:rsidP="005D37A2">
      <w:pPr>
        <w:pStyle w:val="30"/>
      </w:pPr>
      <w:bookmarkStart w:id="447" w:name="_Toc366141784"/>
      <w:r>
        <w:t>CreateArrayFromList (elements)</w:t>
      </w:r>
      <w:bookmarkEnd w:id="447"/>
    </w:p>
    <w:p w14:paraId="768C520A" w14:textId="77777777" w:rsidR="005D37A2" w:rsidRPr="00E77497" w:rsidRDefault="005D37A2" w:rsidP="005D37A2">
      <w:r>
        <w:t xml:space="preserve">The abstract operation </w:t>
      </w:r>
      <w:r>
        <w:rPr>
          <w:rFonts w:ascii="Times New Roman" w:hAnsi="Times New Roman"/>
        </w:rPr>
        <w:t>CreateArrayFromList</w:t>
      </w:r>
      <w:r>
        <w:t xml:space="preserve"> is used to create an Array object whose elements are provided by an internal List. This abstract operation performs</w:t>
      </w:r>
      <w:r w:rsidRPr="00E77497">
        <w:t xml:space="preserve"> the following steps:</w:t>
      </w:r>
    </w:p>
    <w:p w14:paraId="00344319" w14:textId="77777777" w:rsidR="005D37A2" w:rsidRDefault="005D37A2" w:rsidP="005D37A2">
      <w:pPr>
        <w:pStyle w:val="Alg4"/>
        <w:numPr>
          <w:ilvl w:val="0"/>
          <w:numId w:val="1185"/>
        </w:numPr>
      </w:pPr>
      <w:r>
        <w:t xml:space="preserve">Assert: </w:t>
      </w:r>
      <w:r>
        <w:rPr>
          <w:i/>
          <w:iCs/>
        </w:rPr>
        <w:t>elements</w:t>
      </w:r>
      <w:r>
        <w:t xml:space="preserve"> is a List whose elements are all ECMAScript language values.</w:t>
      </w:r>
    </w:p>
    <w:p w14:paraId="6FFEB420" w14:textId="77777777" w:rsidR="005D37A2" w:rsidRPr="00E77497" w:rsidRDefault="005D37A2" w:rsidP="005D37A2">
      <w:pPr>
        <w:pStyle w:val="Alg4"/>
        <w:numPr>
          <w:ilvl w:val="0"/>
          <w:numId w:val="1185"/>
        </w:numPr>
      </w:pPr>
      <w:r w:rsidRPr="00E77497">
        <w:t xml:space="preserve">Let </w:t>
      </w:r>
      <w:r w:rsidRPr="00E77497">
        <w:rPr>
          <w:i/>
        </w:rPr>
        <w:t xml:space="preserve">array </w:t>
      </w:r>
      <w:r w:rsidRPr="00E77497">
        <w:t xml:space="preserve">be </w:t>
      </w:r>
      <w:r>
        <w:t>the result of the abstract operation ArrayCreate with argument 0</w:t>
      </w:r>
      <w:r w:rsidRPr="00E77497">
        <w:t>.</w:t>
      </w:r>
    </w:p>
    <w:p w14:paraId="1951299D" w14:textId="77777777" w:rsidR="005D37A2" w:rsidRPr="00E77497" w:rsidRDefault="005D37A2" w:rsidP="005D37A2">
      <w:pPr>
        <w:pStyle w:val="Alg4"/>
        <w:numPr>
          <w:ilvl w:val="0"/>
          <w:numId w:val="1185"/>
        </w:numPr>
      </w:pPr>
      <w:r w:rsidRPr="00E77497">
        <w:t xml:space="preserve">Let </w:t>
      </w:r>
      <w:r w:rsidRPr="00E77497">
        <w:rPr>
          <w:i/>
        </w:rPr>
        <w:t>n</w:t>
      </w:r>
      <w:r w:rsidRPr="00E77497">
        <w:t xml:space="preserve"> be 0.</w:t>
      </w:r>
    </w:p>
    <w:p w14:paraId="59B622CE" w14:textId="77777777" w:rsidR="005D37A2" w:rsidRPr="00E77497" w:rsidRDefault="005D37A2" w:rsidP="005D37A2">
      <w:pPr>
        <w:pStyle w:val="Alg4"/>
        <w:numPr>
          <w:ilvl w:val="0"/>
          <w:numId w:val="1185"/>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rPr>
        <w:t>elements</w:t>
      </w:r>
    </w:p>
    <w:p w14:paraId="3B623092" w14:textId="77777777" w:rsidR="005D37A2" w:rsidRPr="00E77497" w:rsidRDefault="005D37A2" w:rsidP="005D37A2">
      <w:pPr>
        <w:pStyle w:val="Alg4"/>
        <w:numPr>
          <w:ilvl w:val="1"/>
          <w:numId w:val="1185"/>
        </w:numPr>
        <w:tabs>
          <w:tab w:val="left" w:pos="1701"/>
        </w:tabs>
      </w:pPr>
      <w:r>
        <w:t xml:space="preserve">Let </w:t>
      </w:r>
      <w:r>
        <w:rPr>
          <w:i/>
          <w:iCs/>
        </w:rPr>
        <w:t>status</w:t>
      </w:r>
      <w:r>
        <w:t xml:space="preserve"> be the result of</w:t>
      </w:r>
      <w:r w:rsidRPr="00E77497">
        <w:t xml:space="preserve"> </w:t>
      </w:r>
      <w:r>
        <w:t>CreateOwnDataProperty(</w:t>
      </w:r>
      <w:r w:rsidRPr="00E77497">
        <w:rPr>
          <w:i/>
        </w:rPr>
        <w:t>array</w:t>
      </w:r>
      <w:r>
        <w:t>,</w:t>
      </w:r>
      <w:r w:rsidRPr="00E77497">
        <w:t xml:space="preserve"> ToString(</w:t>
      </w:r>
      <w:r w:rsidRPr="00E77497">
        <w:rPr>
          <w:i/>
        </w:rPr>
        <w:t>n</w:t>
      </w:r>
      <w:r w:rsidRPr="00E77497">
        <w:t>)</w:t>
      </w:r>
      <w:r>
        <w:t>,</w:t>
      </w:r>
      <w:r w:rsidRPr="00E77497">
        <w:t xml:space="preserve"> </w:t>
      </w:r>
      <w:r>
        <w:rPr>
          <w:i/>
        </w:rPr>
        <w:t>e</w:t>
      </w:r>
      <w:r>
        <w:t>).</w:t>
      </w:r>
    </w:p>
    <w:p w14:paraId="40EE34EB" w14:textId="77777777" w:rsidR="005D37A2" w:rsidRDefault="005D37A2" w:rsidP="005D37A2">
      <w:pPr>
        <w:pStyle w:val="Alg4"/>
        <w:numPr>
          <w:ilvl w:val="1"/>
          <w:numId w:val="1185"/>
        </w:numPr>
        <w:tabs>
          <w:tab w:val="left" w:pos="1701"/>
        </w:tabs>
      </w:pPr>
      <w:r>
        <w:t xml:space="preserve">Assert:  </w:t>
      </w:r>
      <w:r>
        <w:rPr>
          <w:i/>
          <w:iCs/>
        </w:rPr>
        <w:t>status</w:t>
      </w:r>
      <w:r>
        <w:t xml:space="preserve"> is </w:t>
      </w:r>
      <w:r>
        <w:rPr>
          <w:b/>
          <w:bCs/>
        </w:rPr>
        <w:t>true</w:t>
      </w:r>
      <w:r>
        <w:t>.</w:t>
      </w:r>
    </w:p>
    <w:p w14:paraId="0D70FA15" w14:textId="77777777" w:rsidR="005D37A2" w:rsidRPr="00E77497" w:rsidRDefault="005D37A2" w:rsidP="005D37A2">
      <w:pPr>
        <w:pStyle w:val="Alg4"/>
        <w:numPr>
          <w:ilvl w:val="1"/>
          <w:numId w:val="1185"/>
        </w:numPr>
        <w:tabs>
          <w:tab w:val="left" w:pos="1701"/>
        </w:tabs>
      </w:pPr>
      <w:r w:rsidRPr="00E77497">
        <w:t xml:space="preserve">Increment </w:t>
      </w:r>
      <w:r w:rsidRPr="00E77497">
        <w:rPr>
          <w:i/>
        </w:rPr>
        <w:t>n</w:t>
      </w:r>
      <w:r w:rsidRPr="00E77497">
        <w:t xml:space="preserve"> by 1.</w:t>
      </w:r>
    </w:p>
    <w:p w14:paraId="4236C1E2" w14:textId="77777777" w:rsidR="005D37A2" w:rsidRPr="00E77497" w:rsidRDefault="005D37A2" w:rsidP="005D37A2">
      <w:pPr>
        <w:pStyle w:val="Alg4"/>
        <w:numPr>
          <w:ilvl w:val="0"/>
          <w:numId w:val="1185"/>
        </w:numPr>
        <w:spacing w:after="120"/>
      </w:pPr>
      <w:r w:rsidRPr="00E77497">
        <w:t xml:space="preserve">Return </w:t>
      </w:r>
      <w:r w:rsidRPr="00E77497">
        <w:rPr>
          <w:i/>
        </w:rPr>
        <w:t>array</w:t>
      </w:r>
      <w:r w:rsidRPr="00E77497">
        <w:t>.</w:t>
      </w:r>
    </w:p>
    <w:p w14:paraId="49B8D52A" w14:textId="77777777" w:rsidR="005D37A2" w:rsidRDefault="005D37A2" w:rsidP="005D37A2">
      <w:pPr>
        <w:pStyle w:val="30"/>
      </w:pPr>
      <w:bookmarkStart w:id="448" w:name="_Toc366141785"/>
      <w:r>
        <w:t>CreateListFromArrayLike (obj)</w:t>
      </w:r>
      <w:bookmarkEnd w:id="448"/>
    </w:p>
    <w:p w14:paraId="52D692D5" w14:textId="77777777" w:rsidR="005D37A2" w:rsidRPr="00E77497" w:rsidRDefault="005D37A2" w:rsidP="005D37A2">
      <w:r>
        <w:t xml:space="preserve">The abstract operation </w:t>
      </w:r>
      <w:r w:rsidRPr="00CF30F3">
        <w:rPr>
          <w:rFonts w:ascii="Times New Roman" w:hAnsi="Times New Roman"/>
        </w:rPr>
        <w:t xml:space="preserve">CreateListFromArrayLike </w:t>
      </w:r>
      <w:r>
        <w:t>is used to create a List value whose elements are provided by the indexed properties of an Array-like Object. This abstract operation performs</w:t>
      </w:r>
      <w:r w:rsidRPr="00E77497">
        <w:t xml:space="preserve"> the following steps:</w:t>
      </w:r>
    </w:p>
    <w:p w14:paraId="0CCBE8C6" w14:textId="77777777" w:rsidR="005D37A2" w:rsidRPr="00E77497" w:rsidRDefault="005D37A2" w:rsidP="005D37A2">
      <w:pPr>
        <w:pStyle w:val="Alg4"/>
        <w:numPr>
          <w:ilvl w:val="0"/>
          <w:numId w:val="188"/>
        </w:numPr>
      </w:pPr>
      <w:r w:rsidRPr="00E77497">
        <w:t>If Type(</w:t>
      </w:r>
      <w:r>
        <w:rPr>
          <w:i/>
        </w:rPr>
        <w:t>obj</w:t>
      </w:r>
      <w:r w:rsidRPr="00E77497">
        <w:t xml:space="preserve">) is not Object, then throw a </w:t>
      </w:r>
      <w:r w:rsidRPr="00E77497">
        <w:rPr>
          <w:b/>
        </w:rPr>
        <w:t>TypeError</w:t>
      </w:r>
      <w:r w:rsidRPr="00E77497">
        <w:t xml:space="preserve"> exception.</w:t>
      </w:r>
    </w:p>
    <w:p w14:paraId="05AD9CEB" w14:textId="77777777" w:rsidR="005D37A2" w:rsidRPr="00E77497" w:rsidRDefault="005D37A2" w:rsidP="005D37A2">
      <w:pPr>
        <w:pStyle w:val="Alg4"/>
        <w:numPr>
          <w:ilvl w:val="0"/>
          <w:numId w:val="188"/>
        </w:numPr>
      </w:pPr>
      <w:r w:rsidRPr="00E77497">
        <w:t xml:space="preserve">Let </w:t>
      </w:r>
      <w:r w:rsidRPr="00E77497">
        <w:rPr>
          <w:i/>
        </w:rPr>
        <w:t>len</w:t>
      </w:r>
      <w:r w:rsidRPr="00E77497">
        <w:t xml:space="preserve"> be the result of Get</w:t>
      </w:r>
      <w:r>
        <w:t>(</w:t>
      </w:r>
      <w:r>
        <w:rPr>
          <w:i/>
        </w:rPr>
        <w:t>obj</w:t>
      </w:r>
      <w:r>
        <w:t>,</w:t>
      </w:r>
      <w:r w:rsidRPr="00E77497">
        <w:t xml:space="preserve"> </w:t>
      </w:r>
      <w:r w:rsidRPr="00E77497">
        <w:rPr>
          <w:rFonts w:ascii="Courier New" w:hAnsi="Courier New" w:cs="Courier New"/>
          <w:b/>
        </w:rPr>
        <w:t>"length"</w:t>
      </w:r>
      <w:r w:rsidRPr="00844B9F">
        <w:rPr>
          <w:bCs/>
        </w:rPr>
        <w:t>)</w:t>
      </w:r>
      <w:r w:rsidRPr="00E77497">
        <w:t>.</w:t>
      </w:r>
    </w:p>
    <w:p w14:paraId="7069A48E" w14:textId="77777777" w:rsidR="005D37A2" w:rsidRDefault="005D37A2" w:rsidP="005D37A2">
      <w:pPr>
        <w:pStyle w:val="M4"/>
        <w:numPr>
          <w:ilvl w:val="0"/>
          <w:numId w:val="188"/>
        </w:numPr>
        <w:tabs>
          <w:tab w:val="num" w:pos="1721"/>
        </w:tabs>
        <w:spacing w:after="0"/>
      </w:pPr>
      <w:r>
        <w:t xml:space="preserve">Let </w:t>
      </w:r>
      <w:r>
        <w:rPr>
          <w:i/>
          <w:iCs/>
        </w:rPr>
        <w:t>n</w:t>
      </w:r>
      <w:r>
        <w:t xml:space="preserve"> be ToInteger(</w:t>
      </w:r>
      <w:r>
        <w:rPr>
          <w:i/>
          <w:iCs/>
        </w:rPr>
        <w:t>len</w:t>
      </w:r>
      <w:r>
        <w:t>).</w:t>
      </w:r>
    </w:p>
    <w:p w14:paraId="1FDADCD7" w14:textId="77777777" w:rsidR="005D37A2" w:rsidRDefault="005D37A2" w:rsidP="005D37A2">
      <w:pPr>
        <w:pStyle w:val="M4"/>
        <w:numPr>
          <w:ilvl w:val="0"/>
          <w:numId w:val="188"/>
        </w:numPr>
        <w:tabs>
          <w:tab w:val="num" w:pos="1721"/>
        </w:tabs>
        <w:spacing w:after="0"/>
      </w:pPr>
      <w:r>
        <w:t>ReturnIfAbrupt(</w:t>
      </w:r>
      <w:r>
        <w:rPr>
          <w:i/>
        </w:rPr>
        <w:t>n</w:t>
      </w:r>
      <w:r>
        <w:t>).</w:t>
      </w:r>
    </w:p>
    <w:p w14:paraId="2A56E452" w14:textId="77777777" w:rsidR="005D37A2" w:rsidRPr="00E77497" w:rsidRDefault="005D37A2" w:rsidP="005D37A2">
      <w:pPr>
        <w:pStyle w:val="Alg4"/>
        <w:numPr>
          <w:ilvl w:val="0"/>
          <w:numId w:val="188"/>
        </w:numPr>
      </w:pPr>
      <w:r w:rsidRPr="00E77497">
        <w:t xml:space="preserve">Let </w:t>
      </w:r>
      <w:r>
        <w:rPr>
          <w:i/>
        </w:rPr>
        <w:t>list</w:t>
      </w:r>
      <w:r w:rsidRPr="00E77497">
        <w:t xml:space="preserve">  be an empty List.</w:t>
      </w:r>
    </w:p>
    <w:p w14:paraId="6281EAD0" w14:textId="77777777" w:rsidR="005D37A2" w:rsidRPr="00E77497" w:rsidRDefault="005D37A2" w:rsidP="005D37A2">
      <w:pPr>
        <w:pStyle w:val="Alg4"/>
        <w:numPr>
          <w:ilvl w:val="0"/>
          <w:numId w:val="188"/>
        </w:numPr>
      </w:pPr>
      <w:r w:rsidRPr="00E77497">
        <w:t xml:space="preserve">Let </w:t>
      </w:r>
      <w:r w:rsidRPr="00E77497">
        <w:rPr>
          <w:i/>
        </w:rPr>
        <w:t>index</w:t>
      </w:r>
      <w:r w:rsidRPr="00E77497">
        <w:t xml:space="preserve"> be 0.</w:t>
      </w:r>
    </w:p>
    <w:p w14:paraId="2D1A2347" w14:textId="77777777" w:rsidR="005D37A2" w:rsidRPr="00E77497" w:rsidRDefault="005D37A2" w:rsidP="005D37A2">
      <w:pPr>
        <w:pStyle w:val="Alg4"/>
        <w:numPr>
          <w:ilvl w:val="0"/>
          <w:numId w:val="188"/>
        </w:numPr>
      </w:pPr>
      <w:r w:rsidRPr="00E77497">
        <w:t xml:space="preserve">Repeat while </w:t>
      </w:r>
      <w:r w:rsidRPr="00E77497">
        <w:rPr>
          <w:i/>
        </w:rPr>
        <w:t>index</w:t>
      </w:r>
      <w:r w:rsidRPr="00E77497">
        <w:t xml:space="preserve"> &lt; </w:t>
      </w:r>
      <w:r>
        <w:rPr>
          <w:i/>
        </w:rPr>
        <w:t>n</w:t>
      </w:r>
    </w:p>
    <w:p w14:paraId="5EC81BFB" w14:textId="77777777" w:rsidR="005D37A2" w:rsidRPr="00E77497" w:rsidRDefault="005D37A2" w:rsidP="005D37A2">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14:paraId="3DE64712" w14:textId="77777777" w:rsidR="005D37A2" w:rsidRPr="00E77497" w:rsidRDefault="005D37A2" w:rsidP="005D37A2">
      <w:pPr>
        <w:pStyle w:val="Alg4"/>
        <w:numPr>
          <w:ilvl w:val="1"/>
          <w:numId w:val="188"/>
        </w:numPr>
      </w:pPr>
      <w:r w:rsidRPr="00E77497">
        <w:t xml:space="preserve">Let </w:t>
      </w:r>
      <w:r w:rsidRPr="00E77497">
        <w:rPr>
          <w:i/>
        </w:rPr>
        <w:t>next</w:t>
      </w:r>
      <w:r w:rsidRPr="00E77497">
        <w:t xml:space="preserve"> be the result of Get</w:t>
      </w:r>
      <w:r>
        <w:t>(</w:t>
      </w:r>
      <w:r>
        <w:rPr>
          <w:i/>
        </w:rPr>
        <w:t>obj</w:t>
      </w:r>
      <w:r>
        <w:t>,</w:t>
      </w:r>
      <w:r w:rsidRPr="00E77497">
        <w:t xml:space="preserve"> </w:t>
      </w:r>
      <w:r w:rsidRPr="00E77497">
        <w:rPr>
          <w:i/>
        </w:rPr>
        <w:t>indexName</w:t>
      </w:r>
      <w:r>
        <w:t>)</w:t>
      </w:r>
      <w:r w:rsidRPr="00E77497">
        <w:t>.</w:t>
      </w:r>
    </w:p>
    <w:p w14:paraId="4641640A" w14:textId="77777777" w:rsidR="005D37A2" w:rsidRDefault="005D37A2" w:rsidP="005D37A2">
      <w:pPr>
        <w:pStyle w:val="Alg4"/>
        <w:numPr>
          <w:ilvl w:val="1"/>
          <w:numId w:val="188"/>
        </w:numPr>
      </w:pPr>
      <w:r>
        <w:t>ReturnIfAbrupt(</w:t>
      </w:r>
      <w:r>
        <w:rPr>
          <w:i/>
        </w:rPr>
        <w:t>next</w:t>
      </w:r>
      <w:r>
        <w:t>).</w:t>
      </w:r>
    </w:p>
    <w:p w14:paraId="55A7C00E" w14:textId="77777777" w:rsidR="005D37A2" w:rsidRPr="00E77497" w:rsidRDefault="005D37A2" w:rsidP="005D37A2">
      <w:pPr>
        <w:pStyle w:val="Alg4"/>
        <w:numPr>
          <w:ilvl w:val="1"/>
          <w:numId w:val="188"/>
        </w:numPr>
      </w:pPr>
      <w:r w:rsidRPr="00E77497">
        <w:t xml:space="preserve">Append </w:t>
      </w:r>
      <w:r w:rsidRPr="00E77497">
        <w:rPr>
          <w:i/>
        </w:rPr>
        <w:t>next</w:t>
      </w:r>
      <w:r w:rsidRPr="00E77497">
        <w:t xml:space="preserve"> as the last element of </w:t>
      </w:r>
      <w:r>
        <w:rPr>
          <w:i/>
        </w:rPr>
        <w:t>l</w:t>
      </w:r>
      <w:r w:rsidRPr="00E77497">
        <w:rPr>
          <w:i/>
        </w:rPr>
        <w:t>ist</w:t>
      </w:r>
      <w:r w:rsidRPr="00E77497">
        <w:t>.</w:t>
      </w:r>
    </w:p>
    <w:p w14:paraId="1F7FAC8F" w14:textId="77777777" w:rsidR="005D37A2" w:rsidRPr="00CF30F3" w:rsidRDefault="005D37A2" w:rsidP="005D37A2">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14:paraId="000BAAC4" w14:textId="77777777" w:rsidR="005D37A2" w:rsidRDefault="005D37A2" w:rsidP="005D37A2">
      <w:pPr>
        <w:pStyle w:val="Alg4"/>
        <w:numPr>
          <w:ilvl w:val="0"/>
          <w:numId w:val="188"/>
        </w:numPr>
        <w:spacing w:after="240"/>
      </w:pPr>
      <w:r>
        <w:t xml:space="preserve">Return </w:t>
      </w:r>
      <w:r>
        <w:rPr>
          <w:i/>
          <w:iCs/>
        </w:rPr>
        <w:t>list</w:t>
      </w:r>
      <w:r>
        <w:t>.</w:t>
      </w:r>
    </w:p>
    <w:p w14:paraId="5AA2D940" w14:textId="77777777" w:rsidR="005D37A2" w:rsidRPr="00A67AF2" w:rsidRDefault="005D37A2" w:rsidP="005D37A2">
      <w:pPr>
        <w:pStyle w:val="30"/>
      </w:pPr>
      <w:bookmarkStart w:id="449" w:name="_Toc366141786"/>
      <w:r>
        <w:t>Ordinary</w:t>
      </w:r>
      <w:r w:rsidRPr="00A67AF2">
        <w:t>HasInstance (</w:t>
      </w:r>
      <w:r>
        <w:t>C, O</w:t>
      </w:r>
      <w:r w:rsidRPr="00A67AF2">
        <w:t>)</w:t>
      </w:r>
      <w:bookmarkEnd w:id="449"/>
    </w:p>
    <w:p w14:paraId="347540FF" w14:textId="77777777" w:rsidR="005D37A2" w:rsidRPr="00E77497" w:rsidRDefault="005D37A2" w:rsidP="005D37A2">
      <w:r>
        <w:t>T</w:t>
      </w:r>
      <w:r w:rsidRPr="00675B74">
        <w:t>he</w:t>
      </w:r>
      <w:r w:rsidRPr="000801CC">
        <w:t xml:space="preserve"> </w:t>
      </w:r>
      <w:r>
        <w:t>abstract operation</w:t>
      </w:r>
      <w:r w:rsidRPr="00675B74">
        <w:t xml:space="preserve"> </w:t>
      </w:r>
      <w:r w:rsidRPr="00F45224">
        <w:rPr>
          <w:rFonts w:ascii="Times New Roman" w:eastAsia="Times New Roman" w:hAnsi="Times New Roman"/>
          <w:spacing w:val="6"/>
          <w:lang w:eastAsia="en-US"/>
        </w:rPr>
        <w:t>Ordinary</w:t>
      </w:r>
      <w:r w:rsidRPr="000801CC">
        <w:rPr>
          <w:rFonts w:ascii="Times New Roman" w:eastAsia="Times New Roman" w:hAnsi="Times New Roman"/>
          <w:spacing w:val="6"/>
          <w:lang w:eastAsia="en-US"/>
        </w:rPr>
        <w:t>HasInstance</w:t>
      </w:r>
      <w:r>
        <w:t xml:space="preserve"> implements the default algorithm for determining if an object </w:t>
      </w:r>
      <w:r w:rsidRPr="000801CC">
        <w:rPr>
          <w:rFonts w:ascii="Times New Roman" w:eastAsia="Times New Roman" w:hAnsi="Times New Roman"/>
          <w:i/>
          <w:iCs/>
          <w:spacing w:val="6"/>
          <w:lang w:eastAsia="en-US"/>
        </w:rPr>
        <w:t>O</w:t>
      </w:r>
      <w:r>
        <w:t xml:space="preserve"> inherits from the instance object inheritance path provided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p>
    <w:p w14:paraId="114B4876" w14:textId="77777777" w:rsidR="005D37A2" w:rsidRDefault="005D37A2" w:rsidP="005D37A2">
      <w:pPr>
        <w:pStyle w:val="Alg4"/>
        <w:numPr>
          <w:ilvl w:val="0"/>
          <w:numId w:val="194"/>
        </w:numPr>
      </w:pPr>
      <w:r>
        <w:t>If IsCallable(</w:t>
      </w:r>
      <w:r>
        <w:rPr>
          <w:i/>
          <w:iCs/>
        </w:rPr>
        <w:t>C</w:t>
      </w:r>
      <w:r>
        <w:t xml:space="preserve">) is </w:t>
      </w:r>
      <w:r w:rsidRPr="00FC2251">
        <w:rPr>
          <w:b/>
        </w:rPr>
        <w:t>false</w:t>
      </w:r>
      <w:r>
        <w:t xml:space="preserve">, return </w:t>
      </w:r>
      <w:r w:rsidRPr="00FC2251">
        <w:rPr>
          <w:b/>
        </w:rPr>
        <w:t>false</w:t>
      </w:r>
      <w:r>
        <w:t>.</w:t>
      </w:r>
    </w:p>
    <w:p w14:paraId="102797D5" w14:textId="77777777" w:rsidR="005D37A2" w:rsidRDefault="005D37A2" w:rsidP="005D37A2">
      <w:pPr>
        <w:pStyle w:val="Alg4"/>
        <w:numPr>
          <w:ilvl w:val="0"/>
          <w:numId w:val="194"/>
        </w:numPr>
      </w:pPr>
      <w:r>
        <w:t xml:space="preserve">If </w:t>
      </w:r>
      <w:r>
        <w:rPr>
          <w:i/>
          <w:iCs/>
        </w:rPr>
        <w:t>C</w:t>
      </w:r>
      <w:r>
        <w:t xml:space="preserve"> has a [[BoundTargetFunction]] internal data property, then</w:t>
      </w:r>
    </w:p>
    <w:p w14:paraId="59F88C5C" w14:textId="77777777" w:rsidR="005D37A2" w:rsidRDefault="005D37A2" w:rsidP="005D37A2">
      <w:pPr>
        <w:pStyle w:val="Alg4"/>
        <w:numPr>
          <w:ilvl w:val="1"/>
          <w:numId w:val="194"/>
        </w:numPr>
      </w:pPr>
      <w:r>
        <w:t xml:space="preserve">Let </w:t>
      </w:r>
      <w:r>
        <w:rPr>
          <w:i/>
          <w:iCs/>
        </w:rPr>
        <w:t>BC</w:t>
      </w:r>
      <w:r>
        <w:t xml:space="preserve"> be the value of </w:t>
      </w:r>
      <w:r>
        <w:rPr>
          <w:i/>
          <w:iCs/>
        </w:rPr>
        <w:t>C’s</w:t>
      </w:r>
      <w:r>
        <w:t xml:space="preserve"> [[BoundTargetFunction]] internal data property.</w:t>
      </w:r>
    </w:p>
    <w:p w14:paraId="2F2D984A" w14:textId="77777777" w:rsidR="005D37A2" w:rsidRDefault="005D37A2" w:rsidP="005D37A2">
      <w:pPr>
        <w:pStyle w:val="Alg4"/>
        <w:numPr>
          <w:ilvl w:val="1"/>
          <w:numId w:val="194"/>
        </w:numPr>
      </w:pPr>
      <w:r>
        <w:t>Return the result of instanceofOperator(</w:t>
      </w:r>
      <w:r>
        <w:rPr>
          <w:i/>
          <w:iCs/>
        </w:rPr>
        <w:t>O</w:t>
      </w:r>
      <w:r>
        <w:t>,</w:t>
      </w:r>
      <w:r>
        <w:rPr>
          <w:i/>
          <w:iCs/>
        </w:rPr>
        <w:t>BC</w:t>
      </w:r>
      <w:r>
        <w:t xml:space="preserve">)  (see </w:t>
      </w:r>
      <w:r w:rsidR="00CE51AB">
        <w:fldChar w:fldCharType="begin"/>
      </w:r>
      <w:r w:rsidR="00CE51AB">
        <w:instrText xml:space="preserve"> REF _Ref365548729 \r \h </w:instrText>
      </w:r>
      <w:r w:rsidR="00CE51AB">
        <w:fldChar w:fldCharType="separate"/>
      </w:r>
      <w:r w:rsidR="00083CEC">
        <w:t>12.8.1</w:t>
      </w:r>
      <w:r w:rsidR="00CE51AB">
        <w:fldChar w:fldCharType="end"/>
      </w:r>
      <w:r>
        <w:t>).</w:t>
      </w:r>
    </w:p>
    <w:p w14:paraId="033813D2" w14:textId="77777777" w:rsidR="005D37A2" w:rsidRPr="00E77497" w:rsidRDefault="005D37A2" w:rsidP="005D37A2">
      <w:pPr>
        <w:pStyle w:val="Alg4"/>
        <w:numPr>
          <w:ilvl w:val="0"/>
          <w:numId w:val="194"/>
        </w:numPr>
      </w:pPr>
      <w:r w:rsidRPr="000801CC">
        <w:t xml:space="preserve">If </w:t>
      </w:r>
      <w:r w:rsidRPr="00E77497">
        <w:t>Type(</w:t>
      </w:r>
      <w:r>
        <w:rPr>
          <w:i/>
        </w:rPr>
        <w:t>O</w:t>
      </w:r>
      <w:r>
        <w:t xml:space="preserve">) </w:t>
      </w:r>
      <w:r w:rsidRPr="00E77497">
        <w:t xml:space="preserve">is not </w:t>
      </w:r>
      <w:r>
        <w:t>O</w:t>
      </w:r>
      <w:r w:rsidRPr="00E77497">
        <w:t xml:space="preserve">bject, return </w:t>
      </w:r>
      <w:r w:rsidRPr="00E77497">
        <w:rPr>
          <w:b/>
        </w:rPr>
        <w:t>false</w:t>
      </w:r>
      <w:r w:rsidRPr="00E77497">
        <w:t>.</w:t>
      </w:r>
    </w:p>
    <w:p w14:paraId="195D16F7" w14:textId="77777777" w:rsidR="005D37A2" w:rsidRPr="00E77497" w:rsidRDefault="005D37A2" w:rsidP="005D37A2">
      <w:pPr>
        <w:pStyle w:val="Alg4"/>
        <w:numPr>
          <w:ilvl w:val="0"/>
          <w:numId w:val="194"/>
        </w:numPr>
      </w:pPr>
      <w:r w:rsidRPr="00E77497">
        <w:t xml:space="preserve">Let </w:t>
      </w:r>
      <w:r>
        <w:rPr>
          <w:i/>
        </w:rPr>
        <w:t>P</w:t>
      </w:r>
      <w:r w:rsidRPr="00E77497">
        <w:t xml:space="preserve"> be the result of Get</w:t>
      </w:r>
      <w:r>
        <w:t>(</w:t>
      </w:r>
      <w:r>
        <w:rPr>
          <w:i/>
        </w:rPr>
        <w:t>C</w:t>
      </w:r>
      <w:r>
        <w:t>,</w:t>
      </w:r>
      <w:r w:rsidRPr="00E77497">
        <w:t xml:space="preserve"> </w:t>
      </w:r>
      <w:r w:rsidRPr="00E77497">
        <w:rPr>
          <w:rFonts w:ascii="Courier New" w:hAnsi="Courier New"/>
          <w:b/>
        </w:rPr>
        <w:t>"prototype"</w:t>
      </w:r>
      <w:r w:rsidRPr="00844B9F">
        <w:rPr>
          <w:bCs/>
        </w:rPr>
        <w:t>)</w:t>
      </w:r>
      <w:r w:rsidRPr="00E77497">
        <w:t>.</w:t>
      </w:r>
    </w:p>
    <w:p w14:paraId="2346B3A3" w14:textId="77777777" w:rsidR="005D37A2" w:rsidRDefault="005D37A2" w:rsidP="005D37A2">
      <w:pPr>
        <w:pStyle w:val="Alg4"/>
        <w:numPr>
          <w:ilvl w:val="0"/>
          <w:numId w:val="194"/>
        </w:numPr>
      </w:pPr>
      <w:r>
        <w:t>ReturnIfAbrupt(</w:t>
      </w:r>
      <w:r>
        <w:rPr>
          <w:i/>
        </w:rPr>
        <w:t>P</w:t>
      </w:r>
      <w:r>
        <w:t>).</w:t>
      </w:r>
    </w:p>
    <w:p w14:paraId="6A663DA4" w14:textId="77777777" w:rsidR="005D37A2" w:rsidRPr="00E77497" w:rsidRDefault="005D37A2" w:rsidP="005D37A2">
      <w:pPr>
        <w:pStyle w:val="Alg4"/>
        <w:numPr>
          <w:ilvl w:val="0"/>
          <w:numId w:val="194"/>
        </w:numPr>
      </w:pPr>
      <w:r w:rsidRPr="00E77497">
        <w:t>If Type(</w:t>
      </w:r>
      <w:r>
        <w:rPr>
          <w:i/>
        </w:rPr>
        <w:t>P</w:t>
      </w:r>
      <w:r w:rsidRPr="00E77497">
        <w:t xml:space="preserve">) is not Object, throw a </w:t>
      </w:r>
      <w:r w:rsidRPr="00E77497">
        <w:rPr>
          <w:b/>
        </w:rPr>
        <w:t>TypeError</w:t>
      </w:r>
      <w:r w:rsidRPr="00E77497">
        <w:t xml:space="preserve"> exception.</w:t>
      </w:r>
    </w:p>
    <w:p w14:paraId="6F57BD14" w14:textId="77777777" w:rsidR="005D37A2" w:rsidRPr="00E77497" w:rsidRDefault="005D37A2" w:rsidP="005D37A2">
      <w:pPr>
        <w:pStyle w:val="Alg4"/>
        <w:numPr>
          <w:ilvl w:val="0"/>
          <w:numId w:val="194"/>
        </w:numPr>
      </w:pPr>
      <w:r w:rsidRPr="00E77497">
        <w:t>Repeat</w:t>
      </w:r>
    </w:p>
    <w:p w14:paraId="13FD95D0" w14:textId="77777777" w:rsidR="005D37A2" w:rsidRPr="00E77497" w:rsidRDefault="005D37A2" w:rsidP="005D37A2">
      <w:pPr>
        <w:pStyle w:val="Alg4"/>
        <w:numPr>
          <w:ilvl w:val="1"/>
          <w:numId w:val="194"/>
        </w:numPr>
      </w:pPr>
      <w:r>
        <w:t>S</w:t>
      </w:r>
      <w:r w:rsidRPr="00E77497">
        <w:t xml:space="preserve">et </w:t>
      </w:r>
      <w:r>
        <w:rPr>
          <w:i/>
        </w:rPr>
        <w:t>O</w:t>
      </w:r>
      <w:r w:rsidRPr="00E77497">
        <w:t xml:space="preserve"> </w:t>
      </w:r>
      <w:r>
        <w:t>to</w:t>
      </w:r>
      <w:r w:rsidRPr="00E77497">
        <w:t xml:space="preserve"> the </w:t>
      </w:r>
      <w:r>
        <w:t>result</w:t>
      </w:r>
      <w:r w:rsidRPr="00E77497">
        <w:t xml:space="preserve"> of </w:t>
      </w:r>
      <w:r>
        <w:t xml:space="preserve">calling </w:t>
      </w:r>
      <w:r w:rsidRPr="00E77497">
        <w:t>the [[</w:t>
      </w:r>
      <w:r>
        <w:t>GetInheritance</w:t>
      </w:r>
      <w:r w:rsidRPr="00E77497">
        <w:t xml:space="preserve">]] internal </w:t>
      </w:r>
      <w:r>
        <w:t>method</w:t>
      </w:r>
      <w:r w:rsidRPr="00E77497">
        <w:t xml:space="preserve"> of </w:t>
      </w:r>
      <w:r>
        <w:rPr>
          <w:i/>
        </w:rPr>
        <w:t>O</w:t>
      </w:r>
      <w:r>
        <w:rPr>
          <w:iCs/>
        </w:rPr>
        <w:t xml:space="preserve"> with no arguments</w:t>
      </w:r>
      <w:r w:rsidRPr="00E77497">
        <w:t>.</w:t>
      </w:r>
    </w:p>
    <w:p w14:paraId="0269159F" w14:textId="77777777" w:rsidR="005D37A2" w:rsidRDefault="005D37A2" w:rsidP="005D37A2">
      <w:pPr>
        <w:pStyle w:val="Alg4"/>
        <w:numPr>
          <w:ilvl w:val="1"/>
          <w:numId w:val="194"/>
        </w:numPr>
      </w:pPr>
      <w:r>
        <w:t>ReturnIfAbrupt(</w:t>
      </w:r>
      <w:r>
        <w:rPr>
          <w:i/>
        </w:rPr>
        <w:t>O</w:t>
      </w:r>
      <w:r>
        <w:t>).</w:t>
      </w:r>
    </w:p>
    <w:p w14:paraId="146F2C10" w14:textId="77777777" w:rsidR="005D37A2" w:rsidRPr="00E77497" w:rsidRDefault="005D37A2" w:rsidP="005D37A2">
      <w:pPr>
        <w:pStyle w:val="Alg4"/>
        <w:numPr>
          <w:ilvl w:val="1"/>
          <w:numId w:val="194"/>
        </w:numPr>
      </w:pPr>
      <w:r w:rsidRPr="00E77497">
        <w:t xml:space="preserve">If </w:t>
      </w:r>
      <w:r>
        <w:rPr>
          <w:i/>
        </w:rPr>
        <w:t>O</w:t>
      </w:r>
      <w:r w:rsidRPr="00E77497">
        <w:t xml:space="preserve"> is </w:t>
      </w:r>
      <w:r w:rsidRPr="00E77497">
        <w:rPr>
          <w:rFonts w:ascii="Courier New" w:hAnsi="Courier New"/>
          <w:b/>
        </w:rPr>
        <w:t>null</w:t>
      </w:r>
      <w:r w:rsidRPr="00E77497">
        <w:t xml:space="preserve">, return </w:t>
      </w:r>
      <w:r w:rsidRPr="00E77497">
        <w:rPr>
          <w:b/>
        </w:rPr>
        <w:t>false</w:t>
      </w:r>
      <w:r w:rsidRPr="00E77497">
        <w:t>.</w:t>
      </w:r>
    </w:p>
    <w:p w14:paraId="07FA173E" w14:textId="77777777" w:rsidR="005D37A2" w:rsidRPr="00E77497" w:rsidRDefault="005D37A2" w:rsidP="005D37A2">
      <w:pPr>
        <w:pStyle w:val="Alg4"/>
        <w:numPr>
          <w:ilvl w:val="1"/>
          <w:numId w:val="194"/>
        </w:numPr>
        <w:spacing w:after="220"/>
      </w:pPr>
      <w:r w:rsidRPr="00E77497">
        <w:t xml:space="preserve">If </w:t>
      </w:r>
      <w:r>
        <w:t>SameValue(</w:t>
      </w:r>
      <w:r>
        <w:rPr>
          <w:i/>
        </w:rPr>
        <w:t>P</w:t>
      </w:r>
      <w:r>
        <w:t>,</w:t>
      </w:r>
      <w:r w:rsidRPr="00E77497">
        <w:t xml:space="preserve"> </w:t>
      </w:r>
      <w:r>
        <w:rPr>
          <w:i/>
        </w:rPr>
        <w:t>O</w:t>
      </w:r>
      <w:r>
        <w:rPr>
          <w:iCs/>
        </w:rPr>
        <w:t>)</w:t>
      </w:r>
      <w:r w:rsidRPr="00E77497">
        <w:t xml:space="preserve"> </w:t>
      </w:r>
      <w:r>
        <w:t xml:space="preserve">is </w:t>
      </w:r>
      <w:r>
        <w:rPr>
          <w:b/>
        </w:rPr>
        <w:t>true</w:t>
      </w:r>
      <w:r w:rsidRPr="00E77497">
        <w:t xml:space="preserve">, return </w:t>
      </w:r>
      <w:r w:rsidRPr="00E77497">
        <w:rPr>
          <w:b/>
        </w:rPr>
        <w:t>true</w:t>
      </w:r>
      <w:r w:rsidRPr="00E77497">
        <w:t>.</w:t>
      </w:r>
    </w:p>
    <w:p w14:paraId="205A5D33" w14:textId="77777777" w:rsidR="005D37A2" w:rsidRPr="00A67AF2" w:rsidRDefault="005D37A2" w:rsidP="005D37A2">
      <w:pPr>
        <w:pStyle w:val="30"/>
      </w:pPr>
      <w:bookmarkStart w:id="450" w:name="_Toc366141787"/>
      <w:r>
        <w:t>GetPrototypeFromConstructor</w:t>
      </w:r>
      <w:r w:rsidRPr="00A67AF2">
        <w:t xml:space="preserve"> (</w:t>
      </w:r>
      <w:r>
        <w:t xml:space="preserve"> constructor, intrinsicDefaultProto </w:t>
      </w:r>
      <w:r w:rsidRPr="00A67AF2">
        <w:t>)</w:t>
      </w:r>
      <w:bookmarkEnd w:id="450"/>
    </w:p>
    <w:p w14:paraId="45B61F6E" w14:textId="77777777" w:rsidR="005D37A2" w:rsidRPr="00E77497" w:rsidRDefault="005D37A2" w:rsidP="005D37A2">
      <w:r>
        <w:t>T</w:t>
      </w:r>
      <w:r w:rsidRPr="00675B74">
        <w:t>he</w:t>
      </w:r>
      <w:r w:rsidRPr="000801CC">
        <w:t xml:space="preserve"> </w:t>
      </w:r>
      <w:r>
        <w:t>abstract operation</w:t>
      </w:r>
      <w:r w:rsidRPr="00675B74">
        <w:t xml:space="preserve"> </w:t>
      </w:r>
      <w:r w:rsidRPr="001E14C5">
        <w:rPr>
          <w:rFonts w:ascii="Times New Roman" w:eastAsia="Times New Roman" w:hAnsi="Times New Roman"/>
          <w:spacing w:val="6"/>
          <w:lang w:eastAsia="en-US"/>
        </w:rPr>
        <w:t xml:space="preserve">GetPrototypeFromConstructor </w:t>
      </w:r>
      <w:r>
        <w:t xml:space="preserve">determines the [[Prototype]] value that should be used to create an object corresponding to a specific constructor. The value is retrieved from the constructor’s </w:t>
      </w:r>
      <w:r w:rsidRPr="00695875">
        <w:rPr>
          <w:rFonts w:ascii="Courier New" w:hAnsi="Courier New" w:cs="Courier New"/>
          <w:b/>
          <w:bCs/>
        </w:rPr>
        <w:t>prototype</w:t>
      </w:r>
      <w:r>
        <w:t xml:space="preserve"> property, if it exists. Otherwise the supplied default is used for [[Prototype]]. This abstract operation performs</w:t>
      </w:r>
      <w:r w:rsidRPr="00E77497">
        <w:t xml:space="preserve"> the following steps:</w:t>
      </w:r>
    </w:p>
    <w:p w14:paraId="76E097BF" w14:textId="77777777" w:rsidR="005D37A2" w:rsidRDefault="005D37A2" w:rsidP="005D37A2">
      <w:pPr>
        <w:numPr>
          <w:ilvl w:val="0"/>
          <w:numId w:val="1276"/>
        </w:numPr>
        <w:contextualSpacing/>
        <w:rPr>
          <w:rFonts w:ascii="Times New Roman" w:hAnsi="Times New Roman"/>
        </w:rPr>
      </w:pPr>
      <w:r>
        <w:rPr>
          <w:rFonts w:ascii="Times New Roman" w:hAnsi="Times New Roman"/>
        </w:rPr>
        <w:t xml:space="preserve">Assert: </w:t>
      </w:r>
      <w:r>
        <w:rPr>
          <w:rFonts w:ascii="Times New Roman" w:hAnsi="Times New Roman"/>
          <w:i/>
          <w:iCs/>
        </w:rPr>
        <w:t>intrinsicDefaultProto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14:paraId="212A83F5" w14:textId="77777777" w:rsidR="005D37A2" w:rsidRDefault="005D37A2" w:rsidP="005D37A2">
      <w:pPr>
        <w:numPr>
          <w:ilvl w:val="0"/>
          <w:numId w:val="1276"/>
        </w:numPr>
        <w:contextualSpacing/>
        <w:rPr>
          <w:rFonts w:ascii="Times New Roman" w:hAnsi="Times New Roman"/>
        </w:rPr>
      </w:pPr>
      <w:r>
        <w:rPr>
          <w:rFonts w:ascii="Times New Roman" w:hAnsi="Times New Roman"/>
        </w:rPr>
        <w:t>If IsConstructor (</w:t>
      </w:r>
      <w:r>
        <w:rPr>
          <w:rFonts w:ascii="Times New Roman" w:hAnsi="Times New Roman"/>
          <w:i/>
          <w:iCs/>
        </w:rPr>
        <w:t>constructor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0F59A6">
        <w:rPr>
          <w:rFonts w:ascii="Times New Roman" w:hAnsi="Times New Roman"/>
          <w:b/>
          <w:bCs/>
        </w:rPr>
        <w:t>TypeError</w:t>
      </w:r>
      <w:r>
        <w:rPr>
          <w:rFonts w:ascii="Times New Roman" w:hAnsi="Times New Roman"/>
        </w:rPr>
        <w:t xml:space="preserve"> exception.</w:t>
      </w:r>
    </w:p>
    <w:p w14:paraId="7715145C" w14:textId="77777777" w:rsidR="005D37A2" w:rsidRPr="00E77497" w:rsidRDefault="005D37A2" w:rsidP="005D37A2">
      <w:pPr>
        <w:numPr>
          <w:ilvl w:val="0"/>
          <w:numId w:val="127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constructor</w:t>
      </w:r>
      <w:r>
        <w:rPr>
          <w:rFonts w:ascii="Times New Roman" w:hAnsi="Times New Roman"/>
        </w:rPr>
        <w:t xml:space="preserve">, </w:t>
      </w:r>
      <w:r w:rsidRPr="00E77497">
        <w:rPr>
          <w:rFonts w:ascii="Courier New" w:hAnsi="Courier New"/>
          <w:b/>
        </w:rPr>
        <w:t>"prototype"</w:t>
      </w:r>
      <w:r w:rsidRPr="00844B9F">
        <w:rPr>
          <w:rFonts w:ascii="Times New Roman" w:hAnsi="Times New Roman"/>
          <w:bCs/>
        </w:rPr>
        <w:t>)</w:t>
      </w:r>
      <w:r w:rsidRPr="00E77497">
        <w:rPr>
          <w:rFonts w:ascii="Times New Roman" w:hAnsi="Times New Roman"/>
        </w:rPr>
        <w:t>.</w:t>
      </w:r>
    </w:p>
    <w:p w14:paraId="7EBAFCC3" w14:textId="77777777" w:rsidR="005D37A2" w:rsidRDefault="005D37A2" w:rsidP="005D37A2">
      <w:pPr>
        <w:numPr>
          <w:ilvl w:val="0"/>
          <w:numId w:val="1276"/>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667FC20B" w14:textId="77777777" w:rsidR="005D37A2" w:rsidRDefault="005D37A2" w:rsidP="005D37A2">
      <w:pPr>
        <w:numPr>
          <w:ilvl w:val="0"/>
          <w:numId w:val="1276"/>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w:t>
      </w:r>
      <w:r>
        <w:rPr>
          <w:rFonts w:ascii="Times New Roman" w:hAnsi="Times New Roman"/>
        </w:rPr>
        <w:t xml:space="preserve">not </w:t>
      </w:r>
      <w:r w:rsidRPr="00E77497">
        <w:rPr>
          <w:rFonts w:ascii="Times New Roman" w:hAnsi="Times New Roman"/>
        </w:rPr>
        <w:t>Object</w:t>
      </w:r>
      <w:r>
        <w:rPr>
          <w:rFonts w:ascii="Times New Roman" w:hAnsi="Times New Roman"/>
        </w:rPr>
        <w:t>, then</w:t>
      </w:r>
    </w:p>
    <w:p w14:paraId="4E440DEA" w14:textId="77777777" w:rsidR="005D37A2" w:rsidRDefault="005D37A2" w:rsidP="005D37A2">
      <w:pPr>
        <w:numPr>
          <w:ilvl w:val="1"/>
          <w:numId w:val="1276"/>
        </w:numPr>
        <w:contextualSpacing/>
        <w:rPr>
          <w:rFonts w:ascii="Times New Roman" w:hAnsi="Times New Roman"/>
        </w:rPr>
      </w:pPr>
      <w:r>
        <w:rPr>
          <w:rFonts w:ascii="Times New Roman" w:hAnsi="Times New Roman"/>
        </w:rPr>
        <w:t xml:space="preserve">If </w:t>
      </w:r>
      <w:r>
        <w:rPr>
          <w:rFonts w:ascii="Times New Roman" w:hAnsi="Times New Roman"/>
          <w:i/>
          <w:iCs/>
        </w:rPr>
        <w:t xml:space="preserve">constructor </w:t>
      </w:r>
      <w:r>
        <w:rPr>
          <w:rFonts w:ascii="Times New Roman" w:hAnsi="Times New Roman"/>
        </w:rPr>
        <w:t xml:space="preserve">has a [[Realm]] internal data property, let </w:t>
      </w:r>
      <w:r>
        <w:rPr>
          <w:rFonts w:ascii="Times New Roman" w:hAnsi="Times New Roman"/>
          <w:i/>
          <w:iCs/>
        </w:rPr>
        <w:t>realm</w:t>
      </w:r>
      <w:r>
        <w:rPr>
          <w:rFonts w:ascii="Times New Roman" w:hAnsi="Times New Roman"/>
        </w:rPr>
        <w:t xml:space="preserve"> be </w:t>
      </w:r>
      <w:r>
        <w:rPr>
          <w:rFonts w:ascii="Times New Roman" w:hAnsi="Times New Roman"/>
          <w:i/>
          <w:iCs/>
        </w:rPr>
        <w:t>constructor’s</w:t>
      </w:r>
      <w:r>
        <w:rPr>
          <w:rFonts w:ascii="Times New Roman" w:hAnsi="Times New Roman"/>
        </w:rPr>
        <w:t xml:space="preserve"> [[Realm]].</w:t>
      </w:r>
    </w:p>
    <w:p w14:paraId="23D6B5C2" w14:textId="77777777" w:rsidR="005D37A2" w:rsidRDefault="005D37A2" w:rsidP="005D37A2">
      <w:pPr>
        <w:numPr>
          <w:ilvl w:val="1"/>
          <w:numId w:val="1276"/>
        </w:numPr>
        <w:contextualSpacing/>
        <w:rPr>
          <w:rFonts w:ascii="Times New Roman" w:hAnsi="Times New Roman"/>
        </w:rPr>
      </w:pPr>
      <w:r>
        <w:rPr>
          <w:rFonts w:ascii="Times New Roman" w:hAnsi="Times New Roman"/>
        </w:rPr>
        <w:t>Else,</w:t>
      </w:r>
    </w:p>
    <w:p w14:paraId="7F078E97" w14:textId="77777777" w:rsidR="005D37A2" w:rsidRPr="00FE3BD9" w:rsidRDefault="005D37A2" w:rsidP="005D37A2">
      <w:pPr>
        <w:numPr>
          <w:ilvl w:val="2"/>
          <w:numId w:val="1276"/>
        </w:numPr>
        <w:contextualSpacing/>
        <w:rPr>
          <w:rFonts w:ascii="Times New Roman" w:hAnsi="Times New Roman"/>
        </w:rPr>
      </w:pPr>
      <w:r w:rsidRPr="00FE3BD9">
        <w:rPr>
          <w:rFonts w:ascii="Times New Roman" w:hAnsi="Times New Roman"/>
        </w:rPr>
        <w:t xml:space="preserve">Let </w:t>
      </w:r>
      <w:r w:rsidRPr="00FE3BD9">
        <w:rPr>
          <w:rFonts w:ascii="Times New Roman" w:hAnsi="Times New Roman"/>
          <w:i/>
          <w:iCs/>
        </w:rPr>
        <w:t>ctx</w:t>
      </w:r>
      <w:r w:rsidRPr="00FE3BD9">
        <w:rPr>
          <w:rFonts w:ascii="Times New Roman" w:hAnsi="Times New Roman"/>
        </w:rPr>
        <w:t xml:space="preserve"> be the running execution context.</w:t>
      </w:r>
    </w:p>
    <w:p w14:paraId="5FF6431F" w14:textId="77777777" w:rsidR="005D37A2" w:rsidRDefault="005D37A2" w:rsidP="005D37A2">
      <w:pPr>
        <w:numPr>
          <w:ilvl w:val="2"/>
          <w:numId w:val="1276"/>
        </w:numPr>
        <w:contextualSpacing/>
        <w:rPr>
          <w:rFonts w:ascii="Times New Roman" w:hAnsi="Times New Roman"/>
        </w:rPr>
      </w:pPr>
      <w:r>
        <w:rPr>
          <w:rFonts w:ascii="Times New Roman" w:hAnsi="Times New Roman"/>
        </w:rPr>
        <w:t xml:space="preserve">Let </w:t>
      </w:r>
      <w:r>
        <w:rPr>
          <w:rFonts w:ascii="Times New Roman" w:hAnsi="Times New Roman"/>
          <w:i/>
          <w:iCs/>
        </w:rPr>
        <w:t>realm</w:t>
      </w:r>
      <w:r>
        <w:rPr>
          <w:rFonts w:ascii="Times New Roman" w:hAnsi="Times New Roman"/>
        </w:rPr>
        <w:t xml:space="preserve"> be </w:t>
      </w:r>
      <w:r w:rsidRPr="00FE3BD9">
        <w:rPr>
          <w:rFonts w:ascii="Times New Roman" w:hAnsi="Times New Roman"/>
          <w:i/>
          <w:iCs/>
        </w:rPr>
        <w:t>ctx’s</w:t>
      </w:r>
      <w:r w:rsidRPr="00FE3BD9">
        <w:rPr>
          <w:rFonts w:ascii="Times New Roman" w:hAnsi="Times New Roman"/>
        </w:rPr>
        <w:t xml:space="preserve"> Realm.</w:t>
      </w:r>
    </w:p>
    <w:p w14:paraId="0579D74E" w14:textId="77777777" w:rsidR="005D37A2" w:rsidRDefault="005D37A2" w:rsidP="005D37A2">
      <w:pPr>
        <w:numPr>
          <w:ilvl w:val="1"/>
          <w:numId w:val="1276"/>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w:t>
      </w:r>
      <w:r>
        <w:rPr>
          <w:rFonts w:ascii="Times New Roman" w:hAnsi="Times New Roman"/>
          <w:i/>
          <w:iCs/>
        </w:rPr>
        <w:t>realm’s</w:t>
      </w:r>
      <w:r>
        <w:rPr>
          <w:rFonts w:ascii="Times New Roman" w:hAnsi="Times New Roman"/>
        </w:rPr>
        <w:t xml:space="preserve"> intrinsic object named </w:t>
      </w:r>
      <w:r>
        <w:rPr>
          <w:rFonts w:ascii="Times New Roman" w:hAnsi="Times New Roman"/>
          <w:i/>
          <w:iCs/>
        </w:rPr>
        <w:t>intrinsicDefaultProto</w:t>
      </w:r>
      <w:r>
        <w:rPr>
          <w:rFonts w:ascii="Times New Roman" w:hAnsi="Times New Roman"/>
        </w:rPr>
        <w:t>.</w:t>
      </w:r>
    </w:p>
    <w:p w14:paraId="2E45730D" w14:textId="77777777" w:rsidR="005D37A2" w:rsidRPr="00E77497" w:rsidRDefault="005D37A2" w:rsidP="005D37A2">
      <w:pPr>
        <w:numPr>
          <w:ilvl w:val="0"/>
          <w:numId w:val="1276"/>
        </w:numPr>
        <w:contextualSpacing/>
        <w:rPr>
          <w:rFonts w:ascii="Times New Roman" w:hAnsi="Times New Roman"/>
        </w:rPr>
      </w:pPr>
      <w:r w:rsidRPr="00E77497">
        <w:rPr>
          <w:rFonts w:ascii="Times New Roman" w:hAnsi="Times New Roman"/>
        </w:rPr>
        <w:t xml:space="preserve">Return </w:t>
      </w:r>
      <w:r>
        <w:rPr>
          <w:rFonts w:ascii="Times New Roman" w:hAnsi="Times New Roman"/>
          <w:i/>
        </w:rPr>
        <w:t>proto</w:t>
      </w:r>
      <w:r w:rsidRPr="00E77497">
        <w:rPr>
          <w:rFonts w:ascii="Times New Roman" w:hAnsi="Times New Roman"/>
        </w:rPr>
        <w:t>.</w:t>
      </w:r>
    </w:p>
    <w:p w14:paraId="395B778A" w14:textId="77777777" w:rsidR="005D37A2" w:rsidRPr="00E90AD0" w:rsidRDefault="005D37A2" w:rsidP="005D37A2">
      <w:pPr>
        <w:pStyle w:val="Note"/>
      </w:pPr>
      <w:r>
        <w:t>NOTE</w:t>
      </w:r>
      <w:r>
        <w:tab/>
        <w:t xml:space="preserve">If </w:t>
      </w:r>
      <w:r w:rsidRPr="00AC0382">
        <w:rPr>
          <w:rFonts w:ascii="Times New Roman" w:hAnsi="Times New Roman"/>
          <w:i/>
          <w:iCs/>
        </w:rPr>
        <w:t>constructor</w:t>
      </w:r>
      <w:r>
        <w:t xml:space="preserve"> does not supply a [[Prototype]] value, the default value that is used is obtained from the Code Realm of the </w:t>
      </w:r>
      <w:r w:rsidRPr="00E90AD0">
        <w:rPr>
          <w:rFonts w:ascii="Times New Roman" w:hAnsi="Times New Roman"/>
          <w:i/>
          <w:iCs/>
        </w:rPr>
        <w:t>constructor</w:t>
      </w:r>
      <w:r>
        <w:t xml:space="preserve"> function rather than from the running execution context.  This accounts for the possibility that a built-in @@create method from a different Code Realm might be installed on </w:t>
      </w:r>
      <w:r w:rsidRPr="00E90AD0">
        <w:rPr>
          <w:rFonts w:ascii="Times New Roman" w:hAnsi="Times New Roman"/>
          <w:i/>
          <w:iCs/>
        </w:rPr>
        <w:t>constructor</w:t>
      </w:r>
      <w:r>
        <w:t>.</w:t>
      </w:r>
    </w:p>
    <w:p w14:paraId="0505BD5B" w14:textId="77777777" w:rsidR="005D37A2" w:rsidRPr="00A67AF2" w:rsidRDefault="005D37A2" w:rsidP="005D37A2">
      <w:pPr>
        <w:pStyle w:val="30"/>
      </w:pPr>
      <w:bookmarkStart w:id="451" w:name="_Toc366141788"/>
      <w:r>
        <w:t>OrdinaryCreateFromConstructor</w:t>
      </w:r>
      <w:r w:rsidRPr="00A67AF2">
        <w:t xml:space="preserve"> (</w:t>
      </w:r>
      <w:r>
        <w:t xml:space="preserve"> constructor, intrinsicDefaultProto, internalDataList </w:t>
      </w:r>
      <w:r w:rsidRPr="00A67AF2">
        <w:t>)</w:t>
      </w:r>
      <w:bookmarkEnd w:id="451"/>
    </w:p>
    <w:p w14:paraId="483E05D4" w14:textId="77777777" w:rsidR="005D37A2" w:rsidRPr="00E77497" w:rsidRDefault="005D37A2" w:rsidP="005D37A2">
      <w:r>
        <w:t>T</w:t>
      </w:r>
      <w:r w:rsidRPr="00675B74">
        <w:t>he</w:t>
      </w:r>
      <w:r w:rsidRPr="000801CC">
        <w:t xml:space="preserve"> </w:t>
      </w:r>
      <w:r>
        <w:t>abstract operation</w:t>
      </w:r>
      <w:r w:rsidRPr="00675B74">
        <w:t xml:space="preserve"> </w:t>
      </w:r>
      <w:r w:rsidRPr="00277CB5">
        <w:rPr>
          <w:rFonts w:ascii="Times New Roman" w:eastAsia="Times New Roman" w:hAnsi="Times New Roman"/>
          <w:spacing w:val="6"/>
          <w:lang w:eastAsia="en-US"/>
        </w:rPr>
        <w:t xml:space="preserve">OrdinaryCreateFromConstructor </w:t>
      </w:r>
      <w:r>
        <w:t xml:space="preserve">creates an ordinary object whose [[Prototype]] value is retrieved from a constructor’s </w:t>
      </w:r>
      <w:r w:rsidRPr="00695875">
        <w:rPr>
          <w:rFonts w:ascii="Courier New" w:hAnsi="Courier New" w:cs="Courier New"/>
          <w:b/>
          <w:bCs/>
        </w:rPr>
        <w:t>prototype</w:t>
      </w:r>
      <w:r>
        <w:t xml:space="preserve"> property, if it exists. Otherwise the supplied default is used for [[Prototype]]. The optional </w:t>
      </w:r>
      <w:r w:rsidRPr="00AD0B0E">
        <w:rPr>
          <w:rFonts w:ascii="Times New Roman" w:eastAsia="Times New Roman" w:hAnsi="Times New Roman"/>
          <w:i/>
          <w:iCs/>
          <w:spacing w:val="6"/>
          <w:lang w:eastAsia="en-US"/>
        </w:rPr>
        <w:t>internalDataList</w:t>
      </w:r>
      <w:r>
        <w:t xml:space="preserve"> is a List of the names of internal data property names that should be defined as part of the object. If the list is not provided, an empty List is used.  This abstract operation performs</w:t>
      </w:r>
      <w:r w:rsidRPr="00E77497">
        <w:t xml:space="preserve"> the following steps:</w:t>
      </w:r>
    </w:p>
    <w:p w14:paraId="0E727195" w14:textId="77777777" w:rsidR="005D37A2" w:rsidRDefault="005D37A2" w:rsidP="005D37A2">
      <w:pPr>
        <w:numPr>
          <w:ilvl w:val="0"/>
          <w:numId w:val="1319"/>
        </w:numPr>
        <w:contextualSpacing/>
        <w:rPr>
          <w:rFonts w:ascii="Times New Roman" w:hAnsi="Times New Roman"/>
        </w:rPr>
      </w:pPr>
      <w:r>
        <w:rPr>
          <w:rFonts w:ascii="Times New Roman" w:hAnsi="Times New Roman"/>
        </w:rPr>
        <w:t xml:space="preserve">Assert: </w:t>
      </w:r>
      <w:r>
        <w:rPr>
          <w:rFonts w:ascii="Times New Roman" w:hAnsi="Times New Roman"/>
          <w:i/>
          <w:iCs/>
        </w:rPr>
        <w:t>intrinsicDefaultProto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14:paraId="577C1341" w14:textId="77777777" w:rsidR="005D37A2" w:rsidRDefault="005D37A2" w:rsidP="005D37A2">
      <w:pPr>
        <w:numPr>
          <w:ilvl w:val="0"/>
          <w:numId w:val="13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constructor</w:t>
      </w:r>
      <w:r>
        <w:rPr>
          <w:rFonts w:ascii="Times New Roman" w:hAnsi="Times New Roman"/>
        </w:rPr>
        <w:t>,</w:t>
      </w:r>
      <w:r w:rsidRPr="004A6E26">
        <w:rPr>
          <w:rFonts w:ascii="Times New Roman" w:hAnsi="Times New Roman"/>
          <w:i/>
          <w:iCs/>
        </w:rPr>
        <w:t xml:space="preserve"> </w:t>
      </w:r>
      <w:r>
        <w:rPr>
          <w:rFonts w:ascii="Times New Roman" w:hAnsi="Times New Roman"/>
          <w:i/>
          <w:iCs/>
        </w:rPr>
        <w:t>intrinsicDefaultProto</w:t>
      </w:r>
      <w:r>
        <w:rPr>
          <w:rFonts w:ascii="Times New Roman" w:hAnsi="Times New Roman"/>
        </w:rPr>
        <w:t>).</w:t>
      </w:r>
    </w:p>
    <w:p w14:paraId="4DFB924F" w14:textId="77777777" w:rsidR="005D37A2" w:rsidRDefault="005D37A2" w:rsidP="005D37A2">
      <w:pPr>
        <w:numPr>
          <w:ilvl w:val="0"/>
          <w:numId w:val="13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4728B78A" w14:textId="77777777" w:rsidR="005D37A2" w:rsidRPr="00E77497" w:rsidRDefault="005D37A2" w:rsidP="005D37A2">
      <w:pPr>
        <w:numPr>
          <w:ilvl w:val="0"/>
          <w:numId w:val="1319"/>
        </w:numPr>
        <w:contextualSpacing/>
        <w:rPr>
          <w:rFonts w:ascii="Times New Roman" w:hAnsi="Times New Roman"/>
        </w:rPr>
      </w:pPr>
      <w:r w:rsidRPr="00E77497">
        <w:rPr>
          <w:rFonts w:ascii="Times New Roman" w:hAnsi="Times New Roman"/>
        </w:rPr>
        <w:t xml:space="preserve">Return </w:t>
      </w:r>
      <w:r w:rsidRPr="005F7AD6">
        <w:rPr>
          <w:rFonts w:ascii="Times New Roman" w:hAnsi="Times New Roman"/>
        </w:rPr>
        <w:t>the result of the abstract operation ObjectCreate</w:t>
      </w:r>
      <w:r>
        <w:rPr>
          <w:rFonts w:ascii="Times New Roman" w:hAnsi="Times New Roman"/>
        </w:rPr>
        <w:t>(</w:t>
      </w:r>
      <w:r>
        <w:rPr>
          <w:rFonts w:ascii="Times New Roman" w:hAnsi="Times New Roman"/>
          <w:i/>
        </w:rPr>
        <w:t>proto</w:t>
      </w:r>
      <w:r>
        <w:rPr>
          <w:rFonts w:ascii="Times New Roman" w:hAnsi="Times New Roman"/>
          <w:iCs/>
        </w:rPr>
        <w:t xml:space="preserve">, </w:t>
      </w:r>
      <w:r w:rsidRPr="00977F8C">
        <w:rPr>
          <w:rFonts w:ascii="Times New Roman" w:eastAsia="Times New Roman" w:hAnsi="Times New Roman"/>
          <w:i/>
          <w:iCs/>
          <w:spacing w:val="6"/>
          <w:lang w:eastAsia="en-US"/>
        </w:rPr>
        <w:t>internalDataList</w:t>
      </w:r>
      <w:r>
        <w:rPr>
          <w:rFonts w:ascii="Times New Roman" w:eastAsia="Times New Roman" w:hAnsi="Times New Roman"/>
          <w:spacing w:val="6"/>
          <w:lang w:eastAsia="en-US"/>
        </w:rPr>
        <w:t>)</w:t>
      </w:r>
      <w:r w:rsidRPr="00E77497">
        <w:rPr>
          <w:rFonts w:ascii="Times New Roman" w:hAnsi="Times New Roman"/>
        </w:rPr>
        <w:t>.</w:t>
      </w:r>
    </w:p>
    <w:p w14:paraId="001616FB" w14:textId="77777777" w:rsidR="003A4A57" w:rsidRPr="00E77497" w:rsidRDefault="003A4A57" w:rsidP="003A4A57">
      <w:pPr>
        <w:pStyle w:val="1"/>
      </w:pPr>
      <w:bookmarkStart w:id="452" w:name="_Toc366141789"/>
      <w:r w:rsidRPr="00E77497">
        <w:t>Executable Code and Execution Contexts</w:t>
      </w:r>
      <w:bookmarkEnd w:id="452"/>
    </w:p>
    <w:p w14:paraId="6A7C5999" w14:textId="77777777" w:rsidR="003A4A57" w:rsidRPr="00E65A34" w:rsidRDefault="003A4A57" w:rsidP="003A4A57">
      <w:pPr>
        <w:pStyle w:val="20"/>
      </w:pPr>
      <w:bookmarkStart w:id="453" w:name="_Ref365528902"/>
      <w:bookmarkStart w:id="454" w:name="_Toc366141790"/>
      <w:r w:rsidRPr="00E65A34">
        <w:t>Lexical Environments</w:t>
      </w:r>
      <w:bookmarkEnd w:id="453"/>
      <w:bookmarkEnd w:id="454"/>
    </w:p>
    <w:p w14:paraId="3F862830" w14:textId="77777777" w:rsidR="003A4A57" w:rsidRPr="00E77497" w:rsidRDefault="003A4A57" w:rsidP="003A4A57">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Pr>
          <w:rFonts w:ascii="Times New Roman" w:hAnsi="Times New Roman"/>
          <w:i/>
        </w:rPr>
        <w:t>Block</w:t>
      </w:r>
      <w:r w:rsidRPr="00E77497">
        <w:rPr>
          <w:rFonts w:ascii="Times New Roman" w:hAnsi="Times New Roman"/>
          <w:i/>
        </w:rPr>
        <w:t>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18C0863E" w14:textId="77777777" w:rsidR="003A4A57" w:rsidRPr="00E77497" w:rsidRDefault="003A4A57" w:rsidP="003A4A57">
      <w:r w:rsidRPr="00E77497">
        <w:t xml:space="preserve">An </w:t>
      </w:r>
      <w:r w:rsidRPr="00E77497">
        <w:rPr>
          <w:i/>
        </w:rPr>
        <w:t>Environment Record</w:t>
      </w:r>
      <w:r w:rsidRPr="00E77497">
        <w:t xml:space="preserve"> records the identifier bindings that are created within the scope of its associated Lexical Environment.</w:t>
      </w:r>
    </w:p>
    <w:p w14:paraId="2CEAB2F8" w14:textId="77777777" w:rsidR="003A4A57" w:rsidRPr="00E77497" w:rsidRDefault="003A4A57" w:rsidP="003A4A57">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r>
        <w:t>evaluation</w:t>
      </w:r>
      <w:r w:rsidRPr="00E77497">
        <w:t xml:space="preserve"> of the surrounding function.</w:t>
      </w:r>
    </w:p>
    <w:p w14:paraId="42E0A1A5" w14:textId="77777777" w:rsidR="003A4A57" w:rsidRPr="00120381" w:rsidRDefault="003A4A57" w:rsidP="003A4A57">
      <w:pPr>
        <w:rPr>
          <w:sz w:val="24"/>
          <w:szCs w:val="24"/>
        </w:rPr>
      </w:pPr>
      <w:r>
        <w:t>A</w:t>
      </w:r>
      <w:r w:rsidRPr="00E77497">
        <w:t xml:space="preserve"> </w:t>
      </w:r>
      <w:r w:rsidRPr="00E77497">
        <w:rPr>
          <w:i/>
        </w:rPr>
        <w:t>global environment</w:t>
      </w:r>
      <w:r w:rsidRPr="00E77497">
        <w:t xml:space="preserve"> is a Lexical Environment which </w:t>
      </w:r>
      <w:r>
        <w:t>does not have an outer environment</w:t>
      </w:r>
      <w:r w:rsidRPr="00E77497">
        <w:t xml:space="preserve">. The global environment’s outer environment reference is </w:t>
      </w:r>
      <w:r w:rsidRPr="00E77497">
        <w:rPr>
          <w:b/>
        </w:rPr>
        <w:t>null</w:t>
      </w:r>
      <w:r w:rsidRPr="00E77497">
        <w:t>.</w:t>
      </w:r>
      <w:r>
        <w:t xml:space="preserve"> A global environment’s environment record may be prepopulated with identifier bindings and includes an associated </w:t>
      </w:r>
      <w:r w:rsidRPr="00E41B65">
        <w:rPr>
          <w:i/>
        </w:rPr>
        <w:t>global object</w:t>
      </w:r>
      <w:r>
        <w:t xml:space="preserve"> whose properties provide some of the global environment’s identifier bindings.</w:t>
      </w:r>
      <w:r w:rsidRPr="00E77497">
        <w:t xml:space="preserve"> </w:t>
      </w:r>
      <w:r>
        <w:t xml:space="preserve">This global object is the value of a global environment’s  </w:t>
      </w:r>
      <w:r w:rsidRPr="005B1DB1">
        <w:rPr>
          <w:rFonts w:ascii="Courier New" w:hAnsi="Courier New" w:cs="Courier New"/>
          <w:b/>
        </w:rPr>
        <w:t>this</w:t>
      </w:r>
      <w:r>
        <w:t xml:space="preserve"> binding. </w:t>
      </w:r>
      <w:r w:rsidRPr="00E77497">
        <w:t>As ECMAScript code is executed, additional properties may be added to the global object and the initial properties may be modified.</w:t>
      </w:r>
      <w:r w:rsidRPr="00120381">
        <w:rPr>
          <w:sz w:val="24"/>
          <w:szCs w:val="24"/>
        </w:rPr>
        <w:t xml:space="preserve"> </w:t>
      </w:r>
    </w:p>
    <w:p w14:paraId="3EA610B5" w14:textId="77777777" w:rsidR="003A4A57" w:rsidRDefault="003A4A57" w:rsidP="003A4A57">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environment also captures the state necessary to support </w:t>
      </w:r>
      <w:r w:rsidRPr="008F06EA">
        <w:rPr>
          <w:rFonts w:ascii="Courier New" w:hAnsi="Courier New" w:cs="Courier New"/>
          <w:b/>
        </w:rPr>
        <w:t>super</w:t>
      </w:r>
      <w:r>
        <w:t xml:space="preserve"> method invocations.</w:t>
      </w:r>
    </w:p>
    <w:p w14:paraId="03DBBA76" w14:textId="77777777" w:rsidR="003A4A57" w:rsidRPr="00E77497" w:rsidRDefault="003A4A57" w:rsidP="003A4A57">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1F8CF804" w14:textId="77777777" w:rsidR="003A4A57" w:rsidRPr="00E77497" w:rsidRDefault="003A4A57" w:rsidP="003A4A57">
      <w:pPr>
        <w:pStyle w:val="30"/>
      </w:pPr>
      <w:bookmarkStart w:id="455" w:name="_Ref365530575"/>
      <w:bookmarkStart w:id="456" w:name="_Ref365530749"/>
      <w:bookmarkStart w:id="457" w:name="_Ref365530812"/>
      <w:bookmarkStart w:id="458" w:name="_Toc366141791"/>
      <w:r w:rsidRPr="00E77497">
        <w:t>Environment Records</w:t>
      </w:r>
      <w:bookmarkEnd w:id="455"/>
      <w:bookmarkEnd w:id="456"/>
      <w:bookmarkEnd w:id="457"/>
      <w:bookmarkEnd w:id="458"/>
    </w:p>
    <w:p w14:paraId="7E137F4D" w14:textId="77777777" w:rsidR="003A4A57" w:rsidRPr="00E77497" w:rsidRDefault="003A4A57" w:rsidP="003A4A57">
      <w:r w:rsidRPr="00E77497">
        <w:t xml:space="preserve">There are two </w:t>
      </w:r>
      <w:r>
        <w:t xml:space="preserve">primary </w:t>
      </w:r>
      <w:r w:rsidRPr="00E77497">
        <w:t xml:space="preserve">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WithStatement</w:t>
      </w:r>
      <w:r w:rsidRPr="00E77497">
        <w:t xml:space="preserve"> that associate identifier bindings with the properties of some object.</w:t>
      </w:r>
      <w:r>
        <w:t xml:space="preserve"> Global Environment Records and Function Environment Records are specializations  that are used for specifically for </w:t>
      </w:r>
      <w:r w:rsidRPr="005D449B">
        <w:rPr>
          <w:rFonts w:ascii="Times New Roman" w:hAnsi="Times New Roman"/>
          <w:i/>
        </w:rPr>
        <w:t>Script</w:t>
      </w:r>
      <w:r>
        <w:t xml:space="preserve"> global declarations and for top-level declarations within functions.</w:t>
      </w:r>
    </w:p>
    <w:p w14:paraId="4D07A29C" w14:textId="77777777" w:rsidR="003A4A57" w:rsidRPr="00E77497" w:rsidRDefault="003A4A57" w:rsidP="003A4A57">
      <w:r w:rsidRPr="00E77497">
        <w:t xml:space="preserve">For specification purposes Environment Record values can be thought of as existing in a simple object-oriented hierarchy where Environment Record is an abstract class with </w:t>
      </w:r>
      <w:r>
        <w:t>three</w:t>
      </w:r>
      <w:r w:rsidRPr="00E77497">
        <w:t xml:space="preserve"> concrete subclasses, declarative environment record</w:t>
      </w:r>
      <w:r>
        <w:t>,</w:t>
      </w:r>
      <w:r w:rsidRPr="00E77497">
        <w:t xml:space="preserve"> object environment record</w:t>
      </w:r>
      <w:r>
        <w:t>, and global environment record</w:t>
      </w:r>
      <w:r w:rsidRPr="00E77497">
        <w:t xml:space="preserve">. </w:t>
      </w:r>
      <w:r>
        <w:t xml:space="preserve">Function environment records are a subclass of declarative environment record. </w:t>
      </w:r>
      <w:r w:rsidRPr="00E77497">
        <w:t>The abstract class includes the abstract specification methods defined in</w:t>
      </w:r>
      <w:r w:rsidR="00CF10B9">
        <w:t xml:space="preserve"> </w:t>
      </w:r>
      <w:r w:rsidR="00CF10B9">
        <w:fldChar w:fldCharType="begin"/>
      </w:r>
      <w:r w:rsidR="00CF10B9">
        <w:instrText xml:space="preserve"> REF _Ref365644814 \h </w:instrText>
      </w:r>
      <w:r w:rsidR="00CF10B9">
        <w:fldChar w:fldCharType="separate"/>
      </w:r>
      <w:r w:rsidR="00083CEC">
        <w:t xml:space="preserve">Table </w:t>
      </w:r>
      <w:r w:rsidR="00083CEC">
        <w:rPr>
          <w:noProof/>
        </w:rPr>
        <w:t>16</w:t>
      </w:r>
      <w:r w:rsidR="00CF10B9">
        <w:fldChar w:fldCharType="end"/>
      </w:r>
      <w:r w:rsidRPr="00E77497">
        <w:t xml:space="preserve">. These abstract methods have distinct concrete algorithms for each of the concrete subclasses. </w:t>
      </w:r>
    </w:p>
    <w:p w14:paraId="38F61B68" w14:textId="77777777" w:rsidR="003A4A57" w:rsidRPr="00E77497" w:rsidRDefault="003A4A57" w:rsidP="003A4A57">
      <w:pPr>
        <w:pStyle w:val="Tabletitle"/>
      </w:pPr>
      <w:bookmarkStart w:id="459" w:name="_Ref365644814"/>
      <w:r>
        <w:t xml:space="preserve">Table </w:t>
      </w:r>
      <w:r>
        <w:fldChar w:fldCharType="begin"/>
      </w:r>
      <w:r>
        <w:instrText xml:space="preserve"> SEQ Table \* ARABIC </w:instrText>
      </w:r>
      <w:r>
        <w:fldChar w:fldCharType="separate"/>
      </w:r>
      <w:r w:rsidR="00083CEC">
        <w:rPr>
          <w:noProof/>
        </w:rPr>
        <w:t>16</w:t>
      </w:r>
      <w:r>
        <w:fldChar w:fldCharType="end"/>
      </w:r>
      <w:bookmarkEnd w:id="459"/>
      <w:r w:rsidRPr="00E77497">
        <w:t xml:space="preserve"> —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
      <w:tr w:rsidR="003A4A57" w:rsidRPr="004D1BD1" w14:paraId="6E67CCD0" w14:textId="77777777" w:rsidTr="003A4A57">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14:paraId="54862B5D"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3A3A6CAC"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4D1BD1" w14:paraId="740C671E" w14:textId="77777777" w:rsidTr="003A4A57">
        <w:trPr>
          <w:jc w:val="right"/>
        </w:trPr>
        <w:tc>
          <w:tcPr>
            <w:tcW w:w="3162" w:type="dxa"/>
            <w:tcBorders>
              <w:top w:val="nil"/>
              <w:left w:val="single" w:sz="6" w:space="0" w:color="auto"/>
              <w:bottom w:val="single" w:sz="6" w:space="0" w:color="auto"/>
              <w:right w:val="single" w:sz="6" w:space="0" w:color="auto"/>
            </w:tcBorders>
            <w:hideMark/>
          </w:tcPr>
          <w:p w14:paraId="1F292899" w14:textId="77777777" w:rsidR="003A4A57" w:rsidRPr="00E65A34" w:rsidRDefault="003A4A57" w:rsidP="003A4A57">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14:paraId="090731C1" w14:textId="77777777" w:rsidR="003A4A57" w:rsidRPr="00E77497" w:rsidRDefault="003A4A57" w:rsidP="003A4A57">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3A4A57" w:rsidRPr="004D1BD1" w14:paraId="72F6539E" w14:textId="77777777" w:rsidTr="003A4A57">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14:paraId="1ADCD7F8" w14:textId="77777777" w:rsidR="003A4A57" w:rsidRPr="00E65A34" w:rsidRDefault="003A4A57" w:rsidP="003A4A57">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14:paraId="2556187E" w14:textId="77777777" w:rsidR="003A4A57" w:rsidRPr="00E77497" w:rsidRDefault="003A4A57" w:rsidP="003A4A57">
            <w:pPr>
              <w:keepNext/>
              <w:spacing w:after="60"/>
            </w:pPr>
            <w:r w:rsidRPr="009C202C">
              <w:t xml:space="preserve">Create a new </w:t>
            </w:r>
            <w:r w:rsidRPr="00EA116D">
              <w:t xml:space="preserve">but uninitialised </w:t>
            </w:r>
            <w:r w:rsidRPr="009C202C">
              <w:t xml:space="preserve">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3A4A57" w:rsidRPr="00E77497" w14:paraId="45703F08" w14:textId="77777777" w:rsidTr="003A4A57">
        <w:trPr>
          <w:trHeight w:val="830"/>
          <w:jc w:val="right"/>
        </w:trPr>
        <w:tc>
          <w:tcPr>
            <w:tcW w:w="3162" w:type="dxa"/>
            <w:tcBorders>
              <w:top w:val="single" w:sz="6" w:space="0" w:color="auto"/>
              <w:left w:val="single" w:sz="6" w:space="0" w:color="auto"/>
              <w:bottom w:val="single" w:sz="6" w:space="0" w:color="auto"/>
              <w:right w:val="single" w:sz="6" w:space="0" w:color="auto"/>
            </w:tcBorders>
          </w:tcPr>
          <w:p w14:paraId="6EF2B6ED" w14:textId="77777777" w:rsidR="003A4A57" w:rsidRPr="004D1BD1" w:rsidRDefault="003A4A57" w:rsidP="003A4A57">
            <w:pPr>
              <w:keepNext/>
              <w:spacing w:after="60"/>
            </w:pPr>
            <w:r w:rsidRPr="00EA116D">
              <w:t>CreateImmutableBinding(N)</w:t>
            </w:r>
          </w:p>
        </w:tc>
        <w:tc>
          <w:tcPr>
            <w:tcW w:w="5930" w:type="dxa"/>
            <w:tcBorders>
              <w:top w:val="single" w:sz="6" w:space="0" w:color="auto"/>
              <w:left w:val="single" w:sz="6" w:space="0" w:color="auto"/>
              <w:bottom w:val="single" w:sz="6" w:space="0" w:color="auto"/>
              <w:right w:val="single" w:sz="6" w:space="0" w:color="auto"/>
            </w:tcBorders>
          </w:tcPr>
          <w:p w14:paraId="70609CE7" w14:textId="77777777" w:rsidR="003A4A57" w:rsidRPr="009C202C" w:rsidRDefault="003A4A57" w:rsidP="003A4A57">
            <w:pPr>
              <w:keepNext/>
              <w:spacing w:after="60"/>
            </w:pPr>
            <w:r w:rsidRPr="00EA116D">
              <w:t>Create a new but uninitialised immutable binding in an environment record. The String value N is the text of the bound name.</w:t>
            </w:r>
          </w:p>
        </w:tc>
      </w:tr>
      <w:tr w:rsidR="003A4A57" w:rsidRPr="00E77497" w14:paraId="7CFBF23C" w14:textId="77777777" w:rsidTr="003A4A57">
        <w:trPr>
          <w:trHeight w:val="1064"/>
          <w:jc w:val="right"/>
        </w:trPr>
        <w:tc>
          <w:tcPr>
            <w:tcW w:w="3162" w:type="dxa"/>
            <w:tcBorders>
              <w:top w:val="single" w:sz="6" w:space="0" w:color="auto"/>
              <w:left w:val="single" w:sz="6" w:space="0" w:color="auto"/>
              <w:bottom w:val="single" w:sz="6" w:space="0" w:color="auto"/>
              <w:right w:val="single" w:sz="6" w:space="0" w:color="auto"/>
            </w:tcBorders>
          </w:tcPr>
          <w:p w14:paraId="7E2EEC25" w14:textId="77777777" w:rsidR="003A4A57" w:rsidRPr="004D1BD1" w:rsidRDefault="003A4A57" w:rsidP="003A4A57">
            <w:pPr>
              <w:keepNext/>
              <w:spacing w:after="60"/>
            </w:pPr>
            <w:r>
              <w:t>InitialiseBinding</w:t>
            </w:r>
            <w:r w:rsidRPr="00EA116D">
              <w:t>(N,V)</w:t>
            </w:r>
          </w:p>
        </w:tc>
        <w:tc>
          <w:tcPr>
            <w:tcW w:w="5930" w:type="dxa"/>
            <w:tcBorders>
              <w:top w:val="single" w:sz="6" w:space="0" w:color="auto"/>
              <w:left w:val="single" w:sz="6" w:space="0" w:color="auto"/>
              <w:bottom w:val="single" w:sz="6" w:space="0" w:color="auto"/>
              <w:right w:val="single" w:sz="6" w:space="0" w:color="auto"/>
            </w:tcBorders>
          </w:tcPr>
          <w:p w14:paraId="69264A44" w14:textId="77777777" w:rsidR="003A4A57" w:rsidRPr="009C202C" w:rsidRDefault="003A4A57" w:rsidP="003A4A57">
            <w:pPr>
              <w:keepNext/>
              <w:spacing w:after="60"/>
            </w:pPr>
            <w:r w:rsidRPr="00E32283">
              <w:t>Set the value of an already existing but uninitialised binding in an environment record. The String value N is the text of the bound name. V is the value for the binding and is a value of any ECMAScript language type.</w:t>
            </w:r>
          </w:p>
        </w:tc>
      </w:tr>
      <w:tr w:rsidR="003A4A57" w:rsidRPr="00E77497" w14:paraId="0D240178" w14:textId="77777777" w:rsidTr="003A4A57">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14:paraId="6888D856" w14:textId="77777777" w:rsidR="003A4A57" w:rsidRPr="00E65A34" w:rsidRDefault="003A4A57" w:rsidP="003A4A57">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64E054D9" w14:textId="77777777" w:rsidR="003A4A57" w:rsidRPr="00E77497" w:rsidRDefault="003A4A57" w:rsidP="003A4A57">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3A4A57" w:rsidRPr="004D1BD1" w14:paraId="503FCC4C" w14:textId="77777777" w:rsidTr="003A4A57">
        <w:trPr>
          <w:jc w:val="right"/>
        </w:trPr>
        <w:tc>
          <w:tcPr>
            <w:tcW w:w="3162" w:type="dxa"/>
            <w:tcBorders>
              <w:top w:val="single" w:sz="6" w:space="0" w:color="auto"/>
              <w:left w:val="single" w:sz="6" w:space="0" w:color="auto"/>
              <w:bottom w:val="single" w:sz="6" w:space="0" w:color="auto"/>
              <w:right w:val="single" w:sz="6" w:space="0" w:color="auto"/>
            </w:tcBorders>
            <w:hideMark/>
          </w:tcPr>
          <w:p w14:paraId="39591D01" w14:textId="77777777" w:rsidR="003A4A57" w:rsidRPr="00E77497" w:rsidRDefault="003A4A57" w:rsidP="003A4A57">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2ABA82FC" w14:textId="77777777" w:rsidR="003A4A57" w:rsidRPr="00E77497" w:rsidRDefault="003A4A57" w:rsidP="003A4A57">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3A4A57" w:rsidRPr="004D1BD1" w14:paraId="0A2C6A87" w14:textId="77777777" w:rsidTr="003A4A57">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14:paraId="3A8D55C7" w14:textId="77777777" w:rsidR="003A4A57" w:rsidRPr="004D1BD1" w:rsidRDefault="003A4A57" w:rsidP="003A4A57">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14:paraId="5B2088C9" w14:textId="77777777" w:rsidR="003A4A57" w:rsidRPr="00E77497" w:rsidRDefault="003A4A57" w:rsidP="003A4A57">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3A4A57" w:rsidRPr="00606A1B" w14:paraId="037F6A0F" w14:textId="77777777" w:rsidTr="003A4A57">
        <w:trPr>
          <w:jc w:val="right"/>
        </w:trPr>
        <w:tc>
          <w:tcPr>
            <w:tcW w:w="3162" w:type="dxa"/>
            <w:tcBorders>
              <w:top w:val="single" w:sz="6" w:space="0" w:color="auto"/>
              <w:left w:val="single" w:sz="6" w:space="0" w:color="auto"/>
              <w:bottom w:val="single" w:sz="6" w:space="0" w:color="auto"/>
              <w:right w:val="single" w:sz="6" w:space="0" w:color="auto"/>
            </w:tcBorders>
          </w:tcPr>
          <w:p w14:paraId="64FF78E9" w14:textId="77777777" w:rsidR="003A4A57" w:rsidRPr="004D1BD1" w:rsidDel="00F16EA2" w:rsidRDefault="003A4A57" w:rsidP="003A4A57">
            <w:pPr>
              <w:spacing w:after="60"/>
            </w:pPr>
            <w:r>
              <w:t>HasThisBinding()</w:t>
            </w:r>
          </w:p>
        </w:tc>
        <w:tc>
          <w:tcPr>
            <w:tcW w:w="5930" w:type="dxa"/>
            <w:tcBorders>
              <w:top w:val="single" w:sz="6" w:space="0" w:color="auto"/>
              <w:left w:val="single" w:sz="6" w:space="0" w:color="auto"/>
              <w:bottom w:val="single" w:sz="6" w:space="0" w:color="auto"/>
              <w:right w:val="single" w:sz="6" w:space="0" w:color="auto"/>
            </w:tcBorders>
          </w:tcPr>
          <w:p w14:paraId="37CE6181" w14:textId="77777777" w:rsidR="003A4A57" w:rsidRDefault="003A4A57" w:rsidP="003A4A57">
            <w:pPr>
              <w:spacing w:after="60"/>
            </w:pPr>
            <w:r w:rsidRPr="009C202C">
              <w:t xml:space="preserve">Determine if an </w:t>
            </w:r>
            <w:r>
              <w:t xml:space="preserve">environment record establishes a </w:t>
            </w:r>
            <w:r w:rsidRPr="005B1DB1">
              <w:rPr>
                <w:rFonts w:ascii="Courier New" w:hAnsi="Courier New" w:cs="Courier New"/>
                <w:b/>
              </w:rPr>
              <w:t>this</w:t>
            </w:r>
            <w:r>
              <w:t xml:space="preserve">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3A4A57" w:rsidRPr="00606A1B" w14:paraId="609C11A7" w14:textId="77777777" w:rsidTr="003A4A57">
        <w:trPr>
          <w:jc w:val="right"/>
        </w:trPr>
        <w:tc>
          <w:tcPr>
            <w:tcW w:w="3162" w:type="dxa"/>
            <w:tcBorders>
              <w:top w:val="single" w:sz="6" w:space="0" w:color="auto"/>
              <w:left w:val="single" w:sz="6" w:space="0" w:color="auto"/>
              <w:bottom w:val="single" w:sz="6" w:space="0" w:color="auto"/>
              <w:right w:val="single" w:sz="6" w:space="0" w:color="auto"/>
            </w:tcBorders>
          </w:tcPr>
          <w:p w14:paraId="4A146CE8" w14:textId="77777777" w:rsidR="003A4A57" w:rsidRDefault="003A4A57" w:rsidP="003A4A57">
            <w:pPr>
              <w:spacing w:after="60"/>
            </w:pPr>
            <w:r>
              <w:t>HasSuperBinding()</w:t>
            </w:r>
          </w:p>
        </w:tc>
        <w:tc>
          <w:tcPr>
            <w:tcW w:w="5930" w:type="dxa"/>
            <w:tcBorders>
              <w:top w:val="single" w:sz="6" w:space="0" w:color="auto"/>
              <w:left w:val="single" w:sz="6" w:space="0" w:color="auto"/>
              <w:bottom w:val="single" w:sz="6" w:space="0" w:color="auto"/>
              <w:right w:val="single" w:sz="6" w:space="0" w:color="auto"/>
            </w:tcBorders>
          </w:tcPr>
          <w:p w14:paraId="0CA2E79C" w14:textId="77777777" w:rsidR="003A4A57" w:rsidRPr="009C202C" w:rsidRDefault="003A4A57" w:rsidP="003A4A57">
            <w:pPr>
              <w:spacing w:after="60"/>
            </w:pPr>
            <w:r w:rsidRPr="009C202C">
              <w:t xml:space="preserve">Determine if an </w:t>
            </w:r>
            <w:r>
              <w:t xml:space="preserve">environment record establishes a </w:t>
            </w:r>
            <w:r>
              <w:rPr>
                <w:rFonts w:ascii="Courier New" w:hAnsi="Courier New" w:cs="Courier New"/>
                <w:b/>
              </w:rPr>
              <w:t>super</w:t>
            </w:r>
            <w:r>
              <w:t xml:space="preserve"> method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3A4A57" w:rsidRPr="004D1BD1" w14:paraId="5B82496D" w14:textId="77777777" w:rsidTr="003A4A57">
        <w:trPr>
          <w:jc w:val="right"/>
        </w:trPr>
        <w:tc>
          <w:tcPr>
            <w:tcW w:w="3162" w:type="dxa"/>
            <w:tcBorders>
              <w:top w:val="single" w:sz="6" w:space="0" w:color="auto"/>
              <w:left w:val="single" w:sz="6" w:space="0" w:color="auto"/>
              <w:bottom w:val="single" w:sz="6" w:space="0" w:color="auto"/>
              <w:right w:val="single" w:sz="6" w:space="0" w:color="auto"/>
            </w:tcBorders>
            <w:hideMark/>
          </w:tcPr>
          <w:p w14:paraId="5E5E2688" w14:textId="77777777" w:rsidR="003A4A57" w:rsidRPr="00E65A34" w:rsidRDefault="003A4A57" w:rsidP="003A4A57">
            <w:pPr>
              <w:spacing w:after="60"/>
            </w:pPr>
            <w:r>
              <w:t>WithBaseObject</w:t>
            </w:r>
            <w:r w:rsidRPr="00E65A34">
              <w:t xml:space="preserve"> ()</w:t>
            </w:r>
          </w:p>
        </w:tc>
        <w:tc>
          <w:tcPr>
            <w:tcW w:w="5930" w:type="dxa"/>
            <w:tcBorders>
              <w:top w:val="single" w:sz="6" w:space="0" w:color="auto"/>
              <w:left w:val="single" w:sz="6" w:space="0" w:color="auto"/>
              <w:bottom w:val="single" w:sz="6" w:space="0" w:color="auto"/>
              <w:right w:val="single" w:sz="6" w:space="0" w:color="auto"/>
            </w:tcBorders>
            <w:hideMark/>
          </w:tcPr>
          <w:p w14:paraId="5CF91AB4" w14:textId="77777777" w:rsidR="003A4A57" w:rsidRPr="009C202C" w:rsidRDefault="003A4A57" w:rsidP="003A4A57">
            <w:pPr>
              <w:spacing w:after="60"/>
            </w:pPr>
            <w:r>
              <w:t xml:space="preserve">If this environment record is associated with a </w:t>
            </w:r>
            <w:r w:rsidRPr="00017E44">
              <w:rPr>
                <w:rFonts w:ascii="Courier New" w:hAnsi="Courier New" w:cs="Courier New"/>
                <w:b/>
              </w:rPr>
              <w:t>with</w:t>
            </w:r>
            <w:r>
              <w:t xml:space="preserve"> statement, return the with object. Otherwise, return </w:t>
            </w:r>
            <w:r w:rsidRPr="00017E44">
              <w:rPr>
                <w:rFonts w:ascii="Times New Roman" w:hAnsi="Times New Roman"/>
                <w:b/>
              </w:rPr>
              <w:t>undefined</w:t>
            </w:r>
            <w:r>
              <w:t xml:space="preserve">. </w:t>
            </w:r>
          </w:p>
        </w:tc>
      </w:tr>
    </w:tbl>
    <w:p w14:paraId="3047B2DD" w14:textId="77777777" w:rsidR="003A4A57" w:rsidRPr="004D1BD1" w:rsidRDefault="003A4A57" w:rsidP="003A4A57">
      <w:pPr>
        <w:spacing w:after="120"/>
      </w:pPr>
    </w:p>
    <w:p w14:paraId="49A5A113" w14:textId="77777777" w:rsidR="003A4A57" w:rsidRPr="009C202C" w:rsidRDefault="003A4A57" w:rsidP="003A4A57">
      <w:pPr>
        <w:pStyle w:val="40"/>
      </w:pPr>
      <w:r w:rsidRPr="00E65A34">
        <w:t xml:space="preserve">Declarative Environment </w:t>
      </w:r>
      <w:r w:rsidRPr="009C202C">
        <w:t>Records</w:t>
      </w:r>
    </w:p>
    <w:p w14:paraId="7221391B" w14:textId="77777777" w:rsidR="003A4A57" w:rsidRPr="004D1BD1" w:rsidRDefault="003A4A57" w:rsidP="003A4A57">
      <w:r w:rsidRPr="009C202C">
        <w:t>Each declarative environment record is associated with an ECMAScript program scope containing variable, constant,</w:t>
      </w:r>
      <w:r>
        <w:t xml:space="preserve"> let, class, module, import,</w:t>
      </w:r>
      <w:r w:rsidRPr="00675B74">
        <w:t xml:space="preserve"> and/or function declarations. A declarative environment record binds the set of identifiers defined by the declarations contained with</w:t>
      </w:r>
      <w:r w:rsidRPr="00E77497">
        <w:t>in its scope</w:t>
      </w:r>
      <w:r>
        <w:t>.</w:t>
      </w:r>
    </w:p>
    <w:p w14:paraId="7F98AD87" w14:textId="77777777" w:rsidR="003A4A57" w:rsidRPr="00E65A34" w:rsidRDefault="003A4A57" w:rsidP="003A4A57">
      <w:r w:rsidRPr="00E65A34">
        <w:t>The behaviour of the concrete specification methods for Declarative Environment Records is defined by the following algorithms.</w:t>
      </w:r>
    </w:p>
    <w:p w14:paraId="1F460377" w14:textId="77777777" w:rsidR="003A4A57" w:rsidRPr="009C202C" w:rsidRDefault="003A4A57" w:rsidP="003A4A57">
      <w:pPr>
        <w:pStyle w:val="51"/>
      </w:pPr>
      <w:r w:rsidRPr="009C202C">
        <w:t>HasBinding(N)</w:t>
      </w:r>
    </w:p>
    <w:p w14:paraId="5BFFA39A" w14:textId="77777777" w:rsidR="003A4A57" w:rsidRPr="009C202C" w:rsidRDefault="003A4A57" w:rsidP="003A4A57">
      <w:r w:rsidRPr="009C202C">
        <w:t>The concrete environment record method HasBinding for declarative environment records simply determines if the argument identifier is one of the identifiers bound by the record:</w:t>
      </w:r>
    </w:p>
    <w:p w14:paraId="79342DB3" w14:textId="77777777" w:rsidR="003A4A57" w:rsidRPr="00E77497" w:rsidRDefault="003A4A57" w:rsidP="003A4A57">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14:paraId="61CA154D" w14:textId="77777777" w:rsidR="003A4A57" w:rsidRPr="00E77497" w:rsidRDefault="003A4A57" w:rsidP="003A4A57">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14:paraId="20A00CC2" w14:textId="77777777" w:rsidR="003A4A57" w:rsidRPr="00E77497" w:rsidRDefault="003A4A57" w:rsidP="003A4A57">
      <w:pPr>
        <w:pStyle w:val="Alg4"/>
        <w:numPr>
          <w:ilvl w:val="0"/>
          <w:numId w:val="356"/>
        </w:numPr>
        <w:spacing w:after="240"/>
      </w:pPr>
      <w:r>
        <w:t>R</w:t>
      </w:r>
      <w:r w:rsidRPr="00E77497">
        <w:t xml:space="preserve">eturn </w:t>
      </w:r>
      <w:r w:rsidRPr="00E77497">
        <w:rPr>
          <w:b/>
        </w:rPr>
        <w:t>false</w:t>
      </w:r>
      <w:r w:rsidRPr="00E77497">
        <w:t>.</w:t>
      </w:r>
    </w:p>
    <w:p w14:paraId="37162387" w14:textId="77777777" w:rsidR="003A4A57" w:rsidRPr="00E77497" w:rsidRDefault="003A4A57" w:rsidP="003A4A57">
      <w:pPr>
        <w:pStyle w:val="51"/>
      </w:pPr>
      <w:r w:rsidRPr="00E77497">
        <w:t>CreateMutableBinding (N, D)</w:t>
      </w:r>
    </w:p>
    <w:p w14:paraId="675DBC98" w14:textId="77777777" w:rsidR="003A4A57" w:rsidRPr="00E77497" w:rsidRDefault="003A4A57" w:rsidP="003A4A57">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12190929" w14:textId="77777777" w:rsidR="003A4A57" w:rsidRPr="00E77497" w:rsidRDefault="003A4A57" w:rsidP="003A4A57">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14:paraId="6581199F" w14:textId="77777777" w:rsidR="003A4A57" w:rsidRPr="00E77497" w:rsidRDefault="003A4A57" w:rsidP="003A4A57">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14:paraId="24C0DDA7" w14:textId="77777777" w:rsidR="003A4A57" w:rsidRPr="00E77497" w:rsidRDefault="003A4A57" w:rsidP="003A4A57">
      <w:pPr>
        <w:pStyle w:val="Alg4"/>
        <w:numPr>
          <w:ilvl w:val="0"/>
          <w:numId w:val="357"/>
        </w:numPr>
        <w:spacing w:after="120"/>
        <w:contextualSpacing/>
      </w:pPr>
      <w:r w:rsidRPr="00E77497">
        <w:t xml:space="preserve">Create a mutable binding in </w:t>
      </w:r>
      <w:r w:rsidRPr="00E77497">
        <w:rPr>
          <w:i/>
        </w:rPr>
        <w:t>envRec</w:t>
      </w:r>
      <w:r w:rsidRPr="00E77497">
        <w:t xml:space="preserve"> for </w:t>
      </w:r>
      <w:r w:rsidRPr="00E77497">
        <w:rPr>
          <w:i/>
        </w:rPr>
        <w:t>N</w:t>
      </w:r>
      <w:r w:rsidRPr="00E77497">
        <w:t xml:space="preserve"> and record that it is uninitialised. If </w:t>
      </w:r>
      <w:r w:rsidRPr="00E77497">
        <w:rPr>
          <w:i/>
        </w:rPr>
        <w:t>D</w:t>
      </w:r>
      <w:r w:rsidRPr="00E77497">
        <w:t xml:space="preserve"> is </w:t>
      </w:r>
      <w:r w:rsidRPr="00BD058A">
        <w:rPr>
          <w:b/>
          <w:bCs/>
        </w:rPr>
        <w:t>true</w:t>
      </w:r>
      <w:r w:rsidRPr="00E77497">
        <w:t xml:space="preserve"> record that the newly created binding may be deleted by a subsequent DeleteBinding call.</w:t>
      </w:r>
    </w:p>
    <w:p w14:paraId="160410EF" w14:textId="77777777" w:rsidR="003A4A57" w:rsidRDefault="003A4A57" w:rsidP="003A4A57">
      <w:pPr>
        <w:pStyle w:val="Alg4"/>
        <w:numPr>
          <w:ilvl w:val="0"/>
          <w:numId w:val="357"/>
        </w:numPr>
        <w:spacing w:after="120"/>
      </w:pPr>
      <w:r>
        <w:t>Return NormalCompletion(</w:t>
      </w:r>
      <w:r w:rsidRPr="00A9140A">
        <w:rPr>
          <w:rFonts w:ascii="Arial" w:hAnsi="Arial" w:cs="Arial"/>
        </w:rPr>
        <w:t>empty</w:t>
      </w:r>
      <w:r>
        <w:t>).</w:t>
      </w:r>
    </w:p>
    <w:p w14:paraId="350A5C51" w14:textId="77777777" w:rsidR="003A4A57" w:rsidRPr="00E77497" w:rsidRDefault="003A4A57" w:rsidP="003A4A57">
      <w:pPr>
        <w:pStyle w:val="51"/>
      </w:pPr>
      <w:bookmarkStart w:id="460" w:name="_Ref366134685"/>
      <w:r w:rsidRPr="00E77497">
        <w:t xml:space="preserve">CreateImmutableBinding </w:t>
      </w:r>
      <w:commentRangeStart w:id="461"/>
      <w:r w:rsidRPr="00E77497">
        <w:t>(N)</w:t>
      </w:r>
      <w:commentRangeEnd w:id="461"/>
      <w:r>
        <w:rPr>
          <w:rStyle w:val="af6"/>
          <w:b w:val="0"/>
        </w:rPr>
        <w:commentReference w:id="461"/>
      </w:r>
      <w:bookmarkEnd w:id="460"/>
    </w:p>
    <w:p w14:paraId="698471CE" w14:textId="77777777" w:rsidR="003A4A57" w:rsidRPr="00E77497" w:rsidRDefault="003A4A57" w:rsidP="003A4A57">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w:t>
      </w:r>
    </w:p>
    <w:p w14:paraId="190ED8A2" w14:textId="77777777" w:rsidR="003A4A57" w:rsidRPr="00E77497" w:rsidRDefault="003A4A57" w:rsidP="003A4A57">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14:paraId="69998ECC" w14:textId="77777777" w:rsidR="003A4A57" w:rsidRPr="00E77497" w:rsidRDefault="003A4A57" w:rsidP="003A4A57">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14:paraId="4308210B" w14:textId="77777777" w:rsidR="003A4A57" w:rsidRPr="00E77497" w:rsidRDefault="003A4A57" w:rsidP="003A4A57">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14:paraId="29E88348" w14:textId="77777777" w:rsidR="003A4A57" w:rsidRPr="00E77497" w:rsidRDefault="003A4A57" w:rsidP="003A4A57">
      <w:pPr>
        <w:pStyle w:val="51"/>
      </w:pPr>
      <w:r>
        <w:t>InitialiseBinding</w:t>
      </w:r>
      <w:r w:rsidRPr="00E77497">
        <w:t xml:space="preserve"> (N,V)</w:t>
      </w:r>
    </w:p>
    <w:p w14:paraId="5801244A" w14:textId="77777777" w:rsidR="003A4A57" w:rsidRPr="00E77497" w:rsidRDefault="003A4A57" w:rsidP="003A4A57">
      <w:r w:rsidRPr="00E77497">
        <w:t xml:space="preserve">The concrete Environment Record method </w:t>
      </w:r>
      <w:r>
        <w:t>InitialiseBinding</w:t>
      </w:r>
      <w:r w:rsidRPr="00E77497">
        <w:t xml:space="preserve">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14:paraId="3EDA217F" w14:textId="77777777" w:rsidR="003A4A57" w:rsidRPr="00E77497" w:rsidRDefault="003A4A57" w:rsidP="003A4A57">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14:paraId="5143CD38" w14:textId="77777777" w:rsidR="003A4A57" w:rsidRPr="00E77497" w:rsidRDefault="003A4A57" w:rsidP="003A4A57">
      <w:pPr>
        <w:pStyle w:val="Alg4"/>
        <w:numPr>
          <w:ilvl w:val="0"/>
          <w:numId w:val="363"/>
        </w:numPr>
      </w:pPr>
      <w:r w:rsidRPr="00E77497">
        <w:t xml:space="preserve">Assert: </w:t>
      </w:r>
      <w:r w:rsidRPr="00E77497">
        <w:rPr>
          <w:i/>
        </w:rPr>
        <w:t>envRec</w:t>
      </w:r>
      <w:r w:rsidRPr="00E77497">
        <w:t xml:space="preserve"> must have an uninitialised binding for </w:t>
      </w:r>
      <w:r w:rsidRPr="00740A9B">
        <w:rPr>
          <w:i/>
          <w:iCs/>
        </w:rPr>
        <w:t>N</w:t>
      </w:r>
      <w:r w:rsidRPr="00E77497">
        <w:t>.</w:t>
      </w:r>
    </w:p>
    <w:p w14:paraId="3124AD25" w14:textId="77777777" w:rsidR="003A4A57" w:rsidRPr="00E77497" w:rsidRDefault="003A4A57" w:rsidP="003A4A57">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14:paraId="67132913" w14:textId="77777777" w:rsidR="003A4A57" w:rsidRPr="00E77497" w:rsidRDefault="003A4A57" w:rsidP="003A4A57">
      <w:pPr>
        <w:pStyle w:val="Alg4"/>
        <w:numPr>
          <w:ilvl w:val="0"/>
          <w:numId w:val="363"/>
        </w:numPr>
        <w:spacing w:after="120"/>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14:paraId="651BA66D" w14:textId="77777777" w:rsidR="003A4A57" w:rsidRPr="00E77497" w:rsidRDefault="003A4A57" w:rsidP="003A4A57">
      <w:pPr>
        <w:pStyle w:val="51"/>
      </w:pPr>
      <w:r w:rsidRPr="00E77497">
        <w:t>SetMutableBinding (N,V,S)</w:t>
      </w:r>
    </w:p>
    <w:p w14:paraId="70CC8C58" w14:textId="77777777" w:rsidR="003A4A57" w:rsidRPr="00E77497" w:rsidRDefault="003A4A57" w:rsidP="003A4A57">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7231099F" w14:textId="77777777" w:rsidR="003A4A57" w:rsidRPr="00E77497" w:rsidRDefault="003A4A57" w:rsidP="003A4A57">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14:paraId="5E4B0A20" w14:textId="77777777" w:rsidR="003A4A57" w:rsidRPr="00E77497" w:rsidRDefault="003A4A57" w:rsidP="003A4A57">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14:paraId="7FD06715" w14:textId="77777777" w:rsidR="003A4A57" w:rsidRPr="00E77497" w:rsidRDefault="003A4A57" w:rsidP="003A4A57">
      <w:pPr>
        <w:pStyle w:val="Alg4"/>
        <w:numPr>
          <w:ilvl w:val="0"/>
          <w:numId w:val="358"/>
        </w:numPr>
        <w:spacing w:after="120"/>
        <w:contextualSpacing/>
      </w:pPr>
      <w:r>
        <w:t xml:space="preserve">If the </w:t>
      </w:r>
      <w:r w:rsidRPr="00E77497">
        <w:t xml:space="preserve">binding for </w:t>
      </w:r>
      <w:r w:rsidRPr="00E77497">
        <w:rPr>
          <w:i/>
        </w:rPr>
        <w:t>N</w:t>
      </w:r>
      <w:r w:rsidRPr="00E77497">
        <w:t xml:space="preserve"> in </w:t>
      </w:r>
      <w:r w:rsidRPr="00E77497">
        <w:rPr>
          <w:i/>
        </w:rPr>
        <w:t>envRec</w:t>
      </w:r>
      <w:r w:rsidRPr="00E77497">
        <w:t xml:space="preserve"> has not yet been initiali</w:t>
      </w:r>
      <w:r>
        <w:t>s</w:t>
      </w:r>
      <w:r w:rsidRPr="00E77497">
        <w:t xml:space="preserve">ed throw a </w:t>
      </w:r>
      <w:r w:rsidRPr="003E1861">
        <w:rPr>
          <w:b/>
        </w:rPr>
        <w:t>ReferenceError</w:t>
      </w:r>
      <w:r w:rsidRPr="00E77497">
        <w:t xml:space="preserve"> exception.</w:t>
      </w:r>
    </w:p>
    <w:p w14:paraId="790F7B53" w14:textId="77777777" w:rsidR="003A4A57" w:rsidRPr="00E77497" w:rsidRDefault="003A4A57" w:rsidP="003A4A57">
      <w:pPr>
        <w:pStyle w:val="Alg4"/>
        <w:numPr>
          <w:ilvl w:val="0"/>
          <w:numId w:val="358"/>
        </w:numPr>
      </w:pPr>
      <w:r>
        <w:t>Else i</w:t>
      </w:r>
      <w:r w:rsidRPr="00E77497">
        <w:t xml:space="preserve">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14:paraId="61FB122A" w14:textId="77777777" w:rsidR="003A4A57" w:rsidRPr="00E77497" w:rsidRDefault="003A4A57" w:rsidP="003A4A57">
      <w:pPr>
        <w:pStyle w:val="Alg4"/>
        <w:numPr>
          <w:ilvl w:val="0"/>
          <w:numId w:val="358"/>
        </w:numPr>
        <w:spacing w:after="120"/>
        <w:contextualSpacing/>
      </w:pPr>
      <w:r w:rsidRPr="00E77497">
        <w:t xml:space="preserve">Else this must be an attempt to change the value of an immutable binding so if </w:t>
      </w:r>
      <w:r w:rsidRPr="00E77497">
        <w:rPr>
          <w:i/>
        </w:rPr>
        <w:t>S</w:t>
      </w:r>
      <w:r w:rsidRPr="00E77497">
        <w:t xml:space="preserve"> i</w:t>
      </w:r>
      <w:r>
        <w:t>s</w:t>
      </w:r>
      <w:r w:rsidRPr="00E77497">
        <w:t xml:space="preserve"> </w:t>
      </w:r>
      <w:r w:rsidRPr="00E77497">
        <w:rPr>
          <w:b/>
        </w:rPr>
        <w:t>true</w:t>
      </w:r>
      <w:r w:rsidRPr="00E77497">
        <w:t xml:space="preserve"> throw a </w:t>
      </w:r>
      <w:r w:rsidRPr="00E77497">
        <w:rPr>
          <w:b/>
        </w:rPr>
        <w:t>TypeError</w:t>
      </w:r>
      <w:r w:rsidRPr="00E77497">
        <w:t xml:space="preserve"> exception.</w:t>
      </w:r>
    </w:p>
    <w:p w14:paraId="77F4CE90" w14:textId="77777777" w:rsidR="003A4A57" w:rsidRDefault="003A4A57" w:rsidP="003A4A57">
      <w:pPr>
        <w:pStyle w:val="Alg4"/>
        <w:numPr>
          <w:ilvl w:val="0"/>
          <w:numId w:val="358"/>
        </w:numPr>
        <w:spacing w:after="120"/>
      </w:pPr>
      <w:r>
        <w:t>Return NormalCompletion(</w:t>
      </w:r>
      <w:r w:rsidRPr="00A9140A">
        <w:rPr>
          <w:rFonts w:ascii="Arial" w:hAnsi="Arial" w:cs="Arial"/>
        </w:rPr>
        <w:t>empty</w:t>
      </w:r>
      <w:r>
        <w:t>).</w:t>
      </w:r>
    </w:p>
    <w:p w14:paraId="05A56D71" w14:textId="77777777" w:rsidR="003A4A57" w:rsidRPr="00E77497" w:rsidRDefault="003A4A57" w:rsidP="003A4A57">
      <w:pPr>
        <w:pStyle w:val="51"/>
      </w:pPr>
      <w:r w:rsidRPr="00E77497">
        <w:t>GetBindingValue(N,S)</w:t>
      </w:r>
    </w:p>
    <w:p w14:paraId="366436BB" w14:textId="77777777" w:rsidR="003A4A57" w:rsidRPr="00E77497" w:rsidRDefault="003A4A57" w:rsidP="003A4A57">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14:paraId="3D9483FE" w14:textId="77777777" w:rsidR="003A4A57" w:rsidRPr="00E77497" w:rsidRDefault="003A4A57" w:rsidP="003A4A57">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14:paraId="05987BDF" w14:textId="77777777" w:rsidR="003A4A57" w:rsidRPr="00E77497" w:rsidRDefault="003A4A57" w:rsidP="003A4A57">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14:paraId="45D4D043" w14:textId="77777777" w:rsidR="003A4A57" w:rsidRPr="00E77497" w:rsidRDefault="003A4A57" w:rsidP="003A4A57">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binding, then</w:t>
      </w:r>
    </w:p>
    <w:p w14:paraId="1046614D" w14:textId="77777777" w:rsidR="003A4A57" w:rsidRPr="00E77497" w:rsidRDefault="003A4A57" w:rsidP="003A4A57">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14:paraId="770F7AF8" w14:textId="77777777" w:rsidR="003A4A57" w:rsidRDefault="003A4A57" w:rsidP="003A4A57">
      <w:pPr>
        <w:pStyle w:val="Alg4"/>
        <w:numPr>
          <w:ilvl w:val="0"/>
          <w:numId w:val="359"/>
        </w:numPr>
        <w:spacing w:after="120"/>
        <w:contextualSpacing/>
      </w:pPr>
      <w:r w:rsidRPr="00E77497">
        <w:t>Else,</w:t>
      </w:r>
    </w:p>
    <w:p w14:paraId="27ED7E8C" w14:textId="77777777" w:rsidR="003A4A57" w:rsidRPr="00E77497" w:rsidRDefault="003A4A57" w:rsidP="003A4A57">
      <w:pPr>
        <w:pStyle w:val="Alg4"/>
        <w:numPr>
          <w:ilvl w:val="1"/>
          <w:numId w:val="359"/>
        </w:numPr>
        <w:spacing w:after="120"/>
      </w:pPr>
      <w:r>
        <w:t>R</w:t>
      </w:r>
      <w:r w:rsidRPr="00E77497">
        <w:t xml:space="preserve">eturn the value currently bound to </w:t>
      </w:r>
      <w:r w:rsidRPr="00E77497">
        <w:rPr>
          <w:i/>
        </w:rPr>
        <w:t>N</w:t>
      </w:r>
      <w:r w:rsidRPr="00E77497">
        <w:t xml:space="preserve"> in </w:t>
      </w:r>
      <w:r w:rsidRPr="00E77497">
        <w:rPr>
          <w:i/>
        </w:rPr>
        <w:t>envRec</w:t>
      </w:r>
      <w:r w:rsidRPr="00E77497">
        <w:t>.</w:t>
      </w:r>
    </w:p>
    <w:p w14:paraId="5D1C7D7A" w14:textId="77777777" w:rsidR="003A4A57" w:rsidRPr="00E77497" w:rsidRDefault="003A4A57" w:rsidP="003A4A57">
      <w:pPr>
        <w:pStyle w:val="51"/>
      </w:pPr>
      <w:r w:rsidRPr="00E77497">
        <w:t>DeleteBinding (N)</w:t>
      </w:r>
    </w:p>
    <w:p w14:paraId="29068923" w14:textId="77777777" w:rsidR="003A4A57" w:rsidRPr="00E77497" w:rsidRDefault="003A4A57" w:rsidP="003A4A57">
      <w:r w:rsidRPr="00E77497">
        <w:t>The concrete Environment Record method DeleteBinding for declarative environment records can only delete bindings that have been explicitly designated as being subject to deletion.</w:t>
      </w:r>
    </w:p>
    <w:p w14:paraId="7AC7D90E" w14:textId="77777777" w:rsidR="003A4A57" w:rsidRPr="00E77497" w:rsidRDefault="003A4A57" w:rsidP="003A4A57">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14:paraId="5FDEEA04" w14:textId="77777777" w:rsidR="003A4A57" w:rsidRPr="00E77497" w:rsidRDefault="003A4A57" w:rsidP="003A4A57">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05C48614" w14:textId="77777777" w:rsidR="003A4A57" w:rsidRPr="00E77497" w:rsidRDefault="003A4A57" w:rsidP="003A4A57">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cannot be deleted, return </w:t>
      </w:r>
      <w:r w:rsidRPr="00E77497">
        <w:rPr>
          <w:b/>
        </w:rPr>
        <w:t>false</w:t>
      </w:r>
      <w:r w:rsidRPr="00E77497">
        <w:t>.</w:t>
      </w:r>
    </w:p>
    <w:p w14:paraId="5F5872F3" w14:textId="77777777" w:rsidR="003A4A57" w:rsidRPr="00E77497" w:rsidRDefault="003A4A57" w:rsidP="003A4A57">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14:paraId="5F3EAB44" w14:textId="77777777" w:rsidR="003A4A57" w:rsidRPr="00E77497" w:rsidRDefault="003A4A57" w:rsidP="003A4A57">
      <w:pPr>
        <w:pStyle w:val="Alg4"/>
        <w:numPr>
          <w:ilvl w:val="0"/>
          <w:numId w:val="360"/>
        </w:numPr>
        <w:spacing w:after="120"/>
      </w:pPr>
      <w:r w:rsidRPr="00E77497">
        <w:t xml:space="preserve">Return </w:t>
      </w:r>
      <w:r w:rsidRPr="00E77497">
        <w:rPr>
          <w:b/>
        </w:rPr>
        <w:t>true</w:t>
      </w:r>
      <w:r w:rsidRPr="00E77497">
        <w:t>.</w:t>
      </w:r>
    </w:p>
    <w:p w14:paraId="023D4B7D" w14:textId="77777777" w:rsidR="003A4A57" w:rsidRPr="00E77497" w:rsidRDefault="003A4A57" w:rsidP="003A4A57">
      <w:pPr>
        <w:pStyle w:val="51"/>
      </w:pPr>
      <w:r>
        <w:t>HasThisBinding</w:t>
      </w:r>
      <w:r w:rsidRPr="00E77497">
        <w:t xml:space="preserve"> ()</w:t>
      </w:r>
      <w:r>
        <w:tab/>
      </w:r>
    </w:p>
    <w:p w14:paraId="0485B096" w14:textId="77777777" w:rsidR="003A4A57" w:rsidRPr="00E77497" w:rsidRDefault="003A4A57" w:rsidP="003A4A57">
      <w:r>
        <w:t>Regular D</w:t>
      </w:r>
      <w:r w:rsidRPr="00E77497">
        <w:t xml:space="preserve">eclarative Environment Records </w:t>
      </w:r>
      <w:r>
        <w:t xml:space="preserve">do not provide a </w:t>
      </w:r>
      <w:r w:rsidRPr="00CC3839">
        <w:rPr>
          <w:rFonts w:ascii="Courier New" w:hAnsi="Courier New" w:cs="Courier New"/>
          <w:b/>
        </w:rPr>
        <w:t>this</w:t>
      </w:r>
      <w:r>
        <w:t xml:space="preserve"> binding</w:t>
      </w:r>
      <w:r w:rsidRPr="00E77497">
        <w:t>.</w:t>
      </w:r>
    </w:p>
    <w:p w14:paraId="17D42A7C" w14:textId="77777777" w:rsidR="003A4A57" w:rsidRPr="00E77497" w:rsidRDefault="003A4A57" w:rsidP="003A4A57">
      <w:pPr>
        <w:pStyle w:val="Alg4"/>
        <w:numPr>
          <w:ilvl w:val="0"/>
          <w:numId w:val="776"/>
        </w:numPr>
        <w:spacing w:after="120"/>
      </w:pPr>
      <w:r w:rsidRPr="00E77497">
        <w:t xml:space="preserve">Return </w:t>
      </w:r>
      <w:r>
        <w:rPr>
          <w:b/>
        </w:rPr>
        <w:t>false</w:t>
      </w:r>
      <w:r w:rsidRPr="00E77497">
        <w:t>.</w:t>
      </w:r>
    </w:p>
    <w:p w14:paraId="416EA629" w14:textId="77777777" w:rsidR="003A4A57" w:rsidRPr="00E77497" w:rsidRDefault="003A4A57" w:rsidP="003A4A57">
      <w:pPr>
        <w:pStyle w:val="51"/>
      </w:pPr>
      <w:r>
        <w:t>HasSuperBinding</w:t>
      </w:r>
      <w:r w:rsidRPr="00E77497">
        <w:t xml:space="preserve"> ()</w:t>
      </w:r>
    </w:p>
    <w:p w14:paraId="4CE95CA8" w14:textId="77777777" w:rsidR="003A4A57" w:rsidRPr="00E77497" w:rsidRDefault="003A4A57" w:rsidP="003A4A57">
      <w:r>
        <w:t xml:space="preserve">Regular </w:t>
      </w:r>
      <w:r w:rsidRPr="00E77497">
        <w:t xml:space="preserve">Declarative Environment Records </w:t>
      </w:r>
      <w:r>
        <w:t xml:space="preserve">do not provide a </w:t>
      </w:r>
      <w:r>
        <w:rPr>
          <w:rFonts w:ascii="Courier New" w:hAnsi="Courier New" w:cs="Courier New"/>
          <w:b/>
        </w:rPr>
        <w:t>super</w:t>
      </w:r>
      <w:r>
        <w:t xml:space="preserve"> binding</w:t>
      </w:r>
      <w:r w:rsidRPr="00E77497">
        <w:t>.</w:t>
      </w:r>
    </w:p>
    <w:p w14:paraId="2F946E73" w14:textId="77777777" w:rsidR="003A4A57" w:rsidRPr="00E77497" w:rsidRDefault="003A4A57" w:rsidP="003A4A57">
      <w:pPr>
        <w:pStyle w:val="Alg4"/>
        <w:numPr>
          <w:ilvl w:val="0"/>
          <w:numId w:val="777"/>
        </w:numPr>
        <w:spacing w:after="120"/>
      </w:pPr>
      <w:r w:rsidRPr="00E77497">
        <w:t xml:space="preserve">Return </w:t>
      </w:r>
      <w:r>
        <w:rPr>
          <w:b/>
        </w:rPr>
        <w:t>false</w:t>
      </w:r>
      <w:r w:rsidRPr="00E77497">
        <w:t>.</w:t>
      </w:r>
    </w:p>
    <w:p w14:paraId="6C5E0E50" w14:textId="77777777" w:rsidR="003A4A57" w:rsidRPr="00E77497" w:rsidRDefault="003A4A57" w:rsidP="003A4A57">
      <w:pPr>
        <w:pStyle w:val="51"/>
      </w:pPr>
      <w:r w:rsidRPr="00E77497">
        <w:tab/>
      </w:r>
      <w:r>
        <w:t>WithBaseObject</w:t>
      </w:r>
      <w:r w:rsidRPr="00E77497">
        <w:t>()</w:t>
      </w:r>
    </w:p>
    <w:p w14:paraId="6F57F969" w14:textId="77777777" w:rsidR="003A4A57" w:rsidRPr="00E77497" w:rsidRDefault="003A4A57" w:rsidP="003A4A57">
      <w:r w:rsidRPr="00E77497">
        <w:t xml:space="preserve">Declarative Environment Records always return </w:t>
      </w:r>
      <w:r w:rsidRPr="00E77497">
        <w:rPr>
          <w:b/>
        </w:rPr>
        <w:t>undefined</w:t>
      </w:r>
      <w:r w:rsidRPr="00E77497">
        <w:t xml:space="preserve"> as their </w:t>
      </w:r>
      <w:r>
        <w:t>WithBaseObject</w:t>
      </w:r>
      <w:r w:rsidRPr="00E77497">
        <w:t>.</w:t>
      </w:r>
    </w:p>
    <w:p w14:paraId="1D083625" w14:textId="77777777" w:rsidR="003A4A57" w:rsidRPr="00E77497" w:rsidRDefault="003A4A57" w:rsidP="003A4A57">
      <w:pPr>
        <w:pStyle w:val="Alg4"/>
        <w:numPr>
          <w:ilvl w:val="0"/>
          <w:numId w:val="361"/>
        </w:numPr>
        <w:spacing w:after="120"/>
      </w:pPr>
      <w:r w:rsidRPr="00E77497">
        <w:t xml:space="preserve">Return </w:t>
      </w:r>
      <w:r w:rsidRPr="00E77497">
        <w:rPr>
          <w:b/>
        </w:rPr>
        <w:t>undefined</w:t>
      </w:r>
      <w:r w:rsidRPr="00E77497">
        <w:t>.</w:t>
      </w:r>
    </w:p>
    <w:p w14:paraId="5F11ECCD" w14:textId="77777777" w:rsidR="003A4A57" w:rsidRPr="00E77497" w:rsidRDefault="003A4A57" w:rsidP="003A4A57">
      <w:pPr>
        <w:pStyle w:val="40"/>
      </w:pPr>
      <w:r w:rsidRPr="00E77497">
        <w:t>Object Environment Records</w:t>
      </w:r>
    </w:p>
    <w:p w14:paraId="4DB659A0" w14:textId="77777777" w:rsidR="003A4A57" w:rsidRPr="00E77497" w:rsidRDefault="003A4A57" w:rsidP="003A4A57">
      <w:r w:rsidRPr="00E77497">
        <w:t xml:space="preserve">Each object environment record is associated with an object called its </w:t>
      </w:r>
      <w:r w:rsidRPr="00E77497">
        <w:rPr>
          <w:i/>
        </w:rPr>
        <w:t>binding object</w:t>
      </w:r>
      <w:r w:rsidRPr="00E77497">
        <w:t xml:space="preserve">. An object environment record binds the set of </w:t>
      </w:r>
      <w:r>
        <w:t xml:space="preserve">string </w:t>
      </w:r>
      <w:r w:rsidRPr="00E77497">
        <w:t xml:space="preserve">identifier names that directly correspond to the property names of its binding object. Property </w:t>
      </w:r>
      <w:r>
        <w:t>keys</w:t>
      </w:r>
      <w:r w:rsidRPr="00E77497">
        <w:t xml:space="preserve"> that are not </w:t>
      </w:r>
      <w:r>
        <w:t xml:space="preserve">strings in the form of </w:t>
      </w:r>
      <w:r w:rsidRPr="00E77497">
        <w:t xml:space="preserve">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67993134" w14:textId="77777777" w:rsidR="003A4A57" w:rsidRDefault="003A4A57" w:rsidP="003A4A57">
      <w:r w:rsidRPr="00E77497">
        <w:t xml:space="preserve">Object environment records </w:t>
      </w:r>
      <w:r>
        <w:t xml:space="preserve">also have a possibly empty List of strings called </w:t>
      </w:r>
      <w:r w:rsidRPr="0065158F">
        <w:rPr>
          <w:rFonts w:ascii="Times New Roman" w:hAnsi="Times New Roman"/>
          <w:i/>
        </w:rPr>
        <w:t>unscopable</w:t>
      </w:r>
      <w:r>
        <w:rPr>
          <w:rFonts w:ascii="Times New Roman" w:hAnsi="Times New Roman"/>
          <w:i/>
        </w:rPr>
        <w:t>s</w:t>
      </w:r>
      <w:r>
        <w:t>. The strings in this List are exclude from the environment records set of bound names, regardless of whether or not they exist as property keys of its binding object.</w:t>
      </w:r>
    </w:p>
    <w:p w14:paraId="7B018F2C" w14:textId="77777777" w:rsidR="003A4A57" w:rsidRPr="00E77497" w:rsidRDefault="003A4A57" w:rsidP="003A4A57">
      <w:r w:rsidRPr="00E77497">
        <w:t xml:space="preserve">Object environment records </w:t>
      </w:r>
      <w:r>
        <w:t xml:space="preserve">created for </w:t>
      </w:r>
      <w:r w:rsidRPr="004012E4">
        <w:rPr>
          <w:rFonts w:ascii="Courier New" w:hAnsi="Courier New" w:cs="Courier New"/>
          <w:b/>
        </w:rPr>
        <w:t>with</w:t>
      </w:r>
      <w:r>
        <w:t xml:space="preserve"> statements </w:t>
      </w:r>
      <w:r w:rsidRPr="00E77497">
        <w:t>(</w:t>
      </w:r>
      <w:r>
        <w:fldChar w:fldCharType="begin"/>
      </w:r>
      <w:r>
        <w:instrText xml:space="preserve"> REF _Ref363828502 \r \h </w:instrText>
      </w:r>
      <w:r>
        <w:fldChar w:fldCharType="separate"/>
      </w:r>
      <w:r w:rsidR="00083CEC">
        <w:t>13.10</w:t>
      </w:r>
      <w:r>
        <w:fldChar w:fldCharType="end"/>
      </w:r>
      <w:r w:rsidRPr="00E77497">
        <w:t>)</w:t>
      </w:r>
      <w:r>
        <w:t xml:space="preserve"> </w:t>
      </w:r>
      <w:r w:rsidRPr="00E77497">
        <w:t xml:space="preserve">can provide their binding object as an implicit this value for use in function calls. The capability is controlled by a </w:t>
      </w:r>
      <w:r>
        <w:rPr>
          <w:rFonts w:ascii="Times New Roman" w:hAnsi="Times New Roman"/>
          <w:i/>
        </w:rPr>
        <w:t>withEnvironment</w:t>
      </w:r>
      <w:r w:rsidRPr="00E77497">
        <w:t xml:space="preserve"> Boolean value that is associated with each object environment record.  By default, the value of </w:t>
      </w:r>
      <w:r>
        <w:rPr>
          <w:rFonts w:ascii="Times New Roman" w:hAnsi="Times New Roman"/>
          <w:i/>
        </w:rPr>
        <w:t>withEnvironment</w:t>
      </w:r>
      <w:r w:rsidRPr="00E77497">
        <w:t xml:space="preserve"> is </w:t>
      </w:r>
      <w:r w:rsidRPr="00E77497">
        <w:rPr>
          <w:b/>
        </w:rPr>
        <w:t>false</w:t>
      </w:r>
      <w:r w:rsidRPr="00E77497">
        <w:t xml:space="preserve"> for any object environment record.</w:t>
      </w:r>
    </w:p>
    <w:p w14:paraId="05DE91C9" w14:textId="77777777" w:rsidR="003A4A57" w:rsidRPr="00E77497" w:rsidRDefault="003A4A57" w:rsidP="003A4A57">
      <w:r w:rsidRPr="00E77497">
        <w:t>The behaviour of the concrete specification methods for Object Environment Records is defined by the following algorithms.</w:t>
      </w:r>
    </w:p>
    <w:p w14:paraId="468B76CE" w14:textId="77777777" w:rsidR="003A4A57" w:rsidRPr="00E77497" w:rsidRDefault="003A4A57" w:rsidP="003A4A57">
      <w:pPr>
        <w:pStyle w:val="51"/>
      </w:pPr>
      <w:r w:rsidRPr="00E77497">
        <w:t>HasBinding(N)</w:t>
      </w:r>
    </w:p>
    <w:p w14:paraId="6F598BCF" w14:textId="77777777" w:rsidR="003A4A57" w:rsidRPr="00E77497" w:rsidRDefault="003A4A57" w:rsidP="003A4A57">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59556F45" w14:textId="77777777" w:rsidR="003A4A57" w:rsidRPr="00E77497" w:rsidRDefault="003A4A57" w:rsidP="003A4A57">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14:paraId="3D9A99A3" w14:textId="77777777" w:rsidR="003A4A57" w:rsidRDefault="003A4A57" w:rsidP="003A4A57">
      <w:pPr>
        <w:pStyle w:val="Alg4"/>
        <w:numPr>
          <w:ilvl w:val="0"/>
          <w:numId w:val="364"/>
        </w:numPr>
      </w:pPr>
      <w:r>
        <w:t xml:space="preserve">If </w:t>
      </w:r>
      <w:r>
        <w:rPr>
          <w:i/>
          <w:iCs/>
        </w:rPr>
        <w:t>N</w:t>
      </w:r>
      <w:r>
        <w:t xml:space="preserve"> is an element of </w:t>
      </w:r>
      <w:r>
        <w:rPr>
          <w:i/>
          <w:iCs/>
        </w:rPr>
        <w:t>envRec’s unscopables</w:t>
      </w:r>
      <w:r>
        <w:t xml:space="preserve">, then return </w:t>
      </w:r>
      <w:r w:rsidRPr="00E74C84">
        <w:rPr>
          <w:b/>
          <w:bCs/>
        </w:rPr>
        <w:t>false</w:t>
      </w:r>
      <w:r>
        <w:t>.</w:t>
      </w:r>
    </w:p>
    <w:p w14:paraId="6F04C772" w14:textId="77777777" w:rsidR="003A4A57" w:rsidRPr="00E77497" w:rsidRDefault="003A4A57" w:rsidP="003A4A57">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25645A53" w14:textId="77777777" w:rsidR="003A4A57" w:rsidRPr="00E77497" w:rsidRDefault="003A4A57" w:rsidP="003A4A57">
      <w:pPr>
        <w:pStyle w:val="Alg4"/>
        <w:numPr>
          <w:ilvl w:val="0"/>
          <w:numId w:val="364"/>
        </w:numPr>
        <w:spacing w:after="120"/>
      </w:pPr>
      <w:r w:rsidRPr="00E77497">
        <w:t xml:space="preserve">Return the result of </w:t>
      </w:r>
      <w:r>
        <w:t>HasProperty(</w:t>
      </w:r>
      <w:r w:rsidRPr="00E77497">
        <w:rPr>
          <w:i/>
        </w:rPr>
        <w:t>bindings</w:t>
      </w:r>
      <w:r>
        <w:rPr>
          <w:iCs/>
        </w:rPr>
        <w:t>,</w:t>
      </w:r>
      <w:r w:rsidRPr="00E77497">
        <w:t xml:space="preserve"> </w:t>
      </w:r>
      <w:r w:rsidRPr="00E77497">
        <w:rPr>
          <w:i/>
        </w:rPr>
        <w:t>N</w:t>
      </w:r>
      <w:r>
        <w:t>)</w:t>
      </w:r>
      <w:r w:rsidRPr="00E77497">
        <w:t>.</w:t>
      </w:r>
    </w:p>
    <w:p w14:paraId="15E9EA03" w14:textId="77777777" w:rsidR="003A4A57" w:rsidRPr="00E77497" w:rsidRDefault="003A4A57" w:rsidP="003A4A57">
      <w:pPr>
        <w:pStyle w:val="51"/>
      </w:pPr>
      <w:bookmarkStart w:id="462" w:name="_Ref366134712"/>
      <w:r w:rsidRPr="00E77497">
        <w:t>CreateMutableBinding (N, D)</w:t>
      </w:r>
      <w:bookmarkEnd w:id="462"/>
    </w:p>
    <w:p w14:paraId="49C32FFC" w14:textId="77777777" w:rsidR="003A4A57" w:rsidRPr="00E77497" w:rsidRDefault="003A4A57" w:rsidP="003A4A57">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w:t>
      </w:r>
      <w:r>
        <w:t xml:space="preserve"> </w:t>
      </w:r>
      <w:r w:rsidRPr="00E77497">
        <w:t xml:space="preserve">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6014A78B" w14:textId="77777777" w:rsidR="003A4A57" w:rsidRPr="00E77497" w:rsidRDefault="003A4A57" w:rsidP="003A4A57">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14:paraId="136C66E6" w14:textId="77777777" w:rsidR="003A4A57" w:rsidRPr="00E77497" w:rsidRDefault="003A4A57" w:rsidP="003A4A57">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14:paraId="40B45282" w14:textId="77777777" w:rsidR="003A4A57" w:rsidRPr="00E77497" w:rsidRDefault="003A4A57" w:rsidP="003A4A57">
      <w:pPr>
        <w:pStyle w:val="Alg4"/>
        <w:numPr>
          <w:ilvl w:val="0"/>
          <w:numId w:val="365"/>
        </w:numPr>
        <w:spacing w:after="120"/>
        <w:contextualSpacing/>
      </w:pPr>
      <w:r w:rsidRPr="00E77497">
        <w:t xml:space="preserve">If </w:t>
      </w:r>
      <w:r w:rsidRPr="00740A9B">
        <w:rPr>
          <w:i/>
          <w:iCs/>
        </w:rPr>
        <w:t>D</w:t>
      </w:r>
      <w:r w:rsidRPr="00E77497">
        <w:t xml:space="preserve">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60CE0D9B" w14:textId="77777777" w:rsidR="003A4A57" w:rsidRDefault="003A4A57" w:rsidP="003A4A57">
      <w:pPr>
        <w:pStyle w:val="Alg4"/>
        <w:numPr>
          <w:ilvl w:val="0"/>
          <w:numId w:val="365"/>
        </w:numPr>
        <w:spacing w:after="240"/>
      </w:pPr>
      <w:r>
        <w:t>Return the result of DefinePropertyOrThrow(</w:t>
      </w:r>
      <w:r w:rsidRPr="00E77497">
        <w:rPr>
          <w:i/>
        </w:rPr>
        <w:t>bindings</w:t>
      </w:r>
      <w:r w:rsidRPr="00E77497">
        <w:t xml:space="preserve">, </w:t>
      </w:r>
      <w:r w:rsidRPr="00E77497">
        <w:rPr>
          <w:i/>
        </w:rPr>
        <w:t>N</w:t>
      </w:r>
      <w:r>
        <w:rPr>
          <w:iCs/>
        </w:rPr>
        <w:t>,</w:t>
      </w:r>
      <w:r w:rsidRPr="00E77497">
        <w:t xml:space="preserve">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w:t>
      </w:r>
      <w:r>
        <w:t>)</w:t>
      </w:r>
      <w:r w:rsidRPr="00E77497">
        <w:t>.</w:t>
      </w:r>
    </w:p>
    <w:p w14:paraId="5BECDEFB" w14:textId="77777777" w:rsidR="003A4A57" w:rsidRPr="00833427" w:rsidRDefault="003A4A57" w:rsidP="003A4A57">
      <w:pPr>
        <w:pStyle w:val="Note"/>
        <w:rPr>
          <w:lang w:eastAsia="en-US"/>
        </w:rPr>
      </w:pPr>
      <w:r>
        <w:rPr>
          <w:lang w:eastAsia="en-US"/>
        </w:rPr>
        <w:t>NOTE</w:t>
      </w:r>
      <w:r>
        <w:rPr>
          <w:lang w:eastAsia="en-US"/>
        </w:rPr>
        <w:tab/>
        <w:t xml:space="preserve">Normally </w:t>
      </w:r>
      <w:r w:rsidRPr="00F92BFE">
        <w:rPr>
          <w:rFonts w:ascii="Times New Roman" w:hAnsi="Times New Roman"/>
          <w:i/>
          <w:iCs/>
          <w:lang w:eastAsia="en-US"/>
        </w:rPr>
        <w:t>envRec</w:t>
      </w:r>
      <w:r>
        <w:rPr>
          <w:lang w:eastAsia="en-US"/>
        </w:rPr>
        <w:t xml:space="preserve"> will not have a binding for </w:t>
      </w:r>
      <w:r w:rsidRPr="00F92BFE">
        <w:rPr>
          <w:rFonts w:ascii="Times New Roman" w:hAnsi="Times New Roman"/>
          <w:i/>
          <w:iCs/>
          <w:lang w:eastAsia="en-US"/>
        </w:rPr>
        <w:t>N</w:t>
      </w:r>
      <w:r>
        <w:rPr>
          <w:lang w:eastAsia="en-US"/>
        </w:rPr>
        <w:t xml:space="preserve"> but if it does, the semantics of  DefinePropertyOrThrow may result in an existing binding being replaced or shadowed or cause an abrupt  completion to be returned.</w:t>
      </w:r>
    </w:p>
    <w:p w14:paraId="29331DB3" w14:textId="77777777" w:rsidR="003A4A57" w:rsidRPr="00E77497" w:rsidRDefault="003A4A57" w:rsidP="003A4A57">
      <w:pPr>
        <w:pStyle w:val="51"/>
      </w:pPr>
      <w:r w:rsidRPr="00483C7C">
        <w:t>CreateImmutableBinding</w:t>
      </w:r>
      <w:r w:rsidRPr="00E77497">
        <w:t xml:space="preserve"> </w:t>
      </w:r>
      <w:commentRangeStart w:id="463"/>
      <w:r w:rsidRPr="00E77497">
        <w:t>(N)</w:t>
      </w:r>
      <w:commentRangeEnd w:id="463"/>
      <w:r>
        <w:rPr>
          <w:rStyle w:val="af6"/>
          <w:b w:val="0"/>
        </w:rPr>
        <w:commentReference w:id="463"/>
      </w:r>
    </w:p>
    <w:p w14:paraId="29071FB0" w14:textId="77777777" w:rsidR="003A4A57" w:rsidRPr="00E77497" w:rsidRDefault="003A4A57" w:rsidP="003A4A57">
      <w:r w:rsidRPr="00E77497">
        <w:t xml:space="preserve">The concrete Environment Record method CreateImmutableBinding </w:t>
      </w:r>
      <w:r>
        <w:t>is never used within this specification in association with</w:t>
      </w:r>
      <w:r w:rsidRPr="00E77497">
        <w:t xml:space="preserve"> </w:t>
      </w:r>
      <w:r>
        <w:t>Object</w:t>
      </w:r>
      <w:r w:rsidRPr="00E77497">
        <w:t xml:space="preserve"> environment records</w:t>
      </w:r>
      <w:r>
        <w:t>.</w:t>
      </w:r>
      <w:r w:rsidRPr="00E77497">
        <w:t xml:space="preserve"> </w:t>
      </w:r>
    </w:p>
    <w:p w14:paraId="11577D9B" w14:textId="77777777" w:rsidR="003A4A57" w:rsidRPr="00E77497" w:rsidRDefault="003A4A57" w:rsidP="003A4A57">
      <w:pPr>
        <w:pStyle w:val="51"/>
      </w:pPr>
      <w:r>
        <w:t>InitialiseBinding</w:t>
      </w:r>
      <w:r w:rsidRPr="00E77497">
        <w:t xml:space="preserve"> (N,V)</w:t>
      </w:r>
    </w:p>
    <w:p w14:paraId="647A4E8A" w14:textId="77777777" w:rsidR="003A4A57" w:rsidRPr="00E77497" w:rsidRDefault="003A4A57" w:rsidP="003A4A57">
      <w:r w:rsidRPr="00E77497">
        <w:t xml:space="preserve">The concrete Environment Record method </w:t>
      </w:r>
      <w:r>
        <w:t>InitialiseBinding</w:t>
      </w:r>
      <w:r w:rsidRPr="00E77497">
        <w:t xml:space="preserve"> for </w:t>
      </w:r>
      <w:r>
        <w:t>object</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14:paraId="4323FCEB" w14:textId="77777777" w:rsidR="003A4A57" w:rsidRPr="00E77497" w:rsidRDefault="003A4A57" w:rsidP="003A4A57">
      <w:pPr>
        <w:pStyle w:val="Alg4"/>
        <w:numPr>
          <w:ilvl w:val="0"/>
          <w:numId w:val="1047"/>
        </w:numPr>
      </w:pPr>
      <w:r w:rsidRPr="00E77497">
        <w:t xml:space="preserve">Let </w:t>
      </w:r>
      <w:r w:rsidRPr="00E77497">
        <w:rPr>
          <w:i/>
        </w:rPr>
        <w:t xml:space="preserve">envRec </w:t>
      </w:r>
      <w:r w:rsidRPr="00E77497">
        <w:t xml:space="preserve">be the </w:t>
      </w:r>
      <w:r>
        <w:t>object</w:t>
      </w:r>
      <w:r w:rsidRPr="00E77497">
        <w:t xml:space="preserve"> environment record for which the method was invoked.</w:t>
      </w:r>
    </w:p>
    <w:p w14:paraId="56AA95B7" w14:textId="77777777" w:rsidR="003A4A57" w:rsidRPr="00E77497" w:rsidRDefault="003A4A57" w:rsidP="003A4A57">
      <w:pPr>
        <w:pStyle w:val="Alg4"/>
        <w:numPr>
          <w:ilvl w:val="0"/>
          <w:numId w:val="1047"/>
        </w:numPr>
      </w:pPr>
      <w:r w:rsidRPr="00E77497">
        <w:t xml:space="preserve">Assert: </w:t>
      </w:r>
      <w:r w:rsidRPr="00E77497">
        <w:rPr>
          <w:i/>
        </w:rPr>
        <w:t>envRec</w:t>
      </w:r>
      <w:r w:rsidRPr="00E77497">
        <w:t xml:space="preserve"> must have an uninitialised binding for </w:t>
      </w:r>
      <w:r w:rsidRPr="00CB184B">
        <w:rPr>
          <w:i/>
          <w:iCs/>
        </w:rPr>
        <w:t>N</w:t>
      </w:r>
      <w:r w:rsidRPr="00E77497">
        <w:t>.</w:t>
      </w:r>
    </w:p>
    <w:p w14:paraId="693E7F38" w14:textId="77777777" w:rsidR="003A4A57" w:rsidRPr="00E77497" w:rsidRDefault="003A4A57" w:rsidP="003A4A57">
      <w:pPr>
        <w:pStyle w:val="Alg4"/>
        <w:numPr>
          <w:ilvl w:val="0"/>
          <w:numId w:val="1047"/>
        </w:numPr>
        <w:contextualSpacing/>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14:paraId="1DA37D35" w14:textId="77777777" w:rsidR="003A4A57" w:rsidRPr="00E77497" w:rsidRDefault="003A4A57" w:rsidP="003A4A57">
      <w:pPr>
        <w:pStyle w:val="Alg4"/>
        <w:numPr>
          <w:ilvl w:val="0"/>
          <w:numId w:val="1047"/>
        </w:numPr>
        <w:spacing w:after="240"/>
      </w:pPr>
      <w:r>
        <w:t xml:space="preserve">Return the result of calling the SetMutableBinding concrete method of </w:t>
      </w:r>
      <w:r w:rsidRPr="003144CB">
        <w:rPr>
          <w:i/>
          <w:iCs/>
        </w:rPr>
        <w:t>envRec</w:t>
      </w:r>
      <w:r>
        <w:t xml:space="preserve"> with </w:t>
      </w:r>
      <w:r w:rsidRPr="003144CB">
        <w:rPr>
          <w:i/>
          <w:iCs/>
        </w:rPr>
        <w:t>N</w:t>
      </w:r>
      <w:r>
        <w:t xml:space="preserve">, </w:t>
      </w:r>
      <w:r w:rsidRPr="003144CB">
        <w:rPr>
          <w:i/>
          <w:iCs/>
        </w:rPr>
        <w:t>V</w:t>
      </w:r>
      <w:r>
        <w:t xml:space="preserve">, and </w:t>
      </w:r>
      <w:r w:rsidRPr="003144CB">
        <w:rPr>
          <w:b/>
          <w:bCs/>
        </w:rPr>
        <w:t>false</w:t>
      </w:r>
      <w:r>
        <w:t xml:space="preserve"> as arguments</w:t>
      </w:r>
      <w:r w:rsidRPr="00E77497">
        <w:t>.</w:t>
      </w:r>
    </w:p>
    <w:p w14:paraId="24072961" w14:textId="77777777" w:rsidR="003A4A57" w:rsidRPr="00E77497" w:rsidRDefault="003A4A57" w:rsidP="003A4A57">
      <w:pPr>
        <w:pStyle w:val="51"/>
      </w:pPr>
      <w:r w:rsidRPr="00E77497">
        <w:t>SetMutableBinding (N,V,S)</w:t>
      </w:r>
    </w:p>
    <w:p w14:paraId="41CB40E2" w14:textId="77777777" w:rsidR="003A4A57" w:rsidRPr="00E77497" w:rsidRDefault="003A4A57" w:rsidP="003A4A57">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2D85055B" w14:textId="77777777" w:rsidR="003A4A57" w:rsidRPr="00E77497" w:rsidRDefault="003A4A57" w:rsidP="003A4A57">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14:paraId="632B3312" w14:textId="77777777" w:rsidR="003A4A57" w:rsidRPr="00E77497" w:rsidRDefault="003A4A57" w:rsidP="003A4A57">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14:paraId="0B533087" w14:textId="77777777" w:rsidR="003A4A57" w:rsidRPr="00E77497" w:rsidRDefault="003A4A57" w:rsidP="003A4A57">
      <w:pPr>
        <w:pStyle w:val="Alg4"/>
        <w:numPr>
          <w:ilvl w:val="0"/>
          <w:numId w:val="366"/>
        </w:numPr>
        <w:spacing w:after="120"/>
      </w:pPr>
      <w:r>
        <w:t xml:space="preserve">Return the result of </w:t>
      </w:r>
      <w:r w:rsidRPr="00E77497">
        <w:t>Put</w:t>
      </w:r>
      <w:r>
        <w:t>(</w:t>
      </w:r>
      <w:r w:rsidRPr="00E77497">
        <w:rPr>
          <w:i/>
        </w:rPr>
        <w:t>bindings</w:t>
      </w:r>
      <w:r>
        <w:t>,</w:t>
      </w:r>
      <w:r w:rsidRPr="00E77497">
        <w:t xml:space="preserve"> </w:t>
      </w:r>
      <w:r w:rsidRPr="00E77497">
        <w:rPr>
          <w:i/>
        </w:rPr>
        <w:t>N</w:t>
      </w:r>
      <w:r w:rsidRPr="00E77497">
        <w:t xml:space="preserve">, </w:t>
      </w:r>
      <w:r w:rsidRPr="00E77497">
        <w:rPr>
          <w:i/>
        </w:rPr>
        <w:t>V</w:t>
      </w:r>
      <w:r w:rsidRPr="00E77497">
        <w:t xml:space="preserve">, and </w:t>
      </w:r>
      <w:r w:rsidRPr="00E77497">
        <w:rPr>
          <w:i/>
        </w:rPr>
        <w:t>S</w:t>
      </w:r>
      <w:r>
        <w:rPr>
          <w:iCs/>
        </w:rPr>
        <w:t>)</w:t>
      </w:r>
      <w:r w:rsidRPr="00E77497">
        <w:t>.</w:t>
      </w:r>
    </w:p>
    <w:p w14:paraId="11796F9B" w14:textId="77777777" w:rsidR="003A4A57" w:rsidRPr="00E77497" w:rsidRDefault="003A4A57" w:rsidP="003A4A57">
      <w:pPr>
        <w:pStyle w:val="51"/>
      </w:pPr>
      <w:r w:rsidRPr="00E77497">
        <w:t>GetBindingValue(N,S)</w:t>
      </w:r>
    </w:p>
    <w:p w14:paraId="7ABB4880" w14:textId="77777777" w:rsidR="003A4A57" w:rsidRPr="00E77497" w:rsidRDefault="003A4A57" w:rsidP="003A4A57">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7DD9435E" w14:textId="77777777" w:rsidR="003A4A57" w:rsidRPr="00E77497" w:rsidRDefault="003A4A57" w:rsidP="003A4A57">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14:paraId="12FA6A82" w14:textId="77777777" w:rsidR="003A4A57" w:rsidRPr="00E77497" w:rsidRDefault="003A4A57" w:rsidP="003A4A57">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14:paraId="2BD4AC5C" w14:textId="77777777" w:rsidR="003A4A57" w:rsidRPr="00E77497" w:rsidRDefault="003A4A57" w:rsidP="003A4A57">
      <w:pPr>
        <w:pStyle w:val="Alg4"/>
        <w:numPr>
          <w:ilvl w:val="0"/>
          <w:numId w:val="367"/>
        </w:numPr>
      </w:pPr>
      <w:r w:rsidRPr="00E77497">
        <w:t xml:space="preserve">Let </w:t>
      </w:r>
      <w:r w:rsidRPr="00E77497">
        <w:rPr>
          <w:i/>
        </w:rPr>
        <w:t>value</w:t>
      </w:r>
      <w:r w:rsidRPr="00E77497">
        <w:t xml:space="preserve"> be the result of </w:t>
      </w:r>
      <w:r>
        <w:t>HasProperty(</w:t>
      </w:r>
      <w:r w:rsidRPr="00E77497">
        <w:rPr>
          <w:i/>
        </w:rPr>
        <w:t>bindings</w:t>
      </w:r>
      <w:r w:rsidRPr="00E77497">
        <w:t xml:space="preserve">, </w:t>
      </w:r>
      <w:r w:rsidRPr="00E77497">
        <w:rPr>
          <w:i/>
        </w:rPr>
        <w:t>N</w:t>
      </w:r>
      <w:r>
        <w:t>)</w:t>
      </w:r>
      <w:r w:rsidRPr="00E77497">
        <w:t>.</w:t>
      </w:r>
    </w:p>
    <w:p w14:paraId="18E50291" w14:textId="77777777" w:rsidR="003A4A57" w:rsidRDefault="003A4A57" w:rsidP="003A4A57">
      <w:pPr>
        <w:pStyle w:val="Alg4"/>
        <w:numPr>
          <w:ilvl w:val="0"/>
          <w:numId w:val="367"/>
        </w:numPr>
      </w:pPr>
      <w:r>
        <w:t>ReturnIfAbrupt(</w:t>
      </w:r>
      <w:r>
        <w:rPr>
          <w:i/>
          <w:iCs/>
        </w:rPr>
        <w:t>value</w:t>
      </w:r>
      <w:r>
        <w:t>).</w:t>
      </w:r>
    </w:p>
    <w:p w14:paraId="24A0308C" w14:textId="77777777" w:rsidR="003A4A57" w:rsidRPr="00E77497" w:rsidRDefault="003A4A57" w:rsidP="003A4A57">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14:paraId="3073235B" w14:textId="77777777" w:rsidR="003A4A57" w:rsidRPr="00E77497" w:rsidRDefault="003A4A57" w:rsidP="003A4A57">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4C203240" w14:textId="77777777" w:rsidR="003A4A57" w:rsidRPr="00E77497" w:rsidRDefault="003A4A57" w:rsidP="003A4A57">
      <w:pPr>
        <w:pStyle w:val="Alg4"/>
        <w:numPr>
          <w:ilvl w:val="0"/>
          <w:numId w:val="367"/>
        </w:numPr>
        <w:spacing w:after="120"/>
      </w:pPr>
      <w:r w:rsidRPr="00E77497">
        <w:t>Return the result of Get</w:t>
      </w:r>
      <w:r>
        <w:t>(</w:t>
      </w:r>
      <w:r w:rsidRPr="00E77497">
        <w:rPr>
          <w:i/>
        </w:rPr>
        <w:t>bindings</w:t>
      </w:r>
      <w:r w:rsidRPr="00E77497">
        <w:t>,</w:t>
      </w:r>
      <w:r>
        <w:t xml:space="preserve"> </w:t>
      </w:r>
      <w:r w:rsidRPr="00E77497">
        <w:rPr>
          <w:i/>
        </w:rPr>
        <w:t>N</w:t>
      </w:r>
      <w:r>
        <w:t>)</w:t>
      </w:r>
      <w:r w:rsidRPr="00E77497">
        <w:t>.</w:t>
      </w:r>
    </w:p>
    <w:p w14:paraId="0A349313" w14:textId="77777777" w:rsidR="003A4A57" w:rsidRPr="00E77497" w:rsidRDefault="003A4A57" w:rsidP="003A4A57">
      <w:pPr>
        <w:pStyle w:val="51"/>
      </w:pPr>
      <w:r w:rsidRPr="00E77497">
        <w:t>DeleteBinding (N)</w:t>
      </w:r>
    </w:p>
    <w:p w14:paraId="1DFB00DE" w14:textId="77777777" w:rsidR="003A4A57" w:rsidRPr="00E77497" w:rsidRDefault="003A4A57" w:rsidP="003A4A57">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415D0AA2" w14:textId="77777777" w:rsidR="003A4A57" w:rsidRPr="00E77497" w:rsidRDefault="003A4A57" w:rsidP="003A4A57">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14:paraId="296DB55B" w14:textId="77777777" w:rsidR="003A4A57" w:rsidRPr="00E77497" w:rsidRDefault="003A4A57" w:rsidP="003A4A57">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70D328FD" w14:textId="77777777" w:rsidR="003A4A57" w:rsidRPr="00E77497" w:rsidRDefault="003A4A57" w:rsidP="003A4A57">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as </w:t>
      </w:r>
      <w:r>
        <w:t xml:space="preserve">the </w:t>
      </w:r>
      <w:r w:rsidRPr="00E77497">
        <w:t>argument.</w:t>
      </w:r>
    </w:p>
    <w:p w14:paraId="6FD8764E" w14:textId="77777777" w:rsidR="003A4A57" w:rsidRPr="00E77497" w:rsidRDefault="003A4A57" w:rsidP="003A4A57">
      <w:pPr>
        <w:pStyle w:val="51"/>
      </w:pPr>
      <w:r>
        <w:t>HasThisBinding</w:t>
      </w:r>
      <w:r w:rsidRPr="00E77497">
        <w:t xml:space="preserve"> ()</w:t>
      </w:r>
    </w:p>
    <w:p w14:paraId="5E3F8D0A" w14:textId="77777777" w:rsidR="003A4A57" w:rsidRPr="00E77497" w:rsidRDefault="003A4A57" w:rsidP="003A4A57">
      <w:r>
        <w:t>Regular Object</w:t>
      </w:r>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p>
    <w:p w14:paraId="47129877" w14:textId="77777777" w:rsidR="003A4A57" w:rsidRPr="00E77497" w:rsidRDefault="003A4A57" w:rsidP="003A4A57">
      <w:pPr>
        <w:pStyle w:val="Alg4"/>
        <w:numPr>
          <w:ilvl w:val="0"/>
          <w:numId w:val="778"/>
        </w:numPr>
        <w:spacing w:after="120"/>
      </w:pPr>
      <w:r w:rsidRPr="00E77497">
        <w:t xml:space="preserve">Return </w:t>
      </w:r>
      <w:r>
        <w:rPr>
          <w:b/>
        </w:rPr>
        <w:t>false</w:t>
      </w:r>
      <w:r w:rsidRPr="00E77497">
        <w:t>.</w:t>
      </w:r>
    </w:p>
    <w:p w14:paraId="2F6FF349" w14:textId="77777777" w:rsidR="003A4A57" w:rsidRPr="00E77497" w:rsidRDefault="003A4A57" w:rsidP="003A4A57">
      <w:pPr>
        <w:pStyle w:val="51"/>
      </w:pPr>
      <w:r>
        <w:t>HasSuperBinding</w:t>
      </w:r>
      <w:r w:rsidRPr="00E77497">
        <w:t xml:space="preserve"> ()</w:t>
      </w:r>
    </w:p>
    <w:p w14:paraId="74D4FA21" w14:textId="77777777" w:rsidR="003A4A57" w:rsidRPr="00E77497" w:rsidRDefault="003A4A57" w:rsidP="003A4A57">
      <w:r>
        <w:t>Regular Object</w:t>
      </w:r>
      <w:r w:rsidRPr="00E77497">
        <w:t xml:space="preserve"> Environment Records </w:t>
      </w:r>
      <w:r>
        <w:t xml:space="preserve">do not provide a </w:t>
      </w:r>
      <w:r>
        <w:rPr>
          <w:rFonts w:ascii="Courier New" w:hAnsi="Courier New" w:cs="Courier New"/>
          <w:b/>
        </w:rPr>
        <w:t>super</w:t>
      </w:r>
      <w:r>
        <w:t xml:space="preserve"> binding</w:t>
      </w:r>
      <w:r w:rsidRPr="00E77497">
        <w:t>.</w:t>
      </w:r>
    </w:p>
    <w:p w14:paraId="298CB030" w14:textId="77777777" w:rsidR="003A4A57" w:rsidRPr="00E77497" w:rsidRDefault="003A4A57" w:rsidP="003A4A57">
      <w:pPr>
        <w:pStyle w:val="Alg4"/>
        <w:numPr>
          <w:ilvl w:val="0"/>
          <w:numId w:val="779"/>
        </w:numPr>
        <w:spacing w:after="120"/>
      </w:pPr>
      <w:r w:rsidRPr="00E77497">
        <w:t xml:space="preserve">Return </w:t>
      </w:r>
      <w:r>
        <w:rPr>
          <w:b/>
        </w:rPr>
        <w:t>false</w:t>
      </w:r>
      <w:r w:rsidRPr="00E77497">
        <w:t>.</w:t>
      </w:r>
    </w:p>
    <w:p w14:paraId="154FE001" w14:textId="77777777" w:rsidR="003A4A57" w:rsidRPr="00E77497" w:rsidRDefault="003A4A57" w:rsidP="003A4A57">
      <w:pPr>
        <w:pStyle w:val="51"/>
      </w:pPr>
      <w:r w:rsidRPr="00E77497">
        <w:tab/>
      </w:r>
      <w:r>
        <w:t>WithBaseObject</w:t>
      </w:r>
      <w:r w:rsidRPr="00E77497">
        <w:t>()</w:t>
      </w:r>
    </w:p>
    <w:p w14:paraId="3451538A" w14:textId="77777777" w:rsidR="003A4A57" w:rsidRPr="00E77497" w:rsidRDefault="003A4A57" w:rsidP="003A4A57">
      <w:r w:rsidRPr="00E77497">
        <w:t xml:space="preserve">Object Environment Records return </w:t>
      </w:r>
      <w:r w:rsidRPr="00E77497">
        <w:rPr>
          <w:b/>
        </w:rPr>
        <w:t>undefined</w:t>
      </w:r>
      <w:r w:rsidRPr="00E77497">
        <w:t xml:space="preserve"> as their </w:t>
      </w:r>
      <w:r>
        <w:t>WithBaseObject</w:t>
      </w:r>
      <w:r w:rsidRPr="00E77497">
        <w:t xml:space="preserve"> unless their </w:t>
      </w:r>
      <w:r>
        <w:rPr>
          <w:rFonts w:ascii="Times New Roman" w:hAnsi="Times New Roman"/>
          <w:i/>
        </w:rPr>
        <w:t>withEnvironment</w:t>
      </w:r>
      <w:r w:rsidRPr="00E77497">
        <w:t xml:space="preserve"> flag is </w:t>
      </w:r>
      <w:r w:rsidRPr="00E77497">
        <w:rPr>
          <w:b/>
        </w:rPr>
        <w:t>true</w:t>
      </w:r>
      <w:r w:rsidRPr="00E77497">
        <w:t>.</w:t>
      </w:r>
    </w:p>
    <w:p w14:paraId="2EFEB26B" w14:textId="77777777" w:rsidR="003A4A57" w:rsidRPr="00E77497" w:rsidRDefault="003A4A57" w:rsidP="003A4A57">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14:paraId="7C0F922D" w14:textId="77777777" w:rsidR="003A4A57" w:rsidRPr="00E77497" w:rsidRDefault="003A4A57" w:rsidP="003A4A57">
      <w:pPr>
        <w:pStyle w:val="Alg4"/>
        <w:numPr>
          <w:ilvl w:val="0"/>
          <w:numId w:val="369"/>
        </w:numPr>
        <w:spacing w:after="120"/>
        <w:contextualSpacing/>
      </w:pPr>
      <w:r w:rsidRPr="00E77497">
        <w:t xml:space="preserve">If the </w:t>
      </w:r>
      <w:r>
        <w:rPr>
          <w:i/>
        </w:rPr>
        <w:t>withEnvironment</w:t>
      </w:r>
      <w:r w:rsidRPr="00E77497">
        <w:t xml:space="preserve"> 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14:paraId="7C67CA58" w14:textId="77777777" w:rsidR="003A4A57" w:rsidRPr="00E77497" w:rsidRDefault="003A4A57" w:rsidP="003A4A57">
      <w:pPr>
        <w:pStyle w:val="Alg4"/>
        <w:numPr>
          <w:ilvl w:val="0"/>
          <w:numId w:val="369"/>
        </w:numPr>
        <w:spacing w:after="120"/>
      </w:pPr>
      <w:r w:rsidRPr="00E77497">
        <w:t xml:space="preserve">Otherwise, return </w:t>
      </w:r>
      <w:r w:rsidRPr="00E77497">
        <w:rPr>
          <w:b/>
        </w:rPr>
        <w:t>undefined</w:t>
      </w:r>
      <w:r w:rsidRPr="00E77497">
        <w:t>.</w:t>
      </w:r>
    </w:p>
    <w:p w14:paraId="34CA97DE" w14:textId="77777777" w:rsidR="003A4A57" w:rsidRPr="009C202C" w:rsidRDefault="003A4A57" w:rsidP="003A4A57">
      <w:pPr>
        <w:pStyle w:val="40"/>
      </w:pPr>
      <w:r>
        <w:t>Function</w:t>
      </w:r>
      <w:r w:rsidRPr="00E65A34">
        <w:t xml:space="preserve"> Environment </w:t>
      </w:r>
      <w:r w:rsidRPr="009C202C">
        <w:t>Records</w:t>
      </w:r>
    </w:p>
    <w:p w14:paraId="5B30E9E7" w14:textId="77777777" w:rsidR="003A4A57" w:rsidRPr="00E77497" w:rsidRDefault="003A4A57" w:rsidP="003A4A57">
      <w:r w:rsidRPr="00675B74">
        <w:t xml:space="preserve">A </w:t>
      </w:r>
      <w:r>
        <w:t>function</w:t>
      </w:r>
      <w:r w:rsidRPr="00675B74">
        <w:t xml:space="preserve"> environment record </w:t>
      </w:r>
      <w:r>
        <w:t xml:space="preserve">is a declarative environment record that is used to represent the outer most scope of a function that provides a </w:t>
      </w:r>
      <w:r w:rsidRPr="00597584">
        <w:rPr>
          <w:rFonts w:ascii="Courier New" w:hAnsi="Courier New" w:cs="Courier New"/>
          <w:b/>
        </w:rPr>
        <w:t>this</w:t>
      </w:r>
      <w:r>
        <w:t xml:space="preserve"> binding. In addition to</w:t>
      </w:r>
      <w:r w:rsidRPr="00675B74">
        <w:t xml:space="preserve"> </w:t>
      </w:r>
      <w:r>
        <w:t xml:space="preserve">its identifier bindings, a function environment record contains the </w:t>
      </w:r>
      <w:r w:rsidRPr="00F92BFE">
        <w:rPr>
          <w:rFonts w:cs="Arial"/>
          <w:b/>
        </w:rPr>
        <w:t>this</w:t>
      </w:r>
      <w:r>
        <w:t xml:space="preserve"> value used within its scope. If such a function references </w:t>
      </w:r>
      <w:r w:rsidRPr="00597584">
        <w:rPr>
          <w:rFonts w:ascii="Courier New" w:hAnsi="Courier New" w:cs="Courier New"/>
          <w:b/>
        </w:rPr>
        <w:t>super</w:t>
      </w:r>
      <w:r>
        <w:t xml:space="preserve">, its function environment record  also contains the state that is used to perform </w:t>
      </w:r>
      <w:r w:rsidRPr="00D634EC">
        <w:rPr>
          <w:rFonts w:ascii="Courier New" w:hAnsi="Courier New" w:cs="Courier New"/>
          <w:b/>
        </w:rPr>
        <w:t>super</w:t>
      </w:r>
      <w:r>
        <w:t xml:space="preserve"> method invocations from within the function.  </w:t>
      </w:r>
      <w:r w:rsidRPr="00675B74">
        <w:t xml:space="preserve"> </w:t>
      </w:r>
    </w:p>
    <w:p w14:paraId="7E8A1CFA" w14:textId="77777777" w:rsidR="003A4A57" w:rsidRPr="00E77497" w:rsidRDefault="003A4A57" w:rsidP="003A4A57">
      <w:r>
        <w:t>Function</w:t>
      </w:r>
      <w:r w:rsidRPr="00E77497">
        <w:t xml:space="preserve"> environment records </w:t>
      </w:r>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r w:rsidRPr="00E77497">
        <w:t xml:space="preserve">. </w:t>
      </w:r>
      <w:r>
        <w:t xml:space="preserve">If the associated function references </w:t>
      </w:r>
      <w:r w:rsidRPr="00F77938">
        <w:rPr>
          <w:rFonts w:ascii="Courier New" w:hAnsi="Courier New" w:cs="Courier New"/>
          <w:b/>
        </w:rPr>
        <w:t>super</w:t>
      </w:r>
      <w:r>
        <w:t xml:space="preserve">, the environment record stores in </w:t>
      </w:r>
      <w:r w:rsidRPr="00F77938">
        <w:rPr>
          <w:rFonts w:ascii="Times New Roman" w:hAnsi="Times New Roman"/>
          <w:i/>
        </w:rPr>
        <w:t>HomeObject</w:t>
      </w:r>
      <w:r>
        <w:t xml:space="preserve"> the object that the function is bound to as a method and in </w:t>
      </w:r>
      <w:r w:rsidRPr="00F77938">
        <w:rPr>
          <w:rFonts w:ascii="Times New Roman" w:hAnsi="Times New Roman"/>
          <w:i/>
        </w:rPr>
        <w:t>MethodName</w:t>
      </w:r>
      <w:r>
        <w:t xml:space="preserve"> the property key used for unqualified super invocations from within the function.  T</w:t>
      </w:r>
      <w:r w:rsidRPr="00E77497">
        <w:t xml:space="preserve">he </w:t>
      </w:r>
      <w:r>
        <w:t xml:space="preserve">default </w:t>
      </w:r>
      <w:r w:rsidRPr="00E77497">
        <w:t xml:space="preserve">value </w:t>
      </w:r>
      <w:r>
        <w:t>for</w:t>
      </w:r>
      <w:r w:rsidRPr="00E77497">
        <w:t xml:space="preserve"> </w:t>
      </w:r>
      <w:r w:rsidRPr="00250FC6">
        <w:rPr>
          <w:rFonts w:ascii="Times New Roman" w:hAnsi="Times New Roman"/>
          <w:i/>
        </w:rPr>
        <w:t>HomeObject</w:t>
      </w:r>
      <w:r>
        <w:t xml:space="preserve"> and</w:t>
      </w:r>
      <w:r w:rsidRPr="00F77938">
        <w:rPr>
          <w:rFonts w:ascii="Times New Roman" w:hAnsi="Times New Roman"/>
          <w:i/>
        </w:rPr>
        <w:t xml:space="preserve"> </w:t>
      </w:r>
      <w:r w:rsidRPr="00250FC6">
        <w:rPr>
          <w:rFonts w:ascii="Times New Roman" w:hAnsi="Times New Roman"/>
          <w:i/>
        </w:rPr>
        <w:t>MethodName</w:t>
      </w:r>
      <w:r>
        <w:t xml:space="preserve"> is</w:t>
      </w:r>
      <w:r w:rsidRPr="00E77497">
        <w:t xml:space="preserve"> </w:t>
      </w:r>
      <w:r w:rsidRPr="00F77938">
        <w:rPr>
          <w:rFonts w:ascii="Times New Roman" w:hAnsi="Times New Roman"/>
          <w:b/>
        </w:rPr>
        <w:t>undefined</w:t>
      </w:r>
      <w:r w:rsidRPr="00E77497">
        <w:t>.</w:t>
      </w:r>
    </w:p>
    <w:p w14:paraId="1386AFC3" w14:textId="77777777" w:rsidR="003A4A57" w:rsidRPr="00E77497" w:rsidRDefault="003A4A57" w:rsidP="003A4A57">
      <w:pPr>
        <w:spacing w:after="120"/>
      </w:pPr>
      <w:r>
        <w:t>Methods</w:t>
      </w:r>
      <w:r w:rsidRPr="00E77497">
        <w:t xml:space="preserve"> environment records support </w:t>
      </w:r>
      <w:r>
        <w:t xml:space="preserve">all of Declarative Environment Record methods listed in </w:t>
      </w:r>
      <w:r w:rsidR="00CF10B9">
        <w:fldChar w:fldCharType="begin"/>
      </w:r>
      <w:r w:rsidR="00CF10B9">
        <w:instrText xml:space="preserve"> REF _Ref365644814 \h </w:instrText>
      </w:r>
      <w:r w:rsidR="00CF10B9">
        <w:fldChar w:fldCharType="separate"/>
      </w:r>
      <w:r w:rsidR="00083CEC">
        <w:t xml:space="preserve">Table </w:t>
      </w:r>
      <w:r w:rsidR="00083CEC">
        <w:rPr>
          <w:noProof/>
        </w:rPr>
        <w:t>16</w:t>
      </w:r>
      <w:r w:rsidR="00CF10B9">
        <w:fldChar w:fldCharType="end"/>
      </w:r>
      <w:r w:rsidR="00CF10B9">
        <w:t xml:space="preserve"> </w:t>
      </w:r>
      <w:r>
        <w:t>and share the same specifications for all of those methods except for HasThisBinding and HasSuperBinding. In addition, d</w:t>
      </w:r>
      <w:r w:rsidRPr="00E77497">
        <w:t>eclarative environment records support the methods listed in</w:t>
      </w:r>
      <w:r w:rsidR="00CF10B9">
        <w:t xml:space="preserve"> </w:t>
      </w:r>
      <w:r w:rsidR="00CF10B9">
        <w:fldChar w:fldCharType="begin"/>
      </w:r>
      <w:r w:rsidR="00CF10B9">
        <w:instrText xml:space="preserve"> REF _Ref365644815 \h </w:instrText>
      </w:r>
      <w:r w:rsidR="00CF10B9">
        <w:fldChar w:fldCharType="separate"/>
      </w:r>
      <w:r w:rsidR="00083CEC">
        <w:t xml:space="preserve">Table </w:t>
      </w:r>
      <w:r w:rsidR="00083CEC">
        <w:rPr>
          <w:noProof/>
        </w:rPr>
        <w:t>17</w:t>
      </w:r>
      <w:r w:rsidR="00CF10B9">
        <w:fldChar w:fldCharType="end"/>
      </w:r>
      <w:r>
        <w:t>:</w:t>
      </w:r>
    </w:p>
    <w:p w14:paraId="311198F1" w14:textId="77777777" w:rsidR="003A4A57" w:rsidRPr="00E77497" w:rsidRDefault="003A4A57" w:rsidP="003A4A57">
      <w:pPr>
        <w:pStyle w:val="Tabletitle"/>
      </w:pPr>
      <w:bookmarkStart w:id="464" w:name="_Ref365644815"/>
      <w:r>
        <w:t xml:space="preserve">Table </w:t>
      </w:r>
      <w:r>
        <w:fldChar w:fldCharType="begin"/>
      </w:r>
      <w:r>
        <w:instrText xml:space="preserve"> SEQ Table \* ARABIC </w:instrText>
      </w:r>
      <w:r>
        <w:fldChar w:fldCharType="separate"/>
      </w:r>
      <w:r w:rsidR="00083CEC">
        <w:rPr>
          <w:noProof/>
        </w:rPr>
        <w:t>17</w:t>
      </w:r>
      <w:r>
        <w:fldChar w:fldCharType="end"/>
      </w:r>
      <w:bookmarkEnd w:id="464"/>
      <w:r w:rsidRPr="00E77497">
        <w:t xml:space="preserve"> — Additional Methods of </w:t>
      </w:r>
      <w:r>
        <w:t>Function</w:t>
      </w:r>
      <w:r w:rsidRPr="00E77497">
        <w:t xml:space="preser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73"/>
        <w:gridCol w:w="6190"/>
      </w:tblGrid>
      <w:tr w:rsidR="003A4A57" w:rsidRPr="00250FC6" w14:paraId="1AB22588" w14:textId="77777777" w:rsidTr="00831B9D">
        <w:trPr>
          <w:trHeight w:val="320"/>
          <w:jc w:val="center"/>
        </w:trPr>
        <w:tc>
          <w:tcPr>
            <w:tcW w:w="2773" w:type="dxa"/>
            <w:tcBorders>
              <w:top w:val="single" w:sz="12" w:space="0" w:color="000000"/>
              <w:left w:val="single" w:sz="6" w:space="0" w:color="000000"/>
              <w:bottom w:val="single" w:sz="6" w:space="0" w:color="000000"/>
              <w:right w:val="nil"/>
            </w:tcBorders>
            <w:shd w:val="solid" w:color="C0C0C0" w:fill="FFFFFF"/>
            <w:hideMark/>
          </w:tcPr>
          <w:p w14:paraId="0B252BDF" w14:textId="77777777" w:rsidR="003A4A57" w:rsidRPr="00E77497" w:rsidRDefault="003A4A57" w:rsidP="00831B9D">
            <w:pPr>
              <w:keepNext/>
              <w:shd w:val="solid" w:color="C0C0C0" w:fill="FFFFFF"/>
              <w:spacing w:after="0"/>
              <w:rPr>
                <w:b/>
                <w:i/>
                <w:shd w:val="solid" w:color="C0C0C0" w:fill="FFFFFF"/>
              </w:rPr>
            </w:pPr>
            <w:r w:rsidRPr="00E77497">
              <w:rPr>
                <w:b/>
                <w:i/>
                <w:shd w:val="solid" w:color="C0C0C0" w:fill="FFFFFF"/>
              </w:rPr>
              <w:t>Method</w:t>
            </w:r>
          </w:p>
        </w:tc>
        <w:tc>
          <w:tcPr>
            <w:tcW w:w="6190" w:type="dxa"/>
            <w:tcBorders>
              <w:top w:val="single" w:sz="12" w:space="0" w:color="000000"/>
              <w:left w:val="nil"/>
              <w:bottom w:val="single" w:sz="6" w:space="0" w:color="000000"/>
              <w:right w:val="single" w:sz="6" w:space="0" w:color="000000"/>
            </w:tcBorders>
            <w:shd w:val="solid" w:color="C0C0C0" w:fill="FFFFFF"/>
            <w:hideMark/>
          </w:tcPr>
          <w:p w14:paraId="2C10C714" w14:textId="77777777" w:rsidR="003A4A57" w:rsidRPr="00E77497" w:rsidRDefault="003A4A57" w:rsidP="00831B9D">
            <w:pPr>
              <w:keepNext/>
              <w:shd w:val="solid" w:color="C0C0C0" w:fill="FFFFFF"/>
              <w:spacing w:after="0"/>
              <w:rPr>
                <w:b/>
                <w:i/>
                <w:shd w:val="solid" w:color="C0C0C0" w:fill="FFFFFF"/>
              </w:rPr>
            </w:pPr>
            <w:r w:rsidRPr="00E77497">
              <w:rPr>
                <w:b/>
                <w:i/>
                <w:shd w:val="solid" w:color="C0C0C0" w:fill="FFFFFF"/>
              </w:rPr>
              <w:t>Purpose</w:t>
            </w:r>
          </w:p>
        </w:tc>
      </w:tr>
      <w:tr w:rsidR="003A4A57" w:rsidRPr="00250FC6" w14:paraId="4CC7FBFB" w14:textId="77777777" w:rsidTr="00831B9D">
        <w:trPr>
          <w:jc w:val="center"/>
        </w:trPr>
        <w:tc>
          <w:tcPr>
            <w:tcW w:w="2773" w:type="dxa"/>
            <w:tcBorders>
              <w:top w:val="single" w:sz="6" w:space="0" w:color="auto"/>
              <w:left w:val="single" w:sz="6" w:space="0" w:color="auto"/>
              <w:bottom w:val="single" w:sz="6" w:space="0" w:color="auto"/>
              <w:right w:val="single" w:sz="6" w:space="0" w:color="auto"/>
            </w:tcBorders>
            <w:hideMark/>
          </w:tcPr>
          <w:p w14:paraId="3F568F06" w14:textId="77777777" w:rsidR="003A4A57" w:rsidRPr="00E65A34" w:rsidRDefault="003A4A57" w:rsidP="00831B9D">
            <w:pPr>
              <w:keepNext/>
              <w:spacing w:after="60"/>
            </w:pPr>
            <w:r>
              <w:t>GetThisBinding</w:t>
            </w:r>
            <w:r w:rsidRPr="004D1BD1">
              <w:t>()</w:t>
            </w:r>
          </w:p>
        </w:tc>
        <w:tc>
          <w:tcPr>
            <w:tcW w:w="6190" w:type="dxa"/>
            <w:tcBorders>
              <w:top w:val="single" w:sz="6" w:space="0" w:color="auto"/>
              <w:left w:val="single" w:sz="6" w:space="0" w:color="auto"/>
              <w:bottom w:val="single" w:sz="6" w:space="0" w:color="auto"/>
              <w:right w:val="single" w:sz="6" w:space="0" w:color="auto"/>
            </w:tcBorders>
            <w:hideMark/>
          </w:tcPr>
          <w:p w14:paraId="76B9B0FE" w14:textId="77777777" w:rsidR="003A4A57" w:rsidRPr="00675B74" w:rsidRDefault="003A4A57" w:rsidP="00831B9D">
            <w:pPr>
              <w:keepNext/>
              <w:spacing w:after="60"/>
            </w:pPr>
            <w:r>
              <w:t xml:space="preserve">Return the value of this environment record’s </w:t>
            </w:r>
            <w:r w:rsidRPr="00825110">
              <w:rPr>
                <w:rFonts w:ascii="Courier New" w:hAnsi="Courier New" w:cs="Courier New"/>
                <w:b/>
              </w:rPr>
              <w:t>this</w:t>
            </w:r>
            <w:r>
              <w:t xml:space="preserve"> binding.</w:t>
            </w:r>
          </w:p>
        </w:tc>
      </w:tr>
      <w:tr w:rsidR="003A4A57" w:rsidRPr="00250FC6" w14:paraId="5B662BB5" w14:textId="77777777" w:rsidTr="00831B9D">
        <w:trPr>
          <w:jc w:val="center"/>
        </w:trPr>
        <w:tc>
          <w:tcPr>
            <w:tcW w:w="2773" w:type="dxa"/>
            <w:tcBorders>
              <w:top w:val="single" w:sz="6" w:space="0" w:color="auto"/>
              <w:left w:val="single" w:sz="6" w:space="0" w:color="auto"/>
              <w:bottom w:val="single" w:sz="6" w:space="0" w:color="auto"/>
              <w:right w:val="single" w:sz="6" w:space="0" w:color="auto"/>
            </w:tcBorders>
          </w:tcPr>
          <w:p w14:paraId="2F1AA1D4" w14:textId="77777777" w:rsidR="003A4A57" w:rsidRPr="004D1BD1" w:rsidRDefault="003A4A57" w:rsidP="00831B9D">
            <w:pPr>
              <w:keepNext/>
              <w:spacing w:after="60"/>
            </w:pPr>
            <w:r>
              <w:t>GetSuperBase()</w:t>
            </w:r>
          </w:p>
        </w:tc>
        <w:tc>
          <w:tcPr>
            <w:tcW w:w="6190" w:type="dxa"/>
            <w:tcBorders>
              <w:top w:val="single" w:sz="6" w:space="0" w:color="auto"/>
              <w:left w:val="single" w:sz="6" w:space="0" w:color="auto"/>
              <w:bottom w:val="single" w:sz="6" w:space="0" w:color="auto"/>
              <w:right w:val="single" w:sz="6" w:space="0" w:color="auto"/>
            </w:tcBorders>
          </w:tcPr>
          <w:p w14:paraId="2BBF0D18" w14:textId="77777777" w:rsidR="003A4A57" w:rsidRPr="009C202C" w:rsidRDefault="003A4A57" w:rsidP="00831B9D">
            <w:pPr>
              <w:keepNext/>
              <w:spacing w:after="60"/>
            </w:pPr>
            <w:r>
              <w:t xml:space="preserve">Return the object that is the base for </w:t>
            </w:r>
            <w:r w:rsidRPr="000B265D">
              <w:rPr>
                <w:rFonts w:ascii="Courier New" w:hAnsi="Courier New" w:cs="Courier New"/>
                <w:b/>
              </w:rPr>
              <w:t>super</w:t>
            </w:r>
            <w:r>
              <w:t xml:space="preserve"> property accesses bound in this environment record. The object is derived from this environment record’s </w:t>
            </w:r>
            <w:r w:rsidRPr="00825110">
              <w:rPr>
                <w:rFonts w:ascii="Times New Roman" w:hAnsi="Times New Roman"/>
              </w:rPr>
              <w:t>HomeObject</w:t>
            </w:r>
            <w:r>
              <w:rPr>
                <w:rFonts w:ascii="Courier New" w:hAnsi="Courier New" w:cs="Courier New"/>
                <w:b/>
              </w:rPr>
              <w:t xml:space="preserve"> </w:t>
            </w:r>
            <w:r w:rsidRPr="00825110">
              <w:rPr>
                <w:rFonts w:cs="Arial"/>
              </w:rPr>
              <w:t>binding.</w:t>
            </w:r>
            <w:r>
              <w:rPr>
                <w:rFonts w:cs="Arial"/>
              </w:rPr>
              <w:t xml:space="preserve"> If the value is Empty, return </w:t>
            </w:r>
            <w:r w:rsidRPr="00825110">
              <w:rPr>
                <w:rFonts w:ascii="Times New Roman" w:hAnsi="Times New Roman"/>
                <w:b/>
              </w:rPr>
              <w:t>undefined</w:t>
            </w:r>
            <w:r>
              <w:rPr>
                <w:rFonts w:cs="Arial"/>
              </w:rPr>
              <w:t xml:space="preserve">. </w:t>
            </w:r>
          </w:p>
        </w:tc>
      </w:tr>
      <w:tr w:rsidR="003A4A57" w:rsidRPr="00250FC6" w14:paraId="12A96DE0" w14:textId="77777777" w:rsidTr="00831B9D">
        <w:trPr>
          <w:jc w:val="center"/>
        </w:trPr>
        <w:tc>
          <w:tcPr>
            <w:tcW w:w="2773" w:type="dxa"/>
            <w:tcBorders>
              <w:top w:val="single" w:sz="6" w:space="0" w:color="auto"/>
              <w:left w:val="single" w:sz="6" w:space="0" w:color="auto"/>
              <w:bottom w:val="single" w:sz="6" w:space="0" w:color="auto"/>
              <w:right w:val="single" w:sz="6" w:space="0" w:color="auto"/>
            </w:tcBorders>
            <w:hideMark/>
          </w:tcPr>
          <w:p w14:paraId="79A79E5C" w14:textId="77777777" w:rsidR="003A4A57" w:rsidRPr="009C202C" w:rsidRDefault="003A4A57" w:rsidP="003A4A57">
            <w:pPr>
              <w:spacing w:after="60"/>
            </w:pPr>
            <w:r>
              <w:t>GetMethodName()</w:t>
            </w:r>
          </w:p>
        </w:tc>
        <w:tc>
          <w:tcPr>
            <w:tcW w:w="6190" w:type="dxa"/>
            <w:tcBorders>
              <w:top w:val="single" w:sz="6" w:space="0" w:color="auto"/>
              <w:left w:val="single" w:sz="6" w:space="0" w:color="auto"/>
              <w:bottom w:val="single" w:sz="6" w:space="0" w:color="auto"/>
              <w:right w:val="single" w:sz="6" w:space="0" w:color="auto"/>
            </w:tcBorders>
            <w:hideMark/>
          </w:tcPr>
          <w:p w14:paraId="2E7326EF" w14:textId="77777777" w:rsidR="003A4A57" w:rsidRPr="00E77497" w:rsidRDefault="003A4A57" w:rsidP="00831B9D">
            <w:pPr>
              <w:keepLines/>
              <w:spacing w:after="60"/>
            </w:pPr>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p>
        </w:tc>
      </w:tr>
    </w:tbl>
    <w:p w14:paraId="08E8F60E" w14:textId="77777777" w:rsidR="003A4A57" w:rsidRPr="004D1BD1" w:rsidRDefault="003A4A57" w:rsidP="003A4A57"/>
    <w:p w14:paraId="6C343C18" w14:textId="77777777" w:rsidR="003A4A57" w:rsidRPr="00E65A34" w:rsidRDefault="003A4A57" w:rsidP="003A4A57">
      <w:r w:rsidRPr="00E65A34">
        <w:t xml:space="preserve">The behaviour of the </w:t>
      </w:r>
      <w:r>
        <w:t xml:space="preserve">additional </w:t>
      </w:r>
      <w:r w:rsidRPr="00E65A34">
        <w:t xml:space="preserve">concrete specification methods for </w:t>
      </w:r>
      <w:r>
        <w:t>Function</w:t>
      </w:r>
      <w:r w:rsidRPr="00E65A34">
        <w:t xml:space="preserve"> Environment Records is defined by the following algorithms</w:t>
      </w:r>
      <w:r>
        <w:t>:</w:t>
      </w:r>
    </w:p>
    <w:p w14:paraId="2AF249B9" w14:textId="77777777" w:rsidR="003A4A57" w:rsidRPr="00E77497" w:rsidRDefault="003A4A57" w:rsidP="003A4A57">
      <w:pPr>
        <w:pStyle w:val="51"/>
      </w:pPr>
      <w:r>
        <w:t>HasThisBinding</w:t>
      </w:r>
      <w:r w:rsidRPr="00E77497">
        <w:t xml:space="preserve"> ()</w:t>
      </w:r>
    </w:p>
    <w:p w14:paraId="2C03125A" w14:textId="77777777" w:rsidR="003A4A57" w:rsidRPr="00E77497" w:rsidRDefault="003A4A57" w:rsidP="003A4A57">
      <w:r>
        <w:t>Function</w:t>
      </w:r>
      <w:r w:rsidRPr="00E65A34">
        <w:t xml:space="preserve"> </w:t>
      </w:r>
      <w:r w:rsidRPr="00E77497">
        <w:t xml:space="preserve">Environment Records </w:t>
      </w:r>
      <w:r>
        <w:t xml:space="preserve">always provide a </w:t>
      </w:r>
      <w:r w:rsidRPr="00CC3839">
        <w:rPr>
          <w:rFonts w:ascii="Courier New" w:hAnsi="Courier New" w:cs="Courier New"/>
          <w:b/>
        </w:rPr>
        <w:t>this</w:t>
      </w:r>
      <w:r>
        <w:t xml:space="preserve"> binding</w:t>
      </w:r>
      <w:r w:rsidRPr="00E77497">
        <w:t>.</w:t>
      </w:r>
    </w:p>
    <w:p w14:paraId="0CE3DFDD" w14:textId="77777777" w:rsidR="003A4A57" w:rsidRPr="00E77497" w:rsidRDefault="003A4A57" w:rsidP="003A4A57">
      <w:pPr>
        <w:pStyle w:val="Alg4"/>
        <w:numPr>
          <w:ilvl w:val="0"/>
          <w:numId w:val="780"/>
        </w:numPr>
        <w:spacing w:after="120"/>
      </w:pPr>
      <w:r w:rsidRPr="00E77497">
        <w:t xml:space="preserve">Return </w:t>
      </w:r>
      <w:r>
        <w:rPr>
          <w:b/>
        </w:rPr>
        <w:t>true</w:t>
      </w:r>
      <w:r w:rsidRPr="00E77497">
        <w:t>.</w:t>
      </w:r>
    </w:p>
    <w:p w14:paraId="1D0FDA9C" w14:textId="77777777" w:rsidR="003A4A57" w:rsidRPr="00E77497" w:rsidRDefault="003A4A57" w:rsidP="003A4A57">
      <w:pPr>
        <w:pStyle w:val="51"/>
      </w:pPr>
      <w:r>
        <w:t>HasSuperBinding</w:t>
      </w:r>
      <w:r w:rsidRPr="00E77497">
        <w:t xml:space="preserve"> ()</w:t>
      </w:r>
    </w:p>
    <w:p w14:paraId="0442446E" w14:textId="77777777" w:rsidR="003A4A57" w:rsidRPr="00E77497" w:rsidRDefault="003A4A57" w:rsidP="003A4A57">
      <w:pPr>
        <w:pStyle w:val="Alg4"/>
        <w:numPr>
          <w:ilvl w:val="0"/>
          <w:numId w:val="781"/>
        </w:numPr>
        <w:spacing w:after="120"/>
      </w:pPr>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p>
    <w:p w14:paraId="7D47D473" w14:textId="77777777" w:rsidR="003A4A57" w:rsidRPr="00E77497" w:rsidRDefault="003A4A57" w:rsidP="003A4A57">
      <w:pPr>
        <w:pStyle w:val="51"/>
      </w:pPr>
      <w:r>
        <w:t>GetThisBinding</w:t>
      </w:r>
      <w:r w:rsidRPr="00E77497">
        <w:t xml:space="preserve"> ()</w:t>
      </w:r>
    </w:p>
    <w:p w14:paraId="47AE2B39" w14:textId="77777777" w:rsidR="003A4A57" w:rsidRPr="00E77497" w:rsidRDefault="003A4A57" w:rsidP="003A4A57">
      <w:pPr>
        <w:pStyle w:val="Alg4"/>
        <w:numPr>
          <w:ilvl w:val="0"/>
          <w:numId w:val="783"/>
        </w:numPr>
        <w:spacing w:after="120"/>
      </w:pPr>
      <w:r>
        <w:t xml:space="preserve">Return the value of this environment record’s </w:t>
      </w:r>
      <w:r>
        <w:rPr>
          <w:i/>
        </w:rPr>
        <w:t>thisValue</w:t>
      </w:r>
      <w:r w:rsidRPr="00E77497">
        <w:t>.</w:t>
      </w:r>
    </w:p>
    <w:p w14:paraId="7FBD15D3" w14:textId="77777777" w:rsidR="003A4A57" w:rsidRPr="00E77497" w:rsidRDefault="003A4A57" w:rsidP="003A4A57">
      <w:pPr>
        <w:pStyle w:val="51"/>
      </w:pPr>
      <w:r>
        <w:t>GetSuperBase</w:t>
      </w:r>
      <w:r w:rsidRPr="00E77497">
        <w:t xml:space="preserve"> ()</w:t>
      </w:r>
    </w:p>
    <w:p w14:paraId="13FB43FB" w14:textId="77777777" w:rsidR="003A4A57" w:rsidRDefault="003A4A57" w:rsidP="003A4A57">
      <w:pPr>
        <w:pStyle w:val="Alg4"/>
        <w:numPr>
          <w:ilvl w:val="0"/>
          <w:numId w:val="784"/>
        </w:numPr>
        <w:spacing w:after="120"/>
        <w:contextualSpacing/>
      </w:pPr>
      <w:r>
        <w:t xml:space="preserve">Let </w:t>
      </w:r>
      <w:r w:rsidRPr="003228B0">
        <w:rPr>
          <w:i/>
        </w:rPr>
        <w:t>home</w:t>
      </w:r>
      <w:r>
        <w:t xml:space="preserve"> be the value of</w:t>
      </w:r>
      <w:r w:rsidRPr="000B265D">
        <w:t xml:space="preserve"> </w:t>
      </w:r>
      <w:r>
        <w:t xml:space="preserve">this environment record’s </w:t>
      </w:r>
      <w:r w:rsidRPr="00BC1C9D">
        <w:rPr>
          <w:i/>
        </w:rPr>
        <w:t>HomeObject</w:t>
      </w:r>
      <w:r>
        <w:t>.</w:t>
      </w:r>
    </w:p>
    <w:p w14:paraId="296B9F45" w14:textId="77777777" w:rsidR="003A4A57" w:rsidRDefault="003A4A57" w:rsidP="003A4A57">
      <w:pPr>
        <w:pStyle w:val="Alg4"/>
        <w:numPr>
          <w:ilvl w:val="0"/>
          <w:numId w:val="784"/>
        </w:numPr>
        <w:spacing w:after="120"/>
        <w:contextualSpacing/>
      </w:pPr>
      <w:r>
        <w:t xml:space="preserve">If </w:t>
      </w:r>
      <w:r w:rsidRPr="00D639BE">
        <w:rPr>
          <w:i/>
        </w:rPr>
        <w:t>home</w:t>
      </w:r>
      <w:r>
        <w:t xml:space="preserve"> has the value </w:t>
      </w:r>
      <w:r w:rsidRPr="00BC1C9D">
        <w:rPr>
          <w:rFonts w:ascii="Arial" w:hAnsi="Arial" w:cs="Arial"/>
        </w:rPr>
        <w:t>Empty</w:t>
      </w:r>
      <w:r>
        <w:t xml:space="preserve">, then return </w:t>
      </w:r>
      <w:r>
        <w:rPr>
          <w:b/>
        </w:rPr>
        <w:t>undefined</w:t>
      </w:r>
      <w:r>
        <w:t>.</w:t>
      </w:r>
    </w:p>
    <w:p w14:paraId="20C9DE8E" w14:textId="77777777" w:rsidR="003A4A57" w:rsidRDefault="003A4A57" w:rsidP="003A4A57">
      <w:pPr>
        <w:pStyle w:val="Alg4"/>
        <w:numPr>
          <w:ilvl w:val="0"/>
          <w:numId w:val="784"/>
        </w:numPr>
        <w:spacing w:after="120"/>
        <w:contextualSpacing/>
      </w:pPr>
      <w:r>
        <w:t>Assert Type(</w:t>
      </w:r>
      <w:r w:rsidRPr="003C276D">
        <w:rPr>
          <w:i/>
        </w:rPr>
        <w:t>home</w:t>
      </w:r>
      <w:r>
        <w:t>) is Object.</w:t>
      </w:r>
    </w:p>
    <w:p w14:paraId="7B6BA1CF" w14:textId="77777777" w:rsidR="003A4A57" w:rsidRPr="00E77497" w:rsidRDefault="003A4A57" w:rsidP="003A4A57">
      <w:pPr>
        <w:pStyle w:val="Alg4"/>
        <w:numPr>
          <w:ilvl w:val="0"/>
          <w:numId w:val="784"/>
        </w:numPr>
        <w:spacing w:after="120"/>
      </w:pPr>
      <w:r>
        <w:t>Return</w:t>
      </w:r>
      <w:r>
        <w:rPr>
          <w:b/>
        </w:rPr>
        <w:t xml:space="preserve"> </w:t>
      </w:r>
      <w:r>
        <w:t xml:space="preserve">the result of calling </w:t>
      </w:r>
      <w:r w:rsidRPr="00D639BE">
        <w:rPr>
          <w:i/>
        </w:rPr>
        <w:t>home’s</w:t>
      </w:r>
      <w:r>
        <w:t xml:space="preserve"> [[GetInheritance]] internal method.</w:t>
      </w:r>
    </w:p>
    <w:p w14:paraId="6B2B7330" w14:textId="77777777" w:rsidR="003A4A57" w:rsidRPr="00E77497" w:rsidRDefault="003A4A57" w:rsidP="003A4A57">
      <w:pPr>
        <w:pStyle w:val="51"/>
      </w:pPr>
      <w:r>
        <w:t>GetMethodName</w:t>
      </w:r>
      <w:r w:rsidRPr="00E77497">
        <w:t xml:space="preserve"> ()</w:t>
      </w:r>
    </w:p>
    <w:p w14:paraId="7CEEF557" w14:textId="77777777" w:rsidR="003A4A57" w:rsidRPr="00E77497" w:rsidRDefault="003A4A57" w:rsidP="003A4A57">
      <w:pPr>
        <w:pStyle w:val="Alg4"/>
        <w:numPr>
          <w:ilvl w:val="0"/>
          <w:numId w:val="785"/>
        </w:numPr>
        <w:spacing w:after="120"/>
      </w:pPr>
      <w:r>
        <w:t xml:space="preserve">Return the value of this environment record’s </w:t>
      </w:r>
      <w:r>
        <w:rPr>
          <w:i/>
        </w:rPr>
        <w:t>MethodName</w:t>
      </w:r>
      <w:r w:rsidRPr="00E77497">
        <w:t>.</w:t>
      </w:r>
    </w:p>
    <w:p w14:paraId="76470303" w14:textId="77777777" w:rsidR="003A4A57" w:rsidRPr="00E77497" w:rsidRDefault="003A4A57" w:rsidP="003A4A57">
      <w:pPr>
        <w:pStyle w:val="40"/>
      </w:pPr>
      <w:r>
        <w:t>Global</w:t>
      </w:r>
      <w:r w:rsidRPr="00E77497">
        <w:t xml:space="preserve"> Environment Records</w:t>
      </w:r>
    </w:p>
    <w:p w14:paraId="1D4B8666" w14:textId="77777777" w:rsidR="003A4A57" w:rsidRPr="00E77497" w:rsidRDefault="003A4A57" w:rsidP="003A4A57">
      <w:r>
        <w:t xml:space="preserve">A global environment record is used to represent the outer most scope that is shared by all of the ECMAScript </w:t>
      </w:r>
      <w:r>
        <w:rPr>
          <w:rFonts w:ascii="Times New Roman" w:hAnsi="Times New Roman"/>
          <w:i/>
        </w:rPr>
        <w:t>Script</w:t>
      </w:r>
      <w:r>
        <w:rPr>
          <w:rFonts w:ascii="Times New Roman" w:hAnsi="Times New Roman"/>
          <w:iCs/>
        </w:rPr>
        <w:t xml:space="preserve"> </w:t>
      </w:r>
      <w:r w:rsidRPr="00D45A1D">
        <w:t>elements that are processed in a common Realm (</w:t>
      </w:r>
      <w:r w:rsidR="00C04626">
        <w:fldChar w:fldCharType="begin"/>
      </w:r>
      <w:r w:rsidR="00C04626">
        <w:instrText xml:space="preserve"> REF _Ref365537831 \r \h </w:instrText>
      </w:r>
      <w:r w:rsidR="00C04626">
        <w:fldChar w:fldCharType="separate"/>
      </w:r>
      <w:r w:rsidR="00083CEC">
        <w:t>8.2</w:t>
      </w:r>
      <w:r w:rsidR="00C04626">
        <w:fldChar w:fldCharType="end"/>
      </w:r>
      <w:r w:rsidRPr="00D45A1D">
        <w:t>)</w:t>
      </w:r>
      <w:r>
        <w:t>. A global environment provides the bindings for built-in globals (</w:t>
      </w:r>
      <w:r w:rsidR="00D45A1D">
        <w:t xml:space="preserve">clause </w:t>
      </w:r>
      <w:r w:rsidR="00D45A1D">
        <w:fldChar w:fldCharType="begin"/>
      </w:r>
      <w:r w:rsidR="00D45A1D">
        <w:instrText xml:space="preserve"> REF _Ref457031693 \r \h </w:instrText>
      </w:r>
      <w:r w:rsidR="00D45A1D">
        <w:fldChar w:fldCharType="separate"/>
      </w:r>
      <w:r w:rsidR="00083CEC">
        <w:t>18</w:t>
      </w:r>
      <w:r w:rsidR="00D45A1D">
        <w:fldChar w:fldCharType="end"/>
      </w:r>
      <w:r>
        <w:t xml:space="preserve">), properties of the global object, and for all declarations that are not function code and that occur within </w:t>
      </w:r>
      <w:r>
        <w:rPr>
          <w:rFonts w:ascii="Times New Roman" w:hAnsi="Times New Roman"/>
          <w:i/>
        </w:rPr>
        <w:t>Script</w:t>
      </w:r>
      <w:r>
        <w:t xml:space="preserve"> productions.</w:t>
      </w:r>
    </w:p>
    <w:p w14:paraId="756FB7B7" w14:textId="77777777" w:rsidR="003A4A57" w:rsidRDefault="003A4A57" w:rsidP="003A4A57">
      <w:r>
        <w:t xml:space="preserve">A global environment record is logically a single record but it is specified as a composite encapsulating an object environment record and a declarative environment record.  The object environment record has as its base object the global object of the associated Realm. This global object is also the value of the global environment record’s </w:t>
      </w:r>
      <w:r w:rsidRPr="00D634EC">
        <w:rPr>
          <w:rFonts w:ascii="Times New Roman" w:hAnsi="Times New Roman"/>
          <w:i/>
        </w:rPr>
        <w:t>thisValue</w:t>
      </w:r>
      <w:r>
        <w:t>. The object environment record component of a global environment record contains the bindings for all built-in globals (</w:t>
      </w:r>
      <w:r w:rsidR="00D45A1D">
        <w:t xml:space="preserve">clause </w:t>
      </w:r>
      <w:r w:rsidR="00D45A1D">
        <w:fldChar w:fldCharType="begin"/>
      </w:r>
      <w:r w:rsidR="00D45A1D">
        <w:instrText xml:space="preserve"> REF _Ref457031693 \r \h </w:instrText>
      </w:r>
      <w:r w:rsidR="00D45A1D">
        <w:fldChar w:fldCharType="separate"/>
      </w:r>
      <w:r w:rsidR="00083CEC">
        <w:t>18</w:t>
      </w:r>
      <w:r w:rsidR="00D45A1D">
        <w:fldChar w:fldCharType="end"/>
      </w:r>
      <w:r>
        <w:t xml:space="preserve">) and all bindings introduced by a </w:t>
      </w:r>
      <w:r w:rsidRPr="0018409E">
        <w:rPr>
          <w:rFonts w:ascii="Times New Roman" w:hAnsi="Times New Roman"/>
          <w:i/>
          <w:iCs/>
        </w:rPr>
        <w:t>FunctionDeclaration</w:t>
      </w:r>
      <w:r>
        <w:t xml:space="preserve"> or </w:t>
      </w:r>
      <w:r w:rsidRPr="0018409E">
        <w:rPr>
          <w:rFonts w:ascii="Times New Roman" w:hAnsi="Times New Roman"/>
          <w:i/>
          <w:iCs/>
        </w:rPr>
        <w:t>Var</w:t>
      </w:r>
      <w:r>
        <w:rPr>
          <w:rFonts w:ascii="Times New Roman" w:hAnsi="Times New Roman"/>
          <w:i/>
          <w:iCs/>
        </w:rPr>
        <w:t>iable</w:t>
      </w:r>
      <w:r w:rsidRPr="0018409E">
        <w:rPr>
          <w:rFonts w:ascii="Times New Roman" w:hAnsi="Times New Roman"/>
          <w:i/>
          <w:iCs/>
        </w:rPr>
        <w:t>Statement</w:t>
      </w:r>
      <w:r>
        <w:t xml:space="preserve"> contained in global code. The bindings for all other ECMAScript declarations in global code are contained in the declarative environment record component of the global environment record.</w:t>
      </w:r>
    </w:p>
    <w:p w14:paraId="59E7DE51" w14:textId="77777777" w:rsidR="003A4A57" w:rsidRDefault="003A4A57" w:rsidP="003A4A57">
      <w:r>
        <w:t xml:space="preserve">Properties may be created directly on a global object.  Hence, the object environment record component of a global environment record may contain both bindings created explicitly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and binding created implicitly as properties of the global object. In order to identify which bindings were explicitly created using declarations, a global environment record maintains a list of the names bound using its CreateGlobalVarBindings and CreateGlobalFunctionBindings concrete methods.</w:t>
      </w:r>
    </w:p>
    <w:p w14:paraId="2F48A690" w14:textId="77777777" w:rsidR="003A4A57" w:rsidRDefault="003A4A57" w:rsidP="003A4A57">
      <w:r>
        <w:t xml:space="preserve">Global environment records have the additional state components listed in </w:t>
      </w:r>
      <w:r w:rsidR="00CF10B9">
        <w:fldChar w:fldCharType="begin"/>
      </w:r>
      <w:r w:rsidR="00CF10B9">
        <w:instrText xml:space="preserve"> REF _Ref365644816 \h </w:instrText>
      </w:r>
      <w:r w:rsidR="00CF10B9">
        <w:fldChar w:fldCharType="separate"/>
      </w:r>
      <w:r w:rsidR="00083CEC">
        <w:t xml:space="preserve">Table </w:t>
      </w:r>
      <w:r w:rsidR="00083CEC">
        <w:rPr>
          <w:noProof/>
        </w:rPr>
        <w:t>18</w:t>
      </w:r>
      <w:r w:rsidR="00CF10B9">
        <w:fldChar w:fldCharType="end"/>
      </w:r>
      <w:r w:rsidR="00CF10B9">
        <w:t xml:space="preserve"> </w:t>
      </w:r>
      <w:r>
        <w:t>and the additional methods listed in</w:t>
      </w:r>
      <w:r w:rsidR="00CF10B9">
        <w:t xml:space="preserve"> </w:t>
      </w:r>
      <w:r w:rsidR="00CF10B9">
        <w:fldChar w:fldCharType="begin"/>
      </w:r>
      <w:r w:rsidR="00CF10B9">
        <w:instrText xml:space="preserve"> REF _Ref365644817 \h </w:instrText>
      </w:r>
      <w:r w:rsidR="00CF10B9">
        <w:fldChar w:fldCharType="separate"/>
      </w:r>
      <w:r w:rsidR="00083CEC">
        <w:t xml:space="preserve">Table </w:t>
      </w:r>
      <w:r w:rsidR="00083CEC">
        <w:rPr>
          <w:noProof/>
        </w:rPr>
        <w:t>19</w:t>
      </w:r>
      <w:r w:rsidR="00CF10B9">
        <w:fldChar w:fldCharType="end"/>
      </w:r>
      <w:r>
        <w:t>.</w:t>
      </w:r>
    </w:p>
    <w:p w14:paraId="112AB3B0" w14:textId="77777777" w:rsidR="003A4A57" w:rsidRDefault="003A4A57" w:rsidP="003A4A57">
      <w:pPr>
        <w:pStyle w:val="afffff4"/>
        <w:keepNext/>
        <w:jc w:val="center"/>
      </w:pPr>
      <w:bookmarkStart w:id="465" w:name="_Ref365644816"/>
      <w:r>
        <w:t xml:space="preserve">Table </w:t>
      </w:r>
      <w:r>
        <w:fldChar w:fldCharType="begin"/>
      </w:r>
      <w:r>
        <w:instrText xml:space="preserve"> SEQ Table \* ARABIC </w:instrText>
      </w:r>
      <w:r>
        <w:fldChar w:fldCharType="separate"/>
      </w:r>
      <w:r w:rsidR="00083CEC">
        <w:rPr>
          <w:noProof/>
        </w:rPr>
        <w:t>18</w:t>
      </w:r>
      <w:r>
        <w:fldChar w:fldCharType="end"/>
      </w:r>
      <w:bookmarkEnd w:id="465"/>
      <w:r>
        <w:rPr>
          <w:lang w:val="en-US"/>
        </w:rPr>
        <w:t xml:space="preserve"> -- Components of Global Environment Records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0"/>
        <w:gridCol w:w="6566"/>
      </w:tblGrid>
      <w:tr w:rsidR="003A4A57" w:rsidRPr="00ED2E78" w14:paraId="0276F974" w14:textId="77777777"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2E3C2474"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544F54D9"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14:paraId="11F95D9B" w14:textId="77777777" w:rsidTr="003A4A57">
        <w:trPr>
          <w:jc w:val="center"/>
        </w:trPr>
        <w:tc>
          <w:tcPr>
            <w:tcW w:w="2290" w:type="dxa"/>
            <w:tcBorders>
              <w:top w:val="nil"/>
              <w:left w:val="single" w:sz="6" w:space="0" w:color="auto"/>
              <w:bottom w:val="single" w:sz="6" w:space="0" w:color="auto"/>
              <w:right w:val="single" w:sz="6" w:space="0" w:color="auto"/>
            </w:tcBorders>
            <w:hideMark/>
          </w:tcPr>
          <w:p w14:paraId="294C8AD8" w14:textId="77777777" w:rsidR="003A4A57" w:rsidRPr="003B4312" w:rsidRDefault="003A4A57" w:rsidP="003A4A57">
            <w:pPr>
              <w:keepNext/>
              <w:spacing w:after="60"/>
            </w:pPr>
            <w:r>
              <w:t>ObjectEnvironment</w:t>
            </w:r>
          </w:p>
        </w:tc>
        <w:tc>
          <w:tcPr>
            <w:tcW w:w="6566" w:type="dxa"/>
            <w:tcBorders>
              <w:top w:val="nil"/>
              <w:left w:val="single" w:sz="6" w:space="0" w:color="auto"/>
              <w:bottom w:val="single" w:sz="6" w:space="0" w:color="auto"/>
              <w:right w:val="single" w:sz="6" w:space="0" w:color="auto"/>
            </w:tcBorders>
            <w:hideMark/>
          </w:tcPr>
          <w:p w14:paraId="787740AE" w14:textId="77777777" w:rsidR="003A4A57" w:rsidRPr="00E65A34" w:rsidRDefault="003A4A57" w:rsidP="003A4A57">
            <w:pPr>
              <w:keepNext/>
              <w:spacing w:after="60"/>
            </w:pPr>
            <w:r>
              <w:t xml:space="preserve">A Object Environment Record whose base object is the global object.  Contains global built-in bindings as well as bindings for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r w:rsidR="003A4A57" w:rsidRPr="00ED2E78" w14:paraId="6065B223" w14:textId="77777777" w:rsidTr="003A4A57">
        <w:trPr>
          <w:jc w:val="center"/>
        </w:trPr>
        <w:tc>
          <w:tcPr>
            <w:tcW w:w="2290" w:type="dxa"/>
            <w:tcBorders>
              <w:top w:val="single" w:sz="6" w:space="0" w:color="auto"/>
              <w:left w:val="single" w:sz="6" w:space="0" w:color="auto"/>
              <w:bottom w:val="single" w:sz="6" w:space="0" w:color="auto"/>
              <w:right w:val="single" w:sz="6" w:space="0" w:color="auto"/>
            </w:tcBorders>
            <w:hideMark/>
          </w:tcPr>
          <w:p w14:paraId="2688C9AB" w14:textId="77777777" w:rsidR="003A4A57" w:rsidRPr="003B4312" w:rsidRDefault="003A4A57" w:rsidP="003A4A57">
            <w:pPr>
              <w:keepNext/>
              <w:spacing w:after="60"/>
            </w:pPr>
            <w:r>
              <w:t>Declarative</w:t>
            </w:r>
            <w:r w:rsidRPr="004D1BD1">
              <w:t>Environment</w:t>
            </w:r>
          </w:p>
        </w:tc>
        <w:tc>
          <w:tcPr>
            <w:tcW w:w="6566" w:type="dxa"/>
            <w:tcBorders>
              <w:top w:val="single" w:sz="6" w:space="0" w:color="auto"/>
              <w:left w:val="single" w:sz="6" w:space="0" w:color="auto"/>
              <w:bottom w:val="single" w:sz="6" w:space="0" w:color="auto"/>
              <w:right w:val="single" w:sz="6" w:space="0" w:color="auto"/>
            </w:tcBorders>
            <w:hideMark/>
          </w:tcPr>
          <w:p w14:paraId="68AD6E19" w14:textId="77777777" w:rsidR="003A4A57" w:rsidRPr="00E77497" w:rsidRDefault="003A4A57" w:rsidP="003A4A57">
            <w:pPr>
              <w:keepNext/>
              <w:spacing w:after="60"/>
            </w:pPr>
            <w:r>
              <w:t xml:space="preserve">A Declarative Environment Record that contains bindings for all declarations in global for the associated Realm code except for </w:t>
            </w:r>
            <w:r w:rsidRPr="00031EBD">
              <w:rPr>
                <w:rFonts w:ascii="Times New Roman" w:hAnsi="Times New Roman"/>
                <w:i/>
                <w:iCs/>
              </w:rPr>
              <w:t>FunctionDeclaration</w:t>
            </w:r>
            <w:r>
              <w:t xml:space="preserve"> and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w:t>
            </w:r>
          </w:p>
        </w:tc>
      </w:tr>
      <w:tr w:rsidR="003A4A57" w:rsidRPr="00ED2E78" w14:paraId="7A70A582" w14:textId="77777777" w:rsidTr="003A4A57">
        <w:trPr>
          <w:jc w:val="center"/>
        </w:trPr>
        <w:tc>
          <w:tcPr>
            <w:tcW w:w="2290" w:type="dxa"/>
            <w:tcBorders>
              <w:top w:val="single" w:sz="6" w:space="0" w:color="auto"/>
              <w:left w:val="single" w:sz="6" w:space="0" w:color="auto"/>
              <w:bottom w:val="single" w:sz="6" w:space="0" w:color="auto"/>
              <w:right w:val="single" w:sz="6" w:space="0" w:color="auto"/>
            </w:tcBorders>
          </w:tcPr>
          <w:p w14:paraId="386FC8A0" w14:textId="77777777" w:rsidR="003A4A57" w:rsidRDefault="003A4A57" w:rsidP="003A4A57">
            <w:pPr>
              <w:keepNext/>
              <w:spacing w:after="60"/>
            </w:pPr>
            <w:r>
              <w:t>VarNames</w:t>
            </w:r>
          </w:p>
        </w:tc>
        <w:tc>
          <w:tcPr>
            <w:tcW w:w="6566" w:type="dxa"/>
            <w:tcBorders>
              <w:top w:val="single" w:sz="6" w:space="0" w:color="auto"/>
              <w:left w:val="single" w:sz="6" w:space="0" w:color="auto"/>
              <w:bottom w:val="single" w:sz="6" w:space="0" w:color="auto"/>
              <w:right w:val="single" w:sz="6" w:space="0" w:color="auto"/>
            </w:tcBorders>
          </w:tcPr>
          <w:p w14:paraId="337068C9" w14:textId="77777777" w:rsidR="003A4A57" w:rsidRPr="00E65A34" w:rsidRDefault="003A4A57" w:rsidP="003A4A57">
            <w:pPr>
              <w:keepNext/>
              <w:spacing w:after="60"/>
            </w:pPr>
            <w:r>
              <w:t xml:space="preserve">A List containing the string names bound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bl>
    <w:p w14:paraId="4E8A58CC" w14:textId="77777777" w:rsidR="003A4A57" w:rsidRDefault="003A4A57" w:rsidP="003A4A57"/>
    <w:p w14:paraId="2C7D6B98" w14:textId="77777777" w:rsidR="003A4A57" w:rsidRPr="00E77497" w:rsidRDefault="003A4A57" w:rsidP="003A4A57">
      <w:pPr>
        <w:pStyle w:val="Tabletitle"/>
      </w:pPr>
      <w:bookmarkStart w:id="466" w:name="_Ref365644817"/>
      <w:r>
        <w:t xml:space="preserve">Table </w:t>
      </w:r>
      <w:r>
        <w:fldChar w:fldCharType="begin"/>
      </w:r>
      <w:r>
        <w:instrText xml:space="preserve"> SEQ Table \* ARABIC </w:instrText>
      </w:r>
      <w:r>
        <w:fldChar w:fldCharType="separate"/>
      </w:r>
      <w:r w:rsidR="00083CEC">
        <w:rPr>
          <w:noProof/>
        </w:rPr>
        <w:t>19</w:t>
      </w:r>
      <w:r>
        <w:fldChar w:fldCharType="end"/>
      </w:r>
      <w:bookmarkEnd w:id="466"/>
      <w:r w:rsidRPr="00E77497">
        <w:t xml:space="preserve"> — Additional Methods of </w:t>
      </w:r>
      <w:r>
        <w:t>Global</w:t>
      </w:r>
      <w:r w:rsidRPr="00E77497">
        <w:t xml:space="preserve"> Environment Records</w:t>
      </w:r>
    </w:p>
    <w:tbl>
      <w:tblPr>
        <w:tblW w:w="0" w:type="auto"/>
        <w:jc w:val="center"/>
        <w:tblInd w:w="-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
        <w:gridCol w:w="3687"/>
        <w:gridCol w:w="31"/>
        <w:gridCol w:w="6205"/>
        <w:gridCol w:w="31"/>
      </w:tblGrid>
      <w:tr w:rsidR="003A4A57" w:rsidRPr="00250FC6" w14:paraId="4066FC07" w14:textId="77777777" w:rsidTr="003A4A57">
        <w:trPr>
          <w:gridBefore w:val="1"/>
          <w:wBefore w:w="31" w:type="dxa"/>
          <w:trHeight w:val="320"/>
          <w:jc w:val="center"/>
        </w:trPr>
        <w:tc>
          <w:tcPr>
            <w:tcW w:w="3718" w:type="dxa"/>
            <w:gridSpan w:val="2"/>
            <w:tcBorders>
              <w:top w:val="single" w:sz="12" w:space="0" w:color="000000"/>
              <w:left w:val="single" w:sz="6" w:space="0" w:color="000000"/>
              <w:bottom w:val="single" w:sz="6" w:space="0" w:color="000000"/>
              <w:right w:val="nil"/>
            </w:tcBorders>
            <w:shd w:val="solid" w:color="C0C0C0" w:fill="FFFFFF"/>
            <w:hideMark/>
          </w:tcPr>
          <w:p w14:paraId="629565C2"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Method</w:t>
            </w:r>
          </w:p>
        </w:tc>
        <w:tc>
          <w:tcPr>
            <w:tcW w:w="6236" w:type="dxa"/>
            <w:gridSpan w:val="2"/>
            <w:tcBorders>
              <w:top w:val="single" w:sz="12" w:space="0" w:color="000000"/>
              <w:left w:val="nil"/>
              <w:bottom w:val="single" w:sz="6" w:space="0" w:color="000000"/>
              <w:right w:val="single" w:sz="6" w:space="0" w:color="000000"/>
            </w:tcBorders>
            <w:shd w:val="solid" w:color="C0C0C0" w:fill="FFFFFF"/>
            <w:hideMark/>
          </w:tcPr>
          <w:p w14:paraId="186D9E84"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675B74" w14:paraId="00CACABC" w14:textId="77777777" w:rsidTr="003A4A57">
        <w:trPr>
          <w:gridAfter w:val="1"/>
          <w:wAfter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49DF7CB9" w14:textId="77777777" w:rsidR="003A4A57" w:rsidRPr="00E65A34" w:rsidRDefault="003A4A57" w:rsidP="003A4A57">
            <w:pPr>
              <w:keepNext/>
              <w:spacing w:after="60"/>
            </w:pPr>
            <w:r>
              <w:t>GetThisBinding</w:t>
            </w:r>
            <w:r w:rsidRPr="004D1BD1">
              <w:t>()</w:t>
            </w:r>
          </w:p>
        </w:tc>
        <w:tc>
          <w:tcPr>
            <w:tcW w:w="6236" w:type="dxa"/>
            <w:gridSpan w:val="2"/>
            <w:tcBorders>
              <w:top w:val="single" w:sz="6" w:space="0" w:color="auto"/>
              <w:left w:val="single" w:sz="6" w:space="0" w:color="auto"/>
              <w:bottom w:val="single" w:sz="6" w:space="0" w:color="auto"/>
              <w:right w:val="single" w:sz="6" w:space="0" w:color="auto"/>
            </w:tcBorders>
            <w:hideMark/>
          </w:tcPr>
          <w:p w14:paraId="1DC0996E" w14:textId="77777777" w:rsidR="003A4A57" w:rsidRPr="00675B74" w:rsidRDefault="003A4A57" w:rsidP="003A4A57">
            <w:pPr>
              <w:keepNext/>
              <w:spacing w:after="60"/>
            </w:pPr>
            <w:r>
              <w:t xml:space="preserve">Return the value of this environment record’s </w:t>
            </w:r>
            <w:r w:rsidRPr="00825110">
              <w:rPr>
                <w:rFonts w:ascii="Courier New" w:hAnsi="Courier New" w:cs="Courier New"/>
                <w:b/>
              </w:rPr>
              <w:t>this</w:t>
            </w:r>
            <w:r>
              <w:t xml:space="preserve"> binding.</w:t>
            </w:r>
          </w:p>
        </w:tc>
      </w:tr>
      <w:tr w:rsidR="003A4A57" w:rsidRPr="00250FC6" w14:paraId="00F4EE70"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7ED0437E" w14:textId="77777777" w:rsidR="003A4A57" w:rsidRPr="004D1BD1" w:rsidRDefault="003A4A57" w:rsidP="003A4A57">
            <w:pPr>
              <w:keepNext/>
              <w:spacing w:after="60"/>
            </w:pPr>
            <w:r w:rsidRPr="000B26D2">
              <w:t>HasVarDeclaration (N)</w:t>
            </w:r>
          </w:p>
        </w:tc>
        <w:tc>
          <w:tcPr>
            <w:tcW w:w="6236" w:type="dxa"/>
            <w:gridSpan w:val="2"/>
            <w:tcBorders>
              <w:top w:val="single" w:sz="6" w:space="0" w:color="auto"/>
              <w:left w:val="single" w:sz="6" w:space="0" w:color="auto"/>
              <w:bottom w:val="single" w:sz="6" w:space="0" w:color="auto"/>
              <w:right w:val="single" w:sz="6" w:space="0" w:color="auto"/>
            </w:tcBorders>
          </w:tcPr>
          <w:p w14:paraId="16BA37A2" w14:textId="77777777" w:rsidR="003A4A57" w:rsidRDefault="003A4A57" w:rsidP="003A4A57">
            <w:pPr>
              <w:keepNext/>
              <w:spacing w:after="60"/>
            </w:pPr>
            <w:r>
              <w:t>D</w:t>
            </w:r>
            <w:r w:rsidRPr="009C202C">
              <w:t xml:space="preserve">etermines if the argument identifier </w:t>
            </w:r>
            <w:r>
              <w:t xml:space="preserve">has a binding in this environment record that was created using a </w:t>
            </w:r>
            <w:r w:rsidRPr="000B26D2">
              <w:rPr>
                <w:rFonts w:ascii="Times New Roman" w:hAnsi="Times New Roman"/>
                <w:i/>
                <w:iCs/>
              </w:rPr>
              <w:t>VariableStatement</w:t>
            </w:r>
            <w:r>
              <w:t xml:space="preserve"> or a </w:t>
            </w:r>
            <w:r w:rsidRPr="000B26D2">
              <w:rPr>
                <w:rFonts w:ascii="Times New Roman" w:hAnsi="Times New Roman"/>
                <w:i/>
                <w:iCs/>
              </w:rPr>
              <w:t>FunctionDeclaration</w:t>
            </w:r>
            <w:r>
              <w:rPr>
                <w:rFonts w:ascii="Times New Roman" w:hAnsi="Times New Roman"/>
              </w:rPr>
              <w:t>.</w:t>
            </w:r>
          </w:p>
        </w:tc>
      </w:tr>
      <w:tr w:rsidR="003A4A57" w:rsidRPr="00250FC6" w14:paraId="2F6EDF0D"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4F6BF516" w14:textId="77777777" w:rsidR="003A4A57" w:rsidRPr="004D1BD1" w:rsidRDefault="003A4A57" w:rsidP="003A4A57">
            <w:pPr>
              <w:keepNext/>
              <w:spacing w:after="60"/>
            </w:pPr>
            <w:r w:rsidRPr="000B26D2">
              <w:t>HasLexicalDeclaration (N)</w:t>
            </w:r>
          </w:p>
        </w:tc>
        <w:tc>
          <w:tcPr>
            <w:tcW w:w="6236" w:type="dxa"/>
            <w:gridSpan w:val="2"/>
            <w:tcBorders>
              <w:top w:val="single" w:sz="6" w:space="0" w:color="auto"/>
              <w:left w:val="single" w:sz="6" w:space="0" w:color="auto"/>
              <w:bottom w:val="single" w:sz="6" w:space="0" w:color="auto"/>
              <w:right w:val="single" w:sz="6" w:space="0" w:color="auto"/>
            </w:tcBorders>
          </w:tcPr>
          <w:p w14:paraId="7BA621E2" w14:textId="77777777" w:rsidR="003A4A57" w:rsidRPr="000B26D2" w:rsidRDefault="003A4A57" w:rsidP="003A4A57">
            <w:pPr>
              <w:keepNext/>
              <w:spacing w:after="60"/>
            </w:pPr>
            <w:r>
              <w:t>D</w:t>
            </w:r>
            <w:r w:rsidRPr="009C202C">
              <w:t xml:space="preserve">etermines if the argument identifier </w:t>
            </w:r>
            <w:r>
              <w:t xml:space="preserve">has a binding in this environment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t>.</w:t>
            </w:r>
          </w:p>
        </w:tc>
      </w:tr>
      <w:tr w:rsidR="003A4A57" w:rsidRPr="00250FC6" w14:paraId="5B248827"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4B6FCA9E" w14:textId="77777777" w:rsidR="003A4A57" w:rsidRPr="004D1BD1" w:rsidRDefault="003A4A57" w:rsidP="003A4A57">
            <w:pPr>
              <w:keepNext/>
              <w:spacing w:after="60"/>
            </w:pPr>
            <w:r w:rsidRPr="000B26D2">
              <w:t>CanDeclareGlobalVar (N)</w:t>
            </w:r>
          </w:p>
        </w:tc>
        <w:tc>
          <w:tcPr>
            <w:tcW w:w="6236" w:type="dxa"/>
            <w:gridSpan w:val="2"/>
            <w:tcBorders>
              <w:top w:val="single" w:sz="6" w:space="0" w:color="auto"/>
              <w:left w:val="single" w:sz="6" w:space="0" w:color="auto"/>
              <w:bottom w:val="single" w:sz="6" w:space="0" w:color="auto"/>
              <w:right w:val="single" w:sz="6" w:space="0" w:color="auto"/>
            </w:tcBorders>
          </w:tcPr>
          <w:p w14:paraId="1ABCE186" w14:textId="77777777" w:rsidR="003A4A57" w:rsidRDefault="003A4A57" w:rsidP="003A4A57">
            <w:pPr>
              <w:keepNext/>
              <w:spacing w:after="60"/>
            </w:pPr>
            <w:r>
              <w:t>D</w:t>
            </w:r>
            <w:r w:rsidRPr="009C202C">
              <w:t xml:space="preserve">etermines if </w:t>
            </w:r>
            <w:r>
              <w:t>a corresponding CreateGlobalVarBinding call would succeed if called for the same</w:t>
            </w:r>
            <w:r w:rsidRPr="009C202C">
              <w:t xml:space="preserve"> argument </w:t>
            </w:r>
            <w:r w:rsidRPr="000B26D2">
              <w:rPr>
                <w:rFonts w:ascii="Times New Roman" w:hAnsi="Times New Roman"/>
                <w:i/>
                <w:iCs/>
              </w:rPr>
              <w:t>N</w:t>
            </w:r>
            <w:r>
              <w:t>.</w:t>
            </w:r>
          </w:p>
        </w:tc>
      </w:tr>
      <w:tr w:rsidR="003A4A57" w:rsidRPr="00250FC6" w14:paraId="49CF9D7E"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23881C08" w14:textId="77777777" w:rsidR="003A4A57" w:rsidRPr="004D1BD1" w:rsidRDefault="003A4A57" w:rsidP="003A4A57">
            <w:pPr>
              <w:keepNext/>
              <w:spacing w:after="60"/>
            </w:pPr>
            <w:r w:rsidRPr="000B26D2">
              <w:t>CanDeclareGlobalFunction</w:t>
            </w:r>
            <w:r>
              <w:t xml:space="preserve"> (N)</w:t>
            </w:r>
          </w:p>
        </w:tc>
        <w:tc>
          <w:tcPr>
            <w:tcW w:w="6236" w:type="dxa"/>
            <w:gridSpan w:val="2"/>
            <w:tcBorders>
              <w:top w:val="single" w:sz="6" w:space="0" w:color="auto"/>
              <w:left w:val="single" w:sz="6" w:space="0" w:color="auto"/>
              <w:bottom w:val="single" w:sz="6" w:space="0" w:color="auto"/>
              <w:right w:val="single" w:sz="6" w:space="0" w:color="auto"/>
            </w:tcBorders>
          </w:tcPr>
          <w:p w14:paraId="37A82CE8" w14:textId="77777777" w:rsidR="003A4A57" w:rsidRDefault="003A4A57" w:rsidP="003A4A57">
            <w:pPr>
              <w:keepNext/>
              <w:spacing w:after="60"/>
            </w:pPr>
            <w:r>
              <w:t>D</w:t>
            </w:r>
            <w:r w:rsidRPr="009C202C">
              <w:t xml:space="preserve">etermines if </w:t>
            </w:r>
            <w:r>
              <w:t>a corresponding CreateGlobalFunctionBinding call would succeed if called for the same</w:t>
            </w:r>
            <w:r w:rsidRPr="009C202C">
              <w:t xml:space="preserve"> argument </w:t>
            </w:r>
            <w:r w:rsidRPr="000B26D2">
              <w:rPr>
                <w:rFonts w:ascii="Times New Roman" w:hAnsi="Times New Roman"/>
                <w:i/>
                <w:iCs/>
              </w:rPr>
              <w:t>N</w:t>
            </w:r>
            <w:r>
              <w:t>.</w:t>
            </w:r>
          </w:p>
        </w:tc>
      </w:tr>
      <w:tr w:rsidR="003A4A57" w:rsidRPr="00250FC6" w14:paraId="079A8F55"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3CD9C31D" w14:textId="77777777" w:rsidR="003A4A57" w:rsidRPr="00E65A34" w:rsidRDefault="003A4A57" w:rsidP="003A4A57">
            <w:pPr>
              <w:keepNext/>
              <w:spacing w:after="60"/>
            </w:pPr>
            <w:r w:rsidRPr="004D1BD1">
              <w:t>Create</w:t>
            </w:r>
            <w:r>
              <w:t>GlobalVar</w:t>
            </w:r>
            <w:r w:rsidRPr="004D1BD1">
              <w:t>Binding(N</w:t>
            </w:r>
            <w:r w:rsidRPr="00E65A34">
              <w:t>, D)</w:t>
            </w:r>
          </w:p>
        </w:tc>
        <w:tc>
          <w:tcPr>
            <w:tcW w:w="6236" w:type="dxa"/>
            <w:gridSpan w:val="2"/>
            <w:tcBorders>
              <w:top w:val="single" w:sz="6" w:space="0" w:color="auto"/>
              <w:left w:val="single" w:sz="6" w:space="0" w:color="auto"/>
              <w:bottom w:val="single" w:sz="6" w:space="0" w:color="auto"/>
              <w:right w:val="single" w:sz="6" w:space="0" w:color="auto"/>
            </w:tcBorders>
            <w:hideMark/>
          </w:tcPr>
          <w:p w14:paraId="091F0F4C" w14:textId="77777777" w:rsidR="003A4A57" w:rsidRPr="00675B74" w:rsidRDefault="003A4A57" w:rsidP="003A4A57">
            <w:pPr>
              <w:keepNext/>
              <w:spacing w:after="60"/>
            </w:pPr>
            <w:r>
              <w:t xml:space="preserve">Used to create global </w:t>
            </w:r>
            <w:r w:rsidRPr="00C0326B">
              <w:rPr>
                <w:rFonts w:ascii="Courier New" w:hAnsi="Courier New" w:cs="Courier New"/>
                <w:b/>
              </w:rPr>
              <w:t>var</w:t>
            </w:r>
            <w:r>
              <w:t xml:space="preserve"> bindings in the ObjectEnvironmentComponent of the environment record. The binding will be a mutable binding. The corresponding global object property will have attribute values approate for a </w:t>
            </w:r>
            <w:r w:rsidRPr="00D31304">
              <w:rPr>
                <w:rFonts w:ascii="Courier New" w:hAnsi="Courier New" w:cs="Courier New"/>
                <w:b/>
              </w:rPr>
              <w:t>var</w:t>
            </w:r>
            <w:r>
              <w:t xml:space="preserve">. </w:t>
            </w:r>
            <w:r w:rsidRPr="009C202C">
              <w:t xml:space="preserve"> The String value </w:t>
            </w:r>
            <w:r w:rsidRPr="009C202C">
              <w:rPr>
                <w:rFonts w:ascii="Times New Roman" w:hAnsi="Times New Roman"/>
                <w:i/>
              </w:rPr>
              <w:t>N</w:t>
            </w:r>
            <w:r w:rsidRPr="00675B74">
              <w:t xml:space="preserve"> is the text of the bound name.</w:t>
            </w:r>
            <w:r>
              <w:t xml:space="preserve"> </w:t>
            </w:r>
            <w:r w:rsidRPr="00CF5D00">
              <w:rPr>
                <w:i/>
                <w:iCs/>
              </w:rPr>
              <w:t>V</w:t>
            </w:r>
            <w:r>
              <w:t xml:space="preserve"> is the initial value of the binding</w:t>
            </w:r>
            <w:r w:rsidRPr="00675B74">
              <w:t xml:space="preserv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declarations to receive special treatment.</w:t>
            </w:r>
          </w:p>
        </w:tc>
      </w:tr>
      <w:tr w:rsidR="003A4A57" w:rsidRPr="00250FC6" w14:paraId="77130C38"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4F79769C" w14:textId="77777777" w:rsidR="003A4A57" w:rsidRPr="004D1BD1" w:rsidRDefault="003A4A57" w:rsidP="003A4A57">
            <w:pPr>
              <w:spacing w:after="60"/>
            </w:pPr>
            <w:r w:rsidRPr="004D1BD1">
              <w:t>Create</w:t>
            </w:r>
            <w:r>
              <w:t>GlobalFunction</w:t>
            </w:r>
            <w:r w:rsidRPr="004D1BD1">
              <w:t>Binding(N</w:t>
            </w:r>
            <w:r w:rsidRPr="00E65A34">
              <w:t xml:space="preserve">, </w:t>
            </w:r>
            <w:r>
              <w:t xml:space="preserve">V, </w:t>
            </w:r>
            <w:r w:rsidRPr="00E65A34">
              <w:t>D)</w:t>
            </w:r>
          </w:p>
        </w:tc>
        <w:tc>
          <w:tcPr>
            <w:tcW w:w="6236" w:type="dxa"/>
            <w:gridSpan w:val="2"/>
            <w:tcBorders>
              <w:top w:val="single" w:sz="6" w:space="0" w:color="auto"/>
              <w:left w:val="single" w:sz="6" w:space="0" w:color="auto"/>
              <w:bottom w:val="single" w:sz="6" w:space="0" w:color="auto"/>
              <w:right w:val="single" w:sz="6" w:space="0" w:color="auto"/>
            </w:tcBorders>
          </w:tcPr>
          <w:p w14:paraId="01C82A7F" w14:textId="77777777" w:rsidR="003A4A57" w:rsidRPr="009C202C" w:rsidRDefault="003A4A57" w:rsidP="003A4A57">
            <w:pPr>
              <w:spacing w:after="60"/>
            </w:pPr>
            <w:r>
              <w:t xml:space="preserve">Used to create and initialise global </w:t>
            </w:r>
            <w:r>
              <w:rPr>
                <w:rFonts w:ascii="Courier New" w:hAnsi="Courier New" w:cs="Courier New"/>
                <w:b/>
              </w:rPr>
              <w:t>function</w:t>
            </w:r>
            <w:r>
              <w:t xml:space="preserve"> bindings in the ObjectEnvironmentComponent of the environment record. The binding will be a mutable binding. The corresponding global object property will have attribute values approate for a </w:t>
            </w:r>
            <w:r>
              <w:rPr>
                <w:rFonts w:ascii="Courier New" w:hAnsi="Courier New" w:cs="Courier New"/>
                <w:b/>
              </w:rPr>
              <w:t>function</w:t>
            </w:r>
            <w:r>
              <w:t>.</w:t>
            </w:r>
            <w:r w:rsidRPr="009C202C">
              <w:t xml:space="preserve">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 xml:space="preserve">This is logically equivalent to CreateMutableBinding followed by a SetMutableBinding but it allows </w:t>
            </w:r>
            <w:r w:rsidRPr="00F532C5">
              <w:rPr>
                <w:sz w:val="22"/>
                <w:szCs w:val="22"/>
              </w:rPr>
              <w:t xml:space="preserve">function </w:t>
            </w:r>
            <w:r>
              <w:t>declarations to receive special treatment.</w:t>
            </w:r>
          </w:p>
        </w:tc>
      </w:tr>
      <w:tr w:rsidR="003A4A57" w:rsidRPr="00250FC6" w14:paraId="6AA96780"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30C8C87E" w14:textId="77777777" w:rsidR="003A4A57" w:rsidRPr="009C202C" w:rsidRDefault="003A4A57" w:rsidP="003A4A57">
            <w:pPr>
              <w:spacing w:after="60"/>
            </w:pPr>
          </w:p>
        </w:tc>
        <w:tc>
          <w:tcPr>
            <w:tcW w:w="6236" w:type="dxa"/>
            <w:gridSpan w:val="2"/>
            <w:tcBorders>
              <w:top w:val="single" w:sz="6" w:space="0" w:color="auto"/>
              <w:left w:val="single" w:sz="6" w:space="0" w:color="auto"/>
              <w:bottom w:val="single" w:sz="6" w:space="0" w:color="auto"/>
              <w:right w:val="single" w:sz="6" w:space="0" w:color="auto"/>
            </w:tcBorders>
            <w:hideMark/>
          </w:tcPr>
          <w:p w14:paraId="21C055D4" w14:textId="77777777" w:rsidR="003A4A57" w:rsidRPr="00E77497" w:rsidRDefault="003A4A57" w:rsidP="003A4A57">
            <w:pPr>
              <w:spacing w:after="60"/>
            </w:pPr>
          </w:p>
        </w:tc>
      </w:tr>
    </w:tbl>
    <w:p w14:paraId="7FF49042" w14:textId="77777777" w:rsidR="003A4A57" w:rsidRDefault="003A4A57" w:rsidP="003A4A57"/>
    <w:p w14:paraId="644F305B" w14:textId="77777777" w:rsidR="003A4A57" w:rsidRDefault="003A4A57" w:rsidP="003A4A57">
      <w:r w:rsidRPr="00E77497">
        <w:t xml:space="preserve">The behaviour of the concrete specification methods for </w:t>
      </w:r>
      <w:r>
        <w:t>Global</w:t>
      </w:r>
      <w:r w:rsidRPr="00E77497">
        <w:t xml:space="preserve"> Environment Records is defined by the following algorithms.</w:t>
      </w:r>
    </w:p>
    <w:p w14:paraId="4CFF00FA" w14:textId="77777777" w:rsidR="003A4A57" w:rsidRPr="009C202C" w:rsidRDefault="003A4A57" w:rsidP="003A4A57">
      <w:pPr>
        <w:pStyle w:val="51"/>
      </w:pPr>
      <w:r w:rsidRPr="009C202C">
        <w:t>HasBinding(N)</w:t>
      </w:r>
    </w:p>
    <w:p w14:paraId="6DD56291" w14:textId="77777777" w:rsidR="003A4A57" w:rsidRPr="009C202C" w:rsidRDefault="003A4A57" w:rsidP="003A4A57">
      <w:r w:rsidRPr="009C202C">
        <w:t xml:space="preserve">The concrete environment record method HasBinding for </w:t>
      </w:r>
      <w:r>
        <w:t>global</w:t>
      </w:r>
      <w:r w:rsidRPr="009C202C">
        <w:t xml:space="preserve"> environment records simply determines if the argument identifier is one of the identifiers bound by the record:</w:t>
      </w:r>
    </w:p>
    <w:p w14:paraId="2E333629" w14:textId="77777777" w:rsidR="003A4A57" w:rsidRPr="00E77497" w:rsidRDefault="003A4A57" w:rsidP="003A4A57">
      <w:pPr>
        <w:pStyle w:val="Alg4"/>
        <w:numPr>
          <w:ilvl w:val="0"/>
          <w:numId w:val="1023"/>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14:paraId="7DB18281" w14:textId="77777777" w:rsidR="003A4A57" w:rsidRDefault="003A4A57" w:rsidP="003A4A57">
      <w:pPr>
        <w:pStyle w:val="Alg4"/>
        <w:numPr>
          <w:ilvl w:val="0"/>
          <w:numId w:val="1023"/>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1DE8973C" w14:textId="77777777" w:rsidR="003A4A57" w:rsidRPr="00E77497" w:rsidRDefault="003A4A57" w:rsidP="003A4A57">
      <w:pPr>
        <w:pStyle w:val="Alg4"/>
        <w:numPr>
          <w:ilvl w:val="0"/>
          <w:numId w:val="1023"/>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return </w:t>
      </w:r>
      <w:r w:rsidRPr="00E77497">
        <w:rPr>
          <w:b/>
        </w:rPr>
        <w:t>true</w:t>
      </w:r>
      <w:r w:rsidRPr="00E77497">
        <w:t>.</w:t>
      </w:r>
    </w:p>
    <w:p w14:paraId="7EFEA2BF" w14:textId="77777777" w:rsidR="003A4A57" w:rsidRDefault="003A4A57" w:rsidP="003A4A57">
      <w:pPr>
        <w:pStyle w:val="Alg4"/>
        <w:numPr>
          <w:ilvl w:val="0"/>
          <w:numId w:val="1023"/>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09B6844F" w14:textId="77777777" w:rsidR="003A4A57" w:rsidRPr="00E77497" w:rsidRDefault="003A4A57" w:rsidP="003A4A57">
      <w:pPr>
        <w:pStyle w:val="Alg4"/>
        <w:numPr>
          <w:ilvl w:val="0"/>
          <w:numId w:val="1023"/>
        </w:numPr>
        <w:spacing w:after="240"/>
      </w:pPr>
      <w:r>
        <w:t>Return the result of calling</w:t>
      </w:r>
      <w:r w:rsidRPr="00E77497">
        <w:t xml:space="preserve"> </w:t>
      </w:r>
      <w:r>
        <w:rPr>
          <w:i/>
        </w:rPr>
        <w:t>Obj</w:t>
      </w:r>
      <w:r w:rsidRPr="00FC5053">
        <w:rPr>
          <w:i/>
        </w:rPr>
        <w:t>Rec’s</w:t>
      </w:r>
      <w:r>
        <w:t xml:space="preserve"> HasBinding concrete method with argument </w:t>
      </w:r>
      <w:r w:rsidRPr="00E77497">
        <w:rPr>
          <w:i/>
        </w:rPr>
        <w:t>N</w:t>
      </w:r>
      <w:r>
        <w:t>.</w:t>
      </w:r>
      <w:r w:rsidRPr="00E77497">
        <w:t xml:space="preserve"> </w:t>
      </w:r>
    </w:p>
    <w:p w14:paraId="39FE752F" w14:textId="77777777" w:rsidR="003A4A57" w:rsidRPr="00E77497" w:rsidRDefault="003A4A57" w:rsidP="003A4A57">
      <w:pPr>
        <w:pStyle w:val="51"/>
      </w:pPr>
      <w:r w:rsidRPr="00E77497">
        <w:t>CreateMutableBinding (N, D)</w:t>
      </w:r>
    </w:p>
    <w:p w14:paraId="71E26589" w14:textId="77777777" w:rsidR="003A4A57" w:rsidRPr="00E77497" w:rsidRDefault="003A4A57" w:rsidP="003A4A57">
      <w:r w:rsidRPr="00E77497">
        <w:t xml:space="preserve">The concrete </w:t>
      </w:r>
      <w:r>
        <w:t>e</w:t>
      </w:r>
      <w:r w:rsidRPr="00E77497">
        <w:t xml:space="preserve">nvironment </w:t>
      </w:r>
      <w:r>
        <w:t>r</w:t>
      </w:r>
      <w:r w:rsidRPr="00E77497">
        <w:t xml:space="preserve">ecord method CreateMutableBinding for </w:t>
      </w:r>
      <w:r>
        <w:t>global</w:t>
      </w:r>
      <w:r w:rsidRPr="00E77497">
        <w:t xml:space="preserve"> environment records creates a new 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w:t>
      </w:r>
      <w:r>
        <w:t xml:space="preserve">The binding is created in the associated DeclarativeEnvironment. </w:t>
      </w:r>
      <w:r w:rsidRPr="00E77497">
        <w:t xml:space="preserve">A binding for </w:t>
      </w:r>
      <w:r w:rsidRPr="00E77497">
        <w:rPr>
          <w:rFonts w:ascii="Times New Roman" w:hAnsi="Times New Roman"/>
          <w:i/>
        </w:rPr>
        <w:t>N</w:t>
      </w:r>
      <w:r w:rsidRPr="00E77497">
        <w:t xml:space="preserve"> must not already exist in </w:t>
      </w:r>
      <w:r>
        <w:t>the DeclarativeEnvironment</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155E3454" w14:textId="77777777" w:rsidR="003A4A57" w:rsidRPr="00E77497" w:rsidRDefault="003A4A57" w:rsidP="003A4A57">
      <w:pPr>
        <w:pStyle w:val="Alg4"/>
        <w:numPr>
          <w:ilvl w:val="0"/>
          <w:numId w:val="1024"/>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5A0A4239" w14:textId="77777777" w:rsidR="003A4A57" w:rsidRDefault="003A4A57" w:rsidP="003A4A57">
      <w:pPr>
        <w:pStyle w:val="Alg4"/>
        <w:numPr>
          <w:ilvl w:val="0"/>
          <w:numId w:val="1024"/>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569B5807" w14:textId="77777777" w:rsidR="003A4A57" w:rsidRPr="00E77497" w:rsidRDefault="003A4A57" w:rsidP="003A4A57">
      <w:pPr>
        <w:pStyle w:val="Alg4"/>
        <w:numPr>
          <w:ilvl w:val="0"/>
          <w:numId w:val="1024"/>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14:paraId="208CDDC9" w14:textId="77777777" w:rsidR="003A4A57" w:rsidRDefault="003A4A57" w:rsidP="003A4A57">
      <w:pPr>
        <w:pStyle w:val="Alg4"/>
        <w:numPr>
          <w:ilvl w:val="0"/>
          <w:numId w:val="1024"/>
        </w:numPr>
        <w:spacing w:after="120"/>
      </w:pPr>
      <w:r>
        <w:t xml:space="preserve">Return the result of calling the CreateMutableBinding concrete method of </w:t>
      </w:r>
      <w:r w:rsidRPr="00056558">
        <w:rPr>
          <w:i/>
          <w:iCs/>
        </w:rPr>
        <w:t>DclRec</w:t>
      </w:r>
      <w:r>
        <w:t xml:space="preserve"> with arguments </w:t>
      </w:r>
      <w:r>
        <w:rPr>
          <w:i/>
          <w:iCs/>
        </w:rPr>
        <w:t>N</w:t>
      </w:r>
      <w:r>
        <w:t xml:space="preserve"> and </w:t>
      </w:r>
      <w:r>
        <w:rPr>
          <w:i/>
          <w:iCs/>
        </w:rPr>
        <w:t>D</w:t>
      </w:r>
      <w:r>
        <w:t>.</w:t>
      </w:r>
    </w:p>
    <w:p w14:paraId="5725284F" w14:textId="77777777" w:rsidR="003A4A57" w:rsidRPr="00E77497" w:rsidRDefault="003A4A57" w:rsidP="003A4A57">
      <w:pPr>
        <w:pStyle w:val="51"/>
      </w:pPr>
      <w:r w:rsidRPr="00E77497">
        <w:t xml:space="preserve">CreateImmutableBinding </w:t>
      </w:r>
      <w:commentRangeStart w:id="467"/>
      <w:r w:rsidRPr="00E77497">
        <w:t>(N)</w:t>
      </w:r>
      <w:commentRangeEnd w:id="467"/>
      <w:r>
        <w:rPr>
          <w:rStyle w:val="af6"/>
          <w:b w:val="0"/>
        </w:rPr>
        <w:commentReference w:id="467"/>
      </w:r>
    </w:p>
    <w:p w14:paraId="478832B2" w14:textId="77777777" w:rsidR="003A4A57" w:rsidRPr="00E77497" w:rsidRDefault="003A4A57" w:rsidP="003A4A57">
      <w:r w:rsidRPr="00E77497">
        <w:t xml:space="preserve">The concrete Environment Record method CreateImmutableBinding for </w:t>
      </w:r>
      <w:r>
        <w:t>global</w:t>
      </w:r>
      <w:r w:rsidRPr="00E77497">
        <w:t xml:space="preserve"> environment records creates a new immutable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A binding must not already exist in this environment record for </w:t>
      </w:r>
      <w:r w:rsidRPr="00E77497">
        <w:rPr>
          <w:rFonts w:ascii="Times New Roman" w:hAnsi="Times New Roman"/>
          <w:i/>
        </w:rPr>
        <w:t>N</w:t>
      </w:r>
      <w:r w:rsidRPr="00E77497">
        <w:t>.</w:t>
      </w:r>
    </w:p>
    <w:p w14:paraId="4F0DA1E4" w14:textId="77777777" w:rsidR="003A4A57" w:rsidRPr="00E77497" w:rsidRDefault="003A4A57" w:rsidP="003A4A57">
      <w:pPr>
        <w:pStyle w:val="Alg4"/>
        <w:numPr>
          <w:ilvl w:val="0"/>
          <w:numId w:val="1116"/>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59088FC1" w14:textId="77777777" w:rsidR="003A4A57" w:rsidRDefault="003A4A57" w:rsidP="003A4A57">
      <w:pPr>
        <w:pStyle w:val="Alg4"/>
        <w:numPr>
          <w:ilvl w:val="0"/>
          <w:numId w:val="111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387FB67B" w14:textId="77777777" w:rsidR="003A4A57" w:rsidRPr="00E77497" w:rsidRDefault="003A4A57" w:rsidP="003A4A57">
      <w:pPr>
        <w:pStyle w:val="Alg4"/>
        <w:numPr>
          <w:ilvl w:val="0"/>
          <w:numId w:val="1116"/>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14:paraId="16885E95" w14:textId="77777777" w:rsidR="003A4A57" w:rsidRPr="00E77497" w:rsidRDefault="003A4A57" w:rsidP="003A4A57">
      <w:pPr>
        <w:pStyle w:val="Alg4"/>
        <w:numPr>
          <w:ilvl w:val="0"/>
          <w:numId w:val="1116"/>
        </w:numPr>
        <w:spacing w:after="120"/>
      </w:pPr>
      <w:r>
        <w:t xml:space="preserve">Return the result of calling the CreateImmutableBinding concrete method of </w:t>
      </w:r>
      <w:r w:rsidRPr="00056558">
        <w:rPr>
          <w:i/>
          <w:iCs/>
        </w:rPr>
        <w:t>DclRec</w:t>
      </w:r>
      <w:r>
        <w:t xml:space="preserve"> with argument </w:t>
      </w:r>
      <w:r>
        <w:rPr>
          <w:i/>
          <w:iCs/>
        </w:rPr>
        <w:t>N</w:t>
      </w:r>
      <w:r>
        <w:t>.</w:t>
      </w:r>
    </w:p>
    <w:p w14:paraId="08A14210" w14:textId="77777777" w:rsidR="003A4A57" w:rsidRPr="00E77497" w:rsidRDefault="003A4A57" w:rsidP="003A4A57">
      <w:pPr>
        <w:pStyle w:val="51"/>
      </w:pPr>
      <w:r>
        <w:t>InitialiseBinding</w:t>
      </w:r>
      <w:r w:rsidRPr="00E77497">
        <w:t xml:space="preserve"> (N,V)</w:t>
      </w:r>
    </w:p>
    <w:p w14:paraId="2D7021AD" w14:textId="77777777" w:rsidR="003A4A57" w:rsidRPr="00E77497" w:rsidRDefault="003A4A57" w:rsidP="003A4A57">
      <w:r w:rsidRPr="00E77497">
        <w:t xml:space="preserve">The concrete Environment Record method </w:t>
      </w:r>
      <w:r>
        <w:t>InitialiseBinding</w:t>
      </w:r>
      <w:r w:rsidRPr="00E77497">
        <w:t xml:space="preserve"> for </w:t>
      </w:r>
      <w:r>
        <w:t>global</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14:paraId="41C8B6B9" w14:textId="77777777" w:rsidR="003A4A57" w:rsidRPr="00E77497" w:rsidRDefault="003A4A57" w:rsidP="003A4A57">
      <w:pPr>
        <w:pStyle w:val="Alg4"/>
        <w:numPr>
          <w:ilvl w:val="0"/>
          <w:numId w:val="1117"/>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4C16BEFB" w14:textId="77777777" w:rsidR="003A4A57" w:rsidRDefault="003A4A57" w:rsidP="003A4A57">
      <w:pPr>
        <w:pStyle w:val="Alg4"/>
        <w:numPr>
          <w:ilvl w:val="0"/>
          <w:numId w:val="111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1FA992FB" w14:textId="77777777" w:rsidR="003A4A57" w:rsidRDefault="003A4A57" w:rsidP="003A4A57">
      <w:pPr>
        <w:pStyle w:val="Alg4"/>
        <w:numPr>
          <w:ilvl w:val="0"/>
          <w:numId w:val="111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47785AF5" w14:textId="77777777" w:rsidR="003A4A57" w:rsidRDefault="003A4A57" w:rsidP="003A4A57">
      <w:pPr>
        <w:pStyle w:val="Alg4"/>
        <w:numPr>
          <w:ilvl w:val="1"/>
          <w:numId w:val="1117"/>
        </w:numPr>
      </w:pPr>
      <w:r>
        <w:t xml:space="preserve">Return the result of calling </w:t>
      </w:r>
      <w:r>
        <w:rPr>
          <w:i/>
        </w:rPr>
        <w:t>Dcl</w:t>
      </w:r>
      <w:r w:rsidRPr="00FC5053">
        <w:rPr>
          <w:i/>
        </w:rPr>
        <w:t>Rec’s</w:t>
      </w:r>
      <w:r>
        <w:t xml:space="preserve"> InitialiseBinding concrete method with arguments </w:t>
      </w:r>
      <w:r w:rsidRPr="00E77497">
        <w:rPr>
          <w:i/>
        </w:rPr>
        <w:t>N</w:t>
      </w:r>
      <w:r>
        <w:rPr>
          <w:iCs/>
        </w:rPr>
        <w:t xml:space="preserve"> and </w:t>
      </w:r>
      <w:r>
        <w:rPr>
          <w:i/>
        </w:rPr>
        <w:t>V</w:t>
      </w:r>
      <w:r>
        <w:t>.</w:t>
      </w:r>
    </w:p>
    <w:p w14:paraId="6F46568C" w14:textId="77777777" w:rsidR="003A4A57" w:rsidRDefault="003A4A57" w:rsidP="003A4A57">
      <w:pPr>
        <w:pStyle w:val="Alg4"/>
        <w:numPr>
          <w:ilvl w:val="0"/>
          <w:numId w:val="1117"/>
        </w:numPr>
      </w:pPr>
      <w:r>
        <w:t>Assert: If the binding exists it must be in the object environment record.</w:t>
      </w:r>
    </w:p>
    <w:p w14:paraId="78732820" w14:textId="77777777" w:rsidR="003A4A57" w:rsidRPr="00E77497" w:rsidRDefault="003A4A57" w:rsidP="003A4A57">
      <w:pPr>
        <w:pStyle w:val="Alg4"/>
        <w:numPr>
          <w:ilvl w:val="0"/>
          <w:numId w:val="111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74D749C9" w14:textId="77777777" w:rsidR="003A4A57" w:rsidRPr="00E77497" w:rsidRDefault="003A4A57" w:rsidP="003A4A57">
      <w:pPr>
        <w:pStyle w:val="Alg4"/>
        <w:numPr>
          <w:ilvl w:val="0"/>
          <w:numId w:val="1117"/>
        </w:numPr>
        <w:spacing w:after="240"/>
      </w:pPr>
      <w:r>
        <w:t xml:space="preserve">Return the result of calling </w:t>
      </w:r>
      <w:r>
        <w:rPr>
          <w:i/>
        </w:rPr>
        <w:t>Obj</w:t>
      </w:r>
      <w:r w:rsidRPr="00FC5053">
        <w:rPr>
          <w:i/>
        </w:rPr>
        <w:t>Rec’s</w:t>
      </w:r>
      <w:r>
        <w:t xml:space="preserve"> InitialiseBinding concrete method with arguments </w:t>
      </w:r>
      <w:r w:rsidRPr="00E77497">
        <w:rPr>
          <w:i/>
        </w:rPr>
        <w:t>N</w:t>
      </w:r>
      <w:r>
        <w:rPr>
          <w:iCs/>
        </w:rPr>
        <w:t xml:space="preserve"> and </w:t>
      </w:r>
      <w:r>
        <w:rPr>
          <w:i/>
        </w:rPr>
        <w:t>V</w:t>
      </w:r>
      <w:r>
        <w:t>.</w:t>
      </w:r>
    </w:p>
    <w:p w14:paraId="02368F19" w14:textId="77777777" w:rsidR="003A4A57" w:rsidRPr="00E77497" w:rsidRDefault="003A4A57" w:rsidP="003A4A57">
      <w:pPr>
        <w:pStyle w:val="51"/>
      </w:pPr>
      <w:r w:rsidRPr="00E77497">
        <w:t>SetMutableBinding (N,V,S)</w:t>
      </w:r>
    </w:p>
    <w:p w14:paraId="021C54EE" w14:textId="77777777" w:rsidR="003A4A57" w:rsidRPr="00E77497" w:rsidRDefault="003A4A57" w:rsidP="003A4A57">
      <w:r w:rsidRPr="00E77497">
        <w:t xml:space="preserve">The concrete Environment Record method SetMutableBinding for </w:t>
      </w:r>
      <w:r>
        <w:t>global</w:t>
      </w:r>
      <w:r w:rsidRPr="00E77497">
        <w:t xml:space="preser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13F2CD56" w14:textId="77777777" w:rsidR="003A4A57" w:rsidRPr="00E77497" w:rsidRDefault="003A4A57" w:rsidP="003A4A57">
      <w:pPr>
        <w:pStyle w:val="Alg4"/>
        <w:numPr>
          <w:ilvl w:val="0"/>
          <w:numId w:val="1025"/>
        </w:numPr>
      </w:pPr>
      <w:r w:rsidRPr="00E77497">
        <w:t xml:space="preserve">Let </w:t>
      </w:r>
      <w:r w:rsidRPr="00E77497">
        <w:rPr>
          <w:i/>
        </w:rPr>
        <w:t>envRec</w:t>
      </w:r>
      <w:r w:rsidRPr="00E77497">
        <w:t xml:space="preserve"> be the declarative environment record for which the method was invoked.</w:t>
      </w:r>
    </w:p>
    <w:p w14:paraId="64BC206C" w14:textId="77777777" w:rsidR="003A4A57" w:rsidRDefault="003A4A57" w:rsidP="003A4A57">
      <w:pPr>
        <w:pStyle w:val="Alg4"/>
        <w:numPr>
          <w:ilvl w:val="0"/>
          <w:numId w:val="1025"/>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2034ACB1" w14:textId="77777777" w:rsidR="003A4A57" w:rsidRDefault="003A4A57" w:rsidP="003A4A57">
      <w:pPr>
        <w:pStyle w:val="Alg4"/>
        <w:numPr>
          <w:ilvl w:val="0"/>
          <w:numId w:val="1025"/>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1FD1C151" w14:textId="77777777" w:rsidR="003A4A57" w:rsidRDefault="003A4A57" w:rsidP="003A4A57">
      <w:pPr>
        <w:pStyle w:val="Alg4"/>
        <w:numPr>
          <w:ilvl w:val="1"/>
          <w:numId w:val="1025"/>
        </w:numPr>
      </w:pPr>
      <w:r>
        <w:t xml:space="preserve">Return the result of calling the SetMutableBinding concrete method of </w:t>
      </w:r>
      <w:r w:rsidRPr="00056558">
        <w:rPr>
          <w:i/>
          <w:iCs/>
        </w:rPr>
        <w:t>DclRec</w:t>
      </w:r>
      <w:r>
        <w:t xml:space="preserve"> with arguments </w:t>
      </w:r>
      <w:r>
        <w:rPr>
          <w:i/>
          <w:iCs/>
        </w:rPr>
        <w:t>N</w:t>
      </w:r>
      <w:r>
        <w:t xml:space="preserve">, </w:t>
      </w:r>
      <w:r>
        <w:rPr>
          <w:i/>
          <w:iCs/>
        </w:rPr>
        <w:t>V</w:t>
      </w:r>
      <w:r>
        <w:t xml:space="preserve">, and </w:t>
      </w:r>
      <w:r>
        <w:rPr>
          <w:i/>
          <w:iCs/>
        </w:rPr>
        <w:t>S</w:t>
      </w:r>
      <w:r>
        <w:t>.</w:t>
      </w:r>
    </w:p>
    <w:p w14:paraId="4CF2110C" w14:textId="77777777" w:rsidR="003A4A57" w:rsidRPr="00E77497" w:rsidRDefault="003A4A57" w:rsidP="003A4A57">
      <w:pPr>
        <w:pStyle w:val="Alg4"/>
        <w:numPr>
          <w:ilvl w:val="0"/>
          <w:numId w:val="1025"/>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7D84E447" w14:textId="77777777" w:rsidR="003A4A57" w:rsidRPr="00E77497" w:rsidRDefault="003A4A57" w:rsidP="003A4A57">
      <w:pPr>
        <w:pStyle w:val="Alg4"/>
        <w:numPr>
          <w:ilvl w:val="0"/>
          <w:numId w:val="1025"/>
        </w:numPr>
        <w:spacing w:after="240"/>
      </w:pPr>
      <w:r>
        <w:t xml:space="preserve">Return the result of calling the SetMutableBinding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p>
    <w:p w14:paraId="6E367FB6" w14:textId="77777777" w:rsidR="003A4A57" w:rsidRPr="00E77497" w:rsidRDefault="003A4A57" w:rsidP="003A4A57">
      <w:pPr>
        <w:pStyle w:val="51"/>
      </w:pPr>
      <w:r w:rsidRPr="00E77497">
        <w:t>GetBindingValue(N,S)</w:t>
      </w:r>
    </w:p>
    <w:p w14:paraId="3BCE5623" w14:textId="77777777" w:rsidR="003A4A57" w:rsidRPr="00E77497" w:rsidRDefault="003A4A57" w:rsidP="003A4A57">
      <w:r w:rsidRPr="00E77497">
        <w:t xml:space="preserve">The concrete Environment Record method GetBindingValue for </w:t>
      </w:r>
      <w:r>
        <w:t>global</w:t>
      </w:r>
      <w:r w:rsidRPr="00E77497">
        <w:t xml:space="preserve"> environment records simply returns the value of its bound identifier whose name is the value of the argument </w:t>
      </w:r>
      <w:r w:rsidRPr="00E77497">
        <w:rPr>
          <w:rFonts w:ascii="Times New Roman" w:hAnsi="Times New Roman"/>
          <w:i/>
        </w:rPr>
        <w:t>N</w:t>
      </w:r>
      <w:r w:rsidRPr="00E77497">
        <w:t xml:space="preserve">. If </w:t>
      </w:r>
      <w:r w:rsidRPr="00E77497">
        <w:rPr>
          <w:rFonts w:ascii="Times New Roman" w:hAnsi="Times New Roman"/>
          <w:i/>
        </w:rPr>
        <w:t>S</w:t>
      </w:r>
      <w:r w:rsidRPr="00E77497">
        <w:t xml:space="preserve"> is </w:t>
      </w:r>
      <w:r w:rsidRPr="00E77497">
        <w:rPr>
          <w:b/>
        </w:rPr>
        <w:t>true</w:t>
      </w:r>
      <w:r w:rsidRPr="00E77497">
        <w:t xml:space="preserve"> and the binding is an uninitialised binding throw a </w:t>
      </w:r>
      <w:r w:rsidRPr="00E77497">
        <w:rPr>
          <w:b/>
        </w:rPr>
        <w:t>ReferenceError</w:t>
      </w:r>
      <w:r w:rsidRPr="00E77497">
        <w:t xml:space="preserve"> exception.</w:t>
      </w:r>
      <w:r>
        <w:t xml:space="preserve"> </w:t>
      </w:r>
      <w:r w:rsidRPr="00E77497">
        <w:t xml:space="preserve">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75CB61A4" w14:textId="77777777" w:rsidR="003A4A57" w:rsidRPr="00E77497" w:rsidRDefault="003A4A57" w:rsidP="003A4A57">
      <w:pPr>
        <w:pStyle w:val="Alg4"/>
        <w:numPr>
          <w:ilvl w:val="0"/>
          <w:numId w:val="1026"/>
        </w:numPr>
      </w:pPr>
      <w:r w:rsidRPr="00E77497">
        <w:t xml:space="preserve">Let </w:t>
      </w:r>
      <w:r w:rsidRPr="00E77497">
        <w:rPr>
          <w:i/>
        </w:rPr>
        <w:t>envRec</w:t>
      </w:r>
      <w:r w:rsidRPr="00E77497">
        <w:t xml:space="preserve"> be the declarative environment record for which the method was invoked.</w:t>
      </w:r>
    </w:p>
    <w:p w14:paraId="166DC41F" w14:textId="77777777" w:rsidR="003A4A57" w:rsidRDefault="003A4A57" w:rsidP="003A4A57">
      <w:pPr>
        <w:pStyle w:val="Alg4"/>
        <w:numPr>
          <w:ilvl w:val="0"/>
          <w:numId w:val="102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0C099056" w14:textId="77777777" w:rsidR="003A4A57" w:rsidRDefault="003A4A57" w:rsidP="003A4A57">
      <w:pPr>
        <w:pStyle w:val="Alg4"/>
        <w:numPr>
          <w:ilvl w:val="0"/>
          <w:numId w:val="1026"/>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65F2FA1F" w14:textId="77777777" w:rsidR="003A4A57" w:rsidRDefault="003A4A57" w:rsidP="003A4A57">
      <w:pPr>
        <w:pStyle w:val="Alg4"/>
        <w:numPr>
          <w:ilvl w:val="1"/>
          <w:numId w:val="1026"/>
        </w:numPr>
      </w:pPr>
      <w:r>
        <w:t xml:space="preserve">Return the result of calling the GetBindingValue concrete method of </w:t>
      </w:r>
      <w:r w:rsidRPr="00056558">
        <w:rPr>
          <w:i/>
          <w:iCs/>
        </w:rPr>
        <w:t>DclRec</w:t>
      </w:r>
      <w:r>
        <w:t xml:space="preserve"> with arguments </w:t>
      </w:r>
      <w:r>
        <w:rPr>
          <w:i/>
          <w:iCs/>
        </w:rPr>
        <w:t>N</w:t>
      </w:r>
      <w:r>
        <w:t xml:space="preserve">, and </w:t>
      </w:r>
      <w:r>
        <w:rPr>
          <w:i/>
          <w:iCs/>
        </w:rPr>
        <w:t>S</w:t>
      </w:r>
      <w:r>
        <w:t>.</w:t>
      </w:r>
    </w:p>
    <w:p w14:paraId="35727105" w14:textId="77777777" w:rsidR="003A4A57" w:rsidRPr="00E77497" w:rsidRDefault="003A4A57" w:rsidP="003A4A57">
      <w:pPr>
        <w:pStyle w:val="Alg4"/>
        <w:numPr>
          <w:ilvl w:val="0"/>
          <w:numId w:val="102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0266AD07" w14:textId="77777777" w:rsidR="003A4A57" w:rsidRPr="00E77497" w:rsidRDefault="003A4A57" w:rsidP="003A4A57">
      <w:pPr>
        <w:pStyle w:val="Alg4"/>
        <w:numPr>
          <w:ilvl w:val="0"/>
          <w:numId w:val="1026"/>
        </w:numPr>
        <w:spacing w:after="120"/>
      </w:pPr>
      <w:r>
        <w:t xml:space="preserve">Return the result of calling the GetBindingValue concrete method of </w:t>
      </w:r>
      <w:r>
        <w:rPr>
          <w:i/>
          <w:iCs/>
        </w:rPr>
        <w:t>Obj</w:t>
      </w:r>
      <w:r w:rsidRPr="00056558">
        <w:rPr>
          <w:i/>
          <w:iCs/>
        </w:rPr>
        <w:t>Rec</w:t>
      </w:r>
      <w:r>
        <w:t xml:space="preserve"> with arguments </w:t>
      </w:r>
      <w:r>
        <w:rPr>
          <w:i/>
          <w:iCs/>
        </w:rPr>
        <w:t>N</w:t>
      </w:r>
      <w:r>
        <w:t xml:space="preserve">, and </w:t>
      </w:r>
      <w:r>
        <w:rPr>
          <w:i/>
          <w:iCs/>
        </w:rPr>
        <w:t>S</w:t>
      </w:r>
      <w:r>
        <w:t>.</w:t>
      </w:r>
    </w:p>
    <w:p w14:paraId="3808A1B6" w14:textId="77777777" w:rsidR="003A4A57" w:rsidRPr="00E77497" w:rsidRDefault="003A4A57" w:rsidP="003A4A57">
      <w:pPr>
        <w:pStyle w:val="51"/>
      </w:pPr>
      <w:r w:rsidRPr="00E77497">
        <w:t>DeleteBinding (N)</w:t>
      </w:r>
    </w:p>
    <w:p w14:paraId="3E30977D" w14:textId="77777777" w:rsidR="003A4A57" w:rsidRPr="00E77497" w:rsidRDefault="003A4A57" w:rsidP="003A4A57">
      <w:r w:rsidRPr="00E77497">
        <w:t xml:space="preserve">The concrete Environment Record method DeleteBinding for </w:t>
      </w:r>
      <w:r>
        <w:t>global</w:t>
      </w:r>
      <w:r w:rsidRPr="00E77497">
        <w:t xml:space="preserve"> environment records can only delete bindings that have been explicitly designated as being subject to deletion.</w:t>
      </w:r>
    </w:p>
    <w:p w14:paraId="6930751E" w14:textId="77777777" w:rsidR="003A4A57" w:rsidRPr="00E77497" w:rsidRDefault="003A4A57" w:rsidP="003A4A57">
      <w:pPr>
        <w:pStyle w:val="Alg4"/>
        <w:numPr>
          <w:ilvl w:val="0"/>
          <w:numId w:val="1027"/>
        </w:numPr>
      </w:pPr>
      <w:r w:rsidRPr="00E77497">
        <w:t xml:space="preserve">Let </w:t>
      </w:r>
      <w:r w:rsidRPr="00E77497">
        <w:rPr>
          <w:i/>
        </w:rPr>
        <w:t>envRec</w:t>
      </w:r>
      <w:r w:rsidRPr="00E77497">
        <w:t xml:space="preserve"> be the declarative environment record for which the method was invoked.</w:t>
      </w:r>
    </w:p>
    <w:p w14:paraId="0309F085" w14:textId="77777777" w:rsidR="003A4A57" w:rsidRDefault="003A4A57" w:rsidP="003A4A57">
      <w:pPr>
        <w:pStyle w:val="Alg4"/>
        <w:numPr>
          <w:ilvl w:val="0"/>
          <w:numId w:val="102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2F5CD205" w14:textId="77777777" w:rsidR="003A4A57" w:rsidRDefault="003A4A57" w:rsidP="003A4A57">
      <w:pPr>
        <w:pStyle w:val="Alg4"/>
        <w:numPr>
          <w:ilvl w:val="0"/>
          <w:numId w:val="102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16F1CA09" w14:textId="77777777" w:rsidR="003A4A57" w:rsidRDefault="003A4A57" w:rsidP="003A4A57">
      <w:pPr>
        <w:pStyle w:val="Alg4"/>
        <w:numPr>
          <w:ilvl w:val="1"/>
          <w:numId w:val="1027"/>
        </w:numPr>
      </w:pPr>
      <w:r>
        <w:t xml:space="preserve">Return the result of calling the DeleteBinding concrete method of </w:t>
      </w:r>
      <w:r w:rsidRPr="00056558">
        <w:rPr>
          <w:i/>
          <w:iCs/>
        </w:rPr>
        <w:t>DclRec</w:t>
      </w:r>
      <w:r>
        <w:t xml:space="preserve"> with argument </w:t>
      </w:r>
      <w:r>
        <w:rPr>
          <w:i/>
          <w:iCs/>
        </w:rPr>
        <w:t>N</w:t>
      </w:r>
      <w:r>
        <w:t>.</w:t>
      </w:r>
    </w:p>
    <w:p w14:paraId="54E078EF" w14:textId="77777777" w:rsidR="003A4A57" w:rsidRPr="00E77497" w:rsidRDefault="003A4A57" w:rsidP="003A4A57">
      <w:pPr>
        <w:pStyle w:val="Alg4"/>
        <w:numPr>
          <w:ilvl w:val="0"/>
          <w:numId w:val="102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428C5578" w14:textId="77777777" w:rsidR="003A4A57" w:rsidRDefault="003A4A57" w:rsidP="003A4A57">
      <w:pPr>
        <w:pStyle w:val="Alg4"/>
        <w:numPr>
          <w:ilvl w:val="0"/>
          <w:numId w:val="1027"/>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1CB7C4F9" w14:textId="77777777" w:rsidR="003A4A57" w:rsidRDefault="003A4A57" w:rsidP="003A4A57">
      <w:pPr>
        <w:pStyle w:val="Alg4"/>
        <w:numPr>
          <w:ilvl w:val="1"/>
          <w:numId w:val="1027"/>
        </w:numPr>
      </w:pPr>
      <w:r>
        <w:t xml:space="preserve">Let </w:t>
      </w:r>
      <w:r w:rsidRPr="007217F2">
        <w:rPr>
          <w:i/>
          <w:iCs/>
        </w:rPr>
        <w:t>status</w:t>
      </w:r>
      <w:r>
        <w:t xml:space="preserve"> be the result of calling the DeleteBinding concrete method of </w:t>
      </w:r>
      <w:r>
        <w:rPr>
          <w:i/>
          <w:iCs/>
        </w:rPr>
        <w:t>Obj</w:t>
      </w:r>
      <w:r w:rsidRPr="00056558">
        <w:rPr>
          <w:i/>
          <w:iCs/>
        </w:rPr>
        <w:t>Rec</w:t>
      </w:r>
      <w:r>
        <w:t xml:space="preserve"> with argument </w:t>
      </w:r>
      <w:r>
        <w:rPr>
          <w:i/>
          <w:iCs/>
        </w:rPr>
        <w:t>N</w:t>
      </w:r>
      <w:r>
        <w:t>.</w:t>
      </w:r>
    </w:p>
    <w:p w14:paraId="510C38E8" w14:textId="77777777" w:rsidR="003A4A57" w:rsidRDefault="003A4A57" w:rsidP="003A4A57">
      <w:pPr>
        <w:pStyle w:val="Alg4"/>
        <w:numPr>
          <w:ilvl w:val="1"/>
          <w:numId w:val="1027"/>
        </w:numPr>
      </w:pPr>
      <w:r>
        <w:t>ReturnIfAbrupt(</w:t>
      </w:r>
      <w:r w:rsidRPr="007217F2">
        <w:rPr>
          <w:i/>
          <w:iCs/>
        </w:rPr>
        <w:t>status</w:t>
      </w:r>
      <w:r>
        <w:t>).</w:t>
      </w:r>
    </w:p>
    <w:p w14:paraId="5CEFFBD0" w14:textId="77777777" w:rsidR="003A4A57" w:rsidRDefault="003A4A57" w:rsidP="003A4A57">
      <w:pPr>
        <w:pStyle w:val="Alg4"/>
        <w:numPr>
          <w:ilvl w:val="1"/>
          <w:numId w:val="1027"/>
        </w:numPr>
      </w:pPr>
      <w:r>
        <w:t xml:space="preserve">If </w:t>
      </w:r>
      <w:r w:rsidRPr="007217F2">
        <w:rPr>
          <w:i/>
          <w:iCs/>
        </w:rPr>
        <w:t>status</w:t>
      </w:r>
      <w:r>
        <w:t xml:space="preserve"> is </w:t>
      </w:r>
      <w:r w:rsidRPr="007217F2">
        <w:rPr>
          <w:b/>
          <w:bCs/>
        </w:rPr>
        <w:t>true</w:t>
      </w:r>
      <w:r>
        <w:t>, then</w:t>
      </w:r>
    </w:p>
    <w:p w14:paraId="7D9C4B1A" w14:textId="77777777" w:rsidR="003A4A57" w:rsidRDefault="003A4A57" w:rsidP="003A4A57">
      <w:pPr>
        <w:pStyle w:val="Alg4"/>
        <w:numPr>
          <w:ilvl w:val="2"/>
          <w:numId w:val="1027"/>
        </w:numPr>
      </w:pPr>
      <w:r>
        <w:t xml:space="preserve">Let </w:t>
      </w:r>
      <w:r>
        <w:rPr>
          <w:i/>
          <w:iCs/>
        </w:rPr>
        <w:t>varNames</w:t>
      </w:r>
      <w:r>
        <w:t xml:space="preserve"> be </w:t>
      </w:r>
      <w:r w:rsidRPr="00056558">
        <w:rPr>
          <w:i/>
          <w:iCs/>
        </w:rPr>
        <w:t>envRec</w:t>
      </w:r>
      <w:r w:rsidRPr="0070508E">
        <w:rPr>
          <w:i/>
          <w:iCs/>
        </w:rPr>
        <w:t>’s</w:t>
      </w:r>
      <w:r>
        <w:t xml:space="preserve"> VarNames List.</w:t>
      </w:r>
    </w:p>
    <w:p w14:paraId="6FFA1DE7" w14:textId="77777777" w:rsidR="003A4A57" w:rsidRDefault="003A4A57" w:rsidP="003A4A57">
      <w:pPr>
        <w:pStyle w:val="Alg4"/>
        <w:numPr>
          <w:ilvl w:val="2"/>
          <w:numId w:val="1027"/>
        </w:numPr>
      </w:pPr>
      <w:r>
        <w:t xml:space="preserve">If </w:t>
      </w:r>
      <w:r>
        <w:rPr>
          <w:i/>
          <w:iCs/>
        </w:rPr>
        <w:t>N</w:t>
      </w:r>
      <w:r>
        <w:t xml:space="preserve"> is an element of </w:t>
      </w:r>
      <w:r>
        <w:rPr>
          <w:i/>
          <w:iCs/>
        </w:rPr>
        <w:t>varNames</w:t>
      </w:r>
      <w:r>
        <w:t xml:space="preserve">, then remove that element from the </w:t>
      </w:r>
      <w:r>
        <w:rPr>
          <w:i/>
          <w:iCs/>
        </w:rPr>
        <w:t>varNames</w:t>
      </w:r>
      <w:r>
        <w:t>.</w:t>
      </w:r>
    </w:p>
    <w:p w14:paraId="695A11B0" w14:textId="77777777" w:rsidR="003A4A57" w:rsidRPr="00E77497" w:rsidRDefault="003A4A57" w:rsidP="003A4A57">
      <w:pPr>
        <w:pStyle w:val="Alg4"/>
        <w:numPr>
          <w:ilvl w:val="1"/>
          <w:numId w:val="1027"/>
        </w:numPr>
      </w:pPr>
      <w:r>
        <w:t xml:space="preserve">Return </w:t>
      </w:r>
      <w:r>
        <w:rPr>
          <w:i/>
          <w:iCs/>
        </w:rPr>
        <w:t>status</w:t>
      </w:r>
      <w:r>
        <w:t>.</w:t>
      </w:r>
    </w:p>
    <w:p w14:paraId="3F6586FF" w14:textId="77777777" w:rsidR="003A4A57" w:rsidRPr="00E77497" w:rsidRDefault="003A4A57" w:rsidP="003A4A57">
      <w:pPr>
        <w:pStyle w:val="Alg4"/>
        <w:numPr>
          <w:ilvl w:val="0"/>
          <w:numId w:val="1027"/>
        </w:numPr>
        <w:spacing w:after="120"/>
      </w:pPr>
      <w:r w:rsidRPr="00E77497">
        <w:t xml:space="preserve">Return </w:t>
      </w:r>
      <w:r w:rsidRPr="00E77497">
        <w:rPr>
          <w:b/>
        </w:rPr>
        <w:t>true</w:t>
      </w:r>
      <w:r w:rsidRPr="00E77497">
        <w:t>.</w:t>
      </w:r>
    </w:p>
    <w:p w14:paraId="34F8BA5B" w14:textId="77777777" w:rsidR="003A4A57" w:rsidRPr="00E77497" w:rsidRDefault="003A4A57" w:rsidP="003A4A57">
      <w:pPr>
        <w:pStyle w:val="51"/>
      </w:pPr>
      <w:r>
        <w:t>HasThisBinding</w:t>
      </w:r>
      <w:r w:rsidRPr="00E77497">
        <w:t xml:space="preserve"> ()</w:t>
      </w:r>
    </w:p>
    <w:p w14:paraId="4512071B" w14:textId="77777777" w:rsidR="003A4A57" w:rsidRPr="00E77497" w:rsidRDefault="003A4A57" w:rsidP="003A4A57">
      <w:r>
        <w:t>Global</w:t>
      </w:r>
      <w:r w:rsidRPr="00E77497">
        <w:t xml:space="preserve"> Environment Records </w:t>
      </w:r>
      <w:r>
        <w:t xml:space="preserve">always provide a </w:t>
      </w:r>
      <w:r w:rsidRPr="00CC3839">
        <w:rPr>
          <w:rFonts w:ascii="Courier New" w:hAnsi="Courier New" w:cs="Courier New"/>
          <w:b/>
        </w:rPr>
        <w:t>this</w:t>
      </w:r>
      <w:r>
        <w:t xml:space="preserve"> binding whose value is the associated global object</w:t>
      </w:r>
      <w:r w:rsidRPr="00E77497">
        <w:t>.</w:t>
      </w:r>
    </w:p>
    <w:p w14:paraId="5FA76CAD" w14:textId="77777777" w:rsidR="003A4A57" w:rsidRPr="00E77497" w:rsidRDefault="003A4A57" w:rsidP="003A4A57">
      <w:pPr>
        <w:pStyle w:val="Alg4"/>
        <w:numPr>
          <w:ilvl w:val="0"/>
          <w:numId w:val="1045"/>
        </w:numPr>
        <w:spacing w:after="120"/>
      </w:pPr>
      <w:r w:rsidRPr="00E77497">
        <w:t xml:space="preserve">Return </w:t>
      </w:r>
      <w:r>
        <w:rPr>
          <w:b/>
        </w:rPr>
        <w:t>true</w:t>
      </w:r>
      <w:r w:rsidRPr="00E77497">
        <w:t>.</w:t>
      </w:r>
    </w:p>
    <w:p w14:paraId="350108D5" w14:textId="77777777" w:rsidR="003A4A57" w:rsidRPr="00E77497" w:rsidRDefault="003A4A57" w:rsidP="003A4A57">
      <w:pPr>
        <w:pStyle w:val="51"/>
      </w:pPr>
      <w:r>
        <w:t>HasSuperBinding</w:t>
      </w:r>
      <w:r w:rsidRPr="00E77497">
        <w:t xml:space="preserve"> ()</w:t>
      </w:r>
    </w:p>
    <w:p w14:paraId="03BCA102" w14:textId="77777777" w:rsidR="003A4A57" w:rsidRPr="00E77497" w:rsidRDefault="003A4A57" w:rsidP="003A4A57">
      <w:pPr>
        <w:pStyle w:val="Alg4"/>
        <w:numPr>
          <w:ilvl w:val="0"/>
          <w:numId w:val="1044"/>
        </w:numPr>
        <w:spacing w:after="240"/>
      </w:pPr>
      <w:r>
        <w:t>Return</w:t>
      </w:r>
      <w:r w:rsidRPr="00E77497">
        <w:t xml:space="preserve"> </w:t>
      </w:r>
      <w:r>
        <w:rPr>
          <w:b/>
        </w:rPr>
        <w:t>false</w:t>
      </w:r>
      <w:r w:rsidRPr="00E77497">
        <w:t>.</w:t>
      </w:r>
    </w:p>
    <w:p w14:paraId="76798418" w14:textId="77777777" w:rsidR="003A4A57" w:rsidRPr="00E77497" w:rsidRDefault="003A4A57" w:rsidP="003A4A57">
      <w:pPr>
        <w:pStyle w:val="51"/>
      </w:pPr>
      <w:r w:rsidRPr="00E77497">
        <w:tab/>
      </w:r>
      <w:r>
        <w:t>WithBaseObject</w:t>
      </w:r>
      <w:r w:rsidRPr="00E77497">
        <w:t>()</w:t>
      </w:r>
    </w:p>
    <w:p w14:paraId="2ECD79AA" w14:textId="77777777" w:rsidR="003A4A57" w:rsidRPr="00E77497" w:rsidRDefault="003A4A57" w:rsidP="003A4A57">
      <w:r>
        <w:t>Global</w:t>
      </w:r>
      <w:r w:rsidRPr="00E77497">
        <w:t xml:space="preserve"> Environment Records always return </w:t>
      </w:r>
      <w:r w:rsidRPr="00E77497">
        <w:rPr>
          <w:b/>
        </w:rPr>
        <w:t>undefined</w:t>
      </w:r>
      <w:r w:rsidRPr="00E77497">
        <w:t xml:space="preserve"> as their </w:t>
      </w:r>
      <w:r>
        <w:t>WithBaseObject</w:t>
      </w:r>
      <w:r w:rsidRPr="00E77497">
        <w:t>.</w:t>
      </w:r>
    </w:p>
    <w:p w14:paraId="1BC14CCC" w14:textId="77777777" w:rsidR="003A4A57" w:rsidRPr="00E77497" w:rsidRDefault="003A4A57" w:rsidP="003A4A57">
      <w:pPr>
        <w:pStyle w:val="Alg4"/>
        <w:numPr>
          <w:ilvl w:val="0"/>
          <w:numId w:val="1046"/>
        </w:numPr>
        <w:spacing w:after="240"/>
      </w:pPr>
      <w:r w:rsidRPr="00E77497">
        <w:t xml:space="preserve">Return </w:t>
      </w:r>
      <w:r w:rsidRPr="00E77497">
        <w:rPr>
          <w:b/>
        </w:rPr>
        <w:t>undefined</w:t>
      </w:r>
      <w:r w:rsidRPr="00E77497">
        <w:t>.</w:t>
      </w:r>
    </w:p>
    <w:p w14:paraId="61ABE003" w14:textId="77777777" w:rsidR="003A4A57" w:rsidRPr="00E77497" w:rsidRDefault="003A4A57" w:rsidP="003A4A57">
      <w:pPr>
        <w:pStyle w:val="51"/>
      </w:pPr>
      <w:r>
        <w:t>GetThisBinding</w:t>
      </w:r>
      <w:r w:rsidRPr="00E77497">
        <w:t xml:space="preserve"> ()</w:t>
      </w:r>
    </w:p>
    <w:p w14:paraId="19BDABE2" w14:textId="77777777" w:rsidR="003A4A57" w:rsidRPr="00E77497" w:rsidRDefault="003A4A57" w:rsidP="003A4A57">
      <w:pPr>
        <w:pStyle w:val="Alg4"/>
        <w:numPr>
          <w:ilvl w:val="0"/>
          <w:numId w:val="1536"/>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14:paraId="1C77B9F2" w14:textId="77777777" w:rsidR="003A4A57" w:rsidRPr="00E77497" w:rsidRDefault="003A4A57" w:rsidP="003A4A57">
      <w:pPr>
        <w:pStyle w:val="Alg4"/>
        <w:numPr>
          <w:ilvl w:val="0"/>
          <w:numId w:val="153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38253F46" w14:textId="77777777" w:rsidR="003A4A57" w:rsidRPr="00E77497" w:rsidRDefault="003A4A57" w:rsidP="003A4A57">
      <w:pPr>
        <w:pStyle w:val="Alg4"/>
        <w:numPr>
          <w:ilvl w:val="0"/>
          <w:numId w:val="1536"/>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14:paraId="07F9296A" w14:textId="77777777" w:rsidR="003A4A57" w:rsidRPr="00E77497" w:rsidRDefault="003A4A57" w:rsidP="003A4A57">
      <w:pPr>
        <w:pStyle w:val="Alg4"/>
        <w:numPr>
          <w:ilvl w:val="0"/>
          <w:numId w:val="1536"/>
        </w:numPr>
        <w:spacing w:after="240"/>
      </w:pPr>
      <w:r>
        <w:t xml:space="preserve">Return </w:t>
      </w:r>
      <w:r w:rsidRPr="00E77497">
        <w:rPr>
          <w:i/>
        </w:rPr>
        <w:t>bindings</w:t>
      </w:r>
      <w:r w:rsidRPr="00E77497">
        <w:t>.</w:t>
      </w:r>
    </w:p>
    <w:p w14:paraId="7CB677D5" w14:textId="77777777" w:rsidR="003A4A57" w:rsidRPr="00E77497" w:rsidRDefault="003A4A57" w:rsidP="003A4A57">
      <w:pPr>
        <w:pStyle w:val="51"/>
      </w:pPr>
      <w:r>
        <w:t>HasVarDeclaration</w:t>
      </w:r>
      <w:r w:rsidRPr="00E77497">
        <w:t xml:space="preserve"> (N)</w:t>
      </w:r>
    </w:p>
    <w:p w14:paraId="7F202CA6" w14:textId="77777777" w:rsidR="003A4A57" w:rsidRPr="009C202C" w:rsidRDefault="003A4A57" w:rsidP="003A4A57">
      <w:r w:rsidRPr="009C202C">
        <w:t xml:space="preserve">The concrete environment record method </w:t>
      </w:r>
      <w:r>
        <w:t>HasVarDeclaration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w:t>
      </w:r>
      <w:r w:rsidRPr="00111446">
        <w:rPr>
          <w:rFonts w:ascii="Times New Roman" w:hAnsi="Times New Roman"/>
          <w:i/>
          <w:iCs/>
        </w:rPr>
        <w:t>VariableStatement</w:t>
      </w:r>
      <w:r>
        <w:t xml:space="preserve"> or a </w:t>
      </w:r>
      <w:r w:rsidRPr="00111446">
        <w:rPr>
          <w:rFonts w:ascii="Times New Roman" w:hAnsi="Times New Roman"/>
          <w:i/>
          <w:iCs/>
        </w:rPr>
        <w:t>FunctionDeclaration</w:t>
      </w:r>
      <w:r w:rsidRPr="009C202C">
        <w:t>:</w:t>
      </w:r>
    </w:p>
    <w:p w14:paraId="105DC954" w14:textId="77777777" w:rsidR="003A4A57" w:rsidRPr="00E77497" w:rsidRDefault="003A4A57" w:rsidP="003A4A57">
      <w:pPr>
        <w:pStyle w:val="Alg4"/>
        <w:numPr>
          <w:ilvl w:val="0"/>
          <w:numId w:val="102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79015A14" w14:textId="77777777" w:rsidR="003A4A57" w:rsidRPr="00E77497" w:rsidRDefault="003A4A57" w:rsidP="003A4A57">
      <w:pPr>
        <w:pStyle w:val="Alg4"/>
        <w:numPr>
          <w:ilvl w:val="0"/>
          <w:numId w:val="1028"/>
        </w:numPr>
      </w:pPr>
      <w:r>
        <w:t xml:space="preserve">Let </w:t>
      </w:r>
      <w:r>
        <w:rPr>
          <w:i/>
          <w:iCs/>
        </w:rPr>
        <w:t>varDeclaredNames</w:t>
      </w:r>
      <w:r>
        <w:t xml:space="preserve"> be </w:t>
      </w:r>
      <w:r w:rsidRPr="00056558">
        <w:rPr>
          <w:i/>
          <w:iCs/>
        </w:rPr>
        <w:t>envRec</w:t>
      </w:r>
      <w:r w:rsidRPr="0070508E">
        <w:rPr>
          <w:i/>
          <w:iCs/>
        </w:rPr>
        <w:t>’s</w:t>
      </w:r>
      <w:r>
        <w:t xml:space="preserve"> VarNames List.</w:t>
      </w:r>
    </w:p>
    <w:p w14:paraId="43E9A4CE" w14:textId="77777777" w:rsidR="003A4A57" w:rsidRPr="00E77497" w:rsidRDefault="003A4A57" w:rsidP="003A4A57">
      <w:pPr>
        <w:pStyle w:val="Alg4"/>
        <w:numPr>
          <w:ilvl w:val="0"/>
          <w:numId w:val="1028"/>
        </w:numPr>
      </w:pPr>
      <w:r w:rsidRPr="00E77497">
        <w:t>If</w:t>
      </w:r>
      <w:r>
        <w:t xml:space="preserve"> </w:t>
      </w:r>
      <w:r>
        <w:rPr>
          <w:i/>
          <w:iCs/>
        </w:rPr>
        <w:t>varDeclaredNames</w:t>
      </w:r>
      <w:r>
        <w:t xml:space="preserve"> contains the value of </w:t>
      </w:r>
      <w:r w:rsidRPr="002C7A62">
        <w:rPr>
          <w:i/>
          <w:iCs/>
        </w:rPr>
        <w:t>N</w:t>
      </w:r>
      <w:r>
        <w:t xml:space="preserve">, return </w:t>
      </w:r>
      <w:r w:rsidRPr="002C7A62">
        <w:rPr>
          <w:b/>
          <w:bCs/>
        </w:rPr>
        <w:t>true</w:t>
      </w:r>
      <w:r>
        <w:t xml:space="preserve">. </w:t>
      </w:r>
    </w:p>
    <w:p w14:paraId="75645045" w14:textId="77777777" w:rsidR="003A4A57" w:rsidRPr="00E77497" w:rsidRDefault="003A4A57" w:rsidP="003A4A57">
      <w:pPr>
        <w:pStyle w:val="Alg4"/>
        <w:numPr>
          <w:ilvl w:val="0"/>
          <w:numId w:val="1028"/>
        </w:numPr>
        <w:spacing w:after="240"/>
      </w:pPr>
      <w:r>
        <w:t xml:space="preserve">Return </w:t>
      </w:r>
      <w:r w:rsidRPr="002C7A62">
        <w:rPr>
          <w:b/>
          <w:bCs/>
        </w:rPr>
        <w:t>false</w:t>
      </w:r>
      <w:r>
        <w:t xml:space="preserve">. </w:t>
      </w:r>
    </w:p>
    <w:p w14:paraId="24685450" w14:textId="77777777" w:rsidR="003A4A57" w:rsidRPr="00E77497" w:rsidRDefault="003A4A57" w:rsidP="003A4A57">
      <w:pPr>
        <w:pStyle w:val="51"/>
      </w:pPr>
      <w:r>
        <w:t>HasLexicalDeclaration</w:t>
      </w:r>
      <w:r w:rsidRPr="00E77497">
        <w:t xml:space="preserve"> (N)</w:t>
      </w:r>
    </w:p>
    <w:p w14:paraId="5177549B" w14:textId="77777777" w:rsidR="003A4A57" w:rsidRPr="009C202C" w:rsidRDefault="003A4A57" w:rsidP="003A4A57">
      <w:r w:rsidRPr="009C202C">
        <w:t xml:space="preserve">The concrete environment record method </w:t>
      </w:r>
      <w:r>
        <w:t>HasLexicalDeclaration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rsidRPr="009C202C">
        <w:t>:</w:t>
      </w:r>
    </w:p>
    <w:p w14:paraId="69F5AC73" w14:textId="77777777" w:rsidR="003A4A57" w:rsidRPr="00E77497" w:rsidRDefault="003A4A57" w:rsidP="003A4A57">
      <w:pPr>
        <w:pStyle w:val="Alg4"/>
        <w:numPr>
          <w:ilvl w:val="0"/>
          <w:numId w:val="104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10E5B86F" w14:textId="77777777" w:rsidR="003A4A57" w:rsidRDefault="003A4A57" w:rsidP="003A4A57">
      <w:pPr>
        <w:pStyle w:val="Alg4"/>
        <w:numPr>
          <w:ilvl w:val="0"/>
          <w:numId w:val="1048"/>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57E12914" w14:textId="77777777" w:rsidR="003A4A57" w:rsidRPr="00E77497" w:rsidRDefault="003A4A57" w:rsidP="003A4A57">
      <w:pPr>
        <w:pStyle w:val="Alg4"/>
        <w:numPr>
          <w:ilvl w:val="0"/>
          <w:numId w:val="1048"/>
        </w:numPr>
        <w:spacing w:after="240"/>
      </w:pPr>
      <w:r>
        <w:t>Return the result of calling</w:t>
      </w:r>
      <w:r w:rsidRPr="00E77497">
        <w:t xml:space="preserve"> </w:t>
      </w:r>
      <w:r>
        <w:rPr>
          <w:i/>
        </w:rPr>
        <w:t>Dcl</w:t>
      </w:r>
      <w:r w:rsidRPr="00FC5053">
        <w:rPr>
          <w:i/>
        </w:rPr>
        <w:t>Rec’s</w:t>
      </w:r>
      <w:r>
        <w:t xml:space="preserve"> HasBinding concrete method with argument </w:t>
      </w:r>
      <w:r w:rsidRPr="00E77497">
        <w:rPr>
          <w:i/>
        </w:rPr>
        <w:t>N</w:t>
      </w:r>
      <w:r>
        <w:t xml:space="preserve">. </w:t>
      </w:r>
    </w:p>
    <w:p w14:paraId="73F1CB4A" w14:textId="77777777" w:rsidR="003A4A57" w:rsidRPr="00E77497" w:rsidRDefault="003A4A57" w:rsidP="003A4A57">
      <w:pPr>
        <w:pStyle w:val="51"/>
      </w:pPr>
      <w:r w:rsidRPr="00E77497">
        <w:tab/>
      </w:r>
      <w:r>
        <w:t>CanDeclareGlobalVar</w:t>
      </w:r>
      <w:r w:rsidRPr="00E77497">
        <w:t xml:space="preserve"> (N)</w:t>
      </w:r>
    </w:p>
    <w:p w14:paraId="1E10CCB9" w14:textId="77777777" w:rsidR="003A4A57" w:rsidRPr="009C202C" w:rsidRDefault="003A4A57" w:rsidP="003A4A57">
      <w:r w:rsidRPr="009C202C">
        <w:t xml:space="preserve">The concrete environment record method </w:t>
      </w:r>
      <w:r>
        <w:t>CanDeclareGlobalVar</w:t>
      </w:r>
      <w:r w:rsidRPr="00E77497">
        <w:t xml:space="preserve"> </w:t>
      </w:r>
      <w:r w:rsidRPr="009C202C">
        <w:t xml:space="preserve">for </w:t>
      </w:r>
      <w:r>
        <w:t>global</w:t>
      </w:r>
      <w:r w:rsidRPr="009C202C">
        <w:t xml:space="preserve"> environment records determines if </w:t>
      </w:r>
      <w:r>
        <w:t>a corresponding CreateGlobalVarBinding call would succeed if called for the same</w:t>
      </w:r>
      <w:r w:rsidRPr="009C202C">
        <w:t xml:space="preserve"> argument </w:t>
      </w:r>
      <w:r w:rsidRPr="00111446">
        <w:rPr>
          <w:rFonts w:ascii="Times New Roman" w:hAnsi="Times New Roman"/>
          <w:i/>
          <w:iCs/>
        </w:rPr>
        <w:t>N</w:t>
      </w:r>
      <w:r>
        <w:t>. Redundent var declarations and var declarations for pre-existing global object properties are allowed.</w:t>
      </w:r>
    </w:p>
    <w:p w14:paraId="058A8BFC" w14:textId="77777777" w:rsidR="003A4A57" w:rsidRPr="00E77497" w:rsidRDefault="003A4A57" w:rsidP="003A4A57">
      <w:pPr>
        <w:pStyle w:val="Alg4"/>
        <w:numPr>
          <w:ilvl w:val="0"/>
          <w:numId w:val="1050"/>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2F28ED8F" w14:textId="77777777" w:rsidR="003A4A57" w:rsidRDefault="003A4A57" w:rsidP="003A4A57">
      <w:pPr>
        <w:pStyle w:val="Alg4"/>
        <w:numPr>
          <w:ilvl w:val="0"/>
          <w:numId w:val="1050"/>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502E4477" w14:textId="77777777" w:rsidR="003A4A57" w:rsidRDefault="003A4A57" w:rsidP="003A4A57">
      <w:pPr>
        <w:pStyle w:val="Alg4"/>
        <w:numPr>
          <w:ilvl w:val="0"/>
          <w:numId w:val="1050"/>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sidRPr="0070508E">
        <w:rPr>
          <w:b/>
          <w:bCs/>
          <w:iCs/>
        </w:rPr>
        <w:t>true</w:t>
      </w:r>
      <w:r w:rsidRPr="00E77497">
        <w:t>,</w:t>
      </w:r>
      <w:r>
        <w:t xml:space="preserve"> return </w:t>
      </w:r>
      <w:r w:rsidRPr="001D2BDE">
        <w:rPr>
          <w:b/>
          <w:bCs/>
        </w:rPr>
        <w:t>true</w:t>
      </w:r>
      <w:r>
        <w:t>.</w:t>
      </w:r>
    </w:p>
    <w:p w14:paraId="1A0567F1" w14:textId="77777777" w:rsidR="003A4A57" w:rsidRPr="00E77497" w:rsidRDefault="003A4A57" w:rsidP="003A4A57">
      <w:pPr>
        <w:pStyle w:val="Alg4"/>
        <w:numPr>
          <w:ilvl w:val="0"/>
          <w:numId w:val="1050"/>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14:paraId="5C7152CE" w14:textId="77777777" w:rsidR="003A4A57" w:rsidRDefault="003A4A57" w:rsidP="003A4A57">
      <w:pPr>
        <w:pStyle w:val="Alg4"/>
        <w:numPr>
          <w:ilvl w:val="0"/>
          <w:numId w:val="1050"/>
        </w:numPr>
        <w:spacing w:after="240"/>
        <w:contextualSpacing/>
      </w:pPr>
      <w:r>
        <w:t xml:space="preserve">Let </w:t>
      </w:r>
      <w:r>
        <w:rPr>
          <w:i/>
          <w:iCs/>
        </w:rPr>
        <w:t>extensible</w:t>
      </w:r>
      <w:r>
        <w:t xml:space="preserve"> be </w:t>
      </w:r>
      <w:r w:rsidRPr="00E77497">
        <w:t>the</w:t>
      </w:r>
      <w:r>
        <w:t xml:space="preserve"> result of IsExtensible(</w:t>
      </w:r>
      <w:r w:rsidRPr="00E77497">
        <w:rPr>
          <w:i/>
        </w:rPr>
        <w:t>bindings</w:t>
      </w:r>
      <w:r>
        <w:rPr>
          <w:iCs/>
        </w:rPr>
        <w:t>)</w:t>
      </w:r>
      <w:r w:rsidRPr="00E77497">
        <w:t>.</w:t>
      </w:r>
    </w:p>
    <w:p w14:paraId="028282E7" w14:textId="77777777" w:rsidR="003A4A57" w:rsidRPr="00E77497" w:rsidRDefault="003A4A57" w:rsidP="003A4A57">
      <w:pPr>
        <w:pStyle w:val="Alg4"/>
        <w:numPr>
          <w:ilvl w:val="0"/>
          <w:numId w:val="1050"/>
        </w:numPr>
        <w:spacing w:after="240"/>
      </w:pPr>
      <w:r>
        <w:t xml:space="preserve">Return </w:t>
      </w:r>
      <w:r>
        <w:rPr>
          <w:i/>
          <w:iCs/>
        </w:rPr>
        <w:t>extensible</w:t>
      </w:r>
      <w:r>
        <w:t xml:space="preserve">. </w:t>
      </w:r>
    </w:p>
    <w:p w14:paraId="63E49821" w14:textId="77777777" w:rsidR="003A4A57" w:rsidRPr="00E77497" w:rsidRDefault="003A4A57" w:rsidP="003A4A57">
      <w:pPr>
        <w:pStyle w:val="51"/>
      </w:pPr>
      <w:r w:rsidRPr="00E77497">
        <w:tab/>
      </w:r>
      <w:r>
        <w:t>CanDeclareGlobalFunction</w:t>
      </w:r>
      <w:r w:rsidRPr="00E77497">
        <w:t xml:space="preserve"> (N)</w:t>
      </w:r>
    </w:p>
    <w:p w14:paraId="53AD1D61" w14:textId="77777777" w:rsidR="003A4A57" w:rsidRPr="009C202C" w:rsidRDefault="003A4A57" w:rsidP="003A4A57">
      <w:r w:rsidRPr="009C202C">
        <w:t xml:space="preserve">The concrete environment record method </w:t>
      </w:r>
      <w:r>
        <w:t>CanDeclareGlobalFunction</w:t>
      </w:r>
      <w:r w:rsidRPr="00E77497">
        <w:t xml:space="preserve"> </w:t>
      </w:r>
      <w:r w:rsidRPr="009C202C">
        <w:t xml:space="preserve">for </w:t>
      </w:r>
      <w:r>
        <w:t>global</w:t>
      </w:r>
      <w:r w:rsidRPr="009C202C">
        <w:t xml:space="preserve"> environment records determines if </w:t>
      </w:r>
      <w:r>
        <w:t>a corresponding CreateGlobalFunctionBinding call would succeed if called for the same</w:t>
      </w:r>
      <w:r w:rsidRPr="009C202C">
        <w:t xml:space="preserve"> argument </w:t>
      </w:r>
      <w:r w:rsidRPr="00EF49A7">
        <w:rPr>
          <w:rFonts w:ascii="Times New Roman" w:hAnsi="Times New Roman"/>
          <w:i/>
          <w:iCs/>
        </w:rPr>
        <w:t>N</w:t>
      </w:r>
      <w:r>
        <w:t xml:space="preserve">. </w:t>
      </w:r>
    </w:p>
    <w:p w14:paraId="334CF897" w14:textId="77777777" w:rsidR="003A4A57" w:rsidRPr="00E77497" w:rsidRDefault="003A4A57" w:rsidP="003A4A57">
      <w:pPr>
        <w:pStyle w:val="Alg4"/>
        <w:numPr>
          <w:ilvl w:val="0"/>
          <w:numId w:val="1049"/>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2AE99757" w14:textId="77777777" w:rsidR="003A4A57" w:rsidRDefault="003A4A57" w:rsidP="003A4A57">
      <w:pPr>
        <w:pStyle w:val="Alg4"/>
        <w:numPr>
          <w:ilvl w:val="0"/>
          <w:numId w:val="1049"/>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5E5FC051" w14:textId="77777777" w:rsidR="003A4A57" w:rsidRPr="00E77497" w:rsidRDefault="003A4A57" w:rsidP="003A4A57">
      <w:pPr>
        <w:pStyle w:val="Alg4"/>
        <w:numPr>
          <w:ilvl w:val="0"/>
          <w:numId w:val="1049"/>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14:paraId="1A61C9DB" w14:textId="77777777" w:rsidR="003A4A57" w:rsidRDefault="003A4A57" w:rsidP="003A4A57">
      <w:pPr>
        <w:pStyle w:val="Alg4"/>
        <w:numPr>
          <w:ilvl w:val="0"/>
          <w:numId w:val="1049"/>
        </w:numPr>
        <w:spacing w:after="240"/>
        <w:contextualSpacing/>
      </w:pPr>
      <w:r>
        <w:t xml:space="preserve">Let </w:t>
      </w:r>
      <w:r>
        <w:rPr>
          <w:i/>
          <w:iCs/>
        </w:rPr>
        <w:t>extensible</w:t>
      </w:r>
      <w:r>
        <w:t xml:space="preserve"> be the result of IsExtensible(</w:t>
      </w:r>
      <w:r>
        <w:rPr>
          <w:i/>
        </w:rPr>
        <w:t>globalObjec</w:t>
      </w:r>
      <w:r w:rsidRPr="00024C5F">
        <w:rPr>
          <w:i/>
        </w:rPr>
        <w:t>t</w:t>
      </w:r>
      <w:r>
        <w:rPr>
          <w:iCs/>
        </w:rPr>
        <w:t>)</w:t>
      </w:r>
      <w:r w:rsidRPr="00E77497">
        <w:t>.</w:t>
      </w:r>
    </w:p>
    <w:p w14:paraId="348995A6" w14:textId="77777777" w:rsidR="003A4A57" w:rsidRDefault="003A4A57" w:rsidP="003A4A57">
      <w:pPr>
        <w:pStyle w:val="Alg4"/>
        <w:numPr>
          <w:ilvl w:val="0"/>
          <w:numId w:val="1049"/>
        </w:numPr>
        <w:spacing w:after="240"/>
        <w:contextualSpacing/>
      </w:pPr>
      <w:r>
        <w:t>ReturnIfAbrupt(</w:t>
      </w:r>
      <w:r>
        <w:rPr>
          <w:i/>
          <w:iCs/>
        </w:rPr>
        <w:t>extensible</w:t>
      </w:r>
      <w:r>
        <w:t>).</w:t>
      </w:r>
    </w:p>
    <w:p w14:paraId="1D3ED8E6" w14:textId="77777777" w:rsidR="003A4A57" w:rsidRDefault="003A4A57" w:rsidP="003A4A57">
      <w:pPr>
        <w:pStyle w:val="Alg4"/>
        <w:numPr>
          <w:ilvl w:val="0"/>
          <w:numId w:val="1049"/>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Pr>
          <w:b/>
          <w:bCs/>
          <w:iCs/>
        </w:rPr>
        <w:t>false</w:t>
      </w:r>
      <w:r w:rsidRPr="00E77497">
        <w:t>,</w:t>
      </w:r>
      <w:r>
        <w:t xml:space="preserve"> then return </w:t>
      </w:r>
      <w:r>
        <w:rPr>
          <w:i/>
          <w:iCs/>
        </w:rPr>
        <w:t>extensible</w:t>
      </w:r>
      <w:r>
        <w:t>.</w:t>
      </w:r>
    </w:p>
    <w:p w14:paraId="0F13AFFF" w14:textId="77777777" w:rsidR="003A4A57" w:rsidRDefault="003A4A57" w:rsidP="003A4A57">
      <w:pPr>
        <w:pStyle w:val="Alg4"/>
        <w:numPr>
          <w:ilvl w:val="0"/>
          <w:numId w:val="1049"/>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14:paraId="01538535" w14:textId="77777777" w:rsidR="003A4A57" w:rsidRDefault="003A4A57" w:rsidP="003A4A57">
      <w:pPr>
        <w:pStyle w:val="Alg4"/>
        <w:numPr>
          <w:ilvl w:val="0"/>
          <w:numId w:val="1049"/>
        </w:numPr>
        <w:spacing w:after="240"/>
        <w:contextualSpacing/>
      </w:pPr>
      <w:r>
        <w:t xml:space="preserve">If </w:t>
      </w:r>
      <w:r w:rsidRPr="00E77497">
        <w:rPr>
          <w:i/>
          <w:iCs/>
        </w:rPr>
        <w:t>existingProp</w:t>
      </w:r>
      <w:r>
        <w:t xml:space="preserve"> is </w:t>
      </w:r>
      <w:r w:rsidRPr="00B06F3C">
        <w:rPr>
          <w:b/>
          <w:bCs/>
        </w:rPr>
        <w:t>undefined</w:t>
      </w:r>
      <w:r>
        <w:t xml:space="preserve">, then return </w:t>
      </w:r>
      <w:r>
        <w:rPr>
          <w:i/>
          <w:iCs/>
        </w:rPr>
        <w:t>extensible</w:t>
      </w:r>
      <w:r>
        <w:t>.</w:t>
      </w:r>
    </w:p>
    <w:p w14:paraId="7C2A053D" w14:textId="77777777" w:rsidR="003A4A57" w:rsidRDefault="003A4A57" w:rsidP="003A4A57">
      <w:pPr>
        <w:pStyle w:val="Alg4"/>
        <w:numPr>
          <w:ilvl w:val="0"/>
          <w:numId w:val="1049"/>
        </w:numPr>
        <w:spacing w:after="240"/>
        <w:contextualSpacing/>
      </w:pPr>
      <w:r>
        <w:t xml:space="preserve">If </w:t>
      </w:r>
      <w:r w:rsidRPr="00E77497">
        <w:rPr>
          <w:i/>
          <w:iCs/>
        </w:rPr>
        <w:t>existingProp</w:t>
      </w:r>
      <w:r w:rsidRPr="00E77497">
        <w:t xml:space="preserve">.[[Configurable]] is </w:t>
      </w:r>
      <w:r w:rsidRPr="00E77497">
        <w:rPr>
          <w:b/>
          <w:bCs/>
        </w:rPr>
        <w:t>true</w:t>
      </w:r>
      <w:r w:rsidRPr="00E77497">
        <w:t>, then</w:t>
      </w:r>
      <w:r>
        <w:t xml:space="preserve"> return </w:t>
      </w:r>
      <w:r w:rsidRPr="00B06F3C">
        <w:rPr>
          <w:b/>
          <w:bCs/>
        </w:rPr>
        <w:t>true</w:t>
      </w:r>
      <w:r>
        <w:t>.</w:t>
      </w:r>
    </w:p>
    <w:p w14:paraId="7317DDD5" w14:textId="77777777" w:rsidR="003A4A57" w:rsidRDefault="003A4A57" w:rsidP="003A4A57">
      <w:pPr>
        <w:pStyle w:val="Alg4"/>
        <w:numPr>
          <w:ilvl w:val="0"/>
          <w:numId w:val="1049"/>
        </w:numPr>
        <w:spacing w:after="240"/>
        <w:contextualSpacing/>
      </w:pPr>
      <w:r>
        <w:t>If IsDataDescriptor(</w:t>
      </w:r>
      <w:r w:rsidRPr="00E77497">
        <w:rPr>
          <w:i/>
          <w:iCs/>
        </w:rPr>
        <w:t>existingProp</w:t>
      </w:r>
      <w:r>
        <w:t xml:space="preserve">) is </w:t>
      </w:r>
      <w:r w:rsidRPr="006A265B">
        <w:rPr>
          <w:b/>
          <w:bCs/>
        </w:rPr>
        <w:t>true</w:t>
      </w:r>
      <w:r>
        <w:t xml:space="preserve"> and </w:t>
      </w:r>
      <w:r w:rsidRPr="00E77497">
        <w:rPr>
          <w:i/>
          <w:iCs/>
        </w:rPr>
        <w:t>existingProp</w:t>
      </w:r>
      <w:r w:rsidRPr="00E77497">
        <w:t xml:space="preserve"> </w:t>
      </w:r>
      <w:r>
        <w:t>has</w:t>
      </w:r>
      <w:r w:rsidRPr="00E77497">
        <w:t xml:space="preserve"> attribute values {[[Writable]]: </w:t>
      </w:r>
      <w:r w:rsidRPr="00E77497">
        <w:rPr>
          <w:b/>
          <w:bCs/>
        </w:rPr>
        <w:t>true</w:t>
      </w:r>
      <w:r w:rsidRPr="00E77497">
        <w:t xml:space="preserve">, </w:t>
      </w:r>
      <w:commentRangeStart w:id="468"/>
      <w:r w:rsidRPr="00E77497">
        <w:t xml:space="preserve">[[Enumerable]]: </w:t>
      </w:r>
      <w:r w:rsidRPr="00E77497">
        <w:rPr>
          <w:b/>
          <w:bCs/>
        </w:rPr>
        <w:t>true</w:t>
      </w:r>
      <w:commentRangeEnd w:id="468"/>
      <w:r>
        <w:rPr>
          <w:rStyle w:val="af6"/>
          <w:rFonts w:ascii="Arial" w:eastAsia="MS Mincho" w:hAnsi="Arial"/>
          <w:spacing w:val="0"/>
          <w:lang w:eastAsia="ja-JP"/>
        </w:rPr>
        <w:commentReference w:id="468"/>
      </w:r>
      <w:r w:rsidRPr="00E77497">
        <w:t>}, then</w:t>
      </w:r>
      <w:r>
        <w:t xml:space="preserve"> return </w:t>
      </w:r>
      <w:r w:rsidRPr="00B06F3C">
        <w:rPr>
          <w:b/>
          <w:bCs/>
        </w:rPr>
        <w:t>true</w:t>
      </w:r>
      <w:r>
        <w:t>.</w:t>
      </w:r>
    </w:p>
    <w:p w14:paraId="75A636AD" w14:textId="77777777" w:rsidR="003A4A57" w:rsidRPr="00E77497" w:rsidRDefault="003A4A57" w:rsidP="003A4A57">
      <w:pPr>
        <w:pStyle w:val="Alg4"/>
        <w:numPr>
          <w:ilvl w:val="0"/>
          <w:numId w:val="1049"/>
        </w:numPr>
        <w:spacing w:after="240"/>
      </w:pPr>
      <w:r>
        <w:t xml:space="preserve">Return </w:t>
      </w:r>
      <w:r w:rsidRPr="002C7A62">
        <w:rPr>
          <w:b/>
          <w:bCs/>
        </w:rPr>
        <w:t>false</w:t>
      </w:r>
      <w:r>
        <w:t xml:space="preserve">. </w:t>
      </w:r>
    </w:p>
    <w:p w14:paraId="048C8642" w14:textId="77777777" w:rsidR="003A4A57" w:rsidRPr="00E77497" w:rsidRDefault="003A4A57" w:rsidP="003A4A57">
      <w:pPr>
        <w:pStyle w:val="51"/>
      </w:pPr>
      <w:r w:rsidRPr="00E77497">
        <w:tab/>
        <w:t>Create</w:t>
      </w:r>
      <w:r>
        <w:t>GlobalVar</w:t>
      </w:r>
      <w:r w:rsidRPr="00E77497">
        <w:t>Binding (N, D)</w:t>
      </w:r>
    </w:p>
    <w:p w14:paraId="1E074BC0" w14:textId="77777777" w:rsidR="003A4A57" w:rsidRPr="00E77497" w:rsidRDefault="003A4A57" w:rsidP="003A4A57">
      <w:r w:rsidRPr="00E77497">
        <w:t>The concrete Environment Record method Create</w:t>
      </w:r>
      <w:r>
        <w:t>GlobalVar</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reused.</w:t>
      </w:r>
    </w:p>
    <w:p w14:paraId="18F1B9F4" w14:textId="77777777" w:rsidR="003A4A57" w:rsidRPr="00E77497" w:rsidRDefault="003A4A57" w:rsidP="003A4A57">
      <w:pPr>
        <w:pStyle w:val="Alg4"/>
        <w:numPr>
          <w:ilvl w:val="0"/>
          <w:numId w:val="1051"/>
        </w:numPr>
      </w:pPr>
      <w:r w:rsidRPr="00E77497">
        <w:t xml:space="preserve">Let </w:t>
      </w:r>
      <w:r w:rsidRPr="00E77497">
        <w:rPr>
          <w:i/>
        </w:rPr>
        <w:t xml:space="preserve">envRec </w:t>
      </w:r>
      <w:r w:rsidRPr="00E77497">
        <w:t>be the declarative environment record for which the method was invoked.</w:t>
      </w:r>
    </w:p>
    <w:p w14:paraId="0C7777C5" w14:textId="77777777" w:rsidR="003A4A57" w:rsidRPr="00E77497" w:rsidRDefault="003A4A57" w:rsidP="003A4A57">
      <w:pPr>
        <w:pStyle w:val="Alg4"/>
        <w:numPr>
          <w:ilvl w:val="0"/>
          <w:numId w:val="1051"/>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5E3A87E6" w14:textId="77777777" w:rsidR="003A4A57" w:rsidRDefault="003A4A57" w:rsidP="003A4A57">
      <w:pPr>
        <w:pStyle w:val="Alg4"/>
        <w:numPr>
          <w:ilvl w:val="0"/>
          <w:numId w:val="1051"/>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Pr>
          <w:b/>
          <w:bCs/>
          <w:iCs/>
        </w:rPr>
        <w:t>false</w:t>
      </w:r>
      <w:r w:rsidRPr="00E77497">
        <w:t xml:space="preserve">, </w:t>
      </w:r>
      <w:r>
        <w:t>then</w:t>
      </w:r>
    </w:p>
    <w:p w14:paraId="067C5967" w14:textId="77777777" w:rsidR="003A4A57" w:rsidRDefault="003A4A57" w:rsidP="003A4A57">
      <w:pPr>
        <w:pStyle w:val="Alg4"/>
        <w:numPr>
          <w:ilvl w:val="1"/>
          <w:numId w:val="1051"/>
        </w:numPr>
        <w:tabs>
          <w:tab w:val="clear" w:pos="1080"/>
        </w:tabs>
      </w:pPr>
      <w:r>
        <w:t xml:space="preserve">Let </w:t>
      </w:r>
      <w:r w:rsidRPr="002D66E4">
        <w:rPr>
          <w:i/>
          <w:iCs/>
        </w:rPr>
        <w:t>status</w:t>
      </w:r>
      <w:r>
        <w:t xml:space="preserve"> be the result of calling the CreateMutableBinding concrete method of </w:t>
      </w:r>
      <w:r>
        <w:rPr>
          <w:i/>
          <w:iCs/>
        </w:rPr>
        <w:t>Obj</w:t>
      </w:r>
      <w:r w:rsidRPr="00056558">
        <w:rPr>
          <w:i/>
          <w:iCs/>
        </w:rPr>
        <w:t>Rec</w:t>
      </w:r>
      <w:r>
        <w:t xml:space="preserve"> with arguments </w:t>
      </w:r>
      <w:r>
        <w:rPr>
          <w:i/>
          <w:iCs/>
        </w:rPr>
        <w:t>N</w:t>
      </w:r>
      <w:r>
        <w:t xml:space="preserve"> and </w:t>
      </w:r>
      <w:r>
        <w:rPr>
          <w:i/>
          <w:iCs/>
        </w:rPr>
        <w:t>D</w:t>
      </w:r>
      <w:r>
        <w:t>.</w:t>
      </w:r>
    </w:p>
    <w:p w14:paraId="6B7E6589" w14:textId="77777777" w:rsidR="003A4A57" w:rsidRDefault="003A4A57" w:rsidP="003A4A57">
      <w:pPr>
        <w:pStyle w:val="Alg4"/>
        <w:numPr>
          <w:ilvl w:val="1"/>
          <w:numId w:val="1051"/>
        </w:numPr>
      </w:pPr>
      <w:r>
        <w:t>ReturnIfAbrupt(</w:t>
      </w:r>
      <w:r>
        <w:rPr>
          <w:i/>
          <w:iCs/>
        </w:rPr>
        <w:t>status</w:t>
      </w:r>
      <w:r>
        <w:t>).</w:t>
      </w:r>
    </w:p>
    <w:p w14:paraId="6B0A1D8C" w14:textId="77777777" w:rsidR="003A4A57" w:rsidRPr="00E77497" w:rsidRDefault="003A4A57" w:rsidP="003A4A57">
      <w:pPr>
        <w:pStyle w:val="Alg4"/>
        <w:numPr>
          <w:ilvl w:val="0"/>
          <w:numId w:val="1051"/>
        </w:numPr>
      </w:pPr>
      <w:r>
        <w:t xml:space="preserve">Let </w:t>
      </w:r>
      <w:r>
        <w:rPr>
          <w:i/>
          <w:iCs/>
        </w:rPr>
        <w:t>varDeclaredNames</w:t>
      </w:r>
      <w:r>
        <w:t xml:space="preserve"> be </w:t>
      </w:r>
      <w:r w:rsidRPr="00056558">
        <w:rPr>
          <w:i/>
          <w:iCs/>
        </w:rPr>
        <w:t>envRec</w:t>
      </w:r>
      <w:r w:rsidRPr="0070508E">
        <w:rPr>
          <w:i/>
          <w:iCs/>
        </w:rPr>
        <w:t>’s</w:t>
      </w:r>
      <w:r>
        <w:t xml:space="preserve"> VarNames List.</w:t>
      </w:r>
    </w:p>
    <w:p w14:paraId="7E1C6989" w14:textId="77777777" w:rsidR="003A4A57" w:rsidRPr="00E77497" w:rsidRDefault="003A4A57" w:rsidP="003A4A57">
      <w:pPr>
        <w:pStyle w:val="Alg4"/>
        <w:numPr>
          <w:ilvl w:val="0"/>
          <w:numId w:val="1051"/>
        </w:numPr>
      </w:pPr>
      <w:r w:rsidRPr="00E77497">
        <w:t>If</w:t>
      </w:r>
      <w:r>
        <w:t xml:space="preserve"> </w:t>
      </w:r>
      <w:r>
        <w:rPr>
          <w:i/>
          <w:iCs/>
        </w:rPr>
        <w:t>varDeclaredNames</w:t>
      </w:r>
      <w:r>
        <w:t xml:space="preserve"> does not contain the value of </w:t>
      </w:r>
      <w:r w:rsidRPr="002C7A62">
        <w:rPr>
          <w:i/>
          <w:iCs/>
        </w:rPr>
        <w:t>N</w:t>
      </w:r>
      <w:r>
        <w:t xml:space="preserve">, then </w:t>
      </w:r>
    </w:p>
    <w:p w14:paraId="23099958" w14:textId="77777777" w:rsidR="003A4A57" w:rsidRDefault="003A4A57" w:rsidP="003A4A57">
      <w:pPr>
        <w:pStyle w:val="Alg4"/>
        <w:numPr>
          <w:ilvl w:val="1"/>
          <w:numId w:val="1051"/>
        </w:numPr>
      </w:pPr>
      <w:r>
        <w:t xml:space="preserve">Append </w:t>
      </w:r>
      <w:r>
        <w:rPr>
          <w:i/>
          <w:iCs/>
        </w:rPr>
        <w:t>N</w:t>
      </w:r>
      <w:r>
        <w:t xml:space="preserve"> to </w:t>
      </w:r>
      <w:r>
        <w:rPr>
          <w:i/>
          <w:iCs/>
        </w:rPr>
        <w:t>varDeclaredNames</w:t>
      </w:r>
      <w:r>
        <w:t>.</w:t>
      </w:r>
    </w:p>
    <w:p w14:paraId="424C8016" w14:textId="77777777" w:rsidR="003A4A57" w:rsidRPr="00E77497" w:rsidRDefault="003A4A57" w:rsidP="003A4A57">
      <w:pPr>
        <w:pStyle w:val="Alg4"/>
        <w:numPr>
          <w:ilvl w:val="0"/>
          <w:numId w:val="1051"/>
        </w:numPr>
        <w:spacing w:after="240"/>
      </w:pPr>
      <w:r>
        <w:t>Return</w:t>
      </w:r>
      <w:r w:rsidRPr="00394EAC">
        <w:t xml:space="preserve"> </w:t>
      </w:r>
      <w:r>
        <w:t>NormalCompletion(</w:t>
      </w:r>
      <w:r w:rsidRPr="00A9140A">
        <w:rPr>
          <w:rFonts w:ascii="Arial" w:hAnsi="Arial" w:cs="Arial"/>
        </w:rPr>
        <w:t>empty</w:t>
      </w:r>
      <w:r>
        <w:t xml:space="preserve">). </w:t>
      </w:r>
    </w:p>
    <w:p w14:paraId="0BDAB1E6" w14:textId="77777777" w:rsidR="003A4A57" w:rsidRPr="00E77497" w:rsidRDefault="003A4A57" w:rsidP="003A4A57">
      <w:pPr>
        <w:pStyle w:val="51"/>
      </w:pPr>
      <w:r w:rsidRPr="00E77497">
        <w:t>Create</w:t>
      </w:r>
      <w:r>
        <w:t>GlobalFunction</w:t>
      </w:r>
      <w:r w:rsidRPr="00E77497">
        <w:t>Binding (N,</w:t>
      </w:r>
      <w:r>
        <w:t xml:space="preserve"> V,</w:t>
      </w:r>
      <w:r w:rsidRPr="00E77497">
        <w:t xml:space="preserve"> D)</w:t>
      </w:r>
    </w:p>
    <w:p w14:paraId="5FE7793A" w14:textId="77777777" w:rsidR="003A4A57" w:rsidRPr="00E77497" w:rsidRDefault="003A4A57" w:rsidP="003A4A57">
      <w:r w:rsidRPr="00E77497">
        <w:t>The concrete Environment Record method Create</w:t>
      </w:r>
      <w:r>
        <w:t>GlobalFunction</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replaced.</w:t>
      </w:r>
    </w:p>
    <w:p w14:paraId="4E229A82" w14:textId="77777777" w:rsidR="003A4A57" w:rsidRPr="00E77497" w:rsidRDefault="003A4A57" w:rsidP="003A4A57">
      <w:pPr>
        <w:pStyle w:val="Alg4"/>
        <w:numPr>
          <w:ilvl w:val="0"/>
          <w:numId w:val="1052"/>
        </w:numPr>
      </w:pPr>
      <w:r w:rsidRPr="00E77497">
        <w:t xml:space="preserve">Let </w:t>
      </w:r>
      <w:r w:rsidRPr="00E77497">
        <w:rPr>
          <w:i/>
        </w:rPr>
        <w:t xml:space="preserve">envRec </w:t>
      </w:r>
      <w:r w:rsidRPr="00E77497">
        <w:t>be the declarative environment record for which the method was invoked.</w:t>
      </w:r>
    </w:p>
    <w:p w14:paraId="208E5168" w14:textId="77777777" w:rsidR="003A4A57" w:rsidRPr="00E77497" w:rsidRDefault="003A4A57" w:rsidP="003A4A57">
      <w:pPr>
        <w:pStyle w:val="Alg4"/>
        <w:numPr>
          <w:ilvl w:val="0"/>
          <w:numId w:val="1052"/>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0ED5D701" w14:textId="77777777" w:rsidR="003A4A57" w:rsidRPr="00E77497" w:rsidRDefault="003A4A57" w:rsidP="003A4A57">
      <w:pPr>
        <w:pStyle w:val="Alg4"/>
        <w:numPr>
          <w:ilvl w:val="0"/>
          <w:numId w:val="1052"/>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14:paraId="3CA5FB22" w14:textId="77777777" w:rsidR="003A4A57" w:rsidRDefault="003A4A57" w:rsidP="003A4A57">
      <w:pPr>
        <w:pStyle w:val="Alg4"/>
        <w:numPr>
          <w:ilvl w:val="0"/>
          <w:numId w:val="1052"/>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14:paraId="46A022EA" w14:textId="77777777" w:rsidR="003A4A57" w:rsidRDefault="003A4A57" w:rsidP="003A4A57">
      <w:pPr>
        <w:pStyle w:val="Alg4"/>
        <w:numPr>
          <w:ilvl w:val="0"/>
          <w:numId w:val="1052"/>
        </w:numPr>
        <w:spacing w:after="240"/>
        <w:contextualSpacing/>
      </w:pPr>
      <w:r>
        <w:t xml:space="preserve">If </w:t>
      </w:r>
      <w:r w:rsidRPr="00E77497">
        <w:rPr>
          <w:i/>
          <w:iCs/>
        </w:rPr>
        <w:t>existingProp</w:t>
      </w:r>
      <w:r>
        <w:t xml:space="preserve"> is </w:t>
      </w:r>
      <w:r w:rsidRPr="00B06F3C">
        <w:rPr>
          <w:b/>
          <w:bCs/>
        </w:rPr>
        <w:t>undefined</w:t>
      </w:r>
      <w:r>
        <w:t xml:space="preserve"> or </w:t>
      </w:r>
      <w:r w:rsidRPr="00E77497">
        <w:rPr>
          <w:i/>
          <w:iCs/>
        </w:rPr>
        <w:t>existingProp</w:t>
      </w:r>
      <w:r w:rsidRPr="00E77497">
        <w:t xml:space="preserve">.[[Configurable]] is </w:t>
      </w:r>
      <w:r w:rsidRPr="00E77497">
        <w:rPr>
          <w:b/>
          <w:bCs/>
        </w:rPr>
        <w:t>true</w:t>
      </w:r>
      <w:r>
        <w:t>, then</w:t>
      </w:r>
    </w:p>
    <w:p w14:paraId="08684380" w14:textId="77777777" w:rsidR="003A4A57" w:rsidRDefault="003A4A57" w:rsidP="003A4A57">
      <w:pPr>
        <w:pStyle w:val="Alg4"/>
        <w:numPr>
          <w:ilvl w:val="1"/>
          <w:numId w:val="1052"/>
        </w:numPr>
      </w:pPr>
      <w:r>
        <w:t xml:space="preserve">Let </w:t>
      </w:r>
      <w:r>
        <w:rPr>
          <w:i/>
          <w:iCs/>
        </w:rPr>
        <w:t>desc</w:t>
      </w:r>
      <w:r>
        <w:t xml:space="preserve"> be</w:t>
      </w:r>
      <w:r w:rsidRPr="00E77497">
        <w:t xml:space="preserve"> Property Descriptor {[[Value]]:</w:t>
      </w:r>
      <w:r w:rsidRPr="00411141">
        <w:rPr>
          <w:bCs/>
          <w:i/>
          <w:iCs/>
        </w:rPr>
        <w:t>V</w:t>
      </w:r>
      <w:r w:rsidRPr="00E77497">
        <w:t xml:space="preserve">, [[Writable]]: </w:t>
      </w:r>
      <w:r w:rsidRPr="00E77497">
        <w:rPr>
          <w:b/>
        </w:rPr>
        <w:t>true</w:t>
      </w:r>
      <w:r w:rsidRPr="00E77497">
        <w:t xml:space="preserve">, [[Enumerable]]: </w:t>
      </w:r>
      <w:r w:rsidRPr="00E77497">
        <w:rPr>
          <w:b/>
        </w:rPr>
        <w:t>true</w:t>
      </w:r>
      <w:r w:rsidRPr="00E77497">
        <w:t xml:space="preserve"> , [[Configurable]]: </w:t>
      </w:r>
      <w:r>
        <w:rPr>
          <w:i/>
        </w:rPr>
        <w:t>D</w:t>
      </w:r>
      <w:r w:rsidRPr="00E77497">
        <w:t>}.</w:t>
      </w:r>
    </w:p>
    <w:p w14:paraId="22F24CD5" w14:textId="77777777" w:rsidR="003A4A57" w:rsidRPr="00E96BA5" w:rsidRDefault="003A4A57" w:rsidP="003A4A57">
      <w:pPr>
        <w:pStyle w:val="Alg4"/>
        <w:numPr>
          <w:ilvl w:val="0"/>
          <w:numId w:val="1052"/>
        </w:numPr>
      </w:pPr>
      <w:r>
        <w:t>Else,</w:t>
      </w:r>
    </w:p>
    <w:p w14:paraId="447A5E39" w14:textId="77777777" w:rsidR="003A4A57" w:rsidRDefault="003A4A57" w:rsidP="003A4A57">
      <w:pPr>
        <w:pStyle w:val="Alg4"/>
        <w:numPr>
          <w:ilvl w:val="1"/>
          <w:numId w:val="1052"/>
        </w:numPr>
      </w:pPr>
      <w:r>
        <w:t xml:space="preserve">Let </w:t>
      </w:r>
      <w:r>
        <w:rPr>
          <w:i/>
          <w:iCs/>
        </w:rPr>
        <w:t>desc</w:t>
      </w:r>
      <w:r>
        <w:t xml:space="preserve"> be</w:t>
      </w:r>
      <w:r w:rsidRPr="00E77497">
        <w:t xml:space="preserve"> Property Descriptor {[[Value]]:</w:t>
      </w:r>
      <w:r w:rsidRPr="00411141">
        <w:rPr>
          <w:bCs/>
          <w:i/>
          <w:iCs/>
        </w:rPr>
        <w:t>V</w:t>
      </w:r>
      <w:r w:rsidRPr="00E77497">
        <w:t xml:space="preserve"> }.</w:t>
      </w:r>
    </w:p>
    <w:p w14:paraId="257D7831" w14:textId="77777777" w:rsidR="003A4A57" w:rsidRPr="005317E0" w:rsidRDefault="003A4A57" w:rsidP="003A4A57">
      <w:pPr>
        <w:pStyle w:val="Alg4"/>
        <w:numPr>
          <w:ilvl w:val="0"/>
          <w:numId w:val="1052"/>
        </w:numPr>
        <w:rPr>
          <w:sz w:val="18"/>
          <w:szCs w:val="18"/>
        </w:rPr>
      </w:pPr>
      <w:r>
        <w:t xml:space="preserve">Let </w:t>
      </w:r>
      <w:r w:rsidRPr="002D66E4">
        <w:rPr>
          <w:i/>
          <w:iCs/>
        </w:rPr>
        <w:t>status</w:t>
      </w:r>
      <w:r>
        <w:t xml:space="preserve"> be the result of DefinePropertyOrThrow(</w:t>
      </w:r>
      <w:r>
        <w:rPr>
          <w:i/>
        </w:rPr>
        <w:t>globalObject</w:t>
      </w:r>
      <w:r w:rsidRPr="00E77497">
        <w:t xml:space="preserve">, </w:t>
      </w:r>
      <w:r w:rsidRPr="00E77497">
        <w:rPr>
          <w:i/>
        </w:rPr>
        <w:t>N</w:t>
      </w:r>
      <w:r>
        <w:rPr>
          <w:iCs/>
        </w:rPr>
        <w:t>,</w:t>
      </w:r>
      <w:r w:rsidRPr="00E77497">
        <w:t xml:space="preserve"> </w:t>
      </w:r>
      <w:r w:rsidRPr="002D66E4">
        <w:rPr>
          <w:i/>
          <w:iCs/>
        </w:rPr>
        <w:t>desc</w:t>
      </w:r>
      <w:r>
        <w:t>)</w:t>
      </w:r>
      <w:r w:rsidRPr="00E77497">
        <w:t>.</w:t>
      </w:r>
    </w:p>
    <w:p w14:paraId="5978AE37" w14:textId="77777777" w:rsidR="003A4A57" w:rsidRDefault="003A4A57" w:rsidP="003A4A57">
      <w:pPr>
        <w:pStyle w:val="Alg4"/>
        <w:numPr>
          <w:ilvl w:val="0"/>
          <w:numId w:val="1052"/>
        </w:numPr>
      </w:pPr>
      <w:r>
        <w:t>ReturnIfAbrupt(</w:t>
      </w:r>
      <w:r>
        <w:rPr>
          <w:i/>
          <w:iCs/>
        </w:rPr>
        <w:t>status</w:t>
      </w:r>
      <w:r>
        <w:t>).</w:t>
      </w:r>
    </w:p>
    <w:p w14:paraId="05C05996" w14:textId="77777777" w:rsidR="003A4A57" w:rsidRPr="00E77497" w:rsidRDefault="003A4A57" w:rsidP="003A4A57">
      <w:pPr>
        <w:pStyle w:val="Alg4"/>
        <w:numPr>
          <w:ilvl w:val="0"/>
          <w:numId w:val="1052"/>
        </w:numPr>
      </w:pPr>
      <w:r>
        <w:t xml:space="preserve">Let </w:t>
      </w:r>
      <w:r>
        <w:rPr>
          <w:i/>
          <w:iCs/>
        </w:rPr>
        <w:t>varDeclaredNames</w:t>
      </w:r>
      <w:r>
        <w:t xml:space="preserve"> be </w:t>
      </w:r>
      <w:r w:rsidRPr="00056558">
        <w:rPr>
          <w:i/>
          <w:iCs/>
        </w:rPr>
        <w:t>envRec</w:t>
      </w:r>
      <w:r w:rsidRPr="0070508E">
        <w:rPr>
          <w:i/>
          <w:iCs/>
        </w:rPr>
        <w:t>’s</w:t>
      </w:r>
      <w:r>
        <w:t xml:space="preserve"> VarNames List.</w:t>
      </w:r>
    </w:p>
    <w:p w14:paraId="3F398EA8" w14:textId="77777777" w:rsidR="003A4A57" w:rsidRPr="00E77497" w:rsidRDefault="003A4A57" w:rsidP="003A4A57">
      <w:pPr>
        <w:pStyle w:val="Alg4"/>
        <w:numPr>
          <w:ilvl w:val="0"/>
          <w:numId w:val="1052"/>
        </w:numPr>
      </w:pPr>
      <w:r w:rsidRPr="00E77497">
        <w:t>If</w:t>
      </w:r>
      <w:r>
        <w:t xml:space="preserve"> </w:t>
      </w:r>
      <w:r>
        <w:rPr>
          <w:i/>
          <w:iCs/>
        </w:rPr>
        <w:t>varDeclaredNames</w:t>
      </w:r>
      <w:r>
        <w:t xml:space="preserve"> does not contain the value of </w:t>
      </w:r>
      <w:r w:rsidRPr="002C7A62">
        <w:rPr>
          <w:i/>
          <w:iCs/>
        </w:rPr>
        <w:t>N</w:t>
      </w:r>
      <w:r>
        <w:t xml:space="preserve">, then </w:t>
      </w:r>
    </w:p>
    <w:p w14:paraId="1E22A198" w14:textId="77777777" w:rsidR="003A4A57" w:rsidRDefault="003A4A57" w:rsidP="003A4A57">
      <w:pPr>
        <w:pStyle w:val="Alg4"/>
        <w:numPr>
          <w:ilvl w:val="1"/>
          <w:numId w:val="1052"/>
        </w:numPr>
      </w:pPr>
      <w:r>
        <w:t xml:space="preserve">Append </w:t>
      </w:r>
      <w:r>
        <w:rPr>
          <w:i/>
          <w:iCs/>
        </w:rPr>
        <w:t>N</w:t>
      </w:r>
      <w:r>
        <w:t xml:space="preserve"> to </w:t>
      </w:r>
      <w:r>
        <w:rPr>
          <w:i/>
          <w:iCs/>
        </w:rPr>
        <w:t>varDeclaredNames</w:t>
      </w:r>
      <w:r>
        <w:t>.</w:t>
      </w:r>
    </w:p>
    <w:p w14:paraId="319E008A" w14:textId="77777777" w:rsidR="003A4A57" w:rsidRPr="00E77497" w:rsidRDefault="003A4A57" w:rsidP="003A4A57">
      <w:pPr>
        <w:pStyle w:val="Alg4"/>
        <w:numPr>
          <w:ilvl w:val="0"/>
          <w:numId w:val="1052"/>
        </w:numPr>
        <w:spacing w:after="240"/>
      </w:pPr>
      <w:r>
        <w:t>Return</w:t>
      </w:r>
      <w:r w:rsidRPr="00394EAC">
        <w:t xml:space="preserve"> </w:t>
      </w:r>
      <w:r>
        <w:t>NormalCompletion(</w:t>
      </w:r>
      <w:r w:rsidRPr="00A9140A">
        <w:rPr>
          <w:rFonts w:ascii="Arial" w:hAnsi="Arial" w:cs="Arial"/>
        </w:rPr>
        <w:t>empty</w:t>
      </w:r>
      <w:r>
        <w:t xml:space="preserve">). </w:t>
      </w:r>
    </w:p>
    <w:p w14:paraId="15876A14" w14:textId="77777777" w:rsidR="003A4A57" w:rsidRDefault="003A4A57" w:rsidP="003A4A57">
      <w:pPr>
        <w:pStyle w:val="Note"/>
      </w:pPr>
      <w:r>
        <w:t>NOTE</w:t>
      </w:r>
      <w:r>
        <w:tab/>
        <w:t>Global function declarations are always represented as own properties of the global object.  If possible, an existing own property is reconfigured to have a standard set of attribute values.</w:t>
      </w:r>
    </w:p>
    <w:p w14:paraId="06FD40BC" w14:textId="77777777" w:rsidR="003A4A57" w:rsidRPr="00E77497" w:rsidRDefault="003A4A57" w:rsidP="003A4A57">
      <w:pPr>
        <w:pStyle w:val="30"/>
      </w:pPr>
      <w:bookmarkStart w:id="469" w:name="_Toc366141792"/>
      <w:r w:rsidRPr="00E77497">
        <w:t>Lexical Environment Operations</w:t>
      </w:r>
      <w:bookmarkEnd w:id="469"/>
    </w:p>
    <w:p w14:paraId="3CA91A01" w14:textId="77777777" w:rsidR="003A4A57" w:rsidRPr="00E77497" w:rsidRDefault="003A4A57" w:rsidP="003A4A57">
      <w:r w:rsidRPr="00E77497">
        <w:t>The following abstract operations are used in this specification to operate upon lexical environments:</w:t>
      </w:r>
    </w:p>
    <w:p w14:paraId="3E576A8F" w14:textId="77777777" w:rsidR="003A4A57" w:rsidRPr="00E77497" w:rsidRDefault="003A4A57" w:rsidP="003A4A57">
      <w:pPr>
        <w:pStyle w:val="40"/>
      </w:pPr>
      <w:r w:rsidRPr="00E77497">
        <w:t>GetIdentifierReference (lex, name, strict)</w:t>
      </w:r>
    </w:p>
    <w:p w14:paraId="3A9FD3C1" w14:textId="77777777" w:rsidR="003A4A57" w:rsidRPr="00E77497" w:rsidRDefault="003A4A57" w:rsidP="003A4A57">
      <w:r w:rsidRPr="00E77497">
        <w:t xml:space="preserve">The abstract operation GetIdentifierReference is called with a Lexical Environment </w:t>
      </w:r>
      <w:r w:rsidRPr="00E77497">
        <w:rPr>
          <w:rFonts w:ascii="Times New Roman" w:hAnsi="Times New Roman"/>
          <w:i/>
        </w:rPr>
        <w:t>lex</w:t>
      </w:r>
      <w:r w:rsidRPr="00E77497">
        <w:t xml:space="preserve">, a 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208B6ADB" w14:textId="77777777" w:rsidR="003A4A57" w:rsidRPr="00E77497" w:rsidRDefault="003A4A57" w:rsidP="003A4A57">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14:paraId="1F8F21F0" w14:textId="77777777" w:rsidR="003A4A57" w:rsidRPr="00E77497" w:rsidRDefault="003A4A57" w:rsidP="003A4A57">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r w:rsidRPr="00E77497">
        <w:t>.</w:t>
      </w:r>
    </w:p>
    <w:p w14:paraId="5115A783" w14:textId="77777777" w:rsidR="003A4A57" w:rsidRPr="00E77497" w:rsidRDefault="003A4A57" w:rsidP="003A4A57">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14:paraId="46C836B0" w14:textId="77777777" w:rsidR="003A4A57" w:rsidRPr="00E77497" w:rsidRDefault="003A4A57" w:rsidP="003A4A57">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09E6DF93" w14:textId="77777777" w:rsidR="003A4A57" w:rsidRPr="00E77497" w:rsidRDefault="003A4A57" w:rsidP="003A4A57">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791BB183" w14:textId="77777777" w:rsidR="003A4A57" w:rsidRPr="00E77497" w:rsidRDefault="003A4A57" w:rsidP="003A4A57">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p>
    <w:p w14:paraId="3675E7C0" w14:textId="77777777" w:rsidR="003A4A57" w:rsidRPr="00E77497" w:rsidRDefault="003A4A57" w:rsidP="003A4A57">
      <w:pPr>
        <w:pStyle w:val="Alg4"/>
        <w:numPr>
          <w:ilvl w:val="0"/>
          <w:numId w:val="370"/>
        </w:numPr>
      </w:pPr>
      <w:r w:rsidRPr="00E77497">
        <w:t>Else</w:t>
      </w:r>
    </w:p>
    <w:p w14:paraId="64487FA6" w14:textId="77777777" w:rsidR="003A4A57" w:rsidRPr="00E77497" w:rsidRDefault="003A4A57" w:rsidP="003A4A57">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4C55E769" w14:textId="77777777" w:rsidR="003A4A57" w:rsidRPr="00E77497" w:rsidRDefault="003A4A57" w:rsidP="003A4A57">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14:paraId="169B7466" w14:textId="77777777" w:rsidR="003A4A57" w:rsidRPr="00E77497" w:rsidRDefault="003A4A57" w:rsidP="003A4A57">
      <w:pPr>
        <w:pStyle w:val="40"/>
      </w:pPr>
      <w:r w:rsidRPr="00E77497">
        <w:t>NewDeclarativeEnvironment</w:t>
      </w:r>
      <w:r w:rsidRPr="00E77497" w:rsidDel="008472DE">
        <w:t xml:space="preserve"> </w:t>
      </w:r>
      <w:r w:rsidRPr="00E77497">
        <w:t>(E)</w:t>
      </w:r>
    </w:p>
    <w:p w14:paraId="64CD2AF2" w14:textId="77777777" w:rsidR="003A4A57" w:rsidRPr="00E77497" w:rsidRDefault="003A4A57" w:rsidP="003A4A57">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2DF5611A" w14:textId="77777777" w:rsidR="003A4A57" w:rsidRPr="00E77497" w:rsidRDefault="003A4A57" w:rsidP="003A4A57">
      <w:pPr>
        <w:pStyle w:val="Alg4"/>
        <w:numPr>
          <w:ilvl w:val="0"/>
          <w:numId w:val="371"/>
        </w:numPr>
      </w:pPr>
      <w:r w:rsidRPr="00E77497">
        <w:t xml:space="preserve">Let </w:t>
      </w:r>
      <w:r w:rsidRPr="00E77497">
        <w:rPr>
          <w:i/>
        </w:rPr>
        <w:t>env</w:t>
      </w:r>
      <w:r w:rsidRPr="00E77497">
        <w:t xml:space="preserve"> be a new Lexical Environment.</w:t>
      </w:r>
    </w:p>
    <w:p w14:paraId="399AFE75" w14:textId="77777777" w:rsidR="003A4A57" w:rsidRPr="00E77497" w:rsidRDefault="003A4A57" w:rsidP="003A4A57">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14:paraId="0A20AA72" w14:textId="77777777" w:rsidR="003A4A57" w:rsidRPr="00E77497" w:rsidRDefault="003A4A57" w:rsidP="003A4A57">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14:paraId="22378606" w14:textId="77777777" w:rsidR="003A4A57" w:rsidRPr="00E77497" w:rsidRDefault="003A4A57" w:rsidP="003A4A57">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471D46E8" w14:textId="77777777" w:rsidR="003A4A57" w:rsidRPr="00E77497" w:rsidRDefault="003A4A57" w:rsidP="003A4A57">
      <w:pPr>
        <w:pStyle w:val="Alg4"/>
        <w:numPr>
          <w:ilvl w:val="0"/>
          <w:numId w:val="371"/>
        </w:numPr>
        <w:spacing w:after="120"/>
      </w:pPr>
      <w:r w:rsidRPr="00E77497">
        <w:t xml:space="preserve">Return </w:t>
      </w:r>
      <w:r w:rsidRPr="00E77497">
        <w:rPr>
          <w:i/>
        </w:rPr>
        <w:t>env</w:t>
      </w:r>
      <w:r w:rsidRPr="00E77497">
        <w:t>.</w:t>
      </w:r>
    </w:p>
    <w:p w14:paraId="49360AFF" w14:textId="77777777" w:rsidR="003A4A57" w:rsidRPr="00E77497" w:rsidRDefault="003A4A57" w:rsidP="003A4A57">
      <w:pPr>
        <w:pStyle w:val="40"/>
      </w:pPr>
      <w:r w:rsidRPr="00E77497">
        <w:t>NewObjectEnvironment</w:t>
      </w:r>
      <w:r w:rsidRPr="00E77497" w:rsidDel="008472DE">
        <w:t xml:space="preserve"> </w:t>
      </w:r>
      <w:r w:rsidRPr="00E77497">
        <w:t>(O, E)</w:t>
      </w:r>
    </w:p>
    <w:p w14:paraId="3950B4E0" w14:textId="77777777" w:rsidR="003A4A57" w:rsidRPr="00E77497" w:rsidRDefault="003A4A57" w:rsidP="003A4A57">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6837BFDA" w14:textId="77777777" w:rsidR="003A4A57" w:rsidRPr="00E77497" w:rsidRDefault="003A4A57" w:rsidP="003A4A57">
      <w:pPr>
        <w:pStyle w:val="Alg4"/>
        <w:numPr>
          <w:ilvl w:val="0"/>
          <w:numId w:val="372"/>
        </w:numPr>
      </w:pPr>
      <w:r w:rsidRPr="00E77497">
        <w:t xml:space="preserve">Let </w:t>
      </w:r>
      <w:r w:rsidRPr="00E77497">
        <w:rPr>
          <w:i/>
        </w:rPr>
        <w:t>env</w:t>
      </w:r>
      <w:r w:rsidRPr="00E77497">
        <w:t xml:space="preserve"> be a new Lexical Environment.</w:t>
      </w:r>
    </w:p>
    <w:p w14:paraId="3DC7FD2A" w14:textId="77777777" w:rsidR="003A4A57" w:rsidRPr="00E77497" w:rsidRDefault="003A4A57" w:rsidP="003A4A57">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14:paraId="3C480E79" w14:textId="77777777" w:rsidR="003A4A57" w:rsidRDefault="003A4A57" w:rsidP="003A4A57">
      <w:pPr>
        <w:pStyle w:val="Alg4"/>
        <w:numPr>
          <w:ilvl w:val="0"/>
          <w:numId w:val="372"/>
        </w:numPr>
      </w:pPr>
      <w:r>
        <w:t xml:space="preserve">Let </w:t>
      </w:r>
      <w:r w:rsidRPr="0065158F">
        <w:rPr>
          <w:i/>
          <w:iCs/>
        </w:rPr>
        <w:t>envRec’s</w:t>
      </w:r>
      <w:r>
        <w:t xml:space="preserve"> </w:t>
      </w:r>
      <w:r w:rsidRPr="0065158F">
        <w:rPr>
          <w:iCs/>
        </w:rPr>
        <w:t>unscopables</w:t>
      </w:r>
      <w:r>
        <w:rPr>
          <w:iCs/>
        </w:rPr>
        <w:t xml:space="preserve"> be an empty List.</w:t>
      </w:r>
    </w:p>
    <w:p w14:paraId="3360061C" w14:textId="77777777" w:rsidR="003A4A57" w:rsidRPr="00E77497" w:rsidRDefault="003A4A57" w:rsidP="003A4A57">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14:paraId="05D724F6" w14:textId="77777777" w:rsidR="003A4A57" w:rsidRPr="00E77497" w:rsidRDefault="003A4A57" w:rsidP="003A4A57">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29B19B1B" w14:textId="77777777" w:rsidR="003A4A57" w:rsidRPr="00E77497" w:rsidRDefault="003A4A57" w:rsidP="003A4A57">
      <w:pPr>
        <w:pStyle w:val="Alg4"/>
        <w:numPr>
          <w:ilvl w:val="0"/>
          <w:numId w:val="372"/>
        </w:numPr>
        <w:spacing w:after="120"/>
      </w:pPr>
      <w:r w:rsidRPr="00E77497">
        <w:t xml:space="preserve">Return </w:t>
      </w:r>
      <w:r w:rsidRPr="00E77497">
        <w:rPr>
          <w:i/>
        </w:rPr>
        <w:t>env</w:t>
      </w:r>
      <w:r w:rsidRPr="00E77497">
        <w:t>.</w:t>
      </w:r>
    </w:p>
    <w:p w14:paraId="1D9814F5" w14:textId="77777777" w:rsidR="003A4A57" w:rsidRPr="00E77497" w:rsidRDefault="003A4A57" w:rsidP="003A4A57">
      <w:pPr>
        <w:pStyle w:val="40"/>
      </w:pPr>
      <w:r w:rsidRPr="00E77497">
        <w:t>New</w:t>
      </w:r>
      <w:r>
        <w:t>Function</w:t>
      </w:r>
      <w:r w:rsidRPr="00E77497">
        <w:t>Environment</w:t>
      </w:r>
      <w:r w:rsidRPr="00E77497" w:rsidDel="008472DE">
        <w:t xml:space="preserve"> </w:t>
      </w:r>
      <w:r w:rsidRPr="00E77497">
        <w:t>(</w:t>
      </w:r>
      <w:r>
        <w:t>F</w:t>
      </w:r>
      <w:r w:rsidRPr="00E77497">
        <w:t xml:space="preserve">, </w:t>
      </w:r>
      <w:r>
        <w:t>T</w:t>
      </w:r>
      <w:r w:rsidRPr="00E77497">
        <w:t>)</w:t>
      </w:r>
    </w:p>
    <w:p w14:paraId="6E68ACAE" w14:textId="77777777" w:rsidR="003A4A57" w:rsidRPr="00E77497" w:rsidRDefault="003A4A57" w:rsidP="003A4A57">
      <w:r w:rsidRPr="00E77497">
        <w:t>When the abstract operation New</w:t>
      </w:r>
      <w:r>
        <w:t>Function</w:t>
      </w:r>
      <w:r w:rsidRPr="00E77497">
        <w:t xml:space="preserve">Environment is called with an </w:t>
      </w:r>
      <w:r>
        <w:t xml:space="preserve">ECMAScript function </w:t>
      </w:r>
      <w:r w:rsidRPr="00E77497">
        <w:t xml:space="preserve">Object </w:t>
      </w:r>
      <w:r>
        <w:rPr>
          <w:rFonts w:ascii="Times New Roman" w:hAnsi="Times New Roman"/>
          <w:i/>
        </w:rPr>
        <w:t>F</w:t>
      </w:r>
      <w:r w:rsidRPr="00E77497">
        <w:t xml:space="preserve"> and </w:t>
      </w:r>
      <w:r>
        <w:t>an ECMAScript value</w:t>
      </w:r>
      <w:r w:rsidRPr="00E77497">
        <w:t xml:space="preserve"> </w:t>
      </w:r>
      <w:r>
        <w:rPr>
          <w:rFonts w:ascii="Times New Roman" w:hAnsi="Times New Roman"/>
          <w:i/>
        </w:rPr>
        <w:t>T</w:t>
      </w:r>
      <w:r w:rsidRPr="00E77497">
        <w:rPr>
          <w:rFonts w:ascii="Times New Roman" w:hAnsi="Times New Roman"/>
          <w:i/>
        </w:rPr>
        <w:t xml:space="preserve"> </w:t>
      </w:r>
      <w:r w:rsidRPr="00E77497">
        <w:t>as arguments, the following steps are performed:</w:t>
      </w:r>
    </w:p>
    <w:p w14:paraId="40B57976" w14:textId="77777777" w:rsidR="003A4A57" w:rsidRDefault="003A4A57" w:rsidP="003A4A57">
      <w:pPr>
        <w:pStyle w:val="Alg4"/>
        <w:numPr>
          <w:ilvl w:val="0"/>
          <w:numId w:val="775"/>
        </w:numPr>
      </w:pPr>
      <w:r>
        <w:t xml:space="preserve">Assert: The value of </w:t>
      </w:r>
      <w:r>
        <w:rPr>
          <w:i/>
          <w:iCs/>
        </w:rPr>
        <w:t xml:space="preserve">F’s </w:t>
      </w:r>
      <w:r>
        <w:t>[[T</w:t>
      </w:r>
      <w:r w:rsidRPr="00197BED">
        <w:t>hisMode</w:t>
      </w:r>
      <w:r>
        <w:t xml:space="preserve">]] internal data property is not </w:t>
      </w:r>
      <w:r w:rsidRPr="005670F3">
        <w:rPr>
          <w:rFonts w:ascii="Arial" w:hAnsi="Arial" w:cs="Arial"/>
        </w:rPr>
        <w:t>lexical</w:t>
      </w:r>
      <w:r>
        <w:t xml:space="preserve">. </w:t>
      </w:r>
    </w:p>
    <w:p w14:paraId="0D016D3A" w14:textId="77777777" w:rsidR="003A4A57" w:rsidRPr="00E77497" w:rsidRDefault="003A4A57" w:rsidP="003A4A57">
      <w:pPr>
        <w:pStyle w:val="Alg4"/>
        <w:numPr>
          <w:ilvl w:val="0"/>
          <w:numId w:val="775"/>
        </w:numPr>
      </w:pPr>
      <w:r w:rsidRPr="00E77497">
        <w:t xml:space="preserve">Let </w:t>
      </w:r>
      <w:r w:rsidRPr="00E77497">
        <w:rPr>
          <w:i/>
        </w:rPr>
        <w:t>env</w:t>
      </w:r>
      <w:r w:rsidRPr="00E77497">
        <w:t xml:space="preserve"> be a new Lexical Environment.</w:t>
      </w:r>
    </w:p>
    <w:p w14:paraId="0AC7F6E2" w14:textId="77777777" w:rsidR="003A4A57" w:rsidRPr="00E77497" w:rsidRDefault="003A4A57" w:rsidP="003A4A57">
      <w:pPr>
        <w:pStyle w:val="Alg4"/>
        <w:numPr>
          <w:ilvl w:val="0"/>
          <w:numId w:val="775"/>
        </w:numPr>
      </w:pPr>
      <w:r w:rsidRPr="00E77497">
        <w:t xml:space="preserve">Let </w:t>
      </w:r>
      <w:r w:rsidRPr="00E77497">
        <w:rPr>
          <w:i/>
        </w:rPr>
        <w:t>envRec</w:t>
      </w:r>
      <w:r w:rsidRPr="00E77497">
        <w:t xml:space="preserve"> be a new </w:t>
      </w:r>
      <w:r>
        <w:t>Function</w:t>
      </w:r>
      <w:r w:rsidRPr="00E65A34">
        <w:t xml:space="preserve"> </w:t>
      </w:r>
      <w:r w:rsidRPr="00E77497">
        <w:t>environment record containing containing no bindings.</w:t>
      </w:r>
    </w:p>
    <w:p w14:paraId="3456E10B" w14:textId="77777777" w:rsidR="003A4A57" w:rsidRDefault="003A4A57" w:rsidP="003A4A57">
      <w:pPr>
        <w:pStyle w:val="Alg4"/>
        <w:numPr>
          <w:ilvl w:val="0"/>
          <w:numId w:val="775"/>
        </w:numPr>
      </w:pPr>
      <w:r>
        <w:t xml:space="preserve">Set </w:t>
      </w:r>
      <w:r w:rsidRPr="00BC1C9D">
        <w:rPr>
          <w:i/>
        </w:rPr>
        <w:t>envRe</w:t>
      </w:r>
      <w:r>
        <w:rPr>
          <w:i/>
        </w:rPr>
        <w:t>c</w:t>
      </w:r>
      <w:r w:rsidRPr="00E77497">
        <w:rPr>
          <w:i/>
        </w:rPr>
        <w:t>’s</w:t>
      </w:r>
      <w:r>
        <w:t xml:space="preserve"> </w:t>
      </w:r>
      <w:r w:rsidRPr="00BC1C9D">
        <w:rPr>
          <w:i/>
        </w:rPr>
        <w:t>thisValue</w:t>
      </w:r>
      <w:r>
        <w:t xml:space="preserve"> to </w:t>
      </w:r>
      <w:r w:rsidRPr="00BC1C9D">
        <w:rPr>
          <w:i/>
        </w:rPr>
        <w:t>T</w:t>
      </w:r>
      <w:r>
        <w:t>.</w:t>
      </w:r>
    </w:p>
    <w:p w14:paraId="04042B88" w14:textId="77777777" w:rsidR="003A4A57" w:rsidRPr="00F07521" w:rsidRDefault="003A4A57" w:rsidP="003A4A57">
      <w:pPr>
        <w:pStyle w:val="Alg4"/>
        <w:numPr>
          <w:ilvl w:val="0"/>
          <w:numId w:val="775"/>
        </w:numPr>
      </w:pPr>
      <w:r>
        <w:t xml:space="preserve">If </w:t>
      </w:r>
      <w:r w:rsidRPr="00BC1C9D">
        <w:rPr>
          <w:i/>
        </w:rPr>
        <w:t>F</w:t>
      </w:r>
      <w:r>
        <w:t xml:space="preserve"> has a [[HomeObject]] internal data property, then</w:t>
      </w:r>
    </w:p>
    <w:p w14:paraId="2F06AD4A" w14:textId="77777777"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HomeObject</w:t>
      </w:r>
      <w:r>
        <w:t xml:space="preserve"> to the value of</w:t>
      </w:r>
      <w:r w:rsidRPr="00E77497">
        <w:t xml:space="preserve"> </w:t>
      </w:r>
      <w:r>
        <w:rPr>
          <w:i/>
        </w:rPr>
        <w:t>F</w:t>
      </w:r>
      <w:r w:rsidRPr="00E77497">
        <w:rPr>
          <w:i/>
        </w:rPr>
        <w:t>’s</w:t>
      </w:r>
      <w:r>
        <w:t xml:space="preserve"> [[HomeObject]] internal data property.</w:t>
      </w:r>
    </w:p>
    <w:p w14:paraId="2E32C228" w14:textId="77777777"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MethodName</w:t>
      </w:r>
      <w:r>
        <w:t xml:space="preserve"> to the value of</w:t>
      </w:r>
      <w:r w:rsidRPr="00E77497">
        <w:t xml:space="preserve"> </w:t>
      </w:r>
      <w:r>
        <w:rPr>
          <w:i/>
        </w:rPr>
        <w:t>F</w:t>
      </w:r>
      <w:r w:rsidRPr="00E77497">
        <w:rPr>
          <w:i/>
        </w:rPr>
        <w:t>’s</w:t>
      </w:r>
      <w:r>
        <w:t xml:space="preserve"> [[MethodName]] internal data property.</w:t>
      </w:r>
    </w:p>
    <w:p w14:paraId="6C4F3CF0" w14:textId="77777777" w:rsidR="003A4A57" w:rsidRDefault="003A4A57" w:rsidP="003A4A57">
      <w:pPr>
        <w:pStyle w:val="Alg4"/>
        <w:numPr>
          <w:ilvl w:val="0"/>
          <w:numId w:val="775"/>
        </w:numPr>
      </w:pPr>
      <w:r>
        <w:t>Else,</w:t>
      </w:r>
    </w:p>
    <w:p w14:paraId="36E1BD2C" w14:textId="77777777"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HomeObject</w:t>
      </w:r>
      <w:r>
        <w:t xml:space="preserve"> to </w:t>
      </w:r>
      <w:r w:rsidRPr="00BC1C9D">
        <w:rPr>
          <w:rFonts w:ascii="Arial" w:hAnsi="Arial" w:cs="Arial"/>
        </w:rPr>
        <w:t>E</w:t>
      </w:r>
      <w:r>
        <w:rPr>
          <w:rFonts w:ascii="Arial" w:hAnsi="Arial" w:cs="Arial"/>
        </w:rPr>
        <w:t>mpty</w:t>
      </w:r>
      <w:r>
        <w:t>.</w:t>
      </w:r>
    </w:p>
    <w:p w14:paraId="0D230FBD" w14:textId="77777777" w:rsidR="003A4A57" w:rsidRPr="00E77497" w:rsidRDefault="003A4A57" w:rsidP="003A4A57">
      <w:pPr>
        <w:pStyle w:val="Alg4"/>
        <w:numPr>
          <w:ilvl w:val="0"/>
          <w:numId w:val="775"/>
        </w:numPr>
      </w:pPr>
      <w:r w:rsidRPr="00E77497">
        <w:t xml:space="preserve">Set </w:t>
      </w:r>
      <w:r w:rsidRPr="00E77497">
        <w:rPr>
          <w:i/>
        </w:rPr>
        <w:t>env’s</w:t>
      </w:r>
      <w:r w:rsidRPr="00E77497">
        <w:t xml:space="preserve"> environment record to be </w:t>
      </w:r>
      <w:r w:rsidRPr="00E77497">
        <w:rPr>
          <w:i/>
        </w:rPr>
        <w:t>envRec</w:t>
      </w:r>
      <w:r w:rsidRPr="00E77497">
        <w:t>.</w:t>
      </w:r>
    </w:p>
    <w:p w14:paraId="151F7578" w14:textId="77777777" w:rsidR="003A4A57" w:rsidRPr="00E77497" w:rsidRDefault="003A4A57" w:rsidP="003A4A57">
      <w:pPr>
        <w:pStyle w:val="Alg4"/>
        <w:numPr>
          <w:ilvl w:val="0"/>
          <w:numId w:val="775"/>
        </w:numPr>
      </w:pPr>
      <w:r w:rsidRPr="00E77497">
        <w:t xml:space="preserve">Set the outer lexical environment reference of </w:t>
      </w:r>
      <w:r w:rsidRPr="00E77497">
        <w:rPr>
          <w:i/>
        </w:rPr>
        <w:t>env</w:t>
      </w:r>
      <w:r w:rsidRPr="00E77497">
        <w:t xml:space="preserve"> to</w:t>
      </w:r>
      <w:r>
        <w:t xml:space="preserve"> the value of</w:t>
      </w:r>
      <w:r w:rsidRPr="00E77497">
        <w:t xml:space="preserve"> </w:t>
      </w:r>
      <w:r>
        <w:rPr>
          <w:i/>
        </w:rPr>
        <w:t>F</w:t>
      </w:r>
      <w:r w:rsidRPr="00E77497">
        <w:rPr>
          <w:i/>
        </w:rPr>
        <w:t>’s</w:t>
      </w:r>
      <w:r>
        <w:t xml:space="preserve"> [[Scope]] internal data property</w:t>
      </w:r>
      <w:r w:rsidRPr="00E77497">
        <w:t>.</w:t>
      </w:r>
    </w:p>
    <w:p w14:paraId="72EA2BB9" w14:textId="77777777" w:rsidR="003A4A57" w:rsidRPr="00E77497" w:rsidRDefault="003A4A57" w:rsidP="003A4A57">
      <w:pPr>
        <w:pStyle w:val="Alg4"/>
        <w:numPr>
          <w:ilvl w:val="0"/>
          <w:numId w:val="775"/>
        </w:numPr>
        <w:spacing w:after="120"/>
      </w:pPr>
      <w:r w:rsidRPr="00E77497">
        <w:t xml:space="preserve">Return </w:t>
      </w:r>
      <w:r w:rsidRPr="00E77497">
        <w:rPr>
          <w:i/>
        </w:rPr>
        <w:t>env</w:t>
      </w:r>
      <w:r w:rsidRPr="00E77497">
        <w:t>.</w:t>
      </w:r>
    </w:p>
    <w:p w14:paraId="1C9C3BB7" w14:textId="77777777" w:rsidR="003A4A57" w:rsidRDefault="003A4A57" w:rsidP="003A4A57">
      <w:pPr>
        <w:pStyle w:val="20"/>
      </w:pPr>
      <w:bookmarkStart w:id="470" w:name="_Ref365537613"/>
      <w:bookmarkStart w:id="471" w:name="_Ref365537831"/>
      <w:bookmarkStart w:id="472" w:name="_Ref365546332"/>
      <w:bookmarkStart w:id="473" w:name="_Toc366141793"/>
      <w:r w:rsidRPr="00E77497">
        <w:t>Code</w:t>
      </w:r>
      <w:r>
        <w:t xml:space="preserve"> </w:t>
      </w:r>
      <w:commentRangeStart w:id="474"/>
      <w:r>
        <w:t>Realms</w:t>
      </w:r>
      <w:commentRangeEnd w:id="474"/>
      <w:r>
        <w:rPr>
          <w:rStyle w:val="af6"/>
          <w:b w:val="0"/>
        </w:rPr>
        <w:commentReference w:id="474"/>
      </w:r>
      <w:bookmarkEnd w:id="470"/>
      <w:bookmarkEnd w:id="471"/>
      <w:bookmarkEnd w:id="472"/>
      <w:bookmarkEnd w:id="473"/>
    </w:p>
    <w:p w14:paraId="30AB9759" w14:textId="77777777" w:rsidR="003A4A57" w:rsidRDefault="003A4A57" w:rsidP="003A4A57">
      <w:r>
        <w:t xml:space="preserve">Before it is evaluated, all ECMAScript code must be associated with a </w:t>
      </w:r>
      <w:r w:rsidRPr="00F0412C">
        <w:rPr>
          <w:i/>
        </w:rPr>
        <w:t>Realm</w:t>
      </w:r>
      <w:r>
        <w:t>.  Conceptually, a realm consists of a set of intrinsic objects, an ECMAScript global environment, all of the ECMAScript code that is loaded within the scope of that global environment, a Loader object that can associate new ECMAScript code with the realm, and other associated state and resources.</w:t>
      </w:r>
    </w:p>
    <w:p w14:paraId="41DA1031" w14:textId="77777777" w:rsidR="003A4A57" w:rsidRDefault="003A4A57" w:rsidP="003A4A57">
      <w:r>
        <w:t>A Realm is specified as a Record with the fields specified in</w:t>
      </w:r>
      <w:r w:rsidR="00CF10B9">
        <w:t xml:space="preserve"> </w:t>
      </w:r>
      <w:r w:rsidR="00CF10B9">
        <w:fldChar w:fldCharType="begin"/>
      </w:r>
      <w:r w:rsidR="00CF10B9">
        <w:instrText xml:space="preserve"> REF _Ref365644818 \h </w:instrText>
      </w:r>
      <w:r w:rsidR="00CF10B9">
        <w:fldChar w:fldCharType="separate"/>
      </w:r>
      <w:r w:rsidR="00083CEC">
        <w:t xml:space="preserve">Table </w:t>
      </w:r>
      <w:r w:rsidR="00083CEC">
        <w:rPr>
          <w:noProof/>
        </w:rPr>
        <w:t>20</w:t>
      </w:r>
      <w:r w:rsidR="00CF10B9">
        <w:fldChar w:fldCharType="end"/>
      </w:r>
      <w:r>
        <w:t>:</w:t>
      </w:r>
    </w:p>
    <w:p w14:paraId="65ABFFFD" w14:textId="77777777" w:rsidR="003A4A57" w:rsidRPr="00E77497" w:rsidRDefault="003A4A57" w:rsidP="003A4A57">
      <w:pPr>
        <w:pStyle w:val="Tabletitle"/>
      </w:pPr>
      <w:bookmarkStart w:id="475" w:name="_Ref365644818"/>
      <w:r>
        <w:t xml:space="preserve">Table </w:t>
      </w:r>
      <w:r>
        <w:fldChar w:fldCharType="begin"/>
      </w:r>
      <w:r>
        <w:instrText xml:space="preserve"> SEQ Table \* ARABIC </w:instrText>
      </w:r>
      <w:r>
        <w:fldChar w:fldCharType="separate"/>
      </w:r>
      <w:r w:rsidR="00083CEC">
        <w:rPr>
          <w:noProof/>
        </w:rPr>
        <w:t>20</w:t>
      </w:r>
      <w:r>
        <w:fldChar w:fldCharType="end"/>
      </w:r>
      <w:bookmarkEnd w:id="475"/>
      <w:r w:rsidRPr="00E77497">
        <w:rPr>
          <w:rFonts w:eastAsia="Arial Unicode MS"/>
        </w:rPr>
        <w:t xml:space="preserve"> — </w:t>
      </w:r>
      <w:r>
        <w:t>Realm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3A4A57" w:rsidRPr="00E77497" w14:paraId="2B181F79" w14:textId="77777777" w:rsidTr="003A4A57">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12888519" w14:textId="77777777" w:rsidR="003A4A57" w:rsidRPr="00E77497" w:rsidRDefault="003A4A57" w:rsidP="003A4A57">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1A66D10C" w14:textId="77777777" w:rsidR="003A4A57" w:rsidRPr="00E77497" w:rsidRDefault="003A4A57" w:rsidP="003A4A57">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14:paraId="756E7F57" w14:textId="77777777" w:rsidR="003A4A57" w:rsidRDefault="003A4A57" w:rsidP="003A4A57">
            <w:pPr>
              <w:keepNext/>
              <w:shd w:val="solid" w:color="C0C0C0" w:fill="FFFFFF"/>
              <w:spacing w:after="0"/>
              <w:rPr>
                <w:b/>
                <w:i/>
                <w:shd w:val="solid" w:color="C0C0C0" w:fill="FFFFFF"/>
              </w:rPr>
            </w:pPr>
            <w:r>
              <w:rPr>
                <w:b/>
                <w:i/>
                <w:shd w:val="solid" w:color="C0C0C0" w:fill="FFFFFF"/>
              </w:rPr>
              <w:t>Meaning</w:t>
            </w:r>
          </w:p>
        </w:tc>
      </w:tr>
      <w:tr w:rsidR="003A4A57" w:rsidRPr="00E77497" w14:paraId="59EEBD37" w14:textId="77777777" w:rsidTr="003A4A57">
        <w:trPr>
          <w:jc w:val="center"/>
        </w:trPr>
        <w:tc>
          <w:tcPr>
            <w:tcW w:w="1397" w:type="dxa"/>
            <w:tcBorders>
              <w:top w:val="nil"/>
            </w:tcBorders>
          </w:tcPr>
          <w:p w14:paraId="577C29F7" w14:textId="77777777" w:rsidR="003A4A57" w:rsidRPr="00543DFB" w:rsidRDefault="003A4A57" w:rsidP="003A4A57">
            <w:pPr>
              <w:keepNext/>
              <w:spacing w:after="60"/>
              <w:rPr>
                <w:rFonts w:ascii="Times New Roman" w:hAnsi="Times New Roman"/>
              </w:rPr>
            </w:pPr>
            <w:r w:rsidRPr="00543DFB">
              <w:rPr>
                <w:rFonts w:ascii="Times New Roman" w:hAnsi="Times New Roman"/>
              </w:rPr>
              <w:t>[[</w:t>
            </w:r>
            <w:r>
              <w:rPr>
                <w:rFonts w:ascii="Times New Roman" w:hAnsi="Times New Roman"/>
              </w:rPr>
              <w:t>intrinsics</w:t>
            </w:r>
            <w:r w:rsidRPr="00543DFB">
              <w:rPr>
                <w:rFonts w:ascii="Times New Roman" w:hAnsi="Times New Roman"/>
              </w:rPr>
              <w:t>]]</w:t>
            </w:r>
          </w:p>
        </w:tc>
        <w:tc>
          <w:tcPr>
            <w:tcW w:w="4098" w:type="dxa"/>
            <w:tcBorders>
              <w:top w:val="nil"/>
            </w:tcBorders>
          </w:tcPr>
          <w:p w14:paraId="5162CDBC" w14:textId="77777777" w:rsidR="003A4A57" w:rsidRPr="00E77497" w:rsidRDefault="003A4A57" w:rsidP="003A4A57">
            <w:pPr>
              <w:keepNext/>
              <w:spacing w:after="60"/>
            </w:pPr>
            <w:r>
              <w:t>A record whose field names are intrinsic keys and whose values are objects</w:t>
            </w:r>
          </w:p>
        </w:tc>
        <w:tc>
          <w:tcPr>
            <w:tcW w:w="4230" w:type="dxa"/>
            <w:tcBorders>
              <w:top w:val="nil"/>
            </w:tcBorders>
          </w:tcPr>
          <w:p w14:paraId="567B7971" w14:textId="77777777" w:rsidR="003A4A57" w:rsidRPr="00E77497" w:rsidRDefault="003A4A57" w:rsidP="003A4A57">
            <w:pPr>
              <w:keepNext/>
              <w:spacing w:after="60"/>
            </w:pPr>
            <w:r>
              <w:t>These are the intrinsic values used by code associated with this Realm</w:t>
            </w:r>
          </w:p>
        </w:tc>
      </w:tr>
      <w:tr w:rsidR="003A4A57" w:rsidRPr="00E77497" w14:paraId="6D7C7F97" w14:textId="77777777" w:rsidTr="003A4A57">
        <w:trPr>
          <w:jc w:val="center"/>
        </w:trPr>
        <w:tc>
          <w:tcPr>
            <w:tcW w:w="1397" w:type="dxa"/>
          </w:tcPr>
          <w:p w14:paraId="36DDC6AA" w14:textId="77777777" w:rsidR="003A4A57" w:rsidRPr="00E77497" w:rsidRDefault="003A4A57" w:rsidP="003A4A57">
            <w:pPr>
              <w:keepNext/>
              <w:spacing w:after="60"/>
            </w:pPr>
            <w:r>
              <w:rPr>
                <w:rFonts w:ascii="Times New Roman" w:hAnsi="Times New Roman"/>
              </w:rPr>
              <w:t>[[globalThis]]</w:t>
            </w:r>
          </w:p>
        </w:tc>
        <w:tc>
          <w:tcPr>
            <w:tcW w:w="4098" w:type="dxa"/>
          </w:tcPr>
          <w:p w14:paraId="751B3FDF" w14:textId="77777777" w:rsidR="003A4A57" w:rsidRPr="00E77497" w:rsidRDefault="003A4A57" w:rsidP="003A4A57">
            <w:pPr>
              <w:keepNext/>
              <w:spacing w:after="60"/>
            </w:pPr>
            <w:r>
              <w:t>An ECMAScript object</w:t>
            </w:r>
          </w:p>
        </w:tc>
        <w:tc>
          <w:tcPr>
            <w:tcW w:w="4230" w:type="dxa"/>
          </w:tcPr>
          <w:p w14:paraId="316E3F3B" w14:textId="77777777" w:rsidR="003A4A57" w:rsidRPr="00E77497" w:rsidRDefault="003A4A57" w:rsidP="003A4A57">
            <w:pPr>
              <w:keepNext/>
              <w:spacing w:after="60"/>
            </w:pPr>
            <w:r>
              <w:t>The global object for this Realm</w:t>
            </w:r>
          </w:p>
        </w:tc>
      </w:tr>
      <w:tr w:rsidR="003A4A57" w:rsidRPr="00E77497" w14:paraId="159627CA" w14:textId="77777777" w:rsidTr="003A4A57">
        <w:trPr>
          <w:jc w:val="center"/>
        </w:trPr>
        <w:tc>
          <w:tcPr>
            <w:tcW w:w="1397" w:type="dxa"/>
          </w:tcPr>
          <w:p w14:paraId="5C37B6CB" w14:textId="77777777" w:rsidR="003A4A57" w:rsidRPr="00543DFB" w:rsidRDefault="003A4A57" w:rsidP="003A4A57">
            <w:pPr>
              <w:keepNext/>
              <w:spacing w:after="60"/>
              <w:rPr>
                <w:rFonts w:ascii="Times New Roman" w:hAnsi="Times New Roman"/>
              </w:rPr>
            </w:pPr>
            <w:r>
              <w:rPr>
                <w:rFonts w:ascii="Times New Roman" w:hAnsi="Times New Roman"/>
              </w:rPr>
              <w:t>[[globalEnv]]</w:t>
            </w:r>
          </w:p>
        </w:tc>
        <w:tc>
          <w:tcPr>
            <w:tcW w:w="4098" w:type="dxa"/>
          </w:tcPr>
          <w:p w14:paraId="606C7C29" w14:textId="77777777" w:rsidR="003A4A57" w:rsidRPr="00E77497" w:rsidRDefault="003A4A57" w:rsidP="003A4A57">
            <w:pPr>
              <w:keepNext/>
              <w:spacing w:after="60"/>
            </w:pPr>
            <w:r>
              <w:t>A ECMAScript environment</w:t>
            </w:r>
          </w:p>
        </w:tc>
        <w:tc>
          <w:tcPr>
            <w:tcW w:w="4230" w:type="dxa"/>
          </w:tcPr>
          <w:p w14:paraId="3CE418BF" w14:textId="77777777" w:rsidR="003A4A57" w:rsidRDefault="003A4A57" w:rsidP="003A4A57">
            <w:pPr>
              <w:keepNext/>
              <w:spacing w:after="60"/>
            </w:pPr>
            <w:r>
              <w:t>The global environment for this Realm</w:t>
            </w:r>
          </w:p>
        </w:tc>
      </w:tr>
      <w:tr w:rsidR="003A4A57" w:rsidRPr="00E77497" w14:paraId="1ED6D48F" w14:textId="77777777" w:rsidTr="003A4A57">
        <w:trPr>
          <w:jc w:val="center"/>
        </w:trPr>
        <w:tc>
          <w:tcPr>
            <w:tcW w:w="1397" w:type="dxa"/>
          </w:tcPr>
          <w:p w14:paraId="3C81200A" w14:textId="77777777" w:rsidR="003A4A57" w:rsidRPr="00E77497" w:rsidRDefault="003A4A57" w:rsidP="003A4A57">
            <w:pPr>
              <w:keepNext/>
              <w:spacing w:after="60"/>
            </w:pPr>
            <w:r w:rsidRPr="00543DFB">
              <w:rPr>
                <w:rFonts w:ascii="Times New Roman" w:hAnsi="Times New Roman"/>
              </w:rPr>
              <w:t>[[</w:t>
            </w:r>
            <w:r>
              <w:rPr>
                <w:rFonts w:ascii="Times New Roman" w:hAnsi="Times New Roman"/>
              </w:rPr>
              <w:t>loader</w:t>
            </w:r>
            <w:r w:rsidRPr="00543DFB">
              <w:rPr>
                <w:rFonts w:ascii="Times New Roman" w:hAnsi="Times New Roman"/>
              </w:rPr>
              <w:t>]]</w:t>
            </w:r>
          </w:p>
        </w:tc>
        <w:tc>
          <w:tcPr>
            <w:tcW w:w="4098" w:type="dxa"/>
          </w:tcPr>
          <w:p w14:paraId="40B6E731" w14:textId="77777777" w:rsidR="003A4A57" w:rsidRPr="00E77497" w:rsidRDefault="003A4A57" w:rsidP="003A4A57">
            <w:pPr>
              <w:keepNext/>
              <w:spacing w:after="60"/>
            </w:pPr>
            <w:r w:rsidRPr="00E77497">
              <w:t xml:space="preserve">any ECMAScript identifier or </w:t>
            </w:r>
            <w:r w:rsidRPr="00E77497">
              <w:rPr>
                <w:b/>
              </w:rPr>
              <w:t>empty</w:t>
            </w:r>
          </w:p>
        </w:tc>
        <w:tc>
          <w:tcPr>
            <w:tcW w:w="4230" w:type="dxa"/>
          </w:tcPr>
          <w:p w14:paraId="43D0082F" w14:textId="77777777" w:rsidR="003A4A57" w:rsidRPr="00E77497" w:rsidRDefault="003A4A57" w:rsidP="003A4A57">
            <w:pPr>
              <w:keepNext/>
              <w:spacing w:after="60"/>
            </w:pPr>
            <w:r>
              <w:t>The Loader object that can associate ECMAScript code with this Realm</w:t>
            </w:r>
          </w:p>
        </w:tc>
      </w:tr>
    </w:tbl>
    <w:p w14:paraId="32A5317D" w14:textId="77777777" w:rsidR="003A4A57" w:rsidRPr="00F0412C" w:rsidRDefault="003A4A57" w:rsidP="003A4A57"/>
    <w:p w14:paraId="06686374" w14:textId="77777777" w:rsidR="003A4A57" w:rsidRDefault="003A4A57" w:rsidP="003A4A57">
      <w:r>
        <w:t>The intrinsic objects associated with a code Realm include the well-known intrinsics listed in</w:t>
      </w:r>
      <w:r w:rsidR="00D879DF">
        <w:t xml:space="preserve"> </w:t>
      </w:r>
      <w:r w:rsidR="00D879DF">
        <w:fldChar w:fldCharType="begin"/>
      </w:r>
      <w:r w:rsidR="00D879DF">
        <w:instrText xml:space="preserve"> REF _Ref365644805 \h </w:instrText>
      </w:r>
      <w:r w:rsidR="00D879DF">
        <w:fldChar w:fldCharType="separate"/>
      </w:r>
      <w:r w:rsidR="00083CEC">
        <w:t xml:space="preserve">Table </w:t>
      </w:r>
      <w:r w:rsidR="00083CEC">
        <w:rPr>
          <w:noProof/>
        </w:rPr>
        <w:t>7</w:t>
      </w:r>
      <w:r w:rsidR="00D879DF">
        <w:fldChar w:fldCharType="end"/>
      </w:r>
      <w:r>
        <w:t xml:space="preserve"> and additional intrinsics specified by</w:t>
      </w:r>
      <w:r w:rsidR="00D879DF">
        <w:t xml:space="preserve"> </w:t>
      </w:r>
      <w:r w:rsidR="00D879DF">
        <w:fldChar w:fldCharType="begin"/>
      </w:r>
      <w:r w:rsidR="00D879DF">
        <w:instrText xml:space="preserve"> REF _Ref365644819 \h </w:instrText>
      </w:r>
      <w:r w:rsidR="00D879DF">
        <w:fldChar w:fldCharType="separate"/>
      </w:r>
      <w:r w:rsidR="00083CEC">
        <w:t xml:space="preserve">Table </w:t>
      </w:r>
      <w:r w:rsidR="00083CEC">
        <w:rPr>
          <w:noProof/>
        </w:rPr>
        <w:t>21</w:t>
      </w:r>
      <w:r w:rsidR="00D879DF">
        <w:fldChar w:fldCharType="end"/>
      </w:r>
      <w:r>
        <w:t xml:space="preserve">.  </w:t>
      </w:r>
    </w:p>
    <w:p w14:paraId="6DBC00DA" w14:textId="77777777" w:rsidR="003A4A57" w:rsidRDefault="003A4A57" w:rsidP="003A4A57">
      <w:pPr>
        <w:pStyle w:val="afffff4"/>
        <w:keepNext/>
        <w:jc w:val="center"/>
      </w:pPr>
      <w:bookmarkStart w:id="476" w:name="_Ref365644819"/>
      <w:r>
        <w:t xml:space="preserve">Table </w:t>
      </w:r>
      <w:r>
        <w:fldChar w:fldCharType="begin"/>
      </w:r>
      <w:r>
        <w:instrText xml:space="preserve"> SEQ Table \* ARABIC </w:instrText>
      </w:r>
      <w:r>
        <w:fldChar w:fldCharType="separate"/>
      </w:r>
      <w:r w:rsidR="00083CEC">
        <w:rPr>
          <w:noProof/>
        </w:rPr>
        <w:t>21</w:t>
      </w:r>
      <w:r>
        <w:fldChar w:fldCharType="end"/>
      </w:r>
      <w:bookmarkEnd w:id="476"/>
      <w:r>
        <w:rPr>
          <w:lang w:val="en-US"/>
        </w:rPr>
        <w:t xml:space="preserve"> </w:t>
      </w:r>
      <w:r w:rsidRPr="00E77497">
        <w:rPr>
          <w:rFonts w:eastAsia="Arial Unicode MS"/>
        </w:rPr>
        <w:t>—</w:t>
      </w:r>
      <w:r>
        <w:rPr>
          <w:lang w:val="en-US"/>
        </w:rPr>
        <w:t xml:space="preserve"> Additional Intrinsic Objects with Realm Specific Bindings</w:t>
      </w:r>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403"/>
        <w:gridCol w:w="4044"/>
      </w:tblGrid>
      <w:tr w:rsidR="003A4A57" w:rsidRPr="00E77497" w14:paraId="2D249AB9" w14:textId="77777777" w:rsidTr="003A4A57">
        <w:trPr>
          <w:trHeight w:val="338"/>
          <w:jc w:val="center"/>
        </w:trPr>
        <w:tc>
          <w:tcPr>
            <w:tcW w:w="2403" w:type="dxa"/>
            <w:tcBorders>
              <w:top w:val="single" w:sz="12" w:space="0" w:color="000000"/>
              <w:left w:val="single" w:sz="6" w:space="0" w:color="000000"/>
              <w:bottom w:val="single" w:sz="6" w:space="0" w:color="000000"/>
              <w:right w:val="single" w:sz="4" w:space="0" w:color="auto"/>
            </w:tcBorders>
            <w:shd w:val="solid" w:color="C0C0C0" w:fill="FFFFFF"/>
          </w:tcPr>
          <w:p w14:paraId="60798F5F" w14:textId="77777777" w:rsidR="003A4A57" w:rsidRPr="00E77497" w:rsidRDefault="003A4A57" w:rsidP="003A4A57">
            <w:pPr>
              <w:keepNext/>
              <w:shd w:val="solid" w:color="C0C0C0" w:fill="FFFFFF"/>
              <w:spacing w:after="0"/>
              <w:rPr>
                <w:b/>
                <w:i/>
                <w:shd w:val="solid" w:color="C0C0C0" w:fill="FFFFFF"/>
              </w:rPr>
            </w:pPr>
            <w:r>
              <w:rPr>
                <w:b/>
                <w:i/>
                <w:shd w:val="solid" w:color="C0C0C0" w:fill="FFFFFF"/>
              </w:rPr>
              <w:t>Intrinsic Name</w:t>
            </w:r>
          </w:p>
        </w:tc>
        <w:tc>
          <w:tcPr>
            <w:tcW w:w="4044" w:type="dxa"/>
            <w:tcBorders>
              <w:top w:val="single" w:sz="12" w:space="0" w:color="000000"/>
              <w:left w:val="nil"/>
              <w:bottom w:val="single" w:sz="6" w:space="0" w:color="000000"/>
              <w:right w:val="single" w:sz="6" w:space="0" w:color="000000"/>
            </w:tcBorders>
            <w:shd w:val="solid" w:color="C0C0C0" w:fill="FFFFFF"/>
          </w:tcPr>
          <w:p w14:paraId="327E2A2C" w14:textId="77777777" w:rsidR="003A4A57" w:rsidRDefault="003A4A57" w:rsidP="003A4A57">
            <w:pPr>
              <w:keepNext/>
              <w:shd w:val="solid" w:color="C0C0C0" w:fill="FFFFFF"/>
              <w:spacing w:after="0"/>
              <w:rPr>
                <w:b/>
                <w:i/>
                <w:shd w:val="solid" w:color="C0C0C0" w:fill="FFFFFF"/>
              </w:rPr>
            </w:pPr>
            <w:r>
              <w:rPr>
                <w:b/>
                <w:i/>
                <w:shd w:val="solid" w:color="C0C0C0" w:fill="FFFFFF"/>
              </w:rPr>
              <w:t>ECMAScript Language Association</w:t>
            </w:r>
          </w:p>
        </w:tc>
      </w:tr>
      <w:tr w:rsidR="003A4A57" w:rsidRPr="00E77497" w14:paraId="2E6DA2F2" w14:textId="77777777" w:rsidTr="003A4A57">
        <w:trPr>
          <w:jc w:val="center"/>
        </w:trPr>
        <w:tc>
          <w:tcPr>
            <w:tcW w:w="2403" w:type="dxa"/>
            <w:tcBorders>
              <w:top w:val="nil"/>
            </w:tcBorders>
          </w:tcPr>
          <w:p w14:paraId="705082A5" w14:textId="77777777" w:rsidR="003A4A57" w:rsidRPr="00543DFB" w:rsidRDefault="003A4A57" w:rsidP="003A4A57">
            <w:pPr>
              <w:keepNext/>
              <w:spacing w:after="60"/>
              <w:rPr>
                <w:rFonts w:ascii="Times New Roman" w:hAnsi="Times New Roman"/>
              </w:rPr>
            </w:pPr>
            <w:r>
              <w:rPr>
                <w:rFonts w:ascii="Times New Roman" w:hAnsi="Times New Roman"/>
              </w:rPr>
              <w:t>???</w:t>
            </w:r>
          </w:p>
        </w:tc>
        <w:tc>
          <w:tcPr>
            <w:tcW w:w="4044" w:type="dxa"/>
            <w:tcBorders>
              <w:top w:val="nil"/>
            </w:tcBorders>
          </w:tcPr>
          <w:p w14:paraId="5BB0F32B" w14:textId="77777777" w:rsidR="003A4A57" w:rsidRPr="00E77497" w:rsidRDefault="003A4A57" w:rsidP="003A4A57">
            <w:pPr>
              <w:keepNext/>
              <w:spacing w:after="60"/>
            </w:pPr>
            <w:r>
              <w:t>???</w:t>
            </w:r>
          </w:p>
        </w:tc>
      </w:tr>
      <w:tr w:rsidR="003A4A57" w:rsidRPr="00E77497" w14:paraId="6D943483" w14:textId="77777777" w:rsidTr="003A4A57">
        <w:trPr>
          <w:jc w:val="center"/>
        </w:trPr>
        <w:tc>
          <w:tcPr>
            <w:tcW w:w="2403" w:type="dxa"/>
          </w:tcPr>
          <w:p w14:paraId="3F10EE16" w14:textId="77777777" w:rsidR="003A4A57" w:rsidRDefault="003A4A57" w:rsidP="003A4A57">
            <w:pPr>
              <w:keepNext/>
              <w:spacing w:after="60"/>
              <w:rPr>
                <w:rFonts w:ascii="Times New Roman" w:hAnsi="Times New Roman"/>
              </w:rPr>
            </w:pPr>
            <w:commentRangeStart w:id="477"/>
            <w:r>
              <w:rPr>
                <w:rFonts w:ascii="Times New Roman" w:hAnsi="Times New Roman"/>
              </w:rPr>
              <w:t>???</w:t>
            </w:r>
          </w:p>
        </w:tc>
        <w:tc>
          <w:tcPr>
            <w:tcW w:w="4044" w:type="dxa"/>
          </w:tcPr>
          <w:p w14:paraId="078AA979" w14:textId="77777777" w:rsidR="003A4A57" w:rsidRDefault="003A4A57" w:rsidP="003A4A57">
            <w:pPr>
              <w:keepNext/>
              <w:spacing w:after="60"/>
            </w:pPr>
            <w:r>
              <w:t>???</w:t>
            </w:r>
            <w:commentRangeEnd w:id="477"/>
            <w:r>
              <w:rPr>
                <w:rStyle w:val="af6"/>
              </w:rPr>
              <w:commentReference w:id="477"/>
            </w:r>
          </w:p>
        </w:tc>
      </w:tr>
    </w:tbl>
    <w:p w14:paraId="69AF7036" w14:textId="77777777" w:rsidR="003A4A57" w:rsidRPr="003B4312" w:rsidRDefault="003A4A57" w:rsidP="003A4A57">
      <w:pPr>
        <w:pStyle w:val="20"/>
      </w:pPr>
      <w:bookmarkStart w:id="478" w:name="_Toc366141794"/>
      <w:r w:rsidRPr="003B4312">
        <w:t>Execution Contexts</w:t>
      </w:r>
      <w:bookmarkEnd w:id="478"/>
    </w:p>
    <w:p w14:paraId="0A70B3BE" w14:textId="77777777" w:rsidR="003A4A57" w:rsidRPr="00E77497" w:rsidRDefault="003A4A57" w:rsidP="003A4A57">
      <w:r w:rsidRPr="00E77497">
        <w:t xml:space="preserve">An </w:t>
      </w:r>
      <w:r w:rsidRPr="00AA7866">
        <w:rPr>
          <w:i/>
        </w:rPr>
        <w:t>execution context</w:t>
      </w:r>
      <w:r w:rsidRPr="00E77497">
        <w:t xml:space="preserve"> </w:t>
      </w:r>
      <w:r>
        <w:t>is a specification device that is used to track the runtime evaluation of code by an ECMAScript implementation. At any point in time, there is at most one</w:t>
      </w:r>
      <w:r w:rsidRPr="009C202C">
        <w:t xml:space="preserve"> execution context </w:t>
      </w:r>
      <w:r>
        <w:t xml:space="preserve">that is actually executing code. This is known as </w:t>
      </w:r>
      <w:r w:rsidRPr="009C202C">
        <w:t xml:space="preserve">the </w:t>
      </w:r>
      <w:r w:rsidRPr="00E04E1E">
        <w:rPr>
          <w:i/>
        </w:rPr>
        <w:t>running</w:t>
      </w:r>
      <w:r w:rsidRPr="009C202C">
        <w:t xml:space="preserve"> execution context.</w:t>
      </w:r>
      <w:r>
        <w:t xml:space="preserve"> A stack is used to track execution contexts. The running execution context is always the top element of this stack.</w:t>
      </w:r>
      <w:r w:rsidRPr="009C202C">
        <w:t xml:space="preserve"> A new execution context is c</w:t>
      </w:r>
      <w:r w:rsidRPr="00675B74">
        <w:t>reated whenever control is transferred from the executable code associated with the currently running execution context to executable code that is not associated with that execution context. The newly created execution context is pushed onto the stack</w:t>
      </w:r>
      <w:r>
        <w:t xml:space="preserve"> and</w:t>
      </w:r>
      <w:r w:rsidRPr="00675B74">
        <w:t xml:space="preserve"> </w:t>
      </w:r>
      <w:r w:rsidRPr="00E77497">
        <w:t>becomes the running execution context.</w:t>
      </w:r>
    </w:p>
    <w:p w14:paraId="20AC379F" w14:textId="77777777" w:rsidR="003A4A57" w:rsidRPr="00E77497" w:rsidRDefault="003A4A57" w:rsidP="003A4A57">
      <w:r w:rsidRPr="00E77497">
        <w:t xml:space="preserve">An execution context contains whatever </w:t>
      </w:r>
      <w:r>
        <w:t xml:space="preserve">implementation specific </w:t>
      </w:r>
      <w:r w:rsidRPr="00E77497">
        <w:t xml:space="preserve">state is necessary to track the execution progress of its associated code. </w:t>
      </w:r>
      <w:r>
        <w:t>E</w:t>
      </w:r>
      <w:r w:rsidRPr="00E77497">
        <w:t>ach execution context has the state components listed in</w:t>
      </w:r>
      <w:r w:rsidR="00D879DF">
        <w:t xml:space="preserve"> </w:t>
      </w:r>
      <w:r w:rsidR="00D879DF">
        <w:fldChar w:fldCharType="begin"/>
      </w:r>
      <w:r w:rsidR="00D879DF">
        <w:instrText xml:space="preserve"> REF _Ref365644820 \h </w:instrText>
      </w:r>
      <w:r w:rsidR="00D879DF">
        <w:fldChar w:fldCharType="separate"/>
      </w:r>
      <w:r w:rsidR="00083CEC">
        <w:t xml:space="preserve">Table </w:t>
      </w:r>
      <w:r w:rsidR="00083CEC">
        <w:rPr>
          <w:noProof/>
        </w:rPr>
        <w:t>22</w:t>
      </w:r>
      <w:r w:rsidR="00D879DF">
        <w:fldChar w:fldCharType="end"/>
      </w:r>
      <w:r w:rsidRPr="00E77497">
        <w:t>.</w:t>
      </w:r>
    </w:p>
    <w:p w14:paraId="09DEA010" w14:textId="77777777" w:rsidR="003A4A57" w:rsidRPr="00E77497" w:rsidRDefault="003A4A57" w:rsidP="003A4A57">
      <w:pPr>
        <w:pStyle w:val="Tabletitle"/>
      </w:pPr>
      <w:bookmarkStart w:id="479" w:name="_Ref365644820"/>
      <w:r>
        <w:t xml:space="preserve">Table </w:t>
      </w:r>
      <w:r>
        <w:fldChar w:fldCharType="begin"/>
      </w:r>
      <w:r>
        <w:instrText xml:space="preserve"> SEQ Table \* ARABIC </w:instrText>
      </w:r>
      <w:r>
        <w:fldChar w:fldCharType="separate"/>
      </w:r>
      <w:r w:rsidR="00083CEC">
        <w:rPr>
          <w:noProof/>
        </w:rPr>
        <w:t>22</w:t>
      </w:r>
      <w:r>
        <w:fldChar w:fldCharType="end"/>
      </w:r>
      <w:bookmarkEnd w:id="479"/>
      <w:r w:rsidRPr="00AA1FF6">
        <w:t xml:space="preserve"> —State Components for All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3A4A57" w:rsidRPr="004D1BD1" w14:paraId="32311F7E" w14:textId="77777777"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3CAF3C5C"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29AB7841"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9B3DD4" w14:paraId="0C530DAE" w14:textId="77777777" w:rsidTr="003A4A57">
        <w:trPr>
          <w:jc w:val="center"/>
        </w:trPr>
        <w:tc>
          <w:tcPr>
            <w:tcW w:w="2290" w:type="dxa"/>
            <w:tcBorders>
              <w:top w:val="nil"/>
              <w:left w:val="single" w:sz="6" w:space="0" w:color="auto"/>
              <w:bottom w:val="single" w:sz="6" w:space="0" w:color="auto"/>
              <w:right w:val="single" w:sz="6" w:space="0" w:color="auto"/>
            </w:tcBorders>
          </w:tcPr>
          <w:p w14:paraId="2192025C" w14:textId="77777777" w:rsidR="003A4A57" w:rsidRPr="004D1BD1" w:rsidRDefault="003A4A57" w:rsidP="003A4A57">
            <w:pPr>
              <w:keepNext/>
              <w:spacing w:after="60"/>
            </w:pPr>
            <w:r>
              <w:t>code evaluation state</w:t>
            </w:r>
          </w:p>
        </w:tc>
        <w:tc>
          <w:tcPr>
            <w:tcW w:w="6566" w:type="dxa"/>
            <w:tcBorders>
              <w:top w:val="nil"/>
              <w:left w:val="single" w:sz="6" w:space="0" w:color="auto"/>
              <w:bottom w:val="single" w:sz="6" w:space="0" w:color="auto"/>
              <w:right w:val="single" w:sz="6" w:space="0" w:color="auto"/>
            </w:tcBorders>
          </w:tcPr>
          <w:p w14:paraId="7971583D" w14:textId="77777777" w:rsidR="003A4A57" w:rsidRPr="00E65A34" w:rsidRDefault="003A4A57" w:rsidP="003A4A57">
            <w:pPr>
              <w:keepNext/>
              <w:spacing w:after="60"/>
            </w:pPr>
            <w:r>
              <w:t xml:space="preserve">Any state needed to perform, suspend, and resume evaluation of the code associated with this execution context. </w:t>
            </w:r>
          </w:p>
        </w:tc>
      </w:tr>
      <w:tr w:rsidR="003A4A57" w:rsidRPr="00B37DF5" w14:paraId="26757391" w14:textId="77777777" w:rsidTr="003A4A57">
        <w:trPr>
          <w:jc w:val="center"/>
        </w:trPr>
        <w:tc>
          <w:tcPr>
            <w:tcW w:w="2290" w:type="dxa"/>
            <w:tcBorders>
              <w:top w:val="nil"/>
              <w:left w:val="single" w:sz="6" w:space="0" w:color="auto"/>
              <w:bottom w:val="single" w:sz="6" w:space="0" w:color="auto"/>
              <w:right w:val="single" w:sz="6" w:space="0" w:color="auto"/>
            </w:tcBorders>
          </w:tcPr>
          <w:p w14:paraId="694086E1" w14:textId="77777777" w:rsidR="003A4A57" w:rsidRPr="004D1BD1" w:rsidRDefault="003A4A57" w:rsidP="003A4A57">
            <w:pPr>
              <w:keepNext/>
              <w:spacing w:after="60"/>
            </w:pPr>
            <w:r>
              <w:t>Realm</w:t>
            </w:r>
          </w:p>
        </w:tc>
        <w:tc>
          <w:tcPr>
            <w:tcW w:w="6566" w:type="dxa"/>
            <w:tcBorders>
              <w:top w:val="nil"/>
              <w:left w:val="single" w:sz="6" w:space="0" w:color="auto"/>
              <w:bottom w:val="single" w:sz="6" w:space="0" w:color="auto"/>
              <w:right w:val="single" w:sz="6" w:space="0" w:color="auto"/>
            </w:tcBorders>
          </w:tcPr>
          <w:p w14:paraId="6B834831" w14:textId="77777777" w:rsidR="003A4A57" w:rsidRPr="00E65A34" w:rsidRDefault="003A4A57" w:rsidP="003A4A57">
            <w:pPr>
              <w:keepNext/>
              <w:spacing w:after="60"/>
            </w:pPr>
            <w:r>
              <w:t>The Realm from which associated code accesses ECMAScript resources.</w:t>
            </w:r>
          </w:p>
        </w:tc>
      </w:tr>
    </w:tbl>
    <w:p w14:paraId="02DF4D95" w14:textId="77777777" w:rsidR="003A4A57" w:rsidRDefault="003A4A57" w:rsidP="003A4A57"/>
    <w:p w14:paraId="4BB000AE" w14:textId="77777777" w:rsidR="003A4A57" w:rsidRDefault="003A4A57" w:rsidP="003A4A57">
      <w:r>
        <w:t>Evaluation of code by the running execution context may be suspended at various points defined within this specification. Once  the running execution context has been suspended a different execution context may become the running execution context and commence evaluating its code. At some latter time a suspended execution context may again become the running execution context and continue evaluating its code at the point where it had previously been suspended.  Transition of the running execution context status among execution contexts usually occurs in stack-like last-in/first-out manner.  However, some ECMAScript features require non-LIFO transitions of the running execution context.</w:t>
      </w:r>
    </w:p>
    <w:p w14:paraId="3A16EBDB" w14:textId="77777777" w:rsidR="003A4A57" w:rsidRDefault="003A4A57" w:rsidP="003A4A57">
      <w:r>
        <w:t xml:space="preserve">The value is the Realm component of the running execution context is also called the </w:t>
      </w:r>
      <w:r w:rsidRPr="00197BED">
        <w:rPr>
          <w:i/>
          <w:iCs/>
        </w:rPr>
        <w:t>current Realm</w:t>
      </w:r>
      <w:r>
        <w:t>.</w:t>
      </w:r>
    </w:p>
    <w:p w14:paraId="1C62F678" w14:textId="77777777" w:rsidR="003A4A57" w:rsidRDefault="003A4A57" w:rsidP="003A4A57">
      <w:r>
        <w:t>Execution contexts for ECMAScript code have the additional state components listed in</w:t>
      </w:r>
      <w:r w:rsidR="00D879DF">
        <w:t xml:space="preserve"> </w:t>
      </w:r>
      <w:r w:rsidR="00D879DF">
        <w:fldChar w:fldCharType="begin"/>
      </w:r>
      <w:r w:rsidR="00D879DF">
        <w:instrText xml:space="preserve"> REF _Ref365644821 \h </w:instrText>
      </w:r>
      <w:r w:rsidR="00D879DF">
        <w:fldChar w:fldCharType="separate"/>
      </w:r>
      <w:r w:rsidR="00083CEC">
        <w:t xml:space="preserve">Table </w:t>
      </w:r>
      <w:r w:rsidR="00083CEC">
        <w:rPr>
          <w:noProof/>
        </w:rPr>
        <w:t>23</w:t>
      </w:r>
      <w:r w:rsidR="00D879DF">
        <w:fldChar w:fldCharType="end"/>
      </w:r>
      <w:r>
        <w:t>.</w:t>
      </w:r>
    </w:p>
    <w:p w14:paraId="1B961F21" w14:textId="77777777" w:rsidR="003A4A57" w:rsidRPr="00E77497" w:rsidRDefault="003A4A57" w:rsidP="003A4A57">
      <w:pPr>
        <w:pStyle w:val="Tabletitle"/>
      </w:pPr>
      <w:bookmarkStart w:id="480" w:name="_Ref365644821"/>
      <w:r>
        <w:t xml:space="preserve">Table </w:t>
      </w:r>
      <w:r>
        <w:fldChar w:fldCharType="begin"/>
      </w:r>
      <w:r>
        <w:instrText xml:space="preserve"> SEQ Table \* ARABIC </w:instrText>
      </w:r>
      <w:r>
        <w:fldChar w:fldCharType="separate"/>
      </w:r>
      <w:r w:rsidR="00083CEC">
        <w:rPr>
          <w:noProof/>
        </w:rPr>
        <w:t>23</w:t>
      </w:r>
      <w:r>
        <w:fldChar w:fldCharType="end"/>
      </w:r>
      <w:bookmarkEnd w:id="480"/>
      <w:r w:rsidRPr="00E77497">
        <w:t xml:space="preserve"> —</w:t>
      </w:r>
      <w:r>
        <w:t xml:space="preserve">Additional </w:t>
      </w:r>
      <w:r w:rsidRPr="00E77497">
        <w:t>State Components</w:t>
      </w:r>
      <w:r>
        <w:t xml:space="preserve"> for ECMAScript Code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3A4A57" w:rsidRPr="00ED2E78" w14:paraId="52FF0DD1" w14:textId="77777777"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6934FE0B"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3102C9A8"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14:paraId="48FBD43A" w14:textId="77777777" w:rsidTr="003A4A57">
        <w:trPr>
          <w:jc w:val="center"/>
        </w:trPr>
        <w:tc>
          <w:tcPr>
            <w:tcW w:w="2290" w:type="dxa"/>
            <w:tcBorders>
              <w:top w:val="nil"/>
              <w:left w:val="single" w:sz="6" w:space="0" w:color="auto"/>
              <w:bottom w:val="single" w:sz="6" w:space="0" w:color="auto"/>
              <w:right w:val="single" w:sz="6" w:space="0" w:color="auto"/>
            </w:tcBorders>
            <w:hideMark/>
          </w:tcPr>
          <w:p w14:paraId="1DC1F853" w14:textId="77777777" w:rsidR="003A4A57" w:rsidRPr="003B4312" w:rsidRDefault="003A4A57" w:rsidP="003A4A57">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
          <w:p w14:paraId="3560431F" w14:textId="77777777" w:rsidR="003A4A57" w:rsidRPr="00E65A34" w:rsidRDefault="003A4A57" w:rsidP="003A4A57">
            <w:pPr>
              <w:keepNext/>
              <w:spacing w:after="60"/>
            </w:pPr>
            <w:r w:rsidRPr="00E65A34">
              <w:t>Identifies the Lexical Environment used to resolve identifier references made by code within this execution context.</w:t>
            </w:r>
          </w:p>
        </w:tc>
      </w:tr>
      <w:tr w:rsidR="003A4A57" w:rsidRPr="00ED2E78" w14:paraId="5F56E50A" w14:textId="77777777" w:rsidTr="003A4A57">
        <w:trPr>
          <w:jc w:val="center"/>
        </w:trPr>
        <w:tc>
          <w:tcPr>
            <w:tcW w:w="2290" w:type="dxa"/>
            <w:tcBorders>
              <w:top w:val="single" w:sz="6" w:space="0" w:color="auto"/>
              <w:left w:val="single" w:sz="6" w:space="0" w:color="auto"/>
              <w:bottom w:val="single" w:sz="6" w:space="0" w:color="auto"/>
              <w:right w:val="single" w:sz="6" w:space="0" w:color="auto"/>
            </w:tcBorders>
            <w:hideMark/>
          </w:tcPr>
          <w:p w14:paraId="0009985B" w14:textId="77777777" w:rsidR="003A4A57" w:rsidRPr="003B4312" w:rsidRDefault="003A4A57" w:rsidP="003A4A57">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0B268206" w14:textId="77777777" w:rsidR="003A4A57" w:rsidRPr="00E77497" w:rsidRDefault="003A4A57" w:rsidP="003A4A57">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14:paraId="239D955B" w14:textId="77777777" w:rsidR="003A4A57" w:rsidRPr="004D1BD1" w:rsidRDefault="003A4A57" w:rsidP="003A4A57"/>
    <w:p w14:paraId="6F779AD3" w14:textId="77777777" w:rsidR="003A4A57" w:rsidRPr="009C202C" w:rsidRDefault="003A4A57" w:rsidP="003A4A57">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5A7B7787" w14:textId="77777777" w:rsidR="003A4A57" w:rsidRDefault="003A4A57" w:rsidP="003A4A57">
      <w:r>
        <w:t>Execution contexts representing the evaluation of generator objects have the additional state components listed in</w:t>
      </w:r>
      <w:r w:rsidR="00D879DF">
        <w:t xml:space="preserve"> </w:t>
      </w:r>
      <w:r w:rsidR="00D879DF">
        <w:fldChar w:fldCharType="begin"/>
      </w:r>
      <w:r w:rsidR="00D879DF">
        <w:instrText xml:space="preserve"> REF _Ref365644822 \h </w:instrText>
      </w:r>
      <w:r w:rsidR="00D879DF">
        <w:fldChar w:fldCharType="separate"/>
      </w:r>
      <w:r w:rsidR="00083CEC">
        <w:t xml:space="preserve">Table </w:t>
      </w:r>
      <w:r w:rsidR="00083CEC">
        <w:rPr>
          <w:noProof/>
        </w:rPr>
        <w:t>24</w:t>
      </w:r>
      <w:r w:rsidR="00D879DF">
        <w:fldChar w:fldCharType="end"/>
      </w:r>
      <w:r>
        <w:t>.</w:t>
      </w:r>
    </w:p>
    <w:p w14:paraId="4DA55F04" w14:textId="77777777" w:rsidR="003A4A57" w:rsidRDefault="003A4A57" w:rsidP="003A4A57">
      <w:pPr>
        <w:pStyle w:val="afffff4"/>
        <w:keepNext/>
        <w:jc w:val="center"/>
      </w:pPr>
      <w:bookmarkStart w:id="481" w:name="_Ref365644822"/>
      <w:r>
        <w:t xml:space="preserve">Table </w:t>
      </w:r>
      <w:r>
        <w:fldChar w:fldCharType="begin"/>
      </w:r>
      <w:r>
        <w:instrText xml:space="preserve"> SEQ Table \* ARABIC </w:instrText>
      </w:r>
      <w:r>
        <w:fldChar w:fldCharType="separate"/>
      </w:r>
      <w:r w:rsidR="00083CEC">
        <w:rPr>
          <w:noProof/>
        </w:rPr>
        <w:t>24</w:t>
      </w:r>
      <w:r>
        <w:fldChar w:fldCharType="end"/>
      </w:r>
      <w:bookmarkEnd w:id="481"/>
      <w:r>
        <w:rPr>
          <w:lang w:val="en-US"/>
        </w:rPr>
        <w:t xml:space="preserve"> -- </w:t>
      </w:r>
      <w:r w:rsidRPr="007E2169">
        <w:rPr>
          <w:lang w:val="en-US"/>
        </w:rPr>
        <w:t xml:space="preserve">Additional State Components for </w:t>
      </w:r>
      <w:r>
        <w:rPr>
          <w:lang w:val="en-US"/>
        </w:rPr>
        <w:t>Generator</w:t>
      </w:r>
      <w:r w:rsidRPr="007E2169">
        <w:rPr>
          <w:lang w:val="en-US"/>
        </w:rPr>
        <w:t xml:space="preserv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3A4A57" w:rsidRPr="00ED2E78" w14:paraId="0A4DA3FA" w14:textId="77777777"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5C3B08A6"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5FC7AD3B"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14:paraId="48A91484" w14:textId="77777777" w:rsidTr="003A4A57">
        <w:trPr>
          <w:jc w:val="center"/>
        </w:trPr>
        <w:tc>
          <w:tcPr>
            <w:tcW w:w="2290" w:type="dxa"/>
            <w:tcBorders>
              <w:top w:val="nil"/>
              <w:left w:val="single" w:sz="6" w:space="0" w:color="auto"/>
              <w:bottom w:val="single" w:sz="6" w:space="0" w:color="auto"/>
              <w:right w:val="single" w:sz="6" w:space="0" w:color="auto"/>
            </w:tcBorders>
            <w:hideMark/>
          </w:tcPr>
          <w:p w14:paraId="5F9864BE" w14:textId="77777777" w:rsidR="003A4A57" w:rsidRPr="003B4312" w:rsidRDefault="003A4A57" w:rsidP="003A4A57">
            <w:pPr>
              <w:keepNext/>
              <w:spacing w:after="60"/>
            </w:pPr>
            <w:r>
              <w:t>Generator</w:t>
            </w:r>
          </w:p>
        </w:tc>
        <w:tc>
          <w:tcPr>
            <w:tcW w:w="6566" w:type="dxa"/>
            <w:tcBorders>
              <w:top w:val="nil"/>
              <w:left w:val="single" w:sz="6" w:space="0" w:color="auto"/>
              <w:bottom w:val="single" w:sz="6" w:space="0" w:color="auto"/>
              <w:right w:val="single" w:sz="6" w:space="0" w:color="auto"/>
            </w:tcBorders>
            <w:hideMark/>
          </w:tcPr>
          <w:p w14:paraId="745DAC54" w14:textId="77777777" w:rsidR="003A4A57" w:rsidRPr="00E65A34" w:rsidRDefault="003A4A57" w:rsidP="003A4A57">
            <w:pPr>
              <w:keepNext/>
              <w:spacing w:after="60"/>
            </w:pPr>
            <w:r>
              <w:t xml:space="preserve">The GeneratorObject that this execution context is evaluating.                                                                                                                                                                                                                          </w:t>
            </w:r>
          </w:p>
        </w:tc>
      </w:tr>
    </w:tbl>
    <w:p w14:paraId="1984EB7D" w14:textId="77777777" w:rsidR="003A4A57" w:rsidRPr="009C202C" w:rsidRDefault="003A4A57" w:rsidP="003A4A57">
      <w:pPr>
        <w:spacing w:before="240"/>
      </w:pPr>
      <w:r w:rsidRPr="009C202C">
        <w:t>In most situations only the running execution context (the top of the execution context stack) is directly manipulated by algorithms within this specification.  Hence when the terms “LexicalEnvironment”,</w:t>
      </w:r>
      <w:r>
        <w:t xml:space="preserve"> and</w:t>
      </w:r>
      <w:r w:rsidRPr="009C202C">
        <w:t xml:space="preserve"> “VariableEnvironment” are used without qualification they are in reference to those components of the running execution context.</w:t>
      </w:r>
    </w:p>
    <w:p w14:paraId="1B4AE497" w14:textId="77777777" w:rsidR="003A4A57" w:rsidRPr="00E77497" w:rsidRDefault="003A4A57" w:rsidP="003A4A57">
      <w:pPr>
        <w:rPr>
          <w:i/>
        </w:rPr>
      </w:pPr>
      <w:r w:rsidRPr="00675B74">
        <w:t>An execution context is</w:t>
      </w:r>
      <w:r w:rsidRPr="00E77497">
        <w:t xml:space="preserve"> purely a specification mechanism and need not correspond to any particular artefact of an ECMAScript implementation.  It is impossible for an ECMAScript program to </w:t>
      </w:r>
      <w:r>
        <w:t xml:space="preserve">directly </w:t>
      </w:r>
      <w:r w:rsidRPr="00E77497">
        <w:t>access</w:t>
      </w:r>
      <w:r>
        <w:t xml:space="preserve"> or observe</w:t>
      </w:r>
      <w:r w:rsidRPr="00E77497">
        <w:t xml:space="preserve"> an execution context. </w:t>
      </w:r>
    </w:p>
    <w:p w14:paraId="233047F4" w14:textId="77777777" w:rsidR="003A4A57" w:rsidRPr="00E77497" w:rsidRDefault="003A4A57" w:rsidP="003A4A57">
      <w:pPr>
        <w:pStyle w:val="30"/>
      </w:pPr>
      <w:bookmarkStart w:id="482" w:name="_Ref365539670"/>
      <w:bookmarkStart w:id="483" w:name="_Ref365540884"/>
      <w:bookmarkStart w:id="484" w:name="_Ref365546585"/>
      <w:bookmarkStart w:id="485" w:name="_Toc366141795"/>
      <w:r w:rsidRPr="00E77497">
        <w:t>Identifier Resolution</w:t>
      </w:r>
      <w:bookmarkEnd w:id="482"/>
      <w:bookmarkEnd w:id="483"/>
      <w:bookmarkEnd w:id="484"/>
      <w:bookmarkEnd w:id="485"/>
    </w:p>
    <w:p w14:paraId="0E451FFB" w14:textId="77777777" w:rsidR="003A4A57" w:rsidRPr="00E77497" w:rsidRDefault="003A4A57" w:rsidP="003A4A57">
      <w:r w:rsidRPr="00E77497">
        <w:t xml:space="preserve">Identifier resolution is the process of determining the binding of an </w:t>
      </w:r>
      <w:r w:rsidRPr="00E77497">
        <w:rPr>
          <w:rStyle w:val="bnf"/>
        </w:rPr>
        <w:t>IdentifierName</w:t>
      </w:r>
      <w:r w:rsidRPr="00E77497">
        <w:t xml:space="preserve"> using the LexicalEnvironment of the running execution context. During execution of ECMAScript code, Identifier Resolution is performed using the following algorithm:</w:t>
      </w:r>
    </w:p>
    <w:p w14:paraId="0CE8867A" w14:textId="77777777" w:rsidR="003A4A57" w:rsidRPr="00E77497" w:rsidRDefault="003A4A57" w:rsidP="003A4A57">
      <w:pPr>
        <w:pStyle w:val="Alg4"/>
        <w:numPr>
          <w:ilvl w:val="0"/>
          <w:numId w:val="373"/>
        </w:numPr>
      </w:pPr>
      <w:r w:rsidRPr="00E77497">
        <w:t xml:space="preserve">Let </w:t>
      </w:r>
      <w:r w:rsidRPr="00E77497">
        <w:rPr>
          <w:i/>
        </w:rPr>
        <w:t>env</w:t>
      </w:r>
      <w:r w:rsidRPr="00E77497">
        <w:t xml:space="preserve"> be the running execution context’s LexicalEnvironment.</w:t>
      </w:r>
    </w:p>
    <w:p w14:paraId="4F7BA2D4" w14:textId="77777777" w:rsidR="003A4A57" w:rsidRPr="00E77497" w:rsidRDefault="003A4A57" w:rsidP="003A4A57">
      <w:pPr>
        <w:pStyle w:val="Alg4"/>
        <w:numPr>
          <w:ilvl w:val="0"/>
          <w:numId w:val="373"/>
        </w:numPr>
      </w:pPr>
      <w:r w:rsidRPr="00E77497">
        <w:t xml:space="preserve">If the syntactic production that is being evaluated is contained in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552274CF" w14:textId="77777777" w:rsidR="003A4A57" w:rsidRPr="00E77497" w:rsidRDefault="003A4A57" w:rsidP="003A4A57">
      <w:pPr>
        <w:pStyle w:val="Alg4"/>
        <w:numPr>
          <w:ilvl w:val="0"/>
          <w:numId w:val="373"/>
        </w:numPr>
        <w:spacing w:after="120"/>
      </w:pPr>
      <w:r w:rsidRPr="00E77497">
        <w:t xml:space="preserve">Return the result of calling GetIdentifierReference </w:t>
      </w:r>
      <w:r>
        <w:t>abstract operation</w:t>
      </w:r>
      <w:r w:rsidRPr="00E77497">
        <w:t xml:space="preserve"> passing </w:t>
      </w:r>
      <w:r w:rsidRPr="00E77497">
        <w:rPr>
          <w:i/>
        </w:rPr>
        <w:t>env</w:t>
      </w:r>
      <w:r w:rsidRPr="00E77497">
        <w:t>, the String</w:t>
      </w:r>
      <w:r>
        <w:t>V</w:t>
      </w:r>
      <w:r w:rsidRPr="00E77497">
        <w:t xml:space="preserve">alue </w:t>
      </w:r>
      <w:r>
        <w:t>of</w:t>
      </w:r>
      <w:r w:rsidRPr="00E77497">
        <w:t xml:space="preserve"> </w:t>
      </w:r>
      <w:r w:rsidRPr="00E77497">
        <w:rPr>
          <w:i/>
        </w:rPr>
        <w:t>IdentifierName</w:t>
      </w:r>
      <w:r w:rsidRPr="00E77497">
        <w:t xml:space="preserve">, and </w:t>
      </w:r>
      <w:r w:rsidRPr="00E77497">
        <w:rPr>
          <w:i/>
        </w:rPr>
        <w:t>strict</w:t>
      </w:r>
      <w:r w:rsidRPr="00E77497">
        <w:t xml:space="preserve"> as arguments.</w:t>
      </w:r>
    </w:p>
    <w:p w14:paraId="25E80237" w14:textId="77777777" w:rsidR="003A4A57" w:rsidRPr="00E77497" w:rsidRDefault="003A4A57" w:rsidP="003A4A57">
      <w:r w:rsidRPr="00E77497">
        <w:t xml:space="preserve">The result of evaluating an identifier is always a value of type Reference with its referenced name component equal to the </w:t>
      </w:r>
      <w:r w:rsidRPr="00E77497">
        <w:rPr>
          <w:rStyle w:val="bnf"/>
        </w:rPr>
        <w:t>Identifier</w:t>
      </w:r>
      <w:r>
        <w:rPr>
          <w:rStyle w:val="bnf"/>
        </w:rPr>
        <w:t>Name</w:t>
      </w:r>
      <w:r w:rsidRPr="00E77497">
        <w:t xml:space="preserve"> String.</w:t>
      </w:r>
    </w:p>
    <w:p w14:paraId="50A9C9BA" w14:textId="77777777" w:rsidR="003A4A57" w:rsidRPr="00E77497" w:rsidRDefault="003A4A57" w:rsidP="003A4A57">
      <w:pPr>
        <w:pStyle w:val="30"/>
      </w:pPr>
      <w:bookmarkStart w:id="486" w:name="_Ref366133577"/>
      <w:bookmarkStart w:id="487" w:name="_Toc366141796"/>
      <w:r>
        <w:t>GetThisEnvironment</w:t>
      </w:r>
      <w:bookmarkEnd w:id="486"/>
      <w:bookmarkEnd w:id="487"/>
    </w:p>
    <w:p w14:paraId="1CACC4EE" w14:textId="77777777" w:rsidR="003A4A57" w:rsidRPr="00E77497" w:rsidRDefault="003A4A57" w:rsidP="003A4A57">
      <w:r>
        <w:t xml:space="preserve">The abstract operation </w:t>
      </w:r>
      <w:r>
        <w:rPr>
          <w:rFonts w:ascii="Times New Roman" w:hAnsi="Times New Roman"/>
        </w:rPr>
        <w:t>GetThisEnvironment</w:t>
      </w:r>
      <w:r w:rsidRPr="00E77497">
        <w:t xml:space="preserve"> </w:t>
      </w:r>
      <w:r>
        <w:t>finds the lexical environment that currently supplies the</w:t>
      </w:r>
      <w:r w:rsidRPr="00E77497">
        <w:t xml:space="preserve"> binding of </w:t>
      </w:r>
      <w:r>
        <w:t xml:space="preserve">the keyword </w:t>
      </w:r>
      <w:r w:rsidRPr="00DD7AA6">
        <w:rPr>
          <w:rFonts w:ascii="Courier New" w:hAnsi="Courier New" w:cs="Courier New"/>
          <w:b/>
        </w:rPr>
        <w:t>this</w:t>
      </w:r>
      <w:r w:rsidRPr="00A45741">
        <w:rPr>
          <w:rFonts w:cs="Arial"/>
        </w:rPr>
        <w:t>.</w:t>
      </w:r>
      <w:r w:rsidRPr="00E77497">
        <w:t xml:space="preserve"> </w:t>
      </w:r>
      <w:r>
        <w:rPr>
          <w:rFonts w:ascii="Times New Roman" w:hAnsi="Times New Roman"/>
        </w:rPr>
        <w:t>GetThisEnvironment</w:t>
      </w:r>
      <w:r w:rsidRPr="00E77497">
        <w:t xml:space="preserve"> perform</w:t>
      </w:r>
      <w:r>
        <w:t>s</w:t>
      </w:r>
      <w:r w:rsidRPr="00E77497">
        <w:t xml:space="preserve"> the following </w:t>
      </w:r>
      <w:r>
        <w:t>steps</w:t>
      </w:r>
      <w:r w:rsidRPr="00E77497">
        <w:t>:</w:t>
      </w:r>
    </w:p>
    <w:p w14:paraId="2B0BA891" w14:textId="77777777" w:rsidR="003A4A57" w:rsidRPr="00E77497" w:rsidRDefault="003A4A57" w:rsidP="003A4A57">
      <w:pPr>
        <w:pStyle w:val="Alg4"/>
        <w:numPr>
          <w:ilvl w:val="0"/>
          <w:numId w:val="782"/>
        </w:numPr>
      </w:pPr>
      <w:r w:rsidRPr="00E77497">
        <w:t xml:space="preserve">Let </w:t>
      </w:r>
      <w:r>
        <w:rPr>
          <w:i/>
        </w:rPr>
        <w:t>lex</w:t>
      </w:r>
      <w:r w:rsidRPr="00E77497">
        <w:t xml:space="preserve"> be the </w:t>
      </w:r>
      <w:r>
        <w:t>running</w:t>
      </w:r>
      <w:r w:rsidRPr="00E77497">
        <w:t xml:space="preserve"> execution context’s LexicalEnvironment.</w:t>
      </w:r>
    </w:p>
    <w:p w14:paraId="794E8ECD" w14:textId="77777777" w:rsidR="003A4A57" w:rsidRDefault="003A4A57" w:rsidP="003A4A57">
      <w:pPr>
        <w:pStyle w:val="Alg4"/>
        <w:numPr>
          <w:ilvl w:val="0"/>
          <w:numId w:val="782"/>
        </w:numPr>
      </w:pPr>
      <w:r>
        <w:t>Repeat</w:t>
      </w:r>
    </w:p>
    <w:p w14:paraId="55C93D4A" w14:textId="77777777" w:rsidR="003A4A57" w:rsidRPr="00E77497" w:rsidRDefault="003A4A57" w:rsidP="003A4A57">
      <w:pPr>
        <w:pStyle w:val="Alg4"/>
        <w:numPr>
          <w:ilvl w:val="1"/>
          <w:numId w:val="782"/>
        </w:numPr>
      </w:pPr>
      <w:r w:rsidRPr="00E77497">
        <w:t xml:space="preserve">Let </w:t>
      </w:r>
      <w:r w:rsidRPr="00E77497">
        <w:rPr>
          <w:i/>
        </w:rPr>
        <w:t>envRec</w:t>
      </w:r>
      <w:r w:rsidRPr="00E77497">
        <w:t xml:space="preserve"> be </w:t>
      </w:r>
      <w:r w:rsidRPr="00E77497">
        <w:rPr>
          <w:i/>
        </w:rPr>
        <w:t>lex</w:t>
      </w:r>
      <w:r w:rsidRPr="00E77497">
        <w:t>’s environment record.</w:t>
      </w:r>
    </w:p>
    <w:p w14:paraId="2441329A" w14:textId="77777777" w:rsidR="003A4A57" w:rsidRPr="00E77497" w:rsidRDefault="003A4A57" w:rsidP="003A4A57">
      <w:pPr>
        <w:pStyle w:val="Alg4"/>
        <w:numPr>
          <w:ilvl w:val="1"/>
          <w:numId w:val="782"/>
        </w:numPr>
      </w:pPr>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p>
    <w:p w14:paraId="743EF4F1" w14:textId="77777777" w:rsidR="003A4A57" w:rsidRPr="00E77497" w:rsidRDefault="003A4A57" w:rsidP="003A4A57">
      <w:pPr>
        <w:pStyle w:val="Alg4"/>
        <w:numPr>
          <w:ilvl w:val="1"/>
          <w:numId w:val="782"/>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p>
    <w:p w14:paraId="2E47A7D4" w14:textId="77777777" w:rsidR="003A4A57" w:rsidRPr="00E77497" w:rsidRDefault="003A4A57" w:rsidP="003A4A57">
      <w:pPr>
        <w:pStyle w:val="Alg4"/>
        <w:numPr>
          <w:ilvl w:val="1"/>
          <w:numId w:val="782"/>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0DFE479C" w14:textId="77777777" w:rsidR="003A4A57" w:rsidRDefault="003A4A57" w:rsidP="003A4A57">
      <w:pPr>
        <w:pStyle w:val="Alg4"/>
        <w:numPr>
          <w:ilvl w:val="1"/>
          <w:numId w:val="782"/>
        </w:numPr>
        <w:spacing w:after="120"/>
      </w:pPr>
      <w:r w:rsidRPr="00E77497">
        <w:t xml:space="preserve">Let </w:t>
      </w:r>
      <w:r>
        <w:rPr>
          <w:i/>
        </w:rPr>
        <w:t>lex</w:t>
      </w:r>
      <w:r w:rsidRPr="00E77497">
        <w:rPr>
          <w:i/>
        </w:rPr>
        <w:t xml:space="preserve"> </w:t>
      </w:r>
      <w:r w:rsidRPr="00E77497">
        <w:t xml:space="preserve">be </w:t>
      </w:r>
      <w:r w:rsidRPr="00DD7AA6">
        <w:rPr>
          <w:i/>
        </w:rPr>
        <w:t>outer</w:t>
      </w:r>
      <w:r w:rsidRPr="00E77497">
        <w:t>.</w:t>
      </w:r>
    </w:p>
    <w:p w14:paraId="6F0DEC1C" w14:textId="77777777" w:rsidR="003A4A57" w:rsidRPr="00A61958" w:rsidRDefault="003A4A57" w:rsidP="003A4A57">
      <w:pPr>
        <w:pStyle w:val="Note"/>
      </w:pPr>
      <w:r>
        <w:t>NOTE</w:t>
      </w:r>
      <w:r>
        <w:tab/>
        <w:t xml:space="preserve">The loop in step 2 will always terminate because the llst of environments always ends with the global environment which has a </w:t>
      </w:r>
      <w:r w:rsidRPr="005D449B">
        <w:rPr>
          <w:rFonts w:ascii="Courier New" w:hAnsi="Courier New" w:cs="Courier New"/>
          <w:b/>
          <w:bCs/>
        </w:rPr>
        <w:t>this</w:t>
      </w:r>
      <w:r>
        <w:t xml:space="preserve"> binding. </w:t>
      </w:r>
    </w:p>
    <w:p w14:paraId="0427D01B" w14:textId="77777777" w:rsidR="003A4A57" w:rsidRPr="00E77497" w:rsidRDefault="003A4A57" w:rsidP="003A4A57">
      <w:pPr>
        <w:pStyle w:val="30"/>
      </w:pPr>
      <w:bookmarkStart w:id="488" w:name="_Toc366141797"/>
      <w:r>
        <w:t>This</w:t>
      </w:r>
      <w:r w:rsidRPr="00E77497">
        <w:t>Resolution</w:t>
      </w:r>
      <w:bookmarkEnd w:id="488"/>
    </w:p>
    <w:p w14:paraId="06675EE0" w14:textId="77777777" w:rsidR="003A4A57" w:rsidRPr="00E77497" w:rsidRDefault="003A4A57" w:rsidP="003A4A57">
      <w:r>
        <w:t xml:space="preserve">The abstract operation </w:t>
      </w:r>
      <w:r w:rsidRPr="00F92BFE">
        <w:rPr>
          <w:rFonts w:cs="Arial"/>
        </w:rPr>
        <w:t>ThisResolution</w:t>
      </w:r>
      <w:r w:rsidRPr="00E77497">
        <w:t xml:space="preserve"> is the process of determining the binding of </w:t>
      </w:r>
      <w:r>
        <w:t xml:space="preserve">the keyword </w:t>
      </w:r>
      <w:r w:rsidRPr="00DD7AA6">
        <w:rPr>
          <w:rFonts w:ascii="Courier New" w:hAnsi="Courier New" w:cs="Courier New"/>
          <w:b/>
        </w:rPr>
        <w:t>this</w:t>
      </w:r>
      <w:r w:rsidRPr="00E77497">
        <w:t xml:space="preserve"> using the LexicalEnvironment of the </w:t>
      </w:r>
      <w:r>
        <w:t>running</w:t>
      </w:r>
      <w:r w:rsidRPr="00E77497">
        <w:t xml:space="preserve"> execution context. </w:t>
      </w:r>
      <w:r w:rsidRPr="002448AD">
        <w:rPr>
          <w:rFonts w:cs="Arial"/>
        </w:rPr>
        <w:t>ThisResolution</w:t>
      </w:r>
      <w:r>
        <w:t xml:space="preserve"> </w:t>
      </w:r>
      <w:r w:rsidRPr="00E77497">
        <w:t>perform</w:t>
      </w:r>
      <w:r>
        <w:t>s</w:t>
      </w:r>
      <w:r w:rsidRPr="00E77497">
        <w:t xml:space="preserve"> the following </w:t>
      </w:r>
      <w:r>
        <w:t>steps</w:t>
      </w:r>
      <w:r w:rsidRPr="00E77497">
        <w:t>:</w:t>
      </w:r>
    </w:p>
    <w:p w14:paraId="46AF5A4B" w14:textId="77777777" w:rsidR="003A4A57" w:rsidRPr="00E77497" w:rsidRDefault="003A4A57" w:rsidP="003A4A57">
      <w:pPr>
        <w:pStyle w:val="Alg4"/>
        <w:numPr>
          <w:ilvl w:val="0"/>
          <w:numId w:val="786"/>
        </w:numPr>
      </w:pPr>
      <w:r w:rsidRPr="00E77497">
        <w:t xml:space="preserve">Let </w:t>
      </w:r>
      <w:r>
        <w:rPr>
          <w:i/>
        </w:rPr>
        <w:t>env</w:t>
      </w:r>
      <w:r>
        <w:t xml:space="preserve"> be the result of performing the GetThisEnvironment abstract operation</w:t>
      </w:r>
      <w:r w:rsidRPr="00E77497">
        <w:t>.</w:t>
      </w:r>
    </w:p>
    <w:p w14:paraId="5027BB73" w14:textId="77777777" w:rsidR="003A4A57" w:rsidRPr="00E77497" w:rsidRDefault="003A4A57" w:rsidP="003A4A57">
      <w:pPr>
        <w:pStyle w:val="Alg4"/>
        <w:numPr>
          <w:ilvl w:val="0"/>
          <w:numId w:val="786"/>
        </w:numPr>
        <w:spacing w:after="120"/>
      </w:pPr>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14:paraId="1F4EFA34" w14:textId="77777777" w:rsidR="003A4A57" w:rsidRPr="00E77497" w:rsidRDefault="003A4A57" w:rsidP="003A4A57">
      <w:pPr>
        <w:pStyle w:val="30"/>
      </w:pPr>
      <w:bookmarkStart w:id="489" w:name="_Toc366141798"/>
      <w:r>
        <w:t>GetGlobalObject</w:t>
      </w:r>
      <w:bookmarkEnd w:id="489"/>
    </w:p>
    <w:p w14:paraId="33E1650C" w14:textId="77777777" w:rsidR="003A4A57" w:rsidRPr="00E77497" w:rsidRDefault="003A4A57" w:rsidP="003A4A57">
      <w:r>
        <w:t xml:space="preserve">The abstract operation </w:t>
      </w:r>
      <w:r>
        <w:rPr>
          <w:rFonts w:ascii="Times New Roman" w:hAnsi="Times New Roman"/>
        </w:rPr>
        <w:t>GetGlobalObject</w:t>
      </w:r>
      <w:r w:rsidRPr="00E77497">
        <w:t xml:space="preserve"> </w:t>
      </w:r>
      <w:r>
        <w:t xml:space="preserve">returns the global object used by the currently running execution context. </w:t>
      </w:r>
      <w:r>
        <w:rPr>
          <w:rFonts w:ascii="Times New Roman" w:hAnsi="Times New Roman"/>
        </w:rPr>
        <w:t>GetGlobalObject</w:t>
      </w:r>
      <w:r w:rsidRPr="00E77497">
        <w:t xml:space="preserve"> </w:t>
      </w:r>
      <w:r>
        <w:t>performs the following steps</w:t>
      </w:r>
      <w:r w:rsidRPr="00E77497">
        <w:t>:</w:t>
      </w:r>
    </w:p>
    <w:p w14:paraId="68EE5420" w14:textId="77777777" w:rsidR="003A4A57" w:rsidRDefault="003A4A57" w:rsidP="003A4A57">
      <w:pPr>
        <w:pStyle w:val="Alg4"/>
        <w:numPr>
          <w:ilvl w:val="0"/>
          <w:numId w:val="154"/>
        </w:numPr>
      </w:pPr>
      <w:r>
        <w:t xml:space="preserve">Let </w:t>
      </w:r>
      <w:r w:rsidRPr="008E7C39">
        <w:rPr>
          <w:i/>
          <w:iCs/>
        </w:rPr>
        <w:t>ctx</w:t>
      </w:r>
      <w:r>
        <w:t xml:space="preserve"> be the running execution context. </w:t>
      </w:r>
    </w:p>
    <w:p w14:paraId="1A1E3681" w14:textId="77777777" w:rsidR="003A4A57" w:rsidRDefault="003A4A57" w:rsidP="003A4A57">
      <w:pPr>
        <w:pStyle w:val="Alg4"/>
        <w:numPr>
          <w:ilvl w:val="0"/>
          <w:numId w:val="154"/>
        </w:numPr>
      </w:pPr>
      <w:r>
        <w:t xml:space="preserve">Let </w:t>
      </w:r>
      <w:r>
        <w:rPr>
          <w:i/>
          <w:iCs/>
        </w:rPr>
        <w:t>current</w:t>
      </w:r>
      <w:r w:rsidRPr="00A01ED4">
        <w:rPr>
          <w:i/>
          <w:iCs/>
        </w:rPr>
        <w:t>Realm</w:t>
      </w:r>
      <w:r>
        <w:t xml:space="preserve"> be</w:t>
      </w:r>
      <w:r>
        <w:rPr>
          <w:i/>
          <w:iCs/>
        </w:rPr>
        <w:t xml:space="preserve"> ctx’s</w:t>
      </w:r>
      <w:r>
        <w:t xml:space="preserve"> Realm.</w:t>
      </w:r>
    </w:p>
    <w:p w14:paraId="141DB567" w14:textId="77777777" w:rsidR="003A4A57" w:rsidRDefault="003A4A57" w:rsidP="003A4A57">
      <w:pPr>
        <w:pStyle w:val="Alg4"/>
        <w:numPr>
          <w:ilvl w:val="0"/>
          <w:numId w:val="154"/>
        </w:numPr>
      </w:pPr>
      <w:r>
        <w:t xml:space="preserve">Return </w:t>
      </w:r>
      <w:r>
        <w:rPr>
          <w:i/>
          <w:iCs/>
        </w:rPr>
        <w:t>current</w:t>
      </w:r>
      <w:r w:rsidRPr="00A01ED4">
        <w:rPr>
          <w:i/>
          <w:iCs/>
        </w:rPr>
        <w:t>Realm</w:t>
      </w:r>
      <w:r w:rsidRPr="000817D3">
        <w:t>.</w:t>
      </w:r>
      <w:r>
        <w:t>[[globalThis]].</w:t>
      </w:r>
    </w:p>
    <w:p w14:paraId="52C4EF48" w14:textId="77777777" w:rsidR="005D37A2" w:rsidRDefault="005D37A2" w:rsidP="005D37A2">
      <w:pPr>
        <w:pStyle w:val="1"/>
      </w:pPr>
      <w:bookmarkStart w:id="490" w:name="_Ref365538546"/>
      <w:bookmarkStart w:id="491" w:name="_Toc366141799"/>
      <w:r>
        <w:t>ECMAScript Ordinary and Exotic Objects Behaviors</w:t>
      </w:r>
      <w:bookmarkEnd w:id="490"/>
      <w:bookmarkEnd w:id="491"/>
    </w:p>
    <w:p w14:paraId="681C8634" w14:textId="77777777" w:rsidR="005D37A2" w:rsidRPr="00E77497" w:rsidRDefault="005D37A2" w:rsidP="005D37A2">
      <w:pPr>
        <w:pStyle w:val="20"/>
      </w:pPr>
      <w:bookmarkStart w:id="492" w:name="_Ref365529298"/>
      <w:bookmarkStart w:id="493" w:name="_Ref365531715"/>
      <w:bookmarkStart w:id="494" w:name="_Ref365531997"/>
      <w:bookmarkStart w:id="495" w:name="_Ref365532079"/>
      <w:bookmarkStart w:id="496" w:name="_Ref365532589"/>
      <w:bookmarkStart w:id="497" w:name="_Ref365537541"/>
      <w:bookmarkStart w:id="498" w:name="_Ref365537907"/>
      <w:bookmarkStart w:id="499" w:name="_Ref365538212"/>
      <w:bookmarkStart w:id="500" w:name="_Ref365538276"/>
      <w:bookmarkStart w:id="501" w:name="_Ref365538313"/>
      <w:bookmarkStart w:id="502" w:name="_Ref365538343"/>
      <w:bookmarkStart w:id="503" w:name="_Ref365538457"/>
      <w:bookmarkStart w:id="504" w:name="_Ref365538567"/>
      <w:bookmarkStart w:id="505" w:name="_Toc366141800"/>
      <w:r>
        <w:t>Ordinary</w:t>
      </w:r>
      <w:r w:rsidRPr="00E77497">
        <w:t xml:space="preserve"> Object Internal Methods</w:t>
      </w:r>
      <w:r>
        <w:t xml:space="preserve"> and Internal Data Properties</w:t>
      </w:r>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14:paraId="29556C0F" w14:textId="77777777" w:rsidR="005D37A2" w:rsidRPr="00E77497" w:rsidRDefault="005D37A2" w:rsidP="005D37A2">
      <w:r w:rsidRPr="00E77497">
        <w:t xml:space="preserve">All </w:t>
      </w:r>
      <w:r>
        <w:t xml:space="preserve">ordinary </w:t>
      </w:r>
      <w:r w:rsidRPr="00E77497">
        <w:t xml:space="preserve">objects have an internal </w:t>
      </w:r>
      <w:r>
        <w:t xml:space="preserve">data </w:t>
      </w:r>
      <w:r w:rsidRPr="00E77497">
        <w:t xml:space="preserve">property called [[Prototype]]. The value of this property is either </w:t>
      </w:r>
      <w:r w:rsidRPr="00E77497">
        <w:rPr>
          <w:b/>
        </w:rPr>
        <w:t>null</w:t>
      </w:r>
      <w:r w:rsidRPr="00E77497">
        <w:t xml:space="preserve"> or an object and is used for implementing inheritance.  </w:t>
      </w:r>
      <w:r>
        <w:t>D</w:t>
      </w:r>
      <w:r w:rsidRPr="00E77497">
        <w:t xml:space="preserve">ata properties of the [[Prototype]] object are inherited (are visible as properties of the child object) for the purposes of get access, but not for </w:t>
      </w:r>
      <w:r>
        <w:t>set</w:t>
      </w:r>
      <w:r w:rsidRPr="00E77497">
        <w:t xml:space="preserve"> access. </w:t>
      </w:r>
      <w:r>
        <w:t>A</w:t>
      </w:r>
      <w:r w:rsidRPr="00E77497">
        <w:t xml:space="preserve">ccessor properties are inherited for both get access and </w:t>
      </w:r>
      <w:r>
        <w:t>set</w:t>
      </w:r>
      <w:r w:rsidRPr="00E77497">
        <w:t xml:space="preserve"> access.</w:t>
      </w:r>
    </w:p>
    <w:p w14:paraId="4D1F35E5" w14:textId="77777777" w:rsidR="005D37A2" w:rsidRDefault="005D37A2" w:rsidP="005D37A2">
      <w:r w:rsidRPr="00E77497">
        <w:t>Every</w:t>
      </w:r>
      <w:r w:rsidRPr="00CE11F6">
        <w:t xml:space="preserve"> </w:t>
      </w:r>
      <w:r>
        <w:t>ordinary</w:t>
      </w:r>
      <w:r w:rsidRPr="00E77497">
        <w:t xml:space="preserve"> ECMAScript object has a Boolean-valued [[Extensible]] internal </w:t>
      </w:r>
      <w:r>
        <w:t xml:space="preserve">data </w:t>
      </w:r>
      <w:r w:rsidRPr="00E77497">
        <w:t>property that controls whether or not properties may be added to the object. If the value of the [[Extensible]] internal</w:t>
      </w:r>
      <w:r>
        <w:t xml:space="preserve"> data</w:t>
      </w:r>
      <w:r w:rsidRPr="00E77497">
        <w:t xml:space="preserve"> property is </w:t>
      </w:r>
      <w:r w:rsidRPr="00E77497">
        <w:rPr>
          <w:b/>
        </w:rPr>
        <w:t>false</w:t>
      </w:r>
      <w:r w:rsidRPr="00E77497">
        <w:t xml:space="preserve"> then additional properties may not be added to the object.  In addition, if [[Extensible]] is </w:t>
      </w:r>
      <w:r w:rsidRPr="00E77497">
        <w:rPr>
          <w:b/>
        </w:rPr>
        <w:t>false</w:t>
      </w:r>
      <w:r w:rsidRPr="00E77497">
        <w:t xml:space="preserve"> the value of [[Prototype]] internal </w:t>
      </w:r>
      <w:r>
        <w:t xml:space="preserve">data </w:t>
      </w:r>
      <w:r w:rsidRPr="00E77497">
        <w:t xml:space="preserve">properties of the object may not be modified.  Once the value of an </w:t>
      </w:r>
      <w:r>
        <w:t xml:space="preserve">object’s </w:t>
      </w:r>
      <w:r w:rsidRPr="00E77497">
        <w:t xml:space="preserve">[[Extensible]] internal </w:t>
      </w:r>
      <w:r>
        <w:t xml:space="preserve">data </w:t>
      </w:r>
      <w:r w:rsidRPr="00E77497">
        <w:t xml:space="preserve">property has been set to </w:t>
      </w:r>
      <w:r w:rsidRPr="00E77497">
        <w:rPr>
          <w:b/>
        </w:rPr>
        <w:t>false</w:t>
      </w:r>
      <w:r w:rsidRPr="00E77497">
        <w:t xml:space="preserve"> it may not be subsequently changed to </w:t>
      </w:r>
      <w:r w:rsidRPr="00E77497">
        <w:rPr>
          <w:b/>
        </w:rPr>
        <w:t>true</w:t>
      </w:r>
      <w:r w:rsidRPr="00E77497">
        <w:t>.</w:t>
      </w:r>
    </w:p>
    <w:p w14:paraId="41635FBE" w14:textId="77777777" w:rsidR="005D37A2" w:rsidRPr="00E77497" w:rsidRDefault="005D37A2" w:rsidP="005D37A2">
      <w:r w:rsidRPr="00E77497">
        <w:t xml:space="preserve">In the following algorithm descriptions, assume </w:t>
      </w:r>
      <w:r w:rsidRPr="00E77497">
        <w:rPr>
          <w:rFonts w:ascii="Times New Roman" w:hAnsi="Times New Roman"/>
          <w:i/>
        </w:rPr>
        <w:t>O</w:t>
      </w:r>
      <w:r w:rsidRPr="00E77497">
        <w:t xml:space="preserve"> is a</w:t>
      </w:r>
      <w:r>
        <w:t>n</w:t>
      </w:r>
      <w:r w:rsidRPr="00E77497">
        <w:t xml:space="preserve"> </w:t>
      </w:r>
      <w:r>
        <w:t>ordinary</w:t>
      </w:r>
      <w:r w:rsidRPr="00E77497">
        <w:t xml:space="preserve"> ECMAScript object, </w:t>
      </w:r>
      <w:r w:rsidRPr="00E77497">
        <w:rPr>
          <w:rFonts w:ascii="Times New Roman" w:hAnsi="Times New Roman"/>
          <w:i/>
        </w:rPr>
        <w:t>P</w:t>
      </w:r>
      <w:r w:rsidRPr="00E77497">
        <w:t xml:space="preserve"> is a </w:t>
      </w:r>
      <w:r>
        <w:t>property key value</w:t>
      </w:r>
      <w:r w:rsidRPr="00E77497">
        <w:t xml:space="preserve">, </w:t>
      </w:r>
      <w:r w:rsidRPr="00176804">
        <w:rPr>
          <w:rFonts w:ascii="Times New Roman" w:hAnsi="Times New Roman"/>
          <w:i/>
          <w:iCs/>
        </w:rPr>
        <w:t>V</w:t>
      </w:r>
      <w:r>
        <w:t xml:space="preserve">  is any ECMAScript language value, and </w:t>
      </w:r>
      <w:r w:rsidRPr="00E74C84">
        <w:rPr>
          <w:rFonts w:ascii="Times New Roman" w:hAnsi="Times New Roman"/>
          <w:i/>
          <w:iCs/>
        </w:rPr>
        <w:t>Desc</w:t>
      </w:r>
      <w:r w:rsidRPr="00E77497">
        <w:t xml:space="preserve"> is a Property Description record.</w:t>
      </w:r>
    </w:p>
    <w:p w14:paraId="1C5CD5CA" w14:textId="77777777" w:rsidR="005D37A2" w:rsidRPr="00E77497" w:rsidRDefault="005D37A2" w:rsidP="005D37A2">
      <w:pPr>
        <w:pStyle w:val="30"/>
      </w:pPr>
      <w:bookmarkStart w:id="506" w:name="_Toc366141801"/>
      <w:r w:rsidRPr="00E77497">
        <w:t>[[</w:t>
      </w:r>
      <w:r>
        <w:t>GetInheritance</w:t>
      </w:r>
      <w:r w:rsidRPr="00E77497">
        <w:t>]] (</w:t>
      </w:r>
      <w:r>
        <w:t xml:space="preserve"> </w:t>
      </w:r>
      <w:r w:rsidRPr="00E77497">
        <w:t>)</w:t>
      </w:r>
      <w:bookmarkEnd w:id="506"/>
    </w:p>
    <w:p w14:paraId="30827116" w14:textId="77777777" w:rsidR="005D37A2" w:rsidRPr="00E77497" w:rsidRDefault="005D37A2" w:rsidP="005D37A2">
      <w:r w:rsidRPr="00E77497">
        <w:t>When the [[</w:t>
      </w:r>
      <w:r>
        <w:t>GetInheritance</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14:paraId="17393681" w14:textId="77777777" w:rsidR="005D37A2" w:rsidRPr="00E77497" w:rsidRDefault="005D37A2" w:rsidP="005D37A2">
      <w:pPr>
        <w:pStyle w:val="Alg4"/>
        <w:numPr>
          <w:ilvl w:val="0"/>
          <w:numId w:val="697"/>
        </w:numPr>
        <w:spacing w:after="240"/>
      </w:pPr>
      <w:r w:rsidRPr="00E77497">
        <w:t xml:space="preserve">Return </w:t>
      </w:r>
      <w:r>
        <w:rPr>
          <w:iCs/>
        </w:rPr>
        <w:t xml:space="preserve">the value of the [[Prototype]] internal </w:t>
      </w:r>
      <w:r>
        <w:t xml:space="preserve">data </w:t>
      </w:r>
      <w:r>
        <w:rPr>
          <w:iCs/>
        </w:rPr>
        <w:t xml:space="preserve">property of </w:t>
      </w:r>
      <w:r>
        <w:rPr>
          <w:i/>
        </w:rPr>
        <w:t>O</w:t>
      </w:r>
      <w:r w:rsidRPr="00E77497">
        <w:t>.</w:t>
      </w:r>
    </w:p>
    <w:p w14:paraId="08ECC0B8" w14:textId="77777777" w:rsidR="005D37A2" w:rsidRPr="00E77497" w:rsidRDefault="005D37A2" w:rsidP="005D37A2">
      <w:pPr>
        <w:pStyle w:val="30"/>
      </w:pPr>
      <w:bookmarkStart w:id="507" w:name="_Toc366141802"/>
      <w:r w:rsidRPr="00E77497">
        <w:t>[[</w:t>
      </w:r>
      <w:r>
        <w:t>SetInheritance</w:t>
      </w:r>
      <w:r w:rsidRPr="00E77497">
        <w:t>]] (</w:t>
      </w:r>
      <w:r>
        <w:t>V</w:t>
      </w:r>
      <w:r w:rsidRPr="00E77497">
        <w:t>)</w:t>
      </w:r>
      <w:bookmarkEnd w:id="507"/>
    </w:p>
    <w:p w14:paraId="7DA9FBC0" w14:textId="77777777" w:rsidR="005D37A2" w:rsidRPr="00E77497" w:rsidRDefault="005D37A2" w:rsidP="005D37A2">
      <w:r w:rsidRPr="00E77497">
        <w:t>When the [[</w:t>
      </w:r>
      <w:r>
        <w:t>SetInheritance</w:t>
      </w:r>
      <w:r w:rsidRPr="00E77497">
        <w:t xml:space="preserve">]] internal method of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p>
    <w:p w14:paraId="7D2BFBB1" w14:textId="77777777" w:rsidR="005D37A2" w:rsidRPr="00E77497" w:rsidDel="004372C5" w:rsidRDefault="005D37A2" w:rsidP="005D37A2">
      <w:pPr>
        <w:pStyle w:val="Alg4"/>
        <w:numPr>
          <w:ilvl w:val="0"/>
          <w:numId w:val="1121"/>
        </w:numPr>
        <w:spacing w:before="240"/>
      </w:pPr>
      <w:r>
        <w:t>Assert: Either Type(</w:t>
      </w:r>
      <w:r>
        <w:rPr>
          <w:i/>
          <w:iCs/>
        </w:rPr>
        <w:t>V</w:t>
      </w:r>
      <w:r>
        <w:t>) is Object or Type(</w:t>
      </w:r>
      <w:r>
        <w:rPr>
          <w:i/>
          <w:iCs/>
        </w:rPr>
        <w:t>V</w:t>
      </w:r>
      <w:r>
        <w:t>) is Null</w:t>
      </w:r>
      <w:r w:rsidRPr="00E77497" w:rsidDel="004372C5">
        <w:t>.</w:t>
      </w:r>
    </w:p>
    <w:p w14:paraId="1B63BAC0" w14:textId="77777777" w:rsidR="005D37A2" w:rsidRPr="00A33491" w:rsidRDefault="005D37A2" w:rsidP="005D37A2">
      <w:pPr>
        <w:numPr>
          <w:ilvl w:val="0"/>
          <w:numId w:val="112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14:paraId="5C001E8E" w14:textId="77777777" w:rsidR="005D37A2" w:rsidRDefault="005D37A2" w:rsidP="005D37A2">
      <w:pPr>
        <w:pStyle w:val="Alg4"/>
        <w:numPr>
          <w:ilvl w:val="0"/>
          <w:numId w:val="1121"/>
        </w:numPr>
        <w:contextualSpacing/>
      </w:pPr>
      <w:r>
        <w:t xml:space="preserve">Let </w:t>
      </w:r>
      <w:r>
        <w:rPr>
          <w:i/>
          <w:iCs/>
        </w:rPr>
        <w:t>current</w:t>
      </w:r>
      <w:r>
        <w:t xml:space="preserve"> be the value of the </w:t>
      </w:r>
      <w:r>
        <w:rPr>
          <w:iCs/>
        </w:rPr>
        <w:t xml:space="preserve">[[Prototype]] internal data property of </w:t>
      </w:r>
      <w:r>
        <w:rPr>
          <w:i/>
        </w:rPr>
        <w:t>O</w:t>
      </w:r>
      <w:r>
        <w:t>.</w:t>
      </w:r>
    </w:p>
    <w:p w14:paraId="0BA12061" w14:textId="77777777" w:rsidR="005D37A2" w:rsidRDefault="005D37A2" w:rsidP="005D37A2">
      <w:pPr>
        <w:pStyle w:val="Alg4"/>
        <w:numPr>
          <w:ilvl w:val="0"/>
          <w:numId w:val="1121"/>
        </w:numPr>
        <w:ind w:left="403" w:hanging="403"/>
        <w:contextualSpacing/>
      </w:pPr>
      <w:r>
        <w:t>If SameValue(</w:t>
      </w:r>
      <w:r>
        <w:rPr>
          <w:i/>
          <w:iCs/>
        </w:rPr>
        <w:t>V</w:t>
      </w:r>
      <w:r>
        <w:t xml:space="preserve">, </w:t>
      </w:r>
      <w:r>
        <w:rPr>
          <w:i/>
          <w:iCs/>
        </w:rPr>
        <w:t>current</w:t>
      </w:r>
      <w:r>
        <w:t xml:space="preserve">), then return </w:t>
      </w:r>
      <w:r>
        <w:rPr>
          <w:b/>
          <w:bCs/>
        </w:rPr>
        <w:t>true.</w:t>
      </w:r>
    </w:p>
    <w:p w14:paraId="3F63E734" w14:textId="77777777" w:rsidR="005D37A2" w:rsidRDefault="005D37A2" w:rsidP="005D37A2">
      <w:pPr>
        <w:pStyle w:val="Alg4"/>
        <w:numPr>
          <w:ilvl w:val="0"/>
          <w:numId w:val="1121"/>
        </w:numPr>
        <w:contextualSpacing/>
      </w:pPr>
      <w:r>
        <w:t xml:space="preserve">If </w:t>
      </w:r>
      <w:r w:rsidRPr="00A33491">
        <w:rPr>
          <w:i/>
        </w:rPr>
        <w:t>extensible</w:t>
      </w:r>
      <w:r w:rsidRPr="00A33491">
        <w:t xml:space="preserve"> </w:t>
      </w:r>
      <w:r>
        <w:t xml:space="preserve">is </w:t>
      </w:r>
      <w:r>
        <w:rPr>
          <w:b/>
          <w:bCs/>
        </w:rPr>
        <w:t>false</w:t>
      </w:r>
      <w:r>
        <w:t xml:space="preserve">, then return </w:t>
      </w:r>
      <w:r>
        <w:rPr>
          <w:b/>
          <w:bCs/>
        </w:rPr>
        <w:t>false</w:t>
      </w:r>
      <w:r>
        <w:t>.</w:t>
      </w:r>
    </w:p>
    <w:p w14:paraId="76A9980B" w14:textId="77777777" w:rsidR="005D37A2" w:rsidRDefault="005D37A2" w:rsidP="005D37A2">
      <w:pPr>
        <w:pStyle w:val="Alg4"/>
        <w:numPr>
          <w:ilvl w:val="0"/>
          <w:numId w:val="1121"/>
        </w:numPr>
        <w:contextualSpacing/>
      </w:pPr>
      <w:r>
        <w:t xml:space="preserve">If </w:t>
      </w:r>
      <w:r>
        <w:rPr>
          <w:i/>
          <w:iCs/>
        </w:rPr>
        <w:t>V</w:t>
      </w:r>
      <w:r>
        <w:t xml:space="preserve"> is not </w:t>
      </w:r>
      <w:r>
        <w:rPr>
          <w:b/>
          <w:bCs/>
        </w:rPr>
        <w:t>null</w:t>
      </w:r>
      <w:r>
        <w:t>, then</w:t>
      </w:r>
    </w:p>
    <w:p w14:paraId="633ADC40" w14:textId="77777777" w:rsidR="005D37A2" w:rsidRDefault="005D37A2" w:rsidP="005D37A2">
      <w:pPr>
        <w:pStyle w:val="Alg4"/>
        <w:numPr>
          <w:ilvl w:val="1"/>
          <w:numId w:val="1121"/>
        </w:numPr>
        <w:contextualSpacing/>
      </w:pPr>
      <w:r>
        <w:t xml:space="preserve">Let </w:t>
      </w:r>
      <w:r>
        <w:rPr>
          <w:i/>
          <w:iCs/>
        </w:rPr>
        <w:t>p</w:t>
      </w:r>
      <w:r>
        <w:t xml:space="preserve"> be </w:t>
      </w:r>
      <w:r>
        <w:rPr>
          <w:i/>
          <w:iCs/>
        </w:rPr>
        <w:t>V</w:t>
      </w:r>
      <w:r>
        <w:t>.</w:t>
      </w:r>
    </w:p>
    <w:p w14:paraId="64205FA2" w14:textId="77777777" w:rsidR="005D37A2" w:rsidRDefault="005D37A2" w:rsidP="005D37A2">
      <w:pPr>
        <w:pStyle w:val="Alg4"/>
        <w:numPr>
          <w:ilvl w:val="1"/>
          <w:numId w:val="1121"/>
        </w:numPr>
        <w:contextualSpacing/>
      </w:pPr>
      <w:r>
        <w:t xml:space="preserve">Repeat, while </w:t>
      </w:r>
      <w:r>
        <w:rPr>
          <w:i/>
          <w:iCs/>
        </w:rPr>
        <w:t>p</w:t>
      </w:r>
      <w:r>
        <w:t xml:space="preserve"> is not </w:t>
      </w:r>
      <w:r>
        <w:rPr>
          <w:b/>
          <w:bCs/>
        </w:rPr>
        <w:t>null</w:t>
      </w:r>
    </w:p>
    <w:p w14:paraId="4901C8A1" w14:textId="77777777" w:rsidR="005D37A2" w:rsidRDefault="005D37A2" w:rsidP="005D37A2">
      <w:pPr>
        <w:pStyle w:val="Alg4"/>
        <w:numPr>
          <w:ilvl w:val="2"/>
          <w:numId w:val="1121"/>
        </w:numPr>
        <w:contextualSpacing/>
      </w:pPr>
      <w:r>
        <w:t>If SameValue(</w:t>
      </w:r>
      <w:r>
        <w:rPr>
          <w:i/>
          <w:iCs/>
        </w:rPr>
        <w:t>p</w:t>
      </w:r>
      <w:r>
        <w:t xml:space="preserve">, </w:t>
      </w:r>
      <w:r>
        <w:rPr>
          <w:i/>
          <w:iCs/>
        </w:rPr>
        <w:t>O</w:t>
      </w:r>
      <w:r>
        <w:t xml:space="preserve">) is </w:t>
      </w:r>
      <w:r w:rsidRPr="004271AC">
        <w:rPr>
          <w:b/>
          <w:bCs/>
        </w:rPr>
        <w:t>true</w:t>
      </w:r>
      <w:r>
        <w:t xml:space="preserve">, then return </w:t>
      </w:r>
      <w:r>
        <w:rPr>
          <w:b/>
          <w:bCs/>
        </w:rPr>
        <w:t>false</w:t>
      </w:r>
      <w:r>
        <w:t>.</w:t>
      </w:r>
    </w:p>
    <w:p w14:paraId="647AAF37" w14:textId="77777777" w:rsidR="005D37A2" w:rsidRDefault="005D37A2" w:rsidP="005D37A2">
      <w:pPr>
        <w:pStyle w:val="Alg4"/>
        <w:numPr>
          <w:ilvl w:val="2"/>
          <w:numId w:val="1121"/>
        </w:numPr>
        <w:contextualSpacing/>
      </w:pPr>
      <w:r>
        <w:t xml:space="preserve">Let </w:t>
      </w:r>
      <w:r>
        <w:rPr>
          <w:i/>
          <w:iCs/>
        </w:rPr>
        <w:t>nextp</w:t>
      </w:r>
      <w:r>
        <w:t xml:space="preserve"> be the result of calling the [[GetInheritance]] internal method of </w:t>
      </w:r>
      <w:r>
        <w:rPr>
          <w:i/>
          <w:iCs/>
        </w:rPr>
        <w:t>p</w:t>
      </w:r>
      <w:r>
        <w:t xml:space="preserve"> with no arguments.</w:t>
      </w:r>
    </w:p>
    <w:p w14:paraId="51A0ABF1" w14:textId="77777777" w:rsidR="005D37A2" w:rsidRDefault="005D37A2" w:rsidP="005D37A2">
      <w:pPr>
        <w:pStyle w:val="Alg4"/>
        <w:numPr>
          <w:ilvl w:val="2"/>
          <w:numId w:val="1121"/>
        </w:numPr>
        <w:contextualSpacing/>
      </w:pPr>
      <w:r>
        <w:t>ReturnIfAbrupt(</w:t>
      </w:r>
      <w:r>
        <w:rPr>
          <w:i/>
          <w:iCs/>
        </w:rPr>
        <w:t>nextp</w:t>
      </w:r>
      <w:r>
        <w:t>).</w:t>
      </w:r>
    </w:p>
    <w:p w14:paraId="1BF12A06" w14:textId="77777777" w:rsidR="005D37A2" w:rsidRDefault="005D37A2" w:rsidP="005D37A2">
      <w:pPr>
        <w:pStyle w:val="Alg4"/>
        <w:numPr>
          <w:ilvl w:val="2"/>
          <w:numId w:val="1121"/>
        </w:numPr>
        <w:contextualSpacing/>
      </w:pPr>
      <w:r>
        <w:t xml:space="preserve">Let </w:t>
      </w:r>
      <w:r>
        <w:rPr>
          <w:i/>
          <w:iCs/>
        </w:rPr>
        <w:t xml:space="preserve"> p</w:t>
      </w:r>
      <w:r>
        <w:t xml:space="preserve"> be </w:t>
      </w:r>
      <w:r>
        <w:rPr>
          <w:i/>
          <w:iCs/>
        </w:rPr>
        <w:t>nextp</w:t>
      </w:r>
      <w:r>
        <w:t>.</w:t>
      </w:r>
    </w:p>
    <w:p w14:paraId="0DE5EA1F" w14:textId="77777777" w:rsidR="005D37A2" w:rsidRPr="00E77497" w:rsidRDefault="005D37A2" w:rsidP="005D37A2">
      <w:pPr>
        <w:pStyle w:val="Alg4"/>
        <w:numPr>
          <w:ilvl w:val="0"/>
          <w:numId w:val="1121"/>
        </w:numPr>
        <w:contextualSpacing/>
      </w:pPr>
      <w:r>
        <w:t>Set</w:t>
      </w:r>
      <w:r w:rsidRPr="00E77497">
        <w:t xml:space="preserve"> </w:t>
      </w:r>
      <w:r>
        <w:rPr>
          <w:iCs/>
        </w:rPr>
        <w:t xml:space="preserve">the value of the [[Prototype]] internal data property of </w:t>
      </w:r>
      <w:r>
        <w:rPr>
          <w:i/>
        </w:rPr>
        <w:t>O</w:t>
      </w:r>
      <w:r>
        <w:rPr>
          <w:iCs/>
        </w:rPr>
        <w:t xml:space="preserve"> to </w:t>
      </w:r>
      <w:r>
        <w:rPr>
          <w:i/>
        </w:rPr>
        <w:t>V</w:t>
      </w:r>
      <w:r w:rsidRPr="00E77497">
        <w:t>.</w:t>
      </w:r>
    </w:p>
    <w:p w14:paraId="485354BE" w14:textId="77777777" w:rsidR="005D37A2" w:rsidRPr="00A33491" w:rsidRDefault="005D37A2" w:rsidP="005D37A2">
      <w:pPr>
        <w:numPr>
          <w:ilvl w:val="0"/>
          <w:numId w:val="1121"/>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14:paraId="3FE6E0AE" w14:textId="77777777" w:rsidR="005D37A2" w:rsidRPr="00E77497" w:rsidRDefault="005D37A2" w:rsidP="005D37A2">
      <w:pPr>
        <w:pStyle w:val="30"/>
      </w:pPr>
      <w:bookmarkStart w:id="508" w:name="_Toc366141803"/>
      <w:r w:rsidRPr="00E77497">
        <w:t>[[</w:t>
      </w:r>
      <w:r>
        <w:t>IsExtensible</w:t>
      </w:r>
      <w:r w:rsidRPr="00E77497">
        <w:t>]] (</w:t>
      </w:r>
      <w:r>
        <w:t xml:space="preserve"> </w:t>
      </w:r>
      <w:r w:rsidRPr="00E77497">
        <w:t>)</w:t>
      </w:r>
      <w:bookmarkEnd w:id="508"/>
    </w:p>
    <w:p w14:paraId="17463D05" w14:textId="77777777" w:rsidR="005D37A2" w:rsidRPr="00E77497" w:rsidRDefault="005D37A2" w:rsidP="005D37A2">
      <w:r w:rsidRPr="00E77497">
        <w:t>When the [[</w:t>
      </w:r>
      <w:r>
        <w:t>Is</w:t>
      </w:r>
      <w:r w:rsidRPr="001912A3">
        <w:t>Extensible</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14:paraId="7C9F9911" w14:textId="77777777" w:rsidR="005D37A2" w:rsidRDefault="005D37A2" w:rsidP="005D37A2">
      <w:pPr>
        <w:pStyle w:val="Alg4"/>
        <w:numPr>
          <w:ilvl w:val="0"/>
          <w:numId w:val="1122"/>
        </w:numPr>
        <w:spacing w:after="240"/>
      </w:pPr>
      <w:r w:rsidRPr="00E77497">
        <w:t xml:space="preserve">Return </w:t>
      </w:r>
      <w:r>
        <w:rPr>
          <w:iCs/>
        </w:rPr>
        <w:t>the value of the [[</w:t>
      </w:r>
      <w:r w:rsidRPr="001912A3">
        <w:rPr>
          <w:iCs/>
        </w:rPr>
        <w:t>Extensible</w:t>
      </w:r>
      <w:r>
        <w:rPr>
          <w:iCs/>
        </w:rPr>
        <w:t xml:space="preserve">]] internal data property of </w:t>
      </w:r>
      <w:r>
        <w:rPr>
          <w:i/>
        </w:rPr>
        <w:t>O</w:t>
      </w:r>
      <w:r w:rsidRPr="00E77497">
        <w:t>.</w:t>
      </w:r>
    </w:p>
    <w:p w14:paraId="11C0207B" w14:textId="77777777" w:rsidR="005D37A2" w:rsidRPr="00E77497" w:rsidRDefault="005D37A2" w:rsidP="005D37A2">
      <w:pPr>
        <w:pStyle w:val="30"/>
      </w:pPr>
      <w:bookmarkStart w:id="509" w:name="_Toc366141804"/>
      <w:r w:rsidRPr="00E77497">
        <w:t>[[</w:t>
      </w:r>
      <w:r>
        <w:t>PreventExtensions</w:t>
      </w:r>
      <w:r w:rsidRPr="00E77497">
        <w:t xml:space="preserve">]] </w:t>
      </w:r>
      <w:r>
        <w:t xml:space="preserve"> </w:t>
      </w:r>
      <w:r w:rsidRPr="00E77497">
        <w:t>(</w:t>
      </w:r>
      <w:r>
        <w:t xml:space="preserve"> </w:t>
      </w:r>
      <w:r w:rsidRPr="00E77497">
        <w:t>)</w:t>
      </w:r>
      <w:bookmarkEnd w:id="509"/>
    </w:p>
    <w:p w14:paraId="12AAD98A" w14:textId="77777777" w:rsidR="005D37A2" w:rsidRPr="00E77497" w:rsidRDefault="005D37A2" w:rsidP="005D37A2">
      <w:r w:rsidRPr="00E77497">
        <w:t>When the [[</w:t>
      </w:r>
      <w:r>
        <w:t>PreventExtensions</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14:paraId="3F684838" w14:textId="77777777" w:rsidR="005D37A2" w:rsidRPr="00E77497" w:rsidRDefault="005D37A2" w:rsidP="005D37A2">
      <w:pPr>
        <w:pStyle w:val="Alg4"/>
        <w:numPr>
          <w:ilvl w:val="0"/>
          <w:numId w:val="1123"/>
        </w:numPr>
      </w:pPr>
      <w:r>
        <w:t>Set</w:t>
      </w:r>
      <w:r w:rsidRPr="00E77497">
        <w:t xml:space="preserve"> </w:t>
      </w:r>
      <w:r>
        <w:rPr>
          <w:iCs/>
        </w:rPr>
        <w:t>the value of the [[</w:t>
      </w:r>
      <w:r w:rsidRPr="001912A3">
        <w:rPr>
          <w:iCs/>
        </w:rPr>
        <w:t>Extensible</w:t>
      </w:r>
      <w:r>
        <w:rPr>
          <w:iCs/>
        </w:rPr>
        <w:t xml:space="preserve">]] internal data property of </w:t>
      </w:r>
      <w:r>
        <w:rPr>
          <w:i/>
        </w:rPr>
        <w:t>O</w:t>
      </w:r>
      <w:r>
        <w:rPr>
          <w:iCs/>
        </w:rPr>
        <w:t xml:space="preserve"> to </w:t>
      </w:r>
      <w:r>
        <w:rPr>
          <w:b/>
          <w:bCs/>
          <w:iCs/>
        </w:rPr>
        <w:t>false</w:t>
      </w:r>
      <w:r w:rsidRPr="00E77497">
        <w:t>.</w:t>
      </w:r>
    </w:p>
    <w:p w14:paraId="1EA751F4" w14:textId="77777777" w:rsidR="005D37A2" w:rsidRPr="00DF00FF" w:rsidRDefault="005D37A2" w:rsidP="005D37A2">
      <w:pPr>
        <w:numPr>
          <w:ilvl w:val="0"/>
          <w:numId w:val="1123"/>
        </w:numPr>
        <w:spacing w:line="240" w:lineRule="auto"/>
        <w:jc w:val="left"/>
        <w:rPr>
          <w:rFonts w:ascii="Times New Roman" w:eastAsia="Times New Roman" w:hAnsi="Times New Roman"/>
          <w:b/>
          <w:bCs/>
          <w:spacing w:val="6"/>
          <w:lang w:eastAsia="en-US"/>
        </w:rPr>
      </w:pPr>
      <w:r w:rsidRPr="00DF00FF">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p>
    <w:p w14:paraId="13FFCDAB" w14:textId="77777777" w:rsidR="005D37A2" w:rsidRPr="00E77497" w:rsidRDefault="005D37A2" w:rsidP="005D37A2">
      <w:pPr>
        <w:pStyle w:val="30"/>
      </w:pPr>
      <w:r w:rsidRPr="00E77497" w:rsidDel="00D04224">
        <w:t xml:space="preserve"> </w:t>
      </w:r>
      <w:bookmarkStart w:id="510" w:name="_Ref365538382"/>
      <w:bookmarkStart w:id="511" w:name="_Ref365538765"/>
      <w:bookmarkStart w:id="512" w:name="_Toc366141805"/>
      <w:r w:rsidRPr="00E77497">
        <w:t>[[</w:t>
      </w:r>
      <w:r>
        <w:t>Has</w:t>
      </w:r>
      <w:r w:rsidRPr="00E77497">
        <w:t>OwnProperty]] (P)</w:t>
      </w:r>
      <w:bookmarkEnd w:id="510"/>
      <w:bookmarkEnd w:id="511"/>
      <w:bookmarkEnd w:id="512"/>
    </w:p>
    <w:p w14:paraId="5781CC4C" w14:textId="77777777" w:rsidR="005D37A2" w:rsidRPr="00E77497" w:rsidRDefault="005D37A2" w:rsidP="005D37A2">
      <w:r w:rsidRPr="00E77497">
        <w:t>When the [[</w:t>
      </w:r>
      <w:r>
        <w:t>Has</w:t>
      </w:r>
      <w:r w:rsidRPr="00E77497">
        <w:t xml:space="preserv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29875BC6" w14:textId="77777777" w:rsidR="005D37A2" w:rsidRPr="00E77497" w:rsidDel="004372C5" w:rsidRDefault="005D37A2" w:rsidP="005D37A2">
      <w:pPr>
        <w:pStyle w:val="Alg4"/>
        <w:numPr>
          <w:ilvl w:val="0"/>
          <w:numId w:val="1124"/>
        </w:numPr>
        <w:spacing w:before="240"/>
        <w:contextualSpacing/>
      </w:pPr>
      <w:r>
        <w:t>Assert: IsPropertyKey(</w:t>
      </w:r>
      <w:r>
        <w:rPr>
          <w:i/>
          <w:iCs/>
        </w:rPr>
        <w:t>P</w:t>
      </w:r>
      <w:r>
        <w:t xml:space="preserve">) is </w:t>
      </w:r>
      <w:r w:rsidRPr="00B40933">
        <w:rPr>
          <w:b/>
          <w:bCs/>
        </w:rPr>
        <w:t>true</w:t>
      </w:r>
      <w:r w:rsidRPr="00E77497" w:rsidDel="004372C5">
        <w:t>.</w:t>
      </w:r>
    </w:p>
    <w:p w14:paraId="48D87E71" w14:textId="77777777" w:rsidR="005D37A2" w:rsidRPr="00E77497" w:rsidDel="004372C5" w:rsidRDefault="005D37A2" w:rsidP="005D37A2">
      <w:pPr>
        <w:pStyle w:val="Alg4"/>
        <w:numPr>
          <w:ilvl w:val="0"/>
          <w:numId w:val="1124"/>
        </w:numPr>
        <w:spacing w:after="240"/>
        <w:contextualSpacing/>
      </w:pPr>
      <w:r w:rsidRPr="00E77497">
        <w:t xml:space="preserve">If </w:t>
      </w:r>
      <w:r w:rsidRPr="00E77497">
        <w:rPr>
          <w:i/>
        </w:rPr>
        <w:t xml:space="preserve">O </w:t>
      </w:r>
      <w:r w:rsidRPr="00E77497">
        <w:t>does</w:t>
      </w:r>
      <w:r>
        <w:t xml:space="preserve"> no</w:t>
      </w:r>
      <w:r w:rsidRPr="00E77497">
        <w:t xml:space="preserve">t have an own property with </w:t>
      </w:r>
      <w:r>
        <w:t>key</w:t>
      </w:r>
      <w:r w:rsidRPr="00E77497">
        <w:t xml:space="preserve"> </w:t>
      </w:r>
      <w:r w:rsidRPr="00E77497">
        <w:rPr>
          <w:i/>
        </w:rPr>
        <w:t>P</w:t>
      </w:r>
      <w:r w:rsidRPr="00E77497">
        <w:t xml:space="preserve">, return </w:t>
      </w:r>
      <w:r>
        <w:rPr>
          <w:b/>
        </w:rPr>
        <w:t>false</w:t>
      </w:r>
    </w:p>
    <w:p w14:paraId="347781C7" w14:textId="77777777" w:rsidR="005D37A2" w:rsidRPr="00E77497" w:rsidRDefault="005D37A2" w:rsidP="005D37A2">
      <w:pPr>
        <w:pStyle w:val="Alg4"/>
        <w:numPr>
          <w:ilvl w:val="0"/>
          <w:numId w:val="1124"/>
        </w:numPr>
        <w:spacing w:after="240"/>
      </w:pPr>
      <w:r>
        <w:t xml:space="preserve">Return </w:t>
      </w:r>
      <w:r w:rsidRPr="005966CE">
        <w:rPr>
          <w:b/>
          <w:bCs/>
        </w:rPr>
        <w:t>true</w:t>
      </w:r>
      <w:r>
        <w:t>.</w:t>
      </w:r>
    </w:p>
    <w:p w14:paraId="67BA8921" w14:textId="77777777" w:rsidR="005D37A2" w:rsidRPr="00E77497" w:rsidRDefault="005D37A2" w:rsidP="005D37A2">
      <w:pPr>
        <w:pStyle w:val="30"/>
      </w:pPr>
      <w:r w:rsidRPr="00E77497" w:rsidDel="00D04224">
        <w:t xml:space="preserve"> </w:t>
      </w:r>
      <w:bookmarkStart w:id="513" w:name="_Ref365531073"/>
      <w:bookmarkStart w:id="514" w:name="_Ref365532379"/>
      <w:bookmarkStart w:id="515" w:name="_Ref365538074"/>
      <w:bookmarkStart w:id="516" w:name="_Toc366141806"/>
      <w:r w:rsidRPr="00E77497">
        <w:t>[[GetOwnProperty]] (P)</w:t>
      </w:r>
      <w:bookmarkEnd w:id="513"/>
      <w:bookmarkEnd w:id="514"/>
      <w:bookmarkEnd w:id="515"/>
      <w:bookmarkEnd w:id="516"/>
    </w:p>
    <w:p w14:paraId="7A2BAF05" w14:textId="77777777" w:rsidR="005D37A2" w:rsidRDefault="005D37A2" w:rsidP="005D37A2">
      <w:r w:rsidRPr="00E77497">
        <w:t xml:space="preserve">When the [[GetOwnProperty]]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78E65291" w14:textId="77777777" w:rsidR="005D37A2" w:rsidRPr="00E77497" w:rsidRDefault="005D37A2" w:rsidP="005D37A2">
      <w:pPr>
        <w:pStyle w:val="Alg4"/>
        <w:numPr>
          <w:ilvl w:val="0"/>
          <w:numId w:val="340"/>
        </w:numPr>
        <w:spacing w:after="120"/>
      </w:pPr>
      <w:r w:rsidRPr="00E77497">
        <w:t xml:space="preserve">Return </w:t>
      </w:r>
      <w:r>
        <w:rPr>
          <w:iCs/>
        </w:rPr>
        <w:t xml:space="preserve">the result of OrdinaryGetOwnProperty with arguments </w:t>
      </w:r>
      <w:r>
        <w:rPr>
          <w:i/>
        </w:rPr>
        <w:t>O</w:t>
      </w:r>
      <w:r>
        <w:rPr>
          <w:iCs/>
        </w:rPr>
        <w:t xml:space="preserve"> and </w:t>
      </w:r>
      <w:r>
        <w:rPr>
          <w:i/>
        </w:rPr>
        <w:t>P</w:t>
      </w:r>
      <w:r w:rsidRPr="00E77497">
        <w:t>.</w:t>
      </w:r>
    </w:p>
    <w:p w14:paraId="36FA7957" w14:textId="77777777" w:rsidR="005D37A2" w:rsidRDefault="005D37A2" w:rsidP="005D37A2">
      <w:pPr>
        <w:pStyle w:val="40"/>
      </w:pPr>
      <w:r>
        <w:t>OrdinaryGetOwnProperty (O, P)</w:t>
      </w:r>
    </w:p>
    <w:p w14:paraId="420DD167" w14:textId="77777777" w:rsidR="005D37A2" w:rsidRPr="008A0AD1" w:rsidRDefault="005D37A2" w:rsidP="005D37A2">
      <w:r>
        <w:t xml:space="preserve">When the abstract operation OrdinaryGetOwnProperty is called with Object </w:t>
      </w:r>
      <w:r w:rsidRPr="00176804">
        <w:rPr>
          <w:rFonts w:ascii="Times New Roman" w:hAnsi="Times New Roman"/>
          <w:i/>
          <w:iCs/>
        </w:rPr>
        <w:t>O</w:t>
      </w:r>
      <w:r>
        <w:t xml:space="preserve"> and </w:t>
      </w:r>
      <w:r w:rsidRPr="00E77497">
        <w:t xml:space="preserve">with property </w:t>
      </w:r>
      <w:r>
        <w:t>key</w:t>
      </w:r>
      <w:r w:rsidRPr="00E77497">
        <w:t xml:space="preserve"> </w:t>
      </w:r>
      <w:r w:rsidRPr="00E77497">
        <w:rPr>
          <w:rFonts w:ascii="Times New Roman" w:hAnsi="Times New Roman"/>
          <w:i/>
        </w:rPr>
        <w:t>P</w:t>
      </w:r>
      <w:r w:rsidRPr="00E77497">
        <w:t>, the following steps are taken:</w:t>
      </w:r>
    </w:p>
    <w:p w14:paraId="27272B3F" w14:textId="77777777" w:rsidR="005D37A2" w:rsidRPr="00E77497" w:rsidDel="004372C5" w:rsidRDefault="005D37A2" w:rsidP="005D37A2">
      <w:pPr>
        <w:pStyle w:val="Alg4"/>
        <w:numPr>
          <w:ilvl w:val="0"/>
          <w:numId w:val="1181"/>
        </w:numPr>
        <w:spacing w:before="240"/>
        <w:contextualSpacing/>
      </w:pPr>
      <w:r>
        <w:t>Assert: IsPropertyKey(</w:t>
      </w:r>
      <w:r>
        <w:rPr>
          <w:i/>
          <w:iCs/>
        </w:rPr>
        <w:t>P</w:t>
      </w:r>
      <w:r>
        <w:t xml:space="preserve">) is </w:t>
      </w:r>
      <w:r w:rsidRPr="00B40933">
        <w:rPr>
          <w:b/>
          <w:bCs/>
        </w:rPr>
        <w:t>true</w:t>
      </w:r>
      <w:r w:rsidRPr="00E77497" w:rsidDel="004372C5">
        <w:t>.</w:t>
      </w:r>
    </w:p>
    <w:p w14:paraId="24B2C6A9" w14:textId="77777777" w:rsidR="005D37A2" w:rsidRPr="00E77497" w:rsidRDefault="005D37A2" w:rsidP="005D37A2">
      <w:pPr>
        <w:pStyle w:val="Alg4"/>
        <w:numPr>
          <w:ilvl w:val="0"/>
          <w:numId w:val="1181"/>
        </w:numPr>
      </w:pPr>
      <w:r w:rsidRPr="00E77497">
        <w:t xml:space="preserve">If </w:t>
      </w:r>
      <w:r w:rsidRPr="00E77497">
        <w:rPr>
          <w:i/>
        </w:rPr>
        <w:t xml:space="preserve">O </w:t>
      </w:r>
      <w:r w:rsidRPr="00E77497">
        <w:t>does</w:t>
      </w:r>
      <w:r>
        <w:t xml:space="preserve"> </w:t>
      </w:r>
      <w:r w:rsidRPr="00E77497">
        <w:t>n</w:t>
      </w:r>
      <w:r>
        <w:t>o</w:t>
      </w:r>
      <w:r w:rsidRPr="00E77497">
        <w:t xml:space="preserve">t have an own property with </w:t>
      </w:r>
      <w:r>
        <w:t>key</w:t>
      </w:r>
      <w:r w:rsidRPr="00E77497">
        <w:t xml:space="preserve"> </w:t>
      </w:r>
      <w:r w:rsidRPr="00E77497">
        <w:rPr>
          <w:i/>
        </w:rPr>
        <w:t>P</w:t>
      </w:r>
      <w:r w:rsidRPr="00E77497">
        <w:t xml:space="preserve">, return </w:t>
      </w:r>
      <w:r w:rsidRPr="00E77497">
        <w:rPr>
          <w:b/>
        </w:rPr>
        <w:t>undefined</w:t>
      </w:r>
      <w:r w:rsidRPr="00E77497">
        <w:t>.</w:t>
      </w:r>
    </w:p>
    <w:p w14:paraId="797C12C3" w14:textId="77777777" w:rsidR="005D37A2" w:rsidRPr="00E77497" w:rsidRDefault="005D37A2" w:rsidP="005D37A2">
      <w:pPr>
        <w:pStyle w:val="Alg4"/>
        <w:numPr>
          <w:ilvl w:val="0"/>
          <w:numId w:val="1181"/>
        </w:numPr>
      </w:pPr>
      <w:r w:rsidRPr="00E77497">
        <w:t xml:space="preserve">Let </w:t>
      </w:r>
      <w:r w:rsidRPr="00E77497">
        <w:rPr>
          <w:i/>
        </w:rPr>
        <w:t xml:space="preserve">D </w:t>
      </w:r>
      <w:r w:rsidRPr="00E77497">
        <w:t>be a newly created Property Descriptor with no fields.</w:t>
      </w:r>
    </w:p>
    <w:p w14:paraId="27E8CD16" w14:textId="77777777" w:rsidR="005D37A2" w:rsidRPr="00E77497" w:rsidRDefault="005D37A2" w:rsidP="005D37A2">
      <w:pPr>
        <w:pStyle w:val="Alg4"/>
        <w:numPr>
          <w:ilvl w:val="0"/>
          <w:numId w:val="1181"/>
        </w:numPr>
      </w:pPr>
      <w:r w:rsidRPr="00E77497">
        <w:t xml:space="preserve">Let </w:t>
      </w:r>
      <w:r w:rsidRPr="00E77497">
        <w:rPr>
          <w:i/>
        </w:rPr>
        <w:t xml:space="preserve">X </w:t>
      </w:r>
      <w:r w:rsidRPr="00E77497">
        <w:t xml:space="preserve">be </w:t>
      </w:r>
      <w:r w:rsidRPr="00E77497">
        <w:rPr>
          <w:i/>
        </w:rPr>
        <w:t>O</w:t>
      </w:r>
      <w:r w:rsidRPr="00E77497">
        <w:t xml:space="preserve">’s own property </w:t>
      </w:r>
      <w:r>
        <w:t>whose key is</w:t>
      </w:r>
      <w:r w:rsidRPr="00E77497">
        <w:t xml:space="preserve"> </w:t>
      </w:r>
      <w:r w:rsidRPr="00E77497">
        <w:rPr>
          <w:i/>
        </w:rPr>
        <w:t>P</w:t>
      </w:r>
      <w:r w:rsidRPr="00E77497">
        <w:t>.</w:t>
      </w:r>
    </w:p>
    <w:p w14:paraId="29107D6A" w14:textId="77777777" w:rsidR="005D37A2" w:rsidRPr="00E77497" w:rsidRDefault="005D37A2" w:rsidP="005D37A2">
      <w:pPr>
        <w:pStyle w:val="Alg4"/>
        <w:numPr>
          <w:ilvl w:val="0"/>
          <w:numId w:val="1181"/>
        </w:numPr>
      </w:pPr>
      <w:r w:rsidRPr="00E77497">
        <w:t xml:space="preserve">If </w:t>
      </w:r>
      <w:r w:rsidRPr="00E77497">
        <w:rPr>
          <w:i/>
        </w:rPr>
        <w:t xml:space="preserve">X </w:t>
      </w:r>
      <w:r w:rsidRPr="00E77497">
        <w:t>is a data property, then</w:t>
      </w:r>
    </w:p>
    <w:p w14:paraId="78A81CBA" w14:textId="77777777" w:rsidR="005D37A2" w:rsidRPr="00E77497" w:rsidRDefault="005D37A2" w:rsidP="005D37A2">
      <w:pPr>
        <w:pStyle w:val="Alg4"/>
        <w:numPr>
          <w:ilvl w:val="1"/>
          <w:numId w:val="1181"/>
        </w:numPr>
      </w:pPr>
      <w:r w:rsidRPr="00E77497">
        <w:t xml:space="preserve">Set </w:t>
      </w:r>
      <w:r w:rsidRPr="00E77497">
        <w:rPr>
          <w:i/>
        </w:rPr>
        <w:t>D</w:t>
      </w:r>
      <w:r w:rsidRPr="00E77497">
        <w:t xml:space="preserve">.[[Value]] to the value of </w:t>
      </w:r>
      <w:r w:rsidRPr="00E77497">
        <w:rPr>
          <w:i/>
        </w:rPr>
        <w:t>X</w:t>
      </w:r>
      <w:r w:rsidRPr="00E77497">
        <w:t>’s [[Value]] attribute.</w:t>
      </w:r>
    </w:p>
    <w:p w14:paraId="646307E0" w14:textId="77777777" w:rsidR="005D37A2" w:rsidRPr="00E77497" w:rsidRDefault="005D37A2" w:rsidP="005D37A2">
      <w:pPr>
        <w:pStyle w:val="Alg4"/>
        <w:numPr>
          <w:ilvl w:val="1"/>
          <w:numId w:val="1181"/>
        </w:numPr>
      </w:pPr>
      <w:r w:rsidRPr="00E77497">
        <w:t xml:space="preserve">Set </w:t>
      </w:r>
      <w:r w:rsidRPr="00E77497">
        <w:rPr>
          <w:i/>
        </w:rPr>
        <w:t>D</w:t>
      </w:r>
      <w:r w:rsidRPr="00E77497">
        <w:t xml:space="preserve">.[[Writable]] to the value of </w:t>
      </w:r>
      <w:r w:rsidRPr="00E77497">
        <w:rPr>
          <w:i/>
        </w:rPr>
        <w:t>X</w:t>
      </w:r>
      <w:r w:rsidRPr="00E77497">
        <w:t>’s [[Writable]] attribute</w:t>
      </w:r>
    </w:p>
    <w:p w14:paraId="46320367" w14:textId="77777777" w:rsidR="005D37A2" w:rsidRPr="00E77497" w:rsidRDefault="005D37A2" w:rsidP="005D37A2">
      <w:pPr>
        <w:pStyle w:val="Alg4"/>
        <w:numPr>
          <w:ilvl w:val="0"/>
          <w:numId w:val="1181"/>
        </w:numPr>
      </w:pPr>
      <w:r w:rsidRPr="00E77497">
        <w:t xml:space="preserve">Else </w:t>
      </w:r>
      <w:r w:rsidRPr="00E77497">
        <w:rPr>
          <w:i/>
        </w:rPr>
        <w:t xml:space="preserve">X </w:t>
      </w:r>
      <w:r w:rsidRPr="00E77497">
        <w:t>is an accessor property, so</w:t>
      </w:r>
    </w:p>
    <w:p w14:paraId="07B956E5" w14:textId="77777777" w:rsidR="005D37A2" w:rsidRPr="00E77497" w:rsidRDefault="005D37A2" w:rsidP="005D37A2">
      <w:pPr>
        <w:pStyle w:val="Alg4"/>
        <w:numPr>
          <w:ilvl w:val="1"/>
          <w:numId w:val="1181"/>
        </w:numPr>
      </w:pPr>
      <w:r w:rsidRPr="00E77497">
        <w:t xml:space="preserve">Set </w:t>
      </w:r>
      <w:r w:rsidRPr="00E77497">
        <w:rPr>
          <w:i/>
        </w:rPr>
        <w:t>D</w:t>
      </w:r>
      <w:r w:rsidRPr="00E77497">
        <w:t xml:space="preserve">.[[Get]] to the value of </w:t>
      </w:r>
      <w:r w:rsidRPr="00E77497">
        <w:rPr>
          <w:i/>
        </w:rPr>
        <w:t>X</w:t>
      </w:r>
      <w:r w:rsidRPr="00E77497">
        <w:t>’s [[Get]] attribute.</w:t>
      </w:r>
    </w:p>
    <w:p w14:paraId="6C4745D0" w14:textId="77777777" w:rsidR="005D37A2" w:rsidRPr="00E77497" w:rsidRDefault="005D37A2" w:rsidP="005D37A2">
      <w:pPr>
        <w:pStyle w:val="Alg4"/>
        <w:numPr>
          <w:ilvl w:val="1"/>
          <w:numId w:val="1181"/>
        </w:numPr>
      </w:pPr>
      <w:r w:rsidRPr="00E77497">
        <w:t xml:space="preserve">Set </w:t>
      </w:r>
      <w:r w:rsidRPr="00E77497">
        <w:rPr>
          <w:i/>
        </w:rPr>
        <w:t>D</w:t>
      </w:r>
      <w:r w:rsidRPr="00E77497">
        <w:t xml:space="preserve">.[[Set]] to the value of </w:t>
      </w:r>
      <w:r w:rsidRPr="00E77497">
        <w:rPr>
          <w:i/>
        </w:rPr>
        <w:t>X</w:t>
      </w:r>
      <w:r w:rsidRPr="00E77497">
        <w:t>’s [[Set]] attribute.</w:t>
      </w:r>
    </w:p>
    <w:p w14:paraId="054E265D" w14:textId="77777777" w:rsidR="005D37A2" w:rsidRPr="00E77497" w:rsidRDefault="005D37A2" w:rsidP="005D37A2">
      <w:pPr>
        <w:pStyle w:val="Alg4"/>
        <w:numPr>
          <w:ilvl w:val="0"/>
          <w:numId w:val="1181"/>
        </w:numPr>
      </w:pPr>
      <w:r w:rsidRPr="00E77497">
        <w:t xml:space="preserve">Set </w:t>
      </w:r>
      <w:r w:rsidRPr="00E77497">
        <w:rPr>
          <w:i/>
        </w:rPr>
        <w:t>D</w:t>
      </w:r>
      <w:r w:rsidRPr="00E77497">
        <w:t xml:space="preserve">.[[Enumerable]] to the value of </w:t>
      </w:r>
      <w:r w:rsidRPr="00E77497">
        <w:rPr>
          <w:i/>
        </w:rPr>
        <w:t>X</w:t>
      </w:r>
      <w:r w:rsidRPr="00E77497">
        <w:t>’s [[Enumerable]] attribute.</w:t>
      </w:r>
    </w:p>
    <w:p w14:paraId="2222838C" w14:textId="77777777" w:rsidR="005D37A2" w:rsidRPr="00E77497" w:rsidRDefault="005D37A2" w:rsidP="005D37A2">
      <w:pPr>
        <w:pStyle w:val="Alg4"/>
        <w:numPr>
          <w:ilvl w:val="0"/>
          <w:numId w:val="1181"/>
        </w:numPr>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211D4975" w14:textId="77777777" w:rsidR="005D37A2" w:rsidRPr="00E77497" w:rsidRDefault="005D37A2" w:rsidP="005D37A2">
      <w:pPr>
        <w:pStyle w:val="Alg4"/>
        <w:numPr>
          <w:ilvl w:val="0"/>
          <w:numId w:val="1181"/>
        </w:numPr>
        <w:spacing w:after="120"/>
      </w:pPr>
      <w:r w:rsidRPr="00E77497">
        <w:t xml:space="preserve">Return </w:t>
      </w:r>
      <w:r w:rsidRPr="00E77497">
        <w:rPr>
          <w:i/>
        </w:rPr>
        <w:t>D</w:t>
      </w:r>
      <w:r w:rsidRPr="00E77497">
        <w:t>.</w:t>
      </w:r>
    </w:p>
    <w:p w14:paraId="7B97DECC" w14:textId="77777777" w:rsidR="005D37A2" w:rsidRPr="00E77497" w:rsidRDefault="005D37A2" w:rsidP="005D37A2">
      <w:pPr>
        <w:pStyle w:val="30"/>
      </w:pPr>
      <w:bookmarkStart w:id="517" w:name="_Ref365532411"/>
      <w:bookmarkStart w:id="518" w:name="_Toc366141807"/>
      <w:r w:rsidRPr="00E77497">
        <w:t>[[DefineOwnProperty]] (P, Desc)</w:t>
      </w:r>
      <w:bookmarkEnd w:id="517"/>
      <w:bookmarkEnd w:id="518"/>
    </w:p>
    <w:p w14:paraId="0C4B3B63" w14:textId="77777777" w:rsidR="005D37A2" w:rsidRPr="00E77497" w:rsidRDefault="005D37A2" w:rsidP="005D37A2">
      <w:r w:rsidRPr="00E77497">
        <w:t xml:space="preserve">When the [[DefineOwnProperty]]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p>
    <w:p w14:paraId="3D32016F" w14:textId="77777777" w:rsidR="005D37A2" w:rsidRPr="00E77497" w:rsidRDefault="005D37A2" w:rsidP="005D37A2">
      <w:pPr>
        <w:pStyle w:val="Alg4"/>
        <w:numPr>
          <w:ilvl w:val="0"/>
          <w:numId w:val="1182"/>
        </w:numPr>
        <w:spacing w:after="120"/>
      </w:pPr>
      <w:r w:rsidRPr="00E77497">
        <w:t xml:space="preserve">Return </w:t>
      </w:r>
      <w:r>
        <w:rPr>
          <w:iCs/>
        </w:rPr>
        <w:t xml:space="preserve">the result of OrdinaryDefineOwnProperty with arguments </w:t>
      </w:r>
      <w:r>
        <w:rPr>
          <w:i/>
        </w:rPr>
        <w:t>O</w:t>
      </w:r>
      <w:r>
        <w:rPr>
          <w:iCs/>
        </w:rPr>
        <w:t xml:space="preserve">, </w:t>
      </w:r>
      <w:r>
        <w:rPr>
          <w:i/>
        </w:rPr>
        <w:t>P</w:t>
      </w:r>
      <w:r>
        <w:rPr>
          <w:iCs/>
        </w:rPr>
        <w:t xml:space="preserve">, and </w:t>
      </w:r>
      <w:r>
        <w:rPr>
          <w:i/>
        </w:rPr>
        <w:t>Desc</w:t>
      </w:r>
      <w:r w:rsidRPr="00E77497">
        <w:t>.</w:t>
      </w:r>
    </w:p>
    <w:p w14:paraId="426DC934" w14:textId="77777777" w:rsidR="005D37A2" w:rsidRDefault="005D37A2" w:rsidP="005D37A2">
      <w:pPr>
        <w:pStyle w:val="40"/>
      </w:pPr>
      <w:r>
        <w:t>OrdinaryDefineOwnProperty (O, P, Desc)</w:t>
      </w:r>
    </w:p>
    <w:p w14:paraId="08CCAD7B" w14:textId="77777777" w:rsidR="005D37A2" w:rsidRPr="00A33491" w:rsidRDefault="005D37A2" w:rsidP="005D37A2">
      <w:r w:rsidRPr="00A33491">
        <w:t xml:space="preserve">When the abstract operation </w:t>
      </w:r>
      <w:r w:rsidRPr="00A33491">
        <w:rPr>
          <w:rFonts w:ascii="Times New Roman" w:eastAsia="Times New Roman" w:hAnsi="Times New Roman"/>
          <w:iCs/>
          <w:spacing w:val="6"/>
          <w:lang w:eastAsia="en-US"/>
        </w:rPr>
        <w:t>OrdinaryDefineOwnProperty</w:t>
      </w:r>
      <w:r w:rsidRPr="00A33491">
        <w:rPr>
          <w:iCs/>
        </w:rPr>
        <w:t xml:space="preserve">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and property descriptor </w:t>
      </w:r>
      <w:r w:rsidRPr="00A33491">
        <w:rPr>
          <w:rFonts w:ascii="Times New Roman" w:hAnsi="Times New Roman"/>
          <w:i/>
        </w:rPr>
        <w:t>Desc</w:t>
      </w:r>
      <w:r w:rsidRPr="00A33491">
        <w:t xml:space="preserve"> the following steps are taken:</w:t>
      </w:r>
    </w:p>
    <w:p w14:paraId="2F27F624" w14:textId="77777777" w:rsidR="005D37A2" w:rsidRPr="00A33491" w:rsidRDefault="005D37A2" w:rsidP="005D37A2">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OrdinaryGetOwnProperty with arguments</w:t>
      </w:r>
      <w:r w:rsidRPr="00A33491" w:rsidDel="004372C5">
        <w:rPr>
          <w:rFonts w:ascii="Times New Roman" w:eastAsia="Times New Roman" w:hAnsi="Times New Roman"/>
          <w:spacing w:val="6"/>
          <w:lang w:eastAsia="en-US"/>
        </w:rPr>
        <w:t xml:space="preserve">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 xml:space="preserve"> and </w:t>
      </w:r>
      <w:r w:rsidRPr="00A33491">
        <w:rPr>
          <w:rFonts w:ascii="Times New Roman" w:eastAsia="Times New Roman" w:hAnsi="Times New Roman"/>
          <w:i/>
          <w:spacing w:val="6"/>
          <w:lang w:eastAsia="en-US"/>
        </w:rPr>
        <w:t>P</w:t>
      </w:r>
      <w:r w:rsidRPr="00A33491">
        <w:rPr>
          <w:rFonts w:ascii="Times New Roman" w:eastAsia="Times New Roman" w:hAnsi="Times New Roman"/>
          <w:spacing w:val="6"/>
          <w:lang w:eastAsia="en-US"/>
        </w:rPr>
        <w:t>.</w:t>
      </w:r>
    </w:p>
    <w:p w14:paraId="2B1A8E3C" w14:textId="77777777" w:rsidR="005D37A2" w:rsidRPr="00A33491" w:rsidRDefault="005D37A2" w:rsidP="005D37A2">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14:paraId="34CF4E64" w14:textId="77777777" w:rsidR="005D37A2" w:rsidRPr="00E4780A" w:rsidRDefault="005D37A2" w:rsidP="005D37A2">
      <w:pPr>
        <w:numPr>
          <w:ilvl w:val="0"/>
          <w:numId w:val="1218"/>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14:paraId="0FFF2DD2" w14:textId="77777777" w:rsidR="005D37A2" w:rsidRDefault="005D37A2" w:rsidP="005D37A2">
      <w:pPr>
        <w:pStyle w:val="40"/>
      </w:pPr>
      <w:r>
        <w:t>IsCompatiblePropertyDescriptor (Extensible, Desc, Current)</w:t>
      </w:r>
    </w:p>
    <w:p w14:paraId="4B8D7C73" w14:textId="77777777" w:rsidR="005D37A2" w:rsidRPr="00A33491" w:rsidRDefault="005D37A2" w:rsidP="005D37A2">
      <w:r w:rsidRPr="00A33491">
        <w:t xml:space="preserve">When the abstract operation </w:t>
      </w:r>
      <w:r>
        <w:rPr>
          <w:rFonts w:ascii="Times New Roman" w:eastAsia="Times New Roman" w:hAnsi="Times New Roman"/>
          <w:iCs/>
          <w:spacing w:val="6"/>
          <w:lang w:eastAsia="en-US"/>
        </w:rPr>
        <w:t>IsCompatiblePropertyDescriptor</w:t>
      </w:r>
      <w:r w:rsidRPr="00A33491">
        <w:rPr>
          <w:iCs/>
        </w:rPr>
        <w:t xml:space="preserve"> </w:t>
      </w:r>
      <w:r w:rsidRPr="00A33491">
        <w:t xml:space="preserve">is called with </w:t>
      </w:r>
      <w:r>
        <w:t xml:space="preserve">Boolean value </w:t>
      </w:r>
      <w:r>
        <w:rPr>
          <w:rFonts w:ascii="Times New Roman" w:eastAsia="Times New Roman" w:hAnsi="Times New Roman"/>
          <w:i/>
          <w:spacing w:val="6"/>
          <w:lang w:eastAsia="en-US"/>
        </w:rPr>
        <w:t>E</w:t>
      </w:r>
      <w:r w:rsidRPr="00A33491">
        <w:rPr>
          <w:rFonts w:ascii="Times New Roman" w:eastAsia="Times New Roman" w:hAnsi="Times New Roman"/>
          <w:i/>
          <w:spacing w:val="6"/>
          <w:lang w:eastAsia="en-US"/>
        </w:rPr>
        <w:t>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Pr>
          <w:rFonts w:ascii="Times New Roman" w:eastAsia="Times New Roman" w:hAnsi="Times New Roman"/>
          <w:i/>
          <w:spacing w:val="6"/>
          <w:lang w:eastAsia="en-US"/>
        </w:rPr>
        <w:t>C</w:t>
      </w:r>
      <w:r w:rsidRPr="00A33491">
        <w:rPr>
          <w:rFonts w:ascii="Times New Roman" w:eastAsia="Times New Roman" w:hAnsi="Times New Roman"/>
          <w:i/>
          <w:spacing w:val="6"/>
          <w:lang w:eastAsia="en-US"/>
        </w:rPr>
        <w:t>urrent</w:t>
      </w:r>
      <w:r w:rsidRPr="00A33491">
        <w:t xml:space="preserve"> the following steps are taken:</w:t>
      </w:r>
    </w:p>
    <w:p w14:paraId="0DEC133C" w14:textId="77777777" w:rsidR="005D37A2" w:rsidRPr="00E4780A" w:rsidRDefault="005D37A2" w:rsidP="005D37A2">
      <w:pPr>
        <w:numPr>
          <w:ilvl w:val="0"/>
          <w:numId w:val="121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 xml:space="preserve">,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14:paraId="34AA94E7" w14:textId="77777777" w:rsidR="005D37A2" w:rsidRDefault="005D37A2" w:rsidP="005D37A2">
      <w:pPr>
        <w:pStyle w:val="40"/>
      </w:pPr>
      <w:r w:rsidRPr="00B97CE4">
        <w:t>ValidateAndApplyProperty</w:t>
      </w:r>
      <w:r>
        <w:t>Descriptor</w:t>
      </w:r>
      <w:r w:rsidRPr="00A33491">
        <w:rPr>
          <w:rFonts w:ascii="Times New Roman" w:eastAsia="Times New Roman" w:hAnsi="Times New Roman"/>
          <w:iCs/>
          <w:spacing w:val="6"/>
          <w:lang w:eastAsia="en-US"/>
        </w:rPr>
        <w:t xml:space="preserve"> </w:t>
      </w:r>
      <w:r>
        <w:t>(O, P, extensible, Desc, current)</w:t>
      </w:r>
    </w:p>
    <w:p w14:paraId="0F1F2CED" w14:textId="77777777" w:rsidR="005D37A2" w:rsidRPr="00A33491" w:rsidRDefault="005D37A2" w:rsidP="005D37A2">
      <w:r w:rsidRPr="00A33491">
        <w:t xml:space="preserve">When the abstract operation </w:t>
      </w:r>
      <w:r w:rsidRPr="00B97CE4">
        <w:rPr>
          <w:rFonts w:ascii="Times New Roman" w:eastAsia="Times New Roman" w:hAnsi="Times New Roman"/>
          <w:iCs/>
          <w:spacing w:val="6"/>
          <w:lang w:eastAsia="en-US"/>
        </w:rPr>
        <w:t xml:space="preserve">ValidateAndApplyPropertyDescriptor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w:t>
      </w:r>
      <w:r>
        <w:t xml:space="preserve">Boolean value </w:t>
      </w:r>
      <w:r w:rsidRPr="00A33491">
        <w:rPr>
          <w:rFonts w:ascii="Times New Roman" w:eastAsia="Times New Roman" w:hAnsi="Times New Roman"/>
          <w:i/>
          <w:spacing w:val="6"/>
          <w:lang w:eastAsia="en-US"/>
        </w:rPr>
        <w:t>extensible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sidRPr="00A33491">
        <w:rPr>
          <w:rFonts w:ascii="Times New Roman" w:eastAsia="Times New Roman" w:hAnsi="Times New Roman"/>
          <w:i/>
          <w:spacing w:val="6"/>
          <w:lang w:eastAsia="en-US"/>
        </w:rPr>
        <w:t>current</w:t>
      </w:r>
      <w:r w:rsidRPr="00A33491">
        <w:t xml:space="preserve"> the following steps are taken:</w:t>
      </w:r>
    </w:p>
    <w:p w14:paraId="3A0B2CC1" w14:textId="77777777" w:rsidR="005D37A2" w:rsidRPr="00E77497" w:rsidRDefault="005D37A2" w:rsidP="005D37A2">
      <w:r w:rsidRPr="00E77497">
        <w:t>Th</w:t>
      </w:r>
      <w:r>
        <w:t>is</w:t>
      </w:r>
      <w:r w:rsidRPr="00E77497">
        <w:t xml:space="preserv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14:paraId="59C0CBD7" w14:textId="77777777" w:rsidR="005D37A2" w:rsidRPr="00B97CE4" w:rsidRDefault="005D37A2" w:rsidP="005D37A2">
      <w:pPr>
        <w:pStyle w:val="Note"/>
      </w:pPr>
      <w:r>
        <w:t>NOTE</w:t>
      </w:r>
      <w:r>
        <w:tab/>
        <w:t xml:space="preserve">If </w:t>
      </w:r>
      <w:r w:rsidRPr="00A759A5">
        <w:rPr>
          <w:rFonts w:ascii="Times New Roman" w:hAnsi="Times New Roman"/>
          <w:b/>
          <w:bCs/>
        </w:rPr>
        <w:t>undefined</w:t>
      </w:r>
      <w:r>
        <w:t xml:space="preserve"> is passed as the </w:t>
      </w:r>
      <w:r w:rsidRPr="00A759A5">
        <w:rPr>
          <w:rFonts w:ascii="Times New Roman" w:hAnsi="Times New Roman"/>
          <w:i/>
          <w:iCs/>
        </w:rPr>
        <w:t>O</w:t>
      </w:r>
      <w:r>
        <w:t xml:space="preserve"> argument only validation is performed and no object updates are preformed.</w:t>
      </w:r>
    </w:p>
    <w:p w14:paraId="5458EE3E" w14:textId="77777777" w:rsidR="005D37A2" w:rsidRDefault="005D37A2" w:rsidP="005D37A2">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Assert: </w:t>
      </w:r>
      <w:r w:rsidRPr="00A33491">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O</w:t>
      </w:r>
      <w:r w:rsidRPr="00A33491">
        <w:rPr>
          <w:rFonts w:ascii="Times New Roman" w:eastAsia="Times New Roman" w:hAnsi="Times New Roman"/>
          <w:i/>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is a valid property key.</w:t>
      </w:r>
    </w:p>
    <w:p w14:paraId="72B89304" w14:textId="77777777" w:rsidR="005D37A2" w:rsidRPr="00A346EB" w:rsidRDefault="005D37A2" w:rsidP="005D37A2">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Pr>
          <w:bCs/>
        </w:rPr>
        <w:t>, then</w:t>
      </w:r>
    </w:p>
    <w:p w14:paraId="2DED0022" w14:textId="77777777" w:rsidR="005D37A2" w:rsidRPr="00E77497" w:rsidRDefault="005D37A2" w:rsidP="005D37A2">
      <w:pPr>
        <w:pStyle w:val="Alg4"/>
        <w:numPr>
          <w:ilvl w:val="1"/>
          <w:numId w:val="349"/>
        </w:numPr>
      </w:pPr>
      <w:r>
        <w:t>If</w:t>
      </w:r>
      <w:r w:rsidRPr="00E77497">
        <w:t xml:space="preserve"> </w:t>
      </w:r>
      <w:r w:rsidRPr="00E77497">
        <w:rPr>
          <w:i/>
        </w:rPr>
        <w:t>extensible</w:t>
      </w:r>
      <w:r w:rsidRPr="00E77497">
        <w:t xml:space="preserve"> is </w:t>
      </w:r>
      <w:r w:rsidRPr="00E77497">
        <w:rPr>
          <w:b/>
        </w:rPr>
        <w:t>false</w:t>
      </w:r>
      <w:r w:rsidRPr="00E77497">
        <w:t xml:space="preserve">, then </w:t>
      </w:r>
      <w:r>
        <w:t xml:space="preserve">return </w:t>
      </w:r>
      <w:r w:rsidRPr="00CA4ECC">
        <w:rPr>
          <w:b/>
          <w:bCs/>
        </w:rPr>
        <w:t>false</w:t>
      </w:r>
      <w:r w:rsidRPr="00E77497">
        <w:t>.</w:t>
      </w:r>
    </w:p>
    <w:p w14:paraId="782ADF9B" w14:textId="77777777" w:rsidR="005D37A2" w:rsidRPr="00E77497" w:rsidRDefault="005D37A2" w:rsidP="005D37A2">
      <w:pPr>
        <w:pStyle w:val="Alg4"/>
        <w:numPr>
          <w:ilvl w:val="1"/>
          <w:numId w:val="349"/>
        </w:numPr>
      </w:pPr>
      <w:r>
        <w:t>Assert:</w:t>
      </w:r>
      <w:r w:rsidRPr="00E77497">
        <w:t xml:space="preserve"> </w:t>
      </w:r>
      <w:r w:rsidRPr="00E77497">
        <w:rPr>
          <w:i/>
        </w:rPr>
        <w:t>extensible</w:t>
      </w:r>
      <w:r w:rsidRPr="00E77497">
        <w:t xml:space="preserve"> is </w:t>
      </w:r>
      <w:r w:rsidRPr="00E77497">
        <w:rPr>
          <w:b/>
        </w:rPr>
        <w:t>true</w:t>
      </w:r>
      <w:r>
        <w:t>.</w:t>
      </w:r>
    </w:p>
    <w:p w14:paraId="1FD1338C" w14:textId="77777777" w:rsidR="005D37A2" w:rsidRPr="00E77497" w:rsidRDefault="005D37A2" w:rsidP="005D37A2">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37B34D9D" w14:textId="77777777"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74B54C02" w14:textId="77777777" w:rsidR="005D37A2" w:rsidRPr="00E77497" w:rsidRDefault="005D37A2" w:rsidP="005D37A2">
      <w:pPr>
        <w:pStyle w:val="Alg4"/>
        <w:numPr>
          <w:ilvl w:val="1"/>
          <w:numId w:val="349"/>
        </w:numPr>
      </w:pPr>
      <w:r w:rsidRPr="00E77497">
        <w:t xml:space="preserve">Else </w:t>
      </w:r>
      <w:r w:rsidRPr="00E77497">
        <w:rPr>
          <w:i/>
        </w:rPr>
        <w:t>Desc</w:t>
      </w:r>
      <w:r w:rsidRPr="00E77497">
        <w:t xml:space="preserve"> must be an accessor Property Descriptor,</w:t>
      </w:r>
    </w:p>
    <w:p w14:paraId="6A31EFF8" w14:textId="77777777"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18CFF80E" w14:textId="77777777" w:rsidR="005D37A2" w:rsidRPr="00E77497" w:rsidRDefault="005D37A2" w:rsidP="005D37A2">
      <w:pPr>
        <w:pStyle w:val="Alg4"/>
        <w:numPr>
          <w:ilvl w:val="1"/>
          <w:numId w:val="349"/>
        </w:numPr>
      </w:pPr>
      <w:r w:rsidRPr="00E77497">
        <w:t xml:space="preserve">Return </w:t>
      </w:r>
      <w:r w:rsidRPr="00E77497">
        <w:rPr>
          <w:b/>
        </w:rPr>
        <w:t>true</w:t>
      </w:r>
      <w:r w:rsidRPr="00E77497">
        <w:t>.</w:t>
      </w:r>
    </w:p>
    <w:p w14:paraId="7D6BE755" w14:textId="77777777" w:rsidR="005D37A2" w:rsidRPr="00E77497" w:rsidRDefault="005D37A2" w:rsidP="005D37A2">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2F969533" w14:textId="77777777" w:rsidR="005D37A2" w:rsidRPr="00E77497" w:rsidRDefault="005D37A2" w:rsidP="005D37A2">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w:t>
      </w:r>
    </w:p>
    <w:p w14:paraId="3EE69FF7" w14:textId="77777777" w:rsidR="005D37A2" w:rsidRPr="00E77497" w:rsidRDefault="005D37A2" w:rsidP="005D37A2">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3093A9C9" w14:textId="77777777" w:rsidR="005D37A2" w:rsidRPr="00E77497" w:rsidRDefault="005D37A2" w:rsidP="005D37A2">
      <w:pPr>
        <w:pStyle w:val="Alg4"/>
        <w:numPr>
          <w:ilvl w:val="1"/>
          <w:numId w:val="349"/>
        </w:numPr>
      </w:pPr>
      <w:r>
        <w:t xml:space="preserve">Return </w:t>
      </w:r>
      <w:r w:rsidRPr="00CA4ECC">
        <w:rPr>
          <w:b/>
          <w:bCs/>
        </w:rPr>
        <w:t>false</w:t>
      </w:r>
      <w:r w:rsidRPr="00E77497">
        <w:t xml:space="preserve">, if the [[Configurable]] field of </w:t>
      </w:r>
      <w:r w:rsidRPr="00E77497">
        <w:rPr>
          <w:i/>
        </w:rPr>
        <w:t>Desc</w:t>
      </w:r>
      <w:r w:rsidRPr="00E77497">
        <w:t xml:space="preserve"> is </w:t>
      </w:r>
      <w:r w:rsidRPr="00E77497">
        <w:rPr>
          <w:b/>
        </w:rPr>
        <w:t>true</w:t>
      </w:r>
      <w:r w:rsidRPr="00E77497">
        <w:t>.</w:t>
      </w:r>
    </w:p>
    <w:p w14:paraId="2BE562CE" w14:textId="77777777" w:rsidR="005D37A2" w:rsidRPr="00E77497" w:rsidRDefault="005D37A2" w:rsidP="005D37A2">
      <w:pPr>
        <w:pStyle w:val="Alg4"/>
        <w:numPr>
          <w:ilvl w:val="1"/>
          <w:numId w:val="349"/>
        </w:numPr>
      </w:pPr>
      <w:r>
        <w:t xml:space="preserve">Return </w:t>
      </w:r>
      <w:r w:rsidRPr="00CA4ECC">
        <w:rPr>
          <w:b/>
          <w:bCs/>
        </w:rPr>
        <w:t>false</w:t>
      </w:r>
      <w:r w:rsidRPr="00E77497">
        <w:t xml:space="preserve">,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1A0C4A10" w14:textId="77777777" w:rsidR="005D37A2" w:rsidRPr="00E77497" w:rsidRDefault="005D37A2" w:rsidP="005D37A2">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14:paraId="6481F764" w14:textId="77777777" w:rsidR="005D37A2" w:rsidRPr="00E77497" w:rsidRDefault="005D37A2" w:rsidP="005D37A2">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14:paraId="68FC9E47" w14:textId="77777777" w:rsidR="005D37A2" w:rsidRPr="00E77497" w:rsidRDefault="005D37A2" w:rsidP="005D37A2">
      <w:pPr>
        <w:pStyle w:val="Alg4"/>
        <w:numPr>
          <w:ilvl w:val="1"/>
          <w:numId w:val="349"/>
        </w:numPr>
      </w:pPr>
      <w:r>
        <w:t xml:space="preserve">Return </w:t>
      </w:r>
      <w:r w:rsidRPr="00CA4ECC">
        <w:rPr>
          <w:b/>
          <w:bCs/>
        </w:rPr>
        <w:t>false</w:t>
      </w:r>
      <w:r w:rsidRPr="00E77497">
        <w:t xml:space="preserve">, if the [[Configurable]] field of </w:t>
      </w:r>
      <w:r w:rsidRPr="00E77497">
        <w:rPr>
          <w:i/>
        </w:rPr>
        <w:t>current</w:t>
      </w:r>
      <w:r w:rsidRPr="00E77497">
        <w:t xml:space="preserve"> is </w:t>
      </w:r>
      <w:r w:rsidRPr="00E77497">
        <w:rPr>
          <w:b/>
        </w:rPr>
        <w:t>false</w:t>
      </w:r>
      <w:r w:rsidRPr="00E77497">
        <w:t xml:space="preserve">. </w:t>
      </w:r>
    </w:p>
    <w:p w14:paraId="3E50F9A9" w14:textId="77777777" w:rsidR="005D37A2" w:rsidRPr="00E77497" w:rsidRDefault="005D37A2" w:rsidP="005D37A2">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14:paraId="4386A980" w14:textId="77777777"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20217CED" w14:textId="77777777" w:rsidR="005D37A2" w:rsidRPr="00E77497" w:rsidRDefault="005D37A2" w:rsidP="005D37A2">
      <w:pPr>
        <w:pStyle w:val="Alg4"/>
        <w:numPr>
          <w:ilvl w:val="1"/>
          <w:numId w:val="349"/>
        </w:numPr>
      </w:pPr>
      <w:r w:rsidRPr="00E77497">
        <w:t>Else,</w:t>
      </w:r>
    </w:p>
    <w:p w14:paraId="3FC25961" w14:textId="77777777"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1DEBAA71" w14:textId="77777777" w:rsidR="005D37A2" w:rsidRPr="00E77497" w:rsidRDefault="005D37A2" w:rsidP="005D37A2">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74F68079" w14:textId="77777777" w:rsidR="005D37A2" w:rsidRPr="00E77497" w:rsidRDefault="005D37A2" w:rsidP="005D37A2">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2FAB907A" w14:textId="77777777" w:rsidR="005D37A2" w:rsidRPr="00E77497" w:rsidRDefault="005D37A2" w:rsidP="005D37A2">
      <w:pPr>
        <w:pStyle w:val="Alg4"/>
        <w:numPr>
          <w:ilvl w:val="2"/>
          <w:numId w:val="349"/>
        </w:numPr>
      </w:pPr>
      <w:r>
        <w:t xml:space="preserve">Return </w:t>
      </w:r>
      <w:r w:rsidRPr="00CA4ECC">
        <w:rPr>
          <w:b/>
          <w:bCs/>
        </w:rPr>
        <w:t>false</w:t>
      </w:r>
      <w:r w:rsidRPr="00E77497">
        <w:t xml:space="preserve">,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63D26F29" w14:textId="77777777" w:rsidR="005D37A2" w:rsidRPr="00E77497" w:rsidRDefault="005D37A2" w:rsidP="005D37A2">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14:paraId="1AFF65BE" w14:textId="77777777" w:rsidR="005D37A2" w:rsidRPr="00E77497" w:rsidRDefault="005D37A2" w:rsidP="005D37A2">
      <w:pPr>
        <w:pStyle w:val="Alg4"/>
        <w:numPr>
          <w:ilvl w:val="3"/>
          <w:numId w:val="349"/>
        </w:numPr>
      </w:pPr>
      <w:r>
        <w:t xml:space="preserve">Return </w:t>
      </w:r>
      <w:r w:rsidRPr="00CA4ECC">
        <w:rPr>
          <w:b/>
          <w:bCs/>
        </w:rPr>
        <w:t>false</w:t>
      </w:r>
      <w:r w:rsidRPr="00E77497">
        <w:t xml:space="preserve">,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52EEE870" w14:textId="77777777" w:rsidR="005D37A2" w:rsidRPr="00E77497" w:rsidRDefault="005D37A2" w:rsidP="005D37A2">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14:paraId="3257F64B" w14:textId="77777777" w:rsidR="005D37A2" w:rsidRPr="00E77497" w:rsidRDefault="005D37A2" w:rsidP="005D37A2">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w:t>
      </w:r>
    </w:p>
    <w:p w14:paraId="73905A68" w14:textId="77777777" w:rsidR="005D37A2" w:rsidRPr="00E77497" w:rsidRDefault="005D37A2" w:rsidP="005D37A2">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03E94CB5" w14:textId="77777777" w:rsidR="005D37A2" w:rsidRPr="00E77497" w:rsidRDefault="005D37A2" w:rsidP="005D37A2">
      <w:pPr>
        <w:pStyle w:val="Alg4"/>
        <w:numPr>
          <w:ilvl w:val="2"/>
          <w:numId w:val="349"/>
        </w:numPr>
      </w:pPr>
      <w:r>
        <w:t xml:space="preserve">Return </w:t>
      </w:r>
      <w:r w:rsidRPr="00CA4ECC">
        <w:rPr>
          <w:b/>
          <w:bCs/>
        </w:rPr>
        <w:t>false</w:t>
      </w:r>
      <w:r w:rsidRPr="00E77497">
        <w:t xml:space="preserve">,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28307839" w14:textId="77777777" w:rsidR="005D37A2" w:rsidRPr="00E77497" w:rsidRDefault="005D37A2" w:rsidP="005D37A2">
      <w:pPr>
        <w:pStyle w:val="Alg4"/>
        <w:numPr>
          <w:ilvl w:val="2"/>
          <w:numId w:val="349"/>
        </w:numPr>
      </w:pPr>
      <w:r>
        <w:t xml:space="preserve">Return </w:t>
      </w:r>
      <w:r w:rsidRPr="00CA4ECC">
        <w:rPr>
          <w:b/>
          <w:bCs/>
        </w:rPr>
        <w:t>false</w:t>
      </w:r>
      <w:r w:rsidRPr="00E77497">
        <w:t xml:space="preserve">,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6680EC96" w14:textId="77777777" w:rsidR="005D37A2" w:rsidRDefault="005D37A2" w:rsidP="005D37A2">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A527D7">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is not </w:t>
      </w:r>
      <w:r w:rsidRPr="00A527D7">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7B011413" w14:textId="77777777" w:rsidR="005D37A2" w:rsidRPr="00E77497" w:rsidRDefault="005D37A2" w:rsidP="005D37A2">
      <w:pPr>
        <w:pStyle w:val="Alg4"/>
        <w:numPr>
          <w:ilvl w:val="1"/>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736C1815" w14:textId="77777777" w:rsidR="005D37A2" w:rsidRPr="00E77497" w:rsidRDefault="005D37A2" w:rsidP="005D37A2">
      <w:pPr>
        <w:pStyle w:val="Alg4"/>
        <w:numPr>
          <w:ilvl w:val="0"/>
          <w:numId w:val="349"/>
        </w:numPr>
        <w:spacing w:after="120"/>
      </w:pPr>
      <w:r w:rsidRPr="00E77497">
        <w:t xml:space="preserve">Return </w:t>
      </w:r>
      <w:r w:rsidRPr="00E77497">
        <w:rPr>
          <w:b/>
        </w:rPr>
        <w:t>true</w:t>
      </w:r>
      <w:r w:rsidRPr="00E77497">
        <w:t>.</w:t>
      </w:r>
    </w:p>
    <w:p w14:paraId="14E4CF26" w14:textId="77777777" w:rsidR="005D37A2" w:rsidRPr="00E77497" w:rsidRDefault="005D37A2" w:rsidP="005D37A2">
      <w:pPr>
        <w:pStyle w:val="Note"/>
      </w:pPr>
      <w:r w:rsidRPr="00E77497">
        <w:t>NOTE</w:t>
      </w:r>
      <w:r w:rsidRPr="00E77497">
        <w:tab/>
        <w:t xml:space="preserve">Step </w:t>
      </w:r>
      <w:r>
        <w:t>8</w:t>
      </w:r>
      <w:r w:rsidRPr="00E77497">
        <w:t xml:space="preserve">.b allows any field of </w:t>
      </w:r>
      <w:r w:rsidRPr="00176804">
        <w:rPr>
          <w:rFonts w:ascii="Times New Roman" w:hAnsi="Times New Roman"/>
        </w:rPr>
        <w:t>Desc</w:t>
      </w:r>
      <w:r w:rsidRPr="00E77497">
        <w:t xml:space="preserve"> to be different from the corresponding field of </w:t>
      </w:r>
      <w:r w:rsidRPr="00176804">
        <w:rPr>
          <w:rFonts w:ascii="Times New Roman" w:hAnsi="Times New Roman"/>
        </w:rPr>
        <w:t>current</w:t>
      </w:r>
      <w:r w:rsidRPr="00E77497">
        <w:t xml:space="preserve"> if </w:t>
      </w:r>
      <w:r w:rsidRPr="00176804">
        <w:rPr>
          <w:rFonts w:ascii="Times New Roman" w:hAnsi="Times New Roman"/>
        </w:rPr>
        <w:t>current’s</w:t>
      </w:r>
      <w:r w:rsidRPr="00E77497">
        <w:t xml:space="preserve"> [[Configurable]] field is </w:t>
      </w:r>
      <w:r w:rsidRPr="00176804">
        <w:rPr>
          <w:rFonts w:ascii="Times New Roman" w:hAnsi="Times New Roman"/>
          <w:b/>
        </w:rPr>
        <w:t>true</w:t>
      </w:r>
      <w:r w:rsidRPr="00E77497">
        <w:t xml:space="preserve">. This even permits changing the [[Value]] of a property whose [[Writable]] attribute is </w:t>
      </w:r>
      <w:r w:rsidRPr="00176804">
        <w:rPr>
          <w:rFonts w:ascii="Times New Roman" w:hAnsi="Times New Roman"/>
          <w:b/>
        </w:rPr>
        <w:t>false</w:t>
      </w:r>
      <w:r w:rsidRPr="00E77497">
        <w:t xml:space="preserve">. This is allowed because a </w:t>
      </w:r>
      <w:r w:rsidRPr="00176804">
        <w:rPr>
          <w:rFonts w:ascii="Times New Roman" w:hAnsi="Times New Roman"/>
          <w:b/>
        </w:rPr>
        <w:t>true</w:t>
      </w:r>
      <w:r w:rsidRPr="00E77497">
        <w:t xml:space="preserve"> [[Configurable]] attribute would permit an equivalent sequence of calls where [[Writable]] is first set to </w:t>
      </w:r>
      <w:r w:rsidRPr="00176804">
        <w:rPr>
          <w:rFonts w:ascii="Times New Roman" w:hAnsi="Times New Roman"/>
          <w:b/>
        </w:rPr>
        <w:t>true</w:t>
      </w:r>
      <w:r w:rsidRPr="00E77497">
        <w:t xml:space="preserve">, a new [[Value]] is set, and then [[Writable]] is set to </w:t>
      </w:r>
      <w:r w:rsidRPr="00176804">
        <w:rPr>
          <w:rFonts w:ascii="Times New Roman" w:hAnsi="Times New Roman"/>
          <w:b/>
        </w:rPr>
        <w:t>false</w:t>
      </w:r>
      <w:r w:rsidRPr="00E77497">
        <w:t>.</w:t>
      </w:r>
    </w:p>
    <w:p w14:paraId="28EB9F7A" w14:textId="77777777" w:rsidR="005D37A2" w:rsidRDefault="005D37A2" w:rsidP="005D37A2">
      <w:pPr>
        <w:pStyle w:val="30"/>
      </w:pPr>
      <w:r>
        <w:t xml:space="preserve"> </w:t>
      </w:r>
      <w:bookmarkStart w:id="519" w:name="_Toc366141808"/>
      <w:r>
        <w:t>[[HasProperty]](P)</w:t>
      </w:r>
      <w:bookmarkEnd w:id="519"/>
    </w:p>
    <w:p w14:paraId="7251C769" w14:textId="77777777" w:rsidR="005D37A2" w:rsidRDefault="005D37A2" w:rsidP="005D37A2">
      <w:r w:rsidRPr="00E77497">
        <w:t>When the [[</w:t>
      </w:r>
      <w:r>
        <w:t>Has</w:t>
      </w:r>
      <w:r w:rsidRPr="00E77497">
        <w:t xml:space="preserve">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465BFAE9" w14:textId="77777777" w:rsidR="005D37A2" w:rsidRPr="00E77497" w:rsidDel="004372C5" w:rsidRDefault="005D37A2" w:rsidP="005D37A2">
      <w:pPr>
        <w:pStyle w:val="Alg4"/>
        <w:numPr>
          <w:ilvl w:val="0"/>
          <w:numId w:val="1315"/>
        </w:numPr>
        <w:spacing w:before="240"/>
        <w:contextualSpacing/>
      </w:pPr>
      <w:r>
        <w:t>Assert: IsPropertyKey(</w:t>
      </w:r>
      <w:r>
        <w:rPr>
          <w:i/>
          <w:iCs/>
        </w:rPr>
        <w:t>P</w:t>
      </w:r>
      <w:r>
        <w:t xml:space="preserve">) is </w:t>
      </w:r>
      <w:r w:rsidRPr="00B40933">
        <w:rPr>
          <w:b/>
          <w:bCs/>
        </w:rPr>
        <w:t>true</w:t>
      </w:r>
      <w:r w:rsidRPr="00E77497" w:rsidDel="004372C5">
        <w:t>.</w:t>
      </w:r>
    </w:p>
    <w:p w14:paraId="51B5888C" w14:textId="77777777" w:rsidR="005D37A2" w:rsidRPr="00E77497" w:rsidRDefault="005D37A2" w:rsidP="005D37A2">
      <w:pPr>
        <w:pStyle w:val="Alg4"/>
        <w:numPr>
          <w:ilvl w:val="0"/>
          <w:numId w:val="1315"/>
        </w:numPr>
      </w:pPr>
      <w:r w:rsidRPr="00E77497">
        <w:t xml:space="preserve">Let </w:t>
      </w:r>
      <w:r>
        <w:rPr>
          <w:i/>
        </w:rPr>
        <w:t>hasOwn</w:t>
      </w:r>
      <w:r w:rsidRPr="00E77497">
        <w:rPr>
          <w:i/>
        </w:rPr>
        <w:t xml:space="preserve"> </w:t>
      </w:r>
      <w:r w:rsidRPr="00E77497">
        <w:t>be the result of calling</w:t>
      </w:r>
      <w:r>
        <w:t xml:space="preserve"> the</w:t>
      </w:r>
      <w:r w:rsidRPr="00E77497">
        <w:t xml:space="preserve"> </w:t>
      </w:r>
      <w:r>
        <w:t>[[HasOwn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14:paraId="3C443CC6" w14:textId="77777777" w:rsidR="005D37A2" w:rsidRDefault="005D37A2" w:rsidP="005D37A2">
      <w:pPr>
        <w:pStyle w:val="Alg4"/>
        <w:numPr>
          <w:ilvl w:val="0"/>
          <w:numId w:val="1315"/>
        </w:numPr>
      </w:pPr>
      <w:r>
        <w:t>ReturnIfAbrupt(</w:t>
      </w:r>
      <w:r>
        <w:rPr>
          <w:i/>
        </w:rPr>
        <w:t>hasOwn</w:t>
      </w:r>
      <w:r>
        <w:t>).</w:t>
      </w:r>
    </w:p>
    <w:p w14:paraId="20DC5092" w14:textId="77777777" w:rsidR="005D37A2" w:rsidRPr="00E77497" w:rsidRDefault="005D37A2" w:rsidP="005D37A2">
      <w:pPr>
        <w:pStyle w:val="Alg4"/>
        <w:numPr>
          <w:ilvl w:val="0"/>
          <w:numId w:val="1315"/>
        </w:numPr>
      </w:pPr>
      <w:r w:rsidRPr="00E77497">
        <w:t xml:space="preserve">If </w:t>
      </w:r>
      <w:r>
        <w:rPr>
          <w:i/>
        </w:rPr>
        <w:t>hasOwn</w:t>
      </w:r>
      <w:r w:rsidRPr="00E77497">
        <w:rPr>
          <w:i/>
        </w:rPr>
        <w:t xml:space="preserve"> </w:t>
      </w:r>
      <w:r w:rsidRPr="00E77497">
        <w:t xml:space="preserve">is </w:t>
      </w:r>
      <w:r>
        <w:rPr>
          <w:b/>
        </w:rPr>
        <w:t>false</w:t>
      </w:r>
      <w:r w:rsidRPr="00E77497">
        <w:t xml:space="preserve">, </w:t>
      </w:r>
      <w:r>
        <w:t>then</w:t>
      </w:r>
    </w:p>
    <w:p w14:paraId="3F0BC64F" w14:textId="77777777" w:rsidR="005D37A2" w:rsidRDefault="005D37A2" w:rsidP="005D37A2">
      <w:pPr>
        <w:pStyle w:val="Alg4"/>
        <w:numPr>
          <w:ilvl w:val="1"/>
          <w:numId w:val="1315"/>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GetInheritance</w:t>
      </w:r>
      <w:r w:rsidRPr="004C1E7C">
        <w:t xml:space="preserve">]] internal </w:t>
      </w:r>
      <w:r>
        <w:t>method</w:t>
      </w:r>
      <w:r w:rsidRPr="004C1E7C">
        <w:t xml:space="preserve"> of </w:t>
      </w:r>
      <w:r w:rsidRPr="00EB555A">
        <w:rPr>
          <w:i/>
          <w:iCs/>
        </w:rPr>
        <w:t>O</w:t>
      </w:r>
      <w:r>
        <w:t>.</w:t>
      </w:r>
    </w:p>
    <w:p w14:paraId="41C3934D" w14:textId="77777777" w:rsidR="005D37A2" w:rsidRDefault="005D37A2" w:rsidP="005D37A2">
      <w:pPr>
        <w:pStyle w:val="Alg4"/>
        <w:numPr>
          <w:ilvl w:val="1"/>
          <w:numId w:val="1315"/>
        </w:numPr>
      </w:pPr>
      <w:r>
        <w:t>ReturnIfAbrupt(</w:t>
      </w:r>
      <w:r>
        <w:rPr>
          <w:i/>
          <w:iCs/>
        </w:rPr>
        <w:t>parent</w:t>
      </w:r>
      <w:r>
        <w:t>).</w:t>
      </w:r>
    </w:p>
    <w:p w14:paraId="06F6B935" w14:textId="77777777" w:rsidR="005D37A2" w:rsidRDefault="005D37A2" w:rsidP="005D37A2">
      <w:pPr>
        <w:pStyle w:val="Alg4"/>
        <w:numPr>
          <w:ilvl w:val="1"/>
          <w:numId w:val="1315"/>
        </w:numPr>
      </w:pPr>
      <w:r>
        <w:t xml:space="preserve">If </w:t>
      </w:r>
      <w:r>
        <w:rPr>
          <w:i/>
          <w:iCs/>
        </w:rPr>
        <w:t>parent</w:t>
      </w:r>
      <w:r>
        <w:t xml:space="preserve"> is not </w:t>
      </w:r>
      <w:r>
        <w:rPr>
          <w:b/>
          <w:bCs/>
        </w:rPr>
        <w:t>null</w:t>
      </w:r>
      <w:r>
        <w:t>, then</w:t>
      </w:r>
    </w:p>
    <w:p w14:paraId="422BDDA0" w14:textId="77777777" w:rsidR="005D37A2" w:rsidRDefault="005D37A2" w:rsidP="005D37A2">
      <w:pPr>
        <w:pStyle w:val="Alg4"/>
        <w:numPr>
          <w:ilvl w:val="2"/>
          <w:numId w:val="1315"/>
        </w:numPr>
      </w:pPr>
      <w:r>
        <w:t xml:space="preserve">Return the result of calling the [[HasProperty]] internal method of </w:t>
      </w:r>
      <w:r>
        <w:rPr>
          <w:i/>
          <w:iCs/>
        </w:rPr>
        <w:t>parent</w:t>
      </w:r>
      <w:r>
        <w:t xml:space="preserve"> with argument </w:t>
      </w:r>
      <w:r>
        <w:rPr>
          <w:i/>
          <w:iCs/>
        </w:rPr>
        <w:t>P</w:t>
      </w:r>
      <w:r>
        <w:t>.</w:t>
      </w:r>
    </w:p>
    <w:p w14:paraId="27E225E2" w14:textId="77777777" w:rsidR="005D37A2" w:rsidRPr="00E77497" w:rsidRDefault="005D37A2" w:rsidP="005D37A2">
      <w:pPr>
        <w:pStyle w:val="Alg4"/>
        <w:numPr>
          <w:ilvl w:val="0"/>
          <w:numId w:val="1315"/>
        </w:numPr>
        <w:spacing w:after="120"/>
      </w:pPr>
      <w:r>
        <w:rPr>
          <w:iCs/>
        </w:rPr>
        <w:t xml:space="preserve">Return </w:t>
      </w:r>
      <w:r>
        <w:rPr>
          <w:i/>
        </w:rPr>
        <w:t>hasOwn</w:t>
      </w:r>
      <w:r w:rsidRPr="00E77497">
        <w:t>.</w:t>
      </w:r>
    </w:p>
    <w:p w14:paraId="29D41204" w14:textId="77777777" w:rsidR="005D37A2" w:rsidRPr="00E77497" w:rsidRDefault="005D37A2" w:rsidP="005D37A2">
      <w:pPr>
        <w:pStyle w:val="30"/>
      </w:pPr>
      <w:bookmarkStart w:id="520" w:name="_Ref365532308"/>
      <w:bookmarkStart w:id="521" w:name="_Ref365538056"/>
      <w:bookmarkStart w:id="522" w:name="_Ref365538832"/>
      <w:bookmarkStart w:id="523" w:name="_Ref365538850"/>
      <w:bookmarkStart w:id="524" w:name="_Toc366141809"/>
      <w:r w:rsidRPr="00E77497">
        <w:t>[[Get]] (P</w:t>
      </w:r>
      <w:r>
        <w:t>, Receiver</w:t>
      </w:r>
      <w:r w:rsidRPr="00E77497">
        <w:t>)</w:t>
      </w:r>
      <w:bookmarkEnd w:id="520"/>
      <w:bookmarkEnd w:id="521"/>
      <w:bookmarkEnd w:id="522"/>
      <w:bookmarkEnd w:id="523"/>
      <w:bookmarkEnd w:id="524"/>
    </w:p>
    <w:p w14:paraId="47C3DECC" w14:textId="77777777" w:rsidR="005D37A2" w:rsidRPr="00E77497" w:rsidRDefault="005D37A2" w:rsidP="005D37A2">
      <w:r w:rsidRPr="00E77497">
        <w:t xml:space="preserve">When the [[Get]]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14:paraId="40470C8E" w14:textId="77777777" w:rsidR="005D37A2" w:rsidRPr="00E77497" w:rsidDel="004372C5" w:rsidRDefault="005D37A2" w:rsidP="005D37A2">
      <w:pPr>
        <w:pStyle w:val="Alg4"/>
        <w:numPr>
          <w:ilvl w:val="0"/>
          <w:numId w:val="401"/>
        </w:numPr>
        <w:spacing w:before="240"/>
        <w:contextualSpacing/>
      </w:pPr>
      <w:r>
        <w:t>Assert: IsPropertyKey(</w:t>
      </w:r>
      <w:r>
        <w:rPr>
          <w:i/>
          <w:iCs/>
        </w:rPr>
        <w:t>P</w:t>
      </w:r>
      <w:r>
        <w:t xml:space="preserve">) is </w:t>
      </w:r>
      <w:r w:rsidRPr="00B40933">
        <w:rPr>
          <w:b/>
          <w:bCs/>
        </w:rPr>
        <w:t>true</w:t>
      </w:r>
      <w:r w:rsidRPr="00E77497" w:rsidDel="004372C5">
        <w:t>.</w:t>
      </w:r>
    </w:p>
    <w:p w14:paraId="00B97244" w14:textId="77777777" w:rsidR="005D37A2" w:rsidRPr="00E77497" w:rsidRDefault="005D37A2" w:rsidP="005D37A2">
      <w:pPr>
        <w:pStyle w:val="Alg4"/>
        <w:numPr>
          <w:ilvl w:val="0"/>
          <w:numId w:val="401"/>
        </w:numPr>
      </w:pPr>
      <w:r w:rsidRPr="00E77497">
        <w:t xml:space="preserve">Let </w:t>
      </w:r>
      <w:r w:rsidRPr="00E77497">
        <w:rPr>
          <w:i/>
        </w:rPr>
        <w:t xml:space="preserve">desc </w:t>
      </w:r>
      <w:r w:rsidRPr="00E77497">
        <w:t>be the result of calling</w:t>
      </w:r>
      <w:r>
        <w:t xml:space="preserve"> 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14:paraId="65614389" w14:textId="77777777" w:rsidR="005D37A2" w:rsidRDefault="005D37A2" w:rsidP="005D37A2">
      <w:pPr>
        <w:pStyle w:val="Alg4"/>
        <w:numPr>
          <w:ilvl w:val="0"/>
          <w:numId w:val="401"/>
        </w:numPr>
      </w:pPr>
      <w:r>
        <w:t>ReturnIfAbrupt(</w:t>
      </w:r>
      <w:r>
        <w:rPr>
          <w:i/>
          <w:iCs/>
        </w:rPr>
        <w:t>desc</w:t>
      </w:r>
      <w:r>
        <w:t>).</w:t>
      </w:r>
    </w:p>
    <w:p w14:paraId="5F68DEBF" w14:textId="77777777" w:rsidR="005D37A2" w:rsidRPr="00E77497" w:rsidRDefault="005D37A2" w:rsidP="005D37A2">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w:t>
      </w:r>
      <w:r>
        <w:t>then</w:t>
      </w:r>
    </w:p>
    <w:p w14:paraId="553633FB" w14:textId="77777777" w:rsidR="005D37A2" w:rsidRDefault="005D37A2" w:rsidP="005D37A2">
      <w:pPr>
        <w:pStyle w:val="Alg4"/>
        <w:numPr>
          <w:ilvl w:val="1"/>
          <w:numId w:val="401"/>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GetInheritance</w:t>
      </w:r>
      <w:r w:rsidRPr="004C1E7C">
        <w:t xml:space="preserve">]] internal </w:t>
      </w:r>
      <w:r>
        <w:t>method</w:t>
      </w:r>
      <w:r w:rsidRPr="004C1E7C">
        <w:t xml:space="preserve"> of </w:t>
      </w:r>
      <w:r w:rsidRPr="00EB555A">
        <w:rPr>
          <w:i/>
          <w:iCs/>
        </w:rPr>
        <w:t>O</w:t>
      </w:r>
      <w:r>
        <w:t>.</w:t>
      </w:r>
    </w:p>
    <w:p w14:paraId="1B7501EC" w14:textId="77777777" w:rsidR="005D37A2" w:rsidRDefault="005D37A2" w:rsidP="005D37A2">
      <w:pPr>
        <w:pStyle w:val="Alg4"/>
        <w:numPr>
          <w:ilvl w:val="1"/>
          <w:numId w:val="401"/>
        </w:numPr>
      </w:pPr>
      <w:r>
        <w:t>ReturnIfAbrupt(</w:t>
      </w:r>
      <w:r>
        <w:rPr>
          <w:i/>
          <w:iCs/>
        </w:rPr>
        <w:t>parent</w:t>
      </w:r>
      <w:r>
        <w:t>).</w:t>
      </w:r>
    </w:p>
    <w:p w14:paraId="72D77720" w14:textId="77777777" w:rsidR="005D37A2" w:rsidRDefault="005D37A2" w:rsidP="005D37A2">
      <w:pPr>
        <w:pStyle w:val="Alg4"/>
        <w:numPr>
          <w:ilvl w:val="1"/>
          <w:numId w:val="401"/>
        </w:numPr>
      </w:pPr>
      <w:r>
        <w:t xml:space="preserve">If </w:t>
      </w:r>
      <w:r>
        <w:rPr>
          <w:i/>
          <w:iCs/>
        </w:rPr>
        <w:t>parent</w:t>
      </w:r>
      <w:r>
        <w:t xml:space="preserve"> is </w:t>
      </w:r>
      <w:r>
        <w:rPr>
          <w:b/>
          <w:bCs/>
        </w:rPr>
        <w:t>null</w:t>
      </w:r>
      <w:r>
        <w:t xml:space="preserve">, then return </w:t>
      </w:r>
      <w:r>
        <w:rPr>
          <w:b/>
          <w:bCs/>
        </w:rPr>
        <w:t>undefined.</w:t>
      </w:r>
    </w:p>
    <w:p w14:paraId="4F01EFE6" w14:textId="77777777" w:rsidR="005D37A2" w:rsidRDefault="005D37A2" w:rsidP="005D37A2">
      <w:pPr>
        <w:pStyle w:val="Alg4"/>
        <w:numPr>
          <w:ilvl w:val="1"/>
          <w:numId w:val="401"/>
        </w:numPr>
      </w:pPr>
      <w:r>
        <w:t xml:space="preserve">Return the result of calling the [[Get]] internal method of </w:t>
      </w:r>
      <w:r>
        <w:rPr>
          <w:i/>
          <w:iCs/>
        </w:rPr>
        <w:t>parent</w:t>
      </w:r>
      <w:r>
        <w:t xml:space="preserve"> with arguments </w:t>
      </w:r>
      <w:r>
        <w:rPr>
          <w:i/>
          <w:iCs/>
        </w:rPr>
        <w:t>P</w:t>
      </w:r>
      <w:r>
        <w:t xml:space="preserve"> and </w:t>
      </w:r>
      <w:r>
        <w:rPr>
          <w:i/>
          <w:iCs/>
        </w:rPr>
        <w:t>Receiver</w:t>
      </w:r>
      <w:r>
        <w:t>.</w:t>
      </w:r>
    </w:p>
    <w:p w14:paraId="185D2C57" w14:textId="77777777" w:rsidR="005D37A2" w:rsidRPr="00E77497" w:rsidRDefault="005D37A2" w:rsidP="005D37A2">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497ABAA8" w14:textId="77777777" w:rsidR="005D37A2" w:rsidRPr="00E77497" w:rsidRDefault="005D37A2" w:rsidP="005D37A2">
      <w:pPr>
        <w:pStyle w:val="Alg4"/>
        <w:numPr>
          <w:ilvl w:val="0"/>
          <w:numId w:val="401"/>
        </w:numPr>
      </w:pPr>
      <w:r w:rsidRPr="00E77497">
        <w:t>Otherwise, IsAccessorDescriptor(</w:t>
      </w:r>
      <w:r w:rsidRPr="00E77497">
        <w:rPr>
          <w:i/>
        </w:rPr>
        <w:t>desc</w:t>
      </w:r>
      <w:r w:rsidRPr="00E77497">
        <w:t xml:space="preserve">) must be </w:t>
      </w:r>
      <w:r w:rsidRPr="00BD058A">
        <w:rPr>
          <w:b/>
          <w:bCs/>
        </w:rPr>
        <w:t>true</w:t>
      </w:r>
      <w:r w:rsidRPr="00E77497">
        <w:t xml:space="preserve"> so, let </w:t>
      </w:r>
      <w:r w:rsidRPr="00E77497">
        <w:rPr>
          <w:i/>
        </w:rPr>
        <w:t>getter</w:t>
      </w:r>
      <w:r w:rsidRPr="00E77497">
        <w:t xml:space="preserve"> be </w:t>
      </w:r>
      <w:r w:rsidRPr="00E77497">
        <w:rPr>
          <w:i/>
        </w:rPr>
        <w:t>desc</w:t>
      </w:r>
      <w:r w:rsidRPr="00E77497">
        <w:t>.[[Get]].</w:t>
      </w:r>
    </w:p>
    <w:p w14:paraId="04578997" w14:textId="77777777" w:rsidR="005D37A2" w:rsidRPr="00E77497" w:rsidRDefault="005D37A2" w:rsidP="005D37A2">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2D460F11" w14:textId="77777777" w:rsidR="005D37A2" w:rsidRPr="00E77497" w:rsidRDefault="005D37A2" w:rsidP="005D37A2">
      <w:pPr>
        <w:pStyle w:val="Alg4"/>
        <w:numPr>
          <w:ilvl w:val="0"/>
          <w:numId w:val="401"/>
        </w:numPr>
        <w:spacing w:after="120"/>
      </w:pPr>
      <w:r w:rsidRPr="00E77497">
        <w:t xml:space="preserve">Return the result </w:t>
      </w:r>
      <w:r>
        <w:t xml:space="preserve">of </w:t>
      </w:r>
      <w:r w:rsidRPr="00E77497">
        <w:t xml:space="preserve">calling the [[Call]] internal method of </w:t>
      </w:r>
      <w:r w:rsidRPr="00E77497">
        <w:rPr>
          <w:i/>
        </w:rPr>
        <w:t xml:space="preserve">getter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t>an empty List</w:t>
      </w:r>
      <w:r w:rsidRPr="00E77497">
        <w:t xml:space="preserve"> </w:t>
      </w:r>
      <w:r>
        <w:t>as</w:t>
      </w:r>
      <w:r w:rsidRPr="00E77497">
        <w:t xml:space="preserve"> </w:t>
      </w:r>
      <w:r w:rsidRPr="00A11130">
        <w:rPr>
          <w:i/>
          <w:iCs/>
        </w:rPr>
        <w:t>arguments</w:t>
      </w:r>
      <w:r>
        <w:rPr>
          <w:i/>
          <w:iCs/>
        </w:rPr>
        <w:t>List</w:t>
      </w:r>
      <w:r w:rsidRPr="00E77497">
        <w:t>.</w:t>
      </w:r>
    </w:p>
    <w:p w14:paraId="73BCD544" w14:textId="77777777" w:rsidR="005D37A2" w:rsidRPr="00E77497" w:rsidRDefault="005D37A2" w:rsidP="005D37A2">
      <w:pPr>
        <w:pStyle w:val="30"/>
      </w:pPr>
      <w:bookmarkStart w:id="525" w:name="_Toc366141810"/>
      <w:r w:rsidRPr="00E77497">
        <w:t>[[</w:t>
      </w:r>
      <w:r>
        <w:t>Set</w:t>
      </w:r>
      <w:r w:rsidRPr="00E77497">
        <w:t>]</w:t>
      </w:r>
      <w:r>
        <w:t>]</w:t>
      </w:r>
      <w:r w:rsidRPr="00E77497">
        <w:t xml:space="preserve"> ( P, V, </w:t>
      </w:r>
      <w:r w:rsidRPr="00457C2D">
        <w:t xml:space="preserve"> Receiver</w:t>
      </w:r>
      <w:r w:rsidRPr="00E77497">
        <w:t>)</w:t>
      </w:r>
      <w:bookmarkEnd w:id="525"/>
    </w:p>
    <w:p w14:paraId="2E4E8698" w14:textId="77777777" w:rsidR="005D37A2" w:rsidRPr="00E77497" w:rsidRDefault="005D37A2" w:rsidP="005D37A2">
      <w:r w:rsidRPr="00E77497">
        <w:t>When the [[</w:t>
      </w:r>
      <w:r>
        <w:t>Set</w:t>
      </w:r>
      <w:r w:rsidRPr="00E77497">
        <w:t xml:space="preserve">]] internal method of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14:paraId="158E367C" w14:textId="77777777" w:rsidR="005D37A2" w:rsidRPr="00E77497" w:rsidDel="004372C5" w:rsidRDefault="005D37A2" w:rsidP="005D37A2">
      <w:pPr>
        <w:pStyle w:val="Alg4"/>
        <w:numPr>
          <w:ilvl w:val="0"/>
          <w:numId w:val="344"/>
        </w:numPr>
        <w:spacing w:before="240"/>
        <w:contextualSpacing/>
      </w:pPr>
      <w:r>
        <w:t>Assert: IsPropertyKey(</w:t>
      </w:r>
      <w:r>
        <w:rPr>
          <w:i/>
          <w:iCs/>
        </w:rPr>
        <w:t>P</w:t>
      </w:r>
      <w:r>
        <w:t xml:space="preserve">) is </w:t>
      </w:r>
      <w:r w:rsidRPr="00B40933">
        <w:rPr>
          <w:b/>
          <w:bCs/>
        </w:rPr>
        <w:t>true</w:t>
      </w:r>
      <w:r w:rsidRPr="00E77497" w:rsidDel="004372C5">
        <w:t>.</w:t>
      </w:r>
    </w:p>
    <w:p w14:paraId="0BCCEE8B" w14:textId="77777777" w:rsidR="005D37A2" w:rsidRPr="00E77497" w:rsidRDefault="005D37A2" w:rsidP="005D37A2">
      <w:pPr>
        <w:pStyle w:val="Alg4"/>
        <w:numPr>
          <w:ilvl w:val="0"/>
          <w:numId w:val="344"/>
        </w:numPr>
      </w:pPr>
      <w:r w:rsidRPr="00E77497">
        <w:t xml:space="preserve">Let </w:t>
      </w:r>
      <w:r w:rsidRPr="00E77497">
        <w:rPr>
          <w:i/>
        </w:rPr>
        <w:t xml:space="preserve">ownDesc </w:t>
      </w:r>
      <w:r w:rsidRPr="00E77497">
        <w:t xml:space="preserve">be the result of calling </w:t>
      </w:r>
      <w:r>
        <w:t>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14:paraId="4FE80683" w14:textId="77777777" w:rsidR="005D37A2" w:rsidRDefault="005D37A2" w:rsidP="005D37A2">
      <w:pPr>
        <w:pStyle w:val="Alg4"/>
        <w:numPr>
          <w:ilvl w:val="0"/>
          <w:numId w:val="344"/>
        </w:numPr>
      </w:pPr>
      <w:r>
        <w:t>ReturnIfAbrupt(</w:t>
      </w:r>
      <w:r w:rsidRPr="00E77497">
        <w:rPr>
          <w:i/>
        </w:rPr>
        <w:t>ownDesc</w:t>
      </w:r>
      <w:r>
        <w:t>).</w:t>
      </w:r>
    </w:p>
    <w:p w14:paraId="134EBC64" w14:textId="77777777" w:rsidR="005D37A2" w:rsidRPr="00E77497" w:rsidRDefault="005D37A2" w:rsidP="005D37A2">
      <w:pPr>
        <w:pStyle w:val="Alg4"/>
        <w:numPr>
          <w:ilvl w:val="0"/>
          <w:numId w:val="344"/>
        </w:numPr>
      </w:pPr>
      <w:r w:rsidRPr="00E77497">
        <w:t xml:space="preserve">If </w:t>
      </w:r>
      <w:r w:rsidRPr="00E77497">
        <w:rPr>
          <w:i/>
        </w:rPr>
        <w:t xml:space="preserve">ownDesc </w:t>
      </w:r>
      <w:r w:rsidRPr="00E77497">
        <w:t xml:space="preserve">is </w:t>
      </w:r>
      <w:r w:rsidRPr="00E77497">
        <w:rPr>
          <w:b/>
        </w:rPr>
        <w:t>undefined</w:t>
      </w:r>
      <w:r w:rsidRPr="00E77497">
        <w:t xml:space="preserve">, </w:t>
      </w:r>
      <w:r>
        <w:t>then</w:t>
      </w:r>
    </w:p>
    <w:p w14:paraId="4E9DF1EA" w14:textId="77777777" w:rsidR="005D37A2" w:rsidRDefault="005D37A2" w:rsidP="005D37A2">
      <w:pPr>
        <w:pStyle w:val="Alg4"/>
        <w:numPr>
          <w:ilvl w:val="1"/>
          <w:numId w:val="344"/>
        </w:numPr>
      </w:pPr>
      <w:r w:rsidRPr="004C1E7C">
        <w:t xml:space="preserve">Let </w:t>
      </w:r>
      <w:r>
        <w:rPr>
          <w:i/>
          <w:iCs/>
        </w:rPr>
        <w:t>parent</w:t>
      </w:r>
      <w:r>
        <w:t xml:space="preserve"> </w:t>
      </w:r>
      <w:r w:rsidRPr="004C1E7C">
        <w:t xml:space="preserve">be the </w:t>
      </w:r>
      <w:r>
        <w:t>result</w:t>
      </w:r>
      <w:r w:rsidRPr="004C1E7C">
        <w:t xml:space="preserve"> of</w:t>
      </w:r>
      <w:r>
        <w:t xml:space="preserve"> calling</w:t>
      </w:r>
      <w:r w:rsidRPr="004C1E7C">
        <w:t xml:space="preserve"> the [[</w:t>
      </w:r>
      <w:r>
        <w:t>GetInheritance</w:t>
      </w:r>
      <w:r w:rsidRPr="004C1E7C">
        <w:t xml:space="preserve">]] internal </w:t>
      </w:r>
      <w:r>
        <w:t>method</w:t>
      </w:r>
      <w:r w:rsidRPr="004C1E7C">
        <w:t xml:space="preserve"> of </w:t>
      </w:r>
      <w:r w:rsidRPr="00EB555A">
        <w:rPr>
          <w:i/>
          <w:iCs/>
        </w:rPr>
        <w:t>O</w:t>
      </w:r>
      <w:r>
        <w:t>.</w:t>
      </w:r>
    </w:p>
    <w:p w14:paraId="1C567095" w14:textId="77777777" w:rsidR="005D37A2" w:rsidRDefault="005D37A2" w:rsidP="005D37A2">
      <w:pPr>
        <w:pStyle w:val="Alg4"/>
        <w:numPr>
          <w:ilvl w:val="1"/>
          <w:numId w:val="344"/>
        </w:numPr>
      </w:pPr>
      <w:r>
        <w:t>ReturnIfAbrupt(</w:t>
      </w:r>
      <w:r>
        <w:rPr>
          <w:i/>
          <w:iCs/>
        </w:rPr>
        <w:t>parent</w:t>
      </w:r>
      <w:r>
        <w:t>).</w:t>
      </w:r>
    </w:p>
    <w:p w14:paraId="3B29BE0D" w14:textId="77777777" w:rsidR="005D37A2" w:rsidRDefault="005D37A2" w:rsidP="005D37A2">
      <w:pPr>
        <w:pStyle w:val="Alg4"/>
        <w:numPr>
          <w:ilvl w:val="1"/>
          <w:numId w:val="344"/>
        </w:numPr>
      </w:pPr>
      <w:r>
        <w:t xml:space="preserve">If </w:t>
      </w:r>
      <w:r>
        <w:rPr>
          <w:i/>
          <w:iCs/>
        </w:rPr>
        <w:t>parent</w:t>
      </w:r>
      <w:r>
        <w:t xml:space="preserve"> is not </w:t>
      </w:r>
      <w:r>
        <w:rPr>
          <w:b/>
          <w:bCs/>
        </w:rPr>
        <w:t>null</w:t>
      </w:r>
      <w:r>
        <w:t xml:space="preserve">, then </w:t>
      </w:r>
    </w:p>
    <w:p w14:paraId="4B6CBBDC" w14:textId="77777777" w:rsidR="005D37A2" w:rsidRDefault="005D37A2" w:rsidP="005D37A2">
      <w:pPr>
        <w:pStyle w:val="Alg4"/>
        <w:numPr>
          <w:ilvl w:val="2"/>
          <w:numId w:val="344"/>
        </w:numPr>
      </w:pPr>
      <w:r>
        <w:t xml:space="preserve">Return the result of calling the [[Set]] internal method of </w:t>
      </w:r>
      <w:r>
        <w:rPr>
          <w:i/>
          <w:iCs/>
        </w:rPr>
        <w:t>parent</w:t>
      </w:r>
      <w:r>
        <w:t xml:space="preserve"> with arguments </w:t>
      </w:r>
      <w:r>
        <w:rPr>
          <w:i/>
          <w:iCs/>
        </w:rPr>
        <w:t>P</w:t>
      </w:r>
      <w:r>
        <w:t xml:space="preserve">, </w:t>
      </w:r>
      <w:r>
        <w:rPr>
          <w:i/>
          <w:iCs/>
        </w:rPr>
        <w:t>V</w:t>
      </w:r>
      <w:r>
        <w:t xml:space="preserve">, and </w:t>
      </w:r>
      <w:r w:rsidRPr="00457C2D">
        <w:rPr>
          <w:i/>
          <w:iCs/>
        </w:rPr>
        <w:t>Receiver</w:t>
      </w:r>
      <w:r>
        <w:t>.</w:t>
      </w:r>
    </w:p>
    <w:p w14:paraId="256FB72C" w14:textId="77777777" w:rsidR="005D37A2" w:rsidRDefault="005D37A2" w:rsidP="005D37A2">
      <w:pPr>
        <w:pStyle w:val="Alg4"/>
        <w:numPr>
          <w:ilvl w:val="1"/>
          <w:numId w:val="344"/>
        </w:numPr>
        <w:spacing w:after="220"/>
        <w:contextualSpacing/>
      </w:pPr>
      <w:r>
        <w:t>Else,</w:t>
      </w:r>
    </w:p>
    <w:p w14:paraId="49D2DB11" w14:textId="77777777" w:rsidR="005D37A2" w:rsidRDefault="005D37A2" w:rsidP="005D37A2">
      <w:pPr>
        <w:pStyle w:val="Alg4"/>
        <w:numPr>
          <w:ilvl w:val="2"/>
          <w:numId w:val="344"/>
        </w:numPr>
      </w:pPr>
      <w:r w:rsidRPr="00E77497">
        <w:t xml:space="preserve">Let </w:t>
      </w:r>
      <w:r w:rsidRPr="00E77497">
        <w:rPr>
          <w:i/>
        </w:rPr>
        <w:t xml:space="preserve">ownDesc </w:t>
      </w:r>
      <w:r w:rsidRPr="00E77497">
        <w:t>be</w:t>
      </w:r>
      <w:r>
        <w:t xml:space="preserve"> </w:t>
      </w:r>
      <w:r w:rsidRPr="00E77497">
        <w:t>the Property Descriptor</w:t>
      </w:r>
      <w:r>
        <w:t xml:space="preserve"> </w:t>
      </w:r>
      <w:r w:rsidRPr="00E77497">
        <w:t xml:space="preserve">{[[Value]]: </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392AEAFA" w14:textId="77777777" w:rsidR="005D37A2" w:rsidRPr="00E77497" w:rsidRDefault="005D37A2" w:rsidP="005D37A2">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14:paraId="3E853D74" w14:textId="77777777" w:rsidR="005D37A2" w:rsidRDefault="005D37A2" w:rsidP="005D37A2">
      <w:pPr>
        <w:pStyle w:val="Alg4"/>
        <w:numPr>
          <w:ilvl w:val="1"/>
          <w:numId w:val="344"/>
        </w:numPr>
      </w:pPr>
      <w:r w:rsidRPr="00BF5BFD">
        <w:t xml:space="preserve">If </w:t>
      </w:r>
      <w:r w:rsidRPr="00BF5BFD">
        <w:rPr>
          <w:i/>
          <w:iCs/>
        </w:rPr>
        <w:t>ownDesc</w:t>
      </w:r>
      <w:r w:rsidRPr="00BF5BFD">
        <w:t xml:space="preserve">.[[Writable]] is </w:t>
      </w:r>
      <w:r w:rsidRPr="00BF5BFD">
        <w:rPr>
          <w:b/>
          <w:bCs/>
        </w:rPr>
        <w:t>false</w:t>
      </w:r>
      <w:r w:rsidRPr="00BF5BFD">
        <w:t xml:space="preserve">, return </w:t>
      </w:r>
      <w:r w:rsidRPr="00BF5BFD">
        <w:rPr>
          <w:b/>
          <w:bCs/>
        </w:rPr>
        <w:t>false</w:t>
      </w:r>
      <w:r w:rsidRPr="00BF5BFD">
        <w:t>.</w:t>
      </w:r>
    </w:p>
    <w:p w14:paraId="189373AB" w14:textId="77777777" w:rsidR="005D37A2" w:rsidRDefault="005D37A2" w:rsidP="005D37A2">
      <w:pPr>
        <w:pStyle w:val="Alg4"/>
        <w:numPr>
          <w:ilvl w:val="1"/>
          <w:numId w:val="344"/>
        </w:numPr>
      </w:pPr>
      <w:r w:rsidRPr="00BF5BFD">
        <w:t xml:space="preserve">If </w:t>
      </w:r>
      <w:r>
        <w:rPr>
          <w:iCs/>
        </w:rPr>
        <w:t>Type(</w:t>
      </w:r>
      <w:r>
        <w:rPr>
          <w:i/>
        </w:rPr>
        <w:t>Receiver</w:t>
      </w:r>
      <w:r>
        <w:rPr>
          <w:iCs/>
        </w:rPr>
        <w:t>)</w:t>
      </w:r>
      <w:r w:rsidRPr="00BF5BFD">
        <w:t xml:space="preserve"> is</w:t>
      </w:r>
      <w:r>
        <w:t xml:space="preserve"> not Object</w:t>
      </w:r>
      <w:r w:rsidRPr="00BF5BFD">
        <w:t xml:space="preserve">, return </w:t>
      </w:r>
      <w:r w:rsidRPr="00BF5BFD">
        <w:rPr>
          <w:b/>
          <w:bCs/>
        </w:rPr>
        <w:t>false</w:t>
      </w:r>
      <w:r w:rsidRPr="00BF5BFD">
        <w:t>.</w:t>
      </w:r>
    </w:p>
    <w:p w14:paraId="6BC92981" w14:textId="77777777" w:rsidR="005D37A2" w:rsidRDefault="005D37A2" w:rsidP="005D37A2">
      <w:pPr>
        <w:pStyle w:val="Alg4"/>
        <w:numPr>
          <w:ilvl w:val="1"/>
          <w:numId w:val="344"/>
        </w:numPr>
      </w:pPr>
      <w:r>
        <w:t xml:space="preserve">Let </w:t>
      </w:r>
      <w:r>
        <w:rPr>
          <w:i/>
          <w:iCs/>
        </w:rPr>
        <w:t>existingDescriptor</w:t>
      </w:r>
      <w:r>
        <w:t xml:space="preserve"> be </w:t>
      </w:r>
      <w:r w:rsidRPr="00E77497">
        <w:t xml:space="preserve">the result of calling </w:t>
      </w:r>
      <w:r>
        <w:t>the [[</w:t>
      </w:r>
      <w:r w:rsidRPr="00E77497">
        <w:t>GetOwnProperty</w:t>
      </w:r>
      <w:r>
        <w:t xml:space="preserve">]] internal method of </w:t>
      </w:r>
      <w:r w:rsidRPr="00457C2D">
        <w:rPr>
          <w:i/>
          <w:iCs/>
        </w:rPr>
        <w:t>Receiver</w:t>
      </w:r>
      <w:r>
        <w:t xml:space="preserve"> with argument</w:t>
      </w:r>
      <w:r w:rsidRPr="00E77497">
        <w:t xml:space="preserve"> </w:t>
      </w:r>
      <w:r w:rsidRPr="00E77497">
        <w:rPr>
          <w:i/>
        </w:rPr>
        <w:t>P</w:t>
      </w:r>
      <w:r w:rsidRPr="00E77497">
        <w:t>.</w:t>
      </w:r>
    </w:p>
    <w:p w14:paraId="1F4A3785" w14:textId="77777777" w:rsidR="005D37A2" w:rsidRDefault="005D37A2" w:rsidP="005D37A2">
      <w:pPr>
        <w:pStyle w:val="Alg4"/>
        <w:numPr>
          <w:ilvl w:val="1"/>
          <w:numId w:val="344"/>
        </w:numPr>
      </w:pPr>
      <w:r>
        <w:t>ReturnIfAbrupt(</w:t>
      </w:r>
      <w:r>
        <w:rPr>
          <w:i/>
          <w:iCs/>
        </w:rPr>
        <w:t>existingDescriptor</w:t>
      </w:r>
      <w:r>
        <w:t>).</w:t>
      </w:r>
    </w:p>
    <w:p w14:paraId="7D40B451" w14:textId="77777777" w:rsidR="005D37A2" w:rsidRDefault="005D37A2" w:rsidP="005D37A2">
      <w:pPr>
        <w:pStyle w:val="Alg4"/>
        <w:numPr>
          <w:ilvl w:val="1"/>
          <w:numId w:val="344"/>
        </w:numPr>
      </w:pPr>
      <w:r>
        <w:t xml:space="preserve">If </w:t>
      </w:r>
      <w:r>
        <w:rPr>
          <w:i/>
          <w:iCs/>
        </w:rPr>
        <w:t>existingDescriptor</w:t>
      </w:r>
      <w:r>
        <w:t xml:space="preserve"> is not </w:t>
      </w:r>
      <w:r>
        <w:rPr>
          <w:b/>
          <w:bCs/>
        </w:rPr>
        <w:t>undefined</w:t>
      </w:r>
      <w:r>
        <w:t>, then</w:t>
      </w:r>
    </w:p>
    <w:p w14:paraId="365280CF" w14:textId="77777777" w:rsidR="005D37A2" w:rsidRPr="00E77497" w:rsidRDefault="005D37A2" w:rsidP="005D37A2">
      <w:pPr>
        <w:pStyle w:val="Alg4"/>
        <w:numPr>
          <w:ilvl w:val="2"/>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14:paraId="162468EF" w14:textId="77777777" w:rsidR="005D37A2" w:rsidRPr="00E77497" w:rsidRDefault="005D37A2" w:rsidP="005D37A2">
      <w:pPr>
        <w:pStyle w:val="Alg4"/>
        <w:numPr>
          <w:ilvl w:val="2"/>
          <w:numId w:val="344"/>
        </w:numPr>
      </w:pPr>
      <w:r>
        <w:t>Return the result of calling</w:t>
      </w:r>
      <w:r w:rsidRPr="00E77497">
        <w:t xml:space="preserve"> </w:t>
      </w:r>
      <w:r>
        <w:t>the [[</w:t>
      </w:r>
      <w:r w:rsidRPr="00E77497">
        <w:t>DefineOwnProperty</w:t>
      </w:r>
      <w:r>
        <w:t xml:space="preserve">]] internal method of </w:t>
      </w:r>
      <w:r w:rsidRPr="00AD5E14">
        <w:rPr>
          <w:i/>
          <w:iCs/>
        </w:rPr>
        <w:t>Receiver</w:t>
      </w:r>
      <w:r>
        <w:t xml:space="preserve"> with arguments</w:t>
      </w:r>
      <w:r w:rsidRPr="00E77497">
        <w:t xml:space="preserve"> </w:t>
      </w:r>
      <w:r w:rsidRPr="00E77497">
        <w:rPr>
          <w:i/>
        </w:rPr>
        <w:t>P</w:t>
      </w:r>
      <w:r w:rsidRPr="00483C7C">
        <w:t xml:space="preserve"> </w:t>
      </w:r>
      <w:r>
        <w:t>and</w:t>
      </w:r>
      <w:r w:rsidRPr="00E77497">
        <w:t xml:space="preserve"> </w:t>
      </w:r>
      <w:r w:rsidRPr="00E77497">
        <w:rPr>
          <w:i/>
        </w:rPr>
        <w:t>valueDesc</w:t>
      </w:r>
      <w:r w:rsidRPr="00E77497">
        <w:t>.</w:t>
      </w:r>
    </w:p>
    <w:p w14:paraId="0DDA433D" w14:textId="77777777" w:rsidR="005D37A2" w:rsidRDefault="005D37A2" w:rsidP="005D37A2">
      <w:pPr>
        <w:pStyle w:val="Alg4"/>
        <w:numPr>
          <w:ilvl w:val="1"/>
          <w:numId w:val="344"/>
        </w:numPr>
      </w:pPr>
      <w:r>
        <w:t xml:space="preserve">Else </w:t>
      </w:r>
      <w:r w:rsidRPr="008F76C0">
        <w:rPr>
          <w:i/>
          <w:iCs/>
        </w:rPr>
        <w:t xml:space="preserve">Receiver </w:t>
      </w:r>
      <w:r>
        <w:t xml:space="preserve">does not currently have a property </w:t>
      </w:r>
      <w:r>
        <w:rPr>
          <w:i/>
          <w:iCs/>
        </w:rPr>
        <w:t>P</w:t>
      </w:r>
      <w:r>
        <w:t>,</w:t>
      </w:r>
    </w:p>
    <w:p w14:paraId="0952274C" w14:textId="77777777" w:rsidR="005D37A2" w:rsidRPr="00E77497" w:rsidRDefault="005D37A2" w:rsidP="005D37A2">
      <w:pPr>
        <w:pStyle w:val="Alg4"/>
        <w:numPr>
          <w:ilvl w:val="2"/>
          <w:numId w:val="344"/>
        </w:numPr>
        <w:spacing w:after="220"/>
        <w:contextualSpacing/>
      </w:pPr>
      <w:r>
        <w:t>Return the result of performing CreateOwnDataProperty(</w:t>
      </w:r>
      <w:r w:rsidRPr="008F76C0">
        <w:rPr>
          <w:i/>
          <w:iCs/>
        </w:rPr>
        <w:t>Receiver</w:t>
      </w:r>
      <w:r>
        <w:rPr>
          <w:iCs/>
        </w:rPr>
        <w:t>,</w:t>
      </w:r>
      <w:r w:rsidRPr="00E77497">
        <w:t xml:space="preserve"> </w:t>
      </w:r>
      <w:r w:rsidRPr="00E77497">
        <w:rPr>
          <w:i/>
        </w:rPr>
        <w:t>P</w:t>
      </w:r>
      <w:r w:rsidRPr="00E77497">
        <w:t xml:space="preserve">, </w:t>
      </w:r>
      <w:r>
        <w:rPr>
          <w:i/>
        </w:rPr>
        <w:t>V</w:t>
      </w:r>
      <w:r>
        <w:rPr>
          <w:iCs/>
        </w:rPr>
        <w:t>)</w:t>
      </w:r>
      <w:r w:rsidRPr="00E77497">
        <w:t>.</w:t>
      </w:r>
    </w:p>
    <w:p w14:paraId="2FBA4190" w14:textId="77777777" w:rsidR="005D37A2" w:rsidRPr="00E77497" w:rsidRDefault="005D37A2" w:rsidP="005D37A2">
      <w:pPr>
        <w:pStyle w:val="Alg4"/>
        <w:numPr>
          <w:ilvl w:val="0"/>
          <w:numId w:val="344"/>
        </w:numPr>
      </w:pPr>
      <w:r w:rsidRPr="00E77497">
        <w:t>If IsAccessorDescriptor(</w:t>
      </w:r>
      <w:r w:rsidRPr="00E77497">
        <w:rPr>
          <w:i/>
        </w:rPr>
        <w:t>ownDesc</w:t>
      </w:r>
      <w:r w:rsidRPr="00E77497">
        <w:t xml:space="preserve">) is </w:t>
      </w:r>
      <w:r w:rsidRPr="00E77497">
        <w:rPr>
          <w:b/>
        </w:rPr>
        <w:t>true</w:t>
      </w:r>
      <w:r w:rsidRPr="00E77497">
        <w:t>, then</w:t>
      </w:r>
    </w:p>
    <w:p w14:paraId="1771F892" w14:textId="77777777" w:rsidR="005D37A2" w:rsidRPr="00E77497" w:rsidRDefault="005D37A2" w:rsidP="005D37A2">
      <w:pPr>
        <w:pStyle w:val="Alg4"/>
        <w:numPr>
          <w:ilvl w:val="1"/>
          <w:numId w:val="344"/>
        </w:numPr>
      </w:pPr>
      <w:r w:rsidRPr="00E77497">
        <w:t xml:space="preserve">Let </w:t>
      </w:r>
      <w:r w:rsidRPr="00E77497">
        <w:rPr>
          <w:i/>
        </w:rPr>
        <w:t xml:space="preserve">setter </w:t>
      </w:r>
      <w:r w:rsidRPr="00E77497">
        <w:t xml:space="preserve">be </w:t>
      </w:r>
      <w:r w:rsidRPr="00E77497">
        <w:rPr>
          <w:i/>
        </w:rPr>
        <w:t>ownDesc</w:t>
      </w:r>
      <w:r w:rsidRPr="00E77497">
        <w:t>.[[Set]].</w:t>
      </w:r>
    </w:p>
    <w:p w14:paraId="0A59C8EB" w14:textId="77777777" w:rsidR="005D37A2" w:rsidRDefault="005D37A2" w:rsidP="005D37A2">
      <w:pPr>
        <w:pStyle w:val="Alg4"/>
        <w:numPr>
          <w:ilvl w:val="1"/>
          <w:numId w:val="344"/>
        </w:numPr>
      </w:pPr>
      <w:r w:rsidRPr="00BF5BFD">
        <w:t xml:space="preserve">If </w:t>
      </w:r>
      <w:r w:rsidRPr="00E77497">
        <w:rPr>
          <w:i/>
        </w:rPr>
        <w:t>setter</w:t>
      </w:r>
      <w:r w:rsidRPr="00BF5BFD">
        <w:t xml:space="preserve"> is </w:t>
      </w:r>
      <w:r>
        <w:rPr>
          <w:b/>
          <w:bCs/>
        </w:rPr>
        <w:t>undefined</w:t>
      </w:r>
      <w:r w:rsidRPr="00BF5BFD">
        <w:t xml:space="preserve">, return </w:t>
      </w:r>
      <w:r w:rsidRPr="00BF5BFD">
        <w:rPr>
          <w:b/>
          <w:bCs/>
        </w:rPr>
        <w:t>false</w:t>
      </w:r>
      <w:r w:rsidRPr="00BF5BFD">
        <w:t>.</w:t>
      </w:r>
    </w:p>
    <w:p w14:paraId="317D849D" w14:textId="77777777" w:rsidR="005D37A2" w:rsidRPr="00E77497" w:rsidRDefault="005D37A2" w:rsidP="005D37A2">
      <w:pPr>
        <w:pStyle w:val="Alg4"/>
        <w:numPr>
          <w:ilvl w:val="1"/>
          <w:numId w:val="344"/>
        </w:numPr>
      </w:pPr>
      <w:r>
        <w:t xml:space="preserve">Let </w:t>
      </w:r>
      <w:r w:rsidRPr="00BA6C77">
        <w:rPr>
          <w:i/>
          <w:iCs/>
        </w:rPr>
        <w:t>setterResult</w:t>
      </w:r>
      <w:r>
        <w:t xml:space="preserve"> be the result of calling</w:t>
      </w:r>
      <w:r w:rsidRPr="00E77497">
        <w:t xml:space="preserve"> the [[Call]] internal method of </w:t>
      </w:r>
      <w:r w:rsidRPr="00E77497">
        <w:rPr>
          <w:i/>
        </w:rPr>
        <w:t xml:space="preserve">setter </w:t>
      </w:r>
      <w:r w:rsidRPr="00E77497">
        <w:t xml:space="preserve">providing </w:t>
      </w:r>
      <w:r>
        <w:rPr>
          <w:i/>
        </w:rPr>
        <w:t>Receiver</w:t>
      </w:r>
      <w:r w:rsidDel="0097274C">
        <w:rPr>
          <w:i/>
        </w:rPr>
        <w:t xml:space="preserve"> </w:t>
      </w:r>
      <w:r w:rsidRPr="00E77497">
        <w:t xml:space="preserve">as </w:t>
      </w:r>
      <w:r w:rsidRPr="006637C6">
        <w:rPr>
          <w:i/>
        </w:rPr>
        <w:t>this</w:t>
      </w:r>
      <w:r>
        <w:rPr>
          <w:i/>
        </w:rPr>
        <w:t>Argument</w:t>
      </w:r>
      <w:r w:rsidRPr="00E77497">
        <w:t xml:space="preserve"> and</w:t>
      </w:r>
      <w:r>
        <w:t xml:space="preserve"> a new</w:t>
      </w:r>
      <w:r w:rsidRPr="00E77497">
        <w:t xml:space="preserve"> </w:t>
      </w:r>
      <w:r>
        <w:t xml:space="preserve">List containing </w:t>
      </w:r>
      <w:r w:rsidRPr="00E77497">
        <w:rPr>
          <w:i/>
        </w:rPr>
        <w:t xml:space="preserve">V </w:t>
      </w:r>
      <w:r w:rsidRPr="00E77497">
        <w:t xml:space="preserve">as </w:t>
      </w:r>
      <w:r>
        <w:rPr>
          <w:i/>
          <w:iCs/>
        </w:rPr>
        <w:t>argumentsList</w:t>
      </w:r>
      <w:r w:rsidRPr="00E77497">
        <w:t>.</w:t>
      </w:r>
    </w:p>
    <w:p w14:paraId="37553914" w14:textId="77777777" w:rsidR="005D37A2" w:rsidRDefault="005D37A2" w:rsidP="005D37A2">
      <w:pPr>
        <w:pStyle w:val="Alg4"/>
        <w:numPr>
          <w:ilvl w:val="1"/>
          <w:numId w:val="344"/>
        </w:numPr>
      </w:pPr>
      <w:r>
        <w:t>ReturnIfAbrupt(</w:t>
      </w:r>
      <w:r w:rsidRPr="00BA6C77">
        <w:rPr>
          <w:i/>
          <w:iCs/>
        </w:rPr>
        <w:t>setterResult</w:t>
      </w:r>
      <w:r>
        <w:t>).</w:t>
      </w:r>
    </w:p>
    <w:p w14:paraId="5B7B7706" w14:textId="77777777" w:rsidR="005D37A2" w:rsidRPr="00E77497" w:rsidRDefault="005D37A2" w:rsidP="005D37A2">
      <w:pPr>
        <w:pStyle w:val="Alg4"/>
        <w:numPr>
          <w:ilvl w:val="1"/>
          <w:numId w:val="344"/>
        </w:numPr>
        <w:spacing w:after="240"/>
      </w:pPr>
      <w:r>
        <w:t xml:space="preserve">Return </w:t>
      </w:r>
      <w:r>
        <w:rPr>
          <w:b/>
          <w:bCs/>
        </w:rPr>
        <w:t>true</w:t>
      </w:r>
      <w:r>
        <w:t>.</w:t>
      </w:r>
    </w:p>
    <w:p w14:paraId="2A921B50" w14:textId="77777777" w:rsidR="005D37A2" w:rsidRPr="00E77497" w:rsidRDefault="005D37A2" w:rsidP="005D37A2">
      <w:pPr>
        <w:pStyle w:val="30"/>
      </w:pPr>
      <w:bookmarkStart w:id="526" w:name="_Ref365541201"/>
      <w:bookmarkStart w:id="527" w:name="_Toc366141811"/>
      <w:r w:rsidRPr="00E77497">
        <w:t>[[</w:t>
      </w:r>
      <w:r>
        <w:t>Invoke</w:t>
      </w:r>
      <w:r w:rsidRPr="00E77497">
        <w:t>]] (P</w:t>
      </w:r>
      <w:r>
        <w:t>, ArgumentsList, Receiver</w:t>
      </w:r>
      <w:r w:rsidRPr="00E77497">
        <w:t>)</w:t>
      </w:r>
      <w:bookmarkEnd w:id="526"/>
      <w:bookmarkEnd w:id="527"/>
    </w:p>
    <w:p w14:paraId="422EA8C0" w14:textId="77777777" w:rsidR="005D37A2" w:rsidRPr="00E77497" w:rsidRDefault="005D37A2" w:rsidP="005D37A2">
      <w:r w:rsidRPr="00E77497">
        <w:t>When the [[</w:t>
      </w:r>
      <w:r>
        <w:t>Invoke</w:t>
      </w:r>
      <w:r w:rsidRPr="00E77497">
        <w:t xml:space="preserve">]]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14:paraId="130C9BAE" w14:textId="77777777" w:rsidR="005D37A2" w:rsidRPr="00E77497" w:rsidDel="004372C5" w:rsidRDefault="005D37A2" w:rsidP="005D37A2">
      <w:pPr>
        <w:pStyle w:val="Alg4"/>
        <w:numPr>
          <w:ilvl w:val="0"/>
          <w:numId w:val="1470"/>
        </w:numPr>
        <w:spacing w:before="240"/>
        <w:contextualSpacing/>
      </w:pPr>
      <w:r>
        <w:t>Assert: IsPropertyKey(</w:t>
      </w:r>
      <w:r>
        <w:rPr>
          <w:i/>
          <w:iCs/>
        </w:rPr>
        <w:t>P</w:t>
      </w:r>
      <w:r>
        <w:t xml:space="preserve">) is </w:t>
      </w:r>
      <w:r w:rsidRPr="00B40933">
        <w:rPr>
          <w:b/>
          <w:bCs/>
        </w:rPr>
        <w:t>true</w:t>
      </w:r>
      <w:r w:rsidRPr="00E77497" w:rsidDel="004372C5">
        <w:t>.</w:t>
      </w:r>
    </w:p>
    <w:p w14:paraId="65BD1217" w14:textId="77777777" w:rsidR="005D37A2" w:rsidRDefault="005D37A2" w:rsidP="005D37A2">
      <w:pPr>
        <w:pStyle w:val="Alg4"/>
        <w:numPr>
          <w:ilvl w:val="0"/>
          <w:numId w:val="1470"/>
        </w:numPr>
      </w:pPr>
      <w:r>
        <w:t xml:space="preserve">Assert: </w:t>
      </w:r>
      <w:r>
        <w:rPr>
          <w:i/>
          <w:iCs/>
        </w:rPr>
        <w:t>ArgumentsList</w:t>
      </w:r>
      <w:r>
        <w:t xml:space="preserve"> is a List.</w:t>
      </w:r>
    </w:p>
    <w:p w14:paraId="216BD8D2" w14:textId="77777777" w:rsidR="005D37A2" w:rsidRDefault="005D37A2" w:rsidP="005D37A2">
      <w:pPr>
        <w:pStyle w:val="Alg4"/>
        <w:numPr>
          <w:ilvl w:val="0"/>
          <w:numId w:val="1470"/>
        </w:numPr>
      </w:pPr>
      <w:r>
        <w:t xml:space="preserve">Let </w:t>
      </w:r>
      <w:r>
        <w:rPr>
          <w:i/>
          <w:iCs/>
        </w:rPr>
        <w:t>method</w:t>
      </w:r>
      <w:r>
        <w:t xml:space="preserve"> be the result of calling the [[Get]] internal method of </w:t>
      </w:r>
      <w:r>
        <w:rPr>
          <w:i/>
          <w:iCs/>
        </w:rPr>
        <w:t>O</w:t>
      </w:r>
      <w:r>
        <w:t xml:space="preserve"> with arguments </w:t>
      </w:r>
      <w:r>
        <w:rPr>
          <w:i/>
          <w:iCs/>
        </w:rPr>
        <w:t>P</w:t>
      </w:r>
      <w:r>
        <w:t xml:space="preserve">, and </w:t>
      </w:r>
      <w:r>
        <w:rPr>
          <w:i/>
          <w:iCs/>
        </w:rPr>
        <w:t>Receiver</w:t>
      </w:r>
      <w:r>
        <w:t>.</w:t>
      </w:r>
    </w:p>
    <w:p w14:paraId="4169A94F" w14:textId="77777777" w:rsidR="005D37A2" w:rsidRDefault="005D37A2" w:rsidP="005D37A2">
      <w:pPr>
        <w:pStyle w:val="Alg4"/>
        <w:numPr>
          <w:ilvl w:val="0"/>
          <w:numId w:val="1470"/>
        </w:numPr>
      </w:pPr>
      <w:r>
        <w:t>ReturnIfAbrupt(</w:t>
      </w:r>
      <w:r>
        <w:rPr>
          <w:i/>
          <w:iCs/>
        </w:rPr>
        <w:t>method</w:t>
      </w:r>
      <w:r>
        <w:t>).</w:t>
      </w:r>
    </w:p>
    <w:p w14:paraId="0D911E4F" w14:textId="77777777" w:rsidR="005D37A2" w:rsidRPr="00E77497" w:rsidRDefault="005D37A2" w:rsidP="005D37A2">
      <w:pPr>
        <w:pStyle w:val="Alg3"/>
        <w:numPr>
          <w:ilvl w:val="0"/>
          <w:numId w:val="1470"/>
        </w:numPr>
      </w:pPr>
      <w:r w:rsidRPr="00E77497">
        <w:t>If Type(</w:t>
      </w:r>
      <w:r>
        <w:rPr>
          <w:i/>
          <w:iCs/>
        </w:rPr>
        <w:t>method</w:t>
      </w:r>
      <w:r w:rsidRPr="00E77497">
        <w:t xml:space="preserve">) is not Object, throw a </w:t>
      </w:r>
      <w:r w:rsidRPr="00E77497">
        <w:rPr>
          <w:b/>
        </w:rPr>
        <w:t>TypeError</w:t>
      </w:r>
      <w:r w:rsidRPr="00E77497">
        <w:t xml:space="preserve"> exception.</w:t>
      </w:r>
    </w:p>
    <w:p w14:paraId="134471AD" w14:textId="77777777" w:rsidR="005D37A2" w:rsidRPr="00E77497" w:rsidRDefault="005D37A2" w:rsidP="005D37A2">
      <w:pPr>
        <w:pStyle w:val="Alg3"/>
        <w:numPr>
          <w:ilvl w:val="0"/>
          <w:numId w:val="1470"/>
        </w:numPr>
      </w:pPr>
      <w:r w:rsidRPr="00E77497">
        <w:t>If IsCallable(</w:t>
      </w:r>
      <w:r>
        <w:rPr>
          <w:i/>
          <w:iCs/>
        </w:rPr>
        <w:t>method</w:t>
      </w:r>
      <w:r w:rsidRPr="00E77497">
        <w:t xml:space="preserve">) is </w:t>
      </w:r>
      <w:r w:rsidRPr="00E77497">
        <w:rPr>
          <w:b/>
        </w:rPr>
        <w:t>false</w:t>
      </w:r>
      <w:r w:rsidRPr="00E77497">
        <w:t xml:space="preserve">, throw a </w:t>
      </w:r>
      <w:r w:rsidRPr="00E77497">
        <w:rPr>
          <w:b/>
        </w:rPr>
        <w:t>TypeError</w:t>
      </w:r>
      <w:r w:rsidRPr="00E77497">
        <w:t xml:space="preserve"> exception.</w:t>
      </w:r>
    </w:p>
    <w:p w14:paraId="43C9BD6F" w14:textId="77777777" w:rsidR="005D37A2" w:rsidRPr="00E77497" w:rsidRDefault="005D37A2" w:rsidP="005D37A2">
      <w:pPr>
        <w:pStyle w:val="Alg4"/>
        <w:numPr>
          <w:ilvl w:val="0"/>
          <w:numId w:val="1470"/>
        </w:numPr>
        <w:spacing w:after="120"/>
      </w:pPr>
      <w:r w:rsidRPr="00E77497">
        <w:t xml:space="preserve">Return the result </w:t>
      </w:r>
      <w:r>
        <w:t xml:space="preserve">of </w:t>
      </w:r>
      <w:r w:rsidRPr="00E77497">
        <w:t xml:space="preserve">calling the [[Call]] internal method of </w:t>
      </w:r>
      <w:r>
        <w:rPr>
          <w:i/>
        </w:rPr>
        <w:t>method</w:t>
      </w:r>
      <w:r w:rsidRPr="00E77497">
        <w:rPr>
          <w:i/>
        </w:rPr>
        <w:t xml:space="preserve">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rsidRPr="000F5D83">
        <w:rPr>
          <w:i/>
          <w:iCs/>
        </w:rPr>
        <w:t>ArgumentsList</w:t>
      </w:r>
      <w:r w:rsidRPr="00E77497">
        <w:t xml:space="preserve"> </w:t>
      </w:r>
      <w:r>
        <w:t>as</w:t>
      </w:r>
      <w:r w:rsidRPr="00E77497">
        <w:t xml:space="preserve"> </w:t>
      </w:r>
      <w:r w:rsidRPr="00A11130">
        <w:rPr>
          <w:i/>
          <w:iCs/>
        </w:rPr>
        <w:t>arguments</w:t>
      </w:r>
      <w:r>
        <w:rPr>
          <w:i/>
          <w:iCs/>
        </w:rPr>
        <w:t>List</w:t>
      </w:r>
      <w:r w:rsidRPr="00E77497">
        <w:t>.</w:t>
      </w:r>
    </w:p>
    <w:p w14:paraId="2D751F05" w14:textId="77777777" w:rsidR="005D37A2" w:rsidRPr="00E77497" w:rsidRDefault="005D37A2" w:rsidP="005D37A2">
      <w:pPr>
        <w:pStyle w:val="30"/>
      </w:pPr>
      <w:bookmarkStart w:id="528" w:name="_Ref365532452"/>
      <w:bookmarkStart w:id="529" w:name="_Toc366141812"/>
      <w:r w:rsidRPr="00E77497">
        <w:t>[[Delete]] (P)</w:t>
      </w:r>
      <w:bookmarkEnd w:id="528"/>
      <w:bookmarkEnd w:id="529"/>
    </w:p>
    <w:p w14:paraId="0133D88A" w14:textId="77777777" w:rsidR="005D37A2" w:rsidRPr="00E77497" w:rsidRDefault="005D37A2" w:rsidP="005D37A2">
      <w:r w:rsidRPr="00E77497">
        <w:t xml:space="preserve">When the [[Delete]]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p>
    <w:p w14:paraId="3D06D1D1" w14:textId="77777777" w:rsidR="005D37A2" w:rsidRPr="00E77497" w:rsidDel="004372C5" w:rsidRDefault="005D37A2" w:rsidP="005D37A2">
      <w:pPr>
        <w:pStyle w:val="Alg4"/>
        <w:numPr>
          <w:ilvl w:val="0"/>
          <w:numId w:val="346"/>
        </w:numPr>
        <w:spacing w:before="240"/>
        <w:contextualSpacing/>
      </w:pPr>
      <w:r>
        <w:t>Assert: IsPropertyKey(</w:t>
      </w:r>
      <w:r>
        <w:rPr>
          <w:i/>
          <w:iCs/>
        </w:rPr>
        <w:t>P</w:t>
      </w:r>
      <w:r>
        <w:t xml:space="preserve">) is </w:t>
      </w:r>
      <w:r w:rsidRPr="00B40933">
        <w:rPr>
          <w:b/>
          <w:bCs/>
        </w:rPr>
        <w:t>true</w:t>
      </w:r>
      <w:r w:rsidRPr="00E77497" w:rsidDel="004372C5">
        <w:t>.</w:t>
      </w:r>
    </w:p>
    <w:p w14:paraId="49AC14CB" w14:textId="77777777" w:rsidR="005D37A2" w:rsidRPr="00E77497" w:rsidDel="004372C5" w:rsidRDefault="005D37A2" w:rsidP="005D37A2">
      <w:pPr>
        <w:pStyle w:val="Alg4"/>
        <w:numPr>
          <w:ilvl w:val="0"/>
          <w:numId w:val="346"/>
        </w:numPr>
      </w:pPr>
      <w:r w:rsidRPr="00E77497">
        <w:t xml:space="preserve">Let </w:t>
      </w:r>
      <w:r w:rsidRPr="00E77497">
        <w:rPr>
          <w:i/>
        </w:rPr>
        <w:t>desc</w:t>
      </w:r>
      <w:r w:rsidRPr="00E77497">
        <w:t xml:space="preserve"> be the result of calling </w:t>
      </w:r>
      <w:r w:rsidRPr="00010308">
        <w:t xml:space="preserve"> </w:t>
      </w:r>
      <w:r>
        <w:t>the [[GetOwnProperty]] internal method of</w:t>
      </w:r>
      <w:r w:rsidRPr="00E77497" w:rsidDel="004372C5">
        <w:t xml:space="preserve"> </w:t>
      </w:r>
      <w:r w:rsidRPr="00E77497" w:rsidDel="004372C5">
        <w:rPr>
          <w:i/>
        </w:rPr>
        <w:t>O</w:t>
      </w:r>
      <w:r>
        <w:t xml:space="preserve"> with argument</w:t>
      </w:r>
      <w:r w:rsidRPr="00E77497" w:rsidDel="004372C5">
        <w:t xml:space="preserve"> </w:t>
      </w:r>
      <w:r w:rsidRPr="00E77497" w:rsidDel="004372C5">
        <w:rPr>
          <w:i/>
        </w:rPr>
        <w:t>P</w:t>
      </w:r>
      <w:r w:rsidRPr="00E77497" w:rsidDel="004372C5">
        <w:t>.</w:t>
      </w:r>
    </w:p>
    <w:p w14:paraId="69A69B31" w14:textId="77777777" w:rsidR="005D37A2" w:rsidRPr="00E77497" w:rsidRDefault="005D37A2" w:rsidP="005D37A2">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14:paraId="379C92C6" w14:textId="77777777" w:rsidR="005D37A2" w:rsidRPr="00E77497" w:rsidRDefault="005D37A2" w:rsidP="005D37A2">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14:paraId="0CB785F5" w14:textId="77777777" w:rsidR="005D37A2" w:rsidRPr="00E77497" w:rsidRDefault="005D37A2" w:rsidP="005D37A2">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14:paraId="779ABB2D" w14:textId="77777777" w:rsidR="005D37A2" w:rsidRPr="00E77497" w:rsidRDefault="005D37A2" w:rsidP="005D37A2">
      <w:pPr>
        <w:pStyle w:val="Alg4"/>
        <w:numPr>
          <w:ilvl w:val="1"/>
          <w:numId w:val="346"/>
        </w:numPr>
      </w:pPr>
      <w:r w:rsidRPr="00E77497">
        <w:t xml:space="preserve">Return </w:t>
      </w:r>
      <w:r w:rsidRPr="00E77497">
        <w:rPr>
          <w:b/>
        </w:rPr>
        <w:t>true</w:t>
      </w:r>
      <w:r w:rsidRPr="00E77497">
        <w:t>.</w:t>
      </w:r>
    </w:p>
    <w:p w14:paraId="060BAFE0" w14:textId="77777777" w:rsidR="005D37A2" w:rsidRPr="00E77497" w:rsidRDefault="005D37A2" w:rsidP="005D37A2">
      <w:pPr>
        <w:pStyle w:val="Alg4"/>
        <w:numPr>
          <w:ilvl w:val="0"/>
          <w:numId w:val="346"/>
        </w:numPr>
        <w:spacing w:after="120"/>
      </w:pPr>
      <w:r w:rsidRPr="00E77497">
        <w:t xml:space="preserve">Return </w:t>
      </w:r>
      <w:r w:rsidRPr="00E77497">
        <w:rPr>
          <w:b/>
        </w:rPr>
        <w:t>false</w:t>
      </w:r>
      <w:r w:rsidRPr="00E77497">
        <w:t>.</w:t>
      </w:r>
    </w:p>
    <w:p w14:paraId="0966E80A" w14:textId="77777777" w:rsidR="005D37A2" w:rsidRPr="00E77497" w:rsidRDefault="005D37A2" w:rsidP="005D37A2">
      <w:pPr>
        <w:pStyle w:val="30"/>
      </w:pPr>
      <w:bookmarkStart w:id="530" w:name="_Toc366141813"/>
      <w:r w:rsidRPr="00E77497">
        <w:t>[[</w:t>
      </w:r>
      <w:r>
        <w:t>Enumerate</w:t>
      </w:r>
      <w:r w:rsidRPr="00E77497">
        <w:t>]] ()</w:t>
      </w:r>
      <w:bookmarkEnd w:id="530"/>
    </w:p>
    <w:p w14:paraId="4BE07BEF" w14:textId="77777777" w:rsidR="005D37A2" w:rsidRPr="00E77497" w:rsidRDefault="005D37A2" w:rsidP="005D37A2">
      <w:r w:rsidRPr="00E77497">
        <w:t>When the [[</w:t>
      </w:r>
      <w:r>
        <w:t>Enumerate</w:t>
      </w:r>
      <w:r w:rsidRPr="00E77497">
        <w:t xml:space="preserve">]] internal method of </w:t>
      </w:r>
      <w:r w:rsidRPr="00E77497">
        <w:rPr>
          <w:rFonts w:ascii="Times New Roman" w:hAnsi="Times New Roman"/>
          <w:i/>
        </w:rPr>
        <w:t>O</w:t>
      </w:r>
      <w:r w:rsidRPr="00E77497">
        <w:t xml:space="preserve"> is called the following steps are taken:</w:t>
      </w:r>
    </w:p>
    <w:p w14:paraId="7DFF516B" w14:textId="77777777" w:rsidR="005D37A2" w:rsidRPr="00E77497" w:rsidDel="004372C5" w:rsidRDefault="005D37A2" w:rsidP="005D37A2">
      <w:pPr>
        <w:pStyle w:val="Alg4"/>
        <w:numPr>
          <w:ilvl w:val="0"/>
          <w:numId w:val="655"/>
        </w:numPr>
      </w:pPr>
      <w:r>
        <w:t>Return an Iterator object (</w:t>
      </w:r>
      <w:r w:rsidR="008900B3">
        <w:fldChar w:fldCharType="begin"/>
      </w:r>
      <w:r w:rsidR="008900B3">
        <w:instrText xml:space="preserve"> REF _Ref365644824 \r \h </w:instrText>
      </w:r>
      <w:r w:rsidR="008900B3">
        <w:fldChar w:fldCharType="separate"/>
      </w:r>
      <w:r w:rsidR="00083CEC">
        <w:t>25.1.2</w:t>
      </w:r>
      <w:r w:rsidR="008900B3">
        <w:fldChar w:fldCharType="end"/>
      </w:r>
      <w:r>
        <w:t xml:space="preserve">) whose next method iterates over all the String valued keys of enumerable property keys of </w:t>
      </w:r>
      <w:r w:rsidRPr="00DC1627">
        <w:rPr>
          <w:i/>
        </w:rPr>
        <w:t>O</w:t>
      </w:r>
      <w:r w:rsidRPr="00E77497" w:rsidDel="004372C5">
        <w:t>.</w:t>
      </w:r>
      <w:r>
        <w:t xml:space="preserve"> </w:t>
      </w:r>
      <w:r w:rsidRPr="00E77497">
        <w:t>The mechanics and order of enumerating the properties  is not specified</w:t>
      </w:r>
      <w:r>
        <w:t xml:space="preserve"> but must conform to the rules specified below</w:t>
      </w:r>
      <w:r w:rsidRPr="00E77497">
        <w:t>.</w:t>
      </w:r>
      <w:r>
        <w:t xml:space="preserve">  </w:t>
      </w:r>
    </w:p>
    <w:p w14:paraId="46E36EA8" w14:textId="77777777" w:rsidR="005D37A2" w:rsidRDefault="005D37A2" w:rsidP="005D37A2">
      <w:pPr>
        <w:pStyle w:val="Alg4"/>
        <w:spacing w:after="120"/>
        <w:ind w:left="360"/>
      </w:pPr>
    </w:p>
    <w:p w14:paraId="1E18F561" w14:textId="77777777" w:rsidR="005D37A2" w:rsidRPr="00E77497" w:rsidRDefault="005D37A2" w:rsidP="005D37A2">
      <w:r>
        <w:t xml:space="preserve">Enumerated properties do not include properties whose property key is a Symbol.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14:paraId="3E8A559E" w14:textId="77777777" w:rsidR="005D37A2" w:rsidRPr="00E77497" w:rsidRDefault="005D37A2" w:rsidP="005D37A2">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p>
    <w:p w14:paraId="5C035DE5" w14:textId="77777777" w:rsidR="005D37A2" w:rsidRPr="002A07A7" w:rsidRDefault="005D37A2" w:rsidP="005D37A2">
      <w:pPr>
        <w:rPr>
          <w:lang w:eastAsia="en-US"/>
        </w:rPr>
      </w:pPr>
      <w:commentRangeStart w:id="531"/>
      <w:r>
        <w:rPr>
          <w:lang w:eastAsia="en-US"/>
        </w:rPr>
        <w:t>The following is an informative algorithm that conforms to these rules</w:t>
      </w:r>
      <w:commentRangeEnd w:id="531"/>
      <w:r>
        <w:rPr>
          <w:rStyle w:val="af6"/>
        </w:rPr>
        <w:commentReference w:id="531"/>
      </w:r>
    </w:p>
    <w:p w14:paraId="08360FAF" w14:textId="77777777" w:rsidR="005D37A2" w:rsidRPr="00E77497" w:rsidDel="004372C5" w:rsidRDefault="005D37A2" w:rsidP="005D37A2">
      <w:pPr>
        <w:pStyle w:val="Alg4"/>
        <w:numPr>
          <w:ilvl w:val="0"/>
          <w:numId w:val="698"/>
        </w:numPr>
      </w:pPr>
      <w:r w:rsidRPr="00E77497">
        <w:t xml:space="preserve">Let </w:t>
      </w:r>
      <w:r>
        <w:rPr>
          <w:i/>
        </w:rPr>
        <w:t xml:space="preserve">obj </w:t>
      </w:r>
      <w:r w:rsidRPr="00FF3D07">
        <w:t xml:space="preserve">be </w:t>
      </w:r>
      <w:r>
        <w:rPr>
          <w:i/>
        </w:rPr>
        <w:t>O</w:t>
      </w:r>
      <w:r w:rsidRPr="00E77497" w:rsidDel="004372C5">
        <w:t>.</w:t>
      </w:r>
    </w:p>
    <w:p w14:paraId="1D0458DC" w14:textId="77777777" w:rsidR="005D37A2" w:rsidRDefault="005D37A2" w:rsidP="005D37A2">
      <w:pPr>
        <w:pStyle w:val="Alg4"/>
        <w:numPr>
          <w:ilvl w:val="0"/>
          <w:numId w:val="698"/>
        </w:numPr>
      </w:pPr>
      <w:r>
        <w:t xml:space="preserve">Let </w:t>
      </w:r>
      <w:r w:rsidRPr="00CB4E8F">
        <w:rPr>
          <w:i/>
        </w:rPr>
        <w:t>proto</w:t>
      </w:r>
      <w:r>
        <w:t xml:space="preserve"> be the result of calling the [[GetInheritance]] internal method of </w:t>
      </w:r>
      <w:r w:rsidRPr="00CB4E8F">
        <w:rPr>
          <w:i/>
        </w:rPr>
        <w:t>O</w:t>
      </w:r>
      <w:r>
        <w:rPr>
          <w:iCs/>
        </w:rPr>
        <w:t xml:space="preserve"> with no arguments</w:t>
      </w:r>
      <w:r>
        <w:t>.</w:t>
      </w:r>
    </w:p>
    <w:p w14:paraId="4AD1B0CF" w14:textId="77777777" w:rsidR="005D37A2" w:rsidRDefault="005D37A2" w:rsidP="005D37A2">
      <w:pPr>
        <w:pStyle w:val="Alg4"/>
        <w:numPr>
          <w:ilvl w:val="0"/>
          <w:numId w:val="698"/>
        </w:numPr>
      </w:pPr>
      <w:r>
        <w:t>ReturnIfAbrupt(</w:t>
      </w:r>
      <w:r>
        <w:rPr>
          <w:i/>
          <w:iCs/>
        </w:rPr>
        <w:t>proto</w:t>
      </w:r>
      <w:r>
        <w:t>).</w:t>
      </w:r>
    </w:p>
    <w:p w14:paraId="6978DA93" w14:textId="77777777" w:rsidR="005D37A2" w:rsidRDefault="005D37A2" w:rsidP="005D37A2">
      <w:pPr>
        <w:pStyle w:val="Alg4"/>
        <w:numPr>
          <w:ilvl w:val="0"/>
          <w:numId w:val="698"/>
        </w:numPr>
      </w:pPr>
      <w:r>
        <w:t xml:space="preserve">If </w:t>
      </w:r>
      <w:r w:rsidRPr="00CB4E8F">
        <w:rPr>
          <w:i/>
        </w:rPr>
        <w:t>proto</w:t>
      </w:r>
      <w:r>
        <w:t xml:space="preserve"> is the value </w:t>
      </w:r>
      <w:r w:rsidRPr="00CB4E8F">
        <w:rPr>
          <w:b/>
        </w:rPr>
        <w:t>null</w:t>
      </w:r>
      <w:r>
        <w:t>, then</w:t>
      </w:r>
    </w:p>
    <w:p w14:paraId="5C663063" w14:textId="77777777" w:rsidR="005D37A2" w:rsidRDefault="005D37A2" w:rsidP="005D37A2">
      <w:pPr>
        <w:pStyle w:val="Alg4"/>
        <w:numPr>
          <w:ilvl w:val="1"/>
          <w:numId w:val="698"/>
        </w:numPr>
      </w:pPr>
      <w:r>
        <w:t xml:space="preserve">Let </w:t>
      </w:r>
      <w:r>
        <w:rPr>
          <w:i/>
        </w:rPr>
        <w:t>propList</w:t>
      </w:r>
      <w:r>
        <w:t xml:space="preserve"> be a new empty List.</w:t>
      </w:r>
    </w:p>
    <w:p w14:paraId="575B30E3" w14:textId="77777777" w:rsidR="005D37A2" w:rsidRDefault="005D37A2" w:rsidP="005D37A2">
      <w:pPr>
        <w:pStyle w:val="Alg4"/>
        <w:numPr>
          <w:ilvl w:val="0"/>
          <w:numId w:val="698"/>
        </w:numPr>
      </w:pPr>
      <w:r>
        <w:t>Else</w:t>
      </w:r>
    </w:p>
    <w:p w14:paraId="606F5605" w14:textId="77777777" w:rsidR="005D37A2" w:rsidRDefault="005D37A2" w:rsidP="005D37A2">
      <w:pPr>
        <w:pStyle w:val="Alg4"/>
        <w:numPr>
          <w:ilvl w:val="1"/>
          <w:numId w:val="698"/>
        </w:numPr>
      </w:pPr>
      <w:r>
        <w:t xml:space="preserve">Let </w:t>
      </w:r>
      <w:r>
        <w:rPr>
          <w:i/>
        </w:rPr>
        <w:t>propList</w:t>
      </w:r>
      <w:r>
        <w:t xml:space="preserve"> be the result of calling the [[Enumerate]] internal method of </w:t>
      </w:r>
      <w:r>
        <w:rPr>
          <w:i/>
        </w:rPr>
        <w:t>proto</w:t>
      </w:r>
      <w:r>
        <w:t>.</w:t>
      </w:r>
    </w:p>
    <w:p w14:paraId="2A43EAB0" w14:textId="77777777" w:rsidR="005D37A2" w:rsidRDefault="005D37A2" w:rsidP="005D37A2">
      <w:pPr>
        <w:pStyle w:val="Alg4"/>
        <w:numPr>
          <w:ilvl w:val="0"/>
          <w:numId w:val="698"/>
        </w:numPr>
      </w:pPr>
      <w:r>
        <w:t>ReturnIfAbrupt(</w:t>
      </w:r>
      <w:r>
        <w:rPr>
          <w:i/>
        </w:rPr>
        <w:t>propList</w:t>
      </w:r>
      <w:r>
        <w:t>).</w:t>
      </w:r>
    </w:p>
    <w:p w14:paraId="0A8F38DC" w14:textId="77777777" w:rsidR="005D37A2" w:rsidRDefault="005D37A2" w:rsidP="005D37A2">
      <w:pPr>
        <w:pStyle w:val="Alg4"/>
        <w:numPr>
          <w:ilvl w:val="0"/>
          <w:numId w:val="698"/>
        </w:numPr>
      </w:pPr>
      <w:r>
        <w:t xml:space="preserve">For each </w:t>
      </w:r>
      <w:r w:rsidRPr="00CB4E8F">
        <w:rPr>
          <w:i/>
        </w:rPr>
        <w:t>name</w:t>
      </w:r>
      <w:r>
        <w:t xml:space="preserve"> that is the property key of an own property of </w:t>
      </w:r>
      <w:r w:rsidRPr="00CB4E8F">
        <w:rPr>
          <w:i/>
        </w:rPr>
        <w:t>O</w:t>
      </w:r>
    </w:p>
    <w:p w14:paraId="3384F802" w14:textId="77777777" w:rsidR="005D37A2" w:rsidRDefault="005D37A2" w:rsidP="005D37A2">
      <w:pPr>
        <w:pStyle w:val="Alg4"/>
        <w:numPr>
          <w:ilvl w:val="1"/>
          <w:numId w:val="698"/>
        </w:numPr>
      </w:pPr>
      <w:r>
        <w:t>If Type(</w:t>
      </w:r>
      <w:r>
        <w:rPr>
          <w:i/>
          <w:iCs/>
        </w:rPr>
        <w:t>name</w:t>
      </w:r>
      <w:r>
        <w:t>) is String, then</w:t>
      </w:r>
    </w:p>
    <w:p w14:paraId="0F2B4563" w14:textId="77777777" w:rsidR="005D37A2" w:rsidRDefault="005D37A2" w:rsidP="005D37A2">
      <w:pPr>
        <w:pStyle w:val="Alg4"/>
        <w:numPr>
          <w:ilvl w:val="2"/>
          <w:numId w:val="698"/>
        </w:numPr>
      </w:pPr>
      <w:r>
        <w:t xml:space="preserve">Let </w:t>
      </w:r>
      <w:r w:rsidRPr="00CB4E8F">
        <w:rPr>
          <w:i/>
        </w:rPr>
        <w:t>desc</w:t>
      </w:r>
      <w:r>
        <w:t xml:space="preserve"> be the result of calling OrdinaryGetOwnProperty with arguments </w:t>
      </w:r>
      <w:r w:rsidRPr="00CB4E8F">
        <w:rPr>
          <w:i/>
        </w:rPr>
        <w:t>O</w:t>
      </w:r>
      <w:r>
        <w:t xml:space="preserve"> and </w:t>
      </w:r>
      <w:r w:rsidRPr="00CB4E8F">
        <w:rPr>
          <w:i/>
        </w:rPr>
        <w:t>name</w:t>
      </w:r>
      <w:r>
        <w:t>.</w:t>
      </w:r>
    </w:p>
    <w:p w14:paraId="0A11A695" w14:textId="77777777" w:rsidR="005D37A2" w:rsidRPr="00E77497" w:rsidRDefault="005D37A2" w:rsidP="005D37A2">
      <w:pPr>
        <w:pStyle w:val="Alg4"/>
        <w:numPr>
          <w:ilvl w:val="2"/>
          <w:numId w:val="698"/>
        </w:numPr>
      </w:pPr>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p>
    <w:p w14:paraId="62305DC5" w14:textId="77777777" w:rsidR="005D37A2" w:rsidRPr="00E77497" w:rsidRDefault="005D37A2" w:rsidP="005D37A2">
      <w:pPr>
        <w:pStyle w:val="Alg4"/>
        <w:numPr>
          <w:ilvl w:val="2"/>
          <w:numId w:val="698"/>
        </w:numPr>
      </w:pPr>
      <w:r>
        <w:t xml:space="preserve">If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p>
    <w:p w14:paraId="748A3EE2" w14:textId="77777777" w:rsidR="005D37A2" w:rsidRDefault="005D37A2" w:rsidP="005D37A2">
      <w:pPr>
        <w:pStyle w:val="Alg4"/>
        <w:numPr>
          <w:ilvl w:val="0"/>
          <w:numId w:val="698"/>
        </w:numPr>
        <w:spacing w:after="120"/>
        <w:contextualSpacing/>
      </w:pPr>
      <w:r>
        <w:t xml:space="preserve">Order the elements of </w:t>
      </w:r>
      <w:r w:rsidRPr="00CB4E8F">
        <w:rPr>
          <w:i/>
        </w:rPr>
        <w:t>propList</w:t>
      </w:r>
      <w:r>
        <w:t xml:space="preserve"> in an implementation defined order. </w:t>
      </w:r>
    </w:p>
    <w:p w14:paraId="769B48A7" w14:textId="77777777" w:rsidR="005D37A2" w:rsidRPr="00E77497" w:rsidRDefault="005D37A2" w:rsidP="005D37A2">
      <w:pPr>
        <w:pStyle w:val="Alg4"/>
        <w:numPr>
          <w:ilvl w:val="0"/>
          <w:numId w:val="698"/>
        </w:numPr>
        <w:spacing w:after="120"/>
      </w:pPr>
      <w:r w:rsidRPr="00E77497">
        <w:t xml:space="preserve">Return </w:t>
      </w:r>
      <w:r w:rsidRPr="00650BA7">
        <w:rPr>
          <w:i/>
        </w:rPr>
        <w:t>propList</w:t>
      </w:r>
      <w:r w:rsidRPr="00E77497">
        <w:t>.</w:t>
      </w:r>
    </w:p>
    <w:p w14:paraId="3E3F25E1" w14:textId="77777777" w:rsidR="005D37A2" w:rsidRPr="00E77497" w:rsidRDefault="005D37A2" w:rsidP="005D37A2">
      <w:pPr>
        <w:pStyle w:val="30"/>
      </w:pPr>
      <w:bookmarkStart w:id="532" w:name="_Toc366141814"/>
      <w:r w:rsidRPr="00E77497">
        <w:t>[[</w:t>
      </w:r>
      <w:r>
        <w:t>OwnPropertyKeys</w:t>
      </w:r>
      <w:r w:rsidRPr="00E77497">
        <w:t>]] (</w:t>
      </w:r>
      <w:r>
        <w:t xml:space="preserve"> </w:t>
      </w:r>
      <w:r w:rsidRPr="00E77497">
        <w:t>)</w:t>
      </w:r>
      <w:bookmarkEnd w:id="532"/>
    </w:p>
    <w:p w14:paraId="179D0248" w14:textId="77777777" w:rsidR="005D37A2" w:rsidRPr="00E77497" w:rsidRDefault="005D37A2" w:rsidP="005D37A2">
      <w:r w:rsidRPr="00E77497">
        <w:t>When the [[</w:t>
      </w:r>
      <w:r>
        <w:t>OwnPropertyKeys</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14:paraId="7D6D39F4" w14:textId="77777777" w:rsidR="005D37A2" w:rsidRPr="00E77497" w:rsidRDefault="005D37A2" w:rsidP="005D37A2">
      <w:pPr>
        <w:pStyle w:val="Alg4"/>
        <w:numPr>
          <w:ilvl w:val="0"/>
          <w:numId w:val="1186"/>
        </w:numPr>
      </w:pPr>
      <w:r w:rsidRPr="00E77497">
        <w:t xml:space="preserve">Let </w:t>
      </w:r>
      <w:r>
        <w:rPr>
          <w:i/>
        </w:rPr>
        <w:t>keys</w:t>
      </w:r>
      <w:r w:rsidRPr="00E77497">
        <w:rPr>
          <w:i/>
        </w:rPr>
        <w:t xml:space="preserve"> </w:t>
      </w:r>
      <w:r w:rsidRPr="00E77497">
        <w:t xml:space="preserve">be </w:t>
      </w:r>
      <w:r>
        <w:t>a new empty List</w:t>
      </w:r>
      <w:r w:rsidRPr="00E77497">
        <w:t>.</w:t>
      </w:r>
    </w:p>
    <w:p w14:paraId="62552F83" w14:textId="77777777" w:rsidR="005D37A2" w:rsidRPr="00E77497" w:rsidRDefault="005D37A2" w:rsidP="005D37A2">
      <w:pPr>
        <w:pStyle w:val="Alg4"/>
        <w:numPr>
          <w:ilvl w:val="0"/>
          <w:numId w:val="1186"/>
        </w:numPr>
      </w:pPr>
      <w:r w:rsidRPr="00E77497">
        <w:t>For each own property</w:t>
      </w:r>
      <w:r>
        <w:t xml:space="preserve"> key</w:t>
      </w:r>
      <w:r w:rsidRPr="00E77497">
        <w:t xml:space="preserve"> </w:t>
      </w:r>
      <w:r w:rsidRPr="00E77497">
        <w:rPr>
          <w:i/>
        </w:rPr>
        <w:t xml:space="preserve">P </w:t>
      </w:r>
      <w:r w:rsidRPr="00E77497">
        <w:t xml:space="preserve">of </w:t>
      </w:r>
      <w:r w:rsidRPr="00E77497">
        <w:rPr>
          <w:i/>
        </w:rPr>
        <w:t>O</w:t>
      </w:r>
    </w:p>
    <w:p w14:paraId="790CA7C0" w14:textId="77777777" w:rsidR="005D37A2" w:rsidRPr="00E77497" w:rsidRDefault="005D37A2" w:rsidP="005D37A2">
      <w:pPr>
        <w:pStyle w:val="Alg4"/>
        <w:numPr>
          <w:ilvl w:val="1"/>
          <w:numId w:val="1186"/>
        </w:numPr>
        <w:tabs>
          <w:tab w:val="left" w:pos="1701"/>
        </w:tabs>
      </w:pPr>
      <w:r>
        <w:t>Add</w:t>
      </w:r>
      <w:r w:rsidRPr="00E77497">
        <w:t xml:space="preserve"> </w:t>
      </w:r>
      <w:r w:rsidRPr="00E77497">
        <w:rPr>
          <w:i/>
        </w:rPr>
        <w:t>P</w:t>
      </w:r>
      <w:r>
        <w:t xml:space="preserve"> as the last element of </w:t>
      </w:r>
      <w:r>
        <w:rPr>
          <w:i/>
          <w:iCs/>
        </w:rPr>
        <w:t>keys</w:t>
      </w:r>
      <w:r>
        <w:t>.</w:t>
      </w:r>
    </w:p>
    <w:p w14:paraId="758C77EB" w14:textId="77777777" w:rsidR="005D37A2" w:rsidRPr="00E77497" w:rsidRDefault="005D37A2" w:rsidP="005D37A2">
      <w:pPr>
        <w:pStyle w:val="Alg4"/>
        <w:numPr>
          <w:ilvl w:val="0"/>
          <w:numId w:val="1186"/>
        </w:numPr>
        <w:spacing w:after="120"/>
      </w:pPr>
      <w:r w:rsidRPr="00E77497">
        <w:t xml:space="preserve">Return </w:t>
      </w:r>
      <w:commentRangeStart w:id="533"/>
      <w:r>
        <w:t>MakeListIterator</w:t>
      </w:r>
      <w:commentRangeEnd w:id="533"/>
      <w:r>
        <w:rPr>
          <w:rStyle w:val="af6"/>
          <w:rFonts w:ascii="Arial" w:eastAsia="MS Mincho" w:hAnsi="Arial"/>
          <w:spacing w:val="0"/>
          <w:lang w:eastAsia="ja-JP"/>
        </w:rPr>
        <w:commentReference w:id="533"/>
      </w:r>
      <w:r>
        <w:t>(</w:t>
      </w:r>
      <w:r>
        <w:rPr>
          <w:i/>
        </w:rPr>
        <w:t>keys</w:t>
      </w:r>
      <w:r>
        <w:rPr>
          <w:iCs/>
        </w:rPr>
        <w:t>)</w:t>
      </w:r>
      <w:r w:rsidRPr="00E77497">
        <w:t>.</w:t>
      </w:r>
    </w:p>
    <w:p w14:paraId="28E16649" w14:textId="77777777" w:rsidR="005D37A2" w:rsidRPr="00915511" w:rsidRDefault="005D37A2" w:rsidP="005D37A2">
      <w:pPr>
        <w:pStyle w:val="30"/>
        <w:rPr>
          <w:rFonts w:cs="Arial"/>
          <w:bCs/>
        </w:rPr>
      </w:pPr>
      <w:bookmarkStart w:id="534" w:name="_Toc366141815"/>
      <w:r>
        <w:rPr>
          <w:rFonts w:cs="Arial"/>
          <w:bCs/>
          <w:spacing w:val="6"/>
        </w:rPr>
        <w:t>Object</w:t>
      </w:r>
      <w:r w:rsidRPr="00915511">
        <w:rPr>
          <w:rFonts w:cs="Arial"/>
          <w:bCs/>
          <w:spacing w:val="6"/>
        </w:rPr>
        <w:t>Create</w:t>
      </w:r>
      <w:r>
        <w:rPr>
          <w:rFonts w:cs="Arial"/>
          <w:bCs/>
          <w:spacing w:val="6"/>
        </w:rPr>
        <w:t xml:space="preserve">(proto, </w:t>
      </w:r>
      <w:r w:rsidRPr="008365B2">
        <w:rPr>
          <w:rFonts w:cs="Arial"/>
          <w:bCs/>
          <w:spacing w:val="6"/>
        </w:rPr>
        <w:t>internalDataList</w:t>
      </w:r>
      <w:r>
        <w:rPr>
          <w:rFonts w:cs="Arial"/>
          <w:bCs/>
          <w:spacing w:val="6"/>
        </w:rPr>
        <w:t xml:space="preserve">) </w:t>
      </w:r>
      <w:r w:rsidRPr="00915511">
        <w:rPr>
          <w:rFonts w:cs="Arial"/>
          <w:bCs/>
          <w:spacing w:val="6"/>
        </w:rPr>
        <w:t xml:space="preserve"> Abstract Operation</w:t>
      </w:r>
      <w:bookmarkEnd w:id="534"/>
    </w:p>
    <w:p w14:paraId="6A1DD85B" w14:textId="77777777" w:rsidR="005D37A2" w:rsidRDefault="005D37A2" w:rsidP="005D37A2">
      <w:r>
        <w:t xml:space="preserve">The abstract operation ObjectCreate with argument </w:t>
      </w:r>
      <w:r w:rsidRPr="000A2242">
        <w:rPr>
          <w:i/>
        </w:rPr>
        <w:t>proto</w:t>
      </w:r>
      <w:r>
        <w:t xml:space="preserve"> (an object or null) is used to specify the runtime creation of new ordinary objects. The optional argument </w:t>
      </w:r>
      <w:r w:rsidRPr="00977F8C">
        <w:rPr>
          <w:rFonts w:ascii="Times New Roman" w:eastAsia="Times New Roman" w:hAnsi="Times New Roman"/>
          <w:i/>
          <w:iCs/>
          <w:spacing w:val="6"/>
          <w:lang w:eastAsia="en-US"/>
        </w:rPr>
        <w:t>internalDataList</w:t>
      </w:r>
      <w:r>
        <w:t xml:space="preserve"> is a List of the names of internal data property names that should be defined as part of the object. If the list is not provided, an empty List is used. If no arguments are provided %ObjectPrototype% is used as the value of </w:t>
      </w:r>
      <w:r w:rsidRPr="000A2242">
        <w:rPr>
          <w:i/>
        </w:rPr>
        <w:t>proto</w:t>
      </w:r>
      <w:r>
        <w:t>. This abstract operation performs the following steps:</w:t>
      </w:r>
    </w:p>
    <w:p w14:paraId="16021319" w14:textId="77777777" w:rsidR="005D37A2" w:rsidRDefault="005D37A2" w:rsidP="005D37A2">
      <w:pPr>
        <w:pStyle w:val="Alg4"/>
        <w:numPr>
          <w:ilvl w:val="0"/>
          <w:numId w:val="198"/>
        </w:numPr>
      </w:pPr>
      <w:r>
        <w:t xml:space="preserve">If </w:t>
      </w:r>
      <w:r w:rsidRPr="00977F8C">
        <w:rPr>
          <w:i/>
          <w:iCs/>
        </w:rPr>
        <w:t>internalDataList</w:t>
      </w:r>
      <w:r>
        <w:t xml:space="preserve"> was not provided, let </w:t>
      </w:r>
      <w:r w:rsidRPr="00977F8C">
        <w:rPr>
          <w:i/>
          <w:iCs/>
        </w:rPr>
        <w:t>internalDataList</w:t>
      </w:r>
      <w:r>
        <w:t xml:space="preserve"> be an empty List.</w:t>
      </w:r>
    </w:p>
    <w:p w14:paraId="68A3591B" w14:textId="77777777" w:rsidR="005D37A2" w:rsidRPr="00E77497" w:rsidRDefault="005D37A2" w:rsidP="005D37A2">
      <w:pPr>
        <w:pStyle w:val="Alg4"/>
        <w:numPr>
          <w:ilvl w:val="0"/>
          <w:numId w:val="198"/>
        </w:numPr>
      </w:pPr>
      <w:r>
        <w:t xml:space="preserve">Let </w:t>
      </w:r>
      <w:r>
        <w:rPr>
          <w:i/>
        </w:rPr>
        <w:t>obj</w:t>
      </w:r>
      <w:r>
        <w:t xml:space="preserve"> be a newly created ECMAScript object with an internal data property for each name in </w:t>
      </w:r>
      <w:r w:rsidRPr="00977F8C">
        <w:rPr>
          <w:i/>
          <w:iCs/>
        </w:rPr>
        <w:t>internalDataList</w:t>
      </w:r>
      <w:r w:rsidRPr="00E77497">
        <w:t>.</w:t>
      </w:r>
    </w:p>
    <w:p w14:paraId="5D9E5565" w14:textId="77777777" w:rsidR="005D37A2" w:rsidRPr="00FA34E7" w:rsidRDefault="005D37A2" w:rsidP="005D37A2">
      <w:pPr>
        <w:pStyle w:val="Alg4"/>
        <w:numPr>
          <w:ilvl w:val="0"/>
          <w:numId w:val="198"/>
        </w:numPr>
      </w:pPr>
      <w:r>
        <w:t xml:space="preserve">Set </w:t>
      </w:r>
      <w:r>
        <w:rPr>
          <w:i/>
        </w:rPr>
        <w:t>obj</w:t>
      </w:r>
      <w:r>
        <w:t xml:space="preserve">’s essential internal methods to the default ordinary object definitions specified in </w:t>
      </w:r>
      <w:r w:rsidR="00C04626">
        <w:fldChar w:fldCharType="begin"/>
      </w:r>
      <w:r w:rsidR="00C04626">
        <w:instrText xml:space="preserve"> REF _Ref365537907 \r \h </w:instrText>
      </w:r>
      <w:r w:rsidR="00C04626">
        <w:fldChar w:fldCharType="separate"/>
      </w:r>
      <w:r w:rsidR="00083CEC">
        <w:t>9.1</w:t>
      </w:r>
      <w:r w:rsidR="00C04626">
        <w:fldChar w:fldCharType="end"/>
      </w:r>
      <w:r>
        <w:t>.</w:t>
      </w:r>
    </w:p>
    <w:p w14:paraId="1E3EF5CF" w14:textId="77777777" w:rsidR="005D37A2" w:rsidRPr="00E77497" w:rsidRDefault="005D37A2" w:rsidP="005D37A2">
      <w:pPr>
        <w:pStyle w:val="Alg4"/>
        <w:numPr>
          <w:ilvl w:val="0"/>
          <w:numId w:val="198"/>
        </w:numPr>
      </w:pPr>
      <w:r>
        <w:t xml:space="preserve">Set the [[Prototype]] internal data property of </w:t>
      </w:r>
      <w:r>
        <w:rPr>
          <w:i/>
        </w:rPr>
        <w:t>obj</w:t>
      </w:r>
      <w:r>
        <w:t xml:space="preserve"> to </w:t>
      </w:r>
      <w:r w:rsidRPr="000A2242">
        <w:rPr>
          <w:i/>
        </w:rPr>
        <w:t>proto</w:t>
      </w:r>
      <w:r>
        <w:t>.</w:t>
      </w:r>
    </w:p>
    <w:p w14:paraId="7068D22D" w14:textId="77777777" w:rsidR="005D37A2" w:rsidRDefault="005D37A2" w:rsidP="005D37A2">
      <w:pPr>
        <w:pStyle w:val="Alg4"/>
        <w:numPr>
          <w:ilvl w:val="0"/>
          <w:numId w:val="198"/>
        </w:numPr>
      </w:pPr>
      <w:r>
        <w:t xml:space="preserve">Set the [[Extensible]] internal data property of </w:t>
      </w:r>
      <w:r>
        <w:rPr>
          <w:i/>
        </w:rPr>
        <w:t>obj</w:t>
      </w:r>
      <w:r>
        <w:t xml:space="preserve"> to </w:t>
      </w:r>
      <w:r w:rsidRPr="00FA34E7">
        <w:rPr>
          <w:b/>
        </w:rPr>
        <w:t>true</w:t>
      </w:r>
      <w:r>
        <w:t>.</w:t>
      </w:r>
    </w:p>
    <w:p w14:paraId="0053E93C" w14:textId="77777777" w:rsidR="005D37A2" w:rsidRPr="00175461" w:rsidRDefault="005D37A2" w:rsidP="005D37A2">
      <w:pPr>
        <w:pStyle w:val="Alg4"/>
        <w:numPr>
          <w:ilvl w:val="0"/>
          <w:numId w:val="198"/>
        </w:numPr>
        <w:spacing w:after="220"/>
      </w:pPr>
      <w:r w:rsidRPr="00E77497">
        <w:t xml:space="preserve">Return </w:t>
      </w:r>
      <w:r w:rsidRPr="00FC1AB5">
        <w:rPr>
          <w:i/>
        </w:rPr>
        <w:t>obj</w:t>
      </w:r>
      <w:r w:rsidRPr="00E77497">
        <w:t>.</w:t>
      </w:r>
    </w:p>
    <w:p w14:paraId="2E275107" w14:textId="77777777" w:rsidR="005D37A2" w:rsidRPr="00E77497" w:rsidRDefault="005D37A2" w:rsidP="005D37A2">
      <w:pPr>
        <w:pStyle w:val="30"/>
      </w:pPr>
      <w:bookmarkStart w:id="535" w:name="_Ref365529387"/>
      <w:bookmarkStart w:id="536" w:name="_Ref365531674"/>
      <w:bookmarkStart w:id="537" w:name="_Ref365533593"/>
      <w:bookmarkStart w:id="538" w:name="_Toc366141816"/>
      <w:r>
        <w:t>Ordinary Function Objects</w:t>
      </w:r>
      <w:bookmarkEnd w:id="535"/>
      <w:bookmarkEnd w:id="536"/>
      <w:bookmarkEnd w:id="537"/>
      <w:bookmarkEnd w:id="538"/>
    </w:p>
    <w:p w14:paraId="355C5628" w14:textId="77777777" w:rsidR="005D37A2" w:rsidRDefault="005D37A2" w:rsidP="005D37A2">
      <w:r>
        <w:t xml:space="preserve">Ordinary function objects encapsulate parameterised ECMAScript code closed over a lexical environment and support the dynamic evaluation of that code. An ordinary function object is an ordinary object and has the same internal data properties and (except as noted below) the same internal methods as other ordinary objects. </w:t>
      </w:r>
    </w:p>
    <w:p w14:paraId="326211E0" w14:textId="77777777" w:rsidR="005D37A2" w:rsidRDefault="005D37A2" w:rsidP="005D37A2">
      <w:r>
        <w:t>Ordinary function objects have the additional internal data properties listed in</w:t>
      </w:r>
      <w:r w:rsidR="00D879DF">
        <w:t xml:space="preserve"> </w:t>
      </w:r>
      <w:r w:rsidR="00D879DF">
        <w:fldChar w:fldCharType="begin"/>
      </w:r>
      <w:r w:rsidR="00D879DF">
        <w:instrText xml:space="preserve"> REF _Ref365644826 \h </w:instrText>
      </w:r>
      <w:r w:rsidR="00D879DF">
        <w:fldChar w:fldCharType="separate"/>
      </w:r>
      <w:r w:rsidR="00083CEC">
        <w:t xml:space="preserve">Table </w:t>
      </w:r>
      <w:r w:rsidR="00083CEC">
        <w:rPr>
          <w:noProof/>
        </w:rPr>
        <w:t>25</w:t>
      </w:r>
      <w:r w:rsidR="00D879DF">
        <w:fldChar w:fldCharType="end"/>
      </w:r>
      <w:r>
        <w:t xml:space="preserve">. </w:t>
      </w:r>
    </w:p>
    <w:p w14:paraId="775493F1" w14:textId="77777777" w:rsidR="005D37A2" w:rsidRPr="00E77497" w:rsidRDefault="005D37A2" w:rsidP="005D37A2">
      <w:r>
        <w:t xml:space="preserve">Ordinary function objects provide alternative definitions for the [[Get]] and [[GetOwnProperty]] internal methods.  These alternatives prevent the value of strict mode function from being revealed as the value of a function object property named </w:t>
      </w:r>
      <w:r w:rsidRPr="00E77497">
        <w:t>"</w:t>
      </w:r>
      <w:r>
        <w:rPr>
          <w:rFonts w:ascii="Courier New" w:hAnsi="Courier New" w:cs="Courier New"/>
          <w:b/>
        </w:rPr>
        <w:t>caller</w:t>
      </w:r>
      <w:r w:rsidRPr="00E77497">
        <w:t>"</w:t>
      </w:r>
      <w:r>
        <w:t>. These alternative definitions exist sole to preclude a non-standard legacy feature of some ECMAScript implementations from revealing information about strict mode callers.  If an implementation does not provide such a feature, it need not implement these alternative internal methods for ordinary function objects.</w:t>
      </w:r>
    </w:p>
    <w:p w14:paraId="02BC6F07" w14:textId="77777777" w:rsidR="005D37A2" w:rsidRDefault="005D37A2" w:rsidP="005D37A2">
      <w:pPr>
        <w:pStyle w:val="afffff4"/>
        <w:keepNext/>
        <w:jc w:val="center"/>
      </w:pPr>
      <w:bookmarkStart w:id="539" w:name="_Ref365644826"/>
      <w:r>
        <w:t xml:space="preserve">Table </w:t>
      </w:r>
      <w:r>
        <w:fldChar w:fldCharType="begin"/>
      </w:r>
      <w:r>
        <w:instrText xml:space="preserve"> SEQ Table \* ARABIC </w:instrText>
      </w:r>
      <w:r>
        <w:fldChar w:fldCharType="separate"/>
      </w:r>
      <w:r w:rsidR="00083CEC">
        <w:rPr>
          <w:noProof/>
        </w:rPr>
        <w:t>25</w:t>
      </w:r>
      <w:r>
        <w:fldChar w:fldCharType="end"/>
      </w:r>
      <w:bookmarkEnd w:id="539"/>
      <w:r>
        <w:rPr>
          <w:lang w:val="en-US"/>
        </w:rPr>
        <w:t xml:space="preserve"> -- Internal Data Properties of Ordinary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5D37A2" w:rsidRPr="00E77497" w14:paraId="4AD126C1" w14:textId="77777777" w:rsidTr="005D37A2">
        <w:trPr>
          <w:jc w:val="center"/>
        </w:trPr>
        <w:tc>
          <w:tcPr>
            <w:tcW w:w="2409" w:type="dxa"/>
            <w:tcBorders>
              <w:top w:val="single" w:sz="12" w:space="0" w:color="000000"/>
              <w:left w:val="single" w:sz="6" w:space="0" w:color="000000"/>
              <w:bottom w:val="single" w:sz="6" w:space="0" w:color="000000"/>
              <w:right w:val="nil"/>
            </w:tcBorders>
            <w:shd w:val="solid" w:color="C0C0C0" w:fill="FFFFFF"/>
          </w:tcPr>
          <w:p w14:paraId="11FC175E" w14:textId="77777777"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14:paraId="0F1930FE" w14:textId="77777777" w:rsidR="005D37A2" w:rsidRPr="00E77497" w:rsidRDefault="005D37A2" w:rsidP="005D37A2">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14:paraId="54794176" w14:textId="77777777"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5D37A2" w:rsidRPr="00E77497" w14:paraId="412BB1A2" w14:textId="77777777" w:rsidTr="005D37A2">
        <w:trPr>
          <w:jc w:val="center"/>
        </w:trPr>
        <w:tc>
          <w:tcPr>
            <w:tcW w:w="2409" w:type="dxa"/>
          </w:tcPr>
          <w:p w14:paraId="54C8A09D" w14:textId="77777777" w:rsidR="005D37A2" w:rsidRPr="00E77497" w:rsidRDefault="005D37A2" w:rsidP="005D37A2">
            <w:pPr>
              <w:keepNext/>
              <w:spacing w:after="0"/>
            </w:pPr>
            <w:r>
              <w:t>[[Scope]]</w:t>
            </w:r>
          </w:p>
        </w:tc>
        <w:tc>
          <w:tcPr>
            <w:tcW w:w="1620" w:type="dxa"/>
          </w:tcPr>
          <w:p w14:paraId="2FC69375" w14:textId="77777777" w:rsidR="005D37A2" w:rsidRPr="00E77497" w:rsidRDefault="005D37A2" w:rsidP="005D37A2">
            <w:pPr>
              <w:keepNext/>
              <w:spacing w:after="0"/>
              <w:jc w:val="left"/>
            </w:pPr>
            <w:r>
              <w:t>Lexical Environment</w:t>
            </w:r>
          </w:p>
        </w:tc>
        <w:tc>
          <w:tcPr>
            <w:tcW w:w="5466" w:type="dxa"/>
          </w:tcPr>
          <w:p w14:paraId="7013C2F9" w14:textId="77777777" w:rsidR="005D37A2" w:rsidRDefault="005D37A2" w:rsidP="005D37A2">
            <w:pPr>
              <w:keepNext/>
              <w:spacing w:after="0"/>
            </w:pPr>
            <w:r>
              <w:t>The Lexical Environment that the function was closed over.  Is used as the outer environment when evaluating the code of the function.</w:t>
            </w:r>
          </w:p>
        </w:tc>
      </w:tr>
      <w:tr w:rsidR="005D37A2" w:rsidRPr="00E77497" w14:paraId="52B214B4" w14:textId="77777777" w:rsidTr="005D37A2">
        <w:trPr>
          <w:jc w:val="center"/>
        </w:trPr>
        <w:tc>
          <w:tcPr>
            <w:tcW w:w="2409" w:type="dxa"/>
          </w:tcPr>
          <w:p w14:paraId="444A7256" w14:textId="77777777" w:rsidR="005D37A2" w:rsidRPr="00E77497" w:rsidRDefault="005D37A2" w:rsidP="005D37A2">
            <w:pPr>
              <w:keepNext/>
              <w:spacing w:after="0"/>
            </w:pPr>
            <w:r>
              <w:t>[[FormalParameters]]</w:t>
            </w:r>
          </w:p>
        </w:tc>
        <w:tc>
          <w:tcPr>
            <w:tcW w:w="1620" w:type="dxa"/>
          </w:tcPr>
          <w:p w14:paraId="771128F4" w14:textId="77777777" w:rsidR="005D37A2" w:rsidRPr="00E77497" w:rsidRDefault="005D37A2" w:rsidP="005D37A2">
            <w:pPr>
              <w:keepNext/>
              <w:spacing w:after="0"/>
              <w:jc w:val="left"/>
            </w:pPr>
            <w:r>
              <w:t>Parse Node</w:t>
            </w:r>
          </w:p>
        </w:tc>
        <w:tc>
          <w:tcPr>
            <w:tcW w:w="5466" w:type="dxa"/>
          </w:tcPr>
          <w:p w14:paraId="685CFF11" w14:textId="77777777" w:rsidR="005D37A2" w:rsidRDefault="005D37A2" w:rsidP="005D37A2">
            <w:pPr>
              <w:keepNext/>
              <w:spacing w:after="0"/>
            </w:pPr>
            <w:r>
              <w:t xml:space="preserve">The root parse node of the source code that defines the function’s formal parameter list. </w:t>
            </w:r>
          </w:p>
        </w:tc>
      </w:tr>
      <w:tr w:rsidR="005D37A2" w:rsidRPr="00E77497" w14:paraId="51D18487" w14:textId="77777777" w:rsidTr="005D37A2">
        <w:trPr>
          <w:jc w:val="center"/>
        </w:trPr>
        <w:tc>
          <w:tcPr>
            <w:tcW w:w="2409" w:type="dxa"/>
          </w:tcPr>
          <w:p w14:paraId="14D11BF4" w14:textId="77777777" w:rsidR="005D37A2" w:rsidRDefault="005D37A2" w:rsidP="005D37A2">
            <w:pPr>
              <w:keepNext/>
              <w:spacing w:after="0"/>
            </w:pPr>
            <w:r>
              <w:t>[[FunctionKind]]</w:t>
            </w:r>
          </w:p>
        </w:tc>
        <w:tc>
          <w:tcPr>
            <w:tcW w:w="1620" w:type="dxa"/>
          </w:tcPr>
          <w:p w14:paraId="352A1BF5" w14:textId="77777777" w:rsidR="005D37A2" w:rsidRDefault="005D37A2" w:rsidP="005D37A2">
            <w:pPr>
              <w:keepNext/>
              <w:spacing w:after="0"/>
              <w:jc w:val="left"/>
            </w:pPr>
            <w:r>
              <w:t>String</w:t>
            </w:r>
          </w:p>
        </w:tc>
        <w:tc>
          <w:tcPr>
            <w:tcW w:w="5466" w:type="dxa"/>
          </w:tcPr>
          <w:p w14:paraId="2B7F6850" w14:textId="77777777" w:rsidR="005D37A2" w:rsidRDefault="005D37A2" w:rsidP="005D37A2">
            <w:pPr>
              <w:keepNext/>
              <w:spacing w:after="0"/>
            </w:pPr>
            <w:r>
              <w:t xml:space="preserve">Either </w:t>
            </w:r>
            <w:r w:rsidRPr="00E77497">
              <w:t>"</w:t>
            </w:r>
            <w:r>
              <w:rPr>
                <w:rFonts w:ascii="Courier New" w:hAnsi="Courier New" w:cs="Courier New"/>
                <w:b/>
              </w:rPr>
              <w:t>normal</w:t>
            </w:r>
            <w:r w:rsidRPr="00E77497">
              <w:t>"</w:t>
            </w:r>
            <w:r>
              <w:t xml:space="preserve"> or </w:t>
            </w:r>
            <w:r w:rsidRPr="00E77497">
              <w:t>"</w:t>
            </w:r>
            <w:r>
              <w:rPr>
                <w:rFonts w:ascii="Courier New" w:hAnsi="Courier New" w:cs="Courier New"/>
                <w:b/>
              </w:rPr>
              <w:t>generator</w:t>
            </w:r>
            <w:r w:rsidRPr="00E77497">
              <w:t>"</w:t>
            </w:r>
            <w:r>
              <w:t>.</w:t>
            </w:r>
          </w:p>
        </w:tc>
      </w:tr>
      <w:tr w:rsidR="005D37A2" w:rsidRPr="00E77497" w14:paraId="1EA0B846" w14:textId="77777777" w:rsidTr="005D37A2">
        <w:trPr>
          <w:jc w:val="center"/>
        </w:trPr>
        <w:tc>
          <w:tcPr>
            <w:tcW w:w="2409" w:type="dxa"/>
          </w:tcPr>
          <w:p w14:paraId="6DD6031C" w14:textId="77777777" w:rsidR="005D37A2" w:rsidRPr="00E77497" w:rsidRDefault="005D37A2" w:rsidP="005D37A2">
            <w:pPr>
              <w:keepNext/>
              <w:spacing w:after="0"/>
            </w:pPr>
            <w:r>
              <w:t>[[Code]]</w:t>
            </w:r>
          </w:p>
        </w:tc>
        <w:tc>
          <w:tcPr>
            <w:tcW w:w="1620" w:type="dxa"/>
          </w:tcPr>
          <w:p w14:paraId="464241BB" w14:textId="77777777" w:rsidR="005D37A2" w:rsidRPr="00E77497" w:rsidRDefault="005D37A2" w:rsidP="005D37A2">
            <w:pPr>
              <w:keepNext/>
              <w:spacing w:after="0"/>
              <w:jc w:val="left"/>
            </w:pPr>
            <w:r>
              <w:t>Parse Node</w:t>
            </w:r>
          </w:p>
        </w:tc>
        <w:tc>
          <w:tcPr>
            <w:tcW w:w="5466" w:type="dxa"/>
          </w:tcPr>
          <w:p w14:paraId="76E086CF" w14:textId="77777777" w:rsidR="005D37A2" w:rsidRDefault="005D37A2" w:rsidP="005D37A2">
            <w:pPr>
              <w:keepNext/>
              <w:spacing w:after="0"/>
            </w:pPr>
            <w:r>
              <w:t>The root parse node of the source code that defines the function’s body.</w:t>
            </w:r>
          </w:p>
        </w:tc>
      </w:tr>
      <w:tr w:rsidR="005D37A2" w:rsidRPr="00E77497" w14:paraId="40EBE5C6" w14:textId="77777777" w:rsidTr="005D37A2">
        <w:trPr>
          <w:jc w:val="center"/>
        </w:trPr>
        <w:tc>
          <w:tcPr>
            <w:tcW w:w="2409" w:type="dxa"/>
          </w:tcPr>
          <w:p w14:paraId="16CA1FB0" w14:textId="77777777" w:rsidR="005D37A2" w:rsidRPr="00E77497" w:rsidRDefault="005D37A2" w:rsidP="005D37A2">
            <w:pPr>
              <w:keepNext/>
              <w:spacing w:after="0"/>
            </w:pPr>
            <w:r>
              <w:t>[[Realm]]</w:t>
            </w:r>
          </w:p>
        </w:tc>
        <w:tc>
          <w:tcPr>
            <w:tcW w:w="1620" w:type="dxa"/>
          </w:tcPr>
          <w:p w14:paraId="632E56A3" w14:textId="77777777" w:rsidR="005D37A2" w:rsidRPr="00E77497" w:rsidRDefault="005D37A2" w:rsidP="005D37A2">
            <w:pPr>
              <w:keepNext/>
              <w:spacing w:after="0"/>
              <w:jc w:val="left"/>
            </w:pPr>
            <w:r>
              <w:t>Realm Record</w:t>
            </w:r>
          </w:p>
        </w:tc>
        <w:tc>
          <w:tcPr>
            <w:tcW w:w="5466" w:type="dxa"/>
          </w:tcPr>
          <w:p w14:paraId="03BE91CC" w14:textId="77777777" w:rsidR="005D37A2" w:rsidRDefault="005D37A2" w:rsidP="005D37A2">
            <w:pPr>
              <w:keepNext/>
              <w:spacing w:after="0"/>
            </w:pPr>
            <w:r>
              <w:t>The Code Realm in which the function was created and which provides any intrinsic objects that are accessed when evaluating the function.</w:t>
            </w:r>
          </w:p>
        </w:tc>
      </w:tr>
      <w:tr w:rsidR="005D37A2" w:rsidRPr="00E77497" w14:paraId="4FDFD90F" w14:textId="77777777" w:rsidTr="005D37A2">
        <w:trPr>
          <w:jc w:val="center"/>
        </w:trPr>
        <w:tc>
          <w:tcPr>
            <w:tcW w:w="2409" w:type="dxa"/>
            <w:tcBorders>
              <w:top w:val="single" w:sz="6" w:space="0" w:color="808080"/>
              <w:left w:val="single" w:sz="6" w:space="0" w:color="808080"/>
              <w:bottom w:val="single" w:sz="6" w:space="0" w:color="808080"/>
              <w:right w:val="single" w:sz="6" w:space="0" w:color="808080"/>
            </w:tcBorders>
          </w:tcPr>
          <w:p w14:paraId="34DAAC48" w14:textId="77777777" w:rsidR="005D37A2" w:rsidRPr="00E77497" w:rsidRDefault="005D37A2" w:rsidP="005D37A2">
            <w:pPr>
              <w:keepNext/>
              <w:spacing w:after="0"/>
            </w:pPr>
            <w:r>
              <w:t>[[ThisMode]]</w:t>
            </w:r>
          </w:p>
        </w:tc>
        <w:tc>
          <w:tcPr>
            <w:tcW w:w="1620" w:type="dxa"/>
            <w:tcBorders>
              <w:top w:val="single" w:sz="6" w:space="0" w:color="808080"/>
              <w:left w:val="single" w:sz="6" w:space="0" w:color="808080"/>
              <w:bottom w:val="single" w:sz="6" w:space="0" w:color="808080"/>
              <w:right w:val="single" w:sz="6" w:space="0" w:color="808080"/>
            </w:tcBorders>
          </w:tcPr>
          <w:p w14:paraId="44100758" w14:textId="77777777" w:rsidR="005D37A2" w:rsidRPr="00E77497" w:rsidRDefault="005D37A2" w:rsidP="005D37A2">
            <w:pPr>
              <w:keepNext/>
              <w:spacing w:after="0"/>
              <w:jc w:val="left"/>
            </w:pPr>
            <w:r>
              <w:t xml:space="preserve">(lexical, strict, global) </w:t>
            </w:r>
          </w:p>
        </w:tc>
        <w:tc>
          <w:tcPr>
            <w:tcW w:w="5466" w:type="dxa"/>
            <w:tcBorders>
              <w:top w:val="single" w:sz="6" w:space="0" w:color="808080"/>
              <w:left w:val="single" w:sz="6" w:space="0" w:color="808080"/>
              <w:bottom w:val="single" w:sz="6" w:space="0" w:color="808080"/>
              <w:right w:val="single" w:sz="6" w:space="0" w:color="808080"/>
            </w:tcBorders>
          </w:tcPr>
          <w:p w14:paraId="35F695DC" w14:textId="77777777" w:rsidR="005D37A2" w:rsidRPr="00B564E7" w:rsidRDefault="005D37A2" w:rsidP="005D37A2">
            <w:pPr>
              <w:keepNext/>
              <w:spacing w:after="0"/>
            </w:pPr>
            <w:r>
              <w:t xml:space="preserve">Defines how </w:t>
            </w:r>
            <w:r w:rsidRPr="00B564E7">
              <w:rPr>
                <w:rFonts w:ascii="Courier New" w:hAnsi="Courier New" w:cs="Courier New"/>
                <w:b/>
                <w:bCs/>
              </w:rPr>
              <w:t>this</w:t>
            </w:r>
            <w:r>
              <w:t xml:space="preserve"> references are interpreted within the formal parameters and code body of the function.  </w:t>
            </w:r>
            <w:r>
              <w:rPr>
                <w:b/>
                <w:bCs/>
              </w:rPr>
              <w:t>l</w:t>
            </w:r>
            <w:r w:rsidRPr="00B564E7">
              <w:rPr>
                <w:b/>
                <w:bCs/>
              </w:rPr>
              <w:t>exical</w:t>
            </w:r>
            <w:r>
              <w:t xml:space="preserve"> means that </w:t>
            </w:r>
            <w:r w:rsidRPr="00B564E7">
              <w:rPr>
                <w:rFonts w:ascii="Courier New" w:hAnsi="Courier New" w:cs="Courier New"/>
                <w:b/>
                <w:bCs/>
              </w:rPr>
              <w:t>this</w:t>
            </w:r>
            <w:r>
              <w:t xml:space="preserve"> refers to the </w:t>
            </w:r>
            <w:r w:rsidRPr="00B564E7">
              <w:rPr>
                <w:b/>
                <w:bCs/>
              </w:rPr>
              <w:t>this</w:t>
            </w:r>
            <w:r>
              <w:t xml:space="preserve"> value of a lexically enclosing function. </w:t>
            </w:r>
            <w:r w:rsidRPr="00B564E7">
              <w:rPr>
                <w:b/>
                <w:bCs/>
              </w:rPr>
              <w:t>strict</w:t>
            </w:r>
            <w:r>
              <w:t xml:space="preserve"> means that the </w:t>
            </w:r>
            <w:r w:rsidRPr="00B564E7">
              <w:rPr>
                <w:b/>
                <w:bCs/>
              </w:rPr>
              <w:t>this</w:t>
            </w:r>
            <w:r>
              <w:t xml:space="preserve"> value is used exactly as provided by an invocation of the function.  </w:t>
            </w:r>
            <w:r w:rsidRPr="00B564E7">
              <w:rPr>
                <w:b/>
                <w:bCs/>
              </w:rPr>
              <w:t>global</w:t>
            </w:r>
            <w:r>
              <w:t xml:space="preserve"> means that a this value of </w:t>
            </w:r>
            <w:r w:rsidRPr="00915511">
              <w:rPr>
                <w:rFonts w:ascii="Times New Roman" w:hAnsi="Times New Roman"/>
                <w:b/>
                <w:bCs/>
              </w:rPr>
              <w:t>undefined</w:t>
            </w:r>
            <w:r>
              <w:t xml:space="preserve"> is interpreted as a reference to the global object.</w:t>
            </w:r>
          </w:p>
        </w:tc>
      </w:tr>
      <w:tr w:rsidR="005D37A2" w:rsidRPr="00E77497" w14:paraId="11356556" w14:textId="77777777" w:rsidTr="005D37A2">
        <w:trPr>
          <w:jc w:val="center"/>
        </w:trPr>
        <w:tc>
          <w:tcPr>
            <w:tcW w:w="2409" w:type="dxa"/>
            <w:tcBorders>
              <w:top w:val="single" w:sz="6" w:space="0" w:color="808080"/>
              <w:left w:val="single" w:sz="6" w:space="0" w:color="808080"/>
              <w:bottom w:val="single" w:sz="6" w:space="0" w:color="808080"/>
              <w:right w:val="single" w:sz="6" w:space="0" w:color="808080"/>
            </w:tcBorders>
          </w:tcPr>
          <w:p w14:paraId="599700DF" w14:textId="77777777" w:rsidR="005D37A2" w:rsidRPr="00E77497" w:rsidRDefault="005D37A2" w:rsidP="005D37A2">
            <w:pPr>
              <w:keepNext/>
              <w:spacing w:after="0"/>
            </w:pPr>
            <w:r w:rsidRPr="00E77497">
              <w:t>[[</w:t>
            </w:r>
            <w:r>
              <w:t>Strict</w:t>
            </w:r>
            <w:r w:rsidRPr="00E77497">
              <w:t>]]</w:t>
            </w:r>
          </w:p>
        </w:tc>
        <w:tc>
          <w:tcPr>
            <w:tcW w:w="1620" w:type="dxa"/>
            <w:tcBorders>
              <w:top w:val="single" w:sz="6" w:space="0" w:color="808080"/>
              <w:left w:val="single" w:sz="6" w:space="0" w:color="808080"/>
              <w:bottom w:val="single" w:sz="6" w:space="0" w:color="808080"/>
              <w:right w:val="single" w:sz="6" w:space="0" w:color="808080"/>
            </w:tcBorders>
          </w:tcPr>
          <w:p w14:paraId="11093E7C" w14:textId="77777777" w:rsidR="005D37A2" w:rsidRPr="00000BFA" w:rsidRDefault="005D37A2" w:rsidP="005D37A2">
            <w:pPr>
              <w:keepNext/>
              <w:spacing w:after="0"/>
              <w:jc w:val="left"/>
            </w:pPr>
            <w:r>
              <w:t>Boolean</w:t>
            </w:r>
          </w:p>
        </w:tc>
        <w:tc>
          <w:tcPr>
            <w:tcW w:w="5466" w:type="dxa"/>
            <w:tcBorders>
              <w:top w:val="single" w:sz="6" w:space="0" w:color="808080"/>
              <w:left w:val="single" w:sz="6" w:space="0" w:color="808080"/>
              <w:bottom w:val="single" w:sz="6" w:space="0" w:color="808080"/>
              <w:right w:val="single" w:sz="6" w:space="0" w:color="808080"/>
            </w:tcBorders>
          </w:tcPr>
          <w:p w14:paraId="2AAEDBDD" w14:textId="77777777" w:rsidR="005D37A2" w:rsidRPr="00E77497" w:rsidRDefault="005D37A2" w:rsidP="005D37A2">
            <w:pPr>
              <w:keepNext/>
              <w:spacing w:after="0"/>
            </w:pPr>
            <w:r w:rsidRPr="00915511">
              <w:rPr>
                <w:rFonts w:ascii="Times New Roman" w:hAnsi="Times New Roman"/>
                <w:b/>
                <w:bCs/>
              </w:rPr>
              <w:t>true</w:t>
            </w:r>
            <w:r>
              <w:t xml:space="preserve"> if this is a strict mode function, </w:t>
            </w:r>
            <w:r w:rsidRPr="00915511">
              <w:rPr>
                <w:rFonts w:ascii="Times New Roman" w:hAnsi="Times New Roman"/>
                <w:b/>
                <w:bCs/>
              </w:rPr>
              <w:t>false</w:t>
            </w:r>
            <w:r>
              <w:t xml:space="preserve"> this is not a strict mode function.</w:t>
            </w:r>
          </w:p>
        </w:tc>
      </w:tr>
      <w:tr w:rsidR="005D37A2" w:rsidRPr="00E77497" w14:paraId="7D0A1467" w14:textId="77777777" w:rsidTr="005D37A2">
        <w:trPr>
          <w:jc w:val="center"/>
        </w:trPr>
        <w:tc>
          <w:tcPr>
            <w:tcW w:w="2409" w:type="dxa"/>
          </w:tcPr>
          <w:p w14:paraId="487D429F" w14:textId="77777777" w:rsidR="005D37A2" w:rsidRPr="00E77497" w:rsidRDefault="005D37A2" w:rsidP="005D37A2">
            <w:pPr>
              <w:keepNext/>
              <w:spacing w:after="0"/>
            </w:pPr>
            <w:r w:rsidRPr="00E77497">
              <w:t>[[</w:t>
            </w:r>
            <w:r>
              <w:t>HomeObject</w:t>
            </w:r>
            <w:r w:rsidRPr="00E77497">
              <w:t>]]</w:t>
            </w:r>
          </w:p>
        </w:tc>
        <w:tc>
          <w:tcPr>
            <w:tcW w:w="1620" w:type="dxa"/>
          </w:tcPr>
          <w:p w14:paraId="0871B850" w14:textId="77777777" w:rsidR="005D37A2" w:rsidRPr="00E77497" w:rsidRDefault="005D37A2" w:rsidP="005D37A2">
            <w:pPr>
              <w:keepNext/>
              <w:spacing w:after="0"/>
              <w:jc w:val="left"/>
            </w:pPr>
            <w:r w:rsidRPr="00E77497">
              <w:t xml:space="preserve"> </w:t>
            </w:r>
            <w:r>
              <w:t>Object</w:t>
            </w:r>
          </w:p>
        </w:tc>
        <w:tc>
          <w:tcPr>
            <w:tcW w:w="5466" w:type="dxa"/>
          </w:tcPr>
          <w:p w14:paraId="0DB893C8" w14:textId="77777777" w:rsidR="005D37A2" w:rsidRPr="00E77497" w:rsidRDefault="005D37A2" w:rsidP="005D37A2">
            <w:pPr>
              <w:keepNext/>
              <w:spacing w:after="0"/>
            </w:pPr>
            <w:r>
              <w:t xml:space="preserve">If the function uses </w:t>
            </w:r>
            <w:r w:rsidRPr="00CA334F">
              <w:rPr>
                <w:rFonts w:ascii="Courier New" w:hAnsi="Courier New" w:cs="Courier New"/>
                <w:b/>
                <w:bCs/>
              </w:rPr>
              <w:t>super</w:t>
            </w:r>
            <w:r>
              <w:t xml:space="preserve">, this is the object whose [[GetInheritance]] provides the object where super property lookups begin.  Not present for functions that don’t reference </w:t>
            </w:r>
            <w:r w:rsidRPr="00CA334F">
              <w:rPr>
                <w:rFonts w:ascii="Courier New" w:hAnsi="Courier New" w:cs="Courier New"/>
                <w:b/>
                <w:bCs/>
              </w:rPr>
              <w:t>super</w:t>
            </w:r>
            <w:r>
              <w:t>.</w:t>
            </w:r>
          </w:p>
        </w:tc>
      </w:tr>
      <w:tr w:rsidR="005D37A2" w:rsidRPr="00E77497" w14:paraId="4775529E" w14:textId="77777777" w:rsidTr="005D37A2">
        <w:trPr>
          <w:jc w:val="center"/>
        </w:trPr>
        <w:tc>
          <w:tcPr>
            <w:tcW w:w="2409" w:type="dxa"/>
          </w:tcPr>
          <w:p w14:paraId="06BDAED4" w14:textId="77777777" w:rsidR="005D37A2" w:rsidRPr="00E77497" w:rsidRDefault="005D37A2" w:rsidP="005D37A2">
            <w:pPr>
              <w:keepNext/>
              <w:spacing w:after="0"/>
            </w:pPr>
            <w:r>
              <w:t>[[MethodName]]</w:t>
            </w:r>
          </w:p>
        </w:tc>
        <w:tc>
          <w:tcPr>
            <w:tcW w:w="1620" w:type="dxa"/>
          </w:tcPr>
          <w:p w14:paraId="35E8B4C9" w14:textId="77777777" w:rsidR="005D37A2" w:rsidRPr="00E77497" w:rsidRDefault="005D37A2" w:rsidP="005D37A2">
            <w:pPr>
              <w:keepNext/>
              <w:spacing w:after="0"/>
              <w:jc w:val="left"/>
            </w:pPr>
            <w:r>
              <w:t>String or Symbol</w:t>
            </w:r>
          </w:p>
        </w:tc>
        <w:tc>
          <w:tcPr>
            <w:tcW w:w="5466" w:type="dxa"/>
          </w:tcPr>
          <w:p w14:paraId="3B6C5E95" w14:textId="77777777" w:rsidR="005D37A2" w:rsidRDefault="005D37A2" w:rsidP="005D37A2">
            <w:pPr>
              <w:keepNext/>
              <w:spacing w:after="0"/>
            </w:pPr>
            <w:r>
              <w:t xml:space="preserve">If the function uses </w:t>
            </w:r>
            <w:r w:rsidRPr="00CA334F">
              <w:rPr>
                <w:rFonts w:ascii="Courier New" w:hAnsi="Courier New" w:cs="Courier New"/>
                <w:b/>
                <w:bCs/>
              </w:rPr>
              <w:t>super</w:t>
            </w:r>
            <w:r>
              <w:t xml:space="preserve">, this is the property keys that is used for unqualified references to </w:t>
            </w:r>
            <w:r w:rsidRPr="00CA334F">
              <w:rPr>
                <w:rFonts w:ascii="Courier New" w:hAnsi="Courier New" w:cs="Courier New"/>
                <w:b/>
                <w:bCs/>
              </w:rPr>
              <w:t>super</w:t>
            </w:r>
            <w:r>
              <w:t xml:space="preserve">. Not present for functions that don’t reference </w:t>
            </w:r>
            <w:r w:rsidRPr="00CA334F">
              <w:rPr>
                <w:rFonts w:ascii="Courier New" w:hAnsi="Courier New" w:cs="Courier New"/>
                <w:b/>
                <w:bCs/>
              </w:rPr>
              <w:t>super</w:t>
            </w:r>
            <w:r>
              <w:t>.</w:t>
            </w:r>
          </w:p>
        </w:tc>
      </w:tr>
    </w:tbl>
    <w:p w14:paraId="7AEF6517" w14:textId="77777777" w:rsidR="005D37A2" w:rsidRDefault="005D37A2" w:rsidP="005D37A2">
      <w:pPr>
        <w:spacing w:before="240"/>
      </w:pPr>
      <w:r>
        <w:t>Ordinary function objects all have the [[Call]], [[Get]] and [[GetOwnProperty]] internal methods defined here. Ordinary functions that are also constructors in addition have the [[Construct]] internal method.</w:t>
      </w:r>
    </w:p>
    <w:p w14:paraId="4D06208F" w14:textId="77777777" w:rsidR="005D37A2" w:rsidRPr="00E77497" w:rsidRDefault="005D37A2" w:rsidP="005D37A2">
      <w:pPr>
        <w:pStyle w:val="40"/>
      </w:pPr>
      <w:r w:rsidRPr="00E77497">
        <w:t>[[Call]]</w:t>
      </w:r>
      <w:r>
        <w:t xml:space="preserve"> ( </w:t>
      </w:r>
      <w:r w:rsidRPr="003D32A9">
        <w:t>thisArgument</w:t>
      </w:r>
      <w:r>
        <w:t>,</w:t>
      </w:r>
      <w:r w:rsidRPr="003D32A9">
        <w:t xml:space="preserve"> argumentsList</w:t>
      </w:r>
      <w:r>
        <w:t xml:space="preserve">) </w:t>
      </w:r>
    </w:p>
    <w:p w14:paraId="7F1BFBDE" w14:textId="77777777" w:rsidR="005D37A2" w:rsidRPr="00E77497" w:rsidRDefault="005D37A2" w:rsidP="005D37A2">
      <w:r>
        <w:t>T</w:t>
      </w:r>
      <w:r w:rsidRPr="00E77497">
        <w:t>he [[Call]] internal method for a</w:t>
      </w:r>
      <w:r>
        <w:t>n ordinary</w:t>
      </w:r>
      <w:r w:rsidRPr="00E77497">
        <w:t xml:space="preserve"> Function object </w:t>
      </w:r>
      <w:r w:rsidRPr="00E77497">
        <w:rPr>
          <w:rFonts w:ascii="Times New Roman" w:hAnsi="Times New Roman"/>
          <w:i/>
        </w:rPr>
        <w:t>F</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14:paraId="6F9A5F65" w14:textId="77777777" w:rsidR="005D37A2" w:rsidRDefault="005D37A2" w:rsidP="005D37A2">
      <w:pPr>
        <w:pStyle w:val="Alg4"/>
        <w:numPr>
          <w:ilvl w:val="0"/>
          <w:numId w:val="147"/>
        </w:numPr>
      </w:pPr>
      <w:r>
        <w:t xml:space="preserve">If </w:t>
      </w:r>
      <w:r>
        <w:rPr>
          <w:i/>
          <w:iCs/>
        </w:rPr>
        <w:t>F</w:t>
      </w:r>
      <w:r>
        <w:t xml:space="preserve">’s [[Code]] internal data property has the value </w:t>
      </w:r>
      <w:r>
        <w:rPr>
          <w:b/>
          <w:bCs/>
        </w:rPr>
        <w:t>undefined</w:t>
      </w:r>
      <w:r>
        <w:t xml:space="preserve">, then throw a </w:t>
      </w:r>
      <w:r w:rsidRPr="005676A0">
        <w:rPr>
          <w:b/>
          <w:bCs/>
        </w:rPr>
        <w:t>TypeError</w:t>
      </w:r>
      <w:r>
        <w:t xml:space="preserve"> exception.</w:t>
      </w:r>
    </w:p>
    <w:p w14:paraId="104A8754" w14:textId="77777777" w:rsidR="005D37A2" w:rsidRDefault="005D37A2" w:rsidP="005D37A2">
      <w:pPr>
        <w:pStyle w:val="Alg4"/>
        <w:numPr>
          <w:ilvl w:val="0"/>
          <w:numId w:val="147"/>
        </w:numPr>
      </w:pPr>
      <w:r>
        <w:t xml:space="preserve">Let </w:t>
      </w:r>
      <w:r w:rsidRPr="009B3B81">
        <w:rPr>
          <w:i/>
        </w:rPr>
        <w:t>callerContext</w:t>
      </w:r>
      <w:r>
        <w:t xml:space="preserve"> be the running</w:t>
      </w:r>
      <w:r w:rsidRPr="00E77497">
        <w:t xml:space="preserve"> </w:t>
      </w:r>
      <w:r>
        <w:t>execution context.</w:t>
      </w:r>
    </w:p>
    <w:p w14:paraId="163648B5" w14:textId="77777777" w:rsidR="005D37A2" w:rsidRDefault="005D37A2" w:rsidP="005D37A2">
      <w:pPr>
        <w:pStyle w:val="Alg4"/>
        <w:numPr>
          <w:ilvl w:val="0"/>
          <w:numId w:val="147"/>
        </w:numPr>
      </w:pPr>
      <w:r>
        <w:t xml:space="preserve">If, </w:t>
      </w:r>
      <w:r w:rsidRPr="00BC2562">
        <w:rPr>
          <w:i/>
        </w:rPr>
        <w:t>callerContext</w:t>
      </w:r>
      <w:r>
        <w:t xml:space="preserve"> is not already suspended, then Suspend </w:t>
      </w:r>
      <w:r w:rsidRPr="002F42C1">
        <w:rPr>
          <w:i/>
        </w:rPr>
        <w:t>callerContext</w:t>
      </w:r>
      <w:r>
        <w:t>.</w:t>
      </w:r>
    </w:p>
    <w:p w14:paraId="3B8FFB28" w14:textId="77777777" w:rsidR="005D37A2" w:rsidRPr="00E77497" w:rsidRDefault="005D37A2" w:rsidP="005D37A2">
      <w:pPr>
        <w:pStyle w:val="Alg4"/>
        <w:numPr>
          <w:ilvl w:val="0"/>
          <w:numId w:val="147"/>
        </w:numPr>
      </w:pPr>
      <w:r>
        <w:t xml:space="preserve">Let </w:t>
      </w:r>
      <w:r w:rsidRPr="006637C6">
        <w:rPr>
          <w:i/>
        </w:rPr>
        <w:t>calleeContext</w:t>
      </w:r>
      <w:r>
        <w:t xml:space="preserve"> be a new ECMAScript Code execution context.</w:t>
      </w:r>
    </w:p>
    <w:p w14:paraId="1DA2F83D" w14:textId="77777777" w:rsidR="005D37A2" w:rsidRDefault="005D37A2" w:rsidP="005D37A2">
      <w:pPr>
        <w:pStyle w:val="Alg4"/>
        <w:numPr>
          <w:ilvl w:val="0"/>
          <w:numId w:val="147"/>
        </w:numPr>
      </w:pPr>
      <w:r>
        <w:t xml:space="preserve">Let </w:t>
      </w:r>
      <w:r>
        <w:rPr>
          <w:i/>
          <w:iCs/>
        </w:rPr>
        <w:t>callee</w:t>
      </w:r>
      <w:r w:rsidRPr="000971AB">
        <w:rPr>
          <w:i/>
          <w:iCs/>
        </w:rPr>
        <w:t>Realm</w:t>
      </w:r>
      <w:r>
        <w:t xml:space="preserve"> be the value of </w:t>
      </w:r>
      <w:r>
        <w:rPr>
          <w:i/>
          <w:iCs/>
        </w:rPr>
        <w:t>F’s</w:t>
      </w:r>
      <w:r>
        <w:t xml:space="preserve"> [[Realm]] internal data property.</w:t>
      </w:r>
    </w:p>
    <w:p w14:paraId="1019F350" w14:textId="77777777" w:rsidR="005D37A2" w:rsidRDefault="005D37A2" w:rsidP="005D37A2">
      <w:pPr>
        <w:pStyle w:val="Alg4"/>
        <w:numPr>
          <w:ilvl w:val="0"/>
          <w:numId w:val="147"/>
        </w:numPr>
        <w:tabs>
          <w:tab w:val="left" w:pos="720"/>
        </w:tabs>
      </w:pPr>
      <w:r>
        <w:t xml:space="preserve">Set </w:t>
      </w:r>
      <w:r w:rsidRPr="001936FC">
        <w:rPr>
          <w:i/>
        </w:rPr>
        <w:t>calleeContext’s</w:t>
      </w:r>
      <w:r>
        <w:t xml:space="preserve"> Realm to </w:t>
      </w:r>
      <w:r>
        <w:rPr>
          <w:i/>
          <w:iCs/>
        </w:rPr>
        <w:t>callee</w:t>
      </w:r>
      <w:r w:rsidRPr="000971AB">
        <w:rPr>
          <w:i/>
          <w:iCs/>
        </w:rPr>
        <w:t>Realm</w:t>
      </w:r>
      <w:r>
        <w:t>.</w:t>
      </w:r>
    </w:p>
    <w:p w14:paraId="4E97EB8D" w14:textId="77777777" w:rsidR="005D37A2" w:rsidRPr="003B4312" w:rsidRDefault="005D37A2" w:rsidP="005D37A2">
      <w:pPr>
        <w:pStyle w:val="Alg4"/>
        <w:numPr>
          <w:ilvl w:val="0"/>
          <w:numId w:val="147"/>
        </w:numPr>
        <w:tabs>
          <w:tab w:val="left" w:pos="720"/>
        </w:tabs>
      </w:pPr>
      <w:r w:rsidRPr="00E77497">
        <w:t xml:space="preserve">Let </w:t>
      </w:r>
      <w:r>
        <w:rPr>
          <w:i/>
        </w:rPr>
        <w:t>thisMode</w:t>
      </w:r>
      <w:r w:rsidRPr="004D1BD1">
        <w:t xml:space="preserve"> be the value of </w:t>
      </w:r>
      <w:r w:rsidRPr="003B4312">
        <w:rPr>
          <w:i/>
        </w:rPr>
        <w:t>F</w:t>
      </w:r>
      <w:r w:rsidRPr="003B4312">
        <w:t>’s [[</w:t>
      </w:r>
      <w:r>
        <w:t>ThisMode</w:t>
      </w:r>
      <w:r w:rsidRPr="003B4312">
        <w:t xml:space="preserve">]] internal </w:t>
      </w:r>
      <w:r>
        <w:t xml:space="preserve">data </w:t>
      </w:r>
      <w:r w:rsidRPr="003B4312">
        <w:t>property.</w:t>
      </w:r>
    </w:p>
    <w:p w14:paraId="35344F7F" w14:textId="77777777" w:rsidR="005D37A2" w:rsidRPr="003B4312" w:rsidRDefault="005D37A2" w:rsidP="005D37A2">
      <w:pPr>
        <w:pStyle w:val="Alg4"/>
        <w:numPr>
          <w:ilvl w:val="0"/>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lexical</w:t>
      </w:r>
      <w:r w:rsidRPr="003B4312">
        <w:t xml:space="preserve">, </w:t>
      </w:r>
      <w:r>
        <w:t>then</w:t>
      </w:r>
    </w:p>
    <w:p w14:paraId="32DA9BB8" w14:textId="77777777" w:rsidR="005D37A2" w:rsidRDefault="005D37A2" w:rsidP="005D37A2">
      <w:pPr>
        <w:pStyle w:val="Alg4"/>
        <w:numPr>
          <w:ilvl w:val="1"/>
          <w:numId w:val="147"/>
        </w:numPr>
        <w:tabs>
          <w:tab w:val="left" w:pos="720"/>
        </w:tabs>
      </w:pPr>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w:t>
      </w:r>
      <w:r>
        <w:t xml:space="preserve">data </w:t>
      </w:r>
      <w:r w:rsidRPr="00E77497">
        <w:t xml:space="preserve">property of </w:t>
      </w:r>
      <w:r w:rsidRPr="00E77497">
        <w:rPr>
          <w:i/>
        </w:rPr>
        <w:t>F</w:t>
      </w:r>
      <w:r>
        <w:t xml:space="preserve"> as the argument.</w:t>
      </w:r>
    </w:p>
    <w:p w14:paraId="0794C0DB" w14:textId="77777777" w:rsidR="005D37A2" w:rsidRDefault="005D37A2" w:rsidP="005D37A2">
      <w:pPr>
        <w:pStyle w:val="Alg4"/>
        <w:numPr>
          <w:ilvl w:val="0"/>
          <w:numId w:val="147"/>
        </w:numPr>
        <w:tabs>
          <w:tab w:val="left" w:pos="720"/>
        </w:tabs>
      </w:pPr>
      <w:r>
        <w:t>Else,</w:t>
      </w:r>
    </w:p>
    <w:p w14:paraId="70B75152" w14:textId="77777777" w:rsidR="005D37A2" w:rsidRPr="003B4312" w:rsidRDefault="005D37A2" w:rsidP="005D37A2">
      <w:pPr>
        <w:pStyle w:val="Alg4"/>
        <w:numPr>
          <w:ilvl w:val="1"/>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strict</w:t>
      </w:r>
      <w:r w:rsidRPr="003B4312">
        <w:t xml:space="preserve">, set </w:t>
      </w:r>
      <w:r w:rsidRPr="006637C6">
        <w:rPr>
          <w:i/>
        </w:rPr>
        <w:t>thisValue</w:t>
      </w:r>
      <w:r w:rsidRPr="003B4312">
        <w:t xml:space="preserve"> to </w:t>
      </w:r>
      <w:r w:rsidRPr="003B4312">
        <w:rPr>
          <w:i/>
        </w:rPr>
        <w:t>thisArg</w:t>
      </w:r>
      <w:r>
        <w:rPr>
          <w:i/>
        </w:rPr>
        <w:t>ument</w:t>
      </w:r>
      <w:r w:rsidRPr="003B4312">
        <w:t>.</w:t>
      </w:r>
    </w:p>
    <w:p w14:paraId="43B7A6BB" w14:textId="77777777" w:rsidR="005D37A2" w:rsidRDefault="005D37A2" w:rsidP="005D37A2">
      <w:pPr>
        <w:pStyle w:val="Alg4"/>
        <w:numPr>
          <w:ilvl w:val="1"/>
          <w:numId w:val="147"/>
        </w:numPr>
        <w:tabs>
          <w:tab w:val="left" w:pos="720"/>
        </w:tabs>
      </w:pPr>
      <w:r w:rsidRPr="003B4312">
        <w:t>Else</w:t>
      </w:r>
    </w:p>
    <w:p w14:paraId="77843C28" w14:textId="77777777" w:rsidR="005D37A2" w:rsidRDefault="005D37A2" w:rsidP="005D37A2">
      <w:pPr>
        <w:pStyle w:val="Alg4"/>
        <w:numPr>
          <w:ilvl w:val="2"/>
          <w:numId w:val="147"/>
        </w:numPr>
        <w:tabs>
          <w:tab w:val="left" w:pos="720"/>
        </w:tabs>
      </w:pPr>
      <w:r w:rsidRPr="003B4312">
        <w:t xml:space="preserve">if </w:t>
      </w:r>
      <w:r w:rsidRPr="003B4312">
        <w:rPr>
          <w:i/>
        </w:rPr>
        <w:t>thisArg</w:t>
      </w:r>
      <w:r>
        <w:rPr>
          <w:i/>
        </w:rPr>
        <w:t>ument</w:t>
      </w:r>
      <w:r w:rsidRPr="008B7F6F">
        <w:t xml:space="preserve"> is </w:t>
      </w:r>
      <w:r w:rsidRPr="008B7F6F">
        <w:rPr>
          <w:b/>
        </w:rPr>
        <w:t>null</w:t>
      </w:r>
      <w:r w:rsidRPr="008B7F6F">
        <w:t xml:space="preserve"> or </w:t>
      </w:r>
      <w:r w:rsidRPr="008B7F6F">
        <w:rPr>
          <w:b/>
        </w:rPr>
        <w:t>undefined</w:t>
      </w:r>
      <w:r w:rsidRPr="008B7F6F">
        <w:t xml:space="preserve">, </w:t>
      </w:r>
      <w:r>
        <w:t>then</w:t>
      </w:r>
    </w:p>
    <w:p w14:paraId="2704BDC6" w14:textId="77777777" w:rsidR="005D37A2" w:rsidRPr="008B7F6F" w:rsidRDefault="005D37A2" w:rsidP="005D37A2">
      <w:pPr>
        <w:pStyle w:val="Alg4"/>
        <w:numPr>
          <w:ilvl w:val="3"/>
          <w:numId w:val="147"/>
        </w:numPr>
        <w:tabs>
          <w:tab w:val="left" w:pos="720"/>
        </w:tabs>
      </w:pPr>
      <w:r>
        <w:t>S</w:t>
      </w:r>
      <w:r w:rsidRPr="008B7F6F">
        <w:t xml:space="preserve">et </w:t>
      </w:r>
      <w:r w:rsidRPr="00250FC6">
        <w:rPr>
          <w:i/>
        </w:rPr>
        <w:t>thisValue</w:t>
      </w:r>
      <w:r w:rsidRPr="008B7F6F">
        <w:t xml:space="preserve"> to </w:t>
      </w:r>
      <w:r>
        <w:rPr>
          <w:i/>
          <w:iCs/>
        </w:rPr>
        <w:t>callee</w:t>
      </w:r>
      <w:r w:rsidRPr="000971AB">
        <w:rPr>
          <w:i/>
          <w:iCs/>
        </w:rPr>
        <w:t>Realm</w:t>
      </w:r>
      <w:r>
        <w:t>.[[globalThis]]</w:t>
      </w:r>
      <w:r w:rsidRPr="008B7F6F">
        <w:t>.</w:t>
      </w:r>
    </w:p>
    <w:p w14:paraId="7BF1167D" w14:textId="77777777" w:rsidR="005D37A2" w:rsidRPr="009C202C" w:rsidRDefault="005D37A2" w:rsidP="005D37A2">
      <w:pPr>
        <w:pStyle w:val="Alg4"/>
        <w:numPr>
          <w:ilvl w:val="2"/>
          <w:numId w:val="147"/>
        </w:numPr>
        <w:tabs>
          <w:tab w:val="left" w:pos="720"/>
        </w:tabs>
      </w:pPr>
      <w:r w:rsidRPr="00E65A34">
        <w:t>Else if Type(</w:t>
      </w:r>
      <w:r w:rsidRPr="003B4312">
        <w:rPr>
          <w:i/>
        </w:rPr>
        <w:t>thisArg</w:t>
      </w:r>
      <w:r>
        <w:rPr>
          <w:i/>
        </w:rPr>
        <w:t>ument</w:t>
      </w:r>
      <w:r w:rsidRPr="00546435">
        <w:t xml:space="preserve">) is not Object, set the </w:t>
      </w:r>
      <w:r w:rsidRPr="00250FC6">
        <w:rPr>
          <w:i/>
        </w:rPr>
        <w:t>thisValue</w:t>
      </w:r>
      <w:r w:rsidRPr="008B7F6F">
        <w:t xml:space="preserve"> </w:t>
      </w:r>
      <w:r w:rsidRPr="00546435">
        <w:t>to ToObject(</w:t>
      </w:r>
      <w:r w:rsidRPr="003B4312">
        <w:rPr>
          <w:i/>
        </w:rPr>
        <w:t>thisArg</w:t>
      </w:r>
      <w:r>
        <w:rPr>
          <w:i/>
        </w:rPr>
        <w:t>ument</w:t>
      </w:r>
      <w:r w:rsidRPr="009C202C">
        <w:t>).</w:t>
      </w:r>
    </w:p>
    <w:p w14:paraId="6AF8B723" w14:textId="77777777" w:rsidR="005D37A2" w:rsidRPr="00690A41" w:rsidRDefault="005D37A2" w:rsidP="005D37A2">
      <w:pPr>
        <w:pStyle w:val="Alg4"/>
        <w:numPr>
          <w:ilvl w:val="2"/>
          <w:numId w:val="147"/>
        </w:numPr>
        <w:tabs>
          <w:tab w:val="left" w:pos="720"/>
        </w:tabs>
      </w:pPr>
      <w:r w:rsidRPr="009C202C">
        <w:t xml:space="preserve">Else set the </w:t>
      </w:r>
      <w:r w:rsidRPr="00250FC6">
        <w:rPr>
          <w:i/>
        </w:rPr>
        <w:t>thisValue</w:t>
      </w:r>
      <w:r w:rsidRPr="008B7F6F">
        <w:t xml:space="preserve"> </w:t>
      </w:r>
      <w:r w:rsidRPr="009C202C">
        <w:t>t</w:t>
      </w:r>
      <w:r w:rsidRPr="00690A41">
        <w:t xml:space="preserve">o </w:t>
      </w:r>
      <w:r w:rsidRPr="003B4312">
        <w:rPr>
          <w:i/>
        </w:rPr>
        <w:t>thisArg</w:t>
      </w:r>
      <w:r>
        <w:rPr>
          <w:i/>
        </w:rPr>
        <w:t>ument</w:t>
      </w:r>
      <w:r w:rsidRPr="00690A41">
        <w:t>.</w:t>
      </w:r>
    </w:p>
    <w:p w14:paraId="6296B21F" w14:textId="77777777" w:rsidR="005D37A2" w:rsidRPr="00E77497" w:rsidRDefault="005D37A2" w:rsidP="005D37A2">
      <w:pPr>
        <w:pStyle w:val="Alg4"/>
        <w:numPr>
          <w:ilvl w:val="1"/>
          <w:numId w:val="147"/>
        </w:numPr>
        <w:tabs>
          <w:tab w:val="left" w:pos="720"/>
        </w:tabs>
      </w:pPr>
      <w:r w:rsidRPr="00675B74">
        <w:t xml:space="preserve">Let </w:t>
      </w:r>
      <w:r w:rsidRPr="00E77497">
        <w:rPr>
          <w:i/>
        </w:rPr>
        <w:t>localEnv</w:t>
      </w:r>
      <w:r w:rsidRPr="00E77497">
        <w:t xml:space="preserve"> be the result of calling New</w:t>
      </w:r>
      <w:r>
        <w:t>Function</w:t>
      </w:r>
      <w:r w:rsidRPr="00E77497">
        <w:t>Environment</w:t>
      </w:r>
      <w:r w:rsidRPr="00E77497" w:rsidDel="008472DE">
        <w:t xml:space="preserve"> </w:t>
      </w:r>
      <w:r w:rsidRPr="00E77497">
        <w:t xml:space="preserve"> passing </w:t>
      </w:r>
      <w:r w:rsidRPr="00E77497">
        <w:rPr>
          <w:i/>
        </w:rPr>
        <w:t>F</w:t>
      </w:r>
      <w:r w:rsidRPr="00E77497">
        <w:t xml:space="preserve"> </w:t>
      </w:r>
      <w:r>
        <w:t xml:space="preserve">and </w:t>
      </w:r>
      <w:r w:rsidRPr="00250FC6">
        <w:rPr>
          <w:i/>
        </w:rPr>
        <w:t>thisValue</w:t>
      </w:r>
      <w:r>
        <w:t xml:space="preserve"> </w:t>
      </w:r>
      <w:r w:rsidRPr="00E77497">
        <w:t>as the argument</w:t>
      </w:r>
      <w:r>
        <w:t>s</w:t>
      </w:r>
      <w:r w:rsidRPr="00E77497">
        <w:t>.</w:t>
      </w:r>
    </w:p>
    <w:p w14:paraId="4A3C4B91" w14:textId="77777777" w:rsidR="005D37A2" w:rsidRPr="00E77497" w:rsidRDefault="005D37A2" w:rsidP="005D37A2">
      <w:pPr>
        <w:pStyle w:val="Alg4"/>
        <w:numPr>
          <w:ilvl w:val="0"/>
          <w:numId w:val="147"/>
        </w:numPr>
        <w:tabs>
          <w:tab w:val="left" w:pos="720"/>
        </w:tabs>
      </w:pPr>
      <w:r w:rsidRPr="00E77497">
        <w:t xml:space="preserve">Set the LexicalEnvironment </w:t>
      </w:r>
      <w:r>
        <w:t xml:space="preserve">of </w:t>
      </w:r>
      <w:r w:rsidRPr="006637C6">
        <w:rPr>
          <w:i/>
        </w:rPr>
        <w:t>calleeContext</w:t>
      </w:r>
      <w:r>
        <w:t xml:space="preserve"> </w:t>
      </w:r>
      <w:r w:rsidRPr="00E77497">
        <w:t xml:space="preserve">to </w:t>
      </w:r>
      <w:r w:rsidRPr="00E77497">
        <w:rPr>
          <w:i/>
        </w:rPr>
        <w:t>localEnv</w:t>
      </w:r>
      <w:r w:rsidRPr="00E77497">
        <w:t>.</w:t>
      </w:r>
    </w:p>
    <w:p w14:paraId="062BE0A2" w14:textId="77777777" w:rsidR="005D37A2" w:rsidRPr="00E77497" w:rsidRDefault="005D37A2" w:rsidP="005D37A2">
      <w:pPr>
        <w:pStyle w:val="Alg4"/>
        <w:numPr>
          <w:ilvl w:val="0"/>
          <w:numId w:val="147"/>
        </w:numPr>
        <w:tabs>
          <w:tab w:val="left" w:pos="720"/>
        </w:tabs>
      </w:pPr>
      <w:r w:rsidRPr="00E77497">
        <w:t xml:space="preserve">Set the VariableEnvironment </w:t>
      </w:r>
      <w:r>
        <w:t xml:space="preserve">of </w:t>
      </w:r>
      <w:r w:rsidRPr="00250FC6">
        <w:rPr>
          <w:i/>
        </w:rPr>
        <w:t>calleeContext</w:t>
      </w:r>
      <w:r>
        <w:t xml:space="preserve"> </w:t>
      </w:r>
      <w:r w:rsidRPr="00E77497">
        <w:t xml:space="preserve">to </w:t>
      </w:r>
      <w:r w:rsidRPr="00E77497">
        <w:rPr>
          <w:i/>
        </w:rPr>
        <w:t>localEnv</w:t>
      </w:r>
      <w:r w:rsidRPr="00E77497">
        <w:t>.</w:t>
      </w:r>
    </w:p>
    <w:p w14:paraId="5C5549FE" w14:textId="77777777" w:rsidR="005D37A2" w:rsidRPr="00E77497" w:rsidRDefault="005D37A2" w:rsidP="005D37A2">
      <w:pPr>
        <w:pStyle w:val="Alg4"/>
        <w:numPr>
          <w:ilvl w:val="0"/>
          <w:numId w:val="147"/>
        </w:numPr>
        <w:tabs>
          <w:tab w:val="left" w:pos="720"/>
        </w:tabs>
      </w:pPr>
      <w:r>
        <w:t xml:space="preserve">Push </w:t>
      </w:r>
      <w:r w:rsidRPr="00E30280">
        <w:rPr>
          <w:i/>
          <w:iCs/>
        </w:rPr>
        <w:t>calleeContext</w:t>
      </w:r>
      <w:r>
        <w:t xml:space="preserve"> onto the execution context stack; </w:t>
      </w:r>
      <w:r w:rsidRPr="00A3740A">
        <w:rPr>
          <w:i/>
        </w:rPr>
        <w:t>call</w:t>
      </w:r>
      <w:r>
        <w:rPr>
          <w:i/>
        </w:rPr>
        <w:t>ee</w:t>
      </w:r>
      <w:r w:rsidRPr="00A3740A">
        <w:rPr>
          <w:i/>
        </w:rPr>
        <w:t>Context</w:t>
      </w:r>
      <w:r>
        <w:t xml:space="preserve"> is now the running</w:t>
      </w:r>
      <w:r w:rsidRPr="00E77497">
        <w:t xml:space="preserve"> </w:t>
      </w:r>
      <w:r>
        <w:t>execution context.</w:t>
      </w:r>
    </w:p>
    <w:p w14:paraId="4F047661" w14:textId="77777777" w:rsidR="005D37A2" w:rsidRPr="003B4312" w:rsidRDefault="005D37A2" w:rsidP="005D37A2">
      <w:pPr>
        <w:pStyle w:val="Alg4"/>
        <w:numPr>
          <w:ilvl w:val="0"/>
          <w:numId w:val="147"/>
        </w:numPr>
        <w:tabs>
          <w:tab w:val="left" w:pos="720"/>
        </w:tabs>
        <w:contextualSpacing/>
      </w:pPr>
      <w:r>
        <w:t xml:space="preserve">Let </w:t>
      </w:r>
      <w:r w:rsidRPr="006637C6">
        <w:rPr>
          <w:i/>
        </w:rPr>
        <w:t>status</w:t>
      </w:r>
      <w:r>
        <w:t xml:space="preserve"> be the result of performing </w:t>
      </w:r>
      <w:r w:rsidRPr="003B4312">
        <w:t xml:space="preserve">Function Declaration Instantiation using the function </w:t>
      </w:r>
      <w:r w:rsidRPr="008B7F6F">
        <w:rPr>
          <w:i/>
        </w:rPr>
        <w:t>F</w:t>
      </w:r>
      <w:r w:rsidRPr="008B7F6F">
        <w:t>,</w:t>
      </w:r>
      <w:r w:rsidRPr="00377876">
        <w:rPr>
          <w:i/>
        </w:rPr>
        <w:t xml:space="preserve"> </w:t>
      </w:r>
      <w:r w:rsidRPr="009C202C">
        <w:rPr>
          <w:i/>
        </w:rPr>
        <w:t>argumentsList</w:t>
      </w:r>
      <w:r w:rsidRPr="009C202C" w:rsidDel="00942C41">
        <w:t xml:space="preserve"> </w:t>
      </w:r>
      <w:r w:rsidRPr="00690A41">
        <w:t>,</w:t>
      </w:r>
      <w:r w:rsidRPr="008B7F6F">
        <w:t xml:space="preserve"> and </w:t>
      </w:r>
      <w:r w:rsidRPr="008B7F6F">
        <w:rPr>
          <w:i/>
        </w:rPr>
        <w:t xml:space="preserve">localEnv </w:t>
      </w:r>
      <w:r w:rsidRPr="008B7F6F">
        <w:t xml:space="preserve">as described in </w:t>
      </w:r>
      <w:r w:rsidR="00C04626">
        <w:fldChar w:fldCharType="begin"/>
      </w:r>
      <w:r w:rsidR="00C04626">
        <w:instrText xml:space="preserve"> REF _Ref365537985 \r \h </w:instrText>
      </w:r>
      <w:r w:rsidR="00C04626">
        <w:fldChar w:fldCharType="separate"/>
      </w:r>
      <w:r w:rsidR="00083CEC">
        <w:t>9.1.16.11</w:t>
      </w:r>
      <w:r w:rsidR="00C04626">
        <w:fldChar w:fldCharType="end"/>
      </w:r>
      <w:r w:rsidRPr="004D1BD1">
        <w:t>.</w:t>
      </w:r>
      <w:r w:rsidRPr="003B4312">
        <w:t xml:space="preserve"> </w:t>
      </w:r>
    </w:p>
    <w:p w14:paraId="793E50A9" w14:textId="77777777" w:rsidR="005D37A2" w:rsidRDefault="005D37A2" w:rsidP="005D37A2">
      <w:pPr>
        <w:pStyle w:val="Alg2"/>
        <w:numPr>
          <w:ilvl w:val="0"/>
          <w:numId w:val="147"/>
        </w:numPr>
      </w:pPr>
      <w:r>
        <w:t xml:space="preserve">If </w:t>
      </w:r>
      <w:r w:rsidRPr="00A3740A">
        <w:rPr>
          <w:i/>
        </w:rPr>
        <w:t>status</w:t>
      </w:r>
      <w:r>
        <w:t xml:space="preserve"> is an abrupt completion, then</w:t>
      </w:r>
    </w:p>
    <w:p w14:paraId="66A95309" w14:textId="77777777" w:rsidR="005D37A2" w:rsidRDefault="005D37A2" w:rsidP="005D37A2">
      <w:pPr>
        <w:pStyle w:val="Alg2"/>
        <w:numPr>
          <w:ilvl w:val="1"/>
          <w:numId w:val="147"/>
        </w:numPr>
      </w:pPr>
      <w:r>
        <w:t xml:space="preserve">Remove </w:t>
      </w:r>
      <w:r w:rsidRPr="00D967E0">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14:paraId="08E372FD" w14:textId="77777777" w:rsidR="005D37A2" w:rsidRPr="00A67AF2" w:rsidRDefault="005D37A2" w:rsidP="005D37A2">
      <w:pPr>
        <w:pStyle w:val="Alg2"/>
        <w:numPr>
          <w:ilvl w:val="1"/>
          <w:numId w:val="147"/>
        </w:numPr>
      </w:pPr>
      <w:r>
        <w:t xml:space="preserve">Return </w:t>
      </w:r>
      <w:r w:rsidRPr="00A3740A">
        <w:rPr>
          <w:i/>
        </w:rPr>
        <w:t>status</w:t>
      </w:r>
      <w:r>
        <w:t>.</w:t>
      </w:r>
    </w:p>
    <w:p w14:paraId="18BF0AE9" w14:textId="77777777" w:rsidR="005D37A2" w:rsidRPr="00A67AF2" w:rsidRDefault="005D37A2" w:rsidP="005D37A2">
      <w:pPr>
        <w:pStyle w:val="Alg4"/>
        <w:numPr>
          <w:ilvl w:val="0"/>
          <w:numId w:val="147"/>
        </w:numPr>
      </w:pPr>
      <w:r w:rsidRPr="003B4312">
        <w:t xml:space="preserve">Let </w:t>
      </w:r>
      <w:r w:rsidRPr="006B6D0A">
        <w:rPr>
          <w:i/>
        </w:rPr>
        <w:t xml:space="preserve">result </w:t>
      </w:r>
      <w:r w:rsidRPr="006B6D0A">
        <w:t xml:space="preserve">be the result of </w:t>
      </w:r>
      <w:r>
        <w:t>EvaluateBody of</w:t>
      </w:r>
      <w:r w:rsidRPr="006B6D0A">
        <w:t xml:space="preserve"> the </w:t>
      </w:r>
      <w:r w:rsidRPr="00D26695">
        <w:rPr>
          <w:iCs/>
        </w:rPr>
        <w:t>production</w:t>
      </w:r>
      <w:r w:rsidRPr="00546435">
        <w:t xml:space="preserve"> that is the value of</w:t>
      </w:r>
      <w:r w:rsidRPr="00546435">
        <w:rPr>
          <w:i/>
        </w:rPr>
        <w:t xml:space="preserve"> F</w:t>
      </w:r>
      <w:r w:rsidRPr="00546435">
        <w:t>'s [[Code]] internal</w:t>
      </w:r>
      <w:r w:rsidRPr="00022312">
        <w:t xml:space="preserve"> </w:t>
      </w:r>
      <w:r>
        <w:t>data</w:t>
      </w:r>
      <w:r w:rsidRPr="00546435">
        <w:t xml:space="preserve"> property</w:t>
      </w:r>
      <w:r>
        <w:t xml:space="preserve"> passing </w:t>
      </w:r>
      <w:r>
        <w:rPr>
          <w:i/>
          <w:iCs/>
        </w:rPr>
        <w:t>F</w:t>
      </w:r>
      <w:r>
        <w:t xml:space="preserve"> as the argument</w:t>
      </w:r>
      <w:r w:rsidRPr="00546435">
        <w:t xml:space="preserve">. </w:t>
      </w:r>
    </w:p>
    <w:p w14:paraId="74124C8E" w14:textId="77777777" w:rsidR="005D37A2" w:rsidRPr="00E77497" w:rsidRDefault="005D37A2" w:rsidP="005D37A2">
      <w:pPr>
        <w:pStyle w:val="Alg4"/>
        <w:numPr>
          <w:ilvl w:val="0"/>
          <w:numId w:val="147"/>
        </w:numPr>
      </w:pPr>
      <w:r>
        <w:t xml:space="preserve">Remove </w:t>
      </w:r>
      <w:r w:rsidRPr="004F54A7">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14:paraId="7D0FE176" w14:textId="77777777" w:rsidR="005D37A2" w:rsidRPr="00E77497" w:rsidRDefault="005D37A2" w:rsidP="005D37A2">
      <w:pPr>
        <w:pStyle w:val="Alg4"/>
        <w:numPr>
          <w:ilvl w:val="0"/>
          <w:numId w:val="147"/>
        </w:numPr>
        <w:spacing w:after="120"/>
      </w:pPr>
      <w:r>
        <w:t xml:space="preserve">Return </w:t>
      </w:r>
      <w:r w:rsidRPr="00A3740A">
        <w:rPr>
          <w:i/>
        </w:rPr>
        <w:t>result</w:t>
      </w:r>
      <w:r w:rsidRPr="00E77497">
        <w:t>.</w:t>
      </w:r>
    </w:p>
    <w:p w14:paraId="65497210" w14:textId="77777777" w:rsidR="005D37A2" w:rsidRDefault="005D37A2" w:rsidP="005D37A2">
      <w:pPr>
        <w:pStyle w:val="Note"/>
      </w:pPr>
      <w:r>
        <w:t>NOTE 1</w:t>
      </w:r>
      <w:r>
        <w:tab/>
        <w:t>Most ordinary functions use a Function Environment Record as their LexicalEnvironment. Ordinary functions that are arrow functions use a Declarative Environment Record as their LexicalEnvironment.</w:t>
      </w:r>
    </w:p>
    <w:p w14:paraId="4DA9B5F0" w14:textId="77777777" w:rsidR="005D37A2" w:rsidRPr="004D0FF5" w:rsidRDefault="005D37A2" w:rsidP="005D37A2">
      <w:pPr>
        <w:pStyle w:val="Note"/>
        <w:rPr>
          <w:i/>
          <w:iCs/>
        </w:rPr>
      </w:pPr>
      <w:r>
        <w:t>NOTE 2</w:t>
      </w:r>
      <w:r>
        <w:tab/>
        <w:t xml:space="preserve">When </w:t>
      </w:r>
      <w:r w:rsidRPr="00004DF1">
        <w:rPr>
          <w:rFonts w:ascii="Times New Roman" w:hAnsi="Times New Roman"/>
          <w:i/>
          <w:iCs/>
        </w:rPr>
        <w:t>calleeContext</w:t>
      </w:r>
      <w:r>
        <w:rPr>
          <w:i/>
          <w:iCs/>
        </w:rPr>
        <w:t xml:space="preserve"> </w:t>
      </w:r>
      <w:r w:rsidRPr="004D0FF5">
        <w:t>is removed from the execution context stack it must not be destroyed because it may have been suspended and retained by a generator object for later resumption</w:t>
      </w:r>
      <w:r>
        <w:rPr>
          <w:i/>
          <w:iCs/>
        </w:rPr>
        <w:t>.</w:t>
      </w:r>
    </w:p>
    <w:p w14:paraId="02B5A822" w14:textId="77777777" w:rsidR="005D37A2" w:rsidRPr="00E77497" w:rsidRDefault="005D37A2" w:rsidP="005D37A2">
      <w:pPr>
        <w:pStyle w:val="40"/>
      </w:pPr>
      <w:bookmarkStart w:id="540" w:name="_Ref365531781"/>
      <w:r w:rsidRPr="00E77497">
        <w:t>[[Construct]]</w:t>
      </w:r>
      <w:r>
        <w:t xml:space="preserve"> (</w:t>
      </w:r>
      <w:r w:rsidRPr="003D32A9">
        <w:t xml:space="preserve"> argumentsList</w:t>
      </w:r>
      <w:r>
        <w:t>)</w:t>
      </w:r>
      <w:bookmarkEnd w:id="540"/>
    </w:p>
    <w:p w14:paraId="0DFFE211" w14:textId="77777777" w:rsidR="005D37A2" w:rsidRPr="00E77497" w:rsidRDefault="005D37A2" w:rsidP="005D37A2">
      <w:r>
        <w:t>T</w:t>
      </w:r>
      <w:r w:rsidRPr="00E77497">
        <w:t>he [[Construct]] internal method for a</w:t>
      </w:r>
      <w:r>
        <w:t>n ordinary</w:t>
      </w:r>
      <w:r w:rsidRPr="00E77497">
        <w:t xml:space="preserve"> Function object </w:t>
      </w:r>
      <w:r w:rsidRPr="00E77497">
        <w:rPr>
          <w:rFonts w:ascii="Times New Roman" w:hAnsi="Times New Roman"/>
          <w:i/>
        </w:rPr>
        <w:t>F</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14:paraId="2C90651F" w14:textId="77777777" w:rsidR="005D37A2" w:rsidRPr="00E4780A" w:rsidRDefault="005D37A2" w:rsidP="005D37A2">
      <w:pPr>
        <w:numPr>
          <w:ilvl w:val="0"/>
          <w:numId w:val="128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3A84108E" w14:textId="77777777" w:rsidR="005D37A2" w:rsidRDefault="005D37A2" w:rsidP="005D37A2">
      <w:pPr>
        <w:pStyle w:val="51"/>
      </w:pPr>
      <w:r>
        <w:t>OrdinaryConstruct (F, argumentsList)</w:t>
      </w:r>
    </w:p>
    <w:p w14:paraId="777BFD8F" w14:textId="77777777" w:rsidR="005D37A2" w:rsidRPr="00A33491" w:rsidRDefault="005D37A2" w:rsidP="005D37A2">
      <w:r w:rsidRPr="00A33491">
        <w:t xml:space="preserve">When the abstract operation </w:t>
      </w:r>
      <w:r w:rsidRPr="00A33491">
        <w:rPr>
          <w:rFonts w:ascii="Times New Roman" w:eastAsia="Times New Roman" w:hAnsi="Times New Roman"/>
          <w:iCs/>
          <w:spacing w:val="6"/>
          <w:lang w:eastAsia="en-US"/>
        </w:rPr>
        <w:t>Ordinary</w:t>
      </w:r>
      <w:r>
        <w:rPr>
          <w:rFonts w:ascii="Times New Roman" w:eastAsia="Times New Roman" w:hAnsi="Times New Roman"/>
          <w:iCs/>
          <w:spacing w:val="6"/>
          <w:lang w:eastAsia="en-US"/>
        </w:rPr>
        <w:t>Construct</w:t>
      </w:r>
      <w:r w:rsidRPr="00A33491">
        <w:rPr>
          <w:iCs/>
        </w:rPr>
        <w:t xml:space="preserve"> </w:t>
      </w:r>
      <w:r w:rsidRPr="00A33491">
        <w:t xml:space="preserve">is called with Object </w:t>
      </w:r>
      <w:r w:rsidRPr="00E77497">
        <w:rPr>
          <w:rFonts w:ascii="Times New Roman" w:hAnsi="Times New Roman"/>
          <w:i/>
        </w:rPr>
        <w:t>F</w:t>
      </w:r>
      <w:r w:rsidRPr="00A33491">
        <w:t xml:space="preserve"> and </w:t>
      </w:r>
      <w:r>
        <w:t>List</w:t>
      </w:r>
      <w:r w:rsidRPr="00A33491">
        <w:t xml:space="preserve"> </w:t>
      </w:r>
      <w:r w:rsidRPr="0003414D">
        <w:rPr>
          <w:rFonts w:ascii="Times New Roman" w:hAnsi="Times New Roman"/>
          <w:i/>
        </w:rPr>
        <w:t>argumentsList</w:t>
      </w:r>
      <w:r>
        <w:rPr>
          <w:rFonts w:ascii="Times New Roman" w:hAnsi="Times New Roman"/>
        </w:rPr>
        <w:t xml:space="preserve"> </w:t>
      </w:r>
      <w:r>
        <w:t xml:space="preserve">the </w:t>
      </w:r>
      <w:r w:rsidRPr="00A33491">
        <w:t>following steps are taken:</w:t>
      </w:r>
    </w:p>
    <w:p w14:paraId="6ABB5F51" w14:textId="77777777" w:rsidR="005D37A2" w:rsidRDefault="005D37A2" w:rsidP="005D37A2">
      <w:pPr>
        <w:numPr>
          <w:ilvl w:val="0"/>
          <w:numId w:val="148"/>
        </w:numPr>
        <w:contextualSpacing/>
        <w:rPr>
          <w:rFonts w:ascii="Times New Roman" w:hAnsi="Times New Roman"/>
        </w:rPr>
      </w:pPr>
      <w:r>
        <w:rPr>
          <w:rFonts w:ascii="Times New Roman" w:hAnsi="Times New Roman"/>
        </w:rPr>
        <w:t xml:space="preserve">Let </w:t>
      </w:r>
      <w:r>
        <w:rPr>
          <w:rFonts w:ascii="Times New Roman" w:hAnsi="Times New Roman"/>
          <w:i/>
          <w:iCs/>
        </w:rPr>
        <w:t>creator</w:t>
      </w:r>
      <w:r>
        <w:rPr>
          <w:rFonts w:ascii="Times New Roman" w:hAnsi="Times New Roman"/>
        </w:rPr>
        <w:t xml:space="preserve"> be the result of Get(</w:t>
      </w:r>
      <w:r>
        <w:rPr>
          <w:rFonts w:ascii="Times New Roman" w:hAnsi="Times New Roman"/>
          <w:i/>
          <w:iCs/>
        </w:rPr>
        <w:t>F</w:t>
      </w:r>
      <w:r>
        <w:rPr>
          <w:rFonts w:ascii="Times New Roman" w:hAnsi="Times New Roman"/>
        </w:rPr>
        <w:t>, @@create).</w:t>
      </w:r>
    </w:p>
    <w:p w14:paraId="314496BF" w14:textId="77777777" w:rsidR="005D37A2" w:rsidRDefault="005D37A2" w:rsidP="005D37A2">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iCs/>
        </w:rPr>
        <w:t>creator</w:t>
      </w:r>
      <w:r>
        <w:rPr>
          <w:rFonts w:ascii="Times New Roman" w:hAnsi="Times New Roman"/>
        </w:rPr>
        <w:t>).</w:t>
      </w:r>
    </w:p>
    <w:p w14:paraId="2F57DB94" w14:textId="77777777" w:rsidR="005D37A2" w:rsidRDefault="005D37A2" w:rsidP="005D37A2">
      <w:pPr>
        <w:numPr>
          <w:ilvl w:val="0"/>
          <w:numId w:val="148"/>
        </w:numPr>
        <w:contextualSpacing/>
        <w:rPr>
          <w:rFonts w:ascii="Times New Roman" w:hAnsi="Times New Roman"/>
        </w:rPr>
      </w:pPr>
      <w:r>
        <w:rPr>
          <w:rFonts w:ascii="Times New Roman" w:hAnsi="Times New Roman"/>
        </w:rPr>
        <w:t xml:space="preserve">If </w:t>
      </w:r>
      <w:r>
        <w:rPr>
          <w:rFonts w:ascii="Times New Roman" w:hAnsi="Times New Roman"/>
          <w:i/>
          <w:iCs/>
        </w:rPr>
        <w:t>creator</w:t>
      </w:r>
      <w:r>
        <w:rPr>
          <w:rFonts w:ascii="Times New Roman" w:hAnsi="Times New Roman"/>
        </w:rPr>
        <w:t xml:space="preserve"> is not </w:t>
      </w:r>
      <w:r>
        <w:rPr>
          <w:rFonts w:ascii="Times New Roman" w:hAnsi="Times New Roman"/>
          <w:b/>
          <w:bCs/>
        </w:rPr>
        <w:t>undefined</w:t>
      </w:r>
      <w:r>
        <w:rPr>
          <w:rFonts w:ascii="Times New Roman" w:hAnsi="Times New Roman"/>
        </w:rPr>
        <w:t>, then</w:t>
      </w:r>
    </w:p>
    <w:p w14:paraId="588F8D76" w14:textId="77777777" w:rsidR="005D37A2" w:rsidRDefault="005D37A2" w:rsidP="005D37A2">
      <w:pPr>
        <w:numPr>
          <w:ilvl w:val="1"/>
          <w:numId w:val="148"/>
        </w:numPr>
        <w:spacing w:before="240"/>
        <w:contextualSpacing/>
        <w:rPr>
          <w:rFonts w:ascii="Times New Roman" w:hAnsi="Times New Roman"/>
        </w:rPr>
      </w:pPr>
      <w:r>
        <w:rPr>
          <w:rFonts w:ascii="Times New Roman" w:hAnsi="Times New Roman"/>
        </w:rPr>
        <w:t>If IsCallable(</w:t>
      </w:r>
      <w:r>
        <w:rPr>
          <w:rFonts w:ascii="Times New Roman" w:hAnsi="Times New Roman"/>
          <w:i/>
          <w:iCs/>
        </w:rPr>
        <w:t>creator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C764AD">
        <w:rPr>
          <w:rFonts w:ascii="Times New Roman" w:hAnsi="Times New Roman"/>
          <w:b/>
          <w:bCs/>
        </w:rPr>
        <w:t>TypeError</w:t>
      </w:r>
      <w:r>
        <w:rPr>
          <w:rFonts w:ascii="Times New Roman" w:hAnsi="Times New Roman"/>
        </w:rPr>
        <w:t xml:space="preserve"> exception.</w:t>
      </w:r>
    </w:p>
    <w:p w14:paraId="1632D9C3" w14:textId="77777777" w:rsidR="005D37A2" w:rsidRDefault="005D37A2" w:rsidP="005D37A2">
      <w:pPr>
        <w:numPr>
          <w:ilvl w:val="1"/>
          <w:numId w:val="14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calling the [[Call]] internal method of </w:t>
      </w:r>
      <w:r>
        <w:rPr>
          <w:rFonts w:ascii="Times New Roman" w:hAnsi="Times New Roman"/>
          <w:i/>
          <w:iCs/>
        </w:rPr>
        <w:t>creator</w:t>
      </w:r>
      <w:r>
        <w:rPr>
          <w:rFonts w:ascii="Times New Roman" w:hAnsi="Times New Roman"/>
        </w:rPr>
        <w:t xml:space="preserve"> with arguments </w:t>
      </w:r>
      <w:r>
        <w:rPr>
          <w:rFonts w:ascii="Times New Roman" w:hAnsi="Times New Roman"/>
          <w:i/>
          <w:iCs/>
        </w:rPr>
        <w:t>F</w:t>
      </w:r>
      <w:r>
        <w:rPr>
          <w:rFonts w:ascii="Times New Roman" w:hAnsi="Times New Roman"/>
        </w:rPr>
        <w:t xml:space="preserve"> and an empty List.</w:t>
      </w:r>
    </w:p>
    <w:p w14:paraId="37D8C4EA" w14:textId="77777777" w:rsidR="005D37A2" w:rsidRDefault="005D37A2" w:rsidP="005D37A2">
      <w:pPr>
        <w:numPr>
          <w:ilvl w:val="0"/>
          <w:numId w:val="148"/>
        </w:numPr>
        <w:contextualSpacing/>
        <w:rPr>
          <w:rFonts w:ascii="Times New Roman" w:hAnsi="Times New Roman"/>
        </w:rPr>
      </w:pPr>
      <w:r>
        <w:rPr>
          <w:rFonts w:ascii="Times New Roman" w:hAnsi="Times New Roman"/>
        </w:rPr>
        <w:t xml:space="preserve">Else </w:t>
      </w:r>
      <w:r>
        <w:rPr>
          <w:rFonts w:ascii="Times New Roman" w:hAnsi="Times New Roman"/>
          <w:i/>
          <w:iCs/>
        </w:rPr>
        <w:t>creator</w:t>
      </w:r>
      <w:r>
        <w:rPr>
          <w:rFonts w:ascii="Times New Roman" w:hAnsi="Times New Roman"/>
        </w:rPr>
        <w:t xml:space="preserve"> is </w:t>
      </w:r>
      <w:r>
        <w:rPr>
          <w:rFonts w:ascii="Times New Roman" w:hAnsi="Times New Roman"/>
          <w:b/>
          <w:bCs/>
        </w:rPr>
        <w:t>undefined</w:t>
      </w:r>
      <w:r>
        <w:rPr>
          <w:rFonts w:ascii="Times New Roman" w:hAnsi="Times New Roman"/>
        </w:rPr>
        <w:t xml:space="preserve"> so fall back to object creation defaults</w:t>
      </w:r>
    </w:p>
    <w:p w14:paraId="12070BE5" w14:textId="77777777" w:rsidR="005D37A2" w:rsidRPr="00E77497" w:rsidRDefault="005D37A2" w:rsidP="005D37A2">
      <w:pPr>
        <w:numPr>
          <w:ilvl w:val="1"/>
          <w:numId w:val="148"/>
        </w:numPr>
        <w:contextualSpacing/>
        <w:rPr>
          <w:rFonts w:ascii="Times New Roman" w:hAnsi="Times New Roman"/>
        </w:rPr>
      </w:pPr>
      <w:commentRangeStart w:id="541"/>
      <w:r>
        <w:rPr>
          <w:rFonts w:ascii="Times New Roman" w:hAnsi="Times New Roman"/>
        </w:rPr>
        <w:t xml:space="preserve">Let </w:t>
      </w:r>
      <w:r>
        <w:rPr>
          <w:rFonts w:ascii="Times New Roman" w:hAnsi="Times New Roman"/>
          <w:i/>
          <w:iCs/>
        </w:rPr>
        <w:t>obj</w:t>
      </w:r>
      <w:r>
        <w:rPr>
          <w:rFonts w:ascii="Times New Roman" w:hAnsi="Times New Roman"/>
        </w:rPr>
        <w:t xml:space="preserve"> be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%ObjectPrototype%</w:t>
      </w:r>
      <w:r w:rsidRPr="00156AA7">
        <w:rPr>
          <w:rFonts w:ascii="Courier New" w:hAnsi="Courier New"/>
          <w:b/>
          <w:bCs/>
          <w:sz w:val="18"/>
        </w:rPr>
        <w:t>"</w:t>
      </w:r>
      <w:r>
        <w:rPr>
          <w:rFonts w:ascii="Times New Roman" w:hAnsi="Times New Roman"/>
          <w:iCs/>
        </w:rPr>
        <w:t>)</w:t>
      </w:r>
      <w:r w:rsidRPr="00E77497">
        <w:rPr>
          <w:rFonts w:ascii="Times New Roman" w:hAnsi="Times New Roman"/>
        </w:rPr>
        <w:t>.</w:t>
      </w:r>
      <w:commentRangeEnd w:id="541"/>
      <w:r>
        <w:rPr>
          <w:rStyle w:val="af6"/>
        </w:rPr>
        <w:commentReference w:id="541"/>
      </w:r>
    </w:p>
    <w:p w14:paraId="335FFD39" w14:textId="77777777" w:rsidR="005D37A2" w:rsidRDefault="005D37A2" w:rsidP="005D37A2">
      <w:pPr>
        <w:numPr>
          <w:ilvl w:val="0"/>
          <w:numId w:val="148"/>
        </w:numPr>
        <w:spacing w:before="24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048253EB" w14:textId="77777777" w:rsidR="005D37A2" w:rsidRDefault="005D37A2" w:rsidP="005D37A2">
      <w:pPr>
        <w:numPr>
          <w:ilvl w:val="0"/>
          <w:numId w:val="148"/>
        </w:numPr>
        <w:contextualSpacing/>
        <w:rPr>
          <w:rFonts w:ascii="Times New Roman" w:hAnsi="Times New Roman"/>
        </w:rPr>
      </w:pPr>
      <w:r>
        <w:rPr>
          <w:rFonts w:ascii="Times New Roman" w:hAnsi="Times New Roman"/>
        </w:rPr>
        <w:t>If Type(</w:t>
      </w:r>
      <w:r>
        <w:rPr>
          <w:rFonts w:ascii="Times New Roman" w:hAnsi="Times New Roman"/>
          <w:i/>
          <w:iCs/>
        </w:rPr>
        <w:t>obj</w:t>
      </w:r>
      <w:r>
        <w:rPr>
          <w:rFonts w:ascii="Times New Roman" w:hAnsi="Times New Roman"/>
        </w:rPr>
        <w:t xml:space="preserve">) is not Object, then throw a </w:t>
      </w:r>
      <w:r w:rsidRPr="00EF3F9B">
        <w:rPr>
          <w:rFonts w:ascii="Times New Roman" w:hAnsi="Times New Roman"/>
          <w:b/>
          <w:bCs/>
        </w:rPr>
        <w:t>TypeError</w:t>
      </w:r>
      <w:r>
        <w:rPr>
          <w:rFonts w:ascii="Times New Roman" w:hAnsi="Times New Roman"/>
        </w:rPr>
        <w:t xml:space="preserve"> exception.</w:t>
      </w:r>
    </w:p>
    <w:p w14:paraId="16DA1A8B" w14:textId="77777777"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and </w:t>
      </w:r>
      <w:r w:rsidRPr="0003414D">
        <w:rPr>
          <w:rFonts w:ascii="Times New Roman" w:hAnsi="Times New Roman"/>
          <w:i/>
        </w:rPr>
        <w:t>argumentsList</w:t>
      </w:r>
      <w:r w:rsidRPr="00E77497">
        <w:rPr>
          <w:rFonts w:ascii="Times New Roman" w:hAnsi="Times New Roman"/>
        </w:rPr>
        <w:t xml:space="preserve"> as </w:t>
      </w:r>
      <w:r>
        <w:rPr>
          <w:rFonts w:ascii="Times New Roman" w:hAnsi="Times New Roman"/>
          <w:iCs/>
        </w:rPr>
        <w:t>the arguments</w:t>
      </w:r>
      <w:r w:rsidRPr="00E77497">
        <w:rPr>
          <w:rFonts w:ascii="Times New Roman" w:hAnsi="Times New Roman"/>
        </w:rPr>
        <w:t>.</w:t>
      </w:r>
    </w:p>
    <w:p w14:paraId="4838F480" w14:textId="77777777" w:rsidR="005D37A2" w:rsidRDefault="005D37A2" w:rsidP="005D37A2">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rPr>
        <w:t>result</w:t>
      </w:r>
      <w:r>
        <w:rPr>
          <w:rFonts w:ascii="Times New Roman" w:hAnsi="Times New Roman"/>
        </w:rPr>
        <w:t>).</w:t>
      </w:r>
    </w:p>
    <w:p w14:paraId="4C08C092" w14:textId="77777777"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14:paraId="06D0745D" w14:textId="77777777"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060CC6AA" w14:textId="77777777" w:rsidR="005D37A2" w:rsidRPr="00E77497" w:rsidRDefault="005D37A2" w:rsidP="005D37A2">
      <w:pPr>
        <w:pStyle w:val="40"/>
      </w:pPr>
      <w:bookmarkStart w:id="542" w:name="_Ref366134382"/>
      <w:r w:rsidRPr="00E77497">
        <w:t>[[Get]] (P</w:t>
      </w:r>
      <w:r>
        <w:t xml:space="preserve">, </w:t>
      </w:r>
      <w:r w:rsidRPr="007F35E9">
        <w:t>Receiver</w:t>
      </w:r>
      <w:r w:rsidRPr="00E77497">
        <w:t>)</w:t>
      </w:r>
      <w:bookmarkEnd w:id="542"/>
    </w:p>
    <w:p w14:paraId="332E280C" w14:textId="77777777" w:rsidR="005D37A2" w:rsidRPr="00E77497" w:rsidRDefault="005D37A2" w:rsidP="005D37A2">
      <w:r w:rsidRPr="00E77497">
        <w:t xml:space="preserve">When the [[Get]] internal method of </w:t>
      </w:r>
      <w:r w:rsidRPr="0028207B">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14:paraId="0CC3285C" w14:textId="77777777" w:rsidR="005D37A2" w:rsidRPr="00E77497" w:rsidRDefault="005D37A2" w:rsidP="005D37A2">
      <w:pPr>
        <w:pStyle w:val="Alg4"/>
        <w:numPr>
          <w:ilvl w:val="0"/>
          <w:numId w:val="195"/>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w:t>
      </w:r>
      <w:r w:rsidR="00C04626">
        <w:fldChar w:fldCharType="begin"/>
      </w:r>
      <w:r w:rsidR="00C04626">
        <w:instrText xml:space="preserve"> REF _Ref365538056 \r \h </w:instrText>
      </w:r>
      <w:r w:rsidR="00C04626">
        <w:fldChar w:fldCharType="separate"/>
      </w:r>
      <w:r w:rsidR="00083CEC">
        <w:t>9.1.9</w:t>
      </w:r>
      <w:r w:rsidR="00C04626">
        <w:fldChar w:fldCharType="end"/>
      </w:r>
      <w:r w:rsidRPr="00E77497">
        <w:t xml:space="preserve">) on </w:t>
      </w:r>
      <w:r w:rsidRPr="00E77497">
        <w:rPr>
          <w:i/>
        </w:rPr>
        <w:t>F</w:t>
      </w:r>
      <w:r w:rsidRPr="00E77497">
        <w:t xml:space="preserve"> passing </w:t>
      </w:r>
      <w:r w:rsidRPr="00E77497">
        <w:rPr>
          <w:i/>
        </w:rPr>
        <w:t>P</w:t>
      </w:r>
      <w:r>
        <w:rPr>
          <w:iCs/>
        </w:rPr>
        <w:t xml:space="preserve"> and </w:t>
      </w:r>
      <w:r>
        <w:rPr>
          <w:i/>
          <w:iCs/>
        </w:rPr>
        <w:t>Receiver</w:t>
      </w:r>
      <w:r>
        <w:t xml:space="preserve"> </w:t>
      </w:r>
      <w:r w:rsidRPr="00E77497">
        <w:t>as argument</w:t>
      </w:r>
      <w:r>
        <w:t>s</w:t>
      </w:r>
      <w:r w:rsidRPr="00E77497">
        <w:t>.</w:t>
      </w:r>
    </w:p>
    <w:p w14:paraId="35EFF64A" w14:textId="77777777" w:rsidR="005D37A2" w:rsidRDefault="005D37A2" w:rsidP="005D37A2">
      <w:pPr>
        <w:pStyle w:val="Alg4"/>
        <w:numPr>
          <w:ilvl w:val="0"/>
          <w:numId w:val="195"/>
        </w:numPr>
      </w:pPr>
      <w:r>
        <w:t>ReturnIfAbrupt(</w:t>
      </w:r>
      <w:r>
        <w:rPr>
          <w:i/>
          <w:iCs/>
        </w:rPr>
        <w:t>v</w:t>
      </w:r>
      <w:r>
        <w:t>).</w:t>
      </w:r>
    </w:p>
    <w:p w14:paraId="51C83672" w14:textId="77777777" w:rsidR="005D37A2" w:rsidRPr="00E77497" w:rsidRDefault="005D37A2" w:rsidP="005D37A2">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w:t>
      </w:r>
      <w:r>
        <w:t xml:space="preserve">return </w:t>
      </w:r>
      <w:r>
        <w:rPr>
          <w:b/>
          <w:bCs/>
        </w:rPr>
        <w:t>null</w:t>
      </w:r>
      <w:r w:rsidRPr="00E77497">
        <w:t xml:space="preserve">. </w:t>
      </w:r>
    </w:p>
    <w:p w14:paraId="08DD8AC9" w14:textId="77777777" w:rsidR="005D37A2" w:rsidRPr="00E77497" w:rsidRDefault="005D37A2" w:rsidP="005D37A2">
      <w:pPr>
        <w:pStyle w:val="Alg4"/>
        <w:numPr>
          <w:ilvl w:val="0"/>
          <w:numId w:val="195"/>
        </w:numPr>
        <w:spacing w:after="220"/>
      </w:pPr>
      <w:r w:rsidRPr="00E77497">
        <w:t xml:space="preserve">Return </w:t>
      </w:r>
      <w:r w:rsidRPr="00E77497">
        <w:rPr>
          <w:i/>
        </w:rPr>
        <w:t>v</w:t>
      </w:r>
      <w:r w:rsidRPr="00E77497">
        <w:t>.</w:t>
      </w:r>
    </w:p>
    <w:p w14:paraId="3621EC8E" w14:textId="77777777" w:rsidR="005D37A2" w:rsidRPr="00E77497" w:rsidRDefault="005D37A2" w:rsidP="005D37A2">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 internal method is used.</w:t>
      </w:r>
    </w:p>
    <w:p w14:paraId="4E7CCB84" w14:textId="77777777" w:rsidR="005D37A2" w:rsidRPr="00E77497" w:rsidRDefault="005D37A2" w:rsidP="005D37A2">
      <w:pPr>
        <w:pStyle w:val="40"/>
      </w:pPr>
      <w:bookmarkStart w:id="543" w:name="_Ref366134480"/>
      <w:r w:rsidRPr="00E77497">
        <w:t>[[Get</w:t>
      </w:r>
      <w:r>
        <w:t>OwnProperty</w:t>
      </w:r>
      <w:r w:rsidRPr="00E77497">
        <w:t>]] (P)</w:t>
      </w:r>
      <w:bookmarkEnd w:id="543"/>
    </w:p>
    <w:p w14:paraId="24986F2E" w14:textId="77777777" w:rsidR="005D37A2" w:rsidRPr="00E77497" w:rsidRDefault="005D37A2" w:rsidP="005D37A2">
      <w:r w:rsidRPr="00E77497">
        <w:t>When the [[</w:t>
      </w:r>
      <w:r>
        <w:t>Get</w:t>
      </w:r>
      <w:r w:rsidRPr="00E77497">
        <w:t xml:space="preserve">OwnProperty]] internal method of </w:t>
      </w:r>
      <w:r w:rsidRPr="008578E2">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06EE0497" w14:textId="77777777" w:rsidR="005D37A2" w:rsidRPr="00E77497" w:rsidRDefault="005D37A2" w:rsidP="005D37A2">
      <w:pPr>
        <w:pStyle w:val="Alg4"/>
        <w:numPr>
          <w:ilvl w:val="0"/>
          <w:numId w:val="1169"/>
        </w:numPr>
      </w:pPr>
      <w:r w:rsidRPr="00E77497">
        <w:t xml:space="preserve">Let </w:t>
      </w:r>
      <w:r w:rsidRPr="00E77497">
        <w:rPr>
          <w:i/>
        </w:rPr>
        <w:t>v</w:t>
      </w:r>
      <w:r w:rsidRPr="00E77497">
        <w:t xml:space="preserve"> be the result of calling the default</w:t>
      </w:r>
      <w:r>
        <w:t xml:space="preserve"> ordinary object</w:t>
      </w:r>
      <w:r w:rsidRPr="00E77497">
        <w:t xml:space="preserve"> [[</w:t>
      </w:r>
      <w:r>
        <w:t>GetOwnProperty</w:t>
      </w:r>
      <w:r w:rsidRPr="00E77497">
        <w:t>]] internal method (</w:t>
      </w:r>
      <w:r w:rsidR="00C04626">
        <w:fldChar w:fldCharType="begin"/>
      </w:r>
      <w:r w:rsidR="00C04626">
        <w:instrText xml:space="preserve"> REF _Ref365538074 \r \h </w:instrText>
      </w:r>
      <w:r w:rsidR="00C04626">
        <w:fldChar w:fldCharType="separate"/>
      </w:r>
      <w:r w:rsidR="00083CEC">
        <w:t>9.1.6</w:t>
      </w:r>
      <w:r w:rsidR="00C04626">
        <w:fldChar w:fldCharType="end"/>
      </w:r>
      <w:r w:rsidRPr="00E77497">
        <w:t xml:space="preserve">) on </w:t>
      </w:r>
      <w:r w:rsidRPr="00E77497">
        <w:rPr>
          <w:i/>
        </w:rPr>
        <w:t>F</w:t>
      </w:r>
      <w:r w:rsidRPr="00E77497">
        <w:t xml:space="preserve"> passing </w:t>
      </w:r>
      <w:r w:rsidRPr="00E77497">
        <w:rPr>
          <w:i/>
        </w:rPr>
        <w:t>P</w:t>
      </w:r>
      <w:r>
        <w:rPr>
          <w:iCs/>
        </w:rPr>
        <w:t xml:space="preserve"> </w:t>
      </w:r>
      <w:r w:rsidRPr="00E77497">
        <w:t xml:space="preserve">as </w:t>
      </w:r>
      <w:r>
        <w:t xml:space="preserve">the </w:t>
      </w:r>
      <w:r w:rsidRPr="00E77497">
        <w:t>argument.</w:t>
      </w:r>
    </w:p>
    <w:p w14:paraId="7432D644" w14:textId="77777777" w:rsidR="005D37A2" w:rsidRDefault="005D37A2" w:rsidP="005D37A2">
      <w:pPr>
        <w:pStyle w:val="Alg4"/>
        <w:numPr>
          <w:ilvl w:val="0"/>
          <w:numId w:val="1169"/>
        </w:numPr>
      </w:pPr>
      <w:r>
        <w:t>ReturnIfAbrupt(</w:t>
      </w:r>
      <w:r>
        <w:rPr>
          <w:i/>
          <w:iCs/>
        </w:rPr>
        <w:t>v</w:t>
      </w:r>
      <w:r>
        <w:t>).</w:t>
      </w:r>
    </w:p>
    <w:p w14:paraId="5D52DE7F" w14:textId="77777777" w:rsidR="005D37A2" w:rsidRDefault="005D37A2" w:rsidP="005D37A2">
      <w:pPr>
        <w:pStyle w:val="Alg4"/>
        <w:numPr>
          <w:ilvl w:val="0"/>
          <w:numId w:val="1169"/>
        </w:numPr>
      </w:pPr>
      <w:r>
        <w:t>If IsDataDescriptor(</w:t>
      </w:r>
      <w:r>
        <w:rPr>
          <w:i/>
          <w:iCs/>
        </w:rPr>
        <w:t>v</w:t>
      </w:r>
      <w:r>
        <w:t xml:space="preserve">) is </w:t>
      </w:r>
      <w:r>
        <w:rPr>
          <w:b/>
          <w:bCs/>
        </w:rPr>
        <w:t>true</w:t>
      </w:r>
      <w:r>
        <w:t xml:space="preserve">, then </w:t>
      </w:r>
    </w:p>
    <w:p w14:paraId="4F2E8846" w14:textId="77777777" w:rsidR="005D37A2" w:rsidRPr="00E77497" w:rsidRDefault="005D37A2" w:rsidP="005D37A2">
      <w:pPr>
        <w:pStyle w:val="Alg4"/>
        <w:numPr>
          <w:ilvl w:val="1"/>
          <w:numId w:val="1169"/>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Pr>
          <w:i/>
        </w:rPr>
        <w:t>v</w:t>
      </w:r>
      <w:r>
        <w:rPr>
          <w:iCs/>
        </w:rPr>
        <w:t>.[[Value]] is</w:t>
      </w:r>
      <w:r w:rsidRPr="00E77497">
        <w:t xml:space="preserve"> a strict mode Function object, </w:t>
      </w:r>
      <w:r>
        <w:t>then</w:t>
      </w:r>
      <w:r w:rsidRPr="00E77497">
        <w:t xml:space="preserve"> </w:t>
      </w:r>
    </w:p>
    <w:p w14:paraId="472ED2FA" w14:textId="77777777" w:rsidR="005D37A2" w:rsidRDefault="005D37A2" w:rsidP="005D37A2">
      <w:pPr>
        <w:pStyle w:val="Alg4"/>
        <w:numPr>
          <w:ilvl w:val="2"/>
          <w:numId w:val="1169"/>
        </w:numPr>
      </w:pPr>
      <w:r>
        <w:t xml:space="preserve">Set </w:t>
      </w:r>
      <w:r>
        <w:rPr>
          <w:i/>
        </w:rPr>
        <w:t>v</w:t>
      </w:r>
      <w:r>
        <w:rPr>
          <w:iCs/>
        </w:rPr>
        <w:t xml:space="preserve">.[[Value]] to </w:t>
      </w:r>
      <w:r>
        <w:rPr>
          <w:b/>
          <w:bCs/>
          <w:iCs/>
        </w:rPr>
        <w:t>null</w:t>
      </w:r>
      <w:r>
        <w:rPr>
          <w:iCs/>
        </w:rPr>
        <w:t>.</w:t>
      </w:r>
    </w:p>
    <w:p w14:paraId="6A6089B9" w14:textId="77777777" w:rsidR="005D37A2" w:rsidRPr="00E77497" w:rsidRDefault="005D37A2" w:rsidP="005D37A2">
      <w:pPr>
        <w:pStyle w:val="Alg4"/>
        <w:numPr>
          <w:ilvl w:val="0"/>
          <w:numId w:val="1169"/>
        </w:numPr>
        <w:spacing w:after="220"/>
      </w:pPr>
      <w:r w:rsidRPr="00E77497">
        <w:t xml:space="preserve">Return </w:t>
      </w:r>
      <w:r w:rsidRPr="00E77497">
        <w:rPr>
          <w:i/>
        </w:rPr>
        <w:t>v</w:t>
      </w:r>
      <w:r w:rsidRPr="00E77497">
        <w:t>.</w:t>
      </w:r>
    </w:p>
    <w:p w14:paraId="1490744C" w14:textId="77777777" w:rsidR="005D37A2" w:rsidRPr="00E77497" w:rsidRDefault="005D37A2" w:rsidP="005D37A2">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[[GetOwnProperty]] internal method is used.</w:t>
      </w:r>
    </w:p>
    <w:p w14:paraId="04CA4548" w14:textId="77777777" w:rsidR="005D37A2" w:rsidRDefault="005D37A2" w:rsidP="005D37A2">
      <w:pPr>
        <w:pStyle w:val="40"/>
      </w:pPr>
      <w:r w:rsidRPr="006D2B83">
        <w:t>Function</w:t>
      </w:r>
      <w:r>
        <w:t>Allocate Abstract Operation</w:t>
      </w:r>
    </w:p>
    <w:p w14:paraId="5ED07B13" w14:textId="77777777" w:rsidR="005D37A2" w:rsidRPr="00E77497" w:rsidRDefault="005D37A2" w:rsidP="005D37A2">
      <w:r>
        <w:t xml:space="preserve">The abstract operation FunctionAllocate requires the one argument, </w:t>
      </w:r>
      <w:r>
        <w:rPr>
          <w:rFonts w:ascii="Times New Roman" w:hAnsi="Times New Roman"/>
          <w:i/>
        </w:rPr>
        <w:t>functionPrototype</w:t>
      </w:r>
      <w:r>
        <w:rPr>
          <w:rFonts w:ascii="Times New Roman" w:hAnsi="Times New Roman"/>
        </w:rPr>
        <w:t xml:space="preserve"> </w:t>
      </w:r>
      <w:r w:rsidRPr="00CB6144">
        <w:t>and</w:t>
      </w:r>
      <w:r>
        <w:t xml:space="preserve"> accepts one optional argument, </w:t>
      </w:r>
      <w:r>
        <w:rPr>
          <w:rFonts w:ascii="Times New Roman" w:hAnsi="Times New Roman"/>
          <w:i/>
        </w:rPr>
        <w:t>functionKind</w:t>
      </w:r>
      <w:r>
        <w:t>.</w:t>
      </w:r>
      <w:r>
        <w:rPr>
          <w:rFonts w:ascii="Times New Roman" w:hAnsi="Times New Roman"/>
        </w:rPr>
        <w:t xml:space="preserve">  </w:t>
      </w:r>
      <w:r>
        <w:t xml:space="preserve">FunctionAllocate </w:t>
      </w:r>
      <w:r w:rsidRPr="00DC488D">
        <w:rPr>
          <w:rFonts w:cs="Arial"/>
        </w:rPr>
        <w:t>performs the following steps</w:t>
      </w:r>
      <w:r w:rsidRPr="00E77497">
        <w:t>:</w:t>
      </w:r>
    </w:p>
    <w:p w14:paraId="7F0E7046" w14:textId="77777777" w:rsidR="005D37A2" w:rsidRDefault="005D37A2" w:rsidP="005D37A2">
      <w:pPr>
        <w:numPr>
          <w:ilvl w:val="0"/>
          <w:numId w:val="146"/>
        </w:numPr>
        <w:contextualSpacing/>
        <w:rPr>
          <w:rFonts w:ascii="Times New Roman" w:hAnsi="Times New Roman"/>
        </w:rPr>
      </w:pPr>
      <w:r>
        <w:rPr>
          <w:rFonts w:ascii="Times New Roman" w:hAnsi="Times New Roman"/>
        </w:rPr>
        <w:t>Assert: Type(</w:t>
      </w:r>
      <w:r>
        <w:rPr>
          <w:rFonts w:ascii="Times New Roman" w:hAnsi="Times New Roman"/>
          <w:i/>
          <w:iCs/>
        </w:rPr>
        <w:t>functionPrototype</w:t>
      </w:r>
      <w:r>
        <w:rPr>
          <w:rFonts w:ascii="Times New Roman" w:hAnsi="Times New Roman"/>
        </w:rPr>
        <w:t xml:space="preserve">) is Object. </w:t>
      </w:r>
    </w:p>
    <w:p w14:paraId="67F62E9B" w14:textId="77777777" w:rsidR="005D37A2" w:rsidRDefault="005D37A2" w:rsidP="005D37A2">
      <w:pPr>
        <w:numPr>
          <w:ilvl w:val="0"/>
          <w:numId w:val="146"/>
        </w:numPr>
        <w:spacing w:after="0"/>
        <w:contextualSpacing/>
        <w:rPr>
          <w:rFonts w:ascii="Times New Roman" w:hAnsi="Times New Roman"/>
        </w:rPr>
      </w:pPr>
      <w:r>
        <w:rPr>
          <w:rFonts w:ascii="Times New Roman" w:hAnsi="Times New Roman"/>
        </w:rPr>
        <w:t xml:space="preserve">Assert: If </w:t>
      </w:r>
      <w:r>
        <w:rPr>
          <w:rFonts w:ascii="Times New Roman" w:hAnsi="Times New Roman"/>
          <w:i/>
          <w:iCs/>
        </w:rPr>
        <w:t>functionKind</w:t>
      </w:r>
      <w:r>
        <w:rPr>
          <w:rFonts w:ascii="Times New Roman" w:hAnsi="Times New Roman"/>
        </w:rPr>
        <w:t xml:space="preserve"> is present, its value is either </w:t>
      </w:r>
      <w:r w:rsidRPr="00E77497">
        <w:t>"</w:t>
      </w:r>
      <w:r>
        <w:rPr>
          <w:rFonts w:ascii="Courier New" w:hAnsi="Courier New" w:cs="Courier New"/>
          <w:b/>
        </w:rPr>
        <w:t>normal</w:t>
      </w:r>
      <w:r w:rsidRPr="00E77497">
        <w:t>"</w:t>
      </w:r>
      <w:r>
        <w:t xml:space="preserve"> </w:t>
      </w:r>
      <w:r w:rsidRPr="00CB6144">
        <w:rPr>
          <w:rFonts w:ascii="Times New Roman" w:hAnsi="Times New Roman"/>
        </w:rPr>
        <w:t>or</w:t>
      </w:r>
      <w:r>
        <w:t xml:space="preserve"> </w:t>
      </w:r>
      <w:r w:rsidRPr="00E77497">
        <w:t>"</w:t>
      </w:r>
      <w:r>
        <w:rPr>
          <w:rFonts w:ascii="Courier New" w:hAnsi="Courier New" w:cs="Courier New"/>
          <w:b/>
        </w:rPr>
        <w:t>generator</w:t>
      </w:r>
      <w:r w:rsidRPr="00E77497">
        <w:t>"</w:t>
      </w:r>
      <w:r>
        <w:rPr>
          <w:rFonts w:ascii="Times New Roman" w:hAnsi="Times New Roman"/>
        </w:rPr>
        <w:t>.</w:t>
      </w:r>
    </w:p>
    <w:p w14:paraId="6A66CFD7" w14:textId="77777777" w:rsidR="005D37A2" w:rsidRDefault="005D37A2" w:rsidP="005D37A2">
      <w:pPr>
        <w:numPr>
          <w:ilvl w:val="0"/>
          <w:numId w:val="146"/>
        </w:numPr>
        <w:spacing w:after="0"/>
        <w:contextualSpacing/>
        <w:rPr>
          <w:rFonts w:ascii="Times New Roman" w:hAnsi="Times New Roman"/>
        </w:rPr>
      </w:pPr>
      <w:r>
        <w:rPr>
          <w:rFonts w:ascii="Times New Roman" w:hAnsi="Times New Roman"/>
        </w:rPr>
        <w:t xml:space="preserve">If </w:t>
      </w:r>
      <w:r>
        <w:rPr>
          <w:rFonts w:ascii="Times New Roman" w:hAnsi="Times New Roman"/>
          <w:i/>
          <w:iCs/>
        </w:rPr>
        <w:t>functionKind</w:t>
      </w:r>
      <w:r>
        <w:rPr>
          <w:rFonts w:ascii="Times New Roman" w:hAnsi="Times New Roman"/>
        </w:rPr>
        <w:t xml:space="preserve"> is not present, then let </w:t>
      </w:r>
      <w:r>
        <w:rPr>
          <w:rFonts w:ascii="Times New Roman" w:hAnsi="Times New Roman"/>
          <w:i/>
          <w:iCs/>
        </w:rPr>
        <w:t>functionKind</w:t>
      </w:r>
      <w:r>
        <w:rPr>
          <w:rFonts w:ascii="Times New Roman" w:hAnsi="Times New Roman"/>
        </w:rPr>
        <w:t xml:space="preserve"> be </w:t>
      </w:r>
      <w:r w:rsidRPr="00E77497">
        <w:t>"</w:t>
      </w:r>
      <w:r>
        <w:rPr>
          <w:rFonts w:ascii="Courier New" w:hAnsi="Courier New" w:cs="Courier New"/>
          <w:b/>
        </w:rPr>
        <w:t>normal</w:t>
      </w:r>
      <w:r w:rsidRPr="00E77497">
        <w:t>"</w:t>
      </w:r>
      <w:r>
        <w:rPr>
          <w:rFonts w:ascii="Times New Roman" w:hAnsi="Times New Roman"/>
        </w:rPr>
        <w:t>.</w:t>
      </w:r>
    </w:p>
    <w:p w14:paraId="05405BA7" w14:textId="77777777" w:rsidR="005D37A2" w:rsidRPr="00E77497" w:rsidRDefault="005D37A2" w:rsidP="005D37A2">
      <w:pPr>
        <w:numPr>
          <w:ilvl w:val="0"/>
          <w:numId w:val="146"/>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a </w:t>
      </w:r>
      <w:r w:rsidRPr="001D148E">
        <w:rPr>
          <w:rFonts w:ascii="Times New Roman" w:hAnsi="Times New Roman"/>
        </w:rPr>
        <w:t xml:space="preserve">newly </w:t>
      </w:r>
      <w:r>
        <w:rPr>
          <w:rFonts w:ascii="Times New Roman" w:hAnsi="Times New Roman"/>
        </w:rPr>
        <w:t>created ordinary function object with the internal data properties listed in</w:t>
      </w:r>
      <w:r w:rsidR="00D879DF">
        <w:rPr>
          <w:rFonts w:ascii="Times New Roman" w:hAnsi="Times New Roman"/>
        </w:rPr>
        <w:t xml:space="preserve"> </w:t>
      </w:r>
      <w:r w:rsidR="00D879DF">
        <w:rPr>
          <w:rFonts w:ascii="Times New Roman" w:hAnsi="Times New Roman"/>
        </w:rPr>
        <w:fldChar w:fldCharType="begin"/>
      </w:r>
      <w:r w:rsidR="00D879DF">
        <w:rPr>
          <w:rFonts w:ascii="Times New Roman" w:hAnsi="Times New Roman"/>
        </w:rPr>
        <w:instrText xml:space="preserve"> REF _Ref365644826 \h </w:instrText>
      </w:r>
      <w:r w:rsidR="00D879DF">
        <w:rPr>
          <w:rFonts w:ascii="Times New Roman" w:hAnsi="Times New Roman"/>
        </w:rPr>
      </w:r>
      <w:r w:rsidR="00D879DF">
        <w:rPr>
          <w:rFonts w:ascii="Times New Roman" w:hAnsi="Times New Roman"/>
        </w:rPr>
        <w:fldChar w:fldCharType="separate"/>
      </w:r>
      <w:r w:rsidR="00083CEC">
        <w:t xml:space="preserve">Table </w:t>
      </w:r>
      <w:r w:rsidR="00083CEC">
        <w:rPr>
          <w:noProof/>
        </w:rPr>
        <w:t>25</w:t>
      </w:r>
      <w:r w:rsidR="00D879DF">
        <w:rPr>
          <w:rFonts w:ascii="Times New Roman" w:hAnsi="Times New Roman"/>
        </w:rPr>
        <w:fldChar w:fldCharType="end"/>
      </w:r>
      <w:r w:rsidRPr="00E77497">
        <w:rPr>
          <w:rFonts w:ascii="Times New Roman" w:hAnsi="Times New Roman"/>
        </w:rPr>
        <w:t>.</w:t>
      </w:r>
      <w:r>
        <w:rPr>
          <w:rFonts w:ascii="Times New Roman" w:hAnsi="Times New Roman"/>
        </w:rPr>
        <w:t xml:space="preserve"> All of those internal data properties are initialized to </w:t>
      </w:r>
      <w:r>
        <w:rPr>
          <w:rFonts w:ascii="Times New Roman" w:hAnsi="Times New Roman"/>
          <w:b/>
          <w:bCs/>
        </w:rPr>
        <w:t>undefined</w:t>
      </w:r>
      <w:r>
        <w:rPr>
          <w:rFonts w:ascii="Times New Roman" w:hAnsi="Times New Roman"/>
        </w:rPr>
        <w:t>.</w:t>
      </w:r>
    </w:p>
    <w:p w14:paraId="1108C267" w14:textId="77777777" w:rsidR="005D37A2" w:rsidRPr="00C07C8C" w:rsidRDefault="005D37A2" w:rsidP="005D37A2">
      <w:pPr>
        <w:pStyle w:val="Alg4"/>
        <w:numPr>
          <w:ilvl w:val="0"/>
          <w:numId w:val="146"/>
        </w:numPr>
      </w:pPr>
      <w:r>
        <w:t xml:space="preserve">Set </w:t>
      </w:r>
      <w:r>
        <w:rPr>
          <w:i/>
        </w:rPr>
        <w:t>F</w:t>
      </w:r>
      <w:r>
        <w:t xml:space="preserve">’s essential internal methods </w:t>
      </w:r>
      <w:r w:rsidRPr="00E77497">
        <w:t>except for [[Get]]</w:t>
      </w:r>
      <w:r>
        <w:t xml:space="preserve"> and [[GetOwnProperty]] to the default ordinary object definitions specified in </w:t>
      </w:r>
      <w:r w:rsidR="00D45A1D">
        <w:fldChar w:fldCharType="begin"/>
      </w:r>
      <w:r w:rsidR="00D45A1D">
        <w:instrText xml:space="preserve"> REF _Ref365531715 \r \h </w:instrText>
      </w:r>
      <w:r w:rsidR="00D45A1D">
        <w:fldChar w:fldCharType="separate"/>
      </w:r>
      <w:r w:rsidR="00083CEC">
        <w:t>9.1</w:t>
      </w:r>
      <w:r w:rsidR="00D45A1D">
        <w:fldChar w:fldCharType="end"/>
      </w:r>
      <w:r>
        <w:t>.</w:t>
      </w:r>
    </w:p>
    <w:p w14:paraId="1816ADC1" w14:textId="77777777" w:rsidR="005D37A2" w:rsidRDefault="005D37A2" w:rsidP="005D37A2">
      <w:pPr>
        <w:pStyle w:val="Alg4"/>
        <w:numPr>
          <w:ilvl w:val="0"/>
          <w:numId w:val="146"/>
        </w:numPr>
      </w:pPr>
      <w:r>
        <w:t xml:space="preserve">Set </w:t>
      </w:r>
      <w:r>
        <w:rPr>
          <w:i/>
        </w:rPr>
        <w:t>F</w:t>
      </w:r>
      <w:r>
        <w:t>’s</w:t>
      </w:r>
      <w:r w:rsidRPr="00EF1BEC">
        <w:t xml:space="preserve"> </w:t>
      </w:r>
      <w:r>
        <w:t xml:space="preserve">essential internal methods </w:t>
      </w:r>
      <w:r w:rsidRPr="00E77497">
        <w:t xml:space="preserve">for </w:t>
      </w:r>
      <w:r>
        <w:t xml:space="preserve"> [[Call]], </w:t>
      </w:r>
      <w:r w:rsidRPr="00E77497">
        <w:t>[[Get]]</w:t>
      </w:r>
      <w:r>
        <w:t xml:space="preserve"> and [[GetOwnProperty]] to the default ordinary object definitions specified in</w:t>
      </w:r>
      <w:r w:rsidR="00D879DF">
        <w:t xml:space="preserve"> </w:t>
      </w:r>
      <w:r w:rsidR="00D879DF">
        <w:fldChar w:fldCharType="begin"/>
      </w:r>
      <w:r w:rsidR="00D879DF">
        <w:instrText xml:space="preserve"> REF _Ref365529387 \r \h </w:instrText>
      </w:r>
      <w:r w:rsidR="00D879DF">
        <w:fldChar w:fldCharType="separate"/>
      </w:r>
      <w:r w:rsidR="00083CEC">
        <w:t>9.1.16</w:t>
      </w:r>
      <w:r w:rsidR="00D879DF">
        <w:fldChar w:fldCharType="end"/>
      </w:r>
      <w:r>
        <w:t>.</w:t>
      </w:r>
    </w:p>
    <w:p w14:paraId="391491C4" w14:textId="77777777" w:rsidR="005D37A2" w:rsidRDefault="005D37A2" w:rsidP="005D37A2">
      <w:pPr>
        <w:numPr>
          <w:ilvl w:val="0"/>
          <w:numId w:val="146"/>
        </w:numPr>
        <w:contextualSpacing/>
        <w:rPr>
          <w:rFonts w:ascii="Times New Roman" w:hAnsi="Times New Roman"/>
        </w:rPr>
      </w:pPr>
      <w:r>
        <w:rPr>
          <w:rFonts w:ascii="Times New Roman" w:hAnsi="Times New Roman"/>
        </w:rPr>
        <w:t xml:space="preserve">Set the [[FunctionKind]] internal data property of </w:t>
      </w:r>
      <w:r>
        <w:rPr>
          <w:rFonts w:ascii="Times New Roman" w:hAnsi="Times New Roman"/>
          <w:i/>
          <w:iCs/>
        </w:rPr>
        <w:t>F</w:t>
      </w:r>
      <w:r>
        <w:rPr>
          <w:rFonts w:ascii="Times New Roman" w:hAnsi="Times New Roman"/>
        </w:rPr>
        <w:t xml:space="preserve"> to </w:t>
      </w:r>
      <w:r>
        <w:rPr>
          <w:rFonts w:ascii="Times New Roman" w:hAnsi="Times New Roman"/>
          <w:i/>
          <w:iCs/>
        </w:rPr>
        <w:t>functionKind</w:t>
      </w:r>
      <w:r>
        <w:rPr>
          <w:rFonts w:ascii="Times New Roman" w:hAnsi="Times New Roman"/>
        </w:rPr>
        <w:t>.</w:t>
      </w:r>
    </w:p>
    <w:p w14:paraId="6528DF12" w14:textId="77777777" w:rsidR="005D37A2" w:rsidRPr="00E77497" w:rsidRDefault="005D37A2" w:rsidP="005D37A2">
      <w:pPr>
        <w:numPr>
          <w:ilvl w:val="0"/>
          <w:numId w:val="146"/>
        </w:numPr>
        <w:contextualSpacing/>
        <w:rPr>
          <w:rFonts w:ascii="Times New Roman" w:hAnsi="Times New Roman"/>
        </w:rPr>
      </w:pPr>
      <w:r w:rsidRPr="00E77497">
        <w:rPr>
          <w:rFonts w:ascii="Times New Roman" w:hAnsi="Times New Roman"/>
        </w:rPr>
        <w:t xml:space="preserve">Set the [[Prototype]]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w:t>
      </w:r>
      <w:r>
        <w:rPr>
          <w:rFonts w:ascii="Times New Roman" w:hAnsi="Times New Roman"/>
          <w:i/>
        </w:rPr>
        <w:t>functionPrototype</w:t>
      </w:r>
      <w:r>
        <w:rPr>
          <w:rFonts w:ascii="Times New Roman" w:hAnsi="Times New Roman"/>
        </w:rPr>
        <w:t>.</w:t>
      </w:r>
    </w:p>
    <w:p w14:paraId="6C02B1B1" w14:textId="77777777" w:rsidR="005D37A2" w:rsidRPr="00E77497" w:rsidRDefault="005D37A2" w:rsidP="005D37A2">
      <w:pPr>
        <w:numPr>
          <w:ilvl w:val="0"/>
          <w:numId w:val="146"/>
        </w:numPr>
        <w:contextualSpacing/>
        <w:rPr>
          <w:rFonts w:ascii="Times New Roman" w:hAnsi="Times New Roman"/>
        </w:rPr>
      </w:pPr>
      <w:r w:rsidRPr="00E77497">
        <w:rPr>
          <w:rFonts w:ascii="Times New Roman" w:hAnsi="Times New Roman"/>
        </w:rPr>
        <w:t>Set the [[Extensible]] internal</w:t>
      </w:r>
      <w:r>
        <w:rPr>
          <w:rFonts w:ascii="Times New Roman" w:hAnsi="Times New Roman"/>
        </w:rPr>
        <w:t xml:space="preserve"> data</w:t>
      </w:r>
      <w:r w:rsidRPr="00E77497">
        <w:rPr>
          <w:rFonts w:ascii="Times New Roman" w:hAnsi="Times New Roman"/>
        </w:rPr>
        <w:t xml:space="preserve">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3E67D2AE" w14:textId="77777777" w:rsidR="005D37A2" w:rsidRDefault="005D37A2" w:rsidP="005D37A2">
      <w:pPr>
        <w:numPr>
          <w:ilvl w:val="0"/>
          <w:numId w:val="146"/>
        </w:numPr>
        <w:contextualSpacing/>
        <w:rPr>
          <w:rFonts w:ascii="Times New Roman" w:hAnsi="Times New Roman"/>
        </w:rPr>
      </w:pPr>
      <w:r>
        <w:rPr>
          <w:rFonts w:ascii="Times New Roman" w:hAnsi="Times New Roman"/>
        </w:rPr>
        <w:t xml:space="preserve">Set the [[Realm]]  internal data property of </w:t>
      </w:r>
      <w:r w:rsidRPr="00FE5F37">
        <w:rPr>
          <w:rFonts w:ascii="Times New Roman" w:hAnsi="Times New Roman"/>
          <w:i/>
        </w:rPr>
        <w:t>F</w:t>
      </w:r>
      <w:r>
        <w:rPr>
          <w:rFonts w:ascii="Times New Roman" w:hAnsi="Times New Roman"/>
        </w:rPr>
        <w:t xml:space="preserve"> to the running</w:t>
      </w:r>
      <w:r w:rsidRPr="00E77497">
        <w:rPr>
          <w:rFonts w:ascii="Times New Roman" w:hAnsi="Times New Roman"/>
        </w:rPr>
        <w:t xml:space="preserve"> </w:t>
      </w:r>
      <w:r>
        <w:rPr>
          <w:rFonts w:ascii="Times New Roman" w:hAnsi="Times New Roman"/>
        </w:rPr>
        <w:t>execution context’s Realm.</w:t>
      </w:r>
    </w:p>
    <w:p w14:paraId="300A2EF6" w14:textId="77777777" w:rsidR="005D37A2" w:rsidRDefault="005D37A2" w:rsidP="005D37A2">
      <w:pPr>
        <w:numPr>
          <w:ilvl w:val="0"/>
          <w:numId w:val="146"/>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11B84D5D" w14:textId="77777777" w:rsidR="005D37A2" w:rsidRDefault="005D37A2" w:rsidP="005D37A2">
      <w:pPr>
        <w:pStyle w:val="40"/>
      </w:pPr>
      <w:r w:rsidRPr="006D2B83">
        <w:t>Function</w:t>
      </w:r>
      <w:r>
        <w:t>Initialise Abstract Operation</w:t>
      </w:r>
    </w:p>
    <w:p w14:paraId="667CB2E3" w14:textId="77777777" w:rsidR="005D37A2" w:rsidRPr="00E77497" w:rsidRDefault="005D37A2" w:rsidP="005D37A2">
      <w:r>
        <w:t xml:space="preserve">The abstract operation FunctionInitialise requires the arguments: a function object </w:t>
      </w:r>
      <w:r w:rsidRPr="00F84E7C">
        <w:rPr>
          <w:rFonts w:ascii="Times New Roman" w:hAnsi="Times New Roman"/>
          <w:i/>
        </w:rPr>
        <w:t>F</w:t>
      </w:r>
      <w:r w:rsidRPr="007A0841">
        <w:rPr>
          <w:rFonts w:cs="Arial"/>
          <w:iCs/>
        </w:rPr>
        <w:t>,</w:t>
      </w:r>
      <w:r>
        <w:rPr>
          <w:i/>
          <w:iCs/>
        </w:rPr>
        <w:t xml:space="preserve">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FunctionInitialise </w:t>
      </w:r>
      <w:r w:rsidRPr="00DC488D">
        <w:rPr>
          <w:rFonts w:cs="Arial"/>
        </w:rPr>
        <w:t>performs the following steps</w:t>
      </w:r>
      <w:r w:rsidRPr="00E77497">
        <w:t>:</w:t>
      </w:r>
    </w:p>
    <w:p w14:paraId="58E7A0F4"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ExpectedArgumentCount of </w:t>
      </w:r>
      <w:r w:rsidRPr="00E77497">
        <w:rPr>
          <w:rFonts w:ascii="Times New Roman" w:hAnsi="Times New Roman"/>
          <w:i/>
        </w:rPr>
        <w:t>ParameterList</w:t>
      </w:r>
      <w:r w:rsidRPr="00E77497">
        <w:rPr>
          <w:rFonts w:ascii="Times New Roman" w:hAnsi="Times New Roman"/>
        </w:rPr>
        <w:t>.</w:t>
      </w:r>
    </w:p>
    <w:p w14:paraId="49169F76" w14:textId="77777777" w:rsidR="005D37A2" w:rsidRPr="00E77497" w:rsidRDefault="005D37A2" w:rsidP="005D37A2">
      <w:pPr>
        <w:numPr>
          <w:ilvl w:val="0"/>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w:t>
      </w:r>
      <w:r w:rsidRPr="00E77497">
        <w:rPr>
          <w:rFonts w:ascii="Times New Roman" w:hAnsi="Times New Roman"/>
        </w:rPr>
        <w:t>DefineProperty</w:t>
      </w:r>
      <w:r>
        <w:rPr>
          <w:rFonts w:ascii="Times New Roman" w:hAnsi="Times New Roman"/>
        </w:rPr>
        <w:t>OrThrow(</w:t>
      </w:r>
      <w:r w:rsidRPr="00E77497">
        <w:rPr>
          <w:rFonts w:ascii="Times New Roman" w:hAnsi="Times New Roman"/>
          <w:i/>
        </w:rPr>
        <w:t>F</w:t>
      </w:r>
      <w:r w:rsidRPr="00E77497">
        <w:rPr>
          <w:rFonts w:ascii="Times New Roman" w:hAnsi="Times New Roman"/>
        </w:rPr>
        <w:t xml:space="preserve">,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Pr>
          <w:rFonts w:ascii="Times New Roman" w:hAnsi="Times New Roman"/>
          <w:b/>
        </w:rPr>
        <w:t>true</w:t>
      </w:r>
      <w:r w:rsidRPr="00E77497">
        <w:rPr>
          <w:rFonts w:ascii="Times New Roman" w:hAnsi="Times New Roman"/>
        </w:rPr>
        <w:t>}</w:t>
      </w:r>
      <w:r>
        <w:rPr>
          <w:rFonts w:ascii="Times New Roman" w:hAnsi="Times New Roman"/>
        </w:rPr>
        <w:t>).</w:t>
      </w:r>
    </w:p>
    <w:p w14:paraId="03F03E26"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If</w:t>
      </w:r>
      <w:r w:rsidRPr="0017338E">
        <w:rPr>
          <w:rFonts w:ascii="Times New Roman" w:hAnsi="Times New Roman"/>
        </w:rPr>
        <w:t xml:space="preserve"> </w:t>
      </w:r>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14:paraId="328CE7D6" w14:textId="77777777" w:rsidR="005D37A2" w:rsidRDefault="005D37A2" w:rsidP="005D37A2">
      <w:pPr>
        <w:numPr>
          <w:ilvl w:val="1"/>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the </w:t>
      </w:r>
      <w:r w:rsidRPr="00002F60">
        <w:rPr>
          <w:rFonts w:ascii="Times New Roman" w:hAnsi="Times New Roman"/>
          <w:bCs/>
          <w:spacing w:val="6"/>
        </w:rPr>
        <w:t>AddRestrictedFunctionProperties abstract operat</w:t>
      </w:r>
      <w:r>
        <w:rPr>
          <w:rFonts w:ascii="Times New Roman" w:hAnsi="Times New Roman"/>
          <w:bCs/>
          <w:spacing w:val="6"/>
        </w:rPr>
        <w:t>ion</w:t>
      </w:r>
      <w:r w:rsidRPr="00002F60">
        <w:rPr>
          <w:rFonts w:ascii="Times New Roman" w:hAnsi="Times New Roman"/>
          <w:bCs/>
          <w:spacing w:val="6"/>
        </w:rPr>
        <w:t xml:space="preserve"> with argument </w:t>
      </w:r>
      <w:r w:rsidRPr="00002F60">
        <w:rPr>
          <w:rFonts w:ascii="Times New Roman" w:hAnsi="Times New Roman"/>
          <w:bCs/>
          <w:i/>
          <w:iCs/>
          <w:spacing w:val="6"/>
        </w:rPr>
        <w:t>F</w:t>
      </w:r>
      <w:r w:rsidRPr="00002F60">
        <w:rPr>
          <w:rFonts w:ascii="Times New Roman" w:hAnsi="Times New Roman"/>
          <w:bCs/>
          <w:spacing w:val="6"/>
        </w:rPr>
        <w:t>.</w:t>
      </w:r>
      <w:r w:rsidRPr="006D2B83">
        <w:rPr>
          <w:rFonts w:ascii="Helvetica" w:hAnsi="Helvetica"/>
          <w:b/>
          <w:spacing w:val="6"/>
        </w:rPr>
        <w:t xml:space="preserve"> </w:t>
      </w:r>
    </w:p>
    <w:p w14:paraId="62A6C0C6" w14:textId="77777777" w:rsidR="005D37A2" w:rsidRDefault="005D37A2" w:rsidP="005D37A2">
      <w:pPr>
        <w:numPr>
          <w:ilvl w:val="1"/>
          <w:numId w:val="1411"/>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14:paraId="323E6970"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[[Scope]]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14:paraId="1F5FAAAE"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ParameterList</w:t>
      </w:r>
      <w:r w:rsidRPr="00E77497">
        <w:rPr>
          <w:rFonts w:ascii="Times New Roman" w:hAnsi="Times New Roman"/>
        </w:rPr>
        <w:t xml:space="preserve"> .</w:t>
      </w:r>
    </w:p>
    <w:p w14:paraId="3423A982"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[[Code]]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Body</w:t>
      </w:r>
      <w:r w:rsidRPr="00E77497">
        <w:rPr>
          <w:rFonts w:ascii="Times New Roman" w:hAnsi="Times New Roman"/>
        </w:rPr>
        <w:t>.</w:t>
      </w:r>
    </w:p>
    <w:p w14:paraId="572AA0F7" w14:textId="77777777" w:rsidR="005D37A2" w:rsidRDefault="005D37A2" w:rsidP="005D37A2">
      <w:pPr>
        <w:numPr>
          <w:ilvl w:val="0"/>
          <w:numId w:val="1411"/>
        </w:numPr>
        <w:contextualSpacing/>
        <w:rPr>
          <w:rFonts w:ascii="Times New Roman" w:hAnsi="Times New Roman"/>
        </w:rPr>
      </w:pPr>
      <w:r>
        <w:rPr>
          <w:rFonts w:ascii="Times New Roman" w:hAnsi="Times New Roman"/>
        </w:rPr>
        <w:t xml:space="preserve">If the </w:t>
      </w:r>
      <w:r w:rsidRPr="00DA3106">
        <w:rPr>
          <w:rFonts w:ascii="Times New Roman" w:hAnsi="Times New Roman"/>
          <w:i/>
        </w:rPr>
        <w:t>homeObject</w:t>
      </w:r>
      <w:r>
        <w:rPr>
          <w:rFonts w:ascii="Times New Roman" w:hAnsi="Times New Roman"/>
        </w:rPr>
        <w:t xml:space="preserve"> argument was provided, set the [[HomeObject]] internal </w:t>
      </w:r>
      <w:r w:rsidRPr="00022312">
        <w:rPr>
          <w:rFonts w:ascii="Times New Roman" w:hAnsi="Times New Roman"/>
        </w:rPr>
        <w:t xml:space="preserve">data </w:t>
      </w:r>
      <w:r>
        <w:rPr>
          <w:rFonts w:ascii="Times New Roman" w:hAnsi="Times New Roman"/>
        </w:rPr>
        <w:t xml:space="preserve">property of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p>
    <w:p w14:paraId="196DFB2D" w14:textId="77777777" w:rsidR="005D37A2" w:rsidRDefault="005D37A2" w:rsidP="005D37A2">
      <w:pPr>
        <w:numPr>
          <w:ilvl w:val="0"/>
          <w:numId w:val="1411"/>
        </w:numPr>
        <w:contextualSpacing/>
        <w:rPr>
          <w:rFonts w:ascii="Times New Roman" w:hAnsi="Times New Roman"/>
        </w:rPr>
      </w:pPr>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r>
        <w:rPr>
          <w:rFonts w:ascii="Times New Roman" w:hAnsi="Times New Roman"/>
          <w:i/>
        </w:rPr>
        <w:t xml:space="preserve"> </w:t>
      </w:r>
      <w:r>
        <w:rPr>
          <w:rFonts w:ascii="Times New Roman" w:hAnsi="Times New Roman"/>
        </w:rPr>
        <w:t xml:space="preserve">argument was provided, set the [[MethodName]] internal </w:t>
      </w:r>
      <w:r w:rsidRPr="00022312">
        <w:rPr>
          <w:rFonts w:ascii="Times New Roman" w:hAnsi="Times New Roman"/>
        </w:rPr>
        <w:t xml:space="preserve">data </w:t>
      </w:r>
      <w:r>
        <w:rPr>
          <w:rFonts w:ascii="Times New Roman" w:hAnsi="Times New Roman"/>
        </w:rPr>
        <w:t xml:space="preserve">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p>
    <w:p w14:paraId="2B499FDA"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[[Strict]]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14:paraId="42863201" w14:textId="77777777" w:rsidR="005D37A2" w:rsidRDefault="005D37A2" w:rsidP="005D37A2">
      <w:pPr>
        <w:numPr>
          <w:ilvl w:val="0"/>
          <w:numId w:val="1411"/>
        </w:numPr>
        <w:contextualSpacing/>
        <w:rPr>
          <w:rFonts w:ascii="Times New Roman" w:hAnsi="Times New Roman"/>
        </w:rPr>
      </w:pPr>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r w:rsidRPr="00DA4BCD">
        <w:rPr>
          <w:rFonts w:cs="Arial"/>
        </w:rPr>
        <w:t>Arrow</w:t>
      </w:r>
      <w:r>
        <w:rPr>
          <w:rFonts w:ascii="Times New Roman" w:hAnsi="Times New Roman"/>
        </w:rPr>
        <w:t>, then set the [[ThisMode]] internal</w:t>
      </w:r>
      <w:r w:rsidRPr="00022312">
        <w:t xml:space="preserve"> </w:t>
      </w:r>
      <w:r w:rsidRPr="00022312">
        <w:rPr>
          <w:rFonts w:ascii="Times New Roman" w:hAnsi="Times New Roman"/>
        </w:rPr>
        <w:t>data</w:t>
      </w:r>
      <w:r>
        <w:rPr>
          <w:rFonts w:ascii="Times New Roman" w:hAnsi="Times New Roman"/>
        </w:rPr>
        <w:t xml:space="preserve"> property of </w:t>
      </w:r>
      <w:r w:rsidRPr="00DA4BCD">
        <w:rPr>
          <w:rFonts w:ascii="Times New Roman" w:hAnsi="Times New Roman"/>
          <w:i/>
        </w:rPr>
        <w:t>F</w:t>
      </w:r>
      <w:r>
        <w:rPr>
          <w:rFonts w:ascii="Times New Roman" w:hAnsi="Times New Roman"/>
        </w:rPr>
        <w:t xml:space="preserve"> to </w:t>
      </w:r>
      <w:r>
        <w:rPr>
          <w:rFonts w:cs="Arial"/>
        </w:rPr>
        <w:t>l</w:t>
      </w:r>
      <w:r w:rsidRPr="00DA4BCD">
        <w:rPr>
          <w:rFonts w:cs="Arial"/>
        </w:rPr>
        <w:t>exical</w:t>
      </w:r>
      <w:r>
        <w:rPr>
          <w:rFonts w:ascii="Times New Roman" w:hAnsi="Times New Roman"/>
        </w:rPr>
        <w:t>.</w:t>
      </w:r>
    </w:p>
    <w:p w14:paraId="313938F7" w14:textId="77777777" w:rsidR="005D37A2" w:rsidRDefault="005D37A2" w:rsidP="005D37A2">
      <w:pPr>
        <w:numPr>
          <w:ilvl w:val="0"/>
          <w:numId w:val="1411"/>
        </w:numPr>
        <w:contextualSpacing/>
        <w:rPr>
          <w:rFonts w:ascii="Times New Roman" w:hAnsi="Times New Roman"/>
        </w:rPr>
      </w:pPr>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s</w:t>
      </w:r>
      <w:r w:rsidRPr="00DA4BCD">
        <w:rPr>
          <w:rFonts w:cs="Arial"/>
        </w:rPr>
        <w:t>trict</w:t>
      </w:r>
      <w:r>
        <w:rPr>
          <w:rFonts w:ascii="Times New Roman" w:hAnsi="Times New Roman"/>
        </w:rPr>
        <w:t>.</w:t>
      </w:r>
    </w:p>
    <w:p w14:paraId="7B4B2515" w14:textId="77777777" w:rsidR="005D37A2" w:rsidRDefault="005D37A2" w:rsidP="005D37A2">
      <w:pPr>
        <w:numPr>
          <w:ilvl w:val="0"/>
          <w:numId w:val="1411"/>
        </w:numPr>
        <w:contextualSpacing/>
        <w:rPr>
          <w:rFonts w:ascii="Times New Roman" w:hAnsi="Times New Roman"/>
        </w:rPr>
      </w:pPr>
      <w:r>
        <w:rPr>
          <w:rFonts w:ascii="Times New Roman" w:hAnsi="Times New Roman"/>
        </w:rPr>
        <w:t xml:space="preserve">Else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global</w:t>
      </w:r>
      <w:r>
        <w:rPr>
          <w:rFonts w:ascii="Times New Roman" w:hAnsi="Times New Roman"/>
        </w:rPr>
        <w:t>.</w:t>
      </w:r>
    </w:p>
    <w:p w14:paraId="0CDA902B" w14:textId="77777777" w:rsidR="005D37A2" w:rsidRDefault="005D37A2" w:rsidP="005D37A2">
      <w:pPr>
        <w:numPr>
          <w:ilvl w:val="0"/>
          <w:numId w:val="1411"/>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37D966B6" w14:textId="77777777" w:rsidR="005D37A2" w:rsidRDefault="005D37A2" w:rsidP="005D37A2">
      <w:pPr>
        <w:pStyle w:val="40"/>
      </w:pPr>
      <w:r w:rsidRPr="006D2B83">
        <w:t>FunctionCreate</w:t>
      </w:r>
      <w:r>
        <w:t xml:space="preserve"> Abstract Operation</w:t>
      </w:r>
    </w:p>
    <w:p w14:paraId="2A462A96" w14:textId="77777777" w:rsidR="005D37A2" w:rsidRPr="00E77497" w:rsidRDefault="005D37A2" w:rsidP="005D37A2">
      <w:r>
        <w:t xml:space="preserve">The abstract operation 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FunctionCreate </w:t>
      </w:r>
      <w:r w:rsidRPr="00DC488D">
        <w:rPr>
          <w:rFonts w:cs="Arial"/>
        </w:rPr>
        <w:t>performs the following steps</w:t>
      </w:r>
      <w:r w:rsidRPr="00E77497">
        <w:t>:</w:t>
      </w:r>
    </w:p>
    <w:p w14:paraId="60DC877E" w14:textId="77777777" w:rsidR="005D37A2" w:rsidRPr="00F84E7C" w:rsidRDefault="005D37A2" w:rsidP="005D37A2">
      <w:pPr>
        <w:numPr>
          <w:ilvl w:val="0"/>
          <w:numId w:val="1412"/>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Pr>
          <w:rFonts w:ascii="Times New Roman" w:hAnsi="Times New Roman"/>
        </w:rPr>
        <w:t xml:space="preserve"> </w:t>
      </w:r>
      <w:r w:rsidRPr="00F84E7C">
        <w:rPr>
          <w:rFonts w:ascii="Times New Roman" w:hAnsi="Times New Roman"/>
        </w:rPr>
        <w:t xml:space="preserve">then </w:t>
      </w:r>
    </w:p>
    <w:p w14:paraId="0746E629" w14:textId="77777777" w:rsidR="005D37A2" w:rsidRDefault="005D37A2" w:rsidP="005D37A2">
      <w:pPr>
        <w:numPr>
          <w:ilvl w:val="1"/>
          <w:numId w:val="1412"/>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14:paraId="45F87043" w14:textId="77777777" w:rsidR="005D37A2" w:rsidRPr="00E77497" w:rsidRDefault="005D37A2" w:rsidP="005D37A2">
      <w:pPr>
        <w:numPr>
          <w:ilvl w:val="0"/>
          <w:numId w:val="1412"/>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14:paraId="66F78B1C" w14:textId="77777777" w:rsidR="005D37A2" w:rsidRDefault="005D37A2" w:rsidP="005D37A2">
      <w:pPr>
        <w:pStyle w:val="Alg4"/>
        <w:numPr>
          <w:ilvl w:val="0"/>
          <w:numId w:val="1412"/>
        </w:numPr>
        <w:spacing w:after="240"/>
      </w:pPr>
      <w:r>
        <w:t xml:space="preserve">Return the result of performing FunctionInitialise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14:paraId="41A0AA08" w14:textId="77777777" w:rsidR="005D37A2" w:rsidRDefault="005D37A2" w:rsidP="005D37A2">
      <w:pPr>
        <w:pStyle w:val="40"/>
      </w:pPr>
      <w:r>
        <w:t>Generator</w:t>
      </w:r>
      <w:r w:rsidRPr="006D2B83">
        <w:t>FunctionCreate</w:t>
      </w:r>
      <w:r>
        <w:t xml:space="preserve"> Abstract Operation</w:t>
      </w:r>
    </w:p>
    <w:p w14:paraId="4BA7CE38" w14:textId="77777777" w:rsidR="005D37A2" w:rsidRPr="00E77497" w:rsidRDefault="005D37A2" w:rsidP="005D37A2">
      <w:r>
        <w:t xml:space="preserve">The abstract operation GeneratorFunctionCreate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sidRPr="001C1979">
        <w:t>. Generator</w:t>
      </w:r>
      <w:r>
        <w:t xml:space="preserve">FunctionCreate </w:t>
      </w:r>
      <w:r w:rsidRPr="00DC488D">
        <w:rPr>
          <w:rFonts w:cs="Arial"/>
        </w:rPr>
        <w:t>performs the following steps</w:t>
      </w:r>
      <w:r w:rsidRPr="00E77497">
        <w:t>:</w:t>
      </w:r>
    </w:p>
    <w:p w14:paraId="7F9F27F6" w14:textId="77777777" w:rsidR="005D37A2" w:rsidRPr="00F84E7C" w:rsidRDefault="005D37A2" w:rsidP="005D37A2">
      <w:pPr>
        <w:numPr>
          <w:ilvl w:val="0"/>
          <w:numId w:val="1425"/>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Pr>
          <w:rFonts w:ascii="Times New Roman" w:hAnsi="Times New Roman"/>
        </w:rPr>
        <w:t xml:space="preserve"> </w:t>
      </w:r>
      <w:r w:rsidRPr="00F84E7C">
        <w:rPr>
          <w:rFonts w:ascii="Times New Roman" w:hAnsi="Times New Roman"/>
        </w:rPr>
        <w:t xml:space="preserve">then </w:t>
      </w:r>
    </w:p>
    <w:p w14:paraId="17CCFE9B" w14:textId="77777777" w:rsidR="005D37A2" w:rsidRDefault="005D37A2" w:rsidP="005D37A2">
      <w:pPr>
        <w:numPr>
          <w:ilvl w:val="1"/>
          <w:numId w:val="1425"/>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%Generator%.</w:t>
      </w:r>
    </w:p>
    <w:p w14:paraId="2E504C10" w14:textId="77777777" w:rsidR="005D37A2" w:rsidRPr="00E77497" w:rsidRDefault="005D37A2" w:rsidP="005D37A2">
      <w:pPr>
        <w:numPr>
          <w:ilvl w:val="0"/>
          <w:numId w:val="1425"/>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arguments  </w:t>
      </w:r>
      <w:r w:rsidRPr="00F84E7C">
        <w:rPr>
          <w:rFonts w:ascii="Times New Roman" w:hAnsi="Times New Roman"/>
          <w:i/>
        </w:rPr>
        <w:t>functionPrototype</w:t>
      </w:r>
      <w:r w:rsidRPr="001C1979">
        <w:rPr>
          <w:rFonts w:ascii="Times New Roman" w:hAnsi="Times New Roman"/>
        </w:rPr>
        <w:t xml:space="preserve">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sidRPr="00E77497">
        <w:rPr>
          <w:rFonts w:ascii="Times New Roman" w:hAnsi="Times New Roman"/>
        </w:rPr>
        <w:t>.</w:t>
      </w:r>
    </w:p>
    <w:p w14:paraId="5982CDCA" w14:textId="77777777" w:rsidR="005D37A2" w:rsidRDefault="005D37A2" w:rsidP="005D37A2">
      <w:pPr>
        <w:pStyle w:val="Alg4"/>
        <w:numPr>
          <w:ilvl w:val="0"/>
          <w:numId w:val="1425"/>
        </w:numPr>
        <w:spacing w:after="240"/>
      </w:pPr>
      <w:r>
        <w:t xml:space="preserve">Return the result of performing FunctionInitialise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14:paraId="0A1D9F45" w14:textId="77777777" w:rsidR="005D37A2" w:rsidRDefault="005D37A2" w:rsidP="005D37A2">
      <w:pPr>
        <w:pStyle w:val="40"/>
      </w:pPr>
      <w:bookmarkStart w:id="544" w:name="_Ref365541145"/>
      <w:r>
        <w:t xml:space="preserve">AddRestrictedFunctionProperties </w:t>
      </w:r>
      <w:r w:rsidRPr="006D2B83">
        <w:t xml:space="preserve"> </w:t>
      </w:r>
      <w:r>
        <w:t>Abstract Operation</w:t>
      </w:r>
      <w:bookmarkEnd w:id="544"/>
    </w:p>
    <w:p w14:paraId="2D73C839" w14:textId="77777777" w:rsidR="005D37A2" w:rsidRDefault="005D37A2" w:rsidP="005D37A2">
      <w:r>
        <w:t xml:space="preserve">The abstract operation is called with a function object </w:t>
      </w:r>
      <w:r w:rsidRPr="00002F60">
        <w:rPr>
          <w:rFonts w:ascii="Times New Roman" w:hAnsi="Times New Roman"/>
          <w:i/>
          <w:iCs/>
        </w:rPr>
        <w:t>F</w:t>
      </w:r>
      <w:r>
        <w:t xml:space="preserve"> as its argument.  It performs the following steps:</w:t>
      </w:r>
    </w:p>
    <w:p w14:paraId="4DD50859" w14:textId="77777777" w:rsidR="005D37A2" w:rsidRPr="00E77497" w:rsidRDefault="005D37A2" w:rsidP="005D37A2">
      <w:pPr>
        <w:numPr>
          <w:ilvl w:val="0"/>
          <w:numId w:val="11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w:t>
      </w:r>
      <w:r>
        <w:rPr>
          <w:rFonts w:ascii="Times New Roman" w:hAnsi="Times New Roman"/>
        </w:rPr>
        <w:t>%</w:t>
      </w:r>
      <w:r w:rsidRPr="00E77497">
        <w:rPr>
          <w:rFonts w:ascii="Times New Roman" w:hAnsi="Times New Roman"/>
        </w:rPr>
        <w:t>ThrowTypeError</w:t>
      </w:r>
      <w:r>
        <w:rPr>
          <w:rFonts w:ascii="Times New Roman" w:hAnsi="Times New Roman"/>
        </w:rPr>
        <w:t>% intrinsic</w:t>
      </w:r>
      <w:r w:rsidRPr="00E77497">
        <w:rPr>
          <w:rFonts w:ascii="Times New Roman" w:hAnsi="Times New Roman"/>
        </w:rPr>
        <w:t xml:space="preserve"> function Object</w:t>
      </w:r>
      <w:r>
        <w:rPr>
          <w:rFonts w:ascii="Times New Roman" w:hAnsi="Times New Roman"/>
        </w:rPr>
        <w:t>.</w:t>
      </w:r>
    </w:p>
    <w:p w14:paraId="00AE2FC7" w14:textId="77777777" w:rsidR="005D37A2" w:rsidRPr="00E77497" w:rsidRDefault="005D37A2" w:rsidP="005D37A2">
      <w:pPr>
        <w:numPr>
          <w:ilvl w:val="0"/>
          <w:numId w:val="1105"/>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w:t>
      </w:r>
      <w:r w:rsidRPr="00E77497">
        <w:rPr>
          <w:rFonts w:ascii="Times New Roman" w:hAnsi="Times New Roman"/>
        </w:rPr>
        <w:t xml:space="preserve"> DefineProperty</w:t>
      </w:r>
      <w:r>
        <w:rPr>
          <w:rFonts w:ascii="Times New Roman" w:hAnsi="Times New Roman"/>
        </w:rPr>
        <w:t>OrThrow(</w:t>
      </w:r>
      <w:r w:rsidRPr="00E77497">
        <w:rPr>
          <w:rFonts w:ascii="Times New Roman" w:hAnsi="Times New Roman"/>
          <w:i/>
        </w:rPr>
        <w:t>F</w:t>
      </w:r>
      <w:r>
        <w:rPr>
          <w:rFonts w:ascii="Times New Roman" w:hAnsi="Times New Roman"/>
        </w:rPr>
        <w:t>,</w:t>
      </w:r>
      <w:r w:rsidRPr="00E77497">
        <w:rPr>
          <w:rFonts w:ascii="Times New Roman" w:hAnsi="Times New Roman"/>
        </w:rPr>
        <w:t xml:space="preserve"> </w:t>
      </w:r>
      <w:r w:rsidRPr="00E77497">
        <w:rPr>
          <w:rFonts w:ascii="Courier New" w:hAnsi="Courier New" w:cs="Courier New"/>
          <w:b/>
        </w:rPr>
        <w:t>"caller"</w:t>
      </w:r>
      <w:r>
        <w:rPr>
          <w:rFonts w:ascii="Times New Roman" w:hAnsi="Times New Roman"/>
        </w:rPr>
        <w:t>,</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r>
        <w:rPr>
          <w:rFonts w:ascii="Times New Roman" w:hAnsi="Times New Roman"/>
        </w:rPr>
        <w:t>)</w:t>
      </w:r>
      <w:r w:rsidRPr="00E77497">
        <w:rPr>
          <w:rFonts w:ascii="Times New Roman" w:hAnsi="Times New Roman"/>
        </w:rPr>
        <w:t>.</w:t>
      </w:r>
    </w:p>
    <w:p w14:paraId="356B98EB" w14:textId="77777777" w:rsidR="005D37A2" w:rsidRDefault="005D37A2" w:rsidP="005D37A2">
      <w:pPr>
        <w:numPr>
          <w:ilvl w:val="0"/>
          <w:numId w:val="1105"/>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14:paraId="7BD64EFA" w14:textId="77777777" w:rsidR="005D37A2" w:rsidRPr="00E77497" w:rsidRDefault="005D37A2" w:rsidP="005D37A2">
      <w:pPr>
        <w:numPr>
          <w:ilvl w:val="0"/>
          <w:numId w:val="1105"/>
        </w:numPr>
        <w:rPr>
          <w:rFonts w:ascii="Times New Roman" w:hAnsi="Times New Roman"/>
        </w:rPr>
      </w:pPr>
      <w:r>
        <w:rPr>
          <w:rFonts w:ascii="Times New Roman" w:hAnsi="Times New Roman"/>
        </w:rPr>
        <w:t>Return</w:t>
      </w:r>
      <w:r w:rsidRPr="00E77497">
        <w:rPr>
          <w:rFonts w:ascii="Times New Roman" w:hAnsi="Times New Roman"/>
        </w:rPr>
        <w:t xml:space="preserve"> the</w:t>
      </w:r>
      <w:r>
        <w:rPr>
          <w:rFonts w:ascii="Times New Roman" w:hAnsi="Times New Roman"/>
        </w:rPr>
        <w:t xml:space="preserve"> result of</w:t>
      </w:r>
      <w:r w:rsidRPr="00E77497">
        <w:rPr>
          <w:rFonts w:ascii="Times New Roman" w:hAnsi="Times New Roman"/>
        </w:rPr>
        <w:t xml:space="preserve"> DefineProperty</w:t>
      </w:r>
      <w:r>
        <w:rPr>
          <w:rFonts w:ascii="Times New Roman" w:hAnsi="Times New Roman"/>
        </w:rPr>
        <w:t>OrThrow(</w:t>
      </w:r>
      <w:r w:rsidRPr="00E77497">
        <w:rPr>
          <w:rFonts w:ascii="Times New Roman" w:hAnsi="Times New Roman"/>
          <w:i/>
        </w:rPr>
        <w:t>F</w:t>
      </w:r>
      <w:r w:rsidRPr="00730A9F">
        <w:rPr>
          <w:rFonts w:ascii="Times New Roman" w:hAnsi="Times New Roman"/>
        </w:rPr>
        <w:t xml:space="preserve"> </w:t>
      </w:r>
      <w:r>
        <w:rPr>
          <w:rFonts w:ascii="Times New Roman" w:hAnsi="Times New Roman"/>
        </w:rPr>
        <w:t xml:space="preserve">, </w:t>
      </w:r>
      <w:r w:rsidRPr="00E77497">
        <w:rPr>
          <w:rFonts w:ascii="Courier New" w:hAnsi="Courier New" w:cs="Courier New"/>
          <w:b/>
        </w:rPr>
        <w:t>"arguments"</w:t>
      </w:r>
      <w:r>
        <w:rPr>
          <w:rFonts w:ascii="Times New Roman" w:hAnsi="Times New Roman"/>
        </w:rPr>
        <w:t xml:space="preserve">, </w:t>
      </w:r>
      <w:r w:rsidRPr="00E77497">
        <w:rPr>
          <w:rFonts w:ascii="Times New Roman" w:hAnsi="Times New Roman"/>
        </w:rPr>
        <w:t xml:space="preserve">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r>
        <w:rPr>
          <w:rFonts w:ascii="Times New Roman" w:hAnsi="Times New Roman"/>
        </w:rPr>
        <w:t>)</w:t>
      </w:r>
      <w:r w:rsidRPr="00E77497">
        <w:rPr>
          <w:rFonts w:ascii="Times New Roman" w:hAnsi="Times New Roman"/>
        </w:rPr>
        <w:t>.</w:t>
      </w:r>
    </w:p>
    <w:p w14:paraId="67A0CFCB" w14:textId="77777777" w:rsidR="005D37A2" w:rsidRPr="00E77497" w:rsidRDefault="005D37A2" w:rsidP="005D37A2">
      <w:r w:rsidRPr="00E77497">
        <w:t xml:space="preserve">The </w:t>
      </w:r>
      <w:r>
        <w:t>%</w:t>
      </w:r>
      <w:r w:rsidRPr="00E77497">
        <w:t>ThrowTypeError</w:t>
      </w:r>
      <w:r>
        <w:t>%</w:t>
      </w:r>
      <w:r w:rsidRPr="00E77497">
        <w:t xml:space="preserve"> object is a unique function object that is defined once</w:t>
      </w:r>
      <w:r>
        <w:t xml:space="preserve"> for each Realm</w:t>
      </w:r>
      <w:r w:rsidRPr="00E77497">
        <w:t xml:space="preserve"> as follows:</w:t>
      </w:r>
    </w:p>
    <w:p w14:paraId="1F508C12" w14:textId="77777777" w:rsidR="005D37A2" w:rsidRDefault="005D37A2" w:rsidP="005D37A2">
      <w:pPr>
        <w:numPr>
          <w:ilvl w:val="0"/>
          <w:numId w:val="149"/>
        </w:numPr>
        <w:contextualSpacing/>
        <w:rPr>
          <w:rFonts w:ascii="Times New Roman" w:hAnsi="Times New Roman"/>
        </w:rPr>
      </w:pPr>
      <w:r>
        <w:rPr>
          <w:rFonts w:ascii="Times New Roman" w:hAnsi="Times New Roman"/>
        </w:rPr>
        <w:t xml:space="preserve">Assert: </w:t>
      </w:r>
      <w:r>
        <w:t xml:space="preserve">%FunctionPrototype% </w:t>
      </w:r>
      <w:r>
        <w:rPr>
          <w:rFonts w:ascii="Times New Roman" w:hAnsi="Times New Roman"/>
        </w:rPr>
        <w:t>for the current Realm has already been initialized.</w:t>
      </w:r>
    </w:p>
    <w:p w14:paraId="701A4289" w14:textId="77777777" w:rsidR="005D37A2" w:rsidRDefault="005D37A2" w:rsidP="005D37A2">
      <w:pPr>
        <w:numPr>
          <w:ilvl w:val="0"/>
          <w:numId w:val="149"/>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14:paraId="3A778438" w14:textId="77777777"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scope</w:t>
      </w:r>
      <w:r>
        <w:rPr>
          <w:rFonts w:ascii="Times New Roman" w:hAnsi="Times New Roman"/>
        </w:rPr>
        <w:t xml:space="preserve"> be the</w:t>
      </w:r>
      <w:r w:rsidRPr="00E77497">
        <w:rPr>
          <w:rFonts w:ascii="Times New Roman" w:hAnsi="Times New Roman"/>
        </w:rPr>
        <w:t xml:space="preserve"> Global Environment.</w:t>
      </w:r>
    </w:p>
    <w:p w14:paraId="16183B54" w14:textId="77777777"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formalParameters</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 </w:t>
      </w:r>
      <w:r w:rsidRPr="00E77497">
        <w:t xml:space="preserve">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rPr>
          <w:rFonts w:ascii="Times New Roman" w:hAnsi="Times New Roman"/>
        </w:rPr>
        <w:t>.</w:t>
      </w:r>
    </w:p>
    <w:p w14:paraId="3AA8B6F8" w14:textId="77777777"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1C54F6">
        <w:rPr>
          <w:rFonts w:ascii="Times New Roman" w:hAnsi="Times New Roman"/>
          <w:i/>
          <w:iCs/>
        </w:rPr>
        <w:t>body</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w:t>
      </w:r>
      <w:r w:rsidRPr="00E77497">
        <w:rPr>
          <w:rFonts w:ascii="Times New Roman" w:hAnsi="Times New Roman"/>
        </w:rPr>
        <w:t xml:space="preserve"> </w:t>
      </w:r>
      <w:r w:rsidRPr="00E77497">
        <w:rPr>
          <w:rFonts w:ascii="Times New Roman" w:hAnsi="Times New Roman"/>
          <w:i/>
        </w:rPr>
        <w:t>FunctionBody</w:t>
      </w:r>
      <w:r w:rsidRPr="00E77497">
        <w:rPr>
          <w:rFonts w:ascii="Times New Roman" w:hAnsi="Times New Roman"/>
        </w:rPr>
        <w:t xml:space="preserve"> </w:t>
      </w:r>
      <w:r w:rsidRPr="00E77497">
        <w:rPr>
          <w:b/>
        </w:rPr>
        <w:t>:</w:t>
      </w:r>
      <w:r>
        <w:rPr>
          <w:b/>
        </w:rPr>
        <w:t xml:space="preserve"> </w:t>
      </w:r>
      <w:r>
        <w:rPr>
          <w:rFonts w:ascii="Times New Roman" w:hAnsi="Times New Roman"/>
          <w:i/>
          <w:iCs/>
        </w:rPr>
        <w:t>ThrowTypeError</w:t>
      </w:r>
      <w:r w:rsidRPr="00E77497">
        <w:rPr>
          <w:rFonts w:ascii="Times New Roman" w:hAnsi="Times New Roman"/>
        </w:rPr>
        <w:t>.</w:t>
      </w:r>
    </w:p>
    <w:p w14:paraId="75801D6F" w14:textId="77777777" w:rsidR="005D37A2" w:rsidRPr="00E77497" w:rsidRDefault="005D37A2" w:rsidP="005D37A2">
      <w:pPr>
        <w:numPr>
          <w:ilvl w:val="0"/>
          <w:numId w:val="149"/>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14:paraId="4EF62741" w14:textId="77777777" w:rsidR="005D37A2" w:rsidRPr="0052649B" w:rsidRDefault="005D37A2" w:rsidP="005D37A2">
      <w:pPr>
        <w:numPr>
          <w:ilvl w:val="0"/>
          <w:numId w:val="149"/>
        </w:numPr>
        <w:contextualSpacing/>
        <w:rPr>
          <w:rFonts w:ascii="Times New Roman" w:hAnsi="Times New Roman"/>
        </w:rPr>
      </w:pPr>
      <w:r w:rsidRPr="00E77497">
        <w:rPr>
          <w:rFonts w:ascii="Times New Roman" w:hAnsi="Times New Roman"/>
        </w:rPr>
        <w:t xml:space="preserve">Let </w:t>
      </w:r>
      <w:r>
        <w:rPr>
          <w:rFonts w:ascii="Times New Roman" w:hAnsi="Times New Roman"/>
        </w:rPr>
        <w:t>%</w:t>
      </w:r>
      <w:r w:rsidRPr="00E77497">
        <w:rPr>
          <w:rFonts w:ascii="Times New Roman" w:hAnsi="Times New Roman"/>
        </w:rPr>
        <w:t>ThrowTypeError</w:t>
      </w:r>
      <w:r>
        <w:rPr>
          <w:rFonts w:ascii="Times New Roman" w:hAnsi="Times New Roman"/>
        </w:rPr>
        <w:t>%</w:t>
      </w:r>
      <w:r w:rsidRPr="00E77497">
        <w:rPr>
          <w:rFonts w:ascii="Times New Roman" w:hAnsi="Times New Roman"/>
        </w:rPr>
        <w:t xml:space="preserve"> be </w:t>
      </w:r>
      <w:r w:rsidRPr="00E77497">
        <w:rPr>
          <w:rFonts w:ascii="Times New Roman" w:hAnsi="Times New Roman"/>
          <w:i/>
        </w:rPr>
        <w:t>F</w:t>
      </w:r>
      <w:r w:rsidRPr="00E77497">
        <w:rPr>
          <w:rFonts w:ascii="Times New Roman" w:hAnsi="Times New Roman"/>
        </w:rPr>
        <w:t>.</w:t>
      </w:r>
    </w:p>
    <w:p w14:paraId="544CD33C" w14:textId="77777777" w:rsidR="005D37A2" w:rsidRPr="0006447F" w:rsidRDefault="005D37A2" w:rsidP="005D37A2">
      <w:pPr>
        <w:numPr>
          <w:ilvl w:val="0"/>
          <w:numId w:val="149"/>
        </w:numPr>
        <w:contextualSpacing/>
        <w:rPr>
          <w:rFonts w:ascii="Times New Roman" w:hAnsi="Times New Roman"/>
        </w:rPr>
      </w:pPr>
      <w:r>
        <w:rPr>
          <w:rFonts w:ascii="Times New Roman" w:hAnsi="Times New Roman"/>
        </w:rPr>
        <w:t>Perform the abstract operation Function</w:t>
      </w:r>
      <w:r w:rsidRPr="006D0379">
        <w:rPr>
          <w:rFonts w:ascii="Times New Roman" w:hAnsi="Times New Roman"/>
        </w:rPr>
        <w:t>Initialise</w:t>
      </w:r>
      <w:r>
        <w:rPr>
          <w:rFonts w:ascii="Times New Roman" w:hAnsi="Times New Roman"/>
        </w:rPr>
        <w:t xml:space="preserve"> with arguments </w:t>
      </w:r>
      <w:r>
        <w:rPr>
          <w:rFonts w:ascii="Times New Roman" w:hAnsi="Times New Roman"/>
          <w:i/>
          <w:iCs/>
        </w:rPr>
        <w:t>F</w:t>
      </w:r>
      <w:r>
        <w:rPr>
          <w:rFonts w:ascii="Times New Roman" w:hAnsi="Times New Roman"/>
        </w:rPr>
        <w:t xml:space="preserve">, </w:t>
      </w:r>
      <w:r w:rsidRPr="00912F02">
        <w:t>Normal</w:t>
      </w:r>
      <w:r>
        <w:t xml:space="preserve">, </w:t>
      </w:r>
      <w:r w:rsidRPr="008F24E1">
        <w:rPr>
          <w:rFonts w:ascii="Times New Roman" w:hAnsi="Times New Roman"/>
          <w:i/>
          <w:iCs/>
        </w:rPr>
        <w:t>formalParameters</w:t>
      </w:r>
      <w:r w:rsidRPr="00E77497">
        <w:t xml:space="preserve">, </w:t>
      </w:r>
      <w:r>
        <w:rPr>
          <w:rFonts w:ascii="Times New Roman" w:hAnsi="Times New Roman"/>
          <w:i/>
        </w:rPr>
        <w:t>b</w:t>
      </w:r>
      <w:r w:rsidRPr="00E77497">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sidRPr="008F24E1">
        <w:rPr>
          <w:rFonts w:ascii="Times New Roman" w:hAnsi="Times New Roman"/>
          <w:b/>
          <w:bCs/>
          <w:iCs/>
        </w:rPr>
        <w:t>true</w:t>
      </w:r>
      <w:r>
        <w:t>.</w:t>
      </w:r>
    </w:p>
    <w:p w14:paraId="225090D8" w14:textId="77777777" w:rsidR="005D37A2" w:rsidRPr="0052649B" w:rsidRDefault="005D37A2" w:rsidP="005D37A2">
      <w:pPr>
        <w:numPr>
          <w:ilvl w:val="0"/>
          <w:numId w:val="149"/>
        </w:numPr>
        <w:contextualSpacing/>
        <w:rPr>
          <w:rFonts w:ascii="Times New Roman" w:hAnsi="Times New Roman"/>
        </w:rPr>
      </w:pPr>
      <w:r>
        <w:rPr>
          <w:rFonts w:ascii="Times New Roman" w:hAnsi="Times New Roman"/>
        </w:rPr>
        <w:t xml:space="preserve">Call </w:t>
      </w:r>
      <w:r w:rsidRPr="00E77497">
        <w:rPr>
          <w:rFonts w:ascii="Times New Roman" w:hAnsi="Times New Roman"/>
        </w:rPr>
        <w:t>the [[</w:t>
      </w:r>
      <w:r>
        <w:rPr>
          <w:rFonts w:ascii="Times New Roman" w:hAnsi="Times New Roman"/>
        </w:rPr>
        <w:t>PreventExtensions</w:t>
      </w:r>
      <w:r w:rsidRPr="00E77497">
        <w:rPr>
          <w:rFonts w:ascii="Times New Roman" w:hAnsi="Times New Roman"/>
        </w:rPr>
        <w:t xml:space="preserve">]]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w:t>
      </w:r>
    </w:p>
    <w:p w14:paraId="07D18577" w14:textId="77777777" w:rsidR="005D37A2" w:rsidRDefault="005D37A2" w:rsidP="005D37A2">
      <w:pPr>
        <w:pStyle w:val="40"/>
      </w:pPr>
      <w:r w:rsidRPr="006D2B83">
        <w:t xml:space="preserve">MakeConstructor </w:t>
      </w:r>
      <w:r>
        <w:t>Abstract Operation</w:t>
      </w:r>
    </w:p>
    <w:p w14:paraId="0BF9D54A" w14:textId="77777777" w:rsidR="005D37A2" w:rsidRPr="00E77497" w:rsidRDefault="005D37A2" w:rsidP="005D37A2">
      <w:r>
        <w:t xml:space="preserve">The abstract operation MakeConstructor requires a Function argument </w:t>
      </w:r>
      <w:r w:rsidRPr="00E77497">
        <w:rPr>
          <w:rFonts w:ascii="Times New Roman" w:hAnsi="Times New Roman"/>
          <w:i/>
        </w:rPr>
        <w:t>F</w:t>
      </w:r>
      <w:r>
        <w:t xml:space="preserve"> and optionally, a Boolean </w:t>
      </w:r>
      <w:r>
        <w:rPr>
          <w:rFonts w:ascii="Times New Roman" w:hAnsi="Times New Roman"/>
          <w:i/>
        </w:rPr>
        <w:t>writablePrototype</w:t>
      </w:r>
      <w:r>
        <w:t xml:space="preserve"> and an object </w:t>
      </w:r>
      <w:r>
        <w:rPr>
          <w:rFonts w:ascii="Times New Roman" w:hAnsi="Times New Roman"/>
          <w:i/>
        </w:rPr>
        <w:t>prototype</w:t>
      </w:r>
      <w:r>
        <w:t xml:space="preserve">. If </w:t>
      </w:r>
      <w:r>
        <w:rPr>
          <w:rFonts w:ascii="Times New Roman" w:hAnsi="Times New Roman"/>
          <w:i/>
        </w:rPr>
        <w:t>prototype</w:t>
      </w:r>
      <w:r>
        <w:t xml:space="preserve"> is provided it is assumed to already contain, if needed, a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25447D">
        <w:t xml:space="preserve"> </w:t>
      </w:r>
      <w:r>
        <w:t xml:space="preserve">property whose value is </w:t>
      </w:r>
      <w:r w:rsidRPr="00E77497">
        <w:rPr>
          <w:rFonts w:ascii="Times New Roman" w:hAnsi="Times New Roman"/>
          <w:i/>
        </w:rPr>
        <w:t>F</w:t>
      </w:r>
      <w:r>
        <w:t xml:space="preserve">. This operation converts </w:t>
      </w:r>
      <w:r w:rsidRPr="00630A5A">
        <w:rPr>
          <w:rFonts w:ascii="Times New Roman" w:hAnsi="Times New Roman"/>
          <w:i/>
        </w:rPr>
        <w:t>F</w:t>
      </w:r>
      <w:r>
        <w:t xml:space="preserve"> into a constructor by </w:t>
      </w:r>
      <w:r w:rsidRPr="00DC488D">
        <w:rPr>
          <w:rFonts w:cs="Arial"/>
        </w:rPr>
        <w:t>perform</w:t>
      </w:r>
      <w:r>
        <w:rPr>
          <w:rFonts w:cs="Arial"/>
        </w:rPr>
        <w:t>ing</w:t>
      </w:r>
      <w:r w:rsidRPr="00DC488D">
        <w:rPr>
          <w:rFonts w:cs="Arial"/>
        </w:rPr>
        <w:t xml:space="preserve"> the following steps</w:t>
      </w:r>
      <w:r w:rsidRPr="00E77497">
        <w:t>:</w:t>
      </w:r>
    </w:p>
    <w:p w14:paraId="0A782E0F" w14:textId="77777777" w:rsidR="005D37A2" w:rsidRDefault="005D37A2" w:rsidP="005D37A2">
      <w:pPr>
        <w:numPr>
          <w:ilvl w:val="0"/>
          <w:numId w:val="876"/>
        </w:numPr>
        <w:contextualSpacing/>
        <w:rPr>
          <w:rFonts w:ascii="Times New Roman" w:hAnsi="Times New Roman"/>
        </w:rPr>
      </w:pPr>
      <w:r>
        <w:rPr>
          <w:rFonts w:ascii="Times New Roman" w:hAnsi="Times New Roman"/>
        </w:rPr>
        <w:t xml:space="preserve">Assert: </w:t>
      </w:r>
      <w:r>
        <w:rPr>
          <w:rFonts w:ascii="Times New Roman" w:hAnsi="Times New Roman"/>
          <w:i/>
          <w:iCs/>
        </w:rPr>
        <w:t>F</w:t>
      </w:r>
      <w:r>
        <w:rPr>
          <w:rFonts w:ascii="Times New Roman" w:hAnsi="Times New Roman"/>
        </w:rPr>
        <w:t xml:space="preserve"> is a ordinary function object, that has not already had MakeConstrutor applied to it.  It is extensible and dooes not have a </w:t>
      </w:r>
      <w:r w:rsidRPr="0025447D">
        <w:rPr>
          <w:rFonts w:ascii="Courier New" w:hAnsi="Courier New" w:cs="Courier New"/>
          <w:b/>
        </w:rPr>
        <w:t>"constructor"</w:t>
      </w:r>
      <w:r w:rsidRPr="00E625FA">
        <w:rPr>
          <w:rFonts w:ascii="Times New Roman" w:hAnsi="Times New Roman"/>
        </w:rPr>
        <w:t xml:space="preserve"> </w:t>
      </w:r>
      <w:r>
        <w:rPr>
          <w:rFonts w:ascii="Times New Roman" w:hAnsi="Times New Roman"/>
        </w:rPr>
        <w:t xml:space="preserve">or a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Courier New" w:hAnsi="Courier New" w:cs="Courier New"/>
          <w:b/>
        </w:rPr>
        <w:t xml:space="preserve"> </w:t>
      </w:r>
      <w:r>
        <w:rPr>
          <w:rFonts w:ascii="Times New Roman" w:hAnsi="Times New Roman"/>
        </w:rPr>
        <w:t>own property.</w:t>
      </w:r>
    </w:p>
    <w:p w14:paraId="3F8BB570" w14:textId="77777777" w:rsidR="005D37A2" w:rsidRDefault="005D37A2" w:rsidP="005D37A2">
      <w:pPr>
        <w:numPr>
          <w:ilvl w:val="0"/>
          <w:numId w:val="876"/>
        </w:numPr>
        <w:contextualSpacing/>
        <w:rPr>
          <w:rFonts w:ascii="Times New Roman" w:hAnsi="Times New Roman"/>
        </w:rPr>
      </w:pPr>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p>
    <w:p w14:paraId="6DBC682B" w14:textId="77777777" w:rsidR="005D37A2" w:rsidRPr="00630A5A" w:rsidRDefault="005D37A2" w:rsidP="005D37A2">
      <w:pPr>
        <w:numPr>
          <w:ilvl w:val="0"/>
          <w:numId w:val="876"/>
        </w:numPr>
        <w:contextualSpacing/>
        <w:rPr>
          <w:rFonts w:ascii="Times New Roman" w:hAnsi="Times New Roman"/>
        </w:rPr>
      </w:pPr>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 then </w:t>
      </w:r>
    </w:p>
    <w:p w14:paraId="6FF53BB2" w14:textId="77777777" w:rsidR="005D37A2" w:rsidRDefault="005D37A2" w:rsidP="005D37A2">
      <w:pPr>
        <w:numPr>
          <w:ilvl w:val="1"/>
          <w:numId w:val="878"/>
        </w:numPr>
        <w:contextualSpacing/>
        <w:rPr>
          <w:rFonts w:ascii="Times New Roman" w:hAnsi="Times New Roman"/>
        </w:rPr>
      </w:pPr>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true</w:t>
      </w:r>
      <w:r>
        <w:rPr>
          <w:rFonts w:ascii="Times New Roman" w:hAnsi="Times New Roman"/>
        </w:rPr>
        <w:t>.</w:t>
      </w:r>
    </w:p>
    <w:p w14:paraId="2E000218" w14:textId="77777777" w:rsidR="005D37A2" w:rsidRPr="00E77497" w:rsidRDefault="005D37A2" w:rsidP="005D37A2">
      <w:pPr>
        <w:numPr>
          <w:ilvl w:val="1"/>
          <w:numId w:val="878"/>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%ObjectPrototype% as its argument</w:t>
      </w:r>
      <w:r w:rsidRPr="00E77497">
        <w:rPr>
          <w:rFonts w:ascii="Times New Roman" w:hAnsi="Times New Roman"/>
        </w:rPr>
        <w:t>.</w:t>
      </w:r>
    </w:p>
    <w:p w14:paraId="515D11E2" w14:textId="77777777" w:rsidR="005D37A2" w:rsidRPr="00630A5A" w:rsidRDefault="005D37A2" w:rsidP="005D37A2">
      <w:pPr>
        <w:numPr>
          <w:ilvl w:val="0"/>
          <w:numId w:val="880"/>
        </w:numPr>
        <w:contextualSpacing/>
        <w:rPr>
          <w:rFonts w:ascii="Times New Roman" w:hAnsi="Times New Roman"/>
        </w:rPr>
      </w:pPr>
      <w:r>
        <w:rPr>
          <w:rFonts w:ascii="Times New Roman" w:hAnsi="Times New Roman"/>
        </w:rPr>
        <w:t xml:space="preserve">If the </w:t>
      </w:r>
      <w:r>
        <w:rPr>
          <w:rFonts w:ascii="Times New Roman" w:hAnsi="Times New Roman"/>
          <w:i/>
        </w:rPr>
        <w:t>writablePrototype</w:t>
      </w:r>
      <w:r>
        <w:t xml:space="preserve"> </w:t>
      </w:r>
      <w:r>
        <w:rPr>
          <w:rFonts w:ascii="Times New Roman" w:hAnsi="Times New Roman"/>
        </w:rPr>
        <w:t xml:space="preserve">argument was not provided, then </w:t>
      </w:r>
    </w:p>
    <w:p w14:paraId="7A83E9A8" w14:textId="77777777" w:rsidR="005D37A2" w:rsidRPr="00E77497" w:rsidRDefault="005D37A2" w:rsidP="005D37A2">
      <w:pPr>
        <w:numPr>
          <w:ilvl w:val="1"/>
          <w:numId w:val="886"/>
        </w:numPr>
        <w:contextualSpacing/>
        <w:rPr>
          <w:rFonts w:ascii="Times New Roman" w:hAnsi="Times New Roman"/>
        </w:rPr>
      </w:pPr>
      <w:r w:rsidRPr="00E77497">
        <w:rPr>
          <w:rFonts w:ascii="Times New Roman" w:hAnsi="Times New Roman"/>
        </w:rPr>
        <w:t xml:space="preserve">Let </w:t>
      </w:r>
      <w:r>
        <w:rPr>
          <w:rFonts w:ascii="Times New Roman" w:hAnsi="Times New Roman"/>
          <w:i/>
        </w:rPr>
        <w:t>writablePrototype</w:t>
      </w:r>
      <w:r>
        <w:t xml:space="preserve"> </w:t>
      </w:r>
      <w:r w:rsidRPr="005F7AD6">
        <w:rPr>
          <w:rFonts w:ascii="Times New Roman" w:hAnsi="Times New Roman"/>
        </w:rPr>
        <w:t xml:space="preserve">be </w:t>
      </w:r>
      <w:r>
        <w:rPr>
          <w:rFonts w:ascii="Times New Roman" w:hAnsi="Times New Roman"/>
          <w:b/>
        </w:rPr>
        <w:t>true</w:t>
      </w:r>
      <w:r w:rsidRPr="00E77497">
        <w:rPr>
          <w:rFonts w:ascii="Times New Roman" w:hAnsi="Times New Roman"/>
        </w:rPr>
        <w:t>.</w:t>
      </w:r>
    </w:p>
    <w:p w14:paraId="31A7DB14" w14:textId="77777777" w:rsidR="005D37A2" w:rsidRPr="00E77497" w:rsidRDefault="005D37A2" w:rsidP="005D37A2">
      <w:pPr>
        <w:numPr>
          <w:ilvl w:val="0"/>
          <w:numId w:val="879"/>
        </w:numPr>
        <w:contextualSpacing/>
        <w:rPr>
          <w:rFonts w:ascii="Times New Roman" w:hAnsi="Times New Roman"/>
        </w:rPr>
      </w:pPr>
      <w:r>
        <w:rPr>
          <w:rFonts w:ascii="Times New Roman" w:hAnsi="Times New Roman"/>
        </w:rPr>
        <w:t>S</w:t>
      </w:r>
      <w:r w:rsidRPr="0028769F">
        <w:rPr>
          <w:rFonts w:ascii="Times New Roman" w:hAnsi="Times New Roman"/>
        </w:rPr>
        <w:t xml:space="preserve">et </w:t>
      </w:r>
      <w:r w:rsidRPr="0028769F">
        <w:rPr>
          <w:rFonts w:ascii="Times New Roman" w:hAnsi="Times New Roman"/>
          <w:i/>
        </w:rPr>
        <w:t>F</w:t>
      </w:r>
      <w:r w:rsidRPr="0028769F">
        <w:rPr>
          <w:rFonts w:ascii="Times New Roman" w:hAnsi="Times New Roman"/>
        </w:rPr>
        <w:t>’s essential internal method [[Construct</w:t>
      </w:r>
      <w:r>
        <w:rPr>
          <w:rFonts w:ascii="Times New Roman" w:hAnsi="Times New Roman"/>
        </w:rPr>
        <w:t>]]</w:t>
      </w:r>
      <w:r w:rsidRPr="0028769F">
        <w:rPr>
          <w:rFonts w:ascii="Times New Roman" w:hAnsi="Times New Roman"/>
        </w:rPr>
        <w:t xml:space="preserve"> to the definition specified in</w:t>
      </w:r>
      <w:r w:rsidR="00D879DF">
        <w:rPr>
          <w:rFonts w:ascii="Times New Roman" w:hAnsi="Times New Roman"/>
        </w:rPr>
        <w:t xml:space="preserve"> </w:t>
      </w:r>
      <w:r w:rsidR="00D879DF">
        <w:rPr>
          <w:rFonts w:ascii="Times New Roman" w:hAnsi="Times New Roman"/>
        </w:rPr>
        <w:fldChar w:fldCharType="begin"/>
      </w:r>
      <w:r w:rsidR="00D879DF">
        <w:rPr>
          <w:rFonts w:ascii="Times New Roman" w:hAnsi="Times New Roman"/>
        </w:rPr>
        <w:instrText xml:space="preserve"> REF _Ref365531781 \r \h </w:instrText>
      </w:r>
      <w:r w:rsidR="00D879DF">
        <w:rPr>
          <w:rFonts w:ascii="Times New Roman" w:hAnsi="Times New Roman"/>
        </w:rPr>
      </w:r>
      <w:r w:rsidR="00D879DF">
        <w:rPr>
          <w:rFonts w:ascii="Times New Roman" w:hAnsi="Times New Roman"/>
        </w:rPr>
        <w:fldChar w:fldCharType="separate"/>
      </w:r>
      <w:r w:rsidR="00083CEC">
        <w:rPr>
          <w:rFonts w:ascii="Times New Roman" w:hAnsi="Times New Roman"/>
        </w:rPr>
        <w:t>9.1.16.2</w:t>
      </w:r>
      <w:r w:rsidR="00D879DF">
        <w:rPr>
          <w:rFonts w:ascii="Times New Roman" w:hAnsi="Times New Roman"/>
        </w:rPr>
        <w:fldChar w:fldCharType="end"/>
      </w:r>
      <w:r w:rsidRPr="0028769F">
        <w:rPr>
          <w:rFonts w:ascii="Times New Roman" w:hAnsi="Times New Roman"/>
        </w:rPr>
        <w:t>.</w:t>
      </w:r>
    </w:p>
    <w:p w14:paraId="0F8C4A49" w14:textId="77777777" w:rsidR="005D37A2" w:rsidRPr="0025447D" w:rsidRDefault="005D37A2" w:rsidP="005D37A2">
      <w:pPr>
        <w:numPr>
          <w:ilvl w:val="0"/>
          <w:numId w:val="879"/>
        </w:numPr>
        <w:contextualSpacing/>
        <w:rPr>
          <w:rFonts w:ascii="Times New Roman" w:hAnsi="Times New Roman"/>
        </w:rPr>
      </w:pPr>
      <w:r>
        <w:rPr>
          <w:rFonts w:ascii="Times New Roman" w:hAnsi="Times New Roman"/>
        </w:rPr>
        <w:t xml:space="preserve">If </w:t>
      </w:r>
      <w:r w:rsidRPr="0025447D">
        <w:rPr>
          <w:rFonts w:ascii="Times New Roman" w:hAnsi="Times New Roman"/>
          <w:i/>
        </w:rPr>
        <w:t>installNeeded</w:t>
      </w:r>
      <w:r>
        <w:rPr>
          <w:rFonts w:ascii="Times New Roman" w:hAnsi="Times New Roman"/>
        </w:rPr>
        <w:t>, then</w:t>
      </w:r>
      <w:r w:rsidRPr="0025447D">
        <w:rPr>
          <w:rFonts w:ascii="Times New Roman" w:hAnsi="Times New Roman"/>
        </w:rPr>
        <w:t xml:space="preserve"> </w:t>
      </w:r>
    </w:p>
    <w:p w14:paraId="140A98F5" w14:textId="77777777" w:rsidR="005D37A2" w:rsidRPr="00E77497" w:rsidRDefault="005D37A2" w:rsidP="005D37A2">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r w:rsidRPr="0025447D">
        <w:rPr>
          <w:rFonts w:ascii="Times New Roman" w:hAnsi="Times New Roman"/>
          <w:i/>
        </w:rPr>
        <w:t>prototype</w:t>
      </w:r>
      <w:r>
        <w:rPr>
          <w:rFonts w:ascii="Times New Roman" w:hAnsi="Times New Roman"/>
        </w:rPr>
        <w:t xml:space="preserve"> </w:t>
      </w:r>
      <w:r w:rsidRPr="00E77497">
        <w:rPr>
          <w:rFonts w:ascii="Times New Roman" w:hAnsi="Times New Roman"/>
        </w:rPr>
        <w:t xml:space="preserve">with arguments </w:t>
      </w:r>
      <w:r w:rsidRPr="0025447D">
        <w:rPr>
          <w:rFonts w:ascii="Courier New" w:hAnsi="Courier New" w:cs="Courier New"/>
          <w:b/>
        </w:rPr>
        <w:t>"constructor"</w:t>
      </w:r>
      <w:r>
        <w:rPr>
          <w:rFonts w:ascii="Times New Roman" w:hAnsi="Times New Roman"/>
        </w:rPr>
        <w:t xml:space="preserve"> and</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[[Writable]]: </w:t>
      </w:r>
      <w:r w:rsidRPr="0025447D">
        <w:rPr>
          <w:rFonts w:ascii="Times New Roman" w:hAnsi="Times New Roman"/>
          <w:i/>
        </w:rPr>
        <w:t>writablePrototype</w:t>
      </w:r>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r w:rsidRPr="0025447D">
        <w:rPr>
          <w:rFonts w:ascii="Times New Roman" w:hAnsi="Times New Roman"/>
          <w:i/>
        </w:rPr>
        <w:t>writablePrototype</w:t>
      </w:r>
      <w:r w:rsidRPr="0025447D">
        <w:rPr>
          <w:rFonts w:ascii="Times New Roman" w:hAnsi="Times New Roman"/>
        </w:rPr>
        <w:t xml:space="preserve"> </w:t>
      </w:r>
      <w:r w:rsidRPr="00E77497">
        <w:rPr>
          <w:rFonts w:ascii="Times New Roman" w:hAnsi="Times New Roman"/>
        </w:rPr>
        <w:t>}</w:t>
      </w:r>
      <w:r>
        <w:rPr>
          <w:rFonts w:ascii="Times New Roman" w:hAnsi="Times New Roman"/>
        </w:rPr>
        <w:t>.</w:t>
      </w:r>
    </w:p>
    <w:p w14:paraId="759A9896" w14:textId="77777777" w:rsidR="005D37A2" w:rsidRPr="00E77497" w:rsidRDefault="005D37A2" w:rsidP="005D37A2">
      <w:pPr>
        <w:numPr>
          <w:ilvl w:val="0"/>
          <w:numId w:val="882"/>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Times New Roman" w:hAnsi="Times New Roman"/>
        </w:rPr>
        <w:t xml:space="preserve"> and</w:t>
      </w:r>
      <w:r w:rsidRPr="00E77497">
        <w:rPr>
          <w:rFonts w:ascii="Times New Roman" w:hAnsi="Times New Roman"/>
        </w:rPr>
        <w:t xml:space="preserve"> Property Descriptor {[[Value]]: </w:t>
      </w:r>
      <w:r w:rsidRPr="00DC488D">
        <w:rPr>
          <w:rFonts w:ascii="Times New Roman" w:hAnsi="Times New Roman"/>
          <w:i/>
        </w:rPr>
        <w:t>prototype</w:t>
      </w:r>
      <w:r>
        <w:rPr>
          <w:rFonts w:ascii="Times New Roman" w:hAnsi="Times New Roman"/>
        </w:rPr>
        <w:t xml:space="preserve"> </w:t>
      </w:r>
      <w:r w:rsidRPr="00E77497">
        <w:rPr>
          <w:rFonts w:ascii="Times New Roman" w:hAnsi="Times New Roman"/>
        </w:rPr>
        <w:t xml:space="preserve">, [[Writable]]: </w:t>
      </w:r>
      <w:r>
        <w:rPr>
          <w:rFonts w:ascii="Times New Roman" w:hAnsi="Times New Roman"/>
          <w:i/>
        </w:rPr>
        <w:t>writablePrototype</w:t>
      </w:r>
      <w:r>
        <w:t xml:space="preserve"> </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p>
    <w:p w14:paraId="46DCAB6D" w14:textId="77777777" w:rsidR="005D37A2" w:rsidRPr="00E77497" w:rsidRDefault="005D37A2" w:rsidP="005D37A2">
      <w:pPr>
        <w:numPr>
          <w:ilvl w:val="0"/>
          <w:numId w:val="1533"/>
        </w:numPr>
        <w:contextualSpacing/>
        <w:rPr>
          <w:rFonts w:ascii="Times New Roman" w:hAnsi="Times New Roman"/>
        </w:rPr>
      </w:pPr>
      <w:r w:rsidRPr="00E77497">
        <w:rPr>
          <w:rFonts w:ascii="Times New Roman" w:hAnsi="Times New Roman"/>
        </w:rPr>
        <w:t>Return.</w:t>
      </w:r>
    </w:p>
    <w:p w14:paraId="1AA95508" w14:textId="77777777" w:rsidR="009553A4" w:rsidRPr="00162FCB" w:rsidRDefault="009553A4" w:rsidP="009553A4">
      <w:pPr>
        <w:pStyle w:val="40"/>
      </w:pPr>
      <w:bookmarkStart w:id="545" w:name="_Ref365537985"/>
      <w:r w:rsidRPr="008752DF">
        <w:t>Function Declaration Instantiation</w:t>
      </w:r>
      <w:bookmarkEnd w:id="545"/>
    </w:p>
    <w:p w14:paraId="6D2FE4FA" w14:textId="77777777" w:rsidR="009553A4" w:rsidRPr="005D449B" w:rsidRDefault="009553A4" w:rsidP="009553A4">
      <w:pPr>
        <w:pBdr>
          <w:top w:val="single" w:sz="4" w:space="1" w:color="auto"/>
          <w:left w:val="single" w:sz="4" w:space="4" w:color="auto"/>
          <w:bottom w:val="single" w:sz="4" w:space="1" w:color="auto"/>
          <w:right w:val="single" w:sz="4" w:space="4" w:color="auto"/>
        </w:pBdr>
        <w:shd w:val="clear" w:color="auto" w:fill="FFC000"/>
        <w:rPr>
          <w:sz w:val="32"/>
          <w:szCs w:val="32"/>
        </w:rPr>
      </w:pPr>
      <w:r>
        <w:rPr>
          <w:sz w:val="32"/>
          <w:szCs w:val="32"/>
        </w:rPr>
        <w:t xml:space="preserve">This version reflects the concensus as of the Sept. 2012 TC39 meeting.  However, it now appears that the binding semantics of formal parameters  is like to change again. </w:t>
      </w:r>
    </w:p>
    <w:p w14:paraId="61703930" w14:textId="77777777" w:rsidR="009553A4" w:rsidRDefault="009553A4" w:rsidP="009553A4">
      <w:pPr>
        <w:rPr>
          <w:sz w:val="18"/>
        </w:rPr>
      </w:pPr>
    </w:p>
    <w:p w14:paraId="294ED5B5" w14:textId="77777777" w:rsidR="009553A4" w:rsidRPr="008E7E56" w:rsidRDefault="009553A4" w:rsidP="009553A4">
      <w:pPr>
        <w:rPr>
          <w:sz w:val="18"/>
        </w:rPr>
      </w:pPr>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initialised as part of this process.  All other bindings are initialised during execution of the function code.</w:t>
      </w:r>
    </w:p>
    <w:p w14:paraId="5069507A" w14:textId="77777777" w:rsidR="009553A4" w:rsidRPr="006B6D0A" w:rsidRDefault="009553A4" w:rsidP="009553A4">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p>
    <w:p w14:paraId="73413C59" w14:textId="77777777" w:rsidR="009553A4" w:rsidRPr="006B6D0A" w:rsidRDefault="009553A4" w:rsidP="009553A4">
      <w:pPr>
        <w:pStyle w:val="Alg4"/>
        <w:numPr>
          <w:ilvl w:val="0"/>
          <w:numId w:val="570"/>
        </w:numPr>
      </w:pPr>
      <w:r w:rsidRPr="006B6D0A">
        <w:t xml:space="preserve">Let </w:t>
      </w:r>
      <w:r w:rsidRPr="006B6D0A">
        <w:rPr>
          <w:i/>
        </w:rPr>
        <w:t xml:space="preserve">code </w:t>
      </w:r>
      <w:r w:rsidRPr="006B6D0A">
        <w:t xml:space="preserve">be the value of the [[Code]] internal </w:t>
      </w:r>
      <w:r>
        <w:t xml:space="preserve">data </w:t>
      </w:r>
      <w:r w:rsidRPr="006B6D0A">
        <w:t xml:space="preserve">property of </w:t>
      </w:r>
      <w:r w:rsidRPr="006B6D0A">
        <w:rPr>
          <w:i/>
        </w:rPr>
        <w:t>func</w:t>
      </w:r>
      <w:r w:rsidRPr="006B6D0A">
        <w:t>.</w:t>
      </w:r>
    </w:p>
    <w:p w14:paraId="28B50EFB" w14:textId="77777777" w:rsidR="009553A4" w:rsidRPr="009C202C" w:rsidRDefault="009553A4" w:rsidP="009553A4">
      <w:pPr>
        <w:pStyle w:val="Alg4"/>
        <w:numPr>
          <w:ilvl w:val="0"/>
          <w:numId w:val="570"/>
        </w:numPr>
      </w:pPr>
      <w:r w:rsidRPr="00E65A34">
        <w:t xml:space="preserve">Let </w:t>
      </w:r>
      <w:r w:rsidRPr="009C202C">
        <w:rPr>
          <w:i/>
        </w:rPr>
        <w:t>strict</w:t>
      </w:r>
      <w:r w:rsidRPr="009C202C">
        <w:t xml:space="preserve"> be the value of the [[Strict]] internal </w:t>
      </w:r>
      <w:r>
        <w:t xml:space="preserve">data </w:t>
      </w:r>
      <w:r w:rsidRPr="009C202C">
        <w:t xml:space="preserve">property of </w:t>
      </w:r>
      <w:r w:rsidRPr="009C202C">
        <w:rPr>
          <w:i/>
        </w:rPr>
        <w:t>func</w:t>
      </w:r>
      <w:r w:rsidRPr="009C202C">
        <w:t>.</w:t>
      </w:r>
    </w:p>
    <w:p w14:paraId="450C7558" w14:textId="77777777" w:rsidR="009553A4" w:rsidRPr="00B820AB" w:rsidRDefault="009553A4" w:rsidP="009553A4">
      <w:pPr>
        <w:pStyle w:val="Alg4"/>
        <w:numPr>
          <w:ilvl w:val="0"/>
          <w:numId w:val="570"/>
        </w:numPr>
      </w:pPr>
      <w:r w:rsidRPr="009C202C">
        <w:t xml:space="preserve">Let </w:t>
      </w:r>
      <w:r>
        <w:rPr>
          <w:i/>
        </w:rPr>
        <w:t>formals</w:t>
      </w:r>
      <w:r w:rsidRPr="009C202C">
        <w:t xml:space="preserve"> be the value of the [[FormalParameter</w:t>
      </w:r>
      <w:r>
        <w:t>s</w:t>
      </w:r>
      <w:r w:rsidRPr="009C202C">
        <w:t xml:space="preserve">]] internal </w:t>
      </w:r>
      <w:r>
        <w:t xml:space="preserve">data </w:t>
      </w:r>
      <w:r w:rsidRPr="009C202C">
        <w:t xml:space="preserve">property of </w:t>
      </w:r>
      <w:r w:rsidRPr="00B820AB">
        <w:rPr>
          <w:i/>
        </w:rPr>
        <w:t>func</w:t>
      </w:r>
      <w:r w:rsidRPr="00B820AB">
        <w:t>.</w:t>
      </w:r>
    </w:p>
    <w:p w14:paraId="09FE99B9" w14:textId="77777777" w:rsidR="009553A4" w:rsidRPr="00E77497" w:rsidRDefault="009553A4" w:rsidP="009553A4">
      <w:pPr>
        <w:pStyle w:val="Alg4"/>
        <w:numPr>
          <w:ilvl w:val="0"/>
          <w:numId w:val="570"/>
        </w:numPr>
      </w:pPr>
      <w:r w:rsidRPr="00675B74">
        <w:t xml:space="preserve">Let </w:t>
      </w:r>
      <w:r w:rsidRPr="00E77497">
        <w:rPr>
          <w:i/>
        </w:rPr>
        <w:t>parameterNames</w:t>
      </w:r>
      <w:r w:rsidRPr="00E77497">
        <w:t xml:space="preserve"> be the BoundNames of </w:t>
      </w:r>
      <w:r>
        <w:rPr>
          <w:i/>
        </w:rPr>
        <w:t>formals</w:t>
      </w:r>
      <w:r w:rsidRPr="00E77497">
        <w:t>.</w:t>
      </w:r>
    </w:p>
    <w:p w14:paraId="075BFF24" w14:textId="77777777" w:rsidR="009553A4" w:rsidRPr="00B820AB" w:rsidRDefault="009553A4" w:rsidP="009553A4">
      <w:pPr>
        <w:pStyle w:val="Alg4"/>
        <w:numPr>
          <w:ilvl w:val="0"/>
          <w:numId w:val="570"/>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p>
    <w:p w14:paraId="6F57ACA4" w14:textId="77777777" w:rsidR="009553A4" w:rsidRPr="00E77497" w:rsidRDefault="009553A4" w:rsidP="009553A4">
      <w:pPr>
        <w:pStyle w:val="Alg4"/>
        <w:numPr>
          <w:ilvl w:val="0"/>
          <w:numId w:val="570"/>
        </w:numPr>
      </w:pPr>
      <w:r w:rsidRPr="00E77497">
        <w:t xml:space="preserve">Let </w:t>
      </w:r>
      <w:r>
        <w:rPr>
          <w:i/>
        </w:rPr>
        <w:t>functionsToInitialise</w:t>
      </w:r>
      <w:r w:rsidRPr="00E77497">
        <w:t xml:space="preserve"> be an empty</w:t>
      </w:r>
      <w:r>
        <w:t xml:space="preserve"> </w:t>
      </w:r>
      <w:r w:rsidRPr="00E77497">
        <w:t>List.</w:t>
      </w:r>
    </w:p>
    <w:p w14:paraId="118701FF" w14:textId="77777777" w:rsidR="009553A4" w:rsidRDefault="009553A4" w:rsidP="009553A4">
      <w:pPr>
        <w:pStyle w:val="Alg4"/>
        <w:numPr>
          <w:ilvl w:val="0"/>
          <w:numId w:val="570"/>
        </w:numPr>
      </w:pPr>
      <w:r>
        <w:t>If the value of the [[ThisMode]] internal</w:t>
      </w:r>
      <w:r w:rsidRPr="00022312">
        <w:t xml:space="preserve"> data</w:t>
      </w:r>
      <w:r>
        <w:t xml:space="preserve"> property of </w:t>
      </w:r>
      <w:r w:rsidRPr="009C202C">
        <w:rPr>
          <w:i/>
        </w:rPr>
        <w:t>func</w:t>
      </w:r>
      <w:r>
        <w:t xml:space="preserve"> is </w:t>
      </w:r>
      <w:commentRangeStart w:id="546"/>
      <w:r w:rsidRPr="00F92BFE">
        <w:rPr>
          <w:rFonts w:ascii="Arial" w:hAnsi="Arial" w:cs="Arial"/>
        </w:rPr>
        <w:t>lexical</w:t>
      </w:r>
      <w:r>
        <w:t>, then</w:t>
      </w:r>
    </w:p>
    <w:p w14:paraId="03645534" w14:textId="77777777" w:rsidR="009553A4" w:rsidRDefault="009553A4" w:rsidP="009553A4">
      <w:pPr>
        <w:pStyle w:val="Alg4"/>
        <w:numPr>
          <w:ilvl w:val="1"/>
          <w:numId w:val="570"/>
        </w:numPr>
      </w:pPr>
      <w:r>
        <w:t xml:space="preserve">Let </w:t>
      </w:r>
      <w:r>
        <w:rPr>
          <w:i/>
        </w:rPr>
        <w:t xml:space="preserve">argumentsObjectNeeded </w:t>
      </w:r>
      <w:r w:rsidRPr="00E77497">
        <w:rPr>
          <w:i/>
        </w:rPr>
        <w:t xml:space="preserve"> </w:t>
      </w:r>
      <w:r>
        <w:t xml:space="preserve">be </w:t>
      </w:r>
      <w:r>
        <w:rPr>
          <w:b/>
        </w:rPr>
        <w:t>false</w:t>
      </w:r>
      <w:r>
        <w:t>.</w:t>
      </w:r>
      <w:commentRangeEnd w:id="546"/>
      <w:r>
        <w:rPr>
          <w:rStyle w:val="af6"/>
          <w:rFonts w:ascii="Arial" w:eastAsia="MS Mincho" w:hAnsi="Arial"/>
          <w:spacing w:val="0"/>
          <w:lang w:eastAsia="ja-JP"/>
        </w:rPr>
        <w:commentReference w:id="546"/>
      </w:r>
    </w:p>
    <w:p w14:paraId="3B255CE5" w14:textId="77777777" w:rsidR="009553A4" w:rsidRDefault="009553A4" w:rsidP="009553A4">
      <w:pPr>
        <w:pStyle w:val="Alg4"/>
        <w:numPr>
          <w:ilvl w:val="0"/>
          <w:numId w:val="570"/>
        </w:numPr>
      </w:pPr>
      <w:r>
        <w:t xml:space="preserve">Else, let </w:t>
      </w:r>
      <w:r>
        <w:rPr>
          <w:i/>
        </w:rPr>
        <w:t xml:space="preserve">argumentsObjectNeeded </w:t>
      </w:r>
      <w:r w:rsidRPr="00E77497">
        <w:rPr>
          <w:i/>
        </w:rPr>
        <w:t xml:space="preserve"> </w:t>
      </w:r>
      <w:r>
        <w:t xml:space="preserve">be </w:t>
      </w:r>
      <w:r>
        <w:rPr>
          <w:b/>
        </w:rPr>
        <w:t>true</w:t>
      </w:r>
      <w:r>
        <w:t>.</w:t>
      </w:r>
    </w:p>
    <w:p w14:paraId="23698F17" w14:textId="77777777" w:rsidR="009553A4" w:rsidRPr="004D1BD1" w:rsidRDefault="009553A4" w:rsidP="009553A4">
      <w:pPr>
        <w:pStyle w:val="Alg4"/>
        <w:numPr>
          <w:ilvl w:val="0"/>
          <w:numId w:val="570"/>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14:paraId="23A32D4A" w14:textId="77777777" w:rsidR="009553A4" w:rsidRDefault="009553A4" w:rsidP="009553A4">
      <w:pPr>
        <w:pStyle w:val="Alg4"/>
        <w:numPr>
          <w:ilvl w:val="1"/>
          <w:numId w:val="570"/>
        </w:numPr>
      </w:pPr>
      <w:r>
        <w:t xml:space="preserve">If </w:t>
      </w:r>
      <w:r w:rsidRPr="00EC1CE1">
        <w:rPr>
          <w:i/>
        </w:rPr>
        <w:t>d</w:t>
      </w:r>
      <w:r>
        <w:t xml:space="preserve"> is a </w:t>
      </w:r>
      <w:r w:rsidRPr="00E77497">
        <w:rPr>
          <w:i/>
        </w:rPr>
        <w:t>FunctionDeclaration</w:t>
      </w:r>
      <w:r w:rsidRPr="00E77497">
        <w:t xml:space="preserve"> </w:t>
      </w:r>
      <w:r>
        <w:t>then</w:t>
      </w:r>
    </w:p>
    <w:p w14:paraId="460D31BF" w14:textId="77777777" w:rsidR="009553A4" w:rsidRPr="006B6D0A" w:rsidRDefault="009553A4" w:rsidP="009553A4">
      <w:pPr>
        <w:pStyle w:val="Alg4"/>
        <w:numPr>
          <w:ilvl w:val="2"/>
          <w:numId w:val="570"/>
        </w:numPr>
        <w:rPr>
          <w:i/>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14:paraId="033A3944" w14:textId="77777777" w:rsidR="009553A4" w:rsidRPr="009C202C" w:rsidRDefault="009553A4" w:rsidP="009553A4">
      <w:pPr>
        <w:pStyle w:val="Alg4"/>
        <w:numPr>
          <w:ilvl w:val="2"/>
          <w:numId w:val="570"/>
        </w:numPr>
        <w:rPr>
          <w:i/>
        </w:rPr>
      </w:pPr>
      <w:r w:rsidRPr="00E65A34">
        <w:t xml:space="preserve">Let </w:t>
      </w:r>
      <w:r w:rsidRPr="009C202C">
        <w:rPr>
          <w:i/>
        </w:rPr>
        <w:t>fn</w:t>
      </w:r>
      <w:r w:rsidRPr="009C202C">
        <w:t xml:space="preserve"> be the sole element of the BoundNames of </w:t>
      </w:r>
      <w:r>
        <w:rPr>
          <w:i/>
        </w:rPr>
        <w:t>d</w:t>
      </w:r>
      <w:r w:rsidRPr="009C202C">
        <w:rPr>
          <w:i/>
        </w:rPr>
        <w:t>.</w:t>
      </w:r>
    </w:p>
    <w:p w14:paraId="6BB3A71D" w14:textId="77777777" w:rsidR="009553A4" w:rsidRDefault="009553A4" w:rsidP="009553A4">
      <w:pPr>
        <w:pStyle w:val="Alg4"/>
        <w:numPr>
          <w:ilvl w:val="2"/>
          <w:numId w:val="570"/>
        </w:numPr>
      </w:pPr>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argumentsObjectNeeded</w:t>
      </w:r>
      <w:r w:rsidRPr="00E77497">
        <w:rPr>
          <w:i/>
        </w:rPr>
        <w:t xml:space="preserve"> </w:t>
      </w:r>
      <w:r>
        <w:t xml:space="preserve">be </w:t>
      </w:r>
      <w:r>
        <w:rPr>
          <w:b/>
        </w:rPr>
        <w:t>false</w:t>
      </w:r>
      <w:r>
        <w:t>.</w:t>
      </w:r>
    </w:p>
    <w:p w14:paraId="661EF354" w14:textId="77777777" w:rsidR="009553A4" w:rsidRPr="00E77497" w:rsidRDefault="009553A4" w:rsidP="009553A4">
      <w:pPr>
        <w:pStyle w:val="Alg4"/>
        <w:numPr>
          <w:ilvl w:val="2"/>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p>
    <w:p w14:paraId="4C69CEBB" w14:textId="77777777" w:rsidR="009553A4" w:rsidRPr="009C202C" w:rsidRDefault="009553A4" w:rsidP="009553A4">
      <w:pPr>
        <w:pStyle w:val="Alg4"/>
        <w:numPr>
          <w:ilvl w:val="2"/>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14:paraId="122CC762" w14:textId="77777777" w:rsidR="009553A4" w:rsidRPr="00B820AB" w:rsidRDefault="009553A4" w:rsidP="009553A4">
      <w:pPr>
        <w:pStyle w:val="Alg4"/>
        <w:numPr>
          <w:ilvl w:val="3"/>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p>
    <w:p w14:paraId="5AE9C035" w14:textId="77777777" w:rsidR="009553A4" w:rsidRPr="006B6D0A" w:rsidRDefault="009553A4" w:rsidP="009553A4">
      <w:pPr>
        <w:pStyle w:val="Alg4"/>
        <w:numPr>
          <w:ilvl w:val="3"/>
          <w:numId w:val="570"/>
        </w:numPr>
      </w:pPr>
      <w:r>
        <w:t xml:space="preserve">Assert: </w:t>
      </w:r>
      <w:r w:rsidRPr="00D838A6">
        <w:rPr>
          <w:i/>
        </w:rPr>
        <w:t>status</w:t>
      </w:r>
      <w:r>
        <w:t xml:space="preserve"> is never an abrupt completion.</w:t>
      </w:r>
    </w:p>
    <w:p w14:paraId="547FA7A4" w14:textId="77777777" w:rsidR="009553A4" w:rsidRDefault="009553A4" w:rsidP="009553A4">
      <w:pPr>
        <w:pStyle w:val="Alg4"/>
        <w:numPr>
          <w:ilvl w:val="3"/>
          <w:numId w:val="570"/>
        </w:numPr>
      </w:pPr>
      <w:r w:rsidRPr="003B4312">
        <w:t xml:space="preserve">Append </w:t>
      </w:r>
      <w:r>
        <w:rPr>
          <w:i/>
        </w:rPr>
        <w:t>d</w:t>
      </w:r>
      <w:r w:rsidRPr="008B7F6F">
        <w:t xml:space="preserve"> to </w:t>
      </w:r>
      <w:r>
        <w:rPr>
          <w:i/>
        </w:rPr>
        <w:t>functionsToInitialise</w:t>
      </w:r>
      <w:r w:rsidRPr="008B7F6F">
        <w:t>.</w:t>
      </w:r>
    </w:p>
    <w:p w14:paraId="404F181E" w14:textId="77777777" w:rsidR="009553A4" w:rsidRPr="00E77497" w:rsidRDefault="009553A4" w:rsidP="009553A4">
      <w:pPr>
        <w:pStyle w:val="Alg4"/>
        <w:numPr>
          <w:ilvl w:val="0"/>
          <w:numId w:val="570"/>
        </w:numPr>
      </w:pPr>
      <w:r w:rsidRPr="00E77497">
        <w:t xml:space="preserve">For each String </w:t>
      </w:r>
      <w:r>
        <w:rPr>
          <w:i/>
        </w:rPr>
        <w:t>param</w:t>
      </w:r>
      <w:r w:rsidRPr="00E77497">
        <w:rPr>
          <w:i/>
        </w:rPr>
        <w:t>Name</w:t>
      </w:r>
      <w:r w:rsidRPr="00E77497">
        <w:t xml:space="preserve"> in </w:t>
      </w:r>
      <w:r w:rsidRPr="00E77497">
        <w:rPr>
          <w:i/>
        </w:rPr>
        <w:t>parameterNames</w:t>
      </w:r>
      <w:r w:rsidRPr="00E77497">
        <w:t>, do</w:t>
      </w:r>
    </w:p>
    <w:p w14:paraId="355D1310" w14:textId="77777777" w:rsidR="009553A4" w:rsidRPr="00E77497" w:rsidRDefault="009553A4" w:rsidP="009553A4">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p>
    <w:p w14:paraId="4EB11053" w14:textId="77777777" w:rsidR="009553A4" w:rsidRPr="009C202C" w:rsidRDefault="009553A4" w:rsidP="009553A4">
      <w:pPr>
        <w:pStyle w:val="Alg4"/>
        <w:numPr>
          <w:ilvl w:val="1"/>
          <w:numId w:val="570"/>
        </w:numPr>
        <w:rPr>
          <w:rFonts w:ascii="Arial" w:hAnsi="Arial" w:cs="Arial"/>
        </w:rPr>
      </w:pPr>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initialised to </w:t>
      </w:r>
      <w:r w:rsidRPr="0064603A">
        <w:rPr>
          <w:b/>
          <w:sz w:val="18"/>
        </w:rPr>
        <w:t>undefined</w:t>
      </w:r>
      <w:r>
        <w:rPr>
          <w:rFonts w:ascii="Arial" w:hAnsi="Arial" w:cs="Arial"/>
          <w:sz w:val="18"/>
        </w:rPr>
        <w:t>.</w:t>
      </w:r>
    </w:p>
    <w:p w14:paraId="79CC0CE0" w14:textId="77777777" w:rsidR="009553A4" w:rsidRPr="009C202C" w:rsidRDefault="009553A4" w:rsidP="009553A4">
      <w:pPr>
        <w:pStyle w:val="Alg4"/>
        <w:numPr>
          <w:ilvl w:val="1"/>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14:paraId="2416ED94" w14:textId="77777777" w:rsidR="009553A4" w:rsidRDefault="009553A4" w:rsidP="009553A4">
      <w:pPr>
        <w:pStyle w:val="Alg4"/>
        <w:numPr>
          <w:ilvl w:val="2"/>
          <w:numId w:val="570"/>
        </w:numPr>
      </w:pPr>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argumentsObjectNeeded </w:t>
      </w:r>
      <w:r w:rsidRPr="00E77497">
        <w:rPr>
          <w:i/>
        </w:rPr>
        <w:t xml:space="preserve"> </w:t>
      </w:r>
      <w:r>
        <w:t xml:space="preserve">be </w:t>
      </w:r>
      <w:r>
        <w:rPr>
          <w:b/>
        </w:rPr>
        <w:t>false</w:t>
      </w:r>
      <w:r>
        <w:t>.</w:t>
      </w:r>
    </w:p>
    <w:p w14:paraId="1EA51884" w14:textId="77777777" w:rsidR="009553A4" w:rsidRPr="00B820AB" w:rsidRDefault="009553A4" w:rsidP="009553A4">
      <w:pPr>
        <w:pStyle w:val="Alg4"/>
        <w:numPr>
          <w:ilvl w:val="2"/>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p>
    <w:p w14:paraId="3EAA39F3" w14:textId="77777777" w:rsidR="009553A4" w:rsidRDefault="009553A4" w:rsidP="009553A4">
      <w:pPr>
        <w:pStyle w:val="Alg4"/>
        <w:numPr>
          <w:ilvl w:val="2"/>
          <w:numId w:val="570"/>
        </w:numPr>
      </w:pPr>
      <w:r>
        <w:t xml:space="preserve">Assert: </w:t>
      </w:r>
      <w:r w:rsidRPr="00D838A6">
        <w:rPr>
          <w:i/>
        </w:rPr>
        <w:t>status</w:t>
      </w:r>
      <w:r>
        <w:t xml:space="preserve"> is never an abrupt completion</w:t>
      </w:r>
    </w:p>
    <w:p w14:paraId="237DE962" w14:textId="77777777" w:rsidR="009553A4" w:rsidRPr="004418C4" w:rsidRDefault="009553A4" w:rsidP="009553A4">
      <w:pPr>
        <w:pStyle w:val="Alg4"/>
        <w:numPr>
          <w:ilvl w:val="2"/>
          <w:numId w:val="570"/>
        </w:numPr>
      </w:pPr>
      <w:r w:rsidRPr="004418C4">
        <w:t xml:space="preserve">Call </w:t>
      </w:r>
      <w:r w:rsidRPr="004418C4">
        <w:rPr>
          <w:i/>
        </w:rPr>
        <w:t>env</w:t>
      </w:r>
      <w:r w:rsidRPr="004418C4">
        <w:t xml:space="preserve">’s </w:t>
      </w:r>
      <w:r>
        <w:t>InitialiseBinding</w:t>
      </w:r>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p>
    <w:p w14:paraId="306F20BB" w14:textId="77777777" w:rsidR="009553A4" w:rsidRPr="00727A43" w:rsidRDefault="009553A4" w:rsidP="009553A4">
      <w:pPr>
        <w:pStyle w:val="Alg4"/>
        <w:numPr>
          <w:ilvl w:val="0"/>
          <w:numId w:val="570"/>
        </w:numPr>
        <w:rPr>
          <w:sz w:val="18"/>
          <w:szCs w:val="18"/>
        </w:rPr>
      </w:pPr>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p>
    <w:p w14:paraId="32476E64" w14:textId="77777777" w:rsidR="009553A4" w:rsidRPr="00E77497" w:rsidRDefault="009553A4" w:rsidP="009553A4">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Pr>
          <w:b/>
        </w:rPr>
        <w:t>true</w:t>
      </w:r>
      <w:r w:rsidRPr="00E77497">
        <w:t>, then</w:t>
      </w:r>
    </w:p>
    <w:p w14:paraId="7962BE9A" w14:textId="77777777" w:rsidR="009553A4" w:rsidRPr="00E77497" w:rsidRDefault="009553A4" w:rsidP="009553A4">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14:paraId="5C3716B3" w14:textId="77777777" w:rsidR="009553A4" w:rsidRPr="00E77497" w:rsidRDefault="009553A4" w:rsidP="009553A4">
      <w:pPr>
        <w:pStyle w:val="Alg4"/>
        <w:numPr>
          <w:ilvl w:val="2"/>
          <w:numId w:val="570"/>
        </w:numPr>
      </w:pPr>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p>
    <w:p w14:paraId="486EBB80" w14:textId="77777777" w:rsidR="009553A4" w:rsidRPr="00E77497" w:rsidRDefault="009553A4" w:rsidP="009553A4">
      <w:pPr>
        <w:pStyle w:val="Alg4"/>
        <w:numPr>
          <w:ilvl w:val="1"/>
          <w:numId w:val="570"/>
        </w:numPr>
      </w:pPr>
      <w:r w:rsidRPr="00E77497">
        <w:t>Else,</w:t>
      </w:r>
    </w:p>
    <w:p w14:paraId="5B1BFB9C" w14:textId="77777777" w:rsidR="009553A4" w:rsidRPr="00E77497" w:rsidRDefault="009553A4" w:rsidP="009553A4">
      <w:pPr>
        <w:pStyle w:val="Alg4"/>
        <w:numPr>
          <w:ilvl w:val="2"/>
          <w:numId w:val="570"/>
        </w:numPr>
      </w:pPr>
      <w:r>
        <w:t xml:space="preserve">Let </w:t>
      </w:r>
      <w:r w:rsidRPr="002D66E4">
        <w:rPr>
          <w:i/>
          <w:iCs/>
        </w:rPr>
        <w:t>status</w:t>
      </w:r>
      <w:r>
        <w:t xml:space="preserve"> be the result of calling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p>
    <w:p w14:paraId="5B906EE8" w14:textId="77777777" w:rsidR="009553A4" w:rsidRDefault="009553A4" w:rsidP="009553A4">
      <w:pPr>
        <w:pStyle w:val="Alg4"/>
        <w:numPr>
          <w:ilvl w:val="2"/>
          <w:numId w:val="570"/>
        </w:numPr>
      </w:pPr>
      <w:r>
        <w:t xml:space="preserve">Assert: </w:t>
      </w:r>
      <w:r w:rsidRPr="00D838A6">
        <w:rPr>
          <w:i/>
        </w:rPr>
        <w:t>status</w:t>
      </w:r>
      <w:r>
        <w:t xml:space="preserve"> is never an abrupt completion.</w:t>
      </w:r>
    </w:p>
    <w:p w14:paraId="4EFB8EF3" w14:textId="77777777" w:rsidR="009553A4" w:rsidRPr="00E77497" w:rsidRDefault="009553A4" w:rsidP="009553A4">
      <w:pPr>
        <w:pStyle w:val="Alg4"/>
        <w:numPr>
          <w:ilvl w:val="0"/>
          <w:numId w:val="570"/>
        </w:numPr>
      </w:pPr>
      <w:r w:rsidRPr="00E77497">
        <w:t xml:space="preserve">Let </w:t>
      </w:r>
      <w:r w:rsidRPr="00E77497">
        <w:rPr>
          <w:i/>
        </w:rPr>
        <w:t>varNames</w:t>
      </w:r>
      <w:r w:rsidRPr="00E77497">
        <w:t xml:space="preserve"> be the VarDeclaredNames of </w:t>
      </w:r>
      <w:r w:rsidRPr="00E77497">
        <w:rPr>
          <w:i/>
        </w:rPr>
        <w:t>code</w:t>
      </w:r>
      <w:r w:rsidRPr="00E77497">
        <w:t>.</w:t>
      </w:r>
    </w:p>
    <w:p w14:paraId="23A7E3DC" w14:textId="77777777" w:rsidR="009553A4" w:rsidRPr="00E77497" w:rsidRDefault="009553A4" w:rsidP="009553A4">
      <w:pPr>
        <w:pStyle w:val="Alg4"/>
        <w:numPr>
          <w:ilvl w:val="0"/>
          <w:numId w:val="570"/>
        </w:numPr>
      </w:pPr>
      <w:r w:rsidRPr="00E77497">
        <w:t xml:space="preserve">For each String </w:t>
      </w:r>
      <w:r w:rsidRPr="00E77497">
        <w:rPr>
          <w:i/>
        </w:rPr>
        <w:t>varName</w:t>
      </w:r>
      <w:r w:rsidRPr="00E77497">
        <w:t xml:space="preserve"> in </w:t>
      </w:r>
      <w:r w:rsidRPr="00E77497">
        <w:rPr>
          <w:i/>
        </w:rPr>
        <w:t>varNames</w:t>
      </w:r>
      <w:r w:rsidRPr="00E77497">
        <w:t>, in list order do</w:t>
      </w:r>
    </w:p>
    <w:p w14:paraId="7ADD31C1" w14:textId="77777777" w:rsidR="009553A4" w:rsidRPr="00E77497" w:rsidRDefault="009553A4" w:rsidP="009553A4">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p>
    <w:p w14:paraId="12CABA38" w14:textId="77777777" w:rsidR="009553A4" w:rsidRPr="00E77497" w:rsidRDefault="009553A4" w:rsidP="009553A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p>
    <w:p w14:paraId="0656A8A0" w14:textId="77777777" w:rsidR="009553A4" w:rsidRPr="00E77497" w:rsidRDefault="009553A4" w:rsidP="009553A4">
      <w:pPr>
        <w:pStyle w:val="Alg4"/>
        <w:numPr>
          <w:ilvl w:val="1"/>
          <w:numId w:val="570"/>
        </w:numPr>
      </w:pPr>
      <w:r w:rsidRPr="00E77497">
        <w:t xml:space="preserve">If </w:t>
      </w:r>
      <w:r w:rsidRPr="00E77497">
        <w:rPr>
          <w:i/>
        </w:rPr>
        <w:t xml:space="preserve">alreadyDeclared </w:t>
      </w:r>
      <w:r w:rsidRPr="00E77497">
        <w:t xml:space="preserve">is </w:t>
      </w:r>
      <w:r w:rsidRPr="00E77497">
        <w:rPr>
          <w:b/>
        </w:rPr>
        <w:t>false</w:t>
      </w:r>
      <w:r w:rsidRPr="00E77497">
        <w:t xml:space="preserve">, then </w:t>
      </w:r>
    </w:p>
    <w:p w14:paraId="458FB108" w14:textId="77777777" w:rsidR="009553A4" w:rsidRPr="00E77497" w:rsidRDefault="009553A4" w:rsidP="009553A4">
      <w:pPr>
        <w:pStyle w:val="Alg4"/>
        <w:numPr>
          <w:ilvl w:val="2"/>
          <w:numId w:val="570"/>
        </w:numPr>
      </w:pPr>
      <w:r>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p>
    <w:p w14:paraId="34874E82" w14:textId="77777777" w:rsidR="009553A4" w:rsidRDefault="009553A4" w:rsidP="009553A4">
      <w:pPr>
        <w:pStyle w:val="Alg4"/>
        <w:numPr>
          <w:ilvl w:val="2"/>
          <w:numId w:val="570"/>
        </w:numPr>
      </w:pPr>
      <w:r>
        <w:t xml:space="preserve">Assert: </w:t>
      </w:r>
      <w:r w:rsidRPr="00D838A6">
        <w:rPr>
          <w:i/>
        </w:rPr>
        <w:t>status</w:t>
      </w:r>
      <w:r>
        <w:t xml:space="preserve"> is never an abrupt completion.</w:t>
      </w:r>
    </w:p>
    <w:p w14:paraId="45DB9975" w14:textId="77777777" w:rsidR="009553A4" w:rsidRDefault="009553A4" w:rsidP="009553A4">
      <w:pPr>
        <w:pStyle w:val="Alg4"/>
        <w:numPr>
          <w:ilvl w:val="0"/>
          <w:numId w:val="570"/>
        </w:numPr>
      </w:pPr>
      <w:r>
        <w:t xml:space="preserve">Let </w:t>
      </w:r>
      <w:r w:rsidRPr="005B59F9">
        <w:rPr>
          <w:i/>
        </w:rPr>
        <w:t>lexDeclarations</w:t>
      </w:r>
      <w:r>
        <w:t xml:space="preserve"> be the LexicalDeclarations of </w:t>
      </w:r>
      <w:r w:rsidRPr="006B6D0A">
        <w:rPr>
          <w:i/>
        </w:rPr>
        <w:t>code</w:t>
      </w:r>
      <w:r>
        <w:t>.</w:t>
      </w:r>
    </w:p>
    <w:p w14:paraId="149AFB3E" w14:textId="77777777" w:rsidR="009553A4" w:rsidRPr="00E77497" w:rsidRDefault="009553A4" w:rsidP="009553A4">
      <w:pPr>
        <w:pStyle w:val="Alg4"/>
        <w:numPr>
          <w:ilvl w:val="0"/>
          <w:numId w:val="570"/>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14:paraId="18A535EB" w14:textId="77777777" w:rsidR="009553A4" w:rsidRPr="00E77497" w:rsidRDefault="009553A4" w:rsidP="009553A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cannot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initialised.</w:t>
      </w:r>
      <w:r w:rsidRPr="00E77497">
        <w:rPr>
          <w:rFonts w:ascii="Arial" w:hAnsi="Arial" w:cs="Arial"/>
          <w:sz w:val="18"/>
        </w:rPr>
        <w:t xml:space="preserve"> </w:t>
      </w:r>
    </w:p>
    <w:p w14:paraId="15123B49" w14:textId="77777777" w:rsidR="009553A4" w:rsidRPr="00E77497" w:rsidRDefault="009553A4" w:rsidP="009553A4">
      <w:pPr>
        <w:pStyle w:val="Alg4"/>
        <w:numPr>
          <w:ilvl w:val="1"/>
          <w:numId w:val="570"/>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77791ADC" w14:textId="77777777" w:rsidR="009553A4" w:rsidRPr="00E77497" w:rsidRDefault="009553A4" w:rsidP="009553A4">
      <w:pPr>
        <w:pStyle w:val="Alg4"/>
        <w:numPr>
          <w:ilvl w:val="2"/>
          <w:numId w:val="570"/>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14:paraId="7C0864BA" w14:textId="77777777" w:rsidR="009553A4" w:rsidRPr="00E77497" w:rsidRDefault="009553A4" w:rsidP="009553A4">
      <w:pPr>
        <w:pStyle w:val="Alg4"/>
        <w:numPr>
          <w:ilvl w:val="3"/>
          <w:numId w:val="570"/>
        </w:numPr>
        <w:spacing w:after="22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14:paraId="690D28AE" w14:textId="77777777" w:rsidR="009553A4" w:rsidRPr="00E77497" w:rsidRDefault="009553A4" w:rsidP="009553A4">
      <w:pPr>
        <w:pStyle w:val="Alg4"/>
        <w:numPr>
          <w:ilvl w:val="2"/>
          <w:numId w:val="570"/>
        </w:numPr>
        <w:spacing w:after="220"/>
        <w:contextualSpacing/>
      </w:pPr>
      <w:r w:rsidRPr="00E77497">
        <w:t>Else,</w:t>
      </w:r>
    </w:p>
    <w:p w14:paraId="38DE97D1" w14:textId="77777777" w:rsidR="009553A4" w:rsidRPr="00E77497" w:rsidRDefault="009553A4" w:rsidP="009553A4">
      <w:pPr>
        <w:pStyle w:val="Alg4"/>
        <w:numPr>
          <w:ilvl w:val="3"/>
          <w:numId w:val="570"/>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4E730963" w14:textId="77777777" w:rsidR="009553A4" w:rsidRDefault="009553A4" w:rsidP="009553A4">
      <w:pPr>
        <w:pStyle w:val="Alg4"/>
        <w:numPr>
          <w:ilvl w:val="3"/>
          <w:numId w:val="570"/>
        </w:numPr>
      </w:pPr>
      <w:r>
        <w:t xml:space="preserve">Assert: </w:t>
      </w:r>
      <w:r w:rsidRPr="00D838A6">
        <w:rPr>
          <w:i/>
        </w:rPr>
        <w:t>status</w:t>
      </w:r>
      <w:r>
        <w:t xml:space="preserve"> is never an abrupt completion.</w:t>
      </w:r>
    </w:p>
    <w:p w14:paraId="2E3BFA5A" w14:textId="77777777" w:rsidR="009553A4" w:rsidRDefault="009553A4" w:rsidP="009553A4">
      <w:pPr>
        <w:pStyle w:val="Alg4"/>
        <w:numPr>
          <w:ilvl w:val="1"/>
          <w:numId w:val="570"/>
        </w:numPr>
      </w:pPr>
      <w:r>
        <w:rPr>
          <w:iCs/>
        </w:rPr>
        <w:t xml:space="preserve">If </w:t>
      </w:r>
      <w:r>
        <w:rPr>
          <w:i/>
        </w:rPr>
        <w:t>d</w:t>
      </w:r>
      <w:r>
        <w:rPr>
          <w:iCs/>
        </w:rPr>
        <w:t xml:space="preserve"> is a </w:t>
      </w:r>
      <w:r>
        <w:rPr>
          <w:i/>
        </w:rPr>
        <w:t>GeneratorDeclaration</w:t>
      </w:r>
      <w:r>
        <w:rPr>
          <w:iCs/>
        </w:rPr>
        <w:t xml:space="preserve"> production, then</w:t>
      </w:r>
    </w:p>
    <w:p w14:paraId="4E000AF0" w14:textId="77777777" w:rsidR="009553A4" w:rsidRDefault="009553A4" w:rsidP="009553A4">
      <w:pPr>
        <w:pStyle w:val="Alg4"/>
        <w:numPr>
          <w:ilvl w:val="2"/>
          <w:numId w:val="570"/>
        </w:numPr>
      </w:pPr>
      <w:r w:rsidRPr="003B4312">
        <w:t xml:space="preserve">Append </w:t>
      </w:r>
      <w:r>
        <w:rPr>
          <w:i/>
        </w:rPr>
        <w:t>d</w:t>
      </w:r>
      <w:r w:rsidRPr="008B7F6F">
        <w:t xml:space="preserve"> to </w:t>
      </w:r>
      <w:r>
        <w:rPr>
          <w:i/>
        </w:rPr>
        <w:t>functionsToInitialise</w:t>
      </w:r>
      <w:r w:rsidRPr="008B7F6F">
        <w:t>.</w:t>
      </w:r>
    </w:p>
    <w:p w14:paraId="72B07486" w14:textId="77777777" w:rsidR="009553A4" w:rsidRPr="004D1BD1" w:rsidRDefault="009553A4" w:rsidP="009553A4">
      <w:pPr>
        <w:pStyle w:val="Alg4"/>
        <w:numPr>
          <w:ilvl w:val="0"/>
          <w:numId w:val="570"/>
        </w:numPr>
      </w:pPr>
      <w:r w:rsidRPr="00E77497">
        <w:t xml:space="preserve">For each </w:t>
      </w:r>
      <w:r>
        <w:rPr>
          <w:iCs/>
        </w:rPr>
        <w:t>production</w:t>
      </w:r>
      <w:r w:rsidRPr="00E77497">
        <w:t xml:space="preserve"> </w:t>
      </w:r>
      <w:r w:rsidRPr="00E77497">
        <w:rPr>
          <w:i/>
        </w:rPr>
        <w:t>f</w:t>
      </w:r>
      <w:r w:rsidRPr="00E77497">
        <w:t xml:space="preserve"> in </w:t>
      </w:r>
      <w:r>
        <w:rPr>
          <w:i/>
        </w:rPr>
        <w:t>functionsToInitialise</w:t>
      </w:r>
      <w:r w:rsidRPr="00E77497">
        <w:t>, do</w:t>
      </w:r>
    </w:p>
    <w:p w14:paraId="767322A0" w14:textId="77777777" w:rsidR="009553A4" w:rsidRPr="009C202C" w:rsidRDefault="009553A4" w:rsidP="009553A4">
      <w:pPr>
        <w:pStyle w:val="Alg4"/>
        <w:numPr>
          <w:ilvl w:val="1"/>
          <w:numId w:val="570"/>
        </w:numPr>
        <w:rPr>
          <w:i/>
        </w:rPr>
      </w:pPr>
      <w:r w:rsidRPr="00E65A34">
        <w:t xml:space="preserve">Let </w:t>
      </w:r>
      <w:r w:rsidRPr="009C202C">
        <w:rPr>
          <w:i/>
        </w:rPr>
        <w:t>fn</w:t>
      </w:r>
      <w:r w:rsidRPr="009C202C">
        <w:t xml:space="preserve"> be the sole element of the BoundNames of </w:t>
      </w:r>
      <w:r w:rsidRPr="009C202C">
        <w:rPr>
          <w:i/>
        </w:rPr>
        <w:t>f.</w:t>
      </w:r>
    </w:p>
    <w:p w14:paraId="3A044E55" w14:textId="77777777" w:rsidR="009553A4" w:rsidRPr="006B6D0A" w:rsidRDefault="009553A4" w:rsidP="009553A4">
      <w:pPr>
        <w:pStyle w:val="Alg4"/>
        <w:numPr>
          <w:ilvl w:val="1"/>
          <w:numId w:val="570"/>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14:paraId="523DF69C" w14:textId="77777777" w:rsidR="009553A4" w:rsidRPr="009C202C" w:rsidRDefault="009553A4" w:rsidP="009553A4">
      <w:pPr>
        <w:pStyle w:val="Alg4"/>
        <w:numPr>
          <w:ilvl w:val="1"/>
          <w:numId w:val="570"/>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14:paraId="2E2A8F72" w14:textId="77777777" w:rsidR="009553A4" w:rsidRDefault="009553A4" w:rsidP="009553A4">
      <w:pPr>
        <w:pStyle w:val="Alg4"/>
        <w:numPr>
          <w:ilvl w:val="1"/>
          <w:numId w:val="570"/>
        </w:numPr>
      </w:pPr>
      <w:r>
        <w:t xml:space="preserve">Assert: </w:t>
      </w:r>
      <w:r w:rsidRPr="00D838A6">
        <w:rPr>
          <w:i/>
        </w:rPr>
        <w:t>status</w:t>
      </w:r>
      <w:r>
        <w:t xml:space="preserve"> is never an abrupt completion.</w:t>
      </w:r>
    </w:p>
    <w:p w14:paraId="31CDDAE9" w14:textId="77777777" w:rsidR="009553A4" w:rsidRPr="00E77497" w:rsidRDefault="009553A4" w:rsidP="009553A4">
      <w:pPr>
        <w:pStyle w:val="Alg4"/>
        <w:numPr>
          <w:ilvl w:val="0"/>
          <w:numId w:val="570"/>
        </w:numPr>
        <w:tabs>
          <w:tab w:val="left" w:pos="720"/>
        </w:tabs>
        <w:rPr>
          <w:rFonts w:ascii="Arial" w:hAnsi="Arial" w:cs="Arial"/>
          <w:sz w:val="18"/>
        </w:rPr>
      </w:pPr>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initialised until after parameter initialization</w:t>
      </w:r>
      <w:r w:rsidRPr="00E77497">
        <w:rPr>
          <w:rFonts w:ascii="Arial" w:hAnsi="Arial" w:cs="Arial"/>
          <w:sz w:val="18"/>
        </w:rPr>
        <w:t>.</w:t>
      </w:r>
    </w:p>
    <w:p w14:paraId="4153F5F6" w14:textId="77777777" w:rsidR="009553A4" w:rsidRDefault="009553A4" w:rsidP="009553A4">
      <w:pPr>
        <w:pStyle w:val="Alg4"/>
        <w:numPr>
          <w:ilvl w:val="0"/>
          <w:numId w:val="570"/>
        </w:numPr>
        <w:tabs>
          <w:tab w:val="left" w:pos="720"/>
        </w:tabs>
        <w:rPr>
          <w:rFonts w:ascii="Arial" w:hAnsi="Arial" w:cs="Arial"/>
          <w:sz w:val="18"/>
        </w:rPr>
      </w:pPr>
      <w:r w:rsidRPr="00FD2775">
        <w:t>Let</w:t>
      </w:r>
      <w:r>
        <w:rPr>
          <w:rFonts w:ascii="Arial" w:hAnsi="Arial" w:cs="Arial"/>
          <w:sz w:val="18"/>
        </w:rPr>
        <w:t xml:space="preserve"> </w:t>
      </w:r>
      <w:r>
        <w:rPr>
          <w:i/>
        </w:rPr>
        <w:t>ao</w:t>
      </w:r>
      <w:r w:rsidRPr="00546435">
        <w:t xml:space="preserve"> be the result of </w:t>
      </w:r>
      <w:r w:rsidRPr="000358AB">
        <w:t>InstantiateArgumentsObject</w:t>
      </w:r>
      <w:r w:rsidRPr="00E77497">
        <w:t xml:space="preserve"> with argument </w:t>
      </w:r>
      <w:r w:rsidRPr="00E77497">
        <w:rPr>
          <w:i/>
        </w:rPr>
        <w:t>argumentsList.</w:t>
      </w:r>
    </w:p>
    <w:p w14:paraId="4D0FA5A0" w14:textId="77777777" w:rsidR="009553A4" w:rsidRPr="00B820AB" w:rsidRDefault="009553A4" w:rsidP="009553A4">
      <w:pPr>
        <w:pStyle w:val="Alg4"/>
        <w:numPr>
          <w:ilvl w:val="0"/>
          <w:numId w:val="570"/>
        </w:numPr>
      </w:pPr>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argumentsObjectNeeded  </w:t>
      </w:r>
      <w:r>
        <w:rPr>
          <w:rFonts w:ascii="Arial" w:hAnsi="Arial" w:cs="Arial"/>
          <w:sz w:val="18"/>
        </w:rPr>
        <w:t xml:space="preserve">is </w:t>
      </w:r>
      <w:r>
        <w:rPr>
          <w:b/>
          <w:sz w:val="18"/>
        </w:rPr>
        <w:t>false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p>
    <w:p w14:paraId="6C51BAFF" w14:textId="77777777" w:rsidR="009553A4" w:rsidRDefault="009553A4" w:rsidP="009553A4">
      <w:pPr>
        <w:pStyle w:val="Alg4"/>
        <w:numPr>
          <w:ilvl w:val="0"/>
          <w:numId w:val="570"/>
        </w:numPr>
        <w:tabs>
          <w:tab w:val="left" w:pos="720"/>
        </w:tabs>
        <w:rPr>
          <w:rFonts w:ascii="Arial" w:hAnsi="Arial" w:cs="Arial"/>
          <w:sz w:val="18"/>
        </w:rPr>
      </w:pPr>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p>
    <w:p w14:paraId="167FBA9B" w14:textId="77777777" w:rsidR="009553A4" w:rsidRDefault="009553A4" w:rsidP="009553A4">
      <w:pPr>
        <w:pStyle w:val="Alg4"/>
        <w:numPr>
          <w:ilvl w:val="0"/>
          <w:numId w:val="570"/>
        </w:numPr>
      </w:pPr>
      <w:r>
        <w:t>ReturnIfAbrupt(</w:t>
      </w:r>
      <w:r w:rsidRPr="00C91100">
        <w:rPr>
          <w:i/>
        </w:rPr>
        <w:t>formalStatus</w:t>
      </w:r>
      <w:r>
        <w:t>).</w:t>
      </w:r>
    </w:p>
    <w:p w14:paraId="3D268A6D" w14:textId="77777777" w:rsidR="009553A4" w:rsidRPr="00E77497" w:rsidRDefault="009553A4" w:rsidP="009553A4">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Pr>
          <w:b/>
        </w:rPr>
        <w:t>true</w:t>
      </w:r>
      <w:r w:rsidRPr="00E77497">
        <w:t>, then</w:t>
      </w:r>
    </w:p>
    <w:p w14:paraId="0A994155" w14:textId="77777777" w:rsidR="009553A4" w:rsidRPr="00E77497" w:rsidRDefault="009553A4" w:rsidP="009553A4">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14:paraId="346C032A" w14:textId="77777777" w:rsidR="009553A4" w:rsidRPr="00E77497" w:rsidRDefault="009553A4" w:rsidP="009553A4">
      <w:pPr>
        <w:pStyle w:val="Alg4"/>
        <w:numPr>
          <w:ilvl w:val="2"/>
          <w:numId w:val="570"/>
        </w:numPr>
        <w:tabs>
          <w:tab w:val="left" w:pos="720"/>
        </w:tabs>
      </w:pPr>
      <w:r>
        <w:t>Perform the abstract operation</w:t>
      </w:r>
      <w:r w:rsidRPr="00546435">
        <w:t xml:space="preserve"> </w:t>
      </w:r>
      <w:r>
        <w:t>Complete</w:t>
      </w:r>
      <w:r w:rsidRPr="009C202C">
        <w:t>StrictArgumentsObject</w:t>
      </w:r>
      <w:r w:rsidRPr="00E77497">
        <w:t xml:space="preserve"> with argument </w:t>
      </w:r>
      <w:r>
        <w:rPr>
          <w:i/>
        </w:rPr>
        <w:t>ao</w:t>
      </w:r>
      <w:r w:rsidRPr="00E77497">
        <w:rPr>
          <w:i/>
        </w:rPr>
        <w:t>.</w:t>
      </w:r>
      <w:r w:rsidRPr="00E77497">
        <w:t xml:space="preserve"> </w:t>
      </w:r>
    </w:p>
    <w:p w14:paraId="2EC23F52" w14:textId="77777777" w:rsidR="009553A4" w:rsidRPr="00E77497" w:rsidRDefault="009553A4" w:rsidP="009553A4">
      <w:pPr>
        <w:pStyle w:val="Alg4"/>
        <w:numPr>
          <w:ilvl w:val="1"/>
          <w:numId w:val="570"/>
        </w:numPr>
      </w:pPr>
      <w:r w:rsidRPr="00E77497">
        <w:t>Else,</w:t>
      </w:r>
    </w:p>
    <w:p w14:paraId="6D03F731" w14:textId="77777777" w:rsidR="009553A4" w:rsidRPr="00E77497" w:rsidRDefault="009553A4" w:rsidP="009553A4">
      <w:pPr>
        <w:pStyle w:val="Alg4"/>
        <w:numPr>
          <w:ilvl w:val="2"/>
          <w:numId w:val="570"/>
        </w:numPr>
        <w:tabs>
          <w:tab w:val="left" w:pos="720"/>
        </w:tabs>
      </w:pPr>
      <w:r>
        <w:t>P</w:t>
      </w:r>
      <w:r w:rsidRPr="00E77497">
        <w:t xml:space="preserve">erform the abstract operation </w:t>
      </w:r>
      <w:r>
        <w:t>Complete</w:t>
      </w:r>
      <w:r w:rsidRPr="00E77497">
        <w:t xml:space="preserve">MappedArgumentsObject with arguments </w:t>
      </w:r>
      <w:r>
        <w:rPr>
          <w:i/>
        </w:rPr>
        <w:t xml:space="preserve">ao,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p>
    <w:p w14:paraId="4C2EFACD" w14:textId="77777777" w:rsidR="009553A4" w:rsidRPr="00120381" w:rsidRDefault="009553A4" w:rsidP="009553A4">
      <w:pPr>
        <w:pStyle w:val="Alg4"/>
        <w:numPr>
          <w:ilvl w:val="1"/>
          <w:numId w:val="570"/>
        </w:numPr>
        <w:rPr>
          <w:sz w:val="24"/>
          <w:szCs w:val="24"/>
        </w:rPr>
      </w:pPr>
      <w:r w:rsidRPr="00E77497">
        <w:t xml:space="preserve">Call </w:t>
      </w:r>
      <w:r w:rsidRPr="00E77497">
        <w:rPr>
          <w:i/>
        </w:rPr>
        <w:t>env</w:t>
      </w:r>
      <w:r w:rsidRPr="00E77497">
        <w:t xml:space="preserve">’s </w:t>
      </w:r>
      <w:r>
        <w:t>InitialiseBinding</w:t>
      </w:r>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p>
    <w:p w14:paraId="415868CF" w14:textId="77777777" w:rsidR="009553A4" w:rsidRPr="004D1BD1" w:rsidRDefault="009553A4" w:rsidP="009553A4">
      <w:pPr>
        <w:pStyle w:val="Alg4"/>
        <w:numPr>
          <w:ilvl w:val="0"/>
          <w:numId w:val="570"/>
        </w:numPr>
        <w:spacing w:after="240"/>
      </w:pPr>
      <w:r w:rsidRPr="004D1BD1">
        <w:t>Return</w:t>
      </w:r>
      <w:r>
        <w:t xml:space="preserve"> NormalCompletion(</w:t>
      </w:r>
      <w:r w:rsidRPr="009B3B81">
        <w:rPr>
          <w:rFonts w:ascii="Arial" w:hAnsi="Arial" w:cs="Arial"/>
        </w:rPr>
        <w:t>empty</w:t>
      </w:r>
      <w:r>
        <w:t>)</w:t>
      </w:r>
      <w:r w:rsidRPr="004D1BD1">
        <w:t>.</w:t>
      </w:r>
    </w:p>
    <w:p w14:paraId="77B99AF9" w14:textId="77777777" w:rsidR="005D37A2" w:rsidRPr="00E77497" w:rsidRDefault="005D37A2" w:rsidP="005D37A2">
      <w:pPr>
        <w:pStyle w:val="20"/>
      </w:pPr>
      <w:bookmarkStart w:id="547" w:name="_Ref365537558"/>
      <w:bookmarkStart w:id="548" w:name="_Toc366141817"/>
      <w:r>
        <w:t>Built-in Exotic</w:t>
      </w:r>
      <w:r w:rsidRPr="00E77497">
        <w:t xml:space="preserve"> Object Internal Methods</w:t>
      </w:r>
      <w:r>
        <w:t xml:space="preserve"> and Data Fields</w:t>
      </w:r>
      <w:bookmarkEnd w:id="547"/>
      <w:bookmarkEnd w:id="548"/>
    </w:p>
    <w:p w14:paraId="267B3121" w14:textId="77777777" w:rsidR="005D37A2" w:rsidRDefault="005D37A2" w:rsidP="005D37A2">
      <w:r>
        <w:t>This specification defines several kinds of built-in exotic objects.  These objects generally behave similar to ordinary objects except for a few specific situations.  The following exotic objects use the ordinary object internal methods except where it is explicitly specified otherwise below:</w:t>
      </w:r>
    </w:p>
    <w:p w14:paraId="5F187D67" w14:textId="77777777" w:rsidR="005D37A2" w:rsidRDefault="005D37A2" w:rsidP="005D37A2">
      <w:pPr>
        <w:pStyle w:val="30"/>
      </w:pPr>
      <w:bookmarkStart w:id="549" w:name="_Toc366141818"/>
      <w:r>
        <w:t>Bound Function Exotic Objects</w:t>
      </w:r>
      <w:bookmarkEnd w:id="549"/>
    </w:p>
    <w:p w14:paraId="498FBE05" w14:textId="77777777" w:rsidR="005D37A2" w:rsidRDefault="005D37A2" w:rsidP="005D37A2">
      <w:r>
        <w:t xml:space="preserve">A </w:t>
      </w:r>
      <w:r>
        <w:rPr>
          <w:i/>
          <w:iCs/>
        </w:rPr>
        <w:t>b</w:t>
      </w:r>
      <w:r w:rsidRPr="00CF6C7E">
        <w:rPr>
          <w:i/>
          <w:iCs/>
        </w:rPr>
        <w:t xml:space="preserve">ound </w:t>
      </w:r>
      <w:r>
        <w:rPr>
          <w:i/>
          <w:iCs/>
        </w:rPr>
        <w:t>f</w:t>
      </w:r>
      <w:r w:rsidRPr="00CF6C7E">
        <w:rPr>
          <w:i/>
          <w:iCs/>
        </w:rPr>
        <w:t>unction</w:t>
      </w:r>
      <w:r>
        <w:t xml:space="preserve"> is an exotic object that wrappers another function object.  A bound function is callable (it has a [[Call]] internal method and may have a [[Construct]] internal method). Calling a bound function generally results in a call of its wrappered function.</w:t>
      </w:r>
    </w:p>
    <w:p w14:paraId="2A79AB59" w14:textId="77777777" w:rsidR="005D37A2" w:rsidRDefault="005D37A2" w:rsidP="005D37A2">
      <w:r>
        <w:t>Bound function objects do not have the internal data properties of ordinary function objects defined in</w:t>
      </w:r>
      <w:r w:rsidR="00D879DF">
        <w:t xml:space="preserve"> </w:t>
      </w:r>
      <w:r w:rsidR="00D879DF">
        <w:fldChar w:fldCharType="begin"/>
      </w:r>
      <w:r w:rsidR="00D879DF">
        <w:instrText xml:space="preserve"> REF _Ref365644826 \h </w:instrText>
      </w:r>
      <w:r w:rsidR="00D879DF">
        <w:fldChar w:fldCharType="separate"/>
      </w:r>
      <w:r w:rsidR="00083CEC">
        <w:t xml:space="preserve">Table </w:t>
      </w:r>
      <w:r w:rsidR="00083CEC">
        <w:rPr>
          <w:noProof/>
        </w:rPr>
        <w:t>25</w:t>
      </w:r>
      <w:r w:rsidR="00D879DF">
        <w:fldChar w:fldCharType="end"/>
      </w:r>
      <w:r>
        <w:t>.  Instead they have the internal data properties defined in</w:t>
      </w:r>
      <w:r w:rsidR="00D879DF">
        <w:t xml:space="preserve"> </w:t>
      </w:r>
      <w:r w:rsidR="00D879DF">
        <w:fldChar w:fldCharType="begin"/>
      </w:r>
      <w:r w:rsidR="00D879DF">
        <w:instrText xml:space="preserve"> REF _Ref365795873 \h </w:instrText>
      </w:r>
      <w:r w:rsidR="00D879DF">
        <w:fldChar w:fldCharType="separate"/>
      </w:r>
      <w:r w:rsidR="00083CEC">
        <w:t xml:space="preserve">Table </w:t>
      </w:r>
      <w:r w:rsidR="00083CEC">
        <w:rPr>
          <w:noProof/>
        </w:rPr>
        <w:t>26</w:t>
      </w:r>
      <w:r w:rsidR="00D879DF">
        <w:fldChar w:fldCharType="end"/>
      </w:r>
      <w:r>
        <w:t xml:space="preserve">. </w:t>
      </w:r>
    </w:p>
    <w:p w14:paraId="18AF2D88" w14:textId="77777777" w:rsidR="005D37A2" w:rsidRDefault="005D37A2" w:rsidP="005D37A2">
      <w:pPr>
        <w:pStyle w:val="afffff4"/>
        <w:keepNext/>
        <w:jc w:val="center"/>
      </w:pPr>
      <w:bookmarkStart w:id="550" w:name="_Ref365795873"/>
      <w:r>
        <w:t xml:space="preserve">Table </w:t>
      </w:r>
      <w:r>
        <w:fldChar w:fldCharType="begin"/>
      </w:r>
      <w:r>
        <w:instrText xml:space="preserve"> SEQ Table \* ARABIC </w:instrText>
      </w:r>
      <w:r>
        <w:fldChar w:fldCharType="separate"/>
      </w:r>
      <w:r w:rsidR="00083CEC">
        <w:rPr>
          <w:noProof/>
        </w:rPr>
        <w:t>26</w:t>
      </w:r>
      <w:r>
        <w:fldChar w:fldCharType="end"/>
      </w:r>
      <w:bookmarkEnd w:id="550"/>
      <w:r>
        <w:rPr>
          <w:lang w:val="en-US"/>
        </w:rPr>
        <w:t xml:space="preserve"> -- </w:t>
      </w:r>
      <w:r w:rsidRPr="00602869">
        <w:rPr>
          <w:lang w:val="en-US"/>
        </w:rPr>
        <w:t xml:space="preserve">Internal Data Properties of </w:t>
      </w:r>
      <w:r>
        <w:rPr>
          <w:lang w:val="en-US"/>
        </w:rPr>
        <w:t>Exotic Bound</w:t>
      </w:r>
      <w:r w:rsidRPr="00602869">
        <w:rPr>
          <w:lang w:val="en-US"/>
        </w:rPr>
        <w:t xml:space="preserve">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5D37A2" w:rsidRPr="00E77497" w14:paraId="4BB4E8F1" w14:textId="77777777" w:rsidTr="005D37A2">
        <w:trPr>
          <w:jc w:val="center"/>
        </w:trPr>
        <w:tc>
          <w:tcPr>
            <w:tcW w:w="2409" w:type="dxa"/>
            <w:tcBorders>
              <w:top w:val="single" w:sz="12" w:space="0" w:color="000000"/>
              <w:left w:val="single" w:sz="6" w:space="0" w:color="000000"/>
              <w:bottom w:val="single" w:sz="6" w:space="0" w:color="000000"/>
              <w:right w:val="nil"/>
            </w:tcBorders>
            <w:shd w:val="solid" w:color="C0C0C0" w:fill="FFFFFF"/>
          </w:tcPr>
          <w:p w14:paraId="137276BA" w14:textId="77777777"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14:paraId="29417984" w14:textId="77777777" w:rsidR="005D37A2" w:rsidRPr="00E77497" w:rsidRDefault="005D37A2" w:rsidP="005D37A2">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14:paraId="4FDF7C6B" w14:textId="77777777"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5D37A2" w:rsidRPr="00E77497" w14:paraId="7E75A3DE" w14:textId="77777777" w:rsidTr="005D37A2">
        <w:trPr>
          <w:jc w:val="center"/>
        </w:trPr>
        <w:tc>
          <w:tcPr>
            <w:tcW w:w="2409" w:type="dxa"/>
          </w:tcPr>
          <w:p w14:paraId="765937BE" w14:textId="77777777" w:rsidR="005D37A2" w:rsidRPr="00E77497" w:rsidRDefault="005D37A2" w:rsidP="005D37A2">
            <w:pPr>
              <w:keepNext/>
              <w:spacing w:after="0"/>
            </w:pPr>
            <w:r>
              <w:t>[[BoundTargetFunction]]</w:t>
            </w:r>
          </w:p>
        </w:tc>
        <w:tc>
          <w:tcPr>
            <w:tcW w:w="1620" w:type="dxa"/>
          </w:tcPr>
          <w:p w14:paraId="57BC7E31" w14:textId="77777777" w:rsidR="005D37A2" w:rsidRPr="00E77497" w:rsidRDefault="005D37A2" w:rsidP="005D37A2">
            <w:pPr>
              <w:keepNext/>
              <w:spacing w:after="0"/>
              <w:jc w:val="left"/>
            </w:pPr>
            <w:r>
              <w:t>Callable Object</w:t>
            </w:r>
          </w:p>
        </w:tc>
        <w:tc>
          <w:tcPr>
            <w:tcW w:w="5466" w:type="dxa"/>
          </w:tcPr>
          <w:p w14:paraId="7541F58A" w14:textId="77777777" w:rsidR="005D37A2" w:rsidRDefault="005D37A2" w:rsidP="005D37A2">
            <w:pPr>
              <w:keepNext/>
              <w:spacing w:after="0"/>
            </w:pPr>
            <w:r>
              <w:t>The wrappered function object.</w:t>
            </w:r>
          </w:p>
        </w:tc>
      </w:tr>
      <w:tr w:rsidR="005D37A2" w:rsidRPr="00E77497" w14:paraId="5C7277C0" w14:textId="77777777" w:rsidTr="005D37A2">
        <w:trPr>
          <w:jc w:val="center"/>
        </w:trPr>
        <w:tc>
          <w:tcPr>
            <w:tcW w:w="2409" w:type="dxa"/>
          </w:tcPr>
          <w:p w14:paraId="021C7BDB" w14:textId="77777777" w:rsidR="005D37A2" w:rsidRPr="00E77497" w:rsidRDefault="005D37A2" w:rsidP="005D37A2">
            <w:pPr>
              <w:keepNext/>
              <w:spacing w:after="0"/>
            </w:pPr>
            <w:r>
              <w:t>[[BoundThis]]</w:t>
            </w:r>
          </w:p>
        </w:tc>
        <w:tc>
          <w:tcPr>
            <w:tcW w:w="1620" w:type="dxa"/>
          </w:tcPr>
          <w:p w14:paraId="19C82BF2" w14:textId="77777777" w:rsidR="005D37A2" w:rsidRPr="00E77497" w:rsidRDefault="005D37A2" w:rsidP="005D37A2">
            <w:pPr>
              <w:keepNext/>
              <w:spacing w:after="0"/>
              <w:jc w:val="left"/>
            </w:pPr>
            <w:r>
              <w:t>Any</w:t>
            </w:r>
          </w:p>
        </w:tc>
        <w:tc>
          <w:tcPr>
            <w:tcW w:w="5466" w:type="dxa"/>
          </w:tcPr>
          <w:p w14:paraId="2F4A9CEA" w14:textId="77777777" w:rsidR="005D37A2" w:rsidRDefault="005D37A2" w:rsidP="005D37A2">
            <w:pPr>
              <w:keepNext/>
              <w:spacing w:after="0"/>
            </w:pPr>
            <w:r>
              <w:t xml:space="preserve">The value that is always passed as the </w:t>
            </w:r>
            <w:r w:rsidRPr="00CF6C7E">
              <w:rPr>
                <w:b/>
                <w:bCs/>
              </w:rPr>
              <w:t>this</w:t>
            </w:r>
            <w:r>
              <w:t xml:space="preserve"> value when calling the wrappered function. </w:t>
            </w:r>
          </w:p>
        </w:tc>
      </w:tr>
      <w:tr w:rsidR="005D37A2" w:rsidRPr="00E77497" w14:paraId="1575A2BA" w14:textId="77777777" w:rsidTr="005D37A2">
        <w:trPr>
          <w:jc w:val="center"/>
        </w:trPr>
        <w:tc>
          <w:tcPr>
            <w:tcW w:w="2409" w:type="dxa"/>
          </w:tcPr>
          <w:p w14:paraId="2E68EA2D" w14:textId="77777777" w:rsidR="005D37A2" w:rsidRPr="00E77497" w:rsidRDefault="005D37A2" w:rsidP="005D37A2">
            <w:pPr>
              <w:keepNext/>
              <w:spacing w:after="0"/>
            </w:pPr>
            <w:r>
              <w:t>[[BoundArguments]]</w:t>
            </w:r>
          </w:p>
        </w:tc>
        <w:tc>
          <w:tcPr>
            <w:tcW w:w="1620" w:type="dxa"/>
          </w:tcPr>
          <w:p w14:paraId="09EC89A2" w14:textId="77777777" w:rsidR="005D37A2" w:rsidRPr="00E77497" w:rsidRDefault="005D37A2" w:rsidP="005D37A2">
            <w:pPr>
              <w:keepNext/>
              <w:spacing w:after="0"/>
              <w:jc w:val="left"/>
            </w:pPr>
            <w:r>
              <w:t>List of Any</w:t>
            </w:r>
          </w:p>
        </w:tc>
        <w:tc>
          <w:tcPr>
            <w:tcW w:w="5466" w:type="dxa"/>
          </w:tcPr>
          <w:p w14:paraId="5268B1B1" w14:textId="77777777" w:rsidR="005D37A2" w:rsidRDefault="005D37A2" w:rsidP="005D37A2">
            <w:pPr>
              <w:keepNext/>
              <w:spacing w:after="0"/>
            </w:pPr>
            <w:r>
              <w:t>A list of values that whose elements are used as the first arguments to any call to the wrappered function.</w:t>
            </w:r>
          </w:p>
        </w:tc>
      </w:tr>
    </w:tbl>
    <w:p w14:paraId="5CF081BA" w14:textId="77777777" w:rsidR="005D37A2" w:rsidRDefault="005D37A2" w:rsidP="005D37A2">
      <w:pPr>
        <w:spacing w:before="240"/>
      </w:pPr>
      <w:r>
        <w:t xml:space="preserve">Unlike ordinary function objects, bound function objects do not use alternative definitions of the [[Get]] and [[GetOwnPropety]] internal methods.  Bound function objects provide all of the essential internal methods as specified in </w:t>
      </w:r>
      <w:r w:rsidR="00C04626">
        <w:fldChar w:fldCharType="begin"/>
      </w:r>
      <w:r w:rsidR="00C04626">
        <w:instrText xml:space="preserve"> REF _Ref365538212 \r \h </w:instrText>
      </w:r>
      <w:r w:rsidR="00C04626">
        <w:fldChar w:fldCharType="separate"/>
      </w:r>
      <w:r w:rsidR="00083CEC">
        <w:t>9.1</w:t>
      </w:r>
      <w:r w:rsidR="00C04626">
        <w:fldChar w:fldCharType="end"/>
      </w:r>
      <w:r>
        <w:t>.  However, they use the following definitions for the essential internal methods of function objects.</w:t>
      </w:r>
    </w:p>
    <w:p w14:paraId="11AD9357" w14:textId="77777777" w:rsidR="005D37A2" w:rsidRPr="00E77497" w:rsidRDefault="005D37A2" w:rsidP="005D37A2">
      <w:pPr>
        <w:pStyle w:val="40"/>
      </w:pPr>
      <w:bookmarkStart w:id="551" w:name="_Ref365531861"/>
      <w:r w:rsidRPr="00E77497">
        <w:t>[[Call]]</w:t>
      </w:r>
      <w:bookmarkEnd w:id="551"/>
    </w:p>
    <w:p w14:paraId="4AFA311E" w14:textId="77777777" w:rsidR="005D37A2" w:rsidRPr="00E77497" w:rsidRDefault="005D37A2" w:rsidP="005D37A2">
      <w:r w:rsidRPr="00E77497">
        <w:t>When the [[Call]]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which was created using the bind function is called with</w:t>
      </w:r>
      <w:r w:rsidRPr="009C13FC">
        <w:t xml:space="preserve">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the following steps are taken:</w:t>
      </w:r>
    </w:p>
    <w:p w14:paraId="7B3B34CB" w14:textId="77777777" w:rsidR="005D37A2" w:rsidRPr="00E77497" w:rsidRDefault="005D37A2" w:rsidP="005D37A2">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w:t>
      </w:r>
      <w:r w:rsidRPr="00F97E8E">
        <w:t>BoundArguments</w:t>
      </w:r>
      <w:r w:rsidRPr="00E77497">
        <w:t>]] internal</w:t>
      </w:r>
      <w:r>
        <w:t xml:space="preserve"> data</w:t>
      </w:r>
      <w:r w:rsidRPr="00E77497">
        <w:t xml:space="preserve"> property.</w:t>
      </w:r>
    </w:p>
    <w:p w14:paraId="29655B57" w14:textId="77777777" w:rsidR="005D37A2" w:rsidRPr="00E77497" w:rsidRDefault="005D37A2" w:rsidP="005D37A2">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w:t>
      </w:r>
      <w:r>
        <w:t xml:space="preserve">data </w:t>
      </w:r>
      <w:r w:rsidRPr="00E77497">
        <w:t>property.</w:t>
      </w:r>
    </w:p>
    <w:p w14:paraId="306DDB5E" w14:textId="77777777" w:rsidR="005D37A2" w:rsidRPr="00E77497" w:rsidRDefault="005D37A2" w:rsidP="005D37A2">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14:paraId="018578EC" w14:textId="77777777" w:rsidR="005D37A2" w:rsidRPr="00E77497" w:rsidRDefault="005D37A2" w:rsidP="005D37A2">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03414D">
        <w:rPr>
          <w:i/>
        </w:rPr>
        <w:t>argumentsList</w:t>
      </w:r>
      <w:r w:rsidRPr="00E77497" w:rsidDel="009C13FC">
        <w:rPr>
          <w:i/>
        </w:rPr>
        <w:t xml:space="preserve"> </w:t>
      </w:r>
      <w:r w:rsidRPr="00E77497">
        <w:t>in the same order.</w:t>
      </w:r>
    </w:p>
    <w:p w14:paraId="787CAC0E" w14:textId="77777777" w:rsidR="005D37A2" w:rsidRPr="00E77497" w:rsidRDefault="005D37A2" w:rsidP="005D37A2">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w:t>
      </w:r>
      <w:r w:rsidRPr="006637C6">
        <w:rPr>
          <w:i/>
        </w:rPr>
        <w:t>this</w:t>
      </w:r>
      <w:r>
        <w:rPr>
          <w:i/>
        </w:rPr>
        <w:t>Argument</w:t>
      </w:r>
      <w:r w:rsidRPr="00E77497">
        <w:t xml:space="preserve"> and providing </w:t>
      </w:r>
      <w:r w:rsidRPr="00E77497">
        <w:rPr>
          <w:i/>
        </w:rPr>
        <w:t>args</w:t>
      </w:r>
      <w:r w:rsidRPr="00E77497">
        <w:t xml:space="preserve"> as </w:t>
      </w:r>
      <w:r w:rsidRPr="0003414D">
        <w:rPr>
          <w:i/>
        </w:rPr>
        <w:t>argumentsList</w:t>
      </w:r>
      <w:r w:rsidRPr="00E77497">
        <w:t>.</w:t>
      </w:r>
    </w:p>
    <w:p w14:paraId="61E18960" w14:textId="77777777" w:rsidR="005D37A2" w:rsidRPr="00E77497" w:rsidRDefault="005D37A2" w:rsidP="005D37A2">
      <w:pPr>
        <w:pStyle w:val="40"/>
      </w:pPr>
      <w:bookmarkStart w:id="552" w:name="_Ref365531872"/>
      <w:r w:rsidRPr="00E77497">
        <w:t>[[Construct]]</w:t>
      </w:r>
      <w:bookmarkEnd w:id="552"/>
    </w:p>
    <w:p w14:paraId="246009A9" w14:textId="77777777" w:rsidR="005D37A2" w:rsidRPr="00E77497" w:rsidRDefault="005D37A2" w:rsidP="005D37A2">
      <w:r w:rsidRPr="00E77497">
        <w:t>When the [[Construct]]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135F4D72" w14:textId="77777777" w:rsidR="005D37A2" w:rsidRPr="00E77497" w:rsidRDefault="005D37A2" w:rsidP="005D37A2">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14:paraId="4A2AD8F8" w14:textId="77777777" w:rsidR="005D37A2" w:rsidRPr="00E77497" w:rsidRDefault="005D37A2" w:rsidP="005D37A2">
      <w:pPr>
        <w:pStyle w:val="Alg4"/>
        <w:numPr>
          <w:ilvl w:val="0"/>
          <w:numId w:val="192"/>
        </w:numPr>
      </w:pPr>
      <w:r>
        <w:t>Asset:</w:t>
      </w:r>
      <w:r w:rsidRPr="00E77497">
        <w:t xml:space="preserve"> </w:t>
      </w:r>
      <w:r w:rsidRPr="00E77497">
        <w:rPr>
          <w:i/>
        </w:rPr>
        <w:t>target</w:t>
      </w:r>
      <w:r w:rsidRPr="00E77497">
        <w:t xml:space="preserve"> has </w:t>
      </w:r>
      <w:r>
        <w:t>a</w:t>
      </w:r>
      <w:r w:rsidRPr="00E77497">
        <w:t xml:space="preserve"> [[Construct]] internal method.</w:t>
      </w:r>
    </w:p>
    <w:p w14:paraId="68D271AA" w14:textId="77777777" w:rsidR="005D37A2" w:rsidRPr="00E77497" w:rsidRDefault="005D37A2" w:rsidP="005D37A2">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w:t>
      </w:r>
      <w:r w:rsidRPr="00F97E8E">
        <w:t>BoundArguments</w:t>
      </w:r>
      <w:r>
        <w:t>]]</w:t>
      </w:r>
      <w:r w:rsidRPr="00E77497">
        <w:t xml:space="preserve"> internal</w:t>
      </w:r>
      <w:r>
        <w:t xml:space="preserve"> data</w:t>
      </w:r>
      <w:r w:rsidRPr="00E77497">
        <w:t xml:space="preserve"> property.</w:t>
      </w:r>
    </w:p>
    <w:p w14:paraId="6C5F8336" w14:textId="77777777" w:rsidR="005D37A2" w:rsidRPr="00E77497" w:rsidRDefault="005D37A2" w:rsidP="005D37A2">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2739A382" w14:textId="77777777" w:rsidR="005D37A2" w:rsidRPr="00E77497" w:rsidRDefault="005D37A2" w:rsidP="005D37A2">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14:paraId="6942737D" w14:textId="77777777" w:rsidR="005D37A2" w:rsidRPr="00915511" w:rsidRDefault="005D37A2" w:rsidP="005D37A2">
      <w:pPr>
        <w:pStyle w:val="40"/>
      </w:pPr>
      <w:r w:rsidRPr="00915511">
        <w:t>BoundFunctionCreate Abstract Operation</w:t>
      </w:r>
    </w:p>
    <w:p w14:paraId="35556444" w14:textId="77777777" w:rsidR="005D37A2" w:rsidRDefault="005D37A2" w:rsidP="005D37A2">
      <w:r>
        <w:t xml:space="preserve">The abstract operation BoundFunctionCreate with arguments </w:t>
      </w:r>
      <w:r>
        <w:rPr>
          <w:rFonts w:ascii="Times New Roman" w:eastAsia="Times New Roman" w:hAnsi="Times New Roman"/>
          <w:i/>
          <w:spacing w:val="6"/>
          <w:lang w:eastAsia="en-US"/>
        </w:rPr>
        <w:t>target</w:t>
      </w:r>
      <w:r w:rsidRPr="00E03C6B">
        <w:rPr>
          <w:rFonts w:ascii="Times New Roman" w:eastAsia="Times New Roman" w:hAnsi="Times New Roman"/>
          <w:i/>
          <w:spacing w:val="6"/>
          <w:lang w:eastAsia="en-US"/>
        </w:rPr>
        <w:t>Function</w:t>
      </w:r>
      <w:r>
        <w:t xml:space="preserve">, </w:t>
      </w:r>
      <w:r w:rsidRPr="00E03C6B">
        <w:rPr>
          <w:rFonts w:ascii="Times New Roman" w:eastAsia="Times New Roman" w:hAnsi="Times New Roman"/>
          <w:i/>
          <w:spacing w:val="6"/>
          <w:lang w:eastAsia="en-US"/>
        </w:rPr>
        <w:t>boundThis</w:t>
      </w:r>
      <w:r>
        <w:rPr>
          <w:iCs/>
        </w:rPr>
        <w:t xml:space="preserve"> and </w:t>
      </w:r>
      <w:r w:rsidRPr="00E03C6B">
        <w:rPr>
          <w:rFonts w:ascii="Times New Roman" w:eastAsia="Times New Roman" w:hAnsi="Times New Roman"/>
          <w:i/>
          <w:spacing w:val="6"/>
          <w:lang w:eastAsia="en-US"/>
        </w:rPr>
        <w:t>boundArgs</w:t>
      </w:r>
      <w:r>
        <w:t xml:space="preserve"> is used to specify the creation of new Bound Function exotic objects. It performs the following steps:</w:t>
      </w:r>
    </w:p>
    <w:p w14:paraId="27F46716" w14:textId="77777777" w:rsidR="005D37A2" w:rsidRDefault="005D37A2" w:rsidP="005D37A2">
      <w:pPr>
        <w:pStyle w:val="Alg4"/>
        <w:numPr>
          <w:ilvl w:val="0"/>
          <w:numId w:val="1267"/>
        </w:numPr>
      </w:pPr>
      <w:r>
        <w:t xml:space="preserve">Let </w:t>
      </w:r>
      <w:r w:rsidRPr="000A2242">
        <w:rPr>
          <w:i/>
        </w:rPr>
        <w:t>proto</w:t>
      </w:r>
      <w:r>
        <w:t xml:space="preserve"> be the intrinsic %FunctionPrototype%.</w:t>
      </w:r>
    </w:p>
    <w:p w14:paraId="66237D6C" w14:textId="77777777" w:rsidR="005D37A2" w:rsidRPr="00E77497" w:rsidRDefault="005D37A2" w:rsidP="005D37A2">
      <w:pPr>
        <w:pStyle w:val="Alg4"/>
        <w:numPr>
          <w:ilvl w:val="0"/>
          <w:numId w:val="1267"/>
        </w:numPr>
      </w:pPr>
      <w:r>
        <w:t xml:space="preserve">Let </w:t>
      </w:r>
      <w:r>
        <w:rPr>
          <w:i/>
        </w:rPr>
        <w:t>obj</w:t>
      </w:r>
      <w:r>
        <w:t xml:space="preserve"> be a newly created ECMAScript object</w:t>
      </w:r>
      <w:r w:rsidRPr="00E77497">
        <w:t>.</w:t>
      </w:r>
    </w:p>
    <w:p w14:paraId="7A8F8E8B" w14:textId="77777777" w:rsidR="005D37A2" w:rsidRPr="00FA34E7" w:rsidRDefault="005D37A2" w:rsidP="005D37A2">
      <w:pPr>
        <w:pStyle w:val="Alg4"/>
        <w:numPr>
          <w:ilvl w:val="0"/>
          <w:numId w:val="1267"/>
        </w:numPr>
      </w:pPr>
      <w:r>
        <w:t xml:space="preserve">Set </w:t>
      </w:r>
      <w:r>
        <w:rPr>
          <w:i/>
        </w:rPr>
        <w:t>obj</w:t>
      </w:r>
      <w:r>
        <w:t xml:space="preserve">’s essential internal methods to the default ordinary object definitions specified in </w:t>
      </w:r>
      <w:r w:rsidR="00C04626">
        <w:fldChar w:fldCharType="begin"/>
      </w:r>
      <w:r w:rsidR="00C04626">
        <w:instrText xml:space="preserve"> REF _Ref365538276 \r \h </w:instrText>
      </w:r>
      <w:r w:rsidR="00C04626">
        <w:fldChar w:fldCharType="separate"/>
      </w:r>
      <w:r w:rsidR="00083CEC">
        <w:t>9.1</w:t>
      </w:r>
      <w:r w:rsidR="00C04626">
        <w:fldChar w:fldCharType="end"/>
      </w:r>
      <w:r>
        <w:t>.</w:t>
      </w:r>
    </w:p>
    <w:p w14:paraId="705C636E" w14:textId="77777777" w:rsidR="005D37A2" w:rsidRPr="00E77497" w:rsidRDefault="005D37A2" w:rsidP="005D37A2">
      <w:pPr>
        <w:pStyle w:val="Alg4"/>
        <w:numPr>
          <w:ilvl w:val="0"/>
          <w:numId w:val="1267"/>
        </w:numPr>
      </w:pPr>
      <w:r w:rsidRPr="00E77497">
        <w:t xml:space="preserve">Set the [[Call]] internal </w:t>
      </w:r>
      <w:r>
        <w:t>method</w:t>
      </w:r>
      <w:r w:rsidRPr="00E77497">
        <w:t xml:space="preserve"> of </w:t>
      </w:r>
      <w:r>
        <w:rPr>
          <w:i/>
        </w:rPr>
        <w:t>obj</w:t>
      </w:r>
      <w:r w:rsidRPr="00E77497">
        <w:rPr>
          <w:i/>
        </w:rPr>
        <w:t xml:space="preserve"> </w:t>
      </w:r>
      <w:r w:rsidRPr="00E77497">
        <w:t xml:space="preserve">as described in </w:t>
      </w:r>
      <w:r w:rsidR="00D45A1D">
        <w:fldChar w:fldCharType="begin"/>
      </w:r>
      <w:r w:rsidR="00D45A1D">
        <w:instrText xml:space="preserve"> REF _Ref365531861 \r \h </w:instrText>
      </w:r>
      <w:r w:rsidR="00D45A1D">
        <w:fldChar w:fldCharType="separate"/>
      </w:r>
      <w:r w:rsidR="00083CEC">
        <w:t>9.2.1.1</w:t>
      </w:r>
      <w:r w:rsidR="00D45A1D">
        <w:fldChar w:fldCharType="end"/>
      </w:r>
      <w:r w:rsidRPr="00E77497">
        <w:t>.</w:t>
      </w:r>
    </w:p>
    <w:p w14:paraId="235F5365" w14:textId="77777777" w:rsidR="005D37A2" w:rsidRDefault="005D37A2" w:rsidP="005D37A2">
      <w:pPr>
        <w:pStyle w:val="Alg4"/>
        <w:numPr>
          <w:ilvl w:val="0"/>
          <w:numId w:val="1267"/>
        </w:numPr>
      </w:pPr>
      <w:r>
        <w:t xml:space="preserve">If </w:t>
      </w:r>
      <w:r>
        <w:rPr>
          <w:i/>
          <w:iCs/>
        </w:rPr>
        <w:t>targetFunction</w:t>
      </w:r>
      <w:r>
        <w:t xml:space="preserve"> has a [[Construct]] internal method, then</w:t>
      </w:r>
    </w:p>
    <w:p w14:paraId="1B0F1AD7" w14:textId="77777777" w:rsidR="005D37A2" w:rsidRPr="00E77497" w:rsidRDefault="005D37A2" w:rsidP="005D37A2">
      <w:pPr>
        <w:pStyle w:val="Alg4"/>
        <w:numPr>
          <w:ilvl w:val="1"/>
          <w:numId w:val="1267"/>
        </w:numPr>
      </w:pPr>
      <w:r w:rsidRPr="00E77497">
        <w:t xml:space="preserve">Set the [[Construct]] internal </w:t>
      </w:r>
      <w:r>
        <w:t>method</w:t>
      </w:r>
      <w:r w:rsidRPr="00E77497">
        <w:t xml:space="preserve"> of </w:t>
      </w:r>
      <w:r>
        <w:rPr>
          <w:i/>
        </w:rPr>
        <w:t>obj</w:t>
      </w:r>
      <w:r w:rsidRPr="00E77497">
        <w:rPr>
          <w:i/>
        </w:rPr>
        <w:t xml:space="preserve"> </w:t>
      </w:r>
      <w:r w:rsidRPr="00E77497">
        <w:t xml:space="preserve">as described in </w:t>
      </w:r>
      <w:r w:rsidR="00D45A1D">
        <w:fldChar w:fldCharType="begin"/>
      </w:r>
      <w:r w:rsidR="00D45A1D">
        <w:instrText xml:space="preserve"> REF _Ref365531872 \r \h </w:instrText>
      </w:r>
      <w:r w:rsidR="00D45A1D">
        <w:fldChar w:fldCharType="separate"/>
      </w:r>
      <w:r w:rsidR="00083CEC">
        <w:t>9.2.1.2</w:t>
      </w:r>
      <w:r w:rsidR="00D45A1D">
        <w:fldChar w:fldCharType="end"/>
      </w:r>
      <w:r w:rsidRPr="00E77497">
        <w:t>.</w:t>
      </w:r>
    </w:p>
    <w:p w14:paraId="2D857915" w14:textId="77777777" w:rsidR="005D37A2" w:rsidRPr="00E77497" w:rsidRDefault="005D37A2" w:rsidP="005D37A2">
      <w:pPr>
        <w:pStyle w:val="Alg4"/>
        <w:numPr>
          <w:ilvl w:val="0"/>
          <w:numId w:val="1267"/>
        </w:numPr>
      </w:pPr>
      <w:r>
        <w:t xml:space="preserve">Set the [[Prototype]] internal data property of </w:t>
      </w:r>
      <w:r>
        <w:rPr>
          <w:i/>
        </w:rPr>
        <w:t>obj</w:t>
      </w:r>
      <w:r>
        <w:t xml:space="preserve"> to </w:t>
      </w:r>
      <w:r w:rsidRPr="000A2242">
        <w:rPr>
          <w:i/>
        </w:rPr>
        <w:t>proto</w:t>
      </w:r>
      <w:r>
        <w:t>.</w:t>
      </w:r>
    </w:p>
    <w:p w14:paraId="7482DF56" w14:textId="77777777" w:rsidR="005D37A2" w:rsidRDefault="005D37A2" w:rsidP="005D37A2">
      <w:pPr>
        <w:pStyle w:val="Alg4"/>
        <w:numPr>
          <w:ilvl w:val="0"/>
          <w:numId w:val="1267"/>
        </w:numPr>
      </w:pPr>
      <w:r>
        <w:t xml:space="preserve">Set the [[Extensible]] internal data property of </w:t>
      </w:r>
      <w:r>
        <w:rPr>
          <w:i/>
        </w:rPr>
        <w:t>obj</w:t>
      </w:r>
      <w:r>
        <w:t xml:space="preserve"> to </w:t>
      </w:r>
      <w:r w:rsidRPr="00FA34E7">
        <w:rPr>
          <w:b/>
        </w:rPr>
        <w:t>true</w:t>
      </w:r>
      <w:r>
        <w:t>.</w:t>
      </w:r>
    </w:p>
    <w:p w14:paraId="5BBED5BC" w14:textId="77777777" w:rsidR="005D37A2" w:rsidRPr="00E77497" w:rsidRDefault="005D37A2" w:rsidP="005D37A2">
      <w:pPr>
        <w:pStyle w:val="Alg4"/>
        <w:numPr>
          <w:ilvl w:val="0"/>
          <w:numId w:val="1267"/>
        </w:numPr>
      </w:pPr>
      <w:r w:rsidRPr="00E77497">
        <w:t>Set the [[</w:t>
      </w:r>
      <w:r>
        <w:t>Bound</w:t>
      </w:r>
      <w:r w:rsidRPr="00E77497">
        <w:t xml:space="preserve">TargetFunction]] internal </w:t>
      </w:r>
      <w:r>
        <w:t xml:space="preserve">data </w:t>
      </w:r>
      <w:r w:rsidRPr="00E77497">
        <w:t xml:space="preserve">property of </w:t>
      </w:r>
      <w:r>
        <w:rPr>
          <w:i/>
        </w:rPr>
        <w:t>obj</w:t>
      </w:r>
      <w:r w:rsidRPr="00E77497">
        <w:rPr>
          <w:i/>
        </w:rPr>
        <w:t xml:space="preserve"> </w:t>
      </w:r>
      <w:r w:rsidRPr="00E77497">
        <w:t xml:space="preserve">to </w:t>
      </w:r>
      <w:r>
        <w:rPr>
          <w:i/>
        </w:rPr>
        <w:t>target</w:t>
      </w:r>
      <w:r w:rsidRPr="00E03C6B">
        <w:rPr>
          <w:i/>
        </w:rPr>
        <w:t>Function</w:t>
      </w:r>
      <w:r w:rsidRPr="00E77497">
        <w:t>.</w:t>
      </w:r>
    </w:p>
    <w:p w14:paraId="431A71ED" w14:textId="77777777" w:rsidR="005D37A2" w:rsidRPr="00E77497" w:rsidRDefault="005D37A2" w:rsidP="005D37A2">
      <w:pPr>
        <w:pStyle w:val="Alg4"/>
        <w:numPr>
          <w:ilvl w:val="0"/>
          <w:numId w:val="1267"/>
        </w:numPr>
      </w:pPr>
      <w:r w:rsidRPr="00E77497">
        <w:t>Set the [[BoundThis]] internal</w:t>
      </w:r>
      <w:r w:rsidRPr="00022312">
        <w:t xml:space="preserve"> </w:t>
      </w:r>
      <w:r>
        <w:t>data</w:t>
      </w:r>
      <w:r w:rsidRPr="00E77497">
        <w:t xml:space="preserve"> property of </w:t>
      </w:r>
      <w:r>
        <w:rPr>
          <w:i/>
        </w:rPr>
        <w:t>obj</w:t>
      </w:r>
      <w:r w:rsidRPr="00E77497">
        <w:t xml:space="preserve"> to the value of </w:t>
      </w:r>
      <w:r w:rsidRPr="00E03C6B">
        <w:rPr>
          <w:i/>
        </w:rPr>
        <w:t>boundThis</w:t>
      </w:r>
      <w:r w:rsidRPr="00E77497">
        <w:t>.</w:t>
      </w:r>
    </w:p>
    <w:p w14:paraId="689168C3" w14:textId="77777777" w:rsidR="005D37A2" w:rsidRPr="00E77497" w:rsidRDefault="005D37A2" w:rsidP="005D37A2">
      <w:pPr>
        <w:pStyle w:val="Alg4"/>
        <w:numPr>
          <w:ilvl w:val="0"/>
          <w:numId w:val="1267"/>
        </w:numPr>
      </w:pPr>
      <w:r w:rsidRPr="00E77497">
        <w:t>Set the [[</w:t>
      </w:r>
      <w:r w:rsidRPr="00F97E8E">
        <w:t>BoundArguments</w:t>
      </w:r>
      <w:r w:rsidRPr="00E77497">
        <w:t>]] internal</w:t>
      </w:r>
      <w:r w:rsidRPr="00022312">
        <w:t xml:space="preserve"> </w:t>
      </w:r>
      <w:r>
        <w:t>data</w:t>
      </w:r>
      <w:r w:rsidRPr="00E77497">
        <w:t xml:space="preserve"> property of </w:t>
      </w:r>
      <w:r>
        <w:rPr>
          <w:i/>
        </w:rPr>
        <w:t>obj</w:t>
      </w:r>
      <w:r w:rsidRPr="00E77497">
        <w:rPr>
          <w:i/>
        </w:rPr>
        <w:t xml:space="preserve"> </w:t>
      </w:r>
      <w:r w:rsidRPr="00E77497">
        <w:t xml:space="preserve">to </w:t>
      </w:r>
      <w:r w:rsidRPr="00E03C6B">
        <w:rPr>
          <w:i/>
        </w:rPr>
        <w:t>boundArgs</w:t>
      </w:r>
      <w:r w:rsidRPr="00E77497">
        <w:t>.</w:t>
      </w:r>
    </w:p>
    <w:p w14:paraId="2D6CEE9C" w14:textId="77777777" w:rsidR="005D37A2" w:rsidRPr="00175461" w:rsidRDefault="005D37A2" w:rsidP="005D37A2">
      <w:pPr>
        <w:pStyle w:val="Alg4"/>
        <w:numPr>
          <w:ilvl w:val="0"/>
          <w:numId w:val="1267"/>
        </w:numPr>
        <w:spacing w:after="220"/>
      </w:pPr>
      <w:r w:rsidRPr="00E77497">
        <w:t xml:space="preserve">Return </w:t>
      </w:r>
      <w:r w:rsidRPr="00FC1AB5">
        <w:rPr>
          <w:i/>
        </w:rPr>
        <w:t>obj</w:t>
      </w:r>
      <w:r w:rsidRPr="00E77497">
        <w:t>.</w:t>
      </w:r>
    </w:p>
    <w:p w14:paraId="470AB47B" w14:textId="77777777" w:rsidR="005D37A2" w:rsidRDefault="005D37A2" w:rsidP="005D37A2">
      <w:pPr>
        <w:pStyle w:val="30"/>
      </w:pPr>
      <w:bookmarkStart w:id="553" w:name="_Ref366065936"/>
      <w:bookmarkStart w:id="554" w:name="_Toc366141819"/>
      <w:r>
        <w:t>Array Exotic Objects</w:t>
      </w:r>
      <w:bookmarkEnd w:id="553"/>
      <w:bookmarkEnd w:id="554"/>
    </w:p>
    <w:p w14:paraId="00BABC69" w14:textId="77777777" w:rsidR="005D37A2" w:rsidRPr="00E77497" w:rsidRDefault="005D37A2" w:rsidP="005D37A2">
      <w:r>
        <w:t xml:space="preserve">An </w:t>
      </w:r>
      <w:r>
        <w:rPr>
          <w:i/>
          <w:iCs/>
        </w:rPr>
        <w:t>Array object</w:t>
      </w:r>
      <w:r>
        <w:t xml:space="preserve"> is an exotic object that </w:t>
      </w:r>
      <w:r w:rsidRPr="00E77497">
        <w:t>give</w:t>
      </w:r>
      <w:r>
        <w:t>s</w:t>
      </w:r>
      <w:r w:rsidRPr="00E77497">
        <w:t xml:space="preser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p>
    <w:p w14:paraId="16DAC6F0" w14:textId="77777777" w:rsidR="005D37A2" w:rsidRDefault="005D37A2" w:rsidP="005D37A2">
      <w:r>
        <w:t>Exotic Array objects have the same internal data properties as ordinary objects. They also have an [[Array</w:t>
      </w:r>
      <w:r w:rsidRPr="00004DF1">
        <w:rPr>
          <w:rFonts w:cs="Arial"/>
        </w:rPr>
        <w:t>InitialisationState</w:t>
      </w:r>
      <w:r>
        <w:t>]] internal data property.</w:t>
      </w:r>
    </w:p>
    <w:p w14:paraId="620EA0E8" w14:textId="77777777" w:rsidR="005D37A2" w:rsidRDefault="005D37A2" w:rsidP="005D37A2">
      <w:r>
        <w:t xml:space="preserve">Exotic Array objects always have a non-configurable property named </w:t>
      </w:r>
      <w:r w:rsidRPr="00E77497">
        <w:rPr>
          <w:b/>
        </w:rPr>
        <w:t>"</w:t>
      </w:r>
      <w:r w:rsidRPr="00E77497">
        <w:rPr>
          <w:rFonts w:ascii="Courier New" w:hAnsi="Courier New" w:cs="Courier New"/>
          <w:b/>
        </w:rPr>
        <w:t>length</w:t>
      </w:r>
      <w:r w:rsidRPr="00E77497">
        <w:rPr>
          <w:b/>
        </w:rPr>
        <w:t>"</w:t>
      </w:r>
      <w:r>
        <w:t>.</w:t>
      </w:r>
    </w:p>
    <w:p w14:paraId="663FC0B4" w14:textId="77777777" w:rsidR="005D37A2" w:rsidRPr="00E77497" w:rsidRDefault="005D37A2" w:rsidP="005D37A2">
      <w:r>
        <w:t xml:space="preserve">Exotic Array objects provide an alternative definition for the [[DefineOwnProperty]] internal method.  Except for that internal methods, exotic Array objects provide all of the other essential internal methods as specified in </w:t>
      </w:r>
      <w:r w:rsidR="00C04626">
        <w:fldChar w:fldCharType="begin"/>
      </w:r>
      <w:r w:rsidR="00C04626">
        <w:instrText xml:space="preserve"> REF _Ref365538313 \r \h </w:instrText>
      </w:r>
      <w:r w:rsidR="00C04626">
        <w:fldChar w:fldCharType="separate"/>
      </w:r>
      <w:r w:rsidR="00083CEC">
        <w:t>9.1</w:t>
      </w:r>
      <w:r w:rsidR="00C04626">
        <w:fldChar w:fldCharType="end"/>
      </w:r>
      <w:r>
        <w:t xml:space="preserve">.  </w:t>
      </w:r>
    </w:p>
    <w:p w14:paraId="36D0A86F" w14:textId="77777777" w:rsidR="005D37A2" w:rsidRPr="00E77497" w:rsidRDefault="005D37A2" w:rsidP="005D37A2">
      <w:pPr>
        <w:pStyle w:val="40"/>
      </w:pPr>
      <w:bookmarkStart w:id="555" w:name="_Ref365531949"/>
      <w:r w:rsidRPr="00E77497">
        <w:t>[[DefineOwnProperty]] ( P, Desc)</w:t>
      </w:r>
      <w:bookmarkEnd w:id="555"/>
    </w:p>
    <w:p w14:paraId="7DDA8B81" w14:textId="77777777" w:rsidR="005D37A2" w:rsidRPr="00E77497" w:rsidRDefault="005D37A2" w:rsidP="005D37A2">
      <w:r w:rsidRPr="00E77497">
        <w:t>When the [[DefineOwnProperty]] internal method of</w:t>
      </w:r>
      <w:r>
        <w:t xml:space="preserve"> an exotic Array object</w:t>
      </w:r>
      <w:r w:rsidRPr="00E77497">
        <w:t xml:space="preserve"> </w:t>
      </w:r>
      <w:r w:rsidRPr="00E77497">
        <w:rPr>
          <w:rFonts w:ascii="Times New Roman" w:hAnsi="Times New Roman"/>
          <w:i/>
        </w:rPr>
        <w:t>A</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14:paraId="4426C441" w14:textId="77777777" w:rsidR="005D37A2" w:rsidRPr="00E77497" w:rsidDel="004372C5" w:rsidRDefault="005D37A2" w:rsidP="005D37A2">
      <w:pPr>
        <w:pStyle w:val="Alg4"/>
        <w:numPr>
          <w:ilvl w:val="0"/>
          <w:numId w:val="221"/>
        </w:numPr>
        <w:spacing w:before="240"/>
        <w:contextualSpacing/>
      </w:pPr>
      <w:r>
        <w:t>Assert: IsPropertyKey(</w:t>
      </w:r>
      <w:r>
        <w:rPr>
          <w:i/>
          <w:iCs/>
        </w:rPr>
        <w:t>P</w:t>
      </w:r>
      <w:r>
        <w:t xml:space="preserve">) is </w:t>
      </w:r>
      <w:r w:rsidRPr="00B40933">
        <w:rPr>
          <w:b/>
          <w:bCs/>
        </w:rPr>
        <w:t>true</w:t>
      </w:r>
      <w:r w:rsidRPr="00E77497" w:rsidDel="004372C5">
        <w:t>.</w:t>
      </w:r>
    </w:p>
    <w:p w14:paraId="1E43DD23" w14:textId="77777777" w:rsidR="005D37A2" w:rsidRPr="00E77497" w:rsidRDefault="005D37A2" w:rsidP="005D37A2">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14:paraId="2C87544B" w14:textId="77777777" w:rsidR="005D37A2" w:rsidRDefault="005D37A2" w:rsidP="005D37A2">
      <w:pPr>
        <w:pStyle w:val="Alg4"/>
        <w:numPr>
          <w:ilvl w:val="1"/>
          <w:numId w:val="221"/>
        </w:numPr>
      </w:pPr>
      <w:r>
        <w:rPr>
          <w:bCs/>
        </w:rPr>
        <w:t>Return the result of calling ArraySetLength with</w:t>
      </w:r>
      <w:r w:rsidRPr="00B65180">
        <w:t xml:space="preserve"> </w:t>
      </w:r>
      <w:r>
        <w:t>arguments</w:t>
      </w:r>
      <w:r w:rsidRPr="00E77497">
        <w:t xml:space="preserve"> </w:t>
      </w:r>
      <w:r>
        <w:rPr>
          <w:i/>
          <w:iCs/>
        </w:rPr>
        <w:t>A</w:t>
      </w:r>
      <w:r>
        <w:t>,</w:t>
      </w:r>
      <w:r w:rsidRPr="00E77497">
        <w:t xml:space="preserve"> </w:t>
      </w:r>
      <w:r>
        <w:t>and</w:t>
      </w:r>
      <w:r w:rsidRPr="00E77497">
        <w:t xml:space="preserve"> </w:t>
      </w:r>
      <w:r w:rsidRPr="00E77497">
        <w:rPr>
          <w:i/>
        </w:rPr>
        <w:t>Desc</w:t>
      </w:r>
      <w:r w:rsidRPr="00E77497">
        <w:t>.</w:t>
      </w:r>
    </w:p>
    <w:p w14:paraId="5EB98D26" w14:textId="77777777" w:rsidR="005D37A2" w:rsidRPr="00E77497" w:rsidRDefault="005D37A2" w:rsidP="005D37A2">
      <w:pPr>
        <w:pStyle w:val="Alg4"/>
        <w:numPr>
          <w:ilvl w:val="0"/>
          <w:numId w:val="221"/>
        </w:numPr>
      </w:pPr>
      <w:r w:rsidRPr="00E77497">
        <w:t xml:space="preserve">Else if </w:t>
      </w:r>
      <w:r w:rsidRPr="00E77497">
        <w:rPr>
          <w:i/>
        </w:rPr>
        <w:t>P</w:t>
      </w:r>
      <w:r w:rsidRPr="00E77497">
        <w:t xml:space="preserve"> is an array index, then</w:t>
      </w:r>
    </w:p>
    <w:p w14:paraId="0F68C4B9" w14:textId="77777777" w:rsidR="005D37A2" w:rsidRPr="00E77497" w:rsidRDefault="005D37A2" w:rsidP="005D37A2">
      <w:pPr>
        <w:pStyle w:val="Alg4"/>
        <w:numPr>
          <w:ilvl w:val="1"/>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414F9F7C" w14:textId="77777777" w:rsidR="005D37A2" w:rsidRPr="00E77497" w:rsidRDefault="005D37A2" w:rsidP="005D37A2">
      <w:pPr>
        <w:pStyle w:val="Alg4"/>
        <w:numPr>
          <w:ilvl w:val="1"/>
          <w:numId w:val="221"/>
        </w:numPr>
      </w:pPr>
      <w:r w:rsidRPr="00E77497">
        <w:t xml:space="preserve">Let </w:t>
      </w:r>
      <w:r w:rsidRPr="00E77497">
        <w:rPr>
          <w:i/>
        </w:rPr>
        <w:t>oldLen</w:t>
      </w:r>
      <w:r w:rsidRPr="00E77497">
        <w:t xml:space="preserve"> be </w:t>
      </w:r>
      <w:r w:rsidRPr="00E77497">
        <w:rPr>
          <w:i/>
        </w:rPr>
        <w:t>oldLenDesc</w:t>
      </w:r>
      <w:r w:rsidRPr="00E77497">
        <w:t>.[[Value]].</w:t>
      </w:r>
    </w:p>
    <w:p w14:paraId="26A62D51" w14:textId="77777777" w:rsidR="005D37A2" w:rsidRPr="00E77497" w:rsidRDefault="005D37A2" w:rsidP="005D37A2">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14:paraId="50254B06" w14:textId="77777777" w:rsidR="005D37A2" w:rsidRDefault="005D37A2" w:rsidP="005D37A2">
      <w:pPr>
        <w:pStyle w:val="Alg4"/>
        <w:numPr>
          <w:ilvl w:val="1"/>
          <w:numId w:val="221"/>
        </w:numPr>
      </w:pPr>
      <w:r>
        <w:t xml:space="preserve">Assert: </w:t>
      </w:r>
      <w:r>
        <w:rPr>
          <w:i/>
          <w:iCs/>
        </w:rPr>
        <w:t>index</w:t>
      </w:r>
      <w:r>
        <w:t xml:space="preserve"> will never be an abrupt completion.</w:t>
      </w:r>
    </w:p>
    <w:p w14:paraId="41BC13C6" w14:textId="77777777" w:rsidR="005D37A2" w:rsidRPr="00E77497" w:rsidRDefault="005D37A2" w:rsidP="005D37A2">
      <w:pPr>
        <w:pStyle w:val="Alg4"/>
        <w:numPr>
          <w:ilvl w:val="1"/>
          <w:numId w:val="221"/>
        </w:numPr>
      </w:pPr>
      <w:r>
        <w:t>I</w:t>
      </w:r>
      <w:r w:rsidRPr="00E77497">
        <w:t xml:space="preserve">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Pr>
          <w:bCs/>
        </w:rPr>
        <w:t xml:space="preserve">, then return </w:t>
      </w:r>
      <w:r>
        <w:rPr>
          <w:b/>
        </w:rPr>
        <w:t>false</w:t>
      </w:r>
      <w:r w:rsidRPr="00E77497">
        <w:t>.</w:t>
      </w:r>
    </w:p>
    <w:p w14:paraId="674F70AA" w14:textId="77777777" w:rsidR="005D37A2" w:rsidRPr="00E77497" w:rsidRDefault="005D37A2" w:rsidP="005D37A2">
      <w:pPr>
        <w:pStyle w:val="Alg4"/>
        <w:numPr>
          <w:ilvl w:val="1"/>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14:paraId="6DA20C83" w14:textId="77777777" w:rsidR="005D37A2" w:rsidRDefault="005D37A2" w:rsidP="005D37A2">
      <w:pPr>
        <w:pStyle w:val="Alg4"/>
        <w:numPr>
          <w:ilvl w:val="1"/>
          <w:numId w:val="221"/>
        </w:numPr>
      </w:pPr>
      <w:r>
        <w:t>ReturnIfAbrupt(</w:t>
      </w:r>
      <w:r w:rsidRPr="00E77497">
        <w:rPr>
          <w:i/>
        </w:rPr>
        <w:t>succeeded</w:t>
      </w:r>
      <w:r>
        <w:t>).</w:t>
      </w:r>
    </w:p>
    <w:p w14:paraId="7CC6E6DC" w14:textId="77777777" w:rsidR="005D37A2" w:rsidRPr="00E77497" w:rsidRDefault="005D37A2" w:rsidP="005D37A2">
      <w:pPr>
        <w:pStyle w:val="Alg4"/>
        <w:numPr>
          <w:ilvl w:val="1"/>
          <w:numId w:val="221"/>
        </w:numPr>
      </w:pPr>
      <w:r>
        <w:t>I</w:t>
      </w:r>
      <w:r w:rsidRPr="00E77497">
        <w:t xml:space="preserve">f </w:t>
      </w:r>
      <w:r w:rsidRPr="00E77497">
        <w:rPr>
          <w:i/>
        </w:rPr>
        <w:t>succeeded</w:t>
      </w:r>
      <w:r w:rsidRPr="00E77497">
        <w:t xml:space="preserve"> is </w:t>
      </w:r>
      <w:r w:rsidRPr="00E77497">
        <w:rPr>
          <w:b/>
        </w:rPr>
        <w:t>false</w:t>
      </w:r>
      <w:r w:rsidRPr="00E77497">
        <w:t xml:space="preserve">, </w:t>
      </w:r>
      <w:r>
        <w:t xml:space="preserve">then </w:t>
      </w:r>
      <w:r w:rsidRPr="00E77497">
        <w:t xml:space="preserve">return </w:t>
      </w:r>
      <w:r w:rsidRPr="00E77497">
        <w:rPr>
          <w:b/>
        </w:rPr>
        <w:t>false</w:t>
      </w:r>
      <w:r w:rsidRPr="00E77497">
        <w:t>.</w:t>
      </w:r>
    </w:p>
    <w:p w14:paraId="75938E10" w14:textId="77777777" w:rsidR="005D37A2" w:rsidRPr="00E77497" w:rsidRDefault="005D37A2" w:rsidP="005D37A2">
      <w:pPr>
        <w:pStyle w:val="Alg4"/>
        <w:numPr>
          <w:ilvl w:val="1"/>
          <w:numId w:val="221"/>
        </w:numPr>
      </w:pPr>
      <w:r w:rsidRPr="00E77497">
        <w:t xml:space="preserve">If  </w:t>
      </w:r>
      <w:r w:rsidRPr="00E77497">
        <w:rPr>
          <w:i/>
        </w:rPr>
        <w:t>index</w:t>
      </w:r>
      <w:r w:rsidRPr="00E77497">
        <w:t xml:space="preserve"> ≥ </w:t>
      </w:r>
      <w:r w:rsidRPr="00E77497">
        <w:rPr>
          <w:i/>
        </w:rPr>
        <w:t>oldLen</w:t>
      </w:r>
    </w:p>
    <w:p w14:paraId="38BDFDAA" w14:textId="77777777" w:rsidR="005D37A2" w:rsidRPr="00E77497" w:rsidRDefault="005D37A2" w:rsidP="005D37A2">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14:paraId="6BB9345A" w14:textId="77777777" w:rsidR="005D37A2" w:rsidRPr="00E77497" w:rsidRDefault="005D37A2" w:rsidP="005D37A2">
      <w:pPr>
        <w:pStyle w:val="Alg4"/>
        <w:numPr>
          <w:ilvl w:val="2"/>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846AD9">
        <w:t xml:space="preserve"> </w:t>
      </w:r>
      <w:r w:rsidRPr="00E77497">
        <w:t xml:space="preserve">and </w:t>
      </w:r>
      <w:r w:rsidRPr="00E77497">
        <w:rPr>
          <w:i/>
        </w:rPr>
        <w:t>oldLenDesc</w:t>
      </w:r>
      <w:r w:rsidRPr="00E77497">
        <w:t xml:space="preserve"> as arguments. </w:t>
      </w:r>
    </w:p>
    <w:p w14:paraId="3B1A597B" w14:textId="77777777" w:rsidR="005D37A2" w:rsidRDefault="005D37A2" w:rsidP="005D37A2">
      <w:pPr>
        <w:pStyle w:val="Alg4"/>
        <w:numPr>
          <w:ilvl w:val="2"/>
          <w:numId w:val="221"/>
        </w:numPr>
      </w:pPr>
      <w:r>
        <w:t>ReturnIfAbrupt(</w:t>
      </w:r>
      <w:r w:rsidRPr="00E77497">
        <w:rPr>
          <w:i/>
        </w:rPr>
        <w:t>succeeded</w:t>
      </w:r>
      <w:r>
        <w:t>).</w:t>
      </w:r>
    </w:p>
    <w:p w14:paraId="7CE79607" w14:textId="77777777" w:rsidR="005D37A2" w:rsidRPr="00E77497" w:rsidRDefault="005D37A2" w:rsidP="005D37A2">
      <w:pPr>
        <w:pStyle w:val="Alg4"/>
        <w:numPr>
          <w:ilvl w:val="1"/>
          <w:numId w:val="221"/>
        </w:numPr>
      </w:pPr>
      <w:r w:rsidRPr="00E77497">
        <w:t xml:space="preserve">Return </w:t>
      </w:r>
      <w:r w:rsidRPr="00E77497">
        <w:rPr>
          <w:b/>
        </w:rPr>
        <w:t>true</w:t>
      </w:r>
      <w:r w:rsidRPr="00E77497">
        <w:t>.</w:t>
      </w:r>
    </w:p>
    <w:p w14:paraId="5B737C48" w14:textId="77777777" w:rsidR="005D37A2" w:rsidRPr="00E77497" w:rsidRDefault="005D37A2" w:rsidP="005D37A2">
      <w:pPr>
        <w:pStyle w:val="Alg4"/>
        <w:numPr>
          <w:ilvl w:val="0"/>
          <w:numId w:val="221"/>
        </w:numPr>
        <w:spacing w:after="120"/>
      </w:pPr>
      <w:r w:rsidRPr="00E77497">
        <w:t xml:space="preserve">Return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14:paraId="7873CC2A" w14:textId="77777777" w:rsidR="005D37A2" w:rsidRPr="00BB1CD0" w:rsidRDefault="005D37A2" w:rsidP="005D37A2">
      <w:pPr>
        <w:pStyle w:val="40"/>
        <w:rPr>
          <w:rFonts w:cs="Arial"/>
          <w:bCs/>
        </w:rPr>
      </w:pPr>
      <w:r>
        <w:rPr>
          <w:rFonts w:cs="Arial"/>
          <w:bCs/>
          <w:spacing w:val="6"/>
        </w:rPr>
        <w:t>Array</w:t>
      </w:r>
      <w:r w:rsidRPr="00BB1CD0">
        <w:rPr>
          <w:rFonts w:cs="Arial"/>
          <w:bCs/>
          <w:spacing w:val="6"/>
        </w:rPr>
        <w:t>Create Abstract Operation</w:t>
      </w:r>
    </w:p>
    <w:p w14:paraId="0D6C6AAF" w14:textId="77777777" w:rsidR="005D37A2" w:rsidRDefault="005D37A2" w:rsidP="005D37A2">
      <w:r>
        <w:t xml:space="preserve">The abstract operation ArrayCreate with argument </w:t>
      </w:r>
      <w:r w:rsidRPr="00D77CE5">
        <w:rPr>
          <w:rFonts w:ascii="Times New Roman" w:eastAsia="Times New Roman" w:hAnsi="Times New Roman"/>
          <w:i/>
          <w:iCs/>
          <w:spacing w:val="6"/>
          <w:lang w:eastAsia="en-US"/>
        </w:rPr>
        <w:t>length</w:t>
      </w:r>
      <w:r>
        <w:t xml:space="preserve"> (a positive integer or </w:t>
      </w:r>
      <w:r w:rsidRPr="00655E48">
        <w:rPr>
          <w:rFonts w:ascii="Times New Roman" w:hAnsi="Times New Roman"/>
          <w:b/>
          <w:bCs/>
        </w:rPr>
        <w:t>undefined</w:t>
      </w:r>
      <w:r>
        <w:t xml:space="preserve">) and optional argument </w:t>
      </w:r>
      <w:r w:rsidRPr="004E3DC9">
        <w:rPr>
          <w:rFonts w:ascii="Times New Roman" w:eastAsia="Times New Roman" w:hAnsi="Times New Roman"/>
          <w:i/>
          <w:iCs/>
          <w:spacing w:val="6"/>
          <w:lang w:eastAsia="en-US"/>
        </w:rPr>
        <w:t>proto</w:t>
      </w:r>
      <w:r>
        <w:t xml:space="preserve"> is used to specify the creation of new exotic Array objects. It performs the following steps:</w:t>
      </w:r>
    </w:p>
    <w:p w14:paraId="13458622" w14:textId="77777777" w:rsidR="005D37A2" w:rsidRDefault="005D37A2" w:rsidP="005D37A2">
      <w:pPr>
        <w:pStyle w:val="Alg4"/>
        <w:numPr>
          <w:ilvl w:val="0"/>
          <w:numId w:val="707"/>
        </w:numPr>
      </w:pPr>
      <w:r>
        <w:t xml:space="preserve">If the </w:t>
      </w:r>
      <w:r>
        <w:rPr>
          <w:i/>
          <w:iCs/>
        </w:rPr>
        <w:t>proto</w:t>
      </w:r>
      <w:r>
        <w:t xml:space="preserve"> argument was not passed, then let </w:t>
      </w:r>
      <w:r>
        <w:rPr>
          <w:i/>
          <w:iCs/>
        </w:rPr>
        <w:t>proto</w:t>
      </w:r>
      <w:r>
        <w:t xml:space="preserve"> be the intrinsic object %ArrayPrototype%.</w:t>
      </w:r>
    </w:p>
    <w:p w14:paraId="6D376F8F" w14:textId="77777777" w:rsidR="005D37A2" w:rsidRPr="00E77497" w:rsidRDefault="005D37A2" w:rsidP="005D37A2">
      <w:pPr>
        <w:pStyle w:val="Alg4"/>
        <w:numPr>
          <w:ilvl w:val="0"/>
          <w:numId w:val="707"/>
        </w:numPr>
      </w:pPr>
      <w:r>
        <w:t xml:space="preserve">Let </w:t>
      </w:r>
      <w:r w:rsidRPr="00FC03BD">
        <w:rPr>
          <w:i/>
        </w:rPr>
        <w:t>A</w:t>
      </w:r>
      <w:r>
        <w:t xml:space="preserve"> be a newly created Array exotic object</w:t>
      </w:r>
      <w:r w:rsidRPr="00E77497">
        <w:t>.</w:t>
      </w:r>
    </w:p>
    <w:p w14:paraId="02BFBD69" w14:textId="77777777" w:rsidR="005D37A2" w:rsidRPr="00FA34E7" w:rsidRDefault="005D37A2" w:rsidP="005D37A2">
      <w:pPr>
        <w:pStyle w:val="Alg4"/>
        <w:numPr>
          <w:ilvl w:val="0"/>
          <w:numId w:val="707"/>
        </w:numPr>
      </w:pPr>
      <w:r>
        <w:t xml:space="preserve">Set </w:t>
      </w:r>
      <w:r>
        <w:rPr>
          <w:i/>
        </w:rPr>
        <w:t>A</w:t>
      </w:r>
      <w:r>
        <w:t xml:space="preserve">’s essential internal methods </w:t>
      </w:r>
      <w:r w:rsidR="00D45A1D">
        <w:t xml:space="preserve">except for [[DefineOwnProperty]] </w:t>
      </w:r>
      <w:r>
        <w:t xml:space="preserve">to the default ordinary object definitions specified in </w:t>
      </w:r>
      <w:r w:rsidR="00D45A1D">
        <w:fldChar w:fldCharType="begin"/>
      </w:r>
      <w:r w:rsidR="00D45A1D">
        <w:instrText xml:space="preserve"> REF _Ref365531997 \r \h </w:instrText>
      </w:r>
      <w:r w:rsidR="00D45A1D">
        <w:fldChar w:fldCharType="separate"/>
      </w:r>
      <w:r w:rsidR="00083CEC">
        <w:t>9.1</w:t>
      </w:r>
      <w:r w:rsidR="00D45A1D">
        <w:fldChar w:fldCharType="end"/>
      </w:r>
      <w:r>
        <w:t>.</w:t>
      </w:r>
    </w:p>
    <w:p w14:paraId="10D20D62" w14:textId="77777777" w:rsidR="005D37A2" w:rsidRPr="00E77497" w:rsidRDefault="005D37A2" w:rsidP="005D37A2">
      <w:pPr>
        <w:pStyle w:val="Alg4"/>
        <w:numPr>
          <w:ilvl w:val="0"/>
          <w:numId w:val="707"/>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_Ref365531949 \r \h </w:instrText>
      </w:r>
      <w:r w:rsidR="00D45A1D">
        <w:fldChar w:fldCharType="separate"/>
      </w:r>
      <w:r w:rsidR="00083CEC">
        <w:t>9.2.2.1</w:t>
      </w:r>
      <w:r w:rsidR="00D45A1D">
        <w:fldChar w:fldCharType="end"/>
      </w:r>
      <w:r w:rsidRPr="00E77497">
        <w:t>.</w:t>
      </w:r>
    </w:p>
    <w:p w14:paraId="655830D5" w14:textId="77777777" w:rsidR="005D37A2" w:rsidRPr="00E77497" w:rsidRDefault="005D37A2" w:rsidP="005D37A2">
      <w:pPr>
        <w:pStyle w:val="Alg4"/>
        <w:numPr>
          <w:ilvl w:val="0"/>
          <w:numId w:val="707"/>
        </w:numPr>
      </w:pPr>
      <w:r>
        <w:t xml:space="preserve">Set the [[Prototype]] internal data property of </w:t>
      </w:r>
      <w:r w:rsidRPr="00FA34E7">
        <w:rPr>
          <w:i/>
        </w:rPr>
        <w:t>A</w:t>
      </w:r>
      <w:r>
        <w:t xml:space="preserve"> to </w:t>
      </w:r>
      <w:r>
        <w:rPr>
          <w:i/>
          <w:iCs/>
        </w:rPr>
        <w:t>proto</w:t>
      </w:r>
      <w:r>
        <w:t>.</w:t>
      </w:r>
    </w:p>
    <w:p w14:paraId="0356501F" w14:textId="77777777" w:rsidR="005D37A2" w:rsidRDefault="005D37A2" w:rsidP="005D37A2">
      <w:pPr>
        <w:pStyle w:val="Alg4"/>
        <w:numPr>
          <w:ilvl w:val="0"/>
          <w:numId w:val="707"/>
        </w:numPr>
      </w:pPr>
      <w:r>
        <w:t xml:space="preserve">Set the [[Extensible]] internal data property of </w:t>
      </w:r>
      <w:r w:rsidRPr="00FA34E7">
        <w:rPr>
          <w:i/>
        </w:rPr>
        <w:t>A</w:t>
      </w:r>
      <w:r>
        <w:t xml:space="preserve"> to </w:t>
      </w:r>
      <w:r w:rsidRPr="00FA34E7">
        <w:rPr>
          <w:b/>
        </w:rPr>
        <w:t>true</w:t>
      </w:r>
      <w:r>
        <w:t>.</w:t>
      </w:r>
    </w:p>
    <w:p w14:paraId="214C6897" w14:textId="77777777" w:rsidR="005D37A2" w:rsidRDefault="005D37A2" w:rsidP="005D37A2">
      <w:pPr>
        <w:pStyle w:val="Alg4"/>
        <w:numPr>
          <w:ilvl w:val="0"/>
          <w:numId w:val="707"/>
        </w:numPr>
      </w:pPr>
      <w:r>
        <w:t xml:space="preserve">If </w:t>
      </w:r>
      <w:r w:rsidRPr="006D19B4">
        <w:rPr>
          <w:i/>
          <w:iCs/>
        </w:rPr>
        <w:t>len</w:t>
      </w:r>
      <w:r>
        <w:rPr>
          <w:i/>
          <w:iCs/>
        </w:rPr>
        <w:t>g</w:t>
      </w:r>
      <w:r w:rsidRPr="006D19B4">
        <w:rPr>
          <w:i/>
          <w:iCs/>
        </w:rPr>
        <w:t>th</w:t>
      </w:r>
      <w:r>
        <w:t xml:space="preserve"> is not </w:t>
      </w:r>
      <w:r>
        <w:rPr>
          <w:b/>
          <w:bCs/>
        </w:rPr>
        <w:t>undefined</w:t>
      </w:r>
      <w:r>
        <w:t>, then</w:t>
      </w:r>
    </w:p>
    <w:p w14:paraId="0B552C98" w14:textId="77777777" w:rsidR="005D37A2" w:rsidRDefault="005D37A2" w:rsidP="005D37A2">
      <w:pPr>
        <w:pStyle w:val="Alg4"/>
        <w:numPr>
          <w:ilvl w:val="1"/>
          <w:numId w:val="707"/>
        </w:numPr>
      </w:pPr>
      <w:r>
        <w:t>Set the [[Array</w:t>
      </w:r>
      <w:r w:rsidRPr="009829D2">
        <w:t>Initiali</w:t>
      </w:r>
      <w:r>
        <w:t>s</w:t>
      </w:r>
      <w:r w:rsidRPr="009829D2">
        <w:t>ationState</w:t>
      </w:r>
      <w:r>
        <w:t xml:space="preserve">]] internal data property of </w:t>
      </w:r>
      <w:r w:rsidRPr="00FA34E7">
        <w:rPr>
          <w:i/>
        </w:rPr>
        <w:t>A</w:t>
      </w:r>
      <w:r>
        <w:t xml:space="preserve"> to </w:t>
      </w:r>
      <w:r w:rsidRPr="00FA34E7">
        <w:rPr>
          <w:b/>
        </w:rPr>
        <w:t>true</w:t>
      </w:r>
      <w:r>
        <w:t>.</w:t>
      </w:r>
    </w:p>
    <w:p w14:paraId="5D9C7E7C" w14:textId="77777777" w:rsidR="005D37A2" w:rsidRDefault="005D37A2" w:rsidP="005D37A2">
      <w:pPr>
        <w:pStyle w:val="Alg4"/>
        <w:numPr>
          <w:ilvl w:val="0"/>
          <w:numId w:val="707"/>
        </w:numPr>
      </w:pPr>
      <w:r>
        <w:t>Else</w:t>
      </w:r>
    </w:p>
    <w:p w14:paraId="57AD4EE3" w14:textId="77777777" w:rsidR="005D37A2" w:rsidRDefault="005D37A2" w:rsidP="005D37A2">
      <w:pPr>
        <w:pStyle w:val="Alg4"/>
        <w:numPr>
          <w:ilvl w:val="1"/>
          <w:numId w:val="707"/>
        </w:numPr>
      </w:pPr>
      <w:r>
        <w:t>Set the [[Array</w:t>
      </w:r>
      <w:r w:rsidRPr="009829D2">
        <w:t>Initiali</w:t>
      </w:r>
      <w:r>
        <w:t>s</w:t>
      </w:r>
      <w:r w:rsidRPr="009829D2">
        <w:t>ationState</w:t>
      </w:r>
      <w:r>
        <w:t xml:space="preserve">]] internal data property of </w:t>
      </w:r>
      <w:r w:rsidRPr="00FA34E7">
        <w:rPr>
          <w:i/>
        </w:rPr>
        <w:t>A</w:t>
      </w:r>
      <w:r>
        <w:t xml:space="preserve"> to </w:t>
      </w:r>
      <w:r>
        <w:rPr>
          <w:b/>
        </w:rPr>
        <w:t>false</w:t>
      </w:r>
      <w:r>
        <w:t>.</w:t>
      </w:r>
    </w:p>
    <w:p w14:paraId="2EB82D43" w14:textId="77777777" w:rsidR="005D37A2" w:rsidRDefault="005D37A2" w:rsidP="005D37A2">
      <w:pPr>
        <w:pStyle w:val="Alg4"/>
        <w:numPr>
          <w:ilvl w:val="1"/>
          <w:numId w:val="707"/>
        </w:numPr>
      </w:pPr>
      <w:r>
        <w:t xml:space="preserve">Let </w:t>
      </w:r>
      <w:r>
        <w:rPr>
          <w:i/>
          <w:iCs/>
        </w:rPr>
        <w:t>length</w:t>
      </w:r>
      <w:r>
        <w:t xml:space="preserve"> be 0.</w:t>
      </w:r>
    </w:p>
    <w:p w14:paraId="6AAD322A" w14:textId="77777777" w:rsidR="005D37A2" w:rsidRDefault="005D37A2" w:rsidP="005D37A2">
      <w:pPr>
        <w:pStyle w:val="Alg4"/>
        <w:numPr>
          <w:ilvl w:val="0"/>
          <w:numId w:val="707"/>
        </w:numPr>
      </w:pPr>
      <w:r>
        <w:t>Call Ordinary</w:t>
      </w:r>
      <w:r w:rsidRPr="00E77497">
        <w:t>DefineOwnProperty</w:t>
      </w:r>
      <w:r>
        <w:t xml:space="preserve"> with arguments</w:t>
      </w:r>
      <w:r w:rsidRPr="00E77497">
        <w:t xml:space="preserve"> </w:t>
      </w:r>
      <w:r>
        <w:rPr>
          <w:i/>
          <w:iCs/>
        </w:rPr>
        <w:t>A</w:t>
      </w:r>
      <w:r>
        <w:t>,</w:t>
      </w:r>
      <w:r w:rsidRPr="00E77497">
        <w:t xml:space="preserve"> </w:t>
      </w:r>
      <w:r w:rsidRPr="00D77CE5">
        <w:rPr>
          <w:rFonts w:ascii="Courier New" w:hAnsi="Courier New" w:cs="Courier New"/>
          <w:b/>
          <w:bCs/>
        </w:rPr>
        <w:t>"length"</w:t>
      </w:r>
      <w:r>
        <w:t xml:space="preserve"> and</w:t>
      </w:r>
      <w:r w:rsidRPr="00E77497">
        <w:t xml:space="preserve"> </w:t>
      </w:r>
      <w:r>
        <w:t xml:space="preserve">Property Descriptor {[[Value]]: </w:t>
      </w:r>
      <w:r w:rsidRPr="00D77CE5">
        <w:rPr>
          <w:i/>
          <w:iCs/>
        </w:rPr>
        <w:t>length</w:t>
      </w:r>
      <w:r>
        <w:t xml:space="preserve">, [[Writable]]: </w:t>
      </w:r>
      <w:r w:rsidRPr="00D77CE5">
        <w:rPr>
          <w:b/>
        </w:rPr>
        <w:t>true</w:t>
      </w:r>
      <w:r>
        <w:t xml:space="preserve">, [[Enumerable]]: </w:t>
      </w:r>
      <w:r w:rsidRPr="00D77CE5">
        <w:rPr>
          <w:b/>
        </w:rPr>
        <w:t>false</w:t>
      </w:r>
      <w:r>
        <w:t xml:space="preserve">, [[Configurable]]: </w:t>
      </w:r>
      <w:r w:rsidRPr="00D77CE5">
        <w:rPr>
          <w:b/>
        </w:rPr>
        <w:t>false</w:t>
      </w:r>
      <w:r>
        <w:t>}</w:t>
      </w:r>
      <w:r w:rsidRPr="00D77CE5">
        <w:t>.</w:t>
      </w:r>
    </w:p>
    <w:p w14:paraId="116A5266" w14:textId="77777777" w:rsidR="005D37A2" w:rsidRDefault="005D37A2" w:rsidP="005D37A2">
      <w:pPr>
        <w:pStyle w:val="Alg4"/>
        <w:numPr>
          <w:ilvl w:val="0"/>
          <w:numId w:val="707"/>
        </w:numPr>
        <w:spacing w:after="240"/>
      </w:pPr>
      <w:r w:rsidRPr="00E77497">
        <w:t xml:space="preserve">Return </w:t>
      </w:r>
      <w:r w:rsidRPr="00C332EF">
        <w:rPr>
          <w:i/>
          <w:iCs/>
        </w:rPr>
        <w:t>A</w:t>
      </w:r>
      <w:r w:rsidRPr="00E77497">
        <w:t>.</w:t>
      </w:r>
    </w:p>
    <w:p w14:paraId="36E7BE10" w14:textId="77777777" w:rsidR="005D37A2" w:rsidRPr="00BB1CD0" w:rsidRDefault="005D37A2" w:rsidP="005D37A2">
      <w:pPr>
        <w:pStyle w:val="40"/>
        <w:rPr>
          <w:rFonts w:cs="Arial"/>
          <w:bCs/>
        </w:rPr>
      </w:pPr>
      <w:r>
        <w:rPr>
          <w:bCs/>
        </w:rPr>
        <w:t xml:space="preserve">ArraySetLength </w:t>
      </w:r>
      <w:r w:rsidRPr="00BB1CD0">
        <w:rPr>
          <w:rFonts w:cs="Arial"/>
          <w:bCs/>
          <w:spacing w:val="6"/>
        </w:rPr>
        <w:t>Abstract Operation</w:t>
      </w:r>
    </w:p>
    <w:p w14:paraId="73734FB0" w14:textId="77777777" w:rsidR="005D37A2" w:rsidRPr="00E77497" w:rsidRDefault="005D37A2" w:rsidP="005D37A2">
      <w:r w:rsidRPr="00E77497">
        <w:t xml:space="preserve">When the </w:t>
      </w:r>
      <w:r>
        <w:t>abstract operation</w:t>
      </w:r>
      <w:r w:rsidRPr="00E77497">
        <w:t xml:space="preserve"> </w:t>
      </w:r>
      <w:r w:rsidRPr="00535CB6">
        <w:t xml:space="preserve">ArraySetLength </w:t>
      </w:r>
      <w:r w:rsidRPr="00E77497">
        <w:t xml:space="preserve">is called with </w:t>
      </w:r>
      <w:r>
        <w:t>an exotic Array object</w:t>
      </w:r>
      <w:r w:rsidRPr="00E77497">
        <w:t xml:space="preserve"> </w:t>
      </w:r>
      <w:r w:rsidRPr="00E77497">
        <w:rPr>
          <w:rFonts w:ascii="Times New Roman" w:hAnsi="Times New Roman"/>
          <w:i/>
        </w:rPr>
        <w:t>A</w:t>
      </w:r>
      <w:r>
        <w:rPr>
          <w:rFonts w:ascii="Times New Roman" w:hAnsi="Times New Roman"/>
          <w:iCs/>
        </w:rPr>
        <w:t>,</w:t>
      </w:r>
      <w:r w:rsidRPr="00E77497">
        <w:t xml:space="preserve"> and Property Descriptor </w:t>
      </w:r>
      <w:r w:rsidRPr="00E77497">
        <w:rPr>
          <w:rFonts w:ascii="Times New Roman" w:hAnsi="Times New Roman"/>
          <w:i/>
        </w:rPr>
        <w:t>Desc</w:t>
      </w:r>
      <w:r w:rsidRPr="00E77497">
        <w:t xml:space="preserve"> the following steps are taken:</w:t>
      </w:r>
    </w:p>
    <w:p w14:paraId="29C51803" w14:textId="77777777" w:rsidR="005D37A2" w:rsidRPr="00E77497" w:rsidRDefault="005D37A2" w:rsidP="005D37A2">
      <w:pPr>
        <w:pStyle w:val="Alg4"/>
        <w:numPr>
          <w:ilvl w:val="0"/>
          <w:numId w:val="1245"/>
        </w:numPr>
      </w:pPr>
      <w:r w:rsidRPr="00E77497">
        <w:t xml:space="preserve">If the [[Value]] field of </w:t>
      </w:r>
      <w:r w:rsidRPr="00E77497">
        <w:rPr>
          <w:i/>
        </w:rPr>
        <w:t>Desc</w:t>
      </w:r>
      <w:r w:rsidRPr="00E77497">
        <w:t xml:space="preserve"> is absent, then</w:t>
      </w:r>
    </w:p>
    <w:p w14:paraId="0936F559" w14:textId="77777777" w:rsidR="005D37A2" w:rsidRPr="00E77497" w:rsidRDefault="005D37A2" w:rsidP="005D37A2">
      <w:pPr>
        <w:pStyle w:val="Alg4"/>
        <w:numPr>
          <w:ilvl w:val="1"/>
          <w:numId w:val="1245"/>
        </w:numPr>
      </w:pPr>
      <w:r w:rsidRPr="00E77497">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Desc</w:t>
      </w:r>
      <w:r w:rsidRPr="00E77497">
        <w:t xml:space="preserve"> as arguments.</w:t>
      </w:r>
    </w:p>
    <w:p w14:paraId="1C6F0B09" w14:textId="77777777" w:rsidR="005D37A2" w:rsidRPr="00E77497" w:rsidRDefault="005D37A2" w:rsidP="005D37A2">
      <w:pPr>
        <w:pStyle w:val="Alg4"/>
        <w:numPr>
          <w:ilvl w:val="0"/>
          <w:numId w:val="1245"/>
        </w:numPr>
      </w:pPr>
      <w:r w:rsidRPr="00E77497">
        <w:t xml:space="preserve">Let </w:t>
      </w:r>
      <w:r w:rsidRPr="00E77497">
        <w:rPr>
          <w:i/>
        </w:rPr>
        <w:t>newLenDesc</w:t>
      </w:r>
      <w:r w:rsidRPr="00E77497">
        <w:t xml:space="preserve"> be a copy of </w:t>
      </w:r>
      <w:r w:rsidRPr="00E77497">
        <w:rPr>
          <w:i/>
        </w:rPr>
        <w:t>Desc</w:t>
      </w:r>
      <w:r w:rsidRPr="00E77497">
        <w:t>.</w:t>
      </w:r>
    </w:p>
    <w:p w14:paraId="6B07187B" w14:textId="77777777" w:rsidR="005D37A2" w:rsidRPr="00E77497" w:rsidRDefault="005D37A2" w:rsidP="005D37A2">
      <w:pPr>
        <w:pStyle w:val="Alg4"/>
        <w:numPr>
          <w:ilvl w:val="0"/>
          <w:numId w:val="1245"/>
        </w:numPr>
      </w:pPr>
      <w:commentRangeStart w:id="556"/>
      <w:r w:rsidRPr="00E77497">
        <w:t xml:space="preserve">Let </w:t>
      </w:r>
      <w:r w:rsidRPr="00E77497">
        <w:rPr>
          <w:i/>
        </w:rPr>
        <w:t>newLen</w:t>
      </w:r>
      <w:r w:rsidRPr="00E77497">
        <w:t xml:space="preserve"> be ToUint32(</w:t>
      </w:r>
      <w:r w:rsidRPr="00E77497">
        <w:rPr>
          <w:i/>
        </w:rPr>
        <w:t>Desc</w:t>
      </w:r>
      <w:r w:rsidRPr="00E77497">
        <w:t>.[[Value]]).</w:t>
      </w:r>
    </w:p>
    <w:p w14:paraId="0A431A14" w14:textId="77777777" w:rsidR="005D37A2" w:rsidRPr="00E77497" w:rsidRDefault="005D37A2" w:rsidP="005D37A2">
      <w:pPr>
        <w:pStyle w:val="Alg4"/>
        <w:numPr>
          <w:ilvl w:val="0"/>
          <w:numId w:val="1245"/>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commentRangeEnd w:id="556"/>
      <w:r>
        <w:rPr>
          <w:rStyle w:val="af6"/>
          <w:rFonts w:ascii="Arial" w:eastAsia="MS Mincho" w:hAnsi="Arial"/>
          <w:spacing w:val="0"/>
          <w:lang w:eastAsia="ja-JP"/>
        </w:rPr>
        <w:commentReference w:id="556"/>
      </w:r>
    </w:p>
    <w:p w14:paraId="4B4C1A40" w14:textId="77777777" w:rsidR="005D37A2" w:rsidRPr="00E77497" w:rsidRDefault="005D37A2" w:rsidP="005D37A2">
      <w:pPr>
        <w:pStyle w:val="Alg4"/>
        <w:numPr>
          <w:ilvl w:val="0"/>
          <w:numId w:val="1245"/>
        </w:numPr>
      </w:pPr>
      <w:r w:rsidRPr="00E77497">
        <w:t xml:space="preserve">Set </w:t>
      </w:r>
      <w:r w:rsidRPr="00E77497">
        <w:rPr>
          <w:i/>
        </w:rPr>
        <w:t>newLenDesc</w:t>
      </w:r>
      <w:r w:rsidRPr="00E77497">
        <w:t xml:space="preserve">.[[Value]] to </w:t>
      </w:r>
      <w:r w:rsidRPr="00E77497">
        <w:rPr>
          <w:i/>
        </w:rPr>
        <w:t>newLen</w:t>
      </w:r>
      <w:r w:rsidRPr="00E77497">
        <w:t>.</w:t>
      </w:r>
    </w:p>
    <w:p w14:paraId="4197F0CD" w14:textId="77777777" w:rsidR="005D37A2" w:rsidRPr="00E77497" w:rsidRDefault="005D37A2" w:rsidP="005D37A2">
      <w:pPr>
        <w:pStyle w:val="Alg4"/>
        <w:numPr>
          <w:ilvl w:val="0"/>
          <w:numId w:val="1245"/>
        </w:numPr>
      </w:pPr>
      <w:commentRangeStart w:id="557"/>
      <w:r w:rsidRPr="00E77497">
        <w:t xml:space="preserve">Let </w:t>
      </w:r>
      <w:commentRangeEnd w:id="557"/>
      <w:r>
        <w:rPr>
          <w:rStyle w:val="af6"/>
          <w:rFonts w:ascii="Arial" w:eastAsia="MS Mincho" w:hAnsi="Arial"/>
          <w:spacing w:val="0"/>
          <w:lang w:eastAsia="ja-JP"/>
        </w:rPr>
        <w:commentReference w:id="557"/>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7CFDC35B" w14:textId="77777777" w:rsidR="005D37A2" w:rsidRPr="00E77497" w:rsidRDefault="005D37A2" w:rsidP="005D37A2">
      <w:pPr>
        <w:pStyle w:val="Alg4"/>
        <w:numPr>
          <w:ilvl w:val="0"/>
          <w:numId w:val="1245"/>
        </w:numPr>
      </w:pPr>
      <w:r w:rsidRPr="00E77497">
        <w:t xml:space="preserve">Let </w:t>
      </w:r>
      <w:r w:rsidRPr="00E77497">
        <w:rPr>
          <w:i/>
        </w:rPr>
        <w:t>oldLen</w:t>
      </w:r>
      <w:r w:rsidRPr="00E77497">
        <w:t xml:space="preserve"> be </w:t>
      </w:r>
      <w:r w:rsidRPr="00E77497">
        <w:rPr>
          <w:i/>
        </w:rPr>
        <w:t>oldLenDesc</w:t>
      </w:r>
      <w:r w:rsidRPr="00E77497">
        <w:t>.[[Value]].</w:t>
      </w:r>
    </w:p>
    <w:p w14:paraId="2E3C86ED" w14:textId="77777777" w:rsidR="005D37A2" w:rsidRPr="00E77497" w:rsidRDefault="005D37A2" w:rsidP="005D37A2">
      <w:pPr>
        <w:pStyle w:val="Alg4"/>
        <w:numPr>
          <w:ilvl w:val="0"/>
          <w:numId w:val="1245"/>
        </w:numPr>
      </w:pPr>
      <w:r w:rsidRPr="00E77497">
        <w:t xml:space="preserve">If </w:t>
      </w:r>
      <w:r w:rsidRPr="00E77497">
        <w:rPr>
          <w:i/>
        </w:rPr>
        <w:t>newLen</w:t>
      </w:r>
      <w:r w:rsidRPr="00E77497">
        <w:t xml:space="preserve"> ≥</w:t>
      </w:r>
      <w:r w:rsidRPr="00E77497">
        <w:rPr>
          <w:i/>
        </w:rPr>
        <w:t>oldLen</w:t>
      </w:r>
      <w:r w:rsidRPr="00E77497">
        <w:t>, then</w:t>
      </w:r>
    </w:p>
    <w:p w14:paraId="6310F827" w14:textId="77777777" w:rsidR="005D37A2" w:rsidRPr="00E77497" w:rsidRDefault="005D37A2" w:rsidP="005D37A2">
      <w:pPr>
        <w:pStyle w:val="Alg4"/>
        <w:numPr>
          <w:ilvl w:val="1"/>
          <w:numId w:val="1245"/>
        </w:numPr>
      </w:pPr>
      <w:r w:rsidRPr="00E77497">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newLenDesc</w:t>
      </w:r>
      <w:r>
        <w:rPr>
          <w:i/>
        </w:rPr>
        <w:t xml:space="preserve"> </w:t>
      </w:r>
      <w:r w:rsidRPr="00E77497">
        <w:t>as arguments.</w:t>
      </w:r>
    </w:p>
    <w:p w14:paraId="1D0CEA01" w14:textId="77777777" w:rsidR="005D37A2" w:rsidRPr="00E77497" w:rsidRDefault="005D37A2" w:rsidP="005D37A2">
      <w:pPr>
        <w:pStyle w:val="Alg4"/>
        <w:numPr>
          <w:ilvl w:val="0"/>
          <w:numId w:val="1245"/>
        </w:numPr>
      </w:pPr>
      <w:r>
        <w:t>I</w:t>
      </w:r>
      <w:r w:rsidRPr="00E77497">
        <w:t xml:space="preserve">f </w:t>
      </w:r>
      <w:r w:rsidRPr="00E77497">
        <w:rPr>
          <w:i/>
        </w:rPr>
        <w:t>oldLenDesc</w:t>
      </w:r>
      <w:r w:rsidRPr="00E77497">
        <w:t xml:space="preserve">.[[Writable]] is </w:t>
      </w:r>
      <w:r w:rsidRPr="00E77497">
        <w:rPr>
          <w:b/>
        </w:rPr>
        <w:t>false</w:t>
      </w:r>
      <w:r>
        <w:t xml:space="preserve">, then return </w:t>
      </w:r>
      <w:r w:rsidRPr="00E77497">
        <w:rPr>
          <w:b/>
        </w:rPr>
        <w:t>false</w:t>
      </w:r>
      <w:r>
        <w:t>.</w:t>
      </w:r>
    </w:p>
    <w:p w14:paraId="1379E92E" w14:textId="77777777" w:rsidR="005D37A2" w:rsidRPr="00E77497" w:rsidRDefault="005D37A2" w:rsidP="005D37A2">
      <w:pPr>
        <w:pStyle w:val="Alg4"/>
        <w:numPr>
          <w:ilvl w:val="0"/>
          <w:numId w:val="1245"/>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46F341C2" w14:textId="77777777" w:rsidR="005D37A2" w:rsidRPr="00E77497" w:rsidRDefault="005D37A2" w:rsidP="005D37A2">
      <w:pPr>
        <w:pStyle w:val="Alg4"/>
        <w:numPr>
          <w:ilvl w:val="0"/>
          <w:numId w:val="1245"/>
        </w:numPr>
      </w:pPr>
      <w:r w:rsidRPr="00E77497">
        <w:t>Else,</w:t>
      </w:r>
    </w:p>
    <w:p w14:paraId="7D2E8438" w14:textId="77777777" w:rsidR="005D37A2" w:rsidRPr="00E77497" w:rsidRDefault="005D37A2" w:rsidP="005D37A2">
      <w:pPr>
        <w:pStyle w:val="Alg4"/>
        <w:numPr>
          <w:ilvl w:val="1"/>
          <w:numId w:val="1245"/>
        </w:numPr>
      </w:pPr>
      <w:r w:rsidRPr="00E77497">
        <w:t xml:space="preserve">Need to defer setting the [[Writable]] attribute to </w:t>
      </w:r>
      <w:r w:rsidRPr="00E77497">
        <w:rPr>
          <w:b/>
        </w:rPr>
        <w:t>false</w:t>
      </w:r>
      <w:r w:rsidRPr="00E77497">
        <w:t xml:space="preserve"> in case any elements cannot be deleted.</w:t>
      </w:r>
    </w:p>
    <w:p w14:paraId="7C9342E3" w14:textId="77777777" w:rsidR="005D37A2" w:rsidRPr="00E77497" w:rsidRDefault="005D37A2" w:rsidP="005D37A2">
      <w:pPr>
        <w:pStyle w:val="Alg4"/>
        <w:numPr>
          <w:ilvl w:val="1"/>
          <w:numId w:val="1245"/>
        </w:numPr>
      </w:pPr>
      <w:r w:rsidRPr="00E77497">
        <w:t xml:space="preserve">Let </w:t>
      </w:r>
      <w:r w:rsidRPr="00E77497">
        <w:rPr>
          <w:i/>
        </w:rPr>
        <w:t>newWritable</w:t>
      </w:r>
      <w:r w:rsidRPr="00E77497">
        <w:t xml:space="preserve"> be </w:t>
      </w:r>
      <w:r w:rsidRPr="00E77497">
        <w:rPr>
          <w:b/>
        </w:rPr>
        <w:t>false</w:t>
      </w:r>
      <w:r w:rsidRPr="00E77497">
        <w:t>.</w:t>
      </w:r>
    </w:p>
    <w:p w14:paraId="387A0A0F" w14:textId="77777777" w:rsidR="005D37A2" w:rsidRPr="00E77497" w:rsidRDefault="005D37A2" w:rsidP="005D37A2">
      <w:pPr>
        <w:pStyle w:val="Alg4"/>
        <w:numPr>
          <w:ilvl w:val="1"/>
          <w:numId w:val="1245"/>
        </w:numPr>
      </w:pPr>
      <w:r w:rsidRPr="00E77497">
        <w:t xml:space="preserve">Set </w:t>
      </w:r>
      <w:r w:rsidRPr="00E77497">
        <w:rPr>
          <w:i/>
        </w:rPr>
        <w:t>newLenDesc</w:t>
      </w:r>
      <w:r w:rsidRPr="00E77497">
        <w:t xml:space="preserve">.[[Writable]] to </w:t>
      </w:r>
      <w:r w:rsidRPr="00E77497">
        <w:rPr>
          <w:b/>
        </w:rPr>
        <w:t>true</w:t>
      </w:r>
      <w:r w:rsidRPr="00E77497">
        <w:t>.</w:t>
      </w:r>
    </w:p>
    <w:p w14:paraId="3CE0A436" w14:textId="77777777" w:rsidR="005D37A2" w:rsidRPr="00E77497" w:rsidRDefault="005D37A2" w:rsidP="005D37A2">
      <w:pPr>
        <w:pStyle w:val="Alg4"/>
        <w:numPr>
          <w:ilvl w:val="0"/>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w:t>
      </w:r>
    </w:p>
    <w:p w14:paraId="11087F64" w14:textId="77777777" w:rsidR="005D37A2" w:rsidRDefault="005D37A2" w:rsidP="005D37A2">
      <w:pPr>
        <w:pStyle w:val="Alg4"/>
        <w:numPr>
          <w:ilvl w:val="0"/>
          <w:numId w:val="1245"/>
        </w:numPr>
      </w:pPr>
      <w:r>
        <w:t>ReturnIfAbrupt(</w:t>
      </w:r>
      <w:r w:rsidRPr="00E77497">
        <w:rPr>
          <w:i/>
        </w:rPr>
        <w:t>succeeded</w:t>
      </w:r>
      <w:r>
        <w:t>).</w:t>
      </w:r>
    </w:p>
    <w:p w14:paraId="0E0BD5A8" w14:textId="77777777" w:rsidR="005D37A2" w:rsidRPr="00E77497" w:rsidRDefault="005D37A2" w:rsidP="005D37A2">
      <w:pPr>
        <w:pStyle w:val="Alg4"/>
        <w:numPr>
          <w:ilvl w:val="0"/>
          <w:numId w:val="1245"/>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77103597" w14:textId="77777777" w:rsidR="005D37A2" w:rsidRPr="00E77497" w:rsidRDefault="005D37A2" w:rsidP="005D37A2">
      <w:pPr>
        <w:pStyle w:val="Alg4"/>
        <w:numPr>
          <w:ilvl w:val="0"/>
          <w:numId w:val="1245"/>
        </w:numPr>
      </w:pPr>
      <w:r w:rsidRPr="00E77497">
        <w:t xml:space="preserve">While </w:t>
      </w:r>
      <w:r w:rsidRPr="00E77497">
        <w:rPr>
          <w:i/>
        </w:rPr>
        <w:t>newLen</w:t>
      </w:r>
      <w:r w:rsidRPr="00E77497">
        <w:t xml:space="preserve"> &lt; </w:t>
      </w:r>
      <w:r w:rsidRPr="00E77497">
        <w:rPr>
          <w:i/>
        </w:rPr>
        <w:t>oldLen</w:t>
      </w:r>
      <w:r w:rsidRPr="00E77497">
        <w:t xml:space="preserve"> repeat,</w:t>
      </w:r>
    </w:p>
    <w:p w14:paraId="43E4DE76" w14:textId="77777777" w:rsidR="005D37A2" w:rsidRPr="00E77497" w:rsidRDefault="005D37A2" w:rsidP="005D37A2">
      <w:pPr>
        <w:pStyle w:val="Alg4"/>
        <w:numPr>
          <w:ilvl w:val="1"/>
          <w:numId w:val="1245"/>
        </w:numPr>
      </w:pPr>
      <w:r w:rsidRPr="00E77497">
        <w:t xml:space="preserve">Set </w:t>
      </w:r>
      <w:r w:rsidRPr="00E77497">
        <w:rPr>
          <w:i/>
        </w:rPr>
        <w:t>oldLen</w:t>
      </w:r>
      <w:r w:rsidRPr="00E77497">
        <w:t xml:space="preserve"> to </w:t>
      </w:r>
      <w:r w:rsidRPr="00E77497">
        <w:rPr>
          <w:i/>
        </w:rPr>
        <w:t>oldLen</w:t>
      </w:r>
      <w:r w:rsidRPr="00E77497">
        <w:t xml:space="preserve"> – 1.</w:t>
      </w:r>
    </w:p>
    <w:p w14:paraId="3E373167" w14:textId="77777777" w:rsidR="005D37A2" w:rsidRPr="00E77497" w:rsidRDefault="005D37A2" w:rsidP="005D37A2">
      <w:pPr>
        <w:pStyle w:val="Alg4"/>
        <w:numPr>
          <w:ilvl w:val="1"/>
          <w:numId w:val="1245"/>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w:t>
      </w:r>
    </w:p>
    <w:p w14:paraId="666F22C5" w14:textId="77777777" w:rsidR="005D37A2" w:rsidRDefault="005D37A2" w:rsidP="005D37A2">
      <w:pPr>
        <w:pStyle w:val="Alg4"/>
        <w:numPr>
          <w:ilvl w:val="1"/>
          <w:numId w:val="1245"/>
        </w:numPr>
      </w:pPr>
      <w:r>
        <w:t>ReturnIfAbrupt(</w:t>
      </w:r>
      <w:r w:rsidRPr="00E77497">
        <w:rPr>
          <w:i/>
        </w:rPr>
        <w:t>succeeded</w:t>
      </w:r>
      <w:r>
        <w:t>).</w:t>
      </w:r>
    </w:p>
    <w:p w14:paraId="5095BE0D" w14:textId="77777777" w:rsidR="005D37A2" w:rsidRPr="00E77497" w:rsidRDefault="005D37A2" w:rsidP="005D37A2">
      <w:pPr>
        <w:pStyle w:val="Alg4"/>
        <w:numPr>
          <w:ilvl w:val="1"/>
          <w:numId w:val="1245"/>
        </w:numPr>
      </w:pPr>
      <w:r w:rsidRPr="00E77497">
        <w:t xml:space="preserve">If </w:t>
      </w:r>
      <w:r w:rsidRPr="00E77497">
        <w:rPr>
          <w:i/>
        </w:rPr>
        <w:t>deleteSucceeded</w:t>
      </w:r>
      <w:r w:rsidRPr="00E77497">
        <w:t xml:space="preserve"> is </w:t>
      </w:r>
      <w:r w:rsidRPr="00E77497">
        <w:rPr>
          <w:b/>
        </w:rPr>
        <w:t>false</w:t>
      </w:r>
      <w:r w:rsidRPr="00E77497">
        <w:t>, then</w:t>
      </w:r>
    </w:p>
    <w:p w14:paraId="1BA8D470" w14:textId="77777777" w:rsidR="005D37A2" w:rsidRPr="00E77497" w:rsidRDefault="005D37A2" w:rsidP="005D37A2">
      <w:pPr>
        <w:pStyle w:val="Alg4"/>
        <w:numPr>
          <w:ilvl w:val="2"/>
          <w:numId w:val="1245"/>
        </w:numPr>
      </w:pPr>
      <w:r w:rsidRPr="00E77497">
        <w:t xml:space="preserve">Set </w:t>
      </w:r>
      <w:r w:rsidRPr="00E77497">
        <w:rPr>
          <w:i/>
        </w:rPr>
        <w:t>newLenDesc</w:t>
      </w:r>
      <w:r w:rsidRPr="00E77497">
        <w:t xml:space="preserve">.[[Value]] to </w:t>
      </w:r>
      <w:r w:rsidRPr="00E77497">
        <w:rPr>
          <w:i/>
        </w:rPr>
        <w:t>oldLen+1</w:t>
      </w:r>
      <w:r w:rsidRPr="00E77497">
        <w:t>.</w:t>
      </w:r>
    </w:p>
    <w:p w14:paraId="36EA8CC1" w14:textId="77777777" w:rsidR="005D37A2" w:rsidRPr="00E77497" w:rsidRDefault="005D37A2" w:rsidP="005D37A2">
      <w:pPr>
        <w:pStyle w:val="Alg4"/>
        <w:numPr>
          <w:ilvl w:val="2"/>
          <w:numId w:val="1245"/>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 xml:space="preserve">.[[Writable]] to </w:t>
      </w:r>
      <w:r w:rsidRPr="00E77497">
        <w:rPr>
          <w:b/>
        </w:rPr>
        <w:t>false</w:t>
      </w:r>
      <w:r w:rsidRPr="00E77497">
        <w:t>.</w:t>
      </w:r>
    </w:p>
    <w:p w14:paraId="5F268734" w14:textId="77777777" w:rsidR="005D37A2" w:rsidRPr="00E77497" w:rsidRDefault="005D37A2" w:rsidP="005D37A2">
      <w:pPr>
        <w:pStyle w:val="Alg4"/>
        <w:numPr>
          <w:ilvl w:val="2"/>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 </w:t>
      </w:r>
    </w:p>
    <w:p w14:paraId="641DAD7B" w14:textId="77777777" w:rsidR="005D37A2" w:rsidRDefault="005D37A2" w:rsidP="005D37A2">
      <w:pPr>
        <w:pStyle w:val="Alg4"/>
        <w:numPr>
          <w:ilvl w:val="2"/>
          <w:numId w:val="1245"/>
        </w:numPr>
      </w:pPr>
      <w:r>
        <w:t>ReturnIfAbrupt(</w:t>
      </w:r>
      <w:r w:rsidRPr="00E77497">
        <w:rPr>
          <w:i/>
        </w:rPr>
        <w:t>succeeded</w:t>
      </w:r>
      <w:r>
        <w:t>).</w:t>
      </w:r>
    </w:p>
    <w:p w14:paraId="61952E7C" w14:textId="77777777" w:rsidR="005D37A2" w:rsidRPr="00E77497" w:rsidRDefault="005D37A2" w:rsidP="005D37A2">
      <w:pPr>
        <w:pStyle w:val="Alg4"/>
        <w:numPr>
          <w:ilvl w:val="2"/>
          <w:numId w:val="1245"/>
        </w:numPr>
      </w:pPr>
      <w:r>
        <w:t xml:space="preserve">Return </w:t>
      </w:r>
      <w:r w:rsidRPr="00535CB6">
        <w:rPr>
          <w:b/>
          <w:bCs/>
        </w:rPr>
        <w:t>false</w:t>
      </w:r>
      <w:r w:rsidRPr="00E77497">
        <w:t>.</w:t>
      </w:r>
    </w:p>
    <w:p w14:paraId="33252CFB" w14:textId="77777777" w:rsidR="005D37A2" w:rsidRPr="00E77497" w:rsidRDefault="005D37A2" w:rsidP="005D37A2">
      <w:pPr>
        <w:pStyle w:val="Alg4"/>
        <w:numPr>
          <w:ilvl w:val="0"/>
          <w:numId w:val="1245"/>
        </w:numPr>
      </w:pPr>
      <w:r w:rsidRPr="00E77497">
        <w:t xml:space="preserve">If </w:t>
      </w:r>
      <w:r w:rsidRPr="00E77497">
        <w:rPr>
          <w:i/>
        </w:rPr>
        <w:t>newWritable</w:t>
      </w:r>
      <w:r w:rsidRPr="00E77497">
        <w:t xml:space="preserve"> is </w:t>
      </w:r>
      <w:r w:rsidRPr="00E77497">
        <w:rPr>
          <w:b/>
        </w:rPr>
        <w:t>false</w:t>
      </w:r>
      <w:r w:rsidRPr="00E77497">
        <w:t>, then</w:t>
      </w:r>
    </w:p>
    <w:p w14:paraId="343B5C2C" w14:textId="77777777" w:rsidR="005D37A2" w:rsidRPr="00E77497" w:rsidRDefault="005D37A2" w:rsidP="005D37A2">
      <w:pPr>
        <w:pStyle w:val="Alg4"/>
        <w:numPr>
          <w:ilvl w:val="1"/>
          <w:numId w:val="1245"/>
        </w:numPr>
      </w:pPr>
      <w:r w:rsidRPr="00E77497">
        <w:t xml:space="preserve">Call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Property Descriptor{[[Writable]]: </w:t>
      </w:r>
      <w:r w:rsidRPr="00E77497">
        <w:rPr>
          <w:b/>
        </w:rPr>
        <w:t>false</w:t>
      </w:r>
      <w:r w:rsidRPr="00E77497">
        <w:t xml:space="preserve">} as arguments. This call will always return </w:t>
      </w:r>
      <w:r w:rsidRPr="00E77497">
        <w:rPr>
          <w:b/>
        </w:rPr>
        <w:t>true</w:t>
      </w:r>
      <w:r w:rsidRPr="00E77497">
        <w:t>.</w:t>
      </w:r>
    </w:p>
    <w:p w14:paraId="644BC64B" w14:textId="77777777" w:rsidR="005D37A2" w:rsidRPr="00E77497" w:rsidRDefault="005D37A2" w:rsidP="005D37A2">
      <w:pPr>
        <w:pStyle w:val="Alg4"/>
        <w:numPr>
          <w:ilvl w:val="0"/>
          <w:numId w:val="1245"/>
        </w:numPr>
        <w:spacing w:after="240"/>
      </w:pPr>
      <w:r w:rsidRPr="00E77497">
        <w:t xml:space="preserve">Return </w:t>
      </w:r>
      <w:r w:rsidRPr="00E77497">
        <w:rPr>
          <w:b/>
        </w:rPr>
        <w:t>true</w:t>
      </w:r>
      <w:r w:rsidRPr="00E77497">
        <w:t>.</w:t>
      </w:r>
    </w:p>
    <w:p w14:paraId="4A0321EF" w14:textId="77777777" w:rsidR="005D37A2" w:rsidRDefault="005D37A2" w:rsidP="005D37A2">
      <w:pPr>
        <w:pStyle w:val="30"/>
      </w:pPr>
      <w:bookmarkStart w:id="558" w:name="_Toc366141820"/>
      <w:r>
        <w:t>String Exotic Objects</w:t>
      </w:r>
      <w:bookmarkEnd w:id="558"/>
    </w:p>
    <w:p w14:paraId="75399CDF" w14:textId="77777777" w:rsidR="005D37A2" w:rsidRDefault="005D37A2" w:rsidP="005D37A2">
      <w:r>
        <w:t xml:space="preserve">A </w:t>
      </w:r>
      <w:r>
        <w:rPr>
          <w:i/>
          <w:iCs/>
        </w:rPr>
        <w:t>String object</w:t>
      </w:r>
      <w:r>
        <w:t xml:space="preserve"> is an exotic object that encapsulates a String value and exposes virtual integer indexed data properties corresponding to the individual code unit elements of the string value</w:t>
      </w:r>
      <w:r w:rsidRPr="00E77497">
        <w:t xml:space="preserve">. </w:t>
      </w:r>
      <w:r>
        <w:t xml:space="preserve">Exotic String objects always have a data property named </w:t>
      </w:r>
      <w:r w:rsidRPr="00E77497">
        <w:rPr>
          <w:b/>
        </w:rPr>
        <w:t>"</w:t>
      </w:r>
      <w:r w:rsidRPr="00E77497">
        <w:rPr>
          <w:rFonts w:ascii="Courier New" w:hAnsi="Courier New" w:cs="Courier New"/>
          <w:b/>
        </w:rPr>
        <w:t>length</w:t>
      </w:r>
      <w:r w:rsidRPr="00E77497">
        <w:rPr>
          <w:b/>
        </w:rPr>
        <w:t>"</w:t>
      </w:r>
      <w:r>
        <w:rPr>
          <w:b/>
        </w:rPr>
        <w:t xml:space="preserve"> </w:t>
      </w:r>
      <w:r>
        <w:rPr>
          <w:bCs/>
        </w:rPr>
        <w:t>whose value is the number of code unit elements in the encapsulated String value</w:t>
      </w:r>
      <w:r>
        <w:t xml:space="preserve">. Both the code unit data properties and the </w:t>
      </w:r>
      <w:r w:rsidRPr="00E77497">
        <w:rPr>
          <w:b/>
        </w:rPr>
        <w:t>"</w:t>
      </w:r>
      <w:r w:rsidRPr="00E77497">
        <w:rPr>
          <w:rFonts w:ascii="Courier New" w:hAnsi="Courier New" w:cs="Courier New"/>
          <w:b/>
        </w:rPr>
        <w:t>length</w:t>
      </w:r>
      <w:r w:rsidRPr="00E77497">
        <w:rPr>
          <w:b/>
        </w:rPr>
        <w:t>"</w:t>
      </w:r>
      <w:r>
        <w:rPr>
          <w:b/>
        </w:rPr>
        <w:t xml:space="preserve"> </w:t>
      </w:r>
      <w:r w:rsidRPr="002B2204">
        <w:rPr>
          <w:bCs/>
        </w:rPr>
        <w:t>property</w:t>
      </w:r>
      <w:r>
        <w:rPr>
          <w:b/>
        </w:rPr>
        <w:t xml:space="preserve"> </w:t>
      </w:r>
      <w:r>
        <w:t>are non-writable and non-configurable.</w:t>
      </w:r>
    </w:p>
    <w:p w14:paraId="3E44090E" w14:textId="77777777" w:rsidR="005D37A2" w:rsidRDefault="005D37A2" w:rsidP="005D37A2">
      <w:r>
        <w:t>Exotic String objects have the same internal data properties as ordinary objects. They also have a [[StringData]] internal data property.</w:t>
      </w:r>
    </w:p>
    <w:p w14:paraId="531C233E" w14:textId="77777777" w:rsidR="005D37A2" w:rsidRPr="00E77497" w:rsidRDefault="005D37A2" w:rsidP="005D37A2">
      <w:r>
        <w:t xml:space="preserve">Exotic String objects provide alternative definitions for the following internal methods.  All of the other exotic String object essential internal methods that are not defined below are as specified in </w:t>
      </w:r>
      <w:r w:rsidR="00C04626">
        <w:fldChar w:fldCharType="begin"/>
      </w:r>
      <w:r w:rsidR="00C04626">
        <w:instrText xml:space="preserve"> REF _Ref365538343 \r \h </w:instrText>
      </w:r>
      <w:r w:rsidR="00C04626">
        <w:fldChar w:fldCharType="separate"/>
      </w:r>
      <w:r w:rsidR="00083CEC">
        <w:t>9.1</w:t>
      </w:r>
      <w:r w:rsidR="00C04626">
        <w:fldChar w:fldCharType="end"/>
      </w:r>
      <w:r>
        <w:t xml:space="preserve">.  </w:t>
      </w:r>
    </w:p>
    <w:p w14:paraId="7980F476" w14:textId="77777777" w:rsidR="005D37A2" w:rsidRPr="00E77497" w:rsidRDefault="005D37A2" w:rsidP="005D37A2">
      <w:pPr>
        <w:pStyle w:val="40"/>
      </w:pPr>
      <w:bookmarkStart w:id="559" w:name="_Ref365532119"/>
      <w:r w:rsidRPr="00E77497">
        <w:t>[[</w:t>
      </w:r>
      <w:r>
        <w:t>Has</w:t>
      </w:r>
      <w:r w:rsidRPr="00E77497">
        <w:t>OwnProperty]] (P)</w:t>
      </w:r>
      <w:bookmarkEnd w:id="559"/>
    </w:p>
    <w:p w14:paraId="632F4522" w14:textId="77777777" w:rsidR="005D37A2" w:rsidRPr="00E77497" w:rsidRDefault="005D37A2" w:rsidP="005D37A2">
      <w:r w:rsidRPr="00E77497">
        <w:t>When the [[</w:t>
      </w:r>
      <w:r>
        <w:t>Has</w:t>
      </w:r>
      <w:r w:rsidRPr="00E77497">
        <w:t>OwnProperty]] internal method of</w:t>
      </w:r>
      <w:r>
        <w:t xml:space="preserve"> exotic String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277C0358" w14:textId="77777777" w:rsidR="005D37A2" w:rsidRPr="00E77497" w:rsidDel="004372C5" w:rsidRDefault="005D37A2" w:rsidP="005D37A2">
      <w:pPr>
        <w:pStyle w:val="Alg4"/>
        <w:numPr>
          <w:ilvl w:val="0"/>
          <w:numId w:val="1247"/>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5B990036" w14:textId="77777777" w:rsidR="005D37A2" w:rsidRDefault="005D37A2" w:rsidP="005D37A2">
      <w:pPr>
        <w:pStyle w:val="Alg4"/>
        <w:numPr>
          <w:ilvl w:val="0"/>
          <w:numId w:val="1247"/>
        </w:numPr>
        <w:spacing w:after="240"/>
        <w:contextualSpacing/>
      </w:pPr>
      <w:r>
        <w:t xml:space="preserve">Let </w:t>
      </w:r>
      <w:r>
        <w:rPr>
          <w:i/>
          <w:iCs/>
        </w:rPr>
        <w:t>has</w:t>
      </w:r>
      <w:r>
        <w:t xml:space="preserve"> be the result of calling the ordinary object [[HasOwnProperty]] internal method (</w:t>
      </w:r>
      <w:r w:rsidR="00C04626">
        <w:fldChar w:fldCharType="begin"/>
      </w:r>
      <w:r w:rsidR="00C04626">
        <w:instrText xml:space="preserve"> REF _Ref365538382 \r \h </w:instrText>
      </w:r>
      <w:r w:rsidR="00C04626">
        <w:fldChar w:fldCharType="separate"/>
      </w:r>
      <w:r w:rsidR="00083CEC">
        <w:t>9.1.5</w:t>
      </w:r>
      <w:r w:rsidR="00C04626">
        <w:fldChar w:fldCharType="end"/>
      </w:r>
      <w:r>
        <w:t xml:space="preserve">) on </w:t>
      </w:r>
      <w:r>
        <w:rPr>
          <w:i/>
          <w:iCs/>
        </w:rPr>
        <w:t>O</w:t>
      </w:r>
      <w:r>
        <w:t xml:space="preserve"> with argument </w:t>
      </w:r>
      <w:r>
        <w:rPr>
          <w:i/>
          <w:iCs/>
        </w:rPr>
        <w:t>P</w:t>
      </w:r>
      <w:r>
        <w:t xml:space="preserve">. </w:t>
      </w:r>
    </w:p>
    <w:p w14:paraId="17AA0F21" w14:textId="77777777" w:rsidR="005D37A2" w:rsidRDefault="005D37A2" w:rsidP="005D37A2">
      <w:pPr>
        <w:pStyle w:val="Alg4"/>
        <w:numPr>
          <w:ilvl w:val="0"/>
          <w:numId w:val="1247"/>
        </w:numPr>
      </w:pPr>
      <w:r>
        <w:t>ReturnIfAbrupt(</w:t>
      </w:r>
      <w:r>
        <w:rPr>
          <w:i/>
        </w:rPr>
        <w:t>has</w:t>
      </w:r>
      <w:r>
        <w:t>).</w:t>
      </w:r>
    </w:p>
    <w:p w14:paraId="721333F6" w14:textId="77777777" w:rsidR="005D37A2" w:rsidRPr="00E77497" w:rsidDel="004372C5" w:rsidRDefault="005D37A2" w:rsidP="005D37A2">
      <w:pPr>
        <w:pStyle w:val="Alg4"/>
        <w:numPr>
          <w:ilvl w:val="0"/>
          <w:numId w:val="1247"/>
        </w:numPr>
        <w:spacing w:after="240"/>
        <w:contextualSpacing/>
      </w:pPr>
      <w:r>
        <w:t xml:space="preserve">If </w:t>
      </w:r>
      <w:r>
        <w:rPr>
          <w:i/>
          <w:iCs/>
        </w:rPr>
        <w:t>has</w:t>
      </w:r>
      <w:r>
        <w:t xml:space="preserve"> is </w:t>
      </w:r>
      <w:r>
        <w:rPr>
          <w:b/>
          <w:bCs/>
        </w:rPr>
        <w:t>true</w:t>
      </w:r>
      <w:r w:rsidRPr="00E77497">
        <w:t>,</w:t>
      </w:r>
      <w:r>
        <w:t xml:space="preserve"> then</w:t>
      </w:r>
      <w:r w:rsidRPr="00E77497">
        <w:t xml:space="preserve"> return </w:t>
      </w:r>
      <w:r>
        <w:rPr>
          <w:b/>
        </w:rPr>
        <w:t>true</w:t>
      </w:r>
      <w:r>
        <w:rPr>
          <w:bCs/>
        </w:rPr>
        <w:t>.</w:t>
      </w:r>
    </w:p>
    <w:p w14:paraId="65BD4F70" w14:textId="77777777" w:rsidR="005D37A2" w:rsidRDefault="005D37A2" w:rsidP="005D37A2">
      <w:pPr>
        <w:pStyle w:val="Alg4"/>
        <w:numPr>
          <w:ilvl w:val="0"/>
          <w:numId w:val="1247"/>
        </w:numPr>
      </w:pPr>
      <w:r>
        <w:t>If Type(</w:t>
      </w:r>
      <w:r>
        <w:rPr>
          <w:i/>
          <w:iCs/>
        </w:rPr>
        <w:t>P</w:t>
      </w:r>
      <w:r>
        <w:t xml:space="preserve">) is not String, then return </w:t>
      </w:r>
      <w:r w:rsidRPr="00E75802">
        <w:rPr>
          <w:b/>
          <w:bCs/>
        </w:rPr>
        <w:t>false</w:t>
      </w:r>
      <w:r>
        <w:t>.</w:t>
      </w:r>
    </w:p>
    <w:p w14:paraId="2A9D6B42" w14:textId="77777777" w:rsidR="005D37A2" w:rsidRPr="00E77497" w:rsidRDefault="005D37A2" w:rsidP="005D37A2">
      <w:pPr>
        <w:pStyle w:val="Alg4"/>
        <w:numPr>
          <w:ilvl w:val="0"/>
          <w:numId w:val="1247"/>
        </w:numPr>
      </w:pPr>
      <w:r w:rsidRPr="00E77497">
        <w:t xml:space="preserve">Let </w:t>
      </w:r>
      <w:r w:rsidRPr="00E77497">
        <w:rPr>
          <w:i/>
        </w:rPr>
        <w:t>index</w:t>
      </w:r>
      <w:r w:rsidRPr="00E77497">
        <w:t xml:space="preserve"> be ToInteger(</w:t>
      </w:r>
      <w:r w:rsidRPr="00E77497">
        <w:rPr>
          <w:i/>
        </w:rPr>
        <w:t>P</w:t>
      </w:r>
      <w:r w:rsidRPr="00E77497">
        <w:t>).</w:t>
      </w:r>
    </w:p>
    <w:p w14:paraId="74288835" w14:textId="77777777" w:rsidR="005D37A2" w:rsidRDefault="005D37A2" w:rsidP="005D37A2">
      <w:pPr>
        <w:pStyle w:val="Alg4"/>
        <w:numPr>
          <w:ilvl w:val="0"/>
          <w:numId w:val="1247"/>
        </w:numPr>
      </w:pPr>
      <w:r>
        <w:t xml:space="preserve">Assert: </w:t>
      </w:r>
      <w:r>
        <w:rPr>
          <w:i/>
        </w:rPr>
        <w:t>index</w:t>
      </w:r>
      <w:r>
        <w:t xml:space="preserve"> is not an abrupt completion.</w:t>
      </w:r>
    </w:p>
    <w:p w14:paraId="51FE5329" w14:textId="77777777" w:rsidR="005D37A2" w:rsidRDefault="005D37A2" w:rsidP="005D37A2">
      <w:pPr>
        <w:pStyle w:val="Alg4"/>
        <w:numPr>
          <w:ilvl w:val="0"/>
          <w:numId w:val="1247"/>
        </w:numPr>
      </w:pPr>
      <w:r>
        <w:t xml:space="preserve">Let </w:t>
      </w:r>
      <w:r>
        <w:rPr>
          <w:i/>
          <w:iCs/>
        </w:rPr>
        <w:t>absI</w:t>
      </w:r>
      <w:r w:rsidRPr="005A1241">
        <w:rPr>
          <w:i/>
          <w:iCs/>
        </w:rPr>
        <w:t>ntIndex</w:t>
      </w:r>
      <w:r>
        <w:t xml:space="preserve"> be </w:t>
      </w:r>
      <w:r w:rsidRPr="00E77497">
        <w:t>ToString(abs(</w:t>
      </w:r>
      <w:r w:rsidRPr="00E77497">
        <w:rPr>
          <w:i/>
        </w:rPr>
        <w:t>index</w:t>
      </w:r>
      <w:r>
        <w:t>)).</w:t>
      </w:r>
    </w:p>
    <w:p w14:paraId="24C93A1E" w14:textId="77777777" w:rsidR="005D37A2" w:rsidRPr="00E77497" w:rsidRDefault="005D37A2" w:rsidP="005D37A2">
      <w:pPr>
        <w:pStyle w:val="Alg4"/>
        <w:numPr>
          <w:ilvl w:val="0"/>
          <w:numId w:val="1247"/>
        </w:numPr>
      </w:pPr>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Pr>
          <w:b/>
        </w:rPr>
        <w:t>false</w:t>
      </w:r>
      <w:r w:rsidRPr="00E77497">
        <w:t>.</w:t>
      </w:r>
    </w:p>
    <w:p w14:paraId="56C74BCA" w14:textId="77777777" w:rsidR="005D37A2" w:rsidRPr="00E77497" w:rsidRDefault="005D37A2" w:rsidP="005D37A2">
      <w:pPr>
        <w:pStyle w:val="Alg4"/>
        <w:numPr>
          <w:ilvl w:val="0"/>
          <w:numId w:val="1247"/>
        </w:numPr>
      </w:pPr>
      <w:r w:rsidRPr="00E77497">
        <w:t xml:space="preserve">Let </w:t>
      </w:r>
      <w:r w:rsidRPr="00E77497">
        <w:rPr>
          <w:i/>
        </w:rPr>
        <w:t>str</w:t>
      </w:r>
      <w:r w:rsidRPr="00E77497">
        <w:t xml:space="preserve"> be the String value of the [[</w:t>
      </w:r>
      <w:r>
        <w:t>StringData</w:t>
      </w:r>
      <w:r w:rsidRPr="00E77497">
        <w:t xml:space="preserve">]] internal property of </w:t>
      </w:r>
      <w:r>
        <w:rPr>
          <w:i/>
        </w:rPr>
        <w:t>O</w:t>
      </w:r>
      <w:r>
        <w:rPr>
          <w:iCs/>
        </w:rPr>
        <w:t>, if the value of [[StringData]] is undefined the empty string is used as its value.</w:t>
      </w:r>
    </w:p>
    <w:p w14:paraId="36B37BBF" w14:textId="77777777" w:rsidR="005D37A2" w:rsidRPr="00E77497" w:rsidRDefault="005D37A2" w:rsidP="005D37A2">
      <w:pPr>
        <w:pStyle w:val="Alg4"/>
        <w:numPr>
          <w:ilvl w:val="0"/>
          <w:numId w:val="1247"/>
        </w:numPr>
      </w:pPr>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p>
    <w:p w14:paraId="1E9F0F6D" w14:textId="77777777" w:rsidR="005D37A2" w:rsidRPr="00E77497" w:rsidRDefault="005D37A2" w:rsidP="005D37A2">
      <w:pPr>
        <w:pStyle w:val="Alg4"/>
        <w:numPr>
          <w:ilvl w:val="0"/>
          <w:numId w:val="1247"/>
        </w:numPr>
      </w:pPr>
      <w:r w:rsidRPr="00E77497">
        <w:t xml:space="preserve">If </w:t>
      </w:r>
      <w:r w:rsidRPr="00E77497">
        <w:rPr>
          <w:i/>
        </w:rPr>
        <w:t>len</w:t>
      </w:r>
      <w:r w:rsidRPr="00E77497">
        <w:t xml:space="preserve"> ≤ </w:t>
      </w:r>
      <w:r w:rsidRPr="00E77497">
        <w:rPr>
          <w:i/>
        </w:rPr>
        <w:t>index</w:t>
      </w:r>
      <w:r w:rsidRPr="00E77497">
        <w:t xml:space="preserve">, return </w:t>
      </w:r>
      <w:r>
        <w:rPr>
          <w:b/>
        </w:rPr>
        <w:t>false</w:t>
      </w:r>
      <w:r w:rsidRPr="00E77497">
        <w:t>.</w:t>
      </w:r>
    </w:p>
    <w:p w14:paraId="571F958C" w14:textId="77777777" w:rsidR="005D37A2" w:rsidRPr="00E77497" w:rsidRDefault="005D37A2" w:rsidP="005D37A2">
      <w:pPr>
        <w:pStyle w:val="Alg4"/>
        <w:numPr>
          <w:ilvl w:val="0"/>
          <w:numId w:val="1247"/>
        </w:numPr>
        <w:spacing w:after="240"/>
      </w:pPr>
      <w:r>
        <w:t xml:space="preserve">Return </w:t>
      </w:r>
      <w:r w:rsidRPr="005966CE">
        <w:rPr>
          <w:b/>
          <w:bCs/>
        </w:rPr>
        <w:t>true</w:t>
      </w:r>
      <w:r>
        <w:t>.</w:t>
      </w:r>
    </w:p>
    <w:p w14:paraId="71B90A9A" w14:textId="77777777" w:rsidR="005D37A2" w:rsidRPr="00E77497" w:rsidRDefault="005D37A2" w:rsidP="005D37A2">
      <w:pPr>
        <w:pStyle w:val="40"/>
      </w:pPr>
      <w:bookmarkStart w:id="560" w:name="_Ref365532130"/>
      <w:r w:rsidRPr="00E77497">
        <w:t>[[GetOwnProperty]] ( P )</w:t>
      </w:r>
      <w:bookmarkEnd w:id="560"/>
    </w:p>
    <w:p w14:paraId="62D8A19E" w14:textId="77777777" w:rsidR="005D37A2" w:rsidRPr="00E77497" w:rsidRDefault="005D37A2" w:rsidP="005D37A2">
      <w:r w:rsidRPr="00E77497">
        <w:t>When the [[</w:t>
      </w:r>
      <w:r>
        <w:t>GetOwnProperty</w:t>
      </w:r>
      <w:r w:rsidRPr="00E77497">
        <w:t>]] internal method of</w:t>
      </w:r>
      <w:r>
        <w:t xml:space="preserve"> an exotic String object</w:t>
      </w:r>
      <w:r w:rsidRPr="00E77497">
        <w:t xml:space="preserve"> </w:t>
      </w:r>
      <w:r>
        <w:rPr>
          <w:rFonts w:ascii="Times New Roman" w:hAnsi="Times New Roman"/>
          <w:i/>
        </w:rPr>
        <w:t>S</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the following steps are taken:</w:t>
      </w:r>
    </w:p>
    <w:p w14:paraId="2BBD04FD" w14:textId="77777777" w:rsidR="005D37A2" w:rsidRPr="00E77497" w:rsidDel="004372C5" w:rsidRDefault="005D37A2" w:rsidP="005D37A2">
      <w:pPr>
        <w:pStyle w:val="Alg4"/>
        <w:numPr>
          <w:ilvl w:val="0"/>
          <w:numId w:val="236"/>
        </w:numPr>
        <w:spacing w:before="240"/>
        <w:contextualSpacing/>
      </w:pPr>
      <w:r>
        <w:t>Assert: IsPropertyKey(</w:t>
      </w:r>
      <w:r>
        <w:rPr>
          <w:i/>
          <w:iCs/>
        </w:rPr>
        <w:t>P</w:t>
      </w:r>
      <w:r>
        <w:t xml:space="preserve">) is </w:t>
      </w:r>
      <w:r w:rsidRPr="00B40933">
        <w:rPr>
          <w:b/>
          <w:bCs/>
        </w:rPr>
        <w:t>true</w:t>
      </w:r>
      <w:r w:rsidRPr="00E77497" w:rsidDel="004372C5">
        <w:t>.</w:t>
      </w:r>
    </w:p>
    <w:p w14:paraId="0D75288B" w14:textId="77777777" w:rsidR="005D37A2" w:rsidRPr="00E77497" w:rsidRDefault="005D37A2" w:rsidP="005D37A2">
      <w:pPr>
        <w:pStyle w:val="Alg4"/>
        <w:numPr>
          <w:ilvl w:val="0"/>
          <w:numId w:val="236"/>
        </w:numPr>
      </w:pPr>
      <w:r w:rsidRPr="00E77497">
        <w:t xml:space="preserve">Let </w:t>
      </w:r>
      <w:r w:rsidRPr="00E77497">
        <w:rPr>
          <w:i/>
        </w:rPr>
        <w:t>desc</w:t>
      </w:r>
      <w:r w:rsidRPr="00E77497">
        <w:t xml:space="preserve"> be the result of </w:t>
      </w:r>
      <w:r w:rsidRPr="002B2204">
        <w:t>OrdinaryGetOwnProperty</w:t>
      </w:r>
      <w:r>
        <w:t>(</w:t>
      </w:r>
      <w:r w:rsidRPr="00E77497">
        <w:rPr>
          <w:i/>
        </w:rPr>
        <w:t>S</w:t>
      </w:r>
      <w:r>
        <w:t>,</w:t>
      </w:r>
      <w:r w:rsidRPr="00E77497">
        <w:t xml:space="preserve"> </w:t>
      </w:r>
      <w:r w:rsidRPr="00E77497">
        <w:rPr>
          <w:i/>
        </w:rPr>
        <w:t>P</w:t>
      </w:r>
      <w:r>
        <w:rPr>
          <w:iCs/>
        </w:rPr>
        <w:t>)</w:t>
      </w:r>
      <w:r w:rsidRPr="00E77497">
        <w:t>.</w:t>
      </w:r>
    </w:p>
    <w:p w14:paraId="62A10CAC" w14:textId="77777777" w:rsidR="005D37A2" w:rsidRDefault="005D37A2" w:rsidP="005D37A2">
      <w:pPr>
        <w:pStyle w:val="Alg4"/>
        <w:numPr>
          <w:ilvl w:val="0"/>
          <w:numId w:val="236"/>
        </w:numPr>
      </w:pPr>
      <w:r>
        <w:t>ReturnIfAbrupt(</w:t>
      </w:r>
      <w:r w:rsidRPr="00E77497">
        <w:rPr>
          <w:i/>
        </w:rPr>
        <w:t>desc</w:t>
      </w:r>
      <w:r>
        <w:t>).</w:t>
      </w:r>
    </w:p>
    <w:p w14:paraId="57701AD1" w14:textId="77777777" w:rsidR="005D37A2" w:rsidRPr="00E77497" w:rsidRDefault="005D37A2" w:rsidP="005D37A2">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14:paraId="02C1B931" w14:textId="77777777" w:rsidR="005D37A2" w:rsidRDefault="005D37A2" w:rsidP="005D37A2">
      <w:pPr>
        <w:pStyle w:val="Alg4"/>
        <w:numPr>
          <w:ilvl w:val="0"/>
          <w:numId w:val="236"/>
        </w:numPr>
      </w:pPr>
      <w:r>
        <w:t>If Type(</w:t>
      </w:r>
      <w:r>
        <w:rPr>
          <w:i/>
          <w:iCs/>
        </w:rPr>
        <w:t>P</w:t>
      </w:r>
      <w:r>
        <w:t xml:space="preserve">) is not String, then return </w:t>
      </w:r>
      <w:r w:rsidRPr="00E77497">
        <w:rPr>
          <w:b/>
        </w:rPr>
        <w:t>undefined</w:t>
      </w:r>
      <w:r>
        <w:t>.</w:t>
      </w:r>
    </w:p>
    <w:p w14:paraId="5CEA4A8A" w14:textId="77777777" w:rsidR="005D37A2" w:rsidRPr="00E77497" w:rsidRDefault="005D37A2" w:rsidP="005D37A2">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14:paraId="233A83C0" w14:textId="77777777" w:rsidR="005D37A2" w:rsidRDefault="005D37A2" w:rsidP="005D37A2">
      <w:pPr>
        <w:pStyle w:val="Alg4"/>
        <w:numPr>
          <w:ilvl w:val="0"/>
          <w:numId w:val="236"/>
        </w:numPr>
      </w:pPr>
      <w:r>
        <w:t xml:space="preserve">Assert: </w:t>
      </w:r>
      <w:r>
        <w:rPr>
          <w:i/>
        </w:rPr>
        <w:t>index</w:t>
      </w:r>
      <w:r>
        <w:t xml:space="preserve"> is not an abrupt completion.</w:t>
      </w:r>
    </w:p>
    <w:p w14:paraId="16DD31A6" w14:textId="77777777" w:rsidR="005D37A2" w:rsidRDefault="005D37A2" w:rsidP="005D37A2">
      <w:pPr>
        <w:pStyle w:val="Alg4"/>
        <w:numPr>
          <w:ilvl w:val="0"/>
          <w:numId w:val="236"/>
        </w:numPr>
      </w:pPr>
      <w:r>
        <w:t xml:space="preserve">Let </w:t>
      </w:r>
      <w:r>
        <w:rPr>
          <w:i/>
          <w:iCs/>
        </w:rPr>
        <w:t>absI</w:t>
      </w:r>
      <w:r w:rsidRPr="005A1241">
        <w:rPr>
          <w:i/>
          <w:iCs/>
        </w:rPr>
        <w:t>ntIndex</w:t>
      </w:r>
      <w:r>
        <w:t xml:space="preserve"> be </w:t>
      </w:r>
      <w:r w:rsidRPr="00E77497">
        <w:t>ToString(abs(</w:t>
      </w:r>
      <w:r w:rsidRPr="00E77497">
        <w:rPr>
          <w:i/>
        </w:rPr>
        <w:t>index</w:t>
      </w:r>
      <w:r>
        <w:t>)).</w:t>
      </w:r>
    </w:p>
    <w:p w14:paraId="3EC65910" w14:textId="77777777" w:rsidR="005D37A2" w:rsidRPr="00E77497" w:rsidRDefault="005D37A2" w:rsidP="005D37A2">
      <w:pPr>
        <w:pStyle w:val="Alg4"/>
        <w:numPr>
          <w:ilvl w:val="0"/>
          <w:numId w:val="236"/>
        </w:numPr>
      </w:pPr>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sidRPr="00E77497">
        <w:rPr>
          <w:b/>
        </w:rPr>
        <w:t>undefined</w:t>
      </w:r>
      <w:r w:rsidRPr="00E77497">
        <w:t>.</w:t>
      </w:r>
    </w:p>
    <w:p w14:paraId="5A5397A6" w14:textId="77777777" w:rsidR="005D37A2" w:rsidRPr="00E77497" w:rsidRDefault="005D37A2" w:rsidP="005D37A2">
      <w:pPr>
        <w:pStyle w:val="Alg4"/>
        <w:numPr>
          <w:ilvl w:val="0"/>
          <w:numId w:val="236"/>
        </w:numPr>
      </w:pPr>
      <w:r w:rsidRPr="00E77497">
        <w:t xml:space="preserve">Let </w:t>
      </w:r>
      <w:r w:rsidRPr="00E77497">
        <w:rPr>
          <w:i/>
        </w:rPr>
        <w:t>str</w:t>
      </w:r>
      <w:r w:rsidRPr="00E77497">
        <w:t xml:space="preserve"> be the String value of the [[</w:t>
      </w:r>
      <w:r>
        <w:t>StringData</w:t>
      </w:r>
      <w:r w:rsidRPr="00E77497">
        <w:t xml:space="preserve">]] internal </w:t>
      </w:r>
      <w:r>
        <w:t xml:space="preserve">data </w:t>
      </w:r>
      <w:r w:rsidRPr="00E77497">
        <w:t xml:space="preserve">property of </w:t>
      </w:r>
      <w:r w:rsidRPr="00E77497">
        <w:rPr>
          <w:i/>
        </w:rPr>
        <w:t>S</w:t>
      </w:r>
      <w:r>
        <w:rPr>
          <w:iCs/>
        </w:rPr>
        <w:t>, if the value of [[StringData]] is undefined the empty string is used as its value</w:t>
      </w:r>
      <w:r w:rsidRPr="00E77497">
        <w:t>.</w:t>
      </w:r>
    </w:p>
    <w:p w14:paraId="53ED972A" w14:textId="77777777" w:rsidR="005D37A2" w:rsidRPr="00E77497" w:rsidRDefault="005D37A2" w:rsidP="005D37A2">
      <w:pPr>
        <w:pStyle w:val="Alg4"/>
        <w:numPr>
          <w:ilvl w:val="0"/>
          <w:numId w:val="236"/>
        </w:numPr>
      </w:pPr>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p>
    <w:p w14:paraId="5CCD1A9F" w14:textId="77777777" w:rsidR="005D37A2" w:rsidRPr="00E77497" w:rsidRDefault="005D37A2" w:rsidP="005D37A2">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14:paraId="438322F9" w14:textId="77777777" w:rsidR="005D37A2" w:rsidRPr="00E77497" w:rsidRDefault="005D37A2" w:rsidP="005D37A2">
      <w:pPr>
        <w:pStyle w:val="Alg4"/>
        <w:numPr>
          <w:ilvl w:val="0"/>
          <w:numId w:val="236"/>
        </w:numPr>
      </w:pPr>
      <w:r w:rsidRPr="00E77497">
        <w:t xml:space="preserve">Let </w:t>
      </w:r>
      <w:r w:rsidRPr="00E77497">
        <w:rPr>
          <w:i/>
        </w:rPr>
        <w:t>resultStr</w:t>
      </w:r>
      <w:r w:rsidRPr="00E77497">
        <w:t xml:space="preserve"> be a String </w:t>
      </w:r>
      <w:r>
        <w:t xml:space="preserve">value </w:t>
      </w:r>
      <w:r w:rsidRPr="00E77497">
        <w:t xml:space="preserve">of length 1, containing one </w:t>
      </w:r>
      <w:r>
        <w:t>code unit</w:t>
      </w:r>
      <w:r w:rsidRPr="00E77497">
        <w:t xml:space="preserve"> from </w:t>
      </w:r>
      <w:r w:rsidRPr="00E77497">
        <w:rPr>
          <w:i/>
        </w:rPr>
        <w:t>str</w:t>
      </w:r>
      <w:r w:rsidRPr="00E77497">
        <w:t xml:space="preserve">, specifically the </w:t>
      </w:r>
      <w:r>
        <w:t>code unit</w:t>
      </w:r>
      <w:r w:rsidRPr="00E77497">
        <w:t xml:space="preserve"> at position </w:t>
      </w:r>
      <w:r w:rsidRPr="00E77497">
        <w:rPr>
          <w:i/>
        </w:rPr>
        <w:t>index</w:t>
      </w:r>
      <w:r w:rsidRPr="00E77497">
        <w:t xml:space="preserve">, where the first (leftmost) </w:t>
      </w:r>
      <w:r>
        <w:t>element</w:t>
      </w:r>
      <w:r w:rsidRPr="00E77497">
        <w:t xml:space="preserve"> in </w:t>
      </w:r>
      <w:r w:rsidRPr="00E77497">
        <w:rPr>
          <w:i/>
        </w:rPr>
        <w:t>str</w:t>
      </w:r>
      <w:r w:rsidRPr="00E77497">
        <w:t xml:space="preserve"> is considered to be at position 0, the next one at position 1, and so on.</w:t>
      </w:r>
    </w:p>
    <w:p w14:paraId="18E182CD" w14:textId="77777777" w:rsidR="005D37A2" w:rsidRDefault="005D37A2" w:rsidP="005D37A2">
      <w:pPr>
        <w:pStyle w:val="Alg4"/>
        <w:numPr>
          <w:ilvl w:val="0"/>
          <w:numId w:val="236"/>
        </w:numPr>
        <w:spacing w:after="24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r>
        <w:t>.</w:t>
      </w:r>
    </w:p>
    <w:p w14:paraId="1E63ABDF" w14:textId="77777777" w:rsidR="005D37A2" w:rsidRPr="00E77497" w:rsidRDefault="005D37A2" w:rsidP="005D37A2">
      <w:pPr>
        <w:pStyle w:val="40"/>
      </w:pPr>
      <w:bookmarkStart w:id="561" w:name="_Ref365532143"/>
      <w:r w:rsidRPr="00E77497">
        <w:t>[[DefineOwnProperty]] ( P, Desc)</w:t>
      </w:r>
      <w:bookmarkEnd w:id="561"/>
    </w:p>
    <w:p w14:paraId="70C542BB" w14:textId="77777777" w:rsidR="005D37A2" w:rsidRPr="00E77497" w:rsidRDefault="005D37A2" w:rsidP="005D37A2">
      <w:r w:rsidRPr="00E77497">
        <w:t>When the [[DefineOwnProperty]] internal method of</w:t>
      </w:r>
      <w:r>
        <w:t xml:space="preserve"> an exotic String object</w:t>
      </w:r>
      <w:r w:rsidRPr="00E77497">
        <w:t xml:space="preserve"> </w:t>
      </w:r>
      <w:r>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14:paraId="5A9DED07" w14:textId="77777777" w:rsidR="005D37A2" w:rsidRPr="00A33491" w:rsidRDefault="005D37A2" w:rsidP="005D37A2">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w:t>
      </w:r>
      <w:r w:rsidRPr="005577D7">
        <w:rPr>
          <w:rFonts w:ascii="Times New Roman" w:eastAsia="Times New Roman" w:hAnsi="Times New Roman"/>
          <w:spacing w:val="6"/>
          <w:lang w:eastAsia="en-US"/>
        </w:rPr>
        <w:t>the [[GetOwnProperty]] internal method of</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O</w:t>
      </w:r>
      <w:r w:rsidRPr="005577D7" w:rsidDel="004372C5">
        <w:rPr>
          <w:rFonts w:ascii="Times New Roman" w:eastAsia="Times New Roman" w:hAnsi="Times New Roman"/>
          <w:spacing w:val="6"/>
          <w:lang w:eastAsia="en-US"/>
        </w:rPr>
        <w:t xml:space="preserve"> </w:t>
      </w:r>
      <w:r w:rsidRPr="005577D7">
        <w:rPr>
          <w:rFonts w:ascii="Times New Roman" w:eastAsia="Times New Roman" w:hAnsi="Times New Roman"/>
          <w:spacing w:val="6"/>
          <w:lang w:eastAsia="en-US"/>
        </w:rPr>
        <w:t>with argument</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P</w:t>
      </w:r>
      <w:r w:rsidRPr="005577D7" w:rsidDel="004372C5">
        <w:rPr>
          <w:rFonts w:ascii="Times New Roman" w:eastAsia="Times New Roman" w:hAnsi="Times New Roman"/>
          <w:spacing w:val="6"/>
          <w:lang w:eastAsia="en-US"/>
        </w:rPr>
        <w:t>.</w:t>
      </w:r>
    </w:p>
    <w:p w14:paraId="779B115D" w14:textId="77777777" w:rsidR="005D37A2" w:rsidRPr="00A33491" w:rsidRDefault="005D37A2" w:rsidP="005D37A2">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14:paraId="12F6053D" w14:textId="77777777" w:rsidR="005D37A2" w:rsidRPr="00E4780A" w:rsidRDefault="005D37A2" w:rsidP="005D37A2">
      <w:pPr>
        <w:numPr>
          <w:ilvl w:val="0"/>
          <w:numId w:val="14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14:paraId="0333B0BB" w14:textId="77777777" w:rsidR="005D37A2" w:rsidRDefault="005D37A2" w:rsidP="005D37A2">
      <w:pPr>
        <w:pStyle w:val="Note"/>
      </w:pPr>
      <w:r>
        <w:t>NOTE</w:t>
      </w:r>
      <w:r>
        <w:tab/>
        <w:t>This algorithm differs from the ordinary object OrdinaryDefineOwnProperty abstract operation algorithm only in invocation of [[GetOwnProperty]]  in step 1.</w:t>
      </w:r>
    </w:p>
    <w:p w14:paraId="710FB8EB" w14:textId="77777777" w:rsidR="005D37A2" w:rsidRPr="00E77497" w:rsidRDefault="005D37A2" w:rsidP="005D37A2">
      <w:pPr>
        <w:pStyle w:val="40"/>
      </w:pPr>
      <w:bookmarkStart w:id="562" w:name="_Ref365532152"/>
      <w:commentRangeStart w:id="563"/>
      <w:r w:rsidRPr="00E77497">
        <w:t>[[</w:t>
      </w:r>
      <w:r>
        <w:t>Enumerate</w:t>
      </w:r>
      <w:r w:rsidRPr="00E77497">
        <w:t>]] ()</w:t>
      </w:r>
      <w:commentRangeEnd w:id="563"/>
      <w:r>
        <w:rPr>
          <w:rStyle w:val="af6"/>
          <w:b w:val="0"/>
        </w:rPr>
        <w:commentReference w:id="563"/>
      </w:r>
      <w:bookmarkEnd w:id="562"/>
    </w:p>
    <w:p w14:paraId="0335F80D" w14:textId="77777777" w:rsidR="005D37A2" w:rsidRPr="00E77497" w:rsidRDefault="005D37A2" w:rsidP="005D37A2">
      <w:r w:rsidRPr="00E77497">
        <w:t>When the [[</w:t>
      </w:r>
      <w:r>
        <w:t>Enumerate</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 the following steps are taken:</w:t>
      </w:r>
    </w:p>
    <w:p w14:paraId="4879CBAF" w14:textId="77777777" w:rsidR="005D37A2" w:rsidRPr="00E77497" w:rsidRDefault="005D37A2" w:rsidP="005D37A2">
      <w:pPr>
        <w:pStyle w:val="40"/>
      </w:pPr>
      <w:bookmarkStart w:id="564" w:name="_Ref365532164"/>
      <w:commentRangeStart w:id="565"/>
      <w:r w:rsidRPr="00E77497">
        <w:t>[[</w:t>
      </w:r>
      <w:r>
        <w:t>OwnPropertyKeys</w:t>
      </w:r>
      <w:r w:rsidRPr="00E77497">
        <w:t>]] (</w:t>
      </w:r>
      <w:r>
        <w:t xml:space="preserve"> </w:t>
      </w:r>
      <w:r w:rsidRPr="00E77497">
        <w:t>)</w:t>
      </w:r>
      <w:commentRangeEnd w:id="565"/>
      <w:r>
        <w:rPr>
          <w:rStyle w:val="af6"/>
          <w:b w:val="0"/>
        </w:rPr>
        <w:commentReference w:id="565"/>
      </w:r>
      <w:bookmarkEnd w:id="564"/>
    </w:p>
    <w:p w14:paraId="0387E4ED" w14:textId="77777777" w:rsidR="005D37A2" w:rsidRPr="00E77497" w:rsidRDefault="005D37A2" w:rsidP="005D37A2">
      <w:r w:rsidRPr="00E77497">
        <w:t>When the [[</w:t>
      </w:r>
      <w:r w:rsidRPr="001658DD">
        <w:t>OwnPropertyKeys</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commentRangeStart w:id="566"/>
      <w:r w:rsidRPr="00E77497">
        <w:t>:</w:t>
      </w:r>
      <w:commentRangeEnd w:id="566"/>
      <w:r>
        <w:rPr>
          <w:rStyle w:val="af6"/>
        </w:rPr>
        <w:commentReference w:id="566"/>
      </w:r>
    </w:p>
    <w:p w14:paraId="0F66153E" w14:textId="77777777" w:rsidR="005D37A2" w:rsidRPr="00BB1CD0" w:rsidRDefault="005D37A2" w:rsidP="005D37A2">
      <w:pPr>
        <w:pStyle w:val="40"/>
        <w:rPr>
          <w:rFonts w:cs="Arial"/>
          <w:bCs/>
        </w:rPr>
      </w:pPr>
      <w:r>
        <w:rPr>
          <w:rFonts w:cs="Arial"/>
          <w:bCs/>
          <w:spacing w:val="6"/>
        </w:rPr>
        <w:t>String</w:t>
      </w:r>
      <w:r w:rsidRPr="00BB1CD0">
        <w:rPr>
          <w:rFonts w:cs="Arial"/>
          <w:bCs/>
          <w:spacing w:val="6"/>
        </w:rPr>
        <w:t>Create Abstract Operation</w:t>
      </w:r>
    </w:p>
    <w:p w14:paraId="5A49A764" w14:textId="77777777" w:rsidR="005D37A2" w:rsidRDefault="005D37A2" w:rsidP="005D37A2">
      <w:r>
        <w:t>The abstract operation String</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exotic String objects. It performs the following steps:</w:t>
      </w:r>
    </w:p>
    <w:p w14:paraId="56A78630" w14:textId="77777777" w:rsidR="005D37A2" w:rsidRPr="00E77497" w:rsidRDefault="005D37A2" w:rsidP="005D37A2">
      <w:pPr>
        <w:pStyle w:val="Alg4"/>
        <w:numPr>
          <w:ilvl w:val="0"/>
          <w:numId w:val="1302"/>
        </w:numPr>
      </w:pPr>
      <w:r>
        <w:t xml:space="preserve">Let </w:t>
      </w:r>
      <w:r w:rsidRPr="00FC03BD">
        <w:rPr>
          <w:i/>
        </w:rPr>
        <w:t>A</w:t>
      </w:r>
      <w:r>
        <w:t xml:space="preserve"> be a newly created String exotic object</w:t>
      </w:r>
      <w:r w:rsidRPr="00E77497">
        <w:t>.</w:t>
      </w:r>
    </w:p>
    <w:p w14:paraId="73D3B7A0" w14:textId="77777777" w:rsidR="005D37A2" w:rsidRPr="00FA34E7" w:rsidRDefault="005D37A2" w:rsidP="005D37A2">
      <w:pPr>
        <w:pStyle w:val="Alg4"/>
        <w:numPr>
          <w:ilvl w:val="0"/>
          <w:numId w:val="1302"/>
        </w:numPr>
      </w:pPr>
      <w:r>
        <w:t xml:space="preserve">Set </w:t>
      </w:r>
      <w:r>
        <w:rPr>
          <w:i/>
        </w:rPr>
        <w:t>A</w:t>
      </w:r>
      <w:r>
        <w:t xml:space="preserve">’s essential internal methods to the default ordinary object definitions specified in </w:t>
      </w:r>
      <w:r w:rsidR="00D45A1D">
        <w:fldChar w:fldCharType="begin"/>
      </w:r>
      <w:r w:rsidR="00D45A1D">
        <w:instrText xml:space="preserve"> REF _Ref365532079 \r \h </w:instrText>
      </w:r>
      <w:r w:rsidR="00D45A1D">
        <w:fldChar w:fldCharType="separate"/>
      </w:r>
      <w:r w:rsidR="00083CEC">
        <w:t>9.1</w:t>
      </w:r>
      <w:r w:rsidR="00D45A1D">
        <w:fldChar w:fldCharType="end"/>
      </w:r>
      <w:r>
        <w:t>.</w:t>
      </w:r>
    </w:p>
    <w:p w14:paraId="1C386D50" w14:textId="77777777" w:rsidR="005D37A2" w:rsidRPr="00E77497" w:rsidRDefault="005D37A2" w:rsidP="005D37A2">
      <w:pPr>
        <w:pStyle w:val="Alg4"/>
        <w:numPr>
          <w:ilvl w:val="0"/>
          <w:numId w:val="1302"/>
        </w:numPr>
      </w:pPr>
      <w:r w:rsidRPr="00E77497">
        <w:t>Set the [[</w:t>
      </w:r>
      <w:r>
        <w:t>HasOwnProperty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_Ref365532119 \r \h </w:instrText>
      </w:r>
      <w:r w:rsidR="00D45A1D">
        <w:fldChar w:fldCharType="separate"/>
      </w:r>
      <w:r w:rsidR="00083CEC">
        <w:t>9.2.3.1</w:t>
      </w:r>
      <w:r w:rsidR="00D45A1D">
        <w:fldChar w:fldCharType="end"/>
      </w:r>
      <w:r w:rsidRPr="00E77497">
        <w:t>.</w:t>
      </w:r>
    </w:p>
    <w:p w14:paraId="3BC65707" w14:textId="77777777" w:rsidR="005D37A2" w:rsidRPr="00E77497" w:rsidRDefault="005D37A2" w:rsidP="005D37A2">
      <w:pPr>
        <w:pStyle w:val="Alg4"/>
        <w:numPr>
          <w:ilvl w:val="0"/>
          <w:numId w:val="1302"/>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_Ref365532130 \r \h </w:instrText>
      </w:r>
      <w:r w:rsidR="00D45A1D">
        <w:fldChar w:fldCharType="separate"/>
      </w:r>
      <w:r w:rsidR="00083CEC">
        <w:t>9.2.3.2</w:t>
      </w:r>
      <w:r w:rsidR="00D45A1D">
        <w:fldChar w:fldCharType="end"/>
      </w:r>
      <w:r w:rsidRPr="00E77497">
        <w:t>.</w:t>
      </w:r>
    </w:p>
    <w:p w14:paraId="43056D87" w14:textId="77777777" w:rsidR="005D37A2" w:rsidRPr="00E77497" w:rsidRDefault="005D37A2" w:rsidP="005D37A2">
      <w:pPr>
        <w:pStyle w:val="Alg4"/>
        <w:numPr>
          <w:ilvl w:val="0"/>
          <w:numId w:val="1302"/>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_Ref365532143 \r \h </w:instrText>
      </w:r>
      <w:r w:rsidR="00D45A1D">
        <w:fldChar w:fldCharType="separate"/>
      </w:r>
      <w:r w:rsidR="00083CEC">
        <w:t>9.2.3.3</w:t>
      </w:r>
      <w:r w:rsidR="00D45A1D">
        <w:fldChar w:fldCharType="end"/>
      </w:r>
      <w:r w:rsidRPr="00E77497">
        <w:t>.</w:t>
      </w:r>
    </w:p>
    <w:p w14:paraId="4247A08C" w14:textId="77777777" w:rsidR="005D37A2" w:rsidRPr="00E77497" w:rsidRDefault="005D37A2" w:rsidP="005D37A2">
      <w:pPr>
        <w:pStyle w:val="Alg4"/>
        <w:numPr>
          <w:ilvl w:val="0"/>
          <w:numId w:val="1302"/>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_Ref365532152 \r \h </w:instrText>
      </w:r>
      <w:r w:rsidR="00D45A1D">
        <w:fldChar w:fldCharType="separate"/>
      </w:r>
      <w:r w:rsidR="00083CEC">
        <w:t>9.2.3.4</w:t>
      </w:r>
      <w:r w:rsidR="00D45A1D">
        <w:fldChar w:fldCharType="end"/>
      </w:r>
      <w:r w:rsidRPr="00E77497">
        <w:t>.</w:t>
      </w:r>
    </w:p>
    <w:p w14:paraId="50E6DFCB" w14:textId="77777777" w:rsidR="005D37A2" w:rsidRPr="00E77497" w:rsidRDefault="005D37A2" w:rsidP="005D37A2">
      <w:pPr>
        <w:pStyle w:val="Alg4"/>
        <w:numPr>
          <w:ilvl w:val="0"/>
          <w:numId w:val="1302"/>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_Ref365532164 \r \h </w:instrText>
      </w:r>
      <w:r w:rsidR="00D45A1D">
        <w:fldChar w:fldCharType="separate"/>
      </w:r>
      <w:r w:rsidR="00083CEC">
        <w:t>9.2.3.5</w:t>
      </w:r>
      <w:r w:rsidR="00D45A1D">
        <w:fldChar w:fldCharType="end"/>
      </w:r>
      <w:r w:rsidRPr="00E77497">
        <w:t>.</w:t>
      </w:r>
    </w:p>
    <w:p w14:paraId="44244CC8" w14:textId="77777777" w:rsidR="005D37A2" w:rsidRPr="00E77497" w:rsidRDefault="005D37A2" w:rsidP="005D37A2">
      <w:pPr>
        <w:pStyle w:val="Alg4"/>
        <w:numPr>
          <w:ilvl w:val="0"/>
          <w:numId w:val="1302"/>
        </w:numPr>
      </w:pPr>
      <w:r>
        <w:t xml:space="preserve">Set the [[Prototype]] internal data property of </w:t>
      </w:r>
      <w:r w:rsidRPr="00FA34E7">
        <w:rPr>
          <w:i/>
        </w:rPr>
        <w:t>A</w:t>
      </w:r>
      <w:r>
        <w:t xml:space="preserve"> to </w:t>
      </w:r>
      <w:r>
        <w:rPr>
          <w:i/>
          <w:iCs/>
        </w:rPr>
        <w:t>prototype</w:t>
      </w:r>
      <w:r>
        <w:t>.</w:t>
      </w:r>
    </w:p>
    <w:p w14:paraId="3FA26CEC" w14:textId="77777777" w:rsidR="005D37A2" w:rsidRDefault="005D37A2" w:rsidP="005D37A2">
      <w:pPr>
        <w:pStyle w:val="Alg4"/>
        <w:numPr>
          <w:ilvl w:val="0"/>
          <w:numId w:val="1302"/>
        </w:numPr>
      </w:pPr>
      <w:r>
        <w:t xml:space="preserve">Set the [[Extensible]] internal data property of </w:t>
      </w:r>
      <w:r w:rsidRPr="00FA34E7">
        <w:rPr>
          <w:i/>
        </w:rPr>
        <w:t>A</w:t>
      </w:r>
      <w:r>
        <w:t xml:space="preserve"> to </w:t>
      </w:r>
      <w:r w:rsidRPr="00FA34E7">
        <w:rPr>
          <w:b/>
        </w:rPr>
        <w:t>true</w:t>
      </w:r>
      <w:r>
        <w:t>.</w:t>
      </w:r>
    </w:p>
    <w:p w14:paraId="55397286" w14:textId="77777777" w:rsidR="005D37A2" w:rsidRDefault="005D37A2" w:rsidP="005D37A2">
      <w:pPr>
        <w:pStyle w:val="Alg4"/>
        <w:numPr>
          <w:ilvl w:val="0"/>
          <w:numId w:val="1302"/>
        </w:numPr>
        <w:spacing w:after="240"/>
      </w:pPr>
      <w:r w:rsidRPr="00E77497">
        <w:t xml:space="preserve">Return </w:t>
      </w:r>
      <w:r w:rsidRPr="00C332EF">
        <w:rPr>
          <w:i/>
          <w:iCs/>
        </w:rPr>
        <w:t>A</w:t>
      </w:r>
      <w:r w:rsidRPr="00E77497">
        <w:t>.</w:t>
      </w:r>
    </w:p>
    <w:p w14:paraId="17EB61E3" w14:textId="77777777" w:rsidR="005D37A2" w:rsidRDefault="005D37A2" w:rsidP="005D37A2">
      <w:pPr>
        <w:pStyle w:val="30"/>
      </w:pPr>
      <w:bookmarkStart w:id="567" w:name="_Ref365546221"/>
      <w:bookmarkStart w:id="568" w:name="_Toc366141821"/>
      <w:r>
        <w:t>Symbol Exotic Objects</w:t>
      </w:r>
      <w:bookmarkEnd w:id="567"/>
      <w:bookmarkEnd w:id="568"/>
    </w:p>
    <w:p w14:paraId="3C1707D3" w14:textId="77777777" w:rsidR="005D37A2" w:rsidRDefault="005D37A2" w:rsidP="005D37A2">
      <w:r>
        <w:t xml:space="preserve">A </w:t>
      </w:r>
      <w:r>
        <w:rPr>
          <w:i/>
          <w:iCs/>
        </w:rPr>
        <w:t>Symbol object</w:t>
      </w:r>
      <w:r>
        <w:t xml:space="preserve"> is an exotic object that may be used as a property key</w:t>
      </w:r>
      <w:r w:rsidRPr="00E77497">
        <w:t xml:space="preserve">. </w:t>
      </w:r>
      <w:r>
        <w:t>Symbol exotic objects are always immutable and never observably reference any other object.</w:t>
      </w:r>
    </w:p>
    <w:p w14:paraId="5A93F2A2" w14:textId="77777777" w:rsidR="005D37A2" w:rsidRPr="00E77497" w:rsidRDefault="005D37A2" w:rsidP="005D37A2">
      <w:r>
        <w:t xml:space="preserve">Exotic Symbol objects provide alternative definitions for all of the essential internal methods.    </w:t>
      </w:r>
    </w:p>
    <w:p w14:paraId="78D0078A" w14:textId="77777777" w:rsidR="005D37A2" w:rsidRPr="00E77497" w:rsidRDefault="005D37A2" w:rsidP="005D37A2">
      <w:pPr>
        <w:pStyle w:val="40"/>
      </w:pPr>
      <w:r w:rsidRPr="00E77497">
        <w:t xml:space="preserve"> [[</w:t>
      </w:r>
      <w:r>
        <w:t>GetInheritance</w:t>
      </w:r>
      <w:r w:rsidRPr="00E77497">
        <w:t>]] (</w:t>
      </w:r>
      <w:r>
        <w:t xml:space="preserve"> </w:t>
      </w:r>
      <w:r w:rsidRPr="00E77497">
        <w:t>)</w:t>
      </w:r>
    </w:p>
    <w:p w14:paraId="5FBE3F67" w14:textId="77777777" w:rsidR="005D37A2" w:rsidRPr="00E77497" w:rsidRDefault="005D37A2" w:rsidP="005D37A2">
      <w:r w:rsidRPr="00E77497">
        <w:t>When the [[</w:t>
      </w:r>
      <w:r>
        <w:t>GetInheritance</w:t>
      </w:r>
      <w:r w:rsidRPr="00E77497">
        <w:t>]] internal method of</w:t>
      </w:r>
      <w:r>
        <w:t xml:space="preserve"> 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p>
    <w:p w14:paraId="20933F71" w14:textId="77777777" w:rsidR="005D37A2" w:rsidRPr="00E77497" w:rsidRDefault="005D37A2" w:rsidP="005D37A2">
      <w:pPr>
        <w:pStyle w:val="Alg4"/>
        <w:numPr>
          <w:ilvl w:val="0"/>
          <w:numId w:val="1250"/>
        </w:numPr>
        <w:spacing w:after="240"/>
      </w:pPr>
      <w:r w:rsidRPr="00E77497">
        <w:t xml:space="preserve">Return </w:t>
      </w:r>
      <w:r>
        <w:rPr>
          <w:b/>
          <w:bCs/>
          <w:iCs/>
        </w:rPr>
        <w:t>null</w:t>
      </w:r>
      <w:r w:rsidRPr="00E77497">
        <w:t>.</w:t>
      </w:r>
    </w:p>
    <w:p w14:paraId="4BF5908A" w14:textId="77777777" w:rsidR="005D37A2" w:rsidRPr="00E77497" w:rsidRDefault="005D37A2" w:rsidP="005D37A2">
      <w:pPr>
        <w:pStyle w:val="40"/>
      </w:pPr>
      <w:r w:rsidRPr="00E77497">
        <w:t xml:space="preserve"> [[</w:t>
      </w:r>
      <w:r>
        <w:t>SetInheritance</w:t>
      </w:r>
      <w:r w:rsidRPr="00E77497">
        <w:t>]] (</w:t>
      </w:r>
      <w:r>
        <w:t>V</w:t>
      </w:r>
      <w:r w:rsidRPr="00E77497">
        <w:t>)</w:t>
      </w:r>
    </w:p>
    <w:p w14:paraId="26B6EAB5" w14:textId="77777777" w:rsidR="005D37A2" w:rsidRPr="00E77497" w:rsidRDefault="005D37A2" w:rsidP="005D37A2">
      <w:r w:rsidRPr="00E77497">
        <w:t>When the [[</w:t>
      </w:r>
      <w:r>
        <w:t>SetInheritance</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p>
    <w:p w14:paraId="5256DCCC" w14:textId="77777777" w:rsidR="005D37A2" w:rsidRPr="00E77497" w:rsidDel="004372C5" w:rsidRDefault="005D37A2" w:rsidP="005D37A2">
      <w:pPr>
        <w:pStyle w:val="Alg4"/>
        <w:numPr>
          <w:ilvl w:val="0"/>
          <w:numId w:val="1251"/>
        </w:numPr>
        <w:spacing w:before="240"/>
      </w:pPr>
      <w:r>
        <w:t>Assert: Either Type(</w:t>
      </w:r>
      <w:r>
        <w:rPr>
          <w:i/>
          <w:iCs/>
        </w:rPr>
        <w:t>V</w:t>
      </w:r>
      <w:r>
        <w:t>) is Object or Type(</w:t>
      </w:r>
      <w:r>
        <w:rPr>
          <w:i/>
          <w:iCs/>
        </w:rPr>
        <w:t>V</w:t>
      </w:r>
      <w:r>
        <w:t>) is Null</w:t>
      </w:r>
      <w:r w:rsidRPr="00E77497" w:rsidDel="004372C5">
        <w:t>.</w:t>
      </w:r>
    </w:p>
    <w:p w14:paraId="69615D0B" w14:textId="77777777" w:rsidR="005D37A2" w:rsidRPr="00A33491" w:rsidRDefault="005D37A2" w:rsidP="005D37A2">
      <w:pPr>
        <w:numPr>
          <w:ilvl w:val="0"/>
          <w:numId w:val="1251"/>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false</w:t>
      </w:r>
      <w:r w:rsidRPr="00A33491">
        <w:rPr>
          <w:rFonts w:ascii="Times New Roman" w:eastAsia="Times New Roman" w:hAnsi="Times New Roman"/>
          <w:spacing w:val="6"/>
          <w:lang w:eastAsia="en-US"/>
        </w:rPr>
        <w:t>.</w:t>
      </w:r>
    </w:p>
    <w:p w14:paraId="573B4E27" w14:textId="77777777" w:rsidR="005D37A2" w:rsidRPr="00E77497" w:rsidRDefault="005D37A2" w:rsidP="005D37A2">
      <w:pPr>
        <w:pStyle w:val="40"/>
      </w:pPr>
      <w:r w:rsidRPr="00E77497">
        <w:t xml:space="preserve"> [[</w:t>
      </w:r>
      <w:r>
        <w:t>IsExtensible</w:t>
      </w:r>
      <w:r w:rsidRPr="00E77497">
        <w:t>]] (</w:t>
      </w:r>
      <w:r>
        <w:t xml:space="preserve"> </w:t>
      </w:r>
      <w:r w:rsidRPr="00E77497">
        <w:t>)</w:t>
      </w:r>
    </w:p>
    <w:p w14:paraId="1932223C" w14:textId="77777777" w:rsidR="005D37A2" w:rsidRPr="00E77497" w:rsidRDefault="005D37A2" w:rsidP="005D37A2">
      <w:r w:rsidRPr="00E77497">
        <w:t>When the [[</w:t>
      </w:r>
      <w:r w:rsidRPr="00DE5807">
        <w:t>IsExtensible</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 xml:space="preserve"> the following steps are taken:</w:t>
      </w:r>
    </w:p>
    <w:p w14:paraId="33581923" w14:textId="77777777" w:rsidR="005D37A2" w:rsidRPr="00E77497" w:rsidRDefault="005D37A2" w:rsidP="005D37A2">
      <w:pPr>
        <w:pStyle w:val="Alg4"/>
        <w:numPr>
          <w:ilvl w:val="0"/>
          <w:numId w:val="1252"/>
        </w:numPr>
        <w:spacing w:after="240"/>
      </w:pPr>
      <w:r w:rsidRPr="00A33491">
        <w:t xml:space="preserve">Return </w:t>
      </w:r>
      <w:r>
        <w:rPr>
          <w:b/>
          <w:bCs/>
        </w:rPr>
        <w:t>false</w:t>
      </w:r>
      <w:r w:rsidRPr="00A33491">
        <w:t>.</w:t>
      </w:r>
    </w:p>
    <w:p w14:paraId="55C9162D" w14:textId="77777777" w:rsidR="005D37A2" w:rsidRPr="00E77497" w:rsidRDefault="005D37A2" w:rsidP="005D37A2">
      <w:pPr>
        <w:pStyle w:val="40"/>
      </w:pPr>
      <w:r w:rsidRPr="00E77497">
        <w:t xml:space="preserve"> [[</w:t>
      </w:r>
      <w:r>
        <w:t>PreventExtensions</w:t>
      </w:r>
      <w:r w:rsidRPr="00E77497">
        <w:t xml:space="preserve">]] </w:t>
      </w:r>
      <w:r>
        <w:t xml:space="preserve"> </w:t>
      </w:r>
      <w:r w:rsidRPr="00E77497">
        <w:t>(</w:t>
      </w:r>
      <w:r>
        <w:t xml:space="preserve"> </w:t>
      </w:r>
      <w:r w:rsidRPr="00E77497">
        <w:t>)</w:t>
      </w:r>
    </w:p>
    <w:p w14:paraId="1E649A9C" w14:textId="77777777" w:rsidR="005D37A2" w:rsidRPr="00E77497" w:rsidRDefault="005D37A2" w:rsidP="005D37A2">
      <w:r w:rsidRPr="00E77497">
        <w:t>When the [[</w:t>
      </w:r>
      <w:r w:rsidRPr="00DE5807">
        <w:t>PreventExtensions</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the following steps are taken:</w:t>
      </w:r>
    </w:p>
    <w:p w14:paraId="148C197B" w14:textId="77777777" w:rsidR="005D37A2" w:rsidRPr="00A33491" w:rsidRDefault="005D37A2" w:rsidP="005D37A2">
      <w:pPr>
        <w:numPr>
          <w:ilvl w:val="0"/>
          <w:numId w:val="125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14:paraId="5DBA501C" w14:textId="77777777" w:rsidR="005D37A2" w:rsidRPr="00E77497" w:rsidRDefault="005D37A2" w:rsidP="005D37A2">
      <w:pPr>
        <w:pStyle w:val="40"/>
      </w:pPr>
      <w:r w:rsidRPr="00E77497">
        <w:t xml:space="preserve"> [[</w:t>
      </w:r>
      <w:r>
        <w:t>Has</w:t>
      </w:r>
      <w:r w:rsidRPr="00E77497">
        <w:t>OwnProperty]] (P)</w:t>
      </w:r>
    </w:p>
    <w:p w14:paraId="4FA02680" w14:textId="77777777" w:rsidR="005D37A2" w:rsidRPr="00E77497" w:rsidRDefault="005D37A2" w:rsidP="005D37A2">
      <w:r w:rsidRPr="00E77497">
        <w:t>When the [[</w:t>
      </w:r>
      <w:r>
        <w:t>Has</w:t>
      </w:r>
      <w:r w:rsidRPr="00E77497">
        <w:t xml:space="preserve">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4DF1DEA8" w14:textId="77777777" w:rsidR="005D37A2" w:rsidRPr="00E77497" w:rsidRDefault="005D37A2" w:rsidP="005D37A2">
      <w:pPr>
        <w:pStyle w:val="Alg4"/>
        <w:numPr>
          <w:ilvl w:val="0"/>
          <w:numId w:val="1254"/>
        </w:numPr>
        <w:spacing w:after="240"/>
      </w:pPr>
      <w:r>
        <w:t xml:space="preserve">Return </w:t>
      </w:r>
      <w:r>
        <w:rPr>
          <w:b/>
          <w:bCs/>
        </w:rPr>
        <w:t>false</w:t>
      </w:r>
      <w:r>
        <w:t>.</w:t>
      </w:r>
    </w:p>
    <w:p w14:paraId="52F7AAEC" w14:textId="77777777" w:rsidR="005D37A2" w:rsidRPr="00E77497" w:rsidRDefault="005D37A2" w:rsidP="005D37A2">
      <w:pPr>
        <w:pStyle w:val="40"/>
      </w:pPr>
      <w:r w:rsidRPr="00E77497">
        <w:t xml:space="preserve"> [[GetOwnProperty]] (P)</w:t>
      </w:r>
    </w:p>
    <w:p w14:paraId="0264FC0D" w14:textId="77777777" w:rsidR="005D37A2" w:rsidRDefault="005D37A2" w:rsidP="005D37A2">
      <w:r w:rsidRPr="00E77497">
        <w:t xml:space="preserve">When the [[GetOwnProperty]]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772629CE" w14:textId="77777777" w:rsidR="005D37A2" w:rsidRPr="00E77497" w:rsidRDefault="005D37A2" w:rsidP="005D37A2">
      <w:pPr>
        <w:pStyle w:val="Alg4"/>
        <w:numPr>
          <w:ilvl w:val="0"/>
          <w:numId w:val="1255"/>
        </w:numPr>
        <w:spacing w:after="120"/>
      </w:pPr>
      <w:r w:rsidRPr="00E77497">
        <w:t xml:space="preserve">Return </w:t>
      </w:r>
      <w:r>
        <w:rPr>
          <w:b/>
          <w:bCs/>
          <w:iCs/>
        </w:rPr>
        <w:t>undefined</w:t>
      </w:r>
      <w:r w:rsidRPr="00E77497">
        <w:t>.</w:t>
      </w:r>
    </w:p>
    <w:p w14:paraId="0E1EAEB0" w14:textId="77777777" w:rsidR="005D37A2" w:rsidRPr="00E77497" w:rsidRDefault="005D37A2" w:rsidP="005D37A2">
      <w:pPr>
        <w:pStyle w:val="40"/>
      </w:pPr>
      <w:r w:rsidRPr="00E77497">
        <w:t xml:space="preserve"> [[DefineOwnProperty]] (P, Desc)</w:t>
      </w:r>
    </w:p>
    <w:p w14:paraId="4A20613D" w14:textId="77777777" w:rsidR="005D37A2" w:rsidRPr="00E77497" w:rsidRDefault="005D37A2" w:rsidP="005D37A2">
      <w:r w:rsidRPr="00E77497">
        <w:t xml:space="preserve">When the [[DefineOwnProperty]] internal method of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p>
    <w:p w14:paraId="573F500E" w14:textId="77777777" w:rsidR="005D37A2" w:rsidRPr="00E77497" w:rsidRDefault="005D37A2" w:rsidP="005D37A2">
      <w:pPr>
        <w:pStyle w:val="Alg4"/>
        <w:numPr>
          <w:ilvl w:val="0"/>
          <w:numId w:val="1259"/>
        </w:numPr>
        <w:spacing w:after="120"/>
      </w:pPr>
      <w:r w:rsidRPr="00E77497">
        <w:t xml:space="preserve">Return </w:t>
      </w:r>
      <w:r>
        <w:rPr>
          <w:b/>
        </w:rPr>
        <w:t>false</w:t>
      </w:r>
      <w:r w:rsidRPr="00E77497">
        <w:t>.</w:t>
      </w:r>
    </w:p>
    <w:p w14:paraId="32EEFC55" w14:textId="77777777" w:rsidR="005D37A2" w:rsidRPr="00E77497" w:rsidRDefault="005D37A2" w:rsidP="005D37A2">
      <w:pPr>
        <w:pStyle w:val="40"/>
      </w:pPr>
      <w:r w:rsidRPr="00E77497">
        <w:t xml:space="preserve"> [[</w:t>
      </w:r>
      <w:r>
        <w:t>Has</w:t>
      </w:r>
      <w:r w:rsidRPr="00E77497">
        <w:t>Property]] (P)</w:t>
      </w:r>
    </w:p>
    <w:p w14:paraId="15531B27" w14:textId="77777777" w:rsidR="005D37A2" w:rsidRPr="00E77497" w:rsidRDefault="005D37A2" w:rsidP="005D37A2">
      <w:r w:rsidRPr="00E77497">
        <w:t>When the [[</w:t>
      </w:r>
      <w:r>
        <w:t>Has</w:t>
      </w:r>
      <w:r w:rsidRPr="00E77497">
        <w:t xml:space="preserve">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30456B94" w14:textId="77777777" w:rsidR="005D37A2" w:rsidRPr="00E77497" w:rsidRDefault="005D37A2" w:rsidP="005D37A2">
      <w:pPr>
        <w:pStyle w:val="Alg4"/>
        <w:numPr>
          <w:ilvl w:val="0"/>
          <w:numId w:val="1314"/>
        </w:numPr>
        <w:spacing w:after="120"/>
      </w:pPr>
      <w:r w:rsidRPr="00E77497">
        <w:t xml:space="preserve">Return </w:t>
      </w:r>
      <w:r>
        <w:rPr>
          <w:b/>
          <w:bCs/>
          <w:iCs/>
        </w:rPr>
        <w:t>false</w:t>
      </w:r>
      <w:r w:rsidRPr="00E77497">
        <w:t>.</w:t>
      </w:r>
    </w:p>
    <w:p w14:paraId="723CE062" w14:textId="77777777" w:rsidR="005D37A2" w:rsidRPr="00E77497" w:rsidRDefault="005D37A2" w:rsidP="005D37A2">
      <w:pPr>
        <w:pStyle w:val="40"/>
      </w:pPr>
      <w:r w:rsidRPr="00E77497">
        <w:t xml:space="preserve"> [[Get]] (P</w:t>
      </w:r>
      <w:r>
        <w:t>, Receiver</w:t>
      </w:r>
      <w:r w:rsidRPr="00E77497">
        <w:t>)</w:t>
      </w:r>
    </w:p>
    <w:p w14:paraId="247904B7" w14:textId="77777777" w:rsidR="005D37A2" w:rsidRPr="00E77497" w:rsidRDefault="005D37A2" w:rsidP="005D37A2">
      <w:r w:rsidRPr="00E77497">
        <w:t xml:space="preserve">When the [[Get]] internal method of </w:t>
      </w:r>
      <w:r>
        <w:t xml:space="preserve">an exotic Symbol object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14:paraId="51B6B6B9" w14:textId="77777777" w:rsidR="005D37A2" w:rsidRPr="00E77497" w:rsidDel="004372C5" w:rsidRDefault="005D37A2" w:rsidP="005D37A2">
      <w:pPr>
        <w:pStyle w:val="Alg4"/>
        <w:numPr>
          <w:ilvl w:val="0"/>
          <w:numId w:val="1256"/>
        </w:numPr>
        <w:spacing w:before="240"/>
        <w:contextualSpacing/>
      </w:pPr>
      <w:r>
        <w:t>Assert: IsPropertyKey(</w:t>
      </w:r>
      <w:r>
        <w:rPr>
          <w:i/>
          <w:iCs/>
        </w:rPr>
        <w:t>P</w:t>
      </w:r>
      <w:r>
        <w:t xml:space="preserve">) is </w:t>
      </w:r>
      <w:r w:rsidRPr="00B40933">
        <w:rPr>
          <w:b/>
          <w:bCs/>
        </w:rPr>
        <w:t>true</w:t>
      </w:r>
      <w:r w:rsidRPr="00E77497" w:rsidDel="004372C5">
        <w:t>.</w:t>
      </w:r>
    </w:p>
    <w:p w14:paraId="698CB3AB" w14:textId="77777777" w:rsidR="005D37A2" w:rsidRPr="00E77497" w:rsidRDefault="005D37A2" w:rsidP="005D37A2">
      <w:pPr>
        <w:pStyle w:val="Alg4"/>
        <w:numPr>
          <w:ilvl w:val="0"/>
          <w:numId w:val="1256"/>
        </w:numPr>
        <w:spacing w:after="120"/>
      </w:pPr>
      <w:r w:rsidRPr="00E77497">
        <w:t xml:space="preserve">Return </w:t>
      </w:r>
      <w:r w:rsidRPr="00E77497">
        <w:rPr>
          <w:b/>
        </w:rPr>
        <w:t>undefined</w:t>
      </w:r>
      <w:r w:rsidRPr="00E77497">
        <w:t>.</w:t>
      </w:r>
    </w:p>
    <w:p w14:paraId="55D58681" w14:textId="77777777" w:rsidR="005D37A2" w:rsidRPr="00E77497" w:rsidRDefault="005D37A2" w:rsidP="005D37A2">
      <w:pPr>
        <w:pStyle w:val="40"/>
      </w:pPr>
      <w:r w:rsidRPr="00E77497">
        <w:t xml:space="preserve"> [[</w:t>
      </w:r>
      <w:r>
        <w:t>Set</w:t>
      </w:r>
      <w:r w:rsidRPr="00E77497">
        <w:t>]</w:t>
      </w:r>
      <w:r>
        <w:t>]</w:t>
      </w:r>
      <w:r w:rsidRPr="00E77497">
        <w:t xml:space="preserve"> ( P, V, </w:t>
      </w:r>
      <w:r w:rsidRPr="00457C2D">
        <w:t xml:space="preserve"> Receiver</w:t>
      </w:r>
      <w:r w:rsidRPr="00E77497">
        <w:t>)</w:t>
      </w:r>
    </w:p>
    <w:p w14:paraId="7B95E577" w14:textId="77777777" w:rsidR="005D37A2" w:rsidRPr="00E77497" w:rsidRDefault="005D37A2" w:rsidP="005D37A2">
      <w:r w:rsidRPr="00E77497">
        <w:t>When the [[</w:t>
      </w:r>
      <w:r>
        <w:t>Set</w:t>
      </w:r>
      <w:r w:rsidRPr="00E77497">
        <w:t xml:space="preserve">]] internal method of </w:t>
      </w:r>
      <w:r>
        <w:t xml:space="preserve">an exotic Symbol object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14:paraId="409107EE" w14:textId="77777777" w:rsidR="005D37A2" w:rsidRPr="00E77497" w:rsidRDefault="005D37A2" w:rsidP="005D37A2">
      <w:pPr>
        <w:pStyle w:val="Alg4"/>
        <w:numPr>
          <w:ilvl w:val="0"/>
          <w:numId w:val="1257"/>
        </w:numPr>
        <w:spacing w:after="120"/>
      </w:pPr>
      <w:r w:rsidRPr="00E77497">
        <w:t xml:space="preserve">Return </w:t>
      </w:r>
      <w:r>
        <w:rPr>
          <w:b/>
          <w:bCs/>
          <w:iCs/>
        </w:rPr>
        <w:t>false</w:t>
      </w:r>
      <w:r w:rsidRPr="00E77497">
        <w:t>.</w:t>
      </w:r>
    </w:p>
    <w:p w14:paraId="16EA1F7D" w14:textId="77777777" w:rsidR="005D37A2" w:rsidRPr="00E77497" w:rsidRDefault="005D37A2" w:rsidP="005D37A2">
      <w:pPr>
        <w:pStyle w:val="40"/>
      </w:pPr>
      <w:r w:rsidRPr="00E77497">
        <w:t>[[</w:t>
      </w:r>
      <w:r>
        <w:t>Invoke</w:t>
      </w:r>
      <w:r w:rsidRPr="00E77497">
        <w:t>]] (P</w:t>
      </w:r>
      <w:r>
        <w:t>, ArgumentsList, Receiver</w:t>
      </w:r>
      <w:r w:rsidRPr="00E77497">
        <w:t>)</w:t>
      </w:r>
    </w:p>
    <w:p w14:paraId="2EC6B2B6" w14:textId="77777777" w:rsidR="005D37A2" w:rsidRPr="00E77497" w:rsidRDefault="005D37A2" w:rsidP="005D37A2">
      <w:r w:rsidRPr="00E77497">
        <w:t>When the [[</w:t>
      </w:r>
      <w:r>
        <w:t>Invoke</w:t>
      </w:r>
      <w:r w:rsidRPr="00E77497">
        <w:t>]] internal method of</w:t>
      </w:r>
      <w:r w:rsidRPr="00DE5807">
        <w:t xml:space="preserve"> </w:t>
      </w:r>
      <w:r>
        <w:t>an exotic Symbol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14:paraId="17C2C1B8" w14:textId="77777777" w:rsidR="005D37A2" w:rsidRPr="00E77497" w:rsidRDefault="005D37A2" w:rsidP="005D37A2">
      <w:pPr>
        <w:pStyle w:val="Alg4"/>
        <w:numPr>
          <w:ilvl w:val="0"/>
          <w:numId w:val="1478"/>
        </w:numPr>
        <w:spacing w:after="120"/>
      </w:pPr>
      <w:r>
        <w:t xml:space="preserve">Throw a </w:t>
      </w:r>
      <w:r w:rsidRPr="00BE60E0">
        <w:rPr>
          <w:b/>
          <w:bCs/>
        </w:rPr>
        <w:t>TypeError</w:t>
      </w:r>
      <w:r>
        <w:t xml:space="preserve"> exception.</w:t>
      </w:r>
      <w:r w:rsidRPr="00E77497">
        <w:t>.</w:t>
      </w:r>
    </w:p>
    <w:p w14:paraId="258E5BE7" w14:textId="77777777" w:rsidR="005D37A2" w:rsidRPr="00E77497" w:rsidRDefault="005D37A2" w:rsidP="005D37A2">
      <w:pPr>
        <w:pStyle w:val="40"/>
      </w:pPr>
      <w:r w:rsidRPr="00E77497">
        <w:t xml:space="preserve"> [[Delete]] (P)</w:t>
      </w:r>
    </w:p>
    <w:p w14:paraId="61687F43" w14:textId="77777777" w:rsidR="005D37A2" w:rsidRPr="00E77497" w:rsidRDefault="005D37A2" w:rsidP="005D37A2">
      <w:r w:rsidRPr="00E77497">
        <w:t>When the [[Delete]] internal method of</w:t>
      </w:r>
      <w:r w:rsidRPr="00D2502C">
        <w:t xml:space="preserve">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p>
    <w:p w14:paraId="00E71F16" w14:textId="77777777" w:rsidR="005D37A2" w:rsidRPr="00E77497" w:rsidDel="004372C5" w:rsidRDefault="005D37A2" w:rsidP="005D37A2">
      <w:pPr>
        <w:pStyle w:val="Alg4"/>
        <w:numPr>
          <w:ilvl w:val="0"/>
          <w:numId w:val="1258"/>
        </w:numPr>
        <w:spacing w:before="240"/>
        <w:contextualSpacing/>
      </w:pPr>
      <w:r>
        <w:t>Assert: IsPropertyKey(</w:t>
      </w:r>
      <w:r>
        <w:rPr>
          <w:i/>
          <w:iCs/>
        </w:rPr>
        <w:t>P</w:t>
      </w:r>
      <w:r>
        <w:t xml:space="preserve">) is </w:t>
      </w:r>
      <w:r w:rsidRPr="00B40933">
        <w:rPr>
          <w:b/>
          <w:bCs/>
        </w:rPr>
        <w:t>true</w:t>
      </w:r>
      <w:r w:rsidRPr="00E77497" w:rsidDel="004372C5">
        <w:t>.</w:t>
      </w:r>
    </w:p>
    <w:p w14:paraId="3DA03821" w14:textId="77777777" w:rsidR="005D37A2" w:rsidRPr="00E77497" w:rsidRDefault="005D37A2" w:rsidP="005D37A2">
      <w:pPr>
        <w:pStyle w:val="Alg4"/>
        <w:numPr>
          <w:ilvl w:val="0"/>
          <w:numId w:val="1258"/>
        </w:numPr>
        <w:spacing w:after="120"/>
      </w:pPr>
      <w:r w:rsidRPr="00E77497">
        <w:t xml:space="preserve">Return </w:t>
      </w:r>
      <w:r>
        <w:rPr>
          <w:b/>
        </w:rPr>
        <w:t>true</w:t>
      </w:r>
      <w:r w:rsidRPr="00E77497">
        <w:t>.</w:t>
      </w:r>
    </w:p>
    <w:p w14:paraId="4696191D" w14:textId="77777777" w:rsidR="005D37A2" w:rsidRPr="00E77497" w:rsidRDefault="005D37A2" w:rsidP="005D37A2">
      <w:pPr>
        <w:pStyle w:val="40"/>
      </w:pPr>
      <w:r w:rsidRPr="00E77497">
        <w:t xml:space="preserve"> [[</w:t>
      </w:r>
      <w:r>
        <w:t>Enumerate</w:t>
      </w:r>
      <w:r w:rsidRPr="00E77497">
        <w:t>]] ()</w:t>
      </w:r>
    </w:p>
    <w:p w14:paraId="074E4BA6" w14:textId="77777777" w:rsidR="005D37A2" w:rsidRPr="00E77497" w:rsidRDefault="005D37A2" w:rsidP="005D37A2">
      <w:r w:rsidRPr="00E77497">
        <w:t>When the [[</w:t>
      </w:r>
      <w:r>
        <w:t>Enumerate</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 the following steps are taken:</w:t>
      </w:r>
    </w:p>
    <w:p w14:paraId="61B8D82C" w14:textId="77777777" w:rsidR="005D37A2" w:rsidRPr="00E77497" w:rsidDel="004372C5" w:rsidRDefault="005D37A2" w:rsidP="005D37A2">
      <w:pPr>
        <w:pStyle w:val="Alg4"/>
        <w:numPr>
          <w:ilvl w:val="0"/>
          <w:numId w:val="1260"/>
        </w:numPr>
        <w:spacing w:after="240"/>
      </w:pPr>
      <w:r>
        <w:t>Return the result of CreateEmptyIterator()</w:t>
      </w:r>
      <w:r w:rsidRPr="00E77497">
        <w:t>.</w:t>
      </w:r>
      <w:r>
        <w:t xml:space="preserve">  </w:t>
      </w:r>
    </w:p>
    <w:p w14:paraId="0B4A0B05" w14:textId="77777777" w:rsidR="005D37A2" w:rsidRPr="00E77497" w:rsidRDefault="005D37A2" w:rsidP="005D37A2">
      <w:pPr>
        <w:pStyle w:val="40"/>
      </w:pPr>
      <w:r w:rsidRPr="00E77497">
        <w:t xml:space="preserve"> [[</w:t>
      </w:r>
      <w:r>
        <w:t>OwnPropertyKeys</w:t>
      </w:r>
      <w:r w:rsidRPr="00E77497">
        <w:t>]] (</w:t>
      </w:r>
      <w:r>
        <w:t xml:space="preserve"> </w:t>
      </w:r>
      <w:r w:rsidRPr="00E77497">
        <w:t>)</w:t>
      </w:r>
    </w:p>
    <w:p w14:paraId="32957C09" w14:textId="77777777" w:rsidR="005D37A2" w:rsidRPr="00E77497" w:rsidRDefault="005D37A2" w:rsidP="005D37A2">
      <w:r w:rsidRPr="00E77497">
        <w:t>When the [[</w:t>
      </w:r>
      <w:r>
        <w:t>OwnPropertyKeys</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p>
    <w:p w14:paraId="2BC4281B" w14:textId="77777777" w:rsidR="005D37A2" w:rsidRPr="00E77497" w:rsidRDefault="005D37A2" w:rsidP="005D37A2">
      <w:pPr>
        <w:pStyle w:val="Alg4"/>
        <w:numPr>
          <w:ilvl w:val="0"/>
          <w:numId w:val="1262"/>
        </w:numPr>
        <w:spacing w:after="120"/>
      </w:pPr>
      <w:r>
        <w:t>Return the result of CreateEmptyIterator().</w:t>
      </w:r>
    </w:p>
    <w:p w14:paraId="1F436E8D" w14:textId="77777777" w:rsidR="005D37A2" w:rsidRDefault="005D37A2" w:rsidP="005D37A2">
      <w:pPr>
        <w:rPr>
          <w:u w:val="single"/>
        </w:rPr>
      </w:pPr>
    </w:p>
    <w:p w14:paraId="78F4C96C" w14:textId="77777777" w:rsidR="005D37A2" w:rsidRDefault="005D37A2" w:rsidP="005D37A2">
      <w:pPr>
        <w:pStyle w:val="30"/>
      </w:pPr>
      <w:bookmarkStart w:id="569" w:name="_Ref366134438"/>
      <w:bookmarkStart w:id="570" w:name="_Ref366134455"/>
      <w:bookmarkStart w:id="571" w:name="_Toc366141822"/>
      <w:r>
        <w:t>Exotic Arguments Objects</w:t>
      </w:r>
      <w:bookmarkEnd w:id="569"/>
      <w:bookmarkEnd w:id="570"/>
      <w:bookmarkEnd w:id="571"/>
    </w:p>
    <w:p w14:paraId="61E028E5" w14:textId="77777777" w:rsidR="005D37A2" w:rsidRDefault="005D37A2" w:rsidP="005D37A2">
      <w:r>
        <w:t xml:space="preserve">An </w:t>
      </w:r>
      <w:r>
        <w:rPr>
          <w:i/>
          <w:iCs/>
        </w:rPr>
        <w:t>arguments object</w:t>
      </w:r>
      <w:r>
        <w:t xml:space="preserve"> is an exotic object whose array index properties map to the formal parameters bindings of an invocation of a non-strict function</w:t>
      </w:r>
      <w:r w:rsidRPr="00E77497">
        <w:t xml:space="preserve">. </w:t>
      </w:r>
    </w:p>
    <w:p w14:paraId="6F8DD259" w14:textId="77777777" w:rsidR="005D37A2" w:rsidRDefault="005D37A2" w:rsidP="005D37A2">
      <w:r>
        <w:t>Exotic arguments objects have the same internal data properties as ordinary objects. They also have a [[ParameterMap]] internal data.</w:t>
      </w:r>
    </w:p>
    <w:p w14:paraId="2ECB9585" w14:textId="77777777" w:rsidR="005D37A2" w:rsidRPr="00E77497" w:rsidRDefault="005D37A2" w:rsidP="005D37A2">
      <w:r>
        <w:t xml:space="preserve">Exotic arguments objects provide alternative definitions for the following internal methods.  All of the other exotic arguments object essential internal methods that are not defined below are as specified in </w:t>
      </w:r>
      <w:r w:rsidR="00C04626">
        <w:fldChar w:fldCharType="begin"/>
      </w:r>
      <w:r w:rsidR="00C04626">
        <w:instrText xml:space="preserve"> REF _Ref365538457 \r \h </w:instrText>
      </w:r>
      <w:r w:rsidR="00C04626">
        <w:fldChar w:fldCharType="separate"/>
      </w:r>
      <w:r w:rsidR="00083CEC">
        <w:t>9.1</w:t>
      </w:r>
      <w:r w:rsidR="00C04626">
        <w:fldChar w:fldCharType="end"/>
      </w:r>
      <w:r>
        <w:t xml:space="preserve">.  </w:t>
      </w:r>
    </w:p>
    <w:p w14:paraId="5333EC74" w14:textId="77777777" w:rsidR="00836695" w:rsidRPr="00E77497" w:rsidRDefault="00836695" w:rsidP="00836695">
      <w:pPr>
        <w:pStyle w:val="40"/>
      </w:pPr>
      <w:bookmarkStart w:id="572" w:name="_Ref366133197"/>
      <w:r w:rsidRPr="00E77497">
        <w:t>Arguments Object</w:t>
      </w:r>
      <w:bookmarkEnd w:id="572"/>
    </w:p>
    <w:p w14:paraId="0A02EF84" w14:textId="77777777" w:rsidR="00836695" w:rsidRPr="006B6D0A" w:rsidRDefault="00836695" w:rsidP="00836695">
      <w:commentRangeStart w:id="573"/>
      <w:r w:rsidRPr="00E77497">
        <w:t>When function code</w:t>
      </w:r>
      <w:r>
        <w:t xml:space="preserve"> is evaluated</w:t>
      </w:r>
      <w:r w:rsidRPr="00E77497">
        <w:t xml:space="preserve">, an arguments object is created unless (as specified in </w:t>
      </w:r>
      <w:r w:rsidR="00C04626">
        <w:fldChar w:fldCharType="begin"/>
      </w:r>
      <w:r w:rsidR="00C04626">
        <w:instrText xml:space="preserve"> REF _Ref365537985 \r \h </w:instrText>
      </w:r>
      <w:r w:rsidR="00C04626">
        <w:fldChar w:fldCharType="separate"/>
      </w:r>
      <w:r w:rsidR="00083CEC">
        <w:t>9.1.16.11</w:t>
      </w:r>
      <w:r w:rsidR="00C04626">
        <w:fldChar w:fldCharType="end"/>
      </w:r>
      <w:r w:rsidRPr="00E77497">
        <w:t xml:space="preserve">)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w:t>
      </w:r>
      <w:r>
        <w:rPr>
          <w:rStyle w:val="bnf"/>
        </w:rPr>
        <w:t>s</w:t>
      </w:r>
      <w:r w:rsidRPr="00E77497">
        <w:t xml:space="preserve"> or occurs as the </w:t>
      </w:r>
      <w:r w:rsidRPr="00120381">
        <w:rPr>
          <w:rStyle w:val="bnf"/>
        </w:rPr>
        <w:t>Binding</w:t>
      </w:r>
      <w:r w:rsidRPr="004D1BD1">
        <w:rPr>
          <w:rStyle w:val="bnf"/>
        </w:rPr>
        <w:t>Identifier</w:t>
      </w:r>
      <w:r w:rsidRPr="003B4312">
        <w:t xml:space="preserve"> of a </w:t>
      </w:r>
      <w:r>
        <w:rPr>
          <w:rStyle w:val="bnf"/>
        </w:rPr>
        <w:t>FunctionD</w:t>
      </w:r>
      <w:r w:rsidRPr="008B7F6F">
        <w:rPr>
          <w:rStyle w:val="bnf"/>
        </w:rPr>
        <w:t>eclaration</w:t>
      </w:r>
      <w:r w:rsidRPr="008B7F6F">
        <w:t xml:space="preserve"> contained in the</w:t>
      </w:r>
      <w:r>
        <w:t xml:space="preserve"> outermost </w:t>
      </w:r>
      <w:r w:rsidRPr="00BF3919">
        <w:rPr>
          <w:rStyle w:val="bnf"/>
        </w:rPr>
        <w:t>StatementList</w:t>
      </w:r>
      <w:r>
        <w:t xml:space="preserve"> of the</w:t>
      </w:r>
      <w:r w:rsidRPr="008B7F6F">
        <w:t xml:space="preserve"> function code.</w:t>
      </w:r>
      <w:commentRangeEnd w:id="573"/>
      <w:r w:rsidRPr="006B6D0A">
        <w:rPr>
          <w:rStyle w:val="af6"/>
          <w:lang w:val="en-GB"/>
        </w:rPr>
        <w:commentReference w:id="573"/>
      </w:r>
    </w:p>
    <w:p w14:paraId="2DAB5878" w14:textId="77777777" w:rsidR="00836695" w:rsidRPr="00E77497" w:rsidRDefault="00836695" w:rsidP="00836695">
      <w:r w:rsidRPr="00E77497">
        <w:t xml:space="preserve">The abstract operation </w:t>
      </w:r>
      <w:r w:rsidRPr="000358AB">
        <w:rPr>
          <w:rFonts w:ascii="Times New Roman" w:hAnsi="Times New Roman"/>
        </w:rPr>
        <w:t>InstantiateArgumentsObject</w:t>
      </w:r>
      <w:r w:rsidRPr="00E77497">
        <w:t xml:space="preserve"> called with an argument </w:t>
      </w:r>
      <w:r w:rsidRPr="00E77497">
        <w:rPr>
          <w:rFonts w:ascii="Times New Roman" w:hAnsi="Times New Roman"/>
          <w:i/>
        </w:rPr>
        <w:t>args</w:t>
      </w:r>
      <w:r w:rsidRPr="00E77497">
        <w:t xml:space="preserve"> performs the following steps:</w:t>
      </w:r>
    </w:p>
    <w:p w14:paraId="216DD24E" w14:textId="77777777" w:rsidR="00836695" w:rsidRPr="00E77497" w:rsidRDefault="00836695" w:rsidP="00836695">
      <w:pPr>
        <w:pStyle w:val="Alg4"/>
        <w:numPr>
          <w:ilvl w:val="0"/>
          <w:numId w:val="378"/>
        </w:numPr>
      </w:pPr>
      <w:r w:rsidRPr="00E77497">
        <w:t xml:space="preserve">Let </w:t>
      </w:r>
      <w:r w:rsidRPr="00E77497">
        <w:rPr>
          <w:i/>
        </w:rPr>
        <w:t>len</w:t>
      </w:r>
      <w:r w:rsidRPr="00E77497">
        <w:t xml:space="preserve"> be the number of elements in </w:t>
      </w:r>
      <w:r w:rsidRPr="00E77497">
        <w:rPr>
          <w:i/>
        </w:rPr>
        <w:t>args</w:t>
      </w:r>
      <w:r w:rsidRPr="00E77497">
        <w:t>.</w:t>
      </w:r>
    </w:p>
    <w:p w14:paraId="0D29C498" w14:textId="77777777" w:rsidR="00836695" w:rsidRPr="00E77497" w:rsidRDefault="00836695" w:rsidP="00836695">
      <w:pPr>
        <w:pStyle w:val="Alg4"/>
        <w:numPr>
          <w:ilvl w:val="0"/>
          <w:numId w:val="378"/>
        </w:numPr>
      </w:pPr>
      <w:r w:rsidRPr="00E77497">
        <w:t xml:space="preserve">Let </w:t>
      </w:r>
      <w:r w:rsidRPr="00E77497">
        <w:rPr>
          <w:i/>
        </w:rPr>
        <w:t xml:space="preserve">obj </w:t>
      </w:r>
      <w:r w:rsidRPr="00E77497">
        <w:t xml:space="preserve">be the result </w:t>
      </w:r>
      <w:r>
        <w:t>of the abstract operation ObjectCreate</w:t>
      </w:r>
      <w:r w:rsidRPr="008365B2">
        <w:t xml:space="preserve"> </w:t>
      </w:r>
      <w:r>
        <w:t>with the intrinsic object %ObjectPrototype% as its argument</w:t>
      </w:r>
      <w:r w:rsidRPr="00E77497">
        <w:t>.</w:t>
      </w:r>
    </w:p>
    <w:p w14:paraId="1667AEEC" w14:textId="77777777" w:rsidR="00836695" w:rsidRPr="00E77497" w:rsidRDefault="00836695" w:rsidP="00836695">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t xml:space="preserve"> and</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as arguments.</w:t>
      </w:r>
    </w:p>
    <w:p w14:paraId="22AE53F3" w14:textId="77777777" w:rsidR="00836695" w:rsidRPr="00E77497" w:rsidRDefault="00836695" w:rsidP="00836695">
      <w:pPr>
        <w:pStyle w:val="Alg4"/>
        <w:numPr>
          <w:ilvl w:val="0"/>
          <w:numId w:val="378"/>
        </w:numPr>
      </w:pPr>
      <w:r w:rsidRPr="00E77497">
        <w:t xml:space="preserve">Let </w:t>
      </w:r>
      <w:r w:rsidRPr="00E77497">
        <w:rPr>
          <w:i/>
        </w:rPr>
        <w:t>indx</w:t>
      </w:r>
      <w:r w:rsidRPr="00E77497">
        <w:t xml:space="preserve"> = </w:t>
      </w:r>
      <w:r w:rsidRPr="00E77497">
        <w:rPr>
          <w:i/>
        </w:rPr>
        <w:t>len</w:t>
      </w:r>
      <w:r w:rsidRPr="00E77497">
        <w:t xml:space="preserve">  - 1.</w:t>
      </w:r>
    </w:p>
    <w:p w14:paraId="14D75E4E" w14:textId="77777777" w:rsidR="00836695" w:rsidRPr="00E77497" w:rsidRDefault="00836695" w:rsidP="00836695">
      <w:pPr>
        <w:pStyle w:val="Alg4"/>
        <w:numPr>
          <w:ilvl w:val="0"/>
          <w:numId w:val="378"/>
        </w:numPr>
      </w:pPr>
      <w:r w:rsidRPr="00E77497">
        <w:t xml:space="preserve">Repeat while </w:t>
      </w:r>
      <w:r w:rsidRPr="00E77497">
        <w:rPr>
          <w:i/>
        </w:rPr>
        <w:t>indx</w:t>
      </w:r>
      <w:r w:rsidRPr="00E77497">
        <w:t xml:space="preserve"> </w:t>
      </w:r>
      <w:r>
        <w:t>≥</w:t>
      </w:r>
      <w:r w:rsidRPr="00E77497">
        <w:t xml:space="preserve"> 0, </w:t>
      </w:r>
    </w:p>
    <w:p w14:paraId="2549A5B0" w14:textId="77777777" w:rsidR="00836695" w:rsidRPr="00E77497" w:rsidRDefault="00836695" w:rsidP="00836695">
      <w:pPr>
        <w:pStyle w:val="Alg4"/>
        <w:numPr>
          <w:ilvl w:val="1"/>
          <w:numId w:val="378"/>
        </w:numPr>
      </w:pPr>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p>
    <w:p w14:paraId="15661221" w14:textId="77777777" w:rsidR="00836695" w:rsidRPr="00E77497" w:rsidRDefault="00836695" w:rsidP="00836695">
      <w:pPr>
        <w:pStyle w:val="Alg4"/>
        <w:numPr>
          <w:ilvl w:val="1"/>
          <w:numId w:val="378"/>
        </w:numPr>
      </w:pPr>
      <w:r w:rsidRPr="00E77497">
        <w:t xml:space="preserve">Call the [[DefineOwnProperty]] internal method on </w:t>
      </w:r>
      <w:r w:rsidRPr="00E77497">
        <w:rPr>
          <w:i/>
        </w:rPr>
        <w:t>obj</w:t>
      </w:r>
      <w:r w:rsidRPr="00E77497">
        <w:t xml:space="preserve"> passing ToString(</w:t>
      </w:r>
      <w:r w:rsidRPr="00E77497">
        <w:rPr>
          <w:i/>
        </w:rPr>
        <w:t>indx</w:t>
      </w:r>
      <w:r w:rsidRPr="00E77497">
        <w:t>)</w:t>
      </w:r>
      <w:r>
        <w:t xml:space="preserve"> and</w:t>
      </w:r>
      <w:r w:rsidRPr="00E77497">
        <w:t xml:space="preserve"> the </w:t>
      </w:r>
      <w:r>
        <w:t>P</w:t>
      </w:r>
      <w:r w:rsidRPr="00E77497">
        <w:t xml:space="preserve">roperty </w:t>
      </w:r>
      <w:r>
        <w:t>D</w:t>
      </w:r>
      <w:r w:rsidRPr="00E77497">
        <w:t xml:space="preserve">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as arguments.</w:t>
      </w:r>
    </w:p>
    <w:p w14:paraId="07D23084" w14:textId="77777777" w:rsidR="00836695" w:rsidRPr="00E77497" w:rsidRDefault="00836695" w:rsidP="00836695">
      <w:pPr>
        <w:pStyle w:val="Alg4"/>
        <w:numPr>
          <w:ilvl w:val="1"/>
          <w:numId w:val="378"/>
        </w:numPr>
      </w:pPr>
      <w:r w:rsidRPr="00E77497">
        <w:t xml:space="preserve">Let </w:t>
      </w:r>
      <w:r w:rsidRPr="00E77497">
        <w:rPr>
          <w:i/>
        </w:rPr>
        <w:t>indx</w:t>
      </w:r>
      <w:r w:rsidRPr="00E77497">
        <w:t xml:space="preserve"> = </w:t>
      </w:r>
      <w:r w:rsidRPr="00E77497">
        <w:rPr>
          <w:i/>
        </w:rPr>
        <w:t>indx</w:t>
      </w:r>
      <w:r w:rsidRPr="00E77497">
        <w:t xml:space="preserve"> - 1</w:t>
      </w:r>
    </w:p>
    <w:p w14:paraId="259BF818" w14:textId="77777777" w:rsidR="00836695" w:rsidRPr="00E77497" w:rsidRDefault="00836695" w:rsidP="00836695">
      <w:pPr>
        <w:pStyle w:val="Alg4"/>
        <w:numPr>
          <w:ilvl w:val="0"/>
          <w:numId w:val="378"/>
        </w:numPr>
        <w:spacing w:after="120"/>
      </w:pPr>
      <w:r w:rsidRPr="00E77497">
        <w:t xml:space="preserve">Return </w:t>
      </w:r>
      <w:r w:rsidRPr="00E77497">
        <w:rPr>
          <w:i/>
        </w:rPr>
        <w:t>obj</w:t>
      </w:r>
    </w:p>
    <w:p w14:paraId="6B8976C6" w14:textId="77777777" w:rsidR="00836695" w:rsidRPr="009C202C" w:rsidRDefault="00836695" w:rsidP="00836695">
      <w:r w:rsidRPr="006B6D0A">
        <w:t xml:space="preserve">The abstract operation </w:t>
      </w:r>
      <w:r w:rsidRPr="006164EE">
        <w:rPr>
          <w:rFonts w:ascii="Times New Roman" w:hAnsi="Times New Roman"/>
          <w:i/>
        </w:rPr>
        <w:t>CompleteStrictArgumentsObject</w:t>
      </w:r>
      <w:r w:rsidRPr="00E77497">
        <w:t xml:space="preserve"> </w:t>
      </w:r>
      <w:r>
        <w:t xml:space="preserve">is </w:t>
      </w:r>
      <w:r w:rsidRPr="009C202C">
        <w:t xml:space="preserve">called with argument </w:t>
      </w:r>
      <w:r w:rsidRPr="006164EE">
        <w:rPr>
          <w:rFonts w:ascii="Times New Roman" w:hAnsi="Times New Roman"/>
          <w:i/>
        </w:rPr>
        <w:t>obj</w:t>
      </w:r>
      <w:r>
        <w:rPr>
          <w:rFonts w:ascii="Times New Roman" w:hAnsi="Times New Roman"/>
        </w:rPr>
        <w:t xml:space="preserve"> </w:t>
      </w:r>
      <w:r w:rsidRPr="006164EE">
        <w:rPr>
          <w:rFonts w:cs="Arial"/>
        </w:rPr>
        <w:t>which must have been previous</w:t>
      </w:r>
      <w:r>
        <w:rPr>
          <w:rFonts w:cs="Arial"/>
        </w:rPr>
        <w:t>ly</w:t>
      </w:r>
      <w:r w:rsidRPr="006164EE">
        <w:rPr>
          <w:rFonts w:cs="Arial"/>
        </w:rPr>
        <w:t xml:space="preserve"> created by the abstract operation</w:t>
      </w:r>
      <w:r>
        <w:rPr>
          <w:rFonts w:ascii="Times New Roman" w:hAnsi="Times New Roman"/>
        </w:rPr>
        <w:t xml:space="preserve"> </w:t>
      </w:r>
      <w:r w:rsidRPr="000358AB">
        <w:rPr>
          <w:rFonts w:ascii="Times New Roman" w:hAnsi="Times New Roman"/>
        </w:rPr>
        <w:t>InstantiateArgumentsObject</w:t>
      </w:r>
      <w:r>
        <w:rPr>
          <w:rFonts w:ascii="Times New Roman" w:hAnsi="Times New Roman"/>
        </w:rPr>
        <w:t>.</w:t>
      </w:r>
      <w:r w:rsidRPr="009C202C">
        <w:t xml:space="preserve"> </w:t>
      </w:r>
      <w:r>
        <w:t>T</w:t>
      </w:r>
      <w:r w:rsidRPr="009C202C">
        <w:t>he following steps</w:t>
      </w:r>
      <w:r>
        <w:t xml:space="preserve"> are performed</w:t>
      </w:r>
      <w:r w:rsidRPr="009C202C">
        <w:t>:</w:t>
      </w:r>
    </w:p>
    <w:p w14:paraId="139E83C4" w14:textId="77777777" w:rsidR="00836695" w:rsidRDefault="00836695" w:rsidP="00836695">
      <w:pPr>
        <w:pStyle w:val="Alg4"/>
        <w:numPr>
          <w:ilvl w:val="0"/>
          <w:numId w:val="605"/>
        </w:numPr>
      </w:pPr>
      <w:r>
        <w:t xml:space="preserve">Perform the </w:t>
      </w:r>
      <w:r w:rsidRPr="003C404E">
        <w:rPr>
          <w:bCs/>
        </w:rPr>
        <w:t>AddRestrictedFunctionProperties abstract operat</w:t>
      </w:r>
      <w:r>
        <w:rPr>
          <w:bCs/>
        </w:rPr>
        <w:t>ion</w:t>
      </w:r>
      <w:r w:rsidRPr="003C404E">
        <w:rPr>
          <w:bCs/>
        </w:rPr>
        <w:t xml:space="preserve"> with argument </w:t>
      </w:r>
      <w:r>
        <w:rPr>
          <w:bCs/>
          <w:i/>
          <w:iCs/>
        </w:rPr>
        <w:t>obj</w:t>
      </w:r>
      <w:r w:rsidRPr="003C404E">
        <w:rPr>
          <w:bCs/>
        </w:rPr>
        <w:t>.</w:t>
      </w:r>
    </w:p>
    <w:p w14:paraId="4331B72B" w14:textId="77777777" w:rsidR="00836695" w:rsidRPr="00E77497" w:rsidRDefault="00836695" w:rsidP="00836695">
      <w:pPr>
        <w:pStyle w:val="Alg4"/>
        <w:numPr>
          <w:ilvl w:val="0"/>
          <w:numId w:val="605"/>
        </w:numPr>
        <w:spacing w:after="120"/>
      </w:pPr>
      <w:r w:rsidRPr="00E77497">
        <w:t>Return</w:t>
      </w:r>
      <w:r>
        <w:t>.</w:t>
      </w:r>
    </w:p>
    <w:p w14:paraId="654CB29A" w14:textId="77777777" w:rsidR="00836695" w:rsidRPr="00E77497" w:rsidRDefault="00836695" w:rsidP="00836695">
      <w:r w:rsidRPr="00E77497">
        <w:t xml:space="preserve">The abstract operation </w:t>
      </w:r>
      <w:r w:rsidRPr="006164EE">
        <w:rPr>
          <w:rFonts w:ascii="Times New Roman" w:hAnsi="Times New Roman"/>
          <w:i/>
        </w:rPr>
        <w:t>Complete</w:t>
      </w:r>
      <w:r w:rsidRPr="000358AB">
        <w:rPr>
          <w:rFonts w:ascii="Times New Roman" w:hAnsi="Times New Roman"/>
        </w:rPr>
        <w:t>MappedArgumentsObject</w:t>
      </w:r>
      <w:r w:rsidRPr="00E77497">
        <w:t xml:space="preserve"> </w:t>
      </w:r>
      <w:r>
        <w:t xml:space="preserve">is </w:t>
      </w:r>
      <w:r w:rsidRPr="00E77497">
        <w:t>called with</w:t>
      </w:r>
      <w:r>
        <w:t xml:space="preserve"> object </w:t>
      </w:r>
      <w:r w:rsidRPr="00BF3919">
        <w:rPr>
          <w:rFonts w:ascii="Times New Roman" w:hAnsi="Times New Roman"/>
          <w:i/>
        </w:rPr>
        <w:t>obj</w:t>
      </w:r>
      <w:r>
        <w:t xml:space="preserve">,  object </w:t>
      </w:r>
      <w:r w:rsidRPr="004012E4">
        <w:rPr>
          <w:rFonts w:ascii="Times New Roman" w:hAnsi="Times New Roman"/>
          <w:i/>
        </w:rPr>
        <w:t>func</w:t>
      </w:r>
      <w:r>
        <w:t xml:space="preserve">, </w:t>
      </w:r>
      <w:r w:rsidRPr="00E77497">
        <w:t xml:space="preserve"> </w:t>
      </w:r>
      <w:r>
        <w:t>grammar production</w:t>
      </w:r>
      <w:r w:rsidRPr="00E77497">
        <w:t xml:space="preserve"> </w:t>
      </w:r>
      <w:r>
        <w:rPr>
          <w:rFonts w:ascii="Times New Roman" w:hAnsi="Times New Roman"/>
          <w:i/>
        </w:rPr>
        <w:t>formals</w:t>
      </w:r>
      <w:r w:rsidRPr="00E77497">
        <w:t xml:space="preserve">, and environment record </w:t>
      </w:r>
      <w:r w:rsidRPr="00E77497">
        <w:rPr>
          <w:rFonts w:ascii="Times New Roman" w:hAnsi="Times New Roman"/>
          <w:i/>
        </w:rPr>
        <w:t>env</w:t>
      </w:r>
      <w:r>
        <w:t xml:space="preserve">.  </w:t>
      </w:r>
      <w:r w:rsidRPr="006164EE">
        <w:rPr>
          <w:rFonts w:ascii="Times New Roman" w:hAnsi="Times New Roman"/>
          <w:i/>
        </w:rPr>
        <w:t>obj</w:t>
      </w:r>
      <w:r>
        <w:rPr>
          <w:rFonts w:ascii="Times New Roman" w:hAnsi="Times New Roman"/>
        </w:rPr>
        <w:t xml:space="preserve"> </w:t>
      </w:r>
      <w:r w:rsidRPr="006164EE">
        <w:rPr>
          <w:rFonts w:cs="Arial"/>
        </w:rPr>
        <w:t>must have been previous</w:t>
      </w:r>
      <w:r>
        <w:rPr>
          <w:rFonts w:cs="Arial"/>
        </w:rPr>
        <w:t>ly</w:t>
      </w:r>
      <w:r w:rsidRPr="006164EE">
        <w:rPr>
          <w:rFonts w:cs="Arial"/>
        </w:rPr>
        <w:t xml:space="preserve"> created by the abstract operation</w:t>
      </w:r>
      <w:r>
        <w:rPr>
          <w:rFonts w:ascii="Times New Roman" w:hAnsi="Times New Roman"/>
        </w:rPr>
        <w:t xml:space="preserve"> </w:t>
      </w:r>
      <w:r w:rsidRPr="000358AB">
        <w:rPr>
          <w:rFonts w:ascii="Times New Roman" w:hAnsi="Times New Roman"/>
        </w:rPr>
        <w:t>InstantiateArgumentsObject</w:t>
      </w:r>
      <w:r>
        <w:rPr>
          <w:rFonts w:ascii="Times New Roman" w:hAnsi="Times New Roman"/>
        </w:rPr>
        <w:t>.</w:t>
      </w:r>
      <w:r>
        <w:t>T</w:t>
      </w:r>
      <w:r w:rsidRPr="009C202C">
        <w:t>he following steps</w:t>
      </w:r>
      <w:r>
        <w:t xml:space="preserve"> are performed</w:t>
      </w:r>
      <w:r w:rsidRPr="00E77497">
        <w:t>:</w:t>
      </w:r>
    </w:p>
    <w:p w14:paraId="4A6CB0CF" w14:textId="77777777" w:rsidR="00836695" w:rsidRPr="00E77497" w:rsidRDefault="00836695" w:rsidP="00836695">
      <w:pPr>
        <w:pStyle w:val="Alg4"/>
        <w:numPr>
          <w:ilvl w:val="0"/>
          <w:numId w:val="606"/>
        </w:numPr>
      </w:pPr>
      <w:r w:rsidRPr="00E77497">
        <w:t xml:space="preserve">Let </w:t>
      </w:r>
      <w:r w:rsidRPr="00E77497">
        <w:rPr>
          <w:i/>
        </w:rPr>
        <w:t>len</w:t>
      </w:r>
      <w:r w:rsidRPr="00E77497">
        <w:t xml:space="preserve"> be the </w:t>
      </w:r>
      <w:r>
        <w:t>result of Get(</w:t>
      </w:r>
      <w:r>
        <w:rPr>
          <w:i/>
        </w:rPr>
        <w:t>obj</w:t>
      </w:r>
      <w:r>
        <w:t xml:space="preserve">, </w:t>
      </w:r>
      <w:r w:rsidRPr="00E77497">
        <w:rPr>
          <w:b/>
        </w:rPr>
        <w:t>"</w:t>
      </w:r>
      <w:r w:rsidRPr="00E77497">
        <w:rPr>
          <w:rFonts w:ascii="Courier New" w:hAnsi="Courier New" w:cs="Courier New"/>
          <w:b/>
        </w:rPr>
        <w:t>length</w:t>
      </w:r>
      <w:r w:rsidRPr="00E77497">
        <w:rPr>
          <w:b/>
        </w:rPr>
        <w:t>"</w:t>
      </w:r>
      <w:r>
        <w:rPr>
          <w:b/>
        </w:rPr>
        <w:t>)</w:t>
      </w:r>
      <w:r>
        <w:t>.</w:t>
      </w:r>
    </w:p>
    <w:p w14:paraId="46C7E07F" w14:textId="77777777" w:rsidR="00836695" w:rsidRPr="00E77497" w:rsidRDefault="00836695" w:rsidP="00836695">
      <w:pPr>
        <w:pStyle w:val="Alg4"/>
        <w:numPr>
          <w:ilvl w:val="0"/>
          <w:numId w:val="606"/>
        </w:numPr>
      </w:pPr>
      <w:r w:rsidRPr="00E77497">
        <w:t xml:space="preserve">Let </w:t>
      </w:r>
      <w:r w:rsidRPr="00E77497">
        <w:rPr>
          <w:i/>
        </w:rPr>
        <w:t>mappedNames</w:t>
      </w:r>
      <w:r w:rsidRPr="00E77497">
        <w:t xml:space="preserve"> be an empty List.</w:t>
      </w:r>
    </w:p>
    <w:p w14:paraId="7CFC462B" w14:textId="77777777" w:rsidR="00836695" w:rsidRDefault="00836695" w:rsidP="00836695">
      <w:pPr>
        <w:pStyle w:val="Alg4"/>
        <w:numPr>
          <w:ilvl w:val="0"/>
          <w:numId w:val="606"/>
        </w:numPr>
      </w:pPr>
      <w:r>
        <w:t xml:space="preserve">Let </w:t>
      </w:r>
      <w:r w:rsidRPr="00BF3919">
        <w:rPr>
          <w:i/>
        </w:rPr>
        <w:t>numberOfNonRestFormals</w:t>
      </w:r>
      <w:r>
        <w:t xml:space="preserve"> be NumberOfParameters of </w:t>
      </w:r>
      <w:r w:rsidRPr="00BF3919">
        <w:rPr>
          <w:i/>
        </w:rPr>
        <w:t>formals</w:t>
      </w:r>
      <w:r>
        <w:t>.</w:t>
      </w:r>
    </w:p>
    <w:p w14:paraId="751CDE3F" w14:textId="77777777" w:rsidR="00836695" w:rsidRPr="00E77497" w:rsidRDefault="00836695" w:rsidP="00836695">
      <w:pPr>
        <w:pStyle w:val="Alg4"/>
        <w:numPr>
          <w:ilvl w:val="0"/>
          <w:numId w:val="606"/>
        </w:numPr>
      </w:pPr>
      <w:r w:rsidRPr="00E77497">
        <w:t xml:space="preserve">Let </w:t>
      </w:r>
      <w:r>
        <w:rPr>
          <w:i/>
        </w:rPr>
        <w:t>map</w:t>
      </w:r>
      <w:r w:rsidRPr="00E77497">
        <w:rPr>
          <w:i/>
        </w:rPr>
        <w:t xml:space="preserve"> </w:t>
      </w:r>
      <w:r w:rsidRPr="00E77497">
        <w:t xml:space="preserve">be the result </w:t>
      </w:r>
      <w:r>
        <w:t>of the abstract operation ObjectCreate</w:t>
      </w:r>
      <w:r w:rsidRPr="008365B2">
        <w:t xml:space="preserve"> </w:t>
      </w:r>
      <w:r>
        <w:t>with the intrinsic object %ObjectPrototype% as its argument</w:t>
      </w:r>
      <w:r w:rsidRPr="00E77497">
        <w:t>.</w:t>
      </w:r>
    </w:p>
    <w:p w14:paraId="6F871630" w14:textId="77777777" w:rsidR="00836695" w:rsidRPr="00BF3919" w:rsidRDefault="00836695" w:rsidP="00836695">
      <w:pPr>
        <w:pStyle w:val="Alg4"/>
        <w:numPr>
          <w:ilvl w:val="0"/>
          <w:numId w:val="606"/>
        </w:numPr>
      </w:pPr>
      <w:r w:rsidRPr="00E77497">
        <w:t xml:space="preserve">Let </w:t>
      </w:r>
      <w:r w:rsidRPr="00E77497">
        <w:rPr>
          <w:i/>
        </w:rPr>
        <w:t>indx</w:t>
      </w:r>
      <w:r w:rsidRPr="00E77497">
        <w:t xml:space="preserve"> = </w:t>
      </w:r>
      <w:r w:rsidRPr="00E77497">
        <w:rPr>
          <w:i/>
        </w:rPr>
        <w:t>len</w:t>
      </w:r>
      <w:r w:rsidRPr="00E77497">
        <w:t xml:space="preserve">  - 1.</w:t>
      </w:r>
    </w:p>
    <w:p w14:paraId="2C6B20A8" w14:textId="77777777" w:rsidR="00836695" w:rsidRPr="00E77497" w:rsidRDefault="00836695" w:rsidP="00836695">
      <w:pPr>
        <w:pStyle w:val="Alg4"/>
        <w:numPr>
          <w:ilvl w:val="0"/>
          <w:numId w:val="606"/>
        </w:numPr>
      </w:pPr>
      <w:r w:rsidRPr="00E77497">
        <w:t xml:space="preserve">Repeat while </w:t>
      </w:r>
      <w:r w:rsidRPr="00E77497">
        <w:rPr>
          <w:i/>
        </w:rPr>
        <w:t>indx</w:t>
      </w:r>
      <w:r w:rsidRPr="00E77497">
        <w:t xml:space="preserve"> </w:t>
      </w:r>
      <w:r>
        <w:t>≥</w:t>
      </w:r>
      <w:r w:rsidRPr="00E77497">
        <w:t xml:space="preserve"> 0, </w:t>
      </w:r>
    </w:p>
    <w:p w14:paraId="24D09231" w14:textId="77777777" w:rsidR="00836695" w:rsidRPr="00E77497" w:rsidRDefault="00836695" w:rsidP="00836695">
      <w:pPr>
        <w:pStyle w:val="Alg4"/>
        <w:numPr>
          <w:ilvl w:val="1"/>
          <w:numId w:val="606"/>
        </w:numPr>
      </w:pPr>
      <w:r w:rsidRPr="00E77497">
        <w:t xml:space="preserve">If </w:t>
      </w:r>
      <w:r w:rsidRPr="00E77497">
        <w:rPr>
          <w:i/>
        </w:rPr>
        <w:t>indx</w:t>
      </w:r>
      <w:r w:rsidRPr="00E77497">
        <w:t xml:space="preserve"> is less than the </w:t>
      </w:r>
      <w:r w:rsidRPr="00BF3919">
        <w:rPr>
          <w:i/>
        </w:rPr>
        <w:t>numberOfNonRestFormals</w:t>
      </w:r>
      <w:r w:rsidRPr="00E77497">
        <w:t>, then</w:t>
      </w:r>
    </w:p>
    <w:p w14:paraId="70852E60" w14:textId="77777777" w:rsidR="00836695" w:rsidRPr="00E77497" w:rsidRDefault="00836695" w:rsidP="00836695">
      <w:pPr>
        <w:pStyle w:val="Alg4"/>
        <w:numPr>
          <w:ilvl w:val="2"/>
          <w:numId w:val="606"/>
        </w:numPr>
      </w:pPr>
      <w:r w:rsidRPr="00E77497">
        <w:t xml:space="preserve">Let </w:t>
      </w:r>
      <w:r>
        <w:rPr>
          <w:i/>
        </w:rPr>
        <w:t>param</w:t>
      </w:r>
      <w:r w:rsidRPr="00E77497">
        <w:t xml:space="preserve"> be </w:t>
      </w:r>
      <w:r>
        <w:t>getParameter</w:t>
      </w:r>
      <w:r w:rsidRPr="00E77497">
        <w:t xml:space="preserve"> of </w:t>
      </w:r>
      <w:r>
        <w:rPr>
          <w:i/>
        </w:rPr>
        <w:t>formals</w:t>
      </w:r>
      <w:r>
        <w:t xml:space="preserve"> with argument</w:t>
      </w:r>
      <w:r w:rsidRPr="00E77497">
        <w:t xml:space="preserve"> </w:t>
      </w:r>
      <w:r w:rsidRPr="00E77497">
        <w:rPr>
          <w:i/>
        </w:rPr>
        <w:t>indx</w:t>
      </w:r>
      <w:r w:rsidRPr="00E77497">
        <w:t>.</w:t>
      </w:r>
    </w:p>
    <w:p w14:paraId="40510B24" w14:textId="77777777" w:rsidR="00836695" w:rsidRDefault="00836695" w:rsidP="00836695">
      <w:pPr>
        <w:pStyle w:val="Alg4"/>
        <w:numPr>
          <w:ilvl w:val="2"/>
          <w:numId w:val="606"/>
        </w:numPr>
      </w:pPr>
      <w:r>
        <w:t xml:space="preserve">If </w:t>
      </w:r>
      <w:r>
        <w:rPr>
          <w:i/>
        </w:rPr>
        <w:t>param</w:t>
      </w:r>
      <w:r>
        <w:t xml:space="preserve"> is a </w:t>
      </w:r>
      <w:r>
        <w:rPr>
          <w:i/>
        </w:rPr>
        <w:t>BindingIdentifier</w:t>
      </w:r>
      <w:r>
        <w:t>, then</w:t>
      </w:r>
    </w:p>
    <w:p w14:paraId="00253E12" w14:textId="77777777" w:rsidR="00836695" w:rsidRDefault="00836695" w:rsidP="00836695">
      <w:pPr>
        <w:pStyle w:val="Alg4"/>
        <w:numPr>
          <w:ilvl w:val="3"/>
          <w:numId w:val="606"/>
        </w:numPr>
      </w:pPr>
      <w:r>
        <w:t xml:space="preserve">Let </w:t>
      </w:r>
      <w:r>
        <w:rPr>
          <w:i/>
        </w:rPr>
        <w:t>name</w:t>
      </w:r>
      <w:r>
        <w:t xml:space="preserve"> be the sole element of BoundNames of </w:t>
      </w:r>
      <w:r>
        <w:rPr>
          <w:i/>
        </w:rPr>
        <w:t>param</w:t>
      </w:r>
      <w:r>
        <w:t>.</w:t>
      </w:r>
    </w:p>
    <w:p w14:paraId="2FCAF1C9" w14:textId="77777777" w:rsidR="00836695" w:rsidRPr="00E77497" w:rsidRDefault="00836695" w:rsidP="00836695">
      <w:pPr>
        <w:pStyle w:val="Alg4"/>
        <w:numPr>
          <w:ilvl w:val="3"/>
          <w:numId w:val="606"/>
        </w:numPr>
      </w:pPr>
      <w:r w:rsidRPr="00E77497">
        <w:t xml:space="preserve">If </w:t>
      </w:r>
      <w:r w:rsidRPr="00E77497">
        <w:rPr>
          <w:i/>
        </w:rPr>
        <w:t>name</w:t>
      </w:r>
      <w:r w:rsidRPr="00E77497">
        <w:t xml:space="preserve"> is not an element of  </w:t>
      </w:r>
      <w:r w:rsidRPr="00E77497">
        <w:rPr>
          <w:i/>
        </w:rPr>
        <w:t>mappedNames</w:t>
      </w:r>
      <w:r w:rsidRPr="00E77497">
        <w:t>, then</w:t>
      </w:r>
    </w:p>
    <w:p w14:paraId="17AA7D2C" w14:textId="77777777" w:rsidR="00836695" w:rsidRPr="00E77497" w:rsidRDefault="00836695" w:rsidP="00836695">
      <w:pPr>
        <w:pStyle w:val="Alg4"/>
        <w:numPr>
          <w:ilvl w:val="4"/>
          <w:numId w:val="606"/>
        </w:numPr>
      </w:pPr>
      <w:r w:rsidRPr="00E77497">
        <w:t xml:space="preserve">Add </w:t>
      </w:r>
      <w:r w:rsidRPr="00E77497">
        <w:rPr>
          <w:i/>
        </w:rPr>
        <w:t>name</w:t>
      </w:r>
      <w:r w:rsidRPr="00E77497">
        <w:t xml:space="preserve"> as an element of the list </w:t>
      </w:r>
      <w:r w:rsidRPr="00E77497">
        <w:rPr>
          <w:i/>
        </w:rPr>
        <w:t>mappedNames</w:t>
      </w:r>
      <w:r w:rsidRPr="00E77497">
        <w:t>.</w:t>
      </w:r>
    </w:p>
    <w:p w14:paraId="0290B7FC" w14:textId="77777777" w:rsidR="00836695" w:rsidRPr="00E77497" w:rsidRDefault="00836695" w:rsidP="00836695">
      <w:pPr>
        <w:pStyle w:val="Alg4"/>
        <w:numPr>
          <w:ilvl w:val="4"/>
          <w:numId w:val="606"/>
        </w:numPr>
      </w:pPr>
      <w:r w:rsidRPr="00E77497">
        <w:t xml:space="preserve">Let </w:t>
      </w:r>
      <w:r w:rsidRPr="00E77497">
        <w:rPr>
          <w:i/>
        </w:rPr>
        <w:t>g</w:t>
      </w:r>
      <w:r w:rsidRPr="00E77497">
        <w:t xml:space="preserve"> be the result of calling the </w:t>
      </w:r>
      <w:r w:rsidRPr="000358AB">
        <w:t>MakeArgGetter</w:t>
      </w:r>
      <w:r w:rsidRPr="00E77497">
        <w:t xml:space="preserve"> abstract operation with arguments </w:t>
      </w:r>
      <w:r w:rsidRPr="00E77497">
        <w:rPr>
          <w:i/>
        </w:rPr>
        <w:t>name</w:t>
      </w:r>
      <w:r w:rsidRPr="00E77497">
        <w:t xml:space="preserve"> and </w:t>
      </w:r>
      <w:r w:rsidRPr="00E77497">
        <w:rPr>
          <w:i/>
        </w:rPr>
        <w:t>env</w:t>
      </w:r>
      <w:r w:rsidRPr="00E77497">
        <w:t>.</w:t>
      </w:r>
    </w:p>
    <w:p w14:paraId="04EEFE77" w14:textId="77777777" w:rsidR="00836695" w:rsidRPr="00E77497" w:rsidRDefault="00836695" w:rsidP="00836695">
      <w:pPr>
        <w:pStyle w:val="Alg4"/>
        <w:numPr>
          <w:ilvl w:val="4"/>
          <w:numId w:val="606"/>
        </w:numPr>
      </w:pPr>
      <w:r w:rsidRPr="00E77497">
        <w:t xml:space="preserve">Let </w:t>
      </w:r>
      <w:r w:rsidRPr="00E77497">
        <w:rPr>
          <w:i/>
        </w:rPr>
        <w:t>p</w:t>
      </w:r>
      <w:r w:rsidRPr="00E77497">
        <w:t xml:space="preserve"> be the result of calling the </w:t>
      </w:r>
      <w:r w:rsidRPr="000358AB">
        <w:t>MakeArgSetter</w:t>
      </w:r>
      <w:r w:rsidRPr="00E77497">
        <w:t xml:space="preserve"> abstract operation with arguments </w:t>
      </w:r>
      <w:r w:rsidRPr="00E77497">
        <w:rPr>
          <w:i/>
        </w:rPr>
        <w:t>name</w:t>
      </w:r>
      <w:r w:rsidRPr="00E77497">
        <w:t xml:space="preserve"> and </w:t>
      </w:r>
      <w:r w:rsidRPr="00E77497">
        <w:rPr>
          <w:i/>
        </w:rPr>
        <w:t>env</w:t>
      </w:r>
      <w:r w:rsidRPr="00E77497">
        <w:t>.</w:t>
      </w:r>
    </w:p>
    <w:p w14:paraId="5FA4CC62" w14:textId="77777777" w:rsidR="00836695" w:rsidRPr="00E77497" w:rsidRDefault="00836695" w:rsidP="00836695">
      <w:pPr>
        <w:pStyle w:val="Alg4"/>
        <w:numPr>
          <w:ilvl w:val="4"/>
          <w:numId w:val="606"/>
        </w:numPr>
      </w:pPr>
      <w:r w:rsidRPr="00E77497">
        <w:t xml:space="preserve">Call the [[DefineOwnProperty]] internal method of </w:t>
      </w:r>
      <w:r w:rsidRPr="00E77497">
        <w:rPr>
          <w:i/>
        </w:rPr>
        <w:t>map</w:t>
      </w:r>
      <w:r w:rsidRPr="00E77497">
        <w:t xml:space="preserve"> passing ToString(</w:t>
      </w:r>
      <w:r w:rsidRPr="00E77497">
        <w:rPr>
          <w:i/>
        </w:rPr>
        <w:t>indx</w:t>
      </w:r>
      <w:r w:rsidRPr="00E77497">
        <w:t>)</w:t>
      </w:r>
      <w:r>
        <w:t xml:space="preserve"> and</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w:t>
      </w:r>
      <w:r>
        <w:t xml:space="preserve"> </w:t>
      </w:r>
      <w:r w:rsidRPr="00E77497">
        <w:t>as arguments.</w:t>
      </w:r>
    </w:p>
    <w:p w14:paraId="5041C26E" w14:textId="77777777" w:rsidR="00836695" w:rsidRPr="00E77497" w:rsidRDefault="00836695" w:rsidP="00836695">
      <w:pPr>
        <w:pStyle w:val="Alg4"/>
        <w:numPr>
          <w:ilvl w:val="1"/>
          <w:numId w:val="606"/>
        </w:numPr>
      </w:pPr>
      <w:r w:rsidRPr="00E77497">
        <w:t xml:space="preserve">Let </w:t>
      </w:r>
      <w:r w:rsidRPr="00E77497">
        <w:rPr>
          <w:i/>
        </w:rPr>
        <w:t>indx</w:t>
      </w:r>
      <w:r w:rsidRPr="00E77497">
        <w:t xml:space="preserve"> = </w:t>
      </w:r>
      <w:r w:rsidRPr="00E77497">
        <w:rPr>
          <w:i/>
        </w:rPr>
        <w:t>indx</w:t>
      </w:r>
      <w:r w:rsidRPr="00E77497">
        <w:t xml:space="preserve"> - 1</w:t>
      </w:r>
    </w:p>
    <w:p w14:paraId="05CCC3AA" w14:textId="77777777" w:rsidR="00836695" w:rsidRPr="00E77497" w:rsidRDefault="00836695" w:rsidP="00836695">
      <w:pPr>
        <w:pStyle w:val="Alg4"/>
        <w:numPr>
          <w:ilvl w:val="0"/>
          <w:numId w:val="606"/>
        </w:numPr>
      </w:pPr>
      <w:r w:rsidRPr="00E77497">
        <w:t xml:space="preserve">If </w:t>
      </w:r>
      <w:r w:rsidRPr="00E77497">
        <w:rPr>
          <w:i/>
        </w:rPr>
        <w:t>mappedNames</w:t>
      </w:r>
      <w:r w:rsidRPr="00E77497">
        <w:t xml:space="preserve"> is not empty, then</w:t>
      </w:r>
    </w:p>
    <w:p w14:paraId="1B7B1219" w14:textId="77777777" w:rsidR="00836695" w:rsidRPr="00E77497" w:rsidRDefault="00836695" w:rsidP="00836695">
      <w:pPr>
        <w:pStyle w:val="Alg4"/>
        <w:numPr>
          <w:ilvl w:val="1"/>
          <w:numId w:val="606"/>
        </w:numPr>
      </w:pPr>
      <w:r w:rsidRPr="00E77497">
        <w:t>Set the [[ParameterMap]] internal</w:t>
      </w:r>
      <w:r w:rsidRPr="00022312">
        <w:t xml:space="preserve"> </w:t>
      </w:r>
      <w:r>
        <w:t>data</w:t>
      </w:r>
      <w:r w:rsidRPr="00E77497">
        <w:t xml:space="preserve"> property of </w:t>
      </w:r>
      <w:r w:rsidRPr="00E77497">
        <w:rPr>
          <w:i/>
        </w:rPr>
        <w:t>obj</w:t>
      </w:r>
      <w:r w:rsidRPr="00E77497">
        <w:t xml:space="preserve"> to </w:t>
      </w:r>
      <w:r w:rsidRPr="00E77497">
        <w:rPr>
          <w:i/>
        </w:rPr>
        <w:t>map</w:t>
      </w:r>
      <w:r w:rsidRPr="00E77497">
        <w:t>.</w:t>
      </w:r>
    </w:p>
    <w:p w14:paraId="5B720B8B" w14:textId="77777777" w:rsidR="00836695" w:rsidRPr="00E77497" w:rsidRDefault="00836695" w:rsidP="00836695">
      <w:pPr>
        <w:pStyle w:val="Alg4"/>
        <w:numPr>
          <w:ilvl w:val="1"/>
          <w:numId w:val="606"/>
        </w:numPr>
      </w:pPr>
      <w:r w:rsidRPr="00E77497">
        <w:t xml:space="preserve">Set the [[Get]], [[GetOwnProperty]], [[DefineOwnProperty]], and [[Delete]] internal methods of </w:t>
      </w:r>
      <w:r w:rsidRPr="00E77497">
        <w:rPr>
          <w:i/>
        </w:rPr>
        <w:t>obj</w:t>
      </w:r>
      <w:r w:rsidRPr="00E77497">
        <w:t xml:space="preserve"> to the definitions provided below.</w:t>
      </w:r>
    </w:p>
    <w:p w14:paraId="4131B1C2" w14:textId="77777777" w:rsidR="00836695" w:rsidRPr="00E77497" w:rsidRDefault="00836695" w:rsidP="00836695">
      <w:pPr>
        <w:pStyle w:val="Alg4"/>
        <w:numPr>
          <w:ilvl w:val="0"/>
          <w:numId w:val="606"/>
        </w:numPr>
      </w:pPr>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w:t>
      </w:r>
      <w:r>
        <w:t xml:space="preserve"> and</w:t>
      </w:r>
      <w:r w:rsidRPr="00E77497">
        <w:t xml:space="preserve"> the </w:t>
      </w:r>
      <w:r>
        <w:t>P</w:t>
      </w:r>
      <w:r w:rsidRPr="00E77497">
        <w:t xml:space="preserve">roperty </w:t>
      </w:r>
      <w:r>
        <w:t>D</w:t>
      </w:r>
      <w:r w:rsidRPr="00E77497">
        <w:t xml:space="preserve">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r>
        <w:t xml:space="preserve"> </w:t>
      </w:r>
      <w:r w:rsidRPr="00E77497">
        <w:t>as arguments.</w:t>
      </w:r>
    </w:p>
    <w:p w14:paraId="2A7D2649" w14:textId="77777777" w:rsidR="00836695" w:rsidRPr="00E77497" w:rsidRDefault="00836695" w:rsidP="00836695">
      <w:pPr>
        <w:pStyle w:val="Alg4"/>
        <w:numPr>
          <w:ilvl w:val="0"/>
          <w:numId w:val="606"/>
        </w:numPr>
        <w:spacing w:after="120"/>
      </w:pPr>
      <w:r w:rsidRPr="00E77497">
        <w:t xml:space="preserve">Return </w:t>
      </w:r>
      <w:r w:rsidRPr="00E77497">
        <w:rPr>
          <w:i/>
        </w:rPr>
        <w:t>obj</w:t>
      </w:r>
    </w:p>
    <w:p w14:paraId="1E328AF3" w14:textId="77777777" w:rsidR="00836695" w:rsidRPr="00E77497" w:rsidRDefault="00836695" w:rsidP="00836695">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14094A3F" w14:textId="77777777" w:rsidR="00836695" w:rsidRPr="00E77497" w:rsidRDefault="00836695" w:rsidP="00836695">
      <w:pPr>
        <w:pStyle w:val="Alg4"/>
        <w:numPr>
          <w:ilvl w:val="0"/>
          <w:numId w:val="379"/>
        </w:numPr>
      </w:pPr>
      <w:r w:rsidRPr="00E77497">
        <w:t xml:space="preserve">Let </w:t>
      </w:r>
      <w:r w:rsidRPr="00E77497">
        <w:rPr>
          <w:i/>
        </w:rPr>
        <w:t>bodyText</w:t>
      </w:r>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14:paraId="43720EAE" w14:textId="77777777" w:rsidR="00836695" w:rsidRPr="00E77497" w:rsidRDefault="00836695" w:rsidP="00836695">
      <w:pPr>
        <w:pStyle w:val="Alg4"/>
        <w:numPr>
          <w:ilvl w:val="0"/>
          <w:numId w:val="379"/>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14:paraId="09AA011B" w14:textId="77777777" w:rsidR="00836695" w:rsidRPr="00E77497" w:rsidRDefault="00836695" w:rsidP="00836695">
      <w:pPr>
        <w:pStyle w:val="Alg4"/>
        <w:numPr>
          <w:ilvl w:val="0"/>
          <w:numId w:val="379"/>
        </w:numPr>
      </w:pPr>
      <w:r w:rsidRPr="00E77497">
        <w:t xml:space="preserve">Let </w:t>
      </w:r>
      <w:r w:rsidRPr="00E77497">
        <w:rPr>
          <w:i/>
        </w:rPr>
        <w:t>parameters</w:t>
      </w:r>
      <w:r w:rsidRPr="00E77497">
        <w:t xml:space="preserve"> be a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t xml:space="preserve"> production.</w:t>
      </w:r>
    </w:p>
    <w:p w14:paraId="59F91EC1" w14:textId="77777777" w:rsidR="00836695" w:rsidRPr="00E77497" w:rsidRDefault="00836695" w:rsidP="00836695">
      <w:pPr>
        <w:pStyle w:val="Alg4"/>
        <w:numPr>
          <w:ilvl w:val="0"/>
          <w:numId w:val="379"/>
        </w:numPr>
        <w:spacing w:after="120"/>
      </w:pPr>
      <w:r w:rsidRPr="00E77497">
        <w:t xml:space="preserve">Return the result of </w:t>
      </w:r>
      <w:r>
        <w:t>calling the abstract operation FunctionCreate</w:t>
      </w:r>
      <w:r w:rsidRPr="00E77497">
        <w:t xml:space="preserve"> using</w:t>
      </w:r>
      <w:r>
        <w:t xml:space="preserve"> </w:t>
      </w:r>
      <w:r w:rsidRPr="001C4CB5">
        <w:rPr>
          <w:rFonts w:ascii="Arial" w:hAnsi="Arial" w:cs="Arial"/>
        </w:rPr>
        <w:t>Normal</w:t>
      </w:r>
      <w:r>
        <w:t xml:space="preserve"> as the </w:t>
      </w:r>
      <w:r w:rsidRPr="001C4CB5">
        <w:rPr>
          <w:i/>
        </w:rPr>
        <w:t>kind</w:t>
      </w:r>
      <w:r>
        <w:t xml:space="preserve">, </w:t>
      </w:r>
      <w:r w:rsidRPr="00E77497">
        <w:rPr>
          <w:i/>
        </w:rPr>
        <w:t xml:space="preserve"> parameters</w:t>
      </w:r>
      <w:r w:rsidRPr="00E77497">
        <w:t xml:space="preserve"> 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451DC9EC" w14:textId="77777777" w:rsidR="00836695" w:rsidRPr="00E77497" w:rsidRDefault="00836695" w:rsidP="00836695">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22D84D96" w14:textId="77777777" w:rsidR="00836695" w:rsidRPr="00E77497" w:rsidRDefault="00836695" w:rsidP="00836695">
      <w:pPr>
        <w:pStyle w:val="Alg4"/>
        <w:numPr>
          <w:ilvl w:val="0"/>
          <w:numId w:val="380"/>
        </w:numPr>
      </w:pPr>
      <w:r w:rsidRPr="00E77497">
        <w:t xml:space="preserve">Let </w:t>
      </w:r>
      <w:r w:rsidRPr="00E77497">
        <w:rPr>
          <w:i/>
        </w:rPr>
        <w:t>paramText</w:t>
      </w:r>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14:paraId="5F2527B7" w14:textId="77777777" w:rsidR="00836695" w:rsidRPr="00E77497" w:rsidRDefault="00836695" w:rsidP="00836695">
      <w:pPr>
        <w:pStyle w:val="Alg4"/>
        <w:numPr>
          <w:ilvl w:val="0"/>
          <w:numId w:val="380"/>
        </w:numPr>
      </w:pPr>
      <w:r w:rsidRPr="00E77497">
        <w:t xml:space="preserve">Let </w:t>
      </w:r>
      <w:r w:rsidRPr="00E77497">
        <w:rPr>
          <w:i/>
        </w:rPr>
        <w:t>parameters</w:t>
      </w:r>
      <w:r w:rsidRPr="00E77497">
        <w:t xml:space="preserve"> be the result of parsing </w:t>
      </w:r>
      <w:r w:rsidRPr="00E77497">
        <w:rPr>
          <w:i/>
        </w:rPr>
        <w:t>paramText</w:t>
      </w:r>
      <w:r w:rsidRPr="00E77497">
        <w:t xml:space="preserve"> using </w:t>
      </w:r>
      <w:r w:rsidRPr="00E77497">
        <w:rPr>
          <w:i/>
        </w:rPr>
        <w:t>FormalParameter</w:t>
      </w:r>
      <w:r>
        <w:rPr>
          <w:i/>
        </w:rPr>
        <w:t>s</w:t>
      </w:r>
      <w:r w:rsidRPr="00E77497">
        <w:t xml:space="preserve"> as the goal symbol.</w:t>
      </w:r>
    </w:p>
    <w:p w14:paraId="2F718879" w14:textId="77777777" w:rsidR="00836695" w:rsidRPr="00E77497" w:rsidRDefault="00836695" w:rsidP="00836695">
      <w:pPr>
        <w:pStyle w:val="Alg4"/>
        <w:numPr>
          <w:ilvl w:val="0"/>
          <w:numId w:val="380"/>
        </w:numPr>
      </w:pPr>
      <w:r w:rsidRPr="00E77497">
        <w:t xml:space="preserve">Let </w:t>
      </w:r>
      <w:r w:rsidRPr="00E77497">
        <w:rPr>
          <w:i/>
        </w:rPr>
        <w:t>bodyText</w:t>
      </w:r>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paramText</w:t>
      </w:r>
      <w:r w:rsidRPr="00E77497">
        <w:t>.</w:t>
      </w:r>
    </w:p>
    <w:p w14:paraId="318D6080" w14:textId="77777777" w:rsidR="00836695" w:rsidRPr="00E77497" w:rsidRDefault="00836695" w:rsidP="00836695">
      <w:pPr>
        <w:pStyle w:val="Alg4"/>
        <w:numPr>
          <w:ilvl w:val="0"/>
          <w:numId w:val="380"/>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14:paraId="17BBE079" w14:textId="77777777" w:rsidR="00836695" w:rsidRPr="00E77497" w:rsidRDefault="00836695" w:rsidP="00836695">
      <w:pPr>
        <w:pStyle w:val="Alg4"/>
        <w:numPr>
          <w:ilvl w:val="0"/>
          <w:numId w:val="380"/>
        </w:numPr>
        <w:spacing w:after="220"/>
      </w:pPr>
      <w:r w:rsidRPr="00E77497">
        <w:t xml:space="preserve">Return the result of </w:t>
      </w:r>
      <w:r>
        <w:t>calling the abstract operation FunctionCreate</w:t>
      </w:r>
      <w:r w:rsidRPr="00E77497">
        <w:t xml:space="preserve"> using </w:t>
      </w:r>
      <w:r w:rsidRPr="00EC1CE1">
        <w:rPr>
          <w:rFonts w:ascii="Arial" w:hAnsi="Arial" w:cs="Arial"/>
        </w:rPr>
        <w:t>Normal</w:t>
      </w:r>
      <w:r>
        <w:t xml:space="preserve"> as the </w:t>
      </w:r>
      <w:r w:rsidRPr="00EC1CE1">
        <w:rPr>
          <w:i/>
        </w:rPr>
        <w:t>kind</w:t>
      </w:r>
      <w:r>
        <w:t xml:space="preserve">, </w:t>
      </w:r>
      <w:r w:rsidRPr="00E77497">
        <w:rPr>
          <w:i/>
        </w:rPr>
        <w:t xml:space="preserve"> parameters</w:t>
      </w:r>
      <w:r w:rsidRPr="00E77497">
        <w:t xml:space="preserve"> 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1D9F50DC" w14:textId="77777777" w:rsidR="00836695" w:rsidRPr="00E77497" w:rsidRDefault="00836695" w:rsidP="00836695">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03EDC5AB" w14:textId="77777777" w:rsidR="00836695" w:rsidRDefault="00836695" w:rsidP="00836695">
      <w:pPr>
        <w:pStyle w:val="Alg4"/>
        <w:numPr>
          <w:ilvl w:val="0"/>
          <w:numId w:val="381"/>
        </w:numPr>
      </w:pPr>
      <w:r>
        <w:t xml:space="preserve">Let </w:t>
      </w:r>
      <w:r>
        <w:rPr>
          <w:i/>
          <w:iCs/>
        </w:rPr>
        <w:t>args</w:t>
      </w:r>
      <w:r>
        <w:t xml:space="preserve"> be the arguments object.</w:t>
      </w:r>
    </w:p>
    <w:p w14:paraId="53C4D802" w14:textId="77777777" w:rsidR="00836695" w:rsidRPr="00E77497" w:rsidRDefault="00836695" w:rsidP="00836695">
      <w:pPr>
        <w:pStyle w:val="Alg4"/>
        <w:numPr>
          <w:ilvl w:val="0"/>
          <w:numId w:val="381"/>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14:paraId="419FA8FB" w14:textId="77777777" w:rsidR="00836695" w:rsidRPr="00E77497" w:rsidRDefault="00836695" w:rsidP="00836695">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25228060" w14:textId="77777777" w:rsidR="00836695" w:rsidRPr="00E77497" w:rsidRDefault="00836695" w:rsidP="00836695">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14:paraId="37A39886" w14:textId="77777777" w:rsidR="00836695" w:rsidRPr="00E77497" w:rsidRDefault="00836695" w:rsidP="00836695">
      <w:pPr>
        <w:pStyle w:val="Alg4"/>
        <w:numPr>
          <w:ilvl w:val="1"/>
          <w:numId w:val="381"/>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w:t>
      </w:r>
      <w:r w:rsidR="00D45A1D">
        <w:fldChar w:fldCharType="begin"/>
      </w:r>
      <w:r w:rsidR="00D45A1D">
        <w:instrText xml:space="preserve"> REF _Ref365532308 \r \h </w:instrText>
      </w:r>
      <w:r w:rsidR="00D45A1D">
        <w:fldChar w:fldCharType="separate"/>
      </w:r>
      <w:r w:rsidR="00083CEC">
        <w:t>9.1.9</w:t>
      </w:r>
      <w:r w:rsidR="00D45A1D">
        <w:fldChar w:fldCharType="end"/>
      </w:r>
      <w:r w:rsidRPr="00E77497">
        <w:t>) on</w:t>
      </w:r>
      <w:r>
        <w:t xml:space="preserve"> </w:t>
      </w:r>
      <w:r w:rsidRPr="00F9037E">
        <w:rPr>
          <w:i/>
          <w:iCs/>
        </w:rPr>
        <w:t>args</w:t>
      </w:r>
      <w:r w:rsidRPr="00E77497">
        <w:t xml:space="preserve">  passing </w:t>
      </w:r>
      <w:r w:rsidRPr="00E77497">
        <w:rPr>
          <w:i/>
        </w:rPr>
        <w:t>P</w:t>
      </w:r>
      <w:r w:rsidRPr="00E77497">
        <w:t xml:space="preserve"> </w:t>
      </w:r>
      <w:r>
        <w:t xml:space="preserve">and </w:t>
      </w:r>
      <w:r w:rsidRPr="00F9037E">
        <w:rPr>
          <w:i/>
          <w:iCs/>
        </w:rPr>
        <w:t>args</w:t>
      </w:r>
      <w:r>
        <w:t xml:space="preserve"> </w:t>
      </w:r>
      <w:r w:rsidRPr="00F9037E">
        <w:t>as</w:t>
      </w:r>
      <w:r w:rsidRPr="00E77497">
        <w:t xml:space="preserve"> the argument</w:t>
      </w:r>
      <w:r>
        <w:t>s</w:t>
      </w:r>
      <w:r w:rsidRPr="00E77497">
        <w:t>.</w:t>
      </w:r>
    </w:p>
    <w:p w14:paraId="1A1F289F" w14:textId="77777777" w:rsidR="00836695" w:rsidRPr="00E77497" w:rsidRDefault="00836695" w:rsidP="00836695">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14:paraId="38660A5E" w14:textId="77777777" w:rsidR="00836695" w:rsidRPr="00E77497" w:rsidRDefault="00836695" w:rsidP="00836695">
      <w:pPr>
        <w:pStyle w:val="Alg4"/>
        <w:numPr>
          <w:ilvl w:val="1"/>
          <w:numId w:val="381"/>
        </w:numPr>
      </w:pPr>
      <w:r w:rsidRPr="00E77497">
        <w:t xml:space="preserve">Return </w:t>
      </w:r>
      <w:r w:rsidRPr="00E77497">
        <w:rPr>
          <w:i/>
        </w:rPr>
        <w:t>v</w:t>
      </w:r>
      <w:r w:rsidRPr="00E77497">
        <w:t>.</w:t>
      </w:r>
    </w:p>
    <w:p w14:paraId="3DA8913D" w14:textId="77777777" w:rsidR="00836695" w:rsidRPr="00E77497" w:rsidRDefault="00836695" w:rsidP="00836695">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w:t>
      </w:r>
    </w:p>
    <w:p w14:paraId="06D8A9E1" w14:textId="77777777" w:rsidR="00836695" w:rsidRPr="00E77497" w:rsidRDefault="00836695" w:rsidP="00836695">
      <w:pPr>
        <w:pStyle w:val="Alg4"/>
        <w:numPr>
          <w:ilvl w:val="1"/>
          <w:numId w:val="381"/>
        </w:numPr>
        <w:spacing w:after="120"/>
      </w:pPr>
      <w:r w:rsidRPr="00E77497">
        <w:t>Return the result of calling Get</w:t>
      </w:r>
      <w:r>
        <w:t>(</w:t>
      </w:r>
      <w:r w:rsidRPr="00E77497">
        <w:rPr>
          <w:i/>
        </w:rPr>
        <w:t>map</w:t>
      </w:r>
      <w:r>
        <w:t>,</w:t>
      </w:r>
      <w:r w:rsidRPr="00E77497">
        <w:t xml:space="preserve"> </w:t>
      </w:r>
      <w:r w:rsidRPr="00E77497">
        <w:rPr>
          <w:i/>
        </w:rPr>
        <w:t>P</w:t>
      </w:r>
      <w:r>
        <w:t>)</w:t>
      </w:r>
      <w:r w:rsidRPr="00E77497">
        <w:t>.</w:t>
      </w:r>
    </w:p>
    <w:p w14:paraId="40F9D29D" w14:textId="77777777" w:rsidR="00836695" w:rsidRPr="00E77497" w:rsidRDefault="00836695" w:rsidP="00836695">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4B119B83" w14:textId="77777777" w:rsidR="00836695" w:rsidRPr="00E77497" w:rsidRDefault="00836695" w:rsidP="00836695">
      <w:pPr>
        <w:pStyle w:val="Alg4"/>
        <w:numPr>
          <w:ilvl w:val="0"/>
          <w:numId w:val="382"/>
        </w:numPr>
      </w:pPr>
      <w:r w:rsidRPr="00E77497">
        <w:t xml:space="preserve">Let </w:t>
      </w:r>
      <w:r w:rsidRPr="00E77497">
        <w:rPr>
          <w:i/>
        </w:rPr>
        <w:t>desc</w:t>
      </w:r>
      <w:r w:rsidRPr="00E77497">
        <w:t xml:space="preserve"> be the result of calling the default [[GetOwnProperty]] internal method</w:t>
      </w:r>
      <w:r w:rsidR="00D45A1D" w:rsidRPr="00D45A1D">
        <w:t xml:space="preserve"> </w:t>
      </w:r>
      <w:r w:rsidR="00D45A1D">
        <w:t>for ordinary objects</w:t>
      </w:r>
      <w:r w:rsidRPr="00E77497">
        <w:t xml:space="preserve"> (</w:t>
      </w:r>
      <w:r w:rsidR="00D45A1D">
        <w:fldChar w:fldCharType="begin"/>
      </w:r>
      <w:r w:rsidR="00D45A1D">
        <w:instrText xml:space="preserve"> REF _Ref365532379 \r \h </w:instrText>
      </w:r>
      <w:r w:rsidR="00D45A1D">
        <w:fldChar w:fldCharType="separate"/>
      </w:r>
      <w:r w:rsidR="00083CEC">
        <w:t>9.1.6</w:t>
      </w:r>
      <w:r w:rsidR="00D45A1D">
        <w:fldChar w:fldCharType="end"/>
      </w:r>
      <w:r w:rsidRPr="00E77497">
        <w:t xml:space="preserve">) on the arguments object passing </w:t>
      </w:r>
      <w:r w:rsidRPr="00E77497">
        <w:rPr>
          <w:i/>
        </w:rPr>
        <w:t>P</w:t>
      </w:r>
      <w:r w:rsidRPr="00E77497">
        <w:t xml:space="preserve"> as the argument.</w:t>
      </w:r>
    </w:p>
    <w:p w14:paraId="7D87DF8E" w14:textId="77777777" w:rsidR="00836695" w:rsidRPr="00E77497" w:rsidRDefault="00836695" w:rsidP="00836695">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14:paraId="60984B29" w14:textId="77777777" w:rsidR="00836695" w:rsidRPr="00E77497" w:rsidRDefault="00836695" w:rsidP="00836695">
      <w:pPr>
        <w:pStyle w:val="Alg4"/>
        <w:numPr>
          <w:ilvl w:val="0"/>
          <w:numId w:val="382"/>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14:paraId="4D885868" w14:textId="77777777" w:rsidR="00836695" w:rsidRPr="00E77497" w:rsidRDefault="00836695" w:rsidP="00836695">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02B478EF" w14:textId="77777777" w:rsidR="00836695" w:rsidRPr="00E77497" w:rsidRDefault="00836695" w:rsidP="00836695">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14:paraId="6090128F" w14:textId="77777777" w:rsidR="00836695" w:rsidRPr="00E77497" w:rsidRDefault="00836695" w:rsidP="00836695">
      <w:pPr>
        <w:pStyle w:val="Alg4"/>
        <w:numPr>
          <w:ilvl w:val="1"/>
          <w:numId w:val="382"/>
        </w:numPr>
      </w:pPr>
      <w:r w:rsidRPr="00E77497">
        <w:t xml:space="preserve">Set </w:t>
      </w:r>
      <w:r w:rsidRPr="00E77497">
        <w:rPr>
          <w:i/>
        </w:rPr>
        <w:t>desc</w:t>
      </w:r>
      <w:r w:rsidRPr="00E77497">
        <w:t>.[[Value]] to the result of calling Get</w:t>
      </w:r>
      <w:r>
        <w:t>(</w:t>
      </w:r>
      <w:r w:rsidRPr="00E77497">
        <w:rPr>
          <w:i/>
        </w:rPr>
        <w:t>map</w:t>
      </w:r>
      <w:r>
        <w:t>,</w:t>
      </w:r>
      <w:r w:rsidRPr="00E77497">
        <w:t xml:space="preserve"> </w:t>
      </w:r>
      <w:r w:rsidRPr="00E77497">
        <w:rPr>
          <w:i/>
        </w:rPr>
        <w:t>P</w:t>
      </w:r>
      <w:r>
        <w:t>)</w:t>
      </w:r>
      <w:r w:rsidRPr="00E77497">
        <w:t>.</w:t>
      </w:r>
    </w:p>
    <w:p w14:paraId="1224D876" w14:textId="77777777" w:rsidR="00836695" w:rsidRPr="00E77497" w:rsidRDefault="00836695" w:rsidP="00836695">
      <w:pPr>
        <w:pStyle w:val="Alg4"/>
        <w:numPr>
          <w:ilvl w:val="0"/>
          <w:numId w:val="382"/>
        </w:numPr>
        <w:spacing w:after="120"/>
      </w:pPr>
      <w:r w:rsidRPr="00E77497">
        <w:t xml:space="preserve">Return </w:t>
      </w:r>
      <w:r w:rsidRPr="00E77497">
        <w:rPr>
          <w:i/>
        </w:rPr>
        <w:t>desc</w:t>
      </w:r>
      <w:r w:rsidRPr="00E77497">
        <w:t xml:space="preserve">. </w:t>
      </w:r>
    </w:p>
    <w:p w14:paraId="2A90EF8D" w14:textId="77777777" w:rsidR="00836695" w:rsidRPr="00E77497" w:rsidRDefault="00836695" w:rsidP="00836695">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 xml:space="preserve"> performs the following steps:</w:t>
      </w:r>
    </w:p>
    <w:p w14:paraId="1542AF0B" w14:textId="77777777" w:rsidR="00836695" w:rsidRPr="00E77497" w:rsidRDefault="00836695" w:rsidP="00836695">
      <w:pPr>
        <w:pStyle w:val="Alg4"/>
        <w:numPr>
          <w:ilvl w:val="0"/>
          <w:numId w:val="383"/>
        </w:numPr>
      </w:pPr>
      <w:r w:rsidRPr="00E77497">
        <w:t xml:space="preserve">Let </w:t>
      </w:r>
      <w:r w:rsidRPr="00E77497">
        <w:rPr>
          <w:i/>
        </w:rPr>
        <w:t xml:space="preserve">map </w:t>
      </w:r>
      <w:r w:rsidRPr="00E77497">
        <w:t>be the value of the  [[ParameterMap]] internal</w:t>
      </w:r>
      <w:r w:rsidRPr="00022312">
        <w:t xml:space="preserve"> </w:t>
      </w:r>
      <w:r>
        <w:t>data</w:t>
      </w:r>
      <w:r w:rsidRPr="00E77497">
        <w:t xml:space="preserve"> property of the arguments object.</w:t>
      </w:r>
    </w:p>
    <w:p w14:paraId="3A420307" w14:textId="77777777" w:rsidR="00836695" w:rsidRPr="00E77497" w:rsidRDefault="00836695" w:rsidP="00836695">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14:paraId="117AE8B4" w14:textId="77777777" w:rsidR="00836695" w:rsidRPr="00E77497" w:rsidRDefault="00836695" w:rsidP="00836695">
      <w:pPr>
        <w:pStyle w:val="Alg4"/>
        <w:numPr>
          <w:ilvl w:val="0"/>
          <w:numId w:val="383"/>
        </w:numPr>
      </w:pPr>
      <w:r w:rsidRPr="00E77497">
        <w:t xml:space="preserve">Let </w:t>
      </w:r>
      <w:r w:rsidRPr="00E77497">
        <w:rPr>
          <w:i/>
        </w:rPr>
        <w:t xml:space="preserve">allowed </w:t>
      </w:r>
      <w:r w:rsidRPr="00E77497">
        <w:t>be the result of calling the default [[DefineOwnProperty]] internal method</w:t>
      </w:r>
      <w:r w:rsidR="00D45A1D" w:rsidRPr="00D45A1D">
        <w:t xml:space="preserve"> </w:t>
      </w:r>
      <w:r w:rsidR="00D45A1D">
        <w:t>for ordinary objects</w:t>
      </w:r>
      <w:r w:rsidRPr="00E77497">
        <w:t xml:space="preserve"> (</w:t>
      </w:r>
      <w:r w:rsidR="00D45A1D">
        <w:fldChar w:fldCharType="begin"/>
      </w:r>
      <w:r w:rsidR="00D45A1D">
        <w:instrText xml:space="preserve"> REF _Ref365532411 \r \h </w:instrText>
      </w:r>
      <w:r w:rsidR="00D45A1D">
        <w:fldChar w:fldCharType="separate"/>
      </w:r>
      <w:r w:rsidR="00083CEC">
        <w:t>9.1.7</w:t>
      </w:r>
      <w:r w:rsidR="00D45A1D">
        <w:fldChar w:fldCharType="end"/>
      </w:r>
      <w:r w:rsidRPr="00E77497">
        <w:t xml:space="preserve">) on the arguments object passing </w:t>
      </w:r>
      <w:r w:rsidRPr="00E77497">
        <w:rPr>
          <w:i/>
        </w:rPr>
        <w:t>P</w:t>
      </w:r>
      <w:r>
        <w:t xml:space="preserve"> and</w:t>
      </w:r>
      <w:r w:rsidRPr="00E77497">
        <w:t xml:space="preserve"> </w:t>
      </w:r>
      <w:r w:rsidRPr="00E77497">
        <w:rPr>
          <w:i/>
        </w:rPr>
        <w:t>Desc</w:t>
      </w:r>
      <w:r>
        <w:t xml:space="preserve"> </w:t>
      </w:r>
      <w:r w:rsidRPr="00E77497">
        <w:rPr>
          <w:b/>
        </w:rPr>
        <w:t xml:space="preserve"> </w:t>
      </w:r>
      <w:r w:rsidRPr="00E77497">
        <w:t>as the arguments.</w:t>
      </w:r>
    </w:p>
    <w:p w14:paraId="333E0DF8" w14:textId="77777777" w:rsidR="00836695" w:rsidRDefault="00836695" w:rsidP="00836695">
      <w:pPr>
        <w:pStyle w:val="Alg4"/>
        <w:numPr>
          <w:ilvl w:val="0"/>
          <w:numId w:val="383"/>
        </w:numPr>
      </w:pPr>
      <w:r>
        <w:t>ReturnIfAbrupt(</w:t>
      </w:r>
      <w:r w:rsidRPr="00CB11DA">
        <w:rPr>
          <w:i/>
          <w:iCs/>
        </w:rPr>
        <w:t>allowed</w:t>
      </w:r>
      <w:r>
        <w:t>).</w:t>
      </w:r>
    </w:p>
    <w:p w14:paraId="6EAAAEFE" w14:textId="77777777" w:rsidR="00836695" w:rsidRPr="00E77497" w:rsidRDefault="00836695" w:rsidP="00836695">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xml:space="preserve">, then return </w:t>
      </w:r>
      <w:r w:rsidRPr="00E77497">
        <w:rPr>
          <w:b/>
        </w:rPr>
        <w:t>false</w:t>
      </w:r>
      <w:r w:rsidRPr="00E77497">
        <w:t>.</w:t>
      </w:r>
    </w:p>
    <w:p w14:paraId="2508468D" w14:textId="77777777" w:rsidR="00836695" w:rsidRPr="00E77497" w:rsidRDefault="00836695" w:rsidP="00836695">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498767DD" w14:textId="77777777" w:rsidR="00836695" w:rsidRPr="00E77497" w:rsidRDefault="00836695" w:rsidP="00836695">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14:paraId="6AA85E8D" w14:textId="77777777" w:rsidR="00836695" w:rsidRPr="00E77497" w:rsidRDefault="00836695" w:rsidP="00836695">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rPr>
          <w:b/>
        </w:rPr>
        <w:t xml:space="preserve"> </w:t>
      </w:r>
      <w:r w:rsidRPr="00E77497">
        <w:t>as the argument.</w:t>
      </w:r>
    </w:p>
    <w:p w14:paraId="58403C2F" w14:textId="77777777" w:rsidR="00836695" w:rsidRPr="00E77497" w:rsidRDefault="00836695" w:rsidP="00836695">
      <w:pPr>
        <w:pStyle w:val="Alg4"/>
        <w:numPr>
          <w:ilvl w:val="1"/>
          <w:numId w:val="383"/>
        </w:numPr>
      </w:pPr>
      <w:r w:rsidRPr="00E77497">
        <w:t>Else</w:t>
      </w:r>
    </w:p>
    <w:p w14:paraId="3351C5AB" w14:textId="77777777" w:rsidR="00836695" w:rsidRPr="00E77497" w:rsidRDefault="00836695" w:rsidP="00836695">
      <w:pPr>
        <w:pStyle w:val="Alg4"/>
        <w:numPr>
          <w:ilvl w:val="2"/>
          <w:numId w:val="383"/>
        </w:numPr>
      </w:pPr>
      <w:r w:rsidRPr="00E77497">
        <w:t xml:space="preserve">If </w:t>
      </w:r>
      <w:r w:rsidRPr="00E77497">
        <w:rPr>
          <w:i/>
        </w:rPr>
        <w:t>Desc</w:t>
      </w:r>
      <w:r w:rsidRPr="00E77497">
        <w:t>.[[Value]] is present, then</w:t>
      </w:r>
    </w:p>
    <w:p w14:paraId="63190EDB" w14:textId="77777777" w:rsidR="00836695" w:rsidRPr="00E77497" w:rsidRDefault="00836695" w:rsidP="00836695">
      <w:pPr>
        <w:pStyle w:val="Alg4"/>
        <w:numPr>
          <w:ilvl w:val="3"/>
          <w:numId w:val="383"/>
        </w:numPr>
      </w:pPr>
      <w:r>
        <w:t xml:space="preserve">Let </w:t>
      </w:r>
      <w:r>
        <w:rPr>
          <w:i/>
          <w:iCs/>
        </w:rPr>
        <w:t>putStatus</w:t>
      </w:r>
      <w:r>
        <w:t xml:space="preserve"> be the result of </w:t>
      </w:r>
      <w:r w:rsidRPr="00E77497">
        <w:t xml:space="preserve"> Put</w:t>
      </w:r>
      <w:r>
        <w:t>(</w:t>
      </w:r>
      <w:r w:rsidRPr="00E77497">
        <w:rPr>
          <w:i/>
        </w:rPr>
        <w:t>map</w:t>
      </w:r>
      <w:r>
        <w:t>,</w:t>
      </w:r>
      <w:r w:rsidRPr="00E77497">
        <w:t xml:space="preserve"> </w:t>
      </w:r>
      <w:r w:rsidRPr="00E77497">
        <w:rPr>
          <w:i/>
        </w:rPr>
        <w:t>P</w:t>
      </w:r>
      <w:r w:rsidRPr="00E77497">
        <w:t xml:space="preserve">, </w:t>
      </w:r>
      <w:r w:rsidRPr="00E77497">
        <w:rPr>
          <w:i/>
        </w:rPr>
        <w:t>Desc</w:t>
      </w:r>
      <w:r w:rsidRPr="00E77497">
        <w:t xml:space="preserve">.[[Value]], </w:t>
      </w:r>
      <w:r w:rsidRPr="00293AF6">
        <w:rPr>
          <w:b/>
          <w:bCs/>
        </w:rPr>
        <w:t>false</w:t>
      </w:r>
      <w:r>
        <w:t>)</w:t>
      </w:r>
      <w:r w:rsidRPr="00E77497">
        <w:t>.</w:t>
      </w:r>
    </w:p>
    <w:p w14:paraId="535BCA50" w14:textId="77777777" w:rsidR="00836695" w:rsidRDefault="00836695" w:rsidP="00836695">
      <w:pPr>
        <w:pStyle w:val="Alg4"/>
        <w:numPr>
          <w:ilvl w:val="3"/>
          <w:numId w:val="383"/>
        </w:numPr>
      </w:pPr>
      <w:r>
        <w:t xml:space="preserve">Assert:  </w:t>
      </w:r>
      <w:r>
        <w:rPr>
          <w:i/>
          <w:iCs/>
        </w:rPr>
        <w:t>putStatus</w:t>
      </w:r>
      <w:r>
        <w:t xml:space="preserve"> is </w:t>
      </w:r>
      <w:r w:rsidRPr="00CB0150">
        <w:rPr>
          <w:b/>
          <w:bCs/>
        </w:rPr>
        <w:t>true</w:t>
      </w:r>
      <w:r>
        <w:t xml:space="preserve"> </w:t>
      </w:r>
      <w:r w:rsidRPr="00CB0150">
        <w:t>because</w:t>
      </w:r>
      <w:r>
        <w:t xml:space="preserve"> formal parameters mapped by argument objects are always writable. </w:t>
      </w:r>
    </w:p>
    <w:p w14:paraId="036D4857" w14:textId="77777777" w:rsidR="00836695" w:rsidRPr="00E77497" w:rsidRDefault="00836695" w:rsidP="00836695">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14:paraId="127CECF4" w14:textId="77777777" w:rsidR="00836695" w:rsidRPr="00E77497" w:rsidRDefault="00836695" w:rsidP="00836695">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as </w:t>
      </w:r>
      <w:r>
        <w:t xml:space="preserve">the </w:t>
      </w:r>
      <w:r w:rsidRPr="00E77497">
        <w:t>argument.</w:t>
      </w:r>
    </w:p>
    <w:p w14:paraId="5D9AFAB8" w14:textId="77777777" w:rsidR="00836695" w:rsidRPr="00E77497" w:rsidRDefault="00836695" w:rsidP="00836695">
      <w:pPr>
        <w:pStyle w:val="Alg4"/>
        <w:numPr>
          <w:ilvl w:val="0"/>
          <w:numId w:val="383"/>
        </w:numPr>
        <w:spacing w:after="120"/>
      </w:pPr>
      <w:r w:rsidRPr="00E77497">
        <w:t xml:space="preserve">Return </w:t>
      </w:r>
      <w:r w:rsidRPr="00E77497">
        <w:rPr>
          <w:b/>
        </w:rPr>
        <w:t>true</w:t>
      </w:r>
      <w:r w:rsidRPr="00E77497">
        <w:t>.</w:t>
      </w:r>
    </w:p>
    <w:p w14:paraId="1D9159E2" w14:textId="77777777" w:rsidR="00836695" w:rsidRPr="00E77497" w:rsidRDefault="00836695" w:rsidP="00836695">
      <w:r w:rsidRPr="00E77497">
        <w:t xml:space="preserve">The [[Delete]] internal method of an arguments object for a non-strict mode function with formal parameters when called with a property </w:t>
      </w:r>
      <w:r>
        <w:t>key</w:t>
      </w:r>
      <w:r w:rsidRPr="00E77497">
        <w:t xml:space="preserve"> </w:t>
      </w:r>
      <w:r w:rsidRPr="00E77497">
        <w:rPr>
          <w:rFonts w:ascii="Times New Roman" w:hAnsi="Times New Roman"/>
          <w:i/>
        </w:rPr>
        <w:t>P</w:t>
      </w:r>
      <w:r w:rsidRPr="00E77497">
        <w:t xml:space="preserve"> performs the following steps:</w:t>
      </w:r>
    </w:p>
    <w:p w14:paraId="6C32024C" w14:textId="77777777" w:rsidR="00836695" w:rsidRPr="00E77497" w:rsidRDefault="00836695" w:rsidP="00836695">
      <w:pPr>
        <w:pStyle w:val="Alg4"/>
        <w:numPr>
          <w:ilvl w:val="0"/>
          <w:numId w:val="384"/>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14:paraId="558F1D96" w14:textId="77777777" w:rsidR="00836695" w:rsidRPr="00E77497" w:rsidRDefault="00836695" w:rsidP="00836695">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6E6EE69F" w14:textId="77777777" w:rsidR="00836695" w:rsidRPr="00E77497" w:rsidRDefault="00836695" w:rsidP="00836695">
      <w:pPr>
        <w:pStyle w:val="Alg4"/>
        <w:numPr>
          <w:ilvl w:val="0"/>
          <w:numId w:val="384"/>
        </w:numPr>
      </w:pPr>
      <w:r w:rsidRPr="00E77497">
        <w:t xml:space="preserve">Let </w:t>
      </w:r>
      <w:r w:rsidRPr="00E77497">
        <w:rPr>
          <w:i/>
        </w:rPr>
        <w:t>result</w:t>
      </w:r>
      <w:r w:rsidRPr="00E77497">
        <w:t xml:space="preserve"> be the result of calling the default [[Delete]] internal method</w:t>
      </w:r>
      <w:r>
        <w:t xml:space="preserve"> for ordinary objects</w:t>
      </w:r>
      <w:r w:rsidRPr="00E77497">
        <w:t xml:space="preserve"> (</w:t>
      </w:r>
      <w:r w:rsidR="00D45A1D">
        <w:fldChar w:fldCharType="begin"/>
      </w:r>
      <w:r w:rsidR="00D45A1D">
        <w:instrText xml:space="preserve"> REF _Ref365532452 \r \h </w:instrText>
      </w:r>
      <w:r w:rsidR="00D45A1D">
        <w:fldChar w:fldCharType="separate"/>
      </w:r>
      <w:r w:rsidR="00083CEC">
        <w:t>9.1.12</w:t>
      </w:r>
      <w:r w:rsidR="00D45A1D">
        <w:fldChar w:fldCharType="end"/>
      </w:r>
      <w:r w:rsidRPr="00E77497">
        <w:t xml:space="preserve">) on the arguments object passing </w:t>
      </w:r>
      <w:r w:rsidRPr="00E77497">
        <w:rPr>
          <w:i/>
        </w:rPr>
        <w:t xml:space="preserve">P </w:t>
      </w:r>
      <w:r w:rsidRPr="00E77497">
        <w:t>as the argument.</w:t>
      </w:r>
    </w:p>
    <w:p w14:paraId="2F924784" w14:textId="77777777" w:rsidR="00836695" w:rsidRPr="00E77497" w:rsidRDefault="00836695" w:rsidP="00836695">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19CE6035" w14:textId="77777777" w:rsidR="00836695" w:rsidRPr="00E77497" w:rsidRDefault="00836695" w:rsidP="00836695">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as the argument.</w:t>
      </w:r>
    </w:p>
    <w:p w14:paraId="1D4D8F26" w14:textId="77777777" w:rsidR="00836695" w:rsidRPr="00E77497" w:rsidRDefault="00836695" w:rsidP="00836695">
      <w:pPr>
        <w:pStyle w:val="Alg4"/>
        <w:numPr>
          <w:ilvl w:val="0"/>
          <w:numId w:val="384"/>
        </w:numPr>
        <w:spacing w:after="120"/>
      </w:pPr>
      <w:r w:rsidRPr="00E77497">
        <w:t xml:space="preserve">Return </w:t>
      </w:r>
      <w:r w:rsidRPr="00E77497">
        <w:rPr>
          <w:i/>
        </w:rPr>
        <w:t>result</w:t>
      </w:r>
      <w:r w:rsidRPr="00E77497">
        <w:t>.</w:t>
      </w:r>
    </w:p>
    <w:p w14:paraId="437959A1" w14:textId="77777777" w:rsidR="00836695" w:rsidRPr="00E77497" w:rsidRDefault="00836695" w:rsidP="00836695">
      <w:pPr>
        <w:pStyle w:val="Note"/>
      </w:pPr>
      <w:r w:rsidRPr="00E77497">
        <w:t>NOTE 1</w:t>
      </w:r>
      <w:r w:rsidRPr="00E77497">
        <w:tab/>
        <w:t xml:space="preserve">For non-strict mode functions the </w:t>
      </w:r>
      <w:r>
        <w:t>integer</w:t>
      </w:r>
      <w:r w:rsidRPr="00E77497">
        <w:t xml:space="preserve"> index</w:t>
      </w:r>
      <w:r>
        <w:t>ed</w:t>
      </w:r>
      <w:r w:rsidRPr="00E77497">
        <w:t xml:space="preserve">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21705181" w14:textId="77777777" w:rsidR="00836695" w:rsidRPr="00E77497" w:rsidRDefault="00836695" w:rsidP="00836695">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6CF3776F" w14:textId="77777777" w:rsidR="00836695" w:rsidRPr="00E77497" w:rsidRDefault="00836695" w:rsidP="00836695">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5339D8A8" w14:textId="77777777" w:rsidR="005D37A2" w:rsidRDefault="005D37A2" w:rsidP="005D37A2">
      <w:pPr>
        <w:pStyle w:val="30"/>
      </w:pPr>
      <w:bookmarkStart w:id="574" w:name="_Toc366141823"/>
      <w:r>
        <w:t>Integer Indexed Exotic Objects</w:t>
      </w:r>
      <w:bookmarkEnd w:id="574"/>
    </w:p>
    <w:p w14:paraId="6D397E45" w14:textId="77777777" w:rsidR="005D37A2" w:rsidRDefault="005D37A2" w:rsidP="005D37A2">
      <w:r>
        <w:t xml:space="preserve">An </w:t>
      </w:r>
      <w:r>
        <w:rPr>
          <w:i/>
          <w:iCs/>
        </w:rPr>
        <w:t>Integer Indexed object</w:t>
      </w:r>
      <w:r>
        <w:t xml:space="preserve"> is an exotic object that </w:t>
      </w:r>
      <w:commentRangeStart w:id="575"/>
      <w:r>
        <w:t xml:space="preserve">performs special </w:t>
      </w:r>
      <w:commentRangeEnd w:id="575"/>
      <w:r>
        <w:rPr>
          <w:rStyle w:val="af6"/>
        </w:rPr>
        <w:commentReference w:id="575"/>
      </w:r>
      <w:r>
        <w:t>handling of integer property keys</w:t>
      </w:r>
      <w:r w:rsidRPr="00E77497">
        <w:t xml:space="preserve">. </w:t>
      </w:r>
    </w:p>
    <w:p w14:paraId="51AE03B8" w14:textId="77777777" w:rsidR="005D37A2" w:rsidRDefault="005D37A2" w:rsidP="005D37A2">
      <w:r>
        <w:t>Integer Indexed exotic objects have the same internal data properties as ordinary objects additionally [[ViewedArrayBuffer]], [[ArrayLength]],</w:t>
      </w:r>
      <w:r w:rsidRPr="00621C54">
        <w:t xml:space="preserve"> </w:t>
      </w:r>
      <w:r>
        <w:t>[[ByteOffset]], and  [[TypedArrayName]] internal</w:t>
      </w:r>
      <w:r w:rsidRPr="00314265">
        <w:t xml:space="preserve"> </w:t>
      </w:r>
      <w:r>
        <w:t>data properties.</w:t>
      </w:r>
    </w:p>
    <w:p w14:paraId="1BD17DFE" w14:textId="77777777" w:rsidR="005D37A2" w:rsidRPr="00E77497" w:rsidRDefault="005D37A2" w:rsidP="005D37A2">
      <w:r>
        <w:t xml:space="preserve">Integer Indexed Exotic objects provide alternative definitions for the following internal methods.  All of the other Integer Indexed exotic object essential internal methods that are not defined below are as specified in </w:t>
      </w:r>
      <w:r w:rsidR="00C04626">
        <w:fldChar w:fldCharType="begin"/>
      </w:r>
      <w:r w:rsidR="00C04626">
        <w:instrText xml:space="preserve"> REF _Ref365538567 \r \h </w:instrText>
      </w:r>
      <w:r w:rsidR="00C04626">
        <w:fldChar w:fldCharType="separate"/>
      </w:r>
      <w:r w:rsidR="00083CEC">
        <w:t>9.1</w:t>
      </w:r>
      <w:r w:rsidR="00C04626">
        <w:fldChar w:fldCharType="end"/>
      </w:r>
      <w:r>
        <w:t xml:space="preserve">.  </w:t>
      </w:r>
    </w:p>
    <w:p w14:paraId="4EDB2C13" w14:textId="77777777" w:rsidR="005D37A2" w:rsidRPr="00E77497" w:rsidRDefault="005D37A2" w:rsidP="005D37A2">
      <w:pPr>
        <w:pStyle w:val="40"/>
      </w:pPr>
      <w:bookmarkStart w:id="576" w:name="_Ref365532634"/>
      <w:r w:rsidRPr="00E77497">
        <w:t>[[</w:t>
      </w:r>
      <w:r>
        <w:t>Has</w:t>
      </w:r>
      <w:r w:rsidRPr="00E77497">
        <w:t>OwnProperty]] (P)</w:t>
      </w:r>
      <w:bookmarkEnd w:id="576"/>
    </w:p>
    <w:p w14:paraId="4936B496" w14:textId="77777777" w:rsidR="005D37A2" w:rsidRPr="00E77497" w:rsidRDefault="005D37A2" w:rsidP="005D37A2">
      <w:r w:rsidRPr="00E77497">
        <w:t>When the [[</w:t>
      </w:r>
      <w:r>
        <w:t>Has</w:t>
      </w:r>
      <w:r w:rsidRPr="00E77497">
        <w:t>OwnProperty]]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52BAB69B" w14:textId="77777777" w:rsidR="005D37A2" w:rsidRPr="00E77497" w:rsidDel="004372C5" w:rsidRDefault="005D37A2" w:rsidP="005D37A2">
      <w:pPr>
        <w:pStyle w:val="Alg4"/>
        <w:numPr>
          <w:ilvl w:val="0"/>
          <w:numId w:val="1511"/>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5FFC4986" w14:textId="77777777" w:rsidR="005D37A2" w:rsidRDefault="005D37A2" w:rsidP="005D37A2">
      <w:pPr>
        <w:pStyle w:val="Alg4"/>
        <w:numPr>
          <w:ilvl w:val="0"/>
          <w:numId w:val="1511"/>
        </w:numPr>
      </w:pPr>
      <w:r>
        <w:t xml:space="preserve">Assert: </w:t>
      </w:r>
      <w:r>
        <w:rPr>
          <w:i/>
        </w:rPr>
        <w:t>O</w:t>
      </w:r>
      <w:r>
        <w:t xml:space="preserve"> is an Object that has a [[ViewedArrayBuffer]] internal</w:t>
      </w:r>
      <w:r w:rsidRPr="00314265">
        <w:t xml:space="preserve"> </w:t>
      </w:r>
      <w:r>
        <w:t>data.</w:t>
      </w:r>
    </w:p>
    <w:p w14:paraId="6C9D8520" w14:textId="77777777" w:rsidR="005D37A2" w:rsidRDefault="005D37A2" w:rsidP="005D37A2">
      <w:pPr>
        <w:pStyle w:val="Alg4"/>
        <w:numPr>
          <w:ilvl w:val="0"/>
          <w:numId w:val="1511"/>
        </w:numPr>
      </w:pPr>
      <w:r>
        <w:t>If Type(</w:t>
      </w:r>
      <w:r w:rsidRPr="006D0379">
        <w:rPr>
          <w:i/>
          <w:iCs/>
        </w:rPr>
        <w:t>P</w:t>
      </w:r>
      <w:r>
        <w:t>) is String, then</w:t>
      </w:r>
    </w:p>
    <w:p w14:paraId="72090898" w14:textId="77777777" w:rsidR="005D37A2" w:rsidRDefault="005D37A2" w:rsidP="005D37A2">
      <w:pPr>
        <w:pStyle w:val="Alg4"/>
        <w:numPr>
          <w:ilvl w:val="1"/>
          <w:numId w:val="1511"/>
        </w:numPr>
      </w:pPr>
      <w:r>
        <w:t xml:space="preserve">Let </w:t>
      </w:r>
      <w:r w:rsidRPr="00935686">
        <w:rPr>
          <w:i/>
          <w:iCs/>
        </w:rPr>
        <w:t>intIndex</w:t>
      </w:r>
      <w:r>
        <w:t xml:space="preserve"> be ToInteger(</w:t>
      </w:r>
      <w:r w:rsidRPr="00935686">
        <w:rPr>
          <w:i/>
          <w:iCs/>
        </w:rPr>
        <w:t>P</w:t>
      </w:r>
      <w:r>
        <w:t>).</w:t>
      </w:r>
    </w:p>
    <w:p w14:paraId="5F9BA5AE" w14:textId="77777777" w:rsidR="005D37A2" w:rsidRDefault="005D37A2" w:rsidP="005D37A2">
      <w:pPr>
        <w:pStyle w:val="Alg4"/>
        <w:numPr>
          <w:ilvl w:val="1"/>
          <w:numId w:val="1511"/>
        </w:numPr>
      </w:pPr>
      <w:r>
        <w:t xml:space="preserve">Assert: </w:t>
      </w:r>
      <w:r w:rsidRPr="00935686">
        <w:rPr>
          <w:i/>
          <w:iCs/>
        </w:rPr>
        <w:t>intIndex</w:t>
      </w:r>
      <w:r>
        <w:t xml:space="preserve"> is not an abrupt completion.</w:t>
      </w:r>
    </w:p>
    <w:p w14:paraId="712FE4CA" w14:textId="77777777" w:rsidR="005D37A2" w:rsidRDefault="005D37A2" w:rsidP="005D37A2">
      <w:pPr>
        <w:pStyle w:val="Alg4"/>
        <w:numPr>
          <w:ilvl w:val="1"/>
          <w:numId w:val="1511"/>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14:paraId="55691EC1" w14:textId="77777777" w:rsidR="005D37A2" w:rsidRDefault="005D37A2" w:rsidP="005D37A2">
      <w:pPr>
        <w:pStyle w:val="Alg4"/>
        <w:numPr>
          <w:ilvl w:val="2"/>
          <w:numId w:val="1511"/>
        </w:numPr>
      </w:pPr>
      <w:r>
        <w:t xml:space="preserve">If </w:t>
      </w:r>
      <w:r w:rsidRPr="00935686">
        <w:rPr>
          <w:i/>
          <w:iCs/>
        </w:rPr>
        <w:t>intIndex</w:t>
      </w:r>
      <w:r>
        <w:t xml:space="preserve"> &lt; 0, then return </w:t>
      </w:r>
      <w:r>
        <w:rPr>
          <w:b/>
          <w:bCs/>
        </w:rPr>
        <w:t>false</w:t>
      </w:r>
      <w:r>
        <w:t>.</w:t>
      </w:r>
    </w:p>
    <w:p w14:paraId="3CCDB83E" w14:textId="77777777" w:rsidR="005D37A2" w:rsidRDefault="005D37A2" w:rsidP="005D37A2">
      <w:pPr>
        <w:pStyle w:val="Alg4"/>
        <w:numPr>
          <w:ilvl w:val="2"/>
          <w:numId w:val="1511"/>
        </w:numPr>
      </w:pPr>
      <w:r>
        <w:t xml:space="preserve">Let </w:t>
      </w:r>
      <w:r>
        <w:rPr>
          <w:i/>
          <w:iCs/>
        </w:rPr>
        <w:t>length</w:t>
      </w:r>
      <w:r>
        <w:t xml:space="preserve"> be the value of </w:t>
      </w:r>
      <w:r>
        <w:rPr>
          <w:i/>
        </w:rPr>
        <w:t>O</w:t>
      </w:r>
      <w:r>
        <w:t>’s [[ArrayLength]] internal</w:t>
      </w:r>
      <w:r w:rsidRPr="00314265">
        <w:t xml:space="preserve"> </w:t>
      </w:r>
      <w:r>
        <w:t>data property.</w:t>
      </w:r>
    </w:p>
    <w:p w14:paraId="3B21EC1B" w14:textId="77777777" w:rsidR="005D37A2" w:rsidRDefault="005D37A2" w:rsidP="005D37A2">
      <w:pPr>
        <w:pStyle w:val="Alg4"/>
        <w:numPr>
          <w:ilvl w:val="2"/>
          <w:numId w:val="1511"/>
        </w:numPr>
      </w:pPr>
      <w:r>
        <w:t xml:space="preserve">If </w:t>
      </w:r>
      <w:r>
        <w:rPr>
          <w:i/>
          <w:iCs/>
        </w:rPr>
        <w:t>length</w:t>
      </w:r>
      <w:r>
        <w:t xml:space="preserve"> is </w:t>
      </w:r>
      <w:r>
        <w:rPr>
          <w:b/>
          <w:bCs/>
        </w:rPr>
        <w:t>undefined</w:t>
      </w:r>
      <w:r>
        <w:t xml:space="preserve">, then throw a </w:t>
      </w:r>
      <w:r>
        <w:rPr>
          <w:b/>
          <w:bCs/>
        </w:rPr>
        <w:t>TypeError</w:t>
      </w:r>
      <w:r>
        <w:t xml:space="preserve"> exception.</w:t>
      </w:r>
    </w:p>
    <w:p w14:paraId="1F6B8986" w14:textId="77777777" w:rsidR="005D37A2" w:rsidRDefault="005D37A2" w:rsidP="005D37A2">
      <w:pPr>
        <w:pStyle w:val="Alg4"/>
        <w:numPr>
          <w:ilvl w:val="2"/>
          <w:numId w:val="1511"/>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14:paraId="7B87989E" w14:textId="77777777" w:rsidR="005D37A2" w:rsidRDefault="005D37A2" w:rsidP="005D37A2">
      <w:pPr>
        <w:pStyle w:val="Alg4"/>
        <w:numPr>
          <w:ilvl w:val="2"/>
          <w:numId w:val="1511"/>
        </w:numPr>
        <w:spacing w:after="240"/>
        <w:contextualSpacing/>
      </w:pPr>
      <w:r>
        <w:t xml:space="preserve">Return </w:t>
      </w:r>
      <w:r>
        <w:rPr>
          <w:b/>
          <w:bCs/>
        </w:rPr>
        <w:t>true</w:t>
      </w:r>
      <w:r>
        <w:t>.</w:t>
      </w:r>
    </w:p>
    <w:p w14:paraId="1BF6D56B" w14:textId="77777777" w:rsidR="005D37A2" w:rsidRDefault="005D37A2" w:rsidP="005D37A2">
      <w:pPr>
        <w:pStyle w:val="Alg4"/>
        <w:numPr>
          <w:ilvl w:val="0"/>
          <w:numId w:val="1511"/>
        </w:numPr>
        <w:spacing w:after="240"/>
        <w:contextualSpacing/>
      </w:pPr>
      <w:r>
        <w:t>Return the result of calling the ordinary object [[HasOwnProperty]] internal method (</w:t>
      </w:r>
      <w:r w:rsidR="00C04626">
        <w:fldChar w:fldCharType="begin"/>
      </w:r>
      <w:r w:rsidR="00C04626">
        <w:instrText xml:space="preserve"> REF _Ref365538765 \r \h </w:instrText>
      </w:r>
      <w:r w:rsidR="00C04626">
        <w:fldChar w:fldCharType="separate"/>
      </w:r>
      <w:r w:rsidR="00083CEC">
        <w:t>9.1.5</w:t>
      </w:r>
      <w:r w:rsidR="00C04626">
        <w:fldChar w:fldCharType="end"/>
      </w:r>
      <w:r>
        <w:t xml:space="preserve">) on </w:t>
      </w:r>
      <w:r>
        <w:rPr>
          <w:i/>
          <w:iCs/>
        </w:rPr>
        <w:t>O</w:t>
      </w:r>
      <w:r>
        <w:t xml:space="preserve"> with argument </w:t>
      </w:r>
      <w:r>
        <w:rPr>
          <w:i/>
          <w:iCs/>
        </w:rPr>
        <w:t>P</w:t>
      </w:r>
      <w:r>
        <w:t xml:space="preserve">. </w:t>
      </w:r>
    </w:p>
    <w:p w14:paraId="676632A0" w14:textId="77777777" w:rsidR="005D37A2" w:rsidRPr="00CE0C74" w:rsidRDefault="005D37A2" w:rsidP="005D37A2">
      <w:pPr>
        <w:pStyle w:val="40"/>
      </w:pPr>
      <w:bookmarkStart w:id="577" w:name="_Ref365532647"/>
      <w:r w:rsidRPr="00CE0C74">
        <w:t>[[GetOwnProperty]] ( P )</w:t>
      </w:r>
      <w:bookmarkEnd w:id="577"/>
    </w:p>
    <w:p w14:paraId="56B10C46" w14:textId="77777777" w:rsidR="005D37A2" w:rsidRPr="00CE0C74" w:rsidRDefault="005D37A2" w:rsidP="005D37A2">
      <w:r w:rsidRPr="00CE0C74">
        <w:t xml:space="preserve">When the [[GetOwnProperty]] internal method of an </w:t>
      </w:r>
      <w:r>
        <w:t xml:space="preserve">Integer Indexed </w:t>
      </w:r>
      <w:r w:rsidRPr="00CE0C74">
        <w:t xml:space="preserve">exotic object </w:t>
      </w:r>
      <w:r>
        <w:rPr>
          <w:rFonts w:ascii="Times New Roman" w:hAnsi="Times New Roman"/>
          <w:i/>
        </w:rPr>
        <w:t>O</w:t>
      </w:r>
      <w:r w:rsidRPr="00CE0C74">
        <w:t xml:space="preserve"> is called with property key </w:t>
      </w:r>
      <w:r w:rsidRPr="00CE0C74">
        <w:rPr>
          <w:rFonts w:ascii="Times New Roman" w:hAnsi="Times New Roman"/>
          <w:i/>
        </w:rPr>
        <w:t>P</w:t>
      </w:r>
      <w:r w:rsidRPr="00CE0C74">
        <w:t xml:space="preserve"> the following steps are taken:</w:t>
      </w:r>
    </w:p>
    <w:p w14:paraId="6130C5B3" w14:textId="77777777" w:rsidR="005D37A2" w:rsidRPr="00CE0C74" w:rsidDel="004372C5" w:rsidRDefault="005D37A2" w:rsidP="005D37A2">
      <w:pPr>
        <w:numPr>
          <w:ilvl w:val="0"/>
          <w:numId w:val="1512"/>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14:paraId="271D4FED" w14:textId="77777777" w:rsidR="005D37A2" w:rsidRDefault="005D37A2" w:rsidP="005D37A2">
      <w:pPr>
        <w:pStyle w:val="Alg4"/>
        <w:numPr>
          <w:ilvl w:val="0"/>
          <w:numId w:val="1512"/>
        </w:numPr>
      </w:pPr>
      <w:r>
        <w:t xml:space="preserve">Assert: </w:t>
      </w:r>
      <w:r>
        <w:rPr>
          <w:i/>
        </w:rPr>
        <w:t>O</w:t>
      </w:r>
      <w:r>
        <w:t xml:space="preserve"> is an Object that has a [[ViewedArrayBuffer]] internal</w:t>
      </w:r>
      <w:r w:rsidRPr="00314265">
        <w:t xml:space="preserve"> </w:t>
      </w:r>
      <w:r>
        <w:t>data.</w:t>
      </w:r>
    </w:p>
    <w:p w14:paraId="2A900028" w14:textId="77777777" w:rsidR="005D37A2" w:rsidRDefault="005D37A2" w:rsidP="005D37A2">
      <w:pPr>
        <w:pStyle w:val="Alg4"/>
        <w:numPr>
          <w:ilvl w:val="0"/>
          <w:numId w:val="1512"/>
        </w:numPr>
      </w:pPr>
      <w:r>
        <w:t>If Type(</w:t>
      </w:r>
      <w:r w:rsidRPr="006D0379">
        <w:rPr>
          <w:i/>
          <w:iCs/>
        </w:rPr>
        <w:t>P</w:t>
      </w:r>
      <w:r>
        <w:t>) is String, then</w:t>
      </w:r>
    </w:p>
    <w:p w14:paraId="7162B5D3" w14:textId="77777777" w:rsidR="005D37A2" w:rsidRDefault="005D37A2" w:rsidP="005D37A2">
      <w:pPr>
        <w:pStyle w:val="Alg4"/>
        <w:numPr>
          <w:ilvl w:val="1"/>
          <w:numId w:val="1512"/>
        </w:numPr>
      </w:pPr>
      <w:r>
        <w:t xml:space="preserve">Let </w:t>
      </w:r>
      <w:r w:rsidRPr="00935686">
        <w:rPr>
          <w:i/>
          <w:iCs/>
        </w:rPr>
        <w:t>intIndex</w:t>
      </w:r>
      <w:r>
        <w:t xml:space="preserve"> be ToInteger(</w:t>
      </w:r>
      <w:r w:rsidRPr="00935686">
        <w:rPr>
          <w:i/>
          <w:iCs/>
        </w:rPr>
        <w:t>P</w:t>
      </w:r>
      <w:r>
        <w:t>).</w:t>
      </w:r>
    </w:p>
    <w:p w14:paraId="72E661CD" w14:textId="77777777" w:rsidR="005D37A2" w:rsidRDefault="005D37A2" w:rsidP="005D37A2">
      <w:pPr>
        <w:pStyle w:val="Alg4"/>
        <w:numPr>
          <w:ilvl w:val="1"/>
          <w:numId w:val="1512"/>
        </w:numPr>
      </w:pPr>
      <w:r>
        <w:t xml:space="preserve">Assert: </w:t>
      </w:r>
      <w:r w:rsidRPr="00935686">
        <w:rPr>
          <w:i/>
          <w:iCs/>
        </w:rPr>
        <w:t>intIndex</w:t>
      </w:r>
      <w:r>
        <w:t xml:space="preserve"> is not an abrupt completion.</w:t>
      </w:r>
    </w:p>
    <w:p w14:paraId="0B42E2F2" w14:textId="77777777" w:rsidR="005D37A2" w:rsidRDefault="005D37A2" w:rsidP="005D37A2">
      <w:pPr>
        <w:pStyle w:val="Alg4"/>
        <w:numPr>
          <w:ilvl w:val="1"/>
          <w:numId w:val="1512"/>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14:paraId="20091FEE" w14:textId="77777777" w:rsidR="005D37A2" w:rsidRDefault="005D37A2" w:rsidP="005D37A2">
      <w:pPr>
        <w:pStyle w:val="Alg4"/>
        <w:numPr>
          <w:ilvl w:val="2"/>
          <w:numId w:val="1512"/>
        </w:numPr>
      </w:pPr>
      <w:r>
        <w:t xml:space="preserve">Let </w:t>
      </w:r>
      <w:r>
        <w:rPr>
          <w:i/>
          <w:iCs/>
        </w:rPr>
        <w:t>value</w:t>
      </w:r>
      <w:r>
        <w:t xml:space="preserve"> be the result of </w:t>
      </w:r>
      <w:r w:rsidRPr="006D0379">
        <w:t xml:space="preserve">IntegerIndexedElementGet </w:t>
      </w:r>
      <w:r>
        <w:t>(</w:t>
      </w:r>
      <w:r>
        <w:rPr>
          <w:i/>
          <w:iCs/>
        </w:rPr>
        <w:t>O</w:t>
      </w:r>
      <w:r>
        <w:t xml:space="preserve">, </w:t>
      </w:r>
      <w:r w:rsidRPr="00935686">
        <w:rPr>
          <w:i/>
          <w:iCs/>
        </w:rPr>
        <w:t>intIndex</w:t>
      </w:r>
      <w:r>
        <w:rPr>
          <w:bCs/>
        </w:rPr>
        <w:t>).</w:t>
      </w:r>
    </w:p>
    <w:p w14:paraId="191AA1EA" w14:textId="77777777" w:rsidR="005D37A2" w:rsidRPr="00CE0C74" w:rsidRDefault="005D37A2" w:rsidP="005D37A2">
      <w:pPr>
        <w:numPr>
          <w:ilvl w:val="2"/>
          <w:numId w:val="1512"/>
        </w:numPr>
        <w:spacing w:after="0" w:line="240" w:lineRule="auto"/>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7C2F05">
        <w:rPr>
          <w:rFonts w:ascii="Times New Roman" w:eastAsia="Times New Roman" w:hAnsi="Times New Roman"/>
          <w:i/>
          <w:spacing w:val="6"/>
          <w:lang w:eastAsia="en-US"/>
        </w:rPr>
        <w:t>value</w:t>
      </w:r>
      <w:r w:rsidRPr="00CE0C74">
        <w:rPr>
          <w:rFonts w:ascii="Times New Roman" w:eastAsia="Times New Roman" w:hAnsi="Times New Roman"/>
          <w:spacing w:val="6"/>
          <w:lang w:eastAsia="en-US"/>
        </w:rPr>
        <w:t>).</w:t>
      </w:r>
    </w:p>
    <w:p w14:paraId="2DC2472E" w14:textId="77777777" w:rsidR="005D37A2" w:rsidRDefault="005D37A2" w:rsidP="005D37A2">
      <w:pPr>
        <w:pStyle w:val="Alg4"/>
        <w:numPr>
          <w:ilvl w:val="2"/>
          <w:numId w:val="1512"/>
        </w:numPr>
      </w:pPr>
      <w:r>
        <w:t xml:space="preserve">If </w:t>
      </w:r>
      <w:r>
        <w:rPr>
          <w:i/>
          <w:iCs/>
        </w:rPr>
        <w:t>value</w:t>
      </w:r>
      <w:r>
        <w:t xml:space="preserve"> is </w:t>
      </w:r>
      <w:r>
        <w:rPr>
          <w:b/>
          <w:bCs/>
        </w:rPr>
        <w:t>undefined</w:t>
      </w:r>
      <w:r>
        <w:t xml:space="preserve">, then return </w:t>
      </w:r>
      <w:r>
        <w:rPr>
          <w:b/>
          <w:bCs/>
        </w:rPr>
        <w:t>undefined</w:t>
      </w:r>
      <w:r>
        <w:t>.</w:t>
      </w:r>
    </w:p>
    <w:p w14:paraId="113179E5" w14:textId="77777777" w:rsidR="005D37A2" w:rsidRPr="00917151" w:rsidRDefault="005D37A2" w:rsidP="005D37A2">
      <w:pPr>
        <w:numPr>
          <w:ilvl w:val="2"/>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578"/>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578"/>
      <w:r>
        <w:rPr>
          <w:rStyle w:val="af6"/>
        </w:rPr>
        <w:commentReference w:id="578"/>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14:paraId="321DF2ED" w14:textId="77777777" w:rsidR="005D37A2" w:rsidRDefault="005D37A2" w:rsidP="005D37A2">
      <w:pPr>
        <w:pStyle w:val="Alg4"/>
        <w:numPr>
          <w:ilvl w:val="2"/>
          <w:numId w:val="1512"/>
        </w:numPr>
      </w:pPr>
      <w:r w:rsidRPr="00E77497">
        <w:t xml:space="preserve">Return a Property Descriptor { [[Value]]: </w:t>
      </w:r>
      <w:r>
        <w:rPr>
          <w:i/>
          <w:iCs/>
        </w:rPr>
        <w:t>value</w:t>
      </w:r>
      <w:r w:rsidRPr="00E77497">
        <w:t xml:space="preserve">, [[Enumerable]]: </w:t>
      </w:r>
      <w:r w:rsidRPr="00E77497">
        <w:rPr>
          <w:b/>
        </w:rPr>
        <w:t>true</w:t>
      </w:r>
      <w:r w:rsidRPr="00E77497">
        <w:t xml:space="preserve">, [[Writable]]: </w:t>
      </w:r>
      <w:r>
        <w:rPr>
          <w:i/>
          <w:iCs/>
        </w:rPr>
        <w:t>writable</w:t>
      </w:r>
      <w:r w:rsidRPr="00E77497">
        <w:t xml:space="preserve">, [[Configurable]]: </w:t>
      </w:r>
      <w:r w:rsidRPr="00E77497">
        <w:rPr>
          <w:b/>
        </w:rPr>
        <w:t xml:space="preserve">false </w:t>
      </w:r>
      <w:r w:rsidRPr="00E77497">
        <w:t>}</w:t>
      </w:r>
      <w:r>
        <w:t>.</w:t>
      </w:r>
    </w:p>
    <w:p w14:paraId="41FD326F" w14:textId="77777777" w:rsidR="005D37A2" w:rsidRPr="00CE0C74" w:rsidRDefault="005D37A2" w:rsidP="005D37A2">
      <w:pPr>
        <w:numPr>
          <w:ilvl w:val="0"/>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14:paraId="298498FA" w14:textId="77777777" w:rsidR="005D37A2" w:rsidRPr="00E77497" w:rsidRDefault="005D37A2" w:rsidP="005D37A2">
      <w:pPr>
        <w:pStyle w:val="40"/>
      </w:pPr>
      <w:bookmarkStart w:id="579" w:name="_Ref365532658"/>
      <w:r w:rsidRPr="00E77497">
        <w:t>[[DefineOwnProperty]] ( P, Desc)</w:t>
      </w:r>
      <w:bookmarkEnd w:id="579"/>
    </w:p>
    <w:p w14:paraId="5EED81B0" w14:textId="77777777" w:rsidR="005D37A2" w:rsidRPr="00E77497" w:rsidRDefault="005D37A2" w:rsidP="005D37A2">
      <w:r w:rsidRPr="00E77497">
        <w:t>When the [[DefineOwnProperty]] internal method of</w:t>
      </w:r>
      <w:r>
        <w:t xml:space="preserve"> an Integer Indexed exotic object</w:t>
      </w:r>
      <w:r w:rsidRPr="00E77497">
        <w:t xml:space="preserve"> </w:t>
      </w:r>
      <w:r>
        <w:rPr>
          <w:rFonts w:ascii="Times New Roman" w:hAnsi="Times New Roman"/>
          <w:i/>
        </w:rPr>
        <w:t>O</w:t>
      </w:r>
      <w:r w:rsidRPr="00E77497">
        <w:t xml:space="preserve"> is called with property </w:t>
      </w:r>
      <w:r>
        <w:t xml:space="preserve">key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14:paraId="58953918" w14:textId="77777777" w:rsidR="005D37A2" w:rsidRPr="00CE0C74" w:rsidDel="004372C5" w:rsidRDefault="005D37A2" w:rsidP="005D37A2">
      <w:pPr>
        <w:numPr>
          <w:ilvl w:val="0"/>
          <w:numId w:val="1513"/>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14:paraId="6FBC26BB" w14:textId="77777777" w:rsidR="005D37A2" w:rsidRDefault="005D37A2" w:rsidP="005D37A2">
      <w:pPr>
        <w:pStyle w:val="Alg4"/>
        <w:numPr>
          <w:ilvl w:val="0"/>
          <w:numId w:val="1513"/>
        </w:numPr>
      </w:pPr>
      <w:r>
        <w:t xml:space="preserve">Assert: </w:t>
      </w:r>
      <w:r>
        <w:rPr>
          <w:i/>
        </w:rPr>
        <w:t>O</w:t>
      </w:r>
      <w:r>
        <w:t xml:space="preserve"> is an Object that has a [[ViewedArrayBuffer]] internal</w:t>
      </w:r>
      <w:r w:rsidRPr="00314265">
        <w:t xml:space="preserve"> </w:t>
      </w:r>
      <w:r>
        <w:t>data.</w:t>
      </w:r>
    </w:p>
    <w:p w14:paraId="2026CC0C" w14:textId="77777777" w:rsidR="005D37A2" w:rsidRDefault="005D37A2" w:rsidP="005D37A2">
      <w:pPr>
        <w:pStyle w:val="Alg4"/>
        <w:numPr>
          <w:ilvl w:val="0"/>
          <w:numId w:val="1513"/>
        </w:numPr>
      </w:pPr>
      <w:r>
        <w:t>If Type(</w:t>
      </w:r>
      <w:r w:rsidRPr="006D0379">
        <w:rPr>
          <w:i/>
          <w:iCs/>
        </w:rPr>
        <w:t>P</w:t>
      </w:r>
      <w:r>
        <w:t>) is String, then</w:t>
      </w:r>
    </w:p>
    <w:p w14:paraId="0B6EA26F" w14:textId="77777777" w:rsidR="005D37A2" w:rsidRDefault="005D37A2" w:rsidP="005D37A2">
      <w:pPr>
        <w:pStyle w:val="Alg4"/>
        <w:numPr>
          <w:ilvl w:val="1"/>
          <w:numId w:val="1513"/>
        </w:numPr>
      </w:pPr>
      <w:r>
        <w:t xml:space="preserve">Let </w:t>
      </w:r>
      <w:r w:rsidRPr="00935686">
        <w:rPr>
          <w:i/>
          <w:iCs/>
        </w:rPr>
        <w:t>intIndex</w:t>
      </w:r>
      <w:r>
        <w:t xml:space="preserve"> be ToInteger(</w:t>
      </w:r>
      <w:r w:rsidRPr="00935686">
        <w:rPr>
          <w:i/>
          <w:iCs/>
        </w:rPr>
        <w:t>P</w:t>
      </w:r>
      <w:r>
        <w:t>).</w:t>
      </w:r>
    </w:p>
    <w:p w14:paraId="2E5A2709" w14:textId="77777777" w:rsidR="005D37A2" w:rsidRDefault="005D37A2" w:rsidP="005D37A2">
      <w:pPr>
        <w:pStyle w:val="Alg4"/>
        <w:numPr>
          <w:ilvl w:val="1"/>
          <w:numId w:val="1513"/>
        </w:numPr>
      </w:pPr>
      <w:r>
        <w:t xml:space="preserve">Assert: </w:t>
      </w:r>
      <w:r w:rsidRPr="00935686">
        <w:rPr>
          <w:i/>
          <w:iCs/>
        </w:rPr>
        <w:t>intIndex</w:t>
      </w:r>
      <w:r>
        <w:t xml:space="preserve"> is not an abrupt completion.</w:t>
      </w:r>
    </w:p>
    <w:p w14:paraId="53984C46" w14:textId="77777777" w:rsidR="005D37A2" w:rsidRDefault="005D37A2" w:rsidP="005D37A2">
      <w:pPr>
        <w:pStyle w:val="Alg4"/>
        <w:numPr>
          <w:ilvl w:val="1"/>
          <w:numId w:val="1513"/>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14:paraId="14B308A0" w14:textId="77777777" w:rsidR="005D37A2" w:rsidRDefault="005D37A2" w:rsidP="005D37A2">
      <w:pPr>
        <w:pStyle w:val="Alg4"/>
        <w:numPr>
          <w:ilvl w:val="2"/>
          <w:numId w:val="1513"/>
        </w:numPr>
      </w:pPr>
      <w:r>
        <w:t xml:space="preserve">If </w:t>
      </w:r>
      <w:r w:rsidRPr="00935686">
        <w:rPr>
          <w:i/>
          <w:iCs/>
        </w:rPr>
        <w:t>intIndex</w:t>
      </w:r>
      <w:r>
        <w:t xml:space="preserve"> &lt; 0, then return </w:t>
      </w:r>
      <w:r>
        <w:rPr>
          <w:b/>
          <w:bCs/>
        </w:rPr>
        <w:t>false</w:t>
      </w:r>
      <w:r>
        <w:t>.</w:t>
      </w:r>
    </w:p>
    <w:p w14:paraId="335EAAE2" w14:textId="77777777" w:rsidR="005D37A2" w:rsidRDefault="005D37A2" w:rsidP="005D37A2">
      <w:pPr>
        <w:pStyle w:val="Alg4"/>
        <w:numPr>
          <w:ilvl w:val="2"/>
          <w:numId w:val="1513"/>
        </w:numPr>
      </w:pPr>
      <w:r>
        <w:t xml:space="preserve">Let </w:t>
      </w:r>
      <w:r>
        <w:rPr>
          <w:i/>
          <w:iCs/>
        </w:rPr>
        <w:t>length</w:t>
      </w:r>
      <w:r>
        <w:t xml:space="preserve"> be the value of </w:t>
      </w:r>
      <w:r>
        <w:rPr>
          <w:i/>
        </w:rPr>
        <w:t>O</w:t>
      </w:r>
      <w:r>
        <w:t>’s [[ArrayLength]] internal</w:t>
      </w:r>
      <w:r w:rsidRPr="00314265">
        <w:t xml:space="preserve"> </w:t>
      </w:r>
      <w:r>
        <w:t>data property.</w:t>
      </w:r>
    </w:p>
    <w:p w14:paraId="51CE61E3" w14:textId="77777777" w:rsidR="005D37A2" w:rsidRDefault="005D37A2" w:rsidP="005D37A2">
      <w:pPr>
        <w:pStyle w:val="Alg4"/>
        <w:numPr>
          <w:ilvl w:val="2"/>
          <w:numId w:val="1513"/>
        </w:numPr>
      </w:pPr>
      <w:r>
        <w:t xml:space="preserve">If </w:t>
      </w:r>
      <w:r>
        <w:rPr>
          <w:i/>
          <w:iCs/>
        </w:rPr>
        <w:t>length</w:t>
      </w:r>
      <w:r>
        <w:t xml:space="preserve"> is </w:t>
      </w:r>
      <w:r>
        <w:rPr>
          <w:b/>
          <w:bCs/>
        </w:rPr>
        <w:t>undefined</w:t>
      </w:r>
      <w:r>
        <w:t xml:space="preserve">, then throw a </w:t>
      </w:r>
      <w:r>
        <w:rPr>
          <w:b/>
          <w:bCs/>
        </w:rPr>
        <w:t>TypeError</w:t>
      </w:r>
      <w:r>
        <w:t xml:space="preserve"> exception.</w:t>
      </w:r>
    </w:p>
    <w:p w14:paraId="758E2DBC" w14:textId="77777777" w:rsidR="005D37A2" w:rsidRDefault="005D37A2" w:rsidP="005D37A2">
      <w:pPr>
        <w:pStyle w:val="Alg4"/>
        <w:numPr>
          <w:ilvl w:val="2"/>
          <w:numId w:val="1513"/>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14:paraId="6A7D7131" w14:textId="77777777" w:rsidR="005D37A2" w:rsidRPr="008A28A5" w:rsidRDefault="005D37A2" w:rsidP="005D37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IsAccessorDescriptor(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false.</w:t>
      </w:r>
    </w:p>
    <w:p w14:paraId="696C5438" w14:textId="77777777"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 [[Configurable]]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 xml:space="preserve">.[[Configurable]] </w:t>
      </w:r>
      <w:r>
        <w:rPr>
          <w:rFonts w:ascii="Times New Roman" w:hAnsi="Times New Roman"/>
          <w:spacing w:val="6"/>
        </w:rPr>
        <w:t xml:space="preserve">is </w:t>
      </w:r>
      <w:r>
        <w:rPr>
          <w:rFonts w:ascii="Times New Roman" w:hAnsi="Times New Roman"/>
          <w:b/>
          <w:bCs/>
          <w:spacing w:val="6"/>
        </w:rPr>
        <w:t>true</w:t>
      </w:r>
      <w:r w:rsidRPr="008A28A5">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14:paraId="7BE7C600" w14:textId="77777777"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an [[Enumerable]]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w:t>
      </w:r>
      <w:r>
        <w:t>Enumerable</w:t>
      </w:r>
      <w:r w:rsidRPr="00C7794D">
        <w:rPr>
          <w:rFonts w:ascii="Times New Roman" w:hAnsi="Times New Roman"/>
          <w:lang w:val="en-GB"/>
        </w:rPr>
        <w:t xml:space="preserve">]] </w:t>
      </w:r>
      <w:r>
        <w:rPr>
          <w:rFonts w:ascii="Times New Roman" w:hAnsi="Times New Roman"/>
          <w:spacing w:val="6"/>
        </w:rPr>
        <w:t xml:space="preserve">is </w:t>
      </w:r>
      <w:r>
        <w:rPr>
          <w:rFonts w:ascii="Times New Roman" w:hAnsi="Times New Roman"/>
          <w:b/>
          <w:bCs/>
          <w:spacing w:val="6"/>
        </w:rPr>
        <w:t>false</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14:paraId="05A3F028" w14:textId="77777777" w:rsidR="005D37A2" w:rsidRPr="00917151" w:rsidRDefault="005D37A2" w:rsidP="005D37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580"/>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580"/>
      <w:r>
        <w:rPr>
          <w:rStyle w:val="af6"/>
        </w:rPr>
        <w:commentReference w:id="580"/>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14:paraId="7D40CF46" w14:textId="77777777" w:rsidR="005D37A2" w:rsidRPr="0014348C" w:rsidRDefault="005D37A2" w:rsidP="005D37A2">
      <w:pPr>
        <w:pStyle w:val="MediumGrid21"/>
        <w:numPr>
          <w:ilvl w:val="2"/>
          <w:numId w:val="1513"/>
        </w:numPr>
        <w:rPr>
          <w:rFonts w:ascii="Times New Roman" w:hAnsi="Times New Roman"/>
          <w:lang w:val="en-GB"/>
        </w:rPr>
      </w:pPr>
      <w:r>
        <w:rPr>
          <w:rFonts w:ascii="Times New Roman" w:hAnsi="Times New Roman"/>
          <w:spacing w:val="6"/>
        </w:rPr>
        <w:t xml:space="preserve">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false</w:t>
      </w:r>
      <w:r>
        <w:rPr>
          <w:rFonts w:ascii="Times New Roman" w:hAnsi="Times New Roman"/>
          <w:spacing w:val="6"/>
        </w:rPr>
        <w:t>.</w:t>
      </w:r>
    </w:p>
    <w:p w14:paraId="3A5C98BB" w14:textId="77777777"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 [[Writable]] field</w:t>
      </w:r>
      <w:r>
        <w:rPr>
          <w:rFonts w:ascii="Times New Roman" w:hAnsi="Times New Roman"/>
          <w:spacing w:val="6"/>
        </w:rPr>
        <w:t>,</w:t>
      </w:r>
      <w:r w:rsidRPr="00C7794D">
        <w:rPr>
          <w:rFonts w:ascii="Times New Roman" w:hAnsi="Times New Roman"/>
          <w:lang w:val="en-GB"/>
        </w:rPr>
        <w:t xml:space="preserve"> </w:t>
      </w:r>
      <w:r w:rsidRPr="00917151">
        <w:rPr>
          <w:rFonts w:ascii="Times New Roman" w:hAnsi="Times New Roman"/>
          <w:spacing w:val="6"/>
        </w:rPr>
        <w:t>then</w:t>
      </w:r>
    </w:p>
    <w:p w14:paraId="0D5C11C8" w14:textId="77777777" w:rsidR="005D37A2" w:rsidRPr="0014348C" w:rsidRDefault="005D37A2" w:rsidP="005D37A2">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F92BFE">
        <w:rPr>
          <w:rFonts w:ascii="Times New Roman" w:hAnsi="Times New Roman"/>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true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false</w:t>
      </w:r>
      <w:r>
        <w:rPr>
          <w:rFonts w:ascii="Times New Roman" w:hAnsi="Times New Roman"/>
          <w:spacing w:val="6"/>
        </w:rPr>
        <w:t xml:space="preserve">, then return </w:t>
      </w:r>
      <w:r>
        <w:rPr>
          <w:rFonts w:ascii="Times New Roman" w:hAnsi="Times New Roman"/>
          <w:b/>
          <w:bCs/>
          <w:spacing w:val="6"/>
        </w:rPr>
        <w:t>false</w:t>
      </w:r>
      <w:r>
        <w:rPr>
          <w:rFonts w:ascii="Times New Roman" w:hAnsi="Times New Roman"/>
          <w:spacing w:val="6"/>
        </w:rPr>
        <w:t>.</w:t>
      </w:r>
    </w:p>
    <w:p w14:paraId="2022E2F3" w14:textId="77777777" w:rsidR="005D37A2" w:rsidRDefault="005D37A2" w:rsidP="005D37A2">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F92BFE">
        <w:rPr>
          <w:rFonts w:ascii="Times New Roman" w:hAnsi="Times New Roman"/>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false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true</w:t>
      </w:r>
      <w:r>
        <w:rPr>
          <w:rFonts w:ascii="Times New Roman" w:hAnsi="Times New Roman"/>
          <w:spacing w:val="6"/>
        </w:rPr>
        <w:t>.</w:t>
      </w:r>
    </w:p>
    <w:p w14:paraId="75694E14" w14:textId="77777777"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an [[Value]] field</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p>
    <w:p w14:paraId="63E5523F" w14:textId="77777777" w:rsidR="005D37A2" w:rsidRDefault="005D37A2" w:rsidP="005D37A2">
      <w:pPr>
        <w:pStyle w:val="Alg4"/>
        <w:numPr>
          <w:ilvl w:val="3"/>
          <w:numId w:val="1513"/>
        </w:numPr>
      </w:pPr>
      <w:r>
        <w:t xml:space="preserve">Let </w:t>
      </w:r>
      <w:r>
        <w:rPr>
          <w:i/>
          <w:iCs/>
        </w:rPr>
        <w:t>value</w:t>
      </w:r>
      <w:r>
        <w:t xml:space="preserve"> be </w:t>
      </w:r>
      <w:r>
        <w:rPr>
          <w:i/>
          <w:iCs/>
        </w:rPr>
        <w:t>Desc</w:t>
      </w:r>
      <w:r>
        <w:t>.[[Value]].</w:t>
      </w:r>
    </w:p>
    <w:p w14:paraId="6F9113D3" w14:textId="77777777" w:rsidR="005D37A2" w:rsidRDefault="005D37A2" w:rsidP="005D37A2">
      <w:pPr>
        <w:pStyle w:val="Alg4"/>
        <w:numPr>
          <w:ilvl w:val="3"/>
          <w:numId w:val="1513"/>
        </w:numPr>
      </w:pPr>
      <w:r>
        <w:t xml:space="preserve">If </w:t>
      </w:r>
      <w:r>
        <w:rPr>
          <w:i/>
          <w:iCs/>
        </w:rPr>
        <w:t>writable</w:t>
      </w:r>
      <w:r>
        <w:t xml:space="preserve"> is </w:t>
      </w:r>
      <w:r>
        <w:rPr>
          <w:b/>
          <w:bCs/>
        </w:rPr>
        <w:t>false</w:t>
      </w:r>
      <w:r>
        <w:t>, then</w:t>
      </w:r>
    </w:p>
    <w:p w14:paraId="2BB276CC" w14:textId="77777777" w:rsidR="005D37A2" w:rsidRDefault="005D37A2" w:rsidP="005D37A2">
      <w:pPr>
        <w:pStyle w:val="Alg4"/>
        <w:numPr>
          <w:ilvl w:val="4"/>
          <w:numId w:val="1568"/>
        </w:numPr>
        <w:tabs>
          <w:tab w:val="clear" w:pos="3240"/>
          <w:tab w:val="num" w:pos="2790"/>
        </w:tabs>
        <w:ind w:left="2790"/>
      </w:pPr>
      <w:r>
        <w:t xml:space="preserve">Let </w:t>
      </w:r>
      <w:r>
        <w:rPr>
          <w:i/>
          <w:iCs/>
        </w:rPr>
        <w:t>oldValue</w:t>
      </w:r>
      <w:r>
        <w:t xml:space="preserve"> be the result of </w:t>
      </w:r>
      <w:r w:rsidRPr="006D0379">
        <w:t>IntegerIndexedElement</w:t>
      </w:r>
      <w:r>
        <w:t>G</w:t>
      </w:r>
      <w:r w:rsidRPr="006D0379">
        <w:t xml:space="preserve">et </w:t>
      </w:r>
      <w:r>
        <w:t>(</w:t>
      </w:r>
      <w:r>
        <w:rPr>
          <w:i/>
          <w:iCs/>
        </w:rPr>
        <w:t>O</w:t>
      </w:r>
      <w:r>
        <w:t xml:space="preserve">, </w:t>
      </w:r>
      <w:r w:rsidRPr="00935686">
        <w:rPr>
          <w:i/>
          <w:iCs/>
        </w:rPr>
        <w:t>intIndex</w:t>
      </w:r>
      <w:r>
        <w:rPr>
          <w:bCs/>
        </w:rPr>
        <w:t>).</w:t>
      </w:r>
    </w:p>
    <w:p w14:paraId="78842E5F" w14:textId="77777777" w:rsidR="005D37A2" w:rsidRPr="00CE0C74" w:rsidRDefault="005D37A2" w:rsidP="005D37A2">
      <w:pPr>
        <w:numPr>
          <w:ilvl w:val="4"/>
          <w:numId w:val="1568"/>
        </w:numPr>
        <w:tabs>
          <w:tab w:val="clear" w:pos="3240"/>
          <w:tab w:val="num" w:pos="279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Pr>
          <w:rFonts w:ascii="Times New Roman" w:eastAsia="Times New Roman" w:hAnsi="Times New Roman"/>
          <w:i/>
          <w:spacing w:val="6"/>
          <w:lang w:eastAsia="en-US"/>
        </w:rPr>
        <w:t>oldV</w:t>
      </w:r>
      <w:r w:rsidRPr="007C2F05">
        <w:rPr>
          <w:rFonts w:ascii="Times New Roman" w:eastAsia="Times New Roman" w:hAnsi="Times New Roman"/>
          <w:i/>
          <w:spacing w:val="6"/>
          <w:lang w:eastAsia="en-US"/>
        </w:rPr>
        <w:t>alue</w:t>
      </w:r>
      <w:r w:rsidRPr="00CE0C74">
        <w:rPr>
          <w:rFonts w:ascii="Times New Roman" w:eastAsia="Times New Roman" w:hAnsi="Times New Roman"/>
          <w:spacing w:val="6"/>
          <w:lang w:eastAsia="en-US"/>
        </w:rPr>
        <w:t>).</w:t>
      </w:r>
    </w:p>
    <w:p w14:paraId="01F3F08C" w14:textId="77777777" w:rsidR="005D37A2" w:rsidRDefault="005D37A2" w:rsidP="005D37A2">
      <w:pPr>
        <w:pStyle w:val="Alg4"/>
        <w:numPr>
          <w:ilvl w:val="4"/>
          <w:numId w:val="1568"/>
        </w:numPr>
        <w:tabs>
          <w:tab w:val="clear" w:pos="3240"/>
          <w:tab w:val="num" w:pos="2790"/>
        </w:tabs>
        <w:ind w:left="2790"/>
      </w:pPr>
      <w:r>
        <w:t xml:space="preserve">If </w:t>
      </w:r>
      <w:r>
        <w:rPr>
          <w:i/>
          <w:iCs/>
        </w:rPr>
        <w:t>oldValue</w:t>
      </w:r>
      <w:r>
        <w:t xml:space="preserve"> is </w:t>
      </w:r>
      <w:r>
        <w:rPr>
          <w:b/>
          <w:bCs/>
        </w:rPr>
        <w:t>undefined</w:t>
      </w:r>
      <w:r>
        <w:t xml:space="preserve">, then return </w:t>
      </w:r>
      <w:r>
        <w:rPr>
          <w:b/>
          <w:bCs/>
        </w:rPr>
        <w:t>false</w:t>
      </w:r>
      <w:r>
        <w:t>.</w:t>
      </w:r>
    </w:p>
    <w:p w14:paraId="065FCC0E" w14:textId="77777777" w:rsidR="005D37A2" w:rsidRDefault="005D37A2" w:rsidP="005D37A2">
      <w:pPr>
        <w:pStyle w:val="Alg4"/>
        <w:numPr>
          <w:ilvl w:val="4"/>
          <w:numId w:val="1568"/>
        </w:numPr>
        <w:tabs>
          <w:tab w:val="clear" w:pos="3240"/>
          <w:tab w:val="num" w:pos="2790"/>
        </w:tabs>
        <w:ind w:left="2790"/>
      </w:pPr>
      <w:r>
        <w:t>If SameValue(</w:t>
      </w:r>
      <w:r w:rsidRPr="00E77497">
        <w:t xml:space="preserve"> </w:t>
      </w:r>
      <w:r>
        <w:rPr>
          <w:i/>
          <w:iCs/>
        </w:rPr>
        <w:t>value</w:t>
      </w:r>
      <w:r w:rsidRPr="00E77497">
        <w:t xml:space="preserve">, </w:t>
      </w:r>
      <w:r>
        <w:rPr>
          <w:i/>
        </w:rPr>
        <w:t>oldV</w:t>
      </w:r>
      <w:r w:rsidRPr="007C2F05">
        <w:rPr>
          <w:i/>
        </w:rPr>
        <w:t>alue</w:t>
      </w:r>
      <w:r>
        <w:rPr>
          <w:iCs/>
        </w:rPr>
        <w:t xml:space="preserve">) is </w:t>
      </w:r>
      <w:r>
        <w:rPr>
          <w:b/>
          <w:bCs/>
          <w:iCs/>
        </w:rPr>
        <w:t>false</w:t>
      </w:r>
      <w:r>
        <w:rPr>
          <w:iCs/>
        </w:rPr>
        <w:t>, then</w:t>
      </w:r>
      <w:r>
        <w:t xml:space="preserve"> return </w:t>
      </w:r>
      <w:r>
        <w:rPr>
          <w:b/>
          <w:bCs/>
        </w:rPr>
        <w:t>false</w:t>
      </w:r>
      <w:r>
        <w:t>.</w:t>
      </w:r>
    </w:p>
    <w:p w14:paraId="2423FA79" w14:textId="77777777" w:rsidR="005D37A2" w:rsidRDefault="005D37A2" w:rsidP="005D37A2">
      <w:pPr>
        <w:pStyle w:val="Alg4"/>
        <w:numPr>
          <w:ilvl w:val="3"/>
          <w:numId w:val="1513"/>
        </w:numPr>
      </w:pPr>
      <w:r>
        <w:t>Else</w:t>
      </w:r>
    </w:p>
    <w:p w14:paraId="134CC612" w14:textId="77777777" w:rsidR="005D37A2" w:rsidRDefault="005D37A2" w:rsidP="005D37A2">
      <w:pPr>
        <w:pStyle w:val="Alg4"/>
        <w:numPr>
          <w:ilvl w:val="4"/>
          <w:numId w:val="1513"/>
        </w:numPr>
        <w:tabs>
          <w:tab w:val="clear" w:pos="3240"/>
          <w:tab w:val="num" w:pos="3330"/>
        </w:tabs>
        <w:ind w:left="2790"/>
      </w:pPr>
      <w:r>
        <w:t xml:space="preserve">Let </w:t>
      </w:r>
      <w:r>
        <w:rPr>
          <w:i/>
          <w:iCs/>
        </w:rPr>
        <w:t>status</w:t>
      </w:r>
      <w:r>
        <w:t xml:space="preserve"> be the result of </w:t>
      </w:r>
      <w:r w:rsidRPr="006D0379">
        <w:t>IntegerIndexedElement</w:t>
      </w:r>
      <w:r>
        <w:t>S</w:t>
      </w:r>
      <w:r w:rsidRPr="006D0379">
        <w:t xml:space="preserve">et </w:t>
      </w:r>
      <w:r>
        <w:t>(</w:t>
      </w:r>
      <w:r>
        <w:rPr>
          <w:i/>
          <w:iCs/>
        </w:rPr>
        <w:t>O</w:t>
      </w:r>
      <w:r>
        <w:t xml:space="preserve">, </w:t>
      </w:r>
      <w:r w:rsidRPr="00935686">
        <w:rPr>
          <w:i/>
          <w:iCs/>
        </w:rPr>
        <w:t>intIndex</w:t>
      </w:r>
      <w:r>
        <w:t xml:space="preserve">, </w:t>
      </w:r>
      <w:r>
        <w:rPr>
          <w:i/>
          <w:iCs/>
        </w:rPr>
        <w:t>value</w:t>
      </w:r>
      <w:r>
        <w:rPr>
          <w:bCs/>
        </w:rPr>
        <w:t>).</w:t>
      </w:r>
    </w:p>
    <w:p w14:paraId="03576E22" w14:textId="77777777" w:rsidR="005D37A2" w:rsidRPr="00CE0C74" w:rsidRDefault="005D37A2" w:rsidP="005D37A2">
      <w:pPr>
        <w:numPr>
          <w:ilvl w:val="4"/>
          <w:numId w:val="1513"/>
        </w:numPr>
        <w:tabs>
          <w:tab w:val="clear" w:pos="3240"/>
          <w:tab w:val="num" w:pos="333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BC5C2B">
        <w:rPr>
          <w:rFonts w:ascii="Times New Roman" w:eastAsia="Times New Roman" w:hAnsi="Times New Roman"/>
          <w:i/>
          <w:spacing w:val="6"/>
          <w:lang w:eastAsia="en-US"/>
        </w:rPr>
        <w:t>status</w:t>
      </w:r>
      <w:r w:rsidRPr="00CE0C74">
        <w:rPr>
          <w:rFonts w:ascii="Times New Roman" w:eastAsia="Times New Roman" w:hAnsi="Times New Roman"/>
          <w:spacing w:val="6"/>
          <w:lang w:eastAsia="en-US"/>
        </w:rPr>
        <w:t>).</w:t>
      </w:r>
    </w:p>
    <w:p w14:paraId="4C28B20E" w14:textId="77777777" w:rsidR="005D37A2" w:rsidRDefault="005D37A2" w:rsidP="005D37A2">
      <w:pPr>
        <w:pStyle w:val="MediumGrid21"/>
        <w:numPr>
          <w:ilvl w:val="2"/>
          <w:numId w:val="1513"/>
        </w:numPr>
        <w:rPr>
          <w:rFonts w:ascii="Times New Roman" w:hAnsi="Times New Roman"/>
          <w:lang w:val="en-GB"/>
        </w:rPr>
      </w:pPr>
      <w:r>
        <w:rPr>
          <w:rFonts w:ascii="Times New Roman" w:hAnsi="Times New Roman"/>
          <w:lang w:val="en-GB"/>
        </w:rPr>
        <w:t xml:space="preserve">If </w:t>
      </w:r>
      <w:r>
        <w:rPr>
          <w:rFonts w:ascii="Times New Roman" w:hAnsi="Times New Roman"/>
          <w:i/>
          <w:iCs/>
          <w:spacing w:val="6"/>
        </w:rPr>
        <w:t>makeReadOnly</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mark the integer indexed properties of </w:t>
      </w:r>
      <w:r>
        <w:rPr>
          <w:rFonts w:ascii="Times New Roman" w:hAnsi="Times New Roman"/>
          <w:i/>
          <w:iCs/>
          <w:spacing w:val="6"/>
        </w:rPr>
        <w:t>O</w:t>
      </w:r>
      <w:r>
        <w:rPr>
          <w:rFonts w:ascii="Times New Roman" w:hAnsi="Times New Roman"/>
          <w:spacing w:val="6"/>
        </w:rPr>
        <w:t xml:space="preserve"> as non-writable. </w:t>
      </w:r>
      <w:r>
        <w:rPr>
          <w:rStyle w:val="af6"/>
        </w:rPr>
        <w:commentReference w:id="581"/>
      </w:r>
    </w:p>
    <w:p w14:paraId="50439EE9" w14:textId="77777777" w:rsidR="005D37A2" w:rsidRPr="00E1297E" w:rsidRDefault="005D37A2" w:rsidP="005D37A2">
      <w:pPr>
        <w:pStyle w:val="MediumGrid21"/>
        <w:numPr>
          <w:ilvl w:val="2"/>
          <w:numId w:val="1513"/>
        </w:numPr>
        <w:rPr>
          <w:rFonts w:ascii="Times New Roman" w:hAnsi="Times New Roman"/>
          <w:lang w:val="en-GB"/>
        </w:rPr>
      </w:pPr>
      <w:r>
        <w:rPr>
          <w:rFonts w:ascii="Times New Roman" w:hAnsi="Times New Roman"/>
          <w:lang w:val="en-GB"/>
        </w:rPr>
        <w:t xml:space="preserve">Return </w:t>
      </w:r>
      <w:r>
        <w:rPr>
          <w:rFonts w:ascii="Times New Roman" w:hAnsi="Times New Roman"/>
          <w:b/>
          <w:bCs/>
          <w:lang w:val="en-GB"/>
        </w:rPr>
        <w:t>true</w:t>
      </w:r>
      <w:r>
        <w:rPr>
          <w:rFonts w:ascii="Times New Roman" w:hAnsi="Times New Roman"/>
          <w:lang w:val="en-GB"/>
        </w:rPr>
        <w:t>.</w:t>
      </w:r>
    </w:p>
    <w:p w14:paraId="4D342E4E" w14:textId="77777777" w:rsidR="005D37A2" w:rsidRPr="00CE0C74" w:rsidRDefault="005D37A2" w:rsidP="005D37A2">
      <w:pPr>
        <w:numPr>
          <w:ilvl w:val="0"/>
          <w:numId w:val="1513"/>
        </w:numPr>
        <w:spacing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14:paraId="65E1421F" w14:textId="77777777" w:rsidR="005D37A2" w:rsidRPr="00E77497" w:rsidRDefault="005D37A2" w:rsidP="005D37A2">
      <w:pPr>
        <w:pStyle w:val="40"/>
      </w:pPr>
      <w:r w:rsidRPr="00E77497">
        <w:t xml:space="preserve"> </w:t>
      </w:r>
      <w:bookmarkStart w:id="582" w:name="_Ref365532699"/>
      <w:r w:rsidRPr="00E77497">
        <w:t>[[Get]] (P</w:t>
      </w:r>
      <w:r>
        <w:t xml:space="preserve">, </w:t>
      </w:r>
      <w:r w:rsidRPr="007F35E9">
        <w:t>Receiver</w:t>
      </w:r>
      <w:r w:rsidRPr="00E77497">
        <w:t>)</w:t>
      </w:r>
      <w:bookmarkEnd w:id="582"/>
    </w:p>
    <w:p w14:paraId="0DB28CA9" w14:textId="77777777" w:rsidR="005D37A2" w:rsidRPr="00E77497" w:rsidRDefault="005D37A2" w:rsidP="005D37A2">
      <w:r w:rsidRPr="00E77497">
        <w:t xml:space="preserve">When the [[Get]] internal method of </w:t>
      </w:r>
      <w:r>
        <w:t xml:space="preserve">an Integer Indexed exotic </w:t>
      </w:r>
      <w:r w:rsidRPr="0028207B">
        <w:t>object</w:t>
      </w:r>
      <w:r>
        <w:rPr>
          <w:rFonts w:ascii="Times New Roman" w:hAnsi="Times New Roman"/>
          <w:iCs/>
        </w:rPr>
        <w:t xml:space="preserve"> </w:t>
      </w:r>
      <w:r>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14:paraId="15CAEA5E" w14:textId="77777777" w:rsidR="005D37A2" w:rsidRPr="00E77497" w:rsidDel="004372C5" w:rsidRDefault="005D37A2" w:rsidP="005D37A2">
      <w:pPr>
        <w:pStyle w:val="Alg4"/>
        <w:numPr>
          <w:ilvl w:val="0"/>
          <w:numId w:val="1415"/>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248DC9C1" w14:textId="77777777" w:rsidR="005D37A2" w:rsidRDefault="005D37A2" w:rsidP="005D37A2">
      <w:pPr>
        <w:pStyle w:val="Alg4"/>
        <w:numPr>
          <w:ilvl w:val="0"/>
          <w:numId w:val="1415"/>
        </w:numPr>
      </w:pPr>
      <w:r>
        <w:t>If Type(</w:t>
      </w:r>
      <w:r w:rsidRPr="006D0379">
        <w:rPr>
          <w:i/>
          <w:iCs/>
        </w:rPr>
        <w:t>P</w:t>
      </w:r>
      <w:r>
        <w:t xml:space="preserve">) is String and if </w:t>
      </w:r>
      <w:r w:rsidRPr="00621C54">
        <w:t>SameValue</w:t>
      </w:r>
      <w:r>
        <w:t>(</w:t>
      </w:r>
      <w:r>
        <w:rPr>
          <w:i/>
          <w:iCs/>
        </w:rPr>
        <w:t>O</w:t>
      </w:r>
      <w:r>
        <w:t xml:space="preserve">, </w:t>
      </w:r>
      <w:r>
        <w:rPr>
          <w:i/>
          <w:iCs/>
        </w:rPr>
        <w:t>Receiver</w:t>
      </w:r>
      <w:r>
        <w:t xml:space="preserve">) is </w:t>
      </w:r>
      <w:r>
        <w:rPr>
          <w:b/>
          <w:bCs/>
        </w:rPr>
        <w:t>true</w:t>
      </w:r>
      <w:r>
        <w:t>, then</w:t>
      </w:r>
    </w:p>
    <w:p w14:paraId="6E81AE07" w14:textId="77777777" w:rsidR="005D37A2" w:rsidRDefault="005D37A2" w:rsidP="005D37A2">
      <w:pPr>
        <w:pStyle w:val="Alg4"/>
        <w:numPr>
          <w:ilvl w:val="1"/>
          <w:numId w:val="1415"/>
        </w:numPr>
      </w:pPr>
      <w:r>
        <w:t xml:space="preserve">Let </w:t>
      </w:r>
      <w:r w:rsidRPr="00935686">
        <w:rPr>
          <w:i/>
          <w:iCs/>
        </w:rPr>
        <w:t>intIndex</w:t>
      </w:r>
      <w:r>
        <w:t xml:space="preserve"> be ToInteger(</w:t>
      </w:r>
      <w:r w:rsidRPr="00935686">
        <w:rPr>
          <w:i/>
          <w:iCs/>
        </w:rPr>
        <w:t>P</w:t>
      </w:r>
      <w:r>
        <w:t>).</w:t>
      </w:r>
    </w:p>
    <w:p w14:paraId="7FFE363B" w14:textId="77777777" w:rsidR="005D37A2" w:rsidRDefault="005D37A2" w:rsidP="005D37A2">
      <w:pPr>
        <w:pStyle w:val="Alg4"/>
        <w:numPr>
          <w:ilvl w:val="1"/>
          <w:numId w:val="1415"/>
        </w:numPr>
      </w:pPr>
      <w:r>
        <w:t xml:space="preserve">Assert: </w:t>
      </w:r>
      <w:r w:rsidRPr="00935686">
        <w:rPr>
          <w:i/>
          <w:iCs/>
        </w:rPr>
        <w:t>intIndex</w:t>
      </w:r>
      <w:r>
        <w:t xml:space="preserve"> is not an abrupt completion.</w:t>
      </w:r>
    </w:p>
    <w:p w14:paraId="567360A8" w14:textId="77777777" w:rsidR="005D37A2" w:rsidRDefault="005D37A2" w:rsidP="005D37A2">
      <w:pPr>
        <w:pStyle w:val="Alg4"/>
        <w:numPr>
          <w:ilvl w:val="1"/>
          <w:numId w:val="1415"/>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14:paraId="234FE42D" w14:textId="77777777" w:rsidR="005D37A2" w:rsidRDefault="005D37A2" w:rsidP="005D37A2">
      <w:pPr>
        <w:pStyle w:val="Alg4"/>
        <w:numPr>
          <w:ilvl w:val="2"/>
          <w:numId w:val="1415"/>
        </w:numPr>
      </w:pPr>
      <w:r>
        <w:t xml:space="preserve">Return the result of </w:t>
      </w:r>
      <w:r w:rsidRPr="006D0379">
        <w:t xml:space="preserve">IntegerIndexedElementGet </w:t>
      </w:r>
      <w:r>
        <w:t>(</w:t>
      </w:r>
      <w:r>
        <w:rPr>
          <w:i/>
          <w:iCs/>
        </w:rPr>
        <w:t>O</w:t>
      </w:r>
      <w:r>
        <w:t xml:space="preserve">, </w:t>
      </w:r>
      <w:r w:rsidRPr="00935686">
        <w:rPr>
          <w:i/>
          <w:iCs/>
        </w:rPr>
        <w:t>intIndex</w:t>
      </w:r>
      <w:r>
        <w:rPr>
          <w:bCs/>
        </w:rPr>
        <w:t>).</w:t>
      </w:r>
    </w:p>
    <w:p w14:paraId="4AF14F57" w14:textId="77777777" w:rsidR="005D37A2" w:rsidRPr="00E77497" w:rsidRDefault="005D37A2" w:rsidP="005D37A2">
      <w:pPr>
        <w:pStyle w:val="Alg4"/>
        <w:numPr>
          <w:ilvl w:val="0"/>
          <w:numId w:val="1415"/>
        </w:numPr>
        <w:spacing w:after="220"/>
      </w:pPr>
      <w:r w:rsidRPr="00E77497">
        <w:t>Return the result of calling the default</w:t>
      </w:r>
      <w:r>
        <w:t xml:space="preserve"> ordinary object</w:t>
      </w:r>
      <w:r w:rsidRPr="00E77497">
        <w:t xml:space="preserve"> [[Get]] internal method (</w:t>
      </w:r>
      <w:r w:rsidR="00C04626">
        <w:fldChar w:fldCharType="begin"/>
      </w:r>
      <w:r w:rsidR="00C04626">
        <w:instrText xml:space="preserve"> REF _Ref365538832 \r \h </w:instrText>
      </w:r>
      <w:r w:rsidR="00C04626">
        <w:fldChar w:fldCharType="separate"/>
      </w:r>
      <w:r w:rsidR="00083CEC">
        <w:t>9.1.9</w:t>
      </w:r>
      <w:r w:rsidR="00C04626">
        <w:fldChar w:fldCharType="end"/>
      </w:r>
      <w:r w:rsidRPr="00E77497">
        <w:t xml:space="preserve">) on </w:t>
      </w:r>
      <w:r>
        <w:rPr>
          <w:i/>
        </w:rPr>
        <w:t>O</w:t>
      </w:r>
      <w:r w:rsidRPr="00E77497">
        <w:t xml:space="preserve"> passing </w:t>
      </w:r>
      <w:r w:rsidRPr="00E77497">
        <w:rPr>
          <w:i/>
        </w:rPr>
        <w:t>P</w:t>
      </w:r>
      <w:r>
        <w:rPr>
          <w:iCs/>
        </w:rPr>
        <w:t xml:space="preserve"> and </w:t>
      </w:r>
      <w:r>
        <w:rPr>
          <w:i/>
          <w:iCs/>
        </w:rPr>
        <w:t>Receiver</w:t>
      </w:r>
      <w:r>
        <w:t xml:space="preserve"> </w:t>
      </w:r>
      <w:r w:rsidRPr="00E77497">
        <w:t>as argument</w:t>
      </w:r>
      <w:r>
        <w:t>s</w:t>
      </w:r>
      <w:r w:rsidRPr="00E77497">
        <w:t>.</w:t>
      </w:r>
    </w:p>
    <w:p w14:paraId="267D90E7" w14:textId="77777777" w:rsidR="005D37A2" w:rsidRPr="00E77497" w:rsidRDefault="005D37A2" w:rsidP="005D37A2">
      <w:pPr>
        <w:pStyle w:val="40"/>
      </w:pPr>
      <w:r w:rsidRPr="00E77497" w:rsidDel="00AA48D2">
        <w:t xml:space="preserve"> </w:t>
      </w:r>
      <w:bookmarkStart w:id="583" w:name="_Ref365532710"/>
      <w:r w:rsidRPr="00E77497">
        <w:t>[[</w:t>
      </w:r>
      <w:r>
        <w:t>Set</w:t>
      </w:r>
      <w:r w:rsidRPr="00E77497">
        <w:t>]</w:t>
      </w:r>
      <w:r>
        <w:t>]</w:t>
      </w:r>
      <w:r w:rsidRPr="00E77497">
        <w:t xml:space="preserve"> ( P, V, </w:t>
      </w:r>
      <w:r w:rsidRPr="00457C2D">
        <w:t xml:space="preserve"> Receiver</w:t>
      </w:r>
      <w:r w:rsidRPr="00E77497">
        <w:t>)</w:t>
      </w:r>
      <w:bookmarkEnd w:id="583"/>
    </w:p>
    <w:p w14:paraId="3A2CAEA8" w14:textId="77777777" w:rsidR="005D37A2" w:rsidRPr="00E77497" w:rsidRDefault="005D37A2" w:rsidP="005D37A2">
      <w:r w:rsidRPr="00E77497">
        <w:t>When the [[</w:t>
      </w:r>
      <w:r>
        <w:t>Set</w:t>
      </w:r>
      <w:r w:rsidRPr="00E77497">
        <w:t>]]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14:paraId="5F353A79" w14:textId="77777777" w:rsidR="005D37A2" w:rsidRPr="00E77497" w:rsidDel="004372C5" w:rsidRDefault="005D37A2" w:rsidP="005D37A2">
      <w:pPr>
        <w:pStyle w:val="Alg4"/>
        <w:numPr>
          <w:ilvl w:val="0"/>
          <w:numId w:val="1416"/>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18110CD3" w14:textId="77777777" w:rsidR="005D37A2" w:rsidRDefault="005D37A2" w:rsidP="005D37A2">
      <w:pPr>
        <w:pStyle w:val="Alg4"/>
        <w:numPr>
          <w:ilvl w:val="0"/>
          <w:numId w:val="1416"/>
        </w:numPr>
      </w:pPr>
      <w:r>
        <w:t>If Type(</w:t>
      </w:r>
      <w:r w:rsidRPr="006D0379">
        <w:rPr>
          <w:i/>
          <w:iCs/>
        </w:rPr>
        <w:t>P</w:t>
      </w:r>
      <w:r>
        <w:t>) is String and if SameValue(</w:t>
      </w:r>
      <w:r>
        <w:rPr>
          <w:i/>
          <w:iCs/>
        </w:rPr>
        <w:t>O</w:t>
      </w:r>
      <w:r>
        <w:t xml:space="preserve">, </w:t>
      </w:r>
      <w:r>
        <w:rPr>
          <w:i/>
          <w:iCs/>
        </w:rPr>
        <w:t>Receiver</w:t>
      </w:r>
      <w:r>
        <w:t xml:space="preserve">) is </w:t>
      </w:r>
      <w:r>
        <w:rPr>
          <w:b/>
          <w:bCs/>
        </w:rPr>
        <w:t>true</w:t>
      </w:r>
      <w:r>
        <w:t>, then</w:t>
      </w:r>
    </w:p>
    <w:p w14:paraId="6125BE76" w14:textId="77777777" w:rsidR="005D37A2" w:rsidRDefault="005D37A2" w:rsidP="005D37A2">
      <w:pPr>
        <w:pStyle w:val="Alg4"/>
        <w:numPr>
          <w:ilvl w:val="1"/>
          <w:numId w:val="1415"/>
        </w:numPr>
      </w:pPr>
      <w:r>
        <w:t xml:space="preserve">Let </w:t>
      </w:r>
      <w:r w:rsidRPr="004D24F0">
        <w:rPr>
          <w:i/>
          <w:iCs/>
        </w:rPr>
        <w:t>intIndex</w:t>
      </w:r>
      <w:r>
        <w:t xml:space="preserve"> be ToInteger(</w:t>
      </w:r>
      <w:r w:rsidRPr="00935686">
        <w:rPr>
          <w:i/>
          <w:iCs/>
        </w:rPr>
        <w:t>P</w:t>
      </w:r>
      <w:r>
        <w:t>).</w:t>
      </w:r>
    </w:p>
    <w:p w14:paraId="00089D79" w14:textId="77777777" w:rsidR="005D37A2" w:rsidRDefault="005D37A2" w:rsidP="005D37A2">
      <w:pPr>
        <w:pStyle w:val="Alg4"/>
        <w:numPr>
          <w:ilvl w:val="1"/>
          <w:numId w:val="1415"/>
        </w:numPr>
      </w:pPr>
      <w:r>
        <w:t xml:space="preserve">Assert: </w:t>
      </w:r>
      <w:r w:rsidRPr="00935686">
        <w:rPr>
          <w:i/>
          <w:iCs/>
        </w:rPr>
        <w:t>intIndex</w:t>
      </w:r>
      <w:r>
        <w:t xml:space="preserve"> is not an abrupt completion.</w:t>
      </w:r>
    </w:p>
    <w:p w14:paraId="658DCDF2" w14:textId="77777777" w:rsidR="005D37A2" w:rsidRDefault="005D37A2" w:rsidP="005D37A2">
      <w:pPr>
        <w:pStyle w:val="Alg4"/>
        <w:numPr>
          <w:ilvl w:val="1"/>
          <w:numId w:val="1415"/>
        </w:numPr>
      </w:pPr>
      <w:r>
        <w:t>If SameValue(ToString(</w:t>
      </w:r>
      <w:r w:rsidRPr="004D24F0">
        <w:rPr>
          <w:i/>
          <w:iCs/>
        </w:rPr>
        <w:t>intIndex</w:t>
      </w:r>
      <w:r>
        <w:rPr>
          <w:iCs/>
        </w:rPr>
        <w:t>)</w:t>
      </w:r>
      <w:r>
        <w:t xml:space="preserve">, </w:t>
      </w:r>
      <w:r w:rsidRPr="00E77497">
        <w:rPr>
          <w:i/>
        </w:rPr>
        <w:t>P</w:t>
      </w:r>
      <w:r>
        <w:rPr>
          <w:iCs/>
        </w:rPr>
        <w:t>)</w:t>
      </w:r>
      <w:r w:rsidRPr="00E77497">
        <w:t xml:space="preserve"> is </w:t>
      </w:r>
      <w:r>
        <w:rPr>
          <w:b/>
          <w:bCs/>
        </w:rPr>
        <w:t>true</w:t>
      </w:r>
      <w:r>
        <w:t xml:space="preserve">, then </w:t>
      </w:r>
    </w:p>
    <w:p w14:paraId="0C22B674" w14:textId="77777777" w:rsidR="005D37A2" w:rsidRDefault="005D37A2" w:rsidP="005D37A2">
      <w:pPr>
        <w:pStyle w:val="Alg4"/>
        <w:numPr>
          <w:ilvl w:val="2"/>
          <w:numId w:val="1415"/>
        </w:numPr>
      </w:pPr>
      <w:r>
        <w:t>Return the result of ToBoolean(</w:t>
      </w:r>
      <w:r w:rsidRPr="006D0379">
        <w:t>IntegerIndexedElement</w:t>
      </w:r>
      <w:r>
        <w:t>S</w:t>
      </w:r>
      <w:r w:rsidRPr="006D0379">
        <w:t xml:space="preserve">et </w:t>
      </w:r>
      <w:r>
        <w:t>(</w:t>
      </w:r>
      <w:r>
        <w:rPr>
          <w:i/>
          <w:iCs/>
        </w:rPr>
        <w:t>O</w:t>
      </w:r>
      <w:r>
        <w:t xml:space="preserve">, </w:t>
      </w:r>
      <w:r w:rsidRPr="00935686">
        <w:rPr>
          <w:i/>
          <w:iCs/>
        </w:rPr>
        <w:t>intIndex</w:t>
      </w:r>
      <w:r>
        <w:rPr>
          <w:iCs/>
        </w:rPr>
        <w:t xml:space="preserve">, </w:t>
      </w:r>
      <w:r>
        <w:rPr>
          <w:i/>
        </w:rPr>
        <w:t>V</w:t>
      </w:r>
      <w:r>
        <w:rPr>
          <w:bCs/>
        </w:rPr>
        <w:t>)).</w:t>
      </w:r>
    </w:p>
    <w:p w14:paraId="2ABE32B8" w14:textId="77777777" w:rsidR="005D37A2" w:rsidRPr="00E77497" w:rsidRDefault="005D37A2" w:rsidP="005D37A2">
      <w:pPr>
        <w:pStyle w:val="Alg4"/>
        <w:numPr>
          <w:ilvl w:val="0"/>
          <w:numId w:val="1534"/>
        </w:numPr>
        <w:spacing w:after="220"/>
      </w:pPr>
      <w:r w:rsidRPr="00E77497">
        <w:t>Return the result of calling the default</w:t>
      </w:r>
      <w:r>
        <w:t xml:space="preserve"> ordinary object</w:t>
      </w:r>
      <w:r w:rsidRPr="00E77497">
        <w:t xml:space="preserve"> [[</w:t>
      </w:r>
      <w:r>
        <w:t>S</w:t>
      </w:r>
      <w:r w:rsidRPr="00E77497">
        <w:t>et]] internal method (</w:t>
      </w:r>
      <w:r w:rsidR="00C04626">
        <w:fldChar w:fldCharType="begin"/>
      </w:r>
      <w:r w:rsidR="00C04626">
        <w:instrText xml:space="preserve"> REF _Ref365538850 \r \h </w:instrText>
      </w:r>
      <w:r w:rsidR="00C04626">
        <w:fldChar w:fldCharType="separate"/>
      </w:r>
      <w:r w:rsidR="00083CEC">
        <w:t>9.1.9</w:t>
      </w:r>
      <w:r w:rsidR="00C04626">
        <w:fldChar w:fldCharType="end"/>
      </w:r>
      <w:r w:rsidRPr="00E77497">
        <w:t xml:space="preserve">) on </w:t>
      </w:r>
      <w:r>
        <w:rPr>
          <w:i/>
        </w:rPr>
        <w:t>O</w:t>
      </w:r>
      <w:r w:rsidRPr="00E77497">
        <w:t xml:space="preserve"> passing </w:t>
      </w:r>
      <w:r w:rsidRPr="00E77497">
        <w:rPr>
          <w:i/>
        </w:rPr>
        <w:t>P</w:t>
      </w:r>
      <w:r w:rsidRPr="00383FCA">
        <w:rPr>
          <w:iCs/>
        </w:rPr>
        <w:t xml:space="preserve">, </w:t>
      </w:r>
      <w:r>
        <w:rPr>
          <w:i/>
        </w:rPr>
        <w:t>V</w:t>
      </w:r>
      <w:r>
        <w:rPr>
          <w:iCs/>
        </w:rPr>
        <w:t xml:space="preserve">, and </w:t>
      </w:r>
      <w:r>
        <w:rPr>
          <w:i/>
          <w:iCs/>
        </w:rPr>
        <w:t>Receiver</w:t>
      </w:r>
      <w:r>
        <w:t xml:space="preserve"> </w:t>
      </w:r>
      <w:r w:rsidRPr="00E77497">
        <w:t>as argument</w:t>
      </w:r>
      <w:r>
        <w:t>s</w:t>
      </w:r>
      <w:r w:rsidRPr="00E77497">
        <w:t>.</w:t>
      </w:r>
    </w:p>
    <w:p w14:paraId="5DAC879F" w14:textId="77777777" w:rsidR="005D37A2" w:rsidRPr="00E77497" w:rsidRDefault="005D37A2" w:rsidP="005D37A2">
      <w:pPr>
        <w:pStyle w:val="40"/>
      </w:pPr>
      <w:bookmarkStart w:id="584" w:name="_Ref365532739"/>
      <w:commentRangeStart w:id="585"/>
      <w:r w:rsidRPr="00E77497">
        <w:t>[[</w:t>
      </w:r>
      <w:r>
        <w:t>Enumerate</w:t>
      </w:r>
      <w:r w:rsidRPr="00E77497">
        <w:t>]] ()</w:t>
      </w:r>
      <w:bookmarkEnd w:id="584"/>
    </w:p>
    <w:p w14:paraId="3EDBC33E" w14:textId="77777777" w:rsidR="005D37A2" w:rsidRPr="00E77497" w:rsidRDefault="005D37A2" w:rsidP="005D37A2">
      <w:pPr>
        <w:pStyle w:val="40"/>
      </w:pPr>
      <w:bookmarkStart w:id="586" w:name="_Ref365532753"/>
      <w:r w:rsidRPr="00E77497">
        <w:t>[[</w:t>
      </w:r>
      <w:r>
        <w:t>OwnPropertyKeys</w:t>
      </w:r>
      <w:r w:rsidRPr="00E77497">
        <w:t>]] ()</w:t>
      </w:r>
      <w:commentRangeEnd w:id="585"/>
      <w:r>
        <w:rPr>
          <w:rStyle w:val="af6"/>
          <w:b w:val="0"/>
        </w:rPr>
        <w:commentReference w:id="585"/>
      </w:r>
      <w:bookmarkEnd w:id="586"/>
    </w:p>
    <w:p w14:paraId="0FDDEB42" w14:textId="77777777" w:rsidR="005D37A2" w:rsidRPr="00BB1CD0" w:rsidRDefault="005D37A2" w:rsidP="005D37A2">
      <w:pPr>
        <w:pStyle w:val="40"/>
        <w:rPr>
          <w:rFonts w:cs="Arial"/>
          <w:bCs/>
        </w:rPr>
      </w:pPr>
      <w:r>
        <w:t>Integer</w:t>
      </w:r>
      <w:r>
        <w:rPr>
          <w:rFonts w:cs="Arial"/>
          <w:bCs/>
          <w:spacing w:val="6"/>
        </w:rPr>
        <w:t>IndexedObject</w:t>
      </w:r>
      <w:r w:rsidRPr="00BB1CD0">
        <w:rPr>
          <w:rFonts w:cs="Arial"/>
          <w:bCs/>
          <w:spacing w:val="6"/>
        </w:rPr>
        <w:t>Create Abstract Operation</w:t>
      </w:r>
    </w:p>
    <w:p w14:paraId="4F96EC43" w14:textId="77777777" w:rsidR="005D37A2" w:rsidRDefault="005D37A2" w:rsidP="005D37A2">
      <w:r>
        <w:t>The abstract operation Integer</w:t>
      </w:r>
      <w:r w:rsidRPr="00D4776A">
        <w:t>Indexed</w:t>
      </w:r>
      <w:r>
        <w:t>Object</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Integer Indexed exotic objects. It performs the following steps:</w:t>
      </w:r>
    </w:p>
    <w:p w14:paraId="6BF2A366" w14:textId="77777777" w:rsidR="005D37A2" w:rsidRPr="00E77497" w:rsidRDefault="005D37A2" w:rsidP="005D37A2">
      <w:pPr>
        <w:pStyle w:val="Alg4"/>
        <w:numPr>
          <w:ilvl w:val="0"/>
          <w:numId w:val="1535"/>
        </w:numPr>
      </w:pPr>
      <w:r>
        <w:t xml:space="preserve">Let </w:t>
      </w:r>
      <w:r w:rsidRPr="00FC03BD">
        <w:rPr>
          <w:i/>
        </w:rPr>
        <w:t>A</w:t>
      </w:r>
      <w:r>
        <w:t xml:space="preserve"> be a newly created ECMAScript object</w:t>
      </w:r>
      <w:r w:rsidRPr="00E77497">
        <w:t>.</w:t>
      </w:r>
    </w:p>
    <w:p w14:paraId="567370D2" w14:textId="77777777" w:rsidR="005D37A2" w:rsidRPr="00FA34E7" w:rsidRDefault="005D37A2" w:rsidP="005D37A2">
      <w:pPr>
        <w:pStyle w:val="Alg4"/>
        <w:numPr>
          <w:ilvl w:val="0"/>
          <w:numId w:val="1535"/>
        </w:numPr>
      </w:pPr>
      <w:r>
        <w:t xml:space="preserve">Set </w:t>
      </w:r>
      <w:r>
        <w:rPr>
          <w:i/>
        </w:rPr>
        <w:t>A</w:t>
      </w:r>
      <w:r>
        <w:t xml:space="preserve">’s essential internal methods to the default ordinary object definitions specified in </w:t>
      </w:r>
      <w:r w:rsidR="00D45A1D">
        <w:fldChar w:fldCharType="begin"/>
      </w:r>
      <w:r w:rsidR="00D45A1D">
        <w:instrText xml:space="preserve"> REF _Ref365532589 \r \h </w:instrText>
      </w:r>
      <w:r w:rsidR="00D45A1D">
        <w:fldChar w:fldCharType="separate"/>
      </w:r>
      <w:r w:rsidR="00083CEC">
        <w:t>9.1</w:t>
      </w:r>
      <w:r w:rsidR="00D45A1D">
        <w:fldChar w:fldCharType="end"/>
      </w:r>
      <w:r>
        <w:t>.</w:t>
      </w:r>
    </w:p>
    <w:p w14:paraId="25BC105E" w14:textId="77777777" w:rsidR="005D37A2" w:rsidRPr="00E77497" w:rsidRDefault="005D37A2" w:rsidP="005D37A2">
      <w:pPr>
        <w:pStyle w:val="Alg4"/>
        <w:numPr>
          <w:ilvl w:val="0"/>
          <w:numId w:val="1535"/>
        </w:numPr>
      </w:pPr>
      <w:r w:rsidRPr="00E77497">
        <w:t>Set the [[</w:t>
      </w:r>
      <w:r>
        <w:t>HasOwnProperty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_Ref365532634 \r \h </w:instrText>
      </w:r>
      <w:r w:rsidR="00D879DF">
        <w:fldChar w:fldCharType="separate"/>
      </w:r>
      <w:r w:rsidR="00083CEC">
        <w:t>9.2.6.1</w:t>
      </w:r>
      <w:r w:rsidR="00D879DF">
        <w:fldChar w:fldCharType="end"/>
      </w:r>
      <w:r w:rsidRPr="00E77497">
        <w:t>.</w:t>
      </w:r>
    </w:p>
    <w:p w14:paraId="3ACCA517" w14:textId="77777777" w:rsidR="005D37A2" w:rsidRPr="00E77497" w:rsidRDefault="005D37A2" w:rsidP="005D37A2">
      <w:pPr>
        <w:pStyle w:val="Alg4"/>
        <w:numPr>
          <w:ilvl w:val="0"/>
          <w:numId w:val="1535"/>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rsidR="00D45A1D">
        <w:fldChar w:fldCharType="begin"/>
      </w:r>
      <w:r w:rsidR="00D45A1D">
        <w:instrText xml:space="preserve"> REF _Ref365532647 \r \h </w:instrText>
      </w:r>
      <w:r w:rsidR="00D45A1D">
        <w:fldChar w:fldCharType="separate"/>
      </w:r>
      <w:r w:rsidR="00083CEC">
        <w:t>9.2.6.2</w:t>
      </w:r>
      <w:r w:rsidR="00D45A1D">
        <w:fldChar w:fldCharType="end"/>
      </w:r>
      <w:r w:rsidRPr="00E77497">
        <w:t>.</w:t>
      </w:r>
    </w:p>
    <w:p w14:paraId="57E62D02" w14:textId="77777777" w:rsidR="005D37A2" w:rsidRPr="00E77497" w:rsidRDefault="005D37A2" w:rsidP="005D37A2">
      <w:pPr>
        <w:pStyle w:val="Alg4"/>
        <w:numPr>
          <w:ilvl w:val="0"/>
          <w:numId w:val="1535"/>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_Ref365532658 \r \h </w:instrText>
      </w:r>
      <w:r w:rsidR="00D879DF">
        <w:fldChar w:fldCharType="separate"/>
      </w:r>
      <w:r w:rsidR="00083CEC">
        <w:t>9.2.6.3</w:t>
      </w:r>
      <w:r w:rsidR="00D879DF">
        <w:fldChar w:fldCharType="end"/>
      </w:r>
      <w:r w:rsidRPr="00E77497">
        <w:t>.</w:t>
      </w:r>
    </w:p>
    <w:p w14:paraId="345994C5" w14:textId="77777777" w:rsidR="005D37A2" w:rsidRPr="00E77497" w:rsidRDefault="005D37A2" w:rsidP="005D37A2">
      <w:pPr>
        <w:pStyle w:val="Alg4"/>
        <w:numPr>
          <w:ilvl w:val="0"/>
          <w:numId w:val="1535"/>
        </w:numPr>
      </w:pPr>
      <w:r w:rsidRPr="00E77497">
        <w:t>Set the [[</w:t>
      </w:r>
      <w:r>
        <w:t>Get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_Ref365532699 \r \h </w:instrText>
      </w:r>
      <w:r w:rsidR="00D45A1D">
        <w:fldChar w:fldCharType="separate"/>
      </w:r>
      <w:r w:rsidR="00083CEC">
        <w:t>9.2.6.4</w:t>
      </w:r>
      <w:r w:rsidR="00D45A1D">
        <w:fldChar w:fldCharType="end"/>
      </w:r>
      <w:r w:rsidRPr="00E77497">
        <w:t>.</w:t>
      </w:r>
    </w:p>
    <w:p w14:paraId="6BAD2ABF" w14:textId="77777777" w:rsidR="005D37A2" w:rsidRPr="00E77497" w:rsidRDefault="005D37A2" w:rsidP="005D37A2">
      <w:pPr>
        <w:pStyle w:val="Alg4"/>
        <w:numPr>
          <w:ilvl w:val="0"/>
          <w:numId w:val="1535"/>
        </w:numPr>
      </w:pPr>
      <w:r w:rsidRPr="00E77497">
        <w:t>Set the [[</w:t>
      </w:r>
      <w:r>
        <w:t>Set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_Ref365532710 \r \h </w:instrText>
      </w:r>
      <w:r w:rsidR="00D45A1D">
        <w:fldChar w:fldCharType="separate"/>
      </w:r>
      <w:r w:rsidR="00083CEC">
        <w:t>9.2.6.5</w:t>
      </w:r>
      <w:r w:rsidR="00D45A1D">
        <w:fldChar w:fldCharType="end"/>
      </w:r>
      <w:r w:rsidRPr="00E77497">
        <w:t>.</w:t>
      </w:r>
    </w:p>
    <w:p w14:paraId="6D4DD1C7" w14:textId="77777777" w:rsidR="005D37A2" w:rsidRPr="00E77497" w:rsidRDefault="005D37A2" w:rsidP="005D37A2">
      <w:pPr>
        <w:pStyle w:val="Alg4"/>
        <w:numPr>
          <w:ilvl w:val="0"/>
          <w:numId w:val="1535"/>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_Ref365532739 \r \h </w:instrText>
      </w:r>
      <w:r w:rsidR="00D879DF">
        <w:fldChar w:fldCharType="separate"/>
      </w:r>
      <w:r w:rsidR="00083CEC">
        <w:t>9.2.6.6</w:t>
      </w:r>
      <w:r w:rsidR="00D879DF">
        <w:fldChar w:fldCharType="end"/>
      </w:r>
      <w:r w:rsidRPr="00E77497">
        <w:t>.</w:t>
      </w:r>
    </w:p>
    <w:p w14:paraId="5D75AAD0" w14:textId="77777777" w:rsidR="005D37A2" w:rsidRPr="00E77497" w:rsidRDefault="005D37A2" w:rsidP="005D37A2">
      <w:pPr>
        <w:pStyle w:val="Alg4"/>
        <w:numPr>
          <w:ilvl w:val="0"/>
          <w:numId w:val="1535"/>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_Ref365532753 \r \h </w:instrText>
      </w:r>
      <w:r w:rsidR="00D879DF">
        <w:fldChar w:fldCharType="separate"/>
      </w:r>
      <w:r w:rsidR="00083CEC">
        <w:t>9.2.6.7</w:t>
      </w:r>
      <w:r w:rsidR="00D879DF">
        <w:fldChar w:fldCharType="end"/>
      </w:r>
      <w:r w:rsidRPr="00E77497">
        <w:t>.</w:t>
      </w:r>
    </w:p>
    <w:p w14:paraId="0626E095" w14:textId="77777777" w:rsidR="005D37A2" w:rsidRPr="00E77497" w:rsidRDefault="005D37A2" w:rsidP="005D37A2">
      <w:pPr>
        <w:pStyle w:val="Alg4"/>
        <w:numPr>
          <w:ilvl w:val="0"/>
          <w:numId w:val="1535"/>
        </w:numPr>
      </w:pPr>
      <w:r>
        <w:t xml:space="preserve">Set the [[Prototype]] internal data property of </w:t>
      </w:r>
      <w:r w:rsidRPr="00FA34E7">
        <w:rPr>
          <w:i/>
        </w:rPr>
        <w:t>A</w:t>
      </w:r>
      <w:r>
        <w:t xml:space="preserve"> to </w:t>
      </w:r>
      <w:r>
        <w:rPr>
          <w:i/>
          <w:iCs/>
        </w:rPr>
        <w:t>prototype</w:t>
      </w:r>
      <w:r>
        <w:t>.</w:t>
      </w:r>
    </w:p>
    <w:p w14:paraId="1C8260A4" w14:textId="77777777" w:rsidR="005D37A2" w:rsidRDefault="005D37A2" w:rsidP="005D37A2">
      <w:pPr>
        <w:pStyle w:val="Alg4"/>
        <w:numPr>
          <w:ilvl w:val="0"/>
          <w:numId w:val="1535"/>
        </w:numPr>
      </w:pPr>
      <w:r>
        <w:t xml:space="preserve">Set the [[Extensible]] internal data property of </w:t>
      </w:r>
      <w:r w:rsidRPr="00FA34E7">
        <w:rPr>
          <w:i/>
        </w:rPr>
        <w:t>A</w:t>
      </w:r>
      <w:r>
        <w:t xml:space="preserve"> to </w:t>
      </w:r>
      <w:r w:rsidRPr="00FA34E7">
        <w:rPr>
          <w:b/>
        </w:rPr>
        <w:t>true</w:t>
      </w:r>
      <w:r>
        <w:t>.</w:t>
      </w:r>
    </w:p>
    <w:p w14:paraId="50C22302" w14:textId="77777777" w:rsidR="005D37A2" w:rsidRDefault="005D37A2" w:rsidP="005D37A2">
      <w:pPr>
        <w:pStyle w:val="Alg4"/>
        <w:numPr>
          <w:ilvl w:val="0"/>
          <w:numId w:val="1535"/>
        </w:numPr>
        <w:spacing w:after="240"/>
      </w:pPr>
      <w:r w:rsidRPr="00E77497">
        <w:t xml:space="preserve">Return </w:t>
      </w:r>
      <w:r w:rsidRPr="00C332EF">
        <w:rPr>
          <w:i/>
          <w:iCs/>
        </w:rPr>
        <w:t>A</w:t>
      </w:r>
      <w:r w:rsidRPr="00E77497">
        <w:t>.</w:t>
      </w:r>
    </w:p>
    <w:p w14:paraId="42C5DCBE" w14:textId="77777777" w:rsidR="005D37A2" w:rsidRDefault="005D37A2" w:rsidP="005D37A2">
      <w:pPr>
        <w:pStyle w:val="40"/>
      </w:pPr>
      <w:r>
        <w:t>IntegerIndexedElementGet ( O, index ) Abstract Operation</w:t>
      </w:r>
    </w:p>
    <w:p w14:paraId="3BB236C5" w14:textId="77777777" w:rsidR="005D37A2" w:rsidRDefault="005D37A2" w:rsidP="005D37A2">
      <w:pPr>
        <w:pStyle w:val="Alg4"/>
        <w:numPr>
          <w:ilvl w:val="0"/>
          <w:numId w:val="1308"/>
        </w:numPr>
      </w:pPr>
      <w:r>
        <w:t>Assert: Type(</w:t>
      </w:r>
      <w:r>
        <w:rPr>
          <w:i/>
          <w:iCs/>
        </w:rPr>
        <w:t>index</w:t>
      </w:r>
      <w:r>
        <w:t xml:space="preserve">) is Number and </w:t>
      </w:r>
      <w:r w:rsidRPr="00CD495C">
        <w:rPr>
          <w:i/>
          <w:iCs/>
        </w:rPr>
        <w:t>index</w:t>
      </w:r>
      <w:r>
        <w:t xml:space="preserve"> is </w:t>
      </w:r>
      <w:r w:rsidRPr="001F3769">
        <w:t>an</w:t>
      </w:r>
      <w:r>
        <w:t xml:space="preserve"> integer.</w:t>
      </w:r>
    </w:p>
    <w:p w14:paraId="3EEC03ED" w14:textId="77777777" w:rsidR="005D37A2" w:rsidRDefault="005D37A2" w:rsidP="005D37A2">
      <w:pPr>
        <w:pStyle w:val="Alg4"/>
        <w:numPr>
          <w:ilvl w:val="0"/>
          <w:numId w:val="1308"/>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14:paraId="7F5F6533" w14:textId="77777777" w:rsidR="005D37A2" w:rsidRPr="00E77497" w:rsidRDefault="005D37A2" w:rsidP="005D37A2">
      <w:pPr>
        <w:pStyle w:val="Alg4"/>
        <w:numPr>
          <w:ilvl w:val="0"/>
          <w:numId w:val="1308"/>
        </w:numPr>
      </w:pPr>
      <w:r>
        <w:t xml:space="preserve">Let </w:t>
      </w:r>
      <w:r>
        <w:rPr>
          <w:i/>
          <w:iCs/>
        </w:rPr>
        <w:t>buffer</w:t>
      </w:r>
      <w:r>
        <w:t xml:space="preserve"> be the value of </w:t>
      </w:r>
      <w:r>
        <w:rPr>
          <w:i/>
        </w:rPr>
        <w:t>O</w:t>
      </w:r>
      <w:r>
        <w:t>’s [[ViewedArrayBuffer]] internal</w:t>
      </w:r>
      <w:r w:rsidRPr="00314265">
        <w:t xml:space="preserve"> </w:t>
      </w:r>
      <w:r>
        <w:t>data property.</w:t>
      </w:r>
    </w:p>
    <w:p w14:paraId="09BA4805" w14:textId="77777777" w:rsidR="005D37A2" w:rsidRDefault="005D37A2" w:rsidP="005D37A2">
      <w:pPr>
        <w:pStyle w:val="Alg4"/>
        <w:numPr>
          <w:ilvl w:val="0"/>
          <w:numId w:val="1308"/>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4A69B046" w14:textId="77777777" w:rsidR="005D37A2" w:rsidRDefault="005D37A2" w:rsidP="005D37A2">
      <w:pPr>
        <w:pStyle w:val="Alg4"/>
        <w:numPr>
          <w:ilvl w:val="0"/>
          <w:numId w:val="1308"/>
        </w:numPr>
      </w:pPr>
      <w:r>
        <w:t xml:space="preserve">Let </w:t>
      </w:r>
      <w:r>
        <w:rPr>
          <w:i/>
          <w:iCs/>
        </w:rPr>
        <w:t>length</w:t>
      </w:r>
      <w:r>
        <w:t xml:space="preserve"> be the value of </w:t>
      </w:r>
      <w:r>
        <w:rPr>
          <w:i/>
        </w:rPr>
        <w:t>O</w:t>
      </w:r>
      <w:r>
        <w:t>’s [[ArrayLength]] internal</w:t>
      </w:r>
      <w:r w:rsidRPr="00314265">
        <w:t xml:space="preserve"> </w:t>
      </w:r>
      <w:r>
        <w:t>data property.</w:t>
      </w:r>
    </w:p>
    <w:p w14:paraId="539C39B5" w14:textId="77777777" w:rsidR="005D37A2" w:rsidRDefault="005D37A2" w:rsidP="005D37A2">
      <w:pPr>
        <w:pStyle w:val="Alg4"/>
        <w:numPr>
          <w:ilvl w:val="0"/>
          <w:numId w:val="1308"/>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undefined</w:t>
      </w:r>
      <w:r>
        <w:t>.</w:t>
      </w:r>
    </w:p>
    <w:p w14:paraId="2B5EAB26" w14:textId="77777777" w:rsidR="005D37A2" w:rsidRDefault="005D37A2" w:rsidP="005D37A2">
      <w:pPr>
        <w:pStyle w:val="Alg4"/>
        <w:numPr>
          <w:ilvl w:val="0"/>
          <w:numId w:val="1308"/>
        </w:numPr>
      </w:pPr>
      <w:r>
        <w:t xml:space="preserve">Let </w:t>
      </w:r>
      <w:r>
        <w:rPr>
          <w:i/>
          <w:iCs/>
        </w:rPr>
        <w:t>offset</w:t>
      </w:r>
      <w:r>
        <w:t xml:space="preserve"> be the value of </w:t>
      </w:r>
      <w:r>
        <w:rPr>
          <w:i/>
        </w:rPr>
        <w:t>O</w:t>
      </w:r>
      <w:r>
        <w:t>’s [[ByteOffset]] internal</w:t>
      </w:r>
      <w:r w:rsidRPr="00314265">
        <w:t xml:space="preserve"> </w:t>
      </w:r>
      <w:r>
        <w:t>data property.</w:t>
      </w:r>
    </w:p>
    <w:p w14:paraId="69D894D6" w14:textId="77777777" w:rsidR="005D37A2" w:rsidRDefault="005D37A2" w:rsidP="005D37A2">
      <w:pPr>
        <w:pStyle w:val="Alg4"/>
        <w:numPr>
          <w:ilvl w:val="0"/>
          <w:numId w:val="1308"/>
        </w:numPr>
      </w:pPr>
      <w:r>
        <w:t xml:space="preserve">Let </w:t>
      </w:r>
      <w:r>
        <w:rPr>
          <w:i/>
          <w:iCs/>
        </w:rPr>
        <w:t>arrayTypeName</w:t>
      </w:r>
      <w:r>
        <w:t xml:space="preserve"> be the string value </w:t>
      </w:r>
      <w:r>
        <w:rPr>
          <w:i/>
        </w:rPr>
        <w:t>O</w:t>
      </w:r>
      <w:r>
        <w:t>’s [[TypedArrayName]] internal</w:t>
      </w:r>
      <w:r w:rsidRPr="00314265">
        <w:t xml:space="preserve"> </w:t>
      </w:r>
      <w:r>
        <w:t>data property.</w:t>
      </w:r>
    </w:p>
    <w:p w14:paraId="34D2D340" w14:textId="77777777" w:rsidR="005D37A2" w:rsidRDefault="005D37A2" w:rsidP="005D37A2">
      <w:pPr>
        <w:pStyle w:val="Alg4"/>
        <w:numPr>
          <w:ilvl w:val="0"/>
          <w:numId w:val="1308"/>
        </w:numPr>
      </w:pPr>
      <w:r>
        <w:t xml:space="preserve">Let </w:t>
      </w:r>
      <w:r>
        <w:rPr>
          <w:i/>
          <w:iCs/>
        </w:rPr>
        <w:t>elementSize</w:t>
      </w:r>
      <w:r>
        <w:t xml:space="preserve"> be the</w:t>
      </w:r>
      <w:r w:rsidRPr="00540D45">
        <w:t xml:space="preserve"> Number value of the Element Size value specified in Table 36 for </w:t>
      </w:r>
      <w:r>
        <w:rPr>
          <w:i/>
          <w:iCs/>
        </w:rPr>
        <w:t>arrayTypeName</w:t>
      </w:r>
      <w:r w:rsidRPr="00540D45">
        <w:t>.</w:t>
      </w:r>
    </w:p>
    <w:p w14:paraId="16FEFB3F" w14:textId="77777777" w:rsidR="005D37A2" w:rsidRDefault="005D37A2" w:rsidP="005D37A2">
      <w:pPr>
        <w:pStyle w:val="Alg4"/>
        <w:numPr>
          <w:ilvl w:val="0"/>
          <w:numId w:val="1308"/>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14:paraId="4EF94DD1" w14:textId="77777777" w:rsidR="005D37A2" w:rsidRDefault="005D37A2" w:rsidP="005D37A2">
      <w:pPr>
        <w:pStyle w:val="Alg4"/>
        <w:numPr>
          <w:ilvl w:val="0"/>
          <w:numId w:val="1308"/>
        </w:numPr>
      </w:pPr>
      <w:r>
        <w:t xml:space="preserve">Let </w:t>
      </w:r>
      <w:r w:rsidRPr="00BA47D7">
        <w:rPr>
          <w:i/>
          <w:iCs/>
        </w:rPr>
        <w:t>elementType</w:t>
      </w:r>
      <w:r>
        <w:t xml:space="preserve"> be the string value of the Element Type value in  for </w:t>
      </w:r>
      <w:r>
        <w:rPr>
          <w:i/>
          <w:iCs/>
        </w:rPr>
        <w:t>arrayTypeName</w:t>
      </w:r>
      <w:r>
        <w:t>.</w:t>
      </w:r>
    </w:p>
    <w:p w14:paraId="4D2B3207" w14:textId="77777777" w:rsidR="005D37A2" w:rsidRPr="00E77497" w:rsidRDefault="005D37A2" w:rsidP="005D37A2">
      <w:pPr>
        <w:pStyle w:val="Alg4"/>
        <w:numPr>
          <w:ilvl w:val="0"/>
          <w:numId w:val="1308"/>
        </w:numPr>
        <w:spacing w:after="220"/>
      </w:pPr>
      <w:r>
        <w:t>Return the result of GetValueFromBuffer(</w:t>
      </w:r>
      <w:r>
        <w:rPr>
          <w:i/>
          <w:iCs/>
        </w:rPr>
        <w:t>buffer</w:t>
      </w:r>
      <w:r>
        <w:t xml:space="preserve">, </w:t>
      </w:r>
      <w:r>
        <w:rPr>
          <w:i/>
          <w:iCs/>
        </w:rPr>
        <w:t>indexedPosition</w:t>
      </w:r>
      <w:r>
        <w:t xml:space="preserve">, </w:t>
      </w:r>
      <w:r w:rsidRPr="00BA47D7">
        <w:rPr>
          <w:i/>
          <w:iCs/>
        </w:rPr>
        <w:t>elementType</w:t>
      </w:r>
      <w:r>
        <w:t>).</w:t>
      </w:r>
    </w:p>
    <w:p w14:paraId="0D2B0DFD" w14:textId="77777777" w:rsidR="005D37A2" w:rsidRDefault="005D37A2" w:rsidP="005D37A2">
      <w:pPr>
        <w:pStyle w:val="40"/>
      </w:pPr>
      <w:r>
        <w:t>IntegerIndexedElementSet ( O, index, value )</w:t>
      </w:r>
      <w:r w:rsidRPr="002B5E9F">
        <w:t xml:space="preserve"> </w:t>
      </w:r>
      <w:r>
        <w:t>Abstract Operation</w:t>
      </w:r>
    </w:p>
    <w:p w14:paraId="47C45569" w14:textId="77777777" w:rsidR="005D37A2" w:rsidRDefault="005D37A2" w:rsidP="005D37A2">
      <w:pPr>
        <w:pStyle w:val="Alg4"/>
        <w:numPr>
          <w:ilvl w:val="0"/>
          <w:numId w:val="1309"/>
        </w:numPr>
      </w:pPr>
      <w:r>
        <w:t>Assert: Type(</w:t>
      </w:r>
      <w:r>
        <w:rPr>
          <w:i/>
          <w:iCs/>
        </w:rPr>
        <w:t>index</w:t>
      </w:r>
      <w:r>
        <w:t xml:space="preserve">) is Number and </w:t>
      </w:r>
      <w:r w:rsidRPr="00CD495C">
        <w:rPr>
          <w:i/>
          <w:iCs/>
        </w:rPr>
        <w:t>index</w:t>
      </w:r>
      <w:r>
        <w:t xml:space="preserve"> is </w:t>
      </w:r>
      <w:r w:rsidRPr="001F3769">
        <w:t>an</w:t>
      </w:r>
      <w:r>
        <w:t xml:space="preserve"> integer.</w:t>
      </w:r>
    </w:p>
    <w:p w14:paraId="520D8751" w14:textId="77777777" w:rsidR="005D37A2" w:rsidRDefault="005D37A2" w:rsidP="005D37A2">
      <w:pPr>
        <w:pStyle w:val="Alg4"/>
        <w:numPr>
          <w:ilvl w:val="0"/>
          <w:numId w:val="1309"/>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14:paraId="6C0D1706" w14:textId="77777777" w:rsidR="005D37A2" w:rsidRPr="00E77497" w:rsidRDefault="005D37A2" w:rsidP="005D37A2">
      <w:pPr>
        <w:pStyle w:val="Alg4"/>
        <w:numPr>
          <w:ilvl w:val="0"/>
          <w:numId w:val="1309"/>
        </w:numPr>
      </w:pPr>
      <w:r>
        <w:t xml:space="preserve">Let </w:t>
      </w:r>
      <w:r>
        <w:rPr>
          <w:i/>
          <w:iCs/>
        </w:rPr>
        <w:t>buffer</w:t>
      </w:r>
      <w:r>
        <w:t xml:space="preserve"> be the value of </w:t>
      </w:r>
      <w:r>
        <w:rPr>
          <w:i/>
        </w:rPr>
        <w:t>O</w:t>
      </w:r>
      <w:r>
        <w:t>’s [[ViewedArrayBuffer]] internal</w:t>
      </w:r>
      <w:r w:rsidRPr="00314265">
        <w:t xml:space="preserve"> </w:t>
      </w:r>
      <w:r>
        <w:t>data property.</w:t>
      </w:r>
    </w:p>
    <w:p w14:paraId="4D3930E6" w14:textId="77777777" w:rsidR="005D37A2" w:rsidRDefault="005D37A2" w:rsidP="005D37A2">
      <w:pPr>
        <w:pStyle w:val="Alg4"/>
        <w:numPr>
          <w:ilvl w:val="0"/>
          <w:numId w:val="1309"/>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2615BACD" w14:textId="77777777" w:rsidR="005D37A2" w:rsidRDefault="005D37A2" w:rsidP="005D37A2">
      <w:pPr>
        <w:pStyle w:val="Alg4"/>
        <w:numPr>
          <w:ilvl w:val="0"/>
          <w:numId w:val="1309"/>
        </w:numPr>
      </w:pPr>
      <w:r>
        <w:t xml:space="preserve">Let </w:t>
      </w:r>
      <w:r>
        <w:rPr>
          <w:i/>
          <w:iCs/>
        </w:rPr>
        <w:t>length</w:t>
      </w:r>
      <w:r>
        <w:t xml:space="preserve"> be the value of </w:t>
      </w:r>
      <w:r>
        <w:rPr>
          <w:i/>
        </w:rPr>
        <w:t>O</w:t>
      </w:r>
      <w:r>
        <w:t>’s [[ArrayLength]] internal</w:t>
      </w:r>
      <w:r w:rsidRPr="00314265">
        <w:t xml:space="preserve"> </w:t>
      </w:r>
      <w:r>
        <w:t>data property.</w:t>
      </w:r>
    </w:p>
    <w:p w14:paraId="2AAC1CBF" w14:textId="77777777" w:rsidR="005D37A2" w:rsidRDefault="005D37A2" w:rsidP="005D37A2">
      <w:pPr>
        <w:pStyle w:val="Alg4"/>
        <w:numPr>
          <w:ilvl w:val="0"/>
          <w:numId w:val="1309"/>
        </w:numPr>
      </w:pPr>
      <w:r>
        <w:t xml:space="preserve">Let </w:t>
      </w:r>
      <w:r>
        <w:rPr>
          <w:i/>
          <w:iCs/>
        </w:rPr>
        <w:t>numValue</w:t>
      </w:r>
      <w:r>
        <w:t xml:space="preserve"> be ToNumber(</w:t>
      </w:r>
      <w:r>
        <w:rPr>
          <w:i/>
          <w:iCs/>
        </w:rPr>
        <w:t>value)</w:t>
      </w:r>
      <w:r>
        <w:t>.</w:t>
      </w:r>
    </w:p>
    <w:p w14:paraId="27D78FCC" w14:textId="77777777" w:rsidR="005D37A2" w:rsidRDefault="005D37A2" w:rsidP="005D37A2">
      <w:pPr>
        <w:pStyle w:val="Alg4"/>
        <w:numPr>
          <w:ilvl w:val="0"/>
          <w:numId w:val="1309"/>
        </w:numPr>
      </w:pPr>
      <w:r>
        <w:t>ReturnIfAbrupt(</w:t>
      </w:r>
      <w:r>
        <w:rPr>
          <w:i/>
          <w:iCs/>
        </w:rPr>
        <w:t>numValue</w:t>
      </w:r>
      <w:r>
        <w:t>).</w:t>
      </w:r>
    </w:p>
    <w:p w14:paraId="13B458BB" w14:textId="77777777" w:rsidR="005D37A2" w:rsidRDefault="005D37A2" w:rsidP="005D37A2">
      <w:pPr>
        <w:pStyle w:val="Alg4"/>
        <w:numPr>
          <w:ilvl w:val="0"/>
          <w:numId w:val="1309"/>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false</w:t>
      </w:r>
      <w:r>
        <w:t>.</w:t>
      </w:r>
    </w:p>
    <w:p w14:paraId="08BCCCB0" w14:textId="77777777" w:rsidR="005D37A2" w:rsidRDefault="005D37A2" w:rsidP="005D37A2">
      <w:pPr>
        <w:pStyle w:val="Alg4"/>
        <w:numPr>
          <w:ilvl w:val="0"/>
          <w:numId w:val="1309"/>
        </w:numPr>
      </w:pPr>
      <w:r>
        <w:t xml:space="preserve">Let </w:t>
      </w:r>
      <w:r>
        <w:rPr>
          <w:i/>
          <w:iCs/>
        </w:rPr>
        <w:t>offset</w:t>
      </w:r>
      <w:r>
        <w:t xml:space="preserve"> be the value of </w:t>
      </w:r>
      <w:r>
        <w:rPr>
          <w:i/>
        </w:rPr>
        <w:t>O</w:t>
      </w:r>
      <w:r>
        <w:t>’s [[ByteOffset]] internal</w:t>
      </w:r>
      <w:r w:rsidRPr="00314265">
        <w:t xml:space="preserve"> </w:t>
      </w:r>
      <w:r>
        <w:t>data property.</w:t>
      </w:r>
    </w:p>
    <w:p w14:paraId="4E052BBE" w14:textId="77777777" w:rsidR="005D37A2" w:rsidRDefault="005D37A2" w:rsidP="005D37A2">
      <w:pPr>
        <w:pStyle w:val="Alg4"/>
        <w:numPr>
          <w:ilvl w:val="0"/>
          <w:numId w:val="1309"/>
        </w:numPr>
      </w:pPr>
      <w:r>
        <w:t xml:space="preserve">Let </w:t>
      </w:r>
      <w:r>
        <w:rPr>
          <w:i/>
          <w:iCs/>
        </w:rPr>
        <w:t>arrayTypeName</w:t>
      </w:r>
      <w:r>
        <w:t xml:space="preserve"> be the string value </w:t>
      </w:r>
      <w:r>
        <w:rPr>
          <w:i/>
        </w:rPr>
        <w:t>O</w:t>
      </w:r>
      <w:r>
        <w:t>’s [[TypedArrayName]] internal</w:t>
      </w:r>
      <w:r w:rsidRPr="00314265">
        <w:t xml:space="preserve"> </w:t>
      </w:r>
      <w:r>
        <w:t>data property.</w:t>
      </w:r>
    </w:p>
    <w:p w14:paraId="376BED84" w14:textId="77777777" w:rsidR="005D37A2" w:rsidRDefault="005D37A2" w:rsidP="005D37A2">
      <w:pPr>
        <w:pStyle w:val="Alg4"/>
        <w:numPr>
          <w:ilvl w:val="0"/>
          <w:numId w:val="1309"/>
        </w:numPr>
      </w:pPr>
      <w:r>
        <w:t xml:space="preserve">Let </w:t>
      </w:r>
      <w:r>
        <w:rPr>
          <w:i/>
          <w:iCs/>
        </w:rPr>
        <w:t>elementSize</w:t>
      </w:r>
      <w:r>
        <w:t xml:space="preserve"> be the</w:t>
      </w:r>
      <w:r w:rsidRPr="00540D45">
        <w:t xml:space="preserve"> Number value of the Element Size value specified in Table 36 for </w:t>
      </w:r>
      <w:r>
        <w:rPr>
          <w:i/>
          <w:iCs/>
        </w:rPr>
        <w:t>arrayTypeName</w:t>
      </w:r>
      <w:r w:rsidRPr="00540D45">
        <w:t>.</w:t>
      </w:r>
    </w:p>
    <w:p w14:paraId="4283C475" w14:textId="77777777" w:rsidR="005D37A2" w:rsidRDefault="005D37A2" w:rsidP="005D37A2">
      <w:pPr>
        <w:pStyle w:val="Alg4"/>
        <w:numPr>
          <w:ilvl w:val="0"/>
          <w:numId w:val="1309"/>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14:paraId="54149EBC" w14:textId="77777777" w:rsidR="005D37A2" w:rsidRDefault="005D37A2" w:rsidP="005D37A2">
      <w:pPr>
        <w:pStyle w:val="Alg4"/>
        <w:numPr>
          <w:ilvl w:val="0"/>
          <w:numId w:val="1309"/>
        </w:numPr>
      </w:pPr>
      <w:r>
        <w:t xml:space="preserve">Let </w:t>
      </w:r>
      <w:r w:rsidRPr="00BA47D7">
        <w:rPr>
          <w:i/>
          <w:iCs/>
        </w:rPr>
        <w:t>elementType</w:t>
      </w:r>
      <w:r>
        <w:t xml:space="preserve"> be the string value of the Element Type value in</w:t>
      </w:r>
      <w:r w:rsidR="0023289A">
        <w:t xml:space="preserve"> </w:t>
      </w:r>
      <w:r w:rsidR="0023289A">
        <w:fldChar w:fldCharType="begin"/>
      </w:r>
      <w:r w:rsidR="0023289A">
        <w:instrText xml:space="preserve"> REF _Ref366065074 \h </w:instrText>
      </w:r>
      <w:r w:rsidR="0023289A">
        <w:fldChar w:fldCharType="separate"/>
      </w:r>
      <w:r w:rsidR="00083CEC">
        <w:t xml:space="preserve">Table </w:t>
      </w:r>
      <w:r w:rsidR="00083CEC">
        <w:rPr>
          <w:noProof/>
        </w:rPr>
        <w:t>36</w:t>
      </w:r>
      <w:r w:rsidR="0023289A">
        <w:fldChar w:fldCharType="end"/>
      </w:r>
      <w:r w:rsidR="0023289A">
        <w:t xml:space="preserve"> </w:t>
      </w:r>
      <w:r>
        <w:t xml:space="preserve">for </w:t>
      </w:r>
      <w:r>
        <w:rPr>
          <w:i/>
          <w:iCs/>
        </w:rPr>
        <w:t>arrayTypeName</w:t>
      </w:r>
      <w:r>
        <w:t>.</w:t>
      </w:r>
    </w:p>
    <w:p w14:paraId="361A7128" w14:textId="77777777" w:rsidR="005D37A2" w:rsidRDefault="005D37A2" w:rsidP="005D37A2">
      <w:pPr>
        <w:pStyle w:val="Alg4"/>
        <w:numPr>
          <w:ilvl w:val="0"/>
          <w:numId w:val="1309"/>
        </w:numPr>
      </w:pPr>
      <w:r>
        <w:t xml:space="preserve">Let </w:t>
      </w:r>
      <w:r>
        <w:rPr>
          <w:i/>
          <w:iCs/>
        </w:rPr>
        <w:t>status</w:t>
      </w:r>
      <w:r>
        <w:t xml:space="preserve"> be the result of SetValueInBuffer(</w:t>
      </w:r>
      <w:r>
        <w:rPr>
          <w:i/>
          <w:iCs/>
        </w:rPr>
        <w:t>buffer</w:t>
      </w:r>
      <w:r>
        <w:t xml:space="preserve">, </w:t>
      </w:r>
      <w:r>
        <w:rPr>
          <w:i/>
          <w:iCs/>
        </w:rPr>
        <w:t>indexedPosition</w:t>
      </w:r>
      <w:r>
        <w:t xml:space="preserve">, </w:t>
      </w:r>
      <w:r w:rsidRPr="00BA47D7">
        <w:rPr>
          <w:i/>
          <w:iCs/>
        </w:rPr>
        <w:t>elementType</w:t>
      </w:r>
      <w:r>
        <w:t xml:space="preserve">, </w:t>
      </w:r>
      <w:r>
        <w:rPr>
          <w:i/>
          <w:iCs/>
        </w:rPr>
        <w:t>numValue</w:t>
      </w:r>
      <w:r>
        <w:t>).</w:t>
      </w:r>
    </w:p>
    <w:p w14:paraId="2F73E3B9" w14:textId="77777777" w:rsidR="005D37A2" w:rsidRPr="00E77497" w:rsidRDefault="005D37A2" w:rsidP="005D37A2">
      <w:pPr>
        <w:pStyle w:val="Alg4"/>
        <w:numPr>
          <w:ilvl w:val="0"/>
          <w:numId w:val="1309"/>
        </w:numPr>
      </w:pPr>
      <w:r>
        <w:t>ReturnIfAbrupt(</w:t>
      </w:r>
      <w:r>
        <w:rPr>
          <w:i/>
          <w:iCs/>
        </w:rPr>
        <w:t>status</w:t>
      </w:r>
      <w:r>
        <w:t>).</w:t>
      </w:r>
    </w:p>
    <w:p w14:paraId="0BF40208" w14:textId="77777777" w:rsidR="005D37A2" w:rsidRPr="00E77497" w:rsidRDefault="005D37A2" w:rsidP="005D37A2">
      <w:pPr>
        <w:pStyle w:val="Alg4"/>
        <w:numPr>
          <w:ilvl w:val="0"/>
          <w:numId w:val="1309"/>
        </w:numPr>
        <w:spacing w:after="220"/>
      </w:pPr>
      <w:r>
        <w:t xml:space="preserve">Return </w:t>
      </w:r>
      <w:r>
        <w:rPr>
          <w:b/>
          <w:bCs/>
        </w:rPr>
        <w:t>true</w:t>
      </w:r>
      <w:r>
        <w:t>.</w:t>
      </w:r>
    </w:p>
    <w:p w14:paraId="2AFEADDF" w14:textId="77777777" w:rsidR="005D37A2" w:rsidRDefault="005D37A2" w:rsidP="005D37A2">
      <w:pPr>
        <w:pStyle w:val="30"/>
      </w:pPr>
      <w:bookmarkStart w:id="587" w:name="_Ref365547031"/>
      <w:bookmarkStart w:id="588" w:name="_Toc366141824"/>
      <w:r>
        <w:t>Built-in Function Objects</w:t>
      </w:r>
      <w:bookmarkEnd w:id="587"/>
      <w:bookmarkEnd w:id="588"/>
    </w:p>
    <w:p w14:paraId="07610A00" w14:textId="77777777" w:rsidR="005D37A2" w:rsidRDefault="005D37A2" w:rsidP="005D37A2">
      <w:r>
        <w:t xml:space="preserve">The </w:t>
      </w:r>
      <w:r w:rsidR="00052E66">
        <w:t xml:space="preserve">built-in </w:t>
      </w:r>
      <w:r>
        <w:t xml:space="preserve">function objects </w:t>
      </w:r>
      <w:r w:rsidR="00052E66">
        <w:t xml:space="preserve">defined </w:t>
      </w:r>
      <w:r>
        <w:t xml:space="preserve">in </w:t>
      </w:r>
      <w:r w:rsidR="00052E66">
        <w:t>this specification</w:t>
      </w:r>
      <w:r>
        <w:t xml:space="preserve"> may be implemented as either ordinary function objects whose behaviour is provided using ECMAScript code or as implementation provided exotic function objects whose behaviour is provided in some other manner.  In either case, the effect of calling such functions must </w:t>
      </w:r>
      <w:r w:rsidR="00052E66">
        <w:t>conform to their specifications</w:t>
      </w:r>
      <w:r>
        <w:t>.</w:t>
      </w:r>
    </w:p>
    <w:p w14:paraId="30C94824" w14:textId="77777777" w:rsidR="005D37A2" w:rsidRDefault="005D37A2" w:rsidP="005D37A2">
      <w:r>
        <w:t xml:space="preserve">If an implementation provided exotic object is used, the object must have the ordinary object behaviour specified in </w:t>
      </w:r>
      <w:r w:rsidR="00D879DF">
        <w:fldChar w:fldCharType="begin"/>
      </w:r>
      <w:r w:rsidR="00D879DF">
        <w:instrText xml:space="preserve"> REF _Ref365529298 \r \h </w:instrText>
      </w:r>
      <w:r w:rsidR="00D879DF">
        <w:fldChar w:fldCharType="separate"/>
      </w:r>
      <w:r w:rsidR="00083CEC">
        <w:t>9.1</w:t>
      </w:r>
      <w:r w:rsidR="00D879DF">
        <w:fldChar w:fldCharType="end"/>
      </w:r>
      <w:r w:rsidR="00D879DF">
        <w:t xml:space="preserve"> </w:t>
      </w:r>
      <w:r>
        <w:t>except for [[Get]] and [[GetOwnProperty]] which must be as specified in</w:t>
      </w:r>
      <w:r w:rsidR="00D879DF">
        <w:t xml:space="preserve"> </w:t>
      </w:r>
      <w:r w:rsidR="00D879DF">
        <w:fldChar w:fldCharType="begin"/>
      </w:r>
      <w:r w:rsidR="00D879DF">
        <w:instrText xml:space="preserve"> REF _Ref365529387 \r \h </w:instrText>
      </w:r>
      <w:r w:rsidR="00D879DF">
        <w:fldChar w:fldCharType="separate"/>
      </w:r>
      <w:r w:rsidR="00083CEC">
        <w:t>9.1.16</w:t>
      </w:r>
      <w:r w:rsidR="00D879DF">
        <w:fldChar w:fldCharType="end"/>
      </w:r>
      <w:r>
        <w:t>. All such exotic function objects also have [[Prototype]] and [[Extensible]] internal data.</w:t>
      </w:r>
    </w:p>
    <w:p w14:paraId="34E15203" w14:textId="77777777" w:rsidR="005D37A2" w:rsidRDefault="005D37A2" w:rsidP="005D37A2">
      <w:commentRangeStart w:id="589"/>
      <w:r>
        <w:t>[[Call]] and [[Construct]]</w:t>
      </w:r>
      <w:commentRangeEnd w:id="589"/>
      <w:r>
        <w:rPr>
          <w:rStyle w:val="af6"/>
        </w:rPr>
        <w:commentReference w:id="589"/>
      </w:r>
    </w:p>
    <w:p w14:paraId="43141B20" w14:textId="77777777" w:rsidR="005D37A2" w:rsidRDefault="005D37A2" w:rsidP="005D37A2">
      <w:pPr>
        <w:pStyle w:val="40"/>
      </w:pPr>
      <w:r w:rsidRPr="006D2B83">
        <w:t>Create</w:t>
      </w:r>
      <w:r>
        <w:t>Builtin</w:t>
      </w:r>
      <w:r w:rsidRPr="006D2B83">
        <w:t>Function</w:t>
      </w:r>
      <w:r>
        <w:t xml:space="preserve"> Abstract Operation</w:t>
      </w:r>
    </w:p>
    <w:p w14:paraId="756172E3" w14:textId="77777777" w:rsidR="005D37A2" w:rsidRPr="00E77497" w:rsidRDefault="005D37A2" w:rsidP="005D37A2">
      <w:r>
        <w:t xml:space="preserve">The abstract operation </w:t>
      </w:r>
      <w:r w:rsidRPr="006D2B83">
        <w:t>Create</w:t>
      </w:r>
      <w:r>
        <w:t>Builtin</w:t>
      </w:r>
      <w:r w:rsidRPr="006D2B83">
        <w:t>Function</w:t>
      </w:r>
      <w:r>
        <w:t xml:space="preserve"> takes a single argument, </w:t>
      </w:r>
      <w:r w:rsidRPr="008958B0">
        <w:rPr>
          <w:rFonts w:ascii="Times New Roman" w:hAnsi="Times New Roman"/>
          <w:i/>
          <w:iCs/>
        </w:rPr>
        <w:t>steps</w:t>
      </w:r>
      <w:r>
        <w:t>, that is a list of algorithm steps.</w:t>
      </w:r>
      <w:r>
        <w:rPr>
          <w:rFonts w:ascii="Times New Roman" w:hAnsi="Times New Roman"/>
        </w:rPr>
        <w:t xml:space="preserve"> </w:t>
      </w:r>
      <w:r>
        <w:t>It returns a bult-in function object created by</w:t>
      </w:r>
      <w:r w:rsidRPr="00DC488D">
        <w:rPr>
          <w:rFonts w:cs="Arial"/>
        </w:rPr>
        <w:t xml:space="preserve"> following steps</w:t>
      </w:r>
      <w:r w:rsidRPr="00E77497">
        <w:t>:</w:t>
      </w:r>
    </w:p>
    <w:p w14:paraId="36816D9E" w14:textId="77777777" w:rsidR="005D37A2" w:rsidRPr="00E77497" w:rsidRDefault="005D37A2" w:rsidP="005D37A2">
      <w:pPr>
        <w:numPr>
          <w:ilvl w:val="0"/>
          <w:numId w:val="1481"/>
        </w:numPr>
        <w:spacing w:after="0"/>
        <w:contextualSpacing/>
        <w:rPr>
          <w:rFonts w:ascii="Times New Roman" w:hAnsi="Times New Roman"/>
        </w:rPr>
      </w:pPr>
      <w:commentRangeStart w:id="590"/>
      <w:r>
        <w:rPr>
          <w:rFonts w:ascii="Times New Roman" w:hAnsi="Times New Roman"/>
        </w:rPr>
        <w:t xml:space="preserve">Let </w:t>
      </w:r>
      <w:r>
        <w:rPr>
          <w:rFonts w:ascii="Times New Roman" w:hAnsi="Times New Roman"/>
          <w:i/>
          <w:iCs/>
        </w:rPr>
        <w:t>func</w:t>
      </w:r>
      <w:r>
        <w:rPr>
          <w:rFonts w:ascii="Times New Roman" w:hAnsi="Times New Roman"/>
        </w:rPr>
        <w:t xml:space="preserve"> be a new built-in function object, in the current Realm, that when called performs the action described by </w:t>
      </w:r>
      <w:r>
        <w:rPr>
          <w:rFonts w:ascii="Times New Roman" w:hAnsi="Times New Roman"/>
          <w:i/>
          <w:iCs/>
        </w:rPr>
        <w:t>steps</w:t>
      </w:r>
      <w:r>
        <w:rPr>
          <w:rFonts w:ascii="Times New Roman" w:hAnsi="Times New Roman"/>
        </w:rPr>
        <w:t>.</w:t>
      </w:r>
      <w:commentRangeEnd w:id="590"/>
      <w:r>
        <w:rPr>
          <w:rStyle w:val="af6"/>
        </w:rPr>
        <w:commentReference w:id="590"/>
      </w:r>
    </w:p>
    <w:p w14:paraId="1E5729AE" w14:textId="77777777" w:rsidR="005D37A2" w:rsidRDefault="005D37A2" w:rsidP="005D37A2">
      <w:pPr>
        <w:pStyle w:val="Alg4"/>
        <w:numPr>
          <w:ilvl w:val="0"/>
          <w:numId w:val="1481"/>
        </w:numPr>
        <w:spacing w:after="240"/>
      </w:pPr>
      <w:r>
        <w:t xml:space="preserve">Return </w:t>
      </w:r>
      <w:r>
        <w:rPr>
          <w:i/>
          <w:iCs/>
        </w:rPr>
        <w:t>func</w:t>
      </w:r>
      <w:r>
        <w:t>.</w:t>
      </w:r>
      <w:r w:rsidRPr="008958B0">
        <w:t xml:space="preserve"> </w:t>
      </w:r>
    </w:p>
    <w:p w14:paraId="10E6C58A" w14:textId="77777777" w:rsidR="005D37A2" w:rsidRPr="00E77497" w:rsidRDefault="005D37A2" w:rsidP="005D37A2">
      <w:pPr>
        <w:pStyle w:val="20"/>
      </w:pPr>
      <w:bookmarkStart w:id="591" w:name="_Toc366141825"/>
      <w:r>
        <w:t>Proxy</w:t>
      </w:r>
      <w:r w:rsidRPr="00E77497">
        <w:t xml:space="preserve"> Object Internal Methods</w:t>
      </w:r>
      <w:r>
        <w:t xml:space="preserve"> and Internal Data Properties</w:t>
      </w:r>
      <w:bookmarkEnd w:id="591"/>
    </w:p>
    <w:p w14:paraId="003503FF" w14:textId="77777777" w:rsidR="005D37A2" w:rsidRDefault="005D37A2" w:rsidP="005D37A2">
      <w:r>
        <w:t>A proxy object is an exotic object whose essential internal methods are partially implemented using ECMAScript code.</w:t>
      </w:r>
      <w:r w:rsidRPr="00E77497">
        <w:t xml:space="preserve"> </w:t>
      </w:r>
      <w:r>
        <w:t xml:space="preserve">Every proxy </w:t>
      </w:r>
      <w:r w:rsidRPr="00E77497">
        <w:t xml:space="preserve">objects </w:t>
      </w:r>
      <w:r>
        <w:t>has</w:t>
      </w:r>
      <w:r w:rsidRPr="00E77497">
        <w:t xml:space="preserve"> an internal </w:t>
      </w:r>
      <w:r>
        <w:t xml:space="preserve">data </w:t>
      </w:r>
      <w:r w:rsidRPr="00E77497">
        <w:t>property called [[</w:t>
      </w:r>
      <w:r>
        <w:t>ProxyHandler</w:t>
      </w:r>
      <w:r w:rsidRPr="00E77497">
        <w:t>]]. The value of [[</w:t>
      </w:r>
      <w:r>
        <w:t>ProxyHandler</w:t>
      </w:r>
      <w:r w:rsidRPr="00E77497">
        <w:t xml:space="preserve">]] is </w:t>
      </w:r>
      <w:r>
        <w:t>always an</w:t>
      </w:r>
      <w:r w:rsidRPr="00E77497">
        <w:t xml:space="preserve"> object</w:t>
      </w:r>
      <w:r>
        <w:t xml:space="preserve">, called the proxy’s </w:t>
      </w:r>
      <w:r>
        <w:rPr>
          <w:i/>
          <w:iCs/>
        </w:rPr>
        <w:t>handler object</w:t>
      </w:r>
      <w:r>
        <w:t xml:space="preserve">.  </w:t>
      </w:r>
      <w:r w:rsidRPr="00E77497">
        <w:t xml:space="preserve"> </w:t>
      </w:r>
      <w:r>
        <w:t>Methods of a handler object may be used to augment the implementation for one or more of the proxy object’s internal methods</w:t>
      </w:r>
      <w:r w:rsidRPr="00E77497">
        <w:t xml:space="preserve">.  </w:t>
      </w:r>
      <w:r>
        <w:t xml:space="preserve">Every proxy object also has an internal data property called [[ProxyTarget]] whose value is either an object or the </w:t>
      </w:r>
      <w:r w:rsidRPr="00B84BA3">
        <w:rPr>
          <w:b/>
          <w:bCs/>
        </w:rPr>
        <w:t>null</w:t>
      </w:r>
      <w:r>
        <w:t xml:space="preserve"> value. This object is called the proxy’s </w:t>
      </w:r>
      <w:r>
        <w:rPr>
          <w:i/>
          <w:iCs/>
        </w:rPr>
        <w:t>target object</w:t>
      </w:r>
      <w:r>
        <w:t>.</w:t>
      </w:r>
    </w:p>
    <w:p w14:paraId="0CE6FE58" w14:textId="77777777" w:rsidR="005D37A2" w:rsidRPr="00E77497" w:rsidRDefault="005D37A2" w:rsidP="005D37A2">
      <w:r>
        <w:t>When a handler method is called to provide the implementation of a proxy object internal method, the handler method is passed the proxy’s target object as a parameter. A proxy’s handler object does not necessarily have a method corresponding to every essential internal method. Invoking an internal method on the proxy results in the invocation of the corresponding internal method on the proxy’s target object if the handler object does not have a method corresponding to the internal trap.</w:t>
      </w:r>
    </w:p>
    <w:p w14:paraId="14B82BFF" w14:textId="77777777" w:rsidR="005D37A2" w:rsidRPr="006F124D" w:rsidRDefault="005D37A2" w:rsidP="005D37A2">
      <w:r>
        <w:t xml:space="preserve">The [[ProxyHandler]] and [[ProxyTarget]] internal data properties of a proxy object are always initialised when the object is created and typically may not be modified. Some proxy objects are created in a manner that permits them to be subsequently </w:t>
      </w:r>
      <w:r>
        <w:rPr>
          <w:i/>
          <w:iCs/>
        </w:rPr>
        <w:t>revoked</w:t>
      </w:r>
      <w:r>
        <w:t xml:space="preserve">. When a proxy is revoked, its [[ProxyHander]] internal data property is set to a special revoked proxy handler object and its [[ProxyTarget]] internal data property is set to </w:t>
      </w:r>
      <w:r w:rsidRPr="006F124D">
        <w:rPr>
          <w:b/>
          <w:bCs/>
        </w:rPr>
        <w:t>null</w:t>
      </w:r>
      <w:r>
        <w:t>.</w:t>
      </w:r>
    </w:p>
    <w:p w14:paraId="787C9610" w14:textId="77777777" w:rsidR="005D37A2" w:rsidRPr="00E77497" w:rsidRDefault="005D37A2" w:rsidP="005D37A2">
      <w:r>
        <w:t xml:space="preserve">Because proxy permit arbitrary ECMAScript code to be used to in the implementation of internal methods, it is possible to define a proxy object whose handler methods violates the invariants defined in </w:t>
      </w:r>
      <w:r w:rsidR="00D45A1D">
        <w:fldChar w:fldCharType="begin"/>
      </w:r>
      <w:r w:rsidR="00D45A1D">
        <w:instrText xml:space="preserve"> REF _Ref365532942 \r \h </w:instrText>
      </w:r>
      <w:r w:rsidR="00D45A1D">
        <w:fldChar w:fldCharType="separate"/>
      </w:r>
      <w:r w:rsidR="00083CEC">
        <w:t>6.1.6.3</w:t>
      </w:r>
      <w:r w:rsidR="00D45A1D">
        <w:fldChar w:fldCharType="end"/>
      </w:r>
      <w:r>
        <w:t xml:space="preserve">. Some of the internal method invariants defined in </w:t>
      </w:r>
      <w:r w:rsidR="00D45A1D">
        <w:fldChar w:fldCharType="begin"/>
      </w:r>
      <w:r w:rsidR="00D45A1D">
        <w:instrText xml:space="preserve"> REF _Ref365532942 \r \h </w:instrText>
      </w:r>
      <w:r w:rsidR="00D45A1D">
        <w:fldChar w:fldCharType="separate"/>
      </w:r>
      <w:r w:rsidR="00083CEC">
        <w:t>6.1.6.3</w:t>
      </w:r>
      <w:r w:rsidR="00D45A1D">
        <w:fldChar w:fldCharType="end"/>
      </w:r>
      <w:r w:rsidR="00D45A1D">
        <w:t xml:space="preserve"> </w:t>
      </w:r>
      <w:r>
        <w:t>are essential integrity invariants. These invariants are explicitly enforced by the proxy internal methods specified in this section.</w:t>
      </w:r>
      <w:r w:rsidRPr="00B84BA3">
        <w:t xml:space="preserve"> </w:t>
      </w:r>
      <w:r>
        <w:t>An ECMAScript implementation must be robust in the presence of all possible invariant violations.</w:t>
      </w:r>
    </w:p>
    <w:p w14:paraId="5E95DCDC" w14:textId="77777777" w:rsidR="005D37A2" w:rsidRPr="00E77497" w:rsidRDefault="005D37A2" w:rsidP="005D37A2">
      <w:r w:rsidRPr="00E77497">
        <w:t xml:space="preserve">In the following algorithm descriptions, assume </w:t>
      </w:r>
      <w:r w:rsidRPr="00E77497">
        <w:rPr>
          <w:rFonts w:ascii="Times New Roman" w:hAnsi="Times New Roman"/>
          <w:i/>
        </w:rPr>
        <w:t>O</w:t>
      </w:r>
      <w:r>
        <w:t xml:space="preserve"> is an</w:t>
      </w:r>
      <w:r w:rsidRPr="00E77497">
        <w:t xml:space="preserve"> ECMAScript </w:t>
      </w:r>
      <w:r>
        <w:t xml:space="preserve">proxy </w:t>
      </w:r>
      <w:r w:rsidRPr="00E77497">
        <w:t xml:space="preserve">object, </w:t>
      </w:r>
      <w:r w:rsidRPr="00E77497">
        <w:rPr>
          <w:rFonts w:ascii="Times New Roman" w:hAnsi="Times New Roman"/>
          <w:i/>
        </w:rPr>
        <w:t>P</w:t>
      </w:r>
      <w:r w:rsidRPr="00E77497">
        <w:t xml:space="preserve"> is a </w:t>
      </w:r>
      <w:r>
        <w:t>property key value</w:t>
      </w:r>
      <w:r w:rsidRPr="00E77497">
        <w:t xml:space="preserve">, </w:t>
      </w:r>
      <w:r w:rsidRPr="00A33491">
        <w:rPr>
          <w:rFonts w:ascii="Times New Roman" w:hAnsi="Times New Roman"/>
          <w:i/>
          <w:iCs/>
        </w:rPr>
        <w:t>V</w:t>
      </w:r>
      <w:r>
        <w:t xml:space="preserve"> is any ECMAScript language value, </w:t>
      </w:r>
      <w:r w:rsidRPr="00A33491">
        <w:rPr>
          <w:rFonts w:ascii="Times New Roman" w:hAnsi="Times New Roman"/>
        </w:rPr>
        <w:t>Desc</w:t>
      </w:r>
      <w:r w:rsidRPr="00E77497">
        <w:t xml:space="preserve"> is a Property Description record, and </w:t>
      </w:r>
      <w:r>
        <w:rPr>
          <w:rFonts w:ascii="Times New Roman" w:hAnsi="Times New Roman"/>
          <w:i/>
        </w:rPr>
        <w:t>B</w:t>
      </w:r>
      <w:r w:rsidRPr="00E77497">
        <w:t xml:space="preserve"> is a Boolean flag.</w:t>
      </w:r>
    </w:p>
    <w:p w14:paraId="3646BB84" w14:textId="77777777" w:rsidR="005D37A2" w:rsidRPr="00A33491" w:rsidRDefault="005D37A2" w:rsidP="005D37A2">
      <w:pPr>
        <w:pStyle w:val="30"/>
      </w:pPr>
      <w:bookmarkStart w:id="592" w:name="_Toc366141826"/>
      <w:r w:rsidRPr="00A33491">
        <w:t>[[GetInheritance]] ( )</w:t>
      </w:r>
      <w:bookmarkEnd w:id="592"/>
    </w:p>
    <w:p w14:paraId="52947764" w14:textId="77777777" w:rsidR="005D37A2" w:rsidRPr="00A33491" w:rsidRDefault="005D37A2" w:rsidP="005D37A2">
      <w:r w:rsidRPr="00A33491">
        <w:t>When the [[GetInheritance]] internal method of</w:t>
      </w:r>
      <w:r>
        <w:t xml:space="preserve"> an exotic Proxy object</w:t>
      </w:r>
      <w:r w:rsidRPr="00A33491">
        <w:t xml:space="preserve"> </w:t>
      </w:r>
      <w:r w:rsidRPr="00A33491">
        <w:rPr>
          <w:rFonts w:ascii="Times New Roman" w:hAnsi="Times New Roman"/>
          <w:i/>
        </w:rPr>
        <w:t>O</w:t>
      </w:r>
      <w:r w:rsidRPr="00A33491">
        <w:t xml:space="preserve"> is called the following steps are taken:</w:t>
      </w:r>
    </w:p>
    <w:p w14:paraId="24B51943"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5296E253"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017572D5"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getPrototypeOf</w:t>
      </w:r>
      <w:r w:rsidRPr="00E77497">
        <w:t>"</w:t>
      </w:r>
      <w:r>
        <w:t>).</w:t>
      </w:r>
    </w:p>
    <w:p w14:paraId="11C2FF58"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00CA7BA9"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72F6B335" w14:textId="77777777" w:rsidR="005D37A2" w:rsidRDefault="005D37A2" w:rsidP="005D37A2">
      <w:pPr>
        <w:numPr>
          <w:ilvl w:val="1"/>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[[GetInheritance]]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7D45F246"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7F6C5858"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p>
    <w:p w14:paraId="7A861DFA"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[[GetInheritance]]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06390353"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14:paraId="5441323C"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14:paraId="643112A5" w14:textId="77777777" w:rsidR="005D37A2" w:rsidRPr="00A33491" w:rsidRDefault="005D37A2" w:rsidP="005D37A2">
      <w:pPr>
        <w:numPr>
          <w:ilvl w:val="0"/>
          <w:numId w:val="1192"/>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handlerProto</w:t>
      </w:r>
      <w:r w:rsidRPr="00A33491">
        <w:rPr>
          <w:rFonts w:ascii="Times New Roman" w:eastAsia="Times New Roman" w:hAnsi="Times New Roman"/>
          <w:spacing w:val="6"/>
          <w:lang w:eastAsia="en-US"/>
        </w:rPr>
        <w:t>.</w:t>
      </w:r>
    </w:p>
    <w:p w14:paraId="49A51E88" w14:textId="77777777" w:rsidR="005D37A2" w:rsidRDefault="005D37A2" w:rsidP="005D37A2">
      <w:pPr>
        <w:pStyle w:val="Note"/>
        <w:contextualSpacing/>
      </w:pPr>
      <w:r>
        <w:t>NOTE</w:t>
      </w:r>
      <w:r>
        <w:tab/>
        <w:t>[[GetInheritance]] for proxy objects enforces the following invariant:</w:t>
      </w:r>
    </w:p>
    <w:p w14:paraId="5E911209" w14:textId="77777777" w:rsidR="005D37A2" w:rsidRDefault="005D37A2" w:rsidP="005D37A2">
      <w:pPr>
        <w:pStyle w:val="Note"/>
        <w:numPr>
          <w:ilvl w:val="0"/>
          <w:numId w:val="1204"/>
        </w:numPr>
        <w:tabs>
          <w:tab w:val="clear" w:pos="960"/>
          <w:tab w:val="left" w:pos="720"/>
          <w:tab w:val="left" w:pos="1170"/>
        </w:tabs>
        <w:ind w:left="720" w:hanging="317"/>
      </w:pPr>
      <w:r>
        <w:t xml:space="preserve"> [[GetInheritance]] applied to the proxy object must return the same value as [[GetInheritance] applied to the proxy object’s target object.</w:t>
      </w:r>
    </w:p>
    <w:p w14:paraId="7E6DB9CF" w14:textId="77777777" w:rsidR="005D37A2" w:rsidRPr="00A33491" w:rsidRDefault="005D37A2" w:rsidP="005D37A2">
      <w:pPr>
        <w:pStyle w:val="30"/>
      </w:pPr>
      <w:r w:rsidDel="00621C54">
        <w:t xml:space="preserve"> </w:t>
      </w:r>
      <w:bookmarkStart w:id="593" w:name="_Toc366141827"/>
      <w:r w:rsidRPr="00A33491">
        <w:t>[[SetInheritance]] (V)</w:t>
      </w:r>
      <w:bookmarkEnd w:id="593"/>
    </w:p>
    <w:p w14:paraId="527E3289" w14:textId="77777777" w:rsidR="005D37A2" w:rsidRPr="00A33491" w:rsidRDefault="005D37A2" w:rsidP="005D37A2">
      <w:r w:rsidRPr="00A33491">
        <w:t xml:space="preserve">When the [[SetInheritance]] internal method of </w:t>
      </w:r>
      <w:r>
        <w:t>an exotic Proxy object</w:t>
      </w:r>
      <w:r w:rsidRPr="00A33491">
        <w:t xml:space="preserve"> </w:t>
      </w:r>
      <w:r w:rsidRPr="00A33491">
        <w:rPr>
          <w:rFonts w:ascii="Times New Roman" w:hAnsi="Times New Roman"/>
          <w:i/>
        </w:rPr>
        <w:t>O</w:t>
      </w:r>
      <w:r w:rsidRPr="00A33491">
        <w:t xml:space="preserve"> is called with argument </w:t>
      </w:r>
      <w:r w:rsidRPr="00A33491">
        <w:rPr>
          <w:i/>
          <w:iCs/>
        </w:rPr>
        <w:t>V</w:t>
      </w:r>
      <w:r w:rsidRPr="00A33491">
        <w:t xml:space="preserve"> the following steps are taken:</w:t>
      </w:r>
    </w:p>
    <w:p w14:paraId="4E6580D1" w14:textId="77777777" w:rsidR="005D37A2" w:rsidRPr="00A33491" w:rsidDel="004372C5" w:rsidRDefault="005D37A2" w:rsidP="005D37A2">
      <w:pPr>
        <w:numPr>
          <w:ilvl w:val="0"/>
          <w:numId w:val="1193"/>
        </w:numPr>
        <w:spacing w:before="240"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Assert: Either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Object or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Null</w:t>
      </w:r>
      <w:r w:rsidRPr="00A33491" w:rsidDel="004372C5">
        <w:rPr>
          <w:rFonts w:ascii="Times New Roman" w:eastAsia="Times New Roman" w:hAnsi="Times New Roman"/>
          <w:spacing w:val="6"/>
          <w:lang w:eastAsia="en-US"/>
        </w:rPr>
        <w:t>.</w:t>
      </w:r>
    </w:p>
    <w:p w14:paraId="270BC3F8"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0969C61B"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39E1B873"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setPrototypeOf</w:t>
      </w:r>
      <w:r w:rsidRPr="00E77497">
        <w:t>"</w:t>
      </w:r>
      <w:r>
        <w:t>).</w:t>
      </w:r>
    </w:p>
    <w:p w14:paraId="236DE7ED"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4A6721E6"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718C543C" w14:textId="77777777" w:rsidR="005D37A2" w:rsidRDefault="005D37A2" w:rsidP="005D37A2">
      <w:pPr>
        <w:numPr>
          <w:ilvl w:val="1"/>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[[SetInheritance]]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14:paraId="2F888047"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 </w:t>
      </w:r>
      <w:r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14:paraId="22ADEEA6"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05A91B64" w14:textId="77777777" w:rsidR="005D37A2" w:rsidRPr="00A33491" w:rsidRDefault="005D37A2" w:rsidP="005D37A2">
      <w:pPr>
        <w:numPr>
          <w:ilvl w:val="0"/>
          <w:numId w:val="119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438C90F0"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02A11737"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79044C27"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34EA76B2"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[[GetInheritance]]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21D86541"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14:paraId="05B1393F"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6D19B4">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is </w:t>
      </w:r>
      <w:r w:rsidRPr="004240DD">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sidRPr="004240DD">
        <w:rPr>
          <w:rFonts w:ascii="Times New Roman" w:eastAsia="Times New Roman" w:hAnsi="Times New Roman"/>
          <w:spacing w:val="6"/>
          <w:lang w:eastAsia="en-US"/>
        </w:rPr>
        <w:t>SameValue</w:t>
      </w:r>
      <w:r>
        <w:rPr>
          <w:rFonts w:ascii="Times New Roman" w:eastAsia="Times New Roman" w:hAnsi="Times New Roman"/>
          <w:spacing w:val="6"/>
          <w:lang w:eastAsia="en-US"/>
        </w:rPr>
        <w:t>(</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14:paraId="7AEDD610" w14:textId="77777777" w:rsidR="005D37A2" w:rsidRPr="00A33491" w:rsidRDefault="005D37A2" w:rsidP="005D37A2">
      <w:pPr>
        <w:numPr>
          <w:ilvl w:val="0"/>
          <w:numId w:val="119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692900">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14:paraId="113A1C27" w14:textId="77777777" w:rsidR="005D37A2" w:rsidRDefault="005D37A2" w:rsidP="005D37A2">
      <w:pPr>
        <w:pStyle w:val="Note"/>
        <w:contextualSpacing/>
      </w:pPr>
      <w:r>
        <w:t>NOTE</w:t>
      </w:r>
      <w:r>
        <w:tab/>
        <w:t>[[SetInheritance]] for proxy objects enforces the following invariant:</w:t>
      </w:r>
    </w:p>
    <w:p w14:paraId="7D56ACDA" w14:textId="77777777" w:rsidR="005D37A2" w:rsidRDefault="005D37A2" w:rsidP="005D37A2">
      <w:pPr>
        <w:pStyle w:val="Note"/>
        <w:numPr>
          <w:ilvl w:val="0"/>
          <w:numId w:val="1204"/>
        </w:numPr>
        <w:tabs>
          <w:tab w:val="clear" w:pos="960"/>
          <w:tab w:val="left" w:pos="720"/>
          <w:tab w:val="left" w:pos="1170"/>
        </w:tabs>
        <w:ind w:left="720" w:hanging="317"/>
      </w:pPr>
      <w:r>
        <w:t>If the target object is not extensible, the argument value must be the same as the result of [[GetInheritance]] applied to target object.</w:t>
      </w:r>
    </w:p>
    <w:p w14:paraId="0132193E" w14:textId="77777777" w:rsidR="005D37A2" w:rsidRPr="00A33491" w:rsidRDefault="005D37A2" w:rsidP="005D37A2">
      <w:pPr>
        <w:pStyle w:val="30"/>
      </w:pPr>
      <w:bookmarkStart w:id="594" w:name="_Toc366141828"/>
      <w:r w:rsidRPr="00A33491">
        <w:t>[[IsExtensible]] (</w:t>
      </w:r>
      <w:r>
        <w:t xml:space="preserve"> </w:t>
      </w:r>
      <w:r w:rsidRPr="00A33491">
        <w:t>)</w:t>
      </w:r>
      <w:bookmarkEnd w:id="594"/>
    </w:p>
    <w:p w14:paraId="79FEFE51" w14:textId="77777777" w:rsidR="005D37A2" w:rsidRPr="00A33491" w:rsidRDefault="005D37A2" w:rsidP="005D37A2">
      <w:r w:rsidRPr="00A33491">
        <w:t>When the [[</w:t>
      </w:r>
      <w:r>
        <w:t>Is</w:t>
      </w:r>
      <w:r w:rsidRPr="00A33491">
        <w:t>Extensible]] internal method of</w:t>
      </w:r>
      <w:r w:rsidRPr="00E91734">
        <w:t xml:space="preserve"> </w:t>
      </w:r>
      <w:r>
        <w:t>an exotic Proxy object</w:t>
      </w:r>
      <w:r w:rsidRPr="00A33491">
        <w:t xml:space="preserve"> </w:t>
      </w:r>
      <w:r w:rsidRPr="00A33491">
        <w:rPr>
          <w:rFonts w:ascii="Times New Roman" w:hAnsi="Times New Roman"/>
          <w:i/>
        </w:rPr>
        <w:t>O</w:t>
      </w:r>
      <w:r w:rsidRPr="00A33491">
        <w:t xml:space="preserve"> is called  the following steps are taken:</w:t>
      </w:r>
    </w:p>
    <w:p w14:paraId="466F5C5E"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39375997"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1B74CEB9"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isExtensible</w:t>
      </w:r>
      <w:r w:rsidRPr="00E77497">
        <w:t>"</w:t>
      </w:r>
      <w:r>
        <w:t>).</w:t>
      </w:r>
    </w:p>
    <w:p w14:paraId="6B2B5304"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781CA90D"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7E8E4770" w14:textId="77777777" w:rsidR="005D37A2" w:rsidRDefault="005D37A2" w:rsidP="005D37A2">
      <w:pPr>
        <w:numPr>
          <w:ilvl w:val="1"/>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33578D4C"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40D46EF5"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30B17862"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2364171A"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51D70F92"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w:t>
      </w:r>
    </w:p>
    <w:p w14:paraId="427D26AF"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14:paraId="5641EED3" w14:textId="77777777" w:rsidR="005D37A2" w:rsidRPr="00A33491" w:rsidRDefault="005D37A2" w:rsidP="005D37A2">
      <w:pPr>
        <w:numPr>
          <w:ilvl w:val="0"/>
          <w:numId w:val="120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booleanTrapResult</w:t>
      </w:r>
      <w:r w:rsidRPr="00A33491">
        <w:rPr>
          <w:rFonts w:ascii="Times New Roman" w:eastAsia="Times New Roman" w:hAnsi="Times New Roman"/>
          <w:spacing w:val="6"/>
          <w:lang w:eastAsia="en-US"/>
        </w:rPr>
        <w:t>.</w:t>
      </w:r>
    </w:p>
    <w:p w14:paraId="3A73FA08" w14:textId="77777777" w:rsidR="005D37A2" w:rsidRDefault="005D37A2" w:rsidP="005D37A2">
      <w:pPr>
        <w:pStyle w:val="Note"/>
        <w:contextualSpacing/>
      </w:pPr>
      <w:r>
        <w:t>NOTE</w:t>
      </w:r>
      <w:r>
        <w:tab/>
        <w:t>[[IsExtensible]] for proxy objects enforces the following invariant:</w:t>
      </w:r>
    </w:p>
    <w:p w14:paraId="0E4BD588" w14:textId="77777777" w:rsidR="005D37A2" w:rsidRDefault="005D37A2" w:rsidP="005D37A2">
      <w:pPr>
        <w:pStyle w:val="Note"/>
        <w:numPr>
          <w:ilvl w:val="0"/>
          <w:numId w:val="1204"/>
        </w:numPr>
        <w:tabs>
          <w:tab w:val="clear" w:pos="960"/>
          <w:tab w:val="left" w:pos="720"/>
          <w:tab w:val="left" w:pos="1170"/>
        </w:tabs>
        <w:ind w:left="720" w:hanging="317"/>
      </w:pPr>
      <w:r>
        <w:t xml:space="preserve"> [[IsExtensible]] applied to the proxy object must return the same value as [[IsExtensible]] applied to the proxy object’s target object with the same argument.</w:t>
      </w:r>
    </w:p>
    <w:p w14:paraId="0E4B86F8" w14:textId="77777777" w:rsidR="005D37A2" w:rsidRPr="00A33491" w:rsidRDefault="005D37A2" w:rsidP="005D37A2">
      <w:pPr>
        <w:pStyle w:val="30"/>
      </w:pPr>
      <w:bookmarkStart w:id="595" w:name="_Toc366141829"/>
      <w:r w:rsidRPr="00A33491">
        <w:t>[[</w:t>
      </w:r>
      <w:r>
        <w:t>PreventExtensions</w:t>
      </w:r>
      <w:r w:rsidRPr="00A33491">
        <w:t>]] (</w:t>
      </w:r>
      <w:r>
        <w:t xml:space="preserve">  </w:t>
      </w:r>
      <w:r w:rsidRPr="00A33491">
        <w:t>)</w:t>
      </w:r>
      <w:bookmarkEnd w:id="595"/>
    </w:p>
    <w:p w14:paraId="0285934B" w14:textId="77777777" w:rsidR="005D37A2" w:rsidRPr="00A33491" w:rsidRDefault="005D37A2" w:rsidP="005D37A2">
      <w:r w:rsidRPr="00A33491">
        <w:t>When the [[</w:t>
      </w:r>
      <w:r>
        <w:t>PreventExtensions</w:t>
      </w:r>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w:t>
      </w:r>
      <w:r>
        <w:t xml:space="preserve"> called</w:t>
      </w:r>
      <w:r w:rsidRPr="00A33491">
        <w:t xml:space="preserve"> the following steps are taken:</w:t>
      </w:r>
    </w:p>
    <w:p w14:paraId="59704464"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42FC873F"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6CDD6156"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preventExtensions</w:t>
      </w:r>
      <w:r w:rsidRPr="00E77497">
        <w:t>"</w:t>
      </w:r>
      <w:r>
        <w:t>).</w:t>
      </w:r>
    </w:p>
    <w:p w14:paraId="03EC1E33"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144F4B0B"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40FEA788" w14:textId="77777777" w:rsidR="005D37A2" w:rsidRDefault="005D37A2" w:rsidP="005D37A2">
      <w:pPr>
        <w:numPr>
          <w:ilvl w:val="1"/>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[[PreventExtensions]]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046DF1A3"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w:t>
      </w:r>
      <w:r w:rsidRPr="00F915C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08DBBCE8"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p>
    <w:p w14:paraId="70EAB6B8"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777091A6"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w:t>
      </w:r>
    </w:p>
    <w:p w14:paraId="34908138"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booleanTrapResult</w:t>
      </w:r>
      <w:r w:rsidRPr="00DD55F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targetIsExtensible</w:t>
      </w:r>
      <w:r w:rsidRPr="00621C5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14:paraId="26BA1B2F" w14:textId="77777777" w:rsidR="005D37A2" w:rsidRPr="00A33491" w:rsidRDefault="005D37A2" w:rsidP="005D37A2">
      <w:pPr>
        <w:numPr>
          <w:ilvl w:val="0"/>
          <w:numId w:val="119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targetIsExtensible</w:t>
      </w:r>
      <w:r w:rsidDel="00C909D5">
        <w:rPr>
          <w:rFonts w:ascii="Times New Roman" w:eastAsia="Times New Roman" w:hAnsi="Times New Roman"/>
          <w:i/>
          <w:iCs/>
          <w:spacing w:val="6"/>
          <w:lang w:eastAsia="en-US"/>
        </w:rPr>
        <w:t xml:space="preserve"> </w:t>
      </w:r>
      <w:r w:rsidRPr="00A33491">
        <w:rPr>
          <w:rFonts w:ascii="Times New Roman" w:eastAsia="Times New Roman" w:hAnsi="Times New Roman"/>
          <w:spacing w:val="6"/>
          <w:lang w:eastAsia="en-US"/>
        </w:rPr>
        <w:t>.</w:t>
      </w:r>
    </w:p>
    <w:p w14:paraId="4CB1ABBF" w14:textId="77777777" w:rsidR="005D37A2" w:rsidRDefault="005D37A2" w:rsidP="005D37A2">
      <w:pPr>
        <w:pStyle w:val="Note"/>
        <w:contextualSpacing/>
      </w:pPr>
      <w:r>
        <w:t>NOTE</w:t>
      </w:r>
      <w:r>
        <w:tab/>
        <w:t>[[PreventExtensions]] for proxy objects enforces the following invariant:</w:t>
      </w:r>
    </w:p>
    <w:p w14:paraId="571697C6" w14:textId="77777777" w:rsidR="005D37A2" w:rsidRDefault="005D37A2" w:rsidP="005D37A2">
      <w:pPr>
        <w:pStyle w:val="Note"/>
        <w:numPr>
          <w:ilvl w:val="0"/>
          <w:numId w:val="1204"/>
        </w:numPr>
        <w:tabs>
          <w:tab w:val="clear" w:pos="960"/>
          <w:tab w:val="left" w:pos="720"/>
          <w:tab w:val="left" w:pos="1170"/>
        </w:tabs>
      </w:pPr>
      <w:r>
        <w:t xml:space="preserve">[[PreventExtensions]] applied to the proxy object only returns </w:t>
      </w:r>
      <w:r w:rsidRPr="00F92BFE">
        <w:rPr>
          <w:rFonts w:ascii="Times New Roman" w:hAnsi="Times New Roman"/>
          <w:b/>
          <w:bCs/>
        </w:rPr>
        <w:t>true</w:t>
      </w:r>
      <w:r>
        <w:t xml:space="preserve"> if [[IsExtensible]] applied to the proxy object’s target object is </w:t>
      </w:r>
      <w:r w:rsidRPr="00F92BFE">
        <w:rPr>
          <w:rFonts w:ascii="Times New Roman" w:hAnsi="Times New Roman"/>
          <w:b/>
          <w:bCs/>
        </w:rPr>
        <w:t>false</w:t>
      </w:r>
      <w:r>
        <w:t>.</w:t>
      </w:r>
    </w:p>
    <w:p w14:paraId="18C97B85" w14:textId="77777777" w:rsidR="005D37A2" w:rsidRPr="00A33491" w:rsidRDefault="005D37A2" w:rsidP="005D37A2">
      <w:pPr>
        <w:pStyle w:val="30"/>
      </w:pPr>
      <w:bookmarkStart w:id="596" w:name="_Toc366141830"/>
      <w:r w:rsidRPr="00A33491">
        <w:t>[[HasOwnProperty]] (P)</w:t>
      </w:r>
      <w:bookmarkEnd w:id="596"/>
    </w:p>
    <w:p w14:paraId="04946913" w14:textId="77777777" w:rsidR="005D37A2" w:rsidRPr="00A33491" w:rsidRDefault="005D37A2" w:rsidP="005D37A2">
      <w:r w:rsidRPr="00A33491">
        <w:t xml:space="preserve">When the [[HasOwnProperty]]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14:paraId="4C8FA384" w14:textId="77777777" w:rsidR="005D37A2" w:rsidRPr="00A33491" w:rsidDel="004372C5" w:rsidRDefault="005D37A2" w:rsidP="005D37A2">
      <w:pPr>
        <w:numPr>
          <w:ilvl w:val="0"/>
          <w:numId w:val="1196"/>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3D80DFD6" w14:textId="77777777"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1417E944" w14:textId="77777777"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745C84FB" w14:textId="77777777"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hasOwn</w:t>
      </w:r>
      <w:r w:rsidRPr="00E77497">
        <w:t>"</w:t>
      </w:r>
      <w:r>
        <w:t>).</w:t>
      </w:r>
    </w:p>
    <w:p w14:paraId="1C6682A1" w14:textId="77777777"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23AE0E44" w14:textId="77777777"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67660DE2" w14:textId="77777777"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[[HasOwnProperty]]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512F865F" w14:textId="77777777"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2742BA3D" w14:textId="77777777"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45EF73D3" w14:textId="77777777"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0E3B524D" w14:textId="77777777"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p>
    <w:p w14:paraId="14D115FD" w14:textId="77777777"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34453F5C" w14:textId="77777777"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14:paraId="5F9C8BF4" w14:textId="77777777"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13B20030" w14:textId="77777777" w:rsidR="005D37A2" w:rsidRDefault="005D37A2" w:rsidP="005D37A2">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2EBDDE2C" w14:textId="77777777" w:rsidR="005D37A2" w:rsidRDefault="005D37A2" w:rsidP="005D37A2">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45010252" w14:textId="77777777" w:rsidR="005D37A2" w:rsidRDefault="005D37A2" w:rsidP="005D37A2">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52C2D071" w14:textId="77777777" w:rsidR="005D37A2" w:rsidRDefault="005D37A2" w:rsidP="005D37A2">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16C351ED" w14:textId="77777777" w:rsidR="005D37A2" w:rsidRPr="00A33491" w:rsidDel="004372C5"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Else</w:t>
      </w:r>
      <w:r w:rsidRPr="00A33491">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sidRPr="00E85F29">
        <w:rPr>
          <w:rFonts w:ascii="Times New Roman" w:eastAsia="Times New Roman" w:hAnsi="Times New Roman"/>
          <w:spacing w:val="6"/>
          <w:lang w:eastAsia="en-US"/>
        </w:rPr>
        <w:t>,</w:t>
      </w:r>
    </w:p>
    <w:p w14:paraId="5E2AA087" w14:textId="77777777"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245D340F" w14:textId="77777777"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26A2F533" w14:textId="77777777"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w:t>
      </w:r>
    </w:p>
    <w:p w14:paraId="54A55F85" w14:textId="77777777"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674E61C8" w14:textId="77777777"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14:paraId="450A2826" w14:textId="77777777"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r w:rsidRPr="007F0AAC">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31B30243" w14:textId="77777777" w:rsidR="005D37A2" w:rsidRPr="00A33491" w:rsidRDefault="005D37A2" w:rsidP="005D37A2">
      <w:pPr>
        <w:numPr>
          <w:ilvl w:val="0"/>
          <w:numId w:val="1196"/>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p>
    <w:p w14:paraId="3B6A909E" w14:textId="77777777" w:rsidR="005D37A2" w:rsidRDefault="005D37A2" w:rsidP="005D37A2">
      <w:pPr>
        <w:pStyle w:val="Note"/>
        <w:contextualSpacing/>
      </w:pPr>
      <w:r>
        <w:t>NOTE</w:t>
      </w:r>
      <w:r>
        <w:tab/>
        <w:t>[[HasOwnProperty]] for proxy objects enforces the following invariants:</w:t>
      </w:r>
    </w:p>
    <w:p w14:paraId="023AD3CB"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14:paraId="25DBD6C8"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object is not extensible.</w:t>
      </w:r>
    </w:p>
    <w:p w14:paraId="7DCB8DCC" w14:textId="77777777"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r w:rsidRPr="007E41D3">
        <w:t xml:space="preserve"> own property </w:t>
      </w:r>
      <w:r>
        <w:t>of the target object</w:t>
      </w:r>
      <w:r w:rsidRPr="007E41D3">
        <w:t xml:space="preserve"> </w:t>
      </w:r>
      <w:r>
        <w:t>and the target object is not extensible.</w:t>
      </w:r>
    </w:p>
    <w:p w14:paraId="050BC579" w14:textId="77777777" w:rsidR="005D37A2" w:rsidRPr="00A33491" w:rsidRDefault="005D37A2" w:rsidP="005D37A2">
      <w:pPr>
        <w:pStyle w:val="30"/>
      </w:pPr>
      <w:bookmarkStart w:id="597" w:name="_Toc366141831"/>
      <w:r w:rsidRPr="00A33491">
        <w:t>[[GetOwnProperty]] (P)</w:t>
      </w:r>
      <w:bookmarkEnd w:id="597"/>
    </w:p>
    <w:p w14:paraId="2FA357E6" w14:textId="77777777" w:rsidR="005D37A2" w:rsidRPr="00A33491" w:rsidRDefault="005D37A2" w:rsidP="005D37A2">
      <w:r w:rsidRPr="00A33491">
        <w:t xml:space="preserve">When the [[GetOwnProperty]]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r>
        <w:t xml:space="preserve"> </w:t>
      </w:r>
    </w:p>
    <w:p w14:paraId="286FDB16" w14:textId="77777777" w:rsidR="005D37A2" w:rsidRPr="00A33491" w:rsidDel="004372C5" w:rsidRDefault="005D37A2" w:rsidP="005D37A2">
      <w:pPr>
        <w:numPr>
          <w:ilvl w:val="0"/>
          <w:numId w:val="1197"/>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6634AE3C"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0E0D2C6F"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2A6E62BC"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getOwnPropertyDescriptor</w:t>
      </w:r>
      <w:r w:rsidRPr="00E77497">
        <w:t>"</w:t>
      </w:r>
      <w:r>
        <w:t>).</w:t>
      </w:r>
    </w:p>
    <w:p w14:paraId="67CE99EA"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7BF39B1E"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4B92CA6E"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596CB39A"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3A330C63"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14:paraId="536F0BF4"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is neither Object or U</w:t>
      </w:r>
      <w:r w:rsidRPr="003E1861">
        <w:rPr>
          <w:rFonts w:ascii="Times New Roman" w:eastAsia="Times New Roman" w:hAnsi="Times New Roman"/>
          <w:spacing w:val="6"/>
          <w:lang w:eastAsia="en-US"/>
        </w:rPr>
        <w:t>ndefined</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662A6F3F"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04FABB67"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14:paraId="21F40708"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29BE829E"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14:paraId="0CA5B088"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4B720FAC"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71D01126"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562ECC93"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5C6B0149"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14:paraId="101D3E37"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4CE87EA6"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0E4F88C4"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1C3E6E3E"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 be ToPropertyDescriptor(</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14:paraId="22180C5A"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p>
    <w:p w14:paraId="0F9EABA5"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sidRPr="005245E4">
        <w:rPr>
          <w:rFonts w:ascii="Times New Roman" w:eastAsia="Times New Roman" w:hAnsi="Times New Roman"/>
          <w:spacing w:val="6"/>
          <w:lang w:eastAsia="en-US"/>
        </w:rPr>
        <w:t>Call</w:t>
      </w:r>
      <w:r>
        <w:rPr>
          <w:rFonts w:ascii="Times New Roman" w:eastAsia="Times New Roman" w:hAnsi="Times New Roman"/>
          <w:spacing w:val="6"/>
          <w:lang w:eastAsia="en-US"/>
        </w:rPr>
        <w:t xml:space="preserve"> CompletePropertyDescriptor(</w:t>
      </w:r>
      <w:r>
        <w:rPr>
          <w:rFonts w:ascii="Times New Roman" w:eastAsia="Times New Roman" w:hAnsi="Times New Roman"/>
          <w:i/>
          <w:iCs/>
          <w:spacing w:val="6"/>
          <w:lang w:eastAsia="en-US"/>
        </w:rPr>
        <w:t xml:space="preserve">resultDesc, </w:t>
      </w:r>
      <w:commentRangeStart w:id="598"/>
      <w:r>
        <w:rPr>
          <w:rFonts w:ascii="Times New Roman" w:eastAsia="Times New Roman" w:hAnsi="Times New Roman"/>
          <w:i/>
          <w:iCs/>
          <w:spacing w:val="6"/>
          <w:lang w:eastAsia="en-US"/>
        </w:rPr>
        <w:t>targetDesc</w:t>
      </w:r>
      <w:commentRangeEnd w:id="598"/>
      <w:r>
        <w:rPr>
          <w:rStyle w:val="af6"/>
        </w:rPr>
        <w:commentReference w:id="598"/>
      </w:r>
      <w:r>
        <w:rPr>
          <w:rFonts w:ascii="Times New Roman" w:eastAsia="Times New Roman" w:hAnsi="Times New Roman"/>
          <w:spacing w:val="6"/>
          <w:lang w:eastAsia="en-US"/>
        </w:rPr>
        <w:t>).</w:t>
      </w:r>
    </w:p>
    <w:p w14:paraId="552B8F57"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iCs/>
          <w:spacing w:val="6"/>
          <w:lang w:eastAsia="en-US"/>
        </w:rPr>
        <w:t xml:space="preserve">Let </w:t>
      </w:r>
      <w:r w:rsidRPr="00A759A5">
        <w:rPr>
          <w:rFonts w:ascii="Times New Roman" w:eastAsia="Times New Roman" w:hAnsi="Times New Roman"/>
          <w:i/>
          <w:spacing w:val="6"/>
          <w:lang w:eastAsia="en-US"/>
        </w:rPr>
        <w:t>valid</w:t>
      </w:r>
      <w:r>
        <w:rPr>
          <w:rFonts w:ascii="Times New Roman" w:eastAsia="Times New Roman" w:hAnsi="Times New Roman"/>
          <w:iCs/>
          <w:spacing w:val="6"/>
          <w:lang w:eastAsia="en-US"/>
        </w:rPr>
        <w:t xml:space="preserve"> be the result of  IsCompatiblePropertyDescriptor</w:t>
      </w:r>
      <w:r w:rsidRPr="00A33491">
        <w:rPr>
          <w:iCs/>
        </w:rPr>
        <w:t xml:space="preserve"> </w:t>
      </w:r>
      <w:r>
        <w:rPr>
          <w:rFonts w:ascii="Times New Roman" w:eastAsia="Times New Roman" w:hAnsi="Times New Roman"/>
          <w:iCs/>
          <w:spacing w:val="6"/>
          <w:lang w:eastAsia="en-US"/>
        </w:rPr>
        <w:t>(</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r w:rsidRPr="00A759A5">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14:paraId="0326D181"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valid</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033FEDA0"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C65296">
        <w:rPr>
          <w:rFonts w:ascii="Times New Roman" w:eastAsia="Times New Roman" w:hAnsi="Times New Roman"/>
          <w:spacing w:val="6"/>
          <w:lang w:eastAsia="en-US"/>
        </w:rPr>
        <w:t>, then</w:t>
      </w:r>
    </w:p>
    <w:p w14:paraId="468BC99A"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 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or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sidRPr="00C65296">
        <w:rPr>
          <w:rFonts w:ascii="Times New Roman" w:eastAsia="Times New Roman" w:hAnsi="Times New Roman"/>
          <w:i/>
          <w:iCs/>
          <w:spacing w:val="6"/>
          <w:lang w:eastAsia="en-US"/>
        </w:rPr>
        <w:t>,</w:t>
      </w:r>
      <w:r>
        <w:rPr>
          <w:rFonts w:ascii="Times New Roman" w:eastAsia="Times New Roman" w:hAnsi="Times New Roman"/>
          <w:i/>
          <w:iCs/>
          <w:spacing w:val="6"/>
          <w:lang w:eastAsia="en-US"/>
        </w:rPr>
        <w:t xml:space="preserve"> </w:t>
      </w:r>
      <w:r>
        <w:rPr>
          <w:rFonts w:ascii="Times New Roman" w:eastAsia="Times New Roman" w:hAnsi="Times New Roman"/>
          <w:spacing w:val="6"/>
          <w:lang w:eastAsia="en-US"/>
        </w:rPr>
        <w:t>then</w:t>
      </w:r>
    </w:p>
    <w:p w14:paraId="7BC1E570" w14:textId="77777777" w:rsidR="005D37A2" w:rsidRDefault="005D37A2" w:rsidP="005D37A2">
      <w:pPr>
        <w:numPr>
          <w:ilvl w:val="2"/>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r w:rsidRPr="00C65296">
        <w:rPr>
          <w:rFonts w:ascii="Times New Roman" w:eastAsia="Times New Roman" w:hAnsi="Times New Roman"/>
          <w:spacing w:val="6"/>
          <w:lang w:eastAsia="en-US"/>
        </w:rPr>
        <w:t xml:space="preserve"> </w:t>
      </w:r>
    </w:p>
    <w:p w14:paraId="588C03B4" w14:textId="77777777" w:rsidR="005D37A2" w:rsidRPr="00A33491" w:rsidRDefault="005D37A2" w:rsidP="005D37A2">
      <w:pPr>
        <w:numPr>
          <w:ilvl w:val="0"/>
          <w:numId w:val="1197"/>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commentRangeStart w:id="599"/>
      <w:r>
        <w:rPr>
          <w:rFonts w:ascii="Times New Roman" w:eastAsia="Times New Roman" w:hAnsi="Times New Roman"/>
          <w:i/>
          <w:iCs/>
          <w:spacing w:val="6"/>
          <w:lang w:eastAsia="en-US"/>
        </w:rPr>
        <w:t>resultDesc</w:t>
      </w:r>
      <w:commentRangeEnd w:id="599"/>
      <w:r>
        <w:rPr>
          <w:rStyle w:val="af6"/>
        </w:rPr>
        <w:commentReference w:id="599"/>
      </w:r>
      <w:r w:rsidRPr="00A33491">
        <w:rPr>
          <w:rFonts w:ascii="Times New Roman" w:eastAsia="Times New Roman" w:hAnsi="Times New Roman"/>
          <w:spacing w:val="6"/>
          <w:lang w:eastAsia="en-US"/>
        </w:rPr>
        <w:t>.</w:t>
      </w:r>
    </w:p>
    <w:p w14:paraId="0E7700B6" w14:textId="77777777" w:rsidR="005D37A2" w:rsidRDefault="005D37A2" w:rsidP="005D37A2">
      <w:pPr>
        <w:pStyle w:val="Note"/>
        <w:contextualSpacing/>
      </w:pPr>
      <w:r>
        <w:t>NOTE</w:t>
      </w:r>
      <w:r>
        <w:tab/>
        <w:t>[[GetOwnProperty]] for proxy objects enforces the following invariants:</w:t>
      </w:r>
    </w:p>
    <w:p w14:paraId="06630450"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The result of [[GetOwnProperty]] must be either an Object or </w:t>
      </w:r>
      <w:r w:rsidRPr="0071289C">
        <w:rPr>
          <w:b/>
          <w:bCs/>
        </w:rPr>
        <w:t>undefined</w:t>
      </w:r>
      <w:r>
        <w:t>.</w:t>
      </w:r>
    </w:p>
    <w:p w14:paraId="1FA91B66"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14:paraId="358CE395"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object is not extensible.</w:t>
      </w:r>
    </w:p>
    <w:p w14:paraId="7903A890"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r w:rsidRPr="007E41D3">
        <w:t xml:space="preserve"> own property </w:t>
      </w:r>
      <w:r>
        <w:t>of the target object</w:t>
      </w:r>
      <w:r w:rsidRPr="007E41D3">
        <w:t xml:space="preserve"> </w:t>
      </w:r>
      <w:r>
        <w:t>and the target object is not extensible.</w:t>
      </w:r>
    </w:p>
    <w:p w14:paraId="1C66898F"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non-configurable, if it does not </w:t>
      </w:r>
      <w:r w:rsidRPr="007E41D3">
        <w:t>exist</w:t>
      </w:r>
      <w:r>
        <w:t>s as a</w:t>
      </w:r>
      <w:r w:rsidRPr="007E41D3">
        <w:t xml:space="preserve"> own property </w:t>
      </w:r>
      <w:r>
        <w:t>of the target object</w:t>
      </w:r>
      <w:r w:rsidRPr="007E41D3">
        <w:t xml:space="preserve"> </w:t>
      </w:r>
      <w:r>
        <w:t xml:space="preserve">or  if it </w:t>
      </w:r>
      <w:r w:rsidRPr="007E41D3">
        <w:t>exist</w:t>
      </w:r>
      <w:r>
        <w:t>s as a</w:t>
      </w:r>
      <w:r w:rsidRPr="007E41D3">
        <w:t xml:space="preserve"> </w:t>
      </w:r>
      <w:r>
        <w:t xml:space="preserve">configurable </w:t>
      </w:r>
      <w:r w:rsidRPr="007E41D3">
        <w:t xml:space="preserve">own property </w:t>
      </w:r>
      <w:r>
        <w:t>of the target object.</w:t>
      </w:r>
    </w:p>
    <w:p w14:paraId="24B8067F" w14:textId="77777777" w:rsidR="005D37A2" w:rsidRDefault="005D37A2" w:rsidP="005D37A2">
      <w:pPr>
        <w:pStyle w:val="Note"/>
        <w:numPr>
          <w:ilvl w:val="0"/>
          <w:numId w:val="1204"/>
        </w:numPr>
        <w:tabs>
          <w:tab w:val="clear" w:pos="960"/>
          <w:tab w:val="left" w:pos="720"/>
          <w:tab w:val="left" w:pos="1170"/>
        </w:tabs>
        <w:ind w:left="720" w:hanging="317"/>
      </w:pPr>
      <w:r>
        <w:t>The result of [[GetOwnProperty]] can be applied to the target object using [[DefineOwnPropery]]  and will not throw an exception.</w:t>
      </w:r>
    </w:p>
    <w:p w14:paraId="42DDFDEB" w14:textId="77777777" w:rsidR="005D37A2" w:rsidRPr="00A33491" w:rsidRDefault="005D37A2" w:rsidP="005D37A2">
      <w:pPr>
        <w:pStyle w:val="30"/>
      </w:pPr>
      <w:bookmarkStart w:id="600" w:name="_Toc366141832"/>
      <w:r w:rsidRPr="00A33491">
        <w:t>[[DefineOwnProperty]] (P, Desc)</w:t>
      </w:r>
      <w:bookmarkEnd w:id="600"/>
    </w:p>
    <w:p w14:paraId="5962FAA9" w14:textId="77777777" w:rsidR="005D37A2" w:rsidRPr="00A33491" w:rsidRDefault="005D37A2" w:rsidP="005D37A2">
      <w:r w:rsidRPr="00A33491">
        <w:t>When the [[DefineOwnProperty]] internal method of</w:t>
      </w:r>
      <w:r w:rsidRPr="00665761">
        <w:t xml:space="preserve">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and property descriptor </w:t>
      </w:r>
      <w:r w:rsidRPr="00A33491">
        <w:rPr>
          <w:rFonts w:ascii="Times New Roman" w:hAnsi="Times New Roman"/>
          <w:i/>
        </w:rPr>
        <w:t>Desc</w:t>
      </w:r>
      <w:r w:rsidRPr="00A33491">
        <w:t>, the following steps are taken:</w:t>
      </w:r>
    </w:p>
    <w:p w14:paraId="4536FA83" w14:textId="77777777" w:rsidR="005D37A2" w:rsidRPr="00A33491" w:rsidDel="004372C5" w:rsidRDefault="005D37A2" w:rsidP="005D37A2">
      <w:pPr>
        <w:numPr>
          <w:ilvl w:val="0"/>
          <w:numId w:val="1206"/>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69355A9D"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3EE22FDF"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06535B00"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defineProperty</w:t>
      </w:r>
      <w:r w:rsidRPr="00E77497">
        <w:t>"</w:t>
      </w:r>
      <w:r>
        <w:t>).</w:t>
      </w:r>
    </w:p>
    <w:p w14:paraId="46D6D26F"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3A53D872"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3DA36B60"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[[DefineOwnProperty]]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14:paraId="415B132C"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 xml:space="preserve"> be FromPropertyDescriptor(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14:paraId="5DFB5BE5" w14:textId="77777777" w:rsidR="005D37A2" w:rsidRPr="00B0173C" w:rsidRDefault="005D37A2" w:rsidP="005D37A2">
      <w:pPr>
        <w:numPr>
          <w:ilvl w:val="0"/>
          <w:numId w:val="1206"/>
        </w:numPr>
        <w:spacing w:line="240" w:lineRule="auto"/>
        <w:contextualSpacing/>
        <w:jc w:val="left"/>
        <w:rPr>
          <w:sz w:val="18"/>
        </w:rPr>
      </w:pPr>
      <w:r w:rsidRPr="00B0173C">
        <w:rPr>
          <w:sz w:val="18"/>
        </w:rPr>
        <w:t xml:space="preserve">NOTE   If </w:t>
      </w:r>
      <w:r w:rsidRPr="00915511">
        <w:rPr>
          <w:rFonts w:ascii="Times New Roman" w:hAnsi="Times New Roman"/>
          <w:i/>
          <w:iCs/>
          <w:sz w:val="18"/>
        </w:rPr>
        <w:t>Desc</w:t>
      </w:r>
      <w:r w:rsidRPr="00B0173C">
        <w:rPr>
          <w:sz w:val="18"/>
        </w:rPr>
        <w:t xml:space="preserve"> was originally generated from an object using </w:t>
      </w:r>
      <w:r w:rsidRPr="00915511">
        <w:rPr>
          <w:rFonts w:ascii="Times New Roman" w:hAnsi="Times New Roman"/>
          <w:sz w:val="18"/>
        </w:rPr>
        <w:t>ToPropertyDescriptor</w:t>
      </w:r>
      <w:r w:rsidRPr="00B0173C">
        <w:rPr>
          <w:sz w:val="18"/>
        </w:rPr>
        <w:t xml:space="preserve">, then </w:t>
      </w:r>
      <w:r w:rsidRPr="00915511">
        <w:rPr>
          <w:rFonts w:ascii="Times New Roman" w:hAnsi="Times New Roman"/>
          <w:i/>
          <w:iCs/>
          <w:sz w:val="18"/>
        </w:rPr>
        <w:t>descObj</w:t>
      </w:r>
      <w:r w:rsidRPr="00B0173C">
        <w:rPr>
          <w:sz w:val="18"/>
        </w:rPr>
        <w:t xml:space="preserve"> will be that original object.</w:t>
      </w:r>
    </w:p>
    <w:p w14:paraId="0F014306"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w:t>
      </w:r>
    </w:p>
    <w:p w14:paraId="3E75070F"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2A9CA809" w14:textId="77777777" w:rsidR="005D37A2" w:rsidRPr="00A33491" w:rsidRDefault="005D37A2" w:rsidP="005D37A2">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14:paraId="56E73616"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7F12DB81" w14:textId="77777777" w:rsidR="005D37A2" w:rsidRPr="00A33491" w:rsidRDefault="005D37A2" w:rsidP="005D37A2">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14:paraId="117BEB30"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59FA45B6"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71513693"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53A78EFA"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sidRPr="00A24E86">
        <w:rPr>
          <w:rFonts w:ascii="Times New Roman" w:eastAsia="Times New Roman" w:hAnsi="Times New Roman"/>
          <w:spacing w:val="6"/>
          <w:lang w:eastAsia="en-US"/>
        </w:rPr>
        <w:t xml:space="preserve">If </w:t>
      </w:r>
      <w:r w:rsidRPr="00A24E86">
        <w:rPr>
          <w:rFonts w:ascii="Times New Roman" w:eastAsia="Times New Roman" w:hAnsi="Times New Roman"/>
          <w:i/>
          <w:iCs/>
          <w:spacing w:val="6"/>
          <w:lang w:eastAsia="en-US"/>
        </w:rPr>
        <w:t>Desc</w:t>
      </w:r>
      <w:r w:rsidRPr="00A24E86">
        <w:rPr>
          <w:rFonts w:ascii="Times New Roman" w:eastAsia="Times New Roman" w:hAnsi="Times New Roman"/>
          <w:spacing w:val="6"/>
          <w:lang w:eastAsia="en-US"/>
        </w:rPr>
        <w:t xml:space="preserve"> has a [[</w:t>
      </w:r>
      <w:r>
        <w:rPr>
          <w:rFonts w:ascii="Times New Roman" w:eastAsia="Times New Roman" w:hAnsi="Times New Roman"/>
          <w:spacing w:val="6"/>
          <w:lang w:eastAsia="en-US"/>
        </w:rPr>
        <w:t>Configurable</w:t>
      </w:r>
      <w:r w:rsidRPr="00A24E86">
        <w:rPr>
          <w:rFonts w:ascii="Times New Roman" w:eastAsia="Times New Roman" w:hAnsi="Times New Roman"/>
          <w:spacing w:val="6"/>
          <w:lang w:eastAsia="en-US"/>
        </w:rPr>
        <w:t>]] field</w:t>
      </w:r>
      <w:r>
        <w:rPr>
          <w:rFonts w:ascii="Times New Roman" w:eastAsia="Times New Roman" w:hAnsi="Times New Roman"/>
          <w:spacing w:val="6"/>
          <w:lang w:eastAsia="en-US"/>
        </w:rPr>
        <w:t xml:space="preserve"> and if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A24E86">
        <w:rPr>
          <w:rFonts w:ascii="Times New Roman" w:eastAsia="Times New Roman" w:hAnsi="Times New Roman"/>
          <w:spacing w:val="6"/>
          <w:lang w:eastAsia="en-US"/>
        </w:rPr>
        <w:t xml:space="preserve"> then</w:t>
      </w:r>
    </w:p>
    <w:p w14:paraId="5E24E41C"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A24E86">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sidRPr="00A24E86">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14:paraId="484FF777"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let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p>
    <w:p w14:paraId="3ED55C48"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p>
    <w:p w14:paraId="1A421E02"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7586031F"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3132B8A5" w14:textId="77777777" w:rsidR="005D37A2" w:rsidRPr="00441C2E"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b/>
          <w:bCs/>
          <w:i/>
          <w:iCs/>
          <w:spacing w:val="6"/>
          <w:lang w:eastAsia="en-US"/>
        </w:rPr>
        <w:t>,</w:t>
      </w:r>
    </w:p>
    <w:p w14:paraId="01E25981"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IsCompatiblePropertyDescriptor(</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639048E2"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3148E796" w14:textId="77777777" w:rsidR="005D37A2" w:rsidRPr="00A33491" w:rsidRDefault="005D37A2" w:rsidP="005D37A2">
      <w:pPr>
        <w:numPr>
          <w:ilvl w:val="0"/>
          <w:numId w:val="120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14:paraId="54E93C09" w14:textId="77777777" w:rsidR="005D37A2" w:rsidRDefault="005D37A2" w:rsidP="005D37A2">
      <w:pPr>
        <w:pStyle w:val="Note"/>
        <w:contextualSpacing/>
      </w:pPr>
      <w:r>
        <w:t>NOTE</w:t>
      </w:r>
      <w:r>
        <w:tab/>
        <w:t>[[DefineOwnProperty]] for proxy objects enforces the following invariants:</w:t>
      </w:r>
    </w:p>
    <w:p w14:paraId="12B0F73F"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be added, if the target object is not extensible.</w:t>
      </w:r>
    </w:p>
    <w:p w14:paraId="2A09D46D"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added as or modified to be non-configurable, if it does not </w:t>
      </w:r>
      <w:r w:rsidRPr="007E41D3">
        <w:t>exist</w:t>
      </w:r>
      <w:r>
        <w:t>s as a</w:t>
      </w:r>
      <w:r w:rsidRPr="007E41D3">
        <w:t xml:space="preserve"> </w:t>
      </w:r>
      <w:r>
        <w:t xml:space="preserve">non-configurable </w:t>
      </w:r>
      <w:r w:rsidRPr="007E41D3">
        <w:t xml:space="preserve">own property </w:t>
      </w:r>
      <w:r>
        <w:t>of the target object.</w:t>
      </w:r>
    </w:p>
    <w:p w14:paraId="56271756" w14:textId="77777777" w:rsidR="005D37A2" w:rsidRDefault="005D37A2" w:rsidP="005D37A2">
      <w:pPr>
        <w:pStyle w:val="Note"/>
        <w:numPr>
          <w:ilvl w:val="0"/>
          <w:numId w:val="1204"/>
        </w:numPr>
        <w:tabs>
          <w:tab w:val="clear" w:pos="960"/>
          <w:tab w:val="left" w:pos="720"/>
          <w:tab w:val="left" w:pos="1170"/>
        </w:tabs>
        <w:ind w:left="720" w:hanging="317"/>
        <w:contextualSpacing/>
      </w:pPr>
      <w:r>
        <w:t>A property may not be non-configurable, if is corresponding configurable property of the target object exists.</w:t>
      </w:r>
    </w:p>
    <w:p w14:paraId="34B731DC" w14:textId="77777777" w:rsidR="005D37A2" w:rsidRDefault="005D37A2" w:rsidP="005D37A2">
      <w:pPr>
        <w:pStyle w:val="Note"/>
        <w:numPr>
          <w:ilvl w:val="0"/>
          <w:numId w:val="1204"/>
        </w:numPr>
        <w:tabs>
          <w:tab w:val="clear" w:pos="960"/>
          <w:tab w:val="left" w:pos="720"/>
          <w:tab w:val="left" w:pos="1170"/>
        </w:tabs>
        <w:ind w:left="720" w:hanging="317"/>
      </w:pPr>
      <w:r>
        <w:t>If a property has a corresponding target object property then apply the property descriptor of the property to the target object using [[DefineOwnPropery]] will not throw an exception.</w:t>
      </w:r>
    </w:p>
    <w:p w14:paraId="730082CF" w14:textId="77777777" w:rsidR="005D37A2" w:rsidRPr="00A33491" w:rsidRDefault="005D37A2" w:rsidP="005D37A2">
      <w:pPr>
        <w:pStyle w:val="30"/>
      </w:pPr>
      <w:bookmarkStart w:id="601" w:name="_Toc366141833"/>
      <w:r w:rsidRPr="00A33491">
        <w:t>[[</w:t>
      </w:r>
      <w:r>
        <w:t>Has</w:t>
      </w:r>
      <w:r w:rsidRPr="00A33491">
        <w:t>Property]] (P)</w:t>
      </w:r>
      <w:bookmarkEnd w:id="601"/>
    </w:p>
    <w:p w14:paraId="75A740BF" w14:textId="77777777" w:rsidR="005D37A2" w:rsidRPr="00A33491" w:rsidRDefault="005D37A2" w:rsidP="005D37A2">
      <w:r w:rsidRPr="00A33491">
        <w:t>When the [[</w:t>
      </w:r>
      <w:r>
        <w:t>Has</w:t>
      </w:r>
      <w:r w:rsidRPr="00A33491">
        <w:t xml:space="preserve">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14:paraId="2C6BE1D7" w14:textId="77777777" w:rsidR="005D37A2" w:rsidRPr="00A33491" w:rsidDel="004372C5" w:rsidRDefault="005D37A2" w:rsidP="005D37A2">
      <w:pPr>
        <w:numPr>
          <w:ilvl w:val="0"/>
          <w:numId w:val="136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41C3B1B9"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0B85DE07"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29A36186"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w:t>
      </w:r>
      <w:r w:rsidRPr="00E77497">
        <w:t>"</w:t>
      </w:r>
      <w:r>
        <w:t>).</w:t>
      </w:r>
    </w:p>
    <w:p w14:paraId="7BE1273F"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07AB865D"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5A4E559B" w14:textId="77777777"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[[HasProperty]]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0A370184"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7B41CF22"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26B455AC"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6F4766F2"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p>
    <w:p w14:paraId="21454C59" w14:textId="77777777"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7A8EC4AD" w14:textId="77777777"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14:paraId="521C1297" w14:textId="77777777"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1A01FA82" w14:textId="77777777"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58F403EC" w14:textId="77777777"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24476581" w14:textId="77777777"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620DC780" w14:textId="77777777"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45AB57D6" w14:textId="77777777" w:rsidR="005D37A2" w:rsidRPr="00A33491" w:rsidRDefault="005D37A2" w:rsidP="005D37A2">
      <w:pPr>
        <w:numPr>
          <w:ilvl w:val="0"/>
          <w:numId w:val="136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p>
    <w:p w14:paraId="59557A84" w14:textId="77777777" w:rsidR="005D37A2" w:rsidRDefault="005D37A2" w:rsidP="005D37A2">
      <w:pPr>
        <w:pStyle w:val="Note"/>
        <w:contextualSpacing/>
      </w:pPr>
      <w:r>
        <w:t>NOTE</w:t>
      </w:r>
      <w:r>
        <w:tab/>
        <w:t>[[HasProperty]] for proxy objects enforces the following invariants:</w:t>
      </w:r>
    </w:p>
    <w:p w14:paraId="3F4A089F"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14:paraId="1639A078" w14:textId="77777777"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object is not extensible.</w:t>
      </w:r>
    </w:p>
    <w:p w14:paraId="3BCDD3DE" w14:textId="77777777" w:rsidR="005D37A2" w:rsidRPr="00A33491" w:rsidRDefault="005D37A2" w:rsidP="005D37A2">
      <w:pPr>
        <w:pStyle w:val="30"/>
      </w:pPr>
      <w:bookmarkStart w:id="602" w:name="_Toc366141834"/>
      <w:r w:rsidRPr="00A33491">
        <w:t xml:space="preserve">[[Get]] (P, </w:t>
      </w:r>
      <w:r w:rsidRPr="008F76C0">
        <w:t>Receiver</w:t>
      </w:r>
      <w:r w:rsidRPr="00A33491">
        <w:t>)</w:t>
      </w:r>
      <w:bookmarkEnd w:id="602"/>
    </w:p>
    <w:p w14:paraId="6245AEEF" w14:textId="77777777" w:rsidR="005D37A2" w:rsidRPr="00A33491" w:rsidRDefault="005D37A2" w:rsidP="005D37A2">
      <w:r w:rsidRPr="00A33491">
        <w:t xml:space="preserve">When the [[Get]]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iCs/>
        </w:rPr>
        <w:t>P</w:t>
      </w:r>
      <w:r w:rsidRPr="00A33491">
        <w:t xml:space="preserve"> and ECMASc</w:t>
      </w:r>
      <w:r>
        <w:t>r</w:t>
      </w:r>
      <w:r w:rsidRPr="00A33491">
        <w:t xml:space="preserve">ipt language value </w:t>
      </w:r>
      <w:r w:rsidRPr="008F76C0">
        <w:rPr>
          <w:rFonts w:ascii="Times New Roman" w:hAnsi="Times New Roman"/>
          <w:i/>
          <w:iCs/>
        </w:rPr>
        <w:t xml:space="preserve">Receiver </w:t>
      </w:r>
      <w:r w:rsidRPr="00A33491">
        <w:t>the following steps are taken:</w:t>
      </w:r>
    </w:p>
    <w:p w14:paraId="2654E503" w14:textId="77777777" w:rsidR="005D37A2" w:rsidRPr="00A33491" w:rsidDel="004372C5" w:rsidRDefault="005D37A2" w:rsidP="005D37A2">
      <w:pPr>
        <w:numPr>
          <w:ilvl w:val="0"/>
          <w:numId w:val="119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21E263EE"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05207203"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48C29AAE"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w:t>
      </w:r>
      <w:r w:rsidRPr="00E77497">
        <w:t>"</w:t>
      </w:r>
      <w:r>
        <w:t>).</w:t>
      </w:r>
    </w:p>
    <w:p w14:paraId="6CB4EAE3"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73A3F2F5"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73ACA1CE" w14:textId="77777777" w:rsidR="005D37A2" w:rsidRDefault="005D37A2" w:rsidP="005D37A2">
      <w:pPr>
        <w:numPr>
          <w:ilvl w:val="1"/>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14:paraId="40C83EF7"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14:paraId="5D246F8E"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59D89504"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64D9B303" w14:textId="77777777" w:rsidR="005D37A2" w:rsidRPr="00A33491" w:rsidRDefault="005D37A2" w:rsidP="005D37A2">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14:paraId="0EB55DE6" w14:textId="77777777" w:rsidR="005D37A2" w:rsidRPr="00A33491" w:rsidRDefault="005D37A2" w:rsidP="005D37A2">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14:paraId="5EDFF1EE" w14:textId="77777777" w:rsidR="005D37A2" w:rsidRPr="00A33491" w:rsidRDefault="005D37A2" w:rsidP="005D37A2">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14:paraId="50512C33" w14:textId="77777777" w:rsidR="005D37A2" w:rsidRPr="00A33491" w:rsidRDefault="005D37A2" w:rsidP="005D37A2">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sidRPr="00CE7F74">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55197A37" w14:textId="77777777" w:rsidR="005D37A2" w:rsidRPr="00A33491" w:rsidRDefault="005D37A2" w:rsidP="005D37A2">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Get</w:t>
      </w:r>
      <w:r w:rsidRPr="00CE7F74">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4D727A14" w14:textId="77777777" w:rsidR="005D37A2" w:rsidRPr="00A33491" w:rsidRDefault="005D37A2" w:rsidP="005D37A2">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sidRPr="008578E2">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3BC232E6" w14:textId="77777777" w:rsidR="005D37A2" w:rsidRPr="00A33491" w:rsidRDefault="005D37A2" w:rsidP="005D37A2">
      <w:pPr>
        <w:numPr>
          <w:ilvl w:val="0"/>
          <w:numId w:val="119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8578E2">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14:paraId="24276F08" w14:textId="77777777" w:rsidR="005D37A2" w:rsidRDefault="005D37A2" w:rsidP="005D37A2">
      <w:pPr>
        <w:pStyle w:val="Note"/>
        <w:contextualSpacing/>
      </w:pPr>
      <w:r>
        <w:t>NOTE</w:t>
      </w:r>
      <w:r>
        <w:tab/>
        <w:t>[[Get]] for proxy objects enforces the following invariants:</w:t>
      </w:r>
    </w:p>
    <w:p w14:paraId="17DB58B4"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The value reported for a </w:t>
      </w:r>
      <w:r w:rsidRPr="007E41D3">
        <w:t xml:space="preserve">property </w:t>
      </w:r>
      <w:r>
        <w:t>must be the same as the value of the corresponding target object property if the target object property is a non-writable, non-configurable data property.</w:t>
      </w:r>
    </w:p>
    <w:p w14:paraId="54E6C037" w14:textId="77777777" w:rsidR="005D37A2" w:rsidRDefault="005D37A2" w:rsidP="005D37A2">
      <w:pPr>
        <w:pStyle w:val="Note"/>
        <w:numPr>
          <w:ilvl w:val="0"/>
          <w:numId w:val="1204"/>
        </w:numPr>
        <w:tabs>
          <w:tab w:val="clear" w:pos="960"/>
          <w:tab w:val="left" w:pos="720"/>
          <w:tab w:val="left" w:pos="1170"/>
        </w:tabs>
        <w:ind w:left="720" w:hanging="317"/>
      </w:pPr>
      <w:r>
        <w:t xml:space="preserve">The value reported for a </w:t>
      </w:r>
      <w:r w:rsidRPr="007E41D3">
        <w:t xml:space="preserve">property </w:t>
      </w:r>
      <w:r>
        <w:t xml:space="preserve">must be </w:t>
      </w:r>
      <w:r w:rsidRPr="00915511">
        <w:rPr>
          <w:rFonts w:ascii="Times New Roman" w:hAnsi="Times New Roman"/>
          <w:b/>
          <w:bCs/>
        </w:rPr>
        <w:t>undefined</w:t>
      </w:r>
      <w:r>
        <w:t xml:space="preserve"> if the corresponding corresponding target object property is non-configurable accessor property that has </w:t>
      </w:r>
      <w:r w:rsidRPr="00915511">
        <w:rPr>
          <w:rFonts w:ascii="Times New Roman" w:hAnsi="Times New Roman"/>
          <w:b/>
          <w:bCs/>
        </w:rPr>
        <w:t>undefined</w:t>
      </w:r>
      <w:r>
        <w:t xml:space="preserve"> as its [[Get]] attribute.</w:t>
      </w:r>
    </w:p>
    <w:p w14:paraId="3368DB1E" w14:textId="77777777" w:rsidR="005D37A2" w:rsidRPr="00A33491" w:rsidRDefault="005D37A2" w:rsidP="005D37A2">
      <w:pPr>
        <w:pStyle w:val="30"/>
      </w:pPr>
      <w:bookmarkStart w:id="603" w:name="_Toc366141835"/>
      <w:r w:rsidRPr="00A33491">
        <w:t>[[Set]</w:t>
      </w:r>
      <w:r>
        <w:t>]</w:t>
      </w:r>
      <w:r w:rsidRPr="00A33491">
        <w:t xml:space="preserve"> ( P, V, </w:t>
      </w:r>
      <w:r w:rsidRPr="008F76C0">
        <w:t>Receiver</w:t>
      </w:r>
      <w:r w:rsidRPr="00A33491">
        <w:t>)</w:t>
      </w:r>
      <w:bookmarkEnd w:id="603"/>
    </w:p>
    <w:p w14:paraId="58AADF45" w14:textId="77777777" w:rsidR="005D37A2" w:rsidRPr="00A33491" w:rsidRDefault="005D37A2" w:rsidP="005D37A2">
      <w:r w:rsidRPr="00A33491">
        <w:t xml:space="preserve">When the [[Set]]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value </w:t>
      </w:r>
      <w:r w:rsidRPr="00A33491">
        <w:rPr>
          <w:rFonts w:ascii="Times New Roman" w:hAnsi="Times New Roman"/>
          <w:i/>
        </w:rPr>
        <w:t>V</w:t>
      </w:r>
      <w:r w:rsidRPr="00A33491">
        <w:t>, and ECMASc</w:t>
      </w:r>
      <w:r>
        <w:t>r</w:t>
      </w:r>
      <w:r w:rsidRPr="00A33491">
        <w:t xml:space="preserve">ipt language value </w:t>
      </w:r>
      <w:r w:rsidRPr="008F76C0">
        <w:rPr>
          <w:rFonts w:ascii="Times New Roman" w:hAnsi="Times New Roman"/>
          <w:i/>
          <w:iCs/>
        </w:rPr>
        <w:t>Receiver</w:t>
      </w:r>
      <w:r w:rsidRPr="00A33491">
        <w:t>, the following steps are taken:</w:t>
      </w:r>
    </w:p>
    <w:p w14:paraId="2E443DF2" w14:textId="77777777" w:rsidR="005D37A2" w:rsidRPr="00A33491" w:rsidDel="004372C5" w:rsidRDefault="005D37A2" w:rsidP="005D37A2">
      <w:pPr>
        <w:numPr>
          <w:ilvl w:val="0"/>
          <w:numId w:val="1200"/>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0B094BA1"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7EA70360"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68397A4D"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w:t>
      </w:r>
      <w:r w:rsidRPr="00E77497">
        <w:t>"</w:t>
      </w:r>
      <w:r>
        <w:t>).</w:t>
      </w:r>
    </w:p>
    <w:p w14:paraId="0015C2B4"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5DDB27FD"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3B9A0262" w14:textId="77777777" w:rsidR="005D37A2" w:rsidRDefault="005D37A2" w:rsidP="005D37A2">
      <w:pPr>
        <w:numPr>
          <w:ilvl w:val="1"/>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[[Set]]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14:paraId="1E5A392E"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14:paraId="06504972"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511E4293" w14:textId="77777777"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14:paraId="10ECE908"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6BB49366" w14:textId="77777777"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14:paraId="09879270" w14:textId="77777777"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14:paraId="31099932" w14:textId="77777777" w:rsidR="005D37A2" w:rsidRPr="00A33491" w:rsidRDefault="005D37A2" w:rsidP="005D37A2">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14:paraId="5846EA14" w14:textId="77777777" w:rsidR="005D37A2" w:rsidRPr="00A33491" w:rsidRDefault="005D37A2" w:rsidP="005D37A2">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Pr>
          <w:rFonts w:ascii="Times New Roman" w:eastAsia="Times New Roman" w:hAnsi="Times New Roman"/>
          <w:i/>
          <w:iCs/>
          <w:spacing w:val="6"/>
          <w:lang w:eastAsia="en-US"/>
        </w:rPr>
        <w:t>V</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338EF614" w14:textId="77777777" w:rsidR="005D37A2" w:rsidRPr="00A33491" w:rsidRDefault="005D37A2" w:rsidP="005D37A2">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14:paraId="0E833DED" w14:textId="77777777" w:rsidR="005D37A2" w:rsidRPr="00A33491" w:rsidRDefault="005D37A2" w:rsidP="005D37A2">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Set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5BEB6CB6" w14:textId="77777777" w:rsidR="005D37A2" w:rsidRPr="00A33491" w:rsidRDefault="005D37A2" w:rsidP="005D37A2">
      <w:pPr>
        <w:numPr>
          <w:ilvl w:val="0"/>
          <w:numId w:val="120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14:paraId="71B6641F" w14:textId="77777777" w:rsidR="005D37A2" w:rsidRDefault="005D37A2" w:rsidP="005D37A2">
      <w:pPr>
        <w:pStyle w:val="Note"/>
        <w:contextualSpacing/>
      </w:pPr>
      <w:r>
        <w:t>NOTE</w:t>
      </w:r>
      <w:r>
        <w:tab/>
        <w:t>[[Set]] for proxy objects enforces the following invariants:</w:t>
      </w:r>
    </w:p>
    <w:p w14:paraId="7D2BE993"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Cannnot change the value of a </w:t>
      </w:r>
      <w:r w:rsidRPr="007E41D3">
        <w:t>property</w:t>
      </w:r>
      <w:r>
        <w:t xml:space="preserve"> to be different from the value of the corresponding target object property</w:t>
      </w:r>
      <w:r w:rsidRPr="007E41D3">
        <w:t xml:space="preserve"> </w:t>
      </w:r>
      <w:r>
        <w:t>if the corresponding target object property is a non-writable, non-configurable data property.</w:t>
      </w:r>
    </w:p>
    <w:p w14:paraId="18ACB766" w14:textId="77777777" w:rsidR="005D37A2" w:rsidRDefault="005D37A2" w:rsidP="005D37A2">
      <w:pPr>
        <w:pStyle w:val="Note"/>
        <w:numPr>
          <w:ilvl w:val="0"/>
          <w:numId w:val="1204"/>
        </w:numPr>
        <w:tabs>
          <w:tab w:val="clear" w:pos="960"/>
          <w:tab w:val="left" w:pos="720"/>
          <w:tab w:val="left" w:pos="1170"/>
        </w:tabs>
        <w:ind w:left="720" w:hanging="317"/>
      </w:pPr>
      <w:r>
        <w:t xml:space="preserve">Cannot set the value of a </w:t>
      </w:r>
      <w:r w:rsidRPr="007E41D3">
        <w:t xml:space="preserve">property </w:t>
      </w:r>
      <w:r>
        <w:t xml:space="preserve">if the corresponding corresponding target object property is a non-configurable accessor property that has </w:t>
      </w:r>
      <w:r w:rsidRPr="00AA610B">
        <w:rPr>
          <w:rFonts w:ascii="Times New Roman" w:hAnsi="Times New Roman"/>
          <w:b/>
          <w:bCs/>
        </w:rPr>
        <w:t>undefined</w:t>
      </w:r>
      <w:r>
        <w:t xml:space="preserve"> as its [[Set]] attribute.</w:t>
      </w:r>
    </w:p>
    <w:p w14:paraId="3504756F" w14:textId="77777777" w:rsidR="005D37A2" w:rsidRPr="00E77497" w:rsidRDefault="005D37A2" w:rsidP="005D37A2">
      <w:pPr>
        <w:pStyle w:val="30"/>
      </w:pPr>
      <w:bookmarkStart w:id="604" w:name="_Toc366141836"/>
      <w:r w:rsidRPr="00E77497">
        <w:t>[[</w:t>
      </w:r>
      <w:r w:rsidRPr="00674D00">
        <w:t>Invoke</w:t>
      </w:r>
      <w:r w:rsidRPr="00E77497">
        <w:t>]] (P</w:t>
      </w:r>
      <w:r>
        <w:t>, ArgumentsList, Receiver</w:t>
      </w:r>
      <w:r w:rsidRPr="00E77497">
        <w:t>)</w:t>
      </w:r>
      <w:bookmarkEnd w:id="604"/>
    </w:p>
    <w:p w14:paraId="0719F1B4" w14:textId="77777777" w:rsidR="005D37A2" w:rsidRPr="00E77497" w:rsidRDefault="005D37A2" w:rsidP="005D37A2">
      <w:r w:rsidRPr="00E77497">
        <w:t>When the [[</w:t>
      </w:r>
      <w:r>
        <w:t>Invoke</w:t>
      </w:r>
      <w:r w:rsidRPr="00E77497">
        <w:t>]] internal method of</w:t>
      </w:r>
      <w:r>
        <w:t xml:space="preserve"> an exotic Proxy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14:paraId="095A39B8" w14:textId="77777777" w:rsidR="005D37A2" w:rsidRPr="00A33491" w:rsidDel="004372C5" w:rsidRDefault="005D37A2" w:rsidP="005D37A2">
      <w:pPr>
        <w:numPr>
          <w:ilvl w:val="0"/>
          <w:numId w:val="147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65650B94"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707A0E65"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15872C89"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invoke</w:t>
      </w:r>
      <w:r w:rsidRPr="00E77497">
        <w:t>"</w:t>
      </w:r>
      <w:r>
        <w:t>).</w:t>
      </w:r>
    </w:p>
    <w:p w14:paraId="7DC43059"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6A7FC974"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4360628C" w14:textId="77777777" w:rsidR="005D37A2" w:rsidRDefault="005D37A2" w:rsidP="005D37A2">
      <w:pPr>
        <w:numPr>
          <w:ilvl w:val="1"/>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[[Invoke]]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sidRPr="002B78E7">
        <w:rPr>
          <w:rFonts w:ascii="Times New Roman" w:eastAsia="Times New Roman" w:hAnsi="Times New Roman"/>
          <w:i/>
          <w:iCs/>
          <w:spacing w:val="6"/>
          <w:lang w:eastAsia="en-US"/>
        </w:rPr>
        <w:t>ArgumentsList</w:t>
      </w:r>
      <w:r>
        <w:rPr>
          <w:rFonts w:ascii="Times New Roman" w:eastAsia="Times New Roman" w:hAnsi="Times New Roman"/>
          <w:i/>
          <w:iCs/>
          <w:spacing w:val="6"/>
          <w:lang w:eastAsia="en-US"/>
        </w:rPr>
        <w: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Receiver</w:t>
      </w:r>
      <w:r>
        <w:rPr>
          <w:rFonts w:ascii="Times New Roman" w:eastAsia="Times New Roman" w:hAnsi="Times New Roman"/>
          <w:spacing w:val="6"/>
          <w:lang w:eastAsia="en-US"/>
        </w:rPr>
        <w:t>.</w:t>
      </w:r>
    </w:p>
    <w:p w14:paraId="63B174EA"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14:paraId="29DF2FF8" w14:textId="77777777" w:rsidR="005D37A2" w:rsidRPr="002B78E7" w:rsidRDefault="005D37A2" w:rsidP="005D37A2">
      <w:pPr>
        <w:numPr>
          <w:ilvl w:val="0"/>
          <w:numId w:val="1471"/>
        </w:numPr>
        <w:spacing w:after="1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w:t>
      </w:r>
      <w:r w:rsidRPr="00A33491">
        <w:rPr>
          <w:rFonts w:ascii="Times New Roman" w:eastAsia="Times New Roman" w:hAnsi="Times New Roman"/>
          <w:spacing w:val="6"/>
          <w:lang w:eastAsia="en-US"/>
        </w:rPr>
        <w:t xml:space="preserve">eturn </w:t>
      </w:r>
      <w:r>
        <w:rPr>
          <w:rFonts w:ascii="Times New Roman" w:eastAsia="Times New Roman" w:hAnsi="Times New Roman"/>
          <w:spacing w:val="6"/>
          <w:lang w:eastAsia="en-US"/>
        </w:rPr>
        <w:t>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14:paraId="723FF357" w14:textId="77777777" w:rsidR="005D37A2" w:rsidRDefault="005D37A2" w:rsidP="005D37A2">
      <w:pPr>
        <w:pStyle w:val="Note"/>
      </w:pPr>
      <w:r w:rsidDel="00AA48D2">
        <w:t xml:space="preserve"> </w:t>
      </w:r>
      <w:r>
        <w:t>NOTE</w:t>
      </w:r>
      <w:r>
        <w:tab/>
        <w:t>There are no invariants enforced for [[Invoke]].</w:t>
      </w:r>
    </w:p>
    <w:p w14:paraId="1A673DEE" w14:textId="77777777" w:rsidR="005D37A2" w:rsidRPr="00A33491" w:rsidRDefault="005D37A2" w:rsidP="005D37A2">
      <w:pPr>
        <w:pStyle w:val="30"/>
      </w:pPr>
      <w:bookmarkStart w:id="605" w:name="_Toc366141837"/>
      <w:r w:rsidRPr="00A33491">
        <w:t>[[Delete]] (P)</w:t>
      </w:r>
      <w:bookmarkEnd w:id="605"/>
    </w:p>
    <w:p w14:paraId="05BF878A" w14:textId="77777777" w:rsidR="005D37A2" w:rsidRPr="00A33491" w:rsidRDefault="005D37A2" w:rsidP="005D37A2">
      <w:r w:rsidRPr="00A33491">
        <w:t>When the [[Delete]] internal method of</w:t>
      </w:r>
      <w:r w:rsidRPr="00FF3E90">
        <w:t xml:space="preserve"> </w:t>
      </w:r>
      <w:r>
        <w:t>an exotic Proxy object</w:t>
      </w:r>
      <w:r w:rsidRPr="00A33491">
        <w:t xml:space="preserve"> </w:t>
      </w:r>
      <w:r w:rsidRPr="00A33491">
        <w:rPr>
          <w:rFonts w:ascii="Times New Roman" w:hAnsi="Times New Roman"/>
          <w:i/>
        </w:rPr>
        <w:t>O</w:t>
      </w:r>
      <w:r w:rsidRPr="00A33491">
        <w:t xml:space="preserve"> is called with property name </w:t>
      </w:r>
      <w:r w:rsidRPr="00A33491">
        <w:rPr>
          <w:rFonts w:ascii="Times New Roman" w:hAnsi="Times New Roman"/>
          <w:i/>
        </w:rPr>
        <w:t>P</w:t>
      </w:r>
      <w:r w:rsidRPr="00A33491">
        <w:t xml:space="preserve"> the following steps are taken:</w:t>
      </w:r>
    </w:p>
    <w:p w14:paraId="1FBF75D4" w14:textId="77777777" w:rsidR="005D37A2" w:rsidRPr="00A33491" w:rsidDel="004372C5" w:rsidRDefault="005D37A2" w:rsidP="005D37A2">
      <w:pPr>
        <w:numPr>
          <w:ilvl w:val="0"/>
          <w:numId w:val="120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0F17FE71"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2688DFE9"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6C02C396"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deleteProperty</w:t>
      </w:r>
      <w:r w:rsidRPr="00E77497">
        <w:t>"</w:t>
      </w:r>
      <w:r>
        <w:t>).</w:t>
      </w:r>
    </w:p>
    <w:p w14:paraId="41163872"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0C803712"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2DCD7639" w14:textId="77777777" w:rsidR="005D37A2" w:rsidRDefault="005D37A2" w:rsidP="005D37A2">
      <w:pPr>
        <w:numPr>
          <w:ilvl w:val="1"/>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[[Delete]]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3E3D2387"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4A88BC12"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7AA3EA0F" w14:textId="77777777"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14:paraId="7D573463"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1581AC62" w14:textId="77777777"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14:paraId="2ABEED2A" w14:textId="77777777"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then return </w:t>
      </w:r>
      <w:r w:rsidRPr="00A33491">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14:paraId="799D3B9F" w14:textId="77777777"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targetD</w:t>
      </w:r>
      <w:r w:rsidRPr="00A33491">
        <w:rPr>
          <w:rFonts w:ascii="Times New Roman" w:eastAsia="Times New Roman" w:hAnsi="Times New Roman"/>
          <w:i/>
          <w:spacing w:val="6"/>
          <w:lang w:eastAsia="en-US"/>
        </w:rPr>
        <w:t>esc</w:t>
      </w:r>
      <w:r w:rsidRPr="00A33491">
        <w:rPr>
          <w:rFonts w:ascii="Times New Roman" w:eastAsia="Times New Roman" w:hAnsi="Times New Roman"/>
          <w:spacing w:val="6"/>
          <w:lang w:eastAsia="en-US"/>
        </w:rPr>
        <w:t xml:space="preserve">.[[Configurable]] 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20053B06" w14:textId="77777777" w:rsidR="005D37A2" w:rsidRPr="00A33491" w:rsidRDefault="005D37A2" w:rsidP="005D37A2">
      <w:pPr>
        <w:numPr>
          <w:ilvl w:val="0"/>
          <w:numId w:val="12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14:paraId="03B61D31" w14:textId="77777777" w:rsidR="005D37A2" w:rsidRDefault="005D37A2" w:rsidP="005D37A2">
      <w:pPr>
        <w:pStyle w:val="Note"/>
        <w:contextualSpacing/>
      </w:pPr>
      <w:r>
        <w:t>NOTE</w:t>
      </w:r>
      <w:r>
        <w:tab/>
        <w:t>[[Delete]] for proxy objects enforces the following invariant:</w:t>
      </w:r>
    </w:p>
    <w:p w14:paraId="7C8A8344" w14:textId="77777777"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deleted, if it </w:t>
      </w:r>
      <w:r w:rsidRPr="007E41D3">
        <w:t>exist</w:t>
      </w:r>
      <w:r>
        <w:t>s as a</w:t>
      </w:r>
      <w:r w:rsidRPr="007E41D3">
        <w:t xml:space="preserve"> </w:t>
      </w:r>
      <w:r>
        <w:t xml:space="preserve">non-configurable </w:t>
      </w:r>
      <w:r w:rsidRPr="007E41D3">
        <w:t xml:space="preserve">own property </w:t>
      </w:r>
      <w:r>
        <w:t>of the target object.</w:t>
      </w:r>
    </w:p>
    <w:p w14:paraId="68DAB6D2" w14:textId="77777777" w:rsidR="005D37A2" w:rsidRPr="00A33491" w:rsidRDefault="005D37A2" w:rsidP="005D37A2">
      <w:pPr>
        <w:pStyle w:val="30"/>
      </w:pPr>
      <w:bookmarkStart w:id="606" w:name="_Toc366141838"/>
      <w:r w:rsidRPr="00A33491">
        <w:t>[[Enumerate]] ()</w:t>
      </w:r>
      <w:bookmarkEnd w:id="606"/>
    </w:p>
    <w:p w14:paraId="29A47E84" w14:textId="77777777" w:rsidR="005D37A2" w:rsidRPr="00A33491" w:rsidRDefault="005D37A2" w:rsidP="005D37A2">
      <w:r w:rsidRPr="00A33491">
        <w:t xml:space="preserve">When the [[Enumerate]] internal method of </w:t>
      </w:r>
      <w:r>
        <w:t>an exotic Proxy object</w:t>
      </w:r>
      <w:r w:rsidRPr="00A33491">
        <w:t xml:space="preserve"> </w:t>
      </w:r>
      <w:r w:rsidRPr="00A33491">
        <w:rPr>
          <w:rFonts w:ascii="Times New Roman" w:hAnsi="Times New Roman"/>
          <w:i/>
        </w:rPr>
        <w:t>O</w:t>
      </w:r>
      <w:r w:rsidRPr="00A33491">
        <w:t xml:space="preserve"> is called the following steps are taken:</w:t>
      </w:r>
    </w:p>
    <w:p w14:paraId="26965AD5" w14:textId="77777777" w:rsidR="005D37A2"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71275ECA" w14:textId="77777777" w:rsidR="005D37A2"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0E6C5B2E" w14:textId="77777777"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Let</w:t>
      </w:r>
      <w:r w:rsidRPr="00F770B9">
        <w:rPr>
          <w:rFonts w:ascii="Times New Roman" w:eastAsia="Times New Roman" w:hAnsi="Times New Roman"/>
          <w:i/>
          <w:iCs/>
          <w:spacing w:val="6"/>
          <w:lang w:eastAsia="en-US"/>
        </w:rPr>
        <w:t xml:space="preserve"> trap</w:t>
      </w:r>
      <w:r w:rsidRPr="00F770B9">
        <w:rPr>
          <w:rFonts w:ascii="Times New Roman" w:eastAsia="Times New Roman" w:hAnsi="Times New Roman"/>
          <w:spacing w:val="6"/>
          <w:lang w:eastAsia="en-US"/>
        </w:rPr>
        <w:t xml:space="preserve"> be the result of GetMethod(</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w:t>
      </w:r>
      <w:r w:rsidRPr="00F770B9">
        <w:t>"</w:t>
      </w:r>
      <w:r>
        <w:rPr>
          <w:rFonts w:ascii="Courier New" w:hAnsi="Courier New" w:cs="Courier New"/>
          <w:b/>
        </w:rPr>
        <w:t>enumerate</w:t>
      </w:r>
      <w:r w:rsidRPr="00F770B9">
        <w:t>").</w:t>
      </w:r>
    </w:p>
    <w:p w14:paraId="6DF2A77C" w14:textId="77777777"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w:t>
      </w:r>
    </w:p>
    <w:p w14:paraId="11102D98" w14:textId="77777777"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If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is </w:t>
      </w:r>
      <w:r w:rsidRPr="00F770B9">
        <w:rPr>
          <w:rFonts w:ascii="Times New Roman" w:eastAsia="Times New Roman" w:hAnsi="Times New Roman"/>
          <w:b/>
          <w:bCs/>
          <w:spacing w:val="6"/>
          <w:lang w:eastAsia="en-US"/>
        </w:rPr>
        <w:t>undefined</w:t>
      </w:r>
      <w:r w:rsidRPr="00F770B9">
        <w:rPr>
          <w:rFonts w:ascii="Times New Roman" w:eastAsia="Times New Roman" w:hAnsi="Times New Roman"/>
          <w:spacing w:val="6"/>
          <w:lang w:eastAsia="en-US"/>
        </w:rPr>
        <w:t>, then</w:t>
      </w:r>
    </w:p>
    <w:p w14:paraId="34B1E946" w14:textId="77777777" w:rsidR="005D37A2" w:rsidRPr="00F770B9" w:rsidRDefault="005D37A2" w:rsidP="005D37A2">
      <w:pPr>
        <w:numPr>
          <w:ilvl w:val="1"/>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 the result of calling the [[</w:t>
      </w:r>
      <w:r>
        <w:rPr>
          <w:rFonts w:ascii="Times New Roman" w:eastAsia="Times New Roman" w:hAnsi="Times New Roman"/>
          <w:spacing w:val="6"/>
          <w:lang w:eastAsia="en-US"/>
        </w:rPr>
        <w:t>Enumerate</w:t>
      </w:r>
      <w:r w:rsidRPr="00F770B9">
        <w:rPr>
          <w:rFonts w:ascii="Times New Roman" w:eastAsia="Times New Roman" w:hAnsi="Times New Roman"/>
          <w:spacing w:val="6"/>
          <w:lang w:eastAsia="en-US"/>
        </w:rPr>
        <w:t xml:space="preserve">]] internal method of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14:paraId="284F0018" w14:textId="77777777"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Let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sidRPr="00F770B9">
        <w:rPr>
          <w:rFonts w:ascii="Times New Roman" w:eastAsia="Times New Roman" w:hAnsi="Times New Roman"/>
          <w:spacing w:val="6"/>
          <w:lang w:eastAsia="en-US"/>
        </w:rPr>
        <w:t xml:space="preserve">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with </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as the </w:t>
      </w:r>
      <w:r w:rsidRPr="00F770B9">
        <w:rPr>
          <w:rFonts w:ascii="Times New Roman" w:eastAsia="Times New Roman" w:hAnsi="Times New Roman"/>
          <w:b/>
          <w:bCs/>
          <w:spacing w:val="6"/>
          <w:lang w:eastAsia="en-US"/>
        </w:rPr>
        <w:t>this</w:t>
      </w:r>
      <w:r w:rsidRPr="00F770B9">
        <w:rPr>
          <w:rFonts w:ascii="Times New Roman" w:eastAsia="Times New Roman" w:hAnsi="Times New Roman"/>
          <w:spacing w:val="6"/>
          <w:lang w:eastAsia="en-US"/>
        </w:rPr>
        <w:t xml:space="preserve"> value and a new List containing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14:paraId="79C34E24" w14:textId="77777777"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14:paraId="5499A879" w14:textId="77777777" w:rsidR="005D37A2" w:rsidRPr="00F770B9" w:rsidRDefault="005D37A2" w:rsidP="005D37A2">
      <w:pPr>
        <w:numPr>
          <w:ilvl w:val="0"/>
          <w:numId w:val="1213"/>
        </w:numPr>
        <w:spacing w:after="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If Type(</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is not Object, then throw a </w:t>
      </w:r>
      <w:r w:rsidRPr="00F770B9">
        <w:rPr>
          <w:rFonts w:ascii="Times New Roman" w:eastAsia="Times New Roman" w:hAnsi="Times New Roman"/>
          <w:b/>
          <w:bCs/>
          <w:spacing w:val="6"/>
          <w:lang w:eastAsia="en-US"/>
        </w:rPr>
        <w:t>TypeError</w:t>
      </w:r>
      <w:r w:rsidRPr="00F770B9">
        <w:rPr>
          <w:rFonts w:ascii="Times New Roman" w:eastAsia="Times New Roman" w:hAnsi="Times New Roman"/>
          <w:spacing w:val="6"/>
          <w:lang w:eastAsia="en-US"/>
        </w:rPr>
        <w:t xml:space="preserve"> exception.</w:t>
      </w:r>
    </w:p>
    <w:p w14:paraId="25E10B4A" w14:textId="77777777" w:rsidR="005D37A2" w:rsidRPr="00EC59CB" w:rsidRDefault="005D37A2" w:rsidP="005D37A2">
      <w:pPr>
        <w:autoSpaceDE w:val="0"/>
        <w:autoSpaceDN w:val="0"/>
        <w:adjustRightInd w:val="0"/>
        <w:spacing w:after="0" w:line="240" w:lineRule="auto"/>
        <w:jc w:val="left"/>
        <w:rPr>
          <w:rFonts w:ascii="Times New Roman" w:eastAsia="Times New Roman" w:hAnsi="Times New Roman"/>
          <w:spacing w:val="6"/>
          <w:lang w:eastAsia="en-US"/>
        </w:rPr>
      </w:pPr>
      <w:commentRangeStart w:id="607"/>
      <w:r w:rsidRPr="00F770B9">
        <w:rPr>
          <w:rFonts w:ascii="Times New Roman" w:eastAsia="Times New Roman" w:hAnsi="Times New Roman"/>
          <w:spacing w:val="6"/>
          <w:lang w:eastAsia="en-US"/>
        </w:rPr>
        <w:t>TODO:  we may need to add a lot of additional invariant checking here according to the wiki spec.  But maybe i</w:t>
      </w:r>
      <w:r>
        <w:rPr>
          <w:rFonts w:ascii="Times New Roman" w:eastAsia="Times New Roman" w:hAnsi="Times New Roman"/>
          <w:spacing w:val="6"/>
          <w:lang w:eastAsia="en-US"/>
        </w:rPr>
        <w:t>t</w:t>
      </w:r>
      <w:r w:rsidRPr="00F770B9">
        <w:rPr>
          <w:rFonts w:ascii="Times New Roman" w:eastAsia="Times New Roman" w:hAnsi="Times New Roman"/>
          <w:spacing w:val="6"/>
          <w:lang w:eastAsia="en-US"/>
        </w:rPr>
        <w:t xml:space="preserve"> really isn’t necessary</w:t>
      </w:r>
      <w:commentRangeEnd w:id="607"/>
      <w:r w:rsidRPr="00F770B9">
        <w:rPr>
          <w:sz w:val="16"/>
          <w:lang w:val="fr-FR"/>
        </w:rPr>
        <w:commentReference w:id="607"/>
      </w:r>
      <w:r>
        <w:rPr>
          <w:rFonts w:ascii="Times New Roman" w:eastAsia="Times New Roman" w:hAnsi="Times New Roman"/>
          <w:spacing w:val="6"/>
          <w:lang w:eastAsia="en-US"/>
        </w:rPr>
        <w:t xml:space="preserve">.  Tomvc response: </w:t>
      </w:r>
      <w:r w:rsidRPr="00EC59CB">
        <w:rPr>
          <w:rFonts w:ascii="Times New Roman" w:eastAsia="Times New Roman" w:hAnsi="Times New Roman"/>
          <w:spacing w:val="6"/>
          <w:lang w:eastAsia="en-US"/>
        </w:rPr>
        <w:t>I think it may be possible to waive the extra invariant checks for [[Enumerate]]. It's not a crucial primitive. My reasoning is that [[Enumerate]] deals with both own and inherited properties, and we don't really enforce any invariants on inherited properties. So I guess it's ok if the invariants for [[Enumerate]] are weakened.</w:t>
      </w:r>
    </w:p>
    <w:p w14:paraId="457AEDD9" w14:textId="77777777" w:rsidR="005D37A2" w:rsidRPr="00F770B9" w:rsidRDefault="005D37A2" w:rsidP="005D37A2">
      <w:pPr>
        <w:spacing w:after="0" w:line="240" w:lineRule="auto"/>
        <w:jc w:val="left"/>
        <w:rPr>
          <w:rFonts w:ascii="Times New Roman" w:eastAsia="Times New Roman" w:hAnsi="Times New Roman"/>
          <w:spacing w:val="6"/>
          <w:lang w:eastAsia="en-US"/>
        </w:rPr>
      </w:pPr>
      <w:r w:rsidRPr="00EC59CB">
        <w:rPr>
          <w:rFonts w:ascii="Times New Roman" w:eastAsia="Times New Roman" w:hAnsi="Times New Roman"/>
          <w:spacing w:val="6"/>
          <w:lang w:eastAsia="en-US"/>
        </w:rPr>
        <w:t>Do note that this is a bit inconsistent with the way we treat internal methods like [[HasProperty]], [[GetP]] and [[SetP]]: these also deal with own and inherited properties, but still enforce invariants on own properties.</w:t>
      </w:r>
    </w:p>
    <w:p w14:paraId="1803811D" w14:textId="77777777" w:rsidR="005D37A2" w:rsidRPr="00F770B9" w:rsidRDefault="005D37A2" w:rsidP="005D37A2">
      <w:pPr>
        <w:numPr>
          <w:ilvl w:val="0"/>
          <w:numId w:val="1213"/>
        </w:numPr>
        <w:spacing w:after="12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Return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14:paraId="597D02DC" w14:textId="77777777" w:rsidR="005D37A2" w:rsidRDefault="005D37A2" w:rsidP="005D37A2">
      <w:pPr>
        <w:pStyle w:val="Note"/>
        <w:contextualSpacing/>
      </w:pPr>
      <w:r>
        <w:t>NOTE</w:t>
      </w:r>
      <w:r>
        <w:tab/>
        <w:t>[[</w:t>
      </w:r>
      <w:r w:rsidRPr="00F876EC">
        <w:t>Enumerate</w:t>
      </w:r>
      <w:r>
        <w:t>]] for proxy objects enforces the following invariants:</w:t>
      </w:r>
    </w:p>
    <w:p w14:paraId="2BE39D25" w14:textId="77777777" w:rsidR="005D37A2" w:rsidRDefault="005D37A2" w:rsidP="005D37A2">
      <w:pPr>
        <w:pStyle w:val="Note"/>
        <w:numPr>
          <w:ilvl w:val="0"/>
          <w:numId w:val="1204"/>
        </w:numPr>
        <w:tabs>
          <w:tab w:val="clear" w:pos="960"/>
          <w:tab w:val="left" w:pos="720"/>
          <w:tab w:val="left" w:pos="1170"/>
        </w:tabs>
        <w:contextualSpacing/>
      </w:pPr>
      <w:r>
        <w:t>The result of [[</w:t>
      </w:r>
      <w:r w:rsidRPr="00F876EC">
        <w:t>Enumerate</w:t>
      </w:r>
      <w:r>
        <w:t>]] must be an Object.</w:t>
      </w:r>
    </w:p>
    <w:p w14:paraId="56106B82" w14:textId="77777777" w:rsidR="005D37A2" w:rsidRPr="00A33491" w:rsidRDefault="005D37A2" w:rsidP="005D37A2">
      <w:pPr>
        <w:pStyle w:val="30"/>
      </w:pPr>
      <w:bookmarkStart w:id="608" w:name="_Toc366141839"/>
      <w:r w:rsidRPr="00A33491">
        <w:t>[[OwnPropertyKeys]] ( )</w:t>
      </w:r>
      <w:bookmarkEnd w:id="608"/>
    </w:p>
    <w:p w14:paraId="4EF9369D" w14:textId="77777777" w:rsidR="005D37A2" w:rsidRPr="00A33491" w:rsidRDefault="005D37A2" w:rsidP="005D37A2">
      <w:r w:rsidRPr="00A33491">
        <w:t>When the [[OwnPropertyKeys]] internal method of</w:t>
      </w:r>
      <w:r w:rsidRPr="00F770B9">
        <w:t xml:space="preserve"> </w:t>
      </w:r>
      <w:r>
        <w:t>an exotic Proxy object</w:t>
      </w:r>
      <w:r w:rsidRPr="00A33491">
        <w:t xml:space="preserve"> </w:t>
      </w:r>
      <w:r w:rsidRPr="00A33491">
        <w:rPr>
          <w:rFonts w:ascii="Times New Roman" w:hAnsi="Times New Roman"/>
          <w:i/>
        </w:rPr>
        <w:t>O</w:t>
      </w:r>
      <w:r>
        <w:t xml:space="preserve"> is called</w:t>
      </w:r>
      <w:r w:rsidRPr="00A33491">
        <w:t xml:space="preserve"> the following steps are taken:</w:t>
      </w:r>
    </w:p>
    <w:p w14:paraId="49B0FD73"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25F80B82"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37DE2ED4"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ownKeys</w:t>
      </w:r>
      <w:r w:rsidRPr="00E77497">
        <w:t>"</w:t>
      </w:r>
      <w:r>
        <w:t>).</w:t>
      </w:r>
    </w:p>
    <w:p w14:paraId="61B7421F"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4E708790"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4E0D7328" w14:textId="77777777" w:rsidR="005D37A2" w:rsidRDefault="005D37A2" w:rsidP="005D37A2">
      <w:pPr>
        <w:numPr>
          <w:ilvl w:val="1"/>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w:t>
      </w:r>
      <w:r w:rsidRPr="00601296">
        <w:rPr>
          <w:rFonts w:ascii="Times New Roman" w:eastAsia="Times New Roman" w:hAnsi="Times New Roman"/>
          <w:spacing w:val="6"/>
          <w:lang w:eastAsia="en-US"/>
        </w:rPr>
        <w:t>OwnPropertyKeys</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7507A92F"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41F2603E"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0A630138" w14:textId="77777777" w:rsidR="005D37A2" w:rsidRPr="00A33491" w:rsidRDefault="005D37A2" w:rsidP="005D37A2">
      <w:pPr>
        <w:numPr>
          <w:ilvl w:val="0"/>
          <w:numId w:val="122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 is not Object</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13327AE4" w14:textId="77777777" w:rsidR="005D37A2" w:rsidRPr="00A33491" w:rsidRDefault="005D37A2" w:rsidP="005D37A2">
      <w:pPr>
        <w:numPr>
          <w:ilvl w:val="0"/>
          <w:numId w:val="1220"/>
        </w:numPr>
        <w:spacing w:after="0" w:line="240" w:lineRule="auto"/>
        <w:jc w:val="left"/>
        <w:rPr>
          <w:rFonts w:ascii="Times New Roman" w:eastAsia="Times New Roman" w:hAnsi="Times New Roman"/>
          <w:spacing w:val="6"/>
          <w:lang w:eastAsia="en-US"/>
        </w:rPr>
      </w:pPr>
      <w:commentRangeStart w:id="609"/>
      <w:r>
        <w:rPr>
          <w:rFonts w:ascii="Times New Roman" w:eastAsia="Times New Roman" w:hAnsi="Times New Roman"/>
          <w:spacing w:val="6"/>
          <w:lang w:eastAsia="en-US"/>
        </w:rPr>
        <w:t>TODO:  we may need to add a lot of additional invariant checking here according to the wiki spec.  But maybe it really isn’t necessary</w:t>
      </w:r>
      <w:commentRangeEnd w:id="609"/>
      <w:r>
        <w:rPr>
          <w:rStyle w:val="af6"/>
        </w:rPr>
        <w:commentReference w:id="609"/>
      </w:r>
    </w:p>
    <w:p w14:paraId="12A1437D" w14:textId="77777777" w:rsidR="005D37A2" w:rsidRPr="00A33491" w:rsidRDefault="005D37A2" w:rsidP="005D37A2">
      <w:pPr>
        <w:numPr>
          <w:ilvl w:val="0"/>
          <w:numId w:val="12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14:paraId="4FA6D0E6" w14:textId="77777777" w:rsidR="005D37A2" w:rsidRDefault="005D37A2" w:rsidP="005D37A2">
      <w:pPr>
        <w:pStyle w:val="Note"/>
        <w:contextualSpacing/>
      </w:pPr>
      <w:r>
        <w:t>NOTE</w:t>
      </w:r>
      <w:r>
        <w:tab/>
        <w:t>[[</w:t>
      </w:r>
      <w:r w:rsidRPr="00F770B9">
        <w:t>OwnPropertyKeys</w:t>
      </w:r>
      <w:r>
        <w:t>]] for proxy objects enforces the following invariants:</w:t>
      </w:r>
    </w:p>
    <w:p w14:paraId="4DA8F420" w14:textId="77777777" w:rsidR="005D37A2" w:rsidRDefault="005D37A2" w:rsidP="005D37A2">
      <w:pPr>
        <w:pStyle w:val="Note"/>
        <w:numPr>
          <w:ilvl w:val="0"/>
          <w:numId w:val="1204"/>
        </w:numPr>
        <w:tabs>
          <w:tab w:val="clear" w:pos="960"/>
          <w:tab w:val="left" w:pos="720"/>
          <w:tab w:val="left" w:pos="1170"/>
        </w:tabs>
        <w:contextualSpacing/>
      </w:pPr>
      <w:r>
        <w:t>The result of [[</w:t>
      </w:r>
      <w:r w:rsidRPr="00F770B9">
        <w:t>OwnPropertyKeys</w:t>
      </w:r>
      <w:r>
        <w:t>]] must be an Object.</w:t>
      </w:r>
    </w:p>
    <w:p w14:paraId="65AA5108" w14:textId="77777777" w:rsidR="005D37A2" w:rsidRPr="00E77497" w:rsidRDefault="005D37A2" w:rsidP="005D37A2">
      <w:pPr>
        <w:pStyle w:val="30"/>
      </w:pPr>
      <w:bookmarkStart w:id="610" w:name="_Toc366141840"/>
      <w:r w:rsidRPr="00E77497">
        <w:t>[[Call]]</w:t>
      </w:r>
      <w:r>
        <w:t xml:space="preserve"> (thisArgument, argumentsList)</w:t>
      </w:r>
      <w:bookmarkEnd w:id="610"/>
      <w:r>
        <w:t xml:space="preserve"> </w:t>
      </w:r>
    </w:p>
    <w:p w14:paraId="51F37ED7" w14:textId="77777777" w:rsidR="005D37A2" w:rsidRPr="00E77497" w:rsidRDefault="005D37A2" w:rsidP="005D37A2">
      <w:r>
        <w:t>T</w:t>
      </w:r>
      <w:r w:rsidRPr="00E77497">
        <w:t xml:space="preserve">he [[Call]]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14:paraId="0555DD45"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Pr="0014577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4A164767"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53BE221E"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apply</w:t>
      </w:r>
      <w:r w:rsidRPr="00E77497">
        <w:t>"</w:t>
      </w:r>
      <w:r>
        <w:t>).</w:t>
      </w:r>
    </w:p>
    <w:p w14:paraId="402FC1B9"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0327B479"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25432667" w14:textId="77777777" w:rsidR="005D37A2" w:rsidRDefault="005D37A2" w:rsidP="005D37A2">
      <w:pPr>
        <w:numPr>
          <w:ilvl w:val="1"/>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[[Call]]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arguments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14:paraId="1C2509DA"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14:paraId="53F79ECD"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w:t>
      </w:r>
      <w:r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w:t>
      </w:r>
    </w:p>
    <w:p w14:paraId="5D93F790" w14:textId="77777777" w:rsidR="005D37A2" w:rsidRDefault="005D37A2" w:rsidP="005D37A2">
      <w:pPr>
        <w:pStyle w:val="Note"/>
      </w:pPr>
      <w:r>
        <w:t>NOTE</w:t>
      </w:r>
      <w:r>
        <w:tab/>
      </w:r>
      <w:commentRangeStart w:id="611"/>
      <w:r>
        <w:t>An Proxy exotic object only has a [[Call]] internal method if the initial value of its [[ProxyTarget]] internal data property is an object that has a [[Call]] internal method.</w:t>
      </w:r>
      <w:commentRangeEnd w:id="611"/>
      <w:r w:rsidR="008D204C">
        <w:rPr>
          <w:rStyle w:val="af6"/>
        </w:rPr>
        <w:commentReference w:id="611"/>
      </w:r>
    </w:p>
    <w:p w14:paraId="108D2808" w14:textId="77777777" w:rsidR="005D37A2" w:rsidRPr="00E77497" w:rsidRDefault="005D37A2" w:rsidP="005D37A2">
      <w:pPr>
        <w:pStyle w:val="30"/>
      </w:pPr>
      <w:bookmarkStart w:id="612" w:name="_Toc366141841"/>
      <w:r w:rsidRPr="00E77497">
        <w:t>[[Construct]]</w:t>
      </w:r>
      <w:r>
        <w:t xml:space="preserve"> Internal Method</w:t>
      </w:r>
      <w:bookmarkEnd w:id="612"/>
    </w:p>
    <w:p w14:paraId="124570C8" w14:textId="77777777" w:rsidR="005D37A2" w:rsidRPr="00E77497" w:rsidRDefault="005D37A2" w:rsidP="005D37A2">
      <w:r>
        <w:t>T</w:t>
      </w:r>
      <w:r w:rsidRPr="00E77497">
        <w:t xml:space="preserve">he [[Construct]]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14:paraId="0D047323"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7EC1CE51"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6C14FA00"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construct</w:t>
      </w:r>
      <w:r w:rsidRPr="00E77497">
        <w:t>"</w:t>
      </w:r>
      <w:r>
        <w:t>).</w:t>
      </w:r>
    </w:p>
    <w:p w14:paraId="7BC7C683"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3A177AD0"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31CF54B5" w14:textId="77777777" w:rsidR="005D37A2" w:rsidRDefault="005D37A2" w:rsidP="005D37A2">
      <w:pPr>
        <w:numPr>
          <w:ilvl w:val="1"/>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[[Construct]]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14:paraId="79F160BE"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14:paraId="3C1953AE"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9A5460">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be the result of calling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w:t>
      </w:r>
    </w:p>
    <w:p w14:paraId="32AC2163" w14:textId="77777777" w:rsidR="005D37A2" w:rsidRDefault="005D37A2" w:rsidP="005D37A2">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14:paraId="1089B161" w14:textId="77777777" w:rsidR="005D37A2" w:rsidRDefault="005D37A2" w:rsidP="005D37A2">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is not Object, then throw a </w:t>
      </w:r>
      <w:r w:rsidRPr="000244E3">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0D66849F"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14:paraId="30FA8BF3" w14:textId="77777777" w:rsidR="005D37A2" w:rsidRDefault="005D37A2" w:rsidP="005D37A2">
      <w:pPr>
        <w:pStyle w:val="Note"/>
      </w:pPr>
      <w:r>
        <w:t>NOTE 1</w:t>
      </w:r>
      <w:r>
        <w:tab/>
        <w:t>An Proxy exotic object only has a [[Construct]] internal method if the initial value of its [[ProxyTarget]] internal data property is an object that has a [[Construct]] internal method.</w:t>
      </w:r>
    </w:p>
    <w:p w14:paraId="16D7A7FF" w14:textId="77777777" w:rsidR="005D37A2" w:rsidRDefault="005D37A2" w:rsidP="005D37A2">
      <w:pPr>
        <w:pStyle w:val="Note"/>
        <w:contextualSpacing/>
      </w:pPr>
      <w:r>
        <w:t>NOTE 2</w:t>
      </w:r>
      <w:r>
        <w:tab/>
        <w:t>[[Construct]]] for proxy objects enforces the following invariants:</w:t>
      </w:r>
    </w:p>
    <w:p w14:paraId="6A549662" w14:textId="77777777" w:rsidR="005D37A2" w:rsidRDefault="005D37A2" w:rsidP="005D37A2">
      <w:pPr>
        <w:pStyle w:val="Note"/>
        <w:numPr>
          <w:ilvl w:val="0"/>
          <w:numId w:val="1204"/>
        </w:numPr>
        <w:tabs>
          <w:tab w:val="clear" w:pos="960"/>
          <w:tab w:val="left" w:pos="720"/>
          <w:tab w:val="left" w:pos="1170"/>
        </w:tabs>
        <w:contextualSpacing/>
      </w:pPr>
      <w:r>
        <w:t>The result of [[Construct]] must be an Object.</w:t>
      </w:r>
    </w:p>
    <w:p w14:paraId="4A1A2902" w14:textId="77777777" w:rsidR="004C02EF" w:rsidRPr="00E65A34" w:rsidRDefault="008B1D7B" w:rsidP="00897B69">
      <w:pPr>
        <w:pStyle w:val="1"/>
      </w:pPr>
      <w:bookmarkStart w:id="613" w:name="_Ref365480122"/>
      <w:bookmarkStart w:id="614" w:name="_Toc366141842"/>
      <w:r>
        <w:t>ECMAScript Language</w:t>
      </w:r>
      <w:r w:rsidR="006F1A4D">
        <w:t>:</w:t>
      </w:r>
      <w:r>
        <w:t xml:space="preserve"> </w:t>
      </w:r>
      <w:r w:rsidR="004C02EF" w:rsidRPr="00E65A34">
        <w:t xml:space="preserve">Source </w:t>
      </w:r>
      <w:bookmarkStart w:id="615" w:name="_Toc382202756"/>
      <w:bookmarkStart w:id="616" w:name="_Toc382202976"/>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6"/>
      <w:bookmarkEnd w:id="347"/>
      <w:bookmarkEnd w:id="348"/>
      <w:bookmarkEnd w:id="349"/>
      <w:bookmarkEnd w:id="350"/>
      <w:bookmarkEnd w:id="351"/>
      <w:bookmarkEnd w:id="352"/>
      <w:bookmarkEnd w:id="353"/>
      <w:bookmarkEnd w:id="354"/>
      <w:bookmarkEnd w:id="355"/>
      <w:bookmarkEnd w:id="615"/>
      <w:bookmarkEnd w:id="616"/>
      <w:r w:rsidR="008753E0">
        <w:t>Code</w:t>
      </w:r>
      <w:bookmarkEnd w:id="613"/>
      <w:bookmarkEnd w:id="614"/>
    </w:p>
    <w:p w14:paraId="68A411C8" w14:textId="77777777" w:rsidR="004C02EF" w:rsidRPr="00C7794D" w:rsidRDefault="004C02EF" w:rsidP="004C02EF">
      <w:pPr>
        <w:pStyle w:val="Syntax"/>
      </w:pPr>
      <w:r w:rsidRPr="00C7794D">
        <w:t>Syntax</w:t>
      </w:r>
    </w:p>
    <w:p w14:paraId="794B209C" w14:textId="77777777" w:rsidR="004C02EF" w:rsidRPr="00C7794D" w:rsidRDefault="004C02EF" w:rsidP="00D0382D">
      <w:pPr>
        <w:pStyle w:val="SyntaxRule2"/>
        <w:ind w:left="450" w:hanging="450"/>
      </w:pPr>
      <w:r w:rsidRPr="00C7794D">
        <w:t xml:space="preserve">SourceCharacter </w:t>
      </w:r>
      <w:r w:rsidRPr="00C7794D">
        <w:rPr>
          <w:rFonts w:ascii="Arial" w:hAnsi="Arial"/>
          <w:b/>
          <w:i w:val="0"/>
        </w:rPr>
        <w:t>::</w:t>
      </w:r>
    </w:p>
    <w:p w14:paraId="522F03A5" w14:textId="77777777" w:rsidR="004C02EF" w:rsidRPr="00C7794D" w:rsidRDefault="004C02EF" w:rsidP="002068F0">
      <w:pPr>
        <w:pStyle w:val="SyntaxDefinition2"/>
        <w:ind w:left="540" w:hanging="137"/>
        <w:rPr>
          <w:rFonts w:ascii="Arial" w:hAnsi="Arial" w:cs="Arial"/>
          <w:i w:val="0"/>
        </w:rPr>
      </w:pPr>
      <w:r w:rsidRPr="00C7794D">
        <w:rPr>
          <w:rFonts w:ascii="Arial" w:hAnsi="Arial" w:cs="Arial"/>
          <w:i w:val="0"/>
        </w:rPr>
        <w:t xml:space="preserve">any Unicode </w:t>
      </w:r>
      <w:r w:rsidR="00FA3FCC">
        <w:rPr>
          <w:rFonts w:ascii="Arial" w:hAnsi="Arial" w:cs="Arial"/>
          <w:i w:val="0"/>
        </w:rPr>
        <w:t>character</w:t>
      </w:r>
    </w:p>
    <w:p w14:paraId="70ABBE42" w14:textId="77777777" w:rsidR="002212EA" w:rsidRPr="00E77497" w:rsidRDefault="002212EA" w:rsidP="002212EA">
      <w:r>
        <w:t xml:space="preserve">The ECMAScript code is expressed using Unicode, version 5.1 or later. </w:t>
      </w:r>
      <w:r w:rsidRPr="009C202C">
        <w:t xml:space="preserve">ECMAScript source text is a sequence of </w:t>
      </w:r>
      <w:r>
        <w:t xml:space="preserve">Unicode </w:t>
      </w:r>
      <w:r w:rsidRPr="009C202C">
        <w:t xml:space="preserve">characters. </w:t>
      </w:r>
      <w:r w:rsidRPr="004D1BD1">
        <w:t>The phrase “Unic</w:t>
      </w:r>
      <w:r w:rsidRPr="00E65A34">
        <w:t>ode character” refer</w:t>
      </w:r>
      <w:r w:rsidR="007F6FBE">
        <w:t>s</w:t>
      </w:r>
      <w:r w:rsidRPr="00E65A34">
        <w:t xml:space="preserve"> to the abstract linguistic or typographical unit represented by a single Unicode scalar value.</w:t>
      </w:r>
      <w:r>
        <w:t xml:space="preserve"> The actual encodings used to store and interchange </w:t>
      </w:r>
      <w:r w:rsidRPr="009C202C">
        <w:t xml:space="preserve">ECMAScript source text is </w:t>
      </w:r>
      <w:r>
        <w:t xml:space="preserve">not relevant to this specification. Any </w:t>
      </w:r>
      <w:r w:rsidR="00025779">
        <w:t>well-defined</w:t>
      </w:r>
      <w:r>
        <w:t xml:space="preserve"> encoding such as UTF-32 or UTF-16 may be used. Source text might even be externally represented using a non-Unicode character encoding.  Regardless of the external source text encoding, a conforming ECMAScript implementation processes the source text as if it was a</w:t>
      </w:r>
      <w:r w:rsidR="00606F2D">
        <w:t>n equivalent</w:t>
      </w:r>
      <w:r>
        <w:t xml:space="preserve"> sequence of </w:t>
      </w:r>
      <w:r w:rsidRPr="002212EA">
        <w:rPr>
          <w:rFonts w:ascii="Times New Roman" w:hAnsi="Times New Roman"/>
          <w:i/>
        </w:rPr>
        <w:t>SourceCharacter</w:t>
      </w:r>
      <w:r>
        <w:t xml:space="preserve"> values. Each </w:t>
      </w:r>
      <w:r w:rsidR="007F6FBE" w:rsidRPr="002212EA">
        <w:rPr>
          <w:rFonts w:ascii="Times New Roman" w:hAnsi="Times New Roman"/>
          <w:i/>
        </w:rPr>
        <w:t>SourceCharacter</w:t>
      </w:r>
      <w:r>
        <w:t xml:space="preserve"> being an abstract Unicode character with a corresponding Unicode scalar value. </w:t>
      </w:r>
      <w:r w:rsidRPr="009C202C">
        <w:t xml:space="preserve">Conforming ECMAScript implementations are not required to perform any normalisation of text, or behave as though they were performing normalisation of text.  </w:t>
      </w:r>
    </w:p>
    <w:p w14:paraId="07AEEAB5" w14:textId="77777777" w:rsidR="004C02EF" w:rsidRPr="009C202C" w:rsidRDefault="004C02EF" w:rsidP="004C02EF">
      <w:r w:rsidRPr="00E65A34">
        <w:t xml:space="preserve">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5C6ED7A0" w14:textId="77777777" w:rsidR="004C02EF" w:rsidRDefault="004C02EF" w:rsidP="004C02EF">
      <w:r w:rsidRPr="009C202C">
        <w:t>In string literals, regular expression literals,</w:t>
      </w:r>
      <w:r w:rsidR="005C6707">
        <w:t>template</w:t>
      </w:r>
      <w:r w:rsidR="0053584C">
        <w:t xml:space="preserve"> literals</w:t>
      </w:r>
      <w:r w:rsidRPr="009C202C">
        <w:t xml:space="preserve"> and identifiers, any </w:t>
      </w:r>
      <w:r w:rsidR="0053584C">
        <w:t xml:space="preserve">Unicode </w:t>
      </w:r>
      <w:r w:rsidRPr="009C202C">
        <w:t>character</w:t>
      </w:r>
      <w:r w:rsidR="0053584C">
        <w:t>s</w:t>
      </w:r>
      <w:r w:rsidRPr="009C202C">
        <w:t xml:space="preserve"> may also be expressed as a Unicode escape sequence </w:t>
      </w:r>
      <w:r w:rsidR="0053584C">
        <w:t xml:space="preserve">that explicitly express a code point’s numeric value. </w:t>
      </w:r>
      <w:r w:rsidRPr="00E77497">
        <w:t xml:space="preserve">Within a comment, such an escape sequence is effectively ignored as part of the comment. </w:t>
      </w:r>
      <w:r w:rsidR="0053584C">
        <w:t>Within other contexts, such an</w:t>
      </w:r>
      <w:r w:rsidRPr="00E77497">
        <w:t xml:space="preserve"> escape sequence </w:t>
      </w:r>
      <w:r w:rsidR="0053584C">
        <w:t xml:space="preserve">contextually </w:t>
      </w:r>
      <w:r w:rsidRPr="00E77497">
        <w:t xml:space="preserve">contributes one </w:t>
      </w:r>
      <w:r w:rsidR="0053584C">
        <w:t xml:space="preserve">Unicode </w:t>
      </w:r>
      <w:r w:rsidRPr="00E77497">
        <w:t>character.</w:t>
      </w:r>
    </w:p>
    <w:p w14:paraId="235305F8" w14:textId="77777777" w:rsidR="004C02EF" w:rsidRPr="00E77497" w:rsidRDefault="00AA3A15" w:rsidP="00C442E2">
      <w:pPr>
        <w:pStyle w:val="Note"/>
      </w:pPr>
      <w:r>
        <w:t>NOTE</w:t>
      </w:r>
      <w:r>
        <w:tab/>
      </w:r>
      <w:r w:rsidR="004C02EF" w:rsidRPr="00E77497">
        <w:t xml:space="preserve">ECMAScript differs from the Java programming language in the behaviour of Unicode escape sequences. In a Java program, if the Unicode escape sequence </w:t>
      </w:r>
      <w:r w:rsidR="004C02EF" w:rsidRPr="00E77497">
        <w:rPr>
          <w:rFonts w:ascii="Courier New" w:hAnsi="Courier New"/>
          <w:b/>
        </w:rPr>
        <w:t>\u000A</w:t>
      </w:r>
      <w:r w:rsidR="004C02EF" w:rsidRPr="00E77497">
        <w:t xml:space="preserve">, for example, occurs within a single-line comment, it is interpreted as a line terminator (Unicode character </w:t>
      </w:r>
      <w:r w:rsidR="004C02EF" w:rsidRPr="00E77497">
        <w:rPr>
          <w:rFonts w:ascii="Courier New" w:hAnsi="Courier New"/>
          <w:b/>
        </w:rPr>
        <w:t>000A</w:t>
      </w:r>
      <w:r w:rsidR="004C02EF" w:rsidRPr="00E77497">
        <w:t xml:space="preserve"> is line feed) and therefore the next </w:t>
      </w:r>
      <w:r>
        <w:t xml:space="preserve">Unicode </w:t>
      </w:r>
      <w:r w:rsidR="004C02EF" w:rsidRPr="00E77497">
        <w:t xml:space="preserve">character is not part of the comment. Similarly, if the Unicode escape sequence </w:t>
      </w:r>
      <w:r w:rsidR="004C02EF" w:rsidRPr="00E77497">
        <w:rPr>
          <w:rFonts w:ascii="Courier New" w:hAnsi="Courier New"/>
          <w:b/>
        </w:rPr>
        <w:t>\u000A</w:t>
      </w:r>
      <w:r w:rsidR="004C02EF" w:rsidRPr="00E77497">
        <w:t xml:space="preserve"> occurs within a string literal in a Java program, it is likewise interpreted as a line terminator, which is not allowed within a string literal—one must write </w:t>
      </w:r>
      <w:r w:rsidR="004C02EF" w:rsidRPr="00E77497">
        <w:rPr>
          <w:rFonts w:ascii="Courier New" w:hAnsi="Courier New"/>
          <w:b/>
        </w:rPr>
        <w:t>\n</w:t>
      </w:r>
      <w:r w:rsidR="004C02EF" w:rsidRPr="00E77497">
        <w:t xml:space="preserve"> instead of </w:t>
      </w:r>
      <w:r w:rsidR="004C02EF" w:rsidRPr="00E77497">
        <w:rPr>
          <w:rFonts w:ascii="Courier New" w:hAnsi="Courier New"/>
          <w:b/>
        </w:rPr>
        <w:t>\u000A</w:t>
      </w:r>
      <w:r w:rsidR="004C02EF"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w:t>
      </w:r>
      <w:r w:rsidR="0053584C">
        <w:t xml:space="preserve">Unicode </w:t>
      </w:r>
      <w:r w:rsidR="004C02EF" w:rsidRPr="00E77497">
        <w:t>character to the literal and is never interpreted as a line terminator or as a quote mark that might terminate the string literal.</w:t>
      </w:r>
      <w:bookmarkStart w:id="617" w:name="_Toc381513616"/>
      <w:bookmarkStart w:id="618" w:name="_Toc382202758"/>
      <w:bookmarkStart w:id="619" w:name="_Toc382202978"/>
      <w:bookmarkStart w:id="620" w:name="_Toc382212138"/>
      <w:bookmarkStart w:id="621" w:name="_Toc382212317"/>
      <w:bookmarkStart w:id="622" w:name="_Toc382291483"/>
      <w:bookmarkStart w:id="623" w:name="_Toc385672118"/>
      <w:bookmarkStart w:id="624" w:name="_Ref386878476"/>
      <w:bookmarkStart w:id="625" w:name="_Toc393690209"/>
    </w:p>
    <w:p w14:paraId="4318C3B3" w14:textId="77777777" w:rsidR="004D46C4" w:rsidRPr="00E77497" w:rsidRDefault="004D46C4" w:rsidP="004D46C4">
      <w:bookmarkStart w:id="626" w:name="_Ref456010393"/>
      <w:bookmarkStart w:id="627" w:name="_Ref457437434"/>
      <w:bookmarkStart w:id="628" w:name="_Ref463686584"/>
      <w:bookmarkStart w:id="629" w:name="_Toc472818753"/>
      <w:bookmarkStart w:id="630" w:name="_Toc235503308"/>
      <w:bookmarkStart w:id="631" w:name="_Toc241509083"/>
      <w:bookmarkStart w:id="632" w:name="_Toc244416570"/>
      <w:bookmarkStart w:id="633" w:name="_Toc276630934"/>
      <w:r>
        <w:t>ECMAScript String values (</w:t>
      </w:r>
      <w:r w:rsidR="00834ABD">
        <w:fldChar w:fldCharType="begin"/>
      </w:r>
      <w:r w:rsidR="00834ABD">
        <w:instrText xml:space="preserve"> REF _Ref365546409 \r \h </w:instrText>
      </w:r>
      <w:r w:rsidR="00834ABD">
        <w:fldChar w:fldCharType="separate"/>
      </w:r>
      <w:r w:rsidR="00083CEC">
        <w:t>6.1.4</w:t>
      </w:r>
      <w:r w:rsidR="00834ABD">
        <w:fldChar w:fldCharType="end"/>
      </w:r>
      <w:r>
        <w:t xml:space="preserve">) are computational sequences of 16-bit integer values called “code units”. ECMAScript language constructs that generate string values from </w:t>
      </w:r>
      <w:r w:rsidRPr="005D174A">
        <w:rPr>
          <w:rFonts w:ascii="Times New Roman" w:hAnsi="Times New Roman"/>
          <w:i/>
        </w:rPr>
        <w:t>SourceCharacter</w:t>
      </w:r>
      <w:r>
        <w:t xml:space="preserve"> sequences use UTF-16 encoding to generate the code unit values.</w:t>
      </w:r>
    </w:p>
    <w:p w14:paraId="2818843E" w14:textId="77777777" w:rsidR="00FA3FCC" w:rsidRDefault="00FA3FCC" w:rsidP="00FA3FCC">
      <w:pPr>
        <w:rPr>
          <w:rStyle w:val="bnf"/>
          <w:rFonts w:ascii="Helvetica" w:hAnsi="Helvetica"/>
          <w:b/>
          <w:i w:val="0"/>
        </w:rPr>
      </w:pPr>
      <w:r w:rsidRPr="00E77497">
        <w:rPr>
          <w:rFonts w:ascii="Helvetica" w:hAnsi="Helvetica"/>
          <w:b/>
        </w:rPr>
        <w:t xml:space="preserve">Static Semantics:  </w:t>
      </w:r>
      <w:r>
        <w:rPr>
          <w:rStyle w:val="bnf"/>
          <w:rFonts w:ascii="Helvetica" w:hAnsi="Helvetica"/>
          <w:b/>
          <w:i w:val="0"/>
        </w:rPr>
        <w:t xml:space="preserve">UTF-16 </w:t>
      </w:r>
      <w:r w:rsidR="009C6441">
        <w:rPr>
          <w:rStyle w:val="bnf"/>
          <w:rFonts w:ascii="Helvetica" w:hAnsi="Helvetica"/>
          <w:b/>
          <w:i w:val="0"/>
        </w:rPr>
        <w:t>E</w:t>
      </w:r>
      <w:r>
        <w:rPr>
          <w:rStyle w:val="bnf"/>
          <w:rFonts w:ascii="Helvetica" w:hAnsi="Helvetica"/>
          <w:b/>
          <w:i w:val="0"/>
        </w:rPr>
        <w:t>ncoding</w:t>
      </w:r>
    </w:p>
    <w:p w14:paraId="4F960CAC" w14:textId="77777777" w:rsidR="00FA3FCC" w:rsidRDefault="0005243C" w:rsidP="006139A4">
      <w:pPr>
        <w:rPr>
          <w:rFonts w:ascii="Helvetica" w:hAnsi="Helvetica"/>
          <w:b/>
        </w:rPr>
      </w:pPr>
      <w:r w:rsidRPr="009C6441">
        <w:rPr>
          <w:rFonts w:ascii="Helvetica" w:hAnsi="Helvetica"/>
        </w:rPr>
        <w:t xml:space="preserve">The </w:t>
      </w:r>
      <w:r w:rsidRPr="009C6441">
        <w:rPr>
          <w:rFonts w:ascii="Times New Roman" w:hAnsi="Times New Roman"/>
        </w:rPr>
        <w:t xml:space="preserve">UTF-16 </w:t>
      </w:r>
      <w:r w:rsidR="009C6441" w:rsidRPr="009C6441">
        <w:rPr>
          <w:rFonts w:ascii="Times New Roman" w:hAnsi="Times New Roman"/>
        </w:rPr>
        <w:t>E</w:t>
      </w:r>
      <w:r w:rsidRPr="009C6441">
        <w:rPr>
          <w:rFonts w:ascii="Times New Roman" w:hAnsi="Times New Roman"/>
        </w:rPr>
        <w:t>ncoding</w:t>
      </w:r>
      <w:r w:rsidRPr="009C6441">
        <w:rPr>
          <w:rFonts w:ascii="Helvetica" w:hAnsi="Helvetica"/>
        </w:rPr>
        <w:t xml:space="preserve"> of a</w:t>
      </w:r>
      <w:r>
        <w:rPr>
          <w:rFonts w:ascii="Helvetica" w:hAnsi="Helvetica"/>
          <w:b/>
        </w:rPr>
        <w:t xml:space="preserve"> </w:t>
      </w:r>
      <w:r w:rsidR="00854991">
        <w:rPr>
          <w:rFonts w:cs="Arial"/>
        </w:rPr>
        <w:t>numeric</w:t>
      </w:r>
      <w:r w:rsidR="00B16202">
        <w:rPr>
          <w:rFonts w:ascii="Helvetica" w:hAnsi="Helvetica"/>
        </w:rPr>
        <w:t xml:space="preserve"> code point</w:t>
      </w:r>
      <w:r w:rsidR="00854991">
        <w:rPr>
          <w:rFonts w:ascii="Helvetica" w:hAnsi="Helvetica"/>
        </w:rPr>
        <w:t xml:space="preserve"> value, </w:t>
      </w:r>
      <w:r w:rsidR="00854991">
        <w:rPr>
          <w:rFonts w:ascii="Times New Roman" w:hAnsi="Times New Roman"/>
          <w:i/>
        </w:rPr>
        <w:t>cp</w:t>
      </w:r>
      <w:r w:rsidR="00854991">
        <w:rPr>
          <w:rFonts w:ascii="Helvetica" w:hAnsi="Helvetica"/>
        </w:rPr>
        <w:t>,</w:t>
      </w:r>
      <w:r w:rsidR="00B16202">
        <w:rPr>
          <w:rFonts w:ascii="Helvetica" w:hAnsi="Helvetica"/>
        </w:rPr>
        <w:t xml:space="preserve"> </w:t>
      </w:r>
      <w:r w:rsidRPr="009C6441">
        <w:rPr>
          <w:rFonts w:ascii="Helvetica" w:hAnsi="Helvetica"/>
        </w:rPr>
        <w:t xml:space="preserve">is </w:t>
      </w:r>
      <w:r w:rsidR="006139A4">
        <w:rPr>
          <w:rFonts w:ascii="Helvetica" w:hAnsi="Helvetica"/>
        </w:rPr>
        <w:t>determined</w:t>
      </w:r>
      <w:r w:rsidRPr="009C6441">
        <w:rPr>
          <w:rFonts w:ascii="Helvetica" w:hAnsi="Helvetica"/>
        </w:rPr>
        <w:t xml:space="preserve"> as follows:</w:t>
      </w:r>
    </w:p>
    <w:p w14:paraId="4A710DA2" w14:textId="77777777" w:rsidR="00854991" w:rsidRDefault="00854991" w:rsidP="00854991">
      <w:pPr>
        <w:pStyle w:val="Alg4"/>
        <w:numPr>
          <w:ilvl w:val="0"/>
          <w:numId w:val="820"/>
        </w:numPr>
        <w:spacing w:after="220"/>
        <w:contextualSpacing/>
      </w:pPr>
      <w:r>
        <w:t xml:space="preserve">Assert: 0 ≤ </w:t>
      </w:r>
      <w:r w:rsidRPr="00025779">
        <w:rPr>
          <w:i/>
          <w:iCs/>
        </w:rPr>
        <w:t>cp</w:t>
      </w:r>
      <w:r>
        <w:t xml:space="preserve"> ≤ </w:t>
      </w:r>
      <w:r w:rsidR="002875BF">
        <w:t>0x10FFFF</w:t>
      </w:r>
    </w:p>
    <w:p w14:paraId="6E24CFF3" w14:textId="77777777" w:rsidR="0005243C" w:rsidRDefault="0005243C" w:rsidP="0005243C">
      <w:pPr>
        <w:pStyle w:val="Alg4"/>
        <w:numPr>
          <w:ilvl w:val="0"/>
          <w:numId w:val="820"/>
        </w:numPr>
        <w:spacing w:after="220"/>
        <w:contextualSpacing/>
      </w:pPr>
      <w:r>
        <w:t xml:space="preserve">If </w:t>
      </w:r>
      <w:r w:rsidRPr="0005243C">
        <w:rPr>
          <w:i/>
        </w:rPr>
        <w:t>cp</w:t>
      </w:r>
      <w:r>
        <w:t xml:space="preserve"> ≤ 65535, then return </w:t>
      </w:r>
      <w:r w:rsidRPr="0005243C">
        <w:rPr>
          <w:i/>
        </w:rPr>
        <w:t>cp</w:t>
      </w:r>
      <w:r>
        <w:t>.</w:t>
      </w:r>
    </w:p>
    <w:p w14:paraId="154A7DCA" w14:textId="77777777" w:rsidR="0005243C" w:rsidRDefault="0005243C" w:rsidP="0005243C">
      <w:pPr>
        <w:pStyle w:val="Alg4"/>
        <w:numPr>
          <w:ilvl w:val="0"/>
          <w:numId w:val="820"/>
        </w:numPr>
        <w:spacing w:after="220"/>
        <w:contextualSpacing/>
      </w:pPr>
      <w:r>
        <w:t xml:space="preserve">Let </w:t>
      </w:r>
      <w:r w:rsidRPr="00A409AF">
        <w:rPr>
          <w:i/>
        </w:rPr>
        <w:t>cu1</w:t>
      </w:r>
      <w:r>
        <w:t xml:space="preserve"> be </w:t>
      </w:r>
      <w:r w:rsidR="00004D18">
        <w:t>floor((</w:t>
      </w:r>
      <w:r w:rsidRPr="00A409AF">
        <w:rPr>
          <w:i/>
        </w:rPr>
        <w:t>cp</w:t>
      </w:r>
      <w:r>
        <w:t xml:space="preserve"> </w:t>
      </w:r>
      <w:r w:rsidR="00004D18">
        <w:t>–</w:t>
      </w:r>
      <w:r>
        <w:t xml:space="preserve"> 65536</w:t>
      </w:r>
      <w:r w:rsidR="00004D18">
        <w:t xml:space="preserve">) / 1024) + 55296. </w:t>
      </w:r>
      <w:r w:rsidR="00004D18" w:rsidRPr="00A409AF">
        <w:rPr>
          <w:rFonts w:ascii="Arial" w:hAnsi="Arial" w:cs="Arial"/>
          <w:sz w:val="18"/>
          <w:szCs w:val="18"/>
        </w:rPr>
        <w:t>NOTE</w:t>
      </w:r>
      <w:r w:rsidR="00004D18" w:rsidRPr="00A409AF">
        <w:rPr>
          <w:sz w:val="18"/>
          <w:szCs w:val="18"/>
        </w:rPr>
        <w:t xml:space="preserve"> 5</w:t>
      </w:r>
      <w:r w:rsidR="00854991">
        <w:rPr>
          <w:sz w:val="18"/>
          <w:szCs w:val="18"/>
        </w:rPr>
        <w:t>5</w:t>
      </w:r>
      <w:r w:rsidR="00004D18" w:rsidRPr="00A409AF">
        <w:rPr>
          <w:sz w:val="18"/>
          <w:szCs w:val="18"/>
        </w:rPr>
        <w:t>296 is 0xD800.</w:t>
      </w:r>
    </w:p>
    <w:p w14:paraId="65C8600F" w14:textId="77777777" w:rsidR="00004D18" w:rsidRDefault="00004D18" w:rsidP="0005243C">
      <w:pPr>
        <w:pStyle w:val="Alg4"/>
        <w:numPr>
          <w:ilvl w:val="0"/>
          <w:numId w:val="820"/>
        </w:numPr>
        <w:spacing w:after="220"/>
        <w:contextualSpacing/>
      </w:pPr>
      <w:r>
        <w:t xml:space="preserve">Let </w:t>
      </w:r>
      <w:r w:rsidRPr="00A409AF">
        <w:rPr>
          <w:i/>
        </w:rPr>
        <w:t>cu2</w:t>
      </w:r>
      <w:r>
        <w:t xml:space="preserve"> be ((</w:t>
      </w:r>
      <w:r w:rsidRPr="00A409AF">
        <w:rPr>
          <w:i/>
        </w:rPr>
        <w:t>cp</w:t>
      </w:r>
      <w:r>
        <w:t xml:space="preserve"> </w:t>
      </w:r>
      <w:r w:rsidR="00A409AF">
        <w:t>– 65536) modulo 1024)</w:t>
      </w:r>
      <w:r w:rsidR="00A409AF" w:rsidRPr="00A409AF">
        <w:t xml:space="preserve"> </w:t>
      </w:r>
      <w:r w:rsidR="00A409AF">
        <w:t xml:space="preserve">+ 56320. </w:t>
      </w:r>
      <w:r w:rsidR="00A409AF" w:rsidRPr="00D639BE">
        <w:rPr>
          <w:rFonts w:ascii="Arial" w:hAnsi="Arial" w:cs="Arial"/>
          <w:sz w:val="18"/>
          <w:szCs w:val="18"/>
        </w:rPr>
        <w:t>NOTE</w:t>
      </w:r>
      <w:r w:rsidR="00A409AF" w:rsidRPr="00D639BE">
        <w:rPr>
          <w:sz w:val="18"/>
          <w:szCs w:val="18"/>
        </w:rPr>
        <w:t xml:space="preserve"> 5</w:t>
      </w:r>
      <w:r w:rsidR="00854991">
        <w:rPr>
          <w:sz w:val="18"/>
          <w:szCs w:val="18"/>
        </w:rPr>
        <w:t>6</w:t>
      </w:r>
      <w:r w:rsidR="00A409AF">
        <w:rPr>
          <w:sz w:val="18"/>
          <w:szCs w:val="18"/>
        </w:rPr>
        <w:t>320</w:t>
      </w:r>
      <w:r w:rsidR="00A409AF" w:rsidRPr="00D639BE">
        <w:rPr>
          <w:sz w:val="18"/>
          <w:szCs w:val="18"/>
        </w:rPr>
        <w:t xml:space="preserve"> is 0xD</w:t>
      </w:r>
      <w:r w:rsidR="00A409AF">
        <w:rPr>
          <w:sz w:val="18"/>
          <w:szCs w:val="18"/>
        </w:rPr>
        <w:t>C</w:t>
      </w:r>
      <w:r w:rsidR="00A409AF" w:rsidRPr="00D639BE">
        <w:rPr>
          <w:sz w:val="18"/>
          <w:szCs w:val="18"/>
        </w:rPr>
        <w:t>00.</w:t>
      </w:r>
    </w:p>
    <w:p w14:paraId="531A09B2" w14:textId="77777777" w:rsidR="0005243C" w:rsidRPr="00680F64" w:rsidRDefault="0005243C" w:rsidP="00680F64">
      <w:pPr>
        <w:pStyle w:val="Alg4"/>
        <w:numPr>
          <w:ilvl w:val="0"/>
          <w:numId w:val="820"/>
        </w:numPr>
        <w:spacing w:after="220"/>
        <w:contextualSpacing/>
      </w:pPr>
      <w:r>
        <w:t xml:space="preserve">Return </w:t>
      </w:r>
      <w:r w:rsidR="00A409AF">
        <w:t xml:space="preserve">the code unit sequence consisting of </w:t>
      </w:r>
      <w:r w:rsidR="00A409AF" w:rsidRPr="00A409AF">
        <w:rPr>
          <w:i/>
        </w:rPr>
        <w:t>cu1</w:t>
      </w:r>
      <w:r w:rsidR="00A409AF">
        <w:t xml:space="preserve"> followed by </w:t>
      </w:r>
      <w:r w:rsidR="00A409AF" w:rsidRPr="00A409AF">
        <w:rPr>
          <w:i/>
        </w:rPr>
        <w:t>cu2</w:t>
      </w:r>
      <w:r w:rsidR="00A409AF">
        <w:t>.</w:t>
      </w:r>
    </w:p>
    <w:p w14:paraId="28F2E13C" w14:textId="77777777" w:rsidR="00836695" w:rsidRPr="00E77497" w:rsidRDefault="00836695" w:rsidP="00836695">
      <w:pPr>
        <w:pStyle w:val="20"/>
      </w:pPr>
      <w:bookmarkStart w:id="634" w:name="_Toc366141843"/>
      <w:r w:rsidRPr="00E77497">
        <w:t>Types of Executable Code</w:t>
      </w:r>
      <w:bookmarkEnd w:id="634"/>
    </w:p>
    <w:p w14:paraId="08B78009" w14:textId="77777777" w:rsidR="00836695" w:rsidRPr="00E77497" w:rsidRDefault="00836695" w:rsidP="00836695">
      <w:r w:rsidRPr="00E77497">
        <w:t xml:space="preserve">There are </w:t>
      </w:r>
      <w:r>
        <w:t>four</w:t>
      </w:r>
      <w:r w:rsidRPr="00E77497">
        <w:t xml:space="preserve"> types of ECMAScript code:</w:t>
      </w:r>
    </w:p>
    <w:p w14:paraId="02B78675" w14:textId="77777777" w:rsidR="00836695" w:rsidRPr="00E77497" w:rsidRDefault="00836695" w:rsidP="00836695">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Pr>
          <w:i/>
        </w:rPr>
        <w:t>Script</w:t>
      </w:r>
      <w:r w:rsidRPr="00E77497">
        <w:rPr>
          <w:rFonts w:ascii="Arial" w:hAnsi="Arial" w:cs="Arial"/>
        </w:rPr>
        <w:t xml:space="preserve">. The global code of a particular </w:t>
      </w:r>
      <w:r>
        <w:rPr>
          <w:i/>
        </w:rPr>
        <w:t xml:space="preserve">Script </w:t>
      </w:r>
      <w:r w:rsidRPr="00E77497">
        <w:rPr>
          <w:rFonts w:ascii="Arial" w:hAnsi="Arial" w:cs="Arial"/>
        </w:rPr>
        <w:t xml:space="preserve">does not include any source text that is parsed as part of a </w:t>
      </w:r>
      <w:r w:rsidRPr="00E77497">
        <w:rPr>
          <w:rFonts w:cs="Arial"/>
          <w:i/>
        </w:rPr>
        <w:t>FunctionBody</w:t>
      </w:r>
      <w:r>
        <w:rPr>
          <w:rFonts w:cs="Arial"/>
          <w:iCs/>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cs="Arial"/>
        </w:rPr>
        <w:t>.</w:t>
      </w:r>
    </w:p>
    <w:p w14:paraId="55ADD7EC" w14:textId="77777777" w:rsidR="00836695" w:rsidRPr="00E77497" w:rsidRDefault="00836695" w:rsidP="00836695">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Pr>
          <w:i/>
        </w:rPr>
        <w:t>Script</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Pr>
          <w:i/>
        </w:rPr>
        <w:t>Script</w:t>
      </w:r>
      <w:r w:rsidRPr="00E77497">
        <w:rPr>
          <w:rFonts w:ascii="Arial" w:hAnsi="Arial"/>
        </w:rPr>
        <w:t>.</w:t>
      </w:r>
    </w:p>
    <w:p w14:paraId="09415307" w14:textId="77777777" w:rsidR="00836695" w:rsidRDefault="00836695" w:rsidP="00836695">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w:t>
      </w:r>
      <w:r>
        <w:rPr>
          <w:rFonts w:ascii="Arial" w:hAnsi="Arial"/>
        </w:rPr>
        <w:t>to supply the value of the [[Code]] internal</w:t>
      </w:r>
      <w:r w:rsidRPr="00022312">
        <w:t xml:space="preserve"> </w:t>
      </w:r>
      <w:r w:rsidRPr="00022312">
        <w:rPr>
          <w:rFonts w:ascii="Arial" w:hAnsi="Arial"/>
        </w:rPr>
        <w:t>data</w:t>
      </w:r>
      <w:r>
        <w:rPr>
          <w:rFonts w:ascii="Arial" w:hAnsi="Arial"/>
        </w:rPr>
        <w:t xml:space="preserve"> property (see </w:t>
      </w:r>
      <w:r w:rsidR="00981659">
        <w:rPr>
          <w:rFonts w:ascii="Arial" w:hAnsi="Arial"/>
        </w:rPr>
        <w:fldChar w:fldCharType="begin"/>
      </w:r>
      <w:r w:rsidR="00981659">
        <w:rPr>
          <w:rFonts w:ascii="Arial" w:hAnsi="Arial"/>
        </w:rPr>
        <w:instrText xml:space="preserve"> REF _Ref365533593 \r \h </w:instrText>
      </w:r>
      <w:r w:rsidR="00981659">
        <w:rPr>
          <w:rFonts w:ascii="Arial" w:hAnsi="Arial"/>
        </w:rPr>
      </w:r>
      <w:r w:rsidR="00981659">
        <w:rPr>
          <w:rFonts w:ascii="Arial" w:hAnsi="Arial"/>
        </w:rPr>
        <w:fldChar w:fldCharType="separate"/>
      </w:r>
      <w:r w:rsidR="00083CEC">
        <w:rPr>
          <w:rFonts w:ascii="Arial" w:hAnsi="Arial"/>
        </w:rPr>
        <w:t>9.1.16</w:t>
      </w:r>
      <w:r w:rsidR="00981659">
        <w:rPr>
          <w:rFonts w:ascii="Arial" w:hAnsi="Arial"/>
        </w:rPr>
        <w:fldChar w:fldCharType="end"/>
      </w:r>
      <w:r>
        <w:rPr>
          <w:rFonts w:ascii="Arial" w:hAnsi="Arial"/>
        </w:rPr>
        <w:t xml:space="preserve">) of function and generator objects. </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r>
        <w:rPr>
          <w:rFonts w:ascii="Arial" w:hAnsi="Arial"/>
        </w:rPr>
        <w:t xml:space="preserve"> function or generator</w:t>
      </w:r>
      <w:r w:rsidRPr="00E77497">
        <w:rPr>
          <w:rFonts w:ascii="Arial" w:hAnsi="Arial"/>
        </w:rPr>
        <w:t xml:space="preserve"> does not include any source text that is parsed as </w:t>
      </w:r>
      <w:r>
        <w:rPr>
          <w:rFonts w:ascii="Arial" w:hAnsi="Arial"/>
        </w:rPr>
        <w:t>the function code</w:t>
      </w:r>
      <w:r w:rsidRPr="00E77497">
        <w:rPr>
          <w:rFonts w:ascii="Arial" w:hAnsi="Arial"/>
        </w:rPr>
        <w:t xml:space="preserve"> of a nested</w:t>
      </w:r>
      <w:r w:rsidRPr="00B776CC">
        <w:rPr>
          <w:rFonts w:ascii="Arial" w:hAnsi="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or </w:t>
      </w:r>
      <w:r w:rsidRPr="001E3E7A">
        <w:rPr>
          <w:rFonts w:cs="Arial"/>
          <w:i/>
        </w:rPr>
        <w:t>ClassBody</w:t>
      </w:r>
      <w:r w:rsidRPr="00E77497">
        <w:rPr>
          <w:rFonts w:ascii="Arial" w:hAnsi="Arial" w:cs="Arial"/>
        </w:rPr>
        <w:t>.</w:t>
      </w:r>
      <w:r w:rsidRPr="00E77497">
        <w:rPr>
          <w:rFonts w:ascii="Arial" w:hAnsi="Arial"/>
        </w:rPr>
        <w:t xml:space="preserve"> </w:t>
      </w:r>
    </w:p>
    <w:p w14:paraId="2A1AF94E" w14:textId="77777777" w:rsidR="00836695" w:rsidRPr="00F6224C" w:rsidRDefault="00836695" w:rsidP="00836695">
      <w:pPr>
        <w:pStyle w:val="BulletLast"/>
        <w:numPr>
          <w:ilvl w:val="0"/>
          <w:numId w:val="27"/>
        </w:numPr>
        <w:ind w:left="360"/>
        <w:rPr>
          <w:rFonts w:ascii="Arial" w:hAnsi="Arial"/>
        </w:rPr>
      </w:pPr>
      <w:r>
        <w:rPr>
          <w:rFonts w:ascii="Arial" w:hAnsi="Arial"/>
          <w:i/>
        </w:rPr>
        <w:t>Module code</w:t>
      </w:r>
      <w:r>
        <w:rPr>
          <w:rFonts w:ascii="Arial" w:hAnsi="Arial"/>
          <w:iCs/>
        </w:rPr>
        <w:t xml:space="preserve"> is source text that is code that is provided as a </w:t>
      </w:r>
      <w:r w:rsidRPr="00452F0C">
        <w:rPr>
          <w:rFonts w:cs="Arial"/>
          <w:i/>
        </w:rPr>
        <w:t>ModuleBody</w:t>
      </w:r>
      <w:r>
        <w:rPr>
          <w:rFonts w:ascii="Arial" w:hAnsi="Arial"/>
          <w:iCs/>
        </w:rPr>
        <w:t xml:space="preserve">. It is the code that is directly evaluated when a module is initialised.  The module code of a particular module does not include any source text that </w:t>
      </w:r>
      <w:r w:rsidRPr="00E77497">
        <w:rPr>
          <w:rFonts w:ascii="Arial" w:hAnsi="Arial"/>
        </w:rPr>
        <w:t xml:space="preserve">is parsed as </w:t>
      </w:r>
      <w:r w:rsidRPr="00E77497">
        <w:rPr>
          <w:rFonts w:ascii="Arial" w:hAnsi="Arial" w:cs="Arial"/>
        </w:rPr>
        <w:t>part of a</w:t>
      </w:r>
      <w:r>
        <w:rPr>
          <w:rFonts w:ascii="Arial" w:hAnsi="Arial" w:cs="Arial"/>
        </w:rPr>
        <w:t xml:space="preserve"> nested</w:t>
      </w:r>
      <w:r w:rsidRPr="00E77497">
        <w:rPr>
          <w:rFonts w:ascii="Arial" w:hAnsi="Arial" w:cs="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rPr>
        <w:t xml:space="preserve">. </w:t>
      </w:r>
    </w:p>
    <w:p w14:paraId="67DADCEE" w14:textId="77777777" w:rsidR="00836695" w:rsidRDefault="00836695" w:rsidP="00836695">
      <w:pPr>
        <w:pStyle w:val="Note"/>
      </w:pPr>
      <w:r>
        <w:t>NOTE</w:t>
      </w:r>
      <w:r>
        <w:tab/>
        <w:t>Function code is generally provided as the bodies of Function Definitions (</w:t>
      </w:r>
      <w:r w:rsidR="00981659">
        <w:fldChar w:fldCharType="begin"/>
      </w:r>
      <w:r w:rsidR="00981659">
        <w:instrText xml:space="preserve"> REF _Ref365533716 \r \h </w:instrText>
      </w:r>
      <w:r w:rsidR="00981659">
        <w:fldChar w:fldCharType="separate"/>
      </w:r>
      <w:r w:rsidR="00083CEC">
        <w:t>14.1</w:t>
      </w:r>
      <w:r w:rsidR="00981659">
        <w:fldChar w:fldCharType="end"/>
      </w:r>
      <w:r>
        <w:t>), Arrow Function Definitions (</w:t>
      </w:r>
      <w:r w:rsidR="00981659">
        <w:fldChar w:fldCharType="begin"/>
      </w:r>
      <w:r w:rsidR="00981659">
        <w:instrText xml:space="preserve"> REF _Ref365533727 \r \h </w:instrText>
      </w:r>
      <w:r w:rsidR="00981659">
        <w:fldChar w:fldCharType="separate"/>
      </w:r>
      <w:r w:rsidR="00083CEC">
        <w:t>14.2</w:t>
      </w:r>
      <w:r w:rsidR="00981659">
        <w:fldChar w:fldCharType="end"/>
      </w:r>
      <w:r>
        <w:t>), Method Definitions (</w:t>
      </w:r>
      <w:r w:rsidR="00981659">
        <w:fldChar w:fldCharType="begin"/>
      </w:r>
      <w:r w:rsidR="00981659">
        <w:instrText xml:space="preserve"> REF _Ref365533743 \r \h </w:instrText>
      </w:r>
      <w:r w:rsidR="00981659">
        <w:fldChar w:fldCharType="separate"/>
      </w:r>
      <w:r w:rsidR="00083CEC">
        <w:t>14.3</w:t>
      </w:r>
      <w:r w:rsidR="00981659">
        <w:fldChar w:fldCharType="end"/>
      </w:r>
      <w:r>
        <w:t>) and Generator Definitions (</w:t>
      </w:r>
      <w:r w:rsidR="00981659">
        <w:fldChar w:fldCharType="begin"/>
      </w:r>
      <w:r w:rsidR="00981659">
        <w:instrText xml:space="preserve"> REF _Ref365533912 \r \h </w:instrText>
      </w:r>
      <w:r w:rsidR="00981659">
        <w:fldChar w:fldCharType="separate"/>
      </w:r>
      <w:r w:rsidR="00083CEC">
        <w:t>14.4</w:t>
      </w:r>
      <w:r w:rsidR="00981659">
        <w:fldChar w:fldCharType="end"/>
      </w:r>
      <w:r>
        <w:t>). Function code is also derived from the last argument to the Function constructor (</w:t>
      </w:r>
      <w:r w:rsidR="00981659">
        <w:fldChar w:fldCharType="begin"/>
      </w:r>
      <w:r w:rsidR="00981659">
        <w:instrText xml:space="preserve"> REF _Ref365534017 \r \h </w:instrText>
      </w:r>
      <w:r w:rsidR="00981659">
        <w:fldChar w:fldCharType="separate"/>
      </w:r>
      <w:r w:rsidR="00083CEC">
        <w:t>19.2.1.1</w:t>
      </w:r>
      <w:r w:rsidR="00981659">
        <w:fldChar w:fldCharType="end"/>
      </w:r>
      <w:r>
        <w:t>)</w:t>
      </w:r>
      <w:r w:rsidR="00981659">
        <w:t xml:space="preserve"> and the GeneratorFunction constructor (</w:t>
      </w:r>
      <w:r w:rsidR="00981659">
        <w:fldChar w:fldCharType="begin"/>
      </w:r>
      <w:r w:rsidR="00981659">
        <w:instrText xml:space="preserve"> REF _Ref365534125 \r \h </w:instrText>
      </w:r>
      <w:r w:rsidR="00981659">
        <w:fldChar w:fldCharType="separate"/>
      </w:r>
      <w:r w:rsidR="00083CEC">
        <w:t>25.3.1.1</w:t>
      </w:r>
      <w:r w:rsidR="00981659">
        <w:fldChar w:fldCharType="end"/>
      </w:r>
      <w:r w:rsidR="00981659">
        <w:t>)</w:t>
      </w:r>
      <w:r>
        <w:t xml:space="preserve">. </w:t>
      </w:r>
    </w:p>
    <w:p w14:paraId="525A8E1F" w14:textId="77777777" w:rsidR="00836695" w:rsidRPr="00E77497" w:rsidRDefault="00836695" w:rsidP="00836695">
      <w:pPr>
        <w:pStyle w:val="30"/>
      </w:pPr>
      <w:bookmarkStart w:id="635" w:name="_Ref365534967"/>
      <w:bookmarkStart w:id="636" w:name="_Ref365547491"/>
      <w:bookmarkStart w:id="637" w:name="_Ref365636665"/>
      <w:bookmarkStart w:id="638" w:name="_Ref365636730"/>
      <w:bookmarkStart w:id="639" w:name="_Ref365636806"/>
      <w:bookmarkStart w:id="640" w:name="_Toc366141844"/>
      <w:r w:rsidRPr="00E77497">
        <w:t>Strict Mode Code</w:t>
      </w:r>
      <w:bookmarkEnd w:id="635"/>
      <w:bookmarkEnd w:id="636"/>
      <w:bookmarkEnd w:id="637"/>
      <w:bookmarkEnd w:id="638"/>
      <w:bookmarkEnd w:id="639"/>
      <w:bookmarkEnd w:id="640"/>
    </w:p>
    <w:p w14:paraId="770B182B" w14:textId="77777777" w:rsidR="00836695" w:rsidRPr="00E77497" w:rsidRDefault="00836695" w:rsidP="00836695">
      <w:r w:rsidRPr="00E77497">
        <w:t xml:space="preserve">An ECMAScript </w:t>
      </w:r>
      <w:r>
        <w:rPr>
          <w:rFonts w:ascii="Times New Roman" w:hAnsi="Times New Roman"/>
          <w:i/>
        </w:rPr>
        <w:t>Script</w:t>
      </w:r>
      <w:r w:rsidRPr="00E77497">
        <w:t xml:space="preserve"> syntactic unit may be processed using either unrestricted or strict mode syntax and semantics. When processed using strict mode the </w:t>
      </w:r>
      <w:r>
        <w:t>four</w:t>
      </w:r>
      <w:r w:rsidRPr="00E77497">
        <w:t xml:space="preserve"> types of ECMAScript code are referred to as </w:t>
      </w:r>
      <w:r>
        <w:t xml:space="preserve">module code, </w:t>
      </w:r>
      <w:r w:rsidRPr="00E77497">
        <w:t>strict global code, strict eval code, and strict function code. Code is interpreted as strict mode code in the following situations:</w:t>
      </w:r>
    </w:p>
    <w:p w14:paraId="7FAB32D0" w14:textId="77777777" w:rsidR="00836695" w:rsidRPr="00E77497" w:rsidRDefault="00836695" w:rsidP="00836695">
      <w:pPr>
        <w:numPr>
          <w:ilvl w:val="0"/>
          <w:numId w:val="40"/>
        </w:numPr>
        <w:ind w:left="360"/>
      </w:pPr>
      <w:r w:rsidRPr="00E77497">
        <w:t xml:space="preserve">Global code is strict global code if it begins with a Directive Prologue that contains a Use Strict Directive (see </w:t>
      </w:r>
      <w:r w:rsidR="00981659">
        <w:fldChar w:fldCharType="begin"/>
      </w:r>
      <w:r w:rsidR="00981659">
        <w:instrText xml:space="preserve"> REF _Ref365534276 \r \h </w:instrText>
      </w:r>
      <w:r w:rsidR="00981659">
        <w:fldChar w:fldCharType="separate"/>
      </w:r>
      <w:r w:rsidR="00083CEC">
        <w:t>15.2</w:t>
      </w:r>
      <w:r w:rsidR="00981659">
        <w:fldChar w:fldCharType="end"/>
      </w:r>
      <w:r w:rsidRPr="00E77497">
        <w:t>).</w:t>
      </w:r>
    </w:p>
    <w:p w14:paraId="65C945E1" w14:textId="77777777" w:rsidR="00836695" w:rsidRDefault="00836695" w:rsidP="00836695">
      <w:pPr>
        <w:numPr>
          <w:ilvl w:val="0"/>
          <w:numId w:val="40"/>
        </w:numPr>
        <w:ind w:left="360"/>
      </w:pPr>
      <w:r>
        <w:t>Module code is always strict code.</w:t>
      </w:r>
    </w:p>
    <w:p w14:paraId="758AAD5D" w14:textId="77777777" w:rsidR="00836695" w:rsidRDefault="00836695" w:rsidP="00836695">
      <w:pPr>
        <w:numPr>
          <w:ilvl w:val="0"/>
          <w:numId w:val="40"/>
        </w:numPr>
        <w:ind w:left="360"/>
      </w:pPr>
      <w:r>
        <w:t xml:space="preserve">A </w:t>
      </w:r>
      <w:commentRangeStart w:id="641"/>
      <w:r w:rsidRPr="001B2656">
        <w:rPr>
          <w:rFonts w:ascii="Times New Roman" w:hAnsi="Times New Roman"/>
          <w:i/>
        </w:rPr>
        <w:t>ClassDeclaration</w:t>
      </w:r>
      <w:r>
        <w:t xml:space="preserve"> or a </w:t>
      </w:r>
      <w:r w:rsidRPr="001B2656">
        <w:rPr>
          <w:rFonts w:ascii="Times New Roman" w:hAnsi="Times New Roman"/>
          <w:i/>
        </w:rPr>
        <w:t>ClassExpression</w:t>
      </w:r>
      <w:commentRangeEnd w:id="641"/>
      <w:r>
        <w:rPr>
          <w:rStyle w:val="af6"/>
        </w:rPr>
        <w:commentReference w:id="641"/>
      </w:r>
      <w:r>
        <w:t xml:space="preserve"> is always strict code.</w:t>
      </w:r>
    </w:p>
    <w:p w14:paraId="6429C6D0" w14:textId="77777777" w:rsidR="00836695" w:rsidRPr="00E77497" w:rsidRDefault="00836695" w:rsidP="00836695">
      <w:pPr>
        <w:numPr>
          <w:ilvl w:val="0"/>
          <w:numId w:val="40"/>
        </w:numPr>
        <w:ind w:left="360"/>
      </w:pPr>
      <w:r w:rsidRPr="00E77497">
        <w:t xml:space="preserve">Eval code is strict eval code if it begins with a Directive Prologue that contains a Use Strict Directive or if the call to eval is a direct call (see </w:t>
      </w:r>
      <w:r w:rsidR="00981659">
        <w:fldChar w:fldCharType="begin"/>
      </w:r>
      <w:r w:rsidR="00981659">
        <w:instrText xml:space="preserve"> REF _Ref365534325 \r \h </w:instrText>
      </w:r>
      <w:r w:rsidR="00981659">
        <w:fldChar w:fldCharType="separate"/>
      </w:r>
      <w:r w:rsidR="00083CEC">
        <w:t>18.2.1.1</w:t>
      </w:r>
      <w:r w:rsidR="00981659">
        <w:fldChar w:fldCharType="end"/>
      </w:r>
      <w:r w:rsidRPr="00E77497">
        <w:t xml:space="preserve">) to the eval function that is contained in strict mode code. </w:t>
      </w:r>
    </w:p>
    <w:p w14:paraId="31BD077C" w14:textId="77777777" w:rsidR="00836695" w:rsidRPr="00E77497" w:rsidRDefault="00836695" w:rsidP="00836695">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r>
        <w:rPr>
          <w:rFonts w:ascii="Times New Roman" w:hAnsi="Times New Roman"/>
          <w:i/>
        </w:rPr>
        <w:t>PropertyDefinition</w:t>
      </w:r>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Pr>
          <w:rFonts w:ascii="Times New Roman" w:hAnsi="Times New Roman"/>
          <w:i/>
        </w:rPr>
        <w:t>PropertyDefinition</w:t>
      </w:r>
      <w:r w:rsidRPr="00E77497">
        <w:t xml:space="preserve"> is contained in strict mode code or if the function code begins with a Directive Prologue that contains a Use Strict Directive.</w:t>
      </w:r>
    </w:p>
    <w:p w14:paraId="3BD4E56E" w14:textId="77777777" w:rsidR="00836695" w:rsidRPr="003B4312" w:rsidRDefault="00836695" w:rsidP="00836695">
      <w:pPr>
        <w:numPr>
          <w:ilvl w:val="0"/>
          <w:numId w:val="40"/>
        </w:numPr>
        <w:ind w:left="360"/>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14:paraId="71728E71" w14:textId="77777777" w:rsidR="00836695" w:rsidRDefault="00836695" w:rsidP="00836695">
      <w:pPr>
        <w:pStyle w:val="30"/>
      </w:pPr>
      <w:bookmarkStart w:id="642" w:name="_Toc366141845"/>
      <w:r>
        <w:t>Non-ECMAScript Functions</w:t>
      </w:r>
      <w:bookmarkEnd w:id="642"/>
    </w:p>
    <w:p w14:paraId="52CF6AF4" w14:textId="77777777" w:rsidR="00836695" w:rsidRDefault="00836695" w:rsidP="00836695">
      <w:r>
        <w:t>An ECMAScript implementation may support the evaluation of function objects whose evaluative behaviour is expressed in some implementation defined form of executable code other than via ECMAScript code. Whether a function object is an ECMAScript code function or a non-ECMAScript function is not semantically observable from the perspective of an ECMAScript code function that calls or is called by such a non-ECMAScript function.</w:t>
      </w:r>
    </w:p>
    <w:p w14:paraId="7A46EDAD" w14:textId="77777777" w:rsidR="004C02EF" w:rsidRPr="00E77497" w:rsidRDefault="008B1D7B" w:rsidP="00AC754D">
      <w:pPr>
        <w:pStyle w:val="1"/>
      </w:pPr>
      <w:bookmarkStart w:id="643" w:name="_Toc366141846"/>
      <w:r>
        <w:t>ECMAScript Language</w:t>
      </w:r>
      <w:r w:rsidR="006F1A4D">
        <w:t>:</w:t>
      </w:r>
      <w:r>
        <w:t xml:space="preserve"> </w:t>
      </w:r>
      <w:r w:rsidR="004C02EF" w:rsidRPr="00E77497">
        <w:t xml:space="preserve">Lexical </w:t>
      </w:r>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r w:rsidR="00AC754D">
        <w:t>Grammar</w:t>
      </w:r>
      <w:bookmarkEnd w:id="643"/>
    </w:p>
    <w:p w14:paraId="0E18FA4A" w14:textId="77777777" w:rsidR="004C02EF" w:rsidRPr="00E77497" w:rsidRDefault="004C02EF" w:rsidP="00E343EB">
      <w:r w:rsidRPr="00E77497">
        <w:t xml:space="preserve">The source text of an ECMAScript </w:t>
      </w:r>
      <w:r w:rsidR="00E343EB">
        <w:t>script</w:t>
      </w:r>
      <w:r w:rsidR="00E343EB" w:rsidRPr="00E77497">
        <w:t xml:space="preserve"> </w:t>
      </w:r>
      <w:r w:rsidRPr="00E77497">
        <w:t>is first converted into a sequence of input elements, which are tokens, line terminators, comments, or white space. The source text is scanned from left to right, repeatedly taking the longest possible sequence of characters as the next input element.</w:t>
      </w:r>
    </w:p>
    <w:p w14:paraId="6F46A6D9" w14:textId="77777777" w:rsidR="004C02EF" w:rsidRPr="00E77497" w:rsidRDefault="00256F98" w:rsidP="004C02EF">
      <w:r>
        <w:t xml:space="preserve">There are several situations where the identification of lexical input elements is sensitive to the syntactic grammar context that is consuming the input elements. This requires multiple </w:t>
      </w:r>
      <w:r w:rsidR="004C02EF" w:rsidRPr="00E77497">
        <w:t xml:space="preserve">goal symbols for the lexical grammar. The </w:t>
      </w:r>
      <w:r w:rsidR="004C02EF" w:rsidRPr="00E77497">
        <w:rPr>
          <w:rStyle w:val="bnf"/>
        </w:rPr>
        <w:t>InputElementDiv</w:t>
      </w:r>
      <w:r w:rsidR="004C02EF" w:rsidRPr="00E77497">
        <w:t xml:space="preserve"> </w:t>
      </w:r>
      <w:r>
        <w:t xml:space="preserve">goal </w:t>
      </w:r>
      <w:r w:rsidR="004C02EF" w:rsidRPr="00E77497">
        <w:t xml:space="preserve">symbol is </w:t>
      </w:r>
      <w:r w:rsidR="001B5C6D">
        <w:t xml:space="preserve">the default goal symbol and is </w:t>
      </w:r>
      <w:r w:rsidR="004C02EF" w:rsidRPr="00E77497">
        <w:t>used in those syntactic grammar contexts where a leading division (</w:t>
      </w:r>
      <w:r w:rsidR="004C02EF" w:rsidRPr="00E77497">
        <w:rPr>
          <w:rFonts w:ascii="Courier New" w:hAnsi="Courier New"/>
          <w:b/>
        </w:rPr>
        <w:t>/</w:t>
      </w:r>
      <w:r w:rsidR="004C02EF" w:rsidRPr="00E77497">
        <w:t>) or division-assignment (</w:t>
      </w:r>
      <w:r w:rsidR="004C02EF" w:rsidRPr="00E77497">
        <w:rPr>
          <w:rFonts w:ascii="Courier New" w:hAnsi="Courier New"/>
          <w:b/>
        </w:rPr>
        <w:t>/=</w:t>
      </w:r>
      <w:r w:rsidR="004C02EF" w:rsidRPr="00E77497">
        <w:t xml:space="preserve">) operator is permitted. The </w:t>
      </w:r>
      <w:r w:rsidR="004C02EF" w:rsidRPr="00E77497">
        <w:rPr>
          <w:rStyle w:val="bnf"/>
        </w:rPr>
        <w:t>InputElementRegExp</w:t>
      </w:r>
      <w:r w:rsidR="004C02EF" w:rsidRPr="00E77497">
        <w:t xml:space="preserve"> </w:t>
      </w:r>
      <w:r>
        <w:t xml:space="preserve">goal </w:t>
      </w:r>
      <w:r w:rsidR="004C02EF" w:rsidRPr="00E77497">
        <w:t xml:space="preserve">symbol is used in </w:t>
      </w:r>
      <w:r w:rsidR="00FD73A2">
        <w:t xml:space="preserve">all </w:t>
      </w:r>
      <w:r w:rsidR="004C02EF" w:rsidRPr="00E77497">
        <w:t>syntactic grammar contexts</w:t>
      </w:r>
      <w:r>
        <w:t xml:space="preserve"> where a </w:t>
      </w:r>
      <w:r w:rsidRPr="00F94059">
        <w:rPr>
          <w:rStyle w:val="bnf"/>
        </w:rPr>
        <w:t>RegularExpressionLiteral</w:t>
      </w:r>
      <w:r>
        <w:t xml:space="preserve"> is permitted</w:t>
      </w:r>
      <w:r w:rsidR="004C02EF" w:rsidRPr="00E77497">
        <w:t>.</w:t>
      </w:r>
      <w:r>
        <w:t xml:space="preserve"> The </w:t>
      </w:r>
      <w:r w:rsidR="000B02F1" w:rsidRPr="00E77497">
        <w:rPr>
          <w:rStyle w:val="bnf"/>
        </w:rPr>
        <w:t>InputElement</w:t>
      </w:r>
      <w:r w:rsidR="005C6707">
        <w:rPr>
          <w:rStyle w:val="bnf"/>
        </w:rPr>
        <w:t>Template</w:t>
      </w:r>
      <w:r>
        <w:rPr>
          <w:rStyle w:val="bnf"/>
        </w:rPr>
        <w:t>Tail</w:t>
      </w:r>
      <w:r w:rsidRPr="00E77497">
        <w:t xml:space="preserve"> </w:t>
      </w:r>
      <w:r>
        <w:t>goal</w:t>
      </w:r>
      <w:r w:rsidR="00F94059">
        <w:t xml:space="preserve"> is used in </w:t>
      </w:r>
      <w:r w:rsidR="00FD73A2" w:rsidRPr="00E77497">
        <w:t>syntactic grammar contexts</w:t>
      </w:r>
      <w:r w:rsidR="00FD73A2">
        <w:t xml:space="preserve"> </w:t>
      </w:r>
      <w:r w:rsidR="00F94059">
        <w:t xml:space="preserve">where a </w:t>
      </w:r>
      <w:r w:rsidR="005C6707">
        <w:rPr>
          <w:rStyle w:val="bnf"/>
        </w:rPr>
        <w:t>Template</w:t>
      </w:r>
      <w:r w:rsidR="00F94059" w:rsidRPr="00F94059">
        <w:rPr>
          <w:rStyle w:val="bnf"/>
        </w:rPr>
        <w:t>Literal</w:t>
      </w:r>
      <w:r w:rsidR="00F94059">
        <w:t xml:space="preserve"> logically continues after a substitution element.</w:t>
      </w:r>
    </w:p>
    <w:p w14:paraId="047BB4FE" w14:textId="77777777" w:rsidR="004C02EF" w:rsidRPr="00E77497" w:rsidRDefault="004C02EF" w:rsidP="004C02EF">
      <w:pPr>
        <w:pStyle w:val="Note"/>
        <w:rPr>
          <w:i/>
        </w:rPr>
      </w:pPr>
      <w:commentRangeStart w:id="644"/>
      <w:r w:rsidRPr="00E77497">
        <w:t>NOTE</w:t>
      </w:r>
      <w:commentRangeEnd w:id="644"/>
      <w:r w:rsidR="00F94059">
        <w:rPr>
          <w:rStyle w:val="af6"/>
        </w:rPr>
        <w:commentReference w:id="644"/>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w:t>
      </w:r>
      <w:r w:rsidR="00CE51AB">
        <w:fldChar w:fldCharType="begin"/>
      </w:r>
      <w:r w:rsidR="00CE51AB">
        <w:instrText xml:space="preserve"> REF _Ref365549651 \r \h </w:instrText>
      </w:r>
      <w:r w:rsidR="00CE51AB">
        <w:fldChar w:fldCharType="separate"/>
      </w:r>
      <w:r w:rsidR="00083CEC">
        <w:t>11.9</w:t>
      </w:r>
      <w:r w:rsidR="00CE51AB">
        <w:fldChar w:fldCharType="end"/>
      </w:r>
      <w:r w:rsidRPr="00E77497">
        <w:t>); in examples such as the following:</w:t>
      </w:r>
    </w:p>
    <w:p w14:paraId="18DB25F4"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14:paraId="2A4BC587" w14:textId="77777777"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37E59540"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7D9B7D7B" w14:textId="77777777" w:rsidR="004C02EF" w:rsidRPr="00E65A34" w:rsidRDefault="004C02EF" w:rsidP="004C02EF">
      <w:pPr>
        <w:pStyle w:val="Syntax"/>
      </w:pPr>
      <w:r w:rsidRPr="004D1BD1">
        <w:t>Syntax</w:t>
      </w:r>
    </w:p>
    <w:p w14:paraId="5129D197" w14:textId="77777777" w:rsidR="004C02EF" w:rsidRPr="009C202C" w:rsidRDefault="004C02EF" w:rsidP="004C02EF">
      <w:pPr>
        <w:pStyle w:val="SyntaxRule"/>
      </w:pPr>
      <w:bookmarkStart w:id="645" w:name="_Ref451679175"/>
      <w:bookmarkStart w:id="646" w:name="_Ref378386056"/>
      <w:bookmarkStart w:id="647" w:name="_Toc381513617"/>
      <w:bookmarkStart w:id="648" w:name="_Toc382202759"/>
      <w:bookmarkStart w:id="649" w:name="_Toc382202979"/>
      <w:bookmarkStart w:id="650" w:name="_Toc382212139"/>
      <w:bookmarkStart w:id="651" w:name="_Toc382212318"/>
      <w:bookmarkStart w:id="652" w:name="_Toc382291484"/>
      <w:bookmarkStart w:id="653" w:name="_Toc385672119"/>
      <w:bookmarkStart w:id="654" w:name="_Toc393690210"/>
      <w:bookmarkStart w:id="655" w:name="_Ref449966391"/>
      <w:r w:rsidRPr="009C202C">
        <w:t xml:space="preserve">InputElementDiv </w:t>
      </w:r>
      <w:r w:rsidRPr="009C202C">
        <w:rPr>
          <w:rFonts w:ascii="Arial" w:hAnsi="Arial" w:cs="Arial"/>
          <w:b/>
          <w:i w:val="0"/>
        </w:rPr>
        <w:t>::</w:t>
      </w:r>
    </w:p>
    <w:p w14:paraId="4C5A7C13" w14:textId="77777777"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00CB3BD8">
        <w:br/>
        <w:t>RightBrace</w:t>
      </w:r>
      <w:r w:rsidR="00CB3BD8" w:rsidRPr="00E77497">
        <w:t>Punctuator</w:t>
      </w:r>
      <w:r w:rsidRPr="00675B74">
        <w:br/>
      </w:r>
    </w:p>
    <w:p w14:paraId="4656C629" w14:textId="77777777" w:rsidR="004C02EF" w:rsidRPr="00E77497" w:rsidRDefault="004C02EF" w:rsidP="004C02EF">
      <w:pPr>
        <w:pStyle w:val="SyntaxRule"/>
      </w:pPr>
      <w:r w:rsidRPr="00E77497">
        <w:t xml:space="preserve">InputElementRegExp </w:t>
      </w:r>
      <w:r w:rsidRPr="00E77497">
        <w:rPr>
          <w:rFonts w:ascii="Arial" w:hAnsi="Arial" w:cs="Arial"/>
          <w:b/>
          <w:i w:val="0"/>
        </w:rPr>
        <w:t>::</w:t>
      </w:r>
    </w:p>
    <w:p w14:paraId="09FCE3E5" w14:textId="77777777"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r>
      <w:r w:rsidR="00CB3BD8">
        <w:t>RightBrace</w:t>
      </w:r>
      <w:r w:rsidR="00CB3BD8" w:rsidRPr="00E77497">
        <w:t xml:space="preserve">Punctuator </w:t>
      </w:r>
      <w:r w:rsidR="00CB3BD8">
        <w:br/>
      </w:r>
      <w:r w:rsidRPr="00E77497">
        <w:t>RegularExpressionLiteral</w:t>
      </w:r>
    </w:p>
    <w:p w14:paraId="45BF893B" w14:textId="77777777" w:rsidR="00FD73A2" w:rsidRPr="009C202C" w:rsidRDefault="00FD73A2" w:rsidP="00FD73A2">
      <w:pPr>
        <w:pStyle w:val="SyntaxRule"/>
      </w:pPr>
      <w:bookmarkStart w:id="656" w:name="_Ref456028559"/>
      <w:bookmarkStart w:id="657" w:name="_Toc472818754"/>
      <w:bookmarkStart w:id="658" w:name="_Toc235503309"/>
      <w:bookmarkStart w:id="659" w:name="_Toc241509084"/>
      <w:bookmarkStart w:id="660" w:name="_Toc244416571"/>
      <w:bookmarkStart w:id="661" w:name="_Toc276630935"/>
      <w:r w:rsidRPr="009C202C">
        <w:t>InputElement</w:t>
      </w:r>
      <w:r w:rsidR="005C6707">
        <w:t>Template</w:t>
      </w:r>
      <w:r w:rsidR="000B02F1">
        <w:t>Tail</w:t>
      </w:r>
      <w:r w:rsidRPr="009C202C">
        <w:t xml:space="preserve"> </w:t>
      </w:r>
      <w:r w:rsidRPr="009C202C">
        <w:rPr>
          <w:rFonts w:ascii="Arial" w:hAnsi="Arial" w:cs="Arial"/>
          <w:b/>
          <w:i w:val="0"/>
        </w:rPr>
        <w:t>::</w:t>
      </w:r>
    </w:p>
    <w:p w14:paraId="60006962" w14:textId="77777777" w:rsidR="00FD73A2" w:rsidRPr="00675B74" w:rsidRDefault="00FD73A2" w:rsidP="00FD73A2">
      <w:pPr>
        <w:pStyle w:val="SyntaxDefinition"/>
      </w:pPr>
      <w:r w:rsidRPr="00675B74">
        <w:t>WhiteSpace</w:t>
      </w:r>
      <w:r w:rsidRPr="00675B74">
        <w:br/>
        <w:t>LineTerminator</w:t>
      </w:r>
      <w:r w:rsidRPr="00675B74">
        <w:br/>
        <w:t>Comment</w:t>
      </w:r>
      <w:r w:rsidRPr="00675B74">
        <w:br/>
        <w:t>Token</w:t>
      </w:r>
      <w:r w:rsidRPr="00675B74">
        <w:br/>
        <w:t>DivPunctuator</w:t>
      </w:r>
      <w:r w:rsidR="000B02F1">
        <w:br/>
      </w:r>
      <w:r w:rsidR="005C6707">
        <w:t>Template</w:t>
      </w:r>
      <w:r w:rsidR="000B02F1" w:rsidRPr="008E7E56">
        <w:t>SubstitutionTail</w:t>
      </w:r>
      <w:r w:rsidRPr="00675B74">
        <w:br/>
      </w:r>
    </w:p>
    <w:p w14:paraId="0AD7C359" w14:textId="77777777" w:rsidR="004C02EF" w:rsidRPr="00E77497" w:rsidRDefault="004C02EF" w:rsidP="00D148E9">
      <w:pPr>
        <w:pStyle w:val="20"/>
      </w:pPr>
      <w:bookmarkStart w:id="662" w:name="_Toc366141847"/>
      <w:r w:rsidRPr="00E77497">
        <w:t>Unicode Format-Control Characters</w:t>
      </w:r>
      <w:bookmarkEnd w:id="645"/>
      <w:bookmarkEnd w:id="656"/>
      <w:bookmarkEnd w:id="657"/>
      <w:bookmarkEnd w:id="658"/>
      <w:bookmarkEnd w:id="659"/>
      <w:bookmarkEnd w:id="660"/>
      <w:bookmarkEnd w:id="661"/>
      <w:bookmarkEnd w:id="662"/>
    </w:p>
    <w:p w14:paraId="126DF2A5" w14:textId="77777777" w:rsidR="004C02EF" w:rsidRPr="00E77497" w:rsidRDefault="004C02EF" w:rsidP="004C02EF">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14:paraId="1F025818" w14:textId="77777777"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r w:rsidR="005C6707">
        <w:t>, template literals</w:t>
      </w:r>
      <w:r w:rsidR="003205F6">
        <w:t xml:space="preserve">, </w:t>
      </w:r>
      <w:r w:rsidRPr="00E77497">
        <w:t xml:space="preserve"> and regular expression literals.</w:t>
      </w:r>
    </w:p>
    <w:p w14:paraId="37FA5461" w14:textId="77777777"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1983E7E7" w14:textId="77777777"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w:t>
      </w:r>
      <w:r w:rsidR="00E86857">
        <w:fldChar w:fldCharType="begin"/>
      </w:r>
      <w:r w:rsidR="00E86857">
        <w:instrText xml:space="preserve"> REF _Ref451679260 \r \h </w:instrText>
      </w:r>
      <w:r w:rsidR="00E86857">
        <w:fldChar w:fldCharType="separate"/>
      </w:r>
      <w:r w:rsidR="00083CEC">
        <w:t>11.2</w:t>
      </w:r>
      <w:r w:rsidR="00E86857">
        <w:fldChar w:fldCharType="end"/>
      </w:r>
      <w:r w:rsidRPr="00E77497">
        <w:t xml:space="preserve">). </w:t>
      </w:r>
    </w:p>
    <w:p w14:paraId="74645A83" w14:textId="77777777"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r w:rsidR="00386630">
        <w:fldChar w:fldCharType="begin"/>
      </w:r>
      <w:r w:rsidR="00386630">
        <w:instrText xml:space="preserve"> REF _Ref327353382 \h </w:instrText>
      </w:r>
      <w:r w:rsidR="00386630">
        <w:fldChar w:fldCharType="separate"/>
      </w:r>
      <w:r w:rsidR="00083CEC">
        <w:t xml:space="preserve">Table </w:t>
      </w:r>
      <w:r w:rsidR="00083CEC">
        <w:rPr>
          <w:noProof/>
        </w:rPr>
        <w:t>27</w:t>
      </w:r>
      <w:r w:rsidR="00386630">
        <w:fldChar w:fldCharType="end"/>
      </w:r>
      <w:r w:rsidRPr="00E77497">
        <w:t>.</w:t>
      </w:r>
    </w:p>
    <w:p w14:paraId="48F14C60" w14:textId="77777777" w:rsidR="004C02EF" w:rsidRPr="00E77497" w:rsidRDefault="00386630" w:rsidP="002F55F1">
      <w:pPr>
        <w:pStyle w:val="Tabletitle"/>
      </w:pPr>
      <w:bookmarkStart w:id="663" w:name="_Ref327353382"/>
      <w:r>
        <w:t xml:space="preserve">Table </w:t>
      </w:r>
      <w:r>
        <w:fldChar w:fldCharType="begin"/>
      </w:r>
      <w:r>
        <w:instrText xml:space="preserve"> SEQ Table \* ARABIC </w:instrText>
      </w:r>
      <w:r>
        <w:fldChar w:fldCharType="separate"/>
      </w:r>
      <w:r w:rsidR="00083CEC">
        <w:rPr>
          <w:noProof/>
        </w:rPr>
        <w:t>27</w:t>
      </w:r>
      <w:r>
        <w:fldChar w:fldCharType="end"/>
      </w:r>
      <w:bookmarkEnd w:id="663"/>
      <w:r w:rsidR="004C02EF"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2245"/>
        <w:gridCol w:w="2610"/>
        <w:gridCol w:w="2112"/>
        <w:gridCol w:w="1890"/>
      </w:tblGrid>
      <w:tr w:rsidR="004C02EF" w:rsidRPr="00E77497" w14:paraId="7A4A8FFB" w14:textId="7777777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6C0BD138" w14:textId="77777777" w:rsidR="004C02EF" w:rsidRPr="00E77497" w:rsidRDefault="004C02EF" w:rsidP="00F55BFC">
            <w:pPr>
              <w:keepNext/>
              <w:shd w:val="solid" w:color="C0C0C0" w:fill="FFFFFF"/>
              <w:spacing w:after="0"/>
              <w:jc w:val="left"/>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610" w:type="dxa"/>
            <w:tcBorders>
              <w:top w:val="single" w:sz="12" w:space="0" w:color="000000"/>
              <w:bottom w:val="single" w:sz="6" w:space="0" w:color="000000"/>
            </w:tcBorders>
            <w:shd w:val="solid" w:color="C0C0C0" w:fill="FFFFFF"/>
          </w:tcPr>
          <w:p w14:paraId="1C664316"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1A2872A5"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1CC2DAA4"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14:paraId="24F44857" w14:textId="77777777" w:rsidTr="00360FC8">
        <w:trPr>
          <w:jc w:val="center"/>
        </w:trPr>
        <w:tc>
          <w:tcPr>
            <w:tcW w:w="2245" w:type="dxa"/>
            <w:tcBorders>
              <w:left w:val="single" w:sz="6" w:space="0" w:color="000000"/>
            </w:tcBorders>
          </w:tcPr>
          <w:p w14:paraId="19827830" w14:textId="77777777"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200C</w:t>
            </w:r>
          </w:p>
        </w:tc>
        <w:tc>
          <w:tcPr>
            <w:tcW w:w="2610" w:type="dxa"/>
          </w:tcPr>
          <w:p w14:paraId="3D498169" w14:textId="77777777" w:rsidR="004C02EF" w:rsidRPr="00E77497" w:rsidRDefault="004C02EF" w:rsidP="003A4B22">
            <w:pPr>
              <w:keepNext/>
              <w:spacing w:after="40"/>
              <w:rPr>
                <w:rFonts w:cs="Arial"/>
              </w:rPr>
            </w:pPr>
            <w:r w:rsidRPr="00E77497">
              <w:rPr>
                <w:rFonts w:cs="Arial"/>
              </w:rPr>
              <w:t>Zero width non-joiner</w:t>
            </w:r>
          </w:p>
        </w:tc>
        <w:tc>
          <w:tcPr>
            <w:tcW w:w="2112" w:type="dxa"/>
          </w:tcPr>
          <w:p w14:paraId="47F666EC" w14:textId="77777777"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14:paraId="52D7340A"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73C79F75" w14:textId="77777777" w:rsidTr="00360FC8">
        <w:trPr>
          <w:jc w:val="center"/>
        </w:trPr>
        <w:tc>
          <w:tcPr>
            <w:tcW w:w="2245" w:type="dxa"/>
            <w:tcBorders>
              <w:left w:val="single" w:sz="6" w:space="0" w:color="000000"/>
            </w:tcBorders>
          </w:tcPr>
          <w:p w14:paraId="4A87E9E0" w14:textId="77777777"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200D</w:t>
            </w:r>
          </w:p>
        </w:tc>
        <w:tc>
          <w:tcPr>
            <w:tcW w:w="2610" w:type="dxa"/>
          </w:tcPr>
          <w:p w14:paraId="5B242006" w14:textId="77777777" w:rsidR="004C02EF" w:rsidRPr="00E77497" w:rsidRDefault="004C02EF" w:rsidP="003A4B22">
            <w:pPr>
              <w:keepNext/>
              <w:spacing w:after="40"/>
              <w:rPr>
                <w:rFonts w:cs="Arial"/>
              </w:rPr>
            </w:pPr>
            <w:r w:rsidRPr="00E77497">
              <w:rPr>
                <w:rFonts w:cs="Arial"/>
              </w:rPr>
              <w:t>Zero width joiner</w:t>
            </w:r>
          </w:p>
        </w:tc>
        <w:tc>
          <w:tcPr>
            <w:tcW w:w="2112" w:type="dxa"/>
          </w:tcPr>
          <w:p w14:paraId="13ED645E" w14:textId="77777777"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14:paraId="153029FE"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14B066C4" w14:textId="77777777" w:rsidTr="00360FC8">
        <w:trPr>
          <w:jc w:val="center"/>
        </w:trPr>
        <w:tc>
          <w:tcPr>
            <w:tcW w:w="2245" w:type="dxa"/>
            <w:tcBorders>
              <w:left w:val="single" w:sz="6" w:space="0" w:color="000000"/>
              <w:bottom w:val="single" w:sz="12" w:space="0" w:color="000000"/>
            </w:tcBorders>
          </w:tcPr>
          <w:p w14:paraId="4C3D2F75" w14:textId="77777777" w:rsidR="004C02EF" w:rsidRPr="00E77497" w:rsidRDefault="00CA6077" w:rsidP="003A4B22">
            <w:pPr>
              <w:spacing w:after="40"/>
              <w:rPr>
                <w:rFonts w:ascii="Courier New" w:hAnsi="Courier New" w:cs="Courier New"/>
              </w:rPr>
            </w:pPr>
            <w:r>
              <w:rPr>
                <w:rFonts w:ascii="Courier New" w:hAnsi="Courier New" w:cs="Courier New"/>
                <w:b/>
              </w:rPr>
              <w:t>U+</w:t>
            </w:r>
            <w:r w:rsidR="004C02EF" w:rsidRPr="00E77497">
              <w:rPr>
                <w:rFonts w:ascii="Courier New" w:hAnsi="Courier New" w:cs="Courier New"/>
                <w:b/>
              </w:rPr>
              <w:t>FEFF</w:t>
            </w:r>
          </w:p>
        </w:tc>
        <w:tc>
          <w:tcPr>
            <w:tcW w:w="2610" w:type="dxa"/>
            <w:tcBorders>
              <w:bottom w:val="single" w:sz="12" w:space="0" w:color="000000"/>
            </w:tcBorders>
          </w:tcPr>
          <w:p w14:paraId="62528154" w14:textId="77777777"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14:paraId="12386DF4" w14:textId="77777777"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14:paraId="19DED57A" w14:textId="77777777"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14:paraId="4E631E95" w14:textId="77777777" w:rsidR="004C02EF" w:rsidRPr="00E77497" w:rsidRDefault="004C02EF" w:rsidP="00966F28">
      <w:pPr>
        <w:pStyle w:val="20"/>
      </w:pPr>
      <w:bookmarkStart w:id="664" w:name="_Ref451679260"/>
      <w:bookmarkStart w:id="665" w:name="_Toc472818755"/>
      <w:bookmarkStart w:id="666" w:name="_Toc235503310"/>
      <w:bookmarkStart w:id="667" w:name="_Toc241509085"/>
      <w:bookmarkStart w:id="668" w:name="_Toc244416572"/>
      <w:bookmarkStart w:id="669" w:name="_Toc276630936"/>
      <w:bookmarkStart w:id="670" w:name="_Toc366141848"/>
      <w:r w:rsidRPr="00E77497">
        <w:t>White Spac</w:t>
      </w:r>
      <w:bookmarkEnd w:id="646"/>
      <w:bookmarkEnd w:id="647"/>
      <w:bookmarkEnd w:id="648"/>
      <w:bookmarkEnd w:id="649"/>
      <w:bookmarkEnd w:id="650"/>
      <w:bookmarkEnd w:id="651"/>
      <w:bookmarkEnd w:id="652"/>
      <w:bookmarkEnd w:id="653"/>
      <w:bookmarkEnd w:id="654"/>
      <w:r w:rsidRPr="00E77497">
        <w:t>e</w:t>
      </w:r>
      <w:bookmarkEnd w:id="655"/>
      <w:bookmarkEnd w:id="664"/>
      <w:bookmarkEnd w:id="665"/>
      <w:bookmarkEnd w:id="666"/>
      <w:bookmarkEnd w:id="667"/>
      <w:bookmarkEnd w:id="668"/>
      <w:bookmarkEnd w:id="669"/>
      <w:bookmarkEnd w:id="670"/>
    </w:p>
    <w:p w14:paraId="4B990881" w14:textId="77777777"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occur within a </w:t>
      </w:r>
      <w:r w:rsidRPr="00E77497">
        <w:rPr>
          <w:rFonts w:ascii="Times New Roman" w:hAnsi="Times New Roman"/>
          <w:i/>
        </w:rPr>
        <w:t>StringLiteral</w:t>
      </w:r>
      <w:r w:rsidR="000B02F1">
        <w:t>,</w:t>
      </w:r>
      <w:r w:rsidR="000B02F1" w:rsidRPr="00E77497">
        <w:t xml:space="preserve"> </w:t>
      </w:r>
      <w:r w:rsidRPr="00E77497">
        <w:t xml:space="preserve">a </w:t>
      </w:r>
      <w:r w:rsidRPr="00E77497">
        <w:rPr>
          <w:rFonts w:ascii="Times New Roman" w:hAnsi="Times New Roman"/>
          <w:i/>
        </w:rPr>
        <w:t>RegularExpressionLiteral</w:t>
      </w:r>
      <w:r w:rsidR="000B02F1">
        <w:t>,</w:t>
      </w:r>
      <w:r w:rsidR="00660C67">
        <w:t xml:space="preserve"> a </w:t>
      </w:r>
      <w:r w:rsidR="005C6707">
        <w:rPr>
          <w:rFonts w:ascii="Times New Roman" w:hAnsi="Times New Roman"/>
          <w:i/>
        </w:rPr>
        <w:t>Template</w:t>
      </w:r>
      <w:r w:rsidR="00660C67">
        <w:t xml:space="preserve">, or a </w:t>
      </w:r>
      <w:r w:rsidR="005C6707">
        <w:rPr>
          <w:rFonts w:ascii="Times New Roman" w:hAnsi="Times New Roman"/>
          <w:i/>
        </w:rPr>
        <w:t>Template</w:t>
      </w:r>
      <w:r w:rsidR="00660C67" w:rsidRPr="00AA7866">
        <w:rPr>
          <w:rFonts w:ascii="Times New Roman" w:hAnsi="Times New Roman"/>
          <w:i/>
        </w:rPr>
        <w:t>SubstitutionTail</w:t>
      </w:r>
      <w:r w:rsidR="00660C67">
        <w:t xml:space="preserve"> </w:t>
      </w:r>
      <w:r w:rsidRPr="00E77497">
        <w:t xml:space="preserve">where they are considered significant characters forming part of </w:t>
      </w:r>
      <w:r w:rsidR="00387B31">
        <w:t>a</w:t>
      </w:r>
      <w:r w:rsidR="00387B31" w:rsidRPr="00E77497">
        <w:t xml:space="preserve"> </w:t>
      </w:r>
      <w:r w:rsidRPr="00E77497">
        <w:t>literal value</w:t>
      </w:r>
      <w:r w:rsidR="00387B31">
        <w:t>.</w:t>
      </w:r>
      <w:r w:rsidR="00387B31" w:rsidRPr="00E77497">
        <w:t xml:space="preserve"> </w:t>
      </w:r>
      <w:r w:rsidR="00387B31">
        <w:t>They may also occur</w:t>
      </w:r>
      <w:r w:rsidR="00387B31" w:rsidRPr="00E77497">
        <w:t xml:space="preserve"> </w:t>
      </w:r>
      <w:r w:rsidRPr="00E77497">
        <w:t xml:space="preserve">within a </w:t>
      </w:r>
      <w:r w:rsidRPr="00E77497">
        <w:rPr>
          <w:rFonts w:ascii="Times New Roman" w:hAnsi="Times New Roman"/>
          <w:i/>
        </w:rPr>
        <w:t>Comment</w:t>
      </w:r>
      <w:r w:rsidRPr="00E77497">
        <w:t>, but cannot appear within any other kind of token.</w:t>
      </w:r>
    </w:p>
    <w:p w14:paraId="48E8168D" w14:textId="77777777" w:rsidR="004C02EF" w:rsidRPr="00E77497" w:rsidRDefault="004C02EF" w:rsidP="004C02EF">
      <w:pPr>
        <w:spacing w:after="120"/>
      </w:pPr>
      <w:r w:rsidRPr="00E77497">
        <w:t xml:space="preserve">The ECMAScript white space characters are listed in </w:t>
      </w:r>
      <w:r w:rsidR="00386630">
        <w:fldChar w:fldCharType="begin"/>
      </w:r>
      <w:r w:rsidR="00386630">
        <w:instrText xml:space="preserve"> REF _Ref327353486 \h </w:instrText>
      </w:r>
      <w:r w:rsidR="00386630">
        <w:fldChar w:fldCharType="separate"/>
      </w:r>
      <w:r w:rsidR="00083CEC">
        <w:t xml:space="preserve">Table </w:t>
      </w:r>
      <w:r w:rsidR="00083CEC">
        <w:rPr>
          <w:noProof/>
        </w:rPr>
        <w:t>28</w:t>
      </w:r>
      <w:r w:rsidR="00386630">
        <w:fldChar w:fldCharType="end"/>
      </w:r>
      <w:r w:rsidRPr="00E77497">
        <w:t>.</w:t>
      </w:r>
    </w:p>
    <w:p w14:paraId="0AB60953" w14:textId="77777777" w:rsidR="004C02EF" w:rsidRPr="00E77497" w:rsidRDefault="00386630" w:rsidP="002F55F1">
      <w:pPr>
        <w:pStyle w:val="Tabletitle"/>
        <w:rPr>
          <w:rFonts w:eastAsia="Arial Unicode MS"/>
        </w:rPr>
      </w:pPr>
      <w:bookmarkStart w:id="671" w:name="_Ref327353486"/>
      <w:r>
        <w:t xml:space="preserve">Table </w:t>
      </w:r>
      <w:r>
        <w:fldChar w:fldCharType="begin"/>
      </w:r>
      <w:r>
        <w:instrText xml:space="preserve"> SEQ Table \* ARABIC </w:instrText>
      </w:r>
      <w:r>
        <w:fldChar w:fldCharType="separate"/>
      </w:r>
      <w:r w:rsidR="00083CEC">
        <w:rPr>
          <w:noProof/>
        </w:rPr>
        <w:t>28</w:t>
      </w:r>
      <w:r>
        <w:fldChar w:fldCharType="end"/>
      </w:r>
      <w:bookmarkEnd w:id="671"/>
      <w:r w:rsidR="004C02EF"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2399"/>
        <w:gridCol w:w="13"/>
        <w:gridCol w:w="1967"/>
        <w:gridCol w:w="13"/>
      </w:tblGrid>
      <w:tr w:rsidR="004C02EF" w:rsidRPr="00E77497" w14:paraId="5E70A3D5" w14:textId="7777777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0490706D" w14:textId="77777777"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399" w:type="dxa"/>
            <w:tcBorders>
              <w:top w:val="single" w:sz="12" w:space="0" w:color="000000"/>
              <w:bottom w:val="single" w:sz="6" w:space="0" w:color="000000"/>
            </w:tcBorders>
            <w:shd w:val="solid" w:color="C0C0C0" w:fill="FFFFFF"/>
          </w:tcPr>
          <w:p w14:paraId="3435ACB6"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0A2F94EB"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61F0B19D" w14:textId="77777777" w:rsidTr="00360FC8">
        <w:trPr>
          <w:gridAfter w:val="1"/>
          <w:wAfter w:w="13" w:type="dxa"/>
          <w:jc w:val="center"/>
        </w:trPr>
        <w:tc>
          <w:tcPr>
            <w:tcW w:w="2396" w:type="dxa"/>
            <w:gridSpan w:val="2"/>
            <w:tcBorders>
              <w:left w:val="single" w:sz="6" w:space="0" w:color="000000"/>
            </w:tcBorders>
          </w:tcPr>
          <w:p w14:paraId="2249FF84" w14:textId="77777777" w:rsidR="004C02EF" w:rsidRPr="00C7794D"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0009</w:t>
            </w:r>
          </w:p>
        </w:tc>
        <w:tc>
          <w:tcPr>
            <w:tcW w:w="2399" w:type="dxa"/>
          </w:tcPr>
          <w:p w14:paraId="0BDC3C54" w14:textId="77777777"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14:paraId="1B032009" w14:textId="77777777" w:rsidR="004C02EF" w:rsidRPr="004D1BD1" w:rsidRDefault="004C02EF" w:rsidP="003A4B22">
            <w:pPr>
              <w:keepNext/>
              <w:keepLines/>
              <w:spacing w:after="40"/>
            </w:pPr>
            <w:r w:rsidRPr="004D1BD1">
              <w:t>&lt;TAB&gt;</w:t>
            </w:r>
          </w:p>
        </w:tc>
      </w:tr>
      <w:tr w:rsidR="004C02EF" w:rsidRPr="00E77497" w14:paraId="7988DE9D" w14:textId="77777777" w:rsidTr="00360FC8">
        <w:trPr>
          <w:gridAfter w:val="1"/>
          <w:wAfter w:w="13" w:type="dxa"/>
          <w:jc w:val="center"/>
        </w:trPr>
        <w:tc>
          <w:tcPr>
            <w:tcW w:w="2396" w:type="dxa"/>
            <w:gridSpan w:val="2"/>
            <w:tcBorders>
              <w:left w:val="single" w:sz="6" w:space="0" w:color="000000"/>
            </w:tcBorders>
          </w:tcPr>
          <w:p w14:paraId="69DAC4A6" w14:textId="77777777"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000B</w:t>
            </w:r>
          </w:p>
        </w:tc>
        <w:tc>
          <w:tcPr>
            <w:tcW w:w="2399" w:type="dxa"/>
          </w:tcPr>
          <w:p w14:paraId="08B714BC" w14:textId="77777777"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14:paraId="72A33082" w14:textId="77777777" w:rsidR="004C02EF" w:rsidRPr="00E77497" w:rsidRDefault="004C02EF" w:rsidP="003A4B22">
            <w:pPr>
              <w:keepNext/>
              <w:keepLines/>
              <w:spacing w:after="40"/>
            </w:pPr>
            <w:r w:rsidRPr="00E77497">
              <w:t>&lt;VT&gt;</w:t>
            </w:r>
          </w:p>
        </w:tc>
      </w:tr>
      <w:tr w:rsidR="004C02EF" w:rsidRPr="00E77497" w14:paraId="656C5371" w14:textId="77777777" w:rsidTr="00360FC8">
        <w:trPr>
          <w:gridBefore w:val="1"/>
          <w:wBefore w:w="9" w:type="dxa"/>
          <w:jc w:val="center"/>
        </w:trPr>
        <w:tc>
          <w:tcPr>
            <w:tcW w:w="2387" w:type="dxa"/>
            <w:tcBorders>
              <w:left w:val="single" w:sz="6" w:space="0" w:color="000000"/>
            </w:tcBorders>
          </w:tcPr>
          <w:p w14:paraId="12D122C0" w14:textId="77777777"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000C</w:t>
            </w:r>
          </w:p>
        </w:tc>
        <w:tc>
          <w:tcPr>
            <w:tcW w:w="2412" w:type="dxa"/>
            <w:gridSpan w:val="2"/>
          </w:tcPr>
          <w:p w14:paraId="7C2EE102" w14:textId="77777777"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14:paraId="2D7B11F3" w14:textId="77777777" w:rsidR="004C02EF" w:rsidRPr="00E77497" w:rsidRDefault="004C02EF" w:rsidP="003A4B22">
            <w:pPr>
              <w:keepNext/>
              <w:keepLines/>
              <w:spacing w:after="40"/>
            </w:pPr>
            <w:r w:rsidRPr="00E77497">
              <w:t>&lt;FF&gt;</w:t>
            </w:r>
          </w:p>
        </w:tc>
      </w:tr>
      <w:tr w:rsidR="004C02EF" w:rsidRPr="00E77497" w14:paraId="51529411" w14:textId="77777777" w:rsidTr="00360FC8">
        <w:trPr>
          <w:gridAfter w:val="1"/>
          <w:wAfter w:w="13" w:type="dxa"/>
          <w:jc w:val="center"/>
        </w:trPr>
        <w:tc>
          <w:tcPr>
            <w:tcW w:w="2396" w:type="dxa"/>
            <w:gridSpan w:val="2"/>
            <w:tcBorders>
              <w:left w:val="single" w:sz="6" w:space="0" w:color="000000"/>
            </w:tcBorders>
          </w:tcPr>
          <w:p w14:paraId="07CA10C9" w14:textId="77777777"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0020</w:t>
            </w:r>
          </w:p>
        </w:tc>
        <w:tc>
          <w:tcPr>
            <w:tcW w:w="2399" w:type="dxa"/>
          </w:tcPr>
          <w:p w14:paraId="6DF2B6B9" w14:textId="77777777"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14:paraId="1358D0E5" w14:textId="77777777" w:rsidR="004C02EF" w:rsidRPr="00E77497" w:rsidRDefault="004C02EF" w:rsidP="003A4B22">
            <w:pPr>
              <w:keepNext/>
              <w:keepLines/>
              <w:spacing w:after="40"/>
            </w:pPr>
            <w:r w:rsidRPr="00E77497">
              <w:t>&lt;SP&gt;</w:t>
            </w:r>
          </w:p>
        </w:tc>
      </w:tr>
      <w:tr w:rsidR="004C02EF" w:rsidRPr="00E77497" w14:paraId="7C69C059" w14:textId="77777777" w:rsidTr="00360FC8">
        <w:trPr>
          <w:gridAfter w:val="1"/>
          <w:wAfter w:w="13" w:type="dxa"/>
          <w:jc w:val="center"/>
        </w:trPr>
        <w:tc>
          <w:tcPr>
            <w:tcW w:w="2396" w:type="dxa"/>
            <w:gridSpan w:val="2"/>
            <w:tcBorders>
              <w:left w:val="single" w:sz="6" w:space="0" w:color="000000"/>
            </w:tcBorders>
          </w:tcPr>
          <w:p w14:paraId="680736D3" w14:textId="77777777"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00A0</w:t>
            </w:r>
          </w:p>
        </w:tc>
        <w:tc>
          <w:tcPr>
            <w:tcW w:w="2399" w:type="dxa"/>
          </w:tcPr>
          <w:p w14:paraId="77CF3702" w14:textId="77777777"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14:paraId="637E3951" w14:textId="77777777" w:rsidR="004C02EF" w:rsidRPr="00E77497" w:rsidRDefault="004C02EF" w:rsidP="003A4B22">
            <w:pPr>
              <w:keepNext/>
              <w:keepLines/>
              <w:spacing w:after="40"/>
            </w:pPr>
            <w:r w:rsidRPr="00E77497">
              <w:t>&lt;NBSP&gt;</w:t>
            </w:r>
          </w:p>
        </w:tc>
      </w:tr>
      <w:tr w:rsidR="004C02EF" w:rsidRPr="00E77497" w14:paraId="3E833F3A" w14:textId="77777777" w:rsidTr="00AE36B6">
        <w:trPr>
          <w:gridAfter w:val="1"/>
          <w:wAfter w:w="13" w:type="dxa"/>
          <w:jc w:val="center"/>
        </w:trPr>
        <w:tc>
          <w:tcPr>
            <w:tcW w:w="2396" w:type="dxa"/>
            <w:gridSpan w:val="2"/>
            <w:tcBorders>
              <w:left w:val="single" w:sz="6" w:space="0" w:color="000000"/>
            </w:tcBorders>
          </w:tcPr>
          <w:p w14:paraId="00051411" w14:textId="77777777" w:rsidR="004C02EF" w:rsidRPr="00E77497" w:rsidRDefault="00CA6077" w:rsidP="00AE36B6">
            <w:pPr>
              <w:keepNext/>
              <w:keepLines/>
              <w:spacing w:after="40"/>
            </w:pPr>
            <w:r>
              <w:rPr>
                <w:rFonts w:ascii="Courier New" w:hAnsi="Courier New" w:cs="Courier New"/>
                <w:b/>
              </w:rPr>
              <w:t>U+</w:t>
            </w:r>
            <w:r w:rsidR="004C02EF" w:rsidRPr="00E77497">
              <w:rPr>
                <w:rFonts w:ascii="Courier New" w:hAnsi="Courier New" w:cs="Courier New"/>
                <w:b/>
              </w:rPr>
              <w:t>FEFF</w:t>
            </w:r>
          </w:p>
        </w:tc>
        <w:tc>
          <w:tcPr>
            <w:tcW w:w="2399" w:type="dxa"/>
          </w:tcPr>
          <w:p w14:paraId="5DDF7BDC" w14:textId="77777777" w:rsidR="004C02EF" w:rsidRPr="00E77497" w:rsidRDefault="004C02EF" w:rsidP="00AE36B6">
            <w:pPr>
              <w:keepNext/>
              <w:keepLines/>
              <w:spacing w:after="40"/>
            </w:pPr>
            <w:r w:rsidRPr="00E77497">
              <w:t>Byte Order Mark</w:t>
            </w:r>
          </w:p>
        </w:tc>
        <w:tc>
          <w:tcPr>
            <w:tcW w:w="1980" w:type="dxa"/>
            <w:gridSpan w:val="2"/>
            <w:tcBorders>
              <w:right w:val="single" w:sz="6" w:space="0" w:color="000000"/>
            </w:tcBorders>
          </w:tcPr>
          <w:p w14:paraId="619F7CCA" w14:textId="77777777" w:rsidR="004C02EF" w:rsidRPr="00E77497" w:rsidRDefault="004C02EF" w:rsidP="00AE36B6">
            <w:pPr>
              <w:keepNext/>
              <w:keepLines/>
              <w:spacing w:after="40"/>
            </w:pPr>
            <w:r w:rsidRPr="00E77497">
              <w:t>&lt;BOM&gt;</w:t>
            </w:r>
          </w:p>
        </w:tc>
      </w:tr>
      <w:tr w:rsidR="0080587E" w:rsidRPr="00E77497" w14:paraId="6CEE9CCB" w14:textId="77777777" w:rsidTr="00360FC8">
        <w:trPr>
          <w:gridAfter w:val="1"/>
          <w:wAfter w:w="13" w:type="dxa"/>
          <w:jc w:val="center"/>
        </w:trPr>
        <w:tc>
          <w:tcPr>
            <w:tcW w:w="2396" w:type="dxa"/>
            <w:gridSpan w:val="2"/>
            <w:tcBorders>
              <w:left w:val="single" w:sz="6" w:space="0" w:color="000000"/>
              <w:bottom w:val="single" w:sz="12" w:space="0" w:color="000000"/>
            </w:tcBorders>
          </w:tcPr>
          <w:p w14:paraId="4C1D78D9" w14:textId="77777777" w:rsidR="0080587E" w:rsidRPr="00E77497" w:rsidDel="00CA6077" w:rsidRDefault="0080587E" w:rsidP="0080587E">
            <w:pPr>
              <w:keepNext/>
              <w:keepLines/>
              <w:spacing w:after="40"/>
              <w:rPr>
                <w:rFonts w:ascii="Courier New" w:hAnsi="Courier New" w:cs="Courier New"/>
                <w:b/>
              </w:rPr>
            </w:pPr>
            <w:r w:rsidRPr="00E77497">
              <w:t>Other category “Zs”</w:t>
            </w:r>
          </w:p>
        </w:tc>
        <w:tc>
          <w:tcPr>
            <w:tcW w:w="2399" w:type="dxa"/>
            <w:tcBorders>
              <w:bottom w:val="single" w:sz="12" w:space="0" w:color="000000"/>
            </w:tcBorders>
          </w:tcPr>
          <w:p w14:paraId="21B20270" w14:textId="77777777" w:rsidR="0080587E" w:rsidRPr="00E77497" w:rsidRDefault="0080587E" w:rsidP="0080587E">
            <w:pPr>
              <w:keepNext/>
              <w:keepLines/>
              <w:spacing w:after="40"/>
            </w:pPr>
            <w:r w:rsidRPr="00E77497">
              <w:t>Any other Unicode “space separator”</w:t>
            </w:r>
          </w:p>
        </w:tc>
        <w:tc>
          <w:tcPr>
            <w:tcW w:w="1980" w:type="dxa"/>
            <w:gridSpan w:val="2"/>
            <w:tcBorders>
              <w:bottom w:val="single" w:sz="12" w:space="0" w:color="000000"/>
              <w:right w:val="single" w:sz="6" w:space="0" w:color="000000"/>
            </w:tcBorders>
          </w:tcPr>
          <w:p w14:paraId="451441DA" w14:textId="77777777" w:rsidR="0080587E" w:rsidRPr="00E77497" w:rsidRDefault="0080587E" w:rsidP="0080587E">
            <w:pPr>
              <w:keepNext/>
              <w:keepLines/>
              <w:spacing w:after="40"/>
            </w:pPr>
            <w:r w:rsidRPr="00E77497">
              <w:t>&lt;USP&gt;</w:t>
            </w:r>
          </w:p>
          <w:p w14:paraId="352F26C1" w14:textId="77777777" w:rsidR="0080587E" w:rsidRPr="00E77497" w:rsidRDefault="0080587E" w:rsidP="0080587E">
            <w:pPr>
              <w:keepNext/>
              <w:keepLines/>
              <w:spacing w:after="40"/>
            </w:pPr>
          </w:p>
        </w:tc>
      </w:tr>
    </w:tbl>
    <w:p w14:paraId="1901FA0E" w14:textId="77777777" w:rsidR="004C02EF" w:rsidRPr="00E77497" w:rsidRDefault="004C02EF" w:rsidP="004C02EF">
      <w:pPr>
        <w:spacing w:after="120"/>
      </w:pPr>
    </w:p>
    <w:p w14:paraId="7BE2AA8C" w14:textId="77777777" w:rsidR="004C02EF" w:rsidRPr="00E77497" w:rsidRDefault="004C02EF" w:rsidP="004C02EF">
      <w:r w:rsidRPr="00E77497">
        <w:t xml:space="preserve">ECMAScript implementations must recognise all of the white space characters defined in Unicode </w:t>
      </w:r>
      <w:r w:rsidR="00CA6077">
        <w:t>5</w:t>
      </w:r>
      <w:r w:rsidRPr="00E77497">
        <w:t>.</w:t>
      </w:r>
      <w:r w:rsidR="00CA6077">
        <w:t>1</w:t>
      </w:r>
      <w:r w:rsidRPr="00E77497">
        <w:t>. Later editions of the Unicode Standard may define other white space characters. ECMAScript implementations may recognise white space characters from later editions of the Unicode Standard.</w:t>
      </w:r>
    </w:p>
    <w:p w14:paraId="41B5B74B" w14:textId="77777777" w:rsidR="004C02EF" w:rsidRPr="00E77497" w:rsidRDefault="004C02EF" w:rsidP="004C02EF">
      <w:pPr>
        <w:pStyle w:val="Syntax"/>
      </w:pPr>
      <w:r w:rsidRPr="00E77497">
        <w:t>Syntax</w:t>
      </w:r>
    </w:p>
    <w:p w14:paraId="73458A97" w14:textId="77777777"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14:paraId="4DE2B499" w14:textId="77777777"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672" w:name="_Toc385672120"/>
      <w:bookmarkStart w:id="673" w:name="_Toc393690211"/>
      <w:r w:rsidRPr="00E77497">
        <w:rPr>
          <w:i w:val="0"/>
        </w:rPr>
        <w:br/>
        <w:t>&lt;NBSP&gt;</w:t>
      </w:r>
      <w:r w:rsidRPr="00E77497">
        <w:rPr>
          <w:i w:val="0"/>
        </w:rPr>
        <w:br/>
        <w:t>&lt;BOM&gt;</w:t>
      </w:r>
      <w:r w:rsidRPr="00E77497">
        <w:rPr>
          <w:i w:val="0"/>
        </w:rPr>
        <w:br/>
        <w:t>&lt;USP&gt;</w:t>
      </w:r>
    </w:p>
    <w:p w14:paraId="0D37213C" w14:textId="77777777" w:rsidR="004C02EF" w:rsidRPr="00E77497" w:rsidRDefault="004C02EF" w:rsidP="00D148E9">
      <w:pPr>
        <w:pStyle w:val="20"/>
      </w:pPr>
      <w:bookmarkStart w:id="674" w:name="_Ref449966403"/>
      <w:bookmarkStart w:id="675" w:name="_Toc472818756"/>
      <w:bookmarkStart w:id="676" w:name="_Toc235503311"/>
      <w:bookmarkStart w:id="677" w:name="_Toc241509086"/>
      <w:bookmarkStart w:id="678" w:name="_Toc244416573"/>
      <w:bookmarkStart w:id="679" w:name="_Toc276630937"/>
      <w:bookmarkStart w:id="680" w:name="_Ref366087973"/>
      <w:bookmarkStart w:id="681" w:name="_Toc366141849"/>
      <w:commentRangeStart w:id="682"/>
      <w:r w:rsidRPr="00E77497">
        <w:t>Line Terminator</w:t>
      </w:r>
      <w:bookmarkEnd w:id="672"/>
      <w:bookmarkEnd w:id="673"/>
      <w:r w:rsidRPr="00E77497">
        <w:t>s</w:t>
      </w:r>
      <w:bookmarkEnd w:id="674"/>
      <w:bookmarkEnd w:id="675"/>
      <w:bookmarkEnd w:id="676"/>
      <w:bookmarkEnd w:id="677"/>
      <w:bookmarkEnd w:id="678"/>
      <w:bookmarkEnd w:id="679"/>
      <w:commentRangeEnd w:id="682"/>
      <w:r w:rsidR="00660C67">
        <w:rPr>
          <w:rStyle w:val="af6"/>
          <w:b w:val="0"/>
        </w:rPr>
        <w:commentReference w:id="682"/>
      </w:r>
      <w:bookmarkEnd w:id="680"/>
      <w:bookmarkEnd w:id="681"/>
    </w:p>
    <w:p w14:paraId="1702B17F" w14:textId="77777777" w:rsidR="004C02EF" w:rsidRPr="00E77497" w:rsidRDefault="004C02EF" w:rsidP="004C02EF">
      <w:r w:rsidRPr="00E77497">
        <w:t>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w:t>
      </w:r>
      <w:r w:rsidR="00CE51AB">
        <w:fldChar w:fldCharType="begin"/>
      </w:r>
      <w:r w:rsidR="00CE51AB">
        <w:instrText xml:space="preserve"> REF _Ref365549685 \r \h </w:instrText>
      </w:r>
      <w:r w:rsidR="00CE51AB">
        <w:fldChar w:fldCharType="separate"/>
      </w:r>
      <w:r w:rsidR="00083CEC">
        <w:t>11.9</w:t>
      </w:r>
      <w:r w:rsidR="00CE51AB">
        <w:fldChar w:fldCharType="end"/>
      </w:r>
      <w:r w:rsidRPr="00E77497">
        <w:t xml:space="preserve">). A line terminator cannot occur within any token except a </w:t>
      </w:r>
      <w:r w:rsidRPr="00E77497">
        <w:rPr>
          <w:rFonts w:ascii="Times New Roman" w:hAnsi="Times New Roman"/>
          <w:i/>
        </w:rPr>
        <w:t>StringLiteral</w:t>
      </w:r>
      <w:r w:rsidR="00CA6077">
        <w:rPr>
          <w:rFonts w:cs="Arial"/>
        </w:rPr>
        <w:t xml:space="preserve">, </w:t>
      </w:r>
      <w:r w:rsidR="00387B31">
        <w:rPr>
          <w:rFonts w:ascii="Times New Roman" w:hAnsi="Times New Roman"/>
          <w:i/>
        </w:rPr>
        <w:t>Template</w:t>
      </w:r>
      <w:r w:rsidR="00CA6077">
        <w:rPr>
          <w:rFonts w:cs="Arial"/>
        </w:rPr>
        <w:t xml:space="preserve">, or </w:t>
      </w:r>
      <w:r w:rsidR="00387B31">
        <w:rPr>
          <w:rFonts w:ascii="Times New Roman" w:hAnsi="Times New Roman"/>
          <w:i/>
        </w:rPr>
        <w:t>Template</w:t>
      </w:r>
      <w:r w:rsidR="00CA6077" w:rsidRPr="00CA6077">
        <w:rPr>
          <w:rFonts w:ascii="Times New Roman" w:hAnsi="Times New Roman"/>
          <w:i/>
        </w:rPr>
        <w:t>SubstitutionTail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5D601F8A" w14:textId="77777777"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w:t>
      </w:r>
      <w:r w:rsidR="00834ABD">
        <w:fldChar w:fldCharType="begin"/>
      </w:r>
      <w:r w:rsidR="00834ABD">
        <w:instrText xml:space="preserve"> REF _Ref457437441 \r \h </w:instrText>
      </w:r>
      <w:r w:rsidR="00834ABD">
        <w:fldChar w:fldCharType="separate"/>
      </w:r>
      <w:r w:rsidR="00083CEC">
        <w:t>11.4</w:t>
      </w:r>
      <w:r w:rsidR="00834ABD">
        <w:fldChar w:fldCharType="end"/>
      </w:r>
      <w:r w:rsidRPr="00E77497">
        <w:t xml:space="preserve">) but cannot occur within a </w:t>
      </w:r>
      <w:r w:rsidRPr="00E77497">
        <w:rPr>
          <w:rFonts w:ascii="Times New Roman" w:hAnsi="Times New Roman"/>
          <w:i/>
        </w:rPr>
        <w:t>SingleLineComment</w:t>
      </w:r>
      <w:r w:rsidRPr="00E77497">
        <w:t xml:space="preserve">. </w:t>
      </w:r>
    </w:p>
    <w:p w14:paraId="4BA6D922" w14:textId="77777777"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5AE4CBAF" w14:textId="77777777" w:rsidR="004C02EF" w:rsidRPr="00E77497" w:rsidRDefault="004C02EF" w:rsidP="004C02EF">
      <w:pPr>
        <w:spacing w:after="120"/>
      </w:pPr>
      <w:r w:rsidRPr="00E77497">
        <w:t xml:space="preserve">The ECMAScript line terminator characters are listed in </w:t>
      </w:r>
      <w:r w:rsidR="00386630">
        <w:fldChar w:fldCharType="begin"/>
      </w:r>
      <w:r w:rsidR="00386630">
        <w:instrText xml:space="preserve"> REF _Ref327353531 \h </w:instrText>
      </w:r>
      <w:r w:rsidR="00386630">
        <w:fldChar w:fldCharType="separate"/>
      </w:r>
      <w:r w:rsidR="00083CEC">
        <w:t xml:space="preserve">Table </w:t>
      </w:r>
      <w:r w:rsidR="00083CEC">
        <w:rPr>
          <w:noProof/>
        </w:rPr>
        <w:t>29</w:t>
      </w:r>
      <w:r w:rsidR="00386630">
        <w:fldChar w:fldCharType="end"/>
      </w:r>
      <w:r w:rsidRPr="00E77497">
        <w:t>.</w:t>
      </w:r>
    </w:p>
    <w:p w14:paraId="1666ECB7" w14:textId="77777777" w:rsidR="004C02EF" w:rsidRPr="00E77497" w:rsidRDefault="00386630" w:rsidP="002F55F1">
      <w:pPr>
        <w:pStyle w:val="Tabletitle"/>
        <w:rPr>
          <w:rFonts w:eastAsia="Arial Unicode MS"/>
        </w:rPr>
      </w:pPr>
      <w:bookmarkStart w:id="683" w:name="_Ref327353531"/>
      <w:r>
        <w:t xml:space="preserve">Table </w:t>
      </w:r>
      <w:r>
        <w:fldChar w:fldCharType="begin"/>
      </w:r>
      <w:r>
        <w:instrText xml:space="preserve"> SEQ Table \* ARABIC </w:instrText>
      </w:r>
      <w:r>
        <w:fldChar w:fldCharType="separate"/>
      </w:r>
      <w:r w:rsidR="00083CEC">
        <w:rPr>
          <w:noProof/>
        </w:rPr>
        <w:t>29</w:t>
      </w:r>
      <w:r>
        <w:fldChar w:fldCharType="end"/>
      </w:r>
      <w:bookmarkEnd w:id="683"/>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2520"/>
        <w:gridCol w:w="2449"/>
      </w:tblGrid>
      <w:tr w:rsidR="004C02EF" w:rsidRPr="00E77497" w14:paraId="51B607C1" w14:textId="77777777" w:rsidTr="00360FC8">
        <w:trPr>
          <w:trHeight w:val="317"/>
          <w:jc w:val="center"/>
        </w:trPr>
        <w:tc>
          <w:tcPr>
            <w:tcW w:w="2292" w:type="dxa"/>
            <w:shd w:val="solid" w:color="C0C0C0" w:fill="FFFFFF"/>
          </w:tcPr>
          <w:p w14:paraId="0593F0CA" w14:textId="77777777"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3205F6">
              <w:rPr>
                <w:b/>
                <w:i/>
                <w:color w:val="000000"/>
                <w:shd w:val="solid" w:color="C0C0C0" w:fill="FFFFFF"/>
              </w:rPr>
              <w:t>Point</w:t>
            </w:r>
            <w:r w:rsidR="003205F6" w:rsidRPr="00E77497">
              <w:rPr>
                <w:b/>
                <w:i/>
                <w:color w:val="000000"/>
                <w:shd w:val="solid" w:color="C0C0C0" w:fill="FFFFFF"/>
              </w:rPr>
              <w:t xml:space="preserve"> </w:t>
            </w:r>
          </w:p>
        </w:tc>
        <w:tc>
          <w:tcPr>
            <w:tcW w:w="2520" w:type="dxa"/>
            <w:shd w:val="solid" w:color="C0C0C0" w:fill="FFFFFF"/>
          </w:tcPr>
          <w:p w14:paraId="178933BA"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14:paraId="05921ED8"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2A779C34" w14:textId="77777777" w:rsidTr="00360FC8">
        <w:trPr>
          <w:jc w:val="center"/>
        </w:trPr>
        <w:tc>
          <w:tcPr>
            <w:tcW w:w="2292" w:type="dxa"/>
          </w:tcPr>
          <w:p w14:paraId="4F54554C" w14:textId="77777777"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000A</w:t>
            </w:r>
          </w:p>
        </w:tc>
        <w:tc>
          <w:tcPr>
            <w:tcW w:w="2520" w:type="dxa"/>
          </w:tcPr>
          <w:p w14:paraId="71592ACF" w14:textId="77777777" w:rsidR="004C02EF" w:rsidRPr="00E77497" w:rsidRDefault="004C02EF" w:rsidP="003A4B22">
            <w:pPr>
              <w:keepNext/>
              <w:keepLines/>
              <w:spacing w:after="60"/>
            </w:pPr>
            <w:r w:rsidRPr="00E77497">
              <w:t>Line Feed</w:t>
            </w:r>
          </w:p>
        </w:tc>
        <w:tc>
          <w:tcPr>
            <w:tcW w:w="2449" w:type="dxa"/>
          </w:tcPr>
          <w:p w14:paraId="04CC3E1D" w14:textId="77777777" w:rsidR="004C02EF" w:rsidRPr="00E77497" w:rsidRDefault="004C02EF" w:rsidP="003A4B22">
            <w:pPr>
              <w:keepNext/>
              <w:keepLines/>
              <w:spacing w:after="60"/>
            </w:pPr>
            <w:r w:rsidRPr="00E77497">
              <w:t>&lt;LF&gt;</w:t>
            </w:r>
          </w:p>
        </w:tc>
      </w:tr>
      <w:tr w:rsidR="004C02EF" w:rsidRPr="00E77497" w14:paraId="77042254" w14:textId="77777777" w:rsidTr="00360FC8">
        <w:trPr>
          <w:jc w:val="center"/>
        </w:trPr>
        <w:tc>
          <w:tcPr>
            <w:tcW w:w="2292" w:type="dxa"/>
          </w:tcPr>
          <w:p w14:paraId="49B03D2C" w14:textId="77777777" w:rsidR="004C02EF" w:rsidRPr="00E77497" w:rsidRDefault="003205F6" w:rsidP="003A4B22">
            <w:pPr>
              <w:keepNext/>
              <w:keepLines/>
              <w:spacing w:after="60"/>
              <w:rPr>
                <w:b/>
              </w:rPr>
            </w:pPr>
            <w:r>
              <w:rPr>
                <w:rFonts w:ascii="Courier New" w:hAnsi="Courier New"/>
                <w:b/>
              </w:rPr>
              <w:t>U+</w:t>
            </w:r>
            <w:r w:rsidR="004C02EF" w:rsidRPr="00E77497">
              <w:rPr>
                <w:rFonts w:ascii="Courier New" w:hAnsi="Courier New"/>
                <w:b/>
              </w:rPr>
              <w:t>000D</w:t>
            </w:r>
          </w:p>
        </w:tc>
        <w:tc>
          <w:tcPr>
            <w:tcW w:w="2520" w:type="dxa"/>
          </w:tcPr>
          <w:p w14:paraId="0927A95D" w14:textId="77777777" w:rsidR="004C02EF" w:rsidRPr="00E77497" w:rsidRDefault="004C02EF" w:rsidP="003A4B22">
            <w:pPr>
              <w:keepNext/>
              <w:keepLines/>
              <w:spacing w:after="60"/>
            </w:pPr>
            <w:r w:rsidRPr="00E77497">
              <w:t xml:space="preserve">Carriage Return </w:t>
            </w:r>
          </w:p>
        </w:tc>
        <w:tc>
          <w:tcPr>
            <w:tcW w:w="2449" w:type="dxa"/>
          </w:tcPr>
          <w:p w14:paraId="5199093C" w14:textId="77777777" w:rsidR="004C02EF" w:rsidRPr="00E77497" w:rsidRDefault="004C02EF" w:rsidP="003A4B22">
            <w:pPr>
              <w:keepNext/>
              <w:keepLines/>
              <w:spacing w:after="60"/>
            </w:pPr>
            <w:r w:rsidRPr="00E77497">
              <w:t>&lt;CR&gt;</w:t>
            </w:r>
          </w:p>
        </w:tc>
      </w:tr>
      <w:tr w:rsidR="004C02EF" w:rsidRPr="00E77497" w14:paraId="7464E877" w14:textId="77777777" w:rsidTr="00360FC8">
        <w:trPr>
          <w:jc w:val="center"/>
        </w:trPr>
        <w:tc>
          <w:tcPr>
            <w:tcW w:w="2292" w:type="dxa"/>
          </w:tcPr>
          <w:p w14:paraId="74A5E10E" w14:textId="77777777"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2028</w:t>
            </w:r>
          </w:p>
        </w:tc>
        <w:tc>
          <w:tcPr>
            <w:tcW w:w="2520" w:type="dxa"/>
          </w:tcPr>
          <w:p w14:paraId="1AB7CFB2" w14:textId="77777777" w:rsidR="004C02EF" w:rsidRPr="00E77497" w:rsidRDefault="004C02EF" w:rsidP="003A4B22">
            <w:pPr>
              <w:keepNext/>
              <w:keepLines/>
              <w:spacing w:after="60"/>
            </w:pPr>
            <w:r w:rsidRPr="00E77497">
              <w:t>Line separator</w:t>
            </w:r>
          </w:p>
        </w:tc>
        <w:tc>
          <w:tcPr>
            <w:tcW w:w="2449" w:type="dxa"/>
          </w:tcPr>
          <w:p w14:paraId="18A7B203" w14:textId="77777777" w:rsidR="004C02EF" w:rsidRPr="00E77497" w:rsidRDefault="004C02EF" w:rsidP="003A4B22">
            <w:pPr>
              <w:keepNext/>
              <w:keepLines/>
              <w:spacing w:after="60"/>
            </w:pPr>
            <w:r w:rsidRPr="00E77497">
              <w:t>&lt;LS&gt;</w:t>
            </w:r>
          </w:p>
        </w:tc>
      </w:tr>
      <w:tr w:rsidR="004C02EF" w:rsidRPr="00E77497" w14:paraId="59DFB4AE" w14:textId="77777777" w:rsidTr="00360FC8">
        <w:trPr>
          <w:jc w:val="center"/>
        </w:trPr>
        <w:tc>
          <w:tcPr>
            <w:tcW w:w="2292" w:type="dxa"/>
          </w:tcPr>
          <w:p w14:paraId="5E371317" w14:textId="77777777" w:rsidR="004C02EF" w:rsidRPr="00E77497" w:rsidRDefault="003205F6" w:rsidP="003A4B22">
            <w:pPr>
              <w:keepLines/>
              <w:spacing w:after="60"/>
              <w:rPr>
                <w:rFonts w:ascii="Courier New" w:hAnsi="Courier New"/>
                <w:b/>
              </w:rPr>
            </w:pPr>
            <w:r>
              <w:rPr>
                <w:rFonts w:ascii="Courier New" w:hAnsi="Courier New"/>
                <w:b/>
              </w:rPr>
              <w:t>U+</w:t>
            </w:r>
            <w:r w:rsidR="004C02EF" w:rsidRPr="00E77497">
              <w:rPr>
                <w:rFonts w:ascii="Courier New" w:hAnsi="Courier New"/>
                <w:b/>
              </w:rPr>
              <w:t>2029</w:t>
            </w:r>
          </w:p>
        </w:tc>
        <w:tc>
          <w:tcPr>
            <w:tcW w:w="2520" w:type="dxa"/>
          </w:tcPr>
          <w:p w14:paraId="01E44EEC" w14:textId="77777777" w:rsidR="004C02EF" w:rsidRPr="00E77497" w:rsidRDefault="004C02EF" w:rsidP="003A4B22">
            <w:pPr>
              <w:keepLines/>
              <w:spacing w:after="60"/>
            </w:pPr>
            <w:r w:rsidRPr="00E77497">
              <w:t>Paragraph separator</w:t>
            </w:r>
          </w:p>
        </w:tc>
        <w:tc>
          <w:tcPr>
            <w:tcW w:w="2449" w:type="dxa"/>
          </w:tcPr>
          <w:p w14:paraId="2EB466FD" w14:textId="77777777" w:rsidR="004C02EF" w:rsidRPr="00E77497" w:rsidRDefault="004C02EF" w:rsidP="003A4B22">
            <w:pPr>
              <w:keepLines/>
              <w:spacing w:after="60"/>
            </w:pPr>
            <w:r w:rsidRPr="00E77497">
              <w:t>&lt;PS&gt;</w:t>
            </w:r>
          </w:p>
        </w:tc>
      </w:tr>
    </w:tbl>
    <w:p w14:paraId="76234D9A" w14:textId="77777777" w:rsidR="004C02EF" w:rsidRPr="00E77497" w:rsidRDefault="004C02EF" w:rsidP="004C02EF">
      <w:r w:rsidRPr="00E77497">
        <w:t xml:space="preserve">Only the </w:t>
      </w:r>
      <w:r w:rsidR="003205F6">
        <w:t xml:space="preserve">Unicode </w:t>
      </w:r>
      <w:r w:rsidRPr="00E77497">
        <w:t xml:space="preserve">characters in </w:t>
      </w:r>
      <w:r w:rsidR="00386630">
        <w:fldChar w:fldCharType="begin"/>
      </w:r>
      <w:r w:rsidR="00386630">
        <w:instrText xml:space="preserve"> REF _Ref327353531 \h </w:instrText>
      </w:r>
      <w:r w:rsidR="00386630">
        <w:fldChar w:fldCharType="separate"/>
      </w:r>
      <w:r w:rsidR="00083CEC">
        <w:t xml:space="preserve">Table </w:t>
      </w:r>
      <w:r w:rsidR="00083CEC">
        <w:rPr>
          <w:noProof/>
        </w:rPr>
        <w:t>29</w:t>
      </w:r>
      <w:r w:rsidR="00386630">
        <w:fldChar w:fldCharType="end"/>
      </w:r>
      <w:r w:rsidRPr="00E77497">
        <w:t xml:space="preserve"> are treated as line terminators. Other new line or line breaking </w:t>
      </w:r>
      <w:r w:rsidR="003205F6">
        <w:t xml:space="preserve">Unicode </w:t>
      </w:r>
      <w:r w:rsidRPr="00E77497">
        <w:t xml:space="preserve">characters are treated as white space but not as line terminators. The sequence &lt;CR&gt;&lt;LF&gt; is commonly used as a line terminator. It should be considered a single </w:t>
      </w:r>
      <w:r w:rsidR="003205F6" w:rsidRPr="005D174A">
        <w:rPr>
          <w:rFonts w:ascii="Times New Roman" w:hAnsi="Times New Roman"/>
          <w:i/>
        </w:rPr>
        <w:t>SourceCharacter</w:t>
      </w:r>
      <w:r w:rsidR="003205F6">
        <w:t xml:space="preserve"> </w:t>
      </w:r>
      <w:r w:rsidRPr="00E77497">
        <w:t>for the purpose of reporting line numbers.</w:t>
      </w:r>
    </w:p>
    <w:p w14:paraId="4364F758" w14:textId="77777777" w:rsidR="004C02EF" w:rsidRPr="00E77497" w:rsidRDefault="004C02EF" w:rsidP="004C02EF">
      <w:pPr>
        <w:pStyle w:val="Syntax"/>
      </w:pPr>
      <w:r w:rsidRPr="00E77497">
        <w:t>Syntax</w:t>
      </w:r>
    </w:p>
    <w:p w14:paraId="1371C21D" w14:textId="77777777" w:rsidR="004C02EF" w:rsidRPr="00E77497" w:rsidRDefault="004C02EF" w:rsidP="004C02EF">
      <w:pPr>
        <w:pStyle w:val="SyntaxRule"/>
      </w:pPr>
      <w:r w:rsidRPr="00E77497">
        <w:t xml:space="preserve">LineTerminator </w:t>
      </w:r>
      <w:r w:rsidRPr="00E77497">
        <w:rPr>
          <w:rFonts w:ascii="Arial" w:hAnsi="Arial" w:cs="Arial"/>
          <w:b/>
          <w:i w:val="0"/>
        </w:rPr>
        <w:t>::</w:t>
      </w:r>
    </w:p>
    <w:p w14:paraId="0E308F88" w14:textId="77777777" w:rsidR="004C02EF" w:rsidRPr="00E77497" w:rsidRDefault="004C02EF" w:rsidP="004C02EF">
      <w:pPr>
        <w:pStyle w:val="SyntaxDefinition"/>
        <w:rPr>
          <w:i w:val="0"/>
        </w:rPr>
      </w:pPr>
      <w:r w:rsidRPr="00E77497">
        <w:rPr>
          <w:i w:val="0"/>
        </w:rPr>
        <w:t>&lt;LF&gt;</w:t>
      </w:r>
      <w:r w:rsidRPr="00E77497">
        <w:rPr>
          <w:i w:val="0"/>
        </w:rPr>
        <w:br/>
        <w:t>&lt;CR&gt;</w:t>
      </w:r>
      <w:bookmarkStart w:id="684" w:name="_Ref379871138"/>
      <w:bookmarkStart w:id="685" w:name="_Toc381513618"/>
      <w:bookmarkStart w:id="686" w:name="_Toc382202760"/>
      <w:bookmarkStart w:id="687" w:name="_Toc382202980"/>
      <w:bookmarkStart w:id="688" w:name="_Toc382212140"/>
      <w:bookmarkStart w:id="689" w:name="_Toc382212319"/>
      <w:bookmarkStart w:id="690" w:name="_Toc382291485"/>
      <w:bookmarkStart w:id="691" w:name="_Toc385672121"/>
      <w:bookmarkStart w:id="692" w:name="_Toc393690212"/>
      <w:r w:rsidRPr="00E77497">
        <w:rPr>
          <w:i w:val="0"/>
        </w:rPr>
        <w:br/>
        <w:t>&lt;LS&gt;</w:t>
      </w:r>
      <w:r w:rsidRPr="00E77497">
        <w:rPr>
          <w:i w:val="0"/>
        </w:rPr>
        <w:br/>
        <w:t>&lt;PS&gt;</w:t>
      </w:r>
    </w:p>
    <w:p w14:paraId="77FF0256" w14:textId="77777777" w:rsidR="004C02EF" w:rsidRPr="00E77497" w:rsidRDefault="004C02EF" w:rsidP="004C02EF">
      <w:pPr>
        <w:pStyle w:val="SyntaxRule"/>
      </w:pPr>
      <w:r w:rsidRPr="00E77497">
        <w:t xml:space="preserve">LineTerminatorSequence </w:t>
      </w:r>
      <w:r w:rsidRPr="00E77497">
        <w:rPr>
          <w:rFonts w:ascii="Arial" w:hAnsi="Arial" w:cs="Arial"/>
          <w:b/>
          <w:i w:val="0"/>
        </w:rPr>
        <w:t>::</w:t>
      </w:r>
    </w:p>
    <w:p w14:paraId="0D098459" w14:textId="77777777"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4126FB69" w14:textId="77777777" w:rsidR="004C02EF" w:rsidRPr="00E77497" w:rsidRDefault="004C02EF" w:rsidP="00D148E9">
      <w:pPr>
        <w:pStyle w:val="20"/>
      </w:pPr>
      <w:bookmarkStart w:id="693" w:name="_Ref457437441"/>
      <w:bookmarkStart w:id="694" w:name="_Ref457437442"/>
      <w:bookmarkStart w:id="695" w:name="_Ref457437443"/>
      <w:bookmarkStart w:id="696" w:name="_Ref457437444"/>
      <w:bookmarkStart w:id="697" w:name="_Ref457437448"/>
      <w:bookmarkStart w:id="698" w:name="_Ref457437449"/>
      <w:bookmarkStart w:id="699" w:name="_Ref457437450"/>
      <w:bookmarkStart w:id="700" w:name="_Ref457437451"/>
      <w:bookmarkStart w:id="701" w:name="_Ref457437452"/>
      <w:bookmarkStart w:id="702" w:name="_Toc472818757"/>
      <w:bookmarkStart w:id="703" w:name="_Toc235503312"/>
      <w:bookmarkStart w:id="704" w:name="_Toc241509087"/>
      <w:bookmarkStart w:id="705" w:name="_Toc244416574"/>
      <w:bookmarkStart w:id="706" w:name="_Toc276630938"/>
      <w:bookmarkStart w:id="707" w:name="_Toc366141850"/>
      <w:r w:rsidRPr="00E77497">
        <w:t>Comment</w:t>
      </w:r>
      <w:bookmarkEnd w:id="684"/>
      <w:bookmarkEnd w:id="685"/>
      <w:bookmarkEnd w:id="686"/>
      <w:bookmarkEnd w:id="687"/>
      <w:bookmarkEnd w:id="688"/>
      <w:bookmarkEnd w:id="689"/>
      <w:bookmarkEnd w:id="690"/>
      <w:bookmarkEnd w:id="691"/>
      <w:bookmarkEnd w:id="692"/>
      <w:r w:rsidRPr="00E77497">
        <w:t>s</w:t>
      </w:r>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14:paraId="0F87C403" w14:textId="77777777" w:rsidR="004C02EF" w:rsidRPr="00E77497" w:rsidRDefault="004C02EF" w:rsidP="004C02EF">
      <w:r w:rsidRPr="00E77497">
        <w:t>Comments can be either single or multi-line. Multi-line comments cannot nest.</w:t>
      </w:r>
    </w:p>
    <w:p w14:paraId="66776AE6" w14:textId="77777777" w:rsidR="004C02EF" w:rsidRPr="00E77497" w:rsidRDefault="004C02EF" w:rsidP="004C02EF">
      <w:r w:rsidRPr="00E77497">
        <w:t xml:space="preserve">Because a single-line comment can contain any </w:t>
      </w:r>
      <w:r w:rsidR="003205F6">
        <w:t xml:space="preserve">Unicode </w:t>
      </w:r>
      <w:r w:rsidRPr="00E77497">
        <w:t xml:space="preserve">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w:t>
      </w:r>
      <w:r w:rsidR="00CE51AB">
        <w:fldChar w:fldCharType="begin"/>
      </w:r>
      <w:r w:rsidR="00CE51AB">
        <w:instrText xml:space="preserve"> REF _Ref365549714 \r \h </w:instrText>
      </w:r>
      <w:r w:rsidR="00CE51AB">
        <w:fldChar w:fldCharType="separate"/>
      </w:r>
      <w:r w:rsidR="00083CEC">
        <w:t>11.9</w:t>
      </w:r>
      <w:r w:rsidR="00CE51AB">
        <w:fldChar w:fldCharType="end"/>
      </w:r>
      <w:r w:rsidRPr="00E77497">
        <w:t>).</w:t>
      </w:r>
    </w:p>
    <w:p w14:paraId="0E4CE228" w14:textId="77777777"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368CE1E3" w14:textId="77777777" w:rsidR="004C02EF" w:rsidRPr="00E77497" w:rsidRDefault="004C02EF" w:rsidP="004C02EF">
      <w:pPr>
        <w:pStyle w:val="Syntax"/>
      </w:pPr>
      <w:r w:rsidRPr="00E77497">
        <w:t>Syntax</w:t>
      </w:r>
    </w:p>
    <w:p w14:paraId="55C294A2" w14:textId="77777777" w:rsidR="004C02EF" w:rsidRPr="00E77497" w:rsidRDefault="004C02EF" w:rsidP="004C02EF">
      <w:pPr>
        <w:pStyle w:val="SyntaxRule"/>
      </w:pPr>
      <w:r w:rsidRPr="00E77497">
        <w:t xml:space="preserve">Comment </w:t>
      </w:r>
      <w:r w:rsidRPr="00E77497">
        <w:rPr>
          <w:rFonts w:ascii="Arial" w:hAnsi="Arial" w:cs="Arial"/>
          <w:b/>
          <w:i w:val="0"/>
        </w:rPr>
        <w:t>::</w:t>
      </w:r>
    </w:p>
    <w:p w14:paraId="24CCFC85" w14:textId="77777777" w:rsidR="004C02EF" w:rsidRPr="00E77497" w:rsidRDefault="004C02EF" w:rsidP="004C02EF">
      <w:pPr>
        <w:pStyle w:val="SyntaxDefinition"/>
      </w:pPr>
      <w:r w:rsidRPr="00E77497">
        <w:t>MultiLineComment</w:t>
      </w:r>
      <w:r w:rsidRPr="00E77497">
        <w:br/>
        <w:t>SingleLineComment</w:t>
      </w:r>
    </w:p>
    <w:p w14:paraId="670042D8" w14:textId="77777777" w:rsidR="004C02EF" w:rsidRPr="00E77497" w:rsidRDefault="004C02EF" w:rsidP="004C02EF">
      <w:pPr>
        <w:pStyle w:val="SyntaxRule"/>
      </w:pPr>
      <w:r w:rsidRPr="00E77497">
        <w:t xml:space="preserve">MultiLineComment </w:t>
      </w:r>
      <w:r w:rsidRPr="00E77497">
        <w:rPr>
          <w:rFonts w:ascii="Arial" w:hAnsi="Arial" w:cs="Arial"/>
          <w:b/>
          <w:i w:val="0"/>
        </w:rPr>
        <w:t>::</w:t>
      </w:r>
    </w:p>
    <w:p w14:paraId="10115215" w14:textId="77777777"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03869B8A" w14:textId="77777777" w:rsidR="004C02EF" w:rsidRPr="00E77497" w:rsidRDefault="004C02EF" w:rsidP="004C02EF">
      <w:pPr>
        <w:pStyle w:val="SyntaxRule"/>
      </w:pPr>
      <w:r w:rsidRPr="00E77497">
        <w:t xml:space="preserve">MultiLineCommentChars </w:t>
      </w:r>
      <w:r w:rsidRPr="00E77497">
        <w:rPr>
          <w:rFonts w:ascii="Arial" w:hAnsi="Arial" w:cs="Arial"/>
          <w:b/>
          <w:i w:val="0"/>
        </w:rPr>
        <w:t>::</w:t>
      </w:r>
    </w:p>
    <w:p w14:paraId="5E09C18A" w14:textId="77777777"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3752C51E" w14:textId="77777777" w:rsidR="004C02EF" w:rsidRPr="00E77497" w:rsidRDefault="004C02EF" w:rsidP="004C02EF">
      <w:pPr>
        <w:pStyle w:val="SyntaxRule"/>
      </w:pPr>
      <w:r w:rsidRPr="00E77497">
        <w:t xml:space="preserve">PostAsteriskCommentChars </w:t>
      </w:r>
      <w:r w:rsidRPr="00E77497">
        <w:rPr>
          <w:rFonts w:ascii="Arial" w:hAnsi="Arial" w:cs="Arial"/>
          <w:b/>
          <w:i w:val="0"/>
        </w:rPr>
        <w:t>::</w:t>
      </w:r>
    </w:p>
    <w:p w14:paraId="7D60DEA5" w14:textId="77777777"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084A5C7A" w14:textId="77777777"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27CA639A"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1A5BD607" w14:textId="77777777"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14:paraId="502E7E2B"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22AB173B" w14:textId="77777777" w:rsidR="004C02EF" w:rsidRPr="00E77497" w:rsidRDefault="004C02EF" w:rsidP="004C02EF">
      <w:pPr>
        <w:pStyle w:val="SyntaxRule"/>
      </w:pPr>
      <w:r w:rsidRPr="00E77497">
        <w:t xml:space="preserve">SingleLineComment </w:t>
      </w:r>
      <w:r w:rsidRPr="00E77497">
        <w:rPr>
          <w:rFonts w:ascii="Arial" w:hAnsi="Arial" w:cs="Arial"/>
          <w:b/>
          <w:i w:val="0"/>
        </w:rPr>
        <w:t>::</w:t>
      </w:r>
    </w:p>
    <w:p w14:paraId="18A70395" w14:textId="77777777"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5A413A1A" w14:textId="77777777" w:rsidR="004C02EF" w:rsidRPr="00E77497" w:rsidRDefault="004C02EF" w:rsidP="004C02EF">
      <w:pPr>
        <w:pStyle w:val="SyntaxRule"/>
      </w:pPr>
      <w:r w:rsidRPr="00E77497">
        <w:t xml:space="preserve">SingleLineCommentChars </w:t>
      </w:r>
      <w:r w:rsidRPr="00E77497">
        <w:rPr>
          <w:rFonts w:ascii="Arial" w:hAnsi="Arial" w:cs="Arial"/>
          <w:b/>
          <w:i w:val="0"/>
        </w:rPr>
        <w:t>::</w:t>
      </w:r>
    </w:p>
    <w:p w14:paraId="135EE285" w14:textId="77777777"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14:paraId="3A24D172" w14:textId="77777777" w:rsidR="004C02EF" w:rsidRPr="00E77497" w:rsidRDefault="004C02EF" w:rsidP="004C02EF">
      <w:pPr>
        <w:pStyle w:val="SyntaxRule"/>
      </w:pPr>
      <w:r w:rsidRPr="00E77497">
        <w:t xml:space="preserve">SingleLineCommentChar </w:t>
      </w:r>
      <w:r w:rsidRPr="00E77497">
        <w:rPr>
          <w:rFonts w:ascii="Arial" w:hAnsi="Arial" w:cs="Arial"/>
          <w:b/>
          <w:i w:val="0"/>
        </w:rPr>
        <w:t>::</w:t>
      </w:r>
    </w:p>
    <w:p w14:paraId="3183E70B" w14:textId="77777777"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708" w:name="_Toc381513619"/>
      <w:bookmarkStart w:id="709" w:name="_Toc382202761"/>
      <w:bookmarkStart w:id="710" w:name="_Toc382202981"/>
      <w:bookmarkStart w:id="711" w:name="_Toc382212141"/>
      <w:bookmarkStart w:id="712" w:name="_Toc382212320"/>
      <w:bookmarkStart w:id="713" w:name="_Toc382291486"/>
      <w:bookmarkStart w:id="714" w:name="_Toc385672122"/>
      <w:bookmarkStart w:id="715" w:name="_Toc393690213"/>
    </w:p>
    <w:p w14:paraId="2C4368AA" w14:textId="77777777" w:rsidR="004C02EF" w:rsidRPr="00E77497" w:rsidRDefault="004C02EF" w:rsidP="00D148E9">
      <w:pPr>
        <w:pStyle w:val="20"/>
      </w:pPr>
      <w:bookmarkStart w:id="716" w:name="_Ref457437455"/>
      <w:bookmarkStart w:id="717" w:name="_Toc472818758"/>
      <w:bookmarkStart w:id="718" w:name="_Toc235503313"/>
      <w:bookmarkStart w:id="719" w:name="_Toc241509088"/>
      <w:bookmarkStart w:id="720" w:name="_Toc244416575"/>
      <w:bookmarkStart w:id="721" w:name="_Toc276630939"/>
      <w:bookmarkStart w:id="722" w:name="_Toc366141851"/>
      <w:r w:rsidRPr="00E77497">
        <w:t>Token</w:t>
      </w:r>
      <w:bookmarkEnd w:id="708"/>
      <w:bookmarkEnd w:id="709"/>
      <w:bookmarkEnd w:id="710"/>
      <w:bookmarkEnd w:id="711"/>
      <w:bookmarkEnd w:id="712"/>
      <w:bookmarkEnd w:id="713"/>
      <w:bookmarkEnd w:id="714"/>
      <w:bookmarkEnd w:id="715"/>
      <w:r w:rsidRPr="00E77497">
        <w:t>s</w:t>
      </w:r>
      <w:bookmarkEnd w:id="716"/>
      <w:bookmarkEnd w:id="717"/>
      <w:bookmarkEnd w:id="718"/>
      <w:bookmarkEnd w:id="719"/>
      <w:bookmarkEnd w:id="720"/>
      <w:bookmarkEnd w:id="721"/>
      <w:bookmarkEnd w:id="722"/>
    </w:p>
    <w:p w14:paraId="3113092A" w14:textId="77777777" w:rsidR="004C02EF" w:rsidRPr="00E77497" w:rsidRDefault="004C02EF" w:rsidP="004C02EF">
      <w:pPr>
        <w:pStyle w:val="Syntax"/>
      </w:pPr>
      <w:r w:rsidRPr="00E77497">
        <w:t>Syntax</w:t>
      </w:r>
    </w:p>
    <w:p w14:paraId="42536E11" w14:textId="77777777" w:rsidR="004C02EF" w:rsidRPr="00E77497" w:rsidRDefault="004C02EF" w:rsidP="004C02EF">
      <w:pPr>
        <w:pStyle w:val="SyntaxRule"/>
      </w:pPr>
      <w:r w:rsidRPr="00E77497">
        <w:t xml:space="preserve">Token </w:t>
      </w:r>
      <w:r w:rsidRPr="00E77497">
        <w:rPr>
          <w:rFonts w:ascii="Arial" w:hAnsi="Arial" w:cs="Arial"/>
          <w:b/>
          <w:i w:val="0"/>
        </w:rPr>
        <w:t>::</w:t>
      </w:r>
    </w:p>
    <w:p w14:paraId="15B26BE7" w14:textId="77777777"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723" w:name="_Toc381513620"/>
      <w:bookmarkStart w:id="724" w:name="_Toc382202762"/>
      <w:bookmarkStart w:id="725" w:name="_Toc382202982"/>
      <w:bookmarkStart w:id="726" w:name="_Toc382212142"/>
      <w:bookmarkStart w:id="727" w:name="_Toc382212321"/>
      <w:bookmarkStart w:id="728" w:name="_Toc382291487"/>
      <w:bookmarkStart w:id="729" w:name="_Toc385672123"/>
      <w:bookmarkStart w:id="730" w:name="_Toc393690214"/>
      <w:r w:rsidR="000B02F1">
        <w:br/>
      </w:r>
      <w:r w:rsidR="00387B31">
        <w:t>Template</w:t>
      </w:r>
      <w:r w:rsidR="00CA6077">
        <w:br/>
      </w:r>
    </w:p>
    <w:p w14:paraId="78E23BB4" w14:textId="77777777"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000B02F1">
        <w:t>,</w:t>
      </w:r>
      <w:r w:rsidRPr="00E77497">
        <w:t xml:space="preserve"> </w:t>
      </w:r>
      <w:r w:rsidRPr="00E77497">
        <w:rPr>
          <w:rFonts w:ascii="Times New Roman" w:hAnsi="Times New Roman"/>
          <w:i/>
        </w:rPr>
        <w:t>RegularExpressionLiteral</w:t>
      </w:r>
      <w:r w:rsidR="000D6CD4">
        <w:t>,</w:t>
      </w:r>
      <w:r w:rsidR="000D6CD4" w:rsidRPr="00E77497">
        <w:t xml:space="preserve"> </w:t>
      </w:r>
      <w:r w:rsidR="000D6CD4">
        <w:rPr>
          <w:rFonts w:ascii="Times New Roman" w:hAnsi="Times New Roman"/>
          <w:i/>
        </w:rPr>
        <w:t>RightBracePunctuator,</w:t>
      </w:r>
      <w:r w:rsidR="000B02F1" w:rsidRPr="000B02F1">
        <w:t xml:space="preserve"> </w:t>
      </w:r>
      <w:r w:rsidR="000B02F1" w:rsidRPr="00E77497">
        <w:t xml:space="preserve">and </w:t>
      </w:r>
      <w:r w:rsidR="00387B31">
        <w:rPr>
          <w:rFonts w:ascii="Times New Roman" w:hAnsi="Times New Roman"/>
          <w:i/>
        </w:rPr>
        <w:t>Template</w:t>
      </w:r>
      <w:r w:rsidR="000B02F1">
        <w:rPr>
          <w:rFonts w:ascii="Times New Roman" w:hAnsi="Times New Roman"/>
          <w:i/>
        </w:rPr>
        <w:t>SubstitutionTail</w:t>
      </w:r>
      <w:r w:rsidRPr="00E77497">
        <w:t xml:space="preserve"> productions define tokens, but are not included in the </w:t>
      </w:r>
      <w:r w:rsidRPr="00E77497">
        <w:rPr>
          <w:rFonts w:ascii="Times New Roman" w:hAnsi="Times New Roman"/>
          <w:i/>
        </w:rPr>
        <w:t>Token</w:t>
      </w:r>
      <w:r w:rsidRPr="00E77497">
        <w:t xml:space="preserve"> production.</w:t>
      </w:r>
      <w:bookmarkStart w:id="731" w:name="_Toc381513623"/>
      <w:bookmarkStart w:id="732" w:name="_Toc382202765"/>
      <w:bookmarkStart w:id="733" w:name="_Toc382202985"/>
      <w:bookmarkStart w:id="734" w:name="_Toc382212145"/>
      <w:bookmarkStart w:id="735" w:name="_Toc382212324"/>
      <w:bookmarkStart w:id="736" w:name="_Toc382291490"/>
      <w:bookmarkStart w:id="737" w:name="_Ref382709859"/>
      <w:bookmarkStart w:id="738" w:name="_Toc385672126"/>
      <w:bookmarkStart w:id="739" w:name="_Toc393690217"/>
      <w:bookmarkEnd w:id="723"/>
      <w:bookmarkEnd w:id="724"/>
      <w:bookmarkEnd w:id="725"/>
      <w:bookmarkEnd w:id="726"/>
      <w:bookmarkEnd w:id="727"/>
      <w:bookmarkEnd w:id="728"/>
      <w:bookmarkEnd w:id="729"/>
      <w:bookmarkEnd w:id="730"/>
    </w:p>
    <w:p w14:paraId="1A1970D6" w14:textId="77777777" w:rsidR="004C02EF" w:rsidRPr="004D1BD1" w:rsidRDefault="004C02EF" w:rsidP="00D148E9">
      <w:pPr>
        <w:pStyle w:val="20"/>
      </w:pPr>
      <w:bookmarkStart w:id="740" w:name="_Ref451679320"/>
      <w:bookmarkStart w:id="741" w:name="_Toc472818762"/>
      <w:bookmarkStart w:id="742" w:name="_Toc235503314"/>
      <w:bookmarkStart w:id="743" w:name="_Toc241509089"/>
      <w:bookmarkStart w:id="744" w:name="_Toc244416576"/>
      <w:bookmarkStart w:id="745" w:name="_Toc276630940"/>
      <w:bookmarkStart w:id="746" w:name="_Toc366141852"/>
      <w:r w:rsidRPr="004D1BD1">
        <w:t>Identifier Names and Identifier</w:t>
      </w:r>
      <w:bookmarkEnd w:id="731"/>
      <w:bookmarkEnd w:id="732"/>
      <w:bookmarkEnd w:id="733"/>
      <w:bookmarkEnd w:id="734"/>
      <w:bookmarkEnd w:id="735"/>
      <w:bookmarkEnd w:id="736"/>
      <w:bookmarkEnd w:id="737"/>
      <w:bookmarkEnd w:id="738"/>
      <w:bookmarkEnd w:id="739"/>
      <w:r w:rsidRPr="004D1BD1">
        <w:t>s</w:t>
      </w:r>
      <w:bookmarkEnd w:id="740"/>
      <w:bookmarkEnd w:id="741"/>
      <w:bookmarkEnd w:id="742"/>
      <w:bookmarkEnd w:id="743"/>
      <w:bookmarkEnd w:id="744"/>
      <w:bookmarkEnd w:id="745"/>
      <w:bookmarkEnd w:id="746"/>
    </w:p>
    <w:p w14:paraId="5D0A92BD" w14:textId="77777777" w:rsidR="004C02EF" w:rsidRPr="00E77497" w:rsidRDefault="00F170FE" w:rsidP="00606F2D">
      <w:r w:rsidRPr="005E3AA9">
        <w:rPr>
          <w:rFonts w:ascii="Times New Roman" w:hAnsi="Times New Roman"/>
          <w:i/>
        </w:rPr>
        <w:t>IdentifierName</w:t>
      </w:r>
      <w:r>
        <w:t xml:space="preserve">, </w:t>
      </w:r>
      <w:r w:rsidR="00606F2D" w:rsidRPr="005E3AA9">
        <w:rPr>
          <w:rFonts w:ascii="Times New Roman" w:hAnsi="Times New Roman"/>
          <w:i/>
        </w:rPr>
        <w:t>Identif</w:t>
      </w:r>
      <w:r w:rsidR="00626B1E">
        <w:rPr>
          <w:rFonts w:ascii="Times New Roman" w:hAnsi="Times New Roman"/>
          <w:i/>
        </w:rPr>
        <w:t>i</w:t>
      </w:r>
      <w:r w:rsidR="00606F2D" w:rsidRPr="005E3AA9">
        <w:rPr>
          <w:rFonts w:ascii="Times New Roman" w:hAnsi="Times New Roman"/>
          <w:i/>
        </w:rPr>
        <w:t>er</w:t>
      </w:r>
      <w:r w:rsidR="00606F2D" w:rsidRPr="005E3AA9">
        <w:rPr>
          <w:rFonts w:cs="Arial"/>
        </w:rPr>
        <w:t>,</w:t>
      </w:r>
      <w:r w:rsidR="00606F2D">
        <w:t xml:space="preserve"> </w:t>
      </w:r>
      <w:r>
        <w:t xml:space="preserve">and </w:t>
      </w:r>
      <w:r w:rsidRPr="005E3AA9">
        <w:rPr>
          <w:rFonts w:ascii="Times New Roman" w:hAnsi="Times New Roman"/>
          <w:i/>
        </w:rPr>
        <w:t>ReservedWord</w:t>
      </w:r>
      <w:r>
        <w:t xml:space="preserve"> </w:t>
      </w:r>
      <w:r w:rsidR="004C02EF" w:rsidRPr="00E65A34">
        <w:t xml:space="preserve">are tokens that are interpreted according to the </w:t>
      </w:r>
      <w:r w:rsidR="00606F2D">
        <w:t>Default</w:t>
      </w:r>
      <w:r w:rsidR="00626B1E">
        <w:t xml:space="preserve"> </w:t>
      </w:r>
      <w:r w:rsidR="00606F2D">
        <w:t>Identifier Syntax given in Unicode Standard Annex #31, Identifier and Pattern Syntax</w:t>
      </w:r>
      <w:r w:rsidR="004C02EF" w:rsidRPr="00E65A34">
        <w:t>, with some small mod</w:t>
      </w:r>
      <w:r w:rsidR="004C02EF" w:rsidRPr="009C202C">
        <w:t xml:space="preserve">ifications. </w:t>
      </w:r>
      <w:r w:rsidR="007B283B" w:rsidRPr="005E3AA9">
        <w:rPr>
          <w:rFonts w:ascii="Times New Roman" w:hAnsi="Times New Roman"/>
          <w:i/>
        </w:rPr>
        <w:t>ReservedWord</w:t>
      </w:r>
      <w:r w:rsidR="007B283B">
        <w:t xml:space="preserve">  is is an enumerated subset of </w:t>
      </w:r>
      <w:r w:rsidR="007B283B" w:rsidRPr="005E3AA9">
        <w:rPr>
          <w:rFonts w:ascii="Times New Roman" w:hAnsi="Times New Roman"/>
          <w:i/>
        </w:rPr>
        <w:t>IdentifierName</w:t>
      </w:r>
      <w:r w:rsidR="007B283B">
        <w:t xml:space="preserve"> and</w:t>
      </w:r>
      <w:r w:rsidR="007B283B" w:rsidRPr="009C202C">
        <w:t xml:space="preserve"> </w:t>
      </w:r>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w:t>
      </w:r>
      <w:r w:rsidR="00981659">
        <w:fldChar w:fldCharType="begin"/>
      </w:r>
      <w:r w:rsidR="00981659">
        <w:instrText xml:space="preserve"> REF _Ref365534397 \r \h </w:instrText>
      </w:r>
      <w:r w:rsidR="00981659">
        <w:fldChar w:fldCharType="separate"/>
      </w:r>
      <w:r w:rsidR="00083CEC">
        <w:t>11.6.1</w:t>
      </w:r>
      <w:r w:rsidR="00981659">
        <w:fldChar w:fldCharType="end"/>
      </w:r>
      <w:r w:rsidR="004C02EF" w:rsidRPr="00E77497">
        <w:t xml:space="preserve">). The Unicode identifier grammar is based on character </w:t>
      </w:r>
      <w:r w:rsidR="00606F2D">
        <w:t>properties</w:t>
      </w:r>
      <w:r w:rsidR="00606F2D" w:rsidRPr="00E77497">
        <w:t xml:space="preserve"> </w:t>
      </w:r>
      <w:r w:rsidR="004C02EF" w:rsidRPr="00E77497">
        <w:t xml:space="preserve">specified by the Unicode Standard. The </w:t>
      </w:r>
      <w:r w:rsidR="00606F2D">
        <w:t xml:space="preserve">Unicode </w:t>
      </w:r>
      <w:r w:rsidR="004C02EF" w:rsidRPr="00E77497">
        <w:t xml:space="preserve">characters in the specified categories in version </w:t>
      </w:r>
      <w:r w:rsidR="00606F2D">
        <w:t>5.1</w:t>
      </w:r>
      <w:r w:rsidR="004C02EF" w:rsidRPr="00E77497">
        <w:t>.0 of the Unicode standard must be treated as in those categories by all conforming ECMAScript implementations.</w:t>
      </w:r>
      <w:r w:rsidR="00E867D2">
        <w:t xml:space="preserve"> </w:t>
      </w:r>
      <w:r w:rsidR="00E867D2" w:rsidRPr="00E77497">
        <w:t>ECMAScript implementations may recognise identifier characters defined in later editions of the Unicode Standard.</w:t>
      </w:r>
    </w:p>
    <w:p w14:paraId="79AC440F" w14:textId="77777777" w:rsidR="004C02EF" w:rsidRPr="007B283B" w:rsidRDefault="00F477D2" w:rsidP="00C442E2">
      <w:pPr>
        <w:pStyle w:val="Note"/>
        <w:rPr>
          <w:rFonts w:ascii="Times New Roman" w:hAnsi="Times New Roman"/>
          <w:i/>
        </w:rPr>
      </w:pPr>
      <w:r>
        <w:t>NOTE</w:t>
      </w:r>
      <w:r w:rsidR="00E21212">
        <w:t xml:space="preserve"> 1</w:t>
      </w:r>
      <w:r>
        <w:tab/>
      </w:r>
      <w:r w:rsidR="004C02EF" w:rsidRPr="00E77497">
        <w:t xml:space="preserve">This standard specifies specific character additions: The dollar sign </w:t>
      </w:r>
      <w:r w:rsidR="00606F2D" w:rsidRPr="00E77497">
        <w:t>(</w:t>
      </w:r>
      <w:r w:rsidR="00606F2D">
        <w:rPr>
          <w:rFonts w:ascii="Courier New" w:hAnsi="Courier New" w:cs="Courier New"/>
          <w:b/>
        </w:rPr>
        <w:t>U+0024</w:t>
      </w:r>
      <w:r w:rsidR="00606F2D" w:rsidRPr="00E77497">
        <w:t xml:space="preserve">) </w:t>
      </w:r>
      <w:r w:rsidR="004C02EF" w:rsidRPr="00E77497">
        <w:t xml:space="preserve">and the underscore </w:t>
      </w:r>
      <w:r w:rsidR="00606F2D" w:rsidRPr="00E77497">
        <w:t>(</w:t>
      </w:r>
      <w:r w:rsidR="00606F2D">
        <w:rPr>
          <w:rFonts w:ascii="Courier New" w:hAnsi="Courier New" w:cs="Courier New"/>
          <w:b/>
        </w:rPr>
        <w:t>U+005f</w:t>
      </w:r>
      <w:r w:rsidR="00606F2D" w:rsidRPr="00E77497">
        <w:t xml:space="preserve">) </w:t>
      </w:r>
      <w:r w:rsidR="004C02EF" w:rsidRPr="00E77497">
        <w:t xml:space="preserve">are permitted anywhere in an </w:t>
      </w:r>
      <w:r w:rsidR="004C02EF" w:rsidRPr="00E77497">
        <w:rPr>
          <w:rFonts w:ascii="Times New Roman" w:hAnsi="Times New Roman"/>
          <w:i/>
        </w:rPr>
        <w:t>IdentifierName</w:t>
      </w:r>
      <w:r w:rsidR="007B283B" w:rsidRPr="007B283B">
        <w:rPr>
          <w:rFonts w:cs="Arial"/>
        </w:rPr>
        <w:t>, and the characters zero width non-joiner (U+200C) and zero width joiner (U+200D)</w:t>
      </w:r>
      <w:r w:rsidR="007B283B">
        <w:rPr>
          <w:rFonts w:cs="Arial"/>
        </w:rPr>
        <w:t xml:space="preserve"> are permitted anywhere</w:t>
      </w:r>
      <w:r w:rsidR="007B283B" w:rsidRPr="007B283B">
        <w:rPr>
          <w:rFonts w:cs="Arial"/>
        </w:rPr>
        <w:t xml:space="preserve"> after the first </w:t>
      </w:r>
      <w:r w:rsidR="007B283B">
        <w:rPr>
          <w:rFonts w:cs="Arial"/>
        </w:rPr>
        <w:t xml:space="preserve">character of an </w:t>
      </w:r>
      <w:r w:rsidR="007B283B" w:rsidRPr="007B283B">
        <w:rPr>
          <w:rFonts w:ascii="Times New Roman" w:hAnsi="Times New Roman"/>
          <w:i/>
        </w:rPr>
        <w:t>IdentifierName</w:t>
      </w:r>
      <w:r w:rsidR="004C02EF" w:rsidRPr="00E77497">
        <w:t>.</w:t>
      </w:r>
    </w:p>
    <w:p w14:paraId="60BBE6C3" w14:textId="77777777" w:rsidR="004C02EF" w:rsidRPr="00E77497" w:rsidRDefault="004C02EF" w:rsidP="007D5644">
      <w:r w:rsidRPr="00E77497">
        <w:t xml:space="preserve">Unicode escape sequences are permitted in an </w:t>
      </w:r>
      <w:r w:rsidRPr="00E77497">
        <w:rPr>
          <w:rFonts w:ascii="Times New Roman" w:hAnsi="Times New Roman"/>
          <w:i/>
        </w:rPr>
        <w:t>IdentifierName</w:t>
      </w:r>
      <w:r w:rsidRPr="00E77497">
        <w:t xml:space="preserve">, where they contribute a single </w:t>
      </w:r>
      <w:r w:rsidR="003205F6">
        <w:t xml:space="preserve">Unicode </w:t>
      </w:r>
      <w:r w:rsidRPr="00E77497">
        <w:t xml:space="preserve">character to the </w:t>
      </w:r>
      <w:r w:rsidRPr="00E77497">
        <w:rPr>
          <w:rFonts w:ascii="Times New Roman" w:hAnsi="Times New Roman"/>
          <w:i/>
        </w:rPr>
        <w:t>IdentifierName</w:t>
      </w:r>
      <w:r w:rsidR="001601A2">
        <w:t>.</w:t>
      </w:r>
      <w:r w:rsidR="001601A2" w:rsidRPr="00E77497">
        <w:t xml:space="preserve"> </w:t>
      </w:r>
      <w:r w:rsidR="001601A2">
        <w:t xml:space="preserve">The code point of the contributed character is expressed by the </w:t>
      </w:r>
      <w:r w:rsidR="001601A2" w:rsidRPr="001601A2">
        <w:rPr>
          <w:rFonts w:ascii="Times New Roman" w:hAnsi="Times New Roman"/>
          <w:i/>
        </w:rPr>
        <w:t>HexDigits</w:t>
      </w:r>
      <w:r w:rsidR="001601A2">
        <w:t xml:space="preserve"> of the</w:t>
      </w:r>
      <w:r w:rsidRPr="00E77497">
        <w:t xml:space="preserve"> </w:t>
      </w:r>
      <w:r w:rsidRPr="00E77497">
        <w:rPr>
          <w:rFonts w:ascii="Times New Roman" w:hAnsi="Times New Roman"/>
          <w:i/>
        </w:rPr>
        <w:t>UnicodeEscapeSequence</w:t>
      </w:r>
      <w:r w:rsidRPr="00E77497">
        <w:t xml:space="preserve"> (see</w:t>
      </w:r>
      <w:r w:rsidR="00D879DF">
        <w:t xml:space="preserve"> </w:t>
      </w:r>
      <w:r w:rsidR="00D879DF">
        <w:fldChar w:fldCharType="begin"/>
      </w:r>
      <w:r w:rsidR="00D879DF">
        <w:instrText xml:space="preserve"> REF _Ref365803032 \r \h </w:instrText>
      </w:r>
      <w:r w:rsidR="00D879DF">
        <w:fldChar w:fldCharType="separate"/>
      </w:r>
      <w:r w:rsidR="00083CEC">
        <w:t>11.8.4</w:t>
      </w:r>
      <w:r w:rsidR="00D879DF">
        <w:fldChar w:fldCharType="end"/>
      </w:r>
      <w:r w:rsidRPr="00E77497">
        <w:t xml:space="preserve">).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r w:rsidR="001601A2">
        <w:t xml:space="preserve">and the </w:t>
      </w:r>
      <w:r w:rsidR="001601A2" w:rsidRPr="001601A2">
        <w:rPr>
          <w:rFonts w:ascii="Courier New" w:hAnsi="Courier New" w:cs="Courier New"/>
          <w:b/>
        </w:rPr>
        <w:t>u</w:t>
      </w:r>
      <w:r w:rsidR="001601A2">
        <w:t xml:space="preserve"> and </w:t>
      </w:r>
      <w:r w:rsidR="001601A2" w:rsidRPr="001601A2">
        <w:rPr>
          <w:rFonts w:ascii="Courier New" w:hAnsi="Courier New" w:cs="Courier New"/>
          <w:b/>
        </w:rPr>
        <w:t>{ }</w:t>
      </w:r>
      <w:r w:rsidR="001601A2">
        <w:t xml:space="preserve"> characters, if they appear, </w:t>
      </w:r>
      <w:r w:rsidRPr="00E77497">
        <w:t>do not contribute character</w:t>
      </w:r>
      <w:r w:rsidR="001601A2">
        <w:t>s</w:t>
      </w:r>
      <w:r w:rsidRPr="00E77497">
        <w:t xml:space="preserve">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r w:rsidR="001601A2">
        <w:t>the Unicode character it constributes</w:t>
      </w:r>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r w:rsidR="0030647A" w:rsidRPr="00E77497">
        <w:rPr>
          <w:rFonts w:ascii="Times New Roman" w:hAnsi="Times New Roman"/>
          <w:i/>
        </w:rPr>
        <w:t xml:space="preserve">IdentifierName </w:t>
      </w:r>
      <w:r w:rsidRPr="00E77497">
        <w:t>within this specification are based upon their actual characters regardless of whether or not an escape sequence was used to contribute any particular characters.</w:t>
      </w:r>
    </w:p>
    <w:p w14:paraId="2390B5A9" w14:textId="77777777"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w:t>
      </w:r>
    </w:p>
    <w:p w14:paraId="0195E0AD" w14:textId="77777777" w:rsidR="004C02EF" w:rsidRPr="00E77497" w:rsidRDefault="00E21212" w:rsidP="00C442E2">
      <w:pPr>
        <w:pStyle w:val="Note"/>
      </w:pPr>
      <w:r>
        <w:t>NOTE 2</w:t>
      </w:r>
      <w:r>
        <w:tab/>
      </w:r>
      <w:r w:rsidR="004C02EF" w:rsidRPr="00E77497">
        <w:t xml:space="preserve">If </w:t>
      </w:r>
      <w:r>
        <w:t xml:space="preserve">maximal </w:t>
      </w:r>
      <w:r w:rsidR="004C02EF" w:rsidRPr="00E77497">
        <w:t>portability is a concern, programmers should only employ</w:t>
      </w:r>
      <w:r>
        <w:t xml:space="preserve"> the</w:t>
      </w:r>
      <w:r w:rsidR="004C02EF" w:rsidRPr="00E77497">
        <w:t xml:space="preserve"> identifier characters </w:t>
      </w:r>
      <w:r>
        <w:t xml:space="preserve">that were </w:t>
      </w:r>
      <w:r w:rsidR="004C02EF" w:rsidRPr="00E77497">
        <w:t xml:space="preserve">defined in Unicode </w:t>
      </w:r>
      <w:commentRangeStart w:id="747"/>
      <w:r w:rsidR="004C02EF" w:rsidRPr="00E77497">
        <w:t>3.0</w:t>
      </w:r>
      <w:commentRangeEnd w:id="747"/>
      <w:r w:rsidR="001601A2">
        <w:rPr>
          <w:rStyle w:val="af6"/>
        </w:rPr>
        <w:commentReference w:id="747"/>
      </w:r>
      <w:r w:rsidR="004C02EF" w:rsidRPr="00E77497">
        <w:t>.</w:t>
      </w:r>
    </w:p>
    <w:p w14:paraId="6DD8FCE0" w14:textId="77777777" w:rsidR="004C02EF" w:rsidRPr="00E77497" w:rsidRDefault="004C02EF" w:rsidP="004C02EF">
      <w:pPr>
        <w:pStyle w:val="Syntax"/>
      </w:pPr>
      <w:r w:rsidRPr="00E77497">
        <w:t>Syntax</w:t>
      </w:r>
    </w:p>
    <w:p w14:paraId="386A07C6" w14:textId="77777777" w:rsidR="004C02EF" w:rsidRPr="00E77497" w:rsidRDefault="004C02EF" w:rsidP="004C02EF">
      <w:pPr>
        <w:pStyle w:val="SyntaxRule"/>
      </w:pPr>
      <w:r w:rsidRPr="00E77497">
        <w:t xml:space="preserve">Identifier </w:t>
      </w:r>
      <w:r w:rsidRPr="00E77497">
        <w:rPr>
          <w:rFonts w:ascii="Arial" w:hAnsi="Arial" w:cs="Arial"/>
          <w:b/>
          <w:i w:val="0"/>
        </w:rPr>
        <w:t>::</w:t>
      </w:r>
    </w:p>
    <w:p w14:paraId="56B9199C" w14:textId="77777777"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14:paraId="161857FB" w14:textId="77777777"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3EF3F7A6" w14:textId="77777777" w:rsidR="004C02EF" w:rsidRPr="00E77497" w:rsidRDefault="004C02EF" w:rsidP="004C02EF">
      <w:pPr>
        <w:pStyle w:val="SyntaxDefinition"/>
      </w:pPr>
      <w:r w:rsidRPr="00E77497">
        <w:t>IdentifierStart</w:t>
      </w:r>
      <w:r w:rsidRPr="00E77497">
        <w:br/>
        <w:t>IdentifierName IdentifierPart</w:t>
      </w:r>
    </w:p>
    <w:p w14:paraId="30706F60" w14:textId="77777777" w:rsidR="004C02EF" w:rsidRPr="00E77497" w:rsidRDefault="004C02EF" w:rsidP="004C02EF">
      <w:pPr>
        <w:pStyle w:val="SyntaxRule"/>
      </w:pPr>
      <w:bookmarkStart w:id="748" w:name="_Toc381513624"/>
      <w:bookmarkStart w:id="749" w:name="_Toc382202766"/>
      <w:bookmarkStart w:id="750" w:name="_Toc382202986"/>
      <w:bookmarkStart w:id="751" w:name="_Toc382212146"/>
      <w:bookmarkStart w:id="752" w:name="_Toc382212325"/>
      <w:bookmarkStart w:id="753" w:name="_Toc382291491"/>
      <w:bookmarkStart w:id="754" w:name="_Ref382710006"/>
      <w:bookmarkStart w:id="755" w:name="_Toc385672127"/>
      <w:bookmarkStart w:id="756" w:name="_Toc393690218"/>
      <w:r w:rsidRPr="00E77497">
        <w:t xml:space="preserve">IdentifierStart </w:t>
      </w:r>
      <w:r w:rsidRPr="00E77497">
        <w:rPr>
          <w:rFonts w:ascii="Arial" w:hAnsi="Arial" w:cs="Arial"/>
          <w:b/>
          <w:i w:val="0"/>
        </w:rPr>
        <w:t>::</w:t>
      </w:r>
    </w:p>
    <w:p w14:paraId="646D8812" w14:textId="77777777" w:rsidR="004C02EF" w:rsidRPr="00E77497" w:rsidRDefault="00E85D87" w:rsidP="004C02EF">
      <w:pPr>
        <w:pStyle w:val="SyntaxDefinition"/>
      </w:pPr>
      <w:r w:rsidRPr="00E77497">
        <w:t>Unicode</w:t>
      </w:r>
      <w:r>
        <w:t>IDStart</w:t>
      </w:r>
      <w:r w:rsidR="004C02EF" w:rsidRPr="00E77497">
        <w:br/>
      </w:r>
      <w:r w:rsidR="004C02EF" w:rsidRPr="00E77497">
        <w:rPr>
          <w:rFonts w:ascii="Courier New" w:hAnsi="Courier New"/>
          <w:b/>
          <w:i w:val="0"/>
        </w:rPr>
        <w:t>$</w:t>
      </w:r>
      <w:r w:rsidR="004C02EF" w:rsidRPr="00E77497">
        <w:rPr>
          <w:rFonts w:ascii="Courier New" w:hAnsi="Courier New"/>
          <w:b/>
          <w:i w:val="0"/>
        </w:rPr>
        <w:br/>
        <w:t>_</w:t>
      </w:r>
      <w:r w:rsidR="004C02EF" w:rsidRPr="00E77497">
        <w:br/>
      </w:r>
      <w:r w:rsidR="004C02EF" w:rsidRPr="00E77497">
        <w:rPr>
          <w:rFonts w:ascii="Courier New" w:hAnsi="Courier New"/>
          <w:b/>
          <w:i w:val="0"/>
        </w:rPr>
        <w:t xml:space="preserve">\ </w:t>
      </w:r>
      <w:r w:rsidR="004C02EF" w:rsidRPr="00E77497">
        <w:t>UnicodeEscapeSequence</w:t>
      </w:r>
    </w:p>
    <w:p w14:paraId="5909FE58" w14:textId="77777777" w:rsidR="004C02EF" w:rsidRPr="00E77497" w:rsidRDefault="004C02EF" w:rsidP="004C02EF">
      <w:pPr>
        <w:pStyle w:val="SyntaxRule"/>
      </w:pPr>
      <w:r w:rsidRPr="00E77497">
        <w:t xml:space="preserve">IdentifierPart </w:t>
      </w:r>
      <w:r w:rsidRPr="00E77497">
        <w:rPr>
          <w:rFonts w:ascii="Arial" w:hAnsi="Arial" w:cs="Arial"/>
          <w:b/>
          <w:i w:val="0"/>
        </w:rPr>
        <w:t>::</w:t>
      </w:r>
    </w:p>
    <w:p w14:paraId="6F6F4DB5" w14:textId="77777777" w:rsidR="004C02EF" w:rsidRPr="00E77497" w:rsidRDefault="00A105B6" w:rsidP="004C02EF">
      <w:pPr>
        <w:pStyle w:val="SyntaxDefinition"/>
      </w:pPr>
      <w:r>
        <w:t>Unicode</w:t>
      </w:r>
      <w:r w:rsidR="00E85D87">
        <w:t>IDContinue</w:t>
      </w:r>
      <w:r w:rsidR="004C02EF"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r w:rsidRPr="00E77497">
        <w:rPr>
          <w:i w:val="0"/>
        </w:rPr>
        <w:t xml:space="preserve"> </w:t>
      </w:r>
      <w:r>
        <w:rPr>
          <w:i w:val="0"/>
        </w:rPr>
        <w:br/>
      </w:r>
      <w:r w:rsidR="004C02EF" w:rsidRPr="00E77497">
        <w:rPr>
          <w:i w:val="0"/>
        </w:rPr>
        <w:t>&lt;ZWNJ&gt;</w:t>
      </w:r>
      <w:r w:rsidR="004C02EF" w:rsidRPr="00E77497">
        <w:rPr>
          <w:i w:val="0"/>
        </w:rPr>
        <w:br/>
        <w:t>&lt;ZWJ&gt;</w:t>
      </w:r>
    </w:p>
    <w:p w14:paraId="1C050D7F" w14:textId="77777777" w:rsidR="004C02EF" w:rsidRPr="00E77497" w:rsidRDefault="00E85D87" w:rsidP="004C02EF">
      <w:pPr>
        <w:pStyle w:val="SyntaxRule"/>
      </w:pPr>
      <w:r w:rsidRPr="00E77497">
        <w:t>Unicode</w:t>
      </w:r>
      <w:r>
        <w:t>IDStart</w:t>
      </w:r>
      <w:r w:rsidRPr="00E77497">
        <w:t xml:space="preserve"> </w:t>
      </w:r>
      <w:r w:rsidR="004C02EF" w:rsidRPr="00E77497">
        <w:rPr>
          <w:rFonts w:ascii="Arial" w:hAnsi="Arial" w:cs="Arial"/>
          <w:b/>
          <w:i w:val="0"/>
        </w:rPr>
        <w:t>::</w:t>
      </w:r>
    </w:p>
    <w:p w14:paraId="08E3749E" w14:textId="77777777"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E85D87">
        <w:rPr>
          <w:rFonts w:ascii="Arial" w:hAnsi="Arial" w:cs="Arial"/>
          <w:i w:val="0"/>
        </w:rPr>
        <w:t xml:space="preserve">Unicode </w:t>
      </w:r>
      <w:r w:rsidRPr="00E77497">
        <w:rPr>
          <w:rFonts w:ascii="Arial" w:hAnsi="Arial" w:cs="Arial"/>
          <w:i w:val="0"/>
        </w:rPr>
        <w:t xml:space="preserve">character </w:t>
      </w:r>
      <w:r w:rsidR="00E85D87">
        <w:rPr>
          <w:rFonts w:ascii="Arial" w:hAnsi="Arial" w:cs="Arial"/>
          <w:i w:val="0"/>
        </w:rPr>
        <w:t>with</w:t>
      </w:r>
      <w:r w:rsidR="00E85D87" w:rsidRPr="00E77497">
        <w:rPr>
          <w:rFonts w:ascii="Arial" w:hAnsi="Arial" w:cs="Arial"/>
          <w:i w:val="0"/>
        </w:rPr>
        <w:t xml:space="preserve"> </w:t>
      </w:r>
      <w:r w:rsidRPr="00E77497">
        <w:rPr>
          <w:rFonts w:ascii="Arial" w:hAnsi="Arial" w:cs="Arial"/>
          <w:i w:val="0"/>
        </w:rPr>
        <w:t xml:space="preserve">the Unicode </w:t>
      </w:r>
      <w:r w:rsidR="00E85D87">
        <w:rPr>
          <w:rFonts w:ascii="Arial" w:hAnsi="Arial" w:cs="Arial"/>
          <w:i w:val="0"/>
        </w:rPr>
        <w:t>property</w:t>
      </w:r>
      <w:r w:rsidR="00E85D87" w:rsidRPr="00E77497">
        <w:rPr>
          <w:rFonts w:ascii="Arial" w:hAnsi="Arial" w:cs="Arial"/>
          <w:i w:val="0"/>
        </w:rPr>
        <w:t xml:space="preserve"> </w:t>
      </w:r>
      <w:r w:rsidRPr="00E77497">
        <w:rPr>
          <w:rFonts w:ascii="Arial" w:hAnsi="Arial" w:cs="Arial"/>
          <w:i w:val="0"/>
        </w:rPr>
        <w:t>“</w:t>
      </w:r>
      <w:r w:rsidR="00E85D87">
        <w:rPr>
          <w:rFonts w:ascii="Arial" w:hAnsi="Arial" w:cs="Arial"/>
          <w:i w:val="0"/>
        </w:rPr>
        <w:t>ID_Start</w:t>
      </w:r>
      <w:r w:rsidRPr="00E77497">
        <w:rPr>
          <w:rFonts w:ascii="Arial" w:hAnsi="Arial" w:cs="Arial"/>
          <w:i w:val="0"/>
        </w:rPr>
        <w:t>”.</w:t>
      </w:r>
    </w:p>
    <w:p w14:paraId="18FD7CB6" w14:textId="77777777" w:rsidR="004C02EF" w:rsidRPr="00E77497" w:rsidRDefault="00933E1C" w:rsidP="004C02EF">
      <w:pPr>
        <w:pStyle w:val="SyntaxRule"/>
      </w:pPr>
      <w:r w:rsidRPr="00E77497">
        <w:t>Unicode</w:t>
      </w:r>
      <w:r>
        <w:t>ID</w:t>
      </w:r>
      <w:r w:rsidR="00926405">
        <w:t>Continue</w:t>
      </w:r>
      <w:r>
        <w:t xml:space="preserve"> </w:t>
      </w:r>
      <w:r w:rsidR="004C02EF" w:rsidRPr="00E77497">
        <w:rPr>
          <w:rFonts w:ascii="Arial" w:hAnsi="Arial" w:cs="Arial"/>
          <w:b/>
          <w:i w:val="0"/>
        </w:rPr>
        <w:t>::</w:t>
      </w:r>
    </w:p>
    <w:p w14:paraId="4FA60525" w14:textId="77777777"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933E1C">
        <w:rPr>
          <w:rFonts w:ascii="Arial" w:hAnsi="Arial" w:cs="Arial"/>
          <w:i w:val="0"/>
        </w:rPr>
        <w:t xml:space="preserve">Unicode </w:t>
      </w:r>
      <w:r w:rsidRPr="00E77497">
        <w:rPr>
          <w:rFonts w:ascii="Arial" w:hAnsi="Arial" w:cs="Arial"/>
          <w:i w:val="0"/>
        </w:rPr>
        <w:t xml:space="preserve">character </w:t>
      </w:r>
      <w:r w:rsidR="00933E1C">
        <w:rPr>
          <w:rFonts w:ascii="Arial" w:hAnsi="Arial" w:cs="Arial"/>
          <w:i w:val="0"/>
        </w:rPr>
        <w:t>with</w:t>
      </w:r>
      <w:r w:rsidR="00933E1C" w:rsidRPr="00E77497">
        <w:rPr>
          <w:rFonts w:ascii="Arial" w:hAnsi="Arial" w:cs="Arial"/>
          <w:i w:val="0"/>
        </w:rPr>
        <w:t xml:space="preserve"> </w:t>
      </w:r>
      <w:r w:rsidRPr="00E77497">
        <w:rPr>
          <w:rFonts w:ascii="Arial" w:hAnsi="Arial" w:cs="Arial"/>
          <w:i w:val="0"/>
        </w:rPr>
        <w:t xml:space="preserve">the Unicode </w:t>
      </w:r>
      <w:r w:rsidR="00933E1C">
        <w:rPr>
          <w:rFonts w:ascii="Arial" w:hAnsi="Arial" w:cs="Arial"/>
          <w:i w:val="0"/>
        </w:rPr>
        <w:t>property</w:t>
      </w:r>
      <w:r w:rsidR="00933E1C" w:rsidRPr="00E77497">
        <w:rPr>
          <w:rFonts w:ascii="Arial" w:hAnsi="Arial" w:cs="Arial"/>
          <w:i w:val="0"/>
        </w:rPr>
        <w:t xml:space="preserve"> </w:t>
      </w:r>
      <w:r w:rsidRPr="00E77497">
        <w:rPr>
          <w:rFonts w:ascii="Arial" w:hAnsi="Arial" w:cs="Arial"/>
          <w:i w:val="0"/>
        </w:rPr>
        <w:t>“</w:t>
      </w:r>
      <w:r w:rsidR="00933E1C">
        <w:rPr>
          <w:rFonts w:ascii="Arial" w:hAnsi="Arial" w:cs="Arial"/>
          <w:i w:val="0"/>
        </w:rPr>
        <w:t>ID_Continue</w:t>
      </w:r>
      <w:r w:rsidRPr="00E77497">
        <w:rPr>
          <w:rFonts w:ascii="Arial" w:hAnsi="Arial" w:cs="Arial"/>
          <w:i w:val="0"/>
        </w:rPr>
        <w:t>”</w:t>
      </w:r>
    </w:p>
    <w:p w14:paraId="2F202AAB" w14:textId="77777777" w:rsidR="004C02EF" w:rsidRPr="00E77497" w:rsidRDefault="004C02EF" w:rsidP="007D5644">
      <w:r w:rsidRPr="00E77497">
        <w:t xml:space="preserve">The definitions of the nonterminal </w:t>
      </w:r>
      <w:r w:rsidRPr="00E77497">
        <w:rPr>
          <w:rFonts w:ascii="Times New Roman" w:hAnsi="Times New Roman"/>
          <w:i/>
        </w:rPr>
        <w:t>UnicodeEscapeSequence</w:t>
      </w:r>
      <w:r w:rsidRPr="00E77497">
        <w:t xml:space="preserve"> is given in </w:t>
      </w:r>
      <w:r w:rsidR="00D879DF">
        <w:fldChar w:fldCharType="begin"/>
      </w:r>
      <w:r w:rsidR="00D879DF">
        <w:instrText xml:space="preserve"> REF _Ref365803079 \r \h </w:instrText>
      </w:r>
      <w:r w:rsidR="00D879DF">
        <w:fldChar w:fldCharType="separate"/>
      </w:r>
      <w:r w:rsidR="00083CEC">
        <w:t>11.8.4</w:t>
      </w:r>
      <w:r w:rsidR="00D879DF">
        <w:fldChar w:fldCharType="end"/>
      </w:r>
      <w:r w:rsidR="00D879DF">
        <w:t>.</w:t>
      </w:r>
    </w:p>
    <w:p w14:paraId="0011ADE1" w14:textId="77777777" w:rsidR="00A2366F" w:rsidRPr="00E77497" w:rsidRDefault="00A2366F" w:rsidP="00A2366F">
      <w:pPr>
        <w:rPr>
          <w:rFonts w:ascii="Helvetica" w:hAnsi="Helvetica"/>
          <w:b/>
        </w:rPr>
      </w:pPr>
      <w:bookmarkStart w:id="757" w:name="_Toc235503315"/>
      <w:bookmarkStart w:id="758" w:name="_Toc241509090"/>
      <w:bookmarkStart w:id="759" w:name="_Toc244416577"/>
      <w:bookmarkStart w:id="760" w:name="_Toc276630941"/>
      <w:r w:rsidRPr="00E77497">
        <w:rPr>
          <w:rFonts w:ascii="Helvetica" w:hAnsi="Helvetica"/>
          <w:b/>
        </w:rPr>
        <w:t xml:space="preserve">Static Semantics:  </w:t>
      </w:r>
      <w:r w:rsidRPr="00E77497">
        <w:rPr>
          <w:rStyle w:val="bnf"/>
          <w:rFonts w:ascii="Helvetica" w:hAnsi="Helvetica"/>
          <w:b/>
          <w:i w:val="0"/>
        </w:rPr>
        <w:t>StringValue</w:t>
      </w:r>
    </w:p>
    <w:p w14:paraId="4148365A" w14:textId="77777777" w:rsidR="009D6071" w:rsidRPr="00E77497" w:rsidRDefault="009D6071" w:rsidP="009D6071">
      <w:r w:rsidRPr="00E77497">
        <w:rPr>
          <w:rStyle w:val="bnf"/>
        </w:rPr>
        <w:t>Identifier</w:t>
      </w:r>
      <w:r w:rsidRPr="00E77497">
        <w:t xml:space="preserve"> </w:t>
      </w:r>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p>
    <w:p w14:paraId="0A59FB95" w14:textId="77777777" w:rsidR="009D6071" w:rsidRPr="00E77497" w:rsidRDefault="009D6071" w:rsidP="009A20C6">
      <w:pPr>
        <w:pStyle w:val="Alg4"/>
        <w:numPr>
          <w:ilvl w:val="0"/>
          <w:numId w:val="452"/>
        </w:numPr>
        <w:spacing w:after="220"/>
        <w:contextualSpacing/>
      </w:pPr>
      <w:r w:rsidRPr="00E77497">
        <w:t xml:space="preserve">Return </w:t>
      </w:r>
      <w:r w:rsidR="006B058A" w:rsidRPr="00E77497">
        <w:t>the</w:t>
      </w:r>
      <w:r w:rsidRPr="00E77497">
        <w:t xml:space="preserve"> String</w:t>
      </w:r>
      <w:r w:rsidR="00A2366F" w:rsidRPr="00E77497">
        <w:t>V</w:t>
      </w:r>
      <w:r w:rsidRPr="00E77497">
        <w:t xml:space="preserve">alue of </w:t>
      </w:r>
      <w:r w:rsidRPr="00E77497">
        <w:rPr>
          <w:rStyle w:val="bnf"/>
        </w:rPr>
        <w:t>IdentifierName</w:t>
      </w:r>
      <w:r w:rsidRPr="00E77497">
        <w:t>.</w:t>
      </w:r>
    </w:p>
    <w:p w14:paraId="39153EEC" w14:textId="77777777" w:rsidR="00CB32E0" w:rsidRPr="00E77497" w:rsidRDefault="00CB32E0" w:rsidP="00CB32E0">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7F1BBB9F" w14:textId="77777777" w:rsidR="006B058A" w:rsidRPr="00E77497" w:rsidRDefault="00CB32E0" w:rsidP="00C7794D">
      <w:pPr>
        <w:pStyle w:val="SyntaxDefinition"/>
      </w:pPr>
      <w:r w:rsidRPr="00E77497">
        <w:t>IdentifierStart</w:t>
      </w:r>
      <w:r w:rsidRPr="00E77497">
        <w:br/>
        <w:t>IdentifierName IdentifierPart</w:t>
      </w:r>
    </w:p>
    <w:p w14:paraId="65F9C56F" w14:textId="77777777" w:rsidR="006B058A" w:rsidRPr="00E77497" w:rsidRDefault="006B058A" w:rsidP="0002492B">
      <w:pPr>
        <w:pStyle w:val="Alg4"/>
        <w:numPr>
          <w:ilvl w:val="0"/>
          <w:numId w:val="845"/>
        </w:numPr>
        <w:spacing w:after="220"/>
        <w:contextualSpacing/>
      </w:pPr>
      <w:r w:rsidRPr="00E77497">
        <w:t xml:space="preserve">Return the String value consisting of the sequence of </w:t>
      </w:r>
      <w:r w:rsidR="005956C7">
        <w:t>code units</w:t>
      </w:r>
      <w:r w:rsidRPr="00E77497">
        <w:t xml:space="preserve"> corresponding to </w:t>
      </w:r>
      <w:r w:rsidRPr="00E77497">
        <w:rPr>
          <w:rStyle w:val="bnf"/>
        </w:rPr>
        <w:t>IdentifierName</w:t>
      </w:r>
      <w:r w:rsidRPr="00E77497">
        <w:t>.</w:t>
      </w:r>
      <w:r w:rsidR="005956C7">
        <w:t xml:space="preserve"> In determining the sequence any occur</w:t>
      </w:r>
      <w:r w:rsidR="007728C0">
        <w:t>r</w:t>
      </w:r>
      <w:r w:rsidR="00E40EE0">
        <w:t>e</w:t>
      </w:r>
      <w:r w:rsidR="005956C7">
        <w:t xml:space="preserve">nces of </w:t>
      </w:r>
      <w:r w:rsidR="005956C7" w:rsidRPr="00D63F1B">
        <w:rPr>
          <w:rFonts w:ascii="Courier New" w:hAnsi="Courier New" w:cs="Courier New"/>
          <w:b/>
        </w:rPr>
        <w:t>\</w:t>
      </w:r>
      <w:r w:rsidR="005956C7">
        <w:t xml:space="preserve"> </w:t>
      </w:r>
      <w:r w:rsidR="005956C7" w:rsidRPr="00D63F1B">
        <w:rPr>
          <w:i/>
        </w:rPr>
        <w:t>UnicodeEscapeSequence</w:t>
      </w:r>
      <w:r w:rsidR="005956C7">
        <w:t xml:space="preserve"> are first replaced with the code point represented by the </w:t>
      </w:r>
      <w:r w:rsidR="005956C7" w:rsidRPr="00887FC2">
        <w:rPr>
          <w:i/>
        </w:rPr>
        <w:t>UnicodeEscapeSequence</w:t>
      </w:r>
      <w:r w:rsidR="005956C7">
        <w:t xml:space="preserve"> and then the c</w:t>
      </w:r>
      <w:r w:rsidR="00D63F1B">
        <w:t>od</w:t>
      </w:r>
      <w:r w:rsidR="005956C7">
        <w:t xml:space="preserve">e points of the entire </w:t>
      </w:r>
      <w:r w:rsidR="00D63F1B" w:rsidRPr="00E77497">
        <w:rPr>
          <w:rStyle w:val="bnf"/>
        </w:rPr>
        <w:t>IdentifierName</w:t>
      </w:r>
      <w:r w:rsidR="005956C7">
        <w:t xml:space="preserve"> are converted to code units by UTF-16 Encoding </w:t>
      </w:r>
      <w:r w:rsidR="00BF1666">
        <w:t xml:space="preserve">(clause </w:t>
      </w:r>
      <w:r w:rsidR="002E14E9">
        <w:fldChar w:fldCharType="begin"/>
      </w:r>
      <w:r w:rsidR="002E14E9">
        <w:instrText xml:space="preserve"> REF _Ref365480122 \r \h </w:instrText>
      </w:r>
      <w:r w:rsidR="002E14E9">
        <w:fldChar w:fldCharType="separate"/>
      </w:r>
      <w:r w:rsidR="00083CEC">
        <w:t>10</w:t>
      </w:r>
      <w:r w:rsidR="002E14E9">
        <w:fldChar w:fldCharType="end"/>
      </w:r>
      <w:r w:rsidR="00BF1666">
        <w:t xml:space="preserve">) </w:t>
      </w:r>
      <w:r w:rsidR="005956C7">
        <w:t>each code point.</w:t>
      </w:r>
    </w:p>
    <w:p w14:paraId="3A182B23" w14:textId="77777777" w:rsidR="004C02EF" w:rsidRPr="00E77497" w:rsidRDefault="004C02EF" w:rsidP="00D148E9">
      <w:pPr>
        <w:pStyle w:val="30"/>
      </w:pPr>
      <w:bookmarkStart w:id="761" w:name="_Ref365534397"/>
      <w:bookmarkStart w:id="762" w:name="_Toc366141853"/>
      <w:r w:rsidRPr="00E77497">
        <w:t>Reserved Words</w:t>
      </w:r>
      <w:bookmarkEnd w:id="757"/>
      <w:bookmarkEnd w:id="758"/>
      <w:bookmarkEnd w:id="759"/>
      <w:bookmarkEnd w:id="760"/>
      <w:bookmarkEnd w:id="761"/>
      <w:bookmarkEnd w:id="762"/>
    </w:p>
    <w:p w14:paraId="4C3BA233" w14:textId="77777777"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26CA591E" w14:textId="77777777" w:rsidR="004C02EF" w:rsidRPr="00E77497" w:rsidRDefault="004C02EF" w:rsidP="004C02EF">
      <w:pPr>
        <w:pStyle w:val="Syntax"/>
      </w:pPr>
      <w:r w:rsidRPr="00E77497">
        <w:t>Syntax</w:t>
      </w:r>
    </w:p>
    <w:p w14:paraId="3BC99E87" w14:textId="77777777"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40D37796" w14:textId="77777777" w:rsidR="004C02EF" w:rsidRDefault="004C02EF" w:rsidP="004C02EF">
      <w:pPr>
        <w:pStyle w:val="SyntaxDefinition"/>
      </w:pPr>
      <w:r w:rsidRPr="00E77497">
        <w:t>Keyword</w:t>
      </w:r>
      <w:r w:rsidRPr="00E77497">
        <w:br/>
        <w:t>FutureReservedWord</w:t>
      </w:r>
      <w:r w:rsidRPr="00E77497">
        <w:br/>
        <w:t>NullLiteral</w:t>
      </w:r>
      <w:r w:rsidRPr="00E77497">
        <w:br/>
        <w:t>BooleanLiteral</w:t>
      </w:r>
    </w:p>
    <w:p w14:paraId="0B9F8778" w14:textId="77777777" w:rsidR="00933E1C" w:rsidRPr="00933E1C" w:rsidRDefault="00933E1C" w:rsidP="00F477D2">
      <w:r>
        <w:t xml:space="preserve">The </w:t>
      </w:r>
      <w:r w:rsidRPr="00933E1C">
        <w:rPr>
          <w:rFonts w:ascii="Times New Roman" w:hAnsi="Times New Roman"/>
          <w:i/>
        </w:rPr>
        <w:t>ReservedWord</w:t>
      </w:r>
      <w:r>
        <w:t xml:space="preserve"> definitions are specified as literal sequences of Unicode characters.  However, any Unicode character in a </w:t>
      </w:r>
      <w:r w:rsidRPr="00887FC2">
        <w:rPr>
          <w:rFonts w:ascii="Times New Roman" w:hAnsi="Times New Roman"/>
          <w:i/>
        </w:rPr>
        <w:t>ReservedWord</w:t>
      </w:r>
      <w:r>
        <w:t xml:space="preserve"> can also be expressed by a </w:t>
      </w:r>
      <w:r w:rsidRPr="00D63F1B">
        <w:rPr>
          <w:rFonts w:ascii="Courier New" w:hAnsi="Courier New" w:cs="Courier New"/>
          <w:b/>
        </w:rPr>
        <w:t>\</w:t>
      </w:r>
      <w:r>
        <w:t xml:space="preserve"> </w:t>
      </w:r>
      <w:r w:rsidRPr="00933E1C">
        <w:rPr>
          <w:rFonts w:ascii="Times New Roman" w:hAnsi="Times New Roman"/>
          <w:i/>
        </w:rPr>
        <w:t>UnicodeEscapeSequence</w:t>
      </w:r>
      <w:r>
        <w:t xml:space="preserve"> that expresses that same Unicode character’s code point. Use of such escape sequences does not change the meaning of the </w:t>
      </w:r>
      <w:r w:rsidRPr="00887FC2">
        <w:rPr>
          <w:rFonts w:ascii="Times New Roman" w:hAnsi="Times New Roman"/>
          <w:i/>
        </w:rPr>
        <w:t>ReservedWord</w:t>
      </w:r>
      <w:r>
        <w:t>.</w:t>
      </w:r>
    </w:p>
    <w:p w14:paraId="021CAF22" w14:textId="77777777" w:rsidR="004C02EF" w:rsidRPr="00E77497" w:rsidRDefault="004C02EF" w:rsidP="00D148E9">
      <w:pPr>
        <w:pStyle w:val="40"/>
      </w:pPr>
      <w:r w:rsidRPr="00E77497">
        <w:t>Keywords</w:t>
      </w:r>
    </w:p>
    <w:p w14:paraId="21776918" w14:textId="77777777"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7D078AF8" w14:textId="77777777" w:rsidR="004C02EF" w:rsidRPr="00E77497" w:rsidRDefault="004C02EF" w:rsidP="004C02EF">
      <w:pPr>
        <w:pStyle w:val="Syntax"/>
      </w:pPr>
      <w:r w:rsidRPr="00E77497">
        <w:t>Syntax</w:t>
      </w:r>
    </w:p>
    <w:p w14:paraId="256B475A" w14:textId="77777777"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2F55F1" w:rsidRPr="00E77497" w14:paraId="51A4FF0F" w14:textId="77777777" w:rsidTr="008E7E56">
        <w:trPr>
          <w:trHeight w:val="240"/>
        </w:trPr>
        <w:tc>
          <w:tcPr>
            <w:tcW w:w="1895" w:type="dxa"/>
          </w:tcPr>
          <w:p w14:paraId="1F9D19E5" w14:textId="77777777" w:rsidR="002F55F1" w:rsidRPr="00E77497" w:rsidRDefault="002F55F1" w:rsidP="003A4B22">
            <w:pPr>
              <w:pStyle w:val="SyntaxOneOf"/>
              <w:keepNext/>
            </w:pPr>
            <w:r w:rsidRPr="00E77497">
              <w:t>break</w:t>
            </w:r>
          </w:p>
        </w:tc>
        <w:tc>
          <w:tcPr>
            <w:tcW w:w="1897" w:type="dxa"/>
          </w:tcPr>
          <w:p w14:paraId="68F723A1" w14:textId="77777777" w:rsidR="002F55F1" w:rsidRPr="00E77497" w:rsidRDefault="002F55F1" w:rsidP="003A4B22">
            <w:pPr>
              <w:pStyle w:val="SyntaxOneOf"/>
              <w:keepNext/>
            </w:pPr>
            <w:r w:rsidRPr="00E77497">
              <w:t>delete</w:t>
            </w:r>
          </w:p>
        </w:tc>
        <w:tc>
          <w:tcPr>
            <w:tcW w:w="1895" w:type="dxa"/>
          </w:tcPr>
          <w:p w14:paraId="6C1ED597" w14:textId="77777777" w:rsidR="002F55F1" w:rsidRPr="00E77497" w:rsidRDefault="002F55F1" w:rsidP="003A4B22">
            <w:pPr>
              <w:pStyle w:val="SyntaxOneOf"/>
              <w:keepNext/>
            </w:pPr>
            <w:r w:rsidRPr="00E77497">
              <w:t>import</w:t>
            </w:r>
            <w:r w:rsidRPr="00E77497" w:rsidDel="002F55F1">
              <w:t xml:space="preserve"> </w:t>
            </w:r>
          </w:p>
        </w:tc>
        <w:tc>
          <w:tcPr>
            <w:tcW w:w="1895" w:type="dxa"/>
          </w:tcPr>
          <w:p w14:paraId="75F4F697" w14:textId="77777777" w:rsidR="002F55F1" w:rsidRPr="00E77497" w:rsidRDefault="002F55F1" w:rsidP="003A4B22">
            <w:pPr>
              <w:pStyle w:val="SyntaxOneOf"/>
              <w:keepNext/>
            </w:pPr>
            <w:r w:rsidRPr="00E77497">
              <w:t>this</w:t>
            </w:r>
          </w:p>
        </w:tc>
      </w:tr>
      <w:tr w:rsidR="002F55F1" w:rsidRPr="00E77497" w14:paraId="503DF142" w14:textId="77777777" w:rsidTr="008E7E56">
        <w:trPr>
          <w:trHeight w:val="240"/>
        </w:trPr>
        <w:tc>
          <w:tcPr>
            <w:tcW w:w="1895" w:type="dxa"/>
          </w:tcPr>
          <w:p w14:paraId="41D9B432" w14:textId="77777777" w:rsidR="002F55F1" w:rsidRPr="00E77497" w:rsidRDefault="002F55F1" w:rsidP="003A4B22">
            <w:pPr>
              <w:pStyle w:val="SyntaxOneOf"/>
              <w:keepNext/>
            </w:pPr>
            <w:r w:rsidRPr="00E77497">
              <w:t>case</w:t>
            </w:r>
          </w:p>
        </w:tc>
        <w:tc>
          <w:tcPr>
            <w:tcW w:w="1897" w:type="dxa"/>
          </w:tcPr>
          <w:p w14:paraId="57E2C285" w14:textId="77777777" w:rsidR="002F55F1" w:rsidRPr="00E77497" w:rsidRDefault="002F55F1" w:rsidP="003A4B22">
            <w:pPr>
              <w:pStyle w:val="SyntaxOneOf"/>
              <w:keepNext/>
            </w:pPr>
            <w:r w:rsidRPr="00E77497">
              <w:t>do</w:t>
            </w:r>
            <w:r w:rsidRPr="00E77497" w:rsidDel="00777190">
              <w:t xml:space="preserve"> </w:t>
            </w:r>
          </w:p>
        </w:tc>
        <w:tc>
          <w:tcPr>
            <w:tcW w:w="1895" w:type="dxa"/>
          </w:tcPr>
          <w:p w14:paraId="314D58C9" w14:textId="77777777" w:rsidR="002F55F1" w:rsidRPr="00E77497" w:rsidRDefault="002F55F1" w:rsidP="003A4B22">
            <w:pPr>
              <w:pStyle w:val="SyntaxOneOf"/>
              <w:keepNext/>
            </w:pPr>
            <w:r w:rsidRPr="00E77497">
              <w:t>in</w:t>
            </w:r>
          </w:p>
        </w:tc>
        <w:tc>
          <w:tcPr>
            <w:tcW w:w="1895" w:type="dxa"/>
          </w:tcPr>
          <w:p w14:paraId="7F53E325" w14:textId="77777777" w:rsidR="002F55F1" w:rsidRPr="00E77497" w:rsidRDefault="002F55F1" w:rsidP="003A4B22">
            <w:pPr>
              <w:pStyle w:val="SyntaxOneOf"/>
              <w:keepNext/>
            </w:pPr>
            <w:r w:rsidRPr="00E77497">
              <w:t>throw</w:t>
            </w:r>
          </w:p>
        </w:tc>
      </w:tr>
      <w:tr w:rsidR="002F55F1" w:rsidRPr="00E77497" w14:paraId="285C9C9E" w14:textId="77777777" w:rsidTr="008E7E56">
        <w:trPr>
          <w:trHeight w:val="240"/>
        </w:trPr>
        <w:tc>
          <w:tcPr>
            <w:tcW w:w="1895" w:type="dxa"/>
          </w:tcPr>
          <w:p w14:paraId="735D63B0" w14:textId="77777777" w:rsidR="002F55F1" w:rsidRPr="00E77497" w:rsidRDefault="002F55F1" w:rsidP="003A4B22">
            <w:pPr>
              <w:pStyle w:val="SyntaxOneOf"/>
              <w:keepNext/>
            </w:pPr>
            <w:r w:rsidRPr="00E77497">
              <w:t>catch</w:t>
            </w:r>
          </w:p>
        </w:tc>
        <w:tc>
          <w:tcPr>
            <w:tcW w:w="1897" w:type="dxa"/>
          </w:tcPr>
          <w:p w14:paraId="60C65AA9" w14:textId="77777777" w:rsidR="002F55F1" w:rsidRPr="00E77497" w:rsidRDefault="002F55F1" w:rsidP="003A4B22">
            <w:pPr>
              <w:pStyle w:val="SyntaxOneOf"/>
              <w:keepNext/>
            </w:pPr>
            <w:r w:rsidRPr="00E77497">
              <w:t>else</w:t>
            </w:r>
          </w:p>
        </w:tc>
        <w:tc>
          <w:tcPr>
            <w:tcW w:w="1895" w:type="dxa"/>
          </w:tcPr>
          <w:p w14:paraId="3490EBD3" w14:textId="77777777" w:rsidR="002F55F1" w:rsidRPr="00E77497" w:rsidRDefault="002F55F1" w:rsidP="003A4B22">
            <w:pPr>
              <w:pStyle w:val="SyntaxOneOf"/>
              <w:keepNext/>
            </w:pPr>
            <w:r w:rsidRPr="00E77497">
              <w:t>instanceof</w:t>
            </w:r>
            <w:r w:rsidRPr="00E77497" w:rsidDel="00777190">
              <w:t xml:space="preserve"> </w:t>
            </w:r>
          </w:p>
        </w:tc>
        <w:tc>
          <w:tcPr>
            <w:tcW w:w="1895" w:type="dxa"/>
          </w:tcPr>
          <w:p w14:paraId="36B3BCBE" w14:textId="77777777" w:rsidR="002F55F1" w:rsidRPr="00E77497" w:rsidRDefault="002F55F1" w:rsidP="003A4B22">
            <w:pPr>
              <w:pStyle w:val="SyntaxOneOf"/>
              <w:keepNext/>
            </w:pPr>
            <w:r w:rsidRPr="00E77497">
              <w:t>try</w:t>
            </w:r>
          </w:p>
        </w:tc>
      </w:tr>
      <w:tr w:rsidR="002F55F1" w:rsidRPr="00E77497" w14:paraId="5AFF7C68" w14:textId="77777777" w:rsidTr="008E7E56">
        <w:trPr>
          <w:trHeight w:val="240"/>
        </w:trPr>
        <w:tc>
          <w:tcPr>
            <w:tcW w:w="1895" w:type="dxa"/>
          </w:tcPr>
          <w:p w14:paraId="03F119D7" w14:textId="77777777" w:rsidR="002F55F1" w:rsidRPr="00E77497" w:rsidRDefault="002F55F1" w:rsidP="003A4B22">
            <w:pPr>
              <w:pStyle w:val="SyntaxOneOf"/>
              <w:keepNext/>
            </w:pPr>
            <w:r w:rsidRPr="00E77497">
              <w:t>class</w:t>
            </w:r>
            <w:r w:rsidRPr="00E77497" w:rsidDel="002F55F1">
              <w:t xml:space="preserve"> </w:t>
            </w:r>
          </w:p>
        </w:tc>
        <w:tc>
          <w:tcPr>
            <w:tcW w:w="1897" w:type="dxa"/>
          </w:tcPr>
          <w:p w14:paraId="537908AC" w14:textId="77777777" w:rsidR="002F55F1" w:rsidRPr="00E77497" w:rsidRDefault="002F55F1" w:rsidP="003A4B22">
            <w:pPr>
              <w:pStyle w:val="SyntaxOneOf"/>
              <w:keepNext/>
            </w:pPr>
            <w:r w:rsidRPr="00E77497">
              <w:t>export</w:t>
            </w:r>
            <w:r w:rsidRPr="00E77497" w:rsidDel="002F55F1">
              <w:t xml:space="preserve"> </w:t>
            </w:r>
          </w:p>
        </w:tc>
        <w:tc>
          <w:tcPr>
            <w:tcW w:w="1895" w:type="dxa"/>
          </w:tcPr>
          <w:p w14:paraId="654E97D5" w14:textId="77777777" w:rsidR="002F55F1" w:rsidRPr="00E77497" w:rsidRDefault="002F55F1" w:rsidP="003A4B22">
            <w:pPr>
              <w:pStyle w:val="SyntaxOneOf"/>
              <w:keepNext/>
            </w:pPr>
            <w:r w:rsidRPr="009C202C">
              <w:t>let</w:t>
            </w:r>
          </w:p>
        </w:tc>
        <w:tc>
          <w:tcPr>
            <w:tcW w:w="1895" w:type="dxa"/>
          </w:tcPr>
          <w:p w14:paraId="1323AF0F" w14:textId="77777777" w:rsidR="002F55F1" w:rsidRPr="00E77497" w:rsidRDefault="002F55F1" w:rsidP="003A4B22">
            <w:pPr>
              <w:pStyle w:val="SyntaxOneOf"/>
              <w:keepNext/>
            </w:pPr>
            <w:r w:rsidRPr="00E77497">
              <w:t>typeof</w:t>
            </w:r>
            <w:r w:rsidRPr="00E77497" w:rsidDel="00777190">
              <w:t xml:space="preserve"> </w:t>
            </w:r>
          </w:p>
        </w:tc>
      </w:tr>
      <w:tr w:rsidR="002F55F1" w:rsidRPr="00E77497" w14:paraId="0B9FCC4D" w14:textId="77777777" w:rsidTr="008E7E56">
        <w:trPr>
          <w:trHeight w:val="240"/>
        </w:trPr>
        <w:tc>
          <w:tcPr>
            <w:tcW w:w="1895" w:type="dxa"/>
          </w:tcPr>
          <w:p w14:paraId="16549732" w14:textId="77777777" w:rsidR="002F55F1" w:rsidRPr="00E77497" w:rsidRDefault="002F55F1" w:rsidP="003A4B22">
            <w:pPr>
              <w:pStyle w:val="SyntaxOneOf"/>
            </w:pPr>
            <w:r w:rsidRPr="00E77497">
              <w:t>continue</w:t>
            </w:r>
          </w:p>
        </w:tc>
        <w:tc>
          <w:tcPr>
            <w:tcW w:w="1897" w:type="dxa"/>
          </w:tcPr>
          <w:p w14:paraId="463924D7" w14:textId="77777777" w:rsidR="002F55F1" w:rsidRPr="00E77497" w:rsidRDefault="002F55F1" w:rsidP="003A4B22">
            <w:pPr>
              <w:pStyle w:val="SyntaxOneOf"/>
            </w:pPr>
            <w:r w:rsidRPr="00E77497">
              <w:t>finally</w:t>
            </w:r>
          </w:p>
        </w:tc>
        <w:tc>
          <w:tcPr>
            <w:tcW w:w="1895" w:type="dxa"/>
          </w:tcPr>
          <w:p w14:paraId="1947377B" w14:textId="77777777" w:rsidR="002F55F1" w:rsidRPr="00E77497" w:rsidRDefault="002F55F1" w:rsidP="003A4B22">
            <w:pPr>
              <w:pStyle w:val="SyntaxOneOf"/>
            </w:pPr>
            <w:r w:rsidRPr="00E77497">
              <w:t>new</w:t>
            </w:r>
          </w:p>
        </w:tc>
        <w:tc>
          <w:tcPr>
            <w:tcW w:w="1895" w:type="dxa"/>
          </w:tcPr>
          <w:p w14:paraId="5C282852" w14:textId="77777777" w:rsidR="002F55F1" w:rsidRPr="00E77497" w:rsidRDefault="002F55F1" w:rsidP="003A4B22">
            <w:pPr>
              <w:pStyle w:val="SyntaxOneOf"/>
            </w:pPr>
            <w:r w:rsidRPr="00E77497">
              <w:t>var</w:t>
            </w:r>
          </w:p>
        </w:tc>
      </w:tr>
      <w:tr w:rsidR="002F55F1" w:rsidRPr="00E77497" w14:paraId="38D00857" w14:textId="77777777" w:rsidTr="008E7E56">
        <w:trPr>
          <w:trHeight w:val="240"/>
        </w:trPr>
        <w:tc>
          <w:tcPr>
            <w:tcW w:w="1895" w:type="dxa"/>
          </w:tcPr>
          <w:p w14:paraId="0C6D58C7" w14:textId="77777777" w:rsidR="002F55F1" w:rsidRPr="00E77497" w:rsidRDefault="002F55F1" w:rsidP="003A4B22">
            <w:pPr>
              <w:pStyle w:val="SyntaxOneOf"/>
            </w:pPr>
            <w:r w:rsidRPr="00E77497">
              <w:t>const</w:t>
            </w:r>
          </w:p>
        </w:tc>
        <w:tc>
          <w:tcPr>
            <w:tcW w:w="1897" w:type="dxa"/>
          </w:tcPr>
          <w:p w14:paraId="59F3839D" w14:textId="77777777" w:rsidR="002F55F1" w:rsidRPr="00E77497" w:rsidRDefault="002F55F1" w:rsidP="003A4B22">
            <w:pPr>
              <w:pStyle w:val="SyntaxOneOf"/>
            </w:pPr>
            <w:r w:rsidRPr="00E77497">
              <w:t>for</w:t>
            </w:r>
          </w:p>
        </w:tc>
        <w:tc>
          <w:tcPr>
            <w:tcW w:w="1895" w:type="dxa"/>
          </w:tcPr>
          <w:p w14:paraId="6E0CF626" w14:textId="77777777" w:rsidR="002F55F1" w:rsidRPr="00E77497" w:rsidRDefault="002F55F1" w:rsidP="003A4B22">
            <w:pPr>
              <w:pStyle w:val="SyntaxOneOf"/>
            </w:pPr>
            <w:r w:rsidRPr="00E77497">
              <w:t>return</w:t>
            </w:r>
          </w:p>
        </w:tc>
        <w:tc>
          <w:tcPr>
            <w:tcW w:w="1895" w:type="dxa"/>
          </w:tcPr>
          <w:p w14:paraId="024C0107" w14:textId="77777777" w:rsidR="002F55F1" w:rsidRPr="00E77497" w:rsidRDefault="002F55F1" w:rsidP="003A4B22">
            <w:pPr>
              <w:pStyle w:val="SyntaxOneOf"/>
            </w:pPr>
            <w:r w:rsidRPr="00E77497">
              <w:t>void</w:t>
            </w:r>
          </w:p>
        </w:tc>
      </w:tr>
      <w:tr w:rsidR="002F55F1" w:rsidRPr="00E77497" w14:paraId="30036A94" w14:textId="77777777" w:rsidTr="008E7E56">
        <w:trPr>
          <w:trHeight w:val="240"/>
        </w:trPr>
        <w:tc>
          <w:tcPr>
            <w:tcW w:w="1895" w:type="dxa"/>
          </w:tcPr>
          <w:p w14:paraId="1FDCBE30" w14:textId="77777777" w:rsidR="002F55F1" w:rsidRPr="00E77497" w:rsidRDefault="002F55F1" w:rsidP="003A4B22">
            <w:pPr>
              <w:pStyle w:val="SyntaxOneOf"/>
            </w:pPr>
            <w:r w:rsidRPr="00E77497">
              <w:t>debugger</w:t>
            </w:r>
            <w:r w:rsidRPr="00E77497" w:rsidDel="00777190">
              <w:t xml:space="preserve"> </w:t>
            </w:r>
          </w:p>
        </w:tc>
        <w:tc>
          <w:tcPr>
            <w:tcW w:w="1897" w:type="dxa"/>
          </w:tcPr>
          <w:p w14:paraId="7278F3FA" w14:textId="77777777" w:rsidR="002F55F1" w:rsidRPr="00E77497" w:rsidRDefault="002F55F1" w:rsidP="003A4B22">
            <w:pPr>
              <w:pStyle w:val="SyntaxOneOf"/>
            </w:pPr>
            <w:r w:rsidRPr="00E77497">
              <w:t>function</w:t>
            </w:r>
          </w:p>
        </w:tc>
        <w:tc>
          <w:tcPr>
            <w:tcW w:w="1895" w:type="dxa"/>
          </w:tcPr>
          <w:p w14:paraId="2534B508" w14:textId="77777777" w:rsidR="002F55F1" w:rsidRPr="00E77497" w:rsidRDefault="002F55F1" w:rsidP="003A4B22">
            <w:pPr>
              <w:pStyle w:val="SyntaxOneOf"/>
            </w:pPr>
            <w:r w:rsidRPr="00E77497">
              <w:t>super</w:t>
            </w:r>
          </w:p>
        </w:tc>
        <w:tc>
          <w:tcPr>
            <w:tcW w:w="1895" w:type="dxa"/>
          </w:tcPr>
          <w:p w14:paraId="7211CD71" w14:textId="77777777" w:rsidR="002F55F1" w:rsidRPr="00E77497" w:rsidRDefault="002F55F1" w:rsidP="003A4B22">
            <w:pPr>
              <w:pStyle w:val="SyntaxOneOf"/>
            </w:pPr>
            <w:r w:rsidRPr="00E77497">
              <w:t>while</w:t>
            </w:r>
          </w:p>
        </w:tc>
      </w:tr>
      <w:tr w:rsidR="002F55F1" w:rsidRPr="00E77497" w14:paraId="7FE7DDE3" w14:textId="77777777" w:rsidTr="002F55F1">
        <w:trPr>
          <w:trHeight w:val="240"/>
        </w:trPr>
        <w:tc>
          <w:tcPr>
            <w:tcW w:w="1895" w:type="dxa"/>
          </w:tcPr>
          <w:p w14:paraId="0E1C736E" w14:textId="77777777" w:rsidR="002F55F1" w:rsidRPr="00E77497" w:rsidRDefault="002F55F1" w:rsidP="003A4B22">
            <w:pPr>
              <w:pStyle w:val="SyntaxOneOf"/>
            </w:pPr>
            <w:r w:rsidRPr="00E77497">
              <w:t>default</w:t>
            </w:r>
          </w:p>
        </w:tc>
        <w:tc>
          <w:tcPr>
            <w:tcW w:w="1897" w:type="dxa"/>
          </w:tcPr>
          <w:p w14:paraId="7484F742" w14:textId="77777777" w:rsidR="002F55F1" w:rsidRPr="00E77497" w:rsidRDefault="002F55F1" w:rsidP="003A4B22">
            <w:pPr>
              <w:pStyle w:val="SyntaxOneOf"/>
            </w:pPr>
            <w:r w:rsidRPr="00E77497">
              <w:t>if</w:t>
            </w:r>
            <w:r w:rsidRPr="00E77497" w:rsidDel="002F55F1">
              <w:t xml:space="preserve"> </w:t>
            </w:r>
          </w:p>
        </w:tc>
        <w:tc>
          <w:tcPr>
            <w:tcW w:w="1895" w:type="dxa"/>
          </w:tcPr>
          <w:p w14:paraId="2C0E96F0" w14:textId="77777777" w:rsidR="002F55F1" w:rsidRPr="00E77497" w:rsidRDefault="002F55F1" w:rsidP="003A4B22">
            <w:pPr>
              <w:pStyle w:val="SyntaxOneOf"/>
            </w:pPr>
            <w:r w:rsidRPr="00E77497">
              <w:t>switch</w:t>
            </w:r>
          </w:p>
        </w:tc>
        <w:tc>
          <w:tcPr>
            <w:tcW w:w="1895" w:type="dxa"/>
          </w:tcPr>
          <w:p w14:paraId="46C147AF" w14:textId="77777777" w:rsidR="002F55F1" w:rsidRPr="00E77497" w:rsidRDefault="002F55F1" w:rsidP="003A4B22">
            <w:pPr>
              <w:pStyle w:val="SyntaxOneOf"/>
            </w:pPr>
            <w:r w:rsidRPr="00E77497">
              <w:t>with</w:t>
            </w:r>
          </w:p>
        </w:tc>
      </w:tr>
    </w:tbl>
    <w:p w14:paraId="7D383B15" w14:textId="77777777" w:rsidR="004C02EF" w:rsidRPr="00E77497" w:rsidRDefault="004C02EF" w:rsidP="00D148E9">
      <w:pPr>
        <w:pStyle w:val="40"/>
      </w:pPr>
      <w:bookmarkStart w:id="763" w:name="_Ref365480121"/>
      <w:r w:rsidRPr="00E77497">
        <w:t>Future Reserved Words</w:t>
      </w:r>
      <w:bookmarkEnd w:id="763"/>
    </w:p>
    <w:p w14:paraId="713F8AF0" w14:textId="77777777" w:rsidR="004C02EF" w:rsidRPr="00E77497" w:rsidRDefault="004C02EF" w:rsidP="004C02EF">
      <w:r w:rsidRPr="00E77497">
        <w:t>The following words are used as keywords in proposed extensions and are therefore reserved to allow for the possibility of future adoption of those extensions.</w:t>
      </w:r>
    </w:p>
    <w:p w14:paraId="2DC21233" w14:textId="77777777" w:rsidR="004C02EF" w:rsidRPr="00E77497" w:rsidRDefault="004C02EF" w:rsidP="004C02EF">
      <w:pPr>
        <w:pStyle w:val="Syntax"/>
      </w:pPr>
      <w:r w:rsidRPr="00E77497">
        <w:t>Syntax</w:t>
      </w:r>
    </w:p>
    <w:p w14:paraId="0940EF7E" w14:textId="77777777"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14:paraId="59FAF717" w14:textId="77777777" w:rsidTr="00F477D2">
        <w:trPr>
          <w:trHeight w:val="240"/>
        </w:trPr>
        <w:tc>
          <w:tcPr>
            <w:tcW w:w="1895" w:type="dxa"/>
          </w:tcPr>
          <w:p w14:paraId="1B307AC2" w14:textId="77777777" w:rsidR="004C02EF" w:rsidRPr="00E77497" w:rsidRDefault="004C02EF" w:rsidP="003A4B22">
            <w:pPr>
              <w:pStyle w:val="SyntaxOneOf"/>
            </w:pPr>
          </w:p>
        </w:tc>
        <w:tc>
          <w:tcPr>
            <w:tcW w:w="1895" w:type="dxa"/>
          </w:tcPr>
          <w:p w14:paraId="2DE230FB" w14:textId="77777777" w:rsidR="004C02EF" w:rsidRPr="00E77497" w:rsidRDefault="004C02EF" w:rsidP="003A4B22">
            <w:pPr>
              <w:pStyle w:val="SyntaxOneOf"/>
            </w:pPr>
            <w:r w:rsidRPr="00E77497">
              <w:t>enum</w:t>
            </w:r>
          </w:p>
        </w:tc>
        <w:tc>
          <w:tcPr>
            <w:tcW w:w="1895" w:type="dxa"/>
          </w:tcPr>
          <w:p w14:paraId="597DD21E" w14:textId="77777777" w:rsidR="004C02EF" w:rsidRPr="00E77497" w:rsidRDefault="004C02EF" w:rsidP="003A4B22">
            <w:pPr>
              <w:pStyle w:val="SyntaxOneOf"/>
            </w:pPr>
            <w:commentRangeStart w:id="764"/>
            <w:r w:rsidRPr="00E77497">
              <w:t>extends</w:t>
            </w:r>
            <w:commentRangeEnd w:id="764"/>
            <w:r w:rsidR="002F55F1">
              <w:rPr>
                <w:rStyle w:val="af6"/>
                <w:rFonts w:ascii="Arial" w:eastAsia="MS Mincho" w:hAnsi="Arial"/>
                <w:b w:val="0"/>
                <w:lang w:eastAsia="ja-JP"/>
              </w:rPr>
              <w:commentReference w:id="764"/>
            </w:r>
          </w:p>
        </w:tc>
        <w:tc>
          <w:tcPr>
            <w:tcW w:w="1895" w:type="dxa"/>
          </w:tcPr>
          <w:p w14:paraId="4AF2A6EF" w14:textId="77777777" w:rsidR="004C02EF" w:rsidRPr="00E77497" w:rsidRDefault="004C02EF" w:rsidP="003A4B22">
            <w:pPr>
              <w:pStyle w:val="SyntaxOneOf"/>
            </w:pPr>
          </w:p>
        </w:tc>
      </w:tr>
      <w:tr w:rsidR="004C02EF" w:rsidRPr="00E77497" w14:paraId="3679855A" w14:textId="77777777" w:rsidTr="00F477D2">
        <w:trPr>
          <w:trHeight w:val="240"/>
        </w:trPr>
        <w:tc>
          <w:tcPr>
            <w:tcW w:w="1895" w:type="dxa"/>
          </w:tcPr>
          <w:p w14:paraId="0BE60626" w14:textId="77777777" w:rsidR="004C02EF" w:rsidRPr="00E77497" w:rsidRDefault="004C02EF" w:rsidP="003A4B22">
            <w:pPr>
              <w:pStyle w:val="SyntaxOneOf"/>
            </w:pPr>
          </w:p>
        </w:tc>
        <w:tc>
          <w:tcPr>
            <w:tcW w:w="1895" w:type="dxa"/>
          </w:tcPr>
          <w:p w14:paraId="12869CA6" w14:textId="77777777" w:rsidR="004C02EF" w:rsidRPr="00E77497" w:rsidRDefault="004C02EF" w:rsidP="003A4B22">
            <w:pPr>
              <w:pStyle w:val="SyntaxOneOf"/>
            </w:pPr>
          </w:p>
        </w:tc>
        <w:tc>
          <w:tcPr>
            <w:tcW w:w="1895" w:type="dxa"/>
          </w:tcPr>
          <w:p w14:paraId="513452A9" w14:textId="77777777" w:rsidR="004C02EF" w:rsidRPr="00E77497" w:rsidRDefault="004C02EF" w:rsidP="003A4B22">
            <w:pPr>
              <w:pStyle w:val="SyntaxOneOf"/>
            </w:pPr>
          </w:p>
        </w:tc>
        <w:tc>
          <w:tcPr>
            <w:tcW w:w="1895" w:type="dxa"/>
          </w:tcPr>
          <w:p w14:paraId="5F540CBD" w14:textId="77777777" w:rsidR="004C02EF" w:rsidRPr="00E77497" w:rsidRDefault="004C02EF" w:rsidP="003A4B22">
            <w:pPr>
              <w:pStyle w:val="SyntaxOneOf"/>
            </w:pPr>
          </w:p>
        </w:tc>
      </w:tr>
    </w:tbl>
    <w:p w14:paraId="6EFDAD9A" w14:textId="77777777" w:rsidR="004C02EF" w:rsidRPr="00E77497" w:rsidRDefault="004C02EF" w:rsidP="004C02EF"/>
    <w:p w14:paraId="14F9D9F8" w14:textId="77777777"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14:paraId="794E2C65" w14:textId="77777777" w:rsidTr="00F477D2">
        <w:trPr>
          <w:trHeight w:val="240"/>
        </w:trPr>
        <w:tc>
          <w:tcPr>
            <w:tcW w:w="1895" w:type="dxa"/>
          </w:tcPr>
          <w:p w14:paraId="502BBDA9" w14:textId="77777777" w:rsidR="004C02EF" w:rsidRPr="00E65A34" w:rsidRDefault="004C02EF" w:rsidP="003A4B22">
            <w:pPr>
              <w:pStyle w:val="SyntaxOneOf"/>
            </w:pPr>
            <w:r w:rsidRPr="004D1BD1">
              <w:t>imp</w:t>
            </w:r>
            <w:r w:rsidRPr="00E65A34">
              <w:t>lements</w:t>
            </w:r>
          </w:p>
        </w:tc>
        <w:tc>
          <w:tcPr>
            <w:tcW w:w="1895" w:type="dxa"/>
          </w:tcPr>
          <w:p w14:paraId="3917C992" w14:textId="77777777" w:rsidR="004C02EF" w:rsidRPr="009C202C" w:rsidRDefault="004C02EF" w:rsidP="003A4B22">
            <w:pPr>
              <w:pStyle w:val="SyntaxOneOf"/>
            </w:pPr>
          </w:p>
        </w:tc>
        <w:tc>
          <w:tcPr>
            <w:tcW w:w="1895" w:type="dxa"/>
          </w:tcPr>
          <w:p w14:paraId="609CC353" w14:textId="77777777" w:rsidR="004C02EF" w:rsidRPr="009C202C" w:rsidRDefault="004C02EF" w:rsidP="003A4B22">
            <w:pPr>
              <w:pStyle w:val="SyntaxOneOf"/>
            </w:pPr>
            <w:r w:rsidRPr="009C202C">
              <w:t>private</w:t>
            </w:r>
          </w:p>
        </w:tc>
        <w:tc>
          <w:tcPr>
            <w:tcW w:w="1895" w:type="dxa"/>
          </w:tcPr>
          <w:p w14:paraId="78FE2675" w14:textId="77777777" w:rsidR="004C02EF" w:rsidRPr="009C202C" w:rsidRDefault="004C02EF" w:rsidP="003A4B22">
            <w:pPr>
              <w:pStyle w:val="SyntaxOneOf"/>
            </w:pPr>
            <w:r w:rsidRPr="009C202C">
              <w:t>public</w:t>
            </w:r>
          </w:p>
        </w:tc>
        <w:tc>
          <w:tcPr>
            <w:tcW w:w="1895" w:type="dxa"/>
          </w:tcPr>
          <w:p w14:paraId="49165881" w14:textId="77777777" w:rsidR="004C02EF" w:rsidRPr="00675B74" w:rsidRDefault="004C02EF" w:rsidP="003A4B22">
            <w:pPr>
              <w:pStyle w:val="SyntaxOneOf"/>
            </w:pPr>
            <w:commentRangeStart w:id="765"/>
            <w:r w:rsidRPr="00675B74">
              <w:t>yield</w:t>
            </w:r>
            <w:commentRangeEnd w:id="765"/>
            <w:r w:rsidR="002F55F1">
              <w:rPr>
                <w:rStyle w:val="af6"/>
                <w:rFonts w:ascii="Arial" w:eastAsia="MS Mincho" w:hAnsi="Arial"/>
                <w:b w:val="0"/>
                <w:lang w:eastAsia="ja-JP"/>
              </w:rPr>
              <w:commentReference w:id="765"/>
            </w:r>
          </w:p>
        </w:tc>
      </w:tr>
      <w:tr w:rsidR="004C02EF" w:rsidRPr="00E77497" w14:paraId="26D5CA4D" w14:textId="77777777" w:rsidTr="00F477D2">
        <w:trPr>
          <w:trHeight w:val="240"/>
        </w:trPr>
        <w:tc>
          <w:tcPr>
            <w:tcW w:w="1895" w:type="dxa"/>
          </w:tcPr>
          <w:p w14:paraId="470A0F3C" w14:textId="77777777" w:rsidR="004C02EF" w:rsidRPr="00E77497" w:rsidRDefault="004C02EF" w:rsidP="003A4B22">
            <w:pPr>
              <w:pStyle w:val="SyntaxOneOf"/>
            </w:pPr>
            <w:r w:rsidRPr="00E77497">
              <w:t>interface</w:t>
            </w:r>
          </w:p>
        </w:tc>
        <w:tc>
          <w:tcPr>
            <w:tcW w:w="1895" w:type="dxa"/>
          </w:tcPr>
          <w:p w14:paraId="67F7440A" w14:textId="77777777" w:rsidR="004C02EF" w:rsidRPr="00E77497" w:rsidRDefault="004C02EF" w:rsidP="003A4B22">
            <w:pPr>
              <w:pStyle w:val="SyntaxOneOf"/>
            </w:pPr>
            <w:r w:rsidRPr="00E77497">
              <w:t>package</w:t>
            </w:r>
          </w:p>
        </w:tc>
        <w:tc>
          <w:tcPr>
            <w:tcW w:w="1895" w:type="dxa"/>
          </w:tcPr>
          <w:p w14:paraId="13FA2C45" w14:textId="77777777" w:rsidR="004C02EF" w:rsidRPr="00E77497" w:rsidRDefault="004C02EF" w:rsidP="003A4B22">
            <w:pPr>
              <w:pStyle w:val="SyntaxOneOf"/>
            </w:pPr>
            <w:r w:rsidRPr="00E77497">
              <w:t>protected</w:t>
            </w:r>
          </w:p>
        </w:tc>
        <w:tc>
          <w:tcPr>
            <w:tcW w:w="1895" w:type="dxa"/>
          </w:tcPr>
          <w:p w14:paraId="7F811779" w14:textId="77777777" w:rsidR="004C02EF" w:rsidRPr="00E77497" w:rsidRDefault="004C02EF" w:rsidP="003A4B22">
            <w:pPr>
              <w:pStyle w:val="SyntaxOneOf"/>
            </w:pPr>
            <w:r w:rsidRPr="00E77497">
              <w:t>static</w:t>
            </w:r>
          </w:p>
        </w:tc>
        <w:tc>
          <w:tcPr>
            <w:tcW w:w="1895" w:type="dxa"/>
          </w:tcPr>
          <w:p w14:paraId="166E76F1" w14:textId="77777777" w:rsidR="004C02EF" w:rsidRPr="00E77497" w:rsidRDefault="004C02EF" w:rsidP="003A4B22">
            <w:pPr>
              <w:pStyle w:val="SyntaxOneOf"/>
            </w:pPr>
          </w:p>
        </w:tc>
      </w:tr>
    </w:tbl>
    <w:p w14:paraId="72BEC223" w14:textId="77777777" w:rsidR="004C02EF" w:rsidRPr="00E77497" w:rsidRDefault="004C02EF" w:rsidP="004C02EF">
      <w:pPr>
        <w:pStyle w:val="SyntaxDefinition"/>
      </w:pPr>
    </w:p>
    <w:p w14:paraId="1B2AB493" w14:textId="77777777" w:rsidR="004C02EF" w:rsidRPr="00E77497" w:rsidRDefault="004C02EF" w:rsidP="00D148E9">
      <w:pPr>
        <w:pStyle w:val="20"/>
      </w:pPr>
      <w:bookmarkStart w:id="766" w:name="_Ref456010399"/>
      <w:bookmarkStart w:id="767" w:name="_Toc472818763"/>
      <w:bookmarkStart w:id="768" w:name="_Toc235503316"/>
      <w:bookmarkStart w:id="769" w:name="_Toc241509091"/>
      <w:bookmarkStart w:id="770" w:name="_Toc244416578"/>
      <w:bookmarkStart w:id="771" w:name="_Toc276630942"/>
      <w:bookmarkStart w:id="772" w:name="_Toc366141854"/>
      <w:r w:rsidRPr="00E77497">
        <w:t>Punctuator</w:t>
      </w:r>
      <w:bookmarkEnd w:id="748"/>
      <w:bookmarkEnd w:id="749"/>
      <w:bookmarkEnd w:id="750"/>
      <w:bookmarkEnd w:id="751"/>
      <w:bookmarkEnd w:id="752"/>
      <w:bookmarkEnd w:id="753"/>
      <w:bookmarkEnd w:id="754"/>
      <w:bookmarkEnd w:id="755"/>
      <w:bookmarkEnd w:id="756"/>
      <w:r w:rsidRPr="00E77497">
        <w:t>s</w:t>
      </w:r>
      <w:bookmarkEnd w:id="766"/>
      <w:bookmarkEnd w:id="767"/>
      <w:bookmarkEnd w:id="768"/>
      <w:bookmarkEnd w:id="769"/>
      <w:bookmarkEnd w:id="770"/>
      <w:bookmarkEnd w:id="771"/>
      <w:bookmarkEnd w:id="772"/>
    </w:p>
    <w:p w14:paraId="505E289E" w14:textId="77777777" w:rsidR="004C02EF" w:rsidRPr="00E77497" w:rsidRDefault="004C02EF" w:rsidP="004C02EF">
      <w:pPr>
        <w:pStyle w:val="Syntax"/>
      </w:pPr>
      <w:bookmarkStart w:id="773" w:name="_Ref377322467"/>
      <w:bookmarkStart w:id="774" w:name="_Ref377322512"/>
      <w:bookmarkStart w:id="775" w:name="_Toc381513625"/>
      <w:bookmarkStart w:id="776" w:name="_Toc382202767"/>
      <w:bookmarkStart w:id="777" w:name="_Toc382202987"/>
      <w:bookmarkStart w:id="778" w:name="_Toc382212147"/>
      <w:bookmarkStart w:id="779" w:name="_Toc382212326"/>
      <w:bookmarkStart w:id="780" w:name="_Toc382291492"/>
      <w:bookmarkStart w:id="781" w:name="_Toc385672128"/>
      <w:bookmarkStart w:id="782" w:name="_Toc393690219"/>
      <w:r w:rsidRPr="00E77497">
        <w:t>Syntax</w:t>
      </w:r>
    </w:p>
    <w:p w14:paraId="47491E99" w14:textId="77777777"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3DAFB9A5" w14:textId="77777777" w:rsidTr="00660C67">
        <w:tc>
          <w:tcPr>
            <w:tcW w:w="1263" w:type="dxa"/>
          </w:tcPr>
          <w:p w14:paraId="5B27AE52" w14:textId="77777777" w:rsidR="004C02EF" w:rsidRPr="00E77497" w:rsidRDefault="004C02EF" w:rsidP="003A4B22">
            <w:pPr>
              <w:pStyle w:val="SyntaxOneOf"/>
              <w:keepNext/>
            </w:pPr>
            <w:r w:rsidRPr="00E77497">
              <w:t>{</w:t>
            </w:r>
          </w:p>
        </w:tc>
        <w:tc>
          <w:tcPr>
            <w:tcW w:w="1263" w:type="dxa"/>
          </w:tcPr>
          <w:p w14:paraId="1C57585B" w14:textId="77777777" w:rsidR="004C02EF" w:rsidRPr="00E77497" w:rsidRDefault="00660C67" w:rsidP="003A4B22">
            <w:pPr>
              <w:pStyle w:val="SyntaxOneOf"/>
              <w:keepNext/>
            </w:pPr>
            <w:r w:rsidRPr="00E77497">
              <w:t>(</w:t>
            </w:r>
          </w:p>
        </w:tc>
        <w:tc>
          <w:tcPr>
            <w:tcW w:w="1263" w:type="dxa"/>
          </w:tcPr>
          <w:p w14:paraId="5DE5695B" w14:textId="77777777" w:rsidR="004C02EF" w:rsidRPr="00E77497" w:rsidRDefault="00660C67" w:rsidP="003A4B22">
            <w:pPr>
              <w:pStyle w:val="SyntaxOneOf"/>
              <w:keepNext/>
            </w:pPr>
            <w:r w:rsidRPr="00E77497">
              <w:t>)</w:t>
            </w:r>
          </w:p>
        </w:tc>
        <w:tc>
          <w:tcPr>
            <w:tcW w:w="1263" w:type="dxa"/>
          </w:tcPr>
          <w:p w14:paraId="4507C125" w14:textId="77777777" w:rsidR="004C02EF" w:rsidRPr="00E77497" w:rsidRDefault="00660C67" w:rsidP="003A4B22">
            <w:pPr>
              <w:pStyle w:val="SyntaxOneOf"/>
              <w:keepNext/>
            </w:pPr>
            <w:r w:rsidRPr="00E77497">
              <w:t>[</w:t>
            </w:r>
          </w:p>
        </w:tc>
        <w:tc>
          <w:tcPr>
            <w:tcW w:w="1263" w:type="dxa"/>
          </w:tcPr>
          <w:p w14:paraId="5589704C" w14:textId="77777777" w:rsidR="004C02EF" w:rsidRPr="00E77497" w:rsidRDefault="00660C67" w:rsidP="003A4B22">
            <w:pPr>
              <w:pStyle w:val="SyntaxOneOf"/>
              <w:keepNext/>
            </w:pPr>
            <w:r w:rsidRPr="00E77497">
              <w:t>]</w:t>
            </w:r>
          </w:p>
        </w:tc>
        <w:tc>
          <w:tcPr>
            <w:tcW w:w="1263" w:type="dxa"/>
          </w:tcPr>
          <w:p w14:paraId="14A5F4DF" w14:textId="77777777" w:rsidR="004C02EF" w:rsidRPr="00E77497" w:rsidRDefault="00802A45" w:rsidP="003A4B22">
            <w:pPr>
              <w:pStyle w:val="SyntaxOneOf"/>
              <w:keepNext/>
            </w:pPr>
            <w:r>
              <w:t>.</w:t>
            </w:r>
          </w:p>
        </w:tc>
      </w:tr>
      <w:tr w:rsidR="004C02EF" w:rsidRPr="00E77497" w14:paraId="3EEF497F" w14:textId="77777777" w:rsidTr="00660C67">
        <w:tc>
          <w:tcPr>
            <w:tcW w:w="1263" w:type="dxa"/>
          </w:tcPr>
          <w:p w14:paraId="1971D658" w14:textId="77777777" w:rsidR="004C02EF" w:rsidRPr="00E77497" w:rsidRDefault="004C02EF" w:rsidP="003A4B22">
            <w:pPr>
              <w:pStyle w:val="SyntaxOneOf"/>
              <w:keepNext/>
            </w:pPr>
            <w:r w:rsidRPr="00E77497">
              <w:t>.</w:t>
            </w:r>
            <w:r w:rsidR="00802A45">
              <w:t>..</w:t>
            </w:r>
          </w:p>
        </w:tc>
        <w:tc>
          <w:tcPr>
            <w:tcW w:w="1263" w:type="dxa"/>
          </w:tcPr>
          <w:p w14:paraId="3F38BAEC" w14:textId="77777777" w:rsidR="004C02EF" w:rsidRPr="00E77497" w:rsidRDefault="004C02EF" w:rsidP="003A4B22">
            <w:pPr>
              <w:pStyle w:val="SyntaxOneOf"/>
              <w:keepNext/>
            </w:pPr>
            <w:r w:rsidRPr="00E77497">
              <w:t>;</w:t>
            </w:r>
          </w:p>
        </w:tc>
        <w:tc>
          <w:tcPr>
            <w:tcW w:w="1263" w:type="dxa"/>
          </w:tcPr>
          <w:p w14:paraId="7E67B81D" w14:textId="77777777" w:rsidR="004C02EF" w:rsidRPr="00E77497" w:rsidRDefault="004C02EF" w:rsidP="003A4B22">
            <w:pPr>
              <w:pStyle w:val="SyntaxOneOf"/>
              <w:keepNext/>
            </w:pPr>
            <w:r w:rsidRPr="00E77497">
              <w:t>,</w:t>
            </w:r>
          </w:p>
        </w:tc>
        <w:tc>
          <w:tcPr>
            <w:tcW w:w="1263" w:type="dxa"/>
          </w:tcPr>
          <w:p w14:paraId="6C0F1C34" w14:textId="77777777" w:rsidR="004C02EF" w:rsidRPr="00E77497" w:rsidRDefault="004C02EF" w:rsidP="003A4B22">
            <w:pPr>
              <w:pStyle w:val="SyntaxOneOf"/>
              <w:keepNext/>
            </w:pPr>
            <w:r w:rsidRPr="00E77497">
              <w:t>&lt;</w:t>
            </w:r>
          </w:p>
        </w:tc>
        <w:tc>
          <w:tcPr>
            <w:tcW w:w="1263" w:type="dxa"/>
          </w:tcPr>
          <w:p w14:paraId="1AB9F7D8" w14:textId="77777777" w:rsidR="004C02EF" w:rsidRPr="00E77497" w:rsidRDefault="004C02EF" w:rsidP="003A4B22">
            <w:pPr>
              <w:pStyle w:val="SyntaxOneOf"/>
              <w:keepNext/>
            </w:pPr>
            <w:r w:rsidRPr="00E77497">
              <w:t>&gt;</w:t>
            </w:r>
          </w:p>
        </w:tc>
        <w:tc>
          <w:tcPr>
            <w:tcW w:w="1263" w:type="dxa"/>
          </w:tcPr>
          <w:p w14:paraId="6B65E42C" w14:textId="77777777" w:rsidR="004C02EF" w:rsidRPr="00E77497" w:rsidRDefault="004C02EF" w:rsidP="003A4B22">
            <w:pPr>
              <w:pStyle w:val="SyntaxOneOf"/>
              <w:keepNext/>
            </w:pPr>
            <w:r w:rsidRPr="00E77497">
              <w:t>&lt;=</w:t>
            </w:r>
          </w:p>
        </w:tc>
      </w:tr>
      <w:tr w:rsidR="004C02EF" w:rsidRPr="00E77497" w14:paraId="79E1AC8D" w14:textId="77777777" w:rsidTr="00660C67">
        <w:tc>
          <w:tcPr>
            <w:tcW w:w="1263" w:type="dxa"/>
          </w:tcPr>
          <w:p w14:paraId="7CE35AFC" w14:textId="77777777" w:rsidR="004C02EF" w:rsidRPr="00E77497" w:rsidRDefault="004C02EF" w:rsidP="003A4B22">
            <w:pPr>
              <w:pStyle w:val="SyntaxOneOf"/>
              <w:keepNext/>
            </w:pPr>
            <w:r w:rsidRPr="00E77497">
              <w:t>&gt;=</w:t>
            </w:r>
          </w:p>
        </w:tc>
        <w:tc>
          <w:tcPr>
            <w:tcW w:w="1263" w:type="dxa"/>
          </w:tcPr>
          <w:p w14:paraId="39266B2F" w14:textId="77777777" w:rsidR="004C02EF" w:rsidRPr="00E77497" w:rsidRDefault="004C02EF" w:rsidP="003A4B22">
            <w:pPr>
              <w:pStyle w:val="SyntaxOneOf"/>
              <w:keepNext/>
            </w:pPr>
            <w:r w:rsidRPr="00E77497">
              <w:t>==</w:t>
            </w:r>
          </w:p>
        </w:tc>
        <w:tc>
          <w:tcPr>
            <w:tcW w:w="1263" w:type="dxa"/>
          </w:tcPr>
          <w:p w14:paraId="11EACACF" w14:textId="77777777" w:rsidR="004C02EF" w:rsidRPr="00E77497" w:rsidRDefault="004C02EF" w:rsidP="003A4B22">
            <w:pPr>
              <w:pStyle w:val="SyntaxOneOf"/>
              <w:keepNext/>
            </w:pPr>
            <w:r w:rsidRPr="00E77497">
              <w:t>!=</w:t>
            </w:r>
          </w:p>
        </w:tc>
        <w:tc>
          <w:tcPr>
            <w:tcW w:w="1263" w:type="dxa"/>
          </w:tcPr>
          <w:p w14:paraId="77732DC7" w14:textId="77777777" w:rsidR="004C02EF" w:rsidRPr="00E77497" w:rsidRDefault="004C02EF" w:rsidP="003A4B22">
            <w:pPr>
              <w:pStyle w:val="SyntaxOneOf"/>
              <w:keepNext/>
            </w:pPr>
            <w:r w:rsidRPr="00E77497">
              <w:t>===</w:t>
            </w:r>
          </w:p>
        </w:tc>
        <w:tc>
          <w:tcPr>
            <w:tcW w:w="1263" w:type="dxa"/>
          </w:tcPr>
          <w:p w14:paraId="18B02F8B" w14:textId="77777777" w:rsidR="004C02EF" w:rsidRPr="00E77497" w:rsidRDefault="004C02EF" w:rsidP="003A4B22">
            <w:pPr>
              <w:pStyle w:val="SyntaxOneOf"/>
              <w:keepNext/>
            </w:pPr>
            <w:r w:rsidRPr="00E77497">
              <w:t>!==</w:t>
            </w:r>
          </w:p>
        </w:tc>
        <w:tc>
          <w:tcPr>
            <w:tcW w:w="1263" w:type="dxa"/>
          </w:tcPr>
          <w:p w14:paraId="3A1CB1E7" w14:textId="77777777" w:rsidR="004C02EF" w:rsidRPr="00E77497" w:rsidRDefault="004C02EF" w:rsidP="003A4B22">
            <w:pPr>
              <w:pStyle w:val="SyntaxOneOf"/>
              <w:keepNext/>
            </w:pPr>
          </w:p>
        </w:tc>
      </w:tr>
      <w:tr w:rsidR="004C02EF" w:rsidRPr="00E77497" w14:paraId="0BCC4411" w14:textId="77777777" w:rsidTr="00660C67">
        <w:tc>
          <w:tcPr>
            <w:tcW w:w="1263" w:type="dxa"/>
          </w:tcPr>
          <w:p w14:paraId="61A5A1EB" w14:textId="77777777" w:rsidR="004C02EF" w:rsidRPr="00E77497" w:rsidRDefault="004C02EF" w:rsidP="003A4B22">
            <w:pPr>
              <w:pStyle w:val="SyntaxOneOf"/>
              <w:keepNext/>
            </w:pPr>
            <w:r w:rsidRPr="00E77497">
              <w:t>+</w:t>
            </w:r>
          </w:p>
        </w:tc>
        <w:tc>
          <w:tcPr>
            <w:tcW w:w="1263" w:type="dxa"/>
          </w:tcPr>
          <w:p w14:paraId="2A41A896" w14:textId="77777777" w:rsidR="004C02EF" w:rsidRPr="00E77497" w:rsidRDefault="004C02EF" w:rsidP="003A4B22">
            <w:pPr>
              <w:pStyle w:val="SyntaxOneOf"/>
              <w:keepNext/>
            </w:pPr>
            <w:r w:rsidRPr="00E77497">
              <w:t>-</w:t>
            </w:r>
          </w:p>
        </w:tc>
        <w:tc>
          <w:tcPr>
            <w:tcW w:w="1263" w:type="dxa"/>
          </w:tcPr>
          <w:p w14:paraId="33ED51C4" w14:textId="77777777" w:rsidR="004C02EF" w:rsidRPr="00E77497" w:rsidRDefault="004C02EF" w:rsidP="003A4B22">
            <w:pPr>
              <w:pStyle w:val="SyntaxOneOf"/>
              <w:keepNext/>
            </w:pPr>
            <w:r w:rsidRPr="00E77497">
              <w:t>*</w:t>
            </w:r>
          </w:p>
        </w:tc>
        <w:tc>
          <w:tcPr>
            <w:tcW w:w="1263" w:type="dxa"/>
          </w:tcPr>
          <w:p w14:paraId="3266ACC9" w14:textId="77777777" w:rsidR="004C02EF" w:rsidRPr="00E77497" w:rsidRDefault="004C02EF" w:rsidP="003A4B22">
            <w:pPr>
              <w:pStyle w:val="SyntaxOneOf"/>
              <w:keepNext/>
            </w:pPr>
            <w:r w:rsidRPr="00E77497">
              <w:t>%</w:t>
            </w:r>
          </w:p>
        </w:tc>
        <w:tc>
          <w:tcPr>
            <w:tcW w:w="1263" w:type="dxa"/>
          </w:tcPr>
          <w:p w14:paraId="27FF7A08" w14:textId="77777777" w:rsidR="004C02EF" w:rsidRPr="00E77497" w:rsidRDefault="004C02EF" w:rsidP="003A4B22">
            <w:pPr>
              <w:pStyle w:val="SyntaxOneOf"/>
              <w:keepNext/>
            </w:pPr>
            <w:r w:rsidRPr="00E77497">
              <w:t>++</w:t>
            </w:r>
          </w:p>
        </w:tc>
        <w:tc>
          <w:tcPr>
            <w:tcW w:w="1263" w:type="dxa"/>
          </w:tcPr>
          <w:p w14:paraId="0EF944AC" w14:textId="77777777" w:rsidR="004C02EF" w:rsidRPr="00E77497" w:rsidRDefault="004C02EF" w:rsidP="003A4B22">
            <w:pPr>
              <w:pStyle w:val="SyntaxOneOf"/>
              <w:keepNext/>
            </w:pPr>
            <w:r w:rsidRPr="00E77497">
              <w:t>--</w:t>
            </w:r>
          </w:p>
        </w:tc>
      </w:tr>
      <w:tr w:rsidR="004C02EF" w:rsidRPr="00E77497" w14:paraId="72601D55" w14:textId="77777777" w:rsidTr="00660C67">
        <w:tc>
          <w:tcPr>
            <w:tcW w:w="1263" w:type="dxa"/>
          </w:tcPr>
          <w:p w14:paraId="365C01E4" w14:textId="77777777" w:rsidR="004C02EF" w:rsidRPr="00E77497" w:rsidRDefault="004C02EF" w:rsidP="003A4B22">
            <w:pPr>
              <w:pStyle w:val="SyntaxOneOf"/>
              <w:keepNext/>
            </w:pPr>
            <w:r w:rsidRPr="00E77497">
              <w:t>&lt;&lt;</w:t>
            </w:r>
          </w:p>
        </w:tc>
        <w:tc>
          <w:tcPr>
            <w:tcW w:w="1263" w:type="dxa"/>
          </w:tcPr>
          <w:p w14:paraId="02C146C6" w14:textId="77777777" w:rsidR="004C02EF" w:rsidRPr="00E77497" w:rsidRDefault="004C02EF" w:rsidP="003A4B22">
            <w:pPr>
              <w:pStyle w:val="SyntaxOneOf"/>
              <w:keepNext/>
            </w:pPr>
            <w:r w:rsidRPr="00E77497">
              <w:t>&gt;&gt;</w:t>
            </w:r>
          </w:p>
        </w:tc>
        <w:tc>
          <w:tcPr>
            <w:tcW w:w="1263" w:type="dxa"/>
          </w:tcPr>
          <w:p w14:paraId="4BC4BD38" w14:textId="77777777" w:rsidR="004C02EF" w:rsidRPr="00E77497" w:rsidRDefault="004C02EF" w:rsidP="003A4B22">
            <w:pPr>
              <w:pStyle w:val="SyntaxOneOf"/>
              <w:keepNext/>
            </w:pPr>
            <w:r w:rsidRPr="00E77497">
              <w:t>&gt;&gt;&gt;</w:t>
            </w:r>
          </w:p>
        </w:tc>
        <w:tc>
          <w:tcPr>
            <w:tcW w:w="1263" w:type="dxa"/>
          </w:tcPr>
          <w:p w14:paraId="559BFC64" w14:textId="77777777" w:rsidR="004C02EF" w:rsidRPr="00E77497" w:rsidRDefault="004C02EF" w:rsidP="003A4B22">
            <w:pPr>
              <w:pStyle w:val="SyntaxOneOf"/>
              <w:keepNext/>
            </w:pPr>
            <w:r w:rsidRPr="00E77497">
              <w:t>&amp;</w:t>
            </w:r>
          </w:p>
        </w:tc>
        <w:tc>
          <w:tcPr>
            <w:tcW w:w="1263" w:type="dxa"/>
          </w:tcPr>
          <w:p w14:paraId="5C2E5A26" w14:textId="77777777" w:rsidR="004C02EF" w:rsidRPr="00E77497" w:rsidRDefault="004C02EF" w:rsidP="003A4B22">
            <w:pPr>
              <w:pStyle w:val="SyntaxOneOf"/>
              <w:keepNext/>
            </w:pPr>
            <w:r w:rsidRPr="00E77497">
              <w:t>|</w:t>
            </w:r>
          </w:p>
        </w:tc>
        <w:tc>
          <w:tcPr>
            <w:tcW w:w="1263" w:type="dxa"/>
          </w:tcPr>
          <w:p w14:paraId="79454B21" w14:textId="77777777" w:rsidR="004C02EF" w:rsidRPr="00E77497" w:rsidRDefault="004C02EF" w:rsidP="003A4B22">
            <w:pPr>
              <w:pStyle w:val="SyntaxOneOf"/>
              <w:keepNext/>
            </w:pPr>
            <w:r w:rsidRPr="00E77497">
              <w:t>^</w:t>
            </w:r>
          </w:p>
        </w:tc>
      </w:tr>
      <w:tr w:rsidR="004C02EF" w:rsidRPr="00E77497" w14:paraId="71EB67AE" w14:textId="77777777" w:rsidTr="00660C67">
        <w:tc>
          <w:tcPr>
            <w:tcW w:w="1263" w:type="dxa"/>
          </w:tcPr>
          <w:p w14:paraId="6C5238E4" w14:textId="77777777" w:rsidR="004C02EF" w:rsidRPr="00E77497" w:rsidRDefault="004C02EF" w:rsidP="003A4B22">
            <w:pPr>
              <w:pStyle w:val="SyntaxOneOf"/>
              <w:keepNext/>
            </w:pPr>
            <w:r w:rsidRPr="00E77497">
              <w:t>!</w:t>
            </w:r>
          </w:p>
        </w:tc>
        <w:tc>
          <w:tcPr>
            <w:tcW w:w="1263" w:type="dxa"/>
          </w:tcPr>
          <w:p w14:paraId="295D7C24" w14:textId="77777777" w:rsidR="004C02EF" w:rsidRPr="00E77497" w:rsidRDefault="004C02EF" w:rsidP="003A4B22">
            <w:pPr>
              <w:pStyle w:val="SyntaxOneOf"/>
              <w:keepNext/>
            </w:pPr>
            <w:r w:rsidRPr="00E77497">
              <w:t>~</w:t>
            </w:r>
          </w:p>
        </w:tc>
        <w:tc>
          <w:tcPr>
            <w:tcW w:w="1263" w:type="dxa"/>
          </w:tcPr>
          <w:p w14:paraId="0270278E" w14:textId="77777777" w:rsidR="004C02EF" w:rsidRPr="00E77497" w:rsidRDefault="004C02EF" w:rsidP="003A4B22">
            <w:pPr>
              <w:pStyle w:val="SyntaxOneOf"/>
              <w:keepNext/>
            </w:pPr>
            <w:r w:rsidRPr="00E77497">
              <w:t>&amp;&amp;</w:t>
            </w:r>
          </w:p>
        </w:tc>
        <w:tc>
          <w:tcPr>
            <w:tcW w:w="1263" w:type="dxa"/>
          </w:tcPr>
          <w:p w14:paraId="23AA2816" w14:textId="77777777" w:rsidR="004C02EF" w:rsidRPr="00E77497" w:rsidRDefault="004C02EF" w:rsidP="003A4B22">
            <w:pPr>
              <w:pStyle w:val="SyntaxOneOf"/>
              <w:keepNext/>
            </w:pPr>
            <w:r w:rsidRPr="00E77497">
              <w:t>||</w:t>
            </w:r>
          </w:p>
        </w:tc>
        <w:tc>
          <w:tcPr>
            <w:tcW w:w="1263" w:type="dxa"/>
          </w:tcPr>
          <w:p w14:paraId="51D0A1FE" w14:textId="77777777" w:rsidR="004C02EF" w:rsidRPr="00E77497" w:rsidRDefault="004C02EF" w:rsidP="003A4B22">
            <w:pPr>
              <w:pStyle w:val="SyntaxOneOf"/>
              <w:keepNext/>
            </w:pPr>
            <w:r w:rsidRPr="00E77497">
              <w:t>?</w:t>
            </w:r>
          </w:p>
        </w:tc>
        <w:tc>
          <w:tcPr>
            <w:tcW w:w="1263" w:type="dxa"/>
          </w:tcPr>
          <w:p w14:paraId="4BE3817D" w14:textId="77777777" w:rsidR="004C02EF" w:rsidRPr="00E77497" w:rsidRDefault="004C02EF" w:rsidP="003A4B22">
            <w:pPr>
              <w:pStyle w:val="SyntaxOneOf"/>
              <w:keepNext/>
            </w:pPr>
            <w:r w:rsidRPr="00E77497">
              <w:t>:</w:t>
            </w:r>
          </w:p>
        </w:tc>
      </w:tr>
      <w:tr w:rsidR="004C02EF" w:rsidRPr="00E77497" w14:paraId="31E728C6" w14:textId="77777777" w:rsidTr="00660C67">
        <w:tc>
          <w:tcPr>
            <w:tcW w:w="1263" w:type="dxa"/>
          </w:tcPr>
          <w:p w14:paraId="6EF58527" w14:textId="77777777" w:rsidR="004C02EF" w:rsidRPr="00E77497" w:rsidRDefault="004C02EF" w:rsidP="003A4B22">
            <w:pPr>
              <w:pStyle w:val="SyntaxOneOf"/>
              <w:keepNext/>
            </w:pPr>
            <w:r w:rsidRPr="00E77497">
              <w:t>=</w:t>
            </w:r>
          </w:p>
        </w:tc>
        <w:tc>
          <w:tcPr>
            <w:tcW w:w="1263" w:type="dxa"/>
          </w:tcPr>
          <w:p w14:paraId="5C022E9D" w14:textId="77777777" w:rsidR="004C02EF" w:rsidRPr="00E77497" w:rsidRDefault="004C02EF" w:rsidP="003A4B22">
            <w:pPr>
              <w:pStyle w:val="SyntaxOneOf"/>
              <w:keepNext/>
            </w:pPr>
            <w:r w:rsidRPr="00E77497">
              <w:t>+=</w:t>
            </w:r>
          </w:p>
        </w:tc>
        <w:tc>
          <w:tcPr>
            <w:tcW w:w="1263" w:type="dxa"/>
          </w:tcPr>
          <w:p w14:paraId="5AC32A34" w14:textId="77777777" w:rsidR="004C02EF" w:rsidRPr="00E77497" w:rsidRDefault="004C02EF" w:rsidP="003A4B22">
            <w:pPr>
              <w:pStyle w:val="SyntaxOneOf"/>
              <w:keepNext/>
            </w:pPr>
            <w:r w:rsidRPr="00E77497">
              <w:t>-=</w:t>
            </w:r>
          </w:p>
        </w:tc>
        <w:tc>
          <w:tcPr>
            <w:tcW w:w="1263" w:type="dxa"/>
          </w:tcPr>
          <w:p w14:paraId="0C36FFAF" w14:textId="77777777" w:rsidR="004C02EF" w:rsidRPr="00E77497" w:rsidRDefault="004C02EF" w:rsidP="003A4B22">
            <w:pPr>
              <w:pStyle w:val="SyntaxOneOf"/>
              <w:keepNext/>
            </w:pPr>
            <w:r w:rsidRPr="00E77497">
              <w:t>*=</w:t>
            </w:r>
          </w:p>
        </w:tc>
        <w:tc>
          <w:tcPr>
            <w:tcW w:w="1263" w:type="dxa"/>
          </w:tcPr>
          <w:p w14:paraId="34FB9A8A" w14:textId="77777777" w:rsidR="004C02EF" w:rsidRPr="00E77497" w:rsidRDefault="004C02EF" w:rsidP="003A4B22">
            <w:pPr>
              <w:pStyle w:val="SyntaxOneOf"/>
              <w:keepNext/>
            </w:pPr>
            <w:r w:rsidRPr="00E77497">
              <w:t>%=</w:t>
            </w:r>
          </w:p>
        </w:tc>
        <w:tc>
          <w:tcPr>
            <w:tcW w:w="1263" w:type="dxa"/>
          </w:tcPr>
          <w:p w14:paraId="3364824A" w14:textId="77777777" w:rsidR="004C02EF" w:rsidRPr="00E77497" w:rsidRDefault="004C02EF" w:rsidP="003A4B22">
            <w:pPr>
              <w:pStyle w:val="SyntaxOneOf"/>
              <w:keepNext/>
            </w:pPr>
            <w:r w:rsidRPr="00E77497">
              <w:t>&lt;&lt;=</w:t>
            </w:r>
          </w:p>
        </w:tc>
      </w:tr>
      <w:tr w:rsidR="004C02EF" w:rsidRPr="00E77497" w14:paraId="1ADD4008" w14:textId="77777777" w:rsidTr="00660C67">
        <w:tc>
          <w:tcPr>
            <w:tcW w:w="1263" w:type="dxa"/>
          </w:tcPr>
          <w:p w14:paraId="0C14103F" w14:textId="77777777" w:rsidR="004C02EF" w:rsidRPr="00E77497" w:rsidRDefault="004C02EF" w:rsidP="003A4B22">
            <w:pPr>
              <w:pStyle w:val="SyntaxOneOf"/>
            </w:pPr>
            <w:r w:rsidRPr="00E77497">
              <w:t>&gt;&gt;=</w:t>
            </w:r>
          </w:p>
        </w:tc>
        <w:tc>
          <w:tcPr>
            <w:tcW w:w="1263" w:type="dxa"/>
          </w:tcPr>
          <w:p w14:paraId="78BFEBF8" w14:textId="77777777" w:rsidR="004C02EF" w:rsidRPr="00E77497" w:rsidRDefault="004C02EF" w:rsidP="003A4B22">
            <w:pPr>
              <w:pStyle w:val="SyntaxOneOf"/>
            </w:pPr>
            <w:r w:rsidRPr="00E77497">
              <w:t>&gt;&gt;&gt;=</w:t>
            </w:r>
          </w:p>
        </w:tc>
        <w:tc>
          <w:tcPr>
            <w:tcW w:w="1263" w:type="dxa"/>
          </w:tcPr>
          <w:p w14:paraId="75CC73F0" w14:textId="77777777" w:rsidR="004C02EF" w:rsidRPr="00E77497" w:rsidRDefault="004C02EF" w:rsidP="003A4B22">
            <w:pPr>
              <w:pStyle w:val="SyntaxOneOf"/>
            </w:pPr>
            <w:r w:rsidRPr="00E77497">
              <w:t>&amp;=</w:t>
            </w:r>
          </w:p>
        </w:tc>
        <w:tc>
          <w:tcPr>
            <w:tcW w:w="1263" w:type="dxa"/>
          </w:tcPr>
          <w:p w14:paraId="3F88BF4A" w14:textId="77777777" w:rsidR="004C02EF" w:rsidRPr="00E77497" w:rsidRDefault="004C02EF" w:rsidP="003A4B22">
            <w:pPr>
              <w:pStyle w:val="SyntaxOneOf"/>
            </w:pPr>
            <w:r w:rsidRPr="00E77497">
              <w:t>|=</w:t>
            </w:r>
          </w:p>
        </w:tc>
        <w:tc>
          <w:tcPr>
            <w:tcW w:w="1263" w:type="dxa"/>
          </w:tcPr>
          <w:p w14:paraId="7C1F5285" w14:textId="77777777" w:rsidR="004C02EF" w:rsidRPr="00E77497" w:rsidRDefault="004C02EF" w:rsidP="003A4B22">
            <w:pPr>
              <w:pStyle w:val="SyntaxOneOf"/>
            </w:pPr>
            <w:r w:rsidRPr="00E77497">
              <w:t>^=</w:t>
            </w:r>
          </w:p>
        </w:tc>
        <w:tc>
          <w:tcPr>
            <w:tcW w:w="1263" w:type="dxa"/>
          </w:tcPr>
          <w:p w14:paraId="58ADB3F2" w14:textId="77777777" w:rsidR="004C02EF" w:rsidRPr="00E77497" w:rsidRDefault="00F46CA1" w:rsidP="003A4B22">
            <w:pPr>
              <w:pStyle w:val="SyntaxOneOf"/>
            </w:pPr>
            <w:r>
              <w:t>=&gt;</w:t>
            </w:r>
          </w:p>
        </w:tc>
      </w:tr>
    </w:tbl>
    <w:p w14:paraId="34EE22B6" w14:textId="77777777"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34517837" w14:textId="77777777" w:rsidTr="00CB3BD8">
        <w:tc>
          <w:tcPr>
            <w:tcW w:w="1263" w:type="dxa"/>
          </w:tcPr>
          <w:p w14:paraId="2EB6759D" w14:textId="77777777" w:rsidR="004C02EF" w:rsidRPr="00E77497" w:rsidRDefault="004C02EF" w:rsidP="003A4B22">
            <w:pPr>
              <w:pStyle w:val="SyntaxOneOf"/>
            </w:pPr>
            <w:r w:rsidRPr="00E77497">
              <w:t>/</w:t>
            </w:r>
          </w:p>
        </w:tc>
        <w:tc>
          <w:tcPr>
            <w:tcW w:w="1263" w:type="dxa"/>
          </w:tcPr>
          <w:p w14:paraId="28CAC52E" w14:textId="77777777" w:rsidR="004C02EF" w:rsidRPr="00E77497" w:rsidRDefault="004C02EF" w:rsidP="003A4B22">
            <w:pPr>
              <w:pStyle w:val="SyntaxOneOf"/>
            </w:pPr>
            <w:r w:rsidRPr="00E77497">
              <w:t>/=</w:t>
            </w:r>
          </w:p>
        </w:tc>
        <w:tc>
          <w:tcPr>
            <w:tcW w:w="1263" w:type="dxa"/>
          </w:tcPr>
          <w:p w14:paraId="05FB3195" w14:textId="77777777" w:rsidR="004C02EF" w:rsidRPr="00E77497" w:rsidRDefault="004C02EF" w:rsidP="003A4B22">
            <w:pPr>
              <w:pStyle w:val="SyntaxOneOf"/>
            </w:pPr>
          </w:p>
        </w:tc>
        <w:tc>
          <w:tcPr>
            <w:tcW w:w="1263" w:type="dxa"/>
          </w:tcPr>
          <w:p w14:paraId="10A9D9A1" w14:textId="77777777" w:rsidR="004C02EF" w:rsidRPr="00E77497" w:rsidRDefault="004C02EF" w:rsidP="003A4B22">
            <w:pPr>
              <w:pStyle w:val="SyntaxOneOf"/>
            </w:pPr>
          </w:p>
        </w:tc>
        <w:tc>
          <w:tcPr>
            <w:tcW w:w="1263" w:type="dxa"/>
          </w:tcPr>
          <w:p w14:paraId="5F0EA750" w14:textId="77777777" w:rsidR="004C02EF" w:rsidRPr="00E77497" w:rsidRDefault="004C02EF" w:rsidP="003A4B22">
            <w:pPr>
              <w:pStyle w:val="SyntaxOneOf"/>
            </w:pPr>
          </w:p>
        </w:tc>
        <w:tc>
          <w:tcPr>
            <w:tcW w:w="1263" w:type="dxa"/>
          </w:tcPr>
          <w:p w14:paraId="5035A03F" w14:textId="77777777" w:rsidR="004C02EF" w:rsidRPr="00E77497" w:rsidRDefault="004C02EF" w:rsidP="003A4B22">
            <w:pPr>
              <w:pStyle w:val="SyntaxOneOf"/>
            </w:pPr>
          </w:p>
        </w:tc>
      </w:tr>
    </w:tbl>
    <w:p w14:paraId="347D9BF7" w14:textId="77777777" w:rsidR="00660C67" w:rsidRPr="00E77497" w:rsidRDefault="00660C67" w:rsidP="00660C67">
      <w:pPr>
        <w:pStyle w:val="SyntaxRule"/>
      </w:pPr>
      <w:bookmarkStart w:id="783" w:name="_Ref431982634"/>
      <w:bookmarkStart w:id="784" w:name="_Toc472818764"/>
      <w:bookmarkStart w:id="785" w:name="_Toc235503317"/>
      <w:bookmarkStart w:id="786" w:name="_Toc241509092"/>
      <w:bookmarkStart w:id="787" w:name="_Toc244416579"/>
      <w:bookmarkStart w:id="788" w:name="_Toc276630943"/>
      <w:r>
        <w:t>RightBrace</w:t>
      </w:r>
      <w:r w:rsidRPr="00E77497">
        <w:t xml:space="preserve">Punctuator </w:t>
      </w:r>
      <w:r w:rsidRPr="00E77497">
        <w:rPr>
          <w:rFonts w:ascii="Arial" w:hAnsi="Arial" w:cs="Arial"/>
          <w:b/>
          <w:i w:val="0"/>
        </w:rPr>
        <w:t>::</w:t>
      </w:r>
      <w:r w:rsidRPr="00E77497">
        <w:rPr>
          <w:rFonts w:ascii="Arial" w:hAnsi="Arial" w:cs="Arial"/>
        </w:rPr>
        <w:t xml:space="preserve"> </w:t>
      </w:r>
    </w:p>
    <w:tbl>
      <w:tblPr>
        <w:tblW w:w="0" w:type="auto"/>
        <w:tblInd w:w="576" w:type="dxa"/>
        <w:tblLook w:val="0000" w:firstRow="0" w:lastRow="0" w:firstColumn="0" w:lastColumn="0" w:noHBand="0" w:noVBand="0"/>
      </w:tblPr>
      <w:tblGrid>
        <w:gridCol w:w="1263"/>
        <w:gridCol w:w="1263"/>
        <w:gridCol w:w="1263"/>
        <w:gridCol w:w="1263"/>
        <w:gridCol w:w="1263"/>
        <w:gridCol w:w="1263"/>
      </w:tblGrid>
      <w:tr w:rsidR="00660C67" w:rsidRPr="00E77497" w14:paraId="4C93B736" w14:textId="77777777" w:rsidTr="00C74E77">
        <w:tc>
          <w:tcPr>
            <w:tcW w:w="1263" w:type="dxa"/>
          </w:tcPr>
          <w:p w14:paraId="51D51F3B" w14:textId="77777777" w:rsidR="00660C67" w:rsidRPr="00E77497" w:rsidRDefault="00660C67" w:rsidP="00C74E77">
            <w:pPr>
              <w:pStyle w:val="SyntaxOneOf"/>
            </w:pPr>
            <w:r>
              <w:t>}</w:t>
            </w:r>
          </w:p>
        </w:tc>
        <w:tc>
          <w:tcPr>
            <w:tcW w:w="1263" w:type="dxa"/>
          </w:tcPr>
          <w:p w14:paraId="781C05BA" w14:textId="77777777" w:rsidR="00660C67" w:rsidRPr="00E77497" w:rsidRDefault="00660C67" w:rsidP="00C74E77">
            <w:pPr>
              <w:pStyle w:val="SyntaxOneOf"/>
            </w:pPr>
          </w:p>
        </w:tc>
        <w:tc>
          <w:tcPr>
            <w:tcW w:w="1263" w:type="dxa"/>
          </w:tcPr>
          <w:p w14:paraId="6614B4F7" w14:textId="77777777" w:rsidR="00660C67" w:rsidRPr="00E77497" w:rsidRDefault="00660C67" w:rsidP="00C74E77">
            <w:pPr>
              <w:pStyle w:val="SyntaxOneOf"/>
            </w:pPr>
          </w:p>
        </w:tc>
        <w:tc>
          <w:tcPr>
            <w:tcW w:w="1263" w:type="dxa"/>
          </w:tcPr>
          <w:p w14:paraId="436F666F" w14:textId="77777777" w:rsidR="00660C67" w:rsidRPr="00E77497" w:rsidRDefault="00660C67" w:rsidP="00C74E77">
            <w:pPr>
              <w:pStyle w:val="SyntaxOneOf"/>
            </w:pPr>
          </w:p>
        </w:tc>
        <w:tc>
          <w:tcPr>
            <w:tcW w:w="1263" w:type="dxa"/>
          </w:tcPr>
          <w:p w14:paraId="23B99016" w14:textId="77777777" w:rsidR="00660C67" w:rsidRPr="00E77497" w:rsidRDefault="00660C67" w:rsidP="00C74E77">
            <w:pPr>
              <w:pStyle w:val="SyntaxOneOf"/>
            </w:pPr>
          </w:p>
        </w:tc>
        <w:tc>
          <w:tcPr>
            <w:tcW w:w="1263" w:type="dxa"/>
          </w:tcPr>
          <w:p w14:paraId="20D954B7" w14:textId="77777777" w:rsidR="00660C67" w:rsidRPr="00E77497" w:rsidRDefault="00660C67" w:rsidP="00C74E77">
            <w:pPr>
              <w:pStyle w:val="SyntaxOneOf"/>
            </w:pPr>
          </w:p>
        </w:tc>
      </w:tr>
    </w:tbl>
    <w:p w14:paraId="59E87E70" w14:textId="77777777" w:rsidR="004C02EF" w:rsidRPr="00E77497" w:rsidRDefault="004C02EF" w:rsidP="00D148E9">
      <w:pPr>
        <w:pStyle w:val="20"/>
      </w:pPr>
      <w:bookmarkStart w:id="789" w:name="_Toc366141855"/>
      <w:r w:rsidRPr="00E77497">
        <w:t>Literal</w:t>
      </w:r>
      <w:bookmarkEnd w:id="773"/>
      <w:bookmarkEnd w:id="774"/>
      <w:bookmarkEnd w:id="775"/>
      <w:bookmarkEnd w:id="776"/>
      <w:bookmarkEnd w:id="777"/>
      <w:bookmarkEnd w:id="778"/>
      <w:bookmarkEnd w:id="779"/>
      <w:bookmarkEnd w:id="780"/>
      <w:bookmarkEnd w:id="781"/>
      <w:bookmarkEnd w:id="782"/>
      <w:r w:rsidRPr="00E77497">
        <w:t>s</w:t>
      </w:r>
      <w:bookmarkEnd w:id="783"/>
      <w:bookmarkEnd w:id="784"/>
      <w:bookmarkEnd w:id="785"/>
      <w:bookmarkEnd w:id="786"/>
      <w:bookmarkEnd w:id="787"/>
      <w:bookmarkEnd w:id="788"/>
      <w:bookmarkEnd w:id="789"/>
    </w:p>
    <w:p w14:paraId="47477723" w14:textId="77777777" w:rsidR="004C02EF" w:rsidRPr="00E77497" w:rsidRDefault="004C02EF" w:rsidP="00D148E9">
      <w:pPr>
        <w:pStyle w:val="30"/>
      </w:pPr>
      <w:bookmarkStart w:id="790" w:name="_Toc361662291"/>
      <w:bookmarkStart w:id="791" w:name="_Toc361664134"/>
      <w:bookmarkStart w:id="792" w:name="_Toc361665974"/>
      <w:bookmarkStart w:id="793" w:name="_Toc361667803"/>
      <w:bookmarkStart w:id="794" w:name="_Toc364933833"/>
      <w:bookmarkStart w:id="795" w:name="_Toc365469510"/>
      <w:bookmarkStart w:id="796" w:name="_Toc361662292"/>
      <w:bookmarkStart w:id="797" w:name="_Toc361664135"/>
      <w:bookmarkStart w:id="798" w:name="_Toc361665975"/>
      <w:bookmarkStart w:id="799" w:name="_Toc361667804"/>
      <w:bookmarkStart w:id="800" w:name="_Toc364933834"/>
      <w:bookmarkStart w:id="801" w:name="_Toc365469511"/>
      <w:bookmarkStart w:id="802" w:name="_Toc361662293"/>
      <w:bookmarkStart w:id="803" w:name="_Toc361664136"/>
      <w:bookmarkStart w:id="804" w:name="_Toc361665976"/>
      <w:bookmarkStart w:id="805" w:name="_Toc361667805"/>
      <w:bookmarkStart w:id="806" w:name="_Toc364933835"/>
      <w:bookmarkStart w:id="807" w:name="_Toc365469512"/>
      <w:bookmarkStart w:id="808" w:name="_Toc381513626"/>
      <w:bookmarkStart w:id="809" w:name="_Ref381608289"/>
      <w:bookmarkStart w:id="810" w:name="_Toc382202768"/>
      <w:bookmarkStart w:id="811" w:name="_Toc382202988"/>
      <w:bookmarkStart w:id="812" w:name="_Toc382212148"/>
      <w:bookmarkStart w:id="813" w:name="_Toc382212327"/>
      <w:bookmarkStart w:id="814" w:name="_Toc382291493"/>
      <w:bookmarkStart w:id="815" w:name="_Toc385672129"/>
      <w:bookmarkStart w:id="816" w:name="_Toc393690220"/>
      <w:bookmarkStart w:id="817" w:name="_Ref457437478"/>
      <w:bookmarkStart w:id="818" w:name="_Toc472818765"/>
      <w:bookmarkStart w:id="819" w:name="_Toc235503318"/>
      <w:bookmarkStart w:id="820" w:name="_Toc241509093"/>
      <w:bookmarkStart w:id="821" w:name="_Toc244416580"/>
      <w:bookmarkStart w:id="822" w:name="_Toc276630944"/>
      <w:bookmarkStart w:id="823" w:name="_Toc366141856"/>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r w:rsidRPr="00E77497">
        <w:t>Null Literal</w:t>
      </w:r>
      <w:bookmarkEnd w:id="808"/>
      <w:bookmarkEnd w:id="809"/>
      <w:bookmarkEnd w:id="810"/>
      <w:bookmarkEnd w:id="811"/>
      <w:bookmarkEnd w:id="812"/>
      <w:bookmarkEnd w:id="813"/>
      <w:bookmarkEnd w:id="814"/>
      <w:bookmarkEnd w:id="815"/>
      <w:bookmarkEnd w:id="816"/>
      <w:r w:rsidRPr="00E77497">
        <w:t>s</w:t>
      </w:r>
      <w:bookmarkEnd w:id="817"/>
      <w:bookmarkEnd w:id="818"/>
      <w:bookmarkEnd w:id="819"/>
      <w:bookmarkEnd w:id="820"/>
      <w:bookmarkEnd w:id="821"/>
      <w:bookmarkEnd w:id="822"/>
      <w:bookmarkEnd w:id="823"/>
    </w:p>
    <w:p w14:paraId="1BB25B80" w14:textId="77777777" w:rsidR="004C02EF" w:rsidRPr="00E77497" w:rsidRDefault="004C02EF" w:rsidP="004C02EF">
      <w:pPr>
        <w:pStyle w:val="Syntax"/>
      </w:pPr>
      <w:r w:rsidRPr="00E77497">
        <w:t>Syntax</w:t>
      </w:r>
    </w:p>
    <w:p w14:paraId="246CF28D" w14:textId="77777777" w:rsidR="004C02EF" w:rsidRPr="00E77497" w:rsidRDefault="004C02EF" w:rsidP="004C02EF">
      <w:pPr>
        <w:pStyle w:val="SyntaxRule"/>
      </w:pPr>
      <w:r w:rsidRPr="00E77497">
        <w:t xml:space="preserve">NullLiteral </w:t>
      </w:r>
      <w:r w:rsidRPr="00E77497">
        <w:rPr>
          <w:rFonts w:ascii="Arial" w:hAnsi="Arial" w:cs="Arial"/>
          <w:b/>
          <w:i w:val="0"/>
        </w:rPr>
        <w:t>::</w:t>
      </w:r>
    </w:p>
    <w:p w14:paraId="02A1D5C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14:paraId="159302DF" w14:textId="77777777" w:rsidR="004C02EF" w:rsidRPr="00E77497" w:rsidRDefault="004C02EF" w:rsidP="00D148E9">
      <w:pPr>
        <w:pStyle w:val="30"/>
      </w:pPr>
      <w:bookmarkStart w:id="824" w:name="_Toc381513627"/>
      <w:bookmarkStart w:id="825" w:name="_Ref381607899"/>
      <w:bookmarkStart w:id="826" w:name="_Toc382202769"/>
      <w:bookmarkStart w:id="827" w:name="_Toc382202989"/>
      <w:bookmarkStart w:id="828" w:name="_Toc382212149"/>
      <w:bookmarkStart w:id="829" w:name="_Toc382212328"/>
      <w:bookmarkStart w:id="830" w:name="_Toc382291494"/>
      <w:bookmarkStart w:id="831" w:name="_Toc385672130"/>
      <w:bookmarkStart w:id="832" w:name="_Toc393690221"/>
      <w:bookmarkStart w:id="833" w:name="_Ref457437479"/>
      <w:bookmarkStart w:id="834" w:name="_Toc472818766"/>
      <w:bookmarkStart w:id="835" w:name="_Toc235503319"/>
      <w:bookmarkStart w:id="836" w:name="_Toc241509094"/>
      <w:bookmarkStart w:id="837" w:name="_Toc244416581"/>
      <w:bookmarkStart w:id="838" w:name="_Toc276630945"/>
      <w:bookmarkStart w:id="839" w:name="_Toc366141857"/>
      <w:r w:rsidRPr="00E77497">
        <w:t>Boolean Literal</w:t>
      </w:r>
      <w:bookmarkEnd w:id="824"/>
      <w:bookmarkEnd w:id="825"/>
      <w:bookmarkEnd w:id="826"/>
      <w:bookmarkEnd w:id="827"/>
      <w:bookmarkEnd w:id="828"/>
      <w:bookmarkEnd w:id="829"/>
      <w:bookmarkEnd w:id="830"/>
      <w:bookmarkEnd w:id="831"/>
      <w:bookmarkEnd w:id="832"/>
      <w:r w:rsidRPr="00E77497">
        <w:t>s</w:t>
      </w:r>
      <w:bookmarkEnd w:id="833"/>
      <w:bookmarkEnd w:id="834"/>
      <w:bookmarkEnd w:id="835"/>
      <w:bookmarkEnd w:id="836"/>
      <w:bookmarkEnd w:id="837"/>
      <w:bookmarkEnd w:id="838"/>
      <w:bookmarkEnd w:id="839"/>
    </w:p>
    <w:p w14:paraId="43E1D4BE" w14:textId="77777777" w:rsidR="004C02EF" w:rsidRPr="00E77497" w:rsidRDefault="004C02EF" w:rsidP="004C02EF">
      <w:pPr>
        <w:pStyle w:val="Syntax"/>
      </w:pPr>
      <w:r w:rsidRPr="00E77497">
        <w:t>Syntax</w:t>
      </w:r>
    </w:p>
    <w:p w14:paraId="49AB628D" w14:textId="77777777" w:rsidR="004C02EF" w:rsidRPr="00E77497" w:rsidRDefault="004C02EF" w:rsidP="004C02EF">
      <w:pPr>
        <w:pStyle w:val="SyntaxRule"/>
      </w:pPr>
      <w:r w:rsidRPr="00E77497">
        <w:t xml:space="preserve">BooleanLiteral </w:t>
      </w:r>
      <w:r w:rsidRPr="00E77497">
        <w:rPr>
          <w:rFonts w:ascii="Arial" w:hAnsi="Arial" w:cs="Arial"/>
          <w:b/>
          <w:i w:val="0"/>
        </w:rPr>
        <w:t>::</w:t>
      </w:r>
    </w:p>
    <w:p w14:paraId="4EF099C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7F487055" w14:textId="77777777" w:rsidR="004C02EF" w:rsidRPr="00E77497" w:rsidRDefault="004C02EF" w:rsidP="00D148E9">
      <w:pPr>
        <w:pStyle w:val="30"/>
      </w:pPr>
      <w:bookmarkStart w:id="840" w:name="_Hlt424531226"/>
      <w:bookmarkStart w:id="841" w:name="_Ref379263013"/>
      <w:bookmarkStart w:id="842" w:name="_Toc381513628"/>
      <w:bookmarkStart w:id="843" w:name="_Toc382202770"/>
      <w:bookmarkStart w:id="844" w:name="_Toc382202990"/>
      <w:bookmarkStart w:id="845" w:name="_Toc382212150"/>
      <w:bookmarkStart w:id="846" w:name="_Toc382212329"/>
      <w:bookmarkStart w:id="847" w:name="_Toc382291495"/>
      <w:bookmarkStart w:id="848" w:name="_Ref382706882"/>
      <w:bookmarkStart w:id="849" w:name="_Ref382707062"/>
      <w:bookmarkStart w:id="850" w:name="_Ref383597354"/>
      <w:bookmarkStart w:id="851" w:name="_Toc385672131"/>
      <w:bookmarkStart w:id="852" w:name="_Toc393690222"/>
      <w:bookmarkStart w:id="853" w:name="_Ref404492947"/>
      <w:bookmarkStart w:id="854" w:name="_Ref404492964"/>
      <w:bookmarkStart w:id="855" w:name="_Ref404493248"/>
      <w:bookmarkStart w:id="856" w:name="_Ref404493273"/>
      <w:bookmarkStart w:id="857" w:name="_Ref424530746"/>
      <w:bookmarkStart w:id="858" w:name="_Ref424530811"/>
      <w:bookmarkStart w:id="859" w:name="_Ref424531213"/>
      <w:bookmarkStart w:id="860" w:name="_Ref424531238"/>
      <w:bookmarkStart w:id="861" w:name="_Toc472818767"/>
      <w:bookmarkStart w:id="862" w:name="_Toc235503320"/>
      <w:bookmarkStart w:id="863" w:name="_Toc241509095"/>
      <w:bookmarkStart w:id="864" w:name="_Toc244416582"/>
      <w:bookmarkStart w:id="865" w:name="_Toc276630946"/>
      <w:bookmarkStart w:id="866" w:name="_Toc366141858"/>
      <w:bookmarkEnd w:id="840"/>
      <w:r w:rsidRPr="00E77497">
        <w:t>Numeric Literal</w:t>
      </w:r>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r w:rsidRPr="00E77497">
        <w:t>s</w:t>
      </w:r>
      <w:bookmarkEnd w:id="857"/>
      <w:bookmarkEnd w:id="858"/>
      <w:bookmarkEnd w:id="859"/>
      <w:bookmarkEnd w:id="860"/>
      <w:bookmarkEnd w:id="861"/>
      <w:bookmarkEnd w:id="862"/>
      <w:bookmarkEnd w:id="863"/>
      <w:bookmarkEnd w:id="864"/>
      <w:bookmarkEnd w:id="865"/>
      <w:bookmarkEnd w:id="866"/>
    </w:p>
    <w:p w14:paraId="190A758D" w14:textId="77777777" w:rsidR="004C02EF" w:rsidRPr="00E77497" w:rsidRDefault="004C02EF" w:rsidP="004C02EF">
      <w:pPr>
        <w:pStyle w:val="Syntax"/>
      </w:pPr>
      <w:commentRangeStart w:id="867"/>
      <w:r w:rsidRPr="00E77497">
        <w:t>Syntax</w:t>
      </w:r>
      <w:commentRangeEnd w:id="867"/>
      <w:r w:rsidR="007648B6">
        <w:rPr>
          <w:rStyle w:val="af6"/>
          <w:rFonts w:ascii="Arial" w:eastAsia="MS Mincho" w:hAnsi="Arial"/>
          <w:b w:val="0"/>
          <w:lang w:eastAsia="ja-JP"/>
        </w:rPr>
        <w:commentReference w:id="867"/>
      </w:r>
    </w:p>
    <w:p w14:paraId="414C61B0" w14:textId="77777777"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2A4C7102" w14:textId="77777777" w:rsidR="004C02EF" w:rsidRPr="00E77497" w:rsidRDefault="004C02EF" w:rsidP="004C02EF">
      <w:pPr>
        <w:pStyle w:val="SyntaxDefinition"/>
      </w:pPr>
      <w:r w:rsidRPr="00E77497">
        <w:t>DecimalLiteral</w:t>
      </w:r>
      <w:r w:rsidR="00591F2A">
        <w:br/>
        <w:t>BinaryIntegerLiteral</w:t>
      </w:r>
      <w:r w:rsidR="00591F2A">
        <w:br/>
        <w:t>OctalIntegerLiteral</w:t>
      </w:r>
      <w:r w:rsidRPr="00E77497">
        <w:br/>
        <w:t>HexIntegerLiteral</w:t>
      </w:r>
    </w:p>
    <w:p w14:paraId="51982BEC" w14:textId="77777777" w:rsidR="004C02EF" w:rsidRPr="00E77497" w:rsidRDefault="004C02EF" w:rsidP="004C02EF">
      <w:pPr>
        <w:pStyle w:val="SyntaxRule"/>
      </w:pPr>
      <w:r w:rsidRPr="00E77497">
        <w:t xml:space="preserve">DecimalLiteral </w:t>
      </w:r>
      <w:r w:rsidRPr="00E77497">
        <w:rPr>
          <w:rFonts w:ascii="Arial" w:hAnsi="Arial" w:cs="Arial"/>
          <w:b/>
          <w:i w:val="0"/>
        </w:rPr>
        <w:t>::</w:t>
      </w:r>
    </w:p>
    <w:p w14:paraId="55D9E08A" w14:textId="77777777"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2287E5E0" w14:textId="77777777"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14:paraId="528A90C0" w14:textId="77777777"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28DFEF71" w14:textId="77777777" w:rsidR="004C02EF" w:rsidRPr="00E77497" w:rsidRDefault="004C02EF" w:rsidP="004C02EF">
      <w:pPr>
        <w:pStyle w:val="SyntaxRule"/>
      </w:pPr>
      <w:r w:rsidRPr="00E77497">
        <w:t xml:space="preserve">DecimalDigits </w:t>
      </w:r>
      <w:r w:rsidRPr="00E77497">
        <w:rPr>
          <w:rFonts w:ascii="Arial" w:hAnsi="Arial" w:cs="Arial"/>
          <w:b/>
          <w:i w:val="0"/>
        </w:rPr>
        <w:t>::</w:t>
      </w:r>
    </w:p>
    <w:p w14:paraId="31F185CA" w14:textId="77777777" w:rsidR="004C02EF" w:rsidRPr="00E77497" w:rsidRDefault="004C02EF" w:rsidP="004C02EF">
      <w:pPr>
        <w:pStyle w:val="SyntaxDefinition"/>
      </w:pPr>
      <w:r w:rsidRPr="00E77497">
        <w:t>DecimalDigit</w:t>
      </w:r>
      <w:r w:rsidRPr="00E77497">
        <w:br/>
        <w:t>DecimalDigits DecimalDigit</w:t>
      </w:r>
    </w:p>
    <w:p w14:paraId="19A651A7" w14:textId="77777777" w:rsidR="004C02EF" w:rsidRPr="00E77497" w:rsidRDefault="004C02EF" w:rsidP="004C02EF">
      <w:pPr>
        <w:pStyle w:val="SyntaxRule"/>
      </w:pPr>
      <w:commentRangeStart w:id="868"/>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868"/>
      <w:r w:rsidR="00591F2A">
        <w:rPr>
          <w:rStyle w:val="af6"/>
          <w:rFonts w:ascii="Arial" w:eastAsia="MS Mincho" w:hAnsi="Arial"/>
          <w:i w:val="0"/>
          <w:lang w:eastAsia="ja-JP"/>
        </w:rPr>
        <w:commentReference w:id="868"/>
      </w:r>
    </w:p>
    <w:p w14:paraId="1C974125"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71AAFB3C" w14:textId="77777777"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477521F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14:paraId="73A59DAE" w14:textId="77777777" w:rsidR="004C02EF" w:rsidRPr="00E77497" w:rsidRDefault="004C02EF" w:rsidP="004C02EF">
      <w:pPr>
        <w:pStyle w:val="SyntaxRule"/>
      </w:pPr>
      <w:r w:rsidRPr="00E77497">
        <w:t xml:space="preserve">ExponentPart </w:t>
      </w:r>
      <w:r w:rsidRPr="00E77497">
        <w:rPr>
          <w:rFonts w:ascii="Arial" w:hAnsi="Arial" w:cs="Arial"/>
          <w:b/>
          <w:i w:val="0"/>
        </w:rPr>
        <w:t>::</w:t>
      </w:r>
    </w:p>
    <w:p w14:paraId="339F13F3" w14:textId="77777777" w:rsidR="004C02EF" w:rsidRPr="00E77497" w:rsidRDefault="004C02EF" w:rsidP="004C02EF">
      <w:pPr>
        <w:pStyle w:val="SyntaxDefinition"/>
      </w:pPr>
      <w:r w:rsidRPr="00E77497">
        <w:t>ExponentIndicator SignedInteger</w:t>
      </w:r>
    </w:p>
    <w:p w14:paraId="78CD0EF1" w14:textId="77777777"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6DC32032"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71B706B0" w14:textId="77777777"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158876C4"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2F40F52D" w14:textId="77777777" w:rsidR="00591F2A" w:rsidRPr="00E77497" w:rsidRDefault="00591F2A" w:rsidP="00591F2A">
      <w:pPr>
        <w:pStyle w:val="SyntaxRule"/>
      </w:pPr>
      <w:r>
        <w:t>Binary</w:t>
      </w:r>
      <w:r w:rsidRPr="00E77497">
        <w:t xml:space="preserve">IntegerLiteral </w:t>
      </w:r>
      <w:r w:rsidRPr="00E77497">
        <w:rPr>
          <w:rFonts w:ascii="Arial" w:hAnsi="Arial"/>
          <w:b/>
          <w:i w:val="0"/>
        </w:rPr>
        <w:t>::</w:t>
      </w:r>
    </w:p>
    <w:p w14:paraId="6A0A8D1F" w14:textId="77777777" w:rsidR="00591F2A" w:rsidRPr="00E77497" w:rsidRDefault="00591F2A" w:rsidP="00EE313F">
      <w:pPr>
        <w:pStyle w:val="SyntaxDefinition"/>
      </w:pPr>
      <w:r>
        <w:rPr>
          <w:rFonts w:ascii="Courier New" w:hAnsi="Courier New"/>
          <w:b/>
          <w:i w:val="0"/>
        </w:rPr>
        <w:t>0b</w:t>
      </w:r>
      <w:r w:rsidRPr="00E77497">
        <w:t xml:space="preserve"> </w:t>
      </w:r>
      <w:r>
        <w:t>Binary</w:t>
      </w:r>
      <w:r w:rsidRPr="00E77497">
        <w:t>Digit</w:t>
      </w:r>
      <w:r w:rsidR="00EE313F">
        <w:t>s</w:t>
      </w:r>
      <w:r>
        <w:br/>
      </w:r>
      <w:r>
        <w:rPr>
          <w:rFonts w:ascii="Courier New" w:hAnsi="Courier New"/>
          <w:b/>
          <w:i w:val="0"/>
        </w:rPr>
        <w:t>0B</w:t>
      </w:r>
      <w:r w:rsidRPr="00E77497">
        <w:t xml:space="preserve"> </w:t>
      </w:r>
      <w:r>
        <w:t>Binary</w:t>
      </w:r>
      <w:r w:rsidRPr="00E77497">
        <w:t>Digit</w:t>
      </w:r>
      <w:r w:rsidR="00EE313F">
        <w:t>s</w:t>
      </w:r>
    </w:p>
    <w:p w14:paraId="31D4CCEF" w14:textId="77777777" w:rsidR="00EE313F" w:rsidRDefault="00EE313F" w:rsidP="00EE313F">
      <w:pPr>
        <w:pStyle w:val="SyntaxRule"/>
        <w:rPr>
          <w:rFonts w:ascii="Arial" w:hAnsi="Arial"/>
          <w:b/>
          <w:i w:val="0"/>
        </w:rPr>
      </w:pPr>
      <w:r>
        <w:t>BinaryDigits</w:t>
      </w:r>
      <w:r w:rsidRPr="00E77497">
        <w:t xml:space="preserve"> </w:t>
      </w:r>
      <w:r w:rsidRPr="00E77497">
        <w:rPr>
          <w:rFonts w:ascii="Arial" w:hAnsi="Arial"/>
          <w:b/>
          <w:i w:val="0"/>
        </w:rPr>
        <w:t>::</w:t>
      </w:r>
    </w:p>
    <w:p w14:paraId="4BC6AB2A" w14:textId="77777777" w:rsidR="00EE313F" w:rsidRPr="00E77497" w:rsidRDefault="00EE313F" w:rsidP="00EE313F">
      <w:pPr>
        <w:pStyle w:val="SyntaxDefinition"/>
      </w:pPr>
      <w:r w:rsidRPr="00EE313F">
        <w:t>Binary</w:t>
      </w:r>
      <w:r w:rsidRPr="00E77497">
        <w:t>Digi</w:t>
      </w:r>
      <w:r>
        <w:t>t</w:t>
      </w:r>
      <w:r>
        <w:br/>
      </w:r>
      <w:r w:rsidRPr="00EE313F">
        <w:t>Binary</w:t>
      </w:r>
      <w:r>
        <w:t>Digits</w:t>
      </w:r>
      <w:r w:rsidRPr="00E77497">
        <w:t xml:space="preserve"> </w:t>
      </w:r>
      <w:r w:rsidRPr="00EE313F">
        <w:t>Binary</w:t>
      </w:r>
      <w:r w:rsidRPr="00E77497">
        <w:t>Digit</w:t>
      </w:r>
    </w:p>
    <w:p w14:paraId="1FA148E5" w14:textId="77777777" w:rsidR="00591F2A" w:rsidRPr="00C7794D" w:rsidRDefault="00591F2A" w:rsidP="00591F2A">
      <w:pPr>
        <w:pStyle w:val="SyntaxRule"/>
        <w:rPr>
          <w:rFonts w:ascii="Courier New" w:hAnsi="Courier New" w:cs="Courier New"/>
          <w:i w:val="0"/>
        </w:rPr>
      </w:pPr>
      <w:r>
        <w:t>Binary</w:t>
      </w:r>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14:paraId="09763C7B" w14:textId="77777777"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p>
    <w:p w14:paraId="17FAF282" w14:textId="77777777" w:rsidR="00591F2A" w:rsidRPr="00E77497" w:rsidRDefault="00591F2A" w:rsidP="00591F2A">
      <w:pPr>
        <w:pStyle w:val="SyntaxRule"/>
      </w:pPr>
      <w:r w:rsidRPr="00E77497">
        <w:t xml:space="preserve">OctalIntegerLiteral </w:t>
      </w:r>
      <w:r w:rsidRPr="00E77497">
        <w:rPr>
          <w:rFonts w:ascii="Arial" w:hAnsi="Arial"/>
          <w:b/>
          <w:i w:val="0"/>
        </w:rPr>
        <w:t>::</w:t>
      </w:r>
    </w:p>
    <w:p w14:paraId="11362512" w14:textId="77777777" w:rsidR="00591F2A" w:rsidRPr="00E77497" w:rsidRDefault="00591F2A" w:rsidP="00EE313F">
      <w:pPr>
        <w:pStyle w:val="SyntaxDefinition"/>
      </w:pPr>
      <w:r>
        <w:rPr>
          <w:rFonts w:ascii="Courier New" w:hAnsi="Courier New"/>
          <w:b/>
          <w:i w:val="0"/>
        </w:rPr>
        <w:t>0o</w:t>
      </w:r>
      <w:r w:rsidRPr="00E77497">
        <w:t xml:space="preserve"> OctalDigit</w:t>
      </w:r>
      <w:r w:rsidR="00EE313F">
        <w:t>s</w:t>
      </w:r>
      <w:r>
        <w:br/>
      </w:r>
      <w:r>
        <w:rPr>
          <w:rFonts w:ascii="Courier New" w:hAnsi="Courier New"/>
          <w:b/>
          <w:i w:val="0"/>
        </w:rPr>
        <w:t>0O</w:t>
      </w:r>
      <w:r w:rsidRPr="00E77497">
        <w:t xml:space="preserve"> OctalDigit</w:t>
      </w:r>
      <w:r w:rsidR="00EE313F">
        <w:t>s</w:t>
      </w:r>
    </w:p>
    <w:p w14:paraId="6538CDB9" w14:textId="77777777" w:rsidR="00EE313F" w:rsidRDefault="00EE313F" w:rsidP="00EE313F">
      <w:pPr>
        <w:pStyle w:val="SyntaxRule"/>
        <w:rPr>
          <w:rFonts w:ascii="Arial" w:hAnsi="Arial"/>
          <w:b/>
          <w:i w:val="0"/>
        </w:rPr>
      </w:pPr>
      <w:r w:rsidRPr="00EE313F">
        <w:t>Octal</w:t>
      </w:r>
      <w:r>
        <w:t>Digits</w:t>
      </w:r>
      <w:r w:rsidRPr="00E77497">
        <w:t xml:space="preserve"> </w:t>
      </w:r>
      <w:r w:rsidRPr="00E77497">
        <w:rPr>
          <w:rFonts w:ascii="Arial" w:hAnsi="Arial"/>
          <w:b/>
          <w:i w:val="0"/>
        </w:rPr>
        <w:t>::</w:t>
      </w:r>
    </w:p>
    <w:p w14:paraId="4F391629" w14:textId="77777777" w:rsidR="00EE313F" w:rsidRPr="00E77497" w:rsidRDefault="00EE313F" w:rsidP="00EE313F">
      <w:pPr>
        <w:pStyle w:val="SyntaxDefinition"/>
      </w:pPr>
      <w:r w:rsidRPr="00EE313F">
        <w:t>Octal</w:t>
      </w:r>
      <w:r w:rsidRPr="00E77497">
        <w:t>Digi</w:t>
      </w:r>
      <w:r>
        <w:t>t</w:t>
      </w:r>
      <w:r>
        <w:br/>
      </w:r>
      <w:r w:rsidRPr="00EE313F">
        <w:t>Octal</w:t>
      </w:r>
      <w:r>
        <w:t>Digits</w:t>
      </w:r>
      <w:r w:rsidRPr="00E77497">
        <w:t xml:space="preserve"> </w:t>
      </w:r>
      <w:r w:rsidRPr="00EE313F">
        <w:t>Octal</w:t>
      </w:r>
      <w:r w:rsidRPr="00E77497">
        <w:t>Digit</w:t>
      </w:r>
    </w:p>
    <w:p w14:paraId="5C140892" w14:textId="77777777" w:rsidR="00591F2A" w:rsidRPr="00C7794D" w:rsidRDefault="00591F2A" w:rsidP="00591F2A">
      <w:pPr>
        <w:pStyle w:val="SyntaxRule"/>
        <w:rPr>
          <w:rFonts w:ascii="Courier New" w:hAnsi="Courier New" w:cs="Courier New"/>
          <w:i w:val="0"/>
        </w:rPr>
      </w:pPr>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14:paraId="0799B58A" w14:textId="77777777"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14:paraId="2ED62336"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68118B4F" w14:textId="77777777" w:rsidR="00617BFA" w:rsidRDefault="004C02EF" w:rsidP="004C02EF">
      <w:pPr>
        <w:pStyle w:val="SyntaxDefinition"/>
      </w:pPr>
      <w:r w:rsidRPr="00E77497">
        <w:rPr>
          <w:rFonts w:ascii="Courier New" w:hAnsi="Courier New"/>
          <w:b/>
          <w:i w:val="0"/>
        </w:rPr>
        <w:t>0x</w:t>
      </w:r>
      <w:r w:rsidRPr="00E77497">
        <w:t xml:space="preserve"> HexDigit</w:t>
      </w:r>
      <w:r w:rsidR="00617BFA">
        <w:t>s</w:t>
      </w:r>
      <w:r w:rsidRPr="00E77497">
        <w:br/>
      </w:r>
      <w:r w:rsidRPr="00E77497">
        <w:rPr>
          <w:rFonts w:ascii="Courier New" w:hAnsi="Courier New"/>
          <w:b/>
          <w:i w:val="0"/>
        </w:rPr>
        <w:t>0X</w:t>
      </w:r>
      <w:r w:rsidRPr="00E77497">
        <w:t xml:space="preserve"> HexDigit</w:t>
      </w:r>
      <w:r w:rsidR="00617BFA">
        <w:t>s</w:t>
      </w:r>
    </w:p>
    <w:p w14:paraId="041A347D" w14:textId="77777777" w:rsidR="00617BFA" w:rsidRDefault="00617BFA" w:rsidP="00617BFA">
      <w:pPr>
        <w:pStyle w:val="SyntaxRule"/>
        <w:rPr>
          <w:rFonts w:ascii="Arial" w:hAnsi="Arial"/>
          <w:b/>
          <w:i w:val="0"/>
        </w:rPr>
      </w:pPr>
      <w:r w:rsidRPr="00E77497">
        <w:t>Hex</w:t>
      </w:r>
      <w:r w:rsidR="001F597D">
        <w:t>Digits</w:t>
      </w:r>
      <w:r w:rsidRPr="00E77497">
        <w:t xml:space="preserve"> </w:t>
      </w:r>
      <w:r w:rsidRPr="00E77497">
        <w:rPr>
          <w:rFonts w:ascii="Arial" w:hAnsi="Arial"/>
          <w:b/>
          <w:i w:val="0"/>
        </w:rPr>
        <w:t>::</w:t>
      </w:r>
    </w:p>
    <w:p w14:paraId="7C5C4A44" w14:textId="77777777" w:rsidR="004C02EF" w:rsidRPr="00E77497" w:rsidRDefault="001F597D" w:rsidP="001F597D">
      <w:pPr>
        <w:pStyle w:val="SyntaxDefinition"/>
      </w:pPr>
      <w:r w:rsidRPr="00E77497">
        <w:t>HexDigi</w:t>
      </w:r>
      <w:r>
        <w:t>t</w:t>
      </w:r>
      <w:r>
        <w:br/>
      </w:r>
      <w:r w:rsidR="004C02EF" w:rsidRPr="00E77497">
        <w:t>Hex</w:t>
      </w:r>
      <w:r>
        <w:t>Digits</w:t>
      </w:r>
      <w:r w:rsidR="004C02EF" w:rsidRPr="00E77497">
        <w:t xml:space="preserve"> HexDigit</w:t>
      </w:r>
    </w:p>
    <w:p w14:paraId="7B9A0F01" w14:textId="77777777" w:rsidR="004C02EF" w:rsidRPr="00E77497" w:rsidRDefault="004C02EF" w:rsidP="004C02EF">
      <w:pPr>
        <w:pStyle w:val="SyntaxRule"/>
      </w:pPr>
      <w:r w:rsidRPr="00E77497">
        <w:t xml:space="preserve">HexDigit </w:t>
      </w:r>
      <w:r w:rsidRPr="00AE36B6">
        <w:rPr>
          <w:rFonts w:ascii="Arial" w:hAnsi="Arial" w:cs="Arial"/>
          <w:b/>
          <w:bCs/>
          <w:i w:val="0"/>
        </w:rPr>
        <w:t>::</w:t>
      </w:r>
      <w:r w:rsidRPr="00E77497">
        <w:rPr>
          <w:rFonts w:ascii="Arial" w:hAnsi="Arial" w:cs="Arial"/>
        </w:rPr>
        <w:t xml:space="preserve"> </w:t>
      </w:r>
      <w:r w:rsidRPr="002313AB">
        <w:rPr>
          <w:rFonts w:ascii="Arial" w:hAnsi="Arial" w:cs="Arial"/>
          <w:b/>
          <w:bCs/>
          <w:i w:val="0"/>
        </w:rPr>
        <w:t>one of</w:t>
      </w:r>
      <w:r w:rsidRPr="00E77497">
        <w:tab/>
      </w:r>
    </w:p>
    <w:p w14:paraId="603EA6C0"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5E900AA9" w14:textId="77777777" w:rsidR="004C02EF" w:rsidRPr="00E77497" w:rsidRDefault="004C02EF" w:rsidP="004C02EF">
      <w:r w:rsidRPr="00E77497">
        <w:t xml:space="preserve">The </w:t>
      </w:r>
      <w:r w:rsidR="00F477D2" w:rsidRPr="00F477D2">
        <w:rPr>
          <w:rFonts w:ascii="Times New Roman" w:hAnsi="Times New Roman"/>
          <w:i/>
        </w:rPr>
        <w:t>SourceCharacter</w:t>
      </w:r>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56F5D959" w14:textId="77777777" w:rsidR="004C02EF" w:rsidRPr="00E77497" w:rsidRDefault="004C02EF" w:rsidP="004C02EF">
      <w:pPr>
        <w:pStyle w:val="Note"/>
        <w:keepNext/>
        <w:spacing w:after="60"/>
      </w:pPr>
      <w:r w:rsidRPr="00E77497">
        <w:t>NOTE</w:t>
      </w:r>
      <w:r w:rsidRPr="00E77497">
        <w:tab/>
        <w:t>For example:</w:t>
      </w:r>
    </w:p>
    <w:p w14:paraId="30A01103" w14:textId="77777777" w:rsidR="004C02EF" w:rsidRPr="00E77497" w:rsidRDefault="004C02EF" w:rsidP="004C02EF">
      <w:pPr>
        <w:pStyle w:val="CodeSample3"/>
        <w:keepNext/>
        <w:spacing w:after="60"/>
        <w:ind w:left="1440"/>
        <w:rPr>
          <w:sz w:val="18"/>
          <w:szCs w:val="18"/>
        </w:rPr>
      </w:pPr>
      <w:r w:rsidRPr="00E77497">
        <w:rPr>
          <w:sz w:val="18"/>
          <w:szCs w:val="18"/>
        </w:rPr>
        <w:t>3in</w:t>
      </w:r>
    </w:p>
    <w:p w14:paraId="07B9663A" w14:textId="77777777"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6E937325" w14:textId="77777777" w:rsidR="00305A10" w:rsidRPr="00E77497" w:rsidRDefault="005815B4" w:rsidP="00567210">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00567210" w:rsidRPr="00F92BFE">
        <w:rPr>
          <w:rFonts w:ascii="Times New Roman" w:hAnsi="Times New Roman"/>
          <w:i/>
          <w:iCs/>
        </w:rPr>
        <w:t>Legacy</w:t>
      </w:r>
      <w:r w:rsidRPr="00E77497">
        <w:rPr>
          <w:rFonts w:ascii="Times New Roman" w:hAnsi="Times New Roman"/>
          <w:i/>
        </w:rPr>
        <w:t>OctalIntegerLiteral</w:t>
      </w:r>
      <w:r w:rsidRPr="00E77497">
        <w:t xml:space="preserve"> as described in B.1.1.</w:t>
      </w:r>
    </w:p>
    <w:p w14:paraId="29B53580" w14:textId="77777777" w:rsidR="004C02EF" w:rsidRPr="00E77497" w:rsidRDefault="00305A10" w:rsidP="004C02EF">
      <w:pPr>
        <w:pStyle w:val="Syntax"/>
      </w:pPr>
      <w:r>
        <w:t xml:space="preserve">Static </w:t>
      </w:r>
      <w:r w:rsidR="004C02EF" w:rsidRPr="00E77497">
        <w:t>Semantics</w:t>
      </w:r>
      <w:r>
        <w:t>: MV’s</w:t>
      </w:r>
    </w:p>
    <w:p w14:paraId="27D22813" w14:textId="77777777"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14:paraId="445819B3" w14:textId="77777777" w:rsidR="004C02EF" w:rsidRPr="00E77497" w:rsidRDefault="004C02EF" w:rsidP="004C02EF">
      <w:pPr>
        <w:pStyle w:val="MathSpecialCase3"/>
        <w:numPr>
          <w:ilvl w:val="2"/>
          <w:numId w:val="31"/>
        </w:numPr>
        <w:tabs>
          <w:tab w:val="left" w:pos="450"/>
        </w:tabs>
        <w:spacing w:after="0"/>
        <w:ind w:left="446" w:hanging="446"/>
      </w:pPr>
      <w:bookmarkStart w:id="869" w:name="_Ref378386289"/>
      <w:bookmarkStart w:id="870"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02DEB5BB" w14:textId="77777777"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p>
    <w:p w14:paraId="34EE8846" w14:textId="77777777"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p>
    <w:p w14:paraId="3DEEA7E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07ABCB1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649B1575"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w:t>
      </w:r>
    </w:p>
    <w:p w14:paraId="2C931D1F"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22D0EC28"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 xml:space="preserve"> </w:t>
      </w:r>
      <w:r w:rsidRPr="00844B9F">
        <w:rPr>
          <w:rFonts w:ascii="Arial" w:hAnsi="Arial" w:cs="Arial"/>
        </w:rPr>
        <w:t xml:space="preserve">and </w:t>
      </w:r>
      <w:r w:rsidRPr="00263B96">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44006F5B"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w:t>
      </w:r>
    </w:p>
    <w:p w14:paraId="5FBCD212"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 xml:space="preserve">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69D3D87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7F249549"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398010F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0117F94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0FC1C918"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184C641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45A827BF"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00DF5352">
        <w:rPr>
          <w:rFonts w:ascii="Arial" w:hAnsi="Arial" w:cs="Arial"/>
        </w:rPr>
        <w:t xml:space="preserve">× </w:t>
      </w:r>
      <w:r w:rsidRPr="00E77497">
        <w:rPr>
          <w:rFonts w:ascii="Arial" w:hAnsi="Arial" w:cs="Arial"/>
        </w:rPr>
        <w:t>10) plus the MV of</w:t>
      </w:r>
      <w:r w:rsidRPr="00E77497">
        <w:t xml:space="preserve"> </w:t>
      </w:r>
      <w:r w:rsidRPr="00E77497">
        <w:rPr>
          <w:i/>
        </w:rPr>
        <w:t>DecimalDigit</w:t>
      </w:r>
      <w:r w:rsidRPr="00E77497">
        <w:t>.</w:t>
      </w:r>
    </w:p>
    <w:p w14:paraId="5F09AFB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11A752E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5B253E9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3EDE0CC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679E034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001F597D" w:rsidRPr="00E77497">
        <w:rPr>
          <w:rFonts w:ascii="Arial" w:hAnsi="Arial"/>
        </w:rPr>
        <w:t xml:space="preserve">or of </w:t>
      </w:r>
      <w:r w:rsidR="001F597D">
        <w:rPr>
          <w:i/>
        </w:rPr>
        <w:t>Octal</w:t>
      </w:r>
      <w:r w:rsidR="001F597D" w:rsidRPr="00E77497">
        <w:rPr>
          <w:i/>
        </w:rPr>
        <w:t>Digit</w:t>
      </w:r>
      <w:r w:rsidR="001F597D">
        <w:rPr>
          <w:i/>
        </w:rPr>
        <w:t xml:space="preserve"> </w:t>
      </w:r>
      <w:r w:rsidR="001F597D" w:rsidRPr="00E77497">
        <w:rPr>
          <w:rFonts w:ascii="Arial" w:hAnsi="Arial"/>
          <w:b/>
        </w:rPr>
        <w:t>::</w:t>
      </w:r>
      <w:r w:rsidR="001F597D" w:rsidRPr="00E77497">
        <w:t xml:space="preserve"> </w:t>
      </w:r>
      <w:r w:rsidR="001F597D">
        <w:rPr>
          <w:rFonts w:ascii="Courier New" w:hAnsi="Courier New"/>
          <w:b/>
        </w:rPr>
        <w:t>0</w:t>
      </w:r>
      <w:r w:rsidR="001F597D" w:rsidRPr="001F597D">
        <w:rPr>
          <w:rFonts w:ascii="Arial" w:hAnsi="Arial"/>
        </w:rPr>
        <w:t xml:space="preserve"> </w:t>
      </w:r>
      <w:r w:rsidR="001F597D" w:rsidRPr="00E77497">
        <w:rPr>
          <w:rFonts w:ascii="Arial" w:hAnsi="Arial"/>
        </w:rPr>
        <w:t xml:space="preserve">or of </w:t>
      </w:r>
      <w:r w:rsidR="001F597D">
        <w:rPr>
          <w:i/>
        </w:rPr>
        <w:t>Binary</w:t>
      </w:r>
      <w:r w:rsidR="001F597D" w:rsidRPr="00E77497">
        <w:rPr>
          <w:i/>
        </w:rPr>
        <w:t>Digit</w:t>
      </w:r>
      <w:r w:rsidR="001F597D" w:rsidRPr="00E77497">
        <w:t xml:space="preserve"> </w:t>
      </w:r>
      <w:r w:rsidR="001F597D" w:rsidRPr="00E77497">
        <w:rPr>
          <w:rFonts w:ascii="Arial" w:hAnsi="Arial"/>
          <w:b/>
        </w:rPr>
        <w:t>::</w:t>
      </w:r>
      <w:r w:rsidR="001F597D" w:rsidRPr="00E77497">
        <w:t xml:space="preserve"> </w:t>
      </w:r>
      <w:r w:rsidR="001F597D">
        <w:rPr>
          <w:rFonts w:ascii="Courier New" w:hAnsi="Courier New"/>
          <w:b/>
        </w:rPr>
        <w:t xml:space="preserve">0 </w:t>
      </w:r>
      <w:r w:rsidRPr="00E77497">
        <w:rPr>
          <w:rFonts w:ascii="Arial" w:hAnsi="Arial" w:cs="Arial"/>
        </w:rPr>
        <w:t xml:space="preserve">is </w:t>
      </w:r>
      <w:r w:rsidRPr="00E77497">
        <w:t>0</w:t>
      </w:r>
      <w:r w:rsidRPr="00E77497">
        <w:rPr>
          <w:rFonts w:ascii="Arial" w:hAnsi="Arial" w:cs="Arial"/>
        </w:rPr>
        <w:t>.</w:t>
      </w:r>
    </w:p>
    <w:p w14:paraId="33F12086" w14:textId="77777777" w:rsidR="004C02EF" w:rsidRPr="00E77497" w:rsidRDefault="004C02EF" w:rsidP="0035504E">
      <w:pPr>
        <w:pStyle w:val="MathSpecialCase3"/>
        <w:numPr>
          <w:ilvl w:val="2"/>
          <w:numId w:val="3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0035504E">
        <w:rPr>
          <w:i/>
        </w:rPr>
        <w:t xml:space="preserve"> </w:t>
      </w:r>
      <w:r w:rsidRPr="00E77497">
        <w:rPr>
          <w:rFonts w:ascii="Arial" w:hAnsi="Arial"/>
          <w:b/>
        </w:rPr>
        <w:t>::</w:t>
      </w:r>
      <w:r w:rsidRPr="00E77497">
        <w:t xml:space="preserve"> </w:t>
      </w:r>
      <w:r w:rsidRPr="00E77497">
        <w:rPr>
          <w:rFonts w:ascii="Courier New" w:hAnsi="Courier New"/>
          <w:b/>
        </w:rPr>
        <w:t>1</w:t>
      </w:r>
      <w:r w:rsidR="0035504E"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sidRPr="00E77497">
        <w:rPr>
          <w:rFonts w:ascii="Courier New" w:hAnsi="Courier New"/>
          <w:b/>
        </w:rPr>
        <w:t>1</w:t>
      </w:r>
      <w:r w:rsidR="0035504E">
        <w:rPr>
          <w:i/>
        </w:rPr>
        <w:t xml:space="preserve"> </w:t>
      </w:r>
      <w:r w:rsidR="001F597D" w:rsidRPr="00E77497">
        <w:rPr>
          <w:rFonts w:ascii="Arial" w:hAnsi="Arial"/>
        </w:rPr>
        <w:t>or</w:t>
      </w:r>
      <w:r w:rsidR="0035504E">
        <w:rPr>
          <w:rFonts w:ascii="Arial" w:hAnsi="Arial"/>
        </w:rPr>
        <w:br/>
      </w:r>
      <w:r w:rsidR="001F597D" w:rsidRPr="00E77497">
        <w:rPr>
          <w:rFonts w:ascii="Arial" w:hAnsi="Arial"/>
        </w:rPr>
        <w:t xml:space="preserve">of </w:t>
      </w:r>
      <w:r w:rsidR="001F597D">
        <w:rPr>
          <w:i/>
        </w:rPr>
        <w:t>Binary</w:t>
      </w:r>
      <w:r w:rsidR="001F597D" w:rsidRPr="00E77497">
        <w:rPr>
          <w:i/>
        </w:rPr>
        <w:t>Digit</w:t>
      </w:r>
      <w:r w:rsidRPr="00E77497">
        <w:t xml:space="preserve"> </w:t>
      </w:r>
      <w:r w:rsidR="001F597D" w:rsidRPr="00E77497">
        <w:rPr>
          <w:rFonts w:ascii="Arial" w:hAnsi="Arial"/>
          <w:b/>
        </w:rPr>
        <w:t>::</w:t>
      </w:r>
      <w:r w:rsidR="001F597D" w:rsidRPr="00E77497">
        <w:t xml:space="preserve"> </w:t>
      </w:r>
      <w:r w:rsidR="001F597D" w:rsidRPr="00E77497">
        <w:rPr>
          <w:rFonts w:ascii="Courier New" w:hAnsi="Courier New"/>
          <w:b/>
        </w:rPr>
        <w:t>1</w:t>
      </w:r>
      <w:r w:rsidR="0035504E">
        <w:rPr>
          <w:rFonts w:ascii="Courier New" w:hAnsi="Courier New"/>
          <w:b/>
        </w:rPr>
        <w:t xml:space="preserve"> </w:t>
      </w:r>
      <w:r w:rsidRPr="00E77497">
        <w:rPr>
          <w:rFonts w:ascii="Arial" w:hAnsi="Arial" w:cs="Arial"/>
        </w:rPr>
        <w:t xml:space="preserve">is </w:t>
      </w:r>
      <w:r w:rsidRPr="00E77497">
        <w:t>1</w:t>
      </w:r>
      <w:r w:rsidRPr="00E77497">
        <w:rPr>
          <w:rFonts w:ascii="Arial" w:hAnsi="Arial" w:cs="Arial"/>
        </w:rPr>
        <w:t>.</w:t>
      </w:r>
    </w:p>
    <w:p w14:paraId="44798B1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2</w:t>
      </w:r>
      <w:r w:rsidR="0035504E">
        <w:rPr>
          <w:i/>
        </w:rPr>
        <w:t xml:space="preserve"> </w:t>
      </w:r>
      <w:r w:rsidRPr="00E77497">
        <w:t xml:space="preserve"> </w:t>
      </w:r>
      <w:r w:rsidRPr="00E77497">
        <w:rPr>
          <w:rFonts w:ascii="Arial" w:hAnsi="Arial" w:cs="Arial"/>
        </w:rPr>
        <w:t xml:space="preserve">is </w:t>
      </w:r>
      <w:r w:rsidRPr="00E77497">
        <w:t>2</w:t>
      </w:r>
      <w:r w:rsidRPr="00E77497">
        <w:rPr>
          <w:rFonts w:ascii="Arial" w:hAnsi="Arial" w:cs="Arial"/>
        </w:rPr>
        <w:t>.</w:t>
      </w:r>
    </w:p>
    <w:p w14:paraId="05D91BF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3</w:t>
      </w:r>
      <w:r w:rsidR="0035504E">
        <w:rPr>
          <w:i/>
        </w:rPr>
        <w:t xml:space="preserve"> </w:t>
      </w:r>
      <w:r w:rsidRPr="00E77497">
        <w:rPr>
          <w:rFonts w:ascii="Arial" w:hAnsi="Arial" w:cs="Arial"/>
        </w:rPr>
        <w:t xml:space="preserve">is </w:t>
      </w:r>
      <w:r w:rsidRPr="00E77497">
        <w:t>3</w:t>
      </w:r>
      <w:r w:rsidRPr="00E77497">
        <w:rPr>
          <w:rFonts w:ascii="Arial" w:hAnsi="Arial" w:cs="Arial"/>
        </w:rPr>
        <w:t>.</w:t>
      </w:r>
    </w:p>
    <w:p w14:paraId="75119D5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4</w:t>
      </w:r>
      <w:r w:rsidR="0035504E">
        <w:rPr>
          <w:i/>
        </w:rPr>
        <w:t xml:space="preserve"> </w:t>
      </w:r>
      <w:r w:rsidRPr="00E77497">
        <w:rPr>
          <w:rFonts w:ascii="Arial" w:hAnsi="Arial" w:cs="Arial"/>
        </w:rPr>
        <w:t xml:space="preserve">is </w:t>
      </w:r>
      <w:r w:rsidRPr="00E77497">
        <w:t>4</w:t>
      </w:r>
      <w:r w:rsidRPr="00E77497">
        <w:rPr>
          <w:rFonts w:ascii="Arial" w:hAnsi="Arial" w:cs="Arial"/>
        </w:rPr>
        <w:t>.</w:t>
      </w:r>
    </w:p>
    <w:p w14:paraId="3FCD82D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5</w:t>
      </w:r>
      <w:r w:rsidR="0035504E">
        <w:rPr>
          <w:i/>
        </w:rPr>
        <w:t xml:space="preserve"> </w:t>
      </w:r>
      <w:r w:rsidRPr="00E77497">
        <w:t xml:space="preserve"> </w:t>
      </w:r>
      <w:r w:rsidRPr="00E77497">
        <w:rPr>
          <w:rFonts w:ascii="Arial" w:hAnsi="Arial" w:cs="Arial"/>
        </w:rPr>
        <w:t xml:space="preserve">is </w:t>
      </w:r>
      <w:r w:rsidRPr="00E77497">
        <w:t>5</w:t>
      </w:r>
      <w:r w:rsidRPr="00E77497">
        <w:rPr>
          <w:rFonts w:ascii="Arial" w:hAnsi="Arial" w:cs="Arial"/>
        </w:rPr>
        <w:t>.</w:t>
      </w:r>
    </w:p>
    <w:p w14:paraId="4A22797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6</w:t>
      </w:r>
      <w:r w:rsidR="0035504E">
        <w:rPr>
          <w:i/>
        </w:rPr>
        <w:t xml:space="preserve"> </w:t>
      </w:r>
      <w:r w:rsidRPr="00E77497">
        <w:rPr>
          <w:rFonts w:ascii="Arial" w:hAnsi="Arial" w:cs="Arial"/>
        </w:rPr>
        <w:t xml:space="preserve">is </w:t>
      </w:r>
      <w:r w:rsidRPr="00E77497">
        <w:t>6</w:t>
      </w:r>
      <w:r w:rsidRPr="00E77497">
        <w:rPr>
          <w:rFonts w:ascii="Arial" w:hAnsi="Arial" w:cs="Arial"/>
        </w:rPr>
        <w:t>.</w:t>
      </w:r>
    </w:p>
    <w:p w14:paraId="279A4C2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7</w:t>
      </w:r>
      <w:r w:rsidR="0035504E">
        <w:rPr>
          <w:i/>
        </w:rPr>
        <w:t xml:space="preserve"> </w:t>
      </w:r>
      <w:r w:rsidRPr="00E77497">
        <w:rPr>
          <w:rFonts w:ascii="Arial" w:hAnsi="Arial" w:cs="Arial"/>
        </w:rPr>
        <w:t xml:space="preserve">is </w:t>
      </w:r>
      <w:r w:rsidRPr="00591F2A">
        <w:t>7</w:t>
      </w:r>
      <w:r w:rsidRPr="00E77497">
        <w:rPr>
          <w:rFonts w:ascii="Arial" w:hAnsi="Arial" w:cs="Arial"/>
        </w:rPr>
        <w:t>.</w:t>
      </w:r>
    </w:p>
    <w:p w14:paraId="65694FE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142B774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628B021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09DCAB9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71AE806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4E8138D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4E6DDA1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675432E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243137CF" w14:textId="77777777"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14:paraId="0F36D805" w14:textId="77777777"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14:paraId="4609E6CC" w14:textId="77777777" w:rsidR="00DF5352" w:rsidRPr="00E77497" w:rsidRDefault="00DF5352" w:rsidP="00DF5352">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 xml:space="preserve">BinaryDigits </w:t>
      </w:r>
      <w:r w:rsidRPr="00591F2A">
        <w:rPr>
          <w:rFonts w:ascii="Arial" w:hAnsi="Arial"/>
          <w:b/>
        </w:rPr>
        <w:t>::</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p>
    <w:p w14:paraId="04E7F5AE" w14:textId="77777777" w:rsidR="0035504E" w:rsidRPr="00E77497" w:rsidRDefault="0035504E" w:rsidP="00E74C84">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Binary</w:t>
      </w:r>
      <w:r w:rsidR="00EE313F">
        <w:rPr>
          <w:i/>
        </w:rPr>
        <w:t>Digits</w:t>
      </w:r>
      <w:r>
        <w:rPr>
          <w:i/>
        </w:rPr>
        <w:t xml:space="preserve"> </w:t>
      </w:r>
      <w:r w:rsidRPr="00591F2A">
        <w:rPr>
          <w:rFonts w:ascii="Arial" w:hAnsi="Arial"/>
          <w:b/>
        </w:rPr>
        <w:t>::</w:t>
      </w:r>
      <w:r w:rsidRPr="00E77497">
        <w:rPr>
          <w:rFonts w:ascii="Arial" w:hAnsi="Arial"/>
        </w:rPr>
        <w:t xml:space="preserve"> </w:t>
      </w:r>
      <w:r>
        <w:rPr>
          <w:i/>
        </w:rPr>
        <w:t>Binary</w:t>
      </w:r>
      <w:r w:rsidR="00EE313F">
        <w:rPr>
          <w:i/>
        </w:rPr>
        <w:t>Digits</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00EE313F" w:rsidRPr="00EE313F">
        <w:rPr>
          <w:i/>
        </w:rPr>
        <w:t>Digits</w:t>
      </w:r>
      <w:r w:rsidRPr="00A67AF2">
        <w:rPr>
          <w:rFonts w:ascii="Arial" w:hAnsi="Arial"/>
        </w:rPr>
        <w:t xml:space="preserve"> </w:t>
      </w:r>
      <w:r w:rsidR="00EE313F">
        <w:rPr>
          <w:rFonts w:ascii="Arial" w:hAnsi="Arial" w:cs="Arial"/>
        </w:rPr>
        <w:t>×</w:t>
      </w:r>
      <w:r w:rsidR="00EE313F">
        <w:rPr>
          <w:rFonts w:ascii="Arial" w:hAnsi="Arial"/>
        </w:rPr>
        <w:t xml:space="preserve"> </w:t>
      </w:r>
      <w:r>
        <w:t>2</w:t>
      </w:r>
      <w:r w:rsidRPr="00E77497">
        <w:rPr>
          <w:rFonts w:ascii="Arial" w:hAnsi="Arial"/>
        </w:rPr>
        <w:t xml:space="preserve">) plus the MV of </w:t>
      </w:r>
      <w:r>
        <w:rPr>
          <w:i/>
        </w:rPr>
        <w:t>Binary</w:t>
      </w:r>
      <w:r w:rsidRPr="00591F2A">
        <w:rPr>
          <w:i/>
        </w:rPr>
        <w:t>Digit</w:t>
      </w:r>
      <w:r w:rsidRPr="00E77497">
        <w:rPr>
          <w:rFonts w:ascii="Arial" w:hAnsi="Arial"/>
        </w:rPr>
        <w:t>.</w:t>
      </w:r>
    </w:p>
    <w:p w14:paraId="51C8D852" w14:textId="77777777"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14:paraId="211F9FE7" w14:textId="77777777"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14:paraId="554619CA" w14:textId="77777777" w:rsidR="00DF5352" w:rsidRPr="00E77497" w:rsidRDefault="00DF5352"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p>
    <w:p w14:paraId="7D582F0C" w14:textId="77777777" w:rsidR="0035504E" w:rsidRPr="00E77497" w:rsidRDefault="0035504E"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sidR="00DF5352">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w:t>
      </w:r>
      <w:r w:rsidR="00DF5352">
        <w:rPr>
          <w:i/>
        </w:rPr>
        <w:t>Digits</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w:t>
      </w:r>
      <w:r w:rsidR="00DF5352">
        <w:rPr>
          <w:i/>
        </w:rPr>
        <w:t>Digits</w:t>
      </w:r>
      <w:r w:rsidRPr="00E77497">
        <w:rPr>
          <w:rFonts w:ascii="Arial" w:hAnsi="Arial"/>
        </w:rPr>
        <w:t xml:space="preserve"> </w:t>
      </w:r>
      <w:r w:rsidR="00EE313F">
        <w:rPr>
          <w:rFonts w:ascii="Arial" w:hAnsi="Arial" w:cs="Arial"/>
        </w:rPr>
        <w:t xml:space="preserve">× </w:t>
      </w:r>
      <w:r w:rsidRPr="00591F2A">
        <w:t>8</w:t>
      </w:r>
      <w:r w:rsidRPr="00E77497">
        <w:rPr>
          <w:rFonts w:ascii="Arial" w:hAnsi="Arial"/>
        </w:rPr>
        <w:t xml:space="preserve">) plus the MV of </w:t>
      </w:r>
      <w:r w:rsidRPr="00591F2A">
        <w:rPr>
          <w:i/>
        </w:rPr>
        <w:t>OctalDigit</w:t>
      </w:r>
      <w:r w:rsidRPr="00E77497">
        <w:rPr>
          <w:rFonts w:ascii="Arial" w:hAnsi="Arial"/>
        </w:rPr>
        <w:t>.</w:t>
      </w:r>
    </w:p>
    <w:p w14:paraId="3B11E94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14:paraId="3930183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14:paraId="051F0A99" w14:textId="77777777" w:rsidR="001F597D" w:rsidRPr="00E77497" w:rsidRDefault="001F597D" w:rsidP="001F597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12E63DAA" w14:textId="77777777" w:rsidR="004C02EF" w:rsidRPr="00E77497" w:rsidRDefault="004C02EF" w:rsidP="00EE313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001F597D" w:rsidRPr="00E77497">
        <w:rPr>
          <w:i/>
        </w:rPr>
        <w:t>Hex</w:t>
      </w:r>
      <w:r w:rsidR="001F597D">
        <w:rPr>
          <w:i/>
        </w:rPr>
        <w:t>Digits</w:t>
      </w:r>
      <w:r w:rsidR="001F597D" w:rsidRPr="00E77497">
        <w:rPr>
          <w:i/>
        </w:rPr>
        <w:t xml:space="preserve"> </w:t>
      </w:r>
      <w:r w:rsidRPr="00E77497">
        <w:rPr>
          <w:rFonts w:ascii="Arial" w:hAnsi="Arial"/>
          <w:b/>
        </w:rPr>
        <w:t>::</w:t>
      </w:r>
      <w:r w:rsidRPr="00E77497">
        <w:t xml:space="preserve"> </w:t>
      </w:r>
      <w:r w:rsidR="001F597D" w:rsidRPr="00E77497">
        <w:rPr>
          <w:i/>
        </w:rPr>
        <w:t>Hex</w:t>
      </w:r>
      <w:r w:rsidR="001F597D">
        <w:rPr>
          <w:i/>
        </w:rPr>
        <w:t>Digits</w:t>
      </w:r>
      <w:r w:rsidR="001F597D"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001F597D" w:rsidRPr="00E77497">
        <w:rPr>
          <w:i/>
        </w:rPr>
        <w:t>Hex</w:t>
      </w:r>
      <w:r w:rsidR="001F597D">
        <w:rPr>
          <w:i/>
        </w:rPr>
        <w:t>Digits</w:t>
      </w:r>
      <w:r w:rsidR="001F597D" w:rsidRPr="00E77497">
        <w:t xml:space="preserve"> </w:t>
      </w:r>
      <w:r w:rsidR="00EE313F">
        <w:rPr>
          <w:rFonts w:ascii="Arial" w:hAnsi="Arial" w:cs="Arial"/>
        </w:rPr>
        <w:t xml:space="preserve">×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25D8716F" w14:textId="77777777"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w:t>
      </w:r>
      <w:r w:rsidR="00A51D25">
        <w:fldChar w:fldCharType="begin"/>
      </w:r>
      <w:r w:rsidR="00A51D25">
        <w:instrText xml:space="preserve"> REF _Ref365548096 \r \h </w:instrText>
      </w:r>
      <w:r w:rsidR="00A51D25">
        <w:fldChar w:fldCharType="separate"/>
      </w:r>
      <w:r w:rsidR="00083CEC">
        <w:t>6.1.5</w:t>
      </w:r>
      <w:r w:rsidR="00A51D25">
        <w:fldChar w:fldCharType="end"/>
      </w:r>
      <w:r w:rsidRPr="00E77497">
        <w:t xml:space="preserve">),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7B847E85"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24F6B44C" w14:textId="77777777"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871" w:name="_Toc382202771"/>
      <w:bookmarkStart w:id="872" w:name="_Toc382202991"/>
      <w:bookmarkStart w:id="873" w:name="_Toc382212151"/>
      <w:bookmarkStart w:id="874" w:name="_Toc382212330"/>
      <w:bookmarkStart w:id="875" w:name="_Toc382291496"/>
      <w:bookmarkStart w:id="876" w:name="_Ref382709603"/>
      <w:bookmarkStart w:id="877" w:name="_Ref382709689"/>
      <w:bookmarkStart w:id="878" w:name="_Toc385672132"/>
      <w:bookmarkStart w:id="879" w:name="_Toc393690223"/>
    </w:p>
    <w:p w14:paraId="276F8461" w14:textId="77777777" w:rsidR="00831B9D" w:rsidRPr="00E77497" w:rsidRDefault="00831B9D" w:rsidP="00831B9D">
      <w:pPr>
        <w:pStyle w:val="30"/>
      </w:pPr>
      <w:bookmarkStart w:id="880" w:name="_Hlt463778258"/>
      <w:bookmarkStart w:id="881" w:name="_Toc361662305"/>
      <w:bookmarkStart w:id="882" w:name="_Toc361664148"/>
      <w:bookmarkStart w:id="883" w:name="_Toc361665988"/>
      <w:bookmarkStart w:id="884" w:name="_Toc361667817"/>
      <w:bookmarkStart w:id="885" w:name="_Toc364933847"/>
      <w:bookmarkStart w:id="886" w:name="_Toc365469524"/>
      <w:bookmarkStart w:id="887" w:name="_Toc361662307"/>
      <w:bookmarkStart w:id="888" w:name="_Toc361664150"/>
      <w:bookmarkStart w:id="889" w:name="_Toc361665990"/>
      <w:bookmarkStart w:id="890" w:name="_Toc361667819"/>
      <w:bookmarkStart w:id="891" w:name="_Toc364933849"/>
      <w:bookmarkStart w:id="892" w:name="_Toc365469526"/>
      <w:bookmarkStart w:id="893" w:name="_Toc361662308"/>
      <w:bookmarkStart w:id="894" w:name="_Toc361664151"/>
      <w:bookmarkStart w:id="895" w:name="_Toc361665991"/>
      <w:bookmarkStart w:id="896" w:name="_Toc361667820"/>
      <w:bookmarkStart w:id="897" w:name="_Toc364933850"/>
      <w:bookmarkStart w:id="898" w:name="_Toc365469527"/>
      <w:bookmarkStart w:id="899" w:name="_Toc361662309"/>
      <w:bookmarkStart w:id="900" w:name="_Toc361664152"/>
      <w:bookmarkStart w:id="901" w:name="_Toc361665992"/>
      <w:bookmarkStart w:id="902" w:name="_Toc361667821"/>
      <w:bookmarkStart w:id="903" w:name="_Toc364933851"/>
      <w:bookmarkStart w:id="904" w:name="_Toc365469528"/>
      <w:bookmarkStart w:id="905" w:name="_Toc361662310"/>
      <w:bookmarkStart w:id="906" w:name="_Toc361664153"/>
      <w:bookmarkStart w:id="907" w:name="_Toc361665993"/>
      <w:bookmarkStart w:id="908" w:name="_Toc361667822"/>
      <w:bookmarkStart w:id="909" w:name="_Toc364933852"/>
      <w:bookmarkStart w:id="910" w:name="_Toc365469529"/>
      <w:bookmarkStart w:id="911" w:name="_Toc361662311"/>
      <w:bookmarkStart w:id="912" w:name="_Toc361664154"/>
      <w:bookmarkStart w:id="913" w:name="_Toc361665994"/>
      <w:bookmarkStart w:id="914" w:name="_Toc361667823"/>
      <w:bookmarkStart w:id="915" w:name="_Toc364933853"/>
      <w:bookmarkStart w:id="916" w:name="_Toc365469530"/>
      <w:bookmarkStart w:id="917" w:name="_Toc361662312"/>
      <w:bookmarkStart w:id="918" w:name="_Toc361664155"/>
      <w:bookmarkStart w:id="919" w:name="_Toc361665995"/>
      <w:bookmarkStart w:id="920" w:name="_Toc361667824"/>
      <w:bookmarkStart w:id="921" w:name="_Toc364933854"/>
      <w:bookmarkStart w:id="922" w:name="_Toc365469531"/>
      <w:bookmarkStart w:id="923" w:name="_Toc361662313"/>
      <w:bookmarkStart w:id="924" w:name="_Toc361664156"/>
      <w:bookmarkStart w:id="925" w:name="_Toc361665996"/>
      <w:bookmarkStart w:id="926" w:name="_Toc361667825"/>
      <w:bookmarkStart w:id="927" w:name="_Toc364933855"/>
      <w:bookmarkStart w:id="928" w:name="_Toc365469532"/>
      <w:bookmarkStart w:id="929" w:name="_Toc361662315"/>
      <w:bookmarkStart w:id="930" w:name="_Toc361664158"/>
      <w:bookmarkStart w:id="931" w:name="_Toc361665998"/>
      <w:bookmarkStart w:id="932" w:name="_Toc361667827"/>
      <w:bookmarkStart w:id="933" w:name="_Toc364933857"/>
      <w:bookmarkStart w:id="934" w:name="_Toc365469534"/>
      <w:bookmarkStart w:id="935" w:name="_Toc361662317"/>
      <w:bookmarkStart w:id="936" w:name="_Toc361664160"/>
      <w:bookmarkStart w:id="937" w:name="_Toc361666000"/>
      <w:bookmarkStart w:id="938" w:name="_Toc361667829"/>
      <w:bookmarkStart w:id="939" w:name="_Toc364933859"/>
      <w:bookmarkStart w:id="940" w:name="_Toc365469536"/>
      <w:bookmarkStart w:id="941" w:name="_Toc361662319"/>
      <w:bookmarkStart w:id="942" w:name="_Toc361664162"/>
      <w:bookmarkStart w:id="943" w:name="_Toc361666002"/>
      <w:bookmarkStart w:id="944" w:name="_Toc361667831"/>
      <w:bookmarkStart w:id="945" w:name="_Toc364933861"/>
      <w:bookmarkStart w:id="946" w:name="_Toc365469538"/>
      <w:bookmarkStart w:id="947" w:name="_Toc361662322"/>
      <w:bookmarkStart w:id="948" w:name="_Toc361664165"/>
      <w:bookmarkStart w:id="949" w:name="_Toc361666005"/>
      <w:bookmarkStart w:id="950" w:name="_Toc361667834"/>
      <w:bookmarkStart w:id="951" w:name="_Toc364933864"/>
      <w:bookmarkStart w:id="952" w:name="_Toc365469541"/>
      <w:bookmarkStart w:id="953" w:name="_Toc361662324"/>
      <w:bookmarkStart w:id="954" w:name="_Toc361664167"/>
      <w:bookmarkStart w:id="955" w:name="_Toc361666007"/>
      <w:bookmarkStart w:id="956" w:name="_Toc361667836"/>
      <w:bookmarkStart w:id="957" w:name="_Toc364933866"/>
      <w:bookmarkStart w:id="958" w:name="_Toc365469543"/>
      <w:bookmarkStart w:id="959" w:name="_Toc361662326"/>
      <w:bookmarkStart w:id="960" w:name="_Toc361664169"/>
      <w:bookmarkStart w:id="961" w:name="_Toc361666009"/>
      <w:bookmarkStart w:id="962" w:name="_Toc361667838"/>
      <w:bookmarkStart w:id="963" w:name="_Toc364933868"/>
      <w:bookmarkStart w:id="964" w:name="_Toc365469545"/>
      <w:bookmarkStart w:id="965" w:name="_Toc361662328"/>
      <w:bookmarkStart w:id="966" w:name="_Toc361664171"/>
      <w:bookmarkStart w:id="967" w:name="_Toc361666011"/>
      <w:bookmarkStart w:id="968" w:name="_Toc361667840"/>
      <w:bookmarkStart w:id="969" w:name="_Toc364933870"/>
      <w:bookmarkStart w:id="970" w:name="_Toc365469547"/>
      <w:bookmarkStart w:id="971" w:name="_Toc361662329"/>
      <w:bookmarkStart w:id="972" w:name="_Toc361664172"/>
      <w:bookmarkStart w:id="973" w:name="_Toc361666012"/>
      <w:bookmarkStart w:id="974" w:name="_Toc361667841"/>
      <w:bookmarkStart w:id="975" w:name="_Toc364933871"/>
      <w:bookmarkStart w:id="976" w:name="_Toc365469548"/>
      <w:bookmarkStart w:id="977" w:name="_Toc361662330"/>
      <w:bookmarkStart w:id="978" w:name="_Toc361664173"/>
      <w:bookmarkStart w:id="979" w:name="_Toc361666013"/>
      <w:bookmarkStart w:id="980" w:name="_Toc361667842"/>
      <w:bookmarkStart w:id="981" w:name="_Toc364933872"/>
      <w:bookmarkStart w:id="982" w:name="_Toc365469549"/>
      <w:bookmarkStart w:id="983" w:name="_Toc361662332"/>
      <w:bookmarkStart w:id="984" w:name="_Toc361664175"/>
      <w:bookmarkStart w:id="985" w:name="_Toc361666015"/>
      <w:bookmarkStart w:id="986" w:name="_Toc361667844"/>
      <w:bookmarkStart w:id="987" w:name="_Toc364933874"/>
      <w:bookmarkStart w:id="988" w:name="_Toc365469551"/>
      <w:bookmarkStart w:id="989" w:name="_Toc361662333"/>
      <w:bookmarkStart w:id="990" w:name="_Toc361664176"/>
      <w:bookmarkStart w:id="991" w:name="_Toc361666016"/>
      <w:bookmarkStart w:id="992" w:name="_Toc361667845"/>
      <w:bookmarkStart w:id="993" w:name="_Toc364933875"/>
      <w:bookmarkStart w:id="994" w:name="_Toc365469552"/>
      <w:bookmarkStart w:id="995" w:name="_Toc361662338"/>
      <w:bookmarkStart w:id="996" w:name="_Toc361664181"/>
      <w:bookmarkStart w:id="997" w:name="_Toc361666021"/>
      <w:bookmarkStart w:id="998" w:name="_Toc361667850"/>
      <w:bookmarkStart w:id="999" w:name="_Toc364933880"/>
      <w:bookmarkStart w:id="1000" w:name="_Toc365469557"/>
      <w:bookmarkStart w:id="1001" w:name="_Toc361662339"/>
      <w:bookmarkStart w:id="1002" w:name="_Toc361664182"/>
      <w:bookmarkStart w:id="1003" w:name="_Toc361666022"/>
      <w:bookmarkStart w:id="1004" w:name="_Toc361667851"/>
      <w:bookmarkStart w:id="1005" w:name="_Toc364933881"/>
      <w:bookmarkStart w:id="1006" w:name="_Toc365469558"/>
      <w:bookmarkStart w:id="1007" w:name="_Toc361662340"/>
      <w:bookmarkStart w:id="1008" w:name="_Toc361664183"/>
      <w:bookmarkStart w:id="1009" w:name="_Toc361666023"/>
      <w:bookmarkStart w:id="1010" w:name="_Toc361667852"/>
      <w:bookmarkStart w:id="1011" w:name="_Toc364933882"/>
      <w:bookmarkStart w:id="1012" w:name="_Toc365469559"/>
      <w:bookmarkStart w:id="1013" w:name="_Toc361662341"/>
      <w:bookmarkStart w:id="1014" w:name="_Toc361664184"/>
      <w:bookmarkStart w:id="1015" w:name="_Toc361666024"/>
      <w:bookmarkStart w:id="1016" w:name="_Toc361667853"/>
      <w:bookmarkStart w:id="1017" w:name="_Toc364933883"/>
      <w:bookmarkStart w:id="1018" w:name="_Toc365469560"/>
      <w:bookmarkStart w:id="1019" w:name="_Toc361662343"/>
      <w:bookmarkStart w:id="1020" w:name="_Toc361664186"/>
      <w:bookmarkStart w:id="1021" w:name="_Toc361666026"/>
      <w:bookmarkStart w:id="1022" w:name="_Toc361667855"/>
      <w:bookmarkStart w:id="1023" w:name="_Toc364933885"/>
      <w:bookmarkStart w:id="1024" w:name="_Toc365469562"/>
      <w:bookmarkStart w:id="1025" w:name="_Toc361662344"/>
      <w:bookmarkStart w:id="1026" w:name="_Toc361664187"/>
      <w:bookmarkStart w:id="1027" w:name="_Toc361666027"/>
      <w:bookmarkStart w:id="1028" w:name="_Toc361667856"/>
      <w:bookmarkStart w:id="1029" w:name="_Toc364933886"/>
      <w:bookmarkStart w:id="1030" w:name="_Toc365469563"/>
      <w:bookmarkStart w:id="1031" w:name="_Toc361662348"/>
      <w:bookmarkStart w:id="1032" w:name="_Toc361664191"/>
      <w:bookmarkStart w:id="1033" w:name="_Toc361666031"/>
      <w:bookmarkStart w:id="1034" w:name="_Toc361667860"/>
      <w:bookmarkStart w:id="1035" w:name="_Toc364933890"/>
      <w:bookmarkStart w:id="1036" w:name="_Toc365469567"/>
      <w:bookmarkStart w:id="1037" w:name="_Toc361662350"/>
      <w:bookmarkStart w:id="1038" w:name="_Toc361664193"/>
      <w:bookmarkStart w:id="1039" w:name="_Toc361666033"/>
      <w:bookmarkStart w:id="1040" w:name="_Toc361667862"/>
      <w:bookmarkStart w:id="1041" w:name="_Toc364933892"/>
      <w:bookmarkStart w:id="1042" w:name="_Toc365469569"/>
      <w:bookmarkStart w:id="1043" w:name="_Toc361662351"/>
      <w:bookmarkStart w:id="1044" w:name="_Toc361664194"/>
      <w:bookmarkStart w:id="1045" w:name="_Toc361666034"/>
      <w:bookmarkStart w:id="1046" w:name="_Toc361667863"/>
      <w:bookmarkStart w:id="1047" w:name="_Toc364933893"/>
      <w:bookmarkStart w:id="1048" w:name="_Toc365469570"/>
      <w:bookmarkStart w:id="1049" w:name="_Toc361662352"/>
      <w:bookmarkStart w:id="1050" w:name="_Toc361664195"/>
      <w:bookmarkStart w:id="1051" w:name="_Toc361666035"/>
      <w:bookmarkStart w:id="1052" w:name="_Toc361667864"/>
      <w:bookmarkStart w:id="1053" w:name="_Toc364933894"/>
      <w:bookmarkStart w:id="1054" w:name="_Toc365469571"/>
      <w:bookmarkStart w:id="1055" w:name="_Toc361662355"/>
      <w:bookmarkStart w:id="1056" w:name="_Toc361664198"/>
      <w:bookmarkStart w:id="1057" w:name="_Toc361666038"/>
      <w:bookmarkStart w:id="1058" w:name="_Toc361667867"/>
      <w:bookmarkStart w:id="1059" w:name="_Toc364933897"/>
      <w:bookmarkStart w:id="1060" w:name="_Toc365469574"/>
      <w:bookmarkStart w:id="1061" w:name="_Toc361662359"/>
      <w:bookmarkStart w:id="1062" w:name="_Toc361664202"/>
      <w:bookmarkStart w:id="1063" w:name="_Toc361666042"/>
      <w:bookmarkStart w:id="1064" w:name="_Toc361667871"/>
      <w:bookmarkStart w:id="1065" w:name="_Toc364933901"/>
      <w:bookmarkStart w:id="1066" w:name="_Toc365469578"/>
      <w:bookmarkStart w:id="1067" w:name="_Toc361662362"/>
      <w:bookmarkStart w:id="1068" w:name="_Toc361664205"/>
      <w:bookmarkStart w:id="1069" w:name="_Toc361666045"/>
      <w:bookmarkStart w:id="1070" w:name="_Toc361667874"/>
      <w:bookmarkStart w:id="1071" w:name="_Toc364933904"/>
      <w:bookmarkStart w:id="1072" w:name="_Toc365469581"/>
      <w:bookmarkStart w:id="1073" w:name="_Ref365803032"/>
      <w:bookmarkStart w:id="1074" w:name="_Ref365803079"/>
      <w:bookmarkStart w:id="1075" w:name="_Ref365803330"/>
      <w:bookmarkStart w:id="1076" w:name="_Ref365803432"/>
      <w:bookmarkStart w:id="1077" w:name="_Toc432237481"/>
      <w:bookmarkStart w:id="1078" w:name="_Toc432984690"/>
      <w:bookmarkStart w:id="1079" w:name="_Ref456010409"/>
      <w:bookmarkStart w:id="1080" w:name="_Ref457437516"/>
      <w:bookmarkStart w:id="1081" w:name="_Ref457437517"/>
      <w:bookmarkStart w:id="1082" w:name="_Ref457437518"/>
      <w:bookmarkStart w:id="1083" w:name="_Ref457437523"/>
      <w:bookmarkStart w:id="1084" w:name="_Ref457437524"/>
      <w:bookmarkStart w:id="1085" w:name="_Ref457437525"/>
      <w:bookmarkStart w:id="1086" w:name="_Ref457437526"/>
      <w:bookmarkStart w:id="1087" w:name="_Ref457437527"/>
      <w:bookmarkStart w:id="1088" w:name="_Ref457705277"/>
      <w:bookmarkStart w:id="1089" w:name="_Ref457705317"/>
      <w:bookmarkStart w:id="1090" w:name="_Ref457792658"/>
      <w:bookmarkStart w:id="1091" w:name="_Ref457792662"/>
      <w:bookmarkStart w:id="1092" w:name="_Toc472818769"/>
      <w:bookmarkStart w:id="1093" w:name="_Toc235503322"/>
      <w:bookmarkStart w:id="1094" w:name="_Toc241509097"/>
      <w:bookmarkStart w:id="1095" w:name="_Toc244416584"/>
      <w:bookmarkStart w:id="1096" w:name="_Toc276630948"/>
      <w:bookmarkStart w:id="1097" w:name="_Ref365546817"/>
      <w:bookmarkStart w:id="1098" w:name="_Toc375031153"/>
      <w:bookmarkStart w:id="1099" w:name="_Ref378393823"/>
      <w:bookmarkStart w:id="1100" w:name="_Ref379172559"/>
      <w:bookmarkStart w:id="1101" w:name="_Ref379873477"/>
      <w:bookmarkStart w:id="1102" w:name="_Ref381174987"/>
      <w:bookmarkStart w:id="1103" w:name="_Ref381506868"/>
      <w:bookmarkStart w:id="1104" w:name="_Toc381513630"/>
      <w:bookmarkStart w:id="1105" w:name="_Toc382202772"/>
      <w:bookmarkStart w:id="1106" w:name="_Toc382202992"/>
      <w:bookmarkStart w:id="1107" w:name="_Toc382212152"/>
      <w:bookmarkStart w:id="1108" w:name="_Toc382212331"/>
      <w:bookmarkStart w:id="1109" w:name="_Toc382291497"/>
      <w:bookmarkStart w:id="1110" w:name="_Ref382649260"/>
      <w:bookmarkStart w:id="1111" w:name="_Ref382649794"/>
      <w:bookmarkStart w:id="1112" w:name="_Ref383594745"/>
      <w:bookmarkStart w:id="1113" w:name="_Toc385672133"/>
      <w:bookmarkStart w:id="1114" w:name="_Toc393690224"/>
      <w:bookmarkStart w:id="1115" w:name="_Ref424530589"/>
      <w:bookmarkStart w:id="1116" w:name="_Ref424535009"/>
      <w:bookmarkStart w:id="1117" w:name="_Toc366141859"/>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r w:rsidRPr="00E77497">
        <w:t>String Literals</w:t>
      </w:r>
      <w:bookmarkEnd w:id="1073"/>
      <w:bookmarkEnd w:id="1074"/>
      <w:bookmarkEnd w:id="1075"/>
      <w:bookmarkEnd w:id="1076"/>
      <w:bookmarkEnd w:id="1117"/>
    </w:p>
    <w:p w14:paraId="7C363CA0" w14:textId="77777777" w:rsidR="00831B9D" w:rsidRPr="00E77497" w:rsidRDefault="00831B9D" w:rsidP="00831B9D">
      <w:pPr>
        <w:pStyle w:val="Note"/>
      </w:pPr>
      <w:r>
        <w:t>NOTE</w:t>
      </w:r>
      <w:r>
        <w:tab/>
      </w:r>
      <w:r w:rsidRPr="00E77497">
        <w:t xml:space="preserve">A string literal is zero or more </w:t>
      </w:r>
      <w:r>
        <w:t>Unicode code points</w:t>
      </w:r>
      <w:r w:rsidRPr="00E77497">
        <w:t xml:space="preserve"> enclosed in single or double quotes. </w:t>
      </w:r>
      <w:r>
        <w:t>Unicode code points</w:t>
      </w:r>
      <w:r w:rsidRPr="00E77497">
        <w:t xml:space="preserve"> may </w:t>
      </w:r>
      <w:r>
        <w:t xml:space="preserve">also be </w:t>
      </w:r>
      <w:r w:rsidRPr="00E77497">
        <w:t>represented by an escape sequence. All characters may appear literally in a string literal except for the closing quote character, backslash, carriage return, line separator, paragraph separator, and line feed. Any character may appear in the form of an escape sequence.</w:t>
      </w:r>
      <w:r>
        <w:t xml:space="preserve"> String literals evaluate to ECAMScript String values.  When generating these string values Unicode code points are UTF-16 encoded as defined in clause 6. Code points belonging to Basic Multilingual Plane are encoded as a single code unit element of the string.  All other code points are encoded as two code unit elements of the string.</w:t>
      </w:r>
    </w:p>
    <w:p w14:paraId="47C0B997" w14:textId="77777777" w:rsidR="00831B9D" w:rsidRPr="00E77497" w:rsidRDefault="00831B9D" w:rsidP="00831B9D">
      <w:pPr>
        <w:pStyle w:val="Syntax"/>
      </w:pPr>
      <w:r w:rsidRPr="00E77497">
        <w:t>Syntax</w:t>
      </w:r>
    </w:p>
    <w:p w14:paraId="479CAC3F" w14:textId="77777777" w:rsidR="00831B9D" w:rsidRPr="00E77497" w:rsidRDefault="00831B9D" w:rsidP="00831B9D">
      <w:pPr>
        <w:pStyle w:val="SyntaxRule"/>
      </w:pPr>
      <w:r w:rsidRPr="00E77497">
        <w:t xml:space="preserve">StringLiteral </w:t>
      </w:r>
      <w:r w:rsidRPr="00E77497">
        <w:rPr>
          <w:rFonts w:ascii="Arial" w:hAnsi="Arial" w:cs="Arial"/>
          <w:b/>
          <w:i w:val="0"/>
        </w:rPr>
        <w:t>::</w:t>
      </w:r>
    </w:p>
    <w:p w14:paraId="6088D749" w14:textId="77777777" w:rsidR="00831B9D" w:rsidRPr="00E77497" w:rsidRDefault="00831B9D" w:rsidP="00831B9D">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7CB7E2A8" w14:textId="77777777" w:rsidR="00831B9D" w:rsidRPr="00E77497" w:rsidRDefault="00831B9D" w:rsidP="00831B9D">
      <w:pPr>
        <w:pStyle w:val="SyntaxRule"/>
      </w:pPr>
      <w:r w:rsidRPr="00E77497">
        <w:t xml:space="preserve">DoubleStringCharacters </w:t>
      </w:r>
      <w:r w:rsidRPr="00E77497">
        <w:rPr>
          <w:rFonts w:ascii="Arial" w:hAnsi="Arial" w:cs="Arial"/>
          <w:b/>
          <w:i w:val="0"/>
        </w:rPr>
        <w:t>::</w:t>
      </w:r>
    </w:p>
    <w:p w14:paraId="357F50C0" w14:textId="77777777" w:rsidR="00831B9D" w:rsidRPr="00E77497" w:rsidRDefault="00831B9D" w:rsidP="00831B9D">
      <w:pPr>
        <w:pStyle w:val="SyntaxDefinition"/>
        <w:rPr>
          <w:vertAlign w:val="subscript"/>
        </w:rPr>
      </w:pPr>
      <w:r w:rsidRPr="00E77497">
        <w:t>DoubleStringCharacter DoubleStringCharacters</w:t>
      </w:r>
      <w:r w:rsidRPr="00E77497">
        <w:rPr>
          <w:rFonts w:ascii="Arial" w:hAnsi="Arial"/>
          <w:i w:val="0"/>
          <w:vertAlign w:val="subscript"/>
        </w:rPr>
        <w:t>opt</w:t>
      </w:r>
    </w:p>
    <w:p w14:paraId="7049AA31" w14:textId="77777777" w:rsidR="00831B9D" w:rsidRPr="00E77497" w:rsidRDefault="00831B9D" w:rsidP="00831B9D">
      <w:pPr>
        <w:pStyle w:val="SyntaxRule"/>
      </w:pPr>
      <w:r w:rsidRPr="00E77497">
        <w:t xml:space="preserve">SingleStringCharacters </w:t>
      </w:r>
      <w:r w:rsidRPr="00E77497">
        <w:rPr>
          <w:rFonts w:ascii="Arial" w:hAnsi="Arial" w:cs="Arial"/>
          <w:b/>
          <w:i w:val="0"/>
        </w:rPr>
        <w:t>::</w:t>
      </w:r>
    </w:p>
    <w:p w14:paraId="55130ED6" w14:textId="77777777" w:rsidR="00831B9D" w:rsidRPr="00E77497" w:rsidRDefault="00831B9D" w:rsidP="00831B9D">
      <w:pPr>
        <w:pStyle w:val="SyntaxDefinition"/>
        <w:rPr>
          <w:vertAlign w:val="subscript"/>
        </w:rPr>
      </w:pPr>
      <w:r w:rsidRPr="00E77497">
        <w:t>SingleStringCharacter SingleStringCharacters</w:t>
      </w:r>
      <w:r w:rsidRPr="00E77497">
        <w:rPr>
          <w:rFonts w:ascii="Arial" w:hAnsi="Arial"/>
          <w:i w:val="0"/>
          <w:vertAlign w:val="subscript"/>
        </w:rPr>
        <w:t>opt</w:t>
      </w:r>
    </w:p>
    <w:p w14:paraId="572D1D74" w14:textId="77777777" w:rsidR="00831B9D" w:rsidRPr="00E77497" w:rsidRDefault="00831B9D" w:rsidP="00831B9D">
      <w:pPr>
        <w:pStyle w:val="SyntaxRule"/>
      </w:pPr>
      <w:r w:rsidRPr="00E77497">
        <w:t xml:space="preserve">DoubleStringCharacter </w:t>
      </w:r>
      <w:r w:rsidRPr="00E77497">
        <w:rPr>
          <w:rFonts w:ascii="Arial" w:hAnsi="Arial" w:cs="Arial"/>
          <w:b/>
          <w:i w:val="0"/>
        </w:rPr>
        <w:t>::</w:t>
      </w:r>
    </w:p>
    <w:p w14:paraId="78CFD2B0" w14:textId="77777777" w:rsidR="00831B9D" w:rsidRPr="00E77497" w:rsidRDefault="00831B9D" w:rsidP="00831B9D">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57D2AB30" w14:textId="77777777" w:rsidR="00831B9D" w:rsidRPr="00E77497" w:rsidRDefault="00831B9D" w:rsidP="00831B9D">
      <w:pPr>
        <w:pStyle w:val="SyntaxRule"/>
      </w:pPr>
      <w:r w:rsidRPr="00E77497">
        <w:t xml:space="preserve">SingleStringCharacter </w:t>
      </w:r>
      <w:r w:rsidRPr="00E77497">
        <w:rPr>
          <w:rFonts w:ascii="Arial" w:hAnsi="Arial" w:cs="Arial"/>
          <w:b/>
          <w:i w:val="0"/>
        </w:rPr>
        <w:t>::</w:t>
      </w:r>
    </w:p>
    <w:p w14:paraId="47FE3704" w14:textId="77777777" w:rsidR="00831B9D" w:rsidRPr="00E77497" w:rsidRDefault="00831B9D" w:rsidP="00831B9D">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7E91617A" w14:textId="77777777" w:rsidR="00831B9D" w:rsidRPr="00E77497" w:rsidRDefault="00831B9D" w:rsidP="00831B9D">
      <w:pPr>
        <w:pStyle w:val="SyntaxRule"/>
        <w:rPr>
          <w:b/>
        </w:rPr>
      </w:pPr>
      <w:r w:rsidRPr="00E77497">
        <w:t xml:space="preserve">LineContinuation </w:t>
      </w:r>
      <w:r w:rsidRPr="00E77497">
        <w:rPr>
          <w:rFonts w:ascii="Arial" w:hAnsi="Arial" w:cs="Arial"/>
          <w:b/>
          <w:i w:val="0"/>
        </w:rPr>
        <w:t>::</w:t>
      </w:r>
    </w:p>
    <w:p w14:paraId="2A557B09" w14:textId="77777777" w:rsidR="00831B9D" w:rsidRPr="00E77497" w:rsidRDefault="00831B9D" w:rsidP="00831B9D">
      <w:pPr>
        <w:pStyle w:val="SyntaxDefinition"/>
      </w:pPr>
      <w:r w:rsidRPr="00E77497">
        <w:rPr>
          <w:rFonts w:ascii="Courier New" w:hAnsi="Courier New" w:cs="Courier New"/>
          <w:b/>
          <w:i w:val="0"/>
        </w:rPr>
        <w:t xml:space="preserve">\ </w:t>
      </w:r>
      <w:r w:rsidRPr="00E77497">
        <w:t>LineTerminatorSequence</w:t>
      </w:r>
    </w:p>
    <w:p w14:paraId="2C5DC989" w14:textId="77777777" w:rsidR="00831B9D" w:rsidRPr="00E77497" w:rsidRDefault="00831B9D" w:rsidP="00831B9D">
      <w:pPr>
        <w:pStyle w:val="SyntaxRule"/>
      </w:pPr>
      <w:r w:rsidRPr="00E77497">
        <w:t xml:space="preserve">EscapeSequence </w:t>
      </w:r>
      <w:r w:rsidRPr="00E77497">
        <w:rPr>
          <w:rFonts w:ascii="Arial" w:hAnsi="Arial" w:cs="Arial"/>
          <w:b/>
          <w:i w:val="0"/>
        </w:rPr>
        <w:t>::</w:t>
      </w:r>
    </w:p>
    <w:p w14:paraId="25094844" w14:textId="77777777" w:rsidR="00831B9D" w:rsidRPr="00E77497" w:rsidRDefault="00831B9D" w:rsidP="00831B9D">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702614B8" w14:textId="77777777" w:rsidR="00831B9D" w:rsidRPr="00E77497" w:rsidRDefault="00831B9D" w:rsidP="00831B9D">
      <w:r w:rsidRPr="00E77497">
        <w:t xml:space="preserve">A conforming implementation, when processing strict mode code (see </w:t>
      </w:r>
      <w:r>
        <w:fldChar w:fldCharType="begin"/>
      </w:r>
      <w:r>
        <w:instrText xml:space="preserve"> REF _Ref365534967 \r \h </w:instrText>
      </w:r>
      <w:r>
        <w:fldChar w:fldCharType="separate"/>
      </w:r>
      <w:r w:rsidR="00083CEC">
        <w:t>10.1.1</w:t>
      </w:r>
      <w:r>
        <w:fldChar w:fldCharType="end"/>
      </w:r>
      <w:r w:rsidRPr="00E77497">
        <w:t xml:space="preserve">), </w:t>
      </w:r>
      <w:r>
        <w:t>must</w:t>
      </w:r>
      <w:r w:rsidRPr="00E77497">
        <w:t xml:space="preserve"> not extend the syntax of </w:t>
      </w:r>
      <w:r w:rsidRPr="00E77497">
        <w:rPr>
          <w:rFonts w:ascii="Times New Roman" w:hAnsi="Times New Roman"/>
          <w:i/>
        </w:rPr>
        <w:t>EscapeSequence</w:t>
      </w:r>
      <w:r w:rsidRPr="00E77497">
        <w:t xml:space="preserve"> to include </w:t>
      </w:r>
      <w:r w:rsidRPr="00F92BFE">
        <w:rPr>
          <w:rFonts w:ascii="Times New Roman" w:hAnsi="Times New Roman"/>
          <w:i/>
          <w:iCs/>
        </w:rPr>
        <w:t>Legacy</w:t>
      </w:r>
      <w:r w:rsidRPr="00E77497">
        <w:rPr>
          <w:rFonts w:ascii="Times New Roman" w:hAnsi="Times New Roman"/>
          <w:i/>
        </w:rPr>
        <w:t>OctalEscapeSequence</w:t>
      </w:r>
      <w:r w:rsidRPr="00E77497">
        <w:t xml:space="preserve"> as described in </w:t>
      </w:r>
      <w:commentRangeStart w:id="1118"/>
      <w:r w:rsidRPr="00E77497">
        <w:t>B.1.2</w:t>
      </w:r>
      <w:commentRangeEnd w:id="1118"/>
      <w:r>
        <w:rPr>
          <w:rStyle w:val="af6"/>
        </w:rPr>
        <w:commentReference w:id="1118"/>
      </w:r>
      <w:r w:rsidRPr="00E77497">
        <w:t>.</w:t>
      </w:r>
    </w:p>
    <w:p w14:paraId="7FF5C3A3" w14:textId="77777777" w:rsidR="00831B9D" w:rsidRPr="00E77497" w:rsidRDefault="00831B9D" w:rsidP="00831B9D">
      <w:pPr>
        <w:pStyle w:val="SyntaxRule"/>
      </w:pPr>
      <w:r w:rsidRPr="00E77497">
        <w:t xml:space="preserve">CharacterEscapeSequence </w:t>
      </w:r>
      <w:r w:rsidRPr="00E77497">
        <w:rPr>
          <w:rFonts w:ascii="Arial" w:hAnsi="Arial" w:cs="Arial"/>
          <w:b/>
          <w:i w:val="0"/>
        </w:rPr>
        <w:t>::</w:t>
      </w:r>
    </w:p>
    <w:p w14:paraId="125F3A88" w14:textId="77777777" w:rsidR="00831B9D" w:rsidRPr="00E77497" w:rsidRDefault="00831B9D" w:rsidP="00831B9D">
      <w:pPr>
        <w:pStyle w:val="SyntaxDefinition"/>
      </w:pPr>
      <w:r w:rsidRPr="00E77497">
        <w:t>SingleEscapeCharacter</w:t>
      </w:r>
      <w:r w:rsidRPr="00E77497">
        <w:br/>
        <w:t>NonEscapeCharacter</w:t>
      </w:r>
    </w:p>
    <w:p w14:paraId="6A551FB0" w14:textId="77777777" w:rsidR="00831B9D" w:rsidRPr="00E77497" w:rsidRDefault="00831B9D" w:rsidP="00831B9D">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5EAD8A30" w14:textId="77777777" w:rsidR="00831B9D" w:rsidRPr="00C7794D" w:rsidRDefault="00831B9D" w:rsidP="00831B9D">
      <w:pPr>
        <w:pStyle w:val="SyntaxDefinition"/>
        <w:rPr>
          <w:rFonts w:ascii="Courier New" w:hAnsi="Courier New" w:cs="Courier New"/>
          <w:b/>
          <w:i w:val="0"/>
        </w:rPr>
      </w:pPr>
      <w:r w:rsidRPr="00C7794D">
        <w:rPr>
          <w:rFonts w:ascii="Courier New" w:hAnsi="Courier New" w:cs="Courier New"/>
          <w:b/>
          <w:i w:val="0"/>
        </w:rPr>
        <w:t>'  "  \  b  f  n  r  t  v</w:t>
      </w:r>
    </w:p>
    <w:p w14:paraId="429B38D1" w14:textId="77777777" w:rsidR="00831B9D" w:rsidRPr="009C202C" w:rsidRDefault="00831B9D" w:rsidP="00831B9D">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57DF7A8C" w14:textId="77777777" w:rsidR="00831B9D" w:rsidRPr="00E77497" w:rsidRDefault="00831B9D" w:rsidP="00831B9D">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336D37C8" w14:textId="77777777" w:rsidR="00831B9D" w:rsidRPr="00E77497" w:rsidRDefault="00831B9D" w:rsidP="00831B9D">
      <w:pPr>
        <w:pStyle w:val="SyntaxRule"/>
      </w:pPr>
      <w:r w:rsidRPr="00E77497">
        <w:t xml:space="preserve">EscapeCharacter </w:t>
      </w:r>
      <w:r w:rsidRPr="00E77497">
        <w:rPr>
          <w:rFonts w:ascii="Arial" w:hAnsi="Arial" w:cs="Arial"/>
          <w:b/>
          <w:i w:val="0"/>
        </w:rPr>
        <w:t>::</w:t>
      </w:r>
    </w:p>
    <w:p w14:paraId="0001D538" w14:textId="77777777" w:rsidR="00831B9D" w:rsidRPr="00E77497" w:rsidRDefault="00831B9D" w:rsidP="00831B9D">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615D657C" w14:textId="77777777" w:rsidR="00831B9D" w:rsidRPr="00E77497" w:rsidRDefault="00831B9D" w:rsidP="00831B9D">
      <w:pPr>
        <w:pStyle w:val="SyntaxRule"/>
      </w:pPr>
      <w:r w:rsidRPr="00E77497">
        <w:t xml:space="preserve">HexEscapeSequence </w:t>
      </w:r>
      <w:r w:rsidRPr="00E77497">
        <w:rPr>
          <w:rFonts w:ascii="Arial" w:hAnsi="Arial" w:cs="Arial"/>
          <w:b/>
          <w:i w:val="0"/>
        </w:rPr>
        <w:t>::</w:t>
      </w:r>
    </w:p>
    <w:p w14:paraId="570B4354" w14:textId="77777777" w:rsidR="00831B9D" w:rsidRPr="00E77497" w:rsidRDefault="00831B9D" w:rsidP="00831B9D">
      <w:pPr>
        <w:pStyle w:val="SyntaxDefinition"/>
      </w:pPr>
      <w:r w:rsidRPr="00E77497">
        <w:rPr>
          <w:rFonts w:ascii="Courier New" w:hAnsi="Courier New"/>
          <w:b/>
          <w:i w:val="0"/>
        </w:rPr>
        <w:t xml:space="preserve">x </w:t>
      </w:r>
      <w:r w:rsidRPr="00E77497">
        <w:t>HexDigit HexDigit</w:t>
      </w:r>
    </w:p>
    <w:p w14:paraId="6622C9D3" w14:textId="77777777" w:rsidR="00831B9D" w:rsidRPr="00E77497" w:rsidRDefault="00831B9D" w:rsidP="00831B9D">
      <w:pPr>
        <w:pStyle w:val="SyntaxRule"/>
      </w:pPr>
      <w:r w:rsidRPr="00E77497">
        <w:t xml:space="preserve">UnicodeEscapeSequence </w:t>
      </w:r>
      <w:r w:rsidRPr="00E77497">
        <w:rPr>
          <w:rFonts w:ascii="Arial" w:hAnsi="Arial" w:cs="Arial"/>
          <w:b/>
          <w:i w:val="0"/>
        </w:rPr>
        <w:t>::</w:t>
      </w:r>
    </w:p>
    <w:p w14:paraId="5FA59B76" w14:textId="77777777" w:rsidR="00831B9D" w:rsidRPr="0056346D" w:rsidRDefault="00831B9D" w:rsidP="00831B9D">
      <w:pPr>
        <w:pStyle w:val="SyntaxDefinition"/>
        <w:rPr>
          <w:rFonts w:ascii="Courier New" w:hAnsi="Courier New" w:cs="Courier New"/>
          <w:b/>
          <w:i w:val="0"/>
        </w:rPr>
      </w:pPr>
      <w:r w:rsidRPr="00E77497">
        <w:rPr>
          <w:rFonts w:ascii="Courier New" w:hAnsi="Courier New"/>
          <w:b/>
          <w:i w:val="0"/>
        </w:rPr>
        <w:t>u</w:t>
      </w:r>
      <w:r w:rsidRPr="00E77497">
        <w:t xml:space="preserve"> HexDigit HexDigit HexDigit HexDigit</w:t>
      </w:r>
      <w:r>
        <w:br/>
      </w:r>
      <w:r>
        <w:rPr>
          <w:rFonts w:ascii="Courier New" w:hAnsi="Courier New" w:cs="Courier New"/>
          <w:b/>
          <w:i w:val="0"/>
        </w:rPr>
        <w:t xml:space="preserve">u{ </w:t>
      </w:r>
      <w:r w:rsidRPr="00E77497">
        <w:t>HexDigit</w:t>
      </w:r>
      <w:r>
        <w:t>s</w:t>
      </w:r>
      <w:r>
        <w:rPr>
          <w:rFonts w:ascii="Courier New" w:hAnsi="Courier New" w:cs="Courier New"/>
          <w:b/>
          <w:i w:val="0"/>
        </w:rPr>
        <w:t xml:space="preserve"> }</w:t>
      </w:r>
    </w:p>
    <w:p w14:paraId="6F49E8B6" w14:textId="77777777" w:rsidR="00831B9D" w:rsidRPr="00E77497" w:rsidRDefault="00831B9D" w:rsidP="00831B9D">
      <w:r w:rsidRPr="00E77497">
        <w:t xml:space="preserve">The definition of the nonterminal </w:t>
      </w:r>
      <w:r w:rsidRPr="00E77497">
        <w:rPr>
          <w:rFonts w:ascii="Times New Roman" w:hAnsi="Times New Roman"/>
          <w:i/>
        </w:rPr>
        <w:t>HexDigit</w:t>
      </w:r>
      <w:r w:rsidRPr="00E77497">
        <w:t xml:space="preserve"> is given in </w:t>
      </w:r>
      <w:r>
        <w:fldChar w:fldCharType="begin"/>
      </w:r>
      <w:r>
        <w:instrText xml:space="preserve"> REF _Ref424530746 \r \h </w:instrText>
      </w:r>
      <w:r>
        <w:fldChar w:fldCharType="separate"/>
      </w:r>
      <w:r w:rsidR="00083CEC">
        <w:t>11.8.3</w:t>
      </w:r>
      <w:r>
        <w:fldChar w:fldCharType="end"/>
      </w:r>
      <w:r w:rsidRPr="00E77497">
        <w:t xml:space="preserve">. </w:t>
      </w:r>
      <w:r w:rsidRPr="00E77497">
        <w:rPr>
          <w:rFonts w:ascii="Times New Roman" w:hAnsi="Times New Roman"/>
          <w:i/>
        </w:rPr>
        <w:t>SourceCharacter</w:t>
      </w:r>
      <w:r w:rsidRPr="00E77497">
        <w:t xml:space="preserve"> is defined in clause </w:t>
      </w:r>
      <w:r>
        <w:fldChar w:fldCharType="begin"/>
      </w:r>
      <w:r>
        <w:instrText xml:space="preserve"> REF _Ref365480122 \r \h </w:instrText>
      </w:r>
      <w:r>
        <w:fldChar w:fldCharType="separate"/>
      </w:r>
      <w:r w:rsidR="00083CEC">
        <w:t>10</w:t>
      </w:r>
      <w:r>
        <w:fldChar w:fldCharType="end"/>
      </w:r>
      <w:r w:rsidRPr="00E77497">
        <w:t>.</w:t>
      </w:r>
    </w:p>
    <w:p w14:paraId="01718F13" w14:textId="77777777" w:rsidR="00831B9D" w:rsidRPr="00E77497" w:rsidRDefault="00831B9D" w:rsidP="00831B9D">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p>
    <w:p w14:paraId="7C8A703D" w14:textId="77777777" w:rsidR="00831B9D" w:rsidRDefault="00831B9D" w:rsidP="00831B9D">
      <w:pPr>
        <w:rPr>
          <w:rFonts w:ascii="Helvetica" w:hAnsi="Helvetica"/>
          <w:b/>
        </w:rPr>
      </w:pPr>
      <w:r>
        <w:rPr>
          <w:rFonts w:ascii="Helvetica" w:hAnsi="Helvetica"/>
          <w:b/>
        </w:rPr>
        <w:t>Static Semantics</w:t>
      </w:r>
    </w:p>
    <w:p w14:paraId="6600D808" w14:textId="77777777" w:rsidR="00831B9D" w:rsidRDefault="00831B9D" w:rsidP="00831B9D">
      <w:pPr>
        <w:rPr>
          <w:rFonts w:ascii="Helvetica" w:hAnsi="Helvetica"/>
          <w:b/>
        </w:rPr>
      </w:pPr>
      <w:r w:rsidRPr="00E77497">
        <w:rPr>
          <w:rFonts w:ascii="Helvetica" w:hAnsi="Helvetica"/>
          <w:b/>
        </w:rPr>
        <w:t>Static Semantics:  Early Errors</w:t>
      </w:r>
    </w:p>
    <w:p w14:paraId="496CAAA9" w14:textId="77777777" w:rsidR="00831B9D" w:rsidRPr="00E77497" w:rsidRDefault="00831B9D" w:rsidP="00831B9D">
      <w:pPr>
        <w:rPr>
          <w:rFonts w:ascii="Helvetica" w:hAnsi="Helvetica"/>
          <w:b/>
        </w:rPr>
      </w:pPr>
      <w:r w:rsidRPr="00255A87">
        <w:rPr>
          <w:rFonts w:ascii="Times New Roman" w:hAnsi="Times New Roman"/>
          <w:i/>
        </w:rPr>
        <w:t>UnicodeEscapeSequence</w:t>
      </w:r>
      <w:r w:rsidRPr="00E77497">
        <w:t xml:space="preserve"> </w:t>
      </w:r>
      <w:r w:rsidRPr="00E77497">
        <w:rPr>
          <w:b/>
        </w:rPr>
        <w:t>::</w:t>
      </w:r>
      <w:r w:rsidRPr="00E77497">
        <w:t xml:space="preserve"> </w:t>
      </w:r>
      <w:r w:rsidRPr="00D639BE">
        <w:rPr>
          <w:rFonts w:ascii="Courier New" w:hAnsi="Courier New"/>
          <w:b/>
        </w:rPr>
        <w:t>u</w:t>
      </w:r>
      <w:r>
        <w:rPr>
          <w:rFonts w:ascii="Courier New" w:hAnsi="Courier New"/>
          <w:b/>
        </w:rPr>
        <w:t>{</w:t>
      </w:r>
      <w:r w:rsidRPr="00E77497">
        <w:rPr>
          <w:i/>
        </w:rPr>
        <w:t xml:space="preserve"> </w:t>
      </w:r>
      <w:r w:rsidRPr="00E77497">
        <w:rPr>
          <w:rStyle w:val="bnf"/>
        </w:rPr>
        <w:t>HexDigit</w:t>
      </w:r>
      <w:r>
        <w:rPr>
          <w:rStyle w:val="bnf"/>
        </w:rPr>
        <w:t>s</w:t>
      </w:r>
      <w:r w:rsidRPr="00E77497">
        <w:rPr>
          <w:i/>
        </w:rPr>
        <w:t xml:space="preserve"> </w:t>
      </w:r>
      <w:r>
        <w:rPr>
          <w:rFonts w:ascii="Courier New" w:hAnsi="Courier New"/>
          <w:b/>
        </w:rPr>
        <w:t>}</w:t>
      </w:r>
    </w:p>
    <w:p w14:paraId="68DBE39E" w14:textId="77777777" w:rsidR="00831B9D" w:rsidRDefault="00831B9D" w:rsidP="00831B9D">
      <w:pPr>
        <w:numPr>
          <w:ilvl w:val="0"/>
          <w:numId w:val="403"/>
        </w:numPr>
        <w:spacing w:before="240" w:after="220"/>
      </w:pPr>
      <w:r>
        <w:t xml:space="preserve">It is a Syntax Error if the </w:t>
      </w:r>
      <w:r>
        <w:rPr>
          <w:rFonts w:cs="Arial"/>
        </w:rPr>
        <w:t xml:space="preserve">MV of </w:t>
      </w:r>
      <w:r w:rsidRPr="00255A87">
        <w:rPr>
          <w:rStyle w:val="bnf"/>
        </w:rPr>
        <w:t>HexDigit</w:t>
      </w:r>
      <w:r>
        <w:rPr>
          <w:rStyle w:val="bnf"/>
        </w:rPr>
        <w:t>s</w:t>
      </w:r>
      <w:r w:rsidRPr="007F2AF2">
        <w:rPr>
          <w:rFonts w:ascii="Times New Roman" w:hAnsi="Times New Roman"/>
          <w:i/>
        </w:rPr>
        <w:t xml:space="preserve"> </w:t>
      </w:r>
      <w:r>
        <w:t xml:space="preserve">&gt; </w:t>
      </w:r>
      <w:r w:rsidRPr="00255A87">
        <w:rPr>
          <w:rFonts w:ascii="Times New Roman" w:hAnsi="Times New Roman"/>
        </w:rPr>
        <w:t>1</w:t>
      </w:r>
      <w:r>
        <w:rPr>
          <w:rFonts w:ascii="Times New Roman" w:hAnsi="Times New Roman"/>
        </w:rPr>
        <w:t>114111</w:t>
      </w:r>
      <w:r>
        <w:rPr>
          <w:rStyle w:val="bnf"/>
          <w:rFonts w:ascii="Arial" w:hAnsi="Arial" w:cs="Arial"/>
          <w:i w:val="0"/>
        </w:rPr>
        <w:t>.</w:t>
      </w:r>
      <w:r w:rsidRPr="00E77497">
        <w:rPr>
          <w:rFonts w:ascii="Courier New" w:hAnsi="Courier New" w:cs="Courier New"/>
          <w:b/>
          <w:iCs/>
        </w:rPr>
        <w:t xml:space="preserve"> </w:t>
      </w:r>
    </w:p>
    <w:p w14:paraId="56B81683" w14:textId="77777777" w:rsidR="00831B9D" w:rsidRPr="00E77497" w:rsidRDefault="00831B9D" w:rsidP="00831B9D">
      <w:pPr>
        <w:rPr>
          <w:rFonts w:ascii="Helvetica" w:hAnsi="Helvetica"/>
          <w:b/>
        </w:rPr>
      </w:pPr>
      <w:r w:rsidRPr="00E77497">
        <w:rPr>
          <w:rFonts w:ascii="Helvetica" w:hAnsi="Helvetica"/>
          <w:b/>
        </w:rPr>
        <w:t xml:space="preserve">Static Semantics:  </w:t>
      </w:r>
      <w:r>
        <w:rPr>
          <w:rStyle w:val="bnf"/>
          <w:rFonts w:ascii="Helvetica" w:hAnsi="Helvetica"/>
          <w:b/>
          <w:i w:val="0"/>
        </w:rPr>
        <w:t>SV’s and CV’s</w:t>
      </w:r>
    </w:p>
    <w:p w14:paraId="6F4491EE" w14:textId="77777777" w:rsidR="00831B9D" w:rsidRPr="00E77497" w:rsidRDefault="00831B9D" w:rsidP="00831B9D">
      <w:r w:rsidRPr="00E77497">
        <w:t xml:space="preserve">A string literal stands for a value of the String type. The String value (SV) of the literal is described in terms of </w:t>
      </w:r>
      <w:r>
        <w:t>code unit</w:t>
      </w:r>
      <w:r w:rsidRPr="00E77497">
        <w:t xml:space="preserve"> values (CV) contributed by the various parts of the string literal. As part of this process, some </w:t>
      </w:r>
      <w:r>
        <w:t xml:space="preserve">Unicode </w:t>
      </w:r>
      <w:r w:rsidRPr="00E77497">
        <w:t xml:space="preserve">characters within the string literal are interpreted as having a mathematical value (MV), as described below or in </w:t>
      </w:r>
      <w:r>
        <w:fldChar w:fldCharType="begin"/>
      </w:r>
      <w:r>
        <w:instrText xml:space="preserve"> REF _Ref424530746 \r \h </w:instrText>
      </w:r>
      <w:r>
        <w:fldChar w:fldCharType="separate"/>
      </w:r>
      <w:r w:rsidR="00083CEC">
        <w:t>11.8.3</w:t>
      </w:r>
      <w:r>
        <w:fldChar w:fldCharType="end"/>
      </w:r>
      <w:r w:rsidRPr="00E77497">
        <w:t>.</w:t>
      </w:r>
    </w:p>
    <w:p w14:paraId="349F3858"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5B415C90"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7588DCEC"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1E90370F"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1D9CEE87"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code units that i</w:t>
      </w:r>
      <w:r>
        <w:rPr>
          <w:rFonts w:ascii="Arial" w:hAnsi="Arial" w:cs="Arial"/>
        </w:rPr>
        <w:t>s</w:t>
      </w:r>
      <w:r w:rsidRPr="00E77497">
        <w:rPr>
          <w:rFonts w:ascii="Arial" w:hAnsi="Arial" w:cs="Arial"/>
        </w:rPr>
        <w:t xml:space="preserve"> the CV of </w:t>
      </w:r>
      <w:r w:rsidRPr="00E77497">
        <w:rPr>
          <w:i/>
        </w:rPr>
        <w:t>DoubleStringCharacter</w:t>
      </w:r>
      <w:r w:rsidRPr="00E77497">
        <w:t>.</w:t>
      </w:r>
    </w:p>
    <w:p w14:paraId="28776DBD"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 xml:space="preserve">code units that is </w:t>
      </w:r>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r>
        <w:rPr>
          <w:rFonts w:ascii="Arial" w:hAnsi="Arial"/>
        </w:rPr>
        <w:t xml:space="preserve">code units </w:t>
      </w:r>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14:paraId="08B9A416"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r>
        <w:rPr>
          <w:rFonts w:ascii="Arial" w:hAnsi="Arial" w:cs="Arial"/>
        </w:rPr>
        <w:t>or two</w:t>
      </w:r>
      <w:r w:rsidRPr="00E77497">
        <w:rPr>
          <w:rFonts w:ascii="Arial" w:hAnsi="Arial" w:cs="Arial"/>
        </w:rPr>
        <w:t xml:space="preserve"> </w:t>
      </w:r>
      <w:r>
        <w:rPr>
          <w:rFonts w:ascii="Arial" w:hAnsi="Arial"/>
        </w:rPr>
        <w:t>code units that is</w:t>
      </w:r>
      <w:r w:rsidRPr="00E77497">
        <w:rPr>
          <w:rFonts w:ascii="Arial" w:hAnsi="Arial" w:cs="Arial"/>
        </w:rPr>
        <w:t xml:space="preserve"> the CV of</w:t>
      </w:r>
      <w:r w:rsidRPr="00E77497">
        <w:t xml:space="preserve"> </w:t>
      </w:r>
      <w:r w:rsidRPr="00E77497">
        <w:rPr>
          <w:i/>
        </w:rPr>
        <w:t>SingleStringCharacter</w:t>
      </w:r>
      <w:r w:rsidRPr="00E77497">
        <w:t>.</w:t>
      </w:r>
    </w:p>
    <w:p w14:paraId="54D88ADA"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r>
        <w:rPr>
          <w:rFonts w:ascii="Arial" w:hAnsi="Arial" w:cs="Arial"/>
        </w:rPr>
        <w:t xml:space="preserve"> one or two</w:t>
      </w:r>
      <w:r w:rsidRPr="00E77497">
        <w:rPr>
          <w:rFonts w:ascii="Arial" w:hAnsi="Arial" w:cs="Arial"/>
        </w:rPr>
        <w:t xml:space="preserve"> </w:t>
      </w:r>
      <w:r>
        <w:rPr>
          <w:rFonts w:ascii="Arial" w:hAnsi="Arial"/>
        </w:rPr>
        <w:t>code units that is</w:t>
      </w:r>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r>
        <w:rPr>
          <w:rFonts w:ascii="Arial" w:hAnsi="Arial"/>
        </w:rPr>
        <w:t>code units</w:t>
      </w:r>
      <w:r w:rsidRPr="00675B74" w:rsidDel="009975C2">
        <w:rPr>
          <w:rFonts w:ascii="Arial" w:hAnsi="Arial" w:cs="Arial"/>
        </w:rPr>
        <w:t xml:space="preserve"> </w:t>
      </w:r>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14:paraId="1253A324"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 xml:space="preserve">is the empty </w:t>
      </w:r>
      <w:r>
        <w:rPr>
          <w:rFonts w:ascii="Arial" w:hAnsi="Arial"/>
        </w:rPr>
        <w:t>code unit</w:t>
      </w:r>
      <w:r w:rsidRPr="00E77497" w:rsidDel="009975C2">
        <w:rPr>
          <w:rFonts w:ascii="Arial" w:hAnsi="Arial"/>
        </w:rPr>
        <w:t xml:space="preserve"> </w:t>
      </w:r>
      <w:r w:rsidRPr="00E77497">
        <w:rPr>
          <w:rFonts w:ascii="Arial" w:hAnsi="Arial"/>
        </w:rPr>
        <w:t>sequence.</w:t>
      </w:r>
    </w:p>
    <w:p w14:paraId="2DA65CAB"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975C2">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code point value of </w:t>
      </w:r>
      <w:r w:rsidRPr="00E77497">
        <w:rPr>
          <w:i/>
        </w:rPr>
        <w:t>SourceCharacter</w:t>
      </w:r>
      <w:r>
        <w:rPr>
          <w:rFonts w:ascii="Arial" w:hAnsi="Arial" w:cs="Arial"/>
        </w:rPr>
        <w:t>.</w:t>
      </w:r>
    </w:p>
    <w:p w14:paraId="623DD5A0"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79393C3B"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23C88CDC"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56346D">
        <w:rPr>
          <w:rFonts w:ascii="Arial" w:hAnsi="Arial"/>
        </w:rPr>
        <w:t xml:space="preserve"> </w:t>
      </w:r>
      <w:r w:rsidRPr="00665EB3">
        <w:t>UTF</w:t>
      </w:r>
      <w:r>
        <w:t>-</w:t>
      </w:r>
      <w:r w:rsidRPr="00665EB3">
        <w:t>16 Encoding</w:t>
      </w:r>
      <w:r>
        <w:rPr>
          <w:rFonts w:ascii="Arial" w:hAnsi="Arial" w:cs="Arial"/>
        </w:rPr>
        <w:t xml:space="preserve"> (clause 6) of the code point value of</w:t>
      </w:r>
      <w:r w:rsidRPr="00E77497">
        <w:rPr>
          <w:i/>
        </w:rPr>
        <w:t xml:space="preserve"> SourceCharacter</w:t>
      </w:r>
      <w:r w:rsidRPr="00E77497">
        <w:t xml:space="preserve"> </w:t>
      </w:r>
      <w:r w:rsidRPr="00E77497">
        <w:rPr>
          <w:rFonts w:ascii="Arial" w:hAnsi="Arial" w:cs="Arial"/>
        </w:rPr>
        <w:t>.</w:t>
      </w:r>
    </w:p>
    <w:p w14:paraId="5FD09D46"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612E7FF6"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4FEFF208"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43250BCD"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Pr="0056346D">
        <w:t>0</w:t>
      </w:r>
      <w:r>
        <w:rPr>
          <w:rFonts w:ascii="Arial" w:hAnsi="Arial" w:cs="Arial"/>
        </w:rPr>
        <w:t>.</w:t>
      </w:r>
      <w:r w:rsidRPr="00E77497">
        <w:rPr>
          <w:rFonts w:ascii="Arial" w:hAnsi="Arial" w:cs="Arial"/>
        </w:rPr>
        <w:t xml:space="preserve"> </w:t>
      </w:r>
    </w:p>
    <w:p w14:paraId="7F428AB7"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36D0871E"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78DC4E74" w14:textId="77777777" w:rsidR="00831B9D" w:rsidRPr="00DA3686" w:rsidRDefault="00831B9D" w:rsidP="00831B9D">
      <w:pPr>
        <w:pStyle w:val="MathSpecialCase3"/>
        <w:numPr>
          <w:ilvl w:val="2"/>
          <w:numId w:val="31"/>
        </w:numPr>
        <w:tabs>
          <w:tab w:val="left" w:pos="450"/>
        </w:tabs>
        <w:spacing w:after="60"/>
        <w:ind w:left="446" w:hanging="446"/>
        <w:rPr>
          <w:rFonts w:ascii="Arial" w:hAnsi="Arial" w:cs="Arial"/>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w:t>
      </w:r>
      <w:r w:rsidR="00DA3686">
        <w:rPr>
          <w:rFonts w:ascii="Arial" w:hAnsi="Arial" w:cs="Arial"/>
        </w:rPr>
        <w:t xml:space="preserve"> to </w:t>
      </w:r>
      <w:r w:rsidR="00DA3686" w:rsidRPr="00DA3686">
        <w:rPr>
          <w:rFonts w:ascii="Arial" w:hAnsi="Arial" w:cs="Arial"/>
        </w:rPr>
        <w:fldChar w:fldCharType="begin"/>
      </w:r>
      <w:r w:rsidR="00DA3686" w:rsidRPr="00DA3686">
        <w:rPr>
          <w:rFonts w:ascii="Arial" w:hAnsi="Arial" w:cs="Arial"/>
        </w:rPr>
        <w:instrText xml:space="preserve"> REF _Ref365803173 \h </w:instrText>
      </w:r>
      <w:r w:rsidR="00DA3686" w:rsidRPr="00DA3686">
        <w:rPr>
          <w:rFonts w:ascii="Arial" w:hAnsi="Arial" w:cs="Arial"/>
        </w:rPr>
      </w:r>
      <w:r w:rsidR="00DA3686">
        <w:rPr>
          <w:rFonts w:ascii="Arial" w:hAnsi="Arial" w:cs="Arial"/>
        </w:rPr>
        <w:instrText xml:space="preserve"> \* MERGEFORMAT </w:instrText>
      </w:r>
      <w:r w:rsidR="00DA3686" w:rsidRPr="00DA3686">
        <w:rPr>
          <w:rFonts w:ascii="Arial" w:hAnsi="Arial" w:cs="Arial"/>
        </w:rPr>
        <w:fldChar w:fldCharType="separate"/>
      </w:r>
      <w:ins w:id="1119" w:author="Rev 18 Allen Wirfs-Brock" w:date="2013-09-05T11:12:00Z">
        <w:r w:rsidR="00C37EEF" w:rsidRPr="00C37EEF">
          <w:rPr>
            <w:rFonts w:ascii="Arial" w:hAnsi="Arial" w:cs="Arial"/>
            <w:rPrChange w:id="1120" w:author="Rev 18 Allen Wirfs-Brock" w:date="2013-09-05T11:12:00Z">
              <w:rPr/>
            </w:rPrChange>
          </w:rPr>
          <w:t xml:space="preserve">Table </w:t>
        </w:r>
        <w:r w:rsidR="00C37EEF" w:rsidRPr="00C37EEF">
          <w:rPr>
            <w:rFonts w:ascii="Arial" w:hAnsi="Arial" w:cs="Arial"/>
            <w:noProof/>
            <w:rPrChange w:id="1121" w:author="Rev 18 Allen Wirfs-Brock" w:date="2013-09-05T11:12:00Z">
              <w:rPr>
                <w:noProof/>
              </w:rPr>
            </w:rPrChange>
          </w:rPr>
          <w:t>30</w:t>
        </w:r>
      </w:ins>
      <w:del w:id="1122" w:author="Rev 18 Allen Wirfs-Brock" w:date="2013-09-05T11:12:00Z">
        <w:r w:rsidR="00FB0307" w:rsidRPr="00FB0307" w:rsidDel="00C37EEF">
          <w:rPr>
            <w:rFonts w:ascii="Arial" w:hAnsi="Arial" w:cs="Arial"/>
          </w:rPr>
          <w:delText xml:space="preserve">Table </w:delText>
        </w:r>
        <w:r w:rsidR="00FB0307" w:rsidRPr="00FB0307" w:rsidDel="00C37EEF">
          <w:rPr>
            <w:rFonts w:ascii="Arial" w:hAnsi="Arial" w:cs="Arial"/>
            <w:noProof/>
          </w:rPr>
          <w:delText>30</w:delText>
        </w:r>
      </w:del>
      <w:r w:rsidR="00DA3686" w:rsidRPr="00DA3686">
        <w:rPr>
          <w:rFonts w:ascii="Arial" w:hAnsi="Arial" w:cs="Arial"/>
        </w:rPr>
        <w:fldChar w:fldCharType="end"/>
      </w:r>
      <w:r w:rsidR="00DA3686">
        <w:rPr>
          <w:rFonts w:ascii="Arial" w:hAnsi="Arial" w:cs="Arial"/>
        </w:rPr>
        <w:t>.</w:t>
      </w:r>
    </w:p>
    <w:p w14:paraId="36BAC010" w14:textId="77777777" w:rsidR="00831B9D" w:rsidRDefault="00831B9D" w:rsidP="00831B9D">
      <w:pPr>
        <w:pStyle w:val="afffff4"/>
        <w:keepNext/>
        <w:spacing w:before="120" w:after="120"/>
        <w:jc w:val="center"/>
      </w:pPr>
      <w:bookmarkStart w:id="1123" w:name="_Ref365803173"/>
      <w:r>
        <w:t xml:space="preserve">Table </w:t>
      </w:r>
      <w:r>
        <w:fldChar w:fldCharType="begin"/>
      </w:r>
      <w:r>
        <w:instrText xml:space="preserve"> SEQ Table \* ARABIC </w:instrText>
      </w:r>
      <w:r>
        <w:fldChar w:fldCharType="separate"/>
      </w:r>
      <w:r w:rsidR="00083CEC">
        <w:rPr>
          <w:noProof/>
        </w:rPr>
        <w:t>30</w:t>
      </w:r>
      <w:r>
        <w:fldChar w:fldCharType="end"/>
      </w:r>
      <w:bookmarkEnd w:id="1123"/>
      <w:r>
        <w:rPr>
          <w:lang w:val="en-US"/>
        </w:rPr>
        <w:t xml:space="preserve"> </w:t>
      </w:r>
      <w:r w:rsidRPr="009839DA">
        <w:rPr>
          <w:lang w:val="en-US"/>
        </w:rPr>
        <w:t>— String Single Character Escape Sequences</w:t>
      </w:r>
    </w:p>
    <w:tbl>
      <w:tblPr>
        <w:tblW w:w="0" w:type="auto"/>
        <w:jc w:val="center"/>
        <w:tblLayout w:type="fixed"/>
        <w:tblCellMar>
          <w:left w:w="216" w:type="dxa"/>
          <w:right w:w="216" w:type="dxa"/>
        </w:tblCellMar>
        <w:tblLook w:val="0000" w:firstRow="0" w:lastRow="0" w:firstColumn="0" w:lastColumn="0" w:noHBand="0" w:noVBand="0"/>
      </w:tblPr>
      <w:tblGrid>
        <w:gridCol w:w="2198"/>
        <w:gridCol w:w="2160"/>
        <w:gridCol w:w="2148"/>
        <w:gridCol w:w="1264"/>
      </w:tblGrid>
      <w:tr w:rsidR="00831B9D" w:rsidRPr="00E77497" w14:paraId="79CFD892" w14:textId="77777777" w:rsidTr="00831B9D">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14:paraId="3566EC79" w14:textId="77777777"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14:paraId="488A9C72" w14:textId="77777777"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14:paraId="08A0ADFD" w14:textId="77777777"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14:paraId="173F7DF5" w14:textId="77777777"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831B9D" w:rsidRPr="00E77497" w14:paraId="7C6D77EA" w14:textId="77777777" w:rsidTr="00831B9D">
        <w:trPr>
          <w:jc w:val="center"/>
        </w:trPr>
        <w:tc>
          <w:tcPr>
            <w:tcW w:w="2198" w:type="dxa"/>
            <w:tcBorders>
              <w:left w:val="single" w:sz="6" w:space="0" w:color="000000"/>
            </w:tcBorders>
          </w:tcPr>
          <w:p w14:paraId="35B45E90" w14:textId="77777777" w:rsidR="00831B9D" w:rsidRPr="00E77497" w:rsidRDefault="00831B9D" w:rsidP="00831B9D">
            <w:pPr>
              <w:keepNext/>
              <w:spacing w:after="60"/>
              <w:jc w:val="center"/>
            </w:pPr>
            <w:r w:rsidRPr="00E77497">
              <w:rPr>
                <w:rFonts w:ascii="Courier New" w:hAnsi="Courier New"/>
                <w:b/>
              </w:rPr>
              <w:t>\b</w:t>
            </w:r>
          </w:p>
        </w:tc>
        <w:tc>
          <w:tcPr>
            <w:tcW w:w="2160" w:type="dxa"/>
          </w:tcPr>
          <w:p w14:paraId="639C8829" w14:textId="77777777" w:rsidR="00831B9D" w:rsidRPr="00E77497" w:rsidRDefault="00831B9D" w:rsidP="00831B9D">
            <w:pPr>
              <w:keepNext/>
              <w:spacing w:after="60"/>
            </w:pPr>
            <w:r>
              <w:rPr>
                <w:rFonts w:ascii="Courier New" w:hAnsi="Courier New"/>
                <w:b/>
              </w:rPr>
              <w:t>0x000</w:t>
            </w:r>
            <w:r w:rsidRPr="00E77497">
              <w:rPr>
                <w:rFonts w:ascii="Courier New" w:hAnsi="Courier New"/>
                <w:b/>
              </w:rPr>
              <w:t>8</w:t>
            </w:r>
          </w:p>
        </w:tc>
        <w:tc>
          <w:tcPr>
            <w:tcW w:w="2148" w:type="dxa"/>
          </w:tcPr>
          <w:p w14:paraId="07208289" w14:textId="77777777" w:rsidR="00831B9D" w:rsidRPr="00E77497" w:rsidRDefault="00831B9D" w:rsidP="00831B9D">
            <w:pPr>
              <w:keepNext/>
              <w:spacing w:after="60"/>
            </w:pPr>
            <w:r w:rsidRPr="00E77497">
              <w:t>backspace</w:t>
            </w:r>
          </w:p>
        </w:tc>
        <w:tc>
          <w:tcPr>
            <w:tcW w:w="1264" w:type="dxa"/>
            <w:tcBorders>
              <w:right w:val="single" w:sz="6" w:space="0" w:color="000000"/>
            </w:tcBorders>
          </w:tcPr>
          <w:p w14:paraId="053C7BFE" w14:textId="77777777" w:rsidR="00831B9D" w:rsidRPr="00E77497" w:rsidRDefault="00831B9D" w:rsidP="00831B9D">
            <w:pPr>
              <w:keepNext/>
              <w:spacing w:after="60"/>
            </w:pPr>
            <w:r w:rsidRPr="00E77497">
              <w:t>&lt;BS&gt;</w:t>
            </w:r>
          </w:p>
        </w:tc>
      </w:tr>
      <w:tr w:rsidR="00831B9D" w:rsidRPr="00E77497" w14:paraId="3456493F" w14:textId="77777777" w:rsidTr="00831B9D">
        <w:trPr>
          <w:jc w:val="center"/>
        </w:trPr>
        <w:tc>
          <w:tcPr>
            <w:tcW w:w="2198" w:type="dxa"/>
            <w:tcBorders>
              <w:left w:val="single" w:sz="6" w:space="0" w:color="000000"/>
            </w:tcBorders>
          </w:tcPr>
          <w:p w14:paraId="0E9E5880" w14:textId="77777777" w:rsidR="00831B9D" w:rsidRPr="00E77497" w:rsidRDefault="00831B9D" w:rsidP="00831B9D">
            <w:pPr>
              <w:keepNext/>
              <w:spacing w:after="60"/>
              <w:jc w:val="center"/>
              <w:rPr>
                <w:rFonts w:ascii="Courier" w:hAnsi="Courier"/>
                <w:b/>
              </w:rPr>
            </w:pPr>
            <w:r w:rsidRPr="00E77497">
              <w:rPr>
                <w:rFonts w:ascii="Courier New" w:hAnsi="Courier New"/>
                <w:b/>
              </w:rPr>
              <w:t>\t</w:t>
            </w:r>
          </w:p>
        </w:tc>
        <w:tc>
          <w:tcPr>
            <w:tcW w:w="2160" w:type="dxa"/>
          </w:tcPr>
          <w:p w14:paraId="6BB5F027" w14:textId="77777777" w:rsidR="00831B9D" w:rsidRPr="00E77497" w:rsidRDefault="00831B9D" w:rsidP="00831B9D">
            <w:pPr>
              <w:keepNext/>
              <w:spacing w:after="60"/>
              <w:rPr>
                <w:rFonts w:ascii="Courier" w:hAnsi="Courier"/>
                <w:b/>
              </w:rPr>
            </w:pPr>
            <w:r>
              <w:rPr>
                <w:rFonts w:ascii="Courier New" w:hAnsi="Courier New"/>
                <w:b/>
              </w:rPr>
              <w:t>0x000</w:t>
            </w:r>
            <w:r w:rsidRPr="00E77497">
              <w:rPr>
                <w:rFonts w:ascii="Courier New" w:hAnsi="Courier New"/>
                <w:b/>
              </w:rPr>
              <w:t>9</w:t>
            </w:r>
          </w:p>
        </w:tc>
        <w:tc>
          <w:tcPr>
            <w:tcW w:w="2148" w:type="dxa"/>
          </w:tcPr>
          <w:p w14:paraId="3DCAF736" w14:textId="77777777" w:rsidR="00831B9D" w:rsidRPr="00E77497" w:rsidRDefault="00831B9D" w:rsidP="00831B9D">
            <w:pPr>
              <w:keepNext/>
              <w:spacing w:after="60"/>
            </w:pPr>
            <w:r w:rsidRPr="00E77497">
              <w:t>horizontal tab</w:t>
            </w:r>
          </w:p>
        </w:tc>
        <w:tc>
          <w:tcPr>
            <w:tcW w:w="1264" w:type="dxa"/>
            <w:tcBorders>
              <w:right w:val="single" w:sz="6" w:space="0" w:color="000000"/>
            </w:tcBorders>
          </w:tcPr>
          <w:p w14:paraId="2E7AB3F3" w14:textId="77777777" w:rsidR="00831B9D" w:rsidRPr="00E77497" w:rsidRDefault="00831B9D" w:rsidP="00831B9D">
            <w:pPr>
              <w:keepNext/>
              <w:spacing w:after="60"/>
            </w:pPr>
            <w:r w:rsidRPr="00E77497">
              <w:t>&lt;HT&gt;</w:t>
            </w:r>
          </w:p>
        </w:tc>
      </w:tr>
      <w:tr w:rsidR="00831B9D" w:rsidRPr="00E77497" w14:paraId="4AD3DEFD" w14:textId="77777777" w:rsidTr="00831B9D">
        <w:trPr>
          <w:jc w:val="center"/>
        </w:trPr>
        <w:tc>
          <w:tcPr>
            <w:tcW w:w="2198" w:type="dxa"/>
            <w:tcBorders>
              <w:left w:val="single" w:sz="6" w:space="0" w:color="000000"/>
            </w:tcBorders>
          </w:tcPr>
          <w:p w14:paraId="6D44B2CD" w14:textId="77777777" w:rsidR="00831B9D" w:rsidRPr="00E77497" w:rsidRDefault="00831B9D" w:rsidP="00831B9D">
            <w:pPr>
              <w:keepNext/>
              <w:spacing w:after="60"/>
              <w:jc w:val="center"/>
              <w:rPr>
                <w:rFonts w:ascii="Courier" w:hAnsi="Courier"/>
                <w:b/>
              </w:rPr>
            </w:pPr>
            <w:r w:rsidRPr="00E77497">
              <w:rPr>
                <w:rFonts w:ascii="Courier New" w:hAnsi="Courier New"/>
                <w:b/>
              </w:rPr>
              <w:t>\n</w:t>
            </w:r>
          </w:p>
        </w:tc>
        <w:tc>
          <w:tcPr>
            <w:tcW w:w="2160" w:type="dxa"/>
          </w:tcPr>
          <w:p w14:paraId="7F8C5629" w14:textId="77777777" w:rsidR="00831B9D" w:rsidRPr="00E77497" w:rsidRDefault="00831B9D" w:rsidP="00831B9D">
            <w:pPr>
              <w:keepNext/>
              <w:spacing w:after="60"/>
            </w:pPr>
            <w:r>
              <w:rPr>
                <w:rFonts w:ascii="Courier New" w:hAnsi="Courier New"/>
                <w:b/>
              </w:rPr>
              <w:t>0x000</w:t>
            </w:r>
            <w:r w:rsidRPr="00E77497">
              <w:rPr>
                <w:rFonts w:ascii="Courier New" w:hAnsi="Courier New"/>
                <w:b/>
              </w:rPr>
              <w:t>A</w:t>
            </w:r>
          </w:p>
        </w:tc>
        <w:tc>
          <w:tcPr>
            <w:tcW w:w="2148" w:type="dxa"/>
          </w:tcPr>
          <w:p w14:paraId="45D24E1E" w14:textId="77777777" w:rsidR="00831B9D" w:rsidRPr="00E77497" w:rsidRDefault="00831B9D" w:rsidP="00831B9D">
            <w:pPr>
              <w:keepNext/>
              <w:spacing w:after="60"/>
            </w:pPr>
            <w:r w:rsidRPr="00E77497">
              <w:t>line feed (new line)</w:t>
            </w:r>
          </w:p>
        </w:tc>
        <w:tc>
          <w:tcPr>
            <w:tcW w:w="1264" w:type="dxa"/>
            <w:tcBorders>
              <w:right w:val="single" w:sz="6" w:space="0" w:color="000000"/>
            </w:tcBorders>
          </w:tcPr>
          <w:p w14:paraId="300BAC0B" w14:textId="77777777" w:rsidR="00831B9D" w:rsidRPr="00E77497" w:rsidRDefault="00831B9D" w:rsidP="00831B9D">
            <w:pPr>
              <w:keepNext/>
              <w:spacing w:after="60"/>
            </w:pPr>
            <w:r w:rsidRPr="00E77497">
              <w:t>&lt;LF&gt;</w:t>
            </w:r>
          </w:p>
        </w:tc>
      </w:tr>
      <w:tr w:rsidR="00831B9D" w:rsidRPr="00E77497" w14:paraId="7036A324" w14:textId="77777777" w:rsidTr="00831B9D">
        <w:trPr>
          <w:jc w:val="center"/>
        </w:trPr>
        <w:tc>
          <w:tcPr>
            <w:tcW w:w="2198" w:type="dxa"/>
            <w:tcBorders>
              <w:left w:val="single" w:sz="6" w:space="0" w:color="000000"/>
            </w:tcBorders>
          </w:tcPr>
          <w:p w14:paraId="3D1E6434" w14:textId="77777777" w:rsidR="00831B9D" w:rsidRPr="00E77497" w:rsidRDefault="00831B9D" w:rsidP="00831B9D">
            <w:pPr>
              <w:keepNext/>
              <w:spacing w:after="60"/>
              <w:jc w:val="center"/>
              <w:rPr>
                <w:rFonts w:ascii="Courier New" w:hAnsi="Courier New"/>
                <w:b/>
              </w:rPr>
            </w:pPr>
            <w:r w:rsidRPr="00E77497">
              <w:rPr>
                <w:rFonts w:ascii="Courier New" w:hAnsi="Courier New"/>
                <w:b/>
              </w:rPr>
              <w:t>\v</w:t>
            </w:r>
          </w:p>
        </w:tc>
        <w:tc>
          <w:tcPr>
            <w:tcW w:w="2160" w:type="dxa"/>
          </w:tcPr>
          <w:p w14:paraId="51F705FE" w14:textId="77777777" w:rsidR="00831B9D" w:rsidRPr="00E77497" w:rsidRDefault="00831B9D" w:rsidP="00831B9D">
            <w:pPr>
              <w:keepNext/>
              <w:spacing w:after="60"/>
              <w:rPr>
                <w:rFonts w:ascii="Courier New" w:hAnsi="Courier New"/>
                <w:b/>
              </w:rPr>
            </w:pPr>
            <w:r>
              <w:rPr>
                <w:rFonts w:ascii="Courier New" w:hAnsi="Courier New"/>
                <w:b/>
              </w:rPr>
              <w:t>0x000B</w:t>
            </w:r>
          </w:p>
        </w:tc>
        <w:tc>
          <w:tcPr>
            <w:tcW w:w="2148" w:type="dxa"/>
          </w:tcPr>
          <w:p w14:paraId="0CADB8B8" w14:textId="77777777" w:rsidR="00831B9D" w:rsidRPr="00E77497" w:rsidRDefault="00831B9D" w:rsidP="00831B9D">
            <w:pPr>
              <w:keepNext/>
              <w:spacing w:after="60"/>
            </w:pPr>
            <w:r w:rsidRPr="00E77497">
              <w:t>vertical tab</w:t>
            </w:r>
          </w:p>
        </w:tc>
        <w:tc>
          <w:tcPr>
            <w:tcW w:w="1264" w:type="dxa"/>
            <w:tcBorders>
              <w:right w:val="single" w:sz="6" w:space="0" w:color="000000"/>
            </w:tcBorders>
          </w:tcPr>
          <w:p w14:paraId="7F941D58" w14:textId="77777777" w:rsidR="00831B9D" w:rsidRPr="00E77497" w:rsidRDefault="00831B9D" w:rsidP="00831B9D">
            <w:pPr>
              <w:keepNext/>
              <w:spacing w:after="60"/>
            </w:pPr>
            <w:r w:rsidRPr="00E77497">
              <w:t>&lt;VT&gt;</w:t>
            </w:r>
          </w:p>
        </w:tc>
      </w:tr>
      <w:tr w:rsidR="00831B9D" w:rsidRPr="00E77497" w14:paraId="4AAC6DB5" w14:textId="77777777" w:rsidTr="00831B9D">
        <w:trPr>
          <w:jc w:val="center"/>
        </w:trPr>
        <w:tc>
          <w:tcPr>
            <w:tcW w:w="2198" w:type="dxa"/>
            <w:tcBorders>
              <w:left w:val="single" w:sz="6" w:space="0" w:color="000000"/>
            </w:tcBorders>
          </w:tcPr>
          <w:p w14:paraId="7B1D84C0" w14:textId="77777777" w:rsidR="00831B9D" w:rsidRPr="00C7794D" w:rsidRDefault="00831B9D" w:rsidP="00831B9D">
            <w:pPr>
              <w:keepNext/>
              <w:spacing w:after="60"/>
              <w:jc w:val="center"/>
              <w:rPr>
                <w:rFonts w:ascii="Courier" w:hAnsi="Courier"/>
                <w:b/>
              </w:rPr>
            </w:pPr>
            <w:r w:rsidRPr="00E77497">
              <w:rPr>
                <w:rFonts w:ascii="Courier New" w:hAnsi="Courier New"/>
                <w:b/>
              </w:rPr>
              <w:t>\f</w:t>
            </w:r>
          </w:p>
        </w:tc>
        <w:tc>
          <w:tcPr>
            <w:tcW w:w="2160" w:type="dxa"/>
          </w:tcPr>
          <w:p w14:paraId="367AB083" w14:textId="77777777" w:rsidR="00831B9D" w:rsidRPr="00E65A34" w:rsidRDefault="00831B9D" w:rsidP="00831B9D">
            <w:pPr>
              <w:keepNext/>
              <w:spacing w:after="60"/>
            </w:pPr>
            <w:r>
              <w:rPr>
                <w:rFonts w:ascii="Courier New" w:hAnsi="Courier New"/>
                <w:b/>
              </w:rPr>
              <w:t>0x000</w:t>
            </w:r>
            <w:r w:rsidRPr="004D1BD1">
              <w:rPr>
                <w:rFonts w:ascii="Courier New" w:hAnsi="Courier New"/>
                <w:b/>
              </w:rPr>
              <w:t>C</w:t>
            </w:r>
          </w:p>
        </w:tc>
        <w:tc>
          <w:tcPr>
            <w:tcW w:w="2148" w:type="dxa"/>
          </w:tcPr>
          <w:p w14:paraId="1BD267AF" w14:textId="77777777" w:rsidR="00831B9D" w:rsidRPr="009C202C" w:rsidRDefault="00831B9D" w:rsidP="00831B9D">
            <w:pPr>
              <w:keepNext/>
              <w:spacing w:after="60"/>
            </w:pPr>
            <w:r w:rsidRPr="009C202C">
              <w:t>form feed</w:t>
            </w:r>
          </w:p>
        </w:tc>
        <w:tc>
          <w:tcPr>
            <w:tcW w:w="1264" w:type="dxa"/>
            <w:tcBorders>
              <w:right w:val="single" w:sz="6" w:space="0" w:color="000000"/>
            </w:tcBorders>
          </w:tcPr>
          <w:p w14:paraId="71E07319" w14:textId="77777777" w:rsidR="00831B9D" w:rsidRPr="009C202C" w:rsidRDefault="00831B9D" w:rsidP="00831B9D">
            <w:pPr>
              <w:keepNext/>
              <w:spacing w:after="60"/>
            </w:pPr>
            <w:r w:rsidRPr="009C202C">
              <w:t>&lt;FF&gt;</w:t>
            </w:r>
          </w:p>
        </w:tc>
      </w:tr>
      <w:tr w:rsidR="00831B9D" w:rsidRPr="00E77497" w14:paraId="43EB00A5" w14:textId="77777777" w:rsidTr="00831B9D">
        <w:trPr>
          <w:jc w:val="center"/>
        </w:trPr>
        <w:tc>
          <w:tcPr>
            <w:tcW w:w="2198" w:type="dxa"/>
            <w:tcBorders>
              <w:left w:val="single" w:sz="6" w:space="0" w:color="000000"/>
            </w:tcBorders>
          </w:tcPr>
          <w:p w14:paraId="53F99AAF" w14:textId="77777777" w:rsidR="00831B9D" w:rsidRPr="00E77497" w:rsidRDefault="00831B9D" w:rsidP="00831B9D">
            <w:pPr>
              <w:keepNext/>
              <w:spacing w:after="60"/>
              <w:jc w:val="center"/>
            </w:pPr>
            <w:r w:rsidRPr="00E77497">
              <w:rPr>
                <w:rFonts w:ascii="Courier New" w:hAnsi="Courier New"/>
                <w:b/>
              </w:rPr>
              <w:t>\r</w:t>
            </w:r>
          </w:p>
        </w:tc>
        <w:tc>
          <w:tcPr>
            <w:tcW w:w="2160" w:type="dxa"/>
          </w:tcPr>
          <w:p w14:paraId="29B014ED" w14:textId="77777777" w:rsidR="00831B9D" w:rsidRPr="00E77497" w:rsidRDefault="00831B9D" w:rsidP="00831B9D">
            <w:pPr>
              <w:keepNext/>
              <w:spacing w:after="60"/>
            </w:pPr>
            <w:r>
              <w:rPr>
                <w:rFonts w:ascii="Courier New" w:hAnsi="Courier New"/>
                <w:b/>
              </w:rPr>
              <w:t>0x000</w:t>
            </w:r>
            <w:r w:rsidRPr="00E77497">
              <w:rPr>
                <w:rFonts w:ascii="Courier New" w:hAnsi="Courier New"/>
                <w:b/>
              </w:rPr>
              <w:t>D</w:t>
            </w:r>
          </w:p>
        </w:tc>
        <w:tc>
          <w:tcPr>
            <w:tcW w:w="2148" w:type="dxa"/>
          </w:tcPr>
          <w:p w14:paraId="631F8A68" w14:textId="77777777" w:rsidR="00831B9D" w:rsidRPr="00E77497" w:rsidRDefault="00831B9D" w:rsidP="00831B9D">
            <w:pPr>
              <w:keepNext/>
              <w:spacing w:after="60"/>
            </w:pPr>
            <w:r w:rsidRPr="00E77497">
              <w:t>carriage return</w:t>
            </w:r>
          </w:p>
        </w:tc>
        <w:tc>
          <w:tcPr>
            <w:tcW w:w="1264" w:type="dxa"/>
            <w:tcBorders>
              <w:right w:val="single" w:sz="6" w:space="0" w:color="000000"/>
            </w:tcBorders>
          </w:tcPr>
          <w:p w14:paraId="4C0DAE78" w14:textId="77777777" w:rsidR="00831B9D" w:rsidRPr="00E77497" w:rsidRDefault="00831B9D" w:rsidP="00831B9D">
            <w:pPr>
              <w:keepNext/>
              <w:spacing w:after="60"/>
            </w:pPr>
            <w:r w:rsidRPr="00E77497">
              <w:t>&lt;CR&gt;</w:t>
            </w:r>
          </w:p>
        </w:tc>
      </w:tr>
      <w:tr w:rsidR="00831B9D" w:rsidRPr="00E77497" w14:paraId="15476C3E" w14:textId="77777777" w:rsidTr="00831B9D">
        <w:trPr>
          <w:jc w:val="center"/>
        </w:trPr>
        <w:tc>
          <w:tcPr>
            <w:tcW w:w="2198" w:type="dxa"/>
            <w:tcBorders>
              <w:left w:val="single" w:sz="6" w:space="0" w:color="000000"/>
            </w:tcBorders>
          </w:tcPr>
          <w:p w14:paraId="2984859F" w14:textId="77777777" w:rsidR="00831B9D" w:rsidRPr="00C7794D" w:rsidRDefault="00831B9D" w:rsidP="00831B9D">
            <w:pPr>
              <w:keepNext/>
              <w:spacing w:after="60"/>
              <w:jc w:val="center"/>
            </w:pPr>
            <w:r w:rsidRPr="00E77497">
              <w:rPr>
                <w:rFonts w:ascii="Courier New" w:hAnsi="Courier New"/>
                <w:b/>
              </w:rPr>
              <w:t>\"</w:t>
            </w:r>
          </w:p>
        </w:tc>
        <w:tc>
          <w:tcPr>
            <w:tcW w:w="2160" w:type="dxa"/>
          </w:tcPr>
          <w:p w14:paraId="5C06E9C5" w14:textId="77777777" w:rsidR="00831B9D" w:rsidRPr="00C7794D" w:rsidRDefault="00831B9D" w:rsidP="00831B9D">
            <w:pPr>
              <w:keepNext/>
              <w:spacing w:after="60"/>
            </w:pPr>
            <w:r>
              <w:rPr>
                <w:rFonts w:ascii="Courier New" w:hAnsi="Courier New"/>
                <w:b/>
              </w:rPr>
              <w:t>0x00</w:t>
            </w:r>
            <w:r w:rsidRPr="004D1BD1">
              <w:rPr>
                <w:rFonts w:ascii="Courier New" w:hAnsi="Courier New"/>
                <w:b/>
              </w:rPr>
              <w:t>22</w:t>
            </w:r>
          </w:p>
        </w:tc>
        <w:tc>
          <w:tcPr>
            <w:tcW w:w="2148" w:type="dxa"/>
          </w:tcPr>
          <w:p w14:paraId="10430F93" w14:textId="77777777" w:rsidR="00831B9D" w:rsidRPr="00E65A34" w:rsidRDefault="00831B9D" w:rsidP="00831B9D">
            <w:pPr>
              <w:keepNext/>
              <w:spacing w:after="60"/>
            </w:pPr>
            <w:r w:rsidRPr="004D1BD1">
              <w:t>double</w:t>
            </w:r>
            <w:r w:rsidRPr="00E65A34">
              <w:t xml:space="preserve"> quote</w:t>
            </w:r>
          </w:p>
        </w:tc>
        <w:tc>
          <w:tcPr>
            <w:tcW w:w="1264" w:type="dxa"/>
            <w:tcBorders>
              <w:right w:val="single" w:sz="6" w:space="0" w:color="000000"/>
            </w:tcBorders>
          </w:tcPr>
          <w:p w14:paraId="77B9282E" w14:textId="77777777" w:rsidR="00831B9D" w:rsidRPr="009C202C" w:rsidRDefault="00831B9D" w:rsidP="00831B9D">
            <w:pPr>
              <w:keepNext/>
              <w:spacing w:after="60"/>
              <w:rPr>
                <w:rFonts w:ascii="Courier New" w:hAnsi="Courier New"/>
              </w:rPr>
            </w:pPr>
            <w:r w:rsidRPr="009C202C">
              <w:rPr>
                <w:rFonts w:ascii="Courier New" w:hAnsi="Courier New"/>
                <w:b/>
              </w:rPr>
              <w:t>"</w:t>
            </w:r>
          </w:p>
        </w:tc>
      </w:tr>
      <w:tr w:rsidR="00831B9D" w:rsidRPr="00E77497" w14:paraId="53B9C9FF" w14:textId="77777777" w:rsidTr="00831B9D">
        <w:trPr>
          <w:jc w:val="center"/>
        </w:trPr>
        <w:tc>
          <w:tcPr>
            <w:tcW w:w="2198" w:type="dxa"/>
            <w:tcBorders>
              <w:left w:val="single" w:sz="6" w:space="0" w:color="000000"/>
            </w:tcBorders>
          </w:tcPr>
          <w:p w14:paraId="70103FFE" w14:textId="77777777" w:rsidR="00831B9D" w:rsidRPr="00E77497" w:rsidRDefault="00831B9D" w:rsidP="00831B9D">
            <w:pPr>
              <w:keepNext/>
              <w:spacing w:after="60"/>
              <w:jc w:val="center"/>
              <w:rPr>
                <w:rFonts w:ascii="Courier" w:hAnsi="Courier"/>
                <w:b/>
              </w:rPr>
            </w:pPr>
            <w:r w:rsidRPr="00E77497">
              <w:rPr>
                <w:rFonts w:ascii="Courier New" w:hAnsi="Courier New"/>
                <w:b/>
              </w:rPr>
              <w:t>\'</w:t>
            </w:r>
          </w:p>
        </w:tc>
        <w:tc>
          <w:tcPr>
            <w:tcW w:w="2160" w:type="dxa"/>
          </w:tcPr>
          <w:p w14:paraId="3A73D954" w14:textId="77777777" w:rsidR="00831B9D" w:rsidRPr="00E77497" w:rsidRDefault="00831B9D" w:rsidP="00831B9D">
            <w:pPr>
              <w:keepNext/>
              <w:spacing w:after="60"/>
            </w:pPr>
            <w:r>
              <w:rPr>
                <w:rFonts w:ascii="Courier New" w:hAnsi="Courier New"/>
                <w:b/>
              </w:rPr>
              <w:t>0x00</w:t>
            </w:r>
            <w:r w:rsidRPr="00E77497">
              <w:rPr>
                <w:rFonts w:ascii="Courier New" w:hAnsi="Courier New"/>
                <w:b/>
              </w:rPr>
              <w:t>27</w:t>
            </w:r>
          </w:p>
        </w:tc>
        <w:tc>
          <w:tcPr>
            <w:tcW w:w="2148" w:type="dxa"/>
          </w:tcPr>
          <w:p w14:paraId="09652E48" w14:textId="77777777" w:rsidR="00831B9D" w:rsidRPr="00E77497" w:rsidRDefault="00831B9D" w:rsidP="00831B9D">
            <w:pPr>
              <w:keepNext/>
              <w:spacing w:after="60"/>
            </w:pPr>
            <w:r w:rsidRPr="00E77497">
              <w:t>single quote</w:t>
            </w:r>
          </w:p>
        </w:tc>
        <w:tc>
          <w:tcPr>
            <w:tcW w:w="1264" w:type="dxa"/>
            <w:tcBorders>
              <w:right w:val="single" w:sz="6" w:space="0" w:color="000000"/>
            </w:tcBorders>
          </w:tcPr>
          <w:p w14:paraId="09AD2D91" w14:textId="77777777" w:rsidR="00831B9D" w:rsidRPr="00E77497" w:rsidRDefault="00831B9D" w:rsidP="00831B9D">
            <w:pPr>
              <w:keepNext/>
              <w:spacing w:after="60"/>
            </w:pPr>
            <w:r w:rsidRPr="00E77497">
              <w:rPr>
                <w:rFonts w:ascii="Courier New" w:hAnsi="Courier New"/>
                <w:b/>
              </w:rPr>
              <w:t>'</w:t>
            </w:r>
          </w:p>
        </w:tc>
      </w:tr>
      <w:tr w:rsidR="00831B9D" w:rsidRPr="00E77497" w14:paraId="514FA64C" w14:textId="77777777" w:rsidTr="00831B9D">
        <w:trPr>
          <w:jc w:val="center"/>
        </w:trPr>
        <w:tc>
          <w:tcPr>
            <w:tcW w:w="2198" w:type="dxa"/>
            <w:tcBorders>
              <w:left w:val="single" w:sz="6" w:space="0" w:color="000000"/>
              <w:bottom w:val="single" w:sz="12" w:space="0" w:color="000000"/>
            </w:tcBorders>
          </w:tcPr>
          <w:p w14:paraId="19872FEE" w14:textId="77777777" w:rsidR="00831B9D" w:rsidRPr="00E77497" w:rsidRDefault="00831B9D" w:rsidP="00831B9D">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14:paraId="72466D56" w14:textId="77777777" w:rsidR="00831B9D" w:rsidRPr="00E77497" w:rsidRDefault="00831B9D" w:rsidP="00831B9D">
            <w:pPr>
              <w:keepNext/>
              <w:spacing w:after="60"/>
              <w:rPr>
                <w:rFonts w:ascii="Courier" w:hAnsi="Courier"/>
                <w:b/>
              </w:rPr>
            </w:pPr>
            <w:r>
              <w:rPr>
                <w:rFonts w:ascii="Courier New" w:hAnsi="Courier New"/>
                <w:b/>
              </w:rPr>
              <w:t>0x00</w:t>
            </w:r>
            <w:r w:rsidRPr="00E77497">
              <w:rPr>
                <w:rFonts w:ascii="Courier New" w:hAnsi="Courier New"/>
                <w:b/>
              </w:rPr>
              <w:t>5C</w:t>
            </w:r>
          </w:p>
        </w:tc>
        <w:tc>
          <w:tcPr>
            <w:tcW w:w="2148" w:type="dxa"/>
            <w:tcBorders>
              <w:bottom w:val="single" w:sz="12" w:space="0" w:color="000000"/>
            </w:tcBorders>
          </w:tcPr>
          <w:p w14:paraId="12DD7F12" w14:textId="77777777" w:rsidR="00831B9D" w:rsidRPr="00E77497" w:rsidRDefault="00831B9D" w:rsidP="00831B9D">
            <w:pPr>
              <w:keepNext/>
              <w:spacing w:after="60"/>
            </w:pPr>
            <w:r w:rsidRPr="00E77497">
              <w:t>backslash</w:t>
            </w:r>
          </w:p>
        </w:tc>
        <w:tc>
          <w:tcPr>
            <w:tcW w:w="1264" w:type="dxa"/>
            <w:tcBorders>
              <w:bottom w:val="single" w:sz="12" w:space="0" w:color="000000"/>
              <w:right w:val="single" w:sz="6" w:space="0" w:color="000000"/>
            </w:tcBorders>
          </w:tcPr>
          <w:p w14:paraId="56608EB5" w14:textId="77777777" w:rsidR="00831B9D" w:rsidRPr="00E77497" w:rsidRDefault="00831B9D" w:rsidP="00831B9D">
            <w:pPr>
              <w:keepNext/>
              <w:spacing w:after="60"/>
              <w:rPr>
                <w:rFonts w:ascii="Courier" w:hAnsi="Courier"/>
                <w:b/>
              </w:rPr>
            </w:pPr>
            <w:r w:rsidRPr="00E77497">
              <w:rPr>
                <w:rFonts w:ascii="Courier New" w:hAnsi="Courier New"/>
                <w:b/>
              </w:rPr>
              <w:t>\</w:t>
            </w:r>
          </w:p>
        </w:tc>
      </w:tr>
    </w:tbl>
    <w:p w14:paraId="77AB84B4" w14:textId="77777777" w:rsidR="00831B9D" w:rsidRPr="00E77497" w:rsidRDefault="00831B9D" w:rsidP="00831B9D"/>
    <w:p w14:paraId="0A0ED818"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7684B701" w14:textId="77777777" w:rsidR="00831B9D" w:rsidRPr="00E77497" w:rsidRDefault="00831B9D" w:rsidP="00831B9D">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13E8D">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the code point value of</w:t>
      </w:r>
      <w:r w:rsidRPr="00E77497">
        <w:rPr>
          <w:rFonts w:ascii="Arial" w:hAnsi="Arial" w:cs="Arial"/>
        </w:rPr>
        <w:t xml:space="preserve"> </w:t>
      </w:r>
      <w:r w:rsidRPr="00E77497">
        <w:rPr>
          <w:i/>
        </w:rPr>
        <w:t>SourceCharacter</w:t>
      </w:r>
      <w:r w:rsidRPr="00E77497">
        <w:t xml:space="preserve"> </w:t>
      </w:r>
      <w:r w:rsidRPr="00E77497">
        <w:rPr>
          <w:rFonts w:ascii="Arial" w:hAnsi="Arial" w:cs="Arial"/>
        </w:rPr>
        <w:t>.</w:t>
      </w:r>
    </w:p>
    <w:p w14:paraId="5C6D9A99"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code unit value </w:t>
      </w:r>
      <w:r>
        <w:rPr>
          <w:rFonts w:ascii="Arial" w:hAnsi="Arial" w:cs="Arial"/>
        </w:rPr>
        <w:t xml:space="preserve">that </w:t>
      </w:r>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73D0B586" w14:textId="77777777" w:rsidR="00831B9D" w:rsidRDefault="00831B9D" w:rsidP="00831B9D">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code unit value </w:t>
      </w:r>
      <w:r>
        <w:rPr>
          <w:rFonts w:ascii="Arial" w:hAnsi="Arial" w:cs="Arial"/>
        </w:rPr>
        <w:t xml:space="preserve">that </w:t>
      </w:r>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28D0BCA2" w14:textId="77777777" w:rsidR="00831B9D" w:rsidRDefault="00831B9D" w:rsidP="00831B9D">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77497">
        <w:t xml:space="preserve"> </w:t>
      </w:r>
      <w:r w:rsidRPr="00D639BE">
        <w:rPr>
          <w:rFonts w:ascii="Arial" w:hAnsi="Arial" w:cs="Arial"/>
        </w:rPr>
        <w:t>is</w:t>
      </w:r>
      <w:r w:rsidRPr="00E77497">
        <w:t xml:space="preserve"> </w:t>
      </w:r>
      <w:r w:rsidRPr="00E77497">
        <w:rPr>
          <w:rFonts w:ascii="Arial" w:hAnsi="Arial" w:cs="Arial"/>
        </w:rPr>
        <w:t>the</w:t>
      </w:r>
      <w:r>
        <w:rPr>
          <w:rFonts w:ascii="Arial" w:hAnsi="Arial" w:cs="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MV of </w:t>
      </w:r>
      <w:r w:rsidRPr="00E77497">
        <w:rPr>
          <w:i/>
        </w:rPr>
        <w:t>HexDigit</w:t>
      </w:r>
      <w:r>
        <w:rPr>
          <w:i/>
        </w:rPr>
        <w:t>s</w:t>
      </w:r>
      <w:r w:rsidRPr="00E77497">
        <w:t>.</w:t>
      </w:r>
    </w:p>
    <w:p w14:paraId="6AE15C81" w14:textId="77777777" w:rsidR="004C02EF" w:rsidRPr="00E77497" w:rsidRDefault="004C02EF" w:rsidP="007D5644">
      <w:pPr>
        <w:pStyle w:val="30"/>
      </w:pPr>
      <w:bookmarkStart w:id="1124" w:name="_Toc366141860"/>
      <w:r w:rsidRPr="00E77497">
        <w:t>Regular Expression Literals</w:t>
      </w:r>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124"/>
    </w:p>
    <w:p w14:paraId="62A6AFE8" w14:textId="77777777" w:rsidR="004C02EF" w:rsidRPr="00E77497" w:rsidRDefault="00215101" w:rsidP="00C442E2">
      <w:pPr>
        <w:pStyle w:val="Note"/>
      </w:pPr>
      <w:r>
        <w:t>NOTE</w:t>
      </w:r>
      <w:r>
        <w:tab/>
      </w:r>
      <w:r w:rsidR="004C02EF" w:rsidRPr="00E77497">
        <w:t xml:space="preserve">A regular expression literal is an input element that is converted to a RegExp object (see </w:t>
      </w:r>
      <w:r w:rsidR="00981659">
        <w:fldChar w:fldCharType="begin"/>
      </w:r>
      <w:r w:rsidR="00981659">
        <w:instrText xml:space="preserve"> REF _Ref365534640 \r \h </w:instrText>
      </w:r>
      <w:r w:rsidR="00981659">
        <w:fldChar w:fldCharType="separate"/>
      </w:r>
      <w:r w:rsidR="00083CEC">
        <w:t>21.2</w:t>
      </w:r>
      <w:r w:rsidR="00981659">
        <w:fldChar w:fldCharType="end"/>
      </w:r>
      <w:r w:rsidR="004C02EF" w:rsidRPr="00E77497">
        <w:t xml:space="preserve">)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w:t>
      </w:r>
      <w:r w:rsidR="00981659">
        <w:fldChar w:fldCharType="begin"/>
      </w:r>
      <w:r w:rsidR="00981659">
        <w:instrText xml:space="preserve"> REF _Ref365534675 \r \h </w:instrText>
      </w:r>
      <w:r w:rsidR="00981659">
        <w:fldChar w:fldCharType="separate"/>
      </w:r>
      <w:r w:rsidR="00083CEC">
        <w:t>21.2.3.2</w:t>
      </w:r>
      <w:r w:rsidR="00981659">
        <w:fldChar w:fldCharType="end"/>
      </w:r>
      <w:r w:rsidR="004C02EF" w:rsidRPr="00E77497">
        <w:t xml:space="preserve">) or calling the </w:t>
      </w:r>
      <w:r w:rsidR="004C02EF" w:rsidRPr="00E77497">
        <w:rPr>
          <w:rFonts w:ascii="Courier New" w:hAnsi="Courier New"/>
          <w:b/>
        </w:rPr>
        <w:t>RegExp</w:t>
      </w:r>
      <w:r w:rsidR="004C02EF" w:rsidRPr="00E77497">
        <w:t xml:space="preserve"> constructor as a function (</w:t>
      </w:r>
      <w:r w:rsidR="00981659">
        <w:fldChar w:fldCharType="begin"/>
      </w:r>
      <w:r w:rsidR="00981659">
        <w:instrText xml:space="preserve"> REF _Ref365534690 \r \h </w:instrText>
      </w:r>
      <w:r w:rsidR="00981659">
        <w:fldChar w:fldCharType="separate"/>
      </w:r>
      <w:r w:rsidR="00083CEC">
        <w:t>21.2.3.1</w:t>
      </w:r>
      <w:r w:rsidR="00981659">
        <w:fldChar w:fldCharType="end"/>
      </w:r>
      <w:r w:rsidR="004C02EF" w:rsidRPr="00E77497">
        <w:t>).</w:t>
      </w:r>
    </w:p>
    <w:p w14:paraId="2FB7389D" w14:textId="77777777" w:rsidR="00C3505C" w:rsidRDefault="004C02EF" w:rsidP="004C02EF">
      <w:r w:rsidRPr="00E77497">
        <w:t xml:space="preserve">The productions below describe the syntax for a regular expression literal and are used by the input element scanner to find the end of the regular expression literal. The </w:t>
      </w:r>
      <w:r w:rsidR="00C3505C">
        <w:t>source code</w:t>
      </w:r>
      <w:r w:rsidRPr="00E77497">
        <w:t xml:space="preserve"> comprising the </w:t>
      </w:r>
      <w:r w:rsidRPr="00E77497">
        <w:rPr>
          <w:rStyle w:val="bnf"/>
        </w:rPr>
        <w:t>RegularExpressionBody</w:t>
      </w:r>
      <w:r w:rsidRPr="00E77497">
        <w:t xml:space="preserve"> and the </w:t>
      </w:r>
      <w:r w:rsidRPr="00E77497">
        <w:rPr>
          <w:rStyle w:val="bnf"/>
        </w:rPr>
        <w:t>RegularExpressionFlags</w:t>
      </w:r>
      <w:r w:rsidRPr="00E77497">
        <w:t xml:space="preserve"> are </w:t>
      </w:r>
      <w:r w:rsidR="00C3505C">
        <w:t xml:space="preserve">subsequently parsed using the </w:t>
      </w:r>
      <w:r w:rsidR="00C3505C" w:rsidRPr="00E77497">
        <w:t>more stringent</w:t>
      </w:r>
      <w:r w:rsidR="00C3505C">
        <w:t xml:space="preserve"> ECMAScript Regular Expression grammar (</w:t>
      </w:r>
      <w:r w:rsidR="00981659">
        <w:fldChar w:fldCharType="begin"/>
      </w:r>
      <w:r w:rsidR="00981659">
        <w:instrText xml:space="preserve"> REF _Ref365534757 \r \h </w:instrText>
      </w:r>
      <w:r w:rsidR="00981659">
        <w:fldChar w:fldCharType="separate"/>
      </w:r>
      <w:r w:rsidR="00083CEC">
        <w:t>21.2.1</w:t>
      </w:r>
      <w:r w:rsidR="00981659">
        <w:fldChar w:fldCharType="end"/>
      </w:r>
      <w:r w:rsidR="00C3505C">
        <w:t xml:space="preserve">). </w:t>
      </w:r>
    </w:p>
    <w:p w14:paraId="2303B701" w14:textId="77777777" w:rsidR="004C02EF" w:rsidRPr="00E77497" w:rsidRDefault="004C02EF" w:rsidP="004C02EF">
      <w:r w:rsidRPr="00E77497">
        <w:t>An implementation may extend the</w:t>
      </w:r>
      <w:r w:rsidR="00C3505C" w:rsidRPr="00C3505C">
        <w:t xml:space="preserve"> </w:t>
      </w:r>
      <w:r w:rsidR="00C3505C">
        <w:t xml:space="preserve">ECMAScript Regular Expression grammar defined in </w:t>
      </w:r>
      <w:r w:rsidR="00981659">
        <w:fldChar w:fldCharType="begin"/>
      </w:r>
      <w:r w:rsidR="00981659">
        <w:instrText xml:space="preserve"> REF _Ref365534801 \r \h </w:instrText>
      </w:r>
      <w:r w:rsidR="00981659">
        <w:fldChar w:fldCharType="separate"/>
      </w:r>
      <w:r w:rsidR="00083CEC">
        <w:t>21.2.1</w:t>
      </w:r>
      <w:r w:rsidR="00981659">
        <w:fldChar w:fldCharType="end"/>
      </w:r>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r w:rsidR="00C3505C">
        <w:t xml:space="preserve">defined below </w:t>
      </w:r>
      <w:r w:rsidRPr="00E77497">
        <w:t>or the productions used by these productions.</w:t>
      </w:r>
    </w:p>
    <w:p w14:paraId="60905E47" w14:textId="77777777" w:rsidR="004C02EF" w:rsidRPr="00E77497" w:rsidRDefault="004C02EF" w:rsidP="004C02EF">
      <w:pPr>
        <w:pStyle w:val="Syntax"/>
      </w:pPr>
      <w:r w:rsidRPr="00E77497">
        <w:t>Syntax</w:t>
      </w:r>
    </w:p>
    <w:p w14:paraId="1D7DBD7C" w14:textId="77777777" w:rsidR="004C02EF" w:rsidRPr="00E77497" w:rsidRDefault="004C02EF" w:rsidP="004C02EF">
      <w:pPr>
        <w:pStyle w:val="SyntaxRule"/>
      </w:pPr>
      <w:r w:rsidRPr="00E77497">
        <w:t xml:space="preserve">RegularExpressionLiteral </w:t>
      </w:r>
      <w:r w:rsidRPr="00E77497">
        <w:rPr>
          <w:rFonts w:ascii="Arial" w:hAnsi="Arial" w:cs="Arial"/>
          <w:b/>
          <w:i w:val="0"/>
        </w:rPr>
        <w:t>::</w:t>
      </w:r>
    </w:p>
    <w:p w14:paraId="7BDB02E7" w14:textId="77777777"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1C0B555A" w14:textId="77777777"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79D613DE" w14:textId="77777777" w:rsidR="004C02EF" w:rsidRPr="00E77497" w:rsidRDefault="004C02EF" w:rsidP="004C02EF">
      <w:pPr>
        <w:pStyle w:val="SyntaxDefinition"/>
      </w:pPr>
      <w:r w:rsidRPr="00E77497">
        <w:t>RegularExpressionFirstChar RegularExpressionChars</w:t>
      </w:r>
    </w:p>
    <w:p w14:paraId="24C51201" w14:textId="77777777" w:rsidR="004C02EF" w:rsidRPr="00E77497" w:rsidRDefault="004C02EF" w:rsidP="004C02EF">
      <w:pPr>
        <w:pStyle w:val="SyntaxRule"/>
      </w:pPr>
      <w:r w:rsidRPr="00E77497">
        <w:t xml:space="preserve">RegularExpressionChars </w:t>
      </w:r>
      <w:r w:rsidRPr="00E77497">
        <w:rPr>
          <w:rFonts w:ascii="Arial" w:hAnsi="Arial" w:cs="Arial"/>
          <w:b/>
          <w:i w:val="0"/>
        </w:rPr>
        <w:t>::</w:t>
      </w:r>
    </w:p>
    <w:p w14:paraId="375068A3" w14:textId="77777777"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14:paraId="22CAF881" w14:textId="77777777" w:rsidR="004C02EF" w:rsidRPr="00E77497" w:rsidRDefault="004C02EF" w:rsidP="004C02EF">
      <w:pPr>
        <w:pStyle w:val="SyntaxRule"/>
      </w:pPr>
      <w:r w:rsidRPr="00E77497">
        <w:t xml:space="preserve">RegularExpressionFirstChar </w:t>
      </w:r>
      <w:r w:rsidRPr="00E77497">
        <w:rPr>
          <w:rFonts w:ascii="Arial" w:hAnsi="Arial" w:cs="Arial"/>
          <w:b/>
          <w:i w:val="0"/>
        </w:rPr>
        <w:t>::</w:t>
      </w:r>
    </w:p>
    <w:p w14:paraId="5FAC24AF" w14:textId="77777777"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6A0833C6" w14:textId="77777777" w:rsidR="004C02EF" w:rsidRPr="00E77497" w:rsidRDefault="004C02EF" w:rsidP="004C02EF">
      <w:pPr>
        <w:pStyle w:val="SyntaxRule"/>
      </w:pPr>
      <w:r w:rsidRPr="00E77497">
        <w:t xml:space="preserve">RegularExpressionChar </w:t>
      </w:r>
      <w:r w:rsidRPr="00E77497">
        <w:rPr>
          <w:rFonts w:ascii="Arial" w:hAnsi="Arial" w:cs="Arial"/>
          <w:b/>
          <w:i w:val="0"/>
        </w:rPr>
        <w:t>::</w:t>
      </w:r>
    </w:p>
    <w:p w14:paraId="57B729D7" w14:textId="77777777"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28CD0110" w14:textId="77777777"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14:paraId="5BAE8220" w14:textId="77777777"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14:paraId="50C2F21F" w14:textId="77777777" w:rsidR="004C02EF" w:rsidRPr="00E77497" w:rsidRDefault="004C02EF" w:rsidP="004C02EF">
      <w:pPr>
        <w:pStyle w:val="SyntaxRule"/>
      </w:pPr>
      <w:r w:rsidRPr="00E77497">
        <w:t xml:space="preserve">RegularExpressionNonTerminator </w:t>
      </w:r>
      <w:r w:rsidRPr="00E77497">
        <w:rPr>
          <w:rFonts w:ascii="Arial" w:hAnsi="Arial" w:cs="Arial"/>
          <w:b/>
          <w:i w:val="0"/>
        </w:rPr>
        <w:t>::</w:t>
      </w:r>
    </w:p>
    <w:p w14:paraId="61CF69B3"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6D16DB15" w14:textId="77777777" w:rsidR="004C02EF" w:rsidRPr="00E77497" w:rsidRDefault="004C02EF" w:rsidP="004C02EF">
      <w:pPr>
        <w:pStyle w:val="SyntaxRule"/>
      </w:pPr>
      <w:r w:rsidRPr="00E77497">
        <w:t xml:space="preserve">RegularExpressionClass </w:t>
      </w:r>
      <w:r w:rsidRPr="00E77497">
        <w:rPr>
          <w:rFonts w:ascii="Arial" w:hAnsi="Arial" w:cs="Arial"/>
          <w:b/>
          <w:i w:val="0"/>
        </w:rPr>
        <w:t>::</w:t>
      </w:r>
    </w:p>
    <w:p w14:paraId="20DF936A" w14:textId="77777777"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3C271ACE" w14:textId="77777777"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433C2DBF" w14:textId="77777777"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76B3DB37" w14:textId="77777777"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14:paraId="6CEDBD38" w14:textId="77777777"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77811170" w14:textId="77777777"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2D86FEE2" w14:textId="77777777"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14:paraId="2EECEE0F" w14:textId="77777777"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527573A4" w14:textId="77777777" w:rsidR="007235DB" w:rsidRDefault="007235DB" w:rsidP="007235DB">
      <w:pPr>
        <w:rPr>
          <w:rFonts w:ascii="Helvetica" w:hAnsi="Helvetica"/>
          <w:b/>
        </w:rPr>
      </w:pPr>
      <w:r w:rsidRPr="00E77497">
        <w:rPr>
          <w:rFonts w:ascii="Helvetica" w:hAnsi="Helvetica"/>
          <w:b/>
        </w:rPr>
        <w:t>Static Semantics:  Early Errors</w:t>
      </w:r>
    </w:p>
    <w:p w14:paraId="7EE22B46" w14:textId="77777777" w:rsidR="007235DB" w:rsidRPr="00E77497" w:rsidRDefault="007235DB" w:rsidP="007235DB">
      <w:pPr>
        <w:rPr>
          <w:rFonts w:ascii="Helvetica" w:hAnsi="Helvetica"/>
          <w:b/>
        </w:rPr>
      </w:pPr>
      <w:r w:rsidRPr="007235DB">
        <w:rPr>
          <w:rFonts w:ascii="Times New Roman" w:hAnsi="Times New Roman"/>
          <w:i/>
        </w:rPr>
        <w:t>RegularExpressionFlags</w:t>
      </w:r>
      <w:r w:rsidR="002313AB">
        <w:rPr>
          <w:rFonts w:ascii="Times New Roman" w:hAnsi="Times New Roman"/>
          <w:i/>
        </w:rPr>
        <w:t xml:space="preserve"> </w:t>
      </w:r>
      <w:r w:rsidRPr="00E77497">
        <w:rPr>
          <w:b/>
        </w:rPr>
        <w:t>::</w:t>
      </w:r>
      <w:r w:rsidRPr="00E77497">
        <w:t xml:space="preserve"> </w:t>
      </w:r>
      <w:r w:rsidRPr="007235DB">
        <w:rPr>
          <w:rStyle w:val="bnf"/>
        </w:rPr>
        <w:t xml:space="preserve">RegularExpressionFlags IdentifierPart </w:t>
      </w:r>
    </w:p>
    <w:p w14:paraId="45A30E52" w14:textId="77777777" w:rsidR="007235DB" w:rsidRDefault="007235DB" w:rsidP="007235DB">
      <w:pPr>
        <w:numPr>
          <w:ilvl w:val="0"/>
          <w:numId w:val="403"/>
        </w:numPr>
        <w:spacing w:before="240" w:after="220"/>
      </w:pPr>
      <w:r>
        <w:t xml:space="preserve">It is a Syntax Error if </w:t>
      </w:r>
      <w:r w:rsidRPr="007235DB">
        <w:rPr>
          <w:rStyle w:val="bnf"/>
        </w:rPr>
        <w:t xml:space="preserve">IdentifierPart </w:t>
      </w:r>
      <w:r>
        <w:t>contains a Unicode escape sequence</w:t>
      </w:r>
      <w:r>
        <w:rPr>
          <w:rStyle w:val="bnf"/>
          <w:rFonts w:ascii="Arial" w:hAnsi="Arial" w:cs="Arial"/>
          <w:i w:val="0"/>
        </w:rPr>
        <w:t>.</w:t>
      </w:r>
      <w:r w:rsidRPr="00E77497">
        <w:rPr>
          <w:rFonts w:ascii="Courier New" w:hAnsi="Courier New" w:cs="Courier New"/>
          <w:b/>
          <w:iCs/>
        </w:rPr>
        <w:t xml:space="preserve"> </w:t>
      </w:r>
    </w:p>
    <w:p w14:paraId="1B693D3A" w14:textId="77777777" w:rsidR="000611A9" w:rsidRPr="00E77497" w:rsidRDefault="000611A9" w:rsidP="000611A9">
      <w:pPr>
        <w:rPr>
          <w:rFonts w:ascii="Helvetica" w:hAnsi="Helvetica"/>
          <w:b/>
        </w:rPr>
      </w:pPr>
      <w:r w:rsidRPr="00E77497">
        <w:rPr>
          <w:rFonts w:ascii="Helvetica" w:hAnsi="Helvetica"/>
          <w:b/>
        </w:rPr>
        <w:t xml:space="preserve">Static Semantics:  </w:t>
      </w:r>
      <w:r>
        <w:rPr>
          <w:rStyle w:val="bnf"/>
          <w:rFonts w:ascii="Helvetica" w:hAnsi="Helvetica"/>
          <w:b/>
          <w:i w:val="0"/>
        </w:rPr>
        <w:t>BodyText</w:t>
      </w:r>
    </w:p>
    <w:p w14:paraId="2F5EA0F4" w14:textId="77777777" w:rsidR="000611A9" w:rsidRPr="00E77497" w:rsidRDefault="000611A9" w:rsidP="000611A9">
      <w:r>
        <w:rPr>
          <w:rStyle w:val="bnf"/>
        </w:rPr>
        <w:t>RegularExpressionLiteral</w:t>
      </w:r>
      <w:r w:rsidRPr="00E77497">
        <w:t xml:space="preserve"> </w:t>
      </w:r>
      <w:r w:rsidRPr="00E77497">
        <w:rPr>
          <w:b/>
        </w:rPr>
        <w:t>::</w:t>
      </w:r>
      <w:r w:rsidRPr="00E77497">
        <w:t xml:space="preserve"> </w:t>
      </w:r>
      <w:r w:rsidRPr="000611A9">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14:paraId="5C518409" w14:textId="77777777" w:rsidR="000611A9" w:rsidRPr="00E77497" w:rsidRDefault="000611A9" w:rsidP="00EF706A">
      <w:pPr>
        <w:pStyle w:val="Alg4"/>
        <w:numPr>
          <w:ilvl w:val="0"/>
          <w:numId w:val="891"/>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RegularExpressionBody</w:t>
      </w:r>
      <w:r w:rsidRPr="00E77497">
        <w:t>.</w:t>
      </w:r>
    </w:p>
    <w:p w14:paraId="3E432D7A" w14:textId="77777777" w:rsidR="000611A9" w:rsidRPr="00E77497" w:rsidRDefault="000611A9" w:rsidP="000611A9">
      <w:pPr>
        <w:rPr>
          <w:rFonts w:ascii="Helvetica" w:hAnsi="Helvetica"/>
          <w:b/>
        </w:rPr>
      </w:pPr>
      <w:r w:rsidRPr="00E77497">
        <w:rPr>
          <w:rFonts w:ascii="Helvetica" w:hAnsi="Helvetica"/>
          <w:b/>
        </w:rPr>
        <w:t xml:space="preserve">Static Semantics:  </w:t>
      </w:r>
      <w:r>
        <w:rPr>
          <w:rStyle w:val="bnf"/>
          <w:rFonts w:ascii="Helvetica" w:hAnsi="Helvetica"/>
          <w:b/>
          <w:i w:val="0"/>
        </w:rPr>
        <w:t>FlagText</w:t>
      </w:r>
    </w:p>
    <w:p w14:paraId="323483DA" w14:textId="77777777" w:rsidR="000611A9" w:rsidRPr="00E77497" w:rsidRDefault="000611A9" w:rsidP="000611A9">
      <w:r>
        <w:rPr>
          <w:rStyle w:val="bnf"/>
        </w:rPr>
        <w:t>RegularExpressionLiteral</w:t>
      </w:r>
      <w:r w:rsidRPr="00E77497">
        <w:t xml:space="preserve"> </w:t>
      </w:r>
      <w:r w:rsidRPr="00E77497">
        <w:rPr>
          <w:b/>
        </w:rPr>
        <w:t>::</w:t>
      </w:r>
      <w:r w:rsidRPr="00E77497">
        <w:t xml:space="preserve"> </w:t>
      </w:r>
      <w:r w:rsidRPr="001E1EC2">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14:paraId="23B31691" w14:textId="77777777" w:rsidR="000611A9" w:rsidRPr="00E77497" w:rsidRDefault="000611A9" w:rsidP="00EF706A">
      <w:pPr>
        <w:pStyle w:val="Alg4"/>
        <w:numPr>
          <w:ilvl w:val="0"/>
          <w:numId w:val="892"/>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RegularExpressionFlags</w:t>
      </w:r>
      <w:r w:rsidRPr="00E77497">
        <w:t>.</w:t>
      </w:r>
    </w:p>
    <w:p w14:paraId="28758062" w14:textId="77777777" w:rsidR="00B6358F" w:rsidRPr="00E77497" w:rsidRDefault="00387B31" w:rsidP="007D5644">
      <w:pPr>
        <w:pStyle w:val="30"/>
      </w:pPr>
      <w:bookmarkStart w:id="1125" w:name="_Ref365548182"/>
      <w:bookmarkStart w:id="1126" w:name="_Ref365548197"/>
      <w:bookmarkStart w:id="1127" w:name="_Ref365548210"/>
      <w:bookmarkStart w:id="1128" w:name="_Ref365548225"/>
      <w:bookmarkStart w:id="1129" w:name="_Ref365548237"/>
      <w:bookmarkStart w:id="1130" w:name="_Ref365548249"/>
      <w:bookmarkStart w:id="1131" w:name="_Ref463859562"/>
      <w:bookmarkStart w:id="1132" w:name="_Toc472818770"/>
      <w:bookmarkStart w:id="1133" w:name="_Toc235503323"/>
      <w:bookmarkStart w:id="1134" w:name="_Toc241509098"/>
      <w:bookmarkStart w:id="1135" w:name="_Toc244416585"/>
      <w:bookmarkStart w:id="1136" w:name="_Toc276630949"/>
      <w:bookmarkStart w:id="1137" w:name="_Toc366141861"/>
      <w:r>
        <w:t xml:space="preserve">Template </w:t>
      </w:r>
      <w:r w:rsidR="00B6358F" w:rsidRPr="00E77497">
        <w:t>Literal</w:t>
      </w:r>
      <w:r w:rsidR="00B6358F">
        <w:t xml:space="preserve"> Lexical Comp</w:t>
      </w:r>
      <w:r w:rsidR="002C1B8F">
        <w:t>o</w:t>
      </w:r>
      <w:r w:rsidR="00B6358F">
        <w:t>nents</w:t>
      </w:r>
      <w:bookmarkEnd w:id="1125"/>
      <w:bookmarkEnd w:id="1126"/>
      <w:bookmarkEnd w:id="1127"/>
      <w:bookmarkEnd w:id="1128"/>
      <w:bookmarkEnd w:id="1129"/>
      <w:bookmarkEnd w:id="1130"/>
      <w:bookmarkEnd w:id="1137"/>
    </w:p>
    <w:p w14:paraId="3ECB02EC" w14:textId="77777777" w:rsidR="00B6358F" w:rsidRPr="00E77497" w:rsidRDefault="00B6358F" w:rsidP="00B6358F">
      <w:pPr>
        <w:pStyle w:val="Syntax"/>
      </w:pPr>
      <w:r w:rsidRPr="00E77497">
        <w:t>Syntax</w:t>
      </w:r>
    </w:p>
    <w:p w14:paraId="0D3BF0FA" w14:textId="77777777" w:rsidR="00B6358F" w:rsidRPr="00E77497" w:rsidRDefault="00387B31" w:rsidP="00B6358F">
      <w:pPr>
        <w:pStyle w:val="SyntaxRule"/>
      </w:pPr>
      <w:r>
        <w:t>Template</w:t>
      </w:r>
      <w:r w:rsidR="00B6358F">
        <w:t xml:space="preserve"> </w:t>
      </w:r>
      <w:r w:rsidR="00B6358F" w:rsidRPr="00E77497">
        <w:rPr>
          <w:rFonts w:ascii="Arial" w:hAnsi="Arial" w:cs="Arial"/>
          <w:b/>
          <w:i w:val="0"/>
        </w:rPr>
        <w:t>::</w:t>
      </w:r>
    </w:p>
    <w:p w14:paraId="4F98671C" w14:textId="77777777" w:rsidR="00B6358F" w:rsidRPr="00B43B49" w:rsidRDefault="00387B31" w:rsidP="00B6358F">
      <w:pPr>
        <w:pStyle w:val="SyntaxDefinition"/>
        <w:rPr>
          <w:i w:val="0"/>
        </w:rPr>
      </w:pPr>
      <w:r>
        <w:t>NoSubstitutionTemplate</w:t>
      </w:r>
      <w:r w:rsidR="00B6358F" w:rsidRPr="00E77497">
        <w:rPr>
          <w:b/>
        </w:rPr>
        <w:t xml:space="preserve"> </w:t>
      </w:r>
      <w:r w:rsidR="00B6358F" w:rsidRPr="00E77497">
        <w:rPr>
          <w:rFonts w:ascii="Courier New" w:hAnsi="Courier New"/>
          <w:b/>
          <w:i w:val="0"/>
        </w:rPr>
        <w:br/>
      </w:r>
      <w:r>
        <w:t>Template</w:t>
      </w:r>
      <w:r w:rsidR="005F297D" w:rsidRPr="008B6A17">
        <w:t>Head</w:t>
      </w:r>
    </w:p>
    <w:p w14:paraId="24B8712B" w14:textId="77777777" w:rsidR="005F297D" w:rsidRPr="00B43B49" w:rsidRDefault="00387B31" w:rsidP="005F297D">
      <w:pPr>
        <w:pStyle w:val="SyntaxRule"/>
        <w:rPr>
          <w:i w:val="0"/>
        </w:rPr>
      </w:pPr>
      <w:r>
        <w:t>NoSubstitutionTemplate</w:t>
      </w:r>
      <w:r w:rsidR="005F297D" w:rsidRPr="00B43B49">
        <w:rPr>
          <w:i w:val="0"/>
        </w:rPr>
        <w:t xml:space="preserve"> </w:t>
      </w:r>
      <w:r w:rsidR="005F297D" w:rsidRPr="008B6A17">
        <w:rPr>
          <w:rFonts w:ascii="Arial" w:hAnsi="Arial" w:cs="Arial"/>
          <w:b/>
          <w:i w:val="0"/>
        </w:rPr>
        <w:t>::</w:t>
      </w:r>
    </w:p>
    <w:p w14:paraId="52DA49D9" w14:textId="77777777" w:rsidR="005F297D" w:rsidRPr="00E77497" w:rsidRDefault="005F297D" w:rsidP="005F297D">
      <w:pPr>
        <w:pStyle w:val="SyntaxDefinition"/>
      </w:pPr>
      <w:r w:rsidRPr="00B43B49">
        <w:rPr>
          <w:rFonts w:ascii="Courier New" w:hAnsi="Courier New" w:cs="Courier New"/>
          <w:b/>
          <w:i w:val="0"/>
        </w:rPr>
        <w:t>`</w:t>
      </w:r>
      <w:r w:rsidR="008B6A17">
        <w:t xml:space="preserve"> </w:t>
      </w:r>
      <w:r w:rsidR="005C6707">
        <w:t>Template</w:t>
      </w:r>
      <w:r w:rsidR="008B6A17">
        <w:t>Characters</w:t>
      </w:r>
      <w:r w:rsidR="008B6A17" w:rsidRPr="00E77497">
        <w:rPr>
          <w:rFonts w:ascii="Arial" w:hAnsi="Arial"/>
          <w:i w:val="0"/>
          <w:vertAlign w:val="subscript"/>
        </w:rPr>
        <w:t>opt</w:t>
      </w:r>
      <w:r w:rsidR="008B6A17">
        <w:t xml:space="preserve"> </w:t>
      </w:r>
      <w:r w:rsidR="008B6A17" w:rsidRPr="00B43B49">
        <w:rPr>
          <w:rFonts w:ascii="Courier New" w:hAnsi="Courier New" w:cs="Courier New"/>
          <w:b/>
          <w:i w:val="0"/>
        </w:rPr>
        <w:t>`</w:t>
      </w:r>
      <w:r>
        <w:t xml:space="preserve"> </w:t>
      </w:r>
    </w:p>
    <w:p w14:paraId="1B4FF1C3" w14:textId="77777777" w:rsidR="008B6A17" w:rsidRPr="001E1EC2" w:rsidRDefault="005C6707" w:rsidP="008B6A17">
      <w:pPr>
        <w:pStyle w:val="SyntaxRule"/>
        <w:rPr>
          <w:i w:val="0"/>
        </w:rPr>
      </w:pPr>
      <w:r>
        <w:t>Template</w:t>
      </w:r>
      <w:r w:rsidR="008B6A17">
        <w:t>Head</w:t>
      </w:r>
      <w:r w:rsidR="008B6A17" w:rsidRPr="001E1EC2">
        <w:rPr>
          <w:i w:val="0"/>
        </w:rPr>
        <w:t xml:space="preserve"> </w:t>
      </w:r>
      <w:r w:rsidR="008B6A17" w:rsidRPr="008B6A17">
        <w:rPr>
          <w:rFonts w:ascii="Arial" w:hAnsi="Arial" w:cs="Arial"/>
          <w:b/>
          <w:i w:val="0"/>
        </w:rPr>
        <w:t>::</w:t>
      </w:r>
    </w:p>
    <w:p w14:paraId="64FA76D7" w14:textId="77777777" w:rsidR="008B6A17" w:rsidRPr="00E77497" w:rsidRDefault="008B6A17" w:rsidP="008B6A17">
      <w:pPr>
        <w:pStyle w:val="SyntaxDefinition"/>
      </w:pPr>
      <w:r w:rsidRPr="001E1EC2">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00B43B49">
        <w:rPr>
          <w:rFonts w:ascii="Courier New" w:hAnsi="Courier New" w:cs="Courier New"/>
          <w:b/>
          <w:i w:val="0"/>
        </w:rPr>
        <w:t>$</w:t>
      </w:r>
      <w:r w:rsidR="000D671D">
        <w:rPr>
          <w:rFonts w:ascii="Courier New" w:hAnsi="Courier New" w:cs="Courier New"/>
          <w:b/>
          <w:i w:val="0"/>
        </w:rPr>
        <w:t>{</w:t>
      </w:r>
      <w:r>
        <w:t xml:space="preserve"> </w:t>
      </w:r>
    </w:p>
    <w:p w14:paraId="77AE0E5D" w14:textId="77777777" w:rsidR="008B6A17" w:rsidRPr="00E77497" w:rsidRDefault="005C6707" w:rsidP="008B6A17">
      <w:pPr>
        <w:pStyle w:val="SyntaxRule"/>
      </w:pPr>
      <w:r>
        <w:t>Template</w:t>
      </w:r>
      <w:r w:rsidR="008B6A17">
        <w:t xml:space="preserve">SubstitutionTail </w:t>
      </w:r>
      <w:r w:rsidR="008B6A17" w:rsidRPr="00E77497">
        <w:rPr>
          <w:rFonts w:ascii="Arial" w:hAnsi="Arial" w:cs="Arial"/>
          <w:b/>
          <w:i w:val="0"/>
        </w:rPr>
        <w:t>::</w:t>
      </w:r>
    </w:p>
    <w:p w14:paraId="6B69F414" w14:textId="77777777" w:rsidR="008B6A17" w:rsidRPr="001E1EC2" w:rsidRDefault="005C6707" w:rsidP="008B6A17">
      <w:pPr>
        <w:pStyle w:val="SyntaxDefinition"/>
        <w:rPr>
          <w:i w:val="0"/>
        </w:rPr>
      </w:pPr>
      <w:r>
        <w:t>Template</w:t>
      </w:r>
      <w:r w:rsidR="008B6A17">
        <w:t>Middle</w:t>
      </w:r>
      <w:r w:rsidR="008B6A17" w:rsidRPr="00E77497">
        <w:rPr>
          <w:b/>
        </w:rPr>
        <w:t xml:space="preserve"> </w:t>
      </w:r>
      <w:r w:rsidR="00576D5A">
        <w:rPr>
          <w:b/>
        </w:rPr>
        <w:br/>
      </w:r>
      <w:r>
        <w:t>Template</w:t>
      </w:r>
      <w:r w:rsidR="00576D5A">
        <w:t>Tail</w:t>
      </w:r>
    </w:p>
    <w:p w14:paraId="5AC58B7D" w14:textId="77777777" w:rsidR="00576D5A" w:rsidRPr="001E1EC2" w:rsidRDefault="005C6707" w:rsidP="00576D5A">
      <w:pPr>
        <w:pStyle w:val="SyntaxRule"/>
        <w:rPr>
          <w:i w:val="0"/>
        </w:rPr>
      </w:pPr>
      <w:r>
        <w:t>Template</w:t>
      </w:r>
      <w:r w:rsidR="00576D5A">
        <w:t>Middle</w:t>
      </w:r>
      <w:r w:rsidR="00576D5A" w:rsidRPr="001E1EC2">
        <w:rPr>
          <w:i w:val="0"/>
        </w:rPr>
        <w:t xml:space="preserve"> </w:t>
      </w:r>
      <w:r w:rsidR="00576D5A" w:rsidRPr="008B6A17">
        <w:rPr>
          <w:rFonts w:ascii="Arial" w:hAnsi="Arial" w:cs="Arial"/>
          <w:b/>
          <w:i w:val="0"/>
        </w:rPr>
        <w:t>::</w:t>
      </w:r>
    </w:p>
    <w:p w14:paraId="67852DB9" w14:textId="77777777" w:rsidR="00576D5A" w:rsidRPr="00E77497" w:rsidRDefault="00576D5A" w:rsidP="00576D5A">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Pr>
          <w:rFonts w:ascii="Courier New" w:hAnsi="Courier New" w:cs="Courier New"/>
          <w:b/>
          <w:i w:val="0"/>
        </w:rPr>
        <w:t>$</w:t>
      </w:r>
      <w:r w:rsidR="000D671D">
        <w:rPr>
          <w:rFonts w:ascii="Courier New" w:hAnsi="Courier New" w:cs="Courier New"/>
          <w:b/>
          <w:i w:val="0"/>
        </w:rPr>
        <w:t>{</w:t>
      </w:r>
      <w:r>
        <w:t xml:space="preserve"> </w:t>
      </w:r>
    </w:p>
    <w:p w14:paraId="7B3800F3" w14:textId="77777777" w:rsidR="00E32DB2" w:rsidRPr="001E1EC2" w:rsidRDefault="005C6707" w:rsidP="00E32DB2">
      <w:pPr>
        <w:pStyle w:val="SyntaxRule"/>
        <w:rPr>
          <w:i w:val="0"/>
        </w:rPr>
      </w:pPr>
      <w:r>
        <w:t>Template</w:t>
      </w:r>
      <w:r w:rsidR="00E32DB2">
        <w:t>Tail</w:t>
      </w:r>
      <w:r w:rsidR="00E32DB2" w:rsidRPr="001E1EC2">
        <w:rPr>
          <w:i w:val="0"/>
        </w:rPr>
        <w:t xml:space="preserve"> </w:t>
      </w:r>
      <w:r w:rsidR="00E32DB2" w:rsidRPr="008B6A17">
        <w:rPr>
          <w:rFonts w:ascii="Arial" w:hAnsi="Arial" w:cs="Arial"/>
          <w:b/>
          <w:i w:val="0"/>
        </w:rPr>
        <w:t>::</w:t>
      </w:r>
    </w:p>
    <w:p w14:paraId="2E8955F3" w14:textId="77777777" w:rsidR="00E32DB2" w:rsidRPr="00E77497" w:rsidRDefault="00E32DB2" w:rsidP="00E32DB2">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p>
    <w:p w14:paraId="65B325DD" w14:textId="77777777" w:rsidR="00B43B49" w:rsidRPr="00E77497" w:rsidRDefault="005C6707" w:rsidP="00B43B49">
      <w:pPr>
        <w:pStyle w:val="SyntaxRule"/>
      </w:pPr>
      <w:r>
        <w:t>Template</w:t>
      </w:r>
      <w:r w:rsidR="00B43B49" w:rsidRPr="00E77497">
        <w:t xml:space="preserve">Characters </w:t>
      </w:r>
      <w:r w:rsidR="00B43B49" w:rsidRPr="00E77497">
        <w:rPr>
          <w:rFonts w:ascii="Arial" w:hAnsi="Arial" w:cs="Arial"/>
          <w:b/>
          <w:i w:val="0"/>
        </w:rPr>
        <w:t>::</w:t>
      </w:r>
    </w:p>
    <w:p w14:paraId="24C08047" w14:textId="77777777" w:rsidR="00B43B49" w:rsidRPr="00E77497" w:rsidRDefault="005C6707" w:rsidP="00B43B49">
      <w:pPr>
        <w:pStyle w:val="SyntaxDefinition"/>
        <w:rPr>
          <w:vertAlign w:val="subscript"/>
        </w:rPr>
      </w:pPr>
      <w:r>
        <w:t>Template</w:t>
      </w:r>
      <w:r w:rsidR="00B43B49" w:rsidRPr="00E77497">
        <w:t xml:space="preserve">Character </w:t>
      </w:r>
      <w:r>
        <w:t>Template</w:t>
      </w:r>
      <w:r w:rsidR="00B43B49" w:rsidRPr="00E77497">
        <w:t>Characters</w:t>
      </w:r>
      <w:r w:rsidR="00B43B49" w:rsidRPr="00E77497">
        <w:rPr>
          <w:rFonts w:ascii="Arial" w:hAnsi="Arial"/>
          <w:i w:val="0"/>
          <w:vertAlign w:val="subscript"/>
        </w:rPr>
        <w:t>opt</w:t>
      </w:r>
    </w:p>
    <w:p w14:paraId="0805FA57" w14:textId="77777777" w:rsidR="00B43B49" w:rsidRPr="00E77497" w:rsidRDefault="005C6707" w:rsidP="00B43B49">
      <w:pPr>
        <w:pStyle w:val="SyntaxRule"/>
      </w:pPr>
      <w:r>
        <w:t>Template</w:t>
      </w:r>
      <w:r w:rsidR="00B43B49" w:rsidRPr="00E77497">
        <w:t xml:space="preserve">Character </w:t>
      </w:r>
      <w:r w:rsidR="00B43B49" w:rsidRPr="00E77497">
        <w:rPr>
          <w:rFonts w:ascii="Arial" w:hAnsi="Arial" w:cs="Arial"/>
          <w:b/>
          <w:i w:val="0"/>
        </w:rPr>
        <w:t>::</w:t>
      </w:r>
    </w:p>
    <w:p w14:paraId="68618736" w14:textId="77777777" w:rsidR="00B43B49" w:rsidRPr="00E77497" w:rsidRDefault="00B43B49" w:rsidP="00B43B49">
      <w:pPr>
        <w:pStyle w:val="SyntaxDefinition"/>
      </w:pPr>
      <w:r w:rsidRPr="00E77497">
        <w:t xml:space="preserve">SourceCharacter </w:t>
      </w:r>
      <w:r w:rsidRPr="00E77497">
        <w:rPr>
          <w:rFonts w:ascii="Arial" w:hAnsi="Arial" w:cs="Arial"/>
          <w:b/>
          <w:i w:val="0"/>
        </w:rPr>
        <w:t>but not one of</w:t>
      </w:r>
      <w:r w:rsidRPr="00E77497">
        <w:t xml:space="preserve"> </w:t>
      </w:r>
      <w:r w:rsidR="00822130">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00822130" w:rsidRPr="00822130">
        <w:rPr>
          <w:rFonts w:ascii="Arial" w:hAnsi="Arial" w:cs="Arial"/>
          <w:b/>
          <w:i w:val="0"/>
        </w:rPr>
        <w:t xml:space="preserve"> </w:t>
      </w:r>
      <w:r w:rsidR="00822130" w:rsidRPr="00E77497">
        <w:rPr>
          <w:rFonts w:ascii="Arial" w:hAnsi="Arial" w:cs="Arial"/>
          <w:b/>
          <w:i w:val="0"/>
        </w:rPr>
        <w:t>or</w:t>
      </w:r>
      <w:r w:rsidR="00822130" w:rsidRPr="00E77497">
        <w:rPr>
          <w:rFonts w:ascii="Arial" w:hAnsi="Arial" w:cs="Arial"/>
          <w:b/>
        </w:rPr>
        <w:t xml:space="preserve"> </w:t>
      </w:r>
      <w:commentRangeStart w:id="1138"/>
      <w:r w:rsidR="00822130">
        <w:rPr>
          <w:rFonts w:ascii="Courier New" w:hAnsi="Courier New"/>
          <w:b/>
          <w:i w:val="0"/>
        </w:rPr>
        <w:t>$</w:t>
      </w:r>
      <w:commentRangeEnd w:id="1138"/>
      <w:r w:rsidR="00576D5A">
        <w:rPr>
          <w:rStyle w:val="af6"/>
          <w:rFonts w:ascii="Arial" w:eastAsia="MS Mincho" w:hAnsi="Arial"/>
          <w:i w:val="0"/>
          <w:lang w:eastAsia="ja-JP"/>
        </w:rPr>
        <w:commentReference w:id="1138"/>
      </w:r>
      <w:r w:rsidRPr="00E77497">
        <w:t xml:space="preserve"> </w:t>
      </w:r>
      <w:r w:rsidRPr="00E77497">
        <w:br/>
      </w:r>
      <w:r w:rsidR="000D671D">
        <w:rPr>
          <w:rFonts w:ascii="Courier New" w:hAnsi="Courier New"/>
          <w:b/>
          <w:i w:val="0"/>
        </w:rPr>
        <w:t xml:space="preserve">$ </w:t>
      </w:r>
      <w:r w:rsidR="000D671D" w:rsidRPr="00E77497">
        <w:rPr>
          <w:rFonts w:ascii="Arial" w:hAnsi="Arial" w:cs="Arial"/>
          <w:i w:val="0"/>
          <w:sz w:val="16"/>
          <w:szCs w:val="16"/>
        </w:rPr>
        <w:t xml:space="preserve">[lookahead </w:t>
      </w:r>
      <w:r w:rsidR="000D671D" w:rsidRPr="00E77497">
        <w:rPr>
          <w:rFonts w:ascii="Arial" w:hAnsi="Arial" w:cs="Arial"/>
          <w:i w:val="0"/>
          <w:sz w:val="16"/>
          <w:szCs w:val="16"/>
        </w:rPr>
        <w:sym w:font="Symbol" w:char="F0CF"/>
      </w:r>
      <w:r w:rsidR="000D671D" w:rsidRPr="00E77497">
        <w:rPr>
          <w:i w:val="0"/>
          <w:sz w:val="16"/>
          <w:szCs w:val="16"/>
        </w:rPr>
        <w:t xml:space="preserve"> </w:t>
      </w:r>
      <w:r w:rsidR="000D671D" w:rsidRPr="000D671D">
        <w:rPr>
          <w:rFonts w:ascii="Courier New" w:hAnsi="Courier New"/>
          <w:b/>
          <w:i w:val="0"/>
          <w:sz w:val="16"/>
          <w:szCs w:val="16"/>
        </w:rPr>
        <w:t>{</w:t>
      </w:r>
      <w:r w:rsidR="000D671D" w:rsidRPr="000D671D">
        <w:rPr>
          <w:rFonts w:ascii="Arial" w:hAnsi="Arial" w:cs="Arial"/>
          <w:i w:val="0"/>
        </w:rPr>
        <w:t xml:space="preserve"> </w:t>
      </w:r>
      <w:r w:rsidR="000D671D" w:rsidRPr="00E77497">
        <w:rPr>
          <w:rFonts w:ascii="Arial" w:hAnsi="Arial" w:cs="Arial"/>
          <w:i w:val="0"/>
          <w:sz w:val="16"/>
          <w:szCs w:val="16"/>
        </w:rPr>
        <w:t>]</w:t>
      </w:r>
      <w:r w:rsidR="000D671D">
        <w:rPr>
          <w:rFonts w:ascii="Courier New" w:hAnsi="Courier New"/>
          <w:b/>
          <w:i w:val="0"/>
        </w:rPr>
        <w:br/>
      </w:r>
      <w:r w:rsidRPr="00E77497">
        <w:rPr>
          <w:rFonts w:ascii="Courier New" w:hAnsi="Courier New"/>
          <w:b/>
          <w:i w:val="0"/>
        </w:rPr>
        <w:t xml:space="preserve">\ </w:t>
      </w:r>
      <w:r w:rsidR="00C61AA1">
        <w:t>E</w:t>
      </w:r>
      <w:r w:rsidRPr="00E77497">
        <w:t>scapeSequence</w:t>
      </w:r>
      <w:r w:rsidRPr="00E77497">
        <w:br/>
        <w:t>LineContinuation</w:t>
      </w:r>
    </w:p>
    <w:p w14:paraId="008D17E2" w14:textId="77777777" w:rsidR="00D24575" w:rsidRPr="00E77497" w:rsidRDefault="00D24575" w:rsidP="00D24575">
      <w:pPr>
        <w:rPr>
          <w:rFonts w:ascii="Helvetica" w:hAnsi="Helvetica"/>
          <w:b/>
        </w:rPr>
      </w:pPr>
      <w:r w:rsidRPr="00E77497">
        <w:rPr>
          <w:rFonts w:ascii="Helvetica" w:hAnsi="Helvetica"/>
          <w:b/>
        </w:rPr>
        <w:t xml:space="preserve">Static Semantics:  </w:t>
      </w:r>
      <w:r w:rsidR="00387B31">
        <w:rPr>
          <w:rStyle w:val="bnf"/>
          <w:rFonts w:ascii="Helvetica" w:hAnsi="Helvetica"/>
          <w:b/>
          <w:i w:val="0"/>
        </w:rPr>
        <w:t>TV</w:t>
      </w:r>
      <w:r>
        <w:rPr>
          <w:rStyle w:val="bnf"/>
          <w:rFonts w:ascii="Helvetica" w:hAnsi="Helvetica"/>
          <w:b/>
          <w:i w:val="0"/>
        </w:rPr>
        <w:t xml:space="preserve">’s </w:t>
      </w:r>
      <w:r w:rsidR="00FE4F42">
        <w:rPr>
          <w:rStyle w:val="bnf"/>
          <w:rFonts w:ascii="Helvetica" w:hAnsi="Helvetica"/>
          <w:b/>
          <w:i w:val="0"/>
        </w:rPr>
        <w:t xml:space="preserve">and </w:t>
      </w:r>
      <w:r w:rsidR="00387B31">
        <w:rPr>
          <w:rStyle w:val="bnf"/>
          <w:rFonts w:ascii="Helvetica" w:hAnsi="Helvetica"/>
          <w:b/>
          <w:i w:val="0"/>
        </w:rPr>
        <w:t>TRV</w:t>
      </w:r>
      <w:r w:rsidR="00FE4F42">
        <w:rPr>
          <w:rStyle w:val="bnf"/>
          <w:rFonts w:ascii="Helvetica" w:hAnsi="Helvetica"/>
          <w:b/>
          <w:i w:val="0"/>
        </w:rPr>
        <w:t>’s</w:t>
      </w:r>
    </w:p>
    <w:p w14:paraId="3FD9F6D8" w14:textId="77777777" w:rsidR="002C1B8F" w:rsidRPr="00E77497" w:rsidRDefault="002C1B8F" w:rsidP="002C1B8F">
      <w:r w:rsidRPr="00E77497">
        <w:t xml:space="preserve">A </w:t>
      </w:r>
      <w:r w:rsidR="00387B31">
        <w:t>template</w:t>
      </w:r>
      <w:r w:rsidRPr="00E77497">
        <w:t xml:space="preserve"> literal </w:t>
      </w:r>
      <w:r>
        <w:t xml:space="preserve">component is interpreted as a sequence of Unicode </w:t>
      </w:r>
      <w:r w:rsidR="00F55BFC">
        <w:t>characters</w:t>
      </w:r>
      <w:r w:rsidRPr="00E77497">
        <w:t xml:space="preserve">. The </w:t>
      </w:r>
      <w:r w:rsidR="00387B31">
        <w:t>Template</w:t>
      </w:r>
      <w:r w:rsidRPr="00E77497">
        <w:t xml:space="preserve"> </w:t>
      </w:r>
      <w:r>
        <w:t>V</w:t>
      </w:r>
      <w:r w:rsidRPr="00E77497">
        <w:t>alue (</w:t>
      </w:r>
      <w:r w:rsidR="00387B31">
        <w:t>TV</w:t>
      </w:r>
      <w:r w:rsidRPr="00E77497">
        <w:t xml:space="preserve">) of </w:t>
      </w:r>
      <w:r>
        <w:t>a</w:t>
      </w:r>
      <w:r w:rsidRPr="00E77497">
        <w:t xml:space="preserve"> literal </w:t>
      </w:r>
      <w:r>
        <w:t xml:space="preserve">component </w:t>
      </w:r>
      <w:r w:rsidRPr="00E77497">
        <w:t xml:space="preserve">is described in terms of </w:t>
      </w:r>
      <w:r>
        <w:t>code unit</w:t>
      </w:r>
      <w:r w:rsidRPr="00E77497">
        <w:t xml:space="preserve"> values (</w:t>
      </w:r>
      <w:r>
        <w:t>CV,</w:t>
      </w:r>
      <w:r w:rsidR="00D879DF">
        <w:t xml:space="preserve"> </w:t>
      </w:r>
      <w:r w:rsidR="00D879DF">
        <w:fldChar w:fldCharType="begin"/>
      </w:r>
      <w:r w:rsidR="00D879DF">
        <w:instrText xml:space="preserve"> REF _Ref365803330 \r \h </w:instrText>
      </w:r>
      <w:r w:rsidR="00D879DF">
        <w:fldChar w:fldCharType="separate"/>
      </w:r>
      <w:r w:rsidR="00083CEC">
        <w:t>11.8.4</w:t>
      </w:r>
      <w:r w:rsidR="00D879DF">
        <w:fldChar w:fldCharType="end"/>
      </w:r>
      <w:r w:rsidRPr="00E77497">
        <w:t xml:space="preserve">) contributed by the various parts of the </w:t>
      </w:r>
      <w:r w:rsidR="000B1F1B">
        <w:t>template</w:t>
      </w:r>
      <w:r w:rsidRPr="00E77497">
        <w:t xml:space="preserve"> literal</w:t>
      </w:r>
      <w:r>
        <w:t xml:space="preserve"> c</w:t>
      </w:r>
      <w:r w:rsidR="0043620C">
        <w:t>o</w:t>
      </w:r>
      <w:r>
        <w:t>mponent</w:t>
      </w:r>
      <w:r w:rsidRPr="00E77497">
        <w:t xml:space="preserve">. As part of this process, some </w:t>
      </w:r>
      <w:r w:rsidR="00F55BFC">
        <w:t>Unicode characters</w:t>
      </w:r>
      <w:r w:rsidRPr="00E77497">
        <w:t xml:space="preserve"> within the </w:t>
      </w:r>
      <w:r w:rsidR="00387B31">
        <w:t>template</w:t>
      </w:r>
      <w:r>
        <w:t xml:space="preserve"> component</w:t>
      </w:r>
      <w:r w:rsidRPr="00E77497">
        <w:t xml:space="preserve"> are interpreted as having a mathematical value (MV</w:t>
      </w:r>
      <w:r>
        <w:t>,</w:t>
      </w:r>
      <w:r w:rsidRPr="00E77497">
        <w:t xml:space="preserve"> </w:t>
      </w:r>
      <w:r w:rsidR="00C04626">
        <w:fldChar w:fldCharType="begin"/>
      </w:r>
      <w:r w:rsidR="00C04626">
        <w:instrText xml:space="preserve"> REF _Ref424530746 \r \h </w:instrText>
      </w:r>
      <w:r w:rsidR="00C04626">
        <w:fldChar w:fldCharType="separate"/>
      </w:r>
      <w:r w:rsidR="00083CEC">
        <w:t>11.8.3</w:t>
      </w:r>
      <w:r w:rsidR="00C04626">
        <w:fldChar w:fldCharType="end"/>
      </w:r>
      <w:r>
        <w:t>)</w:t>
      </w:r>
      <w:r w:rsidRPr="00E77497">
        <w:t>.</w:t>
      </w:r>
      <w:r>
        <w:t xml:space="preserve">  In determining a </w:t>
      </w:r>
      <w:r w:rsidR="00387B31">
        <w:t>TV</w:t>
      </w:r>
      <w:r>
        <w:t xml:space="preserve">, escape sequences are replaced by the code unit of the </w:t>
      </w:r>
      <w:r w:rsidR="00F55BFC">
        <w:t xml:space="preserve">Unicode </w:t>
      </w:r>
      <w:r>
        <w:t>characters represented by the escape</w:t>
      </w:r>
      <w:r w:rsidR="007E0FF6">
        <w:t xml:space="preserve"> sequence</w:t>
      </w:r>
      <w:r>
        <w:t xml:space="preserve">.  The </w:t>
      </w:r>
      <w:r w:rsidR="00387B31">
        <w:t>Template</w:t>
      </w:r>
      <w:r>
        <w:t xml:space="preserve"> Raw Value (</w:t>
      </w:r>
      <w:r w:rsidR="00387B31">
        <w:t>TRV</w:t>
      </w:r>
      <w:r>
        <w:t xml:space="preserve">) is </w:t>
      </w:r>
      <w:r w:rsidR="007E0FF6">
        <w:t xml:space="preserve">similar to a </w:t>
      </w:r>
      <w:r w:rsidR="00387B31">
        <w:t>Template</w:t>
      </w:r>
      <w:r w:rsidR="007E0FF6">
        <w:t xml:space="preserve"> Value with the difference that in </w:t>
      </w:r>
      <w:r w:rsidR="00387B31">
        <w:t>TRV</w:t>
      </w:r>
      <w:r w:rsidR="007E0FF6">
        <w:t>s escape sequences are interpreted literally.</w:t>
      </w:r>
    </w:p>
    <w:p w14:paraId="27DF89B9"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009C6441">
        <w:rPr>
          <w:rFonts w:ascii="Arial" w:hAnsi="Arial"/>
        </w:rPr>
        <w:t xml:space="preserve"> and </w:t>
      </w:r>
      <w:r w:rsidR="00387B31">
        <w:rPr>
          <w:rFonts w:ascii="Arial" w:hAnsi="Arial"/>
        </w:rPr>
        <w:t>TRV</w:t>
      </w:r>
      <w:r w:rsidRPr="00E77497">
        <w:rPr>
          <w:rFonts w:ascii="Arial" w:hAnsi="Arial"/>
        </w:rPr>
        <w:t xml:space="preserve"> of</w:t>
      </w:r>
      <w:r w:rsidRPr="00E77497">
        <w:t xml:space="preserve"> </w:t>
      </w:r>
      <w:r w:rsidR="00387B31">
        <w:rPr>
          <w:i/>
        </w:rPr>
        <w:t xml:space="preserve">NoSubstitutionTemplate </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Pr="00E77497">
        <w:rPr>
          <w:rFonts w:ascii="Arial" w:hAnsi="Arial"/>
        </w:rPr>
        <w:t xml:space="preserve"> sequence.</w:t>
      </w:r>
    </w:p>
    <w:p w14:paraId="45B34790"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 xml:space="preserve">{ </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14:paraId="09CD327D" w14:textId="77777777" w:rsidR="00CF290C" w:rsidRPr="00E77497" w:rsidRDefault="00CF290C" w:rsidP="00AA44E9">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14:paraId="20168A5A"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14:paraId="1BC6673A" w14:textId="77777777"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14:paraId="2572EF51" w14:textId="77777777"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14:paraId="4553C8B2" w14:textId="77777777"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14:paraId="3A473F70" w14:textId="77777777"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14:paraId="5A597F4E"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00C61AA1" w:rsidRPr="00C74E77">
        <w:rPr>
          <w:i/>
        </w:rPr>
        <w:t>Character</w:t>
      </w:r>
      <w:r w:rsidR="00C61AA1" w:rsidRPr="00E77497">
        <w:t xml:space="preserve"> </w:t>
      </w:r>
      <w:r w:rsidRPr="00E77497">
        <w:t xml:space="preserve"> </w:t>
      </w:r>
      <w:r w:rsidRPr="00E77497">
        <w:rPr>
          <w:rFonts w:ascii="Arial" w:hAnsi="Arial" w:cs="Arial"/>
        </w:rPr>
        <w:t xml:space="preserve">is the </w:t>
      </w:r>
      <w:r w:rsidR="00387B31">
        <w:rPr>
          <w:rFonts w:ascii="Arial" w:hAnsi="Arial" w:cs="Arial"/>
        </w:rPr>
        <w:t>TV</w:t>
      </w:r>
      <w:r w:rsidRPr="00E77497">
        <w:t xml:space="preserve"> of </w:t>
      </w:r>
      <w:r w:rsidR="00387B31">
        <w:rPr>
          <w:i/>
        </w:rPr>
        <w:t>Template</w:t>
      </w:r>
      <w:r w:rsidR="00C61AA1" w:rsidRPr="001E1EC2">
        <w:rPr>
          <w:i/>
        </w:rPr>
        <w:t>Character</w:t>
      </w:r>
      <w:r w:rsidRPr="00E77497">
        <w:t>.</w:t>
      </w:r>
    </w:p>
    <w:p w14:paraId="3675C873"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7E0FF6" w:rsidRPr="001E1EC2">
        <w:rPr>
          <w:i/>
        </w:rPr>
        <w:t>Characters</w:t>
      </w:r>
      <w:r w:rsidR="007E0FF6">
        <w:rPr>
          <w:i/>
        </w:rPr>
        <w:t xml:space="preserve"> </w:t>
      </w:r>
      <w:r w:rsidRPr="00E77497">
        <w:rPr>
          <w:rFonts w:ascii="Arial" w:hAnsi="Arial"/>
          <w:b/>
        </w:rPr>
        <w:t>::</w:t>
      </w:r>
      <w:r w:rsidRPr="00E77497">
        <w:t xml:space="preserve"> </w:t>
      </w:r>
      <w:r w:rsidR="00387B31">
        <w:rPr>
          <w:i/>
        </w:rPr>
        <w:t>Template</w:t>
      </w:r>
      <w:r w:rsidR="00C61AA1" w:rsidRPr="001E1EC2">
        <w:rPr>
          <w:i/>
        </w:rPr>
        <w:t>Character</w:t>
      </w:r>
      <w:r w:rsidR="00C61AA1" w:rsidRPr="00E77497">
        <w:t xml:space="preserve"> </w:t>
      </w:r>
      <w:r w:rsidR="00387B31">
        <w:rPr>
          <w:i/>
        </w:rPr>
        <w:t>Template</w:t>
      </w:r>
      <w:r w:rsidR="00C61AA1" w:rsidRPr="001E1EC2">
        <w:rPr>
          <w:i/>
        </w:rPr>
        <w:t>Characters</w:t>
      </w:r>
      <w:r w:rsidR="00C61AA1" w:rsidRPr="00E77497">
        <w:t xml:space="preserve"> </w:t>
      </w:r>
      <w:r w:rsidR="00C61AA1" w:rsidRPr="00E65A34">
        <w:rPr>
          <w:rFonts w:ascii="Arial" w:hAnsi="Arial" w:cs="Arial"/>
        </w:rPr>
        <w:t xml:space="preserve">is a sequence </w:t>
      </w:r>
      <w:r w:rsidR="008E1679">
        <w:rPr>
          <w:rFonts w:ascii="Arial" w:hAnsi="Arial" w:cs="Arial"/>
        </w:rPr>
        <w:t xml:space="preserve">consisting </w:t>
      </w:r>
      <w:r w:rsidR="00C61AA1" w:rsidRPr="00E65A34">
        <w:rPr>
          <w:rFonts w:ascii="Arial" w:hAnsi="Arial" w:cs="Arial"/>
        </w:rPr>
        <w:t>of the</w:t>
      </w:r>
      <w:r w:rsidR="00C61AA1">
        <w:rPr>
          <w:rFonts w:ascii="Arial" w:hAnsi="Arial" w:cs="Arial"/>
        </w:rPr>
        <w:t xml:space="preserve"> </w:t>
      </w:r>
      <w:r w:rsidR="008E1679">
        <w:rPr>
          <w:rFonts w:ascii="Arial" w:hAnsi="Arial"/>
        </w:rPr>
        <w:t>code units</w:t>
      </w:r>
      <w:r w:rsidR="008E1679">
        <w:rPr>
          <w:rFonts w:ascii="Arial" w:hAnsi="Arial" w:cs="Arial"/>
        </w:rPr>
        <w:t xml:space="preserve"> </w:t>
      </w:r>
      <w:r w:rsidR="00C61AA1">
        <w:rPr>
          <w:rFonts w:ascii="Arial" w:hAnsi="Arial" w:cs="Arial"/>
        </w:rPr>
        <w:t>in the</w:t>
      </w:r>
      <w:r w:rsidR="00C61AA1" w:rsidRPr="00E65A34">
        <w:rPr>
          <w:rFonts w:ascii="Arial" w:hAnsi="Arial" w:cs="Arial"/>
        </w:rPr>
        <w:t xml:space="preserve"> </w:t>
      </w:r>
      <w:r w:rsidR="00387B31">
        <w:rPr>
          <w:rFonts w:ascii="Arial" w:hAnsi="Arial" w:cs="Arial"/>
        </w:rPr>
        <w:t>TV</w:t>
      </w:r>
      <w:r w:rsidR="00C61AA1" w:rsidRPr="00E65A34">
        <w:rPr>
          <w:rFonts w:ascii="Arial" w:hAnsi="Arial" w:cs="Arial"/>
        </w:rPr>
        <w:t xml:space="preserve"> of</w:t>
      </w:r>
      <w:r w:rsidR="00C61AA1" w:rsidRPr="009C202C">
        <w:t xml:space="preserve"> </w:t>
      </w:r>
      <w:r w:rsidR="00387B31">
        <w:rPr>
          <w:i/>
        </w:rPr>
        <w:t>Template</w:t>
      </w:r>
      <w:r w:rsidR="00C61AA1" w:rsidRPr="001E1EC2">
        <w:rPr>
          <w:i/>
        </w:rPr>
        <w:t>Character</w:t>
      </w:r>
      <w:r w:rsidR="00C61AA1" w:rsidRPr="00675B74">
        <w:rPr>
          <w:rFonts w:ascii="Arial" w:hAnsi="Arial" w:cs="Arial"/>
        </w:rPr>
        <w:t xml:space="preserve"> followed by all the </w:t>
      </w:r>
      <w:r w:rsidR="008E1679">
        <w:rPr>
          <w:rFonts w:ascii="Arial" w:hAnsi="Arial"/>
        </w:rPr>
        <w:t>code units</w:t>
      </w:r>
      <w:r w:rsidR="008E1679" w:rsidRPr="00675B74">
        <w:rPr>
          <w:rFonts w:ascii="Arial" w:hAnsi="Arial" w:cs="Arial"/>
        </w:rPr>
        <w:t xml:space="preserve"> </w:t>
      </w:r>
      <w:r w:rsidR="00C61AA1" w:rsidRPr="00675B74">
        <w:rPr>
          <w:rFonts w:ascii="Arial" w:hAnsi="Arial" w:cs="Arial"/>
        </w:rPr>
        <w:t xml:space="preserve">in the </w:t>
      </w:r>
      <w:r w:rsidR="00387B31">
        <w:rPr>
          <w:rFonts w:ascii="Arial" w:hAnsi="Arial" w:cs="Arial"/>
        </w:rPr>
        <w:t>TV</w:t>
      </w:r>
      <w:r w:rsidR="00C61AA1" w:rsidRPr="00675B74">
        <w:rPr>
          <w:rFonts w:ascii="Arial" w:hAnsi="Arial" w:cs="Arial"/>
        </w:rPr>
        <w:t xml:space="preserve"> of</w:t>
      </w:r>
      <w:r w:rsidR="00C61AA1" w:rsidRPr="00E77497">
        <w:t xml:space="preserve"> </w:t>
      </w:r>
      <w:r w:rsidR="00387B31">
        <w:rPr>
          <w:i/>
        </w:rPr>
        <w:t>Template</w:t>
      </w:r>
      <w:r w:rsidR="00C61AA1" w:rsidRPr="001E1EC2">
        <w:rPr>
          <w:i/>
        </w:rPr>
        <w:t>Characters</w:t>
      </w:r>
      <w:r w:rsidR="00C61AA1" w:rsidRPr="00E77497">
        <w:t xml:space="preserve"> </w:t>
      </w:r>
      <w:r w:rsidR="009C6441">
        <w:rPr>
          <w:rFonts w:ascii="Arial" w:hAnsi="Arial" w:cs="Arial"/>
        </w:rPr>
        <w:t>in order</w:t>
      </w:r>
      <w:r w:rsidRPr="00E77497">
        <w:t>.</w:t>
      </w:r>
    </w:p>
    <w:p w14:paraId="5F97B9F1" w14:textId="77777777" w:rsidR="00CF290C" w:rsidRPr="00E77497" w:rsidRDefault="00CF290C" w:rsidP="00C61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Pr>
          <w:i/>
        </w:rPr>
        <w:t>Characte</w:t>
      </w:r>
      <w:r w:rsidR="00F30E98">
        <w:rPr>
          <w:i/>
        </w:rPr>
        <w:t>r</w:t>
      </w:r>
      <w:r w:rsidR="00C61AA1">
        <w:rPr>
          <w:i/>
        </w:rPr>
        <w:t xml:space="preserve"> </w:t>
      </w:r>
      <w:r w:rsidRPr="00E77497">
        <w:rPr>
          <w:rFonts w:ascii="Arial" w:hAnsi="Arial"/>
          <w:b/>
        </w:rPr>
        <w:t>::</w:t>
      </w:r>
      <w:r w:rsidRPr="00E77497">
        <w:t xml:space="preserve"> </w:t>
      </w:r>
      <w:r w:rsidR="00C61AA1" w:rsidRPr="00E77497">
        <w:rPr>
          <w:i/>
        </w:rPr>
        <w:t>SourceCharacter</w:t>
      </w:r>
      <w:r w:rsidR="00C61AA1" w:rsidRPr="00E77497">
        <w:t xml:space="preserve"> </w:t>
      </w:r>
      <w:r w:rsidR="00C61AA1" w:rsidRPr="00E77497">
        <w:rPr>
          <w:rFonts w:ascii="Arial" w:hAnsi="Arial" w:cs="Arial"/>
          <w:b/>
        </w:rPr>
        <w:t>but not one of</w:t>
      </w:r>
      <w:r w:rsidR="00C61AA1" w:rsidRPr="00E77497">
        <w:t xml:space="preserve"> </w:t>
      </w:r>
      <w:r w:rsidR="00F30E98">
        <w:rPr>
          <w:rFonts w:ascii="Courier New" w:hAnsi="Courier New"/>
          <w:b/>
        </w:rPr>
        <w:t>`</w:t>
      </w:r>
      <w:r w:rsidR="00C61AA1" w:rsidRPr="00E77497">
        <w:rPr>
          <w:b/>
        </w:rPr>
        <w:t xml:space="preserve"> </w:t>
      </w:r>
      <w:r w:rsidR="00C61AA1" w:rsidRPr="00E77497">
        <w:rPr>
          <w:rFonts w:ascii="Arial" w:hAnsi="Arial" w:cs="Arial"/>
          <w:b/>
        </w:rPr>
        <w:t>or</w:t>
      </w:r>
      <w:r w:rsidR="00C61AA1" w:rsidRPr="00E77497">
        <w:rPr>
          <w:b/>
        </w:rPr>
        <w:t xml:space="preserve"> </w:t>
      </w:r>
      <w:r w:rsidR="00C61AA1" w:rsidRPr="00E77497">
        <w:rPr>
          <w:rFonts w:ascii="Courier New" w:hAnsi="Courier New"/>
          <w:b/>
        </w:rPr>
        <w:t>\</w:t>
      </w:r>
      <w:r w:rsidR="00C61AA1" w:rsidRPr="00E77497">
        <w:t xml:space="preserve"> </w:t>
      </w:r>
      <w:r w:rsidR="00C61AA1" w:rsidRPr="00E77497">
        <w:rPr>
          <w:rFonts w:ascii="Arial" w:hAnsi="Arial" w:cs="Arial"/>
          <w:b/>
        </w:rPr>
        <w:t>or</w:t>
      </w:r>
      <w:r w:rsidR="00C61AA1" w:rsidRPr="00E77497">
        <w:rPr>
          <w:b/>
        </w:rPr>
        <w:t xml:space="preserve"> </w:t>
      </w:r>
      <w:r w:rsidR="00F30E98">
        <w:rPr>
          <w:rFonts w:ascii="Courier New" w:hAnsi="Courier New"/>
          <w:b/>
        </w:rPr>
        <w:t>$</w:t>
      </w:r>
      <w:r w:rsidR="00554BFC" w:rsidRPr="00554BFC">
        <w:rPr>
          <w:rFonts w:ascii="Arial" w:hAnsi="Arial" w:cs="Arial"/>
          <w:b/>
          <w:i/>
        </w:rPr>
        <w:t xml:space="preserve"> </w:t>
      </w:r>
      <w:r w:rsidR="00C61AA1" w:rsidRPr="00E77497">
        <w:rPr>
          <w:rFonts w:ascii="Arial" w:hAnsi="Arial" w:cs="Arial"/>
        </w:rPr>
        <w:t xml:space="preserve">is </w:t>
      </w:r>
      <w:r w:rsidR="0028144B">
        <w:rPr>
          <w:rFonts w:ascii="Arial" w:hAnsi="Arial" w:cs="Arial"/>
        </w:rPr>
        <w:t xml:space="preserve">the </w:t>
      </w:r>
      <w:r w:rsidR="0028144B" w:rsidRPr="00665EB3">
        <w:t>UTF</w:t>
      </w:r>
      <w:r w:rsidR="00320450">
        <w:t>-</w:t>
      </w:r>
      <w:r w:rsidR="0028144B" w:rsidRPr="00665EB3">
        <w:t xml:space="preserve">16 </w:t>
      </w:r>
      <w:r w:rsidR="009C6441" w:rsidRPr="00665EB3">
        <w:t>E</w:t>
      </w:r>
      <w:r w:rsidR="0028144B" w:rsidRPr="00665EB3">
        <w:t>ncoding</w:t>
      </w:r>
      <w:r w:rsidR="0028144B">
        <w:rPr>
          <w:rFonts w:ascii="Arial" w:hAnsi="Arial" w:cs="Arial"/>
        </w:rPr>
        <w:t xml:space="preserve"> </w:t>
      </w:r>
      <w:r w:rsidR="009C6441">
        <w:rPr>
          <w:rFonts w:ascii="Arial" w:hAnsi="Arial" w:cs="Arial"/>
        </w:rPr>
        <w:t xml:space="preserve">(clause 6) </w:t>
      </w:r>
      <w:r w:rsidR="0028144B">
        <w:rPr>
          <w:rFonts w:ascii="Arial" w:hAnsi="Arial" w:cs="Arial"/>
        </w:rPr>
        <w:t>of</w:t>
      </w:r>
      <w:r w:rsidR="00854991" w:rsidRPr="00854991">
        <w:rPr>
          <w:rFonts w:ascii="Arial" w:hAnsi="Arial" w:cs="Arial"/>
        </w:rPr>
        <w:t xml:space="preserve"> </w:t>
      </w:r>
      <w:r w:rsidR="00854991">
        <w:rPr>
          <w:rFonts w:ascii="Arial" w:hAnsi="Arial" w:cs="Arial"/>
        </w:rPr>
        <w:t>the code point value of</w:t>
      </w:r>
      <w:r w:rsidR="0028144B">
        <w:rPr>
          <w:rFonts w:ascii="Arial" w:hAnsi="Arial" w:cs="Arial"/>
        </w:rPr>
        <w:t xml:space="preserve"> </w:t>
      </w:r>
      <w:r w:rsidR="0028144B" w:rsidRPr="00E77497">
        <w:rPr>
          <w:i/>
        </w:rPr>
        <w:t>SourceCharacter</w:t>
      </w:r>
      <w:r w:rsidR="00C61AA1" w:rsidRPr="00E77497">
        <w:rPr>
          <w:rFonts w:ascii="Arial" w:hAnsi="Arial" w:cs="Arial"/>
        </w:rPr>
        <w:t>.</w:t>
      </w:r>
    </w:p>
    <w:p w14:paraId="5AC54E68" w14:textId="77777777" w:rsidR="00317AA1" w:rsidRPr="00E77497" w:rsidRDefault="00317AA1" w:rsidP="00317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sidR="0028144B">
        <w:rPr>
          <w:rFonts w:ascii="Arial" w:hAnsi="Arial" w:cs="Arial"/>
        </w:rPr>
        <w:t xml:space="preserve">the code unit value </w:t>
      </w:r>
      <w:r w:rsidR="0028144B">
        <w:t>0x0024</w:t>
      </w:r>
      <w:r w:rsidRPr="00E77497">
        <w:rPr>
          <w:rFonts w:ascii="Arial" w:hAnsi="Arial" w:cs="Arial"/>
        </w:rPr>
        <w:t>.</w:t>
      </w:r>
    </w:p>
    <w:p w14:paraId="5E5DCF49"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 xml:space="preserve">Character </w:t>
      </w:r>
      <w:r w:rsidRPr="00E77497">
        <w:rPr>
          <w:rFonts w:ascii="Arial" w:hAnsi="Arial"/>
          <w:b/>
        </w:rPr>
        <w:t>::</w:t>
      </w:r>
      <w:r w:rsidRPr="00E77497">
        <w:t xml:space="preserve"> </w:t>
      </w:r>
      <w:r w:rsidR="00F30E98" w:rsidRPr="00C74E77">
        <w:rPr>
          <w:rFonts w:ascii="Courier New" w:hAnsi="Courier New"/>
          <w:b/>
        </w:rPr>
        <w:t>\</w:t>
      </w:r>
      <w:r w:rsidR="00F30E98" w:rsidRPr="00E77497">
        <w:rPr>
          <w:rFonts w:ascii="Courier New" w:hAnsi="Courier New"/>
          <w:b/>
          <w:i/>
        </w:rPr>
        <w:t xml:space="preserve"> </w:t>
      </w:r>
      <w:r w:rsidR="00F30E98" w:rsidRPr="00C74E77">
        <w:rPr>
          <w:i/>
        </w:rPr>
        <w:t>EscapeSequence</w:t>
      </w:r>
      <w:r w:rsidRPr="00E77497">
        <w:rPr>
          <w:i/>
        </w:rPr>
        <w:t xml:space="preserve"> </w:t>
      </w:r>
      <w:r w:rsidRPr="00E77497">
        <w:rPr>
          <w:rFonts w:ascii="Arial" w:hAnsi="Arial" w:cs="Arial"/>
        </w:rPr>
        <w:t xml:space="preserve">is </w:t>
      </w:r>
      <w:r w:rsidR="004C402C">
        <w:rPr>
          <w:rFonts w:ascii="Arial" w:hAnsi="Arial" w:cs="Arial"/>
        </w:rPr>
        <w:t xml:space="preserve">the CV of </w:t>
      </w:r>
      <w:r w:rsidR="004C402C" w:rsidRPr="001E1EC2">
        <w:rPr>
          <w:i/>
        </w:rPr>
        <w:t>EscapeSequence</w:t>
      </w:r>
      <w:r w:rsidRPr="00E77497">
        <w:rPr>
          <w:rFonts w:ascii="Arial" w:hAnsi="Arial" w:cs="Arial"/>
        </w:rPr>
        <w:t>.</w:t>
      </w:r>
    </w:p>
    <w:p w14:paraId="4FE605C0"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Character</w:t>
      </w:r>
      <w:r w:rsidR="00320450">
        <w:rPr>
          <w:i/>
        </w:rPr>
        <w:t xml:space="preserve"> </w:t>
      </w:r>
      <w:r w:rsidRPr="00E77497">
        <w:rPr>
          <w:rFonts w:ascii="Arial" w:hAnsi="Arial"/>
          <w:b/>
        </w:rPr>
        <w:t>::</w:t>
      </w:r>
      <w:r w:rsidRPr="00E77497">
        <w:t xml:space="preserve"> </w:t>
      </w:r>
      <w:r w:rsidR="00F30E98" w:rsidRPr="00C74E77">
        <w:rPr>
          <w:i/>
        </w:rPr>
        <w:t>LineContinuation</w:t>
      </w:r>
      <w:r w:rsidR="00F30E98" w:rsidRPr="00E77497">
        <w:rPr>
          <w:rFonts w:ascii="Arial" w:hAnsi="Arial" w:cs="Arial"/>
        </w:rPr>
        <w:t xml:space="preserve"> </w:t>
      </w:r>
      <w:r w:rsidRPr="00E77497">
        <w:rPr>
          <w:rFonts w:ascii="Arial" w:hAnsi="Arial" w:cs="Arial"/>
        </w:rPr>
        <w:t xml:space="preserve">is </w:t>
      </w:r>
      <w:r w:rsidR="00F30E98" w:rsidRPr="00E77497">
        <w:rPr>
          <w:rFonts w:ascii="Arial" w:hAnsi="Arial"/>
        </w:rPr>
        <w:t xml:space="preserve">the </w:t>
      </w:r>
      <w:r w:rsidR="00387B31">
        <w:rPr>
          <w:rFonts w:ascii="Arial" w:hAnsi="Arial"/>
        </w:rPr>
        <w:t>TV</w:t>
      </w:r>
      <w:r w:rsidR="00F30E98">
        <w:rPr>
          <w:rFonts w:ascii="Arial" w:hAnsi="Arial"/>
        </w:rPr>
        <w:t xml:space="preserve"> of </w:t>
      </w:r>
      <w:r w:rsidR="00F30E98" w:rsidRPr="001E1EC2">
        <w:rPr>
          <w:i/>
        </w:rPr>
        <w:t>LineContinuation</w:t>
      </w:r>
      <w:r w:rsidRPr="00E77497">
        <w:t>.</w:t>
      </w:r>
    </w:p>
    <w:p w14:paraId="4677759C" w14:textId="77777777" w:rsidR="0028144B" w:rsidRPr="00CF27DF" w:rsidRDefault="004C402C" w:rsidP="005D449B">
      <w:pPr>
        <w:pStyle w:val="MathSpecialCase3"/>
        <w:numPr>
          <w:ilvl w:val="2"/>
          <w:numId w:val="31"/>
        </w:numPr>
        <w:tabs>
          <w:tab w:val="left" w:pos="450"/>
        </w:tabs>
        <w:spacing w:after="240"/>
        <w:ind w:left="446" w:hanging="446"/>
        <w:contextualSpacing/>
      </w:pPr>
      <w:r w:rsidRPr="00FE4F42">
        <w:rPr>
          <w:rFonts w:ascii="Arial" w:hAnsi="Arial"/>
        </w:rPr>
        <w:t xml:space="preserve">The </w:t>
      </w:r>
      <w:r w:rsidR="00387B31">
        <w:rPr>
          <w:rFonts w:ascii="Arial" w:hAnsi="Arial"/>
        </w:rPr>
        <w:t>TV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7F3D4F" w:rsidRPr="00E77497">
        <w:rPr>
          <w:rFonts w:ascii="Arial" w:hAnsi="Arial"/>
        </w:rPr>
        <w:t xml:space="preserve">the empty </w:t>
      </w:r>
      <w:r w:rsidR="007F3D4F">
        <w:rPr>
          <w:rFonts w:ascii="Arial" w:hAnsi="Arial"/>
        </w:rPr>
        <w:t>code unit</w:t>
      </w:r>
      <w:r w:rsidR="007F3D4F" w:rsidRPr="00E77497" w:rsidDel="009975C2">
        <w:rPr>
          <w:rFonts w:ascii="Arial" w:hAnsi="Arial"/>
        </w:rPr>
        <w:t xml:space="preserve"> </w:t>
      </w:r>
      <w:r w:rsidR="007F3D4F" w:rsidRPr="00E77497">
        <w:rPr>
          <w:rFonts w:ascii="Arial" w:hAnsi="Arial"/>
        </w:rPr>
        <w:t>sequence</w:t>
      </w:r>
      <w:r w:rsidRPr="00FE4F42">
        <w:rPr>
          <w:rFonts w:ascii="Arial" w:hAnsi="Arial"/>
        </w:rPr>
        <w:t>.</w:t>
      </w:r>
    </w:p>
    <w:p w14:paraId="6FE7B9DC"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14:paraId="27D2251C"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14:paraId="43E66423"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14:paraId="789C58B2"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14:paraId="21039788"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C74E77">
        <w:rPr>
          <w:i/>
        </w:rPr>
        <w:t>Character</w:t>
      </w:r>
      <w:r w:rsidRPr="00E77497">
        <w:t xml:space="preserve">  </w:t>
      </w:r>
      <w:r w:rsidRPr="00E77497">
        <w:rPr>
          <w:rFonts w:ascii="Arial" w:hAnsi="Arial" w:cs="Arial"/>
        </w:rPr>
        <w:t xml:space="preserve">is the </w:t>
      </w:r>
      <w:r w:rsidR="00387B31">
        <w:rPr>
          <w:rFonts w:ascii="Arial" w:hAnsi="Arial" w:cs="Arial"/>
        </w:rPr>
        <w:t>TRV</w:t>
      </w:r>
      <w:r w:rsidRPr="00E77497">
        <w:t xml:space="preserve"> of </w:t>
      </w:r>
      <w:r w:rsidR="00387B31">
        <w:rPr>
          <w:i/>
        </w:rPr>
        <w:t>Template</w:t>
      </w:r>
      <w:r w:rsidRPr="001E1EC2">
        <w:rPr>
          <w:i/>
        </w:rPr>
        <w:t>Character</w:t>
      </w:r>
      <w:r w:rsidRPr="00E77497">
        <w:t>.</w:t>
      </w:r>
    </w:p>
    <w:p w14:paraId="21D9016B"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1E1EC2">
        <w:rPr>
          <w:i/>
        </w:rPr>
        <w:t>Character</w:t>
      </w:r>
      <w:r w:rsidRPr="00E77497">
        <w:t xml:space="preserve"> </w:t>
      </w:r>
      <w:r w:rsidR="00387B31">
        <w:rPr>
          <w:i/>
        </w:rPr>
        <w:t>Template</w:t>
      </w:r>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sidR="00387B31">
        <w:rPr>
          <w:rFonts w:ascii="Arial" w:hAnsi="Arial" w:cs="Arial"/>
        </w:rPr>
        <w:t>TRV</w:t>
      </w:r>
      <w:r w:rsidRPr="00E65A34">
        <w:rPr>
          <w:rFonts w:ascii="Arial" w:hAnsi="Arial" w:cs="Arial"/>
        </w:rPr>
        <w:t xml:space="preserve"> of</w:t>
      </w:r>
      <w:r w:rsidRPr="009C202C">
        <w:t xml:space="preserve"> </w:t>
      </w:r>
      <w:r w:rsidR="00387B31">
        <w:rPr>
          <w:i/>
        </w:rPr>
        <w:t>Template</w:t>
      </w:r>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sidR="00387B31">
        <w:rPr>
          <w:rFonts w:ascii="Arial" w:hAnsi="Arial" w:cs="Arial"/>
        </w:rPr>
        <w:t>TRV</w:t>
      </w:r>
      <w:r w:rsidRPr="00675B74">
        <w:rPr>
          <w:rFonts w:ascii="Arial" w:hAnsi="Arial" w:cs="Arial"/>
        </w:rPr>
        <w:t xml:space="preserve"> of</w:t>
      </w:r>
      <w:r w:rsidRPr="00E77497">
        <w:t xml:space="preserve"> </w:t>
      </w:r>
      <w:r w:rsidR="00387B31">
        <w:rPr>
          <w:i/>
        </w:rPr>
        <w:t>Template</w:t>
      </w:r>
      <w:r w:rsidRPr="001E1EC2">
        <w:rPr>
          <w:i/>
        </w:rPr>
        <w:t>Characters</w:t>
      </w:r>
      <w:r w:rsidR="009C6441">
        <w:rPr>
          <w:i/>
        </w:rPr>
        <w:t>,</w:t>
      </w:r>
      <w:r w:rsidRPr="00E77497">
        <w:t xml:space="preserve"> </w:t>
      </w:r>
      <w:r w:rsidR="009C6441">
        <w:rPr>
          <w:rFonts w:ascii="Arial" w:hAnsi="Arial" w:cs="Arial"/>
        </w:rPr>
        <w:t>in order</w:t>
      </w:r>
      <w:r w:rsidRPr="00E77497">
        <w:t>.</w:t>
      </w:r>
    </w:p>
    <w:p w14:paraId="1D182483"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E77497">
        <w:t xml:space="preserve"> </w:t>
      </w:r>
      <w:r w:rsidR="00276B67" w:rsidRPr="00E77497">
        <w:rPr>
          <w:rFonts w:ascii="Arial" w:hAnsi="Arial" w:cs="Arial"/>
        </w:rPr>
        <w:t xml:space="preserve">is </w:t>
      </w:r>
      <w:r w:rsidR="00276B67">
        <w:rPr>
          <w:rFonts w:ascii="Arial" w:hAnsi="Arial" w:cs="Arial"/>
        </w:rPr>
        <w:t xml:space="preserve">the </w:t>
      </w:r>
      <w:r w:rsidR="00276B67" w:rsidRPr="00665EB3">
        <w:t>UTF</w:t>
      </w:r>
      <w:r w:rsidR="00276B67">
        <w:t>-</w:t>
      </w:r>
      <w:r w:rsidR="00276B67" w:rsidRPr="00665EB3">
        <w:t>16 Encoding</w:t>
      </w:r>
      <w:r w:rsidR="00276B67">
        <w:rPr>
          <w:rFonts w:ascii="Arial" w:hAnsi="Arial" w:cs="Arial"/>
        </w:rPr>
        <w:t xml:space="preserve"> (clause 6) of</w:t>
      </w:r>
      <w:r w:rsidR="00276B67" w:rsidRPr="00854991">
        <w:rPr>
          <w:rFonts w:ascii="Arial" w:hAnsi="Arial" w:cs="Arial"/>
        </w:rPr>
        <w:t xml:space="preserve"> </w:t>
      </w:r>
      <w:r w:rsidR="00276B67">
        <w:rPr>
          <w:rFonts w:ascii="Arial" w:hAnsi="Arial" w:cs="Arial"/>
        </w:rPr>
        <w:t xml:space="preserve">the code point value of </w:t>
      </w:r>
      <w:r w:rsidR="00276B67" w:rsidRPr="00E77497">
        <w:rPr>
          <w:i/>
        </w:rPr>
        <w:t>SourceCharacter</w:t>
      </w:r>
      <w:r w:rsidR="00276B67" w:rsidRPr="00E77497">
        <w:rPr>
          <w:rFonts w:ascii="Arial" w:hAnsi="Arial" w:cs="Arial"/>
        </w:rPr>
        <w:t>.</w:t>
      </w:r>
    </w:p>
    <w:p w14:paraId="423D89BC"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p>
    <w:p w14:paraId="4DD9CA76"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the</w:t>
      </w:r>
      <w:r w:rsidR="00665EB3">
        <w:rPr>
          <w:rFonts w:ascii="Arial" w:hAnsi="Arial" w:cs="Arial"/>
        </w:rPr>
        <w:t xml:space="preserve"> sequence consisting of the code unit value </w:t>
      </w:r>
      <w:r w:rsidR="00665EB3">
        <w:t>0x005C</w:t>
      </w:r>
      <w:r w:rsidR="00665EB3">
        <w:rPr>
          <w:rFonts w:ascii="Arial" w:hAnsi="Arial" w:cs="Arial"/>
        </w:rPr>
        <w:t xml:space="preserve"> </w:t>
      </w:r>
      <w:r>
        <w:rPr>
          <w:rFonts w:ascii="Arial" w:hAnsi="Arial" w:cs="Arial"/>
        </w:rPr>
        <w:t xml:space="preserve"> </w:t>
      </w:r>
      <w:r w:rsidR="00665EB3">
        <w:rPr>
          <w:rFonts w:ascii="Arial" w:hAnsi="Arial" w:cs="Arial"/>
        </w:rPr>
        <w:t xml:space="preserve">followed by the code units of </w:t>
      </w:r>
      <w:r w:rsidR="00387B31">
        <w:rPr>
          <w:rFonts w:ascii="Arial" w:hAnsi="Arial" w:cs="Arial"/>
        </w:rPr>
        <w:t>TRV</w:t>
      </w:r>
      <w:r>
        <w:rPr>
          <w:rFonts w:ascii="Arial" w:hAnsi="Arial" w:cs="Arial"/>
        </w:rPr>
        <w:t xml:space="preserve"> of </w:t>
      </w:r>
      <w:r w:rsidRPr="001E1EC2">
        <w:rPr>
          <w:i/>
        </w:rPr>
        <w:t>EscapeSequence</w:t>
      </w:r>
      <w:r w:rsidRPr="00E77497">
        <w:rPr>
          <w:rFonts w:ascii="Arial" w:hAnsi="Arial" w:cs="Arial"/>
        </w:rPr>
        <w:t>.</w:t>
      </w:r>
    </w:p>
    <w:p w14:paraId="3738F08D"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Character</w:t>
      </w:r>
      <w:r w:rsidR="00C86677">
        <w:rPr>
          <w:iCs/>
        </w:rPr>
        <w:t xml:space="preserve"> </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sidR="00387B31">
        <w:rPr>
          <w:rFonts w:ascii="Arial" w:hAnsi="Arial"/>
        </w:rPr>
        <w:t>TRV</w:t>
      </w:r>
      <w:r>
        <w:rPr>
          <w:rFonts w:ascii="Arial" w:hAnsi="Arial"/>
        </w:rPr>
        <w:t xml:space="preserve"> of </w:t>
      </w:r>
      <w:r w:rsidRPr="001E1EC2">
        <w:rPr>
          <w:i/>
        </w:rPr>
        <w:t>LineContinuation</w:t>
      </w:r>
      <w:r w:rsidRPr="00E77497">
        <w:t>.</w:t>
      </w:r>
    </w:p>
    <w:p w14:paraId="1E712957" w14:textId="77777777"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CharacterEscapeSequence</w:t>
      </w:r>
      <w:r w:rsidRPr="00E77497">
        <w:t>.</w:t>
      </w:r>
    </w:p>
    <w:p w14:paraId="764BB975" w14:textId="77777777"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003B1D6B">
        <w:t>0x</w:t>
      </w:r>
      <w:r w:rsidR="004A5E29">
        <w:t>00</w:t>
      </w:r>
      <w:r w:rsidR="003B1D6B">
        <w:t>30</w:t>
      </w:r>
      <w:r>
        <w:rPr>
          <w:rFonts w:ascii="Arial" w:hAnsi="Arial" w:cs="Arial"/>
        </w:rPr>
        <w:t>.</w:t>
      </w:r>
      <w:r w:rsidRPr="00E77497">
        <w:rPr>
          <w:rFonts w:ascii="Arial" w:hAnsi="Arial" w:cs="Arial"/>
        </w:rPr>
        <w:t xml:space="preserve"> </w:t>
      </w:r>
    </w:p>
    <w:p w14:paraId="5216A8F3" w14:textId="77777777"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HexEscapeSequence</w:t>
      </w:r>
      <w:r w:rsidRPr="00E77497">
        <w:t>.</w:t>
      </w:r>
    </w:p>
    <w:p w14:paraId="4A5C5E66" w14:textId="77777777" w:rsidR="00C5377E" w:rsidRPr="00E77497" w:rsidRDefault="00C5377E" w:rsidP="00375AC0">
      <w:pPr>
        <w:pStyle w:val="MathSpecialCase3"/>
        <w:numPr>
          <w:ilvl w:val="2"/>
          <w:numId w:val="31"/>
        </w:numPr>
        <w:tabs>
          <w:tab w:val="left" w:pos="450"/>
        </w:tabs>
        <w:spacing w:after="0"/>
        <w:ind w:left="446" w:hanging="446"/>
      </w:pPr>
      <w:r w:rsidRPr="00E77497">
        <w:rPr>
          <w:rFonts w:ascii="Arial" w:hAnsi="Arial"/>
        </w:rPr>
        <w:t xml:space="preserve">The </w:t>
      </w:r>
      <w:r w:rsidR="00375AC0">
        <w:rPr>
          <w:rFonts w:ascii="Arial" w:hAnsi="Arial"/>
        </w:rPr>
        <w:t>T</w:t>
      </w:r>
      <w:r w:rsidR="008B0F52">
        <w:rPr>
          <w:rFonts w:ascii="Arial" w:hAnsi="Arial"/>
        </w:rPr>
        <w:t>R</w:t>
      </w:r>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 xml:space="preserve">is the </w:t>
      </w:r>
      <w:r w:rsidR="00375AC0">
        <w:rPr>
          <w:rFonts w:ascii="Arial" w:hAnsi="Arial" w:cs="Arial"/>
        </w:rPr>
        <w:t>T</w:t>
      </w:r>
      <w:r w:rsidR="008B0F52">
        <w:rPr>
          <w:rFonts w:ascii="Arial" w:hAnsi="Arial" w:cs="Arial"/>
        </w:rPr>
        <w:t>R</w:t>
      </w:r>
      <w:r w:rsidRPr="00E77497">
        <w:rPr>
          <w:rFonts w:ascii="Arial" w:hAnsi="Arial" w:cs="Arial"/>
        </w:rPr>
        <w:t>V of the</w:t>
      </w:r>
      <w:r w:rsidRPr="00E77497">
        <w:rPr>
          <w:i/>
        </w:rPr>
        <w:t xml:space="preserve"> UnicodeEscapeSequence</w:t>
      </w:r>
      <w:r w:rsidRPr="00E77497">
        <w:t>.</w:t>
      </w:r>
    </w:p>
    <w:p w14:paraId="549E4D04" w14:textId="77777777"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Pr>
          <w:i/>
        </w:rPr>
        <w:t>Single</w:t>
      </w:r>
      <w:r w:rsidRPr="00E77497">
        <w:rPr>
          <w:i/>
        </w:rPr>
        <w:t>EscapeCharacter</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w:t>
      </w:r>
      <w:r>
        <w:rPr>
          <w:i/>
        </w:rPr>
        <w:t>Single</w:t>
      </w:r>
      <w:r w:rsidRPr="00E77497">
        <w:rPr>
          <w:i/>
        </w:rPr>
        <w:t>EscapeCharacter</w:t>
      </w:r>
      <w:r w:rsidRPr="00E77497">
        <w:t>.</w:t>
      </w:r>
    </w:p>
    <w:p w14:paraId="57FD63C0" w14:textId="77777777"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2EE899AA" w14:textId="77777777" w:rsidR="0057551E" w:rsidRPr="00E77497" w:rsidRDefault="0057551E" w:rsidP="0057551E">
      <w:pPr>
        <w:pStyle w:val="MathSpecialCase3"/>
        <w:numPr>
          <w:ilvl w:val="2"/>
          <w:numId w:val="31"/>
        </w:numPr>
        <w:tabs>
          <w:tab w:val="left" w:pos="450"/>
        </w:tabs>
        <w:spacing w:after="0"/>
        <w:ind w:left="446" w:hanging="446"/>
        <w:jc w:val="left"/>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Pr>
          <w:i/>
        </w:rPr>
        <w:t>Single</w:t>
      </w:r>
      <w:r w:rsidRPr="00E77497">
        <w:rPr>
          <w:i/>
        </w:rPr>
        <w:t>EscapeCharacter</w:t>
      </w:r>
      <w:r>
        <w:rPr>
          <w:i/>
        </w:rPr>
        <w:t xml:space="preserve"> </w:t>
      </w:r>
      <w:r w:rsidRPr="00E77497">
        <w:rPr>
          <w:rFonts w:ascii="Arial" w:hAnsi="Arial"/>
          <w:b/>
        </w:rPr>
        <w:t>::</w:t>
      </w:r>
      <w:r w:rsidRPr="00E77497">
        <w:t xml:space="preserve"> </w:t>
      </w:r>
      <w:r w:rsidRPr="0057551E">
        <w:rPr>
          <w:rFonts w:ascii="Arial" w:hAnsi="Arial" w:cs="Arial"/>
          <w:b/>
        </w:rPr>
        <w:t>one of</w:t>
      </w:r>
      <w:r w:rsidRPr="0057551E">
        <w:rPr>
          <w:rFonts w:ascii="Arial" w:hAnsi="Arial" w:cs="Arial"/>
        </w:rPr>
        <w:t xml:space="preserve"> </w:t>
      </w:r>
      <w:r w:rsidRPr="0057551E">
        <w:rPr>
          <w:rFonts w:ascii="Courier New" w:hAnsi="Courier New" w:cs="Courier New"/>
          <w:b/>
        </w:rPr>
        <w:t>'  "  \  b  f  n  r  t  v</w:t>
      </w:r>
      <w:r w:rsidRPr="00E77497">
        <w:rPr>
          <w:rFonts w:ascii="Arial" w:hAnsi="Arial" w:cs="Arial"/>
        </w:rPr>
        <w:t xml:space="preserve"> </w:t>
      </w:r>
      <w:r>
        <w:rPr>
          <w:rFonts w:ascii="Arial" w:hAnsi="Arial" w:cs="Arial"/>
        </w:rPr>
        <w:t xml:space="preserve"> </w:t>
      </w:r>
      <w:r w:rsidRPr="00E77497">
        <w:rPr>
          <w:rFonts w:ascii="Arial" w:hAnsi="Arial" w:cs="Arial"/>
        </w:rPr>
        <w:t>is the CV of the</w:t>
      </w:r>
      <w:r>
        <w:rPr>
          <w:rFonts w:ascii="Arial" w:hAnsi="Arial" w:cs="Arial"/>
        </w:rPr>
        <w:t xml:space="preserve"> </w:t>
      </w:r>
      <w:r w:rsidRPr="00E77497">
        <w:rPr>
          <w:i/>
        </w:rPr>
        <w:t>SourceCharacter</w:t>
      </w:r>
      <w:r>
        <w:rPr>
          <w:rFonts w:ascii="Arial" w:hAnsi="Arial" w:cs="Arial"/>
        </w:rPr>
        <w:t xml:space="preserve"> that is that single character</w:t>
      </w:r>
      <w:r w:rsidRPr="00E77497">
        <w:t>.</w:t>
      </w:r>
    </w:p>
    <w:p w14:paraId="2C5BCB3A" w14:textId="77777777" w:rsidR="003B1D6B" w:rsidRPr="00E77497" w:rsidRDefault="003B1D6B" w:rsidP="003B1D6B">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r>
        <w:rPr>
          <w:i/>
        </w:rPr>
        <w:t xml:space="preserve">HexDigit HexDigit </w:t>
      </w:r>
      <w:r w:rsidRPr="00E77497">
        <w:t xml:space="preserve"> </w:t>
      </w:r>
      <w:r w:rsidRPr="00E65A34">
        <w:rPr>
          <w:rFonts w:ascii="Arial" w:hAnsi="Arial" w:cs="Arial"/>
        </w:rPr>
        <w:t xml:space="preserve">is </w:t>
      </w:r>
      <w:r w:rsidR="008B0F52">
        <w:rPr>
          <w:rFonts w:ascii="Arial" w:hAnsi="Arial" w:cs="Arial"/>
        </w:rPr>
        <w:t>the</w:t>
      </w:r>
      <w:r w:rsidRPr="00E65A34">
        <w:rPr>
          <w:rFonts w:ascii="Arial" w:hAnsi="Arial" w:cs="Arial"/>
        </w:rPr>
        <w:t xml:space="preserve"> sequence</w:t>
      </w:r>
      <w:r w:rsidR="0003414D">
        <w:rPr>
          <w:rFonts w:ascii="Arial" w:hAnsi="Arial" w:cs="Arial"/>
        </w:rPr>
        <w:t xml:space="preserve"> </w:t>
      </w:r>
      <w:r w:rsidR="008B0F52">
        <w:rPr>
          <w:rFonts w:ascii="Arial" w:hAnsi="Arial"/>
        </w:rPr>
        <w:t xml:space="preserve">consisting of code unit value </w:t>
      </w:r>
      <w:r w:rsidR="008B0F52" w:rsidRPr="004A5E29">
        <w:t>0x</w:t>
      </w:r>
      <w:r w:rsidR="00C6133D">
        <w:t>0</w:t>
      </w:r>
      <w:r w:rsidR="0003414D">
        <w:t>0</w:t>
      </w:r>
      <w:r w:rsidR="008B0F52" w:rsidRPr="004A5E29">
        <w:t>78</w:t>
      </w:r>
      <w:r w:rsidR="008B0F52">
        <w:rPr>
          <w:rFonts w:ascii="Arial" w:hAnsi="Arial"/>
        </w:rPr>
        <w:t xml:space="preserve"> followed by </w:t>
      </w:r>
      <w:r w:rsidR="00387B31">
        <w:rPr>
          <w:rFonts w:ascii="Arial" w:hAnsi="Arial"/>
        </w:rPr>
        <w:t>TRV</w:t>
      </w:r>
      <w:r w:rsidR="008B0F52">
        <w:rPr>
          <w:rFonts w:ascii="Arial" w:hAnsi="Arial"/>
        </w:rPr>
        <w:t xml:space="preserve"> of the first </w:t>
      </w:r>
      <w:r w:rsidR="008B0F52">
        <w:rPr>
          <w:i/>
        </w:rPr>
        <w:t>HexDigit</w:t>
      </w:r>
      <w:r w:rsidR="008B0F52">
        <w:rPr>
          <w:rFonts w:ascii="Arial" w:hAnsi="Arial"/>
        </w:rPr>
        <w:t xml:space="preserve"> followed by the </w:t>
      </w:r>
      <w:r w:rsidR="00387B31">
        <w:rPr>
          <w:rFonts w:ascii="Arial" w:hAnsi="Arial"/>
        </w:rPr>
        <w:t>TRV</w:t>
      </w:r>
      <w:r w:rsidR="008B0F52">
        <w:rPr>
          <w:rFonts w:ascii="Arial" w:hAnsi="Arial"/>
        </w:rPr>
        <w:t xml:space="preserve"> of the second </w:t>
      </w:r>
      <w:r w:rsidR="008B0F52">
        <w:rPr>
          <w:i/>
        </w:rPr>
        <w:t>HexDigit</w:t>
      </w:r>
      <w:r w:rsidRPr="00E77497">
        <w:t>.</w:t>
      </w:r>
    </w:p>
    <w:p w14:paraId="589039F3" w14:textId="77777777" w:rsidR="008B0F52" w:rsidRDefault="008B0F52" w:rsidP="008B0F52">
      <w:pPr>
        <w:pStyle w:val="MathSpecialCase3"/>
        <w:numPr>
          <w:ilvl w:val="2"/>
          <w:numId w:val="31"/>
        </w:numPr>
        <w:tabs>
          <w:tab w:val="left" w:pos="450"/>
        </w:tabs>
        <w:spacing w:after="240"/>
        <w:ind w:left="446" w:hanging="446"/>
        <w:contextualSpacing/>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r w:rsidR="004A5E29">
        <w:t>00</w:t>
      </w:r>
      <w:r w:rsidRPr="004A5E29">
        <w:t>75</w:t>
      </w:r>
      <w:r>
        <w:rPr>
          <w:rFonts w:ascii="Arial" w:hAnsi="Arial"/>
        </w:rPr>
        <w:t xml:space="preserve"> followed by </w:t>
      </w:r>
      <w:r w:rsidR="00387B31">
        <w:rPr>
          <w:rFonts w:ascii="Arial" w:hAnsi="Arial"/>
        </w:rPr>
        <w:t>TRV</w:t>
      </w:r>
      <w:r>
        <w:rPr>
          <w:rFonts w:ascii="Arial" w:hAnsi="Arial"/>
        </w:rPr>
        <w:t xml:space="preserve"> of the first </w:t>
      </w:r>
      <w:r>
        <w:rPr>
          <w:i/>
        </w:rPr>
        <w:t>HexDigit</w:t>
      </w:r>
      <w:r>
        <w:rPr>
          <w:rFonts w:ascii="Arial" w:hAnsi="Arial"/>
        </w:rPr>
        <w:t xml:space="preserve"> followed by the </w:t>
      </w:r>
      <w:r w:rsidR="00387B31">
        <w:rPr>
          <w:rFonts w:ascii="Arial" w:hAnsi="Arial"/>
        </w:rPr>
        <w:t>TRV</w:t>
      </w:r>
      <w:r>
        <w:rPr>
          <w:rFonts w:ascii="Arial" w:hAnsi="Arial"/>
        </w:rPr>
        <w:t xml:space="preserve"> of the second </w:t>
      </w:r>
      <w:r>
        <w:rPr>
          <w:i/>
        </w:rPr>
        <w:t>HexDigit</w:t>
      </w:r>
      <w:r w:rsidRPr="00E77497">
        <w:rPr>
          <w:rFonts w:ascii="Arial" w:hAnsi="Arial" w:cs="Arial"/>
        </w:rPr>
        <w:t xml:space="preserve"> </w:t>
      </w:r>
      <w:r w:rsidR="00C6133D">
        <w:rPr>
          <w:rFonts w:ascii="Arial" w:hAnsi="Arial"/>
        </w:rPr>
        <w:t xml:space="preserve">followed by </w:t>
      </w:r>
      <w:r w:rsidR="00387B31">
        <w:rPr>
          <w:rFonts w:ascii="Arial" w:hAnsi="Arial"/>
        </w:rPr>
        <w:t>TRV</w:t>
      </w:r>
      <w:r w:rsidR="00C6133D">
        <w:rPr>
          <w:rFonts w:ascii="Arial" w:hAnsi="Arial"/>
        </w:rPr>
        <w:t xml:space="preserve"> of the third </w:t>
      </w:r>
      <w:r w:rsidR="00C6133D">
        <w:rPr>
          <w:i/>
        </w:rPr>
        <w:t>HexDigit</w:t>
      </w:r>
      <w:r w:rsidR="00C6133D">
        <w:rPr>
          <w:rFonts w:ascii="Arial" w:hAnsi="Arial"/>
        </w:rPr>
        <w:t xml:space="preserve"> followed by the </w:t>
      </w:r>
      <w:r w:rsidR="00387B31">
        <w:rPr>
          <w:rFonts w:ascii="Arial" w:hAnsi="Arial"/>
        </w:rPr>
        <w:t>TRV</w:t>
      </w:r>
      <w:r w:rsidR="00C6133D">
        <w:rPr>
          <w:rFonts w:ascii="Arial" w:hAnsi="Arial"/>
        </w:rPr>
        <w:t xml:space="preserve"> </w:t>
      </w:r>
      <w:r w:rsidRPr="00E77497">
        <w:rPr>
          <w:rFonts w:ascii="Arial" w:hAnsi="Arial" w:cs="Arial"/>
        </w:rPr>
        <w:t>of the fourth</w:t>
      </w:r>
      <w:r w:rsidRPr="00E77497">
        <w:t xml:space="preserve"> </w:t>
      </w:r>
      <w:r w:rsidRPr="00E77497">
        <w:rPr>
          <w:i/>
        </w:rPr>
        <w:t>HexDigit</w:t>
      </w:r>
      <w:r w:rsidRPr="00E77497">
        <w:t>.</w:t>
      </w:r>
    </w:p>
    <w:p w14:paraId="300BFCDD" w14:textId="77777777" w:rsidR="008B0F52" w:rsidRDefault="008B0F52" w:rsidP="008B0F52">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00C81E7E">
        <w:rPr>
          <w:rFonts w:ascii="Courier New" w:hAnsi="Courier New"/>
          <w:b/>
        </w:rPr>
        <w:t xml:space="preserve"> </w:t>
      </w:r>
      <w:r w:rsidRPr="00EF1FE0">
        <w:rPr>
          <w:rFonts w:ascii="Arial" w:hAnsi="Arial" w:cs="Arial"/>
        </w:rPr>
        <w:t>is</w:t>
      </w:r>
      <w:r w:rsidRPr="00E77497">
        <w:t xml:space="preserve"> </w:t>
      </w:r>
      <w:r w:rsidRPr="00E77497">
        <w:rPr>
          <w:rFonts w:ascii="Arial" w:hAnsi="Arial" w:cs="Arial"/>
        </w:rPr>
        <w:t xml:space="preserve">the </w:t>
      </w:r>
      <w:r w:rsidR="00C6133D" w:rsidRPr="00E65A34">
        <w:rPr>
          <w:rFonts w:ascii="Arial" w:hAnsi="Arial" w:cs="Arial"/>
        </w:rPr>
        <w:t xml:space="preserve">sequence </w:t>
      </w:r>
      <w:r w:rsidR="00C6133D">
        <w:rPr>
          <w:rFonts w:ascii="Arial" w:hAnsi="Arial"/>
        </w:rPr>
        <w:t xml:space="preserve">consisting of code unit value </w:t>
      </w:r>
      <w:r w:rsidR="00C6133D" w:rsidRPr="00887FC2">
        <w:t>0x</w:t>
      </w:r>
      <w:r w:rsidR="004A5E29">
        <w:t>00</w:t>
      </w:r>
      <w:r w:rsidR="00C6133D" w:rsidRPr="00887FC2">
        <w:t>75</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B</w:t>
      </w:r>
      <w:r w:rsidR="00C6133D">
        <w:rPr>
          <w:rFonts w:ascii="Arial" w:hAnsi="Arial"/>
        </w:rPr>
        <w:t xml:space="preserve">  followed by</w:t>
      </w:r>
      <w:r w:rsidR="00C6133D" w:rsidRPr="00C6133D">
        <w:rPr>
          <w:rFonts w:ascii="Arial" w:hAnsi="Arial"/>
        </w:rPr>
        <w:t xml:space="preserve"> </w:t>
      </w:r>
      <w:r w:rsidR="00387B31">
        <w:rPr>
          <w:rFonts w:ascii="Arial" w:hAnsi="Arial"/>
        </w:rPr>
        <w:t>TRV</w:t>
      </w:r>
      <w:r w:rsidR="00C6133D">
        <w:rPr>
          <w:rFonts w:ascii="Arial" w:hAnsi="Arial"/>
        </w:rPr>
        <w:t xml:space="preserve"> of </w:t>
      </w:r>
      <w:r w:rsidR="00C6133D">
        <w:rPr>
          <w:i/>
        </w:rPr>
        <w:t>HexDigit</w:t>
      </w:r>
      <w:r w:rsidR="00236E64">
        <w:rPr>
          <w:i/>
        </w:rPr>
        <w:t>s</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D</w:t>
      </w:r>
      <w:r w:rsidRPr="00E77497">
        <w:t>.</w:t>
      </w:r>
    </w:p>
    <w:p w14:paraId="56F07F1A" w14:textId="77777777" w:rsidR="00C6133D" w:rsidRPr="00E77497"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r w:rsidR="00387B31">
        <w:rPr>
          <w:rFonts w:ascii="Arial" w:hAnsi="Arial"/>
        </w:rPr>
        <w:t>TRV</w:t>
      </w:r>
      <w:r w:rsidRPr="00E77497">
        <w:rPr>
          <w:rFonts w:ascii="Arial" w:hAnsi="Arial"/>
        </w:rPr>
        <w:t xml:space="preserve"> of </w:t>
      </w:r>
      <w:r w:rsidRPr="00E77497">
        <w:rPr>
          <w:i/>
        </w:rPr>
        <w:t>HexDigit</w:t>
      </w:r>
      <w:r w:rsidRPr="00E77497">
        <w:t>.</w:t>
      </w:r>
    </w:p>
    <w:p w14:paraId="6348F9F6" w14:textId="77777777" w:rsidR="00C6133D" w:rsidRPr="004A5E29"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sidR="00387B31">
        <w:rPr>
          <w:rFonts w:ascii="Arial" w:hAnsi="Arial" w:cs="Arial"/>
        </w:rPr>
        <w:t>TRV</w:t>
      </w:r>
      <w:r>
        <w:rPr>
          <w:rFonts w:ascii="Arial" w:hAnsi="Arial" w:cs="Arial"/>
        </w:rPr>
        <w:t xml:space="preserve"> of </w:t>
      </w:r>
      <w:r w:rsidRPr="00E77497">
        <w:rPr>
          <w:i/>
        </w:rPr>
        <w:t>Hex</w:t>
      </w:r>
      <w:r>
        <w:rPr>
          <w:i/>
        </w:rPr>
        <w:t>Digits</w:t>
      </w:r>
      <w:r w:rsidRPr="00E77497">
        <w:t xml:space="preserve"> </w:t>
      </w:r>
      <w:r>
        <w:rPr>
          <w:rFonts w:ascii="Arial" w:hAnsi="Arial"/>
        </w:rPr>
        <w:t>followed by</w:t>
      </w:r>
      <w:r w:rsidRPr="00C6133D">
        <w:rPr>
          <w:rFonts w:ascii="Arial" w:hAnsi="Arial"/>
        </w:rPr>
        <w:t xml:space="preserve"> </w:t>
      </w:r>
      <w:r w:rsidR="00387B31">
        <w:rPr>
          <w:rFonts w:ascii="Arial" w:hAnsi="Arial"/>
        </w:rPr>
        <w:t>TRV</w:t>
      </w:r>
      <w:r>
        <w:rPr>
          <w:rFonts w:ascii="Arial" w:hAnsi="Arial"/>
        </w:rPr>
        <w:t xml:space="preserve"> of</w:t>
      </w:r>
      <w:r w:rsidRPr="00E77497">
        <w:t xml:space="preserve"> </w:t>
      </w:r>
      <w:r w:rsidRPr="00E77497">
        <w:rPr>
          <w:i/>
        </w:rPr>
        <w:t>HexDigit</w:t>
      </w:r>
      <w:r w:rsidRPr="00E77497">
        <w:rPr>
          <w:rFonts w:ascii="Arial" w:hAnsi="Arial" w:cs="Arial"/>
        </w:rPr>
        <w:t>.</w:t>
      </w:r>
    </w:p>
    <w:p w14:paraId="01AA3354" w14:textId="77777777" w:rsidR="008B0F52" w:rsidRPr="008B0F52" w:rsidRDefault="008B0F52" w:rsidP="008B0F52">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Pr>
          <w:rFonts w:ascii="Arial" w:hAnsi="Arial"/>
        </w:rPr>
        <w:t xml:space="preserve"> a </w:t>
      </w:r>
      <w:r>
        <w:rPr>
          <w:i/>
        </w:rPr>
        <w:t>HexDigit</w:t>
      </w:r>
      <w:r>
        <w:rPr>
          <w:rFonts w:ascii="Arial" w:hAnsi="Arial"/>
        </w:rPr>
        <w:t xml:space="preserve">  is</w:t>
      </w:r>
      <w:r w:rsidR="00375AC0">
        <w:rPr>
          <w:rFonts w:ascii="Arial" w:hAnsi="Arial"/>
        </w:rPr>
        <w:t xml:space="preserve"> the</w:t>
      </w:r>
      <w:r>
        <w:rPr>
          <w:rFonts w:ascii="Arial" w:hAnsi="Arial"/>
        </w:rPr>
        <w:t xml:space="preserve"> </w:t>
      </w:r>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r>
        <w:rPr>
          <w:i/>
        </w:rPr>
        <w:t>HexDigit</w:t>
      </w:r>
      <w:r w:rsidRPr="00E77497">
        <w:t>.</w:t>
      </w:r>
    </w:p>
    <w:p w14:paraId="797FD2A3" w14:textId="77777777" w:rsidR="007E0FF6" w:rsidRPr="00CF27DF"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665EB3">
        <w:rPr>
          <w:rFonts w:ascii="Arial" w:hAnsi="Arial" w:cs="Arial"/>
        </w:rPr>
        <w:t xml:space="preserve">the sequence consisting of the code unit value </w:t>
      </w:r>
      <w:r w:rsidR="00665EB3">
        <w:t>0x005C</w:t>
      </w:r>
      <w:r w:rsidR="00665EB3">
        <w:rPr>
          <w:rFonts w:ascii="Arial" w:hAnsi="Arial" w:cs="Arial"/>
        </w:rPr>
        <w:t xml:space="preserve">  followed by the code units of </w:t>
      </w:r>
      <w:r w:rsidR="00387B31">
        <w:rPr>
          <w:rFonts w:ascii="Arial" w:hAnsi="Arial" w:cs="Arial"/>
        </w:rPr>
        <w:t>TRV</w:t>
      </w:r>
      <w:r w:rsidR="00665EB3">
        <w:rPr>
          <w:rFonts w:ascii="Arial" w:hAnsi="Arial" w:cs="Arial"/>
        </w:rPr>
        <w:t xml:space="preserve"> of </w:t>
      </w:r>
      <w:r w:rsidRPr="00FE4F42">
        <w:rPr>
          <w:i/>
        </w:rPr>
        <w:t>LineTerminatorSequence</w:t>
      </w:r>
      <w:r w:rsidRPr="00FE4F42">
        <w:rPr>
          <w:rFonts w:ascii="Arial" w:hAnsi="Arial"/>
        </w:rPr>
        <w:t>.</w:t>
      </w:r>
    </w:p>
    <w:p w14:paraId="37C0AF1A" w14:textId="77777777" w:rsidR="007E0FF6" w:rsidRPr="00FE4F42"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p>
    <w:p w14:paraId="760A4F6F" w14:textId="77777777" w:rsidR="007E0FF6" w:rsidRPr="001E1EC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sz w:val="16"/>
        </w:rPr>
        <w:t>[lookahead</w:t>
      </w:r>
      <w:r w:rsidRPr="00FE4F42">
        <w:rPr>
          <w:sz w:val="16"/>
        </w:rPr>
        <w:t xml:space="preserve"> </w:t>
      </w:r>
      <w:r w:rsidRPr="00FE4F42">
        <w:rPr>
          <w:rFonts w:ascii="Arial" w:hAnsi="Arial" w:cs="Arial"/>
          <w:sz w:val="16"/>
        </w:rPr>
        <w:sym w:font="Symbol" w:char="F0CF"/>
      </w:r>
      <w:r w:rsidRPr="00FE4F42">
        <w:rPr>
          <w:sz w:val="16"/>
        </w:rPr>
        <w:t xml:space="preserve"> &lt;LF&gt;</w:t>
      </w:r>
      <w:r w:rsidRPr="00FE4F42">
        <w:t xml:space="preserve"> </w:t>
      </w:r>
      <w:r w:rsidRPr="00FE4F42">
        <w:rPr>
          <w:rFonts w:ascii="Arial" w:hAnsi="Arial" w:cs="Arial"/>
          <w:sz w:val="16"/>
        </w:rPr>
        <w:t>]</w:t>
      </w:r>
      <w:r>
        <w:t xml:space="preserve">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0x000D</w:t>
      </w:r>
      <w:r w:rsidRPr="00E77497">
        <w:rPr>
          <w:rFonts w:ascii="Arial" w:hAnsi="Arial" w:cs="Arial"/>
        </w:rPr>
        <w:t>.</w:t>
      </w:r>
    </w:p>
    <w:p w14:paraId="0496511C" w14:textId="77777777"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p>
    <w:p w14:paraId="15B25559" w14:textId="77777777"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p>
    <w:p w14:paraId="7580F751" w14:textId="77777777" w:rsidR="007E0FF6" w:rsidRPr="00E77497" w:rsidRDefault="007E0FF6" w:rsidP="007E0FF6">
      <w:pPr>
        <w:pStyle w:val="MathSpecialCase3"/>
        <w:numPr>
          <w:ilvl w:val="2"/>
          <w:numId w:val="31"/>
        </w:numPr>
        <w:tabs>
          <w:tab w:val="left" w:pos="450"/>
        </w:tabs>
        <w:spacing w:after="24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r>
        <w:t>0x000D</w:t>
      </w:r>
      <w:r w:rsidRPr="00E77497">
        <w:rPr>
          <w:rFonts w:ascii="Arial" w:hAnsi="Arial"/>
        </w:rPr>
        <w:t xml:space="preserve"> </w:t>
      </w:r>
      <w:r>
        <w:rPr>
          <w:rFonts w:ascii="Arial" w:hAnsi="Arial"/>
        </w:rPr>
        <w:t xml:space="preserve">followed by the </w:t>
      </w:r>
      <w:r w:rsidRPr="00E77497">
        <w:rPr>
          <w:rFonts w:ascii="Arial" w:hAnsi="Arial"/>
        </w:rPr>
        <w:t xml:space="preserve"> </w:t>
      </w:r>
      <w:r>
        <w:rPr>
          <w:rFonts w:ascii="Arial" w:hAnsi="Arial" w:cs="Arial"/>
        </w:rPr>
        <w:t xml:space="preserve">code unit value </w:t>
      </w:r>
      <w:r>
        <w:t>0x000A</w:t>
      </w:r>
      <w:r w:rsidRPr="00E77497">
        <w:rPr>
          <w:rFonts w:ascii="Arial" w:hAnsi="Arial"/>
        </w:rPr>
        <w:t>.</w:t>
      </w:r>
    </w:p>
    <w:p w14:paraId="6F9CE345" w14:textId="77777777" w:rsidR="007F3D4F" w:rsidRDefault="007F3D4F" w:rsidP="007F3D4F">
      <w:pPr>
        <w:pStyle w:val="Note"/>
      </w:pPr>
      <w:r>
        <w:t>NOTE</w:t>
      </w:r>
      <w:r>
        <w:tab/>
      </w:r>
      <w:r w:rsidR="00387B31">
        <w:t>TV</w:t>
      </w:r>
      <w:r>
        <w:t xml:space="preserve"> excludes the code units of </w:t>
      </w:r>
      <w:r w:rsidRPr="007F3D4F">
        <w:rPr>
          <w:rFonts w:ascii="Times New Roman" w:hAnsi="Times New Roman"/>
          <w:i/>
        </w:rPr>
        <w:t>LineContinuation</w:t>
      </w:r>
      <w:r>
        <w:t xml:space="preserve"> while </w:t>
      </w:r>
      <w:r w:rsidR="00387B31">
        <w:t>TRV</w:t>
      </w:r>
      <w:r w:rsidR="00C5377E">
        <w:t xml:space="preserve"> includes</w:t>
      </w:r>
      <w:r>
        <w:t xml:space="preserve"> them.</w:t>
      </w:r>
    </w:p>
    <w:p w14:paraId="70C7D037" w14:textId="77777777" w:rsidR="004C02EF" w:rsidRPr="00E77497" w:rsidRDefault="004C02EF" w:rsidP="00D148E9">
      <w:pPr>
        <w:pStyle w:val="20"/>
      </w:pPr>
      <w:bookmarkStart w:id="1139" w:name="_Toc365638902"/>
      <w:bookmarkStart w:id="1140" w:name="_Toc365638904"/>
      <w:bookmarkStart w:id="1141" w:name="_Toc365638905"/>
      <w:bookmarkStart w:id="1142" w:name="_Toc365638906"/>
      <w:bookmarkStart w:id="1143" w:name="_Toc365638907"/>
      <w:bookmarkStart w:id="1144" w:name="_Toc365638908"/>
      <w:bookmarkStart w:id="1145" w:name="_Toc365638909"/>
      <w:bookmarkStart w:id="1146" w:name="_Toc365638910"/>
      <w:bookmarkStart w:id="1147" w:name="_Toc365638912"/>
      <w:bookmarkStart w:id="1148" w:name="_Toc365638914"/>
      <w:bookmarkStart w:id="1149" w:name="_Toc365638916"/>
      <w:bookmarkStart w:id="1150" w:name="_Toc365638919"/>
      <w:bookmarkStart w:id="1151" w:name="_Toc365638921"/>
      <w:bookmarkStart w:id="1152" w:name="_Toc365638923"/>
      <w:bookmarkStart w:id="1153" w:name="_Toc365638925"/>
      <w:bookmarkStart w:id="1154" w:name="_Toc365638926"/>
      <w:bookmarkStart w:id="1155" w:name="_Toc365638927"/>
      <w:bookmarkStart w:id="1156" w:name="_Toc365638929"/>
      <w:bookmarkStart w:id="1157" w:name="_Toc365638930"/>
      <w:bookmarkStart w:id="1158" w:name="_Toc365638934"/>
      <w:bookmarkStart w:id="1159" w:name="_Toc365638935"/>
      <w:bookmarkStart w:id="1160" w:name="_Toc365638936"/>
      <w:bookmarkStart w:id="1161" w:name="_Toc365638937"/>
      <w:bookmarkStart w:id="1162" w:name="_Toc365638939"/>
      <w:bookmarkStart w:id="1163" w:name="_Toc365638940"/>
      <w:bookmarkStart w:id="1164" w:name="_Toc365638944"/>
      <w:bookmarkStart w:id="1165" w:name="_Toc365638946"/>
      <w:bookmarkStart w:id="1166" w:name="_Toc365638947"/>
      <w:bookmarkStart w:id="1167" w:name="_Toc365638948"/>
      <w:bookmarkStart w:id="1168" w:name="_Toc365638951"/>
      <w:bookmarkStart w:id="1169" w:name="_Toc365638955"/>
      <w:bookmarkStart w:id="1170" w:name="_Toc365638957"/>
      <w:bookmarkStart w:id="1171" w:name="_Toc365638958"/>
      <w:bookmarkStart w:id="1172" w:name="_Toc365638959"/>
      <w:bookmarkStart w:id="1173" w:name="_Toc365639010"/>
      <w:bookmarkStart w:id="1174" w:name="_Toc365639014"/>
      <w:bookmarkStart w:id="1175" w:name="_Toc365639015"/>
      <w:bookmarkStart w:id="1176" w:name="_Ref365537306"/>
      <w:bookmarkStart w:id="1177" w:name="_Ref365549651"/>
      <w:bookmarkStart w:id="1178" w:name="_Ref365549685"/>
      <w:bookmarkStart w:id="1179" w:name="_Ref365549714"/>
      <w:bookmarkStart w:id="1180" w:name="_Toc366141862"/>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r w:rsidRPr="00E77497">
        <w:t>Automatic Semicolon Insertio</w:t>
      </w:r>
      <w:bookmarkStart w:id="1181" w:name="_Toc382202773"/>
      <w:bookmarkStart w:id="1182" w:name="_Toc382202993"/>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81"/>
      <w:bookmarkEnd w:id="1182"/>
      <w:r w:rsidRPr="00E77497">
        <w:t>n</w:t>
      </w:r>
      <w:bookmarkEnd w:id="1115"/>
      <w:bookmarkEnd w:id="1116"/>
      <w:bookmarkEnd w:id="1131"/>
      <w:bookmarkEnd w:id="1132"/>
      <w:bookmarkEnd w:id="1133"/>
      <w:bookmarkEnd w:id="1134"/>
      <w:bookmarkEnd w:id="1135"/>
      <w:bookmarkEnd w:id="1136"/>
      <w:bookmarkEnd w:id="1176"/>
      <w:bookmarkEnd w:id="1177"/>
      <w:bookmarkEnd w:id="1178"/>
      <w:bookmarkEnd w:id="1179"/>
      <w:bookmarkEnd w:id="1180"/>
    </w:p>
    <w:p w14:paraId="3C8BBB74" w14:textId="77777777" w:rsidR="004C02EF" w:rsidRPr="00E77497" w:rsidRDefault="004C02EF" w:rsidP="00621C54">
      <w:r w:rsidRPr="00E77497">
        <w:t xml:space="preserve">Certain ECMAScript statements (empty statement, </w:t>
      </w:r>
      <w:r w:rsidR="00621C54">
        <w:t xml:space="preserve">let and const declarations, </w:t>
      </w:r>
      <w:r w:rsidRPr="00E77497">
        <w:t xml:space="preserve">variable statement, expression statement, </w:t>
      </w:r>
      <w:r w:rsidR="00621C54">
        <w:rPr>
          <w:rFonts w:ascii="Courier New" w:hAnsi="Courier New"/>
          <w:b/>
        </w:rPr>
        <w:t>debugger</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1183" w:name="_Toc393690225"/>
    </w:p>
    <w:p w14:paraId="57A31327" w14:textId="77777777" w:rsidR="004C02EF" w:rsidRPr="00E77497" w:rsidRDefault="004C02EF" w:rsidP="00D148E9">
      <w:pPr>
        <w:pStyle w:val="30"/>
      </w:pPr>
      <w:bookmarkStart w:id="1184" w:name="_Ref456011139"/>
      <w:bookmarkStart w:id="1185" w:name="_Toc472818771"/>
      <w:bookmarkStart w:id="1186" w:name="_Toc235503324"/>
      <w:bookmarkStart w:id="1187" w:name="_Toc241509099"/>
      <w:bookmarkStart w:id="1188" w:name="_Toc244416586"/>
      <w:bookmarkStart w:id="1189" w:name="_Toc276630950"/>
      <w:bookmarkStart w:id="1190" w:name="_Toc366141863"/>
      <w:r w:rsidRPr="00E77497">
        <w:t>Rules of Automatic Semicolon Insertio</w:t>
      </w:r>
      <w:bookmarkEnd w:id="1183"/>
      <w:r w:rsidRPr="00E77497">
        <w:t>n</w:t>
      </w:r>
      <w:bookmarkEnd w:id="1184"/>
      <w:bookmarkEnd w:id="1185"/>
      <w:bookmarkEnd w:id="1186"/>
      <w:bookmarkEnd w:id="1187"/>
      <w:bookmarkEnd w:id="1188"/>
      <w:bookmarkEnd w:id="1189"/>
      <w:bookmarkEnd w:id="1190"/>
    </w:p>
    <w:p w14:paraId="262299FC" w14:textId="77777777" w:rsidR="004C02EF" w:rsidRPr="00E77497" w:rsidRDefault="004C02EF" w:rsidP="004C02EF">
      <w:r w:rsidRPr="00E77497">
        <w:t>There are three basic rules of semicolon insertion:</w:t>
      </w:r>
    </w:p>
    <w:p w14:paraId="187A11B8" w14:textId="77777777" w:rsidR="004C02EF" w:rsidRPr="00E77497" w:rsidRDefault="004C02EF" w:rsidP="00E343EB">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1E068A06" w14:textId="77777777"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14:paraId="7BE9DB46" w14:textId="77777777"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14:paraId="558DF720" w14:textId="77777777"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the end of the input stream of tokens is encountered and the parser is unable to parse the input token stream as a single complete ECMAScript </w:t>
      </w:r>
      <w:r w:rsidR="00E343EB">
        <w:rPr>
          <w:rStyle w:val="bnf"/>
        </w:rPr>
        <w:t>script</w:t>
      </w:r>
      <w:r w:rsidRPr="00E77497">
        <w:rPr>
          <w:rFonts w:ascii="Arial" w:hAnsi="Arial" w:cs="Arial"/>
        </w:rPr>
        <w:t>, then a semicolon is automatically inserted at the end of the input stream.</w:t>
      </w:r>
    </w:p>
    <w:p w14:paraId="424E79A4" w14:textId="77777777"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579D5B73" w14:textId="77777777"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w:t>
      </w:r>
      <w:r w:rsidR="00C04626">
        <w:fldChar w:fldCharType="begin"/>
      </w:r>
      <w:r w:rsidR="00C04626">
        <w:instrText xml:space="preserve"> REF _Ref365539544 \r \h </w:instrText>
      </w:r>
      <w:r w:rsidR="00C04626">
        <w:fldChar w:fldCharType="separate"/>
      </w:r>
      <w:r w:rsidR="00083CEC">
        <w:t>13.6.3</w:t>
      </w:r>
      <w:r w:rsidR="00C04626">
        <w:fldChar w:fldCharType="end"/>
      </w:r>
      <w:r w:rsidRPr="00E77497">
        <w:t>).</w:t>
      </w:r>
    </w:p>
    <w:p w14:paraId="4ACA2092" w14:textId="77777777" w:rsidR="004C02EF" w:rsidRPr="00E77497" w:rsidRDefault="004C02EF" w:rsidP="004C02EF">
      <w:pPr>
        <w:pStyle w:val="Note"/>
        <w:spacing w:after="120"/>
      </w:pPr>
      <w:bookmarkStart w:id="1191" w:name="_Toc393690226"/>
      <w:bookmarkStart w:id="1192" w:name="_Ref404492883"/>
      <w:bookmarkStart w:id="1193" w:name="_Ref404492911"/>
      <w:r w:rsidRPr="00E77497">
        <w:t>NOTE</w:t>
      </w:r>
      <w:r w:rsidRPr="00E77497">
        <w:tab/>
        <w:t>The following are the only restricted productions in the grammar:</w:t>
      </w:r>
    </w:p>
    <w:p w14:paraId="47505A0E" w14:textId="77777777"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14:paraId="709B9CD4" w14:textId="77777777"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1CDC77BD" w14:textId="77777777"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14:paraId="50EA57EA" w14:textId="77777777"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14:paraId="493B8612" w14:textId="77777777"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14:paraId="0B93471F" w14:textId="77777777"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14:paraId="2C1C16ED" w14:textId="77777777"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14:paraId="4CA85172" w14:textId="77777777"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14:paraId="704969F6" w14:textId="77777777"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14:paraId="4B73039E" w14:textId="77777777"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14:paraId="165EAAFA" w14:textId="77777777" w:rsidR="004C02EF" w:rsidRPr="00E77497" w:rsidRDefault="004C02EF" w:rsidP="004C02EF">
      <w:pPr>
        <w:rPr>
          <w:sz w:val="18"/>
        </w:rPr>
      </w:pPr>
      <w:bookmarkStart w:id="1194" w:name="_Ref424532635"/>
      <w:bookmarkStart w:id="1195" w:name="_Ref424532665"/>
      <w:r w:rsidRPr="00E77497">
        <w:rPr>
          <w:sz w:val="18"/>
        </w:rPr>
        <w:t>The practical effect of these restricted productions is as follows:</w:t>
      </w:r>
    </w:p>
    <w:p w14:paraId="48D205D9"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3C37252F"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2A9A3D43" w14:textId="77777777" w:rsidR="004C02EF" w:rsidRPr="00E77497" w:rsidRDefault="004C02EF" w:rsidP="002068F0">
      <w:pPr>
        <w:rPr>
          <w:sz w:val="18"/>
        </w:rPr>
      </w:pPr>
      <w:r w:rsidRPr="00E77497">
        <w:rPr>
          <w:sz w:val="18"/>
        </w:rPr>
        <w:t>The resulting practical advice to ECMAScript programmers is:</w:t>
      </w:r>
    </w:p>
    <w:p w14:paraId="7A2D0E3A" w14:textId="77777777"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2D87AD93" w14:textId="77777777"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491AA676" w14:textId="77777777"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1E70D057" w14:textId="77777777" w:rsidR="004C02EF" w:rsidRPr="00E77497" w:rsidRDefault="004C02EF" w:rsidP="00D148E9">
      <w:pPr>
        <w:pStyle w:val="30"/>
      </w:pPr>
      <w:bookmarkStart w:id="1196" w:name="_Toc472818772"/>
      <w:bookmarkStart w:id="1197" w:name="_Toc235503325"/>
      <w:bookmarkStart w:id="1198" w:name="_Toc241509100"/>
      <w:bookmarkStart w:id="1199" w:name="_Toc244416587"/>
      <w:bookmarkStart w:id="1200" w:name="_Toc276630951"/>
      <w:bookmarkStart w:id="1201" w:name="_Toc366141864"/>
      <w:r w:rsidRPr="00E77497">
        <w:t>Examples of Automatic Semicolon Insertio</w:t>
      </w:r>
      <w:bookmarkEnd w:id="1191"/>
      <w:bookmarkEnd w:id="1192"/>
      <w:bookmarkEnd w:id="1193"/>
      <w:r w:rsidRPr="00E77497">
        <w:t>n</w:t>
      </w:r>
      <w:bookmarkEnd w:id="1194"/>
      <w:bookmarkEnd w:id="1195"/>
      <w:bookmarkEnd w:id="1196"/>
      <w:bookmarkEnd w:id="1197"/>
      <w:bookmarkEnd w:id="1198"/>
      <w:bookmarkEnd w:id="1199"/>
      <w:bookmarkEnd w:id="1200"/>
      <w:bookmarkEnd w:id="1201"/>
    </w:p>
    <w:p w14:paraId="68F55A6B" w14:textId="77777777" w:rsidR="004C02EF" w:rsidRPr="00E77497" w:rsidRDefault="004C02EF" w:rsidP="004C02EF">
      <w:pPr>
        <w:keepNext/>
        <w:spacing w:after="60"/>
      </w:pPr>
      <w:r w:rsidRPr="00E77497">
        <w:t>The source</w:t>
      </w:r>
    </w:p>
    <w:p w14:paraId="279A9948" w14:textId="77777777" w:rsidR="004C02EF" w:rsidRPr="00E77497" w:rsidRDefault="004C02EF" w:rsidP="004C02EF">
      <w:pPr>
        <w:pStyle w:val="CodeSample3"/>
        <w:spacing w:after="60"/>
        <w:ind w:left="1440"/>
        <w:jc w:val="left"/>
      </w:pPr>
      <w:r w:rsidRPr="00E77497">
        <w:t>{ 1 2 } 3</w:t>
      </w:r>
    </w:p>
    <w:p w14:paraId="70F733E6" w14:textId="77777777" w:rsidR="004C02EF" w:rsidRPr="00E77497" w:rsidRDefault="004C02EF" w:rsidP="004C02EF">
      <w:pPr>
        <w:spacing w:after="60"/>
      </w:pPr>
      <w:r w:rsidRPr="00E77497">
        <w:t>is not a valid sentence in the ECMAScript grammar, even with the automatic semicolon insertion rules. In contrast, the source</w:t>
      </w:r>
    </w:p>
    <w:p w14:paraId="568EE91A" w14:textId="77777777" w:rsidR="004C02EF" w:rsidRPr="00E77497" w:rsidRDefault="004C02EF" w:rsidP="004C02EF">
      <w:pPr>
        <w:pStyle w:val="CodeSample3"/>
        <w:ind w:left="1440"/>
        <w:jc w:val="left"/>
      </w:pPr>
      <w:r w:rsidRPr="00E77497">
        <w:t>{ 1</w:t>
      </w:r>
      <w:r w:rsidRPr="00E77497">
        <w:br/>
        <w:t>2 } 3</w:t>
      </w:r>
    </w:p>
    <w:p w14:paraId="43916FAC" w14:textId="77777777" w:rsidR="004C02EF" w:rsidRPr="00E77497" w:rsidRDefault="004C02EF" w:rsidP="004C02EF">
      <w:pPr>
        <w:spacing w:after="60"/>
      </w:pPr>
      <w:r w:rsidRPr="00E77497">
        <w:t>is also not a valid ECMAScript sentence, but is transformed by automatic semicolon insertion into the following:</w:t>
      </w:r>
    </w:p>
    <w:p w14:paraId="3D760289" w14:textId="77777777" w:rsidR="004C02EF" w:rsidRPr="00E77497" w:rsidRDefault="004C02EF" w:rsidP="004C02EF">
      <w:pPr>
        <w:pStyle w:val="CodeSample3"/>
        <w:spacing w:after="60"/>
        <w:ind w:left="1440"/>
        <w:jc w:val="left"/>
      </w:pPr>
      <w:r w:rsidRPr="00E77497">
        <w:t>{ 1</w:t>
      </w:r>
      <w:r w:rsidRPr="00E77497">
        <w:br/>
        <w:t>;2 ;} 3;</w:t>
      </w:r>
    </w:p>
    <w:p w14:paraId="734C0E91" w14:textId="77777777" w:rsidR="004C02EF" w:rsidRPr="00E77497" w:rsidRDefault="004C02EF" w:rsidP="004C02EF">
      <w:r w:rsidRPr="00E77497">
        <w:t>which is a valid ECMAScript sentence.</w:t>
      </w:r>
    </w:p>
    <w:p w14:paraId="47D7D7D9" w14:textId="77777777" w:rsidR="004C02EF" w:rsidRPr="00E77497" w:rsidRDefault="004C02EF" w:rsidP="004C02EF">
      <w:pPr>
        <w:spacing w:after="60"/>
      </w:pPr>
      <w:r w:rsidRPr="00E77497">
        <w:t>The source</w:t>
      </w:r>
    </w:p>
    <w:p w14:paraId="3E806D62" w14:textId="77777777" w:rsidR="004C02EF" w:rsidRPr="00E77497" w:rsidRDefault="004C02EF" w:rsidP="004C02EF">
      <w:pPr>
        <w:pStyle w:val="CodeSample3"/>
        <w:spacing w:after="60"/>
        <w:ind w:left="1440"/>
        <w:jc w:val="left"/>
      </w:pPr>
      <w:r w:rsidRPr="00E77497">
        <w:t>for (a; b</w:t>
      </w:r>
      <w:r w:rsidRPr="00E77497">
        <w:br/>
        <w:t>)</w:t>
      </w:r>
    </w:p>
    <w:p w14:paraId="5FF1225D" w14:textId="77777777"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40C03ADA" w14:textId="77777777" w:rsidR="004C02EF" w:rsidRPr="00E77497" w:rsidRDefault="004C02EF" w:rsidP="004C02EF">
      <w:pPr>
        <w:spacing w:after="60"/>
      </w:pPr>
      <w:r w:rsidRPr="00E77497">
        <w:t>The source</w:t>
      </w:r>
    </w:p>
    <w:p w14:paraId="299E9AB5" w14:textId="77777777" w:rsidR="004C02EF" w:rsidRPr="00E77497" w:rsidRDefault="004C02EF" w:rsidP="004C02EF">
      <w:pPr>
        <w:pStyle w:val="CodeSample3"/>
        <w:spacing w:after="60"/>
        <w:ind w:left="1440"/>
      </w:pPr>
      <w:r w:rsidRPr="00E77497">
        <w:t>return</w:t>
      </w:r>
      <w:r w:rsidRPr="00E77497">
        <w:br/>
        <w:t>a + b</w:t>
      </w:r>
    </w:p>
    <w:p w14:paraId="44A1DF9B" w14:textId="77777777" w:rsidR="004C02EF" w:rsidRPr="00E77497" w:rsidRDefault="004C02EF" w:rsidP="004C02EF">
      <w:pPr>
        <w:spacing w:after="60"/>
      </w:pPr>
      <w:r w:rsidRPr="00E77497">
        <w:t>is transformed by automatic semicolon insertion into the following:</w:t>
      </w:r>
    </w:p>
    <w:p w14:paraId="110C0C96" w14:textId="77777777" w:rsidR="004C02EF" w:rsidRPr="00E77497" w:rsidRDefault="004C02EF" w:rsidP="004C02EF">
      <w:pPr>
        <w:pStyle w:val="CodeSample3"/>
        <w:ind w:left="1440"/>
      </w:pPr>
      <w:r w:rsidRPr="00E77497">
        <w:t>return;</w:t>
      </w:r>
      <w:r w:rsidRPr="00E77497">
        <w:br/>
        <w:t>a + b;</w:t>
      </w:r>
    </w:p>
    <w:p w14:paraId="164B90B7" w14:textId="77777777"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6BFB7520" w14:textId="77777777" w:rsidR="004C02EF" w:rsidRPr="00E77497" w:rsidRDefault="004C02EF" w:rsidP="004C02EF">
      <w:pPr>
        <w:spacing w:after="60"/>
      </w:pPr>
      <w:r w:rsidRPr="00E77497">
        <w:t>The source</w:t>
      </w:r>
    </w:p>
    <w:p w14:paraId="28C932C1" w14:textId="77777777" w:rsidR="004C02EF" w:rsidRPr="00E77497" w:rsidRDefault="004C02EF" w:rsidP="004C02EF">
      <w:pPr>
        <w:pStyle w:val="CodeSample3"/>
        <w:spacing w:after="60"/>
        <w:ind w:left="1440"/>
        <w:jc w:val="left"/>
      </w:pPr>
      <w:r w:rsidRPr="00E77497">
        <w:t>a = b</w:t>
      </w:r>
      <w:r w:rsidRPr="00E77497">
        <w:br/>
        <w:t>++c</w:t>
      </w:r>
    </w:p>
    <w:p w14:paraId="49ACDFC4" w14:textId="77777777" w:rsidR="004C02EF" w:rsidRPr="00E77497" w:rsidRDefault="004C02EF" w:rsidP="004C02EF">
      <w:pPr>
        <w:spacing w:after="60"/>
      </w:pPr>
      <w:r w:rsidRPr="00E77497">
        <w:t>is transformed by automatic semicolon insertion into the following:</w:t>
      </w:r>
    </w:p>
    <w:p w14:paraId="08115140" w14:textId="77777777" w:rsidR="004C02EF" w:rsidRPr="00E77497" w:rsidRDefault="004C02EF" w:rsidP="004C02EF">
      <w:pPr>
        <w:pStyle w:val="CodeSample3"/>
        <w:ind w:left="1440"/>
        <w:jc w:val="left"/>
      </w:pPr>
      <w:r w:rsidRPr="00E77497">
        <w:t>a = b;</w:t>
      </w:r>
      <w:r w:rsidRPr="00E77497">
        <w:br/>
        <w:t>++c;</w:t>
      </w:r>
    </w:p>
    <w:p w14:paraId="1B66BF12" w14:textId="77777777"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4FBCDF91" w14:textId="77777777" w:rsidR="004C02EF" w:rsidRPr="00E77497" w:rsidRDefault="004C02EF" w:rsidP="004C02EF">
      <w:pPr>
        <w:spacing w:after="60"/>
      </w:pPr>
      <w:r w:rsidRPr="00E77497">
        <w:t>The source</w:t>
      </w:r>
    </w:p>
    <w:p w14:paraId="1BD9A933" w14:textId="77777777" w:rsidR="004C02EF" w:rsidRPr="00E77497" w:rsidRDefault="004C02EF" w:rsidP="004C02EF">
      <w:pPr>
        <w:pStyle w:val="CodeSample3"/>
        <w:spacing w:after="60"/>
        <w:ind w:left="1440"/>
        <w:jc w:val="left"/>
      </w:pPr>
      <w:r w:rsidRPr="00E77497">
        <w:t>if (a &gt; b)</w:t>
      </w:r>
      <w:r w:rsidRPr="00E77497">
        <w:br/>
        <w:t>else c = d</w:t>
      </w:r>
    </w:p>
    <w:p w14:paraId="083CD61C" w14:textId="77777777"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1202" w:name="_Toc381513631"/>
      <w:bookmarkStart w:id="1203" w:name="_Toc382202774"/>
      <w:bookmarkStart w:id="1204" w:name="_Toc382202994"/>
      <w:bookmarkStart w:id="1205" w:name="_Toc382212153"/>
      <w:bookmarkStart w:id="1206" w:name="_Toc382212332"/>
      <w:bookmarkStart w:id="1207" w:name="_Toc382291498"/>
      <w:bookmarkStart w:id="1208" w:name="_Toc385672134"/>
    </w:p>
    <w:p w14:paraId="20EE95B7" w14:textId="77777777" w:rsidR="004C02EF" w:rsidRPr="00E77497" w:rsidRDefault="004C02EF" w:rsidP="004C02EF">
      <w:pPr>
        <w:spacing w:after="60"/>
      </w:pPr>
      <w:r w:rsidRPr="00E77497">
        <w:t>The source</w:t>
      </w:r>
    </w:p>
    <w:p w14:paraId="7BF24107" w14:textId="77777777" w:rsidR="004C02EF" w:rsidRPr="00E77497" w:rsidRDefault="004C02EF" w:rsidP="004C02EF">
      <w:pPr>
        <w:pStyle w:val="CodeSample3"/>
        <w:spacing w:after="60"/>
        <w:ind w:left="1440"/>
        <w:jc w:val="left"/>
      </w:pPr>
      <w:r w:rsidRPr="00E77497">
        <w:t>a = b + c</w:t>
      </w:r>
      <w:r w:rsidRPr="00E77497">
        <w:br/>
        <w:t>(d + e).print()</w:t>
      </w:r>
    </w:p>
    <w:p w14:paraId="17B5A88D" w14:textId="77777777"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2F0FD834" w14:textId="77777777" w:rsidR="004C02EF" w:rsidRPr="00E77497" w:rsidRDefault="004C02EF" w:rsidP="004C02EF">
      <w:pPr>
        <w:pStyle w:val="CodeSample3"/>
        <w:ind w:firstLine="720"/>
      </w:pPr>
      <w:r w:rsidRPr="00E77497">
        <w:t>a = b + c(d + e).print()</w:t>
      </w:r>
    </w:p>
    <w:p w14:paraId="0DE61876" w14:textId="77777777"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1209" w:name="_Toc393690227"/>
    </w:p>
    <w:p w14:paraId="4F452AFA" w14:textId="77777777" w:rsidR="004C02EF" w:rsidRPr="00E77497" w:rsidRDefault="00AC754D" w:rsidP="005B22EB">
      <w:pPr>
        <w:pStyle w:val="1"/>
        <w:tabs>
          <w:tab w:val="left" w:pos="1080"/>
        </w:tabs>
      </w:pPr>
      <w:bookmarkStart w:id="1210" w:name="_Toc365469647"/>
      <w:bookmarkStart w:id="1211" w:name="_Toc365469656"/>
      <w:bookmarkStart w:id="1212" w:name="_Toc365469662"/>
      <w:bookmarkStart w:id="1213" w:name="_Toc365469670"/>
      <w:bookmarkStart w:id="1214" w:name="_Toc365469673"/>
      <w:bookmarkStart w:id="1215" w:name="_Toc365469683"/>
      <w:bookmarkStart w:id="1216" w:name="_Toc365469685"/>
      <w:bookmarkStart w:id="1217" w:name="_Toc365469686"/>
      <w:bookmarkStart w:id="1218" w:name="_Toc365469687"/>
      <w:bookmarkStart w:id="1219" w:name="_Toc365469688"/>
      <w:bookmarkStart w:id="1220" w:name="_Toc365469689"/>
      <w:bookmarkStart w:id="1221" w:name="_Toc365469710"/>
      <w:bookmarkStart w:id="1222" w:name="_Toc365469733"/>
      <w:bookmarkStart w:id="1223" w:name="_Toc365469735"/>
      <w:bookmarkStart w:id="1224" w:name="_Toc365469757"/>
      <w:bookmarkStart w:id="1225" w:name="_Toc365469758"/>
      <w:bookmarkStart w:id="1226" w:name="_Toc365469760"/>
      <w:bookmarkStart w:id="1227" w:name="_Toc365469761"/>
      <w:bookmarkStart w:id="1228" w:name="_Toc365469763"/>
      <w:bookmarkStart w:id="1229" w:name="_Toc365469764"/>
      <w:bookmarkStart w:id="1230" w:name="_Toc365469847"/>
      <w:bookmarkStart w:id="1231" w:name="_Toc365469848"/>
      <w:bookmarkStart w:id="1232" w:name="_Toc365469862"/>
      <w:bookmarkStart w:id="1233" w:name="_Toc360523965"/>
      <w:bookmarkStart w:id="1234" w:name="_Toc365469863"/>
      <w:bookmarkStart w:id="1235" w:name="_Toc365469864"/>
      <w:bookmarkStart w:id="1236" w:name="_Toc365469865"/>
      <w:bookmarkStart w:id="1237" w:name="_Toc365469866"/>
      <w:bookmarkStart w:id="1238" w:name="_Toc365469867"/>
      <w:bookmarkStart w:id="1239" w:name="_Toc365469868"/>
      <w:bookmarkStart w:id="1240" w:name="_Toc365469873"/>
      <w:bookmarkStart w:id="1241" w:name="_Toc365469874"/>
      <w:bookmarkStart w:id="1242" w:name="_Toc365469875"/>
      <w:bookmarkStart w:id="1243" w:name="_Toc365469876"/>
      <w:bookmarkStart w:id="1244" w:name="_Toc365469877"/>
      <w:bookmarkStart w:id="1245" w:name="_Toc365469878"/>
      <w:bookmarkStart w:id="1246" w:name="_Toc365469879"/>
      <w:bookmarkStart w:id="1247" w:name="_Toc365469880"/>
      <w:bookmarkStart w:id="1248" w:name="_Toc365469881"/>
      <w:bookmarkStart w:id="1249" w:name="_Toc365469887"/>
      <w:bookmarkStart w:id="1250" w:name="_Toc365469888"/>
      <w:bookmarkStart w:id="1251" w:name="_Toc365469889"/>
      <w:bookmarkStart w:id="1252" w:name="_Toc365469894"/>
      <w:bookmarkStart w:id="1253" w:name="_Toc365469895"/>
      <w:bookmarkStart w:id="1254" w:name="_Toc365469897"/>
      <w:bookmarkStart w:id="1255" w:name="_Toc365469901"/>
      <w:bookmarkStart w:id="1256" w:name="_Toc365469902"/>
      <w:bookmarkStart w:id="1257" w:name="_Toc365469906"/>
      <w:bookmarkStart w:id="1258" w:name="_Toc365469907"/>
      <w:bookmarkStart w:id="1259" w:name="_Toc365469909"/>
      <w:bookmarkStart w:id="1260" w:name="_Toc365469912"/>
      <w:bookmarkStart w:id="1261" w:name="_Toc365469913"/>
      <w:bookmarkStart w:id="1262" w:name="_Toc365469914"/>
      <w:bookmarkStart w:id="1263" w:name="_Toc365469915"/>
      <w:bookmarkStart w:id="1264" w:name="_Toc365469917"/>
      <w:bookmarkStart w:id="1265" w:name="_Toc365469921"/>
      <w:bookmarkStart w:id="1266" w:name="_Toc365469922"/>
      <w:bookmarkStart w:id="1267" w:name="_Toc365469926"/>
      <w:bookmarkStart w:id="1268" w:name="_Toc365469927"/>
      <w:bookmarkStart w:id="1269" w:name="_Toc365469928"/>
      <w:bookmarkStart w:id="1270" w:name="_Toc365469931"/>
      <w:bookmarkStart w:id="1271" w:name="_Toc365469932"/>
      <w:bookmarkStart w:id="1272" w:name="_Toc365469933"/>
      <w:bookmarkStart w:id="1273" w:name="_Toc365469936"/>
      <w:bookmarkStart w:id="1274" w:name="_Toc365469937"/>
      <w:bookmarkStart w:id="1275" w:name="_Toc365469938"/>
      <w:bookmarkStart w:id="1276" w:name="_Toc365469944"/>
      <w:bookmarkStart w:id="1277" w:name="_Toc365469945"/>
      <w:bookmarkStart w:id="1278" w:name="_Toc365469948"/>
      <w:bookmarkStart w:id="1279" w:name="_Toc365469949"/>
      <w:bookmarkStart w:id="1280" w:name="_Toc365469950"/>
      <w:bookmarkStart w:id="1281" w:name="_Toc365470015"/>
      <w:bookmarkStart w:id="1282" w:name="_Toc365470031"/>
      <w:bookmarkStart w:id="1283" w:name="_Toc365470032"/>
      <w:bookmarkStart w:id="1284" w:name="_Toc365470033"/>
      <w:bookmarkStart w:id="1285" w:name="_Toc365470034"/>
      <w:bookmarkStart w:id="1286" w:name="_Toc365470059"/>
      <w:bookmarkStart w:id="1287" w:name="_Toc365470061"/>
      <w:bookmarkStart w:id="1288" w:name="_Toc365470062"/>
      <w:bookmarkStart w:id="1289" w:name="_Toc365470183"/>
      <w:bookmarkStart w:id="1290" w:name="_Hlt458484268"/>
      <w:bookmarkStart w:id="1291" w:name="_Hlt455971670"/>
      <w:bookmarkStart w:id="1292" w:name="_Toc365470238"/>
      <w:bookmarkStart w:id="1293" w:name="_Toc365470256"/>
      <w:bookmarkStart w:id="1294" w:name="_Toc365470258"/>
      <w:bookmarkStart w:id="1295" w:name="_Toc365470261"/>
      <w:bookmarkStart w:id="1296" w:name="_Toc365470262"/>
      <w:bookmarkStart w:id="1297" w:name="_Toc365470264"/>
      <w:bookmarkStart w:id="1298" w:name="_Toc365470266"/>
      <w:bookmarkStart w:id="1299" w:name="_Toc365470283"/>
      <w:bookmarkStart w:id="1300" w:name="_Toc365470284"/>
      <w:bookmarkStart w:id="1301" w:name="_Toc365470286"/>
      <w:bookmarkStart w:id="1302" w:name="_Toc365470289"/>
      <w:bookmarkStart w:id="1303" w:name="_Toc365470294"/>
      <w:bookmarkStart w:id="1304" w:name="_Toc365470296"/>
      <w:bookmarkStart w:id="1305" w:name="_Toc365470299"/>
      <w:bookmarkStart w:id="1306" w:name="_Toc365470302"/>
      <w:bookmarkStart w:id="1307" w:name="_Toc365470303"/>
      <w:bookmarkStart w:id="1308" w:name="_Toc365470307"/>
      <w:bookmarkStart w:id="1309" w:name="_Toc365470308"/>
      <w:bookmarkStart w:id="1310" w:name="_Toc365470312"/>
      <w:bookmarkStart w:id="1311" w:name="_Toc365470314"/>
      <w:bookmarkStart w:id="1312" w:name="_Toc365470315"/>
      <w:bookmarkStart w:id="1313" w:name="_Toc365470317"/>
      <w:bookmarkStart w:id="1314" w:name="_Toc365470318"/>
      <w:bookmarkStart w:id="1315" w:name="_Toc365470321"/>
      <w:bookmarkStart w:id="1316" w:name="_Toc365470322"/>
      <w:bookmarkStart w:id="1317" w:name="_Toc365470330"/>
      <w:bookmarkStart w:id="1318" w:name="_Toc365470331"/>
      <w:bookmarkStart w:id="1319" w:name="_Toc365470335"/>
      <w:bookmarkStart w:id="1320" w:name="_Toc365470340"/>
      <w:bookmarkStart w:id="1321" w:name="_Toc365470341"/>
      <w:bookmarkStart w:id="1322" w:name="_Toc365470345"/>
      <w:bookmarkStart w:id="1323" w:name="_Toc365470356"/>
      <w:bookmarkStart w:id="1324" w:name="_Toc365470362"/>
      <w:bookmarkStart w:id="1325" w:name="_Toc365470369"/>
      <w:bookmarkStart w:id="1326" w:name="_Toc365470372"/>
      <w:bookmarkStart w:id="1327" w:name="_Toc365470378"/>
      <w:bookmarkStart w:id="1328" w:name="_Toc365470398"/>
      <w:bookmarkStart w:id="1329" w:name="_Toc365470406"/>
      <w:bookmarkStart w:id="1330" w:name="_Toc365470407"/>
      <w:bookmarkStart w:id="1331" w:name="_Toc361662436"/>
      <w:bookmarkStart w:id="1332" w:name="_Toc361664279"/>
      <w:bookmarkStart w:id="1333" w:name="_Toc361666119"/>
      <w:bookmarkStart w:id="1334" w:name="_Toc361667948"/>
      <w:bookmarkStart w:id="1335" w:name="_Toc364933978"/>
      <w:bookmarkStart w:id="1336" w:name="_Toc365470410"/>
      <w:bookmarkStart w:id="1337" w:name="_Toc361662439"/>
      <w:bookmarkStart w:id="1338" w:name="_Toc361664282"/>
      <w:bookmarkStart w:id="1339" w:name="_Toc361666122"/>
      <w:bookmarkStart w:id="1340" w:name="_Toc361667951"/>
      <w:bookmarkStart w:id="1341" w:name="_Toc364933981"/>
      <w:bookmarkStart w:id="1342" w:name="_Toc365470413"/>
      <w:bookmarkStart w:id="1343" w:name="_Toc365470417"/>
      <w:bookmarkStart w:id="1344" w:name="_Toc365470441"/>
      <w:bookmarkStart w:id="1345" w:name="_Toc365470459"/>
      <w:bookmarkStart w:id="1346" w:name="_Toc365470490"/>
      <w:bookmarkStart w:id="1347" w:name="_Toc365470494"/>
      <w:bookmarkStart w:id="1348" w:name="_Toc365470497"/>
      <w:bookmarkStart w:id="1349" w:name="_Toc365470499"/>
      <w:bookmarkStart w:id="1350" w:name="_Toc365470500"/>
      <w:bookmarkStart w:id="1351" w:name="_Toc365470501"/>
      <w:bookmarkStart w:id="1352" w:name="_Toc365470502"/>
      <w:bookmarkStart w:id="1353" w:name="_Toc365470503"/>
      <w:bookmarkStart w:id="1354" w:name="_Toc365470504"/>
      <w:bookmarkStart w:id="1355" w:name="_Toc365470505"/>
      <w:bookmarkStart w:id="1356" w:name="_Toc365470510"/>
      <w:bookmarkStart w:id="1357" w:name="_Toc365470511"/>
      <w:bookmarkStart w:id="1358" w:name="_Toc365470512"/>
      <w:bookmarkStart w:id="1359" w:name="_Toc365470513"/>
      <w:bookmarkStart w:id="1360" w:name="_Toc365470516"/>
      <w:bookmarkStart w:id="1361" w:name="_Toc365470525"/>
      <w:bookmarkStart w:id="1362" w:name="_Toc365470526"/>
      <w:bookmarkStart w:id="1363" w:name="_Toc365470527"/>
      <w:bookmarkStart w:id="1364" w:name="_Toc365470528"/>
      <w:bookmarkStart w:id="1365" w:name="_Toc365470529"/>
      <w:bookmarkStart w:id="1366" w:name="_Toc365470530"/>
      <w:bookmarkStart w:id="1367" w:name="_Toc365470531"/>
      <w:bookmarkStart w:id="1368" w:name="_Toc365470532"/>
      <w:bookmarkStart w:id="1369" w:name="_Toc365470533"/>
      <w:bookmarkStart w:id="1370" w:name="_Toc365470534"/>
      <w:bookmarkStart w:id="1371" w:name="_Toc365470539"/>
      <w:bookmarkStart w:id="1372" w:name="_Toc365470540"/>
      <w:bookmarkStart w:id="1373" w:name="_Toc365470542"/>
      <w:bookmarkStart w:id="1374" w:name="_Toc365470551"/>
      <w:bookmarkStart w:id="1375" w:name="_Toc365470552"/>
      <w:bookmarkStart w:id="1376" w:name="_Toc365470554"/>
      <w:bookmarkStart w:id="1377" w:name="_Toc365470557"/>
      <w:bookmarkStart w:id="1378" w:name="_Toc365470580"/>
      <w:bookmarkStart w:id="1379" w:name="_Toc365470583"/>
      <w:bookmarkStart w:id="1380" w:name="_Toc365470587"/>
      <w:bookmarkStart w:id="1381" w:name="_Toc365470589"/>
      <w:bookmarkStart w:id="1382" w:name="_Toc365470591"/>
      <w:bookmarkStart w:id="1383" w:name="_Toc365470656"/>
      <w:bookmarkStart w:id="1384" w:name="_Toc365470660"/>
      <w:bookmarkStart w:id="1385" w:name="_Toc365470663"/>
      <w:bookmarkStart w:id="1386" w:name="_Toc365470666"/>
      <w:bookmarkStart w:id="1387" w:name="_Toc365470671"/>
      <w:bookmarkStart w:id="1388" w:name="_Toc365470672"/>
      <w:bookmarkStart w:id="1389" w:name="_Toc365470674"/>
      <w:bookmarkStart w:id="1390" w:name="_Toc365470675"/>
      <w:bookmarkStart w:id="1391" w:name="_Toc365470688"/>
      <w:bookmarkStart w:id="1392" w:name="_Toc365470689"/>
      <w:bookmarkStart w:id="1393" w:name="_Toc365470692"/>
      <w:bookmarkStart w:id="1394" w:name="_Toc365470694"/>
      <w:bookmarkStart w:id="1395" w:name="_Toc365470695"/>
      <w:bookmarkStart w:id="1396" w:name="_Toc365470699"/>
      <w:bookmarkStart w:id="1397" w:name="_Toc365470700"/>
      <w:bookmarkStart w:id="1398" w:name="_Toc365470701"/>
      <w:bookmarkStart w:id="1399" w:name="_Toc365470703"/>
      <w:bookmarkStart w:id="1400" w:name="_Toc365470707"/>
      <w:bookmarkStart w:id="1401" w:name="_Toc365470712"/>
      <w:bookmarkStart w:id="1402" w:name="_Toc365470716"/>
      <w:bookmarkStart w:id="1403" w:name="_Toc361662502"/>
      <w:bookmarkStart w:id="1404" w:name="_Toc361664345"/>
      <w:bookmarkStart w:id="1405" w:name="_Toc361666185"/>
      <w:bookmarkStart w:id="1406" w:name="_Toc361668014"/>
      <w:bookmarkStart w:id="1407" w:name="_Toc364934044"/>
      <w:bookmarkStart w:id="1408" w:name="_Toc365470740"/>
      <w:bookmarkStart w:id="1409" w:name="_Toc361662506"/>
      <w:bookmarkStart w:id="1410" w:name="_Toc361664349"/>
      <w:bookmarkStart w:id="1411" w:name="_Toc361666189"/>
      <w:bookmarkStart w:id="1412" w:name="_Toc361668018"/>
      <w:bookmarkStart w:id="1413" w:name="_Toc364934048"/>
      <w:bookmarkStart w:id="1414" w:name="_Toc365470744"/>
      <w:bookmarkStart w:id="1415" w:name="_Toc361662535"/>
      <w:bookmarkStart w:id="1416" w:name="_Toc361664378"/>
      <w:bookmarkStart w:id="1417" w:name="_Toc361666218"/>
      <w:bookmarkStart w:id="1418" w:name="_Toc361668047"/>
      <w:bookmarkStart w:id="1419" w:name="_Toc364934077"/>
      <w:bookmarkStart w:id="1420" w:name="_Toc365470773"/>
      <w:bookmarkStart w:id="1421" w:name="_Toc361662555"/>
      <w:bookmarkStart w:id="1422" w:name="_Toc361664398"/>
      <w:bookmarkStart w:id="1423" w:name="_Toc361666238"/>
      <w:bookmarkStart w:id="1424" w:name="_Toc361668067"/>
      <w:bookmarkStart w:id="1425" w:name="_Toc364934097"/>
      <w:bookmarkStart w:id="1426" w:name="_Toc365470793"/>
      <w:bookmarkStart w:id="1427" w:name="_Toc361662573"/>
      <w:bookmarkStart w:id="1428" w:name="_Toc361664416"/>
      <w:bookmarkStart w:id="1429" w:name="_Toc361666256"/>
      <w:bookmarkStart w:id="1430" w:name="_Toc361668085"/>
      <w:bookmarkStart w:id="1431" w:name="_Toc364934115"/>
      <w:bookmarkStart w:id="1432" w:name="_Toc365470821"/>
      <w:bookmarkStart w:id="1433" w:name="_Toc361662576"/>
      <w:bookmarkStart w:id="1434" w:name="_Toc361664419"/>
      <w:bookmarkStart w:id="1435" w:name="_Toc361666259"/>
      <w:bookmarkStart w:id="1436" w:name="_Toc361668088"/>
      <w:bookmarkStart w:id="1437" w:name="_Toc364934118"/>
      <w:bookmarkStart w:id="1438" w:name="_Toc365470824"/>
      <w:bookmarkStart w:id="1439" w:name="_Toc361662580"/>
      <w:bookmarkStart w:id="1440" w:name="_Toc361664423"/>
      <w:bookmarkStart w:id="1441" w:name="_Toc361666263"/>
      <w:bookmarkStart w:id="1442" w:name="_Toc361668092"/>
      <w:bookmarkStart w:id="1443" w:name="_Toc364934122"/>
      <w:bookmarkStart w:id="1444" w:name="_Toc365470828"/>
      <w:bookmarkStart w:id="1445" w:name="_Toc361662654"/>
      <w:bookmarkStart w:id="1446" w:name="_Toc361664497"/>
      <w:bookmarkStart w:id="1447" w:name="_Toc361666337"/>
      <w:bookmarkStart w:id="1448" w:name="_Toc361668166"/>
      <w:bookmarkStart w:id="1449" w:name="_Toc364934196"/>
      <w:bookmarkStart w:id="1450" w:name="_Toc365470902"/>
      <w:bookmarkStart w:id="1451" w:name="_Toc361662655"/>
      <w:bookmarkStart w:id="1452" w:name="_Toc361664498"/>
      <w:bookmarkStart w:id="1453" w:name="_Toc361666338"/>
      <w:bookmarkStart w:id="1454" w:name="_Toc361668167"/>
      <w:bookmarkStart w:id="1455" w:name="_Toc364934197"/>
      <w:bookmarkStart w:id="1456" w:name="_Toc365470903"/>
      <w:bookmarkStart w:id="1457" w:name="_Toc361662658"/>
      <w:bookmarkStart w:id="1458" w:name="_Toc361664501"/>
      <w:bookmarkStart w:id="1459" w:name="_Toc361666341"/>
      <w:bookmarkStart w:id="1460" w:name="_Toc361668170"/>
      <w:bookmarkStart w:id="1461" w:name="_Toc364934200"/>
      <w:bookmarkStart w:id="1462" w:name="_Toc365470906"/>
      <w:bookmarkStart w:id="1463" w:name="_Toc361662665"/>
      <w:bookmarkStart w:id="1464" w:name="_Toc361664508"/>
      <w:bookmarkStart w:id="1465" w:name="_Toc361666348"/>
      <w:bookmarkStart w:id="1466" w:name="_Toc361668177"/>
      <w:bookmarkStart w:id="1467" w:name="_Toc364934207"/>
      <w:bookmarkStart w:id="1468" w:name="_Toc365470913"/>
      <w:bookmarkStart w:id="1469" w:name="_Toc361662666"/>
      <w:bookmarkStart w:id="1470" w:name="_Toc361664509"/>
      <w:bookmarkStart w:id="1471" w:name="_Toc361666349"/>
      <w:bookmarkStart w:id="1472" w:name="_Toc361668178"/>
      <w:bookmarkStart w:id="1473" w:name="_Toc364934208"/>
      <w:bookmarkStart w:id="1474" w:name="_Toc365470914"/>
      <w:bookmarkStart w:id="1475" w:name="_Toc361662667"/>
      <w:bookmarkStart w:id="1476" w:name="_Toc361664510"/>
      <w:bookmarkStart w:id="1477" w:name="_Toc361666350"/>
      <w:bookmarkStart w:id="1478" w:name="_Toc361668179"/>
      <w:bookmarkStart w:id="1479" w:name="_Toc364934209"/>
      <w:bookmarkStart w:id="1480" w:name="_Toc365470915"/>
      <w:bookmarkStart w:id="1481" w:name="_Toc361662668"/>
      <w:bookmarkStart w:id="1482" w:name="_Toc361664511"/>
      <w:bookmarkStart w:id="1483" w:name="_Toc361666351"/>
      <w:bookmarkStart w:id="1484" w:name="_Toc361668180"/>
      <w:bookmarkStart w:id="1485" w:name="_Toc364934210"/>
      <w:bookmarkStart w:id="1486" w:name="_Toc365470916"/>
      <w:bookmarkStart w:id="1487" w:name="_Toc361662669"/>
      <w:bookmarkStart w:id="1488" w:name="_Toc361664512"/>
      <w:bookmarkStart w:id="1489" w:name="_Toc361666352"/>
      <w:bookmarkStart w:id="1490" w:name="_Toc361668181"/>
      <w:bookmarkStart w:id="1491" w:name="_Toc364934211"/>
      <w:bookmarkStart w:id="1492" w:name="_Toc365470917"/>
      <w:bookmarkStart w:id="1493" w:name="_Toc365470921"/>
      <w:bookmarkStart w:id="1494" w:name="_Toc365470922"/>
      <w:bookmarkStart w:id="1495" w:name="_Toc365470925"/>
      <w:bookmarkStart w:id="1496" w:name="_Toc365470934"/>
      <w:bookmarkStart w:id="1497" w:name="_Toc365470937"/>
      <w:bookmarkStart w:id="1498" w:name="_Toc365470938"/>
      <w:bookmarkStart w:id="1499" w:name="_Toc361662676"/>
      <w:bookmarkStart w:id="1500" w:name="_Toc361664519"/>
      <w:bookmarkStart w:id="1501" w:name="_Toc361666359"/>
      <w:bookmarkStart w:id="1502" w:name="_Toc361668188"/>
      <w:bookmarkStart w:id="1503" w:name="_Toc364934218"/>
      <w:bookmarkStart w:id="1504" w:name="_Toc365470945"/>
      <w:bookmarkStart w:id="1505" w:name="_Toc361662678"/>
      <w:bookmarkStart w:id="1506" w:name="_Toc361664521"/>
      <w:bookmarkStart w:id="1507" w:name="_Toc361666361"/>
      <w:bookmarkStart w:id="1508" w:name="_Toc361668190"/>
      <w:bookmarkStart w:id="1509" w:name="_Toc364934220"/>
      <w:bookmarkStart w:id="1510" w:name="_Toc365470947"/>
      <w:bookmarkStart w:id="1511" w:name="_Toc361662679"/>
      <w:bookmarkStart w:id="1512" w:name="_Toc361664522"/>
      <w:bookmarkStart w:id="1513" w:name="_Toc361666362"/>
      <w:bookmarkStart w:id="1514" w:name="_Toc361668191"/>
      <w:bookmarkStart w:id="1515" w:name="_Toc364934221"/>
      <w:bookmarkStart w:id="1516" w:name="_Toc365470948"/>
      <w:bookmarkStart w:id="1517" w:name="_Toc361662680"/>
      <w:bookmarkStart w:id="1518" w:name="_Toc361664523"/>
      <w:bookmarkStart w:id="1519" w:name="_Toc361666363"/>
      <w:bookmarkStart w:id="1520" w:name="_Toc361668192"/>
      <w:bookmarkStart w:id="1521" w:name="_Toc364934222"/>
      <w:bookmarkStart w:id="1522" w:name="_Toc365470949"/>
      <w:bookmarkStart w:id="1523" w:name="_Toc361662682"/>
      <w:bookmarkStart w:id="1524" w:name="_Toc361664525"/>
      <w:bookmarkStart w:id="1525" w:name="_Toc361666365"/>
      <w:bookmarkStart w:id="1526" w:name="_Toc361668194"/>
      <w:bookmarkStart w:id="1527" w:name="_Toc364934224"/>
      <w:bookmarkStart w:id="1528" w:name="_Toc365470951"/>
      <w:bookmarkStart w:id="1529" w:name="_Toc365470958"/>
      <w:bookmarkStart w:id="1530" w:name="_Toc365470959"/>
      <w:bookmarkStart w:id="1531" w:name="_Toc365470960"/>
      <w:bookmarkStart w:id="1532" w:name="_Toc361662695"/>
      <w:bookmarkStart w:id="1533" w:name="_Toc361664538"/>
      <w:bookmarkStart w:id="1534" w:name="_Toc361666378"/>
      <w:bookmarkStart w:id="1535" w:name="_Toc361668207"/>
      <w:bookmarkStart w:id="1536" w:name="_Toc364934237"/>
      <w:bookmarkStart w:id="1537" w:name="_Toc365470971"/>
      <w:bookmarkStart w:id="1538" w:name="_Toc365470974"/>
      <w:bookmarkStart w:id="1539" w:name="_Toc365470979"/>
      <w:bookmarkStart w:id="1540" w:name="_Toc365470980"/>
      <w:bookmarkStart w:id="1541" w:name="_Toc365470982"/>
      <w:bookmarkStart w:id="1542" w:name="_Toc365470983"/>
      <w:bookmarkStart w:id="1543" w:name="_Toc365470984"/>
      <w:bookmarkStart w:id="1544" w:name="_Toc365470985"/>
      <w:bookmarkStart w:id="1545" w:name="_Toc365470986"/>
      <w:bookmarkStart w:id="1546" w:name="_Toc365470987"/>
      <w:bookmarkStart w:id="1547" w:name="_Toc365470988"/>
      <w:bookmarkStart w:id="1548" w:name="_Toc365471029"/>
      <w:bookmarkStart w:id="1549" w:name="_Toc365471030"/>
      <w:bookmarkStart w:id="1550" w:name="_Toc365471032"/>
      <w:bookmarkStart w:id="1551" w:name="_Toc365471035"/>
      <w:bookmarkStart w:id="1552" w:name="_Toc365471037"/>
      <w:bookmarkStart w:id="1553" w:name="_Toc365471039"/>
      <w:bookmarkStart w:id="1554" w:name="_Toc365471043"/>
      <w:bookmarkStart w:id="1555" w:name="_Toc365471051"/>
      <w:bookmarkStart w:id="1556" w:name="_Toc365471055"/>
      <w:bookmarkStart w:id="1557" w:name="_Toc365471056"/>
      <w:bookmarkStart w:id="1558" w:name="_Toc365471057"/>
      <w:bookmarkStart w:id="1559" w:name="_Toc365471060"/>
      <w:bookmarkStart w:id="1560" w:name="_Toc365471061"/>
      <w:bookmarkStart w:id="1561" w:name="_Toc365471062"/>
      <w:bookmarkStart w:id="1562" w:name="_Toc365471064"/>
      <w:bookmarkStart w:id="1563" w:name="_Toc365471070"/>
      <w:bookmarkStart w:id="1564" w:name="_Toc365471072"/>
      <w:bookmarkStart w:id="1565" w:name="_Toc365471073"/>
      <w:bookmarkStart w:id="1566" w:name="_Toc365471090"/>
      <w:bookmarkStart w:id="1567" w:name="_Toc365471097"/>
      <w:bookmarkStart w:id="1568" w:name="_Toc365471099"/>
      <w:bookmarkStart w:id="1569" w:name="_Toc365471103"/>
      <w:bookmarkStart w:id="1570" w:name="_Toc365471105"/>
      <w:bookmarkStart w:id="1571" w:name="_Toc365471106"/>
      <w:bookmarkStart w:id="1572" w:name="_Toc365471109"/>
      <w:bookmarkStart w:id="1573" w:name="_Toc365471112"/>
      <w:bookmarkStart w:id="1574" w:name="_Toc365471115"/>
      <w:bookmarkStart w:id="1575" w:name="_Toc365471116"/>
      <w:bookmarkStart w:id="1576" w:name="_Toc365471117"/>
      <w:bookmarkStart w:id="1577" w:name="_Toc365471118"/>
      <w:bookmarkStart w:id="1578" w:name="_Toc365471120"/>
      <w:bookmarkStart w:id="1579" w:name="_Toc365471130"/>
      <w:bookmarkStart w:id="1580" w:name="_Toc365471131"/>
      <w:bookmarkStart w:id="1581" w:name="_Toc365471132"/>
      <w:bookmarkStart w:id="1582" w:name="_Toc365471133"/>
      <w:bookmarkStart w:id="1583" w:name="_Toc365471134"/>
      <w:bookmarkStart w:id="1584" w:name="_Toc365471138"/>
      <w:bookmarkStart w:id="1585" w:name="_Toc365471140"/>
      <w:bookmarkStart w:id="1586" w:name="_Toc365471144"/>
      <w:bookmarkStart w:id="1587" w:name="_Toc365471149"/>
      <w:bookmarkStart w:id="1588" w:name="_Toc365471155"/>
      <w:bookmarkStart w:id="1589" w:name="_Toc365471160"/>
      <w:bookmarkStart w:id="1590" w:name="_Toc365471161"/>
      <w:bookmarkStart w:id="1591" w:name="_Toc365471166"/>
      <w:bookmarkStart w:id="1592" w:name="_Toc365471168"/>
      <w:bookmarkStart w:id="1593" w:name="_Toc365471171"/>
      <w:bookmarkStart w:id="1594" w:name="_Toc365471173"/>
      <w:bookmarkStart w:id="1595" w:name="_Toc365471175"/>
      <w:bookmarkStart w:id="1596" w:name="_Toc365471178"/>
      <w:bookmarkStart w:id="1597" w:name="_Toc365471182"/>
      <w:bookmarkStart w:id="1598" w:name="_Toc365471183"/>
      <w:bookmarkStart w:id="1599" w:name="_Toc365471185"/>
      <w:bookmarkStart w:id="1600" w:name="_Toc365471188"/>
      <w:bookmarkStart w:id="1601" w:name="_Toc365471189"/>
      <w:bookmarkStart w:id="1602" w:name="_Toc365471190"/>
      <w:bookmarkStart w:id="1603" w:name="_Toc365471192"/>
      <w:bookmarkStart w:id="1604" w:name="_Toc365471193"/>
      <w:bookmarkStart w:id="1605" w:name="_Toc365471196"/>
      <w:bookmarkStart w:id="1606" w:name="_Toc365471197"/>
      <w:bookmarkStart w:id="1607" w:name="_Toc365471198"/>
      <w:bookmarkStart w:id="1608" w:name="_Toc365471200"/>
      <w:bookmarkStart w:id="1609" w:name="_Toc365471217"/>
      <w:bookmarkStart w:id="1610" w:name="_Toc365471219"/>
      <w:bookmarkStart w:id="1611" w:name="_Toc365471221"/>
      <w:bookmarkStart w:id="1612" w:name="_Toc365471223"/>
      <w:bookmarkStart w:id="1613" w:name="_Toc365471229"/>
      <w:bookmarkStart w:id="1614" w:name="_Toc365471233"/>
      <w:bookmarkStart w:id="1615" w:name="_Toc365471234"/>
      <w:bookmarkStart w:id="1616" w:name="_Toc365471235"/>
      <w:bookmarkStart w:id="1617" w:name="_Toc365471241"/>
      <w:bookmarkStart w:id="1618" w:name="_Toc365471247"/>
      <w:bookmarkStart w:id="1619" w:name="_Toc365471250"/>
      <w:bookmarkStart w:id="1620" w:name="_Toc365471253"/>
      <w:bookmarkStart w:id="1621" w:name="_Toc365471254"/>
      <w:bookmarkStart w:id="1622" w:name="_Toc365471258"/>
      <w:bookmarkStart w:id="1623" w:name="_Toc365471262"/>
      <w:bookmarkStart w:id="1624" w:name="_Toc365471265"/>
      <w:bookmarkStart w:id="1625" w:name="_Toc365471266"/>
      <w:bookmarkStart w:id="1626" w:name="_Toc365471271"/>
      <w:bookmarkStart w:id="1627" w:name="_Toc365471281"/>
      <w:bookmarkStart w:id="1628" w:name="_Toc365471287"/>
      <w:bookmarkStart w:id="1629" w:name="_Toc365471289"/>
      <w:bookmarkStart w:id="1630" w:name="_Toc365471291"/>
      <w:bookmarkStart w:id="1631" w:name="_Toc365471294"/>
      <w:bookmarkStart w:id="1632" w:name="_Toc365471297"/>
      <w:bookmarkStart w:id="1633" w:name="_Toc365471299"/>
      <w:bookmarkStart w:id="1634" w:name="_Toc365471301"/>
      <w:bookmarkStart w:id="1635" w:name="_Toc365471302"/>
      <w:bookmarkStart w:id="1636" w:name="_Toc365471303"/>
      <w:bookmarkStart w:id="1637" w:name="_Toc365471304"/>
      <w:bookmarkStart w:id="1638" w:name="_Toc365471312"/>
      <w:bookmarkStart w:id="1639" w:name="_Toc365471318"/>
      <w:bookmarkStart w:id="1640" w:name="_Toc365471330"/>
      <w:bookmarkStart w:id="1641" w:name="_Toc365471341"/>
      <w:bookmarkStart w:id="1642" w:name="_Toc365471343"/>
      <w:bookmarkStart w:id="1643" w:name="_Toc365471347"/>
      <w:bookmarkStart w:id="1644" w:name="_Toc365471349"/>
      <w:bookmarkStart w:id="1645" w:name="_Toc365471350"/>
      <w:bookmarkStart w:id="1646" w:name="_Toc365471352"/>
      <w:bookmarkStart w:id="1647" w:name="_Toc365471359"/>
      <w:bookmarkStart w:id="1648" w:name="_Toc365471370"/>
      <w:bookmarkStart w:id="1649" w:name="_Toc365471378"/>
      <w:bookmarkStart w:id="1650" w:name="_Toc365471384"/>
      <w:bookmarkStart w:id="1651" w:name="_Toc365471387"/>
      <w:bookmarkStart w:id="1652" w:name="_Toc365471396"/>
      <w:bookmarkStart w:id="1653" w:name="_Toc365471398"/>
      <w:bookmarkStart w:id="1654" w:name="_Toc365471400"/>
      <w:bookmarkStart w:id="1655" w:name="_Toc365471404"/>
      <w:bookmarkStart w:id="1656" w:name="_Toc365471405"/>
      <w:bookmarkStart w:id="1657" w:name="_Toc365471406"/>
      <w:bookmarkStart w:id="1658" w:name="_Toc365471409"/>
      <w:bookmarkStart w:id="1659" w:name="_Toc365471415"/>
      <w:bookmarkStart w:id="1660" w:name="_Toc365471417"/>
      <w:bookmarkStart w:id="1661" w:name="_Toc365471420"/>
      <w:bookmarkStart w:id="1662" w:name="_Toc365471430"/>
      <w:bookmarkStart w:id="1663" w:name="_Toc365471436"/>
      <w:bookmarkStart w:id="1664" w:name="_Toc365471438"/>
      <w:bookmarkStart w:id="1665" w:name="_Toc365471462"/>
      <w:bookmarkStart w:id="1666" w:name="_Toc365471465"/>
      <w:bookmarkStart w:id="1667" w:name="_Toc365471466"/>
      <w:bookmarkStart w:id="1668" w:name="_Toc361662706"/>
      <w:bookmarkStart w:id="1669" w:name="_Toc361664549"/>
      <w:bookmarkStart w:id="1670" w:name="_Toc361666389"/>
      <w:bookmarkStart w:id="1671" w:name="_Toc361668218"/>
      <w:bookmarkStart w:id="1672" w:name="_Toc364934248"/>
      <w:bookmarkStart w:id="1673" w:name="_Toc365471468"/>
      <w:bookmarkStart w:id="1674" w:name="_Toc361662707"/>
      <w:bookmarkStart w:id="1675" w:name="_Toc361664550"/>
      <w:bookmarkStart w:id="1676" w:name="_Toc361666390"/>
      <w:bookmarkStart w:id="1677" w:name="_Toc361668219"/>
      <w:bookmarkStart w:id="1678" w:name="_Toc364934249"/>
      <w:bookmarkStart w:id="1679" w:name="_Toc365471469"/>
      <w:bookmarkStart w:id="1680" w:name="_Toc361662708"/>
      <w:bookmarkStart w:id="1681" w:name="_Toc361664551"/>
      <w:bookmarkStart w:id="1682" w:name="_Toc361666391"/>
      <w:bookmarkStart w:id="1683" w:name="_Toc361668220"/>
      <w:bookmarkStart w:id="1684" w:name="_Toc364934250"/>
      <w:bookmarkStart w:id="1685" w:name="_Toc365471470"/>
      <w:bookmarkStart w:id="1686" w:name="_Toc361662719"/>
      <w:bookmarkStart w:id="1687" w:name="_Toc361664562"/>
      <w:bookmarkStart w:id="1688" w:name="_Toc361666402"/>
      <w:bookmarkStart w:id="1689" w:name="_Toc361668231"/>
      <w:bookmarkStart w:id="1690" w:name="_Toc364934261"/>
      <w:bookmarkStart w:id="1691" w:name="_Toc365471481"/>
      <w:bookmarkStart w:id="1692" w:name="_Toc361662726"/>
      <w:bookmarkStart w:id="1693" w:name="_Toc361664569"/>
      <w:bookmarkStart w:id="1694" w:name="_Toc361666409"/>
      <w:bookmarkStart w:id="1695" w:name="_Toc361668238"/>
      <w:bookmarkStart w:id="1696" w:name="_Toc364934268"/>
      <w:bookmarkStart w:id="1697" w:name="_Toc365471488"/>
      <w:bookmarkStart w:id="1698" w:name="_Toc361662728"/>
      <w:bookmarkStart w:id="1699" w:name="_Toc361664571"/>
      <w:bookmarkStart w:id="1700" w:name="_Toc361666411"/>
      <w:bookmarkStart w:id="1701" w:name="_Toc361668240"/>
      <w:bookmarkStart w:id="1702" w:name="_Toc364934270"/>
      <w:bookmarkStart w:id="1703" w:name="_Toc365471490"/>
      <w:bookmarkStart w:id="1704" w:name="_Toc361662740"/>
      <w:bookmarkStart w:id="1705" w:name="_Toc361664583"/>
      <w:bookmarkStart w:id="1706" w:name="_Toc361666423"/>
      <w:bookmarkStart w:id="1707" w:name="_Toc361668252"/>
      <w:bookmarkStart w:id="1708" w:name="_Toc364934282"/>
      <w:bookmarkStart w:id="1709" w:name="_Toc365471502"/>
      <w:bookmarkStart w:id="1710" w:name="_Toc361662741"/>
      <w:bookmarkStart w:id="1711" w:name="_Toc361664584"/>
      <w:bookmarkStart w:id="1712" w:name="_Toc361666424"/>
      <w:bookmarkStart w:id="1713" w:name="_Toc361668253"/>
      <w:bookmarkStart w:id="1714" w:name="_Toc364934283"/>
      <w:bookmarkStart w:id="1715" w:name="_Toc365471503"/>
      <w:bookmarkStart w:id="1716" w:name="_Toc361662756"/>
      <w:bookmarkStart w:id="1717" w:name="_Toc361664599"/>
      <w:bookmarkStart w:id="1718" w:name="_Toc361666439"/>
      <w:bookmarkStart w:id="1719" w:name="_Toc361668268"/>
      <w:bookmarkStart w:id="1720" w:name="_Toc364934298"/>
      <w:bookmarkStart w:id="1721" w:name="_Toc365471518"/>
      <w:bookmarkStart w:id="1722" w:name="_Toc361662765"/>
      <w:bookmarkStart w:id="1723" w:name="_Toc361664608"/>
      <w:bookmarkStart w:id="1724" w:name="_Toc361666448"/>
      <w:bookmarkStart w:id="1725" w:name="_Toc361668277"/>
      <w:bookmarkStart w:id="1726" w:name="_Toc364934307"/>
      <w:bookmarkStart w:id="1727" w:name="_Toc365471527"/>
      <w:bookmarkStart w:id="1728" w:name="_Toc361662768"/>
      <w:bookmarkStart w:id="1729" w:name="_Toc361664611"/>
      <w:bookmarkStart w:id="1730" w:name="_Toc361666451"/>
      <w:bookmarkStart w:id="1731" w:name="_Toc361668280"/>
      <w:bookmarkStart w:id="1732" w:name="_Toc364934310"/>
      <w:bookmarkStart w:id="1733" w:name="_Toc365471530"/>
      <w:bookmarkStart w:id="1734" w:name="_Toc361662772"/>
      <w:bookmarkStart w:id="1735" w:name="_Toc361664615"/>
      <w:bookmarkStart w:id="1736" w:name="_Toc361666455"/>
      <w:bookmarkStart w:id="1737" w:name="_Toc361668284"/>
      <w:bookmarkStart w:id="1738" w:name="_Toc364934314"/>
      <w:bookmarkStart w:id="1739" w:name="_Toc365471534"/>
      <w:bookmarkStart w:id="1740" w:name="_Toc365471538"/>
      <w:bookmarkStart w:id="1741" w:name="_Toc365471540"/>
      <w:bookmarkStart w:id="1742" w:name="_Toc365471542"/>
      <w:bookmarkStart w:id="1743" w:name="_Toc365471544"/>
      <w:bookmarkStart w:id="1744" w:name="_Toc365471547"/>
      <w:bookmarkStart w:id="1745" w:name="_Toc365471557"/>
      <w:bookmarkStart w:id="1746" w:name="_Toc365471567"/>
      <w:bookmarkStart w:id="1747" w:name="_Toc365471570"/>
      <w:bookmarkStart w:id="1748" w:name="_Toc365471571"/>
      <w:bookmarkStart w:id="1749" w:name="_Toc365471585"/>
      <w:bookmarkStart w:id="1750" w:name="_Toc365471586"/>
      <w:bookmarkStart w:id="1751" w:name="_Toc365471587"/>
      <w:bookmarkStart w:id="1752" w:name="_Toc365471588"/>
      <w:bookmarkStart w:id="1753" w:name="_Toc365471589"/>
      <w:bookmarkStart w:id="1754" w:name="_Toc365471590"/>
      <w:bookmarkStart w:id="1755" w:name="_Toc365471591"/>
      <w:bookmarkStart w:id="1756" w:name="_Toc365471592"/>
      <w:bookmarkStart w:id="1757" w:name="_Toc365471593"/>
      <w:bookmarkStart w:id="1758" w:name="_Toc365471594"/>
      <w:bookmarkStart w:id="1759" w:name="_Toc365471596"/>
      <w:bookmarkStart w:id="1760" w:name="_Toc365471599"/>
      <w:bookmarkStart w:id="1761" w:name="_Toc365471601"/>
      <w:bookmarkStart w:id="1762" w:name="_Toc365471603"/>
      <w:bookmarkStart w:id="1763" w:name="_Toc365471604"/>
      <w:bookmarkStart w:id="1764" w:name="_Toc365471608"/>
      <w:bookmarkStart w:id="1765" w:name="_Toc365471610"/>
      <w:bookmarkStart w:id="1766" w:name="_Toc365471612"/>
      <w:bookmarkStart w:id="1767" w:name="_Toc365471613"/>
      <w:bookmarkStart w:id="1768" w:name="_Toc365471614"/>
      <w:bookmarkStart w:id="1769" w:name="_Toc365471618"/>
      <w:bookmarkStart w:id="1770" w:name="_Toc365471623"/>
      <w:bookmarkStart w:id="1771" w:name="_Toc365471624"/>
      <w:bookmarkStart w:id="1772" w:name="_Toc365471627"/>
      <w:bookmarkStart w:id="1773" w:name="_Toc365471628"/>
      <w:bookmarkStart w:id="1774" w:name="_Toc365471631"/>
      <w:bookmarkStart w:id="1775" w:name="_Toc365471639"/>
      <w:bookmarkStart w:id="1776" w:name="_Toc365471641"/>
      <w:bookmarkStart w:id="1777" w:name="_Toc365471642"/>
      <w:bookmarkStart w:id="1778" w:name="_Toc365471645"/>
      <w:bookmarkStart w:id="1779" w:name="_Toc365471651"/>
      <w:bookmarkStart w:id="1780" w:name="_Toc365471654"/>
      <w:bookmarkStart w:id="1781" w:name="_Toc365471655"/>
      <w:bookmarkStart w:id="1782" w:name="_Toc365471659"/>
      <w:bookmarkStart w:id="1783" w:name="_Toc365471661"/>
      <w:bookmarkStart w:id="1784" w:name="_Toc365471669"/>
      <w:bookmarkStart w:id="1785" w:name="_Toc365471673"/>
      <w:bookmarkStart w:id="1786" w:name="_Toc365471674"/>
      <w:bookmarkStart w:id="1787" w:name="_Toc365471676"/>
      <w:bookmarkStart w:id="1788" w:name="_Toc365471677"/>
      <w:bookmarkStart w:id="1789" w:name="_Toc365471678"/>
      <w:bookmarkStart w:id="1790" w:name="_Toc365471681"/>
      <w:bookmarkStart w:id="1791" w:name="_Toc365471682"/>
      <w:bookmarkStart w:id="1792" w:name="_Toc365471683"/>
      <w:bookmarkStart w:id="1793" w:name="_Toc365471684"/>
      <w:bookmarkStart w:id="1794" w:name="_Toc365471685"/>
      <w:bookmarkStart w:id="1795" w:name="_Toc365471686"/>
      <w:bookmarkStart w:id="1796" w:name="_Toc365471687"/>
      <w:bookmarkStart w:id="1797" w:name="_Toc365471691"/>
      <w:bookmarkStart w:id="1798" w:name="_Toc365471692"/>
      <w:bookmarkStart w:id="1799" w:name="_Toc365471693"/>
      <w:bookmarkStart w:id="1800" w:name="_Toc365471695"/>
      <w:bookmarkStart w:id="1801" w:name="_Toc365471697"/>
      <w:bookmarkStart w:id="1802" w:name="_Toc365471698"/>
      <w:bookmarkStart w:id="1803" w:name="_Toc365471708"/>
      <w:bookmarkStart w:id="1804" w:name="_Toc365471709"/>
      <w:bookmarkStart w:id="1805" w:name="_Toc365471710"/>
      <w:bookmarkStart w:id="1806" w:name="_Toc365471716"/>
      <w:bookmarkStart w:id="1807" w:name="_Toc365471719"/>
      <w:bookmarkStart w:id="1808" w:name="_Toc365471720"/>
      <w:bookmarkStart w:id="1809" w:name="_Toc365471721"/>
      <w:bookmarkStart w:id="1810" w:name="_Toc365471735"/>
      <w:bookmarkStart w:id="1811" w:name="_Toc365471736"/>
      <w:bookmarkStart w:id="1812" w:name="_Toc365471737"/>
      <w:bookmarkStart w:id="1813" w:name="_Toc365471738"/>
      <w:bookmarkStart w:id="1814" w:name="_Toc365471739"/>
      <w:bookmarkStart w:id="1815" w:name="_Toc365471740"/>
      <w:bookmarkStart w:id="1816" w:name="_Toc365471746"/>
      <w:bookmarkStart w:id="1817" w:name="_Toc365471752"/>
      <w:bookmarkStart w:id="1818" w:name="_Toc365471755"/>
      <w:bookmarkStart w:id="1819" w:name="_Toc365471756"/>
      <w:bookmarkStart w:id="1820" w:name="_Toc365471757"/>
      <w:bookmarkStart w:id="1821" w:name="_Toc365471762"/>
      <w:bookmarkStart w:id="1822" w:name="_Toc365471763"/>
      <w:bookmarkStart w:id="1823" w:name="_Toc365471764"/>
      <w:bookmarkStart w:id="1824" w:name="_Toc365471770"/>
      <w:bookmarkStart w:id="1825" w:name="_Toc365471771"/>
      <w:bookmarkStart w:id="1826" w:name="_Toc365471772"/>
      <w:bookmarkStart w:id="1827" w:name="_Toc365471782"/>
      <w:bookmarkStart w:id="1828" w:name="_Toc365471783"/>
      <w:bookmarkStart w:id="1829" w:name="_Toc365471784"/>
      <w:bookmarkStart w:id="1830" w:name="_Toc365471790"/>
      <w:bookmarkStart w:id="1831" w:name="_Toc365471791"/>
      <w:bookmarkStart w:id="1832" w:name="_Toc365471792"/>
      <w:bookmarkStart w:id="1833" w:name="_Toc365471793"/>
      <w:bookmarkStart w:id="1834" w:name="_Toc365471795"/>
      <w:bookmarkStart w:id="1835" w:name="_Toc365471796"/>
      <w:bookmarkStart w:id="1836" w:name="_Toc365471799"/>
      <w:bookmarkStart w:id="1837" w:name="_Toc365471806"/>
      <w:bookmarkStart w:id="1838" w:name="_Toc365471809"/>
      <w:bookmarkStart w:id="1839" w:name="_Toc365471810"/>
      <w:bookmarkStart w:id="1840" w:name="_Toc365471811"/>
      <w:bookmarkStart w:id="1841" w:name="_Toc365471813"/>
      <w:bookmarkStart w:id="1842" w:name="_Toc365471815"/>
      <w:bookmarkStart w:id="1843" w:name="_Toc365471816"/>
      <w:bookmarkStart w:id="1844" w:name="_Toc365471817"/>
      <w:bookmarkStart w:id="1845" w:name="_Toc365471827"/>
      <w:bookmarkStart w:id="1846" w:name="_Toc365471828"/>
      <w:bookmarkStart w:id="1847" w:name="_Toc365471838"/>
      <w:bookmarkStart w:id="1848" w:name="_Toc365471839"/>
      <w:bookmarkStart w:id="1849" w:name="_Toc365471840"/>
      <w:bookmarkStart w:id="1850" w:name="_Toc365471841"/>
      <w:bookmarkStart w:id="1851" w:name="_Toc365471843"/>
      <w:bookmarkStart w:id="1852" w:name="_Toc365471847"/>
      <w:bookmarkStart w:id="1853" w:name="_Toc365471851"/>
      <w:bookmarkStart w:id="1854" w:name="_Toc365471855"/>
      <w:bookmarkStart w:id="1855" w:name="_Toc365471856"/>
      <w:bookmarkStart w:id="1856" w:name="_Toc365471857"/>
      <w:bookmarkStart w:id="1857" w:name="_Toc365471865"/>
      <w:bookmarkStart w:id="1858" w:name="_Toc365471871"/>
      <w:bookmarkStart w:id="1859" w:name="_Toc365471872"/>
      <w:bookmarkStart w:id="1860" w:name="_Toc365471873"/>
      <w:bookmarkStart w:id="1861" w:name="_Toc365471874"/>
      <w:bookmarkStart w:id="1862" w:name="_Toc365471877"/>
      <w:bookmarkStart w:id="1863" w:name="_Toc365471887"/>
      <w:bookmarkStart w:id="1864" w:name="_Toc365471889"/>
      <w:bookmarkStart w:id="1865" w:name="_Toc365471890"/>
      <w:bookmarkStart w:id="1866" w:name="_Toc365471891"/>
      <w:bookmarkStart w:id="1867" w:name="_Toc365471898"/>
      <w:bookmarkStart w:id="1868" w:name="_Toc365471909"/>
      <w:bookmarkStart w:id="1869" w:name="_Toc365471913"/>
      <w:bookmarkStart w:id="1870" w:name="_Toc365471914"/>
      <w:bookmarkStart w:id="1871" w:name="_Toc365471915"/>
      <w:bookmarkStart w:id="1872" w:name="_Toc365471924"/>
      <w:bookmarkStart w:id="1873" w:name="_Toc365471925"/>
      <w:bookmarkStart w:id="1874" w:name="_Toc365471926"/>
      <w:bookmarkStart w:id="1875" w:name="_Toc365471927"/>
      <w:bookmarkStart w:id="1876" w:name="_Toc365471930"/>
      <w:bookmarkStart w:id="1877" w:name="_Toc365471931"/>
      <w:bookmarkStart w:id="1878" w:name="_Toc365471935"/>
      <w:bookmarkStart w:id="1879" w:name="_Toc365471936"/>
      <w:bookmarkStart w:id="1880" w:name="_Toc365471937"/>
      <w:bookmarkStart w:id="1881" w:name="_Toc365471943"/>
      <w:bookmarkStart w:id="1882" w:name="_Toc365471947"/>
      <w:bookmarkStart w:id="1883" w:name="_Toc365471948"/>
      <w:bookmarkStart w:id="1884" w:name="_Toc365471949"/>
      <w:bookmarkStart w:id="1885" w:name="_Toc365471950"/>
      <w:bookmarkStart w:id="1886" w:name="_Toc365471958"/>
      <w:bookmarkStart w:id="1887" w:name="_Toc365471959"/>
      <w:bookmarkStart w:id="1888" w:name="_Toc365471960"/>
      <w:bookmarkStart w:id="1889" w:name="_Toc365471965"/>
      <w:bookmarkStart w:id="1890" w:name="_Toc365471970"/>
      <w:bookmarkStart w:id="1891" w:name="_Toc365471971"/>
      <w:bookmarkStart w:id="1892" w:name="_Toc365471972"/>
      <w:bookmarkStart w:id="1893" w:name="_Toc365471978"/>
      <w:bookmarkStart w:id="1894" w:name="_Toc365471982"/>
      <w:bookmarkStart w:id="1895" w:name="_Toc365471985"/>
      <w:bookmarkStart w:id="1896" w:name="_Toc361662793"/>
      <w:bookmarkStart w:id="1897" w:name="_Toc361664636"/>
      <w:bookmarkStart w:id="1898" w:name="_Toc361666476"/>
      <w:bookmarkStart w:id="1899" w:name="_Toc361668305"/>
      <w:bookmarkStart w:id="1900" w:name="_Toc364934336"/>
      <w:bookmarkStart w:id="1901" w:name="_Toc365471989"/>
      <w:bookmarkStart w:id="1902" w:name="_Toc361662794"/>
      <w:bookmarkStart w:id="1903" w:name="_Toc361664637"/>
      <w:bookmarkStart w:id="1904" w:name="_Toc361666477"/>
      <w:bookmarkStart w:id="1905" w:name="_Toc361668306"/>
      <w:bookmarkStart w:id="1906" w:name="_Toc364934337"/>
      <w:bookmarkStart w:id="1907" w:name="_Toc365471990"/>
      <w:bookmarkStart w:id="1908" w:name="_Toc361662795"/>
      <w:bookmarkStart w:id="1909" w:name="_Toc361664638"/>
      <w:bookmarkStart w:id="1910" w:name="_Toc361666478"/>
      <w:bookmarkStart w:id="1911" w:name="_Toc361668307"/>
      <w:bookmarkStart w:id="1912" w:name="_Toc364934338"/>
      <w:bookmarkStart w:id="1913" w:name="_Toc365471991"/>
      <w:bookmarkStart w:id="1914" w:name="_Toc361662800"/>
      <w:bookmarkStart w:id="1915" w:name="_Toc361664643"/>
      <w:bookmarkStart w:id="1916" w:name="_Toc361666483"/>
      <w:bookmarkStart w:id="1917" w:name="_Toc361668312"/>
      <w:bookmarkStart w:id="1918" w:name="_Toc364934343"/>
      <w:bookmarkStart w:id="1919" w:name="_Toc365471996"/>
      <w:bookmarkStart w:id="1920" w:name="_Toc361662803"/>
      <w:bookmarkStart w:id="1921" w:name="_Toc361664646"/>
      <w:bookmarkStart w:id="1922" w:name="_Toc361666486"/>
      <w:bookmarkStart w:id="1923" w:name="_Toc361668315"/>
      <w:bookmarkStart w:id="1924" w:name="_Toc364934346"/>
      <w:bookmarkStart w:id="1925" w:name="_Toc365471999"/>
      <w:bookmarkStart w:id="1926" w:name="_Toc361662808"/>
      <w:bookmarkStart w:id="1927" w:name="_Toc361664651"/>
      <w:bookmarkStart w:id="1928" w:name="_Toc361666491"/>
      <w:bookmarkStart w:id="1929" w:name="_Toc361668320"/>
      <w:bookmarkStart w:id="1930" w:name="_Toc364934351"/>
      <w:bookmarkStart w:id="1931" w:name="_Toc365472004"/>
      <w:bookmarkStart w:id="1932" w:name="_Toc361662809"/>
      <w:bookmarkStart w:id="1933" w:name="_Toc361664652"/>
      <w:bookmarkStart w:id="1934" w:name="_Toc361666492"/>
      <w:bookmarkStart w:id="1935" w:name="_Toc361668321"/>
      <w:bookmarkStart w:id="1936" w:name="_Toc364934352"/>
      <w:bookmarkStart w:id="1937" w:name="_Toc365472005"/>
      <w:bookmarkStart w:id="1938" w:name="_Toc361662812"/>
      <w:bookmarkStart w:id="1939" w:name="_Toc361664655"/>
      <w:bookmarkStart w:id="1940" w:name="_Toc361666495"/>
      <w:bookmarkStart w:id="1941" w:name="_Toc361668324"/>
      <w:bookmarkStart w:id="1942" w:name="_Toc364934355"/>
      <w:bookmarkStart w:id="1943" w:name="_Toc365472008"/>
      <w:bookmarkStart w:id="1944" w:name="_Toc361662813"/>
      <w:bookmarkStart w:id="1945" w:name="_Toc361664656"/>
      <w:bookmarkStart w:id="1946" w:name="_Toc361666496"/>
      <w:bookmarkStart w:id="1947" w:name="_Toc361668325"/>
      <w:bookmarkStart w:id="1948" w:name="_Toc364934356"/>
      <w:bookmarkStart w:id="1949" w:name="_Toc365472009"/>
      <w:bookmarkStart w:id="1950" w:name="_Toc361662814"/>
      <w:bookmarkStart w:id="1951" w:name="_Toc361664657"/>
      <w:bookmarkStart w:id="1952" w:name="_Toc361666497"/>
      <w:bookmarkStart w:id="1953" w:name="_Toc361668326"/>
      <w:bookmarkStart w:id="1954" w:name="_Toc364934357"/>
      <w:bookmarkStart w:id="1955" w:name="_Toc365472010"/>
      <w:bookmarkStart w:id="1956" w:name="_Toc361662819"/>
      <w:bookmarkStart w:id="1957" w:name="_Toc361664662"/>
      <w:bookmarkStart w:id="1958" w:name="_Toc361666502"/>
      <w:bookmarkStart w:id="1959" w:name="_Toc361668331"/>
      <w:bookmarkStart w:id="1960" w:name="_Toc364934362"/>
      <w:bookmarkStart w:id="1961" w:name="_Toc365472015"/>
      <w:bookmarkStart w:id="1962" w:name="_Toc365472019"/>
      <w:bookmarkStart w:id="1963" w:name="_Toc365472020"/>
      <w:bookmarkStart w:id="1964" w:name="_Toc365472021"/>
      <w:bookmarkStart w:id="1965" w:name="_Toc365472029"/>
      <w:bookmarkStart w:id="1966" w:name="_Toc361662824"/>
      <w:bookmarkStart w:id="1967" w:name="_Toc361664667"/>
      <w:bookmarkStart w:id="1968" w:name="_Toc361666507"/>
      <w:bookmarkStart w:id="1969" w:name="_Toc361668336"/>
      <w:bookmarkStart w:id="1970" w:name="_Toc364934367"/>
      <w:bookmarkStart w:id="1971" w:name="_Toc365472035"/>
      <w:bookmarkStart w:id="1972" w:name="_Toc361662825"/>
      <w:bookmarkStart w:id="1973" w:name="_Toc361664668"/>
      <w:bookmarkStart w:id="1974" w:name="_Toc361666508"/>
      <w:bookmarkStart w:id="1975" w:name="_Toc361668337"/>
      <w:bookmarkStart w:id="1976" w:name="_Toc364934368"/>
      <w:bookmarkStart w:id="1977" w:name="_Toc365472036"/>
      <w:bookmarkStart w:id="1978" w:name="_Toc361662826"/>
      <w:bookmarkStart w:id="1979" w:name="_Toc361664669"/>
      <w:bookmarkStart w:id="1980" w:name="_Toc361666509"/>
      <w:bookmarkStart w:id="1981" w:name="_Toc361668338"/>
      <w:bookmarkStart w:id="1982" w:name="_Toc364934369"/>
      <w:bookmarkStart w:id="1983" w:name="_Toc365472037"/>
      <w:bookmarkStart w:id="1984" w:name="_Toc361662831"/>
      <w:bookmarkStart w:id="1985" w:name="_Toc361664674"/>
      <w:bookmarkStart w:id="1986" w:name="_Toc361666514"/>
      <w:bookmarkStart w:id="1987" w:name="_Toc361668343"/>
      <w:bookmarkStart w:id="1988" w:name="_Toc364934374"/>
      <w:bookmarkStart w:id="1989" w:name="_Toc365472042"/>
      <w:bookmarkStart w:id="1990" w:name="_Toc361662833"/>
      <w:bookmarkStart w:id="1991" w:name="_Toc361664676"/>
      <w:bookmarkStart w:id="1992" w:name="_Toc361666516"/>
      <w:bookmarkStart w:id="1993" w:name="_Toc361668345"/>
      <w:bookmarkStart w:id="1994" w:name="_Toc364934376"/>
      <w:bookmarkStart w:id="1995" w:name="_Toc365472044"/>
      <w:bookmarkStart w:id="1996" w:name="_Toc365472050"/>
      <w:bookmarkStart w:id="1997" w:name="_Toc365472051"/>
      <w:bookmarkStart w:id="1998" w:name="_Toc365472052"/>
      <w:bookmarkStart w:id="1999" w:name="_Toc365472058"/>
      <w:bookmarkStart w:id="2000" w:name="_Toc365472059"/>
      <w:bookmarkStart w:id="2001" w:name="_Toc365472075"/>
      <w:bookmarkStart w:id="2002" w:name="_Toc365472077"/>
      <w:bookmarkStart w:id="2003" w:name="_Toc365472078"/>
      <w:bookmarkStart w:id="2004" w:name="_Toc365472079"/>
      <w:bookmarkStart w:id="2005" w:name="_Toc365472083"/>
      <w:bookmarkStart w:id="2006" w:name="_Toc365472085"/>
      <w:bookmarkStart w:id="2007" w:name="_Toc365472086"/>
      <w:bookmarkStart w:id="2008" w:name="_Toc365472088"/>
      <w:bookmarkStart w:id="2009" w:name="_Toc365472089"/>
      <w:bookmarkStart w:id="2010" w:name="_Toc365472090"/>
      <w:bookmarkStart w:id="2011" w:name="_Toc365472095"/>
      <w:bookmarkStart w:id="2012" w:name="_Toc365472098"/>
      <w:bookmarkStart w:id="2013" w:name="_Toc365472099"/>
      <w:bookmarkStart w:id="2014" w:name="_Toc365472102"/>
      <w:bookmarkStart w:id="2015" w:name="_Toc365472104"/>
      <w:bookmarkStart w:id="2016" w:name="_Toc365472113"/>
      <w:bookmarkStart w:id="2017" w:name="_Toc365472114"/>
      <w:bookmarkStart w:id="2018" w:name="_Toc365472133"/>
      <w:bookmarkStart w:id="2019" w:name="_Toc365472134"/>
      <w:bookmarkStart w:id="2020" w:name="_Toc365472138"/>
      <w:bookmarkStart w:id="2021" w:name="_Toc365472141"/>
      <w:bookmarkStart w:id="2022" w:name="_Toc365472142"/>
      <w:bookmarkStart w:id="2023" w:name="_Toc365472144"/>
      <w:bookmarkStart w:id="2024" w:name="_Toc365472148"/>
      <w:bookmarkStart w:id="2025" w:name="_Toc365472149"/>
      <w:bookmarkStart w:id="2026" w:name="_Toc365472152"/>
      <w:bookmarkStart w:id="2027" w:name="_Toc365472153"/>
      <w:bookmarkStart w:id="2028" w:name="_Toc365472154"/>
      <w:bookmarkStart w:id="2029" w:name="_Toc365472155"/>
      <w:bookmarkStart w:id="2030" w:name="_Toc365472174"/>
      <w:bookmarkStart w:id="2031" w:name="_Toc365472181"/>
      <w:bookmarkStart w:id="2032" w:name="_Toc365472182"/>
      <w:bookmarkStart w:id="2033" w:name="_Toc365472185"/>
      <w:bookmarkStart w:id="2034" w:name="_Toc365472188"/>
      <w:bookmarkStart w:id="2035" w:name="_Toc365472197"/>
      <w:bookmarkStart w:id="2036" w:name="_Toc365472200"/>
      <w:bookmarkStart w:id="2037" w:name="_Toc365472202"/>
      <w:bookmarkStart w:id="2038" w:name="_Toc365472209"/>
      <w:bookmarkStart w:id="2039" w:name="_Toc365472210"/>
      <w:bookmarkStart w:id="2040" w:name="_Toc365472213"/>
      <w:bookmarkStart w:id="2041" w:name="_Toc365472216"/>
      <w:bookmarkStart w:id="2042" w:name="_Toc365472230"/>
      <w:bookmarkStart w:id="2043" w:name="_Toc365472232"/>
      <w:bookmarkStart w:id="2044" w:name="_Toc365472236"/>
      <w:bookmarkStart w:id="2045" w:name="_Toc365472237"/>
      <w:bookmarkStart w:id="2046" w:name="_Toc365472238"/>
      <w:bookmarkStart w:id="2047" w:name="_Toc365472239"/>
      <w:bookmarkStart w:id="2048" w:name="_Toc365472240"/>
      <w:bookmarkStart w:id="2049" w:name="_Toc365472242"/>
      <w:bookmarkStart w:id="2050" w:name="_Toc365472244"/>
      <w:bookmarkStart w:id="2051" w:name="_Toc365472246"/>
      <w:bookmarkStart w:id="2052" w:name="_Toc365472247"/>
      <w:bookmarkStart w:id="2053" w:name="_Toc365472248"/>
      <w:bookmarkStart w:id="2054" w:name="_Toc365472250"/>
      <w:bookmarkStart w:id="2055" w:name="_Toc365472252"/>
      <w:bookmarkStart w:id="2056" w:name="_Toc365472254"/>
      <w:bookmarkStart w:id="2057" w:name="_Toc365472256"/>
      <w:bookmarkStart w:id="2058" w:name="_Toc365472258"/>
      <w:bookmarkStart w:id="2059" w:name="_Toc365472260"/>
      <w:bookmarkStart w:id="2060" w:name="_Toc365472266"/>
      <w:bookmarkStart w:id="2061" w:name="_Toc365472267"/>
      <w:bookmarkStart w:id="2062" w:name="_Hlt458400770"/>
      <w:bookmarkStart w:id="2063" w:name="_Toc365472364"/>
      <w:bookmarkStart w:id="2064" w:name="_Toc365472365"/>
      <w:bookmarkStart w:id="2065" w:name="_Toc365472375"/>
      <w:bookmarkStart w:id="2066" w:name="_Toc365472386"/>
      <w:bookmarkStart w:id="2067" w:name="_Toc365472409"/>
      <w:bookmarkStart w:id="2068" w:name="_Toc365472413"/>
      <w:bookmarkStart w:id="2069" w:name="_Toc365472414"/>
      <w:bookmarkStart w:id="2070" w:name="_Toc365472439"/>
      <w:bookmarkStart w:id="2071" w:name="_Toc365472445"/>
      <w:bookmarkStart w:id="2072" w:name="_Toc365472447"/>
      <w:bookmarkStart w:id="2073" w:name="_Toc365472450"/>
      <w:bookmarkStart w:id="2074" w:name="_Toc365472454"/>
      <w:bookmarkStart w:id="2075" w:name="_Toc365472455"/>
      <w:bookmarkStart w:id="2076" w:name="_Toc365472457"/>
      <w:bookmarkStart w:id="2077" w:name="_Toc365472460"/>
      <w:bookmarkStart w:id="2078" w:name="_Toc365472463"/>
      <w:bookmarkStart w:id="2079" w:name="_Toc365472464"/>
      <w:bookmarkStart w:id="2080" w:name="_Toc365472467"/>
      <w:bookmarkStart w:id="2081" w:name="_Toc365472469"/>
      <w:bookmarkStart w:id="2082" w:name="_Toc365472470"/>
      <w:bookmarkStart w:id="2083" w:name="_Toc365472472"/>
      <w:bookmarkStart w:id="2084" w:name="_Toc365472473"/>
      <w:bookmarkStart w:id="2085" w:name="_Toc365472481"/>
      <w:bookmarkStart w:id="2086" w:name="_Toc365472482"/>
      <w:bookmarkStart w:id="2087" w:name="_Toc365472496"/>
      <w:bookmarkStart w:id="2088" w:name="_Toc365472502"/>
      <w:bookmarkStart w:id="2089" w:name="_Toc365472506"/>
      <w:bookmarkStart w:id="2090" w:name="_Toc365472517"/>
      <w:bookmarkStart w:id="2091" w:name="_Toc365472522"/>
      <w:bookmarkStart w:id="2092" w:name="_Toc365472535"/>
      <w:bookmarkStart w:id="2093" w:name="_Toc365472540"/>
      <w:bookmarkStart w:id="2094" w:name="_Toc365472541"/>
      <w:bookmarkStart w:id="2095" w:name="_Toc365472542"/>
      <w:bookmarkStart w:id="2096" w:name="_Toc365472545"/>
      <w:bookmarkStart w:id="2097" w:name="_Toc365472546"/>
      <w:bookmarkStart w:id="2098" w:name="_Toc365472548"/>
      <w:bookmarkStart w:id="2099" w:name="_Toc365472552"/>
      <w:bookmarkStart w:id="2100" w:name="_Toc365472559"/>
      <w:bookmarkStart w:id="2101" w:name="_Toc365472560"/>
      <w:bookmarkStart w:id="2102" w:name="_Toc365472562"/>
      <w:bookmarkStart w:id="2103" w:name="_Toc365472563"/>
      <w:bookmarkStart w:id="2104" w:name="_Toc365472570"/>
      <w:bookmarkStart w:id="2105" w:name="_Toc365472584"/>
      <w:bookmarkStart w:id="2106" w:name="_Toc365472589"/>
      <w:bookmarkStart w:id="2107" w:name="_Toc365472592"/>
      <w:bookmarkStart w:id="2108" w:name="_Toc365472597"/>
      <w:bookmarkStart w:id="2109" w:name="_Toc365472600"/>
      <w:bookmarkStart w:id="2110" w:name="_Toc365472605"/>
      <w:bookmarkStart w:id="2111" w:name="_Toc365472607"/>
      <w:bookmarkStart w:id="2112" w:name="_Toc365472623"/>
      <w:bookmarkStart w:id="2113" w:name="_Toc365472626"/>
      <w:bookmarkStart w:id="2114" w:name="_Toc365472627"/>
      <w:bookmarkStart w:id="2115" w:name="_Toc365472628"/>
      <w:bookmarkStart w:id="2116" w:name="_Toc365472645"/>
      <w:bookmarkStart w:id="2117" w:name="_Toc365472646"/>
      <w:bookmarkStart w:id="2118" w:name="_Toc365472650"/>
      <w:bookmarkStart w:id="2119" w:name="_Toc365472653"/>
      <w:bookmarkStart w:id="2120" w:name="_Toc365472654"/>
      <w:bookmarkStart w:id="2121" w:name="_Toc365472655"/>
      <w:bookmarkStart w:id="2122" w:name="_Toc365472656"/>
      <w:bookmarkStart w:id="2123" w:name="_Toc365472658"/>
      <w:bookmarkStart w:id="2124" w:name="_Toc365472659"/>
      <w:bookmarkStart w:id="2125" w:name="_Toc365472660"/>
      <w:bookmarkStart w:id="2126" w:name="_Toc365472661"/>
      <w:bookmarkStart w:id="2127" w:name="_Toc365472671"/>
      <w:bookmarkStart w:id="2128" w:name="_Toc365472673"/>
      <w:bookmarkStart w:id="2129" w:name="_Toc365472674"/>
      <w:bookmarkStart w:id="2130" w:name="_Toc365472679"/>
      <w:bookmarkStart w:id="2131" w:name="_Toc365472681"/>
      <w:bookmarkStart w:id="2132" w:name="_Toc365472685"/>
      <w:bookmarkStart w:id="2133" w:name="_Toc365472689"/>
      <w:bookmarkStart w:id="2134" w:name="_Toc365472697"/>
      <w:bookmarkStart w:id="2135" w:name="_Toc365472701"/>
      <w:bookmarkStart w:id="2136" w:name="_Toc365472702"/>
      <w:bookmarkStart w:id="2137" w:name="_Toc365472710"/>
      <w:bookmarkStart w:id="2138" w:name="_Toc365472714"/>
      <w:bookmarkStart w:id="2139" w:name="_Toc365472719"/>
      <w:bookmarkStart w:id="2140" w:name="_Toc365472724"/>
      <w:bookmarkStart w:id="2141" w:name="_Toc365472725"/>
      <w:bookmarkStart w:id="2142" w:name="_Toc365472726"/>
      <w:bookmarkStart w:id="2143" w:name="_Toc365472746"/>
      <w:bookmarkStart w:id="2144" w:name="_Toc365472749"/>
      <w:bookmarkStart w:id="2145" w:name="_Toc365472751"/>
      <w:bookmarkStart w:id="2146" w:name="_Toc365472752"/>
      <w:bookmarkStart w:id="2147" w:name="_Toc365472758"/>
      <w:bookmarkStart w:id="2148" w:name="_Toc365472760"/>
      <w:bookmarkStart w:id="2149" w:name="_Toc365472761"/>
      <w:bookmarkStart w:id="2150" w:name="_Toc365472762"/>
      <w:bookmarkStart w:id="2151" w:name="_Toc365472763"/>
      <w:bookmarkStart w:id="2152" w:name="_Toc361662896"/>
      <w:bookmarkStart w:id="2153" w:name="_Toc361664739"/>
      <w:bookmarkStart w:id="2154" w:name="_Toc361666579"/>
      <w:bookmarkStart w:id="2155" w:name="_Toc361668408"/>
      <w:bookmarkStart w:id="2156" w:name="_Toc361662897"/>
      <w:bookmarkStart w:id="2157" w:name="_Toc361664740"/>
      <w:bookmarkStart w:id="2158" w:name="_Toc361666580"/>
      <w:bookmarkStart w:id="2159" w:name="_Toc361668409"/>
      <w:bookmarkStart w:id="2160" w:name="_Toc365472770"/>
      <w:bookmarkStart w:id="2161" w:name="_Toc365472771"/>
      <w:bookmarkStart w:id="2162" w:name="_Toc365472773"/>
      <w:bookmarkStart w:id="2163" w:name="_Toc365472777"/>
      <w:bookmarkStart w:id="2164" w:name="_Toc365472781"/>
      <w:bookmarkStart w:id="2165" w:name="_Toc365472782"/>
      <w:bookmarkStart w:id="2166" w:name="_Toc365472783"/>
      <w:bookmarkStart w:id="2167" w:name="_Toc365472786"/>
      <w:bookmarkStart w:id="2168" w:name="_Toc365472788"/>
      <w:bookmarkStart w:id="2169" w:name="_Toc365472789"/>
      <w:bookmarkStart w:id="2170" w:name="_Toc365472791"/>
      <w:bookmarkStart w:id="2171" w:name="_Toc365472797"/>
      <w:bookmarkStart w:id="2172" w:name="_Toc365472800"/>
      <w:bookmarkStart w:id="2173" w:name="_Toc365472806"/>
      <w:bookmarkStart w:id="2174" w:name="_Toc365472812"/>
      <w:bookmarkStart w:id="2175" w:name="_Toc365472813"/>
      <w:bookmarkStart w:id="2176" w:name="_Toc365472815"/>
      <w:bookmarkStart w:id="2177" w:name="_Toc365472816"/>
      <w:bookmarkStart w:id="2178" w:name="_Toc365472818"/>
      <w:bookmarkStart w:id="2179" w:name="_Toc365472827"/>
      <w:bookmarkStart w:id="2180" w:name="_Toc365472828"/>
      <w:bookmarkStart w:id="2181" w:name="_Toc365472830"/>
      <w:bookmarkStart w:id="2182" w:name="_Toc365472831"/>
      <w:bookmarkStart w:id="2183" w:name="_Toc365472834"/>
      <w:bookmarkStart w:id="2184" w:name="_Toc365472839"/>
      <w:bookmarkStart w:id="2185" w:name="_Toc365472841"/>
      <w:bookmarkStart w:id="2186" w:name="_Toc365472853"/>
      <w:bookmarkStart w:id="2187" w:name="_Toc365472854"/>
      <w:bookmarkStart w:id="2188" w:name="_Toc365472880"/>
      <w:bookmarkStart w:id="2189" w:name="_Toc365472890"/>
      <w:bookmarkStart w:id="2190" w:name="_Toc365472892"/>
      <w:bookmarkStart w:id="2191" w:name="_Toc365472893"/>
      <w:bookmarkStart w:id="2192" w:name="_Toc365472902"/>
      <w:bookmarkStart w:id="2193" w:name="_Toc365472915"/>
      <w:bookmarkStart w:id="2194" w:name="_Toc365472920"/>
      <w:bookmarkStart w:id="2195" w:name="_Toc365472921"/>
      <w:bookmarkStart w:id="2196" w:name="_Toc365472930"/>
      <w:bookmarkStart w:id="2197" w:name="_Toc365472931"/>
      <w:bookmarkStart w:id="2198" w:name="_Toc365472932"/>
      <w:bookmarkStart w:id="2199" w:name="_Toc365472960"/>
      <w:bookmarkStart w:id="2200" w:name="_Toc365472962"/>
      <w:bookmarkStart w:id="2201" w:name="_Toc365472975"/>
      <w:bookmarkStart w:id="2202" w:name="_Toc365472976"/>
      <w:bookmarkStart w:id="2203" w:name="_Toc365472977"/>
      <w:bookmarkStart w:id="2204" w:name="_Toc365472982"/>
      <w:bookmarkStart w:id="2205" w:name="_Toc365472983"/>
      <w:bookmarkStart w:id="2206" w:name="_Toc365472985"/>
      <w:bookmarkStart w:id="2207" w:name="_Toc365472986"/>
      <w:bookmarkStart w:id="2208" w:name="_Toc365472988"/>
      <w:bookmarkStart w:id="2209" w:name="_Toc365472989"/>
      <w:bookmarkStart w:id="2210" w:name="_Toc365472991"/>
      <w:bookmarkStart w:id="2211" w:name="_Toc365472992"/>
      <w:bookmarkStart w:id="2212" w:name="_Toc365472995"/>
      <w:bookmarkStart w:id="2213" w:name="_Toc365472997"/>
      <w:bookmarkStart w:id="2214" w:name="_Toc365473002"/>
      <w:bookmarkStart w:id="2215" w:name="_Toc365473004"/>
      <w:bookmarkStart w:id="2216" w:name="_Toc365473006"/>
      <w:bookmarkStart w:id="2217" w:name="_Toc365473009"/>
      <w:bookmarkStart w:id="2218" w:name="_Toc365473010"/>
      <w:bookmarkStart w:id="2219" w:name="_Toc365473012"/>
      <w:bookmarkStart w:id="2220" w:name="_Toc365473016"/>
      <w:bookmarkStart w:id="2221" w:name="_Toc365473017"/>
      <w:bookmarkStart w:id="2222" w:name="_Toc365473019"/>
      <w:bookmarkStart w:id="2223" w:name="_Toc365473020"/>
      <w:bookmarkStart w:id="2224" w:name="_Toc365473023"/>
      <w:bookmarkStart w:id="2225" w:name="_Toc365473025"/>
      <w:bookmarkStart w:id="2226" w:name="_Toc365473030"/>
      <w:bookmarkStart w:id="2227" w:name="_Toc365473031"/>
      <w:bookmarkStart w:id="2228" w:name="_Toc365473033"/>
      <w:bookmarkStart w:id="2229" w:name="_Toc365473034"/>
      <w:bookmarkStart w:id="2230" w:name="_Toc365473036"/>
      <w:bookmarkStart w:id="2231" w:name="_Toc365473037"/>
      <w:bookmarkStart w:id="2232" w:name="_Toc365473039"/>
      <w:bookmarkStart w:id="2233" w:name="_Toc365473040"/>
      <w:bookmarkStart w:id="2234" w:name="_Toc365473042"/>
      <w:bookmarkStart w:id="2235" w:name="_Toc365473043"/>
      <w:bookmarkStart w:id="2236" w:name="_Toc365473045"/>
      <w:bookmarkStart w:id="2237" w:name="_Toc365473046"/>
      <w:bookmarkStart w:id="2238" w:name="_Toc365473048"/>
      <w:bookmarkStart w:id="2239" w:name="_Toc365473049"/>
      <w:bookmarkStart w:id="2240" w:name="_Toc365473051"/>
      <w:bookmarkStart w:id="2241" w:name="_Toc365473052"/>
      <w:bookmarkStart w:id="2242" w:name="_Toc365473054"/>
      <w:bookmarkStart w:id="2243" w:name="_Toc365473055"/>
      <w:bookmarkStart w:id="2244" w:name="_Toc365473062"/>
      <w:bookmarkStart w:id="2245" w:name="_Toc365473070"/>
      <w:bookmarkStart w:id="2246" w:name="_Toc365473083"/>
      <w:bookmarkStart w:id="2247" w:name="_Toc365473088"/>
      <w:bookmarkStart w:id="2248" w:name="_Toc365473092"/>
      <w:bookmarkStart w:id="2249" w:name="_Toc365473093"/>
      <w:bookmarkStart w:id="2250" w:name="_Toc365473094"/>
      <w:bookmarkStart w:id="2251" w:name="_Toc365473096"/>
      <w:bookmarkStart w:id="2252" w:name="_Toc365473101"/>
      <w:bookmarkStart w:id="2253" w:name="_Toc365473102"/>
      <w:bookmarkStart w:id="2254" w:name="_Toc365473109"/>
      <w:bookmarkStart w:id="2255" w:name="_Toc365473113"/>
      <w:bookmarkStart w:id="2256" w:name="_Toc365473116"/>
      <w:bookmarkStart w:id="2257" w:name="_Toc365473128"/>
      <w:bookmarkStart w:id="2258" w:name="_Toc365473130"/>
      <w:bookmarkStart w:id="2259" w:name="_Toc365473134"/>
      <w:bookmarkStart w:id="2260" w:name="_Toc365473135"/>
      <w:bookmarkStart w:id="2261" w:name="_Toc365473136"/>
      <w:bookmarkStart w:id="2262" w:name="_Toc365473141"/>
      <w:bookmarkStart w:id="2263" w:name="_Toc365473143"/>
      <w:bookmarkStart w:id="2264" w:name="_Toc365473148"/>
      <w:bookmarkStart w:id="2265" w:name="_Toc365473149"/>
      <w:bookmarkStart w:id="2266" w:name="_Toc365473150"/>
      <w:bookmarkStart w:id="2267" w:name="_Toc365473152"/>
      <w:bookmarkStart w:id="2268" w:name="_Toc365473156"/>
      <w:bookmarkStart w:id="2269" w:name="_Toc365473157"/>
      <w:bookmarkStart w:id="2270" w:name="_Toc365473159"/>
      <w:bookmarkStart w:id="2271" w:name="_Toc365473160"/>
      <w:bookmarkStart w:id="2272" w:name="_Toc365473163"/>
      <w:bookmarkStart w:id="2273" w:name="_Toc365473165"/>
      <w:bookmarkStart w:id="2274" w:name="_Toc365473167"/>
      <w:bookmarkStart w:id="2275" w:name="_Toc365473168"/>
      <w:bookmarkStart w:id="2276" w:name="_Toc365473172"/>
      <w:bookmarkStart w:id="2277" w:name="_Toc365473173"/>
      <w:bookmarkStart w:id="2278" w:name="_Toc365473175"/>
      <w:bookmarkStart w:id="2279" w:name="_Toc365473177"/>
      <w:bookmarkStart w:id="2280" w:name="_Toc365473179"/>
      <w:bookmarkStart w:id="2281" w:name="_Toc365473180"/>
      <w:bookmarkStart w:id="2282" w:name="_Toc365473182"/>
      <w:bookmarkStart w:id="2283" w:name="_Toc365473184"/>
      <w:bookmarkStart w:id="2284" w:name="_Toc365473185"/>
      <w:bookmarkStart w:id="2285" w:name="_Toc365473186"/>
      <w:bookmarkStart w:id="2286" w:name="_Toc365473188"/>
      <w:bookmarkStart w:id="2287" w:name="_Toc365473189"/>
      <w:bookmarkStart w:id="2288" w:name="_Toc365473190"/>
      <w:bookmarkStart w:id="2289" w:name="_Toc365473192"/>
      <w:bookmarkStart w:id="2290" w:name="_Toc365473193"/>
      <w:bookmarkStart w:id="2291" w:name="_Toc360524084"/>
      <w:bookmarkStart w:id="2292" w:name="_Toc361662904"/>
      <w:bookmarkStart w:id="2293" w:name="_Toc361664747"/>
      <w:bookmarkStart w:id="2294" w:name="_Toc361666587"/>
      <w:bookmarkStart w:id="2295" w:name="_Toc361668416"/>
      <w:bookmarkStart w:id="2296" w:name="_Toc364934438"/>
      <w:bookmarkStart w:id="2297" w:name="_Toc365473194"/>
      <w:bookmarkStart w:id="2298" w:name="_Toc365473195"/>
      <w:bookmarkStart w:id="2299" w:name="_Toc365473204"/>
      <w:bookmarkStart w:id="2300" w:name="_Toc365473219"/>
      <w:bookmarkStart w:id="2301" w:name="_Toc365473228"/>
      <w:bookmarkStart w:id="2302" w:name="_Toc365473229"/>
      <w:bookmarkStart w:id="2303" w:name="_Toc365473230"/>
      <w:bookmarkStart w:id="2304" w:name="_Toc365473231"/>
      <w:bookmarkStart w:id="2305" w:name="_Toc365473232"/>
      <w:bookmarkStart w:id="2306" w:name="_Toc365473233"/>
      <w:bookmarkStart w:id="2307" w:name="_Toc365473238"/>
      <w:bookmarkStart w:id="2308" w:name="_Toc365473241"/>
      <w:bookmarkStart w:id="2309" w:name="_Toc365473242"/>
      <w:bookmarkStart w:id="2310" w:name="_Toc365473243"/>
      <w:bookmarkStart w:id="2311" w:name="_Toc365473247"/>
      <w:bookmarkStart w:id="2312" w:name="_Toc365473248"/>
      <w:bookmarkStart w:id="2313" w:name="_Toc365473250"/>
      <w:bookmarkStart w:id="2314" w:name="_Toc365473251"/>
      <w:bookmarkStart w:id="2315" w:name="_Toc365473252"/>
      <w:bookmarkStart w:id="2316" w:name="_Toc365473254"/>
      <w:bookmarkStart w:id="2317" w:name="_Toc365473255"/>
      <w:bookmarkStart w:id="2318" w:name="_Toc365473256"/>
      <w:bookmarkStart w:id="2319" w:name="_Toc365473258"/>
      <w:bookmarkStart w:id="2320" w:name="_Toc365473259"/>
      <w:bookmarkStart w:id="2321" w:name="_Toc365473260"/>
      <w:bookmarkStart w:id="2322" w:name="_Toc365473262"/>
      <w:bookmarkStart w:id="2323" w:name="_Toc365473263"/>
      <w:bookmarkStart w:id="2324" w:name="_Toc365473264"/>
      <w:bookmarkStart w:id="2325" w:name="_Toc365473265"/>
      <w:bookmarkStart w:id="2326" w:name="_Toc365473268"/>
      <w:bookmarkStart w:id="2327" w:name="_Toc365473269"/>
      <w:bookmarkStart w:id="2328" w:name="_Toc365473271"/>
      <w:bookmarkStart w:id="2329" w:name="_Toc365473272"/>
      <w:bookmarkStart w:id="2330" w:name="_Toc361662908"/>
      <w:bookmarkStart w:id="2331" w:name="_Toc361664751"/>
      <w:bookmarkStart w:id="2332" w:name="_Toc361666591"/>
      <w:bookmarkStart w:id="2333" w:name="_Toc361668420"/>
      <w:bookmarkStart w:id="2334" w:name="_Toc364934442"/>
      <w:bookmarkStart w:id="2335" w:name="_Toc365473275"/>
      <w:bookmarkStart w:id="2336" w:name="_Toc361662910"/>
      <w:bookmarkStart w:id="2337" w:name="_Toc361664753"/>
      <w:bookmarkStart w:id="2338" w:name="_Toc361666593"/>
      <w:bookmarkStart w:id="2339" w:name="_Toc361668422"/>
      <w:bookmarkStart w:id="2340" w:name="_Toc364934444"/>
      <w:bookmarkStart w:id="2341" w:name="_Toc365473277"/>
      <w:bookmarkStart w:id="2342" w:name="_Toc361662911"/>
      <w:bookmarkStart w:id="2343" w:name="_Toc361664754"/>
      <w:bookmarkStart w:id="2344" w:name="_Toc361666594"/>
      <w:bookmarkStart w:id="2345" w:name="_Toc361668423"/>
      <w:bookmarkStart w:id="2346" w:name="_Toc364934445"/>
      <w:bookmarkStart w:id="2347" w:name="_Toc365473278"/>
      <w:bookmarkStart w:id="2348" w:name="_Toc361662914"/>
      <w:bookmarkStart w:id="2349" w:name="_Toc361664757"/>
      <w:bookmarkStart w:id="2350" w:name="_Toc361666597"/>
      <w:bookmarkStart w:id="2351" w:name="_Toc361668426"/>
      <w:bookmarkStart w:id="2352" w:name="_Toc364934448"/>
      <w:bookmarkStart w:id="2353" w:name="_Toc365473281"/>
      <w:bookmarkStart w:id="2354" w:name="_Toc361662919"/>
      <w:bookmarkStart w:id="2355" w:name="_Toc361664762"/>
      <w:bookmarkStart w:id="2356" w:name="_Toc361666602"/>
      <w:bookmarkStart w:id="2357" w:name="_Toc361668431"/>
      <w:bookmarkStart w:id="2358" w:name="_Toc364934453"/>
      <w:bookmarkStart w:id="2359" w:name="_Toc365473286"/>
      <w:bookmarkStart w:id="2360" w:name="_Toc361662920"/>
      <w:bookmarkStart w:id="2361" w:name="_Toc361664763"/>
      <w:bookmarkStart w:id="2362" w:name="_Toc361666603"/>
      <w:bookmarkStart w:id="2363" w:name="_Toc361668432"/>
      <w:bookmarkStart w:id="2364" w:name="_Toc364934454"/>
      <w:bookmarkStart w:id="2365" w:name="_Toc365473287"/>
      <w:bookmarkStart w:id="2366" w:name="_Toc361662922"/>
      <w:bookmarkStart w:id="2367" w:name="_Toc361664765"/>
      <w:bookmarkStart w:id="2368" w:name="_Toc361666605"/>
      <w:bookmarkStart w:id="2369" w:name="_Toc361668434"/>
      <w:bookmarkStart w:id="2370" w:name="_Toc364934456"/>
      <w:bookmarkStart w:id="2371" w:name="_Toc365473289"/>
      <w:bookmarkStart w:id="2372" w:name="_Toc361662923"/>
      <w:bookmarkStart w:id="2373" w:name="_Toc361664766"/>
      <w:bookmarkStart w:id="2374" w:name="_Toc361666606"/>
      <w:bookmarkStart w:id="2375" w:name="_Toc361668435"/>
      <w:bookmarkStart w:id="2376" w:name="_Toc364934457"/>
      <w:bookmarkStart w:id="2377" w:name="_Toc365473290"/>
      <w:bookmarkStart w:id="2378" w:name="_Toc361662929"/>
      <w:bookmarkStart w:id="2379" w:name="_Toc361664772"/>
      <w:bookmarkStart w:id="2380" w:name="_Toc361666612"/>
      <w:bookmarkStart w:id="2381" w:name="_Toc361668441"/>
      <w:bookmarkStart w:id="2382" w:name="_Toc364934463"/>
      <w:bookmarkStart w:id="2383" w:name="_Toc365473296"/>
      <w:bookmarkStart w:id="2384" w:name="_Toc361662938"/>
      <w:bookmarkStart w:id="2385" w:name="_Toc361664781"/>
      <w:bookmarkStart w:id="2386" w:name="_Toc361666621"/>
      <w:bookmarkStart w:id="2387" w:name="_Toc361668450"/>
      <w:bookmarkStart w:id="2388" w:name="_Toc364934472"/>
      <w:bookmarkStart w:id="2389" w:name="_Toc365473305"/>
      <w:bookmarkStart w:id="2390" w:name="_Toc361662944"/>
      <w:bookmarkStart w:id="2391" w:name="_Toc361664787"/>
      <w:bookmarkStart w:id="2392" w:name="_Toc361666627"/>
      <w:bookmarkStart w:id="2393" w:name="_Toc361668456"/>
      <w:bookmarkStart w:id="2394" w:name="_Toc364934478"/>
      <w:bookmarkStart w:id="2395" w:name="_Toc365473311"/>
      <w:bookmarkStart w:id="2396" w:name="_Toc361662950"/>
      <w:bookmarkStart w:id="2397" w:name="_Toc361664793"/>
      <w:bookmarkStart w:id="2398" w:name="_Toc361666633"/>
      <w:bookmarkStart w:id="2399" w:name="_Toc361668462"/>
      <w:bookmarkStart w:id="2400" w:name="_Toc364934484"/>
      <w:bookmarkStart w:id="2401" w:name="_Toc365473317"/>
      <w:bookmarkStart w:id="2402" w:name="_Toc361662952"/>
      <w:bookmarkStart w:id="2403" w:name="_Toc361664795"/>
      <w:bookmarkStart w:id="2404" w:name="_Toc361666635"/>
      <w:bookmarkStart w:id="2405" w:name="_Toc361668464"/>
      <w:bookmarkStart w:id="2406" w:name="_Toc364934486"/>
      <w:bookmarkStart w:id="2407" w:name="_Toc365473319"/>
      <w:bookmarkStart w:id="2408" w:name="_Toc361662953"/>
      <w:bookmarkStart w:id="2409" w:name="_Toc361664796"/>
      <w:bookmarkStart w:id="2410" w:name="_Toc361666636"/>
      <w:bookmarkStart w:id="2411" w:name="_Toc361668465"/>
      <w:bookmarkStart w:id="2412" w:name="_Toc364934487"/>
      <w:bookmarkStart w:id="2413" w:name="_Toc365473320"/>
      <w:bookmarkStart w:id="2414" w:name="_Toc365473326"/>
      <w:bookmarkStart w:id="2415" w:name="_Toc365473328"/>
      <w:bookmarkStart w:id="2416" w:name="_Toc365473332"/>
      <w:bookmarkStart w:id="2417" w:name="_Toc365473333"/>
      <w:bookmarkStart w:id="2418" w:name="_Toc365473335"/>
      <w:bookmarkStart w:id="2419" w:name="_Toc365473336"/>
      <w:bookmarkStart w:id="2420" w:name="_Toc365473338"/>
      <w:bookmarkStart w:id="2421" w:name="_Toc365473339"/>
      <w:bookmarkStart w:id="2422" w:name="_Toc365473341"/>
      <w:bookmarkStart w:id="2423" w:name="_Toc365473344"/>
      <w:bookmarkStart w:id="2424" w:name="_Toc365473347"/>
      <w:bookmarkStart w:id="2425" w:name="_Toc365473350"/>
      <w:bookmarkStart w:id="2426" w:name="_Toc365473351"/>
      <w:bookmarkStart w:id="2427" w:name="_Toc365473352"/>
      <w:bookmarkStart w:id="2428" w:name="_Toc365473353"/>
      <w:bookmarkStart w:id="2429" w:name="_Toc365473355"/>
      <w:bookmarkStart w:id="2430" w:name="_Toc365473359"/>
      <w:bookmarkStart w:id="2431" w:name="_Toc365473360"/>
      <w:bookmarkStart w:id="2432" w:name="_Toc365473362"/>
      <w:bookmarkStart w:id="2433" w:name="_Toc365473363"/>
      <w:bookmarkStart w:id="2434" w:name="_Toc365473365"/>
      <w:bookmarkStart w:id="2435" w:name="_Toc365473368"/>
      <w:bookmarkStart w:id="2436" w:name="_Toc365473372"/>
      <w:bookmarkStart w:id="2437" w:name="_Toc365473373"/>
      <w:bookmarkStart w:id="2438" w:name="_Toc365473376"/>
      <w:bookmarkStart w:id="2439" w:name="_Toc365473378"/>
      <w:bookmarkStart w:id="2440" w:name="_Toc365473383"/>
      <w:bookmarkStart w:id="2441" w:name="_Toc365473391"/>
      <w:bookmarkStart w:id="2442" w:name="_Toc365473392"/>
      <w:bookmarkStart w:id="2443" w:name="_Toc365473396"/>
      <w:bookmarkStart w:id="2444" w:name="_Toc365473397"/>
      <w:bookmarkStart w:id="2445" w:name="_Toc361662992"/>
      <w:bookmarkStart w:id="2446" w:name="_Toc361664835"/>
      <w:bookmarkStart w:id="2447" w:name="_Toc361666675"/>
      <w:bookmarkStart w:id="2448" w:name="_Toc361668504"/>
      <w:bookmarkStart w:id="2449" w:name="_Toc364934526"/>
      <w:bookmarkStart w:id="2450" w:name="_Toc365473431"/>
      <w:bookmarkStart w:id="2451" w:name="_Toc361663001"/>
      <w:bookmarkStart w:id="2452" w:name="_Toc361664844"/>
      <w:bookmarkStart w:id="2453" w:name="_Toc361666684"/>
      <w:bookmarkStart w:id="2454" w:name="_Toc361668513"/>
      <w:bookmarkStart w:id="2455" w:name="_Toc364934535"/>
      <w:bookmarkStart w:id="2456" w:name="_Toc365473440"/>
      <w:bookmarkStart w:id="2457" w:name="_Toc361663003"/>
      <w:bookmarkStart w:id="2458" w:name="_Toc361664846"/>
      <w:bookmarkStart w:id="2459" w:name="_Toc361666686"/>
      <w:bookmarkStart w:id="2460" w:name="_Toc361668515"/>
      <w:bookmarkStart w:id="2461" w:name="_Toc364934537"/>
      <w:bookmarkStart w:id="2462" w:name="_Toc365473442"/>
      <w:bookmarkStart w:id="2463" w:name="_Toc361663007"/>
      <w:bookmarkStart w:id="2464" w:name="_Toc361664850"/>
      <w:bookmarkStart w:id="2465" w:name="_Toc361666690"/>
      <w:bookmarkStart w:id="2466" w:name="_Toc361668519"/>
      <w:bookmarkStart w:id="2467" w:name="_Toc364934541"/>
      <w:bookmarkStart w:id="2468" w:name="_Toc365473446"/>
      <w:bookmarkStart w:id="2469" w:name="_Toc361663010"/>
      <w:bookmarkStart w:id="2470" w:name="_Toc361664853"/>
      <w:bookmarkStart w:id="2471" w:name="_Toc361666693"/>
      <w:bookmarkStart w:id="2472" w:name="_Toc361668522"/>
      <w:bookmarkStart w:id="2473" w:name="_Toc364934544"/>
      <w:bookmarkStart w:id="2474" w:name="_Toc365473449"/>
      <w:bookmarkStart w:id="2475" w:name="_Toc361663017"/>
      <w:bookmarkStart w:id="2476" w:name="_Toc361664860"/>
      <w:bookmarkStart w:id="2477" w:name="_Toc361666700"/>
      <w:bookmarkStart w:id="2478" w:name="_Toc361668529"/>
      <w:bookmarkStart w:id="2479" w:name="_Toc364934551"/>
      <w:bookmarkStart w:id="2480" w:name="_Toc365473456"/>
      <w:bookmarkStart w:id="2481" w:name="_Toc361663018"/>
      <w:bookmarkStart w:id="2482" w:name="_Toc361664861"/>
      <w:bookmarkStart w:id="2483" w:name="_Toc361666701"/>
      <w:bookmarkStart w:id="2484" w:name="_Toc361668530"/>
      <w:bookmarkStart w:id="2485" w:name="_Toc364934552"/>
      <w:bookmarkStart w:id="2486" w:name="_Toc365473457"/>
      <w:bookmarkStart w:id="2487" w:name="_Toc361663020"/>
      <w:bookmarkStart w:id="2488" w:name="_Toc361664863"/>
      <w:bookmarkStart w:id="2489" w:name="_Toc361666703"/>
      <w:bookmarkStart w:id="2490" w:name="_Toc361668532"/>
      <w:bookmarkStart w:id="2491" w:name="_Toc364934554"/>
      <w:bookmarkStart w:id="2492" w:name="_Toc365473459"/>
      <w:bookmarkStart w:id="2493" w:name="_Toc361663021"/>
      <w:bookmarkStart w:id="2494" w:name="_Toc361664864"/>
      <w:bookmarkStart w:id="2495" w:name="_Toc361666704"/>
      <w:bookmarkStart w:id="2496" w:name="_Toc361668533"/>
      <w:bookmarkStart w:id="2497" w:name="_Toc364934555"/>
      <w:bookmarkStart w:id="2498" w:name="_Toc365473460"/>
      <w:bookmarkStart w:id="2499" w:name="_Toc361663022"/>
      <w:bookmarkStart w:id="2500" w:name="_Toc361664865"/>
      <w:bookmarkStart w:id="2501" w:name="_Toc361666705"/>
      <w:bookmarkStart w:id="2502" w:name="_Toc361668534"/>
      <w:bookmarkStart w:id="2503" w:name="_Toc364934556"/>
      <w:bookmarkStart w:id="2504" w:name="_Toc365473461"/>
      <w:bookmarkStart w:id="2505" w:name="_Toc365473464"/>
      <w:bookmarkStart w:id="2506" w:name="_Toc365473466"/>
      <w:bookmarkStart w:id="2507" w:name="_Toc365473468"/>
      <w:bookmarkStart w:id="2508" w:name="_Toc365473469"/>
      <w:bookmarkStart w:id="2509" w:name="_Toc365473473"/>
      <w:bookmarkStart w:id="2510" w:name="_Toc365473474"/>
      <w:bookmarkStart w:id="2511" w:name="_Toc365473475"/>
      <w:bookmarkStart w:id="2512" w:name="_Toc365473476"/>
      <w:bookmarkStart w:id="2513" w:name="_Toc365473477"/>
      <w:bookmarkStart w:id="2514" w:name="_Toc365473478"/>
      <w:bookmarkStart w:id="2515" w:name="_Toc365473479"/>
      <w:bookmarkStart w:id="2516" w:name="_Toc365473482"/>
      <w:bookmarkStart w:id="2517" w:name="_Toc365473483"/>
      <w:bookmarkStart w:id="2518" w:name="_Toc365473485"/>
      <w:bookmarkStart w:id="2519" w:name="_Toc365473489"/>
      <w:bookmarkStart w:id="2520" w:name="_Toc365473490"/>
      <w:bookmarkStart w:id="2521" w:name="_Toc365473491"/>
      <w:bookmarkStart w:id="2522" w:name="_Toc365473493"/>
      <w:bookmarkStart w:id="2523" w:name="_Toc365473495"/>
      <w:bookmarkStart w:id="2524" w:name="_Toc365473498"/>
      <w:bookmarkStart w:id="2525" w:name="_Toc365473500"/>
      <w:bookmarkStart w:id="2526" w:name="_Toc365473501"/>
      <w:bookmarkStart w:id="2527" w:name="_Toc365473502"/>
      <w:bookmarkStart w:id="2528" w:name="_Toc365473512"/>
      <w:bookmarkStart w:id="2529" w:name="_Toc365473513"/>
      <w:bookmarkStart w:id="2530" w:name="_Toc365473519"/>
      <w:bookmarkStart w:id="2531" w:name="_Toc365473524"/>
      <w:bookmarkStart w:id="2532" w:name="_Toc365473525"/>
      <w:bookmarkStart w:id="2533" w:name="_Toc365473526"/>
      <w:bookmarkStart w:id="2534" w:name="_Toc365473527"/>
      <w:bookmarkStart w:id="2535" w:name="_Toc361663038"/>
      <w:bookmarkStart w:id="2536" w:name="_Toc361664881"/>
      <w:bookmarkStart w:id="2537" w:name="_Toc361666721"/>
      <w:bookmarkStart w:id="2538" w:name="_Toc361668550"/>
      <w:bookmarkStart w:id="2539" w:name="_Toc364934572"/>
      <w:bookmarkStart w:id="2540" w:name="_Toc365473538"/>
      <w:bookmarkStart w:id="2541" w:name="_Toc361663064"/>
      <w:bookmarkStart w:id="2542" w:name="_Toc361664907"/>
      <w:bookmarkStart w:id="2543" w:name="_Toc361666747"/>
      <w:bookmarkStart w:id="2544" w:name="_Toc361668576"/>
      <w:bookmarkStart w:id="2545" w:name="_Toc364934598"/>
      <w:bookmarkStart w:id="2546" w:name="_Toc365473564"/>
      <w:bookmarkStart w:id="2547" w:name="_Toc361663071"/>
      <w:bookmarkStart w:id="2548" w:name="_Toc361664914"/>
      <w:bookmarkStart w:id="2549" w:name="_Toc361666754"/>
      <w:bookmarkStart w:id="2550" w:name="_Toc361668583"/>
      <w:bookmarkStart w:id="2551" w:name="_Toc364934605"/>
      <w:bookmarkStart w:id="2552" w:name="_Toc365473571"/>
      <w:bookmarkStart w:id="2553" w:name="_Toc361663072"/>
      <w:bookmarkStart w:id="2554" w:name="_Toc361664915"/>
      <w:bookmarkStart w:id="2555" w:name="_Toc361666755"/>
      <w:bookmarkStart w:id="2556" w:name="_Toc361668584"/>
      <w:bookmarkStart w:id="2557" w:name="_Toc364934606"/>
      <w:bookmarkStart w:id="2558" w:name="_Toc365473572"/>
      <w:bookmarkStart w:id="2559" w:name="_Toc361663077"/>
      <w:bookmarkStart w:id="2560" w:name="_Toc361664920"/>
      <w:bookmarkStart w:id="2561" w:name="_Toc361666760"/>
      <w:bookmarkStart w:id="2562" w:name="_Toc361668589"/>
      <w:bookmarkStart w:id="2563" w:name="_Toc364934611"/>
      <w:bookmarkStart w:id="2564" w:name="_Toc365473577"/>
      <w:bookmarkStart w:id="2565" w:name="_Toc361663078"/>
      <w:bookmarkStart w:id="2566" w:name="_Toc361664921"/>
      <w:bookmarkStart w:id="2567" w:name="_Toc361666761"/>
      <w:bookmarkStart w:id="2568" w:name="_Toc361668590"/>
      <w:bookmarkStart w:id="2569" w:name="_Toc364934612"/>
      <w:bookmarkStart w:id="2570" w:name="_Toc365473578"/>
      <w:bookmarkStart w:id="2571" w:name="_Toc365473579"/>
      <w:bookmarkStart w:id="2572" w:name="_Toc365473580"/>
      <w:bookmarkStart w:id="2573" w:name="_Toc365473581"/>
      <w:bookmarkStart w:id="2574" w:name="_Toc360524213"/>
      <w:bookmarkStart w:id="2575" w:name="_Toc365473582"/>
      <w:bookmarkStart w:id="2576" w:name="_Toc365473583"/>
      <w:bookmarkStart w:id="2577" w:name="_Toc365473584"/>
      <w:bookmarkStart w:id="2578" w:name="_Toc365473585"/>
      <w:bookmarkStart w:id="2579" w:name="_Toc365473586"/>
      <w:bookmarkStart w:id="2580" w:name="_Toc365473593"/>
      <w:bookmarkStart w:id="2581" w:name="_Toc365473594"/>
      <w:bookmarkStart w:id="2582" w:name="_Toc365473596"/>
      <w:bookmarkStart w:id="2583" w:name="_Toc365473598"/>
      <w:bookmarkStart w:id="2584" w:name="_Toc365473600"/>
      <w:bookmarkStart w:id="2585" w:name="_Toc365473604"/>
      <w:bookmarkStart w:id="2586" w:name="_Toc365473605"/>
      <w:bookmarkStart w:id="2587" w:name="_Toc365473608"/>
      <w:bookmarkStart w:id="2588" w:name="_Toc365473612"/>
      <w:bookmarkStart w:id="2589" w:name="_Toc365473613"/>
      <w:bookmarkStart w:id="2590" w:name="_Toc365473615"/>
      <w:bookmarkStart w:id="2591" w:name="_Toc365473621"/>
      <w:bookmarkStart w:id="2592" w:name="_Toc365473625"/>
      <w:bookmarkStart w:id="2593" w:name="_Toc365473629"/>
      <w:bookmarkStart w:id="2594" w:name="_Toc365473631"/>
      <w:bookmarkStart w:id="2595" w:name="_Toc365473632"/>
      <w:bookmarkStart w:id="2596" w:name="_Toc365473638"/>
      <w:bookmarkStart w:id="2597" w:name="_Toc365473639"/>
      <w:bookmarkStart w:id="2598" w:name="_Toc365473640"/>
      <w:bookmarkStart w:id="2599" w:name="_Toc365473646"/>
      <w:bookmarkStart w:id="2600" w:name="_Toc365473650"/>
      <w:bookmarkStart w:id="2601" w:name="_Toc365473651"/>
      <w:bookmarkStart w:id="2602" w:name="_Toc365473655"/>
      <w:bookmarkStart w:id="2603" w:name="_Toc365473656"/>
      <w:bookmarkStart w:id="2604" w:name="_Toc365473657"/>
      <w:bookmarkStart w:id="2605" w:name="_Toc365473659"/>
      <w:bookmarkStart w:id="2606" w:name="_Toc365473667"/>
      <w:bookmarkStart w:id="2607" w:name="_Toc365473668"/>
      <w:bookmarkStart w:id="2608" w:name="_Toc365473678"/>
      <w:bookmarkStart w:id="2609" w:name="_Toc365473682"/>
      <w:bookmarkStart w:id="2610" w:name="_Toc365473687"/>
      <w:bookmarkStart w:id="2611" w:name="_Toc365473688"/>
      <w:bookmarkStart w:id="2612" w:name="_Toc365473690"/>
      <w:bookmarkStart w:id="2613" w:name="_Toc365473691"/>
      <w:bookmarkStart w:id="2614" w:name="_Toc365473695"/>
      <w:bookmarkStart w:id="2615" w:name="_Toc365473696"/>
      <w:bookmarkStart w:id="2616" w:name="_Toc365473697"/>
      <w:bookmarkStart w:id="2617" w:name="_Toc365473699"/>
      <w:bookmarkStart w:id="2618" w:name="_Toc365473702"/>
      <w:bookmarkStart w:id="2619" w:name="_Toc365473708"/>
      <w:bookmarkStart w:id="2620" w:name="_Toc365473709"/>
      <w:bookmarkStart w:id="2621" w:name="_Toc365473716"/>
      <w:bookmarkStart w:id="2622" w:name="_Toc365473721"/>
      <w:bookmarkStart w:id="2623" w:name="_Toc365473724"/>
      <w:bookmarkStart w:id="2624" w:name="_Toc365473735"/>
      <w:bookmarkStart w:id="2625" w:name="_Toc365473745"/>
      <w:bookmarkStart w:id="2626" w:name="_Toc365473748"/>
      <w:bookmarkStart w:id="2627" w:name="_Toc365473750"/>
      <w:bookmarkStart w:id="2628" w:name="_Toc365473757"/>
      <w:bookmarkStart w:id="2629" w:name="_Toc365473763"/>
      <w:bookmarkStart w:id="2630" w:name="_Toc365473764"/>
      <w:bookmarkStart w:id="2631" w:name="_Toc365473775"/>
      <w:bookmarkStart w:id="2632" w:name="_Toc365473804"/>
      <w:bookmarkStart w:id="2633" w:name="_Toc365473828"/>
      <w:bookmarkStart w:id="2634" w:name="_Toc381513675"/>
      <w:bookmarkStart w:id="2635" w:name="_Toc382202818"/>
      <w:bookmarkStart w:id="2636" w:name="_Toc382203038"/>
      <w:bookmarkStart w:id="2637" w:name="_Toc382212197"/>
      <w:bookmarkStart w:id="2638" w:name="_Toc382212436"/>
      <w:bookmarkStart w:id="2639" w:name="_Toc382291542"/>
      <w:bookmarkStart w:id="2640" w:name="_Toc385672181"/>
      <w:bookmarkStart w:id="2641" w:name="_Ref386878637"/>
      <w:bookmarkStart w:id="2642" w:name="_Toc393690276"/>
      <w:bookmarkStart w:id="2643" w:name="_Ref424532486"/>
      <w:bookmarkStart w:id="2644" w:name="_Ref457744587"/>
      <w:bookmarkStart w:id="2645" w:name="_Toc472818813"/>
      <w:bookmarkStart w:id="2646" w:name="_Toc235503387"/>
      <w:bookmarkStart w:id="2647" w:name="_Toc241509162"/>
      <w:bookmarkStart w:id="2648" w:name="_Toc244416649"/>
      <w:bookmarkStart w:id="2649" w:name="_Toc276631013"/>
      <w:bookmarkStart w:id="2650" w:name="_Toc375031161"/>
      <w:bookmarkStart w:id="2651" w:name="_Toc366141865"/>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r>
        <w:t>ECMAS</w:t>
      </w:r>
      <w:r w:rsidR="005B22EB">
        <w:t>cript Language</w:t>
      </w:r>
      <w:r w:rsidR="006F1A4D">
        <w:t>:</w:t>
      </w:r>
      <w:r>
        <w:t xml:space="preserve"> </w:t>
      </w:r>
      <w:r w:rsidR="004C02EF" w:rsidRPr="00E77497">
        <w:t>Expression</w:t>
      </w:r>
      <w:bookmarkEnd w:id="2634"/>
      <w:bookmarkEnd w:id="2635"/>
      <w:bookmarkEnd w:id="2636"/>
      <w:bookmarkEnd w:id="2637"/>
      <w:bookmarkEnd w:id="2638"/>
      <w:bookmarkEnd w:id="2639"/>
      <w:bookmarkEnd w:id="2640"/>
      <w:bookmarkEnd w:id="2641"/>
      <w:bookmarkEnd w:id="2642"/>
      <w:r w:rsidR="004C02EF" w:rsidRPr="00E77497">
        <w:t>s</w:t>
      </w:r>
      <w:bookmarkStart w:id="2652" w:name="_Toc381513676"/>
      <w:bookmarkStart w:id="2653" w:name="_Toc382202819"/>
      <w:bookmarkStart w:id="2654" w:name="_Toc382203039"/>
      <w:bookmarkStart w:id="2655" w:name="_Toc382212198"/>
      <w:bookmarkStart w:id="2656" w:name="_Toc382212437"/>
      <w:bookmarkStart w:id="2657" w:name="_Toc382291543"/>
      <w:bookmarkStart w:id="2658" w:name="_Toc385672182"/>
      <w:bookmarkStart w:id="2659" w:name="_Toc393690277"/>
      <w:bookmarkEnd w:id="2643"/>
      <w:bookmarkEnd w:id="2644"/>
      <w:bookmarkEnd w:id="2645"/>
      <w:bookmarkEnd w:id="2646"/>
      <w:bookmarkEnd w:id="2647"/>
      <w:bookmarkEnd w:id="2648"/>
      <w:bookmarkEnd w:id="2649"/>
      <w:bookmarkEnd w:id="2651"/>
    </w:p>
    <w:p w14:paraId="2B8E96EF" w14:textId="77777777" w:rsidR="004C02EF" w:rsidRPr="00E77497" w:rsidRDefault="004C02EF" w:rsidP="00D148E9">
      <w:pPr>
        <w:pStyle w:val="20"/>
      </w:pPr>
      <w:bookmarkStart w:id="2660" w:name="_Ref456010676"/>
      <w:bookmarkStart w:id="2661" w:name="_Toc472818814"/>
      <w:bookmarkStart w:id="2662" w:name="_Toc235503388"/>
      <w:bookmarkStart w:id="2663" w:name="_Toc241509163"/>
      <w:bookmarkStart w:id="2664" w:name="_Toc244416650"/>
      <w:bookmarkStart w:id="2665" w:name="_Toc276631014"/>
      <w:bookmarkStart w:id="2666" w:name="_Toc366141866"/>
      <w:r w:rsidRPr="00E77497">
        <w:t>Primary Expression</w:t>
      </w:r>
      <w:bookmarkStart w:id="2667" w:name="_Toc382202820"/>
      <w:bookmarkStart w:id="2668" w:name="_Toc382203040"/>
      <w:bookmarkEnd w:id="2650"/>
      <w:bookmarkEnd w:id="2652"/>
      <w:bookmarkEnd w:id="2653"/>
      <w:bookmarkEnd w:id="2654"/>
      <w:bookmarkEnd w:id="2655"/>
      <w:bookmarkEnd w:id="2656"/>
      <w:bookmarkEnd w:id="2657"/>
      <w:bookmarkEnd w:id="2658"/>
      <w:bookmarkEnd w:id="2659"/>
      <w:bookmarkEnd w:id="2667"/>
      <w:bookmarkEnd w:id="2668"/>
      <w:r w:rsidRPr="00E77497">
        <w:t>s</w:t>
      </w:r>
      <w:bookmarkEnd w:id="2660"/>
      <w:bookmarkEnd w:id="2661"/>
      <w:bookmarkEnd w:id="2662"/>
      <w:bookmarkEnd w:id="2663"/>
      <w:bookmarkEnd w:id="2664"/>
      <w:bookmarkEnd w:id="2665"/>
      <w:bookmarkEnd w:id="2666"/>
    </w:p>
    <w:p w14:paraId="184107B3" w14:textId="77777777" w:rsidR="004C02EF" w:rsidRPr="00E77497" w:rsidRDefault="004C02EF" w:rsidP="004C02EF">
      <w:pPr>
        <w:pStyle w:val="Syntax"/>
      </w:pPr>
      <w:r w:rsidRPr="00E77497">
        <w:t xml:space="preserve">Syntax </w:t>
      </w:r>
    </w:p>
    <w:p w14:paraId="11D10C56" w14:textId="77777777" w:rsidR="004C02EF" w:rsidRPr="00E77497" w:rsidRDefault="004C02EF" w:rsidP="004C02EF">
      <w:pPr>
        <w:pStyle w:val="SyntaxRule"/>
      </w:pPr>
      <w:r w:rsidRPr="00E77497">
        <w:t xml:space="preserve">PrimaryExpression </w:t>
      </w:r>
      <w:r w:rsidRPr="00E77497">
        <w:rPr>
          <w:rFonts w:ascii="Arial" w:hAnsi="Arial" w:cs="Arial"/>
          <w:b/>
          <w:i w:val="0"/>
        </w:rPr>
        <w:t>:</w:t>
      </w:r>
    </w:p>
    <w:p w14:paraId="1BD2FC76" w14:textId="77777777" w:rsidR="004C02EF" w:rsidRPr="00E77497" w:rsidRDefault="003A3B8E" w:rsidP="00CB07B9">
      <w:pPr>
        <w:pStyle w:val="SyntaxDefinition"/>
        <w:rPr>
          <w:rFonts w:ascii="Courier New" w:hAnsi="Courier New"/>
          <w:b/>
          <w:i w:val="0"/>
        </w:rPr>
      </w:pPr>
      <w:r w:rsidRPr="00E77497">
        <w:rPr>
          <w:rFonts w:ascii="Courier New" w:hAnsi="Courier New"/>
          <w:b/>
          <w:i w:val="0"/>
        </w:rPr>
        <w:t>this</w:t>
      </w:r>
      <w:r w:rsidR="004C02EF" w:rsidRPr="00E77497">
        <w:br/>
        <w:t>Identifier</w:t>
      </w:r>
      <w:r w:rsidR="004C02EF" w:rsidRPr="00E77497">
        <w:br/>
        <w:t>Literal</w:t>
      </w:r>
      <w:r w:rsidR="004C02EF" w:rsidRPr="00E77497">
        <w:br/>
      </w:r>
      <w:r w:rsidR="000D6CD4" w:rsidRPr="00E77497">
        <w:t>Array</w:t>
      </w:r>
      <w:r w:rsidR="000D6CD4">
        <w:t>Initialiser</w:t>
      </w:r>
      <w:r w:rsidR="004C02EF" w:rsidRPr="00E77497">
        <w:br/>
        <w:t>ObjectLiteral</w:t>
      </w:r>
      <w:r w:rsidR="004C02EF" w:rsidRPr="00E77497">
        <w:br/>
      </w:r>
      <w:r w:rsidR="00C85441" w:rsidRPr="00E77497">
        <w:t>FunctionExpression</w:t>
      </w:r>
      <w:r w:rsidR="00901D23">
        <w:br/>
        <w:t>ClassExpression</w:t>
      </w:r>
      <w:r w:rsidR="006F38BE">
        <w:br/>
        <w:t>GeneratorExpression</w:t>
      </w:r>
      <w:r w:rsidR="00271D5B">
        <w:br/>
        <w:t>GeneratorComprehension</w:t>
      </w:r>
      <w:r w:rsidR="00C85441" w:rsidRPr="00E77497">
        <w:br/>
      </w:r>
      <w:r w:rsidR="002953AE" w:rsidRPr="00E77497">
        <w:t>RegularExpressionLiteral</w:t>
      </w:r>
      <w:r w:rsidR="002953AE">
        <w:br/>
      </w:r>
      <w:r w:rsidR="00387B31">
        <w:t>Template</w:t>
      </w:r>
      <w:r w:rsidR="00D6188C">
        <w:t>Literal</w:t>
      </w:r>
      <w:r w:rsidR="002953AE">
        <w:br/>
      </w:r>
      <w:r w:rsidR="00E650A6">
        <w:t>CoverParenthesi</w:t>
      </w:r>
      <w:r w:rsidR="00CB07B9">
        <w:t>s</w:t>
      </w:r>
      <w:r w:rsidR="00E650A6">
        <w:t>edExpressionAndArrowParameter</w:t>
      </w:r>
      <w:r w:rsidR="009C5E83">
        <w:t>Li</w:t>
      </w:r>
      <w:r w:rsidR="00E650A6">
        <w:t>s</w:t>
      </w:r>
      <w:r w:rsidR="009C5E83">
        <w:t>t</w:t>
      </w:r>
      <w:bookmarkStart w:id="2669" w:name="_Toc375031162"/>
      <w:bookmarkStart w:id="2670" w:name="_Toc381513677"/>
      <w:bookmarkStart w:id="2671" w:name="_Toc382202821"/>
      <w:bookmarkStart w:id="2672" w:name="_Toc382203041"/>
      <w:bookmarkStart w:id="2673" w:name="_Toc382212199"/>
      <w:bookmarkStart w:id="2674" w:name="_Toc382212438"/>
      <w:bookmarkStart w:id="2675" w:name="_Toc382291544"/>
      <w:bookmarkStart w:id="2676" w:name="_Toc385672183"/>
      <w:bookmarkStart w:id="2677" w:name="_Toc393690278"/>
    </w:p>
    <w:p w14:paraId="082BFDB5" w14:textId="77777777" w:rsidR="002F6111" w:rsidRPr="00E77497" w:rsidRDefault="002F6111" w:rsidP="00CB07B9">
      <w:pPr>
        <w:pStyle w:val="SyntaxRule"/>
      </w:pPr>
      <w:bookmarkStart w:id="2678" w:name="_Toc472818815"/>
      <w:bookmarkStart w:id="2679" w:name="_Toc235503389"/>
      <w:bookmarkStart w:id="2680" w:name="_Toc241509164"/>
      <w:bookmarkStart w:id="2681" w:name="_Toc244416651"/>
      <w:bookmarkStart w:id="2682" w:name="_Toc276631015"/>
      <w:r>
        <w:t>CoverParenthesi</w:t>
      </w:r>
      <w:r w:rsidR="00CB07B9">
        <w:t>s</w:t>
      </w:r>
      <w:r>
        <w:t>edExpressionAndArrow</w:t>
      </w:r>
      <w:r w:rsidR="00E650A6">
        <w:t>Parameter</w:t>
      </w:r>
      <w:r w:rsidR="009C5E83">
        <w:t>Li</w:t>
      </w:r>
      <w:r w:rsidR="00E650A6">
        <w:t>s</w:t>
      </w:r>
      <w:r w:rsidR="009C5E83">
        <w:t>t</w:t>
      </w:r>
      <w:r w:rsidR="00C86677">
        <w:rPr>
          <w:i w:val="0"/>
          <w:iCs/>
        </w:rPr>
        <w:t xml:space="preserve"> </w:t>
      </w:r>
      <w:r w:rsidRPr="00E77497">
        <w:rPr>
          <w:rFonts w:ascii="Arial" w:hAnsi="Arial" w:cs="Arial"/>
          <w:b/>
          <w:i w:val="0"/>
        </w:rPr>
        <w:t>:</w:t>
      </w:r>
    </w:p>
    <w:p w14:paraId="1AB0BD22" w14:textId="77777777" w:rsidR="002F6111" w:rsidRPr="00E650A6" w:rsidRDefault="002F6111" w:rsidP="00E650A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00E650A6" w:rsidRPr="00E77497">
        <w:rPr>
          <w:rFonts w:ascii="Courier New" w:hAnsi="Courier New"/>
          <w:b/>
          <w:i w:val="0"/>
        </w:rPr>
        <w:t>(</w:t>
      </w:r>
      <w:r w:rsidR="00E650A6" w:rsidRPr="00E77497">
        <w:t xml:space="preserve"> </w:t>
      </w:r>
      <w:r w:rsidR="00E650A6">
        <w:t xml:space="preserve"> </w:t>
      </w:r>
      <w:r w:rsidR="00E650A6" w:rsidRPr="00E77497">
        <w:t xml:space="preserve"> </w:t>
      </w:r>
      <w:r w:rsidR="00E650A6" w:rsidRPr="00E77497">
        <w:rPr>
          <w:rFonts w:ascii="Courier New" w:hAnsi="Courier New"/>
          <w:b/>
          <w:i w:val="0"/>
        </w:rPr>
        <w:t>)</w:t>
      </w:r>
      <w:r w:rsidRPr="00E77497">
        <w:br/>
      </w:r>
      <w:r w:rsidR="00E650A6" w:rsidRPr="00E77497">
        <w:rPr>
          <w:rFonts w:ascii="Courier New" w:hAnsi="Courier New"/>
          <w:b/>
          <w:i w:val="0"/>
        </w:rPr>
        <w:t>(</w:t>
      </w:r>
      <w:r w:rsidR="00E650A6">
        <w:rPr>
          <w:rFonts w:ascii="Courier New" w:hAnsi="Courier New"/>
          <w:b/>
          <w:i w:val="0"/>
        </w:rPr>
        <w:t xml:space="preserve"> ... </w:t>
      </w:r>
      <w:r w:rsidR="00E650A6">
        <w:t xml:space="preserve">Identifier </w:t>
      </w:r>
      <w:r w:rsidR="00E650A6" w:rsidRPr="00E77497">
        <w:rPr>
          <w:rFonts w:ascii="Courier New" w:hAnsi="Courier New"/>
          <w:b/>
          <w:i w:val="0"/>
        </w:rPr>
        <w:t>)</w:t>
      </w:r>
      <w:r w:rsidR="00E650A6" w:rsidRPr="006B6D0A">
        <w:br/>
      </w:r>
      <w:r w:rsidR="00E650A6" w:rsidRPr="00E77497">
        <w:rPr>
          <w:rFonts w:ascii="Courier New" w:hAnsi="Courier New"/>
          <w:b/>
          <w:i w:val="0"/>
        </w:rPr>
        <w:t>(</w:t>
      </w:r>
      <w:r w:rsidR="00E650A6" w:rsidRPr="00E77497">
        <w:t xml:space="preserve"> Expression</w:t>
      </w:r>
      <w:r w:rsidR="00E650A6">
        <w:t xml:space="preserve"> </w:t>
      </w:r>
      <w:r w:rsidR="00E650A6" w:rsidRPr="009C202C">
        <w:rPr>
          <w:rFonts w:ascii="Courier New" w:hAnsi="Courier New"/>
          <w:b/>
          <w:i w:val="0"/>
        </w:rPr>
        <w:t>,</w:t>
      </w:r>
      <w:r w:rsidR="00E650A6" w:rsidRPr="00B820AB">
        <w:rPr>
          <w:rFonts w:ascii="Courier New" w:hAnsi="Courier New"/>
          <w:b/>
          <w:i w:val="0"/>
        </w:rPr>
        <w:t xml:space="preserve"> </w:t>
      </w:r>
      <w:r w:rsidR="00E650A6">
        <w:rPr>
          <w:rFonts w:ascii="Courier New" w:hAnsi="Courier New"/>
          <w:b/>
          <w:i w:val="0"/>
        </w:rPr>
        <w:t xml:space="preserve">... </w:t>
      </w:r>
      <w:r w:rsidR="00E650A6">
        <w:t>Identifier</w:t>
      </w:r>
      <w:r w:rsidR="00E650A6" w:rsidRPr="00E77497">
        <w:rPr>
          <w:rFonts w:ascii="Courier New" w:hAnsi="Courier New"/>
          <w:b/>
          <w:i w:val="0"/>
        </w:rPr>
        <w:t>)</w:t>
      </w:r>
    </w:p>
    <w:p w14:paraId="0954738F" w14:textId="77777777" w:rsidR="009C0ACA" w:rsidRPr="00E77497" w:rsidRDefault="009C0ACA" w:rsidP="009C0ACA">
      <w:pPr>
        <w:pStyle w:val="Syntax"/>
      </w:pPr>
      <w:r w:rsidRPr="00E77497">
        <w:t>Supplemental Syntax</w:t>
      </w:r>
    </w:p>
    <w:p w14:paraId="07E1DCE4" w14:textId="77777777" w:rsidR="009C0ACA" w:rsidRPr="00E77497" w:rsidRDefault="009C0ACA" w:rsidP="00CB07B9">
      <w:r>
        <w:t>W</w:t>
      </w:r>
      <w:r w:rsidRPr="00E77497">
        <w:t xml:space="preserve">hen processing the production </w:t>
      </w:r>
      <w:r>
        <w:rPr>
          <w:rStyle w:val="bnf"/>
        </w:rPr>
        <w:t>PrimaryExpression</w:t>
      </w:r>
      <w:r w:rsidRPr="00E77497">
        <w:t xml:space="preserve"> </w:t>
      </w:r>
      <w:r w:rsidRPr="00E77497">
        <w:rPr>
          <w:b/>
        </w:rPr>
        <w:t>:</w:t>
      </w:r>
      <w:r w:rsidRPr="00E77497">
        <w:t xml:space="preserve"> </w:t>
      </w:r>
      <w:r w:rsidRPr="00307B89">
        <w:rPr>
          <w:rFonts w:ascii="Times New Roman" w:hAnsi="Times New Roman"/>
          <w:i/>
        </w:rPr>
        <w:t>CoverParenthesi</w:t>
      </w:r>
      <w:r w:rsidR="00CB07B9">
        <w:rPr>
          <w:rFonts w:ascii="Times New Roman" w:hAnsi="Times New Roman"/>
          <w:i/>
        </w:rPr>
        <w:t>s</w:t>
      </w:r>
      <w:r w:rsidRPr="00307B89">
        <w:rPr>
          <w:rFonts w:ascii="Times New Roman" w:hAnsi="Times New Roman"/>
          <w:i/>
        </w:rPr>
        <w:t>edExpressionAndArrowParameter</w:t>
      </w:r>
      <w:r w:rsidR="009C5E83">
        <w:rPr>
          <w:rFonts w:ascii="Times New Roman" w:hAnsi="Times New Roman"/>
          <w:i/>
        </w:rPr>
        <w:t>Li</w:t>
      </w:r>
      <w:r w:rsidRPr="00307B89">
        <w:rPr>
          <w:rFonts w:ascii="Times New Roman" w:hAnsi="Times New Roman"/>
          <w:i/>
        </w:rPr>
        <w:t>s</w:t>
      </w:r>
      <w:r w:rsidR="009C5E83">
        <w:rPr>
          <w:rFonts w:ascii="Times New Roman" w:hAnsi="Times New Roman"/>
          <w:i/>
        </w:rPr>
        <w:t>t</w:t>
      </w:r>
      <w:r w:rsidRPr="00967C9E">
        <w:rPr>
          <w:rStyle w:val="bnf"/>
        </w:rPr>
        <w:t xml:space="preserve"> </w:t>
      </w:r>
      <w:r w:rsidRPr="00E77497">
        <w:t xml:space="preserve">the following grammar is used to refine the interpretation of  </w:t>
      </w:r>
      <w:r w:rsidR="009F4A37" w:rsidRPr="00253B6F">
        <w:rPr>
          <w:rFonts w:ascii="Times New Roman" w:hAnsi="Times New Roman"/>
          <w:i/>
        </w:rPr>
        <w:t>CoverParenthesi</w:t>
      </w:r>
      <w:r w:rsidR="00CB07B9">
        <w:rPr>
          <w:rFonts w:ascii="Times New Roman" w:hAnsi="Times New Roman"/>
          <w:i/>
        </w:rPr>
        <w:t>s</w:t>
      </w:r>
      <w:r w:rsidR="009F4A37" w:rsidRPr="00253B6F">
        <w:rPr>
          <w:rFonts w:ascii="Times New Roman" w:hAnsi="Times New Roman"/>
          <w:i/>
        </w:rPr>
        <w:t>edExpressionAndArrowParameter</w:t>
      </w:r>
      <w:r w:rsidR="009C5E83">
        <w:rPr>
          <w:rFonts w:ascii="Times New Roman" w:hAnsi="Times New Roman"/>
          <w:i/>
        </w:rPr>
        <w:t>Li</w:t>
      </w:r>
      <w:r w:rsidR="009F4A37" w:rsidRPr="00253B6F">
        <w:rPr>
          <w:rFonts w:ascii="Times New Roman" w:hAnsi="Times New Roman"/>
          <w:i/>
        </w:rPr>
        <w:t>s</w:t>
      </w:r>
      <w:r w:rsidR="009C5E83">
        <w:rPr>
          <w:rFonts w:ascii="Times New Roman" w:hAnsi="Times New Roman"/>
          <w:i/>
        </w:rPr>
        <w:t>t</w:t>
      </w:r>
      <w:r w:rsidRPr="00E77497">
        <w:t>.</w:t>
      </w:r>
    </w:p>
    <w:p w14:paraId="7EE3C32F" w14:textId="77777777" w:rsidR="009C0ACA" w:rsidRPr="00E77497" w:rsidRDefault="009F4A37" w:rsidP="00CB07B9">
      <w:pPr>
        <w:pStyle w:val="SyntaxRule"/>
      </w:pPr>
      <w:r>
        <w:t>Parenthesi</w:t>
      </w:r>
      <w:r w:rsidR="00CB07B9">
        <w:t>s</w:t>
      </w:r>
      <w:r>
        <w:t>edExpression</w:t>
      </w:r>
      <w:r w:rsidR="009C0ACA" w:rsidRPr="00E77497">
        <w:t xml:space="preserve"> </w:t>
      </w:r>
      <w:r w:rsidR="009C0ACA" w:rsidRPr="00E77497">
        <w:rPr>
          <w:rFonts w:ascii="Arial" w:hAnsi="Arial"/>
          <w:b/>
          <w:i w:val="0"/>
        </w:rPr>
        <w:t>:</w:t>
      </w:r>
    </w:p>
    <w:p w14:paraId="02C3D04C" w14:textId="77777777" w:rsidR="009C0ACA" w:rsidRPr="00E77497" w:rsidRDefault="009C0ACA" w:rsidP="003C6E9D">
      <w:pPr>
        <w:pStyle w:val="SyntaxDefinition"/>
      </w:pPr>
      <w:r>
        <w:rPr>
          <w:rFonts w:ascii="Courier New" w:hAnsi="Courier New"/>
          <w:b/>
          <w:i w:val="0"/>
        </w:rPr>
        <w:t xml:space="preserve"> ( </w:t>
      </w:r>
      <w:r w:rsidR="003C6E9D">
        <w:t>Expression</w:t>
      </w:r>
      <w:r>
        <w:rPr>
          <w:rFonts w:ascii="Courier New" w:hAnsi="Courier New"/>
          <w:b/>
          <w:i w:val="0"/>
        </w:rPr>
        <w:t xml:space="preserve"> )</w:t>
      </w:r>
    </w:p>
    <w:p w14:paraId="2D1AAE94" w14:textId="77777777" w:rsidR="00865652" w:rsidRPr="001A49B2" w:rsidRDefault="00865652" w:rsidP="00865652">
      <w:pPr>
        <w:rPr>
          <w:rFonts w:ascii="Helvetica" w:hAnsi="Helvetica"/>
          <w:b/>
        </w:rPr>
      </w:pPr>
      <w:r w:rsidRPr="001A49B2">
        <w:rPr>
          <w:rFonts w:ascii="Helvetica" w:hAnsi="Helvetica"/>
          <w:b/>
        </w:rPr>
        <w:t>Static Semantics</w:t>
      </w:r>
    </w:p>
    <w:p w14:paraId="73A83BBB" w14:textId="77777777" w:rsidR="009F4A37" w:rsidRPr="00E77497" w:rsidRDefault="009F4A37" w:rsidP="00CB07B9">
      <w:pPr>
        <w:rPr>
          <w:rFonts w:ascii="Helvetica" w:hAnsi="Helvetica"/>
          <w:b/>
        </w:rPr>
      </w:pPr>
      <w:r w:rsidRPr="00E77497">
        <w:rPr>
          <w:rFonts w:ascii="Helvetica" w:hAnsi="Helvetica"/>
          <w:b/>
        </w:rPr>
        <w:t xml:space="preserve">Static Semantics:  </w:t>
      </w:r>
      <w:r>
        <w:rPr>
          <w:rFonts w:ascii="Helvetica" w:hAnsi="Helvetica"/>
          <w:b/>
          <w:lang w:eastAsia="en-US"/>
        </w:rPr>
        <w:t>Covered</w:t>
      </w:r>
      <w:r w:rsidRPr="009F4A37">
        <w:rPr>
          <w:rFonts w:ascii="Helvetica" w:hAnsi="Helvetica"/>
          <w:b/>
          <w:lang w:eastAsia="en-US"/>
        </w:rPr>
        <w:t>Parenthesi</w:t>
      </w:r>
      <w:r w:rsidR="00CB07B9">
        <w:rPr>
          <w:rFonts w:ascii="Helvetica" w:hAnsi="Helvetica"/>
          <w:b/>
          <w:lang w:eastAsia="en-US"/>
        </w:rPr>
        <w:t>s</w:t>
      </w:r>
      <w:r w:rsidRPr="009F4A37">
        <w:rPr>
          <w:rFonts w:ascii="Helvetica" w:hAnsi="Helvetica"/>
          <w:b/>
          <w:lang w:eastAsia="en-US"/>
        </w:rPr>
        <w:t>edExpression</w:t>
      </w:r>
    </w:p>
    <w:p w14:paraId="18086F38" w14:textId="77777777" w:rsidR="009F4A37" w:rsidRPr="00E77497" w:rsidRDefault="009F4A37" w:rsidP="00CB07B9">
      <w:pPr>
        <w:pStyle w:val="SyntaxRule"/>
        <w:spacing w:after="240"/>
      </w:pPr>
      <w:r>
        <w:t>CoverParenthesi</w:t>
      </w:r>
      <w:r w:rsidR="00CB07B9">
        <w:t>s</w:t>
      </w:r>
      <w:r>
        <w:t>edExpressionAndArrowParameter</w:t>
      </w:r>
      <w:r w:rsidR="009C5E83">
        <w:t>Li</w:t>
      </w:r>
      <w:r>
        <w:t>s</w:t>
      </w:r>
      <w:r w:rsidR="009C5E83">
        <w:t>t</w:t>
      </w:r>
      <w:r>
        <w:rPr>
          <w:i w:val="0"/>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Pr>
          <w:rFonts w:ascii="Courier New" w:hAnsi="Courier New"/>
          <w:b/>
          <w:i w:val="0"/>
        </w:rPr>
        <w:t xml:space="preserve"> </w:t>
      </w:r>
      <w:r w:rsidRPr="00E77497">
        <w:rPr>
          <w:rFonts w:ascii="Courier New" w:hAnsi="Courier New"/>
          <w:b/>
          <w:i w:val="0"/>
        </w:rPr>
        <w:t>)</w:t>
      </w:r>
    </w:p>
    <w:p w14:paraId="169F7B9B" w14:textId="77777777" w:rsidR="009F4A37" w:rsidRPr="002B49A4" w:rsidRDefault="009F4A37" w:rsidP="00CB07B9">
      <w:pPr>
        <w:pStyle w:val="Alg4"/>
        <w:numPr>
          <w:ilvl w:val="0"/>
          <w:numId w:val="956"/>
        </w:numPr>
        <w:spacing w:after="220"/>
        <w:contextualSpacing/>
      </w:pPr>
      <w:r w:rsidRPr="00A81EF0">
        <w:t xml:space="preserve">Return the result of parsing </w:t>
      </w:r>
      <w:r w:rsidRPr="002B49A4">
        <w:t xml:space="preserve">the lexical token stream matched by  </w:t>
      </w:r>
      <w:r w:rsidRPr="002B49A4">
        <w:rPr>
          <w:i/>
        </w:rPr>
        <w:t>CoverParenthesi</w:t>
      </w:r>
      <w:r w:rsidR="00CB07B9">
        <w:rPr>
          <w:i/>
        </w:rPr>
        <w:t>s</w:t>
      </w:r>
      <w:r w:rsidRPr="002B49A4">
        <w:rPr>
          <w:i/>
        </w:rPr>
        <w:t>edExpressionAndArrowParameter</w:t>
      </w:r>
      <w:r w:rsidR="009C5E83">
        <w:rPr>
          <w:i/>
        </w:rPr>
        <w:t>Li</w:t>
      </w:r>
      <w:r w:rsidRPr="002B49A4">
        <w:rPr>
          <w:i/>
        </w:rPr>
        <w:t>s</w:t>
      </w:r>
      <w:r w:rsidR="009C5E83">
        <w:rPr>
          <w:i/>
        </w:rPr>
        <w:t>t</w:t>
      </w:r>
      <w:r w:rsidR="00A81EF0" w:rsidRPr="00A81EF0">
        <w:t xml:space="preserve"> using </w:t>
      </w:r>
      <w:r w:rsidR="00A81EF0" w:rsidRPr="00A81EF0">
        <w:rPr>
          <w:i/>
        </w:rPr>
        <w:t>Parenthesi</w:t>
      </w:r>
      <w:r w:rsidR="00CB07B9">
        <w:rPr>
          <w:i/>
        </w:rPr>
        <w:t>s</w:t>
      </w:r>
      <w:r w:rsidR="00A81EF0" w:rsidRPr="00A81EF0">
        <w:rPr>
          <w:i/>
        </w:rPr>
        <w:t>edExpression</w:t>
      </w:r>
      <w:r w:rsidR="00A81EF0" w:rsidRPr="002B49A4">
        <w:t xml:space="preserve"> </w:t>
      </w:r>
      <w:r w:rsidR="00A81EF0" w:rsidRPr="00A81EF0">
        <w:t>as the goal symbol.</w:t>
      </w:r>
    </w:p>
    <w:p w14:paraId="7F55AEFD" w14:textId="77777777" w:rsidR="00865652" w:rsidRPr="002B49A4" w:rsidRDefault="00865652" w:rsidP="002B49A4">
      <w:pPr>
        <w:keepNext/>
        <w:jc w:val="left"/>
        <w:rPr>
          <w:i/>
        </w:rPr>
      </w:pPr>
      <w:r w:rsidRPr="00E77497">
        <w:rPr>
          <w:rFonts w:ascii="Helvetica" w:hAnsi="Helvetica"/>
          <w:b/>
        </w:rPr>
        <w:t xml:space="preserve">Static Semantics:  </w:t>
      </w:r>
      <w:r w:rsidRPr="00BD6E56">
        <w:rPr>
          <w:rFonts w:ascii="Helvetica" w:hAnsi="Helvetica"/>
          <w:b/>
          <w:lang w:eastAsia="en-US"/>
        </w:rPr>
        <w:t>IsValidSimpleAssignmentTarget</w:t>
      </w:r>
    </w:p>
    <w:p w14:paraId="15271D45" w14:textId="77777777" w:rsidR="00865652" w:rsidRPr="00E77497" w:rsidRDefault="00865652" w:rsidP="00865652">
      <w:pPr>
        <w:pStyle w:val="SyntaxRule"/>
      </w:pPr>
      <w:r w:rsidRPr="00E77497">
        <w:t xml:space="preserve">PrimaryExpression </w:t>
      </w:r>
      <w:r w:rsidRPr="00E77497">
        <w:rPr>
          <w:rFonts w:ascii="Arial" w:hAnsi="Arial" w:cs="Arial"/>
          <w:b/>
          <w:i w:val="0"/>
        </w:rPr>
        <w:t>:</w:t>
      </w:r>
    </w:p>
    <w:p w14:paraId="189A8F33" w14:textId="77777777" w:rsidR="00865652" w:rsidRPr="00E77497" w:rsidRDefault="00865652" w:rsidP="00865652">
      <w:pPr>
        <w:pStyle w:val="SyntaxDefinition"/>
        <w:rPr>
          <w:rFonts w:ascii="Courier New" w:hAnsi="Courier New"/>
          <w:b/>
          <w:i w:val="0"/>
        </w:rPr>
      </w:pPr>
      <w:r w:rsidRPr="00E77497">
        <w:rPr>
          <w:rFonts w:ascii="Courier New" w:hAnsi="Courier New"/>
          <w:b/>
          <w:i w:val="0"/>
        </w:rPr>
        <w:t>this</w:t>
      </w:r>
      <w:r w:rsidRPr="00E77497">
        <w:br/>
        <w:t>Literal</w:t>
      </w:r>
      <w:r w:rsidRPr="00E77497">
        <w:br/>
        <w:t>Array</w:t>
      </w:r>
      <w:r>
        <w:t>Initialiser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p>
    <w:p w14:paraId="7C7454AA" w14:textId="77777777" w:rsidR="00865652" w:rsidRPr="00E77497" w:rsidRDefault="00865652" w:rsidP="00865652">
      <w:pPr>
        <w:pStyle w:val="Alg4"/>
        <w:numPr>
          <w:ilvl w:val="0"/>
          <w:numId w:val="733"/>
        </w:numPr>
        <w:spacing w:after="220"/>
        <w:contextualSpacing/>
      </w:pPr>
      <w:r w:rsidRPr="00E77497">
        <w:t xml:space="preserve">Return </w:t>
      </w:r>
      <w:r w:rsidRPr="00BD6E56">
        <w:rPr>
          <w:b/>
        </w:rPr>
        <w:t>false</w:t>
      </w:r>
      <w:r w:rsidRPr="00E77497">
        <w:t>.</w:t>
      </w:r>
    </w:p>
    <w:p w14:paraId="15E1065B" w14:textId="77777777" w:rsidR="00865652" w:rsidRPr="00E77497" w:rsidRDefault="00865652" w:rsidP="00865652">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344428">
        <w:rPr>
          <w:rFonts w:ascii="Times New Roman" w:hAnsi="Times New Roman"/>
          <w:i/>
        </w:rPr>
        <w:t>Identifier</w:t>
      </w:r>
    </w:p>
    <w:p w14:paraId="74BD89A0" w14:textId="77777777" w:rsidR="00865652" w:rsidRDefault="00865652" w:rsidP="002A4272">
      <w:pPr>
        <w:pStyle w:val="Alg4"/>
        <w:numPr>
          <w:ilvl w:val="0"/>
          <w:numId w:val="1071"/>
        </w:numPr>
        <w:spacing w:after="220"/>
        <w:contextualSpacing/>
      </w:pPr>
      <w:r>
        <w:t>I</w:t>
      </w:r>
      <w:r w:rsidRPr="00344428">
        <w:t>f th</w:t>
      </w:r>
      <w:r>
        <w:t>is</w:t>
      </w:r>
      <w:r w:rsidRPr="00344428">
        <w:t xml:space="preserve"> </w:t>
      </w:r>
      <w:r w:rsidRPr="00344428">
        <w:rPr>
          <w:i/>
        </w:rPr>
        <w:t xml:space="preserve">PrimaryExpression </w:t>
      </w:r>
      <w:r w:rsidRPr="00344428">
        <w:t>is contained in strict code</w:t>
      </w:r>
      <w:r w:rsidR="002A4272">
        <w:t xml:space="preserve"> </w:t>
      </w:r>
      <w:r>
        <w:t>and StringValue of</w:t>
      </w:r>
      <w:r w:rsidRPr="00344428">
        <w:t xml:space="preserve"> </w:t>
      </w:r>
      <w:r w:rsidRPr="00344428">
        <w:rPr>
          <w:i/>
        </w:rPr>
        <w:t>Identifier</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p>
    <w:p w14:paraId="2655C4A6" w14:textId="77777777" w:rsidR="00865652" w:rsidRPr="00E77497" w:rsidRDefault="00865652" w:rsidP="002A4272">
      <w:pPr>
        <w:pStyle w:val="Alg4"/>
        <w:numPr>
          <w:ilvl w:val="0"/>
          <w:numId w:val="1071"/>
        </w:numPr>
        <w:spacing w:after="220"/>
        <w:contextualSpacing/>
      </w:pPr>
      <w:r w:rsidRPr="00E77497">
        <w:t xml:space="preserve">Return </w:t>
      </w:r>
      <w:r>
        <w:rPr>
          <w:b/>
        </w:rPr>
        <w:t>true</w:t>
      </w:r>
      <w:r w:rsidRPr="00E77497">
        <w:t>.</w:t>
      </w:r>
    </w:p>
    <w:p w14:paraId="4365E228" w14:textId="77777777" w:rsidR="00865652" w:rsidRPr="00E77497" w:rsidRDefault="00865652"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00A81EF0" w:rsidRPr="006E6733">
        <w:rPr>
          <w:rFonts w:ascii="Times New Roman" w:hAnsi="Times New Roman"/>
          <w:i/>
        </w:rPr>
        <w:t>CoverParenthesi</w:t>
      </w:r>
      <w:r w:rsidR="00CB07B9">
        <w:rPr>
          <w:rFonts w:ascii="Times New Roman" w:hAnsi="Times New Roman"/>
          <w:i/>
        </w:rPr>
        <w:t>s</w:t>
      </w:r>
      <w:r w:rsidR="00A81EF0" w:rsidRPr="006E6733">
        <w:rPr>
          <w:rFonts w:ascii="Times New Roman" w:hAnsi="Times New Roman"/>
          <w:i/>
        </w:rPr>
        <w:t>edExpressionAndArrowParameterList</w:t>
      </w:r>
    </w:p>
    <w:p w14:paraId="36A1E7CE" w14:textId="77777777" w:rsidR="00A81EF0" w:rsidRDefault="00A81EF0" w:rsidP="00CB07B9">
      <w:pPr>
        <w:pStyle w:val="Alg4"/>
        <w:numPr>
          <w:ilvl w:val="0"/>
          <w:numId w:val="960"/>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14:paraId="7C46AA6A" w14:textId="77777777" w:rsidR="00865652" w:rsidRPr="00E77497" w:rsidRDefault="00865652" w:rsidP="00865652">
      <w:pPr>
        <w:pStyle w:val="Alg4"/>
        <w:numPr>
          <w:ilvl w:val="0"/>
          <w:numId w:val="960"/>
        </w:numPr>
        <w:spacing w:after="220"/>
        <w:contextualSpacing/>
      </w:pPr>
      <w:r w:rsidRPr="00E77497">
        <w:t>Return</w:t>
      </w:r>
      <w:r>
        <w:t xml:space="preserve"> IsValidSimpleAssignmentTarge</w:t>
      </w:r>
      <w:r w:rsidR="0043620C">
        <w:t>t</w:t>
      </w:r>
      <w:r>
        <w:t xml:space="preserve"> of </w:t>
      </w:r>
      <w:r w:rsidR="00A81EF0">
        <w:rPr>
          <w:i/>
        </w:rPr>
        <w:t>expr</w:t>
      </w:r>
      <w:r w:rsidRPr="00E77497">
        <w:t>.</w:t>
      </w:r>
    </w:p>
    <w:p w14:paraId="3E04A9E1" w14:textId="77777777" w:rsidR="004C02EF" w:rsidRPr="00E77497" w:rsidRDefault="004C02EF" w:rsidP="00D148E9">
      <w:pPr>
        <w:pStyle w:val="30"/>
      </w:pPr>
      <w:bookmarkStart w:id="2683" w:name="_Ref366133615"/>
      <w:bookmarkStart w:id="2684" w:name="_Toc366141867"/>
      <w:r w:rsidRPr="00E77497">
        <w:t xml:space="preserve">The </w:t>
      </w:r>
      <w:r w:rsidRPr="00E77497">
        <w:rPr>
          <w:rFonts w:ascii="Courier New" w:hAnsi="Courier New"/>
        </w:rPr>
        <w:t>this</w:t>
      </w:r>
      <w:r w:rsidRPr="00E77497">
        <w:t xml:space="preserve"> Keywor</w:t>
      </w:r>
      <w:bookmarkEnd w:id="2669"/>
      <w:bookmarkEnd w:id="2670"/>
      <w:bookmarkEnd w:id="2671"/>
      <w:bookmarkEnd w:id="2672"/>
      <w:bookmarkEnd w:id="2673"/>
      <w:bookmarkEnd w:id="2674"/>
      <w:bookmarkEnd w:id="2675"/>
      <w:bookmarkEnd w:id="2676"/>
      <w:bookmarkEnd w:id="2677"/>
      <w:r w:rsidRPr="00E77497">
        <w:t>d</w:t>
      </w:r>
      <w:bookmarkEnd w:id="2678"/>
      <w:bookmarkEnd w:id="2679"/>
      <w:bookmarkEnd w:id="2680"/>
      <w:bookmarkEnd w:id="2681"/>
      <w:bookmarkEnd w:id="2682"/>
      <w:bookmarkEnd w:id="2683"/>
      <w:bookmarkEnd w:id="2684"/>
    </w:p>
    <w:p w14:paraId="53F602DD" w14:textId="77777777" w:rsidR="00191CB8" w:rsidRPr="00E77497" w:rsidRDefault="00191CB8" w:rsidP="00191CB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1FD8C83B" w14:textId="77777777" w:rsidR="003A3B8E" w:rsidRPr="004D1BD1" w:rsidRDefault="003A3B8E" w:rsidP="00120381">
      <w:pPr>
        <w:pStyle w:val="SyntaxRule"/>
        <w:spacing w:after="240"/>
      </w:pPr>
      <w:r w:rsidRPr="00E77497">
        <w:t xml:space="preserve">PrimaryExpression </w:t>
      </w:r>
      <w:r w:rsidRPr="00120381">
        <w:rPr>
          <w:rFonts w:ascii="Arial" w:hAnsi="Arial" w:cs="Arial"/>
          <w:b/>
          <w:i w:val="0"/>
        </w:rPr>
        <w:t>:</w:t>
      </w:r>
      <w:r w:rsidR="001A7CB6" w:rsidRPr="00120381">
        <w:rPr>
          <w:rFonts w:ascii="Arial" w:hAnsi="Arial" w:cs="Arial"/>
          <w:b/>
          <w:i w:val="0"/>
        </w:rPr>
        <w:t xml:space="preserve">  </w:t>
      </w:r>
      <w:r w:rsidRPr="00120381">
        <w:rPr>
          <w:rFonts w:ascii="Courier New" w:hAnsi="Courier New"/>
          <w:b/>
          <w:i w:val="0"/>
        </w:rPr>
        <w:t>this</w:t>
      </w:r>
      <w:r w:rsidRPr="004D1BD1">
        <w:t xml:space="preserve"> </w:t>
      </w:r>
    </w:p>
    <w:p w14:paraId="5A864125" w14:textId="77777777" w:rsidR="00141C64" w:rsidRPr="00E77497" w:rsidRDefault="00141C64" w:rsidP="00965ABF">
      <w:pPr>
        <w:pStyle w:val="Alg4"/>
        <w:numPr>
          <w:ilvl w:val="0"/>
          <w:numId w:val="787"/>
        </w:numPr>
        <w:spacing w:after="120"/>
      </w:pPr>
      <w:r>
        <w:t xml:space="preserve">Return the </w:t>
      </w:r>
      <w:r w:rsidRPr="00E77497">
        <w:t xml:space="preserve">result of calling the </w:t>
      </w:r>
      <w:r w:rsidR="00965ABF" w:rsidRPr="00DD7AA6">
        <w:t>ThisResolution</w:t>
      </w:r>
      <w:r w:rsidR="00965ABF" w:rsidRPr="00E77497">
        <w:t xml:space="preserve"> </w:t>
      </w:r>
      <w:r w:rsidR="00965ABF">
        <w:t>abstract operation</w:t>
      </w:r>
      <w:r w:rsidRPr="00E77497">
        <w:t>.</w:t>
      </w:r>
    </w:p>
    <w:p w14:paraId="6B7E0DBE" w14:textId="77777777" w:rsidR="004C02EF" w:rsidRPr="006B6D0A" w:rsidRDefault="004C02EF" w:rsidP="00D148E9">
      <w:pPr>
        <w:pStyle w:val="30"/>
      </w:pPr>
      <w:bookmarkStart w:id="2685" w:name="_Toc375031164"/>
      <w:bookmarkStart w:id="2686" w:name="_Toc381513678"/>
      <w:bookmarkStart w:id="2687" w:name="_Toc382202822"/>
      <w:bookmarkStart w:id="2688" w:name="_Toc382203042"/>
      <w:bookmarkStart w:id="2689" w:name="_Toc382212200"/>
      <w:bookmarkStart w:id="2690" w:name="_Toc382212439"/>
      <w:bookmarkStart w:id="2691" w:name="_Toc382291545"/>
      <w:bookmarkStart w:id="2692" w:name="_Toc385672184"/>
      <w:bookmarkStart w:id="2693" w:name="_Toc393690279"/>
      <w:bookmarkStart w:id="2694" w:name="_Ref405883026"/>
      <w:bookmarkStart w:id="2695" w:name="_Ref421417488"/>
      <w:bookmarkStart w:id="2696" w:name="_Ref424531495"/>
      <w:bookmarkStart w:id="2697" w:name="_Ref424535502"/>
      <w:bookmarkStart w:id="2698" w:name="_Toc472818816"/>
      <w:bookmarkStart w:id="2699" w:name="_Toc235503390"/>
      <w:bookmarkStart w:id="2700" w:name="_Toc241509165"/>
      <w:bookmarkStart w:id="2701" w:name="_Toc244416652"/>
      <w:bookmarkStart w:id="2702" w:name="_Toc276631016"/>
      <w:bookmarkStart w:id="2703" w:name="_Toc366141868"/>
      <w:r w:rsidRPr="006B6D0A">
        <w:t>Identifier Referenc</w:t>
      </w:r>
      <w:bookmarkStart w:id="2704" w:name="_Toc382202823"/>
      <w:bookmarkStart w:id="2705" w:name="_Toc382203043"/>
      <w:bookmarkEnd w:id="2685"/>
      <w:bookmarkEnd w:id="2686"/>
      <w:bookmarkEnd w:id="2687"/>
      <w:bookmarkEnd w:id="2688"/>
      <w:bookmarkEnd w:id="2689"/>
      <w:bookmarkEnd w:id="2690"/>
      <w:bookmarkEnd w:id="2691"/>
      <w:bookmarkEnd w:id="2692"/>
      <w:bookmarkEnd w:id="2693"/>
      <w:bookmarkEnd w:id="2694"/>
      <w:bookmarkEnd w:id="2695"/>
      <w:bookmarkEnd w:id="2704"/>
      <w:bookmarkEnd w:id="2705"/>
      <w:r w:rsidRPr="006B6D0A">
        <w:t>e</w:t>
      </w:r>
      <w:bookmarkEnd w:id="2696"/>
      <w:bookmarkEnd w:id="2697"/>
      <w:bookmarkEnd w:id="2698"/>
      <w:bookmarkEnd w:id="2699"/>
      <w:bookmarkEnd w:id="2700"/>
      <w:bookmarkEnd w:id="2701"/>
      <w:bookmarkEnd w:id="2702"/>
      <w:bookmarkEnd w:id="2703"/>
    </w:p>
    <w:p w14:paraId="5DE2220A" w14:textId="77777777" w:rsidR="004B1323" w:rsidRPr="00E77497" w:rsidRDefault="004B1323" w:rsidP="004B1323">
      <w:pPr>
        <w:keepNext/>
        <w:rPr>
          <w:rFonts w:ascii="Helvetica" w:hAnsi="Helvetica"/>
          <w:b/>
        </w:rPr>
      </w:pPr>
      <w:commentRangeStart w:id="2706"/>
      <w:r w:rsidRPr="00E77497">
        <w:rPr>
          <w:rFonts w:ascii="Helvetica" w:hAnsi="Helvetica"/>
          <w:b/>
        </w:rPr>
        <w:t xml:space="preserve">Runtime Semantics: </w:t>
      </w:r>
      <w:r w:rsidRPr="00E77497">
        <w:rPr>
          <w:rFonts w:ascii="Helvetica" w:hAnsi="Helvetica"/>
          <w:b/>
          <w:spacing w:val="6"/>
        </w:rPr>
        <w:t>Evaluation</w:t>
      </w:r>
      <w:commentRangeEnd w:id="2706"/>
      <w:r w:rsidR="005D484B">
        <w:rPr>
          <w:rStyle w:val="af6"/>
        </w:rPr>
        <w:commentReference w:id="2706"/>
      </w:r>
    </w:p>
    <w:p w14:paraId="4740C8C0" w14:textId="77777777" w:rsidR="004B1323" w:rsidRPr="004D1BD1" w:rsidRDefault="004B1323" w:rsidP="004B1323">
      <w:pPr>
        <w:pStyle w:val="SyntaxRule"/>
        <w:spacing w:after="240"/>
      </w:pPr>
      <w:r w:rsidRPr="00E77497">
        <w:t xml:space="preserve">PrimaryExpression </w:t>
      </w:r>
      <w:r w:rsidRPr="00120381">
        <w:rPr>
          <w:rFonts w:ascii="Arial" w:hAnsi="Arial" w:cs="Arial"/>
          <w:b/>
          <w:i w:val="0"/>
        </w:rPr>
        <w:t xml:space="preserve">:  </w:t>
      </w:r>
      <w:r w:rsidRPr="004B1323">
        <w:t>Identifier</w:t>
      </w:r>
      <w:r w:rsidRPr="004D1BD1">
        <w:t xml:space="preserve"> </w:t>
      </w:r>
    </w:p>
    <w:p w14:paraId="1B6255E7" w14:textId="77777777" w:rsidR="00A9238D" w:rsidRPr="00E77497" w:rsidRDefault="00A9238D" w:rsidP="00EE77CB">
      <w:pPr>
        <w:pStyle w:val="Alg4"/>
        <w:numPr>
          <w:ilvl w:val="0"/>
          <w:numId w:val="47"/>
        </w:numPr>
        <w:spacing w:after="220"/>
        <w:contextualSpacing/>
      </w:pPr>
      <w:r w:rsidRPr="00E77497">
        <w:t xml:space="preserve">Let </w:t>
      </w:r>
      <w:r>
        <w:rPr>
          <w:i/>
        </w:rPr>
        <w:t>ref</w:t>
      </w:r>
      <w:r w:rsidRPr="00E77497">
        <w:t xml:space="preserve"> be the </w:t>
      </w:r>
      <w:r>
        <w:t xml:space="preserve">result of </w:t>
      </w:r>
      <w:r w:rsidRPr="00A9238D">
        <w:t xml:space="preserve">performing Identifier Resolution as specified in </w:t>
      </w:r>
      <w:r w:rsidR="00A51D25">
        <w:fldChar w:fldCharType="begin"/>
      </w:r>
      <w:r w:rsidR="00A51D25">
        <w:instrText xml:space="preserve"> REF _Ref365546585 \r \h </w:instrText>
      </w:r>
      <w:r w:rsidR="00A51D25">
        <w:fldChar w:fldCharType="separate"/>
      </w:r>
      <w:r w:rsidR="00083CEC">
        <w:t>8.3.1</w:t>
      </w:r>
      <w:r w:rsidR="00A51D25">
        <w:fldChar w:fldCharType="end"/>
      </w:r>
      <w:r w:rsidRPr="00A9238D">
        <w:t xml:space="preserve"> using the </w:t>
      </w:r>
      <w:r w:rsidRPr="00A9238D">
        <w:rPr>
          <w:i/>
        </w:rPr>
        <w:t>IdentifierName</w:t>
      </w:r>
      <w:r w:rsidRPr="00A9238D">
        <w:t xml:space="preserve"> corresponding to </w:t>
      </w:r>
      <w:r w:rsidRPr="00A9238D">
        <w:rPr>
          <w:i/>
        </w:rPr>
        <w:t>Identifier</w:t>
      </w:r>
      <w:r w:rsidRPr="00E77497">
        <w:t>.</w:t>
      </w:r>
    </w:p>
    <w:p w14:paraId="268644D4" w14:textId="77777777" w:rsidR="00A9238D" w:rsidRPr="00E77497" w:rsidRDefault="00A9238D" w:rsidP="00A9238D">
      <w:pPr>
        <w:pStyle w:val="Alg4"/>
        <w:numPr>
          <w:ilvl w:val="0"/>
          <w:numId w:val="47"/>
        </w:numPr>
        <w:spacing w:after="220"/>
        <w:contextualSpacing/>
      </w:pPr>
      <w:r w:rsidRPr="00E77497">
        <w:t xml:space="preserve">Return </w:t>
      </w:r>
      <w:r>
        <w:rPr>
          <w:i/>
        </w:rPr>
        <w:t>ref</w:t>
      </w:r>
      <w:r w:rsidRPr="00E77497">
        <w:t>.</w:t>
      </w:r>
    </w:p>
    <w:p w14:paraId="080B3E8E" w14:textId="77777777" w:rsidR="004C02EF" w:rsidRPr="005D449B" w:rsidRDefault="00A9238D" w:rsidP="004C02EF">
      <w:pPr>
        <w:rPr>
          <w:sz w:val="18"/>
          <w:szCs w:val="18"/>
        </w:rPr>
      </w:pPr>
      <w:r w:rsidRPr="005D449B">
        <w:rPr>
          <w:sz w:val="18"/>
          <w:szCs w:val="18"/>
        </w:rPr>
        <w:t>NOTE:</w:t>
      </w:r>
      <w:r w:rsidRPr="005D449B">
        <w:rPr>
          <w:sz w:val="18"/>
          <w:szCs w:val="18"/>
        </w:rPr>
        <w:tab/>
      </w:r>
      <w:r w:rsidR="004C02EF" w:rsidRPr="005D449B">
        <w:rPr>
          <w:sz w:val="18"/>
          <w:szCs w:val="18"/>
        </w:rPr>
        <w:t xml:space="preserve">The result of evaluating an </w:t>
      </w:r>
      <w:r w:rsidR="004C02EF" w:rsidRPr="005D449B">
        <w:rPr>
          <w:rStyle w:val="bnf"/>
          <w:sz w:val="18"/>
          <w:szCs w:val="18"/>
        </w:rPr>
        <w:t>Identifier</w:t>
      </w:r>
      <w:r w:rsidR="004C02EF" w:rsidRPr="005D449B">
        <w:rPr>
          <w:sz w:val="18"/>
          <w:szCs w:val="18"/>
        </w:rPr>
        <w:t xml:space="preserve"> is always a value of type Reference.</w:t>
      </w:r>
      <w:bookmarkStart w:id="2707" w:name="_Toc375031165"/>
      <w:bookmarkStart w:id="2708" w:name="_Toc381513679"/>
      <w:bookmarkStart w:id="2709" w:name="_Toc382202824"/>
      <w:bookmarkStart w:id="2710" w:name="_Toc382203044"/>
      <w:bookmarkStart w:id="2711" w:name="_Toc382212201"/>
      <w:bookmarkStart w:id="2712" w:name="_Toc382212440"/>
      <w:bookmarkStart w:id="2713" w:name="_Toc382291546"/>
      <w:bookmarkStart w:id="2714" w:name="_Toc385672185"/>
      <w:bookmarkStart w:id="2715" w:name="_Toc393690280"/>
    </w:p>
    <w:p w14:paraId="326B7047" w14:textId="77777777" w:rsidR="004C02EF" w:rsidRPr="00E77497" w:rsidRDefault="004C02EF" w:rsidP="00D148E9">
      <w:pPr>
        <w:pStyle w:val="30"/>
      </w:pPr>
      <w:bookmarkStart w:id="2716" w:name="_Toc472818817"/>
      <w:bookmarkStart w:id="2717" w:name="_Toc235503391"/>
      <w:bookmarkStart w:id="2718" w:name="_Toc241509166"/>
      <w:bookmarkStart w:id="2719" w:name="_Toc244416653"/>
      <w:bookmarkStart w:id="2720" w:name="_Toc276631017"/>
      <w:bookmarkStart w:id="2721" w:name="_Toc366141869"/>
      <w:r w:rsidRPr="00E77497">
        <w:t>Literal</w:t>
      </w:r>
      <w:r w:rsidR="00305A10">
        <w:t>s</w:t>
      </w:r>
      <w:bookmarkEnd w:id="2721"/>
      <w:r w:rsidRPr="00E77497">
        <w:t xml:space="preserve"> </w:t>
      </w:r>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p>
    <w:p w14:paraId="5EBF3174" w14:textId="77777777" w:rsidR="004B1323" w:rsidRPr="003B4312" w:rsidRDefault="004B1323" w:rsidP="004B1323">
      <w:pPr>
        <w:pStyle w:val="Syntax"/>
      </w:pPr>
      <w:r w:rsidRPr="004D1BD1">
        <w:t>Syntax</w:t>
      </w:r>
    </w:p>
    <w:p w14:paraId="67D90AED" w14:textId="77777777" w:rsidR="004B1323" w:rsidRPr="00E77497" w:rsidRDefault="004B1323" w:rsidP="004B1323">
      <w:pPr>
        <w:pStyle w:val="SyntaxRule"/>
      </w:pPr>
      <w:r w:rsidRPr="00E77497">
        <w:t xml:space="preserve">Literal </w:t>
      </w:r>
      <w:r w:rsidRPr="00E77497">
        <w:rPr>
          <w:rFonts w:ascii="Arial" w:hAnsi="Arial" w:cs="Arial"/>
          <w:b/>
          <w:i w:val="0"/>
        </w:rPr>
        <w:t>:</w:t>
      </w:r>
    </w:p>
    <w:p w14:paraId="0C85137F" w14:textId="77777777" w:rsidR="004B1323" w:rsidRPr="00E77497" w:rsidRDefault="004B1323" w:rsidP="004B1323">
      <w:pPr>
        <w:pStyle w:val="SyntaxDefinition"/>
      </w:pPr>
      <w:r w:rsidRPr="00E77497">
        <w:t>NullLiteral</w:t>
      </w:r>
      <w:r w:rsidRPr="00E77497">
        <w:br/>
        <w:t>ValueLiteral</w:t>
      </w:r>
    </w:p>
    <w:p w14:paraId="6849AA1A" w14:textId="77777777" w:rsidR="004B1323" w:rsidRPr="00E77497" w:rsidRDefault="004B1323" w:rsidP="004B1323">
      <w:pPr>
        <w:pStyle w:val="SyntaxRule"/>
      </w:pPr>
      <w:r w:rsidRPr="00E77497">
        <w:t xml:space="preserve">ValueLiteral </w:t>
      </w:r>
      <w:r w:rsidRPr="00E77497">
        <w:rPr>
          <w:rFonts w:ascii="Arial" w:hAnsi="Arial" w:cs="Arial"/>
          <w:b/>
          <w:i w:val="0"/>
        </w:rPr>
        <w:t>:</w:t>
      </w:r>
    </w:p>
    <w:p w14:paraId="6D0FA5C6" w14:textId="77777777" w:rsidR="004B1323" w:rsidRPr="00E77497" w:rsidRDefault="004B1323" w:rsidP="004B1323">
      <w:pPr>
        <w:pStyle w:val="SyntaxDefinition"/>
      </w:pPr>
      <w:r w:rsidRPr="00E77497">
        <w:t>BooleanLiteral</w:t>
      </w:r>
      <w:r w:rsidRPr="00E77497">
        <w:br/>
        <w:t>NumericLiteral</w:t>
      </w:r>
      <w:r w:rsidRPr="00E77497">
        <w:br/>
        <w:t xml:space="preserve">StringLiteral </w:t>
      </w:r>
    </w:p>
    <w:p w14:paraId="0C578037" w14:textId="77777777" w:rsidR="004B1323" w:rsidRPr="001A49B2" w:rsidRDefault="004B1323" w:rsidP="004B1323">
      <w:pPr>
        <w:rPr>
          <w:rFonts w:ascii="Helvetica" w:hAnsi="Helvetica"/>
          <w:b/>
        </w:rPr>
      </w:pPr>
      <w:r w:rsidRPr="001A49B2">
        <w:rPr>
          <w:rFonts w:ascii="Helvetica" w:hAnsi="Helvetica"/>
          <w:b/>
        </w:rPr>
        <w:t>Runtime Semantics</w:t>
      </w:r>
    </w:p>
    <w:p w14:paraId="13DE6505" w14:textId="77777777" w:rsidR="004B1323" w:rsidRPr="00E77497" w:rsidRDefault="004B1323" w:rsidP="004B132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55D63CA5" w14:textId="77777777" w:rsidR="004B1323" w:rsidRPr="004D1BD1" w:rsidRDefault="004B1323" w:rsidP="004B1323">
      <w:pPr>
        <w:pStyle w:val="SyntaxRule"/>
        <w:spacing w:after="240"/>
      </w:pPr>
      <w:r>
        <w:t xml:space="preserve">Literal </w:t>
      </w:r>
      <w:r w:rsidR="00D6560A">
        <w:t xml:space="preserve"> </w:t>
      </w:r>
      <w:r w:rsidRPr="00120381">
        <w:rPr>
          <w:rFonts w:ascii="Arial" w:hAnsi="Arial" w:cs="Arial"/>
          <w:b/>
          <w:i w:val="0"/>
        </w:rPr>
        <w:t xml:space="preserve">:  </w:t>
      </w:r>
      <w:r>
        <w:t>NullLiteral</w:t>
      </w:r>
      <w:r w:rsidRPr="004D1BD1">
        <w:t xml:space="preserve"> </w:t>
      </w:r>
    </w:p>
    <w:p w14:paraId="16E158E4" w14:textId="77777777" w:rsidR="004B1323" w:rsidRPr="00E77497" w:rsidRDefault="004B1323" w:rsidP="004B1323">
      <w:pPr>
        <w:pStyle w:val="Alg4"/>
        <w:numPr>
          <w:ilvl w:val="0"/>
          <w:numId w:val="818"/>
        </w:numPr>
        <w:spacing w:after="220"/>
        <w:contextualSpacing/>
      </w:pPr>
      <w:r w:rsidRPr="00E77497">
        <w:t xml:space="preserve">Return </w:t>
      </w:r>
      <w:r w:rsidRPr="004B1323">
        <w:rPr>
          <w:b/>
        </w:rPr>
        <w:t>null</w:t>
      </w:r>
      <w:r w:rsidRPr="00E77497">
        <w:t>.</w:t>
      </w:r>
    </w:p>
    <w:p w14:paraId="5E1BD939" w14:textId="77777777" w:rsidR="00D6560A" w:rsidRPr="004D1BD1" w:rsidRDefault="00D6560A" w:rsidP="00D6560A">
      <w:pPr>
        <w:pStyle w:val="SyntaxRule"/>
        <w:spacing w:after="240"/>
      </w:pPr>
      <w:r>
        <w:t xml:space="preserve">ValueLiteral  </w:t>
      </w:r>
      <w:r w:rsidRPr="00120381">
        <w:rPr>
          <w:rFonts w:ascii="Arial" w:hAnsi="Arial" w:cs="Arial"/>
          <w:b/>
          <w:i w:val="0"/>
        </w:rPr>
        <w:t xml:space="preserve">:  </w:t>
      </w:r>
      <w:r>
        <w:t>BooleanLiteral</w:t>
      </w:r>
      <w:r w:rsidRPr="004D1BD1">
        <w:t xml:space="preserve"> </w:t>
      </w:r>
    </w:p>
    <w:p w14:paraId="6D695AF6" w14:textId="77777777" w:rsidR="00D6560A" w:rsidRDefault="00D6560A" w:rsidP="00926405">
      <w:pPr>
        <w:pStyle w:val="Alg4"/>
        <w:numPr>
          <w:ilvl w:val="0"/>
          <w:numId w:val="914"/>
        </w:numPr>
        <w:spacing w:after="220"/>
        <w:contextualSpacing/>
      </w:pPr>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p>
    <w:p w14:paraId="7DD387D9" w14:textId="77777777" w:rsidR="00D6560A" w:rsidRPr="00D6560A" w:rsidRDefault="00D6560A" w:rsidP="00926405">
      <w:pPr>
        <w:pStyle w:val="Alg4"/>
        <w:numPr>
          <w:ilvl w:val="0"/>
          <w:numId w:val="914"/>
        </w:numPr>
        <w:spacing w:after="220"/>
        <w:contextualSpacing/>
      </w:pPr>
      <w:r>
        <w:t xml:space="preserve">Return </w:t>
      </w:r>
      <w:r w:rsidRPr="00D6560A">
        <w:rPr>
          <w:b/>
        </w:rPr>
        <w:t>true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p>
    <w:p w14:paraId="370F9308" w14:textId="77777777" w:rsidR="00D6560A" w:rsidRPr="004D1BD1" w:rsidRDefault="00D6560A" w:rsidP="00D6560A">
      <w:pPr>
        <w:pStyle w:val="SyntaxRule"/>
        <w:spacing w:after="240"/>
      </w:pPr>
      <w:r>
        <w:t xml:space="preserve">ValueLiteral  </w:t>
      </w:r>
      <w:r w:rsidRPr="00120381">
        <w:rPr>
          <w:rFonts w:ascii="Arial" w:hAnsi="Arial" w:cs="Arial"/>
          <w:b/>
          <w:i w:val="0"/>
        </w:rPr>
        <w:t xml:space="preserve">: </w:t>
      </w:r>
      <w:r>
        <w:t>NumericLiteral</w:t>
      </w:r>
      <w:r w:rsidRPr="004D1BD1">
        <w:t xml:space="preserve"> </w:t>
      </w:r>
    </w:p>
    <w:p w14:paraId="6B8875D7" w14:textId="77777777" w:rsidR="00D6560A" w:rsidRPr="00E77497" w:rsidRDefault="00D6560A" w:rsidP="00D6560A">
      <w:pPr>
        <w:pStyle w:val="Alg4"/>
        <w:numPr>
          <w:ilvl w:val="0"/>
          <w:numId w:val="821"/>
        </w:numPr>
        <w:spacing w:after="220"/>
        <w:contextualSpacing/>
      </w:pPr>
      <w:r w:rsidRPr="00E77497">
        <w:t xml:space="preserve">Return </w:t>
      </w:r>
      <w:r>
        <w:t>the</w:t>
      </w:r>
      <w:r w:rsidR="00305A10">
        <w:t xml:space="preserve"> number whose value is </w:t>
      </w:r>
      <w:r>
        <w:t xml:space="preserve"> MV of </w:t>
      </w:r>
      <w:r>
        <w:rPr>
          <w:i/>
        </w:rPr>
        <w:t>Numeric</w:t>
      </w:r>
      <w:r w:rsidRPr="004B1323">
        <w:rPr>
          <w:i/>
        </w:rPr>
        <w:t>Literal</w:t>
      </w:r>
      <w:r>
        <w:t xml:space="preserve"> as defined in </w:t>
      </w:r>
      <w:r w:rsidR="00DF732B">
        <w:fldChar w:fldCharType="begin"/>
      </w:r>
      <w:r w:rsidR="00DF732B">
        <w:instrText xml:space="preserve"> REF _Ref424530746 \r \h </w:instrText>
      </w:r>
      <w:r w:rsidR="00DF732B">
        <w:fldChar w:fldCharType="separate"/>
      </w:r>
      <w:r w:rsidR="00083CEC">
        <w:t>11.8.3</w:t>
      </w:r>
      <w:r w:rsidR="00DF732B">
        <w:fldChar w:fldCharType="end"/>
      </w:r>
      <w:r w:rsidRPr="00E77497">
        <w:t>.</w:t>
      </w:r>
    </w:p>
    <w:p w14:paraId="6D1DB46F" w14:textId="77777777" w:rsidR="00D6560A" w:rsidRPr="004D1BD1" w:rsidRDefault="00D6560A" w:rsidP="00D6560A">
      <w:pPr>
        <w:pStyle w:val="SyntaxRule"/>
        <w:spacing w:after="240"/>
      </w:pPr>
      <w:r>
        <w:t xml:space="preserve">ValueLiteral  </w:t>
      </w:r>
      <w:r w:rsidRPr="00120381">
        <w:rPr>
          <w:rFonts w:ascii="Arial" w:hAnsi="Arial" w:cs="Arial"/>
          <w:b/>
          <w:i w:val="0"/>
        </w:rPr>
        <w:t xml:space="preserve">:  </w:t>
      </w:r>
      <w:r>
        <w:t>StringLiteral</w:t>
      </w:r>
      <w:r w:rsidRPr="004D1BD1">
        <w:t xml:space="preserve"> </w:t>
      </w:r>
    </w:p>
    <w:p w14:paraId="27A005EE" w14:textId="77777777" w:rsidR="00D6560A" w:rsidRPr="00E77497" w:rsidRDefault="00D6560A" w:rsidP="00D6560A">
      <w:pPr>
        <w:pStyle w:val="Alg4"/>
        <w:numPr>
          <w:ilvl w:val="0"/>
          <w:numId w:val="822"/>
        </w:numPr>
        <w:spacing w:after="220"/>
        <w:contextualSpacing/>
      </w:pPr>
      <w:r w:rsidRPr="00E77497">
        <w:t xml:space="preserve">Return </w:t>
      </w:r>
      <w:r w:rsidR="00305A10">
        <w:t xml:space="preserve">the string whose </w:t>
      </w:r>
      <w:r w:rsidR="0003414D">
        <w:t>elements</w:t>
      </w:r>
      <w:r w:rsidR="00305A10">
        <w:t xml:space="preserve"> are the</w:t>
      </w:r>
      <w:r>
        <w:t xml:space="preserve"> SV of </w:t>
      </w:r>
      <w:r>
        <w:rPr>
          <w:i/>
        </w:rPr>
        <w:t>String</w:t>
      </w:r>
      <w:r w:rsidRPr="004B1323">
        <w:rPr>
          <w:i/>
        </w:rPr>
        <w:t>Literal</w:t>
      </w:r>
      <w:r>
        <w:t xml:space="preserve"> as defined in</w:t>
      </w:r>
      <w:r w:rsidR="00D879DF">
        <w:t xml:space="preserve"> </w:t>
      </w:r>
      <w:r w:rsidR="00D879DF">
        <w:fldChar w:fldCharType="begin"/>
      </w:r>
      <w:r w:rsidR="00D879DF">
        <w:instrText xml:space="preserve"> REF _Ref365803432 \r \h </w:instrText>
      </w:r>
      <w:r w:rsidR="00D879DF">
        <w:fldChar w:fldCharType="separate"/>
      </w:r>
      <w:r w:rsidR="00083CEC">
        <w:t>11.8.4</w:t>
      </w:r>
      <w:r w:rsidR="00D879DF">
        <w:fldChar w:fldCharType="end"/>
      </w:r>
      <w:r w:rsidRPr="00E77497">
        <w:t>.</w:t>
      </w:r>
    </w:p>
    <w:p w14:paraId="41103BD3" w14:textId="77777777" w:rsidR="004C02EF" w:rsidRPr="00E77497" w:rsidRDefault="004C02EF" w:rsidP="004C02EF">
      <w:bookmarkStart w:id="2722" w:name="_Toc375031166"/>
      <w:bookmarkStart w:id="2723" w:name="_Ref378388036"/>
      <w:bookmarkStart w:id="2724" w:name="_Ref381182904"/>
      <w:bookmarkStart w:id="2725" w:name="_Toc381513680"/>
      <w:bookmarkStart w:id="2726" w:name="_Toc382202825"/>
      <w:bookmarkStart w:id="2727" w:name="_Toc382203045"/>
      <w:bookmarkStart w:id="2728" w:name="_Toc382212202"/>
      <w:bookmarkStart w:id="2729" w:name="_Toc382212441"/>
      <w:bookmarkStart w:id="2730" w:name="_Toc382291547"/>
      <w:bookmarkStart w:id="2731" w:name="_Toc385672186"/>
      <w:bookmarkStart w:id="2732" w:name="_Toc393690281"/>
    </w:p>
    <w:p w14:paraId="26D3E89E" w14:textId="77777777" w:rsidR="004C02EF" w:rsidRPr="00E77497" w:rsidRDefault="004C02EF" w:rsidP="00D148E9">
      <w:pPr>
        <w:pStyle w:val="30"/>
      </w:pPr>
      <w:bookmarkStart w:id="2733" w:name="_Toc401117214"/>
      <w:bookmarkStart w:id="2734" w:name="_Toc403317107"/>
      <w:bookmarkStart w:id="2735" w:name="_Toc403362662"/>
      <w:bookmarkStart w:id="2736" w:name="_Ref409270748"/>
      <w:bookmarkStart w:id="2737" w:name="_Ref409320045"/>
      <w:bookmarkStart w:id="2738" w:name="_Toc417706160"/>
      <w:bookmarkStart w:id="2739" w:name="_Toc432237535"/>
      <w:bookmarkStart w:id="2740" w:name="_Toc432984744"/>
      <w:bookmarkStart w:id="2741" w:name="_Ref456010683"/>
      <w:bookmarkStart w:id="2742" w:name="_Ref457437563"/>
      <w:bookmarkStart w:id="2743" w:name="_Ref457437564"/>
      <w:bookmarkStart w:id="2744" w:name="_Ref457437570"/>
      <w:bookmarkStart w:id="2745" w:name="_Ref457707569"/>
      <w:bookmarkStart w:id="2746" w:name="_Ref457792682"/>
      <w:bookmarkStart w:id="2747" w:name="_Ref458333136"/>
      <w:bookmarkStart w:id="2748" w:name="_Toc472818818"/>
      <w:bookmarkStart w:id="2749" w:name="_Toc235503392"/>
      <w:bookmarkStart w:id="2750" w:name="_Toc241509167"/>
      <w:bookmarkStart w:id="2751" w:name="_Toc244416654"/>
      <w:bookmarkStart w:id="2752" w:name="_Toc276631018"/>
      <w:bookmarkStart w:id="2753" w:name="_Toc366141870"/>
      <w:r w:rsidRPr="00E77497">
        <w:t xml:space="preserve">Array </w:t>
      </w:r>
      <w:bookmarkEnd w:id="2733"/>
      <w:bookmarkEnd w:id="2734"/>
      <w:bookmarkEnd w:id="2735"/>
      <w:bookmarkEnd w:id="2736"/>
      <w:bookmarkEnd w:id="2737"/>
      <w:r w:rsidRPr="00E77497">
        <w:t>Initialiser</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p>
    <w:p w14:paraId="2A8FBC82" w14:textId="77777777" w:rsidR="00216FAD" w:rsidRPr="003B4312" w:rsidRDefault="00216FAD" w:rsidP="00216FAD">
      <w:pPr>
        <w:pStyle w:val="Syntax"/>
      </w:pPr>
      <w:r w:rsidRPr="004D1BD1">
        <w:t>Syntax</w:t>
      </w:r>
    </w:p>
    <w:p w14:paraId="673F8929" w14:textId="77777777" w:rsidR="00384924" w:rsidRPr="008B7F6F" w:rsidRDefault="00384924" w:rsidP="00384924">
      <w:pPr>
        <w:pStyle w:val="SyntaxRule"/>
      </w:pPr>
      <w:r w:rsidRPr="003B4312">
        <w:t>Array</w:t>
      </w:r>
      <w:r>
        <w:t>Initialiser</w:t>
      </w:r>
      <w:r w:rsidRPr="003B4312">
        <w:t xml:space="preserve"> </w:t>
      </w:r>
      <w:r w:rsidRPr="003B4312">
        <w:rPr>
          <w:rFonts w:ascii="Arial" w:hAnsi="Arial" w:cs="Arial"/>
          <w:b/>
          <w:i w:val="0"/>
        </w:rPr>
        <w:t>:</w:t>
      </w:r>
    </w:p>
    <w:p w14:paraId="0B7DE41B" w14:textId="77777777" w:rsidR="00384924" w:rsidRPr="009C202C" w:rsidRDefault="00384924" w:rsidP="00384924">
      <w:pPr>
        <w:pStyle w:val="SyntaxDefinition"/>
      </w:pPr>
      <w:r w:rsidRPr="006B6D0A">
        <w:t>Array</w:t>
      </w:r>
      <w:r>
        <w:t>Literal</w:t>
      </w:r>
      <w:r w:rsidRPr="006B6D0A">
        <w:rPr>
          <w:rFonts w:ascii="Courier New" w:hAnsi="Courier New"/>
          <w:b/>
          <w:i w:val="0"/>
        </w:rPr>
        <w:br/>
      </w:r>
      <w:r w:rsidRPr="006B6D0A">
        <w:t>Array</w:t>
      </w:r>
      <w:r>
        <w:t>Comprehension</w:t>
      </w:r>
    </w:p>
    <w:p w14:paraId="77A49D19" w14:textId="77777777" w:rsidR="00415961" w:rsidRPr="00E77497" w:rsidRDefault="00415961" w:rsidP="00D148E9">
      <w:pPr>
        <w:pStyle w:val="40"/>
      </w:pPr>
      <w:bookmarkStart w:id="2754" w:name="_Ref366084536"/>
      <w:r w:rsidRPr="00E77497">
        <w:t xml:space="preserve">Array </w:t>
      </w:r>
      <w:r>
        <w:t>Literal</w:t>
      </w:r>
      <w:bookmarkEnd w:id="2754"/>
    </w:p>
    <w:p w14:paraId="012BB841" w14:textId="77777777" w:rsidR="004C02EF" w:rsidRPr="00216FAD" w:rsidRDefault="000260C8" w:rsidP="004C02EF">
      <w:pPr>
        <w:rPr>
          <w:sz w:val="18"/>
        </w:rPr>
      </w:pPr>
      <w:r w:rsidRPr="00216FAD">
        <w:rPr>
          <w:sz w:val="18"/>
        </w:rPr>
        <w:t>NOTE</w:t>
      </w:r>
      <w:r w:rsidRPr="00216FAD">
        <w:rPr>
          <w:sz w:val="18"/>
        </w:rPr>
        <w:tab/>
      </w:r>
      <w:r w:rsidRPr="004D1BD1">
        <w:t xml:space="preserve"> </w:t>
      </w:r>
      <w:r w:rsidR="004C02EF" w:rsidRPr="00216FAD">
        <w:rPr>
          <w:sz w:val="18"/>
        </w:rPr>
        <w:t xml:space="preserve">An </w:t>
      </w:r>
      <w:r w:rsidR="00415961" w:rsidRPr="00216FAD">
        <w:rPr>
          <w:rFonts w:ascii="Times New Roman" w:hAnsi="Times New Roman"/>
          <w:i/>
          <w:sz w:val="18"/>
        </w:rPr>
        <w:t>ArrayLiteral</w:t>
      </w:r>
      <w:r w:rsidR="004C02EF" w:rsidRPr="00216FAD">
        <w:rPr>
          <w:sz w:val="18"/>
        </w:rPr>
        <w:t xml:space="preserve"> is an expression describing the initialisation of an Array object, </w:t>
      </w:r>
      <w:r w:rsidR="00216FAD">
        <w:rPr>
          <w:sz w:val="18"/>
        </w:rPr>
        <w:t>using</w:t>
      </w:r>
      <w:r w:rsidR="004C02EF" w:rsidRPr="00216FAD">
        <w:rPr>
          <w:sz w:val="18"/>
        </w:rPr>
        <w:t xml:space="preserve"> a list</w:t>
      </w:r>
      <w:r w:rsidR="00216FAD">
        <w:rPr>
          <w:sz w:val="18"/>
        </w:rPr>
        <w:t>,</w:t>
      </w:r>
      <w:r w:rsidR="004C02EF" w:rsidRPr="00216FAD">
        <w:rPr>
          <w:sz w:val="18"/>
        </w:rPr>
        <w:t xml:space="preserve"> of zero or more expressions each of which represents an array element, enclosed in square brackets. The elements need not be literals; they are evaluated each time the array initialiser is evaluated.</w:t>
      </w:r>
    </w:p>
    <w:p w14:paraId="054845F2" w14:textId="77777777"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40B00E76" w14:textId="77777777" w:rsidR="004C02EF" w:rsidRPr="003B4312" w:rsidRDefault="004C02EF" w:rsidP="004C02EF">
      <w:pPr>
        <w:pStyle w:val="Syntax"/>
      </w:pPr>
      <w:r w:rsidRPr="004D1BD1">
        <w:t>Syntax</w:t>
      </w:r>
    </w:p>
    <w:p w14:paraId="3D279706" w14:textId="77777777" w:rsidR="004C02EF" w:rsidRPr="00E77497" w:rsidRDefault="004C02EF" w:rsidP="004C02EF">
      <w:pPr>
        <w:pStyle w:val="SyntaxRule"/>
      </w:pPr>
      <w:r w:rsidRPr="00675B74">
        <w:t xml:space="preserve">ArrayLiteral </w:t>
      </w:r>
      <w:r w:rsidRPr="00E77497">
        <w:rPr>
          <w:rFonts w:ascii="Arial" w:hAnsi="Arial" w:cs="Arial"/>
          <w:b/>
          <w:i w:val="0"/>
        </w:rPr>
        <w:t>:</w:t>
      </w:r>
    </w:p>
    <w:p w14:paraId="32D986B7" w14:textId="77777777"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5E11E389" w14:textId="77777777" w:rsidR="004C02EF" w:rsidRPr="00E77497" w:rsidRDefault="004C02EF" w:rsidP="004C02EF">
      <w:pPr>
        <w:pStyle w:val="SyntaxRule"/>
      </w:pPr>
      <w:r w:rsidRPr="00E77497">
        <w:t xml:space="preserve">ElementList </w:t>
      </w:r>
      <w:r w:rsidRPr="00E77497">
        <w:rPr>
          <w:rFonts w:ascii="Arial" w:hAnsi="Arial" w:cs="Arial"/>
          <w:b/>
          <w:i w:val="0"/>
        </w:rPr>
        <w:t>:</w:t>
      </w:r>
    </w:p>
    <w:p w14:paraId="6F52DC6D" w14:textId="77777777" w:rsidR="004C02EF" w:rsidRPr="00E77497" w:rsidRDefault="004C02EF" w:rsidP="004C02EF">
      <w:pPr>
        <w:pStyle w:val="SyntaxDefinition"/>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4655B">
        <w:t>SpreadElement</w:t>
      </w:r>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A80BCD">
        <w:t>SpreadElement</w:t>
      </w:r>
    </w:p>
    <w:p w14:paraId="58DF43BF" w14:textId="77777777" w:rsidR="004C02EF" w:rsidRPr="00E77497" w:rsidRDefault="004C02EF" w:rsidP="004C02EF">
      <w:pPr>
        <w:pStyle w:val="SyntaxRule"/>
      </w:pPr>
      <w:r w:rsidRPr="00E77497">
        <w:t>Elision</w:t>
      </w:r>
      <w:r w:rsidRPr="00E77497">
        <w:rPr>
          <w:rFonts w:ascii="Arial" w:hAnsi="Arial" w:cs="Arial"/>
          <w:b/>
          <w:i w:val="0"/>
        </w:rPr>
        <w:t xml:space="preserve"> :</w:t>
      </w:r>
    </w:p>
    <w:p w14:paraId="0836E3DC" w14:textId="77777777"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3CD030DC" w14:textId="77777777" w:rsidR="00E350EC" w:rsidRPr="00E77497" w:rsidRDefault="00E350EC" w:rsidP="00E350EC">
      <w:pPr>
        <w:pStyle w:val="SyntaxRule"/>
      </w:pPr>
      <w:r>
        <w:t>SpreadElement</w:t>
      </w:r>
      <w:r w:rsidRPr="00E77497">
        <w:t xml:space="preserve"> </w:t>
      </w:r>
      <w:r w:rsidRPr="00E77497">
        <w:rPr>
          <w:rFonts w:ascii="Arial" w:hAnsi="Arial" w:cs="Arial"/>
          <w:b/>
          <w:i w:val="0"/>
        </w:rPr>
        <w:t>:</w:t>
      </w:r>
    </w:p>
    <w:p w14:paraId="19EF3BC5" w14:textId="77777777" w:rsidR="00E350EC" w:rsidRPr="00E77497" w:rsidRDefault="00AE36B6" w:rsidP="00E350EC">
      <w:pPr>
        <w:pStyle w:val="SyntaxDefinition"/>
      </w:pPr>
      <w:r>
        <w:rPr>
          <w:rFonts w:ascii="Courier New" w:hAnsi="Courier New" w:cs="Courier New"/>
          <w:b/>
          <w:i w:val="0"/>
        </w:rPr>
        <w:t>...</w:t>
      </w:r>
      <w:r w:rsidR="00E350EC" w:rsidRPr="00E77497">
        <w:rPr>
          <w:rFonts w:ascii="Courier New" w:hAnsi="Courier New" w:cs="Courier New"/>
          <w:b/>
          <w:i w:val="0"/>
        </w:rPr>
        <w:t xml:space="preserve"> </w:t>
      </w:r>
      <w:r w:rsidR="00E350EC" w:rsidRPr="00E77497">
        <w:t>AssignmentExpression</w:t>
      </w:r>
    </w:p>
    <w:p w14:paraId="09D4B1DD" w14:textId="77777777" w:rsidR="008753AB" w:rsidRPr="001A49B2" w:rsidRDefault="008753AB" w:rsidP="001A49B2">
      <w:pPr>
        <w:rPr>
          <w:rFonts w:ascii="Helvetica" w:hAnsi="Helvetica"/>
          <w:b/>
        </w:rPr>
      </w:pPr>
      <w:r w:rsidRPr="001A49B2">
        <w:rPr>
          <w:rFonts w:ascii="Helvetica" w:hAnsi="Helvetica"/>
          <w:b/>
        </w:rPr>
        <w:t>Static Semantics</w:t>
      </w:r>
    </w:p>
    <w:p w14:paraId="3FB80EBA" w14:textId="77777777" w:rsidR="000D108B" w:rsidRPr="00E77497" w:rsidRDefault="000D108B" w:rsidP="000D108B">
      <w:pPr>
        <w:rPr>
          <w:rFonts w:ascii="Helvetica" w:hAnsi="Helvetica"/>
          <w:b/>
        </w:rPr>
      </w:pPr>
      <w:r w:rsidRPr="00E77497">
        <w:rPr>
          <w:rFonts w:ascii="Helvetica" w:hAnsi="Helvetica"/>
          <w:b/>
        </w:rPr>
        <w:t xml:space="preserve">Static Semantics:  </w:t>
      </w:r>
      <w:r w:rsidR="00365BF7">
        <w:rPr>
          <w:rFonts w:ascii="Helvetica" w:hAnsi="Helvetica"/>
          <w:b/>
          <w:lang w:eastAsia="en-US"/>
        </w:rPr>
        <w:t>Elis</w:t>
      </w:r>
      <w:r w:rsidR="00E350EC">
        <w:rPr>
          <w:rFonts w:ascii="Helvetica" w:hAnsi="Helvetica"/>
          <w:b/>
          <w:lang w:eastAsia="en-US"/>
        </w:rPr>
        <w:t>i</w:t>
      </w:r>
      <w:r w:rsidR="00365BF7">
        <w:rPr>
          <w:rFonts w:ascii="Helvetica" w:hAnsi="Helvetica"/>
          <w:b/>
          <w:lang w:eastAsia="en-US"/>
        </w:rPr>
        <w:t>on</w:t>
      </w:r>
      <w:r w:rsidR="00E350EC">
        <w:rPr>
          <w:rFonts w:ascii="Helvetica" w:hAnsi="Helvetica"/>
          <w:b/>
          <w:lang w:eastAsia="en-US"/>
        </w:rPr>
        <w:t xml:space="preserve"> </w:t>
      </w:r>
      <w:r w:rsidR="00365BF7">
        <w:rPr>
          <w:rFonts w:ascii="Helvetica" w:hAnsi="Helvetica"/>
          <w:b/>
          <w:lang w:eastAsia="en-US"/>
        </w:rPr>
        <w:t>Width</w:t>
      </w:r>
    </w:p>
    <w:p w14:paraId="1319CC31" w14:textId="77777777"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p>
    <w:p w14:paraId="5FBB2660" w14:textId="77777777" w:rsidR="00365BF7" w:rsidRPr="00E77497" w:rsidRDefault="00365BF7" w:rsidP="00365BF7">
      <w:pPr>
        <w:pStyle w:val="Alg4"/>
        <w:numPr>
          <w:ilvl w:val="0"/>
          <w:numId w:val="46"/>
        </w:numPr>
        <w:spacing w:after="220"/>
        <w:contextualSpacing/>
      </w:pPr>
      <w:r w:rsidRPr="00E77497">
        <w:t>Return the numeric value 1.</w:t>
      </w:r>
    </w:p>
    <w:p w14:paraId="29BC2205" w14:textId="77777777"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p>
    <w:p w14:paraId="3171D7EF" w14:textId="77777777" w:rsidR="00365BF7" w:rsidRPr="00E77497" w:rsidRDefault="00365BF7" w:rsidP="00597D1C">
      <w:pPr>
        <w:pStyle w:val="Alg4"/>
        <w:numPr>
          <w:ilvl w:val="0"/>
          <w:numId w:val="922"/>
        </w:numPr>
        <w:spacing w:after="220"/>
        <w:contextualSpacing/>
      </w:pPr>
      <w:r w:rsidRPr="00E77497">
        <w:t xml:space="preserve">Let </w:t>
      </w:r>
      <w:r w:rsidRPr="00E77497">
        <w:rPr>
          <w:i/>
        </w:rPr>
        <w:t>preceding</w:t>
      </w:r>
      <w:r w:rsidRPr="00E77497">
        <w:t xml:space="preserve"> be the </w:t>
      </w:r>
      <w:r>
        <w:t>Elis</w:t>
      </w:r>
      <w:r w:rsidR="00A80BCD">
        <w:t>i</w:t>
      </w:r>
      <w:r>
        <w:t>on</w:t>
      </w:r>
      <w:r w:rsidR="00A80BCD">
        <w:t xml:space="preserve"> </w:t>
      </w:r>
      <w:r>
        <w:t>Width of</w:t>
      </w:r>
      <w:r w:rsidRPr="00E77497">
        <w:t xml:space="preserve"> </w:t>
      </w:r>
      <w:r w:rsidRPr="00E77497">
        <w:rPr>
          <w:i/>
        </w:rPr>
        <w:t>Elision</w:t>
      </w:r>
      <w:r w:rsidRPr="00E77497">
        <w:t>.</w:t>
      </w:r>
    </w:p>
    <w:p w14:paraId="7775B58D" w14:textId="77777777" w:rsidR="00365BF7" w:rsidRPr="00E77497" w:rsidRDefault="00365BF7" w:rsidP="00597D1C">
      <w:pPr>
        <w:pStyle w:val="Alg4"/>
        <w:numPr>
          <w:ilvl w:val="0"/>
          <w:numId w:val="922"/>
        </w:numPr>
        <w:spacing w:after="220"/>
        <w:contextualSpacing/>
      </w:pPr>
      <w:r w:rsidRPr="00E77497">
        <w:t xml:space="preserve">Return </w:t>
      </w:r>
      <w:r w:rsidRPr="00E77497">
        <w:rPr>
          <w:i/>
        </w:rPr>
        <w:t>preceding</w:t>
      </w:r>
      <w:r w:rsidRPr="00E77497">
        <w:t>+1.</w:t>
      </w:r>
    </w:p>
    <w:p w14:paraId="79C2D83B" w14:textId="77777777" w:rsidR="008753AB" w:rsidRPr="001A49B2" w:rsidRDefault="008753AB" w:rsidP="0054772B">
      <w:pPr>
        <w:keepNext/>
        <w:rPr>
          <w:rFonts w:ascii="Helvetica" w:hAnsi="Helvetica"/>
          <w:b/>
        </w:rPr>
      </w:pPr>
      <w:r w:rsidRPr="001A49B2">
        <w:rPr>
          <w:rFonts w:ascii="Helvetica" w:hAnsi="Helvetica"/>
          <w:b/>
        </w:rPr>
        <w:t>Runtime Semantics</w:t>
      </w:r>
    </w:p>
    <w:p w14:paraId="42EE52EF" w14:textId="77777777" w:rsidR="00980C14" w:rsidRDefault="00980C14" w:rsidP="00980C14">
      <w:pPr>
        <w:keepNext/>
        <w:rPr>
          <w:rFonts w:ascii="Helvetica" w:hAnsi="Helvetica"/>
          <w:b/>
          <w:spacing w:val="6"/>
        </w:rPr>
      </w:pPr>
      <w:r w:rsidRPr="00E77497">
        <w:rPr>
          <w:rFonts w:ascii="Helvetica" w:hAnsi="Helvetica"/>
          <w:b/>
        </w:rPr>
        <w:t xml:space="preserve">Runtime Semantics: </w:t>
      </w:r>
      <w:r>
        <w:rPr>
          <w:rFonts w:ascii="Helvetica" w:hAnsi="Helvetica"/>
          <w:b/>
          <w:spacing w:val="6"/>
        </w:rPr>
        <w:t>Array Accumulation</w:t>
      </w:r>
    </w:p>
    <w:p w14:paraId="4BF06C45" w14:textId="77777777" w:rsidR="00E6393B" w:rsidRPr="004418C4" w:rsidRDefault="00E6393B" w:rsidP="00E6393B">
      <w:pPr>
        <w:ind w:left="360"/>
      </w:pPr>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p>
    <w:p w14:paraId="61767DEA" w14:textId="77777777"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14:paraId="19C95499" w14:textId="77777777" w:rsidR="00E70C3C" w:rsidRPr="00E77497" w:rsidRDefault="00E70C3C" w:rsidP="00E70C3C">
      <w:pPr>
        <w:pStyle w:val="Alg4"/>
        <w:numPr>
          <w:ilvl w:val="0"/>
          <w:numId w:val="44"/>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14:paraId="5BBF3C36" w14:textId="77777777"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14:paraId="5275BA29" w14:textId="77777777"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14:paraId="097388DF" w14:textId="77777777" w:rsidR="005E1B82" w:rsidRDefault="006552DF" w:rsidP="005E1B82">
      <w:pPr>
        <w:pStyle w:val="Alg4"/>
        <w:numPr>
          <w:ilvl w:val="0"/>
          <w:numId w:val="44"/>
        </w:numPr>
        <w:spacing w:after="220"/>
        <w:contextualSpacing/>
      </w:pPr>
      <w:r>
        <w:t>ReturnIfAbrupt(</w:t>
      </w:r>
      <w:r>
        <w:rPr>
          <w:i/>
        </w:rPr>
        <w:t>initV</w:t>
      </w:r>
      <w:r w:rsidRPr="006552DF">
        <w:rPr>
          <w:i/>
        </w:rPr>
        <w:t>alue</w:t>
      </w:r>
      <w:r>
        <w:t>)</w:t>
      </w:r>
      <w:r w:rsidR="005E1B82">
        <w:t>.</w:t>
      </w:r>
    </w:p>
    <w:p w14:paraId="30567B8D" w14:textId="77777777" w:rsidR="00E70C3C" w:rsidRPr="00E77497" w:rsidRDefault="008B459B" w:rsidP="008B459B">
      <w:pPr>
        <w:pStyle w:val="Alg4"/>
        <w:numPr>
          <w:ilvl w:val="0"/>
          <w:numId w:val="44"/>
        </w:numPr>
        <w:spacing w:after="220"/>
        <w:contextualSpacing/>
      </w:pPr>
      <w:r>
        <w:t xml:space="preserve">Let </w:t>
      </w:r>
      <w:r w:rsidRPr="008B459B">
        <w:rPr>
          <w:i/>
          <w:iCs/>
        </w:rPr>
        <w:t>created</w:t>
      </w:r>
      <w:r>
        <w:t xml:space="preserve"> be the result </w:t>
      </w:r>
      <w:r w:rsidR="00CB0150">
        <w:t>o</w:t>
      </w:r>
      <w:r>
        <w:t xml:space="preserve">f calling </w:t>
      </w:r>
      <w:r w:rsidR="00E70C3C" w:rsidRPr="00E77497">
        <w:t xml:space="preserve">the [[DefineOwnProperty]] internal method of </w:t>
      </w:r>
      <w:r w:rsidR="00E70C3C" w:rsidRPr="00E77497">
        <w:rPr>
          <w:i/>
        </w:rPr>
        <w:t xml:space="preserve">array </w:t>
      </w:r>
      <w:r w:rsidR="00E70C3C" w:rsidRPr="00E77497">
        <w:t>with arguments ToString(</w:t>
      </w:r>
      <w:r w:rsidR="00B32143" w:rsidRPr="00E77497">
        <w:t>ToUint32(</w:t>
      </w:r>
      <w:r w:rsidR="00E70C3C">
        <w:rPr>
          <w:i/>
        </w:rPr>
        <w:t>next</w:t>
      </w:r>
      <w:r w:rsidR="00E70C3C" w:rsidRPr="00E77497">
        <w:rPr>
          <w:i/>
        </w:rPr>
        <w:t>Index</w:t>
      </w:r>
      <w:r w:rsidR="00E70C3C">
        <w:rPr>
          <w:i/>
        </w:rPr>
        <w:t>+padding</w:t>
      </w:r>
      <w:r w:rsidR="00E70C3C" w:rsidRPr="00B32143">
        <w:t>)</w:t>
      </w:r>
      <w:r w:rsidR="00B32143">
        <w:t>)</w:t>
      </w:r>
      <w:r w:rsidR="007439B1">
        <w:t xml:space="preserve"> and</w:t>
      </w:r>
      <w:r w:rsidR="00E70C3C" w:rsidRPr="00E77497">
        <w:t xml:space="preserve">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14:paraId="00CE8DF8" w14:textId="77777777" w:rsidR="007439B1" w:rsidRDefault="007439B1" w:rsidP="008B459B">
      <w:pPr>
        <w:pStyle w:val="Alg4"/>
        <w:numPr>
          <w:ilvl w:val="0"/>
          <w:numId w:val="44"/>
        </w:numPr>
        <w:spacing w:after="220"/>
        <w:contextualSpacing/>
      </w:pPr>
      <w:r>
        <w:t>Assert</w:t>
      </w:r>
      <w:r w:rsidRPr="00C93947">
        <w:t>:</w:t>
      </w:r>
      <w:r w:rsidR="00C93947">
        <w:t xml:space="preserve"> </w:t>
      </w:r>
      <w:r w:rsidR="008B459B">
        <w:rPr>
          <w:i/>
          <w:iCs/>
        </w:rPr>
        <w:t>created</w:t>
      </w:r>
      <w:r w:rsidR="008B459B">
        <w:t xml:space="preserve"> is </w:t>
      </w:r>
      <w:r w:rsidR="008B459B">
        <w:rPr>
          <w:b/>
          <w:bCs/>
        </w:rPr>
        <w:t>true</w:t>
      </w:r>
      <w:r w:rsidRPr="00E74C84">
        <w:rPr>
          <w:i/>
          <w:iCs/>
        </w:rPr>
        <w:t>.</w:t>
      </w:r>
    </w:p>
    <w:p w14:paraId="0F2909FC" w14:textId="77777777" w:rsidR="00E70C3C" w:rsidRPr="00E77497" w:rsidRDefault="00E70C3C" w:rsidP="00E70C3C">
      <w:pPr>
        <w:pStyle w:val="Alg4"/>
        <w:numPr>
          <w:ilvl w:val="0"/>
          <w:numId w:val="44"/>
        </w:numPr>
        <w:spacing w:after="220"/>
        <w:contextualSpacing/>
      </w:pPr>
      <w:r w:rsidRPr="00E77497">
        <w:t xml:space="preserve">Return </w:t>
      </w:r>
      <w:r>
        <w:rPr>
          <w:i/>
        </w:rPr>
        <w:t>next</w:t>
      </w:r>
      <w:r w:rsidRPr="00E77497">
        <w:rPr>
          <w:i/>
        </w:rPr>
        <w:t>Index</w:t>
      </w:r>
      <w:r>
        <w:rPr>
          <w:i/>
        </w:rPr>
        <w:t>+padding+</w:t>
      </w:r>
      <w:r w:rsidRPr="00E70C3C">
        <w:t>1</w:t>
      </w:r>
      <w:r w:rsidRPr="00E77497">
        <w:t>.</w:t>
      </w:r>
    </w:p>
    <w:p w14:paraId="3470C671" w14:textId="77777777"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p>
    <w:p w14:paraId="65799D60" w14:textId="77777777" w:rsidR="006A2DB4" w:rsidRPr="00E77497" w:rsidRDefault="006A2DB4" w:rsidP="006A2DB4">
      <w:pPr>
        <w:pStyle w:val="Alg4"/>
        <w:numPr>
          <w:ilvl w:val="0"/>
          <w:numId w:val="417"/>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14:paraId="0597568A" w14:textId="77777777" w:rsidR="006A2DB4" w:rsidRPr="00E77497" w:rsidRDefault="006A2DB4" w:rsidP="006A2DB4">
      <w:pPr>
        <w:pStyle w:val="Alg4"/>
        <w:numPr>
          <w:ilvl w:val="0"/>
          <w:numId w:val="417"/>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sidRPr="006A2DB4">
        <w:rPr>
          <w:i/>
        </w:rPr>
        <w:t>nextIndex</w:t>
      </w:r>
      <w:r>
        <w:t>+</w:t>
      </w:r>
      <w:r w:rsidRPr="006A2DB4">
        <w:rPr>
          <w:i/>
        </w:rPr>
        <w:t>padding</w:t>
      </w:r>
      <w:r w:rsidRPr="00E77497">
        <w:t>.</w:t>
      </w:r>
    </w:p>
    <w:p w14:paraId="19DFA215" w14:textId="77777777"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14:paraId="3359D114" w14:textId="77777777" w:rsidR="00E70C3C" w:rsidRPr="00E77497" w:rsidRDefault="00E70C3C" w:rsidP="00E70C3C">
      <w:pPr>
        <w:pStyle w:val="Alg4"/>
        <w:numPr>
          <w:ilvl w:val="0"/>
          <w:numId w:val="45"/>
        </w:numPr>
        <w:spacing w:after="220"/>
        <w:contextualSpacing/>
      </w:pPr>
      <w:r w:rsidRPr="00E77497">
        <w:t xml:space="preserve">Let </w:t>
      </w:r>
      <w:r w:rsidR="006A2DB4">
        <w:rPr>
          <w:i/>
        </w:rPr>
        <w:t xml:space="preserve">postIndex </w:t>
      </w:r>
      <w:r w:rsidRPr="00E77497">
        <w:rPr>
          <w:i/>
        </w:rPr>
        <w:t xml:space="preserve"> </w:t>
      </w:r>
      <w:r w:rsidRPr="00E77497">
        <w:t xml:space="preserve">be the result of </w:t>
      </w:r>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r w:rsidRPr="00E77497">
        <w:t>.</w:t>
      </w:r>
    </w:p>
    <w:p w14:paraId="17B6B0C1" w14:textId="77777777" w:rsidR="005E1B82" w:rsidRDefault="006552DF" w:rsidP="005E1B82">
      <w:pPr>
        <w:pStyle w:val="Alg4"/>
        <w:numPr>
          <w:ilvl w:val="0"/>
          <w:numId w:val="45"/>
        </w:numPr>
        <w:spacing w:after="220"/>
        <w:contextualSpacing/>
      </w:pPr>
      <w:r>
        <w:t>ReturnIfAbrupt(</w:t>
      </w:r>
      <w:r>
        <w:rPr>
          <w:i/>
        </w:rPr>
        <w:t>postIndex</w:t>
      </w:r>
      <w:r>
        <w:t>)</w:t>
      </w:r>
      <w:r w:rsidR="005E1B82">
        <w:t>.</w:t>
      </w:r>
    </w:p>
    <w:p w14:paraId="56A79056" w14:textId="77777777" w:rsidR="00E70C3C" w:rsidRPr="00E77497" w:rsidRDefault="006A2DB4" w:rsidP="00E70C3C">
      <w:pPr>
        <w:pStyle w:val="Alg4"/>
        <w:numPr>
          <w:ilvl w:val="0"/>
          <w:numId w:val="45"/>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14:paraId="7559243B" w14:textId="77777777"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14:paraId="77CFE856" w14:textId="77777777"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14:paraId="7E1123A6" w14:textId="77777777" w:rsidR="005E1B82" w:rsidRDefault="006552DF" w:rsidP="005E1B82">
      <w:pPr>
        <w:pStyle w:val="Alg4"/>
        <w:numPr>
          <w:ilvl w:val="0"/>
          <w:numId w:val="45"/>
        </w:numPr>
        <w:spacing w:after="220"/>
        <w:contextualSpacing/>
      </w:pPr>
      <w:r>
        <w:t>ReturnIfAbrupt(</w:t>
      </w:r>
      <w:r w:rsidRPr="00E77497">
        <w:rPr>
          <w:i/>
        </w:rPr>
        <w:t>initValue</w:t>
      </w:r>
      <w:r>
        <w:t>)</w:t>
      </w:r>
      <w:r w:rsidR="005E1B82">
        <w:t>.</w:t>
      </w:r>
    </w:p>
    <w:p w14:paraId="7291939C" w14:textId="77777777" w:rsidR="00E70C3C" w:rsidRPr="00E77497" w:rsidRDefault="008B459B" w:rsidP="007439B1">
      <w:pPr>
        <w:pStyle w:val="Alg4"/>
        <w:numPr>
          <w:ilvl w:val="0"/>
          <w:numId w:val="45"/>
        </w:numPr>
        <w:spacing w:after="220"/>
        <w:contextualSpacing/>
      </w:pPr>
      <w:r>
        <w:t xml:space="preserve">Let </w:t>
      </w:r>
      <w:r w:rsidRPr="008B459B">
        <w:rPr>
          <w:i/>
          <w:iCs/>
        </w:rPr>
        <w:t>created</w:t>
      </w:r>
      <w:r>
        <w:t xml:space="preserve"> be the result </w:t>
      </w:r>
      <w:r w:rsidR="00CB0150">
        <w:t>of</w:t>
      </w:r>
      <w:r>
        <w:t xml:space="preserve"> calling </w:t>
      </w:r>
      <w:r w:rsidR="00E70C3C" w:rsidRPr="00E77497">
        <w:t xml:space="preserve">the [[DefineOwnProperty]] internal method of </w:t>
      </w:r>
      <w:r w:rsidR="00E70C3C" w:rsidRPr="00E77497">
        <w:rPr>
          <w:i/>
        </w:rPr>
        <w:t xml:space="preserve">array </w:t>
      </w:r>
      <w:r w:rsidR="00E70C3C" w:rsidRPr="00E77497">
        <w:t>with arguments ToString(ToUint32(</w:t>
      </w:r>
      <w:r w:rsidR="00B32143">
        <w:rPr>
          <w:i/>
        </w:rPr>
        <w:t>postIndex</w:t>
      </w:r>
      <w:r w:rsidR="00E70C3C" w:rsidRPr="00E77497">
        <w:t>+</w:t>
      </w:r>
      <w:r w:rsidR="00B32143">
        <w:rPr>
          <w:i/>
        </w:rPr>
        <w:t>padding</w:t>
      </w:r>
      <w:r w:rsidR="00E70C3C" w:rsidRPr="00E77497">
        <w:t xml:space="preserve">)) and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14:paraId="55D8AEB3" w14:textId="77777777" w:rsidR="007439B1" w:rsidRDefault="007439B1" w:rsidP="008B459B">
      <w:pPr>
        <w:pStyle w:val="Alg4"/>
        <w:numPr>
          <w:ilvl w:val="0"/>
          <w:numId w:val="45"/>
        </w:numPr>
        <w:spacing w:after="220"/>
        <w:contextualSpacing/>
      </w:pPr>
      <w:r>
        <w:t xml:space="preserve">Assert: </w:t>
      </w:r>
      <w:r w:rsidR="008B459B">
        <w:rPr>
          <w:i/>
          <w:iCs/>
        </w:rPr>
        <w:t>created</w:t>
      </w:r>
      <w:r w:rsidR="008B459B">
        <w:t xml:space="preserve"> is </w:t>
      </w:r>
      <w:r w:rsidR="008B459B">
        <w:rPr>
          <w:b/>
          <w:bCs/>
        </w:rPr>
        <w:t>true</w:t>
      </w:r>
      <w:r>
        <w:t>.</w:t>
      </w:r>
    </w:p>
    <w:p w14:paraId="74B2D993" w14:textId="77777777" w:rsidR="00E70C3C" w:rsidRPr="00E77497" w:rsidRDefault="00E70C3C" w:rsidP="00E70C3C">
      <w:pPr>
        <w:pStyle w:val="Alg4"/>
        <w:numPr>
          <w:ilvl w:val="0"/>
          <w:numId w:val="45"/>
        </w:numPr>
        <w:spacing w:after="220"/>
        <w:contextualSpacing/>
      </w:pPr>
      <w:r w:rsidRPr="00E77497">
        <w:t xml:space="preserve">Return </w:t>
      </w:r>
      <w:r w:rsidR="00B32143">
        <w:rPr>
          <w:i/>
        </w:rPr>
        <w:t>postIndex</w:t>
      </w:r>
      <w:r w:rsidR="00B32143" w:rsidRPr="00E77497">
        <w:t>+</w:t>
      </w:r>
      <w:r w:rsidR="00B32143">
        <w:rPr>
          <w:i/>
        </w:rPr>
        <w:t>padding+</w:t>
      </w:r>
      <w:r w:rsidR="00B32143" w:rsidRPr="00E70C3C">
        <w:t>1</w:t>
      </w:r>
      <w:r w:rsidRPr="00E77497">
        <w:t>.</w:t>
      </w:r>
    </w:p>
    <w:p w14:paraId="0C51C05C" w14:textId="77777777"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p>
    <w:p w14:paraId="374D48E3" w14:textId="77777777" w:rsidR="00EF30EA" w:rsidRPr="00E77497" w:rsidRDefault="00EF30EA" w:rsidP="00EF30EA">
      <w:pPr>
        <w:pStyle w:val="Alg4"/>
        <w:numPr>
          <w:ilvl w:val="0"/>
          <w:numId w:val="418"/>
        </w:numPr>
        <w:spacing w:after="220"/>
        <w:contextualSpacing/>
      </w:pPr>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p>
    <w:p w14:paraId="2AF20089" w14:textId="77777777" w:rsidR="00CE3355" w:rsidRDefault="006552DF" w:rsidP="00CE3355">
      <w:pPr>
        <w:pStyle w:val="Alg4"/>
        <w:numPr>
          <w:ilvl w:val="0"/>
          <w:numId w:val="418"/>
        </w:numPr>
        <w:spacing w:after="220"/>
        <w:contextualSpacing/>
      </w:pPr>
      <w:r>
        <w:t>ReturnIfAbrupt(</w:t>
      </w:r>
      <w:r>
        <w:rPr>
          <w:i/>
        </w:rPr>
        <w:t>postIndex</w:t>
      </w:r>
      <w:r>
        <w:t>)</w:t>
      </w:r>
      <w:r w:rsidR="00CE3355">
        <w:t>.</w:t>
      </w:r>
    </w:p>
    <w:p w14:paraId="210B59F8" w14:textId="77777777" w:rsidR="00E70C3C" w:rsidRPr="00E77497" w:rsidRDefault="00597D1C" w:rsidP="00E70C3C">
      <w:pPr>
        <w:pStyle w:val="Alg4"/>
        <w:numPr>
          <w:ilvl w:val="0"/>
          <w:numId w:val="418"/>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4B873C89" w14:textId="77777777" w:rsidR="00EF30EA" w:rsidRPr="00E77497" w:rsidRDefault="00EF30EA" w:rsidP="00EF30EA">
      <w:pPr>
        <w:pStyle w:val="Alg4"/>
        <w:numPr>
          <w:ilvl w:val="0"/>
          <w:numId w:val="418"/>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p>
    <w:p w14:paraId="1E2A2B83" w14:textId="77777777" w:rsidR="006A2DB4" w:rsidRPr="00E77497" w:rsidRDefault="006A2DB4" w:rsidP="00C1136A">
      <w:r w:rsidRPr="007211F8">
        <w:rPr>
          <w:rStyle w:val="bnf"/>
        </w:rPr>
        <w:t>SpreadElement</w:t>
      </w:r>
      <w:r w:rsidR="00EF30EA">
        <w:rPr>
          <w:rStyle w:val="bnf"/>
        </w:rPr>
        <w:t xml:space="preserve"> </w:t>
      </w:r>
      <w:r w:rsidRPr="00E77497">
        <w:rPr>
          <w:b/>
        </w:rPr>
        <w:t>:</w:t>
      </w:r>
      <w:r w:rsidRPr="00E77497">
        <w:t xml:space="preserve">  </w:t>
      </w:r>
      <w:r w:rsidR="00C1136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p>
    <w:p w14:paraId="52D40EF7" w14:textId="77777777"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14:paraId="2C4EF36C" w14:textId="77777777"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14:paraId="6BDD39F8" w14:textId="77777777" w:rsidR="006A2DB4" w:rsidRPr="00B820AB" w:rsidRDefault="006A2DB4" w:rsidP="006A2DB4">
      <w:pPr>
        <w:pStyle w:val="Alg4"/>
        <w:numPr>
          <w:ilvl w:val="0"/>
          <w:numId w:val="628"/>
        </w:numPr>
        <w:contextualSpacing/>
      </w:pPr>
      <w:commentRangeStart w:id="2755"/>
      <w:r w:rsidRPr="00E77497">
        <w:t xml:space="preserve">Let </w:t>
      </w:r>
      <w:r w:rsidRPr="00E77497">
        <w:rPr>
          <w:i/>
        </w:rPr>
        <w:t>spreadObj</w:t>
      </w:r>
      <w:r w:rsidRPr="00E77497">
        <w:t xml:space="preserve"> be ToObject(</w:t>
      </w:r>
      <w:r w:rsidRPr="00E77497">
        <w:rPr>
          <w:i/>
        </w:rPr>
        <w:t>spreadValue</w:t>
      </w:r>
      <w:r w:rsidRPr="00E77497">
        <w:t>).</w:t>
      </w:r>
      <w:commentRangeEnd w:id="2755"/>
      <w:r w:rsidRPr="00E77497">
        <w:rPr>
          <w:rStyle w:val="af6"/>
          <w:rFonts w:ascii="Arial" w:eastAsia="MS Mincho" w:hAnsi="Arial"/>
          <w:spacing w:val="0"/>
          <w:lang w:val="en-GB" w:eastAsia="ja-JP"/>
        </w:rPr>
        <w:commentReference w:id="2755"/>
      </w:r>
    </w:p>
    <w:p w14:paraId="2105C0BA" w14:textId="77777777" w:rsidR="00CE3355" w:rsidRDefault="006552DF" w:rsidP="00415961">
      <w:pPr>
        <w:pStyle w:val="Alg4"/>
        <w:numPr>
          <w:ilvl w:val="0"/>
          <w:numId w:val="628"/>
        </w:numPr>
        <w:contextualSpacing/>
      </w:pPr>
      <w:r>
        <w:t>ReturnIfAbrupt(</w:t>
      </w:r>
      <w:r w:rsidRPr="00E77497">
        <w:rPr>
          <w:i/>
        </w:rPr>
        <w:t>spreadObj</w:t>
      </w:r>
      <w:r>
        <w:t>)</w:t>
      </w:r>
      <w:r w:rsidR="00CE3355">
        <w:t>.</w:t>
      </w:r>
    </w:p>
    <w:p w14:paraId="74BF6D1E" w14:textId="77777777" w:rsidR="006A2DB4" w:rsidRPr="00E77497" w:rsidRDefault="006A2DB4" w:rsidP="00F9037E">
      <w:pPr>
        <w:pStyle w:val="Alg3"/>
        <w:numPr>
          <w:ilvl w:val="0"/>
          <w:numId w:val="628"/>
        </w:numPr>
      </w:pPr>
      <w:r w:rsidRPr="00675B74">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sidRPr="00F9037E">
        <w:rPr>
          <w:rFonts w:ascii="Courier New" w:hAnsi="Courier New" w:cs="Courier New"/>
          <w:b/>
          <w:bCs/>
        </w:rPr>
        <w:t>"</w:t>
      </w:r>
      <w:r w:rsidRPr="00E77497">
        <w:rPr>
          <w:rFonts w:ascii="Courier New" w:hAnsi="Courier New" w:cs="Courier New"/>
          <w:b/>
        </w:rPr>
        <w:t>length</w:t>
      </w:r>
      <w:r w:rsidR="00F9037E" w:rsidRPr="00F9037E">
        <w:rPr>
          <w:rFonts w:ascii="Courier New" w:hAnsi="Courier New" w:cs="Courier New"/>
          <w:b/>
          <w:bCs/>
        </w:rPr>
        <w:t>"</w:t>
      </w:r>
      <w:r w:rsidR="00F9037E" w:rsidRPr="00844B9F">
        <w:t>)</w:t>
      </w:r>
      <w:r w:rsidRPr="00E77497">
        <w:rPr>
          <w:rFonts w:ascii="Courier New" w:hAnsi="Courier New" w:cs="Courier New"/>
        </w:rPr>
        <w:t>.</w:t>
      </w:r>
    </w:p>
    <w:p w14:paraId="6ECA1806" w14:textId="77777777" w:rsidR="006A2DB4" w:rsidRPr="00E77497" w:rsidRDefault="006A2DB4" w:rsidP="006A2DB4">
      <w:pPr>
        <w:pStyle w:val="Alg3"/>
        <w:numPr>
          <w:ilvl w:val="0"/>
          <w:numId w:val="628"/>
        </w:numPr>
      </w:pPr>
      <w:r w:rsidRPr="00E77497">
        <w:t xml:space="preserve">Let </w:t>
      </w:r>
      <w:r w:rsidRPr="00E77497">
        <w:rPr>
          <w:i/>
        </w:rPr>
        <w:t>spreadLen</w:t>
      </w:r>
      <w:r w:rsidRPr="00E77497">
        <w:t xml:space="preserve"> be ToUint32(</w:t>
      </w:r>
      <w:r w:rsidRPr="00E77497">
        <w:rPr>
          <w:i/>
        </w:rPr>
        <w:t>lenVal</w:t>
      </w:r>
      <w:r w:rsidRPr="00E77497">
        <w:t>).</w:t>
      </w:r>
    </w:p>
    <w:p w14:paraId="5A088F65" w14:textId="77777777" w:rsidR="0080491B" w:rsidRDefault="0080491B" w:rsidP="006A2DB4">
      <w:pPr>
        <w:pStyle w:val="Alg3"/>
        <w:numPr>
          <w:ilvl w:val="0"/>
          <w:numId w:val="628"/>
        </w:numPr>
      </w:pPr>
      <w:r>
        <w:t>ReturnIfAbrupt(</w:t>
      </w:r>
      <w:r w:rsidRPr="0080491B">
        <w:rPr>
          <w:i/>
        </w:rPr>
        <w:t>spreadLen</w:t>
      </w:r>
      <w:r>
        <w:t>).</w:t>
      </w:r>
    </w:p>
    <w:p w14:paraId="15720137" w14:textId="77777777" w:rsidR="006A2DB4" w:rsidRPr="00E77497" w:rsidRDefault="006A2DB4" w:rsidP="006A2DB4">
      <w:pPr>
        <w:pStyle w:val="Alg3"/>
        <w:numPr>
          <w:ilvl w:val="0"/>
          <w:numId w:val="628"/>
        </w:numPr>
      </w:pPr>
      <w:r w:rsidRPr="00E77497">
        <w:t xml:space="preserve">Let </w:t>
      </w:r>
      <w:r w:rsidRPr="00E77497">
        <w:rPr>
          <w:i/>
        </w:rPr>
        <w:t>n</w:t>
      </w:r>
      <w:r w:rsidRPr="00E77497">
        <w:t>=0;</w:t>
      </w:r>
    </w:p>
    <w:p w14:paraId="51A5678E" w14:textId="77777777" w:rsidR="006A2DB4" w:rsidRPr="00E77497" w:rsidRDefault="006A2DB4" w:rsidP="006A2DB4">
      <w:pPr>
        <w:pStyle w:val="Alg3"/>
        <w:numPr>
          <w:ilvl w:val="0"/>
          <w:numId w:val="628"/>
        </w:numPr>
      </w:pPr>
      <w:r w:rsidRPr="00E77497">
        <w:t xml:space="preserve">Repeat, while </w:t>
      </w:r>
      <w:r w:rsidRPr="00E77497">
        <w:rPr>
          <w:i/>
        </w:rPr>
        <w:t>n</w:t>
      </w:r>
      <w:r w:rsidRPr="00E77497">
        <w:t xml:space="preserve"> &lt; </w:t>
      </w:r>
      <w:r w:rsidRPr="00E77497">
        <w:rPr>
          <w:i/>
        </w:rPr>
        <w:t>spreadLen</w:t>
      </w:r>
    </w:p>
    <w:p w14:paraId="5182A4DA" w14:textId="77777777" w:rsidR="006A2DB4" w:rsidRPr="00E77497" w:rsidRDefault="006A2DB4" w:rsidP="00542A13">
      <w:pPr>
        <w:pStyle w:val="Alg3"/>
        <w:numPr>
          <w:ilvl w:val="1"/>
          <w:numId w:val="628"/>
        </w:numPr>
        <w:tabs>
          <w:tab w:val="left" w:pos="720"/>
        </w:tabs>
        <w:ind w:left="720"/>
      </w:pPr>
      <w:r w:rsidRPr="00E77497">
        <w:t xml:space="preserve">Let </w:t>
      </w:r>
      <w:r w:rsidRPr="00E77497">
        <w:rPr>
          <w:i/>
        </w:rPr>
        <w:t>exists</w:t>
      </w:r>
      <w:r w:rsidRPr="00E77497">
        <w:t xml:space="preserve"> be the result of </w:t>
      </w:r>
      <w:r w:rsidR="00542A13">
        <w:t>HasProperty(</w:t>
      </w:r>
      <w:r w:rsidRPr="00E77497">
        <w:rPr>
          <w:i/>
        </w:rPr>
        <w:t>spreadObj</w:t>
      </w:r>
      <w:r w:rsidR="00542A13">
        <w:t>,</w:t>
      </w:r>
      <w:r w:rsidRPr="00E77497">
        <w:t xml:space="preserve"> ToString(</w:t>
      </w:r>
      <w:r w:rsidRPr="00E77497">
        <w:rPr>
          <w:i/>
        </w:rPr>
        <w:t>n</w:t>
      </w:r>
      <w:r w:rsidRPr="00E77497">
        <w:t>)</w:t>
      </w:r>
      <w:r w:rsidR="00542A13">
        <w:t>)</w:t>
      </w:r>
      <w:r w:rsidRPr="00E77497">
        <w:t>.</w:t>
      </w:r>
    </w:p>
    <w:p w14:paraId="1BFB191D" w14:textId="77777777" w:rsidR="00CF3185" w:rsidRDefault="00CF3185" w:rsidP="006A2DB4">
      <w:pPr>
        <w:pStyle w:val="Alg3"/>
        <w:numPr>
          <w:ilvl w:val="1"/>
          <w:numId w:val="628"/>
        </w:numPr>
        <w:tabs>
          <w:tab w:val="left" w:pos="720"/>
        </w:tabs>
        <w:ind w:left="720"/>
      </w:pPr>
      <w:r>
        <w:t>ReturnIfAbrupt(</w:t>
      </w:r>
      <w:r>
        <w:rPr>
          <w:i/>
          <w:iCs/>
        </w:rPr>
        <w:t>exists</w:t>
      </w:r>
      <w:r>
        <w:t>).</w:t>
      </w:r>
    </w:p>
    <w:p w14:paraId="0AFF1FD1" w14:textId="77777777" w:rsidR="006A2DB4" w:rsidRPr="00E77497" w:rsidRDefault="006A2DB4" w:rsidP="006A2DB4">
      <w:pPr>
        <w:pStyle w:val="Alg3"/>
        <w:numPr>
          <w:ilvl w:val="1"/>
          <w:numId w:val="628"/>
        </w:numPr>
        <w:tabs>
          <w:tab w:val="left" w:pos="720"/>
        </w:tabs>
        <w:ind w:left="720"/>
      </w:pPr>
      <w:r w:rsidRPr="00E77497">
        <w:t xml:space="preserve">If </w:t>
      </w:r>
      <w:r w:rsidRPr="00E77497">
        <w:rPr>
          <w:i/>
        </w:rPr>
        <w:t>exists</w:t>
      </w:r>
      <w:r w:rsidRPr="00E77497">
        <w:t xml:space="preserve"> is </w:t>
      </w:r>
      <w:r w:rsidRPr="00E77497">
        <w:rPr>
          <w:b/>
        </w:rPr>
        <w:t>true</w:t>
      </w:r>
      <w:r w:rsidRPr="00E77497">
        <w:t xml:space="preserve"> then,</w:t>
      </w:r>
    </w:p>
    <w:p w14:paraId="787443D4" w14:textId="77777777" w:rsidR="006A2DB4" w:rsidRPr="00E77497" w:rsidRDefault="006A2DB4" w:rsidP="00EF30EA">
      <w:pPr>
        <w:pStyle w:val="Alg3"/>
        <w:numPr>
          <w:ilvl w:val="2"/>
          <w:numId w:val="628"/>
        </w:numPr>
        <w:tabs>
          <w:tab w:val="clear" w:pos="2160"/>
          <w:tab w:val="left" w:pos="720"/>
          <w:tab w:val="num" w:pos="1170"/>
        </w:tabs>
        <w:ind w:left="1170" w:hanging="270"/>
      </w:pPr>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p>
    <w:p w14:paraId="1F5B10FB" w14:textId="77777777" w:rsidR="00201F6A" w:rsidRDefault="00201F6A" w:rsidP="00EF30EA">
      <w:pPr>
        <w:pStyle w:val="Alg3"/>
        <w:numPr>
          <w:ilvl w:val="2"/>
          <w:numId w:val="628"/>
        </w:numPr>
        <w:tabs>
          <w:tab w:val="clear" w:pos="2160"/>
          <w:tab w:val="left" w:pos="720"/>
        </w:tabs>
        <w:ind w:left="1170" w:hanging="270"/>
      </w:pPr>
      <w:r>
        <w:t>ReturnIfAbrupt(</w:t>
      </w:r>
      <w:r w:rsidRPr="00201F6A">
        <w:rPr>
          <w:i/>
        </w:rPr>
        <w:t>v</w:t>
      </w:r>
      <w:r>
        <w:t>).</w:t>
      </w:r>
    </w:p>
    <w:p w14:paraId="03A7357E" w14:textId="77777777" w:rsidR="006A2DB4" w:rsidRPr="00E77497" w:rsidRDefault="00CB0150" w:rsidP="007439B1">
      <w:pPr>
        <w:pStyle w:val="Alg3"/>
        <w:numPr>
          <w:ilvl w:val="2"/>
          <w:numId w:val="628"/>
        </w:numPr>
        <w:tabs>
          <w:tab w:val="clear" w:pos="2160"/>
          <w:tab w:val="left" w:pos="720"/>
        </w:tabs>
        <w:ind w:left="1170" w:hanging="270"/>
      </w:pPr>
      <w:r>
        <w:t xml:space="preserve">Let </w:t>
      </w:r>
      <w:r w:rsidRPr="008B459B">
        <w:rPr>
          <w:i/>
          <w:iCs/>
        </w:rPr>
        <w:t>created</w:t>
      </w:r>
      <w:r>
        <w:t xml:space="preserve"> be the result of calling </w:t>
      </w:r>
      <w:r w:rsidR="006A2DB4" w:rsidRPr="00E77497">
        <w:t xml:space="preserve">the [[DefineOwnProperty]] internal method of </w:t>
      </w:r>
      <w:r w:rsidR="006A2DB4" w:rsidRPr="00E77497">
        <w:rPr>
          <w:i/>
        </w:rPr>
        <w:t>array</w:t>
      </w:r>
      <w:r w:rsidR="006A2DB4" w:rsidRPr="00E77497">
        <w:t xml:space="preserve"> with arguments </w:t>
      </w:r>
      <w:commentRangeStart w:id="2756"/>
      <w:r w:rsidR="006A2DB4" w:rsidRPr="00E77497">
        <w:t>ToString(ToUint32(</w:t>
      </w:r>
      <w:r w:rsidR="00EF30EA">
        <w:rPr>
          <w:i/>
        </w:rPr>
        <w:t>nextI</w:t>
      </w:r>
      <w:r w:rsidR="006A2DB4" w:rsidRPr="00E77497">
        <w:rPr>
          <w:i/>
        </w:rPr>
        <w:t>ndex)</w:t>
      </w:r>
      <w:r w:rsidR="006A2DB4" w:rsidRPr="00E77497">
        <w:t>)</w:t>
      </w:r>
      <w:commentRangeEnd w:id="2756"/>
      <w:r w:rsidR="006A2DB4" w:rsidRPr="00E77497">
        <w:rPr>
          <w:rStyle w:val="af6"/>
          <w:rFonts w:ascii="Arial" w:eastAsia="MS Mincho" w:hAnsi="Arial"/>
          <w:spacing w:val="0"/>
          <w:lang w:val="en-GB" w:eastAsia="ja-JP"/>
        </w:rPr>
        <w:commentReference w:id="2756"/>
      </w:r>
      <w:r w:rsidR="007439B1">
        <w:t xml:space="preserve"> and</w:t>
      </w:r>
      <w:r w:rsidR="006A2DB4" w:rsidRPr="00E77497">
        <w:t xml:space="preserve"> Property Descriptor {[[Value]]: </w:t>
      </w:r>
      <w:r w:rsidR="006A2DB4" w:rsidRPr="00E77497">
        <w:rPr>
          <w:i/>
        </w:rPr>
        <w:t>v</w:t>
      </w:r>
      <w:r w:rsidR="006A2DB4" w:rsidRPr="00E77497">
        <w:t xml:space="preserve">, [[Writable]]: </w:t>
      </w:r>
      <w:r w:rsidR="006A2DB4" w:rsidRPr="00E77497">
        <w:rPr>
          <w:b/>
        </w:rPr>
        <w:t>true</w:t>
      </w:r>
      <w:r w:rsidR="006A2DB4" w:rsidRPr="00E77497">
        <w:t xml:space="preserve">, [[Enumerable]]: </w:t>
      </w:r>
      <w:r w:rsidR="006A2DB4" w:rsidRPr="00E77497">
        <w:rPr>
          <w:b/>
        </w:rPr>
        <w:t>true</w:t>
      </w:r>
      <w:r w:rsidR="006A2DB4" w:rsidRPr="00E77497">
        <w:t xml:space="preserve">, [[Configurable]]: </w:t>
      </w:r>
      <w:r w:rsidR="006A2DB4" w:rsidRPr="00E77497">
        <w:rPr>
          <w:b/>
        </w:rPr>
        <w:t>true</w:t>
      </w:r>
      <w:r w:rsidR="006A2DB4" w:rsidRPr="00E77497">
        <w:t>}.</w:t>
      </w:r>
    </w:p>
    <w:p w14:paraId="40BBE11D" w14:textId="77777777" w:rsidR="007439B1" w:rsidRDefault="007439B1" w:rsidP="00CB0150">
      <w:pPr>
        <w:pStyle w:val="Alg3"/>
        <w:numPr>
          <w:ilvl w:val="2"/>
          <w:numId w:val="628"/>
        </w:numPr>
        <w:tabs>
          <w:tab w:val="clear" w:pos="2160"/>
          <w:tab w:val="left" w:pos="720"/>
        </w:tabs>
        <w:ind w:left="1170" w:hanging="270"/>
      </w:pPr>
      <w:r>
        <w:t xml:space="preserve">Assert: </w:t>
      </w:r>
      <w:r w:rsidR="00CB0150">
        <w:rPr>
          <w:i/>
          <w:iCs/>
        </w:rPr>
        <w:t>created</w:t>
      </w:r>
      <w:r w:rsidR="00CB0150">
        <w:t xml:space="preserve"> is </w:t>
      </w:r>
      <w:r w:rsidR="00CB0150">
        <w:rPr>
          <w:b/>
          <w:bCs/>
        </w:rPr>
        <w:t>true</w:t>
      </w:r>
      <w:r>
        <w:t>.</w:t>
      </w:r>
    </w:p>
    <w:p w14:paraId="02B7F42C" w14:textId="77777777" w:rsidR="006A2DB4" w:rsidRPr="00E77497" w:rsidRDefault="006A2DB4" w:rsidP="006A2DB4">
      <w:pPr>
        <w:pStyle w:val="Alg3"/>
        <w:numPr>
          <w:ilvl w:val="1"/>
          <w:numId w:val="628"/>
        </w:numPr>
        <w:tabs>
          <w:tab w:val="left" w:pos="720"/>
        </w:tabs>
        <w:ind w:left="720"/>
      </w:pPr>
      <w:r w:rsidRPr="00E77497">
        <w:t xml:space="preserve">Let </w:t>
      </w:r>
      <w:r w:rsidRPr="00E77497">
        <w:rPr>
          <w:i/>
        </w:rPr>
        <w:t>n</w:t>
      </w:r>
      <w:r w:rsidRPr="00E77497">
        <w:t xml:space="preserve"> = </w:t>
      </w:r>
      <w:r w:rsidRPr="00E77497">
        <w:rPr>
          <w:i/>
        </w:rPr>
        <w:t>n</w:t>
      </w:r>
      <w:r w:rsidRPr="00E77497">
        <w:t>+1.</w:t>
      </w:r>
    </w:p>
    <w:p w14:paraId="661EFF45" w14:textId="77777777" w:rsidR="006A2DB4" w:rsidRPr="00E77497" w:rsidRDefault="006A2DB4" w:rsidP="006A2DB4">
      <w:pPr>
        <w:pStyle w:val="Alg3"/>
        <w:numPr>
          <w:ilvl w:val="1"/>
          <w:numId w:val="628"/>
        </w:numPr>
        <w:tabs>
          <w:tab w:val="left" w:pos="720"/>
        </w:tabs>
        <w:ind w:left="720"/>
      </w:pPr>
      <w:r w:rsidRPr="00E77497">
        <w:t xml:space="preserve">Let </w:t>
      </w:r>
      <w:r w:rsidR="00EF30EA">
        <w:rPr>
          <w:i/>
        </w:rPr>
        <w:t>nextI</w:t>
      </w:r>
      <w:r w:rsidRPr="00E77497">
        <w:rPr>
          <w:i/>
        </w:rPr>
        <w:t>ndex</w:t>
      </w:r>
      <w:r w:rsidRPr="00E77497">
        <w:t xml:space="preserve"> = </w:t>
      </w:r>
      <w:r w:rsidR="00EF30EA">
        <w:rPr>
          <w:i/>
        </w:rPr>
        <w:t>nextI</w:t>
      </w:r>
      <w:r w:rsidRPr="00E77497">
        <w:rPr>
          <w:i/>
        </w:rPr>
        <w:t>ndex</w:t>
      </w:r>
      <w:r w:rsidRPr="00E77497">
        <w:t xml:space="preserve"> +1.</w:t>
      </w:r>
    </w:p>
    <w:p w14:paraId="4E33D841" w14:textId="77777777" w:rsidR="006A2DB4" w:rsidRPr="00E77497" w:rsidRDefault="006A2DB4" w:rsidP="006A2DB4">
      <w:pPr>
        <w:pStyle w:val="Alg4"/>
        <w:numPr>
          <w:ilvl w:val="0"/>
          <w:numId w:val="628"/>
        </w:numPr>
        <w:spacing w:after="220"/>
        <w:contextualSpacing/>
      </w:pPr>
      <w:r w:rsidRPr="00E77497">
        <w:t xml:space="preserve">Return </w:t>
      </w:r>
      <w:r w:rsidR="00EF30EA">
        <w:rPr>
          <w:i/>
        </w:rPr>
        <w:t>nextIndex</w:t>
      </w:r>
      <w:r w:rsidRPr="00E77497">
        <w:t>.</w:t>
      </w:r>
    </w:p>
    <w:p w14:paraId="35FC0C75" w14:textId="77777777" w:rsidR="00980C14" w:rsidRPr="000D4E55" w:rsidRDefault="00E70C3C" w:rsidP="005670F3">
      <w:pPr>
        <w:pStyle w:val="Note"/>
      </w:pPr>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w:t>
      </w:r>
      <w:r w:rsidR="00293AF6">
        <w:t>Set</w:t>
      </w:r>
      <w:r w:rsidR="000D4E55">
        <w:t>]].</w:t>
      </w:r>
    </w:p>
    <w:p w14:paraId="2176ABFD" w14:textId="77777777" w:rsidR="008753AB" w:rsidRPr="00E77497" w:rsidRDefault="008753AB" w:rsidP="008753AB">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60B0C753" w14:textId="77777777"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14:paraId="78DBA0C1" w14:textId="77777777" w:rsidR="008753AB" w:rsidRPr="00E77497" w:rsidRDefault="008753AB" w:rsidP="00937565">
      <w:pPr>
        <w:pStyle w:val="Alg4"/>
        <w:numPr>
          <w:ilvl w:val="0"/>
          <w:numId w:val="42"/>
        </w:numPr>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14:paraId="1CB2F1A5" w14:textId="77777777"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r w:rsidR="00365BF7">
        <w:t>Elis</w:t>
      </w:r>
      <w:r w:rsidR="00A80BCD">
        <w:t>i</w:t>
      </w:r>
      <w:r w:rsidR="00365BF7">
        <w:t>on</w:t>
      </w:r>
      <w:r w:rsidR="00A80BCD">
        <w:t xml:space="preserve"> </w:t>
      </w:r>
      <w:r w:rsidR="00365BF7">
        <w:t>Width of</w:t>
      </w:r>
      <w:r w:rsidR="00365BF7"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14:paraId="17ECFF37" w14:textId="77777777" w:rsidR="008753AB" w:rsidRPr="00E77497" w:rsidRDefault="008753AB" w:rsidP="00293AF6">
      <w:pPr>
        <w:pStyle w:val="Alg4"/>
        <w:numPr>
          <w:ilvl w:val="0"/>
          <w:numId w:val="42"/>
        </w:numPr>
      </w:pPr>
      <w:r w:rsidRPr="00E77497">
        <w:t>Call Put</w:t>
      </w:r>
      <w:r w:rsidR="00293AF6">
        <w:t>(</w:t>
      </w:r>
      <w:r w:rsidRPr="00E77497">
        <w:rPr>
          <w:i/>
        </w:rPr>
        <w:t>array</w:t>
      </w:r>
      <w:r w:rsidR="00293AF6">
        <w:t xml:space="preserve">, </w:t>
      </w:r>
      <w:r w:rsidRPr="00293AF6">
        <w:rPr>
          <w:rFonts w:ascii="Courier New" w:hAnsi="Courier New"/>
          <w:b/>
          <w:bCs/>
          <w:sz w:val="18"/>
        </w:rPr>
        <w:t>"</w:t>
      </w:r>
      <w:r w:rsidRPr="00E77497">
        <w:rPr>
          <w:rFonts w:ascii="Courier New" w:hAnsi="Courier New"/>
          <w:b/>
        </w:rPr>
        <w:t>length</w:t>
      </w:r>
      <w:r w:rsidRPr="00293AF6">
        <w:rPr>
          <w:rFonts w:ascii="Courier New" w:hAnsi="Courier New"/>
          <w:b/>
          <w:bCs/>
          <w:sz w:val="18"/>
        </w:rPr>
        <w:t>"</w:t>
      </w:r>
      <w:r w:rsidRPr="00E77497">
        <w:t xml:space="preserve">, </w:t>
      </w:r>
      <w:r w:rsidRPr="00E77497">
        <w:rPr>
          <w:i/>
        </w:rPr>
        <w:t>pad</w:t>
      </w:r>
      <w:r w:rsidRPr="00E77497">
        <w:t xml:space="preserve">, </w:t>
      </w:r>
      <w:r w:rsidRPr="00E77497">
        <w:rPr>
          <w:b/>
        </w:rPr>
        <w:t>false</w:t>
      </w:r>
      <w:r w:rsidR="00293AF6">
        <w:rPr>
          <w:bCs/>
        </w:rPr>
        <w:t>)</w:t>
      </w:r>
      <w:r w:rsidRPr="00E77497">
        <w:t>.</w:t>
      </w:r>
    </w:p>
    <w:p w14:paraId="7A07A443" w14:textId="77777777"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14:paraId="1235A2E4" w14:textId="77777777"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p>
    <w:p w14:paraId="2EB6C4BE" w14:textId="77777777" w:rsidR="0040783C" w:rsidRPr="00E77497" w:rsidRDefault="0040783C" w:rsidP="00937565">
      <w:pPr>
        <w:pStyle w:val="Alg4"/>
        <w:numPr>
          <w:ilvl w:val="0"/>
          <w:numId w:val="43"/>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14:paraId="34A6848A" w14:textId="77777777" w:rsidR="008753AB" w:rsidRPr="00E77497" w:rsidRDefault="00E6393B" w:rsidP="008753AB">
      <w:pPr>
        <w:pStyle w:val="Alg4"/>
        <w:numPr>
          <w:ilvl w:val="0"/>
          <w:numId w:val="43"/>
        </w:numPr>
        <w:spacing w:after="220"/>
        <w:contextualSpacing/>
      </w:pPr>
      <w:r>
        <w:t xml:space="preserve">Let </w:t>
      </w:r>
      <w:r w:rsidRPr="002B6820">
        <w:rPr>
          <w:i/>
          <w:iCs/>
        </w:rPr>
        <w:t>len</w:t>
      </w:r>
      <w:r>
        <w:t xml:space="preserve"> be</w:t>
      </w:r>
      <w:r w:rsidR="00236E64">
        <w:t xml:space="preserve"> the</w:t>
      </w:r>
      <w:r w:rsidR="008753AB" w:rsidRPr="00E77497">
        <w:t xml:space="preserve"> result of </w:t>
      </w:r>
      <w:r>
        <w:t>performing Array Accumulation for</w:t>
      </w:r>
      <w:r w:rsidRPr="00E77497">
        <w:t xml:space="preserve"> </w:t>
      </w:r>
      <w:r w:rsidR="008753AB" w:rsidRPr="00E77497">
        <w:rPr>
          <w:i/>
        </w:rPr>
        <w:t>ElementList</w:t>
      </w:r>
      <w:r>
        <w:t xml:space="preserve"> with arguments </w:t>
      </w:r>
      <w:r w:rsidRPr="00E6393B">
        <w:rPr>
          <w:i/>
        </w:rPr>
        <w:t>array</w:t>
      </w:r>
      <w:r>
        <w:t xml:space="preserve"> and 0</w:t>
      </w:r>
      <w:r w:rsidR="008753AB" w:rsidRPr="00E77497">
        <w:t>.</w:t>
      </w:r>
    </w:p>
    <w:p w14:paraId="733781F7" w14:textId="77777777" w:rsidR="00CE3355" w:rsidRDefault="006552DF" w:rsidP="00CE3355">
      <w:pPr>
        <w:pStyle w:val="Alg4"/>
        <w:numPr>
          <w:ilvl w:val="0"/>
          <w:numId w:val="43"/>
        </w:numPr>
        <w:contextualSpacing/>
      </w:pPr>
      <w:r>
        <w:t>ReturnIfAbrupt(</w:t>
      </w:r>
      <w:r>
        <w:rPr>
          <w:i/>
        </w:rPr>
        <w:t>len</w:t>
      </w:r>
      <w:r>
        <w:t>)</w:t>
      </w:r>
      <w:r w:rsidR="00CE3355">
        <w:t>.</w:t>
      </w:r>
    </w:p>
    <w:p w14:paraId="3381C6C9" w14:textId="77777777" w:rsidR="00E6393B" w:rsidRPr="00E77497" w:rsidRDefault="00E6393B" w:rsidP="00156AA7">
      <w:pPr>
        <w:pStyle w:val="Alg4"/>
        <w:numPr>
          <w:ilvl w:val="0"/>
          <w:numId w:val="43"/>
        </w:numPr>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Pr>
          <w:i/>
        </w:rPr>
        <w:t>len</w:t>
      </w:r>
      <w:r w:rsidRPr="00E77497">
        <w:t xml:space="preserve">, </w:t>
      </w:r>
      <w:r w:rsidRPr="00E77497">
        <w:rPr>
          <w:b/>
        </w:rPr>
        <w:t>false</w:t>
      </w:r>
      <w:r w:rsidR="00156AA7">
        <w:rPr>
          <w:bCs/>
        </w:rPr>
        <w:t>)</w:t>
      </w:r>
      <w:r w:rsidRPr="00E77497">
        <w:t>.</w:t>
      </w:r>
    </w:p>
    <w:p w14:paraId="14B3CFC9" w14:textId="77777777" w:rsidR="00E6393B" w:rsidRPr="00E77497" w:rsidRDefault="00E6393B" w:rsidP="00E6393B">
      <w:pPr>
        <w:pStyle w:val="Alg4"/>
        <w:numPr>
          <w:ilvl w:val="0"/>
          <w:numId w:val="43"/>
        </w:numPr>
        <w:spacing w:after="220"/>
        <w:contextualSpacing/>
      </w:pPr>
      <w:r w:rsidRPr="00E77497">
        <w:t xml:space="preserve">Return </w:t>
      </w:r>
      <w:r w:rsidRPr="00E77497">
        <w:rPr>
          <w:i/>
        </w:rPr>
        <w:t>array</w:t>
      </w:r>
      <w:r w:rsidRPr="00E77497">
        <w:t>.</w:t>
      </w:r>
    </w:p>
    <w:p w14:paraId="5136FF6D" w14:textId="77777777" w:rsidR="008753AB" w:rsidRPr="00E77497" w:rsidRDefault="008753AB" w:rsidP="008753AB">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14:paraId="45F1D549" w14:textId="77777777" w:rsidR="00E6393B" w:rsidRPr="00E77497" w:rsidRDefault="00E6393B" w:rsidP="00937565">
      <w:pPr>
        <w:pStyle w:val="Alg4"/>
        <w:numPr>
          <w:ilvl w:val="0"/>
          <w:numId w:val="394"/>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14:paraId="69901F71" w14:textId="77777777" w:rsidR="00E6393B" w:rsidRPr="00E77497" w:rsidRDefault="00E6393B" w:rsidP="00E6393B">
      <w:pPr>
        <w:pStyle w:val="Alg4"/>
        <w:numPr>
          <w:ilvl w:val="0"/>
          <w:numId w:val="394"/>
        </w:numPr>
        <w:spacing w:after="220"/>
        <w:contextualSpacing/>
      </w:pPr>
      <w:r>
        <w:t xml:space="preserve">Let </w:t>
      </w:r>
      <w:r w:rsidRPr="007870CC">
        <w:rPr>
          <w:i/>
        </w:rPr>
        <w:t>len</w:t>
      </w:r>
      <w:r>
        <w:t xml:space="preserve"> be</w:t>
      </w:r>
      <w:r w:rsidR="00236E64">
        <w:t xml:space="preserve"> the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p>
    <w:p w14:paraId="59132EA8" w14:textId="77777777" w:rsidR="00CE3355" w:rsidRDefault="006552DF" w:rsidP="00CE3355">
      <w:pPr>
        <w:pStyle w:val="Alg4"/>
        <w:numPr>
          <w:ilvl w:val="0"/>
          <w:numId w:val="394"/>
        </w:numPr>
        <w:contextualSpacing/>
      </w:pPr>
      <w:r>
        <w:t>ReturnIfAbrupt(</w:t>
      </w:r>
      <w:r>
        <w:rPr>
          <w:i/>
        </w:rPr>
        <w:t>len</w:t>
      </w:r>
      <w:r>
        <w:t>)</w:t>
      </w:r>
      <w:r w:rsidR="00CE3355">
        <w:t>.</w:t>
      </w:r>
    </w:p>
    <w:p w14:paraId="4FF1BF7E" w14:textId="77777777" w:rsidR="008753AB" w:rsidRPr="00E77497" w:rsidRDefault="00597D1C" w:rsidP="009E3FF6">
      <w:pPr>
        <w:pStyle w:val="Alg4"/>
        <w:numPr>
          <w:ilvl w:val="0"/>
          <w:numId w:val="394"/>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084C2429" w14:textId="77777777" w:rsidR="008753AB" w:rsidRPr="00E77497" w:rsidRDefault="008753AB" w:rsidP="00156AA7">
      <w:pPr>
        <w:pStyle w:val="Alg4"/>
        <w:numPr>
          <w:ilvl w:val="0"/>
          <w:numId w:val="394"/>
        </w:numPr>
        <w:spacing w:after="220"/>
        <w:contextualSpacing/>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ToUint32(</w:t>
      </w:r>
      <w:r w:rsidRPr="00E77497">
        <w:rPr>
          <w:i/>
        </w:rPr>
        <w:t>pad</w:t>
      </w:r>
      <w:r w:rsidR="00597D1C">
        <w:rPr>
          <w:i/>
        </w:rPr>
        <w:t>ding</w:t>
      </w:r>
      <w:r w:rsidRPr="00E77497">
        <w:t>+</w:t>
      </w:r>
      <w:r w:rsidRPr="00E77497">
        <w:rPr>
          <w:i/>
        </w:rPr>
        <w:t>len</w:t>
      </w:r>
      <w:r w:rsidRPr="00E77497">
        <w:t xml:space="preserve">), </w:t>
      </w:r>
      <w:r w:rsidRPr="00E77497">
        <w:rPr>
          <w:b/>
        </w:rPr>
        <w:t>false</w:t>
      </w:r>
      <w:r w:rsidR="00156AA7">
        <w:rPr>
          <w:bCs/>
        </w:rPr>
        <w:t>)</w:t>
      </w:r>
      <w:r w:rsidRPr="00E77497">
        <w:t>.</w:t>
      </w:r>
    </w:p>
    <w:p w14:paraId="6C13F522" w14:textId="77777777"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14:paraId="54B01B0D" w14:textId="77777777" w:rsidR="001A49B2" w:rsidRPr="00E77497" w:rsidRDefault="001A49B2" w:rsidP="00D148E9">
      <w:pPr>
        <w:pStyle w:val="40"/>
      </w:pPr>
      <w:bookmarkStart w:id="2757" w:name="_Ref365546940"/>
      <w:r w:rsidRPr="00E77497">
        <w:t xml:space="preserve">Array </w:t>
      </w:r>
      <w:r>
        <w:t>Comprehension</w:t>
      </w:r>
      <w:bookmarkEnd w:id="2757"/>
    </w:p>
    <w:p w14:paraId="030AABC0" w14:textId="77777777" w:rsidR="001A49B2" w:rsidRPr="003B4312" w:rsidRDefault="001A49B2" w:rsidP="001A49B2">
      <w:pPr>
        <w:pStyle w:val="Syntax"/>
      </w:pPr>
      <w:r w:rsidRPr="004D1BD1">
        <w:t>Syntax</w:t>
      </w:r>
    </w:p>
    <w:p w14:paraId="4B6B990D" w14:textId="77777777" w:rsidR="001A49B2" w:rsidRPr="008B7F6F" w:rsidRDefault="001A49B2" w:rsidP="001A49B2">
      <w:pPr>
        <w:pStyle w:val="SyntaxRule"/>
      </w:pPr>
      <w:r>
        <w:t>ArrayComprehension</w:t>
      </w:r>
      <w:r w:rsidRPr="003B4312">
        <w:t xml:space="preserve"> </w:t>
      </w:r>
      <w:r w:rsidRPr="003B4312">
        <w:rPr>
          <w:rFonts w:ascii="Arial" w:hAnsi="Arial" w:cs="Arial"/>
          <w:b/>
          <w:i w:val="0"/>
        </w:rPr>
        <w:t>:</w:t>
      </w:r>
    </w:p>
    <w:p w14:paraId="79DB5952" w14:textId="77777777" w:rsidR="001A49B2" w:rsidRPr="009C202C" w:rsidRDefault="001A49B2" w:rsidP="00D1414A">
      <w:pPr>
        <w:pStyle w:val="SyntaxDefinition"/>
      </w:pPr>
      <w:r w:rsidRPr="00E77497">
        <w:rPr>
          <w:rFonts w:ascii="Courier New" w:hAnsi="Courier New"/>
          <w:b/>
          <w:i w:val="0"/>
        </w:rPr>
        <w:t>[</w:t>
      </w:r>
      <w:r w:rsidR="00D1414A">
        <w:t>Comprehension</w:t>
      </w:r>
      <w:r w:rsidR="00D1414A" w:rsidRPr="00E77497">
        <w:rPr>
          <w:rFonts w:ascii="Courier New" w:hAnsi="Courier New"/>
          <w:i w:val="0"/>
        </w:rPr>
        <w:t xml:space="preserve"> </w:t>
      </w:r>
      <w:r w:rsidRPr="00E77497">
        <w:rPr>
          <w:rFonts w:ascii="Courier New" w:hAnsi="Courier New"/>
          <w:b/>
          <w:i w:val="0"/>
        </w:rPr>
        <w:t>]</w:t>
      </w:r>
    </w:p>
    <w:p w14:paraId="6EFE8836" w14:textId="77777777" w:rsidR="009D6677" w:rsidRPr="008B7F6F" w:rsidRDefault="009D6677" w:rsidP="009D6677">
      <w:pPr>
        <w:pStyle w:val="SyntaxRule"/>
      </w:pPr>
      <w:r>
        <w:t>Comprehension</w:t>
      </w:r>
      <w:r w:rsidRPr="003B4312">
        <w:t xml:space="preserve"> </w:t>
      </w:r>
      <w:r w:rsidRPr="003B4312">
        <w:rPr>
          <w:rFonts w:ascii="Arial" w:hAnsi="Arial" w:cs="Arial"/>
          <w:b/>
          <w:i w:val="0"/>
        </w:rPr>
        <w:t>:</w:t>
      </w:r>
    </w:p>
    <w:p w14:paraId="35BC6F56" w14:textId="77777777" w:rsidR="009D6677" w:rsidRPr="00145775" w:rsidRDefault="009D6677" w:rsidP="009D6677">
      <w:pPr>
        <w:pStyle w:val="SyntaxDefinition"/>
        <w:rPr>
          <w:i w:val="0"/>
          <w:iCs/>
        </w:rPr>
      </w:pPr>
      <w:r>
        <w:t>ComprehensionFor</w:t>
      </w:r>
      <w:r w:rsidRPr="00AC3AEA">
        <w:rPr>
          <w:rFonts w:ascii="Courier New" w:hAnsi="Courier New" w:cs="Courier New"/>
          <w:i w:val="0"/>
        </w:rPr>
        <w:t xml:space="preserve"> </w:t>
      </w:r>
      <w:r>
        <w:t>ComprehensionQualifierTail</w:t>
      </w:r>
    </w:p>
    <w:p w14:paraId="1908097D" w14:textId="77777777" w:rsidR="009D6677" w:rsidRPr="008B7F6F" w:rsidRDefault="009D6677" w:rsidP="009D6677">
      <w:pPr>
        <w:pStyle w:val="SyntaxRule"/>
      </w:pPr>
      <w:r>
        <w:t>ComprehensionQualifierTail</w:t>
      </w:r>
      <w:r w:rsidRPr="003B4312">
        <w:t xml:space="preserve"> </w:t>
      </w:r>
      <w:r w:rsidRPr="003B4312">
        <w:rPr>
          <w:rFonts w:ascii="Arial" w:hAnsi="Arial" w:cs="Arial"/>
          <w:b/>
          <w:i w:val="0"/>
        </w:rPr>
        <w:t>:</w:t>
      </w:r>
    </w:p>
    <w:p w14:paraId="6460D2AE" w14:textId="77777777" w:rsidR="009D6677" w:rsidRPr="009C202C" w:rsidRDefault="009D6677" w:rsidP="00194736">
      <w:pPr>
        <w:pStyle w:val="SyntaxDefinition"/>
      </w:pPr>
      <w:r w:rsidRPr="00ED2E78">
        <w:t>Assignment</w:t>
      </w:r>
      <w:r>
        <w:t>Expression</w:t>
      </w:r>
      <w:r w:rsidR="00E12B8E" w:rsidRPr="006B6D0A">
        <w:rPr>
          <w:rFonts w:ascii="Courier New" w:hAnsi="Courier New"/>
          <w:b/>
          <w:i w:val="0"/>
        </w:rPr>
        <w:br/>
      </w:r>
      <w:r>
        <w:t xml:space="preserve">ComprehensionQualifier </w:t>
      </w:r>
      <w:r w:rsidRPr="00AC3AEA">
        <w:rPr>
          <w:rFonts w:ascii="Courier New" w:hAnsi="Courier New" w:cs="Courier New"/>
          <w:i w:val="0"/>
        </w:rPr>
        <w:t xml:space="preserve"> </w:t>
      </w:r>
      <w:r w:rsidR="00194736">
        <w:t>ComprehensionQualifierTail</w:t>
      </w:r>
    </w:p>
    <w:p w14:paraId="717F47FB" w14:textId="77777777" w:rsidR="00D1414A" w:rsidRPr="008B7F6F" w:rsidRDefault="00D1414A" w:rsidP="00D1414A">
      <w:pPr>
        <w:pStyle w:val="SyntaxRule"/>
      </w:pPr>
      <w:r>
        <w:t>ComprehensionQualifier</w:t>
      </w:r>
      <w:r w:rsidRPr="003B4312">
        <w:t xml:space="preserve"> </w:t>
      </w:r>
      <w:r w:rsidRPr="003B4312">
        <w:rPr>
          <w:rFonts w:ascii="Arial" w:hAnsi="Arial" w:cs="Arial"/>
          <w:b/>
          <w:i w:val="0"/>
        </w:rPr>
        <w:t>:</w:t>
      </w:r>
    </w:p>
    <w:p w14:paraId="3AF9622B" w14:textId="77777777" w:rsidR="00D1414A" w:rsidRPr="009C202C" w:rsidRDefault="00D1414A" w:rsidP="00D1414A">
      <w:pPr>
        <w:pStyle w:val="SyntaxDefinition"/>
      </w:pPr>
      <w:r>
        <w:t>ComprehensionFor</w:t>
      </w:r>
      <w:r w:rsidRPr="006B6D0A">
        <w:rPr>
          <w:rFonts w:ascii="Courier New" w:hAnsi="Courier New"/>
          <w:b/>
          <w:i w:val="0"/>
        </w:rPr>
        <w:br/>
      </w:r>
      <w:r>
        <w:t>ComprehensionIf</w:t>
      </w:r>
    </w:p>
    <w:p w14:paraId="0C37DA60" w14:textId="77777777" w:rsidR="001A49B2" w:rsidRPr="008B7F6F" w:rsidRDefault="001A49B2" w:rsidP="001A49B2">
      <w:pPr>
        <w:pStyle w:val="SyntaxRule"/>
      </w:pPr>
      <w:r>
        <w:t>ComprehensionFor</w:t>
      </w:r>
      <w:r w:rsidRPr="003B4312">
        <w:t xml:space="preserve"> </w:t>
      </w:r>
      <w:r w:rsidRPr="003B4312">
        <w:rPr>
          <w:rFonts w:ascii="Arial" w:hAnsi="Arial" w:cs="Arial"/>
          <w:b/>
          <w:i w:val="0"/>
        </w:rPr>
        <w:t>:</w:t>
      </w:r>
    </w:p>
    <w:p w14:paraId="55C144AE" w14:textId="77777777" w:rsidR="00837D11" w:rsidRDefault="001A49B2" w:rsidP="00D1414A">
      <w:pPr>
        <w:pStyle w:val="SyntaxDefinition"/>
        <w:rPr>
          <w:rFonts w:ascii="Courier New" w:hAnsi="Courier New" w:cs="Courier New"/>
          <w:i w:val="0"/>
        </w:rPr>
      </w:pPr>
      <w:r>
        <w:rPr>
          <w:rFonts w:ascii="Courier New" w:hAnsi="Courier New" w:cs="Courier New"/>
          <w:b/>
          <w:i w:val="0"/>
        </w:rPr>
        <w:t>for</w:t>
      </w:r>
      <w:r w:rsidRPr="00AC3AEA">
        <w:rPr>
          <w:rFonts w:ascii="Courier New" w:hAnsi="Courier New" w:cs="Courier New"/>
          <w:b/>
          <w:i w:val="0"/>
        </w:rPr>
        <w:t xml:space="preserve"> </w:t>
      </w:r>
      <w:r w:rsidR="00D1414A">
        <w:rPr>
          <w:rFonts w:ascii="Courier New" w:hAnsi="Courier New" w:cs="Courier New"/>
          <w:b/>
          <w:i w:val="0"/>
        </w:rPr>
        <w:t>(</w:t>
      </w:r>
      <w:r>
        <w:t xml:space="preserve"> </w:t>
      </w:r>
      <w:r w:rsidR="00AE5554">
        <w:t>ForBinding</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rsidR="00D1414A">
        <w:t>AssignmentExpression</w:t>
      </w:r>
      <w:r w:rsidRPr="00AC3AEA">
        <w:rPr>
          <w:rFonts w:ascii="Courier New" w:hAnsi="Courier New" w:cs="Courier New"/>
          <w:i w:val="0"/>
        </w:rPr>
        <w:t xml:space="preserve"> </w:t>
      </w:r>
      <w:r w:rsidR="00D1414A">
        <w:rPr>
          <w:rFonts w:ascii="Courier New" w:hAnsi="Courier New"/>
          <w:b/>
          <w:i w:val="0"/>
        </w:rPr>
        <w:t>)</w:t>
      </w:r>
    </w:p>
    <w:p w14:paraId="72749CB4" w14:textId="77777777" w:rsidR="00D1414A" w:rsidRPr="008B7F6F" w:rsidRDefault="00D1414A" w:rsidP="00D1414A">
      <w:pPr>
        <w:pStyle w:val="SyntaxRule"/>
      </w:pPr>
      <w:r>
        <w:t>ComprehensionIf</w:t>
      </w:r>
      <w:r w:rsidRPr="003B4312">
        <w:t xml:space="preserve"> </w:t>
      </w:r>
      <w:r w:rsidRPr="003B4312">
        <w:rPr>
          <w:rFonts w:ascii="Arial" w:hAnsi="Arial" w:cs="Arial"/>
          <w:b/>
          <w:i w:val="0"/>
        </w:rPr>
        <w:t>:</w:t>
      </w:r>
    </w:p>
    <w:p w14:paraId="7EAC88E4" w14:textId="77777777" w:rsidR="00D1414A" w:rsidRDefault="00D1414A" w:rsidP="00D1414A">
      <w:pPr>
        <w:pStyle w:val="SyntaxDefinition"/>
        <w:rPr>
          <w:rFonts w:ascii="Courier New" w:hAnsi="Courier New" w:cs="Courier New"/>
          <w:i w:val="0"/>
        </w:rPr>
      </w:pPr>
      <w:r>
        <w:rPr>
          <w:rFonts w:ascii="Courier New" w:hAnsi="Courier New" w:cs="Courier New"/>
          <w:b/>
          <w:i w:val="0"/>
        </w:rPr>
        <w:t>if</w:t>
      </w:r>
      <w:r w:rsidRPr="00AC3AEA">
        <w:rPr>
          <w:rFonts w:ascii="Courier New" w:hAnsi="Courier New" w:cs="Courier New"/>
          <w:b/>
          <w:i w:val="0"/>
        </w:rPr>
        <w:t xml:space="preserve"> </w:t>
      </w:r>
      <w:r>
        <w:rPr>
          <w:rFonts w:ascii="Courier New" w:hAnsi="Courier New" w:cs="Courier New"/>
          <w:b/>
          <w:i w:val="0"/>
        </w:rPr>
        <w:t xml:space="preserve">( </w:t>
      </w:r>
      <w:r>
        <w:t>AssignmentExpression</w:t>
      </w:r>
      <w:r w:rsidRPr="00AC3AEA">
        <w:rPr>
          <w:rFonts w:ascii="Courier New" w:hAnsi="Courier New" w:cs="Courier New"/>
          <w:i w:val="0"/>
        </w:rPr>
        <w:t xml:space="preserve"> </w:t>
      </w:r>
      <w:r>
        <w:rPr>
          <w:rFonts w:ascii="Courier New" w:hAnsi="Courier New"/>
          <w:b/>
          <w:i w:val="0"/>
        </w:rPr>
        <w:t>)</w:t>
      </w:r>
    </w:p>
    <w:p w14:paraId="3C0C9B6C" w14:textId="77777777" w:rsidR="00837D11" w:rsidRPr="00E77497" w:rsidRDefault="00837D11" w:rsidP="00837D11">
      <w:pPr>
        <w:pStyle w:val="SyntaxRule"/>
      </w:pPr>
      <w:r>
        <w:t>ForBinding</w:t>
      </w:r>
      <w:r w:rsidRPr="00E77497">
        <w:t xml:space="preserve"> </w:t>
      </w:r>
      <w:r w:rsidRPr="00E77497">
        <w:rPr>
          <w:rFonts w:ascii="Arial" w:hAnsi="Arial"/>
          <w:b/>
          <w:i w:val="0"/>
        </w:rPr>
        <w:t>:</w:t>
      </w:r>
    </w:p>
    <w:p w14:paraId="4AB35D2B" w14:textId="77777777" w:rsidR="001A49B2" w:rsidRPr="009C202C" w:rsidRDefault="00837D11" w:rsidP="00837D11">
      <w:pPr>
        <w:pStyle w:val="SyntaxDefinition"/>
      </w:pPr>
      <w:r w:rsidRPr="00E77497">
        <w:t>BindingIdentifier</w:t>
      </w:r>
      <w:r>
        <w:rPr>
          <w:rFonts w:ascii="Courier New" w:hAnsi="Courier New"/>
          <w:b/>
          <w:i w:val="0"/>
        </w:rPr>
        <w:br/>
      </w:r>
      <w:r w:rsidRPr="00E77497">
        <w:t xml:space="preserve">BindingPattern  </w:t>
      </w:r>
    </w:p>
    <w:p w14:paraId="5E0A19C7" w14:textId="77777777" w:rsidR="003B4A8A" w:rsidRPr="007E68E2" w:rsidRDefault="003B4A8A" w:rsidP="007E68E2">
      <w:pPr>
        <w:rPr>
          <w:b/>
          <w:bCs/>
        </w:rPr>
      </w:pPr>
      <w:r w:rsidRPr="007E68E2">
        <w:rPr>
          <w:b/>
          <w:bCs/>
        </w:rPr>
        <w:t>Static Semantics</w:t>
      </w:r>
    </w:p>
    <w:p w14:paraId="448BDB5B" w14:textId="77777777" w:rsidR="003B4A8A" w:rsidRPr="00E77497" w:rsidRDefault="003B4A8A" w:rsidP="003B4A8A">
      <w:pPr>
        <w:rPr>
          <w:rFonts w:ascii="Helvetica" w:hAnsi="Helvetica"/>
          <w:b/>
        </w:rPr>
      </w:pPr>
      <w:r w:rsidRPr="00E77497">
        <w:rPr>
          <w:rFonts w:ascii="Helvetica" w:hAnsi="Helvetica"/>
          <w:b/>
        </w:rPr>
        <w:t>Static Semantics:  Early Errors</w:t>
      </w:r>
    </w:p>
    <w:p w14:paraId="446B19C2" w14:textId="77777777" w:rsidR="003B4A8A" w:rsidRPr="00E77497" w:rsidRDefault="003B4A8A" w:rsidP="003B4A8A">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r w:rsidRPr="003B4A8A">
        <w:rPr>
          <w:rFonts w:ascii="Courier New" w:hAnsi="Courier New"/>
          <w:b/>
          <w:i/>
        </w:rPr>
        <w:t xml:space="preserve"> </w:t>
      </w:r>
      <w:r w:rsidRPr="00E77497">
        <w:t xml:space="preserve"> </w:t>
      </w:r>
    </w:p>
    <w:p w14:paraId="5BC8104D" w14:textId="77777777" w:rsidR="003B4A8A" w:rsidRPr="00E77497" w:rsidRDefault="003B4A8A" w:rsidP="00DB274A">
      <w:pPr>
        <w:numPr>
          <w:ilvl w:val="0"/>
          <w:numId w:val="737"/>
        </w:numPr>
        <w:spacing w:after="220"/>
      </w:pPr>
      <w:r w:rsidRPr="00E77497">
        <w:t xml:space="preserve">It is a Syntax Error if the </w:t>
      </w:r>
      <w:r w:rsidR="00DB274A">
        <w:t>Bound</w:t>
      </w:r>
      <w:r w:rsidRPr="00E77497">
        <w:t xml:space="preserve">Names of </w:t>
      </w:r>
      <w:r>
        <w:rPr>
          <w:rFonts w:ascii="Times New Roman" w:hAnsi="Times New Roman"/>
          <w:i/>
        </w:rPr>
        <w:t>ForBinding</w:t>
      </w:r>
      <w:r w:rsidRPr="00E77497">
        <w:t xml:space="preserve"> contains any duplicate entr</w:t>
      </w:r>
      <w:r>
        <w:t>i</w:t>
      </w:r>
      <w:r w:rsidRPr="00E77497">
        <w:t>es</w:t>
      </w:r>
      <w:r w:rsidR="00DB274A">
        <w:t>.</w:t>
      </w:r>
    </w:p>
    <w:p w14:paraId="2526383C" w14:textId="77777777" w:rsidR="00297E3D" w:rsidRPr="001A49B2" w:rsidRDefault="00297E3D" w:rsidP="007E68E2">
      <w:pPr>
        <w:keepNext/>
        <w:rPr>
          <w:rFonts w:ascii="Helvetica" w:hAnsi="Helvetica"/>
          <w:b/>
        </w:rPr>
      </w:pPr>
      <w:r w:rsidRPr="001A49B2">
        <w:rPr>
          <w:rFonts w:ascii="Helvetica" w:hAnsi="Helvetica"/>
          <w:b/>
        </w:rPr>
        <w:t>Runtime Semantics</w:t>
      </w:r>
    </w:p>
    <w:p w14:paraId="46481C9B" w14:textId="77777777" w:rsidR="00ED63AB" w:rsidRDefault="00ED63AB" w:rsidP="00ED63AB">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Initialisation</w:t>
      </w:r>
    </w:p>
    <w:p w14:paraId="577E32BC" w14:textId="77777777" w:rsidR="00ED63AB" w:rsidRPr="004418C4" w:rsidRDefault="00ED63AB" w:rsidP="00ED63AB">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14:paraId="1F6D3AA1" w14:textId="77777777" w:rsidR="00ED63AB" w:rsidRPr="008E00F6" w:rsidRDefault="00ED63AB"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14:paraId="3C6EEE48" w14:textId="77777777" w:rsidR="00ED63AB" w:rsidRPr="00A52BE6" w:rsidRDefault="00ED63AB" w:rsidP="00194736">
      <w:pPr>
        <w:contextualSpacing/>
      </w:pPr>
      <w:r>
        <w:rPr>
          <w:rFonts w:ascii="Times New Roman" w:hAnsi="Times New Roman"/>
          <w:i/>
        </w:rPr>
        <w:t xml:space="preserve">ForBinding </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14:paraId="06B8180D" w14:textId="77777777" w:rsidR="00ED63AB" w:rsidRPr="00E77497" w:rsidRDefault="00ED63AB" w:rsidP="00ED63AB">
      <w:pPr>
        <w:pStyle w:val="Alg3"/>
        <w:numPr>
          <w:ilvl w:val="0"/>
          <w:numId w:val="622"/>
        </w:numPr>
      </w:pPr>
      <w:r w:rsidRPr="00E77497">
        <w:t xml:space="preserve">Let </w:t>
      </w:r>
      <w:r>
        <w:rPr>
          <w:i/>
        </w:rPr>
        <w:t xml:space="preserve">obj </w:t>
      </w:r>
      <w:r w:rsidRPr="00E77497">
        <w:t xml:space="preserve"> be ToObject(</w:t>
      </w:r>
      <w:r>
        <w:rPr>
          <w:i/>
        </w:rPr>
        <w:t>value</w:t>
      </w:r>
      <w:r w:rsidRPr="00E77497">
        <w:t>).</w:t>
      </w:r>
    </w:p>
    <w:p w14:paraId="5F7F60AB" w14:textId="77777777" w:rsidR="00ED63AB" w:rsidRDefault="00ED63AB" w:rsidP="00ED63AB">
      <w:pPr>
        <w:pStyle w:val="Alg2"/>
        <w:numPr>
          <w:ilvl w:val="0"/>
          <w:numId w:val="622"/>
        </w:numPr>
        <w:spacing w:after="220"/>
        <w:contextualSpacing/>
      </w:pPr>
      <w:r>
        <w:t>ReturnIfAbrupt(</w:t>
      </w:r>
      <w:r>
        <w:rPr>
          <w:i/>
        </w:rPr>
        <w:t>obj</w:t>
      </w:r>
      <w:r>
        <w:t>).</w:t>
      </w:r>
    </w:p>
    <w:p w14:paraId="34AC77EF" w14:textId="77777777" w:rsidR="00ED63AB" w:rsidRPr="004418C4" w:rsidRDefault="00ED63AB" w:rsidP="00ED63AB">
      <w:pPr>
        <w:pStyle w:val="Alg2"/>
        <w:numPr>
          <w:ilvl w:val="0"/>
          <w:numId w:val="622"/>
        </w:numPr>
        <w:spacing w:after="220"/>
      </w:pPr>
      <w:r>
        <w:t>Return the result of performing</w:t>
      </w:r>
      <w:r w:rsidRPr="004418C4">
        <w:t xml:space="preserve"> Binding </w:t>
      </w:r>
      <w:r>
        <w:t>Initialisation</w:t>
      </w:r>
      <w:r w:rsidRPr="004418C4">
        <w:t xml:space="preserve"> for </w:t>
      </w:r>
      <w:r w:rsidRPr="00E77497">
        <w:rPr>
          <w:i/>
        </w:rPr>
        <w:t>Binding</w:t>
      </w:r>
      <w:r>
        <w:rPr>
          <w:rStyle w:val="bnf"/>
        </w:rPr>
        <w:t>Pattern</w:t>
      </w:r>
      <w:r w:rsidRPr="004418C4">
        <w:t xml:space="preserve"> passing</w:t>
      </w:r>
      <w:r w:rsidRPr="004418C4">
        <w:rPr>
          <w:i/>
        </w:rPr>
        <w:t xml:space="preserve"> </w:t>
      </w:r>
      <w:r>
        <w:rPr>
          <w:i/>
        </w:rPr>
        <w:t>obj</w:t>
      </w:r>
      <w:r w:rsidRPr="00E77497">
        <w:t xml:space="preserve"> </w:t>
      </w:r>
      <w:r w:rsidRPr="004418C4">
        <w:t xml:space="preserve">and </w:t>
      </w:r>
      <w:r>
        <w:rPr>
          <w:i/>
        </w:rPr>
        <w:t>environment</w:t>
      </w:r>
      <w:r w:rsidRPr="004418C4">
        <w:t xml:space="preserve"> as the arguments.</w:t>
      </w:r>
    </w:p>
    <w:p w14:paraId="5781D04F" w14:textId="77777777" w:rsidR="00A52BE6" w:rsidRDefault="00A52BE6" w:rsidP="00A52BE6">
      <w:pPr>
        <w:keepNext/>
        <w:rPr>
          <w:rFonts w:ascii="Helvetica" w:hAnsi="Helvetica"/>
          <w:b/>
          <w:spacing w:val="6"/>
        </w:rPr>
      </w:pPr>
      <w:r w:rsidRPr="00E77497">
        <w:rPr>
          <w:rFonts w:ascii="Helvetica" w:hAnsi="Helvetica"/>
          <w:b/>
        </w:rPr>
        <w:t xml:space="preserve">Runtime Semantics: </w:t>
      </w:r>
      <w:r>
        <w:rPr>
          <w:rFonts w:ascii="Helvetica" w:hAnsi="Helvetica"/>
          <w:b/>
          <w:spacing w:val="6"/>
        </w:rPr>
        <w:t>ComprehensionEvaluation</w:t>
      </w:r>
      <w:r w:rsidRPr="00E77497">
        <w:rPr>
          <w:rFonts w:ascii="Helvetica" w:hAnsi="Helvetica"/>
          <w:b/>
          <w:spacing w:val="6"/>
        </w:rPr>
        <w:t xml:space="preserve"> </w:t>
      </w:r>
    </w:p>
    <w:p w14:paraId="2A21414A" w14:textId="77777777" w:rsidR="00A52BE6" w:rsidRPr="004418C4" w:rsidRDefault="00A52BE6" w:rsidP="00A52BE6">
      <w:pPr>
        <w:ind w:left="360"/>
      </w:pPr>
      <w:r>
        <w:t>W</w:t>
      </w:r>
      <w:r w:rsidRPr="004418C4">
        <w:t xml:space="preserve">ith argument </w:t>
      </w:r>
      <w:r>
        <w:rPr>
          <w:rFonts w:ascii="Times New Roman" w:hAnsi="Times New Roman"/>
          <w:i/>
        </w:rPr>
        <w:t>accumulator</w:t>
      </w:r>
      <w:r>
        <w:t>.</w:t>
      </w:r>
    </w:p>
    <w:p w14:paraId="58D27E83" w14:textId="77777777" w:rsidR="008F18C6" w:rsidRDefault="00A52BE6" w:rsidP="008F18C6">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sidR="008F18C6">
        <w:rPr>
          <w:sz w:val="18"/>
        </w:rPr>
        <w:t>a comprehension component is being evaluated as part of a generator comprehension</w:t>
      </w:r>
      <w:r>
        <w:rPr>
          <w:sz w:val="18"/>
        </w:rPr>
        <w:t>.</w:t>
      </w:r>
      <w:r w:rsidRPr="008E00F6">
        <w:rPr>
          <w:sz w:val="18"/>
        </w:rPr>
        <w:t xml:space="preserve"> </w:t>
      </w:r>
      <w:r w:rsidR="008F18C6">
        <w:rPr>
          <w:sz w:val="18"/>
        </w:rPr>
        <w:t xml:space="preserve">Otherwise, the value of </w:t>
      </w:r>
      <w:r w:rsidR="008F18C6" w:rsidRPr="008F18C6">
        <w:rPr>
          <w:rFonts w:ascii="Times New Roman" w:hAnsi="Times New Roman"/>
          <w:i/>
          <w:sz w:val="18"/>
        </w:rPr>
        <w:t>accumulator</w:t>
      </w:r>
      <w:r w:rsidR="008F18C6">
        <w:rPr>
          <w:sz w:val="18"/>
        </w:rPr>
        <w:t xml:space="preserve"> is the array object into the elements of an array comprehension are to be accumulated</w:t>
      </w:r>
      <w:r w:rsidRPr="008E00F6">
        <w:rPr>
          <w:sz w:val="18"/>
        </w:rPr>
        <w:t>.</w:t>
      </w:r>
    </w:p>
    <w:p w14:paraId="1E4C3E22" w14:textId="77777777" w:rsidR="008F18C6" w:rsidRPr="00997A6B" w:rsidRDefault="008F18C6" w:rsidP="00194736">
      <w:pPr>
        <w:contextualSpacing/>
        <w:rPr>
          <w:iCs/>
        </w:rPr>
      </w:pPr>
      <w:r>
        <w:rPr>
          <w:rFonts w:ascii="Times New Roman" w:hAnsi="Times New Roman"/>
          <w:i/>
        </w:rPr>
        <w:t xml:space="preserve">Comprehension </w:t>
      </w:r>
      <w:r w:rsidRPr="00E77497">
        <w:rPr>
          <w:rFonts w:ascii="Courier New" w:hAnsi="Courier New" w:cs="Courier New"/>
          <w:b/>
        </w:rPr>
        <w:t>:</w:t>
      </w:r>
      <w:r w:rsidRPr="00E77497">
        <w:t xml:space="preserve"> </w:t>
      </w:r>
      <w:r w:rsidR="00194736">
        <w:rPr>
          <w:rFonts w:ascii="Times New Roman" w:hAnsi="Times New Roman"/>
          <w:i/>
        </w:rPr>
        <w:t xml:space="preserve">ComprehensionFor </w:t>
      </w:r>
      <w:r w:rsidR="00194736" w:rsidRPr="00194736">
        <w:rPr>
          <w:rFonts w:ascii="Times New Roman" w:hAnsi="Times New Roman"/>
          <w:i/>
        </w:rPr>
        <w:t>ComprehensionQualifierTail</w:t>
      </w:r>
    </w:p>
    <w:p w14:paraId="6DF87052" w14:textId="77777777" w:rsidR="008F18C6" w:rsidRPr="000E0467" w:rsidRDefault="008F18C6" w:rsidP="006E3895">
      <w:pPr>
        <w:pStyle w:val="Alg4"/>
        <w:numPr>
          <w:ilvl w:val="0"/>
          <w:numId w:val="1393"/>
        </w:numPr>
        <w:spacing w:after="220"/>
        <w:contextualSpacing/>
      </w:pPr>
      <w:r w:rsidRPr="00E77497">
        <w:t xml:space="preserve">Return </w:t>
      </w:r>
      <w:r w:rsidR="006E3895">
        <w:t>the</w:t>
      </w:r>
      <w:r w:rsidR="006E3895" w:rsidRPr="00E77497">
        <w:t xml:space="preserve"> result of </w:t>
      </w:r>
      <w:r w:rsidR="006E3895">
        <w:t>performing QualifierEvaluation for</w:t>
      </w:r>
      <w:r w:rsidR="006E3895" w:rsidRPr="00E77497">
        <w:t xml:space="preserve"> </w:t>
      </w:r>
      <w:r w:rsidR="006E3895">
        <w:rPr>
          <w:i/>
        </w:rPr>
        <w:t>ComprehensionFor</w:t>
      </w:r>
      <w:r w:rsidR="006E3895">
        <w:rPr>
          <w:iCs/>
        </w:rPr>
        <w:t xml:space="preserve"> with arguments </w:t>
      </w:r>
      <w:r w:rsidR="006E3895" w:rsidRPr="00194736">
        <w:rPr>
          <w:i/>
        </w:rPr>
        <w:t>ComprehensionQualifierTail</w:t>
      </w:r>
      <w:r w:rsidR="006E3895">
        <w:rPr>
          <w:iCs/>
        </w:rPr>
        <w:t xml:space="preserve"> and</w:t>
      </w:r>
      <w:r w:rsidR="006E3895" w:rsidRPr="006E3895">
        <w:rPr>
          <w:i/>
        </w:rPr>
        <w:t xml:space="preserve"> </w:t>
      </w:r>
      <w:r w:rsidR="006E3895">
        <w:rPr>
          <w:i/>
        </w:rPr>
        <w:t>accumulator</w:t>
      </w:r>
      <w:r w:rsidRPr="00E77497">
        <w:t>.</w:t>
      </w:r>
    </w:p>
    <w:p w14:paraId="6EF9EF0D" w14:textId="77777777" w:rsidR="006E3895" w:rsidRPr="00997A6B" w:rsidRDefault="006E3895" w:rsidP="006E3895">
      <w:pPr>
        <w:contextualSpacing/>
        <w:rPr>
          <w:iCs/>
        </w:rPr>
      </w:pPr>
      <w:r w:rsidRPr="000E0467">
        <w:rPr>
          <w:rFonts w:ascii="Times New Roman" w:hAnsi="Times New Roman"/>
          <w:i/>
        </w:rPr>
        <w:t>ComprehensionQualifierTail</w:t>
      </w:r>
      <w:r w:rsidRPr="00E77497">
        <w:rPr>
          <w:rFonts w:ascii="Courier New" w:hAnsi="Courier New" w:cs="Courier New"/>
          <w:b/>
        </w:rPr>
        <w:t>:</w:t>
      </w:r>
      <w:r w:rsidRPr="00E77497">
        <w:t xml:space="preserve"> </w:t>
      </w:r>
      <w:r w:rsidRPr="000E0467">
        <w:rPr>
          <w:rFonts w:ascii="Times New Roman" w:hAnsi="Times New Roman"/>
          <w:i/>
        </w:rPr>
        <w:t>ComprehensionQualifier</w:t>
      </w:r>
      <w:r>
        <w:rPr>
          <w:rFonts w:ascii="Times New Roman" w:hAnsi="Times New Roman"/>
          <w:i/>
        </w:rPr>
        <w:t xml:space="preserve"> </w:t>
      </w:r>
      <w:r w:rsidRPr="000E0467">
        <w:rPr>
          <w:rFonts w:ascii="Times New Roman" w:hAnsi="Times New Roman"/>
          <w:i/>
        </w:rPr>
        <w:t xml:space="preserve"> ComprehensionQualifierTail</w:t>
      </w:r>
    </w:p>
    <w:p w14:paraId="0554A9E8" w14:textId="77777777" w:rsidR="006E3895" w:rsidRPr="000E0467" w:rsidRDefault="006E3895" w:rsidP="006E3895">
      <w:pPr>
        <w:pStyle w:val="Alg4"/>
        <w:numPr>
          <w:ilvl w:val="0"/>
          <w:numId w:val="1397"/>
        </w:numPr>
        <w:spacing w:after="220"/>
        <w:contextualSpacing/>
      </w:pPr>
      <w:r w:rsidRPr="00E77497">
        <w:t xml:space="preserve">Return </w:t>
      </w:r>
      <w:r>
        <w:t>the</w:t>
      </w:r>
      <w:r w:rsidRPr="00E77497">
        <w:t xml:space="preserve"> result of </w:t>
      </w:r>
      <w:r>
        <w:t>performing QualifierEvaluation for</w:t>
      </w:r>
      <w:r w:rsidRPr="00E77497">
        <w:t xml:space="preserve"> </w:t>
      </w:r>
      <w:r w:rsidRPr="000E0467">
        <w:rPr>
          <w:i/>
        </w:rPr>
        <w:t>ComprehensionQualifier</w:t>
      </w:r>
      <w:r>
        <w:rPr>
          <w:i/>
        </w:rPr>
        <w:t xml:space="preserve"> </w:t>
      </w:r>
      <w:r w:rsidRPr="000E0467">
        <w:rPr>
          <w:i/>
        </w:rPr>
        <w:t xml:space="preserve"> </w:t>
      </w:r>
      <w:r>
        <w:rPr>
          <w:iCs/>
        </w:rPr>
        <w:t xml:space="preserve">with arguments </w:t>
      </w:r>
      <w:r w:rsidRPr="00194736">
        <w:rPr>
          <w:i/>
        </w:rPr>
        <w:t>ComprehensionQualifierTail</w:t>
      </w:r>
      <w:r>
        <w:rPr>
          <w:iCs/>
        </w:rPr>
        <w:t xml:space="preserve"> and</w:t>
      </w:r>
      <w:r w:rsidRPr="006E3895">
        <w:rPr>
          <w:i/>
        </w:rPr>
        <w:t xml:space="preserve"> </w:t>
      </w:r>
      <w:r>
        <w:rPr>
          <w:i/>
        </w:rPr>
        <w:t>accumulator</w:t>
      </w:r>
      <w:r w:rsidRPr="00E77497">
        <w:t>.</w:t>
      </w:r>
    </w:p>
    <w:p w14:paraId="1C06D737" w14:textId="77777777" w:rsidR="006E3895" w:rsidRPr="00997A6B" w:rsidRDefault="006E3895" w:rsidP="006E3895">
      <w:pPr>
        <w:contextualSpacing/>
        <w:rPr>
          <w:iCs/>
        </w:rPr>
      </w:pPr>
      <w:r w:rsidRPr="000E0467">
        <w:rPr>
          <w:rFonts w:ascii="Times New Roman" w:hAnsi="Times New Roman"/>
          <w:i/>
        </w:rPr>
        <w:t>ComprehensionQualifierTail</w:t>
      </w:r>
      <w:r w:rsidRPr="00E77497">
        <w:rPr>
          <w:rFonts w:ascii="Courier New" w:hAnsi="Courier New" w:cs="Courier New"/>
          <w:b/>
        </w:rPr>
        <w:t>:</w:t>
      </w:r>
      <w:r w:rsidRPr="00E77497">
        <w:t xml:space="preserve"> </w:t>
      </w:r>
      <w:r>
        <w:rPr>
          <w:rFonts w:ascii="Times New Roman" w:hAnsi="Times New Roman"/>
          <w:i/>
        </w:rPr>
        <w:t>AssignmentExpression</w:t>
      </w:r>
    </w:p>
    <w:p w14:paraId="4D7B19B8" w14:textId="77777777" w:rsidR="00433739" w:rsidRPr="00E77497" w:rsidRDefault="00433739" w:rsidP="00433739">
      <w:pPr>
        <w:pStyle w:val="Alg4"/>
        <w:numPr>
          <w:ilvl w:val="0"/>
          <w:numId w:val="1398"/>
        </w:numPr>
        <w:spacing w:after="220"/>
        <w:contextualSpacing/>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14:paraId="06967F4A" w14:textId="77777777" w:rsidR="00433739" w:rsidRPr="00E77497" w:rsidRDefault="00433739" w:rsidP="00433739">
      <w:pPr>
        <w:pStyle w:val="Alg4"/>
        <w:numPr>
          <w:ilvl w:val="0"/>
          <w:numId w:val="1398"/>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14:paraId="569DEC62" w14:textId="77777777" w:rsidR="00433739" w:rsidRDefault="00433739" w:rsidP="00433739">
      <w:pPr>
        <w:pStyle w:val="Alg4"/>
        <w:numPr>
          <w:ilvl w:val="0"/>
          <w:numId w:val="1398"/>
        </w:numPr>
        <w:spacing w:after="220"/>
        <w:contextualSpacing/>
      </w:pPr>
      <w:r>
        <w:t>ReturnIfAbrupt(</w:t>
      </w:r>
      <w:r>
        <w:rPr>
          <w:i/>
        </w:rPr>
        <w:t>value</w:t>
      </w:r>
      <w:r>
        <w:t>).</w:t>
      </w:r>
    </w:p>
    <w:p w14:paraId="038255C7" w14:textId="77777777" w:rsidR="00433739" w:rsidRDefault="00433739" w:rsidP="00433739">
      <w:pPr>
        <w:pStyle w:val="Alg4"/>
        <w:numPr>
          <w:ilvl w:val="0"/>
          <w:numId w:val="1398"/>
        </w:numPr>
        <w:spacing w:after="220"/>
        <w:contextualSpacing/>
      </w:pPr>
      <w:r>
        <w:t xml:space="preserve">If </w:t>
      </w:r>
      <w:r>
        <w:rPr>
          <w:i/>
          <w:iCs/>
        </w:rPr>
        <w:t>accumulator</w:t>
      </w:r>
      <w:r>
        <w:t xml:space="preserve"> is not </w:t>
      </w:r>
      <w:r w:rsidRPr="00433739">
        <w:rPr>
          <w:b/>
          <w:bCs/>
        </w:rPr>
        <w:t>undefined</w:t>
      </w:r>
      <w:r>
        <w:t>, then</w:t>
      </w:r>
    </w:p>
    <w:p w14:paraId="3A217588" w14:textId="77777777" w:rsidR="00371716" w:rsidRDefault="00433739" w:rsidP="00371716">
      <w:pPr>
        <w:pStyle w:val="Alg4"/>
        <w:numPr>
          <w:ilvl w:val="1"/>
          <w:numId w:val="1398"/>
        </w:numPr>
        <w:spacing w:after="220"/>
        <w:contextualSpacing/>
      </w:pPr>
      <w:r>
        <w:t xml:space="preserve">Assert: this is </w:t>
      </w:r>
      <w:r w:rsidR="00371716">
        <w:t xml:space="preserve">part of </w:t>
      </w:r>
      <w:r>
        <w:t>an array comprehension</w:t>
      </w:r>
      <w:r w:rsidR="00371716">
        <w:t>.</w:t>
      </w:r>
    </w:p>
    <w:p w14:paraId="30A6ABC3" w14:textId="77777777" w:rsidR="00433739" w:rsidRDefault="00371716" w:rsidP="00371716">
      <w:pPr>
        <w:pStyle w:val="Alg4"/>
        <w:numPr>
          <w:ilvl w:val="1"/>
          <w:numId w:val="1398"/>
        </w:numPr>
        <w:spacing w:after="220"/>
        <w:contextualSpacing/>
      </w:pPr>
      <w:r>
        <w:t>Assert:</w:t>
      </w:r>
      <w:r w:rsidR="00433739">
        <w:t xml:space="preserve"> </w:t>
      </w:r>
      <w:r w:rsidR="00433739">
        <w:rPr>
          <w:i/>
        </w:rPr>
        <w:t>accumulator</w:t>
      </w:r>
      <w:r w:rsidR="00433739" w:rsidRPr="00E77497">
        <w:rPr>
          <w:i/>
        </w:rPr>
        <w:t xml:space="preserve"> </w:t>
      </w:r>
      <w:r w:rsidR="00433739">
        <w:t>is an exotic array object</w:t>
      </w:r>
      <w:r>
        <w:t xml:space="preserve"> so access to its </w:t>
      </w:r>
      <w:r w:rsidRPr="00371716">
        <w:rPr>
          <w:rFonts w:ascii="Courier New" w:hAnsi="Courier New"/>
          <w:b/>
        </w:rPr>
        <w:t>length</w:t>
      </w:r>
      <w:r w:rsidR="001A60D1">
        <w:t xml:space="preserve"> property should never fail</w:t>
      </w:r>
      <w:r w:rsidR="00433739">
        <w:t>.</w:t>
      </w:r>
    </w:p>
    <w:p w14:paraId="05182B04" w14:textId="77777777" w:rsidR="00371716" w:rsidRPr="00E77497" w:rsidRDefault="00371716" w:rsidP="00371716">
      <w:pPr>
        <w:pStyle w:val="Alg4"/>
        <w:numPr>
          <w:ilvl w:val="1"/>
          <w:numId w:val="1398"/>
        </w:numPr>
      </w:pPr>
      <w:r w:rsidRPr="00E77497">
        <w:t xml:space="preserve">Let </w:t>
      </w:r>
      <w:r w:rsidRPr="00E77497">
        <w:rPr>
          <w:i/>
        </w:rPr>
        <w:t>len</w:t>
      </w:r>
      <w:r w:rsidRPr="00E77497">
        <w:t xml:space="preserve"> be the result of Get</w:t>
      </w:r>
      <w:r>
        <w:t>(</w:t>
      </w:r>
      <w:r>
        <w:rPr>
          <w:i/>
          <w:iCs/>
        </w:rPr>
        <w:t>accumulator</w:t>
      </w:r>
      <w:r>
        <w:t>,</w:t>
      </w:r>
      <w:r w:rsidRPr="00E77497">
        <w:t xml:space="preserve"> </w:t>
      </w:r>
      <w:r w:rsidRPr="00E77497">
        <w:rPr>
          <w:rFonts w:ascii="Courier New" w:hAnsi="Courier New"/>
          <w:b/>
        </w:rPr>
        <w:t>"length"</w:t>
      </w:r>
      <w:r>
        <w:rPr>
          <w:bCs/>
        </w:rPr>
        <w:t>)</w:t>
      </w:r>
      <w:r w:rsidRPr="00E77497">
        <w:t>.</w:t>
      </w:r>
    </w:p>
    <w:p w14:paraId="0B36DD65" w14:textId="77777777" w:rsidR="00371716" w:rsidRDefault="00371716" w:rsidP="00371716">
      <w:pPr>
        <w:pStyle w:val="Alg4"/>
        <w:numPr>
          <w:ilvl w:val="1"/>
          <w:numId w:val="1398"/>
        </w:numPr>
        <w:contextualSpacing/>
      </w:pPr>
      <w:r>
        <w:t xml:space="preserve">If </w:t>
      </w:r>
      <w:r>
        <w:rPr>
          <w:i/>
          <w:iCs/>
        </w:rPr>
        <w:t>len</w:t>
      </w:r>
      <w:r>
        <w:t>≥2</w:t>
      </w:r>
      <w:r w:rsidRPr="00CB015F">
        <w:rPr>
          <w:vertAlign w:val="superscript"/>
        </w:rPr>
        <w:t>32</w:t>
      </w:r>
      <w:r>
        <w:t xml:space="preserve">-1, then </w:t>
      </w:r>
      <w:r w:rsidR="00CB015F">
        <w:t xml:space="preserve">throw a </w:t>
      </w:r>
      <w:r w:rsidR="00CB015F" w:rsidRPr="00CB015F">
        <w:rPr>
          <w:b/>
          <w:bCs/>
        </w:rPr>
        <w:t>RangeError</w:t>
      </w:r>
      <w:r w:rsidR="00CB015F">
        <w:t xml:space="preserve"> exception.</w:t>
      </w:r>
    </w:p>
    <w:p w14:paraId="52D83439" w14:textId="77777777"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ToString(</w:t>
      </w:r>
      <w:r>
        <w:rPr>
          <w:i/>
        </w:rPr>
        <w:t>len</w:t>
      </w:r>
      <w:r w:rsidRPr="00E77497">
        <w:t xml:space="preserve">), </w:t>
      </w:r>
      <w:r>
        <w:rPr>
          <w:i/>
        </w:rPr>
        <w:t>value</w:t>
      </w:r>
      <w:r w:rsidRPr="00E77497">
        <w:t xml:space="preserve">, </w:t>
      </w:r>
      <w:r w:rsidRPr="00E77497">
        <w:rPr>
          <w:b/>
        </w:rPr>
        <w:t>true</w:t>
      </w:r>
      <w:r>
        <w:rPr>
          <w:bCs/>
        </w:rPr>
        <w:t>)</w:t>
      </w:r>
      <w:r w:rsidRPr="00E77497">
        <w:t>.</w:t>
      </w:r>
    </w:p>
    <w:p w14:paraId="4B5841F4" w14:textId="77777777" w:rsidR="00CB015F" w:rsidRPr="00E77497" w:rsidRDefault="00CB015F" w:rsidP="00CB015F">
      <w:pPr>
        <w:pStyle w:val="Alg4"/>
        <w:numPr>
          <w:ilvl w:val="1"/>
          <w:numId w:val="1398"/>
        </w:numPr>
        <w:contextualSpacing/>
      </w:pPr>
      <w:r>
        <w:t>ReturnIfAbrupt(</w:t>
      </w:r>
      <w:r>
        <w:rPr>
          <w:i/>
        </w:rPr>
        <w:t>putStatus</w:t>
      </w:r>
      <w:r>
        <w:t>).</w:t>
      </w:r>
    </w:p>
    <w:p w14:paraId="13E6FFEA" w14:textId="77777777" w:rsidR="00CB015F" w:rsidRPr="00E77497" w:rsidRDefault="00CB015F" w:rsidP="00CB015F">
      <w:pPr>
        <w:pStyle w:val="Alg4"/>
        <w:numPr>
          <w:ilvl w:val="1"/>
          <w:numId w:val="1398"/>
        </w:numPr>
      </w:pPr>
      <w:r w:rsidRPr="00E77497">
        <w:t xml:space="preserve">Increase </w:t>
      </w:r>
      <w:r>
        <w:rPr>
          <w:i/>
        </w:rPr>
        <w:t>len</w:t>
      </w:r>
      <w:r w:rsidRPr="00E77497">
        <w:t xml:space="preserve"> by 1.</w:t>
      </w:r>
    </w:p>
    <w:p w14:paraId="1FF4786B" w14:textId="77777777"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len</w:t>
      </w:r>
      <w:r w:rsidRPr="00E77497">
        <w:t xml:space="preserve">, </w:t>
      </w:r>
      <w:r w:rsidRPr="00E77497">
        <w:rPr>
          <w:b/>
        </w:rPr>
        <w:t>true</w:t>
      </w:r>
      <w:r>
        <w:rPr>
          <w:bCs/>
        </w:rPr>
        <w:t>)</w:t>
      </w:r>
      <w:r w:rsidRPr="00E77497">
        <w:t>.</w:t>
      </w:r>
    </w:p>
    <w:p w14:paraId="00BC747F" w14:textId="77777777" w:rsidR="00CB015F" w:rsidRPr="00E77497" w:rsidRDefault="00CB015F" w:rsidP="00CB015F">
      <w:pPr>
        <w:pStyle w:val="Alg4"/>
        <w:numPr>
          <w:ilvl w:val="1"/>
          <w:numId w:val="1398"/>
        </w:numPr>
        <w:contextualSpacing/>
      </w:pPr>
      <w:r>
        <w:t>ReturnIfAbrupt(</w:t>
      </w:r>
      <w:r>
        <w:rPr>
          <w:i/>
        </w:rPr>
        <w:t>putStatus</w:t>
      </w:r>
      <w:r>
        <w:t>).</w:t>
      </w:r>
    </w:p>
    <w:p w14:paraId="58CDD486" w14:textId="77777777" w:rsidR="00CB015F" w:rsidRDefault="00CB015F" w:rsidP="002E211A">
      <w:pPr>
        <w:pStyle w:val="Alg4"/>
        <w:numPr>
          <w:ilvl w:val="1"/>
          <w:numId w:val="1398"/>
        </w:numPr>
        <w:spacing w:after="220"/>
        <w:contextualSpacing/>
      </w:pPr>
      <w:r>
        <w:t xml:space="preserve">Return </w:t>
      </w:r>
      <w:r w:rsidR="002E211A">
        <w:t>NormalCompletion(</w:t>
      </w:r>
      <w:r w:rsidR="002E211A">
        <w:rPr>
          <w:b/>
          <w:bCs/>
        </w:rPr>
        <w:t>undefined</w:t>
      </w:r>
      <w:r w:rsidR="002E211A">
        <w:t>)</w:t>
      </w:r>
      <w:r>
        <w:t>.</w:t>
      </w:r>
    </w:p>
    <w:p w14:paraId="6B5EEED9" w14:textId="77777777" w:rsidR="00CB015F" w:rsidRDefault="00CB015F" w:rsidP="00CB015F">
      <w:pPr>
        <w:pStyle w:val="Alg4"/>
        <w:numPr>
          <w:ilvl w:val="0"/>
          <w:numId w:val="1398"/>
        </w:numPr>
        <w:spacing w:after="220"/>
        <w:contextualSpacing/>
      </w:pPr>
      <w:r>
        <w:t xml:space="preserve">Assert: </w:t>
      </w:r>
      <w:r>
        <w:rPr>
          <w:i/>
          <w:iCs/>
        </w:rPr>
        <w:t>accumulator</w:t>
      </w:r>
      <w:r>
        <w:t xml:space="preserve"> is </w:t>
      </w:r>
      <w:r w:rsidRPr="00433739">
        <w:rPr>
          <w:b/>
          <w:bCs/>
        </w:rPr>
        <w:t>undefined</w:t>
      </w:r>
      <w:r>
        <w:t>, so this is part of a generator comprehension.</w:t>
      </w:r>
    </w:p>
    <w:p w14:paraId="33FDDBCA" w14:textId="77777777" w:rsidR="00CB015F" w:rsidRDefault="00AC08AB" w:rsidP="00B775C8">
      <w:pPr>
        <w:pStyle w:val="Alg4"/>
        <w:numPr>
          <w:ilvl w:val="0"/>
          <w:numId w:val="1398"/>
        </w:numPr>
        <w:spacing w:after="220"/>
        <w:contextualSpacing/>
      </w:pPr>
      <w:r>
        <w:t xml:space="preserve">Let </w:t>
      </w:r>
      <w:r>
        <w:rPr>
          <w:i/>
          <w:iCs/>
        </w:rPr>
        <w:t xml:space="preserve">yieldStatus </w:t>
      </w:r>
      <w:r w:rsidRPr="00AC08AB">
        <w:t>be the result of</w:t>
      </w:r>
      <w:r>
        <w:rPr>
          <w:i/>
          <w:iCs/>
        </w:rPr>
        <w:t xml:space="preserve"> </w:t>
      </w:r>
      <w:r>
        <w:t>GeneratorYield(CreateItr</w:t>
      </w:r>
      <w:r w:rsidR="00B775C8">
        <w:t>Result</w:t>
      </w:r>
      <w:r>
        <w:t>Object(</w:t>
      </w:r>
      <w:r>
        <w:rPr>
          <w:i/>
          <w:iCs/>
        </w:rPr>
        <w:t>value</w:t>
      </w:r>
      <w:r>
        <w:t xml:space="preserve">, </w:t>
      </w:r>
      <w:r>
        <w:rPr>
          <w:b/>
          <w:bCs/>
        </w:rPr>
        <w:t>false</w:t>
      </w:r>
      <w:r>
        <w:t>))</w:t>
      </w:r>
      <w:r w:rsidRPr="00E77497">
        <w:t>.</w:t>
      </w:r>
    </w:p>
    <w:p w14:paraId="2CE5B006" w14:textId="77777777" w:rsidR="00AC08AB" w:rsidRDefault="00AC08AB" w:rsidP="00AC08AB">
      <w:pPr>
        <w:pStyle w:val="Alg4"/>
        <w:numPr>
          <w:ilvl w:val="0"/>
          <w:numId w:val="1398"/>
        </w:numPr>
        <w:spacing w:after="220"/>
        <w:contextualSpacing/>
      </w:pPr>
      <w:r>
        <w:t>ReturnIfAbrupt(</w:t>
      </w:r>
      <w:r>
        <w:rPr>
          <w:i/>
          <w:iCs/>
        </w:rPr>
        <w:t>yieldStatus</w:t>
      </w:r>
      <w:r>
        <w:t>).</w:t>
      </w:r>
    </w:p>
    <w:p w14:paraId="029E8F47" w14:textId="77777777" w:rsidR="006E3895" w:rsidRPr="000E0467" w:rsidRDefault="006E3895" w:rsidP="002E211A">
      <w:pPr>
        <w:pStyle w:val="Alg4"/>
        <w:numPr>
          <w:ilvl w:val="0"/>
          <w:numId w:val="1398"/>
        </w:numPr>
        <w:spacing w:after="220"/>
        <w:contextualSpacing/>
      </w:pPr>
      <w:r w:rsidRPr="00E77497">
        <w:t xml:space="preserve">Return </w:t>
      </w:r>
      <w:r w:rsidR="002E211A">
        <w:t>NormalCompletion(</w:t>
      </w:r>
      <w:r w:rsidR="002E211A">
        <w:rPr>
          <w:b/>
          <w:bCs/>
        </w:rPr>
        <w:t>undefined</w:t>
      </w:r>
      <w:r w:rsidR="002E211A">
        <w:t>)</w:t>
      </w:r>
      <w:r w:rsidR="00CB015F">
        <w:t>.</w:t>
      </w:r>
    </w:p>
    <w:p w14:paraId="17EB5A02" w14:textId="77777777" w:rsidR="00B04C82" w:rsidRDefault="00B04C82" w:rsidP="00B04C82">
      <w:pPr>
        <w:keepNext/>
        <w:rPr>
          <w:rFonts w:ascii="Helvetica" w:hAnsi="Helvetica"/>
          <w:b/>
          <w:spacing w:val="6"/>
        </w:rPr>
      </w:pPr>
      <w:r w:rsidRPr="00E77497">
        <w:rPr>
          <w:rFonts w:ascii="Helvetica" w:hAnsi="Helvetica"/>
          <w:b/>
        </w:rPr>
        <w:t xml:space="preserve">Runtime Semantics: </w:t>
      </w:r>
      <w:r>
        <w:rPr>
          <w:rFonts w:ascii="Helvetica" w:hAnsi="Helvetica"/>
          <w:b/>
          <w:spacing w:val="6"/>
        </w:rPr>
        <w:t>QualifierEvaluation</w:t>
      </w:r>
      <w:r w:rsidRPr="00E77497">
        <w:rPr>
          <w:rFonts w:ascii="Helvetica" w:hAnsi="Helvetica"/>
          <w:b/>
          <w:spacing w:val="6"/>
        </w:rPr>
        <w:t xml:space="preserve"> </w:t>
      </w:r>
    </w:p>
    <w:p w14:paraId="3AE8AF95" w14:textId="77777777" w:rsidR="00B04C82" w:rsidRPr="004418C4" w:rsidRDefault="00B04C82" w:rsidP="00B04C82">
      <w:pPr>
        <w:ind w:left="360"/>
      </w:pPr>
      <w:r>
        <w:t>W</w:t>
      </w:r>
      <w:r w:rsidRPr="004418C4">
        <w:t>ith argument</w:t>
      </w:r>
      <w:r>
        <w:t xml:space="preserve">s </w:t>
      </w:r>
      <w:r>
        <w:rPr>
          <w:rFonts w:ascii="Times New Roman" w:hAnsi="Times New Roman"/>
          <w:i/>
        </w:rPr>
        <w:t>tail</w:t>
      </w:r>
      <w:r>
        <w:t xml:space="preserve"> and</w:t>
      </w:r>
      <w:r w:rsidRPr="004418C4">
        <w:t xml:space="preserve"> </w:t>
      </w:r>
      <w:r>
        <w:rPr>
          <w:rFonts w:ascii="Times New Roman" w:hAnsi="Times New Roman"/>
          <w:i/>
        </w:rPr>
        <w:t>accumulator</w:t>
      </w:r>
      <w:r>
        <w:t>.</w:t>
      </w:r>
    </w:p>
    <w:p w14:paraId="0BA4C218" w14:textId="77777777" w:rsidR="00B04C82" w:rsidRDefault="00B04C82" w:rsidP="00B04C82">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Pr>
          <w:sz w:val="18"/>
        </w:rPr>
        <w:t>a comprehension component is being evaluated as part of a generator comprehension.</w:t>
      </w:r>
      <w:r w:rsidRPr="008E00F6">
        <w:rPr>
          <w:sz w:val="18"/>
        </w:rPr>
        <w:t xml:space="preserve"> </w:t>
      </w:r>
      <w:r>
        <w:rPr>
          <w:sz w:val="18"/>
        </w:rPr>
        <w:t xml:space="preserve">Otherwise, the value of </w:t>
      </w:r>
      <w:r w:rsidRPr="008F18C6">
        <w:rPr>
          <w:rFonts w:ascii="Times New Roman" w:hAnsi="Times New Roman"/>
          <w:i/>
          <w:sz w:val="18"/>
        </w:rPr>
        <w:t>accumulator</w:t>
      </w:r>
      <w:r>
        <w:rPr>
          <w:sz w:val="18"/>
        </w:rPr>
        <w:t xml:space="preserve"> is the array object into the elements of an array comprehension are to be accumulated</w:t>
      </w:r>
      <w:r w:rsidRPr="008E00F6">
        <w:rPr>
          <w:sz w:val="18"/>
        </w:rPr>
        <w:t>.</w:t>
      </w:r>
    </w:p>
    <w:p w14:paraId="4AB6D9D3" w14:textId="77777777" w:rsidR="000E0467" w:rsidRPr="00997A6B" w:rsidRDefault="00B04C82" w:rsidP="000E0467">
      <w:pPr>
        <w:contextualSpacing/>
        <w:rPr>
          <w:iCs/>
        </w:rPr>
      </w:pPr>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p>
    <w:p w14:paraId="63CF5BF3" w14:textId="77777777" w:rsidR="00B00296" w:rsidRPr="00E77497" w:rsidRDefault="00B00296" w:rsidP="00B00296">
      <w:pPr>
        <w:pStyle w:val="Alg3"/>
        <w:numPr>
          <w:ilvl w:val="0"/>
          <w:numId w:val="1395"/>
        </w:numPr>
      </w:pPr>
      <w:r w:rsidRPr="00E77497">
        <w:t xml:space="preserve">Let </w:t>
      </w:r>
      <w:r w:rsidRPr="00E77497">
        <w:rPr>
          <w:i/>
        </w:rPr>
        <w:t>exprRef</w:t>
      </w:r>
      <w:r w:rsidRPr="00E77497">
        <w:t xml:space="preserve"> be the result of evaluating </w:t>
      </w:r>
      <w:r w:rsidRPr="00B00296">
        <w:rPr>
          <w:i/>
        </w:rPr>
        <w:t>AssignmentExpression</w:t>
      </w:r>
      <w:r w:rsidRPr="00E77497">
        <w:t>.</w:t>
      </w:r>
    </w:p>
    <w:p w14:paraId="2507737D" w14:textId="77777777" w:rsidR="00B00296" w:rsidRPr="00E77497" w:rsidRDefault="00B00296" w:rsidP="00B00296">
      <w:pPr>
        <w:pStyle w:val="Alg3"/>
        <w:numPr>
          <w:ilvl w:val="0"/>
          <w:numId w:val="1395"/>
        </w:numPr>
      </w:pPr>
      <w:r w:rsidRPr="00E77497">
        <w:t xml:space="preserve">Let </w:t>
      </w:r>
      <w:r w:rsidRPr="00E77497">
        <w:rPr>
          <w:i/>
        </w:rPr>
        <w:t>exprValue</w:t>
      </w:r>
      <w:r w:rsidRPr="00E77497">
        <w:t xml:space="preserve"> be GetValue(</w:t>
      </w:r>
      <w:r w:rsidRPr="00E77497">
        <w:rPr>
          <w:i/>
        </w:rPr>
        <w:t>exprRef</w:t>
      </w:r>
      <w:r w:rsidRPr="00E77497">
        <w:t>).</w:t>
      </w:r>
    </w:p>
    <w:p w14:paraId="29E63FB4" w14:textId="77777777" w:rsidR="00B00296" w:rsidRPr="00E77497" w:rsidRDefault="00B00296" w:rsidP="00B00296">
      <w:pPr>
        <w:pStyle w:val="Alg3"/>
        <w:numPr>
          <w:ilvl w:val="0"/>
          <w:numId w:val="1395"/>
        </w:numPr>
      </w:pPr>
      <w:r w:rsidRPr="00E77497">
        <w:t xml:space="preserve">Let </w:t>
      </w:r>
      <w:r w:rsidRPr="00E77497">
        <w:rPr>
          <w:i/>
        </w:rPr>
        <w:t>obj</w:t>
      </w:r>
      <w:r w:rsidRPr="00E77497">
        <w:t xml:space="preserve"> be ToObject(</w:t>
      </w:r>
      <w:r w:rsidRPr="00E77497">
        <w:rPr>
          <w:i/>
        </w:rPr>
        <w:t>exprValue</w:t>
      </w:r>
      <w:r w:rsidRPr="00E77497">
        <w:t>).</w:t>
      </w:r>
    </w:p>
    <w:p w14:paraId="0126A633" w14:textId="77777777" w:rsidR="00B00296" w:rsidRDefault="00B00296" w:rsidP="00B00296">
      <w:pPr>
        <w:pStyle w:val="Alg4"/>
        <w:numPr>
          <w:ilvl w:val="0"/>
          <w:numId w:val="1395"/>
        </w:numPr>
        <w:contextualSpacing/>
      </w:pPr>
      <w:r>
        <w:t>ReturnIfAbrupt(</w:t>
      </w:r>
      <w:r w:rsidRPr="00E77497">
        <w:rPr>
          <w:i/>
        </w:rPr>
        <w:t>obj</w:t>
      </w:r>
      <w:r>
        <w:t>).</w:t>
      </w:r>
    </w:p>
    <w:p w14:paraId="42C2A2C8" w14:textId="77777777" w:rsidR="004D6903" w:rsidRDefault="004D6903" w:rsidP="00C1692E">
      <w:pPr>
        <w:pStyle w:val="Alg4"/>
        <w:numPr>
          <w:ilvl w:val="0"/>
          <w:numId w:val="1395"/>
        </w:numPr>
      </w:pPr>
      <w:r>
        <w:t xml:space="preserve">Let </w:t>
      </w:r>
      <w:r w:rsidRPr="00402531">
        <w:rPr>
          <w:i/>
          <w:iCs/>
        </w:rPr>
        <w:t>iterator</w:t>
      </w:r>
      <w:r w:rsidRPr="00EA0311" w:rsidDel="004D6903">
        <w:rPr>
          <w:i/>
        </w:rPr>
        <w:t xml:space="preserve"> </w:t>
      </w:r>
      <w:r>
        <w:t xml:space="preserve">be the result of performing Invoke with arguments </w:t>
      </w:r>
      <w:r w:rsidRPr="00966F28">
        <w:rPr>
          <w:i/>
          <w:iCs/>
        </w:rPr>
        <w:t>obj</w:t>
      </w:r>
      <w:r>
        <w:t xml:space="preserve">, </w:t>
      </w:r>
      <w:r w:rsidR="00C1692E">
        <w:t>@@</w:t>
      </w:r>
      <w:r>
        <w:t>iterator, and an empty List.</w:t>
      </w:r>
    </w:p>
    <w:p w14:paraId="3FEBAB99" w14:textId="77777777" w:rsidR="004D6903" w:rsidRDefault="004D6903" w:rsidP="004D6903">
      <w:pPr>
        <w:pStyle w:val="Alg4"/>
        <w:numPr>
          <w:ilvl w:val="0"/>
          <w:numId w:val="1395"/>
        </w:numPr>
      </w:pPr>
      <w:r>
        <w:t xml:space="preserve">Let </w:t>
      </w:r>
      <w:r>
        <w:rPr>
          <w:i/>
          <w:iCs/>
        </w:rPr>
        <w:t>keys</w:t>
      </w:r>
      <w:r>
        <w:t xml:space="preserve"> be ToObject(</w:t>
      </w:r>
      <w:r w:rsidRPr="00402531">
        <w:rPr>
          <w:i/>
          <w:iCs/>
        </w:rPr>
        <w:t>iterator</w:t>
      </w:r>
      <w:r>
        <w:t>).</w:t>
      </w:r>
    </w:p>
    <w:p w14:paraId="4F22E2D3" w14:textId="77777777" w:rsidR="004D6903" w:rsidRDefault="004D6903" w:rsidP="004D6903">
      <w:pPr>
        <w:pStyle w:val="Alg4"/>
        <w:numPr>
          <w:ilvl w:val="0"/>
          <w:numId w:val="1395"/>
        </w:numPr>
        <w:contextualSpacing/>
      </w:pPr>
      <w:r>
        <w:t>ReturnIfAbrupt(</w:t>
      </w:r>
      <w:r>
        <w:rPr>
          <w:i/>
          <w:iCs/>
        </w:rPr>
        <w:t>keys</w:t>
      </w:r>
      <w:r>
        <w:t>).</w:t>
      </w:r>
    </w:p>
    <w:p w14:paraId="0864951E" w14:textId="77777777" w:rsidR="00A34518" w:rsidRPr="00E77497" w:rsidRDefault="00A34518" w:rsidP="00A34518">
      <w:pPr>
        <w:pStyle w:val="Alg2"/>
        <w:numPr>
          <w:ilvl w:val="0"/>
          <w:numId w:val="1395"/>
        </w:numPr>
        <w:contextualSpacing/>
      </w:pPr>
      <w:r w:rsidRPr="00E77497">
        <w:t xml:space="preserve">Let </w:t>
      </w:r>
      <w:r w:rsidRPr="00E77497">
        <w:rPr>
          <w:i/>
        </w:rPr>
        <w:t>oldEnv</w:t>
      </w:r>
      <w:r w:rsidRPr="00E77497">
        <w:t xml:space="preserve"> be the </w:t>
      </w:r>
      <w:r>
        <w:t>running</w:t>
      </w:r>
      <w:r w:rsidRPr="00E77497">
        <w:t xml:space="preserve"> execution context’s LexicalEnvironment.</w:t>
      </w:r>
    </w:p>
    <w:p w14:paraId="15B958EC" w14:textId="77777777" w:rsidR="00A34518" w:rsidRPr="00E77497" w:rsidRDefault="00A34518" w:rsidP="00A34518">
      <w:pPr>
        <w:pStyle w:val="Alg3"/>
        <w:numPr>
          <w:ilvl w:val="0"/>
          <w:numId w:val="1395"/>
        </w:numPr>
      </w:pPr>
      <w:r w:rsidRPr="00E77497">
        <w:t>Repeat</w:t>
      </w:r>
    </w:p>
    <w:p w14:paraId="029511FB" w14:textId="77777777" w:rsidR="00A34518" w:rsidRDefault="00A34518" w:rsidP="00C41BCA">
      <w:pPr>
        <w:pStyle w:val="Alg3"/>
        <w:numPr>
          <w:ilvl w:val="1"/>
          <w:numId w:val="1395"/>
        </w:numPr>
      </w:pPr>
      <w:r>
        <w:t xml:space="preserve">Let </w:t>
      </w:r>
      <w:r w:rsidRPr="004848CA">
        <w:rPr>
          <w:i/>
        </w:rPr>
        <w:t>next</w:t>
      </w:r>
      <w:r w:rsidR="000419C3">
        <w:rPr>
          <w:i/>
        </w:rPr>
        <w:t>Result</w:t>
      </w:r>
      <w:r>
        <w:t xml:space="preserve"> be the result of </w:t>
      </w:r>
      <w:r w:rsidR="00C41BCA">
        <w:t>IteratorNext</w:t>
      </w:r>
      <w:r>
        <w:t>(</w:t>
      </w:r>
      <w:r>
        <w:rPr>
          <w:i/>
        </w:rPr>
        <w:t>keys</w:t>
      </w:r>
      <w:r>
        <w:t>).</w:t>
      </w:r>
    </w:p>
    <w:p w14:paraId="2BDF7F29" w14:textId="77777777" w:rsidR="000419C3" w:rsidRDefault="000419C3" w:rsidP="000419C3">
      <w:pPr>
        <w:pStyle w:val="Alg3"/>
        <w:numPr>
          <w:ilvl w:val="1"/>
          <w:numId w:val="1395"/>
        </w:numPr>
      </w:pPr>
      <w:r>
        <w:t>ReturnIfAbrupt(</w:t>
      </w:r>
      <w:r w:rsidRPr="004848CA">
        <w:rPr>
          <w:i/>
        </w:rPr>
        <w:t>next</w:t>
      </w:r>
      <w:r>
        <w:rPr>
          <w:i/>
        </w:rPr>
        <w:t>Result</w:t>
      </w:r>
      <w:r>
        <w:t>).</w:t>
      </w:r>
    </w:p>
    <w:p w14:paraId="381E0B7C" w14:textId="77777777" w:rsidR="00C22724" w:rsidRDefault="00C22724" w:rsidP="00C22724">
      <w:pPr>
        <w:numPr>
          <w:ilvl w:val="1"/>
          <w:numId w:val="1395"/>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C22724">
        <w:rPr>
          <w:rFonts w:ascii="Times New Roman" w:hAnsi="Times New Roman"/>
          <w:i/>
          <w:iCs/>
        </w:rPr>
        <w:t>nextResult</w:t>
      </w:r>
      <w:r>
        <w:rPr>
          <w:rFonts w:ascii="Times New Roman" w:hAnsi="Times New Roman"/>
        </w:rPr>
        <w:t>).</w:t>
      </w:r>
    </w:p>
    <w:p w14:paraId="73AB5861" w14:textId="77777777" w:rsidR="00C22724" w:rsidRDefault="00C22724" w:rsidP="00197BED">
      <w:pPr>
        <w:numPr>
          <w:ilvl w:val="1"/>
          <w:numId w:val="1395"/>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0F6A7442" w14:textId="77777777" w:rsidR="00A34518" w:rsidRDefault="00A34518" w:rsidP="00C22724">
      <w:pPr>
        <w:pStyle w:val="Alg3"/>
        <w:numPr>
          <w:ilvl w:val="1"/>
          <w:numId w:val="1395"/>
        </w:numPr>
      </w:pPr>
      <w:r>
        <w:t xml:space="preserve">If </w:t>
      </w:r>
      <w:r w:rsidR="00C22724">
        <w:rPr>
          <w:i/>
          <w:iCs/>
        </w:rPr>
        <w:t>done</w:t>
      </w:r>
      <w:r>
        <w:t xml:space="preserve"> is </w:t>
      </w:r>
      <w:r w:rsidRPr="00BC2562">
        <w:rPr>
          <w:b/>
        </w:rPr>
        <w:t>true</w:t>
      </w:r>
      <w:r>
        <w:t xml:space="preserve">, then </w:t>
      </w:r>
      <w:r w:rsidRPr="00E77497">
        <w:t xml:space="preserve">return </w:t>
      </w:r>
      <w:r w:rsidR="000419C3" w:rsidRPr="000419C3">
        <w:rPr>
          <w:b/>
          <w:bCs/>
          <w:iCs/>
        </w:rPr>
        <w:t>true</w:t>
      </w:r>
      <w:r w:rsidRPr="00E77497">
        <w:t>.</w:t>
      </w:r>
    </w:p>
    <w:p w14:paraId="01FAB490" w14:textId="77777777" w:rsidR="000419C3" w:rsidRDefault="000419C3" w:rsidP="00A34518">
      <w:pPr>
        <w:pStyle w:val="Alg3"/>
        <w:numPr>
          <w:ilvl w:val="1"/>
          <w:numId w:val="1395"/>
        </w:numPr>
      </w:pPr>
      <w:r>
        <w:t xml:space="preserve">Let </w:t>
      </w:r>
      <w:r>
        <w:rPr>
          <w:i/>
          <w:iCs/>
        </w:rPr>
        <w:t>nextValue</w:t>
      </w:r>
      <w:r>
        <w:t xml:space="preserve"> be IteratorValue(</w:t>
      </w:r>
      <w:r w:rsidRPr="004848CA">
        <w:rPr>
          <w:i/>
        </w:rPr>
        <w:t>next</w:t>
      </w:r>
      <w:r>
        <w:rPr>
          <w:i/>
        </w:rPr>
        <w:t>Result</w:t>
      </w:r>
      <w:r>
        <w:t>);</w:t>
      </w:r>
    </w:p>
    <w:p w14:paraId="09EDAEB7" w14:textId="77777777" w:rsidR="000419C3" w:rsidRDefault="000419C3" w:rsidP="000419C3">
      <w:pPr>
        <w:pStyle w:val="Alg3"/>
        <w:numPr>
          <w:ilvl w:val="1"/>
          <w:numId w:val="1395"/>
        </w:numPr>
      </w:pPr>
      <w:r>
        <w:t>ReturnIfAbrupt(</w:t>
      </w:r>
      <w:r>
        <w:rPr>
          <w:i/>
          <w:iCs/>
        </w:rPr>
        <w:t>nextValue</w:t>
      </w:r>
      <w:r>
        <w:t>).</w:t>
      </w:r>
    </w:p>
    <w:p w14:paraId="7E545103" w14:textId="77777777" w:rsidR="00A34518" w:rsidRPr="00E77497" w:rsidRDefault="00A34518" w:rsidP="00BB09FD">
      <w:pPr>
        <w:pStyle w:val="Alg2"/>
        <w:numPr>
          <w:ilvl w:val="1"/>
          <w:numId w:val="1395"/>
        </w:numPr>
        <w:contextualSpacing/>
      </w:pPr>
      <w:r w:rsidRPr="00E77497">
        <w:t xml:space="preserve">Let </w:t>
      </w:r>
      <w:r w:rsidR="000419C3">
        <w:rPr>
          <w:i/>
        </w:rPr>
        <w:t>for</w:t>
      </w:r>
      <w:r w:rsidRPr="00E77497">
        <w:rPr>
          <w:i/>
        </w:rPr>
        <w:t>Env</w:t>
      </w:r>
      <w:r w:rsidRPr="00E77497">
        <w:t xml:space="preserve"> be the result of calling NewDeclarativeEnvironment passing </w:t>
      </w:r>
      <w:r w:rsidRPr="00E77497">
        <w:rPr>
          <w:i/>
        </w:rPr>
        <w:t>oldEnv</w:t>
      </w:r>
      <w:r w:rsidRPr="00E77497">
        <w:t xml:space="preserve"> as the argument.</w:t>
      </w:r>
    </w:p>
    <w:p w14:paraId="03B4C935" w14:textId="77777777" w:rsidR="00BE499C" w:rsidRPr="00E77497" w:rsidRDefault="00BE499C" w:rsidP="00BE499C">
      <w:pPr>
        <w:pStyle w:val="Alg4"/>
        <w:numPr>
          <w:ilvl w:val="1"/>
          <w:numId w:val="1395"/>
        </w:numPr>
        <w:rPr>
          <w:i/>
        </w:rPr>
      </w:pPr>
      <w:r w:rsidRPr="00E77497">
        <w:t xml:space="preserve">For each element </w:t>
      </w:r>
      <w:r>
        <w:rPr>
          <w:i/>
        </w:rPr>
        <w:t>name</w:t>
      </w:r>
      <w:r w:rsidRPr="00E77497">
        <w:t xml:space="preserve"> of the </w:t>
      </w:r>
      <w:r>
        <w:t>BoundNames</w:t>
      </w:r>
      <w:r w:rsidRPr="00E77497">
        <w:t xml:space="preserve"> of </w:t>
      </w:r>
      <w:r>
        <w:rPr>
          <w:i/>
        </w:rPr>
        <w:t>ForBinding</w:t>
      </w:r>
      <w:r w:rsidRPr="00E77497">
        <w:t xml:space="preserve"> do</w:t>
      </w:r>
    </w:p>
    <w:p w14:paraId="4997BAD0" w14:textId="77777777" w:rsidR="00BE499C" w:rsidRPr="00E77497" w:rsidRDefault="00BE499C" w:rsidP="00BE499C">
      <w:pPr>
        <w:pStyle w:val="Alg4"/>
        <w:numPr>
          <w:ilvl w:val="2"/>
          <w:numId w:val="1395"/>
        </w:numPr>
        <w:contextualSpacing/>
      </w:pPr>
      <w:r w:rsidRPr="00E77497">
        <w:t xml:space="preserve">Call </w:t>
      </w:r>
      <w:r>
        <w:rPr>
          <w:i/>
        </w:rPr>
        <w:t>for</w:t>
      </w:r>
      <w:r w:rsidRPr="00E77497">
        <w:rPr>
          <w:i/>
        </w:rPr>
        <w:t>Env</w:t>
      </w:r>
      <w:r w:rsidRPr="00E77497">
        <w:t xml:space="preserve">’s CreateMutableBinding concrete method </w:t>
      </w:r>
      <w:r>
        <w:t>with argument</w:t>
      </w:r>
      <w:r w:rsidRPr="00E77497">
        <w:t xml:space="preserve"> </w:t>
      </w:r>
      <w:r>
        <w:rPr>
          <w:i/>
        </w:rPr>
        <w:t>name</w:t>
      </w:r>
      <w:r w:rsidRPr="00E77497">
        <w:t>.</w:t>
      </w:r>
    </w:p>
    <w:p w14:paraId="5CE69F1E" w14:textId="77777777" w:rsidR="00394EAC" w:rsidRDefault="00394EAC" w:rsidP="00394EAC">
      <w:pPr>
        <w:pStyle w:val="Alg4"/>
        <w:numPr>
          <w:ilvl w:val="2"/>
          <w:numId w:val="1395"/>
        </w:numPr>
        <w:contextualSpacing/>
      </w:pPr>
      <w:r>
        <w:t xml:space="preserve">Assert: </w:t>
      </w:r>
      <w:r>
        <w:rPr>
          <w:iCs/>
        </w:rPr>
        <w:t>The above call to CreateMutableBinding</w:t>
      </w:r>
      <w:r>
        <w:t xml:space="preserve"> will never an return an abrupt completion.</w:t>
      </w:r>
    </w:p>
    <w:p w14:paraId="16732EC6" w14:textId="77777777" w:rsidR="00A34518" w:rsidRDefault="00BE499C" w:rsidP="00C93947">
      <w:pPr>
        <w:pStyle w:val="Alg3"/>
        <w:numPr>
          <w:ilvl w:val="1"/>
          <w:numId w:val="1395"/>
        </w:numPr>
      </w:pPr>
      <w:r>
        <w:t xml:space="preserve">Let </w:t>
      </w:r>
      <w:r w:rsidRPr="00BE499C">
        <w:rPr>
          <w:i/>
          <w:iCs/>
        </w:rPr>
        <w:t>status</w:t>
      </w:r>
      <w:r>
        <w:t xml:space="preserve"> be the result of performing</w:t>
      </w:r>
      <w:r w:rsidRPr="004418C4">
        <w:t xml:space="preserve"> Binding </w:t>
      </w:r>
      <w:r>
        <w:t>Initialisation</w:t>
      </w:r>
      <w:r w:rsidRPr="004418C4">
        <w:t xml:space="preserve"> for </w:t>
      </w:r>
      <w:r w:rsidRPr="000B0083">
        <w:rPr>
          <w:i/>
        </w:rPr>
        <w:t>For</w:t>
      </w:r>
      <w:r>
        <w:rPr>
          <w:i/>
        </w:rPr>
        <w:t>Binding</w:t>
      </w:r>
      <w:r w:rsidRPr="004418C4">
        <w:t xml:space="preserve"> passing</w:t>
      </w:r>
      <w:r w:rsidRPr="004418C4">
        <w:rPr>
          <w:i/>
        </w:rPr>
        <w:t xml:space="preserve"> </w:t>
      </w:r>
      <w:r w:rsidR="00C93947">
        <w:rPr>
          <w:i/>
        </w:rPr>
        <w:t>nextV</w:t>
      </w:r>
      <w:r>
        <w:rPr>
          <w:i/>
        </w:rPr>
        <w:t>alue</w:t>
      </w:r>
      <w:r>
        <w:t xml:space="preserve"> </w:t>
      </w:r>
      <w:r w:rsidRPr="004418C4">
        <w:t xml:space="preserve">and </w:t>
      </w:r>
      <w:r w:rsidR="00C93947">
        <w:rPr>
          <w:i/>
        </w:rPr>
        <w:t>for</w:t>
      </w:r>
      <w:r w:rsidR="00C93947" w:rsidRPr="00E77497">
        <w:rPr>
          <w:i/>
        </w:rPr>
        <w:t>Env</w:t>
      </w:r>
      <w:r w:rsidR="00C93947" w:rsidRPr="00E77497">
        <w:t xml:space="preserve"> </w:t>
      </w:r>
      <w:r>
        <w:t>as the arguments</w:t>
      </w:r>
      <w:r w:rsidR="00A34518">
        <w:t>.</w:t>
      </w:r>
    </w:p>
    <w:p w14:paraId="5BD6127B" w14:textId="77777777" w:rsidR="00BE499C" w:rsidRDefault="00BE499C" w:rsidP="00BE499C">
      <w:pPr>
        <w:pStyle w:val="Alg3"/>
        <w:numPr>
          <w:ilvl w:val="1"/>
          <w:numId w:val="1395"/>
        </w:numPr>
      </w:pPr>
      <w:r>
        <w:t>ReturnIfAbrupt(</w:t>
      </w:r>
      <w:r>
        <w:rPr>
          <w:i/>
          <w:iCs/>
        </w:rPr>
        <w:t>status</w:t>
      </w:r>
      <w:r>
        <w:t>).</w:t>
      </w:r>
    </w:p>
    <w:p w14:paraId="3E8FED7F" w14:textId="77777777" w:rsidR="00A34518" w:rsidRPr="00E77497" w:rsidRDefault="00A34518" w:rsidP="00BB09FD">
      <w:pPr>
        <w:pStyle w:val="Alg2"/>
        <w:numPr>
          <w:ilvl w:val="1"/>
          <w:numId w:val="1395"/>
        </w:numPr>
        <w:contextualSpacing/>
      </w:pPr>
      <w:r w:rsidRPr="00E77497">
        <w:t xml:space="preserve">Set the </w:t>
      </w:r>
      <w:r>
        <w:t>running</w:t>
      </w:r>
      <w:r w:rsidRPr="00E77497">
        <w:t xml:space="preserve"> </w:t>
      </w:r>
      <w:r w:rsidRPr="002F42C1">
        <w:t>execution</w:t>
      </w:r>
      <w:r w:rsidRPr="00E77497">
        <w:t xml:space="preserve"> context’s LexicalEnvironment to </w:t>
      </w:r>
      <w:r w:rsidR="000419C3">
        <w:rPr>
          <w:i/>
        </w:rPr>
        <w:t>for</w:t>
      </w:r>
      <w:r w:rsidRPr="00E77497">
        <w:rPr>
          <w:i/>
        </w:rPr>
        <w:t>Env</w:t>
      </w:r>
      <w:r w:rsidRPr="00E77497">
        <w:t>.</w:t>
      </w:r>
    </w:p>
    <w:p w14:paraId="329701CC" w14:textId="77777777" w:rsidR="000E0467" w:rsidRPr="00997A6B" w:rsidRDefault="000E0467" w:rsidP="00BB09FD">
      <w:pPr>
        <w:pStyle w:val="Alg4"/>
        <w:numPr>
          <w:ilvl w:val="1"/>
          <w:numId w:val="1395"/>
        </w:numPr>
        <w:spacing w:after="220"/>
        <w:contextualSpacing/>
      </w:pPr>
      <w:r>
        <w:t xml:space="preserve">Let </w:t>
      </w:r>
      <w:r>
        <w:rPr>
          <w:i/>
          <w:iCs/>
        </w:rPr>
        <w:t>continue</w:t>
      </w:r>
      <w:r>
        <w:t xml:space="preserve"> </w:t>
      </w:r>
      <w:r w:rsidR="007952E4">
        <w:t xml:space="preserve">be </w:t>
      </w:r>
      <w:r w:rsidR="007A4863">
        <w:t>the</w:t>
      </w:r>
      <w:r w:rsidR="007A4863" w:rsidRPr="00E77497">
        <w:t xml:space="preserve"> result of </w:t>
      </w:r>
      <w:r w:rsidR="007A4863">
        <w:t>performing ComprehensionEvaluation for</w:t>
      </w:r>
      <w:r w:rsidR="007A4863" w:rsidRPr="00E77497">
        <w:t xml:space="preserve"> </w:t>
      </w:r>
      <w:r w:rsidR="007A4863">
        <w:rPr>
          <w:i/>
        </w:rPr>
        <w:t>tail</w:t>
      </w:r>
      <w:r w:rsidR="007A4863">
        <w:rPr>
          <w:iCs/>
        </w:rPr>
        <w:t xml:space="preserve"> with argument </w:t>
      </w:r>
      <w:r w:rsidR="007A4863">
        <w:rPr>
          <w:i/>
        </w:rPr>
        <w:t>accumulator</w:t>
      </w:r>
      <w:r w:rsidR="007A4863" w:rsidRPr="00E77497">
        <w:t>.</w:t>
      </w:r>
    </w:p>
    <w:p w14:paraId="662CAEB9" w14:textId="77777777" w:rsidR="007A4863" w:rsidRDefault="007A4863" w:rsidP="00BB09FD">
      <w:pPr>
        <w:pStyle w:val="Alg4"/>
        <w:numPr>
          <w:ilvl w:val="1"/>
          <w:numId w:val="1395"/>
        </w:numPr>
        <w:spacing w:after="220"/>
        <w:contextualSpacing/>
      </w:pPr>
      <w:r w:rsidRPr="00E77497">
        <w:t xml:space="preserve">Set the </w:t>
      </w:r>
      <w:r>
        <w:t>running</w:t>
      </w:r>
      <w:r w:rsidRPr="00E77497">
        <w:t xml:space="preserve"> </w:t>
      </w:r>
      <w:r w:rsidRPr="000D5AB9">
        <w:t>execution</w:t>
      </w:r>
      <w:r w:rsidRPr="00E77497">
        <w:t xml:space="preserve"> context’s LexicalEnvironment to </w:t>
      </w:r>
      <w:r w:rsidRPr="00BB09FD">
        <w:rPr>
          <w:i/>
          <w:iCs/>
        </w:rPr>
        <w:t>oldEnv</w:t>
      </w:r>
      <w:r w:rsidRPr="00E77497">
        <w:t>.</w:t>
      </w:r>
    </w:p>
    <w:p w14:paraId="5B37D136" w14:textId="77777777" w:rsidR="000E0467" w:rsidRDefault="000E0467" w:rsidP="000E0467">
      <w:pPr>
        <w:pStyle w:val="Alg4"/>
        <w:numPr>
          <w:ilvl w:val="1"/>
          <w:numId w:val="1395"/>
        </w:numPr>
        <w:spacing w:after="220"/>
        <w:contextualSpacing/>
      </w:pPr>
      <w:r>
        <w:t>ReturnIfAbrupt(</w:t>
      </w:r>
      <w:r>
        <w:rPr>
          <w:i/>
          <w:iCs/>
        </w:rPr>
        <w:t>continue</w:t>
      </w:r>
      <w:r>
        <w:t>).</w:t>
      </w:r>
    </w:p>
    <w:p w14:paraId="0761F4F0" w14:textId="77777777" w:rsidR="00B04C82" w:rsidRPr="00997A6B" w:rsidRDefault="00B04C82" w:rsidP="00C93947">
      <w:pPr>
        <w:contextualSpacing/>
        <w:rPr>
          <w:iCs/>
        </w:rPr>
      </w:pPr>
      <w:r>
        <w:rPr>
          <w:rFonts w:ascii="Times New Roman" w:hAnsi="Times New Roman"/>
          <w:i/>
        </w:rPr>
        <w:t>Comprehension</w:t>
      </w:r>
      <w:r w:rsidR="00C93947">
        <w:rPr>
          <w:rFonts w:ascii="Times New Roman" w:hAnsi="Times New Roman"/>
          <w:i/>
        </w:rPr>
        <w:t>If</w:t>
      </w:r>
      <w:r w:rsidRPr="00E77497">
        <w:rPr>
          <w:rFonts w:ascii="Times New Roman" w:hAnsi="Times New Roman"/>
          <w:i/>
        </w:rPr>
        <w:t xml:space="preserve"> </w:t>
      </w:r>
      <w:r w:rsidR="00C9394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if (</w:t>
      </w:r>
      <w:r>
        <w:rPr>
          <w:rFonts w:ascii="Times New Roman" w:hAnsi="Times New Roman"/>
          <w:i/>
        </w:rPr>
        <w:t xml:space="preserve"> </w:t>
      </w:r>
      <w:r w:rsidRPr="003B4A8A">
        <w:rPr>
          <w:rFonts w:ascii="Times New Roman" w:hAnsi="Times New Roman"/>
          <w:i/>
        </w:rPr>
        <w:t xml:space="preserve">AssignmentExpression </w:t>
      </w:r>
      <w:r w:rsidRPr="003B4A8A">
        <w:rPr>
          <w:rFonts w:ascii="Courier New" w:hAnsi="Courier New"/>
          <w:b/>
        </w:rPr>
        <w:t>)</w:t>
      </w:r>
    </w:p>
    <w:p w14:paraId="53FE5961" w14:textId="77777777" w:rsidR="00B04C82" w:rsidRPr="00E77497" w:rsidRDefault="00B04C82" w:rsidP="00B04C82">
      <w:pPr>
        <w:pStyle w:val="Alg4"/>
        <w:numPr>
          <w:ilvl w:val="0"/>
          <w:numId w:val="1396"/>
        </w:numPr>
        <w:spacing w:after="220"/>
        <w:contextualSpacing/>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14:paraId="5FB7AEEF" w14:textId="77777777" w:rsidR="00B04C82" w:rsidRPr="00E77497" w:rsidRDefault="00B04C82" w:rsidP="00B04C82">
      <w:pPr>
        <w:pStyle w:val="Alg4"/>
        <w:numPr>
          <w:ilvl w:val="0"/>
          <w:numId w:val="1396"/>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14:paraId="24BEF8B8" w14:textId="77777777" w:rsidR="00B04C82" w:rsidRDefault="00B04C82" w:rsidP="00B04C82">
      <w:pPr>
        <w:pStyle w:val="Alg4"/>
        <w:numPr>
          <w:ilvl w:val="0"/>
          <w:numId w:val="1396"/>
        </w:numPr>
        <w:spacing w:after="220"/>
        <w:contextualSpacing/>
      </w:pPr>
      <w:r>
        <w:t xml:space="preserve">Let </w:t>
      </w:r>
      <w:r w:rsidRPr="00B04C82">
        <w:rPr>
          <w:i/>
          <w:iCs/>
        </w:rPr>
        <w:t>boolValue</w:t>
      </w:r>
      <w:r>
        <w:t xml:space="preserve"> be ToBoolean(</w:t>
      </w:r>
      <w:r>
        <w:rPr>
          <w:i/>
          <w:iCs/>
        </w:rPr>
        <w:t>value</w:t>
      </w:r>
      <w:r>
        <w:t>).</w:t>
      </w:r>
    </w:p>
    <w:p w14:paraId="4D5861EA" w14:textId="77777777" w:rsidR="00B04C82" w:rsidRDefault="00B04C82" w:rsidP="00F926D7">
      <w:pPr>
        <w:pStyle w:val="Alg4"/>
        <w:numPr>
          <w:ilvl w:val="0"/>
          <w:numId w:val="1396"/>
        </w:numPr>
        <w:contextualSpacing/>
      </w:pPr>
      <w:r>
        <w:t>ReturnIfAbrupt(</w:t>
      </w:r>
      <w:r w:rsidRPr="00B04C82">
        <w:rPr>
          <w:i/>
          <w:iCs/>
        </w:rPr>
        <w:t>boolValue</w:t>
      </w:r>
      <w:r>
        <w:t>).</w:t>
      </w:r>
    </w:p>
    <w:p w14:paraId="52B13B41" w14:textId="77777777" w:rsidR="00F926D7" w:rsidRPr="00E77497" w:rsidRDefault="00F926D7" w:rsidP="00C93947">
      <w:pPr>
        <w:pStyle w:val="Alg2"/>
        <w:numPr>
          <w:ilvl w:val="0"/>
          <w:numId w:val="1396"/>
        </w:numPr>
        <w:spacing w:after="220"/>
        <w:contextualSpacing/>
      </w:pPr>
      <w:r w:rsidRPr="00E77497">
        <w:t xml:space="preserve">If </w:t>
      </w:r>
      <w:r w:rsidR="00C93947">
        <w:rPr>
          <w:i/>
        </w:rPr>
        <w:t>bool</w:t>
      </w:r>
      <w:r w:rsidRPr="006A5E27">
        <w:rPr>
          <w:i/>
        </w:rPr>
        <w:t>Value</w:t>
      </w:r>
      <w:r w:rsidRPr="00E77497">
        <w:t xml:space="preserve"> is </w:t>
      </w:r>
      <w:r w:rsidRPr="00E77497">
        <w:rPr>
          <w:b/>
        </w:rPr>
        <w:t>true</w:t>
      </w:r>
      <w:r w:rsidRPr="00E77497">
        <w:t>, then</w:t>
      </w:r>
    </w:p>
    <w:p w14:paraId="743B0001" w14:textId="77777777" w:rsidR="00F926D7" w:rsidRPr="00E77497" w:rsidRDefault="00F926D7" w:rsidP="00F926D7">
      <w:pPr>
        <w:pStyle w:val="Alg2"/>
        <w:numPr>
          <w:ilvl w:val="1"/>
          <w:numId w:val="1396"/>
        </w:numPr>
        <w:tabs>
          <w:tab w:val="left" w:pos="1620"/>
        </w:tabs>
        <w:spacing w:afterLines="220" w:after="528"/>
        <w:contextualSpacing/>
      </w:pPr>
      <w:r w:rsidRPr="00E77497">
        <w:t xml:space="preserve">Return </w:t>
      </w:r>
      <w:r>
        <w:t>the</w:t>
      </w:r>
      <w:r w:rsidRPr="00E77497">
        <w:t xml:space="preserve"> result of </w:t>
      </w:r>
      <w:r>
        <w:t>performing ComprehensionEvaluation for</w:t>
      </w:r>
      <w:r w:rsidRPr="00E77497">
        <w:t xml:space="preserve"> </w:t>
      </w:r>
      <w:r>
        <w:rPr>
          <w:i/>
        </w:rPr>
        <w:t>tail</w:t>
      </w:r>
      <w:r>
        <w:rPr>
          <w:iCs/>
        </w:rPr>
        <w:t xml:space="preserve"> with argument </w:t>
      </w:r>
      <w:r>
        <w:rPr>
          <w:i/>
        </w:rPr>
        <w:t>accumulator</w:t>
      </w:r>
      <w:r w:rsidRPr="00E77497">
        <w:t>.</w:t>
      </w:r>
    </w:p>
    <w:p w14:paraId="167C2CF0" w14:textId="77777777" w:rsidR="00F926D7" w:rsidRPr="00E77497" w:rsidRDefault="00F926D7" w:rsidP="00F926D7">
      <w:pPr>
        <w:pStyle w:val="Alg2"/>
        <w:numPr>
          <w:ilvl w:val="0"/>
          <w:numId w:val="1396"/>
        </w:numPr>
        <w:spacing w:afterLines="220" w:after="528"/>
        <w:contextualSpacing/>
      </w:pPr>
      <w:r w:rsidRPr="00E77497">
        <w:t>Else,</w:t>
      </w:r>
    </w:p>
    <w:p w14:paraId="34D4AF5B" w14:textId="77777777" w:rsidR="00F926D7" w:rsidRPr="00E77497" w:rsidRDefault="00F926D7" w:rsidP="002E211A">
      <w:pPr>
        <w:pStyle w:val="Alg2"/>
        <w:numPr>
          <w:ilvl w:val="1"/>
          <w:numId w:val="1396"/>
        </w:numPr>
        <w:tabs>
          <w:tab w:val="left" w:pos="1620"/>
        </w:tabs>
        <w:spacing w:after="220"/>
        <w:contextualSpacing/>
      </w:pPr>
      <w:r>
        <w:t>Return</w:t>
      </w:r>
      <w:r w:rsidR="00AC08AB">
        <w:t xml:space="preserve"> NormalCompletion(</w:t>
      </w:r>
      <w:r w:rsidR="002E211A">
        <w:rPr>
          <w:b/>
          <w:bCs/>
        </w:rPr>
        <w:t>undefined</w:t>
      </w:r>
      <w:r w:rsidR="00AC08AB">
        <w:t>).</w:t>
      </w:r>
    </w:p>
    <w:p w14:paraId="5E580A6D" w14:textId="77777777" w:rsidR="008603C3" w:rsidRPr="00E77497" w:rsidRDefault="008603C3" w:rsidP="008603C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7294E5AA" w14:textId="77777777" w:rsidR="00F72446" w:rsidRPr="00930C98" w:rsidRDefault="00A52BE6" w:rsidP="00930C98">
      <w:pPr>
        <w:contextualSpacing/>
        <w:rPr>
          <w:iCs/>
        </w:rPr>
      </w:pPr>
      <w:r>
        <w:rPr>
          <w:rFonts w:ascii="Times New Roman" w:hAnsi="Times New Roman"/>
          <w:i/>
        </w:rPr>
        <w:t xml:space="preserve">ArrayComprehension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14:paraId="553BA471" w14:textId="77777777" w:rsidR="00A52BE6" w:rsidRPr="00E77497" w:rsidRDefault="00A52BE6" w:rsidP="00930C98">
      <w:pPr>
        <w:pStyle w:val="Alg4"/>
        <w:numPr>
          <w:ilvl w:val="0"/>
          <w:numId w:val="1394"/>
        </w:numPr>
        <w:spacing w:after="220"/>
        <w:contextualSpacing/>
      </w:pPr>
      <w:r w:rsidRPr="00E77497">
        <w:t xml:space="preserve">Let </w:t>
      </w:r>
      <w:r w:rsidRPr="00E77497">
        <w:rPr>
          <w:i/>
        </w:rPr>
        <w:t xml:space="preserve">array </w:t>
      </w:r>
      <w:r w:rsidRPr="00E77497">
        <w:t xml:space="preserve">be </w:t>
      </w:r>
      <w:r>
        <w:t>the result of the abstract operation ArrayCreate with argument 0</w:t>
      </w:r>
      <w:r w:rsidRPr="00E77497">
        <w:t>.</w:t>
      </w:r>
    </w:p>
    <w:p w14:paraId="6C205C4A" w14:textId="77777777" w:rsidR="00A52BE6" w:rsidRPr="00E77497" w:rsidRDefault="00A52BE6" w:rsidP="00C93947">
      <w:pPr>
        <w:pStyle w:val="Alg4"/>
        <w:numPr>
          <w:ilvl w:val="0"/>
          <w:numId w:val="1394"/>
        </w:numPr>
        <w:spacing w:after="220"/>
        <w:contextualSpacing/>
      </w:pPr>
      <w:r>
        <w:t xml:space="preserve">Let </w:t>
      </w:r>
      <w:r>
        <w:rPr>
          <w:i/>
          <w:iCs/>
        </w:rPr>
        <w:t>status</w:t>
      </w:r>
      <w:r>
        <w:t xml:space="preserve"> be the</w:t>
      </w:r>
      <w:r w:rsidRPr="00E77497">
        <w:t xml:space="preserve"> result of </w:t>
      </w:r>
      <w:r>
        <w:t>performing ComprehensionEvaluation for</w:t>
      </w:r>
      <w:r w:rsidRPr="00E77497">
        <w:t xml:space="preserve"> </w:t>
      </w:r>
      <w:r>
        <w:rPr>
          <w:i/>
        </w:rPr>
        <w:t>Compre</w:t>
      </w:r>
      <w:r w:rsidR="00C93947">
        <w:rPr>
          <w:i/>
        </w:rPr>
        <w:t>hens</w:t>
      </w:r>
      <w:r>
        <w:rPr>
          <w:i/>
        </w:rPr>
        <w:t>ion</w:t>
      </w:r>
      <w:r>
        <w:t xml:space="preserve"> with argument </w:t>
      </w:r>
      <w:r w:rsidRPr="00E6393B">
        <w:rPr>
          <w:i/>
        </w:rPr>
        <w:t>array</w:t>
      </w:r>
      <w:r w:rsidRPr="00E77497">
        <w:t>.</w:t>
      </w:r>
    </w:p>
    <w:p w14:paraId="30816989" w14:textId="77777777" w:rsidR="00A52BE6" w:rsidRDefault="00A52BE6" w:rsidP="00930C98">
      <w:pPr>
        <w:pStyle w:val="Alg4"/>
        <w:numPr>
          <w:ilvl w:val="0"/>
          <w:numId w:val="1394"/>
        </w:numPr>
        <w:contextualSpacing/>
      </w:pPr>
      <w:r>
        <w:t>ReturnIfAbrupt(</w:t>
      </w:r>
      <w:r>
        <w:rPr>
          <w:i/>
          <w:iCs/>
        </w:rPr>
        <w:t>status</w:t>
      </w:r>
      <w:r>
        <w:t>).</w:t>
      </w:r>
    </w:p>
    <w:p w14:paraId="6FBA80E9" w14:textId="77777777" w:rsidR="00A52BE6" w:rsidRPr="00E77497" w:rsidRDefault="00A52BE6" w:rsidP="00930C98">
      <w:pPr>
        <w:pStyle w:val="Alg4"/>
        <w:numPr>
          <w:ilvl w:val="0"/>
          <w:numId w:val="1394"/>
        </w:numPr>
        <w:spacing w:after="220"/>
        <w:contextualSpacing/>
      </w:pPr>
      <w:r w:rsidRPr="00E77497">
        <w:t xml:space="preserve">Return </w:t>
      </w:r>
      <w:r w:rsidRPr="00E77497">
        <w:rPr>
          <w:i/>
        </w:rPr>
        <w:t>array</w:t>
      </w:r>
      <w:r w:rsidRPr="00E77497">
        <w:t>.</w:t>
      </w:r>
    </w:p>
    <w:p w14:paraId="60F06A2C" w14:textId="77777777" w:rsidR="004C02EF" w:rsidRPr="00E77497" w:rsidRDefault="004C02EF" w:rsidP="00D148E9">
      <w:pPr>
        <w:pStyle w:val="30"/>
      </w:pPr>
      <w:bookmarkStart w:id="2758" w:name="_Toc361663106"/>
      <w:bookmarkStart w:id="2759" w:name="_Toc361664949"/>
      <w:bookmarkStart w:id="2760" w:name="_Toc361666789"/>
      <w:bookmarkStart w:id="2761" w:name="_Toc361668618"/>
      <w:bookmarkStart w:id="2762" w:name="_Toc364934640"/>
      <w:bookmarkStart w:id="2763" w:name="_Toc365473884"/>
      <w:bookmarkStart w:id="2764" w:name="_Toc361663109"/>
      <w:bookmarkStart w:id="2765" w:name="_Toc361664952"/>
      <w:bookmarkStart w:id="2766" w:name="_Toc361666792"/>
      <w:bookmarkStart w:id="2767" w:name="_Toc361668621"/>
      <w:bookmarkStart w:id="2768" w:name="_Toc364934643"/>
      <w:bookmarkStart w:id="2769" w:name="_Toc365473887"/>
      <w:bookmarkStart w:id="2770" w:name="_Toc361663110"/>
      <w:bookmarkStart w:id="2771" w:name="_Toc361664953"/>
      <w:bookmarkStart w:id="2772" w:name="_Toc361666793"/>
      <w:bookmarkStart w:id="2773" w:name="_Toc361668622"/>
      <w:bookmarkStart w:id="2774" w:name="_Toc364934644"/>
      <w:bookmarkStart w:id="2775" w:name="_Toc365473888"/>
      <w:bookmarkStart w:id="2776" w:name="_Toc361663113"/>
      <w:bookmarkStart w:id="2777" w:name="_Toc361664956"/>
      <w:bookmarkStart w:id="2778" w:name="_Toc361666796"/>
      <w:bookmarkStart w:id="2779" w:name="_Toc361668625"/>
      <w:bookmarkStart w:id="2780" w:name="_Toc364934647"/>
      <w:bookmarkStart w:id="2781" w:name="_Toc365473891"/>
      <w:bookmarkStart w:id="2782" w:name="_Toc361663136"/>
      <w:bookmarkStart w:id="2783" w:name="_Toc361664979"/>
      <w:bookmarkStart w:id="2784" w:name="_Toc361666819"/>
      <w:bookmarkStart w:id="2785" w:name="_Toc361668648"/>
      <w:bookmarkStart w:id="2786" w:name="_Toc364934670"/>
      <w:bookmarkStart w:id="2787" w:name="_Toc365473914"/>
      <w:bookmarkStart w:id="2788" w:name="_Toc361663138"/>
      <w:bookmarkStart w:id="2789" w:name="_Toc361664981"/>
      <w:bookmarkStart w:id="2790" w:name="_Toc361666821"/>
      <w:bookmarkStart w:id="2791" w:name="_Toc361668650"/>
      <w:bookmarkStart w:id="2792" w:name="_Toc364934672"/>
      <w:bookmarkStart w:id="2793" w:name="_Toc365473916"/>
      <w:bookmarkStart w:id="2794" w:name="_Toc361663141"/>
      <w:bookmarkStart w:id="2795" w:name="_Toc361664984"/>
      <w:bookmarkStart w:id="2796" w:name="_Toc361666824"/>
      <w:bookmarkStart w:id="2797" w:name="_Toc361668653"/>
      <w:bookmarkStart w:id="2798" w:name="_Toc364934675"/>
      <w:bookmarkStart w:id="2799" w:name="_Toc365473919"/>
      <w:bookmarkStart w:id="2800" w:name="_Toc361663145"/>
      <w:bookmarkStart w:id="2801" w:name="_Toc361664988"/>
      <w:bookmarkStart w:id="2802" w:name="_Toc361666828"/>
      <w:bookmarkStart w:id="2803" w:name="_Toc361668657"/>
      <w:bookmarkStart w:id="2804" w:name="_Toc364934679"/>
      <w:bookmarkStart w:id="2805" w:name="_Toc365473923"/>
      <w:bookmarkStart w:id="2806" w:name="_Ref456010689"/>
      <w:bookmarkStart w:id="2807" w:name="_Toc472818819"/>
      <w:bookmarkStart w:id="2808" w:name="_Toc235503393"/>
      <w:bookmarkStart w:id="2809" w:name="_Toc241509168"/>
      <w:bookmarkStart w:id="2810" w:name="_Toc244416655"/>
      <w:bookmarkStart w:id="2811" w:name="_Toc276631019"/>
      <w:bookmarkStart w:id="2812" w:name="_Ref361069560"/>
      <w:bookmarkStart w:id="2813" w:name="_Toc366141871"/>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r w:rsidRPr="00E77497">
        <w:t>Object Initialiser</w:t>
      </w:r>
      <w:bookmarkEnd w:id="2806"/>
      <w:bookmarkEnd w:id="2807"/>
      <w:bookmarkEnd w:id="2808"/>
      <w:bookmarkEnd w:id="2809"/>
      <w:bookmarkEnd w:id="2810"/>
      <w:bookmarkEnd w:id="2811"/>
      <w:bookmarkEnd w:id="2812"/>
      <w:bookmarkEnd w:id="2813"/>
    </w:p>
    <w:p w14:paraId="0225F9D2" w14:textId="77777777" w:rsidR="004C02EF" w:rsidRPr="00F73D3C" w:rsidRDefault="002924DE" w:rsidP="002924DE">
      <w:pPr>
        <w:tabs>
          <w:tab w:val="left" w:pos="990"/>
        </w:tabs>
        <w:rPr>
          <w:sz w:val="18"/>
        </w:rPr>
      </w:pPr>
      <w:r w:rsidRPr="00E77497">
        <w:rPr>
          <w:sz w:val="18"/>
        </w:rPr>
        <w:t>NOTE</w:t>
      </w:r>
      <w:r w:rsidR="00FF2E38">
        <w:rPr>
          <w:sz w:val="18"/>
        </w:rPr>
        <w:t xml:space="preserve"> 1</w:t>
      </w:r>
      <w:r w:rsidRPr="00E77497">
        <w:rPr>
          <w:sz w:val="18"/>
        </w:rPr>
        <w:tab/>
      </w:r>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05EDACFB" w14:textId="77777777" w:rsidR="004C02EF" w:rsidRPr="003B4312" w:rsidRDefault="004C02EF" w:rsidP="004C02EF">
      <w:pPr>
        <w:pStyle w:val="Syntax"/>
      </w:pPr>
      <w:r w:rsidRPr="004D1BD1">
        <w:t>Syntax</w:t>
      </w:r>
    </w:p>
    <w:p w14:paraId="0A11DBCD" w14:textId="77777777" w:rsidR="004C02EF" w:rsidRPr="00B820AB" w:rsidRDefault="004C02EF" w:rsidP="004C02EF">
      <w:pPr>
        <w:pStyle w:val="SyntaxRule"/>
      </w:pPr>
      <w:r w:rsidRPr="009C202C">
        <w:t xml:space="preserve">ObjectLiteral </w:t>
      </w:r>
      <w:r w:rsidRPr="00B820AB">
        <w:rPr>
          <w:rFonts w:ascii="Arial" w:hAnsi="Arial" w:cs="Arial"/>
          <w:b/>
          <w:i w:val="0"/>
        </w:rPr>
        <w:t>:</w:t>
      </w:r>
    </w:p>
    <w:p w14:paraId="6A29FDEF" w14:textId="77777777"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 </w:t>
      </w:r>
      <w:r w:rsidRPr="00E77497">
        <w:rPr>
          <w:rFonts w:ascii="Courier New" w:hAnsi="Courier New"/>
          <w:b/>
          <w:i w:val="0"/>
        </w:rPr>
        <w:t>}</w:t>
      </w:r>
    </w:p>
    <w:p w14:paraId="67FFACCA" w14:textId="77777777" w:rsidR="004C02EF" w:rsidRPr="00E77497" w:rsidRDefault="002D5AF2" w:rsidP="004C02EF">
      <w:pPr>
        <w:pStyle w:val="SyntaxRule"/>
      </w:pPr>
      <w:r>
        <w:t>PropertyDefinitionList</w:t>
      </w:r>
      <w:r w:rsidR="004C02EF" w:rsidRPr="00E77497">
        <w:t xml:space="preserve"> </w:t>
      </w:r>
      <w:r w:rsidR="004C02EF" w:rsidRPr="00E77497">
        <w:rPr>
          <w:rFonts w:ascii="Arial" w:hAnsi="Arial" w:cs="Arial"/>
          <w:b/>
          <w:i w:val="0"/>
        </w:rPr>
        <w:t>:</w:t>
      </w:r>
    </w:p>
    <w:p w14:paraId="5694BB11" w14:textId="77777777" w:rsidR="004C02EF" w:rsidRPr="00E77497" w:rsidRDefault="001A6289" w:rsidP="004C02EF">
      <w:pPr>
        <w:pStyle w:val="SyntaxDefinition"/>
      </w:pPr>
      <w:r>
        <w:t>PropertyDefinition</w:t>
      </w:r>
      <w:r w:rsidR="004C02EF" w:rsidRPr="00E77497">
        <w:br/>
      </w:r>
      <w:r w:rsidR="002D5AF2">
        <w:t>PropertyDefinitionList</w:t>
      </w:r>
      <w:r w:rsidR="004C02EF" w:rsidRPr="00E77497">
        <w:rPr>
          <w:rFonts w:ascii="Courier New" w:hAnsi="Courier New"/>
          <w:i w:val="0"/>
        </w:rPr>
        <w:t xml:space="preserve"> </w:t>
      </w:r>
      <w:r w:rsidR="004C02EF" w:rsidRPr="00E77497">
        <w:rPr>
          <w:rFonts w:ascii="Courier New" w:hAnsi="Courier New"/>
          <w:b/>
          <w:i w:val="0"/>
        </w:rPr>
        <w:t>,</w:t>
      </w:r>
      <w:r w:rsidR="004C02EF" w:rsidRPr="00E77497">
        <w:rPr>
          <w:rFonts w:ascii="Courier New" w:hAnsi="Courier New"/>
          <w:i w:val="0"/>
        </w:rPr>
        <w:t xml:space="preserve"> </w:t>
      </w:r>
      <w:r>
        <w:t>PropertyDefinition</w:t>
      </w:r>
    </w:p>
    <w:p w14:paraId="22D9546B" w14:textId="77777777" w:rsidR="004C02EF" w:rsidRPr="00E77497" w:rsidRDefault="001A6289" w:rsidP="004C02EF">
      <w:pPr>
        <w:pStyle w:val="SyntaxRule"/>
        <w:rPr>
          <w:b/>
        </w:rPr>
      </w:pPr>
      <w:r>
        <w:t>PropertyDefinition</w:t>
      </w:r>
      <w:r w:rsidR="004C02EF" w:rsidRPr="00E77497">
        <w:rPr>
          <w:rFonts w:ascii="Arial" w:hAnsi="Arial" w:cs="Arial"/>
          <w:b/>
        </w:rPr>
        <w:t xml:space="preserve"> </w:t>
      </w:r>
      <w:r w:rsidR="004C02EF" w:rsidRPr="00E77497">
        <w:rPr>
          <w:rFonts w:ascii="Arial" w:hAnsi="Arial" w:cs="Arial"/>
          <w:b/>
          <w:i w:val="0"/>
        </w:rPr>
        <w:t>:</w:t>
      </w:r>
    </w:p>
    <w:p w14:paraId="06884D2A" w14:textId="77777777" w:rsidR="004F6B1B" w:rsidRDefault="009574CD" w:rsidP="00F76E0D">
      <w:pPr>
        <w:pStyle w:val="SyntaxDefinition"/>
        <w:spacing w:after="0"/>
        <w:contextualSpacing/>
      </w:pPr>
      <w:r w:rsidRPr="00E77497">
        <w:t>IdentifierName</w:t>
      </w:r>
      <w:r w:rsidR="00A83EF2" w:rsidRPr="00E77497">
        <w:br/>
      </w:r>
      <w:r w:rsidR="00160587">
        <w:t>CoverInitialisedName</w:t>
      </w:r>
      <w:r w:rsidR="00160587">
        <w:br/>
      </w:r>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r w:rsidR="004F6B1B">
        <w:br/>
        <w:t>MethodDefinition</w:t>
      </w:r>
    </w:p>
    <w:p w14:paraId="3604F1E4" w14:textId="77777777" w:rsidR="004C02EF" w:rsidRPr="00E77497" w:rsidRDefault="004C02EF" w:rsidP="00F73D3C">
      <w:pPr>
        <w:pStyle w:val="SyntaxRule"/>
      </w:pPr>
    </w:p>
    <w:p w14:paraId="76C0830E" w14:textId="77777777" w:rsidR="003834D8" w:rsidRPr="00E77497" w:rsidRDefault="003834D8" w:rsidP="003834D8">
      <w:pPr>
        <w:pStyle w:val="SyntaxRule"/>
      </w:pPr>
      <w:r>
        <w:t>PropertyName</w:t>
      </w:r>
      <w:r w:rsidRPr="00E77497">
        <w:t xml:space="preserve"> </w:t>
      </w:r>
      <w:r w:rsidRPr="00E77497">
        <w:rPr>
          <w:rFonts w:ascii="Arial" w:hAnsi="Arial" w:cs="Arial"/>
          <w:b/>
          <w:i w:val="0"/>
        </w:rPr>
        <w:t>:</w:t>
      </w:r>
    </w:p>
    <w:p w14:paraId="52709803" w14:textId="77777777" w:rsidR="003834D8" w:rsidRPr="00E77497" w:rsidRDefault="003834D8" w:rsidP="003834D8">
      <w:pPr>
        <w:pStyle w:val="SyntaxDefinition"/>
      </w:pPr>
      <w:r>
        <w:t>LiteralPropertyName</w:t>
      </w:r>
      <w:r w:rsidRPr="00E77497">
        <w:br/>
      </w:r>
      <w:r>
        <w:t>ComputedPropertyName</w:t>
      </w:r>
    </w:p>
    <w:p w14:paraId="44848288" w14:textId="77777777" w:rsidR="004C02EF" w:rsidRPr="00E77497" w:rsidRDefault="009E0215" w:rsidP="004C02EF">
      <w:pPr>
        <w:pStyle w:val="SyntaxRule"/>
      </w:pPr>
      <w:r>
        <w:t>Literal</w:t>
      </w:r>
      <w:r w:rsidR="004C02EF" w:rsidRPr="00E77497">
        <w:t xml:space="preserve">PropertyName </w:t>
      </w:r>
      <w:r w:rsidR="004C02EF" w:rsidRPr="00E77497">
        <w:rPr>
          <w:rFonts w:ascii="Arial" w:hAnsi="Arial" w:cs="Arial"/>
          <w:b/>
          <w:i w:val="0"/>
        </w:rPr>
        <w:t>:</w:t>
      </w:r>
    </w:p>
    <w:p w14:paraId="2A907446" w14:textId="77777777" w:rsidR="004C02EF" w:rsidRPr="00E77497" w:rsidRDefault="004C02EF" w:rsidP="004C02EF">
      <w:pPr>
        <w:pStyle w:val="SyntaxDefinition"/>
      </w:pPr>
      <w:r w:rsidRPr="00E77497">
        <w:t>IdentifierName</w:t>
      </w:r>
      <w:r w:rsidRPr="00E77497">
        <w:br/>
        <w:t>StringLiteral</w:t>
      </w:r>
      <w:r w:rsidRPr="00E77497">
        <w:br/>
        <w:t>NumericLiteral</w:t>
      </w:r>
    </w:p>
    <w:p w14:paraId="02C9653E" w14:textId="77777777" w:rsidR="009E0215" w:rsidRPr="00E77497" w:rsidRDefault="009E0215" w:rsidP="009E0215">
      <w:pPr>
        <w:pStyle w:val="SyntaxRule"/>
      </w:pPr>
      <w:r>
        <w:t>Computed</w:t>
      </w:r>
      <w:r w:rsidRPr="00E77497">
        <w:t xml:space="preserve">PropertyName </w:t>
      </w:r>
      <w:r w:rsidRPr="00E77497">
        <w:rPr>
          <w:rFonts w:ascii="Arial" w:hAnsi="Arial" w:cs="Arial"/>
          <w:b/>
          <w:i w:val="0"/>
        </w:rPr>
        <w:t>:</w:t>
      </w:r>
    </w:p>
    <w:p w14:paraId="033DBDC4" w14:textId="77777777" w:rsidR="009E0215" w:rsidRPr="00E77497" w:rsidRDefault="009E0215" w:rsidP="009E0215">
      <w:pPr>
        <w:pStyle w:val="SyntaxDefinition"/>
      </w:pPr>
      <w:r>
        <w:rPr>
          <w:rFonts w:ascii="Courier New" w:hAnsi="Courier New"/>
          <w:b/>
          <w:i w:val="0"/>
        </w:rPr>
        <w:t xml:space="preserve"> [ </w:t>
      </w:r>
      <w:r>
        <w:t xml:space="preserve">AssignmentExpression </w:t>
      </w:r>
      <w:r w:rsidRPr="00E77497">
        <w:t xml:space="preserve"> </w:t>
      </w:r>
      <w:r>
        <w:rPr>
          <w:rFonts w:ascii="Courier New" w:hAnsi="Courier New" w:cs="Courier New"/>
          <w:b/>
          <w:i w:val="0"/>
        </w:rPr>
        <w:t>]</w:t>
      </w:r>
    </w:p>
    <w:p w14:paraId="72A5AB32" w14:textId="77777777" w:rsidR="00160587" w:rsidRPr="00E77497" w:rsidRDefault="00160587" w:rsidP="00160587">
      <w:pPr>
        <w:pStyle w:val="SyntaxRule"/>
      </w:pPr>
      <w:r>
        <w:t>CoverInitialisedName</w:t>
      </w:r>
      <w:r w:rsidRPr="00E77497">
        <w:t xml:space="preserve"> </w:t>
      </w:r>
      <w:r w:rsidRPr="00E77497">
        <w:rPr>
          <w:rFonts w:ascii="Arial" w:hAnsi="Arial"/>
          <w:b/>
          <w:i w:val="0"/>
        </w:rPr>
        <w:t>:</w:t>
      </w:r>
    </w:p>
    <w:p w14:paraId="58A58755" w14:textId="77777777" w:rsidR="00160587" w:rsidRPr="00E77497" w:rsidRDefault="00160587" w:rsidP="00160587">
      <w:pPr>
        <w:pStyle w:val="SyntaxDefinition"/>
      </w:pPr>
      <w:r w:rsidRPr="00E77497">
        <w:t>IdentifierName</w:t>
      </w:r>
      <w:r>
        <w:rPr>
          <w:i w:val="0"/>
        </w:rPr>
        <w:t xml:space="preserve"> </w:t>
      </w:r>
      <w:r w:rsidRPr="00E77497">
        <w:t>Initialiser</w:t>
      </w:r>
    </w:p>
    <w:p w14:paraId="6145A8E9" w14:textId="77777777" w:rsidR="00860116" w:rsidRPr="00E77497" w:rsidRDefault="00860116" w:rsidP="00860116">
      <w:pPr>
        <w:pStyle w:val="SyntaxRule"/>
      </w:pPr>
      <w:r w:rsidRPr="00E77497">
        <w:t xml:space="preserve">Initialiser </w:t>
      </w:r>
      <w:r w:rsidRPr="00E77497">
        <w:rPr>
          <w:rFonts w:ascii="Arial" w:hAnsi="Arial"/>
          <w:b/>
          <w:i w:val="0"/>
        </w:rPr>
        <w:t>:</w:t>
      </w:r>
    </w:p>
    <w:p w14:paraId="486DD51A" w14:textId="77777777" w:rsidR="00860116" w:rsidRPr="00E77497" w:rsidRDefault="00860116" w:rsidP="00860116">
      <w:pPr>
        <w:pStyle w:val="SyntaxDefinition"/>
      </w:pPr>
      <w:r w:rsidRPr="00E77497">
        <w:rPr>
          <w:rFonts w:ascii="Courier New" w:hAnsi="Courier New"/>
          <w:b/>
          <w:i w:val="0"/>
        </w:rPr>
        <w:t>=</w:t>
      </w:r>
      <w:r w:rsidRPr="00E77497">
        <w:t xml:space="preserve"> AssignmentExpression</w:t>
      </w:r>
    </w:p>
    <w:p w14:paraId="389513D9" w14:textId="77777777" w:rsidR="00BF5CDF" w:rsidRDefault="00BF5CDF" w:rsidP="00FF2E38">
      <w:pPr>
        <w:pStyle w:val="Note"/>
      </w:pPr>
      <w:r>
        <w:t>NOTE</w:t>
      </w:r>
      <w:r w:rsidR="00860116">
        <w:t xml:space="preserve"> </w:t>
      </w:r>
      <w:r w:rsidR="00FF2E38">
        <w:t>2</w:t>
      </w:r>
      <w:r>
        <w:tab/>
      </w:r>
      <w:r>
        <w:rPr>
          <w:rFonts w:ascii="Times New Roman" w:hAnsi="Times New Roman"/>
          <w:i/>
        </w:rPr>
        <w:t>MethodDefinition</w:t>
      </w:r>
      <w:r>
        <w:t xml:space="preserve"> is defined in </w:t>
      </w:r>
      <w:r w:rsidR="00C04626">
        <w:fldChar w:fldCharType="begin"/>
      </w:r>
      <w:r w:rsidR="00C04626">
        <w:instrText xml:space="preserve"> REF _Ref365539614 \r \h </w:instrText>
      </w:r>
      <w:r w:rsidR="00C04626">
        <w:fldChar w:fldCharType="separate"/>
      </w:r>
      <w:r w:rsidR="00083CEC">
        <w:t>14.3</w:t>
      </w:r>
      <w:r w:rsidR="00C04626">
        <w:fldChar w:fldCharType="end"/>
      </w:r>
      <w:r>
        <w:t>.</w:t>
      </w:r>
    </w:p>
    <w:p w14:paraId="4A2737A9" w14:textId="77777777" w:rsidR="00860116" w:rsidRPr="00860116" w:rsidRDefault="00860116" w:rsidP="00FF2E38">
      <w:pPr>
        <w:pStyle w:val="Note"/>
      </w:pPr>
      <w:r>
        <w:t xml:space="preserve">NOTE </w:t>
      </w:r>
      <w:r w:rsidR="00FF2E38">
        <w:t>3</w:t>
      </w:r>
      <w:r>
        <w:tab/>
      </w:r>
      <w:r w:rsidR="00160587">
        <w:t xml:space="preserve">In certain contexts, </w:t>
      </w:r>
      <w:r w:rsidR="00160587" w:rsidRPr="004012E4">
        <w:rPr>
          <w:rFonts w:ascii="Times New Roman" w:hAnsi="Times New Roman"/>
          <w:i/>
        </w:rPr>
        <w:t>ObjectLiteral</w:t>
      </w:r>
      <w:r w:rsidR="00160587">
        <w:t xml:space="preserve"> is used as a cover grammar for a more restricted secondary grammar. The </w:t>
      </w:r>
      <w:r w:rsidR="00160587" w:rsidRPr="004012E4">
        <w:rPr>
          <w:rFonts w:ascii="Times New Roman" w:hAnsi="Times New Roman"/>
          <w:i/>
        </w:rPr>
        <w:t>CoverInitialisedName</w:t>
      </w:r>
      <w:r w:rsidR="00160587">
        <w:t xml:space="preserve"> production is necessary to fully cover these secondary grammars.  However, use of this production results in an early Syntax Error in </w:t>
      </w:r>
      <w:r w:rsidR="000C487B">
        <w:t xml:space="preserve">normal contexts where an actual </w:t>
      </w:r>
      <w:r w:rsidR="000C487B" w:rsidRPr="00253B6F">
        <w:rPr>
          <w:rFonts w:ascii="Times New Roman" w:hAnsi="Times New Roman"/>
          <w:i/>
        </w:rPr>
        <w:t>ObjectLiteral</w:t>
      </w:r>
      <w:r w:rsidR="000C487B">
        <w:t xml:space="preserve"> is expected. </w:t>
      </w:r>
    </w:p>
    <w:p w14:paraId="5D8F2157" w14:textId="77777777" w:rsidR="00833F54" w:rsidRPr="00DB697A" w:rsidRDefault="00833F54" w:rsidP="00DB697A">
      <w:pPr>
        <w:rPr>
          <w:b/>
          <w:bCs/>
        </w:rPr>
      </w:pPr>
      <w:r w:rsidRPr="00DB697A">
        <w:rPr>
          <w:b/>
          <w:bCs/>
        </w:rPr>
        <w:t>Static Semantics</w:t>
      </w:r>
    </w:p>
    <w:p w14:paraId="56FEE35E" w14:textId="77777777" w:rsidR="00833F54" w:rsidRDefault="00607728" w:rsidP="00833F54">
      <w:pPr>
        <w:rPr>
          <w:rFonts w:ascii="Helvetica" w:hAnsi="Helvetica"/>
          <w:b/>
        </w:rPr>
      </w:pPr>
      <w:r w:rsidRPr="00E77497">
        <w:rPr>
          <w:rFonts w:ascii="Helvetica" w:hAnsi="Helvetica"/>
          <w:b/>
        </w:rPr>
        <w:t xml:space="preserve">Static Semantics:  </w:t>
      </w:r>
      <w:r w:rsidR="00833F54" w:rsidRPr="00E77497">
        <w:rPr>
          <w:rFonts w:ascii="Helvetica" w:hAnsi="Helvetica"/>
          <w:b/>
        </w:rPr>
        <w:t>Early Errors</w:t>
      </w:r>
    </w:p>
    <w:p w14:paraId="0B65620C" w14:textId="77777777" w:rsidR="002832C9" w:rsidRPr="004012E4" w:rsidRDefault="001E6756" w:rsidP="00FF2E38">
      <w:pPr>
        <w:rPr>
          <w:rFonts w:ascii="Helvetica" w:hAnsi="Helvetica"/>
        </w:rPr>
      </w:pPr>
      <w:r w:rsidRPr="004012E4">
        <w:rPr>
          <w:rFonts w:ascii="Helvetica" w:hAnsi="Helvetica"/>
        </w:rPr>
        <w:t>In addition to describ</w:t>
      </w:r>
      <w:r w:rsidR="00FF2E38">
        <w:rPr>
          <w:rFonts w:ascii="Helvetica" w:hAnsi="Helvetica"/>
        </w:rPr>
        <w:t>ing</w:t>
      </w:r>
      <w:r w:rsidRPr="004012E4">
        <w:rPr>
          <w:rFonts w:ascii="Helvetica" w:hAnsi="Helvetica"/>
        </w:rPr>
        <w:t xml:space="preserve"> an actual object initialiser the </w:t>
      </w:r>
      <w:r w:rsidRPr="004012E4">
        <w:rPr>
          <w:rFonts w:ascii="Times New Roman" w:hAnsi="Times New Roman"/>
          <w:i/>
        </w:rPr>
        <w:t>ObjectLiteral</w:t>
      </w:r>
      <w:r w:rsidRPr="004012E4">
        <w:rPr>
          <w:rFonts w:ascii="Helvetica" w:hAnsi="Helvetica"/>
        </w:rPr>
        <w:t xml:space="preserve"> productions are </w:t>
      </w:r>
      <w:r w:rsidR="00FF2E38">
        <w:rPr>
          <w:rFonts w:ascii="Helvetica" w:hAnsi="Helvetica"/>
        </w:rPr>
        <w:t xml:space="preserve">also </w:t>
      </w:r>
      <w:r w:rsidRPr="004012E4">
        <w:rPr>
          <w:rFonts w:ascii="Helvetica" w:hAnsi="Helvetica"/>
        </w:rPr>
        <w:t xml:space="preserve">used as a cover </w:t>
      </w:r>
      <w:r>
        <w:rPr>
          <w:rFonts w:ascii="Helvetica" w:hAnsi="Helvetica"/>
        </w:rPr>
        <w:t xml:space="preserve">grammar for </w:t>
      </w:r>
      <w:r w:rsidRPr="004012E4">
        <w:rPr>
          <w:rFonts w:ascii="Times New Roman" w:hAnsi="Times New Roman"/>
          <w:i/>
        </w:rPr>
        <w:t>ObjectAssignmentPattern</w:t>
      </w:r>
      <w:r>
        <w:rPr>
          <w:rFonts w:ascii="Helvetica" w:hAnsi="Helvetica"/>
        </w:rPr>
        <w:t xml:space="preserve"> (</w:t>
      </w:r>
      <w:r w:rsidR="00DF732B">
        <w:rPr>
          <w:rFonts w:ascii="Helvetica" w:hAnsi="Helvetica"/>
        </w:rPr>
        <w:fldChar w:fldCharType="begin"/>
      </w:r>
      <w:r w:rsidR="00DF732B">
        <w:rPr>
          <w:rFonts w:ascii="Helvetica" w:hAnsi="Helvetica"/>
        </w:rPr>
        <w:instrText xml:space="preserve"> REF _Ref365636282 \r \h </w:instrText>
      </w:r>
      <w:r w:rsidR="00DF732B">
        <w:rPr>
          <w:rFonts w:ascii="Helvetica" w:hAnsi="Helvetica"/>
        </w:rPr>
      </w:r>
      <w:r w:rsidR="00DF732B">
        <w:rPr>
          <w:rFonts w:ascii="Helvetica" w:hAnsi="Helvetica"/>
        </w:rPr>
        <w:fldChar w:fldCharType="separate"/>
      </w:r>
      <w:r w:rsidR="00083CEC">
        <w:rPr>
          <w:rFonts w:ascii="Helvetica" w:hAnsi="Helvetica"/>
        </w:rPr>
        <w:t>12.13.3</w:t>
      </w:r>
      <w:r w:rsidR="00DF732B">
        <w:rPr>
          <w:rFonts w:ascii="Helvetica" w:hAnsi="Helvetica"/>
        </w:rPr>
        <w:fldChar w:fldCharType="end"/>
      </w:r>
      <w:r>
        <w:rPr>
          <w:rFonts w:ascii="Helvetica" w:hAnsi="Helvetica"/>
        </w:rPr>
        <w:t xml:space="preserve">).  When </w:t>
      </w:r>
      <w:r w:rsidRPr="004012E4">
        <w:rPr>
          <w:rFonts w:ascii="Times New Roman" w:hAnsi="Times New Roman"/>
          <w:i/>
        </w:rPr>
        <w:t>ObjectLiteral</w:t>
      </w:r>
      <w:r>
        <w:rPr>
          <w:rFonts w:ascii="Helvetica" w:hAnsi="Helvetica"/>
        </w:rPr>
        <w:t xml:space="preserve"> appears in a context where </w:t>
      </w:r>
      <w:r w:rsidRPr="004012E4">
        <w:rPr>
          <w:rFonts w:ascii="Times New Roman" w:hAnsi="Times New Roman"/>
          <w:i/>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w:t>
      </w:r>
    </w:p>
    <w:p w14:paraId="4B6F121E" w14:textId="77777777" w:rsidR="00480216" w:rsidRDefault="00480216" w:rsidP="00480216">
      <w:pPr>
        <w:spacing w:after="0"/>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p>
    <w:p w14:paraId="7F16E5BB" w14:textId="77777777" w:rsidR="00480216" w:rsidRPr="00557892" w:rsidRDefault="00480216" w:rsidP="00480216">
      <w:pPr>
        <w:spacing w:before="60" w:after="60"/>
        <w:rPr>
          <w:rFonts w:cs="Arial"/>
          <w:iCs/>
        </w:rPr>
      </w:pPr>
      <w:r>
        <w:rPr>
          <w:rFonts w:cs="Arial"/>
          <w:iCs/>
        </w:rPr>
        <w:t>a</w:t>
      </w:r>
      <w:r w:rsidRPr="00557892">
        <w:rPr>
          <w:rFonts w:cs="Arial"/>
          <w:iCs/>
        </w:rPr>
        <w:t>nd</w:t>
      </w:r>
    </w:p>
    <w:p w14:paraId="2C783929" w14:textId="77777777" w:rsidR="00480216" w:rsidRDefault="00480216" w:rsidP="00480216">
      <w:pPr>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p>
    <w:p w14:paraId="1B35A80C" w14:textId="77777777" w:rsidR="006E5DBE" w:rsidRDefault="006E5DBE" w:rsidP="009E3FF6">
      <w:pPr>
        <w:numPr>
          <w:ilvl w:val="0"/>
          <w:numId w:val="403"/>
        </w:numPr>
        <w:spacing w:after="220"/>
        <w:contextualSpacing/>
      </w:pPr>
      <w:r w:rsidRPr="00E77497">
        <w:t xml:space="preserve">It is a Syntax Error if </w:t>
      </w:r>
      <w:r w:rsidR="00293A14" w:rsidRPr="004321EC">
        <w:rPr>
          <w:rFonts w:ascii="Times New Roman" w:hAnsi="Times New Roman"/>
        </w:rPr>
        <w:t>PropertyNameList</w:t>
      </w:r>
      <w:r>
        <w:t xml:space="preserve"> of </w:t>
      </w:r>
      <w:r w:rsidRPr="004321EC">
        <w:rPr>
          <w:rFonts w:ascii="Times New Roman" w:hAnsi="Times New Roman"/>
          <w:i/>
        </w:rPr>
        <w:t>PropertyDefinition</w:t>
      </w:r>
      <w:r w:rsidR="00480216" w:rsidRPr="004321EC">
        <w:rPr>
          <w:rFonts w:ascii="Times New Roman" w:hAnsi="Times New Roman"/>
          <w:i/>
        </w:rPr>
        <w:t>List</w:t>
      </w:r>
      <w:r w:rsidR="00480216">
        <w:rPr>
          <w:rStyle w:val="bnf"/>
          <w:i w:val="0"/>
        </w:rPr>
        <w:t xml:space="preserve"> </w:t>
      </w:r>
      <w:r w:rsidR="00480216" w:rsidRPr="004321EC">
        <w:rPr>
          <w:rStyle w:val="bnf"/>
          <w:rFonts w:ascii="Arial" w:hAnsi="Arial" w:cs="Arial"/>
          <w:i w:val="0"/>
        </w:rPr>
        <w:t>contains any duplicate ent</w:t>
      </w:r>
      <w:r w:rsidR="0003414D">
        <w:rPr>
          <w:rStyle w:val="bnf"/>
          <w:rFonts w:ascii="Arial" w:hAnsi="Arial" w:cs="Arial"/>
          <w:i w:val="0"/>
        </w:rPr>
        <w:t>r</w:t>
      </w:r>
      <w:r w:rsidR="00480216" w:rsidRPr="004321EC">
        <w:rPr>
          <w:rStyle w:val="bnf"/>
          <w:rFonts w:ascii="Arial" w:hAnsi="Arial" w:cs="Arial"/>
          <w:i w:val="0"/>
        </w:rPr>
        <w:t xml:space="preserve">ies, unless one of </w:t>
      </w:r>
      <w:r w:rsidR="00532AB5" w:rsidRPr="004321EC">
        <w:rPr>
          <w:rStyle w:val="bnf"/>
          <w:rFonts w:ascii="Arial" w:hAnsi="Arial" w:cs="Arial"/>
          <w:i w:val="0"/>
        </w:rPr>
        <w:t>the following</w:t>
      </w:r>
      <w:r w:rsidR="00480216" w:rsidRPr="004321EC">
        <w:rPr>
          <w:rStyle w:val="bnf"/>
          <w:rFonts w:ascii="Arial" w:hAnsi="Arial" w:cs="Arial"/>
          <w:i w:val="0"/>
        </w:rPr>
        <w:t xml:space="preserve"> conditions are true</w:t>
      </w:r>
      <w:r w:rsidR="00423688" w:rsidRPr="004321EC">
        <w:rPr>
          <w:rStyle w:val="bnf"/>
          <w:rFonts w:ascii="Arial" w:hAnsi="Arial" w:cs="Arial"/>
          <w:i w:val="0"/>
        </w:rPr>
        <w:t xml:space="preserve"> for each duplicate entry</w:t>
      </w:r>
      <w:r w:rsidR="00480216" w:rsidRPr="004321EC">
        <w:rPr>
          <w:rStyle w:val="bnf"/>
          <w:rFonts w:ascii="Arial" w:hAnsi="Arial" w:cs="Arial"/>
          <w:i w:val="0"/>
        </w:rPr>
        <w:t>:</w:t>
      </w:r>
      <w:r w:rsidRPr="00E77497">
        <w:rPr>
          <w:rFonts w:ascii="Courier New" w:hAnsi="Courier New" w:cs="Courier New"/>
          <w:b/>
          <w:iCs/>
        </w:rPr>
        <w:t xml:space="preserve"> </w:t>
      </w:r>
    </w:p>
    <w:p w14:paraId="747C9924" w14:textId="77777777" w:rsidR="00480216" w:rsidRDefault="00480216" w:rsidP="004321EC">
      <w:pPr>
        <w:numPr>
          <w:ilvl w:val="1"/>
          <w:numId w:val="737"/>
        </w:numPr>
        <w:spacing w:after="220"/>
        <w:contextualSpacing/>
      </w:pPr>
      <w:r>
        <w:t xml:space="preserve">The source code corresponding to </w:t>
      </w:r>
      <w:r>
        <w:rPr>
          <w:rStyle w:val="bnf"/>
        </w:rPr>
        <w:t>PropertyDefinitionList</w:t>
      </w:r>
      <w:r>
        <w:t xml:space="preserve"> is not strict code and </w:t>
      </w:r>
      <w:r w:rsidR="00532AB5">
        <w:t>all occur</w:t>
      </w:r>
      <w:r w:rsidR="007728C0">
        <w:t>r</w:t>
      </w:r>
      <w:r w:rsidR="00E40EE0">
        <w:t>e</w:t>
      </w:r>
      <w:r w:rsidR="00532AB5">
        <w:t>nces in the list of the</w:t>
      </w:r>
      <w:r>
        <w:t xml:space="preserve"> </w:t>
      </w:r>
      <w:r w:rsidR="00F52DA8">
        <w:t>duplicate</w:t>
      </w:r>
      <w:r w:rsidR="00423688">
        <w:t>d entry</w:t>
      </w:r>
      <w:r w:rsidR="00F52DA8">
        <w:t xml:space="preserve"> </w:t>
      </w:r>
      <w:r w:rsidR="00532AB5">
        <w:t>were</w:t>
      </w:r>
      <w:r w:rsidR="00423688">
        <w:t xml:space="preserve"> </w:t>
      </w:r>
      <w:r w:rsidR="00F52DA8">
        <w:t>obtained from</w:t>
      </w:r>
      <w:r w:rsidR="00532AB5">
        <w:t xml:space="preserve"> productions of the form</w:t>
      </w:r>
      <w:r w:rsidR="00F52DA8">
        <w:t xml:space="preserve">  </w:t>
      </w:r>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r w:rsidR="00F52DA8">
        <w:t>.</w:t>
      </w:r>
    </w:p>
    <w:p w14:paraId="6B0BF08A" w14:textId="77777777" w:rsidR="00532AB5" w:rsidRDefault="00532AB5" w:rsidP="002B6820">
      <w:pPr>
        <w:numPr>
          <w:ilvl w:val="1"/>
          <w:numId w:val="737"/>
        </w:numPr>
        <w:spacing w:after="220"/>
      </w:pPr>
      <w:r>
        <w:t xml:space="preserve">The duplicated entry occurs exactly twice in the list and one occurrence </w:t>
      </w:r>
      <w:r w:rsidR="004321EC">
        <w:t>was</w:t>
      </w:r>
      <w:r>
        <w:t xml:space="preserve"> obtained from a </w:t>
      </w:r>
      <w:r w:rsidR="004321EC" w:rsidRPr="004321EC">
        <w:rPr>
          <w:rFonts w:ascii="Courier New" w:hAnsi="Courier New" w:cs="Courier New"/>
          <w:b/>
        </w:rPr>
        <w:t>get</w:t>
      </w:r>
      <w:r w:rsidR="004321EC">
        <w:t xml:space="preserve"> accessor </w:t>
      </w:r>
      <w:r w:rsidR="00305E2B" w:rsidRPr="007F2AF2">
        <w:rPr>
          <w:rFonts w:ascii="Times New Roman" w:hAnsi="Times New Roman"/>
          <w:i/>
        </w:rPr>
        <w:t>MethodDefinition</w:t>
      </w:r>
      <w:r w:rsidR="004321EC">
        <w:t xml:space="preserve"> and the other occurrence was obtained from a </w:t>
      </w:r>
      <w:r w:rsidR="004321EC" w:rsidRPr="004321EC">
        <w:rPr>
          <w:rFonts w:ascii="Courier New" w:hAnsi="Courier New" w:cs="Courier New"/>
          <w:b/>
        </w:rPr>
        <w:t>set</w:t>
      </w:r>
      <w:r w:rsidR="004321EC">
        <w:t xml:space="preserve"> accessor </w:t>
      </w:r>
      <w:r w:rsidR="00305E2B" w:rsidRPr="007F2AF2">
        <w:rPr>
          <w:rFonts w:ascii="Times New Roman" w:hAnsi="Times New Roman"/>
          <w:i/>
        </w:rPr>
        <w:t>MethodDefinition</w:t>
      </w:r>
      <w:r w:rsidR="004321EC">
        <w:t>.</w:t>
      </w:r>
    </w:p>
    <w:p w14:paraId="4417BEB7" w14:textId="77777777"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00F73D3C" w:rsidRPr="007F2AF2">
        <w:rPr>
          <w:rFonts w:ascii="Times New Roman" w:hAnsi="Times New Roman"/>
          <w:i/>
        </w:rPr>
        <w:t>MethodDefinition</w:t>
      </w:r>
    </w:p>
    <w:p w14:paraId="5DFC5190" w14:textId="77777777" w:rsidR="002C3667" w:rsidRDefault="00F73D3C" w:rsidP="002C3667">
      <w:pPr>
        <w:numPr>
          <w:ilvl w:val="0"/>
          <w:numId w:val="403"/>
        </w:numPr>
        <w:spacing w:after="220"/>
      </w:pPr>
      <w:r>
        <w:t xml:space="preserve">It is </w:t>
      </w:r>
      <w:commentRangeStart w:id="2814"/>
      <w:r>
        <w:t xml:space="preserve">a Syntax Error if </w:t>
      </w:r>
      <w:r>
        <w:rPr>
          <w:rFonts w:ascii="Times New Roman" w:hAnsi="Times New Roman"/>
        </w:rPr>
        <w:t>ReferencesSuper</w:t>
      </w:r>
      <w:r>
        <w:t xml:space="preserve"> </w:t>
      </w:r>
      <w:commentRangeEnd w:id="2814"/>
      <w:r>
        <w:rPr>
          <w:rStyle w:val="af6"/>
        </w:rPr>
        <w:commentReference w:id="2814"/>
      </w:r>
      <w:r w:rsidR="00D11622">
        <w:t xml:space="preserve">of </w:t>
      </w:r>
      <w:r w:rsidRPr="007F2AF2">
        <w:rPr>
          <w:rFonts w:ascii="Times New Roman" w:hAnsi="Times New Roman"/>
          <w:i/>
        </w:rPr>
        <w:t>MethodDefinition</w:t>
      </w:r>
      <w:r>
        <w:t xml:space="preserve"> </w:t>
      </w:r>
      <w:r w:rsidR="002C3667">
        <w:t xml:space="preserve">is </w:t>
      </w:r>
      <w:r w:rsidRPr="00F73D3C">
        <w:rPr>
          <w:rFonts w:ascii="Times New Roman" w:hAnsi="Times New Roman"/>
          <w:b/>
        </w:rPr>
        <w:t>true</w:t>
      </w:r>
      <w:r w:rsidR="002C3667">
        <w:rPr>
          <w:rStyle w:val="bnf"/>
          <w:rFonts w:ascii="Arial" w:hAnsi="Arial" w:cs="Arial"/>
          <w:i w:val="0"/>
        </w:rPr>
        <w:t>.</w:t>
      </w:r>
      <w:r w:rsidR="002C3667" w:rsidRPr="00E77497">
        <w:rPr>
          <w:rFonts w:ascii="Courier New" w:hAnsi="Courier New" w:cs="Courier New"/>
          <w:b/>
          <w:iCs/>
        </w:rPr>
        <w:t xml:space="preserve"> </w:t>
      </w:r>
    </w:p>
    <w:p w14:paraId="33D1EE69" w14:textId="77777777" w:rsidR="00F73D3C" w:rsidRDefault="00F73D3C" w:rsidP="00F73D3C">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E77497">
        <w:rPr>
          <w:rStyle w:val="bnf"/>
        </w:rPr>
        <w:t>IdentifierName</w:t>
      </w:r>
      <w:r w:rsidRPr="006B6D0A">
        <w:t xml:space="preserve"> </w:t>
      </w:r>
    </w:p>
    <w:p w14:paraId="17B3F79B" w14:textId="77777777" w:rsidR="00F73D3C" w:rsidRDefault="00F73D3C" w:rsidP="00F73D3C">
      <w:pPr>
        <w:numPr>
          <w:ilvl w:val="0"/>
          <w:numId w:val="403"/>
        </w:numPr>
        <w:spacing w:after="220"/>
      </w:pPr>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p>
    <w:p w14:paraId="6E2EB765" w14:textId="77777777" w:rsidR="002832C9" w:rsidRDefault="002832C9" w:rsidP="002832C9">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2832C9">
        <w:rPr>
          <w:rStyle w:val="bnf"/>
        </w:rPr>
        <w:t>CoverInitialisedName</w:t>
      </w:r>
    </w:p>
    <w:p w14:paraId="113E7F7A" w14:textId="77777777" w:rsidR="002832C9" w:rsidRPr="002832C9" w:rsidRDefault="002832C9" w:rsidP="002832C9">
      <w:pPr>
        <w:numPr>
          <w:ilvl w:val="0"/>
          <w:numId w:val="403"/>
        </w:numPr>
        <w:spacing w:after="220"/>
      </w:pPr>
      <w:r>
        <w:t>Always throw a</w:t>
      </w:r>
      <w:r w:rsidRPr="00E77497">
        <w:t xml:space="preserve"> Syntax Error if </w:t>
      </w:r>
      <w:r>
        <w:rPr>
          <w:rFonts w:ascii="Times New Roman" w:hAnsi="Times New Roman"/>
        </w:rPr>
        <w:t>this production is present</w:t>
      </w:r>
    </w:p>
    <w:p w14:paraId="25AD2072" w14:textId="77777777" w:rsidR="002832C9" w:rsidRDefault="002832C9" w:rsidP="002832C9">
      <w:pPr>
        <w:pStyle w:val="Note"/>
      </w:pPr>
      <w:r>
        <w:t>NOTE</w:t>
      </w:r>
      <w:r>
        <w:tab/>
        <w:t xml:space="preserve">This production exists so that </w:t>
      </w:r>
      <w:r w:rsidRPr="002832C9">
        <w:rPr>
          <w:rFonts w:ascii="Times New Roman" w:hAnsi="Times New Roman"/>
          <w:i/>
        </w:rPr>
        <w:t>ObjectLiteral</w:t>
      </w:r>
      <w:r>
        <w:t xml:space="preserve"> can serve as a cover grammar for </w:t>
      </w:r>
      <w:r w:rsidRPr="002832C9">
        <w:rPr>
          <w:rFonts w:ascii="Times New Roman" w:hAnsi="Times New Roman"/>
          <w:i/>
        </w:rPr>
        <w:t>ObjectAssignmentPattern</w:t>
      </w:r>
      <w:r>
        <w:t xml:space="preserve"> (</w:t>
      </w:r>
      <w:r w:rsidR="00DF732B">
        <w:fldChar w:fldCharType="begin"/>
      </w:r>
      <w:r w:rsidR="00DF732B">
        <w:instrText xml:space="preserve"> REF _Ref365636358 \r \h </w:instrText>
      </w:r>
      <w:r w:rsidR="00DF732B">
        <w:fldChar w:fldCharType="separate"/>
      </w:r>
      <w:r w:rsidR="00083CEC">
        <w:t>12.13.3</w:t>
      </w:r>
      <w:r w:rsidR="00DF732B">
        <w:fldChar w:fldCharType="end"/>
      </w:r>
      <w:r>
        <w:t>). It cannot occur in an actual object initialiser.</w:t>
      </w:r>
    </w:p>
    <w:p w14:paraId="7DC286EF" w14:textId="77777777" w:rsidR="00046F7A" w:rsidRPr="00E77497" w:rsidRDefault="00046F7A" w:rsidP="00046F7A">
      <w:pPr>
        <w:rPr>
          <w:rFonts w:ascii="Helvetica" w:hAnsi="Helvetica"/>
          <w:b/>
        </w:rPr>
      </w:pPr>
      <w:r w:rsidRPr="00E77497">
        <w:rPr>
          <w:rFonts w:ascii="Helvetica" w:hAnsi="Helvetica"/>
          <w:b/>
        </w:rPr>
        <w:t xml:space="preserve">Static Semantics:  </w:t>
      </w:r>
      <w:r>
        <w:rPr>
          <w:rFonts w:ascii="Helvetica" w:hAnsi="Helvetica"/>
          <w:b/>
          <w:lang w:eastAsia="en-US"/>
        </w:rPr>
        <w:t>Contains</w:t>
      </w:r>
    </w:p>
    <w:p w14:paraId="2ABF70A4" w14:textId="77777777" w:rsidR="00046F7A" w:rsidRPr="004418C4" w:rsidRDefault="00046F7A" w:rsidP="00046F7A">
      <w:pPr>
        <w:ind w:left="360"/>
      </w:pPr>
      <w:r>
        <w:t>W</w:t>
      </w:r>
      <w:r w:rsidRPr="004418C4">
        <w:t xml:space="preserve">ith </w:t>
      </w:r>
      <w:r>
        <w:t>parameter</w:t>
      </w:r>
      <w:r w:rsidRPr="004418C4">
        <w:t xml:space="preserve"> </w:t>
      </w:r>
      <w:r>
        <w:rPr>
          <w:rFonts w:ascii="Times New Roman" w:hAnsi="Times New Roman"/>
          <w:i/>
        </w:rPr>
        <w:t>symbol</w:t>
      </w:r>
      <w:r>
        <w:t>.</w:t>
      </w:r>
    </w:p>
    <w:p w14:paraId="0D511A20" w14:textId="77777777"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p>
    <w:p w14:paraId="7B63E93B" w14:textId="77777777" w:rsidR="002C3667" w:rsidRDefault="002C3667" w:rsidP="00556CD4">
      <w:pPr>
        <w:pStyle w:val="Alg4"/>
        <w:numPr>
          <w:ilvl w:val="0"/>
          <w:numId w:val="724"/>
        </w:numPr>
        <w:spacing w:after="220"/>
        <w:contextualSpacing/>
      </w:pPr>
      <w:r>
        <w:t xml:space="preserve">If </w:t>
      </w:r>
      <w:r w:rsidRPr="00126ECD">
        <w:rPr>
          <w:i/>
        </w:rPr>
        <w:t>symbol</w:t>
      </w:r>
      <w:r>
        <w:t xml:space="preserve"> is MethodDefinition, return </w:t>
      </w:r>
      <w:r w:rsidRPr="002C3667">
        <w:rPr>
          <w:b/>
        </w:rPr>
        <w:t>true</w:t>
      </w:r>
      <w:r>
        <w:t>.</w:t>
      </w:r>
    </w:p>
    <w:p w14:paraId="42F771B2" w14:textId="77777777" w:rsidR="00556CD4" w:rsidRPr="00E77497" w:rsidRDefault="00556CD4" w:rsidP="00556CD4">
      <w:pPr>
        <w:pStyle w:val="Alg4"/>
        <w:numPr>
          <w:ilvl w:val="0"/>
          <w:numId w:val="724"/>
        </w:numPr>
        <w:spacing w:after="220"/>
        <w:contextualSpacing/>
      </w:pPr>
      <w:r w:rsidRPr="00E77497">
        <w:t xml:space="preserve">Return </w:t>
      </w:r>
      <w:r w:rsidRPr="00AA7F77">
        <w:rPr>
          <w:b/>
        </w:rPr>
        <w:t>false</w:t>
      </w:r>
      <w:r>
        <w:t>.</w:t>
      </w:r>
    </w:p>
    <w:p w14:paraId="29D19DD8" w14:textId="77777777" w:rsidR="00556CD4" w:rsidRDefault="00556CD4" w:rsidP="00556CD4">
      <w:pPr>
        <w:pStyle w:val="Note"/>
      </w:pPr>
      <w:r>
        <w:t>NOTE</w:t>
      </w:r>
      <w:r>
        <w:tab/>
        <w:t>Static semantic rules that depend upon substructure generally do not look into function definitions.</w:t>
      </w:r>
    </w:p>
    <w:p w14:paraId="69A13BB0" w14:textId="77777777" w:rsidR="002C3667" w:rsidRDefault="009E0215" w:rsidP="002C3667">
      <w:pPr>
        <w:rPr>
          <w:rFonts w:ascii="Courier New" w:hAnsi="Courier New" w:cs="Courier New"/>
          <w:b/>
          <w:iCs/>
        </w:rPr>
      </w:pPr>
      <w:r>
        <w:rPr>
          <w:rStyle w:val="bnf"/>
        </w:rPr>
        <w:t>Literal</w:t>
      </w:r>
      <w:r w:rsidR="002C3667">
        <w:rPr>
          <w:rStyle w:val="bnf"/>
        </w:rPr>
        <w:t>PropertyName</w:t>
      </w:r>
      <w:r w:rsidR="002C3667" w:rsidRPr="00E77497">
        <w:t xml:space="preserve"> </w:t>
      </w:r>
      <w:r w:rsidR="002C3667" w:rsidRPr="00E77497">
        <w:rPr>
          <w:b/>
        </w:rPr>
        <w:t>:</w:t>
      </w:r>
      <w:r w:rsidR="002C3667" w:rsidRPr="00E77497">
        <w:t xml:space="preserve"> </w:t>
      </w:r>
      <w:r w:rsidR="002C3667" w:rsidRPr="00E77497">
        <w:rPr>
          <w:rStyle w:val="bnf"/>
        </w:rPr>
        <w:t>IdentifierName</w:t>
      </w:r>
      <w:r w:rsidR="002C3667" w:rsidRPr="006B6D0A">
        <w:t xml:space="preserve"> </w:t>
      </w:r>
    </w:p>
    <w:p w14:paraId="697BAF11" w14:textId="77777777" w:rsidR="002C3667" w:rsidRDefault="002C3667" w:rsidP="002C3667">
      <w:pPr>
        <w:pStyle w:val="Alg4"/>
        <w:numPr>
          <w:ilvl w:val="0"/>
          <w:numId w:val="57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14:paraId="48F8211A" w14:textId="77777777" w:rsidR="002C3667" w:rsidRDefault="002C3667" w:rsidP="002C3667">
      <w:pPr>
        <w:pStyle w:val="Alg4"/>
        <w:numPr>
          <w:ilvl w:val="0"/>
          <w:numId w:val="57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14:paraId="721ABAEF" w14:textId="77777777" w:rsidR="002C3667" w:rsidRPr="00E77497" w:rsidRDefault="002C3667" w:rsidP="002C3667">
      <w:pPr>
        <w:pStyle w:val="Alg4"/>
        <w:numPr>
          <w:ilvl w:val="0"/>
          <w:numId w:val="578"/>
        </w:numPr>
        <w:spacing w:after="220"/>
        <w:contextualSpacing/>
      </w:pPr>
      <w:r w:rsidRPr="00E77497">
        <w:t xml:space="preserve">Return </w:t>
      </w:r>
      <w:r w:rsidRPr="007F2AF2">
        <w:rPr>
          <w:b/>
        </w:rPr>
        <w:t>false</w:t>
      </w:r>
      <w:r w:rsidRPr="00E77497">
        <w:t>.</w:t>
      </w:r>
    </w:p>
    <w:p w14:paraId="06825086" w14:textId="77777777" w:rsidR="001B2656" w:rsidRPr="00E77497" w:rsidRDefault="001B2656" w:rsidP="001B2656">
      <w:pPr>
        <w:rPr>
          <w:rFonts w:ascii="Helvetica" w:hAnsi="Helvetica"/>
          <w:b/>
        </w:rPr>
      </w:pPr>
      <w:r w:rsidRPr="00E77497">
        <w:rPr>
          <w:rFonts w:ascii="Helvetica" w:hAnsi="Helvetica"/>
          <w:b/>
        </w:rPr>
        <w:t xml:space="preserve">Static Semantics:  </w:t>
      </w:r>
      <w:r w:rsidRPr="00BD6E56">
        <w:rPr>
          <w:rFonts w:ascii="Helvetica" w:hAnsi="Helvetica"/>
          <w:b/>
          <w:lang w:eastAsia="en-US"/>
        </w:rPr>
        <w:t>Is</w:t>
      </w:r>
      <w:r>
        <w:rPr>
          <w:rFonts w:ascii="Helvetica" w:hAnsi="Helvetica"/>
          <w:b/>
          <w:lang w:eastAsia="en-US"/>
        </w:rPr>
        <w:t>ComputedPropertyName</w:t>
      </w:r>
    </w:p>
    <w:p w14:paraId="5057D528" w14:textId="77777777"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sidRPr="001B2656">
        <w:rPr>
          <w:rFonts w:ascii="Times New Roman" w:hAnsi="Times New Roman"/>
          <w:i/>
        </w:rPr>
        <w:t>LiteralPropertyName</w:t>
      </w:r>
    </w:p>
    <w:p w14:paraId="54994D60" w14:textId="77777777" w:rsidR="001B2656" w:rsidRPr="00E77497" w:rsidRDefault="001B2656" w:rsidP="001B2656">
      <w:pPr>
        <w:pStyle w:val="Alg4"/>
        <w:numPr>
          <w:ilvl w:val="0"/>
          <w:numId w:val="959"/>
        </w:numPr>
        <w:spacing w:after="220"/>
        <w:contextualSpacing/>
      </w:pPr>
      <w:r w:rsidRPr="00E77497">
        <w:t xml:space="preserve">Return </w:t>
      </w:r>
      <w:r>
        <w:rPr>
          <w:b/>
        </w:rPr>
        <w:t>false</w:t>
      </w:r>
      <w:r w:rsidRPr="00E77497">
        <w:t>.</w:t>
      </w:r>
    </w:p>
    <w:p w14:paraId="183A40A8" w14:textId="77777777"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Pr>
          <w:rFonts w:ascii="Times New Roman" w:hAnsi="Times New Roman"/>
          <w:i/>
        </w:rPr>
        <w:t>Computed</w:t>
      </w:r>
      <w:r w:rsidRPr="001B2656">
        <w:rPr>
          <w:rFonts w:ascii="Times New Roman" w:hAnsi="Times New Roman"/>
          <w:i/>
        </w:rPr>
        <w:t>PropertyName</w:t>
      </w:r>
    </w:p>
    <w:p w14:paraId="0DCF2C46" w14:textId="77777777" w:rsidR="001B2656" w:rsidRPr="00E77497" w:rsidRDefault="001B2656" w:rsidP="001B2656">
      <w:pPr>
        <w:pStyle w:val="Alg4"/>
        <w:numPr>
          <w:ilvl w:val="0"/>
          <w:numId w:val="1566"/>
        </w:numPr>
        <w:spacing w:after="220"/>
        <w:contextualSpacing/>
      </w:pPr>
      <w:r w:rsidRPr="00E77497">
        <w:t xml:space="preserve">Return </w:t>
      </w:r>
      <w:r>
        <w:rPr>
          <w:b/>
        </w:rPr>
        <w:t>true</w:t>
      </w:r>
      <w:r w:rsidRPr="00E77497">
        <w:t>.</w:t>
      </w:r>
    </w:p>
    <w:p w14:paraId="5FE23898" w14:textId="77777777" w:rsidR="00344428" w:rsidRPr="00E77497" w:rsidRDefault="00344428" w:rsidP="00344428">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14:paraId="04A1FDC8" w14:textId="77777777" w:rsidR="00344428" w:rsidRPr="00E77497" w:rsidRDefault="00344428" w:rsidP="00344428">
      <w:pPr>
        <w:jc w:val="left"/>
      </w:pPr>
      <w:r w:rsidRPr="00344428">
        <w:rPr>
          <w:rFonts w:ascii="Times New Roman" w:hAnsi="Times New Roman"/>
          <w:i/>
        </w:rPr>
        <w:t xml:space="preserve">PrimaryExpression </w:t>
      </w:r>
      <w:r w:rsidRPr="00AA44E9">
        <w:rPr>
          <w:rFonts w:cs="Arial"/>
          <w:b/>
          <w:iCs/>
        </w:rPr>
        <w:t>:</w:t>
      </w:r>
      <w:r w:rsidRPr="00344428">
        <w:rPr>
          <w:rFonts w:ascii="Times New Roman" w:hAnsi="Times New Roman"/>
          <w:b/>
          <w:i/>
        </w:rPr>
        <w:t xml:space="preserve">  </w:t>
      </w:r>
      <w:r>
        <w:rPr>
          <w:rFonts w:ascii="Times New Roman" w:hAnsi="Times New Roman"/>
          <w:i/>
        </w:rPr>
        <w:t>Literal</w:t>
      </w:r>
    </w:p>
    <w:p w14:paraId="55919DF9" w14:textId="77777777" w:rsidR="00344428" w:rsidRPr="00E77497" w:rsidRDefault="00344428" w:rsidP="001B2656">
      <w:pPr>
        <w:pStyle w:val="Alg4"/>
        <w:numPr>
          <w:ilvl w:val="0"/>
          <w:numId w:val="1565"/>
        </w:numPr>
        <w:spacing w:after="220"/>
        <w:contextualSpacing/>
      </w:pPr>
      <w:r w:rsidRPr="00E77497">
        <w:t xml:space="preserve">Return </w:t>
      </w:r>
      <w:r>
        <w:rPr>
          <w:b/>
        </w:rPr>
        <w:t>false</w:t>
      </w:r>
      <w:r w:rsidRPr="00E77497">
        <w:t>.</w:t>
      </w:r>
    </w:p>
    <w:p w14:paraId="4E663BC3" w14:textId="77777777" w:rsidR="00833F54" w:rsidRPr="00E77497" w:rsidRDefault="00833F54" w:rsidP="00833F54">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14:paraId="430F8DAB" w14:textId="77777777"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IdentifierName</w:t>
      </w:r>
      <w:r w:rsidR="00833F54" w:rsidRPr="00E77497">
        <w:t xml:space="preserve"> </w:t>
      </w:r>
    </w:p>
    <w:p w14:paraId="46BAAD31" w14:textId="77777777" w:rsidR="00833F54" w:rsidRPr="00E77497" w:rsidRDefault="00833F54" w:rsidP="004012E4">
      <w:pPr>
        <w:pStyle w:val="Alg4"/>
        <w:numPr>
          <w:ilvl w:val="0"/>
          <w:numId w:val="915"/>
        </w:numPr>
        <w:spacing w:after="220"/>
        <w:contextualSpacing/>
      </w:pPr>
      <w:r w:rsidRPr="00E77497">
        <w:t xml:space="preserve">Return </w:t>
      </w:r>
      <w:r w:rsidR="0014059F" w:rsidRPr="00E77497">
        <w:t xml:space="preserve">StringValue of </w:t>
      </w:r>
      <w:r w:rsidRPr="00E77497">
        <w:rPr>
          <w:rStyle w:val="bnf"/>
        </w:rPr>
        <w:t>IdentifierName</w:t>
      </w:r>
      <w:r w:rsidRPr="00E77497">
        <w:t>.</w:t>
      </w:r>
    </w:p>
    <w:p w14:paraId="02930300" w14:textId="77777777"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PropertyName</w:t>
      </w:r>
      <w:r w:rsidR="00833F54" w:rsidRPr="00E77497">
        <w:t xml:space="preserve"> </w:t>
      </w:r>
      <w:r w:rsidR="00833F54" w:rsidRPr="00E77497">
        <w:rPr>
          <w:rFonts w:ascii="Courier New" w:hAnsi="Courier New" w:cs="Courier New"/>
          <w:b/>
        </w:rPr>
        <w:t>:</w:t>
      </w:r>
      <w:r w:rsidR="00833F54" w:rsidRPr="00E77497">
        <w:t xml:space="preserve"> </w:t>
      </w:r>
      <w:r w:rsidR="00833F54" w:rsidRPr="00E77497">
        <w:rPr>
          <w:rStyle w:val="bnf"/>
        </w:rPr>
        <w:t>AssignmentExpression</w:t>
      </w:r>
      <w:r w:rsidR="00833F54" w:rsidRPr="00E77497">
        <w:t xml:space="preserve"> </w:t>
      </w:r>
    </w:p>
    <w:p w14:paraId="5CE6D471" w14:textId="77777777" w:rsidR="00833F54" w:rsidRPr="00E77497" w:rsidRDefault="00833F54" w:rsidP="009E3FF6">
      <w:pPr>
        <w:pStyle w:val="Alg4"/>
        <w:numPr>
          <w:ilvl w:val="0"/>
          <w:numId w:val="579"/>
        </w:numPr>
        <w:spacing w:after="220"/>
        <w:contextualSpacing/>
      </w:pPr>
      <w:r w:rsidRPr="00E77497">
        <w:t>Return PropName</w:t>
      </w:r>
      <w:r w:rsidR="0014059F" w:rsidRPr="00E77497">
        <w:t xml:space="preserve"> of </w:t>
      </w:r>
      <w:r w:rsidRPr="00E77497">
        <w:rPr>
          <w:i/>
        </w:rPr>
        <w:t>PropertyName</w:t>
      </w:r>
      <w:r w:rsidRPr="00E77497">
        <w:t>.</w:t>
      </w:r>
    </w:p>
    <w:p w14:paraId="1E70CACC" w14:textId="77777777"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 xml:space="preserve">: </w:t>
      </w:r>
      <w:r w:rsidR="00833F54" w:rsidRPr="00E77497">
        <w:t xml:space="preserve"> </w:t>
      </w:r>
      <w:r w:rsidR="00833F54" w:rsidRPr="00E77497">
        <w:rPr>
          <w:rStyle w:val="bnf"/>
        </w:rPr>
        <w:t>StringLiteral</w:t>
      </w:r>
      <w:r w:rsidR="00833F54" w:rsidRPr="00E77497">
        <w:t xml:space="preserve">  </w:t>
      </w:r>
    </w:p>
    <w:p w14:paraId="6820B31F" w14:textId="77777777" w:rsidR="00833F54" w:rsidRPr="00E77497" w:rsidRDefault="00833F54" w:rsidP="002B6820">
      <w:pPr>
        <w:pStyle w:val="Alg4"/>
        <w:numPr>
          <w:ilvl w:val="0"/>
          <w:numId w:val="583"/>
        </w:numPr>
        <w:spacing w:after="220"/>
        <w:contextualSpacing/>
      </w:pPr>
      <w:r w:rsidRPr="00E77497">
        <w:t xml:space="preserve">Return </w:t>
      </w:r>
      <w:r w:rsidR="001417BA">
        <w:t>a String value whose characters are the</w:t>
      </w:r>
      <w:r w:rsidRPr="00E77497">
        <w:t xml:space="preserve"> SV of the </w:t>
      </w:r>
      <w:r w:rsidRPr="00E77497">
        <w:rPr>
          <w:i/>
        </w:rPr>
        <w:t>StringLiteral</w:t>
      </w:r>
      <w:r w:rsidRPr="00E77497">
        <w:t>.</w:t>
      </w:r>
    </w:p>
    <w:p w14:paraId="4984A33F" w14:textId="77777777"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w:t>
      </w:r>
      <w:r w:rsidR="00833F54" w:rsidRPr="00E77497">
        <w:t xml:space="preserve"> </w:t>
      </w:r>
      <w:r w:rsidR="00833F54" w:rsidRPr="00E77497">
        <w:rPr>
          <w:rStyle w:val="bnf"/>
        </w:rPr>
        <w:t>NumericLiteral</w:t>
      </w:r>
      <w:r w:rsidR="00833F54" w:rsidRPr="00E77497">
        <w:t xml:space="preserve">  </w:t>
      </w:r>
    </w:p>
    <w:p w14:paraId="007792D0" w14:textId="77777777" w:rsidR="00833F54" w:rsidRPr="00E77497" w:rsidRDefault="00833F54" w:rsidP="009E3FF6">
      <w:pPr>
        <w:pStyle w:val="Alg4"/>
        <w:numPr>
          <w:ilvl w:val="0"/>
          <w:numId w:val="584"/>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14:paraId="0647F0C2" w14:textId="77777777" w:rsidR="00833F54" w:rsidRPr="00E77497" w:rsidRDefault="00833F54" w:rsidP="009E3FF6">
      <w:pPr>
        <w:pStyle w:val="Alg4"/>
        <w:numPr>
          <w:ilvl w:val="0"/>
          <w:numId w:val="584"/>
        </w:numPr>
        <w:spacing w:after="220"/>
        <w:contextualSpacing/>
      </w:pPr>
      <w:r w:rsidRPr="00E77497">
        <w:t xml:space="preserve">Return </w:t>
      </w:r>
      <w:commentRangeStart w:id="2815"/>
      <w:r w:rsidRPr="00E77497">
        <w:t>ToString</w:t>
      </w:r>
      <w:commentRangeEnd w:id="2815"/>
      <w:r w:rsidR="001417BA">
        <w:rPr>
          <w:rStyle w:val="af6"/>
          <w:rFonts w:ascii="Arial" w:eastAsia="MS Mincho" w:hAnsi="Arial"/>
          <w:spacing w:val="0"/>
          <w:lang w:eastAsia="ja-JP"/>
        </w:rPr>
        <w:commentReference w:id="2815"/>
      </w:r>
      <w:r w:rsidRPr="00E77497">
        <w:t>(</w:t>
      </w:r>
      <w:r w:rsidRPr="00E77497">
        <w:rPr>
          <w:i/>
        </w:rPr>
        <w:t>nbr</w:t>
      </w:r>
      <w:r w:rsidRPr="00E77497">
        <w:t>).</w:t>
      </w:r>
    </w:p>
    <w:p w14:paraId="10EC08FD" w14:textId="77777777" w:rsidR="00F64DED" w:rsidRPr="00E77497" w:rsidRDefault="009E0215" w:rsidP="00F64DED">
      <w:r>
        <w:rPr>
          <w:rStyle w:val="bnf"/>
        </w:rPr>
        <w:t>Computed</w:t>
      </w:r>
      <w:r w:rsidR="00F64DED">
        <w:rPr>
          <w:rStyle w:val="bnf"/>
        </w:rPr>
        <w:t>PropertyName</w:t>
      </w:r>
      <w:r w:rsidR="00F64DED" w:rsidRPr="00E77497">
        <w:t xml:space="preserve"> </w:t>
      </w:r>
      <w:r w:rsidR="00F64DED" w:rsidRPr="00E77497">
        <w:rPr>
          <w:b/>
        </w:rPr>
        <w:t>:</w:t>
      </w:r>
      <w:r w:rsidR="00F64DED" w:rsidRPr="00E77497">
        <w:t xml:space="preserve"> </w:t>
      </w:r>
      <w:r w:rsidR="00F64DED">
        <w:rPr>
          <w:rFonts w:ascii="Courier New" w:hAnsi="Courier New" w:cs="Courier New"/>
          <w:b/>
        </w:rPr>
        <w:t>[</w:t>
      </w:r>
      <w:r w:rsidR="00F64DED" w:rsidRPr="00E77497">
        <w:t xml:space="preserve"> </w:t>
      </w:r>
      <w:r w:rsidR="00F64DED" w:rsidRPr="00E77497">
        <w:rPr>
          <w:rStyle w:val="bnf"/>
        </w:rPr>
        <w:t>AssignmentExpression</w:t>
      </w:r>
      <w:r w:rsidR="00F64DED">
        <w:rPr>
          <w:rStyle w:val="bnf"/>
          <w:i w:val="0"/>
          <w:iCs/>
        </w:rPr>
        <w:t xml:space="preserve"> </w:t>
      </w:r>
      <w:r w:rsidR="00F64DED">
        <w:rPr>
          <w:rFonts w:ascii="Courier New" w:hAnsi="Courier New" w:cs="Courier New"/>
          <w:b/>
        </w:rPr>
        <w:t xml:space="preserve">] </w:t>
      </w:r>
    </w:p>
    <w:p w14:paraId="4A218DF6" w14:textId="77777777" w:rsidR="00F64DED" w:rsidRPr="00E77497" w:rsidRDefault="00F64DED" w:rsidP="00F64DED">
      <w:pPr>
        <w:pStyle w:val="Alg4"/>
        <w:numPr>
          <w:ilvl w:val="0"/>
          <w:numId w:val="1518"/>
        </w:numPr>
        <w:spacing w:after="220"/>
        <w:contextualSpacing/>
      </w:pPr>
      <w:r w:rsidRPr="00E77497">
        <w:t xml:space="preserve">Return </w:t>
      </w:r>
      <w:r w:rsidRPr="00E410E1">
        <w:rPr>
          <w:rFonts w:ascii="Arial" w:hAnsi="Arial" w:cs="Arial"/>
        </w:rPr>
        <w:t>empty</w:t>
      </w:r>
      <w:r w:rsidRPr="00E77497">
        <w:t>.</w:t>
      </w:r>
    </w:p>
    <w:p w14:paraId="044FEBD8" w14:textId="77777777" w:rsidR="00894A80" w:rsidRPr="00E77497" w:rsidRDefault="00894A80" w:rsidP="00894A80">
      <w:pPr>
        <w:rPr>
          <w:rFonts w:ascii="Helvetica" w:hAnsi="Helvetica"/>
          <w:b/>
        </w:rPr>
      </w:pPr>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14:paraId="0917827B" w14:textId="77777777"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p>
    <w:p w14:paraId="65F56752" w14:textId="77777777" w:rsidR="00E138C7" w:rsidRDefault="00E138C7" w:rsidP="00E138C7">
      <w:pPr>
        <w:pStyle w:val="Alg4"/>
        <w:numPr>
          <w:ilvl w:val="0"/>
          <w:numId w:val="732"/>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a </w:t>
      </w:r>
      <w:r>
        <w:t>new empty List.</w:t>
      </w:r>
    </w:p>
    <w:p w14:paraId="1289AF4D" w14:textId="77777777" w:rsidR="00894A80" w:rsidRPr="00E77497" w:rsidRDefault="00894A80" w:rsidP="003C1A99">
      <w:pPr>
        <w:pStyle w:val="Alg4"/>
        <w:numPr>
          <w:ilvl w:val="0"/>
          <w:numId w:val="732"/>
        </w:numPr>
        <w:spacing w:after="220"/>
        <w:contextualSpacing/>
      </w:pPr>
      <w:r w:rsidRPr="00E77497">
        <w:t xml:space="preserve">Return a </w:t>
      </w:r>
      <w:r w:rsidR="00293A14">
        <w:t xml:space="preserve">new </w:t>
      </w:r>
      <w:r w:rsidRPr="00E77497">
        <w:t xml:space="preserve">List containing </w:t>
      </w:r>
      <w:r w:rsidR="00293A14" w:rsidRPr="00E77497">
        <w:t xml:space="preserve">PropName of </w:t>
      </w:r>
      <w:r>
        <w:rPr>
          <w:rStyle w:val="bnf"/>
        </w:rPr>
        <w:t>PropertyDefinition</w:t>
      </w:r>
      <w:r w:rsidRPr="00E77497">
        <w:t>.</w:t>
      </w:r>
    </w:p>
    <w:p w14:paraId="4716CFC6" w14:textId="77777777"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p>
    <w:p w14:paraId="512DBE9D" w14:textId="77777777" w:rsidR="001417BA" w:rsidRPr="00E77497" w:rsidRDefault="001417BA" w:rsidP="004A1109">
      <w:pPr>
        <w:pStyle w:val="Alg4"/>
        <w:numPr>
          <w:ilvl w:val="0"/>
          <w:numId w:val="1006"/>
        </w:numPr>
        <w:spacing w:after="220"/>
        <w:contextualSpacing/>
      </w:pPr>
      <w:r w:rsidRPr="00E77497">
        <w:t xml:space="preserve">Let </w:t>
      </w:r>
      <w:r>
        <w:rPr>
          <w:i/>
        </w:rPr>
        <w:t>list</w:t>
      </w:r>
      <w:r w:rsidRPr="00E77497">
        <w:t xml:space="preserve"> be Property</w:t>
      </w:r>
      <w:r>
        <w:t>Name</w:t>
      </w:r>
      <w:r w:rsidRPr="00E77497">
        <w:t xml:space="preserve">List of </w:t>
      </w:r>
      <w:r>
        <w:rPr>
          <w:rStyle w:val="bnf"/>
        </w:rPr>
        <w:t>PropertyDefinitionList</w:t>
      </w:r>
      <w:r w:rsidRPr="00E77497">
        <w:rPr>
          <w:rStyle w:val="bnf"/>
          <w:i w:val="0"/>
        </w:rPr>
        <w:t>.</w:t>
      </w:r>
    </w:p>
    <w:p w14:paraId="62F66526" w14:textId="77777777" w:rsidR="00E138C7" w:rsidRDefault="00E138C7" w:rsidP="00E138C7">
      <w:pPr>
        <w:pStyle w:val="Alg4"/>
        <w:numPr>
          <w:ilvl w:val="0"/>
          <w:numId w:val="1006"/>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w:t>
      </w:r>
      <w:r w:rsidRPr="00E138C7">
        <w:rPr>
          <w:i/>
          <w:iCs/>
        </w:rPr>
        <w:t>list</w:t>
      </w:r>
      <w:r>
        <w:t>.</w:t>
      </w:r>
    </w:p>
    <w:p w14:paraId="21935406" w14:textId="77777777" w:rsidR="001417BA" w:rsidRDefault="001417BA" w:rsidP="003C1A99">
      <w:pPr>
        <w:pStyle w:val="Alg4"/>
        <w:numPr>
          <w:ilvl w:val="0"/>
          <w:numId w:val="1006"/>
        </w:numPr>
        <w:contextualSpacing/>
      </w:pPr>
      <w:r w:rsidRPr="00E77497">
        <w:t xml:space="preserve">Append PropName of </w:t>
      </w:r>
      <w:r>
        <w:rPr>
          <w:rStyle w:val="bnf"/>
        </w:rPr>
        <w:t>PropertyDefinition</w:t>
      </w:r>
      <w:r w:rsidRPr="00E77497">
        <w:t xml:space="preserve"> to the end of </w:t>
      </w:r>
      <w:r>
        <w:rPr>
          <w:i/>
        </w:rPr>
        <w:t>list</w:t>
      </w:r>
      <w:r w:rsidRPr="00E77497">
        <w:t>.</w:t>
      </w:r>
    </w:p>
    <w:p w14:paraId="2C0B2F44" w14:textId="77777777" w:rsidR="001417BA" w:rsidRPr="00E77497" w:rsidRDefault="001417BA" w:rsidP="004A1109">
      <w:pPr>
        <w:pStyle w:val="Alg4"/>
        <w:numPr>
          <w:ilvl w:val="0"/>
          <w:numId w:val="1006"/>
        </w:numPr>
        <w:spacing w:after="220"/>
        <w:contextualSpacing/>
      </w:pPr>
      <w:r w:rsidRPr="00E77497">
        <w:t xml:space="preserve">Return </w:t>
      </w:r>
      <w:r>
        <w:rPr>
          <w:i/>
        </w:rPr>
        <w:t>list</w:t>
      </w:r>
      <w:r w:rsidRPr="00E77497">
        <w:t>.</w:t>
      </w:r>
    </w:p>
    <w:p w14:paraId="44210950" w14:textId="77777777" w:rsidR="00833F54" w:rsidRPr="00CB184B" w:rsidRDefault="00833F54" w:rsidP="00CB184B">
      <w:pPr>
        <w:rPr>
          <w:bCs/>
        </w:rPr>
      </w:pPr>
      <w:r w:rsidRPr="00CB184B">
        <w:rPr>
          <w:b/>
          <w:bCs/>
        </w:rPr>
        <w:t>Runtime Semantics</w:t>
      </w:r>
    </w:p>
    <w:p w14:paraId="426F1216" w14:textId="77777777" w:rsidR="00833F54" w:rsidRPr="00E77497" w:rsidRDefault="00833F54" w:rsidP="00833F5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3A15AF88" w14:textId="77777777" w:rsidR="004C02EF" w:rsidRPr="00E77497" w:rsidRDefault="004C02EF" w:rsidP="004C02EF">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p>
    <w:p w14:paraId="6CFBD091" w14:textId="77777777" w:rsidR="004C02EF" w:rsidRPr="00E77497" w:rsidRDefault="004C02EF" w:rsidP="009C4E36">
      <w:pPr>
        <w:pStyle w:val="Alg4"/>
        <w:numPr>
          <w:ilvl w:val="0"/>
          <w:numId w:val="48"/>
        </w:numPr>
        <w:spacing w:after="220"/>
        <w:contextualSpacing/>
      </w:pPr>
      <w:r w:rsidRPr="00E77497">
        <w:t xml:space="preserve">Return </w:t>
      </w:r>
      <w:r w:rsidR="009C4E36" w:rsidRPr="00E77497">
        <w:t xml:space="preserve">the result of </w:t>
      </w:r>
      <w:r w:rsidR="009C4E36" w:rsidRPr="005F7AD6">
        <w:t>the abstract operation ObjectCreate</w:t>
      </w:r>
      <w:r w:rsidR="009C4E36" w:rsidRPr="008365B2">
        <w:t xml:space="preserve"> </w:t>
      </w:r>
      <w:r w:rsidR="009C4E36">
        <w:t>with the intrinsic object %ObjectPrototype% as its argument</w:t>
      </w:r>
      <w:r w:rsidRPr="00E77497">
        <w:t>.</w:t>
      </w:r>
    </w:p>
    <w:p w14:paraId="137D348D" w14:textId="77777777" w:rsidR="00D708B2" w:rsidRPr="00E77497" w:rsidRDefault="00D708B2" w:rsidP="00D708B2">
      <w:pPr>
        <w:pStyle w:val="SyntaxRule"/>
      </w:pPr>
      <w:r w:rsidRPr="00E77497">
        <w:t xml:space="preserve">ObjectLiteral </w:t>
      </w:r>
      <w:r w:rsidRPr="00E77497">
        <w:rPr>
          <w:rFonts w:ascii="Arial" w:hAnsi="Arial" w:cs="Arial"/>
          <w:b/>
          <w:i w:val="0"/>
        </w:rPr>
        <w:t>:</w:t>
      </w:r>
    </w:p>
    <w:p w14:paraId="4555D206" w14:textId="77777777"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w:t>
      </w:r>
      <w:r w:rsidRPr="00E77497">
        <w:rPr>
          <w:rStyle w:val="bnf"/>
        </w:rPr>
        <w:br/>
      </w: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 }</w:t>
      </w:r>
    </w:p>
    <w:p w14:paraId="086710FE" w14:textId="77777777" w:rsidR="00F64ED7" w:rsidRPr="00E77497" w:rsidRDefault="00F64ED7" w:rsidP="00F97E8E">
      <w:pPr>
        <w:pStyle w:val="Alg4"/>
        <w:numPr>
          <w:ilvl w:val="0"/>
          <w:numId w:val="49"/>
        </w:numPr>
        <w:spacing w:after="220"/>
        <w:contextualSpacing/>
      </w:pPr>
      <w:r w:rsidRPr="00E77497">
        <w:t xml:space="preserve">Let </w:t>
      </w:r>
      <w:r w:rsidRPr="00E77497">
        <w:rPr>
          <w:i/>
        </w:rPr>
        <w:t xml:space="preserve">obj </w:t>
      </w:r>
      <w:r w:rsidRPr="00E77497">
        <w:t xml:space="preserve">be the result of </w:t>
      </w:r>
      <w:r w:rsidR="005D0080" w:rsidRPr="005F7AD6">
        <w:t>the abstract operation ObjectCreate</w:t>
      </w:r>
      <w:r w:rsidR="008365B2" w:rsidRPr="008365B2">
        <w:t xml:space="preserve"> </w:t>
      </w:r>
      <w:r w:rsidR="008365B2">
        <w:t>with the intrinsic object %ObjectPrototype% as its argument</w:t>
      </w:r>
      <w:r w:rsidRPr="00E77497">
        <w:t>.</w:t>
      </w:r>
    </w:p>
    <w:p w14:paraId="75038775" w14:textId="77777777" w:rsidR="00ED240D" w:rsidRDefault="002D4B97" w:rsidP="004C02EF">
      <w:pPr>
        <w:pStyle w:val="Alg4"/>
        <w:numPr>
          <w:ilvl w:val="0"/>
          <w:numId w:val="49"/>
        </w:numPr>
        <w:spacing w:after="220"/>
        <w:contextualSpacing/>
      </w:pPr>
      <w:r>
        <w:t xml:space="preserve">Let </w:t>
      </w:r>
      <w:r w:rsidR="00B70D37">
        <w:rPr>
          <w:i/>
        </w:rPr>
        <w:t>status</w:t>
      </w:r>
      <w:r>
        <w:t xml:space="preserve"> be the result of p</w:t>
      </w:r>
      <w:r w:rsidR="00ED240D">
        <w:t>erform</w:t>
      </w:r>
      <w:r>
        <w:t>ing</w:t>
      </w:r>
      <w:r w:rsidR="00ED240D">
        <w:t xml:space="preserve"> Property Definition </w:t>
      </w:r>
      <w:r w:rsidR="008C11D4">
        <w:t>E</w:t>
      </w:r>
      <w:r w:rsidR="00ED240D">
        <w:t xml:space="preserve">valuation of </w:t>
      </w:r>
      <w:r w:rsidR="00ED240D" w:rsidRPr="00E77497">
        <w:t xml:space="preserve"> </w:t>
      </w:r>
      <w:r w:rsidR="002D5AF2">
        <w:rPr>
          <w:i/>
        </w:rPr>
        <w:t>PropertyDefinitionList</w:t>
      </w:r>
      <w:r w:rsidR="00ED240D">
        <w:rPr>
          <w:i/>
        </w:rPr>
        <w:t xml:space="preserve"> </w:t>
      </w:r>
      <w:r w:rsidR="00ED240D">
        <w:t xml:space="preserve">with argument </w:t>
      </w:r>
      <w:r w:rsidR="00ED240D" w:rsidRPr="007870CC">
        <w:rPr>
          <w:i/>
        </w:rPr>
        <w:t>obj</w:t>
      </w:r>
      <w:r w:rsidR="00ED240D" w:rsidRPr="00E77497">
        <w:t>.</w:t>
      </w:r>
    </w:p>
    <w:p w14:paraId="237093A2" w14:textId="77777777" w:rsidR="002D4B97" w:rsidRDefault="006552DF" w:rsidP="002D4B97">
      <w:pPr>
        <w:pStyle w:val="Alg4"/>
        <w:numPr>
          <w:ilvl w:val="0"/>
          <w:numId w:val="49"/>
        </w:numPr>
        <w:contextualSpacing/>
      </w:pPr>
      <w:r>
        <w:t>ReturnIfAbrupt(</w:t>
      </w:r>
      <w:r>
        <w:rPr>
          <w:i/>
        </w:rPr>
        <w:t>status</w:t>
      </w:r>
      <w:r>
        <w:t>)</w:t>
      </w:r>
      <w:r w:rsidR="002D4B97">
        <w:t>.</w:t>
      </w:r>
    </w:p>
    <w:p w14:paraId="30DC78B5" w14:textId="77777777" w:rsidR="004C02EF" w:rsidRPr="00E77497" w:rsidRDefault="004C02EF" w:rsidP="004C02EF">
      <w:pPr>
        <w:pStyle w:val="Alg4"/>
        <w:numPr>
          <w:ilvl w:val="0"/>
          <w:numId w:val="49"/>
        </w:numPr>
        <w:spacing w:after="220"/>
        <w:contextualSpacing/>
      </w:pPr>
      <w:r w:rsidRPr="00E77497">
        <w:t xml:space="preserve">Return </w:t>
      </w:r>
      <w:r w:rsidR="00F64ED7" w:rsidRPr="004A5000">
        <w:rPr>
          <w:i/>
        </w:rPr>
        <w:t>obj</w:t>
      </w:r>
      <w:r w:rsidRPr="00E77497">
        <w:t>.</w:t>
      </w:r>
    </w:p>
    <w:p w14:paraId="150F7CD7" w14:textId="77777777"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IdentifierName</w:t>
      </w:r>
      <w:r w:rsidRPr="00E77497">
        <w:t xml:space="preserve"> </w:t>
      </w:r>
    </w:p>
    <w:p w14:paraId="0E3509B8" w14:textId="77777777" w:rsidR="00AE7F3C" w:rsidRPr="00E77497" w:rsidRDefault="00AE7F3C" w:rsidP="00AE7F3C">
      <w:pPr>
        <w:pStyle w:val="Alg4"/>
        <w:numPr>
          <w:ilvl w:val="0"/>
          <w:numId w:val="1519"/>
        </w:numPr>
        <w:spacing w:after="220"/>
        <w:contextualSpacing/>
      </w:pPr>
      <w:r w:rsidRPr="00E77497">
        <w:t xml:space="preserve">Return StringValue of </w:t>
      </w:r>
      <w:r w:rsidRPr="00E77497">
        <w:rPr>
          <w:rStyle w:val="bnf"/>
        </w:rPr>
        <w:t>IdentifierName</w:t>
      </w:r>
      <w:r w:rsidRPr="00E77497">
        <w:t>.</w:t>
      </w:r>
    </w:p>
    <w:p w14:paraId="23C28182" w14:textId="77777777"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14:paraId="77EF0B66" w14:textId="77777777" w:rsidR="00AE7F3C" w:rsidRPr="00E77497" w:rsidRDefault="00AE7F3C" w:rsidP="009E0215">
      <w:pPr>
        <w:pStyle w:val="Alg4"/>
        <w:numPr>
          <w:ilvl w:val="0"/>
          <w:numId w:val="1520"/>
        </w:numPr>
        <w:spacing w:after="220"/>
        <w:contextualSpacing/>
      </w:pPr>
      <w:r w:rsidRPr="00E77497">
        <w:t xml:space="preserve">Return </w:t>
      </w:r>
      <w:r w:rsidR="009E0215">
        <w:t>the result of evaluating</w:t>
      </w:r>
      <w:r w:rsidRPr="00E77497">
        <w:t xml:space="preserve"> </w:t>
      </w:r>
      <w:r w:rsidRPr="00E77497">
        <w:rPr>
          <w:i/>
        </w:rPr>
        <w:t>PropertyName</w:t>
      </w:r>
      <w:r w:rsidRPr="00E77497">
        <w:t>.</w:t>
      </w:r>
    </w:p>
    <w:p w14:paraId="28954A95" w14:textId="77777777" w:rsidR="009E0215" w:rsidRPr="00E77497" w:rsidRDefault="009E0215" w:rsidP="009E0215">
      <w:r>
        <w:rPr>
          <w:rStyle w:val="bnf"/>
        </w:rPr>
        <w:t>Literal</w:t>
      </w:r>
      <w:r w:rsidRPr="00E77497">
        <w:rPr>
          <w:rStyle w:val="bnf"/>
        </w:rPr>
        <w:t>PropertyName</w:t>
      </w:r>
      <w:r w:rsidRPr="00E77497">
        <w:rPr>
          <w:b/>
        </w:rPr>
        <w:t>:</w:t>
      </w:r>
      <w:r w:rsidRPr="00E77497">
        <w:t xml:space="preserve"> </w:t>
      </w:r>
      <w:r w:rsidRPr="00E77497">
        <w:rPr>
          <w:rStyle w:val="bnf"/>
        </w:rPr>
        <w:t>IdentifierName</w:t>
      </w:r>
      <w:r w:rsidRPr="00E77497">
        <w:t xml:space="preserve"> </w:t>
      </w:r>
    </w:p>
    <w:p w14:paraId="025AF9CB" w14:textId="77777777" w:rsidR="009E0215" w:rsidRPr="00E77497" w:rsidRDefault="009E0215" w:rsidP="009E0215">
      <w:pPr>
        <w:pStyle w:val="Alg4"/>
        <w:numPr>
          <w:ilvl w:val="0"/>
          <w:numId w:val="1524"/>
        </w:numPr>
        <w:spacing w:after="220"/>
        <w:contextualSpacing/>
      </w:pPr>
      <w:r w:rsidRPr="00E77497">
        <w:t xml:space="preserve">Return StringValue of </w:t>
      </w:r>
      <w:r w:rsidRPr="00E77497">
        <w:rPr>
          <w:rStyle w:val="bnf"/>
        </w:rPr>
        <w:t>IdentifierName</w:t>
      </w:r>
      <w:r w:rsidRPr="00E77497">
        <w:t>.</w:t>
      </w:r>
    </w:p>
    <w:p w14:paraId="772D950B" w14:textId="77777777"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 xml:space="preserve">: </w:t>
      </w:r>
      <w:r w:rsidR="00AE7F3C" w:rsidRPr="00E77497">
        <w:t xml:space="preserve"> </w:t>
      </w:r>
      <w:r w:rsidR="00AE7F3C" w:rsidRPr="00E77497">
        <w:rPr>
          <w:rStyle w:val="bnf"/>
        </w:rPr>
        <w:t>StringLiteral</w:t>
      </w:r>
      <w:r w:rsidR="00AE7F3C" w:rsidRPr="00E77497">
        <w:t xml:space="preserve">  </w:t>
      </w:r>
    </w:p>
    <w:p w14:paraId="2ABBBEF6" w14:textId="77777777" w:rsidR="00AE7F3C" w:rsidRPr="00E77497" w:rsidRDefault="00AE7F3C" w:rsidP="00AE7F3C">
      <w:pPr>
        <w:pStyle w:val="Alg4"/>
        <w:numPr>
          <w:ilvl w:val="0"/>
          <w:numId w:val="1521"/>
        </w:numPr>
        <w:spacing w:after="220"/>
        <w:contextualSpacing/>
      </w:pPr>
      <w:r w:rsidRPr="00E77497">
        <w:t xml:space="preserve">Return </w:t>
      </w:r>
      <w:r>
        <w:t>a String value whose characters are the</w:t>
      </w:r>
      <w:r w:rsidRPr="00E77497">
        <w:t xml:space="preserve"> SV of the </w:t>
      </w:r>
      <w:r w:rsidRPr="00E77497">
        <w:rPr>
          <w:i/>
        </w:rPr>
        <w:t>StringLiteral</w:t>
      </w:r>
      <w:r w:rsidRPr="00E77497">
        <w:t>.</w:t>
      </w:r>
    </w:p>
    <w:p w14:paraId="7F99A66D" w14:textId="77777777"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w:t>
      </w:r>
      <w:r w:rsidR="00AE7F3C" w:rsidRPr="00E77497">
        <w:t xml:space="preserve"> </w:t>
      </w:r>
      <w:r w:rsidR="00AE7F3C" w:rsidRPr="00E77497">
        <w:rPr>
          <w:rStyle w:val="bnf"/>
        </w:rPr>
        <w:t>NumericLiteral</w:t>
      </w:r>
      <w:r w:rsidR="00AE7F3C" w:rsidRPr="00E77497">
        <w:t xml:space="preserve">  </w:t>
      </w:r>
    </w:p>
    <w:p w14:paraId="4492933E" w14:textId="77777777" w:rsidR="00AE7F3C" w:rsidRPr="00E77497" w:rsidRDefault="00AE7F3C" w:rsidP="00AE7F3C">
      <w:pPr>
        <w:pStyle w:val="Alg4"/>
        <w:numPr>
          <w:ilvl w:val="0"/>
          <w:numId w:val="1522"/>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14:paraId="46277DE0" w14:textId="77777777" w:rsidR="00AE7F3C" w:rsidRPr="00E77497" w:rsidRDefault="00AE7F3C" w:rsidP="00AE7F3C">
      <w:pPr>
        <w:pStyle w:val="Alg4"/>
        <w:numPr>
          <w:ilvl w:val="0"/>
          <w:numId w:val="1522"/>
        </w:numPr>
        <w:spacing w:after="220"/>
        <w:contextualSpacing/>
      </w:pPr>
      <w:r w:rsidRPr="00E77497">
        <w:t>Return ToString(</w:t>
      </w:r>
      <w:r w:rsidRPr="00E77497">
        <w:rPr>
          <w:i/>
        </w:rPr>
        <w:t>nbr</w:t>
      </w:r>
      <w:r w:rsidRPr="00E77497">
        <w:t>).</w:t>
      </w:r>
    </w:p>
    <w:p w14:paraId="7414D7BC" w14:textId="77777777" w:rsidR="00AE7F3C" w:rsidRPr="00E77497" w:rsidRDefault="009E0215" w:rsidP="00AE7F3C">
      <w:r>
        <w:rPr>
          <w:rStyle w:val="bnf"/>
        </w:rPr>
        <w:t>Computed</w:t>
      </w:r>
      <w:r w:rsidR="00AE7F3C">
        <w:rPr>
          <w:rStyle w:val="bnf"/>
        </w:rPr>
        <w:t>PropertyName</w:t>
      </w:r>
      <w:r w:rsidR="00AE7F3C" w:rsidRPr="00E77497">
        <w:t xml:space="preserve"> </w:t>
      </w:r>
      <w:r w:rsidR="00AE7F3C" w:rsidRPr="00E77497">
        <w:rPr>
          <w:b/>
        </w:rPr>
        <w:t>:</w:t>
      </w:r>
      <w:r w:rsidR="00AE7F3C" w:rsidRPr="00E77497">
        <w:t xml:space="preserve"> </w:t>
      </w:r>
      <w:r w:rsidR="00AE7F3C">
        <w:rPr>
          <w:rFonts w:ascii="Courier New" w:hAnsi="Courier New" w:cs="Courier New"/>
          <w:b/>
        </w:rPr>
        <w:t>[</w:t>
      </w:r>
      <w:r w:rsidR="00AE7F3C" w:rsidRPr="00E77497">
        <w:t xml:space="preserve"> </w:t>
      </w:r>
      <w:r w:rsidR="00AE7F3C" w:rsidRPr="00E77497">
        <w:rPr>
          <w:rStyle w:val="bnf"/>
        </w:rPr>
        <w:t>AssignmentExpression</w:t>
      </w:r>
      <w:r w:rsidR="00AE7F3C">
        <w:rPr>
          <w:rStyle w:val="bnf"/>
          <w:i w:val="0"/>
          <w:iCs/>
        </w:rPr>
        <w:t xml:space="preserve"> </w:t>
      </w:r>
      <w:r w:rsidR="00AE7F3C">
        <w:rPr>
          <w:rFonts w:ascii="Courier New" w:hAnsi="Courier New" w:cs="Courier New"/>
          <w:b/>
        </w:rPr>
        <w:t xml:space="preserve">] </w:t>
      </w:r>
    </w:p>
    <w:p w14:paraId="5EA52D93" w14:textId="77777777" w:rsidR="00AE7F3C" w:rsidRPr="00E77497" w:rsidRDefault="00AE7F3C" w:rsidP="00AE7F3C">
      <w:pPr>
        <w:pStyle w:val="Alg4"/>
        <w:numPr>
          <w:ilvl w:val="0"/>
          <w:numId w:val="152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01D237FF" w14:textId="77777777" w:rsidR="00AE7F3C" w:rsidRPr="00E77497" w:rsidRDefault="00AE7F3C" w:rsidP="00AE7F3C">
      <w:pPr>
        <w:pStyle w:val="Alg4"/>
        <w:numPr>
          <w:ilvl w:val="0"/>
          <w:numId w:val="1523"/>
        </w:numPr>
        <w:spacing w:after="220"/>
        <w:contextualSpacing/>
      </w:pPr>
      <w:r w:rsidRPr="00E77497">
        <w:t xml:space="preserve">Let </w:t>
      </w:r>
      <w:r w:rsidRPr="00E77497">
        <w:rPr>
          <w:i/>
        </w:rPr>
        <w:t>prop</w:t>
      </w:r>
      <w:r>
        <w:rPr>
          <w:i/>
        </w:rPr>
        <w:t>Name</w:t>
      </w:r>
      <w:r w:rsidRPr="00E77497">
        <w:rPr>
          <w:i/>
        </w:rPr>
        <w:t xml:space="preserve"> </w:t>
      </w:r>
      <w:r w:rsidRPr="00E77497">
        <w:t>be GetValue(</w:t>
      </w:r>
      <w:r w:rsidRPr="00E77497">
        <w:rPr>
          <w:i/>
        </w:rPr>
        <w:t>exprValue</w:t>
      </w:r>
      <w:r w:rsidRPr="00E77497">
        <w:t>).</w:t>
      </w:r>
    </w:p>
    <w:p w14:paraId="78BAF212" w14:textId="77777777" w:rsidR="00AE7F3C" w:rsidRDefault="00AE7F3C" w:rsidP="00AE7F3C">
      <w:pPr>
        <w:pStyle w:val="Alg4"/>
        <w:numPr>
          <w:ilvl w:val="0"/>
          <w:numId w:val="1523"/>
        </w:numPr>
        <w:contextualSpacing/>
      </w:pPr>
      <w:r>
        <w:t>ReturnIfAbrupt(</w:t>
      </w:r>
      <w:r w:rsidRPr="00E77497">
        <w:rPr>
          <w:i/>
        </w:rPr>
        <w:t>prop</w:t>
      </w:r>
      <w:r>
        <w:rPr>
          <w:i/>
        </w:rPr>
        <w:t>Name</w:t>
      </w:r>
      <w:r>
        <w:t>).</w:t>
      </w:r>
    </w:p>
    <w:p w14:paraId="36E5A4D6" w14:textId="77777777" w:rsidR="00AE7F3C" w:rsidRPr="00E77497" w:rsidRDefault="00AE7F3C" w:rsidP="00AE7F3C">
      <w:pPr>
        <w:pStyle w:val="Alg4"/>
        <w:numPr>
          <w:ilvl w:val="0"/>
          <w:numId w:val="1523"/>
        </w:numPr>
        <w:spacing w:after="220"/>
        <w:contextualSpacing/>
      </w:pPr>
      <w:r w:rsidRPr="00E77497">
        <w:t xml:space="preserve">Return </w:t>
      </w:r>
      <w:r w:rsidR="001B2656">
        <w:t>ToPropertyKey(</w:t>
      </w:r>
      <w:r w:rsidRPr="00E77497">
        <w:rPr>
          <w:i/>
        </w:rPr>
        <w:t>prop</w:t>
      </w:r>
      <w:r>
        <w:rPr>
          <w:i/>
        </w:rPr>
        <w:t>Name</w:t>
      </w:r>
      <w:r w:rsidR="001B2656">
        <w:rPr>
          <w:iCs/>
        </w:rPr>
        <w:t>)</w:t>
      </w:r>
      <w:r w:rsidRPr="00E77497">
        <w:t>.</w:t>
      </w:r>
    </w:p>
    <w:p w14:paraId="22F17FBC" w14:textId="77777777" w:rsidR="00F64ED7" w:rsidRPr="00E77497" w:rsidRDefault="00F64ED7" w:rsidP="00F64ED7">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14:paraId="25BE088B" w14:textId="77777777" w:rsidR="00F64ED7" w:rsidRPr="004418C4" w:rsidRDefault="00F64ED7"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14:paraId="065A8DA6" w14:textId="77777777" w:rsidR="004C02EF" w:rsidRPr="00E77497" w:rsidRDefault="002D5AF2" w:rsidP="004C02EF">
      <w:pPr>
        <w:jc w:val="left"/>
      </w:pPr>
      <w:r>
        <w:rPr>
          <w:rStyle w:val="bnf"/>
        </w:rPr>
        <w:t>PropertyDefinitionList</w:t>
      </w:r>
      <w:r w:rsidR="004C02EF" w:rsidRPr="00E77497">
        <w:t xml:space="preserve"> </w:t>
      </w:r>
      <w:r w:rsidR="004C02EF" w:rsidRPr="00E77497">
        <w:rPr>
          <w:b/>
        </w:rPr>
        <w:t>:</w:t>
      </w:r>
      <w:r w:rsidR="004C02EF" w:rsidRPr="00E77497">
        <w:t xml:space="preserve">  </w:t>
      </w:r>
      <w:r>
        <w:rPr>
          <w:rStyle w:val="bnf"/>
        </w:rPr>
        <w:t>PropertyDefinitionList</w:t>
      </w:r>
      <w:r w:rsidR="004C02EF" w:rsidRPr="00E77497">
        <w:t xml:space="preserve"> </w:t>
      </w:r>
      <w:r w:rsidR="004C02EF" w:rsidRPr="00E77497">
        <w:rPr>
          <w:rFonts w:ascii="Courier New" w:hAnsi="Courier New" w:cs="Courier New"/>
          <w:b/>
        </w:rPr>
        <w:t>,</w:t>
      </w:r>
      <w:r w:rsidR="004C02EF" w:rsidRPr="00E77497">
        <w:t xml:space="preserve"> </w:t>
      </w:r>
      <w:r w:rsidR="001A6289">
        <w:rPr>
          <w:rStyle w:val="bnf"/>
        </w:rPr>
        <w:t>PropertyDefinition</w:t>
      </w:r>
    </w:p>
    <w:p w14:paraId="5AF8C1EA" w14:textId="77777777" w:rsidR="004C02EF" w:rsidRPr="00E77497" w:rsidRDefault="002D4B97" w:rsidP="009E3FF6">
      <w:pPr>
        <w:pStyle w:val="Alg4"/>
        <w:numPr>
          <w:ilvl w:val="0"/>
          <w:numId w:val="421"/>
        </w:numPr>
        <w:spacing w:after="220"/>
        <w:contextualSpacing/>
      </w:pPr>
      <w:r>
        <w:t xml:space="preserve">Let </w:t>
      </w:r>
      <w:r w:rsidR="00B70D37">
        <w:rPr>
          <w:i/>
        </w:rPr>
        <w:t>status</w:t>
      </w:r>
      <w:r>
        <w:t xml:space="preserve"> be the result of p</w:t>
      </w:r>
      <w:r w:rsidR="00906D0C">
        <w:t>erform</w:t>
      </w:r>
      <w:r>
        <w:t>ing</w:t>
      </w:r>
      <w:r w:rsidR="00906D0C">
        <w:t xml:space="preserve"> Property Definition </w:t>
      </w:r>
      <w:r w:rsidR="008C11D4">
        <w:t xml:space="preserve">Evaluation </w:t>
      </w:r>
      <w:r w:rsidR="00906D0C">
        <w:t xml:space="preserve">of </w:t>
      </w:r>
      <w:r w:rsidR="00906D0C" w:rsidRPr="00E77497">
        <w:t xml:space="preserve"> </w:t>
      </w:r>
      <w:r w:rsidR="002D5AF2">
        <w:rPr>
          <w:i/>
        </w:rPr>
        <w:t>PropertyDefinitionList</w:t>
      </w:r>
      <w:r w:rsidR="00906D0C">
        <w:t xml:space="preserve"> with argument </w:t>
      </w:r>
      <w:r w:rsidR="00906D0C" w:rsidRPr="007870CC">
        <w:rPr>
          <w:i/>
        </w:rPr>
        <w:t>ob</w:t>
      </w:r>
      <w:r w:rsidR="00906D0C">
        <w:rPr>
          <w:i/>
        </w:rPr>
        <w:t>ject</w:t>
      </w:r>
      <w:r w:rsidR="00906D0C" w:rsidRPr="00E77497">
        <w:t>.</w:t>
      </w:r>
    </w:p>
    <w:p w14:paraId="14341915" w14:textId="77777777" w:rsidR="002D4B97" w:rsidRDefault="006552DF" w:rsidP="002D4B97">
      <w:pPr>
        <w:pStyle w:val="Alg4"/>
        <w:numPr>
          <w:ilvl w:val="0"/>
          <w:numId w:val="421"/>
        </w:numPr>
        <w:contextualSpacing/>
      </w:pPr>
      <w:r>
        <w:t>ReturnIfAbrupt(</w:t>
      </w:r>
      <w:r>
        <w:rPr>
          <w:i/>
        </w:rPr>
        <w:t>status</w:t>
      </w:r>
      <w:r>
        <w:t>)</w:t>
      </w:r>
      <w:r w:rsidR="002D4B97">
        <w:t>.</w:t>
      </w:r>
    </w:p>
    <w:p w14:paraId="2DB303C3" w14:textId="77777777" w:rsidR="006D7E13" w:rsidRPr="00E77497" w:rsidRDefault="002D4B97" w:rsidP="009E3FF6">
      <w:pPr>
        <w:pStyle w:val="Alg4"/>
        <w:numPr>
          <w:ilvl w:val="0"/>
          <w:numId w:val="421"/>
        </w:numPr>
        <w:spacing w:after="220"/>
        <w:contextualSpacing/>
      </w:pPr>
      <w:r>
        <w:t>Return the result of p</w:t>
      </w:r>
      <w:r w:rsidR="00906D0C">
        <w:t>erform</w:t>
      </w:r>
      <w:r>
        <w:t>ing</w:t>
      </w:r>
      <w:r w:rsidR="00906D0C">
        <w:t xml:space="preserve"> Property Definition </w:t>
      </w:r>
      <w:r w:rsidR="008C11D4">
        <w:t xml:space="preserve">Evaluation </w:t>
      </w:r>
      <w:r w:rsidR="00906D0C">
        <w:t>of</w:t>
      </w:r>
      <w:r w:rsidR="00906D0C" w:rsidRPr="00E77497">
        <w:t xml:space="preserve"> </w:t>
      </w:r>
      <w:r w:rsidR="001A6289">
        <w:rPr>
          <w:i/>
        </w:rPr>
        <w:t>PropertyDefinition</w:t>
      </w:r>
      <w:r w:rsidR="00906D0C">
        <w:rPr>
          <w:i/>
        </w:rPr>
        <w:t xml:space="preserve"> </w:t>
      </w:r>
      <w:r w:rsidR="00906D0C">
        <w:t xml:space="preserve">with argument </w:t>
      </w:r>
      <w:r w:rsidR="00906D0C" w:rsidRPr="007870CC">
        <w:rPr>
          <w:i/>
        </w:rPr>
        <w:t>ob</w:t>
      </w:r>
      <w:r w:rsidR="00906D0C">
        <w:rPr>
          <w:i/>
        </w:rPr>
        <w:t>ject</w:t>
      </w:r>
      <w:r w:rsidR="00906D0C" w:rsidRPr="00E77497">
        <w:t>.</w:t>
      </w:r>
    </w:p>
    <w:p w14:paraId="47A40E1B" w14:textId="77777777" w:rsidR="00A83EF2" w:rsidRPr="00E77497" w:rsidRDefault="001A6289" w:rsidP="00A83EF2">
      <w:r>
        <w:rPr>
          <w:rStyle w:val="bnf"/>
        </w:rPr>
        <w:t>PropertyDefinition</w:t>
      </w:r>
      <w:r w:rsidR="00A83EF2" w:rsidRPr="00E77497">
        <w:t xml:space="preserve"> </w:t>
      </w:r>
      <w:r w:rsidR="00A83EF2" w:rsidRPr="00E77497">
        <w:rPr>
          <w:b/>
        </w:rPr>
        <w:t>:</w:t>
      </w:r>
      <w:r w:rsidR="00A83EF2" w:rsidRPr="00E77497">
        <w:t xml:space="preserve"> </w:t>
      </w:r>
      <w:r w:rsidR="00986654" w:rsidRPr="00E77497">
        <w:rPr>
          <w:rStyle w:val="bnf"/>
        </w:rPr>
        <w:t>IdentifierName</w:t>
      </w:r>
      <w:r w:rsidR="00986654" w:rsidRPr="00E77497">
        <w:t xml:space="preserve"> </w:t>
      </w:r>
    </w:p>
    <w:p w14:paraId="7BBDF979" w14:textId="77777777" w:rsidR="00A83EF2" w:rsidRPr="00E77497" w:rsidRDefault="00A83EF2" w:rsidP="00040A7E">
      <w:pPr>
        <w:pStyle w:val="Alg4"/>
        <w:numPr>
          <w:ilvl w:val="0"/>
          <w:numId w:val="422"/>
        </w:numPr>
        <w:spacing w:after="220"/>
        <w:contextualSpacing/>
      </w:pPr>
      <w:r w:rsidRPr="00E77497">
        <w:t xml:space="preserve">Let </w:t>
      </w:r>
      <w:r w:rsidRPr="00E77497">
        <w:rPr>
          <w:i/>
        </w:rPr>
        <w:t xml:space="preserve">propName </w:t>
      </w:r>
      <w:r w:rsidRPr="00E77497">
        <w:t xml:space="preserve">be </w:t>
      </w:r>
      <w:r w:rsidR="00040A7E">
        <w:t>StringValue</w:t>
      </w:r>
      <w:r w:rsidR="00625115">
        <w:t xml:space="preserve"> of </w:t>
      </w:r>
      <w:r w:rsidR="00986654" w:rsidRPr="00E77497">
        <w:rPr>
          <w:rStyle w:val="bnf"/>
        </w:rPr>
        <w:t>IdentifierName</w:t>
      </w:r>
      <w:r w:rsidRPr="00E77497">
        <w:t>.</w:t>
      </w:r>
    </w:p>
    <w:p w14:paraId="421884BA" w14:textId="77777777" w:rsidR="00A83EF2" w:rsidRPr="00E77497" w:rsidRDefault="00A83EF2" w:rsidP="009E3FF6">
      <w:pPr>
        <w:pStyle w:val="Alg4"/>
        <w:numPr>
          <w:ilvl w:val="0"/>
          <w:numId w:val="422"/>
        </w:numPr>
        <w:spacing w:after="220"/>
        <w:contextualSpacing/>
      </w:pPr>
      <w:r w:rsidRPr="00E77497">
        <w:t xml:space="preserve">Let </w:t>
      </w:r>
      <w:r w:rsidRPr="00E77497">
        <w:rPr>
          <w:i/>
        </w:rPr>
        <w:t xml:space="preserve">exprValue </w:t>
      </w:r>
      <w:r w:rsidRPr="00E77497">
        <w:t xml:space="preserve">be the result of </w:t>
      </w:r>
      <w:r w:rsidR="009574CD" w:rsidRPr="00E77497">
        <w:t xml:space="preserve">performing Identifier Resolution as specified in </w:t>
      </w:r>
      <w:r w:rsidR="00C04626">
        <w:fldChar w:fldCharType="begin"/>
      </w:r>
      <w:r w:rsidR="00C04626">
        <w:instrText xml:space="preserve"> REF _Ref365539670 \r \h </w:instrText>
      </w:r>
      <w:r w:rsidR="00C04626">
        <w:fldChar w:fldCharType="separate"/>
      </w:r>
      <w:r w:rsidR="00083CEC">
        <w:t>8.3.1</w:t>
      </w:r>
      <w:r w:rsidR="00C04626">
        <w:fldChar w:fldCharType="end"/>
      </w:r>
      <w:r w:rsidR="009574CD" w:rsidRPr="00E77497">
        <w:t xml:space="preserve"> using </w:t>
      </w:r>
      <w:r w:rsidR="0004618C" w:rsidRPr="00E77497">
        <w:rPr>
          <w:i/>
        </w:rPr>
        <w:t>Identifier</w:t>
      </w:r>
      <w:r w:rsidR="009574CD" w:rsidRPr="00E77497">
        <w:rPr>
          <w:i/>
        </w:rPr>
        <w:t>Name</w:t>
      </w:r>
      <w:r w:rsidRPr="00E77497">
        <w:t>.</w:t>
      </w:r>
    </w:p>
    <w:p w14:paraId="41A8B175" w14:textId="77777777" w:rsidR="00A83EF2" w:rsidRPr="00E77497" w:rsidRDefault="00A83EF2" w:rsidP="009E3FF6">
      <w:pPr>
        <w:pStyle w:val="Alg4"/>
        <w:numPr>
          <w:ilvl w:val="0"/>
          <w:numId w:val="422"/>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7FAC9FD4" w14:textId="77777777" w:rsidR="002D4B97" w:rsidRDefault="006552DF" w:rsidP="002D4B97">
      <w:pPr>
        <w:pStyle w:val="Alg4"/>
        <w:numPr>
          <w:ilvl w:val="0"/>
          <w:numId w:val="422"/>
        </w:numPr>
        <w:contextualSpacing/>
      </w:pPr>
      <w:r>
        <w:t>ReturnIfAbrupt(</w:t>
      </w:r>
      <w:r w:rsidRPr="00E77497">
        <w:rPr>
          <w:i/>
        </w:rPr>
        <w:t>propValue</w:t>
      </w:r>
      <w:r>
        <w:t>)</w:t>
      </w:r>
      <w:r w:rsidR="002D4B97">
        <w:t>.</w:t>
      </w:r>
    </w:p>
    <w:p w14:paraId="1C7C8F6A" w14:textId="77777777" w:rsidR="00A83EF2" w:rsidRPr="00E77497" w:rsidRDefault="00A83EF2" w:rsidP="009E3FF6">
      <w:pPr>
        <w:pStyle w:val="Alg4"/>
        <w:numPr>
          <w:ilvl w:val="0"/>
          <w:numId w:val="422"/>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719691AC" w14:textId="77777777" w:rsidR="00F64ED7" w:rsidRPr="00E77497" w:rsidRDefault="002D4B97" w:rsidP="006B283E">
      <w:pPr>
        <w:pStyle w:val="Alg4"/>
        <w:numPr>
          <w:ilvl w:val="0"/>
          <w:numId w:val="422"/>
        </w:numPr>
        <w:spacing w:after="220"/>
        <w:contextualSpacing/>
      </w:pPr>
      <w:r>
        <w:t xml:space="preserve">Return the result of </w:t>
      </w:r>
      <w:r w:rsidR="00F64ED7" w:rsidRPr="00E77497">
        <w:t>DefineProperty</w:t>
      </w:r>
      <w:r w:rsidR="006B283E">
        <w:t>OrThrow(</w:t>
      </w:r>
      <w:r w:rsidR="00F64ED7" w:rsidRPr="00E77497">
        <w:rPr>
          <w:i/>
        </w:rPr>
        <w:t>obj</w:t>
      </w:r>
      <w:r w:rsidR="00F64ED7">
        <w:rPr>
          <w:i/>
        </w:rPr>
        <w:t>ect</w:t>
      </w:r>
      <w:r w:rsidR="006B283E">
        <w:rPr>
          <w:iCs/>
        </w:rPr>
        <w:t>,</w:t>
      </w:r>
      <w:r w:rsidR="00F64ED7" w:rsidRPr="00E77497">
        <w:t xml:space="preserve"> </w:t>
      </w:r>
      <w:r w:rsidR="00F64ED7" w:rsidRPr="00E77497">
        <w:rPr>
          <w:i/>
        </w:rPr>
        <w:t>propName</w:t>
      </w:r>
      <w:r w:rsidR="00EF706A">
        <w:rPr>
          <w:iCs/>
        </w:rPr>
        <w:t>,</w:t>
      </w:r>
      <w:r w:rsidR="007439B1">
        <w:t xml:space="preserve"> </w:t>
      </w:r>
      <w:r w:rsidR="00F64ED7" w:rsidRPr="00E77497">
        <w:rPr>
          <w:i/>
        </w:rPr>
        <w:t>desc</w:t>
      </w:r>
      <w:r w:rsidR="006B283E">
        <w:rPr>
          <w:iCs/>
        </w:rPr>
        <w:t>).</w:t>
      </w:r>
    </w:p>
    <w:p w14:paraId="385F6E38" w14:textId="77777777" w:rsidR="004C02EF" w:rsidRPr="00E77497" w:rsidRDefault="001A6289" w:rsidP="004C02EF">
      <w:r>
        <w:rPr>
          <w:rStyle w:val="bnf"/>
        </w:rPr>
        <w:t>PropertyDefinition</w:t>
      </w:r>
      <w:r w:rsidR="004C02EF" w:rsidRPr="00E77497">
        <w:t xml:space="preserve"> </w:t>
      </w:r>
      <w:r w:rsidR="004C02EF" w:rsidRPr="00E77497">
        <w:rPr>
          <w:b/>
        </w:rPr>
        <w:t>:</w:t>
      </w:r>
      <w:r w:rsidR="004C02EF" w:rsidRPr="00E77497">
        <w:t xml:space="preserve"> </w:t>
      </w:r>
      <w:r w:rsidR="004C02EF" w:rsidRPr="00E77497">
        <w:rPr>
          <w:rStyle w:val="bnf"/>
        </w:rPr>
        <w:t>PropertyName</w:t>
      </w:r>
      <w:r w:rsidR="004C02EF" w:rsidRPr="00E77497">
        <w:t xml:space="preserve"> </w:t>
      </w:r>
      <w:r w:rsidR="004C02EF" w:rsidRPr="00E77497">
        <w:rPr>
          <w:rFonts w:ascii="Courier New" w:hAnsi="Courier New" w:cs="Courier New"/>
          <w:b/>
        </w:rPr>
        <w:t>:</w:t>
      </w:r>
      <w:r w:rsidR="004C02EF" w:rsidRPr="00E77497">
        <w:t xml:space="preserve"> </w:t>
      </w:r>
      <w:r w:rsidR="004C02EF" w:rsidRPr="00E77497">
        <w:rPr>
          <w:rStyle w:val="bnf"/>
        </w:rPr>
        <w:t>AssignmentExpression</w:t>
      </w:r>
      <w:r w:rsidR="004C02EF" w:rsidRPr="00E77497">
        <w:t xml:space="preserve"> </w:t>
      </w:r>
    </w:p>
    <w:p w14:paraId="40142233" w14:textId="77777777" w:rsidR="004C02EF" w:rsidRPr="00E77497" w:rsidRDefault="004C02EF" w:rsidP="001B2656">
      <w:pPr>
        <w:pStyle w:val="Alg4"/>
        <w:numPr>
          <w:ilvl w:val="0"/>
          <w:numId w:val="443"/>
        </w:numPr>
        <w:spacing w:after="220"/>
        <w:contextualSpacing/>
      </w:pPr>
      <w:r w:rsidRPr="00E77497">
        <w:t xml:space="preserve">Let </w:t>
      </w:r>
      <w:r w:rsidR="001B2656" w:rsidRPr="00E77497">
        <w:rPr>
          <w:i/>
        </w:rPr>
        <w:t>prop</w:t>
      </w:r>
      <w:r w:rsidR="001B2656">
        <w:rPr>
          <w:i/>
        </w:rPr>
        <w:t>Key</w:t>
      </w:r>
      <w:r w:rsidR="001B2656" w:rsidRPr="00E77497">
        <w:rPr>
          <w:i/>
        </w:rPr>
        <w:t xml:space="preserve"> </w:t>
      </w:r>
      <w:r w:rsidRPr="00E77497">
        <w:t xml:space="preserve">be </w:t>
      </w:r>
      <w:r w:rsidR="00AE7F3C" w:rsidRPr="00E77497">
        <w:t>the result of evaluating</w:t>
      </w:r>
      <w:r w:rsidR="00625115">
        <w:t xml:space="preserve"> </w:t>
      </w:r>
      <w:r w:rsidRPr="00E77497">
        <w:rPr>
          <w:i/>
        </w:rPr>
        <w:t>PropertyName</w:t>
      </w:r>
      <w:r w:rsidRPr="00E77497">
        <w:t>.</w:t>
      </w:r>
    </w:p>
    <w:p w14:paraId="5F70DFC8" w14:textId="77777777" w:rsidR="00AE7F3C" w:rsidRDefault="00AE7F3C" w:rsidP="001B2656">
      <w:pPr>
        <w:pStyle w:val="Alg4"/>
        <w:numPr>
          <w:ilvl w:val="0"/>
          <w:numId w:val="443"/>
        </w:numPr>
        <w:contextualSpacing/>
      </w:pPr>
      <w:r>
        <w:t>ReturnIfAbrupt(</w:t>
      </w:r>
      <w:r w:rsidR="001B2656" w:rsidRPr="00E77497">
        <w:rPr>
          <w:i/>
        </w:rPr>
        <w:t>prop</w:t>
      </w:r>
      <w:r w:rsidR="001B2656">
        <w:rPr>
          <w:i/>
        </w:rPr>
        <w:t>Key</w:t>
      </w:r>
      <w:r>
        <w:t>).</w:t>
      </w:r>
    </w:p>
    <w:p w14:paraId="0845F305" w14:textId="77777777" w:rsidR="001B2656" w:rsidRDefault="001B2656" w:rsidP="001B2656">
      <w:pPr>
        <w:pStyle w:val="Alg4"/>
        <w:numPr>
          <w:ilvl w:val="0"/>
          <w:numId w:val="443"/>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r>
        <w:t>isComputedPropertyName(</w:t>
      </w:r>
      <w:r w:rsidRPr="00E77497">
        <w:rPr>
          <w:i/>
        </w:rPr>
        <w:t>prop</w:t>
      </w:r>
      <w:r>
        <w:rPr>
          <w:i/>
        </w:rPr>
        <w:t>Key</w:t>
      </w:r>
      <w:r>
        <w:t xml:space="preserve">) is </w:t>
      </w:r>
      <w:r>
        <w:rPr>
          <w:b/>
          <w:bCs/>
        </w:rPr>
        <w:t>true</w:t>
      </w:r>
      <w:r>
        <w:t xml:space="preserve">, then </w:t>
      </w:r>
    </w:p>
    <w:p w14:paraId="7E88C7DA" w14:textId="77777777" w:rsidR="001B2656" w:rsidRDefault="001B2656" w:rsidP="001B2656">
      <w:pPr>
        <w:pStyle w:val="Alg4"/>
        <w:numPr>
          <w:ilvl w:val="1"/>
          <w:numId w:val="443"/>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14:paraId="6067E982" w14:textId="77777777" w:rsidR="001B2656" w:rsidRDefault="001B2656" w:rsidP="001B2656">
      <w:pPr>
        <w:pStyle w:val="Alg4"/>
        <w:numPr>
          <w:ilvl w:val="1"/>
          <w:numId w:val="443"/>
        </w:numPr>
        <w:spacing w:after="220"/>
        <w:contextualSpacing/>
      </w:pPr>
      <w:r>
        <w:t>ReturnIfAbrupt(</w:t>
      </w:r>
      <w:r>
        <w:rPr>
          <w:i/>
          <w:iCs/>
        </w:rPr>
        <w:t>duplicateKey</w:t>
      </w:r>
      <w:r>
        <w:t>).</w:t>
      </w:r>
    </w:p>
    <w:p w14:paraId="0D760F0D" w14:textId="77777777" w:rsidR="001B2656" w:rsidRDefault="001B2656" w:rsidP="001B2656">
      <w:pPr>
        <w:pStyle w:val="Alg4"/>
        <w:numPr>
          <w:ilvl w:val="1"/>
          <w:numId w:val="443"/>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052C0BA4"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05C7429C"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48531EB5" w14:textId="77777777" w:rsidR="00FA0122" w:rsidRDefault="006552DF" w:rsidP="00FA0122">
      <w:pPr>
        <w:pStyle w:val="Alg4"/>
        <w:numPr>
          <w:ilvl w:val="0"/>
          <w:numId w:val="443"/>
        </w:numPr>
        <w:contextualSpacing/>
      </w:pPr>
      <w:r>
        <w:t>ReturnIfAbrupt(</w:t>
      </w:r>
      <w:r w:rsidRPr="00E77497">
        <w:rPr>
          <w:i/>
        </w:rPr>
        <w:t>propValue</w:t>
      </w:r>
      <w:r>
        <w:t>)</w:t>
      </w:r>
      <w:r w:rsidR="00FA0122">
        <w:t>.</w:t>
      </w:r>
    </w:p>
    <w:p w14:paraId="37CDDCE5"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FA0208B" w14:textId="77777777" w:rsidR="004C02EF" w:rsidRPr="00E77497" w:rsidRDefault="00FA0122" w:rsidP="001B2656">
      <w:pPr>
        <w:pStyle w:val="Alg4"/>
        <w:numPr>
          <w:ilvl w:val="0"/>
          <w:numId w:val="443"/>
        </w:numPr>
        <w:spacing w:after="220"/>
        <w:contextualSpacing/>
      </w:pPr>
      <w:r>
        <w:t xml:space="preserve">Return the result of </w:t>
      </w:r>
      <w:r w:rsidR="00906D0C" w:rsidRPr="00E77497">
        <w:t>DefineProperty</w:t>
      </w:r>
      <w:r w:rsidR="006B283E">
        <w:t>OrThrow(</w:t>
      </w:r>
      <w:r w:rsidR="00906D0C" w:rsidRPr="00E77497">
        <w:rPr>
          <w:i/>
        </w:rPr>
        <w:t>obj</w:t>
      </w:r>
      <w:r w:rsidR="00906D0C">
        <w:rPr>
          <w:i/>
        </w:rPr>
        <w:t>ect</w:t>
      </w:r>
      <w:r w:rsidR="006B283E">
        <w:rPr>
          <w:iCs/>
        </w:rPr>
        <w:t>,</w:t>
      </w:r>
      <w:r w:rsidR="00906D0C" w:rsidRPr="00E77497">
        <w:t xml:space="preserve"> </w:t>
      </w:r>
      <w:r w:rsidR="001B2656" w:rsidRPr="00E77497">
        <w:rPr>
          <w:i/>
        </w:rPr>
        <w:t>prop</w:t>
      </w:r>
      <w:r w:rsidR="001B2656">
        <w:rPr>
          <w:i/>
        </w:rPr>
        <w:t>Key</w:t>
      </w:r>
      <w:r w:rsidR="00EF706A">
        <w:rPr>
          <w:iCs/>
        </w:rPr>
        <w:t>,</w:t>
      </w:r>
      <w:r w:rsidR="007439B1">
        <w:t xml:space="preserve"> </w:t>
      </w:r>
      <w:r w:rsidR="00906D0C" w:rsidRPr="00E77497">
        <w:rPr>
          <w:i/>
        </w:rPr>
        <w:t>desc</w:t>
      </w:r>
      <w:r w:rsidR="006B283E">
        <w:rPr>
          <w:iCs/>
        </w:rPr>
        <w:t>)</w:t>
      </w:r>
      <w:r w:rsidR="00906D0C" w:rsidRPr="00E77497">
        <w:t>.</w:t>
      </w:r>
    </w:p>
    <w:p w14:paraId="6D0D6F27" w14:textId="77777777" w:rsidR="00DB697A" w:rsidRPr="00DB697A" w:rsidRDefault="00DB697A" w:rsidP="00CB184B">
      <w:pPr>
        <w:pStyle w:val="Note"/>
        <w:rPr>
          <w:rStyle w:val="bnf"/>
          <w:rFonts w:ascii="Arial" w:hAnsi="Arial"/>
          <w:b/>
          <w:i w:val="0"/>
        </w:rPr>
      </w:pPr>
      <w:bookmarkStart w:id="2816" w:name="_Toc360524289"/>
      <w:r>
        <w:rPr>
          <w:rStyle w:val="bnf"/>
          <w:rFonts w:ascii="Arial" w:hAnsi="Arial"/>
          <w:i w:val="0"/>
        </w:rPr>
        <w:t>NOTE</w:t>
      </w:r>
      <w:r>
        <w:rPr>
          <w:rStyle w:val="bnf"/>
          <w:rFonts w:ascii="Arial" w:hAnsi="Arial"/>
          <w:i w:val="0"/>
        </w:rPr>
        <w:tab/>
        <w:t xml:space="preserve">An alternative semantics for this production is given in </w:t>
      </w:r>
      <w:r w:rsidR="006D7E77">
        <w:rPr>
          <w:rStyle w:val="bnf"/>
          <w:rFonts w:ascii="Arial" w:hAnsi="Arial"/>
          <w:i w:val="0"/>
        </w:rPr>
        <w:t>B.3.1</w:t>
      </w:r>
      <w:r>
        <w:rPr>
          <w:rStyle w:val="bnf"/>
          <w:rFonts w:ascii="Arial" w:hAnsi="Arial"/>
          <w:i w:val="0"/>
        </w:rPr>
        <w:t>.</w:t>
      </w:r>
    </w:p>
    <w:p w14:paraId="376E1258" w14:textId="77777777" w:rsidR="00C85441" w:rsidRPr="00E77497" w:rsidRDefault="00C85441" w:rsidP="00D148E9">
      <w:pPr>
        <w:pStyle w:val="30"/>
      </w:pPr>
      <w:bookmarkStart w:id="2817" w:name="_Toc361663160"/>
      <w:bookmarkStart w:id="2818" w:name="_Toc361665003"/>
      <w:bookmarkStart w:id="2819" w:name="_Toc361666843"/>
      <w:bookmarkStart w:id="2820" w:name="_Toc361668672"/>
      <w:bookmarkStart w:id="2821" w:name="_Toc364934694"/>
      <w:bookmarkStart w:id="2822" w:name="_Toc365473938"/>
      <w:bookmarkStart w:id="2823" w:name="_Toc361663162"/>
      <w:bookmarkStart w:id="2824" w:name="_Toc361665005"/>
      <w:bookmarkStart w:id="2825" w:name="_Toc361666845"/>
      <w:bookmarkStart w:id="2826" w:name="_Toc361668674"/>
      <w:bookmarkStart w:id="2827" w:name="_Toc364934696"/>
      <w:bookmarkStart w:id="2828" w:name="_Toc365473940"/>
      <w:bookmarkStart w:id="2829" w:name="_Toc361663165"/>
      <w:bookmarkStart w:id="2830" w:name="_Toc361665008"/>
      <w:bookmarkStart w:id="2831" w:name="_Toc361666848"/>
      <w:bookmarkStart w:id="2832" w:name="_Toc361668677"/>
      <w:bookmarkStart w:id="2833" w:name="_Toc364934699"/>
      <w:bookmarkStart w:id="2834" w:name="_Toc365473943"/>
      <w:bookmarkStart w:id="2835" w:name="_Toc361663170"/>
      <w:bookmarkStart w:id="2836" w:name="_Toc361665013"/>
      <w:bookmarkStart w:id="2837" w:name="_Toc361666853"/>
      <w:bookmarkStart w:id="2838" w:name="_Toc361668682"/>
      <w:bookmarkStart w:id="2839" w:name="_Toc364934704"/>
      <w:bookmarkStart w:id="2840" w:name="_Toc365473948"/>
      <w:bookmarkStart w:id="2841" w:name="_Toc361663173"/>
      <w:bookmarkStart w:id="2842" w:name="_Toc361665016"/>
      <w:bookmarkStart w:id="2843" w:name="_Toc361666856"/>
      <w:bookmarkStart w:id="2844" w:name="_Toc361668685"/>
      <w:bookmarkStart w:id="2845" w:name="_Toc364934707"/>
      <w:bookmarkStart w:id="2846" w:name="_Toc365473951"/>
      <w:bookmarkStart w:id="2847" w:name="_Toc361663175"/>
      <w:bookmarkStart w:id="2848" w:name="_Toc361665018"/>
      <w:bookmarkStart w:id="2849" w:name="_Toc361666858"/>
      <w:bookmarkStart w:id="2850" w:name="_Toc361668687"/>
      <w:bookmarkStart w:id="2851" w:name="_Toc364934709"/>
      <w:bookmarkStart w:id="2852" w:name="_Toc365473953"/>
      <w:bookmarkStart w:id="2853" w:name="_Toc360524311"/>
      <w:bookmarkStart w:id="2854" w:name="_Toc361663178"/>
      <w:bookmarkStart w:id="2855" w:name="_Toc361665021"/>
      <w:bookmarkStart w:id="2856" w:name="_Toc361666861"/>
      <w:bookmarkStart w:id="2857" w:name="_Toc361668690"/>
      <w:bookmarkStart w:id="2858" w:name="_Toc364934712"/>
      <w:bookmarkStart w:id="2859" w:name="_Toc365473956"/>
      <w:bookmarkStart w:id="2860" w:name="_Toc366141872"/>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r w:rsidRPr="00E77497">
        <w:t>Function</w:t>
      </w:r>
      <w:r w:rsidR="002F6BBA">
        <w:t xml:space="preserve"> Defining</w:t>
      </w:r>
      <w:r w:rsidRPr="00E77497">
        <w:t xml:space="preserve"> Expressions</w:t>
      </w:r>
      <w:bookmarkEnd w:id="2860"/>
    </w:p>
    <w:p w14:paraId="14C29875" w14:textId="77777777" w:rsidR="002F6BBA" w:rsidRDefault="009508C6" w:rsidP="00B70D37">
      <w:r>
        <w:t xml:space="preserve">See </w:t>
      </w:r>
      <w:r w:rsidR="00A51D25">
        <w:fldChar w:fldCharType="begin"/>
      </w:r>
      <w:r w:rsidR="00A51D25">
        <w:instrText xml:space="preserve"> REF _Ref365546706 \r \h </w:instrText>
      </w:r>
      <w:r w:rsidR="00A51D25">
        <w:fldChar w:fldCharType="separate"/>
      </w:r>
      <w:r w:rsidR="00083CEC">
        <w:t>14.1</w:t>
      </w:r>
      <w:r w:rsidR="00A51D25">
        <w:fldChar w:fldCharType="end"/>
      </w:r>
      <w:r w:rsidR="002F6BBA">
        <w:t xml:space="preserve"> for </w:t>
      </w:r>
      <w:r w:rsidR="002F6BBA" w:rsidRPr="00570297">
        <w:rPr>
          <w:rFonts w:ascii="Times New Roman" w:hAnsi="Times New Roman"/>
          <w:i/>
        </w:rPr>
        <w:t>PrimaryExpression</w:t>
      </w:r>
      <w:r w:rsidR="002F6BBA" w:rsidRPr="002F6BBA">
        <w:t xml:space="preserve"> </w:t>
      </w:r>
      <w:r w:rsidR="002F6BBA" w:rsidRPr="00570297">
        <w:rPr>
          <w:b/>
        </w:rPr>
        <w:t>:</w:t>
      </w:r>
      <w:r w:rsidR="002F6BBA" w:rsidRPr="002F6BBA">
        <w:t xml:space="preserve"> </w:t>
      </w:r>
      <w:r w:rsidR="002F6BBA" w:rsidRPr="002F6BBA">
        <w:rPr>
          <w:rFonts w:ascii="Times New Roman" w:hAnsi="Times New Roman"/>
          <w:i/>
        </w:rPr>
        <w:t>FunctionExpression</w:t>
      </w:r>
      <w:r w:rsidR="002F6BBA">
        <w:t>.</w:t>
      </w:r>
    </w:p>
    <w:p w14:paraId="085F75DB" w14:textId="77777777" w:rsidR="002F6BBA" w:rsidRDefault="002F6BBA" w:rsidP="002F6BBA">
      <w:r>
        <w:t xml:space="preserve">See </w:t>
      </w:r>
      <w:r w:rsidR="00A51D25">
        <w:fldChar w:fldCharType="begin"/>
      </w:r>
      <w:r w:rsidR="00A51D25">
        <w:instrText xml:space="preserve"> REF _Ref365533912 \r \h </w:instrText>
      </w:r>
      <w:r w:rsidR="00A51D25">
        <w:fldChar w:fldCharType="separate"/>
      </w:r>
      <w:r w:rsidR="00083CEC">
        <w:t>14.4</w:t>
      </w:r>
      <w:r w:rsidR="00A51D25">
        <w:fldChar w:fldCharType="end"/>
      </w:r>
      <w:r>
        <w:t xml:space="preserve">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Generator</w:t>
      </w:r>
      <w:r w:rsidRPr="001E1EC2">
        <w:rPr>
          <w:rFonts w:ascii="Times New Roman" w:hAnsi="Times New Roman"/>
          <w:i/>
        </w:rPr>
        <w:t>Expression</w:t>
      </w:r>
      <w:r>
        <w:t>.</w:t>
      </w:r>
    </w:p>
    <w:p w14:paraId="5139129F" w14:textId="77777777" w:rsidR="009508C6" w:rsidRDefault="002F6BBA" w:rsidP="00B70D37">
      <w:r>
        <w:t xml:space="preserve">See </w:t>
      </w:r>
      <w:r w:rsidR="00A51D25">
        <w:fldChar w:fldCharType="begin"/>
      </w:r>
      <w:r w:rsidR="00A51D25">
        <w:instrText xml:space="preserve"> REF _Ref365546746 \r \h </w:instrText>
      </w:r>
      <w:r w:rsidR="00A51D25">
        <w:fldChar w:fldCharType="separate"/>
      </w:r>
      <w:r w:rsidR="00083CEC">
        <w:t>14.5</w:t>
      </w:r>
      <w:r w:rsidR="00A51D25">
        <w:fldChar w:fldCharType="end"/>
      </w:r>
      <w:r w:rsidR="00A51D25">
        <w:t xml:space="preserve"> </w:t>
      </w:r>
      <w:r>
        <w:t>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Class</w:t>
      </w:r>
      <w:r w:rsidRPr="001E1EC2">
        <w:rPr>
          <w:rFonts w:ascii="Times New Roman" w:hAnsi="Times New Roman"/>
          <w:i/>
        </w:rPr>
        <w:t>Expression</w:t>
      </w:r>
      <w:r>
        <w:t>.</w:t>
      </w:r>
    </w:p>
    <w:p w14:paraId="158C4338" w14:textId="77777777" w:rsidR="006F38BE" w:rsidRPr="00E77497" w:rsidRDefault="006F38BE" w:rsidP="00D148E9">
      <w:pPr>
        <w:pStyle w:val="30"/>
      </w:pPr>
      <w:bookmarkStart w:id="2861" w:name="_Toc361663180"/>
      <w:bookmarkStart w:id="2862" w:name="_Toc361665023"/>
      <w:bookmarkStart w:id="2863" w:name="_Toc361666863"/>
      <w:bookmarkStart w:id="2864" w:name="_Toc361668692"/>
      <w:bookmarkStart w:id="2865" w:name="_Toc364934714"/>
      <w:bookmarkStart w:id="2866" w:name="_Toc365473958"/>
      <w:bookmarkStart w:id="2867" w:name="_Toc366141873"/>
      <w:bookmarkEnd w:id="2861"/>
      <w:bookmarkEnd w:id="2862"/>
      <w:bookmarkEnd w:id="2863"/>
      <w:bookmarkEnd w:id="2864"/>
      <w:bookmarkEnd w:id="2865"/>
      <w:bookmarkEnd w:id="2866"/>
      <w:r>
        <w:t xml:space="preserve">Generator </w:t>
      </w:r>
      <w:r w:rsidR="00DA3106">
        <w:t>Comprehensions</w:t>
      </w:r>
      <w:bookmarkEnd w:id="2867"/>
    </w:p>
    <w:p w14:paraId="40FB6C92" w14:textId="77777777" w:rsidR="006F38BE" w:rsidRPr="003B4312" w:rsidRDefault="006F38BE" w:rsidP="006F38BE">
      <w:pPr>
        <w:pStyle w:val="Syntax"/>
      </w:pPr>
      <w:r w:rsidRPr="004D1BD1">
        <w:t>Syntax</w:t>
      </w:r>
    </w:p>
    <w:p w14:paraId="088103D8" w14:textId="77777777" w:rsidR="006F38BE" w:rsidRPr="008B7F6F" w:rsidRDefault="006F38BE" w:rsidP="006F38BE">
      <w:pPr>
        <w:pStyle w:val="SyntaxRule"/>
      </w:pPr>
      <w:r>
        <w:t>Generator</w:t>
      </w:r>
      <w:r w:rsidR="00DA3106">
        <w:t>Comprehension</w:t>
      </w:r>
      <w:r w:rsidRPr="003B4312">
        <w:t xml:space="preserve"> </w:t>
      </w:r>
      <w:r w:rsidRPr="003B4312">
        <w:rPr>
          <w:rFonts w:ascii="Arial" w:hAnsi="Arial" w:cs="Arial"/>
          <w:b/>
          <w:i w:val="0"/>
        </w:rPr>
        <w:t>:</w:t>
      </w:r>
    </w:p>
    <w:p w14:paraId="587D3109" w14:textId="77777777" w:rsidR="006F38BE" w:rsidRPr="009C202C" w:rsidRDefault="00D1414A" w:rsidP="00D1414A">
      <w:pPr>
        <w:pStyle w:val="SyntaxDefinition"/>
      </w:pPr>
      <w:r w:rsidDel="00D1414A">
        <w:rPr>
          <w:rFonts w:ascii="Courier New" w:hAnsi="Courier New"/>
          <w:b/>
          <w:i w:val="0"/>
        </w:rPr>
        <w:t xml:space="preserve"> </w:t>
      </w:r>
      <w:r w:rsidR="006F38BE">
        <w:rPr>
          <w:rFonts w:ascii="Courier New" w:hAnsi="Courier New"/>
          <w:b/>
          <w:i w:val="0"/>
        </w:rPr>
        <w:t>(</w:t>
      </w:r>
      <w:r>
        <w:rPr>
          <w:rFonts w:ascii="Courier New" w:hAnsi="Courier New"/>
          <w:b/>
          <w:i w:val="0"/>
        </w:rPr>
        <w:t xml:space="preserve"> </w:t>
      </w:r>
      <w:r w:rsidR="006F38BE">
        <w:t>Comprehension</w:t>
      </w:r>
      <w:r w:rsidR="006F38BE" w:rsidRPr="00E77497">
        <w:rPr>
          <w:rFonts w:ascii="Courier New" w:hAnsi="Courier New"/>
          <w:i w:val="0"/>
        </w:rPr>
        <w:t xml:space="preserve"> </w:t>
      </w:r>
      <w:r w:rsidR="006F38BE">
        <w:rPr>
          <w:rFonts w:ascii="Courier New" w:hAnsi="Courier New"/>
          <w:b/>
          <w:i w:val="0"/>
        </w:rPr>
        <w:t>)</w:t>
      </w:r>
    </w:p>
    <w:p w14:paraId="55CF0F9E" w14:textId="77777777" w:rsidR="00930C98" w:rsidRPr="00E77497" w:rsidRDefault="00930C98" w:rsidP="00930C98">
      <w:pPr>
        <w:pStyle w:val="40"/>
      </w:pPr>
      <w:r w:rsidRPr="00E77497">
        <w:t>Static Semantics</w:t>
      </w:r>
    </w:p>
    <w:p w14:paraId="03970914" w14:textId="77777777" w:rsidR="00930C98" w:rsidRPr="00E77497" w:rsidRDefault="00930C98" w:rsidP="00930C98">
      <w:pPr>
        <w:rPr>
          <w:rFonts w:ascii="Helvetica" w:hAnsi="Helvetica"/>
          <w:b/>
        </w:rPr>
      </w:pPr>
      <w:r w:rsidRPr="00E77497">
        <w:rPr>
          <w:rFonts w:ascii="Helvetica" w:hAnsi="Helvetica"/>
          <w:b/>
        </w:rPr>
        <w:t>Static Semantics:  Early Errors</w:t>
      </w:r>
    </w:p>
    <w:p w14:paraId="5443EE39" w14:textId="77777777" w:rsidR="00930C98" w:rsidRPr="00997A6B" w:rsidRDefault="00930C98" w:rsidP="002C26DB">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14:paraId="4D16F61F" w14:textId="77777777" w:rsidR="00930C98" w:rsidRPr="00E77497" w:rsidRDefault="00930C98" w:rsidP="00C27D76">
      <w:pPr>
        <w:numPr>
          <w:ilvl w:val="0"/>
          <w:numId w:val="737"/>
        </w:numPr>
        <w:spacing w:after="220"/>
      </w:pPr>
      <w:r>
        <w:t xml:space="preserve">It is a Syntax Error if </w:t>
      </w:r>
      <w:r>
        <w:rPr>
          <w:rFonts w:ascii="Times New Roman" w:hAnsi="Times New Roman"/>
          <w:i/>
        </w:rPr>
        <w:t>Comprehension</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00E06E2D">
        <w:rPr>
          <w:rFonts w:ascii="Times New Roman" w:hAnsi="Times New Roman"/>
          <w:iCs/>
        </w:rPr>
        <w:t xml:space="preserve"> is </w:t>
      </w:r>
      <w:r w:rsidR="00E06E2D">
        <w:rPr>
          <w:rFonts w:ascii="Times New Roman" w:hAnsi="Times New Roman"/>
          <w:b/>
          <w:bCs/>
          <w:iCs/>
        </w:rPr>
        <w:t>true</w:t>
      </w:r>
      <w:r>
        <w:t>.</w:t>
      </w:r>
    </w:p>
    <w:p w14:paraId="04ECCEF1" w14:textId="77777777" w:rsidR="00991471" w:rsidRPr="00E77497" w:rsidRDefault="00991471" w:rsidP="00991471">
      <w:pPr>
        <w:pStyle w:val="40"/>
      </w:pPr>
      <w:r w:rsidRPr="00E77497">
        <w:t>Runtime Semantics</w:t>
      </w:r>
    </w:p>
    <w:p w14:paraId="0BCBB890" w14:textId="77777777" w:rsidR="00EA3F35" w:rsidRPr="00E77497" w:rsidRDefault="00EA3F35" w:rsidP="00EA3F35">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21742AF4" w14:textId="77777777" w:rsidR="00EA3F35" w:rsidRPr="00930C98" w:rsidRDefault="00EA3F35" w:rsidP="00C27D76">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14:paraId="00A0A6CA" w14:textId="77777777" w:rsidR="00C27D76" w:rsidRDefault="00C27D76" w:rsidP="006966BD">
      <w:pPr>
        <w:numPr>
          <w:ilvl w:val="0"/>
          <w:numId w:val="1400"/>
        </w:numPr>
        <w:contextualSpacing/>
        <w:rPr>
          <w:rFonts w:ascii="Times New Roman" w:hAnsi="Times New Roman"/>
        </w:rPr>
      </w:pPr>
      <w:r>
        <w:rPr>
          <w:rFonts w:ascii="Times New Roman" w:hAnsi="Times New Roman"/>
        </w:rPr>
        <w:t xml:space="preserve">If </w:t>
      </w:r>
      <w:r>
        <w:rPr>
          <w:rFonts w:ascii="Times New Roman" w:hAnsi="Times New Roman"/>
          <w:i/>
          <w:iCs/>
        </w:rPr>
        <w:t>GeneratorComprehension</w:t>
      </w:r>
      <w:r>
        <w:rPr>
          <w:rFonts w:ascii="Times New Roman" w:hAnsi="Times New Roman"/>
        </w:rPr>
        <w:t xml:space="preserve"> is contained in strict mode code, then let </w:t>
      </w:r>
      <w:r>
        <w:rPr>
          <w:rFonts w:ascii="Times New Roman" w:hAnsi="Times New Roman"/>
          <w:i/>
          <w:iCs/>
        </w:rPr>
        <w:t>strict</w:t>
      </w:r>
      <w:r>
        <w:rPr>
          <w:rFonts w:ascii="Times New Roman" w:hAnsi="Times New Roman"/>
        </w:rPr>
        <w:t xml:space="preserve"> be </w:t>
      </w:r>
      <w:r w:rsidRPr="00C27D76">
        <w:rPr>
          <w:rFonts w:ascii="Times New Roman" w:hAnsi="Times New Roman"/>
          <w:b/>
          <w:bCs/>
        </w:rPr>
        <w:t>true</w:t>
      </w:r>
      <w:r>
        <w:rPr>
          <w:rFonts w:ascii="Times New Roman" w:hAnsi="Times New Roman"/>
        </w:rPr>
        <w:t xml:space="preserve">; otherwise let </w:t>
      </w:r>
      <w:r>
        <w:rPr>
          <w:rFonts w:ascii="Times New Roman" w:hAnsi="Times New Roman"/>
          <w:i/>
          <w:iCs/>
        </w:rPr>
        <w:t>strict</w:t>
      </w:r>
      <w:r>
        <w:rPr>
          <w:rFonts w:ascii="Times New Roman" w:hAnsi="Times New Roman"/>
        </w:rPr>
        <w:t xml:space="preserve"> be </w:t>
      </w:r>
      <w:r>
        <w:rPr>
          <w:rFonts w:ascii="Times New Roman" w:hAnsi="Times New Roman"/>
          <w:b/>
          <w:bCs/>
        </w:rPr>
        <w:t>false</w:t>
      </w:r>
      <w:r>
        <w:rPr>
          <w:rFonts w:ascii="Times New Roman" w:hAnsi="Times New Roman"/>
        </w:rPr>
        <w:t>.</w:t>
      </w:r>
    </w:p>
    <w:p w14:paraId="2E2B4630" w14:textId="77777777" w:rsidR="006966BD" w:rsidRDefault="006966BD" w:rsidP="006966BD">
      <w:pPr>
        <w:numPr>
          <w:ilvl w:val="0"/>
          <w:numId w:val="1400"/>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14:paraId="4D3058C2" w14:textId="77777777" w:rsidR="006966BD" w:rsidRPr="00C27D76" w:rsidRDefault="006966BD" w:rsidP="00A13274">
      <w:pPr>
        <w:numPr>
          <w:ilvl w:val="0"/>
          <w:numId w:val="1400"/>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00A13274">
        <w:rPr>
          <w:rFonts w:ascii="Times New Roman" w:hAnsi="Times New Roman"/>
        </w:rPr>
        <w:t xml:space="preserve">the production:  </w:t>
      </w:r>
      <w:r w:rsidR="00A13274" w:rsidRPr="00C27D76">
        <w:rPr>
          <w:rFonts w:ascii="Times New Roman" w:hAnsi="Times New Roman"/>
          <w:i/>
          <w:iCs/>
        </w:rPr>
        <w:t xml:space="preserve">FormalParameters </w:t>
      </w:r>
      <w:r w:rsidR="00A13274" w:rsidRPr="00F9694F">
        <w:rPr>
          <w:rFonts w:cs="Arial"/>
          <w:b/>
        </w:rPr>
        <w:t>:</w:t>
      </w:r>
      <w:r w:rsidR="00A13274" w:rsidRPr="00C27D76">
        <w:rPr>
          <w:rFonts w:ascii="Times New Roman" w:hAnsi="Times New Roman"/>
          <w:b/>
          <w:i/>
          <w:iCs/>
        </w:rPr>
        <w:t xml:space="preserve"> </w:t>
      </w:r>
      <w:r w:rsidR="00A13274" w:rsidRPr="00F9694F">
        <w:rPr>
          <w:rFonts w:cs="Arial"/>
          <w:sz w:val="16"/>
          <w:szCs w:val="16"/>
        </w:rPr>
        <w:t>[empty]</w:t>
      </w:r>
      <w:r>
        <w:t>.</w:t>
      </w:r>
    </w:p>
    <w:p w14:paraId="52C9EE18" w14:textId="77777777" w:rsidR="00C27D76" w:rsidRDefault="00C27D76" w:rsidP="00BC1AE0">
      <w:pPr>
        <w:numPr>
          <w:ilvl w:val="0"/>
          <w:numId w:val="1400"/>
        </w:numPr>
        <w:spacing w:after="220"/>
        <w:contextualSpacing/>
        <w:rPr>
          <w:rFonts w:ascii="Times New Roman" w:hAnsi="Times New Roman"/>
        </w:rPr>
      </w:pPr>
      <w:r>
        <w:rPr>
          <w:rFonts w:ascii="Times New Roman" w:hAnsi="Times New Roman"/>
        </w:rPr>
        <w:t xml:space="preserve">Using </w:t>
      </w:r>
      <w:r>
        <w:rPr>
          <w:rFonts w:ascii="Times New Roman" w:hAnsi="Times New Roman"/>
          <w:i/>
          <w:iCs/>
        </w:rPr>
        <w:t>Comprehension</w:t>
      </w:r>
      <w:r>
        <w:rPr>
          <w:rFonts w:ascii="Times New Roman" w:hAnsi="Times New Roman"/>
        </w:rPr>
        <w:t xml:space="preserve"> 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F9694F">
        <w:rPr>
          <w:rFonts w:cs="Arial"/>
          <w:b/>
          <w:bCs/>
        </w:rPr>
        <w:t>:</w:t>
      </w:r>
      <w:r>
        <w:rPr>
          <w:rFonts w:ascii="Times New Roman" w:hAnsi="Times New Roman"/>
        </w:rPr>
        <w:t xml:space="preserve"> </w:t>
      </w:r>
      <w:r>
        <w:rPr>
          <w:rFonts w:ascii="Times New Roman" w:hAnsi="Times New Roman"/>
          <w:i/>
          <w:iCs/>
        </w:rPr>
        <w:t>Comprehension</w:t>
      </w:r>
      <w:r>
        <w:rPr>
          <w:rFonts w:ascii="Times New Roman" w:hAnsi="Times New Roman"/>
        </w:rPr>
        <w:t>.</w:t>
      </w:r>
    </w:p>
    <w:p w14:paraId="27BFE82F" w14:textId="77777777" w:rsidR="00A13274" w:rsidRPr="0006447F" w:rsidRDefault="00A13274" w:rsidP="00C27D76">
      <w:pPr>
        <w:numPr>
          <w:ilvl w:val="0"/>
          <w:numId w:val="1400"/>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Pr="006B57CB">
        <w:rPr>
          <w:rFonts w:ascii="Times New Roman" w:hAnsi="Times New Roman"/>
          <w:iCs/>
        </w:rPr>
        <w:t>Generator</w:t>
      </w:r>
      <w:r w:rsidR="00EA79F3">
        <w:rPr>
          <w:rFonts w:ascii="Times New Roman" w:hAnsi="Times New Roman"/>
          <w:iCs/>
        </w:rPr>
        <w:t>Function</w:t>
      </w:r>
      <w:r>
        <w:rPr>
          <w:rFonts w:ascii="Times New Roman" w:hAnsi="Times New Roman"/>
        </w:rPr>
        <w:t xml:space="preserve">Create abstract operation with arguments </w:t>
      </w:r>
      <w:r>
        <w:t xml:space="preserve">Arrow, </w:t>
      </w:r>
      <w:r>
        <w:rPr>
          <w:rFonts w:ascii="Times New Roman" w:hAnsi="Times New Roman"/>
          <w:i/>
          <w:iCs/>
        </w:rPr>
        <w:t>parameters</w:t>
      </w:r>
      <w:r w:rsidRPr="00E77497">
        <w:t xml:space="preserve">, </w:t>
      </w:r>
      <w:r w:rsidR="00C27D76">
        <w:rPr>
          <w:rFonts w:ascii="Times New Roman" w:hAnsi="Times New Roman"/>
          <w:i/>
          <w:iCs/>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083B2845" w14:textId="77777777" w:rsidR="00A13274" w:rsidRPr="00E77497" w:rsidRDefault="00A13274" w:rsidP="00A13274">
      <w:pPr>
        <w:numPr>
          <w:ilvl w:val="0"/>
          <w:numId w:val="1400"/>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14:paraId="6084A6B2" w14:textId="77777777" w:rsidR="00A13274" w:rsidRDefault="00A13274" w:rsidP="00C27D76">
      <w:pPr>
        <w:numPr>
          <w:ilvl w:val="0"/>
          <w:numId w:val="1400"/>
        </w:numPr>
        <w:spacing w:after="0"/>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14:paraId="5BFBED61" w14:textId="77777777" w:rsidR="00985C2E" w:rsidRPr="00E77497" w:rsidRDefault="00985C2E" w:rsidP="00985C2E">
      <w:pPr>
        <w:pStyle w:val="Alg4"/>
        <w:numPr>
          <w:ilvl w:val="0"/>
          <w:numId w:val="1400"/>
        </w:numPr>
      </w:pPr>
      <w:r w:rsidRPr="00E77497">
        <w:t xml:space="preserve">Let </w:t>
      </w:r>
      <w:r>
        <w:rPr>
          <w:i/>
        </w:rPr>
        <w:t>iterator</w:t>
      </w:r>
      <w:r w:rsidRPr="00E77497">
        <w:t xml:space="preserve"> be the result of calling the [[Call]] internal method of </w:t>
      </w:r>
      <w:r w:rsidRPr="00E77497">
        <w:rPr>
          <w:i/>
        </w:rPr>
        <w:t>closure</w:t>
      </w:r>
      <w:r>
        <w:t xml:space="preserve"> </w:t>
      </w:r>
      <w:r w:rsidRPr="00E77497">
        <w:t xml:space="preserve">with </w:t>
      </w:r>
      <w:r w:rsidRPr="00985C2E">
        <w:rPr>
          <w:b/>
          <w:bCs/>
          <w:iCs/>
        </w:rPr>
        <w:t>undefined</w:t>
      </w:r>
      <w:r>
        <w:rPr>
          <w:b/>
          <w:bCs/>
          <w:iCs/>
        </w:rPr>
        <w:t xml:space="preserve"> </w:t>
      </w:r>
      <w:r w:rsidRPr="00985C2E">
        <w:t>as</w:t>
      </w:r>
      <w:r w:rsidRPr="00E77497">
        <w:t xml:space="preserve"> </w:t>
      </w:r>
      <w:r w:rsidRPr="006637C6">
        <w:rPr>
          <w:i/>
        </w:rPr>
        <w:t>this</w:t>
      </w:r>
      <w:r>
        <w:rPr>
          <w:i/>
        </w:rPr>
        <w:t>Argument</w:t>
      </w:r>
      <w:r w:rsidRPr="00E77497">
        <w:t xml:space="preserve"> and </w:t>
      </w:r>
      <w:r>
        <w:t>a empty</w:t>
      </w:r>
      <w:r w:rsidRPr="00E77497">
        <w:t xml:space="preserve"> </w:t>
      </w:r>
      <w:r>
        <w:t>L</w:t>
      </w:r>
      <w:r w:rsidRPr="00E77497">
        <w:t xml:space="preserve">ist </w:t>
      </w:r>
      <w:r>
        <w:rPr>
          <w:iCs/>
        </w:rPr>
        <w:t xml:space="preserve">as </w:t>
      </w:r>
      <w:r>
        <w:rPr>
          <w:i/>
        </w:rPr>
        <w:t>argumentsList</w:t>
      </w:r>
      <w:r w:rsidRPr="00E77497">
        <w:t>.</w:t>
      </w:r>
    </w:p>
    <w:p w14:paraId="6ACE7F99" w14:textId="77777777" w:rsidR="00EA3F35" w:rsidRPr="00E77497" w:rsidRDefault="00EA3F35" w:rsidP="006017CA">
      <w:pPr>
        <w:pStyle w:val="Alg4"/>
        <w:numPr>
          <w:ilvl w:val="0"/>
          <w:numId w:val="1400"/>
        </w:numPr>
        <w:spacing w:after="220"/>
        <w:contextualSpacing/>
      </w:pPr>
      <w:r w:rsidRPr="00E77497">
        <w:t xml:space="preserve">Return </w:t>
      </w:r>
      <w:r w:rsidR="006017CA">
        <w:rPr>
          <w:i/>
        </w:rPr>
        <w:t>iterator</w:t>
      </w:r>
      <w:r w:rsidRPr="00E77497">
        <w:t>.</w:t>
      </w:r>
    </w:p>
    <w:p w14:paraId="0F01F6DD" w14:textId="77777777" w:rsidR="00985C2E" w:rsidRPr="00985C2E" w:rsidRDefault="00985C2E" w:rsidP="00985C2E">
      <w:pPr>
        <w:pStyle w:val="Note"/>
      </w:pPr>
      <w:r>
        <w:t>NOTE</w:t>
      </w:r>
      <w:r>
        <w:tab/>
        <w:t>The GeneratorFunction object created in step 5 is not observable from ECMAScript code so an implementation may choose to avoid its allocation and initialization. In that case use other semantically equivalent means must be used to allocate and initial</w:t>
      </w:r>
      <w:r w:rsidR="006B2604">
        <w:t>ise</w:t>
      </w:r>
      <w:r>
        <w:t xml:space="preserve"> the </w:t>
      </w:r>
      <w:r w:rsidRPr="00F9694F">
        <w:rPr>
          <w:rFonts w:ascii="Times New Roman" w:hAnsi="Times New Roman"/>
          <w:i/>
          <w:iCs/>
        </w:rPr>
        <w:t>iterator</w:t>
      </w:r>
      <w:r>
        <w:t xml:space="preserve"> object in step 8. In either case, the </w:t>
      </w:r>
      <w:r w:rsidRPr="00F9694F">
        <w:rPr>
          <w:rFonts w:ascii="Times New Roman" w:hAnsi="Times New Roman"/>
          <w:i/>
          <w:iCs/>
        </w:rPr>
        <w:t>prototype</w:t>
      </w:r>
      <w:r>
        <w:t xml:space="preserve"> object created in step 6 must be created because it is potentially observable as the value of the </w:t>
      </w:r>
      <w:r w:rsidRPr="00F9694F">
        <w:rPr>
          <w:rFonts w:ascii="Times New Roman" w:hAnsi="Times New Roman"/>
          <w:i/>
          <w:iCs/>
        </w:rPr>
        <w:t>iterator</w:t>
      </w:r>
      <w:r>
        <w:t xml:space="preserve"> object’s [[Prototype]] internal data property. </w:t>
      </w:r>
    </w:p>
    <w:p w14:paraId="59682D83" w14:textId="77777777" w:rsidR="00607728" w:rsidRPr="00607728" w:rsidRDefault="00607728" w:rsidP="00D148E9">
      <w:pPr>
        <w:pStyle w:val="30"/>
      </w:pPr>
      <w:bookmarkStart w:id="2868" w:name="_Toc366141874"/>
      <w:r>
        <w:t>Regular Expression Literal</w:t>
      </w:r>
      <w:r w:rsidR="00570297">
        <w:t>s</w:t>
      </w:r>
      <w:bookmarkEnd w:id="2868"/>
    </w:p>
    <w:p w14:paraId="0CA6E165" w14:textId="77777777" w:rsidR="006430BD" w:rsidRDefault="006430BD" w:rsidP="006430BD">
      <w:pPr>
        <w:pStyle w:val="Syntax"/>
      </w:pPr>
      <w:r w:rsidRPr="00E77497">
        <w:t>Syntax</w:t>
      </w:r>
    </w:p>
    <w:p w14:paraId="79219B42" w14:textId="77777777" w:rsidR="006430BD" w:rsidRPr="00116059" w:rsidRDefault="006430BD" w:rsidP="007D5644">
      <w:r>
        <w:rPr>
          <w:lang w:eastAsia="en-US"/>
        </w:rPr>
        <w:t xml:space="preserve">See </w:t>
      </w:r>
      <w:r w:rsidR="00A51D25">
        <w:rPr>
          <w:lang w:eastAsia="en-US"/>
        </w:rPr>
        <w:fldChar w:fldCharType="begin"/>
      </w:r>
      <w:r w:rsidR="00A51D25">
        <w:rPr>
          <w:lang w:eastAsia="en-US"/>
        </w:rPr>
        <w:instrText xml:space="preserve"> REF _Ref365546817 \r \h </w:instrText>
      </w:r>
      <w:r w:rsidR="00A51D25">
        <w:rPr>
          <w:lang w:eastAsia="en-US"/>
        </w:rPr>
      </w:r>
      <w:r w:rsidR="00A51D25">
        <w:rPr>
          <w:lang w:eastAsia="en-US"/>
        </w:rPr>
        <w:fldChar w:fldCharType="separate"/>
      </w:r>
      <w:r w:rsidR="00083CEC">
        <w:rPr>
          <w:lang w:eastAsia="en-US"/>
        </w:rPr>
        <w:t>11.8.4</w:t>
      </w:r>
      <w:r w:rsidR="00A51D25">
        <w:rPr>
          <w:lang w:eastAsia="en-US"/>
        </w:rPr>
        <w:fldChar w:fldCharType="end"/>
      </w:r>
      <w:r>
        <w:rPr>
          <w:lang w:eastAsia="en-US"/>
        </w:rPr>
        <w:t xml:space="preserve">. </w:t>
      </w:r>
    </w:p>
    <w:p w14:paraId="194E1C54" w14:textId="77777777" w:rsidR="00607728" w:rsidRDefault="00607728" w:rsidP="00607728">
      <w:pPr>
        <w:rPr>
          <w:rFonts w:ascii="Helvetica" w:hAnsi="Helvetica"/>
          <w:b/>
        </w:rPr>
      </w:pPr>
      <w:r>
        <w:rPr>
          <w:rFonts w:ascii="Helvetica" w:hAnsi="Helvetica"/>
          <w:b/>
        </w:rPr>
        <w:t>Static Semantics</w:t>
      </w:r>
    </w:p>
    <w:p w14:paraId="64A184FA" w14:textId="77777777" w:rsidR="00607728" w:rsidRPr="00E77497" w:rsidRDefault="00607728" w:rsidP="00607728">
      <w:pPr>
        <w:rPr>
          <w:rFonts w:ascii="Helvetica" w:hAnsi="Helvetica"/>
          <w:b/>
        </w:rPr>
      </w:pPr>
      <w:r w:rsidRPr="00E77497">
        <w:rPr>
          <w:rFonts w:ascii="Helvetica" w:hAnsi="Helvetica"/>
          <w:b/>
        </w:rPr>
        <w:t>Static Semantics:  Early Errors</w:t>
      </w:r>
    </w:p>
    <w:p w14:paraId="23774915" w14:textId="77777777"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14:paraId="323B7170" w14:textId="77777777" w:rsidR="00607728" w:rsidRPr="00570297" w:rsidRDefault="00607728" w:rsidP="00EF706A">
      <w:pPr>
        <w:numPr>
          <w:ilvl w:val="0"/>
          <w:numId w:val="403"/>
        </w:numPr>
        <w:spacing w:after="220"/>
        <w:contextualSpacing/>
      </w:pPr>
      <w:r>
        <w:t xml:space="preserve">It is a Syntax Error if </w:t>
      </w:r>
      <w:r w:rsidR="00524290">
        <w:rPr>
          <w:rFonts w:ascii="Times New Roman" w:hAnsi="Times New Roman"/>
        </w:rPr>
        <w:t xml:space="preserve">BodyText </w:t>
      </w:r>
      <w:r w:rsidR="00524290" w:rsidRPr="00570297">
        <w:t>of</w:t>
      </w:r>
      <w:r w:rsidR="00524290">
        <w:rPr>
          <w:rFonts w:ascii="Times New Roman" w:hAnsi="Times New Roman"/>
        </w:rPr>
        <w:t xml:space="preserve"> </w:t>
      </w:r>
      <w:r w:rsidR="00524290">
        <w:rPr>
          <w:rFonts w:ascii="Times New Roman" w:hAnsi="Times New Roman"/>
          <w:i/>
        </w:rPr>
        <w:t>RegularExpressionLiteral</w:t>
      </w:r>
      <w:r>
        <w:t xml:space="preserve"> </w:t>
      </w:r>
      <w:r w:rsidR="00524290">
        <w:t>cannot be recogni</w:t>
      </w:r>
      <w:r w:rsidR="00EF706A">
        <w:t>s</w:t>
      </w:r>
      <w:r w:rsidR="00524290">
        <w:t xml:space="preserve">ed using the goal symbol </w:t>
      </w:r>
      <w:r w:rsidR="00524290" w:rsidRPr="00524290">
        <w:rPr>
          <w:rFonts w:ascii="Times New Roman" w:hAnsi="Times New Roman"/>
          <w:i/>
        </w:rPr>
        <w:t>Pattern</w:t>
      </w:r>
      <w:r w:rsidR="00524290">
        <w:t xml:space="preserve"> of the ECMAScript RegExp grammar specified</w:t>
      </w:r>
      <w:r w:rsidR="00570297">
        <w:t xml:space="preserve"> in </w:t>
      </w:r>
      <w:r w:rsidR="00DF732B">
        <w:fldChar w:fldCharType="begin"/>
      </w:r>
      <w:r w:rsidR="00DF732B">
        <w:instrText xml:space="preserve"> REF _Ref365636453 \r \h </w:instrText>
      </w:r>
      <w:r w:rsidR="00DF732B">
        <w:fldChar w:fldCharType="separate"/>
      </w:r>
      <w:r w:rsidR="00083CEC">
        <w:t>21.2.1</w:t>
      </w:r>
      <w:r w:rsidR="00DF732B">
        <w:fldChar w:fldCharType="end"/>
      </w:r>
      <w:r>
        <w:rPr>
          <w:rStyle w:val="bnf"/>
          <w:rFonts w:ascii="Arial" w:hAnsi="Arial" w:cs="Arial"/>
          <w:i w:val="0"/>
        </w:rPr>
        <w:t>.</w:t>
      </w:r>
      <w:r w:rsidRPr="00E77497">
        <w:rPr>
          <w:rFonts w:ascii="Courier New" w:hAnsi="Courier New" w:cs="Courier New"/>
          <w:b/>
          <w:iCs/>
        </w:rPr>
        <w:t xml:space="preserve"> </w:t>
      </w:r>
    </w:p>
    <w:p w14:paraId="2D7BA21E" w14:textId="77777777" w:rsidR="00570297" w:rsidRDefault="00570297" w:rsidP="00607728">
      <w:pPr>
        <w:numPr>
          <w:ilvl w:val="0"/>
          <w:numId w:val="403"/>
        </w:numPr>
        <w:spacing w:after="220"/>
      </w:pPr>
      <w:r>
        <w:t xml:space="preserve">It is a Syntax Error if </w:t>
      </w:r>
      <w:r w:rsidRPr="00570297">
        <w:rPr>
          <w:rFonts w:ascii="Times New Roman" w:hAnsi="Times New Roman"/>
        </w:rPr>
        <w:t>FlagText</w:t>
      </w:r>
      <w:r>
        <w:t xml:space="preserve"> </w:t>
      </w:r>
      <w:r w:rsidRPr="001E1EC2">
        <w:t>of</w:t>
      </w:r>
      <w:r>
        <w:rPr>
          <w:rFonts w:ascii="Times New Roman" w:hAnsi="Times New Roman"/>
        </w:rPr>
        <w:t xml:space="preserve"> </w:t>
      </w:r>
      <w:r>
        <w:rPr>
          <w:rFonts w:ascii="Times New Roman" w:hAnsi="Times New Roman"/>
          <w:i/>
        </w:rPr>
        <w:t>RegularExpressionLiteral</w:t>
      </w:r>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r w:rsidRPr="00C7794D">
        <w:t>, or if it contains the same character more than once.</w:t>
      </w:r>
    </w:p>
    <w:p w14:paraId="7B0716DC" w14:textId="77777777" w:rsidR="00570297" w:rsidRDefault="00570297" w:rsidP="00570297">
      <w:pPr>
        <w:rPr>
          <w:rFonts w:ascii="Helvetica" w:hAnsi="Helvetica"/>
          <w:b/>
        </w:rPr>
      </w:pPr>
      <w:r>
        <w:rPr>
          <w:rFonts w:ascii="Helvetica" w:hAnsi="Helvetica"/>
          <w:b/>
        </w:rPr>
        <w:t>Runtime Semantics</w:t>
      </w:r>
    </w:p>
    <w:p w14:paraId="5A04FE71" w14:textId="77777777" w:rsidR="00607728" w:rsidRPr="00E77497" w:rsidRDefault="00607728" w:rsidP="0060772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0CA20D18" w14:textId="77777777"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14:paraId="3FDD159B" w14:textId="77777777" w:rsidR="00607728" w:rsidRPr="00E77497" w:rsidRDefault="00607728" w:rsidP="00607728">
      <w:pPr>
        <w:numPr>
          <w:ilvl w:val="0"/>
          <w:numId w:val="890"/>
        </w:numPr>
      </w:pPr>
      <w:commentRangeStart w:id="2869"/>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w:t>
      </w:r>
      <w:commentRangeEnd w:id="2869"/>
      <w:r>
        <w:rPr>
          <w:rStyle w:val="af6"/>
        </w:rPr>
        <w:commentReference w:id="2869"/>
      </w:r>
    </w:p>
    <w:p w14:paraId="1F92A484" w14:textId="77777777" w:rsidR="00570297" w:rsidRPr="00E77497" w:rsidRDefault="00387B31" w:rsidP="00D148E9">
      <w:pPr>
        <w:pStyle w:val="30"/>
      </w:pPr>
      <w:bookmarkStart w:id="2870" w:name="_Toc366141875"/>
      <w:r>
        <w:t>Template</w:t>
      </w:r>
      <w:r w:rsidR="00D6188C">
        <w:t xml:space="preserve"> Literals</w:t>
      </w:r>
      <w:bookmarkEnd w:id="2870"/>
      <w:r w:rsidR="00570297">
        <w:t xml:space="preserve"> </w:t>
      </w:r>
    </w:p>
    <w:p w14:paraId="57BE2130" w14:textId="77777777" w:rsidR="00656F14" w:rsidRDefault="00656F14" w:rsidP="00656F14">
      <w:pPr>
        <w:pStyle w:val="Syntax"/>
      </w:pPr>
      <w:r w:rsidRPr="00E77497">
        <w:t>Syntax</w:t>
      </w:r>
    </w:p>
    <w:p w14:paraId="340C01FC" w14:textId="77777777" w:rsidR="00656F14" w:rsidRPr="00B820AB" w:rsidRDefault="00387B31" w:rsidP="00656F14">
      <w:pPr>
        <w:pStyle w:val="SyntaxRule"/>
      </w:pPr>
      <w:r>
        <w:t>Template</w:t>
      </w:r>
      <w:r w:rsidR="00D6188C">
        <w:t>Literal</w:t>
      </w:r>
      <w:r w:rsidR="00656F14" w:rsidRPr="009C202C">
        <w:t xml:space="preserve"> </w:t>
      </w:r>
      <w:r w:rsidR="00656F14" w:rsidRPr="00B820AB">
        <w:rPr>
          <w:rFonts w:ascii="Arial" w:hAnsi="Arial" w:cs="Arial"/>
          <w:b/>
          <w:i w:val="0"/>
        </w:rPr>
        <w:t>:</w:t>
      </w:r>
    </w:p>
    <w:p w14:paraId="4BB4E854" w14:textId="77777777" w:rsidR="00656F14" w:rsidRPr="00E77497" w:rsidRDefault="00387B31" w:rsidP="00656F14">
      <w:pPr>
        <w:pStyle w:val="SyntaxDefinition"/>
      </w:pPr>
      <w:r>
        <w:t>NoSubstitutionTemplate</w:t>
      </w:r>
      <w:r w:rsidR="00656F14" w:rsidRPr="00E77497">
        <w:rPr>
          <w:b/>
        </w:rPr>
        <w:t xml:space="preserve"> </w:t>
      </w:r>
      <w:r w:rsidR="00656F14" w:rsidRPr="00E77497">
        <w:br/>
      </w:r>
      <w:r>
        <w:t>Template</w:t>
      </w:r>
      <w:r w:rsidR="00656F14">
        <w:t>Head</w:t>
      </w:r>
      <w:r w:rsidR="00656F14" w:rsidRPr="00E77497">
        <w:rPr>
          <w:rFonts w:ascii="Courier New" w:hAnsi="Courier New"/>
          <w:b/>
          <w:i w:val="0"/>
        </w:rPr>
        <w:t xml:space="preserve"> </w:t>
      </w:r>
      <w:r w:rsidR="001D13E3" w:rsidRPr="001D13E3">
        <w:rPr>
          <w:rStyle w:val="bnf"/>
          <w:i/>
        </w:rPr>
        <w:t>Expression</w:t>
      </w:r>
      <w:r w:rsidR="008728E0">
        <w:rPr>
          <w:rStyle w:val="bnf"/>
          <w:i/>
        </w:rPr>
        <w:t xml:space="preserve"> </w:t>
      </w:r>
      <w:r w:rsidR="008728E0" w:rsidRPr="00E77497">
        <w:rPr>
          <w:rFonts w:ascii="Arial" w:hAnsi="Arial" w:cs="Arial"/>
          <w:i w:val="0"/>
          <w:sz w:val="16"/>
        </w:rPr>
        <w:t>[</w:t>
      </w:r>
      <w:r w:rsidR="008728E0">
        <w:rPr>
          <w:rFonts w:ascii="Arial" w:hAnsi="Arial" w:cs="Arial"/>
          <w:i w:val="0"/>
          <w:sz w:val="16"/>
        </w:rPr>
        <w:t>Lexical goal</w:t>
      </w:r>
      <w:r w:rsidR="008728E0" w:rsidRPr="00E77497">
        <w:rPr>
          <w:rFonts w:ascii="Arial" w:hAnsi="Arial" w:cs="Arial"/>
          <w:i w:val="0"/>
          <w:sz w:val="16"/>
        </w:rPr>
        <w:t xml:space="preserve"> </w:t>
      </w:r>
      <w:r w:rsidR="008728E0">
        <w:rPr>
          <w:sz w:val="16"/>
        </w:rPr>
        <w:t>InputElementTemplateTail</w:t>
      </w:r>
      <w:r w:rsidR="008728E0" w:rsidRPr="00E77497">
        <w:rPr>
          <w:rFonts w:ascii="Arial" w:hAnsi="Arial" w:cs="Arial"/>
          <w:i w:val="0"/>
          <w:sz w:val="16"/>
        </w:rPr>
        <w:t>]</w:t>
      </w:r>
      <w:r w:rsidR="008728E0">
        <w:rPr>
          <w:rFonts w:ascii="Arial" w:hAnsi="Arial" w:cs="Arial"/>
          <w:i w:val="0"/>
          <w:sz w:val="16"/>
        </w:rPr>
        <w:t xml:space="preserve"> </w:t>
      </w:r>
      <w:r w:rsidR="001D13E3" w:rsidRPr="00E77497">
        <w:t xml:space="preserve"> </w:t>
      </w:r>
      <w:r w:rsidR="001D13E3">
        <w:rPr>
          <w:rFonts w:ascii="Arial" w:hAnsi="Arial" w:cs="Arial"/>
          <w:i w:val="0"/>
          <w:sz w:val="16"/>
        </w:rPr>
        <w:t xml:space="preserve"> </w:t>
      </w:r>
      <w:r>
        <w:t>Template</w:t>
      </w:r>
      <w:r w:rsidR="00A61386">
        <w:t>Spans</w:t>
      </w:r>
    </w:p>
    <w:p w14:paraId="7641B8CD" w14:textId="77777777" w:rsidR="00AD3DB5" w:rsidRPr="00E77497" w:rsidRDefault="00AD3DB5" w:rsidP="00AD3DB5">
      <w:pPr>
        <w:pStyle w:val="SyntaxRule"/>
      </w:pPr>
      <w:r>
        <w:t>TemplateSpans</w:t>
      </w:r>
      <w:r w:rsidR="00C86677">
        <w:rPr>
          <w:i w:val="0"/>
          <w:iCs/>
        </w:rPr>
        <w:t xml:space="preserve"> </w:t>
      </w:r>
      <w:r w:rsidRPr="00E77497">
        <w:rPr>
          <w:rFonts w:ascii="Arial" w:hAnsi="Arial" w:cs="Arial"/>
          <w:b/>
          <w:i w:val="0"/>
        </w:rPr>
        <w:t>:</w:t>
      </w:r>
    </w:p>
    <w:p w14:paraId="525B8BF4" w14:textId="77777777" w:rsidR="00AD3DB5" w:rsidRPr="00E77497" w:rsidRDefault="00AD3DB5" w:rsidP="00AD3DB5">
      <w:pPr>
        <w:pStyle w:val="SyntaxDefinition"/>
      </w:pPr>
      <w:r>
        <w:t>TemplateTail</w:t>
      </w:r>
      <w:r w:rsidRPr="00E77497">
        <w:br/>
      </w:r>
      <w:r>
        <w:t>TemplateMiddleList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w:t>
      </w:r>
      <w:r w:rsidR="00A61386">
        <w:t>Tail</w:t>
      </w:r>
    </w:p>
    <w:p w14:paraId="1D14F6AB" w14:textId="77777777" w:rsidR="00656F14" w:rsidRPr="00E77497" w:rsidRDefault="00387B31" w:rsidP="00656F14">
      <w:pPr>
        <w:pStyle w:val="SyntaxRule"/>
      </w:pPr>
      <w:r>
        <w:t>Template</w:t>
      </w:r>
      <w:r w:rsidR="00656F14">
        <w:t>MiddleList</w:t>
      </w:r>
      <w:r w:rsidR="00C86677">
        <w:rPr>
          <w:i w:val="0"/>
          <w:iCs/>
        </w:rPr>
        <w:t xml:space="preserve"> </w:t>
      </w:r>
      <w:r w:rsidR="00656F14" w:rsidRPr="00E77497">
        <w:rPr>
          <w:rFonts w:ascii="Arial" w:hAnsi="Arial" w:cs="Arial"/>
          <w:b/>
          <w:i w:val="0"/>
        </w:rPr>
        <w:t>:</w:t>
      </w:r>
    </w:p>
    <w:p w14:paraId="4847CE98" w14:textId="77777777" w:rsidR="00656F14" w:rsidRPr="00E77497" w:rsidRDefault="00387B31" w:rsidP="00656F14">
      <w:pPr>
        <w:pStyle w:val="SyntaxDefinition"/>
      </w:pPr>
      <w:r>
        <w:t>Template</w:t>
      </w:r>
      <w:r w:rsidR="001D13E3">
        <w:t xml:space="preserve">Middle </w:t>
      </w:r>
      <w:r w:rsidR="001D13E3" w:rsidRPr="001D13E3">
        <w:rPr>
          <w:rStyle w:val="bnf"/>
          <w:i/>
        </w:rPr>
        <w:t>Expression</w:t>
      </w:r>
      <w:r w:rsidR="00656F14" w:rsidRPr="00E77497">
        <w:br/>
      </w:r>
      <w:r>
        <w:t>Template</w:t>
      </w:r>
      <w:r w:rsidR="001D13E3">
        <w:t>MiddleList</w:t>
      </w:r>
      <w:r w:rsidR="00656F14" w:rsidRPr="00E77497">
        <w:rPr>
          <w:rFonts w:ascii="Courier New" w:hAnsi="Courier New"/>
          <w:i w:val="0"/>
        </w:rPr>
        <w:t xml:space="preserve"> </w:t>
      </w:r>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InputElement</w:t>
      </w:r>
      <w:r>
        <w:rPr>
          <w:sz w:val="16"/>
        </w:rPr>
        <w:t>Template</w:t>
      </w:r>
      <w:r w:rsidR="001D13E3">
        <w:rPr>
          <w:sz w:val="16"/>
        </w:rPr>
        <w:t>Tail</w:t>
      </w:r>
      <w:r w:rsidR="001D13E3" w:rsidRPr="00E77497">
        <w:rPr>
          <w:rFonts w:ascii="Arial" w:hAnsi="Arial" w:cs="Arial"/>
          <w:i w:val="0"/>
          <w:sz w:val="16"/>
        </w:rPr>
        <w:t>]</w:t>
      </w:r>
      <w:r w:rsidR="001D13E3">
        <w:rPr>
          <w:rFonts w:ascii="Arial" w:hAnsi="Arial" w:cs="Arial"/>
          <w:i w:val="0"/>
          <w:sz w:val="16"/>
        </w:rPr>
        <w:t xml:space="preserve"> </w:t>
      </w:r>
      <w:r>
        <w:t>Template</w:t>
      </w:r>
      <w:r w:rsidR="001D13E3">
        <w:t xml:space="preserve">Middle  </w:t>
      </w:r>
      <w:r w:rsidR="001D13E3" w:rsidRPr="001D13E3">
        <w:rPr>
          <w:rStyle w:val="bnf"/>
          <w:i/>
        </w:rPr>
        <w:t>Expression</w:t>
      </w:r>
    </w:p>
    <w:p w14:paraId="05CD7A35" w14:textId="77777777" w:rsidR="00495E27" w:rsidRPr="00BF5AD1" w:rsidRDefault="00495E27" w:rsidP="00495E27">
      <w:pPr>
        <w:rPr>
          <w:b/>
        </w:rPr>
      </w:pPr>
      <w:r w:rsidRPr="00BF5AD1">
        <w:rPr>
          <w:b/>
        </w:rPr>
        <w:t>Static Semantics</w:t>
      </w:r>
    </w:p>
    <w:p w14:paraId="36D606B1" w14:textId="77777777" w:rsidR="00495E27" w:rsidRPr="00E77497" w:rsidRDefault="00495E27" w:rsidP="00495E27">
      <w:pPr>
        <w:rPr>
          <w:rFonts w:ascii="Helvetica" w:hAnsi="Helvetica"/>
          <w:b/>
        </w:rPr>
      </w:pPr>
      <w:r w:rsidRPr="00E77497">
        <w:rPr>
          <w:rFonts w:ascii="Helvetica" w:hAnsi="Helvetica"/>
          <w:b/>
        </w:rPr>
        <w:t xml:space="preserve">Static Semantics:  </w:t>
      </w:r>
      <w:r w:rsidR="000B1F1B">
        <w:rPr>
          <w:rFonts w:ascii="Helvetica" w:hAnsi="Helvetica"/>
          <w:b/>
          <w:lang w:eastAsia="en-US"/>
        </w:rPr>
        <w:t>TemplateStrings</w:t>
      </w:r>
    </w:p>
    <w:p w14:paraId="4BCB7A0F" w14:textId="77777777" w:rsidR="00495E27" w:rsidRPr="004418C4" w:rsidRDefault="00495E27" w:rsidP="00495E27">
      <w:pPr>
        <w:ind w:left="360"/>
      </w:pPr>
      <w:r>
        <w:t>W</w:t>
      </w:r>
      <w:r w:rsidRPr="004418C4">
        <w:t xml:space="preserve">ith </w:t>
      </w:r>
      <w:r>
        <w:t>parameter</w:t>
      </w:r>
      <w:r w:rsidRPr="004418C4">
        <w:t xml:space="preserve"> </w:t>
      </w:r>
      <w:r>
        <w:rPr>
          <w:rFonts w:ascii="Times New Roman" w:hAnsi="Times New Roman"/>
          <w:i/>
        </w:rPr>
        <w:t>raw</w:t>
      </w:r>
      <w:r>
        <w:t>.</w:t>
      </w:r>
    </w:p>
    <w:p w14:paraId="58166F68" w14:textId="77777777" w:rsidR="00495E27" w:rsidRPr="00E77497" w:rsidRDefault="00387B31" w:rsidP="00495E27">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Style w:val="bnf"/>
        </w:rPr>
        <w:t>NoSubstitutionTemplate</w:t>
      </w:r>
      <w:r w:rsidR="00495E27" w:rsidRPr="00E77497">
        <w:t xml:space="preserve"> </w:t>
      </w:r>
    </w:p>
    <w:p w14:paraId="6FBCE070" w14:textId="77777777" w:rsidR="00495E27" w:rsidRPr="00495E27" w:rsidRDefault="00495E27" w:rsidP="00495E27">
      <w:pPr>
        <w:pStyle w:val="Alg4"/>
        <w:numPr>
          <w:ilvl w:val="0"/>
          <w:numId w:val="899"/>
        </w:numPr>
        <w:spacing w:after="220"/>
        <w:contextualSpacing/>
      </w:pPr>
      <w:r>
        <w:t xml:space="preserve">If </w:t>
      </w:r>
      <w:r w:rsidRPr="00BE7BFD">
        <w:rPr>
          <w:i/>
        </w:rPr>
        <w:t>raw</w:t>
      </w:r>
      <w:r>
        <w:t xml:space="preserve"> is </w:t>
      </w:r>
      <w:r w:rsidRPr="00BD058A">
        <w:rPr>
          <w:b/>
          <w:bCs/>
        </w:rPr>
        <w:t>false</w:t>
      </w:r>
      <w:r>
        <w:t>, then</w:t>
      </w:r>
    </w:p>
    <w:p w14:paraId="3BFB2BF6" w14:textId="77777777" w:rsidR="00495E27" w:rsidRDefault="00495E27" w:rsidP="00495E27">
      <w:pPr>
        <w:pStyle w:val="Alg4"/>
        <w:numPr>
          <w:ilvl w:val="1"/>
          <w:numId w:val="899"/>
        </w:numPr>
        <w:spacing w:after="220"/>
        <w:contextualSpacing/>
      </w:pPr>
      <w:r>
        <w:t xml:space="preserve">Let </w:t>
      </w:r>
      <w:r w:rsidRPr="00495E27">
        <w:rPr>
          <w:i/>
        </w:rPr>
        <w:t>string</w:t>
      </w:r>
      <w:r>
        <w:t xml:space="preserve"> be the </w:t>
      </w:r>
      <w:r w:rsidR="00387B31">
        <w:t>TV</w:t>
      </w:r>
      <w:r>
        <w:t xml:space="preserve"> of </w:t>
      </w:r>
      <w:r w:rsidR="00387B31">
        <w:rPr>
          <w:i/>
        </w:rPr>
        <w:t>NoSubstitutionTemplate</w:t>
      </w:r>
      <w:r w:rsidRPr="00E77497">
        <w:t>.</w:t>
      </w:r>
    </w:p>
    <w:p w14:paraId="2DD25F33" w14:textId="77777777" w:rsidR="008002D2" w:rsidRDefault="00495E27" w:rsidP="008002D2">
      <w:pPr>
        <w:pStyle w:val="Alg4"/>
        <w:numPr>
          <w:ilvl w:val="0"/>
          <w:numId w:val="899"/>
        </w:numPr>
        <w:spacing w:after="220"/>
        <w:contextualSpacing/>
      </w:pPr>
      <w:r>
        <w:t>Else,</w:t>
      </w:r>
    </w:p>
    <w:p w14:paraId="7A9AF167" w14:textId="77777777" w:rsidR="00495E27" w:rsidRDefault="00495E27" w:rsidP="008002D2">
      <w:pPr>
        <w:pStyle w:val="Alg4"/>
        <w:numPr>
          <w:ilvl w:val="1"/>
          <w:numId w:val="899"/>
        </w:numPr>
        <w:spacing w:after="220"/>
        <w:contextualSpacing/>
      </w:pPr>
      <w:r>
        <w:t xml:space="preserve">Let </w:t>
      </w:r>
      <w:r w:rsidRPr="00495E27">
        <w:rPr>
          <w:i/>
        </w:rPr>
        <w:t>string</w:t>
      </w:r>
      <w:r>
        <w:t xml:space="preserve"> be the </w:t>
      </w:r>
      <w:r w:rsidR="00387B31">
        <w:t>TRV</w:t>
      </w:r>
      <w:r>
        <w:t xml:space="preserve"> of </w:t>
      </w:r>
      <w:r w:rsidR="00387B31">
        <w:rPr>
          <w:i/>
        </w:rPr>
        <w:t>NoSubstitutionTemplate</w:t>
      </w:r>
      <w:r w:rsidRPr="00E77497">
        <w:t>.</w:t>
      </w:r>
    </w:p>
    <w:p w14:paraId="252C005E" w14:textId="77777777" w:rsidR="00495E27" w:rsidRPr="00E77497" w:rsidRDefault="00495E27" w:rsidP="00495E27">
      <w:pPr>
        <w:pStyle w:val="Alg4"/>
        <w:numPr>
          <w:ilvl w:val="0"/>
          <w:numId w:val="899"/>
        </w:numPr>
        <w:spacing w:after="220"/>
        <w:contextualSpacing/>
      </w:pPr>
      <w:r w:rsidRPr="00E77497">
        <w:t xml:space="preserve">Return </w:t>
      </w:r>
      <w:r>
        <w:t xml:space="preserve">a List containing the single element, </w:t>
      </w:r>
      <w:r w:rsidRPr="00495E27">
        <w:rPr>
          <w:i/>
        </w:rPr>
        <w:t>string</w:t>
      </w:r>
      <w:r w:rsidRPr="00E77497">
        <w:t>.</w:t>
      </w:r>
    </w:p>
    <w:p w14:paraId="2416EB0B" w14:textId="77777777" w:rsidR="00495E27" w:rsidRPr="00BA286E" w:rsidRDefault="00387B31" w:rsidP="00495E27">
      <w:pPr>
        <w:rPr>
          <w:rFonts w:ascii="Times New Roman" w:hAnsi="Times New Roman"/>
        </w:rPr>
      </w:pPr>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sidRPr="00BA286E">
        <w:rPr>
          <w:rFonts w:ascii="Times New Roman" w:hAnsi="Times New Roman"/>
          <w:i/>
        </w:rPr>
        <w:t>Head</w:t>
      </w:r>
      <w:r w:rsidR="00495E27">
        <w:rPr>
          <w:rFonts w:ascii="Times New Roman" w:hAnsi="Times New Roman"/>
          <w:i/>
        </w:rPr>
        <w:t xml:space="preserve"> Expression</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A61386">
        <w:rPr>
          <w:rFonts w:ascii="Times New Roman" w:hAnsi="Times New Roman"/>
          <w:i/>
        </w:rPr>
        <w:t>Spans</w:t>
      </w:r>
    </w:p>
    <w:p w14:paraId="1E43D71F" w14:textId="77777777" w:rsidR="00BA54D9" w:rsidRPr="00495E27" w:rsidRDefault="00BA54D9" w:rsidP="00BA54D9">
      <w:pPr>
        <w:pStyle w:val="Alg4"/>
        <w:numPr>
          <w:ilvl w:val="0"/>
          <w:numId w:val="900"/>
        </w:numPr>
        <w:spacing w:after="220"/>
        <w:contextualSpacing/>
      </w:pPr>
      <w:r>
        <w:t xml:space="preserve">If </w:t>
      </w:r>
      <w:r w:rsidRPr="00BE7BFD">
        <w:rPr>
          <w:i/>
        </w:rPr>
        <w:t>raw</w:t>
      </w:r>
      <w:r>
        <w:t xml:space="preserve"> is </w:t>
      </w:r>
      <w:r w:rsidRPr="00BD058A">
        <w:rPr>
          <w:b/>
          <w:bCs/>
        </w:rPr>
        <w:t>false</w:t>
      </w:r>
      <w:r>
        <w:t>, then</w:t>
      </w:r>
    </w:p>
    <w:p w14:paraId="2BA076BC" w14:textId="77777777" w:rsidR="00BA54D9" w:rsidRDefault="00BA54D9" w:rsidP="00BA54D9">
      <w:pPr>
        <w:pStyle w:val="Alg4"/>
        <w:numPr>
          <w:ilvl w:val="1"/>
          <w:numId w:val="900"/>
        </w:numPr>
        <w:spacing w:after="220"/>
        <w:contextualSpacing/>
      </w:pPr>
      <w:r>
        <w:t xml:space="preserve">Let </w:t>
      </w:r>
      <w:r>
        <w:rPr>
          <w:i/>
        </w:rPr>
        <w:t>head</w:t>
      </w:r>
      <w:r>
        <w:t xml:space="preserve"> be the </w:t>
      </w:r>
      <w:r w:rsidR="00387B31">
        <w:t>TV</w:t>
      </w:r>
      <w:r>
        <w:t xml:space="preserve"> of </w:t>
      </w:r>
      <w:r w:rsidR="00387B31">
        <w:rPr>
          <w:i/>
        </w:rPr>
        <w:t>Template</w:t>
      </w:r>
      <w:r>
        <w:rPr>
          <w:i/>
        </w:rPr>
        <w:t>Head</w:t>
      </w:r>
      <w:r w:rsidRPr="00E77497">
        <w:t>.</w:t>
      </w:r>
    </w:p>
    <w:p w14:paraId="45F7E629" w14:textId="77777777" w:rsidR="00BA54D9" w:rsidRDefault="00BA54D9" w:rsidP="00BA54D9">
      <w:pPr>
        <w:pStyle w:val="Alg4"/>
        <w:numPr>
          <w:ilvl w:val="0"/>
          <w:numId w:val="900"/>
        </w:numPr>
        <w:spacing w:after="220"/>
        <w:contextualSpacing/>
      </w:pPr>
      <w:r>
        <w:t>Else,</w:t>
      </w:r>
    </w:p>
    <w:p w14:paraId="524580E5" w14:textId="77777777" w:rsidR="00BA54D9" w:rsidRDefault="00BA54D9" w:rsidP="00BE7BFD">
      <w:pPr>
        <w:pStyle w:val="Alg4"/>
        <w:numPr>
          <w:ilvl w:val="1"/>
          <w:numId w:val="900"/>
        </w:numPr>
        <w:spacing w:after="220"/>
        <w:contextualSpacing/>
      </w:pPr>
      <w:r>
        <w:t xml:space="preserve">Let </w:t>
      </w:r>
      <w:r>
        <w:rPr>
          <w:i/>
        </w:rPr>
        <w:t>head</w:t>
      </w:r>
      <w:r>
        <w:t xml:space="preserve"> be the </w:t>
      </w:r>
      <w:r w:rsidR="00387B31">
        <w:t>TRV</w:t>
      </w:r>
      <w:r>
        <w:t xml:space="preserve"> of </w:t>
      </w:r>
      <w:r w:rsidR="00387B31">
        <w:rPr>
          <w:i/>
        </w:rPr>
        <w:t>Template</w:t>
      </w:r>
      <w:r>
        <w:rPr>
          <w:i/>
        </w:rPr>
        <w:t>Head</w:t>
      </w:r>
      <w:r w:rsidRPr="00E77497">
        <w:t>.</w:t>
      </w:r>
    </w:p>
    <w:p w14:paraId="4F6EAE67" w14:textId="77777777" w:rsidR="00BA54D9" w:rsidRDefault="00BA54D9" w:rsidP="004012E4">
      <w:pPr>
        <w:pStyle w:val="Alg4"/>
        <w:numPr>
          <w:ilvl w:val="0"/>
          <w:numId w:val="900"/>
        </w:numPr>
        <w:spacing w:after="220"/>
        <w:contextualSpacing/>
      </w:pPr>
      <w:r>
        <w:t xml:space="preserve">Let </w:t>
      </w:r>
      <w:r>
        <w:rPr>
          <w:i/>
        </w:rPr>
        <w:t>tail</w:t>
      </w:r>
      <w:r>
        <w:t xml:space="preserve"> be </w:t>
      </w:r>
      <w:r w:rsidR="00952839">
        <w:t xml:space="preserve">TemplateStrings </w:t>
      </w:r>
      <w:r>
        <w:t xml:space="preserve">of </w:t>
      </w:r>
      <w:r w:rsidR="00387B31">
        <w:rPr>
          <w:i/>
        </w:rPr>
        <w:t>Template</w:t>
      </w:r>
      <w:r w:rsidR="00A61386">
        <w:rPr>
          <w:i/>
        </w:rPr>
        <w:t>Spans</w:t>
      </w:r>
      <w:r w:rsidR="00952839" w:rsidRPr="00952839">
        <w:t xml:space="preserve"> </w:t>
      </w:r>
      <w:r w:rsidR="00952839">
        <w:t xml:space="preserve">with argument </w:t>
      </w:r>
      <w:r w:rsidR="00952839" w:rsidRPr="00BA54D9">
        <w:rPr>
          <w:i/>
        </w:rPr>
        <w:t>raw</w:t>
      </w:r>
      <w:r w:rsidRPr="00E77497">
        <w:t>.</w:t>
      </w:r>
    </w:p>
    <w:p w14:paraId="64257DC2" w14:textId="77777777" w:rsidR="00495E27" w:rsidRPr="00E77497" w:rsidRDefault="00BA54D9" w:rsidP="00495E27">
      <w:pPr>
        <w:pStyle w:val="Alg4"/>
        <w:numPr>
          <w:ilvl w:val="0"/>
          <w:numId w:val="900"/>
        </w:numPr>
        <w:spacing w:after="220"/>
        <w:contextualSpacing/>
      </w:pPr>
      <w:r w:rsidRPr="00E77497">
        <w:t xml:space="preserve">Return </w:t>
      </w:r>
      <w:r>
        <w:t xml:space="preserve">a List containing </w:t>
      </w:r>
      <w:r>
        <w:rPr>
          <w:i/>
        </w:rPr>
        <w:t>head</w:t>
      </w:r>
      <w:r>
        <w:t xml:space="preserve"> followed by</w:t>
      </w:r>
      <w:r w:rsidR="00952839" w:rsidRPr="00952839">
        <w:t xml:space="preserve"> </w:t>
      </w:r>
      <w:r w:rsidR="00952839">
        <w:t>the element, in order of</w:t>
      </w:r>
      <w:r>
        <w:t xml:space="preserve"> </w:t>
      </w:r>
      <w:r>
        <w:rPr>
          <w:i/>
        </w:rPr>
        <w:t>tail</w:t>
      </w:r>
      <w:r w:rsidRPr="00E77497">
        <w:t>.</w:t>
      </w:r>
    </w:p>
    <w:p w14:paraId="0D565B3D" w14:textId="77777777" w:rsidR="00952839" w:rsidRPr="00BA286E" w:rsidRDefault="00952839" w:rsidP="00952839">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 TemplateTail</w:t>
      </w:r>
    </w:p>
    <w:p w14:paraId="44F6EBE2" w14:textId="77777777" w:rsidR="00952839" w:rsidRPr="00495E27" w:rsidRDefault="00952839" w:rsidP="00952839">
      <w:pPr>
        <w:pStyle w:val="Alg4"/>
        <w:numPr>
          <w:ilvl w:val="0"/>
          <w:numId w:val="895"/>
        </w:numPr>
        <w:spacing w:after="220"/>
        <w:contextualSpacing/>
      </w:pPr>
      <w:r>
        <w:t xml:space="preserve">If </w:t>
      </w:r>
      <w:r w:rsidRPr="00BE7BFD">
        <w:rPr>
          <w:i/>
        </w:rPr>
        <w:t>raw</w:t>
      </w:r>
      <w:r>
        <w:t xml:space="preserve"> is </w:t>
      </w:r>
      <w:r w:rsidRPr="00BD058A">
        <w:rPr>
          <w:b/>
          <w:bCs/>
        </w:rPr>
        <w:t>false</w:t>
      </w:r>
      <w:r>
        <w:t>, then</w:t>
      </w:r>
    </w:p>
    <w:p w14:paraId="4FC403D5" w14:textId="77777777" w:rsidR="00952839" w:rsidRDefault="00952839" w:rsidP="00952839">
      <w:pPr>
        <w:pStyle w:val="Alg4"/>
        <w:numPr>
          <w:ilvl w:val="1"/>
          <w:numId w:val="895"/>
        </w:numPr>
        <w:spacing w:after="220"/>
        <w:contextualSpacing/>
      </w:pPr>
      <w:r>
        <w:t xml:space="preserve">Let </w:t>
      </w:r>
      <w:r>
        <w:rPr>
          <w:i/>
        </w:rPr>
        <w:t>tail</w:t>
      </w:r>
      <w:r>
        <w:t xml:space="preserve"> be the TV of </w:t>
      </w:r>
      <w:r>
        <w:rPr>
          <w:i/>
        </w:rPr>
        <w:t>TemplateTail</w:t>
      </w:r>
      <w:r w:rsidRPr="00E77497">
        <w:t>.</w:t>
      </w:r>
    </w:p>
    <w:p w14:paraId="2DD3EE34" w14:textId="77777777" w:rsidR="00952839" w:rsidRDefault="00952839" w:rsidP="00952839">
      <w:pPr>
        <w:pStyle w:val="Alg4"/>
        <w:numPr>
          <w:ilvl w:val="0"/>
          <w:numId w:val="895"/>
        </w:numPr>
        <w:spacing w:after="220"/>
        <w:contextualSpacing/>
      </w:pPr>
      <w:r>
        <w:t>Else,</w:t>
      </w:r>
    </w:p>
    <w:p w14:paraId="366602FA" w14:textId="77777777" w:rsidR="00952839" w:rsidRDefault="00952839" w:rsidP="00952839">
      <w:pPr>
        <w:pStyle w:val="Alg4"/>
        <w:numPr>
          <w:ilvl w:val="1"/>
          <w:numId w:val="895"/>
        </w:numPr>
        <w:spacing w:after="220"/>
        <w:contextualSpacing/>
      </w:pPr>
      <w:r>
        <w:t xml:space="preserve">Let </w:t>
      </w:r>
      <w:r>
        <w:rPr>
          <w:i/>
        </w:rPr>
        <w:t>tail</w:t>
      </w:r>
      <w:r>
        <w:t xml:space="preserve"> be the TRV of </w:t>
      </w:r>
      <w:r>
        <w:rPr>
          <w:i/>
        </w:rPr>
        <w:t>TemplateTail</w:t>
      </w:r>
      <w:r w:rsidRPr="00E77497">
        <w:t>.</w:t>
      </w:r>
    </w:p>
    <w:p w14:paraId="028D129B" w14:textId="77777777" w:rsidR="00952839" w:rsidRPr="00E77497" w:rsidRDefault="00952839" w:rsidP="00952839">
      <w:pPr>
        <w:pStyle w:val="Alg4"/>
        <w:numPr>
          <w:ilvl w:val="0"/>
          <w:numId w:val="895"/>
        </w:numPr>
        <w:spacing w:after="220"/>
        <w:contextualSpacing/>
      </w:pPr>
      <w:r w:rsidRPr="00E77497">
        <w:t xml:space="preserve">Return </w:t>
      </w:r>
      <w:r>
        <w:t xml:space="preserve">a List containing the </w:t>
      </w:r>
      <w:r w:rsidR="00B215F8">
        <w:t>single element</w:t>
      </w:r>
      <w:r>
        <w:t xml:space="preserve">, </w:t>
      </w:r>
      <w:r w:rsidRPr="00BA286E">
        <w:rPr>
          <w:i/>
        </w:rPr>
        <w:t>tail</w:t>
      </w:r>
      <w:r w:rsidRPr="00E77497">
        <w:t>.</w:t>
      </w:r>
    </w:p>
    <w:p w14:paraId="790F795B" w14:textId="77777777" w:rsidR="00495E27" w:rsidRPr="00BA286E" w:rsidRDefault="00387B31" w:rsidP="00495E27">
      <w:pPr>
        <w:rPr>
          <w:rFonts w:ascii="Times New Roman" w:hAnsi="Times New Roman"/>
        </w:rPr>
      </w:pPr>
      <w:r>
        <w:rPr>
          <w:rStyle w:val="bnf"/>
        </w:rPr>
        <w:t>Template</w:t>
      </w:r>
      <w:r w:rsidR="00952839">
        <w:rPr>
          <w:rStyle w:val="bnf"/>
        </w:rPr>
        <w:t>Spans</w:t>
      </w:r>
      <w:r w:rsidR="00495E27" w:rsidRPr="00E77497">
        <w:t xml:space="preserve"> </w:t>
      </w:r>
      <w:r w:rsidR="00495E27" w:rsidRPr="00E77497">
        <w:rPr>
          <w:b/>
        </w:rPr>
        <w:t>:</w:t>
      </w:r>
      <w:r w:rsidR="00495E27" w:rsidRPr="00E77497">
        <w:rPr>
          <w:i/>
        </w:rPr>
        <w:t xml:space="preserve"> </w:t>
      </w:r>
      <w:r w:rsidR="00495E27">
        <w:rPr>
          <w:rFonts w:ascii="Times New Roman" w:hAnsi="Times New Roman"/>
          <w:i/>
        </w:rPr>
        <w:t xml:space="preserve"> </w:t>
      </w:r>
      <w:r>
        <w:rPr>
          <w:rFonts w:ascii="Times New Roman" w:hAnsi="Times New Roman"/>
          <w:i/>
        </w:rPr>
        <w:t>Template</w:t>
      </w:r>
      <w:r w:rsidR="00495E27">
        <w:rPr>
          <w:rFonts w:ascii="Times New Roman" w:hAnsi="Times New Roman"/>
          <w:i/>
        </w:rPr>
        <w:t xml:space="preserve">MiddleList </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Tail</w:t>
      </w:r>
    </w:p>
    <w:p w14:paraId="61AF88FA" w14:textId="77777777" w:rsidR="00952839" w:rsidRDefault="00952839" w:rsidP="00C06040">
      <w:pPr>
        <w:pStyle w:val="Alg4"/>
        <w:numPr>
          <w:ilvl w:val="0"/>
          <w:numId w:val="966"/>
        </w:numPr>
        <w:spacing w:after="220"/>
        <w:contextualSpacing/>
      </w:pPr>
      <w:r>
        <w:t xml:space="preserve">Let </w:t>
      </w:r>
      <w:r>
        <w:rPr>
          <w:i/>
        </w:rPr>
        <w:t>middle</w:t>
      </w:r>
      <w:r>
        <w:t xml:space="preserve"> be TemplateStrings of </w:t>
      </w:r>
      <w:r>
        <w:rPr>
          <w:i/>
        </w:rPr>
        <w:t xml:space="preserve">TemplateMiddleList </w:t>
      </w:r>
      <w:r>
        <w:t xml:space="preserve">with argument </w:t>
      </w:r>
      <w:r w:rsidRPr="00BA54D9">
        <w:rPr>
          <w:i/>
        </w:rPr>
        <w:t>raw</w:t>
      </w:r>
      <w:r>
        <w:t>.</w:t>
      </w:r>
    </w:p>
    <w:p w14:paraId="2626C566" w14:textId="77777777" w:rsidR="00BA54D9" w:rsidRPr="00495E27" w:rsidRDefault="00BA54D9" w:rsidP="00C06040">
      <w:pPr>
        <w:pStyle w:val="Alg4"/>
        <w:numPr>
          <w:ilvl w:val="0"/>
          <w:numId w:val="966"/>
        </w:numPr>
        <w:spacing w:after="220"/>
        <w:contextualSpacing/>
      </w:pPr>
      <w:r>
        <w:t xml:space="preserve">If </w:t>
      </w:r>
      <w:r w:rsidRPr="00BE7BFD">
        <w:rPr>
          <w:i/>
        </w:rPr>
        <w:t>raw</w:t>
      </w:r>
      <w:r>
        <w:t xml:space="preserve"> is </w:t>
      </w:r>
      <w:r w:rsidRPr="00BD058A">
        <w:rPr>
          <w:b/>
          <w:bCs/>
        </w:rPr>
        <w:t>false</w:t>
      </w:r>
      <w:r>
        <w:t>, then</w:t>
      </w:r>
    </w:p>
    <w:p w14:paraId="386FA715" w14:textId="77777777" w:rsidR="00BA54D9" w:rsidRDefault="00BA54D9" w:rsidP="00C06040">
      <w:pPr>
        <w:pStyle w:val="Alg4"/>
        <w:numPr>
          <w:ilvl w:val="1"/>
          <w:numId w:val="966"/>
        </w:numPr>
        <w:spacing w:after="220"/>
        <w:contextualSpacing/>
      </w:pPr>
      <w:r>
        <w:t xml:space="preserve">Let </w:t>
      </w:r>
      <w:r>
        <w:rPr>
          <w:i/>
        </w:rPr>
        <w:t>tail</w:t>
      </w:r>
      <w:r>
        <w:t xml:space="preserve"> be the </w:t>
      </w:r>
      <w:r w:rsidR="00387B31">
        <w:t>TV</w:t>
      </w:r>
      <w:r>
        <w:t xml:space="preserve"> of </w:t>
      </w:r>
      <w:r w:rsidR="00387B31">
        <w:rPr>
          <w:i/>
        </w:rPr>
        <w:t>Template</w:t>
      </w:r>
      <w:r>
        <w:rPr>
          <w:i/>
        </w:rPr>
        <w:t>Tail</w:t>
      </w:r>
      <w:r w:rsidRPr="00E77497">
        <w:t>.</w:t>
      </w:r>
    </w:p>
    <w:p w14:paraId="2E699FFB" w14:textId="77777777" w:rsidR="00BA54D9" w:rsidRDefault="00BA54D9" w:rsidP="00C06040">
      <w:pPr>
        <w:pStyle w:val="Alg4"/>
        <w:numPr>
          <w:ilvl w:val="0"/>
          <w:numId w:val="966"/>
        </w:numPr>
        <w:spacing w:after="220"/>
        <w:contextualSpacing/>
      </w:pPr>
      <w:r>
        <w:t>Else,</w:t>
      </w:r>
    </w:p>
    <w:p w14:paraId="252B2160" w14:textId="77777777" w:rsidR="00BA54D9" w:rsidRDefault="00BA54D9" w:rsidP="00C06040">
      <w:pPr>
        <w:pStyle w:val="Alg4"/>
        <w:numPr>
          <w:ilvl w:val="1"/>
          <w:numId w:val="966"/>
        </w:numPr>
        <w:spacing w:after="220"/>
        <w:contextualSpacing/>
      </w:pPr>
      <w:r>
        <w:t xml:space="preserve">Let </w:t>
      </w:r>
      <w:r>
        <w:rPr>
          <w:i/>
        </w:rPr>
        <w:t>tail</w:t>
      </w:r>
      <w:r>
        <w:t xml:space="preserve"> be the </w:t>
      </w:r>
      <w:r w:rsidR="00387B31">
        <w:t>TRV</w:t>
      </w:r>
      <w:r>
        <w:t xml:space="preserve"> of </w:t>
      </w:r>
      <w:r w:rsidR="00387B31">
        <w:rPr>
          <w:i/>
        </w:rPr>
        <w:t>Template</w:t>
      </w:r>
      <w:r>
        <w:rPr>
          <w:i/>
        </w:rPr>
        <w:t>Tail</w:t>
      </w:r>
      <w:r w:rsidRPr="00E77497">
        <w:t>.</w:t>
      </w:r>
    </w:p>
    <w:p w14:paraId="02AC1467" w14:textId="77777777" w:rsidR="00495E27" w:rsidRPr="00E77497" w:rsidRDefault="00495E27" w:rsidP="00C06040">
      <w:pPr>
        <w:pStyle w:val="Alg4"/>
        <w:numPr>
          <w:ilvl w:val="0"/>
          <w:numId w:val="966"/>
        </w:numPr>
        <w:spacing w:after="220"/>
        <w:contextualSpacing/>
      </w:pPr>
      <w:r w:rsidRPr="00E77497">
        <w:t xml:space="preserve">Return </w:t>
      </w:r>
      <w:r w:rsidR="00BA54D9">
        <w:t>a List</w:t>
      </w:r>
      <w:r>
        <w:t xml:space="preserve"> </w:t>
      </w:r>
      <w:r w:rsidR="00BA54D9">
        <w:t>containing the</w:t>
      </w:r>
      <w:r>
        <w:t xml:space="preserve"> element</w:t>
      </w:r>
      <w:r w:rsidR="00952839">
        <w:t>s</w:t>
      </w:r>
      <w:r w:rsidR="00BA54D9">
        <w:t xml:space="preserve">, in order, of </w:t>
      </w:r>
      <w:r w:rsidR="00BA54D9">
        <w:rPr>
          <w:i/>
        </w:rPr>
        <w:t>middle</w:t>
      </w:r>
      <w:r>
        <w:t xml:space="preserve"> followed </w:t>
      </w:r>
      <w:r w:rsidR="00BA54D9">
        <w:t xml:space="preserve">by </w:t>
      </w:r>
      <w:r w:rsidRPr="00BA286E">
        <w:rPr>
          <w:i/>
        </w:rPr>
        <w:t>tail</w:t>
      </w:r>
      <w:r w:rsidRPr="00E77497">
        <w:t>.</w:t>
      </w:r>
    </w:p>
    <w:p w14:paraId="1E97738F" w14:textId="77777777"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14:paraId="3338FB03" w14:textId="77777777" w:rsidR="00BA54D9" w:rsidRPr="00495E27" w:rsidRDefault="00BA54D9" w:rsidP="00BA54D9">
      <w:pPr>
        <w:pStyle w:val="Alg4"/>
        <w:numPr>
          <w:ilvl w:val="0"/>
          <w:numId w:val="896"/>
        </w:numPr>
        <w:spacing w:after="220"/>
        <w:contextualSpacing/>
      </w:pPr>
      <w:r>
        <w:t xml:space="preserve">If </w:t>
      </w:r>
      <w:r w:rsidRPr="00BE7BFD">
        <w:rPr>
          <w:i/>
        </w:rPr>
        <w:t>raw</w:t>
      </w:r>
      <w:r>
        <w:t xml:space="preserve"> is </w:t>
      </w:r>
      <w:r w:rsidRPr="00BD058A">
        <w:rPr>
          <w:b/>
          <w:bCs/>
        </w:rPr>
        <w:t>false</w:t>
      </w:r>
      <w:r>
        <w:t>, then</w:t>
      </w:r>
    </w:p>
    <w:p w14:paraId="2C026634" w14:textId="77777777" w:rsidR="00BA54D9" w:rsidRDefault="00BA54D9" w:rsidP="00BA54D9">
      <w:pPr>
        <w:pStyle w:val="Alg4"/>
        <w:numPr>
          <w:ilvl w:val="1"/>
          <w:numId w:val="896"/>
        </w:numPr>
        <w:spacing w:after="220"/>
        <w:contextualSpacing/>
      </w:pPr>
      <w:r>
        <w:t xml:space="preserve">Let </w:t>
      </w:r>
      <w:r>
        <w:rPr>
          <w:i/>
        </w:rPr>
        <w:t>string</w:t>
      </w:r>
      <w:r>
        <w:t xml:space="preserve"> be the </w:t>
      </w:r>
      <w:r w:rsidR="00387B31">
        <w:t>TV</w:t>
      </w:r>
      <w:r>
        <w:t xml:space="preserve"> of </w:t>
      </w:r>
      <w:r w:rsidR="00387B31">
        <w:rPr>
          <w:i/>
        </w:rPr>
        <w:t>Template</w:t>
      </w:r>
      <w:r>
        <w:rPr>
          <w:i/>
        </w:rPr>
        <w:t>Middle</w:t>
      </w:r>
      <w:r w:rsidRPr="00E77497">
        <w:t>.</w:t>
      </w:r>
    </w:p>
    <w:p w14:paraId="731790A2" w14:textId="77777777" w:rsidR="00BA54D9" w:rsidRDefault="00BA54D9" w:rsidP="00BA54D9">
      <w:pPr>
        <w:pStyle w:val="Alg4"/>
        <w:numPr>
          <w:ilvl w:val="0"/>
          <w:numId w:val="896"/>
        </w:numPr>
        <w:spacing w:after="220"/>
        <w:contextualSpacing/>
      </w:pPr>
      <w:r>
        <w:t>Else,</w:t>
      </w:r>
    </w:p>
    <w:p w14:paraId="6A149C72" w14:textId="77777777" w:rsidR="00BA54D9" w:rsidRDefault="00BA54D9" w:rsidP="00BA54D9">
      <w:pPr>
        <w:pStyle w:val="Alg4"/>
        <w:numPr>
          <w:ilvl w:val="1"/>
          <w:numId w:val="896"/>
        </w:numPr>
        <w:spacing w:after="220"/>
        <w:contextualSpacing/>
      </w:pPr>
      <w:r>
        <w:t xml:space="preserve">Let </w:t>
      </w:r>
      <w:r>
        <w:rPr>
          <w:i/>
        </w:rPr>
        <w:t>string</w:t>
      </w:r>
      <w:r>
        <w:t xml:space="preserve"> be the </w:t>
      </w:r>
      <w:r w:rsidR="00387B31">
        <w:t>TRV</w:t>
      </w:r>
      <w:r>
        <w:t xml:space="preserve"> of </w:t>
      </w:r>
      <w:r w:rsidR="00387B31">
        <w:rPr>
          <w:i/>
        </w:rPr>
        <w:t>Template</w:t>
      </w:r>
      <w:r>
        <w:rPr>
          <w:i/>
        </w:rPr>
        <w:t>Middle</w:t>
      </w:r>
      <w:r w:rsidRPr="00E77497">
        <w:t>.</w:t>
      </w:r>
    </w:p>
    <w:p w14:paraId="33C2BC86" w14:textId="77777777" w:rsidR="00495E27" w:rsidRPr="00E77497" w:rsidRDefault="00BA54D9" w:rsidP="00495E27">
      <w:pPr>
        <w:pStyle w:val="Alg4"/>
        <w:numPr>
          <w:ilvl w:val="0"/>
          <w:numId w:val="896"/>
        </w:numPr>
        <w:spacing w:after="220"/>
        <w:contextualSpacing/>
      </w:pPr>
      <w:r w:rsidRPr="00E77497">
        <w:t xml:space="preserve">Return </w:t>
      </w:r>
      <w:r>
        <w:t xml:space="preserve">a List containing the single element, </w:t>
      </w:r>
      <w:r w:rsidRPr="00495E27">
        <w:rPr>
          <w:i/>
        </w:rPr>
        <w:t>string</w:t>
      </w:r>
      <w:r w:rsidRPr="00E77497">
        <w:t>.</w:t>
      </w:r>
    </w:p>
    <w:p w14:paraId="50C724DD" w14:textId="77777777"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Pr>
          <w:b/>
        </w:rPr>
        <w:t xml:space="preserve"> </w:t>
      </w:r>
      <w:r>
        <w:rPr>
          <w:rStyle w:val="bnf"/>
        </w:rPr>
        <w:t>Template</w:t>
      </w:r>
      <w:r w:rsidR="00495E27">
        <w:rPr>
          <w:rStyle w:val="bnf"/>
        </w:rPr>
        <w:t>MiddleList</w:t>
      </w:r>
      <w:r w:rsidR="00495E27" w:rsidRPr="00E77497">
        <w:rPr>
          <w:i/>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14:paraId="02DE175E" w14:textId="77777777" w:rsidR="00BE7BFD" w:rsidRDefault="00BE7BFD" w:rsidP="00BE7BFD">
      <w:pPr>
        <w:pStyle w:val="Alg4"/>
        <w:numPr>
          <w:ilvl w:val="0"/>
          <w:numId w:val="897"/>
        </w:numPr>
        <w:spacing w:after="220"/>
        <w:contextualSpacing/>
      </w:pPr>
      <w:r>
        <w:t xml:space="preserve">Let </w:t>
      </w:r>
      <w:r>
        <w:rPr>
          <w:i/>
        </w:rPr>
        <w:t>front</w:t>
      </w:r>
      <w:r>
        <w:t xml:space="preserve"> be </w:t>
      </w:r>
      <w:r w:rsidR="000B1F1B">
        <w:t>TemplateStrings</w:t>
      </w:r>
      <w:r>
        <w:t xml:space="preserve"> of </w:t>
      </w:r>
      <w:r w:rsidR="00387B31">
        <w:rPr>
          <w:i/>
        </w:rPr>
        <w:t>Template</w:t>
      </w:r>
      <w:r>
        <w:rPr>
          <w:i/>
        </w:rPr>
        <w:t xml:space="preserve">MiddleList </w:t>
      </w:r>
      <w:r>
        <w:t xml:space="preserve">with argument </w:t>
      </w:r>
      <w:r w:rsidRPr="00BA54D9">
        <w:rPr>
          <w:i/>
        </w:rPr>
        <w:t>raw</w:t>
      </w:r>
      <w:r>
        <w:t>.</w:t>
      </w:r>
    </w:p>
    <w:p w14:paraId="1D3325E7" w14:textId="77777777" w:rsidR="00BE7BFD" w:rsidRPr="00495E27" w:rsidRDefault="00BE7BFD" w:rsidP="00BE7BFD">
      <w:pPr>
        <w:pStyle w:val="Alg4"/>
        <w:numPr>
          <w:ilvl w:val="0"/>
          <w:numId w:val="897"/>
        </w:numPr>
        <w:spacing w:after="220"/>
        <w:contextualSpacing/>
      </w:pPr>
      <w:r>
        <w:t xml:space="preserve">If </w:t>
      </w:r>
      <w:r w:rsidRPr="00BE7BFD">
        <w:rPr>
          <w:i/>
        </w:rPr>
        <w:t>raw</w:t>
      </w:r>
      <w:r>
        <w:t xml:space="preserve"> is </w:t>
      </w:r>
      <w:r w:rsidRPr="00BD058A">
        <w:rPr>
          <w:b/>
          <w:bCs/>
        </w:rPr>
        <w:t>false</w:t>
      </w:r>
      <w:r>
        <w:t>, then</w:t>
      </w:r>
    </w:p>
    <w:p w14:paraId="4E41BD9A" w14:textId="77777777" w:rsidR="00BE7BFD" w:rsidRDefault="00BE7BFD" w:rsidP="00BE7BFD">
      <w:pPr>
        <w:pStyle w:val="Alg4"/>
        <w:numPr>
          <w:ilvl w:val="1"/>
          <w:numId w:val="897"/>
        </w:numPr>
        <w:spacing w:after="220"/>
        <w:contextualSpacing/>
      </w:pPr>
      <w:r>
        <w:t xml:space="preserve">Let </w:t>
      </w:r>
      <w:r>
        <w:rPr>
          <w:i/>
        </w:rPr>
        <w:t>last</w:t>
      </w:r>
      <w:r>
        <w:t xml:space="preserve"> be the </w:t>
      </w:r>
      <w:r w:rsidR="00387B31">
        <w:t>TV</w:t>
      </w:r>
      <w:r>
        <w:t xml:space="preserve"> of </w:t>
      </w:r>
      <w:r w:rsidR="00387B31">
        <w:rPr>
          <w:i/>
        </w:rPr>
        <w:t>Template</w:t>
      </w:r>
      <w:r>
        <w:rPr>
          <w:i/>
        </w:rPr>
        <w:t>Middle</w:t>
      </w:r>
      <w:r w:rsidRPr="00E77497">
        <w:t>.</w:t>
      </w:r>
    </w:p>
    <w:p w14:paraId="4B138DA5" w14:textId="77777777" w:rsidR="00BE7BFD" w:rsidRDefault="00BE7BFD" w:rsidP="00BE7BFD">
      <w:pPr>
        <w:pStyle w:val="Alg4"/>
        <w:numPr>
          <w:ilvl w:val="0"/>
          <w:numId w:val="897"/>
        </w:numPr>
        <w:spacing w:after="220"/>
        <w:contextualSpacing/>
      </w:pPr>
      <w:r>
        <w:t>Else,</w:t>
      </w:r>
    </w:p>
    <w:p w14:paraId="482DBE78" w14:textId="77777777" w:rsidR="00BE7BFD" w:rsidRDefault="00BE7BFD" w:rsidP="00BE7BFD">
      <w:pPr>
        <w:pStyle w:val="Alg4"/>
        <w:numPr>
          <w:ilvl w:val="1"/>
          <w:numId w:val="897"/>
        </w:numPr>
        <w:spacing w:after="220"/>
        <w:contextualSpacing/>
      </w:pPr>
      <w:r>
        <w:t xml:space="preserve">Let </w:t>
      </w:r>
      <w:r>
        <w:rPr>
          <w:i/>
        </w:rPr>
        <w:t>last</w:t>
      </w:r>
      <w:r>
        <w:t xml:space="preserve"> be the </w:t>
      </w:r>
      <w:r w:rsidR="00387B31">
        <w:t>TRV</w:t>
      </w:r>
      <w:r>
        <w:t xml:space="preserve"> of </w:t>
      </w:r>
      <w:r w:rsidR="00387B31">
        <w:rPr>
          <w:i/>
        </w:rPr>
        <w:t>Template</w:t>
      </w:r>
      <w:r>
        <w:rPr>
          <w:i/>
        </w:rPr>
        <w:t>Middle</w:t>
      </w:r>
      <w:r w:rsidRPr="00E77497">
        <w:t>.</w:t>
      </w:r>
    </w:p>
    <w:p w14:paraId="1DF0DF08" w14:textId="77777777" w:rsidR="00BE7BFD" w:rsidRDefault="00BE7BFD" w:rsidP="00495E27">
      <w:pPr>
        <w:pStyle w:val="Alg4"/>
        <w:numPr>
          <w:ilvl w:val="0"/>
          <w:numId w:val="897"/>
        </w:numPr>
        <w:spacing w:after="220"/>
        <w:contextualSpacing/>
      </w:pPr>
      <w:r>
        <w:t xml:space="preserve">Append </w:t>
      </w:r>
      <w:r w:rsidRPr="002A7322">
        <w:rPr>
          <w:i/>
        </w:rPr>
        <w:t>last</w:t>
      </w:r>
      <w:r>
        <w:t xml:space="preserve"> as the last elem</w:t>
      </w:r>
      <w:r w:rsidR="005947D8">
        <w:t>e</w:t>
      </w:r>
      <w:r>
        <w:t xml:space="preserve">nt of the List </w:t>
      </w:r>
      <w:r w:rsidRPr="002A7322">
        <w:rPr>
          <w:i/>
        </w:rPr>
        <w:t>front</w:t>
      </w:r>
      <w:r>
        <w:t>.</w:t>
      </w:r>
    </w:p>
    <w:p w14:paraId="3CA8FCCA" w14:textId="77777777" w:rsidR="00495E27" w:rsidRPr="00E77497" w:rsidRDefault="00495E27" w:rsidP="00495E27">
      <w:pPr>
        <w:pStyle w:val="Alg4"/>
        <w:numPr>
          <w:ilvl w:val="0"/>
          <w:numId w:val="897"/>
        </w:numPr>
        <w:spacing w:after="220"/>
        <w:contextualSpacing/>
      </w:pPr>
      <w:r w:rsidRPr="00E77497">
        <w:t xml:space="preserve">Return </w:t>
      </w:r>
      <w:r w:rsidR="002A7322">
        <w:rPr>
          <w:i/>
        </w:rPr>
        <w:t>front</w:t>
      </w:r>
      <w:r w:rsidRPr="00E77497">
        <w:t>.</w:t>
      </w:r>
    </w:p>
    <w:p w14:paraId="39F6A4C7" w14:textId="77777777" w:rsidR="00495E27" w:rsidRPr="00BF5AD1" w:rsidRDefault="00495E27" w:rsidP="00495E27">
      <w:pPr>
        <w:rPr>
          <w:b/>
        </w:rPr>
      </w:pPr>
      <w:r>
        <w:rPr>
          <w:b/>
        </w:rPr>
        <w:t>Runtime</w:t>
      </w:r>
      <w:r w:rsidRPr="00BF5AD1">
        <w:rPr>
          <w:b/>
        </w:rPr>
        <w:t xml:space="preserve"> Semantics</w:t>
      </w:r>
    </w:p>
    <w:p w14:paraId="461C4680" w14:textId="77777777" w:rsidR="00CA6975" w:rsidRPr="00E77497" w:rsidRDefault="00CA6975" w:rsidP="00CA6975">
      <w:pPr>
        <w:keepNext/>
        <w:rPr>
          <w:rFonts w:ascii="Helvetica" w:hAnsi="Helvetica"/>
          <w:b/>
        </w:rPr>
      </w:pPr>
      <w:r w:rsidRPr="00E77497">
        <w:rPr>
          <w:rFonts w:ascii="Helvetica" w:hAnsi="Helvetica"/>
          <w:b/>
        </w:rPr>
        <w:t xml:space="preserve">Runtime Semantics: </w:t>
      </w:r>
      <w:r w:rsidRPr="004C2A25">
        <w:rPr>
          <w:b/>
        </w:rPr>
        <w:t>ArgumentListEvaluation</w:t>
      </w:r>
    </w:p>
    <w:p w14:paraId="45C97F08" w14:textId="77777777" w:rsidR="00BD589D" w:rsidRPr="00E77497" w:rsidRDefault="00387B31" w:rsidP="00BD589D">
      <w:r>
        <w:rPr>
          <w:rStyle w:val="bnf"/>
        </w:rPr>
        <w:t>Template</w:t>
      </w:r>
      <w:r w:rsidR="00BD589D">
        <w:rPr>
          <w:rStyle w:val="bnf"/>
        </w:rPr>
        <w:t>Literal</w:t>
      </w:r>
      <w:r w:rsidR="00BD589D" w:rsidRPr="00E77497">
        <w:t xml:space="preserve"> </w:t>
      </w:r>
      <w:r w:rsidR="00BD589D" w:rsidRPr="00E77497">
        <w:rPr>
          <w:b/>
        </w:rPr>
        <w:t>:</w:t>
      </w:r>
      <w:r w:rsidR="00BD589D" w:rsidRPr="00E77497">
        <w:rPr>
          <w:i/>
        </w:rPr>
        <w:t xml:space="preserve"> </w:t>
      </w:r>
      <w:r>
        <w:rPr>
          <w:rStyle w:val="bnf"/>
        </w:rPr>
        <w:t>NoSubstitutionTemplate</w:t>
      </w:r>
      <w:r w:rsidR="00BD589D" w:rsidRPr="00E77497">
        <w:t xml:space="preserve"> </w:t>
      </w:r>
    </w:p>
    <w:p w14:paraId="5E1B2A46" w14:textId="77777777" w:rsidR="00BD589D" w:rsidRDefault="00A0196C" w:rsidP="00BD589D">
      <w:pPr>
        <w:pStyle w:val="Alg4"/>
        <w:numPr>
          <w:ilvl w:val="0"/>
          <w:numId w:val="58"/>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14:paraId="5331AD80" w14:textId="77777777" w:rsidR="00BD589D" w:rsidRPr="00E77497" w:rsidRDefault="00BD589D" w:rsidP="00BD589D">
      <w:pPr>
        <w:pStyle w:val="Alg4"/>
        <w:numPr>
          <w:ilvl w:val="0"/>
          <w:numId w:val="58"/>
        </w:numPr>
        <w:spacing w:after="220"/>
        <w:contextualSpacing/>
      </w:pPr>
      <w:r w:rsidRPr="00E77497">
        <w:t xml:space="preserve">Return </w:t>
      </w:r>
      <w:r>
        <w:t xml:space="preserve">a List containing the </w:t>
      </w:r>
      <w:r w:rsidR="003D07DC">
        <w:t xml:space="preserve">one element which is </w:t>
      </w:r>
      <w:r w:rsidR="003D07DC" w:rsidRPr="004C2A25">
        <w:rPr>
          <w:i/>
        </w:rPr>
        <w:t>siteObj</w:t>
      </w:r>
      <w:r w:rsidRPr="00E77497">
        <w:t>.</w:t>
      </w:r>
    </w:p>
    <w:p w14:paraId="33D9DAD2" w14:textId="77777777" w:rsidR="00E66894" w:rsidRPr="00BA286E" w:rsidRDefault="00387B31" w:rsidP="00E66894">
      <w:pPr>
        <w:rPr>
          <w:rFonts w:ascii="Times New Roman" w:hAnsi="Times New Roman"/>
        </w:rPr>
      </w:pPr>
      <w:r>
        <w:rPr>
          <w:rStyle w:val="bnf"/>
        </w:rPr>
        <w:t>Template</w:t>
      </w:r>
      <w:r w:rsidR="00E66894">
        <w:rPr>
          <w:rStyle w:val="bnf"/>
        </w:rPr>
        <w:t>Literal</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sidRPr="00BA286E">
        <w:rPr>
          <w:rFonts w:ascii="Times New Roman" w:hAnsi="Times New Roman"/>
          <w:i/>
        </w:rPr>
        <w:t>Head</w:t>
      </w:r>
      <w:r w:rsidR="00E66894">
        <w:rPr>
          <w:rFonts w:ascii="Times New Roman" w:hAnsi="Times New Roman"/>
          <w:i/>
        </w:rPr>
        <w:t xml:space="preserve"> Expression </w:t>
      </w:r>
      <w:r w:rsidR="00E66894">
        <w:rPr>
          <w:rFonts w:ascii="Times New Roman" w:hAnsi="Times New Roman"/>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B215F8">
        <w:rPr>
          <w:rFonts w:ascii="Times New Roman" w:hAnsi="Times New Roman"/>
          <w:i/>
        </w:rPr>
        <w:t>Spans</w:t>
      </w:r>
    </w:p>
    <w:p w14:paraId="47AC8387" w14:textId="77777777" w:rsidR="00E66894" w:rsidRDefault="00E66894" w:rsidP="00E66894">
      <w:pPr>
        <w:pStyle w:val="Alg4"/>
        <w:numPr>
          <w:ilvl w:val="0"/>
          <w:numId w:val="905"/>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14:paraId="403EB8B2" w14:textId="77777777" w:rsidR="00E66894" w:rsidRDefault="00E66894" w:rsidP="00E66894">
      <w:pPr>
        <w:pStyle w:val="Alg4"/>
        <w:numPr>
          <w:ilvl w:val="0"/>
          <w:numId w:val="905"/>
        </w:numPr>
        <w:spacing w:after="220"/>
        <w:contextualSpacing/>
      </w:pPr>
      <w:r>
        <w:t xml:space="preserve">Let </w:t>
      </w:r>
      <w:r w:rsidRPr="009B3535">
        <w:rPr>
          <w:i/>
        </w:rPr>
        <w:t>firstSub</w:t>
      </w:r>
      <w:r>
        <w:t xml:space="preserve"> be the result of  evaluating </w:t>
      </w:r>
      <w:r w:rsidRPr="009B3535">
        <w:rPr>
          <w:i/>
        </w:rPr>
        <w:t>Expression</w:t>
      </w:r>
      <w:r>
        <w:t xml:space="preserve">. </w:t>
      </w:r>
    </w:p>
    <w:p w14:paraId="414058A9" w14:textId="77777777" w:rsidR="00E66894" w:rsidRDefault="00E66894" w:rsidP="00E66894">
      <w:pPr>
        <w:pStyle w:val="Alg4"/>
        <w:numPr>
          <w:ilvl w:val="0"/>
          <w:numId w:val="905"/>
        </w:numPr>
        <w:spacing w:after="220"/>
        <w:contextualSpacing/>
      </w:pPr>
      <w:r>
        <w:t>ReturnIfAbrupt(</w:t>
      </w:r>
      <w:r w:rsidRPr="00CD1FDB">
        <w:rPr>
          <w:i/>
        </w:rPr>
        <w:t>firstSub</w:t>
      </w:r>
      <w:r>
        <w:t>).</w:t>
      </w:r>
    </w:p>
    <w:p w14:paraId="5C96169F" w14:textId="77777777" w:rsidR="00E66894" w:rsidRDefault="00E66894" w:rsidP="00E66894">
      <w:pPr>
        <w:pStyle w:val="Alg4"/>
        <w:numPr>
          <w:ilvl w:val="0"/>
          <w:numId w:val="905"/>
        </w:numPr>
        <w:spacing w:after="220"/>
        <w:contextualSpacing/>
      </w:pPr>
      <w:r>
        <w:t xml:space="preserve">Let </w:t>
      </w:r>
      <w:r w:rsidRPr="009B3535">
        <w:rPr>
          <w:i/>
        </w:rPr>
        <w:t>restSub</w:t>
      </w:r>
      <w:r>
        <w:t xml:space="preserve"> be SubstitutionEvaluation of </w:t>
      </w:r>
      <w:r w:rsidR="00387B31">
        <w:rPr>
          <w:i/>
        </w:rPr>
        <w:t>Template</w:t>
      </w:r>
      <w:r w:rsidR="00B215F8">
        <w:rPr>
          <w:i/>
        </w:rPr>
        <w:t>Spans</w:t>
      </w:r>
      <w:r>
        <w:t>.</w:t>
      </w:r>
    </w:p>
    <w:p w14:paraId="04EEB9B1" w14:textId="77777777" w:rsidR="00E66894" w:rsidRDefault="00E66894" w:rsidP="00E66894">
      <w:pPr>
        <w:pStyle w:val="Alg4"/>
        <w:numPr>
          <w:ilvl w:val="0"/>
          <w:numId w:val="905"/>
        </w:numPr>
        <w:spacing w:after="220"/>
        <w:contextualSpacing/>
      </w:pPr>
      <w:r>
        <w:t>ReturnIfAbrupt(</w:t>
      </w:r>
      <w:r w:rsidRPr="00CD1FDB">
        <w:rPr>
          <w:i/>
        </w:rPr>
        <w:t>restSub</w:t>
      </w:r>
      <w:r>
        <w:t>).</w:t>
      </w:r>
    </w:p>
    <w:p w14:paraId="55566C4E" w14:textId="77777777" w:rsidR="00E66894" w:rsidRDefault="00E66894" w:rsidP="00E66894">
      <w:pPr>
        <w:pStyle w:val="Alg4"/>
        <w:numPr>
          <w:ilvl w:val="0"/>
          <w:numId w:val="905"/>
        </w:numPr>
        <w:spacing w:after="220"/>
        <w:contextualSpacing/>
      </w:pPr>
      <w:r>
        <w:t xml:space="preserve">Assert, </w:t>
      </w:r>
      <w:r w:rsidRPr="009B3535">
        <w:rPr>
          <w:i/>
        </w:rPr>
        <w:t>restSub</w:t>
      </w:r>
      <w:r>
        <w:t xml:space="preserve"> is a List.</w:t>
      </w:r>
    </w:p>
    <w:p w14:paraId="6F85BE3B" w14:textId="77777777" w:rsidR="00E66894" w:rsidRPr="00E77497" w:rsidRDefault="00E66894" w:rsidP="00E66894">
      <w:pPr>
        <w:pStyle w:val="Alg4"/>
        <w:numPr>
          <w:ilvl w:val="0"/>
          <w:numId w:val="905"/>
        </w:numPr>
        <w:spacing w:after="220"/>
        <w:contextualSpacing/>
      </w:pPr>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p>
    <w:p w14:paraId="78DFCBBA" w14:textId="77777777" w:rsidR="000612CE" w:rsidRDefault="000612CE" w:rsidP="000612CE">
      <w:r w:rsidRPr="00E77497">
        <w:rPr>
          <w:rFonts w:ascii="Helvetica" w:hAnsi="Helvetica"/>
          <w:b/>
        </w:rPr>
        <w:t xml:space="preserve">Runtime Semantics: </w:t>
      </w:r>
      <w:r w:rsidRPr="000612CE">
        <w:rPr>
          <w:rFonts w:ascii="Helvetica" w:hAnsi="Helvetica"/>
          <w:b/>
          <w:spacing w:val="6"/>
        </w:rPr>
        <w:t xml:space="preserve">GetTemplateCallSite </w:t>
      </w:r>
      <w:r>
        <w:rPr>
          <w:rFonts w:ascii="Helvetica" w:hAnsi="Helvetica"/>
          <w:b/>
          <w:spacing w:val="6"/>
        </w:rPr>
        <w:t>Abstract Operation</w:t>
      </w:r>
    </w:p>
    <w:p w14:paraId="3C9786CC" w14:textId="77777777" w:rsidR="007B578E" w:rsidRDefault="007B578E" w:rsidP="007B578E">
      <w:r>
        <w:t xml:space="preserve">The abstract operation </w:t>
      </w:r>
      <w:r w:rsidR="00A0196C" w:rsidRPr="00A0196C">
        <w:rPr>
          <w:rFonts w:ascii="Times New Roman" w:hAnsi="Times New Roman"/>
        </w:rPr>
        <w:t>Get</w:t>
      </w:r>
      <w:r w:rsidR="00387B31">
        <w:rPr>
          <w:rFonts w:ascii="Times New Roman" w:hAnsi="Times New Roman"/>
        </w:rPr>
        <w:t>Template</w:t>
      </w:r>
      <w:r w:rsidR="00A0196C" w:rsidRPr="00A0196C">
        <w:rPr>
          <w:rFonts w:ascii="Times New Roman" w:hAnsi="Times New Roman"/>
        </w:rPr>
        <w:t xml:space="preserve">CallSite </w:t>
      </w:r>
      <w:r w:rsidR="00286A19">
        <w:t>is called with a</w:t>
      </w:r>
      <w:r>
        <w:t xml:space="preserve"> grammar production, </w:t>
      </w:r>
      <w:r w:rsidR="000B1F1B">
        <w:rPr>
          <w:rFonts w:ascii="Times New Roman" w:hAnsi="Times New Roman"/>
          <w:i/>
        </w:rPr>
        <w:t>template</w:t>
      </w:r>
      <w:r w:rsidRPr="007B578E">
        <w:rPr>
          <w:rFonts w:ascii="Times New Roman" w:hAnsi="Times New Roman"/>
          <w:i/>
        </w:rPr>
        <w:t>Literal</w:t>
      </w:r>
      <w:r>
        <w:t>, as an argument. It performs the following steps:</w:t>
      </w:r>
    </w:p>
    <w:p w14:paraId="1C1B0D10" w14:textId="77777777" w:rsidR="00272958" w:rsidRDefault="00D3135B" w:rsidP="00272958">
      <w:pPr>
        <w:pStyle w:val="Alg4"/>
        <w:numPr>
          <w:ilvl w:val="0"/>
          <w:numId w:val="901"/>
        </w:numPr>
        <w:spacing w:after="220"/>
        <w:contextualSpacing/>
      </w:pPr>
      <w:r>
        <w:t xml:space="preserve">If a call site object for the source code corresponding to </w:t>
      </w:r>
      <w:r w:rsidR="000B1F1B">
        <w:rPr>
          <w:i/>
        </w:rPr>
        <w:t>template</w:t>
      </w:r>
      <w:r w:rsidRPr="00961F07">
        <w:rPr>
          <w:i/>
        </w:rPr>
        <w:t>Literal</w:t>
      </w:r>
      <w:r>
        <w:t xml:space="preserve"> has already been created by a previous call to this abstract operation, then</w:t>
      </w:r>
    </w:p>
    <w:p w14:paraId="54D0E731" w14:textId="77777777" w:rsidR="00D3135B" w:rsidRDefault="00272958" w:rsidP="002D19A8">
      <w:pPr>
        <w:pStyle w:val="Alg4"/>
        <w:numPr>
          <w:ilvl w:val="1"/>
          <w:numId w:val="901"/>
        </w:numPr>
        <w:spacing w:after="220"/>
        <w:contextualSpacing/>
      </w:pPr>
      <w:r>
        <w:t>R</w:t>
      </w:r>
      <w:r w:rsidR="00D3135B">
        <w:t>eturn that call site object.</w:t>
      </w:r>
    </w:p>
    <w:p w14:paraId="6D422E78" w14:textId="77777777" w:rsidR="007B578E" w:rsidRDefault="007B578E" w:rsidP="00961F07">
      <w:pPr>
        <w:pStyle w:val="Alg4"/>
        <w:numPr>
          <w:ilvl w:val="0"/>
          <w:numId w:val="901"/>
        </w:numPr>
        <w:spacing w:after="220"/>
        <w:contextualSpacing/>
      </w:pPr>
      <w:r>
        <w:t xml:space="preserve">Let </w:t>
      </w:r>
      <w:r w:rsidRPr="00961F07">
        <w:rPr>
          <w:i/>
        </w:rPr>
        <w:t>cookedStrings</w:t>
      </w:r>
      <w:r>
        <w:t xml:space="preserve"> be </w:t>
      </w:r>
      <w:r w:rsidR="000B1F1B">
        <w:t>TemplateStrings</w:t>
      </w:r>
      <w:r>
        <w:t xml:space="preserve"> of </w:t>
      </w:r>
      <w:r w:rsidR="000B1F1B">
        <w:rPr>
          <w:i/>
        </w:rPr>
        <w:t>template</w:t>
      </w:r>
      <w:r w:rsidRPr="00961F07">
        <w:rPr>
          <w:i/>
        </w:rPr>
        <w:t>Literal</w:t>
      </w:r>
      <w:r>
        <w:t xml:space="preserve"> with argument </w:t>
      </w:r>
      <w:r w:rsidRPr="00961F07">
        <w:rPr>
          <w:b/>
        </w:rPr>
        <w:t>false</w:t>
      </w:r>
      <w:r>
        <w:t xml:space="preserve">. </w:t>
      </w:r>
    </w:p>
    <w:p w14:paraId="1EFDB279" w14:textId="77777777" w:rsidR="007B578E" w:rsidRDefault="007B578E" w:rsidP="00961F07">
      <w:pPr>
        <w:pStyle w:val="Alg4"/>
        <w:numPr>
          <w:ilvl w:val="0"/>
          <w:numId w:val="901"/>
        </w:numPr>
        <w:spacing w:after="220"/>
        <w:contextualSpacing/>
      </w:pPr>
      <w:r>
        <w:t xml:space="preserve">Let </w:t>
      </w:r>
      <w:r>
        <w:rPr>
          <w:i/>
        </w:rPr>
        <w:t>raw</w:t>
      </w:r>
      <w:r w:rsidRPr="00887FC2">
        <w:rPr>
          <w:i/>
        </w:rPr>
        <w:t>Strings</w:t>
      </w:r>
      <w:r>
        <w:t xml:space="preserve"> be </w:t>
      </w:r>
      <w:r w:rsidR="000B1F1B">
        <w:t>TemplateStrings</w:t>
      </w:r>
      <w:r>
        <w:t xml:space="preserve"> of </w:t>
      </w:r>
      <w:r w:rsidR="000B1F1B">
        <w:rPr>
          <w:i/>
        </w:rPr>
        <w:t>template</w:t>
      </w:r>
      <w:r w:rsidRPr="00887FC2">
        <w:rPr>
          <w:i/>
        </w:rPr>
        <w:t>Literal</w:t>
      </w:r>
      <w:r>
        <w:t xml:space="preserve"> with argument </w:t>
      </w:r>
      <w:r>
        <w:rPr>
          <w:b/>
        </w:rPr>
        <w:t>true</w:t>
      </w:r>
      <w:r>
        <w:t>.</w:t>
      </w:r>
    </w:p>
    <w:p w14:paraId="05B48F9F" w14:textId="77777777" w:rsidR="007B578E" w:rsidRDefault="007B578E" w:rsidP="00961F07">
      <w:pPr>
        <w:pStyle w:val="Alg4"/>
        <w:numPr>
          <w:ilvl w:val="0"/>
          <w:numId w:val="901"/>
        </w:numPr>
        <w:spacing w:after="220"/>
        <w:contextualSpacing/>
      </w:pPr>
      <w:r>
        <w:t xml:space="preserve">Let </w:t>
      </w:r>
      <w:r w:rsidRPr="00961F07">
        <w:rPr>
          <w:i/>
        </w:rPr>
        <w:t>count</w:t>
      </w:r>
      <w:r>
        <w:t xml:space="preserve"> be the number of elements in the List </w:t>
      </w:r>
      <w:r w:rsidRPr="00961F07">
        <w:rPr>
          <w:i/>
        </w:rPr>
        <w:t>cookedStrings</w:t>
      </w:r>
      <w:r>
        <w:t>.</w:t>
      </w:r>
    </w:p>
    <w:p w14:paraId="7AF67B0F" w14:textId="77777777" w:rsidR="007B578E" w:rsidRDefault="007B578E" w:rsidP="00961F07">
      <w:pPr>
        <w:pStyle w:val="Alg4"/>
        <w:numPr>
          <w:ilvl w:val="0"/>
          <w:numId w:val="901"/>
        </w:numPr>
        <w:spacing w:after="220"/>
        <w:contextualSpacing/>
      </w:pPr>
      <w:r>
        <w:t xml:space="preserve">Let </w:t>
      </w:r>
      <w:r w:rsidRPr="00CD1FDB">
        <w:rPr>
          <w:i/>
        </w:rPr>
        <w:t>siteObj</w:t>
      </w:r>
      <w:r>
        <w:t xml:space="preserve"> be the result of the abstract operation ArrayCreate with argument </w:t>
      </w:r>
      <w:r w:rsidRPr="00961F07">
        <w:rPr>
          <w:i/>
        </w:rPr>
        <w:t>count</w:t>
      </w:r>
      <w:r>
        <w:t>.</w:t>
      </w:r>
    </w:p>
    <w:p w14:paraId="5CDBE668" w14:textId="77777777" w:rsidR="007B578E" w:rsidRDefault="007B578E" w:rsidP="00961F07">
      <w:pPr>
        <w:pStyle w:val="Alg4"/>
        <w:numPr>
          <w:ilvl w:val="0"/>
          <w:numId w:val="901"/>
        </w:numPr>
        <w:spacing w:after="220"/>
        <w:contextualSpacing/>
      </w:pPr>
      <w:r>
        <w:t xml:space="preserve">Let </w:t>
      </w:r>
      <w:r>
        <w:rPr>
          <w:i/>
        </w:rPr>
        <w:t>raw</w:t>
      </w:r>
      <w:r w:rsidRPr="00CD1FDB">
        <w:rPr>
          <w:i/>
        </w:rPr>
        <w:t>Obj</w:t>
      </w:r>
      <w:r>
        <w:t xml:space="preserve"> be the result of the abstract operation ArrayCreate with argument </w:t>
      </w:r>
      <w:r w:rsidR="00C02D3F" w:rsidRPr="00887FC2">
        <w:rPr>
          <w:i/>
        </w:rPr>
        <w:t>count</w:t>
      </w:r>
      <w:r>
        <w:t>.</w:t>
      </w:r>
    </w:p>
    <w:p w14:paraId="7B231CA3" w14:textId="77777777" w:rsidR="00C02D3F" w:rsidRDefault="00C02D3F" w:rsidP="00961F07">
      <w:pPr>
        <w:pStyle w:val="Alg4"/>
        <w:numPr>
          <w:ilvl w:val="0"/>
          <w:numId w:val="901"/>
        </w:numPr>
        <w:spacing w:after="220"/>
        <w:contextualSpacing/>
      </w:pPr>
      <w:r>
        <w:t xml:space="preserve">Let </w:t>
      </w:r>
      <w:r w:rsidRPr="0053000C">
        <w:rPr>
          <w:i/>
        </w:rPr>
        <w:t>index</w:t>
      </w:r>
      <w:r>
        <w:t xml:space="preserve"> be 0.</w:t>
      </w:r>
    </w:p>
    <w:p w14:paraId="0D0E98E5" w14:textId="77777777" w:rsidR="00C02D3F" w:rsidRDefault="00C02D3F" w:rsidP="00961F07">
      <w:pPr>
        <w:pStyle w:val="Alg4"/>
        <w:numPr>
          <w:ilvl w:val="0"/>
          <w:numId w:val="901"/>
        </w:numPr>
        <w:spacing w:after="220"/>
        <w:contextualSpacing/>
      </w:pPr>
      <w:r>
        <w:t xml:space="preserve">Repeat while </w:t>
      </w:r>
      <w:r w:rsidRPr="00961F07">
        <w:rPr>
          <w:i/>
        </w:rPr>
        <w:t>index</w:t>
      </w:r>
      <w:r>
        <w:t xml:space="preserve"> &lt; </w:t>
      </w:r>
      <w:r w:rsidRPr="00961F07">
        <w:rPr>
          <w:i/>
        </w:rPr>
        <w:t>count</w:t>
      </w:r>
    </w:p>
    <w:p w14:paraId="040C5074" w14:textId="77777777" w:rsidR="00C02D3F" w:rsidRDefault="00C02D3F" w:rsidP="00C02D3F">
      <w:pPr>
        <w:pStyle w:val="Alg4"/>
        <w:numPr>
          <w:ilvl w:val="1"/>
          <w:numId w:val="901"/>
        </w:numPr>
        <w:spacing w:after="220"/>
        <w:contextualSpacing/>
      </w:pPr>
      <w:r>
        <w:t xml:space="preserve">Let </w:t>
      </w:r>
      <w:r w:rsidRPr="00961F07">
        <w:rPr>
          <w:i/>
        </w:rPr>
        <w:t>prop</w:t>
      </w:r>
      <w:r>
        <w:t xml:space="preserve"> be ToString(</w:t>
      </w:r>
      <w:r w:rsidRPr="00961F07">
        <w:rPr>
          <w:i/>
        </w:rPr>
        <w:t>index</w:t>
      </w:r>
      <w:r>
        <w:t>).</w:t>
      </w:r>
    </w:p>
    <w:p w14:paraId="67771BA6" w14:textId="77777777" w:rsidR="00C02D3F" w:rsidRDefault="00C02D3F" w:rsidP="00C02D3F">
      <w:pPr>
        <w:pStyle w:val="Alg4"/>
        <w:numPr>
          <w:ilvl w:val="1"/>
          <w:numId w:val="901"/>
        </w:numPr>
        <w:spacing w:after="220"/>
        <w:contextualSpacing/>
      </w:pPr>
      <w:r>
        <w:t xml:space="preserve">Let </w:t>
      </w:r>
      <w:r w:rsidRPr="00961F07">
        <w:rPr>
          <w:i/>
        </w:rPr>
        <w:t>cookedValue</w:t>
      </w:r>
      <w:r>
        <w:t xml:space="preserve"> be the string value at 0-based position </w:t>
      </w:r>
      <w:r w:rsidRPr="00961F07">
        <w:rPr>
          <w:i/>
        </w:rPr>
        <w:t>index</w:t>
      </w:r>
      <w:r>
        <w:t xml:space="preserve"> of the List </w:t>
      </w:r>
      <w:r w:rsidRPr="00961F07">
        <w:rPr>
          <w:i/>
        </w:rPr>
        <w:t>cookedStrings</w:t>
      </w:r>
      <w:r>
        <w:t>.</w:t>
      </w:r>
    </w:p>
    <w:p w14:paraId="5F6CA145" w14:textId="77777777"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siteObj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cookedValue</w:t>
      </w:r>
      <w:r w:rsidR="007B578E">
        <w:t xml:space="preserve">, </w:t>
      </w:r>
      <w:r w:rsidR="00943F0A">
        <w:t xml:space="preserve">[[Enumerable]]: </w:t>
      </w:r>
      <w:r w:rsidR="00943F0A" w:rsidRPr="00E74C84">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14:paraId="6573B878" w14:textId="77777777" w:rsidR="007B578E" w:rsidRDefault="007B578E" w:rsidP="00C02D3F">
      <w:pPr>
        <w:pStyle w:val="Alg4"/>
        <w:numPr>
          <w:ilvl w:val="1"/>
          <w:numId w:val="901"/>
        </w:numPr>
        <w:spacing w:after="220"/>
        <w:contextualSpacing/>
      </w:pPr>
      <w:r>
        <w:t xml:space="preserve">Let </w:t>
      </w:r>
      <w:r>
        <w:rPr>
          <w:i/>
        </w:rPr>
        <w:t>raw</w:t>
      </w:r>
      <w:r w:rsidRPr="00CD1FDB">
        <w:rPr>
          <w:i/>
        </w:rPr>
        <w:t>Value</w:t>
      </w:r>
      <w:r>
        <w:t xml:space="preserve"> be the string value </w:t>
      </w:r>
      <w:r w:rsidR="00C02D3F">
        <w:t xml:space="preserve">at 0-based position </w:t>
      </w:r>
      <w:r w:rsidR="00C02D3F" w:rsidRPr="00887FC2">
        <w:rPr>
          <w:i/>
        </w:rPr>
        <w:t>index</w:t>
      </w:r>
      <w:r w:rsidR="00C02D3F">
        <w:t xml:space="preserve"> of the List </w:t>
      </w:r>
      <w:r w:rsidR="00C02D3F">
        <w:rPr>
          <w:i/>
        </w:rPr>
        <w:t>raw</w:t>
      </w:r>
      <w:r w:rsidR="00C02D3F" w:rsidRPr="00887FC2">
        <w:rPr>
          <w:i/>
        </w:rPr>
        <w:t>Strings</w:t>
      </w:r>
      <w:r w:rsidRPr="00E77497">
        <w:t>.</w:t>
      </w:r>
    </w:p>
    <w:p w14:paraId="2378BCB8" w14:textId="77777777"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rawObj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rawValue</w:t>
      </w:r>
      <w:r w:rsidR="007B578E">
        <w:t xml:space="preserve">, </w:t>
      </w:r>
      <w:r w:rsidR="00943F0A">
        <w:t xml:space="preserve">[[Enumerable]]: </w:t>
      </w:r>
      <w:r w:rsidR="00943F0A" w:rsidRPr="00AC44FD">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14:paraId="69ECB29D" w14:textId="77777777" w:rsidR="00C02D3F" w:rsidRDefault="00C02D3F" w:rsidP="00C02D3F">
      <w:pPr>
        <w:pStyle w:val="Alg4"/>
        <w:numPr>
          <w:ilvl w:val="1"/>
          <w:numId w:val="901"/>
        </w:numPr>
        <w:spacing w:after="220"/>
        <w:contextualSpacing/>
      </w:pPr>
      <w:r>
        <w:t xml:space="preserve">Let </w:t>
      </w:r>
      <w:r w:rsidRPr="006C7A65">
        <w:rPr>
          <w:i/>
        </w:rPr>
        <w:t>index</w:t>
      </w:r>
      <w:r>
        <w:t xml:space="preserve"> be </w:t>
      </w:r>
      <w:r w:rsidRPr="006C7A65">
        <w:rPr>
          <w:i/>
        </w:rPr>
        <w:t>index</w:t>
      </w:r>
      <w:r>
        <w:t>+1.</w:t>
      </w:r>
    </w:p>
    <w:p w14:paraId="388D0DB9" w14:textId="77777777" w:rsidR="007B578E" w:rsidRDefault="0060419C" w:rsidP="0060419C">
      <w:pPr>
        <w:pStyle w:val="Alg4"/>
        <w:numPr>
          <w:ilvl w:val="0"/>
          <w:numId w:val="901"/>
        </w:numPr>
        <w:spacing w:after="220"/>
        <w:contextualSpacing/>
      </w:pPr>
      <w:r>
        <w:t>Perform SetIntegrityLevel(</w:t>
      </w:r>
      <w:r w:rsidR="007B578E" w:rsidRPr="00CD1FDB">
        <w:rPr>
          <w:i/>
        </w:rPr>
        <w:t>rawObj</w:t>
      </w:r>
      <w:r>
        <w:rPr>
          <w:iCs/>
        </w:rPr>
        <w:t xml:space="preserve">, </w:t>
      </w:r>
      <w:r w:rsidRPr="00F770B9">
        <w:t>"</w:t>
      </w:r>
      <w:r>
        <w:rPr>
          <w:rFonts w:ascii="Courier New" w:hAnsi="Courier New" w:cs="Courier New"/>
          <w:b/>
        </w:rPr>
        <w:t>frozen</w:t>
      </w:r>
      <w:r w:rsidRPr="00F770B9">
        <w:t>"</w:t>
      </w:r>
      <w:r>
        <w:t>)</w:t>
      </w:r>
      <w:r w:rsidR="007B578E">
        <w:t>.</w:t>
      </w:r>
    </w:p>
    <w:p w14:paraId="16544023" w14:textId="77777777" w:rsidR="007B578E" w:rsidRDefault="00BA40A0" w:rsidP="004C61C8">
      <w:pPr>
        <w:pStyle w:val="Alg4"/>
        <w:numPr>
          <w:ilvl w:val="0"/>
          <w:numId w:val="901"/>
        </w:numPr>
        <w:spacing w:after="120"/>
        <w:contextualSpacing/>
      </w:pPr>
      <w:r w:rsidRPr="0060419C">
        <w:t>Call</w:t>
      </w:r>
      <w:r w:rsidR="007B578E">
        <w:t xml:space="preserve"> the [[DefineOwnProperty]] internal method of </w:t>
      </w:r>
      <w:r w:rsidR="007B578E" w:rsidRPr="00CD1FDB">
        <w:rPr>
          <w:i/>
        </w:rPr>
        <w:t>siteObj</w:t>
      </w:r>
      <w:r w:rsidR="007B578E">
        <w:t xml:space="preserve"> with arguments </w:t>
      </w:r>
      <w:r w:rsidR="007B578E" w:rsidRPr="00E77497">
        <w:rPr>
          <w:b/>
        </w:rPr>
        <w:t>"</w:t>
      </w:r>
      <w:r w:rsidR="007B578E">
        <w:rPr>
          <w:rFonts w:ascii="Courier New" w:hAnsi="Courier New" w:cs="Courier New"/>
          <w:b/>
        </w:rPr>
        <w:t>raw</w:t>
      </w:r>
      <w:r w:rsidR="007B578E" w:rsidRPr="00E77497">
        <w:rPr>
          <w:b/>
        </w:rPr>
        <w:t>"</w:t>
      </w:r>
      <w:r w:rsidR="004C61C8">
        <w:t xml:space="preserve"> and</w:t>
      </w:r>
      <w:r w:rsidR="007B578E" w:rsidRPr="00E77497">
        <w:t xml:space="preserve"> </w:t>
      </w:r>
      <w:r w:rsidR="007B578E">
        <w:t>Property Desc</w:t>
      </w:r>
      <w:r w:rsidR="00201325">
        <w:t>r</w:t>
      </w:r>
      <w:r w:rsidR="007B578E">
        <w:t xml:space="preserve">iptor {[[Value]]: </w:t>
      </w:r>
      <w:r w:rsidR="007B578E">
        <w:rPr>
          <w:i/>
        </w:rPr>
        <w:t>rawObj</w:t>
      </w:r>
      <w:r w:rsidR="007B578E">
        <w:t xml:space="preserve">, [[Writable]]: </w:t>
      </w:r>
      <w:r w:rsidR="007B578E">
        <w:rPr>
          <w:b/>
        </w:rPr>
        <w:t>false</w:t>
      </w:r>
      <w:r w:rsidR="007B578E">
        <w:t xml:space="preserve">, [[Enumerable]]: </w:t>
      </w:r>
      <w:r w:rsidR="007B578E" w:rsidRPr="00FA34E7">
        <w:rPr>
          <w:b/>
        </w:rPr>
        <w:t>false</w:t>
      </w:r>
      <w:r w:rsidR="007B578E">
        <w:t xml:space="preserve">, [[Configurable]]: </w:t>
      </w:r>
      <w:r w:rsidR="007B578E" w:rsidRPr="00FA34E7">
        <w:rPr>
          <w:b/>
        </w:rPr>
        <w:t>false</w:t>
      </w:r>
      <w:r w:rsidR="007B578E">
        <w:t>}</w:t>
      </w:r>
      <w:r w:rsidR="007B578E">
        <w:rPr>
          <w:i/>
        </w:rPr>
        <w:t>.</w:t>
      </w:r>
    </w:p>
    <w:p w14:paraId="392D2E98" w14:textId="77777777" w:rsidR="007B578E" w:rsidRDefault="0060419C" w:rsidP="00272958">
      <w:pPr>
        <w:pStyle w:val="Alg4"/>
        <w:numPr>
          <w:ilvl w:val="0"/>
          <w:numId w:val="901"/>
        </w:numPr>
        <w:spacing w:after="220"/>
        <w:contextualSpacing/>
      </w:pPr>
      <w:r>
        <w:t>Perform SetIntegrityLevel(</w:t>
      </w:r>
      <w:r w:rsidR="007B578E">
        <w:rPr>
          <w:i/>
        </w:rPr>
        <w:t>site</w:t>
      </w:r>
      <w:r w:rsidR="007B578E" w:rsidRPr="00CD1FDB">
        <w:rPr>
          <w:i/>
        </w:rPr>
        <w:t>Obj</w:t>
      </w:r>
      <w:r>
        <w:rPr>
          <w:iCs/>
        </w:rPr>
        <w:t xml:space="preserve">, </w:t>
      </w:r>
      <w:r w:rsidRPr="00F770B9">
        <w:t>"</w:t>
      </w:r>
      <w:r>
        <w:rPr>
          <w:rFonts w:ascii="Courier New" w:hAnsi="Courier New" w:cs="Courier New"/>
          <w:b/>
        </w:rPr>
        <w:t>frozen</w:t>
      </w:r>
      <w:r w:rsidRPr="00F770B9">
        <w:t>"</w:t>
      </w:r>
      <w:r>
        <w:t>)</w:t>
      </w:r>
      <w:r w:rsidR="007B578E">
        <w:t>.</w:t>
      </w:r>
    </w:p>
    <w:p w14:paraId="156159AF" w14:textId="77777777" w:rsidR="00D3135B" w:rsidRDefault="00D3135B" w:rsidP="00961F07">
      <w:pPr>
        <w:pStyle w:val="Alg4"/>
        <w:numPr>
          <w:ilvl w:val="0"/>
          <w:numId w:val="901"/>
        </w:numPr>
        <w:spacing w:after="220"/>
        <w:contextualSpacing/>
      </w:pPr>
      <w:r>
        <w:t xml:space="preserve">Remember an association between the source code corresponding to </w:t>
      </w:r>
      <w:r w:rsidR="000B1F1B">
        <w:rPr>
          <w:i/>
        </w:rPr>
        <w:t>template</w:t>
      </w:r>
      <w:r w:rsidRPr="00887FC2">
        <w:rPr>
          <w:i/>
        </w:rPr>
        <w:t>Literal</w:t>
      </w:r>
      <w:r>
        <w:t xml:space="preserve"> and </w:t>
      </w:r>
      <w:r w:rsidRPr="006B283E">
        <w:rPr>
          <w:i/>
          <w:iCs/>
        </w:rPr>
        <w:t>siteObj</w:t>
      </w:r>
      <w:r>
        <w:t xml:space="preserve"> such that </w:t>
      </w:r>
      <w:r w:rsidRPr="00961F07">
        <w:rPr>
          <w:i/>
        </w:rPr>
        <w:t>siteObj</w:t>
      </w:r>
      <w:r>
        <w:t xml:space="preserve"> can be retrieve in subsequent calls to this abstract operation.</w:t>
      </w:r>
    </w:p>
    <w:p w14:paraId="52BA4798" w14:textId="77777777" w:rsidR="007B578E" w:rsidRDefault="00E46CB3" w:rsidP="00961F07">
      <w:pPr>
        <w:pStyle w:val="Alg4"/>
        <w:numPr>
          <w:ilvl w:val="0"/>
          <w:numId w:val="901"/>
        </w:numPr>
        <w:spacing w:after="220"/>
        <w:contextualSpacing/>
      </w:pPr>
      <w:r>
        <w:t>Return</w:t>
      </w:r>
      <w:r w:rsidR="007B578E">
        <w:t xml:space="preserve"> </w:t>
      </w:r>
      <w:r w:rsidR="007B578E" w:rsidRPr="00CD1FDB">
        <w:rPr>
          <w:i/>
        </w:rPr>
        <w:t>siteObj</w:t>
      </w:r>
      <w:r w:rsidR="007B578E">
        <w:t>.</w:t>
      </w:r>
    </w:p>
    <w:p w14:paraId="4F5974D3" w14:textId="77777777" w:rsidR="00BA40A0" w:rsidRDefault="00BA40A0" w:rsidP="00961F07">
      <w:pPr>
        <w:pStyle w:val="Note"/>
      </w:pPr>
      <w:r>
        <w:t>NOTE 1</w:t>
      </w:r>
      <w:r>
        <w:tab/>
        <w:t>The creation of a call site object ca</w:t>
      </w:r>
      <w:r w:rsidR="004C61C8">
        <w:t>n</w:t>
      </w:r>
      <w:r>
        <w:t>not result in an abrupt completion.</w:t>
      </w:r>
    </w:p>
    <w:p w14:paraId="35E39DFE" w14:textId="77777777" w:rsidR="007B578E" w:rsidRDefault="00D3135B" w:rsidP="00961F07">
      <w:pPr>
        <w:pStyle w:val="Note"/>
      </w:pPr>
      <w:r>
        <w:t>NOTE</w:t>
      </w:r>
      <w:r w:rsidR="00BA40A0">
        <w:t xml:space="preserve"> 2</w:t>
      </w:r>
      <w:r>
        <w:tab/>
        <w:t xml:space="preserve">Each </w:t>
      </w:r>
      <w:r w:rsidR="00387B31">
        <w:rPr>
          <w:rFonts w:ascii="Times New Roman" w:hAnsi="Times New Roman"/>
          <w:i/>
        </w:rPr>
        <w:t>Template</w:t>
      </w:r>
      <w:r w:rsidRPr="00961F07">
        <w:rPr>
          <w:rFonts w:ascii="Times New Roman" w:hAnsi="Times New Roman"/>
          <w:i/>
        </w:rPr>
        <w:t>Literal</w:t>
      </w:r>
      <w:r>
        <w:t xml:space="preserve"> in the program code is associated with a unique </w:t>
      </w:r>
      <w:r w:rsidR="00387B31">
        <w:t>Template</w:t>
      </w:r>
      <w:r>
        <w:t xml:space="preserve"> call site object that is used in the evaluation of tagged </w:t>
      </w:r>
      <w:r w:rsidR="00387B31">
        <w:t>Template</w:t>
      </w:r>
      <w:r>
        <w:t>s (</w:t>
      </w:r>
      <w:r w:rsidR="00DF732B">
        <w:fldChar w:fldCharType="begin"/>
      </w:r>
      <w:r w:rsidR="00DF732B">
        <w:instrText xml:space="preserve"> REF _Ref365637379 \r \h </w:instrText>
      </w:r>
      <w:r w:rsidR="00DF732B">
        <w:fldChar w:fldCharType="separate"/>
      </w:r>
      <w:r w:rsidR="00083CEC">
        <w:t>12.2.6.1</w:t>
      </w:r>
      <w:r w:rsidR="00DF732B">
        <w:fldChar w:fldCharType="end"/>
      </w:r>
      <w:r>
        <w:t xml:space="preserve">). </w:t>
      </w:r>
      <w:r w:rsidR="00961F07">
        <w:t xml:space="preserve">The same call site object is used each time a specific tagged </w:t>
      </w:r>
      <w:r w:rsidR="00387B31">
        <w:t>Template</w:t>
      </w:r>
      <w:r w:rsidR="00961F07">
        <w:t xml:space="preserve"> is evaluated.  Whether call site objects are created lazily upon first evaluation of the </w:t>
      </w:r>
      <w:r w:rsidR="00387B31">
        <w:rPr>
          <w:rFonts w:ascii="Times New Roman" w:hAnsi="Times New Roman"/>
          <w:i/>
        </w:rPr>
        <w:t>Template</w:t>
      </w:r>
      <w:r w:rsidR="00961F07" w:rsidRPr="00887FC2">
        <w:rPr>
          <w:rFonts w:ascii="Times New Roman" w:hAnsi="Times New Roman"/>
          <w:i/>
        </w:rPr>
        <w:t>Literal</w:t>
      </w:r>
      <w:r w:rsidR="00961F07">
        <w:t xml:space="preserve"> or eagerly prior to first evaluation is an implementation choice that is not observable to ECMAScript code.</w:t>
      </w:r>
    </w:p>
    <w:p w14:paraId="7830DCDB" w14:textId="77777777" w:rsidR="00E66894" w:rsidRPr="00E77497" w:rsidRDefault="007B578E" w:rsidP="00E66894">
      <w:pPr>
        <w:keepNext/>
        <w:rPr>
          <w:rFonts w:ascii="Helvetica" w:hAnsi="Helvetica"/>
          <w:b/>
        </w:rPr>
      </w:pPr>
      <w:r>
        <w:t xml:space="preserve"> </w:t>
      </w:r>
      <w:r w:rsidR="00E66894" w:rsidRPr="00E77497">
        <w:rPr>
          <w:rFonts w:ascii="Helvetica" w:hAnsi="Helvetica"/>
          <w:b/>
        </w:rPr>
        <w:t xml:space="preserve">Runtime Semantics: </w:t>
      </w:r>
      <w:r w:rsidR="00E66894">
        <w:rPr>
          <w:rFonts w:ascii="Helvetica" w:hAnsi="Helvetica"/>
          <w:b/>
          <w:spacing w:val="6"/>
        </w:rPr>
        <w:t>SubstitutionEvaluation</w:t>
      </w:r>
    </w:p>
    <w:p w14:paraId="0595B79F" w14:textId="77777777"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TemplateTail</w:t>
      </w:r>
    </w:p>
    <w:p w14:paraId="5BB1FE31" w14:textId="77777777" w:rsidR="0074434A" w:rsidRPr="00E77497" w:rsidRDefault="0074434A" w:rsidP="0074434A">
      <w:pPr>
        <w:pStyle w:val="Alg4"/>
        <w:numPr>
          <w:ilvl w:val="0"/>
          <w:numId w:val="894"/>
        </w:numPr>
        <w:spacing w:after="220"/>
      </w:pPr>
      <w:r>
        <w:t xml:space="preserve">Return an empty List.  </w:t>
      </w:r>
    </w:p>
    <w:p w14:paraId="567176D1" w14:textId="77777777"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TemplateMiddleList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r>
        <w:rPr>
          <w:rFonts w:ascii="Times New Roman" w:hAnsi="Times New Roman"/>
          <w:i/>
          <w:sz w:val="16"/>
        </w:rPr>
        <w:t>Template</w:t>
      </w:r>
      <w:r w:rsidRPr="00BA286E">
        <w:rPr>
          <w:rFonts w:ascii="Times New Roman" w:hAnsi="Times New Roman"/>
          <w:i/>
          <w:sz w:val="16"/>
        </w:rPr>
        <w:t>Tail</w:t>
      </w:r>
      <w:r w:rsidRPr="00BA286E">
        <w:rPr>
          <w:rFonts w:cs="Arial"/>
          <w:sz w:val="16"/>
        </w:rPr>
        <w:t>]</w:t>
      </w:r>
      <w:r>
        <w:rPr>
          <w:rFonts w:cs="Arial"/>
          <w:sz w:val="16"/>
        </w:rPr>
        <w:t xml:space="preserve"> </w:t>
      </w:r>
      <w:r>
        <w:rPr>
          <w:rFonts w:ascii="Times New Roman" w:hAnsi="Times New Roman"/>
          <w:i/>
        </w:rPr>
        <w:t>TemplateTail</w:t>
      </w:r>
    </w:p>
    <w:p w14:paraId="59E801AC" w14:textId="77777777" w:rsidR="0074434A" w:rsidRPr="00E77497" w:rsidRDefault="0074434A" w:rsidP="00C06040">
      <w:pPr>
        <w:pStyle w:val="Alg4"/>
        <w:numPr>
          <w:ilvl w:val="0"/>
          <w:numId w:val="965"/>
        </w:numPr>
        <w:spacing w:after="220"/>
      </w:pPr>
      <w:r>
        <w:t xml:space="preserve">Return the result of SubstitutionEvaluation of </w:t>
      </w:r>
      <w:r>
        <w:rPr>
          <w:i/>
        </w:rPr>
        <w:t>TemplateMiddleList</w:t>
      </w:r>
      <w:r>
        <w:t xml:space="preserve">.  </w:t>
      </w:r>
    </w:p>
    <w:p w14:paraId="349503D8" w14:textId="77777777"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14:paraId="53C13F92" w14:textId="77777777" w:rsidR="00E66894" w:rsidRDefault="00E66894" w:rsidP="00E66894">
      <w:pPr>
        <w:pStyle w:val="Alg4"/>
        <w:numPr>
          <w:ilvl w:val="0"/>
          <w:numId w:val="906"/>
        </w:numPr>
        <w:spacing w:after="220"/>
        <w:contextualSpacing/>
      </w:pPr>
      <w:r>
        <w:t xml:space="preserve">Let </w:t>
      </w:r>
      <w:r w:rsidRPr="003C08F9">
        <w:rPr>
          <w:i/>
        </w:rPr>
        <w:t>sub</w:t>
      </w:r>
      <w:r>
        <w:t xml:space="preserve"> be the result of evaluating </w:t>
      </w:r>
      <w:r w:rsidRPr="003C08F9">
        <w:rPr>
          <w:i/>
        </w:rPr>
        <w:t>Expression</w:t>
      </w:r>
      <w:r>
        <w:t>.</w:t>
      </w:r>
    </w:p>
    <w:p w14:paraId="37B0B688" w14:textId="77777777" w:rsidR="00E66894" w:rsidRDefault="00E66894" w:rsidP="00E66894">
      <w:pPr>
        <w:pStyle w:val="Alg4"/>
        <w:numPr>
          <w:ilvl w:val="0"/>
          <w:numId w:val="906"/>
        </w:numPr>
        <w:spacing w:after="220"/>
        <w:contextualSpacing/>
      </w:pPr>
      <w:r>
        <w:t>ReturnIfAbrupt(</w:t>
      </w:r>
      <w:r w:rsidR="00EA1B5F" w:rsidRPr="003C08F9">
        <w:rPr>
          <w:i/>
        </w:rPr>
        <w:t>sub</w:t>
      </w:r>
      <w:r>
        <w:t>).</w:t>
      </w:r>
    </w:p>
    <w:p w14:paraId="115747DD" w14:textId="77777777" w:rsidR="00E66894" w:rsidRPr="00E77497" w:rsidRDefault="00E66894" w:rsidP="00E66894">
      <w:pPr>
        <w:pStyle w:val="Alg4"/>
        <w:numPr>
          <w:ilvl w:val="0"/>
          <w:numId w:val="906"/>
        </w:numPr>
        <w:spacing w:after="220"/>
        <w:contextualSpacing/>
      </w:pPr>
      <w:r w:rsidRPr="00E77497">
        <w:t xml:space="preserve">Return </w:t>
      </w:r>
      <w:r>
        <w:t xml:space="preserve">a List containing only </w:t>
      </w:r>
      <w:r w:rsidRPr="00E66894">
        <w:rPr>
          <w:i/>
        </w:rPr>
        <w:t>sub</w:t>
      </w:r>
      <w:r w:rsidRPr="00E77497">
        <w:t>.</w:t>
      </w:r>
    </w:p>
    <w:p w14:paraId="5C6CB590" w14:textId="77777777"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Pr>
          <w:b/>
        </w:rPr>
        <w:t xml:space="preserve"> </w:t>
      </w:r>
      <w:r>
        <w:rPr>
          <w:rStyle w:val="bnf"/>
        </w:rPr>
        <w:t>Template</w:t>
      </w:r>
      <w:r w:rsidR="00E66894">
        <w:rPr>
          <w:rStyle w:val="bnf"/>
        </w:rPr>
        <w:t>MiddleList</w:t>
      </w:r>
      <w:r w:rsidR="00E66894" w:rsidRPr="00E77497">
        <w:rPr>
          <w:i/>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14:paraId="517E2BB4" w14:textId="77777777" w:rsidR="00E66894" w:rsidRDefault="00E66894" w:rsidP="00E66894">
      <w:pPr>
        <w:pStyle w:val="Alg4"/>
        <w:numPr>
          <w:ilvl w:val="0"/>
          <w:numId w:val="907"/>
        </w:numPr>
        <w:spacing w:after="220"/>
        <w:contextualSpacing/>
      </w:pPr>
      <w:r>
        <w:t xml:space="preserve">Let </w:t>
      </w:r>
      <w:r w:rsidR="008C100A">
        <w:rPr>
          <w:i/>
        </w:rPr>
        <w:t>preceeding</w:t>
      </w:r>
      <w:r>
        <w:t xml:space="preserve"> be the result of SubstitutionEvaluation of </w:t>
      </w:r>
      <w:r w:rsidR="00387B31">
        <w:rPr>
          <w:i/>
        </w:rPr>
        <w:t>Template</w:t>
      </w:r>
      <w:r>
        <w:rPr>
          <w:i/>
        </w:rPr>
        <w:t xml:space="preserve">MiddleList </w:t>
      </w:r>
      <w:r>
        <w:t>.</w:t>
      </w:r>
    </w:p>
    <w:p w14:paraId="705F82C9" w14:textId="77777777" w:rsidR="00E66894" w:rsidRDefault="00E66894" w:rsidP="00E66894">
      <w:pPr>
        <w:pStyle w:val="Alg4"/>
        <w:numPr>
          <w:ilvl w:val="0"/>
          <w:numId w:val="907"/>
        </w:numPr>
        <w:spacing w:after="220"/>
        <w:contextualSpacing/>
      </w:pPr>
      <w:r>
        <w:t>ReturnIfAbrupt(</w:t>
      </w:r>
      <w:r w:rsidR="008C100A">
        <w:rPr>
          <w:i/>
        </w:rPr>
        <w:t>preceeding</w:t>
      </w:r>
      <w:r>
        <w:t>).</w:t>
      </w:r>
    </w:p>
    <w:p w14:paraId="1B295687" w14:textId="77777777" w:rsidR="00E66894" w:rsidRDefault="00E66894" w:rsidP="00E66894">
      <w:pPr>
        <w:pStyle w:val="Alg4"/>
        <w:numPr>
          <w:ilvl w:val="0"/>
          <w:numId w:val="907"/>
        </w:numPr>
        <w:spacing w:after="220"/>
        <w:contextualSpacing/>
      </w:pPr>
      <w:r>
        <w:t xml:space="preserve">Let </w:t>
      </w:r>
      <w:r>
        <w:rPr>
          <w:i/>
        </w:rPr>
        <w:t xml:space="preserve">next </w:t>
      </w:r>
      <w:r>
        <w:t xml:space="preserve"> be the result of evaluating </w:t>
      </w:r>
      <w:r w:rsidRPr="003C08F9">
        <w:rPr>
          <w:i/>
        </w:rPr>
        <w:t>Expression</w:t>
      </w:r>
      <w:r>
        <w:t>.</w:t>
      </w:r>
    </w:p>
    <w:p w14:paraId="1BE9361D" w14:textId="77777777" w:rsidR="00E66894" w:rsidRDefault="00E66894" w:rsidP="00E66894">
      <w:pPr>
        <w:pStyle w:val="Alg4"/>
        <w:numPr>
          <w:ilvl w:val="0"/>
          <w:numId w:val="907"/>
        </w:numPr>
        <w:spacing w:after="220"/>
        <w:contextualSpacing/>
      </w:pPr>
      <w:r>
        <w:t>ReturnIfAbrupt(</w:t>
      </w:r>
      <w:r w:rsidR="008C100A">
        <w:rPr>
          <w:i/>
        </w:rPr>
        <w:t>next</w:t>
      </w:r>
      <w:r>
        <w:t>).</w:t>
      </w:r>
    </w:p>
    <w:p w14:paraId="5CCDAB6F" w14:textId="77777777" w:rsidR="008C100A" w:rsidRDefault="008C100A" w:rsidP="005947D8">
      <w:pPr>
        <w:pStyle w:val="Alg4"/>
        <w:numPr>
          <w:ilvl w:val="0"/>
          <w:numId w:val="907"/>
        </w:numPr>
        <w:spacing w:after="220"/>
        <w:contextualSpacing/>
      </w:pPr>
      <w:r>
        <w:t xml:space="preserve">Append </w:t>
      </w:r>
      <w:r w:rsidRPr="008C100A">
        <w:rPr>
          <w:i/>
        </w:rPr>
        <w:t>next</w:t>
      </w:r>
      <w:r>
        <w:t xml:space="preserve"> as the </w:t>
      </w:r>
      <w:r w:rsidR="005947D8">
        <w:t>last</w:t>
      </w:r>
      <w:r>
        <w:t xml:space="preserve"> element of the List </w:t>
      </w:r>
      <w:r w:rsidRPr="008C100A">
        <w:rPr>
          <w:i/>
        </w:rPr>
        <w:t>preceeding</w:t>
      </w:r>
      <w:r>
        <w:t>.</w:t>
      </w:r>
    </w:p>
    <w:p w14:paraId="5936A44E" w14:textId="77777777" w:rsidR="00E66894" w:rsidRPr="00E77497" w:rsidRDefault="00E66894" w:rsidP="00E66894">
      <w:pPr>
        <w:pStyle w:val="Alg4"/>
        <w:numPr>
          <w:ilvl w:val="0"/>
          <w:numId w:val="907"/>
        </w:numPr>
        <w:spacing w:after="220"/>
        <w:contextualSpacing/>
      </w:pPr>
      <w:r w:rsidRPr="00E77497">
        <w:t xml:space="preserve">Return </w:t>
      </w:r>
      <w:r w:rsidR="008C100A" w:rsidRPr="008C100A">
        <w:rPr>
          <w:i/>
        </w:rPr>
        <w:t>preceeding</w:t>
      </w:r>
      <w:r w:rsidRPr="00E77497">
        <w:t>.</w:t>
      </w:r>
    </w:p>
    <w:p w14:paraId="204A1C27" w14:textId="77777777" w:rsidR="00E706EA" w:rsidRPr="00E77497" w:rsidRDefault="00E706EA" w:rsidP="00E706E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5626D983" w14:textId="77777777" w:rsidR="00E706EA" w:rsidRPr="00E77497" w:rsidRDefault="00387B31" w:rsidP="00E706EA">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Style w:val="bnf"/>
        </w:rPr>
        <w:t>NoSubstitutionTemplate</w:t>
      </w:r>
      <w:r w:rsidR="00E706EA" w:rsidRPr="00E77497">
        <w:t xml:space="preserve"> </w:t>
      </w:r>
    </w:p>
    <w:p w14:paraId="2B734C29" w14:textId="77777777" w:rsidR="00E706EA" w:rsidRPr="00E77497" w:rsidRDefault="00E706EA" w:rsidP="007D5644">
      <w:pPr>
        <w:pStyle w:val="Alg4"/>
        <w:numPr>
          <w:ilvl w:val="0"/>
          <w:numId w:val="902"/>
        </w:numPr>
        <w:spacing w:after="220"/>
        <w:contextualSpacing/>
      </w:pPr>
      <w:r w:rsidRPr="00E77497">
        <w:t xml:space="preserve">Return </w:t>
      </w:r>
      <w:r>
        <w:t>the string</w:t>
      </w:r>
      <w:r w:rsidR="000A05D1">
        <w:t xml:space="preserve"> value</w:t>
      </w:r>
      <w:r>
        <w:t xml:space="preserve"> whose </w:t>
      </w:r>
      <w:r w:rsidR="000A05D1">
        <w:t>elements</w:t>
      </w:r>
      <w:r>
        <w:t xml:space="preserve"> are the </w:t>
      </w:r>
      <w:r w:rsidR="00387B31">
        <w:t>TV</w:t>
      </w:r>
      <w:r>
        <w:t xml:space="preserve"> of </w:t>
      </w:r>
      <w:r w:rsidR="00387B31">
        <w:rPr>
          <w:i/>
        </w:rPr>
        <w:t>NoSubstitutionTemplate</w:t>
      </w:r>
      <w:r>
        <w:t xml:space="preserve"> as defined in </w:t>
      </w:r>
      <w:r w:rsidR="00A51D25">
        <w:fldChar w:fldCharType="begin"/>
      </w:r>
      <w:r w:rsidR="00A51D25">
        <w:instrText xml:space="preserve"> REF _Ref365548182 \r \h </w:instrText>
      </w:r>
      <w:r w:rsidR="00A51D25">
        <w:fldChar w:fldCharType="separate"/>
      </w:r>
      <w:r w:rsidR="00083CEC">
        <w:t>11.8.6</w:t>
      </w:r>
      <w:r w:rsidR="00A51D25">
        <w:fldChar w:fldCharType="end"/>
      </w:r>
      <w:r w:rsidRPr="00E77497">
        <w:t>.</w:t>
      </w:r>
    </w:p>
    <w:p w14:paraId="013D8502" w14:textId="77777777" w:rsidR="00E706EA" w:rsidRPr="00BA286E" w:rsidRDefault="00387B31" w:rsidP="00E706EA">
      <w:pPr>
        <w:rPr>
          <w:rFonts w:ascii="Times New Roman" w:hAnsi="Times New Roman"/>
        </w:rPr>
      </w:pPr>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Fonts w:ascii="Times New Roman" w:hAnsi="Times New Roman"/>
          <w:i/>
        </w:rPr>
        <w:t>Template</w:t>
      </w:r>
      <w:r w:rsidR="00E706EA" w:rsidRPr="00BA286E">
        <w:rPr>
          <w:rFonts w:ascii="Times New Roman" w:hAnsi="Times New Roman"/>
          <w:i/>
        </w:rPr>
        <w:t>Head</w:t>
      </w:r>
      <w:r w:rsidR="003C08F9">
        <w:rPr>
          <w:rFonts w:ascii="Times New Roman" w:hAnsi="Times New Roman"/>
          <w:i/>
        </w:rPr>
        <w:t xml:space="preserve"> Expression</w:t>
      </w:r>
      <w:r w:rsidR="00E706EA">
        <w:rPr>
          <w:rFonts w:ascii="Times New Roman" w:hAnsi="Times New Roman"/>
        </w:rPr>
        <w:t xml:space="preserve"> </w:t>
      </w:r>
      <w:r w:rsidR="00E706EA" w:rsidRPr="00BA286E">
        <w:rPr>
          <w:rFonts w:cs="Arial"/>
          <w:sz w:val="16"/>
        </w:rPr>
        <w:t>[Lexical goal</w:t>
      </w:r>
      <w:r w:rsidR="00E706EA" w:rsidRPr="00E77497">
        <w:rPr>
          <w:rFonts w:cs="Arial"/>
          <w:i/>
          <w:sz w:val="16"/>
        </w:rPr>
        <w:t xml:space="preserve"> </w:t>
      </w:r>
      <w:r w:rsidR="00E706EA" w:rsidRPr="00BA286E">
        <w:rPr>
          <w:rFonts w:ascii="Times New Roman" w:hAnsi="Times New Roman"/>
          <w:i/>
          <w:sz w:val="16"/>
        </w:rPr>
        <w:t>InputElement</w:t>
      </w:r>
      <w:r>
        <w:rPr>
          <w:rFonts w:ascii="Times New Roman" w:hAnsi="Times New Roman"/>
          <w:i/>
          <w:sz w:val="16"/>
        </w:rPr>
        <w:t>Template</w:t>
      </w:r>
      <w:r w:rsidR="00E706EA" w:rsidRPr="00BA286E">
        <w:rPr>
          <w:rFonts w:ascii="Times New Roman" w:hAnsi="Times New Roman"/>
          <w:i/>
          <w:sz w:val="16"/>
        </w:rPr>
        <w:t>Tail</w:t>
      </w:r>
      <w:r w:rsidR="00E706EA" w:rsidRPr="00BA286E">
        <w:rPr>
          <w:rFonts w:cs="Arial"/>
          <w:sz w:val="16"/>
        </w:rPr>
        <w:t>]</w:t>
      </w:r>
      <w:r w:rsidR="00E706EA">
        <w:rPr>
          <w:rFonts w:cs="Arial"/>
          <w:sz w:val="16"/>
        </w:rPr>
        <w:t xml:space="preserve"> </w:t>
      </w:r>
      <w:r>
        <w:rPr>
          <w:rFonts w:ascii="Times New Roman" w:hAnsi="Times New Roman"/>
          <w:i/>
        </w:rPr>
        <w:t>Template</w:t>
      </w:r>
      <w:r w:rsidR="00B37EBC">
        <w:rPr>
          <w:rFonts w:ascii="Times New Roman" w:hAnsi="Times New Roman"/>
          <w:i/>
        </w:rPr>
        <w:t>Spans</w:t>
      </w:r>
    </w:p>
    <w:p w14:paraId="30245579" w14:textId="77777777" w:rsidR="00BA286E" w:rsidRDefault="00BA286E" w:rsidP="007D5644">
      <w:pPr>
        <w:pStyle w:val="Alg4"/>
        <w:numPr>
          <w:ilvl w:val="0"/>
          <w:numId w:val="903"/>
        </w:numPr>
        <w:spacing w:after="220"/>
        <w:contextualSpacing/>
      </w:pPr>
      <w:r>
        <w:t xml:space="preserve">Let </w:t>
      </w:r>
      <w:r w:rsidRPr="00BA286E">
        <w:rPr>
          <w:i/>
        </w:rPr>
        <w:t>head</w:t>
      </w:r>
      <w:r>
        <w:t xml:space="preserve"> be </w:t>
      </w:r>
      <w:r w:rsidR="003C08F9">
        <w:t xml:space="preserve">the </w:t>
      </w:r>
      <w:r w:rsidR="00387B31">
        <w:t>TV</w:t>
      </w:r>
      <w:r w:rsidR="003C08F9">
        <w:t xml:space="preserve"> of </w:t>
      </w:r>
      <w:r w:rsidR="00387B31">
        <w:rPr>
          <w:i/>
        </w:rPr>
        <w:t>Template</w:t>
      </w:r>
      <w:r w:rsidR="003C08F9">
        <w:rPr>
          <w:i/>
        </w:rPr>
        <w:t>Head</w:t>
      </w:r>
      <w:r w:rsidR="003C08F9">
        <w:t xml:space="preserve"> as defined in </w:t>
      </w:r>
      <w:r w:rsidR="00A51D25">
        <w:fldChar w:fldCharType="begin"/>
      </w:r>
      <w:r w:rsidR="00A51D25">
        <w:instrText xml:space="preserve"> REF _Ref365548197 \r \h </w:instrText>
      </w:r>
      <w:r w:rsidR="00A51D25">
        <w:fldChar w:fldCharType="separate"/>
      </w:r>
      <w:r w:rsidR="00083CEC">
        <w:t>11.8.6</w:t>
      </w:r>
      <w:r w:rsidR="00A51D25">
        <w:fldChar w:fldCharType="end"/>
      </w:r>
      <w:r>
        <w:t>.</w:t>
      </w:r>
    </w:p>
    <w:p w14:paraId="7CEFE230" w14:textId="77777777" w:rsidR="003C08F9" w:rsidRDefault="003C08F9" w:rsidP="00A0196C">
      <w:pPr>
        <w:pStyle w:val="Alg4"/>
        <w:numPr>
          <w:ilvl w:val="0"/>
          <w:numId w:val="903"/>
        </w:numPr>
        <w:spacing w:after="220"/>
        <w:contextualSpacing/>
      </w:pPr>
      <w:r>
        <w:t xml:space="preserve">Let </w:t>
      </w:r>
      <w:r w:rsidRPr="003C08F9">
        <w:rPr>
          <w:i/>
        </w:rPr>
        <w:t>sub</w:t>
      </w:r>
      <w:r>
        <w:t xml:space="preserve"> be the result of evaluating </w:t>
      </w:r>
      <w:r w:rsidRPr="003C08F9">
        <w:rPr>
          <w:i/>
        </w:rPr>
        <w:t>Expression</w:t>
      </w:r>
      <w:r>
        <w:t>.</w:t>
      </w:r>
    </w:p>
    <w:p w14:paraId="19C551F9" w14:textId="77777777" w:rsidR="003C08F9" w:rsidRDefault="003C08F9" w:rsidP="00A0196C">
      <w:pPr>
        <w:pStyle w:val="Alg4"/>
        <w:numPr>
          <w:ilvl w:val="0"/>
          <w:numId w:val="903"/>
        </w:numPr>
        <w:spacing w:after="220"/>
        <w:contextualSpacing/>
      </w:pPr>
      <w:r>
        <w:t xml:space="preserve">Let </w:t>
      </w:r>
      <w:r w:rsidRPr="003C08F9">
        <w:rPr>
          <w:i/>
        </w:rPr>
        <w:t>middle</w:t>
      </w:r>
      <w:r>
        <w:t xml:space="preserve"> be </w:t>
      </w:r>
      <w:commentRangeStart w:id="2871"/>
      <w:r>
        <w:t>ToString(</w:t>
      </w:r>
      <w:r w:rsidRPr="003C08F9">
        <w:rPr>
          <w:i/>
        </w:rPr>
        <w:t>sub</w:t>
      </w:r>
      <w:r>
        <w:t>).</w:t>
      </w:r>
      <w:commentRangeEnd w:id="2871"/>
      <w:r w:rsidR="00F37DF5">
        <w:rPr>
          <w:rStyle w:val="af6"/>
          <w:rFonts w:ascii="Arial" w:eastAsia="MS Mincho" w:hAnsi="Arial"/>
          <w:spacing w:val="0"/>
          <w:lang w:eastAsia="ja-JP"/>
        </w:rPr>
        <w:commentReference w:id="2871"/>
      </w:r>
    </w:p>
    <w:p w14:paraId="41E6895C" w14:textId="77777777" w:rsidR="00BA286E" w:rsidRDefault="00BA286E" w:rsidP="00A0196C">
      <w:pPr>
        <w:pStyle w:val="Alg4"/>
        <w:numPr>
          <w:ilvl w:val="0"/>
          <w:numId w:val="903"/>
        </w:numPr>
        <w:spacing w:after="220"/>
        <w:contextualSpacing/>
      </w:pPr>
      <w:r>
        <w:t>ReturnIfAbrupt(</w:t>
      </w:r>
      <w:r w:rsidR="00F37DF5">
        <w:rPr>
          <w:i/>
        </w:rPr>
        <w:t>middle</w:t>
      </w:r>
      <w:r>
        <w:t>).</w:t>
      </w:r>
    </w:p>
    <w:p w14:paraId="44306856" w14:textId="77777777" w:rsidR="00B37EBC" w:rsidRDefault="00B37EBC" w:rsidP="00B37EBC">
      <w:pPr>
        <w:pStyle w:val="Alg4"/>
        <w:numPr>
          <w:ilvl w:val="0"/>
          <w:numId w:val="903"/>
        </w:numPr>
        <w:spacing w:after="220"/>
        <w:contextualSpacing/>
      </w:pPr>
      <w:r>
        <w:t xml:space="preserve">Let </w:t>
      </w:r>
      <w:r>
        <w:rPr>
          <w:i/>
        </w:rPr>
        <w:t>tail</w:t>
      </w:r>
      <w:r>
        <w:t xml:space="preserve"> be the result of evaluating </w:t>
      </w:r>
      <w:r>
        <w:rPr>
          <w:i/>
        </w:rPr>
        <w:t xml:space="preserve">TemplateSpans </w:t>
      </w:r>
      <w:r>
        <w:t>.</w:t>
      </w:r>
    </w:p>
    <w:p w14:paraId="101F83E3" w14:textId="77777777" w:rsidR="00B37EBC" w:rsidRDefault="00B37EBC" w:rsidP="00B37EBC">
      <w:pPr>
        <w:pStyle w:val="Alg4"/>
        <w:numPr>
          <w:ilvl w:val="0"/>
          <w:numId w:val="903"/>
        </w:numPr>
        <w:spacing w:after="220"/>
        <w:contextualSpacing/>
      </w:pPr>
      <w:r>
        <w:t>ReturnIfAbrupt(</w:t>
      </w:r>
      <w:r>
        <w:rPr>
          <w:i/>
        </w:rPr>
        <w:t>tail</w:t>
      </w:r>
      <w:r>
        <w:t>).</w:t>
      </w:r>
    </w:p>
    <w:p w14:paraId="24134A5F" w14:textId="77777777" w:rsidR="00E706EA" w:rsidRPr="00E77497" w:rsidRDefault="00E706EA" w:rsidP="00A0196C">
      <w:pPr>
        <w:pStyle w:val="Alg4"/>
        <w:numPr>
          <w:ilvl w:val="0"/>
          <w:numId w:val="903"/>
        </w:numPr>
        <w:spacing w:after="220"/>
        <w:contextualSpacing/>
      </w:pPr>
      <w:r w:rsidRPr="00E77497">
        <w:t xml:space="preserve">Return </w:t>
      </w:r>
      <w:r>
        <w:t xml:space="preserve">the string </w:t>
      </w:r>
      <w:r w:rsidR="00B37EBC">
        <w:t xml:space="preserve">value </w:t>
      </w:r>
      <w:r>
        <w:t xml:space="preserve">whose </w:t>
      </w:r>
      <w:r w:rsidR="00A0691D">
        <w:t>elements</w:t>
      </w:r>
      <w:r>
        <w:t xml:space="preserve"> </w:t>
      </w:r>
      <w:r w:rsidR="00BA286E">
        <w:t xml:space="preserve">are the </w:t>
      </w:r>
      <w:r w:rsidR="00A0691D">
        <w:t xml:space="preserve">code units </w:t>
      </w:r>
      <w:r w:rsidR="00BA286E">
        <w:t xml:space="preserve"> of </w:t>
      </w:r>
      <w:r w:rsidR="00BA286E" w:rsidRPr="00BA286E">
        <w:rPr>
          <w:i/>
        </w:rPr>
        <w:t>head</w:t>
      </w:r>
      <w:r w:rsidR="00BA286E">
        <w:t xml:space="preserve"> followed by the </w:t>
      </w:r>
      <w:r w:rsidR="00A0691D">
        <w:t>code units</w:t>
      </w:r>
      <w:r w:rsidR="00BA286E">
        <w:t xml:space="preserve"> of </w:t>
      </w:r>
      <w:r w:rsidR="00BA286E" w:rsidRPr="00BA286E">
        <w:rPr>
          <w:i/>
        </w:rPr>
        <w:t>tail</w:t>
      </w:r>
      <w:r w:rsidRPr="00E77497">
        <w:t>.</w:t>
      </w:r>
    </w:p>
    <w:p w14:paraId="1318ED1D" w14:textId="77777777" w:rsidR="00D212BF" w:rsidRPr="00BA286E" w:rsidRDefault="00D212BF" w:rsidP="00D212BF">
      <w:pPr>
        <w:rPr>
          <w:rFonts w:ascii="Times New Roman" w:hAnsi="Times New Roman"/>
        </w:rPr>
      </w:pPr>
      <w:r>
        <w:rPr>
          <w:rStyle w:val="bnf"/>
        </w:rPr>
        <w:t>TemplateSpan</w:t>
      </w:r>
      <w:r w:rsidR="00AA44E9">
        <w:rPr>
          <w:rStyle w:val="bnf"/>
        </w:rPr>
        <w:t>s</w:t>
      </w:r>
      <w:r w:rsidRPr="00E77497">
        <w:t xml:space="preserve"> </w:t>
      </w:r>
      <w:r w:rsidRPr="00E77497">
        <w:rPr>
          <w:b/>
        </w:rPr>
        <w:t>:</w:t>
      </w:r>
      <w:r w:rsidRPr="00E77497">
        <w:rPr>
          <w:i/>
        </w:rPr>
        <w:t xml:space="preserve"> </w:t>
      </w:r>
      <w:r>
        <w:rPr>
          <w:rFonts w:ascii="Times New Roman" w:hAnsi="Times New Roman"/>
          <w:i/>
        </w:rPr>
        <w:t xml:space="preserve"> TemplateTail</w:t>
      </w:r>
    </w:p>
    <w:p w14:paraId="3E4D39C4" w14:textId="77777777" w:rsidR="00D212BF" w:rsidRDefault="00D212BF" w:rsidP="007D5644">
      <w:pPr>
        <w:pStyle w:val="Alg4"/>
        <w:numPr>
          <w:ilvl w:val="0"/>
          <w:numId w:val="904"/>
        </w:numPr>
        <w:spacing w:after="220"/>
        <w:contextualSpacing/>
      </w:pPr>
      <w:r>
        <w:t xml:space="preserve">Let </w:t>
      </w:r>
      <w:r w:rsidRPr="00BA286E">
        <w:rPr>
          <w:i/>
        </w:rPr>
        <w:t>tail</w:t>
      </w:r>
      <w:r>
        <w:t xml:space="preserve"> be the TV of </w:t>
      </w:r>
      <w:r>
        <w:rPr>
          <w:i/>
        </w:rPr>
        <w:t xml:space="preserve">TemplateTail </w:t>
      </w:r>
      <w:r>
        <w:t xml:space="preserve">as defined in </w:t>
      </w:r>
      <w:r w:rsidR="00A51D25">
        <w:fldChar w:fldCharType="begin"/>
      </w:r>
      <w:r w:rsidR="00A51D25">
        <w:instrText xml:space="preserve"> REF _Ref365548210 \r \h </w:instrText>
      </w:r>
      <w:r w:rsidR="00A51D25">
        <w:fldChar w:fldCharType="separate"/>
      </w:r>
      <w:r w:rsidR="00083CEC">
        <w:t>11.8.6</w:t>
      </w:r>
      <w:r w:rsidR="00A51D25">
        <w:fldChar w:fldCharType="end"/>
      </w:r>
      <w:r>
        <w:t>.</w:t>
      </w:r>
    </w:p>
    <w:p w14:paraId="33ADF1F1" w14:textId="77777777" w:rsidR="00D212BF" w:rsidRPr="00E77497" w:rsidRDefault="00D212BF" w:rsidP="00D212BF">
      <w:pPr>
        <w:pStyle w:val="Alg4"/>
        <w:numPr>
          <w:ilvl w:val="0"/>
          <w:numId w:val="904"/>
        </w:numPr>
        <w:spacing w:after="220"/>
        <w:contextualSpacing/>
      </w:pPr>
      <w:r w:rsidRPr="00E77497">
        <w:t xml:space="preserve">Return </w:t>
      </w:r>
      <w:r>
        <w:t xml:space="preserve">the string whose elements are the code units of </w:t>
      </w:r>
      <w:r w:rsidRPr="00BA286E">
        <w:rPr>
          <w:i/>
        </w:rPr>
        <w:t>tail</w:t>
      </w:r>
      <w:r w:rsidRPr="00E77497">
        <w:t>.</w:t>
      </w:r>
    </w:p>
    <w:p w14:paraId="332766F2" w14:textId="77777777" w:rsidR="00F37DF5" w:rsidRPr="00BA286E" w:rsidRDefault="00387B31" w:rsidP="00F37DF5">
      <w:pPr>
        <w:rPr>
          <w:rFonts w:ascii="Times New Roman" w:hAnsi="Times New Roman"/>
        </w:rPr>
      </w:pPr>
      <w:r>
        <w:rPr>
          <w:rStyle w:val="bnf"/>
        </w:rPr>
        <w:t>Template</w:t>
      </w:r>
      <w:r w:rsidR="00B37EBC">
        <w:rPr>
          <w:rStyle w:val="bnf"/>
        </w:rPr>
        <w:t>Span</w:t>
      </w:r>
      <w:r w:rsidR="00AA44E9">
        <w:rPr>
          <w:rStyle w:val="bnf"/>
        </w:rPr>
        <w:t>s</w:t>
      </w:r>
      <w:r w:rsidR="00F37DF5" w:rsidRPr="00E77497">
        <w:t xml:space="preserve"> </w:t>
      </w:r>
      <w:r w:rsidR="00F37DF5" w:rsidRPr="00E77497">
        <w:rPr>
          <w:b/>
        </w:rPr>
        <w:t>:</w:t>
      </w:r>
      <w:r w:rsidR="00F37DF5" w:rsidRPr="00E77497">
        <w:rPr>
          <w:i/>
        </w:rPr>
        <w:t xml:space="preserve"> </w:t>
      </w:r>
      <w:r w:rsidR="00F37DF5">
        <w:rPr>
          <w:rFonts w:ascii="Times New Roman" w:hAnsi="Times New Roman"/>
          <w:i/>
        </w:rPr>
        <w:t xml:space="preserve"> </w:t>
      </w:r>
      <w:r>
        <w:rPr>
          <w:rFonts w:ascii="Times New Roman" w:hAnsi="Times New Roman"/>
          <w:i/>
        </w:rPr>
        <w:t>Template</w:t>
      </w:r>
      <w:r w:rsidR="00F37DF5">
        <w:rPr>
          <w:rFonts w:ascii="Times New Roman" w:hAnsi="Times New Roman"/>
          <w:i/>
        </w:rPr>
        <w:t xml:space="preserve">MiddleList </w:t>
      </w:r>
      <w:r w:rsidR="00F37DF5">
        <w:rPr>
          <w:rFonts w:ascii="Times New Roman" w:hAnsi="Times New Roman"/>
        </w:rPr>
        <w:t xml:space="preserve"> </w:t>
      </w:r>
      <w:r w:rsidR="00F37DF5" w:rsidRPr="00BA286E">
        <w:rPr>
          <w:rFonts w:cs="Arial"/>
          <w:sz w:val="16"/>
        </w:rPr>
        <w:t>[Lexical goal</w:t>
      </w:r>
      <w:r w:rsidR="00F37DF5" w:rsidRPr="00E77497">
        <w:rPr>
          <w:rFonts w:cs="Arial"/>
          <w:i/>
          <w:sz w:val="16"/>
        </w:rPr>
        <w:t xml:space="preserve"> </w:t>
      </w:r>
      <w:r w:rsidR="00F37DF5" w:rsidRPr="00BA286E">
        <w:rPr>
          <w:rFonts w:ascii="Times New Roman" w:hAnsi="Times New Roman"/>
          <w:i/>
          <w:sz w:val="16"/>
        </w:rPr>
        <w:t>InputElement</w:t>
      </w:r>
      <w:r>
        <w:rPr>
          <w:rFonts w:ascii="Times New Roman" w:hAnsi="Times New Roman"/>
          <w:i/>
          <w:sz w:val="16"/>
        </w:rPr>
        <w:t>Template</w:t>
      </w:r>
      <w:r w:rsidR="00F37DF5" w:rsidRPr="00BA286E">
        <w:rPr>
          <w:rFonts w:ascii="Times New Roman" w:hAnsi="Times New Roman"/>
          <w:i/>
          <w:sz w:val="16"/>
        </w:rPr>
        <w:t>Tail</w:t>
      </w:r>
      <w:r w:rsidR="00F37DF5" w:rsidRPr="00BA286E">
        <w:rPr>
          <w:rFonts w:cs="Arial"/>
          <w:sz w:val="16"/>
        </w:rPr>
        <w:t>]</w:t>
      </w:r>
      <w:r w:rsidR="00F37DF5">
        <w:rPr>
          <w:rFonts w:cs="Arial"/>
          <w:sz w:val="16"/>
        </w:rPr>
        <w:t xml:space="preserve"> </w:t>
      </w:r>
      <w:r>
        <w:rPr>
          <w:rFonts w:ascii="Times New Roman" w:hAnsi="Times New Roman"/>
          <w:i/>
        </w:rPr>
        <w:t>Template</w:t>
      </w:r>
      <w:r w:rsidR="00F37DF5">
        <w:rPr>
          <w:rFonts w:ascii="Times New Roman" w:hAnsi="Times New Roman"/>
          <w:i/>
        </w:rPr>
        <w:t>Tail</w:t>
      </w:r>
    </w:p>
    <w:p w14:paraId="09A514D4" w14:textId="77777777" w:rsidR="00C06040" w:rsidRDefault="00C06040" w:rsidP="00C06040">
      <w:pPr>
        <w:pStyle w:val="Alg4"/>
        <w:numPr>
          <w:ilvl w:val="0"/>
          <w:numId w:val="964"/>
        </w:numPr>
        <w:spacing w:after="220"/>
        <w:contextualSpacing/>
      </w:pPr>
      <w:r>
        <w:t xml:space="preserve">Let </w:t>
      </w:r>
      <w:r w:rsidRPr="00C06040">
        <w:rPr>
          <w:i/>
        </w:rPr>
        <w:t>head</w:t>
      </w:r>
      <w:r>
        <w:t xml:space="preserve"> be the result of evaluating </w:t>
      </w:r>
      <w:r w:rsidRPr="00C06040">
        <w:rPr>
          <w:i/>
        </w:rPr>
        <w:t>Template</w:t>
      </w:r>
      <w:r>
        <w:rPr>
          <w:i/>
        </w:rPr>
        <w:t>MiddleList</w:t>
      </w:r>
      <w:r>
        <w:t>.</w:t>
      </w:r>
    </w:p>
    <w:p w14:paraId="1D1CC45C" w14:textId="77777777" w:rsidR="00F37DF5" w:rsidRDefault="00F37DF5" w:rsidP="00C06040">
      <w:pPr>
        <w:pStyle w:val="Alg4"/>
        <w:numPr>
          <w:ilvl w:val="0"/>
          <w:numId w:val="964"/>
        </w:numPr>
        <w:spacing w:after="220"/>
        <w:contextualSpacing/>
      </w:pPr>
      <w:r>
        <w:t>ReturnIfAbrupt(</w:t>
      </w:r>
      <w:r w:rsidR="00D212BF">
        <w:rPr>
          <w:i/>
        </w:rPr>
        <w:t>head</w:t>
      </w:r>
      <w:r>
        <w:t>).</w:t>
      </w:r>
    </w:p>
    <w:p w14:paraId="73A5D1DD" w14:textId="77777777" w:rsidR="00F37DF5" w:rsidRDefault="00F37DF5" w:rsidP="007D5644">
      <w:pPr>
        <w:pStyle w:val="Alg4"/>
        <w:numPr>
          <w:ilvl w:val="0"/>
          <w:numId w:val="964"/>
        </w:numPr>
        <w:spacing w:after="220"/>
        <w:contextualSpacing/>
      </w:pPr>
      <w:r>
        <w:t xml:space="preserve">Let </w:t>
      </w:r>
      <w:r w:rsidRPr="00BA286E">
        <w:rPr>
          <w:i/>
        </w:rPr>
        <w:t>tail</w:t>
      </w:r>
      <w:r>
        <w:t xml:space="preserve"> be the </w:t>
      </w:r>
      <w:r w:rsidR="00387B31">
        <w:t>TV</w:t>
      </w:r>
      <w:r>
        <w:t xml:space="preserve"> of </w:t>
      </w:r>
      <w:r w:rsidR="00387B31">
        <w:rPr>
          <w:i/>
        </w:rPr>
        <w:t>Template</w:t>
      </w:r>
      <w:r>
        <w:rPr>
          <w:i/>
        </w:rPr>
        <w:t xml:space="preserve">Tail </w:t>
      </w:r>
      <w:r>
        <w:t xml:space="preserve">as defined in </w:t>
      </w:r>
      <w:r w:rsidR="00A51D25">
        <w:fldChar w:fldCharType="begin"/>
      </w:r>
      <w:r w:rsidR="00A51D25">
        <w:instrText xml:space="preserve"> REF _Ref365548225 \r \h </w:instrText>
      </w:r>
      <w:r w:rsidR="00A51D25">
        <w:fldChar w:fldCharType="separate"/>
      </w:r>
      <w:r w:rsidR="00083CEC">
        <w:t>11.8.6</w:t>
      </w:r>
      <w:r w:rsidR="00A51D25">
        <w:fldChar w:fldCharType="end"/>
      </w:r>
      <w:r>
        <w:t>.</w:t>
      </w:r>
    </w:p>
    <w:p w14:paraId="3B710053" w14:textId="77777777" w:rsidR="00F37DF5" w:rsidRPr="00E77497" w:rsidRDefault="00F37DF5" w:rsidP="002B6820">
      <w:pPr>
        <w:pStyle w:val="Alg4"/>
        <w:numPr>
          <w:ilvl w:val="0"/>
          <w:numId w:val="964"/>
        </w:numPr>
        <w:spacing w:after="220"/>
        <w:contextualSpacing/>
      </w:pPr>
      <w:r w:rsidRPr="00E77497">
        <w:t xml:space="preserve">Return </w:t>
      </w:r>
      <w:r>
        <w:t xml:space="preserve">the string whose </w:t>
      </w:r>
      <w:r w:rsidR="00A0691D">
        <w:t>elements</w:t>
      </w:r>
      <w:r>
        <w:t xml:space="preserve"> are the </w:t>
      </w:r>
      <w:r w:rsidR="00D212BF">
        <w:t xml:space="preserve">elements </w:t>
      </w:r>
      <w:r>
        <w:t xml:space="preserve">of </w:t>
      </w:r>
      <w:r w:rsidRPr="00BA286E">
        <w:rPr>
          <w:i/>
        </w:rPr>
        <w:t>head</w:t>
      </w:r>
      <w:r>
        <w:t xml:space="preserve"> followed by the </w:t>
      </w:r>
      <w:r w:rsidR="002B6820">
        <w:t>elements</w:t>
      </w:r>
      <w:r>
        <w:t xml:space="preserve"> of </w:t>
      </w:r>
      <w:r w:rsidRPr="00BA286E">
        <w:rPr>
          <w:i/>
        </w:rPr>
        <w:t>tail</w:t>
      </w:r>
      <w:r w:rsidRPr="00E77497">
        <w:t>.</w:t>
      </w:r>
    </w:p>
    <w:p w14:paraId="79263F80" w14:textId="77777777"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sidRPr="00E77497">
        <w:rPr>
          <w:i/>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14:paraId="4B5EF90D" w14:textId="77777777" w:rsidR="00810454" w:rsidRDefault="00810454" w:rsidP="007D5644">
      <w:pPr>
        <w:pStyle w:val="Alg4"/>
        <w:numPr>
          <w:ilvl w:val="0"/>
          <w:numId w:val="963"/>
        </w:numPr>
        <w:spacing w:after="220"/>
        <w:contextualSpacing/>
      </w:pPr>
      <w:r>
        <w:t xml:space="preserve">Let </w:t>
      </w:r>
      <w:r w:rsidRPr="00BA286E">
        <w:rPr>
          <w:i/>
        </w:rPr>
        <w:t>head</w:t>
      </w:r>
      <w:r>
        <w:t xml:space="preserve"> be the </w:t>
      </w:r>
      <w:r w:rsidR="00387B31">
        <w:t>TV</w:t>
      </w:r>
      <w:r>
        <w:t xml:space="preserve"> of </w:t>
      </w:r>
      <w:r w:rsidR="00387B31">
        <w:rPr>
          <w:i/>
        </w:rPr>
        <w:t>Template</w:t>
      </w:r>
      <w:r>
        <w:rPr>
          <w:i/>
        </w:rPr>
        <w:t>Middle</w:t>
      </w:r>
      <w:r>
        <w:t xml:space="preserve"> as defined in </w:t>
      </w:r>
      <w:r w:rsidR="00A51D25">
        <w:fldChar w:fldCharType="begin"/>
      </w:r>
      <w:r w:rsidR="00A51D25">
        <w:instrText xml:space="preserve"> REF _Ref365548237 \r \h </w:instrText>
      </w:r>
      <w:r w:rsidR="00A51D25">
        <w:fldChar w:fldCharType="separate"/>
      </w:r>
      <w:r w:rsidR="00083CEC">
        <w:t>11.8.6</w:t>
      </w:r>
      <w:r w:rsidR="00A51D25">
        <w:fldChar w:fldCharType="end"/>
      </w:r>
      <w:r>
        <w:t>.</w:t>
      </w:r>
    </w:p>
    <w:p w14:paraId="158542C3" w14:textId="77777777" w:rsidR="00810454" w:rsidRDefault="00810454" w:rsidP="00865652">
      <w:pPr>
        <w:pStyle w:val="Alg4"/>
        <w:numPr>
          <w:ilvl w:val="0"/>
          <w:numId w:val="963"/>
        </w:numPr>
        <w:spacing w:after="220"/>
        <w:contextualSpacing/>
      </w:pPr>
      <w:r>
        <w:t xml:space="preserve">Let </w:t>
      </w:r>
      <w:r w:rsidRPr="003C08F9">
        <w:rPr>
          <w:i/>
        </w:rPr>
        <w:t>sub</w:t>
      </w:r>
      <w:r>
        <w:t xml:space="preserve"> be the result of evaluating </w:t>
      </w:r>
      <w:r w:rsidRPr="003C08F9">
        <w:rPr>
          <w:i/>
        </w:rPr>
        <w:t>Expression</w:t>
      </w:r>
      <w:r>
        <w:t>.</w:t>
      </w:r>
    </w:p>
    <w:p w14:paraId="345F00EB" w14:textId="77777777" w:rsidR="00810454" w:rsidRDefault="00810454" w:rsidP="00865652">
      <w:pPr>
        <w:pStyle w:val="Alg4"/>
        <w:numPr>
          <w:ilvl w:val="0"/>
          <w:numId w:val="963"/>
        </w:numPr>
        <w:spacing w:after="220"/>
        <w:contextualSpacing/>
      </w:pPr>
      <w:r>
        <w:t xml:space="preserve">Let </w:t>
      </w:r>
      <w:r w:rsidRPr="003C08F9">
        <w:rPr>
          <w:i/>
        </w:rPr>
        <w:t>middle</w:t>
      </w:r>
      <w:r>
        <w:t xml:space="preserve"> be </w:t>
      </w:r>
      <w:commentRangeStart w:id="2872"/>
      <w:r>
        <w:t>ToString(</w:t>
      </w:r>
      <w:r w:rsidRPr="003C08F9">
        <w:rPr>
          <w:i/>
        </w:rPr>
        <w:t>sub</w:t>
      </w:r>
      <w:r>
        <w:t>).</w:t>
      </w:r>
      <w:commentRangeEnd w:id="2872"/>
      <w:r>
        <w:rPr>
          <w:rStyle w:val="af6"/>
          <w:rFonts w:ascii="Arial" w:eastAsia="MS Mincho" w:hAnsi="Arial"/>
          <w:spacing w:val="0"/>
          <w:lang w:eastAsia="ja-JP"/>
        </w:rPr>
        <w:commentReference w:id="2872"/>
      </w:r>
    </w:p>
    <w:p w14:paraId="3BB2F530" w14:textId="77777777" w:rsidR="00810454" w:rsidRDefault="00810454" w:rsidP="00865652">
      <w:pPr>
        <w:pStyle w:val="Alg4"/>
        <w:numPr>
          <w:ilvl w:val="0"/>
          <w:numId w:val="963"/>
        </w:numPr>
        <w:spacing w:after="220"/>
        <w:contextualSpacing/>
      </w:pPr>
      <w:r>
        <w:t>ReturnIfAbrupt(</w:t>
      </w:r>
      <w:r>
        <w:rPr>
          <w:i/>
        </w:rPr>
        <w:t>middle</w:t>
      </w:r>
      <w:r>
        <w:t>).</w:t>
      </w:r>
    </w:p>
    <w:p w14:paraId="5B7506A8" w14:textId="77777777" w:rsidR="00810454" w:rsidRPr="00E77497" w:rsidRDefault="00810454" w:rsidP="00865652">
      <w:pPr>
        <w:pStyle w:val="Alg4"/>
        <w:numPr>
          <w:ilvl w:val="0"/>
          <w:numId w:val="963"/>
        </w:numPr>
        <w:spacing w:after="220"/>
        <w:contextualSpacing/>
      </w:pPr>
      <w:r w:rsidRPr="00E77497">
        <w:t xml:space="preserve">Return </w:t>
      </w:r>
      <w:r>
        <w:t xml:space="preserve">the sequence of characters consisting of the </w:t>
      </w:r>
      <w:r w:rsidR="00A0691D">
        <w:t>code units</w:t>
      </w:r>
      <w:r>
        <w:t xml:space="preserve"> of </w:t>
      </w:r>
      <w:r w:rsidRPr="00BA286E">
        <w:rPr>
          <w:i/>
        </w:rPr>
        <w:t>head</w:t>
      </w:r>
      <w:r>
        <w:t xml:space="preserve"> followed by the </w:t>
      </w:r>
      <w:r w:rsidR="00A0691D">
        <w:t>elements</w:t>
      </w:r>
      <w:r>
        <w:t xml:space="preserve"> of </w:t>
      </w:r>
      <w:r w:rsidRPr="00F37DF5">
        <w:rPr>
          <w:i/>
        </w:rPr>
        <w:t>middle</w:t>
      </w:r>
      <w:r w:rsidRPr="00E77497">
        <w:t>.</w:t>
      </w:r>
    </w:p>
    <w:p w14:paraId="338D3B2A" w14:textId="77777777"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Pr>
          <w:b/>
        </w:rPr>
        <w:t xml:space="preserve"> </w:t>
      </w:r>
      <w:r>
        <w:rPr>
          <w:rStyle w:val="bnf"/>
        </w:rPr>
        <w:t>Template</w:t>
      </w:r>
      <w:r w:rsidR="00810454">
        <w:rPr>
          <w:rStyle w:val="bnf"/>
        </w:rPr>
        <w:t>MiddleList</w:t>
      </w:r>
      <w:r w:rsidR="00810454" w:rsidRPr="00E77497">
        <w:rPr>
          <w:i/>
        </w:rPr>
        <w:t xml:space="preserve"> </w:t>
      </w:r>
      <w:r w:rsidR="00810454" w:rsidRPr="00BA286E">
        <w:rPr>
          <w:rFonts w:cs="Arial"/>
          <w:sz w:val="16"/>
        </w:rPr>
        <w:t>[Lexical goal</w:t>
      </w:r>
      <w:r w:rsidR="00810454" w:rsidRPr="00E77497">
        <w:rPr>
          <w:rFonts w:cs="Arial"/>
          <w:i/>
          <w:sz w:val="16"/>
        </w:rPr>
        <w:t xml:space="preserve"> </w:t>
      </w:r>
      <w:r w:rsidR="00810454" w:rsidRPr="00BA286E">
        <w:rPr>
          <w:rFonts w:ascii="Times New Roman" w:hAnsi="Times New Roman"/>
          <w:i/>
          <w:sz w:val="16"/>
        </w:rPr>
        <w:t>InputElement</w:t>
      </w:r>
      <w:r>
        <w:rPr>
          <w:rFonts w:ascii="Times New Roman" w:hAnsi="Times New Roman"/>
          <w:i/>
          <w:sz w:val="16"/>
        </w:rPr>
        <w:t>Template</w:t>
      </w:r>
      <w:r w:rsidR="00810454" w:rsidRPr="00BA286E">
        <w:rPr>
          <w:rFonts w:ascii="Times New Roman" w:hAnsi="Times New Roman"/>
          <w:i/>
          <w:sz w:val="16"/>
        </w:rPr>
        <w:t>Tail</w:t>
      </w:r>
      <w:r w:rsidR="00810454" w:rsidRPr="00BA286E">
        <w:rPr>
          <w:rFonts w:cs="Arial"/>
          <w:sz w:val="16"/>
        </w:rPr>
        <w:t>]</w:t>
      </w:r>
      <w:r w:rsidR="00810454">
        <w:rPr>
          <w:rFonts w:cs="Arial"/>
          <w:sz w:val="16"/>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14:paraId="4C2395D2" w14:textId="77777777" w:rsidR="00810454" w:rsidRDefault="00810454" w:rsidP="00865652">
      <w:pPr>
        <w:pStyle w:val="Alg4"/>
        <w:numPr>
          <w:ilvl w:val="0"/>
          <w:numId w:val="962"/>
        </w:numPr>
        <w:spacing w:after="220"/>
        <w:contextualSpacing/>
      </w:pPr>
      <w:r>
        <w:t xml:space="preserve">Let </w:t>
      </w:r>
      <w:r w:rsidR="00BD4828">
        <w:rPr>
          <w:i/>
        </w:rPr>
        <w:t>rest</w:t>
      </w:r>
      <w:r>
        <w:t xml:space="preserve"> be the result of evaluating </w:t>
      </w:r>
      <w:r w:rsidR="00387B31">
        <w:rPr>
          <w:i/>
        </w:rPr>
        <w:t>Template</w:t>
      </w:r>
      <w:r>
        <w:rPr>
          <w:i/>
        </w:rPr>
        <w:t xml:space="preserve">MiddleList </w:t>
      </w:r>
      <w:r>
        <w:t>.</w:t>
      </w:r>
    </w:p>
    <w:p w14:paraId="0C3771C8" w14:textId="77777777" w:rsidR="00810454" w:rsidRDefault="00810454" w:rsidP="00865652">
      <w:pPr>
        <w:pStyle w:val="Alg4"/>
        <w:numPr>
          <w:ilvl w:val="0"/>
          <w:numId w:val="962"/>
        </w:numPr>
        <w:spacing w:after="220"/>
        <w:contextualSpacing/>
      </w:pPr>
      <w:r>
        <w:t>ReturnIfAbrupt(</w:t>
      </w:r>
      <w:r w:rsidR="00BD4828">
        <w:rPr>
          <w:i/>
        </w:rPr>
        <w:t>rest</w:t>
      </w:r>
      <w:r>
        <w:t>).</w:t>
      </w:r>
    </w:p>
    <w:p w14:paraId="4614CCFD" w14:textId="77777777" w:rsidR="00810454" w:rsidRDefault="00810454" w:rsidP="007D5644">
      <w:pPr>
        <w:pStyle w:val="Alg4"/>
        <w:numPr>
          <w:ilvl w:val="0"/>
          <w:numId w:val="962"/>
        </w:numPr>
        <w:spacing w:after="220"/>
        <w:contextualSpacing/>
      </w:pPr>
      <w:r>
        <w:t xml:space="preserve">Let </w:t>
      </w:r>
      <w:r w:rsidR="00BD4828">
        <w:rPr>
          <w:i/>
        </w:rPr>
        <w:t xml:space="preserve">middle </w:t>
      </w:r>
      <w:r>
        <w:t xml:space="preserve"> be the </w:t>
      </w:r>
      <w:r w:rsidR="00387B31">
        <w:t>TV</w:t>
      </w:r>
      <w:r>
        <w:t xml:space="preserve"> of </w:t>
      </w:r>
      <w:r w:rsidR="00387B31">
        <w:rPr>
          <w:i/>
        </w:rPr>
        <w:t>Template</w:t>
      </w:r>
      <w:r>
        <w:rPr>
          <w:i/>
        </w:rPr>
        <w:t>Middle</w:t>
      </w:r>
      <w:r>
        <w:t xml:space="preserve"> as defined in </w:t>
      </w:r>
      <w:r w:rsidR="00A51D25">
        <w:fldChar w:fldCharType="begin"/>
      </w:r>
      <w:r w:rsidR="00A51D25">
        <w:instrText xml:space="preserve"> REF _Ref365548249 \r \h </w:instrText>
      </w:r>
      <w:r w:rsidR="00A51D25">
        <w:fldChar w:fldCharType="separate"/>
      </w:r>
      <w:r w:rsidR="00083CEC">
        <w:t>11.8.6</w:t>
      </w:r>
      <w:r w:rsidR="00A51D25">
        <w:fldChar w:fldCharType="end"/>
      </w:r>
      <w:r>
        <w:t>.</w:t>
      </w:r>
    </w:p>
    <w:p w14:paraId="2708DCC1" w14:textId="77777777" w:rsidR="00810454" w:rsidRDefault="00810454" w:rsidP="00865652">
      <w:pPr>
        <w:pStyle w:val="Alg4"/>
        <w:numPr>
          <w:ilvl w:val="0"/>
          <w:numId w:val="962"/>
        </w:numPr>
        <w:spacing w:after="220"/>
        <w:contextualSpacing/>
      </w:pPr>
      <w:r>
        <w:t xml:space="preserve">Let </w:t>
      </w:r>
      <w:r w:rsidRPr="003C08F9">
        <w:rPr>
          <w:i/>
        </w:rPr>
        <w:t>sub</w:t>
      </w:r>
      <w:r>
        <w:t xml:space="preserve"> be the result of evaluating </w:t>
      </w:r>
      <w:r w:rsidRPr="003C08F9">
        <w:rPr>
          <w:i/>
        </w:rPr>
        <w:t>Expression</w:t>
      </w:r>
      <w:r>
        <w:t>.</w:t>
      </w:r>
    </w:p>
    <w:p w14:paraId="1A099F99" w14:textId="77777777" w:rsidR="00810454" w:rsidRDefault="00810454" w:rsidP="00865652">
      <w:pPr>
        <w:pStyle w:val="Alg4"/>
        <w:numPr>
          <w:ilvl w:val="0"/>
          <w:numId w:val="962"/>
        </w:numPr>
        <w:spacing w:after="220"/>
        <w:contextualSpacing/>
      </w:pPr>
      <w:r>
        <w:t xml:space="preserve">Let </w:t>
      </w:r>
      <w:r w:rsidR="00BD4828">
        <w:rPr>
          <w:i/>
        </w:rPr>
        <w:t>last</w:t>
      </w:r>
      <w:r>
        <w:t xml:space="preserve"> be </w:t>
      </w:r>
      <w:commentRangeStart w:id="2873"/>
      <w:r>
        <w:t>ToString(</w:t>
      </w:r>
      <w:r w:rsidRPr="003C08F9">
        <w:rPr>
          <w:i/>
        </w:rPr>
        <w:t>sub</w:t>
      </w:r>
      <w:r>
        <w:t>).</w:t>
      </w:r>
      <w:commentRangeEnd w:id="2873"/>
      <w:r>
        <w:rPr>
          <w:rStyle w:val="af6"/>
          <w:rFonts w:ascii="Arial" w:eastAsia="MS Mincho" w:hAnsi="Arial"/>
          <w:spacing w:val="0"/>
          <w:lang w:eastAsia="ja-JP"/>
        </w:rPr>
        <w:commentReference w:id="2873"/>
      </w:r>
    </w:p>
    <w:p w14:paraId="7E3C6EFE" w14:textId="77777777" w:rsidR="00810454" w:rsidRDefault="00810454" w:rsidP="00865652">
      <w:pPr>
        <w:pStyle w:val="Alg4"/>
        <w:numPr>
          <w:ilvl w:val="0"/>
          <w:numId w:val="962"/>
        </w:numPr>
        <w:spacing w:after="220"/>
        <w:contextualSpacing/>
      </w:pPr>
      <w:r>
        <w:t>ReturnIfAbrupt(</w:t>
      </w:r>
      <w:r w:rsidR="00BD4828">
        <w:rPr>
          <w:i/>
        </w:rPr>
        <w:t>last</w:t>
      </w:r>
      <w:r>
        <w:t>).</w:t>
      </w:r>
    </w:p>
    <w:p w14:paraId="6F7B123D" w14:textId="77777777" w:rsidR="00810454" w:rsidRPr="00E77497" w:rsidRDefault="00810454" w:rsidP="00865652">
      <w:pPr>
        <w:pStyle w:val="Alg4"/>
        <w:numPr>
          <w:ilvl w:val="0"/>
          <w:numId w:val="962"/>
        </w:numPr>
        <w:spacing w:after="220"/>
        <w:contextualSpacing/>
      </w:pPr>
      <w:r w:rsidRPr="00E77497">
        <w:t xml:space="preserve">Return </w:t>
      </w:r>
      <w:r>
        <w:t xml:space="preserve">the sequence of characters consisting of the </w:t>
      </w:r>
      <w:r w:rsidR="00A0691D">
        <w:t>elements</w:t>
      </w:r>
      <w:r>
        <w:t xml:space="preserve"> of </w:t>
      </w:r>
      <w:r w:rsidR="00BD4828">
        <w:rPr>
          <w:i/>
        </w:rPr>
        <w:t>rest</w:t>
      </w:r>
      <w:r>
        <w:t xml:space="preserve"> </w:t>
      </w:r>
      <w:r w:rsidR="00BD4828">
        <w:t xml:space="preserve">followed by the </w:t>
      </w:r>
      <w:r w:rsidR="00A0691D">
        <w:t>code units</w:t>
      </w:r>
      <w:r w:rsidR="00BD4828">
        <w:t xml:space="preserve"> of </w:t>
      </w:r>
      <w:r w:rsidR="00BD4828">
        <w:rPr>
          <w:i/>
        </w:rPr>
        <w:t>middle</w:t>
      </w:r>
      <w:r w:rsidR="00BD4828">
        <w:t xml:space="preserve"> </w:t>
      </w:r>
      <w:r>
        <w:t xml:space="preserve">followed by the </w:t>
      </w:r>
      <w:r w:rsidR="00A0691D">
        <w:t>elements</w:t>
      </w:r>
      <w:r>
        <w:t xml:space="preserve"> of </w:t>
      </w:r>
      <w:r w:rsidR="00BD4828">
        <w:rPr>
          <w:i/>
        </w:rPr>
        <w:t>last</w:t>
      </w:r>
      <w:r w:rsidRPr="00E77497">
        <w:t>.</w:t>
      </w:r>
    </w:p>
    <w:p w14:paraId="5F7793B0" w14:textId="77777777" w:rsidR="004C02EF" w:rsidRPr="00E77497" w:rsidRDefault="004C02EF" w:rsidP="00D148E9">
      <w:pPr>
        <w:pStyle w:val="30"/>
      </w:pPr>
      <w:bookmarkStart w:id="2874" w:name="_Toc361663186"/>
      <w:bookmarkStart w:id="2875" w:name="_Toc361665029"/>
      <w:bookmarkStart w:id="2876" w:name="_Toc361666869"/>
      <w:bookmarkStart w:id="2877" w:name="_Toc361668698"/>
      <w:bookmarkStart w:id="2878" w:name="_Toc364934720"/>
      <w:bookmarkStart w:id="2879" w:name="_Toc365473964"/>
      <w:bookmarkStart w:id="2880" w:name="_Toc361663187"/>
      <w:bookmarkStart w:id="2881" w:name="_Toc361665030"/>
      <w:bookmarkStart w:id="2882" w:name="_Toc361666870"/>
      <w:bookmarkStart w:id="2883" w:name="_Toc361668699"/>
      <w:bookmarkStart w:id="2884" w:name="_Toc364934721"/>
      <w:bookmarkStart w:id="2885" w:name="_Toc365473965"/>
      <w:bookmarkStart w:id="2886" w:name="_Toc361663188"/>
      <w:bookmarkStart w:id="2887" w:name="_Toc361665031"/>
      <w:bookmarkStart w:id="2888" w:name="_Toc361666871"/>
      <w:bookmarkStart w:id="2889" w:name="_Toc361668700"/>
      <w:bookmarkStart w:id="2890" w:name="_Toc364934722"/>
      <w:bookmarkStart w:id="2891" w:name="_Toc365473966"/>
      <w:bookmarkStart w:id="2892" w:name="_Toc361663189"/>
      <w:bookmarkStart w:id="2893" w:name="_Toc361665032"/>
      <w:bookmarkStart w:id="2894" w:name="_Toc361666872"/>
      <w:bookmarkStart w:id="2895" w:name="_Toc361668701"/>
      <w:bookmarkStart w:id="2896" w:name="_Toc364934723"/>
      <w:bookmarkStart w:id="2897" w:name="_Toc365473967"/>
      <w:bookmarkStart w:id="2898" w:name="_Toc472818820"/>
      <w:bookmarkStart w:id="2899" w:name="_Toc235503394"/>
      <w:bookmarkStart w:id="2900" w:name="_Toc241509169"/>
      <w:bookmarkStart w:id="2901" w:name="_Toc244416656"/>
      <w:bookmarkStart w:id="2902" w:name="_Toc276631020"/>
      <w:bookmarkStart w:id="2903" w:name="_Toc366141876"/>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r w:rsidRPr="00E77497">
        <w:t>The Grouping Operato</w:t>
      </w:r>
      <w:bookmarkStart w:id="2904" w:name="_Toc382202826"/>
      <w:bookmarkStart w:id="2905" w:name="_Toc382203046"/>
      <w:bookmarkEnd w:id="2722"/>
      <w:bookmarkEnd w:id="2723"/>
      <w:bookmarkEnd w:id="2724"/>
      <w:bookmarkEnd w:id="2725"/>
      <w:bookmarkEnd w:id="2726"/>
      <w:bookmarkEnd w:id="2727"/>
      <w:bookmarkEnd w:id="2728"/>
      <w:bookmarkEnd w:id="2729"/>
      <w:bookmarkEnd w:id="2730"/>
      <w:bookmarkEnd w:id="2731"/>
      <w:bookmarkEnd w:id="2732"/>
      <w:bookmarkEnd w:id="2904"/>
      <w:bookmarkEnd w:id="2905"/>
      <w:r w:rsidRPr="00E77497">
        <w:t>r</w:t>
      </w:r>
      <w:bookmarkEnd w:id="2898"/>
      <w:bookmarkEnd w:id="2899"/>
      <w:bookmarkEnd w:id="2900"/>
      <w:bookmarkEnd w:id="2901"/>
      <w:bookmarkEnd w:id="2902"/>
      <w:bookmarkEnd w:id="2903"/>
    </w:p>
    <w:p w14:paraId="0969A593" w14:textId="77777777" w:rsidR="003C6E9D" w:rsidRPr="00E77497" w:rsidRDefault="003C6E9D" w:rsidP="003C6E9D">
      <w:pPr>
        <w:rPr>
          <w:rFonts w:ascii="Helvetica" w:hAnsi="Helvetica"/>
          <w:b/>
        </w:rPr>
      </w:pPr>
      <w:r w:rsidRPr="00E77497">
        <w:rPr>
          <w:rFonts w:ascii="Helvetica" w:hAnsi="Helvetica"/>
          <w:b/>
        </w:rPr>
        <w:t>Static Semantics:  Early Errors</w:t>
      </w:r>
    </w:p>
    <w:p w14:paraId="3501BBB0" w14:textId="77777777" w:rsidR="003C6E9D" w:rsidRPr="00E77497" w:rsidRDefault="003C6E9D" w:rsidP="00CB07B9">
      <w:pPr>
        <w:jc w:val="left"/>
      </w:pPr>
      <w:r>
        <w:rPr>
          <w:rStyle w:val="bnf"/>
        </w:rPr>
        <w:t>PrimaryExpression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p>
    <w:p w14:paraId="1E8A2D20" w14:textId="77777777" w:rsidR="003C6E9D" w:rsidRDefault="003C6E9D" w:rsidP="00CB07B9">
      <w:pPr>
        <w:numPr>
          <w:ilvl w:val="0"/>
          <w:numId w:val="403"/>
        </w:numPr>
        <w:spacing w:after="0"/>
        <w:jc w:val="left"/>
      </w:pPr>
      <w:r w:rsidRPr="003B4312">
        <w:t xml:space="preserve">It is a Syntax Error if </w:t>
      </w:r>
      <w:r w:rsidRPr="00675B74">
        <w:t xml:space="preserve">the </w:t>
      </w:r>
      <w:r>
        <w:t>lexical token sequence</w:t>
      </w:r>
      <w:r w:rsidRPr="00675B74">
        <w:t xml:space="preserve"> </w:t>
      </w:r>
      <w:r>
        <w:t>matched by</w:t>
      </w:r>
      <w:r w:rsidRPr="00675B74">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E77497">
        <w:t>as the goal symbol.</w:t>
      </w:r>
    </w:p>
    <w:p w14:paraId="35F1E477" w14:textId="77777777" w:rsidR="003C6E9D" w:rsidRPr="00E77497" w:rsidRDefault="003C6E9D" w:rsidP="00CB07B9">
      <w:pPr>
        <w:numPr>
          <w:ilvl w:val="0"/>
          <w:numId w:val="403"/>
        </w:numPr>
        <w:jc w:val="left"/>
      </w:pPr>
      <w:r>
        <w:t xml:space="preserve">All Early Errors rules for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9F4A37">
        <w:t>and its derived productions</w:t>
      </w:r>
      <w:r>
        <w:rPr>
          <w:rFonts w:ascii="Times New Roman" w:hAnsi="Times New Roman"/>
        </w:rPr>
        <w:t xml:space="preserve"> </w:t>
      </w:r>
      <w:r>
        <w:t xml:space="preserve">also apply to the </w:t>
      </w:r>
      <w:r w:rsidRPr="007B0127">
        <w:rPr>
          <w:rFonts w:ascii="Times New Roman" w:hAnsi="Times New Roman"/>
        </w:rPr>
        <w:t>Covered</w:t>
      </w:r>
      <w:r w:rsidRPr="009F4A37">
        <w:rPr>
          <w:rFonts w:ascii="Times New Roman" w:hAnsi="Times New Roman"/>
        </w:rPr>
        <w:t>Parenthesi</w:t>
      </w:r>
      <w:r w:rsidR="00CB07B9">
        <w:rPr>
          <w:rFonts w:ascii="Times New Roman" w:hAnsi="Times New Roman"/>
        </w:rPr>
        <w:t>s</w:t>
      </w:r>
      <w:r w:rsidRPr="009F4A37">
        <w:rPr>
          <w:rFonts w:ascii="Times New Roman" w:hAnsi="Times New Roman"/>
        </w:rPr>
        <w:t>edExpression</w:t>
      </w:r>
      <w:r>
        <w:t xml:space="preserve"> of</w:t>
      </w:r>
      <w:r w:rsidRPr="006F0F34">
        <w:rPr>
          <w:rStyle w:val="bnf"/>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t>.</w:t>
      </w:r>
    </w:p>
    <w:p w14:paraId="1BD679C8" w14:textId="77777777" w:rsidR="00A81EF0" w:rsidRPr="00253B6F" w:rsidRDefault="00A81EF0" w:rsidP="00A81EF0">
      <w:pPr>
        <w:jc w:val="left"/>
        <w:rPr>
          <w:i/>
        </w:rPr>
      </w:pPr>
      <w:r w:rsidRPr="00E77497">
        <w:rPr>
          <w:rFonts w:ascii="Helvetica" w:hAnsi="Helvetica"/>
          <w:b/>
        </w:rPr>
        <w:t xml:space="preserve">Static Semantics:  </w:t>
      </w:r>
      <w:r w:rsidRPr="00BD6E56">
        <w:rPr>
          <w:rFonts w:ascii="Helvetica" w:hAnsi="Helvetica"/>
          <w:b/>
          <w:lang w:eastAsia="en-US"/>
        </w:rPr>
        <w:t>IsValidSimpleAssignmentTarget</w:t>
      </w:r>
    </w:p>
    <w:p w14:paraId="0E0AAB40" w14:textId="77777777"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14:paraId="4A587590" w14:textId="77777777" w:rsidR="002B49A4" w:rsidRDefault="002B49A4" w:rsidP="00CB07B9">
      <w:pPr>
        <w:pStyle w:val="Alg4"/>
        <w:numPr>
          <w:ilvl w:val="0"/>
          <w:numId w:val="1012"/>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14:paraId="3EA301CF" w14:textId="77777777" w:rsidR="002B49A4" w:rsidRPr="00E77497" w:rsidRDefault="002B49A4" w:rsidP="002B49A4">
      <w:pPr>
        <w:pStyle w:val="Alg4"/>
        <w:numPr>
          <w:ilvl w:val="0"/>
          <w:numId w:val="1012"/>
        </w:numPr>
        <w:spacing w:after="220"/>
        <w:contextualSpacing/>
      </w:pPr>
      <w:r w:rsidRPr="00E77497">
        <w:t>Return</w:t>
      </w:r>
      <w:r>
        <w:t xml:space="preserve"> IsValidSimpleAssignmentTarge</w:t>
      </w:r>
      <w:r w:rsidR="0043620C">
        <w:t>t</w:t>
      </w:r>
      <w:r>
        <w:t xml:space="preserve"> of </w:t>
      </w:r>
      <w:r>
        <w:rPr>
          <w:i/>
        </w:rPr>
        <w:t>expr</w:t>
      </w:r>
      <w:r w:rsidRPr="00E77497">
        <w:t>.</w:t>
      </w:r>
    </w:p>
    <w:p w14:paraId="0E893CA4" w14:textId="77777777" w:rsidR="00A81EF0" w:rsidRPr="00E77497" w:rsidRDefault="002B49A4" w:rsidP="00CB07B9">
      <w:pPr>
        <w:jc w:val="left"/>
      </w:pPr>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A81EF0" w:rsidRPr="00865652">
        <w:rPr>
          <w:rFonts w:cs="Arial"/>
          <w:b/>
        </w:rPr>
        <w:t>:</w:t>
      </w:r>
      <w:r w:rsidR="00A81EF0" w:rsidRPr="00344428">
        <w:rPr>
          <w:rFonts w:ascii="Times New Roman" w:hAnsi="Times New Roman"/>
          <w:b/>
          <w:i/>
        </w:rPr>
        <w:t xml:space="preserve">  </w:t>
      </w:r>
      <w:r w:rsidR="00A81EF0" w:rsidRPr="00865652">
        <w:rPr>
          <w:rFonts w:ascii="Courier New" w:hAnsi="Courier New"/>
          <w:b/>
        </w:rPr>
        <w:t>(</w:t>
      </w:r>
      <w:r w:rsidR="00A81EF0" w:rsidRPr="00E77497">
        <w:t xml:space="preserve"> </w:t>
      </w:r>
      <w:r w:rsidR="00A81EF0" w:rsidRPr="00865652">
        <w:rPr>
          <w:rFonts w:ascii="Times New Roman" w:hAnsi="Times New Roman"/>
          <w:i/>
        </w:rPr>
        <w:t>Expression</w:t>
      </w:r>
      <w:r w:rsidR="00A81EF0" w:rsidRPr="00E77497">
        <w:t xml:space="preserve"> </w:t>
      </w:r>
      <w:r w:rsidR="00A81EF0" w:rsidRPr="00865652">
        <w:rPr>
          <w:rFonts w:ascii="Courier New" w:hAnsi="Courier New"/>
          <w:b/>
        </w:rPr>
        <w:t>)</w:t>
      </w:r>
    </w:p>
    <w:p w14:paraId="41E81C45" w14:textId="77777777" w:rsidR="00A81EF0" w:rsidRPr="00E77497" w:rsidRDefault="00A81EF0" w:rsidP="00A81EF0">
      <w:pPr>
        <w:pStyle w:val="Alg4"/>
        <w:numPr>
          <w:ilvl w:val="0"/>
          <w:numId w:val="1011"/>
        </w:numPr>
        <w:spacing w:after="220"/>
        <w:contextualSpacing/>
      </w:pPr>
      <w:r w:rsidRPr="00E77497">
        <w:t>Return</w:t>
      </w:r>
      <w:r>
        <w:t xml:space="preserve"> IsValidSimpleAssignmentTarge</w:t>
      </w:r>
      <w:r w:rsidR="0043620C">
        <w:t>t</w:t>
      </w:r>
      <w:r>
        <w:t xml:space="preserve"> of </w:t>
      </w:r>
      <w:r w:rsidRPr="00865652">
        <w:rPr>
          <w:i/>
        </w:rPr>
        <w:t>Expression</w:t>
      </w:r>
      <w:r w:rsidRPr="00E77497">
        <w:t>.</w:t>
      </w:r>
    </w:p>
    <w:p w14:paraId="009161DB" w14:textId="77777777" w:rsidR="00191CB8" w:rsidRPr="00E77497" w:rsidRDefault="00191CB8" w:rsidP="00191CB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6463B96A" w14:textId="77777777"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14:paraId="60CD13D0" w14:textId="77777777" w:rsidR="002B49A4" w:rsidRDefault="002B49A4" w:rsidP="00CB07B9">
      <w:pPr>
        <w:pStyle w:val="Alg4"/>
        <w:numPr>
          <w:ilvl w:val="0"/>
          <w:numId w:val="1015"/>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14:paraId="367E04FB" w14:textId="77777777" w:rsidR="002B49A4" w:rsidRPr="00E77497" w:rsidRDefault="002B49A4" w:rsidP="004012E4">
      <w:pPr>
        <w:pStyle w:val="Alg4"/>
        <w:numPr>
          <w:ilvl w:val="0"/>
          <w:numId w:val="1015"/>
        </w:numPr>
        <w:spacing w:after="220"/>
        <w:contextualSpacing/>
      </w:pPr>
      <w:r w:rsidRPr="00E77497">
        <w:t>Return</w:t>
      </w:r>
      <w:r>
        <w:t xml:space="preserve"> the result of evaluating </w:t>
      </w:r>
      <w:r>
        <w:rPr>
          <w:i/>
        </w:rPr>
        <w:t>expr</w:t>
      </w:r>
      <w:r w:rsidRPr="00E77497">
        <w:t>.</w:t>
      </w:r>
    </w:p>
    <w:p w14:paraId="1B91D2AC" w14:textId="77777777" w:rsidR="004C02EF" w:rsidRPr="00E77497" w:rsidRDefault="002B49A4" w:rsidP="00CB07B9">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4C02EF" w:rsidRPr="00E77497">
        <w:rPr>
          <w:b/>
        </w:rPr>
        <w:t>:</w:t>
      </w:r>
      <w:r w:rsidR="004C02EF" w:rsidRPr="00E77497">
        <w:rPr>
          <w:i/>
        </w:rPr>
        <w:t xml:space="preserve"> </w:t>
      </w:r>
      <w:r w:rsidR="004C02EF" w:rsidRPr="00E77497">
        <w:rPr>
          <w:rFonts w:ascii="Courier New" w:hAnsi="Courier New"/>
          <w:b/>
        </w:rPr>
        <w:t>(</w:t>
      </w:r>
      <w:r w:rsidR="004C02EF" w:rsidRPr="00E77497">
        <w:t xml:space="preserve"> </w:t>
      </w:r>
      <w:r w:rsidR="004C02EF" w:rsidRPr="00E77497">
        <w:rPr>
          <w:rStyle w:val="bnf"/>
        </w:rPr>
        <w:t>Expression</w:t>
      </w:r>
      <w:r w:rsidR="004C02EF" w:rsidRPr="00E77497">
        <w:t xml:space="preserve"> </w:t>
      </w:r>
      <w:r w:rsidR="004C02EF" w:rsidRPr="00E77497">
        <w:rPr>
          <w:rFonts w:ascii="Courier New" w:hAnsi="Courier New"/>
          <w:b/>
        </w:rPr>
        <w:t>)</w:t>
      </w:r>
      <w:r w:rsidR="004C02EF" w:rsidRPr="00E77497">
        <w:t xml:space="preserve"> </w:t>
      </w:r>
      <w:bookmarkStart w:id="2906" w:name="_Toc382212442"/>
    </w:p>
    <w:p w14:paraId="444BE0E2" w14:textId="77777777" w:rsidR="004C02EF" w:rsidRPr="00E77497" w:rsidRDefault="004C02EF" w:rsidP="00865652">
      <w:pPr>
        <w:pStyle w:val="Alg4"/>
        <w:numPr>
          <w:ilvl w:val="0"/>
          <w:numId w:val="961"/>
        </w:numPr>
        <w:spacing w:after="220"/>
        <w:contextualSpacing/>
      </w:pPr>
      <w:r w:rsidRPr="00E77497">
        <w:t xml:space="preserve">Return the result of evaluating </w:t>
      </w:r>
      <w:r w:rsidRPr="00E77497">
        <w:rPr>
          <w:i/>
        </w:rPr>
        <w:t>Expression</w:t>
      </w:r>
      <w:r w:rsidRPr="00E77497">
        <w:t>. This may be of type Reference</w:t>
      </w:r>
      <w:bookmarkEnd w:id="2906"/>
      <w:r w:rsidRPr="00E77497">
        <w:t>.</w:t>
      </w:r>
      <w:bookmarkStart w:id="2907" w:name="_Toc382212443"/>
    </w:p>
    <w:p w14:paraId="2DFF141F" w14:textId="77777777" w:rsidR="004C02EF" w:rsidRPr="00E77497" w:rsidRDefault="004C02EF" w:rsidP="004C02EF">
      <w:pPr>
        <w:pStyle w:val="Note"/>
      </w:pPr>
      <w:bookmarkStart w:id="2908" w:name="_Toc375031167"/>
      <w:bookmarkStart w:id="2909" w:name="_Ref381507044"/>
      <w:bookmarkStart w:id="2910" w:name="_Toc381513681"/>
      <w:bookmarkStart w:id="2911" w:name="_Toc382202827"/>
      <w:bookmarkStart w:id="2912" w:name="_Toc382203047"/>
      <w:bookmarkStart w:id="2913" w:name="_Toc382212203"/>
      <w:bookmarkStart w:id="2914" w:name="_Toc382212444"/>
      <w:bookmarkStart w:id="2915" w:name="_Toc382291548"/>
      <w:bookmarkStart w:id="2916" w:name="_Ref382714615"/>
      <w:bookmarkStart w:id="2917" w:name="_Toc385672187"/>
      <w:bookmarkEnd w:id="2907"/>
      <w:r w:rsidRPr="00E77497">
        <w:t>NOTE</w:t>
      </w:r>
      <w:r w:rsidRPr="00E77497">
        <w:tab/>
        <w:t xml:space="preserve">This algorithm does not apply GetValue to the result of evaluating </w:t>
      </w:r>
      <w:r w:rsidRPr="000A37B6">
        <w:rPr>
          <w:i/>
          <w:iCs/>
        </w:rPr>
        <w:t>Expression</w:t>
      </w:r>
      <w:r w:rsidRPr="00E77497">
        <w:t xml:space="preserve">.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2918" w:name="_Toc393690282"/>
    </w:p>
    <w:p w14:paraId="2DB3B0D2" w14:textId="77777777" w:rsidR="004C02EF" w:rsidRPr="00E77497" w:rsidRDefault="004C02EF" w:rsidP="00D148E9">
      <w:pPr>
        <w:pStyle w:val="20"/>
      </w:pPr>
      <w:bookmarkStart w:id="2919" w:name="_Ref449966579"/>
      <w:bookmarkStart w:id="2920" w:name="_Toc472818821"/>
      <w:bookmarkStart w:id="2921" w:name="_Toc235503395"/>
      <w:bookmarkStart w:id="2922" w:name="_Toc241509170"/>
      <w:bookmarkStart w:id="2923" w:name="_Toc244416657"/>
      <w:bookmarkStart w:id="2924" w:name="_Toc276631021"/>
      <w:bookmarkStart w:id="2925" w:name="_Toc366141877"/>
      <w:r w:rsidRPr="00E77497">
        <w:t>Left-Hand-Side Expression</w:t>
      </w:r>
      <w:bookmarkStart w:id="2926" w:name="_Toc382202828"/>
      <w:bookmarkStart w:id="2927" w:name="_Toc382203048"/>
      <w:bookmarkEnd w:id="2908"/>
      <w:bookmarkEnd w:id="2909"/>
      <w:bookmarkEnd w:id="2910"/>
      <w:bookmarkEnd w:id="2911"/>
      <w:bookmarkEnd w:id="2912"/>
      <w:bookmarkEnd w:id="2913"/>
      <w:bookmarkEnd w:id="2914"/>
      <w:bookmarkEnd w:id="2915"/>
      <w:bookmarkEnd w:id="2916"/>
      <w:bookmarkEnd w:id="2917"/>
      <w:bookmarkEnd w:id="2918"/>
      <w:bookmarkEnd w:id="2926"/>
      <w:bookmarkEnd w:id="2927"/>
      <w:r w:rsidRPr="00E77497">
        <w:t>s</w:t>
      </w:r>
      <w:bookmarkEnd w:id="2919"/>
      <w:bookmarkEnd w:id="2920"/>
      <w:bookmarkEnd w:id="2921"/>
      <w:bookmarkEnd w:id="2922"/>
      <w:bookmarkEnd w:id="2923"/>
      <w:bookmarkEnd w:id="2924"/>
      <w:bookmarkEnd w:id="2925"/>
    </w:p>
    <w:p w14:paraId="61932DAC" w14:textId="77777777" w:rsidR="004C02EF" w:rsidRPr="00E77497" w:rsidRDefault="004C02EF" w:rsidP="004C02EF">
      <w:pPr>
        <w:pStyle w:val="Syntax"/>
      </w:pPr>
      <w:r w:rsidRPr="00E77497">
        <w:t>Syntax</w:t>
      </w:r>
    </w:p>
    <w:p w14:paraId="664C00F7" w14:textId="77777777" w:rsidR="004C02EF" w:rsidRPr="00E77497" w:rsidRDefault="004C02EF" w:rsidP="004C02EF">
      <w:pPr>
        <w:pStyle w:val="SyntaxRule"/>
      </w:pPr>
      <w:r w:rsidRPr="00E77497">
        <w:t xml:space="preserve">MemberExpression </w:t>
      </w:r>
      <w:r w:rsidRPr="00E77497">
        <w:rPr>
          <w:rFonts w:ascii="Arial" w:hAnsi="Arial" w:cs="Arial"/>
          <w:b/>
          <w:i w:val="0"/>
        </w:rPr>
        <w:t>:</w:t>
      </w:r>
    </w:p>
    <w:p w14:paraId="0CCDE9A3" w14:textId="77777777" w:rsidR="004C02EF" w:rsidRPr="00E77497" w:rsidRDefault="008728E0" w:rsidP="00117FD6">
      <w:pPr>
        <w:pStyle w:val="SyntaxDefinition"/>
      </w:pP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r w:rsidR="004C02EF" w:rsidRPr="00E77497">
        <w:t>PrimaryExpression</w:t>
      </w:r>
      <w:r w:rsidR="004C02EF" w:rsidRPr="00E77497">
        <w:br/>
        <w:t xml:space="preserve">MemberExpression </w:t>
      </w:r>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r w:rsidR="004C02EF" w:rsidRPr="00E77497">
        <w:rPr>
          <w:rFonts w:ascii="Courier New" w:hAnsi="Courier New"/>
          <w:b/>
          <w:i w:val="0"/>
        </w:rPr>
        <w:br/>
      </w:r>
      <w:r w:rsidR="004C02EF" w:rsidRPr="00E77497">
        <w:t xml:space="preserve">MemberExpression </w:t>
      </w:r>
      <w:r w:rsidR="004C02EF" w:rsidRPr="00E77497">
        <w:rPr>
          <w:rFonts w:ascii="Courier New" w:hAnsi="Courier New"/>
          <w:b/>
          <w:i w:val="0"/>
        </w:rPr>
        <w:t>.</w:t>
      </w:r>
      <w:r w:rsidR="004C02EF" w:rsidRPr="00E77497">
        <w:t xml:space="preserve"> IdentifierName</w:t>
      </w:r>
      <w:r w:rsidR="00306BB2">
        <w:br/>
        <w:t xml:space="preserve">MemberExpression  </w:t>
      </w:r>
      <w:r w:rsidR="00387B31">
        <w:t>Template</w:t>
      </w:r>
      <w:r w:rsidR="00306BB2">
        <w:t>Literal</w:t>
      </w:r>
      <w:r w:rsidR="00AF6B71" w:rsidRPr="00E77497">
        <w:br/>
      </w:r>
      <w:r w:rsidR="00AF6B71" w:rsidRPr="00E77497">
        <w:rPr>
          <w:rFonts w:ascii="Courier New" w:hAnsi="Courier New"/>
          <w:b/>
          <w:i w:val="0"/>
        </w:rPr>
        <w:t>super</w:t>
      </w:r>
      <w:r w:rsidR="009B104F" w:rsidRPr="00E77497">
        <w:rPr>
          <w:rFonts w:ascii="Courier New" w:hAnsi="Courier New"/>
          <w:b/>
          <w:i w:val="0"/>
        </w:rPr>
        <w:t xml:space="preserve"> </w:t>
      </w:r>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r w:rsidR="004C02EF" w:rsidRPr="00E77497">
        <w:br/>
      </w:r>
      <w:r w:rsidR="00623563" w:rsidRPr="00E77497">
        <w:rPr>
          <w:rFonts w:ascii="Courier New" w:hAnsi="Courier New"/>
          <w:b/>
          <w:i w:val="0"/>
        </w:rPr>
        <w:t>super</w:t>
      </w:r>
      <w:r w:rsidR="009B104F" w:rsidRPr="00E77497">
        <w:rPr>
          <w:rFonts w:ascii="Courier New" w:hAnsi="Courier New"/>
          <w:b/>
          <w:i w:val="0"/>
        </w:rPr>
        <w:t xml:space="preserve"> </w:t>
      </w:r>
      <w:r w:rsidR="00623563" w:rsidRPr="00E77497">
        <w:rPr>
          <w:rFonts w:ascii="Courier New" w:hAnsi="Courier New"/>
          <w:b/>
          <w:i w:val="0"/>
        </w:rPr>
        <w:t>.</w:t>
      </w:r>
      <w:r w:rsidR="009B104F" w:rsidRPr="00E77497">
        <w:t xml:space="preserve"> </w:t>
      </w:r>
      <w:r w:rsidR="00623563" w:rsidRPr="00E77497">
        <w:t>IdentifierName</w:t>
      </w:r>
      <w:r w:rsidR="00117FD6">
        <w:br/>
      </w:r>
      <w:r w:rsidR="00117FD6" w:rsidRPr="00E77497">
        <w:rPr>
          <w:rFonts w:ascii="Courier New" w:hAnsi="Courier New"/>
          <w:b/>
          <w:i w:val="0"/>
        </w:rPr>
        <w:t>new</w:t>
      </w:r>
      <w:r w:rsidR="00117FD6" w:rsidRPr="00E77497">
        <w:t xml:space="preserve"> </w:t>
      </w:r>
      <w:r w:rsidR="00117FD6" w:rsidRPr="00E77497">
        <w:rPr>
          <w:rFonts w:ascii="Courier New" w:hAnsi="Courier New"/>
          <w:b/>
          <w:i w:val="0"/>
        </w:rPr>
        <w:t xml:space="preserve">super </w:t>
      </w:r>
      <w:r w:rsidR="00117FD6" w:rsidRPr="00E77497">
        <w:t>Arguments</w:t>
      </w:r>
      <w:r w:rsidR="007954BD" w:rsidRPr="00E77497">
        <w:rPr>
          <w:rFonts w:ascii="Arial" w:hAnsi="Arial" w:cs="Arial"/>
          <w:i w:val="0"/>
          <w:vertAlign w:val="subscript"/>
        </w:rPr>
        <w:t>opt</w:t>
      </w:r>
      <w:r w:rsidR="00623563" w:rsidRPr="00E77497">
        <w:br/>
      </w:r>
      <w:r w:rsidR="004C02EF" w:rsidRPr="00E77497">
        <w:rPr>
          <w:rFonts w:ascii="Courier New" w:hAnsi="Courier New"/>
          <w:b/>
          <w:i w:val="0"/>
        </w:rPr>
        <w:t>new</w:t>
      </w:r>
      <w:r w:rsidR="004C02EF" w:rsidRPr="00E77497">
        <w:t xml:space="preserve"> MemberExpression</w:t>
      </w:r>
      <w:r w:rsidR="004C02EF" w:rsidRPr="00E77497">
        <w:rPr>
          <w:rFonts w:ascii="Courier New" w:hAnsi="Courier New"/>
          <w:b/>
          <w:i w:val="0"/>
        </w:rPr>
        <w:t xml:space="preserve"> </w:t>
      </w:r>
      <w:r w:rsidR="004C02EF" w:rsidRPr="00E77497">
        <w:t>Arguments</w:t>
      </w:r>
    </w:p>
    <w:p w14:paraId="5288C6E3" w14:textId="77777777" w:rsidR="004C02EF" w:rsidRPr="00E77497" w:rsidRDefault="004C02EF" w:rsidP="004C02EF">
      <w:pPr>
        <w:pStyle w:val="SyntaxRule"/>
      </w:pPr>
      <w:r w:rsidRPr="00E77497">
        <w:t xml:space="preserve">NewExpression </w:t>
      </w:r>
      <w:r w:rsidRPr="00E77497">
        <w:rPr>
          <w:rFonts w:ascii="Arial" w:hAnsi="Arial"/>
          <w:b/>
          <w:i w:val="0"/>
        </w:rPr>
        <w:t>:</w:t>
      </w:r>
    </w:p>
    <w:p w14:paraId="6442E6E7" w14:textId="77777777"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14:paraId="75A11018" w14:textId="77777777" w:rsidR="004C02EF" w:rsidRPr="00E77497" w:rsidRDefault="004C02EF" w:rsidP="004C02EF">
      <w:pPr>
        <w:pStyle w:val="SyntaxRule"/>
      </w:pPr>
      <w:r w:rsidRPr="00E77497">
        <w:t xml:space="preserve">CallExpression </w:t>
      </w:r>
      <w:r w:rsidRPr="00E77497">
        <w:rPr>
          <w:rFonts w:ascii="Arial" w:hAnsi="Arial"/>
          <w:b/>
          <w:i w:val="0"/>
        </w:rPr>
        <w:t>:</w:t>
      </w:r>
    </w:p>
    <w:p w14:paraId="3EF3634D" w14:textId="77777777"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00306BB2">
        <w:br/>
        <w:t xml:space="preserve">CallExpression  </w:t>
      </w:r>
      <w:r w:rsidR="00387B31">
        <w:t>Template</w:t>
      </w:r>
      <w:r w:rsidR="00306BB2">
        <w:t>Literal</w:t>
      </w:r>
      <w:r w:rsidR="00EB368B" w:rsidRPr="00EB368B">
        <w:rPr>
          <w:rFonts w:ascii="Courier New" w:hAnsi="Courier New"/>
          <w:b/>
          <w:i w:val="0"/>
        </w:rPr>
        <w:t xml:space="preserve"> </w:t>
      </w:r>
    </w:p>
    <w:p w14:paraId="1A35611C" w14:textId="77777777" w:rsidR="004C02EF" w:rsidRPr="00E77497" w:rsidRDefault="004C02EF" w:rsidP="004C02EF">
      <w:pPr>
        <w:pStyle w:val="SyntaxRule"/>
      </w:pPr>
      <w:r w:rsidRPr="00E77497">
        <w:t xml:space="preserve">Arguments </w:t>
      </w:r>
      <w:r w:rsidRPr="00E77497">
        <w:rPr>
          <w:rFonts w:ascii="Arial" w:hAnsi="Arial"/>
          <w:b/>
          <w:i w:val="0"/>
        </w:rPr>
        <w:t>:</w:t>
      </w:r>
    </w:p>
    <w:p w14:paraId="0CDB2460" w14:textId="77777777"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4E0F2900" w14:textId="77777777" w:rsidR="004C02EF" w:rsidRPr="00E77497" w:rsidRDefault="004C02EF" w:rsidP="004C02EF">
      <w:pPr>
        <w:pStyle w:val="SyntaxRule"/>
      </w:pPr>
      <w:r w:rsidRPr="00E77497">
        <w:t xml:space="preserve">ArgumentList </w:t>
      </w:r>
      <w:r w:rsidRPr="00E77497">
        <w:rPr>
          <w:rFonts w:ascii="Arial" w:hAnsi="Arial"/>
          <w:b/>
          <w:i w:val="0"/>
        </w:rPr>
        <w:t>:</w:t>
      </w:r>
    </w:p>
    <w:p w14:paraId="36A4D2B2" w14:textId="77777777" w:rsidR="004C02EF" w:rsidRPr="00E77497" w:rsidRDefault="004C02EF" w:rsidP="004C02EF">
      <w:pPr>
        <w:pStyle w:val="SyntaxDefinition"/>
      </w:pPr>
      <w:r w:rsidRPr="00E77497">
        <w:t>AssignmentExpression</w:t>
      </w:r>
      <w:r w:rsidR="001C6F64" w:rsidRPr="00E77497">
        <w:br/>
      </w:r>
      <w:r w:rsidR="001C6F64" w:rsidRPr="00E77497">
        <w:rPr>
          <w:rFonts w:ascii="Courier New" w:hAnsi="Courier New"/>
          <w:b/>
          <w:i w:val="0"/>
        </w:rPr>
        <w:t xml:space="preserve">... </w:t>
      </w:r>
      <w:r w:rsidR="001C6F64" w:rsidRPr="00E77497">
        <w:t>AssignmentExpression</w:t>
      </w:r>
      <w:r w:rsidR="001C6F64" w:rsidRPr="00E77497">
        <w:br/>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r w:rsidR="001C6F64" w:rsidRPr="00E77497">
        <w:rPr>
          <w:rFonts w:ascii="Courier New" w:hAnsi="Courier New"/>
          <w:b/>
          <w:i w:val="0"/>
        </w:rPr>
        <w:t xml:space="preserve">... </w:t>
      </w:r>
      <w:r w:rsidRPr="00E77497">
        <w:t>AssignmentExpression</w:t>
      </w:r>
    </w:p>
    <w:p w14:paraId="6C33CD81" w14:textId="77777777" w:rsidR="004C02EF" w:rsidRPr="00E77497" w:rsidRDefault="004C02EF" w:rsidP="004C02EF">
      <w:pPr>
        <w:pStyle w:val="SyntaxRule"/>
      </w:pPr>
      <w:r w:rsidRPr="00E77497">
        <w:t xml:space="preserve">LeftHandSideExpression </w:t>
      </w:r>
      <w:r w:rsidRPr="00E77497">
        <w:rPr>
          <w:rFonts w:ascii="Arial" w:hAnsi="Arial"/>
          <w:b/>
          <w:i w:val="0"/>
        </w:rPr>
        <w:t>:</w:t>
      </w:r>
    </w:p>
    <w:p w14:paraId="1A5FBBB6" w14:textId="77777777" w:rsidR="004C02EF" w:rsidRPr="00E77497" w:rsidRDefault="004C02EF" w:rsidP="004C02EF">
      <w:pPr>
        <w:pStyle w:val="SyntaxDefinition"/>
      </w:pPr>
      <w:r w:rsidRPr="00E77497">
        <w:t>NewExpression</w:t>
      </w:r>
      <w:r w:rsidRPr="00E77497">
        <w:br/>
        <w:t>CallExpression</w:t>
      </w:r>
      <w:bookmarkStart w:id="2928" w:name="_Toc375031168"/>
      <w:bookmarkStart w:id="2929" w:name="_Toc381513682"/>
      <w:bookmarkStart w:id="2930" w:name="_Toc382202829"/>
      <w:bookmarkStart w:id="2931" w:name="_Toc382203049"/>
      <w:bookmarkStart w:id="2932" w:name="_Toc382212204"/>
      <w:bookmarkStart w:id="2933" w:name="_Toc382212445"/>
      <w:bookmarkStart w:id="2934" w:name="_Toc382291549"/>
      <w:bookmarkStart w:id="2935" w:name="_Toc385672188"/>
      <w:bookmarkStart w:id="2936" w:name="_Toc393690283"/>
    </w:p>
    <w:p w14:paraId="65B0F3AE" w14:textId="77777777" w:rsidR="00EA4F82" w:rsidRPr="00BF5AD1" w:rsidRDefault="00EA4F82" w:rsidP="00BF5AD1">
      <w:pPr>
        <w:rPr>
          <w:b/>
        </w:rPr>
      </w:pPr>
      <w:bookmarkStart w:id="2937" w:name="_Ref457437585"/>
      <w:bookmarkStart w:id="2938" w:name="_Ref457437586"/>
      <w:bookmarkStart w:id="2939" w:name="_Ref457437587"/>
      <w:bookmarkStart w:id="2940" w:name="_Ref457437588"/>
      <w:bookmarkStart w:id="2941" w:name="_Ref457437589"/>
      <w:bookmarkStart w:id="2942" w:name="_Ref457437593"/>
      <w:bookmarkStart w:id="2943" w:name="_Toc472818822"/>
      <w:bookmarkStart w:id="2944" w:name="_Toc235503396"/>
      <w:bookmarkStart w:id="2945" w:name="_Toc241509171"/>
      <w:bookmarkStart w:id="2946" w:name="_Toc244416658"/>
      <w:bookmarkStart w:id="2947" w:name="_Toc276631022"/>
      <w:r w:rsidRPr="00BF5AD1">
        <w:rPr>
          <w:b/>
        </w:rPr>
        <w:t>Static Semantics</w:t>
      </w:r>
    </w:p>
    <w:p w14:paraId="50814DC0" w14:textId="77777777" w:rsidR="00BF5AD1" w:rsidRPr="00E77497" w:rsidRDefault="00BF5AD1" w:rsidP="00BF5AD1">
      <w:pPr>
        <w:rPr>
          <w:rFonts w:ascii="Helvetica" w:hAnsi="Helvetica"/>
          <w:b/>
        </w:rPr>
      </w:pPr>
      <w:r w:rsidRPr="00E77497">
        <w:rPr>
          <w:rFonts w:ascii="Helvetica" w:hAnsi="Helvetica"/>
          <w:b/>
        </w:rPr>
        <w:t xml:space="preserve">Static Semantics:  </w:t>
      </w:r>
      <w:r>
        <w:rPr>
          <w:rFonts w:ascii="Helvetica" w:hAnsi="Helvetica"/>
          <w:b/>
          <w:lang w:eastAsia="en-US"/>
        </w:rPr>
        <w:t>Contains</w:t>
      </w:r>
    </w:p>
    <w:p w14:paraId="0B909C0A" w14:textId="77777777" w:rsidR="00BF5AD1" w:rsidRPr="004418C4" w:rsidRDefault="00BF5AD1" w:rsidP="00BF5AD1">
      <w:pPr>
        <w:ind w:left="360"/>
      </w:pPr>
      <w:r>
        <w:t>W</w:t>
      </w:r>
      <w:r w:rsidRPr="004418C4">
        <w:t xml:space="preserve">ith </w:t>
      </w:r>
      <w:r>
        <w:t>parameter</w:t>
      </w:r>
      <w:r w:rsidRPr="004418C4">
        <w:t xml:space="preserve"> </w:t>
      </w:r>
      <w:r>
        <w:rPr>
          <w:rFonts w:ascii="Times New Roman" w:hAnsi="Times New Roman"/>
          <w:i/>
        </w:rPr>
        <w:t>symbol</w:t>
      </w:r>
      <w:r>
        <w:t>.</w:t>
      </w:r>
    </w:p>
    <w:p w14:paraId="45BEE494" w14:textId="77777777" w:rsidR="00315550" w:rsidRDefault="00315550" w:rsidP="00315550">
      <w:pPr>
        <w:rPr>
          <w:rFonts w:ascii="Courier New" w:hAnsi="Courier New" w:cs="Courier New"/>
          <w:b/>
          <w:iCs/>
        </w:rPr>
      </w:pPr>
      <w:r>
        <w:rPr>
          <w:rStyle w:val="bnf"/>
        </w:rPr>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14:paraId="4753DD67" w14:textId="77777777" w:rsidR="00315550" w:rsidRDefault="00315550" w:rsidP="00A375E2">
      <w:pPr>
        <w:pStyle w:val="Alg4"/>
        <w:numPr>
          <w:ilvl w:val="0"/>
          <w:numId w:val="869"/>
        </w:numPr>
        <w:spacing w:after="220"/>
        <w:contextualSpacing/>
      </w:pPr>
      <w:r>
        <w:t xml:space="preserve">If  </w:t>
      </w:r>
      <w:r>
        <w:rPr>
          <w:rStyle w:val="bnf"/>
        </w:rPr>
        <w:t>MemberExpression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14:paraId="776197E0" w14:textId="77777777" w:rsidR="00315550" w:rsidRDefault="00315550" w:rsidP="00315550">
      <w:pPr>
        <w:pStyle w:val="Alg4"/>
        <w:numPr>
          <w:ilvl w:val="0"/>
          <w:numId w:val="869"/>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14:paraId="760C55F2" w14:textId="77777777" w:rsidR="00315550" w:rsidRDefault="00315550" w:rsidP="00315550">
      <w:pPr>
        <w:pStyle w:val="Alg4"/>
        <w:numPr>
          <w:ilvl w:val="0"/>
          <w:numId w:val="869"/>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14:paraId="524A2291" w14:textId="77777777" w:rsidR="00315550" w:rsidRPr="00E77497" w:rsidRDefault="00315550" w:rsidP="00315550">
      <w:pPr>
        <w:pStyle w:val="Alg4"/>
        <w:numPr>
          <w:ilvl w:val="0"/>
          <w:numId w:val="869"/>
        </w:numPr>
        <w:spacing w:after="220"/>
        <w:contextualSpacing/>
      </w:pPr>
      <w:r w:rsidRPr="00E77497">
        <w:t xml:space="preserve">Return </w:t>
      </w:r>
      <w:r w:rsidRPr="007F2AF2">
        <w:rPr>
          <w:b/>
        </w:rPr>
        <w:t>false</w:t>
      </w:r>
      <w:r w:rsidRPr="00E77497">
        <w:t>.</w:t>
      </w:r>
    </w:p>
    <w:p w14:paraId="011D060C" w14:textId="77777777" w:rsidR="00302EE9" w:rsidRDefault="00302EE9" w:rsidP="00302EE9">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14:paraId="517DA704" w14:textId="77777777" w:rsidR="00302EE9" w:rsidRDefault="00302EE9" w:rsidP="00302EE9">
      <w:pPr>
        <w:pStyle w:val="Alg4"/>
        <w:numPr>
          <w:ilvl w:val="0"/>
          <w:numId w:val="868"/>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14:paraId="5C7D282F" w14:textId="77777777" w:rsidR="00302EE9" w:rsidRDefault="00302EE9" w:rsidP="00302EE9">
      <w:pPr>
        <w:pStyle w:val="Alg4"/>
        <w:numPr>
          <w:ilvl w:val="0"/>
          <w:numId w:val="86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14:paraId="487B6F50" w14:textId="77777777" w:rsidR="00302EE9" w:rsidRDefault="00302EE9" w:rsidP="00302EE9">
      <w:pPr>
        <w:pStyle w:val="Alg4"/>
        <w:numPr>
          <w:ilvl w:val="0"/>
          <w:numId w:val="86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14:paraId="426A1A8B" w14:textId="77777777" w:rsidR="00302EE9" w:rsidRPr="00E77497" w:rsidRDefault="00302EE9" w:rsidP="00302EE9">
      <w:pPr>
        <w:pStyle w:val="Alg4"/>
        <w:numPr>
          <w:ilvl w:val="0"/>
          <w:numId w:val="868"/>
        </w:numPr>
        <w:spacing w:after="220"/>
        <w:contextualSpacing/>
      </w:pPr>
      <w:r w:rsidRPr="00E77497">
        <w:t xml:space="preserve">Return </w:t>
      </w:r>
      <w:r w:rsidRPr="007F2AF2">
        <w:rPr>
          <w:b/>
        </w:rPr>
        <w:t>false</w:t>
      </w:r>
      <w:r w:rsidRPr="00E77497">
        <w:t>.</w:t>
      </w:r>
    </w:p>
    <w:p w14:paraId="7B890F19" w14:textId="77777777" w:rsidR="00302EE9" w:rsidRDefault="00302EE9" w:rsidP="00302EE9">
      <w:pPr>
        <w:rPr>
          <w:rFonts w:ascii="Courier New" w:hAnsi="Courier New" w:cs="Courier New"/>
          <w:b/>
          <w:iCs/>
        </w:rPr>
      </w:pPr>
      <w:r>
        <w:rPr>
          <w:rStyle w:val="bnf"/>
        </w:rPr>
        <w:t>CallExpression</w:t>
      </w:r>
      <w:r w:rsidRPr="00E77497">
        <w:t xml:space="preserve"> </w:t>
      </w:r>
      <w:r w:rsidRPr="00E77497">
        <w:rPr>
          <w:b/>
        </w:rPr>
        <w:t>:</w:t>
      </w:r>
      <w:r w:rsidRPr="00E77497">
        <w:t xml:space="preserve"> </w:t>
      </w:r>
      <w:r>
        <w:rPr>
          <w:rStyle w:val="bnf"/>
        </w:rPr>
        <w:t>CallExpression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14:paraId="541532A8" w14:textId="77777777" w:rsidR="00302EE9" w:rsidRDefault="00302EE9" w:rsidP="00A375E2">
      <w:pPr>
        <w:pStyle w:val="Alg4"/>
        <w:numPr>
          <w:ilvl w:val="0"/>
          <w:numId w:val="870"/>
        </w:numPr>
        <w:spacing w:after="220"/>
        <w:contextualSpacing/>
      </w:pPr>
      <w:r>
        <w:t xml:space="preserve">If  </w:t>
      </w:r>
      <w:r>
        <w:rPr>
          <w:rStyle w:val="bnf"/>
        </w:rPr>
        <w:t>CallExpression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14:paraId="4C454B8B" w14:textId="77777777" w:rsidR="00302EE9" w:rsidRDefault="00302EE9" w:rsidP="00302EE9">
      <w:pPr>
        <w:pStyle w:val="Alg4"/>
        <w:numPr>
          <w:ilvl w:val="0"/>
          <w:numId w:val="870"/>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14:paraId="196FFEA5" w14:textId="77777777" w:rsidR="00302EE9" w:rsidRDefault="00302EE9" w:rsidP="00302EE9">
      <w:pPr>
        <w:pStyle w:val="Alg4"/>
        <w:numPr>
          <w:ilvl w:val="0"/>
          <w:numId w:val="870"/>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14:paraId="7888D009" w14:textId="77777777" w:rsidR="00302EE9" w:rsidRPr="00E77497" w:rsidRDefault="00302EE9" w:rsidP="00302EE9">
      <w:pPr>
        <w:pStyle w:val="Alg4"/>
        <w:numPr>
          <w:ilvl w:val="0"/>
          <w:numId w:val="870"/>
        </w:numPr>
        <w:spacing w:after="220"/>
        <w:contextualSpacing/>
      </w:pPr>
      <w:r w:rsidRPr="00E77497">
        <w:t xml:space="preserve">Return </w:t>
      </w:r>
      <w:r w:rsidRPr="007F2AF2">
        <w:rPr>
          <w:b/>
        </w:rPr>
        <w:t>false</w:t>
      </w:r>
      <w:r w:rsidRPr="00E77497">
        <w:t>.</w:t>
      </w:r>
    </w:p>
    <w:p w14:paraId="33A1F024" w14:textId="77777777"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7954BD">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p>
    <w:p w14:paraId="66866D1E" w14:textId="77777777"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14:paraId="4E150225" w14:textId="77777777"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14:paraId="17003503" w14:textId="77777777" w:rsidR="007954BD" w:rsidRPr="00E77497" w:rsidRDefault="007954BD" w:rsidP="007954BD">
      <w:pPr>
        <w:pStyle w:val="Alg4"/>
        <w:numPr>
          <w:ilvl w:val="0"/>
          <w:numId w:val="1384"/>
        </w:numPr>
        <w:spacing w:after="220"/>
        <w:contextualSpacing/>
      </w:pPr>
      <w:r w:rsidRPr="00E77497">
        <w:t xml:space="preserve">Return </w:t>
      </w:r>
      <w:r w:rsidRPr="007F2AF2">
        <w:rPr>
          <w:b/>
        </w:rPr>
        <w:t>false</w:t>
      </w:r>
      <w:r w:rsidRPr="00E77497">
        <w:t>.</w:t>
      </w:r>
    </w:p>
    <w:p w14:paraId="7DFE7952" w14:textId="77777777"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4D427C">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r>
        <w:rPr>
          <w:rStyle w:val="bnf"/>
        </w:rPr>
        <w:t>Arguments</w:t>
      </w:r>
    </w:p>
    <w:p w14:paraId="268138B3" w14:textId="77777777"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14:paraId="4668F2E2" w14:textId="77777777"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14:paraId="433AA95C" w14:textId="77777777" w:rsidR="007954BD" w:rsidRPr="00E77497" w:rsidRDefault="007954BD" w:rsidP="007954BD">
      <w:pPr>
        <w:pStyle w:val="Alg4"/>
        <w:numPr>
          <w:ilvl w:val="0"/>
          <w:numId w:val="1385"/>
        </w:numPr>
        <w:spacing w:after="220"/>
        <w:contextualSpacing/>
      </w:pPr>
      <w:r w:rsidRPr="00E77497">
        <w:t>Return</w:t>
      </w:r>
      <w:r>
        <w:t xml:space="preserve"> the result of</w:t>
      </w:r>
      <w:r w:rsidRPr="00E77497">
        <w:t xml:space="preserve"> </w:t>
      </w:r>
      <w:r>
        <w:rPr>
          <w:rStyle w:val="bnf"/>
        </w:rPr>
        <w:t>Arguments</w:t>
      </w:r>
      <w:r w:rsidRPr="00ED2E78">
        <w:rPr>
          <w:rStyle w:val="bnf"/>
          <w:i w:val="0"/>
        </w:rPr>
        <w:t xml:space="preserve"> </w:t>
      </w:r>
      <w:r>
        <w:t xml:space="preserve">Contains </w:t>
      </w:r>
      <w:r>
        <w:rPr>
          <w:i/>
        </w:rPr>
        <w:t>symbol</w:t>
      </w:r>
      <w:r w:rsidRPr="00E77497">
        <w:t>.</w:t>
      </w:r>
    </w:p>
    <w:p w14:paraId="3C7FFF6B" w14:textId="77777777" w:rsidR="00C06040" w:rsidRPr="00E77497" w:rsidRDefault="00C06040" w:rsidP="00C06040">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14:paraId="15769346" w14:textId="77777777" w:rsidR="00C06040" w:rsidRPr="00E77497" w:rsidRDefault="00C06040" w:rsidP="00C06040">
      <w:pPr>
        <w:pStyle w:val="SyntaxRule"/>
      </w:pPr>
      <w:r w:rsidRPr="00E77497">
        <w:t xml:space="preserve">CallExpression </w:t>
      </w:r>
      <w:r w:rsidRPr="00E77497">
        <w:rPr>
          <w:rFonts w:ascii="Arial" w:hAnsi="Arial"/>
          <w:b/>
          <w:i w:val="0"/>
        </w:rPr>
        <w:t>:</w:t>
      </w:r>
    </w:p>
    <w:p w14:paraId="00FCB163" w14:textId="77777777" w:rsidR="00C06040" w:rsidRPr="00E77497" w:rsidRDefault="00C06040" w:rsidP="00C06040">
      <w:pPr>
        <w:pStyle w:val="SyntaxDefinition"/>
      </w:pP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p>
    <w:p w14:paraId="792DC4FB" w14:textId="77777777" w:rsidR="000F5540" w:rsidRPr="00E77497" w:rsidRDefault="000F5540" w:rsidP="000F5540">
      <w:pPr>
        <w:pStyle w:val="SyntaxRule"/>
      </w:pPr>
      <w:r w:rsidRPr="00E77497">
        <w:t xml:space="preserve">MemberExpression </w:t>
      </w:r>
      <w:r w:rsidRPr="00E77497">
        <w:rPr>
          <w:rFonts w:ascii="Arial" w:hAnsi="Arial" w:cs="Arial"/>
          <w:b/>
          <w:i w:val="0"/>
        </w:rPr>
        <w:t>:</w:t>
      </w:r>
    </w:p>
    <w:p w14:paraId="6BEABCDB" w14:textId="77777777" w:rsidR="000F5540" w:rsidRPr="00E77497" w:rsidRDefault="000F5540" w:rsidP="000F5540">
      <w:pPr>
        <w:pStyle w:val="SyntaxDefinition"/>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p>
    <w:p w14:paraId="275C03B0" w14:textId="77777777" w:rsidR="00C06040" w:rsidRPr="00E77497" w:rsidRDefault="00C06040" w:rsidP="00C06040">
      <w:pPr>
        <w:pStyle w:val="Alg4"/>
        <w:numPr>
          <w:ilvl w:val="0"/>
          <w:numId w:val="967"/>
        </w:numPr>
        <w:spacing w:after="220"/>
        <w:contextualSpacing/>
      </w:pPr>
      <w:r w:rsidRPr="00E77497">
        <w:t xml:space="preserve">Return </w:t>
      </w:r>
      <w:r>
        <w:rPr>
          <w:b/>
        </w:rPr>
        <w:t>true</w:t>
      </w:r>
      <w:r w:rsidRPr="00E77497">
        <w:t>.</w:t>
      </w:r>
    </w:p>
    <w:p w14:paraId="10064098" w14:textId="77777777" w:rsidR="007954BD" w:rsidRPr="00E77497" w:rsidRDefault="007954BD" w:rsidP="007954BD">
      <w:pPr>
        <w:pStyle w:val="SyntaxRule"/>
      </w:pPr>
      <w:r w:rsidRPr="00E77497">
        <w:t xml:space="preserve">CallExpression </w:t>
      </w:r>
      <w:r w:rsidRPr="00E77497">
        <w:rPr>
          <w:rFonts w:ascii="Arial" w:hAnsi="Arial"/>
          <w:b/>
          <w:i w:val="0"/>
        </w:rPr>
        <w:t>:</w:t>
      </w:r>
    </w:p>
    <w:p w14:paraId="5AE8CFE6" w14:textId="77777777" w:rsidR="007954BD" w:rsidRPr="00E77497" w:rsidRDefault="007954BD" w:rsidP="007954BD">
      <w:pPr>
        <w:pStyle w:val="SyntaxDefinition"/>
      </w:pPr>
      <w:commentRangeStart w:id="2948"/>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commentRangeEnd w:id="2948"/>
      <w:r>
        <w:rPr>
          <w:rStyle w:val="af6"/>
          <w:rFonts w:ascii="Arial" w:eastAsia="MS Mincho" w:hAnsi="Arial"/>
          <w:i w:val="0"/>
          <w:lang w:eastAsia="ja-JP"/>
        </w:rPr>
        <w:commentReference w:id="2948"/>
      </w:r>
      <w:r w:rsidRPr="00E77497">
        <w:t xml:space="preserve">CallExpression  </w:t>
      </w:r>
      <w:r>
        <w:t>TemplateLiteral</w:t>
      </w:r>
      <w:r w:rsidRPr="00EB368B">
        <w:rPr>
          <w:rFonts w:ascii="Courier New" w:hAnsi="Courier New"/>
          <w:b/>
          <w:i w:val="0"/>
        </w:rPr>
        <w:t xml:space="preserve"> </w:t>
      </w:r>
    </w:p>
    <w:p w14:paraId="307C8BBD" w14:textId="77777777" w:rsidR="00C06040" w:rsidRPr="00E77497" w:rsidRDefault="00C06040" w:rsidP="000F5540">
      <w:pPr>
        <w:pStyle w:val="SyntaxRule"/>
        <w:spacing w:after="240"/>
        <w:contextualSpacing/>
      </w:pPr>
      <w:r w:rsidRPr="00E77497">
        <w:t xml:space="preserve">NewExpression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p>
    <w:p w14:paraId="35099BB1" w14:textId="77777777" w:rsidR="007954BD" w:rsidRDefault="007954BD" w:rsidP="007954BD">
      <w:pPr>
        <w:pStyle w:val="SyntaxRule"/>
      </w:pPr>
    </w:p>
    <w:p w14:paraId="4CA69A76" w14:textId="77777777" w:rsidR="007954BD" w:rsidRPr="00E77497" w:rsidRDefault="007954BD" w:rsidP="007954BD">
      <w:pPr>
        <w:pStyle w:val="SyntaxRule"/>
      </w:pPr>
      <w:r w:rsidRPr="00E77497">
        <w:t xml:space="preserve">MemberExpression </w:t>
      </w:r>
      <w:r w:rsidRPr="00E77497">
        <w:rPr>
          <w:rFonts w:ascii="Arial" w:hAnsi="Arial" w:cs="Arial"/>
          <w:b/>
          <w:i w:val="0"/>
        </w:rPr>
        <w:t>:</w:t>
      </w:r>
    </w:p>
    <w:p w14:paraId="2E806D72" w14:textId="77777777" w:rsidR="007954BD" w:rsidRPr="00E77497" w:rsidRDefault="007954BD" w:rsidP="007954BD">
      <w:pPr>
        <w:pStyle w:val="SyntaxDefinition"/>
      </w:pPr>
      <w:r>
        <w:rPr>
          <w:rFonts w:ascii="Courier New" w:hAnsi="Courier New"/>
          <w:b/>
          <w:i w:val="0"/>
        </w:rPr>
        <w:t>new super</w:t>
      </w:r>
      <w:r w:rsidRPr="00E77497">
        <w:t xml:space="preserve"> </w:t>
      </w:r>
      <w:r>
        <w:t>Arguments</w:t>
      </w:r>
      <w:r w:rsidRPr="00E77497">
        <w:rPr>
          <w:rFonts w:ascii="Arial" w:hAnsi="Arial" w:cs="Arial"/>
          <w:i w:val="0"/>
          <w:vertAlign w:val="subscript"/>
        </w:rPr>
        <w:t>opt</w:t>
      </w:r>
      <w:r w:rsidRPr="00E77497">
        <w:t xml:space="preserve"> </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0FF37A52" w14:textId="77777777" w:rsidR="00C06040" w:rsidRPr="00E77497" w:rsidRDefault="00C06040" w:rsidP="00C06040">
      <w:pPr>
        <w:pStyle w:val="Alg4"/>
        <w:numPr>
          <w:ilvl w:val="0"/>
          <w:numId w:val="968"/>
        </w:numPr>
        <w:spacing w:after="220"/>
        <w:contextualSpacing/>
      </w:pPr>
      <w:r w:rsidRPr="00E77497">
        <w:t xml:space="preserve">Return </w:t>
      </w:r>
      <w:r w:rsidRPr="00BD6E56">
        <w:rPr>
          <w:b/>
        </w:rPr>
        <w:t>false</w:t>
      </w:r>
      <w:r w:rsidRPr="00E77497">
        <w:t>.</w:t>
      </w:r>
    </w:p>
    <w:p w14:paraId="0AA84F58" w14:textId="77777777" w:rsidR="004C02EF" w:rsidRPr="00E77497" w:rsidRDefault="004C02EF" w:rsidP="00D148E9">
      <w:pPr>
        <w:pStyle w:val="30"/>
      </w:pPr>
      <w:bookmarkStart w:id="2949" w:name="_Toc366141878"/>
      <w:r w:rsidRPr="00E77497">
        <w:t>Property Accessor</w:t>
      </w:r>
      <w:bookmarkStart w:id="2950" w:name="_Toc382202830"/>
      <w:bookmarkStart w:id="2951" w:name="_Toc382203050"/>
      <w:bookmarkEnd w:id="2928"/>
      <w:bookmarkEnd w:id="2929"/>
      <w:bookmarkEnd w:id="2930"/>
      <w:bookmarkEnd w:id="2931"/>
      <w:bookmarkEnd w:id="2932"/>
      <w:bookmarkEnd w:id="2933"/>
      <w:bookmarkEnd w:id="2934"/>
      <w:bookmarkEnd w:id="2935"/>
      <w:bookmarkEnd w:id="2936"/>
      <w:bookmarkEnd w:id="2950"/>
      <w:bookmarkEnd w:id="2951"/>
      <w:r w:rsidRPr="00E77497">
        <w:t>s</w:t>
      </w:r>
      <w:bookmarkEnd w:id="2937"/>
      <w:bookmarkEnd w:id="2938"/>
      <w:bookmarkEnd w:id="2939"/>
      <w:bookmarkEnd w:id="2940"/>
      <w:bookmarkEnd w:id="2941"/>
      <w:bookmarkEnd w:id="2942"/>
      <w:bookmarkEnd w:id="2943"/>
      <w:bookmarkEnd w:id="2944"/>
      <w:bookmarkEnd w:id="2945"/>
      <w:bookmarkEnd w:id="2946"/>
      <w:bookmarkEnd w:id="2947"/>
      <w:bookmarkEnd w:id="2949"/>
    </w:p>
    <w:p w14:paraId="75F8953E" w14:textId="77777777" w:rsidR="004C02EF" w:rsidRPr="00E77497" w:rsidRDefault="004C02EF" w:rsidP="004C02EF">
      <w:r w:rsidRPr="00E77497">
        <w:t>Properties are accessed by name, using either the dot notation:</w:t>
      </w:r>
    </w:p>
    <w:p w14:paraId="5C826727" w14:textId="77777777"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14:paraId="11BC3849" w14:textId="77777777" w:rsidR="004C02EF" w:rsidRPr="004D1BD1" w:rsidRDefault="004C02EF" w:rsidP="004C02EF">
      <w:pPr>
        <w:spacing w:after="120"/>
      </w:pPr>
      <w:r w:rsidRPr="004D1BD1">
        <w:t>or the bracket notation:</w:t>
      </w:r>
    </w:p>
    <w:p w14:paraId="7CC7F852" w14:textId="77777777"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14:paraId="1E8E5DA6" w14:textId="77777777" w:rsidR="004C02EF" w:rsidRPr="00B820AB" w:rsidRDefault="004C02EF" w:rsidP="004C02EF">
      <w:pPr>
        <w:spacing w:after="120"/>
      </w:pPr>
      <w:r w:rsidRPr="009C202C">
        <w:t>The dot notation is explained by the following</w:t>
      </w:r>
      <w:r w:rsidRPr="00B820AB">
        <w:t xml:space="preserve"> syntactic conversion:</w:t>
      </w:r>
    </w:p>
    <w:p w14:paraId="56AB6685" w14:textId="77777777"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14:paraId="0888E585" w14:textId="77777777" w:rsidR="004C02EF" w:rsidRPr="00E77497" w:rsidRDefault="004C02EF" w:rsidP="004C02EF">
      <w:pPr>
        <w:spacing w:after="120"/>
      </w:pPr>
      <w:r w:rsidRPr="00E77497">
        <w:t>is identical in its behaviour to</w:t>
      </w:r>
    </w:p>
    <w:p w14:paraId="06D9D3B2" w14:textId="77777777"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6D9B05DD" w14:textId="77777777" w:rsidR="004C02EF" w:rsidRPr="00E77497" w:rsidRDefault="004C02EF" w:rsidP="004C02EF">
      <w:pPr>
        <w:spacing w:after="120"/>
      </w:pPr>
      <w:r w:rsidRPr="00E77497">
        <w:t>and similarly</w:t>
      </w:r>
    </w:p>
    <w:p w14:paraId="6F3CE3F2" w14:textId="77777777"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14:paraId="0E01B414" w14:textId="77777777" w:rsidR="004C02EF" w:rsidRPr="00E77497" w:rsidRDefault="004C02EF" w:rsidP="004C02EF">
      <w:pPr>
        <w:keepNext/>
        <w:spacing w:after="120"/>
      </w:pPr>
      <w:r w:rsidRPr="00E77497">
        <w:t>is identical in its behaviour to</w:t>
      </w:r>
    </w:p>
    <w:p w14:paraId="72660BCD" w14:textId="77777777"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4FDF9B94" w14:textId="77777777"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14:paraId="50604A04" w14:textId="77777777" w:rsidR="00D35EDC" w:rsidRPr="00E77497" w:rsidRDefault="00D35EDC" w:rsidP="00D35ED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19045FB6" w14:textId="77777777"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bookmarkStart w:id="2952" w:name="_Toc382212446"/>
    </w:p>
    <w:p w14:paraId="57D87DF1" w14:textId="77777777"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2952"/>
      <w:r w:rsidRPr="00E77497">
        <w:t>.</w:t>
      </w:r>
      <w:bookmarkStart w:id="2953" w:name="_Toc382212447"/>
    </w:p>
    <w:p w14:paraId="27646291" w14:textId="77777777"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2953"/>
      <w:r w:rsidRPr="00E77497">
        <w:t>.</w:t>
      </w:r>
      <w:bookmarkStart w:id="2954" w:name="_Toc382212448"/>
    </w:p>
    <w:p w14:paraId="51260A40" w14:textId="77777777" w:rsidR="00FA0122" w:rsidRDefault="006552DF" w:rsidP="00FA0122">
      <w:pPr>
        <w:pStyle w:val="Alg4"/>
        <w:numPr>
          <w:ilvl w:val="0"/>
          <w:numId w:val="59"/>
        </w:numPr>
        <w:contextualSpacing/>
      </w:pPr>
      <w:r>
        <w:t>ReturnIfAbrupt(</w:t>
      </w:r>
      <w:r w:rsidRPr="00E77497">
        <w:rPr>
          <w:i/>
        </w:rPr>
        <w:t>baseValue</w:t>
      </w:r>
      <w:r>
        <w:t>)</w:t>
      </w:r>
      <w:r w:rsidR="00FA0122">
        <w:t>.</w:t>
      </w:r>
    </w:p>
    <w:p w14:paraId="3B640E38" w14:textId="77777777"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2954"/>
      <w:r w:rsidRPr="00E77497">
        <w:t>.</w:t>
      </w:r>
      <w:bookmarkStart w:id="2955" w:name="_Toc382212449"/>
    </w:p>
    <w:p w14:paraId="08825370" w14:textId="77777777"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2955"/>
      <w:r w:rsidRPr="00E77497">
        <w:t>.</w:t>
      </w:r>
      <w:bookmarkStart w:id="2956" w:name="_Toc382212450"/>
    </w:p>
    <w:p w14:paraId="0AC7A20B" w14:textId="77777777" w:rsidR="00FA0122" w:rsidRDefault="006552DF" w:rsidP="00FA0122">
      <w:pPr>
        <w:pStyle w:val="Alg4"/>
        <w:numPr>
          <w:ilvl w:val="0"/>
          <w:numId w:val="59"/>
        </w:numPr>
        <w:contextualSpacing/>
      </w:pPr>
      <w:r>
        <w:t>ReturnIfAbrupt(</w:t>
      </w:r>
      <w:r w:rsidRPr="00E77497">
        <w:rPr>
          <w:i/>
        </w:rPr>
        <w:t>propertyNameValue</w:t>
      </w:r>
      <w:r>
        <w:t>)</w:t>
      </w:r>
      <w:r w:rsidR="00FA0122">
        <w:t>.</w:t>
      </w:r>
    </w:p>
    <w:p w14:paraId="27A035DF" w14:textId="77777777" w:rsidR="008E06A3" w:rsidRPr="00E77497" w:rsidRDefault="008E06A3" w:rsidP="008E06A3">
      <w:pPr>
        <w:pStyle w:val="Alg3"/>
        <w:numPr>
          <w:ilvl w:val="0"/>
          <w:numId w:val="59"/>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14:paraId="483F767E" w14:textId="77777777" w:rsidR="004C02EF" w:rsidRPr="00E77497" w:rsidRDefault="00134DAD" w:rsidP="008E06A3">
      <w:pPr>
        <w:pStyle w:val="Alg3"/>
        <w:numPr>
          <w:ilvl w:val="0"/>
          <w:numId w:val="59"/>
        </w:numPr>
      </w:pPr>
      <w:r>
        <w:t>ReturnIfAbrupt(</w:t>
      </w:r>
      <w:bookmarkEnd w:id="2956"/>
      <w:r w:rsidR="008E06A3" w:rsidRPr="008E06A3">
        <w:rPr>
          <w:i/>
          <w:iCs/>
        </w:rPr>
        <w:t>bv</w:t>
      </w:r>
      <w:r>
        <w:t>)</w:t>
      </w:r>
      <w:r w:rsidR="004C02EF" w:rsidRPr="00E77497">
        <w:t>.</w:t>
      </w:r>
      <w:bookmarkStart w:id="2957" w:name="_Toc382212451"/>
    </w:p>
    <w:p w14:paraId="45B18861" w14:textId="77777777"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2957"/>
      <w:r w:rsidRPr="00E77497">
        <w:t>.</w:t>
      </w:r>
      <w:bookmarkStart w:id="2958" w:name="_Toc382212452"/>
    </w:p>
    <w:p w14:paraId="46C9CB74" w14:textId="77777777" w:rsidR="004C02EF" w:rsidRPr="00E77497" w:rsidRDefault="004C02EF" w:rsidP="009E3FF6">
      <w:pPr>
        <w:pStyle w:val="Alg3"/>
        <w:numPr>
          <w:ilvl w:val="0"/>
          <w:numId w:val="59"/>
        </w:numPr>
      </w:pPr>
      <w:r w:rsidRPr="00E77497">
        <w:t>If the</w:t>
      </w:r>
      <w:r w:rsidR="000847C5">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468EEF4A" w14:textId="77777777" w:rsidR="004C02EF" w:rsidRPr="00E77497" w:rsidRDefault="004C02EF" w:rsidP="0084041B">
      <w:pPr>
        <w:pStyle w:val="Alg3"/>
        <w:numPr>
          <w:ilvl w:val="0"/>
          <w:numId w:val="59"/>
        </w:numPr>
        <w:spacing w:after="220"/>
      </w:pPr>
      <w:r w:rsidRPr="00E77497">
        <w:t xml:space="preserve">Return a value of type Reference whose base value is </w:t>
      </w:r>
      <w:r w:rsidR="0084041B">
        <w:rPr>
          <w:i/>
        </w:rPr>
        <w:t>bv</w:t>
      </w:r>
      <w:r w:rsidR="0084041B" w:rsidRPr="00E77497">
        <w:t xml:space="preserve"> </w:t>
      </w:r>
      <w:r w:rsidRPr="00E77497">
        <w:t xml:space="preserve">and whose referenced name is </w:t>
      </w:r>
      <w:bookmarkEnd w:id="2958"/>
      <w:r w:rsidRPr="00E77497">
        <w:rPr>
          <w:i/>
        </w:rPr>
        <w:t>propertyNameString</w:t>
      </w:r>
      <w:r w:rsidRPr="00E77497">
        <w:t xml:space="preserve">, and whose strict </w:t>
      </w:r>
      <w:r w:rsidR="00BD058A">
        <w:t>reference</w:t>
      </w:r>
      <w:r w:rsidR="00BD058A" w:rsidRPr="00E77497">
        <w:t xml:space="preserve"> </w:t>
      </w:r>
      <w:r w:rsidRPr="00E77497">
        <w:t xml:space="preserve">flag is </w:t>
      </w:r>
      <w:r w:rsidRPr="00E77497">
        <w:rPr>
          <w:i/>
        </w:rPr>
        <w:t>strict</w:t>
      </w:r>
      <w:r w:rsidRPr="00E77497">
        <w:t>.</w:t>
      </w:r>
      <w:bookmarkStart w:id="2959" w:name="_Toc375031170"/>
      <w:bookmarkStart w:id="2960" w:name="_Toc381513684"/>
      <w:bookmarkStart w:id="2961" w:name="_Ref381525416"/>
      <w:bookmarkStart w:id="2962" w:name="_Toc382202834"/>
      <w:bookmarkStart w:id="2963" w:name="_Toc382212206"/>
      <w:bookmarkStart w:id="2964" w:name="_Toc382212460"/>
      <w:bookmarkStart w:id="2965" w:name="_Toc382291551"/>
    </w:p>
    <w:p w14:paraId="747ED507" w14:textId="77777777" w:rsidR="00D35EDC" w:rsidRPr="00E77497" w:rsidRDefault="004C02EF" w:rsidP="004C02EF">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14:paraId="40BF6401" w14:textId="77777777" w:rsidR="004C02EF" w:rsidRPr="00E77497" w:rsidRDefault="00D35EDC" w:rsidP="004C02EF">
      <w:r w:rsidRPr="00E77497">
        <w:t xml:space="preserve">Is </w:t>
      </w:r>
      <w:r w:rsidR="004C02EF" w:rsidRPr="00E77497">
        <w:t>evaluated in exactly the same manner</w:t>
      </w:r>
      <w:r w:rsidRPr="00E77497">
        <w:t xml:space="preserve"> as</w:t>
      </w:r>
      <w:r w:rsidRPr="00E77497">
        <w:rPr>
          <w:rStyle w:val="bnf"/>
        </w:rPr>
        <w:t xml:space="preserve"> 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004C02EF" w:rsidRPr="00E77497">
        <w:t xml:space="preserve"> except that the contained </w:t>
      </w:r>
      <w:r w:rsidR="004C02EF" w:rsidRPr="00E77497">
        <w:rPr>
          <w:rStyle w:val="bnf"/>
        </w:rPr>
        <w:t>CallExpression</w:t>
      </w:r>
      <w:r w:rsidR="004C02EF" w:rsidRPr="00E77497">
        <w:t xml:space="preserve"> is evaluated in step 1.</w:t>
      </w:r>
      <w:bookmarkStart w:id="2966" w:name="_Toc385672189"/>
      <w:bookmarkStart w:id="2967" w:name="_Toc393690284"/>
    </w:p>
    <w:p w14:paraId="096C5AF3" w14:textId="77777777" w:rsidR="004C02EF" w:rsidRPr="00E77497" w:rsidRDefault="004C02EF" w:rsidP="00D148E9">
      <w:pPr>
        <w:pStyle w:val="30"/>
      </w:pPr>
      <w:bookmarkStart w:id="2968" w:name="_Ref455972170"/>
      <w:bookmarkStart w:id="2969" w:name="_Ref456011197"/>
      <w:bookmarkStart w:id="2970" w:name="_Toc472818823"/>
      <w:bookmarkStart w:id="2971" w:name="_Toc235503397"/>
      <w:bookmarkStart w:id="2972" w:name="_Toc241509172"/>
      <w:bookmarkStart w:id="2973" w:name="_Toc244416659"/>
      <w:bookmarkStart w:id="2974" w:name="_Toc276631023"/>
      <w:bookmarkStart w:id="2975" w:name="_Toc366141879"/>
      <w:r w:rsidRPr="00E77497">
        <w:t xml:space="preserve">The </w:t>
      </w:r>
      <w:r w:rsidRPr="00E77497">
        <w:rPr>
          <w:rFonts w:ascii="Courier New" w:hAnsi="Courier New"/>
          <w:sz w:val="22"/>
        </w:rPr>
        <w:t>new</w:t>
      </w:r>
      <w:r w:rsidRPr="00E77497">
        <w:rPr>
          <w:sz w:val="22"/>
        </w:rPr>
        <w:t xml:space="preserve"> </w:t>
      </w:r>
      <w:r w:rsidRPr="00E77497">
        <w:t>Operato</w:t>
      </w:r>
      <w:bookmarkEnd w:id="2959"/>
      <w:bookmarkEnd w:id="2960"/>
      <w:bookmarkEnd w:id="2961"/>
      <w:bookmarkEnd w:id="2962"/>
      <w:bookmarkEnd w:id="2963"/>
      <w:bookmarkEnd w:id="2964"/>
      <w:bookmarkEnd w:id="2965"/>
      <w:bookmarkEnd w:id="2966"/>
      <w:bookmarkEnd w:id="2967"/>
      <w:r w:rsidRPr="00E77497">
        <w:t>r</w:t>
      </w:r>
      <w:bookmarkEnd w:id="2968"/>
      <w:bookmarkEnd w:id="2969"/>
      <w:bookmarkEnd w:id="2970"/>
      <w:bookmarkEnd w:id="2971"/>
      <w:bookmarkEnd w:id="2972"/>
      <w:bookmarkEnd w:id="2973"/>
      <w:bookmarkEnd w:id="2974"/>
      <w:bookmarkEnd w:id="2975"/>
    </w:p>
    <w:p w14:paraId="1CE9D4ED" w14:textId="77777777" w:rsidR="00D35EDC" w:rsidRPr="00E77497" w:rsidRDefault="00D35EDC" w:rsidP="00D35ED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519A47DC" w14:textId="77777777" w:rsidR="004C02EF" w:rsidRPr="00E77497" w:rsidRDefault="004C02EF" w:rsidP="004C02EF">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bookmarkStart w:id="2976" w:name="_Toc382212461"/>
    </w:p>
    <w:p w14:paraId="26C3B2DE" w14:textId="77777777"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2976"/>
      <w:r w:rsidRPr="00E77497">
        <w:t>.</w:t>
      </w:r>
      <w:bookmarkStart w:id="2977" w:name="_Toc382212462"/>
    </w:p>
    <w:p w14:paraId="3CB1B05C" w14:textId="77777777"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2977"/>
      <w:r w:rsidRPr="00E77497">
        <w:t>.</w:t>
      </w:r>
      <w:bookmarkStart w:id="2978" w:name="_Toc382212463"/>
    </w:p>
    <w:p w14:paraId="07C79EBB" w14:textId="77777777" w:rsidR="00FA0122" w:rsidRDefault="006552DF" w:rsidP="00FA0122">
      <w:pPr>
        <w:pStyle w:val="Alg4"/>
        <w:numPr>
          <w:ilvl w:val="0"/>
          <w:numId w:val="60"/>
        </w:numPr>
        <w:contextualSpacing/>
      </w:pPr>
      <w:r>
        <w:t>ReturnIfAbrupt(</w:t>
      </w:r>
      <w:r w:rsidRPr="00E77497">
        <w:rPr>
          <w:i/>
        </w:rPr>
        <w:t>constructor</w:t>
      </w:r>
      <w:r>
        <w:t>)</w:t>
      </w:r>
      <w:r w:rsidR="00FA0122">
        <w:t>.</w:t>
      </w:r>
    </w:p>
    <w:p w14:paraId="10210F3A" w14:textId="77777777" w:rsidR="004C02EF" w:rsidRPr="00E77497" w:rsidRDefault="004C02EF" w:rsidP="00272BA6">
      <w:pPr>
        <w:pStyle w:val="Alg3"/>
        <w:numPr>
          <w:ilvl w:val="0"/>
          <w:numId w:val="60"/>
        </w:numPr>
      </w:pPr>
      <w:r w:rsidRPr="00E77497">
        <w:t xml:space="preserve">If </w:t>
      </w:r>
      <w:r w:rsidR="00272BA6">
        <w:t>IsConstructor</w:t>
      </w:r>
      <w:r w:rsidRPr="00E77497">
        <w:t>(</w:t>
      </w:r>
      <w:r w:rsidRPr="00E77497">
        <w:rPr>
          <w:i/>
        </w:rPr>
        <w:t>constructor</w:t>
      </w:r>
      <w:r w:rsidRPr="00E77497">
        <w:t xml:space="preserve">) is </w:t>
      </w:r>
      <w:r w:rsidR="00272BA6">
        <w:rPr>
          <w:b/>
          <w:bCs/>
        </w:rPr>
        <w:t>false</w:t>
      </w:r>
      <w:r w:rsidRPr="00E77497">
        <w:t xml:space="preserve">, </w:t>
      </w:r>
      <w:bookmarkStart w:id="2979" w:name="_Toc382212464"/>
      <w:bookmarkEnd w:id="2978"/>
      <w:r w:rsidRPr="00E77497">
        <w:t xml:space="preserve">throw a </w:t>
      </w:r>
      <w:r w:rsidRPr="00E77497">
        <w:rPr>
          <w:b/>
        </w:rPr>
        <w:t>TypeError</w:t>
      </w:r>
      <w:r w:rsidRPr="00E77497">
        <w:t xml:space="preserve"> exception.</w:t>
      </w:r>
    </w:p>
    <w:p w14:paraId="5F51ECC0" w14:textId="77777777" w:rsidR="004C02EF" w:rsidRPr="00E77497" w:rsidRDefault="004C02EF" w:rsidP="009E3FF6">
      <w:pPr>
        <w:pStyle w:val="Alg3"/>
        <w:numPr>
          <w:ilvl w:val="0"/>
          <w:numId w:val="60"/>
        </w:numPr>
        <w:spacing w:after="220"/>
      </w:pPr>
      <w:bookmarkStart w:id="2980" w:name="_Toc382212465"/>
      <w:bookmarkEnd w:id="2979"/>
      <w:commentRangeStart w:id="2981"/>
      <w:r w:rsidRPr="00E77497">
        <w:t xml:space="preserve">Return the result of calling the [[Construct]] internal method on </w:t>
      </w:r>
      <w:r w:rsidRPr="00E77497">
        <w:rPr>
          <w:i/>
        </w:rPr>
        <w:t>constructor</w:t>
      </w:r>
      <w:r w:rsidR="0003414D">
        <w:t xml:space="preserve"> with </w:t>
      </w:r>
      <w:r w:rsidRPr="00E77497">
        <w:t xml:space="preserve">an empty </w:t>
      </w:r>
      <w:r w:rsidR="0003414D">
        <w:t>L</w:t>
      </w:r>
      <w:r w:rsidR="0003414D" w:rsidRPr="00E77497">
        <w:t xml:space="preserve">ist </w:t>
      </w:r>
      <w:r w:rsidR="0003414D">
        <w:t>as the argument</w:t>
      </w:r>
      <w:bookmarkEnd w:id="2980"/>
      <w:r w:rsidRPr="00E77497">
        <w:t>.</w:t>
      </w:r>
      <w:commentRangeEnd w:id="2981"/>
      <w:r w:rsidR="00272A6D">
        <w:rPr>
          <w:rStyle w:val="af6"/>
          <w:rFonts w:ascii="Arial" w:eastAsia="MS Mincho" w:hAnsi="Arial"/>
          <w:spacing w:val="0"/>
          <w:lang w:eastAsia="ja-JP"/>
        </w:rPr>
        <w:commentReference w:id="2981"/>
      </w:r>
    </w:p>
    <w:p w14:paraId="64F462EE" w14:textId="77777777"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2982" w:name="_Toc382212467"/>
    </w:p>
    <w:p w14:paraId="0E8434DB" w14:textId="77777777"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2982"/>
      <w:r w:rsidRPr="00E77497">
        <w:t>.</w:t>
      </w:r>
      <w:bookmarkStart w:id="2983" w:name="_Toc382212468"/>
    </w:p>
    <w:p w14:paraId="00EC7AB9" w14:textId="77777777"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2983"/>
      <w:r w:rsidRPr="00E77497">
        <w:t>.</w:t>
      </w:r>
      <w:bookmarkStart w:id="2984" w:name="_Toc382212469"/>
    </w:p>
    <w:p w14:paraId="0B2CB16D" w14:textId="77777777" w:rsidR="00FA0122" w:rsidRDefault="006552DF" w:rsidP="00FA0122">
      <w:pPr>
        <w:pStyle w:val="Alg4"/>
        <w:numPr>
          <w:ilvl w:val="0"/>
          <w:numId w:val="61"/>
        </w:numPr>
        <w:contextualSpacing/>
      </w:pPr>
      <w:r>
        <w:t>ReturnIfAbrupt(</w:t>
      </w:r>
      <w:r w:rsidRPr="00E77497">
        <w:rPr>
          <w:i/>
        </w:rPr>
        <w:t>constructor</w:t>
      </w:r>
      <w:r>
        <w:t>)</w:t>
      </w:r>
      <w:r w:rsidR="00FA0122">
        <w:t>.</w:t>
      </w:r>
    </w:p>
    <w:p w14:paraId="4C9F4823" w14:textId="77777777"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rsidR="0003414D">
        <w:t>L</w:t>
      </w:r>
      <w:r w:rsidR="0003414D" w:rsidRPr="00E77497">
        <w:t xml:space="preserve">ist </w:t>
      </w:r>
      <w:r w:rsidRPr="00E77497">
        <w:t>of argument values (</w:t>
      </w:r>
      <w:r w:rsidR="00A51D25">
        <w:fldChar w:fldCharType="begin"/>
      </w:r>
      <w:r w:rsidR="00A51D25">
        <w:instrText xml:space="preserve"> REF _Ref365546887 \r \h </w:instrText>
      </w:r>
      <w:r w:rsidR="00A51D25">
        <w:fldChar w:fldCharType="separate"/>
      </w:r>
      <w:r w:rsidR="00083CEC">
        <w:t>12.2.5</w:t>
      </w:r>
      <w:r w:rsidR="00A51D25">
        <w:fldChar w:fldCharType="end"/>
      </w:r>
      <w:r w:rsidRPr="00E77497">
        <w:t>)</w:t>
      </w:r>
      <w:bookmarkEnd w:id="2984"/>
      <w:r w:rsidRPr="00E77497">
        <w:t>.</w:t>
      </w:r>
      <w:bookmarkStart w:id="2985" w:name="_Toc382212470"/>
    </w:p>
    <w:p w14:paraId="159F4C22" w14:textId="77777777" w:rsidR="00FA0122" w:rsidRDefault="006552DF" w:rsidP="00FA0122">
      <w:pPr>
        <w:pStyle w:val="Alg4"/>
        <w:numPr>
          <w:ilvl w:val="0"/>
          <w:numId w:val="61"/>
        </w:numPr>
        <w:contextualSpacing/>
      </w:pPr>
      <w:r>
        <w:t>ReturnIfAbrupt(</w:t>
      </w:r>
      <w:r w:rsidRPr="00E77497">
        <w:rPr>
          <w:i/>
        </w:rPr>
        <w:t>argList</w:t>
      </w:r>
      <w:r>
        <w:t>)</w:t>
      </w:r>
      <w:r w:rsidR="00FA0122">
        <w:t>.</w:t>
      </w:r>
    </w:p>
    <w:p w14:paraId="1B38753E" w14:textId="77777777" w:rsidR="004C02EF" w:rsidRPr="00E77497" w:rsidRDefault="004C02EF" w:rsidP="00272BA6">
      <w:pPr>
        <w:pStyle w:val="Alg3"/>
        <w:numPr>
          <w:ilvl w:val="0"/>
          <w:numId w:val="61"/>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Pr>
          <w:b/>
          <w:bCs/>
        </w:rPr>
        <w:t>false</w:t>
      </w:r>
      <w:r w:rsidRPr="00E77497">
        <w:t xml:space="preserve">, </w:t>
      </w:r>
      <w:bookmarkEnd w:id="2985"/>
      <w:r w:rsidRPr="00E77497">
        <w:t xml:space="preserve">throw a </w:t>
      </w:r>
      <w:r w:rsidRPr="00E77497">
        <w:rPr>
          <w:b/>
        </w:rPr>
        <w:t>TypeError</w:t>
      </w:r>
      <w:r w:rsidRPr="00E77497">
        <w:t xml:space="preserve"> exception.</w:t>
      </w:r>
      <w:bookmarkStart w:id="2986" w:name="_Toc382212471"/>
    </w:p>
    <w:p w14:paraId="5FF68A89" w14:textId="77777777" w:rsidR="004C02EF" w:rsidRPr="00E77497" w:rsidRDefault="004C02EF" w:rsidP="009E3FF6">
      <w:pPr>
        <w:pStyle w:val="Alg3"/>
        <w:numPr>
          <w:ilvl w:val="0"/>
          <w:numId w:val="61"/>
        </w:numPr>
        <w:spacing w:after="220"/>
      </w:pPr>
      <w:bookmarkStart w:id="2987" w:name="_Toc382212472"/>
      <w:bookmarkEnd w:id="2986"/>
      <w:r w:rsidRPr="00E77497">
        <w:t xml:space="preserve">Return the result of calling the [[Construct]] internal method on </w:t>
      </w:r>
      <w:r w:rsidRPr="00E77497">
        <w:rPr>
          <w:i/>
        </w:rPr>
        <w:t>constructor</w:t>
      </w:r>
      <w:r w:rsidRPr="00E77497">
        <w:t xml:space="preserve">, </w:t>
      </w:r>
      <w:r w:rsidR="0003414D">
        <w:t xml:space="preserve">passing </w:t>
      </w:r>
      <w:r w:rsidR="0003414D" w:rsidRPr="00E77497">
        <w:t xml:space="preserve"> </w:t>
      </w:r>
      <w:r w:rsidRPr="00E77497">
        <w:rPr>
          <w:i/>
        </w:rPr>
        <w:t>argList</w:t>
      </w:r>
      <w:r w:rsidRPr="00E77497">
        <w:t xml:space="preserve"> as the argument</w:t>
      </w:r>
      <w:bookmarkEnd w:id="2987"/>
      <w:r w:rsidRPr="00E77497">
        <w:t>.</w:t>
      </w:r>
      <w:bookmarkStart w:id="2988" w:name="_Toc382212473"/>
    </w:p>
    <w:p w14:paraId="102DA0C2" w14:textId="77777777" w:rsidR="004C02EF" w:rsidRPr="00E77497" w:rsidRDefault="004C02EF" w:rsidP="00D148E9">
      <w:pPr>
        <w:pStyle w:val="30"/>
      </w:pPr>
      <w:bookmarkStart w:id="2989" w:name="_Toc375031171"/>
      <w:bookmarkStart w:id="2990" w:name="_Ref381180778"/>
      <w:bookmarkStart w:id="2991" w:name="_Toc381513685"/>
      <w:bookmarkStart w:id="2992" w:name="_Toc382202835"/>
      <w:bookmarkStart w:id="2993" w:name="_Toc382212207"/>
      <w:bookmarkStart w:id="2994" w:name="_Toc382212475"/>
      <w:bookmarkStart w:id="2995" w:name="_Toc382291552"/>
      <w:bookmarkStart w:id="2996" w:name="_Toc385672190"/>
      <w:bookmarkStart w:id="2997" w:name="_Toc393690285"/>
      <w:bookmarkStart w:id="2998" w:name="_Ref455972172"/>
      <w:bookmarkStart w:id="2999" w:name="_Ref456011203"/>
      <w:bookmarkStart w:id="3000" w:name="_Toc472818824"/>
      <w:bookmarkStart w:id="3001" w:name="_Toc235503398"/>
      <w:bookmarkStart w:id="3002" w:name="_Toc241509173"/>
      <w:bookmarkStart w:id="3003" w:name="_Toc244416660"/>
      <w:bookmarkStart w:id="3004" w:name="_Toc276631024"/>
      <w:bookmarkStart w:id="3005" w:name="_Ref366135316"/>
      <w:bookmarkStart w:id="3006" w:name="_Toc366141880"/>
      <w:bookmarkEnd w:id="2988"/>
      <w:commentRangeStart w:id="3007"/>
      <w:r w:rsidRPr="00E77497">
        <w:t>Function Call</w:t>
      </w:r>
      <w:bookmarkEnd w:id="2989"/>
      <w:bookmarkEnd w:id="2990"/>
      <w:bookmarkEnd w:id="2991"/>
      <w:bookmarkEnd w:id="2992"/>
      <w:bookmarkEnd w:id="2993"/>
      <w:bookmarkEnd w:id="2994"/>
      <w:bookmarkEnd w:id="2995"/>
      <w:bookmarkEnd w:id="2996"/>
      <w:bookmarkEnd w:id="2997"/>
      <w:r w:rsidRPr="00E77497">
        <w:t>s</w:t>
      </w:r>
      <w:bookmarkEnd w:id="2998"/>
      <w:bookmarkEnd w:id="2999"/>
      <w:bookmarkEnd w:id="3000"/>
      <w:bookmarkEnd w:id="3001"/>
      <w:bookmarkEnd w:id="3002"/>
      <w:bookmarkEnd w:id="3003"/>
      <w:bookmarkEnd w:id="3004"/>
      <w:commentRangeEnd w:id="3007"/>
      <w:r w:rsidR="002B7DB5">
        <w:rPr>
          <w:rStyle w:val="af6"/>
          <w:b w:val="0"/>
        </w:rPr>
        <w:commentReference w:id="3007"/>
      </w:r>
      <w:bookmarkEnd w:id="3005"/>
      <w:bookmarkEnd w:id="3006"/>
    </w:p>
    <w:p w14:paraId="417CF709" w14:textId="77777777" w:rsidR="00D35EDC" w:rsidRPr="00E77497" w:rsidRDefault="00D35EDC" w:rsidP="00D35ED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721DF5D3" w14:textId="77777777" w:rsidR="004C02EF" w:rsidRPr="00E77497" w:rsidRDefault="004C02EF" w:rsidP="004C02EF">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3008" w:name="_Toc382212476"/>
    </w:p>
    <w:p w14:paraId="026C8C87" w14:textId="77777777" w:rsidR="0077365B" w:rsidRPr="00E77497" w:rsidRDefault="0077365B" w:rsidP="0077365B">
      <w:pPr>
        <w:pStyle w:val="Alg3"/>
        <w:numPr>
          <w:ilvl w:val="0"/>
          <w:numId w:val="62"/>
        </w:numPr>
        <w:spacing w:after="220"/>
        <w:contextualSpacing/>
      </w:pPr>
      <w:r w:rsidRPr="00E77497">
        <w:t xml:space="preserve">Let </w:t>
      </w:r>
      <w:r w:rsidRPr="00E77497">
        <w:rPr>
          <w:i/>
        </w:rPr>
        <w:t>ref</w:t>
      </w:r>
      <w:r w:rsidRPr="00E77497">
        <w:t xml:space="preserve"> be the result of evaluating </w:t>
      </w:r>
      <w:r w:rsidRPr="00E77497">
        <w:rPr>
          <w:i/>
        </w:rPr>
        <w:t>MemberExpression</w:t>
      </w:r>
      <w:r w:rsidRPr="00E77497">
        <w:t>.</w:t>
      </w:r>
    </w:p>
    <w:p w14:paraId="1957C7AD" w14:textId="77777777" w:rsidR="002A42B6" w:rsidRDefault="002A42B6" w:rsidP="00B11A6A">
      <w:pPr>
        <w:pStyle w:val="Alg3"/>
        <w:numPr>
          <w:ilvl w:val="0"/>
          <w:numId w:val="62"/>
        </w:numPr>
        <w:spacing w:after="240"/>
        <w:contextualSpacing/>
      </w:pPr>
      <w:r>
        <w:t xml:space="preserve">If this </w:t>
      </w:r>
      <w:r w:rsidRPr="00C814BD">
        <w:rPr>
          <w:i/>
        </w:rPr>
        <w:t>CallExpression</w:t>
      </w:r>
      <w:r>
        <w:t xml:space="preserve"> is in a tail position (</w:t>
      </w:r>
      <w:r w:rsidR="00C225F5">
        <w:fldChar w:fldCharType="begin"/>
      </w:r>
      <w:r w:rsidR="00C225F5">
        <w:instrText xml:space="preserve"> REF _Ref366131065 \r \h </w:instrText>
      </w:r>
      <w:r w:rsidR="00C225F5">
        <w:fldChar w:fldCharType="separate"/>
      </w:r>
      <w:r w:rsidR="00083CEC">
        <w:t>14.6</w:t>
      </w:r>
      <w:r w:rsidR="00C225F5">
        <w:fldChar w:fldCharType="end"/>
      </w:r>
      <w:r w:rsidR="00C814BD">
        <w:t xml:space="preserve">) then let </w:t>
      </w:r>
      <w:r w:rsidR="00C814BD" w:rsidRPr="00C814BD">
        <w:rPr>
          <w:i/>
        </w:rPr>
        <w:t>tailCall</w:t>
      </w:r>
      <w:r w:rsidR="00C814BD">
        <w:t xml:space="preserve"> be </w:t>
      </w:r>
      <w:r w:rsidR="00C814BD" w:rsidRPr="00C814BD">
        <w:rPr>
          <w:b/>
        </w:rPr>
        <w:t>true</w:t>
      </w:r>
      <w:r w:rsidR="00C814BD">
        <w:t xml:space="preserve">, otherwise let </w:t>
      </w:r>
      <w:r w:rsidR="00C814BD" w:rsidRPr="00C814BD">
        <w:rPr>
          <w:i/>
        </w:rPr>
        <w:t>tailCall</w:t>
      </w:r>
      <w:r w:rsidR="00C814BD">
        <w:t xml:space="preserve"> be </w:t>
      </w:r>
      <w:r w:rsidR="00C814BD" w:rsidRPr="00C814BD">
        <w:rPr>
          <w:b/>
        </w:rPr>
        <w:t>false</w:t>
      </w:r>
      <w:r w:rsidR="00C814BD">
        <w:t>.</w:t>
      </w:r>
    </w:p>
    <w:p w14:paraId="5793E6E7" w14:textId="77777777" w:rsidR="0077365B" w:rsidRPr="00E77497" w:rsidRDefault="0077365B" w:rsidP="0077365B">
      <w:pPr>
        <w:pStyle w:val="Alg3"/>
        <w:numPr>
          <w:ilvl w:val="0"/>
          <w:numId w:val="62"/>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14:paraId="600E1F75" w14:textId="77777777" w:rsidR="0077365B" w:rsidRPr="00E77497" w:rsidRDefault="0077365B" w:rsidP="0077365B">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p>
    <w:p w14:paraId="18D9A8CB" w14:textId="77777777" w:rsidR="0077365B" w:rsidRPr="00E77497" w:rsidRDefault="0077365B" w:rsidP="0077365B">
      <w:pPr>
        <w:pStyle w:val="Alg3"/>
        <w:numPr>
          <w:ilvl w:val="0"/>
          <w:numId w:val="791"/>
        </w:numPr>
        <w:spacing w:after="220"/>
        <w:contextualSpacing/>
      </w:pPr>
      <w:r w:rsidRPr="00E77497">
        <w:t xml:space="preserve">Let </w:t>
      </w:r>
      <w:r w:rsidRPr="00E77497">
        <w:rPr>
          <w:i/>
        </w:rPr>
        <w:t>ref</w:t>
      </w:r>
      <w:r w:rsidRPr="00E77497">
        <w:t xml:space="preserve"> be the result of evaluating </w:t>
      </w:r>
      <w:r>
        <w:rPr>
          <w:i/>
        </w:rPr>
        <w:t>Call</w:t>
      </w:r>
      <w:r w:rsidRPr="00E77497">
        <w:rPr>
          <w:i/>
        </w:rPr>
        <w:t>Expression</w:t>
      </w:r>
      <w:r w:rsidRPr="00E77497">
        <w:t>.</w:t>
      </w:r>
    </w:p>
    <w:p w14:paraId="712D2CB0" w14:textId="77777777" w:rsidR="00C814BD" w:rsidRDefault="00C814BD" w:rsidP="00B11A6A">
      <w:pPr>
        <w:pStyle w:val="Alg3"/>
        <w:numPr>
          <w:ilvl w:val="0"/>
          <w:numId w:val="791"/>
        </w:numPr>
        <w:spacing w:after="240"/>
        <w:contextualSpacing/>
      </w:pPr>
      <w:r>
        <w:t xml:space="preserve">If this </w:t>
      </w:r>
      <w:r w:rsidRPr="00C814BD">
        <w:rPr>
          <w:i/>
        </w:rPr>
        <w:t>CallExpression</w:t>
      </w:r>
      <w:r>
        <w:t xml:space="preserve"> is in a tail position (</w:t>
      </w:r>
      <w:r w:rsidR="00C225F5">
        <w:fldChar w:fldCharType="begin"/>
      </w:r>
      <w:r w:rsidR="00C225F5">
        <w:instrText xml:space="preserve"> REF _Ref366131077 \r \h </w:instrText>
      </w:r>
      <w:r w:rsidR="00C225F5">
        <w:fldChar w:fldCharType="separate"/>
      </w:r>
      <w:r w:rsidR="00083CEC">
        <w:t>14.6</w:t>
      </w:r>
      <w:r w:rsidR="00C225F5">
        <w:fldChar w:fldCharType="end"/>
      </w:r>
      <w:r>
        <w:t xml:space="preserve">)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14:paraId="6D185DF0" w14:textId="77777777" w:rsidR="0077365B" w:rsidRPr="00E77497" w:rsidRDefault="0077365B" w:rsidP="0077365B">
      <w:pPr>
        <w:pStyle w:val="Alg3"/>
        <w:numPr>
          <w:ilvl w:val="0"/>
          <w:numId w:val="791"/>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14:paraId="5AD89FB8" w14:textId="77777777" w:rsidR="000612CE" w:rsidRDefault="000612CE" w:rsidP="000612CE">
      <w:r w:rsidRPr="00E77497">
        <w:rPr>
          <w:rFonts w:ascii="Helvetica" w:hAnsi="Helvetica"/>
          <w:b/>
        </w:rPr>
        <w:t xml:space="preserve">Runtime Semantics: </w:t>
      </w:r>
      <w:r w:rsidRPr="000612CE">
        <w:rPr>
          <w:rFonts w:ascii="Helvetica" w:hAnsi="Helvetica"/>
          <w:b/>
          <w:spacing w:val="6"/>
        </w:rPr>
        <w:t xml:space="preserve">EvaluateCall </w:t>
      </w:r>
      <w:r>
        <w:rPr>
          <w:rFonts w:ascii="Helvetica" w:hAnsi="Helvetica"/>
          <w:b/>
          <w:spacing w:val="6"/>
        </w:rPr>
        <w:t>Abstract Operation</w:t>
      </w:r>
    </w:p>
    <w:p w14:paraId="43744676" w14:textId="77777777" w:rsidR="0077365B" w:rsidRDefault="0077365B" w:rsidP="0077365B">
      <w:pPr>
        <w:pStyle w:val="Alg3"/>
        <w:tabs>
          <w:tab w:val="clear" w:pos="360"/>
        </w:tabs>
        <w:spacing w:after="220"/>
        <w:ind w:left="0" w:firstLine="0"/>
      </w:pPr>
      <w:r>
        <w:t>The abstract operation Evalu</w:t>
      </w:r>
      <w:r w:rsidR="00256B2E">
        <w:t>a</w:t>
      </w:r>
      <w:r>
        <w:t xml:space="preserve">teCall takes as arguments a </w:t>
      </w:r>
      <w:r w:rsidR="004F49B5">
        <w:t>value</w:t>
      </w:r>
      <w:r>
        <w:t xml:space="preserve"> </w:t>
      </w:r>
      <w:r w:rsidRPr="0077365B">
        <w:rPr>
          <w:i/>
        </w:rPr>
        <w:t>ref</w:t>
      </w:r>
      <w:r>
        <w:t xml:space="preserve">,  and a syntactic grammar production </w:t>
      </w:r>
      <w:r w:rsidRPr="0077365B">
        <w:rPr>
          <w:i/>
        </w:rPr>
        <w:t>arguments</w:t>
      </w:r>
      <w:r w:rsidR="00B8353C">
        <w:t xml:space="preserve">,  and a Boolean argument </w:t>
      </w:r>
      <w:r w:rsidR="00B8353C" w:rsidRPr="00B8353C">
        <w:rPr>
          <w:i/>
        </w:rPr>
        <w:t>tailPosition</w:t>
      </w:r>
      <w:r>
        <w:t>.  It performs the following steps:</w:t>
      </w:r>
    </w:p>
    <w:p w14:paraId="5EBFF6EE" w14:textId="77777777" w:rsidR="007262AE" w:rsidRPr="00E77497" w:rsidRDefault="007262AE" w:rsidP="007262AE">
      <w:pPr>
        <w:pStyle w:val="Alg3"/>
        <w:numPr>
          <w:ilvl w:val="0"/>
          <w:numId w:val="893"/>
        </w:numPr>
      </w:pPr>
      <w:r w:rsidRPr="00E77497">
        <w:t>If Type(</w:t>
      </w:r>
      <w:r w:rsidRPr="00E77497">
        <w:rPr>
          <w:i/>
        </w:rPr>
        <w:t>ref</w:t>
      </w:r>
      <w:r w:rsidRPr="00E77497">
        <w:t>) is Reference, then</w:t>
      </w:r>
    </w:p>
    <w:p w14:paraId="0570EF0B" w14:textId="77777777" w:rsidR="007262AE" w:rsidRPr="00E77497" w:rsidRDefault="007262AE" w:rsidP="007262AE">
      <w:pPr>
        <w:pStyle w:val="Alg3"/>
        <w:numPr>
          <w:ilvl w:val="1"/>
          <w:numId w:val="893"/>
        </w:numPr>
      </w:pPr>
      <w:r w:rsidRPr="00E77497">
        <w:t>If IsPropertyReference(</w:t>
      </w:r>
      <w:r w:rsidRPr="00E77497">
        <w:rPr>
          <w:i/>
        </w:rPr>
        <w:t>ref</w:t>
      </w:r>
      <w:r w:rsidRPr="00E77497">
        <w:t xml:space="preserve">) is </w:t>
      </w:r>
      <w:r w:rsidRPr="00E77497">
        <w:rPr>
          <w:b/>
        </w:rPr>
        <w:t>true</w:t>
      </w:r>
      <w:r w:rsidRPr="00E77497">
        <w:t>, then</w:t>
      </w:r>
    </w:p>
    <w:p w14:paraId="588F1FA8" w14:textId="77777777" w:rsidR="007262AE" w:rsidRDefault="007262AE" w:rsidP="007262AE">
      <w:pPr>
        <w:pStyle w:val="Alg3"/>
        <w:numPr>
          <w:ilvl w:val="2"/>
          <w:numId w:val="893"/>
        </w:numPr>
      </w:pPr>
      <w:commentRangeStart w:id="3009"/>
      <w:r>
        <w:t xml:space="preserve">Return the result of the abstract operation EvaluateMethodCall with arguments </w:t>
      </w:r>
      <w:r w:rsidRPr="0077365B">
        <w:rPr>
          <w:i/>
        </w:rPr>
        <w:t>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commentRangeEnd w:id="3009"/>
      <w:r>
        <w:rPr>
          <w:rStyle w:val="af6"/>
          <w:rFonts w:ascii="Arial" w:eastAsia="MS Mincho" w:hAnsi="Arial"/>
          <w:spacing w:val="0"/>
          <w:lang w:eastAsia="ja-JP"/>
        </w:rPr>
        <w:commentReference w:id="3009"/>
      </w:r>
    </w:p>
    <w:p w14:paraId="05BE65BF" w14:textId="77777777" w:rsidR="007262AE" w:rsidRPr="00E77497" w:rsidRDefault="007262AE" w:rsidP="007262AE">
      <w:pPr>
        <w:pStyle w:val="Alg3"/>
        <w:numPr>
          <w:ilvl w:val="1"/>
          <w:numId w:val="893"/>
        </w:numPr>
      </w:pPr>
      <w:r w:rsidRPr="00E77497">
        <w:t xml:space="preserve">Else, the base of </w:t>
      </w:r>
      <w:r w:rsidRPr="00E77497">
        <w:rPr>
          <w:i/>
        </w:rPr>
        <w:t>ref</w:t>
      </w:r>
      <w:r w:rsidRPr="00E77497">
        <w:t xml:space="preserve"> is an Environment Record</w:t>
      </w:r>
    </w:p>
    <w:p w14:paraId="74521192" w14:textId="77777777" w:rsidR="007262AE" w:rsidRPr="00E77497" w:rsidRDefault="007262AE" w:rsidP="007262AE">
      <w:pPr>
        <w:pStyle w:val="Alg3"/>
        <w:numPr>
          <w:ilvl w:val="2"/>
          <w:numId w:val="893"/>
        </w:numPr>
      </w:pPr>
      <w:r w:rsidRPr="00E77497">
        <w:t xml:space="preserve">Let </w:t>
      </w:r>
      <w:r w:rsidRPr="00E77497">
        <w:rPr>
          <w:i/>
        </w:rPr>
        <w:t>thisValue</w:t>
      </w:r>
      <w:r w:rsidRPr="00E77497">
        <w:t xml:space="preserve"> be the result of calling the </w:t>
      </w:r>
      <w:r>
        <w:t>WithBaseObject</w:t>
      </w:r>
      <w:r w:rsidRPr="00E77497">
        <w:t xml:space="preserve"> concrete method of GetBase(</w:t>
      </w:r>
      <w:r w:rsidRPr="00E77497">
        <w:rPr>
          <w:i/>
        </w:rPr>
        <w:t>ref</w:t>
      </w:r>
      <w:r w:rsidRPr="00E77497">
        <w:t>).</w:t>
      </w:r>
    </w:p>
    <w:p w14:paraId="0B790F4B" w14:textId="77777777" w:rsidR="007262AE" w:rsidRDefault="007262AE" w:rsidP="007262AE">
      <w:pPr>
        <w:pStyle w:val="Alg3"/>
        <w:numPr>
          <w:ilvl w:val="2"/>
          <w:numId w:val="893"/>
        </w:numPr>
      </w:pPr>
      <w:r>
        <w:t xml:space="preserve">If </w:t>
      </w:r>
      <w:r>
        <w:rPr>
          <w:i/>
          <w:iCs/>
        </w:rPr>
        <w:t>thisValue</w:t>
      </w:r>
      <w:r>
        <w:t xml:space="preserve"> is not </w:t>
      </w:r>
      <w:r>
        <w:rPr>
          <w:b/>
          <w:bCs/>
        </w:rPr>
        <w:t>undefined</w:t>
      </w:r>
      <w:r>
        <w:t xml:space="preserve">, then </w:t>
      </w:r>
    </w:p>
    <w:p w14:paraId="3E4C7076" w14:textId="77777777" w:rsidR="007262AE" w:rsidRDefault="007262AE" w:rsidP="007262AE">
      <w:pPr>
        <w:pStyle w:val="Alg3"/>
        <w:numPr>
          <w:ilvl w:val="3"/>
          <w:numId w:val="893"/>
        </w:numPr>
      </w:pPr>
      <w:r>
        <w:t xml:space="preserve">Let </w:t>
      </w:r>
      <w:r>
        <w:rPr>
          <w:i/>
          <w:iCs/>
        </w:rPr>
        <w:t>newRef</w:t>
      </w:r>
      <w:r>
        <w:t xml:space="preserve"> be</w:t>
      </w:r>
      <w:r w:rsidRPr="00E77497">
        <w:t xml:space="preserve"> a value of type Reference whose base value is </w:t>
      </w:r>
      <w:r>
        <w:rPr>
          <w:i/>
          <w:iCs/>
        </w:rPr>
        <w:t>thisValue</w:t>
      </w:r>
      <w:r>
        <w:t xml:space="preserve"> </w:t>
      </w:r>
      <w:r w:rsidRPr="00E77497">
        <w:t>and whose referenced name is</w:t>
      </w:r>
      <w:r>
        <w:rPr>
          <w:iCs/>
        </w:rPr>
        <w:t xml:space="preserve"> GetReferencedName(</w:t>
      </w:r>
      <w:r>
        <w:rPr>
          <w:i/>
        </w:rPr>
        <w:t>ref</w:t>
      </w:r>
      <w:r>
        <w:rPr>
          <w:iCs/>
        </w:rPr>
        <w:t>)</w:t>
      </w:r>
      <w:r w:rsidRPr="00E77497">
        <w:t xml:space="preserve">, and whose strict </w:t>
      </w:r>
      <w:r>
        <w:t>reference</w:t>
      </w:r>
      <w:r w:rsidRPr="00E77497">
        <w:t xml:space="preserve"> flag is </w:t>
      </w:r>
      <w:r>
        <w:t>IsStrictReference(</w:t>
      </w:r>
      <w:r w:rsidRPr="0065618F">
        <w:t>ref</w:t>
      </w:r>
      <w:r>
        <w:t>)</w:t>
      </w:r>
      <w:r w:rsidRPr="00E77497">
        <w:t>.</w:t>
      </w:r>
    </w:p>
    <w:p w14:paraId="15832BE5" w14:textId="77777777" w:rsidR="007262AE" w:rsidRDefault="007262AE" w:rsidP="007262AE">
      <w:pPr>
        <w:pStyle w:val="Alg3"/>
        <w:numPr>
          <w:ilvl w:val="3"/>
          <w:numId w:val="893"/>
        </w:numPr>
      </w:pPr>
      <w:r>
        <w:t xml:space="preserve">Return the result of the abstract operation </w:t>
      </w:r>
      <w:commentRangeStart w:id="3010"/>
      <w:r>
        <w:t xml:space="preserve">EvaluateMethodCall </w:t>
      </w:r>
      <w:commentRangeEnd w:id="3010"/>
      <w:r>
        <w:rPr>
          <w:rStyle w:val="af6"/>
          <w:rFonts w:ascii="Arial" w:eastAsia="MS Mincho" w:hAnsi="Arial"/>
          <w:spacing w:val="0"/>
          <w:lang w:eastAsia="ja-JP"/>
        </w:rPr>
        <w:commentReference w:id="3010"/>
      </w:r>
      <w:r>
        <w:t xml:space="preserve">with arguments </w:t>
      </w:r>
      <w:r>
        <w:rPr>
          <w:i/>
        </w:rPr>
        <w:t>newRef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p>
    <w:p w14:paraId="6437BF8A" w14:textId="77777777" w:rsidR="007262AE" w:rsidRPr="00E77497" w:rsidRDefault="007262AE" w:rsidP="007262AE">
      <w:pPr>
        <w:pStyle w:val="Alg3"/>
        <w:numPr>
          <w:ilvl w:val="0"/>
          <w:numId w:val="893"/>
        </w:numPr>
      </w:pPr>
      <w:r w:rsidRPr="00E77497">
        <w:t>Else Type(</w:t>
      </w:r>
      <w:r w:rsidRPr="00E77497">
        <w:rPr>
          <w:i/>
        </w:rPr>
        <w:t>ref</w:t>
      </w:r>
      <w:r w:rsidRPr="00E77497">
        <w:t>) is not Reference,</w:t>
      </w:r>
    </w:p>
    <w:p w14:paraId="49BBF8AF" w14:textId="77777777" w:rsidR="007262AE" w:rsidRPr="00E77497" w:rsidRDefault="007262AE" w:rsidP="007262AE">
      <w:pPr>
        <w:pStyle w:val="Alg3"/>
        <w:numPr>
          <w:ilvl w:val="1"/>
          <w:numId w:val="893"/>
        </w:numPr>
      </w:pPr>
      <w:r w:rsidRPr="00E77497">
        <w:t xml:space="preserve">Let </w:t>
      </w:r>
      <w:r w:rsidRPr="00E77497">
        <w:rPr>
          <w:i/>
        </w:rPr>
        <w:t>thisValue</w:t>
      </w:r>
      <w:r w:rsidRPr="00E77497">
        <w:t xml:space="preserve"> be </w:t>
      </w:r>
      <w:r w:rsidRPr="00E77497">
        <w:rPr>
          <w:b/>
        </w:rPr>
        <w:t>undefined</w:t>
      </w:r>
      <w:r w:rsidRPr="00E77497">
        <w:t>.</w:t>
      </w:r>
    </w:p>
    <w:p w14:paraId="4B402C76" w14:textId="77777777" w:rsidR="00470DC2" w:rsidRDefault="00470DC2" w:rsidP="00470DC2">
      <w:pPr>
        <w:pStyle w:val="Alg3"/>
        <w:numPr>
          <w:ilvl w:val="0"/>
          <w:numId w:val="893"/>
        </w:numPr>
      </w:pPr>
      <w:r>
        <w:t>Assert:  This is a direct function call rather than a method call.</w:t>
      </w:r>
    </w:p>
    <w:p w14:paraId="77F6915E" w14:textId="77777777" w:rsidR="004C02EF" w:rsidRPr="00E77497" w:rsidRDefault="004C02EF" w:rsidP="0087023E">
      <w:pPr>
        <w:pStyle w:val="Alg3"/>
        <w:numPr>
          <w:ilvl w:val="0"/>
          <w:numId w:val="893"/>
        </w:numPr>
      </w:pPr>
      <w:bookmarkStart w:id="3011" w:name="_Toc382212477"/>
      <w:bookmarkEnd w:id="3008"/>
      <w:r w:rsidRPr="00E77497">
        <w:t xml:space="preserve">Let </w:t>
      </w:r>
      <w:r w:rsidRPr="00E77497">
        <w:rPr>
          <w:i/>
        </w:rPr>
        <w:t>func</w:t>
      </w:r>
      <w:r w:rsidRPr="00E77497">
        <w:t xml:space="preserve"> be GetValue(</w:t>
      </w:r>
      <w:r w:rsidRPr="00E77497">
        <w:rPr>
          <w:i/>
        </w:rPr>
        <w:t>ref</w:t>
      </w:r>
      <w:r w:rsidRPr="00E77497">
        <w:t>).</w:t>
      </w:r>
    </w:p>
    <w:p w14:paraId="4933AF92" w14:textId="77777777" w:rsidR="00494231" w:rsidRDefault="006552DF" w:rsidP="0087023E">
      <w:pPr>
        <w:pStyle w:val="Alg4"/>
        <w:numPr>
          <w:ilvl w:val="0"/>
          <w:numId w:val="893"/>
        </w:numPr>
        <w:contextualSpacing/>
      </w:pPr>
      <w:r>
        <w:t>ReturnIfAbrupt(</w:t>
      </w:r>
      <w:r>
        <w:rPr>
          <w:i/>
        </w:rPr>
        <w:t>func</w:t>
      </w:r>
      <w:r>
        <w:t>)</w:t>
      </w:r>
      <w:r w:rsidR="00494231">
        <w:t>.</w:t>
      </w:r>
    </w:p>
    <w:p w14:paraId="5EE34795" w14:textId="77777777" w:rsidR="004C02EF" w:rsidRPr="00E77497" w:rsidRDefault="004C02EF" w:rsidP="00AF63E6">
      <w:pPr>
        <w:pStyle w:val="Alg3"/>
        <w:numPr>
          <w:ilvl w:val="0"/>
          <w:numId w:val="893"/>
        </w:numPr>
      </w:pPr>
      <w:r w:rsidRPr="00E77497">
        <w:t xml:space="preserve">Let </w:t>
      </w:r>
      <w:r w:rsidRPr="00E77497">
        <w:rPr>
          <w:i/>
        </w:rPr>
        <w:t>argList</w:t>
      </w:r>
      <w:r w:rsidRPr="00E77497">
        <w:t xml:space="preserve"> be the result of </w:t>
      </w:r>
      <w:r w:rsidR="00256B2E">
        <w:t>performing ArgumentListEvaluation of</w:t>
      </w:r>
      <w:r w:rsidR="00256B2E" w:rsidRPr="00E77497">
        <w:t xml:space="preserve"> </w:t>
      </w:r>
      <w:r w:rsidR="00AF63E6">
        <w:rPr>
          <w:i/>
        </w:rPr>
        <w:t>a</w:t>
      </w:r>
      <w:r w:rsidR="00AF63E6" w:rsidRPr="00E77497">
        <w:rPr>
          <w:i/>
        </w:rPr>
        <w:t>rguments</w:t>
      </w:r>
      <w:bookmarkEnd w:id="3011"/>
      <w:r w:rsidRPr="00E77497">
        <w:t>.</w:t>
      </w:r>
      <w:bookmarkStart w:id="3012" w:name="_Toc382212478"/>
    </w:p>
    <w:p w14:paraId="503E0D46" w14:textId="77777777" w:rsidR="00494231" w:rsidRDefault="006552DF" w:rsidP="0087023E">
      <w:pPr>
        <w:pStyle w:val="Alg4"/>
        <w:numPr>
          <w:ilvl w:val="0"/>
          <w:numId w:val="893"/>
        </w:numPr>
        <w:contextualSpacing/>
      </w:pPr>
      <w:bookmarkStart w:id="3013" w:name="_Toc382212479"/>
      <w:bookmarkEnd w:id="3012"/>
      <w:r>
        <w:t>ReturnIfAbrupt(</w:t>
      </w:r>
      <w:r w:rsidRPr="00E77497">
        <w:rPr>
          <w:i/>
        </w:rPr>
        <w:t>argList</w:t>
      </w:r>
      <w:r>
        <w:t>)</w:t>
      </w:r>
      <w:r w:rsidR="00494231">
        <w:t>.</w:t>
      </w:r>
    </w:p>
    <w:p w14:paraId="779010B7" w14:textId="77777777" w:rsidR="004C02EF" w:rsidRPr="00E77497" w:rsidRDefault="004C02EF" w:rsidP="0087023E">
      <w:pPr>
        <w:pStyle w:val="Alg3"/>
        <w:numPr>
          <w:ilvl w:val="0"/>
          <w:numId w:val="893"/>
        </w:numPr>
      </w:pPr>
      <w:r w:rsidRPr="00E77497">
        <w:t>If Type(</w:t>
      </w:r>
      <w:r w:rsidRPr="00E77497">
        <w:rPr>
          <w:i/>
        </w:rPr>
        <w:t>func</w:t>
      </w:r>
      <w:r w:rsidRPr="00E77497">
        <w:t xml:space="preserve">) is not Object, </w:t>
      </w:r>
      <w:bookmarkEnd w:id="3013"/>
      <w:r w:rsidRPr="00E77497">
        <w:t xml:space="preserve">throw a </w:t>
      </w:r>
      <w:r w:rsidRPr="00E77497">
        <w:rPr>
          <w:b/>
        </w:rPr>
        <w:t>TypeError</w:t>
      </w:r>
      <w:r w:rsidRPr="00E77497">
        <w:t xml:space="preserve"> exception.</w:t>
      </w:r>
      <w:bookmarkStart w:id="3014" w:name="_Toc382212480"/>
    </w:p>
    <w:p w14:paraId="6CDE37F6" w14:textId="77777777" w:rsidR="004C02EF" w:rsidRPr="00E77497" w:rsidRDefault="004C02EF" w:rsidP="0087023E">
      <w:pPr>
        <w:pStyle w:val="Alg3"/>
        <w:numPr>
          <w:ilvl w:val="0"/>
          <w:numId w:val="893"/>
        </w:numPr>
      </w:pPr>
      <w:r w:rsidRPr="00E77497">
        <w:t>If IsCallable(</w:t>
      </w:r>
      <w:r w:rsidRPr="00E77497">
        <w:rPr>
          <w:i/>
        </w:rPr>
        <w:t>func</w:t>
      </w:r>
      <w:r w:rsidRPr="00E77497">
        <w:t xml:space="preserve">) is </w:t>
      </w:r>
      <w:r w:rsidRPr="00E77497">
        <w:rPr>
          <w:b/>
        </w:rPr>
        <w:t>false</w:t>
      </w:r>
      <w:r w:rsidRPr="00E77497">
        <w:t xml:space="preserve">, </w:t>
      </w:r>
      <w:bookmarkEnd w:id="3014"/>
      <w:r w:rsidRPr="00E77497">
        <w:t xml:space="preserve">throw a </w:t>
      </w:r>
      <w:r w:rsidRPr="00E77497">
        <w:rPr>
          <w:b/>
        </w:rPr>
        <w:t>TypeError</w:t>
      </w:r>
      <w:r w:rsidRPr="00E77497">
        <w:t xml:space="preserve"> exception.</w:t>
      </w:r>
      <w:bookmarkStart w:id="3015" w:name="_Toc382212481"/>
    </w:p>
    <w:p w14:paraId="2415BF65" w14:textId="77777777" w:rsidR="00B8353C" w:rsidRDefault="00B8353C" w:rsidP="00893A4F">
      <w:pPr>
        <w:pStyle w:val="Alg3"/>
        <w:numPr>
          <w:ilvl w:val="0"/>
          <w:numId w:val="893"/>
        </w:numPr>
        <w:spacing w:after="220"/>
        <w:contextualSpacing/>
      </w:pPr>
      <w:bookmarkStart w:id="3016" w:name="_Toc382212483"/>
      <w:bookmarkEnd w:id="3015"/>
      <w:r>
        <w:t xml:space="preserve">If </w:t>
      </w:r>
      <w:r w:rsidRPr="00B8353C">
        <w:rPr>
          <w:i/>
        </w:rPr>
        <w:t>tailPosition</w:t>
      </w:r>
      <w:r>
        <w:t xml:space="preserve"> is </w:t>
      </w:r>
      <w:r w:rsidRPr="00BD058A">
        <w:rPr>
          <w:b/>
          <w:bCs/>
        </w:rPr>
        <w:t>true</w:t>
      </w:r>
      <w:r>
        <w:t xml:space="preserve">, </w:t>
      </w:r>
      <w:r w:rsidR="00893A4F">
        <w:t xml:space="preserve">then perform the </w:t>
      </w:r>
      <w:r w:rsidR="00893A4F" w:rsidRPr="00893A4F">
        <w:t>PrepareForTailCall</w:t>
      </w:r>
      <w:r w:rsidR="00893A4F">
        <w:t xml:space="preserve"> abstract operation.</w:t>
      </w:r>
    </w:p>
    <w:p w14:paraId="715C563D" w14:textId="77777777" w:rsidR="00146158" w:rsidRDefault="00020C16" w:rsidP="00192B91">
      <w:pPr>
        <w:pStyle w:val="Alg3"/>
        <w:numPr>
          <w:ilvl w:val="0"/>
          <w:numId w:val="893"/>
        </w:numPr>
        <w:spacing w:after="220"/>
        <w:contextualSpacing/>
      </w:pPr>
      <w:r>
        <w:t xml:space="preserve">Let </w:t>
      </w:r>
      <w:r w:rsidRPr="00020C16">
        <w:rPr>
          <w:i/>
        </w:rPr>
        <w:t>result</w:t>
      </w:r>
      <w:r>
        <w:t xml:space="preserve"> be</w:t>
      </w:r>
      <w:r w:rsidRPr="00E77497">
        <w:t xml:space="preserve"> </w:t>
      </w:r>
      <w:r w:rsidR="004C02EF" w:rsidRPr="00E77497">
        <w:t xml:space="preserve">the result of calling the [[Call]] internal method on </w:t>
      </w:r>
      <w:r w:rsidR="004C02EF" w:rsidRPr="00E77497">
        <w:rPr>
          <w:i/>
        </w:rPr>
        <w:t>func</w:t>
      </w:r>
      <w:r w:rsidR="004C02EF" w:rsidRPr="00E77497">
        <w:t xml:space="preserve">, </w:t>
      </w:r>
      <w:r w:rsidR="0003414D">
        <w:t>passing</w:t>
      </w:r>
      <w:r w:rsidR="0003414D" w:rsidRPr="00E77497">
        <w:t xml:space="preserve"> </w:t>
      </w:r>
      <w:r w:rsidR="004C02EF" w:rsidRPr="00E77497">
        <w:rPr>
          <w:i/>
        </w:rPr>
        <w:t>thisValue</w:t>
      </w:r>
      <w:r w:rsidR="004C02EF" w:rsidRPr="00E77497">
        <w:t xml:space="preserve"> </w:t>
      </w:r>
      <w:r w:rsidR="00192B91">
        <w:t xml:space="preserve">as the </w:t>
      </w:r>
      <w:r w:rsidR="00192B91" w:rsidRPr="006637C6">
        <w:rPr>
          <w:i/>
        </w:rPr>
        <w:t>this</w:t>
      </w:r>
      <w:r w:rsidR="00192B91">
        <w:rPr>
          <w:i/>
        </w:rPr>
        <w:t>Argument</w:t>
      </w:r>
      <w:r w:rsidR="00192B91" w:rsidRPr="00E77497">
        <w:t xml:space="preserve"> </w:t>
      </w:r>
      <w:r w:rsidR="004C02EF" w:rsidRPr="00E77497">
        <w:t xml:space="preserve">and </w:t>
      </w:r>
      <w:r w:rsidR="004C02EF" w:rsidRPr="00E77497">
        <w:rPr>
          <w:i/>
        </w:rPr>
        <w:t>argList</w:t>
      </w:r>
      <w:r w:rsidR="004C02EF" w:rsidRPr="00E77497">
        <w:t xml:space="preserve"> as the </w:t>
      </w:r>
      <w:bookmarkEnd w:id="3016"/>
      <w:r w:rsidR="00192B91">
        <w:rPr>
          <w:i/>
          <w:iCs/>
        </w:rPr>
        <w:t>argumentsList</w:t>
      </w:r>
      <w:r w:rsidR="00192B91">
        <w:t>.</w:t>
      </w:r>
      <w:bookmarkStart w:id="3017" w:name="_Toc382212484"/>
    </w:p>
    <w:p w14:paraId="7E65461C" w14:textId="77777777" w:rsidR="00146158" w:rsidRPr="00146158" w:rsidRDefault="00146158" w:rsidP="00146158">
      <w:pPr>
        <w:pStyle w:val="Alg3"/>
        <w:numPr>
          <w:ilvl w:val="0"/>
          <w:numId w:val="893"/>
        </w:numPr>
        <w:spacing w:after="220"/>
        <w:contextualSpacing/>
      </w:pPr>
      <w:r>
        <w:t xml:space="preserve">Assert: If </w:t>
      </w:r>
      <w:r w:rsidRPr="00146158">
        <w:rPr>
          <w:i/>
        </w:rPr>
        <w:t>tailPosition</w:t>
      </w:r>
      <w:r>
        <w:t xml:space="preserve"> is </w:t>
      </w:r>
      <w:r w:rsidRPr="00BD058A">
        <w:rPr>
          <w:b/>
          <w:bCs/>
        </w:rPr>
        <w:t>true</w:t>
      </w:r>
      <w:r>
        <w:t xml:space="preserve">, the above call will not return here, but instead evaluation will continue with the resumption of </w:t>
      </w:r>
      <w:r w:rsidRPr="002A42B6">
        <w:rPr>
          <w:i/>
        </w:rPr>
        <w:t>leafCallerContext</w:t>
      </w:r>
      <w:r>
        <w:t xml:space="preserve"> as the running execution context.</w:t>
      </w:r>
    </w:p>
    <w:p w14:paraId="0E3FAC5E" w14:textId="77777777" w:rsidR="00EF77D8" w:rsidRDefault="00EF77D8" w:rsidP="00EF77D8">
      <w:pPr>
        <w:pStyle w:val="Alg3"/>
        <w:numPr>
          <w:ilvl w:val="0"/>
          <w:numId w:val="893"/>
        </w:numPr>
        <w:spacing w:after="220"/>
        <w:contextualSpacing/>
      </w:pPr>
      <w:r>
        <w:t xml:space="preserve">Assert: </w:t>
      </w:r>
      <w:r w:rsidR="00470DC2">
        <w:t xml:space="preserve">If </w:t>
      </w:r>
      <w:r w:rsidR="00470DC2" w:rsidRPr="00F0301E">
        <w:rPr>
          <w:i/>
          <w:iCs/>
        </w:rPr>
        <w:t>result</w:t>
      </w:r>
      <w:r w:rsidR="00470DC2">
        <w:t xml:space="preserve"> is not an abrupt completion then </w:t>
      </w:r>
      <w:r>
        <w:t>Type(</w:t>
      </w:r>
      <w:r>
        <w:rPr>
          <w:i/>
          <w:iCs/>
        </w:rPr>
        <w:t>result</w:t>
      </w:r>
      <w:r>
        <w:t>) is an ECMAScript language type</w:t>
      </w:r>
    </w:p>
    <w:p w14:paraId="3BC43FEE" w14:textId="77777777" w:rsidR="004C02EF" w:rsidRPr="00E77497" w:rsidRDefault="00146158" w:rsidP="00DF767A">
      <w:pPr>
        <w:pStyle w:val="Alg3"/>
        <w:numPr>
          <w:ilvl w:val="0"/>
          <w:numId w:val="893"/>
        </w:numPr>
        <w:spacing w:after="220"/>
        <w:contextualSpacing/>
      </w:pPr>
      <w:r>
        <w:t xml:space="preserve">Return </w:t>
      </w:r>
      <w:r w:rsidRPr="00146158">
        <w:rPr>
          <w:i/>
        </w:rPr>
        <w:t>result</w:t>
      </w:r>
      <w:r>
        <w:t>.</w:t>
      </w:r>
    </w:p>
    <w:bookmarkEnd w:id="3017"/>
    <w:p w14:paraId="72D5669F" w14:textId="77777777" w:rsidR="00167157" w:rsidRDefault="00167157" w:rsidP="00167157">
      <w:r w:rsidRPr="00E77497">
        <w:rPr>
          <w:rFonts w:ascii="Helvetica" w:hAnsi="Helvetica"/>
          <w:b/>
        </w:rPr>
        <w:t xml:space="preserve">Runtime Semantics: </w:t>
      </w:r>
      <w:r w:rsidRPr="000612CE">
        <w:rPr>
          <w:rFonts w:ascii="Helvetica" w:hAnsi="Helvetica"/>
          <w:b/>
          <w:spacing w:val="6"/>
        </w:rPr>
        <w:t>Evaluate</w:t>
      </w:r>
      <w:r>
        <w:rPr>
          <w:rFonts w:ascii="Helvetica" w:hAnsi="Helvetica"/>
          <w:b/>
          <w:spacing w:val="6"/>
        </w:rPr>
        <w:t>Method</w:t>
      </w:r>
      <w:r w:rsidRPr="000612CE">
        <w:rPr>
          <w:rFonts w:ascii="Helvetica" w:hAnsi="Helvetica"/>
          <w:b/>
          <w:spacing w:val="6"/>
        </w:rPr>
        <w:t xml:space="preserve">Call </w:t>
      </w:r>
      <w:r>
        <w:rPr>
          <w:rFonts w:ascii="Helvetica" w:hAnsi="Helvetica"/>
          <w:b/>
          <w:spacing w:val="6"/>
        </w:rPr>
        <w:t>Abstract Operation</w:t>
      </w:r>
    </w:p>
    <w:p w14:paraId="7FCEE7CE" w14:textId="77777777" w:rsidR="00167157" w:rsidRDefault="00167157" w:rsidP="00167157">
      <w:pPr>
        <w:pStyle w:val="Alg3"/>
        <w:tabs>
          <w:tab w:val="clear" w:pos="360"/>
        </w:tabs>
        <w:spacing w:after="220"/>
        <w:ind w:left="0" w:firstLine="0"/>
      </w:pPr>
      <w:r>
        <w:t xml:space="preserve">The abstract operation EvaluateMethodCall takes as arguments a value </w:t>
      </w:r>
      <w:r w:rsidRPr="0077365B">
        <w:rPr>
          <w:i/>
        </w:rPr>
        <w:t>ref</w:t>
      </w:r>
      <w:r>
        <w:t xml:space="preserve">,  and a syntactic grammar production </w:t>
      </w:r>
      <w:r w:rsidRPr="0077365B">
        <w:rPr>
          <w:i/>
        </w:rPr>
        <w:t>arguments</w:t>
      </w:r>
      <w:r>
        <w:t xml:space="preserve">,  and a Boolean argument </w:t>
      </w:r>
      <w:r w:rsidRPr="00B8353C">
        <w:rPr>
          <w:i/>
        </w:rPr>
        <w:t>tailPosition</w:t>
      </w:r>
      <w:r>
        <w:t>.  It performs the following steps:</w:t>
      </w:r>
    </w:p>
    <w:p w14:paraId="3F9FC864" w14:textId="77777777" w:rsidR="00167157" w:rsidRPr="00E77497" w:rsidRDefault="00167157" w:rsidP="00167157">
      <w:pPr>
        <w:pStyle w:val="Alg3"/>
        <w:numPr>
          <w:ilvl w:val="0"/>
          <w:numId w:val="1473"/>
        </w:numPr>
      </w:pPr>
      <w:r>
        <w:t xml:space="preserve">Assert: </w:t>
      </w:r>
      <w:r w:rsidRPr="00E77497">
        <w:t>Type(</w:t>
      </w:r>
      <w:r w:rsidRPr="00E77497">
        <w:rPr>
          <w:i/>
        </w:rPr>
        <w:t>ref</w:t>
      </w:r>
      <w:r w:rsidRPr="00E77497">
        <w:t>) is Reference</w:t>
      </w:r>
      <w:r>
        <w:t xml:space="preserve"> and </w:t>
      </w:r>
      <w:r w:rsidRPr="00E77497">
        <w:t>IsPropertyReference(</w:t>
      </w:r>
      <w:r w:rsidRPr="00E77497">
        <w:rPr>
          <w:i/>
        </w:rPr>
        <w:t>ref</w:t>
      </w:r>
      <w:r w:rsidRPr="00E77497">
        <w:t xml:space="preserve">) is </w:t>
      </w:r>
      <w:r w:rsidRPr="00E77497">
        <w:rPr>
          <w:b/>
        </w:rPr>
        <w:t>true</w:t>
      </w:r>
    </w:p>
    <w:p w14:paraId="6FD77639" w14:textId="77777777" w:rsidR="00F0301E" w:rsidRPr="00E77497" w:rsidRDefault="00F0301E" w:rsidP="00F0301E">
      <w:pPr>
        <w:pStyle w:val="Alg4"/>
        <w:numPr>
          <w:ilvl w:val="0"/>
          <w:numId w:val="1473"/>
        </w:numPr>
      </w:pPr>
      <w:r w:rsidRPr="00E77497">
        <w:t xml:space="preserve">Let </w:t>
      </w:r>
      <w:r w:rsidRPr="00E77497">
        <w:rPr>
          <w:i/>
        </w:rPr>
        <w:t xml:space="preserve">base </w:t>
      </w:r>
      <w:r w:rsidRPr="00E77497">
        <w:t>be the result of calling GetBase(</w:t>
      </w:r>
      <w:r>
        <w:rPr>
          <w:i/>
        </w:rPr>
        <w:t>ref</w:t>
      </w:r>
      <w:r w:rsidRPr="00E77497">
        <w:t>).</w:t>
      </w:r>
    </w:p>
    <w:p w14:paraId="37DF5701" w14:textId="77777777" w:rsidR="00470DC2" w:rsidRDefault="00470DC2" w:rsidP="00470DC2">
      <w:pPr>
        <w:pStyle w:val="Alg4"/>
        <w:numPr>
          <w:ilvl w:val="0"/>
          <w:numId w:val="1473"/>
        </w:numPr>
      </w:pPr>
      <w:commentRangeStart w:id="3018"/>
      <w:r w:rsidRPr="00E77497">
        <w:t>If HasPrimitiveBase(</w:t>
      </w:r>
      <w:r>
        <w:rPr>
          <w:i/>
        </w:rPr>
        <w:t>ref</w:t>
      </w:r>
      <w:r w:rsidRPr="00E77497">
        <w:t xml:space="preserve">) is </w:t>
      </w:r>
      <w:r>
        <w:rPr>
          <w:b/>
        </w:rPr>
        <w:t>true</w:t>
      </w:r>
      <w:r w:rsidRPr="00E77497">
        <w:t>, then</w:t>
      </w:r>
    </w:p>
    <w:p w14:paraId="0E19833B" w14:textId="77777777" w:rsidR="00470DC2" w:rsidRDefault="00470DC2" w:rsidP="00470DC2">
      <w:pPr>
        <w:pStyle w:val="Alg4"/>
        <w:numPr>
          <w:ilvl w:val="1"/>
          <w:numId w:val="1473"/>
        </w:numPr>
      </w:pPr>
      <w:r>
        <w:t xml:space="preserve">Assert: In this case, </w:t>
      </w:r>
      <w:r>
        <w:rPr>
          <w:i/>
          <w:iCs/>
        </w:rPr>
        <w:t>base</w:t>
      </w:r>
      <w:r>
        <w:t xml:space="preserve"> will never be </w:t>
      </w:r>
      <w:r>
        <w:rPr>
          <w:b/>
          <w:bCs/>
        </w:rPr>
        <w:t>null</w:t>
      </w:r>
      <w:r>
        <w:t xml:space="preserve"> or </w:t>
      </w:r>
      <w:r>
        <w:rPr>
          <w:b/>
          <w:bCs/>
        </w:rPr>
        <w:t>undefined</w:t>
      </w:r>
      <w:r>
        <w:t>.</w:t>
      </w:r>
    </w:p>
    <w:p w14:paraId="03CC14F3" w14:textId="77777777" w:rsidR="00470DC2" w:rsidRPr="00E77497" w:rsidRDefault="00470DC2" w:rsidP="00470DC2">
      <w:pPr>
        <w:pStyle w:val="Alg4"/>
        <w:numPr>
          <w:ilvl w:val="1"/>
          <w:numId w:val="1473"/>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commentRangeEnd w:id="3018"/>
      <w:r>
        <w:rPr>
          <w:rStyle w:val="af6"/>
          <w:rFonts w:ascii="Arial" w:eastAsia="MS Mincho" w:hAnsi="Arial"/>
          <w:spacing w:val="0"/>
          <w:lang w:eastAsia="ja-JP"/>
        </w:rPr>
        <w:commentReference w:id="3018"/>
      </w:r>
    </w:p>
    <w:p w14:paraId="474C6FB1" w14:textId="77777777" w:rsidR="00167157" w:rsidRPr="00E77497" w:rsidRDefault="00167157" w:rsidP="00167157">
      <w:pPr>
        <w:pStyle w:val="Alg3"/>
        <w:numPr>
          <w:ilvl w:val="0"/>
          <w:numId w:val="1473"/>
        </w:numPr>
      </w:pPr>
      <w:r w:rsidRPr="00E77497">
        <w:t xml:space="preserve">Let </w:t>
      </w:r>
      <w:r w:rsidRPr="00E77497">
        <w:rPr>
          <w:i/>
        </w:rPr>
        <w:t>argList</w:t>
      </w:r>
      <w:r w:rsidRPr="00E77497">
        <w:t xml:space="preserve"> be the result of </w:t>
      </w:r>
      <w:r>
        <w:t>performing ArgumentListEvaluation of</w:t>
      </w:r>
      <w:r w:rsidRPr="00E77497">
        <w:t xml:space="preserve"> </w:t>
      </w:r>
      <w:r>
        <w:rPr>
          <w:i/>
        </w:rPr>
        <w:t>a</w:t>
      </w:r>
      <w:r w:rsidRPr="00E77497">
        <w:rPr>
          <w:i/>
        </w:rPr>
        <w:t>rguments</w:t>
      </w:r>
      <w:r w:rsidRPr="00E77497">
        <w:t>.</w:t>
      </w:r>
    </w:p>
    <w:p w14:paraId="5A65A2BB" w14:textId="77777777" w:rsidR="00167157" w:rsidRDefault="00167157" w:rsidP="00167157">
      <w:pPr>
        <w:pStyle w:val="Alg4"/>
        <w:numPr>
          <w:ilvl w:val="0"/>
          <w:numId w:val="1473"/>
        </w:numPr>
      </w:pPr>
      <w:r>
        <w:t>ReturnIfAbrupt(</w:t>
      </w:r>
      <w:r w:rsidRPr="00E77497">
        <w:rPr>
          <w:i/>
        </w:rPr>
        <w:t>argList</w:t>
      </w:r>
      <w:r>
        <w:t>).</w:t>
      </w:r>
      <w:r w:rsidRPr="00E77497">
        <w:t xml:space="preserve">Let </w:t>
      </w:r>
      <w:r w:rsidRPr="00E77497">
        <w:rPr>
          <w:i/>
        </w:rPr>
        <w:t>thisValue</w:t>
      </w:r>
      <w:r w:rsidRPr="00E77497">
        <w:t xml:space="preserve"> be Get</w:t>
      </w:r>
      <w:r>
        <w:t>ThisValue</w:t>
      </w:r>
      <w:r w:rsidRPr="00E77497">
        <w:t>(</w:t>
      </w:r>
      <w:r w:rsidRPr="00E77497">
        <w:rPr>
          <w:i/>
        </w:rPr>
        <w:t>ref</w:t>
      </w:r>
      <w:r w:rsidRPr="00E77497">
        <w:t>).</w:t>
      </w:r>
    </w:p>
    <w:p w14:paraId="0820BA13" w14:textId="77777777" w:rsidR="00167157" w:rsidRDefault="00167157" w:rsidP="00F0301E">
      <w:pPr>
        <w:pStyle w:val="Alg3"/>
        <w:numPr>
          <w:ilvl w:val="0"/>
          <w:numId w:val="1473"/>
        </w:numPr>
        <w:spacing w:after="220"/>
        <w:contextualSpacing/>
      </w:pPr>
      <w:r>
        <w:t xml:space="preserve">Let </w:t>
      </w:r>
      <w:r>
        <w:rPr>
          <w:i/>
          <w:iCs/>
        </w:rPr>
        <w:t>key</w:t>
      </w:r>
      <w:r>
        <w:t xml:space="preserve"> be GetReferenced</w:t>
      </w:r>
      <w:r w:rsidR="00F0301E">
        <w:t>Name</w:t>
      </w:r>
      <w:r>
        <w:t>(</w:t>
      </w:r>
      <w:r>
        <w:rPr>
          <w:i/>
          <w:iCs/>
        </w:rPr>
        <w:t>ref</w:t>
      </w:r>
      <w:r>
        <w:t>).</w:t>
      </w:r>
    </w:p>
    <w:p w14:paraId="6A8F3215" w14:textId="77777777" w:rsidR="00167157" w:rsidRDefault="00167157" w:rsidP="00167157">
      <w:pPr>
        <w:pStyle w:val="Alg3"/>
        <w:numPr>
          <w:ilvl w:val="0"/>
          <w:numId w:val="1473"/>
        </w:numPr>
        <w:spacing w:after="220"/>
        <w:contextualSpacing/>
      </w:pPr>
      <w:r>
        <w:t xml:space="preserve">If </w:t>
      </w:r>
      <w:r w:rsidRPr="00B8353C">
        <w:rPr>
          <w:i/>
        </w:rPr>
        <w:t>tailPosition</w:t>
      </w:r>
      <w:r>
        <w:t xml:space="preserve"> is </w:t>
      </w:r>
      <w:r w:rsidRPr="00BD058A">
        <w:rPr>
          <w:b/>
          <w:bCs/>
        </w:rPr>
        <w:t>true</w:t>
      </w:r>
      <w:r>
        <w:t>, then</w:t>
      </w:r>
      <w:r w:rsidR="00893A4F">
        <w:t xml:space="preserve"> perform the </w:t>
      </w:r>
      <w:r w:rsidR="00893A4F" w:rsidRPr="00893A4F">
        <w:t>PrepareForTailCall</w:t>
      </w:r>
      <w:r w:rsidR="00893A4F">
        <w:t xml:space="preserve"> abstract operation.</w:t>
      </w:r>
    </w:p>
    <w:p w14:paraId="12813EE7" w14:textId="77777777" w:rsidR="00167157" w:rsidRDefault="00167157" w:rsidP="00F0301E">
      <w:pPr>
        <w:pStyle w:val="Alg3"/>
        <w:numPr>
          <w:ilvl w:val="0"/>
          <w:numId w:val="1473"/>
        </w:numPr>
        <w:spacing w:after="220"/>
        <w:contextualSpacing/>
      </w:pPr>
      <w:r>
        <w:t xml:space="preserve">Let </w:t>
      </w:r>
      <w:r w:rsidRPr="00020C16">
        <w:rPr>
          <w:i/>
        </w:rPr>
        <w:t>result</w:t>
      </w:r>
      <w:r>
        <w:t xml:space="preserve"> be</w:t>
      </w:r>
      <w:r w:rsidRPr="00E77497">
        <w:t xml:space="preserve"> the result of calling the </w:t>
      </w:r>
      <w:commentRangeStart w:id="3019"/>
      <w:r w:rsidRPr="00E77497">
        <w:t>[[</w:t>
      </w:r>
      <w:r w:rsidR="003956EE">
        <w:t>Invoke</w:t>
      </w:r>
      <w:r w:rsidRPr="00E77497">
        <w:t xml:space="preserve">]] </w:t>
      </w:r>
      <w:commentRangeEnd w:id="3019"/>
      <w:r>
        <w:rPr>
          <w:rStyle w:val="af6"/>
          <w:rFonts w:ascii="Arial" w:eastAsia="MS Mincho" w:hAnsi="Arial"/>
          <w:spacing w:val="0"/>
          <w:lang w:eastAsia="ja-JP"/>
        </w:rPr>
        <w:commentReference w:id="3019"/>
      </w:r>
      <w:r w:rsidRPr="00E77497">
        <w:t xml:space="preserve">internal method on </w:t>
      </w:r>
      <w:r>
        <w:rPr>
          <w:i/>
        </w:rPr>
        <w:t>base</w:t>
      </w:r>
      <w:r w:rsidRPr="00E77497">
        <w:t xml:space="preserve">, </w:t>
      </w:r>
      <w:r>
        <w:t>passing</w:t>
      </w:r>
      <w:r w:rsidRPr="00E77497">
        <w:t xml:space="preserve"> </w:t>
      </w:r>
      <w:r>
        <w:rPr>
          <w:i/>
        </w:rPr>
        <w:t>key</w:t>
      </w:r>
      <w:r>
        <w:rPr>
          <w:iCs/>
        </w:rPr>
        <w:t xml:space="preserve">, </w:t>
      </w:r>
      <w:r w:rsidRPr="00E77497">
        <w:t xml:space="preserve"> </w:t>
      </w:r>
      <w:r>
        <w:rPr>
          <w:i/>
          <w:iCs/>
        </w:rPr>
        <w:t>argList</w:t>
      </w:r>
      <w:r w:rsidR="003956EE">
        <w:rPr>
          <w:iCs/>
        </w:rPr>
        <w:t>,</w:t>
      </w:r>
      <w:r w:rsidRPr="006637C6">
        <w:rPr>
          <w:i/>
        </w:rPr>
        <w:t xml:space="preserve"> </w:t>
      </w:r>
      <w:r w:rsidRPr="00E77497">
        <w:t xml:space="preserve">and </w:t>
      </w:r>
      <w:r w:rsidRPr="006637C6">
        <w:rPr>
          <w:i/>
        </w:rPr>
        <w:t>this</w:t>
      </w:r>
      <w:r>
        <w:rPr>
          <w:i/>
        </w:rPr>
        <w:t>Value</w:t>
      </w:r>
      <w:r>
        <w:rPr>
          <w:iCs/>
        </w:rPr>
        <w:t>.</w:t>
      </w:r>
    </w:p>
    <w:p w14:paraId="0356CD48" w14:textId="77777777" w:rsidR="00167157" w:rsidRPr="00146158" w:rsidRDefault="00167157" w:rsidP="00CB0150">
      <w:pPr>
        <w:pStyle w:val="Alg3"/>
        <w:numPr>
          <w:ilvl w:val="0"/>
          <w:numId w:val="1473"/>
        </w:numPr>
        <w:spacing w:after="220"/>
        <w:contextualSpacing/>
      </w:pPr>
      <w:r>
        <w:t xml:space="preserve">Assert: If </w:t>
      </w:r>
      <w:r w:rsidRPr="00146158">
        <w:rPr>
          <w:i/>
        </w:rPr>
        <w:t>tailPosition</w:t>
      </w:r>
      <w:r>
        <w:t xml:space="preserve"> is </w:t>
      </w:r>
      <w:r w:rsidRPr="00BD058A">
        <w:rPr>
          <w:b/>
          <w:bCs/>
        </w:rPr>
        <w:t>true</w:t>
      </w:r>
      <w:r>
        <w:t xml:space="preserve">, the above </w:t>
      </w:r>
      <w:r w:rsidR="00CB0150">
        <w:t>[[Invoke]]</w:t>
      </w:r>
      <w:r>
        <w:t xml:space="preserve"> will not return here, but instead evaluation will continue with the resumption of </w:t>
      </w:r>
      <w:r w:rsidRPr="002A42B6">
        <w:rPr>
          <w:i/>
        </w:rPr>
        <w:t>leafCallerContext</w:t>
      </w:r>
      <w:r>
        <w:t xml:space="preserve"> as the running execution context.</w:t>
      </w:r>
    </w:p>
    <w:p w14:paraId="340E00D3" w14:textId="77777777" w:rsidR="00167157" w:rsidRDefault="00167157" w:rsidP="00167157">
      <w:pPr>
        <w:pStyle w:val="Alg3"/>
        <w:numPr>
          <w:ilvl w:val="0"/>
          <w:numId w:val="1473"/>
        </w:numPr>
        <w:spacing w:after="220"/>
        <w:contextualSpacing/>
      </w:pPr>
      <w:r>
        <w:t xml:space="preserve">Assert: </w:t>
      </w:r>
      <w:r w:rsidR="00470DC2">
        <w:t xml:space="preserve">If </w:t>
      </w:r>
      <w:r w:rsidR="00470DC2" w:rsidRPr="001A303B">
        <w:rPr>
          <w:i/>
          <w:iCs/>
        </w:rPr>
        <w:t>result</w:t>
      </w:r>
      <w:r w:rsidR="00470DC2">
        <w:t xml:space="preserve"> is not an abrupt completion then </w:t>
      </w:r>
      <w:r>
        <w:t>Type(</w:t>
      </w:r>
      <w:r>
        <w:rPr>
          <w:i/>
          <w:iCs/>
        </w:rPr>
        <w:t>result</w:t>
      </w:r>
      <w:r>
        <w:t>) is an ECMAScript language type</w:t>
      </w:r>
    </w:p>
    <w:p w14:paraId="184264F0" w14:textId="77777777" w:rsidR="00167157" w:rsidRDefault="00167157" w:rsidP="00167157">
      <w:pPr>
        <w:pStyle w:val="Alg3"/>
        <w:numPr>
          <w:ilvl w:val="0"/>
          <w:numId w:val="1473"/>
        </w:numPr>
        <w:spacing w:after="220"/>
        <w:contextualSpacing/>
      </w:pPr>
      <w:r>
        <w:t xml:space="preserve">Return </w:t>
      </w:r>
      <w:r w:rsidRPr="00146158">
        <w:rPr>
          <w:i/>
        </w:rPr>
        <w:t>result</w:t>
      </w:r>
      <w:r>
        <w:t>.</w:t>
      </w:r>
    </w:p>
    <w:p w14:paraId="46270D33" w14:textId="77777777" w:rsidR="000847C5" w:rsidRPr="00E77497" w:rsidRDefault="000847C5" w:rsidP="00D148E9">
      <w:pPr>
        <w:pStyle w:val="30"/>
      </w:pPr>
      <w:bookmarkStart w:id="3020" w:name="_Toc361663202"/>
      <w:bookmarkStart w:id="3021" w:name="_Toc361665045"/>
      <w:bookmarkStart w:id="3022" w:name="_Toc361666885"/>
      <w:bookmarkStart w:id="3023" w:name="_Toc361668714"/>
      <w:bookmarkStart w:id="3024" w:name="_Toc364934736"/>
      <w:bookmarkStart w:id="3025" w:name="_Toc365473980"/>
      <w:bookmarkStart w:id="3026" w:name="_Toc361663203"/>
      <w:bookmarkStart w:id="3027" w:name="_Toc361665046"/>
      <w:bookmarkStart w:id="3028" w:name="_Toc361666886"/>
      <w:bookmarkStart w:id="3029" w:name="_Toc361668715"/>
      <w:bookmarkStart w:id="3030" w:name="_Toc364934737"/>
      <w:bookmarkStart w:id="3031" w:name="_Toc365473981"/>
      <w:bookmarkStart w:id="3032" w:name="_Ref384027085"/>
      <w:bookmarkStart w:id="3033" w:name="_Toc385672191"/>
      <w:bookmarkStart w:id="3034" w:name="_Toc393690286"/>
      <w:bookmarkStart w:id="3035" w:name="_Ref424531183"/>
      <w:bookmarkStart w:id="3036" w:name="_Ref424531447"/>
      <w:bookmarkStart w:id="3037" w:name="_Ref424531464"/>
      <w:bookmarkStart w:id="3038" w:name="_Toc472818825"/>
      <w:bookmarkStart w:id="3039" w:name="_Toc235503399"/>
      <w:bookmarkStart w:id="3040" w:name="_Toc241509174"/>
      <w:bookmarkStart w:id="3041" w:name="_Toc244416661"/>
      <w:bookmarkStart w:id="3042" w:name="_Toc276631025"/>
      <w:bookmarkStart w:id="3043" w:name="_Toc366141881"/>
      <w:bookmarkEnd w:id="3020"/>
      <w:bookmarkEnd w:id="3021"/>
      <w:bookmarkEnd w:id="3022"/>
      <w:bookmarkEnd w:id="3023"/>
      <w:bookmarkEnd w:id="3024"/>
      <w:bookmarkEnd w:id="3025"/>
      <w:bookmarkEnd w:id="3026"/>
      <w:bookmarkEnd w:id="3027"/>
      <w:bookmarkEnd w:id="3028"/>
      <w:bookmarkEnd w:id="3029"/>
      <w:bookmarkEnd w:id="3030"/>
      <w:bookmarkEnd w:id="3031"/>
      <w:r>
        <w:t>The</w:t>
      </w:r>
      <w:r w:rsidRPr="008E7E56">
        <w:rPr>
          <w:rFonts w:cs="Arial"/>
          <w:sz w:val="22"/>
        </w:rPr>
        <w:t xml:space="preserve"> </w:t>
      </w:r>
      <w:r w:rsidRPr="008E7E56">
        <w:rPr>
          <w:rFonts w:ascii="Courier New" w:hAnsi="Courier New"/>
          <w:sz w:val="22"/>
        </w:rPr>
        <w:t>super</w:t>
      </w:r>
      <w:r w:rsidRPr="00E77497">
        <w:t xml:space="preserve"> </w:t>
      </w:r>
      <w:r>
        <w:t>Keyword</w:t>
      </w:r>
      <w:bookmarkEnd w:id="3043"/>
    </w:p>
    <w:p w14:paraId="63323857" w14:textId="77777777" w:rsidR="00304798" w:rsidRPr="00E77497" w:rsidRDefault="00304798" w:rsidP="008E7E56">
      <w:r w:rsidRPr="002E4AE1">
        <w:rPr>
          <w:b/>
        </w:rPr>
        <w:t xml:space="preserve">Static </w:t>
      </w:r>
      <w:r w:rsidRPr="008E7E56">
        <w:rPr>
          <w:rFonts w:ascii="Helvetica" w:hAnsi="Helvetica"/>
          <w:b/>
        </w:rPr>
        <w:t>Semantics</w:t>
      </w:r>
    </w:p>
    <w:p w14:paraId="18A84124" w14:textId="77777777" w:rsidR="00304798" w:rsidRPr="00E77497" w:rsidRDefault="00304798" w:rsidP="00304798">
      <w:pPr>
        <w:rPr>
          <w:rFonts w:ascii="Helvetica" w:hAnsi="Helvetica"/>
          <w:b/>
        </w:rPr>
      </w:pPr>
      <w:r w:rsidRPr="00E77497">
        <w:rPr>
          <w:rFonts w:ascii="Helvetica" w:hAnsi="Helvetica"/>
          <w:b/>
        </w:rPr>
        <w:t>Static Semantics:  Early Errors</w:t>
      </w:r>
    </w:p>
    <w:p w14:paraId="09D7CC43" w14:textId="77777777" w:rsidR="00304798" w:rsidRPr="00E77497" w:rsidRDefault="00304798" w:rsidP="00304798">
      <w:pPr>
        <w:pStyle w:val="SyntaxRule"/>
      </w:pPr>
      <w:r w:rsidRPr="00E77497">
        <w:t xml:space="preserve">MemberExpression </w:t>
      </w:r>
      <w:r w:rsidRPr="00E77497">
        <w:rPr>
          <w:rFonts w:ascii="Arial" w:hAnsi="Arial" w:cs="Arial"/>
          <w:b/>
          <w:i w:val="0"/>
        </w:rPr>
        <w:t>:</w:t>
      </w:r>
    </w:p>
    <w:p w14:paraId="36C3D313" w14:textId="77777777" w:rsidR="00304798" w:rsidRPr="00145775" w:rsidRDefault="00304798" w:rsidP="00CA6A3E">
      <w:pPr>
        <w:pStyle w:val="SyntaxDefinition"/>
        <w:rPr>
          <w:i w:val="0"/>
          <w:iCs/>
        </w:rPr>
      </w:pP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rsidR="00CA6A3E">
        <w:br/>
      </w:r>
      <w:r w:rsidR="00CA6A3E">
        <w:rPr>
          <w:rFonts w:ascii="Courier New" w:hAnsi="Courier New" w:cs="Courier New"/>
          <w:b/>
          <w:i w:val="0"/>
          <w:iCs/>
        </w:rPr>
        <w:t>new s</w:t>
      </w:r>
      <w:r w:rsidR="00CA6A3E" w:rsidRPr="00CA6A3E">
        <w:rPr>
          <w:rFonts w:ascii="Courier New" w:hAnsi="Courier New" w:cs="Courier New"/>
          <w:b/>
          <w:i w:val="0"/>
          <w:iCs/>
        </w:rPr>
        <w:t>uper</w:t>
      </w:r>
      <w:r w:rsidR="00CA6A3E" w:rsidRPr="00CA6A3E">
        <w:rPr>
          <w:i w:val="0"/>
        </w:rPr>
        <w:t xml:space="preserve"> </w:t>
      </w:r>
      <w:r w:rsidR="00CA6A3E" w:rsidRPr="00CA6A3E">
        <w:t>Arguments</w:t>
      </w:r>
      <w:r w:rsidR="00CA6A3E" w:rsidRPr="00E77497">
        <w:rPr>
          <w:rFonts w:ascii="Arial" w:hAnsi="Arial" w:cs="Arial"/>
          <w:i w:val="0"/>
          <w:vertAlign w:val="subscript"/>
        </w:rPr>
        <w:t>opt</w:t>
      </w:r>
    </w:p>
    <w:p w14:paraId="1185443D" w14:textId="77777777" w:rsidR="00304798" w:rsidRPr="00E77497" w:rsidRDefault="00304798" w:rsidP="00304798">
      <w:r>
        <w:rPr>
          <w:rStyle w:val="bnf"/>
        </w:rPr>
        <w:t>CallExpression</w:t>
      </w:r>
      <w:r w:rsidRPr="00E77497">
        <w:rPr>
          <w:rStyle w:val="bnf"/>
        </w:rPr>
        <w:t xml:space="preserve"> </w:t>
      </w:r>
      <w:r w:rsidRPr="00E77497">
        <w:rPr>
          <w:b/>
        </w:rPr>
        <w:t>:</w:t>
      </w:r>
      <w:r w:rsidRPr="00E77497">
        <w:t xml:space="preserve"> </w:t>
      </w:r>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p>
    <w:p w14:paraId="4097A4D0" w14:textId="77777777" w:rsidR="00BF506A" w:rsidRDefault="00BF506A" w:rsidP="008E7E56">
      <w:pPr>
        <w:numPr>
          <w:ilvl w:val="0"/>
          <w:numId w:val="737"/>
        </w:numPr>
        <w:spacing w:after="220"/>
        <w:contextualSpacing/>
      </w:pPr>
      <w:r w:rsidRPr="00E77497">
        <w:t xml:space="preserve">It is a Syntax Error if the source code parsed with this production is </w:t>
      </w:r>
      <w:r>
        <w:t>global code</w:t>
      </w:r>
      <w:r w:rsidRPr="00E77497">
        <w:t xml:space="preserve"> </w:t>
      </w:r>
      <w:r>
        <w:t>that is not eval code</w:t>
      </w:r>
      <w:r w:rsidRPr="00E77497">
        <w:t>.</w:t>
      </w:r>
    </w:p>
    <w:p w14:paraId="149A9270" w14:textId="77777777" w:rsidR="00BF506A" w:rsidRPr="00E77497" w:rsidRDefault="00BF506A" w:rsidP="008E7E56">
      <w:pPr>
        <w:numPr>
          <w:ilvl w:val="0"/>
          <w:numId w:val="737"/>
        </w:numPr>
        <w:spacing w:after="220"/>
      </w:pPr>
      <w:r>
        <w:t>It is a Syntax</w:t>
      </w:r>
      <w:r w:rsidR="00081437">
        <w:t xml:space="preserve"> </w:t>
      </w:r>
      <w:r>
        <w:t xml:space="preserve">Error if the source code </w:t>
      </w:r>
      <w:r w:rsidRPr="00E77497">
        <w:t xml:space="preserve">parsed with </w:t>
      </w:r>
      <w:r>
        <w:t>this production is eval code and the source code is not being processed by a direct call to eval that is contained in function code.</w:t>
      </w:r>
    </w:p>
    <w:p w14:paraId="08F0821F" w14:textId="77777777" w:rsidR="00004A4F" w:rsidRPr="00E77497" w:rsidRDefault="00004A4F" w:rsidP="00004A4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0DBC91EB" w14:textId="77777777" w:rsidR="00004A4F" w:rsidRPr="00E77497" w:rsidRDefault="00004A4F" w:rsidP="00004A4F">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r w:rsidRPr="00E77497">
        <w:t xml:space="preserve"> </w:t>
      </w:r>
    </w:p>
    <w:p w14:paraId="16368FC2" w14:textId="77777777" w:rsidR="00004A4F" w:rsidRPr="00E77497" w:rsidRDefault="00004A4F" w:rsidP="00004A4F">
      <w:pPr>
        <w:pStyle w:val="Alg3"/>
        <w:numPr>
          <w:ilvl w:val="0"/>
          <w:numId w:val="632"/>
        </w:numPr>
      </w:pPr>
      <w:r w:rsidRPr="00E77497">
        <w:t xml:space="preserve">Let </w:t>
      </w:r>
      <w:r w:rsidRPr="00E77497">
        <w:rPr>
          <w:i/>
        </w:rPr>
        <w:t>propertyNameReference</w:t>
      </w:r>
      <w:r w:rsidRPr="00E77497">
        <w:t xml:space="preserve"> be the result of evaluating </w:t>
      </w:r>
      <w:r w:rsidRPr="00E77497">
        <w:rPr>
          <w:i/>
        </w:rPr>
        <w:t>Expression</w:t>
      </w:r>
      <w:r w:rsidRPr="00E77497">
        <w:t>.</w:t>
      </w:r>
    </w:p>
    <w:p w14:paraId="4635BF79" w14:textId="77777777" w:rsidR="00004A4F" w:rsidRPr="00E77497" w:rsidRDefault="00004A4F" w:rsidP="00004A4F">
      <w:pPr>
        <w:pStyle w:val="Alg3"/>
        <w:numPr>
          <w:ilvl w:val="0"/>
          <w:numId w:val="632"/>
        </w:numPr>
      </w:pPr>
      <w:r w:rsidRPr="00E77497">
        <w:t xml:space="preserve">Let </w:t>
      </w:r>
      <w:r w:rsidRPr="00E77497">
        <w:rPr>
          <w:i/>
        </w:rPr>
        <w:t>propertyNameValue</w:t>
      </w:r>
      <w:r w:rsidRPr="00E77497">
        <w:t xml:space="preserve"> be GetValue(</w:t>
      </w:r>
      <w:r w:rsidRPr="00E77497">
        <w:rPr>
          <w:i/>
        </w:rPr>
        <w:t>propertyNameReference</w:t>
      </w:r>
      <w:r w:rsidRPr="00E77497">
        <w:t>).</w:t>
      </w:r>
    </w:p>
    <w:p w14:paraId="16FF4F10" w14:textId="77777777" w:rsidR="00004A4F" w:rsidRPr="00E77497" w:rsidRDefault="00004A4F" w:rsidP="00004A4F">
      <w:pPr>
        <w:pStyle w:val="Alg3"/>
        <w:numPr>
          <w:ilvl w:val="0"/>
          <w:numId w:val="632"/>
        </w:numPr>
      </w:pPr>
      <w:r w:rsidRPr="00E77497">
        <w:t xml:space="preserve">Let </w:t>
      </w:r>
      <w:r w:rsidRPr="00E77497">
        <w:rPr>
          <w:i/>
        </w:rPr>
        <w:t>property</w:t>
      </w:r>
      <w:r w:rsidR="00C9062B">
        <w:rPr>
          <w:i/>
        </w:rPr>
        <w:t>Key</w:t>
      </w:r>
      <w:r w:rsidRPr="00E77497">
        <w:t xml:space="preserve"> be To</w:t>
      </w:r>
      <w:r w:rsidR="00C9062B">
        <w:t>PropertyKey</w:t>
      </w:r>
      <w:r w:rsidRPr="00E77497">
        <w:t>(</w:t>
      </w:r>
      <w:r w:rsidRPr="00E77497">
        <w:rPr>
          <w:i/>
        </w:rPr>
        <w:t>propertyNameValue</w:t>
      </w:r>
      <w:r w:rsidRPr="00E77497">
        <w:t>).</w:t>
      </w:r>
    </w:p>
    <w:p w14:paraId="5B88E4F0" w14:textId="77777777" w:rsidR="00004A4F" w:rsidRPr="00E77497" w:rsidRDefault="00004A4F" w:rsidP="00004A4F">
      <w:pPr>
        <w:pStyle w:val="Alg3"/>
        <w:numPr>
          <w:ilvl w:val="0"/>
          <w:numId w:val="63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2DC3BA02" w14:textId="77777777" w:rsidR="00004A4F" w:rsidRPr="00E77497" w:rsidRDefault="00004A4F" w:rsidP="00B74034">
      <w:pPr>
        <w:pStyle w:val="Alg3"/>
        <w:numPr>
          <w:ilvl w:val="0"/>
          <w:numId w:val="632"/>
        </w:numPr>
        <w:spacing w:after="220"/>
      </w:pPr>
      <w:r w:rsidRPr="00E77497">
        <w:t xml:space="preserve">Return </w:t>
      </w:r>
      <w:r w:rsidR="00B74034">
        <w:t>the result of MakeSuperReference(</w:t>
      </w:r>
      <w:r w:rsidR="00B74034">
        <w:rPr>
          <w:i/>
          <w:iCs/>
        </w:rPr>
        <w:t>propertyKey</w:t>
      </w:r>
      <w:r w:rsidR="00B74034">
        <w:t xml:space="preserve">, </w:t>
      </w:r>
      <w:r w:rsidR="00B74034">
        <w:rPr>
          <w:i/>
          <w:iCs/>
        </w:rPr>
        <w:t>strict</w:t>
      </w:r>
      <w:r w:rsidR="00B74034">
        <w:t>)</w:t>
      </w:r>
      <w:r w:rsidRPr="00E77497">
        <w:t>.</w:t>
      </w:r>
    </w:p>
    <w:p w14:paraId="48C3AB01" w14:textId="77777777" w:rsidR="00A02592" w:rsidRPr="00E77497" w:rsidRDefault="00A02592" w:rsidP="00A02592">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8B51B2">
        <w:rPr>
          <w:rFonts w:ascii="Courier New" w:hAnsi="Courier New"/>
          <w:b/>
          <w:i/>
        </w:rPr>
        <w:t xml:space="preserve"> </w:t>
      </w:r>
      <w:r>
        <w:rPr>
          <w:rFonts w:ascii="Times New Roman" w:hAnsi="Times New Roman"/>
          <w:i/>
        </w:rPr>
        <w:t>IdentifierName</w:t>
      </w:r>
      <w:r w:rsidRPr="00E77497">
        <w:t xml:space="preserve"> </w:t>
      </w:r>
    </w:p>
    <w:p w14:paraId="15841BC2" w14:textId="77777777" w:rsidR="00A02592" w:rsidRPr="00E77497" w:rsidRDefault="00A02592" w:rsidP="00A02592">
      <w:pPr>
        <w:pStyle w:val="Alg3"/>
        <w:numPr>
          <w:ilvl w:val="0"/>
          <w:numId w:val="789"/>
        </w:numPr>
      </w:pPr>
      <w:r w:rsidRPr="00E77497">
        <w:t xml:space="preserve">Let </w:t>
      </w:r>
      <w:r w:rsidRPr="00E77497">
        <w:rPr>
          <w:i/>
        </w:rPr>
        <w:t>property</w:t>
      </w:r>
      <w:r>
        <w:rPr>
          <w:i/>
        </w:rPr>
        <w:t>Key</w:t>
      </w:r>
      <w:r w:rsidRPr="00E77497">
        <w:t xml:space="preserve"> be </w:t>
      </w:r>
      <w:r>
        <w:t xml:space="preserve">StringValue of </w:t>
      </w:r>
      <w:r>
        <w:rPr>
          <w:i/>
        </w:rPr>
        <w:t>IdentifierName</w:t>
      </w:r>
      <w:r w:rsidRPr="00E77497">
        <w:t>.</w:t>
      </w:r>
    </w:p>
    <w:p w14:paraId="0829A584" w14:textId="77777777" w:rsidR="00A02592" w:rsidRPr="00E77497" w:rsidRDefault="00A02592" w:rsidP="00A02592">
      <w:pPr>
        <w:pStyle w:val="Alg3"/>
        <w:numPr>
          <w:ilvl w:val="0"/>
          <w:numId w:val="789"/>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40BF69BB" w14:textId="77777777" w:rsidR="00A02592" w:rsidRDefault="00A02592" w:rsidP="000C23C4">
      <w:pPr>
        <w:pStyle w:val="Alg3"/>
        <w:numPr>
          <w:ilvl w:val="0"/>
          <w:numId w:val="789"/>
        </w:numPr>
        <w:spacing w:after="240"/>
      </w:pPr>
      <w:r w:rsidRPr="00E77497">
        <w:t xml:space="preserve">Return </w:t>
      </w:r>
      <w:r w:rsidR="000C23C4">
        <w:t>the result of MakeSuperReference(</w:t>
      </w:r>
      <w:r w:rsidR="000C23C4">
        <w:rPr>
          <w:i/>
          <w:iCs/>
        </w:rPr>
        <w:t>propertyKey</w:t>
      </w:r>
      <w:r w:rsidR="000C23C4">
        <w:t xml:space="preserve">, </w:t>
      </w:r>
      <w:r w:rsidR="000C23C4">
        <w:rPr>
          <w:i/>
          <w:iCs/>
        </w:rPr>
        <w:t>strict</w:t>
      </w:r>
      <w:r w:rsidR="000C23C4">
        <w:t>)</w:t>
      </w:r>
      <w:r w:rsidR="003C4138">
        <w:t>.</w:t>
      </w:r>
      <w:r>
        <w:t xml:space="preserve"> </w:t>
      </w:r>
    </w:p>
    <w:p w14:paraId="0A480E4B" w14:textId="77777777" w:rsidR="00CA6A3E" w:rsidRPr="00E77497" w:rsidRDefault="00CA6A3E" w:rsidP="00CA6A3E">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Pr>
          <w:rFonts w:ascii="Courier New" w:hAnsi="Courier New"/>
          <w:b/>
        </w:rPr>
        <w:t xml:space="preserve"> super</w:t>
      </w:r>
      <w:r w:rsidRPr="00E77497">
        <w:t xml:space="preserve"> </w:t>
      </w:r>
      <w:r w:rsidRPr="00E77497">
        <w:rPr>
          <w:rStyle w:val="bnf"/>
        </w:rPr>
        <w:t>Arguments</w:t>
      </w:r>
      <w:r w:rsidRPr="000C23C4">
        <w:rPr>
          <w:rFonts w:cs="Arial"/>
          <w:iCs/>
          <w:vertAlign w:val="subscript"/>
        </w:rPr>
        <w:t>opt</w:t>
      </w:r>
      <w:r w:rsidRPr="00E77497">
        <w:t xml:space="preserve"> </w:t>
      </w:r>
    </w:p>
    <w:p w14:paraId="0959012E" w14:textId="77777777" w:rsidR="000C23C4" w:rsidRPr="00E77497" w:rsidRDefault="000C23C4" w:rsidP="000C23C4">
      <w:pPr>
        <w:pStyle w:val="Alg3"/>
        <w:numPr>
          <w:ilvl w:val="0"/>
          <w:numId w:val="1386"/>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368F0273" w14:textId="77777777" w:rsidR="000C23C4" w:rsidRPr="00E77497" w:rsidRDefault="000C23C4" w:rsidP="000C23C4">
      <w:pPr>
        <w:pStyle w:val="Alg3"/>
        <w:numPr>
          <w:ilvl w:val="0"/>
          <w:numId w:val="1386"/>
        </w:numPr>
        <w:spacing w:after="220"/>
        <w:contextualSpacing/>
      </w:pPr>
      <w:r>
        <w:t xml:space="preserve">Let </w:t>
      </w:r>
      <w:r w:rsidRPr="003C4138">
        <w:rPr>
          <w:i/>
        </w:rPr>
        <w:t>ref</w:t>
      </w:r>
      <w:r>
        <w:t xml:space="preserve"> be the result of MakeSuperReference(</w:t>
      </w:r>
      <w:r>
        <w:rPr>
          <w:b/>
          <w:bCs/>
        </w:rPr>
        <w:t>undefined</w:t>
      </w:r>
      <w:r>
        <w:t xml:space="preserve">, </w:t>
      </w:r>
      <w:r>
        <w:rPr>
          <w:i/>
          <w:iCs/>
        </w:rPr>
        <w:t>strict</w:t>
      </w:r>
      <w:r>
        <w:t>).</w:t>
      </w:r>
    </w:p>
    <w:p w14:paraId="275DCD38" w14:textId="77777777" w:rsidR="00CA6A3E" w:rsidRPr="00E77497" w:rsidRDefault="00CA6A3E" w:rsidP="00CA6A3E">
      <w:pPr>
        <w:pStyle w:val="Alg3"/>
        <w:numPr>
          <w:ilvl w:val="0"/>
          <w:numId w:val="1386"/>
        </w:numPr>
        <w:contextualSpacing/>
      </w:pPr>
      <w:r w:rsidRPr="00E77497">
        <w:t xml:space="preserve">Let </w:t>
      </w:r>
      <w:r w:rsidRPr="00E77497">
        <w:rPr>
          <w:i/>
        </w:rPr>
        <w:t>constructor</w:t>
      </w:r>
      <w:r w:rsidRPr="00E77497">
        <w:t xml:space="preserve"> be GetValue(</w:t>
      </w:r>
      <w:r w:rsidRPr="00E77497">
        <w:rPr>
          <w:i/>
        </w:rPr>
        <w:t>ref</w:t>
      </w:r>
      <w:r w:rsidRPr="00E77497">
        <w:t>).</w:t>
      </w:r>
    </w:p>
    <w:p w14:paraId="5496B635" w14:textId="77777777" w:rsidR="00CA6A3E" w:rsidRDefault="00CA6A3E" w:rsidP="00CA6A3E">
      <w:pPr>
        <w:pStyle w:val="Alg4"/>
        <w:numPr>
          <w:ilvl w:val="0"/>
          <w:numId w:val="1386"/>
        </w:numPr>
        <w:contextualSpacing/>
      </w:pPr>
      <w:r>
        <w:t>ReturnIfAbrupt(</w:t>
      </w:r>
      <w:r w:rsidRPr="00E77497">
        <w:rPr>
          <w:i/>
        </w:rPr>
        <w:t>constructor</w:t>
      </w:r>
      <w:r>
        <w:t>).</w:t>
      </w:r>
    </w:p>
    <w:p w14:paraId="34D8F96E" w14:textId="77777777" w:rsidR="00F47E5D" w:rsidRDefault="00F47E5D" w:rsidP="00CA6A3E">
      <w:pPr>
        <w:pStyle w:val="Alg3"/>
        <w:numPr>
          <w:ilvl w:val="0"/>
          <w:numId w:val="1386"/>
        </w:numPr>
      </w:pPr>
      <w:r>
        <w:t xml:space="preserve">If </w:t>
      </w:r>
      <w:r>
        <w:rPr>
          <w:i/>
          <w:iCs/>
        </w:rPr>
        <w:t>Arguments</w:t>
      </w:r>
      <w:r>
        <w:t xml:space="preserve"> is present, then</w:t>
      </w:r>
    </w:p>
    <w:p w14:paraId="02E5B334" w14:textId="77777777" w:rsidR="00CA6A3E" w:rsidRPr="00E77497" w:rsidRDefault="00CA6A3E" w:rsidP="000C23C4">
      <w:pPr>
        <w:pStyle w:val="Alg3"/>
        <w:numPr>
          <w:ilvl w:val="1"/>
          <w:numId w:val="1386"/>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t>L</w:t>
      </w:r>
      <w:r w:rsidRPr="00E77497">
        <w:t>ist of argument values (</w:t>
      </w:r>
      <w:r w:rsidR="00DF732B">
        <w:fldChar w:fldCharType="begin"/>
      </w:r>
      <w:r w:rsidR="00DF732B">
        <w:instrText xml:space="preserve"> REF _Ref365637555 \r \h </w:instrText>
      </w:r>
      <w:r w:rsidR="00DF732B">
        <w:fldChar w:fldCharType="separate"/>
      </w:r>
      <w:r w:rsidR="00083CEC">
        <w:t>12.2.5</w:t>
      </w:r>
      <w:r w:rsidR="00DF732B">
        <w:fldChar w:fldCharType="end"/>
      </w:r>
      <w:r w:rsidRPr="00E77497">
        <w:t>).</w:t>
      </w:r>
    </w:p>
    <w:p w14:paraId="411874E2" w14:textId="77777777" w:rsidR="00CA6A3E" w:rsidRDefault="00CA6A3E" w:rsidP="000C23C4">
      <w:pPr>
        <w:pStyle w:val="Alg4"/>
        <w:numPr>
          <w:ilvl w:val="1"/>
          <w:numId w:val="1386"/>
        </w:numPr>
        <w:contextualSpacing/>
      </w:pPr>
      <w:r>
        <w:t>ReturnIfAbrupt(</w:t>
      </w:r>
      <w:r w:rsidRPr="00E77497">
        <w:rPr>
          <w:i/>
        </w:rPr>
        <w:t>argList</w:t>
      </w:r>
      <w:r>
        <w:t>).</w:t>
      </w:r>
    </w:p>
    <w:p w14:paraId="6248D546" w14:textId="77777777" w:rsidR="00F47E5D" w:rsidRPr="00F47E5D" w:rsidRDefault="00F47E5D" w:rsidP="00F47E5D">
      <w:pPr>
        <w:pStyle w:val="Alg3"/>
        <w:numPr>
          <w:ilvl w:val="0"/>
          <w:numId w:val="1386"/>
        </w:numPr>
      </w:pPr>
      <w:r>
        <w:t>Else,</w:t>
      </w:r>
    </w:p>
    <w:p w14:paraId="1F2AC0BD" w14:textId="77777777" w:rsidR="00F47E5D" w:rsidRDefault="00F47E5D" w:rsidP="000C23C4">
      <w:pPr>
        <w:pStyle w:val="Alg3"/>
        <w:numPr>
          <w:ilvl w:val="1"/>
          <w:numId w:val="1386"/>
        </w:numPr>
      </w:pPr>
      <w:r>
        <w:t xml:space="preserve">Let </w:t>
      </w:r>
      <w:r>
        <w:rPr>
          <w:i/>
          <w:iCs/>
        </w:rPr>
        <w:t>argList</w:t>
      </w:r>
      <w:r>
        <w:t xml:space="preserve"> be a new empty List.</w:t>
      </w:r>
    </w:p>
    <w:p w14:paraId="4630D220" w14:textId="77777777" w:rsidR="00CA6A3E" w:rsidRPr="00E77497" w:rsidRDefault="00CA6A3E" w:rsidP="00272BA6">
      <w:pPr>
        <w:pStyle w:val="Alg3"/>
        <w:numPr>
          <w:ilvl w:val="0"/>
          <w:numId w:val="1386"/>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sidRPr="00E77497">
        <w:rPr>
          <w:b/>
        </w:rPr>
        <w:t>false</w:t>
      </w:r>
      <w:r w:rsidRPr="00E77497">
        <w:t xml:space="preserve">, throw a </w:t>
      </w:r>
      <w:r w:rsidRPr="00E77497">
        <w:rPr>
          <w:b/>
        </w:rPr>
        <w:t>TypeError</w:t>
      </w:r>
      <w:r w:rsidRPr="00E77497">
        <w:t xml:space="preserve"> exception.</w:t>
      </w:r>
    </w:p>
    <w:p w14:paraId="59F9E9B1" w14:textId="77777777" w:rsidR="00CA6A3E" w:rsidRPr="00E77497" w:rsidRDefault="00CA6A3E" w:rsidP="00CA6A3E">
      <w:pPr>
        <w:pStyle w:val="Alg3"/>
        <w:numPr>
          <w:ilvl w:val="0"/>
          <w:numId w:val="1386"/>
        </w:numPr>
        <w:spacing w:after="220"/>
      </w:pPr>
      <w:r w:rsidRPr="00E77497">
        <w:t xml:space="preserve">Return the result of calling the [[Construct]] internal method on </w:t>
      </w:r>
      <w:r w:rsidRPr="00E77497">
        <w:rPr>
          <w:i/>
        </w:rPr>
        <w:t>constructor</w:t>
      </w:r>
      <w:r w:rsidRPr="00E77497">
        <w:t xml:space="preserve">, </w:t>
      </w:r>
      <w:r>
        <w:t xml:space="preserve">passing </w:t>
      </w:r>
      <w:r w:rsidRPr="00E77497">
        <w:t xml:space="preserve"> </w:t>
      </w:r>
      <w:r w:rsidRPr="00E77497">
        <w:rPr>
          <w:i/>
        </w:rPr>
        <w:t>argList</w:t>
      </w:r>
      <w:r w:rsidRPr="00E77497">
        <w:t xml:space="preserve"> as the argument.</w:t>
      </w:r>
    </w:p>
    <w:p w14:paraId="638723DC" w14:textId="77777777" w:rsidR="003C4138" w:rsidRPr="00E77497" w:rsidRDefault="003C4138" w:rsidP="003C4138">
      <w:r w:rsidRPr="00E77497">
        <w:rPr>
          <w:rStyle w:val="bnf"/>
        </w:rPr>
        <w:t>CallExpression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E77497">
        <w:rPr>
          <w:rStyle w:val="bnf"/>
        </w:rPr>
        <w:t>Arguments</w:t>
      </w:r>
      <w:r w:rsidRPr="00E77497">
        <w:t xml:space="preserve"> </w:t>
      </w:r>
    </w:p>
    <w:p w14:paraId="527792BA" w14:textId="77777777" w:rsidR="003C4138" w:rsidRPr="00E77497" w:rsidRDefault="003C4138" w:rsidP="003C4138">
      <w:pPr>
        <w:pStyle w:val="Alg3"/>
        <w:numPr>
          <w:ilvl w:val="0"/>
          <w:numId w:val="79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5044C150" w14:textId="77777777" w:rsidR="003C4138" w:rsidRPr="00E77497" w:rsidRDefault="003C4138" w:rsidP="000C23C4">
      <w:pPr>
        <w:pStyle w:val="Alg3"/>
        <w:numPr>
          <w:ilvl w:val="0"/>
          <w:numId w:val="792"/>
        </w:numPr>
        <w:spacing w:after="220"/>
        <w:contextualSpacing/>
      </w:pPr>
      <w:r>
        <w:t xml:space="preserve">Let </w:t>
      </w:r>
      <w:r w:rsidRPr="003C4138">
        <w:rPr>
          <w:i/>
        </w:rPr>
        <w:t>ref</w:t>
      </w:r>
      <w:r>
        <w:t xml:space="preserve"> </w:t>
      </w:r>
      <w:r w:rsidR="000C23C4">
        <w:t>be the result of MakeSuperReference(</w:t>
      </w:r>
      <w:r w:rsidR="000C23C4">
        <w:rPr>
          <w:b/>
          <w:bCs/>
        </w:rPr>
        <w:t>undefined</w:t>
      </w:r>
      <w:r w:rsidR="000C23C4">
        <w:t xml:space="preserve">, </w:t>
      </w:r>
      <w:r w:rsidR="000C23C4">
        <w:rPr>
          <w:i/>
          <w:iCs/>
        </w:rPr>
        <w:t>strict</w:t>
      </w:r>
      <w:r w:rsidR="000C23C4">
        <w:t>)</w:t>
      </w:r>
      <w:r>
        <w:t>.</w:t>
      </w:r>
    </w:p>
    <w:p w14:paraId="78B8E86F" w14:textId="77777777" w:rsidR="000C23C4" w:rsidRPr="00E77497" w:rsidRDefault="000C23C4" w:rsidP="000C23C4">
      <w:pPr>
        <w:pStyle w:val="Alg3"/>
        <w:numPr>
          <w:ilvl w:val="0"/>
          <w:numId w:val="792"/>
        </w:numPr>
      </w:pPr>
      <w:r>
        <w:t>ReturnIfAbrupt(</w:t>
      </w:r>
      <w:r w:rsidRPr="003C4138">
        <w:rPr>
          <w:i/>
        </w:rPr>
        <w:t>ref</w:t>
      </w:r>
      <w:r>
        <w:t>)</w:t>
      </w:r>
      <w:r w:rsidRPr="00E77497">
        <w:t>.</w:t>
      </w:r>
    </w:p>
    <w:p w14:paraId="68B9EA60" w14:textId="77777777" w:rsidR="00C814BD" w:rsidRDefault="00C814BD" w:rsidP="00C814BD">
      <w:pPr>
        <w:pStyle w:val="Alg3"/>
        <w:numPr>
          <w:ilvl w:val="0"/>
          <w:numId w:val="792"/>
        </w:numPr>
        <w:spacing w:after="240"/>
        <w:contextualSpacing/>
      </w:pPr>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14:paraId="3F614F0C" w14:textId="77777777" w:rsidR="003C4138" w:rsidRPr="00E77497" w:rsidRDefault="003C4138" w:rsidP="003C4138">
      <w:pPr>
        <w:pStyle w:val="Alg3"/>
        <w:numPr>
          <w:ilvl w:val="0"/>
          <w:numId w:val="792"/>
        </w:numPr>
        <w:spacing w:after="240"/>
      </w:pPr>
      <w:r>
        <w:t>Return the result of the abstract operation Evalu</w:t>
      </w:r>
      <w:r w:rsidR="00256B2E">
        <w:t>a</w:t>
      </w:r>
      <w:r>
        <w:t>te</w:t>
      </w:r>
      <w:r w:rsidR="00893A4F">
        <w:t>Method</w:t>
      </w:r>
      <w:r>
        <w:t xml:space="preserv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14:paraId="132267F6" w14:textId="77777777" w:rsidR="00F47E5D" w:rsidRPr="00E77497" w:rsidRDefault="00F47E5D" w:rsidP="00F47E5D">
      <w:pPr>
        <w:keepNext/>
        <w:rPr>
          <w:rFonts w:ascii="Helvetica" w:hAnsi="Helvetica"/>
          <w:b/>
        </w:rPr>
      </w:pPr>
      <w:r w:rsidRPr="00E77497">
        <w:rPr>
          <w:rFonts w:ascii="Helvetica" w:hAnsi="Helvetica"/>
          <w:b/>
        </w:rPr>
        <w:t xml:space="preserve">Runtime Semantics: </w:t>
      </w:r>
      <w:r>
        <w:rPr>
          <w:rFonts w:ascii="Helvetica" w:hAnsi="Helvetica"/>
          <w:b/>
          <w:spacing w:val="6"/>
        </w:rPr>
        <w:t>Abstract Operation MakeSuperReference(propertyKey, strict)</w:t>
      </w:r>
    </w:p>
    <w:p w14:paraId="29FB11B9" w14:textId="77777777" w:rsidR="00F47E5D" w:rsidRPr="00E77497" w:rsidRDefault="00F47E5D" w:rsidP="00F47E5D">
      <w:pPr>
        <w:pStyle w:val="Alg4"/>
        <w:numPr>
          <w:ilvl w:val="0"/>
          <w:numId w:val="1387"/>
        </w:numPr>
      </w:pPr>
      <w:r w:rsidRPr="00E77497">
        <w:t xml:space="preserve">Let </w:t>
      </w:r>
      <w:r>
        <w:rPr>
          <w:i/>
        </w:rPr>
        <w:t>env</w:t>
      </w:r>
      <w:r>
        <w:t xml:space="preserve"> be the result of performing the GetThisEnvironment abstract operation</w:t>
      </w:r>
      <w:r w:rsidRPr="00E77497">
        <w:t>.</w:t>
      </w:r>
    </w:p>
    <w:p w14:paraId="1FE3B961" w14:textId="77777777" w:rsidR="00F47E5D" w:rsidRDefault="00F47E5D" w:rsidP="00F47E5D">
      <w:pPr>
        <w:pStyle w:val="Alg4"/>
        <w:numPr>
          <w:ilvl w:val="0"/>
          <w:numId w:val="1387"/>
        </w:numPr>
        <w:contextualSpacing/>
      </w:pPr>
      <w:r>
        <w:t xml:space="preserve">If the result of calling the HasSuperBinding concrete method of </w:t>
      </w:r>
      <w:r w:rsidRPr="001F7810">
        <w:rPr>
          <w:i/>
        </w:rPr>
        <w:t>env</w:t>
      </w:r>
      <w:r>
        <w:t xml:space="preserve"> is </w:t>
      </w:r>
      <w:r w:rsidRPr="001F7810">
        <w:rPr>
          <w:b/>
        </w:rPr>
        <w:t>false</w:t>
      </w:r>
      <w:r>
        <w:t xml:space="preserve">, then throw a </w:t>
      </w:r>
      <w:r w:rsidRPr="003E1861">
        <w:rPr>
          <w:b/>
        </w:rPr>
        <w:t>ReferenceError</w:t>
      </w:r>
      <w:r>
        <w:t xml:space="preserve"> exception.</w:t>
      </w:r>
    </w:p>
    <w:p w14:paraId="7E4B898A" w14:textId="77777777" w:rsidR="00F47E5D" w:rsidRPr="00E77497" w:rsidRDefault="00F47E5D" w:rsidP="00F47E5D">
      <w:pPr>
        <w:pStyle w:val="Alg4"/>
        <w:numPr>
          <w:ilvl w:val="0"/>
          <w:numId w:val="1387"/>
        </w:numPr>
        <w:contextualSpacing/>
      </w:pPr>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14:paraId="32E86207" w14:textId="77777777" w:rsidR="00F47E5D" w:rsidRDefault="00F47E5D" w:rsidP="00F47E5D">
      <w:pPr>
        <w:pStyle w:val="Alg3"/>
        <w:numPr>
          <w:ilvl w:val="0"/>
          <w:numId w:val="1387"/>
        </w:numPr>
      </w:pPr>
      <w:r>
        <w:t xml:space="preserve">Let </w:t>
      </w:r>
      <w:r w:rsidRPr="00141C64">
        <w:rPr>
          <w:i/>
        </w:rPr>
        <w:t>baseValue</w:t>
      </w:r>
      <w:r>
        <w:t xml:space="preserve"> be the result of calling the GetSuperBase concrete method of </w:t>
      </w:r>
      <w:r w:rsidRPr="00141C64">
        <w:rPr>
          <w:i/>
        </w:rPr>
        <w:t>env</w:t>
      </w:r>
      <w:r>
        <w:t>.</w:t>
      </w:r>
    </w:p>
    <w:p w14:paraId="180579CB" w14:textId="77777777" w:rsidR="00F47E5D" w:rsidRDefault="00F47E5D" w:rsidP="00F47E5D">
      <w:pPr>
        <w:pStyle w:val="Alg3"/>
        <w:numPr>
          <w:ilvl w:val="0"/>
          <w:numId w:val="1387"/>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14:paraId="251E0CA8" w14:textId="77777777" w:rsidR="00F47E5D" w:rsidRPr="00E77497" w:rsidRDefault="00F47E5D" w:rsidP="00F47E5D">
      <w:pPr>
        <w:pStyle w:val="Alg3"/>
        <w:numPr>
          <w:ilvl w:val="0"/>
          <w:numId w:val="1387"/>
        </w:numPr>
      </w:pPr>
      <w:r>
        <w:t>ReturnIfAbrupt(</w:t>
      </w:r>
      <w:r w:rsidRPr="008E06A3">
        <w:rPr>
          <w:i/>
          <w:iCs/>
        </w:rPr>
        <w:t>bv</w:t>
      </w:r>
      <w:r>
        <w:t>)</w:t>
      </w:r>
      <w:r w:rsidRPr="00E77497">
        <w:t>.</w:t>
      </w:r>
    </w:p>
    <w:p w14:paraId="0CD84D72" w14:textId="77777777" w:rsidR="000C23C4" w:rsidRDefault="000C23C4" w:rsidP="000C23C4">
      <w:pPr>
        <w:pStyle w:val="Alg3"/>
        <w:numPr>
          <w:ilvl w:val="0"/>
          <w:numId w:val="1387"/>
        </w:numPr>
      </w:pPr>
      <w:r>
        <w:t xml:space="preserve">If </w:t>
      </w:r>
      <w:r w:rsidRPr="006D19B4">
        <w:rPr>
          <w:i/>
          <w:iCs/>
        </w:rPr>
        <w:t>propertyKey</w:t>
      </w:r>
      <w:r>
        <w:t xml:space="preserve"> is </w:t>
      </w:r>
      <w:r w:rsidRPr="006D19B4">
        <w:rPr>
          <w:b/>
          <w:bCs/>
        </w:rPr>
        <w:t>undefined</w:t>
      </w:r>
      <w:r>
        <w:t>, then</w:t>
      </w:r>
    </w:p>
    <w:p w14:paraId="611FBBAB" w14:textId="77777777" w:rsidR="000C23C4" w:rsidRPr="00E77497" w:rsidRDefault="000C23C4" w:rsidP="000C23C4">
      <w:pPr>
        <w:pStyle w:val="Alg3"/>
        <w:numPr>
          <w:ilvl w:val="1"/>
          <w:numId w:val="1387"/>
        </w:numPr>
      </w:pPr>
      <w:r w:rsidRPr="000C23C4">
        <w:t>Let</w:t>
      </w:r>
      <w:r w:rsidRPr="00E77497">
        <w:t xml:space="preserve"> </w:t>
      </w:r>
      <w:r w:rsidRPr="00E77497">
        <w:rPr>
          <w:i/>
        </w:rPr>
        <w:t>property</w:t>
      </w:r>
      <w:r>
        <w:rPr>
          <w:i/>
        </w:rPr>
        <w:t>Key</w:t>
      </w:r>
      <w:r w:rsidRPr="00E77497">
        <w:t xml:space="preserve"> be </w:t>
      </w:r>
      <w:r>
        <w:t xml:space="preserve">the result of calling the GetMethodName concrete method of </w:t>
      </w:r>
      <w:r w:rsidRPr="002B6820">
        <w:rPr>
          <w:i/>
          <w:iCs/>
        </w:rPr>
        <w:t>env</w:t>
      </w:r>
      <w:r w:rsidRPr="00E77497">
        <w:t>.</w:t>
      </w:r>
    </w:p>
    <w:p w14:paraId="196F843D" w14:textId="77777777" w:rsidR="00F47E5D" w:rsidRDefault="00F47E5D" w:rsidP="00F47E5D">
      <w:pPr>
        <w:pStyle w:val="Alg3"/>
        <w:numPr>
          <w:ilvl w:val="0"/>
          <w:numId w:val="1387"/>
        </w:numPr>
        <w:spacing w:after="240"/>
      </w:pPr>
      <w:r w:rsidRPr="00E77497">
        <w:t xml:space="preserve">Return a value of type Reference </w:t>
      </w:r>
      <w:r>
        <w:t xml:space="preserve">that is a Super Reference </w:t>
      </w:r>
      <w:r w:rsidRPr="00E77497">
        <w:t xml:space="preserve">whose base value is </w:t>
      </w:r>
      <w:r w:rsidRPr="008E06A3">
        <w:rPr>
          <w:i/>
          <w:iCs/>
        </w:rPr>
        <w:t>bv</w:t>
      </w:r>
      <w:r>
        <w:t>,</w:t>
      </w:r>
      <w:r w:rsidRPr="00E77497">
        <w:t xml:space="preserve"> whose referenced name is </w:t>
      </w:r>
      <w:r w:rsidRPr="00E77497">
        <w:rPr>
          <w:i/>
        </w:rPr>
        <w:t>property</w:t>
      </w:r>
      <w:r>
        <w:rPr>
          <w:i/>
        </w:rPr>
        <w:t>Key</w:t>
      </w:r>
      <w:r w:rsidRPr="00E77497">
        <w:t>,</w:t>
      </w:r>
      <w:r>
        <w:t xml:space="preserve"> whose thisValue</w:t>
      </w:r>
      <w:r w:rsidRPr="00703487">
        <w:t xml:space="preserve"> </w:t>
      </w:r>
      <w:r>
        <w:t xml:space="preserve">is </w:t>
      </w:r>
      <w:r w:rsidRPr="001F7810">
        <w:rPr>
          <w:i/>
        </w:rPr>
        <w:t>actualThis</w:t>
      </w:r>
      <w:r>
        <w:t>,</w:t>
      </w:r>
      <w:r w:rsidRPr="00E77497">
        <w:t xml:space="preserve"> and whose strict </w:t>
      </w:r>
      <w:r>
        <w:t>reference</w:t>
      </w:r>
      <w:r w:rsidRPr="00E77497">
        <w:t xml:space="preserve"> flag is </w:t>
      </w:r>
      <w:r w:rsidRPr="00E77497">
        <w:rPr>
          <w:i/>
        </w:rPr>
        <w:t>strict</w:t>
      </w:r>
      <w:r>
        <w:t xml:space="preserve">. </w:t>
      </w:r>
    </w:p>
    <w:p w14:paraId="6630C7F6" w14:textId="77777777" w:rsidR="004C02EF" w:rsidRPr="00E77497" w:rsidRDefault="004C02EF" w:rsidP="00D148E9">
      <w:pPr>
        <w:pStyle w:val="30"/>
      </w:pPr>
      <w:bookmarkStart w:id="3044" w:name="_Ref365537094"/>
      <w:bookmarkStart w:id="3045" w:name="_Ref365546887"/>
      <w:bookmarkStart w:id="3046" w:name="_Ref365637555"/>
      <w:bookmarkStart w:id="3047" w:name="_Toc366141882"/>
      <w:r w:rsidRPr="00E77497">
        <w:t>Argument List</w:t>
      </w:r>
      <w:bookmarkEnd w:id="3032"/>
      <w:bookmarkEnd w:id="3033"/>
      <w:bookmarkEnd w:id="3034"/>
      <w:r w:rsidRPr="00E77497">
        <w:t>s</w:t>
      </w:r>
      <w:bookmarkEnd w:id="3035"/>
      <w:bookmarkEnd w:id="3036"/>
      <w:bookmarkEnd w:id="3037"/>
      <w:bookmarkEnd w:id="3038"/>
      <w:bookmarkEnd w:id="3039"/>
      <w:bookmarkEnd w:id="3040"/>
      <w:bookmarkEnd w:id="3041"/>
      <w:bookmarkEnd w:id="3042"/>
      <w:bookmarkEnd w:id="3044"/>
      <w:bookmarkEnd w:id="3045"/>
      <w:bookmarkEnd w:id="3046"/>
      <w:bookmarkEnd w:id="3047"/>
    </w:p>
    <w:p w14:paraId="78742438" w14:textId="77777777" w:rsidR="004C02EF" w:rsidRPr="00E77497" w:rsidRDefault="004C02EF" w:rsidP="004C02EF">
      <w:r w:rsidRPr="00E77497">
        <w:t xml:space="preserve">The evaluation of an argument list produces a List of values (see </w:t>
      </w:r>
      <w:r w:rsidR="00C225F5">
        <w:fldChar w:fldCharType="begin"/>
      </w:r>
      <w:r w:rsidR="00C225F5">
        <w:instrText xml:space="preserve"> REF _Ref366131676 \r \h </w:instrText>
      </w:r>
      <w:r w:rsidR="00C225F5">
        <w:fldChar w:fldCharType="separate"/>
      </w:r>
      <w:r w:rsidR="00083CEC">
        <w:t>6.2.2</w:t>
      </w:r>
      <w:r w:rsidR="00C225F5">
        <w:fldChar w:fldCharType="end"/>
      </w:r>
      <w:r w:rsidRPr="00E77497">
        <w:t>).</w:t>
      </w:r>
    </w:p>
    <w:p w14:paraId="1A9E8237" w14:textId="77777777" w:rsidR="00384BE6" w:rsidRPr="00E77497" w:rsidRDefault="00384BE6" w:rsidP="00D148E9">
      <w:pPr>
        <w:pStyle w:val="40"/>
      </w:pPr>
      <w:bookmarkStart w:id="3048" w:name="_Toc472818826"/>
      <w:bookmarkStart w:id="3049" w:name="_Toc235503400"/>
      <w:bookmarkStart w:id="3050" w:name="_Toc241509175"/>
      <w:bookmarkStart w:id="3051" w:name="_Toc244416662"/>
      <w:bookmarkStart w:id="3052" w:name="_Toc276631026"/>
      <w:bookmarkStart w:id="3053" w:name="_Toc385672192"/>
      <w:bookmarkStart w:id="3054" w:name="_Toc393690287"/>
      <w:r w:rsidRPr="00E77497">
        <w:t>Runtime Semantics</w:t>
      </w:r>
    </w:p>
    <w:p w14:paraId="4DF633D9" w14:textId="77777777" w:rsidR="00384BE6" w:rsidRPr="00E77497" w:rsidRDefault="00384BE6" w:rsidP="00384BE6">
      <w:pPr>
        <w:keepNext/>
        <w:rPr>
          <w:rFonts w:ascii="Helvetica" w:hAnsi="Helvetica"/>
          <w:b/>
        </w:rPr>
      </w:pPr>
      <w:r w:rsidRPr="00E77497">
        <w:rPr>
          <w:rFonts w:ascii="Helvetica" w:hAnsi="Helvetica"/>
          <w:b/>
        </w:rPr>
        <w:t xml:space="preserve">Runtime Semantics: </w:t>
      </w:r>
      <w:r w:rsidR="00256B2E" w:rsidRPr="002241B3">
        <w:rPr>
          <w:b/>
        </w:rPr>
        <w:t>ArgumentListEvaluation</w:t>
      </w:r>
    </w:p>
    <w:p w14:paraId="792FEAB0" w14:textId="77777777" w:rsidR="00384BE6" w:rsidRPr="00E77497" w:rsidRDefault="00384BE6" w:rsidP="00384BE6">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p>
    <w:p w14:paraId="3E4B607E" w14:textId="77777777" w:rsidR="00384BE6" w:rsidRPr="00E77497" w:rsidRDefault="00384BE6" w:rsidP="00441AED">
      <w:pPr>
        <w:pStyle w:val="Alg3"/>
        <w:numPr>
          <w:ilvl w:val="0"/>
          <w:numId w:val="63"/>
        </w:numPr>
        <w:spacing w:after="220"/>
        <w:contextualSpacing/>
      </w:pPr>
      <w:r w:rsidRPr="00E77497">
        <w:t>Return an empty List.</w:t>
      </w:r>
    </w:p>
    <w:p w14:paraId="6CC193AB" w14:textId="77777777" w:rsidR="00384BE6" w:rsidRPr="00E77497" w:rsidRDefault="00384BE6" w:rsidP="00384BE6">
      <w:pPr>
        <w:keepNext/>
      </w:pPr>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p>
    <w:p w14:paraId="594AF56A" w14:textId="77777777"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2BB5CBBC" w14:textId="77777777"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14:paraId="7855B82C" w14:textId="77777777" w:rsidR="00E01C54" w:rsidRDefault="006552DF" w:rsidP="00E01C54">
      <w:pPr>
        <w:pStyle w:val="Alg4"/>
        <w:numPr>
          <w:ilvl w:val="0"/>
          <w:numId w:val="65"/>
        </w:numPr>
        <w:contextualSpacing/>
      </w:pPr>
      <w:r>
        <w:t>ReturnIfAbrupt(</w:t>
      </w:r>
      <w:r w:rsidRPr="00E77497">
        <w:rPr>
          <w:i/>
        </w:rPr>
        <w:t>arg</w:t>
      </w:r>
      <w:r>
        <w:t>)</w:t>
      </w:r>
      <w:r w:rsidR="00E01C54">
        <w:t>.</w:t>
      </w:r>
    </w:p>
    <w:p w14:paraId="0B8757C3" w14:textId="77777777"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14:paraId="623E9D58" w14:textId="77777777" w:rsidR="00326D0A" w:rsidRPr="00E77497" w:rsidRDefault="00326D0A" w:rsidP="00C1136A">
      <w:r w:rsidRPr="00E77497">
        <w:rPr>
          <w:rStyle w:val="bnf"/>
        </w:rPr>
        <w:t xml:space="preserve">ArgumentList </w:t>
      </w:r>
      <w:r w:rsidRPr="00E77497">
        <w:rPr>
          <w:b/>
        </w:rPr>
        <w:t>:</w:t>
      </w:r>
      <w:r w:rsidRPr="00E77497">
        <w:t xml:space="preserve">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14:paraId="17271A14" w14:textId="77777777" w:rsidR="00326D0A" w:rsidRPr="00E77497" w:rsidRDefault="00326D0A" w:rsidP="00441AED">
      <w:pPr>
        <w:pStyle w:val="Alg4"/>
        <w:numPr>
          <w:ilvl w:val="0"/>
          <w:numId w:val="419"/>
        </w:numPr>
        <w:spacing w:after="220"/>
        <w:contextualSpacing/>
      </w:pPr>
      <w:r w:rsidRPr="00E77497">
        <w:t xml:space="preserve">Let </w:t>
      </w:r>
      <w:r w:rsidRPr="00E77497">
        <w:rPr>
          <w:i/>
        </w:rPr>
        <w:t xml:space="preserve">list </w:t>
      </w:r>
      <w:r w:rsidRPr="00E77497">
        <w:t>be an empty List.</w:t>
      </w:r>
    </w:p>
    <w:p w14:paraId="52203453" w14:textId="77777777"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14:paraId="388443CC" w14:textId="77777777"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14:paraId="4529B550" w14:textId="77777777" w:rsidR="00326D0A" w:rsidRPr="00E77497" w:rsidRDefault="00326D0A" w:rsidP="00441AED">
      <w:pPr>
        <w:pStyle w:val="Alg4"/>
        <w:numPr>
          <w:ilvl w:val="0"/>
          <w:numId w:val="419"/>
        </w:numPr>
        <w:contextualSpacing/>
      </w:pPr>
      <w:commentRangeStart w:id="3055"/>
      <w:r w:rsidRPr="00E77497">
        <w:t xml:space="preserve">Let </w:t>
      </w:r>
      <w:r w:rsidRPr="00E77497">
        <w:rPr>
          <w:i/>
        </w:rPr>
        <w:t>spreadObj</w:t>
      </w:r>
      <w:r w:rsidRPr="00E77497">
        <w:t xml:space="preserve"> be ToObject(</w:t>
      </w:r>
      <w:r w:rsidRPr="00E77497">
        <w:rPr>
          <w:i/>
        </w:rPr>
        <w:t>spreadValue</w:t>
      </w:r>
      <w:r w:rsidRPr="00E77497">
        <w:t>).</w:t>
      </w:r>
      <w:commentRangeEnd w:id="3055"/>
      <w:r w:rsidRPr="00E77497">
        <w:rPr>
          <w:rStyle w:val="af6"/>
          <w:rFonts w:ascii="Arial" w:eastAsia="MS Mincho" w:hAnsi="Arial"/>
          <w:spacing w:val="0"/>
          <w:lang w:val="en-GB" w:eastAsia="ja-JP"/>
        </w:rPr>
        <w:commentReference w:id="3055"/>
      </w:r>
    </w:p>
    <w:p w14:paraId="6C1D8D7C" w14:textId="77777777" w:rsidR="004736CE" w:rsidRDefault="006552DF" w:rsidP="004736CE">
      <w:pPr>
        <w:pStyle w:val="Alg4"/>
        <w:numPr>
          <w:ilvl w:val="0"/>
          <w:numId w:val="419"/>
        </w:numPr>
        <w:contextualSpacing/>
      </w:pPr>
      <w:r>
        <w:t>ReturnIfAbrupt(</w:t>
      </w:r>
      <w:r w:rsidRPr="00E77497">
        <w:rPr>
          <w:i/>
        </w:rPr>
        <w:t>spreadObj</w:t>
      </w:r>
      <w:r>
        <w:t>)</w:t>
      </w:r>
      <w:r w:rsidR="004736CE">
        <w:t>.</w:t>
      </w:r>
    </w:p>
    <w:p w14:paraId="44C9BC91" w14:textId="77777777" w:rsidR="00326D0A" w:rsidRPr="00E77497" w:rsidRDefault="00326D0A" w:rsidP="00E63775">
      <w:pPr>
        <w:pStyle w:val="Alg3"/>
        <w:numPr>
          <w:ilvl w:val="0"/>
          <w:numId w:val="419"/>
        </w:numPr>
      </w:pPr>
      <w:r w:rsidRPr="00E77497">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Pr>
          <w:rFonts w:ascii="Courier New" w:hAnsi="Courier New" w:cs="Courier New"/>
          <w:b/>
          <w:bCs/>
        </w:rPr>
        <w:t>"</w:t>
      </w:r>
      <w:r w:rsidRPr="00E77497">
        <w:rPr>
          <w:rFonts w:ascii="Courier New" w:hAnsi="Courier New" w:cs="Courier New"/>
          <w:b/>
        </w:rPr>
        <w:t>length</w:t>
      </w:r>
      <w:r w:rsidR="00F9037E">
        <w:rPr>
          <w:rFonts w:ascii="Courier New" w:hAnsi="Courier New" w:cs="Courier New"/>
          <w:b/>
          <w:bCs/>
        </w:rPr>
        <w:t>"</w:t>
      </w:r>
      <w:r w:rsidR="00F9037E" w:rsidRPr="00844B9F">
        <w:t>)</w:t>
      </w:r>
      <w:r w:rsidRPr="00E77497">
        <w:rPr>
          <w:rFonts w:ascii="Courier New" w:hAnsi="Courier New" w:cs="Courier New"/>
        </w:rPr>
        <w:t>.</w:t>
      </w:r>
    </w:p>
    <w:p w14:paraId="0A53DD85" w14:textId="77777777" w:rsidR="00326D0A" w:rsidRPr="00E77497" w:rsidRDefault="00326D0A" w:rsidP="00441AED">
      <w:pPr>
        <w:pStyle w:val="Alg3"/>
        <w:numPr>
          <w:ilvl w:val="0"/>
          <w:numId w:val="419"/>
        </w:numPr>
      </w:pPr>
      <w:r w:rsidRPr="00E77497">
        <w:t xml:space="preserve">Let </w:t>
      </w:r>
      <w:r w:rsidRPr="00E77497">
        <w:rPr>
          <w:i/>
        </w:rPr>
        <w:t>spreadLen</w:t>
      </w:r>
      <w:r w:rsidRPr="00E77497">
        <w:t xml:space="preserve"> be ToUint32(</w:t>
      </w:r>
      <w:r w:rsidRPr="00E77497">
        <w:rPr>
          <w:i/>
        </w:rPr>
        <w:t>lenVal</w:t>
      </w:r>
      <w:r w:rsidRPr="00E77497">
        <w:t>).</w:t>
      </w:r>
    </w:p>
    <w:p w14:paraId="4E65FECC" w14:textId="77777777" w:rsidR="00201F6A" w:rsidRDefault="00201F6A" w:rsidP="00441AED">
      <w:pPr>
        <w:pStyle w:val="Alg3"/>
        <w:numPr>
          <w:ilvl w:val="0"/>
          <w:numId w:val="419"/>
        </w:numPr>
      </w:pPr>
      <w:r>
        <w:t>ReturnIfAbrupt(</w:t>
      </w:r>
      <w:r w:rsidRPr="00201F6A">
        <w:rPr>
          <w:i/>
        </w:rPr>
        <w:t>spreadLen</w:t>
      </w:r>
      <w:r>
        <w:t>).</w:t>
      </w:r>
    </w:p>
    <w:p w14:paraId="39ECBCE3" w14:textId="77777777" w:rsidR="00326D0A" w:rsidRPr="00E77497" w:rsidRDefault="00326D0A" w:rsidP="00441AED">
      <w:pPr>
        <w:pStyle w:val="Alg3"/>
        <w:numPr>
          <w:ilvl w:val="0"/>
          <w:numId w:val="419"/>
        </w:numPr>
      </w:pPr>
      <w:r w:rsidRPr="00E77497">
        <w:t xml:space="preserve">Let </w:t>
      </w:r>
      <w:r w:rsidRPr="00E77497">
        <w:rPr>
          <w:i/>
        </w:rPr>
        <w:t xml:space="preserve">n </w:t>
      </w:r>
      <w:r w:rsidRPr="00E77497">
        <w:t>= 0.</w:t>
      </w:r>
    </w:p>
    <w:p w14:paraId="4A173611" w14:textId="77777777" w:rsidR="00326D0A" w:rsidRPr="00E77497" w:rsidRDefault="00326D0A" w:rsidP="00441AED">
      <w:pPr>
        <w:pStyle w:val="Alg3"/>
        <w:numPr>
          <w:ilvl w:val="0"/>
          <w:numId w:val="419"/>
        </w:numPr>
      </w:pPr>
      <w:r w:rsidRPr="00E77497">
        <w:t xml:space="preserve">Repeat, while </w:t>
      </w:r>
      <w:r w:rsidRPr="00E77497">
        <w:rPr>
          <w:i/>
        </w:rPr>
        <w:t>n</w:t>
      </w:r>
      <w:r w:rsidRPr="00E77497">
        <w:t xml:space="preserve"> &lt; </w:t>
      </w:r>
      <w:r w:rsidRPr="00E77497">
        <w:rPr>
          <w:i/>
        </w:rPr>
        <w:t>spreadLen</w:t>
      </w:r>
    </w:p>
    <w:p w14:paraId="77820FB3" w14:textId="77777777" w:rsidR="00326D0A" w:rsidRPr="00E77497" w:rsidRDefault="00326D0A" w:rsidP="00E63775">
      <w:pPr>
        <w:pStyle w:val="Alg3"/>
        <w:numPr>
          <w:ilvl w:val="1"/>
          <w:numId w:val="571"/>
        </w:numPr>
        <w:tabs>
          <w:tab w:val="left" w:pos="720"/>
        </w:tabs>
        <w:ind w:left="720"/>
      </w:pPr>
      <w:r w:rsidRPr="00E77497">
        <w:t xml:space="preserve">Let </w:t>
      </w:r>
      <w:r w:rsidRPr="00E77497">
        <w:rPr>
          <w:i/>
        </w:rPr>
        <w:t>nextArg</w:t>
      </w:r>
      <w:r w:rsidRPr="00E77497">
        <w:t xml:space="preserve"> be the result of calling Get</w:t>
      </w:r>
      <w:r w:rsidR="00F9037E">
        <w:t>(</w:t>
      </w:r>
      <w:r w:rsidRPr="00E77497">
        <w:rPr>
          <w:i/>
        </w:rPr>
        <w:t>spreadObj</w:t>
      </w:r>
      <w:r w:rsidR="00F9037E">
        <w:t xml:space="preserve">, </w:t>
      </w:r>
      <w:r w:rsidRPr="00E77497">
        <w:t>ToString(</w:t>
      </w:r>
      <w:r w:rsidRPr="00E77497">
        <w:rPr>
          <w:i/>
        </w:rPr>
        <w:t>n</w:t>
      </w:r>
      <w:r w:rsidRPr="00E77497">
        <w:t>)</w:t>
      </w:r>
      <w:r w:rsidR="00F9037E">
        <w:t>)</w:t>
      </w:r>
      <w:r w:rsidRPr="00E77497">
        <w:t>.</w:t>
      </w:r>
    </w:p>
    <w:p w14:paraId="53A14AF3" w14:textId="77777777" w:rsidR="00201F6A" w:rsidRDefault="00201F6A" w:rsidP="00441AED">
      <w:pPr>
        <w:pStyle w:val="Alg3"/>
        <w:numPr>
          <w:ilvl w:val="1"/>
          <w:numId w:val="571"/>
        </w:numPr>
        <w:tabs>
          <w:tab w:val="left" w:pos="720"/>
        </w:tabs>
        <w:ind w:left="720"/>
      </w:pPr>
      <w:r>
        <w:t>ReturnIfAbrupt(</w:t>
      </w:r>
      <w:r w:rsidRPr="00201F6A">
        <w:rPr>
          <w:i/>
        </w:rPr>
        <w:t>nextArg</w:t>
      </w:r>
      <w:r>
        <w:t>).</w:t>
      </w:r>
    </w:p>
    <w:p w14:paraId="6DC52F1B" w14:textId="77777777" w:rsidR="00326D0A" w:rsidRPr="00E77497" w:rsidRDefault="00326D0A" w:rsidP="00441AED">
      <w:pPr>
        <w:pStyle w:val="Alg3"/>
        <w:numPr>
          <w:ilvl w:val="1"/>
          <w:numId w:val="571"/>
        </w:numPr>
        <w:tabs>
          <w:tab w:val="left" w:pos="720"/>
        </w:tabs>
        <w:ind w:left="720"/>
      </w:pPr>
      <w:r w:rsidRPr="00E77497">
        <w:t xml:space="preserve">Append </w:t>
      </w:r>
      <w:r w:rsidRPr="00E77497">
        <w:rPr>
          <w:i/>
        </w:rPr>
        <w:t>nextArg</w:t>
      </w:r>
      <w:r w:rsidRPr="00E77497">
        <w:t xml:space="preserve"> as the last element of </w:t>
      </w:r>
      <w:r w:rsidRPr="00E77497">
        <w:rPr>
          <w:i/>
        </w:rPr>
        <w:t>list</w:t>
      </w:r>
      <w:r w:rsidRPr="00E77497">
        <w:t>.</w:t>
      </w:r>
    </w:p>
    <w:p w14:paraId="40AD0F0D" w14:textId="77777777" w:rsidR="00326D0A" w:rsidRPr="00E77497" w:rsidRDefault="00326D0A" w:rsidP="00441AED">
      <w:pPr>
        <w:pStyle w:val="Alg3"/>
        <w:numPr>
          <w:ilvl w:val="1"/>
          <w:numId w:val="571"/>
        </w:numPr>
        <w:tabs>
          <w:tab w:val="left" w:pos="720"/>
        </w:tabs>
        <w:ind w:left="720"/>
      </w:pPr>
      <w:r w:rsidRPr="00E77497">
        <w:t xml:space="preserve">Let </w:t>
      </w:r>
      <w:r w:rsidRPr="00E77497">
        <w:rPr>
          <w:i/>
        </w:rPr>
        <w:t>n</w:t>
      </w:r>
      <w:r w:rsidRPr="00E77497">
        <w:t xml:space="preserve"> = </w:t>
      </w:r>
      <w:r w:rsidRPr="00E77497">
        <w:rPr>
          <w:i/>
        </w:rPr>
        <w:t>n</w:t>
      </w:r>
      <w:r w:rsidRPr="00E77497">
        <w:t>+1.</w:t>
      </w:r>
    </w:p>
    <w:p w14:paraId="4A274375" w14:textId="77777777" w:rsidR="00326D0A" w:rsidRPr="00E77497" w:rsidRDefault="00326D0A" w:rsidP="00441AED">
      <w:pPr>
        <w:pStyle w:val="Alg3"/>
        <w:numPr>
          <w:ilvl w:val="0"/>
          <w:numId w:val="419"/>
        </w:numPr>
        <w:spacing w:after="220"/>
      </w:pPr>
      <w:r w:rsidRPr="00E77497">
        <w:t xml:space="preserve">Return </w:t>
      </w:r>
      <w:r w:rsidRPr="00E77497">
        <w:rPr>
          <w:i/>
        </w:rPr>
        <w:t>list</w:t>
      </w:r>
      <w:r w:rsidRPr="00E77497">
        <w:t>.</w:t>
      </w:r>
    </w:p>
    <w:p w14:paraId="5F53C242" w14:textId="77777777" w:rsidR="00384BE6" w:rsidRPr="00E77497" w:rsidRDefault="00384BE6" w:rsidP="00384BE6">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p>
    <w:p w14:paraId="2B504741" w14:textId="77777777"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14:paraId="41CA43F5" w14:textId="77777777" w:rsidR="004736CE" w:rsidRDefault="006552DF" w:rsidP="004736CE">
      <w:pPr>
        <w:pStyle w:val="Alg4"/>
        <w:numPr>
          <w:ilvl w:val="0"/>
          <w:numId w:val="66"/>
        </w:numPr>
        <w:contextualSpacing/>
      </w:pPr>
      <w:r>
        <w:t>ReturnIfAbrupt(</w:t>
      </w:r>
      <w:r w:rsidRPr="00E77497">
        <w:rPr>
          <w:i/>
        </w:rPr>
        <w:t>precedingArgs</w:t>
      </w:r>
      <w:r>
        <w:t>)</w:t>
      </w:r>
      <w:r w:rsidR="004736CE">
        <w:t>.</w:t>
      </w:r>
    </w:p>
    <w:p w14:paraId="079DE274" w14:textId="77777777"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4F052474" w14:textId="77777777"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14:paraId="13544558" w14:textId="77777777" w:rsidR="004736CE" w:rsidRDefault="006552DF" w:rsidP="004736CE">
      <w:pPr>
        <w:pStyle w:val="Alg4"/>
        <w:numPr>
          <w:ilvl w:val="0"/>
          <w:numId w:val="66"/>
        </w:numPr>
        <w:contextualSpacing/>
      </w:pPr>
      <w:r>
        <w:t>ReturnIfAbrupt(</w:t>
      </w:r>
      <w:r>
        <w:rPr>
          <w:i/>
        </w:rPr>
        <w:t>arg</w:t>
      </w:r>
      <w:r>
        <w:t>)</w:t>
      </w:r>
      <w:r w:rsidR="004736CE">
        <w:t>.</w:t>
      </w:r>
    </w:p>
    <w:p w14:paraId="22F4F439" w14:textId="77777777"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2A49EB7A" w14:textId="77777777" w:rsidR="002A29A1" w:rsidRPr="00E77497" w:rsidRDefault="002A29A1" w:rsidP="00C1136A">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14:paraId="70DB66B5" w14:textId="77777777" w:rsidR="002A29A1" w:rsidRPr="00E77497" w:rsidRDefault="002A29A1" w:rsidP="00441AED">
      <w:pPr>
        <w:pStyle w:val="Alg4"/>
        <w:numPr>
          <w:ilvl w:val="0"/>
          <w:numId w:val="420"/>
        </w:numPr>
        <w:spacing w:after="220"/>
        <w:contextualSpacing/>
      </w:pPr>
      <w:r w:rsidRPr="00E77497">
        <w:t xml:space="preserve">Let </w:t>
      </w:r>
      <w:r w:rsidRPr="00E77497">
        <w:rPr>
          <w:i/>
        </w:rPr>
        <w:t>precedingArgs</w:t>
      </w:r>
      <w:r w:rsidRPr="00E77497">
        <w:t xml:space="preserve"> be an empty List.</w:t>
      </w:r>
    </w:p>
    <w:p w14:paraId="2C002138" w14:textId="77777777"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14:paraId="1C0737BD" w14:textId="77777777"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14:paraId="5BF211B2" w14:textId="77777777" w:rsidR="002A29A1" w:rsidRPr="00E77497" w:rsidRDefault="002A29A1" w:rsidP="00441AED">
      <w:pPr>
        <w:pStyle w:val="Alg4"/>
        <w:numPr>
          <w:ilvl w:val="0"/>
          <w:numId w:val="420"/>
        </w:numPr>
        <w:contextualSpacing/>
      </w:pPr>
      <w:commentRangeStart w:id="3056"/>
      <w:r w:rsidRPr="00E77497">
        <w:t xml:space="preserve">Let </w:t>
      </w:r>
      <w:r w:rsidRPr="00E77497">
        <w:rPr>
          <w:i/>
        </w:rPr>
        <w:t>spreadObj</w:t>
      </w:r>
      <w:r w:rsidRPr="00E77497">
        <w:t xml:space="preserve"> be ToObject(</w:t>
      </w:r>
      <w:r w:rsidRPr="00E77497">
        <w:rPr>
          <w:i/>
        </w:rPr>
        <w:t>spreadValue</w:t>
      </w:r>
      <w:r w:rsidRPr="00E77497">
        <w:t>).</w:t>
      </w:r>
      <w:commentRangeEnd w:id="3056"/>
      <w:r w:rsidRPr="00E77497">
        <w:rPr>
          <w:rStyle w:val="af6"/>
          <w:rFonts w:ascii="Arial" w:eastAsia="MS Mincho" w:hAnsi="Arial"/>
          <w:spacing w:val="0"/>
          <w:lang w:val="en-GB" w:eastAsia="ja-JP"/>
        </w:rPr>
        <w:commentReference w:id="3056"/>
      </w:r>
    </w:p>
    <w:p w14:paraId="709DB0CE" w14:textId="77777777" w:rsidR="004736CE" w:rsidRDefault="006552DF" w:rsidP="004736CE">
      <w:pPr>
        <w:pStyle w:val="Alg4"/>
        <w:numPr>
          <w:ilvl w:val="0"/>
          <w:numId w:val="420"/>
        </w:numPr>
        <w:contextualSpacing/>
      </w:pPr>
      <w:r>
        <w:t>ReturnIfAbrupt(</w:t>
      </w:r>
      <w:r w:rsidRPr="00E77497">
        <w:rPr>
          <w:i/>
        </w:rPr>
        <w:t>spreadObj</w:t>
      </w:r>
      <w:r>
        <w:t>)</w:t>
      </w:r>
      <w:r w:rsidR="004736CE">
        <w:t>.</w:t>
      </w:r>
    </w:p>
    <w:p w14:paraId="6C94B230" w14:textId="77777777" w:rsidR="002A29A1" w:rsidRPr="00E77497" w:rsidRDefault="002A29A1" w:rsidP="00E63775">
      <w:pPr>
        <w:pStyle w:val="Alg3"/>
        <w:numPr>
          <w:ilvl w:val="0"/>
          <w:numId w:val="420"/>
        </w:numPr>
      </w:pPr>
      <w:r w:rsidRPr="00E77497">
        <w:t xml:space="preserve">Let </w:t>
      </w:r>
      <w:r w:rsidRPr="00E77497">
        <w:rPr>
          <w:i/>
        </w:rPr>
        <w:t>lenVal</w:t>
      </w:r>
      <w:r w:rsidRPr="00E77497">
        <w:t xml:space="preserve"> be the result of calling Get</w:t>
      </w:r>
      <w:r w:rsidR="00E63775">
        <w:t>(</w:t>
      </w:r>
      <w:r w:rsidRPr="00E77497">
        <w:rPr>
          <w:i/>
        </w:rPr>
        <w:t>spreadObj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E77497">
        <w:rPr>
          <w:rFonts w:ascii="Courier New" w:hAnsi="Courier New" w:cs="Courier New"/>
        </w:rPr>
        <w:t>.</w:t>
      </w:r>
    </w:p>
    <w:p w14:paraId="1F84D63F" w14:textId="77777777" w:rsidR="002A29A1" w:rsidRPr="00E77497" w:rsidRDefault="002A29A1" w:rsidP="00441AED">
      <w:pPr>
        <w:pStyle w:val="Alg3"/>
        <w:numPr>
          <w:ilvl w:val="0"/>
          <w:numId w:val="420"/>
        </w:numPr>
      </w:pPr>
      <w:r w:rsidRPr="00E77497">
        <w:t xml:space="preserve">Let </w:t>
      </w:r>
      <w:r w:rsidRPr="00E77497">
        <w:rPr>
          <w:i/>
        </w:rPr>
        <w:t>spreadLen</w:t>
      </w:r>
      <w:r w:rsidRPr="00E77497">
        <w:t xml:space="preserve"> be ToUint32(</w:t>
      </w:r>
      <w:r w:rsidRPr="00E77497">
        <w:rPr>
          <w:i/>
        </w:rPr>
        <w:t>lenVal</w:t>
      </w:r>
      <w:r w:rsidRPr="00E77497">
        <w:t>).</w:t>
      </w:r>
    </w:p>
    <w:p w14:paraId="461BFDA3" w14:textId="77777777" w:rsidR="00201F6A" w:rsidRDefault="00201F6A" w:rsidP="00201F6A">
      <w:pPr>
        <w:pStyle w:val="Alg3"/>
        <w:numPr>
          <w:ilvl w:val="0"/>
          <w:numId w:val="420"/>
        </w:numPr>
      </w:pPr>
      <w:r>
        <w:t>ReturnIfAbrupt(</w:t>
      </w:r>
      <w:r w:rsidRPr="00201F6A">
        <w:rPr>
          <w:i/>
        </w:rPr>
        <w:t>spreadLen</w:t>
      </w:r>
      <w:r>
        <w:t>).</w:t>
      </w:r>
    </w:p>
    <w:p w14:paraId="3ADE2C62" w14:textId="77777777" w:rsidR="002A29A1" w:rsidRPr="00E77497" w:rsidRDefault="002A29A1" w:rsidP="00441AED">
      <w:pPr>
        <w:pStyle w:val="Alg3"/>
        <w:numPr>
          <w:ilvl w:val="0"/>
          <w:numId w:val="420"/>
        </w:numPr>
      </w:pPr>
      <w:r w:rsidRPr="00E77497">
        <w:t xml:space="preserve">Let </w:t>
      </w:r>
      <w:r w:rsidRPr="00E77497">
        <w:rPr>
          <w:i/>
        </w:rPr>
        <w:t xml:space="preserve">n </w:t>
      </w:r>
      <w:r w:rsidRPr="00E77497">
        <w:t>= 0.</w:t>
      </w:r>
    </w:p>
    <w:p w14:paraId="78598117" w14:textId="77777777" w:rsidR="002A29A1" w:rsidRPr="00E77497" w:rsidRDefault="002A29A1" w:rsidP="00441AED">
      <w:pPr>
        <w:pStyle w:val="Alg3"/>
        <w:numPr>
          <w:ilvl w:val="0"/>
          <w:numId w:val="420"/>
        </w:numPr>
      </w:pPr>
      <w:r w:rsidRPr="00E77497">
        <w:t xml:space="preserve">Repeat, while </w:t>
      </w:r>
      <w:r w:rsidRPr="00E77497">
        <w:rPr>
          <w:i/>
        </w:rPr>
        <w:t>n</w:t>
      </w:r>
      <w:r w:rsidRPr="00E77497">
        <w:t xml:space="preserve"> &lt; </w:t>
      </w:r>
      <w:r w:rsidRPr="00E77497">
        <w:rPr>
          <w:i/>
        </w:rPr>
        <w:t>spreadLen</w:t>
      </w:r>
    </w:p>
    <w:p w14:paraId="1CBA593A" w14:textId="77777777" w:rsidR="002A29A1" w:rsidRPr="00E77497" w:rsidRDefault="002A29A1" w:rsidP="00E63775">
      <w:pPr>
        <w:pStyle w:val="Alg3"/>
        <w:numPr>
          <w:ilvl w:val="1"/>
          <w:numId w:val="702"/>
        </w:numPr>
        <w:tabs>
          <w:tab w:val="clear" w:pos="1440"/>
          <w:tab w:val="num" w:pos="720"/>
        </w:tabs>
        <w:ind w:left="720"/>
      </w:pPr>
      <w:r w:rsidRPr="00E77497">
        <w:t xml:space="preserve">Let </w:t>
      </w:r>
      <w:r w:rsidRPr="00E77497">
        <w:rPr>
          <w:i/>
        </w:rPr>
        <w:t>nextArg</w:t>
      </w:r>
      <w:r w:rsidRPr="00E77497">
        <w:t xml:space="preserve"> be the result of calling Get</w:t>
      </w:r>
      <w:r w:rsidR="00E63775">
        <w:t>(</w:t>
      </w:r>
      <w:r w:rsidRPr="00E77497">
        <w:rPr>
          <w:i/>
        </w:rPr>
        <w:t>spreadObj</w:t>
      </w:r>
      <w:r w:rsidR="00E63775">
        <w:t>,</w:t>
      </w:r>
      <w:r w:rsidRPr="00E77497">
        <w:t xml:space="preserve"> ToString(</w:t>
      </w:r>
      <w:r w:rsidRPr="00E77497">
        <w:rPr>
          <w:i/>
        </w:rPr>
        <w:t>n</w:t>
      </w:r>
      <w:r w:rsidRPr="00E77497">
        <w:t>)</w:t>
      </w:r>
      <w:r w:rsidR="00E63775">
        <w:t>)</w:t>
      </w:r>
      <w:r w:rsidRPr="00E77497">
        <w:t>.</w:t>
      </w:r>
    </w:p>
    <w:p w14:paraId="33FDC1F0" w14:textId="77777777" w:rsidR="00201F6A" w:rsidRDefault="00201F6A" w:rsidP="00201F6A">
      <w:pPr>
        <w:pStyle w:val="Alg3"/>
        <w:numPr>
          <w:ilvl w:val="1"/>
          <w:numId w:val="702"/>
        </w:numPr>
        <w:tabs>
          <w:tab w:val="left" w:pos="720"/>
        </w:tabs>
        <w:ind w:left="720"/>
      </w:pPr>
      <w:r>
        <w:t>ReturnIfAbrupt(</w:t>
      </w:r>
      <w:r w:rsidRPr="00201F6A">
        <w:rPr>
          <w:i/>
        </w:rPr>
        <w:t>nextArg</w:t>
      </w:r>
      <w:r>
        <w:t>).</w:t>
      </w:r>
    </w:p>
    <w:p w14:paraId="2905F30C" w14:textId="77777777" w:rsidR="002A29A1" w:rsidRPr="00E77497" w:rsidRDefault="002A29A1" w:rsidP="00201F6A">
      <w:pPr>
        <w:pStyle w:val="Alg3"/>
        <w:numPr>
          <w:ilvl w:val="1"/>
          <w:numId w:val="702"/>
        </w:numPr>
        <w:tabs>
          <w:tab w:val="left" w:pos="720"/>
        </w:tabs>
        <w:ind w:left="720"/>
      </w:pPr>
      <w:r w:rsidRPr="00E77497">
        <w:t xml:space="preserve">Append </w:t>
      </w:r>
      <w:r w:rsidRPr="00E77497">
        <w:rPr>
          <w:i/>
        </w:rPr>
        <w:t>nextArg</w:t>
      </w:r>
      <w:r w:rsidRPr="00E77497">
        <w:t xml:space="preserve"> as the last element of </w:t>
      </w:r>
      <w:r w:rsidRPr="00E77497">
        <w:rPr>
          <w:i/>
        </w:rPr>
        <w:t>precedingArgs</w:t>
      </w:r>
      <w:r w:rsidRPr="00E77497">
        <w:t>.</w:t>
      </w:r>
    </w:p>
    <w:p w14:paraId="6449EB8C" w14:textId="77777777" w:rsidR="002A29A1" w:rsidRPr="00E77497" w:rsidRDefault="002A29A1" w:rsidP="00201F6A">
      <w:pPr>
        <w:pStyle w:val="Alg3"/>
        <w:numPr>
          <w:ilvl w:val="1"/>
          <w:numId w:val="702"/>
        </w:numPr>
        <w:tabs>
          <w:tab w:val="left" w:pos="720"/>
        </w:tabs>
        <w:ind w:left="720"/>
      </w:pPr>
      <w:r w:rsidRPr="00E77497">
        <w:t xml:space="preserve">Let </w:t>
      </w:r>
      <w:r w:rsidRPr="00E77497">
        <w:rPr>
          <w:i/>
        </w:rPr>
        <w:t>n</w:t>
      </w:r>
      <w:r w:rsidRPr="00E77497">
        <w:t xml:space="preserve"> = </w:t>
      </w:r>
      <w:r w:rsidRPr="00E77497">
        <w:rPr>
          <w:i/>
        </w:rPr>
        <w:t>n</w:t>
      </w:r>
      <w:r w:rsidRPr="00E77497">
        <w:t>+1.</w:t>
      </w:r>
    </w:p>
    <w:p w14:paraId="02DE520C" w14:textId="77777777" w:rsidR="002A29A1" w:rsidRPr="00E77497" w:rsidRDefault="002A29A1" w:rsidP="00441AED">
      <w:pPr>
        <w:pStyle w:val="Alg3"/>
        <w:numPr>
          <w:ilvl w:val="0"/>
          <w:numId w:val="420"/>
        </w:numPr>
        <w:spacing w:after="220"/>
      </w:pPr>
      <w:r w:rsidRPr="00E77497">
        <w:t xml:space="preserve">Return </w:t>
      </w:r>
      <w:r w:rsidRPr="00E77497">
        <w:rPr>
          <w:i/>
        </w:rPr>
        <w:t>precedingArgs</w:t>
      </w:r>
      <w:r w:rsidRPr="00E77497">
        <w:t>.</w:t>
      </w:r>
    </w:p>
    <w:p w14:paraId="25FE5753" w14:textId="77777777" w:rsidR="00214B34" w:rsidRPr="00E77497" w:rsidRDefault="00214B34" w:rsidP="00D148E9">
      <w:pPr>
        <w:pStyle w:val="30"/>
      </w:pPr>
      <w:bookmarkStart w:id="3057" w:name="_Ref457437594"/>
      <w:bookmarkStart w:id="3058" w:name="_Toc472818827"/>
      <w:bookmarkStart w:id="3059" w:name="_Toc235503401"/>
      <w:bookmarkStart w:id="3060" w:name="_Toc241509176"/>
      <w:bookmarkStart w:id="3061" w:name="_Toc244416663"/>
      <w:bookmarkStart w:id="3062" w:name="_Toc276631027"/>
      <w:bookmarkStart w:id="3063" w:name="_Ref366131165"/>
      <w:bookmarkStart w:id="3064" w:name="_Toc366141883"/>
      <w:bookmarkEnd w:id="3048"/>
      <w:bookmarkEnd w:id="3049"/>
      <w:bookmarkEnd w:id="3050"/>
      <w:bookmarkEnd w:id="3051"/>
      <w:bookmarkEnd w:id="3052"/>
      <w:r>
        <w:t xml:space="preserve">Tagged </w:t>
      </w:r>
      <w:r w:rsidR="00387B31">
        <w:t>Template</w:t>
      </w:r>
      <w:r>
        <w:t>s</w:t>
      </w:r>
      <w:bookmarkEnd w:id="3063"/>
      <w:bookmarkEnd w:id="3064"/>
    </w:p>
    <w:p w14:paraId="2968D124" w14:textId="77777777" w:rsidR="00CA6975" w:rsidRPr="00E77497" w:rsidRDefault="00CA6975" w:rsidP="00D148E9">
      <w:pPr>
        <w:pStyle w:val="40"/>
      </w:pPr>
      <w:bookmarkStart w:id="3065" w:name="_Ref365637379"/>
      <w:r w:rsidRPr="00E77497">
        <w:t>Runtime Semantics</w:t>
      </w:r>
      <w:bookmarkEnd w:id="3065"/>
    </w:p>
    <w:p w14:paraId="352C0F38" w14:textId="77777777" w:rsidR="00214B34" w:rsidRPr="00E77497" w:rsidRDefault="00214B34" w:rsidP="00214B3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7650B992" w14:textId="77777777" w:rsidR="00214B34" w:rsidRPr="00E77497" w:rsidRDefault="00214B34" w:rsidP="00214B34">
      <w:r>
        <w:rPr>
          <w:rFonts w:ascii="Times New Roman" w:hAnsi="Times New Roman"/>
          <w:i/>
        </w:rPr>
        <w:t>MemberExpression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MemberExpression</w:t>
      </w:r>
      <w:r w:rsidRPr="00E77497">
        <w:rPr>
          <w:rFonts w:ascii="Times New Roman" w:hAnsi="Times New Roman"/>
          <w:i/>
        </w:rPr>
        <w:t xml:space="preserve"> </w:t>
      </w:r>
      <w:r w:rsidR="00387B31">
        <w:rPr>
          <w:rFonts w:ascii="Times New Roman" w:hAnsi="Times New Roman"/>
          <w:i/>
        </w:rPr>
        <w:t>Template</w:t>
      </w:r>
      <w:r w:rsidRPr="008C100A">
        <w:rPr>
          <w:rFonts w:ascii="Times New Roman" w:hAnsi="Times New Roman"/>
          <w:i/>
        </w:rPr>
        <w:t>Literal</w:t>
      </w:r>
    </w:p>
    <w:p w14:paraId="11EC1B44" w14:textId="77777777" w:rsidR="00214B34" w:rsidRDefault="00214B34" w:rsidP="008C100A">
      <w:pPr>
        <w:pStyle w:val="Alg3"/>
        <w:numPr>
          <w:ilvl w:val="0"/>
          <w:numId w:val="898"/>
        </w:numPr>
        <w:spacing w:after="220"/>
        <w:contextualSpacing/>
      </w:pPr>
      <w:r>
        <w:t xml:space="preserve">Let </w:t>
      </w:r>
      <w:r w:rsidRPr="008C100A">
        <w:rPr>
          <w:i/>
        </w:rPr>
        <w:t>tag</w:t>
      </w:r>
      <w:r w:rsidR="00CA6975">
        <w:rPr>
          <w:i/>
        </w:rPr>
        <w:t>Ref</w:t>
      </w:r>
      <w:r>
        <w:t xml:space="preserve"> be the result of evaluating </w:t>
      </w:r>
      <w:r w:rsidRPr="008C100A">
        <w:rPr>
          <w:i/>
        </w:rPr>
        <w:t>MemberExpression</w:t>
      </w:r>
      <w:r>
        <w:t xml:space="preserve">. </w:t>
      </w:r>
    </w:p>
    <w:p w14:paraId="29DEB1AF" w14:textId="77777777" w:rsidR="00CA6975" w:rsidRDefault="00CA6975" w:rsidP="00CA6975">
      <w:pPr>
        <w:pStyle w:val="Alg3"/>
        <w:numPr>
          <w:ilvl w:val="0"/>
          <w:numId w:val="898"/>
        </w:numPr>
        <w:spacing w:after="240"/>
        <w:contextualSpacing/>
      </w:pPr>
      <w:r>
        <w:t xml:space="preserve">If this </w:t>
      </w:r>
      <w:r>
        <w:rPr>
          <w:i/>
        </w:rPr>
        <w:t>Member</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14:paraId="5F533FF8" w14:textId="77777777" w:rsidR="00CA6975" w:rsidRPr="00E77497" w:rsidRDefault="00CA6975" w:rsidP="00CA6975">
      <w:pPr>
        <w:pStyle w:val="Alg3"/>
        <w:numPr>
          <w:ilvl w:val="0"/>
          <w:numId w:val="898"/>
        </w:numPr>
        <w:spacing w:after="240"/>
      </w:pPr>
      <w:r>
        <w:t xml:space="preserve">Return the result of the abstract operation EvaluateCall with arguments </w:t>
      </w:r>
      <w:r>
        <w:rPr>
          <w:i/>
        </w:rPr>
        <w:t>tagR</w:t>
      </w:r>
      <w:r w:rsidRPr="0077365B">
        <w:rPr>
          <w:i/>
        </w:rPr>
        <w:t>ef</w:t>
      </w:r>
      <w:r>
        <w:t xml:space="preserve">, </w:t>
      </w:r>
      <w:r w:rsidR="00387B31">
        <w:rPr>
          <w:i/>
        </w:rPr>
        <w:t>Template</w:t>
      </w:r>
      <w:r w:rsidRPr="00CD1FDB">
        <w:rPr>
          <w:i/>
        </w:rPr>
        <w:t>Literal</w:t>
      </w:r>
      <w:r>
        <w:t>,</w:t>
      </w:r>
      <w:r w:rsidRPr="00C814BD">
        <w:t xml:space="preserve"> </w:t>
      </w:r>
      <w:r>
        <w:t xml:space="preserve">and </w:t>
      </w:r>
      <w:r w:rsidRPr="00C814BD">
        <w:rPr>
          <w:i/>
        </w:rPr>
        <w:t>tailCall</w:t>
      </w:r>
      <w:r w:rsidRPr="00E77497">
        <w:t>.</w:t>
      </w:r>
    </w:p>
    <w:p w14:paraId="17C9EC2E" w14:textId="77777777" w:rsidR="00B31C73" w:rsidRPr="00E77497" w:rsidRDefault="00B31C73" w:rsidP="00B31C73">
      <w:r>
        <w:rPr>
          <w:rFonts w:ascii="Times New Roman" w:hAnsi="Times New Roman"/>
          <w:i/>
        </w:rPr>
        <w:t>CallExpression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CallExpression</w:t>
      </w:r>
      <w:r w:rsidRPr="00E77497">
        <w:rPr>
          <w:rFonts w:ascii="Times New Roman" w:hAnsi="Times New Roman"/>
          <w:i/>
        </w:rPr>
        <w:t xml:space="preserve"> </w:t>
      </w:r>
      <w:r>
        <w:rPr>
          <w:rFonts w:ascii="Times New Roman" w:hAnsi="Times New Roman"/>
          <w:i/>
        </w:rPr>
        <w:t>Template</w:t>
      </w:r>
      <w:r w:rsidRPr="008C100A">
        <w:rPr>
          <w:rFonts w:ascii="Times New Roman" w:hAnsi="Times New Roman"/>
          <w:i/>
        </w:rPr>
        <w:t>Literal</w:t>
      </w:r>
    </w:p>
    <w:p w14:paraId="38766772" w14:textId="77777777" w:rsidR="00B31C73" w:rsidRDefault="00B31C73" w:rsidP="00B31C73">
      <w:pPr>
        <w:pStyle w:val="Alg3"/>
        <w:numPr>
          <w:ilvl w:val="0"/>
          <w:numId w:val="1101"/>
        </w:numPr>
        <w:spacing w:after="220"/>
        <w:contextualSpacing/>
      </w:pPr>
      <w:r>
        <w:t xml:space="preserve">Let </w:t>
      </w:r>
      <w:r w:rsidRPr="008C100A">
        <w:rPr>
          <w:i/>
        </w:rPr>
        <w:t>tag</w:t>
      </w:r>
      <w:r>
        <w:rPr>
          <w:i/>
        </w:rPr>
        <w:t>Ref</w:t>
      </w:r>
      <w:r>
        <w:t xml:space="preserve"> be the result of evaluating </w:t>
      </w:r>
      <w:r>
        <w:rPr>
          <w:i/>
        </w:rPr>
        <w:t>Call</w:t>
      </w:r>
      <w:r w:rsidRPr="008C100A">
        <w:rPr>
          <w:i/>
        </w:rPr>
        <w:t>Expression</w:t>
      </w:r>
      <w:r>
        <w:t xml:space="preserve">. </w:t>
      </w:r>
    </w:p>
    <w:p w14:paraId="316B45E0" w14:textId="77777777" w:rsidR="00B31C73" w:rsidRDefault="00B31C73" w:rsidP="00B31C73">
      <w:pPr>
        <w:pStyle w:val="Alg3"/>
        <w:numPr>
          <w:ilvl w:val="0"/>
          <w:numId w:val="1101"/>
        </w:numPr>
        <w:spacing w:after="240"/>
        <w:contextualSpacing/>
      </w:pPr>
      <w:r>
        <w:t xml:space="preserve">If this </w:t>
      </w:r>
      <w:r>
        <w:rPr>
          <w:i/>
        </w:rPr>
        <w:t>Call</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14:paraId="7B646475" w14:textId="77777777" w:rsidR="00B31C73" w:rsidRPr="00E77497" w:rsidRDefault="00B31C73" w:rsidP="00B31C73">
      <w:pPr>
        <w:pStyle w:val="Alg3"/>
        <w:numPr>
          <w:ilvl w:val="0"/>
          <w:numId w:val="1101"/>
        </w:numPr>
        <w:spacing w:after="240"/>
      </w:pPr>
      <w:r>
        <w:t xml:space="preserve">Return the result of the abstract operation EvaluateCall with arguments </w:t>
      </w:r>
      <w:r>
        <w:rPr>
          <w:i/>
        </w:rPr>
        <w:t>tagR</w:t>
      </w:r>
      <w:r w:rsidRPr="0077365B">
        <w:rPr>
          <w:i/>
        </w:rPr>
        <w:t>ef</w:t>
      </w:r>
      <w:r>
        <w:t xml:space="preserve">, </w:t>
      </w:r>
      <w:r>
        <w:rPr>
          <w:i/>
        </w:rPr>
        <w:t>Template</w:t>
      </w:r>
      <w:r w:rsidRPr="00CD1FDB">
        <w:rPr>
          <w:i/>
        </w:rPr>
        <w:t>Literal</w:t>
      </w:r>
      <w:r>
        <w:t>,</w:t>
      </w:r>
      <w:r w:rsidRPr="00C814BD">
        <w:t xml:space="preserve"> </w:t>
      </w:r>
      <w:r>
        <w:t xml:space="preserve">and </w:t>
      </w:r>
      <w:r w:rsidRPr="00C814BD">
        <w:rPr>
          <w:i/>
        </w:rPr>
        <w:t>tailCall</w:t>
      </w:r>
      <w:r w:rsidRPr="00E77497">
        <w:t>.</w:t>
      </w:r>
    </w:p>
    <w:p w14:paraId="556EE4A6" w14:textId="77777777" w:rsidR="004C02EF" w:rsidRPr="00120381" w:rsidRDefault="004C02EF" w:rsidP="00D148E9">
      <w:pPr>
        <w:pStyle w:val="20"/>
      </w:pPr>
      <w:bookmarkStart w:id="3066" w:name="_Toc366141884"/>
      <w:r w:rsidRPr="00120381">
        <w:t>Postfix Expression</w:t>
      </w:r>
      <w:bookmarkEnd w:id="3053"/>
      <w:bookmarkEnd w:id="3054"/>
      <w:r w:rsidRPr="00120381">
        <w:t>s</w:t>
      </w:r>
      <w:bookmarkStart w:id="3067" w:name="_Toc375031172"/>
      <w:bookmarkStart w:id="3068" w:name="_Toc381513686"/>
      <w:bookmarkStart w:id="3069" w:name="_Toc382202836"/>
      <w:bookmarkStart w:id="3070" w:name="_Toc382212208"/>
      <w:bookmarkStart w:id="3071" w:name="_Toc382212485"/>
      <w:bookmarkStart w:id="3072" w:name="_Toc382291553"/>
      <w:bookmarkEnd w:id="3057"/>
      <w:bookmarkEnd w:id="3058"/>
      <w:bookmarkEnd w:id="3059"/>
      <w:bookmarkEnd w:id="3060"/>
      <w:bookmarkEnd w:id="3061"/>
      <w:bookmarkEnd w:id="3062"/>
      <w:bookmarkEnd w:id="3066"/>
    </w:p>
    <w:p w14:paraId="1A468FCB" w14:textId="77777777" w:rsidR="004C02EF" w:rsidRPr="00120381" w:rsidRDefault="004C02EF" w:rsidP="004C02EF">
      <w:pPr>
        <w:pStyle w:val="Syntax"/>
      </w:pPr>
      <w:r w:rsidRPr="004D1BD1">
        <w:t>Syntax</w:t>
      </w:r>
    </w:p>
    <w:p w14:paraId="20073045" w14:textId="77777777" w:rsidR="004C02EF" w:rsidRPr="00120381" w:rsidRDefault="004C02EF" w:rsidP="004C02EF">
      <w:pPr>
        <w:pStyle w:val="SyntaxRule"/>
      </w:pPr>
      <w:r w:rsidRPr="00120381">
        <w:t xml:space="preserve">PostfixExpression </w:t>
      </w:r>
      <w:r w:rsidRPr="00120381">
        <w:rPr>
          <w:rFonts w:ascii="Arial" w:hAnsi="Arial"/>
          <w:b/>
          <w:i w:val="0"/>
        </w:rPr>
        <w:t>:</w:t>
      </w:r>
    </w:p>
    <w:p w14:paraId="4ED39285" w14:textId="77777777"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3073" w:name="_Toc385672193"/>
      <w:bookmarkStart w:id="3074" w:name="_Toc393690288"/>
    </w:p>
    <w:p w14:paraId="25A8CEC9" w14:textId="77777777" w:rsidR="00795735" w:rsidRDefault="00795735" w:rsidP="00795735">
      <w:pPr>
        <w:rPr>
          <w:rFonts w:ascii="Helvetica" w:hAnsi="Helvetica"/>
          <w:b/>
        </w:rPr>
      </w:pPr>
      <w:bookmarkStart w:id="3075" w:name="_Ref457707573"/>
      <w:bookmarkStart w:id="3076" w:name="_Toc472818828"/>
      <w:bookmarkStart w:id="3077" w:name="_Toc235503402"/>
      <w:bookmarkStart w:id="3078" w:name="_Toc241509177"/>
      <w:bookmarkStart w:id="3079" w:name="_Toc244416664"/>
      <w:bookmarkStart w:id="3080" w:name="_Toc276631028"/>
      <w:r w:rsidRPr="00E77497">
        <w:rPr>
          <w:rFonts w:ascii="Helvetica" w:hAnsi="Helvetica"/>
          <w:b/>
        </w:rPr>
        <w:t>Static Semantics</w:t>
      </w:r>
    </w:p>
    <w:p w14:paraId="5811C006" w14:textId="77777777" w:rsidR="00795735" w:rsidRPr="00E77497" w:rsidRDefault="00304798" w:rsidP="00795735">
      <w:pPr>
        <w:rPr>
          <w:rFonts w:ascii="Helvetica" w:hAnsi="Helvetica"/>
          <w:b/>
        </w:rPr>
      </w:pPr>
      <w:r w:rsidRPr="00E77497">
        <w:rPr>
          <w:rFonts w:ascii="Helvetica" w:hAnsi="Helvetica"/>
          <w:b/>
        </w:rPr>
        <w:t xml:space="preserve">Static Semantics:  </w:t>
      </w:r>
      <w:r w:rsidR="00795735" w:rsidRPr="00E77497">
        <w:rPr>
          <w:rFonts w:ascii="Helvetica" w:hAnsi="Helvetica"/>
          <w:b/>
        </w:rPr>
        <w:t>Early Errors</w:t>
      </w:r>
    </w:p>
    <w:p w14:paraId="3C007933" w14:textId="77777777" w:rsidR="00795735" w:rsidRPr="00120381" w:rsidRDefault="00795735" w:rsidP="00795735">
      <w:pPr>
        <w:pStyle w:val="SyntaxRule"/>
      </w:pPr>
      <w:r w:rsidRPr="00120381">
        <w:t xml:space="preserve">PostfixExpression </w:t>
      </w:r>
      <w:r w:rsidRPr="00120381">
        <w:rPr>
          <w:rFonts w:ascii="Arial" w:hAnsi="Arial"/>
          <w:b/>
          <w:i w:val="0"/>
        </w:rPr>
        <w:t>:</w:t>
      </w:r>
    </w:p>
    <w:p w14:paraId="79367D41" w14:textId="77777777" w:rsidR="00795735" w:rsidRPr="00675B74" w:rsidRDefault="00795735" w:rsidP="00795735">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14:paraId="3A701DC0" w14:textId="77777777" w:rsidR="00795735" w:rsidRPr="00E77497" w:rsidRDefault="00D90D13" w:rsidP="00D90D13">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14:paraId="7A322165" w14:textId="77777777" w:rsidR="00D90D13" w:rsidRPr="00E77497" w:rsidRDefault="00D90D13" w:rsidP="00D90D13">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14:paraId="703806F1" w14:textId="77777777" w:rsidR="00D90D13" w:rsidRPr="00120381" w:rsidRDefault="00D90D13" w:rsidP="00D90D13">
      <w:pPr>
        <w:pStyle w:val="SyntaxRule"/>
      </w:pPr>
      <w:r w:rsidRPr="00120381">
        <w:t xml:space="preserve">PostfixExpression </w:t>
      </w:r>
      <w:r w:rsidRPr="00120381">
        <w:rPr>
          <w:rFonts w:ascii="Arial" w:hAnsi="Arial"/>
          <w:b/>
          <w:i w:val="0"/>
        </w:rPr>
        <w:t>:</w:t>
      </w:r>
    </w:p>
    <w:p w14:paraId="306F3114" w14:textId="77777777" w:rsidR="00D90D13" w:rsidRPr="00675B74" w:rsidRDefault="00D90D13" w:rsidP="00D90D13">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14:paraId="34BAAAE7" w14:textId="77777777" w:rsidR="00D90D13" w:rsidRPr="00E77497" w:rsidRDefault="00D90D13" w:rsidP="00D90D13">
      <w:pPr>
        <w:pStyle w:val="Alg4"/>
        <w:numPr>
          <w:ilvl w:val="0"/>
          <w:numId w:val="969"/>
        </w:numPr>
        <w:spacing w:after="220"/>
        <w:contextualSpacing/>
      </w:pPr>
      <w:r w:rsidRPr="00E77497">
        <w:t xml:space="preserve">Return </w:t>
      </w:r>
      <w:r w:rsidRPr="00BD6E56">
        <w:rPr>
          <w:b/>
        </w:rPr>
        <w:t>false</w:t>
      </w:r>
      <w:r w:rsidRPr="00E77497">
        <w:t>.</w:t>
      </w:r>
    </w:p>
    <w:p w14:paraId="783B2333" w14:textId="77777777" w:rsidR="004C02EF" w:rsidRPr="00E77497" w:rsidRDefault="004C02EF" w:rsidP="00D148E9">
      <w:pPr>
        <w:pStyle w:val="30"/>
      </w:pPr>
      <w:bookmarkStart w:id="3081" w:name="_Ref366133008"/>
      <w:bookmarkStart w:id="3082" w:name="_Toc366141885"/>
      <w:r w:rsidRPr="00E77497">
        <w:t>Postfix Increment Operato</w:t>
      </w:r>
      <w:bookmarkEnd w:id="3073"/>
      <w:bookmarkEnd w:id="3074"/>
      <w:r w:rsidRPr="00E77497">
        <w:t>r</w:t>
      </w:r>
      <w:bookmarkEnd w:id="3075"/>
      <w:bookmarkEnd w:id="3076"/>
      <w:bookmarkEnd w:id="3077"/>
      <w:bookmarkEnd w:id="3078"/>
      <w:bookmarkEnd w:id="3079"/>
      <w:bookmarkEnd w:id="3080"/>
      <w:bookmarkEnd w:id="3081"/>
      <w:bookmarkEnd w:id="3082"/>
    </w:p>
    <w:p w14:paraId="0FC26014" w14:textId="77777777"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2EEC9F2E" w14:textId="77777777"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p>
    <w:p w14:paraId="46A37F3A" w14:textId="77777777"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0954B3E8" w14:textId="77777777"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14:paraId="11868AF9" w14:textId="77777777" w:rsidR="004736CE" w:rsidRDefault="000C090B" w:rsidP="004736CE">
      <w:pPr>
        <w:pStyle w:val="Alg4"/>
        <w:numPr>
          <w:ilvl w:val="0"/>
          <w:numId w:val="68"/>
        </w:numPr>
        <w:contextualSpacing/>
      </w:pPr>
      <w:r>
        <w:t>ReturnIfAbrupt(</w:t>
      </w:r>
      <w:r>
        <w:rPr>
          <w:i/>
        </w:rPr>
        <w:t>oldValue</w:t>
      </w:r>
      <w:r>
        <w:t>).</w:t>
      </w:r>
    </w:p>
    <w:p w14:paraId="718E3511" w14:textId="77777777"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r w:rsidR="00083CEC">
        <w:t>12.6.3</w:t>
      </w:r>
      <w:r w:rsidR="00C04626">
        <w:fldChar w:fldCharType="end"/>
      </w:r>
      <w:r w:rsidRPr="00E77497">
        <w:t>).</w:t>
      </w:r>
    </w:p>
    <w:p w14:paraId="7796B95F" w14:textId="77777777" w:rsidR="004C02EF" w:rsidRPr="00E77497" w:rsidRDefault="00C43FAF" w:rsidP="00441AED">
      <w:pPr>
        <w:pStyle w:val="Alg3"/>
        <w:numPr>
          <w:ilvl w:val="0"/>
          <w:numId w:val="68"/>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14:paraId="6C525670" w14:textId="77777777" w:rsidR="00C43FAF" w:rsidRDefault="00C43FAF" w:rsidP="00C43FAF">
      <w:pPr>
        <w:pStyle w:val="Alg3"/>
        <w:numPr>
          <w:ilvl w:val="0"/>
          <w:numId w:val="68"/>
        </w:numPr>
        <w:spacing w:after="220"/>
        <w:contextualSpacing/>
      </w:pPr>
      <w:r>
        <w:t>ReturnIfAbrupt(</w:t>
      </w:r>
      <w:r w:rsidRPr="0034651E">
        <w:rPr>
          <w:i/>
        </w:rPr>
        <w:t>status</w:t>
      </w:r>
      <w:r>
        <w:t>).</w:t>
      </w:r>
    </w:p>
    <w:p w14:paraId="2DCAFA4E" w14:textId="77777777"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3083" w:name="_Toc385672194"/>
      <w:bookmarkStart w:id="3084" w:name="_Toc393690289"/>
    </w:p>
    <w:p w14:paraId="5EF1404D" w14:textId="77777777" w:rsidR="004C02EF" w:rsidRPr="00E77497" w:rsidRDefault="004C02EF" w:rsidP="00D148E9">
      <w:pPr>
        <w:pStyle w:val="30"/>
      </w:pPr>
      <w:bookmarkStart w:id="3085" w:name="_Ref457707576"/>
      <w:bookmarkStart w:id="3086" w:name="_Toc472818829"/>
      <w:bookmarkStart w:id="3087" w:name="_Toc235503403"/>
      <w:bookmarkStart w:id="3088" w:name="_Toc241509178"/>
      <w:bookmarkStart w:id="3089" w:name="_Toc244416665"/>
      <w:bookmarkStart w:id="3090" w:name="_Toc276631029"/>
      <w:bookmarkStart w:id="3091" w:name="_Toc366141886"/>
      <w:r w:rsidRPr="00E77497">
        <w:t>Postfix Decrement Operato</w:t>
      </w:r>
      <w:bookmarkEnd w:id="3083"/>
      <w:bookmarkEnd w:id="3084"/>
      <w:r w:rsidRPr="00E77497">
        <w:t>r</w:t>
      </w:r>
      <w:bookmarkEnd w:id="3085"/>
      <w:bookmarkEnd w:id="3086"/>
      <w:bookmarkEnd w:id="3087"/>
      <w:bookmarkEnd w:id="3088"/>
      <w:bookmarkEnd w:id="3089"/>
      <w:bookmarkEnd w:id="3090"/>
      <w:bookmarkEnd w:id="3091"/>
    </w:p>
    <w:p w14:paraId="683CAC20" w14:textId="77777777"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7AA445E0" w14:textId="77777777"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p>
    <w:p w14:paraId="0B19A50E" w14:textId="77777777"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71DDB52B" w14:textId="77777777"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14:paraId="617C1D78" w14:textId="77777777"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w:t>
      </w:r>
      <w:r w:rsidR="00C04626">
        <w:fldChar w:fldCharType="begin"/>
      </w:r>
      <w:r w:rsidR="00C04626">
        <w:instrText xml:space="preserve"> REF _Ref424533048 \r \h </w:instrText>
      </w:r>
      <w:r w:rsidR="00C04626">
        <w:fldChar w:fldCharType="separate"/>
      </w:r>
      <w:r w:rsidR="00083CEC">
        <w:t>12.6.3</w:t>
      </w:r>
      <w:r w:rsidR="00C04626">
        <w:fldChar w:fldCharType="end"/>
      </w:r>
      <w:r w:rsidRPr="00E77497">
        <w:t>).</w:t>
      </w:r>
    </w:p>
    <w:p w14:paraId="71835F54" w14:textId="77777777" w:rsidR="004C02EF" w:rsidRPr="00E77497" w:rsidRDefault="00C43FAF" w:rsidP="00441AED">
      <w:pPr>
        <w:pStyle w:val="Alg3"/>
        <w:numPr>
          <w:ilvl w:val="0"/>
          <w:numId w:val="70"/>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14:paraId="57ED1871" w14:textId="77777777" w:rsidR="00C43FAF" w:rsidRDefault="00C43FAF" w:rsidP="00C43FAF">
      <w:pPr>
        <w:pStyle w:val="Alg3"/>
        <w:numPr>
          <w:ilvl w:val="0"/>
          <w:numId w:val="70"/>
        </w:numPr>
        <w:spacing w:after="220"/>
        <w:contextualSpacing/>
      </w:pPr>
      <w:r>
        <w:t>ReturnIfAbrupt(</w:t>
      </w:r>
      <w:r w:rsidRPr="0034651E">
        <w:rPr>
          <w:i/>
        </w:rPr>
        <w:t>status</w:t>
      </w:r>
      <w:r>
        <w:t>).</w:t>
      </w:r>
    </w:p>
    <w:p w14:paraId="3DCF9BDD" w14:textId="77777777"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3092" w:name="_Toc385672195"/>
      <w:bookmarkStart w:id="3093" w:name="_Toc393690290"/>
    </w:p>
    <w:p w14:paraId="609B4DF1" w14:textId="77777777" w:rsidR="004C02EF" w:rsidRPr="00E77497" w:rsidRDefault="004C02EF" w:rsidP="00D148E9">
      <w:pPr>
        <w:pStyle w:val="20"/>
      </w:pPr>
      <w:bookmarkStart w:id="3094" w:name="_Ref457437595"/>
      <w:bookmarkStart w:id="3095" w:name="_Toc472818830"/>
      <w:bookmarkStart w:id="3096" w:name="_Toc235503404"/>
      <w:bookmarkStart w:id="3097" w:name="_Toc241509179"/>
      <w:bookmarkStart w:id="3098" w:name="_Toc244416666"/>
      <w:bookmarkStart w:id="3099" w:name="_Toc276631030"/>
      <w:bookmarkStart w:id="3100" w:name="_Toc366141887"/>
      <w:r w:rsidRPr="00E77497">
        <w:t>Unary Operator</w:t>
      </w:r>
      <w:bookmarkStart w:id="3101" w:name="_Toc382202837"/>
      <w:bookmarkEnd w:id="3067"/>
      <w:bookmarkEnd w:id="3068"/>
      <w:bookmarkEnd w:id="3069"/>
      <w:bookmarkEnd w:id="3070"/>
      <w:bookmarkEnd w:id="3071"/>
      <w:bookmarkEnd w:id="3072"/>
      <w:bookmarkEnd w:id="3092"/>
      <w:bookmarkEnd w:id="3093"/>
      <w:bookmarkEnd w:id="3101"/>
      <w:r w:rsidRPr="00E77497">
        <w:t>s</w:t>
      </w:r>
      <w:bookmarkEnd w:id="3094"/>
      <w:bookmarkEnd w:id="3095"/>
      <w:bookmarkEnd w:id="3096"/>
      <w:bookmarkEnd w:id="3097"/>
      <w:bookmarkEnd w:id="3098"/>
      <w:bookmarkEnd w:id="3099"/>
      <w:bookmarkEnd w:id="3100"/>
    </w:p>
    <w:p w14:paraId="4109FC87" w14:textId="77777777" w:rsidR="004C02EF" w:rsidRPr="00E77497" w:rsidRDefault="004C02EF" w:rsidP="004C02EF">
      <w:pPr>
        <w:pStyle w:val="Syntax"/>
      </w:pPr>
      <w:r w:rsidRPr="00E77497">
        <w:t>Syntax</w:t>
      </w:r>
    </w:p>
    <w:p w14:paraId="3729A90D" w14:textId="77777777" w:rsidR="004C02EF" w:rsidRPr="00E77497" w:rsidRDefault="004C02EF" w:rsidP="004C02EF">
      <w:pPr>
        <w:pStyle w:val="SyntaxRule"/>
      </w:pPr>
      <w:r w:rsidRPr="00E77497">
        <w:t xml:space="preserve">UnaryExpression </w:t>
      </w:r>
      <w:r w:rsidRPr="00E77497">
        <w:rPr>
          <w:rFonts w:ascii="Arial" w:hAnsi="Arial"/>
          <w:b/>
          <w:i w:val="0"/>
        </w:rPr>
        <w:t>:</w:t>
      </w:r>
    </w:p>
    <w:p w14:paraId="544721AD" w14:textId="77777777"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3102" w:name="_Ref375019246"/>
      <w:bookmarkStart w:id="3103" w:name="_Toc375031173"/>
      <w:bookmarkStart w:id="3104" w:name="_Toc381513687"/>
      <w:bookmarkStart w:id="3105" w:name="_Toc382202838"/>
      <w:bookmarkStart w:id="3106" w:name="_Toc382212209"/>
      <w:bookmarkStart w:id="3107" w:name="_Toc382212486"/>
      <w:bookmarkStart w:id="3108" w:name="_Toc382291554"/>
      <w:bookmarkStart w:id="3109" w:name="_Toc385672196"/>
      <w:bookmarkStart w:id="3110" w:name="_Toc393690291"/>
    </w:p>
    <w:p w14:paraId="47E3CE67" w14:textId="77777777" w:rsidR="00795735" w:rsidRDefault="00795735" w:rsidP="00795735">
      <w:pPr>
        <w:rPr>
          <w:rFonts w:ascii="Helvetica" w:hAnsi="Helvetica"/>
          <w:b/>
        </w:rPr>
      </w:pPr>
      <w:bookmarkStart w:id="3111" w:name="_Ref424531014"/>
      <w:bookmarkStart w:id="3112" w:name="_Toc472818831"/>
      <w:bookmarkStart w:id="3113" w:name="_Toc235503405"/>
      <w:bookmarkStart w:id="3114" w:name="_Toc241509180"/>
      <w:bookmarkStart w:id="3115" w:name="_Toc244416667"/>
      <w:bookmarkStart w:id="3116" w:name="_Toc276631031"/>
      <w:r w:rsidRPr="00E77497">
        <w:rPr>
          <w:rFonts w:ascii="Helvetica" w:hAnsi="Helvetica"/>
          <w:b/>
        </w:rPr>
        <w:t>Static Semantics</w:t>
      </w:r>
    </w:p>
    <w:p w14:paraId="0972161F" w14:textId="77777777" w:rsidR="00795735" w:rsidRPr="00E77497" w:rsidRDefault="00304798" w:rsidP="00795735">
      <w:pPr>
        <w:rPr>
          <w:rFonts w:ascii="Helvetica" w:hAnsi="Helvetica"/>
          <w:b/>
        </w:rPr>
      </w:pPr>
      <w:r w:rsidRPr="00E77497">
        <w:rPr>
          <w:rFonts w:ascii="Helvetica" w:hAnsi="Helvetica"/>
          <w:b/>
        </w:rPr>
        <w:t xml:space="preserve">Static Semantics:  </w:t>
      </w:r>
      <w:r w:rsidR="00795735" w:rsidRPr="00E77497">
        <w:rPr>
          <w:rFonts w:ascii="Helvetica" w:hAnsi="Helvetica"/>
          <w:b/>
        </w:rPr>
        <w:t>Early Errors</w:t>
      </w:r>
    </w:p>
    <w:p w14:paraId="78C7486C" w14:textId="77777777" w:rsidR="00165530" w:rsidRPr="00120381" w:rsidRDefault="00165530" w:rsidP="00165530">
      <w:pPr>
        <w:pStyle w:val="SyntaxRule"/>
      </w:pPr>
      <w:r w:rsidRPr="00E77497">
        <w:t>UnaryExpression</w:t>
      </w:r>
      <w:r>
        <w:t xml:space="preserve"> </w:t>
      </w:r>
      <w:r w:rsidRPr="00120381">
        <w:rPr>
          <w:rFonts w:ascii="Arial" w:hAnsi="Arial"/>
          <w:b/>
          <w:i w:val="0"/>
        </w:rPr>
        <w:t>:</w:t>
      </w:r>
    </w:p>
    <w:p w14:paraId="10325B09" w14:textId="77777777" w:rsidR="00165530" w:rsidRPr="00675B74" w:rsidRDefault="00165530" w:rsidP="00165530">
      <w:pPr>
        <w:pStyle w:val="SyntaxDefinition"/>
      </w:pP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76DB2F39" w14:textId="77777777" w:rsidR="00165530" w:rsidRPr="00E77497" w:rsidRDefault="00D90D13" w:rsidP="00165530">
      <w:pPr>
        <w:numPr>
          <w:ilvl w:val="0"/>
          <w:numId w:val="737"/>
        </w:numPr>
        <w:spacing w:after="220"/>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Pr>
          <w:rStyle w:val="bnf"/>
        </w:rPr>
        <w:t>Unary</w:t>
      </w:r>
      <w:r w:rsidRPr="00E04E1E">
        <w:rPr>
          <w:rStyle w:val="bnf"/>
        </w:rPr>
        <w:t>Expression</w:t>
      </w:r>
      <w:r w:rsidRPr="00BD6E56">
        <w:rPr>
          <w:rStyle w:val="bnf"/>
        </w:rPr>
        <w:t xml:space="preserve"> </w:t>
      </w:r>
      <w:r>
        <w:t xml:space="preserve">is </w:t>
      </w:r>
      <w:r w:rsidRPr="00E04E1E">
        <w:rPr>
          <w:rFonts w:ascii="Times New Roman" w:hAnsi="Times New Roman"/>
          <w:b/>
        </w:rPr>
        <w:t>false</w:t>
      </w:r>
      <w:r>
        <w:t>.</w:t>
      </w:r>
    </w:p>
    <w:p w14:paraId="51AF9E6F" w14:textId="77777777"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14:paraId="595DE48F" w14:textId="77777777" w:rsidR="00A97CF5" w:rsidRPr="00E77497" w:rsidRDefault="00A97CF5" w:rsidP="00A97CF5">
      <w:pPr>
        <w:pStyle w:val="SyntaxRule"/>
      </w:pPr>
      <w:r w:rsidRPr="00E77497">
        <w:t xml:space="preserve">UnaryExpression </w:t>
      </w:r>
      <w:r w:rsidRPr="00E77497">
        <w:rPr>
          <w:rFonts w:ascii="Arial" w:hAnsi="Arial"/>
          <w:b/>
          <w:i w:val="0"/>
        </w:rPr>
        <w:t>:</w:t>
      </w:r>
    </w:p>
    <w:p w14:paraId="021632CC" w14:textId="77777777" w:rsidR="00A97CF5" w:rsidRPr="00E77497" w:rsidRDefault="00A97CF5" w:rsidP="00A97CF5">
      <w:pPr>
        <w:pStyle w:val="SyntaxDefinition"/>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28A75E5A" w14:textId="77777777" w:rsidR="00A97CF5" w:rsidRPr="00E77497" w:rsidRDefault="00A97CF5" w:rsidP="00A97CF5">
      <w:pPr>
        <w:pStyle w:val="Alg4"/>
        <w:numPr>
          <w:ilvl w:val="0"/>
          <w:numId w:val="970"/>
        </w:numPr>
        <w:spacing w:after="220"/>
        <w:contextualSpacing/>
      </w:pPr>
      <w:r w:rsidRPr="00E77497">
        <w:t xml:space="preserve">Return </w:t>
      </w:r>
      <w:r w:rsidRPr="00BD6E56">
        <w:rPr>
          <w:b/>
        </w:rPr>
        <w:t>false</w:t>
      </w:r>
      <w:r w:rsidRPr="00E77497">
        <w:t>.</w:t>
      </w:r>
    </w:p>
    <w:p w14:paraId="37DB7CEA" w14:textId="77777777" w:rsidR="004C02EF" w:rsidRPr="00E77497" w:rsidRDefault="004C02EF" w:rsidP="00D148E9">
      <w:pPr>
        <w:pStyle w:val="30"/>
      </w:pPr>
      <w:bookmarkStart w:id="3117" w:name="_Ref366133744"/>
      <w:bookmarkStart w:id="3118" w:name="_Toc366141888"/>
      <w:r w:rsidRPr="00E77497">
        <w:t xml:space="preserve">The </w:t>
      </w:r>
      <w:r w:rsidRPr="00E77497">
        <w:rPr>
          <w:rFonts w:ascii="Courier New" w:hAnsi="Courier New"/>
          <w:sz w:val="22"/>
        </w:rPr>
        <w:t>delete</w:t>
      </w:r>
      <w:r w:rsidRPr="00E77497">
        <w:t xml:space="preserve"> Operato</w:t>
      </w:r>
      <w:bookmarkStart w:id="3119" w:name="_Toc382202839"/>
      <w:bookmarkEnd w:id="3102"/>
      <w:bookmarkEnd w:id="3103"/>
      <w:bookmarkEnd w:id="3104"/>
      <w:bookmarkEnd w:id="3105"/>
      <w:bookmarkEnd w:id="3106"/>
      <w:bookmarkEnd w:id="3107"/>
      <w:bookmarkEnd w:id="3108"/>
      <w:bookmarkEnd w:id="3109"/>
      <w:bookmarkEnd w:id="3110"/>
      <w:bookmarkEnd w:id="3119"/>
      <w:r w:rsidRPr="00E77497">
        <w:t>r</w:t>
      </w:r>
      <w:bookmarkEnd w:id="3111"/>
      <w:bookmarkEnd w:id="3112"/>
      <w:bookmarkEnd w:id="3113"/>
      <w:bookmarkEnd w:id="3114"/>
      <w:bookmarkEnd w:id="3115"/>
      <w:bookmarkEnd w:id="3116"/>
      <w:bookmarkEnd w:id="3117"/>
      <w:bookmarkEnd w:id="3118"/>
    </w:p>
    <w:p w14:paraId="7A53DBCB" w14:textId="77777777" w:rsidR="008A7F90" w:rsidRPr="00E77497" w:rsidRDefault="008A7F90" w:rsidP="008A7F90">
      <w:pPr>
        <w:rPr>
          <w:rFonts w:ascii="Helvetica" w:hAnsi="Helvetica"/>
          <w:b/>
        </w:rPr>
      </w:pPr>
      <w:r w:rsidRPr="00E77497">
        <w:rPr>
          <w:rFonts w:ascii="Helvetica" w:hAnsi="Helvetica"/>
          <w:b/>
        </w:rPr>
        <w:t>Static Semantics:  Early Errors</w:t>
      </w:r>
    </w:p>
    <w:p w14:paraId="7E240330" w14:textId="77777777" w:rsidR="008A7F90" w:rsidRPr="00E77497" w:rsidRDefault="008A7F90" w:rsidP="008A7F90">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p>
    <w:p w14:paraId="469B3FCC" w14:textId="77777777" w:rsidR="006D2337" w:rsidRPr="00E77497" w:rsidRDefault="006D2337" w:rsidP="00B92641">
      <w:pPr>
        <w:numPr>
          <w:ilvl w:val="0"/>
          <w:numId w:val="737"/>
        </w:numPr>
        <w:contextualSpacing/>
      </w:pPr>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sidR="00B92641">
        <w:t>derived</w:t>
      </w:r>
      <w:r w:rsidR="00B92641" w:rsidRPr="00E77497">
        <w:t xml:space="preserve"> </w:t>
      </w:r>
      <w:r>
        <w:rPr>
          <w:rStyle w:val="bnf"/>
        </w:rPr>
        <w:t>Unary</w:t>
      </w:r>
      <w:r w:rsidRPr="00E77497">
        <w:rPr>
          <w:rStyle w:val="bnf"/>
        </w:rPr>
        <w:t>Expression</w:t>
      </w:r>
      <w:r w:rsidRPr="00E77497">
        <w:t xml:space="preserve"> </w:t>
      </w:r>
      <w:r w:rsidR="00B92641">
        <w:t>is</w:t>
      </w:r>
      <w:r w:rsidRPr="00E77497">
        <w:t xml:space="preserve"> </w:t>
      </w:r>
      <w:r w:rsidR="00B92641" w:rsidRPr="00145775">
        <w:rPr>
          <w:rStyle w:val="bnf"/>
        </w:rPr>
        <w:t>PrimaryExpression</w:t>
      </w:r>
      <w:r w:rsidR="00B92641">
        <w:t xml:space="preserve"> : </w:t>
      </w:r>
      <w:r w:rsidRPr="00B92641">
        <w:rPr>
          <w:rStyle w:val="bnf"/>
        </w:rPr>
        <w:t>Identifier</w:t>
      </w:r>
      <w:r w:rsidRPr="008D16CB">
        <w:rPr>
          <w:rStyle w:val="bnf"/>
          <w:rFonts w:ascii="Arial" w:hAnsi="Arial" w:cs="Arial"/>
          <w:i w:val="0"/>
        </w:rPr>
        <w:t>.</w:t>
      </w:r>
    </w:p>
    <w:p w14:paraId="4CEB5C96" w14:textId="77777777" w:rsidR="00B92641" w:rsidRPr="00E77497" w:rsidRDefault="00B92641" w:rsidP="00E208A2">
      <w:pPr>
        <w:numPr>
          <w:ilvl w:val="0"/>
          <w:numId w:val="737"/>
        </w:numPr>
        <w:spacing w:after="220"/>
        <w:jc w:val="left"/>
      </w:pPr>
      <w:r w:rsidRPr="00E77497">
        <w:t xml:space="preserve">It is a Syntax Error if the </w:t>
      </w:r>
      <w:r>
        <w:t>derived</w:t>
      </w:r>
      <w:r w:rsidRPr="00E77497">
        <w:t xml:space="preserve"> </w:t>
      </w:r>
      <w:r>
        <w:rPr>
          <w:rStyle w:val="bnf"/>
        </w:rPr>
        <w:t>Unary</w:t>
      </w:r>
      <w:r w:rsidRPr="00E77497">
        <w:rPr>
          <w:rStyle w:val="bnf"/>
        </w:rPr>
        <w:t>Expression</w:t>
      </w:r>
      <w:r w:rsidRPr="00E77497">
        <w:t xml:space="preserve"> is</w:t>
      </w:r>
      <w:r>
        <w:br/>
      </w:r>
      <w:r>
        <w:rPr>
          <w:rStyle w:val="bnf"/>
        </w:rPr>
        <w:t xml:space="preserve">      </w:t>
      </w:r>
      <w:r w:rsidRPr="00E77497">
        <w:rPr>
          <w:rStyle w:val="bnf"/>
        </w:rPr>
        <w:t xml:space="preserve">PrimaryExpression </w:t>
      </w:r>
      <w:r w:rsidRPr="00E77497">
        <w:rPr>
          <w:rStyle w:val="bnf"/>
          <w:i w:val="0"/>
        </w:rPr>
        <w:t xml:space="preserve">: </w:t>
      </w:r>
      <w:r w:rsidRPr="00777698">
        <w:rPr>
          <w:rStyle w:val="bnf"/>
        </w:rPr>
        <w:t>CoverParenthesi</w:t>
      </w:r>
      <w:r w:rsidR="00CB07B9">
        <w:rPr>
          <w:rStyle w:val="bnf"/>
        </w:rPr>
        <w:t>s</w:t>
      </w:r>
      <w:r w:rsidRPr="00777698">
        <w:rPr>
          <w:rStyle w:val="bnf"/>
        </w:rPr>
        <w:t>edExpressionAndArrowParameterList</w:t>
      </w:r>
      <w:r>
        <w:rPr>
          <w:rStyle w:val="bnf"/>
        </w:rPr>
        <w:br/>
      </w:r>
      <w:r w:rsidRPr="00E77497">
        <w:t>and derive</w:t>
      </w:r>
      <w:r>
        <w:t>s</w:t>
      </w:r>
      <w:r w:rsidRPr="00E77497">
        <w:t xml:space="preserve"> a production that</w:t>
      </w:r>
      <w:r w:rsidR="00BF0BF4">
        <w:t>,</w:t>
      </w:r>
      <w:r w:rsidRPr="00E77497">
        <w:t xml:space="preserve"> </w:t>
      </w:r>
      <w:r w:rsidR="00E208A2">
        <w:t>if</w:t>
      </w:r>
      <w:r>
        <w:t xml:space="preserve"> used in place of </w:t>
      </w:r>
      <w:r>
        <w:rPr>
          <w:rStyle w:val="bnf"/>
        </w:rPr>
        <w:t>Unary</w:t>
      </w:r>
      <w:r w:rsidRPr="00E77497">
        <w:rPr>
          <w:rStyle w:val="bnf"/>
        </w:rPr>
        <w:t>Expression</w:t>
      </w:r>
      <w:r w:rsidR="00BF0BF4" w:rsidRPr="00BF0BF4">
        <w:rPr>
          <w:rStyle w:val="bnf"/>
          <w:rFonts w:ascii="Arial" w:hAnsi="Arial" w:cs="Arial"/>
          <w:i w:val="0"/>
          <w:iCs/>
        </w:rPr>
        <w:t>,</w:t>
      </w:r>
      <w:r w:rsidRPr="00E77497">
        <w:t xml:space="preserve"> would produce a Syntax Error according to these rules. This rule is recursively applied.</w:t>
      </w:r>
    </w:p>
    <w:p w14:paraId="7C4BBA69" w14:textId="77777777" w:rsidR="00E208A2" w:rsidRDefault="00E208A2" w:rsidP="00E338B1">
      <w:pPr>
        <w:pStyle w:val="Note"/>
        <w:ind w:left="806" w:hanging="720"/>
        <w:jc w:val="left"/>
      </w:pPr>
      <w:r>
        <w:t>NOTE</w:t>
      </w:r>
      <w:r>
        <w:tab/>
        <w:t>The last rule means that expressions such as</w:t>
      </w:r>
      <w:r>
        <w:br/>
        <w:t xml:space="preserve">        </w:t>
      </w:r>
      <w:r w:rsidRPr="00E338B1">
        <w:rPr>
          <w:rFonts w:ascii="Courier New" w:hAnsi="Courier New" w:cs="Courier New"/>
          <w:b/>
          <w:bCs/>
        </w:rPr>
        <w:t>delete (((foo)))</w:t>
      </w:r>
      <w:r>
        <w:br/>
      </w:r>
      <w:r w:rsidR="00E338B1">
        <w:t>produce early errors because of recursive application of the first rule.</w:t>
      </w:r>
    </w:p>
    <w:p w14:paraId="003B38C6" w14:textId="77777777"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7AFDA352" w14:textId="77777777"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bookmarkStart w:id="3120" w:name="_Toc382212487"/>
    </w:p>
    <w:p w14:paraId="6F6F851C" w14:textId="77777777"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3120"/>
      <w:r w:rsidRPr="00E77497">
        <w:t>.</w:t>
      </w:r>
      <w:bookmarkStart w:id="3121" w:name="_Toc382212488"/>
    </w:p>
    <w:p w14:paraId="24528938" w14:textId="77777777" w:rsidR="00122292" w:rsidRDefault="0056239B" w:rsidP="00122292">
      <w:pPr>
        <w:pStyle w:val="Alg4"/>
        <w:numPr>
          <w:ilvl w:val="0"/>
          <w:numId w:val="71"/>
        </w:numPr>
        <w:contextualSpacing/>
      </w:pPr>
      <w:r>
        <w:t>ReturnIfAbrupt(</w:t>
      </w:r>
      <w:r>
        <w:rPr>
          <w:i/>
        </w:rPr>
        <w:t>ref</w:t>
      </w:r>
      <w:r>
        <w:t>).</w:t>
      </w:r>
    </w:p>
    <w:p w14:paraId="0D67018A" w14:textId="77777777"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14:paraId="43B2B697" w14:textId="77777777"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r w:rsidR="00795735">
        <w:t xml:space="preserve">is </w:t>
      </w:r>
      <w:r w:rsidR="00795735">
        <w:rPr>
          <w:b/>
        </w:rPr>
        <w:t>true</w:t>
      </w:r>
      <w:r w:rsidR="00795735">
        <w:t xml:space="preserve">, </w:t>
      </w:r>
      <w:r w:rsidRPr="00E77497">
        <w:t>then,</w:t>
      </w:r>
    </w:p>
    <w:p w14:paraId="3A13A62F" w14:textId="77777777"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w:t>
      </w:r>
      <w:r w:rsidR="0046541A">
        <w:t xml:space="preserve">then </w:t>
      </w:r>
      <w:r w:rsidRPr="00E77497">
        <w:t xml:space="preserve">throw a </w:t>
      </w:r>
      <w:r w:rsidRPr="00E77497">
        <w:rPr>
          <w:b/>
        </w:rPr>
        <w:t>SyntaxError</w:t>
      </w:r>
      <w:r w:rsidRPr="00E77497">
        <w:t xml:space="preserve"> exception.</w:t>
      </w:r>
    </w:p>
    <w:p w14:paraId="1EDB1F0F" w14:textId="77777777" w:rsidR="004C02EF" w:rsidRPr="00E77497" w:rsidRDefault="0046541A" w:rsidP="00795735">
      <w:pPr>
        <w:pStyle w:val="Alg3"/>
        <w:numPr>
          <w:ilvl w:val="1"/>
          <w:numId w:val="71"/>
        </w:numPr>
        <w:spacing w:after="220"/>
        <w:contextualSpacing/>
      </w:pPr>
      <w:r>
        <w:t>R</w:t>
      </w:r>
      <w:r w:rsidR="004C02EF" w:rsidRPr="00E77497">
        <w:t xml:space="preserve">eturn </w:t>
      </w:r>
      <w:r w:rsidR="004C02EF" w:rsidRPr="00E77497">
        <w:rPr>
          <w:b/>
        </w:rPr>
        <w:t>true</w:t>
      </w:r>
      <w:r w:rsidR="004C02EF" w:rsidRPr="00E77497">
        <w:t>.</w:t>
      </w:r>
    </w:p>
    <w:p w14:paraId="57434EF3" w14:textId="77777777"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14:paraId="4C38AB93" w14:textId="77777777" w:rsidR="003B43C7" w:rsidRDefault="003B43C7" w:rsidP="00441AED">
      <w:pPr>
        <w:pStyle w:val="Alg3"/>
        <w:numPr>
          <w:ilvl w:val="1"/>
          <w:numId w:val="71"/>
        </w:numPr>
        <w:spacing w:after="220"/>
        <w:contextualSpacing/>
      </w:pPr>
      <w:bookmarkStart w:id="3122" w:name="_Toc382212492"/>
      <w:bookmarkStart w:id="3123" w:name="_Ref458400786"/>
      <w:bookmarkEnd w:id="3121"/>
      <w:r>
        <w:t>If IsSuperReference(</w:t>
      </w:r>
      <w:r w:rsidRPr="003B43C7">
        <w:rPr>
          <w:i/>
        </w:rPr>
        <w:t>ref</w:t>
      </w:r>
      <w:r>
        <w:t xml:space="preserve">), then throw a </w:t>
      </w:r>
      <w:r w:rsidRPr="003B43C7">
        <w:rPr>
          <w:b/>
        </w:rPr>
        <w:t>ReferenceError</w:t>
      </w:r>
      <w:r>
        <w:t xml:space="preserve"> exception.</w:t>
      </w:r>
    </w:p>
    <w:p w14:paraId="351B0470" w14:textId="77777777" w:rsidR="004C02EF" w:rsidRPr="00E77497" w:rsidRDefault="0046541A" w:rsidP="0046541A">
      <w:pPr>
        <w:pStyle w:val="Alg3"/>
        <w:numPr>
          <w:ilvl w:val="1"/>
          <w:numId w:val="71"/>
        </w:numPr>
        <w:spacing w:after="220"/>
        <w:contextualSpacing/>
      </w:pPr>
      <w:r>
        <w:t xml:space="preserve">Let </w:t>
      </w:r>
      <w:r w:rsidRPr="0046541A">
        <w:rPr>
          <w:i/>
          <w:iCs/>
        </w:rPr>
        <w:t>deleteStatus</w:t>
      </w:r>
      <w:r>
        <w:t xml:space="preserve"> be</w:t>
      </w:r>
      <w:r w:rsidRPr="00E77497">
        <w:t xml:space="preserve"> </w:t>
      </w:r>
      <w:r w:rsidR="004C02EF" w:rsidRPr="00E77497">
        <w:t>the result of calling the [[Delete]] internal method on ToObject(GetBase(</w:t>
      </w:r>
      <w:r w:rsidR="004C02EF" w:rsidRPr="00E77497">
        <w:rPr>
          <w:i/>
        </w:rPr>
        <w:t>ref)</w:t>
      </w:r>
      <w:r w:rsidR="004C02EF" w:rsidRPr="00E77497">
        <w:t>)</w:t>
      </w:r>
      <w:r w:rsidR="00DB33BD">
        <w:t>,</w:t>
      </w:r>
      <w:r w:rsidR="004C02EF" w:rsidRPr="00E77497">
        <w:t xml:space="preserve"> providing GetReferencedName(</w:t>
      </w:r>
      <w:r w:rsidR="004C02EF" w:rsidRPr="00E77497">
        <w:rPr>
          <w:i/>
        </w:rPr>
        <w:t>ref</w:t>
      </w:r>
      <w:r w:rsidR="004C02EF" w:rsidRPr="00E77497">
        <w:t>) as the argument</w:t>
      </w:r>
      <w:bookmarkEnd w:id="3122"/>
      <w:r w:rsidR="004C02EF" w:rsidRPr="00E77497">
        <w:t>.</w:t>
      </w:r>
      <w:bookmarkStart w:id="3124" w:name="_Toc382212493"/>
      <w:bookmarkEnd w:id="3123"/>
    </w:p>
    <w:p w14:paraId="688614F3" w14:textId="77777777" w:rsidR="0046541A" w:rsidRDefault="0046541A" w:rsidP="0046541A">
      <w:pPr>
        <w:pStyle w:val="Alg3"/>
        <w:numPr>
          <w:ilvl w:val="1"/>
          <w:numId w:val="71"/>
        </w:numPr>
        <w:spacing w:after="220"/>
        <w:contextualSpacing/>
      </w:pPr>
      <w:r>
        <w:t>ReturnIfAbrupt(</w:t>
      </w:r>
      <w:r w:rsidRPr="0046541A">
        <w:rPr>
          <w:i/>
          <w:iCs/>
        </w:rPr>
        <w:t>deleteStatus</w:t>
      </w:r>
      <w:r>
        <w:t>).</w:t>
      </w:r>
    </w:p>
    <w:p w14:paraId="7ADEAD6D" w14:textId="77777777" w:rsidR="0046541A" w:rsidRDefault="0046541A" w:rsidP="0054772B">
      <w:pPr>
        <w:pStyle w:val="Alg3"/>
        <w:numPr>
          <w:ilvl w:val="1"/>
          <w:numId w:val="71"/>
        </w:numPr>
        <w:spacing w:after="220"/>
        <w:contextualSpacing/>
      </w:pPr>
      <w:r>
        <w:t xml:space="preserve">If </w:t>
      </w:r>
      <w:r>
        <w:rPr>
          <w:i/>
          <w:iCs/>
        </w:rPr>
        <w:t>deleteStatus</w:t>
      </w:r>
      <w:r>
        <w:t xml:space="preserve"> is </w:t>
      </w:r>
      <w:r>
        <w:rPr>
          <w:b/>
          <w:bCs/>
        </w:rPr>
        <w:t>false</w:t>
      </w:r>
      <w:r>
        <w:t xml:space="preserve"> and </w:t>
      </w:r>
      <w:r w:rsidRPr="00E77497">
        <w:t>IsStrictReference(</w:t>
      </w:r>
      <w:r w:rsidRPr="00E77497">
        <w:rPr>
          <w:i/>
        </w:rPr>
        <w:t>ref</w:t>
      </w:r>
      <w:r w:rsidRPr="00E77497">
        <w:t xml:space="preserve">) is </w:t>
      </w:r>
      <w:r w:rsidRPr="00E77497">
        <w:rPr>
          <w:b/>
        </w:rPr>
        <w:t>true</w:t>
      </w:r>
      <w:r w:rsidRPr="00E77497">
        <w:t xml:space="preserve">, </w:t>
      </w:r>
      <w:r>
        <w:t xml:space="preserve">then </w:t>
      </w:r>
      <w:r w:rsidRPr="00E77497">
        <w:t xml:space="preserve">throw a </w:t>
      </w:r>
      <w:r w:rsidR="0054772B">
        <w:rPr>
          <w:b/>
        </w:rPr>
        <w:t>T</w:t>
      </w:r>
      <w:r>
        <w:rPr>
          <w:b/>
        </w:rPr>
        <w:t>ypeError</w:t>
      </w:r>
      <w:r w:rsidRPr="00E77497">
        <w:t xml:space="preserve"> exception.</w:t>
      </w:r>
    </w:p>
    <w:p w14:paraId="4BB0382A" w14:textId="77777777" w:rsidR="0046541A" w:rsidRPr="00E77497" w:rsidRDefault="0046541A" w:rsidP="00B17B5E">
      <w:pPr>
        <w:pStyle w:val="Alg3"/>
        <w:numPr>
          <w:ilvl w:val="1"/>
          <w:numId w:val="71"/>
        </w:numPr>
        <w:spacing w:after="220"/>
        <w:contextualSpacing/>
      </w:pPr>
      <w:r>
        <w:t>R</w:t>
      </w:r>
      <w:r w:rsidRPr="00E77497">
        <w:t xml:space="preserve">eturn </w:t>
      </w:r>
      <w:r w:rsidR="00B17B5E" w:rsidRPr="00B17B5E">
        <w:rPr>
          <w:i/>
          <w:iCs/>
        </w:rPr>
        <w:t xml:space="preserve"> </w:t>
      </w:r>
      <w:r w:rsidR="00B17B5E">
        <w:rPr>
          <w:i/>
          <w:iCs/>
        </w:rPr>
        <w:t>deleteStatus</w:t>
      </w:r>
      <w:r w:rsidRPr="00E77497">
        <w:t>.</w:t>
      </w:r>
    </w:p>
    <w:p w14:paraId="42678FFB" w14:textId="77777777" w:rsidR="004C02EF" w:rsidRPr="00E77497" w:rsidRDefault="004C02EF" w:rsidP="008002D2">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w:t>
      </w:r>
    </w:p>
    <w:p w14:paraId="1A0B592B" w14:textId="77777777"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14:paraId="406876F3" w14:textId="77777777"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02A82831" w14:textId="77777777" w:rsidR="004C02EF" w:rsidRPr="00E77497" w:rsidRDefault="004C02EF" w:rsidP="004C02EF">
      <w:pPr>
        <w:pStyle w:val="Note"/>
      </w:pPr>
      <w:bookmarkStart w:id="3125" w:name="_Toc472818832"/>
      <w:bookmarkEnd w:id="3124"/>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081A8019" w14:textId="77777777" w:rsidR="004C02EF" w:rsidRPr="00E77497" w:rsidRDefault="004C02EF" w:rsidP="00D148E9">
      <w:pPr>
        <w:pStyle w:val="30"/>
      </w:pPr>
      <w:bookmarkStart w:id="3126" w:name="_Toc235503406"/>
      <w:bookmarkStart w:id="3127" w:name="_Toc241509181"/>
      <w:bookmarkStart w:id="3128" w:name="_Toc244416668"/>
      <w:bookmarkStart w:id="3129" w:name="_Toc276631032"/>
      <w:bookmarkStart w:id="3130" w:name="_Toc366141889"/>
      <w:r w:rsidRPr="00E77497">
        <w:t xml:space="preserve">The </w:t>
      </w:r>
      <w:r w:rsidRPr="00E77497">
        <w:rPr>
          <w:rFonts w:ascii="Courier New" w:hAnsi="Courier New"/>
          <w:sz w:val="22"/>
        </w:rPr>
        <w:t>void</w:t>
      </w:r>
      <w:r w:rsidRPr="00E77497">
        <w:t xml:space="preserve"> Operato</w:t>
      </w:r>
      <w:bookmarkStart w:id="3131" w:name="_Toc382202841"/>
      <w:bookmarkEnd w:id="3131"/>
      <w:r w:rsidRPr="00E77497">
        <w:t>r</w:t>
      </w:r>
      <w:bookmarkEnd w:id="3125"/>
      <w:bookmarkEnd w:id="3126"/>
      <w:bookmarkEnd w:id="3127"/>
      <w:bookmarkEnd w:id="3128"/>
      <w:bookmarkEnd w:id="3129"/>
      <w:bookmarkEnd w:id="3130"/>
    </w:p>
    <w:p w14:paraId="7BB0FD92" w14:textId="77777777"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4FFCCD9A" w14:textId="77777777"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bookmarkStart w:id="3132" w:name="_Toc382212498"/>
    </w:p>
    <w:p w14:paraId="30687C84" w14:textId="77777777" w:rsidR="004C02EF" w:rsidRPr="00E77497" w:rsidRDefault="004C02EF" w:rsidP="00B31C73">
      <w:pPr>
        <w:pStyle w:val="Alg3"/>
        <w:numPr>
          <w:ilvl w:val="0"/>
          <w:numId w:val="72"/>
        </w:numPr>
        <w:contextualSpacing/>
      </w:pPr>
      <w:r w:rsidRPr="00E77497">
        <w:t xml:space="preserve">Let </w:t>
      </w:r>
      <w:r w:rsidRPr="00E77497">
        <w:rPr>
          <w:i/>
        </w:rPr>
        <w:t>expr</w:t>
      </w:r>
      <w:r w:rsidRPr="00E77497">
        <w:t xml:space="preserve"> be the result of evaluating </w:t>
      </w:r>
      <w:r w:rsidRPr="00E77497">
        <w:rPr>
          <w:i/>
        </w:rPr>
        <w:t>UnaryExpression</w:t>
      </w:r>
      <w:bookmarkEnd w:id="3132"/>
      <w:r w:rsidRPr="00E77497">
        <w:t>.</w:t>
      </w:r>
      <w:bookmarkStart w:id="3133" w:name="_Toc382212499"/>
    </w:p>
    <w:p w14:paraId="337D9930" w14:textId="77777777" w:rsidR="004C02EF" w:rsidRPr="00E77497" w:rsidRDefault="003B3043" w:rsidP="00F25D17">
      <w:pPr>
        <w:pStyle w:val="Alg3"/>
        <w:numPr>
          <w:ilvl w:val="0"/>
          <w:numId w:val="72"/>
        </w:numPr>
        <w:contextualSpacing/>
      </w:pPr>
      <w:r>
        <w:t xml:space="preserve">Let </w:t>
      </w:r>
      <w:r w:rsidRPr="003B3043">
        <w:rPr>
          <w:i/>
          <w:iCs/>
        </w:rPr>
        <w:t>status</w:t>
      </w:r>
      <w:r>
        <w:t xml:space="preserve"> be </w:t>
      </w:r>
      <w:r w:rsidR="004C02EF" w:rsidRPr="00E77497">
        <w:t>GetValue(</w:t>
      </w:r>
      <w:r w:rsidR="004C02EF" w:rsidRPr="00E77497">
        <w:rPr>
          <w:i/>
        </w:rPr>
        <w:t>expr</w:t>
      </w:r>
      <w:r w:rsidR="004C02EF" w:rsidRPr="00E77497">
        <w:t>)</w:t>
      </w:r>
      <w:bookmarkEnd w:id="3133"/>
      <w:r w:rsidR="004C02EF" w:rsidRPr="00E77497">
        <w:t>.</w:t>
      </w:r>
      <w:bookmarkStart w:id="3134" w:name="_Toc382212500"/>
    </w:p>
    <w:p w14:paraId="746A99FB" w14:textId="77777777" w:rsidR="003B3043" w:rsidRDefault="003B3043" w:rsidP="003B3043">
      <w:pPr>
        <w:pStyle w:val="Alg4"/>
        <w:numPr>
          <w:ilvl w:val="0"/>
          <w:numId w:val="72"/>
        </w:numPr>
        <w:contextualSpacing/>
      </w:pPr>
      <w:r>
        <w:t>ReturnIfAbrupt(</w:t>
      </w:r>
      <w:r w:rsidRPr="003B3043">
        <w:rPr>
          <w:i/>
          <w:iCs/>
        </w:rPr>
        <w:t>status</w:t>
      </w:r>
      <w:r>
        <w:t>).</w:t>
      </w:r>
    </w:p>
    <w:p w14:paraId="38A22054" w14:textId="77777777"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3134"/>
      <w:r w:rsidRPr="00E77497">
        <w:t>.</w:t>
      </w:r>
      <w:bookmarkStart w:id="3135" w:name="_Toc375031175"/>
      <w:bookmarkStart w:id="3136" w:name="_Ref379174824"/>
      <w:bookmarkStart w:id="3137" w:name="_Ref379914513"/>
      <w:bookmarkStart w:id="3138" w:name="_Toc381513689"/>
      <w:bookmarkStart w:id="3139" w:name="_Toc382202842"/>
      <w:bookmarkStart w:id="3140" w:name="_Toc382212211"/>
      <w:bookmarkStart w:id="3141" w:name="_Toc382212501"/>
      <w:bookmarkStart w:id="3142" w:name="_Toc382291556"/>
      <w:bookmarkStart w:id="3143" w:name="_Toc385672198"/>
      <w:bookmarkStart w:id="3144" w:name="_Toc393690293"/>
    </w:p>
    <w:p w14:paraId="3EBF10F4" w14:textId="77777777" w:rsidR="004C02EF" w:rsidRPr="00E77497" w:rsidRDefault="004C02EF" w:rsidP="004C02EF">
      <w:pPr>
        <w:pStyle w:val="Note"/>
      </w:pPr>
      <w:bookmarkStart w:id="3145" w:name="_Toc472818833"/>
      <w:r w:rsidRPr="00E77497">
        <w:t>NOTE</w:t>
      </w:r>
      <w:r w:rsidRPr="00E77497">
        <w:tab/>
        <w:t>GetValue must be called even though its value is not used because it may have observable side-effects.</w:t>
      </w:r>
    </w:p>
    <w:p w14:paraId="42FA43B2" w14:textId="77777777" w:rsidR="004C02EF" w:rsidRPr="00E77497" w:rsidRDefault="004C02EF" w:rsidP="00D148E9">
      <w:pPr>
        <w:pStyle w:val="30"/>
      </w:pPr>
      <w:bookmarkStart w:id="3146" w:name="_Toc235503407"/>
      <w:bookmarkStart w:id="3147" w:name="_Toc241509182"/>
      <w:bookmarkStart w:id="3148" w:name="_Toc244416669"/>
      <w:bookmarkStart w:id="3149" w:name="_Toc276631033"/>
      <w:bookmarkStart w:id="3150" w:name="_Toc366141890"/>
      <w:r w:rsidRPr="00E77497">
        <w:t xml:space="preserve">The </w:t>
      </w:r>
      <w:r w:rsidRPr="00E77497">
        <w:rPr>
          <w:rFonts w:ascii="Courier New" w:hAnsi="Courier New"/>
        </w:rPr>
        <w:t>typeof</w:t>
      </w:r>
      <w:r w:rsidRPr="00E77497">
        <w:t xml:space="preserve"> Operato</w:t>
      </w:r>
      <w:bookmarkEnd w:id="3135"/>
      <w:bookmarkEnd w:id="3136"/>
      <w:bookmarkEnd w:id="3137"/>
      <w:bookmarkEnd w:id="3138"/>
      <w:bookmarkEnd w:id="3139"/>
      <w:bookmarkEnd w:id="3140"/>
      <w:bookmarkEnd w:id="3141"/>
      <w:bookmarkEnd w:id="3142"/>
      <w:bookmarkEnd w:id="3143"/>
      <w:bookmarkEnd w:id="3144"/>
      <w:r w:rsidRPr="00E77497">
        <w:t>r</w:t>
      </w:r>
      <w:bookmarkEnd w:id="3145"/>
      <w:bookmarkEnd w:id="3146"/>
      <w:bookmarkEnd w:id="3147"/>
      <w:bookmarkEnd w:id="3148"/>
      <w:bookmarkEnd w:id="3149"/>
      <w:bookmarkEnd w:id="3150"/>
    </w:p>
    <w:p w14:paraId="1603E274" w14:textId="77777777"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2E132700" w14:textId="77777777"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bookmarkStart w:id="3151" w:name="_Toc382212502"/>
    </w:p>
    <w:p w14:paraId="2FCC00F2" w14:textId="77777777"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3151"/>
      <w:r w:rsidRPr="00E77497">
        <w:t>.</w:t>
      </w:r>
      <w:bookmarkStart w:id="3152" w:name="_Toc382212503"/>
    </w:p>
    <w:p w14:paraId="404D0481" w14:textId="77777777"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3152"/>
      <w:r w:rsidRPr="00E77497">
        <w:t xml:space="preserve">, </w:t>
      </w:r>
      <w:bookmarkStart w:id="3153" w:name="_Toc382212504"/>
      <w:r w:rsidRPr="00E77497">
        <w:t>then</w:t>
      </w:r>
    </w:p>
    <w:p w14:paraId="65B2925E" w14:textId="77777777"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0EA60142" w14:textId="77777777"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3153"/>
      <w:r w:rsidRPr="00E77497">
        <w:t>.</w:t>
      </w:r>
      <w:bookmarkStart w:id="3154" w:name="_Toc382212505"/>
    </w:p>
    <w:p w14:paraId="118B040A" w14:textId="77777777" w:rsidR="00122292" w:rsidRDefault="0056239B" w:rsidP="00122292">
      <w:pPr>
        <w:pStyle w:val="Alg4"/>
        <w:numPr>
          <w:ilvl w:val="0"/>
          <w:numId w:val="73"/>
        </w:numPr>
        <w:contextualSpacing/>
      </w:pPr>
      <w:r>
        <w:t>ReturnIfAbrupt(</w:t>
      </w:r>
      <w:r w:rsidRPr="00342FD6">
        <w:rPr>
          <w:i/>
        </w:rPr>
        <w:t>val</w:t>
      </w:r>
      <w:r>
        <w:t>).</w:t>
      </w:r>
    </w:p>
    <w:p w14:paraId="1D26BCEA" w14:textId="77777777" w:rsidR="004C02EF" w:rsidRPr="00E77497" w:rsidRDefault="004C02EF" w:rsidP="00CD0C17">
      <w:pPr>
        <w:pStyle w:val="Alg3"/>
        <w:numPr>
          <w:ilvl w:val="0"/>
          <w:numId w:val="73"/>
        </w:numPr>
        <w:spacing w:after="220"/>
        <w:contextualSpacing/>
      </w:pPr>
      <w:r w:rsidRPr="00E77497">
        <w:t>Return a String determined by Type(</w:t>
      </w:r>
      <w:r w:rsidRPr="00E77497">
        <w:rPr>
          <w:i/>
        </w:rPr>
        <w:t>val</w:t>
      </w:r>
      <w:r w:rsidRPr="00E77497">
        <w:t xml:space="preserve">) according </w:t>
      </w:r>
      <w:bookmarkEnd w:id="3154"/>
      <w:r w:rsidR="00DA3686">
        <w:t xml:space="preserve">to </w:t>
      </w:r>
      <w:r w:rsidR="00DA3686">
        <w:fldChar w:fldCharType="begin"/>
      </w:r>
      <w:r w:rsidR="00DA3686">
        <w:instrText xml:space="preserve"> REF _Ref327355399 \h </w:instrText>
      </w:r>
      <w:r w:rsidR="00DA3686">
        <w:fldChar w:fldCharType="separate"/>
      </w:r>
      <w:ins w:id="3155" w:author="Rev 18 Allen Wirfs-Brock" w:date="2013-09-05T11:12:00Z">
        <w:r w:rsidR="00C37EEF" w:rsidRPr="008339A8">
          <w:t xml:space="preserve">Table </w:t>
        </w:r>
        <w:r w:rsidR="00C37EEF">
          <w:rPr>
            <w:noProof/>
          </w:rPr>
          <w:t>31</w:t>
        </w:r>
      </w:ins>
      <w:del w:id="3156" w:author="Rev 18 Allen Wirfs-Brock" w:date="2013-09-05T11:12:00Z">
        <w:r w:rsidR="00FB0307" w:rsidRPr="008339A8" w:rsidDel="00C37EEF">
          <w:delText xml:space="preserve">Table </w:delText>
        </w:r>
        <w:r w:rsidR="00FB0307" w:rsidDel="00C37EEF">
          <w:rPr>
            <w:noProof/>
          </w:rPr>
          <w:delText>31</w:delText>
        </w:r>
      </w:del>
      <w:r w:rsidR="00DA3686">
        <w:fldChar w:fldCharType="end"/>
      </w:r>
      <w:r w:rsidR="00DA3686">
        <w:t>.</w:t>
      </w:r>
    </w:p>
    <w:p w14:paraId="722A2935" w14:textId="77777777" w:rsidR="004C02EF" w:rsidRPr="008339A8" w:rsidRDefault="00676727" w:rsidP="004B49EB">
      <w:pPr>
        <w:pStyle w:val="Tabletitle"/>
      </w:pPr>
      <w:bookmarkStart w:id="3157" w:name="_Ref327355399"/>
      <w:r w:rsidRPr="008339A8">
        <w:t xml:space="preserve">Table </w:t>
      </w:r>
      <w:r w:rsidRPr="008339A8">
        <w:fldChar w:fldCharType="begin"/>
      </w:r>
      <w:r w:rsidRPr="008339A8">
        <w:instrText xml:space="preserve"> SEQ Table \* ARABIC </w:instrText>
      </w:r>
      <w:r w:rsidRPr="008339A8">
        <w:fldChar w:fldCharType="separate"/>
      </w:r>
      <w:r w:rsidR="00083CEC">
        <w:rPr>
          <w:noProof/>
        </w:rPr>
        <w:t>31</w:t>
      </w:r>
      <w:r w:rsidRPr="008339A8">
        <w:fldChar w:fldCharType="end"/>
      </w:r>
      <w:bookmarkEnd w:id="3157"/>
      <w:r w:rsidR="00CD0C17">
        <w:rPr>
          <w:rFonts w:eastAsia="Arial Unicode MS"/>
        </w:rPr>
        <w:t xml:space="preserve"> </w:t>
      </w:r>
      <w:r w:rsidR="004C02EF" w:rsidRPr="008339A8">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14"/>
        <w:gridCol w:w="3431"/>
      </w:tblGrid>
      <w:tr w:rsidR="004C02EF" w:rsidRPr="00E77497" w14:paraId="1473D0F0" w14:textId="77777777" w:rsidTr="00B6249A">
        <w:trPr>
          <w:cantSplit/>
          <w:trHeight w:val="347"/>
          <w:jc w:val="center"/>
        </w:trPr>
        <w:tc>
          <w:tcPr>
            <w:tcW w:w="2714" w:type="dxa"/>
            <w:tcBorders>
              <w:top w:val="single" w:sz="12" w:space="0" w:color="000000"/>
              <w:left w:val="single" w:sz="6" w:space="0" w:color="000000"/>
              <w:bottom w:val="single" w:sz="6" w:space="0" w:color="000000"/>
              <w:right w:val="nil"/>
            </w:tcBorders>
            <w:shd w:val="solid" w:color="C0C0C0" w:fill="FFFFFF"/>
          </w:tcPr>
          <w:p w14:paraId="567BCC0A" w14:textId="77777777" w:rsidR="004C02EF" w:rsidRPr="003B4312" w:rsidRDefault="004C02EF" w:rsidP="003A4B22">
            <w:pPr>
              <w:keepNext/>
              <w:shd w:val="solid" w:color="C0C0C0" w:fill="FFFFFF"/>
              <w:spacing w:after="0"/>
              <w:rPr>
                <w:b/>
                <w:i/>
                <w:shd w:val="solid" w:color="C0C0C0" w:fill="FFFFFF"/>
              </w:rPr>
            </w:pPr>
            <w:bookmarkStart w:id="3158" w:name="_Toc382212506"/>
            <w:r w:rsidRPr="003B4312">
              <w:rPr>
                <w:b/>
                <w:i/>
                <w:shd w:val="solid" w:color="C0C0C0" w:fill="FFFFFF"/>
              </w:rPr>
              <w:t>Type</w:t>
            </w:r>
            <w:bookmarkEnd w:id="3158"/>
            <w:r w:rsidRPr="003B4312">
              <w:rPr>
                <w:b/>
                <w:i/>
                <w:shd w:val="solid" w:color="C0C0C0" w:fill="FFFFFF"/>
              </w:rPr>
              <w:t xml:space="preserve"> of </w:t>
            </w:r>
            <w:r w:rsidRPr="003B4312">
              <w:rPr>
                <w:rFonts w:ascii="Times New Roman" w:hAnsi="Times New Roman"/>
                <w:i/>
                <w:shd w:val="solid" w:color="C0C0C0" w:fill="FFFFFF"/>
              </w:rPr>
              <w:t>val</w:t>
            </w:r>
          </w:p>
        </w:tc>
        <w:tc>
          <w:tcPr>
            <w:tcW w:w="3431" w:type="dxa"/>
            <w:tcBorders>
              <w:top w:val="single" w:sz="12" w:space="0" w:color="000000"/>
              <w:left w:val="nil"/>
              <w:bottom w:val="single" w:sz="6" w:space="0" w:color="000000"/>
              <w:right w:val="single" w:sz="6" w:space="0" w:color="000000"/>
            </w:tcBorders>
            <w:shd w:val="solid" w:color="C0C0C0" w:fill="FFFFFF"/>
          </w:tcPr>
          <w:p w14:paraId="664F8A26" w14:textId="77777777" w:rsidR="004C02EF" w:rsidRPr="006B6D0A" w:rsidRDefault="004C02EF" w:rsidP="003A4B22">
            <w:pPr>
              <w:keepNext/>
              <w:shd w:val="solid" w:color="C0C0C0" w:fill="FFFFFF"/>
              <w:spacing w:after="0"/>
              <w:rPr>
                <w:b/>
                <w:i/>
                <w:shd w:val="solid" w:color="C0C0C0" w:fill="FFFFFF"/>
              </w:rPr>
            </w:pPr>
            <w:bookmarkStart w:id="3159" w:name="_Toc382212507"/>
            <w:r w:rsidRPr="006B6D0A">
              <w:rPr>
                <w:b/>
                <w:i/>
                <w:shd w:val="solid" w:color="C0C0C0" w:fill="FFFFFF"/>
              </w:rPr>
              <w:t>Result</w:t>
            </w:r>
            <w:bookmarkEnd w:id="3159"/>
          </w:p>
        </w:tc>
      </w:tr>
      <w:tr w:rsidR="004C02EF" w:rsidRPr="00E77497" w14:paraId="087F1754" w14:textId="77777777" w:rsidTr="00B6249A">
        <w:trPr>
          <w:cantSplit/>
          <w:jc w:val="center"/>
        </w:trPr>
        <w:tc>
          <w:tcPr>
            <w:tcW w:w="2714" w:type="dxa"/>
            <w:tcBorders>
              <w:top w:val="nil"/>
            </w:tcBorders>
          </w:tcPr>
          <w:p w14:paraId="3A2347B4" w14:textId="77777777" w:rsidR="004C02EF" w:rsidRPr="00E77497" w:rsidRDefault="004C02EF" w:rsidP="003A4B22">
            <w:pPr>
              <w:keepNext/>
              <w:spacing w:after="60"/>
            </w:pPr>
            <w:bookmarkStart w:id="3160" w:name="_Toc382212508"/>
            <w:r w:rsidRPr="00E77497">
              <w:t>Undefin</w:t>
            </w:r>
            <w:bookmarkEnd w:id="3160"/>
            <w:r w:rsidRPr="00E77497">
              <w:t>ed</w:t>
            </w:r>
          </w:p>
        </w:tc>
        <w:tc>
          <w:tcPr>
            <w:tcW w:w="3431" w:type="dxa"/>
            <w:tcBorders>
              <w:top w:val="nil"/>
            </w:tcBorders>
          </w:tcPr>
          <w:p w14:paraId="768286ED" w14:textId="77777777" w:rsidR="004C02EF" w:rsidRPr="00E77497" w:rsidRDefault="004C02EF" w:rsidP="003A4B22">
            <w:pPr>
              <w:keepNext/>
              <w:spacing w:after="60"/>
              <w:rPr>
                <w:rFonts w:ascii="Courier" w:hAnsi="Courier"/>
                <w:b/>
              </w:rPr>
            </w:pPr>
            <w:bookmarkStart w:id="3161" w:name="_Toc382212509"/>
            <w:r w:rsidRPr="00E77497">
              <w:rPr>
                <w:rFonts w:ascii="Courier New" w:hAnsi="Courier New"/>
                <w:b/>
              </w:rPr>
              <w:t>"undefine</w:t>
            </w:r>
            <w:bookmarkEnd w:id="3161"/>
            <w:r w:rsidRPr="00E77497">
              <w:rPr>
                <w:rFonts w:ascii="Courier New" w:hAnsi="Courier New"/>
                <w:b/>
              </w:rPr>
              <w:t>d"</w:t>
            </w:r>
          </w:p>
        </w:tc>
      </w:tr>
      <w:tr w:rsidR="004C02EF" w:rsidRPr="00E77497" w14:paraId="3C620000" w14:textId="77777777" w:rsidTr="00B6249A">
        <w:trPr>
          <w:cantSplit/>
          <w:jc w:val="center"/>
        </w:trPr>
        <w:tc>
          <w:tcPr>
            <w:tcW w:w="2714" w:type="dxa"/>
          </w:tcPr>
          <w:p w14:paraId="0EAEB448" w14:textId="77777777" w:rsidR="004C02EF" w:rsidRPr="00E77497" w:rsidRDefault="004C02EF" w:rsidP="003A4B22">
            <w:pPr>
              <w:keepNext/>
              <w:spacing w:after="60"/>
            </w:pPr>
            <w:bookmarkStart w:id="3162" w:name="_Toc382212510"/>
            <w:r w:rsidRPr="00E77497">
              <w:t>Nu</w:t>
            </w:r>
            <w:bookmarkEnd w:id="3162"/>
            <w:r w:rsidRPr="00E77497">
              <w:t>ll</w:t>
            </w:r>
          </w:p>
        </w:tc>
        <w:tc>
          <w:tcPr>
            <w:tcW w:w="3431" w:type="dxa"/>
          </w:tcPr>
          <w:p w14:paraId="5F46DB90" w14:textId="77777777" w:rsidR="004C02EF" w:rsidRPr="00E77497" w:rsidRDefault="004C02EF" w:rsidP="003A4B22">
            <w:pPr>
              <w:keepNext/>
              <w:spacing w:after="60"/>
              <w:rPr>
                <w:rFonts w:ascii="Courier" w:hAnsi="Courier"/>
                <w:b/>
              </w:rPr>
            </w:pPr>
            <w:bookmarkStart w:id="3163" w:name="_Toc382212511"/>
            <w:r w:rsidRPr="00E77497">
              <w:rPr>
                <w:rFonts w:ascii="Courier New" w:hAnsi="Courier New"/>
                <w:b/>
              </w:rPr>
              <w:t>"objec</w:t>
            </w:r>
            <w:bookmarkEnd w:id="3163"/>
            <w:r w:rsidRPr="00E77497">
              <w:rPr>
                <w:rFonts w:ascii="Courier New" w:hAnsi="Courier New"/>
                <w:b/>
              </w:rPr>
              <w:t>t"</w:t>
            </w:r>
          </w:p>
        </w:tc>
      </w:tr>
      <w:tr w:rsidR="004C02EF" w:rsidRPr="00E77497" w14:paraId="0A568D12" w14:textId="77777777" w:rsidTr="00B6249A">
        <w:trPr>
          <w:cantSplit/>
          <w:jc w:val="center"/>
        </w:trPr>
        <w:tc>
          <w:tcPr>
            <w:tcW w:w="2714" w:type="dxa"/>
          </w:tcPr>
          <w:p w14:paraId="16A6CDEE" w14:textId="77777777" w:rsidR="004C02EF" w:rsidRPr="00E77497" w:rsidRDefault="004C02EF" w:rsidP="003A4B22">
            <w:pPr>
              <w:keepNext/>
              <w:spacing w:after="60"/>
            </w:pPr>
            <w:bookmarkStart w:id="3164" w:name="_Toc382212512"/>
            <w:r w:rsidRPr="00E77497">
              <w:t>Boole</w:t>
            </w:r>
            <w:bookmarkEnd w:id="3164"/>
            <w:r w:rsidRPr="00E77497">
              <w:t>an</w:t>
            </w:r>
          </w:p>
        </w:tc>
        <w:tc>
          <w:tcPr>
            <w:tcW w:w="3431" w:type="dxa"/>
          </w:tcPr>
          <w:p w14:paraId="1836D358" w14:textId="77777777" w:rsidR="004C02EF" w:rsidRPr="00E77497" w:rsidRDefault="004C02EF" w:rsidP="003A4B22">
            <w:pPr>
              <w:keepNext/>
              <w:spacing w:after="60"/>
              <w:rPr>
                <w:rFonts w:ascii="Courier" w:hAnsi="Courier"/>
                <w:b/>
              </w:rPr>
            </w:pPr>
            <w:bookmarkStart w:id="3165" w:name="_Toc382212513"/>
            <w:r w:rsidRPr="00E77497">
              <w:rPr>
                <w:rFonts w:ascii="Courier New" w:hAnsi="Courier New"/>
                <w:b/>
              </w:rPr>
              <w:t>"boolea</w:t>
            </w:r>
            <w:bookmarkEnd w:id="3165"/>
            <w:r w:rsidRPr="00E77497">
              <w:rPr>
                <w:rFonts w:ascii="Courier New" w:hAnsi="Courier New"/>
                <w:b/>
              </w:rPr>
              <w:t>n"</w:t>
            </w:r>
          </w:p>
        </w:tc>
      </w:tr>
      <w:tr w:rsidR="004C02EF" w:rsidRPr="00E77497" w14:paraId="0D6BF6ED" w14:textId="77777777" w:rsidTr="00B6249A">
        <w:trPr>
          <w:cantSplit/>
          <w:jc w:val="center"/>
        </w:trPr>
        <w:tc>
          <w:tcPr>
            <w:tcW w:w="2714" w:type="dxa"/>
          </w:tcPr>
          <w:p w14:paraId="356EA48F" w14:textId="77777777" w:rsidR="004C02EF" w:rsidRPr="00E77497" w:rsidRDefault="004C02EF" w:rsidP="003A4B22">
            <w:pPr>
              <w:keepNext/>
              <w:spacing w:after="60"/>
            </w:pPr>
            <w:bookmarkStart w:id="3166" w:name="_Toc382212514"/>
            <w:r w:rsidRPr="00E77497">
              <w:t>Numb</w:t>
            </w:r>
            <w:bookmarkEnd w:id="3166"/>
            <w:r w:rsidRPr="00E77497">
              <w:t>er</w:t>
            </w:r>
          </w:p>
        </w:tc>
        <w:tc>
          <w:tcPr>
            <w:tcW w:w="3431" w:type="dxa"/>
          </w:tcPr>
          <w:p w14:paraId="70ABE48D" w14:textId="77777777" w:rsidR="004C02EF" w:rsidRPr="00E77497" w:rsidRDefault="004C02EF" w:rsidP="003A4B22">
            <w:pPr>
              <w:keepNext/>
              <w:spacing w:after="60"/>
              <w:rPr>
                <w:rFonts w:ascii="Courier" w:hAnsi="Courier"/>
                <w:b/>
              </w:rPr>
            </w:pPr>
            <w:bookmarkStart w:id="3167" w:name="_Toc382212515"/>
            <w:r w:rsidRPr="00E77497">
              <w:rPr>
                <w:rFonts w:ascii="Courier New" w:hAnsi="Courier New"/>
                <w:b/>
              </w:rPr>
              <w:t>"numbe</w:t>
            </w:r>
            <w:bookmarkEnd w:id="3167"/>
            <w:r w:rsidRPr="00E77497">
              <w:rPr>
                <w:rFonts w:ascii="Courier New" w:hAnsi="Courier New"/>
                <w:b/>
              </w:rPr>
              <w:t>r"</w:t>
            </w:r>
          </w:p>
        </w:tc>
      </w:tr>
      <w:tr w:rsidR="004C02EF" w:rsidRPr="00E77497" w14:paraId="0619DCAE" w14:textId="77777777" w:rsidTr="00B6249A">
        <w:trPr>
          <w:cantSplit/>
          <w:jc w:val="center"/>
        </w:trPr>
        <w:tc>
          <w:tcPr>
            <w:tcW w:w="2714" w:type="dxa"/>
          </w:tcPr>
          <w:p w14:paraId="01ECA5C3" w14:textId="77777777" w:rsidR="004C02EF" w:rsidRPr="00E77497" w:rsidRDefault="004C02EF" w:rsidP="003A4B22">
            <w:pPr>
              <w:keepNext/>
              <w:spacing w:after="60"/>
            </w:pPr>
            <w:bookmarkStart w:id="3168" w:name="_Toc382212516"/>
            <w:r w:rsidRPr="00E77497">
              <w:t>Stri</w:t>
            </w:r>
            <w:bookmarkEnd w:id="3168"/>
            <w:r w:rsidRPr="00E77497">
              <w:t>ng</w:t>
            </w:r>
          </w:p>
        </w:tc>
        <w:tc>
          <w:tcPr>
            <w:tcW w:w="3431" w:type="dxa"/>
          </w:tcPr>
          <w:p w14:paraId="6E9FDE23" w14:textId="77777777" w:rsidR="004C02EF" w:rsidRPr="00E77497" w:rsidRDefault="004C02EF" w:rsidP="003A4B22">
            <w:pPr>
              <w:keepNext/>
              <w:spacing w:after="60"/>
              <w:rPr>
                <w:rFonts w:ascii="Courier" w:hAnsi="Courier"/>
                <w:b/>
              </w:rPr>
            </w:pPr>
            <w:bookmarkStart w:id="3169" w:name="_Toc382212517"/>
            <w:r w:rsidRPr="00E77497">
              <w:rPr>
                <w:rFonts w:ascii="Courier New" w:hAnsi="Courier New"/>
                <w:b/>
              </w:rPr>
              <w:t>"strin</w:t>
            </w:r>
            <w:bookmarkEnd w:id="3169"/>
            <w:r w:rsidRPr="00E77497">
              <w:rPr>
                <w:rFonts w:ascii="Courier New" w:hAnsi="Courier New"/>
                <w:b/>
              </w:rPr>
              <w:t>g"</w:t>
            </w:r>
          </w:p>
        </w:tc>
      </w:tr>
      <w:tr w:rsidR="004C02EF" w:rsidRPr="00E77497" w14:paraId="34DDD252" w14:textId="77777777" w:rsidTr="00B6249A">
        <w:trPr>
          <w:cantSplit/>
          <w:jc w:val="center"/>
        </w:trPr>
        <w:tc>
          <w:tcPr>
            <w:tcW w:w="2714" w:type="dxa"/>
          </w:tcPr>
          <w:p w14:paraId="2933C246" w14:textId="77777777" w:rsidR="004C02EF" w:rsidRPr="00E77497" w:rsidRDefault="004C02EF" w:rsidP="00B6249A">
            <w:pPr>
              <w:keepNext/>
              <w:spacing w:after="60"/>
              <w:jc w:val="left"/>
            </w:pPr>
            <w:bookmarkStart w:id="3170" w:name="_Toc382212518"/>
            <w:r w:rsidRPr="00E77497">
              <w:t>Object (</w:t>
            </w:r>
            <w:r w:rsidR="00B6249A">
              <w:t>ordinary</w:t>
            </w:r>
            <w:r w:rsidR="00B6249A" w:rsidRPr="00E77497">
              <w:t xml:space="preserve"> </w:t>
            </w:r>
            <w:r w:rsidRPr="00E77497">
              <w:t>and does not implement [[Call]</w:t>
            </w:r>
            <w:bookmarkEnd w:id="3170"/>
            <w:r w:rsidRPr="00E77497">
              <w:t>])</w:t>
            </w:r>
          </w:p>
        </w:tc>
        <w:tc>
          <w:tcPr>
            <w:tcW w:w="3431" w:type="dxa"/>
          </w:tcPr>
          <w:p w14:paraId="41B0C0B6" w14:textId="77777777" w:rsidR="004C02EF" w:rsidRPr="00E77497" w:rsidRDefault="004C02EF" w:rsidP="003A4B22">
            <w:pPr>
              <w:keepNext/>
              <w:spacing w:after="60"/>
              <w:rPr>
                <w:rFonts w:ascii="Courier" w:hAnsi="Courier"/>
                <w:b/>
              </w:rPr>
            </w:pPr>
            <w:bookmarkStart w:id="3171" w:name="_Toc382212519"/>
            <w:r w:rsidRPr="00E77497">
              <w:rPr>
                <w:rFonts w:ascii="Courier New" w:hAnsi="Courier New"/>
                <w:b/>
              </w:rPr>
              <w:t>"objec</w:t>
            </w:r>
            <w:bookmarkEnd w:id="3171"/>
            <w:r w:rsidRPr="00E77497">
              <w:rPr>
                <w:rFonts w:ascii="Courier New" w:hAnsi="Courier New"/>
                <w:b/>
              </w:rPr>
              <w:t>t"</w:t>
            </w:r>
          </w:p>
        </w:tc>
      </w:tr>
      <w:tr w:rsidR="0065390F" w:rsidRPr="00E77497" w14:paraId="7027FE7B" w14:textId="77777777" w:rsidTr="00B6249A">
        <w:trPr>
          <w:cantSplit/>
          <w:jc w:val="center"/>
        </w:trPr>
        <w:tc>
          <w:tcPr>
            <w:tcW w:w="2714" w:type="dxa"/>
          </w:tcPr>
          <w:p w14:paraId="3CDA6337" w14:textId="77777777" w:rsidR="0065390F" w:rsidRPr="00E77497" w:rsidRDefault="0065390F" w:rsidP="0065390F">
            <w:pPr>
              <w:spacing w:after="60"/>
              <w:jc w:val="left"/>
            </w:pPr>
            <w:r w:rsidRPr="00E77497">
              <w:t>Object (</w:t>
            </w:r>
            <w:r>
              <w:t>is a Symbol exotic object</w:t>
            </w:r>
            <w:r w:rsidRPr="00E77497">
              <w:t>)</w:t>
            </w:r>
          </w:p>
        </w:tc>
        <w:tc>
          <w:tcPr>
            <w:tcW w:w="3431" w:type="dxa"/>
          </w:tcPr>
          <w:p w14:paraId="211CFD23" w14:textId="77777777" w:rsidR="0065390F" w:rsidRPr="00E77497" w:rsidRDefault="0065390F" w:rsidP="003A4B22">
            <w:pPr>
              <w:spacing w:after="60"/>
              <w:rPr>
                <w:rFonts w:ascii="Courier New" w:hAnsi="Courier New"/>
                <w:b/>
              </w:rPr>
            </w:pPr>
            <w:r w:rsidRPr="00E77497">
              <w:rPr>
                <w:rFonts w:ascii="Courier New" w:hAnsi="Courier New"/>
                <w:b/>
              </w:rPr>
              <w:t>"s</w:t>
            </w:r>
            <w:r>
              <w:rPr>
                <w:rFonts w:ascii="Courier New" w:hAnsi="Courier New"/>
                <w:b/>
              </w:rPr>
              <w:t>ymbol</w:t>
            </w:r>
            <w:r w:rsidRPr="00E77497">
              <w:rPr>
                <w:rFonts w:ascii="Courier New" w:hAnsi="Courier New"/>
                <w:b/>
              </w:rPr>
              <w:t>"</w:t>
            </w:r>
          </w:p>
        </w:tc>
      </w:tr>
      <w:tr w:rsidR="00B52E2A" w:rsidRPr="00E77497" w14:paraId="31003AEF" w14:textId="77777777" w:rsidTr="00B6249A">
        <w:trPr>
          <w:cantSplit/>
          <w:jc w:val="center"/>
        </w:trPr>
        <w:tc>
          <w:tcPr>
            <w:tcW w:w="2714" w:type="dxa"/>
          </w:tcPr>
          <w:p w14:paraId="495A9B8F" w14:textId="77777777" w:rsidR="00B52E2A" w:rsidRPr="00E77497" w:rsidRDefault="00B52E2A" w:rsidP="00B52E2A">
            <w:pPr>
              <w:spacing w:after="60"/>
              <w:jc w:val="left"/>
            </w:pPr>
            <w:r w:rsidRPr="00E77497">
              <w:t>Object (</w:t>
            </w:r>
            <w:r>
              <w:t>standard exotic</w:t>
            </w:r>
            <w:r w:rsidR="00D10E81">
              <w:t xml:space="preserve"> other than Symbol</w:t>
            </w:r>
            <w:r w:rsidRPr="00E77497">
              <w:t xml:space="preserve"> and does not implement [[Call]])</w:t>
            </w:r>
          </w:p>
        </w:tc>
        <w:tc>
          <w:tcPr>
            <w:tcW w:w="3431" w:type="dxa"/>
          </w:tcPr>
          <w:p w14:paraId="340EA5ED" w14:textId="77777777" w:rsidR="00B52E2A" w:rsidRPr="00E77497" w:rsidRDefault="00B52E2A" w:rsidP="003A4B22">
            <w:pPr>
              <w:spacing w:after="60"/>
              <w:rPr>
                <w:rFonts w:ascii="Courier New" w:hAnsi="Courier New"/>
                <w:b/>
              </w:rPr>
            </w:pPr>
            <w:r w:rsidRPr="00E77497">
              <w:rPr>
                <w:rFonts w:ascii="Courier New" w:hAnsi="Courier New"/>
                <w:b/>
              </w:rPr>
              <w:t>"object"</w:t>
            </w:r>
          </w:p>
        </w:tc>
      </w:tr>
      <w:tr w:rsidR="004C02EF" w:rsidRPr="00E77497" w14:paraId="6812A04C" w14:textId="77777777" w:rsidTr="00B6249A">
        <w:trPr>
          <w:cantSplit/>
          <w:jc w:val="center"/>
        </w:trPr>
        <w:tc>
          <w:tcPr>
            <w:tcW w:w="2714" w:type="dxa"/>
          </w:tcPr>
          <w:p w14:paraId="70E1A163" w14:textId="77777777" w:rsidR="004C02EF" w:rsidRPr="00E77497" w:rsidRDefault="004C02EF" w:rsidP="00B6249A">
            <w:pPr>
              <w:spacing w:after="60"/>
              <w:jc w:val="left"/>
            </w:pPr>
            <w:bookmarkStart w:id="3172" w:name="_Toc382212520"/>
            <w:r w:rsidRPr="00E77497">
              <w:t>Object (implement</w:t>
            </w:r>
            <w:r w:rsidR="00B6249A">
              <w:t xml:space="preserve">s </w:t>
            </w:r>
            <w:r w:rsidRPr="00E77497">
              <w:t>[[Call]</w:t>
            </w:r>
            <w:bookmarkEnd w:id="3172"/>
            <w:r w:rsidRPr="00E77497">
              <w:t>])</w:t>
            </w:r>
          </w:p>
        </w:tc>
        <w:tc>
          <w:tcPr>
            <w:tcW w:w="3431" w:type="dxa"/>
          </w:tcPr>
          <w:p w14:paraId="1AF94682" w14:textId="77777777" w:rsidR="004C02EF" w:rsidRPr="00E77497" w:rsidRDefault="004C02EF" w:rsidP="003A4B22">
            <w:pPr>
              <w:spacing w:after="60"/>
              <w:rPr>
                <w:rFonts w:ascii="Courier" w:hAnsi="Courier"/>
                <w:b/>
              </w:rPr>
            </w:pPr>
            <w:bookmarkStart w:id="3173" w:name="_Toc382212521"/>
            <w:r w:rsidRPr="00E77497">
              <w:rPr>
                <w:rFonts w:ascii="Courier New" w:hAnsi="Courier New"/>
                <w:b/>
              </w:rPr>
              <w:t>"functio</w:t>
            </w:r>
            <w:bookmarkEnd w:id="3173"/>
            <w:r w:rsidRPr="00E77497">
              <w:rPr>
                <w:rFonts w:ascii="Courier New" w:hAnsi="Courier New"/>
                <w:b/>
              </w:rPr>
              <w:t>n"</w:t>
            </w:r>
          </w:p>
        </w:tc>
      </w:tr>
      <w:tr w:rsidR="004C02EF" w:rsidRPr="00E77497" w14:paraId="1FA1F4DA" w14:textId="77777777" w:rsidTr="00B6249A">
        <w:trPr>
          <w:cantSplit/>
          <w:jc w:val="center"/>
        </w:trPr>
        <w:tc>
          <w:tcPr>
            <w:tcW w:w="2714" w:type="dxa"/>
          </w:tcPr>
          <w:p w14:paraId="2D9C70DB" w14:textId="77777777" w:rsidR="004C02EF" w:rsidRPr="00E77497" w:rsidRDefault="004C02EF" w:rsidP="00A266B5">
            <w:pPr>
              <w:spacing w:after="60"/>
            </w:pPr>
            <w:bookmarkStart w:id="3174" w:name="_Toc382212522"/>
            <w:r w:rsidRPr="00E77497">
              <w:t>Object (</w:t>
            </w:r>
            <w:r w:rsidR="00B52E2A">
              <w:t xml:space="preserve">non-standard </w:t>
            </w:r>
            <w:bookmarkEnd w:id="3174"/>
            <w:r w:rsidR="00A266B5">
              <w:t xml:space="preserve">exotic </w:t>
            </w:r>
            <w:r w:rsidRPr="00E77497">
              <w:t>and does not implement [[Call]])</w:t>
            </w:r>
          </w:p>
        </w:tc>
        <w:tc>
          <w:tcPr>
            <w:tcW w:w="3431" w:type="dxa"/>
          </w:tcPr>
          <w:p w14:paraId="65A254F4" w14:textId="77777777" w:rsidR="004C02EF" w:rsidRPr="00E77497" w:rsidRDefault="004C02EF" w:rsidP="00B52E2A">
            <w:pPr>
              <w:spacing w:after="60"/>
              <w:jc w:val="left"/>
            </w:pPr>
            <w:bookmarkStart w:id="3175" w:name="_Toc382212523"/>
            <w:r w:rsidRPr="00E77497">
              <w:t>Implementation-</w:t>
            </w:r>
            <w:bookmarkEnd w:id="3175"/>
            <w:r w:rsidRPr="00E77497">
              <w:t>defined</w:t>
            </w:r>
            <w:r w:rsidR="00A266B5">
              <w:t>. M</w:t>
            </w:r>
            <w:r w:rsidRPr="00E77497">
              <w:t xml:space="preserve">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xml:space="preserve">", </w:t>
            </w:r>
            <w:r w:rsidR="00B52E2A" w:rsidRPr="00E77497">
              <w:rPr>
                <w:rFonts w:ascii="Courier New" w:hAnsi="Courier New"/>
                <w:b/>
              </w:rPr>
              <w:t>"s</w:t>
            </w:r>
            <w:r w:rsidR="00B52E2A">
              <w:rPr>
                <w:rFonts w:ascii="Courier New" w:hAnsi="Courier New"/>
                <w:b/>
              </w:rPr>
              <w:t>ymbol</w:t>
            </w:r>
            <w:r w:rsidR="00B52E2A" w:rsidRPr="00E77497">
              <w:rPr>
                <w:rFonts w:ascii="Courier New" w:hAnsi="Courier New"/>
                <w:b/>
              </w:rPr>
              <w:t>"</w:t>
            </w:r>
            <w:r w:rsidR="00B52E2A" w:rsidRPr="00E77497">
              <w:t xml:space="preserve">, </w:t>
            </w:r>
            <w:r w:rsidRPr="00E77497">
              <w:t>or</w:t>
            </w:r>
            <w:r w:rsidRPr="00E77497">
              <w:rPr>
                <w:rFonts w:ascii="Courier New" w:hAnsi="Courier New"/>
                <w:b/>
              </w:rPr>
              <w:t xml:space="preserve"> "string".</w:t>
            </w:r>
          </w:p>
        </w:tc>
      </w:tr>
    </w:tbl>
    <w:p w14:paraId="233B0B5D" w14:textId="77777777" w:rsidR="00B52E2A" w:rsidRDefault="00B52E2A" w:rsidP="00FF3FB1">
      <w:pPr>
        <w:pStyle w:val="Note"/>
        <w:spacing w:before="240"/>
      </w:pPr>
      <w:bookmarkStart w:id="3176" w:name="_Toc375031176"/>
      <w:bookmarkStart w:id="3177" w:name="_Ref378388513"/>
      <w:bookmarkStart w:id="3178" w:name="_Ref379174898"/>
      <w:bookmarkStart w:id="3179" w:name="_Toc381513690"/>
      <w:bookmarkStart w:id="3180" w:name="_Toc382202843"/>
      <w:bookmarkStart w:id="3181" w:name="_Toc382212212"/>
      <w:bookmarkStart w:id="3182" w:name="_Toc382212524"/>
      <w:bookmarkStart w:id="3183" w:name="_Toc382291557"/>
      <w:bookmarkStart w:id="3184" w:name="_Toc385672199"/>
      <w:bookmarkStart w:id="3185" w:name="_Toc393690294"/>
      <w:bookmarkStart w:id="3186" w:name="_Toc472818834"/>
      <w:bookmarkStart w:id="3187" w:name="_Toc235503408"/>
      <w:bookmarkStart w:id="3188" w:name="_Toc241509183"/>
      <w:bookmarkStart w:id="3189" w:name="_Toc244416670"/>
      <w:bookmarkStart w:id="3190" w:name="_Toc276631034"/>
      <w:r>
        <w:t>NOTE</w:t>
      </w:r>
      <w:r>
        <w:tab/>
        <w:t xml:space="preserve">Implementations are discouraged from defining new </w:t>
      </w:r>
      <w:r w:rsidRPr="00FF3FB1">
        <w:rPr>
          <w:rFonts w:ascii="Courier New" w:hAnsi="Courier New" w:cs="Courier New"/>
          <w:b/>
          <w:bCs/>
        </w:rPr>
        <w:t>typeof</w:t>
      </w:r>
      <w:r>
        <w:t xml:space="preserve"> result values for non-standard e</w:t>
      </w:r>
      <w:r w:rsidR="00FF3FB1">
        <w:t>x</w:t>
      </w:r>
      <w:r>
        <w:t>otic objects. If possible</w:t>
      </w:r>
      <w:r w:rsidR="00FF3FB1">
        <w:t xml:space="preserve"> </w:t>
      </w:r>
      <w:r w:rsidR="00FF3FB1" w:rsidRPr="00E77497">
        <w:rPr>
          <w:rFonts w:ascii="Courier New" w:hAnsi="Courier New"/>
          <w:b/>
        </w:rPr>
        <w:t>"object"</w:t>
      </w:r>
      <w:r w:rsidR="00FF3FB1">
        <w:t>should be used for such objects.</w:t>
      </w:r>
    </w:p>
    <w:p w14:paraId="2B2FC328" w14:textId="77777777" w:rsidR="004C02EF" w:rsidRPr="00E77497" w:rsidRDefault="004C02EF" w:rsidP="00D148E9">
      <w:pPr>
        <w:pStyle w:val="30"/>
      </w:pPr>
      <w:bookmarkStart w:id="3191" w:name="_Ref366133094"/>
      <w:bookmarkStart w:id="3192" w:name="_Toc366141891"/>
      <w:r w:rsidRPr="00E77497">
        <w:t>Prefix Increment Operato</w:t>
      </w:r>
      <w:bookmarkEnd w:id="3176"/>
      <w:bookmarkEnd w:id="3177"/>
      <w:bookmarkEnd w:id="3178"/>
      <w:bookmarkEnd w:id="3179"/>
      <w:bookmarkEnd w:id="3180"/>
      <w:bookmarkEnd w:id="3181"/>
      <w:bookmarkEnd w:id="3182"/>
      <w:bookmarkEnd w:id="3183"/>
      <w:bookmarkEnd w:id="3184"/>
      <w:bookmarkEnd w:id="3185"/>
      <w:r w:rsidRPr="00E77497">
        <w:t>r</w:t>
      </w:r>
      <w:bookmarkEnd w:id="3186"/>
      <w:bookmarkEnd w:id="3187"/>
      <w:bookmarkEnd w:id="3188"/>
      <w:bookmarkEnd w:id="3189"/>
      <w:bookmarkEnd w:id="3190"/>
      <w:bookmarkEnd w:id="3191"/>
      <w:bookmarkEnd w:id="3192"/>
    </w:p>
    <w:p w14:paraId="625E9D3C" w14:textId="77777777"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62C3007B" w14:textId="77777777"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bookmarkStart w:id="3193" w:name="_Toc382212525"/>
    </w:p>
    <w:p w14:paraId="6DF647EC" w14:textId="77777777"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3193"/>
      <w:r w:rsidRPr="00E77497">
        <w:t>.</w:t>
      </w:r>
      <w:bookmarkStart w:id="3194" w:name="_Toc382212526"/>
    </w:p>
    <w:p w14:paraId="1C320F63" w14:textId="77777777" w:rsidR="004C02EF" w:rsidRPr="00E77497" w:rsidRDefault="004C02EF" w:rsidP="0051483D">
      <w:pPr>
        <w:pStyle w:val="Alg3"/>
        <w:numPr>
          <w:ilvl w:val="0"/>
          <w:numId w:val="74"/>
        </w:numPr>
        <w:contextualSpacing/>
      </w:pPr>
      <w:bookmarkStart w:id="3195" w:name="_Toc382212527"/>
      <w:bookmarkEnd w:id="3194"/>
      <w:r w:rsidRPr="00E77497">
        <w:t xml:space="preserve">Let </w:t>
      </w:r>
      <w:r w:rsidRPr="00E77497">
        <w:rPr>
          <w:i/>
        </w:rPr>
        <w:t>oldValue</w:t>
      </w:r>
      <w:r w:rsidRPr="00E77497">
        <w:t xml:space="preserve"> be ToNumber(GetValue(</w:t>
      </w:r>
      <w:r w:rsidRPr="00E77497">
        <w:rPr>
          <w:i/>
        </w:rPr>
        <w:t>expr</w:t>
      </w:r>
      <w:r w:rsidRPr="00E77497">
        <w:t>))</w:t>
      </w:r>
      <w:bookmarkEnd w:id="3195"/>
      <w:r w:rsidRPr="00E77497">
        <w:t>.</w:t>
      </w:r>
      <w:bookmarkStart w:id="3196" w:name="_Toc382212528"/>
    </w:p>
    <w:p w14:paraId="47851D1C" w14:textId="77777777" w:rsidR="00122292" w:rsidRDefault="000C090B" w:rsidP="00122292">
      <w:pPr>
        <w:pStyle w:val="Alg4"/>
        <w:numPr>
          <w:ilvl w:val="0"/>
          <w:numId w:val="74"/>
        </w:numPr>
        <w:contextualSpacing/>
      </w:pPr>
      <w:r>
        <w:t>ReturnIfAbrupt(</w:t>
      </w:r>
      <w:r>
        <w:rPr>
          <w:i/>
        </w:rPr>
        <w:t>oldValue</w:t>
      </w:r>
      <w:r>
        <w:t>).</w:t>
      </w:r>
    </w:p>
    <w:p w14:paraId="58BA9456" w14:textId="77777777"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r w:rsidR="00083CEC">
        <w:t>12.6.3</w:t>
      </w:r>
      <w:r w:rsidR="00C04626">
        <w:fldChar w:fldCharType="end"/>
      </w:r>
      <w:r w:rsidRPr="00E77497">
        <w:t>).</w:t>
      </w:r>
      <w:bookmarkStart w:id="3197" w:name="_Toc382212529"/>
      <w:bookmarkEnd w:id="3196"/>
    </w:p>
    <w:p w14:paraId="08D986EE" w14:textId="77777777" w:rsidR="004C02EF" w:rsidRPr="00E77497" w:rsidRDefault="00C43FAF" w:rsidP="00441AED">
      <w:pPr>
        <w:pStyle w:val="Alg3"/>
        <w:numPr>
          <w:ilvl w:val="0"/>
          <w:numId w:val="74"/>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3197"/>
      <w:r w:rsidR="004C02EF" w:rsidRPr="00E77497">
        <w:t>.</w:t>
      </w:r>
      <w:bookmarkStart w:id="3198" w:name="_Toc382212530"/>
    </w:p>
    <w:p w14:paraId="1C1A0A37" w14:textId="77777777" w:rsidR="00C43FAF" w:rsidRDefault="00C43FAF" w:rsidP="00C43FAF">
      <w:pPr>
        <w:pStyle w:val="Alg3"/>
        <w:numPr>
          <w:ilvl w:val="0"/>
          <w:numId w:val="74"/>
        </w:numPr>
        <w:spacing w:after="220"/>
        <w:contextualSpacing/>
      </w:pPr>
      <w:r>
        <w:t>ReturnIfAbrupt(</w:t>
      </w:r>
      <w:r w:rsidRPr="0034651E">
        <w:rPr>
          <w:i/>
        </w:rPr>
        <w:t>status</w:t>
      </w:r>
      <w:r>
        <w:t>).</w:t>
      </w:r>
    </w:p>
    <w:p w14:paraId="2E06AAD6" w14:textId="77777777"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3198"/>
      <w:r w:rsidRPr="00E77497">
        <w:t>.</w:t>
      </w:r>
      <w:bookmarkStart w:id="3199" w:name="_Toc385672200"/>
      <w:bookmarkStart w:id="3200" w:name="_Toc393690295"/>
      <w:bookmarkStart w:id="3201" w:name="_Toc375031177"/>
      <w:bookmarkStart w:id="3202" w:name="_Ref378388811"/>
      <w:bookmarkStart w:id="3203" w:name="_Toc381513691"/>
      <w:bookmarkStart w:id="3204" w:name="_Toc382202844"/>
      <w:bookmarkStart w:id="3205" w:name="_Toc382212213"/>
      <w:bookmarkStart w:id="3206" w:name="_Toc382212531"/>
      <w:bookmarkStart w:id="3207" w:name="_Toc382291558"/>
    </w:p>
    <w:p w14:paraId="50D498D3" w14:textId="77777777" w:rsidR="004C02EF" w:rsidRPr="00E77497" w:rsidRDefault="004C02EF" w:rsidP="00D148E9">
      <w:pPr>
        <w:pStyle w:val="30"/>
      </w:pPr>
      <w:bookmarkStart w:id="3208" w:name="_Toc472818835"/>
      <w:bookmarkStart w:id="3209" w:name="_Toc235503409"/>
      <w:bookmarkStart w:id="3210" w:name="_Toc241509184"/>
      <w:bookmarkStart w:id="3211" w:name="_Toc244416671"/>
      <w:bookmarkStart w:id="3212" w:name="_Toc276631035"/>
      <w:bookmarkStart w:id="3213" w:name="_Ref366133109"/>
      <w:bookmarkStart w:id="3214" w:name="_Toc366141892"/>
      <w:r w:rsidRPr="00E77497">
        <w:t>Prefix Decrement Operato</w:t>
      </w:r>
      <w:bookmarkEnd w:id="3199"/>
      <w:bookmarkEnd w:id="3200"/>
      <w:r w:rsidRPr="00E77497">
        <w:t>r</w:t>
      </w:r>
      <w:bookmarkEnd w:id="3208"/>
      <w:bookmarkEnd w:id="3209"/>
      <w:bookmarkEnd w:id="3210"/>
      <w:bookmarkEnd w:id="3211"/>
      <w:bookmarkEnd w:id="3212"/>
      <w:bookmarkEnd w:id="3213"/>
      <w:bookmarkEnd w:id="3214"/>
    </w:p>
    <w:p w14:paraId="06F7C2A1" w14:textId="77777777"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69F24425" w14:textId="77777777"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p>
    <w:p w14:paraId="0E2D3F59" w14:textId="77777777"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r w:rsidRPr="00E77497">
        <w:t>.</w:t>
      </w:r>
    </w:p>
    <w:p w14:paraId="78E3EF21" w14:textId="77777777"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14:paraId="5B59AEDC" w14:textId="77777777" w:rsidR="00855852" w:rsidRDefault="000C090B" w:rsidP="00855852">
      <w:pPr>
        <w:pStyle w:val="Alg4"/>
        <w:numPr>
          <w:ilvl w:val="0"/>
          <w:numId w:val="75"/>
        </w:numPr>
        <w:contextualSpacing/>
      </w:pPr>
      <w:r>
        <w:t>ReturnIfAbrupt(</w:t>
      </w:r>
      <w:r>
        <w:rPr>
          <w:i/>
        </w:rPr>
        <w:t>oldValue</w:t>
      </w:r>
      <w:r>
        <w:t>).</w:t>
      </w:r>
    </w:p>
    <w:p w14:paraId="1A962117" w14:textId="77777777"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r w:rsidR="00083CEC">
        <w:t>12.6.3</w:t>
      </w:r>
      <w:r w:rsidR="00C04626">
        <w:fldChar w:fldCharType="end"/>
      </w:r>
      <w:r w:rsidRPr="00E77497">
        <w:t>).</w:t>
      </w:r>
    </w:p>
    <w:p w14:paraId="0C8029CE" w14:textId="77777777" w:rsidR="004C02EF" w:rsidRPr="00E77497" w:rsidRDefault="0034651E" w:rsidP="00877B57">
      <w:pPr>
        <w:pStyle w:val="Alg3"/>
        <w:numPr>
          <w:ilvl w:val="0"/>
          <w:numId w:val="75"/>
        </w:numPr>
        <w:spacing w:after="220"/>
        <w:contextualSpacing/>
      </w:pPr>
      <w:r>
        <w:t xml:space="preserve">Let </w:t>
      </w:r>
      <w:r w:rsidRPr="0034651E">
        <w:rPr>
          <w:i/>
        </w:rPr>
        <w:t>status</w:t>
      </w:r>
      <w:r>
        <w:t xml:space="preserve"> be</w:t>
      </w:r>
      <w:r w:rsidR="00855852"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p>
    <w:p w14:paraId="2BD06B06" w14:textId="77777777" w:rsidR="0034651E" w:rsidRDefault="0034651E" w:rsidP="00877B57">
      <w:pPr>
        <w:pStyle w:val="Alg3"/>
        <w:numPr>
          <w:ilvl w:val="0"/>
          <w:numId w:val="75"/>
        </w:numPr>
        <w:spacing w:after="220"/>
        <w:contextualSpacing/>
      </w:pPr>
      <w:r>
        <w:t>ReturnIfAbrupt(</w:t>
      </w:r>
      <w:r w:rsidRPr="0034651E">
        <w:rPr>
          <w:i/>
        </w:rPr>
        <w:t>status</w:t>
      </w:r>
      <w:r>
        <w:t>).</w:t>
      </w:r>
    </w:p>
    <w:p w14:paraId="75A69EF1" w14:textId="77777777"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3215" w:name="_Toc385672201"/>
      <w:bookmarkStart w:id="3216" w:name="_Toc393690296"/>
    </w:p>
    <w:p w14:paraId="142C749F" w14:textId="77777777" w:rsidR="004C02EF" w:rsidRPr="00E77497" w:rsidRDefault="004C02EF" w:rsidP="00D148E9">
      <w:pPr>
        <w:pStyle w:val="30"/>
      </w:pPr>
      <w:bookmarkStart w:id="3217" w:name="_Toc472818836"/>
      <w:bookmarkStart w:id="3218" w:name="_Toc235503410"/>
      <w:bookmarkStart w:id="3219" w:name="_Toc241509185"/>
      <w:bookmarkStart w:id="3220" w:name="_Toc244416672"/>
      <w:bookmarkStart w:id="3221" w:name="_Toc276631036"/>
      <w:bookmarkStart w:id="3222" w:name="_Toc366141893"/>
      <w:r w:rsidRPr="00E77497">
        <w:t xml:space="preserve">Unary </w:t>
      </w:r>
      <w:r w:rsidRPr="00E77497">
        <w:rPr>
          <w:rFonts w:ascii="Courier New" w:hAnsi="Courier New"/>
          <w:sz w:val="22"/>
        </w:rPr>
        <w:t>+</w:t>
      </w:r>
      <w:r w:rsidRPr="00E77497">
        <w:t xml:space="preserve"> Operato</w:t>
      </w:r>
      <w:bookmarkEnd w:id="3201"/>
      <w:bookmarkEnd w:id="3202"/>
      <w:bookmarkEnd w:id="3203"/>
      <w:bookmarkEnd w:id="3204"/>
      <w:bookmarkEnd w:id="3205"/>
      <w:bookmarkEnd w:id="3206"/>
      <w:bookmarkEnd w:id="3207"/>
      <w:bookmarkEnd w:id="3215"/>
      <w:bookmarkEnd w:id="3216"/>
      <w:r w:rsidRPr="00E77497">
        <w:t>r</w:t>
      </w:r>
      <w:bookmarkEnd w:id="3217"/>
      <w:bookmarkEnd w:id="3218"/>
      <w:bookmarkEnd w:id="3219"/>
      <w:bookmarkEnd w:id="3220"/>
      <w:bookmarkEnd w:id="3221"/>
      <w:bookmarkEnd w:id="3222"/>
    </w:p>
    <w:p w14:paraId="0882AEFD" w14:textId="77777777" w:rsidR="004C02EF" w:rsidRPr="0034651E" w:rsidRDefault="00BC0A73" w:rsidP="004C02EF">
      <w:pPr>
        <w:rPr>
          <w:sz w:val="18"/>
        </w:rPr>
      </w:pPr>
      <w:r w:rsidRPr="00E77497">
        <w:rPr>
          <w:sz w:val="18"/>
        </w:rPr>
        <w:t>NOTE</w:t>
      </w:r>
      <w:r w:rsidRPr="00E77497">
        <w:rPr>
          <w:sz w:val="18"/>
        </w:rPr>
        <w:tab/>
      </w:r>
      <w:r w:rsidR="004C02EF" w:rsidRPr="0034651E">
        <w:rPr>
          <w:sz w:val="18"/>
        </w:rPr>
        <w:t>The unary + operator converts its operand to Number type.</w:t>
      </w:r>
    </w:p>
    <w:p w14:paraId="187FCE5E" w14:textId="77777777" w:rsidR="00BC0A73" w:rsidRPr="003B4312" w:rsidRDefault="00BC0A73" w:rsidP="00BC0A73">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14:paraId="7A1CB74C" w14:textId="77777777" w:rsidR="004C02EF" w:rsidRPr="00675B74" w:rsidRDefault="004C02EF" w:rsidP="004C02EF">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bookmarkStart w:id="3223" w:name="_Toc382212532"/>
    </w:p>
    <w:p w14:paraId="3AB0E5EE" w14:textId="77777777"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3223"/>
      <w:r w:rsidRPr="00E77497">
        <w:t>.</w:t>
      </w:r>
      <w:bookmarkStart w:id="3224" w:name="_Toc382212533"/>
    </w:p>
    <w:p w14:paraId="2F71B719" w14:textId="77777777" w:rsidR="004C02EF" w:rsidRPr="00E77497" w:rsidRDefault="004C02EF" w:rsidP="00877B57">
      <w:pPr>
        <w:pStyle w:val="Alg3"/>
        <w:numPr>
          <w:ilvl w:val="0"/>
          <w:numId w:val="76"/>
        </w:numPr>
        <w:spacing w:after="220"/>
        <w:contextualSpacing/>
      </w:pPr>
      <w:bookmarkStart w:id="3225" w:name="_Toc382212534"/>
      <w:bookmarkEnd w:id="3224"/>
      <w:r w:rsidRPr="00E77497">
        <w:t>Return ToNumber(GetValue(</w:t>
      </w:r>
      <w:r w:rsidRPr="00E77497">
        <w:rPr>
          <w:i/>
        </w:rPr>
        <w:t>expr</w:t>
      </w:r>
      <w:r w:rsidRPr="00E77497">
        <w:t>)).</w:t>
      </w:r>
      <w:bookmarkStart w:id="3226" w:name="_Toc382212535"/>
      <w:bookmarkEnd w:id="3225"/>
    </w:p>
    <w:p w14:paraId="388A198B" w14:textId="77777777" w:rsidR="004C02EF" w:rsidRPr="00E77497" w:rsidRDefault="004C02EF" w:rsidP="00D148E9">
      <w:pPr>
        <w:pStyle w:val="30"/>
      </w:pPr>
      <w:bookmarkStart w:id="3227" w:name="_Toc385672202"/>
      <w:bookmarkStart w:id="3228" w:name="_Toc393690297"/>
      <w:bookmarkStart w:id="3229" w:name="_Toc472818837"/>
      <w:bookmarkStart w:id="3230" w:name="_Toc235503411"/>
      <w:bookmarkStart w:id="3231" w:name="_Toc241509186"/>
      <w:bookmarkStart w:id="3232" w:name="_Toc244416673"/>
      <w:bookmarkStart w:id="3233" w:name="_Toc276631037"/>
      <w:bookmarkStart w:id="3234" w:name="_Toc366141894"/>
      <w:bookmarkEnd w:id="3226"/>
      <w:r w:rsidRPr="00E77497">
        <w:t xml:space="preserve">Unary </w:t>
      </w:r>
      <w:r w:rsidRPr="00E77497">
        <w:rPr>
          <w:rFonts w:ascii="Courier New" w:hAnsi="Courier New"/>
          <w:sz w:val="22"/>
        </w:rPr>
        <w:t>-</w:t>
      </w:r>
      <w:r w:rsidRPr="00E77497">
        <w:t xml:space="preserve"> Operato</w:t>
      </w:r>
      <w:bookmarkEnd w:id="3227"/>
      <w:bookmarkEnd w:id="3228"/>
      <w:r w:rsidRPr="00E77497">
        <w:t>r</w:t>
      </w:r>
      <w:bookmarkEnd w:id="3229"/>
      <w:bookmarkEnd w:id="3230"/>
      <w:bookmarkEnd w:id="3231"/>
      <w:bookmarkEnd w:id="3232"/>
      <w:bookmarkEnd w:id="3233"/>
      <w:bookmarkEnd w:id="3234"/>
    </w:p>
    <w:p w14:paraId="2502ACB5" w14:textId="77777777" w:rsidR="004C02EF" w:rsidRPr="004D1BD1" w:rsidRDefault="00BC0A73" w:rsidP="004C02EF">
      <w:r w:rsidRPr="00E77497">
        <w:rPr>
          <w:sz w:val="18"/>
        </w:rPr>
        <w:t>NOTE</w:t>
      </w:r>
      <w:r w:rsidRPr="00E77497">
        <w:rPr>
          <w:sz w:val="18"/>
        </w:rPr>
        <w:tab/>
      </w:r>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r w:rsidRPr="0051483D">
        <w:rPr>
          <w:sz w:val="18"/>
        </w:rPr>
        <w:t xml:space="preserve">Negating </w:t>
      </w:r>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14:paraId="72A872F8" w14:textId="77777777" w:rsidR="00BC0A73" w:rsidRPr="008B7F6F" w:rsidRDefault="00BC0A73" w:rsidP="00BC0A73">
      <w:pPr>
        <w:keepNext/>
        <w:rPr>
          <w:rFonts w:ascii="Helvetica" w:hAnsi="Helvetica"/>
          <w:b/>
        </w:rPr>
      </w:pPr>
      <w:r w:rsidRPr="003B4312">
        <w:rPr>
          <w:rFonts w:ascii="Helvetica" w:hAnsi="Helvetica"/>
          <w:b/>
        </w:rPr>
        <w:t xml:space="preserve">Runtime Semantics: </w:t>
      </w:r>
      <w:r w:rsidRPr="003B4312">
        <w:rPr>
          <w:rFonts w:ascii="Helvetica" w:hAnsi="Helvetica"/>
          <w:b/>
          <w:spacing w:val="6"/>
        </w:rPr>
        <w:t>Evaluation</w:t>
      </w:r>
    </w:p>
    <w:p w14:paraId="434F7E6B" w14:textId="77777777" w:rsidR="004C02EF" w:rsidRPr="00E77497" w:rsidRDefault="004C02EF" w:rsidP="004C02EF">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bookmarkStart w:id="3235" w:name="_Toc382212536"/>
    </w:p>
    <w:p w14:paraId="5BB19F1E" w14:textId="77777777"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3235"/>
      <w:r w:rsidRPr="00E77497">
        <w:t>.</w:t>
      </w:r>
      <w:bookmarkStart w:id="3236" w:name="_Toc382212537"/>
    </w:p>
    <w:p w14:paraId="48323058" w14:textId="77777777" w:rsidR="004C02EF" w:rsidRPr="00E77497" w:rsidRDefault="004C02EF" w:rsidP="0051483D">
      <w:pPr>
        <w:pStyle w:val="Alg3"/>
        <w:numPr>
          <w:ilvl w:val="0"/>
          <w:numId w:val="77"/>
        </w:numPr>
        <w:contextualSpacing/>
      </w:pPr>
      <w:bookmarkStart w:id="3237" w:name="_Toc382212538"/>
      <w:bookmarkEnd w:id="3236"/>
      <w:r w:rsidRPr="00E77497">
        <w:t xml:space="preserve">Let </w:t>
      </w:r>
      <w:r w:rsidRPr="00E77497">
        <w:rPr>
          <w:i/>
        </w:rPr>
        <w:t>oldValue</w:t>
      </w:r>
      <w:r w:rsidRPr="00E77497">
        <w:t xml:space="preserve"> be ToNumber(GetValue(</w:t>
      </w:r>
      <w:r w:rsidRPr="00E77497">
        <w:rPr>
          <w:i/>
        </w:rPr>
        <w:t>expr</w:t>
      </w:r>
      <w:r w:rsidRPr="00E77497">
        <w:t>)).</w:t>
      </w:r>
      <w:bookmarkStart w:id="3238" w:name="_Toc382212539"/>
      <w:bookmarkEnd w:id="3237"/>
    </w:p>
    <w:p w14:paraId="48756FC4" w14:textId="77777777" w:rsidR="00855852" w:rsidRDefault="000C090B" w:rsidP="00855852">
      <w:pPr>
        <w:pStyle w:val="Alg4"/>
        <w:numPr>
          <w:ilvl w:val="0"/>
          <w:numId w:val="77"/>
        </w:numPr>
        <w:contextualSpacing/>
      </w:pPr>
      <w:r>
        <w:t>ReturnIfAbrupt(</w:t>
      </w:r>
      <w:r>
        <w:rPr>
          <w:i/>
        </w:rPr>
        <w:t>oldValue</w:t>
      </w:r>
      <w:r>
        <w:t>).</w:t>
      </w:r>
    </w:p>
    <w:p w14:paraId="5C4D9D33" w14:textId="77777777"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3238"/>
      <w:r w:rsidRPr="00E77497">
        <w:rPr>
          <w:b/>
        </w:rPr>
        <w:t>NaN</w:t>
      </w:r>
      <w:r w:rsidRPr="00E77497">
        <w:t>.</w:t>
      </w:r>
      <w:bookmarkStart w:id="3239" w:name="_Toc382212540"/>
    </w:p>
    <w:p w14:paraId="2894960E" w14:textId="77777777"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3239"/>
      <w:r w:rsidRPr="00E77497">
        <w:t>.</w:t>
      </w:r>
      <w:bookmarkStart w:id="3240" w:name="_Toc382212541"/>
    </w:p>
    <w:p w14:paraId="674D5978" w14:textId="77777777" w:rsidR="004C02EF" w:rsidRPr="00E77497" w:rsidRDefault="004C02EF" w:rsidP="00D148E9">
      <w:pPr>
        <w:pStyle w:val="30"/>
      </w:pPr>
      <w:bookmarkStart w:id="3241" w:name="_Toc375031178"/>
      <w:bookmarkStart w:id="3242" w:name="_Toc381513692"/>
      <w:bookmarkStart w:id="3243" w:name="_Toc382202845"/>
      <w:bookmarkStart w:id="3244" w:name="_Toc382212214"/>
      <w:bookmarkStart w:id="3245" w:name="_Toc382212542"/>
      <w:bookmarkStart w:id="3246" w:name="_Toc382291559"/>
      <w:bookmarkStart w:id="3247" w:name="_Toc385672203"/>
      <w:bookmarkStart w:id="3248" w:name="_Toc393690298"/>
      <w:bookmarkStart w:id="3249" w:name="_Toc472818838"/>
      <w:bookmarkStart w:id="3250" w:name="_Toc235503412"/>
      <w:bookmarkStart w:id="3251" w:name="_Toc241509187"/>
      <w:bookmarkStart w:id="3252" w:name="_Toc244416674"/>
      <w:bookmarkStart w:id="3253" w:name="_Toc276631038"/>
      <w:bookmarkStart w:id="3254" w:name="_Toc366141895"/>
      <w:bookmarkEnd w:id="3240"/>
      <w:r w:rsidRPr="00E77497">
        <w:t xml:space="preserve">Bitwise NOT Operator ( </w:t>
      </w:r>
      <w:r w:rsidRPr="00E77497">
        <w:rPr>
          <w:rFonts w:ascii="Courier New" w:hAnsi="Courier New"/>
        </w:rPr>
        <w:t>~</w:t>
      </w:r>
      <w:r w:rsidRPr="00E77497">
        <w:t xml:space="preserve"> </w:t>
      </w:r>
      <w:bookmarkStart w:id="3255" w:name="_Toc382202846"/>
      <w:bookmarkEnd w:id="3241"/>
      <w:bookmarkEnd w:id="3242"/>
      <w:bookmarkEnd w:id="3243"/>
      <w:bookmarkEnd w:id="3244"/>
      <w:bookmarkEnd w:id="3245"/>
      <w:bookmarkEnd w:id="3246"/>
      <w:bookmarkEnd w:id="3247"/>
      <w:bookmarkEnd w:id="3248"/>
      <w:bookmarkEnd w:id="3255"/>
      <w:r w:rsidRPr="00E77497">
        <w:t>)</w:t>
      </w:r>
      <w:bookmarkEnd w:id="3249"/>
      <w:bookmarkEnd w:id="3250"/>
      <w:bookmarkEnd w:id="3251"/>
      <w:bookmarkEnd w:id="3252"/>
      <w:bookmarkEnd w:id="3253"/>
      <w:bookmarkEnd w:id="3254"/>
    </w:p>
    <w:p w14:paraId="1D6E4E40" w14:textId="77777777"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2BBCB82E" w14:textId="77777777"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3256" w:name="_Toc382212543"/>
    </w:p>
    <w:p w14:paraId="01F288C4" w14:textId="77777777"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3256"/>
      <w:r w:rsidRPr="00E77497">
        <w:t>.</w:t>
      </w:r>
      <w:bookmarkStart w:id="3257" w:name="_Toc382212544"/>
    </w:p>
    <w:p w14:paraId="507588B1" w14:textId="77777777" w:rsidR="004C02EF" w:rsidRPr="00E77497" w:rsidRDefault="004C02EF" w:rsidP="0051483D">
      <w:pPr>
        <w:pStyle w:val="Alg3"/>
        <w:numPr>
          <w:ilvl w:val="0"/>
          <w:numId w:val="78"/>
        </w:numPr>
        <w:contextualSpacing/>
      </w:pPr>
      <w:bookmarkStart w:id="3258" w:name="_Toc382212545"/>
      <w:bookmarkEnd w:id="3257"/>
      <w:r w:rsidRPr="00E77497">
        <w:t xml:space="preserve">Let </w:t>
      </w:r>
      <w:r w:rsidRPr="00E77497">
        <w:rPr>
          <w:i/>
        </w:rPr>
        <w:t>oldValue</w:t>
      </w:r>
      <w:r w:rsidRPr="00E77497">
        <w:t xml:space="preserve"> be ToInt32(GetValue(</w:t>
      </w:r>
      <w:r w:rsidRPr="00E77497">
        <w:rPr>
          <w:i/>
        </w:rPr>
        <w:t>expr</w:t>
      </w:r>
      <w:r w:rsidRPr="00E77497">
        <w:t>))</w:t>
      </w:r>
      <w:bookmarkEnd w:id="3258"/>
      <w:r w:rsidRPr="00E77497">
        <w:t>.</w:t>
      </w:r>
      <w:bookmarkStart w:id="3259" w:name="_Toc382212546"/>
    </w:p>
    <w:p w14:paraId="4809BEB3" w14:textId="77777777" w:rsidR="00855852" w:rsidRDefault="000C090B" w:rsidP="00855852">
      <w:pPr>
        <w:pStyle w:val="Alg4"/>
        <w:numPr>
          <w:ilvl w:val="0"/>
          <w:numId w:val="78"/>
        </w:numPr>
        <w:contextualSpacing/>
      </w:pPr>
      <w:r>
        <w:t>ReturnIfAbrupt(</w:t>
      </w:r>
      <w:r>
        <w:rPr>
          <w:i/>
        </w:rPr>
        <w:t>oldValue</w:t>
      </w:r>
      <w:r>
        <w:t>).</w:t>
      </w:r>
    </w:p>
    <w:p w14:paraId="38E5C60C" w14:textId="77777777"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3259"/>
      <w:r w:rsidRPr="00E77497">
        <w:t>. The result is a signed 32-bit integer.</w:t>
      </w:r>
      <w:bookmarkStart w:id="3260" w:name="_Toc382212547"/>
    </w:p>
    <w:p w14:paraId="61EB9F36" w14:textId="77777777" w:rsidR="004C02EF" w:rsidRPr="00E77497" w:rsidRDefault="004C02EF" w:rsidP="00D148E9">
      <w:pPr>
        <w:pStyle w:val="30"/>
      </w:pPr>
      <w:bookmarkStart w:id="3261" w:name="_Toc375031179"/>
      <w:bookmarkStart w:id="3262" w:name="_Toc381513693"/>
      <w:bookmarkStart w:id="3263" w:name="_Toc382202847"/>
      <w:bookmarkStart w:id="3264" w:name="_Toc382212215"/>
      <w:bookmarkStart w:id="3265" w:name="_Toc382212548"/>
      <w:bookmarkStart w:id="3266" w:name="_Toc382291560"/>
      <w:bookmarkStart w:id="3267" w:name="_Toc385672204"/>
      <w:bookmarkStart w:id="3268" w:name="_Toc393690299"/>
      <w:bookmarkStart w:id="3269" w:name="_Toc472818839"/>
      <w:bookmarkStart w:id="3270" w:name="_Toc235503413"/>
      <w:bookmarkStart w:id="3271" w:name="_Toc241509188"/>
      <w:bookmarkStart w:id="3272" w:name="_Toc244416675"/>
      <w:bookmarkStart w:id="3273" w:name="_Toc276631039"/>
      <w:bookmarkStart w:id="3274" w:name="_Toc366141896"/>
      <w:bookmarkEnd w:id="3260"/>
      <w:r w:rsidRPr="00E77497">
        <w:t xml:space="preserve">Logical NOT Operator ( </w:t>
      </w:r>
      <w:r w:rsidRPr="00E77497">
        <w:rPr>
          <w:rFonts w:ascii="Courier New" w:hAnsi="Courier New"/>
        </w:rPr>
        <w:t>!</w:t>
      </w:r>
      <w:r w:rsidRPr="00E77497">
        <w:t xml:space="preserve"> </w:t>
      </w:r>
      <w:bookmarkStart w:id="3275" w:name="_Toc382202848"/>
      <w:bookmarkEnd w:id="3261"/>
      <w:bookmarkEnd w:id="3262"/>
      <w:bookmarkEnd w:id="3263"/>
      <w:bookmarkEnd w:id="3264"/>
      <w:bookmarkEnd w:id="3265"/>
      <w:bookmarkEnd w:id="3266"/>
      <w:bookmarkEnd w:id="3267"/>
      <w:bookmarkEnd w:id="3268"/>
      <w:bookmarkEnd w:id="3275"/>
      <w:r w:rsidRPr="00E77497">
        <w:t>)</w:t>
      </w:r>
      <w:bookmarkEnd w:id="3269"/>
      <w:bookmarkEnd w:id="3270"/>
      <w:bookmarkEnd w:id="3271"/>
      <w:bookmarkEnd w:id="3272"/>
      <w:bookmarkEnd w:id="3273"/>
      <w:bookmarkEnd w:id="3274"/>
    </w:p>
    <w:p w14:paraId="2747C731" w14:textId="77777777"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07B15DD9" w14:textId="77777777"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3276" w:name="_Toc382212549"/>
    </w:p>
    <w:p w14:paraId="3A6A0667" w14:textId="77777777"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3276"/>
      <w:r w:rsidRPr="00E77497">
        <w:t>.</w:t>
      </w:r>
      <w:bookmarkStart w:id="3277" w:name="_Toc382212550"/>
    </w:p>
    <w:p w14:paraId="10847C95" w14:textId="77777777" w:rsidR="004C02EF" w:rsidRPr="00E77497" w:rsidRDefault="004C02EF" w:rsidP="0051483D">
      <w:pPr>
        <w:pStyle w:val="Alg3"/>
        <w:numPr>
          <w:ilvl w:val="0"/>
          <w:numId w:val="79"/>
        </w:numPr>
        <w:contextualSpacing/>
      </w:pPr>
      <w:bookmarkStart w:id="3278" w:name="_Toc382212551"/>
      <w:bookmarkEnd w:id="3277"/>
      <w:r w:rsidRPr="00E77497">
        <w:t xml:space="preserve">Let </w:t>
      </w:r>
      <w:r w:rsidRPr="00E77497">
        <w:rPr>
          <w:i/>
        </w:rPr>
        <w:t>oldValue</w:t>
      </w:r>
      <w:r w:rsidRPr="00E77497">
        <w:t xml:space="preserve"> be ToBoolean(GetValue(</w:t>
      </w:r>
      <w:r w:rsidRPr="00E77497">
        <w:rPr>
          <w:i/>
        </w:rPr>
        <w:t>expr</w:t>
      </w:r>
      <w:r w:rsidRPr="00E77497">
        <w:t>))</w:t>
      </w:r>
      <w:bookmarkEnd w:id="3278"/>
      <w:r w:rsidRPr="00E77497">
        <w:t>.</w:t>
      </w:r>
      <w:bookmarkStart w:id="3279" w:name="_Toc382212552"/>
    </w:p>
    <w:p w14:paraId="45AC0777" w14:textId="77777777" w:rsidR="00855852" w:rsidRDefault="000C090B" w:rsidP="00855852">
      <w:pPr>
        <w:pStyle w:val="Alg4"/>
        <w:numPr>
          <w:ilvl w:val="0"/>
          <w:numId w:val="79"/>
        </w:numPr>
        <w:contextualSpacing/>
      </w:pPr>
      <w:r>
        <w:t>ReturnIfAbrupt(</w:t>
      </w:r>
      <w:r>
        <w:rPr>
          <w:i/>
        </w:rPr>
        <w:t>oldValue</w:t>
      </w:r>
      <w:r>
        <w:t>).</w:t>
      </w:r>
    </w:p>
    <w:p w14:paraId="73A747EE" w14:textId="77777777"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3279"/>
      <w:r w:rsidRPr="00E77497">
        <w:t>.</w:t>
      </w:r>
      <w:bookmarkStart w:id="3280" w:name="_Toc382212553"/>
    </w:p>
    <w:p w14:paraId="737F5E48" w14:textId="77777777"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3280"/>
      <w:r w:rsidRPr="00E77497">
        <w:t>.</w:t>
      </w:r>
      <w:bookmarkStart w:id="3281" w:name="_Toc375031180"/>
      <w:bookmarkStart w:id="3282" w:name="_Ref378390263"/>
      <w:bookmarkStart w:id="3283" w:name="_Toc381513694"/>
      <w:bookmarkStart w:id="3284" w:name="_Toc382202849"/>
      <w:bookmarkStart w:id="3285" w:name="_Toc382212216"/>
      <w:bookmarkStart w:id="3286" w:name="_Toc382212554"/>
      <w:bookmarkStart w:id="3287" w:name="_Toc382291561"/>
      <w:bookmarkStart w:id="3288" w:name="_Toc385672205"/>
      <w:bookmarkStart w:id="3289" w:name="_Toc393690300"/>
    </w:p>
    <w:p w14:paraId="7850F4DA" w14:textId="77777777" w:rsidR="004C02EF" w:rsidRPr="00E77497" w:rsidRDefault="004C02EF" w:rsidP="00D148E9">
      <w:pPr>
        <w:pStyle w:val="20"/>
      </w:pPr>
      <w:bookmarkStart w:id="3290" w:name="_Ref457437596"/>
      <w:bookmarkStart w:id="3291" w:name="_Toc472818840"/>
      <w:bookmarkStart w:id="3292" w:name="_Toc235503414"/>
      <w:bookmarkStart w:id="3293" w:name="_Toc241509189"/>
      <w:bookmarkStart w:id="3294" w:name="_Toc244416676"/>
      <w:bookmarkStart w:id="3295" w:name="_Toc276631040"/>
      <w:bookmarkStart w:id="3296" w:name="_Toc366141897"/>
      <w:r w:rsidRPr="00E77497">
        <w:t>Multiplicative Operator</w:t>
      </w:r>
      <w:bookmarkEnd w:id="3281"/>
      <w:bookmarkEnd w:id="3282"/>
      <w:bookmarkEnd w:id="3283"/>
      <w:bookmarkEnd w:id="3284"/>
      <w:bookmarkEnd w:id="3285"/>
      <w:bookmarkEnd w:id="3286"/>
      <w:bookmarkEnd w:id="3287"/>
      <w:bookmarkEnd w:id="3288"/>
      <w:bookmarkEnd w:id="3289"/>
      <w:r w:rsidRPr="00E77497">
        <w:t>s</w:t>
      </w:r>
      <w:bookmarkEnd w:id="3290"/>
      <w:bookmarkEnd w:id="3291"/>
      <w:bookmarkEnd w:id="3292"/>
      <w:bookmarkEnd w:id="3293"/>
      <w:bookmarkEnd w:id="3294"/>
      <w:bookmarkEnd w:id="3295"/>
      <w:bookmarkEnd w:id="3296"/>
    </w:p>
    <w:p w14:paraId="54CE4368" w14:textId="77777777" w:rsidR="004C02EF" w:rsidRPr="00E77497" w:rsidRDefault="004C02EF" w:rsidP="004C02EF">
      <w:pPr>
        <w:pStyle w:val="Syntax"/>
      </w:pPr>
      <w:r w:rsidRPr="00E77497">
        <w:t>Syntax</w:t>
      </w:r>
    </w:p>
    <w:p w14:paraId="07FCE27F" w14:textId="77777777" w:rsidR="004C02EF" w:rsidRPr="00E77497" w:rsidRDefault="004C02EF" w:rsidP="004C02EF">
      <w:pPr>
        <w:pStyle w:val="SyntaxRule"/>
      </w:pPr>
      <w:r w:rsidRPr="00E77497">
        <w:t xml:space="preserve">MultiplicativeExpression </w:t>
      </w:r>
      <w:r w:rsidRPr="00E77497">
        <w:rPr>
          <w:rFonts w:ascii="Arial" w:hAnsi="Arial"/>
          <w:b/>
          <w:i w:val="0"/>
        </w:rPr>
        <w:t>:</w:t>
      </w:r>
    </w:p>
    <w:p w14:paraId="0B89E354" w14:textId="77777777"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43E2C20A" w14:textId="77777777"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14:paraId="6D3AE022" w14:textId="77777777" w:rsidR="00A97CF5" w:rsidRPr="00E77497" w:rsidRDefault="00A97CF5" w:rsidP="00A97CF5">
      <w:pPr>
        <w:pStyle w:val="SyntaxRule"/>
      </w:pPr>
      <w:r w:rsidRPr="00E77497">
        <w:t xml:space="preserve">MultiplicativeExpression </w:t>
      </w:r>
      <w:r w:rsidRPr="00E77497">
        <w:rPr>
          <w:rFonts w:ascii="Arial" w:hAnsi="Arial"/>
          <w:b/>
          <w:i w:val="0"/>
        </w:rPr>
        <w:t>:</w:t>
      </w:r>
    </w:p>
    <w:p w14:paraId="06B564C7" w14:textId="77777777" w:rsidR="00A97CF5" w:rsidRPr="00E77497" w:rsidRDefault="00A97CF5" w:rsidP="00A97CF5">
      <w:pPr>
        <w:pStyle w:val="SyntaxDefinition"/>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77E7D379" w14:textId="77777777" w:rsidR="00A97CF5" w:rsidRPr="00E77497" w:rsidRDefault="00A97CF5" w:rsidP="00A97CF5">
      <w:pPr>
        <w:pStyle w:val="Alg4"/>
        <w:numPr>
          <w:ilvl w:val="0"/>
          <w:numId w:val="971"/>
        </w:numPr>
        <w:spacing w:after="220"/>
        <w:contextualSpacing/>
      </w:pPr>
      <w:r w:rsidRPr="00E77497">
        <w:t xml:space="preserve">Return </w:t>
      </w:r>
      <w:r w:rsidRPr="00BD6E56">
        <w:rPr>
          <w:b/>
        </w:rPr>
        <w:t>false</w:t>
      </w:r>
      <w:r w:rsidRPr="00E77497">
        <w:t>.</w:t>
      </w:r>
    </w:p>
    <w:p w14:paraId="13A8B71B" w14:textId="77777777"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4A853AE2" w14:textId="77777777"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3297" w:name="_Toc382212555"/>
    </w:p>
    <w:p w14:paraId="7430D327" w14:textId="77777777"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w:t>
      </w:r>
      <w:r w:rsidRPr="000A37B6">
        <w:rPr>
          <w:i/>
          <w:iCs/>
        </w:rPr>
        <w:t>MultiplicativeExpressio</w:t>
      </w:r>
      <w:bookmarkEnd w:id="3297"/>
      <w:r w:rsidRPr="000A37B6">
        <w:rPr>
          <w:i/>
          <w:iCs/>
        </w:rPr>
        <w:t>n</w:t>
      </w:r>
      <w:bookmarkStart w:id="3298" w:name="_Toc382212556"/>
      <w:r w:rsidRPr="00E77497">
        <w:t>.</w:t>
      </w:r>
    </w:p>
    <w:p w14:paraId="10218452" w14:textId="77777777"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3298"/>
      <w:r w:rsidRPr="00E77497">
        <w:t>)</w:t>
      </w:r>
      <w:bookmarkStart w:id="3299" w:name="_Toc382212557"/>
      <w:r w:rsidRPr="00E77497">
        <w:t>.</w:t>
      </w:r>
    </w:p>
    <w:p w14:paraId="70DDE8B8" w14:textId="77777777" w:rsidR="003B3A98" w:rsidRDefault="0056239B" w:rsidP="003B3A98">
      <w:pPr>
        <w:pStyle w:val="Alg4"/>
        <w:numPr>
          <w:ilvl w:val="0"/>
          <w:numId w:val="80"/>
        </w:numPr>
        <w:contextualSpacing/>
      </w:pPr>
      <w:r>
        <w:t>ReturnIfAbrupt(</w:t>
      </w:r>
      <w:r w:rsidR="00EA1B5F" w:rsidRPr="00E77497">
        <w:rPr>
          <w:i/>
        </w:rPr>
        <w:t>leftValue</w:t>
      </w:r>
      <w:r>
        <w:t>).</w:t>
      </w:r>
    </w:p>
    <w:p w14:paraId="0C35DE1F" w14:textId="77777777"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w:t>
      </w:r>
      <w:r w:rsidRPr="000A37B6">
        <w:rPr>
          <w:i/>
          <w:iCs/>
        </w:rPr>
        <w:t>UnaryExpressio</w:t>
      </w:r>
      <w:bookmarkEnd w:id="3299"/>
      <w:r w:rsidRPr="000A37B6">
        <w:rPr>
          <w:i/>
          <w:iCs/>
        </w:rPr>
        <w:t>n</w:t>
      </w:r>
      <w:bookmarkStart w:id="3300" w:name="_Toc382212558"/>
      <w:r w:rsidRPr="00E77497">
        <w:t>.</w:t>
      </w:r>
    </w:p>
    <w:p w14:paraId="099707BC" w14:textId="77777777"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3300"/>
      <w:r w:rsidRPr="00E77497">
        <w:t>)</w:t>
      </w:r>
      <w:bookmarkStart w:id="3301" w:name="_Toc382212559"/>
      <w:r w:rsidRPr="00E77497">
        <w:t>.</w:t>
      </w:r>
    </w:p>
    <w:p w14:paraId="02105AD1" w14:textId="77777777" w:rsidR="004C02EF" w:rsidRPr="00E77497" w:rsidRDefault="004C02EF" w:rsidP="00441AED">
      <w:pPr>
        <w:pStyle w:val="Alg4"/>
        <w:numPr>
          <w:ilvl w:val="0"/>
          <w:numId w:val="80"/>
        </w:numPr>
      </w:pPr>
      <w:r w:rsidRPr="00E77497">
        <w:t xml:space="preserve">Let </w:t>
      </w:r>
      <w:r w:rsidR="0034651E" w:rsidRPr="00E77497">
        <w:rPr>
          <w:i/>
        </w:rPr>
        <w:t>l</w:t>
      </w:r>
      <w:r w:rsidR="0034651E">
        <w:rPr>
          <w:i/>
        </w:rPr>
        <w:t>n</w:t>
      </w:r>
      <w:r w:rsidR="0034651E" w:rsidRPr="00E77497">
        <w:rPr>
          <w:i/>
        </w:rPr>
        <w:t>um</w:t>
      </w:r>
      <w:r w:rsidR="0034651E" w:rsidRPr="00E77497">
        <w:t xml:space="preserve"> </w:t>
      </w:r>
      <w:r w:rsidRPr="00E77497">
        <w:t>be ToNumber(</w:t>
      </w:r>
      <w:r w:rsidRPr="00E77497">
        <w:rPr>
          <w:i/>
        </w:rPr>
        <w:t>leftValue</w:t>
      </w:r>
      <w:bookmarkEnd w:id="3301"/>
      <w:r w:rsidRPr="00E77497">
        <w:t>)</w:t>
      </w:r>
      <w:bookmarkStart w:id="3302" w:name="_Toc382212560"/>
      <w:r w:rsidRPr="00E77497">
        <w:t>.</w:t>
      </w:r>
    </w:p>
    <w:p w14:paraId="4878BB26" w14:textId="77777777" w:rsidR="003B3A98" w:rsidRDefault="000C090B" w:rsidP="003B3A98">
      <w:pPr>
        <w:pStyle w:val="Alg4"/>
        <w:numPr>
          <w:ilvl w:val="0"/>
          <w:numId w:val="80"/>
        </w:numPr>
        <w:contextualSpacing/>
      </w:pPr>
      <w:r>
        <w:t>ReturnIfAbrupt(</w:t>
      </w:r>
      <w:r w:rsidRPr="00342FD6">
        <w:rPr>
          <w:i/>
        </w:rPr>
        <w:t>l</w:t>
      </w:r>
      <w:r w:rsidR="0034651E">
        <w:rPr>
          <w:i/>
        </w:rPr>
        <w:t>n</w:t>
      </w:r>
      <w:r>
        <w:rPr>
          <w:i/>
        </w:rPr>
        <w:t>u</w:t>
      </w:r>
      <w:r w:rsidR="00EA1B5F">
        <w:rPr>
          <w:i/>
        </w:rPr>
        <w:t>m</w:t>
      </w:r>
      <w:r>
        <w:t>).</w:t>
      </w:r>
    </w:p>
    <w:p w14:paraId="5AB075A0" w14:textId="77777777" w:rsidR="004C02EF" w:rsidRPr="00E77497" w:rsidRDefault="004C02EF" w:rsidP="00441AED">
      <w:pPr>
        <w:pStyle w:val="Alg4"/>
        <w:numPr>
          <w:ilvl w:val="0"/>
          <w:numId w:val="80"/>
        </w:numPr>
      </w:pPr>
      <w:r w:rsidRPr="00E77497">
        <w:t xml:space="preserve">Let </w:t>
      </w:r>
      <w:r w:rsidR="0034651E" w:rsidRPr="00E77497">
        <w:rPr>
          <w:i/>
        </w:rPr>
        <w:t>r</w:t>
      </w:r>
      <w:r w:rsidR="0034651E">
        <w:rPr>
          <w:i/>
        </w:rPr>
        <w:t>n</w:t>
      </w:r>
      <w:r w:rsidR="0034651E" w:rsidRPr="00E77497">
        <w:rPr>
          <w:i/>
        </w:rPr>
        <w:t>um</w:t>
      </w:r>
      <w:r w:rsidR="0034651E" w:rsidRPr="00E77497">
        <w:t xml:space="preserve"> </w:t>
      </w:r>
      <w:r w:rsidRPr="00E77497">
        <w:t>be ToNumber(</w:t>
      </w:r>
      <w:r w:rsidRPr="00E77497">
        <w:rPr>
          <w:i/>
        </w:rPr>
        <w:t>rightValue</w:t>
      </w:r>
      <w:bookmarkEnd w:id="3302"/>
      <w:r w:rsidRPr="00E77497">
        <w:t>)</w:t>
      </w:r>
      <w:bookmarkStart w:id="3303" w:name="_Toc382212561"/>
      <w:r w:rsidRPr="00E77497">
        <w:t>.</w:t>
      </w:r>
    </w:p>
    <w:p w14:paraId="3E9D5D48" w14:textId="77777777" w:rsidR="003B3A98" w:rsidRDefault="0034651E" w:rsidP="003B3A98">
      <w:pPr>
        <w:pStyle w:val="Alg4"/>
        <w:numPr>
          <w:ilvl w:val="0"/>
          <w:numId w:val="80"/>
        </w:numPr>
        <w:contextualSpacing/>
      </w:pPr>
      <w:r>
        <w:t>ReturnIfAbrupt(</w:t>
      </w:r>
      <w:r>
        <w:rPr>
          <w:i/>
        </w:rPr>
        <w:t>rnu</w:t>
      </w:r>
      <w:r w:rsidR="00EA1B5F">
        <w:rPr>
          <w:i/>
        </w:rPr>
        <w:t>m</w:t>
      </w:r>
      <w:r>
        <w:t>).</w:t>
      </w:r>
    </w:p>
    <w:p w14:paraId="36106B0C" w14:textId="77777777" w:rsidR="004C02EF" w:rsidRPr="004D1BD1" w:rsidRDefault="004C02EF" w:rsidP="00441AED">
      <w:pPr>
        <w:pStyle w:val="Alg4"/>
        <w:numPr>
          <w:ilvl w:val="0"/>
          <w:numId w:val="80"/>
        </w:numPr>
        <w:spacing w:after="220"/>
      </w:pPr>
      <w:r w:rsidRPr="00E77497">
        <w:t xml:space="preserve">Return the result of applying the specified operation (*, /, or %) to </w:t>
      </w:r>
      <w:r w:rsidR="0034651E" w:rsidRPr="00E77497">
        <w:rPr>
          <w:i/>
        </w:rPr>
        <w:t>l</w:t>
      </w:r>
      <w:r w:rsidR="0034651E">
        <w:rPr>
          <w:i/>
        </w:rPr>
        <w:t>n</w:t>
      </w:r>
      <w:r w:rsidR="0034651E" w:rsidRPr="00E77497">
        <w:rPr>
          <w:i/>
        </w:rPr>
        <w:t>um</w:t>
      </w:r>
      <w:r w:rsidR="0034651E" w:rsidRPr="00E77497">
        <w:t xml:space="preserve"> </w:t>
      </w:r>
      <w:r w:rsidRPr="00E77497">
        <w:t xml:space="preserve">and </w:t>
      </w:r>
      <w:r w:rsidR="0034651E" w:rsidRPr="00E77497">
        <w:rPr>
          <w:i/>
        </w:rPr>
        <w:t>r</w:t>
      </w:r>
      <w:r w:rsidR="0034651E">
        <w:rPr>
          <w:i/>
        </w:rPr>
        <w:t>n</w:t>
      </w:r>
      <w:r w:rsidR="0034651E" w:rsidRPr="00E77497">
        <w:rPr>
          <w:i/>
        </w:rPr>
        <w:t>um</w:t>
      </w:r>
      <w:r w:rsidRPr="00E77497">
        <w:t xml:space="preserve">. See the Notes below </w:t>
      </w:r>
      <w:r w:rsidR="00C04626">
        <w:fldChar w:fldCharType="begin"/>
      </w:r>
      <w:r w:rsidR="00C04626">
        <w:instrText xml:space="preserve"> REF _Ref365539820 \r \h </w:instrText>
      </w:r>
      <w:r w:rsidR="00C04626">
        <w:fldChar w:fldCharType="separate"/>
      </w:r>
      <w:r w:rsidR="00083CEC">
        <w:t>12.5.1</w:t>
      </w:r>
      <w:r w:rsidR="00C04626">
        <w:fldChar w:fldCharType="end"/>
      </w:r>
      <w:r w:rsidRPr="00E77497">
        <w:t xml:space="preserve">, </w:t>
      </w:r>
      <w:bookmarkEnd w:id="3303"/>
      <w:r w:rsidR="00C04626">
        <w:fldChar w:fldCharType="begin"/>
      </w:r>
      <w:r w:rsidR="00C04626">
        <w:instrText xml:space="preserve"> REF _Ref424535329 \r \h </w:instrText>
      </w:r>
      <w:r w:rsidR="00C04626">
        <w:fldChar w:fldCharType="separate"/>
      </w:r>
      <w:r w:rsidR="00083CEC">
        <w:t>12.5.2</w:t>
      </w:r>
      <w:r w:rsidR="00C04626">
        <w:fldChar w:fldCharType="end"/>
      </w:r>
      <w:r w:rsidRPr="00120381">
        <w:t xml:space="preserve">, </w:t>
      </w:r>
      <w:r w:rsidR="00C04626">
        <w:fldChar w:fldCharType="begin"/>
      </w:r>
      <w:r w:rsidR="00C04626">
        <w:instrText xml:space="preserve"> REF _Ref424535339 \r \h </w:instrText>
      </w:r>
      <w:r w:rsidR="00C04626">
        <w:fldChar w:fldCharType="separate"/>
      </w:r>
      <w:r w:rsidR="00083CEC">
        <w:t>12.5.3</w:t>
      </w:r>
      <w:r w:rsidR="00C04626">
        <w:fldChar w:fldCharType="end"/>
      </w:r>
      <w:bookmarkStart w:id="3304" w:name="_Toc382212562"/>
      <w:r w:rsidRPr="004D1BD1">
        <w:t>.</w:t>
      </w:r>
      <w:bookmarkStart w:id="3305" w:name="_Ref382715556"/>
      <w:bookmarkStart w:id="3306" w:name="_Toc385672206"/>
      <w:bookmarkStart w:id="3307" w:name="_Toc393690301"/>
      <w:bookmarkStart w:id="3308" w:name="_Ref424535318"/>
      <w:bookmarkStart w:id="3309" w:name="_Ref424667968"/>
      <w:bookmarkStart w:id="3310" w:name="_Toc472818841"/>
      <w:bookmarkEnd w:id="3304"/>
    </w:p>
    <w:p w14:paraId="2EE787AC" w14:textId="77777777" w:rsidR="004C02EF" w:rsidRPr="008B7F6F" w:rsidRDefault="004C02EF" w:rsidP="00D148E9">
      <w:pPr>
        <w:pStyle w:val="30"/>
      </w:pPr>
      <w:bookmarkStart w:id="3311" w:name="_Toc235503415"/>
      <w:bookmarkStart w:id="3312" w:name="_Toc241509190"/>
      <w:bookmarkStart w:id="3313" w:name="_Toc244416677"/>
      <w:bookmarkStart w:id="3314" w:name="_Toc276631041"/>
      <w:bookmarkStart w:id="3315" w:name="_Ref365539820"/>
      <w:bookmarkStart w:id="3316" w:name="_Toc366141898"/>
      <w:r w:rsidRPr="003B4312">
        <w:t xml:space="preserve">Applying the </w:t>
      </w:r>
      <w:r w:rsidRPr="003B4312">
        <w:rPr>
          <w:rFonts w:ascii="Courier New" w:hAnsi="Courier New"/>
        </w:rPr>
        <w:t>*</w:t>
      </w:r>
      <w:r w:rsidRPr="008B7F6F">
        <w:t xml:space="preserve"> Operato</w:t>
      </w:r>
      <w:bookmarkEnd w:id="3305"/>
      <w:bookmarkEnd w:id="3306"/>
      <w:bookmarkEnd w:id="3307"/>
      <w:r w:rsidRPr="008B7F6F">
        <w:t>r</w:t>
      </w:r>
      <w:bookmarkEnd w:id="3308"/>
      <w:bookmarkEnd w:id="3309"/>
      <w:bookmarkEnd w:id="3310"/>
      <w:bookmarkEnd w:id="3311"/>
      <w:bookmarkEnd w:id="3312"/>
      <w:bookmarkEnd w:id="3313"/>
      <w:bookmarkEnd w:id="3314"/>
      <w:bookmarkEnd w:id="3315"/>
      <w:bookmarkEnd w:id="3316"/>
    </w:p>
    <w:p w14:paraId="034CA2EF" w14:textId="77777777"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2E136F4F" w14:textId="77777777" w:rsidR="004C02EF" w:rsidRPr="00675B74" w:rsidRDefault="004C02EF" w:rsidP="004C02EF">
      <w:pPr>
        <w:spacing w:after="60"/>
      </w:pPr>
      <w:r w:rsidRPr="00B820AB">
        <w:t>The result of a floating-point multiplication is governed by the rules of IE</w:t>
      </w:r>
      <w:r w:rsidRPr="00675B74">
        <w:t>EE 754 binary double-precision arithmetic:</w:t>
      </w:r>
    </w:p>
    <w:p w14:paraId="3AA2044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748B6C8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23CED16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50453BE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0B18100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352C4AE4" w14:textId="77777777"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3317" w:name="_Ref382715602"/>
      <w:bookmarkStart w:id="3318" w:name="_Toc385672207"/>
      <w:bookmarkStart w:id="3319" w:name="_Toc393690302"/>
    </w:p>
    <w:p w14:paraId="7F41DEF2" w14:textId="77777777" w:rsidR="004C02EF" w:rsidRPr="00E77497" w:rsidRDefault="004C02EF" w:rsidP="00D148E9">
      <w:pPr>
        <w:pStyle w:val="30"/>
      </w:pPr>
      <w:bookmarkStart w:id="3320" w:name="_Ref424535329"/>
      <w:bookmarkStart w:id="3321" w:name="_Toc472818842"/>
      <w:bookmarkStart w:id="3322" w:name="_Toc235503416"/>
      <w:bookmarkStart w:id="3323" w:name="_Toc241509191"/>
      <w:bookmarkStart w:id="3324" w:name="_Toc244416678"/>
      <w:bookmarkStart w:id="3325" w:name="_Toc276631042"/>
      <w:bookmarkStart w:id="3326" w:name="_Toc366141899"/>
      <w:r w:rsidRPr="00E77497">
        <w:t xml:space="preserve">Applying the </w:t>
      </w:r>
      <w:r w:rsidRPr="00E77497">
        <w:rPr>
          <w:rFonts w:ascii="Courier New" w:hAnsi="Courier New"/>
        </w:rPr>
        <w:t>/</w:t>
      </w:r>
      <w:r w:rsidRPr="00E77497">
        <w:t xml:space="preserve"> Operato</w:t>
      </w:r>
      <w:bookmarkEnd w:id="3317"/>
      <w:bookmarkEnd w:id="3318"/>
      <w:bookmarkEnd w:id="3319"/>
      <w:r w:rsidRPr="00E77497">
        <w:t>r</w:t>
      </w:r>
      <w:bookmarkEnd w:id="3320"/>
      <w:bookmarkEnd w:id="3321"/>
      <w:bookmarkEnd w:id="3322"/>
      <w:bookmarkEnd w:id="3323"/>
      <w:bookmarkEnd w:id="3324"/>
      <w:bookmarkEnd w:id="3325"/>
      <w:bookmarkEnd w:id="3326"/>
    </w:p>
    <w:p w14:paraId="1D12ED1E" w14:textId="77777777"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7A1F4D7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1DEBEFE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7F60305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282B39E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14:paraId="1D58DA5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74BCEE6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14:paraId="0F12EB7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63E00C6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25495D0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3327" w:name="_Ref382715606"/>
      <w:bookmarkStart w:id="3328" w:name="_Toc385672208"/>
      <w:bookmarkStart w:id="3329" w:name="_Toc393690303"/>
    </w:p>
    <w:p w14:paraId="0A83C96A" w14:textId="77777777" w:rsidR="004C02EF" w:rsidRPr="00E77497" w:rsidRDefault="004C02EF" w:rsidP="00D148E9">
      <w:pPr>
        <w:pStyle w:val="30"/>
      </w:pPr>
      <w:bookmarkStart w:id="3330" w:name="_Ref424535339"/>
      <w:bookmarkStart w:id="3331" w:name="_Toc472818843"/>
      <w:bookmarkStart w:id="3332" w:name="_Toc235503417"/>
      <w:bookmarkStart w:id="3333" w:name="_Toc241509192"/>
      <w:bookmarkStart w:id="3334" w:name="_Toc244416679"/>
      <w:bookmarkStart w:id="3335" w:name="_Toc276631043"/>
      <w:bookmarkStart w:id="3336" w:name="_Toc366141900"/>
      <w:r w:rsidRPr="00E77497">
        <w:t xml:space="preserve">Applying the </w:t>
      </w:r>
      <w:r w:rsidRPr="00E77497">
        <w:rPr>
          <w:rFonts w:ascii="Courier New" w:hAnsi="Courier New"/>
        </w:rPr>
        <w:t>%</w:t>
      </w:r>
      <w:r w:rsidRPr="00E77497">
        <w:t xml:space="preserve"> Operato</w:t>
      </w:r>
      <w:bookmarkEnd w:id="3327"/>
      <w:bookmarkEnd w:id="3328"/>
      <w:bookmarkEnd w:id="3329"/>
      <w:r w:rsidRPr="00E77497">
        <w:t>r</w:t>
      </w:r>
      <w:bookmarkEnd w:id="3330"/>
      <w:bookmarkEnd w:id="3331"/>
      <w:bookmarkEnd w:id="3332"/>
      <w:bookmarkEnd w:id="3333"/>
      <w:bookmarkEnd w:id="3334"/>
      <w:bookmarkEnd w:id="3335"/>
      <w:bookmarkEnd w:id="3336"/>
    </w:p>
    <w:p w14:paraId="7CD2AD7D" w14:textId="77777777"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39568747" w14:textId="77777777"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14:paraId="479073CD" w14:textId="77777777"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0BB7647B" w14:textId="77777777" w:rsidR="004C02EF" w:rsidRPr="00E77497" w:rsidRDefault="004C02EF" w:rsidP="004C02EF">
      <w:pPr>
        <w:spacing w:after="60"/>
      </w:pPr>
      <w:r w:rsidRPr="00E77497">
        <w:t>The result of an ECMAScript floating-point remainder operation is determined by the rules of IEEE arithmetic:</w:t>
      </w:r>
    </w:p>
    <w:p w14:paraId="1596707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47655E65"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14:paraId="16E32861"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2390C2FE"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14:paraId="03955521"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14:paraId="12EF9813" w14:textId="77777777"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0CA9D684" w14:textId="77777777" w:rsidR="004C02EF" w:rsidRPr="00E77497" w:rsidRDefault="004C02EF" w:rsidP="00D148E9">
      <w:pPr>
        <w:pStyle w:val="20"/>
      </w:pPr>
      <w:bookmarkStart w:id="3337" w:name="_Hlt457723851"/>
      <w:bookmarkStart w:id="3338" w:name="_Ref457437597"/>
      <w:bookmarkStart w:id="3339" w:name="_Toc472818844"/>
      <w:bookmarkStart w:id="3340" w:name="_Toc235503418"/>
      <w:bookmarkStart w:id="3341" w:name="_Toc241509193"/>
      <w:bookmarkStart w:id="3342" w:name="_Toc244416680"/>
      <w:bookmarkStart w:id="3343" w:name="_Toc276631044"/>
      <w:bookmarkStart w:id="3344" w:name="_Toc366141901"/>
      <w:bookmarkEnd w:id="3337"/>
      <w:r w:rsidRPr="00E77497">
        <w:t>Additive Operators</w:t>
      </w:r>
      <w:bookmarkEnd w:id="3338"/>
      <w:bookmarkEnd w:id="3339"/>
      <w:bookmarkEnd w:id="3340"/>
      <w:bookmarkEnd w:id="3341"/>
      <w:bookmarkEnd w:id="3342"/>
      <w:bookmarkEnd w:id="3343"/>
      <w:bookmarkEnd w:id="3344"/>
    </w:p>
    <w:p w14:paraId="6A972F9C" w14:textId="77777777" w:rsidR="004C02EF" w:rsidRPr="00E77497" w:rsidRDefault="004C02EF" w:rsidP="004C02EF">
      <w:pPr>
        <w:pStyle w:val="Syntax"/>
      </w:pPr>
      <w:r w:rsidRPr="00E77497">
        <w:t>Syntax</w:t>
      </w:r>
    </w:p>
    <w:p w14:paraId="450A7393" w14:textId="77777777"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3D00AA91" w14:textId="77777777"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3345" w:name="_Toc375031182"/>
      <w:bookmarkStart w:id="3346" w:name="_Ref383834802"/>
      <w:bookmarkStart w:id="3347" w:name="_Ref384028360"/>
      <w:bookmarkStart w:id="3348" w:name="_Toc385672210"/>
      <w:bookmarkStart w:id="3349" w:name="_Toc393690305"/>
    </w:p>
    <w:p w14:paraId="5D9C402F" w14:textId="77777777" w:rsidR="00A97CF5" w:rsidRPr="00E77497" w:rsidRDefault="00A97CF5" w:rsidP="00A97CF5">
      <w:pPr>
        <w:rPr>
          <w:rFonts w:ascii="Helvetica" w:hAnsi="Helvetica"/>
          <w:b/>
        </w:rPr>
      </w:pPr>
      <w:bookmarkStart w:id="3350" w:name="_Toc472818845"/>
      <w:bookmarkStart w:id="3351" w:name="_Toc235503419"/>
      <w:bookmarkStart w:id="3352" w:name="_Toc241509194"/>
      <w:bookmarkStart w:id="3353" w:name="_Toc244416681"/>
      <w:bookmarkStart w:id="3354" w:name="_Toc276631045"/>
      <w:r w:rsidRPr="00E77497">
        <w:rPr>
          <w:rFonts w:ascii="Helvetica" w:hAnsi="Helvetica"/>
          <w:b/>
        </w:rPr>
        <w:t xml:space="preserve">Static Semantics:  </w:t>
      </w:r>
      <w:r w:rsidRPr="00BD6E56">
        <w:rPr>
          <w:rFonts w:ascii="Helvetica" w:hAnsi="Helvetica"/>
          <w:b/>
          <w:lang w:eastAsia="en-US"/>
        </w:rPr>
        <w:t>IsValidSimpleAssignmentTarget</w:t>
      </w:r>
    </w:p>
    <w:p w14:paraId="4E573E2A" w14:textId="77777777" w:rsidR="00A97CF5" w:rsidRPr="00E77497" w:rsidRDefault="00A97CF5" w:rsidP="00A97CF5">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03F8AB1A" w14:textId="77777777" w:rsidR="00A97CF5" w:rsidRPr="00E77497" w:rsidRDefault="00A97CF5" w:rsidP="00A97CF5">
      <w:pPr>
        <w:pStyle w:val="SyntaxDefinition"/>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14:paraId="75C8AFC0" w14:textId="77777777" w:rsidR="00A97CF5" w:rsidRPr="00E77497" w:rsidRDefault="00A97CF5" w:rsidP="00A97CF5">
      <w:pPr>
        <w:pStyle w:val="Alg4"/>
        <w:numPr>
          <w:ilvl w:val="0"/>
          <w:numId w:val="972"/>
        </w:numPr>
        <w:spacing w:after="220"/>
        <w:contextualSpacing/>
      </w:pPr>
      <w:r w:rsidRPr="00E77497">
        <w:t xml:space="preserve">Return </w:t>
      </w:r>
      <w:r w:rsidRPr="00BD6E56">
        <w:rPr>
          <w:b/>
        </w:rPr>
        <w:t>false</w:t>
      </w:r>
      <w:r w:rsidRPr="00E77497">
        <w:t>.</w:t>
      </w:r>
    </w:p>
    <w:p w14:paraId="2F0B5881" w14:textId="77777777" w:rsidR="004C02EF" w:rsidRPr="00E77497" w:rsidRDefault="004C02EF" w:rsidP="00D148E9">
      <w:pPr>
        <w:pStyle w:val="30"/>
      </w:pPr>
      <w:bookmarkStart w:id="3355" w:name="_Toc366141902"/>
      <w:r w:rsidRPr="00E77497">
        <w:t xml:space="preserve">The Addition operator ( </w:t>
      </w:r>
      <w:r w:rsidRPr="00E77497">
        <w:rPr>
          <w:rFonts w:ascii="Courier New" w:hAnsi="Courier New"/>
        </w:rPr>
        <w:t>+</w:t>
      </w:r>
      <w:r w:rsidRPr="00E77497">
        <w:t xml:space="preserve"> </w:t>
      </w:r>
      <w:bookmarkEnd w:id="3345"/>
      <w:bookmarkEnd w:id="3346"/>
      <w:bookmarkEnd w:id="3347"/>
      <w:bookmarkEnd w:id="3348"/>
      <w:bookmarkEnd w:id="3349"/>
      <w:r w:rsidRPr="00E77497">
        <w:t>)</w:t>
      </w:r>
      <w:bookmarkEnd w:id="3350"/>
      <w:bookmarkEnd w:id="3351"/>
      <w:bookmarkEnd w:id="3352"/>
      <w:bookmarkEnd w:id="3353"/>
      <w:bookmarkEnd w:id="3354"/>
      <w:bookmarkEnd w:id="3355"/>
    </w:p>
    <w:p w14:paraId="614F1B29" w14:textId="77777777" w:rsidR="004C02EF" w:rsidRPr="004D1BD1" w:rsidRDefault="00AF60D2" w:rsidP="00962DF2">
      <w:pPr>
        <w:pStyle w:val="Note"/>
      </w:pPr>
      <w:r w:rsidRPr="00E77497">
        <w:t>NOTE</w:t>
      </w:r>
      <w:r w:rsidRPr="00E77497">
        <w:tab/>
      </w:r>
      <w:r w:rsidR="004C02EF" w:rsidRPr="005D449B">
        <w:t>The addition operator either performs string concatenation or numeric addition.</w:t>
      </w:r>
    </w:p>
    <w:p w14:paraId="32D1ECFB" w14:textId="77777777" w:rsidR="00AF60D2" w:rsidRPr="008B7F6F" w:rsidRDefault="00AF60D2" w:rsidP="00AF60D2">
      <w:pPr>
        <w:keepNext/>
        <w:rPr>
          <w:rFonts w:ascii="Helvetica" w:hAnsi="Helvetica"/>
          <w:b/>
        </w:rPr>
      </w:pPr>
      <w:r w:rsidRPr="003B4312">
        <w:rPr>
          <w:rFonts w:ascii="Helvetica" w:hAnsi="Helvetica"/>
          <w:b/>
        </w:rPr>
        <w:t xml:space="preserve">Runtime Semantics: </w:t>
      </w:r>
      <w:r w:rsidRPr="003B4312">
        <w:rPr>
          <w:rFonts w:ascii="Helvetica" w:hAnsi="Helvetica"/>
          <w:b/>
          <w:spacing w:val="6"/>
        </w:rPr>
        <w:t>Evaluation</w:t>
      </w:r>
    </w:p>
    <w:p w14:paraId="3A7D210A" w14:textId="77777777" w:rsidR="004C02EF" w:rsidRPr="00E77497" w:rsidRDefault="004C02EF" w:rsidP="004C02EF">
      <w:pPr>
        <w:keepNext/>
      </w:pPr>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3356" w:name="_Toc382212564"/>
    </w:p>
    <w:p w14:paraId="6D695DE3" w14:textId="77777777"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w:t>
      </w:r>
      <w:r w:rsidRPr="000A37B6">
        <w:rPr>
          <w:i/>
          <w:iCs/>
        </w:rPr>
        <w:t>AdditiveExpression</w:t>
      </w:r>
      <w:bookmarkEnd w:id="3356"/>
      <w:r w:rsidRPr="00E77497">
        <w:t>.</w:t>
      </w:r>
      <w:bookmarkStart w:id="3357" w:name="_Toc382212565"/>
    </w:p>
    <w:p w14:paraId="7E43C4D2" w14:textId="77777777"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3357"/>
      <w:r w:rsidRPr="00E77497">
        <w:t>.</w:t>
      </w:r>
      <w:bookmarkStart w:id="3358" w:name="_Toc382212566"/>
    </w:p>
    <w:p w14:paraId="08E2BA22" w14:textId="77777777" w:rsidR="003B3A98" w:rsidRDefault="0056239B" w:rsidP="003B3A98">
      <w:pPr>
        <w:pStyle w:val="Alg4"/>
        <w:numPr>
          <w:ilvl w:val="0"/>
          <w:numId w:val="81"/>
        </w:numPr>
        <w:contextualSpacing/>
      </w:pPr>
      <w:r>
        <w:t>ReturnIfAbrupt(</w:t>
      </w:r>
      <w:r w:rsidRPr="00342FD6">
        <w:rPr>
          <w:i/>
        </w:rPr>
        <w:t>lval</w:t>
      </w:r>
      <w:r>
        <w:t>).</w:t>
      </w:r>
    </w:p>
    <w:p w14:paraId="7D0B57FB" w14:textId="77777777"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w:t>
      </w:r>
      <w:r w:rsidRPr="000A37B6">
        <w:rPr>
          <w:i/>
          <w:iCs/>
        </w:rPr>
        <w:t>MultiplicativeExpression</w:t>
      </w:r>
      <w:bookmarkEnd w:id="3358"/>
      <w:r w:rsidRPr="00E77497">
        <w:t>.</w:t>
      </w:r>
      <w:bookmarkStart w:id="3359" w:name="_Toc382212567"/>
    </w:p>
    <w:p w14:paraId="373B29C7" w14:textId="77777777"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3359"/>
      <w:r w:rsidRPr="00E77497">
        <w:t>.</w:t>
      </w:r>
      <w:bookmarkStart w:id="3360" w:name="_Toc382212568"/>
    </w:p>
    <w:p w14:paraId="73BE78DA" w14:textId="77777777" w:rsidR="003B3A98" w:rsidRDefault="000C090B" w:rsidP="003B3A98">
      <w:pPr>
        <w:pStyle w:val="Alg4"/>
        <w:numPr>
          <w:ilvl w:val="0"/>
          <w:numId w:val="81"/>
        </w:numPr>
        <w:contextualSpacing/>
      </w:pPr>
      <w:r>
        <w:t>ReturnIfAbrupt(</w:t>
      </w:r>
      <w:r>
        <w:rPr>
          <w:i/>
        </w:rPr>
        <w:t>r</w:t>
      </w:r>
      <w:r w:rsidRPr="00342FD6">
        <w:rPr>
          <w:i/>
        </w:rPr>
        <w:t>val</w:t>
      </w:r>
      <w:r>
        <w:t>).</w:t>
      </w:r>
    </w:p>
    <w:p w14:paraId="6D2F40EC" w14:textId="77777777"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3360"/>
      <w:r w:rsidRPr="00E77497">
        <w:t>.</w:t>
      </w:r>
      <w:bookmarkStart w:id="3361" w:name="_Toc382212569"/>
    </w:p>
    <w:p w14:paraId="48DA9625" w14:textId="77777777" w:rsidR="003B3A98" w:rsidRDefault="0034651E" w:rsidP="003B3A98">
      <w:pPr>
        <w:pStyle w:val="Alg4"/>
        <w:numPr>
          <w:ilvl w:val="0"/>
          <w:numId w:val="81"/>
        </w:numPr>
        <w:contextualSpacing/>
      </w:pPr>
      <w:r>
        <w:t>ReturnIfAbrupt(</w:t>
      </w:r>
      <w:r w:rsidRPr="00342FD6">
        <w:rPr>
          <w:i/>
        </w:rPr>
        <w:t>l</w:t>
      </w:r>
      <w:r>
        <w:rPr>
          <w:i/>
        </w:rPr>
        <w:t>prim</w:t>
      </w:r>
      <w:r>
        <w:t>).</w:t>
      </w:r>
    </w:p>
    <w:p w14:paraId="04BEDF63" w14:textId="77777777"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3361"/>
      <w:r w:rsidRPr="00E77497">
        <w:t>.</w:t>
      </w:r>
      <w:bookmarkStart w:id="3362" w:name="_Toc382212570"/>
    </w:p>
    <w:p w14:paraId="298C998E" w14:textId="77777777" w:rsidR="003B3A98" w:rsidRDefault="0034651E" w:rsidP="003B3A98">
      <w:pPr>
        <w:pStyle w:val="Alg4"/>
        <w:numPr>
          <w:ilvl w:val="0"/>
          <w:numId w:val="81"/>
        </w:numPr>
        <w:contextualSpacing/>
      </w:pPr>
      <w:r>
        <w:t>ReturnIfAbrupt(</w:t>
      </w:r>
      <w:r>
        <w:rPr>
          <w:i/>
        </w:rPr>
        <w:t>rprim</w:t>
      </w:r>
      <w:r>
        <w:t>).</w:t>
      </w:r>
    </w:p>
    <w:p w14:paraId="11EBA618" w14:textId="77777777"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3362"/>
      <w:r w:rsidRPr="00E77497">
        <w:t xml:space="preserve">then </w:t>
      </w:r>
      <w:bookmarkStart w:id="3363" w:name="_Toc382212571"/>
    </w:p>
    <w:p w14:paraId="184FA177" w14:textId="77777777"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41F2154B" w14:textId="77777777" w:rsidR="004C02EF" w:rsidRPr="00E77497" w:rsidRDefault="004C02EF" w:rsidP="00441AED">
      <w:pPr>
        <w:pStyle w:val="Alg4"/>
        <w:numPr>
          <w:ilvl w:val="0"/>
          <w:numId w:val="81"/>
        </w:numPr>
        <w:spacing w:after="120"/>
      </w:pPr>
      <w:bookmarkStart w:id="3364" w:name="_Toc382212574"/>
      <w:bookmarkEnd w:id="3363"/>
      <w:r w:rsidRPr="00E77497">
        <w:t>Return the result of applying the addition operation to ToNumber(</w:t>
      </w:r>
      <w:r w:rsidRPr="00E77497">
        <w:rPr>
          <w:i/>
        </w:rPr>
        <w:t>lprim</w:t>
      </w:r>
      <w:r w:rsidRPr="00E77497">
        <w:t>) and ToNumber(</w:t>
      </w:r>
      <w:r w:rsidRPr="00E77497">
        <w:rPr>
          <w:i/>
        </w:rPr>
        <w:t>rprim</w:t>
      </w:r>
      <w:r w:rsidRPr="00E77497">
        <w:t xml:space="preserve">). See the Note below </w:t>
      </w:r>
      <w:r w:rsidR="00C04626">
        <w:fldChar w:fldCharType="begin"/>
      </w:r>
      <w:r w:rsidR="00C04626">
        <w:instrText xml:space="preserve"> REF _Ref424533048 \r \h </w:instrText>
      </w:r>
      <w:r w:rsidR="00C04626">
        <w:fldChar w:fldCharType="separate"/>
      </w:r>
      <w:r w:rsidR="00083CEC">
        <w:t>12.6.3</w:t>
      </w:r>
      <w:r w:rsidR="00C04626">
        <w:fldChar w:fldCharType="end"/>
      </w:r>
      <w:bookmarkEnd w:id="3364"/>
      <w:r w:rsidRPr="00E77497">
        <w:t>.</w:t>
      </w:r>
      <w:bookmarkStart w:id="3365" w:name="_Toc382212575"/>
    </w:p>
    <w:bookmarkEnd w:id="3365"/>
    <w:p w14:paraId="7F27A786" w14:textId="77777777" w:rsidR="004C02EF" w:rsidRPr="00E77497" w:rsidRDefault="004C02EF" w:rsidP="00AC37E7">
      <w:pPr>
        <w:pStyle w:val="Note"/>
      </w:pPr>
      <w:r w:rsidRPr="00E77497">
        <w:t>NOTE 1</w:t>
      </w:r>
      <w:r w:rsidRPr="00E77497">
        <w:tab/>
        <w:t xml:space="preserve">No hint is provided in the calls to ToPrimitive in steps </w:t>
      </w:r>
      <w:r w:rsidR="00AC37E7">
        <w:t>7</w:t>
      </w:r>
      <w:r w:rsidR="00AC37E7" w:rsidRPr="00E77497">
        <w:t xml:space="preserve"> </w:t>
      </w:r>
      <w:r w:rsidRPr="00E77497">
        <w:t xml:space="preserve">and </w:t>
      </w:r>
      <w:r w:rsidR="00AC37E7">
        <w:t>9</w:t>
      </w:r>
      <w:r w:rsidRPr="00E77497">
        <w:t xml:space="preserve">. All </w:t>
      </w:r>
      <w:r w:rsidR="001A1BE6">
        <w:t>standard</w:t>
      </w:r>
      <w:r w:rsidR="001A1BE6" w:rsidRPr="00E77497">
        <w:t xml:space="preserve"> </w:t>
      </w:r>
      <w:r w:rsidRPr="00E77497">
        <w:t xml:space="preserve">ECMAScript objects except Date objects handle the absence of a hint as if the hint Number were given; Date objects handle the absence of a hint as if the hint String were given. </w:t>
      </w:r>
      <w:r w:rsidR="003D5776">
        <w:t>Exotic</w:t>
      </w:r>
      <w:r w:rsidR="003D5776" w:rsidRPr="00E77497">
        <w:t xml:space="preserve"> </w:t>
      </w:r>
      <w:r w:rsidRPr="00E77497">
        <w:t>objects may handle the absence of a hint in some other manner.</w:t>
      </w:r>
      <w:bookmarkStart w:id="3366" w:name="_Toc375031183"/>
      <w:bookmarkStart w:id="3367" w:name="_Toc381513696"/>
      <w:bookmarkStart w:id="3368" w:name="_Toc382202851"/>
      <w:bookmarkStart w:id="3369" w:name="_Toc382212218"/>
      <w:bookmarkStart w:id="3370" w:name="_Toc382212580"/>
      <w:bookmarkStart w:id="3371" w:name="_Toc382291563"/>
      <w:bookmarkStart w:id="3372" w:name="_Toc385672211"/>
      <w:bookmarkStart w:id="3373" w:name="_Toc393690306"/>
    </w:p>
    <w:p w14:paraId="2F52B23F" w14:textId="77777777" w:rsidR="004C02EF" w:rsidRPr="00E77497" w:rsidRDefault="004C02EF" w:rsidP="00AC37E7">
      <w:pPr>
        <w:pStyle w:val="Note"/>
      </w:pPr>
      <w:r w:rsidRPr="00E77497">
        <w:t>NOTE 2</w:t>
      </w:r>
      <w:r w:rsidRPr="00E77497">
        <w:tab/>
        <w:t xml:space="preserve">Step </w:t>
      </w:r>
      <w:r w:rsidR="00AC37E7">
        <w:t>11</w:t>
      </w:r>
      <w:r w:rsidR="00AC37E7" w:rsidRPr="00E77497">
        <w:t xml:space="preserve"> </w:t>
      </w:r>
      <w:r w:rsidRPr="00E77497">
        <w:t xml:space="preserve">differs from step </w:t>
      </w:r>
      <w:r w:rsidR="00AC37E7">
        <w:t>5</w:t>
      </w:r>
      <w:r w:rsidR="00AC37E7" w:rsidRPr="00E77497">
        <w:t xml:space="preserve"> </w:t>
      </w:r>
      <w:r w:rsidRPr="00E77497">
        <w:t xml:space="preserve">of the </w:t>
      </w:r>
      <w:r w:rsidR="00AC37E7">
        <w:t>Abstract Relational C</w:t>
      </w:r>
      <w:r w:rsidR="00AC37E7" w:rsidRPr="00E77497">
        <w:t xml:space="preserve">omparison </w:t>
      </w:r>
      <w:r w:rsidRPr="00E77497">
        <w:t>algorithm (</w:t>
      </w:r>
      <w:r w:rsidR="00CE51AB">
        <w:fldChar w:fldCharType="begin"/>
      </w:r>
      <w:r w:rsidR="00CE51AB">
        <w:instrText xml:space="preserve"> REF _Ref365540413 \r \h </w:instrText>
      </w:r>
      <w:r w:rsidR="00CE51AB">
        <w:fldChar w:fldCharType="separate"/>
      </w:r>
      <w:r w:rsidR="00083CEC">
        <w:t>7.2.8</w:t>
      </w:r>
      <w:r w:rsidR="00CE51AB">
        <w:fldChar w:fldCharType="end"/>
      </w:r>
      <w:r w:rsidRPr="00E77497">
        <w:t>), by using the logical-or operation instead of the logical-and operation.</w:t>
      </w:r>
    </w:p>
    <w:p w14:paraId="128CEA64" w14:textId="77777777" w:rsidR="004C02EF" w:rsidRPr="00E77497" w:rsidRDefault="004C02EF" w:rsidP="00D148E9">
      <w:pPr>
        <w:pStyle w:val="30"/>
      </w:pPr>
      <w:bookmarkStart w:id="3374" w:name="_Toc472818846"/>
      <w:bookmarkStart w:id="3375" w:name="_Toc235503420"/>
      <w:bookmarkStart w:id="3376" w:name="_Toc241509195"/>
      <w:bookmarkStart w:id="3377" w:name="_Toc244416682"/>
      <w:bookmarkStart w:id="3378" w:name="_Toc276631046"/>
      <w:bookmarkStart w:id="3379" w:name="_Toc366141903"/>
      <w:r w:rsidRPr="00E77497">
        <w:t xml:space="preserve">The Subtraction Operator ( </w:t>
      </w:r>
      <w:r w:rsidRPr="00E77497">
        <w:rPr>
          <w:rFonts w:ascii="Courier New" w:hAnsi="Courier New"/>
        </w:rPr>
        <w:t>-</w:t>
      </w:r>
      <w:r w:rsidRPr="00E77497">
        <w:t xml:space="preserve"> </w:t>
      </w:r>
      <w:bookmarkStart w:id="3380" w:name="_Toc382202852"/>
      <w:bookmarkEnd w:id="3366"/>
      <w:bookmarkEnd w:id="3367"/>
      <w:bookmarkEnd w:id="3368"/>
      <w:bookmarkEnd w:id="3369"/>
      <w:bookmarkEnd w:id="3370"/>
      <w:bookmarkEnd w:id="3371"/>
      <w:bookmarkEnd w:id="3372"/>
      <w:bookmarkEnd w:id="3373"/>
      <w:bookmarkEnd w:id="3380"/>
      <w:r w:rsidRPr="00E77497">
        <w:t>)</w:t>
      </w:r>
      <w:bookmarkEnd w:id="3374"/>
      <w:bookmarkEnd w:id="3375"/>
      <w:bookmarkEnd w:id="3376"/>
      <w:bookmarkEnd w:id="3377"/>
      <w:bookmarkEnd w:id="3378"/>
      <w:bookmarkEnd w:id="3379"/>
    </w:p>
    <w:p w14:paraId="4308A717" w14:textId="77777777" w:rsidR="00AF60D2" w:rsidRPr="00E77497" w:rsidRDefault="00AF60D2" w:rsidP="00AF60D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3DFEF000" w14:textId="77777777" w:rsidR="004C02EF" w:rsidRPr="00E77497" w:rsidRDefault="004C02EF" w:rsidP="004C02EF">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3381" w:name="_Toc382212581"/>
    </w:p>
    <w:p w14:paraId="784A1740" w14:textId="77777777"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w:t>
      </w:r>
      <w:r w:rsidRPr="000A37B6">
        <w:rPr>
          <w:i/>
          <w:iCs/>
        </w:rPr>
        <w:t>AdditiveExpression</w:t>
      </w:r>
      <w:bookmarkEnd w:id="3381"/>
      <w:r w:rsidRPr="00E77497">
        <w:t>.</w:t>
      </w:r>
      <w:bookmarkStart w:id="3382" w:name="_Toc382212582"/>
    </w:p>
    <w:p w14:paraId="4D6AD7A1" w14:textId="77777777"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3383" w:name="_Toc382212583"/>
      <w:bookmarkEnd w:id="3382"/>
    </w:p>
    <w:p w14:paraId="16DF0C30" w14:textId="77777777" w:rsidR="003258C2" w:rsidRDefault="0056239B" w:rsidP="00AE5A8E">
      <w:pPr>
        <w:pStyle w:val="Alg4"/>
        <w:numPr>
          <w:ilvl w:val="0"/>
          <w:numId w:val="82"/>
        </w:numPr>
        <w:contextualSpacing/>
      </w:pPr>
      <w:r>
        <w:t>ReturnIfAbrupt(</w:t>
      </w:r>
      <w:r w:rsidRPr="00342FD6">
        <w:rPr>
          <w:i/>
        </w:rPr>
        <w:t>lval</w:t>
      </w:r>
      <w:r>
        <w:t>)</w:t>
      </w:r>
      <w:r w:rsidR="00AE5A8E">
        <w:t>.</w:t>
      </w:r>
    </w:p>
    <w:p w14:paraId="05E358F8" w14:textId="77777777"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w:t>
      </w:r>
      <w:r w:rsidRPr="000A37B6">
        <w:rPr>
          <w:i/>
          <w:iCs/>
        </w:rPr>
        <w:t>MultiplicativeExpression</w:t>
      </w:r>
      <w:bookmarkEnd w:id="3383"/>
      <w:r w:rsidRPr="00E77497">
        <w:t>.</w:t>
      </w:r>
      <w:bookmarkStart w:id="3384" w:name="_Toc382212584"/>
    </w:p>
    <w:p w14:paraId="7DD8D92A" w14:textId="77777777"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3384"/>
      <w:r w:rsidRPr="00E77497">
        <w:t>.</w:t>
      </w:r>
      <w:bookmarkStart w:id="3385" w:name="_Toc382212585"/>
    </w:p>
    <w:p w14:paraId="03100D82" w14:textId="77777777" w:rsidR="003258C2" w:rsidRDefault="000C090B" w:rsidP="003258C2">
      <w:pPr>
        <w:pStyle w:val="Alg4"/>
        <w:numPr>
          <w:ilvl w:val="0"/>
          <w:numId w:val="82"/>
        </w:numPr>
        <w:contextualSpacing/>
      </w:pPr>
      <w:r>
        <w:t>ReturnIfAbrupt(</w:t>
      </w:r>
      <w:r>
        <w:rPr>
          <w:i/>
        </w:rPr>
        <w:t>r</w:t>
      </w:r>
      <w:r w:rsidRPr="00342FD6">
        <w:rPr>
          <w:i/>
        </w:rPr>
        <w:t>val</w:t>
      </w:r>
      <w:r>
        <w:t>).</w:t>
      </w:r>
    </w:p>
    <w:p w14:paraId="19E2E169" w14:textId="77777777"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3385"/>
      <w:r w:rsidRPr="00E77497">
        <w:t>.</w:t>
      </w:r>
      <w:bookmarkStart w:id="3386" w:name="_Toc382212586"/>
    </w:p>
    <w:p w14:paraId="2FEE40EE" w14:textId="77777777" w:rsidR="003258C2" w:rsidRDefault="000C090B" w:rsidP="003258C2">
      <w:pPr>
        <w:pStyle w:val="Alg4"/>
        <w:numPr>
          <w:ilvl w:val="0"/>
          <w:numId w:val="82"/>
        </w:numPr>
        <w:contextualSpacing/>
      </w:pPr>
      <w:r>
        <w:t>ReturnIfAbrupt(</w:t>
      </w:r>
      <w:r w:rsidRPr="000C090B">
        <w:rPr>
          <w:i/>
        </w:rPr>
        <w:t>l</w:t>
      </w:r>
      <w:r>
        <w:rPr>
          <w:i/>
        </w:rPr>
        <w:t>num</w:t>
      </w:r>
      <w:r>
        <w:t>).</w:t>
      </w:r>
    </w:p>
    <w:p w14:paraId="623DB563" w14:textId="77777777"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3387" w:name="_Toc382212587"/>
      <w:bookmarkEnd w:id="3386"/>
    </w:p>
    <w:p w14:paraId="74648961" w14:textId="77777777" w:rsidR="003258C2" w:rsidRDefault="000C090B" w:rsidP="003258C2">
      <w:pPr>
        <w:pStyle w:val="Alg4"/>
        <w:numPr>
          <w:ilvl w:val="0"/>
          <w:numId w:val="82"/>
        </w:numPr>
        <w:contextualSpacing/>
      </w:pPr>
      <w:r>
        <w:t>ReturnIfAbrupt(</w:t>
      </w:r>
      <w:r>
        <w:rPr>
          <w:i/>
        </w:rPr>
        <w:t>rnum</w:t>
      </w:r>
      <w:r>
        <w:t>).</w:t>
      </w:r>
    </w:p>
    <w:p w14:paraId="4FF73617" w14:textId="77777777"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xml:space="preserve">. See the note below </w:t>
      </w:r>
      <w:r w:rsidR="003D2603">
        <w:fldChar w:fldCharType="begin"/>
      </w:r>
      <w:r w:rsidR="003D2603">
        <w:instrText xml:space="preserve"> REF _Ref424533048 \r \h </w:instrText>
      </w:r>
      <w:r w:rsidR="003D2603">
        <w:fldChar w:fldCharType="separate"/>
      </w:r>
      <w:r w:rsidR="00083CEC">
        <w:t>12.6.3</w:t>
      </w:r>
      <w:r w:rsidR="003D2603">
        <w:fldChar w:fldCharType="end"/>
      </w:r>
      <w:bookmarkEnd w:id="3387"/>
      <w:r w:rsidRPr="00E77497">
        <w:t>.</w:t>
      </w:r>
      <w:bookmarkStart w:id="3388" w:name="_Toc382212588"/>
    </w:p>
    <w:p w14:paraId="59E2E0E7" w14:textId="77777777" w:rsidR="004C02EF" w:rsidRPr="00E77497" w:rsidRDefault="004C02EF" w:rsidP="00D148E9">
      <w:pPr>
        <w:pStyle w:val="30"/>
      </w:pPr>
      <w:bookmarkStart w:id="3389" w:name="_Ref383593633"/>
      <w:bookmarkStart w:id="3390" w:name="_Toc385672212"/>
      <w:bookmarkStart w:id="3391" w:name="_Toc393690307"/>
      <w:bookmarkStart w:id="3392" w:name="_Ref424533048"/>
      <w:bookmarkStart w:id="3393" w:name="_Ref424533073"/>
      <w:bookmarkStart w:id="3394" w:name="_Ref424533092"/>
      <w:bookmarkStart w:id="3395" w:name="_Ref424535393"/>
      <w:bookmarkStart w:id="3396" w:name="_Ref424535434"/>
      <w:bookmarkStart w:id="3397" w:name="_Ref424667869"/>
      <w:bookmarkStart w:id="3398" w:name="_Ref424667882"/>
      <w:bookmarkStart w:id="3399" w:name="_Ref424667915"/>
      <w:bookmarkStart w:id="3400" w:name="_Ref424667925"/>
      <w:bookmarkStart w:id="3401" w:name="_Ref424668007"/>
      <w:bookmarkStart w:id="3402" w:name="_Ref424668017"/>
      <w:bookmarkStart w:id="3403" w:name="_Toc472818847"/>
      <w:bookmarkStart w:id="3404" w:name="_Toc235503421"/>
      <w:bookmarkStart w:id="3405" w:name="_Toc241509196"/>
      <w:bookmarkStart w:id="3406" w:name="_Toc244416683"/>
      <w:bookmarkStart w:id="3407" w:name="_Toc276631047"/>
      <w:bookmarkStart w:id="3408" w:name="_Toc366141904"/>
      <w:bookmarkEnd w:id="3388"/>
      <w:r w:rsidRPr="00E77497">
        <w:t>Applying the Additive Operators to Number</w:t>
      </w:r>
      <w:bookmarkEnd w:id="3389"/>
      <w:bookmarkEnd w:id="3390"/>
      <w:bookmarkEnd w:id="3391"/>
      <w:r w:rsidRPr="00E77497">
        <w:t>s</w:t>
      </w:r>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p>
    <w:p w14:paraId="6FDAE1DF"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3B180DB1" w14:textId="77777777" w:rsidR="004C02EF" w:rsidRPr="00E77497" w:rsidRDefault="004C02EF" w:rsidP="004C02EF">
      <w:r w:rsidRPr="00E77497">
        <w:t>Addition is a commutative operation, but not always associative.</w:t>
      </w:r>
    </w:p>
    <w:p w14:paraId="24D20583" w14:textId="77777777" w:rsidR="004C02EF" w:rsidRPr="00E77497" w:rsidRDefault="004C02EF" w:rsidP="004C02EF">
      <w:pPr>
        <w:spacing w:after="60"/>
      </w:pPr>
      <w:r w:rsidRPr="00E77497">
        <w:t>The result of an addition is determined using the rules of IEEE 754 binary double-precision arithmetic:</w:t>
      </w:r>
    </w:p>
    <w:p w14:paraId="282A2DA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75257EC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3A7DC42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14:paraId="05DBE69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14:paraId="6028F196"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1DC8E81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14:paraId="3F7BFFE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131573C6" w14:textId="77777777"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39073C83" w14:textId="77777777" w:rsidR="004C02EF" w:rsidRPr="00E77497" w:rsidRDefault="003D2603">
      <w:pPr>
        <w:pStyle w:val="Note"/>
        <w:pPrChange w:id="3409" w:author="Rev 18 Allen Wirfs-Brock" w:date="2013-08-30T15:03:00Z">
          <w:pPr/>
        </w:pPrChange>
      </w:pPr>
      <w:ins w:id="3410" w:author="Rev 18 Allen Wirfs-Brock" w:date="2013-08-30T15:03:00Z">
        <w:r>
          <w:t>NOTE</w:t>
        </w:r>
        <w:r>
          <w:tab/>
        </w:r>
      </w:ins>
      <w:r w:rsidR="004C02EF" w:rsidRPr="00E77497">
        <w:t xml:space="preserve">The </w:t>
      </w:r>
      <w:r w:rsidR="004C02EF" w:rsidRPr="00E77497">
        <w:rPr>
          <w:rFonts w:ascii="Courier New" w:hAnsi="Courier New"/>
          <w:b/>
        </w:rPr>
        <w:t>-</w:t>
      </w:r>
      <w:r w:rsidR="004C02EF" w:rsidRPr="00E77497">
        <w:t xml:space="preserve"> operator performs subtraction when applied to two operands of numeric type, producing the difference of its operands; the left operand is the minuend and the right operand is the subtrahend. Given numeric operands </w:t>
      </w:r>
      <w:r w:rsidR="004C02EF" w:rsidRPr="00E77497">
        <w:rPr>
          <w:rFonts w:ascii="Times New Roman" w:hAnsi="Times New Roman"/>
          <w:i/>
        </w:rPr>
        <w:t>a</w:t>
      </w:r>
      <w:r w:rsidR="004C02EF" w:rsidRPr="00E77497">
        <w:t xml:space="preserve"> and </w:t>
      </w:r>
      <w:r w:rsidR="004C02EF" w:rsidRPr="00E77497">
        <w:rPr>
          <w:rFonts w:ascii="Times New Roman" w:hAnsi="Times New Roman"/>
          <w:i/>
        </w:rPr>
        <w:t>b</w:t>
      </w:r>
      <w:r w:rsidR="004C02EF" w:rsidRPr="00E77497">
        <w:t xml:space="preserve">, it is always the case that </w:t>
      </w:r>
      <w:r w:rsidR="004C02EF" w:rsidRPr="00E77497">
        <w:rPr>
          <w:rFonts w:ascii="Times New Roman" w:hAnsi="Times New Roman"/>
          <w:i/>
        </w:rPr>
        <w:t>a</w:t>
      </w:r>
      <w:r w:rsidR="004C02EF" w:rsidRPr="00E77497">
        <w:rPr>
          <w:rFonts w:ascii="Courier New" w:hAnsi="Courier New"/>
          <w:i/>
        </w:rPr>
        <w:t>–</w:t>
      </w:r>
      <w:r w:rsidR="004C02EF" w:rsidRPr="00E77497">
        <w:rPr>
          <w:rFonts w:ascii="Times New Roman" w:hAnsi="Times New Roman"/>
          <w:i/>
        </w:rPr>
        <w:t>b</w:t>
      </w:r>
      <w:r w:rsidR="004C02EF" w:rsidRPr="00E77497">
        <w:t xml:space="preserve"> produces the same result as </w:t>
      </w:r>
      <w:r w:rsidR="004C02EF" w:rsidRPr="00E77497">
        <w:rPr>
          <w:rFonts w:ascii="Times New Roman" w:hAnsi="Times New Roman"/>
          <w:i/>
        </w:rPr>
        <w:t xml:space="preserve">a </w:t>
      </w:r>
      <w:r w:rsidR="004C02EF" w:rsidRPr="00E77497">
        <w:rPr>
          <w:rFonts w:ascii="Courier New" w:hAnsi="Courier New"/>
          <w:i/>
        </w:rPr>
        <w:t>+(–</w:t>
      </w:r>
      <w:r w:rsidR="004C02EF" w:rsidRPr="00E77497">
        <w:rPr>
          <w:rFonts w:ascii="Times New Roman" w:hAnsi="Times New Roman"/>
          <w:i/>
        </w:rPr>
        <w:t>b</w:t>
      </w:r>
      <w:r w:rsidR="004C02EF" w:rsidRPr="00E77497">
        <w:rPr>
          <w:rFonts w:ascii="Courier New" w:hAnsi="Courier New"/>
          <w:i/>
        </w:rPr>
        <w:t>)</w:t>
      </w:r>
      <w:bookmarkStart w:id="3411" w:name="_Toc375031184"/>
      <w:bookmarkStart w:id="3412" w:name="_Ref381183061"/>
      <w:bookmarkStart w:id="3413" w:name="_Toc381513697"/>
      <w:bookmarkStart w:id="3414" w:name="_Toc382202853"/>
      <w:bookmarkStart w:id="3415" w:name="_Toc382212219"/>
      <w:bookmarkStart w:id="3416" w:name="_Toc382212589"/>
      <w:bookmarkStart w:id="3417" w:name="_Toc382291564"/>
      <w:bookmarkStart w:id="3418" w:name="_Toc385672213"/>
      <w:bookmarkStart w:id="3419" w:name="_Toc393690308"/>
      <w:r w:rsidR="004C02EF" w:rsidRPr="00E77497">
        <w:t>.</w:t>
      </w:r>
    </w:p>
    <w:p w14:paraId="65A92F4D" w14:textId="77777777" w:rsidR="004C02EF" w:rsidRPr="00E77497" w:rsidRDefault="004C02EF" w:rsidP="00D148E9">
      <w:pPr>
        <w:pStyle w:val="20"/>
      </w:pPr>
      <w:bookmarkStart w:id="3420" w:name="_Ref457437603"/>
      <w:bookmarkStart w:id="3421" w:name="_Ref457449400"/>
      <w:bookmarkStart w:id="3422" w:name="_Toc472818848"/>
      <w:bookmarkStart w:id="3423" w:name="_Toc235503422"/>
      <w:bookmarkStart w:id="3424" w:name="_Toc241509197"/>
      <w:bookmarkStart w:id="3425" w:name="_Toc244416684"/>
      <w:bookmarkStart w:id="3426" w:name="_Toc276631048"/>
      <w:bookmarkStart w:id="3427" w:name="_Toc366141905"/>
      <w:r w:rsidRPr="00E77497">
        <w:t>Bitwise Shift Operator</w:t>
      </w:r>
      <w:bookmarkStart w:id="3428" w:name="_Toc382202854"/>
      <w:bookmarkEnd w:id="3411"/>
      <w:bookmarkEnd w:id="3412"/>
      <w:bookmarkEnd w:id="3413"/>
      <w:bookmarkEnd w:id="3414"/>
      <w:bookmarkEnd w:id="3415"/>
      <w:bookmarkEnd w:id="3416"/>
      <w:bookmarkEnd w:id="3417"/>
      <w:bookmarkEnd w:id="3418"/>
      <w:bookmarkEnd w:id="3419"/>
      <w:bookmarkEnd w:id="3428"/>
      <w:r w:rsidRPr="00E77497">
        <w:t>s</w:t>
      </w:r>
      <w:bookmarkEnd w:id="3420"/>
      <w:bookmarkEnd w:id="3421"/>
      <w:bookmarkEnd w:id="3422"/>
      <w:bookmarkEnd w:id="3423"/>
      <w:bookmarkEnd w:id="3424"/>
      <w:bookmarkEnd w:id="3425"/>
      <w:bookmarkEnd w:id="3426"/>
      <w:bookmarkEnd w:id="3427"/>
    </w:p>
    <w:p w14:paraId="26888247" w14:textId="77777777" w:rsidR="004C02EF" w:rsidRPr="00E77497" w:rsidRDefault="004C02EF" w:rsidP="004C02EF">
      <w:pPr>
        <w:pStyle w:val="Syntax"/>
      </w:pPr>
      <w:r w:rsidRPr="00E77497">
        <w:t>Syntax</w:t>
      </w:r>
    </w:p>
    <w:p w14:paraId="5DFAA772" w14:textId="77777777"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73F6AF74" w14:textId="77777777"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3429" w:name="_Toc375031185"/>
      <w:bookmarkStart w:id="3430" w:name="_Ref378391230"/>
      <w:bookmarkStart w:id="3431" w:name="_Toc381513698"/>
      <w:bookmarkStart w:id="3432" w:name="_Toc382202855"/>
      <w:bookmarkStart w:id="3433" w:name="_Toc382212220"/>
      <w:bookmarkStart w:id="3434" w:name="_Toc382212590"/>
      <w:bookmarkStart w:id="3435" w:name="_Toc382291565"/>
      <w:bookmarkStart w:id="3436" w:name="_Toc385672214"/>
      <w:bookmarkStart w:id="3437" w:name="_Toc393690309"/>
    </w:p>
    <w:p w14:paraId="59B5FCAF" w14:textId="77777777" w:rsidR="00A97CF5" w:rsidRPr="00E77497" w:rsidRDefault="00A97CF5" w:rsidP="00A97CF5">
      <w:pPr>
        <w:rPr>
          <w:rFonts w:ascii="Helvetica" w:hAnsi="Helvetica"/>
          <w:b/>
        </w:rPr>
      </w:pPr>
      <w:bookmarkStart w:id="3438" w:name="_Toc472818849"/>
      <w:bookmarkStart w:id="3439" w:name="_Toc235503423"/>
      <w:bookmarkStart w:id="3440" w:name="_Toc241509198"/>
      <w:bookmarkStart w:id="3441" w:name="_Toc244416685"/>
      <w:bookmarkStart w:id="3442" w:name="_Toc276631049"/>
      <w:r w:rsidRPr="00E77497">
        <w:rPr>
          <w:rFonts w:ascii="Helvetica" w:hAnsi="Helvetica"/>
          <w:b/>
        </w:rPr>
        <w:t xml:space="preserve">Static Semantics:  </w:t>
      </w:r>
      <w:r w:rsidRPr="00BD6E56">
        <w:rPr>
          <w:rFonts w:ascii="Helvetica" w:hAnsi="Helvetica"/>
          <w:b/>
          <w:lang w:eastAsia="en-US"/>
        </w:rPr>
        <w:t>IsValidSimpleAssignmentTarget</w:t>
      </w:r>
    </w:p>
    <w:p w14:paraId="35ABB60B" w14:textId="77777777" w:rsidR="00A97CF5" w:rsidRPr="00E77497" w:rsidRDefault="00A97CF5" w:rsidP="00A97CF5">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17739020" w14:textId="77777777" w:rsidR="00A97CF5" w:rsidRPr="00E77497" w:rsidRDefault="00A97CF5" w:rsidP="00A97CF5">
      <w:pPr>
        <w:pStyle w:val="SyntaxDefinition"/>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14:paraId="476CE415" w14:textId="77777777" w:rsidR="00A97CF5" w:rsidRPr="00E77497" w:rsidRDefault="00A97CF5" w:rsidP="00A97CF5">
      <w:pPr>
        <w:pStyle w:val="Alg4"/>
        <w:numPr>
          <w:ilvl w:val="0"/>
          <w:numId w:val="973"/>
        </w:numPr>
        <w:spacing w:after="220"/>
        <w:contextualSpacing/>
      </w:pPr>
      <w:r w:rsidRPr="00E77497">
        <w:t xml:space="preserve">Return </w:t>
      </w:r>
      <w:r w:rsidRPr="00BD6E56">
        <w:rPr>
          <w:b/>
        </w:rPr>
        <w:t>false</w:t>
      </w:r>
      <w:r w:rsidRPr="00E77497">
        <w:t>.</w:t>
      </w:r>
    </w:p>
    <w:p w14:paraId="3776C5E8" w14:textId="77777777" w:rsidR="004C02EF" w:rsidRPr="00E77497" w:rsidRDefault="004C02EF" w:rsidP="00D148E9">
      <w:pPr>
        <w:pStyle w:val="30"/>
      </w:pPr>
      <w:bookmarkStart w:id="3443" w:name="_Toc366141906"/>
      <w:r w:rsidRPr="00E77497">
        <w:t xml:space="preserve">The Left Shift Operator ( </w:t>
      </w:r>
      <w:r w:rsidRPr="00E77497">
        <w:rPr>
          <w:rFonts w:ascii="Courier New" w:hAnsi="Courier New"/>
        </w:rPr>
        <w:t>&lt;&lt;</w:t>
      </w:r>
      <w:r w:rsidRPr="00E77497">
        <w:t xml:space="preserve"> </w:t>
      </w:r>
      <w:bookmarkStart w:id="3444" w:name="_Toc382202856"/>
      <w:bookmarkEnd w:id="3429"/>
      <w:bookmarkEnd w:id="3430"/>
      <w:bookmarkEnd w:id="3431"/>
      <w:bookmarkEnd w:id="3432"/>
      <w:bookmarkEnd w:id="3433"/>
      <w:bookmarkEnd w:id="3434"/>
      <w:bookmarkEnd w:id="3435"/>
      <w:bookmarkEnd w:id="3436"/>
      <w:bookmarkEnd w:id="3437"/>
      <w:bookmarkEnd w:id="3444"/>
      <w:r w:rsidRPr="00E77497">
        <w:t>)</w:t>
      </w:r>
      <w:bookmarkEnd w:id="3438"/>
      <w:bookmarkEnd w:id="3439"/>
      <w:bookmarkEnd w:id="3440"/>
      <w:bookmarkEnd w:id="3441"/>
      <w:bookmarkEnd w:id="3442"/>
      <w:bookmarkEnd w:id="3443"/>
    </w:p>
    <w:p w14:paraId="62932BAC" w14:textId="77777777" w:rsidR="004C02EF" w:rsidRPr="005D449B" w:rsidRDefault="009D1CDA" w:rsidP="00962DF2">
      <w:pPr>
        <w:pStyle w:val="Note"/>
      </w:pPr>
      <w:r w:rsidRPr="005D449B">
        <w:t>NOTE</w:t>
      </w:r>
      <w:r w:rsidRPr="005D449B">
        <w:tab/>
      </w:r>
      <w:r w:rsidR="004C02EF" w:rsidRPr="005D449B">
        <w:t>Performs a bitwise left shift operation on the left operand by the amount specified by the right operand.</w:t>
      </w:r>
    </w:p>
    <w:p w14:paraId="42FF4FE2" w14:textId="77777777"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14:paraId="57A8683E" w14:textId="77777777"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bookmarkStart w:id="3445" w:name="_Toc382212591"/>
    </w:p>
    <w:p w14:paraId="72B3F5E0" w14:textId="77777777"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3445"/>
      <w:r w:rsidRPr="00E77497">
        <w:t>.</w:t>
      </w:r>
      <w:bookmarkStart w:id="3446" w:name="_Toc382212592"/>
    </w:p>
    <w:p w14:paraId="7CEC8D07" w14:textId="77777777"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3446"/>
      <w:r w:rsidRPr="00E77497">
        <w:t>.</w:t>
      </w:r>
      <w:bookmarkStart w:id="3447" w:name="_Toc382212593"/>
    </w:p>
    <w:p w14:paraId="19EB5316" w14:textId="77777777" w:rsidR="003258C2" w:rsidRDefault="0056239B" w:rsidP="003258C2">
      <w:pPr>
        <w:pStyle w:val="Alg4"/>
        <w:numPr>
          <w:ilvl w:val="0"/>
          <w:numId w:val="83"/>
        </w:numPr>
        <w:contextualSpacing/>
      </w:pPr>
      <w:r>
        <w:t>ReturnIfAbrupt(</w:t>
      </w:r>
      <w:r w:rsidRPr="00342FD6">
        <w:rPr>
          <w:i/>
        </w:rPr>
        <w:t>lval</w:t>
      </w:r>
      <w:r>
        <w:t>).</w:t>
      </w:r>
    </w:p>
    <w:p w14:paraId="73DF2B1C" w14:textId="77777777"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3447"/>
      <w:r w:rsidRPr="00E77497">
        <w:t>.</w:t>
      </w:r>
      <w:bookmarkStart w:id="3448" w:name="_Toc382212594"/>
    </w:p>
    <w:p w14:paraId="5385D33F" w14:textId="77777777"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3449" w:name="_Toc382212595"/>
      <w:bookmarkEnd w:id="3448"/>
    </w:p>
    <w:p w14:paraId="5005FE50" w14:textId="77777777" w:rsidR="003258C2" w:rsidRDefault="000C090B" w:rsidP="003258C2">
      <w:pPr>
        <w:pStyle w:val="Alg4"/>
        <w:numPr>
          <w:ilvl w:val="0"/>
          <w:numId w:val="83"/>
        </w:numPr>
        <w:contextualSpacing/>
      </w:pPr>
      <w:r>
        <w:t>ReturnIfAbrupt(</w:t>
      </w:r>
      <w:r>
        <w:rPr>
          <w:i/>
        </w:rPr>
        <w:t>r</w:t>
      </w:r>
      <w:r w:rsidRPr="00342FD6">
        <w:rPr>
          <w:i/>
        </w:rPr>
        <w:t>val</w:t>
      </w:r>
      <w:r>
        <w:t>).</w:t>
      </w:r>
    </w:p>
    <w:p w14:paraId="10FA2885" w14:textId="77777777"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3449"/>
      <w:r w:rsidRPr="00E77497">
        <w:t>.</w:t>
      </w:r>
      <w:bookmarkStart w:id="3450" w:name="_Toc382212596"/>
    </w:p>
    <w:p w14:paraId="67F1278B" w14:textId="77777777" w:rsidR="003258C2" w:rsidRDefault="0034651E" w:rsidP="003258C2">
      <w:pPr>
        <w:pStyle w:val="Alg4"/>
        <w:numPr>
          <w:ilvl w:val="0"/>
          <w:numId w:val="83"/>
        </w:numPr>
        <w:contextualSpacing/>
      </w:pPr>
      <w:r>
        <w:t>ReturnIfAbrupt(</w:t>
      </w:r>
      <w:r w:rsidRPr="00342FD6">
        <w:rPr>
          <w:i/>
        </w:rPr>
        <w:t>l</w:t>
      </w:r>
      <w:r>
        <w:rPr>
          <w:i/>
        </w:rPr>
        <w:t>nu</w:t>
      </w:r>
      <w:r w:rsidR="00EA1B5F">
        <w:rPr>
          <w:i/>
        </w:rPr>
        <w:t>m</w:t>
      </w:r>
      <w:r>
        <w:t>).</w:t>
      </w:r>
    </w:p>
    <w:p w14:paraId="2986E64D" w14:textId="77777777"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3450"/>
      <w:r w:rsidRPr="00E77497">
        <w:t>.</w:t>
      </w:r>
      <w:bookmarkStart w:id="3451" w:name="_Toc382212597"/>
    </w:p>
    <w:p w14:paraId="373DD38B" w14:textId="77777777" w:rsidR="003258C2" w:rsidRDefault="0034651E" w:rsidP="003258C2">
      <w:pPr>
        <w:pStyle w:val="Alg4"/>
        <w:numPr>
          <w:ilvl w:val="0"/>
          <w:numId w:val="83"/>
        </w:numPr>
        <w:contextualSpacing/>
      </w:pPr>
      <w:r>
        <w:t>ReturnIfAbrupt(</w:t>
      </w:r>
      <w:r>
        <w:rPr>
          <w:i/>
        </w:rPr>
        <w:t>rnu</w:t>
      </w:r>
      <w:r w:rsidR="00EA1B5F">
        <w:rPr>
          <w:i/>
        </w:rPr>
        <w:t>m</w:t>
      </w:r>
      <w:r>
        <w:t>).</w:t>
      </w:r>
    </w:p>
    <w:p w14:paraId="59E93E7B" w14:textId="77777777"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3451"/>
      <w:r w:rsidRPr="00E77497">
        <w:t>.</w:t>
      </w:r>
      <w:bookmarkStart w:id="3452" w:name="_Toc382212598"/>
    </w:p>
    <w:p w14:paraId="640EDD5B" w14:textId="77777777"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3452"/>
      <w:r w:rsidRPr="00E77497">
        <w:t>.</w:t>
      </w:r>
      <w:bookmarkStart w:id="3453" w:name="_Toc382212599"/>
    </w:p>
    <w:p w14:paraId="294EE2BF" w14:textId="77777777" w:rsidR="004C02EF" w:rsidRPr="00E77497" w:rsidRDefault="004C02EF" w:rsidP="00D148E9">
      <w:pPr>
        <w:pStyle w:val="30"/>
      </w:pPr>
      <w:bookmarkStart w:id="3454" w:name="_Toc375031186"/>
      <w:bookmarkStart w:id="3455" w:name="_Toc381513699"/>
      <w:bookmarkStart w:id="3456" w:name="_Toc382202857"/>
      <w:bookmarkStart w:id="3457" w:name="_Toc382212221"/>
      <w:bookmarkStart w:id="3458" w:name="_Toc382212600"/>
      <w:bookmarkStart w:id="3459" w:name="_Toc382291566"/>
      <w:bookmarkStart w:id="3460" w:name="_Toc385672215"/>
      <w:bookmarkStart w:id="3461" w:name="_Toc393690310"/>
      <w:bookmarkStart w:id="3462" w:name="_Toc472818850"/>
      <w:bookmarkStart w:id="3463" w:name="_Toc235503424"/>
      <w:bookmarkStart w:id="3464" w:name="_Toc241509199"/>
      <w:bookmarkStart w:id="3465" w:name="_Toc244416686"/>
      <w:bookmarkStart w:id="3466" w:name="_Toc276631050"/>
      <w:bookmarkStart w:id="3467" w:name="_Toc366141907"/>
      <w:bookmarkEnd w:id="3453"/>
      <w:r w:rsidRPr="00E77497">
        <w:t xml:space="preserve">The Signed Right Shift Operator ( </w:t>
      </w:r>
      <w:r w:rsidRPr="00E77497">
        <w:rPr>
          <w:rFonts w:ascii="Courier New" w:hAnsi="Courier New"/>
        </w:rPr>
        <w:t>&gt;&gt;</w:t>
      </w:r>
      <w:r w:rsidRPr="00E77497">
        <w:t xml:space="preserve"> </w:t>
      </w:r>
      <w:bookmarkStart w:id="3468" w:name="_Toc382202858"/>
      <w:bookmarkEnd w:id="3454"/>
      <w:bookmarkEnd w:id="3455"/>
      <w:bookmarkEnd w:id="3456"/>
      <w:bookmarkEnd w:id="3457"/>
      <w:bookmarkEnd w:id="3458"/>
      <w:bookmarkEnd w:id="3459"/>
      <w:bookmarkEnd w:id="3460"/>
      <w:bookmarkEnd w:id="3461"/>
      <w:bookmarkEnd w:id="3468"/>
      <w:r w:rsidRPr="00E77497">
        <w:t>)</w:t>
      </w:r>
      <w:bookmarkEnd w:id="3462"/>
      <w:bookmarkEnd w:id="3463"/>
      <w:bookmarkEnd w:id="3464"/>
      <w:bookmarkEnd w:id="3465"/>
      <w:bookmarkEnd w:id="3466"/>
      <w:bookmarkEnd w:id="3467"/>
    </w:p>
    <w:p w14:paraId="525D886F" w14:textId="77777777" w:rsidR="004C02EF" w:rsidRPr="005D449B" w:rsidRDefault="009D1CDA" w:rsidP="00962DF2">
      <w:pPr>
        <w:pStyle w:val="Note"/>
      </w:pPr>
      <w:r w:rsidRPr="005D449B">
        <w:t>NOTE</w:t>
      </w:r>
      <w:r w:rsidRPr="005D449B">
        <w:tab/>
      </w:r>
      <w:r w:rsidR="004C02EF" w:rsidRPr="005D449B">
        <w:t>Performs a sign-filling bitwise right shift operation on the left operand by the amount specified by the right operand.</w:t>
      </w:r>
    </w:p>
    <w:p w14:paraId="6947FC5D" w14:textId="77777777"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14:paraId="09A96729" w14:textId="77777777"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bookmarkStart w:id="3469" w:name="_Toc382212601"/>
    </w:p>
    <w:p w14:paraId="42E74E89" w14:textId="77777777"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3469"/>
      <w:r w:rsidRPr="00E77497">
        <w:t>.</w:t>
      </w:r>
      <w:bookmarkStart w:id="3470" w:name="_Toc382212602"/>
    </w:p>
    <w:p w14:paraId="3EBCB1EA" w14:textId="77777777"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3471" w:name="_Toc382212603"/>
      <w:bookmarkEnd w:id="3470"/>
    </w:p>
    <w:p w14:paraId="6802372C" w14:textId="77777777" w:rsidR="003258C2" w:rsidRDefault="0056239B" w:rsidP="003258C2">
      <w:pPr>
        <w:pStyle w:val="Alg4"/>
        <w:numPr>
          <w:ilvl w:val="0"/>
          <w:numId w:val="84"/>
        </w:numPr>
        <w:contextualSpacing/>
      </w:pPr>
      <w:r>
        <w:t>ReturnIfAbrupt(</w:t>
      </w:r>
      <w:r w:rsidRPr="00342FD6">
        <w:rPr>
          <w:i/>
        </w:rPr>
        <w:t>lval</w:t>
      </w:r>
      <w:r>
        <w:t>).</w:t>
      </w:r>
    </w:p>
    <w:p w14:paraId="380B72AB" w14:textId="77777777"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3471"/>
      <w:r w:rsidRPr="00E77497">
        <w:t>.</w:t>
      </w:r>
      <w:bookmarkStart w:id="3472" w:name="_Toc382212604"/>
    </w:p>
    <w:p w14:paraId="2A3AE23D" w14:textId="77777777"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3473" w:name="_Toc382212605"/>
      <w:bookmarkEnd w:id="3472"/>
    </w:p>
    <w:p w14:paraId="30060904" w14:textId="77777777" w:rsidR="00722F95" w:rsidRDefault="000C090B" w:rsidP="00722F95">
      <w:pPr>
        <w:pStyle w:val="Alg4"/>
        <w:numPr>
          <w:ilvl w:val="0"/>
          <w:numId w:val="84"/>
        </w:numPr>
        <w:contextualSpacing/>
      </w:pPr>
      <w:r>
        <w:t>ReturnIfAbrupt(</w:t>
      </w:r>
      <w:r>
        <w:rPr>
          <w:i/>
        </w:rPr>
        <w:t>r</w:t>
      </w:r>
      <w:r w:rsidRPr="00342FD6">
        <w:rPr>
          <w:i/>
        </w:rPr>
        <w:t>val</w:t>
      </w:r>
      <w:r>
        <w:t>).</w:t>
      </w:r>
    </w:p>
    <w:p w14:paraId="7294A389" w14:textId="77777777"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3474" w:name="_Toc382212606"/>
      <w:bookmarkEnd w:id="3473"/>
    </w:p>
    <w:p w14:paraId="4B52AABE" w14:textId="77777777" w:rsidR="00CB6687" w:rsidRDefault="0034651E" w:rsidP="00CB6687">
      <w:pPr>
        <w:pStyle w:val="Alg4"/>
        <w:numPr>
          <w:ilvl w:val="0"/>
          <w:numId w:val="84"/>
        </w:numPr>
        <w:contextualSpacing/>
      </w:pPr>
      <w:r>
        <w:t>ReturnIfAbrupt(</w:t>
      </w:r>
      <w:r w:rsidRPr="00342FD6">
        <w:rPr>
          <w:i/>
        </w:rPr>
        <w:t>l</w:t>
      </w:r>
      <w:r>
        <w:rPr>
          <w:i/>
        </w:rPr>
        <w:t>nu</w:t>
      </w:r>
      <w:r w:rsidR="00EA1B5F">
        <w:rPr>
          <w:i/>
        </w:rPr>
        <w:t>m</w:t>
      </w:r>
      <w:r>
        <w:t>).</w:t>
      </w:r>
    </w:p>
    <w:p w14:paraId="3D6D0B1F" w14:textId="77777777"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3475" w:name="_Toc382212607"/>
      <w:bookmarkEnd w:id="3474"/>
    </w:p>
    <w:p w14:paraId="1B5084C6" w14:textId="77777777" w:rsidR="00CB6687" w:rsidRDefault="0034651E" w:rsidP="00CB6687">
      <w:pPr>
        <w:pStyle w:val="Alg4"/>
        <w:numPr>
          <w:ilvl w:val="0"/>
          <w:numId w:val="84"/>
        </w:numPr>
        <w:contextualSpacing/>
      </w:pPr>
      <w:r>
        <w:t>ReturnIfAbrupt(</w:t>
      </w:r>
      <w:r>
        <w:rPr>
          <w:i/>
        </w:rPr>
        <w:t>rnu</w:t>
      </w:r>
      <w:r w:rsidR="00EA1B5F">
        <w:rPr>
          <w:i/>
        </w:rPr>
        <w:t>m</w:t>
      </w:r>
      <w:r>
        <w:t>).</w:t>
      </w:r>
    </w:p>
    <w:p w14:paraId="7B02519B" w14:textId="77777777"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2301918F" w14:textId="77777777" w:rsidR="004C02EF" w:rsidRPr="00E77497" w:rsidRDefault="004C02EF" w:rsidP="00441AED">
      <w:pPr>
        <w:pStyle w:val="Alg4"/>
        <w:numPr>
          <w:ilvl w:val="0"/>
          <w:numId w:val="84"/>
        </w:numPr>
        <w:spacing w:after="240"/>
      </w:pPr>
      <w:bookmarkStart w:id="3476" w:name="_Toc382212608"/>
      <w:bookmarkEnd w:id="3475"/>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3476"/>
      <w:r w:rsidRPr="00E77497">
        <w:t>.</w:t>
      </w:r>
      <w:bookmarkStart w:id="3477" w:name="_Toc382212609"/>
    </w:p>
    <w:p w14:paraId="0E39E44F" w14:textId="77777777" w:rsidR="004C02EF" w:rsidRPr="00E77497" w:rsidRDefault="004C02EF" w:rsidP="00D148E9">
      <w:pPr>
        <w:pStyle w:val="30"/>
      </w:pPr>
      <w:bookmarkStart w:id="3478" w:name="_Toc375031187"/>
      <w:bookmarkStart w:id="3479" w:name="_Toc381513700"/>
      <w:bookmarkStart w:id="3480" w:name="_Toc382202859"/>
      <w:bookmarkStart w:id="3481" w:name="_Toc382212222"/>
      <w:bookmarkStart w:id="3482" w:name="_Toc382212610"/>
      <w:bookmarkStart w:id="3483" w:name="_Toc382291567"/>
      <w:bookmarkStart w:id="3484" w:name="_Toc385672216"/>
      <w:bookmarkStart w:id="3485" w:name="_Toc393690311"/>
      <w:bookmarkStart w:id="3486" w:name="_Toc472818851"/>
      <w:bookmarkStart w:id="3487" w:name="_Toc235503425"/>
      <w:bookmarkStart w:id="3488" w:name="_Toc241509200"/>
      <w:bookmarkStart w:id="3489" w:name="_Toc244416687"/>
      <w:bookmarkStart w:id="3490" w:name="_Toc276631051"/>
      <w:bookmarkStart w:id="3491" w:name="_Toc366141908"/>
      <w:bookmarkEnd w:id="3477"/>
      <w:r w:rsidRPr="00E77497">
        <w:t xml:space="preserve">The Unsigned Right Shift Operator ( </w:t>
      </w:r>
      <w:r w:rsidRPr="00E77497">
        <w:rPr>
          <w:rFonts w:ascii="Courier New" w:hAnsi="Courier New"/>
        </w:rPr>
        <w:t>&gt;&gt;&gt;</w:t>
      </w:r>
      <w:r w:rsidRPr="00E77497">
        <w:t xml:space="preserve"> </w:t>
      </w:r>
      <w:bookmarkStart w:id="3492" w:name="_Toc382202860"/>
      <w:bookmarkEnd w:id="3478"/>
      <w:bookmarkEnd w:id="3479"/>
      <w:bookmarkEnd w:id="3480"/>
      <w:bookmarkEnd w:id="3481"/>
      <w:bookmarkEnd w:id="3482"/>
      <w:bookmarkEnd w:id="3483"/>
      <w:bookmarkEnd w:id="3484"/>
      <w:bookmarkEnd w:id="3485"/>
      <w:bookmarkEnd w:id="3492"/>
      <w:r w:rsidRPr="00E77497">
        <w:t>)</w:t>
      </w:r>
      <w:bookmarkEnd w:id="3486"/>
      <w:bookmarkEnd w:id="3487"/>
      <w:bookmarkEnd w:id="3488"/>
      <w:bookmarkEnd w:id="3489"/>
      <w:bookmarkEnd w:id="3490"/>
      <w:bookmarkEnd w:id="3491"/>
    </w:p>
    <w:p w14:paraId="5DF85781" w14:textId="77777777" w:rsidR="004C02EF" w:rsidRPr="005D449B" w:rsidRDefault="009D1CDA" w:rsidP="00962DF2">
      <w:pPr>
        <w:pStyle w:val="Note"/>
      </w:pPr>
      <w:r w:rsidRPr="005D449B">
        <w:t>NOTE</w:t>
      </w:r>
      <w:r w:rsidRPr="005D449B">
        <w:tab/>
      </w:r>
      <w:r w:rsidR="004C02EF" w:rsidRPr="005D449B">
        <w:t>Performs a zero-filling bitwise right shift operation on the left operand by the amount specified by the right operand.</w:t>
      </w:r>
    </w:p>
    <w:p w14:paraId="1B41E188" w14:textId="77777777"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14:paraId="4975E6F0" w14:textId="77777777"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bookmarkStart w:id="3493" w:name="_Toc382212611"/>
    </w:p>
    <w:p w14:paraId="4B29586F" w14:textId="77777777"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3493"/>
      <w:r w:rsidRPr="00E77497">
        <w:t>.</w:t>
      </w:r>
      <w:bookmarkStart w:id="3494" w:name="_Toc382212612"/>
    </w:p>
    <w:p w14:paraId="0C326C99" w14:textId="77777777"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3495" w:name="_Toc382212613"/>
      <w:bookmarkEnd w:id="3494"/>
    </w:p>
    <w:p w14:paraId="057CEDFF" w14:textId="77777777" w:rsidR="003258C2" w:rsidRDefault="0056239B" w:rsidP="003258C2">
      <w:pPr>
        <w:pStyle w:val="Alg4"/>
        <w:numPr>
          <w:ilvl w:val="0"/>
          <w:numId w:val="85"/>
        </w:numPr>
        <w:contextualSpacing/>
      </w:pPr>
      <w:r>
        <w:t>ReturnIfAbrupt(</w:t>
      </w:r>
      <w:r w:rsidRPr="00342FD6">
        <w:rPr>
          <w:i/>
        </w:rPr>
        <w:t>lval</w:t>
      </w:r>
      <w:r>
        <w:t>).</w:t>
      </w:r>
    </w:p>
    <w:p w14:paraId="24C2FCE5" w14:textId="77777777"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3495"/>
      <w:r w:rsidRPr="00E77497">
        <w:t>.</w:t>
      </w:r>
      <w:bookmarkStart w:id="3496" w:name="_Toc382212614"/>
    </w:p>
    <w:p w14:paraId="676CABF0" w14:textId="77777777"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3497" w:name="_Toc382212615"/>
      <w:bookmarkEnd w:id="3496"/>
    </w:p>
    <w:p w14:paraId="4F0D12B8" w14:textId="77777777" w:rsidR="00722F95" w:rsidRDefault="000C090B" w:rsidP="00722F95">
      <w:pPr>
        <w:pStyle w:val="Alg4"/>
        <w:numPr>
          <w:ilvl w:val="0"/>
          <w:numId w:val="85"/>
        </w:numPr>
        <w:contextualSpacing/>
      </w:pPr>
      <w:r>
        <w:t>ReturnIfAbrupt(</w:t>
      </w:r>
      <w:r>
        <w:rPr>
          <w:i/>
        </w:rPr>
        <w:t>r</w:t>
      </w:r>
      <w:r w:rsidRPr="00342FD6">
        <w:rPr>
          <w:i/>
        </w:rPr>
        <w:t>val</w:t>
      </w:r>
      <w:r>
        <w:t>).</w:t>
      </w:r>
    </w:p>
    <w:p w14:paraId="4393F256" w14:textId="77777777"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3498" w:name="_Toc382212616"/>
      <w:bookmarkEnd w:id="3497"/>
    </w:p>
    <w:p w14:paraId="1DC4B0C0" w14:textId="77777777" w:rsidR="00CB6687" w:rsidRDefault="0034651E" w:rsidP="00CB6687">
      <w:pPr>
        <w:pStyle w:val="Alg4"/>
        <w:numPr>
          <w:ilvl w:val="0"/>
          <w:numId w:val="85"/>
        </w:numPr>
        <w:contextualSpacing/>
      </w:pPr>
      <w:r>
        <w:t>ReturnIfAbrupt(</w:t>
      </w:r>
      <w:r w:rsidRPr="00342FD6">
        <w:rPr>
          <w:i/>
        </w:rPr>
        <w:t>l</w:t>
      </w:r>
      <w:r>
        <w:rPr>
          <w:i/>
        </w:rPr>
        <w:t>nu</w:t>
      </w:r>
      <w:r w:rsidR="00EA1B5F">
        <w:rPr>
          <w:i/>
        </w:rPr>
        <w:t>m</w:t>
      </w:r>
      <w:r>
        <w:t>).</w:t>
      </w:r>
    </w:p>
    <w:p w14:paraId="1DBD719F" w14:textId="77777777"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3499" w:name="_Toc382212617"/>
      <w:bookmarkEnd w:id="3498"/>
    </w:p>
    <w:p w14:paraId="07BC9943" w14:textId="77777777" w:rsidR="00CB6687" w:rsidRDefault="0034651E" w:rsidP="00CB6687">
      <w:pPr>
        <w:pStyle w:val="Alg4"/>
        <w:numPr>
          <w:ilvl w:val="0"/>
          <w:numId w:val="85"/>
        </w:numPr>
        <w:contextualSpacing/>
      </w:pPr>
      <w:r>
        <w:t>ReturnIfAbrupt(</w:t>
      </w:r>
      <w:r>
        <w:rPr>
          <w:i/>
        </w:rPr>
        <w:t>rnu</w:t>
      </w:r>
      <w:r w:rsidR="00EA1B5F">
        <w:rPr>
          <w:i/>
        </w:rPr>
        <w:t>m</w:t>
      </w:r>
      <w:r>
        <w:t>).</w:t>
      </w:r>
    </w:p>
    <w:p w14:paraId="6950512A" w14:textId="77777777"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3500" w:name="_Toc382212618"/>
      <w:bookmarkEnd w:id="3499"/>
    </w:p>
    <w:p w14:paraId="4946B071" w14:textId="77777777"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3500"/>
      <w:r w:rsidRPr="00E77497">
        <w:t>.</w:t>
      </w:r>
      <w:bookmarkStart w:id="3501" w:name="_Toc382212619"/>
    </w:p>
    <w:p w14:paraId="37EBC661" w14:textId="77777777" w:rsidR="004C02EF" w:rsidRPr="00E77497" w:rsidRDefault="004C02EF" w:rsidP="00D148E9">
      <w:pPr>
        <w:pStyle w:val="20"/>
      </w:pPr>
      <w:bookmarkStart w:id="3502" w:name="_Toc382202861"/>
      <w:bookmarkStart w:id="3503" w:name="_Toc382212223"/>
      <w:bookmarkStart w:id="3504" w:name="_Toc382212620"/>
      <w:bookmarkStart w:id="3505" w:name="_Toc382291568"/>
      <w:bookmarkStart w:id="3506" w:name="_Toc385672217"/>
      <w:bookmarkStart w:id="3507" w:name="_Toc393690312"/>
      <w:bookmarkStart w:id="3508" w:name="_Ref440438334"/>
      <w:bookmarkStart w:id="3509" w:name="_Toc472818852"/>
      <w:bookmarkStart w:id="3510" w:name="_Toc235503426"/>
      <w:bookmarkStart w:id="3511" w:name="_Toc241509201"/>
      <w:bookmarkStart w:id="3512" w:name="_Toc244416688"/>
      <w:bookmarkStart w:id="3513" w:name="_Toc276631052"/>
      <w:bookmarkStart w:id="3514" w:name="_Toc366141909"/>
      <w:bookmarkEnd w:id="3501"/>
      <w:r w:rsidRPr="00E77497">
        <w:t>Relational Operator</w:t>
      </w:r>
      <w:bookmarkStart w:id="3515" w:name="_Toc382202862"/>
      <w:bookmarkEnd w:id="3502"/>
      <w:bookmarkEnd w:id="3503"/>
      <w:bookmarkEnd w:id="3504"/>
      <w:bookmarkEnd w:id="3505"/>
      <w:bookmarkEnd w:id="3506"/>
      <w:bookmarkEnd w:id="3507"/>
      <w:bookmarkEnd w:id="3515"/>
      <w:r w:rsidRPr="00E77497">
        <w:t>s</w:t>
      </w:r>
      <w:bookmarkEnd w:id="3508"/>
      <w:bookmarkEnd w:id="3509"/>
      <w:bookmarkEnd w:id="3510"/>
      <w:bookmarkEnd w:id="3511"/>
      <w:bookmarkEnd w:id="3512"/>
      <w:bookmarkEnd w:id="3513"/>
      <w:bookmarkEnd w:id="3514"/>
    </w:p>
    <w:p w14:paraId="6B263D38" w14:textId="77777777" w:rsidR="00AA0621" w:rsidRPr="005D449B" w:rsidRDefault="00AA0621" w:rsidP="00962DF2">
      <w:pPr>
        <w:pStyle w:val="Note"/>
      </w:pPr>
      <w:r w:rsidRPr="005D449B">
        <w:t>NOTE</w:t>
      </w:r>
      <w:r w:rsidRPr="005D449B">
        <w:tab/>
        <w:t>The result of evaluating a relational operator is always of type Boolean, reflecting whether the relationship named by the operator holds between its two operands.</w:t>
      </w:r>
    </w:p>
    <w:p w14:paraId="35078036" w14:textId="77777777" w:rsidR="004C02EF" w:rsidRPr="003B4312" w:rsidRDefault="004C02EF" w:rsidP="004C02EF">
      <w:pPr>
        <w:pStyle w:val="Syntax"/>
      </w:pPr>
      <w:r w:rsidRPr="004D1BD1">
        <w:t>Syntax</w:t>
      </w:r>
    </w:p>
    <w:p w14:paraId="7BCE5C9F" w14:textId="77777777"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36C44B21" w14:textId="77777777"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23830523" w14:textId="77777777"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14:paraId="7468C283" w14:textId="77777777" w:rsidR="00A97CF5" w:rsidRPr="006B6D0A" w:rsidRDefault="00A97CF5" w:rsidP="00A97CF5">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71FB21A2" w14:textId="77777777" w:rsidR="00A97CF5" w:rsidRPr="00E77497" w:rsidRDefault="00A97CF5" w:rsidP="00A97CF5">
      <w:pPr>
        <w:pStyle w:val="SyntaxDefinition"/>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4A464268" w14:textId="77777777" w:rsidR="00A97CF5" w:rsidRPr="00E77497" w:rsidRDefault="00A97CF5" w:rsidP="00A97CF5">
      <w:pPr>
        <w:pStyle w:val="Alg4"/>
        <w:numPr>
          <w:ilvl w:val="0"/>
          <w:numId w:val="974"/>
        </w:numPr>
        <w:spacing w:after="220"/>
        <w:contextualSpacing/>
      </w:pPr>
      <w:r w:rsidRPr="00E77497">
        <w:t xml:space="preserve">Return </w:t>
      </w:r>
      <w:r w:rsidRPr="00BD6E56">
        <w:rPr>
          <w:b/>
        </w:rPr>
        <w:t>false</w:t>
      </w:r>
      <w:r w:rsidRPr="00E77497">
        <w:t>.</w:t>
      </w:r>
    </w:p>
    <w:p w14:paraId="046E61AF" w14:textId="77777777" w:rsidR="00F63F0D" w:rsidRPr="00E77497" w:rsidRDefault="00F63F0D" w:rsidP="00D148E9">
      <w:pPr>
        <w:pStyle w:val="30"/>
      </w:pPr>
      <w:bookmarkStart w:id="3516" w:name="_Ref365539993"/>
      <w:bookmarkStart w:id="3517" w:name="_Ref365548729"/>
      <w:bookmarkStart w:id="3518" w:name="_Toc393690313"/>
      <w:bookmarkStart w:id="3519" w:name="_Ref440425001"/>
      <w:bookmarkStart w:id="3520" w:name="_Toc472818853"/>
      <w:bookmarkStart w:id="3521" w:name="_Toc235503427"/>
      <w:bookmarkStart w:id="3522" w:name="_Toc241509202"/>
      <w:bookmarkStart w:id="3523" w:name="_Toc244416689"/>
      <w:bookmarkStart w:id="3524" w:name="_Toc276631053"/>
      <w:bookmarkStart w:id="3525" w:name="_Toc366141910"/>
      <w:r w:rsidRPr="00E77497">
        <w:t>Runtime Semantics</w:t>
      </w:r>
      <w:bookmarkEnd w:id="3516"/>
      <w:bookmarkEnd w:id="3517"/>
      <w:bookmarkEnd w:id="3525"/>
    </w:p>
    <w:p w14:paraId="19A61825" w14:textId="77777777" w:rsidR="00F63F0D" w:rsidRPr="006B6D0A" w:rsidRDefault="00F63F0D" w:rsidP="00F63F0D">
      <w:pPr>
        <w:keepNext/>
        <w:rPr>
          <w:rFonts w:ascii="Helvetica" w:hAnsi="Helvetica"/>
          <w:b/>
        </w:rPr>
      </w:pPr>
      <w:r w:rsidRPr="003B4312">
        <w:rPr>
          <w:rFonts w:ascii="Helvetica" w:hAnsi="Helvetica"/>
          <w:b/>
        </w:rPr>
        <w:t xml:space="preserve">Runtime Semantics: </w:t>
      </w:r>
      <w:r w:rsidRPr="008B7F6F">
        <w:rPr>
          <w:rFonts w:ascii="Helvetica" w:hAnsi="Helvetica"/>
          <w:b/>
          <w:spacing w:val="6"/>
        </w:rPr>
        <w:t>Evaluation</w:t>
      </w:r>
    </w:p>
    <w:bookmarkEnd w:id="3518"/>
    <w:bookmarkEnd w:id="3519"/>
    <w:bookmarkEnd w:id="3520"/>
    <w:bookmarkEnd w:id="3521"/>
    <w:bookmarkEnd w:id="3522"/>
    <w:bookmarkEnd w:id="3523"/>
    <w:bookmarkEnd w:id="3524"/>
    <w:p w14:paraId="13F9054E" w14:textId="77777777" w:rsidR="004C02EF" w:rsidRPr="00E77497" w:rsidRDefault="004C02EF" w:rsidP="004C02EF">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p>
    <w:p w14:paraId="534D4E36" w14:textId="77777777"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57BE5564" w14:textId="77777777"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14:paraId="3BDECD1F" w14:textId="77777777" w:rsidR="003258C2" w:rsidRDefault="0056239B" w:rsidP="003258C2">
      <w:pPr>
        <w:pStyle w:val="Alg4"/>
        <w:numPr>
          <w:ilvl w:val="0"/>
          <w:numId w:val="86"/>
        </w:numPr>
        <w:contextualSpacing/>
      </w:pPr>
      <w:r>
        <w:t>ReturnIfAbrupt(</w:t>
      </w:r>
      <w:r w:rsidRPr="00342FD6">
        <w:rPr>
          <w:i/>
        </w:rPr>
        <w:t>lval</w:t>
      </w:r>
      <w:r>
        <w:t>).</w:t>
      </w:r>
    </w:p>
    <w:p w14:paraId="6D6FF866" w14:textId="77777777"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7B994E99" w14:textId="77777777"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14:paraId="43693300" w14:textId="77777777" w:rsidR="004C02EF" w:rsidRPr="00E77497" w:rsidRDefault="004C02EF" w:rsidP="00AC37E7">
      <w:pPr>
        <w:pStyle w:val="Alg4"/>
        <w:numPr>
          <w:ilvl w:val="0"/>
          <w:numId w:val="86"/>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(see </w:t>
      </w:r>
      <w:r w:rsidR="002021D1">
        <w:fldChar w:fldCharType="begin"/>
      </w:r>
      <w:r w:rsidR="002021D1">
        <w:instrText xml:space="preserve"> REF _Ref365540413 \r \h </w:instrText>
      </w:r>
      <w:r w:rsidR="002021D1">
        <w:fldChar w:fldCharType="separate"/>
      </w:r>
      <w:r w:rsidR="00083CEC">
        <w:t>7.2.8</w:t>
      </w:r>
      <w:r w:rsidR="002021D1">
        <w:fldChar w:fldCharType="end"/>
      </w:r>
      <w:r w:rsidRPr="00E77497">
        <w:t>)</w:t>
      </w:r>
    </w:p>
    <w:p w14:paraId="35D664BC" w14:textId="77777777" w:rsidR="000C090B" w:rsidRDefault="000C090B" w:rsidP="000C090B">
      <w:pPr>
        <w:pStyle w:val="Alg4"/>
        <w:numPr>
          <w:ilvl w:val="0"/>
          <w:numId w:val="86"/>
        </w:numPr>
        <w:spacing w:after="240"/>
        <w:contextualSpacing/>
      </w:pPr>
      <w:r>
        <w:t>ReturnIfAbrupt(</w:t>
      </w:r>
      <w:r>
        <w:rPr>
          <w:i/>
        </w:rPr>
        <w:t>r</w:t>
      </w:r>
      <w:r>
        <w:t>).</w:t>
      </w:r>
    </w:p>
    <w:p w14:paraId="7CE3630D" w14:textId="77777777"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3526" w:name="_Toc393690314"/>
      <w:r w:rsidRPr="00E77497">
        <w:t>.</w:t>
      </w:r>
    </w:p>
    <w:bookmarkEnd w:id="3526"/>
    <w:p w14:paraId="3A5BD2FF" w14:textId="77777777" w:rsidR="004C02EF" w:rsidRPr="00E77497" w:rsidRDefault="004C02EF" w:rsidP="004C02EF">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p>
    <w:p w14:paraId="6FBA626A" w14:textId="77777777"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5C5E7E48" w14:textId="77777777"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14:paraId="301F8113" w14:textId="77777777" w:rsidR="003258C2" w:rsidRDefault="0056239B" w:rsidP="003258C2">
      <w:pPr>
        <w:pStyle w:val="Alg4"/>
        <w:numPr>
          <w:ilvl w:val="0"/>
          <w:numId w:val="87"/>
        </w:numPr>
        <w:contextualSpacing/>
      </w:pPr>
      <w:r>
        <w:t>ReturnIfAbrupt(</w:t>
      </w:r>
      <w:r w:rsidRPr="00342FD6">
        <w:rPr>
          <w:i/>
        </w:rPr>
        <w:t>lval</w:t>
      </w:r>
      <w:r>
        <w:t>).</w:t>
      </w:r>
    </w:p>
    <w:p w14:paraId="43A7857A" w14:textId="77777777"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0CB86F6B" w14:textId="77777777"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14:paraId="1A970409" w14:textId="77777777" w:rsidR="004C02EF" w:rsidRPr="00E77497" w:rsidRDefault="004C02EF" w:rsidP="00AC37E7">
      <w:pPr>
        <w:pStyle w:val="Alg4"/>
        <w:numPr>
          <w:ilvl w:val="0"/>
          <w:numId w:val="87"/>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14:paraId="2E828E89" w14:textId="77777777" w:rsidR="000C090B" w:rsidRDefault="000C090B" w:rsidP="000C090B">
      <w:pPr>
        <w:pStyle w:val="Alg4"/>
        <w:numPr>
          <w:ilvl w:val="0"/>
          <w:numId w:val="87"/>
        </w:numPr>
        <w:spacing w:after="240"/>
        <w:contextualSpacing/>
      </w:pPr>
      <w:r>
        <w:t>ReturnIfAbrupt(</w:t>
      </w:r>
      <w:r>
        <w:rPr>
          <w:i/>
        </w:rPr>
        <w:t>r</w:t>
      </w:r>
      <w:r>
        <w:t>).</w:t>
      </w:r>
    </w:p>
    <w:p w14:paraId="61A2D943" w14:textId="77777777"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3527" w:name="_Toc393690315"/>
    </w:p>
    <w:bookmarkEnd w:id="3527"/>
    <w:p w14:paraId="3F75C1B9" w14:textId="77777777"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p>
    <w:p w14:paraId="23959CA4" w14:textId="77777777"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3DA70F87" w14:textId="77777777"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14:paraId="4D0B809D" w14:textId="77777777" w:rsidR="003258C2" w:rsidRDefault="0056239B" w:rsidP="003258C2">
      <w:pPr>
        <w:pStyle w:val="Alg4"/>
        <w:numPr>
          <w:ilvl w:val="0"/>
          <w:numId w:val="88"/>
        </w:numPr>
        <w:contextualSpacing/>
      </w:pPr>
      <w:r>
        <w:t>ReturnIfAbrupt(</w:t>
      </w:r>
      <w:r w:rsidRPr="00342FD6">
        <w:rPr>
          <w:i/>
        </w:rPr>
        <w:t>lval</w:t>
      </w:r>
      <w:r>
        <w:t>).</w:t>
      </w:r>
    </w:p>
    <w:p w14:paraId="4D51E751" w14:textId="77777777"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5A23F7EC" w14:textId="77777777"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14:paraId="30EB0F59" w14:textId="77777777" w:rsidR="004C02EF" w:rsidRPr="00E77497" w:rsidRDefault="004C02EF" w:rsidP="00AC37E7">
      <w:pPr>
        <w:pStyle w:val="Alg4"/>
        <w:numPr>
          <w:ilvl w:val="0"/>
          <w:numId w:val="88"/>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14:paraId="44B8916A" w14:textId="77777777" w:rsidR="000C090B" w:rsidRDefault="000C090B" w:rsidP="00C91100">
      <w:pPr>
        <w:pStyle w:val="Alg4"/>
        <w:numPr>
          <w:ilvl w:val="0"/>
          <w:numId w:val="88"/>
        </w:numPr>
        <w:spacing w:after="240"/>
        <w:contextualSpacing/>
      </w:pPr>
      <w:r>
        <w:t>ReturnIfAbrupt(</w:t>
      </w:r>
      <w:r>
        <w:rPr>
          <w:i/>
        </w:rPr>
        <w:t>r</w:t>
      </w:r>
      <w:r>
        <w:t>).</w:t>
      </w:r>
    </w:p>
    <w:p w14:paraId="77AF5F4E" w14:textId="77777777"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3528" w:name="_Toc393690316"/>
      <w:r w:rsidRPr="00E77497">
        <w:t>.</w:t>
      </w:r>
    </w:p>
    <w:bookmarkEnd w:id="3528"/>
    <w:p w14:paraId="1DE81E56" w14:textId="77777777"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p>
    <w:p w14:paraId="6CE08B67" w14:textId="77777777"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7D50D72A" w14:textId="77777777"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14:paraId="215B6411" w14:textId="77777777" w:rsidR="003258C2" w:rsidRDefault="0056239B" w:rsidP="003258C2">
      <w:pPr>
        <w:pStyle w:val="Alg4"/>
        <w:numPr>
          <w:ilvl w:val="0"/>
          <w:numId w:val="89"/>
        </w:numPr>
        <w:contextualSpacing/>
      </w:pPr>
      <w:r>
        <w:t>ReturnIfAbrupt(</w:t>
      </w:r>
      <w:r w:rsidRPr="00342FD6">
        <w:rPr>
          <w:i/>
        </w:rPr>
        <w:t>lval</w:t>
      </w:r>
      <w:r>
        <w:t>).</w:t>
      </w:r>
    </w:p>
    <w:p w14:paraId="4A1A92C1" w14:textId="77777777"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787CC0E3" w14:textId="77777777"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14:paraId="6500CF4E" w14:textId="77777777" w:rsidR="004C02EF" w:rsidRPr="00E77497" w:rsidRDefault="004C02EF" w:rsidP="00AC37E7">
      <w:pPr>
        <w:pStyle w:val="Alg4"/>
        <w:numPr>
          <w:ilvl w:val="0"/>
          <w:numId w:val="89"/>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w:t>
      </w:r>
    </w:p>
    <w:p w14:paraId="6B1DD380" w14:textId="77777777" w:rsidR="00605DF9" w:rsidRDefault="00605DF9" w:rsidP="00C91100">
      <w:pPr>
        <w:pStyle w:val="Alg4"/>
        <w:numPr>
          <w:ilvl w:val="0"/>
          <w:numId w:val="89"/>
        </w:numPr>
        <w:spacing w:after="240"/>
        <w:contextualSpacing/>
      </w:pPr>
      <w:r>
        <w:t>ReturnIfAbrupt(</w:t>
      </w:r>
      <w:r>
        <w:rPr>
          <w:i/>
        </w:rPr>
        <w:t>r</w:t>
      </w:r>
      <w:r>
        <w:t>).</w:t>
      </w:r>
    </w:p>
    <w:p w14:paraId="7247D27A" w14:textId="77777777"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3529" w:name="_Ref393523057"/>
      <w:bookmarkStart w:id="3530" w:name="_Toc393690317"/>
      <w:r w:rsidRPr="00E77497">
        <w:t>.</w:t>
      </w:r>
      <w:bookmarkStart w:id="3531" w:name="_Ref424533139"/>
    </w:p>
    <w:p w14:paraId="486291A0" w14:textId="77777777" w:rsidR="004C02EF" w:rsidRPr="00E77497" w:rsidRDefault="004C02EF" w:rsidP="004C02EF">
      <w:bookmarkStart w:id="3532" w:name="_Toc375031189"/>
      <w:bookmarkStart w:id="3533" w:name="_Toc381513702"/>
      <w:bookmarkStart w:id="3534" w:name="_Ref381523787"/>
      <w:bookmarkStart w:id="3535" w:name="_Toc382202863"/>
      <w:bookmarkStart w:id="3536" w:name="_Toc382212224"/>
      <w:bookmarkStart w:id="3537" w:name="_Toc382212636"/>
      <w:bookmarkStart w:id="3538" w:name="_Toc382291569"/>
      <w:bookmarkStart w:id="3539" w:name="_Toc385672218"/>
      <w:bookmarkStart w:id="3540" w:name="_Toc393690318"/>
      <w:bookmarkEnd w:id="3529"/>
      <w:bookmarkEnd w:id="3530"/>
      <w:bookmarkEnd w:id="3531"/>
      <w:r w:rsidRPr="00E77497">
        <w:rPr>
          <w:rStyle w:val="bnf"/>
        </w:rPr>
        <w:t>RelationalExpression</w:t>
      </w:r>
      <w:r w:rsidR="002313AB">
        <w:rPr>
          <w:rStyle w:val="bnf"/>
          <w:i w:val="0"/>
          <w:iCs/>
        </w:rPr>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p>
    <w:p w14:paraId="087971FB" w14:textId="77777777"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36166F45" w14:textId="77777777"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14:paraId="15B76FAD" w14:textId="77777777" w:rsidR="003258C2" w:rsidRDefault="0056239B" w:rsidP="003258C2">
      <w:pPr>
        <w:pStyle w:val="Alg4"/>
        <w:numPr>
          <w:ilvl w:val="0"/>
          <w:numId w:val="91"/>
        </w:numPr>
        <w:contextualSpacing/>
      </w:pPr>
      <w:r>
        <w:t>ReturnIfAbrupt(</w:t>
      </w:r>
      <w:r w:rsidRPr="00342FD6">
        <w:rPr>
          <w:i/>
        </w:rPr>
        <w:t>lval</w:t>
      </w:r>
      <w:r>
        <w:t>).</w:t>
      </w:r>
    </w:p>
    <w:p w14:paraId="39440FDF" w14:textId="77777777"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0321B78E" w14:textId="77777777"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14:paraId="3F8B7863" w14:textId="77777777" w:rsidR="00722F95" w:rsidRDefault="00605DF9" w:rsidP="00722F95">
      <w:pPr>
        <w:pStyle w:val="Alg4"/>
        <w:numPr>
          <w:ilvl w:val="0"/>
          <w:numId w:val="91"/>
        </w:numPr>
        <w:contextualSpacing/>
      </w:pPr>
      <w:r>
        <w:t>ReturnIfAbrupt(</w:t>
      </w:r>
      <w:r>
        <w:rPr>
          <w:i/>
        </w:rPr>
        <w:t>r</w:t>
      </w:r>
      <w:r w:rsidRPr="00ED2E78">
        <w:rPr>
          <w:i/>
        </w:rPr>
        <w:t>val</w:t>
      </w:r>
      <w:r>
        <w:t>).</w:t>
      </w:r>
    </w:p>
    <w:p w14:paraId="6496317A" w14:textId="77777777" w:rsidR="004C02EF" w:rsidRPr="00E77497" w:rsidRDefault="004C02EF" w:rsidP="000766ED">
      <w:pPr>
        <w:pStyle w:val="Alg3"/>
        <w:numPr>
          <w:ilvl w:val="0"/>
          <w:numId w:val="91"/>
        </w:numPr>
        <w:spacing w:after="220"/>
      </w:pPr>
      <w:r w:rsidRPr="00E77497">
        <w:t>Return the result of</w:t>
      </w:r>
      <w:r w:rsidR="00C60D09">
        <w:t xml:space="preserve"> </w:t>
      </w:r>
      <w:r w:rsidR="00536F3B">
        <w:t>instance</w:t>
      </w:r>
      <w:r w:rsidR="000766ED">
        <w:t>o</w:t>
      </w:r>
      <w:r w:rsidR="00536F3B">
        <w:t>f</w:t>
      </w:r>
      <w:r w:rsidR="00C60D09">
        <w:t>Operator</w:t>
      </w:r>
      <w:r w:rsidR="000766ED">
        <w:t>(</w:t>
      </w:r>
      <w:r w:rsidR="000766ED" w:rsidRPr="0070125A">
        <w:rPr>
          <w:i/>
          <w:iCs/>
        </w:rPr>
        <w:t>l</w:t>
      </w:r>
      <w:r w:rsidRPr="00E77497">
        <w:rPr>
          <w:i/>
        </w:rPr>
        <w:t>val</w:t>
      </w:r>
      <w:r w:rsidR="000766ED">
        <w:t>,</w:t>
      </w:r>
      <w:r w:rsidRPr="00E77497">
        <w:t xml:space="preserve"> </w:t>
      </w:r>
      <w:r w:rsidR="000766ED">
        <w:rPr>
          <w:i/>
        </w:rPr>
        <w:t>r</w:t>
      </w:r>
      <w:r w:rsidR="000766ED" w:rsidRPr="00E77497">
        <w:rPr>
          <w:i/>
        </w:rPr>
        <w:t>val</w:t>
      </w:r>
      <w:r w:rsidR="000766ED">
        <w:rPr>
          <w:iCs/>
        </w:rPr>
        <w:t>)</w:t>
      </w:r>
      <w:r w:rsidRPr="00E77497">
        <w:t>.</w:t>
      </w:r>
    </w:p>
    <w:p w14:paraId="70F4F90C" w14:textId="77777777" w:rsidR="00461B74" w:rsidRPr="00E77497" w:rsidRDefault="00461B74" w:rsidP="000766ED">
      <w:bookmarkStart w:id="3541" w:name="_Ref440443312"/>
      <w:bookmarkStart w:id="3542" w:name="_Toc472818859"/>
      <w:bookmarkStart w:id="3543" w:name="_Toc235503433"/>
      <w:bookmarkStart w:id="3544" w:name="_Toc241509208"/>
      <w:bookmarkStart w:id="3545" w:name="_Toc244416695"/>
      <w:bookmarkStart w:id="3546" w:name="_Toc276631059"/>
      <w:r>
        <w:t>T</w:t>
      </w:r>
      <w:r w:rsidRPr="00675B74">
        <w:t>he</w:t>
      </w:r>
      <w:r w:rsidRPr="000801CC">
        <w:t xml:space="preserve"> </w:t>
      </w:r>
      <w:r>
        <w:t>abstract operation</w:t>
      </w:r>
      <w:r w:rsidRPr="00675B74">
        <w:t xml:space="preserve"> </w:t>
      </w:r>
      <w:r w:rsidR="000766ED">
        <w:rPr>
          <w:rFonts w:ascii="Times New Roman" w:eastAsia="Times New Roman" w:hAnsi="Times New Roman"/>
          <w:spacing w:val="6"/>
          <w:lang w:eastAsia="en-US"/>
        </w:rPr>
        <w:t>i</w:t>
      </w:r>
      <w:r w:rsidRPr="000801CC">
        <w:rPr>
          <w:rFonts w:ascii="Times New Roman" w:eastAsia="Times New Roman" w:hAnsi="Times New Roman"/>
          <w:spacing w:val="6"/>
          <w:lang w:eastAsia="en-US"/>
        </w:rPr>
        <w:t>nstance</w:t>
      </w:r>
      <w:r w:rsidR="000766ED">
        <w:rPr>
          <w:rFonts w:ascii="Times New Roman" w:eastAsia="Times New Roman" w:hAnsi="Times New Roman"/>
          <w:spacing w:val="6"/>
          <w:lang w:eastAsia="en-US"/>
        </w:rPr>
        <w:t>of</w:t>
      </w:r>
      <w:r>
        <w:rPr>
          <w:rFonts w:ascii="Times New Roman" w:eastAsia="Times New Roman" w:hAnsi="Times New Roman"/>
          <w:spacing w:val="6"/>
          <w:lang w:eastAsia="en-US"/>
        </w:rPr>
        <w:t>Operator</w:t>
      </w:r>
      <w:r w:rsidR="000766ED">
        <w:rPr>
          <w:rFonts w:ascii="Times New Roman" w:eastAsia="Times New Roman" w:hAnsi="Times New Roman"/>
          <w:spacing w:val="6"/>
          <w:lang w:eastAsia="en-US"/>
        </w:rPr>
        <w:t>(</w:t>
      </w:r>
      <w:r w:rsidR="000766ED" w:rsidRPr="005670F3">
        <w:rPr>
          <w:rFonts w:ascii="Times New Roman" w:eastAsia="Times New Roman" w:hAnsi="Times New Roman"/>
          <w:i/>
          <w:iCs/>
          <w:spacing w:val="6"/>
          <w:lang w:eastAsia="en-US"/>
        </w:rPr>
        <w:t>O</w:t>
      </w:r>
      <w:r w:rsidR="000766ED">
        <w:rPr>
          <w:rFonts w:ascii="Times New Roman" w:eastAsia="Times New Roman" w:hAnsi="Times New Roman"/>
          <w:spacing w:val="6"/>
          <w:lang w:eastAsia="en-US"/>
        </w:rPr>
        <w:t>,</w:t>
      </w:r>
      <w:r w:rsidR="005670F3">
        <w:rPr>
          <w:rFonts w:ascii="Times New Roman" w:eastAsia="Times New Roman" w:hAnsi="Times New Roman"/>
          <w:spacing w:val="6"/>
          <w:lang w:eastAsia="en-US"/>
        </w:rPr>
        <w:t xml:space="preserve"> </w:t>
      </w:r>
      <w:r w:rsidR="000766ED" w:rsidRPr="005670F3">
        <w:rPr>
          <w:rFonts w:ascii="Times New Roman" w:eastAsia="Times New Roman" w:hAnsi="Times New Roman"/>
          <w:i/>
          <w:iCs/>
          <w:spacing w:val="6"/>
          <w:lang w:eastAsia="en-US"/>
        </w:rPr>
        <w:t>C</w:t>
      </w:r>
      <w:r w:rsidR="000766ED">
        <w:rPr>
          <w:rFonts w:ascii="Times New Roman" w:eastAsia="Times New Roman" w:hAnsi="Times New Roman"/>
          <w:spacing w:val="6"/>
          <w:lang w:eastAsia="en-US"/>
        </w:rPr>
        <w:t>)</w:t>
      </w:r>
      <w:r>
        <w:t xml:space="preserve"> implements the generic algorithm for determining if an object </w:t>
      </w:r>
      <w:r w:rsidRPr="000801CC">
        <w:rPr>
          <w:rFonts w:ascii="Times New Roman" w:eastAsia="Times New Roman" w:hAnsi="Times New Roman"/>
          <w:i/>
          <w:iCs/>
          <w:spacing w:val="6"/>
          <w:lang w:eastAsia="en-US"/>
        </w:rPr>
        <w:t>O</w:t>
      </w:r>
      <w:r>
        <w:t xml:space="preserve"> inherits from the inheritance path defined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p>
    <w:p w14:paraId="01033880" w14:textId="77777777" w:rsidR="00762D1A" w:rsidRPr="00E77497" w:rsidRDefault="00762D1A" w:rsidP="00762D1A">
      <w:pPr>
        <w:pStyle w:val="Alg3"/>
        <w:numPr>
          <w:ilvl w:val="0"/>
          <w:numId w:val="1225"/>
        </w:numPr>
      </w:pPr>
      <w:r w:rsidRPr="00E77497">
        <w:t>If Type(</w:t>
      </w:r>
      <w:r>
        <w:rPr>
          <w:i/>
        </w:rPr>
        <w:t>C</w:t>
      </w:r>
      <w:r w:rsidRPr="00E77497">
        <w:t xml:space="preserve">) is not Object, throw a </w:t>
      </w:r>
      <w:r w:rsidRPr="00E77497">
        <w:rPr>
          <w:b/>
        </w:rPr>
        <w:t>TypeError</w:t>
      </w:r>
      <w:r w:rsidRPr="00E77497">
        <w:t xml:space="preserve"> exception.</w:t>
      </w:r>
    </w:p>
    <w:p w14:paraId="739B32C8" w14:textId="77777777" w:rsidR="00461B74" w:rsidRDefault="00461B74" w:rsidP="00536F3B">
      <w:pPr>
        <w:pStyle w:val="Alg3"/>
        <w:numPr>
          <w:ilvl w:val="0"/>
          <w:numId w:val="1225"/>
        </w:numPr>
      </w:pPr>
      <w:r>
        <w:t xml:space="preserve">Let </w:t>
      </w:r>
      <w:r>
        <w:rPr>
          <w:i/>
        </w:rPr>
        <w:t>instOf</w:t>
      </w:r>
      <w:r w:rsidRPr="0035419E">
        <w:rPr>
          <w:i/>
        </w:rPr>
        <w:t>Handler</w:t>
      </w:r>
      <w:r>
        <w:t xml:space="preserve"> be the result of GetMethod(</w:t>
      </w:r>
      <w:r>
        <w:rPr>
          <w:i/>
        </w:rPr>
        <w:t>C</w:t>
      </w:r>
      <w:r>
        <w:t>,@@</w:t>
      </w:r>
      <w:r w:rsidR="00536F3B">
        <w:t>hasInstance</w:t>
      </w:r>
      <w:r>
        <w:t>).</w:t>
      </w:r>
    </w:p>
    <w:p w14:paraId="23F809E9" w14:textId="77777777" w:rsidR="00461B74" w:rsidRDefault="00461B74" w:rsidP="00461B74">
      <w:pPr>
        <w:pStyle w:val="Alg4"/>
        <w:numPr>
          <w:ilvl w:val="0"/>
          <w:numId w:val="1225"/>
        </w:numPr>
        <w:contextualSpacing/>
      </w:pPr>
      <w:r>
        <w:t>ReturnIfAbrupt(</w:t>
      </w:r>
      <w:r>
        <w:rPr>
          <w:i/>
        </w:rPr>
        <w:t>instOf</w:t>
      </w:r>
      <w:r w:rsidRPr="0035419E">
        <w:rPr>
          <w:i/>
        </w:rPr>
        <w:t>Handler</w:t>
      </w:r>
      <w:r>
        <w:t>).</w:t>
      </w:r>
    </w:p>
    <w:p w14:paraId="7DA0FA32" w14:textId="77777777" w:rsidR="00461B74" w:rsidRDefault="00461B74" w:rsidP="00461B74">
      <w:pPr>
        <w:pStyle w:val="Alg3"/>
        <w:numPr>
          <w:ilvl w:val="0"/>
          <w:numId w:val="1225"/>
        </w:numPr>
      </w:pPr>
      <w:r w:rsidRPr="00E77497">
        <w:t xml:space="preserve">If </w:t>
      </w:r>
      <w:r>
        <w:rPr>
          <w:i/>
        </w:rPr>
        <w:t>instOf</w:t>
      </w:r>
      <w:r w:rsidRPr="0035419E">
        <w:rPr>
          <w:i/>
        </w:rPr>
        <w:t>Handler</w:t>
      </w:r>
      <w:r>
        <w:t xml:space="preserve"> is not </w:t>
      </w:r>
      <w:r>
        <w:rPr>
          <w:b/>
          <w:bCs/>
        </w:rPr>
        <w:t>undefined</w:t>
      </w:r>
      <w:r>
        <w:t>, then</w:t>
      </w:r>
    </w:p>
    <w:p w14:paraId="23AB461A" w14:textId="77777777" w:rsidR="00461B74" w:rsidRDefault="00232DF8" w:rsidP="00461B74">
      <w:pPr>
        <w:pStyle w:val="Alg3"/>
        <w:numPr>
          <w:ilvl w:val="1"/>
          <w:numId w:val="1225"/>
        </w:numPr>
      </w:pPr>
      <w:r>
        <w:t xml:space="preserve">Let </w:t>
      </w:r>
      <w:r>
        <w:rPr>
          <w:i/>
          <w:iCs/>
        </w:rPr>
        <w:t>result</w:t>
      </w:r>
      <w:r>
        <w:t xml:space="preserve"> be</w:t>
      </w:r>
      <w:r w:rsidR="00461B74">
        <w:t xml:space="preserve"> the result of calling the [[Call]] internal method of </w:t>
      </w:r>
      <w:r w:rsidR="00461B74">
        <w:rPr>
          <w:i/>
        </w:rPr>
        <w:t>instOf</w:t>
      </w:r>
      <w:r w:rsidR="00461B74" w:rsidRPr="0035419E">
        <w:rPr>
          <w:i/>
        </w:rPr>
        <w:t>Handler</w:t>
      </w:r>
      <w:r w:rsidR="00461B74">
        <w:t xml:space="preserve"> </w:t>
      </w:r>
      <w:r w:rsidR="00461B74">
        <w:rPr>
          <w:iCs/>
        </w:rPr>
        <w:t>passing</w:t>
      </w:r>
      <w:r w:rsidR="00461B74" w:rsidRPr="006E1302">
        <w:rPr>
          <w:i/>
        </w:rPr>
        <w:t xml:space="preserve"> </w:t>
      </w:r>
      <w:r w:rsidR="00461B74">
        <w:rPr>
          <w:i/>
        </w:rPr>
        <w:t>C</w:t>
      </w:r>
      <w:r w:rsidR="00461B74">
        <w:rPr>
          <w:iCs/>
        </w:rPr>
        <w:t xml:space="preserve"> </w:t>
      </w:r>
      <w:r w:rsidR="00461B74" w:rsidRPr="00E77497">
        <w:t xml:space="preserve">as </w:t>
      </w:r>
      <w:r w:rsidR="00461B74" w:rsidRPr="006637C6">
        <w:rPr>
          <w:i/>
        </w:rPr>
        <w:t>this</w:t>
      </w:r>
      <w:r w:rsidR="00461B74">
        <w:rPr>
          <w:i/>
        </w:rPr>
        <w:t>Argument</w:t>
      </w:r>
      <w:r w:rsidR="00461B74" w:rsidRPr="00E77497">
        <w:t xml:space="preserve"> and </w:t>
      </w:r>
      <w:r w:rsidR="00461B74">
        <w:rPr>
          <w:iCs/>
        </w:rPr>
        <w:t xml:space="preserve">a new List containing </w:t>
      </w:r>
      <w:r w:rsidR="00461B74">
        <w:rPr>
          <w:i/>
        </w:rPr>
        <w:t>O</w:t>
      </w:r>
      <w:r w:rsidR="00461B74">
        <w:rPr>
          <w:iCs/>
        </w:rPr>
        <w:t xml:space="preserve"> as </w:t>
      </w:r>
      <w:r w:rsidR="00461B74">
        <w:rPr>
          <w:i/>
        </w:rPr>
        <w:t>argumentsList</w:t>
      </w:r>
      <w:r w:rsidR="00461B74" w:rsidRPr="00E77497">
        <w:t>.</w:t>
      </w:r>
    </w:p>
    <w:p w14:paraId="7CAD29AF" w14:textId="77777777" w:rsidR="00232DF8" w:rsidRDefault="00232DF8" w:rsidP="00232DF8">
      <w:pPr>
        <w:pStyle w:val="Alg3"/>
        <w:numPr>
          <w:ilvl w:val="1"/>
          <w:numId w:val="1225"/>
        </w:numPr>
        <w:spacing w:after="220"/>
        <w:contextualSpacing/>
      </w:pPr>
      <w:r>
        <w:t>Return ToBoolean(</w:t>
      </w:r>
      <w:r w:rsidRPr="00232DF8">
        <w:rPr>
          <w:i/>
          <w:iCs/>
        </w:rPr>
        <w:t>result</w:t>
      </w:r>
      <w:r>
        <w:t>).</w:t>
      </w:r>
    </w:p>
    <w:p w14:paraId="1A252167" w14:textId="77777777" w:rsidR="005D14A5" w:rsidRDefault="005D14A5" w:rsidP="007B40AF">
      <w:pPr>
        <w:pStyle w:val="Alg3"/>
        <w:numPr>
          <w:ilvl w:val="0"/>
          <w:numId w:val="1225"/>
        </w:numPr>
        <w:spacing w:after="220"/>
        <w:contextualSpacing/>
      </w:pPr>
      <w:r>
        <w:t>If IsCallable(</w:t>
      </w:r>
      <w:r w:rsidRPr="005D14A5">
        <w:rPr>
          <w:i/>
          <w:iCs/>
        </w:rPr>
        <w:t>C</w:t>
      </w:r>
      <w:r>
        <w:t xml:space="preserve">) is </w:t>
      </w:r>
      <w:r w:rsidRPr="003F3BD9">
        <w:rPr>
          <w:b/>
          <w:bCs/>
        </w:rPr>
        <w:t>false</w:t>
      </w:r>
      <w:r>
        <w:t xml:space="preserve">, then </w:t>
      </w:r>
      <w:r w:rsidRPr="00E77497">
        <w:t xml:space="preserve">throw a </w:t>
      </w:r>
      <w:r w:rsidRPr="00E77497">
        <w:rPr>
          <w:b/>
        </w:rPr>
        <w:t>TypeError</w:t>
      </w:r>
      <w:r w:rsidRPr="00E77497">
        <w:t xml:space="preserve"> exception.</w:t>
      </w:r>
    </w:p>
    <w:p w14:paraId="1D7F2597" w14:textId="77777777" w:rsidR="00461B74" w:rsidRPr="00E77497" w:rsidRDefault="00461B74" w:rsidP="00461B74">
      <w:pPr>
        <w:pStyle w:val="Alg3"/>
        <w:numPr>
          <w:ilvl w:val="0"/>
          <w:numId w:val="1225"/>
        </w:numPr>
        <w:spacing w:after="220"/>
      </w:pPr>
      <w:r w:rsidRPr="00E77497">
        <w:t xml:space="preserve">Return the result of </w:t>
      </w:r>
      <w:r w:rsidR="00C60D09">
        <w:t>Ordinary</w:t>
      </w:r>
      <w:r w:rsidRPr="00E77497">
        <w:t>HasInstance</w:t>
      </w:r>
      <w:r>
        <w:t>(</w:t>
      </w:r>
      <w:r>
        <w:rPr>
          <w:i/>
        </w:rPr>
        <w:t>C</w:t>
      </w:r>
      <w:r>
        <w:t>,</w:t>
      </w:r>
      <w:r w:rsidRPr="00E77497">
        <w:t xml:space="preserve"> </w:t>
      </w:r>
      <w:r>
        <w:rPr>
          <w:i/>
        </w:rPr>
        <w:t>O</w:t>
      </w:r>
      <w:r>
        <w:rPr>
          <w:iCs/>
        </w:rPr>
        <w:t>)</w:t>
      </w:r>
      <w:r w:rsidRPr="00E77497">
        <w:t>.</w:t>
      </w:r>
    </w:p>
    <w:p w14:paraId="31D1DC09" w14:textId="77777777" w:rsidR="005D14A5" w:rsidRDefault="005D14A5" w:rsidP="00232DF8">
      <w:pPr>
        <w:pStyle w:val="Note"/>
      </w:pPr>
      <w:r>
        <w:t>NOTE</w:t>
      </w:r>
      <w:r>
        <w:tab/>
        <w:t xml:space="preserve">Steps 5 and 6 provide </w:t>
      </w:r>
      <w:r w:rsidR="006751DF">
        <w:t>compatibility</w:t>
      </w:r>
      <w:r>
        <w:t xml:space="preserve"> with previous editions of ECMAScript that did not use a @@hasInstance method to define the </w:t>
      </w:r>
      <w:r w:rsidRPr="007B40AF">
        <w:rPr>
          <w:rFonts w:ascii="Courier New" w:hAnsi="Courier New" w:cs="Courier New"/>
          <w:b/>
          <w:bCs/>
        </w:rPr>
        <w:t>in</w:t>
      </w:r>
      <w:r w:rsidR="006751DF" w:rsidRPr="007B40AF">
        <w:rPr>
          <w:rFonts w:ascii="Courier New" w:hAnsi="Courier New" w:cs="Courier New"/>
          <w:b/>
          <w:bCs/>
        </w:rPr>
        <w:t>s</w:t>
      </w:r>
      <w:r w:rsidRPr="007B40AF">
        <w:rPr>
          <w:rFonts w:ascii="Courier New" w:hAnsi="Courier New" w:cs="Courier New"/>
          <w:b/>
          <w:bCs/>
        </w:rPr>
        <w:t>tanceof</w:t>
      </w:r>
      <w:r>
        <w:t xml:space="preserve"> operator semantics. If a function object </w:t>
      </w:r>
      <w:r w:rsidR="006751DF">
        <w:t>does not define</w:t>
      </w:r>
      <w:r w:rsidR="00634874">
        <w:t xml:space="preserve"> or inherit</w:t>
      </w:r>
      <w:r w:rsidR="006751DF">
        <w:t xml:space="preserve"> @@hasInstance </w:t>
      </w:r>
      <w:r w:rsidR="00232DF8">
        <w:t>it</w:t>
      </w:r>
      <w:r w:rsidR="006751DF">
        <w:t xml:space="preserve"> </w:t>
      </w:r>
      <w:r w:rsidR="00634874">
        <w:t>uses</w:t>
      </w:r>
      <w:r w:rsidR="006751DF">
        <w:t xml:space="preserve"> the default </w:t>
      </w:r>
      <w:r w:rsidR="006751DF" w:rsidRPr="007B40AF">
        <w:rPr>
          <w:rFonts w:ascii="Courier New" w:hAnsi="Courier New" w:cs="Courier New"/>
          <w:b/>
          <w:bCs/>
        </w:rPr>
        <w:t>instanceof</w:t>
      </w:r>
      <w:r w:rsidR="006751DF">
        <w:t xml:space="preserve"> semantics.</w:t>
      </w:r>
    </w:p>
    <w:bookmarkEnd w:id="3541"/>
    <w:bookmarkEnd w:id="3542"/>
    <w:bookmarkEnd w:id="3543"/>
    <w:bookmarkEnd w:id="3544"/>
    <w:bookmarkEnd w:id="3545"/>
    <w:bookmarkEnd w:id="3546"/>
    <w:p w14:paraId="5AF3185D" w14:textId="77777777" w:rsidR="004C02EF" w:rsidRPr="00E77497" w:rsidRDefault="004C02EF" w:rsidP="004C02EF">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p>
    <w:p w14:paraId="3AFA927C" w14:textId="77777777"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39D26BB3" w14:textId="77777777"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14:paraId="587A84E6" w14:textId="77777777" w:rsidR="003258C2" w:rsidRDefault="0056239B" w:rsidP="003258C2">
      <w:pPr>
        <w:pStyle w:val="Alg4"/>
        <w:numPr>
          <w:ilvl w:val="0"/>
          <w:numId w:val="92"/>
        </w:numPr>
        <w:contextualSpacing/>
      </w:pPr>
      <w:r>
        <w:t>ReturnIfAbrupt(</w:t>
      </w:r>
      <w:r w:rsidRPr="00342FD6">
        <w:rPr>
          <w:i/>
        </w:rPr>
        <w:t>lval</w:t>
      </w:r>
      <w:r>
        <w:t>).</w:t>
      </w:r>
    </w:p>
    <w:p w14:paraId="6F494158" w14:textId="77777777"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685CCC58" w14:textId="77777777"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14:paraId="4B184414" w14:textId="77777777" w:rsidR="00722F95" w:rsidRDefault="00605DF9" w:rsidP="00722F95">
      <w:pPr>
        <w:pStyle w:val="Alg4"/>
        <w:numPr>
          <w:ilvl w:val="0"/>
          <w:numId w:val="92"/>
        </w:numPr>
        <w:contextualSpacing/>
      </w:pPr>
      <w:r>
        <w:t>ReturnIfAbrupt(</w:t>
      </w:r>
      <w:r>
        <w:rPr>
          <w:i/>
        </w:rPr>
        <w:t>r</w:t>
      </w:r>
      <w:r w:rsidRPr="00ED2E78">
        <w:rPr>
          <w:i/>
        </w:rPr>
        <w:t>val</w:t>
      </w:r>
      <w:r>
        <w:t>).</w:t>
      </w:r>
    </w:p>
    <w:p w14:paraId="7CF8939F" w14:textId="77777777"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67442B3A" w14:textId="77777777" w:rsidR="004C02EF" w:rsidRPr="00E77497" w:rsidRDefault="004C02EF" w:rsidP="006E1302">
      <w:pPr>
        <w:pStyle w:val="Alg3"/>
        <w:numPr>
          <w:ilvl w:val="0"/>
          <w:numId w:val="92"/>
        </w:numPr>
        <w:spacing w:after="220"/>
      </w:pPr>
      <w:r w:rsidRPr="00E77497">
        <w:t>Return the result</w:t>
      </w:r>
      <w:r w:rsidR="006E1302">
        <w:t xml:space="preserve"> of</w:t>
      </w:r>
      <w:r w:rsidRPr="00E77497">
        <w:t xml:space="preserve"> </w:t>
      </w:r>
      <w:r w:rsidR="00542A13">
        <w:t>HasProperty(</w:t>
      </w:r>
      <w:r w:rsidRPr="00E77497">
        <w:rPr>
          <w:i/>
        </w:rPr>
        <w:t>rval</w:t>
      </w:r>
      <w:r w:rsidR="00542A13">
        <w:t>,</w:t>
      </w:r>
      <w:r w:rsidRPr="00E77497">
        <w:t xml:space="preserve"> </w:t>
      </w:r>
      <w:r w:rsidR="006E1302" w:rsidRPr="00E77497">
        <w:t>To</w:t>
      </w:r>
      <w:r w:rsidR="006E1302">
        <w:t>PropertyKey</w:t>
      </w:r>
      <w:r w:rsidRPr="00E77497">
        <w:t>(</w:t>
      </w:r>
      <w:r w:rsidRPr="00E77497">
        <w:rPr>
          <w:i/>
        </w:rPr>
        <w:t>lval</w:t>
      </w:r>
      <w:r w:rsidRPr="00E77497">
        <w:t>)</w:t>
      </w:r>
      <w:r w:rsidR="00542A13">
        <w:t>)</w:t>
      </w:r>
      <w:r w:rsidRPr="00E77497">
        <w:t>.</w:t>
      </w:r>
    </w:p>
    <w:p w14:paraId="3D3B42A3" w14:textId="77777777" w:rsidR="004C02EF" w:rsidRPr="00E77497" w:rsidRDefault="004C02EF" w:rsidP="00D148E9">
      <w:pPr>
        <w:pStyle w:val="20"/>
      </w:pPr>
      <w:bookmarkStart w:id="3547" w:name="_Ref440445008"/>
      <w:bookmarkStart w:id="3548" w:name="_Toc472818860"/>
      <w:bookmarkStart w:id="3549" w:name="_Toc235503434"/>
      <w:bookmarkStart w:id="3550" w:name="_Toc241509209"/>
      <w:bookmarkStart w:id="3551" w:name="_Toc244416696"/>
      <w:bookmarkStart w:id="3552" w:name="_Toc276631060"/>
      <w:bookmarkStart w:id="3553" w:name="_Toc366141911"/>
      <w:r w:rsidRPr="00E77497">
        <w:t>Equality Operator</w:t>
      </w:r>
      <w:bookmarkStart w:id="3554" w:name="_Toc382202864"/>
      <w:bookmarkEnd w:id="3532"/>
      <w:bookmarkEnd w:id="3533"/>
      <w:bookmarkEnd w:id="3534"/>
      <w:bookmarkEnd w:id="3535"/>
      <w:bookmarkEnd w:id="3536"/>
      <w:bookmarkEnd w:id="3537"/>
      <w:bookmarkEnd w:id="3538"/>
      <w:bookmarkEnd w:id="3539"/>
      <w:bookmarkEnd w:id="3540"/>
      <w:bookmarkEnd w:id="3554"/>
      <w:r w:rsidRPr="00E77497">
        <w:t>s</w:t>
      </w:r>
      <w:bookmarkEnd w:id="3547"/>
      <w:bookmarkEnd w:id="3548"/>
      <w:bookmarkEnd w:id="3549"/>
      <w:bookmarkEnd w:id="3550"/>
      <w:bookmarkEnd w:id="3551"/>
      <w:bookmarkEnd w:id="3552"/>
      <w:bookmarkEnd w:id="3553"/>
    </w:p>
    <w:p w14:paraId="257836A4" w14:textId="77777777" w:rsidR="007813BC" w:rsidRPr="004712DB" w:rsidRDefault="007813BC" w:rsidP="00962DF2">
      <w:pPr>
        <w:pStyle w:val="Note"/>
      </w:pPr>
      <w:r w:rsidRPr="004712DB">
        <w:t>NOTE</w:t>
      </w:r>
      <w:r w:rsidRPr="004712DB">
        <w:tab/>
        <w:t>The result of evaluating an equality operator is always of type Boolean, reflecting whether the relationship named by the operator holds between its two operands.</w:t>
      </w:r>
    </w:p>
    <w:p w14:paraId="0FD4F9BD" w14:textId="77777777" w:rsidR="004C02EF" w:rsidRPr="003B4312" w:rsidRDefault="004C02EF" w:rsidP="004C02EF">
      <w:pPr>
        <w:pStyle w:val="Syntax"/>
      </w:pPr>
      <w:r w:rsidRPr="004D1BD1">
        <w:t>Syntax</w:t>
      </w:r>
    </w:p>
    <w:p w14:paraId="787D7810" w14:textId="77777777" w:rsidR="004C02EF" w:rsidRPr="006B6D0A" w:rsidRDefault="004C02EF" w:rsidP="004C02EF">
      <w:pPr>
        <w:pStyle w:val="SyntaxRule"/>
      </w:pPr>
      <w:r w:rsidRPr="003B4312">
        <w:t xml:space="preserve">EqualityExpression </w:t>
      </w:r>
      <w:r w:rsidRPr="008B7F6F">
        <w:rPr>
          <w:rFonts w:ascii="Arial" w:hAnsi="Arial"/>
          <w:b/>
          <w:i w:val="0"/>
        </w:rPr>
        <w:t>:</w:t>
      </w:r>
    </w:p>
    <w:p w14:paraId="0073E4B1" w14:textId="77777777" w:rsidR="004C02EF" w:rsidRPr="00E77497" w:rsidRDefault="004C02EF" w:rsidP="001C638E">
      <w:pPr>
        <w:pStyle w:val="SyntaxDefinition"/>
      </w:pPr>
      <w:r w:rsidRPr="006B6D0A">
        <w:t>RelationalExpression</w:t>
      </w:r>
      <w:r w:rsidRPr="006B6D0A">
        <w:br/>
        <w:t>EqualityExpression</w:t>
      </w:r>
      <w:r w:rsidR="000F21F2" w:rsidRPr="007870CC">
        <w:rPr>
          <w:rFonts w:ascii="Courier New" w:hAnsi="Courier New" w:cs="Courier New"/>
          <w:i w:val="0"/>
        </w:rPr>
        <w:t xml:space="preserve"> </w:t>
      </w:r>
      <w:r w:rsidRPr="006B6D0A">
        <w:rPr>
          <w:rFonts w:ascii="Courier New" w:hAnsi="Courier New"/>
          <w:b/>
          <w:i w:val="0"/>
        </w:rPr>
        <w:t>==</w:t>
      </w:r>
      <w:r w:rsidR="000F21F2"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000F21F2" w:rsidRPr="007870CC">
        <w:rPr>
          <w:rFonts w:ascii="Courier New" w:hAnsi="Courier New" w:cs="Courier New"/>
          <w:i w:val="0"/>
        </w:rPr>
        <w:t xml:space="preserve"> </w:t>
      </w:r>
      <w:r w:rsidRPr="00B820AB">
        <w:t>RelationalExpression</w:t>
      </w:r>
      <w:r w:rsidRPr="00B820AB">
        <w:br/>
        <w:t>EqualityExpression</w:t>
      </w:r>
      <w:r w:rsidR="000F21F2" w:rsidRPr="007870CC">
        <w:rPr>
          <w:rFonts w:ascii="Courier New" w:hAnsi="Courier New" w:cs="Courier New"/>
          <w:i w:val="0"/>
        </w:rPr>
        <w:t xml:space="preserve"> </w:t>
      </w:r>
      <w:r w:rsidRPr="00675B74">
        <w:rPr>
          <w:rFonts w:ascii="Courier New" w:hAnsi="Courier New"/>
          <w:b/>
          <w:i w:val="0"/>
        </w:rPr>
        <w:t>===</w:t>
      </w:r>
      <w:r w:rsidR="000F21F2" w:rsidRPr="007870CC">
        <w:rPr>
          <w:rFonts w:ascii="Courier New" w:hAnsi="Courier New" w:cs="Courier New"/>
          <w:i w:val="0"/>
        </w:rPr>
        <w:t xml:space="preserve"> </w:t>
      </w:r>
      <w:r w:rsidRPr="00E77497">
        <w:t>RelationalExpression</w:t>
      </w:r>
      <w:r w:rsidRPr="00E77497">
        <w:br/>
        <w:t>EqualityExpression</w:t>
      </w:r>
      <w:r w:rsidR="000F21F2" w:rsidRPr="00952396">
        <w:rPr>
          <w:rFonts w:ascii="Courier New" w:hAnsi="Courier New" w:cs="Courier New"/>
          <w:i w:val="0"/>
        </w:rPr>
        <w:t xml:space="preserve"> </w:t>
      </w:r>
      <w:r w:rsidRPr="00E77497">
        <w:rPr>
          <w:rFonts w:ascii="Courier New" w:hAnsi="Courier New"/>
          <w:b/>
          <w:i w:val="0"/>
        </w:rPr>
        <w:t>!==</w:t>
      </w:r>
      <w:r w:rsidR="000F21F2" w:rsidRPr="007870CC">
        <w:rPr>
          <w:rFonts w:ascii="Courier New" w:hAnsi="Courier New" w:cs="Courier New"/>
          <w:i w:val="0"/>
        </w:rPr>
        <w:t xml:space="preserve"> </w:t>
      </w:r>
      <w:r w:rsidRPr="00E77497">
        <w:t>RelationalExpression</w:t>
      </w:r>
    </w:p>
    <w:p w14:paraId="79191CE9" w14:textId="77777777" w:rsidR="00A97CF5" w:rsidRPr="00E77497" w:rsidRDefault="00A97CF5" w:rsidP="00A97CF5">
      <w:pPr>
        <w:rPr>
          <w:rFonts w:ascii="Helvetica" w:hAnsi="Helvetica"/>
          <w:b/>
        </w:rPr>
      </w:pPr>
      <w:bookmarkStart w:id="3555" w:name="_Toc393690319"/>
      <w:bookmarkStart w:id="3556" w:name="_Toc472818861"/>
      <w:bookmarkStart w:id="3557" w:name="_Toc235503435"/>
      <w:bookmarkStart w:id="3558" w:name="_Toc241509210"/>
      <w:bookmarkStart w:id="3559" w:name="_Toc244416697"/>
      <w:bookmarkStart w:id="3560" w:name="_Toc276631061"/>
      <w:r w:rsidRPr="00E77497">
        <w:rPr>
          <w:rFonts w:ascii="Helvetica" w:hAnsi="Helvetica"/>
          <w:b/>
        </w:rPr>
        <w:t xml:space="preserve">Static Semantics:  </w:t>
      </w:r>
      <w:r w:rsidRPr="00BD6E56">
        <w:rPr>
          <w:rFonts w:ascii="Helvetica" w:hAnsi="Helvetica"/>
          <w:b/>
          <w:lang w:eastAsia="en-US"/>
        </w:rPr>
        <w:t>IsValidSimpleAssignmentTarget</w:t>
      </w:r>
    </w:p>
    <w:p w14:paraId="537702D7" w14:textId="77777777" w:rsidR="00A97CF5" w:rsidRPr="006B6D0A" w:rsidRDefault="00A97CF5" w:rsidP="00A97CF5">
      <w:pPr>
        <w:pStyle w:val="SyntaxRule"/>
      </w:pPr>
      <w:r w:rsidRPr="003B4312">
        <w:t xml:space="preserve">EqualityExpression </w:t>
      </w:r>
      <w:r w:rsidRPr="008B7F6F">
        <w:rPr>
          <w:rFonts w:ascii="Arial" w:hAnsi="Arial"/>
          <w:b/>
          <w:i w:val="0"/>
        </w:rPr>
        <w:t>:</w:t>
      </w:r>
    </w:p>
    <w:p w14:paraId="17B4E293" w14:textId="77777777" w:rsidR="00A97CF5" w:rsidRPr="00E77497" w:rsidRDefault="00A97CF5" w:rsidP="001C638E">
      <w:pPr>
        <w:pStyle w:val="SyntaxDefinition"/>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14:paraId="1164ED88" w14:textId="77777777" w:rsidR="00A97CF5" w:rsidRPr="00E77497" w:rsidRDefault="00A97CF5" w:rsidP="00A97CF5">
      <w:pPr>
        <w:pStyle w:val="Alg4"/>
        <w:numPr>
          <w:ilvl w:val="0"/>
          <w:numId w:val="975"/>
        </w:numPr>
        <w:spacing w:after="220"/>
        <w:contextualSpacing/>
      </w:pPr>
      <w:r w:rsidRPr="00E77497">
        <w:t xml:space="preserve">Return </w:t>
      </w:r>
      <w:r w:rsidRPr="00BD6E56">
        <w:rPr>
          <w:b/>
        </w:rPr>
        <w:t>false</w:t>
      </w:r>
      <w:r w:rsidRPr="00E77497">
        <w:t>.</w:t>
      </w:r>
    </w:p>
    <w:p w14:paraId="67F942DC" w14:textId="77777777" w:rsidR="00B85690" w:rsidRPr="00E77497" w:rsidRDefault="00B85690" w:rsidP="00D148E9">
      <w:pPr>
        <w:pStyle w:val="30"/>
      </w:pPr>
      <w:bookmarkStart w:id="3561" w:name="_Toc366141912"/>
      <w:r w:rsidRPr="00E77497">
        <w:t>Runtime Semantics</w:t>
      </w:r>
      <w:bookmarkEnd w:id="3561"/>
    </w:p>
    <w:p w14:paraId="6086E48F" w14:textId="77777777" w:rsidR="00B85690" w:rsidRPr="00E77497" w:rsidRDefault="00B85690" w:rsidP="00B8569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bookmarkEnd w:id="3555"/>
    <w:bookmarkEnd w:id="3556"/>
    <w:bookmarkEnd w:id="3557"/>
    <w:bookmarkEnd w:id="3558"/>
    <w:bookmarkEnd w:id="3559"/>
    <w:bookmarkEnd w:id="3560"/>
    <w:p w14:paraId="31FB3EB5" w14:textId="77777777" w:rsidR="004C02EF" w:rsidRPr="00E65A34" w:rsidRDefault="004C02EF" w:rsidP="004C02EF">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p>
    <w:p w14:paraId="0EA169CB" w14:textId="77777777"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14:paraId="61644186" w14:textId="77777777"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14:paraId="5E329508" w14:textId="77777777" w:rsidR="003258C2" w:rsidRDefault="0056239B" w:rsidP="003258C2">
      <w:pPr>
        <w:pStyle w:val="Alg4"/>
        <w:numPr>
          <w:ilvl w:val="0"/>
          <w:numId w:val="93"/>
        </w:numPr>
        <w:contextualSpacing/>
      </w:pPr>
      <w:r>
        <w:t>ReturnIfAbrupt(</w:t>
      </w:r>
      <w:r w:rsidRPr="00342FD6">
        <w:rPr>
          <w:i/>
        </w:rPr>
        <w:t>lval</w:t>
      </w:r>
      <w:r>
        <w:t>).</w:t>
      </w:r>
    </w:p>
    <w:p w14:paraId="558C4E90" w14:textId="77777777"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02AED16B" w14:textId="77777777"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14:paraId="07A4A6F4" w14:textId="77777777" w:rsidR="00EA1B5F" w:rsidRDefault="00EA1B5F" w:rsidP="00EA1B5F">
      <w:pPr>
        <w:pStyle w:val="Alg4"/>
        <w:numPr>
          <w:ilvl w:val="0"/>
          <w:numId w:val="93"/>
        </w:numPr>
        <w:contextualSpacing/>
      </w:pPr>
      <w:r>
        <w:t>ReturnIfAbrupt(</w:t>
      </w:r>
      <w:r>
        <w:rPr>
          <w:i/>
        </w:rPr>
        <w:t>rval</w:t>
      </w:r>
      <w:r>
        <w:t>).</w:t>
      </w:r>
    </w:p>
    <w:p w14:paraId="52A59125" w14:textId="77777777" w:rsidR="004C02EF" w:rsidRPr="00E77497" w:rsidRDefault="004C02EF" w:rsidP="00102782">
      <w:pPr>
        <w:pStyle w:val="Alg3"/>
        <w:numPr>
          <w:ilvl w:val="0"/>
          <w:numId w:val="93"/>
        </w:numPr>
        <w:spacing w:after="220"/>
      </w:pPr>
      <w:r w:rsidRPr="00E77497">
        <w:t xml:space="preserve">Return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14:paraId="34BE133F" w14:textId="77777777"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14:paraId="7AF52822" w14:textId="77777777"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2A118ECC" w14:textId="77777777"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14:paraId="7E9FF80E" w14:textId="77777777" w:rsidR="00722F95" w:rsidRDefault="0056239B" w:rsidP="00722F95">
      <w:pPr>
        <w:pStyle w:val="Alg4"/>
        <w:numPr>
          <w:ilvl w:val="0"/>
          <w:numId w:val="94"/>
        </w:numPr>
        <w:contextualSpacing/>
      </w:pPr>
      <w:r>
        <w:t>ReturnIfAbrupt(</w:t>
      </w:r>
      <w:r w:rsidRPr="00342FD6">
        <w:rPr>
          <w:i/>
        </w:rPr>
        <w:t>lval</w:t>
      </w:r>
      <w:r>
        <w:t>).</w:t>
      </w:r>
    </w:p>
    <w:p w14:paraId="59FC2A05" w14:textId="77777777"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39E4E240" w14:textId="77777777"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14:paraId="1CC88253" w14:textId="77777777" w:rsidR="00722F95" w:rsidRDefault="0034651E" w:rsidP="00722F95">
      <w:pPr>
        <w:pStyle w:val="Alg4"/>
        <w:numPr>
          <w:ilvl w:val="0"/>
          <w:numId w:val="94"/>
        </w:numPr>
        <w:contextualSpacing/>
      </w:pPr>
      <w:r>
        <w:t>ReturnIfAbrupt(</w:t>
      </w:r>
      <w:r>
        <w:rPr>
          <w:i/>
        </w:rPr>
        <w:t>rval</w:t>
      </w:r>
      <w:r>
        <w:t>).</w:t>
      </w:r>
    </w:p>
    <w:p w14:paraId="533C7228" w14:textId="77777777" w:rsidR="004C02EF" w:rsidRPr="00E77497" w:rsidRDefault="004C02EF" w:rsidP="00102782">
      <w:pPr>
        <w:pStyle w:val="Alg3"/>
        <w:numPr>
          <w:ilvl w:val="0"/>
          <w:numId w:val="94"/>
        </w:numPr>
      </w:pPr>
      <w:r w:rsidRPr="00E77497">
        <w:t xml:space="preserve">Let </w:t>
      </w:r>
      <w:r w:rsidRPr="00E77497">
        <w:rPr>
          <w:i/>
        </w:rPr>
        <w:t>r</w:t>
      </w:r>
      <w:r w:rsidRPr="00E77497">
        <w:t xml:space="preserve"> be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14:paraId="50F457B9" w14:textId="77777777"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3562" w:name="_Ref393523209"/>
      <w:bookmarkStart w:id="3563" w:name="_Toc393690321"/>
      <w:r w:rsidRPr="00E77497">
        <w:t>.</w:t>
      </w:r>
      <w:bookmarkStart w:id="3564" w:name="_Ref424533194"/>
    </w:p>
    <w:p w14:paraId="48D64353" w14:textId="77777777" w:rsidR="004C02EF" w:rsidRPr="00B820AB" w:rsidRDefault="004C02EF" w:rsidP="004C02EF">
      <w:bookmarkStart w:id="3565" w:name="_Toc375031190"/>
      <w:bookmarkStart w:id="3566" w:name="_Ref378391680"/>
      <w:bookmarkStart w:id="3567" w:name="_Toc381513703"/>
      <w:bookmarkStart w:id="3568" w:name="_Toc382202865"/>
      <w:bookmarkStart w:id="3569" w:name="_Toc382212225"/>
      <w:bookmarkStart w:id="3570" w:name="_Toc382212654"/>
      <w:bookmarkStart w:id="3571" w:name="_Toc382291570"/>
      <w:bookmarkStart w:id="3572" w:name="_Toc385672219"/>
      <w:bookmarkStart w:id="3573" w:name="_Toc393690322"/>
      <w:bookmarkStart w:id="3574" w:name="_Toc398440770"/>
      <w:bookmarkStart w:id="3575" w:name="_Toc403317150"/>
      <w:bookmarkStart w:id="3576" w:name="_Toc403362705"/>
      <w:bookmarkEnd w:id="3562"/>
      <w:bookmarkEnd w:id="3563"/>
      <w:bookmarkEnd w:id="3564"/>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p>
    <w:p w14:paraId="5EE1AF4D" w14:textId="77777777"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130F093F" w14:textId="77777777"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14:paraId="42E27B6C" w14:textId="77777777" w:rsidR="00722F95" w:rsidRDefault="00605DF9" w:rsidP="00722F95">
      <w:pPr>
        <w:pStyle w:val="Alg4"/>
        <w:numPr>
          <w:ilvl w:val="0"/>
          <w:numId w:val="96"/>
        </w:numPr>
        <w:contextualSpacing/>
      </w:pPr>
      <w:r>
        <w:t>ReturnIfAbrupt(</w:t>
      </w:r>
      <w:r>
        <w:rPr>
          <w:i/>
        </w:rPr>
        <w:t>l</w:t>
      </w:r>
      <w:r w:rsidRPr="00ED2E78">
        <w:rPr>
          <w:i/>
        </w:rPr>
        <w:t>val</w:t>
      </w:r>
      <w:r>
        <w:t>)</w:t>
      </w:r>
    </w:p>
    <w:p w14:paraId="05A5A74B" w14:textId="77777777"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3F0F9F8B" w14:textId="77777777"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14:paraId="55687348" w14:textId="77777777" w:rsidR="00EA1B5F" w:rsidRDefault="00EA1B5F" w:rsidP="00EA1B5F">
      <w:pPr>
        <w:pStyle w:val="Alg4"/>
        <w:numPr>
          <w:ilvl w:val="0"/>
          <w:numId w:val="96"/>
        </w:numPr>
        <w:contextualSpacing/>
      </w:pPr>
      <w:r>
        <w:t>ReturnIfAbrupt(</w:t>
      </w:r>
      <w:r>
        <w:rPr>
          <w:i/>
        </w:rPr>
        <w:t>rval</w:t>
      </w:r>
      <w:r>
        <w:t>).</w:t>
      </w:r>
    </w:p>
    <w:p w14:paraId="231B7E8E" w14:textId="77777777" w:rsidR="004C02EF" w:rsidRPr="00E77497" w:rsidRDefault="004C02EF" w:rsidP="00621C54">
      <w:pPr>
        <w:pStyle w:val="Alg3"/>
        <w:numPr>
          <w:ilvl w:val="0"/>
          <w:numId w:val="96"/>
        </w:numPr>
        <w:spacing w:after="220"/>
      </w:pPr>
      <w:r w:rsidRPr="00E77497">
        <w:t xml:space="preserve">Return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14:paraId="70D2C88D" w14:textId="77777777"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14:paraId="6164C78D" w14:textId="77777777"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72484FA6" w14:textId="77777777"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14:paraId="5B2494EE" w14:textId="77777777" w:rsidR="00722F95" w:rsidRDefault="0056239B" w:rsidP="00722F95">
      <w:pPr>
        <w:pStyle w:val="Alg4"/>
        <w:numPr>
          <w:ilvl w:val="0"/>
          <w:numId w:val="98"/>
        </w:numPr>
        <w:contextualSpacing/>
      </w:pPr>
      <w:r>
        <w:t>ReturnIfAbrupt(</w:t>
      </w:r>
      <w:r w:rsidRPr="00342FD6">
        <w:rPr>
          <w:i/>
        </w:rPr>
        <w:t>lval</w:t>
      </w:r>
      <w:r>
        <w:t>).</w:t>
      </w:r>
    </w:p>
    <w:p w14:paraId="25725198" w14:textId="77777777"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2DB0F39C" w14:textId="77777777"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14:paraId="787E74C5" w14:textId="77777777" w:rsidR="00EA1B5F" w:rsidRDefault="00EA1B5F" w:rsidP="00EA1B5F">
      <w:pPr>
        <w:pStyle w:val="Alg4"/>
        <w:numPr>
          <w:ilvl w:val="0"/>
          <w:numId w:val="98"/>
        </w:numPr>
        <w:contextualSpacing/>
      </w:pPr>
      <w:r>
        <w:t>ReturnIfAbrupt(</w:t>
      </w:r>
      <w:r>
        <w:rPr>
          <w:i/>
        </w:rPr>
        <w:t>r</w:t>
      </w:r>
      <w:r w:rsidR="0092308F">
        <w:rPr>
          <w:i/>
        </w:rPr>
        <w:t>val</w:t>
      </w:r>
      <w:r>
        <w:t>).</w:t>
      </w:r>
    </w:p>
    <w:p w14:paraId="2652A640" w14:textId="77777777" w:rsidR="004C02EF" w:rsidRPr="00E77497" w:rsidRDefault="004C02EF" w:rsidP="00102782">
      <w:pPr>
        <w:pStyle w:val="Alg3"/>
        <w:numPr>
          <w:ilvl w:val="0"/>
          <w:numId w:val="98"/>
        </w:numPr>
      </w:pPr>
      <w:r w:rsidRPr="00E77497">
        <w:t xml:space="preserve">Let </w:t>
      </w:r>
      <w:r w:rsidRPr="00E77497">
        <w:rPr>
          <w:i/>
        </w:rPr>
        <w:t>r</w:t>
      </w:r>
      <w:r w:rsidRPr="00E77497">
        <w:t xml:space="preserve"> be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14:paraId="4BC0A251" w14:textId="77777777"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381FD8B0" w14:textId="77777777" w:rsidR="002021D1" w:rsidRPr="00E77497" w:rsidRDefault="002021D1" w:rsidP="002021D1">
      <w:pPr>
        <w:pStyle w:val="Note"/>
        <w:spacing w:after="60"/>
        <w:rPr>
          <w:szCs w:val="18"/>
        </w:rPr>
      </w:pPr>
      <w:bookmarkStart w:id="3577" w:name="_Ref440445026"/>
      <w:bookmarkStart w:id="3578" w:name="_Toc472818867"/>
      <w:bookmarkStart w:id="3579" w:name="_Toc235503441"/>
      <w:bookmarkStart w:id="3580" w:name="_Toc241509216"/>
      <w:bookmarkStart w:id="3581" w:name="_Toc244416703"/>
      <w:bookmarkStart w:id="3582" w:name="_Toc276631067"/>
      <w:bookmarkEnd w:id="3565"/>
      <w:bookmarkEnd w:id="3566"/>
      <w:bookmarkEnd w:id="3567"/>
      <w:bookmarkEnd w:id="3568"/>
      <w:bookmarkEnd w:id="3569"/>
      <w:bookmarkEnd w:id="3570"/>
      <w:bookmarkEnd w:id="3571"/>
      <w:bookmarkEnd w:id="3572"/>
      <w:bookmarkEnd w:id="3573"/>
      <w:bookmarkEnd w:id="3574"/>
      <w:bookmarkEnd w:id="3575"/>
      <w:bookmarkEnd w:id="3576"/>
      <w:r w:rsidRPr="00E77497">
        <w:rPr>
          <w:szCs w:val="18"/>
        </w:rPr>
        <w:t>NOTE 1</w:t>
      </w:r>
      <w:r w:rsidRPr="00E77497">
        <w:rPr>
          <w:szCs w:val="18"/>
        </w:rPr>
        <w:tab/>
        <w:t>Given the above definition of equality:</w:t>
      </w:r>
    </w:p>
    <w:p w14:paraId="38C8BAEB" w14:textId="77777777" w:rsidR="002021D1" w:rsidRPr="00E77497" w:rsidRDefault="002021D1" w:rsidP="002021D1">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07B7A131" w14:textId="77777777" w:rsidR="002021D1" w:rsidRPr="00E77497" w:rsidRDefault="002021D1" w:rsidP="002021D1">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2AAF83C8" w14:textId="77777777" w:rsidR="002021D1" w:rsidRPr="00E77497" w:rsidRDefault="002021D1" w:rsidP="002021D1">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2A5F653A" w14:textId="77777777" w:rsidR="002021D1" w:rsidRPr="00E77497" w:rsidRDefault="002021D1" w:rsidP="002021D1">
      <w:pPr>
        <w:pStyle w:val="Note"/>
        <w:spacing w:after="60"/>
        <w:contextualSpacing/>
        <w:rPr>
          <w:szCs w:val="18"/>
        </w:rPr>
      </w:pPr>
      <w:r w:rsidRPr="00E77497">
        <w:rPr>
          <w:szCs w:val="18"/>
        </w:rPr>
        <w:t>NOTE 2</w:t>
      </w:r>
      <w:r w:rsidRPr="00E77497">
        <w:rPr>
          <w:szCs w:val="18"/>
        </w:rPr>
        <w:tab/>
        <w:t>The equality operators maintain the following invariants:</w:t>
      </w:r>
    </w:p>
    <w:p w14:paraId="28BB262F" w14:textId="77777777" w:rsidR="002021D1" w:rsidRPr="00E77497" w:rsidRDefault="002021D1" w:rsidP="002021D1">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2EB490D2" w14:textId="77777777" w:rsidR="002021D1" w:rsidRPr="00E77497" w:rsidRDefault="002021D1" w:rsidP="002021D1">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6024A785" w14:textId="77777777" w:rsidR="002021D1" w:rsidRPr="00E77497" w:rsidRDefault="002021D1" w:rsidP="002021D1">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793B9458" w14:textId="77777777" w:rsidR="002021D1" w:rsidRPr="00E77497" w:rsidRDefault="002021D1" w:rsidP="002021D1">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7DB6FDE9" w14:textId="77777777" w:rsidR="002021D1" w:rsidRPr="00E77497" w:rsidRDefault="002021D1" w:rsidP="002021D1">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7037BCEB" w14:textId="77777777" w:rsidR="002021D1" w:rsidRPr="00E77497" w:rsidRDefault="002021D1" w:rsidP="002021D1">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14:paraId="25576528" w14:textId="77777777" w:rsidR="004C02EF" w:rsidRPr="00E77497" w:rsidRDefault="004C02EF" w:rsidP="00D148E9">
      <w:pPr>
        <w:pStyle w:val="20"/>
      </w:pPr>
      <w:bookmarkStart w:id="3583" w:name="_Toc361663241"/>
      <w:bookmarkStart w:id="3584" w:name="_Toc361665084"/>
      <w:bookmarkStart w:id="3585" w:name="_Toc361666924"/>
      <w:bookmarkStart w:id="3586" w:name="_Toc361668753"/>
      <w:bookmarkStart w:id="3587" w:name="_Toc364934775"/>
      <w:bookmarkStart w:id="3588" w:name="_Toc365474019"/>
      <w:bookmarkStart w:id="3589" w:name="_Toc361663249"/>
      <w:bookmarkStart w:id="3590" w:name="_Toc361665092"/>
      <w:bookmarkStart w:id="3591" w:name="_Toc361666932"/>
      <w:bookmarkStart w:id="3592" w:name="_Toc361668761"/>
      <w:bookmarkStart w:id="3593" w:name="_Toc364934783"/>
      <w:bookmarkStart w:id="3594" w:name="_Toc365474027"/>
      <w:bookmarkStart w:id="3595" w:name="_Toc366141913"/>
      <w:bookmarkEnd w:id="3583"/>
      <w:bookmarkEnd w:id="3584"/>
      <w:bookmarkEnd w:id="3585"/>
      <w:bookmarkEnd w:id="3586"/>
      <w:bookmarkEnd w:id="3587"/>
      <w:bookmarkEnd w:id="3588"/>
      <w:bookmarkEnd w:id="3589"/>
      <w:bookmarkEnd w:id="3590"/>
      <w:bookmarkEnd w:id="3591"/>
      <w:bookmarkEnd w:id="3592"/>
      <w:bookmarkEnd w:id="3593"/>
      <w:bookmarkEnd w:id="3594"/>
      <w:r w:rsidRPr="00E77497">
        <w:t>Binary Bitwise Operator</w:t>
      </w:r>
      <w:bookmarkStart w:id="3596" w:name="_Toc382202866"/>
      <w:bookmarkEnd w:id="3596"/>
      <w:r w:rsidRPr="00E77497">
        <w:t>s</w:t>
      </w:r>
      <w:bookmarkEnd w:id="3577"/>
      <w:bookmarkEnd w:id="3578"/>
      <w:bookmarkEnd w:id="3579"/>
      <w:bookmarkEnd w:id="3580"/>
      <w:bookmarkEnd w:id="3581"/>
      <w:bookmarkEnd w:id="3582"/>
      <w:bookmarkEnd w:id="3595"/>
    </w:p>
    <w:p w14:paraId="24D064A8" w14:textId="77777777" w:rsidR="004C02EF" w:rsidRPr="00E77497" w:rsidRDefault="004C02EF" w:rsidP="004C02EF">
      <w:pPr>
        <w:pStyle w:val="Syntax"/>
      </w:pPr>
      <w:r w:rsidRPr="00E77497">
        <w:t>Syntax</w:t>
      </w:r>
    </w:p>
    <w:p w14:paraId="69B2528D" w14:textId="77777777" w:rsidR="004C02EF" w:rsidRPr="00E77497" w:rsidRDefault="004C02EF" w:rsidP="004C02EF">
      <w:pPr>
        <w:pStyle w:val="SyntaxRule"/>
      </w:pPr>
      <w:r w:rsidRPr="00E77497">
        <w:t xml:space="preserve">BitwiseANDExpression </w:t>
      </w:r>
      <w:r w:rsidRPr="00E77497">
        <w:rPr>
          <w:rFonts w:ascii="Arial" w:hAnsi="Arial"/>
          <w:b/>
          <w:i w:val="0"/>
        </w:rPr>
        <w:t>:</w:t>
      </w:r>
    </w:p>
    <w:p w14:paraId="7915DD09" w14:textId="77777777"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14:paraId="56CD9F19" w14:textId="77777777" w:rsidR="004C02EF" w:rsidRPr="00E77497" w:rsidRDefault="004C02EF" w:rsidP="004C02EF">
      <w:pPr>
        <w:pStyle w:val="SyntaxRule"/>
      </w:pPr>
      <w:r w:rsidRPr="00E77497">
        <w:t xml:space="preserve">BitwiseXORExpression </w:t>
      </w:r>
      <w:r w:rsidRPr="00E77497">
        <w:rPr>
          <w:rFonts w:ascii="Arial" w:hAnsi="Arial"/>
          <w:b/>
          <w:i w:val="0"/>
        </w:rPr>
        <w:t>:</w:t>
      </w:r>
    </w:p>
    <w:p w14:paraId="295D739A" w14:textId="77777777"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0128958B" w14:textId="77777777" w:rsidR="004C02EF" w:rsidRPr="00E77497" w:rsidRDefault="004C02EF" w:rsidP="004C02EF">
      <w:pPr>
        <w:pStyle w:val="SyntaxRule"/>
      </w:pPr>
      <w:r w:rsidRPr="00E77497">
        <w:t xml:space="preserve">BitwiseORExpression </w:t>
      </w:r>
      <w:r w:rsidRPr="00E77497">
        <w:rPr>
          <w:rFonts w:ascii="Arial" w:hAnsi="Arial"/>
          <w:b/>
          <w:i w:val="0"/>
        </w:rPr>
        <w:t>:</w:t>
      </w:r>
    </w:p>
    <w:p w14:paraId="0CFDAAA0" w14:textId="77777777"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7A876748" w14:textId="77777777"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14:paraId="3792327A" w14:textId="77777777" w:rsidR="00A97CF5" w:rsidRPr="00E77497" w:rsidRDefault="00A97CF5" w:rsidP="00A97CF5">
      <w:pPr>
        <w:pStyle w:val="SyntaxRule"/>
      </w:pPr>
      <w:r w:rsidRPr="00E77497">
        <w:t xml:space="preserve">BitwiseANDExpression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p>
    <w:p w14:paraId="7EA7312F" w14:textId="77777777" w:rsidR="00A97CF5" w:rsidRPr="00E77497" w:rsidRDefault="00A97CF5" w:rsidP="00A97CF5">
      <w:pPr>
        <w:pStyle w:val="SyntaxRule"/>
      </w:pPr>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p>
    <w:p w14:paraId="6F16C11F" w14:textId="77777777" w:rsidR="00A97CF5" w:rsidRPr="00E77497" w:rsidRDefault="00A97CF5" w:rsidP="00A97CF5">
      <w:pPr>
        <w:pStyle w:val="SyntaxRule"/>
        <w:spacing w:after="240"/>
      </w:pPr>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p>
    <w:p w14:paraId="56FBB593" w14:textId="77777777" w:rsidR="00A97CF5" w:rsidRPr="00E77497" w:rsidRDefault="00A97CF5" w:rsidP="00A97CF5">
      <w:pPr>
        <w:pStyle w:val="Alg4"/>
        <w:numPr>
          <w:ilvl w:val="0"/>
          <w:numId w:val="976"/>
        </w:numPr>
        <w:spacing w:after="220"/>
        <w:contextualSpacing/>
      </w:pPr>
      <w:r w:rsidRPr="00E77497">
        <w:t xml:space="preserve">Return </w:t>
      </w:r>
      <w:r w:rsidRPr="00BD6E56">
        <w:rPr>
          <w:b/>
        </w:rPr>
        <w:t>false</w:t>
      </w:r>
      <w:r w:rsidRPr="00E77497">
        <w:t>.</w:t>
      </w:r>
    </w:p>
    <w:p w14:paraId="1171B739" w14:textId="77777777"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528ED1FC" w14:textId="77777777"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3597" w:name="_Toc382212655"/>
    </w:p>
    <w:p w14:paraId="4C1A86F0" w14:textId="77777777"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3597"/>
      <w:r w:rsidRPr="00E77497">
        <w:t>.</w:t>
      </w:r>
      <w:bookmarkStart w:id="3598" w:name="_Toc382212656"/>
    </w:p>
    <w:p w14:paraId="30B78F96" w14:textId="77777777"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3599" w:name="_Toc382212657"/>
      <w:bookmarkEnd w:id="3598"/>
    </w:p>
    <w:p w14:paraId="0D0C44A3" w14:textId="77777777" w:rsidR="00722F95" w:rsidRDefault="0056239B" w:rsidP="00722F95">
      <w:pPr>
        <w:pStyle w:val="Alg4"/>
        <w:numPr>
          <w:ilvl w:val="0"/>
          <w:numId w:val="99"/>
        </w:numPr>
        <w:contextualSpacing/>
      </w:pPr>
      <w:r>
        <w:t>ReturnIfAbrupt(</w:t>
      </w:r>
      <w:r w:rsidRPr="00342FD6">
        <w:rPr>
          <w:i/>
        </w:rPr>
        <w:t>lval</w:t>
      </w:r>
      <w:r>
        <w:t>).</w:t>
      </w:r>
    </w:p>
    <w:p w14:paraId="2AB1DE35" w14:textId="77777777"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3599"/>
      <w:r w:rsidRPr="00E77497">
        <w:t>.</w:t>
      </w:r>
      <w:bookmarkStart w:id="3600" w:name="_Toc382212658"/>
    </w:p>
    <w:p w14:paraId="04A66B8D" w14:textId="77777777"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3601" w:name="_Toc382212659"/>
      <w:bookmarkEnd w:id="3600"/>
    </w:p>
    <w:p w14:paraId="7F78C0F5" w14:textId="77777777" w:rsidR="00722F95" w:rsidRDefault="0056239B" w:rsidP="00722F95">
      <w:pPr>
        <w:pStyle w:val="Alg4"/>
        <w:numPr>
          <w:ilvl w:val="0"/>
          <w:numId w:val="99"/>
        </w:numPr>
        <w:contextualSpacing/>
      </w:pPr>
      <w:r>
        <w:t>ReturnIfAbrupt(</w:t>
      </w:r>
      <w:r>
        <w:rPr>
          <w:i/>
        </w:rPr>
        <w:t>r</w:t>
      </w:r>
      <w:r w:rsidRPr="00ED2E78">
        <w:rPr>
          <w:i/>
        </w:rPr>
        <w:t>val</w:t>
      </w:r>
      <w:r>
        <w:t>).</w:t>
      </w:r>
    </w:p>
    <w:p w14:paraId="568F74CF" w14:textId="77777777"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3602" w:name="_Toc382212660"/>
      <w:bookmarkEnd w:id="3601"/>
    </w:p>
    <w:p w14:paraId="58810223" w14:textId="77777777" w:rsidR="00CB6687" w:rsidRDefault="0056239B" w:rsidP="00CB6687">
      <w:pPr>
        <w:pStyle w:val="Alg4"/>
        <w:numPr>
          <w:ilvl w:val="0"/>
          <w:numId w:val="99"/>
        </w:numPr>
        <w:contextualSpacing/>
      </w:pPr>
      <w:r>
        <w:t>ReturnIfAbrupt(</w:t>
      </w:r>
      <w:r>
        <w:rPr>
          <w:i/>
        </w:rPr>
        <w:t>lnum</w:t>
      </w:r>
      <w:r>
        <w:t>).</w:t>
      </w:r>
    </w:p>
    <w:p w14:paraId="683BE9DB" w14:textId="77777777"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3603" w:name="_Toc382212661"/>
      <w:bookmarkEnd w:id="3602"/>
    </w:p>
    <w:p w14:paraId="5D875B09" w14:textId="77777777" w:rsidR="00CB6687" w:rsidRDefault="0056239B" w:rsidP="00CB6687">
      <w:pPr>
        <w:pStyle w:val="Alg4"/>
        <w:numPr>
          <w:ilvl w:val="0"/>
          <w:numId w:val="99"/>
        </w:numPr>
        <w:contextualSpacing/>
      </w:pPr>
      <w:r>
        <w:t>ReturnIfAbrupt(</w:t>
      </w:r>
      <w:r>
        <w:rPr>
          <w:i/>
        </w:rPr>
        <w:t>rnum</w:t>
      </w:r>
      <w:r>
        <w:t>).</w:t>
      </w:r>
    </w:p>
    <w:p w14:paraId="2CBC585D" w14:textId="77777777"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3603"/>
      <w:r w:rsidRPr="00E77497">
        <w:t>.</w:t>
      </w:r>
      <w:bookmarkStart w:id="3604" w:name="_Toc382212662"/>
    </w:p>
    <w:p w14:paraId="5096B76F" w14:textId="77777777" w:rsidR="004C02EF" w:rsidRPr="00E77497" w:rsidRDefault="004C02EF" w:rsidP="00D148E9">
      <w:pPr>
        <w:pStyle w:val="20"/>
      </w:pPr>
      <w:bookmarkStart w:id="3605" w:name="_Toc375031191"/>
      <w:bookmarkStart w:id="3606" w:name="_Ref381090012"/>
      <w:bookmarkStart w:id="3607" w:name="_Toc381513704"/>
      <w:bookmarkStart w:id="3608" w:name="_Toc382202867"/>
      <w:bookmarkStart w:id="3609" w:name="_Toc382212226"/>
      <w:bookmarkStart w:id="3610" w:name="_Toc382212663"/>
      <w:bookmarkStart w:id="3611" w:name="_Toc382291571"/>
      <w:bookmarkStart w:id="3612" w:name="_Toc385672220"/>
      <w:bookmarkStart w:id="3613" w:name="_Toc393690323"/>
      <w:bookmarkStart w:id="3614" w:name="_Ref440445041"/>
      <w:bookmarkStart w:id="3615" w:name="_Toc472818868"/>
      <w:bookmarkStart w:id="3616" w:name="_Toc235503442"/>
      <w:bookmarkStart w:id="3617" w:name="_Toc241509217"/>
      <w:bookmarkStart w:id="3618" w:name="_Toc244416704"/>
      <w:bookmarkStart w:id="3619" w:name="_Toc276631068"/>
      <w:bookmarkStart w:id="3620" w:name="_Toc366141914"/>
      <w:bookmarkEnd w:id="3604"/>
      <w:r w:rsidRPr="00E77497">
        <w:t>Binary Logical Operator</w:t>
      </w:r>
      <w:bookmarkStart w:id="3621" w:name="_Toc382202868"/>
      <w:bookmarkEnd w:id="3605"/>
      <w:bookmarkEnd w:id="3606"/>
      <w:bookmarkEnd w:id="3607"/>
      <w:bookmarkEnd w:id="3608"/>
      <w:bookmarkEnd w:id="3609"/>
      <w:bookmarkEnd w:id="3610"/>
      <w:bookmarkEnd w:id="3611"/>
      <w:bookmarkEnd w:id="3612"/>
      <w:bookmarkEnd w:id="3613"/>
      <w:bookmarkEnd w:id="3621"/>
      <w:r w:rsidRPr="00E77497">
        <w:t>s</w:t>
      </w:r>
      <w:bookmarkEnd w:id="3614"/>
      <w:bookmarkEnd w:id="3615"/>
      <w:bookmarkEnd w:id="3616"/>
      <w:bookmarkEnd w:id="3617"/>
      <w:bookmarkEnd w:id="3618"/>
      <w:bookmarkEnd w:id="3619"/>
      <w:bookmarkEnd w:id="3620"/>
    </w:p>
    <w:p w14:paraId="4107FA63" w14:textId="77777777" w:rsidR="004C02EF" w:rsidRPr="00E77497" w:rsidRDefault="004C02EF" w:rsidP="004C02EF">
      <w:pPr>
        <w:pStyle w:val="Syntax"/>
      </w:pPr>
      <w:r w:rsidRPr="00E77497">
        <w:t>Syntax</w:t>
      </w:r>
    </w:p>
    <w:p w14:paraId="6A1D725E" w14:textId="77777777"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14:paraId="06B96827" w14:textId="77777777"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11DD5824" w14:textId="77777777"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14:paraId="738B2ADA" w14:textId="77777777"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3CF7DBDD" w14:textId="77777777"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0BBA9211" w14:textId="77777777"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14:paraId="0F82556B" w14:textId="77777777" w:rsidR="008625A5" w:rsidRPr="00E77497" w:rsidRDefault="008625A5" w:rsidP="008625A5">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r w:rsidRPr="00E77497">
        <w:t xml:space="preserve"> 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1613A90A" w14:textId="77777777" w:rsidR="008625A5" w:rsidRPr="008625A5" w:rsidRDefault="008625A5" w:rsidP="008625A5">
      <w:pPr>
        <w:pStyle w:val="SyntaxRule"/>
        <w:spacing w:after="240"/>
        <w:rPr>
          <w:rFonts w:ascii="Arial" w:hAnsi="Arial"/>
        </w:rPr>
      </w:pPr>
      <w:r w:rsidRPr="00E77497">
        <w:t>LogicalORExpression</w:t>
      </w:r>
      <w:r w:rsidRPr="00E77497">
        <w:rPr>
          <w:rFonts w:ascii="Arial" w:hAnsi="Arial"/>
        </w:rPr>
        <w:t xml:space="preserve"> </w:t>
      </w:r>
      <w:r w:rsidRPr="00E77497">
        <w:rPr>
          <w:rFonts w:ascii="Arial" w:hAnsi="Arial"/>
          <w:b/>
          <w:i w:val="0"/>
        </w:rPr>
        <w:t>:</w:t>
      </w:r>
      <w:r w:rsidRPr="00E77497">
        <w:t xml:space="preserve"> 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0B489CD5" w14:textId="77777777" w:rsidR="008625A5" w:rsidRPr="00E77497" w:rsidRDefault="008625A5" w:rsidP="008625A5">
      <w:pPr>
        <w:pStyle w:val="Alg4"/>
        <w:numPr>
          <w:ilvl w:val="0"/>
          <w:numId w:val="977"/>
        </w:numPr>
        <w:spacing w:after="220"/>
        <w:contextualSpacing/>
      </w:pPr>
      <w:r w:rsidRPr="00E77497">
        <w:t xml:space="preserve">Return </w:t>
      </w:r>
      <w:r w:rsidRPr="00BD6E56">
        <w:rPr>
          <w:b/>
        </w:rPr>
        <w:t>false</w:t>
      </w:r>
      <w:r w:rsidRPr="00E77497">
        <w:t>.</w:t>
      </w:r>
    </w:p>
    <w:p w14:paraId="7BB553B1" w14:textId="77777777"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7658B5F8" w14:textId="77777777" w:rsidR="004C02EF" w:rsidRPr="00E77497" w:rsidRDefault="004C02EF" w:rsidP="004C02EF">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bookmarkStart w:id="3622" w:name="_Toc382212664"/>
    </w:p>
    <w:p w14:paraId="4449D0EC" w14:textId="77777777"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3622"/>
      <w:r w:rsidRPr="00E77497">
        <w:t>.</w:t>
      </w:r>
      <w:bookmarkStart w:id="3623" w:name="_Toc382212665"/>
    </w:p>
    <w:p w14:paraId="5EE0C1E1" w14:textId="77777777" w:rsidR="004C02EF" w:rsidRPr="00E77497" w:rsidRDefault="004C02EF" w:rsidP="00FA3203">
      <w:pPr>
        <w:pStyle w:val="Alg2"/>
        <w:numPr>
          <w:ilvl w:val="0"/>
          <w:numId w:val="100"/>
        </w:numPr>
      </w:pPr>
      <w:r w:rsidRPr="00E77497">
        <w:t xml:space="preserve">Let </w:t>
      </w:r>
      <w:r w:rsidRPr="00E77497">
        <w:rPr>
          <w:i/>
        </w:rPr>
        <w:t>lval</w:t>
      </w:r>
      <w:r w:rsidRPr="00E77497">
        <w:t xml:space="preserve"> be GetValue(</w:t>
      </w:r>
      <w:r w:rsidRPr="00E77497">
        <w:rPr>
          <w:i/>
        </w:rPr>
        <w:t>lref</w:t>
      </w:r>
      <w:r w:rsidRPr="00E77497">
        <w:t>).</w:t>
      </w:r>
      <w:bookmarkStart w:id="3624" w:name="_Toc382212666"/>
      <w:bookmarkEnd w:id="3623"/>
    </w:p>
    <w:p w14:paraId="6F7AADE6" w14:textId="77777777" w:rsidR="00970124" w:rsidRDefault="00970124" w:rsidP="00970124">
      <w:pPr>
        <w:pStyle w:val="Alg4"/>
        <w:numPr>
          <w:ilvl w:val="0"/>
          <w:numId w:val="100"/>
        </w:numPr>
        <w:contextualSpacing/>
      </w:pPr>
      <w:bookmarkStart w:id="3625" w:name="_Toc382212667"/>
      <w:bookmarkEnd w:id="3624"/>
      <w:r>
        <w:t xml:space="preserve">Let </w:t>
      </w:r>
      <w:r w:rsidRPr="00970124">
        <w:rPr>
          <w:i/>
          <w:iCs/>
        </w:rPr>
        <w:t>lbool</w:t>
      </w:r>
      <w:r>
        <w:t xml:space="preserve"> be </w:t>
      </w:r>
      <w:r w:rsidRPr="00E77497">
        <w:t>ToBoolean(</w:t>
      </w:r>
      <w:r w:rsidRPr="00E77497">
        <w:rPr>
          <w:i/>
        </w:rPr>
        <w:t>lval</w:t>
      </w:r>
      <w:r>
        <w:t>)</w:t>
      </w:r>
      <w:r w:rsidRPr="00E77497">
        <w:t>.</w:t>
      </w:r>
    </w:p>
    <w:p w14:paraId="506E569A" w14:textId="77777777" w:rsidR="00722F95" w:rsidRDefault="0056239B" w:rsidP="00970124">
      <w:pPr>
        <w:pStyle w:val="Alg4"/>
        <w:numPr>
          <w:ilvl w:val="0"/>
          <w:numId w:val="100"/>
        </w:numPr>
        <w:contextualSpacing/>
      </w:pPr>
      <w:r>
        <w:t>ReturnIfAbrupt(</w:t>
      </w:r>
      <w:r w:rsidR="00970124" w:rsidRPr="00970124">
        <w:rPr>
          <w:i/>
          <w:iCs/>
        </w:rPr>
        <w:t>lbool</w:t>
      </w:r>
      <w:r>
        <w:t>).</w:t>
      </w:r>
    </w:p>
    <w:p w14:paraId="33FD2A23" w14:textId="77777777" w:rsidR="004C02EF" w:rsidRPr="00E77497" w:rsidRDefault="004C02EF" w:rsidP="00970124">
      <w:pPr>
        <w:pStyle w:val="Alg2"/>
        <w:numPr>
          <w:ilvl w:val="0"/>
          <w:numId w:val="100"/>
        </w:numPr>
      </w:pPr>
      <w:r w:rsidRPr="00E77497">
        <w:t xml:space="preserve">If </w:t>
      </w:r>
      <w:r w:rsidR="00970124" w:rsidRPr="00970124">
        <w:rPr>
          <w:i/>
        </w:rPr>
        <w:t xml:space="preserve">lbool </w:t>
      </w:r>
      <w:r w:rsidRPr="00E77497">
        <w:t xml:space="preserve">is </w:t>
      </w:r>
      <w:r w:rsidRPr="00E77497">
        <w:rPr>
          <w:b/>
        </w:rPr>
        <w:t>false</w:t>
      </w:r>
      <w:r w:rsidRPr="00E77497">
        <w:t xml:space="preserve">, return </w:t>
      </w:r>
      <w:r w:rsidRPr="00E77497">
        <w:rPr>
          <w:i/>
        </w:rPr>
        <w:t>lval</w:t>
      </w:r>
      <w:bookmarkEnd w:id="3625"/>
      <w:r w:rsidRPr="00E77497">
        <w:t>.</w:t>
      </w:r>
      <w:bookmarkStart w:id="3626" w:name="_Toc382212668"/>
    </w:p>
    <w:p w14:paraId="1246528A" w14:textId="77777777"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3626"/>
      <w:r w:rsidRPr="00E77497">
        <w:t>.</w:t>
      </w:r>
      <w:bookmarkStart w:id="3627" w:name="_Toc382212669"/>
    </w:p>
    <w:bookmarkEnd w:id="3627"/>
    <w:p w14:paraId="2ED93919" w14:textId="77777777"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14:paraId="5E703A10" w14:textId="77777777" w:rsidR="004C02EF" w:rsidRPr="00E77497" w:rsidRDefault="004C02EF" w:rsidP="004C02EF">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bookmarkStart w:id="3628" w:name="_Toc382212670"/>
    </w:p>
    <w:p w14:paraId="12706AAE" w14:textId="77777777"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3628"/>
      <w:r w:rsidRPr="00E77497">
        <w:t>.</w:t>
      </w:r>
      <w:bookmarkStart w:id="3629" w:name="_Toc382212671"/>
    </w:p>
    <w:p w14:paraId="7DB95A24" w14:textId="77777777" w:rsidR="004C02EF" w:rsidRPr="00E77497" w:rsidRDefault="004C02EF" w:rsidP="00FA3203">
      <w:pPr>
        <w:pStyle w:val="Alg2"/>
        <w:numPr>
          <w:ilvl w:val="0"/>
          <w:numId w:val="101"/>
        </w:numPr>
      </w:pPr>
      <w:r w:rsidRPr="00E77497">
        <w:t xml:space="preserve">Let </w:t>
      </w:r>
      <w:r w:rsidRPr="00E77497">
        <w:rPr>
          <w:i/>
        </w:rPr>
        <w:t>lval</w:t>
      </w:r>
      <w:r w:rsidRPr="00E77497">
        <w:t xml:space="preserve"> be GetValue(</w:t>
      </w:r>
      <w:r w:rsidRPr="00E77497">
        <w:rPr>
          <w:i/>
        </w:rPr>
        <w:t>lref</w:t>
      </w:r>
      <w:r w:rsidRPr="00E77497">
        <w:t>).</w:t>
      </w:r>
      <w:bookmarkStart w:id="3630" w:name="_Toc382212672"/>
      <w:bookmarkEnd w:id="3629"/>
    </w:p>
    <w:p w14:paraId="4AC41B7A" w14:textId="77777777" w:rsidR="00970124" w:rsidRDefault="00970124" w:rsidP="00970124">
      <w:pPr>
        <w:pStyle w:val="Alg4"/>
        <w:numPr>
          <w:ilvl w:val="0"/>
          <w:numId w:val="101"/>
        </w:numPr>
        <w:contextualSpacing/>
      </w:pPr>
      <w:bookmarkStart w:id="3631" w:name="_Toc382212673"/>
      <w:bookmarkEnd w:id="3630"/>
      <w:r>
        <w:t xml:space="preserve">Let </w:t>
      </w:r>
      <w:r w:rsidRPr="00970124">
        <w:rPr>
          <w:i/>
          <w:iCs/>
        </w:rPr>
        <w:t>lbool</w:t>
      </w:r>
      <w:r>
        <w:t xml:space="preserve"> be </w:t>
      </w:r>
      <w:r w:rsidRPr="00E77497">
        <w:t>ToBoolean(</w:t>
      </w:r>
      <w:r w:rsidRPr="00E77497">
        <w:rPr>
          <w:i/>
        </w:rPr>
        <w:t>lval</w:t>
      </w:r>
      <w:r>
        <w:t>)</w:t>
      </w:r>
      <w:r w:rsidRPr="00E77497">
        <w:t>.</w:t>
      </w:r>
    </w:p>
    <w:p w14:paraId="605EEFA9" w14:textId="77777777" w:rsidR="00722F95" w:rsidRDefault="0056239B" w:rsidP="00970124">
      <w:pPr>
        <w:pStyle w:val="Alg4"/>
        <w:numPr>
          <w:ilvl w:val="0"/>
          <w:numId w:val="101"/>
        </w:numPr>
        <w:contextualSpacing/>
      </w:pPr>
      <w:r>
        <w:t>ReturnIfAbrupt(</w:t>
      </w:r>
      <w:r w:rsidR="00970124" w:rsidRPr="00970124">
        <w:rPr>
          <w:i/>
          <w:iCs/>
        </w:rPr>
        <w:t>lbool</w:t>
      </w:r>
      <w:r>
        <w:t>).</w:t>
      </w:r>
    </w:p>
    <w:p w14:paraId="351D0627" w14:textId="77777777" w:rsidR="004C02EF" w:rsidRPr="00E77497" w:rsidRDefault="004C02EF" w:rsidP="00970124">
      <w:pPr>
        <w:pStyle w:val="Alg2"/>
        <w:numPr>
          <w:ilvl w:val="0"/>
          <w:numId w:val="101"/>
        </w:numPr>
      </w:pPr>
      <w:r w:rsidRPr="00E77497">
        <w:t xml:space="preserve">If </w:t>
      </w:r>
      <w:r w:rsidR="00970124" w:rsidRPr="00970124">
        <w:rPr>
          <w:i/>
          <w:iCs/>
        </w:rPr>
        <w:t>lbool</w:t>
      </w:r>
      <w:r w:rsidR="00970124">
        <w:rPr>
          <w:i/>
          <w:iCs/>
        </w:rPr>
        <w:t xml:space="preserve"> </w:t>
      </w:r>
      <w:r w:rsidRPr="00E77497">
        <w:t xml:space="preserve">is </w:t>
      </w:r>
      <w:r w:rsidRPr="00E77497">
        <w:rPr>
          <w:b/>
        </w:rPr>
        <w:t>true</w:t>
      </w:r>
      <w:r w:rsidRPr="00E77497">
        <w:t xml:space="preserve">, return </w:t>
      </w:r>
      <w:r w:rsidRPr="00E77497">
        <w:rPr>
          <w:i/>
        </w:rPr>
        <w:t>lval</w:t>
      </w:r>
      <w:bookmarkEnd w:id="3631"/>
      <w:r w:rsidRPr="00E77497">
        <w:t>.</w:t>
      </w:r>
      <w:bookmarkStart w:id="3632" w:name="_Toc382212674"/>
    </w:p>
    <w:p w14:paraId="3581E541" w14:textId="77777777"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3632"/>
      <w:r w:rsidRPr="00E77497">
        <w:t>.</w:t>
      </w:r>
      <w:bookmarkStart w:id="3633" w:name="_Toc382212675"/>
    </w:p>
    <w:p w14:paraId="5344B558" w14:textId="77777777" w:rsidR="004C02EF" w:rsidRPr="00E77497" w:rsidRDefault="004C02EF" w:rsidP="00FA3203">
      <w:pPr>
        <w:pStyle w:val="Alg2"/>
        <w:numPr>
          <w:ilvl w:val="0"/>
          <w:numId w:val="101"/>
        </w:numPr>
        <w:spacing w:after="220"/>
      </w:pPr>
      <w:bookmarkStart w:id="3634" w:name="_Toc382212676"/>
      <w:bookmarkEnd w:id="3633"/>
      <w:r w:rsidRPr="00E77497">
        <w:t>Return GetValue(</w:t>
      </w:r>
      <w:r w:rsidRPr="00E77497">
        <w:rPr>
          <w:i/>
        </w:rPr>
        <w:t>rref</w:t>
      </w:r>
      <w:r w:rsidRPr="00E77497">
        <w:t>)</w:t>
      </w:r>
      <w:bookmarkEnd w:id="3634"/>
      <w:r w:rsidRPr="00E77497">
        <w:t>.</w:t>
      </w:r>
      <w:bookmarkStart w:id="3635" w:name="_Toc375031192"/>
      <w:bookmarkStart w:id="3636" w:name="_Ref378391886"/>
      <w:bookmarkStart w:id="3637" w:name="_Ref379915204"/>
      <w:bookmarkStart w:id="3638" w:name="_Toc381513705"/>
      <w:bookmarkStart w:id="3639" w:name="_Toc382202869"/>
      <w:bookmarkStart w:id="3640" w:name="_Toc382212227"/>
      <w:bookmarkStart w:id="3641" w:name="_Toc382212677"/>
      <w:bookmarkStart w:id="3642" w:name="_Toc382291572"/>
      <w:bookmarkStart w:id="3643" w:name="_Toc385672221"/>
    </w:p>
    <w:p w14:paraId="0DEDDCCB" w14:textId="77777777" w:rsidR="004C02EF" w:rsidRPr="00120381" w:rsidRDefault="004C02EF" w:rsidP="00D148E9">
      <w:pPr>
        <w:pStyle w:val="20"/>
      </w:pPr>
      <w:bookmarkStart w:id="3644" w:name="_Toc393690324"/>
      <w:bookmarkStart w:id="3645" w:name="_Ref440445056"/>
      <w:bookmarkStart w:id="3646" w:name="_Toc472818869"/>
      <w:bookmarkStart w:id="3647" w:name="_Toc235503443"/>
      <w:bookmarkStart w:id="3648" w:name="_Toc241509218"/>
      <w:bookmarkStart w:id="3649" w:name="_Toc244416705"/>
      <w:bookmarkStart w:id="3650" w:name="_Toc276631069"/>
      <w:bookmarkStart w:id="3651" w:name="_Toc366141915"/>
      <w:r w:rsidRPr="00120381">
        <w:t>Conditional Operator (</w:t>
      </w:r>
      <w:r w:rsidRPr="00F46CA1">
        <w:rPr>
          <w:rFonts w:ascii="Courier New" w:hAnsi="Courier New"/>
          <w:caps/>
        </w:rPr>
        <w:t xml:space="preserve"> ? : )</w:t>
      </w:r>
      <w:bookmarkStart w:id="3652" w:name="_Toc382202870"/>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p>
    <w:p w14:paraId="793C19D4" w14:textId="77777777" w:rsidR="004C02EF" w:rsidRPr="00120381" w:rsidRDefault="004C02EF" w:rsidP="004C02EF">
      <w:pPr>
        <w:pStyle w:val="Syntax"/>
      </w:pPr>
      <w:r w:rsidRPr="00120381">
        <w:t>Syntax</w:t>
      </w:r>
    </w:p>
    <w:p w14:paraId="11B7E22A" w14:textId="77777777"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14:paraId="566C1A62" w14:textId="77777777"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0C3CF321" w14:textId="77777777"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14:paraId="1947DE15" w14:textId="77777777"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14:paraId="751F7BBB" w14:textId="77777777" w:rsidR="008625A5" w:rsidRPr="00120381" w:rsidRDefault="008625A5" w:rsidP="008625A5">
      <w:pPr>
        <w:pStyle w:val="SyntaxRule"/>
        <w:spacing w:after="240"/>
        <w:rPr>
          <w:rFonts w:ascii="Arial" w:hAnsi="Arial"/>
        </w:rPr>
      </w:pPr>
      <w:r w:rsidRPr="00120381">
        <w:t>ConditionalExpression</w:t>
      </w:r>
      <w:r w:rsidRPr="00120381">
        <w:rPr>
          <w:rFonts w:ascii="Arial" w:hAnsi="Arial"/>
        </w:rPr>
        <w:t xml:space="preserve"> </w:t>
      </w:r>
      <w:r w:rsidRPr="00120381">
        <w:rPr>
          <w:rFonts w:ascii="Arial" w:hAnsi="Arial"/>
          <w:b/>
          <w:i w:val="0"/>
        </w:rPr>
        <w:t>:</w:t>
      </w:r>
      <w:r w:rsidRPr="00120381">
        <w:t xml:space="preserve"> 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53DAA64D" w14:textId="77777777" w:rsidR="008625A5" w:rsidRPr="00E77497" w:rsidRDefault="008625A5" w:rsidP="008625A5">
      <w:pPr>
        <w:pStyle w:val="Alg4"/>
        <w:numPr>
          <w:ilvl w:val="0"/>
          <w:numId w:val="978"/>
        </w:numPr>
        <w:spacing w:after="220"/>
        <w:contextualSpacing/>
      </w:pPr>
      <w:r w:rsidRPr="00E77497">
        <w:t xml:space="preserve">Return </w:t>
      </w:r>
      <w:r w:rsidRPr="00BD6E56">
        <w:rPr>
          <w:b/>
        </w:rPr>
        <w:t>false</w:t>
      </w:r>
      <w:r w:rsidRPr="00E77497">
        <w:t>.</w:t>
      </w:r>
    </w:p>
    <w:p w14:paraId="062AAB12" w14:textId="77777777"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2DF195E0" w14:textId="77777777" w:rsidR="004C02EF" w:rsidRPr="006B6D0A" w:rsidRDefault="004C02EF" w:rsidP="004C02EF">
      <w:pPr>
        <w:jc w:val="left"/>
      </w:pPr>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p>
    <w:p w14:paraId="280F7F07" w14:textId="77777777"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14:paraId="75890269" w14:textId="77777777" w:rsidR="00722F95" w:rsidRPr="00E77497" w:rsidRDefault="00722F95" w:rsidP="00722F95">
      <w:pPr>
        <w:pStyle w:val="Alg2"/>
        <w:numPr>
          <w:ilvl w:val="0"/>
          <w:numId w:val="102"/>
        </w:numPr>
      </w:pPr>
      <w:r w:rsidRPr="00E77497">
        <w:t xml:space="preserve">Let </w:t>
      </w:r>
      <w:r w:rsidRPr="00E77497">
        <w:rPr>
          <w:i/>
        </w:rPr>
        <w:t>lval</w:t>
      </w:r>
      <w:r w:rsidRPr="00E77497">
        <w:t xml:space="preserve"> be ToBoolean(GetValue(</w:t>
      </w:r>
      <w:r w:rsidRPr="00E77497">
        <w:rPr>
          <w:i/>
        </w:rPr>
        <w:t>lref</w:t>
      </w:r>
      <w:r>
        <w:t>)</w:t>
      </w:r>
      <w:r w:rsidRPr="00E77497">
        <w:t>).</w:t>
      </w:r>
    </w:p>
    <w:p w14:paraId="242E724E" w14:textId="77777777" w:rsidR="00722F95" w:rsidRDefault="0056239B" w:rsidP="00722F95">
      <w:pPr>
        <w:pStyle w:val="Alg4"/>
        <w:numPr>
          <w:ilvl w:val="0"/>
          <w:numId w:val="102"/>
        </w:numPr>
        <w:contextualSpacing/>
      </w:pPr>
      <w:r>
        <w:t>ReturnIfAbrupt(</w:t>
      </w:r>
      <w:r w:rsidRPr="00342FD6">
        <w:rPr>
          <w:i/>
        </w:rPr>
        <w:t>lval</w:t>
      </w:r>
      <w:r>
        <w:t>).</w:t>
      </w:r>
    </w:p>
    <w:p w14:paraId="24E3CD10" w14:textId="77777777" w:rsidR="004C02EF" w:rsidRPr="00E77497" w:rsidRDefault="004C02EF" w:rsidP="00FA3203">
      <w:pPr>
        <w:pStyle w:val="Alg2"/>
        <w:numPr>
          <w:ilvl w:val="0"/>
          <w:numId w:val="102"/>
        </w:numPr>
      </w:pPr>
      <w:r w:rsidRPr="00E77497">
        <w:t xml:space="preserve">If </w:t>
      </w:r>
      <w:r w:rsidR="00722F95" w:rsidRPr="00E77497">
        <w:rPr>
          <w:i/>
        </w:rPr>
        <w:t>lval</w:t>
      </w:r>
      <w:r w:rsidRPr="00E77497">
        <w:t xml:space="preserve"> is </w:t>
      </w:r>
      <w:r w:rsidRPr="00E77497">
        <w:rPr>
          <w:b/>
        </w:rPr>
        <w:t>true</w:t>
      </w:r>
      <w:r w:rsidRPr="00E77497">
        <w:t>, then</w:t>
      </w:r>
    </w:p>
    <w:p w14:paraId="523EB787" w14:textId="77777777"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14:paraId="4B139248" w14:textId="77777777" w:rsidR="004C02EF" w:rsidRPr="00E77497" w:rsidRDefault="004C02EF" w:rsidP="00FA3203">
      <w:pPr>
        <w:pStyle w:val="Alg2"/>
        <w:numPr>
          <w:ilvl w:val="1"/>
          <w:numId w:val="102"/>
        </w:numPr>
      </w:pPr>
      <w:r w:rsidRPr="00E77497">
        <w:t>Return GetValue(</w:t>
      </w:r>
      <w:r w:rsidRPr="00E77497">
        <w:rPr>
          <w:i/>
        </w:rPr>
        <w:t>trueRef</w:t>
      </w:r>
      <w:r w:rsidRPr="00E77497">
        <w:t>).</w:t>
      </w:r>
    </w:p>
    <w:p w14:paraId="48DF9EA2" w14:textId="77777777" w:rsidR="004C02EF" w:rsidRPr="00E77497" w:rsidRDefault="004C02EF" w:rsidP="00FA3203">
      <w:pPr>
        <w:pStyle w:val="Alg2"/>
        <w:numPr>
          <w:ilvl w:val="0"/>
          <w:numId w:val="102"/>
        </w:numPr>
      </w:pPr>
      <w:r w:rsidRPr="00E77497">
        <w:t>Else</w:t>
      </w:r>
    </w:p>
    <w:p w14:paraId="45D59BD2" w14:textId="77777777"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14:paraId="2EC7A181" w14:textId="77777777"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14:paraId="3B8BA004" w14:textId="77777777" w:rsidR="004C02EF" w:rsidRPr="00E77497" w:rsidRDefault="004C02EF" w:rsidP="00D148E9">
      <w:pPr>
        <w:pStyle w:val="20"/>
      </w:pPr>
      <w:bookmarkStart w:id="3653" w:name="_Hlt457449446"/>
      <w:bookmarkStart w:id="3654" w:name="_Toc375031193"/>
      <w:bookmarkStart w:id="3655" w:name="_Ref381183204"/>
      <w:bookmarkStart w:id="3656" w:name="_Toc381513706"/>
      <w:bookmarkStart w:id="3657" w:name="_Toc382202871"/>
      <w:bookmarkStart w:id="3658" w:name="_Toc382212228"/>
      <w:bookmarkStart w:id="3659" w:name="_Toc382212688"/>
      <w:bookmarkStart w:id="3660" w:name="_Toc382291573"/>
      <w:bookmarkStart w:id="3661" w:name="_Ref382717195"/>
      <w:bookmarkStart w:id="3662" w:name="_Toc385672222"/>
      <w:bookmarkStart w:id="3663" w:name="_Toc393690325"/>
      <w:bookmarkStart w:id="3664" w:name="_Ref440445075"/>
      <w:bookmarkStart w:id="3665" w:name="_Toc472818870"/>
      <w:bookmarkStart w:id="3666" w:name="_Toc235503444"/>
      <w:bookmarkStart w:id="3667" w:name="_Toc241509219"/>
      <w:bookmarkStart w:id="3668" w:name="_Toc244416706"/>
      <w:bookmarkStart w:id="3669" w:name="_Toc276631070"/>
      <w:bookmarkStart w:id="3670" w:name="_Toc366141916"/>
      <w:bookmarkEnd w:id="3653"/>
      <w:r w:rsidRPr="00E77497">
        <w:t>Assignment Operator</w:t>
      </w:r>
      <w:bookmarkStart w:id="3671" w:name="_Toc382202872"/>
      <w:bookmarkEnd w:id="3654"/>
      <w:bookmarkEnd w:id="3655"/>
      <w:bookmarkEnd w:id="3656"/>
      <w:bookmarkEnd w:id="3657"/>
      <w:bookmarkEnd w:id="3658"/>
      <w:bookmarkEnd w:id="3659"/>
      <w:bookmarkEnd w:id="3660"/>
      <w:bookmarkEnd w:id="3661"/>
      <w:bookmarkEnd w:id="3662"/>
      <w:bookmarkEnd w:id="3663"/>
      <w:bookmarkEnd w:id="3671"/>
      <w:r w:rsidRPr="00E77497">
        <w:t>s</w:t>
      </w:r>
      <w:bookmarkEnd w:id="3664"/>
      <w:bookmarkEnd w:id="3665"/>
      <w:bookmarkEnd w:id="3666"/>
      <w:bookmarkEnd w:id="3667"/>
      <w:bookmarkEnd w:id="3668"/>
      <w:bookmarkEnd w:id="3669"/>
      <w:bookmarkEnd w:id="3670"/>
    </w:p>
    <w:p w14:paraId="76867E3C" w14:textId="77777777" w:rsidR="004C02EF" w:rsidRPr="00E77497" w:rsidRDefault="004C02EF" w:rsidP="004C02EF">
      <w:pPr>
        <w:pStyle w:val="Syntax"/>
      </w:pPr>
      <w:r w:rsidRPr="00E77497">
        <w:t>Syntax</w:t>
      </w:r>
    </w:p>
    <w:p w14:paraId="20A5BA43" w14:textId="77777777"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10E75690" w14:textId="77777777" w:rsidR="004C02EF" w:rsidRPr="00E77497" w:rsidRDefault="004C02EF" w:rsidP="004C02EF">
      <w:pPr>
        <w:pStyle w:val="SyntaxDefinition"/>
      </w:pPr>
      <w:r w:rsidRPr="00E77497">
        <w:t>ConditionalExpression</w:t>
      </w:r>
      <w:r w:rsidR="001E419C">
        <w:br/>
        <w:t>YieldExpression</w:t>
      </w:r>
      <w:r w:rsidR="007E18E5">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15F08AF6" w14:textId="77777777"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14:paraId="00FF0C59" w14:textId="77777777" w:rsidTr="004712DB">
        <w:trPr>
          <w:trHeight w:hRule="exact" w:val="240"/>
        </w:trPr>
        <w:tc>
          <w:tcPr>
            <w:tcW w:w="648" w:type="dxa"/>
          </w:tcPr>
          <w:p w14:paraId="480FBF22" w14:textId="77777777" w:rsidR="004C02EF" w:rsidRPr="00E77497" w:rsidRDefault="004C02EF" w:rsidP="003A4B22">
            <w:pPr>
              <w:pStyle w:val="SyntaxOneOf"/>
            </w:pPr>
            <w:r w:rsidRPr="00E77497">
              <w:t>*=</w:t>
            </w:r>
          </w:p>
        </w:tc>
        <w:tc>
          <w:tcPr>
            <w:tcW w:w="648" w:type="dxa"/>
          </w:tcPr>
          <w:p w14:paraId="1F2444EF" w14:textId="77777777" w:rsidR="004C02EF" w:rsidRPr="00E77497" w:rsidRDefault="004C02EF" w:rsidP="003A4B22">
            <w:pPr>
              <w:pStyle w:val="SyntaxOneOf"/>
            </w:pPr>
            <w:r w:rsidRPr="00E77497">
              <w:t>/=</w:t>
            </w:r>
          </w:p>
        </w:tc>
        <w:tc>
          <w:tcPr>
            <w:tcW w:w="648" w:type="dxa"/>
          </w:tcPr>
          <w:p w14:paraId="4D754689" w14:textId="77777777" w:rsidR="004C02EF" w:rsidRPr="00E77497" w:rsidRDefault="004C02EF" w:rsidP="003A4B22">
            <w:pPr>
              <w:pStyle w:val="SyntaxOneOf"/>
            </w:pPr>
            <w:r w:rsidRPr="00E77497">
              <w:t>%=</w:t>
            </w:r>
          </w:p>
        </w:tc>
        <w:tc>
          <w:tcPr>
            <w:tcW w:w="648" w:type="dxa"/>
          </w:tcPr>
          <w:p w14:paraId="271FDB13" w14:textId="77777777" w:rsidR="004C02EF" w:rsidRPr="00E77497" w:rsidRDefault="004C02EF" w:rsidP="003A4B22">
            <w:pPr>
              <w:pStyle w:val="SyntaxOneOf"/>
            </w:pPr>
            <w:r w:rsidRPr="00E77497">
              <w:t>+=</w:t>
            </w:r>
          </w:p>
        </w:tc>
        <w:tc>
          <w:tcPr>
            <w:tcW w:w="648" w:type="dxa"/>
          </w:tcPr>
          <w:p w14:paraId="0C24318F" w14:textId="77777777" w:rsidR="004C02EF" w:rsidRPr="00E77497" w:rsidRDefault="004C02EF" w:rsidP="003A4B22">
            <w:pPr>
              <w:pStyle w:val="SyntaxOneOf"/>
            </w:pPr>
            <w:r w:rsidRPr="00E77497">
              <w:t>-=</w:t>
            </w:r>
          </w:p>
        </w:tc>
        <w:tc>
          <w:tcPr>
            <w:tcW w:w="648" w:type="dxa"/>
          </w:tcPr>
          <w:p w14:paraId="638E03A1" w14:textId="77777777" w:rsidR="004C02EF" w:rsidRPr="00E77497" w:rsidRDefault="004C02EF" w:rsidP="003A4B22">
            <w:pPr>
              <w:pStyle w:val="SyntaxOneOf"/>
            </w:pPr>
            <w:r w:rsidRPr="00E77497">
              <w:t>&lt;&lt;=</w:t>
            </w:r>
          </w:p>
        </w:tc>
        <w:tc>
          <w:tcPr>
            <w:tcW w:w="648" w:type="dxa"/>
          </w:tcPr>
          <w:p w14:paraId="5A2E18AB" w14:textId="77777777" w:rsidR="004C02EF" w:rsidRPr="00E77497" w:rsidRDefault="004C02EF" w:rsidP="003A4B22">
            <w:pPr>
              <w:pStyle w:val="SyntaxOneOf"/>
            </w:pPr>
            <w:r w:rsidRPr="00E77497">
              <w:t>&gt;&gt;=</w:t>
            </w:r>
          </w:p>
        </w:tc>
        <w:tc>
          <w:tcPr>
            <w:tcW w:w="648" w:type="dxa"/>
          </w:tcPr>
          <w:p w14:paraId="35754884" w14:textId="77777777" w:rsidR="004C02EF" w:rsidRPr="00E77497" w:rsidRDefault="004C02EF" w:rsidP="003A4B22">
            <w:pPr>
              <w:pStyle w:val="SyntaxOneOf"/>
            </w:pPr>
            <w:r w:rsidRPr="00E77497">
              <w:t>&gt;&gt;&gt;=</w:t>
            </w:r>
          </w:p>
        </w:tc>
        <w:tc>
          <w:tcPr>
            <w:tcW w:w="648" w:type="dxa"/>
          </w:tcPr>
          <w:p w14:paraId="6F6BB51C" w14:textId="77777777" w:rsidR="004C02EF" w:rsidRPr="00E77497" w:rsidRDefault="004C02EF" w:rsidP="003A4B22">
            <w:pPr>
              <w:pStyle w:val="SyntaxOneOf"/>
            </w:pPr>
            <w:r w:rsidRPr="00E77497">
              <w:t>&amp;=</w:t>
            </w:r>
          </w:p>
        </w:tc>
        <w:tc>
          <w:tcPr>
            <w:tcW w:w="648" w:type="dxa"/>
          </w:tcPr>
          <w:p w14:paraId="120FE61D" w14:textId="77777777" w:rsidR="004C02EF" w:rsidRPr="00E77497" w:rsidRDefault="004C02EF" w:rsidP="003A4B22">
            <w:pPr>
              <w:pStyle w:val="SyntaxOneOf"/>
            </w:pPr>
            <w:r w:rsidRPr="00E77497">
              <w:t>^=</w:t>
            </w:r>
          </w:p>
        </w:tc>
        <w:tc>
          <w:tcPr>
            <w:tcW w:w="648" w:type="dxa"/>
          </w:tcPr>
          <w:p w14:paraId="06FBB297" w14:textId="77777777" w:rsidR="004C02EF" w:rsidRPr="00E77497" w:rsidRDefault="004C02EF" w:rsidP="003A4B22">
            <w:pPr>
              <w:pStyle w:val="SyntaxOneOf"/>
            </w:pPr>
            <w:r w:rsidRPr="00E77497">
              <w:t>|=</w:t>
            </w:r>
          </w:p>
        </w:tc>
      </w:tr>
    </w:tbl>
    <w:p w14:paraId="53895C5E" w14:textId="77777777" w:rsidR="007806CA" w:rsidRPr="00E77497" w:rsidRDefault="007806CA" w:rsidP="00D148E9">
      <w:pPr>
        <w:pStyle w:val="30"/>
      </w:pPr>
      <w:bookmarkStart w:id="3672" w:name="_Toc361663264"/>
      <w:bookmarkStart w:id="3673" w:name="_Toc361665107"/>
      <w:bookmarkStart w:id="3674" w:name="_Toc361666947"/>
      <w:bookmarkStart w:id="3675" w:name="_Toc361668776"/>
      <w:bookmarkStart w:id="3676" w:name="_Toc364934799"/>
      <w:bookmarkStart w:id="3677" w:name="_Toc365474043"/>
      <w:bookmarkStart w:id="3678" w:name="_Toc361663265"/>
      <w:bookmarkStart w:id="3679" w:name="_Toc361665108"/>
      <w:bookmarkStart w:id="3680" w:name="_Toc361666948"/>
      <w:bookmarkStart w:id="3681" w:name="_Toc361668777"/>
      <w:bookmarkStart w:id="3682" w:name="_Toc364934800"/>
      <w:bookmarkStart w:id="3683" w:name="_Toc365474044"/>
      <w:bookmarkStart w:id="3684" w:name="_Toc361663266"/>
      <w:bookmarkStart w:id="3685" w:name="_Toc361665109"/>
      <w:bookmarkStart w:id="3686" w:name="_Toc361666949"/>
      <w:bookmarkStart w:id="3687" w:name="_Toc361668778"/>
      <w:bookmarkStart w:id="3688" w:name="_Toc364934801"/>
      <w:bookmarkStart w:id="3689" w:name="_Toc365474045"/>
      <w:bookmarkStart w:id="3690" w:name="_Toc361663268"/>
      <w:bookmarkStart w:id="3691" w:name="_Toc361665111"/>
      <w:bookmarkStart w:id="3692" w:name="_Toc361666951"/>
      <w:bookmarkStart w:id="3693" w:name="_Toc361668780"/>
      <w:bookmarkStart w:id="3694" w:name="_Toc364934803"/>
      <w:bookmarkStart w:id="3695" w:name="_Toc365474047"/>
      <w:bookmarkStart w:id="3696" w:name="_Toc361663270"/>
      <w:bookmarkStart w:id="3697" w:name="_Toc361665113"/>
      <w:bookmarkStart w:id="3698" w:name="_Toc361666953"/>
      <w:bookmarkStart w:id="3699" w:name="_Toc361668782"/>
      <w:bookmarkStart w:id="3700" w:name="_Toc364934805"/>
      <w:bookmarkStart w:id="3701" w:name="_Toc365474049"/>
      <w:bookmarkStart w:id="3702" w:name="_Toc361663272"/>
      <w:bookmarkStart w:id="3703" w:name="_Toc361665115"/>
      <w:bookmarkStart w:id="3704" w:name="_Toc361666955"/>
      <w:bookmarkStart w:id="3705" w:name="_Toc361668784"/>
      <w:bookmarkStart w:id="3706" w:name="_Toc364934807"/>
      <w:bookmarkStart w:id="3707" w:name="_Toc365474051"/>
      <w:bookmarkStart w:id="3708" w:name="_Toc361663274"/>
      <w:bookmarkStart w:id="3709" w:name="_Toc361665117"/>
      <w:bookmarkStart w:id="3710" w:name="_Toc361666957"/>
      <w:bookmarkStart w:id="3711" w:name="_Toc361668786"/>
      <w:bookmarkStart w:id="3712" w:name="_Toc364934809"/>
      <w:bookmarkStart w:id="3713" w:name="_Toc365474053"/>
      <w:bookmarkStart w:id="3714" w:name="_Toc361663276"/>
      <w:bookmarkStart w:id="3715" w:name="_Toc361665119"/>
      <w:bookmarkStart w:id="3716" w:name="_Toc361666959"/>
      <w:bookmarkStart w:id="3717" w:name="_Toc361668788"/>
      <w:bookmarkStart w:id="3718" w:name="_Toc364934811"/>
      <w:bookmarkStart w:id="3719" w:name="_Toc365474055"/>
      <w:bookmarkStart w:id="3720" w:name="_Toc361663278"/>
      <w:bookmarkStart w:id="3721" w:name="_Toc361665121"/>
      <w:bookmarkStart w:id="3722" w:name="_Toc361666961"/>
      <w:bookmarkStart w:id="3723" w:name="_Toc361668790"/>
      <w:bookmarkStart w:id="3724" w:name="_Toc364934813"/>
      <w:bookmarkStart w:id="3725" w:name="_Toc365474057"/>
      <w:bookmarkStart w:id="3726" w:name="_Toc361663280"/>
      <w:bookmarkStart w:id="3727" w:name="_Toc361665123"/>
      <w:bookmarkStart w:id="3728" w:name="_Toc361666963"/>
      <w:bookmarkStart w:id="3729" w:name="_Toc361668792"/>
      <w:bookmarkStart w:id="3730" w:name="_Toc364934815"/>
      <w:bookmarkStart w:id="3731" w:name="_Toc365474059"/>
      <w:bookmarkStart w:id="3732" w:name="_Toc361663281"/>
      <w:bookmarkStart w:id="3733" w:name="_Toc361665124"/>
      <w:bookmarkStart w:id="3734" w:name="_Toc361666964"/>
      <w:bookmarkStart w:id="3735" w:name="_Toc361668793"/>
      <w:bookmarkStart w:id="3736" w:name="_Toc364934816"/>
      <w:bookmarkStart w:id="3737" w:name="_Toc365474060"/>
      <w:bookmarkStart w:id="3738" w:name="_Toc375031194"/>
      <w:bookmarkStart w:id="3739" w:name="_Ref378392063"/>
      <w:bookmarkStart w:id="3740" w:name="_Toc381513707"/>
      <w:bookmarkStart w:id="3741" w:name="_Toc382202873"/>
      <w:bookmarkStart w:id="3742" w:name="_Toc382212229"/>
      <w:bookmarkStart w:id="3743" w:name="_Toc382212689"/>
      <w:bookmarkStart w:id="3744" w:name="_Toc382291574"/>
      <w:bookmarkStart w:id="3745" w:name="_Toc385672223"/>
      <w:bookmarkStart w:id="3746" w:name="_Toc393690326"/>
      <w:bookmarkStart w:id="3747" w:name="_Toc366141917"/>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r w:rsidRPr="00E77497">
        <w:t>Static Semantics</w:t>
      </w:r>
      <w:bookmarkEnd w:id="3747"/>
    </w:p>
    <w:p w14:paraId="57A9582B" w14:textId="77777777" w:rsidR="007806CA" w:rsidRPr="00E77497" w:rsidRDefault="00C9049C" w:rsidP="007806CA">
      <w:pPr>
        <w:rPr>
          <w:rFonts w:ascii="Helvetica" w:hAnsi="Helvetica"/>
          <w:b/>
        </w:rPr>
      </w:pPr>
      <w:r w:rsidRPr="00E77497">
        <w:rPr>
          <w:rFonts w:ascii="Helvetica" w:hAnsi="Helvetica"/>
          <w:b/>
        </w:rPr>
        <w:t xml:space="preserve">Static Semantics:  </w:t>
      </w:r>
      <w:r w:rsidR="007806CA" w:rsidRPr="00E77497">
        <w:rPr>
          <w:rFonts w:ascii="Helvetica" w:hAnsi="Helvetica"/>
          <w:b/>
        </w:rPr>
        <w:t>Early Errors</w:t>
      </w:r>
    </w:p>
    <w:bookmarkEnd w:id="3738"/>
    <w:bookmarkEnd w:id="3739"/>
    <w:bookmarkEnd w:id="3740"/>
    <w:bookmarkEnd w:id="3741"/>
    <w:bookmarkEnd w:id="3742"/>
    <w:bookmarkEnd w:id="3743"/>
    <w:bookmarkEnd w:id="3744"/>
    <w:bookmarkEnd w:id="3745"/>
    <w:bookmarkEnd w:id="3746"/>
    <w:p w14:paraId="16A83CA5" w14:textId="77777777" w:rsidR="00520E07" w:rsidRPr="00E77497" w:rsidRDefault="00520E07" w:rsidP="00120381">
      <w:pPr>
        <w:pStyle w:val="SyntaxRule"/>
        <w:spacing w:after="220"/>
        <w:jc w:val="left"/>
        <w:rPr>
          <w:rFonts w:ascii="Arial" w:hAnsi="Arial"/>
        </w:rPr>
      </w:pPr>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rsidR="00C11D93">
        <w:t xml:space="preserve"> </w:t>
      </w:r>
      <w:r w:rsidRPr="00E77497">
        <w:t xml:space="preserve"> </w:t>
      </w:r>
      <w:r w:rsidRPr="00E77497">
        <w:rPr>
          <w:rFonts w:ascii="Courier New" w:hAnsi="Courier New" w:cs="Courier New"/>
          <w:b/>
          <w:i w:val="0"/>
        </w:rPr>
        <w:t>=</w:t>
      </w:r>
      <w:r w:rsidRPr="00E77497">
        <w:t xml:space="preserve"> AssignmentExpression </w:t>
      </w:r>
    </w:p>
    <w:p w14:paraId="4F2B434F" w14:textId="77777777" w:rsidR="007108A2" w:rsidRDefault="007108A2" w:rsidP="008625A5">
      <w:pPr>
        <w:numPr>
          <w:ilvl w:val="0"/>
          <w:numId w:val="737"/>
        </w:numPr>
        <w:contextualSpacing/>
      </w:pPr>
      <w:r>
        <w:t>It is a Syntax Error</w:t>
      </w:r>
      <w:r w:rsidR="007B3D06">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14:paraId="49C1FE79" w14:textId="77777777" w:rsidR="007108A2" w:rsidRDefault="007108A2" w:rsidP="007108A2">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14:paraId="324C3A74" w14:textId="77777777" w:rsidR="00B74C9A" w:rsidRDefault="00B74C9A" w:rsidP="007B3D06">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14:paraId="316B4D75" w14:textId="77777777" w:rsidR="002E6EE7" w:rsidRDefault="002E6EE7" w:rsidP="008625A5">
      <w:pPr>
        <w:numPr>
          <w:ilvl w:val="0"/>
          <w:numId w:val="737"/>
        </w:numPr>
        <w:contextualSpacing/>
      </w:pPr>
      <w:r>
        <w:t>It is an early Reference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00BD6E56" w:rsidRPr="00BD6E56">
        <w:rPr>
          <w:rStyle w:val="bnf"/>
        </w:rPr>
        <w:t xml:space="preserve"> </w:t>
      </w:r>
      <w:r w:rsidR="00BD6E56" w:rsidRPr="00E04E1E">
        <w:rPr>
          <w:rStyle w:val="bnf"/>
        </w:rPr>
        <w:t>LeftHandSideExpression</w:t>
      </w:r>
      <w:r w:rsidR="00BD6E56" w:rsidRPr="00BD6E56">
        <w:rPr>
          <w:rStyle w:val="bnf"/>
        </w:rPr>
        <w:t xml:space="preserve"> </w:t>
      </w:r>
      <w:r>
        <w:t xml:space="preserve">is </w:t>
      </w:r>
      <w:r w:rsidRPr="008625A5">
        <w:rPr>
          <w:rFonts w:ascii="Times New Roman" w:hAnsi="Times New Roman"/>
          <w:b/>
        </w:rPr>
        <w:t>false</w:t>
      </w:r>
      <w:r>
        <w:t>.</w:t>
      </w:r>
    </w:p>
    <w:p w14:paraId="7C8748C2" w14:textId="77777777" w:rsidR="00BD6E56" w:rsidRPr="00E77497" w:rsidRDefault="00BD6E56" w:rsidP="00BD6E56">
      <w:pPr>
        <w:pStyle w:val="SyntaxRule"/>
        <w:spacing w:after="220"/>
        <w:jc w:val="left"/>
        <w:rPr>
          <w:rFonts w:ascii="Arial" w:hAnsi="Arial"/>
        </w:rPr>
      </w:pPr>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t xml:space="preserve"> </w:t>
      </w:r>
      <w:r w:rsidRPr="00E77497">
        <w:t xml:space="preserve"> AssignmentOperator AssignmentExpression </w:t>
      </w:r>
    </w:p>
    <w:p w14:paraId="6CFF30B6" w14:textId="77777777" w:rsidR="008625A5" w:rsidRDefault="008625A5" w:rsidP="008625A5">
      <w:pPr>
        <w:numPr>
          <w:ilvl w:val="0"/>
          <w:numId w:val="737"/>
        </w:numPr>
        <w:contextualSpacing/>
      </w:pPr>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14:paraId="14FCA83C" w14:textId="77777777" w:rsidR="00BD6E56" w:rsidRDefault="00BD6E56" w:rsidP="00F46CA1">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14:paraId="3BCED1DA" w14:textId="77777777"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14:paraId="085559B0" w14:textId="77777777" w:rsidR="008625A5" w:rsidRPr="00E77497" w:rsidRDefault="008625A5" w:rsidP="008625A5">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4D5E5EF9" w14:textId="77777777" w:rsidR="008625A5" w:rsidRPr="00E77497" w:rsidRDefault="008625A5" w:rsidP="008625A5">
      <w:pPr>
        <w:pStyle w:val="SyntaxDefinition"/>
      </w:pPr>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386E4C7A" w14:textId="77777777" w:rsidR="008625A5" w:rsidRPr="00E77497" w:rsidRDefault="008625A5" w:rsidP="008625A5">
      <w:pPr>
        <w:pStyle w:val="Alg4"/>
        <w:numPr>
          <w:ilvl w:val="0"/>
          <w:numId w:val="979"/>
        </w:numPr>
        <w:spacing w:after="220"/>
        <w:contextualSpacing/>
      </w:pPr>
      <w:r w:rsidRPr="00E77497">
        <w:t xml:space="preserve">Return </w:t>
      </w:r>
      <w:r w:rsidRPr="00BD6E56">
        <w:rPr>
          <w:b/>
        </w:rPr>
        <w:t>false</w:t>
      </w:r>
      <w:r w:rsidRPr="00E77497">
        <w:t>.</w:t>
      </w:r>
    </w:p>
    <w:p w14:paraId="7A78ABE0" w14:textId="77777777" w:rsidR="00295437" w:rsidRPr="00E77497" w:rsidRDefault="00295437" w:rsidP="00D148E9">
      <w:pPr>
        <w:pStyle w:val="30"/>
      </w:pPr>
      <w:bookmarkStart w:id="3748" w:name="_Toc366141918"/>
      <w:r w:rsidRPr="00E77497">
        <w:t>Runtime Semantics</w:t>
      </w:r>
      <w:bookmarkEnd w:id="3748"/>
    </w:p>
    <w:p w14:paraId="02669C20" w14:textId="77777777" w:rsidR="007806CA" w:rsidRPr="00E77497" w:rsidRDefault="007806CA" w:rsidP="004C02EF">
      <w:r w:rsidRPr="00E77497">
        <w:rPr>
          <w:rFonts w:ascii="Helvetica" w:hAnsi="Helvetica"/>
          <w:b/>
        </w:rPr>
        <w:t xml:space="preserve">Runtime Semantics: </w:t>
      </w:r>
      <w:r w:rsidRPr="00E77497">
        <w:rPr>
          <w:rFonts w:ascii="Helvetica" w:hAnsi="Helvetica"/>
          <w:b/>
          <w:spacing w:val="6"/>
        </w:rPr>
        <w:t>Evaluation</w:t>
      </w:r>
      <w:r w:rsidRPr="00E77497">
        <w:t xml:space="preserve"> </w:t>
      </w:r>
    </w:p>
    <w:p w14:paraId="358032E5" w14:textId="77777777" w:rsidR="004C02EF" w:rsidRPr="00E77497" w:rsidRDefault="004C02EF" w:rsidP="004C02EF">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3749" w:name="_Toc382212690"/>
    </w:p>
    <w:p w14:paraId="122D48AC" w14:textId="77777777" w:rsidR="004C0865" w:rsidRPr="008E7E56" w:rsidRDefault="004C0865" w:rsidP="002410A4">
      <w:pPr>
        <w:pStyle w:val="Alg3"/>
        <w:numPr>
          <w:ilvl w:val="0"/>
          <w:numId w:val="103"/>
        </w:numPr>
      </w:pPr>
      <w:r w:rsidRPr="008E7E56">
        <w:t xml:space="preserve">If </w:t>
      </w:r>
      <w:r w:rsidRPr="008E7E56">
        <w:rPr>
          <w:i/>
        </w:rPr>
        <w:t>LeftHandSideExpression</w:t>
      </w:r>
      <w:r w:rsidRPr="008E7E56">
        <w:t xml:space="preserve"> is neither an </w:t>
      </w:r>
      <w:r w:rsidRPr="008E7E56">
        <w:rPr>
          <w:i/>
        </w:rPr>
        <w:t>ObjectLiteral</w:t>
      </w:r>
      <w:r w:rsidRPr="008E7E56">
        <w:t xml:space="preserve"> nor an</w:t>
      </w:r>
      <w:r w:rsidRPr="008E7E56">
        <w:rPr>
          <w:i/>
        </w:rPr>
        <w:t xml:space="preserve"> ArrayLiteral  </w:t>
      </w:r>
      <w:r w:rsidRPr="008E7E56">
        <w:t>then</w:t>
      </w:r>
    </w:p>
    <w:p w14:paraId="6E49B1EB" w14:textId="77777777"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3749"/>
      <w:r w:rsidRPr="00E77497">
        <w:t>.</w:t>
      </w:r>
      <w:bookmarkStart w:id="3750" w:name="_Toc382212691"/>
    </w:p>
    <w:p w14:paraId="1C3B707F" w14:textId="77777777" w:rsidR="00392591" w:rsidRDefault="00342FD6" w:rsidP="002410A4">
      <w:pPr>
        <w:pStyle w:val="Alg4"/>
        <w:numPr>
          <w:ilvl w:val="1"/>
          <w:numId w:val="103"/>
        </w:numPr>
        <w:contextualSpacing/>
      </w:pPr>
      <w:r>
        <w:t>ReturnIfAbrupt(</w:t>
      </w:r>
      <w:r w:rsidRPr="00342FD6">
        <w:rPr>
          <w:i/>
        </w:rPr>
        <w:t>l</w:t>
      </w:r>
      <w:r>
        <w:rPr>
          <w:i/>
        </w:rPr>
        <w:t>ref</w:t>
      </w:r>
      <w:r>
        <w:t>).</w:t>
      </w:r>
    </w:p>
    <w:p w14:paraId="2F576FCF" w14:textId="77777777"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3750"/>
      <w:r w:rsidRPr="00E77497">
        <w:t>.</w:t>
      </w:r>
      <w:bookmarkStart w:id="3751" w:name="_Toc382212692"/>
    </w:p>
    <w:p w14:paraId="48693077" w14:textId="77777777"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3751"/>
      <w:r w:rsidRPr="00E77497">
        <w:t>.</w:t>
      </w:r>
      <w:bookmarkStart w:id="3752" w:name="_Toc382212693"/>
    </w:p>
    <w:p w14:paraId="06751E06" w14:textId="77777777" w:rsidR="004C02EF" w:rsidRPr="00E77497" w:rsidRDefault="0056239B" w:rsidP="00FA3203">
      <w:pPr>
        <w:pStyle w:val="Alg3"/>
        <w:numPr>
          <w:ilvl w:val="1"/>
          <w:numId w:val="103"/>
        </w:numPr>
      </w:pPr>
      <w:r w:rsidRPr="0056239B">
        <w:t xml:space="preserve"> </w:t>
      </w:r>
      <w:r>
        <w:t xml:space="preserve">Let </w:t>
      </w:r>
      <w:r w:rsidRPr="00342FD6">
        <w:rPr>
          <w:i/>
        </w:rPr>
        <w:t>status</w:t>
      </w:r>
      <w:r>
        <w:t xml:space="preserve"> be</w:t>
      </w:r>
      <w:r w:rsidRPr="00E77497">
        <w:t xml:space="preserve"> </w:t>
      </w:r>
      <w:r w:rsidR="004C02EF" w:rsidRPr="00E77497">
        <w:t>PutValue(</w:t>
      </w:r>
      <w:r w:rsidR="004C02EF" w:rsidRPr="00E77497">
        <w:rPr>
          <w:i/>
        </w:rPr>
        <w:t>lref</w:t>
      </w:r>
      <w:r w:rsidR="004C02EF" w:rsidRPr="00E77497">
        <w:t xml:space="preserve">, </w:t>
      </w:r>
      <w:r w:rsidR="004C02EF" w:rsidRPr="00E77497">
        <w:rPr>
          <w:i/>
        </w:rPr>
        <w:t>rval</w:t>
      </w:r>
      <w:r w:rsidR="004C02EF" w:rsidRPr="00E77497">
        <w:t>)</w:t>
      </w:r>
      <w:bookmarkEnd w:id="3752"/>
      <w:r w:rsidR="004C02EF" w:rsidRPr="00E77497">
        <w:t>.</w:t>
      </w:r>
      <w:bookmarkStart w:id="3753" w:name="_Toc382212694"/>
    </w:p>
    <w:p w14:paraId="560D8905" w14:textId="77777777" w:rsidR="0056239B" w:rsidRDefault="0056239B" w:rsidP="00FA3203">
      <w:pPr>
        <w:pStyle w:val="Alg3"/>
        <w:numPr>
          <w:ilvl w:val="1"/>
          <w:numId w:val="103"/>
        </w:numPr>
      </w:pPr>
      <w:r>
        <w:t>ReturnIfAbrupt(</w:t>
      </w:r>
      <w:r w:rsidRPr="00ED2E78">
        <w:rPr>
          <w:i/>
        </w:rPr>
        <w:t>status</w:t>
      </w:r>
      <w:r>
        <w:t>).</w:t>
      </w:r>
    </w:p>
    <w:p w14:paraId="604E7189" w14:textId="77777777" w:rsidR="004C0865" w:rsidRPr="00E77497" w:rsidRDefault="004C0865" w:rsidP="00FA3203">
      <w:pPr>
        <w:pStyle w:val="Alg3"/>
        <w:numPr>
          <w:ilvl w:val="1"/>
          <w:numId w:val="103"/>
        </w:numPr>
      </w:pPr>
      <w:r w:rsidRPr="00E77497">
        <w:t xml:space="preserve">Return </w:t>
      </w:r>
      <w:r w:rsidRPr="00E77497">
        <w:rPr>
          <w:i/>
        </w:rPr>
        <w:t>rval</w:t>
      </w:r>
      <w:r w:rsidRPr="00E77497">
        <w:t>.</w:t>
      </w:r>
    </w:p>
    <w:p w14:paraId="3C66841D" w14:textId="77777777" w:rsidR="00C707BD" w:rsidRPr="00E77497" w:rsidRDefault="00C707BD" w:rsidP="00FA3203">
      <w:pPr>
        <w:pStyle w:val="Alg3"/>
        <w:numPr>
          <w:ilvl w:val="0"/>
          <w:numId w:val="103"/>
        </w:numPr>
      </w:pPr>
      <w:r w:rsidRPr="003B4312">
        <w:t xml:space="preserve">Let </w:t>
      </w:r>
      <w:r w:rsidRPr="008B7F6F">
        <w:rPr>
          <w:i/>
        </w:rPr>
        <w:t>AssignmentPattern</w:t>
      </w:r>
      <w:r w:rsidRPr="006B6D0A">
        <w:t xml:space="preserve"> be the parse of the source code corresponding to </w:t>
      </w:r>
      <w:r w:rsidRPr="006B6D0A">
        <w:rPr>
          <w:i/>
        </w:rPr>
        <w:t>LeftHandSideExp</w:t>
      </w:r>
      <w:r w:rsidR="00CD7A72" w:rsidRPr="006B6D0A">
        <w:rPr>
          <w:i/>
        </w:rPr>
        <w:t>r</w:t>
      </w:r>
      <w:r w:rsidRPr="00E65A34">
        <w:rPr>
          <w:i/>
        </w:rPr>
        <w:t>ess</w:t>
      </w:r>
      <w:r w:rsidR="0096712D" w:rsidRPr="009C202C">
        <w:rPr>
          <w:i/>
        </w:rPr>
        <w:t>i</w:t>
      </w:r>
      <w:r w:rsidRPr="00B820AB">
        <w:rPr>
          <w:i/>
        </w:rPr>
        <w:t>on</w:t>
      </w:r>
      <w:r w:rsidRPr="00675B74">
        <w:t xml:space="preserve"> using </w:t>
      </w:r>
      <w:r w:rsidRPr="00E77497">
        <w:rPr>
          <w:i/>
        </w:rPr>
        <w:t>AssignmentPattern</w:t>
      </w:r>
      <w:r w:rsidRPr="00E77497">
        <w:t xml:space="preserve"> as the goal symbol.</w:t>
      </w:r>
    </w:p>
    <w:p w14:paraId="43E7233A" w14:textId="77777777" w:rsidR="00C707BD" w:rsidRPr="00E77497" w:rsidRDefault="00C707BD" w:rsidP="00FA3203">
      <w:pPr>
        <w:pStyle w:val="Alg3"/>
        <w:numPr>
          <w:ilvl w:val="0"/>
          <w:numId w:val="103"/>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153F47FB" w14:textId="77777777" w:rsidR="00C707BD" w:rsidRPr="00E77497" w:rsidRDefault="00C707BD" w:rsidP="00B54857">
      <w:pPr>
        <w:pStyle w:val="Alg3"/>
        <w:numPr>
          <w:ilvl w:val="0"/>
          <w:numId w:val="103"/>
        </w:numPr>
      </w:pPr>
      <w:r w:rsidRPr="00E77497">
        <w:t xml:space="preserve">Let </w:t>
      </w:r>
      <w:r w:rsidRPr="00E77497">
        <w:rPr>
          <w:i/>
        </w:rPr>
        <w:t>rval</w:t>
      </w:r>
      <w:r w:rsidRPr="00E77497">
        <w:t xml:space="preserve"> be GetValue(</w:t>
      </w:r>
      <w:r w:rsidRPr="00E77497">
        <w:rPr>
          <w:i/>
        </w:rPr>
        <w:t>rref</w:t>
      </w:r>
      <w:r w:rsidRPr="00E77497">
        <w:t>).</w:t>
      </w:r>
    </w:p>
    <w:p w14:paraId="37B92ED8" w14:textId="77777777" w:rsidR="002410A4" w:rsidRDefault="00342FD6" w:rsidP="002410A4">
      <w:pPr>
        <w:pStyle w:val="Alg4"/>
        <w:numPr>
          <w:ilvl w:val="0"/>
          <w:numId w:val="103"/>
        </w:numPr>
        <w:contextualSpacing/>
      </w:pPr>
      <w:r>
        <w:t>ReturnIfAbrupt(</w:t>
      </w:r>
      <w:r>
        <w:rPr>
          <w:i/>
        </w:rPr>
        <w:t>r</w:t>
      </w:r>
      <w:r w:rsidRPr="00ED2E78">
        <w:rPr>
          <w:i/>
        </w:rPr>
        <w:t>val</w:t>
      </w:r>
      <w:r>
        <w:t>).</w:t>
      </w:r>
    </w:p>
    <w:p w14:paraId="5646D2F5" w14:textId="77777777" w:rsidR="00B54857" w:rsidRDefault="00B54857" w:rsidP="00B54857">
      <w:pPr>
        <w:pStyle w:val="Alg2"/>
        <w:numPr>
          <w:ilvl w:val="0"/>
          <w:numId w:val="103"/>
        </w:numPr>
      </w:pPr>
      <w:r>
        <w:t>If Type(</w:t>
      </w:r>
      <w:r>
        <w:rPr>
          <w:i/>
          <w:iCs/>
        </w:rPr>
        <w:t>rval</w:t>
      </w:r>
      <w:r>
        <w:t xml:space="preserve">) is not Object, then throw a </w:t>
      </w:r>
      <w:r w:rsidRPr="00B54857">
        <w:rPr>
          <w:b/>
          <w:bCs/>
        </w:rPr>
        <w:t>TypeError</w:t>
      </w:r>
      <w:r>
        <w:t xml:space="preserve"> exception.</w:t>
      </w:r>
    </w:p>
    <w:p w14:paraId="7617ED92" w14:textId="77777777" w:rsidR="00C707BD" w:rsidRPr="00E77497" w:rsidRDefault="002410A4" w:rsidP="00FA3203">
      <w:pPr>
        <w:pStyle w:val="Alg3"/>
        <w:numPr>
          <w:ilvl w:val="0"/>
          <w:numId w:val="103"/>
        </w:numPr>
      </w:pPr>
      <w:r>
        <w:t xml:space="preserve">Let </w:t>
      </w:r>
      <w:r w:rsidRPr="002410A4">
        <w:rPr>
          <w:i/>
        </w:rPr>
        <w:t>status</w:t>
      </w:r>
      <w:r>
        <w:t xml:space="preserve"> be the result of p</w:t>
      </w:r>
      <w:r w:rsidR="005D43BD">
        <w:t>erform</w:t>
      </w:r>
      <w:r>
        <w:t>ing</w:t>
      </w:r>
      <w:r w:rsidR="005D43BD">
        <w:t xml:space="preserve"> Destructuring Assignment Evaluation of</w:t>
      </w:r>
      <w:r w:rsidR="005D43BD" w:rsidRPr="00E77497">
        <w:t xml:space="preserve"> </w:t>
      </w:r>
      <w:r w:rsidR="00C707BD" w:rsidRPr="00E77497">
        <w:rPr>
          <w:i/>
        </w:rPr>
        <w:t>AssignmentPattern</w:t>
      </w:r>
      <w:r w:rsidR="00C707BD" w:rsidRPr="00E77497">
        <w:t xml:space="preserve"> using </w:t>
      </w:r>
      <w:r w:rsidR="00C707BD" w:rsidRPr="00E77497">
        <w:rPr>
          <w:i/>
        </w:rPr>
        <w:t>rval</w:t>
      </w:r>
      <w:r w:rsidR="00C707BD" w:rsidRPr="00E77497">
        <w:t xml:space="preserve"> as the </w:t>
      </w:r>
      <w:r w:rsidR="005D43BD">
        <w:t>argument</w:t>
      </w:r>
      <w:r w:rsidR="00C707BD" w:rsidRPr="00E77497">
        <w:t>.</w:t>
      </w:r>
    </w:p>
    <w:p w14:paraId="0F0201D0" w14:textId="77777777" w:rsidR="002410A4" w:rsidRDefault="00342FD6" w:rsidP="002410A4">
      <w:pPr>
        <w:pStyle w:val="Alg4"/>
        <w:numPr>
          <w:ilvl w:val="0"/>
          <w:numId w:val="103"/>
        </w:numPr>
        <w:contextualSpacing/>
      </w:pPr>
      <w:r>
        <w:t>ReturnIfAbrupt(</w:t>
      </w:r>
      <w:r w:rsidRPr="00ED2E78">
        <w:rPr>
          <w:i/>
        </w:rPr>
        <w:t>status</w:t>
      </w:r>
      <w:r>
        <w:t>).</w:t>
      </w:r>
    </w:p>
    <w:p w14:paraId="5B0C4122" w14:textId="77777777" w:rsidR="004C0865" w:rsidRPr="00E77497" w:rsidRDefault="004C02EF" w:rsidP="00FA3203">
      <w:pPr>
        <w:pStyle w:val="Alg3"/>
        <w:numPr>
          <w:ilvl w:val="0"/>
          <w:numId w:val="103"/>
        </w:numPr>
        <w:spacing w:after="220"/>
      </w:pPr>
      <w:r w:rsidRPr="00E77497">
        <w:t xml:space="preserve">Return </w:t>
      </w:r>
      <w:r w:rsidRPr="00E77497">
        <w:rPr>
          <w:i/>
        </w:rPr>
        <w:t>rval</w:t>
      </w:r>
      <w:bookmarkEnd w:id="3753"/>
      <w:r w:rsidRPr="00E77497">
        <w:t>.</w:t>
      </w:r>
      <w:bookmarkStart w:id="3754" w:name="_Toc375031195"/>
      <w:bookmarkStart w:id="3755" w:name="_Toc381513708"/>
      <w:bookmarkStart w:id="3756" w:name="_Toc382202874"/>
      <w:bookmarkStart w:id="3757" w:name="_Toc382212230"/>
      <w:bookmarkStart w:id="3758" w:name="_Toc382212695"/>
      <w:bookmarkStart w:id="3759" w:name="_Toc382291575"/>
      <w:bookmarkStart w:id="3760" w:name="_Toc385672224"/>
      <w:bookmarkStart w:id="3761" w:name="_Toc393690327"/>
    </w:p>
    <w:p w14:paraId="002B9484" w14:textId="77777777" w:rsidR="007806CA" w:rsidRPr="00E77497" w:rsidRDefault="007806CA" w:rsidP="007806CA">
      <w:pPr>
        <w:jc w:val="left"/>
      </w:pPr>
      <w:bookmarkStart w:id="3762"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p>
    <w:p w14:paraId="22ED334B" w14:textId="77777777"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00D58597" w14:textId="77777777"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14:paraId="1A729C58" w14:textId="77777777" w:rsidR="002410A4" w:rsidRDefault="00342FD6" w:rsidP="002410A4">
      <w:pPr>
        <w:pStyle w:val="Alg4"/>
        <w:numPr>
          <w:ilvl w:val="0"/>
          <w:numId w:val="104"/>
        </w:numPr>
        <w:contextualSpacing/>
      </w:pPr>
      <w:r>
        <w:t>ReturnIfAbrupt(</w:t>
      </w:r>
      <w:r w:rsidRPr="00342FD6">
        <w:rPr>
          <w:i/>
        </w:rPr>
        <w:t>lval</w:t>
      </w:r>
      <w:r>
        <w:t>).</w:t>
      </w:r>
    </w:p>
    <w:p w14:paraId="39E48F12" w14:textId="77777777"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1051863D" w14:textId="77777777"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14:paraId="2297821E" w14:textId="77777777" w:rsidR="002410A4" w:rsidRDefault="00342FD6" w:rsidP="002410A4">
      <w:pPr>
        <w:pStyle w:val="Alg4"/>
        <w:numPr>
          <w:ilvl w:val="0"/>
          <w:numId w:val="104"/>
        </w:numPr>
        <w:contextualSpacing/>
      </w:pPr>
      <w:r>
        <w:t>ReturnIfAbrupt(</w:t>
      </w:r>
      <w:r>
        <w:rPr>
          <w:i/>
        </w:rPr>
        <w:t>r</w:t>
      </w:r>
      <w:r w:rsidRPr="00ED2E78">
        <w:rPr>
          <w:i/>
        </w:rPr>
        <w:t>val</w:t>
      </w:r>
      <w:r>
        <w:t>).</w:t>
      </w:r>
    </w:p>
    <w:p w14:paraId="296775F7" w14:textId="77777777" w:rsidR="00C85441" w:rsidRDefault="00C85441" w:rsidP="00FA3203">
      <w:pPr>
        <w:pStyle w:val="Alg3"/>
        <w:numPr>
          <w:ilvl w:val="0"/>
          <w:numId w:val="104"/>
        </w:numPr>
      </w:pPr>
      <w:r>
        <w:t xml:space="preserve">Let </w:t>
      </w:r>
      <w:r w:rsidRPr="00120381">
        <w:rPr>
          <w:i/>
        </w:rPr>
        <w:t>operator</w:t>
      </w:r>
      <w:r>
        <w:t xml:space="preserve"> </w:t>
      </w:r>
      <w:r w:rsidR="003F7C52">
        <w:t xml:space="preserve">be the </w:t>
      </w:r>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p>
    <w:p w14:paraId="01255FFF" w14:textId="77777777"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11E07642" w14:textId="77777777" w:rsidR="007806CA" w:rsidRPr="00E77497" w:rsidRDefault="00342FD6" w:rsidP="00FA3203">
      <w:pPr>
        <w:pStyle w:val="Alg3"/>
        <w:numPr>
          <w:ilvl w:val="0"/>
          <w:numId w:val="104"/>
        </w:numPr>
      </w:pPr>
      <w:r>
        <w:t xml:space="preserve">Let </w:t>
      </w:r>
      <w:r w:rsidRPr="00342FD6">
        <w:rPr>
          <w:i/>
        </w:rPr>
        <w:t>status</w:t>
      </w:r>
      <w:r>
        <w:t xml:space="preserve"> be</w:t>
      </w:r>
      <w:r w:rsidR="002410A4" w:rsidRPr="00E77497">
        <w:t xml:space="preserve"> </w:t>
      </w:r>
      <w:r w:rsidR="007806CA" w:rsidRPr="00E77497">
        <w:t>PutValue(</w:t>
      </w:r>
      <w:r w:rsidR="007806CA" w:rsidRPr="00E77497">
        <w:rPr>
          <w:i/>
        </w:rPr>
        <w:t>lref</w:t>
      </w:r>
      <w:r w:rsidR="007806CA" w:rsidRPr="00E77497">
        <w:t xml:space="preserve">, </w:t>
      </w:r>
      <w:r w:rsidR="007806CA" w:rsidRPr="00E77497">
        <w:rPr>
          <w:i/>
        </w:rPr>
        <w:t>r</w:t>
      </w:r>
      <w:r w:rsidR="007806CA" w:rsidRPr="00E77497">
        <w:t>).</w:t>
      </w:r>
    </w:p>
    <w:p w14:paraId="6B25736E" w14:textId="77777777" w:rsidR="00342FD6" w:rsidRDefault="00342FD6" w:rsidP="00342FD6">
      <w:pPr>
        <w:pStyle w:val="Alg4"/>
        <w:numPr>
          <w:ilvl w:val="0"/>
          <w:numId w:val="104"/>
        </w:numPr>
        <w:contextualSpacing/>
      </w:pPr>
      <w:r>
        <w:t>ReturnIfAbrupt(</w:t>
      </w:r>
      <w:r w:rsidRPr="00ED2E78">
        <w:rPr>
          <w:i/>
        </w:rPr>
        <w:t>status</w:t>
      </w:r>
      <w:r>
        <w:t>).</w:t>
      </w:r>
    </w:p>
    <w:p w14:paraId="16CA23CF" w14:textId="77777777" w:rsidR="007806CA" w:rsidRPr="00E77497" w:rsidRDefault="007806CA" w:rsidP="00FA3203">
      <w:pPr>
        <w:pStyle w:val="Alg3"/>
        <w:numPr>
          <w:ilvl w:val="0"/>
          <w:numId w:val="104"/>
        </w:numPr>
        <w:spacing w:after="220"/>
      </w:pPr>
      <w:r w:rsidRPr="00E77497">
        <w:t xml:space="preserve">Return </w:t>
      </w:r>
      <w:r w:rsidRPr="00E77497">
        <w:rPr>
          <w:i/>
        </w:rPr>
        <w:t>r</w:t>
      </w:r>
      <w:r w:rsidRPr="00E77497">
        <w:t>.</w:t>
      </w:r>
    </w:p>
    <w:p w14:paraId="63CC7A2A" w14:textId="77777777" w:rsidR="007806CA" w:rsidRPr="00E77497" w:rsidRDefault="004C02EF" w:rsidP="00962DF2">
      <w:pPr>
        <w:pStyle w:val="Note"/>
      </w:pPr>
      <w:r w:rsidRPr="00E77497">
        <w:t>NOTE</w:t>
      </w:r>
      <w:r w:rsidRPr="00E77497">
        <w:tab/>
        <w:t>When an assignment occurs within strict mode code,</w:t>
      </w:r>
      <w:r w:rsidR="006C2F27">
        <w:t xml:space="preserve"> it is an runtime error if</w:t>
      </w:r>
      <w:r w:rsidRPr="00E77497">
        <w:t xml:space="preserve"> </w:t>
      </w:r>
      <w:r w:rsidR="00C707BD" w:rsidRPr="00E77497">
        <w:rPr>
          <w:rFonts w:ascii="Times New Roman" w:hAnsi="Times New Roman"/>
          <w:i/>
        </w:rPr>
        <w:t>lref</w:t>
      </w:r>
      <w:r w:rsidR="00C707BD" w:rsidRPr="00E77497">
        <w:t xml:space="preserve"> in step 1.</w:t>
      </w:r>
      <w:r w:rsidR="006C2F27">
        <w:t>e</w:t>
      </w:r>
      <w:r w:rsidR="003F7C52">
        <w:t xml:space="preserve"> of the first</w:t>
      </w:r>
      <w:r w:rsidR="006C2F27">
        <w:t xml:space="preserve"> algorithm or step 9 of the second algorithm</w:t>
      </w:r>
      <w:r w:rsidR="003F7C52">
        <w:t xml:space="preserve"> </w:t>
      </w:r>
      <w:r w:rsidR="006C2F27">
        <w:t>it is an</w:t>
      </w:r>
      <w:r w:rsidRPr="00E77497">
        <w:t xml:space="preserve"> unresolvable reference. If it </w:t>
      </w:r>
      <w:r w:rsidR="00C707BD" w:rsidRPr="00E77497">
        <w:t xml:space="preserve">is, </w:t>
      </w:r>
      <w:r w:rsidRPr="00E77497">
        <w:t xml:space="preserve">a </w:t>
      </w:r>
      <w:r w:rsidRPr="00E77497">
        <w:rPr>
          <w:b/>
        </w:rPr>
        <w:t>ReferenceError</w:t>
      </w:r>
      <w:r w:rsidRPr="00E77497">
        <w:t xml:space="preserve"> exception is thrown.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t>
      </w:r>
      <w:r w:rsidR="001D1445">
        <w:t>for which the</w:t>
      </w:r>
      <w:r w:rsidR="008137D2" w:rsidRPr="00E77497">
        <w:t xml:space="preserve"> </w:t>
      </w:r>
      <w:r w:rsidR="00BD5B36">
        <w:t>Is</w:t>
      </w:r>
      <w:r w:rsidRPr="00E77497">
        <w:t>Extensible</w:t>
      </w:r>
      <w:r w:rsidR="001D1445">
        <w:t xml:space="preserve"> predicate </w:t>
      </w:r>
      <w:r w:rsidR="008137D2">
        <w:t>returns</w:t>
      </w:r>
      <w:r w:rsidR="008137D2" w:rsidRPr="00E77497">
        <w:t xml:space="preserve"> </w:t>
      </w:r>
      <w:r w:rsidRPr="00E77497">
        <w:t xml:space="preserve">the value </w:t>
      </w:r>
      <w:r w:rsidRPr="00E77497">
        <w:rPr>
          <w:b/>
        </w:rPr>
        <w:t>false</w:t>
      </w:r>
      <w:r w:rsidRPr="00E77497">
        <w:t xml:space="preserve">. In these cases a </w:t>
      </w:r>
      <w:r w:rsidRPr="00E77497">
        <w:rPr>
          <w:b/>
        </w:rPr>
        <w:t>TypeError</w:t>
      </w:r>
      <w:r w:rsidRPr="00E77497">
        <w:t xml:space="preserve"> exception is thrown.</w:t>
      </w:r>
    </w:p>
    <w:p w14:paraId="36777F6A" w14:textId="77777777" w:rsidR="00C707BD" w:rsidRPr="00E77497" w:rsidRDefault="00C707BD" w:rsidP="00D148E9">
      <w:pPr>
        <w:pStyle w:val="30"/>
      </w:pPr>
      <w:bookmarkStart w:id="3763" w:name="_Ref365636282"/>
      <w:bookmarkStart w:id="3764" w:name="_Ref365636358"/>
      <w:bookmarkStart w:id="3765" w:name="_Toc366141919"/>
      <w:r w:rsidRPr="00E77497">
        <w:t>Destructuring Assignment</w:t>
      </w:r>
      <w:bookmarkEnd w:id="3763"/>
      <w:bookmarkEnd w:id="3764"/>
      <w:bookmarkEnd w:id="3765"/>
    </w:p>
    <w:p w14:paraId="215FDD67" w14:textId="77777777" w:rsidR="001F7486" w:rsidRPr="00E77497" w:rsidRDefault="001F7486" w:rsidP="001F7486">
      <w:pPr>
        <w:pStyle w:val="Syntax"/>
      </w:pPr>
      <w:r w:rsidRPr="00E77497">
        <w:t>Supplemental Syntax</w:t>
      </w:r>
    </w:p>
    <w:p w14:paraId="75BD6E5D" w14:textId="77777777" w:rsidR="001F7486" w:rsidRPr="00E77497" w:rsidRDefault="001F7486" w:rsidP="001F7486">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p>
    <w:p w14:paraId="7F3FDD98" w14:textId="77777777" w:rsidR="001F7486" w:rsidRPr="00E77497" w:rsidRDefault="001F7486" w:rsidP="001F7486">
      <w:pPr>
        <w:pStyle w:val="SyntaxRule"/>
        <w:rPr>
          <w:rFonts w:ascii="Arial" w:hAnsi="Arial"/>
        </w:rPr>
      </w:pPr>
      <w:r w:rsidRPr="00E77497">
        <w:t xml:space="preserve">AssignmentPattern </w:t>
      </w:r>
      <w:r w:rsidRPr="00E77497">
        <w:rPr>
          <w:rFonts w:ascii="Arial" w:hAnsi="Arial"/>
          <w:b/>
          <w:i w:val="0"/>
        </w:rPr>
        <w:t>:</w:t>
      </w:r>
    </w:p>
    <w:p w14:paraId="5024FB24" w14:textId="77777777" w:rsidR="001F7486" w:rsidRPr="00E77497" w:rsidRDefault="001F7486" w:rsidP="001F7486">
      <w:pPr>
        <w:pStyle w:val="SyntaxDefinition"/>
        <w:rPr>
          <w:rFonts w:ascii="Courier New" w:hAnsi="Courier New" w:cs="Courier New"/>
          <w:b/>
          <w:i w:val="0"/>
        </w:rPr>
      </w:pPr>
      <w:r w:rsidRPr="00E77497">
        <w:t>ObjectAssignmentPattern</w:t>
      </w:r>
      <w:r w:rsidRPr="00E77497">
        <w:br/>
        <w:t>ArrayAssignmentPattern</w:t>
      </w:r>
      <w:r w:rsidRPr="00E77497">
        <w:rPr>
          <w:rFonts w:ascii="Courier New" w:hAnsi="Courier New" w:cs="Courier New"/>
          <w:b/>
          <w:i w:val="0"/>
        </w:rPr>
        <w:t xml:space="preserve"> </w:t>
      </w:r>
    </w:p>
    <w:p w14:paraId="35C375B6" w14:textId="77777777" w:rsidR="001F7486" w:rsidRPr="00E77497" w:rsidRDefault="001F7486" w:rsidP="001F7486">
      <w:pPr>
        <w:pStyle w:val="SyntaxRule"/>
        <w:rPr>
          <w:rFonts w:ascii="Arial" w:hAnsi="Arial"/>
        </w:rPr>
      </w:pPr>
      <w:r w:rsidRPr="00E77497">
        <w:t xml:space="preserve">ObjectAssignmentPattern </w:t>
      </w:r>
      <w:r w:rsidRPr="00E77497">
        <w:rPr>
          <w:rFonts w:ascii="Arial" w:hAnsi="Arial"/>
          <w:b/>
          <w:i w:val="0"/>
        </w:rPr>
        <w:t>:</w:t>
      </w:r>
    </w:p>
    <w:p w14:paraId="26879498" w14:textId="77777777"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p>
    <w:p w14:paraId="3A5C5E04" w14:textId="77777777" w:rsidR="001F7486" w:rsidRPr="00E77497" w:rsidRDefault="001F7486" w:rsidP="001F7486">
      <w:pPr>
        <w:pStyle w:val="SyntaxRule"/>
        <w:rPr>
          <w:rFonts w:ascii="Arial" w:hAnsi="Arial"/>
        </w:rPr>
      </w:pPr>
      <w:r w:rsidRPr="00E77497">
        <w:t xml:space="preserve">ArrayAssignmentPattern </w:t>
      </w:r>
      <w:r w:rsidRPr="00E77497">
        <w:rPr>
          <w:rFonts w:ascii="Arial" w:hAnsi="Arial"/>
          <w:b/>
          <w:i w:val="0"/>
        </w:rPr>
        <w:t>:</w:t>
      </w:r>
    </w:p>
    <w:p w14:paraId="048F8E48" w14:textId="77777777"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p>
    <w:p w14:paraId="125216EF" w14:textId="77777777" w:rsidR="001F7486" w:rsidRPr="00E77497" w:rsidRDefault="001F7486" w:rsidP="001F7486">
      <w:pPr>
        <w:pStyle w:val="SyntaxRule"/>
        <w:rPr>
          <w:rFonts w:ascii="Arial" w:hAnsi="Arial"/>
        </w:rPr>
      </w:pPr>
      <w:r w:rsidRPr="00E77497">
        <w:t xml:space="preserve">AssignmentPropertyList </w:t>
      </w:r>
      <w:r w:rsidRPr="00E77497">
        <w:rPr>
          <w:rFonts w:ascii="Arial" w:hAnsi="Arial"/>
          <w:b/>
          <w:i w:val="0"/>
        </w:rPr>
        <w:t>:</w:t>
      </w:r>
    </w:p>
    <w:p w14:paraId="724679D5" w14:textId="77777777" w:rsidR="001F7486" w:rsidRPr="00E77497" w:rsidRDefault="001F7486" w:rsidP="001F7486">
      <w:pPr>
        <w:pStyle w:val="SyntaxDefinition"/>
      </w:pPr>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p>
    <w:p w14:paraId="14BCC443" w14:textId="77777777" w:rsidR="001F7486" w:rsidRPr="00E77497" w:rsidRDefault="001F7486" w:rsidP="001F7486">
      <w:pPr>
        <w:pStyle w:val="SyntaxRule"/>
        <w:rPr>
          <w:rFonts w:ascii="Arial" w:hAnsi="Arial"/>
        </w:rPr>
      </w:pPr>
      <w:r w:rsidRPr="00E77497">
        <w:t>AssignmentElementList</w:t>
      </w:r>
      <w:r w:rsidRPr="00E77497">
        <w:rPr>
          <w:rFonts w:ascii="Arial" w:hAnsi="Arial"/>
        </w:rPr>
        <w:t xml:space="preserve"> </w:t>
      </w:r>
      <w:r w:rsidRPr="00E77497">
        <w:rPr>
          <w:rFonts w:ascii="Arial" w:hAnsi="Arial"/>
          <w:b/>
          <w:i w:val="0"/>
        </w:rPr>
        <w:t>:</w:t>
      </w:r>
    </w:p>
    <w:p w14:paraId="28C1F6C3" w14:textId="77777777" w:rsidR="001F7486" w:rsidRPr="00E77497" w:rsidRDefault="001F7486" w:rsidP="001F7486">
      <w:pPr>
        <w:pStyle w:val="SyntaxDefinition"/>
      </w:pPr>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p>
    <w:p w14:paraId="34246810" w14:textId="77777777" w:rsidR="001F7486" w:rsidRPr="00E77497" w:rsidRDefault="001F7486" w:rsidP="001F7486">
      <w:pPr>
        <w:pStyle w:val="SyntaxRule"/>
        <w:rPr>
          <w:rFonts w:ascii="Arial" w:hAnsi="Arial"/>
        </w:rPr>
      </w:pPr>
      <w:r w:rsidRPr="00E77497">
        <w:t xml:space="preserve">AssignmentProperty </w:t>
      </w:r>
      <w:r w:rsidRPr="00E77497">
        <w:rPr>
          <w:rFonts w:ascii="Arial" w:hAnsi="Arial"/>
          <w:b/>
          <w:i w:val="0"/>
        </w:rPr>
        <w:t>:</w:t>
      </w:r>
    </w:p>
    <w:p w14:paraId="73B903C1" w14:textId="77777777" w:rsidR="001F7486" w:rsidRPr="00E77497" w:rsidRDefault="001F7486" w:rsidP="001F7486">
      <w:pPr>
        <w:pStyle w:val="SyntaxDefinition"/>
      </w:pPr>
      <w:r w:rsidRPr="00E77497">
        <w:t>Identifier</w:t>
      </w:r>
      <w:r w:rsidR="006A7258">
        <w:t xml:space="preserve"> </w:t>
      </w:r>
      <w:r w:rsidR="006A7258" w:rsidRPr="00E77497">
        <w:t>Initialiser</w:t>
      </w:r>
      <w:r w:rsidR="006A7258" w:rsidRPr="00E77497">
        <w:rPr>
          <w:rFonts w:ascii="Arial" w:hAnsi="Arial" w:cs="Arial"/>
          <w:i w:val="0"/>
          <w:vertAlign w:val="subscript"/>
        </w:rPr>
        <w:t>opt</w:t>
      </w:r>
      <w:r w:rsidRPr="00E77497">
        <w:br/>
        <w:t>PropertyName</w:t>
      </w:r>
      <w:r w:rsidRPr="00E77497">
        <w:rPr>
          <w:rFonts w:ascii="Courier New" w:hAnsi="Courier New" w:cs="Courier New"/>
          <w:b/>
          <w:i w:val="0"/>
        </w:rPr>
        <w:t xml:space="preserve"> : </w:t>
      </w:r>
      <w:r w:rsidR="00BF6B6C">
        <w:t>AssignmentElement</w:t>
      </w:r>
    </w:p>
    <w:p w14:paraId="1BD1EA11" w14:textId="77777777" w:rsidR="001F7486" w:rsidRPr="00E77497" w:rsidRDefault="001F7486" w:rsidP="001F7486">
      <w:pPr>
        <w:pStyle w:val="SyntaxRule"/>
        <w:rPr>
          <w:rFonts w:ascii="Arial" w:hAnsi="Arial"/>
        </w:rPr>
      </w:pPr>
      <w:r w:rsidRPr="00E77497">
        <w:t xml:space="preserve">AssignmentElement </w:t>
      </w:r>
      <w:r w:rsidRPr="00E77497">
        <w:rPr>
          <w:rFonts w:ascii="Arial" w:hAnsi="Arial"/>
          <w:b/>
          <w:i w:val="0"/>
        </w:rPr>
        <w:t>:</w:t>
      </w:r>
    </w:p>
    <w:p w14:paraId="5F0D57D4" w14:textId="77777777" w:rsidR="001F7486" w:rsidRPr="00E77497" w:rsidRDefault="001F7486" w:rsidP="00EC6FB2">
      <w:pPr>
        <w:pStyle w:val="SyntaxDefinition"/>
      </w:pPr>
      <w:r w:rsidRPr="00E77497">
        <w:rPr>
          <w:rFonts w:ascii="Arial" w:hAnsi="Arial" w:cs="Arial"/>
          <w:i w:val="0"/>
          <w:sz w:val="16"/>
          <w:szCs w:val="16"/>
        </w:rPr>
        <w:t xml:space="preserve"> </w:t>
      </w:r>
      <w:r w:rsidR="00EC6FB2">
        <w:t>DestructuringAssignmentTarget</w:t>
      </w:r>
      <w:r w:rsidR="006A7258">
        <w:t xml:space="preserve"> </w:t>
      </w:r>
      <w:r w:rsidR="006A7258" w:rsidRPr="00E77497">
        <w:t>Initialiser</w:t>
      </w:r>
      <w:r w:rsidR="006A7258" w:rsidRPr="00E77497">
        <w:rPr>
          <w:rFonts w:ascii="Arial" w:hAnsi="Arial" w:cs="Arial"/>
          <w:i w:val="0"/>
          <w:vertAlign w:val="subscript"/>
        </w:rPr>
        <w:t>opt</w:t>
      </w:r>
    </w:p>
    <w:p w14:paraId="1DEF4F10" w14:textId="77777777" w:rsidR="001F7486" w:rsidRPr="00E77497" w:rsidRDefault="001F7486" w:rsidP="00EC6FB2">
      <w:pPr>
        <w:pStyle w:val="SyntaxRule"/>
        <w:tabs>
          <w:tab w:val="clear" w:pos="7920"/>
          <w:tab w:val="left" w:pos="2490"/>
        </w:tabs>
        <w:rPr>
          <w:rFonts w:ascii="Arial" w:hAnsi="Arial"/>
        </w:rPr>
      </w:pPr>
      <w:r w:rsidRPr="00E77497">
        <w:t xml:space="preserve">AssignmentRestElement </w:t>
      </w:r>
      <w:r w:rsidRPr="00E77497">
        <w:rPr>
          <w:rFonts w:ascii="Arial" w:hAnsi="Arial"/>
          <w:b/>
          <w:i w:val="0"/>
        </w:rPr>
        <w:t>:</w:t>
      </w:r>
      <w:r w:rsidR="00EC6FB2">
        <w:rPr>
          <w:rFonts w:ascii="Arial" w:hAnsi="Arial"/>
          <w:b/>
          <w:i w:val="0"/>
        </w:rPr>
        <w:tab/>
      </w:r>
    </w:p>
    <w:p w14:paraId="00B8D3A3" w14:textId="77777777" w:rsidR="001F7486" w:rsidRDefault="00C1136A" w:rsidP="00EC6FB2">
      <w:pPr>
        <w:pStyle w:val="SyntaxDefinition"/>
      </w:pPr>
      <w:r>
        <w:rPr>
          <w:rFonts w:ascii="Courier New" w:hAnsi="Courier New" w:cs="Courier New"/>
          <w:b/>
          <w:i w:val="0"/>
        </w:rPr>
        <w:t>...</w:t>
      </w:r>
      <w:r w:rsidR="001F7486" w:rsidRPr="00E77497">
        <w:rPr>
          <w:rFonts w:ascii="Arial" w:hAnsi="Arial" w:cs="Arial"/>
          <w:i w:val="0"/>
          <w:sz w:val="16"/>
          <w:szCs w:val="16"/>
        </w:rPr>
        <w:t xml:space="preserve"> </w:t>
      </w:r>
      <w:r w:rsidR="00EC6FB2">
        <w:t>DestructuringAssignmentTarget</w:t>
      </w:r>
    </w:p>
    <w:p w14:paraId="4D9BB7E1" w14:textId="77777777" w:rsidR="00EC6FB2" w:rsidRPr="00E77497" w:rsidRDefault="00EC6FB2" w:rsidP="00EC6FB2">
      <w:pPr>
        <w:pStyle w:val="SyntaxRule"/>
        <w:tabs>
          <w:tab w:val="clear" w:pos="7920"/>
          <w:tab w:val="left" w:pos="2490"/>
        </w:tabs>
        <w:rPr>
          <w:rFonts w:ascii="Arial" w:hAnsi="Arial"/>
        </w:rPr>
      </w:pPr>
      <w:r>
        <w:t>Destructuring</w:t>
      </w:r>
      <w:r w:rsidR="004D6E40">
        <w:t>Assignment</w:t>
      </w:r>
      <w:r>
        <w:t>Target</w:t>
      </w:r>
      <w:r w:rsidRPr="00E77497">
        <w:t xml:space="preserve"> </w:t>
      </w:r>
      <w:r w:rsidRPr="00E77497">
        <w:rPr>
          <w:rFonts w:ascii="Arial" w:hAnsi="Arial"/>
          <w:b/>
          <w:i w:val="0"/>
        </w:rPr>
        <w:t>:</w:t>
      </w:r>
      <w:r>
        <w:rPr>
          <w:rFonts w:ascii="Arial" w:hAnsi="Arial"/>
          <w:b/>
          <w:i w:val="0"/>
        </w:rPr>
        <w:tab/>
      </w:r>
    </w:p>
    <w:p w14:paraId="69EA1E42" w14:textId="77777777" w:rsidR="00EC6FB2" w:rsidRDefault="00EC6FB2" w:rsidP="00EC6FB2">
      <w:pPr>
        <w:pStyle w:val="SyntaxDefinition"/>
      </w:pPr>
      <w:r w:rsidRPr="00E77497">
        <w:rPr>
          <w:rFonts w:ascii="Arial" w:hAnsi="Arial" w:cs="Arial"/>
          <w:i w:val="0"/>
          <w:sz w:val="16"/>
          <w:szCs w:val="16"/>
        </w:rPr>
        <w:t xml:space="preserve">  </w:t>
      </w:r>
      <w:r w:rsidRPr="00E77497">
        <w:t>LeftHandSideExpression</w:t>
      </w:r>
    </w:p>
    <w:p w14:paraId="5597C861" w14:textId="77777777" w:rsidR="00EC6FB2" w:rsidRPr="00E77497" w:rsidRDefault="00EC6FB2" w:rsidP="007B7042">
      <w:pPr>
        <w:pStyle w:val="SyntaxDefinition"/>
        <w:ind w:left="0"/>
      </w:pPr>
    </w:p>
    <w:p w14:paraId="3AEF1B7D" w14:textId="77777777" w:rsidR="006C296B" w:rsidRPr="00E77497" w:rsidRDefault="006C296B" w:rsidP="00D148E9">
      <w:pPr>
        <w:pStyle w:val="40"/>
      </w:pPr>
      <w:r w:rsidRPr="00E77497">
        <w:t>Static Semantics</w:t>
      </w:r>
    </w:p>
    <w:p w14:paraId="01FE539F" w14:textId="77777777" w:rsidR="00D012F5" w:rsidRPr="00E77497" w:rsidRDefault="00C9049C" w:rsidP="00C7794D">
      <w:pPr>
        <w:rPr>
          <w:rFonts w:ascii="Helvetica" w:hAnsi="Helvetica"/>
          <w:b/>
        </w:rPr>
      </w:pPr>
      <w:r w:rsidRPr="00E77497">
        <w:rPr>
          <w:rFonts w:ascii="Helvetica" w:hAnsi="Helvetica"/>
          <w:b/>
        </w:rPr>
        <w:t xml:space="preserve">Static Semantics:  </w:t>
      </w:r>
      <w:r w:rsidR="006C296B" w:rsidRPr="00E77497">
        <w:rPr>
          <w:rFonts w:ascii="Helvetica" w:hAnsi="Helvetica"/>
          <w:b/>
        </w:rPr>
        <w:t>Early Errors</w:t>
      </w:r>
    </w:p>
    <w:p w14:paraId="14DA99A3" w14:textId="77777777" w:rsidR="00D012F5" w:rsidRPr="00E77497" w:rsidRDefault="00D012F5" w:rsidP="00D012F5">
      <w:pPr>
        <w:jc w:val="left"/>
        <w:rPr>
          <w:rStyle w:val="bnf"/>
        </w:rPr>
      </w:pPr>
      <w:r w:rsidRPr="00E77497">
        <w:rPr>
          <w:rStyle w:val="bnf"/>
        </w:rPr>
        <w:t xml:space="preserve">AssignmentProperty </w:t>
      </w:r>
      <w:r w:rsidRPr="00E77497">
        <w:rPr>
          <w:b/>
        </w:rPr>
        <w:t xml:space="preserve">: </w:t>
      </w:r>
      <w:r w:rsidR="00BF6B6C">
        <w:rPr>
          <w:rStyle w:val="bnf"/>
        </w:rPr>
        <w:t>Identifier</w:t>
      </w:r>
      <w:r w:rsidRPr="00E77497">
        <w:rPr>
          <w:rStyle w:val="bnf"/>
        </w:rPr>
        <w:t xml:space="preserve"> </w:t>
      </w:r>
      <w:r w:rsidR="00BF6B6C">
        <w:rPr>
          <w:rStyle w:val="bnf"/>
          <w:b/>
          <w:i w:val="0"/>
        </w:rPr>
        <w:t xml:space="preserve"> </w:t>
      </w:r>
      <w:r w:rsidRPr="00E77497">
        <w:rPr>
          <w:rStyle w:val="bnf"/>
        </w:rPr>
        <w:t xml:space="preserve"> </w:t>
      </w:r>
      <w:r w:rsidR="00BF6B6C" w:rsidRPr="001E1EC2">
        <w:rPr>
          <w:rStyle w:val="bnf"/>
        </w:rPr>
        <w:t>Initialiser</w:t>
      </w:r>
      <w:r w:rsidR="00BF6B6C" w:rsidRPr="001E1EC2">
        <w:rPr>
          <w:rFonts w:eastAsia="Times New Roman" w:cs="Arial"/>
          <w:vertAlign w:val="subscript"/>
          <w:lang w:eastAsia="en-US"/>
        </w:rPr>
        <w:t>opt</w:t>
      </w:r>
    </w:p>
    <w:p w14:paraId="2144AF67" w14:textId="77777777" w:rsidR="001D4A8C" w:rsidRPr="009C202C" w:rsidRDefault="001D4A8C" w:rsidP="001D4A8C">
      <w:pPr>
        <w:numPr>
          <w:ilvl w:val="0"/>
          <w:numId w:val="737"/>
        </w:numPr>
        <w:spacing w:after="0"/>
      </w:pPr>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14:paraId="6309BAD6" w14:textId="77777777" w:rsidR="001D4A8C" w:rsidRPr="003B4312" w:rsidRDefault="001D4A8C" w:rsidP="00126ECD">
      <w:pPr>
        <w:numPr>
          <w:ilvl w:val="0"/>
          <w:numId w:val="737"/>
        </w:numPr>
        <w:spacing w:after="220"/>
      </w:pPr>
      <w:r w:rsidRPr="00E77497">
        <w:t xml:space="preserve">It is a Syntax Error if </w:t>
      </w:r>
      <w:r w:rsidRPr="00E77497">
        <w:rPr>
          <w:rStyle w:val="bnf"/>
        </w:rPr>
        <w:t>Identifier</w:t>
      </w:r>
      <w:r w:rsidRPr="00E77497">
        <w:rPr>
          <w:rStyle w:val="bnf"/>
          <w:rFonts w:ascii="Arial" w:hAnsi="Arial" w:cs="Arial"/>
        </w:rPr>
        <w:t xml:space="preserve"> </w:t>
      </w:r>
      <w:commentRangeStart w:id="3766"/>
      <w:r w:rsidRPr="00E77497">
        <w:rPr>
          <w:rStyle w:val="bnf"/>
          <w:rFonts w:ascii="Arial" w:hAnsi="Arial" w:cs="Arial"/>
          <w:i w:val="0"/>
        </w:rPr>
        <w:t xml:space="preserve">does not statically resolve to a declarative environment record binding or </w:t>
      </w:r>
      <w:commentRangeEnd w:id="3766"/>
      <w:r w:rsidRPr="00CB5F32">
        <w:rPr>
          <w:rStyle w:val="af6"/>
          <w:rFonts w:cs="Arial"/>
          <w:lang w:val="en-GB"/>
        </w:rPr>
        <w:commentReference w:id="3766"/>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p>
    <w:p w14:paraId="07519B55" w14:textId="77777777" w:rsidR="00803FE9" w:rsidRPr="00197BED" w:rsidRDefault="00581BF0" w:rsidP="00197BED">
      <w:pPr>
        <w:jc w:val="left"/>
        <w:rPr>
          <w:rFonts w:ascii="Times New Roman" w:hAnsi="Times New Roman"/>
          <w:i/>
        </w:rPr>
      </w:pPr>
      <w:r w:rsidRPr="00E77497">
        <w:rPr>
          <w:rStyle w:val="bnf"/>
        </w:rPr>
        <w:t xml:space="preserve">AssignmentRestElement </w:t>
      </w:r>
      <w:r w:rsidRPr="00C7794D">
        <w:rPr>
          <w:b/>
        </w:rPr>
        <w:t>:</w:t>
      </w:r>
      <w:r w:rsidRPr="004D1BD1">
        <w:t xml:space="preserve"> </w:t>
      </w:r>
      <w:r w:rsidRPr="00145775">
        <w:rPr>
          <w:rFonts w:ascii="Courier New" w:hAnsi="Courier New" w:cs="Courier New"/>
          <w:b/>
        </w:rPr>
        <w:t>...</w:t>
      </w:r>
      <w:r w:rsidRPr="003B4312">
        <w:rPr>
          <w:b/>
        </w:rPr>
        <w:t xml:space="preserve"> </w:t>
      </w:r>
      <w:r w:rsidRPr="003308DD">
        <w:rPr>
          <w:rStyle w:val="bnf"/>
        </w:rPr>
        <w:t>DestructuringAssignmentTarget</w:t>
      </w:r>
    </w:p>
    <w:p w14:paraId="60C0BB75" w14:textId="77777777" w:rsidR="00803FE9" w:rsidRPr="003B4312" w:rsidRDefault="00803FE9" w:rsidP="00581BF0">
      <w:pPr>
        <w:numPr>
          <w:ilvl w:val="0"/>
          <w:numId w:val="737"/>
        </w:numPr>
        <w:spacing w:after="220"/>
      </w:pPr>
      <w:r w:rsidRPr="00E77497">
        <w:t>It is a Syntax Error if</w:t>
      </w:r>
      <w:r w:rsidR="00581BF0">
        <w:t xml:space="preserve"> </w:t>
      </w:r>
      <w:r w:rsidRPr="00E77497">
        <w:t xml:space="preserve"> </w:t>
      </w:r>
      <w:r w:rsidR="00581BF0" w:rsidRPr="008625A5">
        <w:rPr>
          <w:rFonts w:ascii="Times New Roman" w:hAnsi="Times New Roman"/>
        </w:rPr>
        <w:t>IsValidSimpleAssignmentTarget</w:t>
      </w:r>
      <w:r w:rsidR="00581BF0">
        <w:t xml:space="preserve"> of</w:t>
      </w:r>
      <w:r w:rsidR="00581BF0" w:rsidRPr="00BD6E56">
        <w:rPr>
          <w:rStyle w:val="bnf"/>
        </w:rPr>
        <w:t xml:space="preserve"> </w:t>
      </w:r>
      <w:r w:rsidR="00581BF0" w:rsidRPr="003308DD">
        <w:rPr>
          <w:rStyle w:val="bnf"/>
        </w:rPr>
        <w:t>DestructuringAssignmentTarget</w:t>
      </w:r>
      <w:r w:rsidR="00581BF0">
        <w:t xml:space="preserve"> is </w:t>
      </w:r>
      <w:r w:rsidR="00581BF0" w:rsidRPr="008625A5">
        <w:rPr>
          <w:rFonts w:ascii="Times New Roman" w:hAnsi="Times New Roman"/>
          <w:b/>
        </w:rPr>
        <w:t>false</w:t>
      </w:r>
      <w:r w:rsidRPr="003B4312">
        <w:rPr>
          <w:rStyle w:val="bnf"/>
          <w:i w:val="0"/>
        </w:rPr>
        <w:t>.</w:t>
      </w:r>
    </w:p>
    <w:p w14:paraId="5CE45E74" w14:textId="77777777" w:rsidR="00EC6FB2" w:rsidRPr="00E77497" w:rsidRDefault="00EC6FB2" w:rsidP="00EC6FB2">
      <w:pPr>
        <w:pStyle w:val="SyntaxRule"/>
        <w:spacing w:after="220"/>
        <w:jc w:val="left"/>
        <w:rPr>
          <w:rFonts w:ascii="Arial" w:hAnsi="Arial"/>
        </w:rPr>
      </w:pPr>
      <w:r w:rsidRPr="00EC6FB2">
        <w:t>Destructuring</w:t>
      </w:r>
      <w:r w:rsidR="004D6E40">
        <w:t>Assignment</w:t>
      </w:r>
      <w:r w:rsidRPr="00EC6FB2">
        <w:t>Target</w:t>
      </w:r>
      <w:r>
        <w:t xml:space="preserve"> </w:t>
      </w:r>
      <w:r w:rsidRPr="00E77497">
        <w:rPr>
          <w:rFonts w:ascii="Arial" w:hAnsi="Arial"/>
          <w:b/>
          <w:i w:val="0"/>
        </w:rPr>
        <w:t xml:space="preserve">: </w:t>
      </w:r>
      <w:r w:rsidRPr="00E77497">
        <w:t>LeftHandSideExpression</w:t>
      </w:r>
      <w:r>
        <w:t xml:space="preserve"> </w:t>
      </w:r>
      <w:r w:rsidRPr="00E77497">
        <w:t xml:space="preserve"> </w:t>
      </w:r>
    </w:p>
    <w:p w14:paraId="40087802" w14:textId="77777777" w:rsidR="00EC6FB2" w:rsidRDefault="00EC6FB2" w:rsidP="00F0301E">
      <w:pPr>
        <w:numPr>
          <w:ilvl w:val="0"/>
          <w:numId w:val="737"/>
        </w:numPr>
        <w:contextualSpacing/>
      </w:pPr>
      <w:r>
        <w:t>It is a Syntax Error</w:t>
      </w:r>
      <w:r w:rsidR="008300E9">
        <w:t xml:space="preserve"> if </w:t>
      </w:r>
      <w:r w:rsidRPr="008625A5">
        <w:rPr>
          <w:rStyle w:val="bnf"/>
        </w:rPr>
        <w:t>LeftHandSideExpression</w:t>
      </w:r>
      <w:r w:rsidRPr="008E7E56">
        <w:t xml:space="preserve"> </w:t>
      </w:r>
      <w:r>
        <w:t>is</w:t>
      </w:r>
      <w:r w:rsidRPr="008E7E56">
        <w:t xml:space="preserve">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14:paraId="1FF0C5D6" w14:textId="77777777" w:rsidR="00A96672" w:rsidRDefault="00A96672" w:rsidP="00A96672">
      <w:pPr>
        <w:numPr>
          <w:ilvl w:val="0"/>
          <w:numId w:val="737"/>
        </w:numPr>
        <w:contextualSpacing/>
      </w:pPr>
      <w:r>
        <w:t>It is a Syntax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14:paraId="72E265CD" w14:textId="77777777" w:rsidR="00EC6FB2" w:rsidRDefault="00EC6FB2"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14:paraId="7268591D" w14:textId="77777777" w:rsidR="00D012F5" w:rsidRPr="009C202C" w:rsidRDefault="00D012F5" w:rsidP="001D4A8C">
      <w:pPr>
        <w:numPr>
          <w:ilvl w:val="0"/>
          <w:numId w:val="737"/>
        </w:numPr>
        <w:spacing w:after="0"/>
      </w:pPr>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14:paraId="282FA041" w14:textId="77777777" w:rsidR="00D012F5" w:rsidRPr="00E77497" w:rsidRDefault="00D012F5" w:rsidP="00F0301E">
      <w:pPr>
        <w:numPr>
          <w:ilvl w:val="0"/>
          <w:numId w:val="737"/>
        </w:numPr>
        <w:jc w:val="left"/>
      </w:pPr>
      <w:r w:rsidRPr="00E77497">
        <w:t xml:space="preserve">It is a Syntax Error if </w:t>
      </w:r>
      <w:r w:rsidRPr="00E77497">
        <w:rPr>
          <w:rStyle w:val="bnf"/>
        </w:rPr>
        <w:t>LeftHandSideExpression</w:t>
      </w:r>
      <w:r w:rsidRPr="00E77497">
        <w:t xml:space="preserve"> is </w:t>
      </w:r>
      <w:r w:rsidR="004D6E40">
        <w:t xml:space="preserve">                  </w:t>
      </w:r>
      <w:r w:rsidR="004D6E40" w:rsidRPr="006E6733">
        <w:rPr>
          <w:rFonts w:ascii="Times New Roman" w:hAnsi="Times New Roman"/>
          <w:i/>
        </w:rPr>
        <w:t>CoverParenthesi</w:t>
      </w:r>
      <w:r w:rsidR="00CB07B9">
        <w:rPr>
          <w:rFonts w:ascii="Times New Roman" w:hAnsi="Times New Roman"/>
          <w:i/>
        </w:rPr>
        <w:t>s</w:t>
      </w:r>
      <w:r w:rsidR="004D6E40" w:rsidRPr="006E6733">
        <w:rPr>
          <w:rFonts w:ascii="Times New Roman" w:hAnsi="Times New Roman"/>
          <w:i/>
        </w:rPr>
        <w:t>edExpressionAndArrowParameterList</w:t>
      </w:r>
      <w:r w:rsidR="004D6E40">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sidR="004D6E40">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E338B1">
        <w:t xml:space="preserve"> if </w:t>
      </w:r>
      <w:r w:rsidR="00C5525D">
        <w:t>that production</w:t>
      </w:r>
      <w:r w:rsidR="00E338B1">
        <w:t xml:space="preserve"> is substituted for </w:t>
      </w:r>
      <w:r w:rsidR="00E338B1" w:rsidRPr="00E77497">
        <w:rPr>
          <w:rStyle w:val="bnf"/>
        </w:rPr>
        <w:t>LeftHandSideExpression</w:t>
      </w:r>
      <w:r w:rsidRPr="00E77497">
        <w:t>. This rule is recursively applied.</w:t>
      </w:r>
    </w:p>
    <w:p w14:paraId="462394AF" w14:textId="77777777" w:rsidR="00E338B1" w:rsidRDefault="00E338B1" w:rsidP="00E338B1">
      <w:pPr>
        <w:pStyle w:val="Note"/>
        <w:ind w:left="806" w:hanging="720"/>
        <w:jc w:val="left"/>
      </w:pPr>
      <w:r>
        <w:t>NOTE</w:t>
      </w:r>
      <w:r>
        <w:tab/>
        <w:t>The last rule means that the other rules are applied even if multiple levels of nested parenthesis</w:t>
      </w:r>
      <w:r w:rsidR="00C5525D">
        <w:t>es</w:t>
      </w:r>
      <w:r>
        <w:t xml:space="preserve"> surround </w:t>
      </w:r>
      <w:r w:rsidRPr="00E77497">
        <w:rPr>
          <w:rStyle w:val="bnf"/>
        </w:rPr>
        <w:t>Expression</w:t>
      </w:r>
      <w:r>
        <w:t>.</w:t>
      </w:r>
    </w:p>
    <w:p w14:paraId="5E0BEAD1" w14:textId="77777777" w:rsidR="00295437" w:rsidRPr="00E77497" w:rsidRDefault="00295437" w:rsidP="00D148E9">
      <w:pPr>
        <w:pStyle w:val="40"/>
      </w:pPr>
      <w:r w:rsidRPr="00E77497">
        <w:t>Runtime Semantics</w:t>
      </w:r>
    </w:p>
    <w:p w14:paraId="0A3C4DB0" w14:textId="77777777" w:rsidR="00D012F5" w:rsidRPr="00E77497" w:rsidRDefault="00D012F5" w:rsidP="00D012F5">
      <w:r w:rsidRPr="00E77497">
        <w:rPr>
          <w:rFonts w:ascii="Helvetica" w:hAnsi="Helvetica"/>
          <w:b/>
        </w:rPr>
        <w:t xml:space="preserve">Runtime Semantics: </w:t>
      </w:r>
      <w:r w:rsidR="005D43BD">
        <w:rPr>
          <w:rFonts w:ascii="Helvetica" w:hAnsi="Helvetica"/>
          <w:b/>
        </w:rPr>
        <w:t xml:space="preserve">Destructuring Assignment </w:t>
      </w:r>
      <w:r w:rsidRPr="00E77497">
        <w:rPr>
          <w:rFonts w:ascii="Helvetica" w:hAnsi="Helvetica"/>
          <w:b/>
          <w:spacing w:val="6"/>
        </w:rPr>
        <w:t>Evaluation</w:t>
      </w:r>
      <w:r w:rsidRPr="00E77497">
        <w:t xml:space="preserve"> </w:t>
      </w:r>
    </w:p>
    <w:p w14:paraId="467D12C8" w14:textId="77777777" w:rsidR="005D43BD" w:rsidRPr="00E77497" w:rsidRDefault="005D43BD" w:rsidP="005D43BD">
      <w:pPr>
        <w:ind w:left="360"/>
      </w:pPr>
      <w:r w:rsidRPr="00E77497">
        <w:t xml:space="preserve">with parameter </w:t>
      </w:r>
      <w:r w:rsidRPr="00E77497">
        <w:rPr>
          <w:rStyle w:val="bnf"/>
        </w:rPr>
        <w:t>obj</w:t>
      </w:r>
    </w:p>
    <w:p w14:paraId="47466530" w14:textId="77777777" w:rsidR="00D012F5" w:rsidRPr="00E77497" w:rsidRDefault="00C707BD" w:rsidP="00C7794D">
      <w:pPr>
        <w:contextualSpacing/>
        <w:rPr>
          <w:rFonts w:ascii="Courier New" w:hAnsi="Courier New" w:cs="Courier New"/>
          <w:b/>
        </w:rPr>
      </w:pPr>
      <w:r w:rsidRPr="00E77497">
        <w:rPr>
          <w:rStyle w:val="bnf"/>
        </w:rPr>
        <w:t xml:space="preserve">ObjectAssignmentPattern </w:t>
      </w:r>
      <w:r w:rsidRPr="00E77497">
        <w:rPr>
          <w:b/>
        </w:rPr>
        <w:t xml:space="preserve">: </w:t>
      </w:r>
      <w:r w:rsidRPr="00E77497">
        <w:rPr>
          <w:rFonts w:ascii="Courier New" w:hAnsi="Courier New" w:cs="Courier New"/>
          <w:b/>
        </w:rPr>
        <w:t>{ }</w:t>
      </w:r>
    </w:p>
    <w:p w14:paraId="72A4B6CE" w14:textId="77777777" w:rsidR="005D43BD" w:rsidRPr="00E77497" w:rsidRDefault="005D43BD" w:rsidP="00C7794D">
      <w:pPr>
        <w:spacing w:after="0"/>
      </w:pPr>
      <w:r>
        <w:t>and</w:t>
      </w:r>
    </w:p>
    <w:p w14:paraId="3405EAE8" w14:textId="77777777" w:rsidR="005D43BD" w:rsidRPr="00E77497" w:rsidRDefault="005D43BD" w:rsidP="005D43BD">
      <w:pPr>
        <w:pStyle w:val="SyntaxRule"/>
        <w:rPr>
          <w:rFonts w:ascii="Arial" w:hAnsi="Arial"/>
        </w:rPr>
      </w:pPr>
      <w:r w:rsidRPr="00E77497">
        <w:t xml:space="preserve">ArrayAssignmentPattern </w:t>
      </w:r>
      <w:r w:rsidRPr="00E77497">
        <w:rPr>
          <w:rFonts w:ascii="Arial" w:hAnsi="Arial"/>
          <w:b/>
          <w:i w:val="0"/>
        </w:rPr>
        <w:t>:</w:t>
      </w:r>
    </w:p>
    <w:p w14:paraId="621199AD" w14:textId="77777777" w:rsidR="005D43BD" w:rsidRPr="00E77497" w:rsidRDefault="005D43BD" w:rsidP="005D43BD">
      <w:pPr>
        <w:pStyle w:val="SyntaxDefinition"/>
        <w:rPr>
          <w:rFonts w:ascii="Courier New" w:hAnsi="Courier New" w:cs="Courier New"/>
          <w:b/>
          <w:i w:val="0"/>
        </w:rPr>
      </w:pPr>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p>
    <w:p w14:paraId="5841620E" w14:textId="77777777" w:rsidR="00D012F5" w:rsidRPr="00E77497" w:rsidRDefault="00D012F5" w:rsidP="00FA3203">
      <w:pPr>
        <w:pStyle w:val="Alg3"/>
        <w:numPr>
          <w:ilvl w:val="0"/>
          <w:numId w:val="591"/>
        </w:numPr>
        <w:spacing w:after="240"/>
      </w:pPr>
      <w:r w:rsidRPr="00E77497">
        <w:t>Return</w:t>
      </w:r>
      <w:r w:rsidR="009508C6">
        <w:t xml:space="preserve"> NormalComp</w:t>
      </w:r>
      <w:r w:rsidR="000358AB">
        <w:t>l</w:t>
      </w:r>
      <w:r w:rsidR="009508C6">
        <w:t>etion(</w:t>
      </w:r>
      <w:r w:rsidR="009508C6" w:rsidRPr="00126ECD">
        <w:rPr>
          <w:rFonts w:ascii="Arial" w:hAnsi="Arial" w:cs="Arial"/>
        </w:rPr>
        <w:t>empty</w:t>
      </w:r>
      <w:r w:rsidR="009508C6">
        <w:t>)</w:t>
      </w:r>
      <w:r w:rsidRPr="00E77497">
        <w:t>.</w:t>
      </w:r>
    </w:p>
    <w:p w14:paraId="5F5B959D" w14:textId="77777777" w:rsidR="00A916DC" w:rsidRPr="00E77497" w:rsidRDefault="00C707BD" w:rsidP="005550F0">
      <w:pPr>
        <w:contextualSpacing/>
        <w:rPr>
          <w:rStyle w:val="bnf"/>
        </w:rPr>
      </w:pPr>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p>
    <w:p w14:paraId="5787A2C4" w14:textId="77777777" w:rsidR="00C707BD" w:rsidRPr="00E77497" w:rsidRDefault="006C2F27" w:rsidP="00FA3203">
      <w:pPr>
        <w:pStyle w:val="Alg3"/>
        <w:numPr>
          <w:ilvl w:val="0"/>
          <w:numId w:val="408"/>
        </w:numPr>
      </w:pPr>
      <w:r>
        <w:t xml:space="preserve">Let </w:t>
      </w:r>
      <w:r w:rsidRPr="004712DB">
        <w:rPr>
          <w:i/>
        </w:rPr>
        <w:t>status</w:t>
      </w:r>
      <w:r>
        <w:t xml:space="preserve"> be the result of performing </w:t>
      </w:r>
      <w:r w:rsidR="006B1B28">
        <w:t xml:space="preserve">Destructuring Assignment Evaluation </w:t>
      </w:r>
      <w:r w:rsidR="0004792F">
        <w:t>for</w:t>
      </w:r>
      <w:r w:rsidR="006B1B28" w:rsidRPr="00E77497">
        <w:t xml:space="preserve"> </w:t>
      </w:r>
      <w:r w:rsidR="00C707BD" w:rsidRPr="00E77497">
        <w:rPr>
          <w:rStyle w:val="bnf"/>
        </w:rPr>
        <w:t>AssignmentPropertyList</w:t>
      </w:r>
      <w:r w:rsidR="00C707BD"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14:paraId="097C2747" w14:textId="77777777" w:rsidR="006C2F27" w:rsidRDefault="008A65A0" w:rsidP="006C2F27">
      <w:pPr>
        <w:pStyle w:val="Alg4"/>
        <w:numPr>
          <w:ilvl w:val="0"/>
          <w:numId w:val="408"/>
        </w:numPr>
        <w:contextualSpacing/>
      </w:pPr>
      <w:r>
        <w:t>ReturnIfAbrupt(</w:t>
      </w:r>
      <w:r w:rsidR="0058620A" w:rsidRPr="006A5E27">
        <w:rPr>
          <w:i/>
        </w:rPr>
        <w:t>status</w:t>
      </w:r>
      <w:r>
        <w:t>)</w:t>
      </w:r>
      <w:r w:rsidR="006C2F27">
        <w:t>.</w:t>
      </w:r>
    </w:p>
    <w:p w14:paraId="7AFB7BBF" w14:textId="77777777" w:rsidR="00C707BD" w:rsidRPr="00E77497" w:rsidRDefault="006C2F27" w:rsidP="007B3D06">
      <w:pPr>
        <w:pStyle w:val="Alg3"/>
        <w:numPr>
          <w:ilvl w:val="0"/>
          <w:numId w:val="408"/>
        </w:numPr>
      </w:pPr>
      <w:r>
        <w:t xml:space="preserve">Return the result of performing </w:t>
      </w:r>
      <w:r w:rsidR="006B1B28">
        <w:t xml:space="preserve">Destructuring Assignment Evaluation </w:t>
      </w:r>
      <w:r w:rsidR="0004792F">
        <w:t>for</w:t>
      </w:r>
      <w:r w:rsidR="0004792F" w:rsidRPr="0004792F">
        <w:rPr>
          <w:rStyle w:val="bnf"/>
        </w:rPr>
        <w:t xml:space="preserve"> </w:t>
      </w:r>
      <w:r w:rsidR="0004792F" w:rsidRPr="00E77497">
        <w:rPr>
          <w:rStyle w:val="bnf"/>
        </w:rPr>
        <w:t>AssignmentProperty</w:t>
      </w:r>
      <w:r w:rsidR="0004792F"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14:paraId="1CC74DFE" w14:textId="77777777" w:rsidR="00C707BD" w:rsidRPr="00E77497" w:rsidRDefault="00C707BD" w:rsidP="00C707BD">
      <w:pPr>
        <w:pStyle w:val="Alg3"/>
        <w:tabs>
          <w:tab w:val="clear" w:pos="360"/>
        </w:tabs>
        <w:ind w:left="0" w:firstLine="0"/>
      </w:pPr>
    </w:p>
    <w:p w14:paraId="2507C9A4" w14:textId="77777777" w:rsidR="00A916DC"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Identifier</w:t>
      </w:r>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p>
    <w:p w14:paraId="36CF4D2E" w14:textId="77777777" w:rsidR="00295173" w:rsidRDefault="00295173" w:rsidP="00295173">
      <w:pPr>
        <w:pStyle w:val="Alg3"/>
        <w:numPr>
          <w:ilvl w:val="0"/>
          <w:numId w:val="409"/>
        </w:numPr>
      </w:pPr>
      <w:r w:rsidRPr="004418C4">
        <w:t xml:space="preserve">Let </w:t>
      </w:r>
      <w:r w:rsidRPr="004418C4">
        <w:rPr>
          <w:i/>
        </w:rPr>
        <w:t>P</w:t>
      </w:r>
      <w:r w:rsidRPr="004418C4">
        <w:t xml:space="preserve"> be </w:t>
      </w:r>
      <w:r>
        <w:t xml:space="preserve">StringValue of </w:t>
      </w:r>
      <w:r>
        <w:rPr>
          <w:i/>
        </w:rPr>
        <w:t>Identifier</w:t>
      </w:r>
      <w:r w:rsidRPr="004418C4">
        <w:t>.</w:t>
      </w:r>
    </w:p>
    <w:p w14:paraId="49D0A4D1" w14:textId="77777777" w:rsidR="00295173" w:rsidRPr="00E77497" w:rsidRDefault="00295173" w:rsidP="00E63775">
      <w:pPr>
        <w:pStyle w:val="Alg3"/>
        <w:numPr>
          <w:ilvl w:val="0"/>
          <w:numId w:val="409"/>
        </w:numPr>
        <w:tabs>
          <w:tab w:val="left" w:pos="720"/>
        </w:tabs>
      </w:pPr>
      <w:r w:rsidRPr="00E77497">
        <w:t xml:space="preserve">Let </w:t>
      </w:r>
      <w:r w:rsidRPr="00E77497">
        <w:rPr>
          <w:i/>
        </w:rPr>
        <w:t>v</w:t>
      </w:r>
      <w:r w:rsidRPr="00E77497">
        <w:t xml:space="preserve"> be the result of calling Get</w:t>
      </w:r>
      <w:r w:rsidR="00E63775">
        <w:t>(</w:t>
      </w:r>
      <w:r>
        <w:rPr>
          <w:i/>
        </w:rPr>
        <w:t>obj</w:t>
      </w:r>
      <w:r w:rsidR="00E63775">
        <w:t>,</w:t>
      </w:r>
      <w:r w:rsidRPr="00E77497">
        <w:t xml:space="preserve"> </w:t>
      </w:r>
      <w:r w:rsidRPr="004418C4">
        <w:rPr>
          <w:i/>
        </w:rPr>
        <w:t>P</w:t>
      </w:r>
      <w:r w:rsidR="00E63775">
        <w:rPr>
          <w:iCs/>
        </w:rPr>
        <w:t>)</w:t>
      </w:r>
      <w:r w:rsidRPr="00E77497">
        <w:t>.</w:t>
      </w:r>
    </w:p>
    <w:p w14:paraId="644FCE39" w14:textId="77777777" w:rsidR="008A65A0" w:rsidRDefault="008A65A0" w:rsidP="008A65A0">
      <w:pPr>
        <w:pStyle w:val="Alg2"/>
        <w:numPr>
          <w:ilvl w:val="0"/>
          <w:numId w:val="409"/>
        </w:numPr>
        <w:contextualSpacing/>
      </w:pPr>
      <w:r>
        <w:t>ReturnIfAbrupt(</w:t>
      </w:r>
      <w:r>
        <w:rPr>
          <w:i/>
        </w:rPr>
        <w:t>v</w:t>
      </w:r>
      <w:r>
        <w:t>).</w:t>
      </w:r>
    </w:p>
    <w:p w14:paraId="64A75AEA" w14:textId="77777777" w:rsidR="00295173" w:rsidRPr="00E77497" w:rsidRDefault="00295173" w:rsidP="00C91100">
      <w:pPr>
        <w:pStyle w:val="Alg3"/>
        <w:numPr>
          <w:ilvl w:val="0"/>
          <w:numId w:val="409"/>
        </w:numPr>
        <w:tabs>
          <w:tab w:val="left" w:pos="720"/>
        </w:tabs>
      </w:pPr>
      <w:r w:rsidRPr="00E77497">
        <w:t xml:space="preserve">If </w:t>
      </w:r>
      <w:r w:rsidRPr="00E77497">
        <w:rPr>
          <w:i/>
        </w:rPr>
        <w:t>Initialiser</w:t>
      </w:r>
      <w:r w:rsidRPr="00E77497">
        <w:rPr>
          <w:vertAlign w:val="subscript"/>
        </w:rPr>
        <w:t>opt</w:t>
      </w:r>
      <w:r w:rsidRPr="00E77497">
        <w:t xml:space="preserve"> is present</w:t>
      </w:r>
      <w:r w:rsidR="008A65A0" w:rsidRPr="008A65A0">
        <w:t xml:space="preserve"> </w:t>
      </w:r>
      <w:r w:rsidR="008A65A0">
        <w:t xml:space="preserve">and </w:t>
      </w:r>
      <w:r w:rsidR="008A65A0" w:rsidRPr="001E1845">
        <w:rPr>
          <w:i/>
        </w:rPr>
        <w:t>v</w:t>
      </w:r>
      <w:r w:rsidR="008A65A0">
        <w:t xml:space="preserve"> is </w:t>
      </w:r>
      <w:r w:rsidR="008A65A0" w:rsidRPr="001E1845">
        <w:rPr>
          <w:b/>
        </w:rPr>
        <w:t>undefined</w:t>
      </w:r>
      <w:r w:rsidRPr="00E77497">
        <w:t>, then</w:t>
      </w:r>
    </w:p>
    <w:p w14:paraId="0357A6AB" w14:textId="77777777" w:rsidR="00295173" w:rsidRPr="00E77497" w:rsidRDefault="00295173" w:rsidP="00C91100">
      <w:pPr>
        <w:pStyle w:val="Alg3"/>
        <w:numPr>
          <w:ilvl w:val="1"/>
          <w:numId w:val="409"/>
        </w:numPr>
        <w:tabs>
          <w:tab w:val="num" w:pos="2160"/>
        </w:tabs>
      </w:pPr>
      <w:r w:rsidRPr="00E77497">
        <w:t xml:space="preserve">Let </w:t>
      </w:r>
      <w:r w:rsidR="008A65A0">
        <w:rPr>
          <w:i/>
        </w:rPr>
        <w:t>defaultValue</w:t>
      </w:r>
      <w:r w:rsidRPr="00E77497">
        <w:t xml:space="preserve"> be the result of evaluating</w:t>
      </w:r>
      <w:r w:rsidRPr="00E77497">
        <w:rPr>
          <w:i/>
        </w:rPr>
        <w:t xml:space="preserve"> Initialiser</w:t>
      </w:r>
      <w:r w:rsidRPr="00E77497">
        <w:t>.</w:t>
      </w:r>
    </w:p>
    <w:p w14:paraId="54A19190" w14:textId="77777777" w:rsidR="00295173" w:rsidRPr="00E77497" w:rsidRDefault="008A65A0" w:rsidP="00295173">
      <w:pPr>
        <w:pStyle w:val="Alg3"/>
        <w:numPr>
          <w:ilvl w:val="1"/>
          <w:numId w:val="409"/>
        </w:numPr>
        <w:tabs>
          <w:tab w:val="num" w:pos="1440"/>
        </w:tabs>
      </w:pPr>
      <w:r>
        <w:t xml:space="preserve">Let </w:t>
      </w:r>
      <w:r w:rsidRPr="001E28FF">
        <w:rPr>
          <w:i/>
        </w:rPr>
        <w:t>v</w:t>
      </w:r>
      <w:r>
        <w:t xml:space="preserve"> be ToObject(</w:t>
      </w:r>
      <w:r w:rsidR="00386A79">
        <w:t>GetValue(</w:t>
      </w:r>
      <w:r w:rsidRPr="001E28FF">
        <w:rPr>
          <w:i/>
        </w:rPr>
        <w:t>defaultValue</w:t>
      </w:r>
      <w:r w:rsidR="00386A79">
        <w:rPr>
          <w:iCs/>
        </w:rPr>
        <w:t>)</w:t>
      </w:r>
      <w:r>
        <w:t>).</w:t>
      </w:r>
    </w:p>
    <w:p w14:paraId="555A17EE" w14:textId="77777777" w:rsidR="00295173" w:rsidRDefault="00295173" w:rsidP="00295173">
      <w:pPr>
        <w:pStyle w:val="Alg2"/>
        <w:numPr>
          <w:ilvl w:val="0"/>
          <w:numId w:val="409"/>
        </w:numPr>
        <w:contextualSpacing/>
      </w:pPr>
      <w:r>
        <w:t>ReturnIfAbrupt(</w:t>
      </w:r>
      <w:r>
        <w:rPr>
          <w:i/>
        </w:rPr>
        <w:t>v</w:t>
      </w:r>
      <w:r>
        <w:t>).</w:t>
      </w:r>
    </w:p>
    <w:p w14:paraId="7C54DE66" w14:textId="77777777" w:rsidR="00C707BD" w:rsidRPr="00E77497" w:rsidRDefault="00C707BD" w:rsidP="00FA3203">
      <w:pPr>
        <w:pStyle w:val="Alg3"/>
        <w:numPr>
          <w:ilvl w:val="0"/>
          <w:numId w:val="409"/>
        </w:numPr>
      </w:pPr>
      <w:r w:rsidRPr="00E77497">
        <w:t xml:space="preserve">Let </w:t>
      </w:r>
      <w:r w:rsidRPr="00E77497">
        <w:rPr>
          <w:i/>
        </w:rPr>
        <w:t>lref</w:t>
      </w:r>
      <w:r w:rsidRPr="00E77497">
        <w:t xml:space="preserve"> be the result of performing Identifier Resolution(</w:t>
      </w:r>
      <w:r w:rsidR="002021D1">
        <w:fldChar w:fldCharType="begin"/>
      </w:r>
      <w:r w:rsidR="002021D1">
        <w:instrText xml:space="preserve"> REF _Ref365540884 \r \h </w:instrText>
      </w:r>
      <w:r w:rsidR="002021D1">
        <w:fldChar w:fldCharType="separate"/>
      </w:r>
      <w:r w:rsidR="00083CEC">
        <w:t>8.3.1</w:t>
      </w:r>
      <w:r w:rsidR="002021D1">
        <w:fldChar w:fldCharType="end"/>
      </w:r>
      <w:r w:rsidRPr="00E77497">
        <w:t xml:space="preserve">) </w:t>
      </w:r>
      <w:r w:rsidR="00C7794D">
        <w:t>with</w:t>
      </w:r>
      <w:r w:rsidR="00C7794D" w:rsidRPr="00E77497">
        <w:t xml:space="preserve"> </w:t>
      </w:r>
      <w:r w:rsidR="00D91572" w:rsidRPr="00E77497">
        <w:t xml:space="preserve">the </w:t>
      </w:r>
      <w:r w:rsidR="00D91572" w:rsidRPr="00E77497">
        <w:rPr>
          <w:rStyle w:val="bnf"/>
        </w:rPr>
        <w:t>IdentifierName</w:t>
      </w:r>
      <w:r w:rsidR="00D91572" w:rsidRPr="00E77497">
        <w:t xml:space="preserve"> corresponding to</w:t>
      </w:r>
      <w:r w:rsidRPr="00E77497">
        <w:t xml:space="preserve"> </w:t>
      </w:r>
      <w:r w:rsidRPr="00E77497">
        <w:rPr>
          <w:i/>
        </w:rPr>
        <w:t>Identifier</w:t>
      </w:r>
      <w:r w:rsidRPr="00E77497">
        <w:t>.</w:t>
      </w:r>
    </w:p>
    <w:p w14:paraId="5EE4E032" w14:textId="77777777" w:rsidR="00C707BD" w:rsidRPr="00E77497" w:rsidRDefault="001F5817" w:rsidP="00FA3203">
      <w:pPr>
        <w:pStyle w:val="Alg3"/>
        <w:numPr>
          <w:ilvl w:val="0"/>
          <w:numId w:val="409"/>
        </w:numPr>
        <w:spacing w:after="240"/>
      </w:pPr>
      <w:r>
        <w:t>Return</w:t>
      </w:r>
      <w:r w:rsidR="00C707BD" w:rsidRPr="00E77497">
        <w:t xml:space="preserve"> PutValue(</w:t>
      </w:r>
      <w:r w:rsidR="00C707BD" w:rsidRPr="00E77497">
        <w:rPr>
          <w:i/>
        </w:rPr>
        <w:t>lref</w:t>
      </w:r>
      <w:r w:rsidR="00C707BD" w:rsidRPr="00E77497">
        <w:t>,</w:t>
      </w:r>
      <w:r w:rsidR="00C707BD" w:rsidRPr="00E77497">
        <w:rPr>
          <w:i/>
        </w:rPr>
        <w:t>v</w:t>
      </w:r>
      <w:r w:rsidR="00C707BD" w:rsidRPr="00E77497">
        <w:t>).</w:t>
      </w:r>
    </w:p>
    <w:p w14:paraId="0D79C2CC" w14:textId="77777777" w:rsidR="00206F62"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r w:rsidR="006F7E7C" w:rsidRPr="006F7E7C">
        <w:rPr>
          <w:rFonts w:ascii="Times New Roman" w:hAnsi="Times New Roman"/>
          <w:i/>
        </w:rPr>
        <w:t>AssignmentElement</w:t>
      </w:r>
    </w:p>
    <w:p w14:paraId="1332BD6A" w14:textId="77777777" w:rsidR="00C707BD" w:rsidRPr="00E77497" w:rsidRDefault="00C707BD" w:rsidP="00820342">
      <w:pPr>
        <w:pStyle w:val="Alg3"/>
        <w:numPr>
          <w:ilvl w:val="0"/>
          <w:numId w:val="410"/>
        </w:numPr>
      </w:pPr>
      <w:r w:rsidRPr="00E77497">
        <w:t xml:space="preserve">Let </w:t>
      </w:r>
      <w:r w:rsidRPr="00E77497">
        <w:rPr>
          <w:i/>
        </w:rPr>
        <w:t>name</w:t>
      </w:r>
      <w:r w:rsidRPr="00E77497">
        <w:t xml:space="preserve"> be </w:t>
      </w:r>
      <w:r w:rsidR="00820342" w:rsidRPr="00820342">
        <w:t xml:space="preserve"> </w:t>
      </w:r>
      <w:r w:rsidR="00820342" w:rsidRPr="00E77497">
        <w:t>the result of evaluating</w:t>
      </w:r>
      <w:r w:rsidR="007E7FCF">
        <w:t xml:space="preserve"> </w:t>
      </w:r>
      <w:r w:rsidRPr="00E77497">
        <w:rPr>
          <w:rStyle w:val="bnf"/>
        </w:rPr>
        <w:t>PropertyName</w:t>
      </w:r>
      <w:r w:rsidRPr="00E77497">
        <w:t>.</w:t>
      </w:r>
    </w:p>
    <w:p w14:paraId="1C9952EB" w14:textId="77777777" w:rsidR="004A09B9" w:rsidRDefault="004A09B9" w:rsidP="00F0301E">
      <w:pPr>
        <w:pStyle w:val="Alg4"/>
        <w:numPr>
          <w:ilvl w:val="0"/>
          <w:numId w:val="410"/>
        </w:numPr>
        <w:contextualSpacing/>
      </w:pPr>
      <w:r>
        <w:t>ReturnIfAbrupt(</w:t>
      </w:r>
      <w:r w:rsidR="00F0301E">
        <w:rPr>
          <w:i/>
        </w:rPr>
        <w:t>n</w:t>
      </w:r>
      <w:r>
        <w:rPr>
          <w:i/>
        </w:rPr>
        <w:t>ame</w:t>
      </w:r>
      <w:r>
        <w:t>).</w:t>
      </w:r>
    </w:p>
    <w:p w14:paraId="410EB8D1" w14:textId="77777777" w:rsidR="001535CA" w:rsidRDefault="001535CA" w:rsidP="001535CA">
      <w:pPr>
        <w:pStyle w:val="Alg3"/>
        <w:numPr>
          <w:ilvl w:val="0"/>
          <w:numId w:val="410"/>
        </w:numPr>
        <w:spacing w:after="240"/>
      </w:pPr>
      <w:r>
        <w:t xml:space="preserve">Return the result of performing </w:t>
      </w:r>
      <w:r w:rsidR="0004792F">
        <w:t>Keyed</w:t>
      </w:r>
      <w:r>
        <w:t xml:space="preserve"> Destructuring Assignment 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p>
    <w:p w14:paraId="6CD513A6" w14:textId="77777777" w:rsidR="005D4122" w:rsidRPr="00B820AB" w:rsidRDefault="00C707BD" w:rsidP="005550F0">
      <w:pPr>
        <w:contextualSpacing/>
        <w:rPr>
          <w:rFonts w:ascii="Courier New" w:hAnsi="Courier New" w:cs="Courier New"/>
          <w:b/>
        </w:rPr>
      </w:pPr>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r w:rsidRPr="006B6D0A">
        <w:rPr>
          <w:rStyle w:val="bnf"/>
        </w:rPr>
        <w:t>AssignmentRestElement</w:t>
      </w:r>
      <w:r w:rsidRPr="00E65A34">
        <w:rPr>
          <w:rFonts w:cs="Arial"/>
          <w:i/>
          <w:vertAlign w:val="subscript"/>
        </w:rPr>
        <w:t xml:space="preserve"> </w:t>
      </w:r>
      <w:r w:rsidRPr="009C202C">
        <w:rPr>
          <w:rFonts w:ascii="Courier New" w:hAnsi="Courier New" w:cs="Courier New"/>
          <w:b/>
        </w:rPr>
        <w:t>]</w:t>
      </w:r>
    </w:p>
    <w:p w14:paraId="455FAC75" w14:textId="77777777" w:rsidR="000E305D" w:rsidRPr="00E77497" w:rsidRDefault="00597D1C" w:rsidP="00FA3203">
      <w:pPr>
        <w:pStyle w:val="Alg3"/>
        <w:numPr>
          <w:ilvl w:val="0"/>
          <w:numId w:val="411"/>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0267E6BD" w14:textId="77777777" w:rsidR="00C707BD" w:rsidRPr="00E77497" w:rsidRDefault="004B56D8" w:rsidP="00FA3203">
      <w:pPr>
        <w:pStyle w:val="Alg3"/>
        <w:numPr>
          <w:ilvl w:val="0"/>
          <w:numId w:val="411"/>
        </w:numPr>
        <w:spacing w:after="240"/>
        <w:contextualSpacing/>
      </w:pPr>
      <w:r>
        <w:t xml:space="preserve">Return the result of performing </w:t>
      </w:r>
      <w:r w:rsidR="006B1B28">
        <w:t>Indexed Destructuring Assignment Evaluation of</w:t>
      </w:r>
      <w:r w:rsidR="006B1B28" w:rsidRPr="00E77497">
        <w:t xml:space="preserve"> </w:t>
      </w:r>
      <w:r w:rsidR="00C707BD" w:rsidRPr="00E77497">
        <w:rPr>
          <w:rStyle w:val="bnf"/>
        </w:rPr>
        <w:t>AssignmentRestElement</w:t>
      </w:r>
      <w:r w:rsidR="00C707BD" w:rsidRPr="00E77497">
        <w:rPr>
          <w:rFonts w:ascii="Courier New" w:hAnsi="Courier New" w:cs="Courier New"/>
          <w:b/>
        </w:rPr>
        <w:t xml:space="preserve"> </w:t>
      </w:r>
      <w:r w:rsidR="00C7794D">
        <w:t>with</w:t>
      </w:r>
      <w:r w:rsidR="00C7794D" w:rsidRPr="00E77497">
        <w:t xml:space="preserve"> </w:t>
      </w:r>
      <w:r w:rsidR="00C9532C" w:rsidRPr="00C9532C">
        <w:rPr>
          <w:i/>
        </w:rPr>
        <w:t>obj</w:t>
      </w:r>
      <w:r w:rsidR="00C9532C">
        <w:t xml:space="preserve"> </w:t>
      </w:r>
      <w:r w:rsidR="00C707BD" w:rsidRPr="00E77497">
        <w:t xml:space="preserve">and </w:t>
      </w:r>
      <w:r w:rsidR="000E305D" w:rsidRPr="00E77497">
        <w:rPr>
          <w:i/>
        </w:rPr>
        <w:t>skip</w:t>
      </w:r>
      <w:r w:rsidR="000E305D" w:rsidRPr="00E77497">
        <w:t xml:space="preserve"> </w:t>
      </w:r>
      <w:r w:rsidR="00C707BD" w:rsidRPr="00E77497">
        <w:t xml:space="preserve">as the </w:t>
      </w:r>
      <w:r w:rsidR="006B1B28">
        <w:t>arguments</w:t>
      </w:r>
      <w:r w:rsidR="00C707BD" w:rsidRPr="00E77497">
        <w:t>.</w:t>
      </w:r>
    </w:p>
    <w:p w14:paraId="670B9927" w14:textId="77777777" w:rsidR="001837C6" w:rsidRPr="00E77497" w:rsidRDefault="001837C6" w:rsidP="001837C6">
      <w:pPr>
        <w:contextualSpacing/>
        <w:jc w:val="left"/>
      </w:pPr>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p>
    <w:p w14:paraId="42FF6BB9" w14:textId="77777777" w:rsidR="004B56D8" w:rsidRPr="00E77497" w:rsidRDefault="004B56D8" w:rsidP="004B56D8">
      <w:pPr>
        <w:pStyle w:val="Alg3"/>
        <w:numPr>
          <w:ilvl w:val="0"/>
          <w:numId w:val="412"/>
        </w:numPr>
        <w:spacing w:after="240"/>
      </w:pPr>
      <w:r>
        <w:t>Return the result of performing Indexed Destructuring Assignment 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p>
    <w:p w14:paraId="5BD48108" w14:textId="77777777" w:rsidR="005D4122" w:rsidRPr="00E77497" w:rsidRDefault="00620189" w:rsidP="005550F0">
      <w:pPr>
        <w:contextualSpacing/>
        <w:jc w:val="left"/>
      </w:pPr>
      <w:r w:rsidRPr="00E77497">
        <w:rPr>
          <w:rStyle w:val="bnf"/>
        </w:rPr>
        <w:t xml:space="preserve">ArrayAssignmentPattern </w:t>
      </w:r>
      <w:r w:rsidR="00C707BD" w:rsidRPr="00E77497">
        <w:rPr>
          <w:b/>
        </w:rPr>
        <w:t xml:space="preserve">: </w:t>
      </w:r>
      <w:r w:rsidR="00C707BD" w:rsidRPr="00E77497">
        <w:rPr>
          <w:rFonts w:ascii="Courier New" w:hAnsi="Courier New" w:cs="Courier New"/>
          <w:b/>
        </w:rPr>
        <w:t>[</w:t>
      </w:r>
      <w:r w:rsidR="00C707BD" w:rsidRPr="00E77497">
        <w:t xml:space="preserve"> </w:t>
      </w:r>
      <w:r w:rsidR="00C707BD" w:rsidRPr="00E77497">
        <w:rPr>
          <w:rStyle w:val="bnf"/>
        </w:rPr>
        <w:t>AssignmentElementList</w:t>
      </w:r>
      <w:r w:rsidR="00C707BD" w:rsidRPr="00E77497">
        <w:rPr>
          <w:rFonts w:ascii="Courier New" w:hAnsi="Courier New" w:cs="Courier New"/>
          <w:b/>
          <w:i/>
        </w:rPr>
        <w:t xml:space="preserve"> </w:t>
      </w:r>
      <w:r w:rsidR="00C707BD" w:rsidRPr="00E77497">
        <w:rPr>
          <w:rFonts w:ascii="Courier New" w:hAnsi="Courier New" w:cs="Courier New"/>
          <w:b/>
        </w:rPr>
        <w:t>,</w:t>
      </w:r>
      <w:r w:rsidR="00C707BD" w:rsidRPr="00E77497">
        <w:rPr>
          <w:rFonts w:ascii="Courier New" w:hAnsi="Courier New" w:cs="Courier New"/>
          <w:b/>
          <w:i/>
        </w:rPr>
        <w:t xml:space="preserve"> </w:t>
      </w:r>
      <w:r w:rsidR="00C707BD" w:rsidRPr="00E77497">
        <w:rPr>
          <w:rStyle w:val="bnf"/>
        </w:rPr>
        <w:t>Elision</w:t>
      </w:r>
      <w:r w:rsidR="00C707BD" w:rsidRPr="00E77497">
        <w:rPr>
          <w:rFonts w:cs="Arial"/>
          <w:vertAlign w:val="subscript"/>
        </w:rPr>
        <w:t>opt</w:t>
      </w:r>
      <w:r w:rsidR="00C707BD" w:rsidRPr="00E77497">
        <w:rPr>
          <w:rFonts w:ascii="Courier New" w:hAnsi="Courier New" w:cs="Courier New"/>
          <w:b/>
          <w:i/>
        </w:rPr>
        <w:t xml:space="preserve"> </w:t>
      </w:r>
      <w:r w:rsidR="00C707BD" w:rsidRPr="00E77497">
        <w:rPr>
          <w:rStyle w:val="bnf"/>
        </w:rPr>
        <w:t>AssignmentRestElement</w:t>
      </w:r>
      <w:r w:rsidR="00C707BD" w:rsidRPr="00E77497">
        <w:rPr>
          <w:rStyle w:val="bnf"/>
          <w:rFonts w:ascii="Arial" w:hAnsi="Arial" w:cs="Arial"/>
          <w:i w:val="0"/>
          <w:vertAlign w:val="subscript"/>
        </w:rPr>
        <w:t>opt</w:t>
      </w:r>
      <w:r w:rsidR="00C707BD" w:rsidRPr="00E77497">
        <w:rPr>
          <w:rFonts w:cs="Arial"/>
          <w:i/>
          <w:vertAlign w:val="subscript"/>
        </w:rPr>
        <w:t xml:space="preserve"> </w:t>
      </w:r>
      <w:r w:rsidR="00C707BD" w:rsidRPr="00E77497">
        <w:rPr>
          <w:rFonts w:ascii="Courier New" w:hAnsi="Courier New" w:cs="Courier New"/>
          <w:b/>
        </w:rPr>
        <w:t>]</w:t>
      </w:r>
    </w:p>
    <w:p w14:paraId="0266EE2C" w14:textId="77777777" w:rsidR="00C707BD" w:rsidRPr="00E77497" w:rsidRDefault="00C707BD" w:rsidP="004B56D8">
      <w:pPr>
        <w:pStyle w:val="Alg3"/>
        <w:numPr>
          <w:ilvl w:val="0"/>
          <w:numId w:val="668"/>
        </w:numPr>
      </w:pPr>
      <w:r w:rsidRPr="00E77497">
        <w:t xml:space="preserve">Let </w:t>
      </w:r>
      <w:r w:rsidR="00D8162F" w:rsidRPr="00E77497">
        <w:rPr>
          <w:i/>
        </w:rPr>
        <w:t>lastIndex</w:t>
      </w:r>
      <w:r w:rsidRPr="00E77497">
        <w:t xml:space="preserve"> be the result of </w:t>
      </w:r>
      <w:r w:rsidR="006B1B28">
        <w:t>performing Indexed Destructuring Assignment Evaluation of</w:t>
      </w:r>
      <w:r w:rsidR="006B1B28"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rsidR="006B1B28">
        <w:t>arguments</w:t>
      </w:r>
      <w:r w:rsidRPr="00E77497">
        <w:t>.</w:t>
      </w:r>
    </w:p>
    <w:p w14:paraId="41CBAE6E" w14:textId="77777777" w:rsidR="004B56D8" w:rsidRDefault="0004792F" w:rsidP="004B56D8">
      <w:pPr>
        <w:pStyle w:val="Alg4"/>
        <w:numPr>
          <w:ilvl w:val="0"/>
          <w:numId w:val="668"/>
        </w:numPr>
        <w:contextualSpacing/>
      </w:pPr>
      <w:r>
        <w:t>ReturnIfAbrupt(</w:t>
      </w:r>
      <w:r w:rsidR="004B56D8" w:rsidRPr="00E77497">
        <w:rPr>
          <w:i/>
        </w:rPr>
        <w:t>lastIndex</w:t>
      </w:r>
      <w:r>
        <w:t>)</w:t>
      </w:r>
      <w:r w:rsidR="004B56D8">
        <w:t>.</w:t>
      </w:r>
    </w:p>
    <w:p w14:paraId="3DEF7E64" w14:textId="77777777" w:rsidR="00C707BD" w:rsidRPr="00E77497" w:rsidRDefault="00766C2E" w:rsidP="004B56D8">
      <w:pPr>
        <w:pStyle w:val="Alg3"/>
        <w:numPr>
          <w:ilvl w:val="0"/>
          <w:numId w:val="668"/>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27D0974C" w14:textId="77777777" w:rsidR="00C707BD" w:rsidRPr="004F79DA" w:rsidRDefault="00C707BD" w:rsidP="0058620A">
      <w:pPr>
        <w:pStyle w:val="Alg3"/>
        <w:numPr>
          <w:ilvl w:val="0"/>
          <w:numId w:val="668"/>
        </w:numPr>
        <w:spacing w:after="240"/>
        <w:contextualSpacing/>
      </w:pPr>
      <w:r w:rsidRPr="00E77497">
        <w:t xml:space="preserve">If </w:t>
      </w:r>
      <w:r w:rsidRPr="00E77497">
        <w:rPr>
          <w:rStyle w:val="bnf"/>
        </w:rPr>
        <w:t>AssignmentRestElement</w:t>
      </w:r>
      <w:r w:rsidRPr="00E77497">
        <w:t xml:space="preserve"> is present, then </w:t>
      </w:r>
      <w:r w:rsidR="004B56D8">
        <w:t>return the result of performing</w:t>
      </w:r>
      <w:r w:rsidR="006B1B28">
        <w:t xml:space="preserve"> Indexed Destructuring Assignment Evaluation of</w:t>
      </w:r>
      <w:r w:rsidR="006B1B28" w:rsidRPr="00E77497">
        <w:t xml:space="preserve"> </w:t>
      </w:r>
      <w:r w:rsidRPr="00E77497">
        <w:rPr>
          <w:rStyle w:val="bnf"/>
        </w:rPr>
        <w:t>AssignmentRestElement</w:t>
      </w:r>
      <w:r w:rsidRPr="00E77497">
        <w:rPr>
          <w:rFonts w:ascii="Courier New" w:hAnsi="Courier New" w:cs="Courier New"/>
          <w:b/>
        </w:rPr>
        <w:t xml:space="preserve"> </w:t>
      </w:r>
      <w:r w:rsidR="00C7794D">
        <w:t>with</w:t>
      </w:r>
      <w:r w:rsidR="00C7794D" w:rsidRPr="00E77497">
        <w:t xml:space="preserve"> </w:t>
      </w:r>
      <w:r w:rsidRPr="00E77497">
        <w:rPr>
          <w:i/>
        </w:rPr>
        <w:t>obj</w:t>
      </w:r>
      <w:r w:rsidRPr="00E77497">
        <w:t xml:space="preserve"> and </w:t>
      </w:r>
      <w:r w:rsidR="00D8162F" w:rsidRPr="00E77497">
        <w:rPr>
          <w:i/>
        </w:rPr>
        <w:t>lastI</w:t>
      </w:r>
      <w:r w:rsidRPr="00E77497">
        <w:rPr>
          <w:i/>
        </w:rPr>
        <w:t>ndex</w:t>
      </w:r>
      <w:r w:rsidRPr="00E77497">
        <w:t>+</w:t>
      </w:r>
      <w:r w:rsidRPr="00E77497">
        <w:rPr>
          <w:i/>
        </w:rPr>
        <w:t>skip</w:t>
      </w:r>
      <w:r w:rsidRPr="00E77497">
        <w:t xml:space="preserve"> as the </w:t>
      </w:r>
      <w:r w:rsidR="006B1B28">
        <w:t>arguments</w:t>
      </w:r>
      <w:r w:rsidRPr="00E77497">
        <w:t>.</w:t>
      </w:r>
    </w:p>
    <w:p w14:paraId="084917B4" w14:textId="77777777" w:rsidR="004B56D8" w:rsidRPr="0058620A" w:rsidRDefault="004B56D8" w:rsidP="0058620A">
      <w:pPr>
        <w:pStyle w:val="Alg3"/>
        <w:numPr>
          <w:ilvl w:val="0"/>
          <w:numId w:val="668"/>
        </w:numPr>
        <w:spacing w:after="240"/>
        <w:rPr>
          <w:b/>
        </w:rPr>
      </w:pPr>
      <w:r w:rsidRPr="004F79DA">
        <w:t>Return</w:t>
      </w:r>
      <w:r w:rsidRPr="0058620A">
        <w:rPr>
          <w:b/>
        </w:rPr>
        <w:t xml:space="preserve"> </w:t>
      </w:r>
      <w:r w:rsidRPr="0058620A">
        <w:rPr>
          <w:i/>
        </w:rPr>
        <w:t>lastIndex</w:t>
      </w:r>
      <w:r>
        <w:t>.</w:t>
      </w:r>
    </w:p>
    <w:p w14:paraId="771F06BD" w14:textId="77777777" w:rsidR="005D43BD" w:rsidRPr="00E77497" w:rsidRDefault="005D43BD" w:rsidP="005D43BD">
      <w:r w:rsidRPr="00E77497">
        <w:rPr>
          <w:rFonts w:ascii="Helvetica" w:hAnsi="Helvetica"/>
          <w:b/>
        </w:rPr>
        <w:t xml:space="preserve">Runtime Semantics: </w:t>
      </w:r>
      <w:r>
        <w:rPr>
          <w:rFonts w:ascii="Helvetica" w:hAnsi="Helvetica"/>
          <w:b/>
        </w:rPr>
        <w:t xml:space="preserve">Indexed Destructuring Assignment </w:t>
      </w:r>
      <w:r w:rsidRPr="00E77497">
        <w:rPr>
          <w:rFonts w:ascii="Helvetica" w:hAnsi="Helvetica"/>
          <w:b/>
          <w:spacing w:val="6"/>
        </w:rPr>
        <w:t>Evaluation</w:t>
      </w:r>
      <w:r w:rsidRPr="00E77497">
        <w:t xml:space="preserve"> </w:t>
      </w:r>
    </w:p>
    <w:p w14:paraId="7C528342" w14:textId="77777777" w:rsidR="005D43BD" w:rsidRPr="00E77497" w:rsidRDefault="005D43BD" w:rsidP="005D43BD">
      <w:pPr>
        <w:ind w:left="360"/>
      </w:pPr>
      <w:r w:rsidRPr="00E77497">
        <w:t xml:space="preserve">with parameters </w:t>
      </w:r>
      <w:r w:rsidRPr="00E77497">
        <w:rPr>
          <w:rStyle w:val="bnf"/>
        </w:rPr>
        <w:t>obj</w:t>
      </w:r>
      <w:r w:rsidRPr="00E77497">
        <w:t xml:space="preserve"> and </w:t>
      </w:r>
      <w:r w:rsidRPr="00E77497">
        <w:rPr>
          <w:rStyle w:val="bnf"/>
        </w:rPr>
        <w:t>index</w:t>
      </w:r>
      <w:r w:rsidRPr="00E77497">
        <w:t xml:space="preserve"> </w:t>
      </w:r>
    </w:p>
    <w:p w14:paraId="04826BE6" w14:textId="77777777" w:rsidR="00C0486D" w:rsidRPr="00E77497" w:rsidRDefault="00C707BD" w:rsidP="005550F0">
      <w:pPr>
        <w:contextualSpacing/>
        <w:rPr>
          <w:rFonts w:cs="Arial"/>
          <w:i/>
          <w:vertAlign w:val="subscript"/>
        </w:rPr>
      </w:pPr>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14:paraId="1A71FFD8" w14:textId="77777777" w:rsidR="00C707BD" w:rsidRPr="00E77497" w:rsidRDefault="00766C2E" w:rsidP="00FA3203">
      <w:pPr>
        <w:pStyle w:val="Alg3"/>
        <w:numPr>
          <w:ilvl w:val="0"/>
          <w:numId w:val="413"/>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2270B82B" w14:textId="77777777" w:rsidR="0004792F" w:rsidRPr="00E77497" w:rsidRDefault="0004792F" w:rsidP="0004792F">
      <w:pPr>
        <w:pStyle w:val="Alg3"/>
        <w:numPr>
          <w:ilvl w:val="0"/>
          <w:numId w:val="413"/>
        </w:numPr>
      </w:pPr>
      <w:r w:rsidRPr="00E77497">
        <w:t xml:space="preserve">Let </w:t>
      </w:r>
      <w:r w:rsidRPr="00E77497">
        <w:rPr>
          <w:i/>
        </w:rPr>
        <w:t>name</w:t>
      </w:r>
      <w:r w:rsidRPr="00E77497">
        <w:t xml:space="preserve"> be ToString(</w:t>
      </w:r>
      <w:r w:rsidRPr="00E77497">
        <w:rPr>
          <w:i/>
        </w:rPr>
        <w:t>index</w:t>
      </w:r>
      <w:r w:rsidRPr="00E77497">
        <w:t>+</w:t>
      </w:r>
      <w:r w:rsidRPr="00E77497">
        <w:rPr>
          <w:i/>
        </w:rPr>
        <w:t>skip</w:t>
      </w:r>
      <w:r w:rsidRPr="00E77497">
        <w:t>).</w:t>
      </w:r>
    </w:p>
    <w:p w14:paraId="59561406" w14:textId="77777777" w:rsidR="00C707BD" w:rsidRPr="00E77497" w:rsidRDefault="0058620A" w:rsidP="00FA3203">
      <w:pPr>
        <w:pStyle w:val="Alg3"/>
        <w:numPr>
          <w:ilvl w:val="0"/>
          <w:numId w:val="413"/>
        </w:numPr>
      </w:pPr>
      <w:r>
        <w:t xml:space="preserve">Let </w:t>
      </w:r>
      <w:r w:rsidRPr="0058620A">
        <w:rPr>
          <w:i/>
        </w:rPr>
        <w:t>status</w:t>
      </w:r>
      <w:r>
        <w:t xml:space="preserve"> be the result of performing</w:t>
      </w:r>
      <w:r w:rsidR="006B1B28">
        <w:t xml:space="preserve"> </w:t>
      </w:r>
      <w:r w:rsidR="0004792F">
        <w:t>Keyed</w:t>
      </w:r>
      <w:r w:rsidR="006B1B28">
        <w:t xml:space="preserve"> Destructuring Assignment 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E77497">
        <w:rPr>
          <w:i/>
        </w:rPr>
        <w:t>name</w:t>
      </w:r>
      <w:r w:rsidR="00C707BD" w:rsidRPr="00E77497">
        <w:t xml:space="preserve"> as the </w:t>
      </w:r>
      <w:r w:rsidR="006B1B28">
        <w:t>arguments</w:t>
      </w:r>
      <w:r w:rsidR="00C707BD" w:rsidRPr="00E77497">
        <w:t>.</w:t>
      </w:r>
    </w:p>
    <w:p w14:paraId="564B122E" w14:textId="77777777" w:rsidR="0058620A" w:rsidRDefault="006552DF" w:rsidP="0058620A">
      <w:pPr>
        <w:pStyle w:val="Alg4"/>
        <w:numPr>
          <w:ilvl w:val="0"/>
          <w:numId w:val="413"/>
        </w:numPr>
        <w:contextualSpacing/>
      </w:pPr>
      <w:r>
        <w:t>ReturnIfAbrupt(</w:t>
      </w:r>
      <w:r>
        <w:rPr>
          <w:i/>
        </w:rPr>
        <w:t>status</w:t>
      </w:r>
      <w:r>
        <w:t>)</w:t>
      </w:r>
      <w:r w:rsidR="0058620A">
        <w:t>.</w:t>
      </w:r>
    </w:p>
    <w:p w14:paraId="19054D0C" w14:textId="77777777" w:rsidR="00C707BD" w:rsidRPr="006B6D0A" w:rsidRDefault="00C707BD" w:rsidP="00FA3203">
      <w:pPr>
        <w:pStyle w:val="Alg3"/>
        <w:numPr>
          <w:ilvl w:val="0"/>
          <w:numId w:val="413"/>
        </w:numPr>
        <w:spacing w:after="240"/>
      </w:pPr>
      <w:r w:rsidRPr="00E77497">
        <w:t xml:space="preserve">Return </w:t>
      </w:r>
      <w:r w:rsidRPr="00E77497">
        <w:rPr>
          <w:i/>
        </w:rPr>
        <w:t>index</w:t>
      </w:r>
      <w:r w:rsidR="00551535" w:rsidRPr="00C7794D">
        <w:t>+</w:t>
      </w:r>
      <w:r w:rsidR="00551535" w:rsidRPr="004D1BD1">
        <w:rPr>
          <w:i/>
        </w:rPr>
        <w:t>skip</w:t>
      </w:r>
      <w:r w:rsidR="00551535" w:rsidRPr="003B4312">
        <w:t>+1</w:t>
      </w:r>
      <w:r w:rsidRPr="006B6D0A">
        <w:t>.</w:t>
      </w:r>
    </w:p>
    <w:p w14:paraId="7B699322" w14:textId="77777777" w:rsidR="004912C9" w:rsidRPr="00E77497" w:rsidRDefault="00C707BD" w:rsidP="00C7794D">
      <w:pPr>
        <w:contextualSpacing/>
        <w:rPr>
          <w:rFonts w:cs="Arial"/>
          <w:i/>
          <w:vertAlign w:val="subscript"/>
        </w:rPr>
      </w:pPr>
      <w:r w:rsidRPr="00675B74">
        <w:rPr>
          <w:rStyle w:val="bnf"/>
        </w:rPr>
        <w:t xml:space="preserve">AssignmentElementList </w:t>
      </w:r>
      <w:r w:rsidRPr="00E77497">
        <w:rPr>
          <w:b/>
        </w:rPr>
        <w:t xml:space="preserve">: </w:t>
      </w:r>
      <w:r w:rsidRPr="00E77497">
        <w:rPr>
          <w:rStyle w:val="bnf"/>
        </w:rPr>
        <w:t xml:space="preserve">AssignmentElementList </w:t>
      </w:r>
      <w:r w:rsidR="00620189"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14:paraId="1C3E6E06" w14:textId="77777777" w:rsidR="00C707BD" w:rsidRPr="00E77497" w:rsidRDefault="00C707BD" w:rsidP="00FA3203">
      <w:pPr>
        <w:pStyle w:val="Alg3"/>
        <w:numPr>
          <w:ilvl w:val="0"/>
          <w:numId w:val="414"/>
        </w:numPr>
      </w:pPr>
      <w:r w:rsidRPr="00E77497">
        <w:t xml:space="preserve">Let </w:t>
      </w:r>
      <w:r w:rsidR="0024012F" w:rsidRPr="00E77497">
        <w:rPr>
          <w:i/>
        </w:rPr>
        <w:t>list</w:t>
      </w:r>
      <w:r w:rsidR="00551535" w:rsidRPr="00E77497">
        <w:rPr>
          <w:i/>
        </w:rPr>
        <w:t>Next</w:t>
      </w:r>
      <w:r w:rsidRPr="00E77497">
        <w:t xml:space="preserve"> be the result of </w:t>
      </w:r>
      <w:r w:rsidR="006B1B28">
        <w:t>performing Indexed Destructuring Assignment Evaluation of</w:t>
      </w:r>
      <w:r w:rsidR="006B1B28" w:rsidRPr="00E77497">
        <w:t xml:space="preserve"> </w:t>
      </w:r>
      <w:r w:rsidRPr="00E77497">
        <w:rPr>
          <w:rStyle w:val="bnf"/>
        </w:rPr>
        <w:t>AssignmentElement</w:t>
      </w:r>
      <w:r w:rsidR="0024012F" w:rsidRPr="00E77497">
        <w:rPr>
          <w:rStyle w:val="bnf"/>
        </w:rPr>
        <w:t>List</w:t>
      </w:r>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p>
    <w:p w14:paraId="220F9A99" w14:textId="77777777" w:rsidR="00C707BD" w:rsidRPr="00E77497" w:rsidRDefault="00766C2E" w:rsidP="00FA3203">
      <w:pPr>
        <w:pStyle w:val="Alg3"/>
        <w:numPr>
          <w:ilvl w:val="0"/>
          <w:numId w:val="414"/>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4BAA9ED2" w14:textId="77777777" w:rsidR="0058620A" w:rsidRDefault="006552DF" w:rsidP="0058620A">
      <w:pPr>
        <w:pStyle w:val="Alg4"/>
        <w:numPr>
          <w:ilvl w:val="0"/>
          <w:numId w:val="414"/>
        </w:numPr>
        <w:contextualSpacing/>
      </w:pPr>
      <w:r>
        <w:t>ReturnIfAbrupt(</w:t>
      </w:r>
      <w:r>
        <w:rPr>
          <w:i/>
        </w:rPr>
        <w:t>listNext</w:t>
      </w:r>
      <w:r>
        <w:t>)</w:t>
      </w:r>
      <w:r w:rsidR="0058620A">
        <w:t>.</w:t>
      </w:r>
    </w:p>
    <w:p w14:paraId="6B9BC3D1" w14:textId="77777777" w:rsidR="0004792F" w:rsidRPr="00E77497" w:rsidRDefault="0004792F" w:rsidP="0004792F">
      <w:pPr>
        <w:pStyle w:val="Alg3"/>
        <w:numPr>
          <w:ilvl w:val="0"/>
          <w:numId w:val="414"/>
        </w:numPr>
      </w:pPr>
      <w:r w:rsidRPr="00E77497">
        <w:t xml:space="preserve">Let </w:t>
      </w:r>
      <w:r w:rsidRPr="00E77497">
        <w:rPr>
          <w:i/>
        </w:rPr>
        <w:t>name</w:t>
      </w:r>
      <w:r w:rsidRPr="00E77497">
        <w:t xml:space="preserve"> be ToString(</w:t>
      </w:r>
      <w:r w:rsidRPr="00E77497">
        <w:rPr>
          <w:i/>
        </w:rPr>
        <w:t>listNext</w:t>
      </w:r>
      <w:r w:rsidRPr="00E77497">
        <w:t>+</w:t>
      </w:r>
      <w:r w:rsidRPr="00E77497">
        <w:rPr>
          <w:i/>
        </w:rPr>
        <w:t>skip</w:t>
      </w:r>
      <w:r w:rsidRPr="00E77497">
        <w:t>).</w:t>
      </w:r>
    </w:p>
    <w:p w14:paraId="51B4077C" w14:textId="77777777" w:rsidR="00C707BD" w:rsidRPr="00E77497" w:rsidRDefault="0058620A" w:rsidP="00B31C73">
      <w:pPr>
        <w:pStyle w:val="Alg3"/>
        <w:numPr>
          <w:ilvl w:val="0"/>
          <w:numId w:val="414"/>
        </w:numPr>
      </w:pPr>
      <w:r>
        <w:t xml:space="preserve">Let </w:t>
      </w:r>
      <w:r w:rsidRPr="0058620A">
        <w:rPr>
          <w:i/>
        </w:rPr>
        <w:t>status</w:t>
      </w:r>
      <w:r>
        <w:t xml:space="preserve"> be the result of performing </w:t>
      </w:r>
      <w:r w:rsidR="0004792F">
        <w:t>Keyed</w:t>
      </w:r>
      <w:r w:rsidR="006B1B28">
        <w:t xml:space="preserve"> Destructuring Assignment 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04792F">
        <w:rPr>
          <w:i/>
        </w:rPr>
        <w:t xml:space="preserve"> </w:t>
      </w:r>
      <w:r w:rsidR="0004792F" w:rsidRPr="00E77497">
        <w:rPr>
          <w:i/>
        </w:rPr>
        <w:t>name</w:t>
      </w:r>
      <w:r w:rsidR="0004792F" w:rsidRPr="00E77497">
        <w:t xml:space="preserve"> </w:t>
      </w:r>
      <w:r w:rsidR="00C707BD" w:rsidRPr="00E77497">
        <w:t xml:space="preserve"> as the </w:t>
      </w:r>
      <w:r w:rsidR="006B1B28">
        <w:t>arguments</w:t>
      </w:r>
      <w:r w:rsidR="00C707BD" w:rsidRPr="00E77497">
        <w:t>.</w:t>
      </w:r>
    </w:p>
    <w:p w14:paraId="029002E2" w14:textId="77777777" w:rsidR="0058620A" w:rsidRDefault="006552DF" w:rsidP="0058620A">
      <w:pPr>
        <w:pStyle w:val="Alg4"/>
        <w:numPr>
          <w:ilvl w:val="0"/>
          <w:numId w:val="414"/>
        </w:numPr>
        <w:contextualSpacing/>
      </w:pPr>
      <w:r>
        <w:t>ReturnIfAbrupt(</w:t>
      </w:r>
      <w:r>
        <w:rPr>
          <w:i/>
        </w:rPr>
        <w:t>status</w:t>
      </w:r>
      <w:r>
        <w:t>)</w:t>
      </w:r>
      <w:r w:rsidR="0058620A">
        <w:t>.</w:t>
      </w:r>
    </w:p>
    <w:p w14:paraId="69CB3B9E" w14:textId="77777777" w:rsidR="00C707BD" w:rsidRPr="00E77497" w:rsidRDefault="00C707BD" w:rsidP="00FA3203">
      <w:pPr>
        <w:pStyle w:val="Alg3"/>
        <w:numPr>
          <w:ilvl w:val="0"/>
          <w:numId w:val="414"/>
        </w:numPr>
        <w:spacing w:after="240"/>
      </w:pPr>
      <w:r w:rsidRPr="00E77497">
        <w:t xml:space="preserve">Return </w:t>
      </w:r>
      <w:r w:rsidR="0024012F" w:rsidRPr="00E77497">
        <w:rPr>
          <w:i/>
        </w:rPr>
        <w:t>l</w:t>
      </w:r>
      <w:r w:rsidR="004813EB" w:rsidRPr="00E77497">
        <w:rPr>
          <w:i/>
        </w:rPr>
        <w:t>i</w:t>
      </w:r>
      <w:r w:rsidR="0024012F" w:rsidRPr="00E77497">
        <w:rPr>
          <w:i/>
        </w:rPr>
        <w:t>st</w:t>
      </w:r>
      <w:r w:rsidR="004813EB" w:rsidRPr="00E77497">
        <w:rPr>
          <w:i/>
        </w:rPr>
        <w:t>Next</w:t>
      </w:r>
      <w:r w:rsidRPr="00E77497">
        <w:t>+</w:t>
      </w:r>
      <w:r w:rsidRPr="00E77497">
        <w:rPr>
          <w:i/>
        </w:rPr>
        <w:t>skip+</w:t>
      </w:r>
      <w:r w:rsidRPr="00E77497">
        <w:t>1.</w:t>
      </w:r>
    </w:p>
    <w:p w14:paraId="34BAF9FD" w14:textId="77777777" w:rsidR="004912C9" w:rsidRPr="003B4312" w:rsidRDefault="00C707BD" w:rsidP="00C1136A">
      <w:pPr>
        <w:contextualSpacing/>
        <w:rPr>
          <w:rStyle w:val="bnf"/>
        </w:rPr>
      </w:pPr>
      <w:r w:rsidRPr="00E77497">
        <w:rPr>
          <w:rStyle w:val="bnf"/>
        </w:rPr>
        <w:t xml:space="preserve">AssignmentRestElement </w:t>
      </w:r>
      <w:r w:rsidRPr="00C7794D">
        <w:rPr>
          <w:b/>
        </w:rPr>
        <w:t>:</w:t>
      </w:r>
      <w:r w:rsidRPr="004D1BD1">
        <w:t xml:space="preserve"> </w:t>
      </w:r>
      <w:r w:rsidR="00C1136A" w:rsidRPr="00145775">
        <w:rPr>
          <w:rFonts w:ascii="Courier New" w:hAnsi="Courier New" w:cs="Courier New"/>
          <w:b/>
        </w:rPr>
        <w:t>...</w:t>
      </w:r>
      <w:r w:rsidRPr="003B4312">
        <w:rPr>
          <w:b/>
        </w:rPr>
        <w:t xml:space="preserve"> </w:t>
      </w:r>
      <w:r w:rsidR="003308DD" w:rsidRPr="003308DD">
        <w:rPr>
          <w:rStyle w:val="bnf"/>
        </w:rPr>
        <w:t>DestructuringAssignmentTarget</w:t>
      </w:r>
    </w:p>
    <w:p w14:paraId="0415245F" w14:textId="77777777" w:rsidR="00C707BD" w:rsidRPr="00E77497" w:rsidRDefault="00C707BD" w:rsidP="003308DD">
      <w:pPr>
        <w:pStyle w:val="Alg3"/>
        <w:numPr>
          <w:ilvl w:val="0"/>
          <w:numId w:val="416"/>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14:paraId="3A211299" w14:textId="77777777" w:rsidR="0058620A" w:rsidRDefault="0004792F" w:rsidP="0058620A">
      <w:pPr>
        <w:pStyle w:val="Alg4"/>
        <w:numPr>
          <w:ilvl w:val="0"/>
          <w:numId w:val="416"/>
        </w:numPr>
        <w:contextualSpacing/>
      </w:pPr>
      <w:r>
        <w:t>ReturnIfAbrupt(</w:t>
      </w:r>
      <w:r w:rsidR="0058620A" w:rsidRPr="00E77497">
        <w:rPr>
          <w:i/>
        </w:rPr>
        <w:t>lref</w:t>
      </w:r>
      <w:r>
        <w:t>)</w:t>
      </w:r>
      <w:r w:rsidR="0058620A">
        <w:t>.</w:t>
      </w:r>
    </w:p>
    <w:p w14:paraId="21D3595E" w14:textId="77777777" w:rsidR="00C707BD" w:rsidRPr="00E77497" w:rsidRDefault="00C707BD" w:rsidP="00E63775">
      <w:pPr>
        <w:pStyle w:val="Alg3"/>
        <w:numPr>
          <w:ilvl w:val="0"/>
          <w:numId w:val="416"/>
        </w:numPr>
      </w:pPr>
      <w:r w:rsidRPr="00E77497">
        <w:t xml:space="preserve">Let </w:t>
      </w:r>
      <w:r w:rsidRPr="00E77497">
        <w:rPr>
          <w:i/>
        </w:rPr>
        <w:t>lenVal</w:t>
      </w:r>
      <w:r w:rsidRPr="00E77497">
        <w:t xml:space="preserve"> be the result of Get</w:t>
      </w:r>
      <w:r w:rsidR="00E63775">
        <w:t>(</w:t>
      </w:r>
      <w:r w:rsidRPr="00E77497">
        <w:rPr>
          <w:i/>
        </w:rPr>
        <w:t>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966F28">
        <w:t>.</w:t>
      </w:r>
    </w:p>
    <w:p w14:paraId="44182033" w14:textId="77777777" w:rsidR="00C707BD" w:rsidRPr="00E77497" w:rsidRDefault="00C707BD" w:rsidP="00FA3203">
      <w:pPr>
        <w:pStyle w:val="Alg3"/>
        <w:numPr>
          <w:ilvl w:val="0"/>
          <w:numId w:val="416"/>
        </w:numPr>
      </w:pPr>
      <w:r w:rsidRPr="00E77497">
        <w:t xml:space="preserve">Let </w:t>
      </w:r>
      <w:r w:rsidRPr="00E77497">
        <w:rPr>
          <w:i/>
        </w:rPr>
        <w:t>len</w:t>
      </w:r>
      <w:r w:rsidRPr="00E77497">
        <w:t xml:space="preserve"> be </w:t>
      </w:r>
      <w:r w:rsidR="00920F94" w:rsidRPr="00E77497">
        <w:t>T</w:t>
      </w:r>
      <w:r w:rsidRPr="00E77497">
        <w:t>oUint32(</w:t>
      </w:r>
      <w:r w:rsidRPr="00E77497">
        <w:rPr>
          <w:i/>
        </w:rPr>
        <w:t>lenVal</w:t>
      </w:r>
      <w:r w:rsidRPr="00E77497">
        <w:t>).</w:t>
      </w:r>
    </w:p>
    <w:p w14:paraId="6C980F14" w14:textId="77777777" w:rsidR="0058620A" w:rsidRDefault="00725391" w:rsidP="0058620A">
      <w:pPr>
        <w:pStyle w:val="Alg4"/>
        <w:numPr>
          <w:ilvl w:val="0"/>
          <w:numId w:val="416"/>
        </w:numPr>
        <w:contextualSpacing/>
      </w:pPr>
      <w:r>
        <w:t>ReturnIfAbrupt(</w:t>
      </w:r>
      <w:r w:rsidRPr="00725391">
        <w:rPr>
          <w:i/>
        </w:rPr>
        <w:t>len</w:t>
      </w:r>
      <w:r>
        <w:t>)</w:t>
      </w:r>
      <w:r w:rsidR="0058620A">
        <w:t>.</w:t>
      </w:r>
    </w:p>
    <w:p w14:paraId="20876834" w14:textId="77777777" w:rsidR="00C707BD" w:rsidRPr="00E77497" w:rsidRDefault="00C707BD" w:rsidP="00937565">
      <w:pPr>
        <w:pStyle w:val="Alg3"/>
        <w:numPr>
          <w:ilvl w:val="0"/>
          <w:numId w:val="416"/>
        </w:numPr>
      </w:pPr>
      <w:r w:rsidRPr="00E77497">
        <w:t xml:space="preserve">Let </w:t>
      </w:r>
      <w:r w:rsidRPr="00E77497">
        <w:rPr>
          <w:i/>
        </w:rPr>
        <w:t>A</w:t>
      </w:r>
      <w:r w:rsidRPr="00E77497">
        <w:t xml:space="preserve"> be </w:t>
      </w:r>
      <w:r w:rsidR="00F44A1F">
        <w:t>the result of the abstract operation ArrayCreate with argument 0</w:t>
      </w:r>
      <w:r w:rsidRPr="00E77497">
        <w:t>.</w:t>
      </w:r>
    </w:p>
    <w:p w14:paraId="05B56923" w14:textId="77777777" w:rsidR="00C707BD" w:rsidRPr="00E77497" w:rsidRDefault="00C707BD" w:rsidP="00FA3203">
      <w:pPr>
        <w:pStyle w:val="Alg3"/>
        <w:numPr>
          <w:ilvl w:val="0"/>
          <w:numId w:val="416"/>
        </w:numPr>
      </w:pPr>
      <w:r w:rsidRPr="00E77497">
        <w:t xml:space="preserve">Let </w:t>
      </w:r>
      <w:r w:rsidRPr="00E77497">
        <w:rPr>
          <w:i/>
        </w:rPr>
        <w:t>n</w:t>
      </w:r>
      <w:r w:rsidRPr="00E77497">
        <w:t>=0;</w:t>
      </w:r>
    </w:p>
    <w:p w14:paraId="1B8F19D1" w14:textId="77777777" w:rsidR="00C707BD" w:rsidRPr="00E77497" w:rsidRDefault="00C707BD" w:rsidP="00FA3203">
      <w:pPr>
        <w:pStyle w:val="Alg3"/>
        <w:numPr>
          <w:ilvl w:val="0"/>
          <w:numId w:val="416"/>
        </w:numPr>
      </w:pPr>
      <w:r w:rsidRPr="00E77497">
        <w:t xml:space="preserve">Repeat, while </w:t>
      </w:r>
      <w:r w:rsidRPr="00E77497">
        <w:rPr>
          <w:i/>
        </w:rPr>
        <w:t>index</w:t>
      </w:r>
      <w:r w:rsidRPr="00E77497">
        <w:t xml:space="preserve"> &lt; </w:t>
      </w:r>
      <w:r w:rsidRPr="00E77497">
        <w:rPr>
          <w:i/>
        </w:rPr>
        <w:t>len</w:t>
      </w:r>
    </w:p>
    <w:p w14:paraId="5BDE1FF2" w14:textId="77777777" w:rsidR="00C7334F" w:rsidRPr="00E77497" w:rsidRDefault="00C7334F" w:rsidP="00FA3203">
      <w:pPr>
        <w:pStyle w:val="Alg3"/>
        <w:numPr>
          <w:ilvl w:val="1"/>
          <w:numId w:val="416"/>
        </w:numPr>
      </w:pPr>
      <w:r w:rsidRPr="00E77497">
        <w:t xml:space="preserve">Let </w:t>
      </w:r>
      <w:r w:rsidRPr="00E77497">
        <w:rPr>
          <w:i/>
        </w:rPr>
        <w:t>P</w:t>
      </w:r>
      <w:r w:rsidRPr="00E77497">
        <w:t xml:space="preserve"> be ToString(</w:t>
      </w:r>
      <w:r w:rsidRPr="00E77497">
        <w:rPr>
          <w:i/>
        </w:rPr>
        <w:t>index</w:t>
      </w:r>
      <w:r w:rsidRPr="00E77497">
        <w:t>).</w:t>
      </w:r>
    </w:p>
    <w:p w14:paraId="737C6984" w14:textId="77777777" w:rsidR="00C7334F" w:rsidRPr="00E77497" w:rsidRDefault="00C7334F" w:rsidP="00542A13">
      <w:pPr>
        <w:pStyle w:val="Alg3"/>
        <w:numPr>
          <w:ilvl w:val="1"/>
          <w:numId w:val="416"/>
        </w:numPr>
      </w:pPr>
      <w:r w:rsidRPr="00E77497">
        <w:t xml:space="preserve">Let </w:t>
      </w:r>
      <w:r w:rsidRPr="00E77497">
        <w:rPr>
          <w:i/>
        </w:rPr>
        <w:t>exists</w:t>
      </w:r>
      <w:r w:rsidRPr="00E77497">
        <w:t xml:space="preserve"> be the result of </w:t>
      </w:r>
      <w:r w:rsidR="00542A13">
        <w:t>HasProperty(</w:t>
      </w:r>
      <w:r w:rsidRPr="00E77497">
        <w:rPr>
          <w:i/>
        </w:rPr>
        <w:t>obj</w:t>
      </w:r>
      <w:r w:rsidR="00542A13">
        <w:t>,</w:t>
      </w:r>
      <w:r w:rsidRPr="00E77497">
        <w:t xml:space="preserve"> </w:t>
      </w:r>
      <w:r w:rsidRPr="00E77497">
        <w:rPr>
          <w:i/>
        </w:rPr>
        <w:t>P</w:t>
      </w:r>
      <w:r w:rsidR="00542A13">
        <w:rPr>
          <w:iCs/>
        </w:rPr>
        <w:t>)</w:t>
      </w:r>
      <w:r w:rsidRPr="00E77497">
        <w:t>.</w:t>
      </w:r>
    </w:p>
    <w:p w14:paraId="06E8EEA8" w14:textId="77777777" w:rsidR="000950D9" w:rsidRDefault="000950D9" w:rsidP="000950D9">
      <w:pPr>
        <w:pStyle w:val="Alg3"/>
        <w:numPr>
          <w:ilvl w:val="1"/>
          <w:numId w:val="416"/>
        </w:numPr>
        <w:tabs>
          <w:tab w:val="left" w:pos="720"/>
        </w:tabs>
      </w:pPr>
      <w:r>
        <w:t>ReturnIfAbrupt(</w:t>
      </w:r>
      <w:r>
        <w:rPr>
          <w:i/>
          <w:iCs/>
        </w:rPr>
        <w:t>exists</w:t>
      </w:r>
      <w:r>
        <w:t>).</w:t>
      </w:r>
    </w:p>
    <w:p w14:paraId="311866B1" w14:textId="77777777" w:rsidR="00C7334F" w:rsidRPr="00E77497" w:rsidRDefault="00C7334F" w:rsidP="00FA3203">
      <w:pPr>
        <w:pStyle w:val="Alg3"/>
        <w:numPr>
          <w:ilvl w:val="1"/>
          <w:numId w:val="416"/>
        </w:numPr>
      </w:pPr>
      <w:r w:rsidRPr="00E77497">
        <w:t xml:space="preserve">If </w:t>
      </w:r>
      <w:r w:rsidRPr="00E77497">
        <w:rPr>
          <w:i/>
        </w:rPr>
        <w:t>exists</w:t>
      </w:r>
      <w:r w:rsidRPr="00E77497">
        <w:t xml:space="preserve"> is </w:t>
      </w:r>
      <w:r w:rsidRPr="00E77497">
        <w:rPr>
          <w:b/>
        </w:rPr>
        <w:t>true</w:t>
      </w:r>
      <w:r w:rsidRPr="00E77497">
        <w:t>, then</w:t>
      </w:r>
    </w:p>
    <w:p w14:paraId="10286EF8" w14:textId="77777777" w:rsidR="00C707BD" w:rsidRPr="00E77497" w:rsidRDefault="00C707BD" w:rsidP="00E63775">
      <w:pPr>
        <w:pStyle w:val="Alg3"/>
        <w:numPr>
          <w:ilvl w:val="2"/>
          <w:numId w:val="416"/>
        </w:numPr>
        <w:tabs>
          <w:tab w:val="clear" w:pos="1800"/>
          <w:tab w:val="num" w:pos="1350"/>
        </w:tabs>
        <w:ind w:left="1350" w:hanging="270"/>
      </w:pPr>
      <w:r w:rsidRPr="00E77497">
        <w:t xml:space="preserve">Let </w:t>
      </w:r>
      <w:r w:rsidRPr="00E77497">
        <w:rPr>
          <w:i/>
        </w:rPr>
        <w:t>v</w:t>
      </w:r>
      <w:r w:rsidRPr="00E77497">
        <w:t xml:space="preserve"> be the result of Get</w:t>
      </w:r>
      <w:r w:rsidR="00E63775">
        <w:t>(</w:t>
      </w:r>
      <w:r w:rsidRPr="00E77497">
        <w:rPr>
          <w:i/>
        </w:rPr>
        <w:t>obj</w:t>
      </w:r>
      <w:r w:rsidR="00E63775">
        <w:t>,</w:t>
      </w:r>
      <w:r w:rsidRPr="00E77497">
        <w:t xml:space="preserve"> ToString(</w:t>
      </w:r>
      <w:r w:rsidRPr="00E77497">
        <w:rPr>
          <w:i/>
        </w:rPr>
        <w:t>index</w:t>
      </w:r>
      <w:r w:rsidRPr="00E77497">
        <w:t>)</w:t>
      </w:r>
      <w:r w:rsidR="00E63775">
        <w:t>)</w:t>
      </w:r>
      <w:r w:rsidRPr="00E77497">
        <w:t>.</w:t>
      </w:r>
    </w:p>
    <w:p w14:paraId="7A35CB53" w14:textId="77777777" w:rsidR="00376F67" w:rsidRDefault="00725391" w:rsidP="007E6452">
      <w:pPr>
        <w:pStyle w:val="Alg4"/>
        <w:numPr>
          <w:ilvl w:val="2"/>
          <w:numId w:val="416"/>
        </w:numPr>
        <w:tabs>
          <w:tab w:val="clear" w:pos="1800"/>
          <w:tab w:val="num" w:pos="1350"/>
        </w:tabs>
        <w:ind w:hanging="720"/>
        <w:contextualSpacing/>
      </w:pPr>
      <w:r>
        <w:t>ReturnIfAbrupt(</w:t>
      </w:r>
      <w:r w:rsidRPr="00725391">
        <w:rPr>
          <w:i/>
        </w:rPr>
        <w:t>len</w:t>
      </w:r>
      <w:r>
        <w:t>).</w:t>
      </w:r>
    </w:p>
    <w:p w14:paraId="7CC627EF" w14:textId="77777777" w:rsidR="00C707BD" w:rsidRPr="00E77497" w:rsidRDefault="00C707BD" w:rsidP="004C61C8">
      <w:pPr>
        <w:pStyle w:val="Alg3"/>
        <w:numPr>
          <w:ilvl w:val="2"/>
          <w:numId w:val="416"/>
        </w:numPr>
        <w:tabs>
          <w:tab w:val="clear" w:pos="1800"/>
          <w:tab w:val="num" w:pos="1350"/>
        </w:tabs>
        <w:ind w:left="1350" w:hanging="270"/>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rsidR="004C61C8">
        <w:t xml:space="preserve"> and</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8F6F488" w14:textId="77777777" w:rsidR="00C707BD" w:rsidRPr="00E77497" w:rsidRDefault="00C707BD" w:rsidP="00FA3203">
      <w:pPr>
        <w:pStyle w:val="Alg3"/>
        <w:numPr>
          <w:ilvl w:val="1"/>
          <w:numId w:val="416"/>
        </w:numPr>
      </w:pPr>
      <w:r w:rsidRPr="00E77497">
        <w:t xml:space="preserve">Let </w:t>
      </w:r>
      <w:r w:rsidRPr="00E77497">
        <w:rPr>
          <w:i/>
        </w:rPr>
        <w:t>n</w:t>
      </w:r>
      <w:r w:rsidRPr="00E77497">
        <w:t xml:space="preserve"> = </w:t>
      </w:r>
      <w:r w:rsidRPr="00E77497">
        <w:rPr>
          <w:i/>
        </w:rPr>
        <w:t>n</w:t>
      </w:r>
      <w:r w:rsidRPr="00E77497">
        <w:t>+1.</w:t>
      </w:r>
    </w:p>
    <w:p w14:paraId="150FF73A" w14:textId="77777777" w:rsidR="00C707BD" w:rsidRPr="00E77497" w:rsidRDefault="00C707BD" w:rsidP="00FA3203">
      <w:pPr>
        <w:pStyle w:val="Alg3"/>
        <w:numPr>
          <w:ilvl w:val="1"/>
          <w:numId w:val="416"/>
        </w:numPr>
      </w:pPr>
      <w:r w:rsidRPr="00E77497">
        <w:t xml:space="preserve">Let </w:t>
      </w:r>
      <w:r w:rsidRPr="00E77497">
        <w:rPr>
          <w:i/>
        </w:rPr>
        <w:t>index</w:t>
      </w:r>
      <w:r w:rsidRPr="00E77497">
        <w:t xml:space="preserve"> = </w:t>
      </w:r>
      <w:r w:rsidRPr="00E77497">
        <w:rPr>
          <w:i/>
        </w:rPr>
        <w:t>index</w:t>
      </w:r>
      <w:r w:rsidRPr="00E77497">
        <w:t>+1.</w:t>
      </w:r>
    </w:p>
    <w:p w14:paraId="208C1C2D" w14:textId="77777777" w:rsidR="00C707BD" w:rsidRPr="00E77497" w:rsidRDefault="00376F67" w:rsidP="00FA3203">
      <w:pPr>
        <w:pStyle w:val="Alg3"/>
        <w:numPr>
          <w:ilvl w:val="0"/>
          <w:numId w:val="416"/>
        </w:numPr>
        <w:spacing w:after="240"/>
      </w:pPr>
      <w:r>
        <w:t>Return</w:t>
      </w:r>
      <w:r w:rsidR="00C707BD" w:rsidRPr="00E77497">
        <w:t xml:space="preserve"> PutValue(</w:t>
      </w:r>
      <w:r w:rsidR="00C707BD" w:rsidRPr="00E77497">
        <w:rPr>
          <w:i/>
        </w:rPr>
        <w:t>lref</w:t>
      </w:r>
      <w:r w:rsidR="00C707BD" w:rsidRPr="00E77497">
        <w:t>,</w:t>
      </w:r>
      <w:r w:rsidR="00C707BD" w:rsidRPr="00E77497">
        <w:rPr>
          <w:i/>
        </w:rPr>
        <w:t>A</w:t>
      </w:r>
      <w:r w:rsidR="00C707BD" w:rsidRPr="00E77497">
        <w:t>).</w:t>
      </w:r>
    </w:p>
    <w:p w14:paraId="3A21B55A" w14:textId="77777777" w:rsidR="0004792F" w:rsidRPr="00E77497" w:rsidRDefault="0004792F" w:rsidP="0004792F">
      <w:bookmarkStart w:id="3767" w:name="_Toc375031196"/>
      <w:bookmarkStart w:id="3768" w:name="_Toc381513709"/>
      <w:bookmarkStart w:id="3769" w:name="_Toc382202876"/>
      <w:bookmarkStart w:id="3770" w:name="_Toc382212231"/>
      <w:bookmarkStart w:id="3771" w:name="_Toc382212703"/>
      <w:bookmarkStart w:id="3772" w:name="_Toc382291576"/>
      <w:bookmarkStart w:id="3773" w:name="_Toc385672225"/>
      <w:bookmarkStart w:id="3774" w:name="_Toc393690328"/>
      <w:bookmarkStart w:id="3775" w:name="_Ref440445088"/>
      <w:bookmarkStart w:id="3776" w:name="_Toc472818873"/>
      <w:bookmarkStart w:id="3777" w:name="_Toc235503447"/>
      <w:bookmarkStart w:id="3778" w:name="_Toc241509222"/>
      <w:bookmarkStart w:id="3779" w:name="_Toc244416709"/>
      <w:bookmarkStart w:id="3780" w:name="_Toc276631073"/>
      <w:bookmarkEnd w:id="3754"/>
      <w:bookmarkEnd w:id="3755"/>
      <w:bookmarkEnd w:id="3756"/>
      <w:bookmarkEnd w:id="3757"/>
      <w:bookmarkEnd w:id="3758"/>
      <w:bookmarkEnd w:id="3759"/>
      <w:bookmarkEnd w:id="3760"/>
      <w:bookmarkEnd w:id="3761"/>
      <w:bookmarkEnd w:id="3762"/>
      <w:r w:rsidRPr="00E77497">
        <w:rPr>
          <w:rFonts w:ascii="Helvetica" w:hAnsi="Helvetica"/>
          <w:b/>
        </w:rPr>
        <w:t xml:space="preserve">Runtime Semantics: </w:t>
      </w:r>
      <w:r>
        <w:rPr>
          <w:rFonts w:ascii="Helvetica" w:hAnsi="Helvetica"/>
          <w:b/>
        </w:rPr>
        <w:t xml:space="preserve">Keyed Destructuring Assignment </w:t>
      </w:r>
      <w:r w:rsidRPr="00E77497">
        <w:rPr>
          <w:rFonts w:ascii="Helvetica" w:hAnsi="Helvetica"/>
          <w:b/>
          <w:spacing w:val="6"/>
        </w:rPr>
        <w:t>Evaluation</w:t>
      </w:r>
      <w:r w:rsidRPr="00E77497">
        <w:t xml:space="preserve"> </w:t>
      </w:r>
    </w:p>
    <w:p w14:paraId="3A3710B7" w14:textId="77777777" w:rsidR="0004792F" w:rsidRPr="00E77497" w:rsidRDefault="0004792F" w:rsidP="0004792F">
      <w:pPr>
        <w:ind w:left="360"/>
      </w:pPr>
      <w:r w:rsidRPr="00E77497">
        <w:t xml:space="preserve">with parameters </w:t>
      </w:r>
      <w:r w:rsidRPr="00E77497">
        <w:rPr>
          <w:rStyle w:val="bnf"/>
        </w:rPr>
        <w:t>obj</w:t>
      </w:r>
      <w:r w:rsidRPr="00E77497">
        <w:t xml:space="preserve"> and </w:t>
      </w:r>
      <w:r>
        <w:rPr>
          <w:rFonts w:ascii="Times New Roman" w:hAnsi="Times New Roman"/>
          <w:i/>
        </w:rPr>
        <w:t>propertyName</w:t>
      </w:r>
    </w:p>
    <w:p w14:paraId="6D892035" w14:textId="77777777" w:rsidR="0004792F" w:rsidRPr="00DD02E6" w:rsidRDefault="0004792F" w:rsidP="003308DD">
      <w:pPr>
        <w:contextualSpacing/>
        <w:rPr>
          <w:rStyle w:val="bnf"/>
          <w:i w:val="0"/>
        </w:rPr>
      </w:pPr>
      <w:r w:rsidRPr="00E77497">
        <w:rPr>
          <w:rStyle w:val="bnf"/>
        </w:rPr>
        <w:t xml:space="preserve">AssignmentElement </w:t>
      </w:r>
      <w:r w:rsidRPr="00C7794D">
        <w:rPr>
          <w:b/>
        </w:rPr>
        <w:t>:</w:t>
      </w:r>
      <w:r w:rsidRPr="004D1BD1">
        <w:rPr>
          <w:b/>
        </w:rPr>
        <w:t xml:space="preserve"> </w:t>
      </w:r>
      <w:r w:rsidR="003308DD" w:rsidRPr="003308DD">
        <w:rPr>
          <w:rStyle w:val="bnf"/>
        </w:rPr>
        <w:t>DestructuringAssignmentTarget</w:t>
      </w:r>
      <w:r w:rsidR="008339A8">
        <w:rPr>
          <w:rStyle w:val="bnf"/>
        </w:rPr>
        <w:t xml:space="preserve">  </w:t>
      </w:r>
      <w:r w:rsidRPr="00DD02E6">
        <w:rPr>
          <w:rFonts w:ascii="Times New Roman" w:hAnsi="Times New Roman"/>
          <w:i/>
        </w:rPr>
        <w:t>Initialiser</w:t>
      </w:r>
      <w:r w:rsidRPr="00126ECD">
        <w:rPr>
          <w:rFonts w:cs="Arial"/>
          <w:vertAlign w:val="subscript"/>
        </w:rPr>
        <w:t>opt</w:t>
      </w:r>
    </w:p>
    <w:p w14:paraId="40A58864" w14:textId="77777777" w:rsidR="00D17B0F" w:rsidRDefault="00D17B0F" w:rsidP="00D17B0F">
      <w:pPr>
        <w:pStyle w:val="Alg3"/>
        <w:numPr>
          <w:ilvl w:val="0"/>
          <w:numId w:val="920"/>
        </w:numPr>
      </w:pPr>
      <w:r>
        <w:t xml:space="preserve">Let </w:t>
      </w:r>
      <w:r w:rsidRPr="002B1BC1">
        <w:rPr>
          <w:i/>
          <w:iCs/>
        </w:rPr>
        <w:t>exists</w:t>
      </w:r>
      <w:r>
        <w:t xml:space="preserve"> be the result of HasPropety(</w:t>
      </w:r>
      <w:r>
        <w:rPr>
          <w:i/>
          <w:iCs/>
        </w:rPr>
        <w:t>obj</w:t>
      </w:r>
      <w:r>
        <w:t xml:space="preserve">, </w:t>
      </w:r>
      <w:r>
        <w:rPr>
          <w:i/>
          <w:iCs/>
        </w:rPr>
        <w:t>propertyName</w:t>
      </w:r>
      <w:r>
        <w:t>).</w:t>
      </w:r>
    </w:p>
    <w:p w14:paraId="296E36FA" w14:textId="77777777" w:rsidR="00D17B0F" w:rsidRDefault="00D17B0F" w:rsidP="00D17B0F">
      <w:pPr>
        <w:pStyle w:val="Alg3"/>
        <w:numPr>
          <w:ilvl w:val="0"/>
          <w:numId w:val="920"/>
        </w:numPr>
      </w:pPr>
      <w:r>
        <w:t>ReturnIfAbrupt(</w:t>
      </w:r>
      <w:r>
        <w:rPr>
          <w:i/>
        </w:rPr>
        <w:t>exists</w:t>
      </w:r>
      <w:r>
        <w:t>).</w:t>
      </w:r>
    </w:p>
    <w:p w14:paraId="043FD5B6" w14:textId="77777777" w:rsidR="00D17B0F" w:rsidRPr="00922A99" w:rsidRDefault="00D17B0F" w:rsidP="00D17B0F">
      <w:pPr>
        <w:pStyle w:val="Alg3"/>
        <w:numPr>
          <w:ilvl w:val="0"/>
          <w:numId w:val="920"/>
        </w:numPr>
      </w:pPr>
      <w:r>
        <w:t xml:space="preserve">If </w:t>
      </w:r>
      <w:r>
        <w:rPr>
          <w:i/>
          <w:iCs/>
        </w:rPr>
        <w:t>exists</w:t>
      </w:r>
      <w:r>
        <w:t xml:space="preserve"> is </w:t>
      </w:r>
      <w:r>
        <w:rPr>
          <w:b/>
          <w:bCs/>
        </w:rPr>
        <w:t>false</w:t>
      </w:r>
      <w:r w:rsidRPr="00922A99">
        <w:t>, then</w:t>
      </w:r>
    </w:p>
    <w:p w14:paraId="1FF66622" w14:textId="77777777" w:rsidR="00D17B0F" w:rsidRDefault="00D17B0F" w:rsidP="00D17B0F">
      <w:pPr>
        <w:pStyle w:val="Alg3"/>
        <w:numPr>
          <w:ilvl w:val="1"/>
          <w:numId w:val="920"/>
        </w:numPr>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14:paraId="4AB8F6F9" w14:textId="77777777" w:rsidR="00D17B0F" w:rsidRPr="00324197" w:rsidRDefault="00D17B0F" w:rsidP="00D17B0F">
      <w:pPr>
        <w:pStyle w:val="Alg3"/>
        <w:numPr>
          <w:ilvl w:val="1"/>
          <w:numId w:val="920"/>
        </w:numPr>
      </w:pPr>
      <w:r w:rsidRPr="00324197">
        <w:t xml:space="preserve">Else, </w:t>
      </w:r>
      <w:r>
        <w:t xml:space="preserve">let </w:t>
      </w:r>
      <w:r>
        <w:rPr>
          <w:i/>
          <w:iCs/>
        </w:rPr>
        <w:t>v</w:t>
      </w:r>
      <w:r>
        <w:t xml:space="preserve"> be </w:t>
      </w:r>
      <w:r>
        <w:rPr>
          <w:b/>
          <w:bCs/>
        </w:rPr>
        <w:t>undefined</w:t>
      </w:r>
      <w:r>
        <w:t>.</w:t>
      </w:r>
    </w:p>
    <w:p w14:paraId="34E79961" w14:textId="77777777" w:rsidR="00D17B0F" w:rsidRDefault="00D17B0F" w:rsidP="00D17B0F">
      <w:pPr>
        <w:pStyle w:val="Alg3"/>
        <w:numPr>
          <w:ilvl w:val="0"/>
          <w:numId w:val="920"/>
        </w:numPr>
      </w:pPr>
      <w:r>
        <w:t xml:space="preserve">Else, </w:t>
      </w:r>
    </w:p>
    <w:p w14:paraId="33F3FFCC" w14:textId="77777777" w:rsidR="0004792F" w:rsidRPr="00E77497" w:rsidRDefault="0004792F" w:rsidP="00E74C84">
      <w:pPr>
        <w:pStyle w:val="Alg3"/>
        <w:numPr>
          <w:ilvl w:val="1"/>
          <w:numId w:val="920"/>
        </w:numPr>
        <w:tabs>
          <w:tab w:val="left" w:pos="720"/>
        </w:tabs>
      </w:pPr>
      <w:r w:rsidRPr="00E77497">
        <w:t xml:space="preserve">Let </w:t>
      </w:r>
      <w:r w:rsidRPr="00E77497">
        <w:rPr>
          <w:i/>
        </w:rPr>
        <w:t>v</w:t>
      </w:r>
      <w:r w:rsidRPr="00E77497">
        <w:t xml:space="preserve"> be the result of Get</w:t>
      </w:r>
      <w:r w:rsidR="00E63775">
        <w:t>(</w:t>
      </w:r>
      <w:r>
        <w:rPr>
          <w:i/>
        </w:rPr>
        <w:t>obj</w:t>
      </w:r>
      <w:r w:rsidR="00E63775">
        <w:t>,</w:t>
      </w:r>
      <w:r w:rsidRPr="00E77497">
        <w:t xml:space="preserve"> </w:t>
      </w:r>
      <w:r>
        <w:rPr>
          <w:i/>
        </w:rPr>
        <w:t>propertyName</w:t>
      </w:r>
      <w:r w:rsidR="00E63775">
        <w:rPr>
          <w:iCs/>
        </w:rPr>
        <w:t>)</w:t>
      </w:r>
      <w:r w:rsidRPr="00E77497">
        <w:t>.</w:t>
      </w:r>
    </w:p>
    <w:p w14:paraId="32A8FB9E" w14:textId="77777777" w:rsidR="0004792F" w:rsidRDefault="0004792F" w:rsidP="00E74C84">
      <w:pPr>
        <w:pStyle w:val="Alg2"/>
        <w:numPr>
          <w:ilvl w:val="1"/>
          <w:numId w:val="920"/>
        </w:numPr>
        <w:contextualSpacing/>
      </w:pPr>
      <w:r>
        <w:t>ReturnIfAbrupt(</w:t>
      </w:r>
      <w:r>
        <w:rPr>
          <w:i/>
        </w:rPr>
        <w:t>v</w:t>
      </w:r>
      <w:r>
        <w:t>).</w:t>
      </w:r>
    </w:p>
    <w:p w14:paraId="17C9B351" w14:textId="77777777" w:rsidR="0004792F" w:rsidRPr="00E77497" w:rsidRDefault="0004792F" w:rsidP="0004792F">
      <w:pPr>
        <w:pStyle w:val="Alg3"/>
        <w:numPr>
          <w:ilvl w:val="0"/>
          <w:numId w:val="920"/>
        </w:numPr>
        <w:tabs>
          <w:tab w:val="left" w:pos="720"/>
        </w:tabs>
      </w:pPr>
      <w:r w:rsidRPr="00E77497">
        <w:t xml:space="preserve">If </w:t>
      </w:r>
      <w:r w:rsidRPr="00E77497">
        <w:rPr>
          <w:i/>
        </w:rPr>
        <w:t>Initialiser</w:t>
      </w:r>
      <w:r w:rsidRPr="00E77497">
        <w:rPr>
          <w:vertAlign w:val="subscript"/>
        </w:rPr>
        <w:t>opt</w:t>
      </w:r>
      <w:r w:rsidRPr="00E77497">
        <w:t xml:space="preserve"> is present</w:t>
      </w:r>
      <w:r>
        <w:t xml:space="preserve"> and </w:t>
      </w:r>
      <w:r w:rsidRPr="002D03A6">
        <w:rPr>
          <w:i/>
        </w:rPr>
        <w:t>v</w:t>
      </w:r>
      <w:r>
        <w:t xml:space="preserve"> is </w:t>
      </w:r>
      <w:r w:rsidRPr="002D03A6">
        <w:rPr>
          <w:b/>
        </w:rPr>
        <w:t>undefined</w:t>
      </w:r>
      <w:r w:rsidRPr="00E77497">
        <w:t>, then</w:t>
      </w:r>
    </w:p>
    <w:p w14:paraId="2FF0F8E1" w14:textId="77777777" w:rsidR="0004792F" w:rsidRPr="00E77497" w:rsidRDefault="0004792F" w:rsidP="003F2BDA">
      <w:pPr>
        <w:pStyle w:val="Alg3"/>
        <w:numPr>
          <w:ilvl w:val="1"/>
          <w:numId w:val="920"/>
        </w:numPr>
        <w:tabs>
          <w:tab w:val="num" w:pos="2160"/>
        </w:tabs>
      </w:pPr>
      <w:r w:rsidRPr="00E77497">
        <w:t xml:space="preserve">Let </w:t>
      </w:r>
      <w:r w:rsidR="003F2BDA" w:rsidRPr="001E28FF">
        <w:rPr>
          <w:i/>
        </w:rPr>
        <w:t>defaultValue</w:t>
      </w:r>
      <w:r w:rsidRPr="00E77497">
        <w:t xml:space="preserve"> be the result of evaluating</w:t>
      </w:r>
      <w:r w:rsidRPr="00E77497">
        <w:rPr>
          <w:i/>
        </w:rPr>
        <w:t xml:space="preserve"> Initialiser</w:t>
      </w:r>
      <w:r w:rsidRPr="00E77497">
        <w:t>.</w:t>
      </w:r>
    </w:p>
    <w:p w14:paraId="4A888A08" w14:textId="77777777" w:rsidR="00386A79" w:rsidRDefault="003F2BDA" w:rsidP="003F2BDA">
      <w:pPr>
        <w:pStyle w:val="Alg3"/>
        <w:numPr>
          <w:ilvl w:val="1"/>
          <w:numId w:val="920"/>
        </w:numPr>
      </w:pPr>
      <w:r>
        <w:t xml:space="preserve">Let </w:t>
      </w:r>
      <w:r w:rsidRPr="001E28FF">
        <w:rPr>
          <w:i/>
        </w:rPr>
        <w:t>v</w:t>
      </w:r>
      <w:r>
        <w:t xml:space="preserve"> be GetValue(</w:t>
      </w:r>
      <w:r w:rsidRPr="001E28FF">
        <w:rPr>
          <w:i/>
        </w:rPr>
        <w:t>defaultValue</w:t>
      </w:r>
      <w:r>
        <w:t>)</w:t>
      </w:r>
    </w:p>
    <w:p w14:paraId="73243AE1" w14:textId="77777777" w:rsidR="00D17B0F" w:rsidRDefault="00D17B0F" w:rsidP="00E74C84">
      <w:pPr>
        <w:pStyle w:val="Alg2"/>
        <w:numPr>
          <w:ilvl w:val="1"/>
          <w:numId w:val="920"/>
        </w:numPr>
        <w:contextualSpacing/>
      </w:pPr>
      <w:r>
        <w:t>ReturnIfAbrupt(</w:t>
      </w:r>
      <w:r>
        <w:rPr>
          <w:i/>
        </w:rPr>
        <w:t>v</w:t>
      </w:r>
      <w:r>
        <w:t>).</w:t>
      </w:r>
    </w:p>
    <w:p w14:paraId="4FF3D21B" w14:textId="77777777" w:rsidR="0004792F" w:rsidRPr="00E77497" w:rsidRDefault="0004792F" w:rsidP="003308DD">
      <w:pPr>
        <w:pStyle w:val="Alg3"/>
        <w:numPr>
          <w:ilvl w:val="0"/>
          <w:numId w:val="920"/>
        </w:numPr>
      </w:pPr>
      <w:r w:rsidRPr="00E77497">
        <w:t xml:space="preserve">If </w:t>
      </w:r>
      <w:r w:rsidR="003308DD" w:rsidRPr="003308DD">
        <w:rPr>
          <w:rStyle w:val="bnf"/>
        </w:rPr>
        <w:t>DestructuringAssignmentTarget</w:t>
      </w:r>
      <w:r w:rsidR="003308DD">
        <w:rPr>
          <w:rStyle w:val="bnf"/>
        </w:rPr>
        <w:t xml:space="preserve"> </w:t>
      </w:r>
      <w:r w:rsidRPr="00E77497">
        <w:t xml:space="preserve">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p>
    <w:p w14:paraId="57D04620" w14:textId="77777777" w:rsidR="0004792F" w:rsidRPr="00E77497" w:rsidRDefault="0004792F" w:rsidP="003308DD">
      <w:pPr>
        <w:pStyle w:val="Alg3"/>
        <w:numPr>
          <w:ilvl w:val="1"/>
          <w:numId w:val="920"/>
        </w:numPr>
      </w:pPr>
      <w:r w:rsidRPr="00E77497">
        <w:t xml:space="preserve">Let </w:t>
      </w:r>
      <w:r w:rsidRPr="00E77497">
        <w:rPr>
          <w:i/>
        </w:rPr>
        <w:t>AssignmentPattern</w:t>
      </w:r>
      <w:r w:rsidRPr="00E77497">
        <w:t xml:space="preserve"> be the parse of the source code corresponding to </w:t>
      </w:r>
      <w:r w:rsidR="003308DD" w:rsidRPr="003308DD">
        <w:rPr>
          <w:i/>
        </w:rPr>
        <w:t>DestructuringAssignmentTarget</w:t>
      </w:r>
      <w:r w:rsidRPr="00E77497">
        <w:t xml:space="preserve"> using </w:t>
      </w:r>
      <w:r w:rsidRPr="00E77497">
        <w:rPr>
          <w:i/>
        </w:rPr>
        <w:t>AssignmentPattern</w:t>
      </w:r>
      <w:r w:rsidRPr="00E77497">
        <w:t xml:space="preserve"> as the goal symbol</w:t>
      </w:r>
    </w:p>
    <w:p w14:paraId="6C1F1E2D" w14:textId="77777777" w:rsidR="00D17B0F" w:rsidRDefault="00D17B0F" w:rsidP="00E74C84">
      <w:pPr>
        <w:pStyle w:val="Alg4"/>
        <w:numPr>
          <w:ilvl w:val="1"/>
          <w:numId w:val="920"/>
        </w:numPr>
        <w:contextualSpacing/>
      </w:pPr>
      <w:r>
        <w:t>If Type(</w:t>
      </w:r>
      <w:r>
        <w:rPr>
          <w:i/>
          <w:iCs/>
        </w:rPr>
        <w:t>v</w:t>
      </w:r>
      <w:r>
        <w:t xml:space="preserve">) is not Object, then throw a </w:t>
      </w:r>
      <w:r w:rsidRPr="002B1BC1">
        <w:rPr>
          <w:b/>
          <w:bCs/>
        </w:rPr>
        <w:t>TypeError</w:t>
      </w:r>
      <w:r>
        <w:t xml:space="preserve"> exception.</w:t>
      </w:r>
    </w:p>
    <w:p w14:paraId="00D59B6A" w14:textId="77777777" w:rsidR="0004792F" w:rsidRPr="00E77497" w:rsidRDefault="0004792F" w:rsidP="00D17B0F">
      <w:pPr>
        <w:pStyle w:val="Alg3"/>
        <w:numPr>
          <w:ilvl w:val="1"/>
          <w:numId w:val="920"/>
        </w:numPr>
      </w:pPr>
      <w:r>
        <w:t xml:space="preserve">Return the result of </w:t>
      </w:r>
      <w:r w:rsidR="0003414D">
        <w:t>performing</w:t>
      </w:r>
      <w:r w:rsidRPr="00E77497">
        <w:t xml:space="preserve"> </w:t>
      </w:r>
      <w:r>
        <w:t>Destructuring Assignment Evaluation of</w:t>
      </w:r>
      <w:r w:rsidRPr="00E77497">
        <w:t xml:space="preserve"> </w:t>
      </w:r>
      <w:r w:rsidRPr="00E77497">
        <w:rPr>
          <w:i/>
        </w:rPr>
        <w:t>AssignmentPattern</w:t>
      </w:r>
      <w:r w:rsidRPr="00E77497">
        <w:t xml:space="preserve"> </w:t>
      </w:r>
      <w:r>
        <w:t>with</w:t>
      </w:r>
      <w:r w:rsidRPr="00E77497">
        <w:t xml:space="preserve"> </w:t>
      </w:r>
      <w:r w:rsidRPr="00E77497">
        <w:rPr>
          <w:i/>
        </w:rPr>
        <w:t>v</w:t>
      </w:r>
      <w:r w:rsidRPr="00E77497">
        <w:t xml:space="preserve"> as the </w:t>
      </w:r>
      <w:r>
        <w:t>argument</w:t>
      </w:r>
      <w:r w:rsidRPr="00E77497">
        <w:t>.</w:t>
      </w:r>
    </w:p>
    <w:p w14:paraId="1DB7D6C0" w14:textId="77777777" w:rsidR="0004792F" w:rsidRPr="00E77497" w:rsidRDefault="0004792F" w:rsidP="003308DD">
      <w:pPr>
        <w:pStyle w:val="Alg3"/>
        <w:numPr>
          <w:ilvl w:val="0"/>
          <w:numId w:val="920"/>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14:paraId="30B641CB" w14:textId="77777777" w:rsidR="0004792F" w:rsidRPr="00E77497" w:rsidRDefault="0004792F" w:rsidP="0004792F">
      <w:pPr>
        <w:pStyle w:val="Alg3"/>
        <w:numPr>
          <w:ilvl w:val="0"/>
          <w:numId w:val="920"/>
        </w:numPr>
        <w:spacing w:after="240"/>
      </w:pPr>
      <w:r>
        <w:t>Return</w:t>
      </w:r>
      <w:r w:rsidRPr="00E77497">
        <w:t xml:space="preserve"> PutValue(</w:t>
      </w:r>
      <w:r w:rsidRPr="00E77497">
        <w:rPr>
          <w:i/>
        </w:rPr>
        <w:t>lref</w:t>
      </w:r>
      <w:r w:rsidRPr="00E77497">
        <w:t>,</w:t>
      </w:r>
      <w:r w:rsidRPr="00E77497">
        <w:rPr>
          <w:i/>
        </w:rPr>
        <w:t>v</w:t>
      </w:r>
      <w:r w:rsidRPr="00E77497">
        <w:t>).</w:t>
      </w:r>
    </w:p>
    <w:p w14:paraId="5B06D702" w14:textId="77777777" w:rsidR="004C02EF" w:rsidRPr="00E77497" w:rsidRDefault="004C02EF" w:rsidP="00D148E9">
      <w:pPr>
        <w:pStyle w:val="20"/>
      </w:pPr>
      <w:bookmarkStart w:id="3781" w:name="_Toc366141920"/>
      <w:r w:rsidRPr="00E77497">
        <w:t>Comma Operator (</w:t>
      </w:r>
      <w:r w:rsidRPr="004712DB">
        <w:rPr>
          <w:rFonts w:ascii="Courier New" w:hAnsi="Courier New"/>
          <w:smallCaps/>
        </w:rPr>
        <w:t xml:space="preserve"> , )</w:t>
      </w:r>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p>
    <w:p w14:paraId="30734A25" w14:textId="77777777" w:rsidR="004C02EF" w:rsidRPr="00E77497" w:rsidRDefault="004C02EF" w:rsidP="004C02EF">
      <w:pPr>
        <w:pStyle w:val="Syntax"/>
      </w:pPr>
      <w:r w:rsidRPr="00E77497">
        <w:t>Syntax</w:t>
      </w:r>
    </w:p>
    <w:p w14:paraId="51F04A80" w14:textId="77777777"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14:paraId="0A670145" w14:textId="77777777"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14:paraId="2CA875B5" w14:textId="77777777" w:rsidR="00B74C9A" w:rsidRPr="00E77497" w:rsidRDefault="00B74C9A" w:rsidP="00B74C9A">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14:paraId="55B858B9" w14:textId="77777777" w:rsidR="00B74C9A" w:rsidRPr="00E77497" w:rsidRDefault="00B74C9A" w:rsidP="00B74C9A">
      <w:pPr>
        <w:pStyle w:val="SyntaxRule"/>
        <w:spacing w:after="240"/>
      </w:pPr>
      <w:r w:rsidRPr="00E77497">
        <w:rPr>
          <w:rStyle w:val="bnf"/>
          <w:i/>
        </w:rPr>
        <w:t>Expression</w:t>
      </w:r>
      <w:r w:rsidRPr="00E77497">
        <w:t xml:space="preserve"> </w:t>
      </w:r>
      <w:r w:rsidRPr="00E77497">
        <w:rPr>
          <w:rFonts w:ascii="Arial" w:hAnsi="Arial"/>
          <w:b/>
          <w:i w:val="0"/>
        </w:rPr>
        <w:t>:</w:t>
      </w:r>
      <w:r>
        <w:rPr>
          <w:rStyle w:val="bnf"/>
          <w:i/>
        </w:rPr>
        <w:t xml:space="preserve"> </w:t>
      </w:r>
      <w:r w:rsidRPr="00E77497">
        <w:t xml:space="preserve">Expression </w:t>
      </w:r>
      <w:r w:rsidRPr="00E77497">
        <w:rPr>
          <w:rFonts w:ascii="Courier New" w:hAnsi="Courier New"/>
          <w:b/>
          <w:i w:val="0"/>
        </w:rPr>
        <w:t>,</w:t>
      </w:r>
      <w:r w:rsidRPr="00E77497">
        <w:t xml:space="preserve"> AssignmentExpression</w:t>
      </w:r>
    </w:p>
    <w:p w14:paraId="1C30A559" w14:textId="77777777" w:rsidR="00B74C9A" w:rsidRPr="00E77497" w:rsidRDefault="00B74C9A" w:rsidP="00B74C9A">
      <w:pPr>
        <w:pStyle w:val="Alg4"/>
        <w:numPr>
          <w:ilvl w:val="0"/>
          <w:numId w:val="980"/>
        </w:numPr>
        <w:spacing w:after="220"/>
        <w:contextualSpacing/>
      </w:pPr>
      <w:r w:rsidRPr="00E77497">
        <w:t xml:space="preserve">Return </w:t>
      </w:r>
      <w:r w:rsidRPr="00BD6E56">
        <w:rPr>
          <w:b/>
        </w:rPr>
        <w:t>false</w:t>
      </w:r>
      <w:r w:rsidRPr="00E77497">
        <w:t>.</w:t>
      </w:r>
    </w:p>
    <w:p w14:paraId="11440FA4" w14:textId="77777777" w:rsidR="005B5983" w:rsidRPr="00E77497" w:rsidRDefault="005B5983" w:rsidP="005B598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7B18C4EA" w14:textId="77777777" w:rsidR="004C02EF" w:rsidRPr="00E77497" w:rsidRDefault="004C02EF" w:rsidP="004C02EF">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3782" w:name="_Toc382212704"/>
    </w:p>
    <w:p w14:paraId="00474A02" w14:textId="77777777"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3782"/>
      <w:r w:rsidRPr="00E77497">
        <w:t>.</w:t>
      </w:r>
      <w:bookmarkStart w:id="3783" w:name="_Toc382212705"/>
    </w:p>
    <w:p w14:paraId="49EEF216" w14:textId="77777777" w:rsidR="004C02EF" w:rsidRPr="00E77497" w:rsidRDefault="006552DF" w:rsidP="00FA3203">
      <w:pPr>
        <w:pStyle w:val="Alg2"/>
        <w:numPr>
          <w:ilvl w:val="0"/>
          <w:numId w:val="105"/>
        </w:numPr>
      </w:pPr>
      <w:r>
        <w:t>ReturnIfAbrupt(</w:t>
      </w:r>
      <w:r w:rsidR="004C02EF" w:rsidRPr="00E77497">
        <w:t>GetValue(</w:t>
      </w:r>
      <w:r w:rsidR="004C02EF" w:rsidRPr="00E77497">
        <w:rPr>
          <w:i/>
        </w:rPr>
        <w:t>lref</w:t>
      </w:r>
      <w:r w:rsidR="004C02EF" w:rsidRPr="00E77497">
        <w:t>)</w:t>
      </w:r>
      <w:bookmarkEnd w:id="3783"/>
      <w:r>
        <w:t>)</w:t>
      </w:r>
      <w:bookmarkStart w:id="3784" w:name="_Toc382212706"/>
    </w:p>
    <w:p w14:paraId="6ECA1B25" w14:textId="77777777"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3784"/>
      <w:r w:rsidRPr="00E77497">
        <w:t>.</w:t>
      </w:r>
      <w:bookmarkStart w:id="3785" w:name="_Toc382212707"/>
    </w:p>
    <w:p w14:paraId="5A804AE8" w14:textId="77777777"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3786" w:name="_Toc382212708"/>
      <w:bookmarkEnd w:id="3785"/>
    </w:p>
    <w:p w14:paraId="06C698DA" w14:textId="77777777" w:rsidR="004C02EF" w:rsidRPr="00E77497" w:rsidRDefault="004C02EF" w:rsidP="004C02EF">
      <w:pPr>
        <w:pStyle w:val="Note"/>
      </w:pPr>
      <w:bookmarkStart w:id="3787" w:name="_Toc375031197"/>
      <w:bookmarkStart w:id="3788" w:name="_Ref379923281"/>
      <w:bookmarkStart w:id="3789" w:name="_Toc381513710"/>
      <w:bookmarkStart w:id="3790" w:name="_Toc382212232"/>
      <w:bookmarkStart w:id="3791" w:name="_Toc382212709"/>
      <w:bookmarkStart w:id="3792" w:name="_Toc382291577"/>
      <w:bookmarkStart w:id="3793" w:name="_Toc385672226"/>
      <w:bookmarkStart w:id="3794" w:name="_Ref386878652"/>
      <w:bookmarkStart w:id="3795" w:name="_Toc393690329"/>
      <w:bookmarkStart w:id="3796" w:name="_Ref424532497"/>
      <w:bookmarkEnd w:id="3786"/>
      <w:r w:rsidRPr="00E77497">
        <w:t>NOTE</w:t>
      </w:r>
      <w:r w:rsidRPr="00E77497">
        <w:tab/>
        <w:t>GetValue must be called even though its value is not used because it may have observable side-effects.</w:t>
      </w:r>
    </w:p>
    <w:p w14:paraId="0BE28C42" w14:textId="77777777" w:rsidR="004C02EF" w:rsidRPr="00E77497" w:rsidRDefault="006F1A4D" w:rsidP="00D22EEE">
      <w:pPr>
        <w:pStyle w:val="1"/>
      </w:pPr>
      <w:bookmarkStart w:id="3797" w:name="_Ref457437637"/>
      <w:bookmarkStart w:id="3798" w:name="_Toc472818874"/>
      <w:bookmarkStart w:id="3799" w:name="_Toc235503448"/>
      <w:bookmarkStart w:id="3800" w:name="_Toc241509223"/>
      <w:bookmarkStart w:id="3801" w:name="_Toc244416710"/>
      <w:bookmarkStart w:id="3802" w:name="_Toc276631074"/>
      <w:bookmarkStart w:id="3803" w:name="_Ref365530130"/>
      <w:bookmarkStart w:id="3804" w:name="_Toc366141921"/>
      <w:r>
        <w:t xml:space="preserve">ECMAScript Language: </w:t>
      </w:r>
      <w:r w:rsidR="004C02EF" w:rsidRPr="00E77497">
        <w:t>Statement</w:t>
      </w:r>
      <w:bookmarkEnd w:id="3787"/>
      <w:bookmarkEnd w:id="3788"/>
      <w:bookmarkEnd w:id="3789"/>
      <w:bookmarkEnd w:id="3790"/>
      <w:bookmarkEnd w:id="3791"/>
      <w:bookmarkEnd w:id="3792"/>
      <w:bookmarkEnd w:id="3793"/>
      <w:bookmarkEnd w:id="3794"/>
      <w:bookmarkEnd w:id="3795"/>
      <w:r w:rsidR="004C02EF" w:rsidRPr="00E77497">
        <w:t>s</w:t>
      </w:r>
      <w:bookmarkEnd w:id="3796"/>
      <w:bookmarkEnd w:id="3797"/>
      <w:bookmarkEnd w:id="3798"/>
      <w:bookmarkEnd w:id="3799"/>
      <w:bookmarkEnd w:id="3800"/>
      <w:bookmarkEnd w:id="3801"/>
      <w:bookmarkEnd w:id="3802"/>
      <w:r w:rsidR="00624D8F" w:rsidRPr="00E77497">
        <w:t xml:space="preserve"> and Declarations</w:t>
      </w:r>
      <w:bookmarkEnd w:id="3803"/>
      <w:bookmarkEnd w:id="3804"/>
    </w:p>
    <w:p w14:paraId="0D2B8823" w14:textId="77777777" w:rsidR="004C02EF" w:rsidRPr="00E77497" w:rsidRDefault="004C02EF" w:rsidP="004C02EF">
      <w:pPr>
        <w:pStyle w:val="Syntax"/>
      </w:pPr>
      <w:r w:rsidRPr="00E77497">
        <w:t>Syntax</w:t>
      </w:r>
    </w:p>
    <w:p w14:paraId="5A12571E" w14:textId="77777777" w:rsidR="004C02EF" w:rsidRPr="00E77497" w:rsidRDefault="004C02EF" w:rsidP="004C02EF">
      <w:pPr>
        <w:pStyle w:val="SyntaxRule"/>
      </w:pPr>
      <w:r w:rsidRPr="00E77497">
        <w:t xml:space="preserve">Statement </w:t>
      </w:r>
      <w:r w:rsidRPr="00E77497">
        <w:rPr>
          <w:rFonts w:ascii="Arial" w:hAnsi="Arial"/>
          <w:b/>
          <w:i w:val="0"/>
        </w:rPr>
        <w:t>:</w:t>
      </w:r>
    </w:p>
    <w:p w14:paraId="0CA500C7" w14:textId="77777777" w:rsidR="004C02EF" w:rsidRPr="00E77497" w:rsidRDefault="004C02EF" w:rsidP="004C02EF">
      <w:pPr>
        <w:pStyle w:val="SyntaxDefinition"/>
      </w:pPr>
      <w:r w:rsidRPr="00E77497">
        <w:t>Block</w:t>
      </w:r>
      <w:r w:rsidR="001434CE" w:rsidRPr="00E77497">
        <w:t>Statement</w:t>
      </w:r>
      <w:r w:rsidRPr="00E77497">
        <w:br/>
        <w:t>VariableStatement</w:t>
      </w:r>
      <w:r w:rsidRPr="00E77497">
        <w:br/>
        <w:t>EmptyStatement</w:t>
      </w:r>
      <w:r w:rsidRPr="00E77497">
        <w:br/>
        <w:t>ExpressionStatement</w:t>
      </w:r>
      <w:r w:rsidRPr="00E77497">
        <w:br/>
        <w:t>IfStatement</w:t>
      </w:r>
      <w:r w:rsidRPr="00E77497">
        <w:br/>
      </w:r>
      <w:r w:rsidR="00D951C4">
        <w:t>Breakable</w:t>
      </w:r>
      <w:r w:rsidR="00D951C4" w:rsidRPr="00E77497">
        <w:t>Statement</w:t>
      </w:r>
      <w:r w:rsidRPr="00E77497">
        <w:br/>
        <w:t>ContinueStatement</w:t>
      </w:r>
      <w:r w:rsidRPr="00E77497">
        <w:br/>
        <w:t>BreakStatement</w:t>
      </w:r>
      <w:r w:rsidRPr="00E77497">
        <w:br/>
        <w:t>ReturnStatement</w:t>
      </w:r>
      <w:r w:rsidRPr="00E77497">
        <w:br/>
        <w:t>WithStatement</w:t>
      </w:r>
      <w:bookmarkStart w:id="3805" w:name="_Toc393690330"/>
      <w:r w:rsidRPr="00E77497">
        <w:br/>
        <w:t>LabelledStatement</w:t>
      </w:r>
      <w:r w:rsidRPr="00E77497">
        <w:br/>
        <w:t>ThrowStatement</w:t>
      </w:r>
      <w:r w:rsidRPr="00E77497">
        <w:br/>
        <w:t>TryStatement</w:t>
      </w:r>
      <w:r w:rsidRPr="00E77497">
        <w:br/>
        <w:t>DebuggerStatement</w:t>
      </w:r>
    </w:p>
    <w:p w14:paraId="311B94D5" w14:textId="77777777" w:rsidR="00624D8F" w:rsidRPr="00E77497" w:rsidRDefault="00624D8F" w:rsidP="00624D8F">
      <w:pPr>
        <w:pStyle w:val="SyntaxRule"/>
      </w:pPr>
      <w:r w:rsidRPr="00E77497">
        <w:t xml:space="preserve">Declaration </w:t>
      </w:r>
      <w:r w:rsidRPr="00E77497">
        <w:rPr>
          <w:rFonts w:ascii="Arial" w:hAnsi="Arial"/>
          <w:b/>
          <w:i w:val="0"/>
        </w:rPr>
        <w:t>:</w:t>
      </w:r>
    </w:p>
    <w:p w14:paraId="0A296E3F" w14:textId="77777777" w:rsidR="00624D8F" w:rsidRPr="00E77497" w:rsidRDefault="00CB7EF2" w:rsidP="00782470">
      <w:pPr>
        <w:pStyle w:val="SyntaxDefinition"/>
      </w:pPr>
      <w:r w:rsidRPr="00E77497">
        <w:t>FunctionDeclaration</w:t>
      </w:r>
      <w:r w:rsidR="00782470">
        <w:br/>
        <w:t>GeneratorDeclaration</w:t>
      </w:r>
      <w:r w:rsidRPr="00E77497">
        <w:br/>
      </w:r>
      <w:r w:rsidR="00782470">
        <w:t>ClassDeclaration</w:t>
      </w:r>
      <w:r w:rsidR="00782470">
        <w:br/>
      </w:r>
      <w:r w:rsidR="00633DD3">
        <w:t>Lexical</w:t>
      </w:r>
      <w:r w:rsidR="00201852" w:rsidRPr="00E77497">
        <w:t>Declaration</w:t>
      </w:r>
    </w:p>
    <w:p w14:paraId="72772992" w14:textId="77777777" w:rsidR="00D951C4" w:rsidRPr="00E77497" w:rsidRDefault="00D951C4" w:rsidP="00D951C4">
      <w:pPr>
        <w:pStyle w:val="SyntaxRule"/>
      </w:pPr>
      <w:r>
        <w:t>BreakableStatement</w:t>
      </w:r>
      <w:r w:rsidRPr="00E77497">
        <w:t xml:space="preserve"> </w:t>
      </w:r>
      <w:r w:rsidRPr="00E77497">
        <w:rPr>
          <w:rFonts w:ascii="Arial" w:hAnsi="Arial"/>
          <w:b/>
          <w:i w:val="0"/>
        </w:rPr>
        <w:t>:</w:t>
      </w:r>
    </w:p>
    <w:p w14:paraId="6082B934" w14:textId="77777777" w:rsidR="00624D8F" w:rsidRPr="00E77497" w:rsidRDefault="00D951C4" w:rsidP="00D951C4">
      <w:pPr>
        <w:pStyle w:val="SyntaxDefinition"/>
      </w:pPr>
      <w:r>
        <w:t>IterationStatement</w:t>
      </w:r>
      <w:r w:rsidRPr="00E77497">
        <w:br/>
        <w:t>SwitchStatement</w:t>
      </w:r>
    </w:p>
    <w:p w14:paraId="1207E0C7" w14:textId="77777777" w:rsidR="004C02EF" w:rsidRPr="0093237E" w:rsidRDefault="003B5B66" w:rsidP="0093237E">
      <w:pPr>
        <w:rPr>
          <w:rFonts w:ascii="Helvetica" w:hAnsi="Helvetica"/>
          <w:b/>
          <w:sz w:val="22"/>
          <w:szCs w:val="22"/>
        </w:rPr>
      </w:pPr>
      <w:r w:rsidRPr="0093237E">
        <w:rPr>
          <w:rFonts w:ascii="Helvetica" w:hAnsi="Helvetica"/>
          <w:b/>
          <w:sz w:val="22"/>
          <w:szCs w:val="22"/>
        </w:rPr>
        <w:t xml:space="preserve">Static </w:t>
      </w:r>
      <w:r w:rsidR="004C02EF" w:rsidRPr="0093237E">
        <w:rPr>
          <w:rFonts w:ascii="Helvetica" w:hAnsi="Helvetica"/>
          <w:b/>
          <w:sz w:val="22"/>
          <w:szCs w:val="22"/>
        </w:rPr>
        <w:t>Semantics</w:t>
      </w:r>
    </w:p>
    <w:p w14:paraId="5346E073" w14:textId="77777777" w:rsidR="00210077" w:rsidRPr="00E77497" w:rsidRDefault="00210077" w:rsidP="00210077">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611D716B" w14:textId="77777777" w:rsidR="00210077" w:rsidRPr="00E77497" w:rsidRDefault="00210077" w:rsidP="00210077">
      <w:pPr>
        <w:pStyle w:val="SyntaxRule"/>
      </w:pPr>
      <w:r w:rsidRPr="00E77497">
        <w:t xml:space="preserve">Statement </w:t>
      </w:r>
      <w:r w:rsidRPr="00E77497">
        <w:rPr>
          <w:rFonts w:ascii="Arial" w:hAnsi="Arial"/>
          <w:b/>
          <w:i w:val="0"/>
        </w:rPr>
        <w:t>:</w:t>
      </w:r>
    </w:p>
    <w:p w14:paraId="41950750" w14:textId="77777777" w:rsidR="00210077" w:rsidRPr="00E77497" w:rsidRDefault="00210077" w:rsidP="00210077">
      <w:pPr>
        <w:pStyle w:val="SyntaxDefinition"/>
      </w:pPr>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p>
    <w:p w14:paraId="0D46620E" w14:textId="77777777" w:rsidR="00EB0D59" w:rsidRPr="00E77497" w:rsidRDefault="00EB0D59" w:rsidP="00FA3203">
      <w:pPr>
        <w:pStyle w:val="Alg4"/>
        <w:numPr>
          <w:ilvl w:val="0"/>
          <w:numId w:val="467"/>
        </w:numPr>
        <w:spacing w:after="220"/>
        <w:contextualSpacing/>
      </w:pPr>
      <w:r w:rsidRPr="00E77497">
        <w:t>Return a new empty List.</w:t>
      </w:r>
    </w:p>
    <w:p w14:paraId="602C6C54" w14:textId="77777777" w:rsidR="00D951C4" w:rsidRPr="0093237E" w:rsidRDefault="00D951C4" w:rsidP="0093237E">
      <w:pPr>
        <w:rPr>
          <w:rFonts w:ascii="Helvetica" w:hAnsi="Helvetica"/>
          <w:b/>
          <w:sz w:val="22"/>
          <w:szCs w:val="22"/>
        </w:rPr>
      </w:pPr>
      <w:r w:rsidRPr="0093237E">
        <w:rPr>
          <w:rFonts w:ascii="Helvetica" w:hAnsi="Helvetica"/>
          <w:b/>
          <w:sz w:val="22"/>
          <w:szCs w:val="22"/>
        </w:rPr>
        <w:t>Runtime Semantics</w:t>
      </w:r>
    </w:p>
    <w:p w14:paraId="2344CA07" w14:textId="77777777" w:rsidR="00D951C4" w:rsidRDefault="00D951C4" w:rsidP="00D951C4">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14:paraId="21073D85" w14:textId="77777777" w:rsidR="00D951C4" w:rsidRPr="00FA3203" w:rsidRDefault="00D951C4" w:rsidP="00D951C4">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14:paraId="2DCFDC07" w14:textId="77777777" w:rsidR="00666D1F" w:rsidRPr="00E77497" w:rsidRDefault="00666D1F" w:rsidP="00666D1F">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IterationStatement</w:t>
      </w:r>
      <w:r w:rsidRPr="00E77497">
        <w:t xml:space="preserve"> </w:t>
      </w:r>
    </w:p>
    <w:p w14:paraId="1A38C1AD" w14:textId="77777777" w:rsidR="00D951C4" w:rsidRPr="00E77497" w:rsidRDefault="00D951C4" w:rsidP="00666D1F">
      <w:pPr>
        <w:pStyle w:val="Alg2"/>
        <w:numPr>
          <w:ilvl w:val="0"/>
          <w:numId w:val="514"/>
        </w:numPr>
      </w:pPr>
      <w:r w:rsidRPr="00E77497">
        <w:t xml:space="preserve">Let </w:t>
      </w:r>
      <w:r>
        <w:rPr>
          <w:i/>
        </w:rPr>
        <w:t>stmtResult</w:t>
      </w:r>
      <w:r w:rsidRPr="00E77497">
        <w:t xml:space="preserve"> be the result</w:t>
      </w:r>
      <w:r w:rsidR="0003414D">
        <w:t xml:space="preserve"> of</w:t>
      </w:r>
      <w:r w:rsidRPr="00E77497">
        <w:t xml:space="preserve"> </w:t>
      </w:r>
      <w:r w:rsidR="00666D1F">
        <w:t>performing Labelled Evaluation of</w:t>
      </w:r>
      <w:r w:rsidR="00666D1F" w:rsidRPr="00666D1F">
        <w:t xml:space="preserve"> </w:t>
      </w:r>
      <w:r w:rsidR="00666D1F" w:rsidRPr="00666D1F">
        <w:rPr>
          <w:i/>
        </w:rPr>
        <w:t>IterationStatement</w:t>
      </w:r>
      <w:r w:rsidR="00666D1F">
        <w:t xml:space="preserve"> w</w:t>
      </w:r>
      <w:r w:rsidR="00533E91">
        <w:t>i</w:t>
      </w:r>
      <w:r w:rsidR="00666D1F">
        <w:t xml:space="preserve">th argument </w:t>
      </w:r>
      <w:r w:rsidR="0039293A">
        <w:rPr>
          <w:i/>
        </w:rPr>
        <w:t>l</w:t>
      </w:r>
      <w:r w:rsidR="00666D1F" w:rsidRPr="006B5B38">
        <w:rPr>
          <w:i/>
        </w:rPr>
        <w:t>abelSet</w:t>
      </w:r>
      <w:r w:rsidRPr="00E77497">
        <w:t>.</w:t>
      </w:r>
    </w:p>
    <w:p w14:paraId="0E6AC81E" w14:textId="77777777" w:rsidR="00D951C4" w:rsidRDefault="00D951C4" w:rsidP="00D951C4">
      <w:pPr>
        <w:pStyle w:val="Alg2"/>
        <w:numPr>
          <w:ilvl w:val="0"/>
          <w:numId w:val="514"/>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14:paraId="318BD834" w14:textId="77777777" w:rsidR="00FD7F41" w:rsidRDefault="00FD7F41" w:rsidP="00FD7F41">
      <w:pPr>
        <w:pStyle w:val="Alg2"/>
        <w:numPr>
          <w:ilvl w:val="1"/>
          <w:numId w:val="514"/>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14:paraId="5CF20A4C" w14:textId="77777777" w:rsidR="00D951C4" w:rsidRDefault="00FD7F41" w:rsidP="00FD7F41">
      <w:pPr>
        <w:pStyle w:val="Alg2"/>
        <w:numPr>
          <w:ilvl w:val="1"/>
          <w:numId w:val="514"/>
        </w:numPr>
        <w:contextualSpacing/>
      </w:pPr>
      <w:r>
        <w:t>Else, l</w:t>
      </w:r>
      <w:r w:rsidR="00D951C4">
        <w:t xml:space="preserve">et </w:t>
      </w:r>
      <w:r w:rsidR="00D951C4" w:rsidRPr="000C550F">
        <w:rPr>
          <w:i/>
        </w:rPr>
        <w:t>stmtResult</w:t>
      </w:r>
      <w:r w:rsidR="00D951C4">
        <w:t xml:space="preserve"> be NormalCompletion(</w:t>
      </w:r>
      <w:r w:rsidR="00D951C4" w:rsidRPr="000C550F">
        <w:rPr>
          <w:i/>
        </w:rPr>
        <w:t>stmtResult</w:t>
      </w:r>
      <w:r w:rsidR="00D951C4">
        <w:t>.[[value]])</w:t>
      </w:r>
    </w:p>
    <w:p w14:paraId="4C81E36B" w14:textId="77777777" w:rsidR="00D951C4" w:rsidRPr="00E77497" w:rsidRDefault="00D951C4" w:rsidP="00D951C4">
      <w:pPr>
        <w:pStyle w:val="Alg4"/>
        <w:numPr>
          <w:ilvl w:val="0"/>
          <w:numId w:val="514"/>
        </w:numPr>
        <w:spacing w:after="220"/>
        <w:contextualSpacing/>
      </w:pPr>
      <w:r w:rsidRPr="00E77497">
        <w:t xml:space="preserve">Return </w:t>
      </w:r>
      <w:r>
        <w:rPr>
          <w:i/>
        </w:rPr>
        <w:t>stmtResult</w:t>
      </w:r>
      <w:r w:rsidRPr="00E77497">
        <w:t>.</w:t>
      </w:r>
    </w:p>
    <w:p w14:paraId="2DFE6999" w14:textId="77777777" w:rsidR="00666D1F" w:rsidRPr="00E77497" w:rsidRDefault="00666D1F" w:rsidP="00FD7F41">
      <w:pPr>
        <w:keepNext/>
      </w:pPr>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p>
    <w:p w14:paraId="1425D160" w14:textId="77777777" w:rsidR="00666D1F" w:rsidRPr="00E77497" w:rsidRDefault="00666D1F" w:rsidP="00FD7F41">
      <w:pPr>
        <w:pStyle w:val="Alg2"/>
        <w:numPr>
          <w:ilvl w:val="0"/>
          <w:numId w:val="1281"/>
        </w:numPr>
      </w:pPr>
      <w:r w:rsidRPr="00E77497">
        <w:t xml:space="preserve">Let </w:t>
      </w:r>
      <w:r>
        <w:rPr>
          <w:i/>
        </w:rPr>
        <w:t>stmtResult</w:t>
      </w:r>
      <w:r w:rsidRPr="00E77497">
        <w:t xml:space="preserve"> be the result of evaluating</w:t>
      </w:r>
      <w:r>
        <w:t xml:space="preserve"> </w:t>
      </w:r>
      <w:r w:rsidRPr="00666D1F">
        <w:rPr>
          <w:i/>
        </w:rPr>
        <w:t>SwitchStatement</w:t>
      </w:r>
      <w:r w:rsidRPr="00E77497">
        <w:t>.</w:t>
      </w:r>
    </w:p>
    <w:p w14:paraId="09DE0B99" w14:textId="77777777" w:rsidR="00666D1F" w:rsidRDefault="00666D1F" w:rsidP="00FD7F41">
      <w:pPr>
        <w:pStyle w:val="Alg2"/>
        <w:numPr>
          <w:ilvl w:val="0"/>
          <w:numId w:val="1281"/>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14:paraId="266F9725" w14:textId="77777777" w:rsidR="00FD7F41" w:rsidRDefault="00FD7F41" w:rsidP="00FD7F41">
      <w:pPr>
        <w:pStyle w:val="Alg2"/>
        <w:numPr>
          <w:ilvl w:val="1"/>
          <w:numId w:val="1281"/>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14:paraId="22062083" w14:textId="77777777" w:rsidR="00666D1F" w:rsidRDefault="00FD7F41" w:rsidP="00FD7F41">
      <w:pPr>
        <w:pStyle w:val="Alg2"/>
        <w:numPr>
          <w:ilvl w:val="1"/>
          <w:numId w:val="1281"/>
        </w:numPr>
        <w:contextualSpacing/>
      </w:pPr>
      <w:r>
        <w:t>Else, l</w:t>
      </w:r>
      <w:r w:rsidR="00666D1F">
        <w:t xml:space="preserve">et </w:t>
      </w:r>
      <w:r w:rsidR="00666D1F" w:rsidRPr="000C550F">
        <w:rPr>
          <w:i/>
        </w:rPr>
        <w:t>stmtResult</w:t>
      </w:r>
      <w:r w:rsidR="00666D1F">
        <w:t xml:space="preserve"> be NormalCompletion(</w:t>
      </w:r>
      <w:r w:rsidR="00666D1F" w:rsidRPr="000C550F">
        <w:rPr>
          <w:i/>
        </w:rPr>
        <w:t>stmtResult</w:t>
      </w:r>
      <w:r w:rsidR="00666D1F">
        <w:t>.[[value]])</w:t>
      </w:r>
    </w:p>
    <w:p w14:paraId="601A12A9" w14:textId="77777777" w:rsidR="00666D1F" w:rsidRPr="00E77497" w:rsidRDefault="00666D1F" w:rsidP="00FD7F41">
      <w:pPr>
        <w:pStyle w:val="Alg4"/>
        <w:numPr>
          <w:ilvl w:val="0"/>
          <w:numId w:val="1281"/>
        </w:numPr>
        <w:spacing w:after="220"/>
        <w:contextualSpacing/>
      </w:pPr>
      <w:r w:rsidRPr="00E77497">
        <w:t xml:space="preserve">Return </w:t>
      </w:r>
      <w:r>
        <w:rPr>
          <w:i/>
        </w:rPr>
        <w:t>stmtResult</w:t>
      </w:r>
      <w:r w:rsidRPr="00E77497">
        <w:t>.</w:t>
      </w:r>
    </w:p>
    <w:p w14:paraId="634ACBC3" w14:textId="77777777" w:rsidR="00BD3771" w:rsidRPr="00E77497" w:rsidRDefault="00BD3771" w:rsidP="00BD3771">
      <w:pPr>
        <w:pStyle w:val="Note"/>
      </w:pPr>
      <w:r w:rsidRPr="00E77497">
        <w:t>NOTE</w:t>
      </w:r>
      <w:r w:rsidRPr="00E77497">
        <w:tab/>
      </w:r>
      <w:r>
        <w:t xml:space="preserve">A </w:t>
      </w:r>
      <w:r w:rsidRPr="00E77497">
        <w:t xml:space="preserve"> </w:t>
      </w:r>
      <w:r>
        <w:rPr>
          <w:rStyle w:val="bnf"/>
        </w:rPr>
        <w:t>BreakableStatement</w:t>
      </w:r>
      <w:r w:rsidRPr="00E77497">
        <w:t xml:space="preserve"> </w:t>
      </w:r>
      <w:r>
        <w:t xml:space="preserve">is one that can be exited via an unlabelled </w:t>
      </w:r>
      <w:r w:rsidRPr="00E77497">
        <w:t xml:space="preserve"> </w:t>
      </w:r>
      <w:r>
        <w:rPr>
          <w:rStyle w:val="bnf"/>
        </w:rPr>
        <w:t>BreakStatement</w:t>
      </w:r>
      <w:r>
        <w:rPr>
          <w:rStyle w:val="bnf"/>
          <w:i w:val="0"/>
        </w:rPr>
        <w:t>.</w:t>
      </w:r>
      <w:r w:rsidRPr="00E77497">
        <w:t xml:space="preserve"> </w:t>
      </w:r>
    </w:p>
    <w:p w14:paraId="4777E709" w14:textId="77777777" w:rsidR="00636FE6" w:rsidRPr="00E77497" w:rsidRDefault="00636FE6" w:rsidP="00636FE6">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5DE70D06" w14:textId="77777777" w:rsidR="00672123" w:rsidRPr="00E77497" w:rsidRDefault="00672123" w:rsidP="00672123">
      <w:pPr>
        <w:pStyle w:val="SyntaxRule"/>
      </w:pPr>
      <w:r>
        <w:t>BreakableStatement</w:t>
      </w:r>
      <w:r w:rsidRPr="00E77497">
        <w:t xml:space="preserve"> </w:t>
      </w:r>
      <w:r w:rsidRPr="00E77497">
        <w:rPr>
          <w:rFonts w:ascii="Arial" w:hAnsi="Arial"/>
          <w:b/>
          <w:i w:val="0"/>
        </w:rPr>
        <w:t>:</w:t>
      </w:r>
    </w:p>
    <w:p w14:paraId="03EB8756" w14:textId="77777777" w:rsidR="00672123" w:rsidRPr="00E77497" w:rsidRDefault="00672123" w:rsidP="00672123">
      <w:pPr>
        <w:pStyle w:val="SyntaxDefinition"/>
      </w:pPr>
      <w:r>
        <w:t>IterationStatement</w:t>
      </w:r>
      <w:r w:rsidRPr="00E77497">
        <w:br/>
        <w:t>SwitchStatement</w:t>
      </w:r>
    </w:p>
    <w:p w14:paraId="7DB38DC9" w14:textId="77777777" w:rsidR="00672123" w:rsidRDefault="00672123" w:rsidP="00672123">
      <w:pPr>
        <w:pStyle w:val="Alg2"/>
        <w:numPr>
          <w:ilvl w:val="0"/>
          <w:numId w:val="678"/>
        </w:numPr>
      </w:pPr>
      <w:r>
        <w:t xml:space="preserve">Let </w:t>
      </w:r>
      <w:r>
        <w:rPr>
          <w:i/>
        </w:rPr>
        <w:t xml:space="preserve">newLabelSet </w:t>
      </w:r>
      <w:r>
        <w:t xml:space="preserve"> be a new empty List.</w:t>
      </w:r>
    </w:p>
    <w:p w14:paraId="6C5343EA" w14:textId="77777777" w:rsidR="00672123" w:rsidRPr="00E77497" w:rsidRDefault="00672123" w:rsidP="00672123">
      <w:pPr>
        <w:pStyle w:val="Alg2"/>
        <w:numPr>
          <w:ilvl w:val="0"/>
          <w:numId w:val="678"/>
        </w:numPr>
        <w:spacing w:after="220"/>
      </w:pPr>
      <w:r w:rsidRPr="00E77497">
        <w:t>Return the result of</w:t>
      </w:r>
      <w:r>
        <w:t xml:space="preserve"> performing Labelled Evaluation of this </w:t>
      </w:r>
      <w:r>
        <w:rPr>
          <w:i/>
        </w:rPr>
        <w:t>BreakableStatement</w:t>
      </w:r>
      <w:r w:rsidRPr="00E77497">
        <w:rPr>
          <w:i/>
        </w:rPr>
        <w:t xml:space="preserve"> </w:t>
      </w:r>
      <w:r>
        <w:t>w</w:t>
      </w:r>
      <w:r w:rsidR="00533E91">
        <w:t>i</w:t>
      </w:r>
      <w:r>
        <w:t xml:space="preserve">th argument </w:t>
      </w:r>
      <w:r w:rsidRPr="00364EA2">
        <w:rPr>
          <w:i/>
        </w:rPr>
        <w:t>newLabelSet</w:t>
      </w:r>
      <w:r>
        <w:t>.</w:t>
      </w:r>
    </w:p>
    <w:p w14:paraId="5161576D" w14:textId="77777777" w:rsidR="004C02EF" w:rsidRPr="00E77497" w:rsidRDefault="004C02EF" w:rsidP="00D148E9">
      <w:pPr>
        <w:pStyle w:val="20"/>
      </w:pPr>
      <w:bookmarkStart w:id="3806" w:name="_Ref440445201"/>
      <w:bookmarkStart w:id="3807" w:name="_Toc472818875"/>
      <w:bookmarkStart w:id="3808" w:name="_Toc235503449"/>
      <w:bookmarkStart w:id="3809" w:name="_Toc241509224"/>
      <w:bookmarkStart w:id="3810" w:name="_Toc244416711"/>
      <w:bookmarkStart w:id="3811" w:name="_Toc276631075"/>
      <w:bookmarkStart w:id="3812" w:name="_Toc366141922"/>
      <w:r w:rsidRPr="00E77497">
        <w:t>Bloc</w:t>
      </w:r>
      <w:bookmarkEnd w:id="3805"/>
      <w:r w:rsidRPr="00E77497">
        <w:t>k</w:t>
      </w:r>
      <w:bookmarkEnd w:id="3806"/>
      <w:bookmarkEnd w:id="3807"/>
      <w:bookmarkEnd w:id="3808"/>
      <w:bookmarkEnd w:id="3809"/>
      <w:bookmarkEnd w:id="3810"/>
      <w:bookmarkEnd w:id="3811"/>
      <w:bookmarkEnd w:id="3812"/>
    </w:p>
    <w:p w14:paraId="1E63CE56" w14:textId="77777777" w:rsidR="004C02EF" w:rsidRPr="00E77497" w:rsidRDefault="004C02EF" w:rsidP="004C02EF">
      <w:pPr>
        <w:pStyle w:val="Syntax"/>
      </w:pPr>
      <w:r w:rsidRPr="00E77497">
        <w:t>Syntax</w:t>
      </w:r>
    </w:p>
    <w:p w14:paraId="75EF75A2" w14:textId="77777777" w:rsidR="001434CE" w:rsidRPr="00E77497" w:rsidRDefault="001434CE" w:rsidP="001434CE">
      <w:pPr>
        <w:pStyle w:val="SyntaxRule"/>
      </w:pPr>
      <w:r w:rsidRPr="00E77497">
        <w:t xml:space="preserve">BlockStatement </w:t>
      </w:r>
      <w:r w:rsidRPr="00E77497">
        <w:rPr>
          <w:rFonts w:ascii="Arial" w:hAnsi="Arial"/>
          <w:b/>
          <w:i w:val="0"/>
        </w:rPr>
        <w:t>:</w:t>
      </w:r>
    </w:p>
    <w:p w14:paraId="7E80B11F" w14:textId="77777777" w:rsidR="001434CE" w:rsidRPr="00E77497" w:rsidRDefault="001434CE" w:rsidP="001434CE">
      <w:pPr>
        <w:pStyle w:val="SyntaxDefinition"/>
      </w:pPr>
      <w:r w:rsidRPr="00E77497">
        <w:t xml:space="preserve">Block </w:t>
      </w:r>
    </w:p>
    <w:p w14:paraId="2A17FA68" w14:textId="77777777" w:rsidR="004C02EF" w:rsidRPr="00E77497" w:rsidRDefault="004C02EF" w:rsidP="004C02EF">
      <w:pPr>
        <w:pStyle w:val="SyntaxRule"/>
      </w:pPr>
      <w:r w:rsidRPr="00E77497">
        <w:t xml:space="preserve">Block </w:t>
      </w:r>
      <w:r w:rsidRPr="00E77497">
        <w:rPr>
          <w:rFonts w:ascii="Arial" w:hAnsi="Arial"/>
          <w:b/>
          <w:i w:val="0"/>
        </w:rPr>
        <w:t>:</w:t>
      </w:r>
    </w:p>
    <w:p w14:paraId="74EE4344" w14:textId="77777777"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73977F96" w14:textId="77777777" w:rsidR="004C02EF" w:rsidRPr="00E77497" w:rsidRDefault="004C02EF" w:rsidP="004C02EF">
      <w:pPr>
        <w:pStyle w:val="SyntaxRule"/>
      </w:pPr>
      <w:r w:rsidRPr="00E77497">
        <w:t xml:space="preserve">StatementList </w:t>
      </w:r>
      <w:r w:rsidRPr="00E77497">
        <w:rPr>
          <w:rFonts w:ascii="Arial" w:hAnsi="Arial"/>
          <w:b/>
          <w:i w:val="0"/>
        </w:rPr>
        <w:t>:</w:t>
      </w:r>
    </w:p>
    <w:p w14:paraId="16068F50" w14:textId="77777777" w:rsidR="004C02EF" w:rsidRPr="00E77497" w:rsidRDefault="004C02EF" w:rsidP="004C02EF">
      <w:pPr>
        <w:pStyle w:val="SyntaxDefinition"/>
      </w:pPr>
      <w:r w:rsidRPr="00E77497">
        <w:t>Statement</w:t>
      </w:r>
      <w:r w:rsidR="00201852" w:rsidRPr="00E77497">
        <w:t>ListItem</w:t>
      </w:r>
      <w:r w:rsidRPr="00E77497">
        <w:br/>
        <w:t>StatementList Statement</w:t>
      </w:r>
      <w:r w:rsidR="00201852" w:rsidRPr="00E77497">
        <w:t>ListItem</w:t>
      </w:r>
    </w:p>
    <w:p w14:paraId="14B4A03F" w14:textId="77777777" w:rsidR="00201852" w:rsidRPr="00E77497" w:rsidRDefault="00201852" w:rsidP="00201852">
      <w:pPr>
        <w:pStyle w:val="SyntaxRule"/>
      </w:pPr>
      <w:r w:rsidRPr="00E77497">
        <w:t xml:space="preserve">StatementListItem </w:t>
      </w:r>
      <w:r w:rsidRPr="00E77497">
        <w:rPr>
          <w:rFonts w:ascii="Arial" w:hAnsi="Arial"/>
          <w:b/>
          <w:i w:val="0"/>
        </w:rPr>
        <w:t>:</w:t>
      </w:r>
    </w:p>
    <w:p w14:paraId="70743C7E" w14:textId="77777777" w:rsidR="00201852" w:rsidRPr="00E77497" w:rsidRDefault="00201852" w:rsidP="00201852">
      <w:pPr>
        <w:pStyle w:val="SyntaxDefinition"/>
      </w:pPr>
      <w:r w:rsidRPr="00E77497">
        <w:t>Statement</w:t>
      </w:r>
      <w:r w:rsidRPr="00E77497">
        <w:br/>
        <w:t>Declaration</w:t>
      </w:r>
    </w:p>
    <w:p w14:paraId="3641A30A" w14:textId="77777777" w:rsidR="004C02EF" w:rsidRPr="00E77497" w:rsidRDefault="003B5B66" w:rsidP="00E74C84">
      <w:pPr>
        <w:pStyle w:val="30"/>
      </w:pPr>
      <w:bookmarkStart w:id="3813" w:name="_Toc366141923"/>
      <w:r w:rsidRPr="00E77497">
        <w:t xml:space="preserve">Static </w:t>
      </w:r>
      <w:r w:rsidR="004C02EF" w:rsidRPr="00E77497">
        <w:t>Semantics</w:t>
      </w:r>
      <w:bookmarkEnd w:id="3813"/>
    </w:p>
    <w:p w14:paraId="0F187474" w14:textId="77777777" w:rsidR="003B5B66" w:rsidRPr="00E77497" w:rsidRDefault="00C9049C" w:rsidP="003B5B66">
      <w:pPr>
        <w:rPr>
          <w:rFonts w:ascii="Helvetica" w:hAnsi="Helvetica"/>
          <w:b/>
        </w:rPr>
      </w:pPr>
      <w:r w:rsidRPr="00E77497">
        <w:rPr>
          <w:rFonts w:ascii="Helvetica" w:hAnsi="Helvetica"/>
          <w:b/>
        </w:rPr>
        <w:t xml:space="preserve">Static Semantics:  </w:t>
      </w:r>
      <w:r w:rsidR="003B5B66" w:rsidRPr="00E77497">
        <w:rPr>
          <w:rFonts w:ascii="Helvetica" w:hAnsi="Helvetica"/>
          <w:b/>
        </w:rPr>
        <w:t>Early Errors</w:t>
      </w:r>
    </w:p>
    <w:p w14:paraId="383833FF" w14:textId="77777777" w:rsidR="006A380D" w:rsidRPr="00E77497" w:rsidRDefault="006A380D" w:rsidP="006A380D">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p>
    <w:p w14:paraId="5F2F9DC5" w14:textId="77777777" w:rsidR="006A380D" w:rsidRPr="00E77497" w:rsidRDefault="006A380D" w:rsidP="00D5580A">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14:paraId="40C46A21" w14:textId="77777777" w:rsidR="006A380D" w:rsidRPr="00E77497" w:rsidRDefault="006A380D" w:rsidP="00D5580A">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14:paraId="4A284C7A" w14:textId="77777777" w:rsidR="0052272C" w:rsidRPr="00E77497" w:rsidRDefault="0052272C" w:rsidP="0052272C">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LexicalDeclarations</w:t>
      </w:r>
    </w:p>
    <w:p w14:paraId="070AD205" w14:textId="77777777" w:rsidR="00D440FA" w:rsidRPr="00E77497" w:rsidRDefault="00D440FA" w:rsidP="00D440F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4527BA4C" w14:textId="77777777" w:rsidR="00D440FA" w:rsidRPr="00E77497" w:rsidRDefault="00D440FA" w:rsidP="007B6658">
      <w:pPr>
        <w:pStyle w:val="Alg4"/>
        <w:numPr>
          <w:ilvl w:val="0"/>
          <w:numId w:val="527"/>
        </w:numPr>
        <w:spacing w:after="220"/>
        <w:contextualSpacing/>
      </w:pPr>
      <w:r w:rsidRPr="00E77497">
        <w:t xml:space="preserve">Let </w:t>
      </w:r>
      <w:r w:rsidRPr="00E77497">
        <w:rPr>
          <w:i/>
        </w:rPr>
        <w:t xml:space="preserve">declarations </w:t>
      </w:r>
      <w:r w:rsidRPr="00E77497">
        <w:t xml:space="preserve">be LexicalDeclarations of </w:t>
      </w:r>
      <w:r w:rsidRPr="00E77497">
        <w:rPr>
          <w:i/>
        </w:rPr>
        <w:t>StatementList</w:t>
      </w:r>
      <w:r w:rsidRPr="00E77497">
        <w:t>.</w:t>
      </w:r>
    </w:p>
    <w:p w14:paraId="2022BD18" w14:textId="77777777" w:rsidR="00D440FA" w:rsidRPr="00E77497" w:rsidRDefault="00D440FA" w:rsidP="007B6658">
      <w:pPr>
        <w:pStyle w:val="Alg4"/>
        <w:numPr>
          <w:ilvl w:val="0"/>
          <w:numId w:val="527"/>
        </w:numPr>
        <w:spacing w:after="220"/>
        <w:contextualSpacing/>
        <w:rPr>
          <w:rStyle w:val="bnf"/>
          <w:i w:val="0"/>
        </w:rPr>
      </w:pPr>
      <w:r w:rsidRPr="00E77497">
        <w:t xml:space="preserve">Append to </w:t>
      </w:r>
      <w:r w:rsidR="00EA1B5F" w:rsidRPr="00E77497">
        <w:rPr>
          <w:i/>
        </w:rPr>
        <w:t xml:space="preserve">declarations </w:t>
      </w:r>
      <w:r w:rsidRPr="00E77497">
        <w:t xml:space="preserve">the elements of the LexicalDeclarations of </w:t>
      </w:r>
      <w:r w:rsidRPr="00E77497">
        <w:rPr>
          <w:i/>
        </w:rPr>
        <w:t>StatementListItem</w:t>
      </w:r>
      <w:r w:rsidRPr="00E77497">
        <w:rPr>
          <w:rStyle w:val="bnf"/>
        </w:rPr>
        <w:t>.</w:t>
      </w:r>
    </w:p>
    <w:p w14:paraId="6FBD0022" w14:textId="77777777" w:rsidR="00D440FA" w:rsidRPr="00E77497" w:rsidRDefault="00D440FA" w:rsidP="007B6658">
      <w:pPr>
        <w:pStyle w:val="Alg4"/>
        <w:numPr>
          <w:ilvl w:val="0"/>
          <w:numId w:val="527"/>
        </w:numPr>
        <w:spacing w:after="220"/>
        <w:contextualSpacing/>
      </w:pPr>
      <w:r w:rsidRPr="00E77497">
        <w:t xml:space="preserve">Return </w:t>
      </w:r>
      <w:r w:rsidRPr="00E77497">
        <w:rPr>
          <w:i/>
        </w:rPr>
        <w:t>declarations</w:t>
      </w:r>
      <w:r w:rsidRPr="00E77497">
        <w:t>.</w:t>
      </w:r>
    </w:p>
    <w:p w14:paraId="40BAFDF4" w14:textId="77777777"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14:paraId="60AD5F2B" w14:textId="77777777" w:rsidR="001731CD" w:rsidRPr="00E77497" w:rsidRDefault="001731CD" w:rsidP="007B6658">
      <w:pPr>
        <w:pStyle w:val="Alg4"/>
        <w:numPr>
          <w:ilvl w:val="0"/>
          <w:numId w:val="465"/>
        </w:numPr>
        <w:spacing w:after="220"/>
        <w:contextualSpacing/>
      </w:pPr>
      <w:r w:rsidRPr="00E77497">
        <w:t>Return a new empty List.</w:t>
      </w:r>
    </w:p>
    <w:p w14:paraId="7628D32D" w14:textId="77777777" w:rsidR="006E14C7" w:rsidRPr="00E77497" w:rsidRDefault="006E14C7" w:rsidP="006E14C7">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173A6E65" w14:textId="77777777" w:rsidR="006E14C7" w:rsidRPr="00E77497" w:rsidRDefault="006E14C7" w:rsidP="007B6658">
      <w:pPr>
        <w:pStyle w:val="Alg4"/>
        <w:numPr>
          <w:ilvl w:val="0"/>
          <w:numId w:val="530"/>
        </w:numPr>
        <w:spacing w:after="220"/>
        <w:contextualSpacing/>
      </w:pPr>
      <w:r w:rsidRPr="00E77497">
        <w:t xml:space="preserve">Return a new List containing </w:t>
      </w:r>
      <w:r w:rsidRPr="00E77497">
        <w:rPr>
          <w:i/>
        </w:rPr>
        <w:t>Declaration</w:t>
      </w:r>
      <w:r w:rsidRPr="00E77497">
        <w:t>.</w:t>
      </w:r>
    </w:p>
    <w:p w14:paraId="37A9D4B6" w14:textId="77777777" w:rsidR="00DD7BE8" w:rsidRPr="00C7794D" w:rsidRDefault="00402C31" w:rsidP="002135E7">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14:paraId="0952108E" w14:textId="77777777" w:rsidR="00FF1DF7" w:rsidRPr="00E77497" w:rsidRDefault="00FF1DF7" w:rsidP="00FF1DF7">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p>
    <w:p w14:paraId="2C51C12C" w14:textId="77777777" w:rsidR="00FF1DF7" w:rsidRPr="00E77497" w:rsidRDefault="00FF1DF7" w:rsidP="007B6658">
      <w:pPr>
        <w:pStyle w:val="Alg4"/>
        <w:numPr>
          <w:ilvl w:val="0"/>
          <w:numId w:val="473"/>
        </w:numPr>
        <w:spacing w:after="220"/>
        <w:contextualSpacing/>
      </w:pPr>
      <w:r w:rsidRPr="00E77497">
        <w:t>Return a new empty List.</w:t>
      </w:r>
    </w:p>
    <w:p w14:paraId="576C878E" w14:textId="77777777" w:rsidR="00CE663B" w:rsidRPr="00E77497" w:rsidRDefault="00CE663B" w:rsidP="00CE663B">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799932DE" w14:textId="77777777" w:rsidR="00CE663B" w:rsidRPr="00E77497" w:rsidRDefault="00CE663B" w:rsidP="007B6658">
      <w:pPr>
        <w:pStyle w:val="Alg4"/>
        <w:numPr>
          <w:ilvl w:val="0"/>
          <w:numId w:val="463"/>
        </w:numPr>
        <w:spacing w:after="220"/>
        <w:contextualSpacing/>
      </w:pPr>
      <w:r w:rsidRPr="00E77497">
        <w:t xml:space="preserve">Let </w:t>
      </w:r>
      <w:r w:rsidRPr="00E77497">
        <w:rPr>
          <w:i/>
        </w:rPr>
        <w:t xml:space="preserve">names </w:t>
      </w:r>
      <w:r w:rsidRPr="00E77497">
        <w:t xml:space="preserve">be LexicallyDeclaredNames of </w:t>
      </w:r>
      <w:r w:rsidRPr="00E77497">
        <w:rPr>
          <w:i/>
        </w:rPr>
        <w:t>StatementList</w:t>
      </w:r>
      <w:r w:rsidRPr="00E77497">
        <w:t>.</w:t>
      </w:r>
    </w:p>
    <w:p w14:paraId="05415827" w14:textId="77777777" w:rsidR="00CE663B" w:rsidRPr="00E77497" w:rsidRDefault="00CE663B" w:rsidP="007B6658">
      <w:pPr>
        <w:pStyle w:val="Alg4"/>
        <w:numPr>
          <w:ilvl w:val="0"/>
          <w:numId w:val="463"/>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p>
    <w:p w14:paraId="36DF7A0E" w14:textId="77777777" w:rsidR="00CE663B" w:rsidRPr="00E77497" w:rsidRDefault="00CE663B" w:rsidP="007B6658">
      <w:pPr>
        <w:pStyle w:val="Alg4"/>
        <w:numPr>
          <w:ilvl w:val="0"/>
          <w:numId w:val="463"/>
        </w:numPr>
        <w:spacing w:after="220"/>
        <w:contextualSpacing/>
      </w:pPr>
      <w:r w:rsidRPr="00E77497">
        <w:t xml:space="preserve">Return </w:t>
      </w:r>
      <w:r w:rsidRPr="00E77497">
        <w:rPr>
          <w:rStyle w:val="bnf"/>
        </w:rPr>
        <w:t>names</w:t>
      </w:r>
      <w:r w:rsidRPr="00E77497">
        <w:t>.</w:t>
      </w:r>
    </w:p>
    <w:p w14:paraId="365A332B" w14:textId="77777777"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14:paraId="3D69C86C" w14:textId="77777777" w:rsidR="001731CD" w:rsidRPr="00E77497" w:rsidRDefault="001731CD" w:rsidP="007B6658">
      <w:pPr>
        <w:pStyle w:val="Alg4"/>
        <w:numPr>
          <w:ilvl w:val="0"/>
          <w:numId w:val="598"/>
        </w:numPr>
        <w:spacing w:after="220"/>
        <w:contextualSpacing/>
      </w:pPr>
      <w:r w:rsidRPr="00E77497">
        <w:t>Return a new empty List.</w:t>
      </w:r>
    </w:p>
    <w:p w14:paraId="1E3A9BDF" w14:textId="77777777" w:rsidR="003A2216" w:rsidRPr="00E77497" w:rsidRDefault="003A2216" w:rsidP="003A2216">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497A7C2C" w14:textId="77777777" w:rsidR="003A2216" w:rsidRPr="00E77497" w:rsidRDefault="003A2216" w:rsidP="007B6658">
      <w:pPr>
        <w:pStyle w:val="Alg4"/>
        <w:numPr>
          <w:ilvl w:val="0"/>
          <w:numId w:val="468"/>
        </w:numPr>
        <w:spacing w:after="220"/>
        <w:contextualSpacing/>
      </w:pPr>
      <w:r w:rsidRPr="00E77497">
        <w:t xml:space="preserve">Return the BoundNames of </w:t>
      </w:r>
      <w:r w:rsidRPr="00E77497">
        <w:rPr>
          <w:i/>
        </w:rPr>
        <w:t>Declaration</w:t>
      </w:r>
      <w:r w:rsidRPr="00E77497">
        <w:t>.</w:t>
      </w:r>
    </w:p>
    <w:p w14:paraId="7AFA8CBB" w14:textId="77777777" w:rsidR="00B55844" w:rsidRPr="00C7794D" w:rsidRDefault="00B55844" w:rsidP="00B55844">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LexicallyDeclaredNames</w:t>
      </w:r>
    </w:p>
    <w:p w14:paraId="78F5DF96" w14:textId="77777777" w:rsidR="00B55844" w:rsidRPr="00E77497" w:rsidRDefault="00B55844" w:rsidP="00B55844">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0B8F6EDD" w14:textId="77777777" w:rsidR="00B55844" w:rsidRPr="00E77497" w:rsidRDefault="00B55844" w:rsidP="00B55844">
      <w:pPr>
        <w:pStyle w:val="Alg4"/>
        <w:numPr>
          <w:ilvl w:val="0"/>
          <w:numId w:val="1018"/>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sidRPr="00E77497">
        <w:rPr>
          <w:i/>
        </w:rPr>
        <w:t>StatementList</w:t>
      </w:r>
      <w:r w:rsidRPr="00E77497">
        <w:t>.</w:t>
      </w:r>
    </w:p>
    <w:p w14:paraId="189CC105" w14:textId="77777777" w:rsidR="00B55844" w:rsidRPr="00E77497" w:rsidRDefault="00B55844" w:rsidP="00B55844">
      <w:pPr>
        <w:pStyle w:val="Alg4"/>
        <w:numPr>
          <w:ilvl w:val="0"/>
          <w:numId w:val="1018"/>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LexicallyDeclaredNames of </w:t>
      </w:r>
      <w:r w:rsidRPr="00E77497">
        <w:rPr>
          <w:i/>
        </w:rPr>
        <w:t>StatementListItem</w:t>
      </w:r>
      <w:r w:rsidRPr="00E77497">
        <w:rPr>
          <w:rStyle w:val="bnf"/>
        </w:rPr>
        <w:t>.</w:t>
      </w:r>
    </w:p>
    <w:p w14:paraId="50A5A126" w14:textId="77777777" w:rsidR="00B55844" w:rsidRPr="00E77497" w:rsidRDefault="00B55844" w:rsidP="00B55844">
      <w:pPr>
        <w:pStyle w:val="Alg4"/>
        <w:numPr>
          <w:ilvl w:val="0"/>
          <w:numId w:val="1018"/>
        </w:numPr>
        <w:spacing w:after="220"/>
        <w:contextualSpacing/>
      </w:pPr>
      <w:r w:rsidRPr="00E77497">
        <w:t xml:space="preserve">Return </w:t>
      </w:r>
      <w:r w:rsidRPr="00E77497">
        <w:rPr>
          <w:rStyle w:val="bnf"/>
        </w:rPr>
        <w:t>names</w:t>
      </w:r>
      <w:r w:rsidRPr="00E77497">
        <w:t>.</w:t>
      </w:r>
    </w:p>
    <w:p w14:paraId="7D2421D1" w14:textId="77777777"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14:paraId="6E324828" w14:textId="77777777" w:rsidR="00B55844" w:rsidRPr="00E77497" w:rsidRDefault="00B55844" w:rsidP="00B55844">
      <w:pPr>
        <w:pStyle w:val="Alg4"/>
        <w:numPr>
          <w:ilvl w:val="0"/>
          <w:numId w:val="1019"/>
        </w:numPr>
        <w:spacing w:after="220"/>
        <w:contextualSpacing/>
      </w:pPr>
      <w:r w:rsidRPr="00E77497">
        <w:t>Return a new empty List.</w:t>
      </w:r>
    </w:p>
    <w:p w14:paraId="1A0722D7" w14:textId="77777777"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1ED052C5" w14:textId="77777777" w:rsidR="00B55844" w:rsidRDefault="00B55844" w:rsidP="00B55844">
      <w:pPr>
        <w:pStyle w:val="Alg4"/>
        <w:numPr>
          <w:ilvl w:val="0"/>
          <w:numId w:val="529"/>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14:paraId="3904200A" w14:textId="77777777" w:rsidR="00B55844" w:rsidRPr="00E77497" w:rsidRDefault="00B55844" w:rsidP="00B55844">
      <w:pPr>
        <w:pStyle w:val="Alg4"/>
        <w:numPr>
          <w:ilvl w:val="0"/>
          <w:numId w:val="529"/>
        </w:numPr>
        <w:spacing w:after="220"/>
        <w:contextualSpacing/>
      </w:pPr>
      <w:r w:rsidRPr="00E77497">
        <w:t xml:space="preserve">Return the BoundNames of </w:t>
      </w:r>
      <w:r w:rsidRPr="00E77497">
        <w:rPr>
          <w:i/>
        </w:rPr>
        <w:t>Declaration</w:t>
      </w:r>
      <w:r w:rsidRPr="00E77497">
        <w:t>.</w:t>
      </w:r>
    </w:p>
    <w:p w14:paraId="6E4DFC9E" w14:textId="77777777" w:rsidR="00B55844" w:rsidRPr="00253B6F" w:rsidRDefault="00B55844" w:rsidP="00AE5A8E">
      <w:pPr>
        <w:pStyle w:val="Note"/>
        <w:rPr>
          <w:lang w:eastAsia="en-US"/>
        </w:rPr>
      </w:pPr>
      <w:r>
        <w:rPr>
          <w:lang w:eastAsia="en-US"/>
        </w:rPr>
        <w:t>NOTE</w:t>
      </w:r>
      <w:r>
        <w:rPr>
          <w:lang w:eastAsia="en-US"/>
        </w:rPr>
        <w:tab/>
        <w:t xml:space="preserve">At the top level of a function, </w:t>
      </w:r>
      <w:r w:rsidR="003E1032">
        <w:rPr>
          <w:lang w:eastAsia="en-US"/>
        </w:rPr>
        <w:t xml:space="preserve">or script, </w:t>
      </w:r>
      <w:r>
        <w:rPr>
          <w:lang w:eastAsia="en-US"/>
        </w:rPr>
        <w:t xml:space="preserve"> function declarations are treated like var declarations rather than like lexical declarations</w:t>
      </w:r>
      <w:r w:rsidR="00AE5A8E">
        <w:rPr>
          <w:lang w:eastAsia="en-US"/>
        </w:rPr>
        <w:t>.</w:t>
      </w:r>
      <w:r>
        <w:rPr>
          <w:lang w:eastAsia="en-US"/>
        </w:rPr>
        <w:t xml:space="preserve"> </w:t>
      </w:r>
    </w:p>
    <w:p w14:paraId="40E12333" w14:textId="77777777" w:rsidR="003E1032" w:rsidRPr="00E77497" w:rsidRDefault="003E1032" w:rsidP="003E1032">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w:t>
      </w:r>
      <w:r>
        <w:rPr>
          <w:rFonts w:ascii="Helvetica" w:hAnsi="Helvetica"/>
          <w:b/>
          <w:lang w:eastAsia="en-US"/>
        </w:rPr>
        <w:t>lyScoped</w:t>
      </w:r>
      <w:r w:rsidRPr="00E77497">
        <w:rPr>
          <w:rFonts w:ascii="Helvetica" w:hAnsi="Helvetica"/>
          <w:b/>
          <w:lang w:eastAsia="en-US"/>
        </w:rPr>
        <w:t>Declarations</w:t>
      </w:r>
    </w:p>
    <w:p w14:paraId="1810214A" w14:textId="77777777"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3DD9CB7B" w14:textId="77777777" w:rsidR="003E1032" w:rsidRPr="00E77497" w:rsidRDefault="003E1032" w:rsidP="003E1032">
      <w:pPr>
        <w:pStyle w:val="Alg4"/>
        <w:numPr>
          <w:ilvl w:val="0"/>
          <w:numId w:val="1055"/>
        </w:numPr>
        <w:spacing w:after="220"/>
        <w:contextualSpacing/>
      </w:pPr>
      <w:r w:rsidRPr="00E77497">
        <w:t xml:space="preserve">Let </w:t>
      </w:r>
      <w:r w:rsidRPr="00E77497">
        <w:rPr>
          <w:i/>
        </w:rPr>
        <w:t xml:space="preserve">declarations </w:t>
      </w:r>
      <w:r w:rsidRPr="00E77497">
        <w:t xml:space="preserve">be </w:t>
      </w:r>
      <w:r>
        <w:t>TopLevel</w:t>
      </w:r>
      <w:r w:rsidRPr="00E77497">
        <w:t>Lexical</w:t>
      </w:r>
      <w:r>
        <w:t>lyScoped</w:t>
      </w:r>
      <w:r w:rsidRPr="00E77497">
        <w:t xml:space="preserve">Declarations of </w:t>
      </w:r>
      <w:r w:rsidRPr="00E77497">
        <w:rPr>
          <w:i/>
        </w:rPr>
        <w:t>StatementList</w:t>
      </w:r>
      <w:r w:rsidRPr="00E77497">
        <w:t>.</w:t>
      </w:r>
    </w:p>
    <w:p w14:paraId="675FFEFB" w14:textId="77777777" w:rsidR="003E1032" w:rsidRPr="00E77497" w:rsidRDefault="003E1032" w:rsidP="003E1032">
      <w:pPr>
        <w:pStyle w:val="Alg4"/>
        <w:numPr>
          <w:ilvl w:val="0"/>
          <w:numId w:val="1055"/>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w:t>
      </w:r>
      <w:r w:rsidRPr="00E77497">
        <w:t>Lexical</w:t>
      </w:r>
      <w:r>
        <w:t>lyScoped</w:t>
      </w:r>
      <w:r w:rsidRPr="00E77497">
        <w:t xml:space="preserve">Declarations of </w:t>
      </w:r>
      <w:r w:rsidRPr="00E77497">
        <w:rPr>
          <w:i/>
        </w:rPr>
        <w:t>StatementListItem</w:t>
      </w:r>
      <w:r w:rsidRPr="00E77497">
        <w:rPr>
          <w:rStyle w:val="bnf"/>
        </w:rPr>
        <w:t>.</w:t>
      </w:r>
    </w:p>
    <w:p w14:paraId="68C5C018" w14:textId="77777777" w:rsidR="003E1032" w:rsidRPr="00E77497" w:rsidRDefault="003E1032" w:rsidP="003E1032">
      <w:pPr>
        <w:pStyle w:val="Alg4"/>
        <w:numPr>
          <w:ilvl w:val="0"/>
          <w:numId w:val="1055"/>
        </w:numPr>
        <w:spacing w:after="220"/>
        <w:contextualSpacing/>
      </w:pPr>
      <w:r w:rsidRPr="00E77497">
        <w:t xml:space="preserve">Return </w:t>
      </w:r>
      <w:r w:rsidRPr="00E77497">
        <w:rPr>
          <w:i/>
        </w:rPr>
        <w:t>declarations</w:t>
      </w:r>
      <w:r w:rsidRPr="00E77497">
        <w:t>.</w:t>
      </w:r>
    </w:p>
    <w:p w14:paraId="05673B8E" w14:textId="77777777"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14:paraId="64645A1A" w14:textId="77777777" w:rsidR="003E1032" w:rsidRPr="00E77497" w:rsidRDefault="003E1032" w:rsidP="003E1032">
      <w:pPr>
        <w:pStyle w:val="Alg4"/>
        <w:numPr>
          <w:ilvl w:val="0"/>
          <w:numId w:val="1054"/>
        </w:numPr>
        <w:spacing w:after="220"/>
        <w:contextualSpacing/>
      </w:pPr>
      <w:r w:rsidRPr="00E77497">
        <w:t>Return a new empty List.</w:t>
      </w:r>
    </w:p>
    <w:p w14:paraId="78E17507" w14:textId="77777777"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7C5388B9" w14:textId="77777777" w:rsidR="003E1032" w:rsidRDefault="003E1032" w:rsidP="00B13178">
      <w:pPr>
        <w:pStyle w:val="Alg4"/>
        <w:numPr>
          <w:ilvl w:val="0"/>
          <w:numId w:val="1058"/>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14:paraId="2BB112BA" w14:textId="77777777" w:rsidR="003E1032" w:rsidRPr="00E77497" w:rsidRDefault="003E1032" w:rsidP="00B13178">
      <w:pPr>
        <w:pStyle w:val="Alg4"/>
        <w:numPr>
          <w:ilvl w:val="0"/>
          <w:numId w:val="1058"/>
        </w:numPr>
        <w:spacing w:after="220"/>
        <w:contextualSpacing/>
      </w:pPr>
      <w:r w:rsidRPr="00E77497">
        <w:t xml:space="preserve">Return a new List containing </w:t>
      </w:r>
      <w:r w:rsidRPr="00E77497">
        <w:rPr>
          <w:i/>
        </w:rPr>
        <w:t>Declaration</w:t>
      </w:r>
      <w:r w:rsidRPr="00E77497">
        <w:t>.</w:t>
      </w:r>
    </w:p>
    <w:p w14:paraId="4328243D" w14:textId="77777777" w:rsidR="004A46DA" w:rsidRPr="00E77497" w:rsidRDefault="004A46DA" w:rsidP="004A46DA">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VarDeclaredNames</w:t>
      </w:r>
    </w:p>
    <w:p w14:paraId="76031A9D" w14:textId="77777777" w:rsidR="004A46DA" w:rsidRPr="00E77497" w:rsidRDefault="004A46DA" w:rsidP="004A46D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7020ECCC" w14:textId="77777777" w:rsidR="004A46DA" w:rsidRPr="00E77497" w:rsidRDefault="004A46DA" w:rsidP="004A46DA">
      <w:pPr>
        <w:pStyle w:val="Alg4"/>
        <w:numPr>
          <w:ilvl w:val="0"/>
          <w:numId w:val="464"/>
        </w:numPr>
        <w:spacing w:after="220"/>
        <w:contextualSpacing/>
      </w:pPr>
      <w:r w:rsidRPr="00E77497">
        <w:t xml:space="preserve">Let </w:t>
      </w:r>
      <w:r w:rsidRPr="00E77497">
        <w:rPr>
          <w:i/>
        </w:rPr>
        <w:t xml:space="preserve">names </w:t>
      </w:r>
      <w:r w:rsidRPr="00E77497">
        <w:t xml:space="preserve">be </w:t>
      </w:r>
      <w:r>
        <w:t>TopLevel</w:t>
      </w:r>
      <w:r w:rsidRPr="00E77497">
        <w:t xml:space="preserve">VarDeclaredNames of </w:t>
      </w:r>
      <w:r w:rsidRPr="00E77497">
        <w:rPr>
          <w:i/>
        </w:rPr>
        <w:t>StatementList</w:t>
      </w:r>
      <w:r w:rsidRPr="00E77497">
        <w:t>.</w:t>
      </w:r>
    </w:p>
    <w:p w14:paraId="3A294060" w14:textId="77777777" w:rsidR="004A46DA" w:rsidRPr="00E77497" w:rsidRDefault="004A46DA" w:rsidP="004A46DA">
      <w:pPr>
        <w:pStyle w:val="Alg4"/>
        <w:numPr>
          <w:ilvl w:val="0"/>
          <w:numId w:val="464"/>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VarDeclaredNames of </w:t>
      </w:r>
      <w:r w:rsidRPr="00E77497">
        <w:rPr>
          <w:i/>
        </w:rPr>
        <w:t>StatementListItem</w:t>
      </w:r>
      <w:r w:rsidRPr="00E77497">
        <w:rPr>
          <w:rStyle w:val="bnf"/>
        </w:rPr>
        <w:t>.</w:t>
      </w:r>
    </w:p>
    <w:p w14:paraId="5B977CDD" w14:textId="77777777" w:rsidR="004A46DA" w:rsidRPr="00E77497" w:rsidRDefault="004A46DA" w:rsidP="004A46DA">
      <w:pPr>
        <w:pStyle w:val="Alg4"/>
        <w:numPr>
          <w:ilvl w:val="0"/>
          <w:numId w:val="464"/>
        </w:numPr>
        <w:spacing w:after="220"/>
        <w:contextualSpacing/>
      </w:pPr>
      <w:r w:rsidRPr="00E77497">
        <w:t xml:space="preserve">Return </w:t>
      </w:r>
      <w:r w:rsidRPr="00E77497">
        <w:rPr>
          <w:rStyle w:val="bnf"/>
        </w:rPr>
        <w:t>names</w:t>
      </w:r>
      <w:r w:rsidRPr="00E77497">
        <w:t>.</w:t>
      </w:r>
    </w:p>
    <w:p w14:paraId="5D9E09E4" w14:textId="77777777"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12EE6758" w14:textId="77777777" w:rsidR="004A46DA" w:rsidRDefault="004A46DA" w:rsidP="001C7046">
      <w:pPr>
        <w:pStyle w:val="Alg4"/>
        <w:numPr>
          <w:ilvl w:val="0"/>
          <w:numId w:val="1065"/>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the LexicallyDeclaredNames of </w:t>
      </w:r>
      <w:r w:rsidRPr="00B55844">
        <w:rPr>
          <w:i/>
        </w:rPr>
        <w:t>Declaration</w:t>
      </w:r>
      <w:r w:rsidR="00B55844">
        <w:t>.</w:t>
      </w:r>
    </w:p>
    <w:p w14:paraId="5EFF4394" w14:textId="77777777" w:rsidR="004A46DA" w:rsidRPr="00E77497" w:rsidRDefault="004A46DA" w:rsidP="001C7046">
      <w:pPr>
        <w:pStyle w:val="Alg4"/>
        <w:numPr>
          <w:ilvl w:val="0"/>
          <w:numId w:val="1065"/>
        </w:numPr>
        <w:spacing w:after="220"/>
        <w:contextualSpacing/>
      </w:pPr>
      <w:r w:rsidRPr="00E77497">
        <w:t>Return a new empty List.</w:t>
      </w:r>
    </w:p>
    <w:p w14:paraId="01D06FD8" w14:textId="77777777"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w:t>
      </w:r>
      <w:r>
        <w:rPr>
          <w:rFonts w:ascii="Times New Roman" w:hAnsi="Times New Roman"/>
          <w:i/>
        </w:rPr>
        <w:t>Statement</w:t>
      </w:r>
      <w:r w:rsidRPr="00E77497">
        <w:t xml:space="preserve"> </w:t>
      </w:r>
    </w:p>
    <w:p w14:paraId="345F543D" w14:textId="77777777" w:rsidR="004A46DA" w:rsidRDefault="004A46DA" w:rsidP="004A46DA">
      <w:pPr>
        <w:pStyle w:val="Alg4"/>
        <w:numPr>
          <w:ilvl w:val="0"/>
          <w:numId w:val="1017"/>
        </w:numPr>
        <w:spacing w:after="220"/>
        <w:contextualSpacing/>
      </w:pPr>
      <w:r w:rsidRPr="00E77497">
        <w:t xml:space="preserve">Return </w:t>
      </w:r>
      <w:r w:rsidRPr="001A29AB">
        <w:rPr>
          <w:iCs/>
        </w:rPr>
        <w:t>VarDeclaredNames</w:t>
      </w:r>
      <w:r>
        <w:t xml:space="preserve"> of </w:t>
      </w:r>
      <w:r w:rsidRPr="004A46DA">
        <w:rPr>
          <w:i/>
        </w:rPr>
        <w:t>Statement</w:t>
      </w:r>
      <w:r w:rsidRPr="00E77497">
        <w:t>.</w:t>
      </w:r>
    </w:p>
    <w:p w14:paraId="482F666E" w14:textId="77777777" w:rsidR="00B55844" w:rsidRPr="00B55844" w:rsidRDefault="00B55844" w:rsidP="00B55844">
      <w:pPr>
        <w:pStyle w:val="Note"/>
        <w:rPr>
          <w:lang w:eastAsia="en-US"/>
        </w:rPr>
      </w:pPr>
      <w:r>
        <w:rPr>
          <w:lang w:eastAsia="en-US"/>
        </w:rPr>
        <w:t>NOTE</w:t>
      </w:r>
      <w:r>
        <w:rPr>
          <w:lang w:eastAsia="en-US"/>
        </w:rPr>
        <w:tab/>
        <w:t>At the top level of a function</w:t>
      </w:r>
      <w:r w:rsidR="003E1032">
        <w:rPr>
          <w:lang w:eastAsia="en-US"/>
        </w:rPr>
        <w:t xml:space="preserve"> or script</w:t>
      </w:r>
      <w:r>
        <w:rPr>
          <w:lang w:eastAsia="en-US"/>
        </w:rPr>
        <w:t xml:space="preserve">, inner function declarations are treated like var declarations. </w:t>
      </w:r>
    </w:p>
    <w:p w14:paraId="5D795244" w14:textId="77777777" w:rsidR="003E1032" w:rsidRPr="00E77497" w:rsidRDefault="003E1032" w:rsidP="003E1032">
      <w:pPr>
        <w:rPr>
          <w:rFonts w:ascii="Helvetica" w:hAnsi="Helvetica"/>
          <w:b/>
        </w:rPr>
      </w:pPr>
      <w:r w:rsidRPr="00E77497">
        <w:rPr>
          <w:rFonts w:ascii="Helvetica" w:hAnsi="Helvetica"/>
          <w:b/>
        </w:rPr>
        <w:t xml:space="preserve">Static Semantics:  </w:t>
      </w:r>
      <w:r>
        <w:rPr>
          <w:rFonts w:ascii="Helvetica" w:hAnsi="Helvetica"/>
          <w:b/>
        </w:rPr>
        <w:t>TopLevel</w:t>
      </w:r>
      <w:r>
        <w:rPr>
          <w:rFonts w:ascii="Helvetica" w:hAnsi="Helvetica"/>
          <w:b/>
          <w:lang w:eastAsia="en-US"/>
        </w:rPr>
        <w:t>VarScoped</w:t>
      </w:r>
      <w:r w:rsidRPr="00E77497">
        <w:rPr>
          <w:rFonts w:ascii="Helvetica" w:hAnsi="Helvetica"/>
          <w:b/>
          <w:lang w:eastAsia="en-US"/>
        </w:rPr>
        <w:t>Declarations</w:t>
      </w:r>
    </w:p>
    <w:p w14:paraId="1255DF69" w14:textId="77777777"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0368776B" w14:textId="77777777" w:rsidR="003E1032" w:rsidRPr="00E77497" w:rsidRDefault="003E1032" w:rsidP="003E1032">
      <w:pPr>
        <w:pStyle w:val="Alg4"/>
        <w:numPr>
          <w:ilvl w:val="0"/>
          <w:numId w:val="1056"/>
        </w:numPr>
        <w:spacing w:after="220"/>
        <w:contextualSpacing/>
      </w:pPr>
      <w:r w:rsidRPr="00E77497">
        <w:t xml:space="preserve">Let </w:t>
      </w:r>
      <w:r w:rsidRPr="00E77497">
        <w:rPr>
          <w:i/>
        </w:rPr>
        <w:t xml:space="preserve">declarations </w:t>
      </w:r>
      <w:r w:rsidRPr="00E77497">
        <w:t xml:space="preserve">be </w:t>
      </w:r>
      <w:r>
        <w:t>TopLevelVarScoped</w:t>
      </w:r>
      <w:r w:rsidRPr="00E77497">
        <w:t xml:space="preserve">Declarations of </w:t>
      </w:r>
      <w:r w:rsidRPr="00E77497">
        <w:rPr>
          <w:i/>
        </w:rPr>
        <w:t>StatementList</w:t>
      </w:r>
      <w:r w:rsidRPr="00E77497">
        <w:t>.</w:t>
      </w:r>
    </w:p>
    <w:p w14:paraId="59BA0728" w14:textId="77777777" w:rsidR="003E1032" w:rsidRPr="00E77497" w:rsidRDefault="003E1032" w:rsidP="003E1032">
      <w:pPr>
        <w:pStyle w:val="Alg4"/>
        <w:numPr>
          <w:ilvl w:val="0"/>
          <w:numId w:val="1056"/>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TopLevelVarScoped</w:t>
      </w:r>
      <w:r w:rsidRPr="00E77497">
        <w:t xml:space="preserve">Declarations of </w:t>
      </w:r>
      <w:r w:rsidRPr="00E77497">
        <w:rPr>
          <w:i/>
        </w:rPr>
        <w:t>StatementListItem</w:t>
      </w:r>
      <w:r w:rsidRPr="00E77497">
        <w:rPr>
          <w:rStyle w:val="bnf"/>
        </w:rPr>
        <w:t>.</w:t>
      </w:r>
    </w:p>
    <w:p w14:paraId="50B167B7" w14:textId="77777777" w:rsidR="003E1032" w:rsidRPr="00E77497" w:rsidRDefault="003E1032" w:rsidP="003E1032">
      <w:pPr>
        <w:pStyle w:val="Alg4"/>
        <w:numPr>
          <w:ilvl w:val="0"/>
          <w:numId w:val="1056"/>
        </w:numPr>
        <w:spacing w:after="220"/>
        <w:contextualSpacing/>
      </w:pPr>
      <w:r w:rsidRPr="00E77497">
        <w:t xml:space="preserve">Return </w:t>
      </w:r>
      <w:r w:rsidRPr="00E77497">
        <w:rPr>
          <w:i/>
        </w:rPr>
        <w:t>declarations</w:t>
      </w:r>
      <w:r w:rsidRPr="00E77497">
        <w:t>.</w:t>
      </w:r>
    </w:p>
    <w:p w14:paraId="40E4BDAF" w14:textId="77777777"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14:paraId="224DB320" w14:textId="77777777" w:rsidR="00B13178" w:rsidRDefault="00B13178" w:rsidP="00B13178">
      <w:pPr>
        <w:pStyle w:val="Alg4"/>
        <w:numPr>
          <w:ilvl w:val="0"/>
          <w:numId w:val="1057"/>
        </w:numPr>
        <w:spacing w:after="220"/>
        <w:contextualSpacing/>
      </w:pPr>
      <w:r>
        <w:t xml:space="preserve">If </w:t>
      </w:r>
      <w:r>
        <w:rPr>
          <w:i/>
        </w:rPr>
        <w:t>Statement</w:t>
      </w:r>
      <w:r>
        <w:t xml:space="preserve"> is </w:t>
      </w:r>
      <w:r>
        <w:rPr>
          <w:i/>
        </w:rPr>
        <w:t>Statement</w:t>
      </w:r>
      <w:r>
        <w:t xml:space="preserve"> </w:t>
      </w:r>
      <w:r w:rsidRPr="004A46DA">
        <w:rPr>
          <w:rFonts w:ascii="Arial" w:hAnsi="Arial" w:cs="Arial"/>
          <w:b/>
        </w:rPr>
        <w:t>:</w:t>
      </w:r>
      <w:r>
        <w:t xml:space="preserve"> </w:t>
      </w:r>
      <w:r>
        <w:rPr>
          <w:i/>
        </w:rPr>
        <w:t>VariableStatement</w:t>
      </w:r>
      <w:r>
        <w:t xml:space="preserve">, then return </w:t>
      </w:r>
      <w:r w:rsidRPr="00E77497">
        <w:t>a new</w:t>
      </w:r>
      <w:r w:rsidRPr="00B13178">
        <w:t xml:space="preserve"> </w:t>
      </w:r>
      <w:r w:rsidRPr="00E77497">
        <w:t xml:space="preserve">List containing </w:t>
      </w:r>
      <w:r>
        <w:rPr>
          <w:i/>
        </w:rPr>
        <w:t>VariableStatement</w:t>
      </w:r>
      <w:r>
        <w:t>.</w:t>
      </w:r>
    </w:p>
    <w:p w14:paraId="19DD9038" w14:textId="77777777" w:rsidR="003E1032" w:rsidRPr="00E77497" w:rsidRDefault="003E1032" w:rsidP="001C7046">
      <w:pPr>
        <w:pStyle w:val="Alg4"/>
        <w:numPr>
          <w:ilvl w:val="0"/>
          <w:numId w:val="1057"/>
        </w:numPr>
        <w:spacing w:after="220"/>
        <w:contextualSpacing/>
      </w:pPr>
      <w:r w:rsidRPr="00E77497">
        <w:t>Return a new empty List.</w:t>
      </w:r>
    </w:p>
    <w:p w14:paraId="63F273A8" w14:textId="77777777"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674BE086" w14:textId="77777777" w:rsidR="003E1032" w:rsidRDefault="003E1032" w:rsidP="001C7046">
      <w:pPr>
        <w:pStyle w:val="Alg4"/>
        <w:numPr>
          <w:ilvl w:val="0"/>
          <w:numId w:val="106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 xml:space="preserve">a </w:t>
      </w:r>
      <w:r w:rsidR="00B13178" w:rsidRPr="00E77497">
        <w:t xml:space="preserve">new List containing </w:t>
      </w:r>
      <w:r w:rsidR="00B13178" w:rsidRPr="00E77497">
        <w:rPr>
          <w:i/>
        </w:rPr>
        <w:t>Declaration</w:t>
      </w:r>
      <w:r>
        <w:t>.</w:t>
      </w:r>
    </w:p>
    <w:p w14:paraId="64F1757B" w14:textId="77777777" w:rsidR="003E1032" w:rsidRPr="00E77497" w:rsidRDefault="003E1032" w:rsidP="001C7046">
      <w:pPr>
        <w:pStyle w:val="Alg4"/>
        <w:numPr>
          <w:ilvl w:val="0"/>
          <w:numId w:val="1064"/>
        </w:numPr>
        <w:spacing w:after="220"/>
        <w:contextualSpacing/>
      </w:pPr>
      <w:r w:rsidRPr="00E77497">
        <w:t xml:space="preserve">Return a </w:t>
      </w:r>
      <w:r w:rsidR="00B13178" w:rsidRPr="00E77497">
        <w:t>new empty List</w:t>
      </w:r>
      <w:r w:rsidRPr="00E77497">
        <w:t>.</w:t>
      </w:r>
    </w:p>
    <w:p w14:paraId="1E34D2BE" w14:textId="77777777" w:rsidR="00210077" w:rsidRPr="00E77497" w:rsidRDefault="00210077" w:rsidP="00210077">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6B857B71" w14:textId="77777777" w:rsidR="002135E7" w:rsidRPr="00E77497" w:rsidRDefault="002135E7" w:rsidP="002135E7">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p>
    <w:p w14:paraId="7ADD95A2" w14:textId="77777777" w:rsidR="002135E7" w:rsidRPr="00E77497" w:rsidRDefault="002135E7" w:rsidP="007B6658">
      <w:pPr>
        <w:pStyle w:val="Alg4"/>
        <w:numPr>
          <w:ilvl w:val="0"/>
          <w:numId w:val="568"/>
        </w:numPr>
        <w:spacing w:after="220"/>
        <w:contextualSpacing/>
      </w:pPr>
      <w:r w:rsidRPr="00E77497">
        <w:t>Return a new empty List.</w:t>
      </w:r>
    </w:p>
    <w:p w14:paraId="21C26429" w14:textId="77777777" w:rsidR="00AB4ADD" w:rsidRPr="00E77497" w:rsidRDefault="00AB4ADD" w:rsidP="00AB4ADD">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3989398F" w14:textId="77777777" w:rsidR="00AB4ADD" w:rsidRPr="00E77497" w:rsidRDefault="00AB4ADD" w:rsidP="004A46DA">
      <w:pPr>
        <w:pStyle w:val="Alg4"/>
        <w:numPr>
          <w:ilvl w:val="0"/>
          <w:numId w:val="1016"/>
        </w:numPr>
        <w:spacing w:after="220"/>
        <w:contextualSpacing/>
      </w:pPr>
      <w:r w:rsidRPr="00E77497">
        <w:t xml:space="preserve">Let </w:t>
      </w:r>
      <w:r w:rsidRPr="00E77497">
        <w:rPr>
          <w:i/>
        </w:rPr>
        <w:t xml:space="preserve">names </w:t>
      </w:r>
      <w:r w:rsidRPr="00E77497">
        <w:t xml:space="preserve">be VarDeclaredNames of </w:t>
      </w:r>
      <w:r w:rsidRPr="00E77497">
        <w:rPr>
          <w:i/>
        </w:rPr>
        <w:t>StatementList</w:t>
      </w:r>
      <w:r w:rsidRPr="00E77497">
        <w:t>.</w:t>
      </w:r>
    </w:p>
    <w:p w14:paraId="6071F36C" w14:textId="77777777" w:rsidR="00AB4ADD" w:rsidRPr="00E77497" w:rsidRDefault="00AB4ADD" w:rsidP="004A46DA">
      <w:pPr>
        <w:pStyle w:val="Alg4"/>
        <w:numPr>
          <w:ilvl w:val="0"/>
          <w:numId w:val="1016"/>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p>
    <w:p w14:paraId="0E945339" w14:textId="77777777" w:rsidR="00AB4ADD" w:rsidRPr="00E77497" w:rsidRDefault="00AB4ADD" w:rsidP="004A46DA">
      <w:pPr>
        <w:pStyle w:val="Alg4"/>
        <w:numPr>
          <w:ilvl w:val="0"/>
          <w:numId w:val="1016"/>
        </w:numPr>
        <w:spacing w:after="220"/>
        <w:contextualSpacing/>
      </w:pPr>
      <w:r w:rsidRPr="00E77497">
        <w:t xml:space="preserve">Return </w:t>
      </w:r>
      <w:r w:rsidRPr="00E77497">
        <w:rPr>
          <w:rStyle w:val="bnf"/>
        </w:rPr>
        <w:t>names</w:t>
      </w:r>
      <w:r w:rsidRPr="00E77497">
        <w:t>.</w:t>
      </w:r>
    </w:p>
    <w:p w14:paraId="6B497524" w14:textId="77777777" w:rsidR="0028527D" w:rsidRPr="00E77497" w:rsidRDefault="0028527D" w:rsidP="0028527D">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7C1FD232" w14:textId="77777777" w:rsidR="0028527D" w:rsidRPr="00E77497" w:rsidRDefault="0028527D" w:rsidP="008F7A25">
      <w:pPr>
        <w:pStyle w:val="Alg4"/>
        <w:numPr>
          <w:ilvl w:val="0"/>
          <w:numId w:val="1537"/>
        </w:numPr>
        <w:spacing w:after="220"/>
        <w:contextualSpacing/>
      </w:pPr>
      <w:r w:rsidRPr="00E77497">
        <w:t>Return a new empty List.</w:t>
      </w:r>
    </w:p>
    <w:p w14:paraId="6BCFCC8F" w14:textId="77777777" w:rsidR="0052272C" w:rsidRPr="00E77497" w:rsidRDefault="0052272C" w:rsidP="00E74C84">
      <w:pPr>
        <w:pStyle w:val="30"/>
      </w:pPr>
      <w:bookmarkStart w:id="3814" w:name="_Ref365637141"/>
      <w:bookmarkStart w:id="3815" w:name="_Toc366141924"/>
      <w:r w:rsidRPr="00E77497">
        <w:t>Runtime Semantics</w:t>
      </w:r>
      <w:bookmarkEnd w:id="3814"/>
      <w:bookmarkEnd w:id="3815"/>
    </w:p>
    <w:p w14:paraId="1DE788A8" w14:textId="77777777" w:rsidR="0052272C" w:rsidRPr="00E77497" w:rsidRDefault="0052272C" w:rsidP="0052272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56724E80" w14:textId="77777777"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p>
    <w:p w14:paraId="7A3A6A8D" w14:textId="77777777" w:rsidR="004C02EF" w:rsidRPr="00E77497" w:rsidRDefault="004C02EF" w:rsidP="00970924">
      <w:pPr>
        <w:pStyle w:val="Alg2"/>
        <w:numPr>
          <w:ilvl w:val="0"/>
          <w:numId w:val="515"/>
        </w:numPr>
        <w:spacing w:after="220"/>
      </w:pPr>
      <w:commentRangeStart w:id="3816"/>
      <w:r w:rsidRPr="00E77497">
        <w:t xml:space="preserve">Return </w:t>
      </w:r>
      <w:r w:rsidR="009D60F6">
        <w:t>NormalCompletion</w:t>
      </w:r>
      <w:r w:rsidRPr="00E77497">
        <w:t>(</w:t>
      </w:r>
      <w:commentRangeStart w:id="3817"/>
      <w:r w:rsidR="00970924" w:rsidRPr="00AC0382">
        <w:rPr>
          <w:b/>
          <w:bCs/>
        </w:rPr>
        <w:t>undefined</w:t>
      </w:r>
      <w:commentRangeEnd w:id="3817"/>
      <w:r w:rsidR="00970924">
        <w:rPr>
          <w:rStyle w:val="af6"/>
          <w:rFonts w:ascii="Arial" w:eastAsia="MS Mincho" w:hAnsi="Arial"/>
          <w:spacing w:val="0"/>
          <w:lang w:eastAsia="ja-JP"/>
        </w:rPr>
        <w:commentReference w:id="3817"/>
      </w:r>
      <w:r w:rsidRPr="00E77497">
        <w:t>).</w:t>
      </w:r>
      <w:commentRangeEnd w:id="3816"/>
      <w:r w:rsidR="00742E31">
        <w:rPr>
          <w:rStyle w:val="af6"/>
          <w:rFonts w:ascii="Arial" w:eastAsia="MS Mincho" w:hAnsi="Arial"/>
          <w:spacing w:val="0"/>
          <w:lang w:eastAsia="ja-JP"/>
        </w:rPr>
        <w:commentReference w:id="3816"/>
      </w:r>
    </w:p>
    <w:p w14:paraId="2E168C33" w14:textId="77777777"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p>
    <w:p w14:paraId="320D4670" w14:textId="77777777" w:rsidR="000E330C" w:rsidRPr="00E77497" w:rsidRDefault="000E330C" w:rsidP="007B6658">
      <w:pPr>
        <w:pStyle w:val="Alg2"/>
        <w:numPr>
          <w:ilvl w:val="0"/>
          <w:numId w:val="106"/>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14:paraId="4253FC39" w14:textId="77777777" w:rsidR="000E330C" w:rsidRPr="00E77497" w:rsidRDefault="000E330C" w:rsidP="007B6658">
      <w:pPr>
        <w:pStyle w:val="Alg2"/>
        <w:numPr>
          <w:ilvl w:val="0"/>
          <w:numId w:val="106"/>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14:paraId="2AFFDFC4" w14:textId="77777777" w:rsidR="000E330C" w:rsidRPr="00E77497" w:rsidRDefault="000E330C" w:rsidP="007B6658">
      <w:pPr>
        <w:pStyle w:val="Alg2"/>
        <w:numPr>
          <w:ilvl w:val="0"/>
          <w:numId w:val="106"/>
        </w:numPr>
        <w:spacing w:after="220"/>
        <w:contextualSpacing/>
      </w:pPr>
      <w:r w:rsidRPr="00E77497">
        <w:t xml:space="preserve">Perform Block Declaration Instantiation using </w:t>
      </w:r>
      <w:r w:rsidRPr="00E77497">
        <w:rPr>
          <w:i/>
        </w:rPr>
        <w:t>StatementList</w:t>
      </w:r>
      <w:r w:rsidR="004851C4" w:rsidRPr="00E77497">
        <w:t xml:space="preserve"> and</w:t>
      </w:r>
      <w:r w:rsidRPr="00E77497">
        <w:t xml:space="preserve"> </w:t>
      </w:r>
      <w:r w:rsidRPr="00E77497">
        <w:rPr>
          <w:i/>
        </w:rPr>
        <w:t>blockEnv</w:t>
      </w:r>
      <w:r w:rsidR="00DD7BE8" w:rsidRPr="00E77497">
        <w:t>.</w:t>
      </w:r>
    </w:p>
    <w:p w14:paraId="35381980" w14:textId="77777777" w:rsidR="00C479AB" w:rsidRPr="00E77497" w:rsidRDefault="00C479AB"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blockEnv</w:t>
      </w:r>
      <w:r w:rsidRPr="00E77497">
        <w:t>.</w:t>
      </w:r>
    </w:p>
    <w:p w14:paraId="44371F4A" w14:textId="77777777" w:rsidR="000E330C" w:rsidRPr="00E77497" w:rsidRDefault="000E330C" w:rsidP="007B6658">
      <w:pPr>
        <w:pStyle w:val="Alg2"/>
        <w:numPr>
          <w:ilvl w:val="0"/>
          <w:numId w:val="106"/>
        </w:numPr>
        <w:spacing w:after="220"/>
        <w:contextualSpacing/>
      </w:pPr>
      <w:r w:rsidRPr="00E77497">
        <w:t xml:space="preserve">Let </w:t>
      </w:r>
      <w:r w:rsidRPr="00E77497">
        <w:rPr>
          <w:i/>
        </w:rPr>
        <w:t>blockValue</w:t>
      </w:r>
      <w:r w:rsidRPr="00E77497">
        <w:t xml:space="preserve"> be </w:t>
      </w:r>
      <w:r w:rsidR="00F30646" w:rsidRPr="00E77497">
        <w:t xml:space="preserve">the result of evaluating </w:t>
      </w:r>
      <w:r w:rsidR="00F30646" w:rsidRPr="00E77497">
        <w:rPr>
          <w:i/>
        </w:rPr>
        <w:t>StatementList</w:t>
      </w:r>
      <w:r w:rsidR="00F30646" w:rsidRPr="00E77497">
        <w:t>.</w:t>
      </w:r>
    </w:p>
    <w:p w14:paraId="11B820EB" w14:textId="77777777" w:rsidR="000E330C" w:rsidRPr="00E77497" w:rsidRDefault="00F30646"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14:paraId="5FD39257" w14:textId="77777777" w:rsidR="00970924" w:rsidRDefault="00970924" w:rsidP="00970924">
      <w:pPr>
        <w:pStyle w:val="Alg2"/>
        <w:numPr>
          <w:ilvl w:val="0"/>
          <w:numId w:val="106"/>
        </w:numPr>
        <w:spacing w:after="220"/>
        <w:contextualSpacing/>
      </w:pPr>
      <w:r>
        <w:t xml:space="preserve">If </w:t>
      </w:r>
      <w:r>
        <w:rPr>
          <w:i/>
          <w:iCs/>
        </w:rPr>
        <w:t>blockValue</w:t>
      </w:r>
      <w:r>
        <w:t xml:space="preserve">.[[type]] is </w:t>
      </w:r>
      <w:r w:rsidRPr="00AC0382">
        <w:rPr>
          <w:rFonts w:ascii="Arial" w:hAnsi="Arial" w:cs="Arial"/>
        </w:rPr>
        <w:t>n</w:t>
      </w:r>
      <w:r w:rsidRPr="007B40AF">
        <w:rPr>
          <w:rFonts w:ascii="Arial" w:hAnsi="Arial" w:cs="Arial"/>
        </w:rPr>
        <w:t>ormal</w:t>
      </w:r>
      <w:r>
        <w:t xml:space="preserve"> and </w:t>
      </w:r>
      <w:r>
        <w:rPr>
          <w:i/>
          <w:iCs/>
        </w:rPr>
        <w:t>blockValue</w:t>
      </w:r>
      <w:r>
        <w:t xml:space="preserve">.[[value]] is </w:t>
      </w:r>
      <w:r w:rsidRPr="007B40AF">
        <w:rPr>
          <w:rFonts w:ascii="Arial" w:hAnsi="Arial" w:cs="Arial"/>
        </w:rPr>
        <w:t>empty</w:t>
      </w:r>
      <w:r>
        <w:t xml:space="preserve">,  then </w:t>
      </w:r>
    </w:p>
    <w:p w14:paraId="52A1EB92" w14:textId="77777777" w:rsidR="00970924" w:rsidRDefault="00970924" w:rsidP="007B40AF">
      <w:pPr>
        <w:pStyle w:val="Alg2"/>
        <w:numPr>
          <w:ilvl w:val="1"/>
          <w:numId w:val="106"/>
        </w:numPr>
        <w:spacing w:after="220"/>
        <w:contextualSpacing/>
      </w:pPr>
      <w:r>
        <w:t>Return NormalCompletion</w:t>
      </w:r>
      <w:r w:rsidRPr="00E77497">
        <w:t>(</w:t>
      </w:r>
      <w:commentRangeStart w:id="3818"/>
      <w:r w:rsidRPr="00970924">
        <w:rPr>
          <w:b/>
          <w:bCs/>
        </w:rPr>
        <w:t>undefined</w:t>
      </w:r>
      <w:commentRangeEnd w:id="3818"/>
      <w:r>
        <w:rPr>
          <w:rStyle w:val="af6"/>
          <w:rFonts w:ascii="Arial" w:eastAsia="MS Mincho" w:hAnsi="Arial"/>
          <w:spacing w:val="0"/>
          <w:lang w:eastAsia="ja-JP"/>
        </w:rPr>
        <w:commentReference w:id="3818"/>
      </w:r>
      <w:r w:rsidRPr="00E77497">
        <w:t>).</w:t>
      </w:r>
    </w:p>
    <w:p w14:paraId="28D72352" w14:textId="77777777" w:rsidR="00F14B7C" w:rsidRPr="00E77497" w:rsidRDefault="004C02EF" w:rsidP="007B6658">
      <w:pPr>
        <w:pStyle w:val="Alg2"/>
        <w:numPr>
          <w:ilvl w:val="0"/>
          <w:numId w:val="106"/>
        </w:numPr>
        <w:spacing w:after="220"/>
      </w:pPr>
      <w:r w:rsidRPr="00E77497">
        <w:t xml:space="preserve">Return </w:t>
      </w:r>
      <w:r w:rsidR="00F30646" w:rsidRPr="00E77497">
        <w:rPr>
          <w:i/>
        </w:rPr>
        <w:t>blockValue</w:t>
      </w:r>
      <w:r w:rsidRPr="00E77497">
        <w:t>.</w:t>
      </w:r>
    </w:p>
    <w:p w14:paraId="6072CE1D" w14:textId="77777777" w:rsidR="00AB30FE" w:rsidRPr="00E77497" w:rsidRDefault="00AB30FE" w:rsidP="00AB30FE">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14:paraId="2F5A19C2" w14:textId="77777777" w:rsidR="004C02EF" w:rsidRPr="00E77497" w:rsidRDefault="004C02EF" w:rsidP="004C02EF">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r w:rsidR="009A6DAE" w:rsidRPr="00E77497">
        <w:rPr>
          <w:rFonts w:ascii="Times New Roman" w:hAnsi="Times New Roman"/>
          <w:i/>
        </w:rPr>
        <w:t>ListItem</w:t>
      </w:r>
      <w:r w:rsidRPr="00E77497">
        <w:t xml:space="preserve"> </w:t>
      </w:r>
      <w:bookmarkStart w:id="3819" w:name="_Toc382212710"/>
    </w:p>
    <w:p w14:paraId="2E9AFE8B" w14:textId="77777777"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3819"/>
      <w:r w:rsidRPr="00E77497">
        <w:t>.</w:t>
      </w:r>
    </w:p>
    <w:p w14:paraId="0B23F6E3" w14:textId="77777777" w:rsidR="004C02EF" w:rsidRPr="00E77497" w:rsidRDefault="006552DF" w:rsidP="007B6658">
      <w:pPr>
        <w:pStyle w:val="Alg2"/>
        <w:numPr>
          <w:ilvl w:val="0"/>
          <w:numId w:val="108"/>
        </w:numPr>
      </w:pPr>
      <w:r>
        <w:t>ReturnIfAbrupt(</w:t>
      </w:r>
      <w:r>
        <w:rPr>
          <w:i/>
        </w:rPr>
        <w:t>sl</w:t>
      </w:r>
      <w:r>
        <w:t>)</w:t>
      </w:r>
      <w:r w:rsidR="004C02EF" w:rsidRPr="00E77497">
        <w:t>.</w:t>
      </w:r>
      <w:bookmarkStart w:id="3820" w:name="_Toc382212711"/>
    </w:p>
    <w:p w14:paraId="7DC31483" w14:textId="77777777"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3820"/>
      <w:r w:rsidR="00AF63E6">
        <w:rPr>
          <w:i/>
        </w:rPr>
        <w:t>ListItem</w:t>
      </w:r>
      <w:r w:rsidRPr="00E77497">
        <w:t>.</w:t>
      </w:r>
    </w:p>
    <w:p w14:paraId="3FF6F2AE" w14:textId="77777777" w:rsidR="004C02EF" w:rsidRPr="00E77497" w:rsidRDefault="004C02EF" w:rsidP="007B6658">
      <w:pPr>
        <w:pStyle w:val="Alg2"/>
        <w:numPr>
          <w:ilvl w:val="0"/>
          <w:numId w:val="108"/>
        </w:numPr>
      </w:pPr>
      <w:r w:rsidRPr="00E77497">
        <w:t xml:space="preserve">If </w:t>
      </w:r>
      <w:r w:rsidR="00E55220" w:rsidRPr="00681A60">
        <w:rPr>
          <w:i/>
        </w:rPr>
        <w:t>s</w:t>
      </w:r>
      <w:r w:rsidR="00E55220">
        <w:t xml:space="preserve">.[[type]] is </w:t>
      </w:r>
      <w:r w:rsidRPr="00E77497">
        <w:rPr>
          <w:rFonts w:ascii="Arial" w:hAnsi="Arial" w:cs="Arial"/>
        </w:rPr>
        <w:t>throw</w:t>
      </w:r>
      <w:r w:rsidRPr="00E77497">
        <w:t xml:space="preserve">,  </w:t>
      </w:r>
      <w:r w:rsidR="00E55220">
        <w:t xml:space="preserve">return </w:t>
      </w:r>
      <w:r w:rsidR="00E55220" w:rsidRPr="0027695A">
        <w:rPr>
          <w:i/>
        </w:rPr>
        <w:t>s</w:t>
      </w:r>
      <w:r w:rsidR="00E55220">
        <w:t>.</w:t>
      </w:r>
      <w:r w:rsidR="00E55220" w:rsidRPr="00E77497">
        <w:t xml:space="preserve"> </w:t>
      </w:r>
    </w:p>
    <w:p w14:paraId="7FC8D83F" w14:textId="77777777" w:rsidR="004C02EF" w:rsidRPr="00E77497" w:rsidRDefault="004C02EF" w:rsidP="007B6658">
      <w:pPr>
        <w:pStyle w:val="Alg2"/>
        <w:numPr>
          <w:ilvl w:val="0"/>
          <w:numId w:val="108"/>
        </w:numPr>
      </w:pPr>
      <w:r w:rsidRPr="00E77497">
        <w:t xml:space="preserve">If </w:t>
      </w:r>
      <w:r w:rsidRPr="00E77497">
        <w:rPr>
          <w:i/>
        </w:rPr>
        <w:t>s</w:t>
      </w:r>
      <w:r w:rsidRPr="00E77497">
        <w:t>.</w:t>
      </w:r>
      <w:r w:rsidR="00E55220">
        <w:t>[[</w:t>
      </w:r>
      <w:r w:rsidRPr="00E77497">
        <w:t>value</w:t>
      </w:r>
      <w:r w:rsidR="00E55220">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rsidR="00E55220">
        <w:t>[[</w:t>
      </w:r>
      <w:r w:rsidRPr="00E77497">
        <w:t>value</w:t>
      </w:r>
      <w:r w:rsidR="00E55220">
        <w:t>]]</w:t>
      </w:r>
      <w:r w:rsidRPr="00E77497">
        <w:t xml:space="preserve">, otherwise let </w:t>
      </w:r>
      <w:r w:rsidRPr="00E77497">
        <w:rPr>
          <w:i/>
        </w:rPr>
        <w:t>V</w:t>
      </w:r>
      <w:r w:rsidRPr="00E77497">
        <w:t xml:space="preserve"> = </w:t>
      </w:r>
      <w:r w:rsidRPr="00E77497">
        <w:rPr>
          <w:i/>
        </w:rPr>
        <w:t>s</w:t>
      </w:r>
      <w:r w:rsidRPr="00E77497">
        <w:t>.</w:t>
      </w:r>
      <w:r w:rsidR="00E55220">
        <w:t>[[v</w:t>
      </w:r>
      <w:r w:rsidR="00E55220" w:rsidRPr="00E77497">
        <w:t>alue</w:t>
      </w:r>
      <w:r w:rsidR="00E55220">
        <w:t>]]</w:t>
      </w:r>
      <w:r w:rsidRPr="00E77497">
        <w:t>.</w:t>
      </w:r>
    </w:p>
    <w:p w14:paraId="571CDD53" w14:textId="77777777" w:rsidR="004C02EF" w:rsidRPr="00E77497" w:rsidRDefault="004C02EF" w:rsidP="007B6658">
      <w:pPr>
        <w:pStyle w:val="Alg2"/>
        <w:numPr>
          <w:ilvl w:val="0"/>
          <w:numId w:val="108"/>
        </w:numPr>
        <w:spacing w:after="220"/>
      </w:pPr>
      <w:r w:rsidRPr="00E77497">
        <w:t xml:space="preserve">Return </w:t>
      </w:r>
      <w:r w:rsidR="00E55220">
        <w:t>Completion {</w:t>
      </w:r>
      <w:r w:rsidR="00327BF7">
        <w:t>[[</w:t>
      </w:r>
      <w:r w:rsidR="00E55220">
        <w:t>type</w:t>
      </w:r>
      <w:r w:rsidR="00327BF7">
        <w:t>]]</w:t>
      </w:r>
      <w:r w:rsidR="00E55220">
        <w:t xml:space="preserve">: </w:t>
      </w:r>
      <w:r w:rsidRPr="00E77497">
        <w:rPr>
          <w:i/>
        </w:rPr>
        <w:t>s</w:t>
      </w:r>
      <w:r w:rsidRPr="00E77497">
        <w:t>.</w:t>
      </w:r>
      <w:r w:rsidR="00E55220">
        <w:t>[[t</w:t>
      </w:r>
      <w:r w:rsidR="00E55220" w:rsidRPr="00E77497">
        <w:t>ype</w:t>
      </w:r>
      <w:r w:rsidR="00E55220">
        <w:t>]]</w:t>
      </w:r>
      <w:r w:rsidRPr="00E77497">
        <w:t xml:space="preserve">, </w:t>
      </w:r>
      <w:r w:rsidR="00327BF7">
        <w:t>[[</w:t>
      </w:r>
      <w:r w:rsidR="00E55220">
        <w:t>value</w:t>
      </w:r>
      <w:r w:rsidR="00327BF7">
        <w:t>]]</w:t>
      </w:r>
      <w:r w:rsidR="00E55220">
        <w:t xml:space="preserve">: </w:t>
      </w:r>
      <w:r w:rsidRPr="00E77497">
        <w:rPr>
          <w:i/>
        </w:rPr>
        <w:t>V</w:t>
      </w:r>
      <w:r w:rsidRPr="00E77497">
        <w:t xml:space="preserve">, </w:t>
      </w:r>
      <w:r w:rsidR="00327BF7">
        <w:t>[[</w:t>
      </w:r>
      <w:r w:rsidR="00E55220">
        <w:t>target</w:t>
      </w:r>
      <w:r w:rsidR="00327BF7">
        <w:t>]]</w:t>
      </w:r>
      <w:r w:rsidR="00E55220">
        <w:t xml:space="preserve">: </w:t>
      </w:r>
      <w:r w:rsidRPr="00E77497">
        <w:rPr>
          <w:i/>
        </w:rPr>
        <w:t>s</w:t>
      </w:r>
      <w:r w:rsidRPr="00E77497">
        <w:t>.</w:t>
      </w:r>
      <w:r w:rsidR="00E55220">
        <w:t>[[</w:t>
      </w:r>
      <w:r w:rsidRPr="00E77497">
        <w:t>target</w:t>
      </w:r>
      <w:r w:rsidR="00481DAC">
        <w:t>]]}</w:t>
      </w:r>
      <w:r w:rsidR="00481DAC" w:rsidRPr="00E77497">
        <w:t>.</w:t>
      </w:r>
    </w:p>
    <w:p w14:paraId="09639D7C" w14:textId="77777777" w:rsidR="004C02EF" w:rsidRPr="00E77497" w:rsidRDefault="004C02EF" w:rsidP="00621C54">
      <w:pPr>
        <w:pStyle w:val="Note"/>
        <w:spacing w:after="60"/>
      </w:pPr>
      <w:bookmarkStart w:id="3821" w:name="_Toc417706216"/>
      <w:bookmarkStart w:id="3822" w:name="_Ref440445249"/>
      <w:bookmarkStart w:id="3823" w:name="_Ref457437644"/>
      <w:bookmarkStart w:id="3824" w:name="_Ref457437645"/>
      <w:bookmarkStart w:id="3825" w:name="_Ref457437646"/>
      <w:bookmarkStart w:id="3826" w:name="_Ref457437647"/>
      <w:bookmarkStart w:id="3827" w:name="_Ref457437648"/>
      <w:bookmarkStart w:id="3828" w:name="_Ref457437652"/>
      <w:bookmarkStart w:id="3829" w:name="_Ref457437653"/>
      <w:bookmarkStart w:id="3830" w:name="_Ref457708381"/>
      <w:bookmarkStart w:id="3831" w:name="_Ref457792811"/>
      <w:bookmarkStart w:id="3832" w:name="_Toc472818876"/>
      <w:bookmarkStart w:id="3833" w:name="_Toc235503450"/>
      <w:bookmarkStart w:id="3834" w:name="_Toc241509225"/>
      <w:bookmarkStart w:id="3835" w:name="_Toc244416712"/>
      <w:r w:rsidRPr="00E77497">
        <w:t>NOTE</w:t>
      </w:r>
      <w:r w:rsidRPr="00E77497">
        <w:tab/>
        <w:t xml:space="preserve">Steps </w:t>
      </w:r>
      <w:r w:rsidR="00621C54">
        <w:t>5</w:t>
      </w:r>
      <w:r w:rsidR="00E55220" w:rsidRPr="00E77497">
        <w:t xml:space="preserve"> </w:t>
      </w:r>
      <w:r w:rsidRPr="00E77497">
        <w:t xml:space="preserve">and </w:t>
      </w:r>
      <w:r w:rsidR="00621C54">
        <w:t>6</w:t>
      </w:r>
      <w:r w:rsidR="00E55220" w:rsidRPr="00E77497">
        <w:t xml:space="preserve"> </w:t>
      </w:r>
      <w:r w:rsidRPr="00E77497">
        <w:t>of the above algorit</w:t>
      </w:r>
      <w:r w:rsidR="00861AE4">
        <w:t>h</w:t>
      </w:r>
      <w:r w:rsidRPr="00E77497">
        <w:t xml:space="preserve">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4D9D59D7"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288C6500" w14:textId="77777777" w:rsidR="004C02EF" w:rsidRPr="00E77497" w:rsidRDefault="004C02EF" w:rsidP="004C02EF">
      <w:pPr>
        <w:ind w:left="720"/>
        <w:contextualSpacing/>
        <w:rPr>
          <w:rFonts w:ascii="Courier New" w:hAnsi="Courier New" w:cs="Courier New"/>
          <w:b/>
          <w:sz w:val="18"/>
          <w:szCs w:val="18"/>
        </w:rPr>
      </w:pPr>
      <w:commentRangeStart w:id="3836"/>
      <w:r w:rsidRPr="00E77497">
        <w:rPr>
          <w:rFonts w:ascii="Courier New" w:hAnsi="Courier New" w:cs="Courier New"/>
          <w:b/>
          <w:sz w:val="18"/>
          <w:szCs w:val="18"/>
        </w:rPr>
        <w:t>eval("1;{}")</w:t>
      </w:r>
      <w:commentRangeEnd w:id="3836"/>
      <w:r w:rsidR="00742E31">
        <w:rPr>
          <w:rStyle w:val="af6"/>
        </w:rPr>
        <w:commentReference w:id="3836"/>
      </w:r>
    </w:p>
    <w:p w14:paraId="2D0B66F3" w14:textId="77777777"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14:paraId="297949BA" w14:textId="77777777" w:rsidR="009553A4" w:rsidRPr="008B7F6F" w:rsidRDefault="009553A4" w:rsidP="009553A4">
      <w:pPr>
        <w:pStyle w:val="40"/>
      </w:pPr>
      <w:bookmarkStart w:id="3837" w:name="_Toc360524423"/>
      <w:bookmarkStart w:id="3838" w:name="_Toc276631076"/>
      <w:commentRangeStart w:id="3839"/>
      <w:r w:rsidRPr="003B4312">
        <w:t xml:space="preserve">Block Declaration </w:t>
      </w:r>
      <w:r w:rsidRPr="008B7F6F">
        <w:t>Instantiation</w:t>
      </w:r>
      <w:commentRangeEnd w:id="3839"/>
      <w:r>
        <w:rPr>
          <w:rStyle w:val="af6"/>
          <w:b w:val="0"/>
        </w:rPr>
        <w:commentReference w:id="3839"/>
      </w:r>
    </w:p>
    <w:p w14:paraId="2D0E290E" w14:textId="77777777" w:rsidR="009553A4" w:rsidRPr="006164EE" w:rsidRDefault="009553A4" w:rsidP="009553A4">
      <w:pPr>
        <w:rPr>
          <w:sz w:val="18"/>
        </w:rPr>
      </w:pPr>
      <w:r w:rsidRPr="006164EE">
        <w:rPr>
          <w:sz w:val="18"/>
        </w:rPr>
        <w:t>N</w:t>
      </w:r>
      <w:r w:rsidRPr="004D1BD1">
        <w:rPr>
          <w:sz w:val="18"/>
        </w:rPr>
        <w:t>OTE</w:t>
      </w:r>
      <w:r w:rsidRPr="004D1BD1">
        <w:rPr>
          <w:sz w:val="18"/>
        </w:rPr>
        <w:tab/>
      </w:r>
      <w:r w:rsidRPr="004D1BD1">
        <w:t xml:space="preserve"> </w:t>
      </w:r>
      <w:r w:rsidRPr="006164EE">
        <w:rPr>
          <w:sz w:val="18"/>
        </w:rPr>
        <w:t xml:space="preserve">When a </w:t>
      </w:r>
      <w:r w:rsidRPr="006164EE">
        <w:rPr>
          <w:rFonts w:ascii="Times New Roman" w:eastAsia="Times New Roman" w:hAnsi="Times New Roman"/>
          <w:i/>
          <w:spacing w:val="6"/>
          <w:sz w:val="18"/>
          <w:lang w:eastAsia="en-US"/>
        </w:rPr>
        <w:t>Block</w:t>
      </w:r>
      <w:r w:rsidRPr="006164EE">
        <w:rPr>
          <w:sz w:val="18"/>
        </w:rPr>
        <w:t xml:space="preserve"> or </w:t>
      </w:r>
      <w:r w:rsidRPr="006164EE">
        <w:rPr>
          <w:rFonts w:ascii="Times New Roman" w:eastAsia="Times New Roman" w:hAnsi="Times New Roman"/>
          <w:i/>
          <w:spacing w:val="6"/>
          <w:sz w:val="18"/>
          <w:lang w:eastAsia="en-US"/>
        </w:rPr>
        <w:t>CaseBlock</w:t>
      </w:r>
      <w:r w:rsidRPr="006164EE">
        <w:rPr>
          <w:sz w:val="18"/>
        </w:rPr>
        <w:t xml:space="preserve"> production is evaluated a new Declarative Environment Record is created and bindings for each block scoped variable, constant, or function declarated in the block are instantiated in the environment record. </w:t>
      </w:r>
    </w:p>
    <w:p w14:paraId="1349D8AD" w14:textId="77777777" w:rsidR="009553A4" w:rsidRPr="006B6D0A" w:rsidRDefault="009553A4" w:rsidP="009553A4">
      <w:r w:rsidRPr="004D1BD1">
        <w:t xml:space="preserve">Block Declaration Instantiation is performed as follows using arguments </w:t>
      </w:r>
      <w:r w:rsidRPr="004D1BD1">
        <w:rPr>
          <w:rFonts w:ascii="Times New Roman" w:eastAsia="Times New Roman" w:hAnsi="Times New Roman"/>
          <w:i/>
          <w:spacing w:val="6"/>
          <w:lang w:eastAsia="en-US"/>
        </w:rPr>
        <w:t>code</w:t>
      </w:r>
      <w:r w:rsidRPr="004D1BD1">
        <w:t xml:space="preserve"> and </w:t>
      </w:r>
      <w:r w:rsidRPr="004D1BD1">
        <w:rPr>
          <w:rFonts w:ascii="Times New Roman" w:eastAsia="Times New Roman" w:hAnsi="Times New Roman"/>
          <w:i/>
          <w:spacing w:val="6"/>
          <w:lang w:eastAsia="en-US"/>
        </w:rPr>
        <w:t>env</w:t>
      </w:r>
      <w:r w:rsidRPr="004D1BD1">
        <w:t xml:space="preserve">. </w:t>
      </w:r>
      <w:r w:rsidRPr="003B4312">
        <w:rPr>
          <w:rFonts w:ascii="Times New Roman" w:eastAsia="Times New Roman" w:hAnsi="Times New Roman"/>
          <w:i/>
          <w:spacing w:val="6"/>
          <w:lang w:eastAsia="en-US"/>
        </w:rPr>
        <w:t>code</w:t>
      </w:r>
      <w:r w:rsidRPr="003B4312">
        <w:t xml:space="preserve"> is the grammar production corresponding </w:t>
      </w:r>
      <w:r w:rsidRPr="008B7F6F">
        <w:t xml:space="preserve">to the body of the block.  </w:t>
      </w:r>
      <w:r w:rsidRPr="008B7F6F">
        <w:rPr>
          <w:rFonts w:ascii="Times New Roman" w:eastAsia="Times New Roman" w:hAnsi="Times New Roman"/>
          <w:i/>
          <w:spacing w:val="6"/>
          <w:lang w:eastAsia="en-US"/>
        </w:rPr>
        <w:t>env</w:t>
      </w:r>
      <w:r w:rsidRPr="008B7F6F">
        <w:t xml:space="preserve"> is </w:t>
      </w:r>
      <w:r w:rsidRPr="006B6D0A">
        <w:t>the declarative environment record in which bindings are to be</w:t>
      </w:r>
      <w:r>
        <w:t xml:space="preserve"> created</w:t>
      </w:r>
      <w:r w:rsidRPr="006B6D0A">
        <w:t xml:space="preserve">. </w:t>
      </w:r>
    </w:p>
    <w:p w14:paraId="130A2F7B" w14:textId="77777777" w:rsidR="009553A4" w:rsidRPr="00B820AB" w:rsidRDefault="009553A4" w:rsidP="009553A4">
      <w:pPr>
        <w:pStyle w:val="Alg4"/>
        <w:numPr>
          <w:ilvl w:val="0"/>
          <w:numId w:val="525"/>
        </w:numPr>
      </w:pPr>
      <w:r w:rsidRPr="009C202C">
        <w:t xml:space="preserve">Let </w:t>
      </w:r>
      <w:r w:rsidRPr="009C202C">
        <w:rPr>
          <w:i/>
        </w:rPr>
        <w:t>declarations</w:t>
      </w:r>
      <w:r w:rsidRPr="009C202C">
        <w:t xml:space="preserve"> be the LexicalDeclarations of</w:t>
      </w:r>
      <w:r w:rsidRPr="00B820AB">
        <w:t xml:space="preserve"> </w:t>
      </w:r>
      <w:r w:rsidRPr="00B820AB">
        <w:rPr>
          <w:i/>
        </w:rPr>
        <w:t>code</w:t>
      </w:r>
      <w:r w:rsidRPr="00B820AB">
        <w:t>.</w:t>
      </w:r>
    </w:p>
    <w:p w14:paraId="08CC31DE" w14:textId="77777777" w:rsidR="009553A4" w:rsidRPr="00E77497" w:rsidRDefault="009553A4" w:rsidP="009553A4">
      <w:pPr>
        <w:pStyle w:val="Alg4"/>
        <w:numPr>
          <w:ilvl w:val="0"/>
          <w:numId w:val="525"/>
        </w:numPr>
      </w:pPr>
      <w:r w:rsidRPr="00E77497">
        <w:t xml:space="preserve">Let </w:t>
      </w:r>
      <w:r>
        <w:rPr>
          <w:i/>
        </w:rPr>
        <w:t>functionsToInitialise</w:t>
      </w:r>
      <w:r w:rsidRPr="00E77497">
        <w:t xml:space="preserve"> be an empty</w:t>
      </w:r>
      <w:r>
        <w:t xml:space="preserve"> </w:t>
      </w:r>
      <w:r w:rsidRPr="00E77497">
        <w:t>List.</w:t>
      </w:r>
    </w:p>
    <w:p w14:paraId="1CA1BD42" w14:textId="77777777" w:rsidR="009553A4" w:rsidRPr="00E77497" w:rsidRDefault="009553A4" w:rsidP="009553A4">
      <w:pPr>
        <w:pStyle w:val="Alg4"/>
        <w:numPr>
          <w:ilvl w:val="0"/>
          <w:numId w:val="525"/>
        </w:numPr>
      </w:pPr>
      <w:r w:rsidRPr="00675B74">
        <w:t xml:space="preserve">For each element </w:t>
      </w:r>
      <w:r w:rsidRPr="00E77497">
        <w:rPr>
          <w:i/>
        </w:rPr>
        <w:t xml:space="preserve">d </w:t>
      </w:r>
      <w:r w:rsidRPr="00E77497">
        <w:t xml:space="preserve">in </w:t>
      </w:r>
      <w:r w:rsidRPr="00E77497">
        <w:rPr>
          <w:i/>
        </w:rPr>
        <w:t>declarations</w:t>
      </w:r>
      <w:r w:rsidRPr="00E77497">
        <w:t xml:space="preserve"> do</w:t>
      </w:r>
    </w:p>
    <w:p w14:paraId="03E65BE1" w14:textId="77777777" w:rsidR="009553A4" w:rsidRPr="00E77497" w:rsidRDefault="009553A4" w:rsidP="009553A4">
      <w:pPr>
        <w:pStyle w:val="Alg4"/>
        <w:numPr>
          <w:ilvl w:val="1"/>
          <w:numId w:val="525"/>
        </w:numPr>
        <w:tabs>
          <w:tab w:val="clear" w:pos="1080"/>
          <w:tab w:val="num" w:pos="720"/>
        </w:tabs>
        <w:ind w:hanging="720"/>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375F847B" w14:textId="77777777" w:rsidR="009553A4" w:rsidRPr="00E77497" w:rsidRDefault="009553A4" w:rsidP="009553A4">
      <w:pPr>
        <w:pStyle w:val="Alg4"/>
        <w:numPr>
          <w:ilvl w:val="2"/>
          <w:numId w:val="525"/>
        </w:numPr>
        <w:tabs>
          <w:tab w:val="clear" w:pos="1800"/>
          <w:tab w:val="num" w:pos="990"/>
        </w:tabs>
        <w:ind w:left="990" w:hanging="270"/>
      </w:pPr>
      <w:r w:rsidRPr="00E77497">
        <w:t>If</w:t>
      </w:r>
      <w:r>
        <w:t xml:space="preserve"> IsConstantDeclaration of</w:t>
      </w:r>
      <w:r w:rsidRPr="00E77497">
        <w:t xml:space="preserve"> </w:t>
      </w:r>
      <w:r w:rsidRPr="00E77497">
        <w:rPr>
          <w:i/>
        </w:rPr>
        <w:t>d</w:t>
      </w:r>
      <w:r w:rsidRPr="00E77497">
        <w:t xml:space="preserve"> is </w:t>
      </w:r>
      <w:r w:rsidRPr="00C91100">
        <w:rPr>
          <w:b/>
        </w:rPr>
        <w:t>true</w:t>
      </w:r>
      <w:r w:rsidRPr="00E77497">
        <w:t>, then</w:t>
      </w:r>
    </w:p>
    <w:p w14:paraId="666A2FEF" w14:textId="77777777" w:rsidR="009553A4" w:rsidRPr="00E77497" w:rsidRDefault="009553A4" w:rsidP="009553A4">
      <w:pPr>
        <w:pStyle w:val="Alg4"/>
        <w:numPr>
          <w:ilvl w:val="3"/>
          <w:numId w:val="525"/>
        </w:numPr>
        <w:tabs>
          <w:tab w:val="clear" w:pos="2520"/>
        </w:tabs>
        <w:spacing w:after="220"/>
        <w:ind w:left="1620" w:hanging="45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14:paraId="12BDC815" w14:textId="77777777" w:rsidR="009553A4" w:rsidRPr="00E77497" w:rsidRDefault="009553A4" w:rsidP="009553A4">
      <w:pPr>
        <w:pStyle w:val="Alg4"/>
        <w:numPr>
          <w:ilvl w:val="2"/>
          <w:numId w:val="525"/>
        </w:numPr>
        <w:tabs>
          <w:tab w:val="clear" w:pos="1800"/>
          <w:tab w:val="num" w:pos="990"/>
        </w:tabs>
        <w:spacing w:after="220"/>
        <w:ind w:hanging="1080"/>
        <w:contextualSpacing/>
      </w:pPr>
      <w:r w:rsidRPr="00E77497">
        <w:t>Else,</w:t>
      </w:r>
    </w:p>
    <w:p w14:paraId="15B18275" w14:textId="77777777" w:rsidR="009553A4" w:rsidRPr="00E77497" w:rsidRDefault="009553A4" w:rsidP="009553A4">
      <w:pPr>
        <w:pStyle w:val="Alg4"/>
        <w:numPr>
          <w:ilvl w:val="3"/>
          <w:numId w:val="525"/>
        </w:numPr>
        <w:tabs>
          <w:tab w:val="clear" w:pos="2520"/>
          <w:tab w:val="num" w:pos="1620"/>
        </w:tabs>
        <w:spacing w:after="220"/>
        <w:ind w:left="1620" w:hanging="45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55E67827" w14:textId="77777777" w:rsidR="009553A4" w:rsidRDefault="009553A4" w:rsidP="009553A4">
      <w:pPr>
        <w:pStyle w:val="Alg4"/>
        <w:numPr>
          <w:ilvl w:val="3"/>
          <w:numId w:val="525"/>
        </w:numPr>
        <w:tabs>
          <w:tab w:val="clear" w:pos="2520"/>
          <w:tab w:val="num" w:pos="1620"/>
        </w:tabs>
        <w:spacing w:after="220"/>
        <w:ind w:hanging="1350"/>
        <w:contextualSpacing/>
      </w:pPr>
      <w:r>
        <w:t xml:space="preserve">Assert: </w:t>
      </w:r>
      <w:r w:rsidRPr="00DC4878">
        <w:rPr>
          <w:i/>
          <w:iCs/>
        </w:rPr>
        <w:t>status</w:t>
      </w:r>
      <w:r>
        <w:t xml:space="preserve"> is never an abrupt completion.</w:t>
      </w:r>
    </w:p>
    <w:p w14:paraId="059C4C1C" w14:textId="77777777" w:rsidR="009553A4" w:rsidRDefault="009553A4" w:rsidP="009553A4">
      <w:pPr>
        <w:pStyle w:val="Alg4"/>
        <w:numPr>
          <w:ilvl w:val="1"/>
          <w:numId w:val="525"/>
        </w:numPr>
        <w:tabs>
          <w:tab w:val="clear" w:pos="1080"/>
          <w:tab w:val="num" w:pos="720"/>
        </w:tabs>
        <w:ind w:hanging="720"/>
      </w:pPr>
      <w:r w:rsidRPr="007A0F2F">
        <w:t xml:space="preserve">If </w:t>
      </w:r>
      <w:r w:rsidRPr="007A0F2F">
        <w:rPr>
          <w:i/>
          <w:iCs/>
        </w:rPr>
        <w:t>d</w:t>
      </w:r>
      <w:r w:rsidRPr="007A0F2F">
        <w:t xml:space="preserve"> is a </w:t>
      </w:r>
      <w:r w:rsidRPr="007A0F2F">
        <w:rPr>
          <w:i/>
          <w:iCs/>
        </w:rPr>
        <w:t>GeneratorDeclaration</w:t>
      </w:r>
      <w:r w:rsidRPr="007A0F2F">
        <w:t xml:space="preserve"> production</w:t>
      </w:r>
      <w:r>
        <w:t xml:space="preserve"> or a </w:t>
      </w:r>
      <w:r>
        <w:rPr>
          <w:i/>
          <w:iCs/>
        </w:rPr>
        <w:t>FunctionDeclaration</w:t>
      </w:r>
      <w:r>
        <w:t xml:space="preserve"> production</w:t>
      </w:r>
      <w:r w:rsidRPr="007A0F2F">
        <w:t>, then</w:t>
      </w:r>
    </w:p>
    <w:p w14:paraId="58207CC7" w14:textId="77777777" w:rsidR="009553A4" w:rsidRDefault="009553A4" w:rsidP="009553A4">
      <w:pPr>
        <w:pStyle w:val="Alg4"/>
        <w:numPr>
          <w:ilvl w:val="2"/>
          <w:numId w:val="525"/>
        </w:numPr>
        <w:tabs>
          <w:tab w:val="clear" w:pos="1800"/>
          <w:tab w:val="num" w:pos="990"/>
        </w:tabs>
        <w:spacing w:after="220"/>
        <w:ind w:hanging="1080"/>
        <w:contextualSpacing/>
      </w:pPr>
      <w:r w:rsidRPr="003B4312">
        <w:t xml:space="preserve">Append </w:t>
      </w:r>
      <w:r w:rsidRPr="007A0F2F">
        <w:rPr>
          <w:i/>
          <w:iCs/>
        </w:rPr>
        <w:t>d</w:t>
      </w:r>
      <w:r w:rsidRPr="008B7F6F">
        <w:t xml:space="preserve"> to </w:t>
      </w:r>
      <w:r w:rsidRPr="007A0F2F">
        <w:rPr>
          <w:i/>
          <w:iCs/>
        </w:rPr>
        <w:t>functionsToInitial</w:t>
      </w:r>
      <w:r>
        <w:rPr>
          <w:i/>
          <w:iCs/>
        </w:rPr>
        <w:t>ise</w:t>
      </w:r>
      <w:r w:rsidRPr="008B7F6F">
        <w:t>.</w:t>
      </w:r>
    </w:p>
    <w:p w14:paraId="715FB761" w14:textId="77777777" w:rsidR="009553A4" w:rsidRPr="00E77497" w:rsidRDefault="009553A4" w:rsidP="009553A4">
      <w:pPr>
        <w:pStyle w:val="Alg4"/>
        <w:numPr>
          <w:ilvl w:val="0"/>
          <w:numId w:val="525"/>
        </w:numPr>
      </w:pPr>
      <w:r w:rsidRPr="00E77497">
        <w:t xml:space="preserve">For each </w:t>
      </w:r>
      <w:r>
        <w:rPr>
          <w:iCs/>
        </w:rPr>
        <w:t>production</w:t>
      </w:r>
      <w:r w:rsidRPr="00E77497">
        <w:t xml:space="preserve"> </w:t>
      </w:r>
      <w:r w:rsidRPr="00E77497">
        <w:rPr>
          <w:i/>
        </w:rPr>
        <w:t>f</w:t>
      </w:r>
      <w:r w:rsidRPr="00E77497">
        <w:t xml:space="preserve"> in </w:t>
      </w:r>
      <w:r w:rsidRPr="007A0F2F">
        <w:rPr>
          <w:i/>
          <w:iCs/>
        </w:rPr>
        <w:t>functionsToInitial</w:t>
      </w:r>
      <w:r>
        <w:rPr>
          <w:i/>
          <w:iCs/>
        </w:rPr>
        <w:t>ise</w:t>
      </w:r>
      <w:r w:rsidRPr="00E77497">
        <w:t>, in list order do</w:t>
      </w:r>
    </w:p>
    <w:p w14:paraId="000B0352" w14:textId="77777777" w:rsidR="009553A4" w:rsidRPr="00E77497" w:rsidRDefault="009553A4" w:rsidP="009553A4">
      <w:pPr>
        <w:pStyle w:val="Alg4"/>
        <w:numPr>
          <w:ilvl w:val="1"/>
          <w:numId w:val="525"/>
        </w:numPr>
        <w:tabs>
          <w:tab w:val="clear" w:pos="1080"/>
          <w:tab w:val="num" w:pos="720"/>
        </w:tabs>
        <w:ind w:hanging="720"/>
        <w:rPr>
          <w:i/>
        </w:rPr>
      </w:pPr>
      <w:r w:rsidRPr="00E77497">
        <w:t xml:space="preserve">Let </w:t>
      </w:r>
      <w:r w:rsidRPr="00E77497">
        <w:rPr>
          <w:i/>
        </w:rPr>
        <w:t>fn</w:t>
      </w:r>
      <w:r w:rsidRPr="00E77497">
        <w:t xml:space="preserve"> be the sole element of the BoundNames of </w:t>
      </w:r>
      <w:r w:rsidRPr="00E77497">
        <w:rPr>
          <w:i/>
        </w:rPr>
        <w:t>f.</w:t>
      </w:r>
    </w:p>
    <w:p w14:paraId="418B16AA" w14:textId="77777777" w:rsidR="009553A4" w:rsidRPr="00E77497" w:rsidRDefault="009553A4" w:rsidP="009553A4">
      <w:pPr>
        <w:pStyle w:val="Alg4"/>
        <w:numPr>
          <w:ilvl w:val="1"/>
          <w:numId w:val="525"/>
        </w:numPr>
        <w:tabs>
          <w:tab w:val="clear" w:pos="1080"/>
          <w:tab w:val="num" w:pos="720"/>
        </w:tabs>
        <w:ind w:hanging="720"/>
      </w:pPr>
      <w:r w:rsidRPr="00E77497">
        <w:t xml:space="preserve">Let </w:t>
      </w:r>
      <w:r w:rsidRPr="00E77497">
        <w:rPr>
          <w:i/>
        </w:rPr>
        <w:t>fo</w:t>
      </w:r>
      <w:r w:rsidRPr="00E77497">
        <w:t xml:space="preserve"> be the result of </w:t>
      </w:r>
      <w:r>
        <w:t>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w:t>
      </w:r>
      <w:r w:rsidRPr="00E77497" w:rsidDel="00CB4E96">
        <w:t xml:space="preserve"> </w:t>
      </w:r>
      <w:r w:rsidRPr="00E77497">
        <w:rPr>
          <w:i/>
        </w:rPr>
        <w:t>f</w:t>
      </w:r>
      <w:r>
        <w:rPr>
          <w:iCs/>
        </w:rPr>
        <w:t xml:space="preserve"> with argument </w:t>
      </w:r>
      <w:r w:rsidRPr="009E4458">
        <w:rPr>
          <w:i/>
        </w:rPr>
        <w:t>env</w:t>
      </w:r>
      <w:r w:rsidRPr="00E77497">
        <w:t>.</w:t>
      </w:r>
    </w:p>
    <w:p w14:paraId="0FF1423E" w14:textId="77777777" w:rsidR="009553A4" w:rsidRDefault="009553A4" w:rsidP="009553A4">
      <w:pPr>
        <w:pStyle w:val="Alg4"/>
        <w:numPr>
          <w:ilvl w:val="1"/>
          <w:numId w:val="525"/>
        </w:numPr>
        <w:tabs>
          <w:tab w:val="clear" w:pos="1080"/>
          <w:tab w:val="num" w:pos="720"/>
        </w:tabs>
        <w:spacing w:after="240"/>
        <w:ind w:hanging="720"/>
      </w:pPr>
      <w:r w:rsidRPr="003B4312">
        <w:t xml:space="preserve">Call </w:t>
      </w:r>
      <w:r w:rsidRPr="003B4312">
        <w:rPr>
          <w:i/>
        </w:rPr>
        <w:t>env</w:t>
      </w:r>
      <w:r w:rsidRPr="008B7F6F">
        <w:t xml:space="preserve">’s </w:t>
      </w:r>
      <w:r>
        <w:t>InitialiseBinding</w:t>
      </w:r>
      <w:r w:rsidRPr="008B7F6F">
        <w:t xml:space="preserve"> concrete method passing </w:t>
      </w:r>
      <w:r w:rsidRPr="008B7F6F">
        <w:rPr>
          <w:i/>
        </w:rPr>
        <w:t>fn</w:t>
      </w:r>
      <w:r w:rsidRPr="008B7F6F">
        <w:t xml:space="preserve">, and </w:t>
      </w:r>
      <w:r w:rsidRPr="008B7F6F">
        <w:rPr>
          <w:i/>
        </w:rPr>
        <w:t>fo</w:t>
      </w:r>
      <w:r w:rsidRPr="008B7F6F">
        <w:t xml:space="preserve"> </w:t>
      </w:r>
      <w:r w:rsidRPr="006B6D0A">
        <w:t>as the arguments.</w:t>
      </w:r>
    </w:p>
    <w:p w14:paraId="3586F467" w14:textId="77777777" w:rsidR="004C02EF" w:rsidRPr="00E77497" w:rsidRDefault="00CB30C3" w:rsidP="00D148E9">
      <w:pPr>
        <w:pStyle w:val="20"/>
      </w:pPr>
      <w:bookmarkStart w:id="3840" w:name="_Toc366141925"/>
      <w:bookmarkEnd w:id="3837"/>
      <w:r w:rsidRPr="00E77497">
        <w:t xml:space="preserve">Declarations and the </w:t>
      </w:r>
      <w:r w:rsidR="004C02EF" w:rsidRPr="00E77497">
        <w:t xml:space="preserve">Variable </w:t>
      </w:r>
      <w:bookmarkEnd w:id="3821"/>
      <w:bookmarkEnd w:id="3822"/>
      <w:bookmarkEnd w:id="3823"/>
      <w:bookmarkEnd w:id="3824"/>
      <w:bookmarkEnd w:id="3825"/>
      <w:bookmarkEnd w:id="3826"/>
      <w:bookmarkEnd w:id="3827"/>
      <w:bookmarkEnd w:id="3828"/>
      <w:bookmarkEnd w:id="3829"/>
      <w:bookmarkEnd w:id="3830"/>
      <w:bookmarkEnd w:id="3831"/>
      <w:bookmarkEnd w:id="3832"/>
      <w:bookmarkEnd w:id="3833"/>
      <w:r w:rsidR="004C02EF" w:rsidRPr="00E77497">
        <w:t>Statement</w:t>
      </w:r>
      <w:bookmarkEnd w:id="3834"/>
      <w:bookmarkEnd w:id="3835"/>
      <w:bookmarkEnd w:id="3838"/>
      <w:bookmarkEnd w:id="3840"/>
    </w:p>
    <w:p w14:paraId="155AEFE2" w14:textId="77777777" w:rsidR="00884D1C" w:rsidRPr="00E77497" w:rsidRDefault="00884D1C" w:rsidP="00D148E9">
      <w:pPr>
        <w:pStyle w:val="30"/>
      </w:pPr>
      <w:bookmarkStart w:id="3841" w:name="_Toc366141926"/>
      <w:r w:rsidRPr="00E77497">
        <w:t xml:space="preserve">Let </w:t>
      </w:r>
      <w:r w:rsidR="00633DD3">
        <w:t xml:space="preserve">and Const </w:t>
      </w:r>
      <w:r w:rsidRPr="00E77497">
        <w:t>Declaration</w:t>
      </w:r>
      <w:r w:rsidR="00633DD3">
        <w:t>s</w:t>
      </w:r>
      <w:bookmarkEnd w:id="3841"/>
    </w:p>
    <w:p w14:paraId="5CB16A1F" w14:textId="77777777" w:rsidR="00791AD1" w:rsidRPr="00E77497" w:rsidRDefault="00791AD1" w:rsidP="00CE0C74">
      <w:pPr>
        <w:rPr>
          <w:sz w:val="18"/>
        </w:rPr>
      </w:pPr>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r w:rsidR="00A345F7">
        <w:rPr>
          <w:sz w:val="18"/>
        </w:rPr>
        <w:t xml:space="preserve">and </w:t>
      </w:r>
      <w:r w:rsidR="00A345F7" w:rsidRPr="00E77497">
        <w:rPr>
          <w:rFonts w:ascii="Courier New" w:hAnsi="Courier New"/>
          <w:b/>
          <w:sz w:val="18"/>
        </w:rPr>
        <w:t>const</w:t>
      </w:r>
      <w:r w:rsidR="00A345F7" w:rsidRPr="00E77497">
        <w:rPr>
          <w:sz w:val="18"/>
        </w:rPr>
        <w:t xml:space="preserve"> </w:t>
      </w:r>
      <w:r w:rsidRPr="00E77497">
        <w:rPr>
          <w:sz w:val="18"/>
        </w:rPr>
        <w:t>declaration</w:t>
      </w:r>
      <w:r w:rsidR="00A345F7">
        <w:rPr>
          <w:sz w:val="18"/>
        </w:rPr>
        <w:t>s</w:t>
      </w:r>
      <w:r w:rsidRPr="00E77497">
        <w:rPr>
          <w:sz w:val="18"/>
        </w:rPr>
        <w:t xml:space="preserve"> define variables that are scoped to the </w:t>
      </w:r>
      <w:r w:rsidR="00B33FB4">
        <w:rPr>
          <w:sz w:val="18"/>
        </w:rPr>
        <w:t>running</w:t>
      </w:r>
      <w:r w:rsidRPr="00E77497">
        <w:rPr>
          <w:sz w:val="18"/>
        </w:rPr>
        <w:t xml:space="preserve"> execution context’s LexicalEnvironment. </w:t>
      </w:r>
      <w:r w:rsidR="00A345F7">
        <w:rPr>
          <w:sz w:val="18"/>
        </w:rPr>
        <w:t>The</w:t>
      </w:r>
      <w:r w:rsidRPr="00E77497">
        <w:rPr>
          <w:sz w:val="18"/>
        </w:rPr>
        <w:t xml:space="preserve"> variables are created when their containing Lexical Environment is instantiated but may not be acc</w:t>
      </w:r>
      <w:r w:rsidR="00E72714">
        <w:rPr>
          <w:sz w:val="18"/>
        </w:rPr>
        <w:t>e</w:t>
      </w:r>
      <w:r w:rsidRPr="00E77497">
        <w:rPr>
          <w:sz w:val="18"/>
        </w:rPr>
        <w:t xml:space="preserve">ssed in any way until the variable’s </w:t>
      </w:r>
      <w:r w:rsidR="00A345F7">
        <w:rPr>
          <w:rFonts w:ascii="Times New Roman" w:hAnsi="Times New Roman"/>
          <w:i/>
          <w:sz w:val="18"/>
        </w:rPr>
        <w:t>Lexical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A variable defined by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not when the variable is created. If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r w:rsidRPr="00E77497">
        <w:rPr>
          <w:sz w:val="18"/>
        </w:rPr>
        <w:t xml:space="preserve">does not have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E72714">
        <w:rPr>
          <w:sz w:val="18"/>
        </w:rPr>
        <w:t>evaluated</w:t>
      </w:r>
      <w:r w:rsidRPr="00E77497">
        <w:rPr>
          <w:sz w:val="18"/>
        </w:rPr>
        <w:t>.</w:t>
      </w:r>
    </w:p>
    <w:p w14:paraId="1D4109DF" w14:textId="77777777" w:rsidR="00884D1C" w:rsidRPr="00E77497" w:rsidRDefault="00884D1C" w:rsidP="00884D1C">
      <w:pPr>
        <w:pStyle w:val="Syntax"/>
      </w:pPr>
      <w:r w:rsidRPr="00E77497">
        <w:t>Syntax</w:t>
      </w:r>
    </w:p>
    <w:p w14:paraId="632464FC" w14:textId="77777777" w:rsidR="00884D1C" w:rsidRPr="00E77497" w:rsidRDefault="00337ABA" w:rsidP="00884D1C">
      <w:pPr>
        <w:pStyle w:val="SyntaxRule"/>
      </w:pPr>
      <w:r w:rsidRPr="00E77497">
        <w:t>Le</w:t>
      </w:r>
      <w:r>
        <w:t>xical</w:t>
      </w:r>
      <w:r w:rsidR="00884D1C" w:rsidRPr="00E77497">
        <w:t xml:space="preserve">Declaration </w:t>
      </w:r>
      <w:r w:rsidR="00884D1C" w:rsidRPr="00E77497">
        <w:rPr>
          <w:rFonts w:ascii="Arial" w:hAnsi="Arial"/>
          <w:b/>
          <w:i w:val="0"/>
        </w:rPr>
        <w:t>:</w:t>
      </w:r>
    </w:p>
    <w:p w14:paraId="06430180" w14:textId="77777777" w:rsidR="00884D1C" w:rsidRPr="00E77497" w:rsidRDefault="00337ABA" w:rsidP="00884D1C">
      <w:pPr>
        <w:pStyle w:val="SyntaxDefinition"/>
      </w:pPr>
      <w:r w:rsidRPr="00E77497">
        <w:t>Let</w:t>
      </w:r>
      <w:r>
        <w:t xml:space="preserve">OrConst </w:t>
      </w:r>
      <w:r w:rsidR="00884D1C" w:rsidRPr="00E77497">
        <w:t xml:space="preserve">BindingList </w:t>
      </w:r>
      <w:r w:rsidR="00884D1C" w:rsidRPr="00E77497">
        <w:rPr>
          <w:rFonts w:ascii="Courier New" w:hAnsi="Courier New"/>
          <w:b/>
          <w:i w:val="0"/>
        </w:rPr>
        <w:t>;</w:t>
      </w:r>
    </w:p>
    <w:p w14:paraId="539D38D5" w14:textId="77777777" w:rsidR="009E34B2" w:rsidRPr="00E77497" w:rsidRDefault="009E34B2" w:rsidP="009E34B2">
      <w:pPr>
        <w:pStyle w:val="SyntaxRule"/>
      </w:pPr>
      <w:r w:rsidRPr="00E77497">
        <w:t>Let</w:t>
      </w:r>
      <w:r>
        <w:t xml:space="preserve">OrConst </w:t>
      </w:r>
      <w:r w:rsidRPr="00E77497">
        <w:rPr>
          <w:rFonts w:ascii="Arial" w:hAnsi="Arial"/>
          <w:b/>
          <w:i w:val="0"/>
        </w:rPr>
        <w:t>:</w:t>
      </w:r>
    </w:p>
    <w:p w14:paraId="519A1919" w14:textId="77777777" w:rsidR="009E34B2" w:rsidRPr="00E77497" w:rsidRDefault="009E34B2" w:rsidP="009E34B2">
      <w:pPr>
        <w:pStyle w:val="SyntaxDefinition"/>
      </w:pPr>
      <w:r>
        <w:rPr>
          <w:rFonts w:ascii="Courier New" w:hAnsi="Courier New"/>
          <w:b/>
          <w:i w:val="0"/>
        </w:rPr>
        <w:t>let</w:t>
      </w:r>
      <w:r w:rsidRPr="00E77497">
        <w:br/>
      </w:r>
      <w:r>
        <w:rPr>
          <w:rFonts w:ascii="Courier New" w:hAnsi="Courier New"/>
          <w:b/>
          <w:i w:val="0"/>
        </w:rPr>
        <w:t>const</w:t>
      </w:r>
      <w:r w:rsidRPr="00E77497">
        <w:t xml:space="preserve"> </w:t>
      </w:r>
    </w:p>
    <w:p w14:paraId="1FC1A621" w14:textId="77777777" w:rsidR="00884D1C" w:rsidRPr="00E77497" w:rsidRDefault="00884D1C" w:rsidP="00884D1C">
      <w:pPr>
        <w:pStyle w:val="SyntaxRule"/>
      </w:pPr>
      <w:r w:rsidRPr="00E77497">
        <w:t xml:space="preserve">BindingList </w:t>
      </w:r>
      <w:r w:rsidRPr="00E77497">
        <w:rPr>
          <w:rFonts w:ascii="Arial" w:hAnsi="Arial"/>
          <w:b/>
          <w:i w:val="0"/>
        </w:rPr>
        <w:t>:</w:t>
      </w:r>
    </w:p>
    <w:p w14:paraId="630F15DB" w14:textId="77777777" w:rsidR="00884D1C" w:rsidRPr="00E77497" w:rsidRDefault="00337ABA" w:rsidP="00884D1C">
      <w:pPr>
        <w:pStyle w:val="SyntaxDefinition"/>
      </w:pPr>
      <w:r>
        <w:t>Lexical</w:t>
      </w:r>
      <w:r w:rsidR="00884D1C" w:rsidRPr="00E77497">
        <w:t>Binding</w:t>
      </w:r>
      <w:r w:rsidR="00884D1C" w:rsidRPr="00E77497">
        <w:br/>
        <w:t xml:space="preserve">BindingList </w:t>
      </w:r>
      <w:r w:rsidR="00884D1C" w:rsidRPr="00E77497">
        <w:rPr>
          <w:rFonts w:ascii="Courier New" w:hAnsi="Courier New"/>
          <w:b/>
          <w:i w:val="0"/>
        </w:rPr>
        <w:t>,</w:t>
      </w:r>
      <w:r w:rsidR="00884D1C" w:rsidRPr="00E77497">
        <w:t xml:space="preserve"> </w:t>
      </w:r>
      <w:r>
        <w:t>Lexical</w:t>
      </w:r>
      <w:r w:rsidR="00884D1C" w:rsidRPr="00E77497">
        <w:t>Binding</w:t>
      </w:r>
    </w:p>
    <w:p w14:paraId="54C6528A" w14:textId="77777777" w:rsidR="00884D1C" w:rsidRPr="00E77497" w:rsidRDefault="00337ABA" w:rsidP="00884D1C">
      <w:pPr>
        <w:pStyle w:val="SyntaxRule"/>
      </w:pPr>
      <w:r>
        <w:t>Lexical</w:t>
      </w:r>
      <w:r w:rsidR="00884D1C" w:rsidRPr="00E77497">
        <w:t xml:space="preserve">Binding </w:t>
      </w:r>
      <w:r w:rsidR="00884D1C" w:rsidRPr="00E77497">
        <w:rPr>
          <w:rFonts w:ascii="Arial" w:hAnsi="Arial"/>
          <w:b/>
          <w:i w:val="0"/>
        </w:rPr>
        <w:t>:</w:t>
      </w:r>
    </w:p>
    <w:p w14:paraId="57596C1F" w14:textId="77777777"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14:paraId="1C95C1FF" w14:textId="77777777" w:rsidR="000103D2" w:rsidRPr="00E77497" w:rsidRDefault="000103D2" w:rsidP="000103D2">
      <w:pPr>
        <w:pStyle w:val="SyntaxRule"/>
        <w:rPr>
          <w:rFonts w:ascii="Arial" w:hAnsi="Arial"/>
        </w:rPr>
      </w:pPr>
      <w:r w:rsidRPr="00E77497">
        <w:t xml:space="preserve">BindingIdentifier  </w:t>
      </w:r>
      <w:r w:rsidRPr="00E77497">
        <w:rPr>
          <w:rFonts w:ascii="Arial" w:hAnsi="Arial"/>
          <w:b/>
          <w:i w:val="0"/>
        </w:rPr>
        <w:t>:</w:t>
      </w:r>
    </w:p>
    <w:p w14:paraId="38401A38" w14:textId="77777777" w:rsidR="000103D2" w:rsidRPr="00E77497" w:rsidRDefault="000103D2" w:rsidP="000103D2">
      <w:pPr>
        <w:pStyle w:val="SyntaxDefinition"/>
      </w:pPr>
      <w:r w:rsidRPr="00E77497">
        <w:t>Identifier</w:t>
      </w:r>
    </w:p>
    <w:p w14:paraId="0E3AB43B" w14:textId="77777777" w:rsidR="00C37DE8" w:rsidRPr="00E77497" w:rsidRDefault="00210077" w:rsidP="00D148E9">
      <w:pPr>
        <w:pStyle w:val="40"/>
      </w:pPr>
      <w:r w:rsidRPr="00E77497">
        <w:t xml:space="preserve"> </w:t>
      </w:r>
      <w:r w:rsidR="00C37DE8" w:rsidRPr="00E77497">
        <w:t>Static Semantics</w:t>
      </w:r>
    </w:p>
    <w:p w14:paraId="7D2105C2" w14:textId="77777777" w:rsidR="00C37DE8" w:rsidRPr="00E77497" w:rsidRDefault="00C9049C" w:rsidP="00C37DE8">
      <w:pPr>
        <w:rPr>
          <w:rFonts w:ascii="Helvetica" w:hAnsi="Helvetica"/>
          <w:b/>
        </w:rPr>
      </w:pPr>
      <w:r w:rsidRPr="00E77497">
        <w:rPr>
          <w:rFonts w:ascii="Helvetica" w:hAnsi="Helvetica"/>
          <w:b/>
        </w:rPr>
        <w:t xml:space="preserve">Static Semantics:  </w:t>
      </w:r>
      <w:r w:rsidR="00C37DE8" w:rsidRPr="00E77497">
        <w:rPr>
          <w:rFonts w:ascii="Helvetica" w:hAnsi="Helvetica"/>
          <w:b/>
        </w:rPr>
        <w:t>Early Errors</w:t>
      </w:r>
    </w:p>
    <w:p w14:paraId="76E6EADE" w14:textId="77777777" w:rsidR="004E4FC0" w:rsidRPr="00E77497" w:rsidRDefault="004E4FC0" w:rsidP="004E4FC0">
      <w:r>
        <w:rPr>
          <w:rStyle w:val="bnf"/>
        </w:rPr>
        <w:t>LexicalBinding</w:t>
      </w:r>
      <w:r w:rsidRPr="00E77497">
        <w:t xml:space="preserve"> </w:t>
      </w:r>
      <w:r w:rsidRPr="00E77497">
        <w:rPr>
          <w:rFonts w:ascii="Courier New" w:hAnsi="Courier New" w:cs="Courier New"/>
          <w:b/>
        </w:rPr>
        <w:t>:</w:t>
      </w:r>
      <w:r w:rsidRPr="00E77497">
        <w:t xml:space="preserve"> </w:t>
      </w:r>
      <w:r w:rsidRPr="004E4FC0">
        <w:rPr>
          <w:rFonts w:ascii="Times New Roman" w:hAnsi="Times New Roman"/>
          <w:i/>
        </w:rPr>
        <w:t>Binding</w:t>
      </w:r>
      <w:r w:rsidRPr="00E77497">
        <w:rPr>
          <w:rStyle w:val="bnf"/>
        </w:rPr>
        <w:t>Identifier</w:t>
      </w:r>
      <w:r w:rsidRPr="00E77497">
        <w:t xml:space="preserve"> </w:t>
      </w:r>
    </w:p>
    <w:p w14:paraId="13CD4F8C" w14:textId="77777777" w:rsidR="004E4FC0" w:rsidRPr="00E77497" w:rsidRDefault="004E4FC0" w:rsidP="00D5580A">
      <w:pPr>
        <w:numPr>
          <w:ilvl w:val="0"/>
          <w:numId w:val="737"/>
        </w:numPr>
      </w:pPr>
      <w:r w:rsidRPr="00E77497">
        <w:t xml:space="preserve">It is a Syntax Error </w:t>
      </w:r>
      <w:r>
        <w:t xml:space="preserve">if IsConstantDeclaration of the </w:t>
      </w:r>
      <w:r w:rsidRPr="004E4FC0">
        <w:rPr>
          <w:rFonts w:ascii="Times New Roman" w:hAnsi="Times New Roman"/>
          <w:i/>
        </w:rPr>
        <w:t>LexicalDeclaration</w:t>
      </w:r>
      <w:r w:rsidRPr="004E4FC0">
        <w:t xml:space="preserve"> </w:t>
      </w:r>
      <w:r>
        <w:t xml:space="preserve">containing this production is </w:t>
      </w:r>
      <w:r w:rsidRPr="004E4FC0">
        <w:rPr>
          <w:rFonts w:ascii="Times New Roman" w:hAnsi="Times New Roman"/>
          <w:b/>
        </w:rPr>
        <w:t>true</w:t>
      </w:r>
      <w:r w:rsidRPr="00E77497">
        <w:t>.</w:t>
      </w:r>
    </w:p>
    <w:p w14:paraId="46715BF1" w14:textId="77777777" w:rsidR="00C00372" w:rsidRPr="00E77497" w:rsidRDefault="00C00372" w:rsidP="00C00372">
      <w:commentRangeStart w:id="3842"/>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commentRangeEnd w:id="3842"/>
      <w:r w:rsidR="00C459A3">
        <w:rPr>
          <w:rStyle w:val="af6"/>
        </w:rPr>
        <w:commentReference w:id="3842"/>
      </w:r>
    </w:p>
    <w:p w14:paraId="05E0FB3B" w14:textId="77777777" w:rsidR="00C00372" w:rsidRPr="00E77497" w:rsidRDefault="00C00372" w:rsidP="00D5580A">
      <w:pPr>
        <w:numPr>
          <w:ilvl w:val="0"/>
          <w:numId w:val="737"/>
        </w:numPr>
      </w:pPr>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14:paraId="2312AF46" w14:textId="77777777" w:rsidR="00C37DE8" w:rsidRPr="00E77497" w:rsidRDefault="00C37DE8" w:rsidP="00C7794D">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14:paraId="1EDAC3AF" w14:textId="77777777" w:rsidR="00884D1C" w:rsidRPr="00E77497" w:rsidRDefault="009E34B2" w:rsidP="00884D1C">
      <w:r w:rsidRPr="009E34B2">
        <w:rPr>
          <w:rFonts w:ascii="Times New Roman" w:hAnsi="Times New Roman"/>
          <w:i/>
        </w:rPr>
        <w:t>Lexical</w:t>
      </w:r>
      <w:r w:rsidR="00884D1C" w:rsidRPr="00E77497">
        <w:rPr>
          <w:rFonts w:ascii="Times New Roman" w:hAnsi="Times New Roman"/>
          <w:i/>
        </w:rPr>
        <w:t xml:space="preserve">Declaration </w:t>
      </w:r>
      <w:r w:rsidR="00884D1C" w:rsidRPr="00E77497">
        <w:rPr>
          <w:b/>
        </w:rPr>
        <w:t>:</w:t>
      </w:r>
      <w:r w:rsidR="00884D1C" w:rsidRPr="00E77497">
        <w:rPr>
          <w:rFonts w:ascii="Times New Roman" w:hAnsi="Times New Roman"/>
          <w:i/>
        </w:rPr>
        <w:t xml:space="preserve"> </w:t>
      </w:r>
      <w:r w:rsidR="006B3D6C" w:rsidRPr="0027695A">
        <w:rPr>
          <w:rFonts w:ascii="Times New Roman" w:hAnsi="Times New Roman"/>
          <w:i/>
        </w:rPr>
        <w:t>LetOrConst BindingList</w:t>
      </w:r>
      <w:r w:rsidR="00884D1C" w:rsidRPr="006B3D6C">
        <w:rPr>
          <w:rFonts w:ascii="Times New Roman" w:hAnsi="Times New Roman"/>
          <w:i/>
        </w:rPr>
        <w:t xml:space="preserve"> </w:t>
      </w:r>
      <w:r w:rsidR="00884D1C" w:rsidRPr="00E77497">
        <w:rPr>
          <w:rFonts w:ascii="Courier New" w:hAnsi="Courier New"/>
          <w:b/>
        </w:rPr>
        <w:t>;</w:t>
      </w:r>
      <w:r w:rsidR="00884D1C" w:rsidRPr="00E77497">
        <w:t xml:space="preserve"> </w:t>
      </w:r>
    </w:p>
    <w:p w14:paraId="4991CD57" w14:textId="77777777" w:rsidR="00884D1C" w:rsidRPr="00E77497" w:rsidRDefault="00884D1C" w:rsidP="00FA3203">
      <w:pPr>
        <w:pStyle w:val="Alg4"/>
        <w:numPr>
          <w:ilvl w:val="0"/>
          <w:numId w:val="457"/>
        </w:numPr>
        <w:spacing w:after="220"/>
        <w:contextualSpacing/>
      </w:pPr>
      <w:r w:rsidRPr="00E77497">
        <w:t xml:space="preserve">Return </w:t>
      </w:r>
      <w:r w:rsidR="002F6D6F">
        <w:t xml:space="preserve">the </w:t>
      </w:r>
      <w:r w:rsidR="00201325">
        <w:t>BoundNames</w:t>
      </w:r>
      <w:r w:rsidRPr="00E77497">
        <w:t xml:space="preserve"> of </w:t>
      </w:r>
      <w:r w:rsidRPr="00E77497">
        <w:rPr>
          <w:i/>
        </w:rPr>
        <w:t>BindingList</w:t>
      </w:r>
      <w:r w:rsidRPr="00E77497">
        <w:t>.</w:t>
      </w:r>
    </w:p>
    <w:p w14:paraId="797F685B" w14:textId="77777777" w:rsidR="00974ED7" w:rsidRPr="00E77497" w:rsidRDefault="00974ED7" w:rsidP="00974ED7">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6B3D6C">
        <w:rPr>
          <w:rStyle w:val="bnf"/>
        </w:rPr>
        <w:t>Lexical</w:t>
      </w:r>
      <w:r w:rsidRPr="00E77497">
        <w:rPr>
          <w:rStyle w:val="bnf"/>
        </w:rPr>
        <w:t>Binding</w:t>
      </w:r>
      <w:r w:rsidRPr="00E77497">
        <w:t xml:space="preserve"> </w:t>
      </w:r>
    </w:p>
    <w:p w14:paraId="27D35E86" w14:textId="77777777" w:rsidR="00974ED7" w:rsidRPr="00E77497" w:rsidRDefault="00974ED7" w:rsidP="00FA3203">
      <w:pPr>
        <w:pStyle w:val="Alg4"/>
        <w:numPr>
          <w:ilvl w:val="0"/>
          <w:numId w:val="456"/>
        </w:numPr>
        <w:spacing w:after="220"/>
        <w:contextualSpacing/>
      </w:pPr>
      <w:r w:rsidRPr="00E77497">
        <w:t xml:space="preserve">Let </w:t>
      </w:r>
      <w:r w:rsidRPr="00E77497">
        <w:rPr>
          <w:i/>
        </w:rPr>
        <w:t xml:space="preserve">names </w:t>
      </w:r>
      <w:r w:rsidRPr="00E77497">
        <w:t>be</w:t>
      </w:r>
      <w:r w:rsidR="002F6D6F">
        <w:t xml:space="preserve"> the</w:t>
      </w:r>
      <w:r w:rsidRPr="00E77497">
        <w:t xml:space="preserve"> Bound</w:t>
      </w:r>
      <w:r w:rsidR="00201325">
        <w:t>N</w:t>
      </w:r>
      <w:r w:rsidRPr="00E77497">
        <w:t xml:space="preserve">ames of </w:t>
      </w:r>
      <w:r w:rsidRPr="00E77497">
        <w:rPr>
          <w:i/>
        </w:rPr>
        <w:t>BindingList</w:t>
      </w:r>
      <w:r w:rsidRPr="00E77497">
        <w:t>.</w:t>
      </w:r>
    </w:p>
    <w:p w14:paraId="72DE1112" w14:textId="77777777" w:rsidR="00974ED7" w:rsidRPr="00E77497" w:rsidRDefault="00974ED7" w:rsidP="00FA3203">
      <w:pPr>
        <w:pStyle w:val="Alg4"/>
        <w:numPr>
          <w:ilvl w:val="0"/>
          <w:numId w:val="456"/>
        </w:numPr>
        <w:spacing w:after="220"/>
        <w:contextualSpacing/>
        <w:rPr>
          <w:rStyle w:val="bnf"/>
          <w:i w:val="0"/>
        </w:rPr>
      </w:pPr>
      <w:r w:rsidRPr="00E77497">
        <w:t xml:space="preserve">Append to </w:t>
      </w:r>
      <w:r w:rsidRPr="00E77497">
        <w:rPr>
          <w:i/>
        </w:rPr>
        <w:t>names</w:t>
      </w:r>
      <w:r w:rsidRPr="00E77497">
        <w:t xml:space="preserve"> the elements </w:t>
      </w:r>
      <w:r w:rsidR="002F6D6F">
        <w:t>of the</w:t>
      </w:r>
      <w:r w:rsidRPr="00E77497">
        <w:t xml:space="preserve"> </w:t>
      </w:r>
      <w:r w:rsidR="00201325">
        <w:t>BoundNames</w:t>
      </w:r>
      <w:r w:rsidRPr="00E77497">
        <w:t xml:space="preserve"> of </w:t>
      </w:r>
      <w:r w:rsidR="006B3D6C">
        <w:rPr>
          <w:rStyle w:val="bnf"/>
        </w:rPr>
        <w:t>Lexi</w:t>
      </w:r>
      <w:r w:rsidR="00DE13A5">
        <w:rPr>
          <w:rStyle w:val="bnf"/>
        </w:rPr>
        <w:t>c</w:t>
      </w:r>
      <w:r w:rsidR="006B3D6C">
        <w:rPr>
          <w:rStyle w:val="bnf"/>
        </w:rPr>
        <w:t>al</w:t>
      </w:r>
      <w:r w:rsidRPr="00E77497">
        <w:rPr>
          <w:rStyle w:val="bnf"/>
        </w:rPr>
        <w:t>Binding.</w:t>
      </w:r>
    </w:p>
    <w:p w14:paraId="4C41C9F0" w14:textId="77777777" w:rsidR="00974ED7" w:rsidRPr="00E77497" w:rsidRDefault="00974ED7" w:rsidP="00FA3203">
      <w:pPr>
        <w:pStyle w:val="Alg4"/>
        <w:numPr>
          <w:ilvl w:val="0"/>
          <w:numId w:val="456"/>
        </w:numPr>
        <w:spacing w:after="220"/>
        <w:contextualSpacing/>
      </w:pPr>
      <w:r w:rsidRPr="00E77497">
        <w:t xml:space="preserve">Return </w:t>
      </w:r>
      <w:r w:rsidRPr="00E77497">
        <w:rPr>
          <w:rStyle w:val="bnf"/>
        </w:rPr>
        <w:t>names</w:t>
      </w:r>
      <w:r w:rsidRPr="00E77497">
        <w:t>.</w:t>
      </w:r>
    </w:p>
    <w:p w14:paraId="12ECD355" w14:textId="77777777" w:rsidR="00A7427A" w:rsidRPr="00E77497" w:rsidRDefault="006B3D6C" w:rsidP="00A7427A">
      <w:r>
        <w:rPr>
          <w:rStyle w:val="bnf"/>
        </w:rPr>
        <w:t>Lexical</w:t>
      </w:r>
      <w:r w:rsidR="00A7427A" w:rsidRPr="00E77497">
        <w:rPr>
          <w:rStyle w:val="bnf"/>
        </w:rPr>
        <w:t xml:space="preserve">Binding </w:t>
      </w:r>
      <w:r w:rsidR="00A7427A" w:rsidRPr="00E77497">
        <w:rPr>
          <w:b/>
        </w:rPr>
        <w:t>:</w:t>
      </w:r>
      <w:r w:rsidR="00A7427A" w:rsidRPr="00E77497">
        <w:t xml:space="preserve"> </w:t>
      </w:r>
      <w:r w:rsidR="00A7427A" w:rsidRPr="00E77497">
        <w:rPr>
          <w:rFonts w:ascii="Times New Roman" w:hAnsi="Times New Roman"/>
          <w:i/>
        </w:rPr>
        <w:t>BindingIdentifier Initialiser</w:t>
      </w:r>
      <w:r w:rsidR="00A7427A" w:rsidRPr="00E77497">
        <w:rPr>
          <w:rFonts w:ascii="Times New Roman" w:hAnsi="Times New Roman"/>
          <w:vertAlign w:val="subscript"/>
        </w:rPr>
        <w:t>opt</w:t>
      </w:r>
      <w:r w:rsidR="00A7427A" w:rsidRPr="00E77497">
        <w:t xml:space="preserve"> </w:t>
      </w:r>
    </w:p>
    <w:p w14:paraId="227420DF" w14:textId="77777777" w:rsidR="00A7427A" w:rsidRPr="00E77497" w:rsidRDefault="00A7427A" w:rsidP="00FA3203">
      <w:pPr>
        <w:pStyle w:val="Alg4"/>
        <w:numPr>
          <w:ilvl w:val="0"/>
          <w:numId w:val="450"/>
        </w:numPr>
        <w:spacing w:after="220"/>
        <w:contextualSpacing/>
      </w:pPr>
      <w:r w:rsidRPr="00E77497">
        <w:t xml:space="preserve">Return the </w:t>
      </w:r>
      <w:r w:rsidR="00201325">
        <w:t>BoundNames</w:t>
      </w:r>
      <w:r w:rsidRPr="00E77497">
        <w:t xml:space="preserve"> of </w:t>
      </w:r>
      <w:r w:rsidRPr="00E77497">
        <w:rPr>
          <w:i/>
        </w:rPr>
        <w:t>BindingIdentifier</w:t>
      </w:r>
      <w:r w:rsidRPr="00E77497">
        <w:t>.</w:t>
      </w:r>
    </w:p>
    <w:p w14:paraId="5C1DDF4E" w14:textId="77777777" w:rsidR="00A7427A" w:rsidRPr="00E77497" w:rsidRDefault="006B3D6C" w:rsidP="00A7427A">
      <w:r>
        <w:rPr>
          <w:rStyle w:val="bnf"/>
        </w:rPr>
        <w:t>Lexical</w:t>
      </w:r>
      <w:r w:rsidR="00A7427A" w:rsidRPr="00E77497">
        <w:rPr>
          <w:rStyle w:val="bnf"/>
        </w:rPr>
        <w:t>Binding</w:t>
      </w:r>
      <w:r w:rsidR="004F79DA">
        <w:rPr>
          <w:rStyle w:val="bnf"/>
          <w:i w:val="0"/>
          <w:iCs/>
        </w:rPr>
        <w:t xml:space="preserve"> </w:t>
      </w:r>
      <w:r w:rsidR="00A7427A" w:rsidRPr="00E77497">
        <w:rPr>
          <w:b/>
        </w:rPr>
        <w:t>:</w:t>
      </w:r>
      <w:r w:rsidR="00A7427A" w:rsidRPr="00E77497">
        <w:t xml:space="preserve"> </w:t>
      </w:r>
      <w:r w:rsidR="00A7427A" w:rsidRPr="00E77497">
        <w:rPr>
          <w:rFonts w:ascii="Times New Roman" w:hAnsi="Times New Roman"/>
          <w:i/>
        </w:rPr>
        <w:t>BindingPattern Initialiser</w:t>
      </w:r>
      <w:r w:rsidR="00A7427A" w:rsidRPr="00E77497">
        <w:t xml:space="preserve"> </w:t>
      </w:r>
    </w:p>
    <w:p w14:paraId="010C9A71" w14:textId="77777777" w:rsidR="00A7427A" w:rsidRPr="00E77497" w:rsidRDefault="00A7427A" w:rsidP="00FA3203">
      <w:pPr>
        <w:pStyle w:val="Alg4"/>
        <w:numPr>
          <w:ilvl w:val="0"/>
          <w:numId w:val="459"/>
        </w:numPr>
        <w:spacing w:after="220"/>
        <w:contextualSpacing/>
      </w:pPr>
      <w:r w:rsidRPr="00E77497">
        <w:t xml:space="preserve">Return the </w:t>
      </w:r>
      <w:r w:rsidR="00201325">
        <w:t>BoundNames</w:t>
      </w:r>
      <w:r w:rsidRPr="00E77497">
        <w:t xml:space="preserve"> of </w:t>
      </w:r>
      <w:r w:rsidRPr="00E77497">
        <w:rPr>
          <w:i/>
        </w:rPr>
        <w:t>BindingPattern</w:t>
      </w:r>
      <w:r w:rsidRPr="00E77497">
        <w:t>.</w:t>
      </w:r>
    </w:p>
    <w:p w14:paraId="5B8D9221" w14:textId="77777777" w:rsidR="008B0740" w:rsidRPr="00E77497" w:rsidRDefault="008B0740" w:rsidP="008B0740">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p>
    <w:p w14:paraId="612BD4DA" w14:textId="77777777" w:rsidR="008B0740" w:rsidRPr="00E77497" w:rsidRDefault="008B0740" w:rsidP="00FA3203">
      <w:pPr>
        <w:pStyle w:val="Alg4"/>
        <w:numPr>
          <w:ilvl w:val="0"/>
          <w:numId w:val="451"/>
        </w:numPr>
        <w:spacing w:after="220"/>
        <w:contextualSpacing/>
      </w:pPr>
      <w:r w:rsidRPr="00E77497">
        <w:t xml:space="preserve">Return a new List containing the </w:t>
      </w:r>
      <w:r w:rsidR="008A3B07" w:rsidRPr="00E77497">
        <w:t>StringValue of</w:t>
      </w:r>
      <w:r w:rsidRPr="00E77497">
        <w:t xml:space="preserve"> </w:t>
      </w:r>
      <w:r w:rsidRPr="00E77497">
        <w:rPr>
          <w:rStyle w:val="bnf"/>
        </w:rPr>
        <w:t>Identifier</w:t>
      </w:r>
      <w:r w:rsidRPr="00E77497">
        <w:t>.</w:t>
      </w:r>
    </w:p>
    <w:p w14:paraId="6991A4D5" w14:textId="77777777" w:rsidR="009E34B2" w:rsidRPr="00E77497" w:rsidRDefault="009E34B2" w:rsidP="009E34B2">
      <w:pPr>
        <w:rPr>
          <w:rFonts w:ascii="Helvetica" w:hAnsi="Helvetica"/>
          <w:b/>
        </w:rPr>
      </w:pPr>
      <w:r w:rsidRPr="00E77497">
        <w:rPr>
          <w:rFonts w:ascii="Helvetica" w:hAnsi="Helvetica"/>
          <w:b/>
        </w:rPr>
        <w:t xml:space="preserve">Static Semantics:  </w:t>
      </w:r>
      <w:r>
        <w:rPr>
          <w:rFonts w:ascii="Helvetica" w:hAnsi="Helvetica"/>
          <w:b/>
          <w:lang w:eastAsia="en-US"/>
        </w:rPr>
        <w:t>IsConstant</w:t>
      </w:r>
      <w:r w:rsidR="006B3D6C">
        <w:rPr>
          <w:rFonts w:ascii="Helvetica" w:hAnsi="Helvetica"/>
          <w:b/>
          <w:lang w:eastAsia="en-US"/>
        </w:rPr>
        <w:t>Declaration</w:t>
      </w:r>
    </w:p>
    <w:p w14:paraId="136D5FF7" w14:textId="77777777" w:rsidR="009E34B2" w:rsidRPr="00E77497" w:rsidRDefault="006B3D6C" w:rsidP="009E34B2">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r w:rsidR="009E34B2" w:rsidRPr="00E77497">
        <w:t xml:space="preserve"> </w:t>
      </w:r>
    </w:p>
    <w:p w14:paraId="66073F60" w14:textId="77777777" w:rsidR="009E34B2" w:rsidRPr="00E77497" w:rsidRDefault="00EC0EFF" w:rsidP="006B3D6C">
      <w:pPr>
        <w:pStyle w:val="Alg4"/>
        <w:numPr>
          <w:ilvl w:val="0"/>
          <w:numId w:val="685"/>
        </w:numPr>
        <w:spacing w:after="220"/>
        <w:contextualSpacing/>
      </w:pPr>
      <w:r>
        <w:t>R</w:t>
      </w:r>
      <w:r w:rsidR="006B3D6C">
        <w:t>eturn</w:t>
      </w:r>
      <w:r>
        <w:t xml:space="preserve"> IsConstantDeclaration of</w:t>
      </w:r>
      <w:r w:rsidR="006B3D6C">
        <w:t xml:space="preserve"> </w:t>
      </w:r>
      <w:r w:rsidRPr="00451D9D">
        <w:rPr>
          <w:i/>
        </w:rPr>
        <w:t>LetOrConst</w:t>
      </w:r>
      <w:r w:rsidR="009E34B2" w:rsidRPr="00E77497">
        <w:t>.</w:t>
      </w:r>
    </w:p>
    <w:p w14:paraId="3F172C01" w14:textId="77777777"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sidRPr="00EC0EFF">
        <w:rPr>
          <w:rFonts w:ascii="Courier New" w:hAnsi="Courier New"/>
          <w:b/>
        </w:rPr>
        <w:t>let</w:t>
      </w:r>
    </w:p>
    <w:p w14:paraId="76FFEBF1" w14:textId="77777777" w:rsidR="00EC0EFF" w:rsidRPr="00E77497" w:rsidRDefault="00EC0EFF" w:rsidP="00EC0EFF">
      <w:pPr>
        <w:pStyle w:val="Alg4"/>
        <w:numPr>
          <w:ilvl w:val="0"/>
          <w:numId w:val="689"/>
        </w:numPr>
        <w:spacing w:after="220"/>
        <w:contextualSpacing/>
      </w:pPr>
      <w:r>
        <w:t xml:space="preserve">Return </w:t>
      </w:r>
      <w:r w:rsidRPr="00EC0EFF">
        <w:rPr>
          <w:b/>
        </w:rPr>
        <w:t>false</w:t>
      </w:r>
      <w:r w:rsidRPr="00E77497">
        <w:t>.</w:t>
      </w:r>
    </w:p>
    <w:p w14:paraId="530B64A0" w14:textId="77777777"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Pr>
          <w:rFonts w:ascii="Courier New" w:hAnsi="Courier New"/>
          <w:b/>
        </w:rPr>
        <w:t>const</w:t>
      </w:r>
    </w:p>
    <w:p w14:paraId="77203380" w14:textId="77777777" w:rsidR="00EC0EFF" w:rsidRPr="00E77497" w:rsidRDefault="00EC0EFF" w:rsidP="0027695A">
      <w:pPr>
        <w:pStyle w:val="Alg4"/>
        <w:numPr>
          <w:ilvl w:val="0"/>
          <w:numId w:val="690"/>
        </w:numPr>
        <w:spacing w:after="220"/>
        <w:contextualSpacing/>
      </w:pPr>
      <w:r>
        <w:t xml:space="preserve">Return </w:t>
      </w:r>
      <w:r w:rsidR="00A019EE">
        <w:rPr>
          <w:b/>
        </w:rPr>
        <w:t>true</w:t>
      </w:r>
      <w:r w:rsidRPr="00E77497">
        <w:t>.</w:t>
      </w:r>
    </w:p>
    <w:p w14:paraId="2964AC7D" w14:textId="77777777" w:rsidR="00974ED7" w:rsidRPr="00E77497" w:rsidRDefault="00974ED7" w:rsidP="00D148E9">
      <w:pPr>
        <w:pStyle w:val="40"/>
      </w:pPr>
      <w:r w:rsidRPr="00E77497">
        <w:t>Runtime Semantics</w:t>
      </w:r>
    </w:p>
    <w:p w14:paraId="1639FBF9" w14:textId="77777777" w:rsidR="00F10D67" w:rsidRDefault="00F10D67" w:rsidP="007A7BC7">
      <w:pPr>
        <w:keepNext/>
        <w:rPr>
          <w:rFonts w:ascii="Helvetica" w:hAnsi="Helvetica"/>
          <w:b/>
          <w:spacing w:val="6"/>
        </w:rPr>
      </w:pPr>
      <w:r w:rsidRPr="00E77497">
        <w:rPr>
          <w:rFonts w:ascii="Helvetica" w:hAnsi="Helvetica"/>
          <w:b/>
        </w:rPr>
        <w:t xml:space="preserve">Runtime Semantics: </w:t>
      </w:r>
      <w:r w:rsidR="0003781B" w:rsidRPr="00E77497">
        <w:rPr>
          <w:rFonts w:ascii="Helvetica" w:hAnsi="Helvetica"/>
          <w:b/>
          <w:spacing w:val="6"/>
        </w:rPr>
        <w:t xml:space="preserve">Binding </w:t>
      </w:r>
      <w:r w:rsidR="00A113E2">
        <w:rPr>
          <w:rFonts w:ascii="Helvetica" w:hAnsi="Helvetica"/>
          <w:b/>
          <w:spacing w:val="6"/>
        </w:rPr>
        <w:t>Initialisation</w:t>
      </w:r>
    </w:p>
    <w:p w14:paraId="49843AA6" w14:textId="77777777" w:rsidR="00C969E3" w:rsidRPr="00FA3203" w:rsidRDefault="00C969E3" w:rsidP="00C7794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70CADF2C" w14:textId="77777777" w:rsidR="00C73BA7" w:rsidRPr="008E00F6" w:rsidRDefault="00C73BA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14:paraId="31E09844" w14:textId="77777777" w:rsidR="00BC2562" w:rsidRPr="004418C4" w:rsidRDefault="00BC2562" w:rsidP="00BC2562">
      <w:pPr>
        <w:contextualSpacing/>
      </w:pPr>
      <w:r w:rsidRPr="00E77497">
        <w:rPr>
          <w:rFonts w:ascii="Times New Roman" w:hAnsi="Times New Roman"/>
          <w:i/>
        </w:rPr>
        <w:t>BindingIdentifier</w:t>
      </w:r>
      <w:r w:rsidRPr="00572A2F">
        <w:rPr>
          <w:rFonts w:ascii="Times New Roman" w:hAnsi="Times New Roman"/>
        </w:rPr>
        <w:t xml:space="preserve"> </w:t>
      </w:r>
      <w:r w:rsidRPr="00572A2F">
        <w:rPr>
          <w:rStyle w:val="bnf"/>
          <w:rFonts w:ascii="Arial" w:hAnsi="Arial" w:cs="Arial"/>
          <w:b/>
          <w:i w:val="0"/>
        </w:rPr>
        <w:t>:</w:t>
      </w:r>
      <w:r w:rsidRPr="004418C4">
        <w:t xml:space="preserve"> </w:t>
      </w:r>
      <w:r w:rsidRPr="004418C4">
        <w:rPr>
          <w:rStyle w:val="bnf"/>
        </w:rPr>
        <w:t>Identifier</w:t>
      </w:r>
    </w:p>
    <w:p w14:paraId="103E3728" w14:textId="77777777" w:rsidR="00F10D67" w:rsidRPr="00E77497" w:rsidRDefault="00F10D67" w:rsidP="00FA3203">
      <w:pPr>
        <w:pStyle w:val="Alg4"/>
        <w:numPr>
          <w:ilvl w:val="0"/>
          <w:numId w:val="559"/>
        </w:numPr>
        <w:spacing w:after="220"/>
        <w:contextualSpacing/>
      </w:pPr>
      <w:r w:rsidRPr="00675B74">
        <w:t xml:space="preserve">If </w:t>
      </w:r>
      <w:r w:rsidR="00767E5E">
        <w:rPr>
          <w:i/>
        </w:rPr>
        <w:t>environment</w:t>
      </w:r>
      <w:r w:rsidRPr="00E77497">
        <w:t xml:space="preserve"> is not </w:t>
      </w:r>
      <w:r w:rsidRPr="00E77497">
        <w:rPr>
          <w:b/>
        </w:rPr>
        <w:t>undefined</w:t>
      </w:r>
      <w:r w:rsidRPr="00E77497">
        <w:t xml:space="preserve">, then </w:t>
      </w:r>
    </w:p>
    <w:p w14:paraId="3DD6B3D3" w14:textId="77777777" w:rsidR="00985C0D" w:rsidRDefault="00985C0D" w:rsidP="00FA3203">
      <w:pPr>
        <w:pStyle w:val="Alg4"/>
        <w:numPr>
          <w:ilvl w:val="1"/>
          <w:numId w:val="559"/>
        </w:numPr>
        <w:spacing w:after="220"/>
        <w:contextualSpacing/>
      </w:pPr>
      <w:r>
        <w:t xml:space="preserve">Let </w:t>
      </w:r>
      <w:r w:rsidRPr="00D56329">
        <w:rPr>
          <w:i/>
        </w:rPr>
        <w:t>name</w:t>
      </w:r>
      <w:r>
        <w:t xml:space="preserve"> be StringValue</w:t>
      </w:r>
      <w:r w:rsidR="00F07316">
        <w:t xml:space="preserve"> of</w:t>
      </w:r>
      <w:r>
        <w:t xml:space="preserve"> </w:t>
      </w:r>
      <w:r w:rsidRPr="00D56329">
        <w:rPr>
          <w:i/>
        </w:rPr>
        <w:t>Identifier</w:t>
      </w:r>
      <w:r>
        <w:t>.</w:t>
      </w:r>
    </w:p>
    <w:p w14:paraId="70BD8BA1" w14:textId="77777777" w:rsidR="003C480D" w:rsidRDefault="003C480D" w:rsidP="00FA3203">
      <w:pPr>
        <w:pStyle w:val="Alg4"/>
        <w:numPr>
          <w:ilvl w:val="1"/>
          <w:numId w:val="559"/>
        </w:numPr>
        <w:spacing w:after="220"/>
        <w:contextualSpacing/>
      </w:pPr>
      <w:r>
        <w:t xml:space="preserve">Let </w:t>
      </w:r>
      <w:r w:rsidRPr="00572A2F">
        <w:rPr>
          <w:i/>
        </w:rPr>
        <w:t>env</w:t>
      </w:r>
      <w:r>
        <w:t xml:space="preserve"> be the environment record component of </w:t>
      </w:r>
      <w:r w:rsidRPr="00572A2F">
        <w:rPr>
          <w:i/>
        </w:rPr>
        <w:t>environment</w:t>
      </w:r>
      <w:r>
        <w:t>.</w:t>
      </w:r>
    </w:p>
    <w:p w14:paraId="32A2817F" w14:textId="77777777" w:rsidR="00F10D67" w:rsidRPr="00E77497" w:rsidRDefault="00F10D67" w:rsidP="00FA3203">
      <w:pPr>
        <w:pStyle w:val="Alg4"/>
        <w:numPr>
          <w:ilvl w:val="1"/>
          <w:numId w:val="559"/>
        </w:numPr>
        <w:spacing w:after="220"/>
        <w:contextualSpacing/>
      </w:pPr>
      <w:r w:rsidRPr="00E77497">
        <w:t xml:space="preserve">Call the </w:t>
      </w:r>
      <w:r w:rsidR="00861AE4">
        <w:t>InitialiseBinding</w:t>
      </w:r>
      <w:r w:rsidRPr="00E77497">
        <w:t xml:space="preserve"> concrete method of </w:t>
      </w:r>
      <w:r w:rsidR="003C480D" w:rsidRPr="003C480D">
        <w:rPr>
          <w:i/>
        </w:rPr>
        <w:t xml:space="preserve"> </w:t>
      </w:r>
      <w:r w:rsidR="003C480D" w:rsidRPr="00D56329">
        <w:rPr>
          <w:i/>
        </w:rPr>
        <w:t>env</w:t>
      </w:r>
      <w:r w:rsidR="003C480D">
        <w:t xml:space="preserve"> </w:t>
      </w:r>
      <w:r w:rsidRPr="00E77497">
        <w:t xml:space="preserve">passing </w:t>
      </w:r>
      <w:r w:rsidR="00985C0D" w:rsidRPr="00D56329">
        <w:rPr>
          <w:i/>
        </w:rPr>
        <w:t>name</w:t>
      </w:r>
      <w:r w:rsidR="00985C0D">
        <w:t xml:space="preserve"> </w:t>
      </w:r>
      <w:r w:rsidRPr="00E77497">
        <w:t xml:space="preserve">and </w:t>
      </w:r>
      <w:r w:rsidRPr="00E77497">
        <w:rPr>
          <w:i/>
        </w:rPr>
        <w:t>value</w:t>
      </w:r>
      <w:r w:rsidRPr="00E77497">
        <w:t xml:space="preserve"> as the arguments.</w:t>
      </w:r>
    </w:p>
    <w:p w14:paraId="1F4EAF18" w14:textId="77777777" w:rsidR="003C480D" w:rsidRDefault="003C480D" w:rsidP="00572A2F">
      <w:pPr>
        <w:pStyle w:val="Alg4"/>
        <w:numPr>
          <w:ilvl w:val="1"/>
          <w:numId w:val="559"/>
        </w:numPr>
        <w:spacing w:after="220"/>
        <w:contextualSpacing/>
      </w:pPr>
      <w:r>
        <w:t>Return Normal</w:t>
      </w:r>
      <w:r w:rsidR="004C2A25">
        <w:t>Completion</w:t>
      </w:r>
      <w:r>
        <w:t>(</w:t>
      </w:r>
      <w:r w:rsidRPr="00C332EF">
        <w:rPr>
          <w:b/>
        </w:rPr>
        <w:t>undefined</w:t>
      </w:r>
      <w:r>
        <w:t>).</w:t>
      </w:r>
    </w:p>
    <w:p w14:paraId="289FE9E9" w14:textId="77777777" w:rsidR="00F10D67" w:rsidRPr="00E77497" w:rsidRDefault="00F10D67" w:rsidP="00FA3203">
      <w:pPr>
        <w:pStyle w:val="Alg4"/>
        <w:numPr>
          <w:ilvl w:val="0"/>
          <w:numId w:val="559"/>
        </w:numPr>
        <w:spacing w:after="220"/>
        <w:contextualSpacing/>
      </w:pPr>
      <w:r w:rsidRPr="00E77497">
        <w:t>Else</w:t>
      </w:r>
    </w:p>
    <w:p w14:paraId="19DD6058" w14:textId="77777777" w:rsidR="00F10D67" w:rsidRPr="00E77497" w:rsidRDefault="00F10D67" w:rsidP="00FA3203">
      <w:pPr>
        <w:pStyle w:val="Alg4"/>
        <w:numPr>
          <w:ilvl w:val="1"/>
          <w:numId w:val="559"/>
        </w:numPr>
        <w:spacing w:after="220"/>
        <w:contextualSpacing/>
      </w:pPr>
      <w:r w:rsidRPr="00E77497">
        <w:t xml:space="preserve">Let </w:t>
      </w:r>
      <w:r w:rsidRPr="00E77497">
        <w:rPr>
          <w:i/>
        </w:rPr>
        <w:t>lhs</w:t>
      </w:r>
      <w:r w:rsidRPr="00E77497">
        <w:t xml:space="preserve"> be the result of evaluating </w:t>
      </w:r>
      <w:r w:rsidRPr="00E77497">
        <w:rPr>
          <w:i/>
        </w:rPr>
        <w:t>Identifier</w:t>
      </w:r>
      <w:r w:rsidRPr="00E77497">
        <w:t xml:space="preserve"> as described in </w:t>
      </w:r>
      <w:r w:rsidR="00DF732B">
        <w:fldChar w:fldCharType="begin"/>
      </w:r>
      <w:r w:rsidR="00DF732B">
        <w:instrText xml:space="preserve"> REF _Ref424531495 \r \h </w:instrText>
      </w:r>
      <w:r w:rsidR="00DF732B">
        <w:fldChar w:fldCharType="separate"/>
      </w:r>
      <w:r w:rsidR="00083CEC">
        <w:t>12.1.2</w:t>
      </w:r>
      <w:r w:rsidR="00DF732B">
        <w:fldChar w:fldCharType="end"/>
      </w:r>
      <w:r w:rsidRPr="00E77497">
        <w:t>.</w:t>
      </w:r>
    </w:p>
    <w:p w14:paraId="5CC5DB7F" w14:textId="77777777" w:rsidR="00F10D67" w:rsidRPr="00E77497" w:rsidRDefault="00B25FEE" w:rsidP="00FA3203">
      <w:pPr>
        <w:pStyle w:val="Alg4"/>
        <w:numPr>
          <w:ilvl w:val="1"/>
          <w:numId w:val="559"/>
        </w:numPr>
        <w:spacing w:after="220"/>
        <w:contextualSpacing/>
      </w:pPr>
      <w:r>
        <w:t>Return</w:t>
      </w:r>
      <w:r w:rsidR="00F10D67" w:rsidRPr="00E77497">
        <w:t xml:space="preserve"> PutValue(</w:t>
      </w:r>
      <w:r w:rsidR="00F10D67" w:rsidRPr="00E77497">
        <w:rPr>
          <w:i/>
        </w:rPr>
        <w:t>lhs</w:t>
      </w:r>
      <w:r w:rsidR="00F10D67" w:rsidRPr="00E77497">
        <w:t xml:space="preserve">, </w:t>
      </w:r>
      <w:r w:rsidR="00F10D67" w:rsidRPr="00E77497">
        <w:rPr>
          <w:i/>
        </w:rPr>
        <w:t>value</w:t>
      </w:r>
      <w:r w:rsidR="00F10D67" w:rsidRPr="00E77497">
        <w:t>).</w:t>
      </w:r>
    </w:p>
    <w:p w14:paraId="2D827493" w14:textId="77777777" w:rsidR="00974ED7" w:rsidRPr="00E77497" w:rsidRDefault="00974ED7" w:rsidP="00974ED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00BEF24A" w14:textId="77777777" w:rsidR="00884D1C" w:rsidRPr="00E77497" w:rsidRDefault="004E4FC0" w:rsidP="00884D1C">
      <w:r w:rsidRPr="009E34B2">
        <w:rPr>
          <w:rFonts w:ascii="Times New Roman" w:hAnsi="Times New Roman"/>
          <w:i/>
        </w:rPr>
        <w:t>Lexical</w:t>
      </w:r>
      <w:r w:rsidRPr="00E77497">
        <w:rPr>
          <w:rFonts w:ascii="Times New Roman" w:hAnsi="Times New Roman"/>
          <w:i/>
        </w:rPr>
        <w:t>Declaration</w:t>
      </w:r>
      <w:r>
        <w:rPr>
          <w:rFonts w:ascii="Times New Roman" w:hAnsi="Times New Roman"/>
          <w:i/>
        </w:rPr>
        <w:t xml:space="preserve"> </w:t>
      </w:r>
      <w:r w:rsidR="00884D1C" w:rsidRPr="00E77497">
        <w:rPr>
          <w:b/>
        </w:rPr>
        <w:t>:</w:t>
      </w:r>
      <w:r w:rsidR="00884D1C" w:rsidRPr="00E77497">
        <w:rPr>
          <w:rFonts w:ascii="Times New Roman" w:hAnsi="Times New Roman"/>
          <w:i/>
        </w:rPr>
        <w:t xml:space="preserve"> </w:t>
      </w:r>
      <w:r w:rsidRPr="00451D9D">
        <w:rPr>
          <w:rFonts w:ascii="Times New Roman" w:hAnsi="Times New Roman"/>
          <w:i/>
        </w:rPr>
        <w:t xml:space="preserve">LetOrConst </w:t>
      </w:r>
      <w:r w:rsidR="00884D1C" w:rsidRPr="00E77497">
        <w:rPr>
          <w:rFonts w:ascii="Times New Roman" w:hAnsi="Times New Roman"/>
          <w:i/>
        </w:rPr>
        <w:t xml:space="preserve">BindingList </w:t>
      </w:r>
      <w:r w:rsidR="00884D1C" w:rsidRPr="00E77497">
        <w:rPr>
          <w:rFonts w:ascii="Courier New" w:hAnsi="Courier New"/>
          <w:b/>
        </w:rPr>
        <w:t>;</w:t>
      </w:r>
      <w:r w:rsidR="00884D1C" w:rsidRPr="00E77497">
        <w:t xml:space="preserve"> </w:t>
      </w:r>
    </w:p>
    <w:p w14:paraId="3861ADEA" w14:textId="77777777" w:rsidR="00884D1C" w:rsidRPr="00E77497" w:rsidRDefault="00B25FEE" w:rsidP="00FA3203">
      <w:pPr>
        <w:pStyle w:val="Alg2"/>
        <w:numPr>
          <w:ilvl w:val="0"/>
          <w:numId w:val="453"/>
        </w:numPr>
      </w:pPr>
      <w:r w:rsidRPr="00E77497">
        <w:t xml:space="preserve">Let </w:t>
      </w:r>
      <w:r>
        <w:rPr>
          <w:i/>
        </w:rPr>
        <w:t>next</w:t>
      </w:r>
      <w:r w:rsidRPr="00E77497">
        <w:rPr>
          <w:i/>
        </w:rPr>
        <w:t xml:space="preserve"> </w:t>
      </w:r>
      <w:r w:rsidRPr="00E77497">
        <w:t xml:space="preserve">be the result of evaluating </w:t>
      </w:r>
      <w:r w:rsidR="00884D1C" w:rsidRPr="00E77497">
        <w:rPr>
          <w:i/>
        </w:rPr>
        <w:t>BindingList</w:t>
      </w:r>
      <w:r w:rsidR="00884D1C" w:rsidRPr="00E77497">
        <w:t>.</w:t>
      </w:r>
    </w:p>
    <w:p w14:paraId="1659CA38" w14:textId="77777777" w:rsidR="00B25FEE" w:rsidRDefault="001E28FF" w:rsidP="00541F73">
      <w:pPr>
        <w:pStyle w:val="Alg2"/>
        <w:numPr>
          <w:ilvl w:val="0"/>
          <w:numId w:val="453"/>
        </w:numPr>
        <w:spacing w:after="220"/>
        <w:contextualSpacing/>
      </w:pPr>
      <w:r>
        <w:t>ReturnIfAbrupt(</w:t>
      </w:r>
      <w:r>
        <w:rPr>
          <w:i/>
        </w:rPr>
        <w:t>next</w:t>
      </w:r>
      <w:r>
        <w:t>)</w:t>
      </w:r>
      <w:r w:rsidR="00B25FEE">
        <w:t>.</w:t>
      </w:r>
    </w:p>
    <w:p w14:paraId="0DAF8DFB" w14:textId="77777777" w:rsidR="00884D1C" w:rsidRPr="00E77497" w:rsidRDefault="00884D1C" w:rsidP="00FA3203">
      <w:pPr>
        <w:pStyle w:val="Alg2"/>
        <w:numPr>
          <w:ilvl w:val="0"/>
          <w:numId w:val="453"/>
        </w:numPr>
        <w:spacing w:after="220"/>
      </w:pPr>
      <w:r w:rsidRPr="00E77497">
        <w:t xml:space="preserve">Return </w:t>
      </w:r>
      <w:r w:rsidR="0055587E">
        <w:t>NormalCompletion(</w:t>
      </w:r>
      <w:r w:rsidRPr="00E77497">
        <w:rPr>
          <w:rFonts w:ascii="Arial" w:hAnsi="Arial" w:cs="Arial"/>
        </w:rPr>
        <w:t>empty</w:t>
      </w:r>
      <w:r w:rsidR="0055587E" w:rsidRPr="0055587E">
        <w:t>)</w:t>
      </w:r>
      <w:r w:rsidRPr="00E77497">
        <w:t>.</w:t>
      </w:r>
    </w:p>
    <w:p w14:paraId="22E67C2D" w14:textId="77777777" w:rsidR="00884D1C" w:rsidRPr="00E77497" w:rsidRDefault="00884D1C" w:rsidP="00884D1C">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4E4FC0">
        <w:rPr>
          <w:rStyle w:val="bnf"/>
        </w:rPr>
        <w:t>Lexical</w:t>
      </w:r>
      <w:r w:rsidRPr="00E77497">
        <w:rPr>
          <w:rStyle w:val="bnf"/>
        </w:rPr>
        <w:t>Binding</w:t>
      </w:r>
      <w:r w:rsidRPr="00E77497">
        <w:t xml:space="preserve"> </w:t>
      </w:r>
    </w:p>
    <w:p w14:paraId="7F368157" w14:textId="77777777" w:rsidR="00884D1C" w:rsidRPr="00E77497" w:rsidRDefault="00481DAC" w:rsidP="00FA3203">
      <w:pPr>
        <w:pStyle w:val="Alg2"/>
        <w:keepNext/>
        <w:numPr>
          <w:ilvl w:val="0"/>
          <w:numId w:val="455"/>
        </w:numPr>
      </w:pPr>
      <w:r w:rsidRPr="00E77497">
        <w:t xml:space="preserve">Let </w:t>
      </w:r>
      <w:r>
        <w:rPr>
          <w:i/>
        </w:rPr>
        <w:t>next</w:t>
      </w:r>
      <w:r w:rsidRPr="00E77497">
        <w:rPr>
          <w:i/>
        </w:rPr>
        <w:t xml:space="preserve"> </w:t>
      </w:r>
      <w:r w:rsidRPr="00E77497">
        <w:t>be the result of evaluating</w:t>
      </w:r>
      <w:r w:rsidRPr="00E77497" w:rsidDel="00481DAC">
        <w:t xml:space="preserve"> </w:t>
      </w:r>
      <w:r w:rsidR="00884D1C" w:rsidRPr="00E77497">
        <w:rPr>
          <w:i/>
        </w:rPr>
        <w:t>BindingList</w:t>
      </w:r>
      <w:r w:rsidR="00884D1C" w:rsidRPr="00E77497">
        <w:t>.</w:t>
      </w:r>
    </w:p>
    <w:p w14:paraId="690CF33E" w14:textId="77777777" w:rsidR="00481DAC" w:rsidRDefault="001E28FF" w:rsidP="00481DAC">
      <w:pPr>
        <w:pStyle w:val="Alg2"/>
        <w:numPr>
          <w:ilvl w:val="0"/>
          <w:numId w:val="455"/>
        </w:numPr>
        <w:spacing w:after="220"/>
        <w:contextualSpacing/>
      </w:pPr>
      <w:r>
        <w:t>ReturnIfAbrupt(</w:t>
      </w:r>
      <w:r>
        <w:rPr>
          <w:i/>
        </w:rPr>
        <w:t>next</w:t>
      </w:r>
      <w:r>
        <w:t>)</w:t>
      </w:r>
      <w:r w:rsidR="00481DAC">
        <w:t>.</w:t>
      </w:r>
    </w:p>
    <w:p w14:paraId="30DC8F7B" w14:textId="77777777" w:rsidR="00884D1C" w:rsidRPr="00E77497" w:rsidRDefault="00481DAC" w:rsidP="00FA3203">
      <w:pPr>
        <w:pStyle w:val="Alg2"/>
        <w:numPr>
          <w:ilvl w:val="0"/>
          <w:numId w:val="455"/>
        </w:numPr>
        <w:spacing w:after="220"/>
      </w:pPr>
      <w:r>
        <w:t>Return the result of evaluating</w:t>
      </w:r>
      <w:r w:rsidRPr="00E77497">
        <w:t xml:space="preserve"> </w:t>
      </w:r>
      <w:r w:rsidR="004E4FC0" w:rsidRPr="00273E7C">
        <w:rPr>
          <w:i/>
        </w:rPr>
        <w:t>Lexi</w:t>
      </w:r>
      <w:r w:rsidR="00DE13A5" w:rsidRPr="00273E7C">
        <w:rPr>
          <w:i/>
        </w:rPr>
        <w:t>c</w:t>
      </w:r>
      <w:r w:rsidR="004E4FC0" w:rsidRPr="00273E7C">
        <w:rPr>
          <w:i/>
        </w:rPr>
        <w:t>al</w:t>
      </w:r>
      <w:r w:rsidR="00884D1C" w:rsidRPr="00E77497">
        <w:rPr>
          <w:rStyle w:val="bnf"/>
        </w:rPr>
        <w:t>Binding</w:t>
      </w:r>
      <w:r w:rsidR="00884D1C" w:rsidRPr="00E77497">
        <w:t>.</w:t>
      </w:r>
    </w:p>
    <w:p w14:paraId="18792220" w14:textId="77777777" w:rsidR="00884D1C" w:rsidRPr="00E77497" w:rsidRDefault="004E4FC0" w:rsidP="00884D1C">
      <w:r>
        <w:rPr>
          <w:rStyle w:val="bnf"/>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 xml:space="preserve">BindingIdentifier  </w:t>
      </w:r>
    </w:p>
    <w:p w14:paraId="7A1EE131" w14:textId="77777777" w:rsidR="00884D1C" w:rsidRPr="00E77497" w:rsidRDefault="00884D1C" w:rsidP="00FA3203">
      <w:pPr>
        <w:pStyle w:val="Alg2"/>
        <w:numPr>
          <w:ilvl w:val="0"/>
          <w:numId w:val="113"/>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14:paraId="0DB1FE27" w14:textId="77777777" w:rsidR="00884D1C" w:rsidRPr="00E77497" w:rsidRDefault="00481DAC" w:rsidP="00FA3203">
      <w:pPr>
        <w:pStyle w:val="Alg2"/>
        <w:numPr>
          <w:ilvl w:val="0"/>
          <w:numId w:val="113"/>
        </w:numPr>
        <w:spacing w:after="220"/>
      </w:pPr>
      <w:r>
        <w:t>Return the result of p</w:t>
      </w:r>
      <w:r w:rsidRPr="004418C4">
        <w:t>erform</w:t>
      </w:r>
      <w:r>
        <w:t>ing</w:t>
      </w:r>
      <w:r w:rsidRPr="004418C4">
        <w:t xml:space="preserve"> </w:t>
      </w:r>
      <w:r w:rsidR="00884D1C" w:rsidRPr="00E77497">
        <w:t>Binding</w:t>
      </w:r>
      <w:r w:rsidR="00662806" w:rsidRPr="00E77497">
        <w:t xml:space="preserve"> </w:t>
      </w:r>
      <w:r w:rsidR="00A113E2">
        <w:t>Initialisation</w:t>
      </w:r>
      <w:r w:rsidR="00662806" w:rsidRPr="00E77497">
        <w:t xml:space="preserve"> for </w:t>
      </w:r>
      <w:r w:rsidR="00662806" w:rsidRPr="00E77497">
        <w:rPr>
          <w:i/>
        </w:rPr>
        <w:t>BindingIdentifier</w:t>
      </w:r>
      <w:r w:rsidR="00884D1C" w:rsidRPr="00E77497">
        <w:t xml:space="preserve"> passing </w:t>
      </w:r>
      <w:r w:rsidR="00662806" w:rsidRPr="00E77497">
        <w:rPr>
          <w:b/>
        </w:rPr>
        <w:t>undefined</w:t>
      </w:r>
      <w:r w:rsidR="00662806" w:rsidRPr="00E77497">
        <w:t xml:space="preserve"> </w:t>
      </w:r>
      <w:r w:rsidR="00884D1C" w:rsidRPr="00E77497">
        <w:t xml:space="preserve">and </w:t>
      </w:r>
      <w:r w:rsidR="00662806" w:rsidRPr="00E77497">
        <w:rPr>
          <w:i/>
        </w:rPr>
        <w:t>env</w:t>
      </w:r>
      <w:r w:rsidR="00662806" w:rsidRPr="00E77497">
        <w:t xml:space="preserve"> </w:t>
      </w:r>
      <w:r w:rsidR="00884D1C" w:rsidRPr="00E77497">
        <w:t>as the arguments.</w:t>
      </w:r>
    </w:p>
    <w:p w14:paraId="006FE0A2" w14:textId="77777777" w:rsidR="00A345F7" w:rsidRPr="00E77497" w:rsidRDefault="00A345F7" w:rsidP="00A345F7">
      <w:r w:rsidRPr="00E77497">
        <w:rPr>
          <w:sz w:val="18"/>
        </w:rPr>
        <w:t>NOTE</w:t>
      </w:r>
      <w:r w:rsidRPr="00E77497">
        <w:rPr>
          <w:sz w:val="18"/>
        </w:rPr>
        <w:tab/>
      </w:r>
      <w:r>
        <w:rPr>
          <w:sz w:val="18"/>
        </w:rPr>
        <w:t>A static sem</w:t>
      </w:r>
      <w:r w:rsidR="00EA1B5F">
        <w:rPr>
          <w:sz w:val="18"/>
        </w:rPr>
        <w:t>a</w:t>
      </w:r>
      <w:r>
        <w:rPr>
          <w:sz w:val="18"/>
        </w:rPr>
        <w:t>ntic</w:t>
      </w:r>
      <w:r w:rsidR="00EA1B5F">
        <w:rPr>
          <w:sz w:val="18"/>
        </w:rPr>
        <w:t>s</w:t>
      </w:r>
      <w:r>
        <w:rPr>
          <w:sz w:val="18"/>
        </w:rPr>
        <w:t xml:space="preserve"> rule ensures that this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p>
    <w:p w14:paraId="5F095EBF" w14:textId="77777777" w:rsidR="00884D1C" w:rsidRPr="00E77497" w:rsidRDefault="00A345F7" w:rsidP="00884D1C">
      <w:r w:rsidRPr="00A345F7">
        <w:rPr>
          <w:rFonts w:ascii="Times New Roman" w:hAnsi="Times New Roman"/>
          <w:i/>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BindingIdentifier Initialiser</w:t>
      </w:r>
      <w:r w:rsidR="00884D1C" w:rsidRPr="00E77497">
        <w:t xml:space="preserve"> </w:t>
      </w:r>
    </w:p>
    <w:p w14:paraId="0584B290" w14:textId="77777777" w:rsidR="00884D1C" w:rsidRPr="00E77497" w:rsidRDefault="00884D1C" w:rsidP="00FA3203">
      <w:pPr>
        <w:pStyle w:val="Alg2"/>
        <w:numPr>
          <w:ilvl w:val="0"/>
          <w:numId w:val="499"/>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14:paraId="4EC2EFD7" w14:textId="77777777" w:rsidR="00884D1C" w:rsidRPr="00E77497" w:rsidRDefault="00884D1C" w:rsidP="00FA3203">
      <w:pPr>
        <w:pStyle w:val="Alg2"/>
        <w:numPr>
          <w:ilvl w:val="0"/>
          <w:numId w:val="499"/>
        </w:numPr>
      </w:pPr>
      <w:r w:rsidRPr="00E77497">
        <w:t xml:space="preserve">Let </w:t>
      </w:r>
      <w:r w:rsidRPr="00E77497">
        <w:rPr>
          <w:i/>
        </w:rPr>
        <w:t xml:space="preserve">value </w:t>
      </w:r>
      <w:r w:rsidRPr="00E77497">
        <w:t>be GetValue(</w:t>
      </w:r>
      <w:r w:rsidRPr="00E77497">
        <w:rPr>
          <w:i/>
        </w:rPr>
        <w:t>rhs</w:t>
      </w:r>
      <w:r w:rsidRPr="00E77497">
        <w:t>).</w:t>
      </w:r>
    </w:p>
    <w:p w14:paraId="2777E76B" w14:textId="77777777" w:rsidR="00633DD3" w:rsidRDefault="001E28FF" w:rsidP="00633DD3">
      <w:pPr>
        <w:pStyle w:val="Alg2"/>
        <w:numPr>
          <w:ilvl w:val="0"/>
          <w:numId w:val="499"/>
        </w:numPr>
        <w:spacing w:after="220"/>
        <w:contextualSpacing/>
      </w:pPr>
      <w:r>
        <w:t>ReturnIfAbrupt(</w:t>
      </w:r>
      <w:r>
        <w:rPr>
          <w:i/>
        </w:rPr>
        <w:t>value</w:t>
      </w:r>
      <w:r>
        <w:t>).</w:t>
      </w:r>
    </w:p>
    <w:p w14:paraId="3DF5C552" w14:textId="77777777" w:rsidR="00884D1C" w:rsidRPr="00E77497" w:rsidRDefault="00884D1C" w:rsidP="00FA3203">
      <w:pPr>
        <w:pStyle w:val="Alg2"/>
        <w:numPr>
          <w:ilvl w:val="0"/>
          <w:numId w:val="499"/>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14:paraId="189F9F47" w14:textId="77777777" w:rsidR="00884D1C" w:rsidRPr="00E77497" w:rsidRDefault="00481DAC" w:rsidP="00FA3203">
      <w:pPr>
        <w:pStyle w:val="Alg2"/>
        <w:numPr>
          <w:ilvl w:val="0"/>
          <w:numId w:val="499"/>
        </w:numPr>
        <w:spacing w:after="220"/>
      </w:pPr>
      <w:r>
        <w:t>Return the result of p</w:t>
      </w:r>
      <w:r w:rsidRPr="004418C4">
        <w:t>erform</w:t>
      </w:r>
      <w:r>
        <w:t>ing</w:t>
      </w:r>
      <w:r w:rsidRPr="004418C4">
        <w:t xml:space="preserve"> </w:t>
      </w:r>
      <w:r w:rsidR="00561262" w:rsidRPr="00E77497">
        <w:t xml:space="preserve">Binding </w:t>
      </w:r>
      <w:r w:rsidR="00A113E2">
        <w:t>Initialisation</w:t>
      </w:r>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p>
    <w:p w14:paraId="3EAE1B05" w14:textId="77777777" w:rsidR="00884D1C" w:rsidRPr="00E77497" w:rsidRDefault="00A345F7" w:rsidP="00884D1C">
      <w:r>
        <w:rPr>
          <w:rStyle w:val="bnf"/>
        </w:rPr>
        <w:t>Lexical</w:t>
      </w:r>
      <w:r w:rsidR="00884D1C" w:rsidRPr="00E77497">
        <w:rPr>
          <w:rStyle w:val="bnf"/>
        </w:rPr>
        <w:t>Binding</w:t>
      </w:r>
      <w:r w:rsidR="004F79DA">
        <w:rPr>
          <w:rStyle w:val="bnf"/>
          <w:i w:val="0"/>
          <w:iCs/>
        </w:rPr>
        <w:t xml:space="preserve"> </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p>
    <w:p w14:paraId="384F5972" w14:textId="77777777" w:rsidR="00884D1C" w:rsidRPr="00E77497" w:rsidRDefault="00884D1C" w:rsidP="00FA3203">
      <w:pPr>
        <w:pStyle w:val="Alg2"/>
        <w:numPr>
          <w:ilvl w:val="0"/>
          <w:numId w:val="46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14:paraId="572740F5" w14:textId="77777777" w:rsidR="00884D1C" w:rsidRPr="00E77497" w:rsidRDefault="00884D1C" w:rsidP="00B54857">
      <w:pPr>
        <w:pStyle w:val="Alg3"/>
        <w:numPr>
          <w:ilvl w:val="0"/>
          <w:numId w:val="460"/>
        </w:numPr>
      </w:pPr>
      <w:r w:rsidRPr="00E77497">
        <w:t xml:space="preserve">Let </w:t>
      </w:r>
      <w:r w:rsidR="001E28FF">
        <w:rPr>
          <w:i/>
        </w:rPr>
        <w:t>value</w:t>
      </w:r>
      <w:r w:rsidRPr="00E77497">
        <w:t xml:space="preserve"> be GetValue(</w:t>
      </w:r>
      <w:r w:rsidRPr="00E77497">
        <w:rPr>
          <w:i/>
        </w:rPr>
        <w:t>rhs</w:t>
      </w:r>
      <w:r w:rsidRPr="00E77497">
        <w:t>).</w:t>
      </w:r>
    </w:p>
    <w:p w14:paraId="17F3C8FA" w14:textId="77777777" w:rsidR="00633DD3" w:rsidRDefault="001E28FF" w:rsidP="0092308F">
      <w:pPr>
        <w:pStyle w:val="Alg2"/>
        <w:numPr>
          <w:ilvl w:val="0"/>
          <w:numId w:val="460"/>
        </w:numPr>
        <w:spacing w:after="220"/>
        <w:contextualSpacing/>
      </w:pPr>
      <w:r>
        <w:t>ReturnIfAbrupt(</w:t>
      </w:r>
      <w:r w:rsidR="0092308F">
        <w:rPr>
          <w:i/>
        </w:rPr>
        <w:t>value</w:t>
      </w:r>
      <w:r>
        <w:t>)</w:t>
      </w:r>
      <w:r w:rsidR="00633DD3">
        <w:t>.</w:t>
      </w:r>
    </w:p>
    <w:p w14:paraId="7E71EDB7" w14:textId="77777777" w:rsidR="00B54857" w:rsidRDefault="00B54857" w:rsidP="00B54857">
      <w:pPr>
        <w:pStyle w:val="Alg2"/>
        <w:numPr>
          <w:ilvl w:val="0"/>
          <w:numId w:val="460"/>
        </w:numPr>
      </w:pPr>
      <w:r>
        <w:t>If Type(</w:t>
      </w:r>
      <w:r>
        <w:rPr>
          <w:i/>
        </w:rPr>
        <w:t>value</w:t>
      </w:r>
      <w:r>
        <w:t xml:space="preserve">) is not Object, then throw a </w:t>
      </w:r>
      <w:r w:rsidRPr="00B54857">
        <w:rPr>
          <w:b/>
          <w:bCs/>
        </w:rPr>
        <w:t>TypeError</w:t>
      </w:r>
      <w:r>
        <w:t xml:space="preserve"> exception.</w:t>
      </w:r>
    </w:p>
    <w:p w14:paraId="73B98FF2" w14:textId="77777777" w:rsidR="00884D1C" w:rsidRPr="00E77497" w:rsidRDefault="00884D1C" w:rsidP="00FA3203">
      <w:pPr>
        <w:pStyle w:val="Alg2"/>
        <w:numPr>
          <w:ilvl w:val="0"/>
          <w:numId w:val="460"/>
        </w:numPr>
        <w:spacing w:after="220"/>
        <w:contextualSpacing/>
      </w:pPr>
      <w:r w:rsidRPr="00E77497">
        <w:t xml:space="preserve">Let </w:t>
      </w:r>
      <w:r w:rsidRPr="00E77497">
        <w:rPr>
          <w:i/>
        </w:rPr>
        <w:t>env</w:t>
      </w:r>
      <w:r w:rsidRPr="00E77497">
        <w:t xml:space="preserve"> be the </w:t>
      </w:r>
      <w:r w:rsidR="00B33FB4">
        <w:t>running</w:t>
      </w:r>
      <w:r w:rsidRPr="00E77497">
        <w:t xml:space="preserve"> execution context’s LexicalEnvironment.</w:t>
      </w:r>
    </w:p>
    <w:p w14:paraId="30D42A88" w14:textId="77777777" w:rsidR="00884D1C" w:rsidRPr="00E77497" w:rsidRDefault="00481DAC" w:rsidP="0092308F">
      <w:pPr>
        <w:pStyle w:val="Alg2"/>
        <w:numPr>
          <w:ilvl w:val="0"/>
          <w:numId w:val="460"/>
        </w:numPr>
        <w:spacing w:after="220"/>
      </w:pPr>
      <w:r>
        <w:t>Return the result of p</w:t>
      </w:r>
      <w:r w:rsidRPr="004418C4">
        <w:t>erform</w:t>
      </w:r>
      <w:r>
        <w:t>ing</w:t>
      </w:r>
      <w:r w:rsidRPr="004418C4">
        <w:t xml:space="preserve"> </w:t>
      </w:r>
      <w:r w:rsidR="00217939" w:rsidRPr="00E77497">
        <w:t xml:space="preserve">Binding </w:t>
      </w:r>
      <w:r w:rsidR="00A113E2">
        <w:t>Initialisation</w:t>
      </w:r>
      <w:r w:rsidR="00217939" w:rsidRPr="00E77497">
        <w:t xml:space="preserve"> for </w:t>
      </w:r>
      <w:r w:rsidR="00884D1C" w:rsidRPr="00E77497">
        <w:rPr>
          <w:i/>
        </w:rPr>
        <w:t>BindingPattern</w:t>
      </w:r>
      <w:r w:rsidR="00884D1C" w:rsidRPr="00E77497">
        <w:t xml:space="preserve"> using </w:t>
      </w:r>
      <w:r w:rsidR="001E28FF">
        <w:rPr>
          <w:i/>
        </w:rPr>
        <w:t>value</w:t>
      </w:r>
      <w:r w:rsidR="00884D1C" w:rsidRPr="00E77497">
        <w:t xml:space="preserve"> and </w:t>
      </w:r>
      <w:r w:rsidR="00884D1C" w:rsidRPr="00E77497">
        <w:rPr>
          <w:i/>
        </w:rPr>
        <w:t>env</w:t>
      </w:r>
      <w:r w:rsidR="00884D1C" w:rsidRPr="00E77497">
        <w:t xml:space="preserve"> as the </w:t>
      </w:r>
      <w:r w:rsidR="0092308F">
        <w:rPr>
          <w:i/>
        </w:rPr>
        <w:t>arguments</w:t>
      </w:r>
      <w:r w:rsidR="00884D1C" w:rsidRPr="00E77497">
        <w:t>.</w:t>
      </w:r>
    </w:p>
    <w:p w14:paraId="5670615F" w14:textId="77777777" w:rsidR="00884D1C" w:rsidRPr="00E77497" w:rsidRDefault="00884D1C" w:rsidP="00D148E9">
      <w:pPr>
        <w:pStyle w:val="30"/>
      </w:pPr>
      <w:bookmarkStart w:id="3843" w:name="_Toc361663311"/>
      <w:bookmarkStart w:id="3844" w:name="_Toc361665152"/>
      <w:bookmarkStart w:id="3845" w:name="_Toc361666992"/>
      <w:bookmarkStart w:id="3846" w:name="_Toc361668821"/>
      <w:bookmarkStart w:id="3847" w:name="_Toc364934846"/>
      <w:bookmarkStart w:id="3848" w:name="_Toc365474090"/>
      <w:bookmarkStart w:id="3849" w:name="_Toc361663320"/>
      <w:bookmarkStart w:id="3850" w:name="_Toc361665161"/>
      <w:bookmarkStart w:id="3851" w:name="_Toc361667001"/>
      <w:bookmarkStart w:id="3852" w:name="_Toc361668830"/>
      <w:bookmarkStart w:id="3853" w:name="_Toc364934855"/>
      <w:bookmarkStart w:id="3854" w:name="_Toc365474099"/>
      <w:bookmarkStart w:id="3855" w:name="_Toc361663331"/>
      <w:bookmarkStart w:id="3856" w:name="_Toc361665172"/>
      <w:bookmarkStart w:id="3857" w:name="_Toc361667012"/>
      <w:bookmarkStart w:id="3858" w:name="_Toc361668841"/>
      <w:bookmarkStart w:id="3859" w:name="_Toc364934866"/>
      <w:bookmarkStart w:id="3860" w:name="_Toc365474110"/>
      <w:bookmarkStart w:id="3861" w:name="_Toc361663338"/>
      <w:bookmarkStart w:id="3862" w:name="_Toc361665179"/>
      <w:bookmarkStart w:id="3863" w:name="_Toc361667019"/>
      <w:bookmarkStart w:id="3864" w:name="_Toc361668848"/>
      <w:bookmarkStart w:id="3865" w:name="_Toc364934873"/>
      <w:bookmarkStart w:id="3866" w:name="_Toc365474117"/>
      <w:bookmarkStart w:id="3867" w:name="_Toc361663345"/>
      <w:bookmarkStart w:id="3868" w:name="_Toc361665186"/>
      <w:bookmarkStart w:id="3869" w:name="_Toc361667026"/>
      <w:bookmarkStart w:id="3870" w:name="_Toc361668855"/>
      <w:bookmarkStart w:id="3871" w:name="_Toc364934880"/>
      <w:bookmarkStart w:id="3872" w:name="_Toc365474124"/>
      <w:bookmarkStart w:id="3873" w:name="_Toc361663355"/>
      <w:bookmarkStart w:id="3874" w:name="_Toc361665196"/>
      <w:bookmarkStart w:id="3875" w:name="_Toc361667036"/>
      <w:bookmarkStart w:id="3876" w:name="_Toc361668865"/>
      <w:bookmarkStart w:id="3877" w:name="_Toc364934890"/>
      <w:bookmarkStart w:id="3878" w:name="_Toc365474134"/>
      <w:bookmarkStart w:id="3879" w:name="_Toc361663366"/>
      <w:bookmarkStart w:id="3880" w:name="_Toc361665207"/>
      <w:bookmarkStart w:id="3881" w:name="_Toc361667047"/>
      <w:bookmarkStart w:id="3882" w:name="_Toc361668876"/>
      <w:bookmarkStart w:id="3883" w:name="_Toc364934901"/>
      <w:bookmarkStart w:id="3884" w:name="_Toc365474145"/>
      <w:bookmarkStart w:id="3885" w:name="_Toc361663367"/>
      <w:bookmarkStart w:id="3886" w:name="_Toc361665208"/>
      <w:bookmarkStart w:id="3887" w:name="_Toc361667048"/>
      <w:bookmarkStart w:id="3888" w:name="_Toc361668877"/>
      <w:bookmarkStart w:id="3889" w:name="_Toc364934902"/>
      <w:bookmarkStart w:id="3890" w:name="_Toc365474146"/>
      <w:bookmarkStart w:id="3891" w:name="_Ref366133794"/>
      <w:bookmarkStart w:id="3892" w:name="_Toc366141927"/>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r w:rsidRPr="00E77497">
        <w:t>Variable Statement</w:t>
      </w:r>
      <w:bookmarkEnd w:id="3891"/>
      <w:bookmarkEnd w:id="3892"/>
    </w:p>
    <w:p w14:paraId="30545BAB" w14:textId="77777777" w:rsidR="00297CB6" w:rsidRPr="00E77497" w:rsidRDefault="00297CB6" w:rsidP="00297CB6">
      <w:pPr>
        <w:rPr>
          <w:sz w:val="18"/>
        </w:rPr>
      </w:pPr>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r w:rsidR="00B33FB4">
        <w:rPr>
          <w:sz w:val="18"/>
        </w:rPr>
        <w:t>running</w:t>
      </w:r>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p>
    <w:p w14:paraId="2F4D8703" w14:textId="77777777" w:rsidR="00884D1C" w:rsidRPr="00E77497" w:rsidRDefault="00884D1C" w:rsidP="00884D1C">
      <w:pPr>
        <w:pStyle w:val="Syntax"/>
      </w:pPr>
      <w:r w:rsidRPr="00E77497">
        <w:t>Syntax</w:t>
      </w:r>
    </w:p>
    <w:p w14:paraId="4C415A67" w14:textId="77777777" w:rsidR="00884D1C" w:rsidRPr="00E77497" w:rsidRDefault="00884D1C" w:rsidP="00884D1C">
      <w:pPr>
        <w:pStyle w:val="SyntaxRule"/>
      </w:pPr>
      <w:r w:rsidRPr="00E77497">
        <w:t xml:space="preserve">VariableStatement </w:t>
      </w:r>
      <w:r w:rsidRPr="00E77497">
        <w:rPr>
          <w:rFonts w:ascii="Arial" w:hAnsi="Arial"/>
          <w:b/>
          <w:i w:val="0"/>
        </w:rPr>
        <w:t>:</w:t>
      </w:r>
    </w:p>
    <w:p w14:paraId="0235F2DE" w14:textId="77777777" w:rsidR="00884D1C" w:rsidRPr="00E77497" w:rsidRDefault="00884D1C" w:rsidP="00884D1C">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6AB2F321" w14:textId="77777777" w:rsidR="00884D1C" w:rsidRPr="00E77497" w:rsidRDefault="00884D1C" w:rsidP="00884D1C">
      <w:pPr>
        <w:pStyle w:val="SyntaxRule"/>
      </w:pPr>
      <w:r w:rsidRPr="00E77497">
        <w:t xml:space="preserve">VariableDeclarationList </w:t>
      </w:r>
      <w:r w:rsidRPr="00E77497">
        <w:rPr>
          <w:rFonts w:ascii="Arial" w:hAnsi="Arial"/>
          <w:b/>
          <w:i w:val="0"/>
        </w:rPr>
        <w:t>:</w:t>
      </w:r>
    </w:p>
    <w:p w14:paraId="6E2639F1" w14:textId="77777777" w:rsidR="00884D1C" w:rsidRPr="00E77497" w:rsidRDefault="00884D1C" w:rsidP="00884D1C">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4B89B42F" w14:textId="77777777" w:rsidR="00884D1C" w:rsidRPr="00E77497" w:rsidRDefault="00884D1C" w:rsidP="00884D1C">
      <w:pPr>
        <w:pStyle w:val="SyntaxRule"/>
      </w:pPr>
      <w:r w:rsidRPr="00E77497">
        <w:t xml:space="preserve">VariableDeclaration </w:t>
      </w:r>
      <w:r w:rsidRPr="00E77497">
        <w:rPr>
          <w:rFonts w:ascii="Arial" w:hAnsi="Arial"/>
          <w:b/>
          <w:i w:val="0"/>
        </w:rPr>
        <w:t>:</w:t>
      </w:r>
    </w:p>
    <w:p w14:paraId="7CD23C9F" w14:textId="77777777"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14:paraId="286C9FE4" w14:textId="77777777" w:rsidR="009728E8" w:rsidRPr="00E77497" w:rsidRDefault="009728E8" w:rsidP="00D148E9">
      <w:pPr>
        <w:pStyle w:val="40"/>
      </w:pPr>
      <w:r w:rsidRPr="00E77497">
        <w:t>Static Semantics</w:t>
      </w:r>
    </w:p>
    <w:p w14:paraId="6A3EB8AE" w14:textId="77777777" w:rsidR="00E721B9" w:rsidRPr="00E77497" w:rsidRDefault="00E721B9" w:rsidP="00E721B9">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14:paraId="033FD6AA" w14:textId="77777777" w:rsidR="00FF4BEE" w:rsidRPr="00E77497" w:rsidRDefault="00FF4BEE" w:rsidP="00FF4BEE">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14:paraId="431AD701" w14:textId="77777777" w:rsidR="00FF4BEE" w:rsidRPr="00E77497" w:rsidRDefault="00FF4BEE" w:rsidP="00FA3203">
      <w:pPr>
        <w:pStyle w:val="Alg4"/>
        <w:numPr>
          <w:ilvl w:val="0"/>
          <w:numId w:val="495"/>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p>
    <w:p w14:paraId="77B71163" w14:textId="77777777" w:rsidR="00FF4BEE" w:rsidRPr="00E77497" w:rsidRDefault="00FF4BEE" w:rsidP="00FA3203">
      <w:pPr>
        <w:pStyle w:val="Alg4"/>
        <w:numPr>
          <w:ilvl w:val="0"/>
          <w:numId w:val="49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VariableDeclaration.</w:t>
      </w:r>
    </w:p>
    <w:p w14:paraId="4522F382" w14:textId="77777777" w:rsidR="00FF4BEE" w:rsidRPr="00E77497" w:rsidRDefault="00FF4BEE" w:rsidP="00FA3203">
      <w:pPr>
        <w:pStyle w:val="Alg4"/>
        <w:numPr>
          <w:ilvl w:val="0"/>
          <w:numId w:val="495"/>
        </w:numPr>
        <w:spacing w:after="220"/>
        <w:contextualSpacing/>
      </w:pPr>
      <w:r w:rsidRPr="00E77497">
        <w:t xml:space="preserve">Return </w:t>
      </w:r>
      <w:r w:rsidRPr="00E77497">
        <w:rPr>
          <w:rStyle w:val="bnf"/>
        </w:rPr>
        <w:t>names</w:t>
      </w:r>
      <w:r w:rsidRPr="00E77497">
        <w:t>.</w:t>
      </w:r>
    </w:p>
    <w:p w14:paraId="68E49578" w14:textId="77777777" w:rsidR="005A4AE3" w:rsidRPr="00E77497" w:rsidRDefault="005A4AE3" w:rsidP="005A4AE3">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p>
    <w:p w14:paraId="2447153B" w14:textId="77777777" w:rsidR="005A4AE3" w:rsidRPr="00E77497" w:rsidRDefault="005A4AE3" w:rsidP="00FA3203">
      <w:pPr>
        <w:pStyle w:val="Alg4"/>
        <w:numPr>
          <w:ilvl w:val="0"/>
          <w:numId w:val="512"/>
        </w:numPr>
        <w:spacing w:after="220"/>
        <w:contextualSpacing/>
      </w:pPr>
      <w:r w:rsidRPr="00E77497">
        <w:t xml:space="preserve">Return the BoundNames of </w:t>
      </w:r>
      <w:r w:rsidRPr="00E77497">
        <w:rPr>
          <w:i/>
        </w:rPr>
        <w:t>BindingIdentifier</w:t>
      </w:r>
      <w:r w:rsidRPr="00E77497">
        <w:t>.</w:t>
      </w:r>
    </w:p>
    <w:p w14:paraId="56063CD8" w14:textId="77777777" w:rsidR="00D128F0" w:rsidRPr="00E77497" w:rsidRDefault="00D128F0" w:rsidP="00D128F0">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p>
    <w:p w14:paraId="4858FE17" w14:textId="77777777" w:rsidR="00D128F0" w:rsidRPr="00E77497" w:rsidRDefault="00D128F0" w:rsidP="00FA3203">
      <w:pPr>
        <w:pStyle w:val="Alg4"/>
        <w:numPr>
          <w:ilvl w:val="0"/>
          <w:numId w:val="513"/>
        </w:numPr>
        <w:spacing w:after="220"/>
        <w:contextualSpacing/>
      </w:pPr>
      <w:r w:rsidRPr="00E77497">
        <w:t xml:space="preserve">Return the BoundNames of </w:t>
      </w:r>
      <w:r w:rsidRPr="00E77497">
        <w:rPr>
          <w:i/>
        </w:rPr>
        <w:t>BindingPattern</w:t>
      </w:r>
      <w:r w:rsidRPr="00E77497">
        <w:t>.</w:t>
      </w:r>
    </w:p>
    <w:p w14:paraId="1918871C" w14:textId="77777777" w:rsidR="00E00CAD" w:rsidRPr="00E77497" w:rsidRDefault="00E00CAD" w:rsidP="00D148E9">
      <w:pPr>
        <w:pStyle w:val="40"/>
      </w:pPr>
      <w:r w:rsidRPr="00E77497">
        <w:t>Runtime Semantics</w:t>
      </w:r>
    </w:p>
    <w:p w14:paraId="5D03ECFA" w14:textId="77777777" w:rsidR="00F84DC3" w:rsidRDefault="00F84DC3" w:rsidP="00F84DC3">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sidR="00A113E2">
        <w:rPr>
          <w:rFonts w:ascii="Helvetica" w:hAnsi="Helvetica"/>
          <w:b/>
          <w:spacing w:val="6"/>
        </w:rPr>
        <w:t>Initialisation</w:t>
      </w:r>
    </w:p>
    <w:p w14:paraId="7AA7084F" w14:textId="77777777" w:rsidR="00F84DC3" w:rsidRPr="00FA3203" w:rsidRDefault="00F84DC3" w:rsidP="00F84DC3">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74F6C890" w14:textId="77777777" w:rsidR="00F84DC3" w:rsidRPr="008E00F6" w:rsidRDefault="00F84DC3"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14:paraId="3A7944E8" w14:textId="77777777" w:rsidR="004708DF" w:rsidRPr="00E77497" w:rsidRDefault="004708DF" w:rsidP="004708DF">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14:paraId="59555737" w14:textId="77777777" w:rsidR="004708DF" w:rsidRPr="00E77497" w:rsidRDefault="00481DAC" w:rsidP="004708DF">
      <w:pPr>
        <w:pStyle w:val="Alg2"/>
        <w:numPr>
          <w:ilvl w:val="0"/>
          <w:numId w:val="112"/>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14:paraId="39FFB824" w14:textId="77777777"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14:paraId="22480AC8" w14:textId="77777777" w:rsidR="004708DF" w:rsidRPr="00E77497" w:rsidRDefault="00481DAC" w:rsidP="004708DF">
      <w:pPr>
        <w:pStyle w:val="Alg2"/>
        <w:numPr>
          <w:ilvl w:val="0"/>
          <w:numId w:val="496"/>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14:paraId="40D25BFE" w14:textId="77777777"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14:paraId="61200819" w14:textId="77777777" w:rsidR="004708DF" w:rsidRPr="00E77497" w:rsidRDefault="00481DAC" w:rsidP="004708DF">
      <w:pPr>
        <w:pStyle w:val="Alg2"/>
        <w:numPr>
          <w:ilvl w:val="0"/>
          <w:numId w:val="497"/>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BindingPattern</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14:paraId="24E38558" w14:textId="77777777" w:rsidR="00E00CAD" w:rsidRPr="00E77497" w:rsidRDefault="00E00CAD" w:rsidP="00E00CAD">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477F47C7" w14:textId="77777777" w:rsidR="00884D1C" w:rsidRPr="00E77497" w:rsidRDefault="00884D1C" w:rsidP="00884D1C">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p>
    <w:p w14:paraId="78F169B7" w14:textId="77777777" w:rsidR="00884D1C" w:rsidRPr="00E77497" w:rsidRDefault="000348AE" w:rsidP="00FA3203">
      <w:pPr>
        <w:pStyle w:val="Alg2"/>
        <w:numPr>
          <w:ilvl w:val="0"/>
          <w:numId w:val="447"/>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14:paraId="60719C2C" w14:textId="77777777" w:rsidR="006506E0" w:rsidRDefault="001E28FF" w:rsidP="006506E0">
      <w:pPr>
        <w:pStyle w:val="Alg2"/>
        <w:numPr>
          <w:ilvl w:val="0"/>
          <w:numId w:val="447"/>
        </w:numPr>
        <w:spacing w:after="220"/>
        <w:contextualSpacing/>
      </w:pPr>
      <w:r>
        <w:t>ReturnIfAbrupt(</w:t>
      </w:r>
      <w:r>
        <w:rPr>
          <w:i/>
        </w:rPr>
        <w:t>next</w:t>
      </w:r>
      <w:r>
        <w:t>)</w:t>
      </w:r>
      <w:r w:rsidR="006506E0">
        <w:t>.</w:t>
      </w:r>
    </w:p>
    <w:p w14:paraId="01812638" w14:textId="77777777" w:rsidR="00884D1C" w:rsidRPr="00E77497" w:rsidRDefault="00884D1C" w:rsidP="00FA3203">
      <w:pPr>
        <w:pStyle w:val="Alg2"/>
        <w:numPr>
          <w:ilvl w:val="0"/>
          <w:numId w:val="447"/>
        </w:numPr>
        <w:spacing w:after="220"/>
      </w:pPr>
      <w:r w:rsidRPr="00E77497">
        <w:t xml:space="preserve">Return </w:t>
      </w:r>
      <w:r w:rsidR="00DE1793">
        <w:t>NormalCompletion(</w:t>
      </w:r>
      <w:r w:rsidR="00DE1793" w:rsidRPr="00E77497" w:rsidDel="00D70AE0">
        <w:t xml:space="preserve"> </w:t>
      </w:r>
      <w:r w:rsidRPr="00E77497">
        <w:rPr>
          <w:rFonts w:ascii="Arial" w:hAnsi="Arial" w:cs="Arial"/>
        </w:rPr>
        <w:t>empt</w:t>
      </w:r>
      <w:r w:rsidR="00DE1793">
        <w:rPr>
          <w:rFonts w:ascii="Arial" w:hAnsi="Arial" w:cs="Arial"/>
        </w:rPr>
        <w:t>y</w:t>
      </w:r>
      <w:r w:rsidR="00DE1793" w:rsidRPr="00DE1793">
        <w:t>)</w:t>
      </w:r>
      <w:r w:rsidRPr="00E77497">
        <w:t>.</w:t>
      </w:r>
    </w:p>
    <w:p w14:paraId="52A3EAD7" w14:textId="77777777" w:rsidR="00884D1C" w:rsidRPr="00E77497" w:rsidRDefault="00884D1C" w:rsidP="00884D1C">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14:paraId="7575124B" w14:textId="77777777" w:rsidR="00884D1C" w:rsidRPr="00E77497" w:rsidRDefault="000348AE" w:rsidP="00FA3203">
      <w:pPr>
        <w:pStyle w:val="Alg2"/>
        <w:keepNext/>
        <w:numPr>
          <w:ilvl w:val="0"/>
          <w:numId w:val="449"/>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14:paraId="274BCAE6" w14:textId="77777777" w:rsidR="006506E0" w:rsidRDefault="001E28FF" w:rsidP="006506E0">
      <w:pPr>
        <w:pStyle w:val="Alg2"/>
        <w:numPr>
          <w:ilvl w:val="0"/>
          <w:numId w:val="449"/>
        </w:numPr>
        <w:spacing w:after="220"/>
        <w:contextualSpacing/>
      </w:pPr>
      <w:r>
        <w:t>ReturnIfAbrupt(</w:t>
      </w:r>
      <w:r>
        <w:rPr>
          <w:i/>
        </w:rPr>
        <w:t>next</w:t>
      </w:r>
      <w:r>
        <w:t>)</w:t>
      </w:r>
      <w:r w:rsidR="006506E0">
        <w:t>.</w:t>
      </w:r>
    </w:p>
    <w:p w14:paraId="21B39294" w14:textId="77777777" w:rsidR="00884D1C" w:rsidRPr="00E77497" w:rsidRDefault="000348AE" w:rsidP="00FA3203">
      <w:pPr>
        <w:pStyle w:val="Alg2"/>
        <w:numPr>
          <w:ilvl w:val="0"/>
          <w:numId w:val="449"/>
        </w:numPr>
        <w:spacing w:after="220"/>
      </w:pPr>
      <w:r>
        <w:t>Return the result of evaluating</w:t>
      </w:r>
      <w:r w:rsidRPr="00E77497">
        <w:t xml:space="preserve"> </w:t>
      </w:r>
      <w:r w:rsidR="00884D1C" w:rsidRPr="00E77497">
        <w:rPr>
          <w:i/>
        </w:rPr>
        <w:t>VariableDeclaration</w:t>
      </w:r>
      <w:r w:rsidR="00884D1C" w:rsidRPr="00E77497">
        <w:t>.</w:t>
      </w:r>
    </w:p>
    <w:p w14:paraId="010AF403" w14:textId="77777777" w:rsidR="00884D1C" w:rsidRPr="00E77497" w:rsidRDefault="00884D1C" w:rsidP="00884D1C">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14:paraId="1C3FCC11" w14:textId="77777777" w:rsidR="00884D1C" w:rsidRPr="00E77497" w:rsidRDefault="00884D1C" w:rsidP="00FB0D52">
      <w:pPr>
        <w:pStyle w:val="Alg2"/>
        <w:numPr>
          <w:ilvl w:val="0"/>
          <w:numId w:val="669"/>
        </w:numPr>
        <w:spacing w:after="220"/>
      </w:pPr>
      <w:r w:rsidRPr="00E77497">
        <w:t xml:space="preserve">Return </w:t>
      </w:r>
      <w:r w:rsidR="00FB0D52">
        <w:t>NormalCompletion(</w:t>
      </w:r>
      <w:r w:rsidR="00FB0D52" w:rsidRPr="0013710B">
        <w:rPr>
          <w:rFonts w:ascii="Arial" w:hAnsi="Arial" w:cs="Arial"/>
        </w:rPr>
        <w:t>empty</w:t>
      </w:r>
      <w:r w:rsidR="00FB0D52">
        <w:t>)</w:t>
      </w:r>
      <w:r w:rsidRPr="00E77497">
        <w:t>.</w:t>
      </w:r>
    </w:p>
    <w:p w14:paraId="56846BC3" w14:textId="77777777"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14:paraId="3126F70A" w14:textId="77777777" w:rsidR="00884D1C" w:rsidRPr="00E77497" w:rsidRDefault="00884D1C" w:rsidP="00FB0D52">
      <w:pPr>
        <w:pStyle w:val="Alg2"/>
        <w:numPr>
          <w:ilvl w:val="0"/>
          <w:numId w:val="67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14:paraId="3EDFF8AD" w14:textId="77777777" w:rsidR="00884D1C" w:rsidRPr="00E77497" w:rsidRDefault="00884D1C" w:rsidP="00FB0D52">
      <w:pPr>
        <w:pStyle w:val="Alg2"/>
        <w:numPr>
          <w:ilvl w:val="0"/>
          <w:numId w:val="670"/>
        </w:numPr>
      </w:pPr>
      <w:r w:rsidRPr="00E77497">
        <w:t xml:space="preserve">Let </w:t>
      </w:r>
      <w:r w:rsidRPr="00E77497">
        <w:rPr>
          <w:i/>
        </w:rPr>
        <w:t xml:space="preserve">value </w:t>
      </w:r>
      <w:r w:rsidRPr="00E77497">
        <w:t>be GetValue(</w:t>
      </w:r>
      <w:r w:rsidRPr="00E77497">
        <w:rPr>
          <w:i/>
        </w:rPr>
        <w:t>rhs</w:t>
      </w:r>
      <w:r w:rsidRPr="00E77497">
        <w:t>).</w:t>
      </w:r>
    </w:p>
    <w:p w14:paraId="3153C79C" w14:textId="77777777" w:rsidR="00D70AE0" w:rsidRDefault="001E28FF" w:rsidP="00D70AE0">
      <w:pPr>
        <w:pStyle w:val="Alg2"/>
        <w:numPr>
          <w:ilvl w:val="0"/>
          <w:numId w:val="670"/>
        </w:numPr>
        <w:spacing w:after="220"/>
        <w:contextualSpacing/>
      </w:pPr>
      <w:r>
        <w:t>ReturnIfAbrupt(</w:t>
      </w:r>
      <w:r>
        <w:rPr>
          <w:i/>
        </w:rPr>
        <w:t>value</w:t>
      </w:r>
      <w:r>
        <w:t>)</w:t>
      </w:r>
      <w:r w:rsidR="00D70AE0">
        <w:t>.</w:t>
      </w:r>
    </w:p>
    <w:p w14:paraId="761D7F70" w14:textId="77777777" w:rsidR="00884D1C" w:rsidRPr="00E77497" w:rsidRDefault="00481DAC" w:rsidP="00FB0D52">
      <w:pPr>
        <w:pStyle w:val="Alg2"/>
        <w:numPr>
          <w:ilvl w:val="0"/>
          <w:numId w:val="670"/>
        </w:numPr>
        <w:spacing w:after="220"/>
      </w:pPr>
      <w:r>
        <w:t>Return the result of p</w:t>
      </w:r>
      <w:r w:rsidRPr="004418C4">
        <w:t>erform</w:t>
      </w:r>
      <w:r>
        <w:t>ing</w:t>
      </w:r>
      <w:r w:rsidRPr="004418C4">
        <w:t xml:space="preserve"> </w:t>
      </w:r>
      <w:r w:rsidR="004A71FF" w:rsidRPr="00E77497">
        <w:t xml:space="preserve">Binding </w:t>
      </w:r>
      <w:r w:rsidR="00A113E2">
        <w:t>Initialisation</w:t>
      </w:r>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r w:rsidR="004A71FF" w:rsidRPr="00E77497">
        <w:rPr>
          <w:b/>
        </w:rPr>
        <w:t>undefined</w:t>
      </w:r>
      <w:r w:rsidR="004A71FF" w:rsidRPr="00E77497">
        <w:t xml:space="preserve"> as the arguments.</w:t>
      </w:r>
    </w:p>
    <w:p w14:paraId="64AEEEBC" w14:textId="77777777" w:rsidR="00884D1C" w:rsidRPr="00E77497" w:rsidRDefault="00884D1C" w:rsidP="00884D1C">
      <w:pPr>
        <w:pStyle w:val="Note"/>
        <w:rPr>
          <w:szCs w:val="18"/>
        </w:rPr>
      </w:pPr>
      <w:r w:rsidRPr="00E77497">
        <w:t xml:space="preserve">NOTE </w:t>
      </w:r>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r w:rsidR="001000E8" w:rsidRPr="00E77497">
        <w:rPr>
          <w:szCs w:val="18"/>
        </w:rPr>
        <w:t>3</w:t>
      </w:r>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p>
    <w:p w14:paraId="260996AA" w14:textId="77777777"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14:paraId="58E5AE9B" w14:textId="77777777" w:rsidR="00884D1C" w:rsidRPr="00E77497" w:rsidRDefault="00884D1C" w:rsidP="008F7A25">
      <w:pPr>
        <w:pStyle w:val="Alg2"/>
        <w:numPr>
          <w:ilvl w:val="0"/>
          <w:numId w:val="1538"/>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14:paraId="7E6848A5" w14:textId="77777777" w:rsidR="00884D1C" w:rsidRPr="00E77497" w:rsidRDefault="00884D1C" w:rsidP="00B54857">
      <w:pPr>
        <w:pStyle w:val="Alg3"/>
        <w:numPr>
          <w:ilvl w:val="0"/>
          <w:numId w:val="1538"/>
        </w:numPr>
      </w:pPr>
      <w:r w:rsidRPr="00E77497">
        <w:t xml:space="preserve">Let </w:t>
      </w:r>
      <w:r w:rsidRPr="00E77497">
        <w:rPr>
          <w:i/>
        </w:rPr>
        <w:t>rval</w:t>
      </w:r>
      <w:r w:rsidRPr="00E77497">
        <w:t xml:space="preserve"> be GetValue(</w:t>
      </w:r>
      <w:r w:rsidRPr="00E77497">
        <w:rPr>
          <w:i/>
        </w:rPr>
        <w:t>rhs</w:t>
      </w:r>
      <w:r w:rsidRPr="00E77497">
        <w:t>).</w:t>
      </w:r>
    </w:p>
    <w:p w14:paraId="01B7E811" w14:textId="77777777" w:rsidR="006506E0" w:rsidRDefault="001E28FF" w:rsidP="008F7A25">
      <w:pPr>
        <w:pStyle w:val="Alg2"/>
        <w:numPr>
          <w:ilvl w:val="0"/>
          <w:numId w:val="1538"/>
        </w:numPr>
        <w:spacing w:after="220"/>
        <w:contextualSpacing/>
      </w:pPr>
      <w:r>
        <w:t>ReturnIfAbrupt(</w:t>
      </w:r>
      <w:r w:rsidRPr="00E77497">
        <w:rPr>
          <w:i/>
        </w:rPr>
        <w:t>rval</w:t>
      </w:r>
      <w:r>
        <w:t>)</w:t>
      </w:r>
      <w:r w:rsidR="006506E0">
        <w:t>.</w:t>
      </w:r>
    </w:p>
    <w:p w14:paraId="074E8D0D" w14:textId="77777777" w:rsidR="00B54857" w:rsidRDefault="00B54857" w:rsidP="00B54857">
      <w:pPr>
        <w:pStyle w:val="Alg2"/>
        <w:numPr>
          <w:ilvl w:val="0"/>
          <w:numId w:val="1538"/>
        </w:numPr>
      </w:pPr>
      <w:r>
        <w:t>If Type(</w:t>
      </w:r>
      <w:r>
        <w:rPr>
          <w:i/>
          <w:iCs/>
        </w:rPr>
        <w:t>rval</w:t>
      </w:r>
      <w:r>
        <w:t xml:space="preserve">) is not Object, then throw a </w:t>
      </w:r>
      <w:r w:rsidRPr="00B54857">
        <w:rPr>
          <w:b/>
          <w:bCs/>
        </w:rPr>
        <w:t>TypeError</w:t>
      </w:r>
      <w:r>
        <w:t xml:space="preserve"> exception.</w:t>
      </w:r>
    </w:p>
    <w:p w14:paraId="6B85DA07" w14:textId="77777777" w:rsidR="00884D1C" w:rsidRPr="00E77497" w:rsidRDefault="00481DAC" w:rsidP="008F7A25">
      <w:pPr>
        <w:pStyle w:val="Alg2"/>
        <w:numPr>
          <w:ilvl w:val="0"/>
          <w:numId w:val="1538"/>
        </w:numPr>
        <w:spacing w:after="220"/>
      </w:pPr>
      <w:r>
        <w:t>Return the result of p</w:t>
      </w:r>
      <w:r w:rsidRPr="004418C4">
        <w:t>erform</w:t>
      </w:r>
      <w:r>
        <w:t>ing</w:t>
      </w:r>
      <w:r w:rsidRPr="004418C4">
        <w:t xml:space="preserve"> </w:t>
      </w:r>
      <w:r w:rsidR="006445D5" w:rsidRPr="00E77497">
        <w:t xml:space="preserve">Binding </w:t>
      </w:r>
      <w:r w:rsidR="00A113E2">
        <w:t>Initialisation</w:t>
      </w:r>
      <w:r w:rsidR="006445D5" w:rsidRPr="00E77497">
        <w:t xml:space="preserve"> for </w:t>
      </w:r>
      <w:r w:rsidR="00884D1C" w:rsidRPr="00E77497">
        <w:rPr>
          <w:i/>
        </w:rPr>
        <w:t>BindingPattern</w:t>
      </w:r>
      <w:r w:rsidR="00884D1C" w:rsidRPr="00E77497">
        <w:t xml:space="preserve"> </w:t>
      </w:r>
      <w:r w:rsidR="005B6BDA">
        <w:t>passing</w:t>
      </w:r>
      <w:r w:rsidR="00884D1C" w:rsidRPr="00E77497">
        <w:t xml:space="preserve"> </w:t>
      </w:r>
      <w:r w:rsidR="00884D1C" w:rsidRPr="00E77497">
        <w:rPr>
          <w:i/>
        </w:rPr>
        <w:t>rval</w:t>
      </w:r>
      <w:r w:rsidR="00884D1C" w:rsidRPr="00E77497">
        <w:t xml:space="preserve"> and </w:t>
      </w:r>
      <w:r w:rsidR="00884D1C" w:rsidRPr="00E77497">
        <w:rPr>
          <w:b/>
        </w:rPr>
        <w:t>undefined</w:t>
      </w:r>
      <w:r w:rsidR="00884D1C" w:rsidRPr="00E77497">
        <w:t xml:space="preserve"> as </w:t>
      </w:r>
      <w:r w:rsidR="005B6BDA">
        <w:t>arguments</w:t>
      </w:r>
      <w:r w:rsidR="00884D1C" w:rsidRPr="00E77497">
        <w:t>.</w:t>
      </w:r>
    </w:p>
    <w:p w14:paraId="090A391F" w14:textId="77777777" w:rsidR="00884D1C" w:rsidRPr="00E77497" w:rsidRDefault="00884D1C" w:rsidP="00D148E9">
      <w:pPr>
        <w:pStyle w:val="30"/>
      </w:pPr>
      <w:bookmarkStart w:id="3893" w:name="_Toc366141928"/>
      <w:r w:rsidRPr="00E77497">
        <w:t>Destructuring Binding Patterns</w:t>
      </w:r>
      <w:bookmarkEnd w:id="3893"/>
    </w:p>
    <w:p w14:paraId="683E04E5" w14:textId="77777777" w:rsidR="004C02EF" w:rsidRPr="00E77497" w:rsidRDefault="004C02EF" w:rsidP="004C02EF">
      <w:pPr>
        <w:pStyle w:val="Syntax"/>
      </w:pPr>
      <w:r w:rsidRPr="00E77497">
        <w:t>Syntax</w:t>
      </w:r>
    </w:p>
    <w:p w14:paraId="2E4EAC98" w14:textId="77777777" w:rsidR="00542957" w:rsidRPr="00E77497" w:rsidRDefault="00542957" w:rsidP="00542957">
      <w:pPr>
        <w:pStyle w:val="SyntaxRule"/>
        <w:rPr>
          <w:rFonts w:ascii="Arial" w:hAnsi="Arial"/>
        </w:rPr>
      </w:pPr>
      <w:r w:rsidRPr="00E77497">
        <w:t xml:space="preserve">BindingPattern </w:t>
      </w:r>
      <w:r w:rsidRPr="00E77497">
        <w:rPr>
          <w:rFonts w:ascii="Arial" w:hAnsi="Arial"/>
          <w:b/>
          <w:i w:val="0"/>
        </w:rPr>
        <w:t>:</w:t>
      </w:r>
    </w:p>
    <w:p w14:paraId="1B40102C" w14:textId="77777777" w:rsidR="00542957" w:rsidRPr="00E77497" w:rsidRDefault="00542957" w:rsidP="00542957">
      <w:pPr>
        <w:pStyle w:val="SyntaxDefinition"/>
        <w:rPr>
          <w:rFonts w:ascii="Courier New" w:hAnsi="Courier New" w:cs="Courier New"/>
          <w:b/>
          <w:i w:val="0"/>
        </w:rPr>
      </w:pPr>
      <w:r w:rsidRPr="00E77497">
        <w:t>ObjectBindingPattern</w:t>
      </w:r>
      <w:r w:rsidRPr="00E77497">
        <w:br/>
        <w:t>ArrayBindingPattern</w:t>
      </w:r>
      <w:r w:rsidRPr="00E77497">
        <w:rPr>
          <w:rFonts w:ascii="Courier New" w:hAnsi="Courier New" w:cs="Courier New"/>
          <w:b/>
          <w:i w:val="0"/>
        </w:rPr>
        <w:t xml:space="preserve"> </w:t>
      </w:r>
    </w:p>
    <w:p w14:paraId="03B9305E" w14:textId="77777777" w:rsidR="00542957" w:rsidRPr="00E77497" w:rsidRDefault="00542957" w:rsidP="00542957">
      <w:pPr>
        <w:pStyle w:val="SyntaxRule"/>
        <w:rPr>
          <w:rFonts w:ascii="Arial" w:hAnsi="Arial"/>
        </w:rPr>
      </w:pPr>
      <w:r w:rsidRPr="00E77497">
        <w:t xml:space="preserve">ObjectBindingPattern </w:t>
      </w:r>
      <w:r w:rsidRPr="00E77497">
        <w:rPr>
          <w:rFonts w:ascii="Arial" w:hAnsi="Arial"/>
          <w:b/>
          <w:i w:val="0"/>
        </w:rPr>
        <w:t>:</w:t>
      </w:r>
    </w:p>
    <w:p w14:paraId="72814B74" w14:textId="77777777"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p>
    <w:p w14:paraId="6538A204" w14:textId="77777777" w:rsidR="00542957" w:rsidRPr="00E77497" w:rsidRDefault="00542957" w:rsidP="00542957">
      <w:pPr>
        <w:pStyle w:val="SyntaxRule"/>
        <w:rPr>
          <w:rFonts w:ascii="Arial" w:hAnsi="Arial"/>
        </w:rPr>
      </w:pPr>
      <w:r w:rsidRPr="00E77497">
        <w:t xml:space="preserve">ArrayBindingPattern </w:t>
      </w:r>
      <w:r w:rsidRPr="00E77497">
        <w:rPr>
          <w:rFonts w:ascii="Arial" w:hAnsi="Arial"/>
          <w:b/>
          <w:i w:val="0"/>
        </w:rPr>
        <w:t>:</w:t>
      </w:r>
    </w:p>
    <w:p w14:paraId="48AC5D7A" w14:textId="77777777"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0074281A" w:rsidRPr="00E77497">
        <w:rPr>
          <w:rFonts w:ascii="Courier New" w:hAnsi="Courier New" w:cs="Courier New"/>
          <w:b/>
          <w:i w:val="0"/>
        </w:rPr>
        <w:t>[</w:t>
      </w:r>
      <w:r w:rsidR="0074281A">
        <w:rPr>
          <w:rFonts w:ascii="Courier New" w:hAnsi="Courier New" w:cs="Courier New"/>
          <w:b/>
          <w:i w:val="0"/>
        </w:rPr>
        <w:t xml:space="preserve"> </w:t>
      </w:r>
      <w:r w:rsidR="0074281A" w:rsidRPr="00E77497">
        <w:t>BindingElementList</w:t>
      </w:r>
      <w:r w:rsidR="0074281A" w:rsidRPr="00E77497">
        <w:rPr>
          <w:rFonts w:ascii="Courier New" w:hAnsi="Courier New" w:cs="Courier New"/>
          <w:b/>
          <w:i w:val="0"/>
        </w:rPr>
        <w:t xml:space="preserve"> </w:t>
      </w:r>
      <w:r w:rsidR="0074281A" w:rsidRPr="00675B74">
        <w:rPr>
          <w:rFonts w:ascii="Courier New" w:hAnsi="Courier New" w:cs="Courier New"/>
          <w:b/>
          <w:i w:val="0"/>
        </w:rPr>
        <w:t>]</w:t>
      </w:r>
      <w:r w:rsidR="0074281A" w:rsidRPr="00675B74">
        <w:rPr>
          <w:rFonts w:ascii="Courier New" w:hAnsi="Courier New" w:cs="Courier New"/>
          <w:b/>
          <w:i w:val="0"/>
        </w:rPr>
        <w:br/>
      </w:r>
      <w:r w:rsidRPr="00675B74">
        <w:rPr>
          <w:rFonts w:ascii="Courier New" w:hAnsi="Courier New" w:cs="Courier New"/>
          <w:b/>
          <w:i w:val="0"/>
        </w:rPr>
        <w:t>[</w:t>
      </w:r>
      <w:r w:rsidR="0074281A">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p>
    <w:p w14:paraId="178AEBFD" w14:textId="77777777" w:rsidR="00542957" w:rsidRPr="00E77497" w:rsidRDefault="00542957" w:rsidP="00542957">
      <w:pPr>
        <w:pStyle w:val="SyntaxRule"/>
        <w:rPr>
          <w:rFonts w:ascii="Arial" w:hAnsi="Arial"/>
        </w:rPr>
      </w:pPr>
      <w:r w:rsidRPr="00E77497">
        <w:t xml:space="preserve">BindingPropertyList </w:t>
      </w:r>
      <w:r w:rsidRPr="00E77497">
        <w:rPr>
          <w:rFonts w:ascii="Arial" w:hAnsi="Arial"/>
          <w:b/>
          <w:i w:val="0"/>
        </w:rPr>
        <w:t>:</w:t>
      </w:r>
    </w:p>
    <w:p w14:paraId="478BF425" w14:textId="77777777" w:rsidR="00542957" w:rsidRPr="00E77497" w:rsidRDefault="00542957" w:rsidP="00542957">
      <w:pPr>
        <w:pStyle w:val="SyntaxDefinition"/>
      </w:pPr>
      <w:r w:rsidRPr="00E77497">
        <w:t>BindingProperty</w:t>
      </w:r>
      <w:r w:rsidRPr="00E77497">
        <w:br/>
        <w:t xml:space="preserve">BindingPropertyList </w:t>
      </w:r>
      <w:r w:rsidRPr="00E77497">
        <w:rPr>
          <w:rFonts w:ascii="Courier New" w:hAnsi="Courier New" w:cs="Courier New"/>
          <w:b/>
          <w:i w:val="0"/>
        </w:rPr>
        <w:t>,</w:t>
      </w:r>
      <w:r w:rsidRPr="00E77497">
        <w:t xml:space="preserve"> BindingProperty</w:t>
      </w:r>
    </w:p>
    <w:p w14:paraId="5F2201DC" w14:textId="77777777" w:rsidR="00542957" w:rsidRPr="00E77497" w:rsidRDefault="00542957" w:rsidP="00542957">
      <w:pPr>
        <w:pStyle w:val="SyntaxRule"/>
        <w:rPr>
          <w:rFonts w:ascii="Arial" w:hAnsi="Arial"/>
        </w:rPr>
      </w:pPr>
      <w:r w:rsidRPr="00E77497">
        <w:t>BindingElementList</w:t>
      </w:r>
      <w:r w:rsidRPr="00E77497">
        <w:rPr>
          <w:rFonts w:ascii="Arial" w:hAnsi="Arial"/>
        </w:rPr>
        <w:t xml:space="preserve"> </w:t>
      </w:r>
      <w:r w:rsidRPr="00E77497">
        <w:rPr>
          <w:rFonts w:ascii="Arial" w:hAnsi="Arial"/>
          <w:b/>
          <w:i w:val="0"/>
        </w:rPr>
        <w:t>:</w:t>
      </w:r>
    </w:p>
    <w:p w14:paraId="36AE4DA2" w14:textId="77777777" w:rsidR="00542957" w:rsidRPr="00E77497" w:rsidRDefault="00542957" w:rsidP="00542957">
      <w:pPr>
        <w:pStyle w:val="SyntaxDefinition"/>
      </w:pPr>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p>
    <w:p w14:paraId="57E50B3A" w14:textId="77777777" w:rsidR="00542957" w:rsidRPr="00E77497" w:rsidRDefault="00542957" w:rsidP="00542957">
      <w:pPr>
        <w:pStyle w:val="SyntaxRule"/>
        <w:rPr>
          <w:rFonts w:ascii="Arial" w:hAnsi="Arial"/>
        </w:rPr>
      </w:pPr>
      <w:r w:rsidRPr="00E77497">
        <w:t xml:space="preserve">BindingProperty </w:t>
      </w:r>
      <w:r w:rsidRPr="00E77497">
        <w:rPr>
          <w:rFonts w:ascii="Arial" w:hAnsi="Arial"/>
          <w:b/>
          <w:i w:val="0"/>
        </w:rPr>
        <w:t>:</w:t>
      </w:r>
    </w:p>
    <w:p w14:paraId="08ECA5F0" w14:textId="77777777" w:rsidR="00542957" w:rsidRPr="00E77497" w:rsidRDefault="003F6A3C" w:rsidP="00DF689B">
      <w:pPr>
        <w:pStyle w:val="SyntaxDefinition"/>
      </w:pPr>
      <w:r w:rsidRPr="00E77497">
        <w:t>SingleNameBinding</w:t>
      </w:r>
      <w:r w:rsidR="007F533A" w:rsidRPr="00E77497">
        <w:t xml:space="preserve"> </w:t>
      </w:r>
      <w:r w:rsidR="009A7A92" w:rsidRPr="00E77497">
        <w:rPr>
          <w:rFonts w:ascii="Arial" w:hAnsi="Arial" w:cs="Arial"/>
          <w:i w:val="0"/>
          <w:vertAlign w:val="subscript"/>
        </w:rPr>
        <w:br/>
      </w:r>
      <w:r w:rsidR="00A360B4" w:rsidRPr="00675B74" w:rsidDel="00A360B4">
        <w:t xml:space="preserve"> </w:t>
      </w:r>
      <w:commentRangeStart w:id="3894"/>
      <w:r w:rsidR="00A360B4" w:rsidRPr="00E77497">
        <w:t>PropertyName</w:t>
      </w:r>
      <w:r w:rsidR="00A360B4" w:rsidRPr="00E77497">
        <w:rPr>
          <w:rFonts w:ascii="Courier New" w:hAnsi="Courier New" w:cs="Courier New"/>
          <w:b/>
          <w:i w:val="0"/>
        </w:rPr>
        <w:t xml:space="preserve"> </w:t>
      </w:r>
      <w:commentRangeEnd w:id="3894"/>
      <w:r w:rsidR="00DF689B">
        <w:rPr>
          <w:rStyle w:val="af6"/>
          <w:rFonts w:ascii="Arial" w:eastAsia="MS Mincho" w:hAnsi="Arial"/>
          <w:i w:val="0"/>
          <w:lang w:eastAsia="ja-JP"/>
        </w:rPr>
        <w:commentReference w:id="3894"/>
      </w:r>
      <w:r w:rsidR="00A360B4" w:rsidRPr="00E77497">
        <w:rPr>
          <w:rFonts w:ascii="Courier New" w:hAnsi="Courier New" w:cs="Courier New"/>
          <w:b/>
          <w:i w:val="0"/>
        </w:rPr>
        <w:t xml:space="preserve">: </w:t>
      </w:r>
      <w:r w:rsidR="00A360B4" w:rsidRPr="00E77497">
        <w:t>BindingElement</w:t>
      </w:r>
    </w:p>
    <w:p w14:paraId="79A690F2" w14:textId="77777777" w:rsidR="00542957" w:rsidRPr="00E77497" w:rsidRDefault="00542957" w:rsidP="00542957">
      <w:pPr>
        <w:pStyle w:val="SyntaxRule"/>
        <w:rPr>
          <w:rFonts w:ascii="Arial" w:hAnsi="Arial"/>
        </w:rPr>
      </w:pPr>
      <w:r w:rsidRPr="00E77497">
        <w:t xml:space="preserve">BindingElement </w:t>
      </w:r>
      <w:r w:rsidRPr="00E77497">
        <w:rPr>
          <w:rFonts w:ascii="Arial" w:hAnsi="Arial"/>
          <w:b/>
          <w:i w:val="0"/>
        </w:rPr>
        <w:t>:</w:t>
      </w:r>
    </w:p>
    <w:p w14:paraId="06138CED" w14:textId="77777777" w:rsidR="00542957" w:rsidRPr="00E77497" w:rsidRDefault="003F6A3C" w:rsidP="00542957">
      <w:pPr>
        <w:pStyle w:val="SyntaxDefinition"/>
      </w:pPr>
      <w:r w:rsidRPr="00E77497">
        <w:t>SingleNameBinding</w:t>
      </w:r>
      <w:r w:rsidR="00670A44" w:rsidRPr="00E77497">
        <w:br/>
      </w:r>
      <w:r w:rsidR="00950128" w:rsidRPr="00E77497">
        <w:t>BindingPattern</w:t>
      </w:r>
      <w:r w:rsidR="007F533A" w:rsidRPr="00E77497">
        <w:t xml:space="preserve"> Initialiser</w:t>
      </w:r>
      <w:r w:rsidR="007F533A" w:rsidRPr="00E77497">
        <w:rPr>
          <w:rFonts w:ascii="Arial" w:hAnsi="Arial" w:cs="Arial"/>
          <w:i w:val="0"/>
          <w:vertAlign w:val="subscript"/>
        </w:rPr>
        <w:t>opt</w:t>
      </w:r>
    </w:p>
    <w:p w14:paraId="37122110" w14:textId="77777777" w:rsidR="00670A44" w:rsidRPr="00E77497" w:rsidRDefault="003F6A3C" w:rsidP="00670A44">
      <w:pPr>
        <w:pStyle w:val="SyntaxRule"/>
        <w:rPr>
          <w:rFonts w:ascii="Arial" w:hAnsi="Arial"/>
        </w:rPr>
      </w:pPr>
      <w:r w:rsidRPr="00E77497">
        <w:t>SingleNameBinding</w:t>
      </w:r>
      <w:r w:rsidR="00670A44" w:rsidRPr="00E77497">
        <w:t xml:space="preserve">  </w:t>
      </w:r>
      <w:r w:rsidR="00670A44" w:rsidRPr="00E77497">
        <w:rPr>
          <w:rFonts w:ascii="Arial" w:hAnsi="Arial"/>
          <w:b/>
          <w:i w:val="0"/>
        </w:rPr>
        <w:t>:</w:t>
      </w:r>
    </w:p>
    <w:p w14:paraId="4D8B28CC" w14:textId="77777777" w:rsidR="00670A44" w:rsidRPr="00E77497" w:rsidRDefault="00D42EB6" w:rsidP="00670A44">
      <w:pPr>
        <w:pStyle w:val="SyntaxDefinition"/>
      </w:pPr>
      <w:r w:rsidRPr="00E77497">
        <w:t>Binding</w:t>
      </w:r>
      <w:r w:rsidR="00670A44" w:rsidRPr="00E77497">
        <w:t>Identifier Initialiser</w:t>
      </w:r>
      <w:r w:rsidR="00670A44" w:rsidRPr="00E77497">
        <w:rPr>
          <w:rFonts w:ascii="Arial" w:hAnsi="Arial" w:cs="Arial"/>
          <w:i w:val="0"/>
          <w:vertAlign w:val="subscript"/>
        </w:rPr>
        <w:t>opt</w:t>
      </w:r>
    </w:p>
    <w:p w14:paraId="6EA8E69C" w14:textId="77777777" w:rsidR="00542957" w:rsidRPr="00E77497" w:rsidRDefault="00542957" w:rsidP="00670A44">
      <w:pPr>
        <w:pStyle w:val="SyntaxRule"/>
        <w:rPr>
          <w:rFonts w:ascii="Arial" w:hAnsi="Arial"/>
        </w:rPr>
      </w:pPr>
      <w:r w:rsidRPr="00E77497">
        <w:t xml:space="preserve">BindingRestElement </w:t>
      </w:r>
      <w:r w:rsidRPr="00E77497">
        <w:rPr>
          <w:rFonts w:ascii="Arial" w:hAnsi="Arial"/>
          <w:b/>
          <w:i w:val="0"/>
        </w:rPr>
        <w:t>:</w:t>
      </w:r>
    </w:p>
    <w:p w14:paraId="60A3D9F8" w14:textId="77777777" w:rsidR="00542957" w:rsidRPr="00E77497" w:rsidRDefault="00905716" w:rsidP="00542957">
      <w:pPr>
        <w:pStyle w:val="SyntaxDefinition"/>
      </w:pPr>
      <w:r>
        <w:rPr>
          <w:rFonts w:ascii="Courier New" w:hAnsi="Courier New" w:cs="Courier New"/>
          <w:b/>
          <w:i w:val="0"/>
        </w:rPr>
        <w:t>...</w:t>
      </w:r>
      <w:r w:rsidR="00542957" w:rsidRPr="00E77497">
        <w:rPr>
          <w:rFonts w:ascii="Arial" w:hAnsi="Arial" w:cs="Arial"/>
          <w:i w:val="0"/>
          <w:sz w:val="16"/>
          <w:szCs w:val="16"/>
        </w:rPr>
        <w:t xml:space="preserve"> </w:t>
      </w:r>
      <w:r w:rsidR="003F6A3C" w:rsidRPr="00E77497">
        <w:t xml:space="preserve">BindingIdentifier  </w:t>
      </w:r>
    </w:p>
    <w:p w14:paraId="08EDDD22" w14:textId="77777777" w:rsidR="000D4CC8" w:rsidRPr="00E77497" w:rsidRDefault="000D4CC8" w:rsidP="00D148E9">
      <w:pPr>
        <w:pStyle w:val="40"/>
      </w:pPr>
      <w:r w:rsidRPr="00E77497">
        <w:t>Static Semantics</w:t>
      </w:r>
    </w:p>
    <w:p w14:paraId="28491341" w14:textId="77777777" w:rsidR="002F6D6F" w:rsidRPr="00E77497" w:rsidRDefault="002F6D6F" w:rsidP="002F6D6F">
      <w:pPr>
        <w:rPr>
          <w:rFonts w:ascii="Helvetica" w:hAnsi="Helvetica"/>
          <w:b/>
        </w:rPr>
      </w:pPr>
      <w:r w:rsidRPr="00E77497">
        <w:rPr>
          <w:rFonts w:ascii="Helvetica" w:hAnsi="Helvetica"/>
          <w:b/>
        </w:rPr>
        <w:t>Static Semantics:  Early Errors</w:t>
      </w:r>
    </w:p>
    <w:p w14:paraId="16747D68" w14:textId="77777777" w:rsidR="002F6D6F" w:rsidRPr="00E77497" w:rsidRDefault="002F6D6F" w:rsidP="002F6D6F">
      <w:r w:rsidRPr="00E77497">
        <w:rPr>
          <w:rStyle w:val="bnf"/>
        </w:rPr>
        <w:t xml:space="preserve">BindingPattern  </w:t>
      </w:r>
      <w:r w:rsidRPr="00E77497">
        <w:rPr>
          <w:b/>
        </w:rPr>
        <w:t>:</w:t>
      </w:r>
      <w:r w:rsidRPr="00E77497">
        <w:t xml:space="preserve"> </w:t>
      </w:r>
      <w:r w:rsidRPr="00E77497">
        <w:rPr>
          <w:rStyle w:val="bnf"/>
        </w:rPr>
        <w:t>ObjectBindingPattern</w:t>
      </w:r>
    </w:p>
    <w:p w14:paraId="0DFBBBA0" w14:textId="77777777"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14:paraId="0D59AF7C" w14:textId="77777777" w:rsidR="002F6D6F" w:rsidRPr="00E77497" w:rsidRDefault="002F6D6F" w:rsidP="00AF63E6">
      <w:r w:rsidRPr="00E77497">
        <w:rPr>
          <w:rStyle w:val="bnf"/>
        </w:rPr>
        <w:t xml:space="preserve">BindingPattern  </w:t>
      </w:r>
      <w:r w:rsidRPr="00E77497">
        <w:rPr>
          <w:b/>
        </w:rPr>
        <w:t>:</w:t>
      </w:r>
      <w:r w:rsidRPr="00E77497">
        <w:t xml:space="preserve"> </w:t>
      </w:r>
      <w:r w:rsidR="00AF63E6">
        <w:rPr>
          <w:rStyle w:val="bnf"/>
        </w:rPr>
        <w:t>Array</w:t>
      </w:r>
      <w:r w:rsidRPr="00E77497">
        <w:rPr>
          <w:rStyle w:val="bnf"/>
        </w:rPr>
        <w:t>BindingPattern</w:t>
      </w:r>
    </w:p>
    <w:p w14:paraId="44ADF107" w14:textId="77777777"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14:paraId="6004703C" w14:textId="77777777" w:rsidR="000D4CC8" w:rsidRPr="00E77497" w:rsidRDefault="000D4CC8" w:rsidP="000D4CC8">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14:paraId="25528DB5" w14:textId="77777777" w:rsidR="003E2351" w:rsidRPr="00E77497" w:rsidRDefault="003E2351" w:rsidP="003E2351">
      <w:bookmarkStart w:id="3895" w:name="_Toc235503451"/>
      <w:bookmarkStart w:id="3896" w:name="_Toc241509226"/>
      <w:bookmarkStart w:id="3897" w:name="_Toc244416713"/>
      <w:bookmarkStart w:id="3898" w:name="_Toc276631077"/>
      <w:bookmarkStart w:id="3899" w:name="_Ref381185764"/>
      <w:bookmarkStart w:id="3900" w:name="_Toc381513712"/>
      <w:bookmarkStart w:id="3901" w:name="_Toc382212234"/>
      <w:bookmarkStart w:id="3902" w:name="_Toc382212721"/>
      <w:bookmarkStart w:id="3903" w:name="_Toc382291579"/>
      <w:bookmarkStart w:id="3904" w:name="_Toc385672228"/>
      <w:bookmarkStart w:id="3905" w:name="_Toc393690332"/>
      <w:bookmarkStart w:id="3906" w:name="_Ref457437654"/>
      <w:bookmarkStart w:id="3907" w:name="_Toc472818877"/>
      <w:bookmarkStart w:id="3908" w:name="_Toc375031199"/>
      <w:bookmarkStart w:id="3909" w:name="_Ref381175098"/>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p>
    <w:p w14:paraId="6B131F69" w14:textId="77777777" w:rsidR="003E2351" w:rsidRPr="00E77497" w:rsidRDefault="003E2351" w:rsidP="00427AC6">
      <w:pPr>
        <w:pStyle w:val="Alg4"/>
        <w:numPr>
          <w:ilvl w:val="0"/>
          <w:numId w:val="1482"/>
        </w:numPr>
        <w:spacing w:after="220"/>
        <w:contextualSpacing/>
      </w:pPr>
      <w:r w:rsidRPr="00E77497">
        <w:t>Return an empty List.</w:t>
      </w:r>
    </w:p>
    <w:p w14:paraId="57A8E3FF" w14:textId="77777777"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14:paraId="053F9A5D" w14:textId="77777777" w:rsidR="003E2351" w:rsidRPr="00E77497" w:rsidRDefault="003E2351" w:rsidP="00FA3203">
      <w:pPr>
        <w:pStyle w:val="Alg4"/>
        <w:numPr>
          <w:ilvl w:val="0"/>
          <w:numId w:val="433"/>
        </w:numPr>
        <w:spacing w:after="220"/>
        <w:contextualSpacing/>
      </w:pPr>
      <w:r w:rsidRPr="00E77497">
        <w:t>Return an empty List.</w:t>
      </w:r>
    </w:p>
    <w:p w14:paraId="74118466" w14:textId="77777777"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14:paraId="5F113A1C" w14:textId="77777777" w:rsidR="003E2351" w:rsidRPr="00E77497" w:rsidRDefault="003E2351" w:rsidP="002B2EC5">
      <w:pPr>
        <w:pStyle w:val="Alg4"/>
        <w:numPr>
          <w:ilvl w:val="0"/>
          <w:numId w:val="434"/>
        </w:numPr>
        <w:spacing w:after="220"/>
        <w:contextualSpacing/>
      </w:pPr>
      <w:r w:rsidRPr="00E77497">
        <w:t xml:space="preserve">Return the BoundNames of </w:t>
      </w:r>
      <w:r w:rsidRPr="00E77497">
        <w:rPr>
          <w:rStyle w:val="bnf"/>
        </w:rPr>
        <w:t>Binding</w:t>
      </w:r>
      <w:r w:rsidR="002B2EC5">
        <w:rPr>
          <w:rStyle w:val="bnf"/>
        </w:rPr>
        <w:t>Rest</w:t>
      </w:r>
      <w:r w:rsidRPr="00E77497">
        <w:rPr>
          <w:rStyle w:val="bnf"/>
        </w:rPr>
        <w:t>Element</w:t>
      </w:r>
      <w:r w:rsidRPr="00E77497">
        <w:t>.</w:t>
      </w:r>
    </w:p>
    <w:p w14:paraId="32EF2428" w14:textId="77777777" w:rsidR="004878F5" w:rsidRPr="00E77497" w:rsidRDefault="004878F5" w:rsidP="004878F5">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00B34B48">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14:paraId="1B4AE029" w14:textId="77777777" w:rsidR="004878F5" w:rsidRPr="00E77497" w:rsidRDefault="004878F5" w:rsidP="00FA3203">
      <w:pPr>
        <w:pStyle w:val="Alg4"/>
        <w:numPr>
          <w:ilvl w:val="0"/>
          <w:numId w:val="554"/>
        </w:numPr>
        <w:spacing w:after="220"/>
        <w:contextualSpacing/>
      </w:pPr>
      <w:r w:rsidRPr="00E77497">
        <w:t xml:space="preserve">Return the BoundNames of </w:t>
      </w:r>
      <w:r w:rsidRPr="00E77497">
        <w:rPr>
          <w:rStyle w:val="bnf"/>
        </w:rPr>
        <w:t>BindingElementList</w:t>
      </w:r>
      <w:r w:rsidRPr="00E77497">
        <w:t>.</w:t>
      </w:r>
    </w:p>
    <w:p w14:paraId="22863F44" w14:textId="77777777" w:rsidR="009062B9" w:rsidRPr="00E77497" w:rsidRDefault="009062B9" w:rsidP="009062B9">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14:paraId="1335DA4A" w14:textId="77777777" w:rsidR="009062B9" w:rsidRPr="00E77497" w:rsidRDefault="009062B9" w:rsidP="00FA3203">
      <w:pPr>
        <w:pStyle w:val="Alg4"/>
        <w:numPr>
          <w:ilvl w:val="0"/>
          <w:numId w:val="435"/>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14:paraId="14040068" w14:textId="77777777" w:rsidR="009062B9" w:rsidRPr="00E77497" w:rsidRDefault="009062B9" w:rsidP="00FA3203">
      <w:pPr>
        <w:pStyle w:val="Alg4"/>
        <w:numPr>
          <w:ilvl w:val="0"/>
          <w:numId w:val="43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BindingRestElement.</w:t>
      </w:r>
    </w:p>
    <w:p w14:paraId="7890601B" w14:textId="77777777" w:rsidR="009062B9" w:rsidRPr="00E77497" w:rsidRDefault="009062B9" w:rsidP="00FA3203">
      <w:pPr>
        <w:pStyle w:val="Alg4"/>
        <w:numPr>
          <w:ilvl w:val="0"/>
          <w:numId w:val="435"/>
        </w:numPr>
        <w:spacing w:after="220"/>
        <w:contextualSpacing/>
      </w:pPr>
      <w:r w:rsidRPr="00E77497">
        <w:t xml:space="preserve">Return </w:t>
      </w:r>
      <w:r w:rsidRPr="00E77497">
        <w:rPr>
          <w:rStyle w:val="bnf"/>
        </w:rPr>
        <w:t>names</w:t>
      </w:r>
      <w:r w:rsidRPr="00E77497">
        <w:t>.</w:t>
      </w:r>
    </w:p>
    <w:p w14:paraId="55C3F334" w14:textId="77777777" w:rsidR="005D234B" w:rsidRPr="00E77497" w:rsidRDefault="005D234B" w:rsidP="005D234B">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p>
    <w:p w14:paraId="5955F46C" w14:textId="77777777" w:rsidR="005D234B" w:rsidRPr="00E77497" w:rsidRDefault="005D234B" w:rsidP="00FA3203">
      <w:pPr>
        <w:pStyle w:val="Alg4"/>
        <w:numPr>
          <w:ilvl w:val="0"/>
          <w:numId w:val="437"/>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BindingPropertyList</w:t>
      </w:r>
      <w:r w:rsidRPr="00E77497">
        <w:t>.</w:t>
      </w:r>
    </w:p>
    <w:p w14:paraId="518EA79A" w14:textId="77777777" w:rsidR="005D234B" w:rsidRPr="00E77497" w:rsidRDefault="005D234B" w:rsidP="00FA3203">
      <w:pPr>
        <w:pStyle w:val="Alg4"/>
        <w:numPr>
          <w:ilvl w:val="0"/>
          <w:numId w:val="437"/>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BindingProperty.</w:t>
      </w:r>
    </w:p>
    <w:p w14:paraId="68C0AD03" w14:textId="77777777" w:rsidR="005D234B" w:rsidRPr="00E77497" w:rsidRDefault="005D234B" w:rsidP="00FA3203">
      <w:pPr>
        <w:pStyle w:val="Alg4"/>
        <w:numPr>
          <w:ilvl w:val="0"/>
          <w:numId w:val="437"/>
        </w:numPr>
        <w:spacing w:after="220"/>
        <w:contextualSpacing/>
      </w:pPr>
      <w:r w:rsidRPr="00E77497">
        <w:t xml:space="preserve">Return </w:t>
      </w:r>
      <w:r w:rsidRPr="00E77497">
        <w:rPr>
          <w:rStyle w:val="bnf"/>
        </w:rPr>
        <w:t>names</w:t>
      </w:r>
      <w:r w:rsidRPr="00E77497">
        <w:t>.</w:t>
      </w:r>
    </w:p>
    <w:p w14:paraId="42BA45C6" w14:textId="77777777" w:rsidR="00C35E30" w:rsidRPr="00E77497" w:rsidRDefault="00C35E30" w:rsidP="00C35E30">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p>
    <w:p w14:paraId="7F13962A" w14:textId="77777777" w:rsidR="00C35E30" w:rsidRPr="00E77497" w:rsidRDefault="00C35E30" w:rsidP="00FA3203">
      <w:pPr>
        <w:pStyle w:val="Alg4"/>
        <w:numPr>
          <w:ilvl w:val="0"/>
          <w:numId w:val="438"/>
        </w:numPr>
        <w:spacing w:after="220"/>
        <w:contextualSpacing/>
      </w:pPr>
      <w:r w:rsidRPr="00E77497">
        <w:t xml:space="preserve">Return BoundNames of </w:t>
      </w:r>
      <w:r w:rsidRPr="00E77497">
        <w:rPr>
          <w:rStyle w:val="bnf"/>
        </w:rPr>
        <w:t>BindingElement</w:t>
      </w:r>
      <w:r w:rsidRPr="00E77497">
        <w:t>.</w:t>
      </w:r>
    </w:p>
    <w:p w14:paraId="2D74D646" w14:textId="77777777" w:rsidR="00343429" w:rsidRPr="00E77497" w:rsidRDefault="00343429" w:rsidP="00343429">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p>
    <w:p w14:paraId="764D0F92" w14:textId="77777777" w:rsidR="00343429" w:rsidRPr="00E77497" w:rsidRDefault="00343429" w:rsidP="00C47E72">
      <w:pPr>
        <w:pStyle w:val="Alg4"/>
        <w:numPr>
          <w:ilvl w:val="0"/>
          <w:numId w:val="439"/>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14:paraId="055B5392" w14:textId="77777777" w:rsidR="00343429" w:rsidRPr="00E77497" w:rsidRDefault="00343429" w:rsidP="00C47E72">
      <w:pPr>
        <w:pStyle w:val="Alg4"/>
        <w:numPr>
          <w:ilvl w:val="0"/>
          <w:numId w:val="439"/>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BindingElement.</w:t>
      </w:r>
    </w:p>
    <w:p w14:paraId="1BA1C183" w14:textId="77777777" w:rsidR="00343429" w:rsidRPr="00E77497" w:rsidRDefault="00343429" w:rsidP="00C47E72">
      <w:pPr>
        <w:pStyle w:val="Alg4"/>
        <w:numPr>
          <w:ilvl w:val="0"/>
          <w:numId w:val="439"/>
        </w:numPr>
        <w:spacing w:after="220"/>
        <w:contextualSpacing/>
      </w:pPr>
      <w:r w:rsidRPr="00E77497">
        <w:t xml:space="preserve">Return </w:t>
      </w:r>
      <w:r w:rsidRPr="00E77497">
        <w:rPr>
          <w:rStyle w:val="bnf"/>
        </w:rPr>
        <w:t>names</w:t>
      </w:r>
      <w:r w:rsidRPr="00E77497">
        <w:t>.</w:t>
      </w:r>
    </w:p>
    <w:p w14:paraId="27897E48" w14:textId="77777777" w:rsidR="005E5F0B" w:rsidRPr="00E77497" w:rsidRDefault="005E5F0B" w:rsidP="005E5F0B">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p>
    <w:p w14:paraId="60BE52C4" w14:textId="77777777" w:rsidR="005E5F0B" w:rsidRPr="00E77497" w:rsidRDefault="005E5F0B" w:rsidP="00C47E72">
      <w:pPr>
        <w:pStyle w:val="Alg4"/>
        <w:numPr>
          <w:ilvl w:val="0"/>
          <w:numId w:val="569"/>
        </w:numPr>
        <w:spacing w:after="220"/>
        <w:contextualSpacing/>
      </w:pPr>
      <w:r w:rsidRPr="00E77497">
        <w:t xml:space="preserve">Return the BoundNames of </w:t>
      </w:r>
      <w:r w:rsidRPr="00E77497">
        <w:rPr>
          <w:rStyle w:val="bnf"/>
        </w:rPr>
        <w:t>BindingElement</w:t>
      </w:r>
      <w:r w:rsidRPr="00E77497">
        <w:t>.</w:t>
      </w:r>
    </w:p>
    <w:p w14:paraId="007A1567" w14:textId="77777777" w:rsidR="005B3577" w:rsidRPr="00E77497" w:rsidRDefault="005B3577" w:rsidP="005B3577">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14:paraId="6693CEFB" w14:textId="77777777" w:rsidR="005B3577" w:rsidRPr="00E77497" w:rsidRDefault="005B3577" w:rsidP="00C47E72">
      <w:pPr>
        <w:pStyle w:val="Alg4"/>
        <w:numPr>
          <w:ilvl w:val="0"/>
          <w:numId w:val="442"/>
        </w:numPr>
        <w:spacing w:after="220"/>
        <w:contextualSpacing/>
      </w:pPr>
      <w:r w:rsidRPr="00E77497">
        <w:t xml:space="preserve">Return the BoundNames of </w:t>
      </w:r>
      <w:r w:rsidRPr="00E77497">
        <w:rPr>
          <w:rStyle w:val="bnf"/>
        </w:rPr>
        <w:t>BindingIdentifier</w:t>
      </w:r>
      <w:r w:rsidRPr="00E77497">
        <w:t>.</w:t>
      </w:r>
    </w:p>
    <w:p w14:paraId="4F7866B9" w14:textId="77777777" w:rsidR="00010328" w:rsidRPr="00E77497" w:rsidRDefault="00010328" w:rsidP="00010328">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14:paraId="5909AFF5" w14:textId="77777777" w:rsidR="00010328" w:rsidRPr="00E77497" w:rsidRDefault="00010328" w:rsidP="00C47E72">
      <w:pPr>
        <w:pStyle w:val="Alg4"/>
        <w:numPr>
          <w:ilvl w:val="0"/>
          <w:numId w:val="565"/>
        </w:numPr>
        <w:spacing w:after="220"/>
        <w:contextualSpacing/>
      </w:pPr>
      <w:r w:rsidRPr="00E77497">
        <w:t xml:space="preserve">Return the BoundNames of </w:t>
      </w:r>
      <w:r w:rsidRPr="00E77497">
        <w:rPr>
          <w:rStyle w:val="bnf"/>
        </w:rPr>
        <w:t>BindingPattern</w:t>
      </w:r>
      <w:r w:rsidRPr="00E77497">
        <w:t>.</w:t>
      </w:r>
    </w:p>
    <w:p w14:paraId="63B0214B" w14:textId="77777777" w:rsidR="009A6454" w:rsidRPr="00E77497" w:rsidRDefault="009A6454" w:rsidP="009A6454">
      <w:pPr>
        <w:rPr>
          <w:rFonts w:ascii="Helvetica" w:hAnsi="Helvetica"/>
          <w:b/>
        </w:rPr>
      </w:pPr>
      <w:r w:rsidRPr="00E77497">
        <w:rPr>
          <w:rFonts w:ascii="Helvetica" w:hAnsi="Helvetica"/>
          <w:b/>
        </w:rPr>
        <w:t xml:space="preserve">Static Semantics:  </w:t>
      </w:r>
      <w:r w:rsidRPr="00E77497">
        <w:rPr>
          <w:rFonts w:ascii="Helvetica" w:hAnsi="Helvetica"/>
          <w:b/>
          <w:lang w:eastAsia="en-US"/>
        </w:rPr>
        <w:t>HasInitialiser</w:t>
      </w:r>
    </w:p>
    <w:p w14:paraId="76FA2B89" w14:textId="77777777"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p>
    <w:p w14:paraId="7665192F" w14:textId="77777777" w:rsidR="009A6454" w:rsidRPr="00E77497" w:rsidRDefault="009A6454" w:rsidP="00C47E72">
      <w:pPr>
        <w:pStyle w:val="Alg4"/>
        <w:numPr>
          <w:ilvl w:val="0"/>
          <w:numId w:val="618"/>
        </w:numPr>
        <w:spacing w:after="220"/>
        <w:contextualSpacing/>
      </w:pPr>
      <w:r w:rsidRPr="00E77497">
        <w:t xml:space="preserve">Return </w:t>
      </w:r>
      <w:r w:rsidRPr="00E77497">
        <w:rPr>
          <w:b/>
        </w:rPr>
        <w:t>false</w:t>
      </w:r>
      <w:r w:rsidRPr="00E77497">
        <w:t>.</w:t>
      </w:r>
    </w:p>
    <w:p w14:paraId="1F840801" w14:textId="77777777"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p>
    <w:p w14:paraId="2733BF71" w14:textId="77777777" w:rsidR="009A6454" w:rsidRPr="00E77497" w:rsidRDefault="009A6454" w:rsidP="00C47E72">
      <w:pPr>
        <w:pStyle w:val="Alg4"/>
        <w:numPr>
          <w:ilvl w:val="0"/>
          <w:numId w:val="428"/>
        </w:numPr>
        <w:spacing w:after="220"/>
        <w:contextualSpacing/>
      </w:pPr>
      <w:r w:rsidRPr="00E77497">
        <w:t xml:space="preserve">Return </w:t>
      </w:r>
      <w:r>
        <w:rPr>
          <w:b/>
        </w:rPr>
        <w:t>true</w:t>
      </w:r>
      <w:r w:rsidRPr="00E77497">
        <w:t>.</w:t>
      </w:r>
    </w:p>
    <w:p w14:paraId="07442AEB" w14:textId="77777777"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p>
    <w:p w14:paraId="5D2F3D2E" w14:textId="77777777" w:rsidR="009A6454" w:rsidRPr="00E77497" w:rsidRDefault="009A6454" w:rsidP="00C47E72">
      <w:pPr>
        <w:pStyle w:val="Alg4"/>
        <w:numPr>
          <w:ilvl w:val="0"/>
          <w:numId w:val="429"/>
        </w:numPr>
        <w:spacing w:after="220"/>
        <w:contextualSpacing/>
      </w:pPr>
      <w:r w:rsidRPr="00E77497">
        <w:t xml:space="preserve">Return </w:t>
      </w:r>
      <w:r>
        <w:rPr>
          <w:b/>
        </w:rPr>
        <w:t>false</w:t>
      </w:r>
      <w:r w:rsidRPr="00E77497">
        <w:t>.</w:t>
      </w:r>
    </w:p>
    <w:p w14:paraId="784AF64F" w14:textId="77777777"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p>
    <w:p w14:paraId="6ED8246A" w14:textId="77777777" w:rsidR="009A6454" w:rsidRPr="00E77497" w:rsidRDefault="009A6454" w:rsidP="00C47E72">
      <w:pPr>
        <w:pStyle w:val="Alg4"/>
        <w:numPr>
          <w:ilvl w:val="0"/>
          <w:numId w:val="619"/>
        </w:numPr>
        <w:spacing w:after="220"/>
        <w:contextualSpacing/>
      </w:pPr>
      <w:r w:rsidRPr="00E77497">
        <w:t xml:space="preserve">Return </w:t>
      </w:r>
      <w:r w:rsidRPr="00E77497">
        <w:rPr>
          <w:b/>
        </w:rPr>
        <w:t>true</w:t>
      </w:r>
      <w:r w:rsidRPr="00E77497">
        <w:t>.</w:t>
      </w:r>
    </w:p>
    <w:p w14:paraId="74F9F01D" w14:textId="77777777" w:rsidR="00065F45" w:rsidRPr="00E77497" w:rsidRDefault="00065F45" w:rsidP="00D148E9">
      <w:pPr>
        <w:pStyle w:val="40"/>
      </w:pPr>
      <w:r w:rsidRPr="00E77497">
        <w:t>Runtime Semantics</w:t>
      </w:r>
    </w:p>
    <w:p w14:paraId="337D813F" w14:textId="77777777" w:rsidR="00715A67" w:rsidRDefault="00715A67" w:rsidP="00715A67">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sidR="00A113E2">
        <w:rPr>
          <w:rFonts w:ascii="Helvetica" w:hAnsi="Helvetica"/>
          <w:b/>
          <w:spacing w:val="6"/>
        </w:rPr>
        <w:t>Initialisation</w:t>
      </w:r>
    </w:p>
    <w:p w14:paraId="70D41956" w14:textId="77777777" w:rsidR="00715A67" w:rsidRPr="004418C4" w:rsidRDefault="00715A67" w:rsidP="00715A67">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13DCF513" w14:textId="77777777" w:rsidR="00715A67" w:rsidRPr="008E00F6" w:rsidRDefault="00715A67"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14:paraId="1EB2A50F" w14:textId="77777777" w:rsidR="009F731D" w:rsidRPr="00E77497" w:rsidRDefault="00CD14C4" w:rsidP="00C7794D">
      <w:pPr>
        <w:contextualSpacing/>
        <w:rPr>
          <w:rStyle w:val="bnf"/>
        </w:rPr>
      </w:pPr>
      <w:r w:rsidRPr="00675B74">
        <w:rPr>
          <w:rStyle w:val="bnf"/>
        </w:rPr>
        <w:t xml:space="preserve">BindingPattern  </w:t>
      </w:r>
      <w:r w:rsidRPr="00E77497">
        <w:rPr>
          <w:b/>
        </w:rPr>
        <w:t>:</w:t>
      </w:r>
      <w:r w:rsidRPr="00E77497">
        <w:t xml:space="preserve"> </w:t>
      </w:r>
      <w:r w:rsidRPr="00E77497">
        <w:rPr>
          <w:rStyle w:val="bnf"/>
        </w:rPr>
        <w:t>ObjectBindingPattern</w:t>
      </w:r>
    </w:p>
    <w:p w14:paraId="4672EB0B" w14:textId="77777777" w:rsidR="00E77497" w:rsidRPr="004418C4" w:rsidRDefault="001E28FF" w:rsidP="00C47E72">
      <w:pPr>
        <w:pStyle w:val="Alg3"/>
        <w:numPr>
          <w:ilvl w:val="0"/>
          <w:numId w:val="540"/>
        </w:numPr>
        <w:contextualSpacing/>
      </w:pPr>
      <w:r>
        <w:t>Assert: Type(</w:t>
      </w:r>
      <w:r w:rsidRPr="001E28FF">
        <w:rPr>
          <w:i/>
        </w:rPr>
        <w:t>value</w:t>
      </w:r>
      <w:r>
        <w:t>) is Object</w:t>
      </w:r>
    </w:p>
    <w:p w14:paraId="41AFE07C" w14:textId="77777777" w:rsidR="00CD14C4" w:rsidRPr="00E77497" w:rsidRDefault="00481DAC" w:rsidP="0092308F">
      <w:pPr>
        <w:pStyle w:val="Alg2"/>
        <w:numPr>
          <w:ilvl w:val="0"/>
          <w:numId w:val="540"/>
        </w:numPr>
        <w:spacing w:after="220"/>
      </w:pPr>
      <w:r w:rsidRPr="00481DAC">
        <w:t xml:space="preserve"> </w:t>
      </w:r>
      <w:r>
        <w:t>Return the result of p</w:t>
      </w:r>
      <w:r w:rsidRPr="004418C4">
        <w:t>erform</w:t>
      </w:r>
      <w:r>
        <w:t>ing</w:t>
      </w:r>
      <w:r w:rsidRPr="004418C4">
        <w:t xml:space="preserve"> </w:t>
      </w:r>
      <w:r w:rsidR="009E1969">
        <w:t xml:space="preserve">Binding </w:t>
      </w:r>
      <w:r w:rsidR="00A113E2">
        <w:t>Initialisation</w:t>
      </w:r>
      <w:r w:rsidR="009E1969">
        <w:t xml:space="preserve"> for</w:t>
      </w:r>
      <w:r w:rsidR="00CD14C4" w:rsidRPr="00675B74">
        <w:t xml:space="preserve"> </w:t>
      </w:r>
      <w:r w:rsidR="00CD14C4" w:rsidRPr="00675B74">
        <w:rPr>
          <w:rStyle w:val="bnf"/>
        </w:rPr>
        <w:t>ObjectBindingPattern</w:t>
      </w:r>
      <w:r w:rsidR="00CD14C4" w:rsidRPr="00E77497">
        <w:t xml:space="preserve"> using </w:t>
      </w:r>
      <w:r w:rsidR="0092308F">
        <w:rPr>
          <w:i/>
        </w:rPr>
        <w:t>value</w:t>
      </w:r>
      <w:r w:rsidR="00CD14C4" w:rsidRPr="00E77497">
        <w:rPr>
          <w:i/>
        </w:rPr>
        <w:t xml:space="preserve"> </w:t>
      </w:r>
      <w:r w:rsidR="00CD14C4" w:rsidRPr="00E77497">
        <w:t xml:space="preserve">and </w:t>
      </w:r>
      <w:r w:rsidR="00CD14C4" w:rsidRPr="00E77497">
        <w:rPr>
          <w:i/>
        </w:rPr>
        <w:t>environment</w:t>
      </w:r>
      <w:r w:rsidR="00CD14C4" w:rsidRPr="00E77497">
        <w:t xml:space="preserve"> </w:t>
      </w:r>
      <w:r w:rsidR="00E77497">
        <w:t>as arguments</w:t>
      </w:r>
      <w:r w:rsidR="00CD14C4" w:rsidRPr="00E77497">
        <w:t>.</w:t>
      </w:r>
    </w:p>
    <w:p w14:paraId="1343C692" w14:textId="77777777" w:rsidR="00135B3A" w:rsidRPr="00E77497" w:rsidRDefault="000269C8" w:rsidP="00C7794D">
      <w:pPr>
        <w:contextualSpacing/>
      </w:pPr>
      <w:r w:rsidRPr="00E77497">
        <w:rPr>
          <w:rStyle w:val="bnf"/>
        </w:rPr>
        <w:t xml:space="preserve">BindingPattern  </w:t>
      </w:r>
      <w:r w:rsidRPr="00E77497">
        <w:rPr>
          <w:b/>
        </w:rPr>
        <w:t>:</w:t>
      </w:r>
      <w:r w:rsidRPr="00E77497">
        <w:t xml:space="preserve"> </w:t>
      </w:r>
      <w:r w:rsidRPr="00E77497">
        <w:rPr>
          <w:rStyle w:val="bnf"/>
        </w:rPr>
        <w:t>ArrayBindingPattern</w:t>
      </w:r>
      <w:r w:rsidRPr="00E77497">
        <w:t xml:space="preserve"> </w:t>
      </w:r>
    </w:p>
    <w:p w14:paraId="2A259A7E" w14:textId="77777777" w:rsidR="00E77497" w:rsidRPr="004418C4" w:rsidRDefault="001E28FF" w:rsidP="00C47E72">
      <w:pPr>
        <w:pStyle w:val="Alg3"/>
        <w:numPr>
          <w:ilvl w:val="0"/>
          <w:numId w:val="541"/>
        </w:numPr>
        <w:contextualSpacing/>
      </w:pPr>
      <w:r>
        <w:t>Assert: Type(</w:t>
      </w:r>
      <w:r w:rsidRPr="001E28FF">
        <w:rPr>
          <w:i/>
        </w:rPr>
        <w:t>value</w:t>
      </w:r>
      <w:r>
        <w:t>) is Objec</w:t>
      </w:r>
      <w:r w:rsidR="0092308F">
        <w:t>t</w:t>
      </w:r>
    </w:p>
    <w:p w14:paraId="7FA4AA3D" w14:textId="77777777" w:rsidR="000269C8" w:rsidRPr="00675B74" w:rsidRDefault="00481DAC" w:rsidP="0092308F">
      <w:pPr>
        <w:pStyle w:val="Alg2"/>
        <w:numPr>
          <w:ilvl w:val="0"/>
          <w:numId w:val="541"/>
        </w:numPr>
        <w:spacing w:after="220"/>
      </w:pPr>
      <w:r>
        <w:t>Return the result of p</w:t>
      </w:r>
      <w:r w:rsidRPr="004418C4">
        <w:t>erform</w:t>
      </w:r>
      <w:r>
        <w:t>ing</w:t>
      </w:r>
      <w:r w:rsidRPr="004418C4">
        <w:t xml:space="preserve"> </w:t>
      </w:r>
      <w:r w:rsidR="00CB5F32">
        <w:t xml:space="preserve">Indexed </w:t>
      </w:r>
      <w:r w:rsidR="009E1969">
        <w:t xml:space="preserve">Binding </w:t>
      </w:r>
      <w:r w:rsidR="00A113E2">
        <w:t>Initialisation</w:t>
      </w:r>
      <w:r w:rsidR="009E1969">
        <w:t xml:space="preserve"> for</w:t>
      </w:r>
      <w:r w:rsidR="009E1969" w:rsidRPr="004418C4">
        <w:t xml:space="preserve"> </w:t>
      </w:r>
      <w:r w:rsidR="000269C8" w:rsidRPr="00675B74">
        <w:rPr>
          <w:rStyle w:val="bnf"/>
        </w:rPr>
        <w:t>ArrayBindingPattern</w:t>
      </w:r>
      <w:r w:rsidR="000269C8" w:rsidRPr="00E77497">
        <w:t xml:space="preserve"> using </w:t>
      </w:r>
      <w:r w:rsidR="0092308F">
        <w:rPr>
          <w:i/>
        </w:rPr>
        <w:t>value</w:t>
      </w:r>
      <w:r w:rsidR="00CB5F32">
        <w:t xml:space="preserve">, </w:t>
      </w:r>
      <w:r w:rsidR="00B840BD" w:rsidRPr="008E7E56">
        <w:t>0</w:t>
      </w:r>
      <w:r w:rsidR="00CB5F32">
        <w:t xml:space="preserve">, </w:t>
      </w:r>
      <w:r w:rsidR="000269C8" w:rsidRPr="00E77497">
        <w:t xml:space="preserve">and </w:t>
      </w:r>
      <w:r w:rsidR="000269C8" w:rsidRPr="00E77497">
        <w:rPr>
          <w:i/>
        </w:rPr>
        <w:t>environment</w:t>
      </w:r>
      <w:r w:rsidR="000269C8" w:rsidRPr="00E77497">
        <w:t xml:space="preserve"> </w:t>
      </w:r>
      <w:r w:rsidR="009E1969">
        <w:t>as arguments</w:t>
      </w:r>
      <w:r w:rsidR="000269C8" w:rsidRPr="00675B74">
        <w:t>.</w:t>
      </w:r>
    </w:p>
    <w:p w14:paraId="6B23D786" w14:textId="77777777" w:rsidR="00F012F7" w:rsidRPr="00E77497" w:rsidRDefault="00E479C5" w:rsidP="00197BED">
      <w:pPr>
        <w:ind w:left="403" w:hanging="403"/>
        <w:contextualSpacing/>
      </w:pPr>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xml:space="preserve">{ } </w:t>
      </w:r>
    </w:p>
    <w:p w14:paraId="59102923" w14:textId="77777777" w:rsidR="00E479C5" w:rsidRPr="00E77497" w:rsidRDefault="001E28FF" w:rsidP="00C47E72">
      <w:pPr>
        <w:pStyle w:val="Alg2"/>
        <w:numPr>
          <w:ilvl w:val="0"/>
          <w:numId w:val="542"/>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E479C5" w:rsidRPr="00E77497">
        <w:t xml:space="preserve">. </w:t>
      </w:r>
    </w:p>
    <w:p w14:paraId="5C070E7C" w14:textId="77777777" w:rsidR="00044F12" w:rsidRPr="00E77497" w:rsidRDefault="0090427F" w:rsidP="00D4578E">
      <w:pPr>
        <w:contextualSpacing/>
      </w:pPr>
      <w:r w:rsidRPr="00E77497">
        <w:rPr>
          <w:rStyle w:val="bnf"/>
        </w:rPr>
        <w:t xml:space="preserve">BindingPropertyList </w:t>
      </w:r>
      <w:r w:rsidRPr="00E77497">
        <w:rPr>
          <w:b/>
        </w:rPr>
        <w:t>:</w:t>
      </w:r>
      <w:r w:rsidRPr="00E77497">
        <w:t xml:space="preserve"> </w:t>
      </w:r>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r w:rsidRPr="00E77497">
        <w:rPr>
          <w:rStyle w:val="bnf"/>
        </w:rPr>
        <w:t>BindingProperty</w:t>
      </w:r>
      <w:r w:rsidRPr="00E77497">
        <w:rPr>
          <w:rStyle w:val="bnf"/>
          <w:rFonts w:ascii="Courier New" w:hAnsi="Courier New" w:cs="Courier New"/>
          <w:b/>
          <w:i w:val="0"/>
        </w:rPr>
        <w:t xml:space="preserve"> </w:t>
      </w:r>
    </w:p>
    <w:p w14:paraId="15C3A508" w14:textId="77777777" w:rsidR="0090427F" w:rsidRPr="00675B74" w:rsidRDefault="000348AE" w:rsidP="00EB121A">
      <w:pPr>
        <w:pStyle w:val="Alg4"/>
        <w:numPr>
          <w:ilvl w:val="0"/>
          <w:numId w:val="548"/>
        </w:numPr>
        <w:contextualSpacing/>
      </w:pPr>
      <w:r w:rsidRPr="00E77497">
        <w:t xml:space="preserve">Let </w:t>
      </w:r>
      <w:r w:rsidR="0004792F">
        <w:rPr>
          <w:i/>
        </w:rPr>
        <w:t>status</w:t>
      </w:r>
      <w:r w:rsidRPr="00E77497">
        <w:rPr>
          <w:i/>
        </w:rPr>
        <w:t xml:space="preserve"> </w:t>
      </w:r>
      <w:r w:rsidRPr="00E77497">
        <w:t xml:space="preserve">be the result of </w:t>
      </w:r>
      <w:r>
        <w:t>performing</w:t>
      </w:r>
      <w:r w:rsidRPr="00E77497">
        <w:t xml:space="preserve"> </w:t>
      </w:r>
      <w:r w:rsidR="00D20B80">
        <w:t xml:space="preserve">Binding </w:t>
      </w:r>
      <w:r w:rsidR="00A113E2">
        <w:t>Initialisation</w:t>
      </w:r>
      <w:r w:rsidR="00D20B80">
        <w:t xml:space="preserve"> for</w:t>
      </w:r>
      <w:r w:rsidR="00D20B80" w:rsidRPr="004418C4">
        <w:t xml:space="preserve"> </w:t>
      </w:r>
      <w:r w:rsidR="0090427F" w:rsidRPr="00675B74">
        <w:rPr>
          <w:rStyle w:val="bnf"/>
        </w:rPr>
        <w:t>BindingPropertyL</w:t>
      </w:r>
      <w:r w:rsidR="0090427F" w:rsidRPr="00E77497">
        <w:rPr>
          <w:rStyle w:val="bnf"/>
        </w:rPr>
        <w:t>ist</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14:paraId="0D9EF2A9" w14:textId="77777777" w:rsidR="006506E0" w:rsidRDefault="005715ED" w:rsidP="00EB121A">
      <w:pPr>
        <w:pStyle w:val="Alg2"/>
        <w:numPr>
          <w:ilvl w:val="0"/>
          <w:numId w:val="548"/>
        </w:numPr>
        <w:contextualSpacing/>
      </w:pPr>
      <w:r>
        <w:t>ReturnIfAbrupt(</w:t>
      </w:r>
      <w:r w:rsidR="0004792F">
        <w:rPr>
          <w:i/>
        </w:rPr>
        <w:t>status</w:t>
      </w:r>
      <w:r>
        <w:t>)</w:t>
      </w:r>
      <w:r w:rsidR="006506E0">
        <w:t>.</w:t>
      </w:r>
    </w:p>
    <w:p w14:paraId="25CFED33" w14:textId="77777777" w:rsidR="0090427F" w:rsidRPr="00675B74" w:rsidRDefault="00481DAC" w:rsidP="00C47E72">
      <w:pPr>
        <w:pStyle w:val="Alg4"/>
        <w:numPr>
          <w:ilvl w:val="0"/>
          <w:numId w:val="548"/>
        </w:numPr>
        <w:spacing w:after="220"/>
        <w:contextualSpacing/>
      </w:pPr>
      <w:r>
        <w:t>Return the result of p</w:t>
      </w:r>
      <w:r w:rsidRPr="004418C4">
        <w:t>erform</w:t>
      </w:r>
      <w:r>
        <w:t>ing</w:t>
      </w:r>
      <w:r w:rsidRPr="004418C4">
        <w:t xml:space="preserve"> </w:t>
      </w:r>
      <w:r w:rsidR="00D20B80">
        <w:t xml:space="preserve">Binding </w:t>
      </w:r>
      <w:r w:rsidR="00A113E2">
        <w:t>Initialisation</w:t>
      </w:r>
      <w:r w:rsidR="00D20B80">
        <w:t xml:space="preserve"> for</w:t>
      </w:r>
      <w:r w:rsidR="00D20B80" w:rsidRPr="004418C4">
        <w:t xml:space="preserve"> </w:t>
      </w:r>
      <w:r w:rsidR="0090427F" w:rsidRPr="00675B74">
        <w:rPr>
          <w:rStyle w:val="bnf"/>
        </w:rPr>
        <w:t>BindingProperty</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14:paraId="34CB9306" w14:textId="77777777" w:rsidR="008C0F14" w:rsidRPr="004418C4" w:rsidRDefault="008C0F14" w:rsidP="008C0F14">
      <w:pPr>
        <w:contextualSpacing/>
      </w:pPr>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p>
    <w:p w14:paraId="00D40A53" w14:textId="77777777" w:rsidR="008C0F14" w:rsidRPr="004418C4" w:rsidRDefault="008C0F14" w:rsidP="00C47E72">
      <w:pPr>
        <w:pStyle w:val="Alg3"/>
        <w:numPr>
          <w:ilvl w:val="0"/>
          <w:numId w:val="551"/>
        </w:numPr>
      </w:pPr>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4418C4">
        <w:rPr>
          <w:i/>
        </w:rPr>
        <w:t>SingleNameBinding</w:t>
      </w:r>
      <w:r w:rsidRPr="004418C4">
        <w:t>.</w:t>
      </w:r>
    </w:p>
    <w:p w14:paraId="619CCE05" w14:textId="77777777" w:rsidR="008C0F14" w:rsidRPr="004418C4" w:rsidRDefault="00481DAC" w:rsidP="00C47E72">
      <w:pPr>
        <w:pStyle w:val="Alg3"/>
        <w:numPr>
          <w:ilvl w:val="0"/>
          <w:numId w:val="551"/>
        </w:numPr>
        <w:spacing w:after="220"/>
      </w:pPr>
      <w:r>
        <w:t>Return the result of p</w:t>
      </w:r>
      <w:r w:rsidRPr="004418C4">
        <w:t>erform</w:t>
      </w:r>
      <w:r>
        <w:t>ing</w:t>
      </w:r>
      <w:r w:rsidRPr="004418C4">
        <w:t xml:space="preserve"> </w:t>
      </w:r>
      <w:r w:rsidR="008C0F14">
        <w:t xml:space="preserve">Keyed Binding </w:t>
      </w:r>
      <w:r w:rsidR="00A113E2">
        <w:t>Initialisation</w:t>
      </w:r>
      <w:r w:rsidR="008C0F14">
        <w:t xml:space="preserve"> for</w:t>
      </w:r>
      <w:r w:rsidR="008C0F14" w:rsidRPr="004418C4">
        <w:t xml:space="preserve"> </w:t>
      </w:r>
      <w:r w:rsidR="008C0F14" w:rsidRPr="004418C4">
        <w:rPr>
          <w:i/>
        </w:rPr>
        <w:t>SingleNameBinding</w:t>
      </w:r>
      <w:r w:rsidR="008C0F14" w:rsidRPr="004418C4">
        <w:t xml:space="preserve"> using  </w:t>
      </w:r>
      <w:r w:rsidR="008C0F14">
        <w:rPr>
          <w:rStyle w:val="bnf"/>
        </w:rPr>
        <w:t>value</w:t>
      </w:r>
      <w:r w:rsidR="008C0F14" w:rsidRPr="004418C4">
        <w:t xml:space="preserve">, </w:t>
      </w:r>
      <w:r w:rsidR="008C0F14" w:rsidRPr="00C7794D">
        <w:rPr>
          <w:i/>
        </w:rPr>
        <w:t>environment</w:t>
      </w:r>
      <w:r w:rsidR="008C0F14">
        <w:t xml:space="preserve">, </w:t>
      </w:r>
      <w:r w:rsidR="008C0F14" w:rsidRPr="004418C4">
        <w:t xml:space="preserve">and </w:t>
      </w:r>
      <w:r w:rsidR="008C0F14">
        <w:rPr>
          <w:i/>
        </w:rPr>
        <w:t>name</w:t>
      </w:r>
      <w:r w:rsidR="008C0F14" w:rsidRPr="004418C4">
        <w:t xml:space="preserve"> as the arguments.</w:t>
      </w:r>
    </w:p>
    <w:p w14:paraId="579874AD" w14:textId="77777777" w:rsidR="008C0F14" w:rsidRPr="004418C4" w:rsidRDefault="008C0F14" w:rsidP="008C0F14">
      <w:pPr>
        <w:contextualSpacing/>
        <w:rPr>
          <w:rFonts w:ascii="Times New Roman" w:hAnsi="Times New Roman"/>
          <w:i/>
        </w:rPr>
      </w:pPr>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p>
    <w:p w14:paraId="0EC0F481" w14:textId="77777777" w:rsidR="008C0F14" w:rsidRPr="004418C4" w:rsidRDefault="008C0F14" w:rsidP="004A09B9">
      <w:pPr>
        <w:pStyle w:val="Alg3"/>
        <w:numPr>
          <w:ilvl w:val="0"/>
          <w:numId w:val="557"/>
        </w:numPr>
      </w:pPr>
      <w:r w:rsidRPr="004418C4">
        <w:t xml:space="preserve">Let </w:t>
      </w:r>
      <w:r w:rsidRPr="004418C4">
        <w:rPr>
          <w:i/>
        </w:rPr>
        <w:t>P</w:t>
      </w:r>
      <w:r w:rsidRPr="004418C4">
        <w:t xml:space="preserve"> be the </w:t>
      </w:r>
      <w:r w:rsidR="004A09B9">
        <w:t>result of evaluating</w:t>
      </w:r>
      <w:r w:rsidRPr="004418C4">
        <w:t xml:space="preserve"> </w:t>
      </w:r>
      <w:r w:rsidRPr="004418C4">
        <w:rPr>
          <w:rStyle w:val="bnf"/>
        </w:rPr>
        <w:t>PropertyName</w:t>
      </w:r>
    </w:p>
    <w:p w14:paraId="1B70C2AC" w14:textId="77777777" w:rsidR="004A09B9" w:rsidRDefault="004A09B9" w:rsidP="004A09B9">
      <w:pPr>
        <w:pStyle w:val="Alg4"/>
        <w:numPr>
          <w:ilvl w:val="0"/>
          <w:numId w:val="557"/>
        </w:numPr>
        <w:contextualSpacing/>
      </w:pPr>
      <w:r>
        <w:t>ReturnIfAbrupt(</w:t>
      </w:r>
      <w:r w:rsidRPr="004418C4">
        <w:rPr>
          <w:i/>
        </w:rPr>
        <w:t>P</w:t>
      </w:r>
      <w:r>
        <w:t>).</w:t>
      </w:r>
    </w:p>
    <w:p w14:paraId="4FE8F0BD" w14:textId="77777777" w:rsidR="008C0F14" w:rsidRPr="004418C4" w:rsidRDefault="00481DAC" w:rsidP="00C47E72">
      <w:pPr>
        <w:pStyle w:val="Alg3"/>
        <w:numPr>
          <w:ilvl w:val="0"/>
          <w:numId w:val="557"/>
        </w:numPr>
        <w:spacing w:after="220"/>
      </w:pPr>
      <w:r>
        <w:t>Return the result of p</w:t>
      </w:r>
      <w:r w:rsidRPr="004418C4">
        <w:t>erform</w:t>
      </w:r>
      <w:r>
        <w:t>ing</w:t>
      </w:r>
      <w:r w:rsidRPr="004418C4">
        <w:t xml:space="preserve"> </w:t>
      </w:r>
      <w:r w:rsidR="001C1CAB">
        <w:t xml:space="preserve">Keyed Binding </w:t>
      </w:r>
      <w:r w:rsidR="00A113E2">
        <w:t>Initialisation</w:t>
      </w:r>
      <w:r w:rsidR="001C1CAB">
        <w:t xml:space="preserve"> for</w:t>
      </w:r>
      <w:r w:rsidR="001C1CAB" w:rsidRPr="00675B74">
        <w:t xml:space="preserve"> </w:t>
      </w:r>
      <w:r w:rsidR="008C0F14" w:rsidRPr="004418C4">
        <w:rPr>
          <w:rStyle w:val="bnf"/>
        </w:rPr>
        <w:t>BindingElement</w:t>
      </w:r>
      <w:r w:rsidR="008C0F14" w:rsidRPr="004418C4">
        <w:rPr>
          <w:rFonts w:cs="Arial"/>
          <w:i/>
          <w:vertAlign w:val="subscript"/>
        </w:rPr>
        <w:t xml:space="preserve"> </w:t>
      </w:r>
      <w:r w:rsidR="008C0F14" w:rsidRPr="004418C4">
        <w:t xml:space="preserve">using </w:t>
      </w:r>
      <w:r w:rsidR="008C0F14">
        <w:rPr>
          <w:i/>
        </w:rPr>
        <w:t>value</w:t>
      </w:r>
      <w:r w:rsidR="008C0F14" w:rsidRPr="004418C4">
        <w:t xml:space="preserve">, </w:t>
      </w:r>
      <w:r w:rsidR="008C0F14" w:rsidRPr="004418C4">
        <w:rPr>
          <w:i/>
        </w:rPr>
        <w:t>env</w:t>
      </w:r>
      <w:r w:rsidR="008C0F14">
        <w:rPr>
          <w:i/>
        </w:rPr>
        <w:t>ir</w:t>
      </w:r>
      <w:r w:rsidR="006552DF">
        <w:rPr>
          <w:i/>
        </w:rPr>
        <w:t>o</w:t>
      </w:r>
      <w:r w:rsidR="008C0F14">
        <w:rPr>
          <w:i/>
        </w:rPr>
        <w:t>nment</w:t>
      </w:r>
      <w:r w:rsidR="008C0F14" w:rsidRPr="004418C4">
        <w:t xml:space="preserve">, and </w:t>
      </w:r>
      <w:r w:rsidR="008C0F14" w:rsidRPr="004418C4">
        <w:rPr>
          <w:i/>
        </w:rPr>
        <w:t>P</w:t>
      </w:r>
      <w:r w:rsidR="008C0F14" w:rsidRPr="004418C4">
        <w:t xml:space="preserve"> as </w:t>
      </w:r>
      <w:r w:rsidR="008C0F14">
        <w:t>arguments</w:t>
      </w:r>
      <w:r w:rsidR="008C0F14" w:rsidRPr="004418C4">
        <w:t>.</w:t>
      </w:r>
    </w:p>
    <w:p w14:paraId="36685B9A" w14:textId="77777777" w:rsidR="005E7156" w:rsidRDefault="005E7156" w:rsidP="005E7156">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r w:rsidR="00A113E2">
        <w:rPr>
          <w:rFonts w:ascii="Helvetica" w:hAnsi="Helvetica"/>
          <w:b/>
          <w:spacing w:val="6"/>
        </w:rPr>
        <w:t>Initialisation</w:t>
      </w:r>
    </w:p>
    <w:p w14:paraId="5C8EEDB9" w14:textId="77777777" w:rsidR="005E7156" w:rsidRPr="004418C4" w:rsidRDefault="005E7156" w:rsidP="005E7156">
      <w:pPr>
        <w:ind w:left="360"/>
      </w:pPr>
      <w:r>
        <w:t>W</w:t>
      </w:r>
      <w:r w:rsidRPr="004418C4">
        <w:t xml:space="preserve">ith </w:t>
      </w:r>
      <w:r>
        <w:t>parameters</w:t>
      </w:r>
      <w:r w:rsidRPr="004418C4">
        <w:t xml:space="preserve"> </w:t>
      </w:r>
      <w:r>
        <w:rPr>
          <w:rFonts w:ascii="Times New Roman" w:hAnsi="Times New Roman"/>
          <w:i/>
        </w:rPr>
        <w:t>array</w:t>
      </w:r>
      <w:r>
        <w:t>,</w:t>
      </w:r>
      <w:r w:rsidR="00CB5F32">
        <w:t xml:space="preserve"> </w:t>
      </w:r>
      <w:r w:rsidR="00CB5F32">
        <w:rPr>
          <w:rFonts w:ascii="Times New Roman" w:hAnsi="Times New Roman"/>
          <w:i/>
        </w:rPr>
        <w:t>nextIndex,</w:t>
      </w:r>
      <w:r w:rsidR="00CB5F32" w:rsidRPr="004418C4">
        <w:t xml:space="preserve"> and</w:t>
      </w:r>
      <w:r w:rsidR="00CB5F32">
        <w:rPr>
          <w:rFonts w:ascii="Times New Roman" w:hAnsi="Times New Roman"/>
          <w:i/>
        </w:rPr>
        <w:t xml:space="preserve"> </w:t>
      </w:r>
      <w:r w:rsidR="00CB5F32" w:rsidRPr="00827833">
        <w:t xml:space="preserve"> </w:t>
      </w:r>
      <w:r>
        <w:rPr>
          <w:rFonts w:ascii="Times New Roman" w:hAnsi="Times New Roman"/>
          <w:i/>
        </w:rPr>
        <w:t>environment</w:t>
      </w:r>
      <w:r>
        <w:t>.</w:t>
      </w:r>
    </w:p>
    <w:p w14:paraId="7242B6AF" w14:textId="77777777" w:rsidR="005E7156" w:rsidRPr="008E00F6" w:rsidRDefault="005E7156"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14:paraId="046747AC" w14:textId="77777777" w:rsidR="00CB5F32" w:rsidRPr="00E77497" w:rsidRDefault="00CB5F32" w:rsidP="00CB5F32">
      <w:pPr>
        <w:contextualSpacing/>
        <w:rPr>
          <w:rFonts w:ascii="Courier New" w:hAnsi="Courier New" w:cs="Courier New"/>
          <w:b/>
        </w:rPr>
      </w:pPr>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p>
    <w:p w14:paraId="09353AC6" w14:textId="77777777" w:rsidR="00CB5F32" w:rsidRPr="00E77497" w:rsidRDefault="001E28FF" w:rsidP="00B34B48">
      <w:pPr>
        <w:pStyle w:val="Alg2"/>
        <w:numPr>
          <w:ilvl w:val="0"/>
          <w:numId w:val="543"/>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CB5F32" w:rsidRPr="00E77497">
        <w:t xml:space="preserve">. </w:t>
      </w:r>
    </w:p>
    <w:p w14:paraId="5A1C74A0" w14:textId="77777777"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p>
    <w:p w14:paraId="10B30EE5" w14:textId="77777777" w:rsidR="00CB5F32" w:rsidRPr="00E77497" w:rsidRDefault="00766C2E" w:rsidP="00B34B48">
      <w:pPr>
        <w:pStyle w:val="Alg3"/>
        <w:numPr>
          <w:ilvl w:val="0"/>
          <w:numId w:val="545"/>
        </w:numPr>
      </w:pPr>
      <w:r w:rsidRPr="00E77497">
        <w:t xml:space="preserve">Let </w:t>
      </w:r>
      <w:r>
        <w:rPr>
          <w:i/>
        </w:rPr>
        <w:t>nextIndex</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404F28D4" w14:textId="77777777" w:rsidR="00CB5F32" w:rsidRPr="00675B74" w:rsidRDefault="00481DAC" w:rsidP="00B34B48">
      <w:pPr>
        <w:pStyle w:val="Alg3"/>
        <w:numPr>
          <w:ilvl w:val="0"/>
          <w:numId w:val="545"/>
        </w:numPr>
        <w:spacing w:after="220"/>
      </w:pPr>
      <w:r>
        <w:t>Return the result of p</w:t>
      </w:r>
      <w:r w:rsidRPr="004418C4">
        <w:t>erform</w:t>
      </w:r>
      <w:r>
        <w:t>ing</w:t>
      </w:r>
      <w:r w:rsidRPr="004418C4">
        <w:t xml:space="preserve"> </w:t>
      </w:r>
      <w:r w:rsidR="00CB5F32">
        <w:t xml:space="preserve">Indexed Binding </w:t>
      </w:r>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r w:rsidR="00CB5F32">
        <w:rPr>
          <w:i/>
        </w:rPr>
        <w:t>array, nextIndex</w:t>
      </w:r>
      <w:r w:rsidR="00CB5F32">
        <w:t>,</w:t>
      </w:r>
      <w:r w:rsidR="00CB5F32" w:rsidRPr="00675B74">
        <w:t xml:space="preserve"> </w:t>
      </w:r>
      <w:r w:rsidR="00CB5F32" w:rsidRPr="00E77497">
        <w:t xml:space="preserve">and </w:t>
      </w:r>
      <w:r w:rsidR="00CB5F32" w:rsidRPr="00675B74">
        <w:rPr>
          <w:i/>
        </w:rPr>
        <w:t>enviro</w:t>
      </w:r>
      <w:r w:rsidR="00CB5F32" w:rsidRPr="00E77497">
        <w:rPr>
          <w:i/>
        </w:rPr>
        <w:t>nment</w:t>
      </w:r>
      <w:r w:rsidR="00CB5F32" w:rsidRPr="00E77497">
        <w:t xml:space="preserve"> as </w:t>
      </w:r>
      <w:r w:rsidR="00CB5F32">
        <w:t>arguments</w:t>
      </w:r>
      <w:r w:rsidR="00CB5F32" w:rsidRPr="00675B74">
        <w:t>.</w:t>
      </w:r>
    </w:p>
    <w:p w14:paraId="37DE2B5A" w14:textId="77777777" w:rsidR="00B34B48" w:rsidRPr="00E77497" w:rsidRDefault="00B34B48" w:rsidP="00B34B48">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p>
    <w:p w14:paraId="6131E978" w14:textId="77777777" w:rsidR="00B34B48" w:rsidRPr="00675B74" w:rsidRDefault="00481DAC" w:rsidP="00B34B48">
      <w:pPr>
        <w:pStyle w:val="Alg3"/>
        <w:numPr>
          <w:ilvl w:val="0"/>
          <w:numId w:val="546"/>
        </w:numPr>
        <w:spacing w:after="240"/>
      </w:pPr>
      <w:r>
        <w:t>Return the result of p</w:t>
      </w:r>
      <w:r w:rsidRPr="004418C4">
        <w:t>erform</w:t>
      </w:r>
      <w:r>
        <w:t>ing</w:t>
      </w:r>
      <w:r w:rsidRPr="004418C4">
        <w:t xml:space="preserve"> </w:t>
      </w:r>
      <w:r w:rsidR="00B34B48">
        <w:t xml:space="preserve">Indexed Binding </w:t>
      </w:r>
      <w:r w:rsidR="00A113E2">
        <w:t>Initialisation</w:t>
      </w:r>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p>
    <w:p w14:paraId="52D68F43" w14:textId="77777777"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p>
    <w:p w14:paraId="0C42E20C" w14:textId="77777777" w:rsidR="00CB5F32" w:rsidRPr="00675B74" w:rsidRDefault="00481DAC" w:rsidP="00B840BD">
      <w:pPr>
        <w:pStyle w:val="Alg3"/>
        <w:numPr>
          <w:ilvl w:val="0"/>
          <w:numId w:val="627"/>
        </w:numPr>
        <w:spacing w:after="240"/>
      </w:pPr>
      <w:r>
        <w:t>Return the result of p</w:t>
      </w:r>
      <w:r w:rsidRPr="004418C4">
        <w:t>erform</w:t>
      </w:r>
      <w:r>
        <w:t>ing</w:t>
      </w:r>
      <w:r w:rsidRPr="004418C4">
        <w:t xml:space="preserve"> </w:t>
      </w:r>
      <w:r w:rsidR="00CB5F32">
        <w:t xml:space="preserve">Indexed Binding </w:t>
      </w:r>
      <w:r w:rsidR="00A113E2">
        <w:t>Initialisation</w:t>
      </w:r>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r w:rsidR="00F12460">
        <w:rPr>
          <w:i/>
        </w:rPr>
        <w:t>array</w:t>
      </w:r>
      <w:r w:rsidR="00CB5F32" w:rsidRPr="00E77497">
        <w:t>,</w:t>
      </w:r>
      <w:r w:rsidR="00CB5F32" w:rsidRPr="00E77497">
        <w:rPr>
          <w:i/>
        </w:rPr>
        <w:t xml:space="preserve"> </w:t>
      </w:r>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675B74">
        <w:t xml:space="preserve">as </w:t>
      </w:r>
      <w:r w:rsidR="00CB5F32">
        <w:t>arguments</w:t>
      </w:r>
      <w:r w:rsidR="00CB5F32" w:rsidRPr="00675B74">
        <w:t>.</w:t>
      </w:r>
    </w:p>
    <w:p w14:paraId="7CE69EA1" w14:textId="77777777" w:rsidR="00CB5F32" w:rsidRPr="00E77497" w:rsidRDefault="00CB5F32" w:rsidP="00CB5F32">
      <w:pPr>
        <w:contextualSpacing/>
        <w:rPr>
          <w:rFonts w:ascii="Courier New" w:hAnsi="Courier New" w:cs="Courier New"/>
          <w:b/>
        </w:rPr>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p>
    <w:p w14:paraId="36607023" w14:textId="77777777" w:rsidR="00CB5F32" w:rsidRPr="00675B74" w:rsidRDefault="00CB5F32" w:rsidP="00B34B48">
      <w:pPr>
        <w:pStyle w:val="Alg3"/>
        <w:numPr>
          <w:ilvl w:val="0"/>
          <w:numId w:val="555"/>
        </w:numPr>
      </w:pPr>
      <w:r w:rsidRPr="00E77497">
        <w:t xml:space="preserve">Let </w:t>
      </w:r>
      <w:r w:rsidR="006552DF">
        <w:rPr>
          <w:i/>
        </w:rPr>
        <w:t>next</w:t>
      </w:r>
      <w:r w:rsidRPr="00E77497">
        <w:t xml:space="preserve"> be the result of </w:t>
      </w:r>
      <w:r>
        <w:t xml:space="preserve">performing Indexed Binding </w:t>
      </w:r>
      <w:r w:rsidR="00A113E2">
        <w:t>Initialisation</w:t>
      </w:r>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r w:rsidR="00F12460">
        <w:rPr>
          <w:i/>
        </w:rPr>
        <w:t>array</w:t>
      </w:r>
      <w:r w:rsidR="00F12460" w:rsidRPr="00E77497">
        <w:rPr>
          <w:i/>
        </w:rPr>
        <w:t xml:space="preserve"> </w:t>
      </w:r>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r w:rsidRPr="00E77497">
        <w:t xml:space="preserve"> as </w:t>
      </w:r>
      <w:r>
        <w:t>arguments</w:t>
      </w:r>
      <w:r w:rsidRPr="00675B74">
        <w:t>.</w:t>
      </w:r>
    </w:p>
    <w:p w14:paraId="2CBACD0D" w14:textId="77777777" w:rsidR="006506E0" w:rsidRDefault="005715ED" w:rsidP="00EB121A">
      <w:pPr>
        <w:pStyle w:val="Alg2"/>
        <w:numPr>
          <w:ilvl w:val="0"/>
          <w:numId w:val="555"/>
        </w:numPr>
        <w:contextualSpacing/>
      </w:pPr>
      <w:r>
        <w:t>ReturnIfAbrupt(</w:t>
      </w:r>
      <w:r w:rsidR="006552DF">
        <w:rPr>
          <w:i/>
        </w:rPr>
        <w:t>next</w:t>
      </w:r>
      <w:r>
        <w:t>).</w:t>
      </w:r>
    </w:p>
    <w:p w14:paraId="15593980" w14:textId="77777777" w:rsidR="00CB5F32" w:rsidRPr="00E77497" w:rsidRDefault="00766C2E" w:rsidP="00B34B48">
      <w:pPr>
        <w:pStyle w:val="Alg3"/>
        <w:numPr>
          <w:ilvl w:val="0"/>
          <w:numId w:val="555"/>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1AFFABCF" w14:textId="77777777" w:rsidR="00CB5F32" w:rsidRPr="00675B74" w:rsidRDefault="00481DAC" w:rsidP="00B34B48">
      <w:pPr>
        <w:pStyle w:val="Alg3"/>
        <w:numPr>
          <w:ilvl w:val="0"/>
          <w:numId w:val="555"/>
        </w:numPr>
        <w:spacing w:after="220"/>
      </w:pPr>
      <w:r>
        <w:t>Return the result of p</w:t>
      </w:r>
      <w:r w:rsidRPr="004418C4">
        <w:t>erform</w:t>
      </w:r>
      <w:r>
        <w:t>ing</w:t>
      </w:r>
      <w:r w:rsidRPr="004418C4">
        <w:t xml:space="preserve"> </w:t>
      </w:r>
      <w:r w:rsidR="00CB5F32">
        <w:t xml:space="preserve">Indexed Binding </w:t>
      </w:r>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r w:rsidR="00F12460">
        <w:rPr>
          <w:i/>
        </w:rPr>
        <w:t xml:space="preserve">array, </w:t>
      </w:r>
      <w:r w:rsidR="006552DF">
        <w:rPr>
          <w:i/>
        </w:rPr>
        <w:t>next</w:t>
      </w:r>
      <w:r w:rsidR="00CB5F32" w:rsidRPr="00E77497">
        <w:t>+</w:t>
      </w:r>
      <w:r w:rsidR="00CB5F32" w:rsidRPr="00E77497">
        <w:rPr>
          <w:i/>
        </w:rPr>
        <w:t>skip</w:t>
      </w:r>
      <w:r w:rsidR="00CB5F32"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E77497">
        <w:t xml:space="preserve">as </w:t>
      </w:r>
      <w:r w:rsidR="00CB5F32">
        <w:t>arguments</w:t>
      </w:r>
      <w:r w:rsidR="00CB5F32" w:rsidRPr="00675B74">
        <w:t>.</w:t>
      </w:r>
    </w:p>
    <w:p w14:paraId="5D6EE28A" w14:textId="77777777" w:rsidR="000958E3" w:rsidRPr="00E77497" w:rsidRDefault="009E67EA" w:rsidP="00D4578E">
      <w:pPr>
        <w:contextualSpacing/>
      </w:pPr>
      <w:r w:rsidRPr="00E77497">
        <w:rPr>
          <w:rStyle w:val="bnf"/>
        </w:rPr>
        <w:t xml:space="preserve">BindingElementList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r w:rsidRPr="00E77497">
        <w:t xml:space="preserve"> </w:t>
      </w:r>
    </w:p>
    <w:p w14:paraId="01F5A6C5" w14:textId="77777777" w:rsidR="009E67EA" w:rsidRPr="00E77497" w:rsidRDefault="00766C2E" w:rsidP="00B34B48">
      <w:pPr>
        <w:pStyle w:val="Alg3"/>
        <w:numPr>
          <w:ilvl w:val="0"/>
          <w:numId w:val="549"/>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480B96DA" w14:textId="77777777" w:rsidR="009E67EA" w:rsidRPr="00675B74" w:rsidRDefault="006506E0" w:rsidP="00B34B48">
      <w:pPr>
        <w:pStyle w:val="Alg3"/>
        <w:numPr>
          <w:ilvl w:val="0"/>
          <w:numId w:val="549"/>
        </w:numPr>
      </w:pP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r w:rsidR="005E7156">
        <w:t xml:space="preserve"> </w:t>
      </w:r>
      <w:r w:rsidR="00D20B80">
        <w:t xml:space="preserve">Binding </w:t>
      </w:r>
      <w:r w:rsidR="00A113E2">
        <w:t>Initialisation</w:t>
      </w:r>
      <w:r w:rsidR="00D20B80">
        <w:t xml:space="preserve"> for</w:t>
      </w:r>
      <w:r w:rsidR="00D20B80" w:rsidRPr="004418C4">
        <w:t xml:space="preserve"> </w:t>
      </w:r>
      <w:r w:rsidR="009E67EA" w:rsidRPr="00675B74">
        <w:rPr>
          <w:rStyle w:val="bnf"/>
        </w:rPr>
        <w:t>BindingElement</w:t>
      </w:r>
      <w:r w:rsidR="009E67EA" w:rsidRPr="00675B74">
        <w:rPr>
          <w:rFonts w:cs="Arial"/>
          <w:i/>
          <w:vertAlign w:val="subscript"/>
        </w:rPr>
        <w:t xml:space="preserve"> </w:t>
      </w:r>
      <w:r w:rsidR="009E67EA" w:rsidRPr="00E77497">
        <w:t xml:space="preserve"> using </w:t>
      </w:r>
      <w:r w:rsidR="005E7156">
        <w:rPr>
          <w:i/>
        </w:rPr>
        <w:t>array</w:t>
      </w:r>
      <w:r w:rsidR="005D3876" w:rsidRPr="00E77497">
        <w:t xml:space="preserve">, </w:t>
      </w:r>
      <w:r w:rsidR="00F12460">
        <w:rPr>
          <w:i/>
        </w:rPr>
        <w:t>nextIndex</w:t>
      </w:r>
      <w:r w:rsidR="00F12460" w:rsidRPr="00E77497">
        <w:t>+</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9E67EA" w:rsidRPr="00E77497">
        <w:t xml:space="preserve">as </w:t>
      </w:r>
      <w:r w:rsidR="005E7156">
        <w:t>arguments</w:t>
      </w:r>
      <w:r w:rsidR="009E67EA" w:rsidRPr="00675B74">
        <w:t>.</w:t>
      </w:r>
    </w:p>
    <w:p w14:paraId="7FA70761" w14:textId="77777777" w:rsidR="00A37763" w:rsidRDefault="005715ED" w:rsidP="00EB121A">
      <w:pPr>
        <w:pStyle w:val="Alg2"/>
        <w:numPr>
          <w:ilvl w:val="0"/>
          <w:numId w:val="549"/>
        </w:numPr>
        <w:contextualSpacing/>
      </w:pPr>
      <w:r>
        <w:t>ReturnIfAbrupt(</w:t>
      </w:r>
      <w:r w:rsidR="006552DF">
        <w:rPr>
          <w:i/>
        </w:rPr>
        <w:t>status</w:t>
      </w:r>
      <w:r>
        <w:t>).</w:t>
      </w:r>
    </w:p>
    <w:p w14:paraId="45D31172" w14:textId="77777777" w:rsidR="009E67EA" w:rsidRPr="00E77497" w:rsidRDefault="009E67EA" w:rsidP="00B34B48">
      <w:pPr>
        <w:pStyle w:val="Alg3"/>
        <w:numPr>
          <w:ilvl w:val="0"/>
          <w:numId w:val="549"/>
        </w:numPr>
        <w:spacing w:after="220"/>
      </w:pPr>
      <w:r w:rsidRPr="00E77497">
        <w:t xml:space="preserve">Return </w:t>
      </w:r>
      <w:r w:rsidR="006552DF">
        <w:rPr>
          <w:i/>
        </w:rPr>
        <w:t>nextIndex</w:t>
      </w:r>
      <w:r w:rsidR="006552DF" w:rsidRPr="00E77497" w:rsidDel="006552DF">
        <w:rPr>
          <w:i/>
        </w:rPr>
        <w:t xml:space="preserve"> </w:t>
      </w:r>
      <w:r w:rsidRPr="00E77497">
        <w:t>+</w:t>
      </w:r>
      <w:r w:rsidRPr="00E77497">
        <w:rPr>
          <w:i/>
        </w:rPr>
        <w:t>skip</w:t>
      </w:r>
      <w:r w:rsidRPr="00E77497">
        <w:t>+1.</w:t>
      </w:r>
    </w:p>
    <w:p w14:paraId="4D5109F8" w14:textId="77777777" w:rsidR="00724A72" w:rsidRPr="00E77497" w:rsidRDefault="007E2957" w:rsidP="00C7794D">
      <w:pPr>
        <w:contextualSpacing/>
      </w:pPr>
      <w:r w:rsidRPr="00E77497">
        <w:rPr>
          <w:rStyle w:val="bnf"/>
        </w:rPr>
        <w:t xml:space="preserve">BindingElementList </w:t>
      </w:r>
      <w:r w:rsidRPr="00E77497">
        <w:rPr>
          <w:b/>
        </w:rPr>
        <w:t xml:space="preserve">: </w:t>
      </w:r>
      <w:r w:rsidRPr="00E77497">
        <w:rPr>
          <w:rStyle w:val="bnf"/>
        </w:rPr>
        <w:t xml:space="preserve">BindingElementList </w:t>
      </w:r>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p>
    <w:p w14:paraId="38F85AD7" w14:textId="77777777" w:rsidR="007E2957" w:rsidRPr="00675B74" w:rsidRDefault="007E2957" w:rsidP="00B34B48">
      <w:pPr>
        <w:pStyle w:val="Alg3"/>
        <w:numPr>
          <w:ilvl w:val="0"/>
          <w:numId w:val="550"/>
        </w:numPr>
      </w:pPr>
      <w:r w:rsidRPr="00E77497">
        <w:t xml:space="preserve">Let </w:t>
      </w:r>
      <w:r w:rsidRPr="00E77497">
        <w:rPr>
          <w:i/>
        </w:rPr>
        <w:t>listNext</w:t>
      </w:r>
      <w:r w:rsidRPr="00E77497">
        <w:t xml:space="preserve"> be the result of </w:t>
      </w:r>
      <w:r w:rsidR="005E7156">
        <w:t xml:space="preserve">performing Indexed Binding </w:t>
      </w:r>
      <w:r w:rsidR="00A113E2">
        <w:t>Initialisation</w:t>
      </w:r>
      <w:r w:rsidR="005E7156">
        <w:t xml:space="preserve"> for</w:t>
      </w:r>
      <w:r w:rsidRPr="00675B74">
        <w:t xml:space="preserve"> </w:t>
      </w:r>
      <w:r w:rsidRPr="00675B74">
        <w:rPr>
          <w:rStyle w:val="bnf"/>
        </w:rPr>
        <w:t xml:space="preserve">BindingElementList </w:t>
      </w:r>
      <w:r w:rsidRPr="00675B74">
        <w:t xml:space="preserve">using </w:t>
      </w:r>
      <w:r w:rsidR="00F12460" w:rsidRPr="00F12460">
        <w:rPr>
          <w:i/>
        </w:rPr>
        <w:t xml:space="preserve"> </w:t>
      </w:r>
      <w:r w:rsidR="00F12460">
        <w:rPr>
          <w:i/>
        </w:rPr>
        <w:t>array,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r w:rsidRPr="00E77497">
        <w:t xml:space="preserve">as </w:t>
      </w:r>
      <w:r w:rsidR="005E7156">
        <w:t>arguments.</w:t>
      </w:r>
    </w:p>
    <w:p w14:paraId="2AC1CB97" w14:textId="77777777" w:rsidR="00A37763" w:rsidRDefault="005715ED" w:rsidP="00EB121A">
      <w:pPr>
        <w:pStyle w:val="Alg2"/>
        <w:numPr>
          <w:ilvl w:val="0"/>
          <w:numId w:val="550"/>
        </w:numPr>
        <w:contextualSpacing/>
      </w:pPr>
      <w:r>
        <w:t>ReturnIfAbrupt(</w:t>
      </w:r>
      <w:r w:rsidR="006552DF" w:rsidRPr="00E77497">
        <w:rPr>
          <w:i/>
        </w:rPr>
        <w:t>listNext</w:t>
      </w:r>
      <w:r>
        <w:t>)</w:t>
      </w:r>
      <w:r w:rsidR="00A37763">
        <w:t>.</w:t>
      </w:r>
    </w:p>
    <w:p w14:paraId="67AC1F64" w14:textId="77777777" w:rsidR="007E2957" w:rsidRPr="00E77497" w:rsidRDefault="00766C2E" w:rsidP="00B34B48">
      <w:pPr>
        <w:pStyle w:val="Alg3"/>
        <w:numPr>
          <w:ilvl w:val="0"/>
          <w:numId w:val="550"/>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513D40BB" w14:textId="77777777" w:rsidR="007E2957" w:rsidRPr="00675B74" w:rsidRDefault="006506E0" w:rsidP="00B34B48">
      <w:pPr>
        <w:pStyle w:val="Alg3"/>
        <w:numPr>
          <w:ilvl w:val="0"/>
          <w:numId w:val="550"/>
        </w:numPr>
      </w:pPr>
      <w:r w:rsidRPr="006506E0">
        <w:t xml:space="preserve"> </w:t>
      </w: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r w:rsidR="005E7156">
        <w:t xml:space="preserve"> Binding </w:t>
      </w:r>
      <w:r w:rsidR="00A113E2">
        <w:t>Initialisation</w:t>
      </w:r>
      <w:r w:rsidR="005E7156">
        <w:t xml:space="preserve"> for</w:t>
      </w:r>
      <w:r w:rsidR="007E2957" w:rsidRPr="00675B74">
        <w:t xml:space="preserve"> </w:t>
      </w:r>
      <w:r w:rsidR="007E2957" w:rsidRPr="00675B74">
        <w:rPr>
          <w:rStyle w:val="bnf"/>
        </w:rPr>
        <w:t>BindingElement</w:t>
      </w:r>
      <w:r w:rsidR="007E2957" w:rsidRPr="00675B74">
        <w:rPr>
          <w:rFonts w:cs="Arial"/>
          <w:i/>
          <w:vertAlign w:val="subscript"/>
        </w:rPr>
        <w:t xml:space="preserve"> </w:t>
      </w:r>
      <w:r w:rsidR="007E2957" w:rsidRPr="00E77497">
        <w:t xml:space="preserve">using </w:t>
      </w:r>
      <w:r w:rsidR="005E7156">
        <w:rPr>
          <w:i/>
        </w:rPr>
        <w:t>array</w:t>
      </w:r>
      <w:r w:rsidR="001D3A4E" w:rsidRPr="00E77497">
        <w:t xml:space="preserve">, </w:t>
      </w:r>
      <w:r w:rsidR="007E2957" w:rsidRPr="00E77497">
        <w:t xml:space="preserve"> </w:t>
      </w:r>
      <w:r w:rsidR="007E2957" w:rsidRPr="00E77497">
        <w:rPr>
          <w:i/>
        </w:rPr>
        <w:t>listNext</w:t>
      </w:r>
      <w:r w:rsidR="007E2957" w:rsidRPr="00E77497">
        <w:t>+</w:t>
      </w:r>
      <w:r w:rsidR="007E2957" w:rsidRPr="00E77497">
        <w:rPr>
          <w:i/>
        </w:rPr>
        <w:t>skip</w:t>
      </w:r>
      <w:r w:rsidR="007E2957"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7E2957" w:rsidRPr="00E77497">
        <w:t xml:space="preserve">as </w:t>
      </w:r>
      <w:r w:rsidR="008C0F14">
        <w:t>arguments</w:t>
      </w:r>
      <w:r w:rsidR="007E2957" w:rsidRPr="00675B74">
        <w:t>.</w:t>
      </w:r>
    </w:p>
    <w:p w14:paraId="35E91403" w14:textId="77777777" w:rsidR="00A37763" w:rsidRDefault="005715ED" w:rsidP="00EB121A">
      <w:pPr>
        <w:pStyle w:val="Alg2"/>
        <w:numPr>
          <w:ilvl w:val="0"/>
          <w:numId w:val="550"/>
        </w:numPr>
        <w:contextualSpacing/>
      </w:pPr>
      <w:r>
        <w:t>ReturnIfAbrupt(</w:t>
      </w:r>
      <w:r w:rsidR="006552DF">
        <w:rPr>
          <w:i/>
        </w:rPr>
        <w:t>status</w:t>
      </w:r>
      <w:r>
        <w:t>)</w:t>
      </w:r>
      <w:r w:rsidR="00A37763">
        <w:t>.</w:t>
      </w:r>
    </w:p>
    <w:p w14:paraId="49B174E8" w14:textId="77777777" w:rsidR="00805896" w:rsidRPr="004418C4" w:rsidRDefault="007E2957" w:rsidP="00B34B48">
      <w:pPr>
        <w:pStyle w:val="Alg3"/>
        <w:numPr>
          <w:ilvl w:val="0"/>
          <w:numId w:val="550"/>
        </w:numPr>
        <w:spacing w:after="220"/>
      </w:pPr>
      <w:r w:rsidRPr="00E77497">
        <w:t xml:space="preserve">Return </w:t>
      </w:r>
      <w:r w:rsidR="006552DF" w:rsidRPr="00E77497">
        <w:rPr>
          <w:i/>
        </w:rPr>
        <w:t>listNext</w:t>
      </w:r>
      <w:r w:rsidR="006552DF" w:rsidRPr="00E77497" w:rsidDel="006552DF">
        <w:rPr>
          <w:i/>
        </w:rPr>
        <w:t xml:space="preserve"> </w:t>
      </w:r>
      <w:r w:rsidRPr="00E77497">
        <w:t>+</w:t>
      </w:r>
      <w:r w:rsidRPr="00E77497">
        <w:rPr>
          <w:i/>
        </w:rPr>
        <w:t>skip+</w:t>
      </w:r>
      <w:r w:rsidRPr="00E77497">
        <w:t>1.</w:t>
      </w:r>
    </w:p>
    <w:p w14:paraId="37DEBC80" w14:textId="77777777" w:rsidR="00243AB9" w:rsidRPr="00E77497" w:rsidRDefault="000709BD"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Fonts w:ascii="Times New Roman" w:hAnsi="Times New Roman"/>
          <w:i/>
        </w:rPr>
        <w:t>SingleNameBinding</w:t>
      </w:r>
      <w:r w:rsidRPr="00E77497">
        <w:t xml:space="preserve"> </w:t>
      </w:r>
    </w:p>
    <w:p w14:paraId="76F25AA1" w14:textId="77777777" w:rsidR="000709BD" w:rsidRPr="00E77497" w:rsidRDefault="00481DAC" w:rsidP="00B34B48">
      <w:pPr>
        <w:pStyle w:val="Alg3"/>
        <w:numPr>
          <w:ilvl w:val="0"/>
          <w:numId w:val="564"/>
        </w:numPr>
        <w:spacing w:after="220"/>
      </w:pPr>
      <w:r>
        <w:t>Return the result of p</w:t>
      </w:r>
      <w:r w:rsidRPr="004418C4">
        <w:t>erform</w:t>
      </w:r>
      <w:r>
        <w:t>ing</w:t>
      </w:r>
      <w:r w:rsidRPr="004418C4">
        <w:t xml:space="preserve"> </w:t>
      </w:r>
      <w:r w:rsidR="001C1CAB">
        <w:t xml:space="preserve">Keyed Binding </w:t>
      </w:r>
      <w:r w:rsidR="00A113E2">
        <w:t>Initialisation</w:t>
      </w:r>
      <w:r w:rsidR="001C1CAB">
        <w:t xml:space="preserve"> for</w:t>
      </w:r>
      <w:r w:rsidR="001C1CAB" w:rsidRPr="00675B74">
        <w:t xml:space="preserve"> </w:t>
      </w:r>
      <w:r w:rsidR="000709BD" w:rsidRPr="00E77497">
        <w:rPr>
          <w:i/>
        </w:rPr>
        <w:t>SingleNameBinding</w:t>
      </w:r>
      <w:r w:rsidR="000709BD" w:rsidRPr="00E77497">
        <w:t xml:space="preserve"> using  </w:t>
      </w:r>
      <w:r w:rsidR="00440001">
        <w:rPr>
          <w:rStyle w:val="bnf"/>
        </w:rPr>
        <w:t>array</w:t>
      </w:r>
      <w:r w:rsidR="000709BD" w:rsidRPr="00E77497">
        <w:t xml:space="preserve">, </w:t>
      </w:r>
      <w:r w:rsidR="00440001">
        <w:rPr>
          <w:i/>
        </w:rPr>
        <w:t>environment</w:t>
      </w:r>
      <w:r w:rsidR="00440001" w:rsidRPr="004418C4">
        <w:t>,</w:t>
      </w:r>
      <w:r w:rsidR="00440001">
        <w:t xml:space="preserve"> </w:t>
      </w:r>
      <w:r w:rsidR="000709BD" w:rsidRPr="00E77497">
        <w:t>and</w:t>
      </w:r>
      <w:r w:rsidR="00440001">
        <w:t xml:space="preserve"> ToString(</w:t>
      </w:r>
      <w:r w:rsidR="00217939" w:rsidRPr="004418C4">
        <w:rPr>
          <w:i/>
        </w:rPr>
        <w:t>nextIndex</w:t>
      </w:r>
      <w:r w:rsidR="00440001">
        <w:t>)</w:t>
      </w:r>
      <w:r w:rsidR="000709BD" w:rsidRPr="00E77497">
        <w:t xml:space="preserve"> as the arguments.</w:t>
      </w:r>
    </w:p>
    <w:p w14:paraId="4A8BD46A" w14:textId="77777777" w:rsidR="003F52AE" w:rsidRPr="00E77497" w:rsidRDefault="00A15A12"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14:paraId="7160BF25" w14:textId="77777777" w:rsidR="00DD66FD" w:rsidRDefault="00DD66FD" w:rsidP="00B34B48">
      <w:pPr>
        <w:pStyle w:val="Alg3"/>
        <w:numPr>
          <w:ilvl w:val="0"/>
          <w:numId w:val="566"/>
        </w:numPr>
        <w:tabs>
          <w:tab w:val="clear" w:pos="720"/>
          <w:tab w:val="num" w:pos="360"/>
        </w:tabs>
        <w:ind w:hanging="720"/>
      </w:pPr>
      <w:r w:rsidRPr="004418C4">
        <w:t xml:space="preserve">Let </w:t>
      </w:r>
      <w:r w:rsidRPr="004418C4">
        <w:rPr>
          <w:i/>
        </w:rPr>
        <w:t>P</w:t>
      </w:r>
      <w:r w:rsidRPr="004418C4">
        <w:t xml:space="preserve"> be ToString(</w:t>
      </w:r>
      <w:r w:rsidRPr="004418C4">
        <w:rPr>
          <w:i/>
        </w:rPr>
        <w:t>nextIndex</w:t>
      </w:r>
      <w:r w:rsidRPr="004418C4">
        <w:t>).</w:t>
      </w:r>
    </w:p>
    <w:p w14:paraId="2791EA13" w14:textId="77777777" w:rsidR="001019A2" w:rsidRDefault="001019A2" w:rsidP="001019A2">
      <w:pPr>
        <w:pStyle w:val="Alg3"/>
        <w:numPr>
          <w:ilvl w:val="0"/>
          <w:numId w:val="566"/>
        </w:numPr>
        <w:tabs>
          <w:tab w:val="clear" w:pos="720"/>
          <w:tab w:val="num" w:pos="360"/>
        </w:tabs>
        <w:ind w:hanging="720"/>
      </w:pPr>
      <w:r>
        <w:t xml:space="preserve">Let </w:t>
      </w:r>
      <w:r w:rsidRPr="002B1BC1">
        <w:rPr>
          <w:i/>
          <w:iCs/>
        </w:rPr>
        <w:t>exists</w:t>
      </w:r>
      <w:r>
        <w:t xml:space="preserve"> be the result of HasPropety(</w:t>
      </w:r>
      <w:r>
        <w:rPr>
          <w:i/>
          <w:iCs/>
        </w:rPr>
        <w:t>obj</w:t>
      </w:r>
      <w:r>
        <w:t xml:space="preserve">, </w:t>
      </w:r>
      <w:r w:rsidRPr="004418C4">
        <w:rPr>
          <w:i/>
        </w:rPr>
        <w:t>P</w:t>
      </w:r>
      <w:r>
        <w:t>).</w:t>
      </w:r>
    </w:p>
    <w:p w14:paraId="23CDA9A7" w14:textId="77777777" w:rsidR="001019A2" w:rsidRDefault="001019A2" w:rsidP="001019A2">
      <w:pPr>
        <w:pStyle w:val="Alg3"/>
        <w:numPr>
          <w:ilvl w:val="0"/>
          <w:numId w:val="566"/>
        </w:numPr>
        <w:tabs>
          <w:tab w:val="clear" w:pos="720"/>
          <w:tab w:val="num" w:pos="360"/>
        </w:tabs>
        <w:ind w:hanging="720"/>
      </w:pPr>
      <w:r>
        <w:t>ReturnIfAbrupt(</w:t>
      </w:r>
      <w:r>
        <w:rPr>
          <w:i/>
        </w:rPr>
        <w:t>exists</w:t>
      </w:r>
      <w:r>
        <w:t>).</w:t>
      </w:r>
    </w:p>
    <w:p w14:paraId="23F241D6" w14:textId="77777777" w:rsidR="001019A2" w:rsidRPr="00922A99" w:rsidRDefault="001019A2" w:rsidP="001019A2">
      <w:pPr>
        <w:pStyle w:val="Alg3"/>
        <w:numPr>
          <w:ilvl w:val="0"/>
          <w:numId w:val="566"/>
        </w:numPr>
        <w:tabs>
          <w:tab w:val="clear" w:pos="720"/>
          <w:tab w:val="num" w:pos="360"/>
        </w:tabs>
        <w:ind w:hanging="720"/>
      </w:pPr>
      <w:r>
        <w:t xml:space="preserve">If </w:t>
      </w:r>
      <w:r>
        <w:rPr>
          <w:i/>
          <w:iCs/>
        </w:rPr>
        <w:t>exists</w:t>
      </w:r>
      <w:r>
        <w:t xml:space="preserve"> is </w:t>
      </w:r>
      <w:r>
        <w:rPr>
          <w:b/>
          <w:bCs/>
        </w:rPr>
        <w:t>false</w:t>
      </w:r>
      <w:r w:rsidRPr="00922A99">
        <w:t>, then</w:t>
      </w:r>
    </w:p>
    <w:p w14:paraId="1FD4843D" w14:textId="77777777" w:rsidR="001019A2" w:rsidRDefault="001019A2" w:rsidP="00E74C84">
      <w:pPr>
        <w:pStyle w:val="Alg3"/>
        <w:numPr>
          <w:ilvl w:val="1"/>
          <w:numId w:val="566"/>
        </w:numPr>
        <w:tabs>
          <w:tab w:val="clear" w:pos="1440"/>
        </w:tabs>
        <w:ind w:left="720"/>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14:paraId="36E1D54D" w14:textId="77777777" w:rsidR="001019A2" w:rsidRPr="00324197" w:rsidRDefault="001019A2" w:rsidP="00E74C84">
      <w:pPr>
        <w:pStyle w:val="Alg3"/>
        <w:numPr>
          <w:ilvl w:val="1"/>
          <w:numId w:val="566"/>
        </w:numPr>
        <w:tabs>
          <w:tab w:val="clear" w:pos="1440"/>
          <w:tab w:val="num" w:pos="360"/>
        </w:tabs>
        <w:ind w:left="720"/>
      </w:pPr>
      <w:r w:rsidRPr="00324197">
        <w:t xml:space="preserve">Else, </w:t>
      </w:r>
      <w:r>
        <w:t xml:space="preserve">let </w:t>
      </w:r>
      <w:r>
        <w:rPr>
          <w:i/>
          <w:iCs/>
        </w:rPr>
        <w:t>v</w:t>
      </w:r>
      <w:r>
        <w:t xml:space="preserve"> be </w:t>
      </w:r>
      <w:r>
        <w:rPr>
          <w:b/>
          <w:bCs/>
        </w:rPr>
        <w:t>undefined</w:t>
      </w:r>
      <w:r>
        <w:t>.</w:t>
      </w:r>
    </w:p>
    <w:p w14:paraId="10C0CD35" w14:textId="77777777" w:rsidR="001019A2" w:rsidRDefault="001019A2" w:rsidP="001019A2">
      <w:pPr>
        <w:pStyle w:val="Alg3"/>
        <w:numPr>
          <w:ilvl w:val="0"/>
          <w:numId w:val="566"/>
        </w:numPr>
        <w:tabs>
          <w:tab w:val="clear" w:pos="720"/>
          <w:tab w:val="num" w:pos="360"/>
        </w:tabs>
        <w:ind w:hanging="720"/>
      </w:pPr>
      <w:r>
        <w:t xml:space="preserve">Else, </w:t>
      </w:r>
    </w:p>
    <w:p w14:paraId="4F8D22C0" w14:textId="77777777" w:rsidR="00A15A12" w:rsidRPr="00E77497" w:rsidRDefault="00A15A12" w:rsidP="00E74C84">
      <w:pPr>
        <w:pStyle w:val="Alg3"/>
        <w:numPr>
          <w:ilvl w:val="1"/>
          <w:numId w:val="566"/>
        </w:numPr>
        <w:tabs>
          <w:tab w:val="clear" w:pos="1440"/>
          <w:tab w:val="num" w:pos="360"/>
        </w:tabs>
        <w:ind w:left="720"/>
      </w:pPr>
      <w:r w:rsidRPr="00E77497">
        <w:t xml:space="preserve">Let </w:t>
      </w:r>
      <w:r w:rsidRPr="00E74C84">
        <w:rPr>
          <w:i/>
          <w:iCs/>
        </w:rPr>
        <w:t>v</w:t>
      </w:r>
      <w:r w:rsidRPr="00E77497">
        <w:t xml:space="preserve"> be the result of Get</w:t>
      </w:r>
      <w:r w:rsidR="00E63775">
        <w:t>(</w:t>
      </w:r>
      <w:r w:rsidR="003F7F32" w:rsidRPr="00E74C84">
        <w:rPr>
          <w:i/>
          <w:iCs/>
        </w:rPr>
        <w:t>array</w:t>
      </w:r>
      <w:r w:rsidR="00E63775">
        <w:t>,</w:t>
      </w:r>
      <w:r w:rsidR="003F7F32" w:rsidRPr="00E77497">
        <w:t xml:space="preserve"> </w:t>
      </w:r>
      <w:r w:rsidR="00217939" w:rsidRPr="00E74C84">
        <w:rPr>
          <w:i/>
          <w:iCs/>
        </w:rPr>
        <w:t>P</w:t>
      </w:r>
      <w:r w:rsidR="00E63775" w:rsidRPr="00E74C84">
        <w:t>)</w:t>
      </w:r>
      <w:r w:rsidRPr="00E77497">
        <w:t>.</w:t>
      </w:r>
    </w:p>
    <w:p w14:paraId="747AF7F0" w14:textId="77777777" w:rsidR="001E1845" w:rsidRDefault="001E1845" w:rsidP="00E74C84">
      <w:pPr>
        <w:pStyle w:val="Alg3"/>
        <w:numPr>
          <w:ilvl w:val="1"/>
          <w:numId w:val="566"/>
        </w:numPr>
        <w:tabs>
          <w:tab w:val="clear" w:pos="1440"/>
          <w:tab w:val="num" w:pos="360"/>
          <w:tab w:val="left" w:pos="1530"/>
        </w:tabs>
        <w:ind w:left="720"/>
      </w:pPr>
      <w:r>
        <w:t>ReturnIfAbrupt(</w:t>
      </w:r>
      <w:r w:rsidRPr="00E74C84">
        <w:rPr>
          <w:i/>
          <w:iCs/>
        </w:rPr>
        <w:t>v</w:t>
      </w:r>
      <w:r>
        <w:t>).</w:t>
      </w:r>
    </w:p>
    <w:p w14:paraId="2C86AA60" w14:textId="77777777" w:rsidR="00A15A12" w:rsidRPr="00E77497" w:rsidRDefault="00A15A12" w:rsidP="001E28FF">
      <w:pPr>
        <w:pStyle w:val="Alg3"/>
        <w:numPr>
          <w:ilvl w:val="0"/>
          <w:numId w:val="566"/>
        </w:numPr>
        <w:tabs>
          <w:tab w:val="clear" w:pos="720"/>
          <w:tab w:val="num" w:pos="360"/>
        </w:tabs>
        <w:ind w:hanging="720"/>
      </w:pPr>
      <w:r w:rsidRPr="00E77497">
        <w:t xml:space="preserve">If </w:t>
      </w:r>
      <w:r w:rsidRPr="00E77497">
        <w:rPr>
          <w:i/>
        </w:rPr>
        <w:t>Initialiser</w:t>
      </w:r>
      <w:r w:rsidRPr="00E77497">
        <w:rPr>
          <w:vertAlign w:val="subscript"/>
        </w:rPr>
        <w:t>opt</w:t>
      </w:r>
      <w:r w:rsidRPr="00E77497">
        <w:t xml:space="preserve"> is present</w:t>
      </w:r>
      <w:r w:rsidR="001E1845">
        <w:t xml:space="preserve"> and </w:t>
      </w:r>
      <w:r w:rsidR="001E1845" w:rsidRPr="001E28FF">
        <w:rPr>
          <w:i/>
        </w:rPr>
        <w:t>v</w:t>
      </w:r>
      <w:r w:rsidR="001E1845">
        <w:t xml:space="preserve"> is </w:t>
      </w:r>
      <w:r w:rsidR="001E1845" w:rsidRPr="001E28FF">
        <w:rPr>
          <w:b/>
        </w:rPr>
        <w:t>undefined</w:t>
      </w:r>
      <w:r w:rsidRPr="00E77497">
        <w:t>, then</w:t>
      </w:r>
    </w:p>
    <w:p w14:paraId="4542E5D6" w14:textId="77777777" w:rsidR="001E28FF" w:rsidRPr="00E77497" w:rsidRDefault="001E28FF" w:rsidP="001E28FF">
      <w:pPr>
        <w:pStyle w:val="Alg3"/>
        <w:numPr>
          <w:ilvl w:val="1"/>
          <w:numId w:val="556"/>
        </w:numPr>
        <w:tabs>
          <w:tab w:val="clear" w:pos="1080"/>
          <w:tab w:val="num" w:pos="720"/>
        </w:tabs>
        <w:ind w:left="720"/>
      </w:pPr>
      <w:r w:rsidRPr="00E77497">
        <w:t xml:space="preserve">Let </w:t>
      </w:r>
      <w:r w:rsidRPr="001E28FF">
        <w:rPr>
          <w:i/>
        </w:rPr>
        <w:t>defaultValue</w:t>
      </w:r>
      <w:r w:rsidRPr="00E77497">
        <w:t xml:space="preserve"> be the result of evaluating</w:t>
      </w:r>
      <w:r w:rsidRPr="001E28FF">
        <w:t xml:space="preserve"> </w:t>
      </w:r>
      <w:r w:rsidRPr="001E28FF">
        <w:rPr>
          <w:i/>
        </w:rPr>
        <w:t>Initialiser</w:t>
      </w:r>
      <w:r w:rsidRPr="00E77497">
        <w:t>.</w:t>
      </w:r>
    </w:p>
    <w:p w14:paraId="32782F17" w14:textId="77777777" w:rsidR="001E28FF" w:rsidRDefault="001E28FF" w:rsidP="00670C0D">
      <w:pPr>
        <w:pStyle w:val="Alg3"/>
        <w:numPr>
          <w:ilvl w:val="1"/>
          <w:numId w:val="556"/>
        </w:numPr>
        <w:tabs>
          <w:tab w:val="clear" w:pos="1080"/>
          <w:tab w:val="num" w:pos="720"/>
        </w:tabs>
        <w:ind w:left="720"/>
      </w:pPr>
      <w:r>
        <w:t xml:space="preserve">Let </w:t>
      </w:r>
      <w:r w:rsidRPr="001E28FF">
        <w:rPr>
          <w:i/>
        </w:rPr>
        <w:t>v</w:t>
      </w:r>
      <w:r>
        <w:t xml:space="preserve"> be </w:t>
      </w:r>
      <w:r w:rsidR="003F2BDA">
        <w:t>GetValue(</w:t>
      </w:r>
      <w:r w:rsidRPr="001E28FF">
        <w:rPr>
          <w:i/>
        </w:rPr>
        <w:t>defaultValue</w:t>
      </w:r>
      <w:r w:rsidR="003F2BDA">
        <w:rPr>
          <w:iCs/>
        </w:rPr>
        <w:t>)</w:t>
      </w:r>
      <w:r>
        <w:t>.</w:t>
      </w:r>
    </w:p>
    <w:p w14:paraId="47B351DB" w14:textId="77777777" w:rsidR="00EB121A" w:rsidRDefault="00725391" w:rsidP="00E74C84">
      <w:pPr>
        <w:pStyle w:val="Alg3"/>
        <w:numPr>
          <w:ilvl w:val="1"/>
          <w:numId w:val="556"/>
        </w:numPr>
        <w:tabs>
          <w:tab w:val="clear" w:pos="1080"/>
          <w:tab w:val="num" w:pos="720"/>
        </w:tabs>
        <w:ind w:left="720"/>
      </w:pPr>
      <w:r>
        <w:t>ReturnIfAbrupt(</w:t>
      </w:r>
      <w:r w:rsidRPr="00E74C84">
        <w:rPr>
          <w:i/>
          <w:iCs/>
        </w:rPr>
        <w:t>v</w:t>
      </w:r>
      <w:r>
        <w:t>).</w:t>
      </w:r>
    </w:p>
    <w:p w14:paraId="455829DB" w14:textId="77777777" w:rsidR="00670C0D" w:rsidRDefault="00670C0D" w:rsidP="00E74C84">
      <w:pPr>
        <w:pStyle w:val="Alg4"/>
        <w:numPr>
          <w:ilvl w:val="0"/>
          <w:numId w:val="556"/>
        </w:numPr>
      </w:pPr>
      <w:r>
        <w:t>If Type(</w:t>
      </w:r>
      <w:r>
        <w:rPr>
          <w:i/>
          <w:iCs/>
        </w:rPr>
        <w:t>v</w:t>
      </w:r>
      <w:r>
        <w:t xml:space="preserve">) is not Object, then throw a </w:t>
      </w:r>
      <w:r w:rsidRPr="002B1BC1">
        <w:rPr>
          <w:b/>
          <w:bCs/>
        </w:rPr>
        <w:t>TypeError</w:t>
      </w:r>
      <w:r>
        <w:t xml:space="preserve"> exception.</w:t>
      </w:r>
    </w:p>
    <w:p w14:paraId="624A9498" w14:textId="77777777" w:rsidR="000709BD" w:rsidRPr="00E77497" w:rsidRDefault="00481DAC" w:rsidP="00B34B48">
      <w:pPr>
        <w:pStyle w:val="Alg2"/>
        <w:numPr>
          <w:ilvl w:val="0"/>
          <w:numId w:val="566"/>
        </w:numPr>
        <w:tabs>
          <w:tab w:val="clear" w:pos="720"/>
          <w:tab w:val="num" w:pos="360"/>
        </w:tabs>
        <w:spacing w:after="220"/>
        <w:ind w:hanging="720"/>
      </w:pPr>
      <w:r>
        <w:t>Return the result of p</w:t>
      </w:r>
      <w:r w:rsidRPr="004418C4">
        <w:t>erform</w:t>
      </w:r>
      <w:r>
        <w:t>ing</w:t>
      </w:r>
      <w:r w:rsidRPr="004418C4">
        <w:t xml:space="preserve"> </w:t>
      </w:r>
      <w:r w:rsidR="004A2653" w:rsidRPr="004418C4">
        <w:t xml:space="preserve">Binding </w:t>
      </w:r>
      <w:r w:rsidR="00A113E2">
        <w:t>Initialisation</w:t>
      </w:r>
      <w:r w:rsidR="004A2653" w:rsidRPr="004418C4">
        <w:t xml:space="preserve"> for </w:t>
      </w:r>
      <w:r w:rsidR="00A15A12" w:rsidRPr="00E77497">
        <w:rPr>
          <w:i/>
        </w:rPr>
        <w:t>BindingPattern</w:t>
      </w:r>
      <w:r w:rsidR="00A15A12" w:rsidRPr="00E77497">
        <w:t xml:space="preserve"> passing </w:t>
      </w:r>
      <w:r w:rsidR="004A2653">
        <w:rPr>
          <w:i/>
        </w:rPr>
        <w:t>v</w:t>
      </w:r>
      <w:r w:rsidR="004A2653" w:rsidRPr="004418C4">
        <w:t xml:space="preserve"> </w:t>
      </w:r>
      <w:r w:rsidR="00A15A12" w:rsidRPr="00E77497">
        <w:t xml:space="preserve">and </w:t>
      </w:r>
      <w:r w:rsidR="004A2653">
        <w:rPr>
          <w:i/>
        </w:rPr>
        <w:t xml:space="preserve">environment </w:t>
      </w:r>
      <w:r w:rsidR="00A15A12" w:rsidRPr="00E77497">
        <w:t>as arguments.</w:t>
      </w:r>
    </w:p>
    <w:p w14:paraId="6233637C" w14:textId="77777777" w:rsidR="00675B74" w:rsidRPr="004418C4" w:rsidRDefault="00675B74" w:rsidP="00C1136A">
      <w:pPr>
        <w:contextualSpacing/>
      </w:pPr>
      <w:r w:rsidRPr="004418C4">
        <w:rPr>
          <w:rStyle w:val="bnf"/>
        </w:rPr>
        <w:t xml:space="preserve">BindingRestElement </w:t>
      </w:r>
      <w:r w:rsidRPr="00145775">
        <w:rPr>
          <w:b/>
          <w:bCs/>
        </w:rPr>
        <w:t>:</w:t>
      </w:r>
      <w:r w:rsidRPr="004418C4">
        <w:t xml:space="preserve"> </w:t>
      </w:r>
      <w:r w:rsidR="00C1136A" w:rsidRPr="00145775">
        <w:rPr>
          <w:rFonts w:ascii="Courier New" w:hAnsi="Courier New" w:cs="Courier New"/>
          <w:b/>
        </w:rPr>
        <w:t>...</w:t>
      </w:r>
      <w:r w:rsidRPr="004418C4">
        <w:rPr>
          <w:b/>
        </w:rPr>
        <w:t xml:space="preserve"> </w:t>
      </w:r>
      <w:r w:rsidR="00C1136A">
        <w:rPr>
          <w:b/>
        </w:rPr>
        <w:t xml:space="preserve"> </w:t>
      </w:r>
      <w:r w:rsidRPr="004418C4">
        <w:rPr>
          <w:rStyle w:val="bnf"/>
        </w:rPr>
        <w:t>BindingIdentifier</w:t>
      </w:r>
      <w:r w:rsidRPr="004418C4">
        <w:t xml:space="preserve"> </w:t>
      </w:r>
    </w:p>
    <w:p w14:paraId="687C64D6" w14:textId="77777777" w:rsidR="00675B74" w:rsidRPr="004418C4" w:rsidRDefault="00675B74" w:rsidP="00E74C84">
      <w:pPr>
        <w:pStyle w:val="Alg3"/>
        <w:numPr>
          <w:ilvl w:val="0"/>
          <w:numId w:val="1539"/>
        </w:numPr>
      </w:pPr>
      <w:r w:rsidRPr="004418C4">
        <w:t xml:space="preserve">Let </w:t>
      </w:r>
      <w:r w:rsidRPr="004418C4">
        <w:rPr>
          <w:i/>
        </w:rPr>
        <w:t>A</w:t>
      </w:r>
      <w:r w:rsidRPr="004418C4">
        <w:t xml:space="preserve"> be </w:t>
      </w:r>
      <w:r w:rsidR="00F44A1F">
        <w:t>the result of the abstract operation ArrayCreate with argument 0</w:t>
      </w:r>
      <w:r w:rsidRPr="004418C4">
        <w:t>.</w:t>
      </w:r>
    </w:p>
    <w:p w14:paraId="073548F3" w14:textId="77777777" w:rsidR="002A015C" w:rsidRPr="00E77497" w:rsidRDefault="002A015C" w:rsidP="00E74C84">
      <w:pPr>
        <w:pStyle w:val="Alg3"/>
        <w:numPr>
          <w:ilvl w:val="0"/>
          <w:numId w:val="1539"/>
        </w:numPr>
      </w:pPr>
      <w:r w:rsidRPr="00E77497">
        <w:t xml:space="preserve">Let </w:t>
      </w:r>
      <w:r w:rsidRPr="00E77497">
        <w:rPr>
          <w:i/>
        </w:rPr>
        <w:t>lenVal</w:t>
      </w:r>
      <w:r w:rsidRPr="00E77497">
        <w:t xml:space="preserve"> be the result of Get</w:t>
      </w:r>
      <w:r w:rsidR="00E63775">
        <w:t>(</w:t>
      </w:r>
      <w:r w:rsidR="000D108B">
        <w:rPr>
          <w:i/>
        </w:rPr>
        <w:t>array</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Pr="00966F28">
        <w:t>.</w:t>
      </w:r>
    </w:p>
    <w:p w14:paraId="223C58A3" w14:textId="77777777" w:rsidR="002A015C" w:rsidRPr="00E77497" w:rsidRDefault="002A015C" w:rsidP="00E74C84">
      <w:pPr>
        <w:pStyle w:val="Alg3"/>
        <w:numPr>
          <w:ilvl w:val="0"/>
          <w:numId w:val="1539"/>
        </w:numPr>
      </w:pPr>
      <w:r w:rsidRPr="00E77497">
        <w:t xml:space="preserve">Let </w:t>
      </w:r>
      <w:r w:rsidR="000D108B">
        <w:rPr>
          <w:i/>
        </w:rPr>
        <w:t>arrayLength</w:t>
      </w:r>
      <w:r w:rsidRPr="00E77497">
        <w:t xml:space="preserve"> be To</w:t>
      </w:r>
      <w:r w:rsidR="001A616E">
        <w:t>Length</w:t>
      </w:r>
      <w:r w:rsidRPr="00E77497">
        <w:t>(</w:t>
      </w:r>
      <w:r w:rsidRPr="00E77497">
        <w:rPr>
          <w:i/>
        </w:rPr>
        <w:t>lenVal</w:t>
      </w:r>
      <w:r w:rsidRPr="00E77497">
        <w:t>).</w:t>
      </w:r>
    </w:p>
    <w:p w14:paraId="00212E33" w14:textId="77777777" w:rsidR="00A37763" w:rsidRDefault="00725391" w:rsidP="00E74C84">
      <w:pPr>
        <w:pStyle w:val="Alg2"/>
        <w:numPr>
          <w:ilvl w:val="0"/>
          <w:numId w:val="1539"/>
        </w:numPr>
        <w:contextualSpacing/>
      </w:pPr>
      <w:r>
        <w:t>ReturnIfAbrupt(</w:t>
      </w:r>
      <w:r>
        <w:rPr>
          <w:i/>
        </w:rPr>
        <w:t>arrayLength</w:t>
      </w:r>
      <w:r>
        <w:t>).</w:t>
      </w:r>
    </w:p>
    <w:p w14:paraId="13F60ADC" w14:textId="77777777" w:rsidR="00675B74" w:rsidRPr="004418C4" w:rsidRDefault="00675B74" w:rsidP="00E74C84">
      <w:pPr>
        <w:pStyle w:val="Alg3"/>
        <w:numPr>
          <w:ilvl w:val="0"/>
          <w:numId w:val="1539"/>
        </w:numPr>
      </w:pPr>
      <w:r w:rsidRPr="004418C4">
        <w:t xml:space="preserve">Let </w:t>
      </w:r>
      <w:r w:rsidRPr="004418C4">
        <w:rPr>
          <w:i/>
        </w:rPr>
        <w:t>n</w:t>
      </w:r>
      <w:r w:rsidRPr="004418C4">
        <w:t>=0</w:t>
      </w:r>
      <w:r w:rsidR="00DD66FD">
        <w:t>.</w:t>
      </w:r>
    </w:p>
    <w:p w14:paraId="610B5377" w14:textId="77777777" w:rsidR="00DD66FD" w:rsidRDefault="00DD66FD" w:rsidP="00E74C84">
      <w:pPr>
        <w:pStyle w:val="Alg3"/>
        <w:numPr>
          <w:ilvl w:val="0"/>
          <w:numId w:val="1539"/>
        </w:numPr>
      </w:pPr>
      <w:r>
        <w:t xml:space="preserve">Let </w:t>
      </w:r>
      <w:r w:rsidRPr="00C7794D">
        <w:rPr>
          <w:i/>
        </w:rPr>
        <w:t>index</w:t>
      </w:r>
      <w:r>
        <w:t xml:space="preserve"> = </w:t>
      </w:r>
      <w:r w:rsidRPr="00C7794D">
        <w:rPr>
          <w:i/>
        </w:rPr>
        <w:t>nextIndex</w:t>
      </w:r>
      <w:r>
        <w:t>.</w:t>
      </w:r>
    </w:p>
    <w:p w14:paraId="0A8DF79F" w14:textId="77777777" w:rsidR="00675B74" w:rsidRPr="004418C4" w:rsidRDefault="00675B74" w:rsidP="00E74C84">
      <w:pPr>
        <w:pStyle w:val="Alg3"/>
        <w:numPr>
          <w:ilvl w:val="0"/>
          <w:numId w:val="1539"/>
        </w:numPr>
      </w:pPr>
      <w:r w:rsidRPr="004418C4">
        <w:t xml:space="preserve">Repeat, while </w:t>
      </w:r>
      <w:r w:rsidRPr="004418C4">
        <w:rPr>
          <w:i/>
        </w:rPr>
        <w:t>index</w:t>
      </w:r>
      <w:r w:rsidRPr="004418C4">
        <w:t xml:space="preserve"> &lt; </w:t>
      </w:r>
      <w:r w:rsidR="006A7D66">
        <w:rPr>
          <w:i/>
        </w:rPr>
        <w:t>arrayLength</w:t>
      </w:r>
    </w:p>
    <w:p w14:paraId="03615054" w14:textId="77777777" w:rsidR="00675B74" w:rsidRPr="004418C4" w:rsidRDefault="00675B74" w:rsidP="00E74C84">
      <w:pPr>
        <w:pStyle w:val="Alg3"/>
        <w:numPr>
          <w:ilvl w:val="1"/>
          <w:numId w:val="1539"/>
        </w:numPr>
        <w:ind w:left="720"/>
      </w:pPr>
      <w:r w:rsidRPr="004418C4">
        <w:t xml:space="preserve">Let </w:t>
      </w:r>
      <w:r w:rsidRPr="004418C4">
        <w:rPr>
          <w:i/>
        </w:rPr>
        <w:t>P</w:t>
      </w:r>
      <w:r w:rsidRPr="004418C4">
        <w:t xml:space="preserve"> be ToString(</w:t>
      </w:r>
      <w:r w:rsidRPr="004418C4">
        <w:rPr>
          <w:i/>
        </w:rPr>
        <w:t>index</w:t>
      </w:r>
      <w:r w:rsidRPr="004418C4">
        <w:t>).</w:t>
      </w:r>
    </w:p>
    <w:p w14:paraId="47535785" w14:textId="77777777" w:rsidR="00675B74" w:rsidRPr="004418C4" w:rsidRDefault="00675B74" w:rsidP="00E74C84">
      <w:pPr>
        <w:pStyle w:val="Alg3"/>
        <w:numPr>
          <w:ilvl w:val="1"/>
          <w:numId w:val="1539"/>
        </w:numPr>
        <w:ind w:left="720"/>
      </w:pPr>
      <w:r w:rsidRPr="004418C4">
        <w:t xml:space="preserve">Let </w:t>
      </w:r>
      <w:r w:rsidRPr="004418C4">
        <w:rPr>
          <w:i/>
        </w:rPr>
        <w:t>exists</w:t>
      </w:r>
      <w:r w:rsidRPr="004418C4">
        <w:t xml:space="preserve"> be the result of </w:t>
      </w:r>
      <w:r w:rsidR="00542A13">
        <w:t>HasProperty(</w:t>
      </w:r>
      <w:r w:rsidR="006A7D66">
        <w:rPr>
          <w:i/>
        </w:rPr>
        <w:t>array</w:t>
      </w:r>
      <w:r w:rsidR="00542A13">
        <w:t>,</w:t>
      </w:r>
      <w:r w:rsidRPr="004418C4">
        <w:t xml:space="preserve"> </w:t>
      </w:r>
      <w:r w:rsidRPr="004418C4">
        <w:rPr>
          <w:i/>
        </w:rPr>
        <w:t>P</w:t>
      </w:r>
      <w:r w:rsidR="00542A13">
        <w:rPr>
          <w:iCs/>
        </w:rPr>
        <w:t>)</w:t>
      </w:r>
      <w:r w:rsidRPr="004418C4">
        <w:t>.</w:t>
      </w:r>
    </w:p>
    <w:p w14:paraId="63515B36" w14:textId="77777777" w:rsidR="000950D9" w:rsidRDefault="000950D9" w:rsidP="00E74C84">
      <w:pPr>
        <w:pStyle w:val="Alg3"/>
        <w:numPr>
          <w:ilvl w:val="1"/>
          <w:numId w:val="1539"/>
        </w:numPr>
        <w:ind w:left="720"/>
      </w:pPr>
      <w:r>
        <w:t>ReturnIfAbrupt(</w:t>
      </w:r>
      <w:r w:rsidRPr="006A10C6">
        <w:rPr>
          <w:i/>
          <w:iCs/>
        </w:rPr>
        <w:t>exists</w:t>
      </w:r>
      <w:r>
        <w:t>).</w:t>
      </w:r>
    </w:p>
    <w:p w14:paraId="432514E9" w14:textId="77777777" w:rsidR="00675B74" w:rsidRPr="004418C4" w:rsidRDefault="00675B74" w:rsidP="00E74C84">
      <w:pPr>
        <w:pStyle w:val="Alg3"/>
        <w:numPr>
          <w:ilvl w:val="1"/>
          <w:numId w:val="1539"/>
        </w:numPr>
        <w:ind w:left="720"/>
      </w:pPr>
      <w:r w:rsidRPr="004418C4">
        <w:t xml:space="preserve">If </w:t>
      </w:r>
      <w:r w:rsidRPr="004418C4">
        <w:rPr>
          <w:i/>
        </w:rPr>
        <w:t>exists</w:t>
      </w:r>
      <w:r w:rsidRPr="004418C4">
        <w:t xml:space="preserve"> is </w:t>
      </w:r>
      <w:r w:rsidRPr="004418C4">
        <w:rPr>
          <w:b/>
        </w:rPr>
        <w:t>true</w:t>
      </w:r>
      <w:r w:rsidRPr="004418C4">
        <w:t>, then</w:t>
      </w:r>
    </w:p>
    <w:p w14:paraId="00A016E0" w14:textId="77777777" w:rsidR="00675B74" w:rsidRPr="004418C4" w:rsidRDefault="00675B74" w:rsidP="008F7A25">
      <w:pPr>
        <w:pStyle w:val="Alg3"/>
        <w:numPr>
          <w:ilvl w:val="2"/>
          <w:numId w:val="1539"/>
        </w:numPr>
        <w:ind w:left="990" w:hanging="180"/>
      </w:pPr>
      <w:r w:rsidRPr="004418C4">
        <w:t xml:space="preserve">Let </w:t>
      </w:r>
      <w:r w:rsidRPr="004418C4">
        <w:rPr>
          <w:i/>
        </w:rPr>
        <w:t>v</w:t>
      </w:r>
      <w:r w:rsidRPr="004418C4">
        <w:t xml:space="preserve"> be the result of Get</w:t>
      </w:r>
      <w:r w:rsidR="007805B0">
        <w:t>(</w:t>
      </w:r>
      <w:r w:rsidR="006A7D66">
        <w:rPr>
          <w:i/>
        </w:rPr>
        <w:t>array</w:t>
      </w:r>
      <w:r w:rsidR="007805B0">
        <w:t>,</w:t>
      </w:r>
      <w:r w:rsidRPr="004418C4">
        <w:t xml:space="preserve"> </w:t>
      </w:r>
      <w:r w:rsidRPr="004418C4">
        <w:rPr>
          <w:i/>
        </w:rPr>
        <w:t>P</w:t>
      </w:r>
      <w:r w:rsidR="007805B0">
        <w:t>)</w:t>
      </w:r>
      <w:r w:rsidRPr="004418C4">
        <w:t>.</w:t>
      </w:r>
    </w:p>
    <w:p w14:paraId="189A35E4" w14:textId="77777777" w:rsidR="00A37763" w:rsidRDefault="00992271" w:rsidP="008F7A25">
      <w:pPr>
        <w:pStyle w:val="Alg2"/>
        <w:numPr>
          <w:ilvl w:val="2"/>
          <w:numId w:val="1539"/>
        </w:numPr>
        <w:ind w:hanging="990"/>
        <w:contextualSpacing/>
      </w:pPr>
      <w:r>
        <w:t>ReturnIfAbrupt(</w:t>
      </w:r>
      <w:r w:rsidRPr="00D5580A">
        <w:rPr>
          <w:i/>
        </w:rPr>
        <w:t>v</w:t>
      </w:r>
      <w:r>
        <w:t>)</w:t>
      </w:r>
      <w:r w:rsidR="00A37763">
        <w:t>.</w:t>
      </w:r>
    </w:p>
    <w:p w14:paraId="6F122D3D" w14:textId="77777777" w:rsidR="00675B74" w:rsidRPr="004418C4" w:rsidRDefault="00675B74" w:rsidP="008F7A25">
      <w:pPr>
        <w:pStyle w:val="Alg3"/>
        <w:numPr>
          <w:ilvl w:val="2"/>
          <w:numId w:val="1539"/>
        </w:numPr>
        <w:ind w:left="990" w:hanging="18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14:paraId="275E7875" w14:textId="77777777" w:rsidR="00675B74" w:rsidRPr="004418C4" w:rsidRDefault="00675B74" w:rsidP="008F7A25">
      <w:pPr>
        <w:pStyle w:val="Alg3"/>
        <w:numPr>
          <w:ilvl w:val="1"/>
          <w:numId w:val="1539"/>
        </w:numPr>
        <w:ind w:hanging="720"/>
      </w:pPr>
      <w:r w:rsidRPr="004418C4">
        <w:t xml:space="preserve">Let </w:t>
      </w:r>
      <w:r w:rsidRPr="004418C4">
        <w:rPr>
          <w:i/>
        </w:rPr>
        <w:t>n</w:t>
      </w:r>
      <w:r w:rsidRPr="004418C4">
        <w:t xml:space="preserve"> = </w:t>
      </w:r>
      <w:r w:rsidRPr="004418C4">
        <w:rPr>
          <w:i/>
        </w:rPr>
        <w:t>n</w:t>
      </w:r>
      <w:r w:rsidRPr="004418C4">
        <w:t>+1.</w:t>
      </w:r>
    </w:p>
    <w:p w14:paraId="6E3FE2F6" w14:textId="77777777" w:rsidR="00675B74" w:rsidRPr="004418C4" w:rsidRDefault="00675B74" w:rsidP="008F7A25">
      <w:pPr>
        <w:pStyle w:val="Alg3"/>
        <w:numPr>
          <w:ilvl w:val="1"/>
          <w:numId w:val="1539"/>
        </w:numPr>
        <w:ind w:hanging="720"/>
      </w:pPr>
      <w:r w:rsidRPr="004418C4">
        <w:t xml:space="preserve">Let </w:t>
      </w:r>
      <w:r w:rsidRPr="004418C4">
        <w:rPr>
          <w:i/>
        </w:rPr>
        <w:t>index</w:t>
      </w:r>
      <w:r w:rsidRPr="004418C4">
        <w:t xml:space="preserve"> = </w:t>
      </w:r>
      <w:r w:rsidRPr="004418C4">
        <w:rPr>
          <w:i/>
        </w:rPr>
        <w:t>index</w:t>
      </w:r>
      <w:r w:rsidRPr="004418C4">
        <w:t>+1.</w:t>
      </w:r>
    </w:p>
    <w:p w14:paraId="23F2FBFE" w14:textId="77777777" w:rsidR="00675B74" w:rsidRPr="004418C4" w:rsidRDefault="00481DAC" w:rsidP="008F7A25">
      <w:pPr>
        <w:pStyle w:val="Alg3"/>
        <w:numPr>
          <w:ilvl w:val="0"/>
          <w:numId w:val="1539"/>
        </w:numPr>
        <w:spacing w:after="240"/>
      </w:pPr>
      <w:r>
        <w:t>Return the result of p</w:t>
      </w:r>
      <w:r w:rsidRPr="004418C4">
        <w:t>erform</w:t>
      </w:r>
      <w:r>
        <w:t>ing</w:t>
      </w:r>
      <w:r w:rsidRPr="004418C4">
        <w:t xml:space="preserve"> </w:t>
      </w:r>
      <w:r w:rsidR="00675B74" w:rsidRPr="004418C4">
        <w:t xml:space="preserve">Binding </w:t>
      </w:r>
      <w:r w:rsidR="00A113E2">
        <w:t>Initialisation</w:t>
      </w:r>
      <w:r w:rsidR="00675B74" w:rsidRPr="004418C4">
        <w:t xml:space="preserve"> for </w:t>
      </w:r>
      <w:r w:rsidR="00675B74" w:rsidRPr="004418C4">
        <w:rPr>
          <w:i/>
        </w:rPr>
        <w:t>BindingIdentif</w:t>
      </w:r>
      <w:r w:rsidR="00B048D2">
        <w:rPr>
          <w:i/>
        </w:rPr>
        <w:t>i</w:t>
      </w:r>
      <w:r w:rsidR="00675B74" w:rsidRPr="004418C4">
        <w:rPr>
          <w:i/>
        </w:rPr>
        <w:t>er</w:t>
      </w:r>
      <w:r w:rsidR="00675B74" w:rsidRPr="004418C4">
        <w:t xml:space="preserve"> using </w:t>
      </w:r>
      <w:r w:rsidR="00B048D2">
        <w:rPr>
          <w:i/>
        </w:rPr>
        <w:t>A</w:t>
      </w:r>
      <w:r w:rsidR="00675B74" w:rsidRPr="004418C4">
        <w:t xml:space="preserve"> and </w:t>
      </w:r>
      <w:r w:rsidR="00675B74">
        <w:rPr>
          <w:i/>
        </w:rPr>
        <w:t xml:space="preserve">environment </w:t>
      </w:r>
      <w:r w:rsidR="00675B74">
        <w:t>as arguments</w:t>
      </w:r>
      <w:r w:rsidR="00675B74" w:rsidRPr="004418C4">
        <w:t>.</w:t>
      </w:r>
    </w:p>
    <w:p w14:paraId="3BBA063B" w14:textId="77777777" w:rsidR="00675B74" w:rsidRDefault="00675B74" w:rsidP="00675B74">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 xml:space="preserve">Binding </w:t>
      </w:r>
      <w:r w:rsidR="00A113E2">
        <w:rPr>
          <w:rFonts w:ascii="Helvetica" w:hAnsi="Helvetica"/>
          <w:b/>
          <w:spacing w:val="6"/>
        </w:rPr>
        <w:t>Initialisation</w:t>
      </w:r>
    </w:p>
    <w:p w14:paraId="6A8DDFCB" w14:textId="77777777" w:rsidR="00675B74" w:rsidRPr="004418C4" w:rsidRDefault="00675B74" w:rsidP="00675B74">
      <w:pPr>
        <w:ind w:left="360"/>
      </w:pPr>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p>
    <w:p w14:paraId="5FCF7132" w14:textId="77777777" w:rsidR="00675B74" w:rsidRPr="008E00F6" w:rsidRDefault="00675B74"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14:paraId="34366E12" w14:textId="77777777" w:rsidR="00FD6556" w:rsidRPr="00E77497" w:rsidRDefault="00FD6556" w:rsidP="00FD6556">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000D108B">
        <w:rPr>
          <w:rStyle w:val="bnf"/>
        </w:rPr>
        <w:t xml:space="preserve">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14:paraId="27297963" w14:textId="77777777" w:rsidR="002B1BC1" w:rsidRDefault="002B1BC1" w:rsidP="002B1BC1">
      <w:pPr>
        <w:pStyle w:val="Alg3"/>
        <w:numPr>
          <w:ilvl w:val="0"/>
          <w:numId w:val="918"/>
        </w:numPr>
      </w:pPr>
      <w:r>
        <w:t xml:space="preserve">Let </w:t>
      </w:r>
      <w:r w:rsidRPr="002B1BC1">
        <w:rPr>
          <w:i/>
          <w:iCs/>
        </w:rPr>
        <w:t>exists</w:t>
      </w:r>
      <w:r>
        <w:t xml:space="preserve"> be the result of HasPropety(</w:t>
      </w:r>
      <w:r>
        <w:rPr>
          <w:i/>
          <w:iCs/>
        </w:rPr>
        <w:t>obj</w:t>
      </w:r>
      <w:r>
        <w:t xml:space="preserve">, </w:t>
      </w:r>
      <w:r>
        <w:rPr>
          <w:i/>
          <w:iCs/>
        </w:rPr>
        <w:t>propertyName</w:t>
      </w:r>
      <w:r>
        <w:t>).</w:t>
      </w:r>
    </w:p>
    <w:p w14:paraId="7D22A46D" w14:textId="77777777" w:rsidR="002B1BC1" w:rsidRDefault="002B1BC1" w:rsidP="002B1BC1">
      <w:pPr>
        <w:pStyle w:val="Alg3"/>
        <w:numPr>
          <w:ilvl w:val="0"/>
          <w:numId w:val="918"/>
        </w:numPr>
      </w:pPr>
      <w:r>
        <w:t>ReturnIfAbrupt(</w:t>
      </w:r>
      <w:r>
        <w:rPr>
          <w:i/>
        </w:rPr>
        <w:t>exists</w:t>
      </w:r>
      <w:r>
        <w:t>).</w:t>
      </w:r>
    </w:p>
    <w:p w14:paraId="350AE528" w14:textId="77777777" w:rsidR="00633AA2" w:rsidRPr="00922A99" w:rsidRDefault="002B1BC1" w:rsidP="002B1BC1">
      <w:pPr>
        <w:pStyle w:val="Alg3"/>
        <w:numPr>
          <w:ilvl w:val="0"/>
          <w:numId w:val="918"/>
        </w:numPr>
      </w:pPr>
      <w:r>
        <w:t xml:space="preserve">If </w:t>
      </w:r>
      <w:r>
        <w:rPr>
          <w:i/>
          <w:iCs/>
        </w:rPr>
        <w:t>exists</w:t>
      </w:r>
      <w:r>
        <w:t xml:space="preserve"> is </w:t>
      </w:r>
      <w:r>
        <w:rPr>
          <w:b/>
          <w:bCs/>
        </w:rPr>
        <w:t>false</w:t>
      </w:r>
      <w:r w:rsidR="00633AA2" w:rsidRPr="00922A99">
        <w:t>, then</w:t>
      </w:r>
    </w:p>
    <w:p w14:paraId="7E05F73C" w14:textId="77777777" w:rsidR="002B1BC1" w:rsidRDefault="00633AA2" w:rsidP="00922A99">
      <w:pPr>
        <w:pStyle w:val="Alg3"/>
        <w:numPr>
          <w:ilvl w:val="1"/>
          <w:numId w:val="918"/>
        </w:numPr>
      </w:pPr>
      <w:r>
        <w:t>If</w:t>
      </w:r>
      <w:r w:rsidR="002B1BC1" w:rsidRPr="002B1BC1">
        <w:rPr>
          <w:i/>
        </w:rPr>
        <w:t xml:space="preserve"> </w:t>
      </w:r>
      <w:r w:rsidR="002B1BC1" w:rsidRPr="001E1845">
        <w:rPr>
          <w:i/>
        </w:rPr>
        <w:t>Initialiser</w:t>
      </w:r>
      <w:r w:rsidR="002B1BC1" w:rsidRPr="001E1845">
        <w:rPr>
          <w:vertAlign w:val="subscript"/>
        </w:rPr>
        <w:t>opt</w:t>
      </w:r>
      <w:r w:rsidR="002B1BC1" w:rsidRPr="00E77497">
        <w:t xml:space="preserve"> is </w:t>
      </w:r>
      <w:r w:rsidR="002B1BC1">
        <w:t xml:space="preserve">not </w:t>
      </w:r>
      <w:r w:rsidR="002B1BC1" w:rsidRPr="00E77497">
        <w:t>present</w:t>
      </w:r>
      <w:r w:rsidR="002B1BC1">
        <w:t xml:space="preserve">, then throw a </w:t>
      </w:r>
      <w:r w:rsidR="002B1BC1" w:rsidRPr="002B1BC1">
        <w:rPr>
          <w:b/>
          <w:bCs/>
        </w:rPr>
        <w:t>TypeError</w:t>
      </w:r>
      <w:r w:rsidR="002B1BC1">
        <w:t xml:space="preserve"> exception.</w:t>
      </w:r>
    </w:p>
    <w:p w14:paraId="45EAB27B" w14:textId="77777777" w:rsidR="00633AA2" w:rsidRPr="00324197" w:rsidRDefault="00633AA2" w:rsidP="00633AA2">
      <w:pPr>
        <w:pStyle w:val="Alg3"/>
        <w:numPr>
          <w:ilvl w:val="1"/>
          <w:numId w:val="918"/>
        </w:numPr>
      </w:pPr>
      <w:r w:rsidRPr="00324197">
        <w:t xml:space="preserve">Else, </w:t>
      </w:r>
      <w:r>
        <w:t xml:space="preserve">let </w:t>
      </w:r>
      <w:r>
        <w:rPr>
          <w:i/>
          <w:iCs/>
        </w:rPr>
        <w:t>v</w:t>
      </w:r>
      <w:r>
        <w:t xml:space="preserve"> be </w:t>
      </w:r>
      <w:r>
        <w:rPr>
          <w:b/>
          <w:bCs/>
        </w:rPr>
        <w:t>undefined</w:t>
      </w:r>
      <w:r>
        <w:t>.</w:t>
      </w:r>
    </w:p>
    <w:p w14:paraId="57CDF1EC" w14:textId="77777777" w:rsidR="00633AA2" w:rsidRDefault="00633AA2" w:rsidP="007805B0">
      <w:pPr>
        <w:pStyle w:val="Alg3"/>
        <w:numPr>
          <w:ilvl w:val="0"/>
          <w:numId w:val="918"/>
        </w:numPr>
      </w:pPr>
      <w:r>
        <w:t xml:space="preserve">Else, </w:t>
      </w:r>
    </w:p>
    <w:p w14:paraId="12C6D164" w14:textId="77777777" w:rsidR="001E1845" w:rsidRPr="00E77497" w:rsidRDefault="001E1845" w:rsidP="00922A99">
      <w:pPr>
        <w:pStyle w:val="Alg3"/>
        <w:numPr>
          <w:ilvl w:val="1"/>
          <w:numId w:val="918"/>
        </w:numPr>
      </w:pPr>
      <w:r w:rsidRPr="00E77497">
        <w:t xml:space="preserve">Let </w:t>
      </w:r>
      <w:r w:rsidRPr="001E1845">
        <w:rPr>
          <w:i/>
        </w:rPr>
        <w:t>v</w:t>
      </w:r>
      <w:r w:rsidRPr="00E77497">
        <w:t xml:space="preserve"> be the result of Get</w:t>
      </w:r>
      <w:r w:rsidR="007805B0">
        <w:t>(</w:t>
      </w:r>
      <w:r w:rsidRPr="007805B0">
        <w:rPr>
          <w:i/>
          <w:iCs/>
        </w:rPr>
        <w:t>obj</w:t>
      </w:r>
      <w:r w:rsidR="007805B0">
        <w:t>,</w:t>
      </w:r>
      <w:r w:rsidRPr="00E77497">
        <w:t xml:space="preserve"> </w:t>
      </w:r>
      <w:r w:rsidRPr="0004792F">
        <w:rPr>
          <w:i/>
        </w:rPr>
        <w:t>propertyName</w:t>
      </w:r>
      <w:r w:rsidR="007805B0">
        <w:rPr>
          <w:iCs/>
        </w:rPr>
        <w:t>)</w:t>
      </w:r>
      <w:r w:rsidRPr="00E77497">
        <w:t>.</w:t>
      </w:r>
    </w:p>
    <w:p w14:paraId="705B96F5" w14:textId="77777777" w:rsidR="001E1845" w:rsidRDefault="001E1845" w:rsidP="00922A99">
      <w:pPr>
        <w:pStyle w:val="Alg3"/>
        <w:numPr>
          <w:ilvl w:val="1"/>
          <w:numId w:val="918"/>
        </w:numPr>
      </w:pPr>
      <w:r>
        <w:t>ReturnIfAbrupt(</w:t>
      </w:r>
      <w:r w:rsidRPr="001E1845">
        <w:rPr>
          <w:i/>
        </w:rPr>
        <w:t>v</w:t>
      </w:r>
      <w:r>
        <w:t>).</w:t>
      </w:r>
    </w:p>
    <w:p w14:paraId="04BB2699" w14:textId="77777777" w:rsidR="00FD6556" w:rsidRPr="00E77497" w:rsidRDefault="00FD6556" w:rsidP="001E1845">
      <w:pPr>
        <w:pStyle w:val="Alg3"/>
        <w:numPr>
          <w:ilvl w:val="0"/>
          <w:numId w:val="918"/>
        </w:numPr>
      </w:pPr>
      <w:r w:rsidRPr="00E77497">
        <w:t xml:space="preserve">If </w:t>
      </w:r>
      <w:r w:rsidRPr="001E1845">
        <w:rPr>
          <w:i/>
        </w:rPr>
        <w:t>Initialiser</w:t>
      </w:r>
      <w:r w:rsidRPr="001E1845">
        <w:rPr>
          <w:vertAlign w:val="subscript"/>
        </w:rPr>
        <w:t>opt</w:t>
      </w:r>
      <w:r w:rsidRPr="00E77497">
        <w:t xml:space="preserve"> is present</w:t>
      </w:r>
      <w:r w:rsidR="001E1845">
        <w:t xml:space="preserve"> and </w:t>
      </w:r>
      <w:r w:rsidR="001E1845" w:rsidRPr="001E1845">
        <w:rPr>
          <w:i/>
        </w:rPr>
        <w:t>v</w:t>
      </w:r>
      <w:r w:rsidR="001E1845">
        <w:t xml:space="preserve"> is </w:t>
      </w:r>
      <w:r w:rsidR="001E1845" w:rsidRPr="001E1845">
        <w:rPr>
          <w:b/>
        </w:rPr>
        <w:t>undefined</w:t>
      </w:r>
      <w:r w:rsidRPr="00E77497">
        <w:t>, then</w:t>
      </w:r>
    </w:p>
    <w:p w14:paraId="1AC47D26" w14:textId="77777777" w:rsidR="00FD6556" w:rsidRPr="00E77497" w:rsidRDefault="00FD6556" w:rsidP="00922A99">
      <w:pPr>
        <w:pStyle w:val="Alg3"/>
        <w:numPr>
          <w:ilvl w:val="1"/>
          <w:numId w:val="558"/>
        </w:numPr>
      </w:pPr>
      <w:r w:rsidRPr="00E77497">
        <w:t xml:space="preserve">Let </w:t>
      </w:r>
      <w:r w:rsidR="001E28FF">
        <w:rPr>
          <w:i/>
        </w:rPr>
        <w:t>defaultValue</w:t>
      </w:r>
      <w:r w:rsidRPr="00E77497">
        <w:t xml:space="preserve"> be the result of evaluating</w:t>
      </w:r>
      <w:r w:rsidRPr="00E77497">
        <w:rPr>
          <w:i/>
        </w:rPr>
        <w:t xml:space="preserve"> Initialiser</w:t>
      </w:r>
      <w:r w:rsidRPr="00E77497">
        <w:t>.</w:t>
      </w:r>
    </w:p>
    <w:p w14:paraId="7F01CBCE" w14:textId="77777777" w:rsidR="001E28FF" w:rsidRDefault="001E28FF" w:rsidP="00922A99">
      <w:pPr>
        <w:pStyle w:val="Alg3"/>
        <w:numPr>
          <w:ilvl w:val="1"/>
          <w:numId w:val="558"/>
        </w:numPr>
      </w:pPr>
      <w:r>
        <w:t xml:space="preserve">Let </w:t>
      </w:r>
      <w:r w:rsidRPr="001E28FF">
        <w:rPr>
          <w:i/>
        </w:rPr>
        <w:t>v</w:t>
      </w:r>
      <w:r>
        <w:t xml:space="preserve"> be </w:t>
      </w:r>
      <w:r w:rsidR="003F2BDA">
        <w:t>GetValue(</w:t>
      </w:r>
      <w:r w:rsidRPr="001E28FF">
        <w:rPr>
          <w:i/>
        </w:rPr>
        <w:t>defaultValue</w:t>
      </w:r>
      <w:r>
        <w:t>).</w:t>
      </w:r>
    </w:p>
    <w:p w14:paraId="02F4961A" w14:textId="77777777" w:rsidR="00EB121A" w:rsidRDefault="00112290" w:rsidP="00922A99">
      <w:pPr>
        <w:pStyle w:val="Alg3"/>
        <w:numPr>
          <w:ilvl w:val="1"/>
          <w:numId w:val="558"/>
        </w:numPr>
      </w:pPr>
      <w:r>
        <w:t>ReturnIfAbrupt(</w:t>
      </w:r>
      <w:r w:rsidRPr="00922A99">
        <w:rPr>
          <w:i/>
          <w:iCs/>
        </w:rPr>
        <w:t>v</w:t>
      </w:r>
      <w:r>
        <w:t>).</w:t>
      </w:r>
    </w:p>
    <w:p w14:paraId="7C2F0516" w14:textId="77777777" w:rsidR="00633AA2" w:rsidRDefault="00633AA2" w:rsidP="001E28FF">
      <w:pPr>
        <w:pStyle w:val="Alg4"/>
        <w:numPr>
          <w:ilvl w:val="0"/>
          <w:numId w:val="918"/>
        </w:numPr>
        <w:spacing w:after="220"/>
        <w:contextualSpacing/>
      </w:pPr>
      <w:r>
        <w:t>If Type(</w:t>
      </w:r>
      <w:r w:rsidR="00061DA0">
        <w:rPr>
          <w:i/>
          <w:iCs/>
        </w:rPr>
        <w:t>v</w:t>
      </w:r>
      <w:r w:rsidR="00061DA0">
        <w:t xml:space="preserve">) is not Object, then throw a </w:t>
      </w:r>
      <w:r w:rsidR="00061DA0" w:rsidRPr="002B1BC1">
        <w:rPr>
          <w:b/>
          <w:bCs/>
        </w:rPr>
        <w:t>TypeError</w:t>
      </w:r>
      <w:r w:rsidR="00061DA0">
        <w:t xml:space="preserve"> exception.</w:t>
      </w:r>
    </w:p>
    <w:p w14:paraId="32E30C30" w14:textId="77777777" w:rsidR="00FD6556" w:rsidRPr="00E77497" w:rsidRDefault="00481DAC" w:rsidP="001E28FF">
      <w:pPr>
        <w:pStyle w:val="Alg4"/>
        <w:numPr>
          <w:ilvl w:val="0"/>
          <w:numId w:val="918"/>
        </w:numPr>
        <w:spacing w:after="220"/>
        <w:contextualSpacing/>
      </w:pPr>
      <w:r>
        <w:t>Return the result of p</w:t>
      </w:r>
      <w:r w:rsidRPr="004418C4">
        <w:t>erform</w:t>
      </w:r>
      <w:r>
        <w:t>ing</w:t>
      </w:r>
      <w:r w:rsidRPr="004418C4">
        <w:t xml:space="preserve"> </w:t>
      </w:r>
      <w:r w:rsidR="00FD6556" w:rsidRPr="004418C4">
        <w:t xml:space="preserve">Binding </w:t>
      </w:r>
      <w:r w:rsidR="00A113E2">
        <w:t>Initialisation</w:t>
      </w:r>
      <w:r w:rsidR="00FD6556" w:rsidRPr="004418C4">
        <w:t xml:space="preserve"> for </w:t>
      </w:r>
      <w:r w:rsidR="00FD6556" w:rsidRPr="007B3D06">
        <w:rPr>
          <w:i/>
          <w:iCs/>
        </w:rPr>
        <w:t>BindingPattern</w:t>
      </w:r>
      <w:r w:rsidR="00FD6556" w:rsidRPr="00E77497">
        <w:t xml:space="preserve"> passing </w:t>
      </w:r>
      <w:r w:rsidR="00FD6556" w:rsidRPr="001E1845">
        <w:rPr>
          <w:i/>
        </w:rPr>
        <w:t>v</w:t>
      </w:r>
      <w:r w:rsidR="00FD6556" w:rsidRPr="004418C4">
        <w:t xml:space="preserve"> </w:t>
      </w:r>
      <w:r w:rsidR="00FD6556" w:rsidRPr="00E77497">
        <w:t xml:space="preserve">and </w:t>
      </w:r>
      <w:r w:rsidR="00FD6556" w:rsidRPr="001E1845">
        <w:rPr>
          <w:i/>
        </w:rPr>
        <w:t>environment</w:t>
      </w:r>
      <w:r w:rsidR="00FD6556" w:rsidRPr="001E1845">
        <w:t xml:space="preserve"> </w:t>
      </w:r>
      <w:r w:rsidR="00FD6556" w:rsidRPr="00E77497">
        <w:t>as arguments.</w:t>
      </w:r>
    </w:p>
    <w:p w14:paraId="4B576D45" w14:textId="77777777" w:rsidR="00675B74" w:rsidRPr="004418C4" w:rsidRDefault="00675B74" w:rsidP="00675B7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p>
    <w:p w14:paraId="7407D61E" w14:textId="77777777" w:rsidR="00061DA0" w:rsidRDefault="00061DA0" w:rsidP="00061DA0">
      <w:pPr>
        <w:pStyle w:val="Alg3"/>
        <w:numPr>
          <w:ilvl w:val="0"/>
          <w:numId w:val="919"/>
        </w:numPr>
      </w:pPr>
      <w:r>
        <w:t xml:space="preserve">Let </w:t>
      </w:r>
      <w:r w:rsidRPr="002B1BC1">
        <w:rPr>
          <w:i/>
          <w:iCs/>
        </w:rPr>
        <w:t>exists</w:t>
      </w:r>
      <w:r>
        <w:t xml:space="preserve"> be the result of HasPropety(</w:t>
      </w:r>
      <w:r>
        <w:rPr>
          <w:i/>
          <w:iCs/>
        </w:rPr>
        <w:t>obj</w:t>
      </w:r>
      <w:r>
        <w:t xml:space="preserve">, </w:t>
      </w:r>
      <w:r>
        <w:rPr>
          <w:i/>
          <w:iCs/>
        </w:rPr>
        <w:t>propertyName</w:t>
      </w:r>
      <w:r>
        <w:t>).</w:t>
      </w:r>
    </w:p>
    <w:p w14:paraId="6BAE25DF" w14:textId="77777777" w:rsidR="00061DA0" w:rsidRDefault="00061DA0" w:rsidP="00061DA0">
      <w:pPr>
        <w:pStyle w:val="Alg3"/>
        <w:numPr>
          <w:ilvl w:val="0"/>
          <w:numId w:val="919"/>
        </w:numPr>
      </w:pPr>
      <w:r>
        <w:t>ReturnIfAbrupt(</w:t>
      </w:r>
      <w:r>
        <w:rPr>
          <w:i/>
        </w:rPr>
        <w:t>exists</w:t>
      </w:r>
      <w:r>
        <w:t>).</w:t>
      </w:r>
    </w:p>
    <w:p w14:paraId="12EFC849" w14:textId="77777777" w:rsidR="00061DA0" w:rsidRPr="00812506" w:rsidRDefault="00061DA0" w:rsidP="00061DA0">
      <w:pPr>
        <w:pStyle w:val="Alg3"/>
        <w:numPr>
          <w:ilvl w:val="0"/>
          <w:numId w:val="919"/>
        </w:numPr>
      </w:pPr>
      <w:r>
        <w:t xml:space="preserve">If </w:t>
      </w:r>
      <w:r>
        <w:rPr>
          <w:i/>
          <w:iCs/>
        </w:rPr>
        <w:t>exists</w:t>
      </w:r>
      <w:r>
        <w:t xml:space="preserve"> is </w:t>
      </w:r>
      <w:r>
        <w:rPr>
          <w:b/>
          <w:bCs/>
        </w:rPr>
        <w:t>false</w:t>
      </w:r>
      <w:r w:rsidRPr="00812506">
        <w:t>, then</w:t>
      </w:r>
    </w:p>
    <w:p w14:paraId="13E35E22" w14:textId="77777777" w:rsidR="00061DA0" w:rsidRDefault="00061DA0" w:rsidP="00061DA0">
      <w:pPr>
        <w:pStyle w:val="Alg3"/>
        <w:numPr>
          <w:ilvl w:val="1"/>
          <w:numId w:val="919"/>
        </w:numPr>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14:paraId="149EE804" w14:textId="77777777" w:rsidR="00061DA0" w:rsidRPr="00324197" w:rsidRDefault="00061DA0" w:rsidP="00061DA0">
      <w:pPr>
        <w:pStyle w:val="Alg3"/>
        <w:numPr>
          <w:ilvl w:val="1"/>
          <w:numId w:val="919"/>
        </w:numPr>
      </w:pPr>
      <w:r w:rsidRPr="00324197">
        <w:t xml:space="preserve">Else, </w:t>
      </w:r>
      <w:r>
        <w:t xml:space="preserve">let </w:t>
      </w:r>
      <w:r>
        <w:rPr>
          <w:i/>
          <w:iCs/>
        </w:rPr>
        <w:t>v</w:t>
      </w:r>
      <w:r>
        <w:t xml:space="preserve"> be </w:t>
      </w:r>
      <w:r>
        <w:rPr>
          <w:b/>
          <w:bCs/>
        </w:rPr>
        <w:t>undefined</w:t>
      </w:r>
      <w:r>
        <w:t>.</w:t>
      </w:r>
    </w:p>
    <w:p w14:paraId="2F3794A1" w14:textId="77777777" w:rsidR="00061DA0" w:rsidRDefault="00061DA0" w:rsidP="00061DA0">
      <w:pPr>
        <w:pStyle w:val="Alg3"/>
        <w:numPr>
          <w:ilvl w:val="0"/>
          <w:numId w:val="919"/>
        </w:numPr>
      </w:pPr>
      <w:r>
        <w:t xml:space="preserve">Else, </w:t>
      </w:r>
    </w:p>
    <w:p w14:paraId="024DC0A7" w14:textId="77777777" w:rsidR="001E1845" w:rsidRPr="004418C4" w:rsidRDefault="001E1845" w:rsidP="00922A99">
      <w:pPr>
        <w:pStyle w:val="Alg3"/>
        <w:numPr>
          <w:ilvl w:val="1"/>
          <w:numId w:val="919"/>
        </w:numPr>
      </w:pPr>
      <w:r w:rsidRPr="004418C4">
        <w:t xml:space="preserve">Let </w:t>
      </w:r>
      <w:r w:rsidRPr="00922A99">
        <w:rPr>
          <w:i/>
          <w:iCs/>
        </w:rPr>
        <w:t>v</w:t>
      </w:r>
      <w:r w:rsidRPr="004418C4">
        <w:t xml:space="preserve"> be the result of Get</w:t>
      </w:r>
      <w:r w:rsidR="007805B0">
        <w:t>(</w:t>
      </w:r>
      <w:r w:rsidRPr="00922A99">
        <w:rPr>
          <w:i/>
        </w:rPr>
        <w:t>obj</w:t>
      </w:r>
      <w:r w:rsidR="007805B0">
        <w:t>,</w:t>
      </w:r>
      <w:r w:rsidRPr="004418C4">
        <w:t xml:space="preserve"> </w:t>
      </w:r>
      <w:r w:rsidRPr="00922A99">
        <w:rPr>
          <w:i/>
        </w:rPr>
        <w:t>propertyName</w:t>
      </w:r>
      <w:r w:rsidR="007805B0">
        <w:t>)</w:t>
      </w:r>
      <w:r w:rsidRPr="004418C4">
        <w:t>.</w:t>
      </w:r>
    </w:p>
    <w:p w14:paraId="7BE48A2D" w14:textId="77777777" w:rsidR="001E1845" w:rsidRDefault="001E1845" w:rsidP="00922A99">
      <w:pPr>
        <w:pStyle w:val="Alg3"/>
        <w:numPr>
          <w:ilvl w:val="1"/>
          <w:numId w:val="919"/>
        </w:numPr>
      </w:pPr>
      <w:r>
        <w:t>ReturnIfAbrupt(</w:t>
      </w:r>
      <w:r w:rsidRPr="009540C3">
        <w:rPr>
          <w:i/>
          <w:iCs/>
        </w:rPr>
        <w:t>v</w:t>
      </w:r>
      <w:r>
        <w:t>).</w:t>
      </w:r>
    </w:p>
    <w:p w14:paraId="0995D372" w14:textId="77777777" w:rsidR="00675B74" w:rsidRPr="004418C4" w:rsidRDefault="00675B74" w:rsidP="009540C3">
      <w:pPr>
        <w:pStyle w:val="Alg3"/>
        <w:numPr>
          <w:ilvl w:val="0"/>
          <w:numId w:val="919"/>
        </w:numPr>
      </w:pPr>
      <w:r w:rsidRPr="004418C4">
        <w:t xml:space="preserve">If </w:t>
      </w:r>
      <w:r w:rsidRPr="009540C3">
        <w:rPr>
          <w:i/>
          <w:iCs/>
        </w:rPr>
        <w:t>Initialiser</w:t>
      </w:r>
      <w:r w:rsidRPr="009540C3">
        <w:rPr>
          <w:vertAlign w:val="subscript"/>
        </w:rPr>
        <w:t>opt</w:t>
      </w:r>
      <w:r w:rsidRPr="004418C4">
        <w:t xml:space="preserve"> is present</w:t>
      </w:r>
      <w:r w:rsidR="001E28FF" w:rsidRPr="001E28FF">
        <w:t xml:space="preserve"> </w:t>
      </w:r>
      <w:r w:rsidR="001E28FF">
        <w:t xml:space="preserve">and </w:t>
      </w:r>
      <w:r w:rsidR="001E28FF" w:rsidRPr="009540C3">
        <w:rPr>
          <w:i/>
          <w:iCs/>
        </w:rPr>
        <w:t>v</w:t>
      </w:r>
      <w:r w:rsidR="001E28FF">
        <w:t xml:space="preserve"> is </w:t>
      </w:r>
      <w:r w:rsidR="001E28FF" w:rsidRPr="009540C3">
        <w:rPr>
          <w:b/>
          <w:bCs/>
        </w:rPr>
        <w:t>undefined</w:t>
      </w:r>
      <w:r w:rsidRPr="004418C4">
        <w:t>, then</w:t>
      </w:r>
    </w:p>
    <w:p w14:paraId="53DD609B" w14:textId="77777777" w:rsidR="00675B74" w:rsidRPr="004418C4" w:rsidRDefault="00675B74" w:rsidP="009540C3">
      <w:pPr>
        <w:pStyle w:val="Alg3"/>
        <w:numPr>
          <w:ilvl w:val="1"/>
          <w:numId w:val="1571"/>
        </w:numPr>
      </w:pPr>
      <w:r w:rsidRPr="004418C4">
        <w:t xml:space="preserve">Let </w:t>
      </w:r>
      <w:r w:rsidR="003F2BDA">
        <w:rPr>
          <w:i/>
        </w:rPr>
        <w:t>defaultValue</w:t>
      </w:r>
      <w:r w:rsidRPr="004418C4">
        <w:t xml:space="preserve"> be the result of evaluating</w:t>
      </w:r>
      <w:r w:rsidRPr="004418C4">
        <w:rPr>
          <w:i/>
        </w:rPr>
        <w:t xml:space="preserve"> Initialiser</w:t>
      </w:r>
      <w:r w:rsidRPr="004418C4">
        <w:t>.</w:t>
      </w:r>
    </w:p>
    <w:p w14:paraId="6ECFE9E1" w14:textId="77777777" w:rsidR="003F2BDA" w:rsidRDefault="003F2BDA" w:rsidP="009540C3">
      <w:pPr>
        <w:pStyle w:val="Alg3"/>
        <w:numPr>
          <w:ilvl w:val="1"/>
          <w:numId w:val="1571"/>
        </w:numPr>
      </w:pPr>
      <w:r>
        <w:t xml:space="preserve">Let </w:t>
      </w:r>
      <w:r>
        <w:rPr>
          <w:i/>
          <w:iCs/>
        </w:rPr>
        <w:t>v</w:t>
      </w:r>
      <w:r>
        <w:t xml:space="preserve"> be GetValue(</w:t>
      </w:r>
      <w:r>
        <w:rPr>
          <w:i/>
          <w:iCs/>
        </w:rPr>
        <w:t>defaultValue</w:t>
      </w:r>
      <w:r>
        <w:t>).</w:t>
      </w:r>
    </w:p>
    <w:p w14:paraId="394C5932" w14:textId="77777777" w:rsidR="00EB121A" w:rsidRDefault="00112290" w:rsidP="009540C3">
      <w:pPr>
        <w:pStyle w:val="Alg3"/>
        <w:numPr>
          <w:ilvl w:val="1"/>
          <w:numId w:val="1571"/>
        </w:numPr>
      </w:pPr>
      <w:r>
        <w:t>ReturnIfAbrupt(</w:t>
      </w:r>
      <w:r w:rsidRPr="009540C3">
        <w:rPr>
          <w:i/>
          <w:iCs/>
        </w:rPr>
        <w:t>v</w:t>
      </w:r>
      <w:r>
        <w:t>).</w:t>
      </w:r>
    </w:p>
    <w:p w14:paraId="4106A1C4" w14:textId="77777777" w:rsidR="00675B74" w:rsidRPr="004418C4" w:rsidRDefault="00481DAC" w:rsidP="00E74C84">
      <w:pPr>
        <w:pStyle w:val="Alg3"/>
        <w:numPr>
          <w:ilvl w:val="0"/>
          <w:numId w:val="919"/>
        </w:numPr>
        <w:spacing w:after="240"/>
      </w:pPr>
      <w:r>
        <w:t>Return the result of p</w:t>
      </w:r>
      <w:r w:rsidRPr="004418C4">
        <w:t>erform</w:t>
      </w:r>
      <w:r>
        <w:t>ing</w:t>
      </w:r>
      <w:r w:rsidRPr="004418C4">
        <w:t xml:space="preserve"> </w:t>
      </w:r>
      <w:r w:rsidR="00675B74" w:rsidRPr="004418C4">
        <w:t xml:space="preserve">Binding </w:t>
      </w:r>
      <w:r w:rsidR="00A113E2">
        <w:t>Initialisation</w:t>
      </w:r>
      <w:r w:rsidR="00675B74" w:rsidRPr="004418C4">
        <w:t xml:space="preserve"> for </w:t>
      </w:r>
      <w:r w:rsidR="00675B74" w:rsidRPr="009540C3">
        <w:rPr>
          <w:i/>
        </w:rPr>
        <w:t>BindingIdentif</w:t>
      </w:r>
      <w:r w:rsidR="00626B1E" w:rsidRPr="009540C3">
        <w:rPr>
          <w:i/>
        </w:rPr>
        <w:t>i</w:t>
      </w:r>
      <w:r w:rsidR="00675B74" w:rsidRPr="009540C3">
        <w:rPr>
          <w:i/>
        </w:rPr>
        <w:t>er</w:t>
      </w:r>
      <w:r w:rsidR="00675B74" w:rsidRPr="004418C4">
        <w:t xml:space="preserve"> </w:t>
      </w:r>
      <w:r w:rsidR="0074396A">
        <w:t>passing</w:t>
      </w:r>
      <w:r w:rsidR="00675B74" w:rsidRPr="004418C4">
        <w:t xml:space="preserve"> </w:t>
      </w:r>
      <w:r w:rsidR="00675B74" w:rsidRPr="009540C3">
        <w:rPr>
          <w:i/>
        </w:rPr>
        <w:t>v</w:t>
      </w:r>
      <w:r w:rsidR="00675B74" w:rsidRPr="00675B74">
        <w:t xml:space="preserve"> and </w:t>
      </w:r>
      <w:r w:rsidR="00767E5E" w:rsidRPr="009540C3">
        <w:rPr>
          <w:i/>
        </w:rPr>
        <w:t>environment</w:t>
      </w:r>
      <w:r w:rsidR="0074396A" w:rsidRPr="004418C4">
        <w:t xml:space="preserve"> </w:t>
      </w:r>
      <w:r w:rsidR="00675B74" w:rsidRPr="004418C4">
        <w:t xml:space="preserve">as </w:t>
      </w:r>
      <w:r w:rsidR="0074396A">
        <w:t>arguments</w:t>
      </w:r>
      <w:r w:rsidR="00675B74" w:rsidRPr="004418C4">
        <w:t>.</w:t>
      </w:r>
    </w:p>
    <w:p w14:paraId="3678A46F" w14:textId="77777777" w:rsidR="004C02EF" w:rsidRPr="00E77497" w:rsidRDefault="004C02EF" w:rsidP="00D148E9">
      <w:pPr>
        <w:pStyle w:val="20"/>
      </w:pPr>
      <w:bookmarkStart w:id="3910" w:name="_Toc361663380"/>
      <w:bookmarkStart w:id="3911" w:name="_Toc361665221"/>
      <w:bookmarkStart w:id="3912" w:name="_Toc361667061"/>
      <w:bookmarkStart w:id="3913" w:name="_Toc361668890"/>
      <w:bookmarkStart w:id="3914" w:name="_Toc364934915"/>
      <w:bookmarkStart w:id="3915" w:name="_Toc365474159"/>
      <w:bookmarkStart w:id="3916" w:name="_Toc361663381"/>
      <w:bookmarkStart w:id="3917" w:name="_Toc361665222"/>
      <w:bookmarkStart w:id="3918" w:name="_Toc361667062"/>
      <w:bookmarkStart w:id="3919" w:name="_Toc361668891"/>
      <w:bookmarkStart w:id="3920" w:name="_Toc364934916"/>
      <w:bookmarkStart w:id="3921" w:name="_Toc365474160"/>
      <w:bookmarkStart w:id="3922" w:name="_Toc361663382"/>
      <w:bookmarkStart w:id="3923" w:name="_Toc361665223"/>
      <w:bookmarkStart w:id="3924" w:name="_Toc361667063"/>
      <w:bookmarkStart w:id="3925" w:name="_Toc361668892"/>
      <w:bookmarkStart w:id="3926" w:name="_Toc364934917"/>
      <w:bookmarkStart w:id="3927" w:name="_Toc365474161"/>
      <w:bookmarkStart w:id="3928" w:name="_Toc361663386"/>
      <w:bookmarkStart w:id="3929" w:name="_Toc361665227"/>
      <w:bookmarkStart w:id="3930" w:name="_Toc361667067"/>
      <w:bookmarkStart w:id="3931" w:name="_Toc361668896"/>
      <w:bookmarkStart w:id="3932" w:name="_Toc364934921"/>
      <w:bookmarkStart w:id="3933" w:name="_Toc365474165"/>
      <w:bookmarkStart w:id="3934" w:name="_Toc361663388"/>
      <w:bookmarkStart w:id="3935" w:name="_Toc361665229"/>
      <w:bookmarkStart w:id="3936" w:name="_Toc361667069"/>
      <w:bookmarkStart w:id="3937" w:name="_Toc361668898"/>
      <w:bookmarkStart w:id="3938" w:name="_Toc364934923"/>
      <w:bookmarkStart w:id="3939" w:name="_Toc365474167"/>
      <w:bookmarkStart w:id="3940" w:name="_Toc361663393"/>
      <w:bookmarkStart w:id="3941" w:name="_Toc361665234"/>
      <w:bookmarkStart w:id="3942" w:name="_Toc361667074"/>
      <w:bookmarkStart w:id="3943" w:name="_Toc361668903"/>
      <w:bookmarkStart w:id="3944" w:name="_Toc364934928"/>
      <w:bookmarkStart w:id="3945" w:name="_Toc365474172"/>
      <w:bookmarkStart w:id="3946" w:name="_Toc360524523"/>
      <w:bookmarkStart w:id="3947" w:name="_Toc361663395"/>
      <w:bookmarkStart w:id="3948" w:name="_Toc361665236"/>
      <w:bookmarkStart w:id="3949" w:name="_Toc361667076"/>
      <w:bookmarkStart w:id="3950" w:name="_Toc361668905"/>
      <w:bookmarkStart w:id="3951" w:name="_Toc364934930"/>
      <w:bookmarkStart w:id="3952" w:name="_Toc365474174"/>
      <w:bookmarkStart w:id="3953" w:name="_Toc360524524"/>
      <w:bookmarkStart w:id="3954" w:name="_Toc361663396"/>
      <w:bookmarkStart w:id="3955" w:name="_Toc361665237"/>
      <w:bookmarkStart w:id="3956" w:name="_Toc361667077"/>
      <w:bookmarkStart w:id="3957" w:name="_Toc361668906"/>
      <w:bookmarkStart w:id="3958" w:name="_Toc364934931"/>
      <w:bookmarkStart w:id="3959" w:name="_Toc365474175"/>
      <w:bookmarkStart w:id="3960" w:name="_Toc235503452"/>
      <w:bookmarkStart w:id="3961" w:name="_Toc241509227"/>
      <w:bookmarkStart w:id="3962" w:name="_Toc244416714"/>
      <w:bookmarkStart w:id="3963" w:name="_Toc276631078"/>
      <w:bookmarkStart w:id="3964" w:name="_Toc366141929"/>
      <w:bookmarkEnd w:id="3895"/>
      <w:bookmarkEnd w:id="3896"/>
      <w:bookmarkEnd w:id="3897"/>
      <w:bookmarkEnd w:id="3898"/>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r w:rsidRPr="00E77497">
        <w:t>Empty Statemen</w:t>
      </w:r>
      <w:bookmarkEnd w:id="3899"/>
      <w:bookmarkEnd w:id="3900"/>
      <w:bookmarkEnd w:id="3901"/>
      <w:bookmarkEnd w:id="3902"/>
      <w:bookmarkEnd w:id="3903"/>
      <w:bookmarkEnd w:id="3904"/>
      <w:bookmarkEnd w:id="3905"/>
      <w:r w:rsidRPr="00E77497">
        <w:t>t</w:t>
      </w:r>
      <w:bookmarkEnd w:id="3906"/>
      <w:bookmarkEnd w:id="3907"/>
      <w:bookmarkEnd w:id="3960"/>
      <w:bookmarkEnd w:id="3961"/>
      <w:bookmarkEnd w:id="3962"/>
      <w:bookmarkEnd w:id="3963"/>
      <w:bookmarkEnd w:id="3964"/>
    </w:p>
    <w:p w14:paraId="4D49140F" w14:textId="77777777" w:rsidR="004C02EF" w:rsidRPr="00E77497" w:rsidRDefault="004C02EF" w:rsidP="004C02EF">
      <w:pPr>
        <w:pStyle w:val="Syntax"/>
      </w:pPr>
      <w:r w:rsidRPr="00E77497">
        <w:t>Syntax</w:t>
      </w:r>
    </w:p>
    <w:p w14:paraId="07936635" w14:textId="77777777" w:rsidR="004C02EF" w:rsidRPr="00E77497" w:rsidRDefault="004C02EF" w:rsidP="004C02EF">
      <w:pPr>
        <w:pStyle w:val="SyntaxRule"/>
      </w:pPr>
      <w:r w:rsidRPr="00E77497">
        <w:t xml:space="preserve">EmptyStatement </w:t>
      </w:r>
      <w:r w:rsidRPr="00E77497">
        <w:rPr>
          <w:rFonts w:ascii="Arial" w:hAnsi="Arial"/>
          <w:b/>
          <w:i w:val="0"/>
        </w:rPr>
        <w:t>:</w:t>
      </w:r>
    </w:p>
    <w:p w14:paraId="3CC4C22A"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14:paraId="6359A6F6" w14:textId="77777777" w:rsidR="004901F8" w:rsidRPr="00E77497" w:rsidRDefault="004901F8" w:rsidP="00E74C84">
      <w:pPr>
        <w:pStyle w:val="30"/>
      </w:pPr>
      <w:bookmarkStart w:id="3965" w:name="_Toc366141930"/>
      <w:r w:rsidRPr="00E77497">
        <w:t>Runtime Semantics</w:t>
      </w:r>
      <w:bookmarkEnd w:id="3965"/>
    </w:p>
    <w:p w14:paraId="0167262E" w14:textId="77777777" w:rsidR="00B245D9" w:rsidRPr="00E77497" w:rsidRDefault="00B245D9" w:rsidP="00B245D9">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6D305B05" w14:textId="77777777" w:rsidR="004C02EF" w:rsidRPr="00E77497" w:rsidRDefault="004C02EF" w:rsidP="004C02EF">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bookmarkStart w:id="3966" w:name="_Toc381513713"/>
    </w:p>
    <w:p w14:paraId="7320C461" w14:textId="77777777"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r w:rsidR="00DE1793">
        <w:t>NormalCompletion(</w:t>
      </w:r>
      <w:r w:rsidRPr="00E77497">
        <w:rPr>
          <w:rFonts w:ascii="Arial" w:hAnsi="Arial"/>
        </w:rPr>
        <w:t>empty</w:t>
      </w:r>
      <w:r w:rsidR="00DE1793">
        <w:t>)</w:t>
      </w:r>
      <w:r w:rsidR="00EB121A" w:rsidRPr="00E77497">
        <w:rPr>
          <w:rFonts w:ascii="Arial" w:hAnsi="Arial"/>
        </w:rPr>
        <w:t>.</w:t>
      </w:r>
    </w:p>
    <w:p w14:paraId="4B1AA277" w14:textId="77777777" w:rsidR="004C02EF" w:rsidRPr="00E77497" w:rsidRDefault="004C02EF" w:rsidP="00D148E9">
      <w:pPr>
        <w:pStyle w:val="20"/>
      </w:pPr>
      <w:bookmarkStart w:id="3967" w:name="_Toc382212235"/>
      <w:bookmarkStart w:id="3968" w:name="_Toc382212722"/>
      <w:bookmarkStart w:id="3969" w:name="_Toc382291580"/>
      <w:bookmarkStart w:id="3970" w:name="_Toc385672229"/>
      <w:bookmarkStart w:id="3971" w:name="_Toc393690333"/>
      <w:bookmarkStart w:id="3972" w:name="_Ref456010696"/>
      <w:bookmarkStart w:id="3973" w:name="_Toc472818878"/>
      <w:bookmarkStart w:id="3974" w:name="_Toc235503453"/>
      <w:bookmarkStart w:id="3975" w:name="_Toc241509228"/>
      <w:bookmarkStart w:id="3976" w:name="_Toc244416715"/>
      <w:bookmarkStart w:id="3977" w:name="_Toc276631079"/>
      <w:bookmarkStart w:id="3978" w:name="_Toc366141931"/>
      <w:bookmarkEnd w:id="3908"/>
      <w:bookmarkEnd w:id="3909"/>
      <w:bookmarkEnd w:id="3966"/>
      <w:r w:rsidRPr="00E77497">
        <w:t>Expression Statemen</w:t>
      </w:r>
      <w:bookmarkEnd w:id="3967"/>
      <w:bookmarkEnd w:id="3968"/>
      <w:bookmarkEnd w:id="3969"/>
      <w:bookmarkEnd w:id="3970"/>
      <w:bookmarkEnd w:id="3971"/>
      <w:r w:rsidRPr="00E77497">
        <w:t>t</w:t>
      </w:r>
      <w:bookmarkEnd w:id="3972"/>
      <w:bookmarkEnd w:id="3973"/>
      <w:bookmarkEnd w:id="3974"/>
      <w:bookmarkEnd w:id="3975"/>
      <w:bookmarkEnd w:id="3976"/>
      <w:bookmarkEnd w:id="3977"/>
      <w:bookmarkEnd w:id="3978"/>
    </w:p>
    <w:p w14:paraId="57D7985B" w14:textId="77777777" w:rsidR="004C02EF" w:rsidRPr="00E77497" w:rsidRDefault="004C02EF" w:rsidP="004C02EF">
      <w:pPr>
        <w:pStyle w:val="Syntax"/>
      </w:pPr>
      <w:r w:rsidRPr="00E77497">
        <w:t>Syntax</w:t>
      </w:r>
    </w:p>
    <w:p w14:paraId="04FCAED5" w14:textId="77777777" w:rsidR="004C02EF" w:rsidRPr="00E77497" w:rsidRDefault="004C02EF" w:rsidP="004C02EF">
      <w:pPr>
        <w:pStyle w:val="SyntaxRule"/>
      </w:pPr>
      <w:r w:rsidRPr="00E77497">
        <w:t xml:space="preserve">ExpressionStatement </w:t>
      </w:r>
      <w:r w:rsidRPr="00E77497">
        <w:rPr>
          <w:rFonts w:ascii="Arial" w:hAnsi="Arial"/>
          <w:b/>
          <w:i w:val="0"/>
        </w:rPr>
        <w:t>:</w:t>
      </w:r>
    </w:p>
    <w:p w14:paraId="6CCBD7B3" w14:textId="77777777"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r w:rsidRPr="00E77497">
        <w:rPr>
          <w:i w:val="0"/>
          <w:sz w:val="16"/>
          <w:szCs w:val="16"/>
        </w:rPr>
        <w:t>}]</w:t>
      </w:r>
      <w:r w:rsidRPr="00E77497">
        <w:t xml:space="preserve"> Expression </w:t>
      </w:r>
      <w:r w:rsidRPr="00E77497">
        <w:rPr>
          <w:rFonts w:ascii="Courier New" w:hAnsi="Courier New"/>
          <w:b/>
          <w:i w:val="0"/>
        </w:rPr>
        <w:t>;</w:t>
      </w:r>
    </w:p>
    <w:p w14:paraId="631EE250" w14:textId="77777777"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r w:rsidR="00782470">
        <w:t>or</w:t>
      </w:r>
      <w:r w:rsidR="00782470" w:rsidRPr="00E77497">
        <w:t xml:space="preserve"> </w:t>
      </w:r>
      <w:r w:rsidR="00782470">
        <w:rPr>
          <w:rFonts w:ascii="Courier New" w:hAnsi="Courier New"/>
          <w:b/>
        </w:rPr>
        <w:t>class</w:t>
      </w:r>
      <w:r w:rsidR="00782470" w:rsidRPr="00E77497">
        <w:t xml:space="preserve"> </w:t>
      </w:r>
      <w:r w:rsidRPr="00E77497">
        <w:t>keyword</w:t>
      </w:r>
      <w:r w:rsidR="00782470">
        <w:t>s</w:t>
      </w:r>
      <w:r w:rsidRPr="00E77497">
        <w:t xml:space="preserve"> because that </w:t>
      </w:r>
      <w:r w:rsidR="00572A2F">
        <w:t>would</w:t>
      </w:r>
      <w:r w:rsidR="00572A2F" w:rsidRPr="00E77497">
        <w:t xml:space="preserve"> </w:t>
      </w:r>
      <w:r w:rsidRPr="00E77497">
        <w:t xml:space="preserve">make it ambiguous with a </w:t>
      </w:r>
      <w:r w:rsidRPr="00E77497">
        <w:rPr>
          <w:rStyle w:val="bnf"/>
        </w:rPr>
        <w:t>FunctionDeclaration</w:t>
      </w:r>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or</w:t>
      </w:r>
      <w:r w:rsidR="00782470" w:rsidRPr="00E77497">
        <w:t xml:space="preserve"> a</w:t>
      </w:r>
      <w:r w:rsidR="00782470">
        <w:rPr>
          <w:rStyle w:val="bnf"/>
        </w:rPr>
        <w:t xml:space="preserve"> Class</w:t>
      </w:r>
      <w:r w:rsidR="00782470" w:rsidRPr="00E77497">
        <w:rPr>
          <w:rStyle w:val="bnf"/>
        </w:rPr>
        <w:t>Declaration</w:t>
      </w:r>
      <w:r w:rsidRPr="00E77497">
        <w:t>.</w:t>
      </w:r>
    </w:p>
    <w:p w14:paraId="32DD13AB" w14:textId="77777777" w:rsidR="004901F8" w:rsidRPr="00E77497" w:rsidRDefault="004901F8" w:rsidP="00E74C84">
      <w:pPr>
        <w:pStyle w:val="30"/>
      </w:pPr>
      <w:bookmarkStart w:id="3979" w:name="_Toc366141932"/>
      <w:r w:rsidRPr="00E77497">
        <w:t>Runtime Semantics</w:t>
      </w:r>
      <w:bookmarkEnd w:id="3979"/>
    </w:p>
    <w:p w14:paraId="66486395" w14:textId="77777777" w:rsidR="00B245D9" w:rsidRPr="00E77497" w:rsidRDefault="00B245D9" w:rsidP="00B245D9">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02212A84" w14:textId="77777777" w:rsidR="004C02EF" w:rsidRPr="00E77497" w:rsidRDefault="004C02EF" w:rsidP="004C02EF">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bookmarkStart w:id="3980" w:name="_Toc382212723"/>
    </w:p>
    <w:p w14:paraId="4D68C632" w14:textId="77777777"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3980"/>
      <w:r w:rsidRPr="00E77497">
        <w:t>.</w:t>
      </w:r>
      <w:bookmarkStart w:id="3981" w:name="_Toc382212724"/>
    </w:p>
    <w:bookmarkEnd w:id="3981"/>
    <w:p w14:paraId="47884781" w14:textId="77777777" w:rsidR="00EB121A" w:rsidRDefault="00EB121A" w:rsidP="00EB121A">
      <w:pPr>
        <w:pStyle w:val="Alg2"/>
        <w:numPr>
          <w:ilvl w:val="0"/>
          <w:numId w:val="116"/>
        </w:numPr>
        <w:contextualSpacing/>
      </w:pPr>
      <w:r>
        <w:t xml:space="preserve">Let </w:t>
      </w:r>
      <w:r w:rsidRPr="0027695A">
        <w:rPr>
          <w:i/>
        </w:rPr>
        <w:t>value</w:t>
      </w:r>
      <w:r>
        <w:t xml:space="preserve"> be </w:t>
      </w:r>
      <w:r w:rsidRPr="00E77497">
        <w:t>GetValue(</w:t>
      </w:r>
      <w:r w:rsidRPr="00E77497">
        <w:rPr>
          <w:i/>
        </w:rPr>
        <w:t>exprRef</w:t>
      </w:r>
      <w:r w:rsidRPr="00E77497">
        <w:t>)</w:t>
      </w:r>
      <w:r>
        <w:t>.</w:t>
      </w:r>
    </w:p>
    <w:p w14:paraId="522BFA73" w14:textId="77777777" w:rsidR="00EB121A" w:rsidRDefault="006552DF" w:rsidP="00EB121A">
      <w:pPr>
        <w:pStyle w:val="Alg2"/>
        <w:numPr>
          <w:ilvl w:val="0"/>
          <w:numId w:val="116"/>
        </w:numPr>
        <w:contextualSpacing/>
      </w:pPr>
      <w:r>
        <w:t>ReturnIfAbrupt(</w:t>
      </w:r>
      <w:r w:rsidRPr="006552DF">
        <w:rPr>
          <w:i/>
        </w:rPr>
        <w:t>value</w:t>
      </w:r>
      <w:r>
        <w:t>)</w:t>
      </w:r>
      <w:r w:rsidR="00EB121A">
        <w:t>.</w:t>
      </w:r>
    </w:p>
    <w:p w14:paraId="7C33FEC4" w14:textId="77777777" w:rsidR="004C02EF" w:rsidRPr="00E77497" w:rsidRDefault="004C02EF" w:rsidP="00B34B48">
      <w:pPr>
        <w:pStyle w:val="Alg2"/>
        <w:numPr>
          <w:ilvl w:val="0"/>
          <w:numId w:val="116"/>
        </w:numPr>
        <w:spacing w:after="220"/>
      </w:pPr>
      <w:r w:rsidRPr="00E77497">
        <w:t xml:space="preserve">Return </w:t>
      </w:r>
      <w:r w:rsidR="00DE1793">
        <w:t>NormalCompletion(</w:t>
      </w:r>
      <w:r w:rsidR="00EB121A" w:rsidRPr="00EB121A">
        <w:rPr>
          <w:i/>
        </w:rPr>
        <w:t>value</w:t>
      </w:r>
      <w:r w:rsidRPr="00E77497">
        <w:t>).</w:t>
      </w:r>
    </w:p>
    <w:p w14:paraId="71C1A21B" w14:textId="77777777" w:rsidR="004C02EF" w:rsidRPr="00E77497" w:rsidRDefault="004C02EF" w:rsidP="00D148E9">
      <w:pPr>
        <w:pStyle w:val="20"/>
      </w:pPr>
      <w:bookmarkStart w:id="3982" w:name="_Toc375031200"/>
      <w:bookmarkStart w:id="3983" w:name="_Toc381513714"/>
      <w:bookmarkStart w:id="3984" w:name="_Toc382212236"/>
      <w:bookmarkStart w:id="3985" w:name="_Toc382212725"/>
      <w:bookmarkStart w:id="3986" w:name="_Toc382291581"/>
      <w:bookmarkStart w:id="3987" w:name="_Toc385672230"/>
      <w:bookmarkStart w:id="3988" w:name="_Toc393690334"/>
      <w:bookmarkStart w:id="3989" w:name="_Ref457437655"/>
      <w:bookmarkStart w:id="3990" w:name="_Toc472818879"/>
      <w:bookmarkStart w:id="3991" w:name="_Toc235503454"/>
      <w:bookmarkStart w:id="3992" w:name="_Toc241509229"/>
      <w:bookmarkStart w:id="3993" w:name="_Toc244416716"/>
      <w:bookmarkStart w:id="3994" w:name="_Toc276631080"/>
      <w:bookmarkStart w:id="3995" w:name="_Toc366141933"/>
      <w:r w:rsidRPr="00E77497">
        <w:t xml:space="preserve">The </w:t>
      </w:r>
      <w:r w:rsidRPr="00E77497">
        <w:rPr>
          <w:rFonts w:ascii="Courier New" w:hAnsi="Courier New"/>
        </w:rPr>
        <w:t>if</w:t>
      </w:r>
      <w:r w:rsidRPr="00E77497">
        <w:t xml:space="preserve"> Statemen</w:t>
      </w:r>
      <w:bookmarkEnd w:id="3982"/>
      <w:bookmarkEnd w:id="3983"/>
      <w:bookmarkEnd w:id="3984"/>
      <w:bookmarkEnd w:id="3985"/>
      <w:bookmarkEnd w:id="3986"/>
      <w:bookmarkEnd w:id="3987"/>
      <w:bookmarkEnd w:id="3988"/>
      <w:r w:rsidRPr="00E77497">
        <w:t>t</w:t>
      </w:r>
      <w:bookmarkEnd w:id="3989"/>
      <w:bookmarkEnd w:id="3990"/>
      <w:bookmarkEnd w:id="3991"/>
      <w:bookmarkEnd w:id="3992"/>
      <w:bookmarkEnd w:id="3993"/>
      <w:bookmarkEnd w:id="3994"/>
      <w:bookmarkEnd w:id="3995"/>
    </w:p>
    <w:p w14:paraId="2C74DE38" w14:textId="77777777" w:rsidR="004C02EF" w:rsidRPr="00E77497" w:rsidRDefault="004C02EF" w:rsidP="004C02EF">
      <w:pPr>
        <w:pStyle w:val="Syntax"/>
      </w:pPr>
      <w:r w:rsidRPr="00E77497">
        <w:t>Syntax</w:t>
      </w:r>
    </w:p>
    <w:p w14:paraId="1A7DE04A" w14:textId="77777777" w:rsidR="004C02EF" w:rsidRPr="00E77497" w:rsidRDefault="004C02EF" w:rsidP="004C02EF">
      <w:pPr>
        <w:pStyle w:val="SyntaxRule"/>
      </w:pPr>
      <w:r w:rsidRPr="00E77497">
        <w:t xml:space="preserve">IfStatement </w:t>
      </w:r>
      <w:r w:rsidRPr="00E77497">
        <w:rPr>
          <w:rFonts w:ascii="Arial" w:hAnsi="Arial"/>
          <w:b/>
          <w:i w:val="0"/>
        </w:rPr>
        <w:t>:</w:t>
      </w:r>
    </w:p>
    <w:p w14:paraId="6A123778" w14:textId="77777777"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57E6E676" w14:textId="77777777"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50241DF9" w14:textId="77777777" w:rsidR="00AD4164" w:rsidRPr="00E77497" w:rsidRDefault="00AD4164" w:rsidP="00AD4164">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149EC2E2" w14:textId="77777777" w:rsidR="00B41F00" w:rsidRPr="00E77497" w:rsidRDefault="00B41F00" w:rsidP="007B6D32">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p>
    <w:p w14:paraId="29A72162" w14:textId="77777777" w:rsidR="00B41F00" w:rsidRPr="00E77497" w:rsidRDefault="00B41F00" w:rsidP="00B34B48">
      <w:pPr>
        <w:pStyle w:val="Alg4"/>
        <w:numPr>
          <w:ilvl w:val="0"/>
          <w:numId w:val="475"/>
        </w:numPr>
        <w:spacing w:after="220"/>
        <w:contextualSpacing/>
      </w:pPr>
      <w:r w:rsidRPr="00E77497">
        <w:t xml:space="preserve">Let </w:t>
      </w:r>
      <w:r w:rsidRPr="00E77497">
        <w:rPr>
          <w:i/>
        </w:rPr>
        <w:t xml:space="preserve">names </w:t>
      </w:r>
      <w:r w:rsidRPr="00E77497">
        <w:t xml:space="preserve">be VarDeclaredNames of the first </w:t>
      </w:r>
      <w:r w:rsidRPr="00E77497">
        <w:rPr>
          <w:i/>
        </w:rPr>
        <w:t>Statement</w:t>
      </w:r>
      <w:r w:rsidRPr="00E77497">
        <w:t>.</w:t>
      </w:r>
    </w:p>
    <w:p w14:paraId="0BB878CF" w14:textId="77777777" w:rsidR="00B41F00" w:rsidRPr="00E77497" w:rsidRDefault="00B41F00" w:rsidP="00B34B48">
      <w:pPr>
        <w:pStyle w:val="Alg4"/>
        <w:numPr>
          <w:ilvl w:val="0"/>
          <w:numId w:val="475"/>
        </w:numPr>
        <w:spacing w:after="220"/>
        <w:contextualSpacing/>
        <w:rPr>
          <w:rStyle w:val="bnf"/>
          <w:i w:val="0"/>
        </w:rPr>
      </w:pPr>
      <w:r w:rsidRPr="00E77497">
        <w:t xml:space="preserve">Append to </w:t>
      </w:r>
      <w:r w:rsidRPr="00E77497">
        <w:rPr>
          <w:i/>
        </w:rPr>
        <w:t>names</w:t>
      </w:r>
      <w:r w:rsidRPr="00E77497">
        <w:t xml:space="preserve"> the elements of the VarDeclaredNames of the </w:t>
      </w:r>
      <w:r w:rsidR="007B6D32" w:rsidRPr="00E77497">
        <w:t>second</w:t>
      </w:r>
      <w:r w:rsidRPr="00E77497">
        <w:t xml:space="preserve"> </w:t>
      </w:r>
      <w:r w:rsidRPr="00E77497">
        <w:rPr>
          <w:i/>
        </w:rPr>
        <w:t>Statement</w:t>
      </w:r>
      <w:r w:rsidRPr="00E77497">
        <w:rPr>
          <w:rStyle w:val="bnf"/>
        </w:rPr>
        <w:t>.</w:t>
      </w:r>
    </w:p>
    <w:p w14:paraId="3EFF4643" w14:textId="77777777" w:rsidR="00B41F00" w:rsidRPr="00E77497" w:rsidRDefault="00B41F00" w:rsidP="00B34B48">
      <w:pPr>
        <w:pStyle w:val="Alg4"/>
        <w:numPr>
          <w:ilvl w:val="0"/>
          <w:numId w:val="475"/>
        </w:numPr>
        <w:spacing w:after="220"/>
        <w:contextualSpacing/>
      </w:pPr>
      <w:r w:rsidRPr="00E77497">
        <w:t xml:space="preserve">Return </w:t>
      </w:r>
      <w:r w:rsidRPr="00E77497">
        <w:rPr>
          <w:rStyle w:val="bnf"/>
        </w:rPr>
        <w:t>names</w:t>
      </w:r>
      <w:r w:rsidRPr="00E77497">
        <w:t>.</w:t>
      </w:r>
    </w:p>
    <w:p w14:paraId="6237407E" w14:textId="77777777" w:rsidR="004D5676" w:rsidRPr="00E77497" w:rsidRDefault="004D5676" w:rsidP="004D5676">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p>
    <w:p w14:paraId="7CB21EE6" w14:textId="77777777" w:rsidR="004D5676" w:rsidRPr="00E77497" w:rsidRDefault="004D5676" w:rsidP="00B34B48">
      <w:pPr>
        <w:pStyle w:val="Alg4"/>
        <w:numPr>
          <w:ilvl w:val="0"/>
          <w:numId w:val="476"/>
        </w:numPr>
        <w:spacing w:after="220"/>
        <w:contextualSpacing/>
      </w:pPr>
      <w:r w:rsidRPr="00E77497">
        <w:t xml:space="preserve">Return the VarDeclaredNames of </w:t>
      </w:r>
      <w:r w:rsidRPr="00E77497">
        <w:rPr>
          <w:i/>
        </w:rPr>
        <w:t>Statement</w:t>
      </w:r>
      <w:r w:rsidRPr="00E77497">
        <w:t>.</w:t>
      </w:r>
    </w:p>
    <w:p w14:paraId="58586ACB" w14:textId="77777777" w:rsidR="004901F8" w:rsidRPr="00E77497" w:rsidRDefault="004901F8" w:rsidP="00E74C84">
      <w:pPr>
        <w:pStyle w:val="30"/>
      </w:pPr>
      <w:bookmarkStart w:id="3996" w:name="_Toc366141934"/>
      <w:r w:rsidRPr="00E77497">
        <w:t>Runtime Semantics</w:t>
      </w:r>
      <w:bookmarkEnd w:id="3996"/>
    </w:p>
    <w:p w14:paraId="5305D6B8" w14:textId="77777777" w:rsidR="00AD4164" w:rsidRPr="00E77497" w:rsidRDefault="00AD4164" w:rsidP="00AD416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220B3D0B" w14:textId="77777777"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bookmarkStart w:id="3997" w:name="_Toc382212726"/>
    </w:p>
    <w:p w14:paraId="24318D90" w14:textId="77777777"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3997"/>
      <w:r w:rsidRPr="00E77497">
        <w:t>.</w:t>
      </w:r>
      <w:bookmarkStart w:id="3998" w:name="_Toc382212727"/>
    </w:p>
    <w:p w14:paraId="1C109A7E" w14:textId="77777777" w:rsidR="00327BF7" w:rsidRDefault="00327BF7" w:rsidP="00327BF7">
      <w:pPr>
        <w:pStyle w:val="Alg2"/>
        <w:numPr>
          <w:ilvl w:val="0"/>
          <w:numId w:val="117"/>
        </w:numPr>
        <w:contextualSpacing/>
      </w:pPr>
      <w:bookmarkStart w:id="3999" w:name="_Toc382212729"/>
      <w:bookmarkEnd w:id="3998"/>
      <w:r>
        <w:t xml:space="preserve">Let </w:t>
      </w:r>
      <w:r w:rsidRPr="00327BF7">
        <w:rPr>
          <w:i/>
        </w:rPr>
        <w:t>exprValue</w:t>
      </w:r>
      <w:r>
        <w:t xml:space="preserve"> be </w:t>
      </w:r>
      <w:r w:rsidRPr="00E77497">
        <w:t>ToBoolean(GetValue(</w:t>
      </w:r>
      <w:r w:rsidRPr="00E77497">
        <w:rPr>
          <w:i/>
        </w:rPr>
        <w:t>exprRef</w:t>
      </w:r>
      <w:r w:rsidRPr="00E77497">
        <w:t>))</w:t>
      </w:r>
      <w:r>
        <w:t>.</w:t>
      </w:r>
    </w:p>
    <w:p w14:paraId="44038AB2" w14:textId="77777777" w:rsidR="00327BF7" w:rsidRDefault="006552DF" w:rsidP="00327BF7">
      <w:pPr>
        <w:pStyle w:val="Alg2"/>
        <w:numPr>
          <w:ilvl w:val="0"/>
          <w:numId w:val="117"/>
        </w:numPr>
        <w:contextualSpacing/>
      </w:pPr>
      <w:r>
        <w:t>ReturnIfAbrupt(</w:t>
      </w:r>
      <w:r w:rsidRPr="006A5E27">
        <w:rPr>
          <w:i/>
        </w:rPr>
        <w:t>exprValue</w:t>
      </w:r>
      <w:r>
        <w:t>)</w:t>
      </w:r>
      <w:r w:rsidR="00327BF7">
        <w:t>.</w:t>
      </w:r>
    </w:p>
    <w:p w14:paraId="56ECADF9" w14:textId="77777777" w:rsidR="004C02EF" w:rsidRPr="00E77497" w:rsidRDefault="004C02EF" w:rsidP="00B34B48">
      <w:pPr>
        <w:pStyle w:val="Alg2"/>
        <w:numPr>
          <w:ilvl w:val="0"/>
          <w:numId w:val="117"/>
        </w:numPr>
      </w:pPr>
      <w:r w:rsidRPr="00E77497">
        <w:t xml:space="preserve">If </w:t>
      </w:r>
      <w:r w:rsidR="00327BF7" w:rsidRPr="006A5E27">
        <w:rPr>
          <w:i/>
        </w:rPr>
        <w:t>exprValue</w:t>
      </w:r>
      <w:r w:rsidRPr="00E77497">
        <w:t xml:space="preserve"> is </w:t>
      </w:r>
      <w:r w:rsidRPr="00E77497">
        <w:rPr>
          <w:b/>
        </w:rPr>
        <w:t>true</w:t>
      </w:r>
      <w:r w:rsidRPr="00E77497">
        <w:t xml:space="preserve">, </w:t>
      </w:r>
      <w:bookmarkStart w:id="4000" w:name="_Toc382212730"/>
      <w:bookmarkEnd w:id="3999"/>
      <w:r w:rsidRPr="00E77497">
        <w:t>then</w:t>
      </w:r>
    </w:p>
    <w:p w14:paraId="50DB0518" w14:textId="77777777" w:rsidR="004C02EF" w:rsidRPr="00E77497" w:rsidRDefault="00416EF7" w:rsidP="00B34B48">
      <w:pPr>
        <w:pStyle w:val="Alg2"/>
        <w:numPr>
          <w:ilvl w:val="1"/>
          <w:numId w:val="117"/>
        </w:numPr>
        <w:tabs>
          <w:tab w:val="left" w:pos="1620"/>
        </w:tabs>
      </w:pPr>
      <w:r>
        <w:t xml:space="preserve">Let </w:t>
      </w:r>
      <w:r>
        <w:rPr>
          <w:i/>
          <w:iCs/>
        </w:rPr>
        <w:t>stmtValue</w:t>
      </w:r>
      <w:r>
        <w:t xml:space="preserve"> be</w:t>
      </w:r>
      <w:r w:rsidRPr="00E77497">
        <w:t xml:space="preserve"> </w:t>
      </w:r>
      <w:r w:rsidR="004C02EF" w:rsidRPr="00E77497">
        <w:t xml:space="preserve">the result of evaluating the first </w:t>
      </w:r>
      <w:r w:rsidR="004C02EF" w:rsidRPr="00E77497">
        <w:rPr>
          <w:i/>
        </w:rPr>
        <w:t>Statement</w:t>
      </w:r>
      <w:bookmarkEnd w:id="4000"/>
      <w:r w:rsidR="004C02EF" w:rsidRPr="00E77497">
        <w:t>.</w:t>
      </w:r>
      <w:bookmarkStart w:id="4001" w:name="_Toc382212731"/>
    </w:p>
    <w:bookmarkEnd w:id="4001"/>
    <w:p w14:paraId="7D5F492D" w14:textId="77777777" w:rsidR="004C02EF" w:rsidRPr="00E77497" w:rsidRDefault="004C02EF" w:rsidP="00B34B48">
      <w:pPr>
        <w:pStyle w:val="Alg2"/>
        <w:numPr>
          <w:ilvl w:val="0"/>
          <w:numId w:val="117"/>
        </w:numPr>
      </w:pPr>
      <w:r w:rsidRPr="00E77497">
        <w:t>Else,</w:t>
      </w:r>
      <w:bookmarkStart w:id="4002" w:name="_Toc382212732"/>
    </w:p>
    <w:p w14:paraId="4B872CEC" w14:textId="77777777" w:rsidR="004C02EF" w:rsidRPr="00E77497" w:rsidRDefault="00416EF7" w:rsidP="00416EF7">
      <w:pPr>
        <w:pStyle w:val="Alg2"/>
        <w:numPr>
          <w:ilvl w:val="1"/>
          <w:numId w:val="117"/>
        </w:numPr>
        <w:tabs>
          <w:tab w:val="left" w:pos="1620"/>
        </w:tabs>
        <w:spacing w:after="220"/>
        <w:contextualSpacing/>
      </w:pPr>
      <w:bookmarkStart w:id="4003" w:name="_Toc382212733"/>
      <w:bookmarkEnd w:id="4002"/>
      <w:r>
        <w:t xml:space="preserve">Let </w:t>
      </w:r>
      <w:r>
        <w:rPr>
          <w:i/>
          <w:iCs/>
        </w:rPr>
        <w:t>stmtValue</w:t>
      </w:r>
      <w:r>
        <w:t xml:space="preserve"> be</w:t>
      </w:r>
      <w:r w:rsidRPr="00E77497">
        <w:t xml:space="preserve"> </w:t>
      </w:r>
      <w:r w:rsidR="004C02EF" w:rsidRPr="00E77497">
        <w:t xml:space="preserve">the result of evaluating the second </w:t>
      </w:r>
      <w:r w:rsidR="004C02EF" w:rsidRPr="00E77497">
        <w:rPr>
          <w:i/>
        </w:rPr>
        <w:t>Statement</w:t>
      </w:r>
      <w:bookmarkEnd w:id="4003"/>
      <w:r w:rsidR="004C02EF" w:rsidRPr="00E77497">
        <w:t>.</w:t>
      </w:r>
    </w:p>
    <w:p w14:paraId="1BD33107" w14:textId="77777777" w:rsidR="00416EF7" w:rsidRDefault="00416EF7" w:rsidP="00416EF7">
      <w:pPr>
        <w:pStyle w:val="Alg2"/>
        <w:numPr>
          <w:ilvl w:val="0"/>
          <w:numId w:val="117"/>
        </w:numPr>
        <w:contextualSpacing/>
      </w:pPr>
      <w:commentRangeStart w:id="4004"/>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14:paraId="100CA479" w14:textId="77777777" w:rsidR="00416EF7" w:rsidRDefault="00416EF7" w:rsidP="00416EF7">
      <w:pPr>
        <w:pStyle w:val="Alg2"/>
        <w:numPr>
          <w:ilvl w:val="1"/>
          <w:numId w:val="117"/>
        </w:numPr>
      </w:pPr>
      <w:r>
        <w:t>Return NormalCompletion(</w:t>
      </w:r>
      <w:r>
        <w:rPr>
          <w:b/>
          <w:bCs/>
        </w:rPr>
        <w:t>undefined</w:t>
      </w:r>
      <w:r>
        <w:t xml:space="preserve">). </w:t>
      </w:r>
      <w:commentRangeEnd w:id="4004"/>
      <w:r w:rsidR="00A53F35">
        <w:rPr>
          <w:rStyle w:val="af6"/>
          <w:rFonts w:ascii="Arial" w:eastAsia="MS Mincho" w:hAnsi="Arial"/>
          <w:spacing w:val="0"/>
          <w:lang w:eastAsia="ja-JP"/>
        </w:rPr>
        <w:commentReference w:id="4004"/>
      </w:r>
    </w:p>
    <w:p w14:paraId="500E8202" w14:textId="77777777" w:rsidR="00416EF7" w:rsidRDefault="00416EF7" w:rsidP="00416EF7">
      <w:pPr>
        <w:pStyle w:val="Alg2"/>
        <w:numPr>
          <w:ilvl w:val="0"/>
          <w:numId w:val="117"/>
        </w:numPr>
        <w:spacing w:after="220"/>
      </w:pPr>
      <w:r>
        <w:t xml:space="preserve">Return </w:t>
      </w:r>
      <w:r>
        <w:rPr>
          <w:i/>
        </w:rPr>
        <w:t>stmt</w:t>
      </w:r>
      <w:r w:rsidRPr="006A5E27">
        <w:rPr>
          <w:i/>
        </w:rPr>
        <w:t>Value</w:t>
      </w:r>
      <w:r>
        <w:t>.</w:t>
      </w:r>
    </w:p>
    <w:p w14:paraId="579E6E93" w14:textId="77777777"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4005" w:name="_Toc382212734"/>
    </w:p>
    <w:p w14:paraId="7404F429" w14:textId="77777777" w:rsidR="004C02EF" w:rsidRPr="00E77497" w:rsidRDefault="004C02EF" w:rsidP="00B34B48">
      <w:pPr>
        <w:pStyle w:val="Alg2"/>
        <w:numPr>
          <w:ilvl w:val="0"/>
          <w:numId w:val="399"/>
        </w:numPr>
      </w:pPr>
      <w:bookmarkStart w:id="4006" w:name="_Ref375016587"/>
      <w:bookmarkStart w:id="4007" w:name="_Ref375016604"/>
      <w:bookmarkStart w:id="4008" w:name="_Ref375016635"/>
      <w:bookmarkStart w:id="4009" w:name="_Toc375031201"/>
      <w:bookmarkStart w:id="4010" w:name="_Toc381513715"/>
      <w:bookmarkStart w:id="4011" w:name="_Toc382212237"/>
      <w:bookmarkStart w:id="4012" w:name="_Toc382212740"/>
      <w:bookmarkStart w:id="4013" w:name="_Toc382291582"/>
      <w:bookmarkStart w:id="4014" w:name="_Toc385672231"/>
      <w:bookmarkStart w:id="4015" w:name="_Toc393690335"/>
      <w:bookmarkStart w:id="4016" w:name="_Ref432004073"/>
      <w:bookmarkStart w:id="4017" w:name="_Toc472818880"/>
      <w:bookmarkStart w:id="4018" w:name="_Toc235503455"/>
      <w:bookmarkStart w:id="4019" w:name="_Toc241509230"/>
      <w:bookmarkStart w:id="4020" w:name="_Toc244416717"/>
      <w:bookmarkEnd w:id="4005"/>
      <w:r w:rsidRPr="00E77497">
        <w:t xml:space="preserve">Let </w:t>
      </w:r>
      <w:r w:rsidRPr="00E77497">
        <w:rPr>
          <w:i/>
        </w:rPr>
        <w:t>exprRef</w:t>
      </w:r>
      <w:r w:rsidRPr="00E77497">
        <w:t xml:space="preserve"> be the result of evaluating </w:t>
      </w:r>
      <w:r w:rsidRPr="00E77497">
        <w:rPr>
          <w:i/>
        </w:rPr>
        <w:t>Expression</w:t>
      </w:r>
      <w:r w:rsidRPr="00E77497">
        <w:t>.</w:t>
      </w:r>
      <w:bookmarkStart w:id="4021" w:name="_Toc382212735"/>
    </w:p>
    <w:p w14:paraId="7D17C546" w14:textId="77777777" w:rsidR="00327BF7" w:rsidRDefault="00327BF7" w:rsidP="00327BF7">
      <w:pPr>
        <w:pStyle w:val="Alg2"/>
        <w:numPr>
          <w:ilvl w:val="0"/>
          <w:numId w:val="399"/>
        </w:numPr>
        <w:contextualSpacing/>
      </w:pPr>
      <w:bookmarkStart w:id="4022" w:name="_Toc382212737"/>
      <w:bookmarkEnd w:id="4021"/>
      <w:r>
        <w:t xml:space="preserve">Let </w:t>
      </w:r>
      <w:r w:rsidRPr="00327BF7">
        <w:rPr>
          <w:i/>
        </w:rPr>
        <w:t>exprValue</w:t>
      </w:r>
      <w:r>
        <w:t xml:space="preserve"> be </w:t>
      </w:r>
      <w:r w:rsidRPr="00E77497">
        <w:t>ToBoolean(GetValue(</w:t>
      </w:r>
      <w:r w:rsidRPr="00E77497">
        <w:rPr>
          <w:i/>
        </w:rPr>
        <w:t>exprRef</w:t>
      </w:r>
      <w:r w:rsidRPr="00E77497">
        <w:t>))</w:t>
      </w:r>
      <w:r>
        <w:t>.</w:t>
      </w:r>
    </w:p>
    <w:p w14:paraId="13F7FC5A" w14:textId="77777777" w:rsidR="00327BF7" w:rsidRDefault="006552DF" w:rsidP="00327BF7">
      <w:pPr>
        <w:pStyle w:val="Alg2"/>
        <w:numPr>
          <w:ilvl w:val="0"/>
          <w:numId w:val="399"/>
        </w:numPr>
        <w:contextualSpacing/>
      </w:pPr>
      <w:r>
        <w:t>ReturnIfAbrupt(</w:t>
      </w:r>
      <w:r w:rsidRPr="006A5E27">
        <w:rPr>
          <w:i/>
        </w:rPr>
        <w:t>exprValue</w:t>
      </w:r>
      <w:r>
        <w:t>)</w:t>
      </w:r>
      <w:r w:rsidR="00327BF7">
        <w:t>.</w:t>
      </w:r>
    </w:p>
    <w:p w14:paraId="2B98CE28" w14:textId="77777777" w:rsidR="00A53F35" w:rsidRDefault="004C02EF" w:rsidP="00B34B48">
      <w:pPr>
        <w:pStyle w:val="Alg2"/>
        <w:numPr>
          <w:ilvl w:val="0"/>
          <w:numId w:val="399"/>
        </w:numPr>
      </w:pPr>
      <w:r w:rsidRPr="00E77497">
        <w:t xml:space="preserve">If </w:t>
      </w:r>
      <w:r w:rsidR="00327BF7" w:rsidRPr="006A5E27">
        <w:rPr>
          <w:i/>
        </w:rPr>
        <w:t>exprValue</w:t>
      </w:r>
      <w:r w:rsidRPr="00E77497">
        <w:t xml:space="preserve"> is </w:t>
      </w:r>
      <w:r w:rsidRPr="00E77497">
        <w:rPr>
          <w:b/>
        </w:rPr>
        <w:t>false</w:t>
      </w:r>
      <w:r w:rsidRPr="00E77497">
        <w:t xml:space="preserve">, </w:t>
      </w:r>
      <w:r w:rsidR="00A53F35">
        <w:t>then</w:t>
      </w:r>
    </w:p>
    <w:p w14:paraId="2029969F" w14:textId="77777777" w:rsidR="004C02EF" w:rsidRPr="00E77497" w:rsidRDefault="00A53F35" w:rsidP="00A53F35">
      <w:pPr>
        <w:pStyle w:val="Alg2"/>
        <w:numPr>
          <w:ilvl w:val="1"/>
          <w:numId w:val="399"/>
        </w:numPr>
      </w:pPr>
      <w:r>
        <w:t>R</w:t>
      </w:r>
      <w:r w:rsidRPr="00E77497">
        <w:t xml:space="preserve">eturn </w:t>
      </w:r>
      <w:r w:rsidR="00DE1793">
        <w:t>NormalCompletion(</w:t>
      </w:r>
      <w:commentRangeStart w:id="4023"/>
      <w:r w:rsidR="00BD5F8D" w:rsidRPr="00DE1793">
        <w:rPr>
          <w:b/>
        </w:rPr>
        <w:t>undefined</w:t>
      </w:r>
      <w:commentRangeEnd w:id="4023"/>
      <w:r w:rsidR="00BD5F8D">
        <w:rPr>
          <w:rStyle w:val="af6"/>
          <w:rFonts w:ascii="Arial" w:eastAsia="MS Mincho" w:hAnsi="Arial"/>
          <w:spacing w:val="0"/>
          <w:lang w:eastAsia="ja-JP"/>
        </w:rPr>
        <w:commentReference w:id="4023"/>
      </w:r>
      <w:bookmarkStart w:id="4024" w:name="_Toc382212738"/>
      <w:bookmarkEnd w:id="4022"/>
      <w:r w:rsidR="00DE1793">
        <w:t>)</w:t>
      </w:r>
      <w:r w:rsidR="00327BF7" w:rsidRPr="00E77497">
        <w:t>.</w:t>
      </w:r>
    </w:p>
    <w:p w14:paraId="76840D2D" w14:textId="77777777" w:rsidR="00A53F35" w:rsidRDefault="00A53F35" w:rsidP="00A53F35">
      <w:pPr>
        <w:pStyle w:val="Alg2"/>
        <w:numPr>
          <w:ilvl w:val="0"/>
          <w:numId w:val="399"/>
        </w:numPr>
        <w:tabs>
          <w:tab w:val="left" w:pos="1620"/>
        </w:tabs>
        <w:spacing w:after="220"/>
        <w:contextualSpacing/>
      </w:pPr>
      <w:bookmarkStart w:id="4025" w:name="_Toc382212739"/>
      <w:bookmarkEnd w:id="4024"/>
      <w:r>
        <w:t xml:space="preserve">Else, </w:t>
      </w:r>
    </w:p>
    <w:p w14:paraId="42FA7920" w14:textId="77777777" w:rsidR="00A53F35" w:rsidRPr="00E77497" w:rsidRDefault="00A53F35" w:rsidP="00A53F35">
      <w:pPr>
        <w:pStyle w:val="Alg2"/>
        <w:numPr>
          <w:ilvl w:val="1"/>
          <w:numId w:val="399"/>
        </w:numPr>
        <w:tabs>
          <w:tab w:val="left" w:pos="1620"/>
        </w:tabs>
        <w:spacing w:after="220"/>
        <w:contextualSpacing/>
      </w:pPr>
      <w:r>
        <w:t xml:space="preserve">Let </w:t>
      </w:r>
      <w:r>
        <w:rPr>
          <w:i/>
          <w:iCs/>
        </w:rPr>
        <w:t>stmtValue</w:t>
      </w:r>
      <w:r>
        <w:t xml:space="preserve"> be</w:t>
      </w:r>
      <w:r w:rsidRPr="00E77497">
        <w:t xml:space="preserve"> the result of evaluating </w:t>
      </w:r>
      <w:r w:rsidRPr="00E77497">
        <w:rPr>
          <w:i/>
        </w:rPr>
        <w:t>Statement</w:t>
      </w:r>
      <w:r w:rsidRPr="00E77497">
        <w:t>.</w:t>
      </w:r>
    </w:p>
    <w:p w14:paraId="1E058B2E" w14:textId="77777777" w:rsidR="00A53F35" w:rsidRDefault="00A53F35" w:rsidP="00A53F35">
      <w:pPr>
        <w:pStyle w:val="Alg2"/>
        <w:numPr>
          <w:ilvl w:val="0"/>
          <w:numId w:val="399"/>
        </w:numPr>
        <w:contextualSpacing/>
      </w:pPr>
      <w:commentRangeStart w:id="4026"/>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14:paraId="55B93349" w14:textId="77777777" w:rsidR="00A53F35" w:rsidRDefault="00A53F35" w:rsidP="00A53F35">
      <w:pPr>
        <w:pStyle w:val="Alg2"/>
        <w:numPr>
          <w:ilvl w:val="1"/>
          <w:numId w:val="399"/>
        </w:numPr>
      </w:pPr>
      <w:r>
        <w:t>Return NormalCompletion(</w:t>
      </w:r>
      <w:r>
        <w:rPr>
          <w:b/>
          <w:bCs/>
        </w:rPr>
        <w:t>undefined</w:t>
      </w:r>
      <w:r>
        <w:t xml:space="preserve">). </w:t>
      </w:r>
      <w:commentRangeEnd w:id="4026"/>
      <w:r>
        <w:rPr>
          <w:rStyle w:val="af6"/>
          <w:rFonts w:ascii="Arial" w:eastAsia="MS Mincho" w:hAnsi="Arial"/>
          <w:spacing w:val="0"/>
          <w:lang w:eastAsia="ja-JP"/>
        </w:rPr>
        <w:commentReference w:id="4026"/>
      </w:r>
    </w:p>
    <w:p w14:paraId="3CF14D9D" w14:textId="77777777" w:rsidR="00A53F35" w:rsidRDefault="00A53F35" w:rsidP="00A53F35">
      <w:pPr>
        <w:pStyle w:val="Alg2"/>
        <w:numPr>
          <w:ilvl w:val="0"/>
          <w:numId w:val="399"/>
        </w:numPr>
        <w:spacing w:after="220"/>
      </w:pPr>
      <w:r>
        <w:t xml:space="preserve">Return </w:t>
      </w:r>
      <w:r>
        <w:rPr>
          <w:i/>
        </w:rPr>
        <w:t>stmt</w:t>
      </w:r>
      <w:r w:rsidRPr="006A5E27">
        <w:rPr>
          <w:i/>
        </w:rPr>
        <w:t>Value</w:t>
      </w:r>
      <w:r>
        <w:t>.</w:t>
      </w:r>
    </w:p>
    <w:p w14:paraId="103B4E90" w14:textId="77777777" w:rsidR="004C02EF" w:rsidRPr="00E77497" w:rsidRDefault="004C02EF" w:rsidP="00D148E9">
      <w:pPr>
        <w:pStyle w:val="20"/>
      </w:pPr>
      <w:bookmarkStart w:id="4027" w:name="_Toc276631081"/>
      <w:bookmarkStart w:id="4028" w:name="_Ref366135335"/>
      <w:bookmarkStart w:id="4029" w:name="_Ref366136304"/>
      <w:bookmarkStart w:id="4030" w:name="_Toc366141935"/>
      <w:bookmarkEnd w:id="4025"/>
      <w:r w:rsidRPr="00E77497">
        <w:t>Iteration Statement</w:t>
      </w:r>
      <w:bookmarkEnd w:id="4006"/>
      <w:bookmarkEnd w:id="4007"/>
      <w:bookmarkEnd w:id="4008"/>
      <w:bookmarkEnd w:id="4009"/>
      <w:bookmarkEnd w:id="4010"/>
      <w:bookmarkEnd w:id="4011"/>
      <w:bookmarkEnd w:id="4012"/>
      <w:bookmarkEnd w:id="4013"/>
      <w:bookmarkEnd w:id="4014"/>
      <w:bookmarkEnd w:id="4015"/>
      <w:r w:rsidRPr="00E77497">
        <w:t>s</w:t>
      </w:r>
      <w:bookmarkEnd w:id="4016"/>
      <w:bookmarkEnd w:id="4017"/>
      <w:bookmarkEnd w:id="4018"/>
      <w:bookmarkEnd w:id="4019"/>
      <w:bookmarkEnd w:id="4020"/>
      <w:bookmarkEnd w:id="4027"/>
      <w:bookmarkEnd w:id="4028"/>
      <w:bookmarkEnd w:id="4029"/>
      <w:bookmarkEnd w:id="4030"/>
    </w:p>
    <w:p w14:paraId="4E41AB93" w14:textId="77777777" w:rsidR="004C02EF" w:rsidRPr="00E77497" w:rsidRDefault="004C02EF" w:rsidP="004C02EF">
      <w:pPr>
        <w:pStyle w:val="Syntax"/>
      </w:pPr>
      <w:r w:rsidRPr="00E77497">
        <w:t>Syntax</w:t>
      </w:r>
    </w:p>
    <w:p w14:paraId="48600842" w14:textId="77777777" w:rsidR="004C02EF" w:rsidRPr="00E77497" w:rsidRDefault="004C02EF" w:rsidP="004C02EF">
      <w:pPr>
        <w:pStyle w:val="SyntaxRule"/>
      </w:pPr>
      <w:r w:rsidRPr="00E77497">
        <w:t xml:space="preserve">IterationStatement </w:t>
      </w:r>
      <w:r w:rsidRPr="00E77497">
        <w:rPr>
          <w:rFonts w:ascii="Arial" w:hAnsi="Arial"/>
          <w:b/>
          <w:i w:val="0"/>
        </w:rPr>
        <w:t>:</w:t>
      </w:r>
    </w:p>
    <w:p w14:paraId="2729AE5C" w14:textId="77777777" w:rsidR="004C02EF" w:rsidRPr="00E77497" w:rsidRDefault="004C02EF" w:rsidP="00394DB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002E4AE1" w:rsidRPr="00E77497" w:rsidDel="002E4AE1">
        <w:rPr>
          <w:rFonts w:ascii="Courier New" w:hAnsi="Courier New"/>
          <w:b/>
          <w:i w:val="0"/>
        </w:rPr>
        <w:t xml:space="preserve"> </w:t>
      </w:r>
      <w:r w:rsidRPr="00E77497">
        <w:rPr>
          <w:rFonts w:ascii="Courier New" w:hAnsi="Courier New"/>
          <w:b/>
          <w:i w:val="0"/>
        </w:rPr>
        <w:t>;</w:t>
      </w:r>
      <w:r w:rsidR="006753C6" w:rsidRPr="006753C6">
        <w:rPr>
          <w:rFonts w:ascii="Arial" w:hAnsi="Arial" w:cs="Arial"/>
          <w:i w:val="0"/>
          <w:vertAlign w:val="subscript"/>
        </w:rPr>
        <w:t xml:space="preserve"> </w:t>
      </w:r>
      <w:r w:rsidR="006753C6" w:rsidRPr="00E77497">
        <w:rPr>
          <w:rFonts w:ascii="Arial" w:hAnsi="Arial" w:cs="Arial"/>
          <w:i w:val="0"/>
          <w:vertAlign w:val="subscript"/>
        </w:rPr>
        <w:t>opt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r w:rsidR="00B52BAA" w:rsidRPr="00323ECD">
        <w:t xml:space="preserve"> </w:t>
      </w:r>
      <w:r w:rsidR="00FD2CF3">
        <w:t>Lexical</w:t>
      </w:r>
      <w:r w:rsidR="00B52BAA">
        <w:t>Declaration</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rsidR="004429A2">
        <w:t>For</w:t>
      </w:r>
      <w:r w:rsidR="00FC6066">
        <w:t>Binding</w:t>
      </w:r>
      <w:commentRangeStart w:id="4031"/>
      <w:r w:rsidR="00A019F2" w:rsidRPr="00E77497" w:rsidDel="00A019F2">
        <w:t xml:space="preserve"> </w:t>
      </w:r>
      <w:commentRangeEnd w:id="4031"/>
      <w:r w:rsidR="00D07025">
        <w:rPr>
          <w:rStyle w:val="af6"/>
          <w:rFonts w:ascii="Arial" w:eastAsia="MS Mincho" w:hAnsi="Arial"/>
          <w:i w:val="0"/>
          <w:lang w:eastAsia="ja-JP"/>
        </w:rPr>
        <w:commentReference w:id="4031"/>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4032" w:name="_Toc375031202"/>
      <w:bookmarkStart w:id="4033" w:name="_Toc381513716"/>
      <w:bookmarkStart w:id="4034" w:name="_Toc382212238"/>
      <w:bookmarkStart w:id="4035" w:name="_Toc382212741"/>
      <w:bookmarkStart w:id="4036" w:name="_Toc382291583"/>
      <w:bookmarkStart w:id="4037" w:name="_Toc385672232"/>
      <w:bookmarkStart w:id="4038" w:name="_Toc393690336"/>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D54263">
        <w:t xml:space="preserve"> </w:t>
      </w:r>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r w:rsidR="00FC6066">
        <w:t>ForBinding</w:t>
      </w:r>
      <w:r w:rsidR="00A019F2" w:rsidRPr="00E77497" w:rsidDel="00A019F2">
        <w:t xml:space="preserve"> </w:t>
      </w:r>
      <w:r w:rsidR="00AB39BE" w:rsidRPr="00345F94">
        <w:rPr>
          <w:rFonts w:ascii="Courier New" w:hAnsi="Courier New" w:cs="Courier New"/>
          <w:b/>
          <w:i w:val="0"/>
        </w:rPr>
        <w:t>o</w:t>
      </w:r>
      <w:r w:rsidR="00784795">
        <w:rPr>
          <w:rFonts w:ascii="Courier New" w:hAnsi="Courier New"/>
          <w:b/>
          <w:i w:val="0"/>
        </w:rPr>
        <w:t>f</w:t>
      </w:r>
      <w:r w:rsidR="00784795" w:rsidRPr="00E77497">
        <w:t xml:space="preserve"> </w:t>
      </w:r>
      <w:r w:rsidR="006067DC">
        <w:t>AssignmentExpression</w:t>
      </w:r>
      <w:r w:rsidR="00784795" w:rsidRPr="00E77497">
        <w:t xml:space="preserve">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B52BAA">
        <w:t xml:space="preserve"> </w:t>
      </w:r>
      <w:r w:rsidR="00784795" w:rsidRPr="00E77497">
        <w:t xml:space="preserve">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p>
    <w:p w14:paraId="0512C5DC" w14:textId="77777777" w:rsidR="003B6A66" w:rsidRPr="00E77497" w:rsidRDefault="003B6A66" w:rsidP="003B6A66">
      <w:pPr>
        <w:pStyle w:val="SyntaxRule"/>
      </w:pPr>
      <w:bookmarkStart w:id="4039" w:name="_Toc472818881"/>
      <w:bookmarkStart w:id="4040" w:name="_Toc235503456"/>
      <w:bookmarkStart w:id="4041" w:name="_Toc241509231"/>
      <w:bookmarkStart w:id="4042" w:name="_Toc244416718"/>
      <w:bookmarkStart w:id="4043" w:name="_Toc276631082"/>
      <w:r>
        <w:t>For</w:t>
      </w:r>
      <w:r w:rsidRPr="00E77497">
        <w:t xml:space="preserve">Declaration </w:t>
      </w:r>
      <w:r w:rsidRPr="00E77497">
        <w:rPr>
          <w:rFonts w:ascii="Arial" w:hAnsi="Arial"/>
          <w:b/>
          <w:i w:val="0"/>
        </w:rPr>
        <w:t>:</w:t>
      </w:r>
    </w:p>
    <w:p w14:paraId="3C3D3282" w14:textId="77777777" w:rsidR="00B52BAA" w:rsidRDefault="000F5543" w:rsidP="00323ECD">
      <w:pPr>
        <w:pStyle w:val="SyntaxDefinition"/>
      </w:pPr>
      <w:r w:rsidRPr="00E77497">
        <w:t>Let</w:t>
      </w:r>
      <w:r>
        <w:t xml:space="preserve">OrConst  </w:t>
      </w:r>
      <w:r w:rsidR="00D54263">
        <w:t>For</w:t>
      </w:r>
      <w:r w:rsidR="003B6A66" w:rsidRPr="00E77497">
        <w:t xml:space="preserve">Binding </w:t>
      </w:r>
    </w:p>
    <w:p w14:paraId="12C777CD" w14:textId="77777777" w:rsidR="00837D11" w:rsidRDefault="00837D11" w:rsidP="007C32C2">
      <w:pPr>
        <w:pStyle w:val="Note"/>
      </w:pPr>
      <w:r>
        <w:t>NOTE 1</w:t>
      </w:r>
      <w:r>
        <w:tab/>
      </w:r>
      <w:r w:rsidRPr="007C32C2">
        <w:rPr>
          <w:rFonts w:ascii="Times New Roman" w:hAnsi="Times New Roman"/>
          <w:i/>
        </w:rPr>
        <w:t>ForBinding</w:t>
      </w:r>
      <w:r>
        <w:t xml:space="preserve"> is defined in </w:t>
      </w:r>
      <w:r w:rsidR="00A51D25">
        <w:fldChar w:fldCharType="begin"/>
      </w:r>
      <w:r w:rsidR="00A51D25">
        <w:instrText xml:space="preserve"> REF _Ref365546940 \r \h </w:instrText>
      </w:r>
      <w:r w:rsidR="00A51D25">
        <w:fldChar w:fldCharType="separate"/>
      </w:r>
      <w:r w:rsidR="00083CEC">
        <w:t>12.1.4.2</w:t>
      </w:r>
      <w:r w:rsidR="00A51D25">
        <w:fldChar w:fldCharType="end"/>
      </w:r>
      <w:r>
        <w:t>.</w:t>
      </w:r>
    </w:p>
    <w:p w14:paraId="094BAD65" w14:textId="77777777" w:rsidR="00345F94" w:rsidRPr="00837D11" w:rsidRDefault="00345F94" w:rsidP="00E25AF2">
      <w:pPr>
        <w:pStyle w:val="Note"/>
      </w:pPr>
      <w:commentRangeStart w:id="4044"/>
      <w:r w:rsidRPr="00837D11">
        <w:t>NOTE</w:t>
      </w:r>
      <w:r w:rsidR="00837D11" w:rsidRPr="00837D11">
        <w:t xml:space="preserve"> 2</w:t>
      </w:r>
      <w:r w:rsidRPr="00837D11">
        <w:tab/>
        <w:t xml:space="preserve">A semicolon is not required after a </w:t>
      </w:r>
      <w:r w:rsidRPr="00837D11">
        <w:rPr>
          <w:rFonts w:ascii="Courier New" w:hAnsi="Courier New" w:cs="Courier New"/>
          <w:b/>
        </w:rPr>
        <w:t>do-while</w:t>
      </w:r>
      <w:r w:rsidRPr="00837D11">
        <w:t xml:space="preserve"> statement. </w:t>
      </w:r>
      <w:commentRangeEnd w:id="4044"/>
      <w:r w:rsidRPr="007C32C2">
        <w:rPr>
          <w:rStyle w:val="af6"/>
          <w:rFonts w:cs="Arial"/>
          <w:sz w:val="18"/>
          <w:szCs w:val="18"/>
        </w:rPr>
        <w:commentReference w:id="4044"/>
      </w:r>
    </w:p>
    <w:p w14:paraId="3747BED4" w14:textId="77777777" w:rsidR="00491BC9" w:rsidRPr="002241B3" w:rsidRDefault="00470F92" w:rsidP="00491BC9">
      <w:pPr>
        <w:keepNext/>
        <w:rPr>
          <w:rFonts w:ascii="Helvetica" w:hAnsi="Helvetica"/>
          <w:b/>
          <w:spacing w:val="6"/>
        </w:rPr>
      </w:pPr>
      <w:r w:rsidRPr="002241B3">
        <w:rPr>
          <w:b/>
        </w:rPr>
        <w:t>Runtime Semantics</w:t>
      </w:r>
    </w:p>
    <w:p w14:paraId="56709B43" w14:textId="77777777"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LoopContinues</w:t>
      </w:r>
      <w:r>
        <w:rPr>
          <w:rFonts w:ascii="Helvetica" w:hAnsi="Helvetica"/>
          <w:b/>
          <w:spacing w:val="6"/>
        </w:rPr>
        <w:t xml:space="preserve"> Abstract Operation</w:t>
      </w:r>
    </w:p>
    <w:p w14:paraId="390147C9" w14:textId="77777777" w:rsidR="00542A4C" w:rsidRDefault="00491BC9" w:rsidP="00542A4C">
      <w:r>
        <w:t>T</w:t>
      </w:r>
      <w:r w:rsidR="00470F92">
        <w:t>he</w:t>
      </w:r>
      <w:r w:rsidR="00542A4C">
        <w:t xml:space="preserve"> abstract operation </w:t>
      </w:r>
      <w:r w:rsidR="007C32C2">
        <w:rPr>
          <w:rFonts w:ascii="Times New Roman" w:hAnsi="Times New Roman"/>
        </w:rPr>
        <w:t>LoopContinues</w:t>
      </w:r>
      <w:r w:rsidR="00542A4C">
        <w:t xml:space="preserve"> with arguments </w:t>
      </w:r>
      <w:r w:rsidR="00526AEF">
        <w:rPr>
          <w:rFonts w:ascii="Times New Roman" w:hAnsi="Times New Roman"/>
          <w:i/>
        </w:rPr>
        <w:t>c</w:t>
      </w:r>
      <w:r w:rsidR="00542A4C" w:rsidRPr="00542A4C">
        <w:rPr>
          <w:rFonts w:ascii="Times New Roman" w:hAnsi="Times New Roman"/>
          <w:i/>
        </w:rPr>
        <w:t>ompletion</w:t>
      </w:r>
      <w:r w:rsidR="00542A4C">
        <w:t xml:space="preserve"> and </w:t>
      </w:r>
      <w:r w:rsidR="00542A4C" w:rsidRPr="00470F92">
        <w:rPr>
          <w:rFonts w:ascii="Times New Roman" w:hAnsi="Times New Roman"/>
          <w:i/>
        </w:rPr>
        <w:t>labelSet</w:t>
      </w:r>
      <w:r w:rsidR="00542A4C">
        <w:t xml:space="preserve"> is defined by the following step:</w:t>
      </w:r>
    </w:p>
    <w:p w14:paraId="012BB9D3" w14:textId="77777777" w:rsidR="00526AEF" w:rsidRDefault="00526AEF" w:rsidP="00724A70">
      <w:pPr>
        <w:pStyle w:val="Alg3"/>
        <w:numPr>
          <w:ilvl w:val="0"/>
          <w:numId w:val="118"/>
        </w:numPr>
      </w:pPr>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p>
    <w:p w14:paraId="058471ED" w14:textId="77777777" w:rsidR="00B741A1" w:rsidRPr="00E77497" w:rsidRDefault="00B741A1" w:rsidP="00724A70">
      <w:pPr>
        <w:pStyle w:val="Alg3"/>
        <w:numPr>
          <w:ilvl w:val="0"/>
          <w:numId w:val="118"/>
        </w:numPr>
      </w:pPr>
      <w:r w:rsidRPr="00E77497">
        <w:t xml:space="preserve">If </w:t>
      </w:r>
      <w:r w:rsidR="00526AEF">
        <w:rPr>
          <w:i/>
        </w:rPr>
        <w:t>c</w:t>
      </w:r>
      <w:r w:rsidR="00526AEF" w:rsidRPr="00542A4C">
        <w:rPr>
          <w:i/>
        </w:rPr>
        <w:t>ompletion</w:t>
      </w:r>
      <w:r w:rsidRPr="00E77497">
        <w:t>.</w:t>
      </w:r>
      <w:r>
        <w:t>[[</w:t>
      </w:r>
      <w:r w:rsidRPr="00E77497">
        <w:t>type</w:t>
      </w:r>
      <w:r>
        <w:t>]]</w:t>
      </w:r>
      <w:r w:rsidRPr="00E77497">
        <w:t xml:space="preserve"> is not </w:t>
      </w:r>
      <w:r w:rsidRPr="00E77497">
        <w:rPr>
          <w:rFonts w:ascii="Arial" w:hAnsi="Arial" w:cs="Arial"/>
        </w:rPr>
        <w:t>continue</w:t>
      </w:r>
      <w:r w:rsidRPr="00E77497">
        <w:t>, then</w:t>
      </w:r>
      <w:r w:rsidR="00724A70">
        <w:t xml:space="preserve"> return </w:t>
      </w:r>
      <w:r w:rsidR="00724A70" w:rsidRPr="00B814B6">
        <w:rPr>
          <w:b/>
        </w:rPr>
        <w:t>false</w:t>
      </w:r>
      <w:r w:rsidR="00724A70">
        <w:t>.</w:t>
      </w:r>
    </w:p>
    <w:p w14:paraId="45135343" w14:textId="77777777" w:rsidR="00542A4C" w:rsidRDefault="00724A70" w:rsidP="00724A70">
      <w:pPr>
        <w:pStyle w:val="Alg3"/>
        <w:numPr>
          <w:ilvl w:val="0"/>
          <w:numId w:val="118"/>
        </w:numPr>
      </w:pPr>
      <w:r>
        <w:t xml:space="preserve">If </w:t>
      </w:r>
      <w:r w:rsidR="00526AEF">
        <w:rPr>
          <w:i/>
        </w:rPr>
        <w:t>c</w:t>
      </w:r>
      <w:r w:rsidR="00526AEF" w:rsidRPr="00542A4C">
        <w:rPr>
          <w:i/>
        </w:rPr>
        <w:t>ompletion</w:t>
      </w:r>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p>
    <w:p w14:paraId="116DFF3A" w14:textId="77777777" w:rsidR="00724A70" w:rsidRDefault="00724A70" w:rsidP="00724A70">
      <w:pPr>
        <w:pStyle w:val="Alg3"/>
        <w:numPr>
          <w:ilvl w:val="0"/>
          <w:numId w:val="118"/>
        </w:numPr>
      </w:pPr>
      <w:r>
        <w:t xml:space="preserve">If </w:t>
      </w:r>
      <w:r w:rsidR="00526AEF">
        <w:rPr>
          <w:i/>
        </w:rPr>
        <w:t>c</w:t>
      </w:r>
      <w:r w:rsidR="00526AEF" w:rsidRPr="00542A4C">
        <w:rPr>
          <w:i/>
        </w:rPr>
        <w:t>ompletion</w:t>
      </w:r>
      <w:r w:rsidRPr="00E77497">
        <w:t>.</w:t>
      </w:r>
      <w:r>
        <w:t xml:space="preserve">[[target]] is an element of </w:t>
      </w:r>
      <w:r w:rsidRPr="00724A70">
        <w:rPr>
          <w:i/>
        </w:rPr>
        <w:t>labelSet</w:t>
      </w:r>
      <w:r w:rsidRPr="00E77497">
        <w:t>, then</w:t>
      </w:r>
      <w:r>
        <w:t xml:space="preserve"> return </w:t>
      </w:r>
      <w:r w:rsidRPr="00B814B6">
        <w:rPr>
          <w:b/>
        </w:rPr>
        <w:t>true</w:t>
      </w:r>
      <w:r>
        <w:t>.</w:t>
      </w:r>
    </w:p>
    <w:p w14:paraId="43E50C0B" w14:textId="77777777" w:rsidR="00B741A1" w:rsidRPr="00E77497" w:rsidRDefault="00542A4C" w:rsidP="00724A70">
      <w:pPr>
        <w:pStyle w:val="Alg3"/>
        <w:numPr>
          <w:ilvl w:val="0"/>
          <w:numId w:val="118"/>
        </w:numPr>
        <w:spacing w:after="240"/>
      </w:pPr>
      <w:r>
        <w:t xml:space="preserve">Return </w:t>
      </w:r>
      <w:r w:rsidRPr="00B814B6">
        <w:rPr>
          <w:b/>
        </w:rPr>
        <w:t>false</w:t>
      </w:r>
      <w:r w:rsidR="00B741A1" w:rsidRPr="00E77497">
        <w:t>.</w:t>
      </w:r>
    </w:p>
    <w:p w14:paraId="450BCFC6" w14:textId="77777777" w:rsidR="00491BC9" w:rsidRDefault="00491BC9" w:rsidP="00D148E9">
      <w:pPr>
        <w:pStyle w:val="Note"/>
      </w:pPr>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w:t>
      </w:r>
      <w:r w:rsidR="0003414D">
        <w:t>to</w:t>
      </w:r>
      <w:r>
        <w:t xml:space="preserve"> begin a new iteration.</w:t>
      </w:r>
    </w:p>
    <w:p w14:paraId="712EA73C" w14:textId="77777777" w:rsidR="004C02EF" w:rsidRPr="00E77497" w:rsidRDefault="004C02EF" w:rsidP="00D148E9">
      <w:pPr>
        <w:pStyle w:val="30"/>
      </w:pPr>
      <w:bookmarkStart w:id="4045" w:name="_Toc366141936"/>
      <w:r w:rsidRPr="00E77497">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4032"/>
      <w:bookmarkEnd w:id="4033"/>
      <w:bookmarkEnd w:id="4034"/>
      <w:bookmarkEnd w:id="4035"/>
      <w:bookmarkEnd w:id="4036"/>
      <w:bookmarkEnd w:id="4037"/>
      <w:bookmarkEnd w:id="4038"/>
      <w:r w:rsidRPr="00E77497">
        <w:t>t</w:t>
      </w:r>
      <w:bookmarkEnd w:id="4039"/>
      <w:bookmarkEnd w:id="4040"/>
      <w:bookmarkEnd w:id="4041"/>
      <w:bookmarkEnd w:id="4042"/>
      <w:bookmarkEnd w:id="4043"/>
      <w:bookmarkEnd w:id="4045"/>
    </w:p>
    <w:p w14:paraId="25D28D81" w14:textId="77777777" w:rsidR="004D5676" w:rsidRPr="00E77497" w:rsidRDefault="004D5676" w:rsidP="004D5676">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198B4623" w14:textId="77777777" w:rsidR="00A04A9C" w:rsidRPr="00E77497" w:rsidRDefault="00F460AA" w:rsidP="00A04A9C">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r w:rsidR="006753C6" w:rsidRPr="006753C6">
        <w:rPr>
          <w:rFonts w:cs="Arial"/>
          <w:i/>
          <w:vertAlign w:val="subscript"/>
        </w:rPr>
        <w:t xml:space="preserve"> </w:t>
      </w:r>
      <w:r w:rsidR="006753C6" w:rsidRPr="006753C6">
        <w:rPr>
          <w:rFonts w:cs="Arial"/>
          <w:iCs/>
          <w:vertAlign w:val="subscript"/>
        </w:rPr>
        <w:t>opt</w:t>
      </w:r>
      <w:r w:rsidR="00A04A9C" w:rsidRPr="00E77497">
        <w:t xml:space="preserve"> </w:t>
      </w:r>
      <w:r w:rsidR="00A04A9C" w:rsidRPr="00E77497">
        <w:rPr>
          <w:rFonts w:ascii="Times New Roman" w:hAnsi="Times New Roman"/>
          <w:i/>
        </w:rPr>
        <w:t xml:space="preserve"> </w:t>
      </w:r>
    </w:p>
    <w:p w14:paraId="0F0E7001" w14:textId="77777777" w:rsidR="00A04A9C" w:rsidRPr="00E77497" w:rsidRDefault="00A04A9C" w:rsidP="00B34B48">
      <w:pPr>
        <w:pStyle w:val="Alg4"/>
        <w:numPr>
          <w:ilvl w:val="0"/>
          <w:numId w:val="477"/>
        </w:numPr>
        <w:spacing w:after="220"/>
        <w:contextualSpacing/>
      </w:pPr>
      <w:r w:rsidRPr="00E77497">
        <w:t xml:space="preserve">Return the VarDeclaredNames of </w:t>
      </w:r>
      <w:r w:rsidRPr="00E77497">
        <w:rPr>
          <w:i/>
        </w:rPr>
        <w:t>Statement</w:t>
      </w:r>
      <w:r w:rsidRPr="00E77497">
        <w:t>.</w:t>
      </w:r>
    </w:p>
    <w:p w14:paraId="37EB8E30" w14:textId="77777777" w:rsidR="004901F8" w:rsidRPr="00E77497" w:rsidRDefault="004901F8" w:rsidP="00D148E9">
      <w:pPr>
        <w:pStyle w:val="40"/>
      </w:pPr>
      <w:r w:rsidRPr="00E77497">
        <w:t>Runtime Semantics</w:t>
      </w:r>
    </w:p>
    <w:p w14:paraId="62BA8746" w14:textId="77777777" w:rsidR="00B741A1" w:rsidRDefault="00B741A1" w:rsidP="00B741A1">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14:paraId="28E47F58" w14:textId="77777777" w:rsidR="00B741A1" w:rsidRPr="00FA3203" w:rsidRDefault="00B741A1" w:rsidP="00B741A1">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60F6108F" w14:textId="77777777" w:rsidR="004C02EF" w:rsidRPr="00E77497" w:rsidRDefault="00F460AA"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r w:rsidR="006753C6" w:rsidRPr="006753C6">
        <w:rPr>
          <w:rFonts w:cs="Arial"/>
          <w:iCs/>
          <w:vertAlign w:val="subscript"/>
        </w:rPr>
        <w:t xml:space="preserve"> opt</w:t>
      </w:r>
      <w:r w:rsidR="006753C6" w:rsidRPr="00E77497">
        <w:t xml:space="preserve"> </w:t>
      </w:r>
      <w:r w:rsidR="006753C6" w:rsidRPr="00E77497">
        <w:rPr>
          <w:rFonts w:ascii="Times New Roman" w:hAnsi="Times New Roman"/>
          <w:i/>
        </w:rPr>
        <w:t xml:space="preserve"> </w:t>
      </w:r>
      <w:bookmarkStart w:id="4046" w:name="_Toc375031203"/>
      <w:bookmarkStart w:id="4047" w:name="_Toc381513717"/>
    </w:p>
    <w:p w14:paraId="5AE623A0" w14:textId="77777777" w:rsidR="004C02EF" w:rsidRPr="00E77497" w:rsidRDefault="004C02EF" w:rsidP="0027695A">
      <w:pPr>
        <w:pStyle w:val="Alg3"/>
        <w:numPr>
          <w:ilvl w:val="0"/>
          <w:numId w:val="683"/>
        </w:numPr>
      </w:pPr>
      <w:r w:rsidRPr="00E77497">
        <w:t xml:space="preserve">Let </w:t>
      </w:r>
      <w:r w:rsidRPr="00E77497">
        <w:rPr>
          <w:i/>
        </w:rPr>
        <w:t>V</w:t>
      </w:r>
      <w:r w:rsidRPr="00E77497">
        <w:t xml:space="preserve"> = </w:t>
      </w:r>
      <w:commentRangeStart w:id="4048"/>
      <w:r w:rsidR="00BD5F8D" w:rsidRPr="00F75D28">
        <w:rPr>
          <w:b/>
        </w:rPr>
        <w:t>undefined</w:t>
      </w:r>
      <w:commentRangeEnd w:id="4048"/>
      <w:r w:rsidR="00BD5F8D" w:rsidRPr="00F75D28">
        <w:rPr>
          <w:rStyle w:val="af6"/>
          <w:rFonts w:eastAsia="MS Mincho"/>
          <w:b/>
          <w:spacing w:val="0"/>
          <w:lang w:eastAsia="ja-JP"/>
        </w:rPr>
        <w:commentReference w:id="4048"/>
      </w:r>
      <w:r w:rsidRPr="00F75D28">
        <w:rPr>
          <w:b/>
        </w:rPr>
        <w:t>.</w:t>
      </w:r>
    </w:p>
    <w:p w14:paraId="49F19D9F" w14:textId="77777777" w:rsidR="004C02EF" w:rsidRPr="00E77497" w:rsidRDefault="004C02EF" w:rsidP="0027695A">
      <w:pPr>
        <w:pStyle w:val="Alg3"/>
        <w:numPr>
          <w:ilvl w:val="0"/>
          <w:numId w:val="683"/>
        </w:numPr>
      </w:pPr>
      <w:r w:rsidRPr="00E77497">
        <w:t xml:space="preserve">Repeat </w:t>
      </w:r>
    </w:p>
    <w:p w14:paraId="5538B733" w14:textId="77777777"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14:paraId="7BD90294" w14:textId="77777777" w:rsidR="004C02EF" w:rsidRPr="00E77497" w:rsidRDefault="004C02EF" w:rsidP="0027695A">
      <w:pPr>
        <w:pStyle w:val="Alg3"/>
        <w:numPr>
          <w:ilvl w:val="1"/>
          <w:numId w:val="683"/>
        </w:numPr>
      </w:pPr>
      <w:r w:rsidRPr="00E77497">
        <w:t xml:space="preserve">If </w:t>
      </w:r>
      <w:r w:rsidRPr="00E77497">
        <w:rPr>
          <w:i/>
        </w:rPr>
        <w:t>stmt</w:t>
      </w:r>
      <w:r w:rsidRPr="00E77497">
        <w:t>.</w:t>
      </w:r>
      <w:r w:rsidR="00F75D28">
        <w:t>[[</w:t>
      </w:r>
      <w:r w:rsidRPr="00E77497">
        <w:t>value</w:t>
      </w:r>
      <w:r w:rsidR="00F75D28">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F75D28">
        <w:t>[[</w:t>
      </w:r>
      <w:r w:rsidRPr="00E77497">
        <w:t>value</w:t>
      </w:r>
      <w:r w:rsidR="00F75D28">
        <w:t>]]</w:t>
      </w:r>
      <w:r w:rsidRPr="00E77497">
        <w:rPr>
          <w:i/>
        </w:rPr>
        <w:t>.</w:t>
      </w:r>
    </w:p>
    <w:p w14:paraId="4F44ECEA" w14:textId="77777777"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r w:rsidR="00724A70">
        <w:t xml:space="preserve"> and </w:t>
      </w:r>
      <w:r w:rsidR="007C32C2">
        <w:t>LoopContinues</w:t>
      </w:r>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r w:rsidRPr="00E77497">
        <w:t xml:space="preserve">, return </w:t>
      </w:r>
      <w:r w:rsidRPr="00E77497">
        <w:rPr>
          <w:i/>
        </w:rPr>
        <w:t>stmt</w:t>
      </w:r>
      <w:r w:rsidRPr="00E77497">
        <w:t>.</w:t>
      </w:r>
    </w:p>
    <w:p w14:paraId="22419E4F" w14:textId="77777777"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14:paraId="4A62F33F" w14:textId="77777777" w:rsidR="00F75D28" w:rsidRDefault="00F75D28" w:rsidP="0027695A">
      <w:pPr>
        <w:pStyle w:val="Alg2"/>
        <w:numPr>
          <w:ilvl w:val="1"/>
          <w:numId w:val="683"/>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14:paraId="511A9AB7" w14:textId="77777777" w:rsidR="004C02EF" w:rsidRPr="00E77497" w:rsidRDefault="004C02EF" w:rsidP="0027695A">
      <w:pPr>
        <w:pStyle w:val="Alg3"/>
        <w:numPr>
          <w:ilvl w:val="1"/>
          <w:numId w:val="683"/>
        </w:numPr>
      </w:pPr>
      <w:r w:rsidRPr="00E77497">
        <w:t xml:space="preserve">If </w:t>
      </w:r>
      <w:r w:rsidR="00F75D28" w:rsidRPr="006A5E27">
        <w:rPr>
          <w:i/>
        </w:rPr>
        <w:t>exprValue</w:t>
      </w:r>
      <w:r w:rsidRPr="00E77497">
        <w:t xml:space="preserve"> is </w:t>
      </w:r>
      <w:r w:rsidRPr="00E77497">
        <w:rPr>
          <w:b/>
        </w:rPr>
        <w:t>false</w:t>
      </w:r>
      <w:r w:rsidRPr="00E77497">
        <w:t xml:space="preserve">, </w:t>
      </w:r>
      <w:r w:rsidR="00724A70" w:rsidRPr="00E77497">
        <w:t xml:space="preserve">Return </w:t>
      </w:r>
      <w:r w:rsidR="00724A70">
        <w:t>NormalCompletion(</w:t>
      </w:r>
      <w:r w:rsidR="00724A70" w:rsidRPr="00E77497">
        <w:rPr>
          <w:i/>
        </w:rPr>
        <w:t>V</w:t>
      </w:r>
      <w:r w:rsidR="00724A70">
        <w:t>)</w:t>
      </w:r>
      <w:r w:rsidRPr="00E77497">
        <w:t>.</w:t>
      </w:r>
    </w:p>
    <w:p w14:paraId="04AE4EBA" w14:textId="77777777" w:rsidR="00236961" w:rsidRDefault="00236961" w:rsidP="008D1E73">
      <w:pPr>
        <w:pStyle w:val="Alg3"/>
        <w:numPr>
          <w:ilvl w:val="1"/>
          <w:numId w:val="683"/>
        </w:numPr>
      </w:pPr>
      <w:r>
        <w:t xml:space="preserve">Else if </w:t>
      </w:r>
      <w:r w:rsidRPr="009E1306">
        <w:rPr>
          <w:i/>
        </w:rPr>
        <w:t>exprValue</w:t>
      </w:r>
      <w:r>
        <w:t xml:space="preserve"> is </w:t>
      </w:r>
      <w:r w:rsidR="008D1E73">
        <w:t xml:space="preserve">not </w:t>
      </w:r>
      <w:r w:rsidR="008D1E73">
        <w:rPr>
          <w:b/>
          <w:bCs/>
        </w:rPr>
        <w:t>true</w:t>
      </w:r>
      <w:r>
        <w:t xml:space="preserve">, </w:t>
      </w:r>
      <w:commentRangeStart w:id="4049"/>
      <w:r>
        <w:t>then</w:t>
      </w:r>
      <w:commentRangeEnd w:id="4049"/>
      <w:r w:rsidR="009E1306">
        <w:rPr>
          <w:rStyle w:val="af6"/>
          <w:rFonts w:ascii="Arial" w:eastAsia="MS Mincho" w:hAnsi="Arial"/>
          <w:spacing w:val="0"/>
          <w:lang w:eastAsia="ja-JP"/>
        </w:rPr>
        <w:commentReference w:id="4049"/>
      </w:r>
    </w:p>
    <w:p w14:paraId="2E0EECCB" w14:textId="77777777" w:rsidR="006430AB" w:rsidRDefault="006430AB" w:rsidP="006430AB">
      <w:pPr>
        <w:pStyle w:val="Alg3"/>
        <w:numPr>
          <w:ilvl w:val="2"/>
          <w:numId w:val="683"/>
        </w:numPr>
        <w:ind w:left="1620" w:hanging="180"/>
      </w:pPr>
      <w:r>
        <w:t xml:space="preserve">Assert: </w:t>
      </w:r>
      <w:r w:rsidRPr="006430AB">
        <w:rPr>
          <w:i/>
        </w:rPr>
        <w:t>exprValue</w:t>
      </w:r>
      <w:r>
        <w:t xml:space="preserve"> is an abrupt completion.</w:t>
      </w:r>
    </w:p>
    <w:p w14:paraId="0D9EFC91" w14:textId="77777777" w:rsidR="00236961" w:rsidRPr="00E77497" w:rsidRDefault="00236961" w:rsidP="006430AB">
      <w:pPr>
        <w:pStyle w:val="Alg3"/>
        <w:numPr>
          <w:ilvl w:val="2"/>
          <w:numId w:val="683"/>
        </w:numPr>
        <w:spacing w:after="240"/>
        <w:ind w:left="1627" w:hanging="187"/>
      </w:pPr>
      <w:r>
        <w:t xml:space="preserve">If </w:t>
      </w:r>
      <w:r w:rsidRPr="00E77497">
        <w:t xml:space="preserve"> </w:t>
      </w:r>
      <w:r w:rsidR="007C32C2">
        <w:t>LoopContinues</w:t>
      </w:r>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p>
    <w:p w14:paraId="274C11D5" w14:textId="77777777" w:rsidR="004C02EF" w:rsidRPr="00E77497" w:rsidRDefault="004C02EF" w:rsidP="00D148E9">
      <w:pPr>
        <w:pStyle w:val="30"/>
      </w:pPr>
      <w:bookmarkStart w:id="4050" w:name="_Toc361663403"/>
      <w:bookmarkStart w:id="4051" w:name="_Toc361665244"/>
      <w:bookmarkStart w:id="4052" w:name="_Toc361667084"/>
      <w:bookmarkStart w:id="4053" w:name="_Toc361668913"/>
      <w:bookmarkStart w:id="4054" w:name="_Toc364934941"/>
      <w:bookmarkStart w:id="4055" w:name="_Toc365474185"/>
      <w:bookmarkStart w:id="4056" w:name="_Toc417706222"/>
      <w:bookmarkStart w:id="4057" w:name="_Toc472818882"/>
      <w:bookmarkStart w:id="4058" w:name="_Toc235503457"/>
      <w:bookmarkStart w:id="4059" w:name="_Toc241509232"/>
      <w:bookmarkStart w:id="4060" w:name="_Toc244416719"/>
      <w:bookmarkStart w:id="4061" w:name="_Toc276631083"/>
      <w:bookmarkStart w:id="4062" w:name="_Toc366141937"/>
      <w:bookmarkEnd w:id="4050"/>
      <w:bookmarkEnd w:id="4051"/>
      <w:bookmarkEnd w:id="4052"/>
      <w:bookmarkEnd w:id="4053"/>
      <w:bookmarkEnd w:id="4054"/>
      <w:bookmarkEnd w:id="4055"/>
      <w:r w:rsidRPr="00E77497">
        <w:t xml:space="preserve">The </w:t>
      </w:r>
      <w:r w:rsidRPr="00E77497">
        <w:rPr>
          <w:rFonts w:ascii="Courier New" w:hAnsi="Courier New"/>
        </w:rPr>
        <w:t>while</w:t>
      </w:r>
      <w:r w:rsidRPr="00E77497">
        <w:t xml:space="preserve"> </w:t>
      </w:r>
      <w:bookmarkEnd w:id="4056"/>
      <w:bookmarkEnd w:id="4057"/>
      <w:bookmarkEnd w:id="4058"/>
      <w:r w:rsidRPr="00E77497">
        <w:t>Statement</w:t>
      </w:r>
      <w:bookmarkEnd w:id="4059"/>
      <w:bookmarkEnd w:id="4060"/>
      <w:bookmarkEnd w:id="4061"/>
      <w:bookmarkEnd w:id="4062"/>
    </w:p>
    <w:p w14:paraId="2C54D2F9" w14:textId="77777777" w:rsidR="00687A3E" w:rsidRPr="00E77497" w:rsidRDefault="00687A3E" w:rsidP="00687A3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4D2E75F2" w14:textId="77777777" w:rsidR="008B7162" w:rsidRPr="00E77497" w:rsidRDefault="008B7162" w:rsidP="008B7162">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00007356" w:rsidRPr="00007356">
        <w:rPr>
          <w:rFonts w:ascii="Times New Roman" w:hAnsi="Times New Roman"/>
          <w:i/>
        </w:rPr>
        <w:t xml:space="preserve"> </w:t>
      </w:r>
      <w:r w:rsidR="00007356" w:rsidRPr="00E77497">
        <w:rPr>
          <w:rFonts w:ascii="Times New Roman" w:hAnsi="Times New Roman"/>
          <w:i/>
        </w:rPr>
        <w:t>Statement</w:t>
      </w:r>
      <w:r w:rsidRPr="00E77497">
        <w:rPr>
          <w:rFonts w:ascii="Times New Roman" w:hAnsi="Times New Roman"/>
          <w:i/>
        </w:rPr>
        <w:t xml:space="preserve"> </w:t>
      </w:r>
    </w:p>
    <w:p w14:paraId="0A6F9671" w14:textId="77777777" w:rsidR="008B7162" w:rsidRPr="00E77497" w:rsidRDefault="008B7162" w:rsidP="00B34B48">
      <w:pPr>
        <w:pStyle w:val="Alg4"/>
        <w:numPr>
          <w:ilvl w:val="0"/>
          <w:numId w:val="478"/>
        </w:numPr>
        <w:spacing w:after="220"/>
        <w:contextualSpacing/>
      </w:pPr>
      <w:r w:rsidRPr="00E77497">
        <w:t xml:space="preserve">Return the VarDeclaredNames of </w:t>
      </w:r>
      <w:r w:rsidRPr="00E77497">
        <w:rPr>
          <w:i/>
        </w:rPr>
        <w:t>Statement</w:t>
      </w:r>
      <w:r w:rsidRPr="00E77497">
        <w:t>.</w:t>
      </w:r>
    </w:p>
    <w:p w14:paraId="75EB1223" w14:textId="77777777" w:rsidR="004901F8" w:rsidRPr="00E77497" w:rsidRDefault="004901F8" w:rsidP="00D148E9">
      <w:pPr>
        <w:pStyle w:val="40"/>
      </w:pPr>
      <w:r w:rsidRPr="00E77497">
        <w:t>Runtime Semantics</w:t>
      </w:r>
    </w:p>
    <w:p w14:paraId="5623C58B" w14:textId="77777777" w:rsidR="004901F8" w:rsidRDefault="004901F8" w:rsidP="004901F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14:paraId="355E5703" w14:textId="77777777"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7F3CEF0B" w14:textId="77777777" w:rsidR="004C02EF" w:rsidRPr="00E77497" w:rsidRDefault="004C02EF"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14:paraId="5FAB7AD8" w14:textId="77777777"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4063"/>
      <w:r w:rsidR="00BD5F8D" w:rsidRPr="00BC2562">
        <w:rPr>
          <w:b/>
        </w:rPr>
        <w:t>undefined</w:t>
      </w:r>
      <w:commentRangeEnd w:id="4063"/>
      <w:r w:rsidR="00BD5F8D" w:rsidRPr="00BC2562">
        <w:rPr>
          <w:rStyle w:val="af6"/>
          <w:rFonts w:ascii="Arial" w:eastAsia="MS Mincho" w:hAnsi="Arial"/>
          <w:b/>
          <w:spacing w:val="0"/>
          <w:lang w:eastAsia="ja-JP"/>
        </w:rPr>
        <w:commentReference w:id="4063"/>
      </w:r>
      <w:r w:rsidRPr="00BC2562">
        <w:t>.</w:t>
      </w:r>
    </w:p>
    <w:p w14:paraId="5094A86E" w14:textId="77777777" w:rsidR="004C02EF" w:rsidRPr="00E77497" w:rsidRDefault="004C02EF" w:rsidP="00B34B48">
      <w:pPr>
        <w:pStyle w:val="Alg3"/>
        <w:numPr>
          <w:ilvl w:val="0"/>
          <w:numId w:val="119"/>
        </w:numPr>
      </w:pPr>
      <w:r w:rsidRPr="00E77497">
        <w:t>Repeat</w:t>
      </w:r>
    </w:p>
    <w:p w14:paraId="720E5661" w14:textId="77777777"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14:paraId="2B14BFF3" w14:textId="77777777" w:rsidR="00F75D28" w:rsidRDefault="00F75D28" w:rsidP="006430AB">
      <w:pPr>
        <w:pStyle w:val="Alg2"/>
        <w:numPr>
          <w:ilvl w:val="1"/>
          <w:numId w:val="119"/>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14:paraId="561498BB" w14:textId="77777777" w:rsidR="004C02EF" w:rsidRPr="00E77497" w:rsidRDefault="004C02EF" w:rsidP="00B34B48">
      <w:pPr>
        <w:pStyle w:val="Alg3"/>
        <w:numPr>
          <w:ilvl w:val="1"/>
          <w:numId w:val="119"/>
        </w:numPr>
      </w:pPr>
      <w:r w:rsidRPr="00E77497">
        <w:t xml:space="preserve">If </w:t>
      </w:r>
      <w:r w:rsidR="00F75D28" w:rsidRPr="006A5E27">
        <w:rPr>
          <w:i/>
        </w:rPr>
        <w:t>exprValue</w:t>
      </w:r>
      <w:r w:rsidRPr="00E77497">
        <w:t xml:space="preserve"> is </w:t>
      </w:r>
      <w:r w:rsidRPr="00E77497">
        <w:rPr>
          <w:b/>
        </w:rPr>
        <w:t>false</w:t>
      </w:r>
      <w:r w:rsidRPr="00E77497">
        <w:t xml:space="preserve">, return </w:t>
      </w:r>
      <w:r w:rsidR="001E2FDD">
        <w:t>NormalCompletion(</w:t>
      </w:r>
      <w:r w:rsidRPr="00E77497">
        <w:rPr>
          <w:i/>
        </w:rPr>
        <w:t>V</w:t>
      </w:r>
      <w:r w:rsidRPr="00E77497">
        <w:t>).</w:t>
      </w:r>
    </w:p>
    <w:p w14:paraId="6F341466" w14:textId="77777777" w:rsidR="009E1306" w:rsidRDefault="0019340D" w:rsidP="0019340D">
      <w:pPr>
        <w:pStyle w:val="Alg3"/>
        <w:numPr>
          <w:ilvl w:val="1"/>
          <w:numId w:val="119"/>
        </w:numPr>
      </w:pPr>
      <w:r>
        <w:t>I</w:t>
      </w:r>
      <w:r w:rsidR="009E1306">
        <w:t xml:space="preserve">f </w:t>
      </w:r>
      <w:r w:rsidR="009E1306" w:rsidRPr="009E1306">
        <w:rPr>
          <w:i/>
        </w:rPr>
        <w:t>exprValue</w:t>
      </w:r>
      <w:r w:rsidR="009E1306">
        <w:t xml:space="preserve"> is </w:t>
      </w:r>
      <w:r>
        <w:t xml:space="preserve">not </w:t>
      </w:r>
      <w:r>
        <w:rPr>
          <w:b/>
          <w:bCs/>
        </w:rPr>
        <w:t>true</w:t>
      </w:r>
      <w:r w:rsidR="009E1306">
        <w:t xml:space="preserve">, </w:t>
      </w:r>
      <w:commentRangeStart w:id="4064"/>
      <w:r w:rsidR="009E1306">
        <w:t>then</w:t>
      </w:r>
      <w:commentRangeEnd w:id="4064"/>
      <w:r w:rsidR="009E1306">
        <w:rPr>
          <w:rStyle w:val="af6"/>
          <w:rFonts w:ascii="Arial" w:eastAsia="MS Mincho" w:hAnsi="Arial"/>
          <w:spacing w:val="0"/>
          <w:lang w:eastAsia="ja-JP"/>
        </w:rPr>
        <w:commentReference w:id="4064"/>
      </w:r>
    </w:p>
    <w:p w14:paraId="3BFF7E6C" w14:textId="77777777" w:rsidR="006430AB" w:rsidRDefault="006430AB" w:rsidP="006430AB">
      <w:pPr>
        <w:pStyle w:val="Alg3"/>
        <w:numPr>
          <w:ilvl w:val="2"/>
          <w:numId w:val="119"/>
        </w:numPr>
        <w:tabs>
          <w:tab w:val="clear" w:pos="1800"/>
          <w:tab w:val="num" w:pos="1440"/>
        </w:tabs>
        <w:ind w:hanging="630"/>
      </w:pPr>
      <w:r>
        <w:t xml:space="preserve">Assert: </w:t>
      </w:r>
      <w:r w:rsidRPr="006430AB">
        <w:rPr>
          <w:i/>
        </w:rPr>
        <w:t>exprValue</w:t>
      </w:r>
      <w:r>
        <w:t xml:space="preserve"> is an abrupt completion.</w:t>
      </w:r>
    </w:p>
    <w:p w14:paraId="53A1C854" w14:textId="77777777" w:rsidR="009E1306" w:rsidRPr="00E77497" w:rsidRDefault="006430AB" w:rsidP="006430AB">
      <w:pPr>
        <w:pStyle w:val="Alg3"/>
        <w:numPr>
          <w:ilvl w:val="2"/>
          <w:numId w:val="119"/>
        </w:numPr>
        <w:tabs>
          <w:tab w:val="clear" w:pos="1800"/>
          <w:tab w:val="left" w:pos="1440"/>
          <w:tab w:val="left" w:pos="2070"/>
          <w:tab w:val="left" w:pos="2160"/>
        </w:tabs>
        <w:ind w:left="1530"/>
      </w:pPr>
      <w:r>
        <w:t xml:space="preserve">If </w:t>
      </w:r>
      <w:r w:rsidRPr="00E77497">
        <w:t xml:space="preserve"> </w:t>
      </w:r>
      <w:r w:rsidR="007C32C2">
        <w:t>LoopContinues</w:t>
      </w:r>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p>
    <w:p w14:paraId="008F2938" w14:textId="77777777"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14:paraId="0F2CEFA3" w14:textId="77777777" w:rsidR="004C02EF" w:rsidRPr="00E77497" w:rsidRDefault="004C02EF" w:rsidP="00B34B48">
      <w:pPr>
        <w:pStyle w:val="Alg3"/>
        <w:numPr>
          <w:ilvl w:val="1"/>
          <w:numId w:val="119"/>
        </w:numPr>
      </w:pPr>
      <w:r w:rsidRPr="00E77497">
        <w:t xml:space="preserve">If </w:t>
      </w:r>
      <w:r w:rsidRPr="00E77497">
        <w:rPr>
          <w:i/>
        </w:rPr>
        <w:t>stmt</w:t>
      </w:r>
      <w:r w:rsidRPr="00E77497">
        <w:t>.</w:t>
      </w:r>
      <w:r w:rsidR="009E1306">
        <w:t>[[</w:t>
      </w:r>
      <w:r w:rsidRPr="00E77497">
        <w:t>value</w:t>
      </w:r>
      <w:r w:rsidR="009E1306">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9E1306">
        <w:t>[[</w:t>
      </w:r>
      <w:r w:rsidRPr="00E77497">
        <w:t>value</w:t>
      </w:r>
      <w:r w:rsidR="009E1306">
        <w:t>]]</w:t>
      </w:r>
      <w:r w:rsidRPr="00E77497">
        <w:t>.</w:t>
      </w:r>
    </w:p>
    <w:p w14:paraId="49F1ECB9" w14:textId="77777777" w:rsidR="004C02EF" w:rsidRPr="00E77497" w:rsidRDefault="004C02EF" w:rsidP="00F204E5">
      <w:pPr>
        <w:pStyle w:val="Alg3"/>
        <w:numPr>
          <w:ilvl w:val="1"/>
          <w:numId w:val="119"/>
        </w:numPr>
        <w:spacing w:after="220"/>
      </w:pPr>
      <w:r w:rsidRPr="00E77497">
        <w:t xml:space="preserve">If </w:t>
      </w:r>
      <w:r w:rsidR="007C32C2">
        <w:t>LoopContinues</w:t>
      </w:r>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r w:rsidRPr="00E77497">
        <w:t xml:space="preserve">, return </w:t>
      </w:r>
      <w:r w:rsidRPr="00E77497">
        <w:rPr>
          <w:i/>
        </w:rPr>
        <w:t>stmt</w:t>
      </w:r>
      <w:r w:rsidRPr="00E77497">
        <w:t>.</w:t>
      </w:r>
    </w:p>
    <w:p w14:paraId="61135680" w14:textId="77777777" w:rsidR="004C02EF" w:rsidRPr="00E77497" w:rsidRDefault="004C02EF" w:rsidP="00D148E9">
      <w:pPr>
        <w:pStyle w:val="30"/>
      </w:pPr>
      <w:bookmarkStart w:id="4065" w:name="_Toc382212239"/>
      <w:bookmarkStart w:id="4066" w:name="_Toc382212753"/>
      <w:bookmarkStart w:id="4067" w:name="_Toc382291584"/>
      <w:bookmarkStart w:id="4068" w:name="_Toc385672233"/>
      <w:bookmarkStart w:id="4069" w:name="_Toc393690337"/>
      <w:bookmarkStart w:id="4070" w:name="_Ref432004090"/>
      <w:bookmarkStart w:id="4071" w:name="_Toc472818883"/>
      <w:bookmarkStart w:id="4072" w:name="_Toc235503458"/>
      <w:bookmarkStart w:id="4073" w:name="_Toc241509233"/>
      <w:bookmarkStart w:id="4074" w:name="_Toc244416720"/>
      <w:bookmarkStart w:id="4075" w:name="_Toc276631084"/>
      <w:bookmarkStart w:id="4076" w:name="_Ref365539544"/>
      <w:bookmarkStart w:id="4077" w:name="_Toc366141938"/>
      <w:commentRangeStart w:id="4078"/>
      <w:r w:rsidRPr="00E77497">
        <w:t xml:space="preserve">The </w:t>
      </w:r>
      <w:r w:rsidRPr="00E77497">
        <w:rPr>
          <w:rFonts w:ascii="Courier New" w:hAnsi="Courier New"/>
        </w:rPr>
        <w:t>for</w:t>
      </w:r>
      <w:r w:rsidRPr="00E77497">
        <w:t xml:space="preserve"> Statemen</w:t>
      </w:r>
      <w:bookmarkEnd w:id="4046"/>
      <w:bookmarkEnd w:id="4047"/>
      <w:bookmarkEnd w:id="4065"/>
      <w:bookmarkEnd w:id="4066"/>
      <w:bookmarkEnd w:id="4067"/>
      <w:bookmarkEnd w:id="4068"/>
      <w:bookmarkEnd w:id="4069"/>
      <w:r w:rsidRPr="00E77497">
        <w:t>t</w:t>
      </w:r>
      <w:bookmarkEnd w:id="4070"/>
      <w:bookmarkEnd w:id="4071"/>
      <w:bookmarkEnd w:id="4072"/>
      <w:bookmarkEnd w:id="4073"/>
      <w:bookmarkEnd w:id="4074"/>
      <w:bookmarkEnd w:id="4075"/>
      <w:commentRangeEnd w:id="4078"/>
      <w:r w:rsidR="00CC12F9" w:rsidRPr="00E77497">
        <w:rPr>
          <w:rStyle w:val="af6"/>
          <w:b w:val="0"/>
          <w:lang w:val="en-GB"/>
        </w:rPr>
        <w:commentReference w:id="4078"/>
      </w:r>
      <w:bookmarkEnd w:id="4076"/>
      <w:bookmarkEnd w:id="4077"/>
    </w:p>
    <w:p w14:paraId="3DEA5434" w14:textId="77777777" w:rsidR="00533E91" w:rsidRPr="00E77497" w:rsidRDefault="00533E91" w:rsidP="00D148E9">
      <w:pPr>
        <w:pStyle w:val="40"/>
      </w:pPr>
      <w:r>
        <w:t>Static</w:t>
      </w:r>
      <w:r w:rsidRPr="00E77497">
        <w:t xml:space="preserve"> Semantics</w:t>
      </w:r>
    </w:p>
    <w:p w14:paraId="61AD115A" w14:textId="77777777" w:rsidR="00687A3E" w:rsidRPr="00E77497" w:rsidRDefault="00687A3E" w:rsidP="00687A3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477F87F4" w14:textId="77777777" w:rsidR="00466EC5"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r w:rsidR="00466EC5" w:rsidRPr="00E77497">
        <w:t xml:space="preserve"> </w:t>
      </w:r>
      <w:r w:rsidR="00466EC5" w:rsidRPr="00E77497">
        <w:rPr>
          <w:rFonts w:ascii="Times New Roman" w:hAnsi="Times New Roman"/>
          <w:i/>
        </w:rPr>
        <w:t xml:space="preserve"> </w:t>
      </w:r>
    </w:p>
    <w:p w14:paraId="028F88D1" w14:textId="77777777" w:rsidR="00466EC5" w:rsidRPr="00E77497" w:rsidRDefault="00466EC5" w:rsidP="00B34B48">
      <w:pPr>
        <w:pStyle w:val="Alg4"/>
        <w:numPr>
          <w:ilvl w:val="0"/>
          <w:numId w:val="479"/>
        </w:numPr>
        <w:spacing w:after="220"/>
        <w:contextualSpacing/>
      </w:pPr>
      <w:r w:rsidRPr="00E77497">
        <w:t xml:space="preserve">Return the VarDeclaredNames of </w:t>
      </w:r>
      <w:r w:rsidRPr="00E77497">
        <w:rPr>
          <w:i/>
        </w:rPr>
        <w:t>Statement</w:t>
      </w:r>
      <w:r w:rsidRPr="00E77497">
        <w:t>.</w:t>
      </w:r>
    </w:p>
    <w:p w14:paraId="57805FFD" w14:textId="77777777" w:rsidR="00FD645E" w:rsidRPr="00E77497" w:rsidRDefault="00FD645E" w:rsidP="008E73AB">
      <w:pPr>
        <w:keepNext/>
        <w:rPr>
          <w:rFonts w:ascii="Helvetica" w:hAnsi="Helvetica"/>
          <w:b/>
        </w:rPr>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p>
    <w:p w14:paraId="72EF513D" w14:textId="77777777" w:rsidR="00FD645E" w:rsidRPr="00E77497" w:rsidRDefault="00FD645E" w:rsidP="008E73AB">
      <w:pPr>
        <w:pStyle w:val="Alg4"/>
        <w:numPr>
          <w:ilvl w:val="0"/>
          <w:numId w:val="480"/>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p>
    <w:p w14:paraId="620C8A51" w14:textId="77777777" w:rsidR="00FD645E" w:rsidRPr="00E77497" w:rsidRDefault="00FD645E" w:rsidP="00B34B48">
      <w:pPr>
        <w:pStyle w:val="Alg4"/>
        <w:numPr>
          <w:ilvl w:val="0"/>
          <w:numId w:val="48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p>
    <w:p w14:paraId="16233AB1" w14:textId="77777777" w:rsidR="00FD645E" w:rsidRPr="00E77497" w:rsidRDefault="00FD645E" w:rsidP="00B34B48">
      <w:pPr>
        <w:pStyle w:val="Alg4"/>
        <w:numPr>
          <w:ilvl w:val="0"/>
          <w:numId w:val="480"/>
        </w:numPr>
        <w:spacing w:after="220"/>
        <w:contextualSpacing/>
      </w:pPr>
      <w:r w:rsidRPr="00E77497">
        <w:t xml:space="preserve">Return </w:t>
      </w:r>
      <w:r w:rsidRPr="00E77497">
        <w:rPr>
          <w:rStyle w:val="bnf"/>
        </w:rPr>
        <w:t>names</w:t>
      </w:r>
      <w:r w:rsidRPr="00E77497">
        <w:t>.</w:t>
      </w:r>
    </w:p>
    <w:p w14:paraId="608F560A" w14:textId="77777777" w:rsidR="00FD2CF3"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FD2CF3" w:rsidRPr="00E77497">
        <w:rPr>
          <w:rFonts w:ascii="Courier New" w:hAnsi="Courier New"/>
          <w:b/>
        </w:rPr>
        <w:t>for</w:t>
      </w:r>
      <w:r w:rsidR="00FD2CF3" w:rsidRPr="00E77497">
        <w:t xml:space="preserve"> </w:t>
      </w:r>
      <w:r w:rsidR="00FD2CF3" w:rsidRPr="00E77497">
        <w:rPr>
          <w:rFonts w:ascii="Courier New" w:hAnsi="Courier New"/>
          <w:b/>
        </w:rPr>
        <w:t>(</w:t>
      </w:r>
      <w:r w:rsidR="00FD2CF3">
        <w:rPr>
          <w:rStyle w:val="bnf"/>
        </w:rPr>
        <w:t>LexicalDeclaration</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p>
    <w:p w14:paraId="75E4B13F" w14:textId="77777777" w:rsidR="00FD2CF3" w:rsidRPr="00E77497" w:rsidRDefault="00FD2CF3" w:rsidP="008E2AED">
      <w:pPr>
        <w:pStyle w:val="Alg4"/>
        <w:numPr>
          <w:ilvl w:val="0"/>
          <w:numId w:val="688"/>
        </w:numPr>
        <w:spacing w:after="220"/>
        <w:contextualSpacing/>
      </w:pPr>
      <w:r w:rsidRPr="00E77497">
        <w:t xml:space="preserve">Return the VarDeclaredNames of </w:t>
      </w:r>
      <w:r w:rsidRPr="00E77497">
        <w:rPr>
          <w:i/>
        </w:rPr>
        <w:t>Statement</w:t>
      </w:r>
      <w:r w:rsidRPr="00E77497">
        <w:t>.</w:t>
      </w:r>
    </w:p>
    <w:p w14:paraId="6170A224" w14:textId="77777777" w:rsidR="004901F8" w:rsidRPr="00E77497" w:rsidRDefault="004901F8" w:rsidP="00D148E9">
      <w:pPr>
        <w:pStyle w:val="40"/>
      </w:pPr>
      <w:r w:rsidRPr="00E77497">
        <w:t>Runtime Semantics</w:t>
      </w:r>
    </w:p>
    <w:p w14:paraId="39091A6B" w14:textId="77777777" w:rsidR="004901F8" w:rsidRDefault="004901F8" w:rsidP="004901F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14:paraId="2D473E75" w14:textId="77777777"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2133E233" w14:textId="77777777" w:rsidR="004C02EF" w:rsidRPr="00E77497" w:rsidRDefault="004C02EF"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p>
    <w:p w14:paraId="5E79943E" w14:textId="77777777" w:rsidR="004C02EF" w:rsidRPr="00E77497" w:rsidRDefault="004C02EF" w:rsidP="008E73AB">
      <w:pPr>
        <w:pStyle w:val="Alg3"/>
        <w:numPr>
          <w:ilvl w:val="0"/>
          <w:numId w:val="120"/>
        </w:numPr>
      </w:pPr>
      <w:r w:rsidRPr="00E77497">
        <w:t xml:space="preserve">If </w:t>
      </w:r>
      <w:r w:rsidRPr="00E77497">
        <w:rPr>
          <w:i/>
        </w:rPr>
        <w:t>Expression</w:t>
      </w:r>
      <w:r w:rsidRPr="00E77497">
        <w:t xml:space="preserve"> is present, then</w:t>
      </w:r>
    </w:p>
    <w:p w14:paraId="793906EE" w14:textId="77777777" w:rsidR="004C02EF" w:rsidRPr="00E77497" w:rsidRDefault="004C02EF" w:rsidP="008E73AB">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w:t>
      </w:r>
      <w:r w:rsidRPr="00E77497">
        <w:t>.</w:t>
      </w:r>
    </w:p>
    <w:p w14:paraId="1BCBD4B2" w14:textId="77777777" w:rsidR="004C02EF" w:rsidRPr="00E77497" w:rsidRDefault="006327B6" w:rsidP="003B3043">
      <w:pPr>
        <w:pStyle w:val="Alg3"/>
        <w:numPr>
          <w:ilvl w:val="1"/>
          <w:numId w:val="120"/>
        </w:numPr>
      </w:pPr>
      <w:r>
        <w:t xml:space="preserve">Let </w:t>
      </w:r>
      <w:r w:rsidRPr="006A5E27">
        <w:rPr>
          <w:i/>
        </w:rPr>
        <w:t>exprValue</w:t>
      </w:r>
      <w:r>
        <w:t xml:space="preserve"> be</w:t>
      </w:r>
      <w:r w:rsidRPr="00E77497">
        <w:t xml:space="preserve"> </w:t>
      </w:r>
      <w:r w:rsidR="004C02EF" w:rsidRPr="00E77497">
        <w:t>GetValue(</w:t>
      </w:r>
      <w:r w:rsidR="004C02EF" w:rsidRPr="00E77497">
        <w:rPr>
          <w:i/>
        </w:rPr>
        <w:t>exprRef</w:t>
      </w:r>
      <w:r w:rsidR="004C02EF" w:rsidRPr="00E77497">
        <w:t xml:space="preserve">). </w:t>
      </w:r>
    </w:p>
    <w:p w14:paraId="75AB6A6E" w14:textId="77777777" w:rsidR="00F204E5" w:rsidRPr="00E77497" w:rsidRDefault="006327B6" w:rsidP="0013710B">
      <w:pPr>
        <w:pStyle w:val="Alg3"/>
        <w:numPr>
          <w:ilvl w:val="1"/>
          <w:numId w:val="120"/>
        </w:numPr>
      </w:pPr>
      <w:r>
        <w:t xml:space="preserve">If </w:t>
      </w:r>
      <w:r w:rsidR="007C32C2">
        <w:t>LoopContinues</w:t>
      </w:r>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p>
    <w:p w14:paraId="4C1EFFE3" w14:textId="77777777" w:rsidR="00033CAC" w:rsidRPr="00E77497" w:rsidRDefault="00033CAC" w:rsidP="00033CAC">
      <w:pPr>
        <w:pStyle w:val="Alg3"/>
        <w:numPr>
          <w:ilvl w:val="0"/>
          <w:numId w:val="120"/>
        </w:numPr>
      </w:pPr>
      <w:r>
        <w:t>Return the result of perform</w:t>
      </w:r>
      <w:r w:rsidR="008A0F38">
        <w:t>ing</w:t>
      </w:r>
      <w:r>
        <w:t xml:space="preserve"> </w:t>
      </w:r>
      <w:r w:rsidR="00732086">
        <w:t>For Body Evaluation</w:t>
      </w:r>
      <w:r>
        <w:t xml:space="preserve">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t>
      </w:r>
      <w:r w:rsidR="004901F8">
        <w:t xml:space="preserve">with </w:t>
      </w:r>
      <w:r w:rsidR="004901F8" w:rsidRPr="004901F8">
        <w:rPr>
          <w:i/>
        </w:rPr>
        <w:t>labelSet</w:t>
      </w:r>
      <w:r w:rsidRPr="00E77497">
        <w:t>.</w:t>
      </w:r>
      <w:r w:rsidR="004901F8">
        <w:t xml:space="preserve">  </w:t>
      </w:r>
    </w:p>
    <w:p w14:paraId="5C4B801B" w14:textId="77777777" w:rsidR="0013710B" w:rsidRDefault="0013710B" w:rsidP="0013710B">
      <w:pPr>
        <w:pStyle w:val="Alg3"/>
        <w:tabs>
          <w:tab w:val="clear" w:pos="360"/>
        </w:tabs>
        <w:ind w:left="0" w:firstLine="0"/>
      </w:pPr>
    </w:p>
    <w:p w14:paraId="577E6113" w14:textId="77777777" w:rsidR="004901F8" w:rsidRPr="00E77497" w:rsidRDefault="004901F8"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14:paraId="265F0ADE" w14:textId="77777777" w:rsidR="004901F8" w:rsidRPr="00E77497" w:rsidRDefault="004901F8" w:rsidP="008E73AB">
      <w:pPr>
        <w:pStyle w:val="Alg3"/>
        <w:numPr>
          <w:ilvl w:val="0"/>
          <w:numId w:val="121"/>
        </w:numPr>
      </w:pPr>
      <w:r>
        <w:t xml:space="preserve">Let </w:t>
      </w:r>
      <w:r w:rsidRPr="00E7227A">
        <w:rPr>
          <w:i/>
        </w:rPr>
        <w:t>varDcl</w:t>
      </w:r>
      <w:r>
        <w:t xml:space="preserve"> be the result of evaluating</w:t>
      </w:r>
      <w:r w:rsidRPr="00E77497">
        <w:t xml:space="preserve"> </w:t>
      </w:r>
      <w:r w:rsidRPr="00E77497">
        <w:rPr>
          <w:i/>
        </w:rPr>
        <w:t>VariableDeclarationList</w:t>
      </w:r>
      <w:r w:rsidRPr="00E77497">
        <w:t>.</w:t>
      </w:r>
    </w:p>
    <w:p w14:paraId="2730AEE2" w14:textId="77777777" w:rsidR="004901F8" w:rsidRPr="00E77497" w:rsidRDefault="004901F8" w:rsidP="004901F8">
      <w:pPr>
        <w:pStyle w:val="Alg3"/>
        <w:numPr>
          <w:ilvl w:val="0"/>
          <w:numId w:val="121"/>
        </w:numPr>
        <w:tabs>
          <w:tab w:val="left" w:pos="2160"/>
        </w:tabs>
      </w:pPr>
      <w:r w:rsidRPr="00E77497">
        <w:t xml:space="preserve">If </w:t>
      </w:r>
      <w:r w:rsidR="007C32C2">
        <w:t>LoopContinues</w:t>
      </w:r>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p>
    <w:p w14:paraId="11B1CB7A" w14:textId="77777777" w:rsidR="004C02EF" w:rsidRPr="00E77497" w:rsidRDefault="004901F8" w:rsidP="00C02B70">
      <w:pPr>
        <w:pStyle w:val="Alg3"/>
        <w:numPr>
          <w:ilvl w:val="0"/>
          <w:numId w:val="121"/>
        </w:numPr>
        <w:spacing w:after="240"/>
      </w:pPr>
      <w:r>
        <w:t>Return the result of perform</w:t>
      </w:r>
      <w:r w:rsidR="008A0F38">
        <w:t>ing</w:t>
      </w:r>
      <w:r>
        <w:t xml:space="preserve"> </w:t>
      </w:r>
      <w:r w:rsidR="00732086">
        <w:t>For Body Evaluation</w:t>
      </w:r>
      <w:r>
        <w:t xml:space="preserve"> with the first </w:t>
      </w:r>
      <w:r w:rsidRPr="004901F8">
        <w:rPr>
          <w:i/>
        </w:rPr>
        <w:t>Expression</w:t>
      </w:r>
      <w:r>
        <w:t xml:space="preserve"> as the </w:t>
      </w:r>
      <w:r w:rsidR="0003414D">
        <w:rPr>
          <w:i/>
        </w:rPr>
        <w:t>test</w:t>
      </w:r>
      <w:r w:rsidR="0003414D" w:rsidRPr="004901F8">
        <w:rPr>
          <w:i/>
        </w:rPr>
        <w:t>Expr</w:t>
      </w:r>
      <w:r w:rsidR="0003414D">
        <w:t xml:space="preserve"> </w:t>
      </w:r>
      <w:r>
        <w:t xml:space="preserve">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r>
        <w:t xml:space="preserve">  </w:t>
      </w:r>
      <w:bookmarkStart w:id="4079" w:name="_Ref375019192"/>
      <w:bookmarkStart w:id="4080" w:name="_Ref375019200"/>
      <w:bookmarkStart w:id="4081" w:name="_Toc375031204"/>
      <w:bookmarkStart w:id="4082" w:name="_Toc381513718"/>
    </w:p>
    <w:p w14:paraId="6CD7C3B6" w14:textId="77777777" w:rsidR="009F099E" w:rsidRPr="00E77497" w:rsidRDefault="009F099E" w:rsidP="008E73AB">
      <w:pPr>
        <w:jc w:val="left"/>
      </w:pPr>
      <w:bookmarkStart w:id="4083" w:name="_Toc382212240"/>
      <w:bookmarkStart w:id="4084" w:name="_Toc382212769"/>
      <w:bookmarkStart w:id="4085" w:name="_Toc382291585"/>
      <w:bookmarkStart w:id="4086" w:name="_Ref383837418"/>
      <w:bookmarkStart w:id="4087" w:name="_Toc385672234"/>
      <w:bookmarkStart w:id="4088" w:name="_Toc393690338"/>
      <w:bookmarkStart w:id="4089" w:name="_Ref404493018"/>
      <w:bookmarkStart w:id="4090" w:name="_Ref424530966"/>
      <w:bookmarkStart w:id="4091" w:name="_Ref424667453"/>
      <w:bookmarkStart w:id="4092" w:name="_Toc472818884"/>
      <w:bookmarkStart w:id="4093" w:name="_Toc235503459"/>
      <w:bookmarkStart w:id="4094" w:name="_Toc241509234"/>
      <w:bookmarkStart w:id="4095" w:name="_Toc244416721"/>
      <w:bookmarkStart w:id="4096" w:name="_Toc276631085"/>
      <w:commentRangeStart w:id="4097"/>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008E2AED">
        <w:rPr>
          <w:rStyle w:val="bnf"/>
        </w:rPr>
        <w:t>Lexical</w:t>
      </w:r>
      <w:r w:rsidRPr="00E77497">
        <w:rPr>
          <w:rStyle w:val="bnf"/>
        </w:rPr>
        <w:t>Declaration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commentRangeEnd w:id="4097"/>
      <w:r w:rsidR="00C8672F">
        <w:rPr>
          <w:rStyle w:val="af6"/>
        </w:rPr>
        <w:commentReference w:id="4097"/>
      </w:r>
    </w:p>
    <w:p w14:paraId="2C7C0665" w14:textId="77777777" w:rsidR="00D57F8B" w:rsidRPr="00E77497" w:rsidRDefault="00D57F8B" w:rsidP="002068F0">
      <w:pPr>
        <w:pStyle w:val="Alg2"/>
        <w:numPr>
          <w:ilvl w:val="0"/>
          <w:numId w:val="662"/>
        </w:numPr>
        <w:ind w:hanging="54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14:paraId="2D0E0C1C" w14:textId="77777777" w:rsidR="00D57F8B" w:rsidRPr="00E77497" w:rsidRDefault="00D57F8B" w:rsidP="002068F0">
      <w:pPr>
        <w:pStyle w:val="Alg2"/>
        <w:numPr>
          <w:ilvl w:val="0"/>
          <w:numId w:val="662"/>
        </w:numPr>
        <w:ind w:hanging="540"/>
        <w:contextualSpacing/>
      </w:pPr>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p>
    <w:p w14:paraId="0EF36996" w14:textId="77777777" w:rsidR="008E2AED" w:rsidRPr="00732086" w:rsidRDefault="008E2AED" w:rsidP="008E73AB">
      <w:pPr>
        <w:pStyle w:val="Alg4"/>
        <w:numPr>
          <w:ilvl w:val="0"/>
          <w:numId w:val="662"/>
        </w:numPr>
        <w:ind w:hanging="540"/>
        <w:rPr>
          <w:i/>
        </w:rPr>
      </w:pPr>
      <w:r>
        <w:t xml:space="preserve">Let </w:t>
      </w:r>
      <w:r w:rsidRPr="00732086">
        <w:rPr>
          <w:i/>
        </w:rPr>
        <w:t>isConst</w:t>
      </w:r>
      <w:r>
        <w:t xml:space="preserve"> be the result of performing IsConstantDeclaration of</w:t>
      </w:r>
      <w:r w:rsidRPr="00E77497">
        <w:t xml:space="preserve"> </w:t>
      </w:r>
      <w:r w:rsidR="00A702CA">
        <w:rPr>
          <w:rStyle w:val="bnf"/>
        </w:rPr>
        <w:t>Lexical</w:t>
      </w:r>
      <w:r w:rsidR="00A702CA" w:rsidRPr="00E77497">
        <w:rPr>
          <w:rStyle w:val="bnf"/>
        </w:rPr>
        <w:t>Declaration</w:t>
      </w:r>
      <w:r w:rsidR="008A0F38">
        <w:t>.</w:t>
      </w:r>
    </w:p>
    <w:p w14:paraId="2B266A0C" w14:textId="77777777" w:rsidR="008E2AED" w:rsidRPr="00E77497" w:rsidRDefault="008E2AED" w:rsidP="008E73AB">
      <w:pPr>
        <w:pStyle w:val="Alg4"/>
        <w:numPr>
          <w:ilvl w:val="0"/>
          <w:numId w:val="662"/>
        </w:numPr>
        <w:ind w:hanging="540"/>
        <w:rPr>
          <w:i/>
        </w:rPr>
      </w:pPr>
      <w:r w:rsidRPr="00E77497">
        <w:t xml:space="preserve">For each element </w:t>
      </w:r>
      <w:r w:rsidRPr="00E77497">
        <w:rPr>
          <w:i/>
        </w:rPr>
        <w:t>dn</w:t>
      </w:r>
      <w:r w:rsidRPr="00E77497">
        <w:t xml:space="preserve"> of the BoundNames of </w:t>
      </w:r>
      <w:r>
        <w:rPr>
          <w:rStyle w:val="bnf"/>
        </w:rPr>
        <w:t>Lexical</w:t>
      </w:r>
      <w:r w:rsidRPr="00E77497">
        <w:rPr>
          <w:rStyle w:val="bnf"/>
        </w:rPr>
        <w:t>Declaration</w:t>
      </w:r>
      <w:r w:rsidRPr="00E77497">
        <w:t xml:space="preserve"> do</w:t>
      </w:r>
    </w:p>
    <w:p w14:paraId="7BBF1DEE" w14:textId="77777777" w:rsidR="008E2AED" w:rsidRPr="00E77497" w:rsidRDefault="008E2AED" w:rsidP="002068F0">
      <w:pPr>
        <w:pStyle w:val="Alg4"/>
        <w:numPr>
          <w:ilvl w:val="1"/>
          <w:numId w:val="662"/>
        </w:numPr>
        <w:tabs>
          <w:tab w:val="num" w:pos="540"/>
        </w:tabs>
      </w:pPr>
      <w:r w:rsidRPr="00E77497">
        <w:t>If</w:t>
      </w:r>
      <w:r>
        <w:t xml:space="preserve"> </w:t>
      </w:r>
      <w:r w:rsidR="008A0F38" w:rsidRPr="00451D9D">
        <w:rPr>
          <w:i/>
        </w:rPr>
        <w:t>isConst</w:t>
      </w:r>
      <w:r w:rsidRPr="00E77497">
        <w:t xml:space="preserve"> is </w:t>
      </w:r>
      <w:r w:rsidRPr="00451D9D">
        <w:rPr>
          <w:b/>
        </w:rPr>
        <w:t>true</w:t>
      </w:r>
      <w:r w:rsidRPr="00E77497">
        <w:t>, then</w:t>
      </w:r>
    </w:p>
    <w:p w14:paraId="6DEC2FEA" w14:textId="77777777" w:rsidR="008E2AED" w:rsidRPr="00E77497" w:rsidRDefault="008E2AED" w:rsidP="002068F0">
      <w:pPr>
        <w:pStyle w:val="Alg4"/>
        <w:numPr>
          <w:ilvl w:val="2"/>
          <w:numId w:val="662"/>
        </w:numPr>
        <w:tabs>
          <w:tab w:val="num" w:pos="540"/>
        </w:tabs>
        <w:spacing w:after="220"/>
        <w:contextualSpacing/>
      </w:pPr>
      <w:r w:rsidRPr="00E77497">
        <w:t xml:space="preserve">Call </w:t>
      </w:r>
      <w:r w:rsidR="008A0F38">
        <w:rPr>
          <w:i/>
        </w:rPr>
        <w:t>loop</w:t>
      </w:r>
      <w:r w:rsidR="008A0F38" w:rsidRPr="00E77497">
        <w:rPr>
          <w:i/>
        </w:rPr>
        <w:t>Env</w:t>
      </w:r>
      <w:r w:rsidRPr="00E77497">
        <w:t xml:space="preserve">’s CreateImmutableBinding concrete method passing </w:t>
      </w:r>
      <w:r w:rsidRPr="00E77497">
        <w:rPr>
          <w:i/>
        </w:rPr>
        <w:t xml:space="preserve">dn </w:t>
      </w:r>
      <w:r w:rsidRPr="00E77497">
        <w:t>as the argument.</w:t>
      </w:r>
    </w:p>
    <w:p w14:paraId="18F718F9" w14:textId="77777777" w:rsidR="008E2AED" w:rsidRPr="00E77497" w:rsidRDefault="008E2AED" w:rsidP="002068F0">
      <w:pPr>
        <w:pStyle w:val="Alg4"/>
        <w:numPr>
          <w:ilvl w:val="1"/>
          <w:numId w:val="662"/>
        </w:numPr>
        <w:tabs>
          <w:tab w:val="num" w:pos="540"/>
        </w:tabs>
        <w:spacing w:after="220"/>
        <w:contextualSpacing/>
      </w:pPr>
      <w:r w:rsidRPr="00E77497">
        <w:t>Else,</w:t>
      </w:r>
    </w:p>
    <w:p w14:paraId="5A85D0C3" w14:textId="77777777" w:rsidR="008E2AED" w:rsidRPr="00E77497" w:rsidRDefault="008E2AED" w:rsidP="002068F0">
      <w:pPr>
        <w:pStyle w:val="Alg4"/>
        <w:numPr>
          <w:ilvl w:val="2"/>
          <w:numId w:val="662"/>
        </w:numPr>
        <w:tabs>
          <w:tab w:val="num" w:pos="540"/>
        </w:tabs>
        <w:contextualSpacing/>
      </w:pPr>
      <w:r w:rsidRPr="00E77497">
        <w:t xml:space="preserve">Call </w:t>
      </w:r>
      <w:r w:rsidR="008A0F38">
        <w:rPr>
          <w:i/>
        </w:rPr>
        <w:t>loop</w:t>
      </w:r>
      <w:r w:rsidR="008A0F38"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5AA6AD8B" w14:textId="77777777" w:rsidR="00394EAC" w:rsidRDefault="00394EAC" w:rsidP="00394EAC">
      <w:pPr>
        <w:pStyle w:val="Alg4"/>
        <w:numPr>
          <w:ilvl w:val="2"/>
          <w:numId w:val="662"/>
        </w:numPr>
        <w:contextualSpacing/>
      </w:pPr>
      <w:r>
        <w:t xml:space="preserve">Assert: </w:t>
      </w:r>
      <w:r>
        <w:rPr>
          <w:iCs/>
        </w:rPr>
        <w:t>The above call to CreateMutableBinding</w:t>
      </w:r>
      <w:r>
        <w:t xml:space="preserve"> will never an return an abrupt completion.</w:t>
      </w:r>
    </w:p>
    <w:p w14:paraId="475C8C21" w14:textId="77777777" w:rsidR="008A0F38" w:rsidRPr="00E77497" w:rsidRDefault="008A0F38" w:rsidP="002068F0">
      <w:pPr>
        <w:pStyle w:val="Alg2"/>
        <w:numPr>
          <w:ilvl w:val="0"/>
          <w:numId w:val="662"/>
        </w:numPr>
        <w:ind w:hanging="540"/>
        <w:contextualSpacing/>
      </w:pPr>
      <w:r w:rsidRPr="00E77497">
        <w:t xml:space="preserve">Set the </w:t>
      </w:r>
      <w:r w:rsidR="00B33FB4">
        <w:t>running</w:t>
      </w:r>
      <w:r w:rsidRPr="00E77497">
        <w:t xml:space="preserve"> </w:t>
      </w:r>
      <w:r w:rsidRPr="000D5AB9">
        <w:t>execution</w:t>
      </w:r>
      <w:r w:rsidRPr="00E77497">
        <w:t xml:space="preserve"> context’s LexicalEnvironment to </w:t>
      </w:r>
      <w:r>
        <w:rPr>
          <w:i/>
        </w:rPr>
        <w:t>loop</w:t>
      </w:r>
      <w:r w:rsidRPr="00E77497">
        <w:rPr>
          <w:i/>
        </w:rPr>
        <w:t>Env</w:t>
      </w:r>
      <w:r w:rsidRPr="00E77497">
        <w:t>.</w:t>
      </w:r>
    </w:p>
    <w:p w14:paraId="4478B7A3" w14:textId="77777777" w:rsidR="00D57F8B" w:rsidRDefault="004A16B0" w:rsidP="008E73AB">
      <w:pPr>
        <w:pStyle w:val="Alg3"/>
        <w:numPr>
          <w:ilvl w:val="0"/>
          <w:numId w:val="662"/>
        </w:numPr>
        <w:ind w:hanging="540"/>
      </w:pPr>
      <w:r>
        <w:t xml:space="preserve">Let </w:t>
      </w:r>
      <w:r>
        <w:rPr>
          <w:i/>
        </w:rPr>
        <w:t>for</w:t>
      </w:r>
      <w:r w:rsidRPr="00E7227A">
        <w:rPr>
          <w:i/>
        </w:rPr>
        <w:t>Dcl</w:t>
      </w:r>
      <w:r>
        <w:t xml:space="preserve"> be the result of </w:t>
      </w:r>
      <w:r w:rsidR="008A0F38">
        <w:t>evaluating</w:t>
      </w:r>
      <w:r w:rsidR="00D57F8B">
        <w:t xml:space="preserve"> </w:t>
      </w:r>
      <w:r w:rsidR="008A0F38">
        <w:rPr>
          <w:i/>
        </w:rPr>
        <w:t>Lexical</w:t>
      </w:r>
      <w:r w:rsidR="00DE4B08" w:rsidRPr="00E77497">
        <w:rPr>
          <w:i/>
        </w:rPr>
        <w:t>Declaration</w:t>
      </w:r>
      <w:r w:rsidR="00D57F8B">
        <w:t>.</w:t>
      </w:r>
    </w:p>
    <w:p w14:paraId="6629C666" w14:textId="77777777" w:rsidR="008A0F38" w:rsidRDefault="008A0F38" w:rsidP="002068F0">
      <w:pPr>
        <w:pStyle w:val="Alg3"/>
        <w:numPr>
          <w:ilvl w:val="0"/>
          <w:numId w:val="662"/>
        </w:numPr>
        <w:tabs>
          <w:tab w:val="left" w:pos="2160"/>
        </w:tabs>
        <w:ind w:hanging="540"/>
      </w:pPr>
      <w:r w:rsidRPr="00E77497">
        <w:t xml:space="preserve">If </w:t>
      </w:r>
      <w:r w:rsidR="007C32C2">
        <w:t>LoopContinues</w:t>
      </w:r>
      <w:r w:rsidRPr="00DC5061">
        <w:t>(</w:t>
      </w:r>
      <w:r w:rsidR="00C700A2">
        <w:rPr>
          <w:i/>
        </w:rPr>
        <w:t>for</w:t>
      </w:r>
      <w:r w:rsidR="00C700A2" w:rsidRPr="00E7227A">
        <w:rPr>
          <w:i/>
        </w:rPr>
        <w:t>Dcl</w:t>
      </w:r>
      <w:r w:rsidRPr="00DC5061">
        <w:t>,</w:t>
      </w:r>
      <w:r w:rsidRPr="00DC5061">
        <w:rPr>
          <w:i/>
        </w:rPr>
        <w:t>labelSet</w:t>
      </w:r>
      <w:r w:rsidRPr="00DC5061">
        <w:t xml:space="preserve">) is </w:t>
      </w:r>
      <w:r w:rsidRPr="00DC5061">
        <w:rPr>
          <w:b/>
        </w:rPr>
        <w:t>false</w:t>
      </w:r>
      <w:r w:rsidRPr="00E77497">
        <w:t xml:space="preserve">, </w:t>
      </w:r>
      <w:r>
        <w:t>then</w:t>
      </w:r>
    </w:p>
    <w:p w14:paraId="6BAD1D41" w14:textId="77777777" w:rsidR="008A0F38" w:rsidRDefault="00732086" w:rsidP="002068F0">
      <w:pPr>
        <w:pStyle w:val="Alg3"/>
        <w:numPr>
          <w:ilvl w:val="1"/>
          <w:numId w:val="662"/>
        </w:numPr>
        <w:tabs>
          <w:tab w:val="num" w:pos="540"/>
          <w:tab w:val="left" w:pos="2160"/>
        </w:tabs>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14:paraId="6B483D86" w14:textId="77777777" w:rsidR="008A0F38" w:rsidRPr="00E77497" w:rsidRDefault="00732086" w:rsidP="002068F0">
      <w:pPr>
        <w:pStyle w:val="Alg3"/>
        <w:numPr>
          <w:ilvl w:val="1"/>
          <w:numId w:val="662"/>
        </w:numPr>
        <w:tabs>
          <w:tab w:val="num" w:pos="540"/>
          <w:tab w:val="left" w:pos="2160"/>
        </w:tabs>
      </w:pPr>
      <w:r>
        <w:t>R</w:t>
      </w:r>
      <w:r w:rsidR="008A0F38" w:rsidRPr="00E77497">
        <w:t xml:space="preserve">eturn </w:t>
      </w:r>
      <w:r w:rsidR="00C700A2">
        <w:rPr>
          <w:i/>
        </w:rPr>
        <w:t>for</w:t>
      </w:r>
      <w:r w:rsidR="00C700A2" w:rsidRPr="00E7227A">
        <w:rPr>
          <w:i/>
        </w:rPr>
        <w:t>Dcl</w:t>
      </w:r>
      <w:r w:rsidR="008A0F38" w:rsidRPr="00E77497">
        <w:t>.</w:t>
      </w:r>
    </w:p>
    <w:p w14:paraId="4D6D21B5" w14:textId="77777777" w:rsidR="009F099E" w:rsidRPr="00E77497" w:rsidRDefault="00732086" w:rsidP="002068F0">
      <w:pPr>
        <w:pStyle w:val="Alg3"/>
        <w:numPr>
          <w:ilvl w:val="0"/>
          <w:numId w:val="662"/>
        </w:numPr>
        <w:ind w:hanging="540"/>
      </w:pPr>
      <w:r>
        <w:t xml:space="preserve">Let </w:t>
      </w:r>
      <w:r w:rsidRPr="00732086">
        <w:rPr>
          <w:i/>
        </w:rPr>
        <w:t>bodyResult</w:t>
      </w:r>
      <w:r>
        <w:t xml:space="preserve"> be the result of performing For Body Evaluation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p>
    <w:p w14:paraId="6EB30979" w14:textId="77777777" w:rsidR="009F099E" w:rsidRPr="00E77497" w:rsidRDefault="00732086" w:rsidP="002068F0">
      <w:pPr>
        <w:pStyle w:val="Alg3"/>
        <w:numPr>
          <w:ilvl w:val="0"/>
          <w:numId w:val="662"/>
        </w:numPr>
        <w:ind w:hanging="540"/>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14:paraId="657F564C" w14:textId="77777777" w:rsidR="009F099E" w:rsidRPr="00E77497" w:rsidRDefault="00732086" w:rsidP="002068F0">
      <w:pPr>
        <w:pStyle w:val="Alg3"/>
        <w:numPr>
          <w:ilvl w:val="0"/>
          <w:numId w:val="662"/>
        </w:numPr>
        <w:spacing w:after="220"/>
        <w:ind w:hanging="540"/>
      </w:pPr>
      <w:r>
        <w:t xml:space="preserve">Return </w:t>
      </w:r>
      <w:r w:rsidR="009F099E" w:rsidRPr="00E77497">
        <w:t xml:space="preserve"> </w:t>
      </w:r>
      <w:r w:rsidRPr="00732086">
        <w:rPr>
          <w:i/>
        </w:rPr>
        <w:t>bodyResult</w:t>
      </w:r>
      <w:r>
        <w:t>.</w:t>
      </w:r>
    </w:p>
    <w:p w14:paraId="611E9ED0" w14:textId="77777777"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Body Evaluation</w:t>
      </w:r>
      <w:r>
        <w:rPr>
          <w:rFonts w:ascii="Helvetica" w:hAnsi="Helvetica"/>
          <w:b/>
          <w:spacing w:val="6"/>
        </w:rPr>
        <w:t xml:space="preserve"> Abstract Operation</w:t>
      </w:r>
    </w:p>
    <w:p w14:paraId="6EBF7F68" w14:textId="77777777" w:rsidR="006D2B83" w:rsidRPr="0013710B" w:rsidRDefault="006D2B83" w:rsidP="006D2B83">
      <w:pPr>
        <w:rPr>
          <w:lang w:eastAsia="en-US"/>
        </w:rPr>
      </w:pPr>
      <w:r>
        <w:rPr>
          <w:lang w:eastAsia="en-US"/>
        </w:rPr>
        <w:t xml:space="preserve">The abstract operation For Body Evaluation with arguments </w:t>
      </w:r>
      <w:r>
        <w:rPr>
          <w:rFonts w:ascii="Times New Roman" w:hAnsi="Times New Roman"/>
          <w:i/>
          <w:lang w:eastAsia="en-US"/>
        </w:rPr>
        <w:t>testExpr</w:t>
      </w:r>
      <w:r>
        <w:rPr>
          <w:lang w:eastAsia="en-US"/>
        </w:rPr>
        <w:t xml:space="preserve">, </w:t>
      </w:r>
      <w:r>
        <w:rPr>
          <w:rFonts w:ascii="Times New Roman" w:hAnsi="Times New Roman"/>
          <w:i/>
          <w:lang w:eastAsia="en-US"/>
        </w:rPr>
        <w:t>incrementExpr</w:t>
      </w:r>
      <w:r>
        <w:rPr>
          <w:lang w:eastAsia="en-US"/>
        </w:rPr>
        <w:t xml:space="preserve">, </w:t>
      </w:r>
      <w:r w:rsidR="002B2EC5" w:rsidRPr="002C1977">
        <w:rPr>
          <w:rFonts w:ascii="Times New Roman" w:hAnsi="Times New Roman"/>
          <w:i/>
          <w:iCs/>
          <w:lang w:eastAsia="en-US"/>
        </w:rPr>
        <w:t>stmt</w:t>
      </w:r>
      <w:r w:rsidR="002B2EC5">
        <w:rPr>
          <w:lang w:eastAsia="en-US"/>
        </w:rPr>
        <w:t>,</w:t>
      </w:r>
      <w:r w:rsidR="002B2EC5">
        <w:rPr>
          <w:i/>
          <w:iCs/>
          <w:lang w:eastAsia="en-US"/>
        </w:rPr>
        <w:t xml:space="preserve"> </w:t>
      </w:r>
      <w:r>
        <w:rPr>
          <w:lang w:eastAsia="en-US"/>
        </w:rPr>
        <w:t xml:space="preserve">and </w:t>
      </w:r>
      <w:r w:rsidRPr="00033CAC">
        <w:rPr>
          <w:rFonts w:ascii="Times New Roman" w:hAnsi="Times New Roman"/>
          <w:i/>
          <w:lang w:eastAsia="en-US"/>
        </w:rPr>
        <w:t>labelSet</w:t>
      </w:r>
      <w:r>
        <w:rPr>
          <w:lang w:eastAsia="en-US"/>
        </w:rPr>
        <w:t xml:space="preserve"> is performed as follows:</w:t>
      </w:r>
    </w:p>
    <w:p w14:paraId="43879D8F" w14:textId="77777777" w:rsidR="006D2B83" w:rsidRPr="00E77497" w:rsidRDefault="006D2B83" w:rsidP="006D2B83">
      <w:pPr>
        <w:pStyle w:val="Alg3"/>
        <w:numPr>
          <w:ilvl w:val="0"/>
          <w:numId w:val="684"/>
        </w:numPr>
      </w:pPr>
      <w:r w:rsidRPr="00E77497">
        <w:t xml:space="preserve">Let </w:t>
      </w:r>
      <w:r w:rsidRPr="0013710B">
        <w:rPr>
          <w:i/>
        </w:rPr>
        <w:t>V</w:t>
      </w:r>
      <w:r w:rsidRPr="00E77497">
        <w:t xml:space="preserve"> = </w:t>
      </w:r>
      <w:commentRangeStart w:id="4098"/>
      <w:r w:rsidRPr="0013710B">
        <w:rPr>
          <w:b/>
        </w:rPr>
        <w:t>undefined</w:t>
      </w:r>
      <w:commentRangeEnd w:id="4098"/>
      <w:r>
        <w:rPr>
          <w:rStyle w:val="af6"/>
          <w:rFonts w:ascii="Arial" w:eastAsia="MS Mincho" w:hAnsi="Arial"/>
          <w:spacing w:val="0"/>
          <w:lang w:eastAsia="ja-JP"/>
        </w:rPr>
        <w:commentReference w:id="4098"/>
      </w:r>
      <w:r w:rsidRPr="00E77497">
        <w:t>.</w:t>
      </w:r>
    </w:p>
    <w:p w14:paraId="44B45CA0" w14:textId="77777777" w:rsidR="006D2B83" w:rsidRPr="00E77497" w:rsidRDefault="006D2B83" w:rsidP="006D2B83">
      <w:pPr>
        <w:pStyle w:val="Alg3"/>
        <w:numPr>
          <w:ilvl w:val="0"/>
          <w:numId w:val="684"/>
        </w:numPr>
      </w:pPr>
      <w:r w:rsidRPr="00E77497">
        <w:t>Repeat</w:t>
      </w:r>
    </w:p>
    <w:p w14:paraId="5652529F" w14:textId="77777777" w:rsidR="006D2B83" w:rsidRPr="00E77497" w:rsidRDefault="006D2B83" w:rsidP="006D2B83">
      <w:pPr>
        <w:pStyle w:val="Alg3"/>
        <w:numPr>
          <w:ilvl w:val="1"/>
          <w:numId w:val="684"/>
        </w:numPr>
      </w:pPr>
      <w:r w:rsidRPr="00E77497">
        <w:t xml:space="preserve">If </w:t>
      </w:r>
      <w:r>
        <w:rPr>
          <w:i/>
        </w:rPr>
        <w:t>testExpr</w:t>
      </w:r>
      <w:r w:rsidRPr="00E77497">
        <w:t xml:space="preserve"> is</w:t>
      </w:r>
      <w:r>
        <w:t xml:space="preserve"> not</w:t>
      </w:r>
      <w:r w:rsidRPr="00E77497">
        <w:t xml:space="preserve"> </w:t>
      </w:r>
      <w:r w:rsidRPr="00E77497">
        <w:rPr>
          <w:sz w:val="16"/>
        </w:rPr>
        <w:t>[empty]</w:t>
      </w:r>
      <w:r w:rsidRPr="00E77497">
        <w:t>, then</w:t>
      </w:r>
    </w:p>
    <w:p w14:paraId="2F387834" w14:textId="77777777" w:rsidR="006D2B83" w:rsidRPr="00E77497" w:rsidRDefault="006D2B83" w:rsidP="006D2B83">
      <w:pPr>
        <w:pStyle w:val="Alg3"/>
        <w:numPr>
          <w:ilvl w:val="2"/>
          <w:numId w:val="684"/>
        </w:numPr>
      </w:pPr>
      <w:r w:rsidRPr="00E77497">
        <w:t xml:space="preserve">Let </w:t>
      </w:r>
      <w:r w:rsidRPr="00E77497">
        <w:rPr>
          <w:i/>
        </w:rPr>
        <w:t>testExprRef</w:t>
      </w:r>
      <w:r w:rsidRPr="00E77497">
        <w:t xml:space="preserve"> be the result of evaluating </w:t>
      </w:r>
      <w:r>
        <w:rPr>
          <w:i/>
        </w:rPr>
        <w:t>testExpr</w:t>
      </w:r>
      <w:r w:rsidRPr="00E77497">
        <w:t>.</w:t>
      </w:r>
    </w:p>
    <w:p w14:paraId="24681F96" w14:textId="77777777" w:rsidR="006D2B83" w:rsidRDefault="006D2B83" w:rsidP="006D2B83">
      <w:pPr>
        <w:pStyle w:val="Alg3"/>
        <w:numPr>
          <w:ilvl w:val="2"/>
          <w:numId w:val="684"/>
        </w:numPr>
      </w:pPr>
      <w:r>
        <w:t xml:space="preserve">Let </w:t>
      </w:r>
      <w:r>
        <w:rPr>
          <w:i/>
        </w:rPr>
        <w:t>testE</w:t>
      </w:r>
      <w:r w:rsidRPr="009E1306">
        <w:rPr>
          <w:i/>
        </w:rPr>
        <w:t>xprValue</w:t>
      </w:r>
      <w:r>
        <w:t xml:space="preserve"> be </w:t>
      </w:r>
      <w:r w:rsidRPr="00E77497">
        <w:t>ToBoolean(GetValue(</w:t>
      </w:r>
      <w:r w:rsidRPr="00E77497">
        <w:rPr>
          <w:i/>
        </w:rPr>
        <w:t>testExprRef</w:t>
      </w:r>
      <w:r w:rsidRPr="00E77497">
        <w:t>))</w:t>
      </w:r>
    </w:p>
    <w:p w14:paraId="499075EA" w14:textId="77777777" w:rsidR="006D2B83" w:rsidRPr="00E77497" w:rsidRDefault="006D2B83" w:rsidP="006D2B83">
      <w:pPr>
        <w:pStyle w:val="Alg3"/>
        <w:numPr>
          <w:ilvl w:val="2"/>
          <w:numId w:val="684"/>
        </w:numPr>
      </w:pPr>
      <w:r w:rsidRPr="00E77497">
        <w:t xml:space="preserve">If </w:t>
      </w:r>
      <w:r>
        <w:rPr>
          <w:i/>
        </w:rPr>
        <w:t>testE</w:t>
      </w:r>
      <w:r w:rsidRPr="009E1306">
        <w:rPr>
          <w:i/>
        </w:rPr>
        <w:t>xprValue</w:t>
      </w:r>
      <w:r w:rsidRPr="00E77497">
        <w:t xml:space="preserve"> is </w:t>
      </w:r>
      <w:r w:rsidRPr="00E77497">
        <w:rPr>
          <w:b/>
        </w:rPr>
        <w:t>false</w:t>
      </w:r>
      <w:r w:rsidRPr="00E77497">
        <w:t xml:space="preserve">, return </w:t>
      </w:r>
      <w:r>
        <w:t>NormalCompletion(</w:t>
      </w:r>
      <w:r w:rsidRPr="00E77497">
        <w:rPr>
          <w:i/>
        </w:rPr>
        <w:t>V</w:t>
      </w:r>
      <w:r w:rsidRPr="00E77497">
        <w:t>).</w:t>
      </w:r>
    </w:p>
    <w:p w14:paraId="4608633B" w14:textId="77777777" w:rsidR="006D2B83" w:rsidRPr="00E77497" w:rsidRDefault="006D2B83" w:rsidP="006D2B83">
      <w:pPr>
        <w:pStyle w:val="Alg3"/>
        <w:numPr>
          <w:ilvl w:val="2"/>
          <w:numId w:val="684"/>
        </w:numPr>
      </w:pPr>
      <w:r>
        <w:t>Else if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p>
    <w:p w14:paraId="4AD3A460" w14:textId="77777777" w:rsidR="006D2B83" w:rsidRPr="00E77497" w:rsidRDefault="006D2B83" w:rsidP="002B2EC5">
      <w:pPr>
        <w:pStyle w:val="Alg3"/>
        <w:numPr>
          <w:ilvl w:val="1"/>
          <w:numId w:val="684"/>
        </w:numPr>
      </w:pPr>
      <w:r w:rsidRPr="00E77497">
        <w:t xml:space="preserve">Let </w:t>
      </w:r>
      <w:r w:rsidR="002B2EC5">
        <w:rPr>
          <w:i/>
        </w:rPr>
        <w:t>result</w:t>
      </w:r>
      <w:r w:rsidRPr="00E77497">
        <w:t xml:space="preserve"> be the result of evaluating </w:t>
      </w:r>
      <w:r w:rsidR="002B2EC5" w:rsidRPr="002B2EC5">
        <w:rPr>
          <w:i/>
          <w:iCs/>
        </w:rPr>
        <w:t>stmt</w:t>
      </w:r>
      <w:r w:rsidRPr="00E77497">
        <w:t>.</w:t>
      </w:r>
    </w:p>
    <w:p w14:paraId="3455DDD4" w14:textId="77777777" w:rsidR="006D2B83" w:rsidRPr="00E77497" w:rsidRDefault="006D2B83" w:rsidP="002B2EC5">
      <w:pPr>
        <w:pStyle w:val="Alg3"/>
        <w:numPr>
          <w:ilvl w:val="1"/>
          <w:numId w:val="684"/>
        </w:numPr>
      </w:pPr>
      <w:r w:rsidRPr="00E77497">
        <w:t xml:space="preserve">If </w:t>
      </w:r>
      <w:r w:rsidR="002B2EC5">
        <w:rPr>
          <w:i/>
        </w:rPr>
        <w:t>result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002B2EC5">
        <w:rPr>
          <w:i/>
        </w:rPr>
        <w:t>result</w:t>
      </w:r>
      <w:r w:rsidRPr="00E77497">
        <w:t>.</w:t>
      </w:r>
      <w:r>
        <w:t>[[</w:t>
      </w:r>
      <w:r w:rsidRPr="00E77497">
        <w:t>value</w:t>
      </w:r>
      <w:r>
        <w:t>]].</w:t>
      </w:r>
    </w:p>
    <w:p w14:paraId="5D2BD785" w14:textId="77777777" w:rsidR="006D2B83" w:rsidRPr="00E77497" w:rsidRDefault="006D2B83" w:rsidP="002B2EC5">
      <w:pPr>
        <w:pStyle w:val="Alg3"/>
        <w:numPr>
          <w:ilvl w:val="1"/>
          <w:numId w:val="684"/>
        </w:numPr>
      </w:pPr>
      <w:r w:rsidRPr="00E77497">
        <w:t xml:space="preserve">If </w:t>
      </w:r>
      <w:r>
        <w:t>LoopContinues (</w:t>
      </w:r>
      <w:r w:rsidR="002B2EC5">
        <w:rPr>
          <w:i/>
        </w:rPr>
        <w:t>result</w:t>
      </w:r>
      <w:r>
        <w:t>,</w:t>
      </w:r>
      <w:r w:rsidRPr="00451D9D">
        <w:rPr>
          <w:i/>
        </w:rPr>
        <w:t>labelSet</w:t>
      </w:r>
      <w:r>
        <w:t xml:space="preserve">) is </w:t>
      </w:r>
      <w:r>
        <w:rPr>
          <w:b/>
        </w:rPr>
        <w:t>false</w:t>
      </w:r>
      <w:r w:rsidRPr="00E77497">
        <w:t xml:space="preserve">, return </w:t>
      </w:r>
      <w:r w:rsidR="002B2EC5">
        <w:rPr>
          <w:i/>
        </w:rPr>
        <w:t>result</w:t>
      </w:r>
      <w:r w:rsidRPr="00E77497">
        <w:t>.</w:t>
      </w:r>
    </w:p>
    <w:p w14:paraId="75F7EA6C" w14:textId="77777777" w:rsidR="006D2B83" w:rsidRPr="00E77497" w:rsidRDefault="006D2B83" w:rsidP="006D2B83">
      <w:pPr>
        <w:pStyle w:val="Alg3"/>
        <w:numPr>
          <w:ilvl w:val="1"/>
          <w:numId w:val="684"/>
        </w:numPr>
      </w:pPr>
      <w:r w:rsidRPr="00E77497">
        <w:t xml:space="preserve">If </w:t>
      </w:r>
      <w:r>
        <w:rPr>
          <w:i/>
        </w:rPr>
        <w:t>incrementExpr</w:t>
      </w:r>
      <w:r w:rsidRPr="00E77497" w:rsidDel="00033CAC">
        <w:rPr>
          <w:i/>
        </w:rPr>
        <w:t xml:space="preserve"> </w:t>
      </w:r>
      <w:r w:rsidRPr="00E77497">
        <w:t>is</w:t>
      </w:r>
      <w:r>
        <w:t xml:space="preserve"> not</w:t>
      </w:r>
      <w:r w:rsidRPr="00E77497">
        <w:t xml:space="preserve"> </w:t>
      </w:r>
      <w:r w:rsidRPr="00E77497">
        <w:rPr>
          <w:sz w:val="16"/>
        </w:rPr>
        <w:t>[empty]</w:t>
      </w:r>
      <w:r w:rsidRPr="00E77497">
        <w:t>, then</w:t>
      </w:r>
    </w:p>
    <w:p w14:paraId="42E91AA9" w14:textId="77777777" w:rsidR="006D2B83" w:rsidRPr="00E77497" w:rsidRDefault="006D2B83" w:rsidP="006D2B83">
      <w:pPr>
        <w:pStyle w:val="Alg3"/>
        <w:numPr>
          <w:ilvl w:val="2"/>
          <w:numId w:val="684"/>
        </w:numPr>
      </w:pPr>
      <w:r w:rsidRPr="00E77497">
        <w:t xml:space="preserve">Let </w:t>
      </w:r>
      <w:r w:rsidRPr="00E77497">
        <w:rPr>
          <w:i/>
        </w:rPr>
        <w:t>incExprRef</w:t>
      </w:r>
      <w:r w:rsidRPr="00E77497">
        <w:t xml:space="preserve"> be the result of evaluating </w:t>
      </w:r>
      <w:r>
        <w:rPr>
          <w:i/>
        </w:rPr>
        <w:t>incrementExpr</w:t>
      </w:r>
      <w:r w:rsidRPr="00E77497">
        <w:t>.</w:t>
      </w:r>
    </w:p>
    <w:p w14:paraId="03B08EC1" w14:textId="77777777" w:rsidR="006D2B83" w:rsidRDefault="006D2B83" w:rsidP="006D2B83">
      <w:pPr>
        <w:pStyle w:val="Alg3"/>
        <w:numPr>
          <w:ilvl w:val="2"/>
          <w:numId w:val="684"/>
        </w:numPr>
        <w:contextualSpacing/>
      </w:pPr>
      <w:r>
        <w:t xml:space="preserve">Let </w:t>
      </w:r>
      <w:r w:rsidRPr="00E77497">
        <w:rPr>
          <w:i/>
        </w:rPr>
        <w:t>incExpr</w:t>
      </w:r>
      <w:r>
        <w:rPr>
          <w:i/>
        </w:rPr>
        <w:t>Value</w:t>
      </w:r>
      <w:r w:rsidRPr="00E77497">
        <w:t xml:space="preserve"> </w:t>
      </w:r>
      <w:r>
        <w:t>be</w:t>
      </w:r>
      <w:r w:rsidRPr="00E77497">
        <w:t xml:space="preserve"> GetValue(</w:t>
      </w:r>
      <w:r w:rsidRPr="00E77497">
        <w:rPr>
          <w:i/>
        </w:rPr>
        <w:t>incExprRef</w:t>
      </w:r>
      <w:r w:rsidRPr="00E77497">
        <w:t xml:space="preserve">). </w:t>
      </w:r>
    </w:p>
    <w:p w14:paraId="27612EEC" w14:textId="77777777" w:rsidR="006D2B83" w:rsidRPr="00DC5061" w:rsidRDefault="006D2B83" w:rsidP="006D2B83">
      <w:pPr>
        <w:numPr>
          <w:ilvl w:val="2"/>
          <w:numId w:val="684"/>
        </w:numPr>
        <w:spacing w:line="240" w:lineRule="auto"/>
        <w:jc w:val="left"/>
        <w:rPr>
          <w:rFonts w:ascii="Times New Roman" w:eastAsia="Times New Roman" w:hAnsi="Times New Roman"/>
          <w:spacing w:val="6"/>
          <w:lang w:eastAsia="en-US"/>
        </w:rPr>
      </w:pPr>
      <w:r w:rsidRPr="00DC5061">
        <w:rPr>
          <w:rFonts w:ascii="Times New Roman" w:eastAsia="Times New Roman" w:hAnsi="Times New Roman"/>
          <w:spacing w:val="6"/>
          <w:lang w:eastAsia="en-US"/>
        </w:rPr>
        <w:t xml:space="preserve">If </w:t>
      </w:r>
      <w:r>
        <w:rPr>
          <w:rFonts w:ascii="Times New Roman" w:eastAsia="Times New Roman" w:hAnsi="Times New Roman"/>
          <w:spacing w:val="6"/>
          <w:lang w:eastAsia="en-US"/>
        </w:rPr>
        <w:t>LoopContinues</w:t>
      </w:r>
      <w:r w:rsidRPr="00DC5061">
        <w:rPr>
          <w:rFonts w:ascii="Times New Roman" w:eastAsia="Times New Roman" w:hAnsi="Times New Roman"/>
          <w:spacing w:val="6"/>
          <w:lang w:eastAsia="en-US"/>
        </w:rPr>
        <w:t>(</w:t>
      </w:r>
      <w:r w:rsidRPr="00DC5061">
        <w:rPr>
          <w:rFonts w:ascii="Times New Roman" w:hAnsi="Times New Roman"/>
          <w:i/>
        </w:rPr>
        <w:t>incExprValue</w:t>
      </w:r>
      <w:r w:rsidRPr="00DC5061">
        <w:rPr>
          <w:rFonts w:ascii="Times New Roman" w:eastAsia="Times New Roman" w:hAnsi="Times New Roman"/>
          <w:spacing w:val="6"/>
          <w:lang w:eastAsia="en-US"/>
        </w:rPr>
        <w:t>,</w:t>
      </w:r>
      <w:r w:rsidRPr="00DC5061">
        <w:rPr>
          <w:rFonts w:ascii="Times New Roman" w:eastAsia="Times New Roman" w:hAnsi="Times New Roman"/>
          <w:i/>
          <w:spacing w:val="6"/>
          <w:lang w:eastAsia="en-US"/>
        </w:rPr>
        <w:t>labelSet</w:t>
      </w:r>
      <w:r w:rsidRPr="00DC5061">
        <w:rPr>
          <w:rFonts w:ascii="Times New Roman" w:eastAsia="Times New Roman" w:hAnsi="Times New Roman"/>
          <w:spacing w:val="6"/>
          <w:lang w:eastAsia="en-US"/>
        </w:rPr>
        <w:t xml:space="preserve">) is </w:t>
      </w:r>
      <w:r w:rsidRPr="00DC5061">
        <w:rPr>
          <w:rFonts w:ascii="Times New Roman" w:eastAsia="Times New Roman" w:hAnsi="Times New Roman"/>
          <w:b/>
          <w:spacing w:val="6"/>
          <w:lang w:eastAsia="en-US"/>
        </w:rPr>
        <w:t>false</w:t>
      </w:r>
      <w:r w:rsidRPr="00DC5061">
        <w:rPr>
          <w:rFonts w:ascii="Times New Roman" w:eastAsia="Times New Roman" w:hAnsi="Times New Roman"/>
          <w:spacing w:val="6"/>
          <w:lang w:eastAsia="en-US"/>
        </w:rPr>
        <w:t xml:space="preserve">, return </w:t>
      </w:r>
      <w:r w:rsidRPr="00DC5061">
        <w:rPr>
          <w:rFonts w:ascii="Times New Roman" w:hAnsi="Times New Roman"/>
          <w:i/>
        </w:rPr>
        <w:t>incExprValue</w:t>
      </w:r>
      <w:r w:rsidRPr="00DC5061">
        <w:rPr>
          <w:rFonts w:ascii="Times New Roman" w:eastAsia="Times New Roman" w:hAnsi="Times New Roman"/>
          <w:i/>
          <w:spacing w:val="6"/>
          <w:lang w:eastAsia="en-US"/>
        </w:rPr>
        <w:t>.</w:t>
      </w:r>
    </w:p>
    <w:p w14:paraId="5651DF09" w14:textId="77777777" w:rsidR="004C02EF" w:rsidRPr="00E77497" w:rsidRDefault="004C02EF" w:rsidP="00D148E9">
      <w:pPr>
        <w:pStyle w:val="30"/>
      </w:pPr>
      <w:bookmarkStart w:id="4099" w:name="_Ref365536873"/>
      <w:bookmarkStart w:id="4100" w:name="_Ref365536976"/>
      <w:bookmarkStart w:id="4101" w:name="_Ref365546092"/>
      <w:bookmarkStart w:id="4102" w:name="_Toc366141939"/>
      <w:r w:rsidRPr="00E77497">
        <w:t xml:space="preserve">The </w:t>
      </w:r>
      <w:r w:rsidRPr="00E77497">
        <w:rPr>
          <w:rFonts w:ascii="Courier New" w:hAnsi="Courier New"/>
        </w:rPr>
        <w:t>for</w:t>
      </w:r>
      <w:r w:rsidRPr="00E77497">
        <w:t>-</w:t>
      </w:r>
      <w:r w:rsidRPr="00E77497">
        <w:rPr>
          <w:rFonts w:ascii="Courier New" w:hAnsi="Courier New"/>
        </w:rPr>
        <w:t>in</w:t>
      </w:r>
      <w:r w:rsidRPr="00E77497">
        <w:t xml:space="preserve"> </w:t>
      </w:r>
      <w:r w:rsidR="00BD6B41">
        <w:t xml:space="preserve">and </w:t>
      </w:r>
      <w:r w:rsidR="00BD6B41" w:rsidRPr="00E77497">
        <w:rPr>
          <w:rFonts w:ascii="Courier New" w:hAnsi="Courier New"/>
        </w:rPr>
        <w:t>for</w:t>
      </w:r>
      <w:r w:rsidR="00BD6B41" w:rsidRPr="00E77497">
        <w:t>-</w:t>
      </w:r>
      <w:r w:rsidR="00BD6B41">
        <w:rPr>
          <w:rFonts w:ascii="Courier New" w:hAnsi="Courier New"/>
        </w:rPr>
        <w:t>of</w:t>
      </w:r>
      <w:r w:rsidR="00BD6B41">
        <w:t xml:space="preserve"> </w:t>
      </w:r>
      <w:r w:rsidRPr="00E77497">
        <w:t>Statemen</w:t>
      </w:r>
      <w:bookmarkEnd w:id="4079"/>
      <w:bookmarkEnd w:id="4080"/>
      <w:bookmarkEnd w:id="4081"/>
      <w:bookmarkEnd w:id="4082"/>
      <w:bookmarkEnd w:id="4083"/>
      <w:bookmarkEnd w:id="4084"/>
      <w:bookmarkEnd w:id="4085"/>
      <w:bookmarkEnd w:id="4086"/>
      <w:bookmarkEnd w:id="4087"/>
      <w:bookmarkEnd w:id="4088"/>
      <w:bookmarkEnd w:id="4089"/>
      <w:r w:rsidRPr="00E77497">
        <w:t>t</w:t>
      </w:r>
      <w:bookmarkEnd w:id="4090"/>
      <w:bookmarkEnd w:id="4091"/>
      <w:bookmarkEnd w:id="4092"/>
      <w:bookmarkEnd w:id="4093"/>
      <w:bookmarkEnd w:id="4094"/>
      <w:bookmarkEnd w:id="4095"/>
      <w:bookmarkEnd w:id="4096"/>
      <w:r w:rsidR="00BD6B41">
        <w:t>s</w:t>
      </w:r>
      <w:bookmarkEnd w:id="4099"/>
      <w:bookmarkEnd w:id="4100"/>
      <w:bookmarkEnd w:id="4101"/>
      <w:bookmarkEnd w:id="4102"/>
    </w:p>
    <w:p w14:paraId="1DE64B2A" w14:textId="77777777" w:rsidR="00F5066A" w:rsidRPr="00E77497" w:rsidRDefault="00F5066A" w:rsidP="00D148E9">
      <w:pPr>
        <w:pStyle w:val="40"/>
      </w:pPr>
      <w:r w:rsidRPr="00E77497">
        <w:t>Static Semantics</w:t>
      </w:r>
    </w:p>
    <w:p w14:paraId="26DE5D81" w14:textId="77777777" w:rsidR="00AB39BE" w:rsidRPr="00E77497" w:rsidRDefault="00AB39BE" w:rsidP="00AB39BE">
      <w:pPr>
        <w:rPr>
          <w:rFonts w:ascii="Helvetica" w:hAnsi="Helvetica"/>
          <w:b/>
        </w:rPr>
      </w:pPr>
      <w:r w:rsidRPr="00E77497">
        <w:rPr>
          <w:rFonts w:ascii="Helvetica" w:hAnsi="Helvetica"/>
          <w:b/>
        </w:rPr>
        <w:t>Static Semantics:  Early Errors</w:t>
      </w:r>
    </w:p>
    <w:p w14:paraId="3BB5F023" w14:textId="77777777" w:rsidR="0078764F" w:rsidRDefault="0078764F" w:rsidP="0078764F">
      <w:pPr>
        <w:contextualSpacing/>
        <w:jc w:val="left"/>
      </w:pPr>
      <w:r w:rsidRPr="00E77497">
        <w:rPr>
          <w:rFonts w:ascii="Times New Roman" w:hAnsi="Times New Roman"/>
          <w:i/>
        </w:rPr>
        <w:t>IterationStatement</w:t>
      </w:r>
      <w:r w:rsidRPr="00E77497">
        <w:t xml:space="preserve"> </w:t>
      </w:r>
      <w:r w:rsidRPr="00E77497">
        <w:rPr>
          <w:b/>
        </w:rPr>
        <w:t>:</w:t>
      </w:r>
      <w:r w:rsidRPr="00E77497">
        <w:t xml:space="preserve"> </w:t>
      </w:r>
    </w:p>
    <w:p w14:paraId="4DCA3320" w14:textId="77777777"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6118263E" w14:textId="77777777"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006067DC" w:rsidRPr="00C5668D">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76800DA2" w14:textId="77777777" w:rsidR="0038499E" w:rsidRDefault="0038499E" w:rsidP="0038499E">
      <w:pPr>
        <w:numPr>
          <w:ilvl w:val="0"/>
          <w:numId w:val="737"/>
        </w:numPr>
        <w:contextualSpacing/>
      </w:pPr>
      <w:r>
        <w:t>It is a Syntax Error</w:t>
      </w:r>
      <w:r w:rsidR="00F0301E">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14:paraId="2997FC62" w14:textId="77777777" w:rsidR="0038499E" w:rsidRDefault="0038499E" w:rsidP="0038499E">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14:paraId="46BA113F" w14:textId="77777777" w:rsidR="0038499E" w:rsidRDefault="0038499E"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14:paraId="6B3468F6" w14:textId="77777777" w:rsidR="0038499E" w:rsidRDefault="0038499E" w:rsidP="0038499E">
      <w:pPr>
        <w:numPr>
          <w:ilvl w:val="0"/>
          <w:numId w:val="737"/>
        </w:numPr>
        <w:contextualSpacing/>
      </w:pPr>
      <w:r>
        <w:t xml:space="preserve">It is a </w:t>
      </w:r>
      <w:r w:rsidRPr="00E77497">
        <w:t xml:space="preserve">Syntax </w:t>
      </w:r>
      <w:r>
        <w:t>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14:paraId="54ABA5B8" w14:textId="77777777" w:rsidR="009C5E83" w:rsidRPr="00E77497" w:rsidRDefault="009C5E83" w:rsidP="00E208A2">
      <w:pPr>
        <w:numPr>
          <w:ilvl w:val="0"/>
          <w:numId w:val="737"/>
        </w:numPr>
        <w:jc w:val="left"/>
      </w:pPr>
      <w:r w:rsidRPr="00E77497">
        <w:t xml:space="preserve">It is a Syntax Error if the </w:t>
      </w:r>
      <w:r w:rsidRPr="00E77497">
        <w:rPr>
          <w:rStyle w:val="bnf"/>
        </w:rPr>
        <w:t>LeftHandSideExpression</w:t>
      </w:r>
      <w:r w:rsidRPr="00E77497">
        <w:t xml:space="preserve"> is </w:t>
      </w:r>
      <w: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C5525D" w:rsidRPr="00C5525D">
        <w:t xml:space="preserve"> </w:t>
      </w:r>
      <w:r w:rsidR="00C5525D">
        <w:t xml:space="preserve">if that production is substituted for </w:t>
      </w:r>
      <w:r w:rsidR="00C5525D" w:rsidRPr="00E77497">
        <w:rPr>
          <w:rStyle w:val="bnf"/>
        </w:rPr>
        <w:t>LeftHandSideExpression</w:t>
      </w:r>
      <w:r w:rsidRPr="00E77497">
        <w:t>. This rule is recursively applied.</w:t>
      </w:r>
    </w:p>
    <w:p w14:paraId="58016387" w14:textId="77777777" w:rsidR="00C5525D" w:rsidRDefault="00C5525D" w:rsidP="00C5525D">
      <w:pPr>
        <w:pStyle w:val="Note"/>
        <w:ind w:left="806" w:hanging="720"/>
        <w:jc w:val="left"/>
      </w:pPr>
      <w:r>
        <w:t>NOTE</w:t>
      </w:r>
      <w:r>
        <w:tab/>
        <w:t xml:space="preserve">The last rule means that the other rules are applied even if multiple levels of nested parenthesises surround </w:t>
      </w:r>
      <w:r w:rsidRPr="00E77497">
        <w:rPr>
          <w:rStyle w:val="bnf"/>
        </w:rPr>
        <w:t>Expression</w:t>
      </w:r>
      <w:r>
        <w:t>.</w:t>
      </w:r>
    </w:p>
    <w:p w14:paraId="48540A29" w14:textId="77777777" w:rsidR="0078764F" w:rsidRDefault="0038499E" w:rsidP="0078764F">
      <w:pPr>
        <w:contextualSpacing/>
        <w:jc w:val="left"/>
      </w:pPr>
      <w:r>
        <w:rPr>
          <w:rFonts w:ascii="Times New Roman" w:hAnsi="Times New Roman"/>
          <w:i/>
        </w:rPr>
        <w:t>I</w:t>
      </w:r>
      <w:r w:rsidR="0078764F" w:rsidRPr="00E77497">
        <w:rPr>
          <w:rFonts w:ascii="Times New Roman" w:hAnsi="Times New Roman"/>
          <w:i/>
        </w:rPr>
        <w:t>terationStatement</w:t>
      </w:r>
      <w:r w:rsidR="0078764F" w:rsidRPr="00E77497">
        <w:t xml:space="preserve"> </w:t>
      </w:r>
      <w:r w:rsidR="0078764F" w:rsidRPr="00E77497">
        <w:rPr>
          <w:b/>
        </w:rPr>
        <w:t>:</w:t>
      </w:r>
      <w:r w:rsidR="0078764F" w:rsidRPr="00E77497">
        <w:t xml:space="preserve"> </w:t>
      </w:r>
    </w:p>
    <w:p w14:paraId="5B1691BF" w14:textId="77777777"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0BE237D6" w14:textId="77777777"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0084D25B" w14:textId="77777777" w:rsidR="00AB39BE" w:rsidRPr="00E77497" w:rsidRDefault="00AB39BE" w:rsidP="003E3BEA">
      <w:pPr>
        <w:numPr>
          <w:ilvl w:val="0"/>
          <w:numId w:val="737"/>
        </w:numPr>
        <w:spacing w:after="220"/>
      </w:pPr>
      <w:r w:rsidRPr="00E77497">
        <w:t xml:space="preserve">It is a Syntax Error if any element of the </w:t>
      </w:r>
      <w:r w:rsidR="003E3BEA">
        <w:t>BoundNames</w:t>
      </w:r>
      <w:r w:rsidRPr="00E77497">
        <w:t xml:space="preserve"> of </w:t>
      </w:r>
      <w:r>
        <w:rPr>
          <w:rFonts w:ascii="Times New Roman" w:hAnsi="Times New Roman"/>
          <w:i/>
        </w:rPr>
        <w:t>ForDeclaration</w:t>
      </w:r>
      <w:r w:rsidRPr="00E77497">
        <w:t xml:space="preserve"> also occurs in the </w:t>
      </w:r>
      <w:r w:rsidR="00201325">
        <w:t>VarDeclaredNames</w:t>
      </w:r>
      <w:r w:rsidRPr="00E77497">
        <w:t xml:space="preserve"> of </w:t>
      </w:r>
      <w:r w:rsidRPr="00E77497">
        <w:rPr>
          <w:rFonts w:ascii="Times New Roman" w:hAnsi="Times New Roman"/>
          <w:i/>
        </w:rPr>
        <w:t>Statement</w:t>
      </w:r>
      <w:r w:rsidRPr="00E77497">
        <w:t>.</w:t>
      </w:r>
    </w:p>
    <w:p w14:paraId="028696B9" w14:textId="77777777" w:rsidR="001A6405" w:rsidRPr="00E77497" w:rsidRDefault="001A6405" w:rsidP="001A6405">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14:paraId="0050EA63" w14:textId="77777777" w:rsidR="001A6405" w:rsidRPr="00E77497" w:rsidRDefault="001A6405" w:rsidP="001A6405">
      <w:r w:rsidRPr="001A6405">
        <w:rPr>
          <w:rFonts w:ascii="Times New Roman" w:hAnsi="Times New Roman"/>
          <w:i/>
        </w:rPr>
        <w:t>ForDeclaration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DB251D" w:rsidRPr="0027695A">
        <w:rPr>
          <w:rFonts w:ascii="Times New Roman" w:hAnsi="Times New Roman"/>
          <w:i/>
        </w:rPr>
        <w:t>LetOrConst</w:t>
      </w:r>
      <w:r w:rsidR="00DB251D" w:rsidRPr="00DB251D">
        <w:rPr>
          <w:rFonts w:ascii="Courier New" w:hAnsi="Courier New"/>
          <w:b/>
          <w:i/>
        </w:rPr>
        <w:t xml:space="preserve"> </w:t>
      </w:r>
      <w:r w:rsidR="004A3CB8">
        <w:rPr>
          <w:rFonts w:ascii="Times New Roman" w:hAnsi="Times New Roman"/>
          <w:i/>
        </w:rPr>
        <w:t>For</w:t>
      </w:r>
      <w:r w:rsidRPr="00E77497">
        <w:rPr>
          <w:rFonts w:ascii="Times New Roman" w:hAnsi="Times New Roman"/>
          <w:i/>
        </w:rPr>
        <w:t xml:space="preserve">Binding </w:t>
      </w:r>
    </w:p>
    <w:p w14:paraId="3B3C9943" w14:textId="77777777" w:rsidR="001A6405" w:rsidRPr="00E77497" w:rsidRDefault="001A6405" w:rsidP="00CA7892">
      <w:pPr>
        <w:pStyle w:val="Alg4"/>
        <w:numPr>
          <w:ilvl w:val="0"/>
          <w:numId w:val="646"/>
        </w:numPr>
        <w:spacing w:after="220"/>
        <w:contextualSpacing/>
      </w:pPr>
      <w:r w:rsidRPr="00E77497">
        <w:t xml:space="preserve">Return </w:t>
      </w:r>
      <w:r w:rsidR="002F6D6F">
        <w:t xml:space="preserve">the </w:t>
      </w:r>
      <w:r w:rsidR="00201325">
        <w:t>BoundNames</w:t>
      </w:r>
      <w:r w:rsidRPr="00E77497">
        <w:t xml:space="preserve"> of </w:t>
      </w:r>
      <w:r w:rsidR="004A3CB8">
        <w:rPr>
          <w:i/>
        </w:rPr>
        <w:t>For</w:t>
      </w:r>
      <w:r w:rsidRPr="00E77497">
        <w:rPr>
          <w:i/>
        </w:rPr>
        <w:t>Binding</w:t>
      </w:r>
      <w:r w:rsidRPr="00E77497">
        <w:t>.</w:t>
      </w:r>
    </w:p>
    <w:p w14:paraId="1ED080DF" w14:textId="77777777" w:rsidR="00687A3E" w:rsidRPr="00E77497" w:rsidRDefault="00687A3E" w:rsidP="00687A3E">
      <w:pPr>
        <w:rPr>
          <w:rFonts w:ascii="Helvetica" w:hAnsi="Helvetica"/>
          <w:b/>
        </w:rPr>
      </w:pPr>
      <w:r w:rsidRPr="00E77497">
        <w:rPr>
          <w:rFonts w:ascii="Helvetica" w:hAnsi="Helvetica"/>
          <w:b/>
        </w:rPr>
        <w:t xml:space="preserve">Static Semantics:  </w:t>
      </w:r>
      <w:r w:rsidR="00201325">
        <w:rPr>
          <w:rFonts w:ascii="Helvetica" w:hAnsi="Helvetica"/>
          <w:b/>
          <w:lang w:eastAsia="en-US"/>
        </w:rPr>
        <w:t>VarDeclaredNames</w:t>
      </w:r>
    </w:p>
    <w:p w14:paraId="3FECA17C" w14:textId="77777777" w:rsidR="00CC12F9" w:rsidRPr="00E77497" w:rsidRDefault="00F5066A" w:rsidP="00CC12F9">
      <w:pPr>
        <w:jc w:val="left"/>
      </w:pPr>
      <w:r w:rsidRPr="00E77497">
        <w:rPr>
          <w:rFonts w:ascii="Times New Roman" w:hAnsi="Times New Roman"/>
          <w:i/>
        </w:rPr>
        <w:t>IterationStatement</w:t>
      </w:r>
      <w:r w:rsidRPr="00E77497">
        <w:t xml:space="preserve"> </w:t>
      </w:r>
      <w:r w:rsidRPr="00E77497">
        <w:rPr>
          <w:b/>
        </w:rPr>
        <w:t>:</w:t>
      </w:r>
      <w:r w:rsidRPr="00E77497">
        <w:t xml:space="preserve"> </w:t>
      </w:r>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p>
    <w:p w14:paraId="73FBEDE8" w14:textId="77777777" w:rsidR="00CC12F9" w:rsidRPr="00E77497" w:rsidRDefault="00CC12F9" w:rsidP="00B34B48">
      <w:pPr>
        <w:pStyle w:val="Alg4"/>
        <w:numPr>
          <w:ilvl w:val="0"/>
          <w:numId w:val="48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14:paraId="22E2D1A6" w14:textId="77777777" w:rsidR="00D25231" w:rsidRPr="00E77497" w:rsidRDefault="00D25231" w:rsidP="00D25231">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FC6066">
        <w:rPr>
          <w:rFonts w:ascii="Times New Roman" w:hAnsi="Times New Roman"/>
          <w:i/>
        </w:rPr>
        <w:t>ForBinding</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72918439" w14:textId="77777777" w:rsidR="00D25231" w:rsidRPr="00E77497" w:rsidRDefault="00D25231" w:rsidP="00B34B48">
      <w:pPr>
        <w:pStyle w:val="Alg4"/>
        <w:numPr>
          <w:ilvl w:val="0"/>
          <w:numId w:val="48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FC6066">
        <w:rPr>
          <w:i/>
        </w:rPr>
        <w:t>ForBinding</w:t>
      </w:r>
      <w:r w:rsidRPr="00E77497">
        <w:t>.</w:t>
      </w:r>
    </w:p>
    <w:p w14:paraId="538A8461" w14:textId="77777777" w:rsidR="00D25231" w:rsidRPr="00C7794D" w:rsidRDefault="00D25231" w:rsidP="00B34B48">
      <w:pPr>
        <w:pStyle w:val="Alg4"/>
        <w:numPr>
          <w:ilvl w:val="0"/>
          <w:numId w:val="48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14:paraId="040558E1" w14:textId="77777777" w:rsidR="00D25231" w:rsidRPr="006B6D0A" w:rsidRDefault="00D25231" w:rsidP="00B34B48">
      <w:pPr>
        <w:pStyle w:val="Alg4"/>
        <w:numPr>
          <w:ilvl w:val="0"/>
          <w:numId w:val="482"/>
        </w:numPr>
        <w:spacing w:after="220"/>
        <w:contextualSpacing/>
        <w:rPr>
          <w:rStyle w:val="bnf"/>
        </w:rPr>
      </w:pPr>
      <w:r w:rsidRPr="004D1BD1">
        <w:t xml:space="preserve">Return </w:t>
      </w:r>
      <w:r w:rsidRPr="003B4312">
        <w:rPr>
          <w:rStyle w:val="bnf"/>
        </w:rPr>
        <w:t>names</w:t>
      </w:r>
    </w:p>
    <w:p w14:paraId="5C2F68D5" w14:textId="77777777" w:rsidR="00A45298" w:rsidRPr="00E77497" w:rsidRDefault="00F5066A" w:rsidP="00A45298">
      <w:pPr>
        <w:jc w:val="left"/>
      </w:pPr>
      <w:r w:rsidRPr="00E77497">
        <w:rPr>
          <w:rFonts w:ascii="Times New Roman" w:hAnsi="Times New Roman"/>
          <w:i/>
        </w:rPr>
        <w:t>IterationStatement</w:t>
      </w:r>
      <w:r w:rsidRPr="00E77497">
        <w:t xml:space="preserve"> </w:t>
      </w:r>
      <w:r w:rsidRPr="00E77497">
        <w:rPr>
          <w:b/>
        </w:rPr>
        <w:t>:</w:t>
      </w:r>
      <w:r w:rsidRPr="00E77497">
        <w:t xml:space="preserve"> </w:t>
      </w:r>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p>
    <w:p w14:paraId="21D59CF4" w14:textId="77777777" w:rsidR="00A45298" w:rsidRPr="00E77497" w:rsidRDefault="00A45298" w:rsidP="00A45298">
      <w:pPr>
        <w:pStyle w:val="Alg4"/>
        <w:numPr>
          <w:ilvl w:val="0"/>
          <w:numId w:val="63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14:paraId="1AF313DC" w14:textId="77777777"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7A4DA2E1" w14:textId="77777777" w:rsidR="00F5066A" w:rsidRPr="00E77497" w:rsidRDefault="00F5066A" w:rsidP="00F5066A">
      <w:pPr>
        <w:pStyle w:val="Alg4"/>
        <w:numPr>
          <w:ilvl w:val="0"/>
          <w:numId w:val="64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14:paraId="0F6E8847" w14:textId="77777777"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CA7892"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1E6ECD0F" w14:textId="77777777" w:rsidR="00F5066A" w:rsidRPr="00E77497" w:rsidRDefault="00F5066A" w:rsidP="00F5066A">
      <w:pPr>
        <w:pStyle w:val="Alg4"/>
        <w:numPr>
          <w:ilvl w:val="0"/>
          <w:numId w:val="64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9F1BE2">
        <w:rPr>
          <w:i/>
        </w:rPr>
        <w:t>ForBinding</w:t>
      </w:r>
      <w:r w:rsidRPr="00E77497">
        <w:t>.</w:t>
      </w:r>
    </w:p>
    <w:p w14:paraId="1BBD73F2" w14:textId="77777777" w:rsidR="00F5066A" w:rsidRPr="00C7794D" w:rsidRDefault="00F5066A" w:rsidP="00F5066A">
      <w:pPr>
        <w:pStyle w:val="Alg4"/>
        <w:numPr>
          <w:ilvl w:val="0"/>
          <w:numId w:val="64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14:paraId="4E15C6EE" w14:textId="77777777" w:rsidR="00F5066A" w:rsidRPr="006B6D0A" w:rsidRDefault="00F5066A" w:rsidP="00F5066A">
      <w:pPr>
        <w:pStyle w:val="Alg4"/>
        <w:numPr>
          <w:ilvl w:val="0"/>
          <w:numId w:val="642"/>
        </w:numPr>
        <w:spacing w:after="220"/>
        <w:contextualSpacing/>
        <w:rPr>
          <w:rStyle w:val="bnf"/>
        </w:rPr>
      </w:pPr>
      <w:r w:rsidRPr="004D1BD1">
        <w:t xml:space="preserve">Return </w:t>
      </w:r>
      <w:r w:rsidRPr="003B4312">
        <w:rPr>
          <w:rStyle w:val="bnf"/>
        </w:rPr>
        <w:t>names</w:t>
      </w:r>
    </w:p>
    <w:p w14:paraId="347D8542" w14:textId="77777777"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4E6E04ED" w14:textId="77777777" w:rsidR="00F5066A" w:rsidRPr="00E77497" w:rsidRDefault="00F5066A" w:rsidP="00F5066A">
      <w:pPr>
        <w:pStyle w:val="Alg4"/>
        <w:numPr>
          <w:ilvl w:val="0"/>
          <w:numId w:val="64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14:paraId="6DBFCAAB" w14:textId="77777777" w:rsidR="00F5066A" w:rsidRPr="00E77497" w:rsidRDefault="00F5066A" w:rsidP="00D148E9">
      <w:pPr>
        <w:pStyle w:val="40"/>
      </w:pPr>
      <w:r w:rsidRPr="00E77497">
        <w:t>Runtime Semantics</w:t>
      </w:r>
    </w:p>
    <w:p w14:paraId="71CEE267" w14:textId="77777777" w:rsidR="009F5E7D" w:rsidRDefault="009F5E7D" w:rsidP="009F5E7D">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Instantiation</w:t>
      </w:r>
    </w:p>
    <w:p w14:paraId="28D072FE" w14:textId="77777777" w:rsidR="009F5E7D" w:rsidRPr="00FA3203" w:rsidRDefault="009F5E7D" w:rsidP="009F5E7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5FD85190" w14:textId="77777777" w:rsidR="00F04E83" w:rsidRPr="00E77497" w:rsidRDefault="00F04E83" w:rsidP="00F04E83">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r w:rsidR="00DB251D" w:rsidRPr="00451D9D">
        <w:rPr>
          <w:rFonts w:ascii="Times New Roman" w:hAnsi="Times New Roman"/>
          <w:i/>
        </w:rPr>
        <w:t>LetOrConst</w:t>
      </w:r>
      <w:r w:rsidR="00DB251D" w:rsidRPr="00DB251D">
        <w:rPr>
          <w:rFonts w:ascii="Courier New" w:hAnsi="Courier New"/>
          <w:b/>
          <w:i/>
        </w:rPr>
        <w:t xml:space="preserve"> </w:t>
      </w:r>
      <w:r w:rsidRPr="000B0083">
        <w:rPr>
          <w:rFonts w:ascii="Times New Roman" w:hAnsi="Times New Roman"/>
          <w:i/>
        </w:rPr>
        <w:t>ForBinding</w:t>
      </w:r>
      <w:r w:rsidRPr="00E77497">
        <w:rPr>
          <w:rFonts w:ascii="Times New Roman" w:hAnsi="Times New Roman"/>
          <w:i/>
        </w:rPr>
        <w:t xml:space="preserve"> </w:t>
      </w:r>
    </w:p>
    <w:p w14:paraId="08BDF29C" w14:textId="77777777" w:rsidR="00F04E83" w:rsidRPr="00E77497" w:rsidRDefault="00F04E83" w:rsidP="00390EC9">
      <w:pPr>
        <w:pStyle w:val="Alg4"/>
        <w:numPr>
          <w:ilvl w:val="0"/>
          <w:numId w:val="650"/>
        </w:numPr>
        <w:rPr>
          <w:i/>
        </w:rPr>
      </w:pPr>
      <w:r w:rsidRPr="00E77497">
        <w:t xml:space="preserve">For each element </w:t>
      </w:r>
      <w:r>
        <w:rPr>
          <w:i/>
        </w:rPr>
        <w:t>name</w:t>
      </w:r>
      <w:r w:rsidRPr="00E77497">
        <w:t xml:space="preserve"> of the </w:t>
      </w:r>
      <w:r w:rsidR="00201325">
        <w:t>BoundNames</w:t>
      </w:r>
      <w:r w:rsidRPr="00E77497">
        <w:t xml:space="preserve"> of </w:t>
      </w:r>
      <w:r>
        <w:rPr>
          <w:i/>
        </w:rPr>
        <w:t>ForBinding</w:t>
      </w:r>
      <w:r w:rsidRPr="00E77497">
        <w:t xml:space="preserve"> do</w:t>
      </w:r>
    </w:p>
    <w:p w14:paraId="7A10F05C" w14:textId="77777777" w:rsidR="00EC0EFF" w:rsidRPr="00EC0EFF" w:rsidRDefault="00EC0EFF" w:rsidP="00EC0EFF">
      <w:pPr>
        <w:pStyle w:val="Alg4"/>
        <w:numPr>
          <w:ilvl w:val="1"/>
          <w:numId w:val="650"/>
        </w:numPr>
        <w:spacing w:after="220"/>
        <w:contextualSpacing/>
      </w:pPr>
      <w:r>
        <w:t xml:space="preserve">If IsConstantDeclaration of </w:t>
      </w:r>
      <w:r w:rsidRPr="00451D9D">
        <w:rPr>
          <w:i/>
        </w:rPr>
        <w:t>LetOrConst</w:t>
      </w:r>
      <w:r>
        <w:t xml:space="preserve"> is </w:t>
      </w:r>
      <w:r w:rsidRPr="00EC0EFF">
        <w:rPr>
          <w:b/>
        </w:rPr>
        <w:t>false</w:t>
      </w:r>
      <w:r>
        <w:t>, then</w:t>
      </w:r>
    </w:p>
    <w:p w14:paraId="76E1E145" w14:textId="77777777" w:rsidR="00F04E83" w:rsidRPr="00E77497" w:rsidRDefault="00F04E83" w:rsidP="00EC0EFF">
      <w:pPr>
        <w:pStyle w:val="Alg4"/>
        <w:numPr>
          <w:ilvl w:val="2"/>
          <w:numId w:val="650"/>
        </w:numPr>
        <w:spacing w:after="220"/>
        <w:contextualSpacing/>
      </w:pPr>
      <w:r w:rsidRPr="00E77497">
        <w:t xml:space="preserve">Call </w:t>
      </w:r>
      <w:r w:rsidR="00767E5E">
        <w:rPr>
          <w:i/>
        </w:rPr>
        <w:t>environment</w:t>
      </w:r>
      <w:r w:rsidRPr="00E77497">
        <w:t xml:space="preserve">’s CreateMutableBinding concrete method </w:t>
      </w:r>
      <w:r w:rsidR="000B07FE">
        <w:t>with argument</w:t>
      </w:r>
      <w:r w:rsidRPr="00E77497">
        <w:t xml:space="preserve"> </w:t>
      </w:r>
      <w:r>
        <w:rPr>
          <w:i/>
        </w:rPr>
        <w:t>name</w:t>
      </w:r>
      <w:r w:rsidRPr="00E77497">
        <w:t>.</w:t>
      </w:r>
    </w:p>
    <w:p w14:paraId="528C0AFA" w14:textId="77777777" w:rsidR="00394EAC" w:rsidRDefault="00394EAC" w:rsidP="00394EAC">
      <w:pPr>
        <w:pStyle w:val="Alg4"/>
        <w:numPr>
          <w:ilvl w:val="2"/>
          <w:numId w:val="650"/>
        </w:numPr>
        <w:contextualSpacing/>
      </w:pPr>
      <w:r>
        <w:t xml:space="preserve">Assert: </w:t>
      </w:r>
      <w:r>
        <w:rPr>
          <w:iCs/>
        </w:rPr>
        <w:t>The above call to CreateMutableBinding</w:t>
      </w:r>
      <w:r>
        <w:t xml:space="preserve"> will never an return an abrupt completion.</w:t>
      </w:r>
    </w:p>
    <w:p w14:paraId="618DFCD9" w14:textId="77777777" w:rsidR="00EC0EFF" w:rsidRDefault="00EC0EFF" w:rsidP="00EC0EFF">
      <w:pPr>
        <w:pStyle w:val="Alg4"/>
        <w:numPr>
          <w:ilvl w:val="1"/>
          <w:numId w:val="650"/>
        </w:numPr>
        <w:spacing w:after="220"/>
        <w:contextualSpacing/>
      </w:pPr>
      <w:r>
        <w:t xml:space="preserve">Else, </w:t>
      </w:r>
    </w:p>
    <w:p w14:paraId="1F29FD7B" w14:textId="77777777" w:rsidR="00EC0EFF" w:rsidRPr="00E77497" w:rsidRDefault="00EC0EFF" w:rsidP="00EC0EFF">
      <w:pPr>
        <w:pStyle w:val="Alg4"/>
        <w:numPr>
          <w:ilvl w:val="2"/>
          <w:numId w:val="650"/>
        </w:numPr>
        <w:spacing w:after="220"/>
        <w:contextualSpacing/>
      </w:pPr>
      <w:r w:rsidRPr="00E77497">
        <w:t xml:space="preserve">Call </w:t>
      </w:r>
      <w:r w:rsidR="00767E5E">
        <w:rPr>
          <w:i/>
        </w:rPr>
        <w:t>environment</w:t>
      </w:r>
      <w:r w:rsidRPr="00E77497">
        <w:t xml:space="preserve">’s CreateImmutableBinding concrete method </w:t>
      </w:r>
      <w:r>
        <w:t>with argument</w:t>
      </w:r>
      <w:r w:rsidRPr="00E77497">
        <w:t xml:space="preserve"> </w:t>
      </w:r>
      <w:r>
        <w:rPr>
          <w:i/>
        </w:rPr>
        <w:t>name</w:t>
      </w:r>
      <w:r w:rsidRPr="00E77497">
        <w:t>.</w:t>
      </w:r>
    </w:p>
    <w:p w14:paraId="28EE19B2" w14:textId="77777777" w:rsidR="00F04E83" w:rsidRPr="00E77497" w:rsidRDefault="00DE0144" w:rsidP="00F04E83">
      <w:pPr>
        <w:pStyle w:val="Alg4"/>
        <w:numPr>
          <w:ilvl w:val="0"/>
          <w:numId w:val="650"/>
        </w:numPr>
        <w:spacing w:after="220"/>
        <w:contextualSpacing/>
      </w:pPr>
      <w:r>
        <w:t>Return the result of performing</w:t>
      </w:r>
      <w:r w:rsidR="00F04E83" w:rsidRPr="004418C4">
        <w:t xml:space="preserve"> Binding </w:t>
      </w:r>
      <w:r w:rsidR="00A113E2">
        <w:t>Initialisation</w:t>
      </w:r>
      <w:r w:rsidR="00F04E83" w:rsidRPr="004418C4">
        <w:t xml:space="preserve"> for </w:t>
      </w:r>
      <w:r w:rsidR="00F04E83" w:rsidRPr="000B0083">
        <w:rPr>
          <w:i/>
        </w:rPr>
        <w:t>For</w:t>
      </w:r>
      <w:r w:rsidR="00F04E83">
        <w:rPr>
          <w:i/>
        </w:rPr>
        <w:t>Binding</w:t>
      </w:r>
      <w:r w:rsidR="00F04E83" w:rsidRPr="004418C4">
        <w:t xml:space="preserve"> passing</w:t>
      </w:r>
      <w:r w:rsidR="00F04E83" w:rsidRPr="004418C4">
        <w:rPr>
          <w:i/>
        </w:rPr>
        <w:t xml:space="preserve"> </w:t>
      </w:r>
      <w:r w:rsidR="00F04E83">
        <w:rPr>
          <w:i/>
        </w:rPr>
        <w:t>value</w:t>
      </w:r>
      <w:r w:rsidR="00F04E83">
        <w:t xml:space="preserve"> </w:t>
      </w:r>
      <w:r w:rsidR="00F04E83" w:rsidRPr="004418C4">
        <w:t xml:space="preserve">and </w:t>
      </w:r>
      <w:r w:rsidR="00767E5E">
        <w:rPr>
          <w:i/>
        </w:rPr>
        <w:t>environment</w:t>
      </w:r>
      <w:r w:rsidR="00F04E83" w:rsidRPr="004418C4">
        <w:t xml:space="preserve"> as the arguments.</w:t>
      </w:r>
    </w:p>
    <w:p w14:paraId="515C9C7A" w14:textId="77777777" w:rsidR="0068432C" w:rsidRDefault="0068432C" w:rsidP="0068432C">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14:paraId="68EBD3DA" w14:textId="77777777" w:rsidR="0068432C" w:rsidRPr="00FA3203" w:rsidRDefault="0068432C" w:rsidP="0068432C">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3A2B42BD" w14:textId="77777777" w:rsidR="004C02EF" w:rsidRPr="00E77497" w:rsidRDefault="004C02EF" w:rsidP="004C02EF">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28AC1FC2" w14:textId="77777777" w:rsidR="00E21F6A" w:rsidRPr="00E21F6A" w:rsidRDefault="00E21F6A" w:rsidP="00C12827">
      <w:pPr>
        <w:pStyle w:val="Alg3"/>
        <w:numPr>
          <w:ilvl w:val="0"/>
          <w:numId w:val="122"/>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14:paraId="6E4B19CF" w14:textId="77777777" w:rsidR="00E21F6A" w:rsidRDefault="00FA7F97" w:rsidP="00E21F6A">
      <w:pPr>
        <w:pStyle w:val="Alg3"/>
        <w:numPr>
          <w:ilvl w:val="0"/>
          <w:numId w:val="122"/>
        </w:numPr>
        <w:tabs>
          <w:tab w:val="left" w:pos="2160"/>
        </w:tabs>
      </w:pPr>
      <w:r>
        <w:t>ReturnIfAbrupt(</w:t>
      </w:r>
      <w:r w:rsidR="00E21F6A">
        <w:rPr>
          <w:i/>
        </w:rPr>
        <w:t>keyResult</w:t>
      </w:r>
      <w:r>
        <w:t>)</w:t>
      </w:r>
      <w:r w:rsidR="00514B53">
        <w:t>.</w:t>
      </w:r>
    </w:p>
    <w:p w14:paraId="522A0D37" w14:textId="77777777" w:rsidR="00E21F6A" w:rsidRDefault="00164D8C" w:rsidP="004B3A2D">
      <w:pPr>
        <w:pStyle w:val="Alg3"/>
        <w:numPr>
          <w:ilvl w:val="0"/>
          <w:numId w:val="122"/>
        </w:numPr>
        <w:spacing w:after="240"/>
      </w:pPr>
      <w:r>
        <w:t>Return</w:t>
      </w:r>
      <w:r w:rsidRPr="00E77497">
        <w:t xml:space="preserve"> the result of </w:t>
      </w:r>
      <w:r>
        <w:t>performing For In/Of Body 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w:t>
      </w:r>
      <w:r w:rsidR="00F4124C">
        <w:t xml:space="preserve"> </w:t>
      </w:r>
      <w:r>
        <w:t xml:space="preserve"> </w:t>
      </w:r>
      <w:r>
        <w:rPr>
          <w:rFonts w:ascii="Arial" w:hAnsi="Arial" w:cs="Arial"/>
        </w:rPr>
        <w:t>assignment</w:t>
      </w:r>
      <w:r>
        <w:t xml:space="preserve">, and </w:t>
      </w:r>
      <w:r w:rsidRPr="00E21F6A">
        <w:rPr>
          <w:i/>
        </w:rPr>
        <w:t>labelSet</w:t>
      </w:r>
      <w:r>
        <w:t>.</w:t>
      </w:r>
    </w:p>
    <w:p w14:paraId="3249C9ED"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4429A2">
        <w:rPr>
          <w:i/>
        </w:rPr>
        <w:t xml:space="preserve"> </w:t>
      </w:r>
      <w:r w:rsidR="004429A2" w:rsidRPr="004418C4">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53D465DC" w14:textId="77777777" w:rsidR="00514B53" w:rsidRPr="00E21F6A" w:rsidRDefault="00514B53" w:rsidP="00C12827">
      <w:pPr>
        <w:pStyle w:val="Alg3"/>
        <w:numPr>
          <w:ilvl w:val="0"/>
          <w:numId w:val="123"/>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14:paraId="16547DD2" w14:textId="77777777" w:rsidR="00514B53" w:rsidRDefault="00514B53" w:rsidP="00514B53">
      <w:pPr>
        <w:pStyle w:val="Alg3"/>
        <w:numPr>
          <w:ilvl w:val="0"/>
          <w:numId w:val="123"/>
        </w:numPr>
        <w:tabs>
          <w:tab w:val="left" w:pos="2160"/>
        </w:tabs>
      </w:pPr>
      <w:r>
        <w:t>ReturnIfAbrupt(</w:t>
      </w:r>
      <w:r>
        <w:rPr>
          <w:i/>
        </w:rPr>
        <w:t>keyResult</w:t>
      </w:r>
      <w:r>
        <w:t>).</w:t>
      </w:r>
    </w:p>
    <w:p w14:paraId="426B8D0C" w14:textId="77777777" w:rsidR="00514B53" w:rsidRDefault="00514B53" w:rsidP="004B3A2D">
      <w:pPr>
        <w:pStyle w:val="Alg3"/>
        <w:numPr>
          <w:ilvl w:val="0"/>
          <w:numId w:val="123"/>
        </w:numPr>
        <w:spacing w:after="240"/>
      </w:pPr>
      <w:r>
        <w:t>Return</w:t>
      </w:r>
      <w:r w:rsidRPr="00E77497">
        <w:t xml:space="preserve"> the result of </w:t>
      </w:r>
      <w:r>
        <w:t>performing For In/Of Body 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14:paraId="330EE232"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5D087406" w14:textId="77777777" w:rsidR="00514B53" w:rsidRPr="00E21F6A" w:rsidRDefault="00514B53" w:rsidP="00C12827">
      <w:pPr>
        <w:pStyle w:val="Alg3"/>
        <w:numPr>
          <w:ilvl w:val="0"/>
          <w:numId w:val="693"/>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14:paraId="2857FE8C" w14:textId="77777777" w:rsidR="00514B53" w:rsidRDefault="00514B53" w:rsidP="004B3A2D">
      <w:pPr>
        <w:pStyle w:val="Alg3"/>
        <w:numPr>
          <w:ilvl w:val="0"/>
          <w:numId w:val="693"/>
        </w:numPr>
        <w:tabs>
          <w:tab w:val="left" w:pos="2160"/>
        </w:tabs>
      </w:pPr>
      <w:r>
        <w:t>ReturnIfAbrupt(</w:t>
      </w:r>
      <w:r>
        <w:rPr>
          <w:i/>
        </w:rPr>
        <w:t>keyResult</w:t>
      </w:r>
      <w:r>
        <w:t>).</w:t>
      </w:r>
    </w:p>
    <w:p w14:paraId="52CCF7B5" w14:textId="77777777" w:rsidR="00514B53" w:rsidRDefault="00514B53" w:rsidP="004B3A2D">
      <w:pPr>
        <w:pStyle w:val="Alg3"/>
        <w:numPr>
          <w:ilvl w:val="0"/>
          <w:numId w:val="693"/>
        </w:numPr>
        <w:spacing w:after="240"/>
      </w:pPr>
      <w:r>
        <w:t>Return</w:t>
      </w:r>
      <w:r w:rsidRPr="00E77497">
        <w:t xml:space="preserve"> the result of </w:t>
      </w:r>
      <w:r>
        <w:t>performing For In/Of Body 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14:paraId="1C47B319" w14:textId="77777777" w:rsidR="00514B53" w:rsidRPr="00E77497" w:rsidRDefault="00514B53" w:rsidP="00514B53">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05AE7F7B" w14:textId="77777777" w:rsidR="00514B53" w:rsidRPr="00E21F6A" w:rsidRDefault="00514B53" w:rsidP="00F319DC">
      <w:pPr>
        <w:pStyle w:val="Alg3"/>
        <w:numPr>
          <w:ilvl w:val="0"/>
          <w:numId w:val="696"/>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F319DC">
        <w:rPr>
          <w:i/>
        </w:rPr>
        <w:t>Expression</w:t>
      </w:r>
      <w:r>
        <w:t xml:space="preserve">, </w:t>
      </w:r>
      <w:r w:rsidR="004B3A2D">
        <w:rPr>
          <w:rFonts w:ascii="Arial" w:hAnsi="Arial" w:cs="Arial"/>
        </w:rPr>
        <w:t>iterate</w:t>
      </w:r>
      <w:r>
        <w:t xml:space="preserve">, and </w:t>
      </w:r>
      <w:r w:rsidRPr="00E21F6A">
        <w:rPr>
          <w:i/>
        </w:rPr>
        <w:t>labelSet</w:t>
      </w:r>
      <w:r>
        <w:t>.</w:t>
      </w:r>
    </w:p>
    <w:p w14:paraId="125D4A68" w14:textId="77777777" w:rsidR="00514B53" w:rsidRDefault="00514B53" w:rsidP="004B3A2D">
      <w:pPr>
        <w:pStyle w:val="Alg3"/>
        <w:numPr>
          <w:ilvl w:val="0"/>
          <w:numId w:val="696"/>
        </w:numPr>
        <w:tabs>
          <w:tab w:val="left" w:pos="2160"/>
        </w:tabs>
      </w:pPr>
      <w:r>
        <w:t>ReturnIfAbrupt(</w:t>
      </w:r>
      <w:r>
        <w:rPr>
          <w:i/>
        </w:rPr>
        <w:t>keyResult</w:t>
      </w:r>
      <w:r>
        <w:t>).</w:t>
      </w:r>
    </w:p>
    <w:p w14:paraId="1FFC3E84" w14:textId="77777777" w:rsidR="00514B53" w:rsidRDefault="00514B53" w:rsidP="004B3A2D">
      <w:pPr>
        <w:pStyle w:val="Alg3"/>
        <w:numPr>
          <w:ilvl w:val="0"/>
          <w:numId w:val="696"/>
        </w:numPr>
        <w:spacing w:after="240"/>
      </w:pPr>
      <w:r>
        <w:t>Return</w:t>
      </w:r>
      <w:r w:rsidRPr="00E77497">
        <w:t xml:space="preserve"> the result of </w:t>
      </w:r>
      <w:r>
        <w:t>performing For In/Of Body 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 xml:space="preserve">,  </w:t>
      </w:r>
      <w:r>
        <w:rPr>
          <w:rFonts w:ascii="Arial" w:hAnsi="Arial" w:cs="Arial"/>
        </w:rPr>
        <w:t>assignment</w:t>
      </w:r>
      <w:r>
        <w:t xml:space="preserve">, and </w:t>
      </w:r>
      <w:r w:rsidRPr="00E21F6A">
        <w:rPr>
          <w:i/>
        </w:rPr>
        <w:t>labelSet</w:t>
      </w:r>
      <w:r>
        <w:t>.</w:t>
      </w:r>
    </w:p>
    <w:p w14:paraId="2AF7136A"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Pr>
          <w:i/>
        </w:rPr>
        <w:t xml:space="preserve"> </w:t>
      </w:r>
      <w:r w:rsidRPr="004418C4">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63B08B98" w14:textId="77777777" w:rsidR="00514B53" w:rsidRPr="00E21F6A" w:rsidRDefault="00514B53" w:rsidP="004B3A2D">
      <w:pPr>
        <w:pStyle w:val="Alg3"/>
        <w:numPr>
          <w:ilvl w:val="0"/>
          <w:numId w:val="695"/>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14:paraId="06E82801" w14:textId="77777777" w:rsidR="00514B53" w:rsidRDefault="00514B53" w:rsidP="004B3A2D">
      <w:pPr>
        <w:pStyle w:val="Alg3"/>
        <w:numPr>
          <w:ilvl w:val="0"/>
          <w:numId w:val="695"/>
        </w:numPr>
        <w:tabs>
          <w:tab w:val="left" w:pos="2160"/>
        </w:tabs>
      </w:pPr>
      <w:r>
        <w:t>ReturnIfAbrupt(</w:t>
      </w:r>
      <w:r>
        <w:rPr>
          <w:i/>
        </w:rPr>
        <w:t>keyResult</w:t>
      </w:r>
      <w:r>
        <w:t>).</w:t>
      </w:r>
    </w:p>
    <w:p w14:paraId="1353636A" w14:textId="77777777" w:rsidR="00514B53" w:rsidRDefault="00514B53" w:rsidP="004B3A2D">
      <w:pPr>
        <w:pStyle w:val="Alg3"/>
        <w:numPr>
          <w:ilvl w:val="0"/>
          <w:numId w:val="695"/>
        </w:numPr>
        <w:spacing w:after="240"/>
      </w:pPr>
      <w:r>
        <w:t>Return</w:t>
      </w:r>
      <w:r w:rsidRPr="00E77497">
        <w:t xml:space="preserve"> the result of </w:t>
      </w:r>
      <w:r>
        <w:t>performing For In/Of Body 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14:paraId="0119A411"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4FB7C963" w14:textId="77777777" w:rsidR="00514B53" w:rsidRPr="00E21F6A" w:rsidRDefault="00514B53" w:rsidP="004D6903">
      <w:pPr>
        <w:pStyle w:val="Alg3"/>
        <w:numPr>
          <w:ilvl w:val="0"/>
          <w:numId w:val="1399"/>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14:paraId="58B5B10F" w14:textId="77777777" w:rsidR="00514B53" w:rsidRDefault="00514B53" w:rsidP="004D6903">
      <w:pPr>
        <w:pStyle w:val="Alg3"/>
        <w:numPr>
          <w:ilvl w:val="0"/>
          <w:numId w:val="1399"/>
        </w:numPr>
        <w:tabs>
          <w:tab w:val="left" w:pos="2160"/>
        </w:tabs>
      </w:pPr>
      <w:r>
        <w:t>ReturnIfAbrupt(</w:t>
      </w:r>
      <w:r>
        <w:rPr>
          <w:i/>
        </w:rPr>
        <w:t>keyResult</w:t>
      </w:r>
      <w:r>
        <w:t>).</w:t>
      </w:r>
    </w:p>
    <w:p w14:paraId="4D566670" w14:textId="77777777" w:rsidR="00514B53" w:rsidRDefault="00514B53" w:rsidP="004D6903">
      <w:pPr>
        <w:pStyle w:val="Alg3"/>
        <w:numPr>
          <w:ilvl w:val="0"/>
          <w:numId w:val="1399"/>
        </w:numPr>
        <w:spacing w:after="240"/>
      </w:pPr>
      <w:r>
        <w:t>Return</w:t>
      </w:r>
      <w:r w:rsidRPr="00E77497">
        <w:t xml:space="preserve"> the result of </w:t>
      </w:r>
      <w:r>
        <w:t>performing For In/Of Body 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14:paraId="06A4B64D" w14:textId="77777777"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In/Of Expression Evaluation</w:t>
      </w:r>
      <w:r>
        <w:rPr>
          <w:rFonts w:ascii="Helvetica" w:hAnsi="Helvetica"/>
          <w:b/>
          <w:spacing w:val="6"/>
        </w:rPr>
        <w:t xml:space="preserve"> Abstract Operation</w:t>
      </w:r>
    </w:p>
    <w:p w14:paraId="77F252C1" w14:textId="77777777" w:rsidR="00E21F6A" w:rsidRPr="0013710B" w:rsidRDefault="00E21F6A" w:rsidP="00E21F6A">
      <w:pPr>
        <w:rPr>
          <w:lang w:eastAsia="en-US"/>
        </w:rPr>
      </w:pPr>
      <w:r>
        <w:rPr>
          <w:lang w:eastAsia="en-US"/>
        </w:rPr>
        <w:t xml:space="preserve">The abstract operation For In/Of Expression Evaluation </w:t>
      </w:r>
      <w:r w:rsidR="002241B3">
        <w:rPr>
          <w:lang w:eastAsia="en-US"/>
        </w:rPr>
        <w:t xml:space="preserve">is called </w:t>
      </w:r>
      <w:r>
        <w:rPr>
          <w:lang w:eastAsia="en-US"/>
        </w:rPr>
        <w:t xml:space="preserve">with arguments </w:t>
      </w:r>
      <w:r>
        <w:rPr>
          <w:rFonts w:ascii="Times New Roman" w:hAnsi="Times New Roman"/>
          <w:i/>
          <w:lang w:eastAsia="en-US"/>
        </w:rPr>
        <w:t>expr</w:t>
      </w:r>
      <w:r>
        <w:rPr>
          <w:lang w:eastAsia="en-US"/>
        </w:rPr>
        <w:t xml:space="preserve">, </w:t>
      </w:r>
      <w:r>
        <w:rPr>
          <w:rFonts w:ascii="Times New Roman" w:hAnsi="Times New Roman"/>
          <w:i/>
          <w:lang w:eastAsia="en-US"/>
        </w:rPr>
        <w:t>iterationKind</w:t>
      </w:r>
      <w:r>
        <w:rPr>
          <w:lang w:eastAsia="en-US"/>
        </w:rPr>
        <w:t xml:space="preserve">, and </w:t>
      </w:r>
      <w:r w:rsidRPr="00033CAC">
        <w:rPr>
          <w:rFonts w:ascii="Times New Roman" w:hAnsi="Times New Roman"/>
          <w:i/>
          <w:lang w:eastAsia="en-US"/>
        </w:rPr>
        <w:t>labelSet</w:t>
      </w:r>
      <w:r w:rsidR="00B7141C">
        <w:rPr>
          <w:rFonts w:ascii="Times New Roman" w:hAnsi="Times New Roman"/>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iterationKind</w:t>
      </w:r>
      <w:r w:rsidR="00B7141C">
        <w:rPr>
          <w:lang w:eastAsia="en-US"/>
        </w:rPr>
        <w:t xml:space="preserve"> is either </w:t>
      </w:r>
      <w:r w:rsidR="00B7141C" w:rsidRPr="00B7141C">
        <w:rPr>
          <w:b/>
          <w:lang w:eastAsia="en-US"/>
        </w:rPr>
        <w:t>enumerate</w:t>
      </w:r>
      <w:r w:rsidR="00B7141C">
        <w:rPr>
          <w:lang w:eastAsia="en-US"/>
        </w:rPr>
        <w:t xml:space="preserve"> or </w:t>
      </w:r>
      <w:r w:rsidR="00B7141C" w:rsidRPr="00B7141C">
        <w:rPr>
          <w:b/>
          <w:lang w:eastAsia="en-US"/>
        </w:rPr>
        <w:t>iterate</w:t>
      </w:r>
      <w:r w:rsidR="00B7141C">
        <w:rPr>
          <w:lang w:eastAsia="en-US"/>
        </w:rPr>
        <w:t xml:space="preserve">. </w:t>
      </w:r>
    </w:p>
    <w:p w14:paraId="265DAB74" w14:textId="77777777" w:rsidR="004C02EF" w:rsidRPr="00E77497" w:rsidRDefault="004C02EF" w:rsidP="00E21F6A">
      <w:pPr>
        <w:pStyle w:val="Alg3"/>
        <w:numPr>
          <w:ilvl w:val="0"/>
          <w:numId w:val="691"/>
        </w:numPr>
      </w:pPr>
      <w:commentRangeStart w:id="4103"/>
      <w:r w:rsidRPr="00E77497">
        <w:t xml:space="preserve">Let </w:t>
      </w:r>
      <w:r w:rsidRPr="00E77497">
        <w:rPr>
          <w:i/>
        </w:rPr>
        <w:t>exprRef</w:t>
      </w:r>
      <w:r w:rsidRPr="00E77497">
        <w:t xml:space="preserve"> be the result of evaluating the</w:t>
      </w:r>
      <w:r w:rsidR="00E21F6A">
        <w:t xml:space="preserve"> production that is</w:t>
      </w:r>
      <w:r w:rsidRPr="00E77497">
        <w:t xml:space="preserve"> </w:t>
      </w:r>
      <w:r w:rsidR="00E21F6A">
        <w:rPr>
          <w:i/>
        </w:rPr>
        <w:t>expr</w:t>
      </w:r>
      <w:r w:rsidRPr="00E77497">
        <w:t>.</w:t>
      </w:r>
      <w:commentRangeEnd w:id="4103"/>
      <w:r w:rsidR="004D6903">
        <w:rPr>
          <w:rStyle w:val="af6"/>
          <w:rFonts w:ascii="Arial" w:eastAsia="MS Mincho" w:hAnsi="Arial"/>
          <w:spacing w:val="0"/>
          <w:lang w:eastAsia="ja-JP"/>
        </w:rPr>
        <w:commentReference w:id="4103"/>
      </w:r>
    </w:p>
    <w:p w14:paraId="728745FF" w14:textId="77777777" w:rsidR="004C02EF" w:rsidRPr="00E77497" w:rsidRDefault="004C02EF" w:rsidP="00E21F6A">
      <w:pPr>
        <w:pStyle w:val="Alg3"/>
        <w:numPr>
          <w:ilvl w:val="0"/>
          <w:numId w:val="691"/>
        </w:numPr>
      </w:pPr>
      <w:r w:rsidRPr="00E77497">
        <w:t xml:space="preserve">Let </w:t>
      </w:r>
      <w:r w:rsidRPr="00E77497">
        <w:rPr>
          <w:i/>
        </w:rPr>
        <w:t>exprValue</w:t>
      </w:r>
      <w:r w:rsidRPr="00E77497">
        <w:t xml:space="preserve"> be GetValue(</w:t>
      </w:r>
      <w:r w:rsidRPr="00E77497">
        <w:rPr>
          <w:i/>
        </w:rPr>
        <w:t>exprRef</w:t>
      </w:r>
      <w:r w:rsidRPr="00E77497">
        <w:t>).</w:t>
      </w:r>
    </w:p>
    <w:p w14:paraId="4A954511" w14:textId="77777777" w:rsidR="00351628" w:rsidRPr="00E77497" w:rsidRDefault="00351628" w:rsidP="0055450D">
      <w:pPr>
        <w:pStyle w:val="Alg3"/>
        <w:numPr>
          <w:ilvl w:val="0"/>
          <w:numId w:val="691"/>
        </w:numPr>
        <w:tabs>
          <w:tab w:val="left" w:pos="2160"/>
        </w:tabs>
      </w:pPr>
      <w:r w:rsidRPr="00E77497">
        <w:t xml:space="preserve">If </w:t>
      </w:r>
      <w:r w:rsidRPr="00E77497">
        <w:rPr>
          <w:i/>
        </w:rPr>
        <w:t>exprValue</w:t>
      </w:r>
      <w:r w:rsidRPr="00E77497">
        <w:t xml:space="preserve"> is an abrupt completion</w:t>
      </w:r>
      <w:r w:rsidR="00523976">
        <w:t xml:space="preserve">, </w:t>
      </w:r>
    </w:p>
    <w:p w14:paraId="5B8779B6" w14:textId="77777777" w:rsidR="00FA7F97" w:rsidRPr="00E77497" w:rsidRDefault="00FA7F97" w:rsidP="00FA7F97">
      <w:pPr>
        <w:pStyle w:val="Alg3"/>
        <w:numPr>
          <w:ilvl w:val="1"/>
          <w:numId w:val="691"/>
        </w:numPr>
        <w:tabs>
          <w:tab w:val="left" w:pos="2160"/>
        </w:tabs>
      </w:pPr>
      <w:r>
        <w:t xml:space="preserve">If </w:t>
      </w:r>
      <w:r w:rsidR="007C32C2">
        <w:t>LoopContinues</w:t>
      </w:r>
      <w:r w:rsidRPr="00DC5061">
        <w:t>(</w:t>
      </w:r>
      <w:r w:rsidRPr="00E77497">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E77497">
        <w:rPr>
          <w:i/>
        </w:rPr>
        <w:t>exprValue</w:t>
      </w:r>
      <w:r w:rsidRPr="00E77497">
        <w:t>.</w:t>
      </w:r>
    </w:p>
    <w:p w14:paraId="77552177" w14:textId="77777777" w:rsidR="00FA7F97" w:rsidRDefault="00FA7F97" w:rsidP="00FA7F97">
      <w:pPr>
        <w:pStyle w:val="Alg3"/>
        <w:numPr>
          <w:ilvl w:val="1"/>
          <w:numId w:val="691"/>
        </w:numPr>
      </w:pPr>
      <w:r>
        <w:t xml:space="preserve">Else, </w:t>
      </w:r>
      <w:commentRangeStart w:id="4104"/>
      <w:r>
        <w:t xml:space="preserve">return </w:t>
      </w:r>
      <w:commentRangeEnd w:id="4104"/>
      <w:r>
        <w:rPr>
          <w:rStyle w:val="af6"/>
          <w:rFonts w:ascii="Arial" w:eastAsia="MS Mincho" w:hAnsi="Arial"/>
          <w:spacing w:val="0"/>
          <w:lang w:eastAsia="ja-JP"/>
        </w:rPr>
        <w:commentReference w:id="4104"/>
      </w:r>
      <w:r>
        <w:t>Completion</w:t>
      </w:r>
      <w:r w:rsidR="008C0532">
        <w:t xml:space="preserve"> </w:t>
      </w:r>
      <w:r>
        <w:t>{</w:t>
      </w:r>
      <w:r w:rsidR="004B2239">
        <w:t>[[</w:t>
      </w:r>
      <w:r>
        <w:t>type</w:t>
      </w:r>
      <w:r w:rsidR="004B2239">
        <w:t>]]</w:t>
      </w:r>
      <w:r>
        <w:t xml:space="preserve">: </w:t>
      </w:r>
      <w:r>
        <w:rPr>
          <w:rFonts w:ascii="Arial" w:hAnsi="Arial" w:cs="Arial"/>
        </w:rPr>
        <w:t>break</w:t>
      </w:r>
      <w:r>
        <w:t xml:space="preserve">, </w:t>
      </w:r>
      <w:r w:rsidR="004B2239">
        <w:t>[[</w:t>
      </w:r>
      <w:r>
        <w:t>value</w:t>
      </w:r>
      <w:r w:rsidR="004B2239">
        <w:t>]]</w:t>
      </w:r>
      <w:r>
        <w:t xml:space="preserve">: </w:t>
      </w:r>
      <w:r w:rsidR="008C0532" w:rsidRPr="008C0532">
        <w:rPr>
          <w:rFonts w:ascii="Arial" w:hAnsi="Arial" w:cs="Arial"/>
        </w:rPr>
        <w:t>empty</w:t>
      </w:r>
      <w:r w:rsidR="009632C7">
        <w:rPr>
          <w:rFonts w:ascii="Arial" w:hAnsi="Arial" w:cs="Arial"/>
        </w:rPr>
        <w:t>,</w:t>
      </w:r>
      <w:r>
        <w:t xml:space="preserve"> </w:t>
      </w:r>
      <w:r w:rsidR="004B2239">
        <w:t>[[</w:t>
      </w:r>
      <w:r>
        <w:t>target</w:t>
      </w:r>
      <w:r w:rsidR="004B2239">
        <w:t>]]</w:t>
      </w:r>
      <w:r>
        <w:t xml:space="preserve">: </w:t>
      </w:r>
      <w:r w:rsidRPr="00FA7F97">
        <w:rPr>
          <w:rFonts w:ascii="Arial" w:hAnsi="Arial" w:cs="Arial"/>
        </w:rPr>
        <w:t>empty</w:t>
      </w:r>
      <w:r>
        <w:t>}.</w:t>
      </w:r>
    </w:p>
    <w:p w14:paraId="17F1D715" w14:textId="77777777" w:rsidR="004C02EF" w:rsidRPr="00E77497" w:rsidRDefault="004C02EF" w:rsidP="0055450D">
      <w:pPr>
        <w:pStyle w:val="Alg3"/>
        <w:numPr>
          <w:ilvl w:val="0"/>
          <w:numId w:val="691"/>
        </w:numPr>
      </w:pPr>
      <w:r w:rsidRPr="00E77497">
        <w:t xml:space="preserve">If </w:t>
      </w:r>
      <w:r w:rsidRPr="00E77497">
        <w:rPr>
          <w:i/>
        </w:rPr>
        <w:t>exprValue</w:t>
      </w:r>
      <w:r w:rsidR="0068432C">
        <w:t>.[</w:t>
      </w:r>
      <w:r w:rsidR="004B2239">
        <w:t>[</w:t>
      </w:r>
      <w:r w:rsidR="0068432C">
        <w:t>value]]</w:t>
      </w:r>
      <w:r w:rsidRPr="00E77497">
        <w:t xml:space="preserve"> is </w:t>
      </w:r>
      <w:r w:rsidRPr="00E77497">
        <w:rPr>
          <w:b/>
        </w:rPr>
        <w:t>null</w:t>
      </w:r>
      <w:r w:rsidRPr="00E77497">
        <w:t xml:space="preserve"> or </w:t>
      </w:r>
      <w:r w:rsidRPr="00E77497">
        <w:rPr>
          <w:b/>
        </w:rPr>
        <w:t>undefined</w:t>
      </w:r>
      <w:r w:rsidRPr="00E77497">
        <w:t>, return</w:t>
      </w:r>
      <w:r w:rsidR="00FA7F97" w:rsidRPr="00FA7F97">
        <w:t xml:space="preserve"> </w:t>
      </w:r>
      <w:r w:rsidR="00FA7F97">
        <w:t>Completion</w:t>
      </w:r>
      <w:r w:rsidR="008C0532">
        <w:t xml:space="preserve"> </w:t>
      </w:r>
      <w:r w:rsidR="00FA7F97">
        <w:t>{</w:t>
      </w:r>
      <w:r w:rsidR="004B2239">
        <w:t>[[</w:t>
      </w:r>
      <w:r w:rsidR="00FA7F97">
        <w:t>type</w:t>
      </w:r>
      <w:r w:rsidR="004B2239">
        <w:t>]]</w:t>
      </w:r>
      <w:r w:rsidR="00FA7F97">
        <w:t xml:space="preserve">: </w:t>
      </w:r>
      <w:r w:rsidR="00FA7F97">
        <w:rPr>
          <w:rFonts w:ascii="Arial" w:hAnsi="Arial" w:cs="Arial"/>
        </w:rPr>
        <w:t>break</w:t>
      </w:r>
      <w:r w:rsidR="00FA7F97">
        <w:t xml:space="preserve">, </w:t>
      </w:r>
      <w:r w:rsidR="004B2239">
        <w:t>[[</w:t>
      </w:r>
      <w:r w:rsidR="00FA7F97">
        <w:t>value</w:t>
      </w:r>
      <w:r w:rsidR="004B2239">
        <w:t>]]</w:t>
      </w:r>
      <w:r w:rsidR="00FA7F97">
        <w:t xml:space="preserve">: </w:t>
      </w:r>
      <w:r w:rsidR="008C0532" w:rsidRPr="008C0532">
        <w:rPr>
          <w:rFonts w:ascii="Arial" w:hAnsi="Arial" w:cs="Arial"/>
        </w:rPr>
        <w:t>empty</w:t>
      </w:r>
      <w:r w:rsidR="009632C7">
        <w:rPr>
          <w:rFonts w:ascii="Arial" w:hAnsi="Arial" w:cs="Arial"/>
        </w:rPr>
        <w:t>,</w:t>
      </w:r>
      <w:r w:rsidR="00FA7F97">
        <w:t xml:space="preserve"> </w:t>
      </w:r>
      <w:r w:rsidR="004B2239">
        <w:t>[[</w:t>
      </w:r>
      <w:r w:rsidR="00FA7F97">
        <w:t>target</w:t>
      </w:r>
      <w:r w:rsidR="004B2239">
        <w:t>]]</w:t>
      </w:r>
      <w:r w:rsidR="00FA7F97">
        <w:t xml:space="preserve">: </w:t>
      </w:r>
      <w:r w:rsidR="00FA7F97" w:rsidRPr="00FA7F97">
        <w:rPr>
          <w:rFonts w:ascii="Arial" w:hAnsi="Arial" w:cs="Arial"/>
        </w:rPr>
        <w:t>empty</w:t>
      </w:r>
      <w:r w:rsidR="00FA7F97">
        <w:t>}</w:t>
      </w:r>
      <w:r w:rsidRPr="00E77497">
        <w:t>.</w:t>
      </w:r>
    </w:p>
    <w:p w14:paraId="33D4F60E" w14:textId="77777777"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exprValue</w:t>
      </w:r>
      <w:r w:rsidRPr="00E77497">
        <w:t>).</w:t>
      </w:r>
    </w:p>
    <w:p w14:paraId="0BF03E1F" w14:textId="77777777" w:rsidR="0055450D" w:rsidRDefault="0055450D" w:rsidP="0055450D">
      <w:pPr>
        <w:pStyle w:val="Alg3"/>
        <w:keepNext/>
        <w:numPr>
          <w:ilvl w:val="0"/>
          <w:numId w:val="691"/>
        </w:numPr>
      </w:pPr>
      <w:r>
        <w:t xml:space="preserve">If </w:t>
      </w:r>
      <w:r w:rsidRPr="0055450D">
        <w:rPr>
          <w:i/>
        </w:rPr>
        <w:t>iterationKind</w:t>
      </w:r>
      <w:r>
        <w:t xml:space="preserve"> is </w:t>
      </w:r>
      <w:r w:rsidRPr="0055450D">
        <w:rPr>
          <w:rFonts w:ascii="Arial" w:hAnsi="Arial" w:cs="Arial"/>
        </w:rPr>
        <w:t>enumerate</w:t>
      </w:r>
      <w:r>
        <w:t>, then</w:t>
      </w:r>
    </w:p>
    <w:p w14:paraId="1A8BE63C" w14:textId="77777777" w:rsidR="00FB33C0" w:rsidRDefault="00FB33C0" w:rsidP="008D1A96">
      <w:pPr>
        <w:pStyle w:val="Alg3"/>
        <w:keepNext/>
        <w:numPr>
          <w:ilvl w:val="1"/>
          <w:numId w:val="691"/>
        </w:numPr>
      </w:pPr>
      <w:r>
        <w:t xml:space="preserve">Let </w:t>
      </w:r>
      <w:r w:rsidRPr="00EA0311">
        <w:rPr>
          <w:i/>
        </w:rPr>
        <w:t>keys</w:t>
      </w:r>
      <w:r>
        <w:t xml:space="preserve"> be the result of calling the [[Enumerate]] internal method of </w:t>
      </w:r>
      <w:r w:rsidRPr="00EA0311">
        <w:rPr>
          <w:i/>
        </w:rPr>
        <w:t>obj</w:t>
      </w:r>
      <w:r w:rsidR="002F0FA8">
        <w:t xml:space="preserve"> with </w:t>
      </w:r>
      <w:r w:rsidR="008D1A96">
        <w:t>no arguments</w:t>
      </w:r>
      <w:r>
        <w:t>.</w:t>
      </w:r>
    </w:p>
    <w:p w14:paraId="040C3D67" w14:textId="77777777" w:rsidR="0055450D" w:rsidRDefault="0055450D" w:rsidP="0055450D">
      <w:pPr>
        <w:pStyle w:val="Alg3"/>
        <w:numPr>
          <w:ilvl w:val="0"/>
          <w:numId w:val="691"/>
        </w:numPr>
      </w:pPr>
      <w:r>
        <w:t>Else,</w:t>
      </w:r>
    </w:p>
    <w:p w14:paraId="649C5555" w14:textId="77777777" w:rsidR="00514B53" w:rsidRDefault="00514B53" w:rsidP="0055450D">
      <w:pPr>
        <w:pStyle w:val="Alg3"/>
        <w:keepNext/>
        <w:numPr>
          <w:ilvl w:val="1"/>
          <w:numId w:val="691"/>
        </w:numPr>
      </w:pPr>
      <w:r>
        <w:t xml:space="preserve">Assert </w:t>
      </w:r>
      <w:r w:rsidRPr="0055450D">
        <w:rPr>
          <w:i/>
        </w:rPr>
        <w:t>iterationKind</w:t>
      </w:r>
      <w:r>
        <w:t xml:space="preserve"> is </w:t>
      </w:r>
      <w:r>
        <w:rPr>
          <w:rFonts w:ascii="Arial" w:hAnsi="Arial" w:cs="Arial"/>
        </w:rPr>
        <w:t>iterate</w:t>
      </w:r>
      <w:r w:rsidRPr="00514B53">
        <w:t>.</w:t>
      </w:r>
    </w:p>
    <w:p w14:paraId="5C829191" w14:textId="77777777" w:rsidR="00E819DC" w:rsidRDefault="00E819DC" w:rsidP="005A7686">
      <w:pPr>
        <w:pStyle w:val="Alg4"/>
        <w:numPr>
          <w:ilvl w:val="1"/>
          <w:numId w:val="691"/>
        </w:numPr>
      </w:pPr>
      <w:r>
        <w:t xml:space="preserve">Let </w:t>
      </w:r>
      <w:r w:rsidR="004D6903" w:rsidRPr="00402531">
        <w:rPr>
          <w:i/>
          <w:iCs/>
        </w:rPr>
        <w:t>iterator</w:t>
      </w:r>
      <w:r w:rsidR="004D6903" w:rsidRPr="00EA0311" w:rsidDel="004D6903">
        <w:rPr>
          <w:i/>
        </w:rPr>
        <w:t xml:space="preserve"> </w:t>
      </w:r>
      <w:r>
        <w:t xml:space="preserve">be the result of performing Invoke with arguments </w:t>
      </w:r>
      <w:r w:rsidRPr="00966F28">
        <w:rPr>
          <w:i/>
          <w:iCs/>
        </w:rPr>
        <w:t>obj</w:t>
      </w:r>
      <w:r>
        <w:t xml:space="preserve">, </w:t>
      </w:r>
      <w:r w:rsidR="005A7686">
        <w:t>@@</w:t>
      </w:r>
      <w:r>
        <w:t>iterator and an empty List.</w:t>
      </w:r>
    </w:p>
    <w:p w14:paraId="181752E7" w14:textId="77777777" w:rsidR="004D6903" w:rsidRDefault="004D6903" w:rsidP="004D6903">
      <w:pPr>
        <w:pStyle w:val="Alg4"/>
        <w:numPr>
          <w:ilvl w:val="1"/>
          <w:numId w:val="691"/>
        </w:numPr>
      </w:pPr>
      <w:r>
        <w:t xml:space="preserve">Let </w:t>
      </w:r>
      <w:r>
        <w:rPr>
          <w:i/>
          <w:iCs/>
        </w:rPr>
        <w:t>keys</w:t>
      </w:r>
      <w:r>
        <w:t xml:space="preserve"> be ToObject(</w:t>
      </w:r>
      <w:r w:rsidRPr="00402531">
        <w:rPr>
          <w:i/>
          <w:iCs/>
        </w:rPr>
        <w:t>iterator</w:t>
      </w:r>
      <w:r>
        <w:t>).</w:t>
      </w:r>
    </w:p>
    <w:p w14:paraId="51D4189F" w14:textId="77777777" w:rsidR="00FB33C0" w:rsidRDefault="00FB33C0" w:rsidP="0055450D">
      <w:pPr>
        <w:pStyle w:val="Alg3"/>
        <w:numPr>
          <w:ilvl w:val="0"/>
          <w:numId w:val="691"/>
        </w:numPr>
      </w:pPr>
      <w:r>
        <w:t xml:space="preserve">If </w:t>
      </w:r>
      <w:r>
        <w:rPr>
          <w:i/>
        </w:rPr>
        <w:t>keys</w:t>
      </w:r>
      <w:r>
        <w:t xml:space="preserve"> is </w:t>
      </w:r>
      <w:r w:rsidRPr="00E77497">
        <w:t>an abrupt completion</w:t>
      </w:r>
      <w:r>
        <w:t xml:space="preserve">, </w:t>
      </w:r>
      <w:commentRangeStart w:id="4105"/>
      <w:r>
        <w:t>then</w:t>
      </w:r>
      <w:commentRangeEnd w:id="4105"/>
      <w:r>
        <w:rPr>
          <w:rStyle w:val="af6"/>
          <w:rFonts w:ascii="Arial" w:eastAsia="MS Mincho" w:hAnsi="Arial"/>
          <w:spacing w:val="0"/>
          <w:lang w:eastAsia="ja-JP"/>
        </w:rPr>
        <w:commentReference w:id="4105"/>
      </w:r>
    </w:p>
    <w:p w14:paraId="50C16826" w14:textId="77777777" w:rsidR="009F062A" w:rsidRDefault="009F062A" w:rsidP="0055450D">
      <w:pPr>
        <w:pStyle w:val="Alg3"/>
        <w:numPr>
          <w:ilvl w:val="1"/>
          <w:numId w:val="691"/>
        </w:numPr>
        <w:tabs>
          <w:tab w:val="left" w:pos="2070"/>
          <w:tab w:val="left" w:pos="2160"/>
        </w:tabs>
      </w:pPr>
      <w:r>
        <w:t xml:space="preserve">If </w:t>
      </w:r>
      <w:r w:rsidR="007C32C2">
        <w:t>LoopContinues</w:t>
      </w:r>
      <w:r w:rsidRPr="00DC5061">
        <w:t>(</w:t>
      </w:r>
      <w:r w:rsidRPr="0068432C">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exprValue</w:t>
      </w:r>
      <w:r w:rsidRPr="00E77497">
        <w:t>.</w:t>
      </w:r>
    </w:p>
    <w:p w14:paraId="26C55239" w14:textId="77777777" w:rsidR="009F062A" w:rsidRDefault="009F062A" w:rsidP="0055450D">
      <w:pPr>
        <w:pStyle w:val="Alg3"/>
        <w:numPr>
          <w:ilvl w:val="1"/>
          <w:numId w:val="691"/>
        </w:numPr>
        <w:tabs>
          <w:tab w:val="left" w:pos="2070"/>
          <w:tab w:val="left" w:pos="2160"/>
        </w:tabs>
      </w:pPr>
      <w:r>
        <w:t>Asse</w:t>
      </w:r>
      <w:r w:rsidR="003679DC">
        <w:t>r</w:t>
      </w:r>
      <w:r>
        <w:t xml:space="preserve">t: </w:t>
      </w:r>
      <w:r w:rsidR="00FB33C0">
        <w:t xml:space="preserve"> </w:t>
      </w:r>
      <w:r w:rsidR="00FB33C0" w:rsidRPr="00E77497">
        <w:t xml:space="preserve"> </w:t>
      </w:r>
      <w:r>
        <w:rPr>
          <w:i/>
        </w:rPr>
        <w:t>keys</w:t>
      </w:r>
      <w:r w:rsidR="00FB33C0" w:rsidRPr="00E77497">
        <w:t>.</w:t>
      </w:r>
      <w:r w:rsidR="00FB33C0">
        <w:t>[[</w:t>
      </w:r>
      <w:r w:rsidR="00FB33C0" w:rsidRPr="00E77497">
        <w:t>type</w:t>
      </w:r>
      <w:r w:rsidR="00FB33C0">
        <w:t>]]</w:t>
      </w:r>
      <w:r w:rsidR="00FB33C0" w:rsidRPr="00E77497">
        <w:t xml:space="preserve"> is </w:t>
      </w:r>
      <w:commentRangeStart w:id="4106"/>
      <w:r w:rsidR="00FB33C0" w:rsidRPr="00E77497">
        <w:rPr>
          <w:rFonts w:ascii="Arial" w:hAnsi="Arial" w:cs="Arial"/>
        </w:rPr>
        <w:t>continue</w:t>
      </w:r>
      <w:commentRangeEnd w:id="4106"/>
      <w:r w:rsidR="00FB33C0">
        <w:rPr>
          <w:rStyle w:val="af6"/>
          <w:rFonts w:ascii="Arial" w:eastAsia="MS Mincho" w:hAnsi="Arial"/>
          <w:spacing w:val="0"/>
          <w:lang w:eastAsia="ja-JP"/>
        </w:rPr>
        <w:commentReference w:id="4106"/>
      </w:r>
    </w:p>
    <w:p w14:paraId="7AF01511" w14:textId="77777777" w:rsidR="00FB33C0" w:rsidRDefault="009F062A" w:rsidP="0055450D">
      <w:pPr>
        <w:pStyle w:val="Alg3"/>
        <w:numPr>
          <w:ilvl w:val="1"/>
          <w:numId w:val="691"/>
        </w:numPr>
        <w:tabs>
          <w:tab w:val="left" w:pos="2070"/>
          <w:tab w:val="left" w:pos="2160"/>
        </w:tabs>
      </w:pPr>
      <w:r>
        <w:t>R</w:t>
      </w:r>
      <w:r w:rsidR="00FB33C0">
        <w:t xml:space="preserve">eturn </w:t>
      </w:r>
      <w:r w:rsidR="0055450D">
        <w:t>Completion</w:t>
      </w:r>
      <w:r w:rsidR="008C0532">
        <w:t xml:space="preserve"> </w:t>
      </w:r>
      <w:r w:rsidR="0055450D">
        <w:t>{</w:t>
      </w:r>
      <w:r w:rsidR="004B2239">
        <w:t>[[</w:t>
      </w:r>
      <w:r w:rsidR="0055450D">
        <w:t>type</w:t>
      </w:r>
      <w:r w:rsidR="004B2239">
        <w:t>]]</w:t>
      </w:r>
      <w:r w:rsidR="0055450D">
        <w:t xml:space="preserve">: </w:t>
      </w:r>
      <w:r w:rsidR="00FA7F97">
        <w:rPr>
          <w:rFonts w:ascii="Arial" w:hAnsi="Arial" w:cs="Arial"/>
        </w:rPr>
        <w:t>break</w:t>
      </w:r>
      <w:r w:rsidR="0055450D">
        <w:t xml:space="preserve">, </w:t>
      </w:r>
      <w:r w:rsidR="004B2239">
        <w:t>[[</w:t>
      </w:r>
      <w:r w:rsidR="0055450D">
        <w:t>value</w:t>
      </w:r>
      <w:r w:rsidR="004B2239">
        <w:t>]]</w:t>
      </w:r>
      <w:r w:rsidR="0055450D">
        <w:t xml:space="preserve">: </w:t>
      </w:r>
      <w:r w:rsidR="008C0532" w:rsidRPr="008C0532">
        <w:rPr>
          <w:rFonts w:ascii="Arial" w:hAnsi="Arial" w:cs="Arial"/>
        </w:rPr>
        <w:t>empty</w:t>
      </w:r>
      <w:r w:rsidR="008C0532">
        <w:t>,</w:t>
      </w:r>
      <w:r w:rsidR="0055450D">
        <w:t xml:space="preserve"> </w:t>
      </w:r>
      <w:r w:rsidR="004B2239">
        <w:t>[[</w:t>
      </w:r>
      <w:r w:rsidR="0055450D">
        <w:t>target</w:t>
      </w:r>
      <w:r w:rsidR="004B2239">
        <w:t>]]</w:t>
      </w:r>
      <w:r w:rsidR="0055450D">
        <w:t xml:space="preserve">: </w:t>
      </w:r>
      <w:r w:rsidR="0055450D" w:rsidRPr="00FA7F97">
        <w:rPr>
          <w:rFonts w:ascii="Arial" w:hAnsi="Arial" w:cs="Arial"/>
        </w:rPr>
        <w:t>empty</w:t>
      </w:r>
      <w:r w:rsidR="0055450D">
        <w:t>}</w:t>
      </w:r>
      <w:r w:rsidR="00FB33C0">
        <w:t>.</w:t>
      </w:r>
    </w:p>
    <w:p w14:paraId="67652E80" w14:textId="77777777" w:rsidR="0055450D" w:rsidRDefault="0055450D" w:rsidP="00FA7F97">
      <w:pPr>
        <w:pStyle w:val="Alg3"/>
        <w:numPr>
          <w:ilvl w:val="0"/>
          <w:numId w:val="691"/>
        </w:numPr>
        <w:spacing w:after="240"/>
      </w:pPr>
      <w:r>
        <w:t xml:space="preserve">Return </w:t>
      </w:r>
      <w:r w:rsidRPr="0055450D">
        <w:rPr>
          <w:i/>
        </w:rPr>
        <w:t>keys</w:t>
      </w:r>
      <w:r>
        <w:t>.</w:t>
      </w:r>
    </w:p>
    <w:p w14:paraId="2FB5D21F" w14:textId="77777777"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In/Of Body Evaluation</w:t>
      </w:r>
      <w:r>
        <w:rPr>
          <w:rFonts w:ascii="Helvetica" w:hAnsi="Helvetica"/>
          <w:b/>
          <w:spacing w:val="6"/>
        </w:rPr>
        <w:t xml:space="preserve"> Abstract Operation</w:t>
      </w:r>
    </w:p>
    <w:p w14:paraId="6D4ABF22" w14:textId="77777777" w:rsidR="001E7A63" w:rsidRPr="0013710B" w:rsidRDefault="001E7A63" w:rsidP="001E7A63">
      <w:pPr>
        <w:rPr>
          <w:lang w:eastAsia="en-US"/>
        </w:rPr>
      </w:pPr>
      <w:r>
        <w:rPr>
          <w:lang w:eastAsia="en-US"/>
        </w:rPr>
        <w:t xml:space="preserve">The abstract operation For In/Of </w:t>
      </w:r>
      <w:r w:rsidR="00FA7F97">
        <w:rPr>
          <w:lang w:eastAsia="en-US"/>
        </w:rPr>
        <w:t>Body</w:t>
      </w:r>
      <w:r>
        <w:rPr>
          <w:lang w:eastAsia="en-US"/>
        </w:rPr>
        <w:t xml:space="preserve"> Evaluation </w:t>
      </w:r>
      <w:r w:rsidR="002241B3">
        <w:rPr>
          <w:lang w:eastAsia="en-US"/>
        </w:rPr>
        <w:t xml:space="preserve">is called </w:t>
      </w:r>
      <w:r>
        <w:rPr>
          <w:lang w:eastAsia="en-US"/>
        </w:rPr>
        <w:t xml:space="preserve">with arguments </w:t>
      </w:r>
      <w:r w:rsidR="00164D8C" w:rsidRPr="003806A6">
        <w:rPr>
          <w:rFonts w:ascii="Times New Roman" w:hAnsi="Times New Roman"/>
          <w:i/>
          <w:lang w:eastAsia="en-US"/>
        </w:rPr>
        <w:t>lhs</w:t>
      </w:r>
      <w:r w:rsidR="00164D8C">
        <w:rPr>
          <w:lang w:eastAsia="en-US"/>
        </w:rPr>
        <w:t xml:space="preserve">, </w:t>
      </w:r>
      <w:r>
        <w:rPr>
          <w:rFonts w:ascii="Times New Roman" w:hAnsi="Times New Roman"/>
          <w:i/>
          <w:lang w:eastAsia="en-US"/>
        </w:rPr>
        <w:t>stmt</w:t>
      </w:r>
      <w:r w:rsidRPr="003806A6">
        <w:rPr>
          <w:rFonts w:ascii="Times New Roman" w:hAnsi="Times New Roman"/>
          <w:i/>
          <w:lang w:eastAsia="en-US"/>
        </w:rPr>
        <w:t>,</w:t>
      </w:r>
      <w:r w:rsidR="00164D8C" w:rsidRPr="003806A6">
        <w:rPr>
          <w:rFonts w:ascii="Times New Roman" w:hAnsi="Times New Roman"/>
          <w:i/>
          <w:lang w:eastAsia="en-US"/>
        </w:rPr>
        <w:t xml:space="preserve"> keys,</w:t>
      </w:r>
      <w:r>
        <w:rPr>
          <w:lang w:eastAsia="en-US"/>
        </w:rPr>
        <w:t xml:space="preserve"> </w:t>
      </w:r>
      <w:r w:rsidR="00164D8C">
        <w:rPr>
          <w:rFonts w:ascii="Times New Roman" w:hAnsi="Times New Roman"/>
          <w:i/>
          <w:lang w:eastAsia="en-US"/>
        </w:rPr>
        <w:t>lhsKind</w:t>
      </w:r>
      <w:r>
        <w:rPr>
          <w:lang w:eastAsia="en-US"/>
        </w:rPr>
        <w:t>,</w:t>
      </w:r>
      <w:r w:rsidR="00F4124C">
        <w:rPr>
          <w:lang w:eastAsia="en-US"/>
        </w:rPr>
        <w:t xml:space="preserve"> </w:t>
      </w:r>
      <w:r>
        <w:rPr>
          <w:lang w:eastAsia="en-US"/>
        </w:rPr>
        <w:t xml:space="preserve">and </w:t>
      </w:r>
      <w:r w:rsidRPr="00033CAC">
        <w:rPr>
          <w:rFonts w:ascii="Times New Roman" w:hAnsi="Times New Roman"/>
          <w:i/>
          <w:lang w:eastAsia="en-US"/>
        </w:rPr>
        <w:t>labelSet</w:t>
      </w:r>
      <w:r w:rsidR="00B7141C">
        <w:rPr>
          <w:rFonts w:ascii="Times New Roman" w:hAnsi="Times New Roman"/>
          <w:i/>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lhsKind</w:t>
      </w:r>
      <w:r w:rsidR="00B7141C">
        <w:rPr>
          <w:lang w:eastAsia="en-US"/>
        </w:rPr>
        <w:t xml:space="preserve"> is either </w:t>
      </w:r>
      <w:r w:rsidR="00B7141C">
        <w:rPr>
          <w:b/>
          <w:lang w:eastAsia="en-US"/>
        </w:rPr>
        <w:t>assignment</w:t>
      </w:r>
      <w:r w:rsidR="00B7141C" w:rsidRPr="008E7E56">
        <w:rPr>
          <w:lang w:eastAsia="en-US"/>
        </w:rPr>
        <w:t>,</w:t>
      </w:r>
      <w:r w:rsidR="00B7141C">
        <w:rPr>
          <w:b/>
          <w:lang w:eastAsia="en-US"/>
        </w:rPr>
        <w:t xml:space="preserve"> varBinding</w:t>
      </w:r>
      <w:r w:rsidR="00B7141C">
        <w:rPr>
          <w:lang w:eastAsia="en-US"/>
        </w:rPr>
        <w:t xml:space="preserve"> or </w:t>
      </w:r>
      <w:r w:rsidR="00B7141C">
        <w:rPr>
          <w:b/>
          <w:lang w:eastAsia="en-US"/>
        </w:rPr>
        <w:t>lexicalBinding</w:t>
      </w:r>
      <w:r w:rsidR="00B7141C">
        <w:rPr>
          <w:lang w:eastAsia="en-US"/>
        </w:rPr>
        <w:t>.</w:t>
      </w:r>
    </w:p>
    <w:p w14:paraId="67936D51" w14:textId="77777777" w:rsidR="0079389E" w:rsidRPr="00E77497" w:rsidRDefault="0079389E" w:rsidP="0079389E">
      <w:pPr>
        <w:pStyle w:val="Alg2"/>
        <w:numPr>
          <w:ilvl w:val="0"/>
          <w:numId w:val="692"/>
        </w:numPr>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14:paraId="1DD5A0E8" w14:textId="77777777"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4107"/>
      <w:r w:rsidR="0068432C" w:rsidRPr="00E77497">
        <w:rPr>
          <w:b/>
        </w:rPr>
        <w:t>undefined</w:t>
      </w:r>
      <w:commentRangeEnd w:id="4107"/>
      <w:r w:rsidR="0068432C">
        <w:rPr>
          <w:rStyle w:val="af6"/>
          <w:rFonts w:ascii="Arial" w:eastAsia="MS Mincho" w:hAnsi="Arial"/>
          <w:spacing w:val="0"/>
          <w:lang w:eastAsia="ja-JP"/>
        </w:rPr>
        <w:commentReference w:id="4107"/>
      </w:r>
      <w:r w:rsidR="00B7141C" w:rsidDel="00B7141C">
        <w:t xml:space="preserve"> </w:t>
      </w:r>
      <w:r w:rsidRPr="00E77497">
        <w:t>.</w:t>
      </w:r>
    </w:p>
    <w:p w14:paraId="278AAE03" w14:textId="77777777" w:rsidR="004C02EF" w:rsidRPr="00E77497" w:rsidRDefault="004C02EF" w:rsidP="003806A6">
      <w:pPr>
        <w:pStyle w:val="Alg3"/>
        <w:numPr>
          <w:ilvl w:val="0"/>
          <w:numId w:val="692"/>
        </w:numPr>
      </w:pPr>
      <w:r w:rsidRPr="00E77497">
        <w:t>Repeat</w:t>
      </w:r>
    </w:p>
    <w:p w14:paraId="0E4278BE" w14:textId="77777777" w:rsidR="00FB33C0" w:rsidRDefault="00FB33C0" w:rsidP="00C41BCA">
      <w:pPr>
        <w:pStyle w:val="Alg3"/>
        <w:numPr>
          <w:ilvl w:val="1"/>
          <w:numId w:val="692"/>
        </w:numPr>
      </w:pPr>
      <w:r>
        <w:t xml:space="preserve">Let </w:t>
      </w:r>
      <w:r w:rsidR="00342FB6">
        <w:rPr>
          <w:i/>
          <w:iCs/>
        </w:rPr>
        <w:t>nextResult</w:t>
      </w:r>
      <w:r w:rsidR="00342FB6" w:rsidRPr="004848CA" w:rsidDel="00342FB6">
        <w:rPr>
          <w:i/>
        </w:rPr>
        <w:t xml:space="preserve"> </w:t>
      </w:r>
      <w:r>
        <w:t xml:space="preserve">be the result of </w:t>
      </w:r>
      <w:r w:rsidR="00C41BCA">
        <w:t>IteratorNext</w:t>
      </w:r>
      <w:r w:rsidR="00930E93">
        <w:t>(</w:t>
      </w:r>
      <w:r w:rsidR="00930E93">
        <w:rPr>
          <w:i/>
        </w:rPr>
        <w:t>keys</w:t>
      </w:r>
      <w:r w:rsidR="00930E93">
        <w:t>)</w:t>
      </w:r>
      <w:r w:rsidR="004848CA">
        <w:t>.</w:t>
      </w:r>
    </w:p>
    <w:p w14:paraId="271EC7B9" w14:textId="77777777" w:rsidR="00180BFD" w:rsidRDefault="00180BFD" w:rsidP="00180BFD">
      <w:pPr>
        <w:pStyle w:val="Alg4"/>
        <w:numPr>
          <w:ilvl w:val="1"/>
          <w:numId w:val="692"/>
        </w:numPr>
        <w:contextualSpacing/>
      </w:pPr>
      <w:r>
        <w:t>ReturnIfAbrupt(</w:t>
      </w:r>
      <w:r>
        <w:rPr>
          <w:i/>
          <w:iCs/>
        </w:rPr>
        <w:t>nextResult</w:t>
      </w:r>
      <w:r>
        <w:t>).</w:t>
      </w:r>
    </w:p>
    <w:p w14:paraId="62E0CE9C" w14:textId="77777777" w:rsidR="00A51405" w:rsidRDefault="00A51405" w:rsidP="00EA1871">
      <w:pPr>
        <w:numPr>
          <w:ilvl w:val="1"/>
          <w:numId w:val="692"/>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00EA1871">
        <w:rPr>
          <w:rFonts w:ascii="Times New Roman" w:hAnsi="Times New Roman"/>
          <w:i/>
          <w:iCs/>
        </w:rPr>
        <w:t>next</w:t>
      </w:r>
      <w:r>
        <w:rPr>
          <w:rFonts w:ascii="Times New Roman" w:hAnsi="Times New Roman"/>
          <w:i/>
          <w:iCs/>
        </w:rPr>
        <w:t>Result</w:t>
      </w:r>
      <w:r>
        <w:rPr>
          <w:rFonts w:ascii="Times New Roman" w:hAnsi="Times New Roman"/>
        </w:rPr>
        <w:t>).</w:t>
      </w:r>
    </w:p>
    <w:p w14:paraId="65631EAC" w14:textId="77777777" w:rsidR="00A51405" w:rsidRDefault="00A51405" w:rsidP="00A51405">
      <w:pPr>
        <w:numPr>
          <w:ilvl w:val="1"/>
          <w:numId w:val="692"/>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269C8AD2" w14:textId="77777777" w:rsidR="00EA0311" w:rsidRDefault="004848CA" w:rsidP="00A51405">
      <w:pPr>
        <w:pStyle w:val="Alg3"/>
        <w:numPr>
          <w:ilvl w:val="1"/>
          <w:numId w:val="692"/>
        </w:numPr>
      </w:pPr>
      <w:r>
        <w:t xml:space="preserve">If </w:t>
      </w:r>
      <w:r w:rsidR="00A51405">
        <w:rPr>
          <w:i/>
          <w:iCs/>
        </w:rPr>
        <w:t>done</w:t>
      </w:r>
      <w:r>
        <w:t xml:space="preserve"> is </w:t>
      </w:r>
      <w:r w:rsidRPr="00BC2562">
        <w:rPr>
          <w:b/>
        </w:rPr>
        <w:t>true</w:t>
      </w:r>
      <w:r>
        <w:t>, the</w:t>
      </w:r>
      <w:r w:rsidR="00372375">
        <w:t>n</w:t>
      </w:r>
      <w:r>
        <w:t xml:space="preserve"> </w:t>
      </w:r>
      <w:r w:rsidR="00EA0311" w:rsidRPr="00E77497">
        <w:t xml:space="preserve">return </w:t>
      </w:r>
      <w:r w:rsidR="00BB752E">
        <w:t>NormalCompletion</w:t>
      </w:r>
      <w:r>
        <w:t>(</w:t>
      </w:r>
      <w:r w:rsidRPr="0011682D">
        <w:rPr>
          <w:i/>
        </w:rPr>
        <w:t>V</w:t>
      </w:r>
      <w:r w:rsidR="00EA0311" w:rsidRPr="00E77497">
        <w:t>).</w:t>
      </w:r>
    </w:p>
    <w:p w14:paraId="5E866810" w14:textId="77777777" w:rsidR="00342FB6" w:rsidRDefault="00342FB6" w:rsidP="00180BFD">
      <w:pPr>
        <w:pStyle w:val="Alg3"/>
        <w:numPr>
          <w:ilvl w:val="1"/>
          <w:numId w:val="692"/>
        </w:numPr>
      </w:pPr>
      <w:r>
        <w:t xml:space="preserve">Let </w:t>
      </w:r>
      <w:r w:rsidR="00180BFD" w:rsidRPr="0079389E">
        <w:rPr>
          <w:i/>
        </w:rPr>
        <w:t>nextValue</w:t>
      </w:r>
      <w:r w:rsidR="00180BFD">
        <w:t xml:space="preserve"> </w:t>
      </w:r>
      <w:r>
        <w:t>be the result of IteratorValue(</w:t>
      </w:r>
      <w:r w:rsidR="00B6463B">
        <w:rPr>
          <w:i/>
          <w:iCs/>
        </w:rPr>
        <w:t>nextResult</w:t>
      </w:r>
      <w:r w:rsidR="00B6463B">
        <w:t>).</w:t>
      </w:r>
    </w:p>
    <w:p w14:paraId="65531C7B" w14:textId="77777777" w:rsidR="00180BFD" w:rsidRDefault="00180BFD" w:rsidP="00180BFD">
      <w:pPr>
        <w:pStyle w:val="Alg4"/>
        <w:numPr>
          <w:ilvl w:val="1"/>
          <w:numId w:val="692"/>
        </w:numPr>
        <w:contextualSpacing/>
      </w:pPr>
      <w:r>
        <w:t>ReturnIfAbrupt(</w:t>
      </w:r>
      <w:r w:rsidRPr="0079389E">
        <w:rPr>
          <w:i/>
        </w:rPr>
        <w:t>nextValue</w:t>
      </w:r>
      <w:r>
        <w:t>).</w:t>
      </w:r>
    </w:p>
    <w:p w14:paraId="40787F63" w14:textId="77777777" w:rsidR="00164D8C" w:rsidRDefault="00164D8C" w:rsidP="00180BFD">
      <w:pPr>
        <w:pStyle w:val="Alg3"/>
        <w:numPr>
          <w:ilvl w:val="1"/>
          <w:numId w:val="692"/>
        </w:numPr>
      </w:pPr>
      <w:r>
        <w:t xml:space="preserve">If </w:t>
      </w:r>
      <w:r w:rsidRPr="0079389E">
        <w:rPr>
          <w:i/>
        </w:rPr>
        <w:t>lhs</w:t>
      </w:r>
      <w:r w:rsidR="00CF609A">
        <w:rPr>
          <w:i/>
        </w:rPr>
        <w:t>Kind</w:t>
      </w:r>
      <w:r>
        <w:t xml:space="preserve"> is </w:t>
      </w:r>
      <w:r w:rsidR="00CF609A">
        <w:rPr>
          <w:rFonts w:ascii="Arial" w:hAnsi="Arial" w:cs="Arial"/>
        </w:rPr>
        <w:t>assignment</w:t>
      </w:r>
      <w:r>
        <w:t>, then</w:t>
      </w:r>
    </w:p>
    <w:p w14:paraId="69BBD799" w14:textId="77777777" w:rsidR="007C32C2" w:rsidRDefault="007C32C2" w:rsidP="00180BFD">
      <w:pPr>
        <w:pStyle w:val="Alg3"/>
        <w:numPr>
          <w:ilvl w:val="2"/>
          <w:numId w:val="692"/>
        </w:numPr>
      </w:pPr>
      <w:r>
        <w:t xml:space="preserve">Assert: </w:t>
      </w:r>
      <w:r w:rsidRPr="00EA4F82">
        <w:rPr>
          <w:i/>
        </w:rPr>
        <w:t>lhs</w:t>
      </w:r>
      <w:r>
        <w:t xml:space="preserve"> is a </w:t>
      </w:r>
      <w:r w:rsidRPr="00EA4F82">
        <w:rPr>
          <w:i/>
        </w:rPr>
        <w:t>LeftHandSideExpression</w:t>
      </w:r>
      <w:r w:rsidR="00EA4F82">
        <w:t>.</w:t>
      </w:r>
    </w:p>
    <w:p w14:paraId="664AF23B" w14:textId="77777777" w:rsidR="0078764F" w:rsidRPr="00E51F91" w:rsidRDefault="0078764F" w:rsidP="00180BFD">
      <w:pPr>
        <w:pStyle w:val="Alg3"/>
        <w:numPr>
          <w:ilvl w:val="2"/>
          <w:numId w:val="692"/>
        </w:numPr>
      </w:pPr>
      <w:r w:rsidRPr="00E51F91">
        <w:t xml:space="preserve">If </w:t>
      </w:r>
      <w:r w:rsidR="00164D8C">
        <w:rPr>
          <w:i/>
        </w:rPr>
        <w:t>lhs</w:t>
      </w:r>
      <w:r w:rsidRPr="00E51F91">
        <w:t xml:space="preserve"> is neither an </w:t>
      </w:r>
      <w:r w:rsidRPr="00E51F91">
        <w:rPr>
          <w:i/>
        </w:rPr>
        <w:t>ObjectLiteral</w:t>
      </w:r>
      <w:r w:rsidRPr="00E51F91">
        <w:t xml:space="preserve"> nor an</w:t>
      </w:r>
      <w:r w:rsidRPr="00E51F91">
        <w:rPr>
          <w:i/>
        </w:rPr>
        <w:t xml:space="preserve"> ArrayLiteral  </w:t>
      </w:r>
      <w:r w:rsidRPr="00E51F91">
        <w:t>then</w:t>
      </w:r>
    </w:p>
    <w:p w14:paraId="643B9F9E" w14:textId="77777777" w:rsidR="004C02EF" w:rsidRPr="00E77497" w:rsidRDefault="004C02EF" w:rsidP="00180BFD">
      <w:pPr>
        <w:pStyle w:val="Alg3"/>
        <w:numPr>
          <w:ilvl w:val="3"/>
          <w:numId w:val="692"/>
        </w:numPr>
      </w:pPr>
      <w:r w:rsidRPr="00E77497">
        <w:t xml:space="preserve">Let </w:t>
      </w:r>
      <w:r w:rsidRPr="00E77497">
        <w:rPr>
          <w:i/>
        </w:rPr>
        <w:t>lhsRef</w:t>
      </w:r>
      <w:r w:rsidRPr="00E77497">
        <w:t xml:space="preserve"> be the result of evaluating </w:t>
      </w:r>
      <w:r w:rsidR="00EA4F82">
        <w:rPr>
          <w:i/>
        </w:rPr>
        <w:t>lhs</w:t>
      </w:r>
      <w:r w:rsidR="00EA4F82" w:rsidRPr="00E77497">
        <w:t xml:space="preserve"> </w:t>
      </w:r>
      <w:r w:rsidRPr="00E77497">
        <w:t>( it may be evaluated repeatedly).</w:t>
      </w:r>
    </w:p>
    <w:p w14:paraId="5E675699" w14:textId="77777777" w:rsidR="004C02EF" w:rsidRPr="00E77497" w:rsidRDefault="0011682D" w:rsidP="00180BFD">
      <w:pPr>
        <w:pStyle w:val="Alg3"/>
        <w:numPr>
          <w:ilvl w:val="3"/>
          <w:numId w:val="692"/>
        </w:numPr>
      </w:pPr>
      <w:r>
        <w:t xml:space="preserve">Let </w:t>
      </w:r>
      <w:r w:rsidRPr="0011682D">
        <w:rPr>
          <w:i/>
        </w:rPr>
        <w:t>status</w:t>
      </w:r>
      <w:r>
        <w:t xml:space="preserve"> be the result of performing</w:t>
      </w:r>
      <w:r w:rsidRPr="00E77497">
        <w:t xml:space="preserve"> </w:t>
      </w:r>
      <w:r w:rsidR="004C02EF" w:rsidRPr="00E77497">
        <w:t>PutValue(</w:t>
      </w:r>
      <w:r w:rsidR="004C02EF" w:rsidRPr="00E77497">
        <w:rPr>
          <w:i/>
        </w:rPr>
        <w:t>lhsRef</w:t>
      </w:r>
      <w:r w:rsidR="004C02EF" w:rsidRPr="00E77497">
        <w:t xml:space="preserve">, </w:t>
      </w:r>
      <w:r w:rsidR="0079389E" w:rsidRPr="0079389E">
        <w:rPr>
          <w:i/>
        </w:rPr>
        <w:t xml:space="preserve"> nextValue</w:t>
      </w:r>
      <w:r w:rsidR="004C02EF" w:rsidRPr="00E77497">
        <w:t>).</w:t>
      </w:r>
    </w:p>
    <w:p w14:paraId="3D72227E" w14:textId="77777777" w:rsidR="00E51F91" w:rsidRDefault="00E51F91" w:rsidP="00180BFD">
      <w:pPr>
        <w:pStyle w:val="Alg3"/>
        <w:numPr>
          <w:ilvl w:val="2"/>
          <w:numId w:val="692"/>
        </w:numPr>
      </w:pPr>
      <w:r>
        <w:t>Else</w:t>
      </w:r>
    </w:p>
    <w:p w14:paraId="5EA21FBA" w14:textId="77777777" w:rsidR="00E51F91" w:rsidRPr="00E77497" w:rsidRDefault="00E51F91" w:rsidP="00197BED">
      <w:pPr>
        <w:pStyle w:val="Alg3"/>
        <w:numPr>
          <w:ilvl w:val="3"/>
          <w:numId w:val="692"/>
        </w:numPr>
      </w:pPr>
      <w:r w:rsidRPr="003B4312">
        <w:t xml:space="preserve">Let </w:t>
      </w:r>
      <w:r w:rsidRPr="008B7F6F">
        <w:rPr>
          <w:i/>
        </w:rPr>
        <w:t>AssignmentPattern</w:t>
      </w:r>
      <w:r w:rsidRPr="006B6D0A">
        <w:t xml:space="preserve"> be the parse of the source code corresponding to </w:t>
      </w:r>
      <w:r w:rsidR="00CF609A">
        <w:rPr>
          <w:i/>
        </w:rPr>
        <w:t>lhs</w:t>
      </w:r>
      <w:r w:rsidR="00CF609A" w:rsidRPr="00E51F91">
        <w:t xml:space="preserve"> </w:t>
      </w:r>
      <w:r w:rsidRPr="00675B74">
        <w:t xml:space="preserve">using </w:t>
      </w:r>
      <w:r w:rsidRPr="00E77497">
        <w:rPr>
          <w:i/>
        </w:rPr>
        <w:t>AssignmentPattern</w:t>
      </w:r>
      <w:r w:rsidRPr="00E77497">
        <w:t xml:space="preserve"> as the goal symbol.</w:t>
      </w:r>
    </w:p>
    <w:p w14:paraId="0CA80840" w14:textId="77777777" w:rsidR="00E51F91" w:rsidRPr="00E77497" w:rsidRDefault="00E51F91" w:rsidP="00197BED">
      <w:pPr>
        <w:pStyle w:val="Alg3"/>
        <w:numPr>
          <w:ilvl w:val="3"/>
          <w:numId w:val="692"/>
        </w:numPr>
      </w:pPr>
      <w:commentRangeStart w:id="4108"/>
      <w:r w:rsidRPr="00E77497">
        <w:t xml:space="preserve">Let </w:t>
      </w:r>
      <w:r w:rsidRPr="00E77497">
        <w:rPr>
          <w:i/>
        </w:rPr>
        <w:t>rval</w:t>
      </w:r>
      <w:r w:rsidRPr="00E77497">
        <w:t xml:space="preserve"> be ToObject(</w:t>
      </w:r>
      <w:r w:rsidR="0079389E" w:rsidRPr="0079389E">
        <w:rPr>
          <w:i/>
        </w:rPr>
        <w:t>nextValue</w:t>
      </w:r>
      <w:r w:rsidRPr="00E77497">
        <w:t>).</w:t>
      </w:r>
      <w:commentRangeEnd w:id="4108"/>
      <w:r w:rsidR="00CD3741">
        <w:rPr>
          <w:rStyle w:val="af6"/>
          <w:rFonts w:ascii="Arial" w:eastAsia="MS Mincho" w:hAnsi="Arial"/>
          <w:spacing w:val="0"/>
          <w:lang w:eastAsia="ja-JP"/>
        </w:rPr>
        <w:commentReference w:id="4108"/>
      </w:r>
    </w:p>
    <w:p w14:paraId="25514563" w14:textId="77777777" w:rsidR="00CF609A" w:rsidRDefault="00CF609A" w:rsidP="00197BED">
      <w:pPr>
        <w:pStyle w:val="Alg3"/>
        <w:numPr>
          <w:ilvl w:val="3"/>
          <w:numId w:val="692"/>
        </w:numPr>
      </w:pPr>
      <w:r>
        <w:t xml:space="preserve">If </w:t>
      </w:r>
      <w:r w:rsidRPr="00CF609A">
        <w:rPr>
          <w:i/>
        </w:rPr>
        <w:t>rval</w:t>
      </w:r>
      <w:r>
        <w:t xml:space="preserve"> is an abrupt completion, then let </w:t>
      </w:r>
      <w:r w:rsidRPr="00CF609A">
        <w:rPr>
          <w:i/>
        </w:rPr>
        <w:t>status</w:t>
      </w:r>
      <w:r>
        <w:t xml:space="preserve"> be </w:t>
      </w:r>
      <w:r w:rsidRPr="00CF609A">
        <w:rPr>
          <w:i/>
        </w:rPr>
        <w:t>rval</w:t>
      </w:r>
      <w:r>
        <w:t>.</w:t>
      </w:r>
    </w:p>
    <w:p w14:paraId="39DF9B0A" w14:textId="77777777" w:rsidR="00E51F91" w:rsidRPr="00E77497" w:rsidRDefault="00CF609A" w:rsidP="00197BED">
      <w:pPr>
        <w:pStyle w:val="Alg3"/>
        <w:numPr>
          <w:ilvl w:val="3"/>
          <w:numId w:val="692"/>
        </w:numPr>
      </w:pPr>
      <w:r>
        <w:t>Else, l</w:t>
      </w:r>
      <w:r w:rsidR="0011682D">
        <w:t xml:space="preserve">et </w:t>
      </w:r>
      <w:r w:rsidR="0011682D" w:rsidRPr="0011682D">
        <w:rPr>
          <w:i/>
        </w:rPr>
        <w:t>status</w:t>
      </w:r>
      <w:r w:rsidR="0011682D">
        <w:t xml:space="preserve"> be the result of performing</w:t>
      </w:r>
      <w:r w:rsidR="0011682D" w:rsidRPr="00E77497">
        <w:t xml:space="preserve"> </w:t>
      </w:r>
      <w:commentRangeStart w:id="4109"/>
      <w:r w:rsidR="00E51F91">
        <w:t xml:space="preserve">Destructuring Assignment Evaluation </w:t>
      </w:r>
      <w:commentRangeEnd w:id="4109"/>
      <w:r w:rsidR="0011682D">
        <w:rPr>
          <w:rStyle w:val="af6"/>
          <w:rFonts w:ascii="Arial" w:eastAsia="MS Mincho" w:hAnsi="Arial"/>
          <w:spacing w:val="0"/>
          <w:lang w:eastAsia="ja-JP"/>
        </w:rPr>
        <w:commentReference w:id="4109"/>
      </w:r>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p>
    <w:p w14:paraId="524BB1B0" w14:textId="77777777" w:rsidR="00F4124C" w:rsidRDefault="00F4124C" w:rsidP="00197BED">
      <w:pPr>
        <w:pStyle w:val="Alg3"/>
        <w:numPr>
          <w:ilvl w:val="1"/>
          <w:numId w:val="692"/>
        </w:numPr>
      </w:pPr>
      <w:r>
        <w:t xml:space="preserve">Else if </w:t>
      </w:r>
      <w:r w:rsidR="0079389E" w:rsidRPr="00451D9D">
        <w:rPr>
          <w:i/>
        </w:rPr>
        <w:t>lhs</w:t>
      </w:r>
      <w:r w:rsidR="0079389E">
        <w:rPr>
          <w:i/>
        </w:rPr>
        <w:t>Kind</w:t>
      </w:r>
      <w:r w:rsidR="0079389E">
        <w:t xml:space="preserve"> </w:t>
      </w:r>
      <w:r>
        <w:t xml:space="preserve">is </w:t>
      </w:r>
      <w:r w:rsidR="0079389E">
        <w:rPr>
          <w:rFonts w:ascii="Arial" w:hAnsi="Arial" w:cs="Arial"/>
        </w:rPr>
        <w:t>varBinding</w:t>
      </w:r>
      <w:r>
        <w:t>, then</w:t>
      </w:r>
    </w:p>
    <w:p w14:paraId="3CEC8BB9" w14:textId="77777777" w:rsidR="00EA4F82" w:rsidRDefault="00EA4F82" w:rsidP="00197BED">
      <w:pPr>
        <w:pStyle w:val="Alg3"/>
        <w:numPr>
          <w:ilvl w:val="2"/>
          <w:numId w:val="692"/>
        </w:numPr>
      </w:pPr>
      <w:r>
        <w:t xml:space="preserve">Assert: </w:t>
      </w:r>
      <w:r w:rsidRPr="00EA4F82">
        <w:rPr>
          <w:i/>
        </w:rPr>
        <w:t>lhs</w:t>
      </w:r>
      <w:r>
        <w:t xml:space="preserve"> is a </w:t>
      </w:r>
      <w:r>
        <w:rPr>
          <w:i/>
        </w:rPr>
        <w:t>ForBinding</w:t>
      </w:r>
      <w:r>
        <w:t>.</w:t>
      </w:r>
    </w:p>
    <w:p w14:paraId="59B9096E" w14:textId="77777777" w:rsidR="00CF609A" w:rsidRPr="00E77497" w:rsidRDefault="00CF609A" w:rsidP="00197BED">
      <w:pPr>
        <w:pStyle w:val="Alg3"/>
        <w:numPr>
          <w:ilvl w:val="2"/>
          <w:numId w:val="692"/>
        </w:numPr>
      </w:pPr>
      <w:r>
        <w:t xml:space="preserve">Let </w:t>
      </w:r>
      <w:r w:rsidRPr="0011682D">
        <w:rPr>
          <w:i/>
        </w:rPr>
        <w:t>status</w:t>
      </w:r>
      <w:r>
        <w:t xml:space="preserve"> be the result of performing</w:t>
      </w:r>
      <w:r w:rsidRPr="00E77497">
        <w:t xml:space="preserve"> </w:t>
      </w:r>
      <w:r w:rsidRPr="004418C4">
        <w:t xml:space="preserve">Binding </w:t>
      </w:r>
      <w:r w:rsidR="00A113E2">
        <w:t>Initialisation</w:t>
      </w:r>
      <w:r w:rsidRPr="004418C4">
        <w:t xml:space="preserve"> for </w:t>
      </w:r>
      <w:r>
        <w:rPr>
          <w:i/>
        </w:rPr>
        <w:t>lhs</w:t>
      </w:r>
      <w:r w:rsidRPr="005C189A" w:rsidDel="00A019F2">
        <w:rPr>
          <w:i/>
        </w:rPr>
        <w:t xml:space="preserve"> </w:t>
      </w:r>
      <w:r w:rsidRPr="004418C4">
        <w:t>passing</w:t>
      </w:r>
      <w:r w:rsidRPr="004418C4">
        <w:rPr>
          <w:i/>
        </w:rPr>
        <w:t xml:space="preserve"> </w:t>
      </w:r>
      <w:r w:rsidR="0079389E" w:rsidRPr="0079389E">
        <w:rPr>
          <w:i/>
        </w:rPr>
        <w:t>nextValue</w:t>
      </w:r>
      <w:r w:rsidR="0079389E">
        <w:t xml:space="preserve"> </w:t>
      </w:r>
      <w:r w:rsidRPr="004418C4">
        <w:t xml:space="preserve">and </w:t>
      </w:r>
      <w:r w:rsidRPr="005C189A">
        <w:rPr>
          <w:b/>
        </w:rPr>
        <w:t>undefined</w:t>
      </w:r>
      <w:r w:rsidRPr="004418C4">
        <w:t xml:space="preserve"> as the arguments</w:t>
      </w:r>
      <w:r w:rsidRPr="00E77497">
        <w:t>.</w:t>
      </w:r>
    </w:p>
    <w:p w14:paraId="2AAB96E8" w14:textId="77777777" w:rsidR="0079389E" w:rsidRPr="0079389E" w:rsidRDefault="00CF609A" w:rsidP="00197BED">
      <w:pPr>
        <w:pStyle w:val="Alg3"/>
        <w:numPr>
          <w:ilvl w:val="1"/>
          <w:numId w:val="692"/>
        </w:numPr>
      </w:pPr>
      <w:r>
        <w:t>Else</w:t>
      </w:r>
      <w:r w:rsidR="0079389E">
        <w:t xml:space="preserve">, </w:t>
      </w:r>
    </w:p>
    <w:p w14:paraId="13C902DF" w14:textId="77777777" w:rsidR="0079389E" w:rsidRDefault="0079389E" w:rsidP="00197BED">
      <w:pPr>
        <w:pStyle w:val="Alg3"/>
        <w:numPr>
          <w:ilvl w:val="2"/>
          <w:numId w:val="692"/>
        </w:numPr>
      </w:pPr>
      <w:r>
        <w:t>Asse</w:t>
      </w:r>
      <w:r w:rsidR="003679DC">
        <w:t>r</w:t>
      </w:r>
      <w:r>
        <w:t xml:space="preserve">t </w:t>
      </w:r>
      <w:r w:rsidRPr="0079389E">
        <w:rPr>
          <w:i/>
        </w:rPr>
        <w:t>lhsKind</w:t>
      </w:r>
      <w:r>
        <w:t xml:space="preserve"> is </w:t>
      </w:r>
      <w:r w:rsidR="00A22135">
        <w:rPr>
          <w:rFonts w:ascii="Arial" w:hAnsi="Arial" w:cs="Arial"/>
        </w:rPr>
        <w:t>lexicalBinding</w:t>
      </w:r>
      <w:r>
        <w:t>.</w:t>
      </w:r>
    </w:p>
    <w:p w14:paraId="217FEE85" w14:textId="77777777" w:rsidR="00EA4F82" w:rsidRDefault="00EA4F82" w:rsidP="00197BED">
      <w:pPr>
        <w:pStyle w:val="Alg3"/>
        <w:numPr>
          <w:ilvl w:val="2"/>
          <w:numId w:val="692"/>
        </w:numPr>
      </w:pPr>
      <w:r>
        <w:t xml:space="preserve">Assert: </w:t>
      </w:r>
      <w:r w:rsidRPr="00EA4F82">
        <w:rPr>
          <w:i/>
        </w:rPr>
        <w:t>lhs</w:t>
      </w:r>
      <w:r>
        <w:t xml:space="preserve"> is a </w:t>
      </w:r>
      <w:r>
        <w:rPr>
          <w:i/>
        </w:rPr>
        <w:t>ForDeclaration</w:t>
      </w:r>
      <w:r>
        <w:t>.</w:t>
      </w:r>
    </w:p>
    <w:p w14:paraId="43EE1F0F" w14:textId="77777777" w:rsidR="0079389E" w:rsidRPr="00E77497" w:rsidRDefault="0079389E" w:rsidP="00197BED">
      <w:pPr>
        <w:pStyle w:val="Alg2"/>
        <w:numPr>
          <w:ilvl w:val="2"/>
          <w:numId w:val="692"/>
        </w:numPr>
        <w:contextualSpacing/>
      </w:pPr>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p>
    <w:p w14:paraId="212A6BE0" w14:textId="77777777" w:rsidR="0079389E" w:rsidRDefault="0079389E" w:rsidP="00197BED">
      <w:pPr>
        <w:pStyle w:val="Alg3"/>
        <w:numPr>
          <w:ilvl w:val="2"/>
          <w:numId w:val="692"/>
        </w:numPr>
      </w:pPr>
      <w:r>
        <w:t xml:space="preserve">Perform Binding Instantiation for </w:t>
      </w:r>
      <w:r>
        <w:rPr>
          <w:i/>
        </w:rPr>
        <w:t>lhs</w:t>
      </w:r>
      <w:r>
        <w:t xml:space="preserve"> passing </w:t>
      </w:r>
      <w:r w:rsidRPr="0079389E">
        <w:rPr>
          <w:i/>
        </w:rPr>
        <w:t>nextValue</w:t>
      </w:r>
      <w:r>
        <w:t xml:space="preserve"> and </w:t>
      </w:r>
      <w:r>
        <w:rPr>
          <w:i/>
        </w:rPr>
        <w:t>iteration</w:t>
      </w:r>
      <w:r w:rsidRPr="00E77497">
        <w:rPr>
          <w:i/>
        </w:rPr>
        <w:t>Env</w:t>
      </w:r>
      <w:r w:rsidRPr="00E77497">
        <w:t xml:space="preserve"> </w:t>
      </w:r>
      <w:r>
        <w:t>as arguments.</w:t>
      </w:r>
    </w:p>
    <w:p w14:paraId="737939A7" w14:textId="77777777" w:rsidR="00CD6A7E" w:rsidRDefault="00CD6A7E" w:rsidP="00197BED">
      <w:pPr>
        <w:pStyle w:val="Alg2"/>
        <w:numPr>
          <w:ilvl w:val="2"/>
          <w:numId w:val="692"/>
        </w:numPr>
        <w:contextualSpacing/>
      </w:pPr>
      <w:commentRangeStart w:id="4110"/>
      <w:r>
        <w:t xml:space="preserve">Let </w:t>
      </w:r>
      <w:r w:rsidRPr="003806A6">
        <w:rPr>
          <w:i/>
        </w:rPr>
        <w:t>status</w:t>
      </w:r>
      <w:r>
        <w:t xml:space="preserve"> be NormalCompletion(</w:t>
      </w:r>
      <w:r w:rsidRPr="003806A6">
        <w:rPr>
          <w:rFonts w:ascii="Arial" w:hAnsi="Arial" w:cs="Arial"/>
        </w:rPr>
        <w:t>empty</w:t>
      </w:r>
      <w:r>
        <w:t>)</w:t>
      </w:r>
      <w:commentRangeEnd w:id="4110"/>
      <w:r w:rsidR="00837E61">
        <w:rPr>
          <w:rStyle w:val="af6"/>
          <w:rFonts w:ascii="Arial" w:eastAsia="MS Mincho" w:hAnsi="Arial"/>
          <w:spacing w:val="0"/>
          <w:lang w:eastAsia="ja-JP"/>
        </w:rPr>
        <w:commentReference w:id="4110"/>
      </w:r>
    </w:p>
    <w:p w14:paraId="0CA5AE3D" w14:textId="77777777" w:rsidR="0079389E" w:rsidRPr="00E77497" w:rsidRDefault="0079389E" w:rsidP="00197BED">
      <w:pPr>
        <w:pStyle w:val="Alg2"/>
        <w:numPr>
          <w:ilvl w:val="2"/>
          <w:numId w:val="692"/>
        </w:numPr>
        <w:contextualSpacing/>
      </w:pPr>
      <w:r w:rsidRPr="00E77497">
        <w:t xml:space="preserve">Set the </w:t>
      </w:r>
      <w:r w:rsidR="00B33FB4">
        <w:t>running</w:t>
      </w:r>
      <w:r w:rsidRPr="00E77497">
        <w:t xml:space="preserve"> </w:t>
      </w:r>
      <w:r w:rsidRPr="002F42C1">
        <w:t>execution</w:t>
      </w:r>
      <w:r w:rsidRPr="00E77497">
        <w:t xml:space="preserve"> context’s LexicalEnvironment to </w:t>
      </w:r>
      <w:r>
        <w:rPr>
          <w:i/>
        </w:rPr>
        <w:t>iteration</w:t>
      </w:r>
      <w:r w:rsidRPr="00E77497">
        <w:rPr>
          <w:i/>
        </w:rPr>
        <w:t>Env</w:t>
      </w:r>
      <w:r w:rsidRPr="00E77497">
        <w:t>.</w:t>
      </w:r>
    </w:p>
    <w:p w14:paraId="4B1A034C" w14:textId="77777777" w:rsidR="00CD6A7E" w:rsidRDefault="0098463B" w:rsidP="00197BED">
      <w:pPr>
        <w:pStyle w:val="Alg3"/>
        <w:numPr>
          <w:ilvl w:val="1"/>
          <w:numId w:val="692"/>
        </w:numPr>
      </w:pPr>
      <w:r>
        <w:t xml:space="preserve">If </w:t>
      </w:r>
      <w:r w:rsidR="00CD6A7E">
        <w:rPr>
          <w:i/>
        </w:rPr>
        <w:t>status</w:t>
      </w:r>
      <w:r w:rsidR="00CD6A7E">
        <w:t xml:space="preserve">.[[type]] is </w:t>
      </w:r>
      <w:r w:rsidR="00CD6A7E" w:rsidRPr="0011682D">
        <w:rPr>
          <w:rFonts w:ascii="Arial" w:hAnsi="Arial" w:cs="Arial"/>
        </w:rPr>
        <w:t>normal</w:t>
      </w:r>
      <w:r w:rsidRPr="00E77497">
        <w:t xml:space="preserve">, </w:t>
      </w:r>
      <w:r>
        <w:t>then</w:t>
      </w:r>
    </w:p>
    <w:p w14:paraId="3FFD49BC" w14:textId="77777777" w:rsidR="004C02EF" w:rsidRPr="00E77497" w:rsidRDefault="004C02EF" w:rsidP="00197BED">
      <w:pPr>
        <w:pStyle w:val="Alg3"/>
        <w:numPr>
          <w:ilvl w:val="2"/>
          <w:numId w:val="692"/>
        </w:numPr>
      </w:pPr>
      <w:r w:rsidRPr="00E77497">
        <w:t xml:space="preserve">Let </w:t>
      </w:r>
      <w:r w:rsidR="000A1661">
        <w:rPr>
          <w:i/>
        </w:rPr>
        <w:t>status</w:t>
      </w:r>
      <w:r w:rsidR="000A1661" w:rsidRPr="00E77497">
        <w:t xml:space="preserve"> </w:t>
      </w:r>
      <w:r w:rsidRPr="00E77497">
        <w:t>be the result</w:t>
      </w:r>
      <w:r w:rsidR="00FF7312">
        <w:t xml:space="preserve"> </w:t>
      </w:r>
      <w:r w:rsidRPr="00E77497">
        <w:t xml:space="preserve"> of evaluating </w:t>
      </w:r>
      <w:r w:rsidR="00CD6A7E">
        <w:rPr>
          <w:i/>
        </w:rPr>
        <w:t>stmt</w:t>
      </w:r>
      <w:r w:rsidRPr="00E77497">
        <w:t>.</w:t>
      </w:r>
    </w:p>
    <w:p w14:paraId="730283F1" w14:textId="77777777" w:rsidR="0098463B" w:rsidRDefault="0098463B" w:rsidP="00197BED">
      <w:pPr>
        <w:pStyle w:val="Alg3"/>
        <w:numPr>
          <w:ilvl w:val="2"/>
          <w:numId w:val="692"/>
        </w:numPr>
      </w:pPr>
      <w:r>
        <w:t xml:space="preserve">If </w:t>
      </w:r>
      <w:r w:rsidR="000A1661">
        <w:rPr>
          <w:i/>
        </w:rPr>
        <w:t>status</w:t>
      </w:r>
      <w:r w:rsidR="000A1661">
        <w:t xml:space="preserve">.[[type]] is </w:t>
      </w:r>
      <w:r w:rsidR="000A1661" w:rsidRPr="0011682D">
        <w:rPr>
          <w:rFonts w:ascii="Arial" w:hAnsi="Arial" w:cs="Arial"/>
        </w:rPr>
        <w:t>normal</w:t>
      </w:r>
      <w:r w:rsidR="000A1661" w:rsidRPr="000A1661">
        <w:t xml:space="preserve"> </w:t>
      </w:r>
      <w:r w:rsidR="000A1661">
        <w:t>and</w:t>
      </w:r>
      <w:r w:rsidR="000A1661" w:rsidRPr="00E77497">
        <w:t xml:space="preserve"> </w:t>
      </w:r>
      <w:r w:rsidR="003806A6">
        <w:rPr>
          <w:i/>
        </w:rPr>
        <w:t>status</w:t>
      </w:r>
      <w:r w:rsidR="000A1661" w:rsidRPr="00E77497">
        <w:t>.</w:t>
      </w:r>
      <w:r w:rsidR="000A1661">
        <w:t>[[</w:t>
      </w:r>
      <w:r w:rsidR="003806A6">
        <w:t>value</w:t>
      </w:r>
      <w:r w:rsidR="000A1661">
        <w:t xml:space="preserve">]] </w:t>
      </w:r>
      <w:r w:rsidR="0003414D">
        <w:t xml:space="preserve">is </w:t>
      </w:r>
      <w:r w:rsidR="000A1661">
        <w:t>not</w:t>
      </w:r>
      <w:r w:rsidR="000A1661" w:rsidRPr="00E77497">
        <w:t xml:space="preserve"> </w:t>
      </w:r>
      <w:r w:rsidR="000A1661" w:rsidRPr="0027695A">
        <w:rPr>
          <w:rFonts w:ascii="Arial" w:hAnsi="Arial" w:cs="Arial"/>
        </w:rPr>
        <w:t>empty</w:t>
      </w:r>
      <w:r w:rsidRPr="00E77497">
        <w:t xml:space="preserve">, </w:t>
      </w:r>
      <w:r>
        <w:t xml:space="preserve">then </w:t>
      </w:r>
    </w:p>
    <w:p w14:paraId="428C9BCD" w14:textId="77777777" w:rsidR="004C02EF" w:rsidRPr="00E77497" w:rsidRDefault="000A1661" w:rsidP="00197BED">
      <w:pPr>
        <w:pStyle w:val="Alg3"/>
        <w:numPr>
          <w:ilvl w:val="3"/>
          <w:numId w:val="692"/>
        </w:numPr>
      </w:pPr>
      <w:r>
        <w:t>L</w:t>
      </w:r>
      <w:r w:rsidR="004C02EF" w:rsidRPr="00E77497">
        <w:t xml:space="preserve">et </w:t>
      </w:r>
      <w:r w:rsidR="004C02EF" w:rsidRPr="00E77497">
        <w:rPr>
          <w:i/>
        </w:rPr>
        <w:t>V</w:t>
      </w:r>
      <w:r w:rsidR="004C02EF" w:rsidRPr="00E77497">
        <w:t xml:space="preserve"> = </w:t>
      </w:r>
      <w:r w:rsidR="003806A6">
        <w:rPr>
          <w:i/>
        </w:rPr>
        <w:t>status</w:t>
      </w:r>
      <w:r w:rsidR="004C02EF" w:rsidRPr="00E77497">
        <w:t>.</w:t>
      </w:r>
      <w:r w:rsidR="0098463B">
        <w:t>[[</w:t>
      </w:r>
      <w:r w:rsidR="004C02EF" w:rsidRPr="00E77497">
        <w:t>value</w:t>
      </w:r>
      <w:r w:rsidR="0098463B">
        <w:t>]]</w:t>
      </w:r>
      <w:r w:rsidR="004C02EF" w:rsidRPr="00E77497">
        <w:t>.</w:t>
      </w:r>
    </w:p>
    <w:p w14:paraId="2741ED01" w14:textId="77777777" w:rsidR="000A1661" w:rsidRDefault="000A1661" w:rsidP="00197BED">
      <w:pPr>
        <w:pStyle w:val="Alg3"/>
        <w:numPr>
          <w:ilvl w:val="1"/>
          <w:numId w:val="692"/>
        </w:numPr>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14:paraId="272DF790" w14:textId="77777777" w:rsidR="00CD6A7E" w:rsidRDefault="00CD6A7E" w:rsidP="00197BED">
      <w:pPr>
        <w:pStyle w:val="Alg3"/>
        <w:numPr>
          <w:ilvl w:val="1"/>
          <w:numId w:val="692"/>
        </w:numPr>
      </w:pPr>
      <w:r>
        <w:t>If</w:t>
      </w:r>
      <w:r w:rsidR="000A1661">
        <w:t xml:space="preserve"> </w:t>
      </w:r>
      <w:r w:rsidR="000A1661" w:rsidRPr="00BF2010">
        <w:rPr>
          <w:i/>
        </w:rPr>
        <w:t>status</w:t>
      </w:r>
      <w:r w:rsidR="000A1661">
        <w:t xml:space="preserve"> is an abrupt completion and </w:t>
      </w:r>
      <w:r>
        <w:t xml:space="preserve"> </w:t>
      </w:r>
      <w:r w:rsidR="007C32C2">
        <w:t>LoopContinues</w:t>
      </w:r>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r w:rsidR="003806A6" w:rsidRPr="003806A6">
        <w:t xml:space="preserve"> </w:t>
      </w:r>
      <w:r w:rsidR="003806A6">
        <w:t>r</w:t>
      </w:r>
      <w:r w:rsidR="003806A6" w:rsidRPr="00E77497">
        <w:t xml:space="preserve">eturn </w:t>
      </w:r>
      <w:r w:rsidR="003806A6">
        <w:rPr>
          <w:i/>
        </w:rPr>
        <w:t>status</w:t>
      </w:r>
      <w:r w:rsidR="003806A6" w:rsidRPr="00E77497">
        <w:t>.</w:t>
      </w:r>
    </w:p>
    <w:p w14:paraId="297F0BA2" w14:textId="77777777" w:rsidR="0098463B" w:rsidRDefault="0098463B" w:rsidP="004C02EF">
      <w:pPr>
        <w:jc w:val="left"/>
      </w:pPr>
    </w:p>
    <w:p w14:paraId="09EE01CC" w14:textId="77777777" w:rsidR="004C02EF" w:rsidRPr="00E77497" w:rsidRDefault="004C02EF" w:rsidP="00D148E9">
      <w:pPr>
        <w:pStyle w:val="20"/>
      </w:pPr>
      <w:bookmarkStart w:id="4111" w:name="_Toc361663409"/>
      <w:bookmarkStart w:id="4112" w:name="_Toc361665250"/>
      <w:bookmarkStart w:id="4113" w:name="_Toc361667090"/>
      <w:bookmarkStart w:id="4114" w:name="_Toc361668919"/>
      <w:bookmarkStart w:id="4115" w:name="_Toc364934947"/>
      <w:bookmarkStart w:id="4116" w:name="_Toc365474191"/>
      <w:bookmarkStart w:id="4117" w:name="_Toc375031206"/>
      <w:bookmarkStart w:id="4118" w:name="_Toc381513719"/>
      <w:bookmarkStart w:id="4119" w:name="_Toc382212241"/>
      <w:bookmarkStart w:id="4120" w:name="_Toc382212783"/>
      <w:bookmarkStart w:id="4121" w:name="_Toc382291586"/>
      <w:bookmarkStart w:id="4122" w:name="_Ref382717821"/>
      <w:bookmarkStart w:id="4123" w:name="_Toc385672235"/>
      <w:bookmarkStart w:id="4124" w:name="_Toc393690339"/>
      <w:bookmarkStart w:id="4125" w:name="_Ref440445453"/>
      <w:bookmarkStart w:id="4126" w:name="_Toc472818885"/>
      <w:bookmarkStart w:id="4127" w:name="_Toc235503460"/>
      <w:bookmarkStart w:id="4128" w:name="_Toc241509235"/>
      <w:bookmarkStart w:id="4129" w:name="_Toc244416722"/>
      <w:bookmarkStart w:id="4130" w:name="_Toc276631086"/>
      <w:bookmarkStart w:id="4131" w:name="_Toc366141940"/>
      <w:bookmarkEnd w:id="4111"/>
      <w:bookmarkEnd w:id="4112"/>
      <w:bookmarkEnd w:id="4113"/>
      <w:bookmarkEnd w:id="4114"/>
      <w:bookmarkEnd w:id="4115"/>
      <w:bookmarkEnd w:id="4116"/>
      <w:r w:rsidRPr="00E77497">
        <w:t xml:space="preserve">The </w:t>
      </w:r>
      <w:r w:rsidRPr="00E77497">
        <w:rPr>
          <w:rFonts w:ascii="Courier New" w:hAnsi="Courier New"/>
        </w:rPr>
        <w:t>continue</w:t>
      </w:r>
      <w:r w:rsidRPr="00E77497">
        <w:t xml:space="preserve"> Statement</w:t>
      </w:r>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p>
    <w:p w14:paraId="0AC7AE94" w14:textId="77777777" w:rsidR="004C02EF" w:rsidRPr="00E77497" w:rsidRDefault="004C02EF" w:rsidP="004C02EF">
      <w:pPr>
        <w:pStyle w:val="Syntax"/>
      </w:pPr>
      <w:r w:rsidRPr="00E77497">
        <w:t>Syntax</w:t>
      </w:r>
    </w:p>
    <w:p w14:paraId="29811179" w14:textId="77777777" w:rsidR="004C02EF" w:rsidRPr="00E77497" w:rsidRDefault="004C02EF" w:rsidP="004C02EF">
      <w:pPr>
        <w:pStyle w:val="SyntaxRule"/>
      </w:pPr>
      <w:r w:rsidRPr="00E77497">
        <w:t xml:space="preserve">ContinueStatement </w:t>
      </w:r>
      <w:r w:rsidRPr="00E77497">
        <w:rPr>
          <w:rFonts w:ascii="Arial" w:hAnsi="Arial"/>
          <w:b/>
          <w:i w:val="0"/>
        </w:rPr>
        <w:t>:</w:t>
      </w:r>
    </w:p>
    <w:p w14:paraId="57882127" w14:textId="77777777"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14:paraId="1C6CB8FA" w14:textId="77777777" w:rsidR="00726A32" w:rsidRPr="00E77497" w:rsidRDefault="00726A32" w:rsidP="00E74C84">
      <w:pPr>
        <w:pStyle w:val="30"/>
      </w:pPr>
      <w:bookmarkStart w:id="4132" w:name="_Toc366141941"/>
      <w:r w:rsidRPr="00E77497">
        <w:t>Static Semantics</w:t>
      </w:r>
      <w:bookmarkEnd w:id="4132"/>
    </w:p>
    <w:p w14:paraId="12010034" w14:textId="77777777" w:rsidR="00726A32" w:rsidRPr="00E77497" w:rsidRDefault="00726A32" w:rsidP="00726A32">
      <w:pPr>
        <w:rPr>
          <w:rFonts w:ascii="Helvetica" w:hAnsi="Helvetica"/>
          <w:b/>
        </w:rPr>
      </w:pPr>
      <w:r w:rsidRPr="00E77497">
        <w:rPr>
          <w:rFonts w:ascii="Helvetica" w:hAnsi="Helvetica"/>
          <w:b/>
        </w:rPr>
        <w:t>Static Semantics:  Early Errors</w:t>
      </w:r>
    </w:p>
    <w:p w14:paraId="4B7172E7" w14:textId="77777777" w:rsidR="00726A32" w:rsidRPr="0035100D" w:rsidRDefault="00726A32" w:rsidP="00726A32">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35100D">
        <w:t xml:space="preserve"> </w:t>
      </w:r>
    </w:p>
    <w:p w14:paraId="5A51E19B" w14:textId="77777777" w:rsidR="004C02EF" w:rsidRPr="00E77497" w:rsidRDefault="00726A32" w:rsidP="004C02EF">
      <w:pPr>
        <w:pStyle w:val="Bullet2Notlast"/>
        <w:numPr>
          <w:ilvl w:val="0"/>
          <w:numId w:val="26"/>
        </w:numPr>
        <w:ind w:left="1080"/>
        <w:rPr>
          <w:rFonts w:ascii="Arial" w:hAnsi="Arial"/>
        </w:rPr>
      </w:pPr>
      <w:bookmarkStart w:id="4133" w:name="_Toc382212784"/>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14:paraId="1248E169" w14:textId="77777777"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14:paraId="10FC346A" w14:textId="77777777" w:rsidR="004C02EF" w:rsidRPr="00E77497" w:rsidRDefault="0035100D" w:rsidP="004C02EF">
      <w:pPr>
        <w:pStyle w:val="Bullet2Last"/>
        <w:numPr>
          <w:ilvl w:val="0"/>
          <w:numId w:val="26"/>
        </w:numPr>
        <w:ind w:left="1080"/>
        <w:rPr>
          <w:rFonts w:ascii="Arial" w:hAnsi="Arial"/>
        </w:rPr>
      </w:pPr>
      <w:r w:rsidRPr="0035100D">
        <w:rPr>
          <w:rFonts w:ascii="Arial" w:hAnsi="Arial" w:cs="Arial"/>
        </w:rPr>
        <w:t>It is a Syntax Error if</w:t>
      </w:r>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14:paraId="367393FC" w14:textId="77777777" w:rsidR="0035100D" w:rsidRPr="00E77497" w:rsidRDefault="0035100D" w:rsidP="00E74C84">
      <w:pPr>
        <w:pStyle w:val="30"/>
      </w:pPr>
      <w:bookmarkStart w:id="4134" w:name="_Toc366141942"/>
      <w:r w:rsidRPr="00E77497">
        <w:t>Runtime Semantics</w:t>
      </w:r>
      <w:bookmarkEnd w:id="4134"/>
    </w:p>
    <w:p w14:paraId="0B00FD59" w14:textId="77777777" w:rsidR="00726A32" w:rsidRPr="00E77497" w:rsidRDefault="00726A32" w:rsidP="00726A3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4003E7CB" w14:textId="77777777"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p>
    <w:p w14:paraId="70E033E1" w14:textId="77777777" w:rsidR="004C02EF" w:rsidRPr="00E77497" w:rsidRDefault="004C02EF" w:rsidP="00B34B48">
      <w:pPr>
        <w:pStyle w:val="Alg2"/>
        <w:numPr>
          <w:ilvl w:val="0"/>
          <w:numId w:val="124"/>
        </w:numPr>
        <w:spacing w:after="220"/>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14:paraId="64333679" w14:textId="77777777"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14:paraId="1BBDA3FD" w14:textId="77777777" w:rsidR="004C02EF" w:rsidRPr="00E77497" w:rsidRDefault="004C02EF" w:rsidP="00B34B48">
      <w:pPr>
        <w:pStyle w:val="Alg2"/>
        <w:numPr>
          <w:ilvl w:val="0"/>
          <w:numId w:val="125"/>
        </w:numPr>
        <w:spacing w:after="220"/>
        <w:rPr>
          <w:rFonts w:ascii="Arial" w:hAnsi="Arial"/>
        </w:rPr>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rPr>
        <w:t>empty</w:t>
      </w:r>
      <w:r w:rsidRPr="00E77497">
        <w:t>,</w:t>
      </w:r>
      <w:r w:rsidRPr="00E77497">
        <w:rPr>
          <w:rFonts w:ascii="Arial" w:hAnsi="Arial"/>
        </w:rPr>
        <w:t xml:space="preserve"> </w:t>
      </w:r>
      <w:r w:rsidR="00675312">
        <w:t xml:space="preserve">[[target]]: </w:t>
      </w:r>
      <w:r w:rsidRPr="00E77497">
        <w:rPr>
          <w:i/>
        </w:rPr>
        <w:t>Identifier</w:t>
      </w:r>
      <w:r w:rsidR="00675312">
        <w:t>}</w:t>
      </w:r>
      <w:r w:rsidR="00675312" w:rsidRPr="00E77497">
        <w:t>.</w:t>
      </w:r>
    </w:p>
    <w:p w14:paraId="5548E731" w14:textId="77777777" w:rsidR="004C02EF" w:rsidRPr="00E77497" w:rsidRDefault="004C02EF" w:rsidP="00D148E9">
      <w:pPr>
        <w:pStyle w:val="20"/>
      </w:pPr>
      <w:bookmarkStart w:id="4135" w:name="_Toc375031207"/>
      <w:bookmarkStart w:id="4136" w:name="_Toc381513720"/>
      <w:bookmarkStart w:id="4137" w:name="_Toc382212242"/>
      <w:bookmarkStart w:id="4138" w:name="_Toc382212785"/>
      <w:bookmarkStart w:id="4139" w:name="_Toc382291587"/>
      <w:bookmarkStart w:id="4140" w:name="_Ref382717823"/>
      <w:bookmarkStart w:id="4141" w:name="_Toc385672236"/>
      <w:bookmarkStart w:id="4142" w:name="_Toc393690340"/>
      <w:bookmarkStart w:id="4143" w:name="_Ref440445472"/>
      <w:bookmarkStart w:id="4144" w:name="_Toc472818886"/>
      <w:bookmarkStart w:id="4145" w:name="_Toc235503461"/>
      <w:bookmarkStart w:id="4146" w:name="_Toc241509236"/>
      <w:bookmarkStart w:id="4147" w:name="_Toc244416723"/>
      <w:bookmarkStart w:id="4148" w:name="_Toc276631087"/>
      <w:bookmarkStart w:id="4149" w:name="_Toc366141943"/>
      <w:bookmarkEnd w:id="4133"/>
      <w:r w:rsidRPr="00E77497">
        <w:t xml:space="preserve">The </w:t>
      </w:r>
      <w:r w:rsidRPr="00E77497">
        <w:rPr>
          <w:rFonts w:ascii="Courier New" w:hAnsi="Courier New"/>
        </w:rPr>
        <w:t>break</w:t>
      </w:r>
      <w:r w:rsidRPr="00E77497">
        <w:t xml:space="preserve"> Statemen</w:t>
      </w:r>
      <w:bookmarkEnd w:id="4135"/>
      <w:bookmarkEnd w:id="4136"/>
      <w:bookmarkEnd w:id="4137"/>
      <w:bookmarkEnd w:id="4138"/>
      <w:bookmarkEnd w:id="4139"/>
      <w:bookmarkEnd w:id="4140"/>
      <w:bookmarkEnd w:id="4141"/>
      <w:bookmarkEnd w:id="4142"/>
      <w:r w:rsidRPr="00E77497">
        <w:t>t</w:t>
      </w:r>
      <w:bookmarkEnd w:id="4143"/>
      <w:bookmarkEnd w:id="4144"/>
      <w:bookmarkEnd w:id="4145"/>
      <w:bookmarkEnd w:id="4146"/>
      <w:bookmarkEnd w:id="4147"/>
      <w:bookmarkEnd w:id="4148"/>
      <w:bookmarkEnd w:id="4149"/>
    </w:p>
    <w:p w14:paraId="68DA2B2C" w14:textId="77777777" w:rsidR="004C02EF" w:rsidRPr="00E77497" w:rsidRDefault="004C02EF" w:rsidP="004C02EF">
      <w:pPr>
        <w:pStyle w:val="Syntax"/>
      </w:pPr>
      <w:r w:rsidRPr="00E77497">
        <w:t>Syntax</w:t>
      </w:r>
    </w:p>
    <w:p w14:paraId="14B7382A" w14:textId="77777777" w:rsidR="004C02EF" w:rsidRPr="00E77497" w:rsidRDefault="004C02EF" w:rsidP="004C02EF">
      <w:pPr>
        <w:pStyle w:val="SyntaxRule"/>
      </w:pPr>
      <w:r w:rsidRPr="00E77497">
        <w:t xml:space="preserve">BreakStatement </w:t>
      </w:r>
      <w:r w:rsidRPr="00E77497">
        <w:rPr>
          <w:rFonts w:ascii="Arial" w:hAnsi="Arial"/>
          <w:b/>
          <w:i w:val="0"/>
        </w:rPr>
        <w:t>:</w:t>
      </w:r>
    </w:p>
    <w:p w14:paraId="53F25C6D" w14:textId="77777777"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14:paraId="13D0B225" w14:textId="77777777" w:rsidR="0035100D" w:rsidRPr="00E77497" w:rsidRDefault="0035100D" w:rsidP="00E74C84">
      <w:pPr>
        <w:pStyle w:val="30"/>
      </w:pPr>
      <w:bookmarkStart w:id="4150" w:name="_Toc366141944"/>
      <w:r w:rsidRPr="00E77497">
        <w:t>Static Semantics</w:t>
      </w:r>
      <w:bookmarkEnd w:id="4150"/>
    </w:p>
    <w:p w14:paraId="484EE22C" w14:textId="77777777" w:rsidR="0035100D" w:rsidRPr="00E77497" w:rsidRDefault="0035100D" w:rsidP="0035100D">
      <w:pPr>
        <w:rPr>
          <w:rFonts w:ascii="Helvetica" w:hAnsi="Helvetica"/>
          <w:b/>
        </w:rPr>
      </w:pPr>
      <w:r w:rsidRPr="00E77497">
        <w:rPr>
          <w:rFonts w:ascii="Helvetica" w:hAnsi="Helvetica"/>
          <w:b/>
        </w:rPr>
        <w:t>Static Semantics:  Early Errors</w:t>
      </w:r>
    </w:p>
    <w:p w14:paraId="15479CAF" w14:textId="77777777"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14:paraId="7752B239" w14:textId="77777777" w:rsidR="004C02EF" w:rsidRPr="00E77497" w:rsidRDefault="000377FF" w:rsidP="004C02EF">
      <w:pPr>
        <w:pStyle w:val="Bullet2Notlast"/>
        <w:numPr>
          <w:ilvl w:val="0"/>
          <w:numId w:val="26"/>
        </w:numPr>
        <w:ind w:left="1080"/>
        <w:rPr>
          <w:rFonts w:ascii="Arial" w:hAnsi="Arial"/>
        </w:rPr>
      </w:pPr>
      <w:bookmarkStart w:id="4151" w:name="_Toc382212786"/>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w:t>
      </w:r>
      <w:r w:rsidR="00E30280">
        <w:rPr>
          <w:rFonts w:ascii="Arial" w:hAnsi="Arial"/>
        </w:rPr>
        <w:t xml:space="preserve">is </w:t>
      </w:r>
      <w:r w:rsidR="004C02EF" w:rsidRPr="00E77497">
        <w:rPr>
          <w:rFonts w:ascii="Arial" w:hAnsi="Arial"/>
        </w:rPr>
        <w:t xml:space="preserve">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14:paraId="3A8C2DF1" w14:textId="77777777"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p>
    <w:p w14:paraId="2ECB4C7F" w14:textId="77777777" w:rsidR="004C02EF" w:rsidRPr="00E77497" w:rsidRDefault="000377FF" w:rsidP="004C02EF">
      <w:pPr>
        <w:pStyle w:val="Bullet2Last"/>
        <w:numPr>
          <w:ilvl w:val="0"/>
          <w:numId w:val="26"/>
        </w:numPr>
        <w:ind w:left="1080"/>
        <w:rPr>
          <w:rFonts w:ascii="Arial" w:hAnsi="Arial"/>
        </w:rPr>
      </w:pPr>
      <w:r w:rsidRPr="0035100D">
        <w:rPr>
          <w:rFonts w:ascii="Arial" w:hAnsi="Arial" w:cs="Arial"/>
        </w:rPr>
        <w:t>It is a Syntax Error if</w:t>
      </w:r>
      <w:r w:rsidRPr="006B6D0A">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14:paraId="484264BA" w14:textId="77777777" w:rsidR="000377FF" w:rsidRPr="00E77497" w:rsidRDefault="000377FF" w:rsidP="00E74C84">
      <w:pPr>
        <w:pStyle w:val="30"/>
      </w:pPr>
      <w:bookmarkStart w:id="4152" w:name="_Toc366141945"/>
      <w:r w:rsidRPr="00E77497">
        <w:t>Runtime Semantics</w:t>
      </w:r>
      <w:bookmarkEnd w:id="4152"/>
    </w:p>
    <w:p w14:paraId="361EFD13" w14:textId="77777777" w:rsidR="000377FF" w:rsidRPr="00E77497" w:rsidRDefault="000377FF" w:rsidP="000377F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5DDFA302" w14:textId="77777777"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14:paraId="677D6D26" w14:textId="77777777" w:rsidR="004C02EF" w:rsidRPr="00E77497" w:rsidRDefault="004C02EF" w:rsidP="00B34B48">
      <w:pPr>
        <w:pStyle w:val="Alg2"/>
        <w:numPr>
          <w:ilvl w:val="0"/>
          <w:numId w:val="126"/>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14:paraId="51D13A72" w14:textId="77777777"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p>
    <w:p w14:paraId="62BC19FA" w14:textId="77777777" w:rsidR="004C02EF" w:rsidRPr="00E77497" w:rsidRDefault="004C02EF" w:rsidP="00B34B48">
      <w:pPr>
        <w:pStyle w:val="Alg2"/>
        <w:numPr>
          <w:ilvl w:val="0"/>
          <w:numId w:val="127"/>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w:t>
      </w:r>
      <w:r w:rsidRPr="00E77497">
        <w:rPr>
          <w:i/>
        </w:rPr>
        <w:t xml:space="preserve"> </w:t>
      </w:r>
      <w:r w:rsidR="00675312">
        <w:t xml:space="preserve">[[target]]: </w:t>
      </w:r>
      <w:r w:rsidRPr="00E77497">
        <w:rPr>
          <w:i/>
        </w:rPr>
        <w:t>Identifier</w:t>
      </w:r>
      <w:r w:rsidR="00675312">
        <w:t>}</w:t>
      </w:r>
      <w:r w:rsidR="00675312" w:rsidRPr="00E77497">
        <w:t>.</w:t>
      </w:r>
    </w:p>
    <w:p w14:paraId="653D819B" w14:textId="77777777" w:rsidR="004C02EF" w:rsidRPr="00E77497" w:rsidRDefault="004C02EF" w:rsidP="00D148E9">
      <w:pPr>
        <w:pStyle w:val="20"/>
      </w:pPr>
      <w:bookmarkStart w:id="4153" w:name="_Toc417706227"/>
      <w:bookmarkStart w:id="4154" w:name="_Ref449966595"/>
      <w:bookmarkStart w:id="4155" w:name="_Ref457437662"/>
      <w:bookmarkStart w:id="4156" w:name="_Ref457705349"/>
      <w:bookmarkStart w:id="4157" w:name="_Ref457792665"/>
      <w:bookmarkStart w:id="4158" w:name="_Toc472818887"/>
      <w:bookmarkStart w:id="4159" w:name="_Toc235503462"/>
      <w:bookmarkStart w:id="4160" w:name="_Toc241509237"/>
      <w:bookmarkStart w:id="4161" w:name="_Toc244416724"/>
      <w:bookmarkStart w:id="4162" w:name="_Toc276631088"/>
      <w:bookmarkStart w:id="4163" w:name="_Toc366141946"/>
      <w:bookmarkEnd w:id="4151"/>
      <w:r w:rsidRPr="00E77497">
        <w:t xml:space="preserve">The </w:t>
      </w:r>
      <w:r w:rsidRPr="00E77497">
        <w:rPr>
          <w:rFonts w:ascii="Courier New" w:hAnsi="Courier New"/>
        </w:rPr>
        <w:t>return</w:t>
      </w:r>
      <w:r w:rsidRPr="00E77497">
        <w:t xml:space="preserve"> Statement</w:t>
      </w:r>
      <w:bookmarkEnd w:id="4153"/>
      <w:bookmarkEnd w:id="4154"/>
      <w:bookmarkEnd w:id="4155"/>
      <w:bookmarkEnd w:id="4156"/>
      <w:bookmarkEnd w:id="4157"/>
      <w:bookmarkEnd w:id="4158"/>
      <w:bookmarkEnd w:id="4159"/>
      <w:bookmarkEnd w:id="4160"/>
      <w:bookmarkEnd w:id="4161"/>
      <w:bookmarkEnd w:id="4162"/>
      <w:bookmarkEnd w:id="4163"/>
    </w:p>
    <w:p w14:paraId="03A205D5" w14:textId="77777777" w:rsidR="004C02EF" w:rsidRPr="00E77497" w:rsidRDefault="004C02EF" w:rsidP="004C02EF">
      <w:pPr>
        <w:pStyle w:val="Syntax"/>
      </w:pPr>
      <w:r w:rsidRPr="00E77497">
        <w:t>Syntax</w:t>
      </w:r>
    </w:p>
    <w:p w14:paraId="79C66CC8" w14:textId="77777777" w:rsidR="004C02EF" w:rsidRPr="00E77497" w:rsidRDefault="004C02EF" w:rsidP="004C02EF">
      <w:pPr>
        <w:pStyle w:val="SyntaxRule"/>
      </w:pPr>
      <w:r w:rsidRPr="00E77497">
        <w:t xml:space="preserve">ReturnStatement </w:t>
      </w:r>
      <w:r w:rsidRPr="00E77497">
        <w:rPr>
          <w:rFonts w:ascii="Arial" w:hAnsi="Arial"/>
          <w:b/>
          <w:i w:val="0"/>
        </w:rPr>
        <w:t>:</w:t>
      </w:r>
    </w:p>
    <w:p w14:paraId="4C481B88" w14:textId="77777777"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14:paraId="05551962" w14:textId="77777777" w:rsidR="000377FF" w:rsidRPr="006B426D" w:rsidRDefault="000377FF" w:rsidP="000377FF">
      <w:pPr>
        <w:rPr>
          <w:sz w:val="18"/>
          <w:szCs w:val="18"/>
        </w:rPr>
      </w:pPr>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p>
    <w:p w14:paraId="2CBB8A70" w14:textId="77777777" w:rsidR="00726A32" w:rsidRPr="00726A32" w:rsidRDefault="00726A32" w:rsidP="00E74C84">
      <w:pPr>
        <w:pStyle w:val="30"/>
      </w:pPr>
      <w:bookmarkStart w:id="4164" w:name="_Toc366141947"/>
      <w:r w:rsidRPr="00726A32">
        <w:t>Static Semantics</w:t>
      </w:r>
      <w:bookmarkEnd w:id="4164"/>
    </w:p>
    <w:p w14:paraId="31BAA941" w14:textId="77777777" w:rsidR="00726A32" w:rsidRPr="00726A32" w:rsidRDefault="00726A32" w:rsidP="00726A32">
      <w:pPr>
        <w:rPr>
          <w:rFonts w:ascii="Helvetica" w:hAnsi="Helvetica"/>
          <w:b/>
        </w:rPr>
      </w:pPr>
      <w:r w:rsidRPr="00726A32">
        <w:rPr>
          <w:rFonts w:ascii="Helvetica" w:hAnsi="Helvetica"/>
          <w:b/>
        </w:rPr>
        <w:t>Static Semantics:  Early Errors</w:t>
      </w:r>
    </w:p>
    <w:p w14:paraId="60FBEFCA" w14:textId="77777777" w:rsidR="004C02EF" w:rsidRPr="00E77497" w:rsidRDefault="006B426D" w:rsidP="008F0987">
      <w:pPr>
        <w:numPr>
          <w:ilvl w:val="0"/>
          <w:numId w:val="737"/>
        </w:numPr>
      </w:pPr>
      <w:r w:rsidRPr="0035100D">
        <w:rPr>
          <w:rFonts w:cs="Arial"/>
        </w:rPr>
        <w:t>It is a Syntax Error if</w:t>
      </w:r>
      <w:r w:rsidR="004C02EF" w:rsidRPr="00E77497">
        <w:t xml:space="preserve"> a </w:t>
      </w:r>
      <w:r w:rsidR="004C02EF" w:rsidRPr="00E77497">
        <w:rPr>
          <w:rFonts w:ascii="Courier New" w:hAnsi="Courier New"/>
          <w:b/>
        </w:rPr>
        <w:t>return</w:t>
      </w:r>
      <w:r w:rsidR="004C02EF" w:rsidRPr="00E77497">
        <w:t xml:space="preserve"> statement is not within a </w:t>
      </w:r>
      <w:r w:rsidR="004C02EF" w:rsidRPr="00E77497">
        <w:rPr>
          <w:rFonts w:ascii="Times New Roman" w:hAnsi="Times New Roman"/>
          <w:i/>
        </w:rPr>
        <w:t>FunctionBody</w:t>
      </w:r>
      <w:r w:rsidR="008F0987">
        <w:rPr>
          <w:rFonts w:ascii="Times New Roman" w:hAnsi="Times New Roman"/>
          <w:iCs/>
        </w:rPr>
        <w:t xml:space="preserve"> </w:t>
      </w:r>
      <w:r w:rsidR="008F0987" w:rsidRPr="008F0987">
        <w:t>or a</w:t>
      </w:r>
      <w:r w:rsidR="008F0987">
        <w:rPr>
          <w:rFonts w:ascii="Times New Roman" w:hAnsi="Times New Roman"/>
          <w:iCs/>
        </w:rPr>
        <w:t xml:space="preserve"> </w:t>
      </w:r>
      <w:r w:rsidR="008F0987" w:rsidRPr="00197BED">
        <w:rPr>
          <w:rFonts w:ascii="Times New Roman" w:hAnsi="Times New Roman"/>
          <w:i/>
        </w:rPr>
        <w:t>GeneratorBody</w:t>
      </w:r>
      <w:r w:rsidR="004C02EF" w:rsidRPr="00E77497">
        <w:t xml:space="preserve">. </w:t>
      </w:r>
    </w:p>
    <w:p w14:paraId="3C2AF5AB" w14:textId="77777777" w:rsidR="000377FF" w:rsidRPr="00E77497" w:rsidRDefault="000377FF" w:rsidP="00E74C84">
      <w:pPr>
        <w:pStyle w:val="30"/>
      </w:pPr>
      <w:bookmarkStart w:id="4165" w:name="_Toc366141948"/>
      <w:r w:rsidRPr="00E77497">
        <w:t>Runtime Semantics</w:t>
      </w:r>
      <w:bookmarkEnd w:id="4165"/>
    </w:p>
    <w:p w14:paraId="571F806E" w14:textId="77777777" w:rsidR="000377FF" w:rsidRPr="00E77497" w:rsidRDefault="000377FF" w:rsidP="000377F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6E8ED799" w14:textId="77777777" w:rsidR="000377FF" w:rsidRPr="00E77497" w:rsidRDefault="000377FF" w:rsidP="000377FF">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p>
    <w:p w14:paraId="78F1E80A" w14:textId="77777777" w:rsidR="004C02EF" w:rsidRPr="00E77497" w:rsidRDefault="000377FF" w:rsidP="0027695A">
      <w:pPr>
        <w:pStyle w:val="Alg2"/>
        <w:numPr>
          <w:ilvl w:val="0"/>
          <w:numId w:val="128"/>
        </w:numPr>
        <w:spacing w:after="240"/>
      </w:pPr>
      <w:r>
        <w:t>R</w:t>
      </w:r>
      <w:r w:rsidR="004C02EF" w:rsidRPr="00E77497">
        <w:t xml:space="preserve">eturn </w:t>
      </w:r>
      <w:r w:rsidR="00675312">
        <w:t xml:space="preserve">Completion {[[type]]: </w:t>
      </w:r>
      <w:r w:rsidR="004C02EF" w:rsidRPr="00E77497">
        <w:rPr>
          <w:rFonts w:ascii="Arial" w:hAnsi="Arial" w:cs="Arial"/>
        </w:rPr>
        <w:t>return</w:t>
      </w:r>
      <w:r w:rsidR="004C02EF" w:rsidRPr="00E77497">
        <w:t xml:space="preserve">, </w:t>
      </w:r>
      <w:r w:rsidR="00675312">
        <w:t xml:space="preserve">[[value]]: </w:t>
      </w:r>
      <w:r w:rsidR="00675312" w:rsidRPr="00675312">
        <w:rPr>
          <w:i/>
        </w:rPr>
        <w:t xml:space="preserve"> </w:t>
      </w:r>
      <w:r w:rsidR="004C02EF" w:rsidRPr="00675312">
        <w:rPr>
          <w:b/>
        </w:rPr>
        <w:t>undefined</w:t>
      </w:r>
      <w:r w:rsidR="004C02EF" w:rsidRPr="00E77497">
        <w:t xml:space="preserve">, </w:t>
      </w:r>
      <w:r w:rsidR="00675312">
        <w:t xml:space="preserve">[[target]]: </w:t>
      </w:r>
      <w:r w:rsidR="00675312" w:rsidRPr="00675312">
        <w:rPr>
          <w:i/>
        </w:rPr>
        <w:t xml:space="preserve"> </w:t>
      </w:r>
      <w:r w:rsidR="004C02EF" w:rsidRPr="00E77497">
        <w:rPr>
          <w:rFonts w:ascii="Arial" w:hAnsi="Arial" w:cs="Arial"/>
        </w:rPr>
        <w:t>empty</w:t>
      </w:r>
      <w:r w:rsidR="00675312">
        <w:t>}</w:t>
      </w:r>
      <w:r w:rsidR="00675312" w:rsidRPr="00E77497">
        <w:t>.</w:t>
      </w:r>
    </w:p>
    <w:p w14:paraId="735FB15B" w14:textId="77777777" w:rsidR="000377FF" w:rsidRPr="00E77497" w:rsidRDefault="000377FF" w:rsidP="000377FF">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Pr>
          <w:rFonts w:ascii="Times New Roman" w:hAnsi="Times New Roman"/>
          <w:i/>
        </w:rPr>
        <w:t>Expression</w:t>
      </w:r>
      <w:r w:rsidRPr="006A5E27">
        <w:rPr>
          <w:rFonts w:ascii="Courier New" w:hAnsi="Courier New"/>
          <w:b/>
        </w:rPr>
        <w:t>;</w:t>
      </w:r>
      <w:r w:rsidRPr="00E77497">
        <w:t xml:space="preserve"> </w:t>
      </w:r>
    </w:p>
    <w:p w14:paraId="3923D54A" w14:textId="77777777"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14:paraId="2EBA3AA5" w14:textId="77777777" w:rsidR="00675312" w:rsidRDefault="00675312" w:rsidP="006B426D">
      <w:pPr>
        <w:pStyle w:val="Alg2"/>
        <w:numPr>
          <w:ilvl w:val="0"/>
          <w:numId w:val="671"/>
        </w:numPr>
        <w:contextualSpacing/>
      </w:pPr>
      <w:r>
        <w:t xml:space="preserve">Let </w:t>
      </w:r>
      <w:r w:rsidRPr="00327BF7">
        <w:rPr>
          <w:i/>
        </w:rPr>
        <w:t>exprValue</w:t>
      </w:r>
      <w:r>
        <w:t xml:space="preserve"> be </w:t>
      </w:r>
      <w:commentRangeStart w:id="4166"/>
      <w:r w:rsidRPr="00E77497">
        <w:t>GetValue(</w:t>
      </w:r>
      <w:r w:rsidRPr="00E77497">
        <w:rPr>
          <w:i/>
        </w:rPr>
        <w:t>exprRef</w:t>
      </w:r>
      <w:r w:rsidRPr="00E77497">
        <w:t>)</w:t>
      </w:r>
      <w:r>
        <w:t>.</w:t>
      </w:r>
      <w:commentRangeEnd w:id="4166"/>
      <w:r w:rsidR="00272A6D">
        <w:rPr>
          <w:rStyle w:val="af6"/>
          <w:rFonts w:ascii="Arial" w:eastAsia="MS Mincho" w:hAnsi="Arial"/>
          <w:spacing w:val="0"/>
          <w:lang w:eastAsia="ja-JP"/>
        </w:rPr>
        <w:commentReference w:id="4166"/>
      </w:r>
    </w:p>
    <w:p w14:paraId="39689FB6" w14:textId="77777777" w:rsidR="00675312" w:rsidRDefault="006552DF" w:rsidP="006B426D">
      <w:pPr>
        <w:pStyle w:val="Alg2"/>
        <w:numPr>
          <w:ilvl w:val="0"/>
          <w:numId w:val="671"/>
        </w:numPr>
        <w:contextualSpacing/>
      </w:pPr>
      <w:r>
        <w:t>ReturnIfAbrupt(</w:t>
      </w:r>
      <w:r w:rsidRPr="006A5E27">
        <w:rPr>
          <w:i/>
        </w:rPr>
        <w:t>exprValue</w:t>
      </w:r>
      <w:r>
        <w:t>)</w:t>
      </w:r>
      <w:r w:rsidR="00675312">
        <w:t>.</w:t>
      </w:r>
    </w:p>
    <w:p w14:paraId="7DC3E5CD" w14:textId="77777777" w:rsidR="004C02EF" w:rsidRPr="00E77497" w:rsidRDefault="004C02EF" w:rsidP="006B426D">
      <w:pPr>
        <w:pStyle w:val="Alg2"/>
        <w:numPr>
          <w:ilvl w:val="0"/>
          <w:numId w:val="671"/>
        </w:numPr>
        <w:spacing w:after="220"/>
      </w:pPr>
      <w:r w:rsidRPr="00E77497">
        <w:t xml:space="preserve">Return </w:t>
      </w:r>
      <w:r w:rsidR="00675312">
        <w:t xml:space="preserve">Completion {[[type]]: </w:t>
      </w:r>
      <w:r w:rsidRPr="00E77497">
        <w:rPr>
          <w:rFonts w:ascii="Arial" w:hAnsi="Arial" w:cs="Arial"/>
        </w:rPr>
        <w:t>return</w:t>
      </w:r>
      <w:r w:rsidRPr="00E77497">
        <w:t xml:space="preserve">, </w:t>
      </w:r>
      <w:r w:rsidR="00675312">
        <w:t xml:space="preserve">[[value]]: </w:t>
      </w:r>
      <w:r w:rsidR="00675312" w:rsidRPr="00675312">
        <w:rPr>
          <w:i/>
        </w:rPr>
        <w:t xml:space="preserve"> </w:t>
      </w:r>
      <w:r w:rsidR="00675312" w:rsidRPr="006A5E27">
        <w:rPr>
          <w:i/>
        </w:rPr>
        <w:t>exprValue</w:t>
      </w:r>
      <w:r w:rsidRPr="00E77497">
        <w:t xml:space="preserve">, </w:t>
      </w:r>
      <w:r w:rsidR="00675312">
        <w:t xml:space="preserve">[[target]]: </w:t>
      </w:r>
      <w:r w:rsidRPr="00E77497">
        <w:rPr>
          <w:rFonts w:ascii="Arial" w:hAnsi="Arial" w:cs="Arial"/>
        </w:rPr>
        <w:t>empty</w:t>
      </w:r>
      <w:r w:rsidR="00675312">
        <w:t>}</w:t>
      </w:r>
      <w:r w:rsidR="00675312" w:rsidRPr="00E77497">
        <w:t>.</w:t>
      </w:r>
    </w:p>
    <w:p w14:paraId="5F53DDC3" w14:textId="77777777" w:rsidR="004C02EF" w:rsidRPr="00E77497" w:rsidRDefault="004C02EF" w:rsidP="00D148E9">
      <w:pPr>
        <w:pStyle w:val="20"/>
      </w:pPr>
      <w:bookmarkStart w:id="4167" w:name="_Toc417706228"/>
      <w:bookmarkStart w:id="4168" w:name="_Ref440445541"/>
      <w:bookmarkStart w:id="4169" w:name="_Ref457437663"/>
      <w:bookmarkStart w:id="4170" w:name="_Ref457707585"/>
      <w:bookmarkStart w:id="4171" w:name="_Ref457792686"/>
      <w:bookmarkStart w:id="4172" w:name="_Ref458333739"/>
      <w:bookmarkStart w:id="4173" w:name="_Ref458336610"/>
      <w:bookmarkStart w:id="4174" w:name="_Toc472818888"/>
      <w:bookmarkStart w:id="4175" w:name="_Toc235503463"/>
      <w:bookmarkStart w:id="4176" w:name="_Toc241509238"/>
      <w:bookmarkStart w:id="4177" w:name="_Toc244416725"/>
      <w:bookmarkStart w:id="4178" w:name="_Toc276631089"/>
      <w:bookmarkStart w:id="4179" w:name="_Ref363828502"/>
      <w:bookmarkStart w:id="4180" w:name="_Ref365531285"/>
      <w:bookmarkStart w:id="4181" w:name="_Ref366133814"/>
      <w:bookmarkStart w:id="4182" w:name="_Toc366141949"/>
      <w:r w:rsidRPr="00E77497">
        <w:t xml:space="preserve">The </w:t>
      </w:r>
      <w:r w:rsidRPr="00E77497">
        <w:rPr>
          <w:rFonts w:ascii="Courier New" w:hAnsi="Courier New"/>
        </w:rPr>
        <w:t>with</w:t>
      </w:r>
      <w:r w:rsidRPr="00E77497">
        <w:t xml:space="preserve"> Statement</w:t>
      </w:r>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2F6F5815" w14:textId="77777777" w:rsidR="004C02EF" w:rsidRPr="00E77497" w:rsidRDefault="004C02EF" w:rsidP="004C02EF">
      <w:pPr>
        <w:pStyle w:val="Syntax"/>
      </w:pPr>
      <w:r w:rsidRPr="00E77497">
        <w:t>Syntax</w:t>
      </w:r>
    </w:p>
    <w:p w14:paraId="5D92FA17" w14:textId="77777777" w:rsidR="004C02EF" w:rsidRPr="00E77497" w:rsidRDefault="004C02EF" w:rsidP="004C02EF">
      <w:pPr>
        <w:pStyle w:val="SyntaxRule"/>
      </w:pPr>
      <w:r w:rsidRPr="00E77497">
        <w:t xml:space="preserve">WithStatement </w:t>
      </w:r>
      <w:r w:rsidRPr="00E77497">
        <w:rPr>
          <w:rFonts w:ascii="Arial" w:hAnsi="Arial"/>
          <w:b/>
          <w:i w:val="0"/>
        </w:rPr>
        <w:t>:</w:t>
      </w:r>
    </w:p>
    <w:p w14:paraId="6A9123BD" w14:textId="77777777"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5D14EC44" w14:textId="77777777" w:rsidR="004C02EF" w:rsidRPr="00C7794D" w:rsidRDefault="00211FB7" w:rsidP="004C02EF">
      <w:pPr>
        <w:rPr>
          <w:sz w:val="18"/>
        </w:rPr>
      </w:pPr>
      <w:r w:rsidRPr="00E77497">
        <w:rPr>
          <w:sz w:val="18"/>
        </w:rPr>
        <w:t>NOTE</w:t>
      </w:r>
      <w:r w:rsidRPr="00E77497">
        <w:rPr>
          <w:sz w:val="18"/>
        </w:rPr>
        <w:tab/>
      </w:r>
      <w:r w:rsidR="004C02EF" w:rsidRPr="00C7794D">
        <w:rPr>
          <w:sz w:val="18"/>
        </w:rPr>
        <w:t xml:space="preserve">The </w:t>
      </w:r>
      <w:r w:rsidR="004C02EF" w:rsidRPr="00C7794D">
        <w:rPr>
          <w:rFonts w:ascii="Courier New" w:hAnsi="Courier New"/>
          <w:b/>
          <w:sz w:val="18"/>
        </w:rPr>
        <w:t xml:space="preserve">with </w:t>
      </w:r>
      <w:r w:rsidR="004C02EF" w:rsidRPr="00C7794D">
        <w:rPr>
          <w:sz w:val="18"/>
        </w:rPr>
        <w:t xml:space="preserve">statement adds an object environment record for a computed object to the lexical environment of the </w:t>
      </w:r>
      <w:r w:rsidR="00B33FB4">
        <w:rPr>
          <w:sz w:val="18"/>
        </w:rPr>
        <w:t>running</w:t>
      </w:r>
      <w:r w:rsidR="00B33FB4" w:rsidRPr="00C7794D">
        <w:rPr>
          <w:sz w:val="18"/>
        </w:rPr>
        <w:t xml:space="preserve"> </w:t>
      </w:r>
      <w:r w:rsidR="004C02EF" w:rsidRPr="00C7794D">
        <w:rPr>
          <w:sz w:val="18"/>
        </w:rPr>
        <w:t>execution context. It then executes a statement using this augmented lexical environment. Finally, it restores the original lexical environment.</w:t>
      </w:r>
    </w:p>
    <w:p w14:paraId="06B8C80B" w14:textId="77777777" w:rsidR="00726A32" w:rsidRPr="00726A32" w:rsidRDefault="00726A32" w:rsidP="00E74C84">
      <w:pPr>
        <w:pStyle w:val="30"/>
      </w:pPr>
      <w:bookmarkStart w:id="4183" w:name="_Toc366141950"/>
      <w:r w:rsidRPr="00726A32">
        <w:t>Static Semantics</w:t>
      </w:r>
      <w:bookmarkEnd w:id="4183"/>
    </w:p>
    <w:p w14:paraId="79DF1194" w14:textId="77777777" w:rsidR="00726A32" w:rsidRPr="00726A32" w:rsidRDefault="00726A32" w:rsidP="00726A32">
      <w:pPr>
        <w:rPr>
          <w:rFonts w:ascii="Helvetica" w:hAnsi="Helvetica"/>
          <w:b/>
        </w:rPr>
      </w:pPr>
      <w:r w:rsidRPr="00726A32">
        <w:rPr>
          <w:rFonts w:ascii="Helvetica" w:hAnsi="Helvetica"/>
          <w:b/>
        </w:rPr>
        <w:t>Static Semantics:  Early Errors</w:t>
      </w:r>
    </w:p>
    <w:p w14:paraId="7DB254D2" w14:textId="77777777" w:rsidR="00514CF8" w:rsidRPr="00E77497" w:rsidRDefault="00514CF8" w:rsidP="00514CF8">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14:paraId="3D6CF872" w14:textId="77777777" w:rsidR="00514CF8" w:rsidRPr="00E77497" w:rsidRDefault="00514CF8" w:rsidP="00D5580A">
      <w:pPr>
        <w:numPr>
          <w:ilvl w:val="0"/>
          <w:numId w:val="737"/>
        </w:numPr>
        <w:spacing w:after="220"/>
      </w:pPr>
      <w:r w:rsidRPr="00E77497">
        <w:t xml:space="preserve">It is a Syntax Error if the code that matches this production is contained in </w:t>
      </w:r>
      <w:r w:rsidR="00DE0462">
        <w:t>strict</w:t>
      </w:r>
      <w:r w:rsidRPr="00E77497">
        <w:t xml:space="preserve"> code.  </w:t>
      </w:r>
    </w:p>
    <w:p w14:paraId="18840682" w14:textId="77777777" w:rsidR="00DE0462" w:rsidRPr="00E77497" w:rsidRDefault="00DE0462" w:rsidP="00DE0462">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1BFA5B95" w14:textId="77777777" w:rsidR="00D72593" w:rsidRPr="00E77497" w:rsidRDefault="00D72593" w:rsidP="00D72593">
      <w:pPr>
        <w:jc w:val="left"/>
      </w:pPr>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14:paraId="6E981900" w14:textId="77777777" w:rsidR="00D72593" w:rsidRPr="00E77497" w:rsidRDefault="00D72593" w:rsidP="00B34B48">
      <w:pPr>
        <w:pStyle w:val="Alg4"/>
        <w:numPr>
          <w:ilvl w:val="0"/>
          <w:numId w:val="483"/>
        </w:numPr>
        <w:spacing w:after="220"/>
        <w:contextualSpacing/>
      </w:pPr>
      <w:r w:rsidRPr="00E77497">
        <w:t xml:space="preserve">Return the VarDeclaredNames of </w:t>
      </w:r>
      <w:r w:rsidRPr="00E77497">
        <w:rPr>
          <w:i/>
        </w:rPr>
        <w:t>Statement</w:t>
      </w:r>
      <w:r w:rsidRPr="00E77497">
        <w:t>.</w:t>
      </w:r>
    </w:p>
    <w:p w14:paraId="5C0405D7" w14:textId="77777777" w:rsidR="00DE0462" w:rsidRPr="00E77497" w:rsidRDefault="00DE0462" w:rsidP="00E74C84">
      <w:pPr>
        <w:pStyle w:val="30"/>
      </w:pPr>
      <w:bookmarkStart w:id="4184" w:name="_Toc366141951"/>
      <w:r w:rsidRPr="00E77497">
        <w:t>Runtime Semantics</w:t>
      </w:r>
      <w:bookmarkEnd w:id="4184"/>
    </w:p>
    <w:p w14:paraId="2160F83A" w14:textId="77777777" w:rsidR="00DE0462" w:rsidRPr="00E77497" w:rsidRDefault="00DE0462" w:rsidP="00DE046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201F8ADC" w14:textId="77777777" w:rsidR="004C02EF" w:rsidRPr="00E77497" w:rsidRDefault="004C02EF" w:rsidP="004C02EF">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4185" w:name="_Toc382212791"/>
    </w:p>
    <w:p w14:paraId="751EDFD4" w14:textId="77777777"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4185"/>
      <w:r w:rsidRPr="00E77497">
        <w:t>.</w:t>
      </w:r>
      <w:bookmarkStart w:id="4186" w:name="_Toc382212792"/>
    </w:p>
    <w:p w14:paraId="3C7DB3EA" w14:textId="77777777"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4186"/>
      <w:r w:rsidRPr="00E77497">
        <w:t>).</w:t>
      </w:r>
      <w:bookmarkStart w:id="4187" w:name="_Toc382212793"/>
    </w:p>
    <w:p w14:paraId="3D6BE110" w14:textId="77777777" w:rsidR="00DE0462" w:rsidRDefault="006552DF" w:rsidP="00DE0462">
      <w:pPr>
        <w:pStyle w:val="Alg2"/>
        <w:numPr>
          <w:ilvl w:val="0"/>
          <w:numId w:val="129"/>
        </w:numPr>
        <w:contextualSpacing/>
      </w:pPr>
      <w:bookmarkStart w:id="4188" w:name="_Toc382212794"/>
      <w:bookmarkEnd w:id="4187"/>
      <w:r>
        <w:t>ReturnIfAbrupt(</w:t>
      </w:r>
      <w:r>
        <w:rPr>
          <w:i/>
        </w:rPr>
        <w:t>obj</w:t>
      </w:r>
      <w:r>
        <w:t>)</w:t>
      </w:r>
      <w:r w:rsidR="00DE0462">
        <w:t>.</w:t>
      </w:r>
    </w:p>
    <w:p w14:paraId="6EA60078" w14:textId="77777777"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r w:rsidR="00B33FB4">
        <w:t>running</w:t>
      </w:r>
      <w:r w:rsidR="002F42C1" w:rsidRPr="00E77497">
        <w:t xml:space="preserve"> </w:t>
      </w:r>
      <w:r w:rsidRPr="00E77497">
        <w:t>execution context’s LexicalEnvironment.</w:t>
      </w:r>
    </w:p>
    <w:p w14:paraId="716CFDBE" w14:textId="77777777"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4189" w:name="_Toc382212795"/>
      <w:bookmarkEnd w:id="4188"/>
      <w:r w:rsidRPr="00E77497">
        <w:t>.</w:t>
      </w:r>
    </w:p>
    <w:p w14:paraId="7D4F4F7E" w14:textId="77777777" w:rsidR="004C02EF" w:rsidRPr="00E77497" w:rsidRDefault="004C02EF" w:rsidP="00B34B48">
      <w:pPr>
        <w:pStyle w:val="Alg2"/>
        <w:numPr>
          <w:ilvl w:val="0"/>
          <w:numId w:val="129"/>
        </w:numPr>
      </w:pPr>
      <w:r w:rsidRPr="00E77497">
        <w:t xml:space="preserve">Set the </w:t>
      </w:r>
      <w:r w:rsidR="00933B52">
        <w:rPr>
          <w:i/>
        </w:rPr>
        <w:t>withEnvironment</w:t>
      </w:r>
      <w:r w:rsidR="00933B52" w:rsidRPr="00E77497">
        <w:t xml:space="preserve"> </w:t>
      </w:r>
      <w:r w:rsidRPr="00E77497">
        <w:t xml:space="preserve">flag of </w:t>
      </w:r>
      <w:r w:rsidRPr="00E77497">
        <w:rPr>
          <w:i/>
        </w:rPr>
        <w:t>newEnv</w:t>
      </w:r>
      <w:r w:rsidR="0065158F">
        <w:rPr>
          <w:i/>
        </w:rPr>
        <w:t xml:space="preserve">’s </w:t>
      </w:r>
      <w:r w:rsidR="0065158F" w:rsidRPr="00E77497">
        <w:t>environment record</w:t>
      </w:r>
      <w:r w:rsidRPr="00E77497">
        <w:t xml:space="preserve"> to </w:t>
      </w:r>
      <w:r w:rsidRPr="00E77497">
        <w:rPr>
          <w:b/>
        </w:rPr>
        <w:t>true</w:t>
      </w:r>
      <w:r w:rsidRPr="00E77497">
        <w:t>.</w:t>
      </w:r>
    </w:p>
    <w:p w14:paraId="66A97D26" w14:textId="77777777" w:rsidR="0065158F" w:rsidRDefault="0065158F" w:rsidP="0065158F">
      <w:pPr>
        <w:pStyle w:val="Alg2"/>
        <w:numPr>
          <w:ilvl w:val="0"/>
          <w:numId w:val="129"/>
        </w:numPr>
      </w:pPr>
      <w:r>
        <w:t xml:space="preserve">Let </w:t>
      </w:r>
      <w:r>
        <w:rPr>
          <w:i/>
          <w:iCs/>
        </w:rPr>
        <w:t>blackListArray</w:t>
      </w:r>
      <w:r>
        <w:t xml:space="preserve"> be the result of Get(</w:t>
      </w:r>
      <w:r>
        <w:rPr>
          <w:i/>
          <w:iCs/>
        </w:rPr>
        <w:t>obj</w:t>
      </w:r>
      <w:r>
        <w:t>,@@unscopables).</w:t>
      </w:r>
    </w:p>
    <w:p w14:paraId="0F32F5B2" w14:textId="77777777" w:rsidR="0065158F" w:rsidRDefault="0065158F" w:rsidP="00B34B48">
      <w:pPr>
        <w:pStyle w:val="Alg2"/>
        <w:numPr>
          <w:ilvl w:val="0"/>
          <w:numId w:val="129"/>
        </w:numPr>
      </w:pPr>
      <w:r>
        <w:t>ReturnIfAbrupt(</w:t>
      </w:r>
      <w:r>
        <w:rPr>
          <w:i/>
          <w:iCs/>
        </w:rPr>
        <w:t>blackListArray</w:t>
      </w:r>
      <w:r>
        <w:t>).</w:t>
      </w:r>
    </w:p>
    <w:p w14:paraId="31086DCE" w14:textId="77777777" w:rsidR="0065158F" w:rsidRDefault="0065158F" w:rsidP="0065158F">
      <w:pPr>
        <w:pStyle w:val="Alg2"/>
        <w:numPr>
          <w:ilvl w:val="0"/>
          <w:numId w:val="129"/>
        </w:numPr>
      </w:pPr>
      <w:r>
        <w:t>If Type(</w:t>
      </w:r>
      <w:r>
        <w:rPr>
          <w:i/>
          <w:iCs/>
        </w:rPr>
        <w:t>blackListArray</w:t>
      </w:r>
      <w:r>
        <w:t xml:space="preserve">) is Object, then </w:t>
      </w:r>
    </w:p>
    <w:p w14:paraId="2B693DE5" w14:textId="77777777" w:rsidR="0065158F" w:rsidRDefault="0065158F" w:rsidP="00E74C84">
      <w:pPr>
        <w:pStyle w:val="Alg2"/>
        <w:numPr>
          <w:ilvl w:val="1"/>
          <w:numId w:val="129"/>
        </w:numPr>
      </w:pPr>
      <w:r>
        <w:t xml:space="preserve">Let </w:t>
      </w:r>
      <w:r>
        <w:rPr>
          <w:i/>
          <w:iCs/>
        </w:rPr>
        <w:t>blacklist</w:t>
      </w:r>
      <w:r>
        <w:t xml:space="preserve"> be CreateListFromArray(</w:t>
      </w:r>
      <w:r>
        <w:rPr>
          <w:i/>
          <w:iCs/>
        </w:rPr>
        <w:t>blackListArray</w:t>
      </w:r>
      <w:r>
        <w:t>).</w:t>
      </w:r>
    </w:p>
    <w:p w14:paraId="7F784DA8" w14:textId="77777777" w:rsidR="0065158F" w:rsidRDefault="0065158F" w:rsidP="00E74C84">
      <w:pPr>
        <w:pStyle w:val="Alg2"/>
        <w:numPr>
          <w:ilvl w:val="1"/>
          <w:numId w:val="129"/>
        </w:numPr>
      </w:pPr>
      <w:r>
        <w:t>ReturnIfAbrupt(</w:t>
      </w:r>
      <w:r>
        <w:rPr>
          <w:i/>
          <w:iCs/>
        </w:rPr>
        <w:t>blackListArray</w:t>
      </w:r>
      <w:r>
        <w:t>).</w:t>
      </w:r>
    </w:p>
    <w:p w14:paraId="45483392" w14:textId="77777777" w:rsidR="0065158F" w:rsidRDefault="0065158F" w:rsidP="00E74C84">
      <w:pPr>
        <w:pStyle w:val="Alg2"/>
        <w:numPr>
          <w:ilvl w:val="1"/>
          <w:numId w:val="129"/>
        </w:numPr>
      </w:pPr>
      <w:r>
        <w:t xml:space="preserve">Set </w:t>
      </w:r>
      <w:r>
        <w:rPr>
          <w:i/>
        </w:rPr>
        <w:t>withEnvironment</w:t>
      </w:r>
      <w:r w:rsidRPr="00E77497">
        <w:t xml:space="preserve"> of </w:t>
      </w:r>
      <w:r w:rsidRPr="00E77497">
        <w:rPr>
          <w:i/>
        </w:rPr>
        <w:t>newEnv</w:t>
      </w:r>
      <w:r>
        <w:rPr>
          <w:i/>
        </w:rPr>
        <w:t xml:space="preserve">’s </w:t>
      </w:r>
      <w:r w:rsidRPr="00E77497">
        <w:t>environment record to</w:t>
      </w:r>
      <w:r>
        <w:t xml:space="preserve"> </w:t>
      </w:r>
      <w:r>
        <w:rPr>
          <w:i/>
          <w:iCs/>
        </w:rPr>
        <w:t>blackListArray</w:t>
      </w:r>
      <w:r>
        <w:rPr>
          <w:iCs/>
        </w:rPr>
        <w:t>.</w:t>
      </w:r>
    </w:p>
    <w:p w14:paraId="7DEF4685" w14:textId="77777777"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LexicalEnvironment to </w:t>
      </w:r>
      <w:r w:rsidRPr="00E77497">
        <w:rPr>
          <w:i/>
        </w:rPr>
        <w:t>newEnv</w:t>
      </w:r>
      <w:r w:rsidRPr="00E77497">
        <w:t>.</w:t>
      </w:r>
    </w:p>
    <w:p w14:paraId="5F715E64" w14:textId="77777777"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r w:rsidR="00DE0462">
        <w:t>.</w:t>
      </w:r>
      <w:r w:rsidRPr="00E77497">
        <w:rPr>
          <w:i/>
        </w:rPr>
        <w:t xml:space="preserve"> </w:t>
      </w:r>
      <w:bookmarkStart w:id="4190" w:name="_Toc382212796"/>
      <w:bookmarkEnd w:id="4189"/>
    </w:p>
    <w:p w14:paraId="1B3F08C2" w14:textId="77777777"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 Environment to </w:t>
      </w:r>
      <w:r w:rsidRPr="00E77497">
        <w:rPr>
          <w:i/>
        </w:rPr>
        <w:t>oldEnv</w:t>
      </w:r>
      <w:r w:rsidRPr="00E77497">
        <w:t>.</w:t>
      </w:r>
    </w:p>
    <w:bookmarkEnd w:id="4190"/>
    <w:p w14:paraId="5C3FB991" w14:textId="77777777"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14:paraId="13BEC745" w14:textId="77777777"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4191" w:name="_Toc381513723"/>
      <w:bookmarkStart w:id="4192" w:name="_Toc382212245"/>
      <w:bookmarkStart w:id="4193" w:name="_Toc382212808"/>
      <w:bookmarkStart w:id="4194" w:name="_Toc382291590"/>
      <w:r w:rsidRPr="00E77497">
        <w:t>.</w:t>
      </w:r>
      <w:bookmarkStart w:id="4195" w:name="_Toc385672239"/>
      <w:bookmarkStart w:id="4196" w:name="_Ref386878658"/>
      <w:bookmarkStart w:id="4197" w:name="_Toc393690343"/>
    </w:p>
    <w:p w14:paraId="18EF6282" w14:textId="77777777" w:rsidR="004C02EF" w:rsidRPr="00E77497" w:rsidRDefault="004C02EF" w:rsidP="00D148E9">
      <w:pPr>
        <w:pStyle w:val="20"/>
      </w:pPr>
      <w:bookmarkStart w:id="4198" w:name="_Toc417706229"/>
      <w:bookmarkStart w:id="4199" w:name="_Ref457437670"/>
      <w:bookmarkStart w:id="4200" w:name="_Ref457437671"/>
      <w:bookmarkStart w:id="4201" w:name="_Ref457437672"/>
      <w:bookmarkStart w:id="4202" w:name="_Ref457437673"/>
      <w:bookmarkStart w:id="4203" w:name="_Ref457437674"/>
      <w:bookmarkStart w:id="4204" w:name="_Toc472818889"/>
      <w:bookmarkStart w:id="4205" w:name="_Toc235503465"/>
      <w:bookmarkStart w:id="4206" w:name="_Toc241509240"/>
      <w:bookmarkStart w:id="4207" w:name="_Toc244416727"/>
      <w:bookmarkStart w:id="4208" w:name="_Toc276631091"/>
      <w:bookmarkStart w:id="4209" w:name="_Toc366141952"/>
      <w:r w:rsidRPr="00E77497">
        <w:t xml:space="preserve">The </w:t>
      </w:r>
      <w:r w:rsidRPr="00E77497">
        <w:rPr>
          <w:rFonts w:ascii="Courier New" w:hAnsi="Courier New"/>
          <w:sz w:val="20"/>
        </w:rPr>
        <w:t>switch</w:t>
      </w:r>
      <w:r w:rsidRPr="00E77497">
        <w:t xml:space="preserve"> Statement</w:t>
      </w:r>
      <w:bookmarkEnd w:id="4198"/>
      <w:bookmarkEnd w:id="4199"/>
      <w:bookmarkEnd w:id="4200"/>
      <w:bookmarkEnd w:id="4201"/>
      <w:bookmarkEnd w:id="4202"/>
      <w:bookmarkEnd w:id="4203"/>
      <w:bookmarkEnd w:id="4204"/>
      <w:bookmarkEnd w:id="4205"/>
      <w:bookmarkEnd w:id="4206"/>
      <w:bookmarkEnd w:id="4207"/>
      <w:bookmarkEnd w:id="4208"/>
      <w:bookmarkEnd w:id="4209"/>
    </w:p>
    <w:p w14:paraId="32A2D0CC" w14:textId="77777777" w:rsidR="004C02EF" w:rsidRPr="00E77497" w:rsidRDefault="004C02EF" w:rsidP="004C02EF">
      <w:pPr>
        <w:pStyle w:val="Syntax"/>
      </w:pPr>
      <w:r w:rsidRPr="00E77497">
        <w:t>Syntax</w:t>
      </w:r>
    </w:p>
    <w:p w14:paraId="2B30E519" w14:textId="77777777" w:rsidR="004C02EF" w:rsidRPr="00E77497" w:rsidRDefault="004C02EF" w:rsidP="004C02EF">
      <w:pPr>
        <w:pStyle w:val="SyntaxRule"/>
      </w:pPr>
      <w:r w:rsidRPr="00E77497">
        <w:t xml:space="preserve">SwitchStatement </w:t>
      </w:r>
      <w:r w:rsidRPr="00E77497">
        <w:rPr>
          <w:rFonts w:ascii="Arial" w:hAnsi="Arial"/>
          <w:b/>
          <w:i w:val="0"/>
        </w:rPr>
        <w:t>:</w:t>
      </w:r>
    </w:p>
    <w:p w14:paraId="0DD1B266" w14:textId="77777777"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40B59D04" w14:textId="77777777" w:rsidR="004C02EF" w:rsidRPr="00E77497" w:rsidRDefault="004C02EF" w:rsidP="004C02EF">
      <w:pPr>
        <w:pStyle w:val="SyntaxRule"/>
      </w:pPr>
      <w:r w:rsidRPr="00E77497">
        <w:t xml:space="preserve">CaseBlock </w:t>
      </w:r>
      <w:r w:rsidRPr="00E77497">
        <w:rPr>
          <w:rFonts w:ascii="Arial" w:hAnsi="Arial"/>
          <w:b/>
          <w:i w:val="0"/>
        </w:rPr>
        <w:t>:</w:t>
      </w:r>
    </w:p>
    <w:p w14:paraId="12557181" w14:textId="77777777"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14:paraId="72F02D8A" w14:textId="77777777" w:rsidR="004C02EF" w:rsidRPr="00E77497" w:rsidRDefault="004C02EF" w:rsidP="004C02EF">
      <w:pPr>
        <w:pStyle w:val="SyntaxRule"/>
      </w:pPr>
      <w:r w:rsidRPr="00E77497">
        <w:t xml:space="preserve">CaseClauses </w:t>
      </w:r>
      <w:r w:rsidRPr="00E77497">
        <w:rPr>
          <w:rFonts w:ascii="Arial" w:hAnsi="Arial"/>
          <w:b/>
          <w:i w:val="0"/>
        </w:rPr>
        <w:t>:</w:t>
      </w:r>
    </w:p>
    <w:p w14:paraId="030FF282" w14:textId="77777777" w:rsidR="004C02EF" w:rsidRPr="00E77497" w:rsidRDefault="004C02EF" w:rsidP="004C02EF">
      <w:pPr>
        <w:pStyle w:val="SyntaxDefinition"/>
      </w:pPr>
      <w:r w:rsidRPr="00E77497">
        <w:t>CaseClause</w:t>
      </w:r>
      <w:r w:rsidRPr="00E77497">
        <w:br/>
        <w:t>CaseClauses CaseClause</w:t>
      </w:r>
    </w:p>
    <w:p w14:paraId="15D723F2" w14:textId="77777777" w:rsidR="004C02EF" w:rsidRPr="00E77497" w:rsidRDefault="004C02EF" w:rsidP="004C02EF">
      <w:pPr>
        <w:pStyle w:val="SyntaxRule"/>
      </w:pPr>
      <w:r w:rsidRPr="00E77497">
        <w:t xml:space="preserve">CaseClause </w:t>
      </w:r>
      <w:r w:rsidRPr="00E77497">
        <w:rPr>
          <w:rFonts w:ascii="Arial" w:hAnsi="Arial"/>
          <w:b/>
          <w:i w:val="0"/>
        </w:rPr>
        <w:t>:</w:t>
      </w:r>
    </w:p>
    <w:p w14:paraId="798AAFAA" w14:textId="77777777"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5881F8CE" w14:textId="77777777" w:rsidR="004C02EF" w:rsidRPr="00E77497" w:rsidRDefault="004C02EF" w:rsidP="004C02EF">
      <w:pPr>
        <w:pStyle w:val="SyntaxRule"/>
      </w:pPr>
      <w:r w:rsidRPr="00E77497">
        <w:t xml:space="preserve">DefaultClause </w:t>
      </w:r>
      <w:r w:rsidRPr="00E77497">
        <w:rPr>
          <w:rFonts w:ascii="Arial" w:hAnsi="Arial"/>
          <w:b/>
          <w:i w:val="0"/>
        </w:rPr>
        <w:t>:</w:t>
      </w:r>
    </w:p>
    <w:p w14:paraId="0D32CDFB" w14:textId="77777777"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7114D32C" w14:textId="77777777" w:rsidR="003C2189" w:rsidRPr="00E77497" w:rsidRDefault="003C2189" w:rsidP="00E74C84">
      <w:pPr>
        <w:pStyle w:val="30"/>
      </w:pPr>
      <w:bookmarkStart w:id="4210" w:name="_Toc366141953"/>
      <w:r w:rsidRPr="00E77497">
        <w:t>Static Semantics</w:t>
      </w:r>
      <w:bookmarkEnd w:id="4210"/>
    </w:p>
    <w:p w14:paraId="46F639A4" w14:textId="77777777" w:rsidR="003C2189" w:rsidRPr="00E77497" w:rsidRDefault="003C2189" w:rsidP="003C2189">
      <w:pPr>
        <w:rPr>
          <w:rFonts w:ascii="Helvetica" w:hAnsi="Helvetica"/>
          <w:b/>
        </w:rPr>
      </w:pPr>
      <w:r w:rsidRPr="00E77497">
        <w:rPr>
          <w:rFonts w:ascii="Helvetica" w:hAnsi="Helvetica"/>
          <w:b/>
        </w:rPr>
        <w:t>Static Semantics:  Early Errors</w:t>
      </w:r>
    </w:p>
    <w:p w14:paraId="6F0E2FC0" w14:textId="77777777" w:rsidR="003C1856" w:rsidRPr="003B4312" w:rsidRDefault="003C1856" w:rsidP="003C1856">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p>
    <w:p w14:paraId="0E4ADD87" w14:textId="77777777" w:rsidR="003C1856" w:rsidRPr="004D1BD1" w:rsidRDefault="003C1856" w:rsidP="00BC2562">
      <w:pPr>
        <w:numPr>
          <w:ilvl w:val="0"/>
          <w:numId w:val="737"/>
        </w:numPr>
        <w:spacing w:after="220"/>
        <w:contextualSpacing/>
      </w:pPr>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entr</w:t>
      </w:r>
      <w:r w:rsidR="00650D6A">
        <w:t>i</w:t>
      </w:r>
      <w:r w:rsidRPr="004D1BD1">
        <w:t>es.</w:t>
      </w:r>
    </w:p>
    <w:p w14:paraId="6921326C" w14:textId="77777777" w:rsidR="003C1856" w:rsidRPr="004D1BD1" w:rsidRDefault="003C1856" w:rsidP="00BC2562">
      <w:pPr>
        <w:numPr>
          <w:ilvl w:val="0"/>
          <w:numId w:val="737"/>
        </w:numPr>
        <w:spacing w:after="220"/>
      </w:pPr>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p>
    <w:p w14:paraId="399843C8" w14:textId="77777777" w:rsidR="00352017" w:rsidRPr="00E77497" w:rsidRDefault="00352017" w:rsidP="00352017">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LexicalDeclarations</w:t>
      </w:r>
    </w:p>
    <w:p w14:paraId="216D34BD" w14:textId="77777777"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14:paraId="758CEB68" w14:textId="77777777" w:rsidR="00383225" w:rsidRPr="003B4312" w:rsidRDefault="00383225" w:rsidP="00B34B48">
      <w:pPr>
        <w:pStyle w:val="Alg4"/>
        <w:numPr>
          <w:ilvl w:val="0"/>
          <w:numId w:val="485"/>
        </w:numPr>
        <w:spacing w:after="220"/>
        <w:contextualSpacing/>
      </w:pPr>
      <w:r w:rsidRPr="003B4312">
        <w:t>Return a new empty List.</w:t>
      </w:r>
    </w:p>
    <w:p w14:paraId="3A2FF030" w14:textId="77777777" w:rsidR="0030338C" w:rsidRPr="004D1BD1" w:rsidRDefault="0030338C" w:rsidP="0030338C">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14:paraId="5C1E4192" w14:textId="77777777" w:rsidR="0030338C" w:rsidRPr="004D1BD1" w:rsidRDefault="0030338C" w:rsidP="00B34B48">
      <w:pPr>
        <w:pStyle w:val="Alg4"/>
        <w:numPr>
          <w:ilvl w:val="0"/>
          <w:numId w:val="532"/>
        </w:numPr>
        <w:spacing w:after="220"/>
        <w:contextualSpacing/>
      </w:pPr>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p>
    <w:p w14:paraId="0FC6599B" w14:textId="77777777" w:rsidR="0030338C" w:rsidRPr="006B6D0A" w:rsidRDefault="0030338C" w:rsidP="00B34B48">
      <w:pPr>
        <w:pStyle w:val="Alg4"/>
        <w:numPr>
          <w:ilvl w:val="0"/>
          <w:numId w:val="532"/>
        </w:numPr>
        <w:spacing w:after="220"/>
        <w:contextualSpacing/>
      </w:pPr>
      <w:r w:rsidRPr="003B4312">
        <w:t xml:space="preserve">Else let </w:t>
      </w:r>
      <w:r w:rsidRPr="006B6D0A">
        <w:rPr>
          <w:i/>
        </w:rPr>
        <w:t xml:space="preserve">declarations </w:t>
      </w:r>
      <w:r w:rsidRPr="006B6D0A">
        <w:t>be a new empty List.</w:t>
      </w:r>
    </w:p>
    <w:p w14:paraId="4768416F" w14:textId="77777777" w:rsidR="0030338C" w:rsidRPr="003B4312" w:rsidRDefault="0030338C" w:rsidP="00B34B48">
      <w:pPr>
        <w:pStyle w:val="Alg4"/>
        <w:numPr>
          <w:ilvl w:val="0"/>
          <w:numId w:val="532"/>
        </w:numPr>
        <w:spacing w:after="220"/>
        <w:contextualSpacing/>
        <w:rPr>
          <w:rStyle w:val="bnf"/>
          <w:i w:val="0"/>
        </w:rPr>
      </w:pPr>
      <w:r w:rsidRPr="006B6D0A">
        <w:t xml:space="preserve">Append to </w:t>
      </w:r>
      <w:r w:rsidRPr="00E65A34">
        <w:rPr>
          <w:i/>
        </w:rPr>
        <w:t xml:space="preserve">declarations </w:t>
      </w:r>
      <w:r w:rsidRPr="009C202C">
        <w:t xml:space="preserve">the elements of the </w:t>
      </w:r>
      <w:r w:rsidR="00C700A2" w:rsidRPr="006B6D0A">
        <w:t xml:space="preserve">LexicalDeclarations </w:t>
      </w:r>
      <w:r w:rsidRPr="009C202C">
        <w:t xml:space="preserve">of the </w:t>
      </w:r>
      <w:r w:rsidRPr="00C7794D">
        <w:rPr>
          <w:i/>
        </w:rPr>
        <w:t>DefaultClause</w:t>
      </w:r>
      <w:r w:rsidRPr="004D1BD1">
        <w:rPr>
          <w:rStyle w:val="bnf"/>
        </w:rPr>
        <w:t>.</w:t>
      </w:r>
    </w:p>
    <w:p w14:paraId="05A32D06" w14:textId="77777777" w:rsidR="0030338C" w:rsidRPr="006B6D0A" w:rsidRDefault="0030338C" w:rsidP="00B34B48">
      <w:pPr>
        <w:pStyle w:val="Alg4"/>
        <w:numPr>
          <w:ilvl w:val="0"/>
          <w:numId w:val="532"/>
        </w:numPr>
        <w:spacing w:after="220"/>
        <w:contextualSpacing/>
      </w:pPr>
      <w:r w:rsidRPr="006B6D0A">
        <w:t xml:space="preserve">If the second </w:t>
      </w:r>
      <w:r w:rsidRPr="00C7794D">
        <w:rPr>
          <w:i/>
        </w:rPr>
        <w:t>CaseClauses</w:t>
      </w:r>
      <w:r w:rsidRPr="004D1BD1">
        <w:t xml:space="preserve"> is not present, return </w:t>
      </w:r>
      <w:r w:rsidR="00C700A2" w:rsidRPr="00E65A34">
        <w:rPr>
          <w:i/>
        </w:rPr>
        <w:t>declarations</w:t>
      </w:r>
      <w:r w:rsidRPr="006B6D0A">
        <w:t>.</w:t>
      </w:r>
    </w:p>
    <w:p w14:paraId="6002EFA8" w14:textId="77777777" w:rsidR="0030338C" w:rsidRPr="004D1BD1" w:rsidRDefault="0030338C" w:rsidP="00B34B48">
      <w:pPr>
        <w:pStyle w:val="Alg4"/>
        <w:numPr>
          <w:ilvl w:val="0"/>
          <w:numId w:val="532"/>
        </w:numPr>
        <w:spacing w:after="220"/>
        <w:contextualSpacing/>
      </w:pPr>
      <w:r w:rsidRPr="006B6D0A">
        <w:t>Else return the result of append</w:t>
      </w:r>
      <w:r w:rsidR="00F77917">
        <w:t>ing</w:t>
      </w:r>
      <w:r w:rsidRPr="006B6D0A">
        <w:t xml:space="preserve"> to </w:t>
      </w:r>
      <w:r w:rsidR="00C700A2" w:rsidRPr="00E65A34">
        <w:rPr>
          <w:i/>
        </w:rPr>
        <w:t xml:space="preserve">declarations </w:t>
      </w:r>
      <w:r w:rsidRPr="006B6D0A">
        <w:t>the elements of the Lexical</w:t>
      </w:r>
      <w:r w:rsidR="00C700A2">
        <w:t>Declarations</w:t>
      </w:r>
      <w:r w:rsidRPr="006B6D0A">
        <w:t xml:space="preserve"> of the second </w:t>
      </w:r>
      <w:r w:rsidRPr="00C7794D">
        <w:rPr>
          <w:i/>
        </w:rPr>
        <w:t>CaseClauses</w:t>
      </w:r>
      <w:r w:rsidRPr="004D1BD1">
        <w:t>.</w:t>
      </w:r>
    </w:p>
    <w:p w14:paraId="6BB0EDE0" w14:textId="77777777" w:rsidR="00712597" w:rsidRPr="00E77497" w:rsidRDefault="00712597" w:rsidP="00712597">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14:paraId="7DA28F26" w14:textId="77777777" w:rsidR="00712597" w:rsidRPr="00E77497" w:rsidRDefault="00712597" w:rsidP="00435B72">
      <w:pPr>
        <w:pStyle w:val="Alg4"/>
        <w:numPr>
          <w:ilvl w:val="0"/>
          <w:numId w:val="534"/>
        </w:numPr>
        <w:spacing w:after="220"/>
        <w:contextualSpacing/>
      </w:pPr>
      <w:r w:rsidRPr="00E77497">
        <w:t xml:space="preserve">Let </w:t>
      </w:r>
      <w:r w:rsidRPr="00E77497">
        <w:rPr>
          <w:i/>
        </w:rPr>
        <w:t xml:space="preserve">declarations </w:t>
      </w:r>
      <w:r w:rsidRPr="00E77497">
        <w:t xml:space="preserve">be LexicalDeclarations of </w:t>
      </w:r>
      <w:r w:rsidRPr="00E77497">
        <w:rPr>
          <w:i/>
        </w:rPr>
        <w:t>CaseClauses</w:t>
      </w:r>
      <w:r w:rsidRPr="00E77497">
        <w:t>.</w:t>
      </w:r>
    </w:p>
    <w:p w14:paraId="605AB0D8" w14:textId="77777777" w:rsidR="00712597" w:rsidRPr="00E77497" w:rsidRDefault="00712597" w:rsidP="00435B72">
      <w:pPr>
        <w:pStyle w:val="Alg4"/>
        <w:numPr>
          <w:ilvl w:val="0"/>
          <w:numId w:val="534"/>
        </w:numPr>
        <w:spacing w:after="220"/>
        <w:contextualSpacing/>
        <w:rPr>
          <w:rStyle w:val="bnf"/>
          <w:i w:val="0"/>
        </w:rPr>
      </w:pPr>
      <w:r w:rsidRPr="00E77497">
        <w:t xml:space="preserve">Append to </w:t>
      </w:r>
      <w:r w:rsidR="00C700A2" w:rsidRPr="00E77497">
        <w:rPr>
          <w:i/>
        </w:rPr>
        <w:t xml:space="preserve">declarations </w:t>
      </w:r>
      <w:r w:rsidRPr="00E77497">
        <w:t xml:space="preserve">the elements of the LexicalDeclarations of </w:t>
      </w:r>
      <w:r w:rsidRPr="00E77497">
        <w:rPr>
          <w:i/>
        </w:rPr>
        <w:t>CaseClause</w:t>
      </w:r>
      <w:r w:rsidRPr="00E77497">
        <w:rPr>
          <w:rStyle w:val="bnf"/>
        </w:rPr>
        <w:t>.</w:t>
      </w:r>
    </w:p>
    <w:p w14:paraId="123F3B0B" w14:textId="77777777" w:rsidR="00712597" w:rsidRPr="00E77497" w:rsidRDefault="00712597" w:rsidP="00435B72">
      <w:pPr>
        <w:pStyle w:val="Alg4"/>
        <w:numPr>
          <w:ilvl w:val="0"/>
          <w:numId w:val="534"/>
        </w:numPr>
        <w:spacing w:after="220"/>
        <w:contextualSpacing/>
      </w:pPr>
      <w:r w:rsidRPr="00E77497">
        <w:t xml:space="preserve">Return </w:t>
      </w:r>
      <w:r w:rsidRPr="00E77497">
        <w:rPr>
          <w:i/>
        </w:rPr>
        <w:t>declarations</w:t>
      </w:r>
      <w:r w:rsidRPr="00E77497">
        <w:t>.</w:t>
      </w:r>
    </w:p>
    <w:p w14:paraId="1EC8D00B" w14:textId="77777777"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14:paraId="18E1EE92" w14:textId="77777777" w:rsidR="006A32A0" w:rsidRPr="00E77497" w:rsidRDefault="006A32A0" w:rsidP="00435B72">
      <w:pPr>
        <w:pStyle w:val="Alg4"/>
        <w:numPr>
          <w:ilvl w:val="0"/>
          <w:numId w:val="535"/>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14:paraId="2E8A0FD6" w14:textId="77777777" w:rsidR="006A32A0" w:rsidRPr="00E77497" w:rsidRDefault="006A32A0" w:rsidP="00435B72">
      <w:pPr>
        <w:pStyle w:val="Alg4"/>
        <w:numPr>
          <w:ilvl w:val="0"/>
          <w:numId w:val="535"/>
        </w:numPr>
        <w:spacing w:after="220"/>
        <w:contextualSpacing/>
      </w:pPr>
      <w:r w:rsidRPr="00E77497">
        <w:t>Else return a new empty List.</w:t>
      </w:r>
    </w:p>
    <w:p w14:paraId="018E5272" w14:textId="77777777" w:rsidR="00D97D35" w:rsidRPr="00E77497" w:rsidRDefault="00D97D35" w:rsidP="00D97D35">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14:paraId="4BFDA0C0" w14:textId="77777777" w:rsidR="00D97D35" w:rsidRPr="00E77497" w:rsidRDefault="00D97D35" w:rsidP="00435B72">
      <w:pPr>
        <w:pStyle w:val="Alg4"/>
        <w:numPr>
          <w:ilvl w:val="0"/>
          <w:numId w:val="536"/>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14:paraId="5C0CCE93" w14:textId="77777777" w:rsidR="00D97D35" w:rsidRPr="00E77497" w:rsidRDefault="00D97D35" w:rsidP="00435B72">
      <w:pPr>
        <w:pStyle w:val="Alg4"/>
        <w:numPr>
          <w:ilvl w:val="0"/>
          <w:numId w:val="536"/>
        </w:numPr>
        <w:spacing w:after="220"/>
        <w:contextualSpacing/>
      </w:pPr>
      <w:r w:rsidRPr="00E77497">
        <w:t>Else return a new empty List.</w:t>
      </w:r>
    </w:p>
    <w:p w14:paraId="725DC720" w14:textId="77777777" w:rsidR="00001CB2" w:rsidRPr="00E77497" w:rsidRDefault="00001CB2" w:rsidP="00001CB2">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14:paraId="12ACFBC8" w14:textId="77777777"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14:paraId="1143E387" w14:textId="77777777" w:rsidR="00383225" w:rsidRPr="003B4312" w:rsidRDefault="00383225" w:rsidP="00435B72">
      <w:pPr>
        <w:pStyle w:val="Alg4"/>
        <w:numPr>
          <w:ilvl w:val="0"/>
          <w:numId w:val="600"/>
        </w:numPr>
        <w:spacing w:after="220"/>
        <w:contextualSpacing/>
      </w:pPr>
      <w:r w:rsidRPr="003B4312">
        <w:t>Return a new empty List.</w:t>
      </w:r>
    </w:p>
    <w:p w14:paraId="747C6A89" w14:textId="77777777" w:rsidR="008B496E" w:rsidRPr="004D1BD1" w:rsidRDefault="008B496E" w:rsidP="008B496E">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14:paraId="64100852" w14:textId="77777777" w:rsidR="008B496E" w:rsidRPr="004D1BD1" w:rsidRDefault="008B496E" w:rsidP="00435B72">
      <w:pPr>
        <w:pStyle w:val="Alg4"/>
        <w:numPr>
          <w:ilvl w:val="0"/>
          <w:numId w:val="487"/>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p>
    <w:p w14:paraId="561C2A0C" w14:textId="77777777" w:rsidR="008B496E" w:rsidRPr="006B6D0A" w:rsidRDefault="008B496E" w:rsidP="00435B72">
      <w:pPr>
        <w:pStyle w:val="Alg4"/>
        <w:numPr>
          <w:ilvl w:val="0"/>
          <w:numId w:val="487"/>
        </w:numPr>
        <w:spacing w:after="220"/>
        <w:contextualSpacing/>
      </w:pPr>
      <w:r w:rsidRPr="003B4312">
        <w:t xml:space="preserve">Else let </w:t>
      </w:r>
      <w:r w:rsidRPr="006B6D0A">
        <w:rPr>
          <w:i/>
        </w:rPr>
        <w:t>names</w:t>
      </w:r>
      <w:r w:rsidRPr="006B6D0A">
        <w:t xml:space="preserve"> be a new empty List.</w:t>
      </w:r>
    </w:p>
    <w:p w14:paraId="1185FCA8" w14:textId="77777777" w:rsidR="008B496E" w:rsidRPr="003B4312" w:rsidRDefault="008B496E" w:rsidP="00435B72">
      <w:pPr>
        <w:pStyle w:val="Alg4"/>
        <w:numPr>
          <w:ilvl w:val="0"/>
          <w:numId w:val="487"/>
        </w:numPr>
        <w:spacing w:after="220"/>
        <w:contextualSpacing/>
        <w:rPr>
          <w:rStyle w:val="bnf"/>
          <w:i w:val="0"/>
        </w:rPr>
      </w:pPr>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p>
    <w:p w14:paraId="5C3A7AE4" w14:textId="77777777" w:rsidR="008B496E" w:rsidRPr="006B6D0A" w:rsidRDefault="008B496E" w:rsidP="00435B72">
      <w:pPr>
        <w:pStyle w:val="Alg4"/>
        <w:numPr>
          <w:ilvl w:val="0"/>
          <w:numId w:val="487"/>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14:paraId="4A897011" w14:textId="77777777" w:rsidR="008B496E" w:rsidRPr="004D1BD1" w:rsidRDefault="008B496E" w:rsidP="00435B72">
      <w:pPr>
        <w:pStyle w:val="Alg4"/>
        <w:numPr>
          <w:ilvl w:val="0"/>
          <w:numId w:val="487"/>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LexicallyDeclaredNames of the second </w:t>
      </w:r>
      <w:r w:rsidRPr="00C7794D">
        <w:rPr>
          <w:i/>
        </w:rPr>
        <w:t>CaseClauses</w:t>
      </w:r>
      <w:r w:rsidRPr="004D1BD1">
        <w:t>.</w:t>
      </w:r>
    </w:p>
    <w:p w14:paraId="159D23F4" w14:textId="77777777" w:rsidR="00330832" w:rsidRPr="00E77497" w:rsidRDefault="00330832" w:rsidP="00330832">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14:paraId="48791112" w14:textId="77777777" w:rsidR="00330832" w:rsidRPr="00E77497" w:rsidRDefault="00330832" w:rsidP="00435B72">
      <w:pPr>
        <w:pStyle w:val="Alg4"/>
        <w:numPr>
          <w:ilvl w:val="0"/>
          <w:numId w:val="521"/>
        </w:numPr>
        <w:spacing w:after="220"/>
        <w:contextualSpacing/>
      </w:pPr>
      <w:r w:rsidRPr="00E77497">
        <w:t xml:space="preserve">Let </w:t>
      </w:r>
      <w:r w:rsidRPr="00E77497">
        <w:rPr>
          <w:i/>
        </w:rPr>
        <w:t xml:space="preserve">names </w:t>
      </w:r>
      <w:r w:rsidRPr="00E77497">
        <w:t xml:space="preserve">be LexicallyDeclaredNames of </w:t>
      </w:r>
      <w:r w:rsidRPr="00E77497">
        <w:rPr>
          <w:i/>
        </w:rPr>
        <w:t>CaseClauses</w:t>
      </w:r>
      <w:r w:rsidRPr="00E77497">
        <w:t>.</w:t>
      </w:r>
    </w:p>
    <w:p w14:paraId="6790B9AD" w14:textId="77777777" w:rsidR="00330832" w:rsidRPr="00E77497" w:rsidRDefault="00330832" w:rsidP="00435B72">
      <w:pPr>
        <w:pStyle w:val="Alg4"/>
        <w:numPr>
          <w:ilvl w:val="0"/>
          <w:numId w:val="521"/>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p>
    <w:p w14:paraId="36300F65" w14:textId="77777777" w:rsidR="00330832" w:rsidRPr="00E77497" w:rsidRDefault="00330832" w:rsidP="00435B72">
      <w:pPr>
        <w:pStyle w:val="Alg4"/>
        <w:numPr>
          <w:ilvl w:val="0"/>
          <w:numId w:val="521"/>
        </w:numPr>
        <w:spacing w:after="220"/>
        <w:contextualSpacing/>
      </w:pPr>
      <w:r w:rsidRPr="00E77497">
        <w:t xml:space="preserve">Return </w:t>
      </w:r>
      <w:r w:rsidRPr="00E77497">
        <w:rPr>
          <w:rStyle w:val="bnf"/>
        </w:rPr>
        <w:t>names</w:t>
      </w:r>
      <w:r w:rsidRPr="00E77497">
        <w:t>.</w:t>
      </w:r>
    </w:p>
    <w:p w14:paraId="6CCB5E98" w14:textId="77777777"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14:paraId="50F8E34E" w14:textId="77777777" w:rsidR="006A32A0" w:rsidRPr="00E77497" w:rsidRDefault="006A32A0" w:rsidP="00435B72">
      <w:pPr>
        <w:pStyle w:val="Alg4"/>
        <w:numPr>
          <w:ilvl w:val="0"/>
          <w:numId w:val="488"/>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14:paraId="77350B5D" w14:textId="77777777" w:rsidR="006A32A0" w:rsidRPr="00E77497" w:rsidRDefault="006A32A0" w:rsidP="00435B72">
      <w:pPr>
        <w:pStyle w:val="Alg4"/>
        <w:numPr>
          <w:ilvl w:val="0"/>
          <w:numId w:val="488"/>
        </w:numPr>
        <w:spacing w:after="220"/>
        <w:contextualSpacing/>
      </w:pPr>
      <w:r w:rsidRPr="00E77497">
        <w:t>Else return a new empty List.</w:t>
      </w:r>
    </w:p>
    <w:p w14:paraId="4901DB6E" w14:textId="77777777" w:rsidR="00885940" w:rsidRPr="00E77497" w:rsidRDefault="00885940" w:rsidP="0088594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14:paraId="674BF37C" w14:textId="77777777" w:rsidR="00885940" w:rsidRPr="00E77497" w:rsidRDefault="00885940" w:rsidP="00435B72">
      <w:pPr>
        <w:pStyle w:val="Alg4"/>
        <w:numPr>
          <w:ilvl w:val="0"/>
          <w:numId w:val="523"/>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14:paraId="67C8C4CB" w14:textId="77777777" w:rsidR="00885940" w:rsidRPr="00E77497" w:rsidRDefault="00885940" w:rsidP="00435B72">
      <w:pPr>
        <w:pStyle w:val="Alg4"/>
        <w:numPr>
          <w:ilvl w:val="0"/>
          <w:numId w:val="523"/>
        </w:numPr>
        <w:spacing w:after="220"/>
        <w:contextualSpacing/>
      </w:pPr>
      <w:r w:rsidRPr="00E77497">
        <w:t>Else return a new empty List.</w:t>
      </w:r>
    </w:p>
    <w:p w14:paraId="1C329D67" w14:textId="77777777" w:rsidR="003C2189" w:rsidRPr="00E77497" w:rsidRDefault="003C2189" w:rsidP="003C2189">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5CCD4358" w14:textId="77777777" w:rsidR="00211FB7" w:rsidRPr="00E77497" w:rsidRDefault="00211FB7" w:rsidP="00211FB7">
      <w:pPr>
        <w:jc w:val="left"/>
      </w:pPr>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14:paraId="499D7962" w14:textId="77777777" w:rsidR="00211FB7" w:rsidRPr="00E77497" w:rsidRDefault="00211FB7" w:rsidP="00C47E72">
      <w:pPr>
        <w:pStyle w:val="Alg4"/>
        <w:numPr>
          <w:ilvl w:val="0"/>
          <w:numId w:val="484"/>
        </w:numPr>
        <w:spacing w:after="220"/>
        <w:contextualSpacing/>
      </w:pPr>
      <w:r w:rsidRPr="00E77497">
        <w:t xml:space="preserve">Return the VarDeclaredNames of </w:t>
      </w:r>
      <w:r w:rsidR="00A834BB" w:rsidRPr="00E77497">
        <w:rPr>
          <w:i/>
        </w:rPr>
        <w:t>CaseBlock</w:t>
      </w:r>
      <w:r w:rsidRPr="00E77497">
        <w:t>.</w:t>
      </w:r>
    </w:p>
    <w:p w14:paraId="39468C74" w14:textId="77777777"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14:paraId="62870E89" w14:textId="77777777" w:rsidR="00383225" w:rsidRPr="003B4312" w:rsidRDefault="00383225" w:rsidP="00C47E72">
      <w:pPr>
        <w:pStyle w:val="Alg4"/>
        <w:numPr>
          <w:ilvl w:val="0"/>
          <w:numId w:val="601"/>
        </w:numPr>
        <w:spacing w:after="220"/>
        <w:contextualSpacing/>
      </w:pPr>
      <w:r w:rsidRPr="003B4312">
        <w:t>Return a new empty List.</w:t>
      </w:r>
    </w:p>
    <w:p w14:paraId="72459A26" w14:textId="77777777" w:rsidR="001B37E6" w:rsidRPr="004D1BD1" w:rsidRDefault="001B37E6" w:rsidP="001B37E6">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14:paraId="733791B9" w14:textId="77777777" w:rsidR="001B37E6" w:rsidRPr="004D1BD1" w:rsidRDefault="001B37E6" w:rsidP="00C47E72">
      <w:pPr>
        <w:pStyle w:val="Alg4"/>
        <w:numPr>
          <w:ilvl w:val="0"/>
          <w:numId w:val="518"/>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p>
    <w:p w14:paraId="35DE5208" w14:textId="77777777" w:rsidR="001B37E6" w:rsidRPr="006B6D0A" w:rsidRDefault="001B37E6" w:rsidP="00C47E72">
      <w:pPr>
        <w:pStyle w:val="Alg4"/>
        <w:numPr>
          <w:ilvl w:val="0"/>
          <w:numId w:val="518"/>
        </w:numPr>
        <w:spacing w:after="220"/>
        <w:contextualSpacing/>
      </w:pPr>
      <w:r w:rsidRPr="003B4312">
        <w:t xml:space="preserve">Else let </w:t>
      </w:r>
      <w:r w:rsidRPr="006B6D0A">
        <w:rPr>
          <w:i/>
        </w:rPr>
        <w:t>names</w:t>
      </w:r>
      <w:r w:rsidRPr="006B6D0A">
        <w:t xml:space="preserve"> be a new empty List.</w:t>
      </w:r>
    </w:p>
    <w:p w14:paraId="2CFDBF12" w14:textId="77777777" w:rsidR="001B37E6" w:rsidRPr="003B4312" w:rsidRDefault="001B37E6" w:rsidP="00C47E72">
      <w:pPr>
        <w:pStyle w:val="Alg4"/>
        <w:numPr>
          <w:ilvl w:val="0"/>
          <w:numId w:val="518"/>
        </w:numPr>
        <w:spacing w:after="220"/>
        <w:contextualSpacing/>
        <w:rPr>
          <w:rStyle w:val="bnf"/>
          <w:i w:val="0"/>
        </w:rPr>
      </w:pPr>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p>
    <w:p w14:paraId="1D97D7EE" w14:textId="77777777" w:rsidR="001B37E6" w:rsidRPr="006B6D0A" w:rsidRDefault="001B37E6" w:rsidP="00C47E72">
      <w:pPr>
        <w:pStyle w:val="Alg4"/>
        <w:numPr>
          <w:ilvl w:val="0"/>
          <w:numId w:val="518"/>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14:paraId="65437663" w14:textId="77777777" w:rsidR="001B37E6" w:rsidRPr="004D1BD1" w:rsidRDefault="001B37E6" w:rsidP="00C47E72">
      <w:pPr>
        <w:pStyle w:val="Alg4"/>
        <w:numPr>
          <w:ilvl w:val="0"/>
          <w:numId w:val="518"/>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VarDeclaredNames of the se</w:t>
      </w:r>
      <w:r w:rsidRPr="009C202C">
        <w:t xml:space="preserve">cond </w:t>
      </w:r>
      <w:r w:rsidRPr="00C7794D">
        <w:rPr>
          <w:i/>
        </w:rPr>
        <w:t>CaseClauses</w:t>
      </w:r>
      <w:r w:rsidRPr="004D1BD1">
        <w:t>.</w:t>
      </w:r>
    </w:p>
    <w:p w14:paraId="6821A541" w14:textId="77777777" w:rsidR="003B4033" w:rsidRPr="00E77497" w:rsidRDefault="003B4033" w:rsidP="003B4033">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14:paraId="6DCDA107" w14:textId="77777777" w:rsidR="003B4033" w:rsidRPr="00E77497" w:rsidRDefault="003B4033" w:rsidP="00C47E72">
      <w:pPr>
        <w:pStyle w:val="Alg4"/>
        <w:numPr>
          <w:ilvl w:val="0"/>
          <w:numId w:val="522"/>
        </w:numPr>
        <w:spacing w:after="220"/>
        <w:contextualSpacing/>
      </w:pPr>
      <w:r w:rsidRPr="00E77497">
        <w:t xml:space="preserve">Let </w:t>
      </w:r>
      <w:r w:rsidRPr="00E77497">
        <w:rPr>
          <w:i/>
        </w:rPr>
        <w:t xml:space="preserve">names </w:t>
      </w:r>
      <w:r w:rsidRPr="00E77497">
        <w:t xml:space="preserve">be VarDeclaredNames of </w:t>
      </w:r>
      <w:r w:rsidRPr="00E77497">
        <w:rPr>
          <w:i/>
        </w:rPr>
        <w:t>CaseClauses</w:t>
      </w:r>
      <w:r w:rsidRPr="00E77497">
        <w:t>.</w:t>
      </w:r>
    </w:p>
    <w:p w14:paraId="04A77166" w14:textId="77777777" w:rsidR="003B4033" w:rsidRPr="00E77497" w:rsidRDefault="003B4033" w:rsidP="00C47E72">
      <w:pPr>
        <w:pStyle w:val="Alg4"/>
        <w:numPr>
          <w:ilvl w:val="0"/>
          <w:numId w:val="52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p>
    <w:p w14:paraId="26B6003E" w14:textId="77777777" w:rsidR="003B4033" w:rsidRPr="00E77497" w:rsidRDefault="003B4033" w:rsidP="00C47E72">
      <w:pPr>
        <w:pStyle w:val="Alg4"/>
        <w:numPr>
          <w:ilvl w:val="0"/>
          <w:numId w:val="522"/>
        </w:numPr>
        <w:spacing w:after="220"/>
        <w:contextualSpacing/>
      </w:pPr>
      <w:r w:rsidRPr="00E77497">
        <w:t xml:space="preserve">Return </w:t>
      </w:r>
      <w:r w:rsidRPr="00E77497">
        <w:rPr>
          <w:rStyle w:val="bnf"/>
        </w:rPr>
        <w:t>names</w:t>
      </w:r>
      <w:r w:rsidRPr="00E77497">
        <w:t>.</w:t>
      </w:r>
    </w:p>
    <w:p w14:paraId="2F34081E" w14:textId="77777777" w:rsidR="006E623C" w:rsidRPr="00E77497" w:rsidRDefault="006E623C" w:rsidP="006E623C">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14:paraId="7A282636" w14:textId="77777777" w:rsidR="006E623C" w:rsidRPr="00E77497" w:rsidRDefault="006E623C" w:rsidP="00C47E72">
      <w:pPr>
        <w:pStyle w:val="Alg4"/>
        <w:numPr>
          <w:ilvl w:val="0"/>
          <w:numId w:val="567"/>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14:paraId="714ED21C" w14:textId="77777777" w:rsidR="006E623C" w:rsidRPr="00E77497" w:rsidRDefault="006E623C" w:rsidP="00C47E72">
      <w:pPr>
        <w:pStyle w:val="Alg4"/>
        <w:numPr>
          <w:ilvl w:val="0"/>
          <w:numId w:val="567"/>
        </w:numPr>
        <w:spacing w:after="220"/>
        <w:contextualSpacing/>
      </w:pPr>
      <w:r w:rsidRPr="00E77497">
        <w:t>Else return a new empty List.</w:t>
      </w:r>
    </w:p>
    <w:p w14:paraId="77DF7CF8" w14:textId="77777777" w:rsidR="00A12F50" w:rsidRPr="00E77497" w:rsidRDefault="00A12F50" w:rsidP="00A12F5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14:paraId="53CA3F96" w14:textId="77777777" w:rsidR="00A12F50" w:rsidRPr="00E77497" w:rsidRDefault="00A12F50" w:rsidP="00C47E72">
      <w:pPr>
        <w:pStyle w:val="Alg4"/>
        <w:numPr>
          <w:ilvl w:val="0"/>
          <w:numId w:val="524"/>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14:paraId="10F64353" w14:textId="77777777" w:rsidR="00A12F50" w:rsidRPr="00E77497" w:rsidRDefault="00A12F50" w:rsidP="00C47E72">
      <w:pPr>
        <w:pStyle w:val="Alg4"/>
        <w:numPr>
          <w:ilvl w:val="0"/>
          <w:numId w:val="524"/>
        </w:numPr>
        <w:spacing w:after="220"/>
        <w:contextualSpacing/>
      </w:pPr>
      <w:r w:rsidRPr="00E77497">
        <w:t>Else return a new empty List.</w:t>
      </w:r>
    </w:p>
    <w:p w14:paraId="528174DC" w14:textId="77777777" w:rsidR="003C2189" w:rsidRPr="00E77497" w:rsidRDefault="003C2189" w:rsidP="00E74C84">
      <w:pPr>
        <w:pStyle w:val="30"/>
      </w:pPr>
      <w:bookmarkStart w:id="4211" w:name="_Toc366141954"/>
      <w:r w:rsidRPr="00E77497">
        <w:t>Runtime Semantics</w:t>
      </w:r>
      <w:bookmarkEnd w:id="4211"/>
    </w:p>
    <w:p w14:paraId="4B6CEE1E" w14:textId="77777777" w:rsidR="005D7E43" w:rsidRDefault="00052EFC" w:rsidP="00052EFC">
      <w:pPr>
        <w:keepNext/>
        <w:rPr>
          <w:rFonts w:ascii="Helvetica" w:hAnsi="Helvetica"/>
          <w:b/>
          <w:spacing w:val="6"/>
        </w:rPr>
      </w:pPr>
      <w:r w:rsidRPr="00E77497">
        <w:rPr>
          <w:rFonts w:ascii="Helvetica" w:hAnsi="Helvetica"/>
          <w:b/>
        </w:rPr>
        <w:t xml:space="preserve">Runtime Semantics: </w:t>
      </w:r>
      <w:r>
        <w:rPr>
          <w:rFonts w:ascii="Helvetica" w:hAnsi="Helvetica"/>
          <w:b/>
        </w:rPr>
        <w:t>Case</w:t>
      </w:r>
      <w:r w:rsidR="009523C0">
        <w:rPr>
          <w:rFonts w:ascii="Helvetica" w:hAnsi="Helvetica"/>
          <w:b/>
        </w:rPr>
        <w:t xml:space="preserve"> Block</w:t>
      </w:r>
      <w:r>
        <w:rPr>
          <w:rFonts w:ascii="Helvetica" w:hAnsi="Helvetica"/>
          <w:b/>
        </w:rPr>
        <w:t xml:space="preserve"> </w:t>
      </w:r>
      <w:r w:rsidRPr="00E77497">
        <w:rPr>
          <w:rFonts w:ascii="Helvetica" w:hAnsi="Helvetica"/>
          <w:b/>
          <w:spacing w:val="6"/>
        </w:rPr>
        <w:t>Evaluation</w:t>
      </w:r>
    </w:p>
    <w:p w14:paraId="2CF7D8B4" w14:textId="77777777" w:rsidR="005D7E43" w:rsidRPr="00FA3203" w:rsidRDefault="005D7E43" w:rsidP="005D7E43">
      <w:pPr>
        <w:ind w:left="360"/>
      </w:pPr>
      <w:r>
        <w:t>W</w:t>
      </w:r>
      <w:r w:rsidRPr="004418C4">
        <w:t xml:space="preserve">ith argument </w:t>
      </w:r>
      <w:r>
        <w:rPr>
          <w:rFonts w:ascii="Times New Roman" w:hAnsi="Times New Roman"/>
          <w:i/>
        </w:rPr>
        <w:t>input</w:t>
      </w:r>
      <w:r>
        <w:t>.</w:t>
      </w:r>
    </w:p>
    <w:p w14:paraId="3B414922" w14:textId="77777777"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p>
    <w:p w14:paraId="529F6BBA"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4212"/>
      <w:r w:rsidR="005D7E43" w:rsidRPr="00DA1E6A">
        <w:rPr>
          <w:rFonts w:ascii="Times New Roman" w:eastAsia="Times New Roman" w:hAnsi="Times New Roman"/>
          <w:b/>
          <w:spacing w:val="6"/>
          <w:lang w:eastAsia="en-US"/>
        </w:rPr>
        <w:t>undefined</w:t>
      </w:r>
      <w:commentRangeEnd w:id="4212"/>
      <w:r w:rsidR="005D7E43">
        <w:rPr>
          <w:rStyle w:val="af6"/>
        </w:rPr>
        <w:commentReference w:id="4212"/>
      </w:r>
      <w:r w:rsidRPr="00C7794D">
        <w:rPr>
          <w:rFonts w:ascii="Times New Roman" w:hAnsi="Times New Roman"/>
        </w:rPr>
        <w:t>.</w:t>
      </w:r>
    </w:p>
    <w:p w14:paraId="48F49842"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14:paraId="6A820613"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14:paraId="192FE889"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14:paraId="5DF89D3E"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14:paraId="25B54CAF" w14:textId="77777777" w:rsidR="004C02EF" w:rsidRPr="00C7794D" w:rsidRDefault="004C02EF" w:rsidP="008D6401">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D6401">
        <w:rPr>
          <w:rFonts w:ascii="Times New Roman" w:hAnsi="Times New Roman"/>
        </w:rPr>
        <w:t>Case Selector Evaluation of</w:t>
      </w:r>
      <w:r w:rsidR="008D6401"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14:paraId="374BA466" w14:textId="77777777" w:rsidR="00DA1E6A" w:rsidRDefault="006552DF" w:rsidP="00DA1E6A">
      <w:pPr>
        <w:pStyle w:val="Alg2"/>
        <w:numPr>
          <w:ilvl w:val="1"/>
          <w:numId w:val="131"/>
        </w:numPr>
        <w:contextualSpacing/>
      </w:pPr>
      <w:r>
        <w:t>ReturnIfAbrupt(</w:t>
      </w:r>
      <w:r w:rsidRPr="00C7794D">
        <w:rPr>
          <w:i/>
        </w:rPr>
        <w:t>clauseSelector</w:t>
      </w:r>
      <w:r>
        <w:t>)</w:t>
      </w:r>
      <w:r w:rsidR="00DA1E6A">
        <w:t>.</w:t>
      </w:r>
    </w:p>
    <w:p w14:paraId="6BEEBA30" w14:textId="77777777" w:rsidR="00102782" w:rsidRDefault="00102782" w:rsidP="00102782">
      <w:pPr>
        <w:numPr>
          <w:ilvl w:val="1"/>
          <w:numId w:val="131"/>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102782">
        <w:rPr>
          <w:rFonts w:ascii="Times New Roman" w:hAnsi="Times New Roman"/>
          <w:i/>
          <w:iCs/>
        </w:rPr>
        <w:t>matched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14:paraId="4069BB2C" w14:textId="77777777" w:rsidR="004C02EF" w:rsidRPr="00C7794D" w:rsidRDefault="004C02EF" w:rsidP="00102782">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00102782" w:rsidRPr="00102782">
        <w:rPr>
          <w:rFonts w:ascii="Times New Roman" w:hAnsi="Times New Roman"/>
          <w:i/>
          <w:iCs/>
        </w:rPr>
        <w:t>matched</w:t>
      </w:r>
      <w:r w:rsidR="00102782">
        <w:rPr>
          <w:rFonts w:ascii="Times New Roman" w:hAnsi="Times New Roman"/>
        </w:rPr>
        <w:t xml:space="preserve"> </w:t>
      </w:r>
      <w:r w:rsidRPr="00C7794D">
        <w:rPr>
          <w:rFonts w:ascii="Times New Roman" w:hAnsi="Times New Roman"/>
        </w:rPr>
        <w:t xml:space="preserve">is </w:t>
      </w:r>
      <w:r w:rsidR="00102782">
        <w:rPr>
          <w:rFonts w:ascii="Times New Roman" w:hAnsi="Times New Roman"/>
          <w:b/>
          <w:bCs/>
        </w:rPr>
        <w:t>true</w:t>
      </w:r>
      <w:r w:rsidRPr="00C7794D">
        <w:rPr>
          <w:rFonts w:ascii="Times New Roman" w:hAnsi="Times New Roman"/>
        </w:rPr>
        <w:t>, then</w:t>
      </w:r>
    </w:p>
    <w:p w14:paraId="333E6B04"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14:paraId="7C9C3EBC"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111F9AAD" w14:textId="77777777" w:rsidR="004C02EF" w:rsidRPr="00C7794D" w:rsidRDefault="004C02EF" w:rsidP="008D6401">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w:t>
      </w:r>
      <w:r w:rsidR="008D6401">
        <w:rPr>
          <w:rFonts w:ascii="Times New Roman" w:hAnsi="Times New Roman"/>
          <w:i/>
          <w:iCs/>
        </w:rPr>
        <w:t>V</w:t>
      </w:r>
      <w:r w:rsidR="008D6401" w:rsidRPr="00C7794D">
        <w:rPr>
          <w:rFonts w:ascii="Times New Roman" w:hAnsi="Times New Roman"/>
        </w:rPr>
        <w:t xml:space="preserve"> </w:t>
      </w:r>
      <w:r w:rsidRPr="00C7794D">
        <w:rPr>
          <w:rFonts w:ascii="Times New Roman" w:hAnsi="Times New Roman"/>
        </w:rPr>
        <w:t>be the result.</w:t>
      </w:r>
    </w:p>
    <w:p w14:paraId="047D9360" w14:textId="77777777" w:rsidR="004C02EF" w:rsidRPr="00C7794D" w:rsidRDefault="006552DF" w:rsidP="008D6401">
      <w:pPr>
        <w:numPr>
          <w:ilvl w:val="3"/>
          <w:numId w:val="131"/>
        </w:numPr>
        <w:autoSpaceDE w:val="0"/>
        <w:autoSpaceDN w:val="0"/>
        <w:adjustRightInd w:val="0"/>
        <w:spacing w:before="100" w:after="100" w:line="240" w:lineRule="auto"/>
        <w:contextualSpacing/>
        <w:jc w:val="left"/>
        <w:rPr>
          <w:rFonts w:ascii="Times New Roman" w:hAnsi="Times New Roman"/>
        </w:rPr>
      </w:pPr>
      <w:r w:rsidRPr="004012E4">
        <w:rPr>
          <w:rFonts w:ascii="Times New Roman" w:hAnsi="Times New Roman"/>
        </w:rPr>
        <w:t>ReturnIfAbrupt(</w:t>
      </w:r>
      <w:r w:rsidR="008D6401">
        <w:rPr>
          <w:rFonts w:ascii="Times New Roman" w:hAnsi="Times New Roman"/>
          <w:i/>
        </w:rPr>
        <w:t>V</w:t>
      </w:r>
      <w:r w:rsidRPr="004012E4">
        <w:rPr>
          <w:rFonts w:ascii="Times New Roman" w:hAnsi="Times New Roman"/>
        </w:rPr>
        <w:t>)</w:t>
      </w:r>
      <w:r w:rsidR="004C02EF" w:rsidRPr="00C7794D">
        <w:rPr>
          <w:rFonts w:ascii="Times New Roman" w:hAnsi="Times New Roman"/>
        </w:rPr>
        <w:t>.</w:t>
      </w:r>
    </w:p>
    <w:p w14:paraId="608B8A03"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14:paraId="643A8182"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14:paraId="33875210"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6963F0A0"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3A130889"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DA1E6A">
        <w:rPr>
          <w:rFonts w:ascii="Times New Roman" w:hAnsi="Times New Roman"/>
        </w:rPr>
        <w:t>[[</w:t>
      </w:r>
      <w:r w:rsidRPr="00C7794D">
        <w:rPr>
          <w:rFonts w:ascii="Times New Roman" w:hAnsi="Times New Roman"/>
        </w:rPr>
        <w:t>value</w:t>
      </w:r>
      <w:r w:rsidR="00DA1E6A">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E3118B">
        <w:rPr>
          <w:rFonts w:ascii="Times New Roman" w:hAnsi="Times New Roman"/>
        </w:rPr>
        <w:t>[[</w:t>
      </w:r>
      <w:r w:rsidRPr="00C7794D">
        <w:rPr>
          <w:rFonts w:ascii="Times New Roman" w:hAnsi="Times New Roman"/>
        </w:rPr>
        <w:t>value</w:t>
      </w:r>
      <w:r w:rsidR="00E3118B">
        <w:rPr>
          <w:rFonts w:ascii="Times New Roman" w:hAnsi="Times New Roman"/>
        </w:rPr>
        <w:t>]]</w:t>
      </w:r>
      <w:r w:rsidRPr="00C7794D">
        <w:rPr>
          <w:rFonts w:ascii="Times New Roman" w:hAnsi="Times New Roman"/>
        </w:rPr>
        <w:t>.</w:t>
      </w:r>
    </w:p>
    <w:p w14:paraId="073B4484" w14:textId="77777777"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type</w:t>
      </w:r>
      <w:r w:rsidR="00176950">
        <w:rPr>
          <w:rFonts w:ascii="Times New Roman" w:hAnsi="Times New Roman"/>
        </w:rPr>
        <w:t>]]</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[[value]]:</w:t>
      </w:r>
      <w:r w:rsidR="00176950">
        <w:t xml:space="preserve"> </w:t>
      </w:r>
      <w:r w:rsidR="00176950" w:rsidRPr="00675312">
        <w:rPr>
          <w:i/>
        </w:rPr>
        <w:t xml:space="preserve"> </w:t>
      </w:r>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[[target]]:</w:t>
      </w:r>
      <w:r w:rsidR="00176950">
        <w:t xml:space="preserve"> </w:t>
      </w:r>
      <w:r w:rsidR="00176950" w:rsidRPr="00675312">
        <w:rPr>
          <w:i/>
        </w:rPr>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14:paraId="07C04024" w14:textId="77777777"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p>
    <w:p w14:paraId="756963CA" w14:textId="77777777" w:rsidR="004C02EF" w:rsidRPr="00C7794D" w:rsidRDefault="004C02EF" w:rsidP="00AE5A8E">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r w:rsidR="00176950" w:rsidRPr="00DA1E6A">
        <w:rPr>
          <w:rFonts w:ascii="Times New Roman" w:eastAsia="Times New Roman" w:hAnsi="Times New Roman"/>
          <w:b/>
          <w:spacing w:val="6"/>
          <w:lang w:eastAsia="en-US"/>
        </w:rPr>
        <w:t>undefined</w:t>
      </w:r>
      <w:r w:rsidR="00176950">
        <w:rPr>
          <w:rStyle w:val="af6"/>
        </w:rPr>
        <w:commentReference w:id="4213"/>
      </w:r>
      <w:r w:rsidR="00AE5A8E">
        <w:rPr>
          <w:rFonts w:ascii="Times New Roman" w:hAnsi="Times New Roman"/>
        </w:rPr>
        <w:t>.</w:t>
      </w:r>
    </w:p>
    <w:p w14:paraId="67263DDB"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14:paraId="411FF5F7"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022BE4CB"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14:paraId="68F4EDFA"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14:paraId="175A6C70" w14:textId="77777777"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 Selector 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14:paraId="02FEBC4A" w14:textId="77777777" w:rsidR="00980260" w:rsidRDefault="00B467AC" w:rsidP="00980260">
      <w:pPr>
        <w:pStyle w:val="Alg2"/>
        <w:numPr>
          <w:ilvl w:val="2"/>
          <w:numId w:val="132"/>
        </w:numPr>
        <w:contextualSpacing/>
      </w:pPr>
      <w:r>
        <w:t xml:space="preserve">If </w:t>
      </w:r>
      <w:r w:rsidRPr="00C7794D">
        <w:rPr>
          <w:i/>
        </w:rPr>
        <w:t>clauseSelector</w:t>
      </w:r>
      <w:r w:rsidRPr="00C7794D">
        <w:t xml:space="preserve"> </w:t>
      </w:r>
      <w:r>
        <w:t xml:space="preserve">is an abrupt completion, </w:t>
      </w:r>
      <w:r w:rsidR="00980260">
        <w:t>then</w:t>
      </w:r>
    </w:p>
    <w:p w14:paraId="018A0DD2" w14:textId="77777777" w:rsidR="00980260" w:rsidRDefault="00980260" w:rsidP="00980260">
      <w:pPr>
        <w:pStyle w:val="Alg2"/>
        <w:numPr>
          <w:ilvl w:val="3"/>
          <w:numId w:val="132"/>
        </w:numPr>
        <w:contextualSpacing/>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14:paraId="2840E7D7" w14:textId="77777777" w:rsidR="00B467AC" w:rsidRDefault="00980260" w:rsidP="00980260">
      <w:pPr>
        <w:pStyle w:val="Alg2"/>
        <w:numPr>
          <w:ilvl w:val="3"/>
          <w:numId w:val="132"/>
        </w:numPr>
        <w:contextualSpacing/>
      </w:pPr>
      <w:r>
        <w:t xml:space="preserve">Else, </w:t>
      </w:r>
      <w:r w:rsidR="00B467AC">
        <w:t xml:space="preserve">return </w:t>
      </w:r>
      <w:r w:rsidR="00B467AC" w:rsidRPr="00C7794D">
        <w:rPr>
          <w:i/>
        </w:rPr>
        <w:t>clauseSelector</w:t>
      </w:r>
      <w:r w:rsidR="00B467AC">
        <w:t>.</w:t>
      </w:r>
    </w:p>
    <w:p w14:paraId="5D0AF691" w14:textId="77777777" w:rsidR="00102782" w:rsidRDefault="00102782" w:rsidP="00E74C84">
      <w:pPr>
        <w:numPr>
          <w:ilvl w:val="2"/>
          <w:numId w:val="132"/>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00642578">
        <w:rPr>
          <w:rFonts w:ascii="Times New Roman" w:hAnsi="Times New Roman"/>
          <w:i/>
          <w:iCs/>
        </w:rPr>
        <w:t>found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14:paraId="08A21313"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14:paraId="4CC27B65" w14:textId="77777777"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r w:rsidR="008B44E0" w:rsidRPr="00C7794D">
        <w:rPr>
          <w:rFonts w:ascii="Times New Roman" w:hAnsi="Times New Roman"/>
          <w:i/>
        </w:rPr>
        <w:t>CaseClause</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5C04B412" w14:textId="77777777"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w:t>
      </w:r>
    </w:p>
    <w:p w14:paraId="3B7D0356" w14:textId="77777777" w:rsidR="004C02EF" w:rsidRPr="00C7794D" w:rsidRDefault="00B467AC" w:rsidP="008B44E0">
      <w:pPr>
        <w:numPr>
          <w:ilvl w:val="2"/>
          <w:numId w:val="132"/>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14:paraId="45F5CA31"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015A8C60"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14:paraId="09C7F8CC" w14:textId="77777777" w:rsidR="00D237FD" w:rsidRPr="00C7794D" w:rsidRDefault="00D237FD" w:rsidP="00D93359">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14:paraId="57A06D3F"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p>
    <w:p w14:paraId="408BE5A3" w14:textId="77777777" w:rsidR="008B44E0" w:rsidRPr="00A6104D" w:rsidRDefault="008B44E0" w:rsidP="008B44E0">
      <w:pPr>
        <w:numPr>
          <w:ilvl w:val="2"/>
          <w:numId w:val="132"/>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008C12B4">
        <w:rPr>
          <w:rFonts w:ascii="Times New Roman" w:hAnsi="Times New Roman"/>
          <w:b/>
        </w:rPr>
        <w:t>false</w:t>
      </w:r>
      <w:r w:rsidR="008C12B4">
        <w:rPr>
          <w:rFonts w:ascii="Times New Roman" w:hAnsi="Times New Roman"/>
        </w:rPr>
        <w:t>,</w:t>
      </w:r>
      <w:r w:rsidRPr="00C7794D">
        <w:rPr>
          <w:rFonts w:ascii="Times New Roman" w:hAnsi="Times New Roman"/>
        </w:rPr>
        <w:t xml:space="preserve"> </w:t>
      </w:r>
      <w:r w:rsidRPr="00A6104D">
        <w:rPr>
          <w:rFonts w:ascii="Times New Roman" w:hAnsi="Times New Roman"/>
        </w:rPr>
        <w:t>then</w:t>
      </w:r>
    </w:p>
    <w:p w14:paraId="51F574FB" w14:textId="77777777"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 Selector 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14:paraId="5095A80F" w14:textId="77777777" w:rsidR="00B467AC" w:rsidRDefault="00B467AC" w:rsidP="00740A9B">
      <w:pPr>
        <w:pStyle w:val="Alg2"/>
        <w:numPr>
          <w:ilvl w:val="3"/>
          <w:numId w:val="132"/>
        </w:numPr>
        <w:contextualSpacing/>
      </w:pPr>
      <w:r>
        <w:t xml:space="preserve">If </w:t>
      </w:r>
      <w:r w:rsidRPr="00C7794D">
        <w:rPr>
          <w:i/>
        </w:rPr>
        <w:t>clauseSelector</w:t>
      </w:r>
      <w:r w:rsidRPr="00C7794D">
        <w:t xml:space="preserve"> </w:t>
      </w:r>
      <w:r>
        <w:t xml:space="preserve">is an abrupt completion, </w:t>
      </w:r>
      <w:r w:rsidR="00980260">
        <w:t>then</w:t>
      </w:r>
    </w:p>
    <w:p w14:paraId="185D305A" w14:textId="77777777" w:rsidR="00980260" w:rsidRDefault="00980260" w:rsidP="008B44E0">
      <w:pPr>
        <w:pStyle w:val="Alg2"/>
        <w:numPr>
          <w:ilvl w:val="4"/>
          <w:numId w:val="814"/>
        </w:numPr>
        <w:contextualSpacing/>
        <w:jc w:val="left"/>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14:paraId="4A14AB8F" w14:textId="77777777" w:rsidR="00980260" w:rsidRDefault="00980260" w:rsidP="008B44E0">
      <w:pPr>
        <w:pStyle w:val="Alg2"/>
        <w:numPr>
          <w:ilvl w:val="4"/>
          <w:numId w:val="814"/>
        </w:numPr>
        <w:contextualSpacing/>
      </w:pPr>
      <w:r>
        <w:t xml:space="preserve">Else, return </w:t>
      </w:r>
      <w:r w:rsidRPr="00C7794D">
        <w:rPr>
          <w:i/>
        </w:rPr>
        <w:t>clauseSelector</w:t>
      </w:r>
      <w:r>
        <w:t>.</w:t>
      </w:r>
    </w:p>
    <w:p w14:paraId="16067600" w14:textId="77777777" w:rsidR="00642578" w:rsidRDefault="00642578" w:rsidP="008F7A25">
      <w:pPr>
        <w:numPr>
          <w:ilvl w:val="3"/>
          <w:numId w:val="814"/>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D237FD">
        <w:rPr>
          <w:rFonts w:ascii="Times New Roman" w:hAnsi="Times New Roman"/>
          <w:i/>
        </w:rPr>
        <w:t>foundInB</w:t>
      </w:r>
      <w:r w:rsidRPr="00D237FD">
        <w:rPr>
          <w:rFonts w:ascii="Times New Roman" w:hAnsi="Times New Roman"/>
        </w:rPr>
        <w:t xml:space="preserve"> </w:t>
      </w:r>
      <w:r>
        <w:rPr>
          <w:rFonts w:ascii="Times New Roman" w:hAnsi="Times New Roman"/>
        </w:rPr>
        <w:t xml:space="preserve">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14:paraId="10E9AACE" w14:textId="77777777" w:rsidR="004C02EF" w:rsidRPr="00A6104D" w:rsidRDefault="00D237FD" w:rsidP="008C12B4">
      <w:pPr>
        <w:numPr>
          <w:ilvl w:val="2"/>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008C12B4">
        <w:rPr>
          <w:rFonts w:ascii="Times New Roman" w:hAnsi="Times New Roman"/>
        </w:rPr>
        <w:t>,</w:t>
      </w:r>
      <w:r w:rsidRPr="00C7794D">
        <w:rPr>
          <w:rFonts w:ascii="Times New Roman" w:hAnsi="Times New Roman"/>
        </w:rPr>
        <w:t xml:space="preserve"> </w:t>
      </w:r>
      <w:r w:rsidR="004C02EF" w:rsidRPr="00A6104D">
        <w:rPr>
          <w:rFonts w:ascii="Times New Roman" w:hAnsi="Times New Roman"/>
        </w:rPr>
        <w:t>then</w:t>
      </w:r>
    </w:p>
    <w:p w14:paraId="6F4A5B47" w14:textId="77777777"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r w:rsidR="008B44E0" w:rsidRPr="00C7794D">
        <w:rPr>
          <w:rFonts w:ascii="Times New Roman" w:hAnsi="Times New Roman"/>
          <w:i/>
        </w:rPr>
        <w:t>CaseClause</w:t>
      </w:r>
      <w:r w:rsidR="00880BCF">
        <w:rPr>
          <w:rFonts w:ascii="Times New Roman" w:hAnsi="Times New Roman"/>
          <w:i/>
        </w:rPr>
        <w:t xml:space="preserve"> C</w:t>
      </w:r>
      <w:r w:rsidR="008B44E0" w:rsidRPr="00C7794D">
        <w:rPr>
          <w:rFonts w:ascii="Times New Roman" w:hAnsi="Times New Roman"/>
        </w:rPr>
        <w:t xml:space="preserve"> </w:t>
      </w:r>
      <w:r w:rsidRPr="00C7794D">
        <w:rPr>
          <w:rFonts w:ascii="Times New Roman" w:hAnsi="Times New Roman"/>
        </w:rPr>
        <w:t xml:space="preserve">and let </w:t>
      </w:r>
      <w:r w:rsidRPr="00C7794D">
        <w:rPr>
          <w:rFonts w:ascii="Times New Roman" w:hAnsi="Times New Roman"/>
          <w:i/>
          <w:iCs/>
        </w:rPr>
        <w:t>R</w:t>
      </w:r>
      <w:r w:rsidRPr="00C7794D">
        <w:rPr>
          <w:rFonts w:ascii="Times New Roman" w:hAnsi="Times New Roman"/>
        </w:rPr>
        <w:t xml:space="preserve"> be the result.</w:t>
      </w:r>
    </w:p>
    <w:p w14:paraId="129CA6B6" w14:textId="77777777"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14:paraId="1EB44798" w14:textId="77777777" w:rsidR="004C02EF" w:rsidRPr="00C7794D" w:rsidRDefault="00B467AC" w:rsidP="00D15B64">
      <w:pPr>
        <w:numPr>
          <w:ilvl w:val="3"/>
          <w:numId w:val="133"/>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14:paraId="052B63E5" w14:textId="77777777" w:rsidR="00D237FD" w:rsidRDefault="00D237FD" w:rsidP="003679DC">
      <w:pPr>
        <w:numPr>
          <w:ilvl w:val="0"/>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r>
        <w:rPr>
          <w:rFonts w:ascii="Times New Roman" w:hAnsi="Times New Roman"/>
        </w:rPr>
        <w:t xml:space="preserve"> </w:t>
      </w:r>
      <w:r w:rsidRPr="00C7794D">
        <w:rPr>
          <w:rFonts w:ascii="Times New Roman" w:hAnsi="Times New Roman"/>
        </w:rPr>
        <w:t xml:space="preserve">return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14:paraId="6CA3FB37"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rPr>
        <w:t>DefaultClause</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69E96191"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14:paraId="3950E9CB"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14:paraId="7025DCB9" w14:textId="77777777" w:rsidR="00D237FD" w:rsidRPr="00C7794D" w:rsidRDefault="00D237FD" w:rsidP="00D93359">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14:paraId="77918616"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r w:rsidRPr="00C7794D">
        <w:rPr>
          <w:rFonts w:ascii="Times New Roman" w:hAnsi="Times New Roman"/>
        </w:rPr>
        <w:t xml:space="preserve"> (</w:t>
      </w:r>
      <w:r w:rsidR="00D15B64" w:rsidRPr="00D15B64">
        <w:rPr>
          <w:rFonts w:ascii="Times New Roman" w:hAnsi="Times New Roman"/>
          <w:sz w:val="18"/>
          <w:szCs w:val="18"/>
        </w:rPr>
        <w:t xml:space="preserve">NOTE  </w:t>
      </w:r>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r w:rsidRPr="00C7794D">
        <w:rPr>
          <w:rFonts w:ascii="Times New Roman" w:hAnsi="Times New Roman"/>
        </w:rPr>
        <w:t>)</w:t>
      </w:r>
    </w:p>
    <w:p w14:paraId="24D1F4F4" w14:textId="77777777" w:rsidR="008F7A25" w:rsidRPr="008F7A25" w:rsidRDefault="008F7A25" w:rsidP="008F7A25">
      <w:pPr>
        <w:numPr>
          <w:ilvl w:val="1"/>
          <w:numId w:val="814"/>
        </w:numPr>
        <w:spacing w:after="120" w:line="240" w:lineRule="auto"/>
        <w:contextualSpacing/>
        <w:jc w:val="left"/>
        <w:rPr>
          <w:rFonts w:ascii="Times New Roman" w:hAnsi="Times New Roman"/>
        </w:rPr>
      </w:pPr>
      <w:r>
        <w:rPr>
          <w:rFonts w:ascii="Times New Roman" w:hAnsi="Times New Roman"/>
        </w:rPr>
        <w:t>E</w:t>
      </w:r>
      <w:r w:rsidR="004C02EF" w:rsidRPr="00C7794D">
        <w:rPr>
          <w:rFonts w:ascii="Times New Roman" w:hAnsi="Times New Roman"/>
        </w:rPr>
        <w:t>valuate</w:t>
      </w:r>
      <w:r w:rsidR="00E46C84" w:rsidRPr="00E46C84">
        <w:rPr>
          <w:rFonts w:ascii="Times New Roman" w:hAnsi="Times New Roman"/>
          <w:i/>
        </w:rPr>
        <w:t xml:space="preserve"> </w:t>
      </w:r>
      <w:r w:rsidR="00E46C84" w:rsidRPr="00C7794D">
        <w:rPr>
          <w:rFonts w:ascii="Times New Roman" w:hAnsi="Times New Roman"/>
          <w:i/>
        </w:rPr>
        <w:t>CaseClause</w:t>
      </w:r>
      <w:r w:rsidR="004C02EF" w:rsidRPr="00C7794D">
        <w:rPr>
          <w:rFonts w:ascii="Times New Roman" w:hAnsi="Times New Roman"/>
        </w:rPr>
        <w:t xml:space="preserve"> </w:t>
      </w:r>
      <w:r w:rsidR="004C02EF" w:rsidRPr="00C7794D">
        <w:rPr>
          <w:rFonts w:ascii="Times New Roman" w:hAnsi="Times New Roman"/>
          <w:i/>
          <w:iCs/>
        </w:rPr>
        <w:t>C</w:t>
      </w:r>
      <w:r w:rsidR="004C02EF" w:rsidRPr="00C7794D">
        <w:rPr>
          <w:rFonts w:ascii="Times New Roman" w:hAnsi="Times New Roman"/>
        </w:rPr>
        <w:t xml:space="preserve"> and let </w:t>
      </w:r>
      <w:r w:rsidR="004C02EF" w:rsidRPr="00C7794D">
        <w:rPr>
          <w:rFonts w:ascii="Times New Roman" w:hAnsi="Times New Roman"/>
          <w:i/>
          <w:iCs/>
        </w:rPr>
        <w:t>R</w:t>
      </w:r>
      <w:r w:rsidR="004C02EF" w:rsidRPr="00C7794D">
        <w:rPr>
          <w:rFonts w:ascii="Times New Roman" w:hAnsi="Times New Roman"/>
        </w:rPr>
        <w:t xml:space="preserve"> be the resul</w:t>
      </w:r>
    </w:p>
    <w:p w14:paraId="25AEEAF7"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14:paraId="4278D3A8"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r w:rsidR="009523C0">
        <w:rPr>
          <w:rFonts w:ascii="Times New Roman" w:hAnsi="Times New Roman"/>
        </w:rPr>
        <w:t xml:space="preserve"> return</w:t>
      </w:r>
      <w:r w:rsidRPr="00C7794D">
        <w:rPr>
          <w:rFonts w:ascii="Times New Roman" w:hAnsi="Times New Roman"/>
        </w:rPr>
        <w:t xml:space="preserve">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14:paraId="305CAA46" w14:textId="77777777" w:rsidR="00A6104D" w:rsidRDefault="00A6104D" w:rsidP="008C12B4">
      <w:pPr>
        <w:numPr>
          <w:ilvl w:val="0"/>
          <w:numId w:val="814"/>
        </w:numPr>
        <w:spacing w:after="120" w:line="240" w:lineRule="auto"/>
        <w:jc w:val="left"/>
        <w:rPr>
          <w:rFonts w:ascii="Times New Roman" w:hAnsi="Times New Roman"/>
        </w:rPr>
      </w:pPr>
      <w:r>
        <w:rPr>
          <w:rFonts w:ascii="Times New Roman" w:hAnsi="Times New Roman"/>
        </w:rPr>
        <w:t>R</w:t>
      </w:r>
      <w:r w:rsidRPr="00C7794D">
        <w:rPr>
          <w:rFonts w:ascii="Times New Roman" w:hAnsi="Times New Roman"/>
        </w:rPr>
        <w:t xml:space="preserve">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14:paraId="6DFD1BE4" w14:textId="77777777" w:rsidR="009523C0" w:rsidRDefault="009523C0" w:rsidP="009523C0">
      <w:pPr>
        <w:keepNext/>
        <w:rPr>
          <w:rFonts w:ascii="Helvetica" w:hAnsi="Helvetica"/>
          <w:b/>
          <w:spacing w:val="6"/>
        </w:rPr>
      </w:pPr>
      <w:r w:rsidRPr="00E77497">
        <w:rPr>
          <w:rFonts w:ascii="Helvetica" w:hAnsi="Helvetica"/>
          <w:b/>
        </w:rPr>
        <w:t xml:space="preserve">Runtime Semantics: </w:t>
      </w:r>
      <w:r>
        <w:rPr>
          <w:rFonts w:ascii="Helvetica" w:hAnsi="Helvetica"/>
          <w:b/>
        </w:rPr>
        <w:t xml:space="preserve">Case Selector </w:t>
      </w:r>
      <w:r w:rsidRPr="00E77497">
        <w:rPr>
          <w:rFonts w:ascii="Helvetica" w:hAnsi="Helvetica"/>
          <w:b/>
          <w:spacing w:val="6"/>
        </w:rPr>
        <w:t>Evaluation</w:t>
      </w:r>
    </w:p>
    <w:p w14:paraId="2223D937" w14:textId="77777777"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14:paraId="5450CF4C" w14:textId="77777777"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14:paraId="3B2D78EA" w14:textId="77777777"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14:paraId="5A848ED6" w14:textId="77777777" w:rsidR="009523C0" w:rsidRPr="00E77497" w:rsidRDefault="009523C0" w:rsidP="009523C0">
      <w:pPr>
        <w:pStyle w:val="Note"/>
      </w:pPr>
      <w:r w:rsidRPr="00E77497">
        <w:t>NOTE</w:t>
      </w:r>
      <w:r w:rsidRPr="00E77497">
        <w:tab/>
      </w:r>
      <w:r>
        <w:t>Case Selector Evaluation</w:t>
      </w:r>
      <w:r w:rsidRPr="00E77497">
        <w:t xml:space="preserve"> 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14:paraId="2A687BD0" w14:textId="77777777" w:rsidR="00176950" w:rsidRPr="00E77497" w:rsidRDefault="00176950" w:rsidP="0017695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0562ACC3" w14:textId="77777777" w:rsidR="00176950" w:rsidRPr="00E77497" w:rsidRDefault="00176950" w:rsidP="00176950">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14:paraId="358A7248" w14:textId="77777777" w:rsidR="00176950" w:rsidRPr="00E77497" w:rsidRDefault="00176950" w:rsidP="00176950">
      <w:pPr>
        <w:pStyle w:val="Alg2"/>
        <w:numPr>
          <w:ilvl w:val="0"/>
          <w:numId w:val="130"/>
        </w:numPr>
      </w:pPr>
      <w:r w:rsidRPr="00E77497">
        <w:t xml:space="preserve">Let </w:t>
      </w:r>
      <w:r w:rsidRPr="00E77497">
        <w:rPr>
          <w:i/>
        </w:rPr>
        <w:t>exprRef</w:t>
      </w:r>
      <w:r w:rsidRPr="00E77497">
        <w:t xml:space="preserve"> be the result of evaluating </w:t>
      </w:r>
      <w:r w:rsidRPr="00E77497">
        <w:rPr>
          <w:i/>
        </w:rPr>
        <w:t>Expression</w:t>
      </w:r>
      <w:r w:rsidRPr="00E77497">
        <w:t>.</w:t>
      </w:r>
    </w:p>
    <w:p w14:paraId="1B4F0BE6" w14:textId="77777777" w:rsidR="00176950" w:rsidRDefault="00176950" w:rsidP="00176950">
      <w:pPr>
        <w:pStyle w:val="Alg2"/>
        <w:numPr>
          <w:ilvl w:val="0"/>
          <w:numId w:val="130"/>
        </w:numPr>
        <w:contextualSpacing/>
      </w:pPr>
      <w:r>
        <w:t xml:space="preserve">Let </w:t>
      </w:r>
      <w:r w:rsidRPr="00646EAD">
        <w:rPr>
          <w:i/>
        </w:rPr>
        <w:t>switchValue</w:t>
      </w:r>
      <w:r>
        <w:t xml:space="preserve"> be </w:t>
      </w:r>
      <w:r w:rsidRPr="00E77497">
        <w:t>GetValue(</w:t>
      </w:r>
      <w:r w:rsidRPr="00E77497">
        <w:rPr>
          <w:i/>
        </w:rPr>
        <w:t>exprRef</w:t>
      </w:r>
      <w:r w:rsidRPr="00E77497">
        <w:t>)</w:t>
      </w:r>
      <w:r>
        <w:t>.</w:t>
      </w:r>
    </w:p>
    <w:p w14:paraId="428844EE" w14:textId="77777777" w:rsidR="00176950" w:rsidRDefault="006552DF" w:rsidP="00176950">
      <w:pPr>
        <w:pStyle w:val="Alg2"/>
        <w:numPr>
          <w:ilvl w:val="0"/>
          <w:numId w:val="130"/>
        </w:numPr>
        <w:contextualSpacing/>
      </w:pPr>
      <w:r>
        <w:t>ReturnIfAbrupt(</w:t>
      </w:r>
      <w:r w:rsidRPr="00646EAD">
        <w:rPr>
          <w:i/>
        </w:rPr>
        <w:t>switchValue</w:t>
      </w:r>
      <w:r>
        <w:t>)</w:t>
      </w:r>
      <w:r w:rsidR="00176950">
        <w:t>.</w:t>
      </w:r>
    </w:p>
    <w:p w14:paraId="00C93827" w14:textId="77777777" w:rsidR="00176950" w:rsidRPr="00E77497" w:rsidRDefault="00176950" w:rsidP="00176950">
      <w:pPr>
        <w:pStyle w:val="Alg2"/>
        <w:numPr>
          <w:ilvl w:val="0"/>
          <w:numId w:val="130"/>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14:paraId="427BF3E7" w14:textId="77777777" w:rsidR="00176950" w:rsidRPr="00E77497" w:rsidRDefault="00176950" w:rsidP="00176950">
      <w:pPr>
        <w:pStyle w:val="Alg2"/>
        <w:numPr>
          <w:ilvl w:val="0"/>
          <w:numId w:val="130"/>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14:paraId="2848C68D" w14:textId="77777777" w:rsidR="00176950" w:rsidRPr="00E77497" w:rsidRDefault="00176950" w:rsidP="00176950">
      <w:pPr>
        <w:pStyle w:val="Alg2"/>
        <w:numPr>
          <w:ilvl w:val="0"/>
          <w:numId w:val="130"/>
        </w:numPr>
        <w:spacing w:after="220"/>
        <w:contextualSpacing/>
      </w:pPr>
      <w:r w:rsidRPr="00E77497">
        <w:t xml:space="preserve">Perform Block Declaration Instantiation using </w:t>
      </w:r>
      <w:r w:rsidRPr="00E77497">
        <w:rPr>
          <w:i/>
        </w:rPr>
        <w:t>CaseBlock</w:t>
      </w:r>
      <w:r w:rsidRPr="00E77497">
        <w:t xml:space="preserve"> and </w:t>
      </w:r>
      <w:r w:rsidRPr="00E77497">
        <w:rPr>
          <w:i/>
        </w:rPr>
        <w:t>blockEnv</w:t>
      </w:r>
      <w:r w:rsidRPr="00E77497">
        <w:t>.</w:t>
      </w:r>
    </w:p>
    <w:p w14:paraId="0AF5E82B" w14:textId="77777777" w:rsidR="00176950" w:rsidRPr="00E77497" w:rsidRDefault="00176950" w:rsidP="00176950">
      <w:pPr>
        <w:pStyle w:val="Alg2"/>
        <w:numPr>
          <w:ilvl w:val="0"/>
          <w:numId w:val="130"/>
        </w:numPr>
      </w:pPr>
      <w:r w:rsidRPr="00E77497">
        <w:t xml:space="preserve">Let </w:t>
      </w:r>
      <w:r w:rsidRPr="00E77497">
        <w:rPr>
          <w:i/>
        </w:rPr>
        <w:t>R</w:t>
      </w:r>
      <w:r w:rsidRPr="00E77497">
        <w:t xml:space="preserve"> be the result of </w:t>
      </w:r>
      <w:r>
        <w:t>performing Case</w:t>
      </w:r>
      <w:r w:rsidR="00C23FE8">
        <w:t xml:space="preserve"> Block</w:t>
      </w:r>
      <w:r>
        <w:t xml:space="preserve"> Evaluation</w:t>
      </w:r>
      <w:r w:rsidR="009523C0">
        <w:t xml:space="preserve"> of</w:t>
      </w:r>
      <w:r w:rsidRPr="00E77497">
        <w:t xml:space="preserve"> </w:t>
      </w:r>
      <w:r w:rsidRPr="00E77497">
        <w:rPr>
          <w:i/>
        </w:rPr>
        <w:t>CaseBlock</w:t>
      </w:r>
      <w:r>
        <w:t xml:space="preserve"> with argument</w:t>
      </w:r>
      <w:r w:rsidRPr="00E77497">
        <w:t xml:space="preserve"> </w:t>
      </w:r>
      <w:r w:rsidRPr="00646EAD">
        <w:rPr>
          <w:i/>
        </w:rPr>
        <w:t>switchValue</w:t>
      </w:r>
      <w:r w:rsidRPr="00E77497">
        <w:t>.</w:t>
      </w:r>
    </w:p>
    <w:p w14:paraId="16D85E0A" w14:textId="77777777" w:rsidR="00176950" w:rsidRPr="00E77497" w:rsidRDefault="00176950" w:rsidP="00176950">
      <w:pPr>
        <w:pStyle w:val="Alg2"/>
        <w:numPr>
          <w:ilvl w:val="0"/>
          <w:numId w:val="130"/>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14:paraId="059C63C1" w14:textId="77777777" w:rsidR="00176950" w:rsidRPr="00E77497" w:rsidRDefault="00176950" w:rsidP="00176950">
      <w:pPr>
        <w:pStyle w:val="Alg2"/>
        <w:numPr>
          <w:ilvl w:val="0"/>
          <w:numId w:val="130"/>
        </w:numPr>
        <w:spacing w:after="220"/>
      </w:pPr>
      <w:r w:rsidRPr="00E77497">
        <w:t xml:space="preserve">Return </w:t>
      </w:r>
      <w:r w:rsidRPr="00E77497">
        <w:rPr>
          <w:i/>
        </w:rPr>
        <w:t>R</w:t>
      </w:r>
      <w:r w:rsidRPr="00E77497">
        <w:t>.</w:t>
      </w:r>
    </w:p>
    <w:p w14:paraId="5BAB867A" w14:textId="77777777" w:rsidR="00176950" w:rsidRPr="00E77497" w:rsidRDefault="00176950" w:rsidP="00176950">
      <w:pPr>
        <w:pStyle w:val="Note"/>
      </w:pPr>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p>
    <w:p w14:paraId="5E52EC55" w14:textId="77777777" w:rsidR="004D7410" w:rsidRPr="00E77497" w:rsidRDefault="004D7410" w:rsidP="00C979D9">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p>
    <w:p w14:paraId="2E4155F1" w14:textId="77777777" w:rsidR="004D7410" w:rsidRPr="00E77497" w:rsidRDefault="004D7410" w:rsidP="004D7410">
      <w:pPr>
        <w:pStyle w:val="Alg2"/>
        <w:numPr>
          <w:ilvl w:val="0"/>
          <w:numId w:val="812"/>
        </w:numPr>
        <w:spacing w:after="220"/>
      </w:pPr>
      <w:r w:rsidRPr="00E77497">
        <w:t xml:space="preserve">Return </w:t>
      </w:r>
      <w:r w:rsidR="00E46C84">
        <w:t>NormalCompletion(</w:t>
      </w:r>
      <w:r w:rsidR="00E46C84" w:rsidRPr="00E46C84">
        <w:rPr>
          <w:rFonts w:ascii="Arial" w:hAnsi="Arial" w:cs="Arial"/>
          <w:iCs/>
        </w:rPr>
        <w:t>empty</w:t>
      </w:r>
      <w:r w:rsidR="00E46C84" w:rsidRPr="00C7794D">
        <w:t>)</w:t>
      </w:r>
      <w:r w:rsidRPr="00E77497">
        <w:t>.</w:t>
      </w:r>
    </w:p>
    <w:p w14:paraId="1B8AC8F5" w14:textId="77777777" w:rsidR="004C02EF" w:rsidRPr="00E77497" w:rsidRDefault="004C02EF" w:rsidP="004C02EF">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t xml:space="preserve"> </w:t>
      </w:r>
    </w:p>
    <w:p w14:paraId="364C20A4" w14:textId="77777777" w:rsidR="00E46C84" w:rsidRPr="00E77497" w:rsidRDefault="00E46C84" w:rsidP="008C12B4">
      <w:pPr>
        <w:pStyle w:val="Alg2"/>
        <w:numPr>
          <w:ilvl w:val="0"/>
          <w:numId w:val="813"/>
        </w:numPr>
        <w:spacing w:after="220"/>
      </w:pPr>
      <w:r w:rsidRPr="00E77497">
        <w:t xml:space="preserve">Return the result of evaluating </w:t>
      </w:r>
      <w:r>
        <w:rPr>
          <w:i/>
        </w:rPr>
        <w:t>StatementList</w:t>
      </w:r>
      <w:r w:rsidRPr="00E77497">
        <w:t>.</w:t>
      </w:r>
    </w:p>
    <w:p w14:paraId="218D11EA" w14:textId="77777777" w:rsidR="008C12B4" w:rsidRPr="00E77497" w:rsidRDefault="008C12B4" w:rsidP="00C979D9">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w:t>
      </w:r>
    </w:p>
    <w:p w14:paraId="3BF50BC9" w14:textId="77777777" w:rsidR="008C12B4" w:rsidRPr="00E77497" w:rsidRDefault="008C12B4" w:rsidP="008C12B4">
      <w:pPr>
        <w:pStyle w:val="Alg2"/>
        <w:numPr>
          <w:ilvl w:val="0"/>
          <w:numId w:val="815"/>
        </w:numPr>
        <w:spacing w:after="220"/>
      </w:pPr>
      <w:r w:rsidRPr="00E77497">
        <w:t xml:space="preserve">Return </w:t>
      </w:r>
      <w:r>
        <w:t>NormalCompletion(</w:t>
      </w:r>
      <w:r w:rsidRPr="00E46C84">
        <w:rPr>
          <w:rFonts w:ascii="Arial" w:hAnsi="Arial" w:cs="Arial"/>
          <w:iCs/>
        </w:rPr>
        <w:t>empty</w:t>
      </w:r>
      <w:r w:rsidRPr="00C7794D">
        <w:t>)</w:t>
      </w:r>
      <w:r w:rsidRPr="00E77497">
        <w:t>.</w:t>
      </w:r>
    </w:p>
    <w:p w14:paraId="42D1E653" w14:textId="77777777" w:rsidR="008C12B4" w:rsidRPr="00E77497" w:rsidRDefault="008C12B4" w:rsidP="008C12B4">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StatementList</w:t>
      </w:r>
      <w:r w:rsidRPr="00E77497">
        <w:t xml:space="preserve"> </w:t>
      </w:r>
    </w:p>
    <w:p w14:paraId="097DE2DC" w14:textId="77777777" w:rsidR="008C12B4" w:rsidRPr="00E77497" w:rsidRDefault="008C12B4" w:rsidP="008C12B4">
      <w:pPr>
        <w:pStyle w:val="Alg2"/>
        <w:numPr>
          <w:ilvl w:val="0"/>
          <w:numId w:val="816"/>
        </w:numPr>
        <w:spacing w:after="220"/>
      </w:pPr>
      <w:r w:rsidRPr="00E77497">
        <w:t xml:space="preserve">Return the result of evaluating </w:t>
      </w:r>
      <w:r>
        <w:rPr>
          <w:i/>
        </w:rPr>
        <w:t>StatementList</w:t>
      </w:r>
      <w:r w:rsidRPr="00E77497">
        <w:t>.</w:t>
      </w:r>
    </w:p>
    <w:p w14:paraId="3D74CA32" w14:textId="77777777" w:rsidR="004C02EF" w:rsidRPr="00E77497" w:rsidRDefault="004C02EF" w:rsidP="00D148E9">
      <w:pPr>
        <w:pStyle w:val="20"/>
      </w:pPr>
      <w:bookmarkStart w:id="4214" w:name="_Toc361663439"/>
      <w:bookmarkStart w:id="4215" w:name="_Toc361665280"/>
      <w:bookmarkStart w:id="4216" w:name="_Toc361667120"/>
      <w:bookmarkStart w:id="4217" w:name="_Toc361668949"/>
      <w:bookmarkStart w:id="4218" w:name="_Toc364934987"/>
      <w:bookmarkStart w:id="4219" w:name="_Toc365474231"/>
      <w:bookmarkStart w:id="4220" w:name="_Toc417706230"/>
      <w:bookmarkStart w:id="4221" w:name="_Ref457437678"/>
      <w:bookmarkStart w:id="4222" w:name="_Toc472818890"/>
      <w:bookmarkStart w:id="4223" w:name="_Toc235503466"/>
      <w:bookmarkStart w:id="4224" w:name="_Toc241509241"/>
      <w:bookmarkStart w:id="4225" w:name="_Toc244416728"/>
      <w:bookmarkStart w:id="4226" w:name="_Toc276631092"/>
      <w:bookmarkStart w:id="4227" w:name="_Toc366141955"/>
      <w:bookmarkEnd w:id="4214"/>
      <w:bookmarkEnd w:id="4215"/>
      <w:bookmarkEnd w:id="4216"/>
      <w:bookmarkEnd w:id="4217"/>
      <w:bookmarkEnd w:id="4218"/>
      <w:bookmarkEnd w:id="4219"/>
      <w:r w:rsidRPr="00E77497">
        <w:t>Labelled Statements</w:t>
      </w:r>
      <w:bookmarkEnd w:id="4220"/>
      <w:bookmarkEnd w:id="4221"/>
      <w:bookmarkEnd w:id="4222"/>
      <w:bookmarkEnd w:id="4223"/>
      <w:bookmarkEnd w:id="4224"/>
      <w:bookmarkEnd w:id="4225"/>
      <w:bookmarkEnd w:id="4226"/>
      <w:bookmarkEnd w:id="4227"/>
    </w:p>
    <w:p w14:paraId="447DA373" w14:textId="77777777" w:rsidR="004C02EF" w:rsidRPr="00E77497" w:rsidRDefault="004C02EF" w:rsidP="004C02EF">
      <w:pPr>
        <w:pStyle w:val="Syntax"/>
      </w:pPr>
      <w:r w:rsidRPr="00E77497">
        <w:t>Syntax</w:t>
      </w:r>
    </w:p>
    <w:p w14:paraId="22F450F7" w14:textId="77777777" w:rsidR="004C02EF" w:rsidRPr="00E77497" w:rsidRDefault="004C02EF" w:rsidP="004C02EF">
      <w:pPr>
        <w:pStyle w:val="SyntaxRule"/>
      </w:pPr>
      <w:r w:rsidRPr="00E77497">
        <w:t xml:space="preserve">LabelledStatement </w:t>
      </w:r>
      <w:r w:rsidRPr="00E77497">
        <w:rPr>
          <w:rFonts w:ascii="Arial" w:hAnsi="Arial"/>
          <w:b/>
          <w:i w:val="0"/>
        </w:rPr>
        <w:t>:</w:t>
      </w:r>
    </w:p>
    <w:p w14:paraId="11D2D393" w14:textId="77777777"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14:paraId="600B5896" w14:textId="77777777" w:rsidR="00C56970" w:rsidRPr="00C56970" w:rsidRDefault="005648C3" w:rsidP="00C56970">
      <w:pPr>
        <w:rPr>
          <w:sz w:val="18"/>
          <w:szCs w:val="18"/>
        </w:rPr>
      </w:pPr>
      <w:r w:rsidRPr="00E77497">
        <w:rPr>
          <w:sz w:val="18"/>
        </w:rPr>
        <w:t>NOTE</w:t>
      </w:r>
      <w:r w:rsidRPr="00E77497">
        <w:rPr>
          <w:sz w:val="18"/>
        </w:rPr>
        <w:tab/>
      </w:r>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r w:rsidR="00C56970" w:rsidRPr="00C56970">
        <w:rPr>
          <w:sz w:val="18"/>
          <w:szCs w:val="18"/>
        </w:rPr>
        <w:t xml:space="preserve"> 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p>
    <w:p w14:paraId="2E525673" w14:textId="77777777" w:rsidR="00C56970" w:rsidRPr="00C7794D" w:rsidRDefault="00C56970" w:rsidP="004C02EF">
      <w:pPr>
        <w:rPr>
          <w:sz w:val="18"/>
        </w:rPr>
      </w:pPr>
    </w:p>
    <w:p w14:paraId="27CB3918" w14:textId="77777777" w:rsidR="00147F71" w:rsidRPr="00E77497" w:rsidRDefault="00147F71" w:rsidP="00E74C84">
      <w:pPr>
        <w:pStyle w:val="30"/>
      </w:pPr>
      <w:bookmarkStart w:id="4228" w:name="_Toc366141956"/>
      <w:r w:rsidRPr="00E77497">
        <w:t>Static Semantics</w:t>
      </w:r>
      <w:bookmarkEnd w:id="4228"/>
    </w:p>
    <w:p w14:paraId="3A5A13DA" w14:textId="77777777" w:rsidR="00147F71" w:rsidRPr="00E77497" w:rsidRDefault="00147F71" w:rsidP="00147F71">
      <w:pPr>
        <w:rPr>
          <w:rFonts w:ascii="Helvetica" w:hAnsi="Helvetica"/>
          <w:b/>
        </w:rPr>
      </w:pPr>
      <w:r w:rsidRPr="00E77497">
        <w:rPr>
          <w:rFonts w:ascii="Helvetica" w:hAnsi="Helvetica"/>
          <w:b/>
        </w:rPr>
        <w:t>Static Semantics:  Early Errors</w:t>
      </w:r>
    </w:p>
    <w:p w14:paraId="2CB86CA3" w14:textId="77777777" w:rsidR="00AF515E" w:rsidRPr="00675B74" w:rsidRDefault="00AF515E" w:rsidP="00AF515E">
      <w:pPr>
        <w:numPr>
          <w:ilvl w:val="0"/>
          <w:numId w:val="676"/>
        </w:numPr>
      </w:pPr>
      <w:r w:rsidRPr="006B6D0A">
        <w:t xml:space="preserve">It is a Syntax Error if </w:t>
      </w:r>
      <w:r w:rsidR="004C02EF" w:rsidRPr="004D1BD1">
        <w:t xml:space="preserve">a </w:t>
      </w:r>
      <w:r w:rsidR="004C02EF" w:rsidRPr="003B4312">
        <w:rPr>
          <w:rFonts w:ascii="Times New Roman" w:hAnsi="Times New Roman"/>
          <w:i/>
        </w:rPr>
        <w:t>LabelledStatement</w:t>
      </w:r>
      <w:r w:rsidR="004C02EF" w:rsidRPr="006B6D0A">
        <w:t xml:space="preserve"> 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w:t>
      </w:r>
      <w:r w:rsidR="00574DDF">
        <w:t xml:space="preserve">the enclosed </w:t>
      </w:r>
      <w:r w:rsidR="00574DDF" w:rsidRPr="003B4312">
        <w:rPr>
          <w:rFonts w:ascii="Times New Roman" w:hAnsi="Times New Roman"/>
          <w:i/>
        </w:rPr>
        <w:t>LabelledStatement</w:t>
      </w:r>
      <w:r w:rsidR="004C02EF" w:rsidRPr="009C202C">
        <w:t>. This does not apply to</w:t>
      </w:r>
      <w:r w:rsidR="00574DDF">
        <w:t xml:space="preserve"> a</w:t>
      </w:r>
      <w:r w:rsidR="004C02EF" w:rsidRPr="009C202C">
        <w:t xml:space="preserve"> </w:t>
      </w:r>
      <w:r w:rsidR="00574DDF" w:rsidRPr="006B6D0A">
        <w:rPr>
          <w:rFonts w:ascii="Times New Roman" w:hAnsi="Times New Roman"/>
          <w:i/>
        </w:rPr>
        <w:t>LabelledStatement</w:t>
      </w:r>
      <w:r w:rsidR="00574DDF" w:rsidRPr="006B6D0A">
        <w:t xml:space="preserve"> </w:t>
      </w:r>
      <w:r w:rsidR="004C02EF" w:rsidRPr="009C202C">
        <w:t xml:space="preserve">appearing within the body of a </w:t>
      </w:r>
      <w:r w:rsidR="004C02EF" w:rsidRPr="00B820AB">
        <w:rPr>
          <w:rFonts w:ascii="Times New Roman" w:hAnsi="Times New Roman"/>
          <w:i/>
        </w:rPr>
        <w:t>FunctionDeclaration</w:t>
      </w:r>
      <w:r w:rsidR="004C02EF" w:rsidRPr="00675B74">
        <w:t xml:space="preserve"> </w:t>
      </w:r>
      <w:r w:rsidR="00574DDF">
        <w:t xml:space="preserve">and a </w:t>
      </w:r>
      <w:r w:rsidR="00574DDF" w:rsidRPr="003B4312">
        <w:rPr>
          <w:rFonts w:ascii="Times New Roman" w:hAnsi="Times New Roman"/>
          <w:i/>
        </w:rPr>
        <w:t>LabelledStatement</w:t>
      </w:r>
      <w:r w:rsidR="00574DDF" w:rsidRPr="00675B74">
        <w:t xml:space="preserve"> </w:t>
      </w:r>
      <w:r w:rsidR="00574DDF">
        <w:t>that</w:t>
      </w:r>
      <w:r w:rsidR="00574DDF" w:rsidRPr="00675B74">
        <w:t xml:space="preserve"> </w:t>
      </w:r>
      <w:r w:rsidR="00574DDF" w:rsidRPr="006B6D0A">
        <w:t>enclose</w:t>
      </w:r>
      <w:r w:rsidR="00574DDF">
        <w:t>s</w:t>
      </w:r>
      <w:r w:rsidR="004C02EF" w:rsidRPr="00675B74">
        <w:t>, directly or indirectly</w:t>
      </w:r>
      <w:r w:rsidR="00574DDF">
        <w:t xml:space="preserve"> the</w:t>
      </w:r>
      <w:r w:rsidR="00574DDF" w:rsidRPr="00675B74">
        <w:t xml:space="preserve"> </w:t>
      </w:r>
      <w:r w:rsidR="00574DDF" w:rsidRPr="00B820AB">
        <w:rPr>
          <w:rFonts w:ascii="Times New Roman" w:hAnsi="Times New Roman"/>
          <w:i/>
        </w:rPr>
        <w:t>FunctionDeclaration</w:t>
      </w:r>
      <w:r w:rsidR="00574DDF" w:rsidRPr="00675B74">
        <w:t xml:space="preserve"> </w:t>
      </w:r>
      <w:r w:rsidR="004C02EF" w:rsidRPr="00675B74">
        <w:t>.</w:t>
      </w:r>
    </w:p>
    <w:p w14:paraId="3A2C65E8" w14:textId="77777777" w:rsidR="00AF515E" w:rsidRPr="00E77497" w:rsidRDefault="00AF515E" w:rsidP="00AF515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544E5411" w14:textId="77777777" w:rsidR="005648C3" w:rsidRPr="00E77497" w:rsidRDefault="00AF515E" w:rsidP="005648C3">
      <w:pPr>
        <w:jc w:val="left"/>
      </w:pPr>
      <w:r>
        <w:rPr>
          <w:rFonts w:ascii="Times New Roman" w:hAnsi="Times New Roman"/>
          <w:i/>
        </w:rPr>
        <w:t>LabelledStatement</w:t>
      </w:r>
      <w:r w:rsidR="005648C3" w:rsidRPr="00E77497">
        <w:rPr>
          <w:rFonts w:ascii="Times New Roman" w:hAnsi="Times New Roman"/>
          <w:i/>
        </w:rPr>
        <w:t xml:space="preserve"> </w:t>
      </w:r>
      <w:r w:rsidR="005648C3" w:rsidRPr="00E77497">
        <w:rPr>
          <w:b/>
        </w:rPr>
        <w:t>:</w:t>
      </w:r>
      <w:r w:rsidR="005648C3" w:rsidRPr="00E77497">
        <w:rPr>
          <w:rFonts w:ascii="Times New Roman" w:hAnsi="Times New Roman"/>
          <w:i/>
        </w:rPr>
        <w:t xml:space="preserve"> Identifier </w:t>
      </w:r>
      <w:r w:rsidR="005648C3" w:rsidRPr="00E77497">
        <w:rPr>
          <w:rFonts w:ascii="Courier New" w:hAnsi="Courier New"/>
          <w:b/>
        </w:rPr>
        <w:t>:</w:t>
      </w:r>
      <w:r w:rsidR="005648C3" w:rsidRPr="00E77497">
        <w:rPr>
          <w:rFonts w:ascii="Times New Roman" w:hAnsi="Times New Roman"/>
          <w:i/>
        </w:rPr>
        <w:t xml:space="preserve"> Statemen</w:t>
      </w:r>
      <w:r>
        <w:rPr>
          <w:rFonts w:ascii="Times New Roman" w:hAnsi="Times New Roman"/>
          <w:i/>
        </w:rPr>
        <w:t>t</w:t>
      </w:r>
    </w:p>
    <w:p w14:paraId="5BFBE166" w14:textId="77777777" w:rsidR="005648C3" w:rsidRPr="00E77497" w:rsidRDefault="005648C3" w:rsidP="00C47E72">
      <w:pPr>
        <w:pStyle w:val="Alg4"/>
        <w:numPr>
          <w:ilvl w:val="0"/>
          <w:numId w:val="489"/>
        </w:numPr>
        <w:spacing w:after="220"/>
        <w:contextualSpacing/>
      </w:pPr>
      <w:r w:rsidRPr="00E77497">
        <w:t xml:space="preserve">Return the VarDeclaredNames of </w:t>
      </w:r>
      <w:r w:rsidRPr="00E77497">
        <w:rPr>
          <w:i/>
        </w:rPr>
        <w:t>Statement</w:t>
      </w:r>
      <w:r w:rsidRPr="00E77497">
        <w:t>.</w:t>
      </w:r>
    </w:p>
    <w:p w14:paraId="6902DBFF" w14:textId="77777777" w:rsidR="00AF515E" w:rsidRPr="00E77497" w:rsidRDefault="00AF515E" w:rsidP="00E74C84">
      <w:pPr>
        <w:pStyle w:val="30"/>
      </w:pPr>
      <w:bookmarkStart w:id="4229" w:name="_Toc366141957"/>
      <w:r w:rsidRPr="00E77497">
        <w:t>Runtime Semantics</w:t>
      </w:r>
      <w:bookmarkEnd w:id="4229"/>
    </w:p>
    <w:p w14:paraId="2DBEAC97" w14:textId="77777777" w:rsidR="006B5B38" w:rsidRDefault="006B5B38" w:rsidP="006B5B3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14:paraId="06EFE65D" w14:textId="77777777" w:rsidR="006B5B38" w:rsidRPr="00FA3203" w:rsidRDefault="006B5B38" w:rsidP="006B5B38">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14:paraId="3C653888" w14:textId="77777777" w:rsidR="006B5B38" w:rsidRPr="00E77497" w:rsidRDefault="006B5B38" w:rsidP="006B5B38">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14:paraId="12367C78" w14:textId="77777777" w:rsidR="006B5B38" w:rsidRDefault="006B5B38" w:rsidP="006B5B38">
      <w:pPr>
        <w:pStyle w:val="Alg2"/>
        <w:numPr>
          <w:ilvl w:val="0"/>
          <w:numId w:val="677"/>
        </w:numPr>
      </w:pPr>
      <w:r>
        <w:t xml:space="preserve">Let </w:t>
      </w:r>
      <w:r w:rsidRPr="007E4BB5">
        <w:rPr>
          <w:i/>
        </w:rPr>
        <w:t>label</w:t>
      </w:r>
      <w:r>
        <w:t xml:space="preserve"> be the StringValue of </w:t>
      </w:r>
      <w:r w:rsidRPr="0020208B">
        <w:rPr>
          <w:i/>
        </w:rPr>
        <w:t>Identifi</w:t>
      </w:r>
      <w:r>
        <w:rPr>
          <w:i/>
        </w:rPr>
        <w:t>er</w:t>
      </w:r>
      <w:r>
        <w:t>.</w:t>
      </w:r>
    </w:p>
    <w:p w14:paraId="4F51D0DF" w14:textId="77777777" w:rsidR="006B5B38" w:rsidRDefault="006B5B38" w:rsidP="006B5B38">
      <w:pPr>
        <w:pStyle w:val="Alg2"/>
        <w:numPr>
          <w:ilvl w:val="0"/>
          <w:numId w:val="677"/>
        </w:numPr>
      </w:pPr>
      <w:r>
        <w:t xml:space="preserve">Let </w:t>
      </w:r>
      <w:r>
        <w:rPr>
          <w:i/>
        </w:rPr>
        <w:t xml:space="preserve">newLabelSet </w:t>
      </w:r>
      <w:r>
        <w:t xml:space="preserve"> be a new List containing  </w:t>
      </w:r>
      <w:r w:rsidRPr="007E4BB5">
        <w:rPr>
          <w:i/>
        </w:rPr>
        <w:t>label</w:t>
      </w:r>
      <w:r>
        <w:t xml:space="preserve"> and the elements of  </w:t>
      </w:r>
      <w:r w:rsidR="0039293A">
        <w:rPr>
          <w:i/>
        </w:rPr>
        <w:t>l</w:t>
      </w:r>
      <w:r w:rsidRPr="006A5E27">
        <w:rPr>
          <w:i/>
        </w:rPr>
        <w:t>abe</w:t>
      </w:r>
      <w:r>
        <w:rPr>
          <w:i/>
        </w:rPr>
        <w:t>l</w:t>
      </w:r>
      <w:r w:rsidRPr="006A5E27">
        <w:rPr>
          <w:i/>
        </w:rPr>
        <w:t>Set</w:t>
      </w:r>
      <w:r>
        <w:t>.</w:t>
      </w:r>
    </w:p>
    <w:p w14:paraId="10C6ED95" w14:textId="77777777" w:rsidR="006B5B38" w:rsidRDefault="006B5B38" w:rsidP="006B5B38">
      <w:pPr>
        <w:pStyle w:val="Alg2"/>
        <w:numPr>
          <w:ilvl w:val="0"/>
          <w:numId w:val="677"/>
        </w:numPr>
      </w:pPr>
      <w:r>
        <w:t xml:space="preserve">If </w:t>
      </w:r>
      <w:r w:rsidRPr="00FA5D11">
        <w:rPr>
          <w:i/>
          <w:iCs/>
        </w:rPr>
        <w:t>Statement</w:t>
      </w:r>
      <w:r>
        <w:t xml:space="preserve"> is </w:t>
      </w:r>
      <w:r w:rsidR="0039293A">
        <w:t>either</w:t>
      </w:r>
      <w:r>
        <w:t xml:space="preserve"> </w:t>
      </w:r>
      <w:r w:rsidRPr="006B5B38">
        <w:rPr>
          <w:i/>
        </w:rPr>
        <w:t>LabelledStatement</w:t>
      </w:r>
      <w:r>
        <w:t xml:space="preserve"> or </w:t>
      </w:r>
      <w:r w:rsidR="0039293A">
        <w:rPr>
          <w:i/>
        </w:rPr>
        <w:t>Breakable</w:t>
      </w:r>
      <w:r w:rsidRPr="00E77497">
        <w:rPr>
          <w:i/>
        </w:rPr>
        <w:t>Statement</w:t>
      </w:r>
      <w:r w:rsidR="00364EA2">
        <w:t>,</w:t>
      </w:r>
      <w:r>
        <w:t xml:space="preserve"> then</w:t>
      </w:r>
    </w:p>
    <w:p w14:paraId="3A951631" w14:textId="77777777" w:rsidR="00364EA2" w:rsidRDefault="00364EA2" w:rsidP="00364EA2">
      <w:pPr>
        <w:pStyle w:val="Alg2"/>
        <w:numPr>
          <w:ilvl w:val="1"/>
          <w:numId w:val="677"/>
        </w:numPr>
      </w:pPr>
      <w:r w:rsidRPr="00E77497">
        <w:t xml:space="preserve">Let </w:t>
      </w:r>
      <w:r>
        <w:rPr>
          <w:i/>
        </w:rPr>
        <w:t>stmtResult</w:t>
      </w:r>
      <w:r w:rsidRPr="00E77497">
        <w:t xml:space="preserve"> be the result of</w:t>
      </w:r>
      <w:r>
        <w:t xml:space="preserve"> performing Labelled Evaluation of </w:t>
      </w:r>
      <w:r>
        <w:rPr>
          <w:i/>
        </w:rPr>
        <w:t>Statement</w:t>
      </w:r>
      <w:r w:rsidRPr="00E77497">
        <w:rPr>
          <w:i/>
        </w:rPr>
        <w:t xml:space="preserve"> </w:t>
      </w:r>
      <w:r>
        <w:t xml:space="preserve">with argument </w:t>
      </w:r>
      <w:r w:rsidRPr="00364EA2">
        <w:rPr>
          <w:i/>
        </w:rPr>
        <w:t>newLabelSet</w:t>
      </w:r>
      <w:r>
        <w:t>.</w:t>
      </w:r>
    </w:p>
    <w:p w14:paraId="04811DF6" w14:textId="77777777" w:rsidR="00364EA2" w:rsidRDefault="00364EA2" w:rsidP="006B5B38">
      <w:pPr>
        <w:pStyle w:val="Alg2"/>
        <w:numPr>
          <w:ilvl w:val="0"/>
          <w:numId w:val="677"/>
        </w:numPr>
      </w:pPr>
      <w:r>
        <w:t>Else,</w:t>
      </w:r>
    </w:p>
    <w:p w14:paraId="686716C5" w14:textId="77777777" w:rsidR="006B5B38" w:rsidRPr="00E77497" w:rsidRDefault="006B5B38" w:rsidP="00364EA2">
      <w:pPr>
        <w:pStyle w:val="Alg2"/>
        <w:numPr>
          <w:ilvl w:val="1"/>
          <w:numId w:val="677"/>
        </w:numPr>
      </w:pPr>
      <w:r w:rsidRPr="00E77497">
        <w:t xml:space="preserve">Let </w:t>
      </w:r>
      <w:r>
        <w:rPr>
          <w:i/>
        </w:rPr>
        <w:t>stmtResult</w:t>
      </w:r>
      <w:r w:rsidRPr="00E77497">
        <w:t xml:space="preserve"> be the result of evaluating </w:t>
      </w:r>
      <w:r>
        <w:rPr>
          <w:i/>
        </w:rPr>
        <w:t>Statement</w:t>
      </w:r>
      <w:r w:rsidRPr="00E77497">
        <w:t>.</w:t>
      </w:r>
    </w:p>
    <w:p w14:paraId="55E16A71" w14:textId="77777777" w:rsidR="006B5B38" w:rsidRPr="007E4BB5" w:rsidRDefault="006B5B38" w:rsidP="006B5B38">
      <w:pPr>
        <w:pStyle w:val="Alg2"/>
        <w:numPr>
          <w:ilvl w:val="0"/>
          <w:numId w:val="677"/>
        </w:numPr>
        <w:contextualSpacing/>
      </w:pPr>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p>
    <w:p w14:paraId="43BD59F3" w14:textId="77777777" w:rsidR="006B5B38" w:rsidRDefault="006B5B38" w:rsidP="006B5B38">
      <w:pPr>
        <w:pStyle w:val="Alg2"/>
        <w:numPr>
          <w:ilvl w:val="1"/>
          <w:numId w:val="677"/>
        </w:numPr>
        <w:contextualSpacing/>
      </w:pPr>
      <w:r>
        <w:t xml:space="preserve">Let </w:t>
      </w:r>
      <w:r w:rsidRPr="0053000C">
        <w:rPr>
          <w:i/>
        </w:rPr>
        <w:t>result</w:t>
      </w:r>
      <w:r>
        <w:t xml:space="preserve"> be NormalCompletion(</w:t>
      </w:r>
      <w:r>
        <w:rPr>
          <w:i/>
        </w:rPr>
        <w:t>stmtResult</w:t>
      </w:r>
      <w:r>
        <w:t>.[[value]]).</w:t>
      </w:r>
    </w:p>
    <w:p w14:paraId="5230A481" w14:textId="77777777" w:rsidR="008002D2" w:rsidRDefault="006B5B38" w:rsidP="008002D2">
      <w:pPr>
        <w:pStyle w:val="Alg2"/>
        <w:numPr>
          <w:ilvl w:val="0"/>
          <w:numId w:val="677"/>
        </w:numPr>
        <w:contextualSpacing/>
      </w:pPr>
      <w:r>
        <w:t>Else,</w:t>
      </w:r>
    </w:p>
    <w:p w14:paraId="2F23D1EA" w14:textId="77777777" w:rsidR="006B5B38" w:rsidRDefault="008002D2" w:rsidP="008002D2">
      <w:pPr>
        <w:pStyle w:val="Alg2"/>
        <w:numPr>
          <w:ilvl w:val="1"/>
          <w:numId w:val="677"/>
        </w:numPr>
        <w:contextualSpacing/>
      </w:pPr>
      <w:r>
        <w:t>L</w:t>
      </w:r>
      <w:r w:rsidR="006B5B38">
        <w:t xml:space="preserve">et </w:t>
      </w:r>
      <w:r w:rsidR="006B5B38" w:rsidRPr="00537A6F">
        <w:rPr>
          <w:i/>
        </w:rPr>
        <w:t>result</w:t>
      </w:r>
      <w:r w:rsidR="006B5B38">
        <w:t xml:space="preserve"> be </w:t>
      </w:r>
      <w:r w:rsidR="006B5B38" w:rsidRPr="00537A6F">
        <w:rPr>
          <w:i/>
        </w:rPr>
        <w:t>stmtResult</w:t>
      </w:r>
      <w:r w:rsidR="006B5B38">
        <w:t>.</w:t>
      </w:r>
    </w:p>
    <w:p w14:paraId="0C38CAD0" w14:textId="77777777" w:rsidR="006B5B38" w:rsidRPr="00E77497" w:rsidRDefault="006B5B38" w:rsidP="006B5B38">
      <w:pPr>
        <w:pStyle w:val="Alg2"/>
        <w:numPr>
          <w:ilvl w:val="0"/>
          <w:numId w:val="677"/>
        </w:numPr>
        <w:spacing w:after="220"/>
      </w:pPr>
      <w:r w:rsidRPr="00E77497">
        <w:t xml:space="preserve">Return </w:t>
      </w:r>
      <w:r w:rsidRPr="00F460AA">
        <w:rPr>
          <w:i/>
        </w:rPr>
        <w:t>result</w:t>
      </w:r>
      <w:r w:rsidRPr="00E77497">
        <w:t>.</w:t>
      </w:r>
    </w:p>
    <w:p w14:paraId="79C94801" w14:textId="77777777" w:rsidR="00AF515E" w:rsidRDefault="00AF515E" w:rsidP="00AF515E">
      <w:pPr>
        <w:keepNext/>
        <w:rPr>
          <w:rFonts w:ascii="Helvetica" w:hAnsi="Helvetica"/>
          <w:b/>
          <w:spacing w:val="6"/>
        </w:rPr>
      </w:pPr>
      <w:r w:rsidRPr="00E77497">
        <w:rPr>
          <w:rFonts w:ascii="Helvetica" w:hAnsi="Helvetica"/>
          <w:b/>
        </w:rPr>
        <w:t xml:space="preserve">Runtime Semantics: </w:t>
      </w:r>
      <w:r>
        <w:rPr>
          <w:rFonts w:ascii="Helvetica" w:hAnsi="Helvetica"/>
          <w:b/>
          <w:spacing w:val="6"/>
        </w:rPr>
        <w:t>Evaluation</w:t>
      </w:r>
    </w:p>
    <w:p w14:paraId="39DC4247" w14:textId="77777777" w:rsidR="00506721" w:rsidRPr="00E77497" w:rsidRDefault="00506721" w:rsidP="00506721">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14:paraId="51E777A2" w14:textId="77777777" w:rsidR="007E4BB5" w:rsidRDefault="00364EA2" w:rsidP="008F7A25">
      <w:pPr>
        <w:pStyle w:val="Alg2"/>
        <w:numPr>
          <w:ilvl w:val="0"/>
          <w:numId w:val="1540"/>
        </w:numPr>
      </w:pPr>
      <w:r>
        <w:t xml:space="preserve">Let </w:t>
      </w:r>
      <w:r>
        <w:rPr>
          <w:i/>
        </w:rPr>
        <w:t xml:space="preserve">newLabelSet </w:t>
      </w:r>
      <w:r>
        <w:t xml:space="preserve"> be a new empty List.</w:t>
      </w:r>
    </w:p>
    <w:p w14:paraId="37E55386" w14:textId="77777777" w:rsidR="00506721" w:rsidRPr="00E77497" w:rsidRDefault="00506721" w:rsidP="008F7A25">
      <w:pPr>
        <w:pStyle w:val="Alg2"/>
        <w:numPr>
          <w:ilvl w:val="0"/>
          <w:numId w:val="1540"/>
        </w:numPr>
        <w:spacing w:after="220"/>
      </w:pPr>
      <w:r w:rsidRPr="00E77497">
        <w:t xml:space="preserve">Return </w:t>
      </w:r>
      <w:r w:rsidR="00364EA2" w:rsidRPr="00E77497">
        <w:t>the result of</w:t>
      </w:r>
      <w:r w:rsidR="00364EA2">
        <w:t xml:space="preserve"> performing Labelled Evaluation of this </w:t>
      </w:r>
      <w:r w:rsidR="00364EA2">
        <w:rPr>
          <w:i/>
        </w:rPr>
        <w:t>LabelledStatement</w:t>
      </w:r>
      <w:r w:rsidR="00364EA2" w:rsidRPr="00E77497">
        <w:rPr>
          <w:i/>
        </w:rPr>
        <w:t xml:space="preserve"> </w:t>
      </w:r>
      <w:r w:rsidR="00364EA2">
        <w:t>w</w:t>
      </w:r>
      <w:r w:rsidR="00533E91">
        <w:t>i</w:t>
      </w:r>
      <w:r w:rsidR="00364EA2">
        <w:t xml:space="preserve">th argument </w:t>
      </w:r>
      <w:r w:rsidR="00364EA2" w:rsidRPr="00364EA2">
        <w:rPr>
          <w:i/>
        </w:rPr>
        <w:t>newLabelSet</w:t>
      </w:r>
      <w:r w:rsidR="00364EA2">
        <w:t>.</w:t>
      </w:r>
    </w:p>
    <w:p w14:paraId="73C21511" w14:textId="77777777" w:rsidR="004C02EF" w:rsidRPr="00E77497" w:rsidRDefault="004C02EF" w:rsidP="00D148E9">
      <w:pPr>
        <w:pStyle w:val="20"/>
      </w:pPr>
      <w:bookmarkStart w:id="4230" w:name="_Toc417706231"/>
      <w:bookmarkStart w:id="4231" w:name="_Ref456011222"/>
      <w:bookmarkStart w:id="4232" w:name="_Ref457437679"/>
      <w:bookmarkStart w:id="4233" w:name="_Ref457707594"/>
      <w:bookmarkStart w:id="4234" w:name="_Ref457792687"/>
      <w:bookmarkStart w:id="4235" w:name="_Toc472818891"/>
      <w:bookmarkStart w:id="4236" w:name="_Toc235503467"/>
      <w:bookmarkStart w:id="4237" w:name="_Toc241509242"/>
      <w:bookmarkStart w:id="4238" w:name="_Toc244416729"/>
      <w:bookmarkStart w:id="4239" w:name="_Toc276631093"/>
      <w:bookmarkStart w:id="4240" w:name="_Toc404439291"/>
      <w:bookmarkStart w:id="4241" w:name="_Toc366141958"/>
      <w:r w:rsidRPr="00E77497">
        <w:t xml:space="preserve">The </w:t>
      </w:r>
      <w:r w:rsidRPr="00E77497">
        <w:rPr>
          <w:rFonts w:ascii="Courier New" w:hAnsi="Courier New"/>
          <w:sz w:val="20"/>
        </w:rPr>
        <w:t>throw</w:t>
      </w:r>
      <w:r w:rsidRPr="00E77497">
        <w:t xml:space="preserve"> </w:t>
      </w:r>
      <w:bookmarkEnd w:id="4230"/>
      <w:bookmarkEnd w:id="4231"/>
      <w:bookmarkEnd w:id="4232"/>
      <w:bookmarkEnd w:id="4233"/>
      <w:bookmarkEnd w:id="4234"/>
      <w:bookmarkEnd w:id="4235"/>
      <w:bookmarkEnd w:id="4236"/>
      <w:r w:rsidRPr="00E77497">
        <w:t>Statement</w:t>
      </w:r>
      <w:bookmarkEnd w:id="4237"/>
      <w:bookmarkEnd w:id="4238"/>
      <w:bookmarkEnd w:id="4239"/>
      <w:bookmarkEnd w:id="4241"/>
    </w:p>
    <w:p w14:paraId="77AF21C3" w14:textId="77777777" w:rsidR="004C02EF" w:rsidRPr="00E77497" w:rsidRDefault="004C02EF" w:rsidP="004C02EF">
      <w:pPr>
        <w:pStyle w:val="Syntax"/>
      </w:pPr>
      <w:r w:rsidRPr="00E77497">
        <w:t>Syntax</w:t>
      </w:r>
    </w:p>
    <w:p w14:paraId="14AF27F5" w14:textId="77777777"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14:paraId="1E9CAE0F" w14:textId="77777777"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14:paraId="7BCE36EF" w14:textId="77777777" w:rsidR="00137648" w:rsidRDefault="00137648" w:rsidP="00137648">
      <w:pPr>
        <w:keepNext/>
        <w:rPr>
          <w:rFonts w:ascii="Helvetica" w:hAnsi="Helvetica"/>
          <w:b/>
          <w:spacing w:val="6"/>
        </w:rPr>
      </w:pPr>
      <w:r w:rsidRPr="00E77497">
        <w:rPr>
          <w:rFonts w:ascii="Helvetica" w:hAnsi="Helvetica"/>
          <w:b/>
        </w:rPr>
        <w:t xml:space="preserve">Runtime Semantics: </w:t>
      </w:r>
      <w:r>
        <w:rPr>
          <w:rFonts w:ascii="Helvetica" w:hAnsi="Helvetica"/>
          <w:b/>
          <w:spacing w:val="6"/>
        </w:rPr>
        <w:t>Evaluation</w:t>
      </w:r>
    </w:p>
    <w:p w14:paraId="311E6596" w14:textId="77777777"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14:paraId="762C0195" w14:textId="77777777"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14:paraId="1145A605" w14:textId="77777777" w:rsidR="003679DC" w:rsidRPr="003679DC" w:rsidRDefault="003679DC" w:rsidP="007F4002">
      <w:pPr>
        <w:pStyle w:val="Alg2"/>
        <w:numPr>
          <w:ilvl w:val="0"/>
          <w:numId w:val="135"/>
        </w:numPr>
        <w:spacing w:after="220"/>
        <w:contextualSpacing/>
      </w:pPr>
      <w:r>
        <w:t xml:space="preserve">Let </w:t>
      </w:r>
      <w:r w:rsidRPr="007F4002">
        <w:rPr>
          <w:i/>
        </w:rPr>
        <w:t>exprValue</w:t>
      </w:r>
      <w:r>
        <w:t xml:space="preserve"> be GetValue(</w:t>
      </w:r>
      <w:r w:rsidRPr="007F4002">
        <w:rPr>
          <w:i/>
        </w:rPr>
        <w:t>exprRef</w:t>
      </w:r>
      <w:r>
        <w:t>).</w:t>
      </w:r>
    </w:p>
    <w:p w14:paraId="37FECF14" w14:textId="77777777" w:rsidR="003679DC" w:rsidRDefault="003679DC" w:rsidP="007F4002">
      <w:pPr>
        <w:pStyle w:val="Alg2"/>
        <w:numPr>
          <w:ilvl w:val="0"/>
          <w:numId w:val="135"/>
        </w:numPr>
        <w:spacing w:after="220"/>
        <w:contextualSpacing/>
      </w:pPr>
      <w:r>
        <w:t>ReturnIfAbrupt(</w:t>
      </w:r>
      <w:r w:rsidRPr="007F4002">
        <w:rPr>
          <w:i/>
        </w:rPr>
        <w:t>exprValue</w:t>
      </w:r>
      <w:r>
        <w:t>).</w:t>
      </w:r>
    </w:p>
    <w:p w14:paraId="455B141F" w14:textId="77777777" w:rsidR="004C02EF" w:rsidRPr="00E77497" w:rsidRDefault="004C02EF" w:rsidP="008D6401">
      <w:pPr>
        <w:pStyle w:val="Alg2"/>
        <w:numPr>
          <w:ilvl w:val="0"/>
          <w:numId w:val="135"/>
        </w:numPr>
        <w:spacing w:after="220"/>
      </w:pPr>
      <w:r w:rsidRPr="00E77497">
        <w:t xml:space="preserve">Return </w:t>
      </w:r>
      <w:r w:rsidR="003679DC">
        <w:t xml:space="preserve">Completion {[[type]]: </w:t>
      </w:r>
      <w:r w:rsidRPr="00E77497">
        <w:rPr>
          <w:rFonts w:ascii="Arial" w:hAnsi="Arial" w:cs="Arial"/>
        </w:rPr>
        <w:t>throw</w:t>
      </w:r>
      <w:r w:rsidRPr="00E77497">
        <w:t xml:space="preserve">, </w:t>
      </w:r>
      <w:r w:rsidR="003679DC">
        <w:t xml:space="preserve">[[value]]: </w:t>
      </w:r>
      <w:r w:rsidR="008D6401" w:rsidRPr="007F4002">
        <w:rPr>
          <w:i/>
        </w:rPr>
        <w:t>exprValue</w:t>
      </w:r>
      <w:r w:rsidRPr="00E77497">
        <w:t xml:space="preserve">, </w:t>
      </w:r>
      <w:r w:rsidR="003679DC">
        <w:t xml:space="preserve">[[target]]: </w:t>
      </w:r>
      <w:r w:rsidRPr="00E77497">
        <w:rPr>
          <w:rFonts w:ascii="Arial" w:hAnsi="Arial" w:cs="Arial"/>
        </w:rPr>
        <w:t>empty</w:t>
      </w:r>
      <w:r w:rsidR="003679DC">
        <w:t>}</w:t>
      </w:r>
      <w:r w:rsidR="003679DC" w:rsidRPr="00E77497">
        <w:t>.</w:t>
      </w:r>
    </w:p>
    <w:p w14:paraId="521FCBA4" w14:textId="77777777" w:rsidR="004C02EF" w:rsidRPr="00E77497" w:rsidRDefault="004C02EF" w:rsidP="00D148E9">
      <w:pPr>
        <w:pStyle w:val="20"/>
      </w:pPr>
      <w:bookmarkStart w:id="4242" w:name="_Toc417706232"/>
      <w:bookmarkStart w:id="4243" w:name="_Ref440445607"/>
      <w:bookmarkStart w:id="4244" w:name="_Ref440445697"/>
      <w:bookmarkStart w:id="4245" w:name="_Ref451680203"/>
      <w:bookmarkStart w:id="4246" w:name="_Ref457437680"/>
      <w:bookmarkStart w:id="4247" w:name="_Ref457437681"/>
      <w:bookmarkStart w:id="4248" w:name="_Ref457437682"/>
      <w:bookmarkStart w:id="4249" w:name="_Ref457707597"/>
      <w:bookmarkStart w:id="4250" w:name="_Ref457708469"/>
      <w:bookmarkStart w:id="4251" w:name="_Ref457708470"/>
      <w:bookmarkStart w:id="4252" w:name="_Ref457792688"/>
      <w:bookmarkStart w:id="4253" w:name="_Ref457792814"/>
      <w:bookmarkStart w:id="4254" w:name="_Ref457792815"/>
      <w:bookmarkStart w:id="4255" w:name="_Ref458336613"/>
      <w:bookmarkStart w:id="4256" w:name="_Toc472818892"/>
      <w:bookmarkStart w:id="4257" w:name="_Toc235503468"/>
      <w:bookmarkStart w:id="4258" w:name="_Toc241509243"/>
      <w:bookmarkStart w:id="4259" w:name="_Toc244416730"/>
      <w:bookmarkStart w:id="4260" w:name="_Toc276631094"/>
      <w:bookmarkStart w:id="4261" w:name="_Ref366133840"/>
      <w:bookmarkStart w:id="4262" w:name="_Ref366135404"/>
      <w:bookmarkStart w:id="4263" w:name="_Toc366141959"/>
      <w:r w:rsidRPr="00E77497">
        <w:t xml:space="preserve">The </w:t>
      </w:r>
      <w:r w:rsidRPr="00E77497">
        <w:rPr>
          <w:rFonts w:ascii="Courier New" w:hAnsi="Courier New"/>
          <w:sz w:val="20"/>
        </w:rPr>
        <w:t>try</w:t>
      </w:r>
      <w:r w:rsidRPr="00E77497">
        <w:t xml:space="preserve"> </w:t>
      </w:r>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r w:rsidRPr="00E77497">
        <w:t>Statement</w:t>
      </w:r>
      <w:bookmarkEnd w:id="4258"/>
      <w:bookmarkEnd w:id="4259"/>
      <w:bookmarkEnd w:id="4260"/>
      <w:bookmarkEnd w:id="4261"/>
      <w:bookmarkEnd w:id="4262"/>
      <w:bookmarkEnd w:id="4263"/>
    </w:p>
    <w:p w14:paraId="28D43F60" w14:textId="77777777" w:rsidR="004C02EF" w:rsidRPr="00E77497" w:rsidRDefault="004C02EF" w:rsidP="004C02EF">
      <w:pPr>
        <w:pStyle w:val="Syntax"/>
      </w:pPr>
      <w:r w:rsidRPr="00E77497">
        <w:t>Syntax</w:t>
      </w:r>
    </w:p>
    <w:p w14:paraId="719015D2" w14:textId="77777777" w:rsidR="004C02EF" w:rsidRPr="00E77497" w:rsidRDefault="004C02EF" w:rsidP="004C02EF">
      <w:pPr>
        <w:pStyle w:val="SyntaxRule"/>
      </w:pPr>
      <w:r w:rsidRPr="00E77497">
        <w:t xml:space="preserve">TryStatement </w:t>
      </w:r>
      <w:r w:rsidRPr="00E77497">
        <w:rPr>
          <w:rFonts w:ascii="Arial" w:hAnsi="Arial"/>
          <w:b/>
          <w:i w:val="0"/>
        </w:rPr>
        <w:t>:</w:t>
      </w:r>
    </w:p>
    <w:p w14:paraId="3FA21239" w14:textId="77777777"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47A1F524" w14:textId="77777777" w:rsidR="004C02EF" w:rsidRPr="00E77497" w:rsidRDefault="004C02EF" w:rsidP="004C02EF">
      <w:pPr>
        <w:pStyle w:val="SyntaxRule"/>
      </w:pPr>
      <w:r w:rsidRPr="00E77497">
        <w:t xml:space="preserve">Catch </w:t>
      </w:r>
      <w:r w:rsidRPr="00E77497">
        <w:rPr>
          <w:rFonts w:ascii="Arial" w:hAnsi="Arial"/>
          <w:b/>
          <w:i w:val="0"/>
        </w:rPr>
        <w:t>:</w:t>
      </w:r>
    </w:p>
    <w:p w14:paraId="2B463727" w14:textId="77777777"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007E5BF2" w:rsidRPr="00E77497">
        <w:t>CatchParameter</w:t>
      </w:r>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14:paraId="3FBE9B2D" w14:textId="77777777" w:rsidR="004C02EF" w:rsidRPr="00E77497" w:rsidRDefault="004C02EF" w:rsidP="004C02EF">
      <w:pPr>
        <w:pStyle w:val="SyntaxRule"/>
      </w:pPr>
      <w:r w:rsidRPr="00E77497">
        <w:t xml:space="preserve">Finally </w:t>
      </w:r>
      <w:r w:rsidRPr="00E77497">
        <w:rPr>
          <w:rFonts w:ascii="Arial" w:hAnsi="Arial"/>
          <w:b/>
          <w:i w:val="0"/>
        </w:rPr>
        <w:t>:</w:t>
      </w:r>
    </w:p>
    <w:p w14:paraId="0E53D62E" w14:textId="77777777"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14:paraId="414C6B77" w14:textId="77777777" w:rsidR="0015789C" w:rsidRPr="00E77497" w:rsidRDefault="007E5BF2" w:rsidP="0015789C">
      <w:pPr>
        <w:pStyle w:val="SyntaxRule"/>
      </w:pPr>
      <w:r w:rsidRPr="00E77497">
        <w:t>C</w:t>
      </w:r>
      <w:r w:rsidR="0015789C" w:rsidRPr="00E77497">
        <w:t xml:space="preserve">atchParameter </w:t>
      </w:r>
      <w:r w:rsidR="0015789C" w:rsidRPr="00E77497">
        <w:rPr>
          <w:rFonts w:ascii="Arial" w:hAnsi="Arial"/>
          <w:b/>
          <w:i w:val="0"/>
        </w:rPr>
        <w:t>:</w:t>
      </w:r>
    </w:p>
    <w:p w14:paraId="2BC39C62" w14:textId="77777777" w:rsidR="0015789C" w:rsidRPr="00E77497" w:rsidRDefault="007E5BF2" w:rsidP="0015789C">
      <w:pPr>
        <w:pStyle w:val="SyntaxDefinition"/>
        <w:rPr>
          <w:vertAlign w:val="subscript"/>
        </w:rPr>
      </w:pPr>
      <w:r w:rsidRPr="00E77497">
        <w:t>BindingIdentifier</w:t>
      </w:r>
      <w:r w:rsidR="0015789C" w:rsidRPr="00E77497">
        <w:rPr>
          <w:vertAlign w:val="subscript"/>
        </w:rPr>
        <w:br/>
      </w:r>
      <w:r w:rsidRPr="00E77497">
        <w:t>BindingPattern</w:t>
      </w:r>
      <w:r w:rsidR="0015789C" w:rsidRPr="00E77497">
        <w:t xml:space="preserve"> </w:t>
      </w:r>
    </w:p>
    <w:p w14:paraId="0A532183" w14:textId="77777777" w:rsidR="004C02EF" w:rsidRPr="0027695A" w:rsidRDefault="009778F8" w:rsidP="00E25AF2">
      <w:pPr>
        <w:pStyle w:val="Note"/>
      </w:pPr>
      <w:r w:rsidRPr="0027695A">
        <w:t>NOTE</w:t>
      </w:r>
      <w:r w:rsidRPr="0027695A">
        <w:tab/>
      </w:r>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861AE4">
        <w:rPr>
          <w:rFonts w:ascii="Times New Roman" w:hAnsi="Times New Roman"/>
          <w:i/>
        </w:rPr>
        <w:t>CatchParameter</w:t>
      </w:r>
      <w:r w:rsidR="00861AE4" w:rsidRPr="0027695A">
        <w:t xml:space="preserve"> </w:t>
      </w:r>
      <w:r w:rsidR="004C02EF" w:rsidRPr="0027695A">
        <w:t>is bound to that exception.</w:t>
      </w:r>
    </w:p>
    <w:p w14:paraId="32396420" w14:textId="77777777" w:rsidR="00C9049C" w:rsidRPr="00E77497" w:rsidRDefault="00C9049C" w:rsidP="00E74C84">
      <w:pPr>
        <w:pStyle w:val="30"/>
      </w:pPr>
      <w:bookmarkStart w:id="4264" w:name="_Toc366141960"/>
      <w:r w:rsidRPr="00E77497">
        <w:t>Static Semantics</w:t>
      </w:r>
      <w:bookmarkEnd w:id="4264"/>
    </w:p>
    <w:p w14:paraId="5EC2E8AE" w14:textId="77777777" w:rsidR="00C9049C" w:rsidRPr="00E77497" w:rsidRDefault="00C9049C" w:rsidP="00C9049C">
      <w:pPr>
        <w:rPr>
          <w:rFonts w:ascii="Helvetica" w:hAnsi="Helvetica"/>
          <w:b/>
        </w:rPr>
      </w:pPr>
      <w:r w:rsidRPr="00E77497">
        <w:rPr>
          <w:rFonts w:ascii="Helvetica" w:hAnsi="Helvetica"/>
          <w:b/>
        </w:rPr>
        <w:t>Static Semantics:  Early Errors</w:t>
      </w:r>
    </w:p>
    <w:p w14:paraId="766538DE" w14:textId="77777777" w:rsidR="006E4292" w:rsidRPr="00E77497" w:rsidRDefault="006E4292" w:rsidP="006E4292">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p>
    <w:p w14:paraId="24439ECD" w14:textId="77777777" w:rsidR="006E4292" w:rsidRPr="00E77497" w:rsidRDefault="006E4292" w:rsidP="00052EFC">
      <w:pPr>
        <w:numPr>
          <w:ilvl w:val="0"/>
          <w:numId w:val="737"/>
        </w:numPr>
        <w:spacing w:after="220"/>
        <w:contextualSpacing/>
      </w:pPr>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p>
    <w:p w14:paraId="512FE594" w14:textId="77777777" w:rsidR="006E4292" w:rsidRPr="00E77497" w:rsidRDefault="006E4292" w:rsidP="00052EFC">
      <w:pPr>
        <w:numPr>
          <w:ilvl w:val="0"/>
          <w:numId w:val="737"/>
        </w:numPr>
        <w:spacing w:after="220"/>
      </w:pPr>
      <w:commentRangeStart w:id="4265"/>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commentRangeEnd w:id="4265"/>
      <w:r w:rsidR="00516F75">
        <w:rPr>
          <w:rStyle w:val="af6"/>
        </w:rPr>
        <w:commentReference w:id="4265"/>
      </w:r>
    </w:p>
    <w:p w14:paraId="35874711" w14:textId="77777777" w:rsidR="00C9049C" w:rsidRPr="00E77497" w:rsidRDefault="00C9049C" w:rsidP="00C9049C">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21BE2B06" w14:textId="77777777" w:rsidR="009A5AED" w:rsidRPr="00E77497" w:rsidRDefault="009A5AED" w:rsidP="009A5AED">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14:paraId="17854279" w14:textId="77777777" w:rsidR="009A5AED" w:rsidRPr="00E77497" w:rsidRDefault="009A5AED" w:rsidP="00C47E72">
      <w:pPr>
        <w:pStyle w:val="Alg4"/>
        <w:numPr>
          <w:ilvl w:val="0"/>
          <w:numId w:val="490"/>
        </w:numPr>
        <w:spacing w:after="220"/>
        <w:contextualSpacing/>
      </w:pPr>
      <w:r w:rsidRPr="00E77497">
        <w:t xml:space="preserve">Let </w:t>
      </w:r>
      <w:r w:rsidRPr="00E77497">
        <w:rPr>
          <w:i/>
        </w:rPr>
        <w:t xml:space="preserve">names </w:t>
      </w:r>
      <w:r w:rsidRPr="00E77497">
        <w:t xml:space="preserve">be VarDeclaredNames of </w:t>
      </w:r>
      <w:r w:rsidR="004464AD" w:rsidRPr="00E77497">
        <w:rPr>
          <w:i/>
        </w:rPr>
        <w:t>Block</w:t>
      </w:r>
      <w:r w:rsidRPr="00E77497">
        <w:t>.</w:t>
      </w:r>
    </w:p>
    <w:p w14:paraId="6E53E5C2" w14:textId="77777777" w:rsidR="009A5AED" w:rsidRPr="00E77497" w:rsidRDefault="009A5AED" w:rsidP="00C47E72">
      <w:pPr>
        <w:pStyle w:val="Alg4"/>
        <w:numPr>
          <w:ilvl w:val="0"/>
          <w:numId w:val="49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004464AD" w:rsidRPr="00E77497">
        <w:rPr>
          <w:i/>
        </w:rPr>
        <w:t>Catch</w:t>
      </w:r>
      <w:r w:rsidRPr="00E77497">
        <w:rPr>
          <w:rStyle w:val="bnf"/>
        </w:rPr>
        <w:t>.</w:t>
      </w:r>
    </w:p>
    <w:p w14:paraId="23A24076" w14:textId="77777777" w:rsidR="009A5AED" w:rsidRPr="00E77497" w:rsidRDefault="009A5AED" w:rsidP="00C47E72">
      <w:pPr>
        <w:pStyle w:val="Alg4"/>
        <w:numPr>
          <w:ilvl w:val="0"/>
          <w:numId w:val="490"/>
        </w:numPr>
        <w:spacing w:after="220"/>
        <w:contextualSpacing/>
      </w:pPr>
      <w:r w:rsidRPr="00E77497">
        <w:t xml:space="preserve">Return </w:t>
      </w:r>
      <w:r w:rsidRPr="00E77497">
        <w:rPr>
          <w:rStyle w:val="bnf"/>
        </w:rPr>
        <w:t>names</w:t>
      </w:r>
      <w:r w:rsidRPr="00E77497">
        <w:t>.</w:t>
      </w:r>
    </w:p>
    <w:p w14:paraId="228FA172" w14:textId="77777777"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14:paraId="7B315D30" w14:textId="77777777" w:rsidR="004C2687" w:rsidRPr="00E77497" w:rsidRDefault="004C2687" w:rsidP="00C47E72">
      <w:pPr>
        <w:pStyle w:val="Alg4"/>
        <w:numPr>
          <w:ilvl w:val="0"/>
          <w:numId w:val="491"/>
        </w:numPr>
        <w:spacing w:after="220"/>
        <w:contextualSpacing/>
      </w:pPr>
      <w:r w:rsidRPr="00E77497">
        <w:t xml:space="preserve">Let </w:t>
      </w:r>
      <w:r w:rsidRPr="00E77497">
        <w:rPr>
          <w:i/>
        </w:rPr>
        <w:t xml:space="preserve">names </w:t>
      </w:r>
      <w:r w:rsidRPr="00E77497">
        <w:t xml:space="preserve">be VarDeclaredNames of </w:t>
      </w:r>
      <w:r w:rsidRPr="00E77497">
        <w:rPr>
          <w:i/>
        </w:rPr>
        <w:t>Block</w:t>
      </w:r>
      <w:r w:rsidRPr="00E77497">
        <w:t>.</w:t>
      </w:r>
    </w:p>
    <w:p w14:paraId="2FD10548" w14:textId="77777777" w:rsidR="004C2687" w:rsidRPr="00E77497" w:rsidRDefault="004C2687" w:rsidP="00C47E72">
      <w:pPr>
        <w:pStyle w:val="Alg4"/>
        <w:numPr>
          <w:ilvl w:val="0"/>
          <w:numId w:val="491"/>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14:paraId="00C464F7" w14:textId="77777777" w:rsidR="004C2687" w:rsidRPr="00E77497" w:rsidRDefault="004C2687" w:rsidP="00C47E72">
      <w:pPr>
        <w:pStyle w:val="Alg4"/>
        <w:numPr>
          <w:ilvl w:val="0"/>
          <w:numId w:val="491"/>
        </w:numPr>
        <w:spacing w:after="220"/>
        <w:contextualSpacing/>
      </w:pPr>
      <w:r w:rsidRPr="00E77497">
        <w:t xml:space="preserve">Return </w:t>
      </w:r>
      <w:r w:rsidRPr="00E77497">
        <w:rPr>
          <w:rStyle w:val="bnf"/>
        </w:rPr>
        <w:t>names</w:t>
      </w:r>
      <w:r w:rsidRPr="00E77497">
        <w:t>.</w:t>
      </w:r>
    </w:p>
    <w:p w14:paraId="096207FD" w14:textId="77777777"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14:paraId="10D9277E" w14:textId="77777777" w:rsidR="004C2687" w:rsidRPr="00E77497" w:rsidRDefault="004C2687" w:rsidP="00C47E72">
      <w:pPr>
        <w:pStyle w:val="Alg4"/>
        <w:numPr>
          <w:ilvl w:val="0"/>
          <w:numId w:val="492"/>
        </w:numPr>
        <w:spacing w:after="220"/>
        <w:contextualSpacing/>
      </w:pPr>
      <w:r w:rsidRPr="00E77497">
        <w:t xml:space="preserve">Let </w:t>
      </w:r>
      <w:r w:rsidRPr="00E77497">
        <w:rPr>
          <w:i/>
        </w:rPr>
        <w:t xml:space="preserve">names </w:t>
      </w:r>
      <w:r w:rsidRPr="00E77497">
        <w:t xml:space="preserve">be VarDeclaredNames of </w:t>
      </w:r>
      <w:r w:rsidRPr="00E77497">
        <w:rPr>
          <w:i/>
        </w:rPr>
        <w:t>Block</w:t>
      </w:r>
      <w:r w:rsidRPr="00E77497">
        <w:t>.</w:t>
      </w:r>
    </w:p>
    <w:p w14:paraId="75CCBCB0" w14:textId="77777777"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p>
    <w:p w14:paraId="4A6F9F11" w14:textId="77777777"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14:paraId="3736196E" w14:textId="77777777" w:rsidR="004C2687" w:rsidRPr="00E77497" w:rsidRDefault="004C2687" w:rsidP="00C47E72">
      <w:pPr>
        <w:pStyle w:val="Alg4"/>
        <w:numPr>
          <w:ilvl w:val="0"/>
          <w:numId w:val="492"/>
        </w:numPr>
        <w:spacing w:after="220"/>
        <w:contextualSpacing/>
      </w:pPr>
      <w:r w:rsidRPr="00E77497">
        <w:t xml:space="preserve">Return </w:t>
      </w:r>
      <w:r w:rsidRPr="00E77497">
        <w:rPr>
          <w:rStyle w:val="bnf"/>
        </w:rPr>
        <w:t>names</w:t>
      </w:r>
      <w:r w:rsidRPr="00E77497">
        <w:t>.</w:t>
      </w:r>
    </w:p>
    <w:p w14:paraId="317A6B07" w14:textId="77777777" w:rsidR="006E4292" w:rsidRPr="00E77497" w:rsidRDefault="006E4292" w:rsidP="006E4292">
      <w:pPr>
        <w:jc w:val="left"/>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14:paraId="4068ABC2" w14:textId="77777777" w:rsidR="006E4292" w:rsidRPr="00E77497" w:rsidRDefault="006E4292" w:rsidP="00C47E72">
      <w:pPr>
        <w:pStyle w:val="Alg4"/>
        <w:numPr>
          <w:ilvl w:val="0"/>
          <w:numId w:val="493"/>
        </w:numPr>
        <w:spacing w:after="220"/>
        <w:contextualSpacing/>
      </w:pPr>
      <w:r w:rsidRPr="00E77497">
        <w:t xml:space="preserve">Return the VarDeclaredNames of </w:t>
      </w:r>
      <w:r w:rsidRPr="00E77497">
        <w:rPr>
          <w:i/>
        </w:rPr>
        <w:t>Block</w:t>
      </w:r>
      <w:r w:rsidRPr="00E77497">
        <w:t>.</w:t>
      </w:r>
    </w:p>
    <w:p w14:paraId="0A91FE82" w14:textId="77777777" w:rsidR="004C2687" w:rsidRPr="00E77497" w:rsidRDefault="004C2687" w:rsidP="00E74C84">
      <w:pPr>
        <w:pStyle w:val="30"/>
      </w:pPr>
      <w:bookmarkStart w:id="4266" w:name="_Toc366141961"/>
      <w:r w:rsidRPr="00E77497">
        <w:t>Runtime Semantics</w:t>
      </w:r>
      <w:bookmarkEnd w:id="4266"/>
    </w:p>
    <w:p w14:paraId="1DDD6A37" w14:textId="77777777" w:rsidR="00295437" w:rsidRDefault="00295437" w:rsidP="00295437">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sidR="00A113E2">
        <w:rPr>
          <w:rFonts w:ascii="Helvetica" w:hAnsi="Helvetica"/>
          <w:b/>
          <w:spacing w:val="6"/>
        </w:rPr>
        <w:t>Initialisation</w:t>
      </w:r>
    </w:p>
    <w:p w14:paraId="5240812B" w14:textId="77777777" w:rsidR="00295437" w:rsidRPr="004418C4" w:rsidRDefault="00295437" w:rsidP="00295437">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0FA82983" w14:textId="77777777" w:rsidR="00295437" w:rsidRPr="008E00F6" w:rsidRDefault="0029543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14:paraId="414D46BB" w14:textId="77777777" w:rsidR="0074396A" w:rsidRPr="00E77497" w:rsidRDefault="0074396A" w:rsidP="0074396A">
      <w:pPr>
        <w:contextualSpacing/>
      </w:pPr>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14:paraId="4C9F39FE" w14:textId="77777777" w:rsidR="0074396A" w:rsidRPr="00E77497" w:rsidRDefault="0074396A" w:rsidP="00E74C84">
      <w:pPr>
        <w:pStyle w:val="Alg3"/>
        <w:numPr>
          <w:ilvl w:val="0"/>
          <w:numId w:val="1452"/>
        </w:numPr>
      </w:pPr>
      <w:commentRangeStart w:id="4267"/>
      <w:r w:rsidRPr="00E77497">
        <w:t xml:space="preserve">Let </w:t>
      </w:r>
      <w:r>
        <w:rPr>
          <w:i/>
        </w:rPr>
        <w:t>exceptionObj</w:t>
      </w:r>
      <w:r w:rsidRPr="00E77497">
        <w:t xml:space="preserve"> be ToObject(</w:t>
      </w:r>
      <w:r>
        <w:rPr>
          <w:i/>
        </w:rPr>
        <w:t>value</w:t>
      </w:r>
      <w:r w:rsidRPr="00E77497">
        <w:t>).</w:t>
      </w:r>
    </w:p>
    <w:p w14:paraId="138098BF" w14:textId="77777777" w:rsidR="00ED63AB" w:rsidRDefault="00ED63AB" w:rsidP="00E74C84">
      <w:pPr>
        <w:pStyle w:val="Alg2"/>
        <w:numPr>
          <w:ilvl w:val="0"/>
          <w:numId w:val="1452"/>
        </w:numPr>
        <w:spacing w:after="220"/>
        <w:contextualSpacing/>
      </w:pPr>
      <w:r>
        <w:t>ReturnIfAbrupt(</w:t>
      </w:r>
      <w:r>
        <w:rPr>
          <w:i/>
        </w:rPr>
        <w:t>exceptionObj</w:t>
      </w:r>
      <w:r>
        <w:t>).</w:t>
      </w:r>
      <w:commentRangeEnd w:id="4267"/>
      <w:r>
        <w:rPr>
          <w:rStyle w:val="af6"/>
          <w:rFonts w:ascii="Arial" w:eastAsia="MS Mincho" w:hAnsi="Arial"/>
          <w:spacing w:val="0"/>
          <w:lang w:eastAsia="ja-JP"/>
        </w:rPr>
        <w:commentReference w:id="4267"/>
      </w:r>
    </w:p>
    <w:p w14:paraId="47709833" w14:textId="77777777" w:rsidR="0074396A" w:rsidRPr="004418C4" w:rsidRDefault="00A90B01" w:rsidP="00E74C84">
      <w:pPr>
        <w:pStyle w:val="Alg2"/>
        <w:numPr>
          <w:ilvl w:val="0"/>
          <w:numId w:val="1452"/>
        </w:numPr>
        <w:spacing w:after="220"/>
      </w:pPr>
      <w:r>
        <w:t>Return the result of performing</w:t>
      </w:r>
      <w:r w:rsidR="0074396A" w:rsidRPr="004418C4">
        <w:t xml:space="preserve"> Binding </w:t>
      </w:r>
      <w:r w:rsidR="00A113E2">
        <w:t>Initialisation</w:t>
      </w:r>
      <w:r w:rsidR="0074396A" w:rsidRPr="004418C4">
        <w:t xml:space="preserve"> for </w:t>
      </w:r>
      <w:r w:rsidR="0074396A" w:rsidRPr="00E77497">
        <w:rPr>
          <w:i/>
        </w:rPr>
        <w:t>Binding</w:t>
      </w:r>
      <w:r w:rsidR="0074396A">
        <w:rPr>
          <w:rStyle w:val="bnf"/>
        </w:rPr>
        <w:t>Pattern</w:t>
      </w:r>
      <w:r w:rsidR="0074396A" w:rsidRPr="004418C4">
        <w:t xml:space="preserve"> passing</w:t>
      </w:r>
      <w:r w:rsidR="0074396A" w:rsidRPr="004418C4">
        <w:rPr>
          <w:i/>
        </w:rPr>
        <w:t xml:space="preserve"> </w:t>
      </w:r>
      <w:r w:rsidR="0074396A">
        <w:rPr>
          <w:i/>
        </w:rPr>
        <w:t>exceptionObj</w:t>
      </w:r>
      <w:r w:rsidR="0074396A" w:rsidRPr="00E77497">
        <w:t xml:space="preserve"> </w:t>
      </w:r>
      <w:r w:rsidR="0074396A" w:rsidRPr="004418C4">
        <w:t xml:space="preserve">and </w:t>
      </w:r>
      <w:r w:rsidR="00767E5E">
        <w:rPr>
          <w:i/>
        </w:rPr>
        <w:t>environment</w:t>
      </w:r>
      <w:r w:rsidR="0074396A" w:rsidRPr="004418C4">
        <w:t xml:space="preserve"> as the arguments.</w:t>
      </w:r>
    </w:p>
    <w:p w14:paraId="458BBAF0" w14:textId="77777777" w:rsidR="006A1523" w:rsidRDefault="006A1523" w:rsidP="006A1523">
      <w:pPr>
        <w:keepNext/>
        <w:rPr>
          <w:rFonts w:ascii="Helvetica" w:hAnsi="Helvetica"/>
          <w:b/>
          <w:spacing w:val="6"/>
        </w:rPr>
      </w:pPr>
      <w:r w:rsidRPr="00E77497">
        <w:rPr>
          <w:rFonts w:ascii="Helvetica" w:hAnsi="Helvetica"/>
          <w:b/>
        </w:rPr>
        <w:t xml:space="preserve">Runtime Semantics: </w:t>
      </w:r>
      <w:r>
        <w:rPr>
          <w:rFonts w:ascii="Helvetica" w:hAnsi="Helvetica"/>
          <w:b/>
          <w:spacing w:val="6"/>
        </w:rPr>
        <w:t>Catch Clause Evaluation</w:t>
      </w:r>
    </w:p>
    <w:p w14:paraId="1C8F5DEF" w14:textId="77777777" w:rsidR="006A1523" w:rsidRPr="00E77497" w:rsidRDefault="006A1523" w:rsidP="006A1523">
      <w:pPr>
        <w:ind w:firstLine="360"/>
      </w:pPr>
      <w:r w:rsidRPr="00E77497">
        <w:t xml:space="preserve">with parameter </w:t>
      </w:r>
      <w:r>
        <w:rPr>
          <w:rFonts w:ascii="Times New Roman" w:eastAsia="Times New Roman" w:hAnsi="Times New Roman"/>
          <w:i/>
          <w:spacing w:val="6"/>
          <w:lang w:eastAsia="en-US"/>
        </w:rPr>
        <w:t>thrownValue</w:t>
      </w:r>
      <w:r w:rsidRPr="00E77497">
        <w:t xml:space="preserve"> </w:t>
      </w:r>
    </w:p>
    <w:p w14:paraId="43135E02" w14:textId="77777777" w:rsidR="006A1523" w:rsidRPr="00E77497" w:rsidRDefault="006A1523" w:rsidP="006A1523">
      <w:pPr>
        <w:contextualSpacing/>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14:paraId="590A57CE" w14:textId="77777777" w:rsidR="006A1523" w:rsidRPr="00E77497" w:rsidRDefault="006A1523" w:rsidP="00C47E72">
      <w:pPr>
        <w:pStyle w:val="Alg2"/>
        <w:numPr>
          <w:ilvl w:val="0"/>
          <w:numId w:val="139"/>
        </w:numPr>
      </w:pPr>
      <w:r w:rsidRPr="00E77497">
        <w:t xml:space="preserve">Let </w:t>
      </w:r>
      <w:r w:rsidRPr="00E77497">
        <w:rPr>
          <w:i/>
        </w:rPr>
        <w:t>oldEnv</w:t>
      </w:r>
      <w:r w:rsidRPr="00E77497">
        <w:t xml:space="preserve"> be the </w:t>
      </w:r>
      <w:r w:rsidR="00B33FB4">
        <w:t>running</w:t>
      </w:r>
      <w:r w:rsidRPr="00E77497">
        <w:t xml:space="preserve"> execution context’s LexicalEnvironment.</w:t>
      </w:r>
    </w:p>
    <w:p w14:paraId="7CD754F2" w14:textId="77777777" w:rsidR="006A1523" w:rsidRPr="00E77497" w:rsidRDefault="006A1523" w:rsidP="00C47E72">
      <w:pPr>
        <w:pStyle w:val="Alg2"/>
        <w:numPr>
          <w:ilvl w:val="0"/>
          <w:numId w:val="139"/>
        </w:numPr>
      </w:pPr>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p>
    <w:p w14:paraId="6BE2C352" w14:textId="77777777" w:rsidR="006A1523" w:rsidRPr="00E77497" w:rsidRDefault="006A1523" w:rsidP="00C47E72">
      <w:pPr>
        <w:pStyle w:val="Alg2"/>
        <w:numPr>
          <w:ilvl w:val="0"/>
          <w:numId w:val="139"/>
        </w:numPr>
      </w:pPr>
      <w:r w:rsidRPr="00E77497">
        <w:t xml:space="preserve">For each element </w:t>
      </w:r>
      <w:r w:rsidRPr="00E77497">
        <w:rPr>
          <w:i/>
        </w:rPr>
        <w:t>argName</w:t>
      </w:r>
      <w:r w:rsidRPr="00E77497">
        <w:t xml:space="preserve"> of the BoundNames of </w:t>
      </w:r>
      <w:r w:rsidRPr="00E77497">
        <w:rPr>
          <w:i/>
        </w:rPr>
        <w:t>CatchParameter</w:t>
      </w:r>
      <w:r w:rsidRPr="004012E4">
        <w:t>, do</w:t>
      </w:r>
    </w:p>
    <w:p w14:paraId="756C00EB" w14:textId="77777777" w:rsidR="006A1523" w:rsidRPr="00E77497" w:rsidRDefault="006A1523" w:rsidP="00C47E72">
      <w:pPr>
        <w:pStyle w:val="Alg2"/>
        <w:numPr>
          <w:ilvl w:val="1"/>
          <w:numId w:val="139"/>
        </w:numPr>
        <w:tabs>
          <w:tab w:val="clear" w:pos="1080"/>
          <w:tab w:val="num" w:pos="720"/>
        </w:tabs>
        <w:ind w:hanging="720"/>
      </w:pPr>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p>
    <w:p w14:paraId="4B6C395F" w14:textId="77777777" w:rsidR="00394EAC" w:rsidRDefault="00394EAC" w:rsidP="00394EAC">
      <w:pPr>
        <w:pStyle w:val="Alg2"/>
        <w:numPr>
          <w:ilvl w:val="1"/>
          <w:numId w:val="139"/>
        </w:numPr>
        <w:tabs>
          <w:tab w:val="clear" w:pos="1080"/>
          <w:tab w:val="num" w:pos="720"/>
        </w:tabs>
        <w:ind w:hanging="720"/>
      </w:pPr>
      <w:r>
        <w:t xml:space="preserve">Assert: </w:t>
      </w:r>
      <w:r>
        <w:rPr>
          <w:iCs/>
        </w:rPr>
        <w:t xml:space="preserve">The </w:t>
      </w:r>
      <w:r w:rsidRPr="00394EAC">
        <w:t>above</w:t>
      </w:r>
      <w:r>
        <w:rPr>
          <w:iCs/>
        </w:rPr>
        <w:t xml:space="preserve"> call to CreateMutableBinding</w:t>
      </w:r>
      <w:r>
        <w:t xml:space="preserve"> will never an return an abrupt completion.</w:t>
      </w:r>
    </w:p>
    <w:p w14:paraId="11E1D10C" w14:textId="77777777" w:rsidR="006A1523" w:rsidRPr="00E77497" w:rsidRDefault="00A90B01" w:rsidP="00C47E72">
      <w:pPr>
        <w:pStyle w:val="Alg2"/>
        <w:numPr>
          <w:ilvl w:val="0"/>
          <w:numId w:val="139"/>
        </w:numPr>
      </w:pPr>
      <w:r>
        <w:t xml:space="preserve">Let </w:t>
      </w:r>
      <w:r w:rsidRPr="00A90B01">
        <w:rPr>
          <w:i/>
        </w:rPr>
        <w:t>status</w:t>
      </w:r>
      <w:r>
        <w:t xml:space="preserve"> be the result of performing</w:t>
      </w:r>
      <w:r w:rsidR="006A1523" w:rsidRPr="004418C4">
        <w:t xml:space="preserve"> Binding </w:t>
      </w:r>
      <w:r w:rsidR="00A113E2">
        <w:t>Initialisation</w:t>
      </w:r>
      <w:r w:rsidR="006A1523" w:rsidRPr="004418C4">
        <w:t xml:space="preserve"> for </w:t>
      </w:r>
      <w:r w:rsidR="006A1523" w:rsidRPr="00E77497">
        <w:rPr>
          <w:i/>
        </w:rPr>
        <w:t>CatchParameter</w:t>
      </w:r>
      <w:r w:rsidR="006A1523" w:rsidRPr="00E77497" w:rsidDel="00B61411">
        <w:t xml:space="preserve"> </w:t>
      </w:r>
      <w:r w:rsidR="006A1523">
        <w:t>passing</w:t>
      </w:r>
      <w:r w:rsidR="006A1523" w:rsidRPr="00E77497">
        <w:t xml:space="preserve"> </w:t>
      </w:r>
      <w:r w:rsidR="006A1523">
        <w:rPr>
          <w:i/>
        </w:rPr>
        <w:t>thrownValue</w:t>
      </w:r>
      <w:r w:rsidR="006A1523" w:rsidRPr="00E77497">
        <w:rPr>
          <w:i/>
        </w:rPr>
        <w:t xml:space="preserve"> </w:t>
      </w:r>
      <w:r w:rsidR="006A1523" w:rsidRPr="00E77497">
        <w:t xml:space="preserve">and </w:t>
      </w:r>
      <w:r w:rsidR="006A1523" w:rsidRPr="00E77497">
        <w:rPr>
          <w:i/>
        </w:rPr>
        <w:t>cat</w:t>
      </w:r>
      <w:r w:rsidR="006A1523">
        <w:rPr>
          <w:i/>
        </w:rPr>
        <w:t>c</w:t>
      </w:r>
      <w:r>
        <w:rPr>
          <w:i/>
        </w:rPr>
        <w:t>h</w:t>
      </w:r>
      <w:r w:rsidR="006A1523" w:rsidRPr="00E77497">
        <w:rPr>
          <w:i/>
        </w:rPr>
        <w:t>Env</w:t>
      </w:r>
      <w:r w:rsidR="006A1523" w:rsidRPr="00E77497">
        <w:rPr>
          <w:b/>
        </w:rPr>
        <w:t xml:space="preserve"> </w:t>
      </w:r>
      <w:r w:rsidR="006A1523" w:rsidRPr="00E77497">
        <w:t xml:space="preserve">as arguments. </w:t>
      </w:r>
    </w:p>
    <w:p w14:paraId="1F1D838A" w14:textId="77777777" w:rsidR="006A1523" w:rsidRPr="00E77497" w:rsidRDefault="00ED63AB" w:rsidP="00C47E72">
      <w:pPr>
        <w:pStyle w:val="Alg2"/>
        <w:numPr>
          <w:ilvl w:val="0"/>
          <w:numId w:val="139"/>
        </w:numPr>
      </w:pPr>
      <w:r>
        <w:t>ReturnIfAbrupt(</w:t>
      </w:r>
      <w:r w:rsidRPr="00A90B01">
        <w:rPr>
          <w:i/>
        </w:rPr>
        <w:t>status</w:t>
      </w:r>
      <w:r>
        <w:t>)</w:t>
      </w:r>
      <w:r w:rsidR="00A90B01">
        <w:t>.</w:t>
      </w:r>
    </w:p>
    <w:p w14:paraId="4A4C183A" w14:textId="77777777"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catchEnv</w:t>
      </w:r>
      <w:r w:rsidRPr="00E77497">
        <w:t>.</w:t>
      </w:r>
    </w:p>
    <w:p w14:paraId="644A53C4" w14:textId="77777777" w:rsidR="006A1523" w:rsidRPr="00E77497" w:rsidRDefault="006A1523" w:rsidP="00C47E72">
      <w:pPr>
        <w:pStyle w:val="Alg2"/>
        <w:numPr>
          <w:ilvl w:val="0"/>
          <w:numId w:val="139"/>
        </w:numPr>
      </w:pPr>
      <w:r w:rsidRPr="00E77497">
        <w:t xml:space="preserve">Let </w:t>
      </w:r>
      <w:r w:rsidRPr="00E77497">
        <w:rPr>
          <w:i/>
        </w:rPr>
        <w:t>B</w:t>
      </w:r>
      <w:r w:rsidRPr="00E77497">
        <w:t xml:space="preserve"> be the result of evaluating </w:t>
      </w:r>
      <w:r w:rsidRPr="00E77497">
        <w:rPr>
          <w:i/>
        </w:rPr>
        <w:t>Block</w:t>
      </w:r>
      <w:r w:rsidRPr="00E77497">
        <w:t>.</w:t>
      </w:r>
    </w:p>
    <w:p w14:paraId="127C7939" w14:textId="77777777"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oldEnv</w:t>
      </w:r>
      <w:r w:rsidRPr="00E77497">
        <w:t>.</w:t>
      </w:r>
    </w:p>
    <w:p w14:paraId="4C432C37" w14:textId="77777777" w:rsidR="006A1523" w:rsidRPr="00E77497" w:rsidRDefault="006A1523" w:rsidP="00C47E72">
      <w:pPr>
        <w:pStyle w:val="Alg2"/>
        <w:numPr>
          <w:ilvl w:val="0"/>
          <w:numId w:val="139"/>
        </w:numPr>
        <w:spacing w:after="220"/>
      </w:pPr>
      <w:r w:rsidRPr="00E77497">
        <w:t xml:space="preserve">Return </w:t>
      </w:r>
      <w:r w:rsidRPr="00E77497">
        <w:rPr>
          <w:i/>
        </w:rPr>
        <w:t>B</w:t>
      </w:r>
      <w:r w:rsidRPr="00E77497">
        <w:t>.</w:t>
      </w:r>
    </w:p>
    <w:p w14:paraId="48040FC6" w14:textId="77777777" w:rsidR="006A1523" w:rsidRPr="00E77497" w:rsidRDefault="006A1523" w:rsidP="006A1523">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14:paraId="5EDDF7F1" w14:textId="77777777" w:rsidR="004C2687" w:rsidRPr="00E77497" w:rsidRDefault="004C2687" w:rsidP="004C268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047DD0AA" w14:textId="77777777"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14:paraId="69BAC3C0" w14:textId="77777777"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14:paraId="3CF48D38" w14:textId="77777777" w:rsidR="004C02EF" w:rsidRPr="00E77497" w:rsidRDefault="004C02EF" w:rsidP="00C47E72">
      <w:pPr>
        <w:pStyle w:val="Alg2"/>
        <w:numPr>
          <w:ilvl w:val="0"/>
          <w:numId w:val="136"/>
        </w:numPr>
      </w:pPr>
      <w:r w:rsidRPr="00E77497">
        <w:t xml:space="preserve">If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t xml:space="preserve">, return </w:t>
      </w:r>
      <w:r w:rsidRPr="00E77497">
        <w:rPr>
          <w:i/>
        </w:rPr>
        <w:t>B</w:t>
      </w:r>
      <w:r w:rsidRPr="00E77497">
        <w:t>.</w:t>
      </w:r>
    </w:p>
    <w:p w14:paraId="0CDA6979" w14:textId="77777777" w:rsidR="004C02EF" w:rsidRPr="00E77497" w:rsidRDefault="004C02EF" w:rsidP="00C47E72">
      <w:pPr>
        <w:pStyle w:val="Alg2"/>
        <w:numPr>
          <w:ilvl w:val="0"/>
          <w:numId w:val="136"/>
        </w:numPr>
        <w:spacing w:after="220"/>
      </w:pPr>
      <w:r w:rsidRPr="00E77497">
        <w:t xml:space="preserve">Return the result of </w:t>
      </w:r>
      <w:r w:rsidR="006A1523">
        <w:t>performing Catch Clause Evaluation of</w:t>
      </w:r>
      <w:r w:rsidR="006A1523" w:rsidRPr="00E77497">
        <w:t xml:space="preserve"> </w:t>
      </w:r>
      <w:r w:rsidRPr="00E77497">
        <w:rPr>
          <w:i/>
        </w:rPr>
        <w:t>Catch</w:t>
      </w:r>
      <w:r w:rsidRPr="00E77497">
        <w:t xml:space="preserve"> with parameter </w:t>
      </w:r>
      <w:r w:rsidRPr="00E77497">
        <w:rPr>
          <w:i/>
        </w:rPr>
        <w:t>B</w:t>
      </w:r>
      <w:r w:rsidRPr="00E77497">
        <w:t>.</w:t>
      </w:r>
      <w:r w:rsidR="00A90B01">
        <w:t>[[</w:t>
      </w:r>
      <w:r w:rsidRPr="00E77497">
        <w:t>value</w:t>
      </w:r>
      <w:r w:rsidR="00A90B01">
        <w:t>]]</w:t>
      </w:r>
      <w:r w:rsidRPr="00E77497">
        <w:t>.</w:t>
      </w:r>
    </w:p>
    <w:p w14:paraId="320D0F6A" w14:textId="77777777"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14:paraId="3A1521C9" w14:textId="77777777"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14:paraId="57BDF269" w14:textId="77777777"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14:paraId="2D09908B" w14:textId="77777777" w:rsidR="004C02EF" w:rsidRPr="00E77497" w:rsidRDefault="004C02EF" w:rsidP="00C47E72">
      <w:pPr>
        <w:pStyle w:val="Alg2"/>
        <w:numPr>
          <w:ilvl w:val="0"/>
          <w:numId w:val="137"/>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B</w:t>
      </w:r>
      <w:r w:rsidRPr="00E77497">
        <w:t>.</w:t>
      </w:r>
    </w:p>
    <w:p w14:paraId="62FAFBA3" w14:textId="77777777"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14:paraId="51947F92" w14:textId="77777777"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14:paraId="48EED855" w14:textId="77777777"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14:paraId="0DEE1BFC" w14:textId="77777777" w:rsidR="004C02EF" w:rsidRPr="00E77497" w:rsidRDefault="004C02EF" w:rsidP="00150A49">
      <w:pPr>
        <w:pStyle w:val="Alg2"/>
        <w:numPr>
          <w:ilvl w:val="0"/>
          <w:numId w:val="138"/>
        </w:numPr>
      </w:pPr>
      <w:r w:rsidRPr="00E77497">
        <w:t xml:space="preserve">If </w:t>
      </w:r>
      <w:r w:rsidRPr="00E77497">
        <w:rPr>
          <w:i/>
        </w:rPr>
        <w:t>B</w:t>
      </w:r>
      <w:r w:rsidRPr="00E77497">
        <w:t>.</w:t>
      </w:r>
      <w:r w:rsidR="00A90B01">
        <w:t>[[</w:t>
      </w:r>
      <w:r w:rsidRPr="00E77497">
        <w:t>type</w:t>
      </w:r>
      <w:r w:rsidR="00A90B01">
        <w:t>]]</w:t>
      </w:r>
      <w:r w:rsidRPr="00E77497">
        <w:t xml:space="preserve"> is </w:t>
      </w:r>
      <w:r w:rsidRPr="00E77497">
        <w:rPr>
          <w:rFonts w:ascii="Arial" w:hAnsi="Arial" w:cs="Arial"/>
        </w:rPr>
        <w:t>throw</w:t>
      </w:r>
      <w:r w:rsidRPr="00E77497">
        <w:t>, then</w:t>
      </w:r>
    </w:p>
    <w:p w14:paraId="02B443A1"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r w:rsidR="006A1523">
        <w:t>performing Catch Clause Evaluation of</w:t>
      </w:r>
      <w:r w:rsidR="006A1523" w:rsidRPr="00E77497">
        <w:t xml:space="preserve"> </w:t>
      </w:r>
      <w:r w:rsidRPr="00E77497">
        <w:rPr>
          <w:i/>
        </w:rPr>
        <w:t>Catch</w:t>
      </w:r>
      <w:r w:rsidRPr="00E77497">
        <w:t xml:space="preserve"> with parameter </w:t>
      </w:r>
      <w:r w:rsidRPr="00E77497">
        <w:rPr>
          <w:i/>
        </w:rPr>
        <w:t>B</w:t>
      </w:r>
      <w:r w:rsidRPr="00E77497">
        <w:t>.value.</w:t>
      </w:r>
    </w:p>
    <w:p w14:paraId="589329FD" w14:textId="77777777" w:rsidR="004C02EF" w:rsidRPr="00E77497" w:rsidRDefault="004C02EF" w:rsidP="008002D2">
      <w:pPr>
        <w:pStyle w:val="Alg2"/>
        <w:numPr>
          <w:ilvl w:val="0"/>
          <w:numId w:val="138"/>
        </w:numPr>
      </w:pPr>
      <w:r w:rsidRPr="00E77497">
        <w:t xml:space="preserve">Else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rPr>
          <w:b/>
        </w:rPr>
        <w:t>,</w:t>
      </w:r>
    </w:p>
    <w:p w14:paraId="20BEB917"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14:paraId="4FCF5A3B" w14:textId="77777777"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14:paraId="60C57015" w14:textId="77777777" w:rsidR="004C02EF" w:rsidRPr="00E77497" w:rsidRDefault="004C02EF" w:rsidP="00150A49">
      <w:pPr>
        <w:pStyle w:val="Alg2"/>
        <w:numPr>
          <w:ilvl w:val="0"/>
          <w:numId w:val="138"/>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C</w:t>
      </w:r>
      <w:r w:rsidRPr="00E77497">
        <w:t>.</w:t>
      </w:r>
    </w:p>
    <w:p w14:paraId="1169CFFD" w14:textId="77777777"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14:paraId="235CE824" w14:textId="77777777" w:rsidR="004C02EF" w:rsidRPr="00E77497" w:rsidRDefault="004C02EF" w:rsidP="00D148E9">
      <w:pPr>
        <w:pStyle w:val="20"/>
      </w:pPr>
      <w:bookmarkStart w:id="4268" w:name="_Toc361663444"/>
      <w:bookmarkStart w:id="4269" w:name="_Toc361665285"/>
      <w:bookmarkStart w:id="4270" w:name="_Toc361667125"/>
      <w:bookmarkStart w:id="4271" w:name="_Toc361668954"/>
      <w:bookmarkStart w:id="4272" w:name="_Toc364934998"/>
      <w:bookmarkStart w:id="4273" w:name="_Toc365474242"/>
      <w:bookmarkStart w:id="4274" w:name="_Toc361663448"/>
      <w:bookmarkStart w:id="4275" w:name="_Toc361665289"/>
      <w:bookmarkStart w:id="4276" w:name="_Toc361667129"/>
      <w:bookmarkStart w:id="4277" w:name="_Toc361668958"/>
      <w:bookmarkStart w:id="4278" w:name="_Toc364935002"/>
      <w:bookmarkStart w:id="4279" w:name="_Toc365474246"/>
      <w:bookmarkStart w:id="4280" w:name="_Toc361663463"/>
      <w:bookmarkStart w:id="4281" w:name="_Toc361665304"/>
      <w:bookmarkStart w:id="4282" w:name="_Toc361667144"/>
      <w:bookmarkStart w:id="4283" w:name="_Toc361668973"/>
      <w:bookmarkStart w:id="4284" w:name="_Toc364935017"/>
      <w:bookmarkStart w:id="4285" w:name="_Toc365474261"/>
      <w:bookmarkStart w:id="4286" w:name="_Toc361663464"/>
      <w:bookmarkStart w:id="4287" w:name="_Toc361665305"/>
      <w:bookmarkStart w:id="4288" w:name="_Toc361667145"/>
      <w:bookmarkStart w:id="4289" w:name="_Toc361668974"/>
      <w:bookmarkStart w:id="4290" w:name="_Toc364935018"/>
      <w:bookmarkStart w:id="4291" w:name="_Toc365474262"/>
      <w:bookmarkStart w:id="4292" w:name="_Toc361663468"/>
      <w:bookmarkStart w:id="4293" w:name="_Toc361665309"/>
      <w:bookmarkStart w:id="4294" w:name="_Toc361667149"/>
      <w:bookmarkStart w:id="4295" w:name="_Toc361668978"/>
      <w:bookmarkStart w:id="4296" w:name="_Toc364935022"/>
      <w:bookmarkStart w:id="4297" w:name="_Toc365474266"/>
      <w:bookmarkStart w:id="4298" w:name="_Toc235503470"/>
      <w:bookmarkStart w:id="4299" w:name="_Toc241509245"/>
      <w:bookmarkStart w:id="4300" w:name="_Toc244416732"/>
      <w:bookmarkStart w:id="4301" w:name="_Toc276631096"/>
      <w:bookmarkStart w:id="4302" w:name="_Ref424532508"/>
      <w:bookmarkStart w:id="4303" w:name="_Ref449941631"/>
      <w:bookmarkStart w:id="4304" w:name="_Ref457101484"/>
      <w:bookmarkStart w:id="4305" w:name="_Toc472818893"/>
      <w:bookmarkStart w:id="4306" w:name="_Toc366141962"/>
      <w:bookmarkEnd w:id="4191"/>
      <w:bookmarkEnd w:id="4192"/>
      <w:bookmarkEnd w:id="4193"/>
      <w:bookmarkEnd w:id="4194"/>
      <w:bookmarkEnd w:id="4195"/>
      <w:bookmarkEnd w:id="4196"/>
      <w:bookmarkEnd w:id="4197"/>
      <w:bookmarkEnd w:id="4240"/>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r w:rsidRPr="00E77497">
        <w:t xml:space="preserve">The </w:t>
      </w:r>
      <w:r w:rsidRPr="00E77497">
        <w:rPr>
          <w:rFonts w:ascii="Courier New" w:hAnsi="Courier New"/>
          <w:sz w:val="20"/>
        </w:rPr>
        <w:t>debugger</w:t>
      </w:r>
      <w:r w:rsidRPr="00E77497">
        <w:t xml:space="preserve"> statement</w:t>
      </w:r>
      <w:bookmarkEnd w:id="4298"/>
      <w:bookmarkEnd w:id="4299"/>
      <w:bookmarkEnd w:id="4300"/>
      <w:bookmarkEnd w:id="4301"/>
      <w:bookmarkEnd w:id="4306"/>
    </w:p>
    <w:p w14:paraId="3E426EA4" w14:textId="77777777" w:rsidR="004C02EF" w:rsidRPr="00E77497" w:rsidRDefault="004C02EF" w:rsidP="004C02EF">
      <w:pPr>
        <w:pStyle w:val="Syntax"/>
      </w:pPr>
      <w:r w:rsidRPr="00E77497">
        <w:t>Syntax</w:t>
      </w:r>
    </w:p>
    <w:p w14:paraId="159B60F3" w14:textId="77777777" w:rsidR="004C02EF" w:rsidRPr="00E77497" w:rsidRDefault="004C02EF" w:rsidP="004C02EF">
      <w:pPr>
        <w:pStyle w:val="SyntaxRule"/>
      </w:pPr>
      <w:r w:rsidRPr="00E77497">
        <w:t xml:space="preserve">DebuggerStatement </w:t>
      </w:r>
      <w:r w:rsidRPr="00E77497">
        <w:rPr>
          <w:rFonts w:ascii="Arial" w:hAnsi="Arial"/>
          <w:b/>
          <w:i w:val="0"/>
        </w:rPr>
        <w:t>:</w:t>
      </w:r>
    </w:p>
    <w:p w14:paraId="04E2F5D1" w14:textId="77777777" w:rsidR="004C02EF" w:rsidRPr="00E77497" w:rsidRDefault="004C02EF" w:rsidP="004C02EF">
      <w:pPr>
        <w:pStyle w:val="SyntaxDefinition"/>
      </w:pPr>
      <w:r w:rsidRPr="00E77497">
        <w:rPr>
          <w:rFonts w:ascii="Courier New" w:hAnsi="Courier New" w:cs="Courier New"/>
          <w:b/>
          <w:i w:val="0"/>
        </w:rPr>
        <w:t>debugger ;</w:t>
      </w:r>
    </w:p>
    <w:p w14:paraId="11FCF47F" w14:textId="77777777" w:rsidR="00137648" w:rsidRPr="00E77497" w:rsidRDefault="00137648" w:rsidP="0013764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303C6E00" w14:textId="77777777" w:rsidR="004C02EF" w:rsidRPr="00C7794D" w:rsidRDefault="0094796B" w:rsidP="004C02EF">
      <w:pPr>
        <w:rPr>
          <w:sz w:val="18"/>
        </w:rPr>
      </w:pPr>
      <w:r w:rsidRPr="00C7794D">
        <w:rPr>
          <w:sz w:val="18"/>
        </w:rPr>
        <w:t>NOTE</w:t>
      </w:r>
      <w:r w:rsidRPr="00C7794D">
        <w:rPr>
          <w:sz w:val="18"/>
        </w:rPr>
        <w:tab/>
      </w:r>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14:paraId="1954C2E1" w14:textId="77777777"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14:paraId="63C4F326" w14:textId="77777777"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14:paraId="15B0E89A" w14:textId="77777777" w:rsidR="004C02EF" w:rsidRPr="00E77497" w:rsidRDefault="004C02EF" w:rsidP="00150A49">
      <w:pPr>
        <w:pStyle w:val="Alg2"/>
        <w:numPr>
          <w:ilvl w:val="1"/>
          <w:numId w:val="141"/>
        </w:numPr>
        <w:spacing w:after="220"/>
        <w:contextualSpacing/>
      </w:pPr>
      <w:r w:rsidRPr="00E77497">
        <w:t>Perform an implementation defined debugging action.</w:t>
      </w:r>
    </w:p>
    <w:p w14:paraId="3ED80FB9"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14:paraId="01DFF365" w14:textId="77777777" w:rsidR="004C02EF" w:rsidRPr="00E77497" w:rsidRDefault="004C02EF" w:rsidP="00150A49">
      <w:pPr>
        <w:pStyle w:val="Alg2"/>
        <w:numPr>
          <w:ilvl w:val="0"/>
          <w:numId w:val="141"/>
        </w:numPr>
        <w:spacing w:after="220"/>
        <w:contextualSpacing/>
      </w:pPr>
      <w:r w:rsidRPr="00E77497">
        <w:t>Else</w:t>
      </w:r>
    </w:p>
    <w:p w14:paraId="07890C3D"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r w:rsidR="00B868C9">
        <w:t>NormalCompletion(</w:t>
      </w:r>
      <w:r w:rsidRPr="00E77497">
        <w:rPr>
          <w:rFonts w:ascii="Arial" w:hAnsi="Arial" w:cs="Arial"/>
        </w:rPr>
        <w:t>empty</w:t>
      </w:r>
      <w:r w:rsidRPr="00E77497">
        <w:t>).</w:t>
      </w:r>
    </w:p>
    <w:p w14:paraId="2FA72986" w14:textId="77777777"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14:paraId="3AF0CE57" w14:textId="77777777" w:rsidR="00BB761E" w:rsidRDefault="006F1A4D" w:rsidP="00D22EEE">
      <w:pPr>
        <w:pStyle w:val="1"/>
      </w:pPr>
      <w:bookmarkStart w:id="4307" w:name="_Ref365530152"/>
      <w:bookmarkStart w:id="4308" w:name="_Toc235503471"/>
      <w:bookmarkStart w:id="4309" w:name="_Toc241509246"/>
      <w:bookmarkStart w:id="4310" w:name="_Toc244416733"/>
      <w:bookmarkStart w:id="4311" w:name="_Toc276631097"/>
      <w:bookmarkStart w:id="4312" w:name="_Toc366141963"/>
      <w:r>
        <w:t xml:space="preserve">ECMAScript Language: </w:t>
      </w:r>
      <w:r w:rsidR="00BB761E">
        <w:t xml:space="preserve">Functions and </w:t>
      </w:r>
      <w:r>
        <w:t>Classes</w:t>
      </w:r>
      <w:bookmarkEnd w:id="4307"/>
      <w:bookmarkEnd w:id="4312"/>
    </w:p>
    <w:p w14:paraId="4328B3F0" w14:textId="77777777" w:rsidR="004C02EF" w:rsidRPr="00E77497" w:rsidRDefault="004C02EF" w:rsidP="00D148E9">
      <w:pPr>
        <w:pStyle w:val="20"/>
      </w:pPr>
      <w:bookmarkStart w:id="4313" w:name="_Ref365533716"/>
      <w:bookmarkStart w:id="4314" w:name="_Ref365546706"/>
      <w:bookmarkStart w:id="4315" w:name="_Toc366141964"/>
      <w:r w:rsidRPr="00E77497">
        <w:t>Function Definition</w:t>
      </w:r>
      <w:bookmarkEnd w:id="4302"/>
      <w:bookmarkEnd w:id="4303"/>
      <w:bookmarkEnd w:id="4304"/>
      <w:bookmarkEnd w:id="4305"/>
      <w:bookmarkEnd w:id="4308"/>
      <w:bookmarkEnd w:id="4309"/>
      <w:bookmarkEnd w:id="4310"/>
      <w:bookmarkEnd w:id="4311"/>
      <w:r w:rsidR="00DA3106">
        <w:t>s</w:t>
      </w:r>
      <w:bookmarkEnd w:id="4313"/>
      <w:bookmarkEnd w:id="4314"/>
      <w:bookmarkEnd w:id="4315"/>
    </w:p>
    <w:p w14:paraId="0B8BD58F" w14:textId="77777777" w:rsidR="004C02EF" w:rsidRPr="00E77497" w:rsidRDefault="004C02EF" w:rsidP="004C02EF">
      <w:pPr>
        <w:pStyle w:val="Syntax"/>
      </w:pPr>
      <w:r w:rsidRPr="00E77497">
        <w:t>Syntax</w:t>
      </w:r>
    </w:p>
    <w:p w14:paraId="0E8C7A7C" w14:textId="77777777" w:rsidR="004C02EF" w:rsidRPr="00E77497" w:rsidRDefault="004C02EF" w:rsidP="004C02EF">
      <w:pPr>
        <w:pStyle w:val="SyntaxRule"/>
      </w:pPr>
      <w:r w:rsidRPr="00E77497">
        <w:t xml:space="preserve">FunctionDeclaration </w:t>
      </w:r>
      <w:r w:rsidRPr="00E77497">
        <w:rPr>
          <w:rFonts w:ascii="Arial" w:hAnsi="Arial"/>
          <w:b/>
          <w:i w:val="0"/>
        </w:rPr>
        <w:t>:</w:t>
      </w:r>
    </w:p>
    <w:p w14:paraId="3E43AEFA" w14:textId="77777777"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 xml:space="preserve">Identifier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459C950C" w14:textId="77777777" w:rsidR="004C02EF" w:rsidRPr="00E77497" w:rsidRDefault="004C02EF" w:rsidP="004C02EF">
      <w:pPr>
        <w:pStyle w:val="SyntaxRule"/>
      </w:pPr>
      <w:r w:rsidRPr="00E77497">
        <w:t xml:space="preserve">FunctionExpression </w:t>
      </w:r>
      <w:r w:rsidRPr="00E77497">
        <w:rPr>
          <w:rFonts w:ascii="Arial" w:hAnsi="Arial"/>
          <w:b/>
          <w:i w:val="0"/>
        </w:rPr>
        <w:t>:</w:t>
      </w:r>
    </w:p>
    <w:p w14:paraId="230EBA3D" w14:textId="77777777"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070B7794" w14:textId="77777777" w:rsidR="00016AA2" w:rsidRPr="00E77497" w:rsidRDefault="00016AA2" w:rsidP="00016AA2">
      <w:pPr>
        <w:pStyle w:val="SyntaxRule"/>
      </w:pPr>
      <w:r>
        <w:t>StrictF</w:t>
      </w:r>
      <w:r w:rsidRPr="00675B74">
        <w:t>ormal</w:t>
      </w:r>
      <w:r w:rsidRPr="00E77497">
        <w:t>Parameter</w:t>
      </w:r>
      <w:r>
        <w:t>s</w:t>
      </w:r>
      <w:r w:rsidRPr="00E77497">
        <w:t xml:space="preserve"> </w:t>
      </w:r>
      <w:r w:rsidRPr="00E77497">
        <w:rPr>
          <w:rFonts w:ascii="Arial" w:hAnsi="Arial"/>
          <w:b/>
          <w:i w:val="0"/>
        </w:rPr>
        <w:t>:</w:t>
      </w:r>
    </w:p>
    <w:p w14:paraId="5DF70BD5" w14:textId="77777777" w:rsidR="00016AA2" w:rsidRPr="00E77497" w:rsidRDefault="00016AA2" w:rsidP="00016AA2">
      <w:pPr>
        <w:pStyle w:val="SyntaxDefinition"/>
      </w:pPr>
      <w:r>
        <w:t>FormalParameters</w:t>
      </w:r>
      <w:r w:rsidRPr="00E77497">
        <w:t xml:space="preserve"> </w:t>
      </w:r>
    </w:p>
    <w:p w14:paraId="698DC484" w14:textId="77777777" w:rsidR="00855C6C" w:rsidRPr="00E77497" w:rsidRDefault="00855C6C" w:rsidP="00855C6C">
      <w:pPr>
        <w:pStyle w:val="SyntaxRule"/>
      </w:pPr>
      <w:r w:rsidRPr="00E77497">
        <w:t>FormalParameter</w:t>
      </w:r>
      <w:r>
        <w:t>s</w:t>
      </w:r>
      <w:r w:rsidRPr="00E77497">
        <w:t xml:space="preserve"> </w:t>
      </w:r>
      <w:r w:rsidRPr="00E77497">
        <w:rPr>
          <w:rFonts w:ascii="Arial" w:hAnsi="Arial"/>
          <w:b/>
          <w:i w:val="0"/>
        </w:rPr>
        <w:t>:</w:t>
      </w:r>
    </w:p>
    <w:p w14:paraId="7EB8E97F" w14:textId="77777777" w:rsidR="00855C6C" w:rsidRPr="00E77497" w:rsidRDefault="00855C6C" w:rsidP="00855C6C">
      <w:pPr>
        <w:pStyle w:val="SyntaxDefinition"/>
      </w:pPr>
      <w:r w:rsidRPr="00C7794D">
        <w:rPr>
          <w:rFonts w:ascii="Arial" w:hAnsi="Arial" w:cs="Arial"/>
          <w:i w:val="0"/>
          <w:sz w:val="16"/>
          <w:szCs w:val="16"/>
        </w:rPr>
        <w:t>[empty]</w:t>
      </w:r>
      <w:r w:rsidRPr="004D1BD1">
        <w:rPr>
          <w:rFonts w:ascii="Courier New" w:hAnsi="Courier New" w:cs="Courier New"/>
          <w:b/>
          <w:i w:val="0"/>
        </w:rPr>
        <w:br/>
      </w:r>
      <w:r>
        <w:t>FormalParameterList</w:t>
      </w:r>
    </w:p>
    <w:p w14:paraId="16E29C68" w14:textId="77777777" w:rsidR="00521EAD" w:rsidRPr="00E77497" w:rsidRDefault="00521EAD" w:rsidP="00521EAD">
      <w:pPr>
        <w:pStyle w:val="SyntaxRule"/>
      </w:pPr>
      <w:r w:rsidRPr="00E77497">
        <w:t xml:space="preserve">FormalParameterList </w:t>
      </w:r>
      <w:r w:rsidRPr="00E77497">
        <w:rPr>
          <w:rFonts w:ascii="Arial" w:hAnsi="Arial"/>
          <w:b/>
          <w:i w:val="0"/>
        </w:rPr>
        <w:t>:</w:t>
      </w:r>
    </w:p>
    <w:p w14:paraId="0E971195" w14:textId="77777777" w:rsidR="00521EAD" w:rsidRPr="00E77497" w:rsidRDefault="008639FD" w:rsidP="00521EAD">
      <w:pPr>
        <w:pStyle w:val="SyntaxDefinition"/>
      </w:pPr>
      <w:r w:rsidRPr="004418C4">
        <w:t>Function</w:t>
      </w:r>
      <w:r>
        <w:t>RestParameter</w:t>
      </w:r>
      <w:r w:rsidR="00521EAD" w:rsidRPr="006B6D0A">
        <w:br/>
        <w:t>FormalsList</w:t>
      </w:r>
      <w:r w:rsidR="00521EAD" w:rsidRPr="006B6D0A">
        <w:br/>
      </w:r>
      <w:r w:rsidR="00521EAD" w:rsidRPr="00E65A34">
        <w:t>FormalsList</w:t>
      </w:r>
      <w:r w:rsidR="00521EAD" w:rsidRPr="009C202C">
        <w:rPr>
          <w:rFonts w:ascii="Courier New" w:hAnsi="Courier New"/>
          <w:b/>
          <w:i w:val="0"/>
        </w:rPr>
        <w:t>,</w:t>
      </w:r>
      <w:r w:rsidR="00521EAD" w:rsidRPr="00B820AB">
        <w:rPr>
          <w:rFonts w:ascii="Courier New" w:hAnsi="Courier New"/>
          <w:b/>
          <w:i w:val="0"/>
        </w:rPr>
        <w:t xml:space="preserve"> </w:t>
      </w:r>
      <w:r w:rsidRPr="004418C4">
        <w:t>Function</w:t>
      </w:r>
      <w:r>
        <w:t>RestParameter</w:t>
      </w:r>
    </w:p>
    <w:p w14:paraId="548A45C3" w14:textId="77777777" w:rsidR="004C02EF" w:rsidRPr="00E77497" w:rsidRDefault="00521EAD" w:rsidP="004C02EF">
      <w:pPr>
        <w:pStyle w:val="SyntaxRule"/>
      </w:pPr>
      <w:r w:rsidRPr="00E77497">
        <w:t xml:space="preserve">FormalsList </w:t>
      </w:r>
      <w:r w:rsidR="004C02EF" w:rsidRPr="00E77497">
        <w:rPr>
          <w:rFonts w:ascii="Arial" w:hAnsi="Arial"/>
          <w:b/>
          <w:i w:val="0"/>
        </w:rPr>
        <w:t>:</w:t>
      </w:r>
    </w:p>
    <w:p w14:paraId="57A3325D" w14:textId="77777777" w:rsidR="004C02EF" w:rsidRPr="00E77497" w:rsidRDefault="00521EAD" w:rsidP="004C02EF">
      <w:pPr>
        <w:pStyle w:val="SyntaxDefinition"/>
      </w:pPr>
      <w:r w:rsidRPr="00E77497">
        <w:t>FormalParameter</w:t>
      </w:r>
      <w:r w:rsidR="004C02EF" w:rsidRPr="00E77497">
        <w:br/>
      </w:r>
      <w:r w:rsidRPr="00E77497">
        <w:t xml:space="preserve">FormalsList </w:t>
      </w:r>
      <w:r w:rsidR="004C02EF" w:rsidRPr="00E77497">
        <w:rPr>
          <w:rFonts w:ascii="Courier New" w:hAnsi="Courier New"/>
          <w:b/>
          <w:i w:val="0"/>
        </w:rPr>
        <w:t>,</w:t>
      </w:r>
      <w:r w:rsidR="004C02EF" w:rsidRPr="00E77497">
        <w:t xml:space="preserve"> </w:t>
      </w:r>
      <w:r w:rsidRPr="00E77497">
        <w:t>FormalParameter</w:t>
      </w:r>
    </w:p>
    <w:p w14:paraId="2AD00289" w14:textId="77777777" w:rsidR="008639FD" w:rsidRPr="004418C4" w:rsidRDefault="008639FD" w:rsidP="008639FD">
      <w:pPr>
        <w:pStyle w:val="SyntaxRule"/>
      </w:pPr>
      <w:r w:rsidRPr="004418C4">
        <w:t>Function</w:t>
      </w:r>
      <w:r>
        <w:t>RestParameter</w:t>
      </w:r>
      <w:r w:rsidRPr="004418C4">
        <w:t xml:space="preserve"> </w:t>
      </w:r>
      <w:r w:rsidRPr="004418C4">
        <w:rPr>
          <w:rFonts w:ascii="Arial" w:hAnsi="Arial"/>
          <w:b/>
          <w:i w:val="0"/>
        </w:rPr>
        <w:t>:</w:t>
      </w:r>
    </w:p>
    <w:p w14:paraId="08FE1911" w14:textId="77777777" w:rsidR="008639FD" w:rsidRPr="004418C4" w:rsidRDefault="008639FD" w:rsidP="008639FD">
      <w:pPr>
        <w:pStyle w:val="SyntaxDefinition"/>
      </w:pPr>
      <w:r w:rsidRPr="003B4312">
        <w:rPr>
          <w:rFonts w:ascii="Courier New" w:hAnsi="Courier New" w:cs="Courier New"/>
          <w:b/>
          <w:i w:val="0"/>
        </w:rPr>
        <w:t>...</w:t>
      </w:r>
      <w:r w:rsidRPr="006B6D0A">
        <w:t xml:space="preserve"> </w:t>
      </w:r>
      <w:r w:rsidR="004322E4">
        <w:t>Binding</w:t>
      </w:r>
      <w:r w:rsidRPr="006B6D0A">
        <w:t>Identifier</w:t>
      </w:r>
    </w:p>
    <w:p w14:paraId="171445BE" w14:textId="77777777" w:rsidR="00521EAD" w:rsidRPr="00E77497" w:rsidRDefault="00521EAD" w:rsidP="00521EAD">
      <w:pPr>
        <w:pStyle w:val="SyntaxRule"/>
      </w:pPr>
      <w:r w:rsidRPr="00675B74">
        <w:t>Formal</w:t>
      </w:r>
      <w:r w:rsidRPr="00E77497">
        <w:t xml:space="preserve">Parameter </w:t>
      </w:r>
      <w:r w:rsidRPr="00E77497">
        <w:rPr>
          <w:rFonts w:ascii="Arial" w:hAnsi="Arial"/>
          <w:b/>
          <w:i w:val="0"/>
        </w:rPr>
        <w:t>:</w:t>
      </w:r>
    </w:p>
    <w:p w14:paraId="7FC45612" w14:textId="77777777" w:rsidR="00521EAD" w:rsidRPr="00E77497" w:rsidRDefault="00521EAD" w:rsidP="00521EAD">
      <w:pPr>
        <w:pStyle w:val="SyntaxDefinition"/>
      </w:pPr>
      <w:r w:rsidRPr="00E77497">
        <w:t>Binding</w:t>
      </w:r>
      <w:r w:rsidR="00860028">
        <w:t>Element</w:t>
      </w:r>
      <w:r w:rsidRPr="00E77497">
        <w:t xml:space="preserve"> </w:t>
      </w:r>
    </w:p>
    <w:p w14:paraId="2A26FEC1" w14:textId="77777777" w:rsidR="004C02EF" w:rsidRPr="00E77497" w:rsidRDefault="004C02EF" w:rsidP="004C02EF">
      <w:pPr>
        <w:pStyle w:val="SyntaxRule"/>
      </w:pPr>
      <w:r w:rsidRPr="00E77497">
        <w:t xml:space="preserve">FunctionBody </w:t>
      </w:r>
      <w:r w:rsidRPr="00E77497">
        <w:rPr>
          <w:rFonts w:ascii="Arial" w:hAnsi="Arial"/>
          <w:b/>
          <w:i w:val="0"/>
        </w:rPr>
        <w:t>:</w:t>
      </w:r>
    </w:p>
    <w:p w14:paraId="350802AA" w14:textId="77777777" w:rsidR="004C02EF" w:rsidRPr="00E77497" w:rsidRDefault="00620E09" w:rsidP="00AE38E2">
      <w:pPr>
        <w:pStyle w:val="SyntaxDefinition"/>
      </w:pPr>
      <w:r>
        <w:t>Function</w:t>
      </w:r>
      <w:r w:rsidR="0004187D" w:rsidRPr="00E77497">
        <w:t xml:space="preserve">StatementList </w:t>
      </w:r>
    </w:p>
    <w:p w14:paraId="0F5AF15A" w14:textId="77777777" w:rsidR="00620E09" w:rsidRPr="00E77497" w:rsidRDefault="00620E09" w:rsidP="00620E09">
      <w:pPr>
        <w:pStyle w:val="SyntaxRule"/>
      </w:pPr>
      <w:r w:rsidRPr="00E77497">
        <w:t>Function</w:t>
      </w:r>
      <w:r>
        <w:t>StatementList</w:t>
      </w:r>
      <w:r w:rsidRPr="00E77497">
        <w:t xml:space="preserve"> </w:t>
      </w:r>
      <w:r w:rsidRPr="00E77497">
        <w:rPr>
          <w:rFonts w:ascii="Arial" w:hAnsi="Arial"/>
          <w:b/>
          <w:i w:val="0"/>
        </w:rPr>
        <w:t>:</w:t>
      </w:r>
    </w:p>
    <w:p w14:paraId="2EE9C903" w14:textId="77777777" w:rsidR="00620E09" w:rsidRPr="00E77497" w:rsidRDefault="00620E09" w:rsidP="00620E09">
      <w:pPr>
        <w:pStyle w:val="SyntaxDefinition"/>
      </w:pPr>
      <w:r w:rsidRPr="00E77497">
        <w:t>StatementList</w:t>
      </w:r>
      <w:r w:rsidR="00AE38E2" w:rsidRPr="00E77497">
        <w:rPr>
          <w:rFonts w:ascii="Arial" w:hAnsi="Arial"/>
          <w:i w:val="0"/>
          <w:vertAlign w:val="subscript"/>
        </w:rPr>
        <w:t>opt</w:t>
      </w:r>
      <w:r w:rsidRPr="00E77497">
        <w:t xml:space="preserve"> </w:t>
      </w:r>
    </w:p>
    <w:p w14:paraId="59D13E39" w14:textId="77777777" w:rsidR="000C491B" w:rsidRPr="00E77497" w:rsidRDefault="000C491B" w:rsidP="000C491B">
      <w:pPr>
        <w:pStyle w:val="Syntax"/>
      </w:pPr>
      <w:r w:rsidRPr="00E77497">
        <w:t>Supplemental Syntax</w:t>
      </w:r>
    </w:p>
    <w:p w14:paraId="4B4CEB25" w14:textId="77777777" w:rsidR="000C491B" w:rsidRPr="00E77497" w:rsidRDefault="001C54F6" w:rsidP="001C54F6">
      <w:r>
        <w:t>The following productions are used as an aid in specifying the semantics of certain ECMAScript language features. They are not used when parsing ECMAScript source code.</w:t>
      </w:r>
      <w:r w:rsidR="000C491B" w:rsidRPr="00E77497">
        <w:t xml:space="preserve"> </w:t>
      </w:r>
    </w:p>
    <w:p w14:paraId="60E5CD7F" w14:textId="77777777" w:rsidR="000C491B" w:rsidRPr="00E77497" w:rsidRDefault="000C491B" w:rsidP="000C491B">
      <w:pPr>
        <w:pStyle w:val="SyntaxRule"/>
      </w:pPr>
      <w:r>
        <w:t>FunctionBody</w:t>
      </w:r>
      <w:r w:rsidRPr="00E77497">
        <w:t xml:space="preserve"> </w:t>
      </w:r>
      <w:r w:rsidRPr="00E77497">
        <w:rPr>
          <w:rFonts w:ascii="Arial" w:hAnsi="Arial"/>
          <w:b/>
          <w:i w:val="0"/>
        </w:rPr>
        <w:t>:</w:t>
      </w:r>
    </w:p>
    <w:p w14:paraId="6B095FEB" w14:textId="77777777" w:rsidR="000C491B" w:rsidRPr="00E77497" w:rsidRDefault="000C491B" w:rsidP="000C491B">
      <w:pPr>
        <w:pStyle w:val="SyntaxDefinition"/>
      </w:pPr>
      <w:r>
        <w:rPr>
          <w:rFonts w:ascii="Courier New" w:hAnsi="Courier New"/>
          <w:b/>
          <w:i w:val="0"/>
        </w:rPr>
        <w:t xml:space="preserve"> </w:t>
      </w:r>
      <w:r>
        <w:t>ThrowTypeError</w:t>
      </w:r>
    </w:p>
    <w:p w14:paraId="61B1B1F4" w14:textId="77777777" w:rsidR="001C54F6" w:rsidRPr="00E77497" w:rsidRDefault="001C54F6" w:rsidP="001C54F6">
      <w:pPr>
        <w:pStyle w:val="SyntaxRule"/>
      </w:pPr>
      <w:r>
        <w:t>ThrowTypeError</w:t>
      </w:r>
      <w:r w:rsidRPr="00E77497">
        <w:t xml:space="preserve"> </w:t>
      </w:r>
      <w:r w:rsidRPr="00E77497">
        <w:rPr>
          <w:rFonts w:ascii="Arial" w:hAnsi="Arial"/>
          <w:b/>
          <w:i w:val="0"/>
        </w:rPr>
        <w:t>:</w:t>
      </w:r>
    </w:p>
    <w:p w14:paraId="7904D9F2" w14:textId="77777777" w:rsidR="001C54F6" w:rsidRPr="00E77497" w:rsidRDefault="001C54F6" w:rsidP="001C54F6">
      <w:pPr>
        <w:pStyle w:val="SyntaxDefinition"/>
      </w:pPr>
      <w:r>
        <w:rPr>
          <w:rFonts w:ascii="Courier New" w:hAnsi="Courier New"/>
          <w:b/>
          <w:i w:val="0"/>
        </w:rPr>
        <w:t xml:space="preserve"> </w:t>
      </w:r>
      <w:r w:rsidRPr="00470C0B">
        <w:rPr>
          <w:rFonts w:ascii="Arial" w:hAnsi="Arial" w:cs="Arial"/>
          <w:i w:val="0"/>
          <w:iCs/>
          <w:sz w:val="16"/>
        </w:rPr>
        <w:t>[empty]</w:t>
      </w:r>
    </w:p>
    <w:p w14:paraId="4A29FFDE" w14:textId="77777777" w:rsidR="00F22CBA" w:rsidRPr="00E77497" w:rsidRDefault="00F22CBA" w:rsidP="00D148E9">
      <w:pPr>
        <w:pStyle w:val="40"/>
      </w:pPr>
      <w:r w:rsidRPr="00E77497">
        <w:t>Static Semantics</w:t>
      </w:r>
    </w:p>
    <w:p w14:paraId="4849B14E" w14:textId="77777777" w:rsidR="00F22CBA" w:rsidRPr="00E77497" w:rsidRDefault="00C9049C" w:rsidP="00F22CBA">
      <w:pPr>
        <w:rPr>
          <w:rFonts w:ascii="Helvetica" w:hAnsi="Helvetica"/>
          <w:b/>
        </w:rPr>
      </w:pPr>
      <w:r w:rsidRPr="00E77497">
        <w:rPr>
          <w:rFonts w:ascii="Helvetica" w:hAnsi="Helvetica"/>
          <w:b/>
        </w:rPr>
        <w:t xml:space="preserve">Static Semantics:  </w:t>
      </w:r>
      <w:r w:rsidR="00F22CBA" w:rsidRPr="00E77497">
        <w:rPr>
          <w:rFonts w:ascii="Helvetica" w:hAnsi="Helvetica"/>
          <w:b/>
        </w:rPr>
        <w:t>Early Errors</w:t>
      </w:r>
    </w:p>
    <w:p w14:paraId="4E23C604" w14:textId="77777777" w:rsidR="005A7DC0" w:rsidRPr="00E77497" w:rsidRDefault="005A7DC0" w:rsidP="00855C6C">
      <w:pPr>
        <w:jc w:val="left"/>
      </w:pPr>
      <w:bookmarkStart w:id="4316" w:name="_Toc375031212"/>
      <w:bookmarkStart w:id="4317" w:name="_Toc381513724"/>
      <w:bookmarkStart w:id="4318" w:name="_Toc382212246"/>
      <w:bookmarkStart w:id="4319" w:name="_Toc382212809"/>
      <w:bookmarkStart w:id="4320" w:name="_Toc382291591"/>
      <w:bookmarkStart w:id="4321" w:name="_Toc385672240"/>
      <w:bookmarkStart w:id="4322" w:name="_Ref386878660"/>
      <w:bookmarkStart w:id="4323" w:name="_Toc393690344"/>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855C6C">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r w:rsidR="002B1CE2" w:rsidRPr="00E77497">
        <w:t>and</w:t>
      </w:r>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w:t>
      </w:r>
      <w:r w:rsidR="00855C6C">
        <w:rPr>
          <w:rFonts w:ascii="Times New Roman" w:hAnsi="Times New Roman"/>
          <w:i/>
        </w:rPr>
        <w:t>s</w:t>
      </w:r>
      <w:r w:rsidR="002B1CE2" w:rsidRPr="00E77497">
        <w:rPr>
          <w:rFonts w:ascii="Times New Roman" w:hAnsi="Times New Roman"/>
          <w:i/>
        </w:rPr>
        <w:t xml:space="preserve">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p>
    <w:p w14:paraId="4D7068A2" w14:textId="77777777" w:rsidR="001F54A9" w:rsidRPr="00E77497" w:rsidRDefault="001F54A9" w:rsidP="00470C0B">
      <w:pPr>
        <w:numPr>
          <w:ilvl w:val="0"/>
          <w:numId w:val="737"/>
        </w:numPr>
        <w:spacing w:after="220"/>
        <w:contextualSpacing/>
      </w:pPr>
      <w:r>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14:paraId="6C6AFF3E" w14:textId="77777777" w:rsidR="007F7FBF" w:rsidRDefault="007F7FBF" w:rsidP="001F54A9">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14:paraId="5FCED90B" w14:textId="77777777" w:rsidR="007931B3" w:rsidRDefault="007931B3" w:rsidP="00E2245F">
      <w:pPr>
        <w:spacing w:after="220"/>
        <w:ind w:left="720"/>
        <w:contextualSpacing/>
      </w:pPr>
      <w:r w:rsidRPr="00E77497">
        <w:t xml:space="preserve">It is a Syntax Error if </w:t>
      </w:r>
      <w:r w:rsidR="00531CEF">
        <w:t xml:space="preserve">IsSimpleParameterList of </w:t>
      </w:r>
      <w:r w:rsidR="00531CEF" w:rsidRPr="00E77497">
        <w:rPr>
          <w:rFonts w:ascii="Times New Roman" w:hAnsi="Times New Roman"/>
          <w:i/>
        </w:rPr>
        <w:t>FormalParameter</w:t>
      </w:r>
      <w:r w:rsidR="001E463E">
        <w:rPr>
          <w:rFonts w:ascii="Times New Roman" w:hAnsi="Times New Roman"/>
          <w:i/>
        </w:rPr>
        <w:t>s</w:t>
      </w:r>
      <w:r w:rsidR="00531CEF" w:rsidRPr="00E77497">
        <w:t xml:space="preserve"> </w:t>
      </w:r>
      <w:r w:rsidR="00531CEF">
        <w:t xml:space="preserve">is </w:t>
      </w:r>
      <w:r w:rsidR="001F54A9">
        <w:rPr>
          <w:rFonts w:ascii="Times New Roman" w:hAnsi="Times New Roman"/>
          <w:b/>
          <w:bCs/>
        </w:rPr>
        <w:t>false</w:t>
      </w:r>
      <w:r w:rsidR="00531CEF">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00531CEF">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14:paraId="1D696E03" w14:textId="77777777" w:rsidR="00C22BBD" w:rsidRDefault="00C22BBD" w:rsidP="001E463E">
      <w:pPr>
        <w:numPr>
          <w:ilvl w:val="0"/>
          <w:numId w:val="737"/>
        </w:numPr>
        <w:spacing w:after="220"/>
        <w:contextualSpacing/>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14:paraId="70AE3BF5" w14:textId="77777777" w:rsidR="007931B3" w:rsidRPr="00E77497" w:rsidRDefault="00812A59" w:rsidP="001E463E">
      <w:pPr>
        <w:pStyle w:val="Note"/>
      </w:pPr>
      <w:r>
        <w:t>NOTE</w:t>
      </w:r>
      <w:r>
        <w:tab/>
        <w:t xml:space="preserve">The </w:t>
      </w:r>
      <w:r w:rsidRPr="00812A59">
        <w:rPr>
          <w:rFonts w:ascii="Times New Roman" w:hAnsi="Times New Roman"/>
        </w:rPr>
        <w:t>LexicallyDeclaredNames</w:t>
      </w:r>
      <w:r>
        <w:t xml:space="preserve"> of a </w:t>
      </w:r>
      <w:r w:rsidRPr="00812A59">
        <w:rPr>
          <w:rFonts w:ascii="Times New Roman" w:hAnsi="Times New Roman"/>
          <w:i/>
        </w:rPr>
        <w:t>FunctionBody</w:t>
      </w:r>
      <w:r>
        <w:t xml:space="preserve"> </w:t>
      </w:r>
      <w:r w:rsidR="00A47263">
        <w:t>does no</w:t>
      </w:r>
      <w:r w:rsidR="00F328F2">
        <w:t>t</w:t>
      </w:r>
      <w:r w:rsidR="002D68DA">
        <w:t xml:space="preserve"> include</w:t>
      </w:r>
      <w:r>
        <w:t xml:space="preserve"> </w:t>
      </w:r>
      <w:r w:rsidR="002D68DA">
        <w:t>identifiers</w:t>
      </w:r>
      <w:r>
        <w:t xml:space="preserve"> </w:t>
      </w:r>
      <w:r w:rsidR="002D68DA">
        <w:t>bound</w:t>
      </w:r>
      <w:r>
        <w:t xml:space="preserve"> </w:t>
      </w:r>
      <w:r w:rsidR="002D68DA">
        <w:t>using</w:t>
      </w:r>
      <w:r>
        <w:t xml:space="preserve"> var or function declarations.</w:t>
      </w:r>
      <w:r w:rsidR="002D68DA">
        <w:t xml:space="preserve"> Simple parameter lists bind identifiers as VarDeclaredNames.  Parameter lists that contain destructuring patterns, default value initialisers, or a rest parameter bind identif</w:t>
      </w:r>
      <w:r w:rsidR="00970124">
        <w:t>i</w:t>
      </w:r>
      <w:r w:rsidR="002D68DA">
        <w:t>ers as LexicallyDeclaredNames.</w:t>
      </w:r>
      <w:r w:rsidR="00346CC0">
        <w:t xml:space="preserve"> </w:t>
      </w:r>
    </w:p>
    <w:p w14:paraId="673F2228" w14:textId="77777777" w:rsidR="00016AA2" w:rsidRPr="00E77497" w:rsidRDefault="00016AA2" w:rsidP="00016AA2">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rsidRPr="00E77497">
        <w:rPr>
          <w:rFonts w:ascii="Times New Roman" w:hAnsi="Times New Roman"/>
          <w:i/>
        </w:rPr>
        <w:t xml:space="preserve"> </w:t>
      </w:r>
    </w:p>
    <w:p w14:paraId="7C0E57FB" w14:textId="77777777" w:rsidR="00016AA2" w:rsidRPr="006B6D0A" w:rsidRDefault="00016AA2" w:rsidP="008F1A22">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008F1A22">
        <w:rPr>
          <w:rStyle w:val="bnf"/>
        </w:rPr>
        <w:t>s</w:t>
      </w:r>
      <w:r w:rsidRPr="00E77497">
        <w:t xml:space="preserve"> contains any duplicate elements</w:t>
      </w:r>
      <w:r w:rsidRPr="006B6D0A">
        <w:t>.</w:t>
      </w:r>
    </w:p>
    <w:p w14:paraId="4D523743" w14:textId="77777777" w:rsidR="00016AA2" w:rsidRPr="006B6D0A" w:rsidRDefault="00016AA2" w:rsidP="008F1A22">
      <w:pPr>
        <w:numPr>
          <w:ilvl w:val="0"/>
          <w:numId w:val="737"/>
        </w:numPr>
        <w:spacing w:after="220"/>
      </w:pPr>
      <w:r w:rsidRPr="009C202C">
        <w:t>It is a Syntax Error</w:t>
      </w:r>
      <w:r>
        <w:t xml:space="preserve"> if</w:t>
      </w:r>
      <w:r w:rsidRPr="002D68DA">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w:t>
      </w:r>
      <w:r w:rsidR="008F1A22">
        <w:rPr>
          <w:rFonts w:ascii="Times New Roman" w:hAnsi="Times New Roman"/>
          <w:i/>
        </w:rPr>
        <w:t>s</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14:paraId="661EE193" w14:textId="77777777" w:rsidR="001E463E" w:rsidRPr="00E77497" w:rsidRDefault="001E463E" w:rsidP="001E463E">
      <w:r>
        <w:rPr>
          <w:rFonts w:ascii="Times New Roman" w:hAnsi="Times New Roman"/>
          <w:i/>
        </w:rPr>
        <w: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w:t>
      </w:r>
      <w:r w:rsidRPr="00E77497">
        <w:rPr>
          <w:rFonts w:ascii="Times New Roman" w:hAnsi="Times New Roman"/>
          <w:i/>
        </w:rPr>
        <w:t xml:space="preserve">List </w:t>
      </w:r>
    </w:p>
    <w:p w14:paraId="49C0B53E" w14:textId="77777777" w:rsidR="001F54A9" w:rsidRPr="00E77497" w:rsidRDefault="001F54A9" w:rsidP="001F54A9">
      <w:pPr>
        <w:numPr>
          <w:ilvl w:val="0"/>
          <w:numId w:val="737"/>
        </w:numPr>
        <w:spacing w:after="220"/>
        <w:contextualSpacing/>
      </w:pPr>
      <w:r>
        <w:t xml:space="preserve">It is a Syntax Error if </w:t>
      </w:r>
      <w:r>
        <w:rPr>
          <w:rFonts w:ascii="Times New Roman" w:hAnsi="Times New Roman"/>
          <w:i/>
        </w:rPr>
        <w:t>FormalParameters</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Pr="001F54A9">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14:paraId="00F5FA7F" w14:textId="77777777" w:rsidR="001E463E" w:rsidRPr="006B6D0A" w:rsidRDefault="001E463E" w:rsidP="001E463E">
      <w:pPr>
        <w:numPr>
          <w:ilvl w:val="0"/>
          <w:numId w:val="737"/>
        </w:numPr>
        <w:spacing w:after="220"/>
        <w:contextualSpacing/>
      </w:pPr>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14:paraId="77978DFC" w14:textId="77777777" w:rsidR="001E463E" w:rsidRPr="006B6D0A" w:rsidRDefault="001E463E" w:rsidP="001E463E">
      <w:pPr>
        <w:numPr>
          <w:ilvl w:val="0"/>
          <w:numId w:val="737"/>
        </w:numPr>
        <w:spacing w:after="220"/>
        <w:contextualSpacing/>
      </w:pPr>
      <w:r w:rsidRPr="009C202C">
        <w:t>It is a Syntax Error</w:t>
      </w:r>
      <w:r>
        <w:t xml:space="preserve"> if</w:t>
      </w:r>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FormalParameterList</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14:paraId="0C2EF111" w14:textId="77777777" w:rsidR="001E463E" w:rsidRPr="006B6D0A" w:rsidRDefault="001E463E" w:rsidP="00470C0B">
      <w:pPr>
        <w:numPr>
          <w:ilvl w:val="0"/>
          <w:numId w:val="737"/>
        </w:numPr>
        <w:spacing w:after="220"/>
      </w:pPr>
      <w:r w:rsidRPr="009C202C">
        <w:t xml:space="preserve">It is a Syntax Error if the source code matching this production is strict code </w:t>
      </w:r>
      <w:r>
        <w:t xml:space="preserve">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14:paraId="7FE2C335" w14:textId="77777777" w:rsidR="001E463E" w:rsidRPr="00E77497" w:rsidRDefault="001E463E" w:rsidP="00016AA2">
      <w:pPr>
        <w:pStyle w:val="Note"/>
      </w:pPr>
      <w:r>
        <w:t>NOTE</w:t>
      </w:r>
      <w:r>
        <w:tab/>
        <w:t xml:space="preserve">Multiple occurrences of the same </w:t>
      </w:r>
      <w:r w:rsidRPr="000344F7">
        <w:rPr>
          <w:rStyle w:val="bnf"/>
          <w:szCs w:val="18"/>
        </w:rPr>
        <w:t>Identifier</w:t>
      </w:r>
      <w:r>
        <w:t xml:space="preserve"> in a </w:t>
      </w:r>
      <w:r w:rsidRPr="000344F7">
        <w:rPr>
          <w:rStyle w:val="bnf"/>
          <w:szCs w:val="18"/>
        </w:rPr>
        <w:t>FormalParamterList</w:t>
      </w:r>
      <w:r>
        <w:t xml:space="preserve"> is only allowed for non-strict functions </w:t>
      </w:r>
      <w:r w:rsidR="00016AA2">
        <w:t xml:space="preserve">and generator functions that have </w:t>
      </w:r>
      <w:r>
        <w:t>simple parameter lists.</w:t>
      </w:r>
    </w:p>
    <w:p w14:paraId="3967C4A3" w14:textId="77777777" w:rsidR="002C779F" w:rsidRPr="00E77497" w:rsidRDefault="002C779F" w:rsidP="002E6C8B">
      <w:r w:rsidRPr="00E77497">
        <w:rPr>
          <w:rFonts w:ascii="Times New Roman" w:hAnsi="Times New Roman"/>
          <w:i/>
        </w:rPr>
        <w:t>Function</w:t>
      </w:r>
      <w:r w:rsidR="002E6C8B">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StatementList </w:t>
      </w:r>
    </w:p>
    <w:p w14:paraId="5CEF68C5" w14:textId="77777777" w:rsidR="002C779F" w:rsidRPr="00E77497" w:rsidRDefault="002C779F" w:rsidP="00FE5F37">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14:paraId="67933950" w14:textId="77777777" w:rsidR="002C779F" w:rsidRPr="00E77497" w:rsidRDefault="002C779F" w:rsidP="00FE5F37">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14:paraId="160A938C" w14:textId="77777777" w:rsidR="000E01AF" w:rsidRPr="00E65A34" w:rsidRDefault="000E01AF" w:rsidP="000E01AF">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r w:rsidR="0069636E">
        <w:rPr>
          <w:rStyle w:val="bnf"/>
        </w:rPr>
        <w:t>Element</w:t>
      </w:r>
      <w:r w:rsidRPr="00E65A34">
        <w:rPr>
          <w:rStyle w:val="bnf"/>
        </w:rPr>
        <w:t xml:space="preserve"> </w:t>
      </w:r>
    </w:p>
    <w:p w14:paraId="2ECB2166" w14:textId="77777777" w:rsidR="009338AE" w:rsidRPr="00E77497" w:rsidRDefault="009338AE" w:rsidP="007B7042">
      <w:pPr>
        <w:numPr>
          <w:ilvl w:val="0"/>
          <w:numId w:val="737"/>
        </w:numPr>
        <w:spacing w:after="220"/>
      </w:pPr>
      <w:r>
        <w:t xml:space="preserve">It is a Syntax Error if </w:t>
      </w:r>
      <w:r w:rsidRPr="00E77497">
        <w:rPr>
          <w:rStyle w:val="bnf"/>
        </w:rPr>
        <w:t>Binding</w:t>
      </w:r>
      <w:r>
        <w:rPr>
          <w:rStyle w:val="bnf"/>
        </w:rPr>
        <w:t>Element</w:t>
      </w:r>
      <w:r w:rsidRPr="00E77497">
        <w:rPr>
          <w:rStyle w:val="bnf"/>
        </w:rPr>
        <w:t xml:space="preserve">  </w:t>
      </w:r>
      <w:r>
        <w:rPr>
          <w:rFonts w:ascii="Times New Roman" w:hAnsi="Times New Roman"/>
        </w:rPr>
        <w:t>Contains</w:t>
      </w:r>
      <w:r w:rsidRPr="00E77497">
        <w:t xml:space="preserve"> </w:t>
      </w:r>
      <w:r>
        <w:rPr>
          <w:rFonts w:ascii="Times New Roman" w:hAnsi="Times New Roman"/>
          <w:i/>
        </w:rPr>
        <w:t>YieldExpression.</w:t>
      </w:r>
    </w:p>
    <w:p w14:paraId="41CD2118" w14:textId="77777777" w:rsidR="00FC55A8" w:rsidRPr="00E77497" w:rsidRDefault="00FC55A8" w:rsidP="00FC55A8">
      <w:pPr>
        <w:rPr>
          <w:rFonts w:ascii="Helvetica" w:hAnsi="Helvetica"/>
          <w:b/>
        </w:rPr>
      </w:pPr>
      <w:r w:rsidRPr="00E77497">
        <w:rPr>
          <w:rFonts w:ascii="Helvetica" w:hAnsi="Helvetica"/>
          <w:b/>
        </w:rPr>
        <w:t xml:space="preserve">Static Semantics:  </w:t>
      </w:r>
      <w:r w:rsidR="00256A92" w:rsidRPr="00E77497">
        <w:rPr>
          <w:rFonts w:ascii="Helvetica" w:hAnsi="Helvetica"/>
          <w:b/>
          <w:lang w:eastAsia="en-US"/>
        </w:rPr>
        <w:t>BoundNames</w:t>
      </w:r>
    </w:p>
    <w:p w14:paraId="757B63CB" w14:textId="77777777" w:rsidR="0038665D" w:rsidRPr="00E77497" w:rsidRDefault="0038665D"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19B046EE" w14:textId="77777777" w:rsidR="0038665D" w:rsidRPr="00E77497" w:rsidRDefault="0038665D" w:rsidP="004322E4">
      <w:pPr>
        <w:pStyle w:val="Alg4"/>
        <w:numPr>
          <w:ilvl w:val="0"/>
          <w:numId w:val="471"/>
        </w:numPr>
        <w:spacing w:after="220"/>
        <w:contextualSpacing/>
      </w:pPr>
      <w:r w:rsidRPr="00E77497">
        <w:t xml:space="preserve">Return the BoundNames of </w:t>
      </w:r>
      <w:r w:rsidRPr="00E77497">
        <w:rPr>
          <w:i/>
        </w:rPr>
        <w:t>BindingIdentifier</w:t>
      </w:r>
      <w:r w:rsidRPr="00E77497">
        <w:t>.</w:t>
      </w:r>
    </w:p>
    <w:p w14:paraId="1A9DC665" w14:textId="77777777" w:rsidR="00AA42F1" w:rsidRPr="00E77497" w:rsidRDefault="00AA42F1" w:rsidP="001E463E">
      <w:pPr>
        <w:pStyle w:val="SyntaxRule"/>
        <w:spacing w:after="240"/>
      </w:pPr>
      <w:r w:rsidRPr="00E77497">
        <w:t>FormalParameter</w:t>
      </w:r>
      <w:r w:rsidR="001E463E">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31D0D16E" w14:textId="77777777" w:rsidR="00D26016" w:rsidRPr="00E77497" w:rsidRDefault="00D26016" w:rsidP="004322E4">
      <w:pPr>
        <w:pStyle w:val="Alg4"/>
        <w:numPr>
          <w:ilvl w:val="0"/>
          <w:numId w:val="594"/>
        </w:numPr>
        <w:spacing w:after="220"/>
        <w:contextualSpacing/>
      </w:pPr>
      <w:r w:rsidRPr="00E77497">
        <w:t>Return an empty List.</w:t>
      </w:r>
    </w:p>
    <w:p w14:paraId="32FF4067" w14:textId="77777777" w:rsidR="00287677" w:rsidRPr="00675B74" w:rsidRDefault="00287677" w:rsidP="00287677">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0002777F" w:rsidRPr="004418C4">
        <w:t>Function</w:t>
      </w:r>
      <w:r w:rsidR="0002777F">
        <w:t>RestParameter</w:t>
      </w:r>
    </w:p>
    <w:p w14:paraId="05568849" w14:textId="77777777" w:rsidR="00026B5F" w:rsidRPr="00E77497" w:rsidRDefault="00026B5F" w:rsidP="004322E4">
      <w:pPr>
        <w:pStyle w:val="Alg4"/>
        <w:numPr>
          <w:ilvl w:val="0"/>
          <w:numId w:val="423"/>
        </w:numPr>
        <w:spacing w:after="220"/>
        <w:contextualSpacing/>
      </w:pPr>
      <w:r w:rsidRPr="00E77497">
        <w:t xml:space="preserve">Let </w:t>
      </w:r>
      <w:r w:rsidRPr="00E77497">
        <w:rPr>
          <w:i/>
        </w:rPr>
        <w:t xml:space="preserve">names </w:t>
      </w:r>
      <w:r w:rsidRPr="00E77497">
        <w:t xml:space="preserve">be BoundNames of </w:t>
      </w:r>
      <w:r w:rsidRPr="00E77497">
        <w:rPr>
          <w:rStyle w:val="bnf"/>
        </w:rPr>
        <w:t>FormalsList</w:t>
      </w:r>
      <w:r w:rsidRPr="00E77497">
        <w:t>.</w:t>
      </w:r>
    </w:p>
    <w:p w14:paraId="63B71C54" w14:textId="77777777" w:rsidR="00026B5F" w:rsidRPr="00E77497" w:rsidRDefault="00026B5F" w:rsidP="004322E4">
      <w:pPr>
        <w:pStyle w:val="Alg4"/>
        <w:numPr>
          <w:ilvl w:val="0"/>
          <w:numId w:val="423"/>
        </w:numPr>
        <w:spacing w:after="220"/>
        <w:contextualSpacing/>
      </w:pPr>
      <w:r w:rsidRPr="00E77497">
        <w:t xml:space="preserve">Append to </w:t>
      </w:r>
      <w:r w:rsidRPr="00E77497">
        <w:rPr>
          <w:i/>
        </w:rPr>
        <w:t>names</w:t>
      </w:r>
      <w:r w:rsidRPr="00E77497">
        <w:t xml:space="preserve"> the </w:t>
      </w:r>
      <w:r w:rsidR="00954547" w:rsidRPr="004418C4">
        <w:t xml:space="preserve">BoundNames of </w:t>
      </w:r>
      <w:r w:rsidR="00954547" w:rsidRPr="00954547">
        <w:rPr>
          <w:i/>
        </w:rPr>
        <w:t>FunctionRestParameter</w:t>
      </w:r>
      <w:r w:rsidRPr="00675B74">
        <w:rPr>
          <w:rStyle w:val="bnf"/>
        </w:rPr>
        <w:t>.</w:t>
      </w:r>
    </w:p>
    <w:p w14:paraId="02C6AB1F" w14:textId="77777777" w:rsidR="00026B5F" w:rsidRPr="00E77497" w:rsidRDefault="00026B5F" w:rsidP="004322E4">
      <w:pPr>
        <w:pStyle w:val="Alg4"/>
        <w:numPr>
          <w:ilvl w:val="0"/>
          <w:numId w:val="423"/>
        </w:numPr>
        <w:spacing w:after="220"/>
        <w:contextualSpacing/>
      </w:pPr>
      <w:r w:rsidRPr="00E77497">
        <w:t xml:space="preserve">Return </w:t>
      </w:r>
      <w:r w:rsidRPr="00E77497">
        <w:rPr>
          <w:i/>
        </w:rPr>
        <w:t>names</w:t>
      </w:r>
      <w:r w:rsidRPr="00E77497">
        <w:t>.</w:t>
      </w:r>
    </w:p>
    <w:p w14:paraId="1A9F6741" w14:textId="77777777" w:rsidR="00FC55A8" w:rsidRPr="00E77497" w:rsidRDefault="00FC55A8" w:rsidP="00FC55A8">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14:paraId="7048FBC9" w14:textId="77777777" w:rsidR="00FC55A8" w:rsidRPr="00E77497" w:rsidRDefault="00FC55A8" w:rsidP="004322E4">
      <w:pPr>
        <w:pStyle w:val="Alg4"/>
        <w:numPr>
          <w:ilvl w:val="0"/>
          <w:numId w:val="626"/>
        </w:numPr>
        <w:spacing w:after="220"/>
        <w:contextualSpacing/>
      </w:pPr>
      <w:r w:rsidRPr="00E77497">
        <w:t xml:space="preserve">Let </w:t>
      </w:r>
      <w:r w:rsidRPr="00E77497">
        <w:rPr>
          <w:i/>
        </w:rPr>
        <w:t xml:space="preserve">names </w:t>
      </w:r>
      <w:r w:rsidRPr="00E77497">
        <w:t xml:space="preserve">be BoundNames of </w:t>
      </w:r>
      <w:r w:rsidR="00A4389F" w:rsidRPr="00E77497">
        <w:rPr>
          <w:rStyle w:val="bnf"/>
        </w:rPr>
        <w:t>FormalsList</w:t>
      </w:r>
      <w:r w:rsidRPr="00E77497">
        <w:t>.</w:t>
      </w:r>
    </w:p>
    <w:p w14:paraId="3AF03053" w14:textId="77777777" w:rsidR="00FC55A8" w:rsidRPr="00E77497" w:rsidRDefault="00FC55A8" w:rsidP="004322E4">
      <w:pPr>
        <w:pStyle w:val="Alg4"/>
        <w:numPr>
          <w:ilvl w:val="0"/>
          <w:numId w:val="626"/>
        </w:numPr>
        <w:spacing w:after="220"/>
        <w:contextualSpacing/>
      </w:pPr>
      <w:r w:rsidRPr="00E77497">
        <w:t xml:space="preserve">Append to </w:t>
      </w:r>
      <w:r w:rsidRPr="00E77497">
        <w:rPr>
          <w:i/>
        </w:rPr>
        <w:t>names</w:t>
      </w:r>
      <w:r w:rsidRPr="00E77497">
        <w:t xml:space="preserve"> the elements of BoundNames of </w:t>
      </w:r>
      <w:r w:rsidRPr="00E77497">
        <w:rPr>
          <w:rStyle w:val="bnf"/>
        </w:rPr>
        <w:t>FormalParameter.</w:t>
      </w:r>
    </w:p>
    <w:p w14:paraId="2B7AC5FB" w14:textId="77777777" w:rsidR="00FC55A8" w:rsidRPr="00E77497" w:rsidRDefault="00FC55A8" w:rsidP="004322E4">
      <w:pPr>
        <w:pStyle w:val="Alg4"/>
        <w:numPr>
          <w:ilvl w:val="0"/>
          <w:numId w:val="626"/>
        </w:numPr>
        <w:spacing w:after="220"/>
        <w:contextualSpacing/>
      </w:pPr>
      <w:r w:rsidRPr="00E77497">
        <w:t xml:space="preserve">Return </w:t>
      </w:r>
      <w:r w:rsidRPr="00E77497">
        <w:rPr>
          <w:i/>
        </w:rPr>
        <w:t>names</w:t>
      </w:r>
      <w:r w:rsidRPr="00E77497">
        <w:t>.</w:t>
      </w:r>
    </w:p>
    <w:p w14:paraId="200A0241" w14:textId="77777777" w:rsidR="00AA7F77" w:rsidRPr="00E77497" w:rsidRDefault="00AA7F77" w:rsidP="00AA7F77">
      <w:pPr>
        <w:rPr>
          <w:rFonts w:ascii="Helvetica" w:hAnsi="Helvetica"/>
          <w:b/>
        </w:rPr>
      </w:pPr>
      <w:r w:rsidRPr="00E77497">
        <w:rPr>
          <w:rFonts w:ascii="Helvetica" w:hAnsi="Helvetica"/>
          <w:b/>
        </w:rPr>
        <w:t xml:space="preserve">Static Semantics:  </w:t>
      </w:r>
      <w:r>
        <w:rPr>
          <w:rFonts w:ascii="Helvetica" w:hAnsi="Helvetica"/>
          <w:b/>
          <w:lang w:eastAsia="en-US"/>
        </w:rPr>
        <w:t>Contains</w:t>
      </w:r>
    </w:p>
    <w:p w14:paraId="3B0549CF" w14:textId="77777777"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14:paraId="54ED6E01" w14:textId="77777777" w:rsidR="00AA7F77" w:rsidRPr="00E77497" w:rsidRDefault="00AA7F77"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33A1F41B" w14:textId="77777777" w:rsidR="00AA7F77" w:rsidRPr="00E77497" w:rsidRDefault="00AA7F77" w:rsidP="00AA7F77">
      <w:pPr>
        <w:pStyle w:val="Alg4"/>
        <w:numPr>
          <w:ilvl w:val="0"/>
          <w:numId w:val="723"/>
        </w:numPr>
        <w:spacing w:after="220"/>
        <w:contextualSpacing/>
      </w:pPr>
      <w:r w:rsidRPr="00E77497">
        <w:t xml:space="preserve">Return </w:t>
      </w:r>
      <w:r w:rsidRPr="00AA7F77">
        <w:rPr>
          <w:b/>
        </w:rPr>
        <w:t>false</w:t>
      </w:r>
      <w:r>
        <w:t>.</w:t>
      </w:r>
    </w:p>
    <w:p w14:paraId="671E7E2E" w14:textId="77777777" w:rsidR="00AA7F77" w:rsidRPr="00E77497" w:rsidRDefault="00AA7F77" w:rsidP="001E463E">
      <w:pPr>
        <w:jc w:val="left"/>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17DBAAC4" w14:textId="77777777" w:rsidR="00AA7F77" w:rsidRPr="00E77497" w:rsidRDefault="00AA7F77" w:rsidP="00BD7B76">
      <w:pPr>
        <w:pStyle w:val="Alg4"/>
        <w:numPr>
          <w:ilvl w:val="0"/>
          <w:numId w:val="1273"/>
        </w:numPr>
        <w:spacing w:after="220"/>
        <w:contextualSpacing/>
      </w:pPr>
      <w:r w:rsidRPr="00E77497">
        <w:t xml:space="preserve">Return </w:t>
      </w:r>
      <w:r w:rsidRPr="00AA7F77">
        <w:rPr>
          <w:b/>
        </w:rPr>
        <w:t>false</w:t>
      </w:r>
      <w:r>
        <w:t>.</w:t>
      </w:r>
    </w:p>
    <w:p w14:paraId="6132E4F0" w14:textId="77777777" w:rsidR="00AA7F77" w:rsidRDefault="00AA7F77" w:rsidP="00052EFC">
      <w:pPr>
        <w:pStyle w:val="Note"/>
      </w:pPr>
      <w:r>
        <w:t>NOTE</w:t>
      </w:r>
      <w:r>
        <w:tab/>
        <w:t>Static semantic rules that depend upon substructure generally do not look into function definitions.</w:t>
      </w:r>
    </w:p>
    <w:p w14:paraId="7885ACD1" w14:textId="77777777" w:rsidR="00E2297F" w:rsidRPr="00E77497" w:rsidRDefault="00E2297F" w:rsidP="00E2297F">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14:paraId="3B43C1C4" w14:textId="77777777" w:rsidR="001E463E" w:rsidRPr="00E77497" w:rsidRDefault="001E463E" w:rsidP="00197BED">
      <w:pPr>
        <w:pStyle w:val="SyntaxRule"/>
        <w:spacing w:after="220"/>
      </w:pPr>
      <w:r w:rsidRPr="00E77497">
        <w:t>FormalParameter</w:t>
      </w:r>
      <w:r>
        <w:t>s</w:t>
      </w:r>
      <w:r w:rsidRPr="00E77497">
        <w:t xml:space="preserve"> </w:t>
      </w:r>
      <w:r w:rsidRPr="00E77497">
        <w:rPr>
          <w:rFonts w:ascii="Arial" w:hAnsi="Arial"/>
          <w:b/>
          <w:i w:val="0"/>
        </w:rPr>
        <w:t>:</w:t>
      </w:r>
      <w:r>
        <w:rPr>
          <w:rFonts w:ascii="Arial" w:hAnsi="Arial"/>
          <w:b/>
          <w:i w:val="0"/>
        </w:rPr>
        <w:t xml:space="preserve"> </w:t>
      </w:r>
      <w:r w:rsidRPr="00E77497">
        <w:rPr>
          <w:rFonts w:ascii="Arial" w:hAnsi="Arial" w:cs="Arial"/>
          <w:i w:val="0"/>
          <w:sz w:val="16"/>
          <w:szCs w:val="16"/>
        </w:rPr>
        <w:t>[empty]</w:t>
      </w:r>
    </w:p>
    <w:p w14:paraId="316D4F26" w14:textId="77777777" w:rsidR="001E463E" w:rsidRPr="00E77497" w:rsidRDefault="001E463E" w:rsidP="001E463E">
      <w:pPr>
        <w:pStyle w:val="Alg4"/>
        <w:numPr>
          <w:ilvl w:val="0"/>
          <w:numId w:val="424"/>
        </w:numPr>
        <w:spacing w:after="220"/>
        <w:contextualSpacing/>
      </w:pPr>
      <w:r w:rsidRPr="00E77497">
        <w:t>Return 0.</w:t>
      </w:r>
    </w:p>
    <w:p w14:paraId="49824191" w14:textId="77777777" w:rsidR="00B41033" w:rsidRPr="00675B74" w:rsidRDefault="00B41033" w:rsidP="00197BED">
      <w:pPr>
        <w:pStyle w:val="SyntaxRule"/>
        <w:spacing w:after="220"/>
      </w:pPr>
      <w:r w:rsidRPr="00E77497">
        <w:t xml:space="preserve">FormalParameterList </w:t>
      </w:r>
      <w:r w:rsidRPr="00E77497">
        <w:rPr>
          <w:rFonts w:ascii="Arial" w:hAnsi="Arial"/>
          <w:b/>
          <w:i w:val="0"/>
        </w:rPr>
        <w:t>:</w:t>
      </w:r>
      <w:r w:rsidR="001E463E" w:rsidRPr="00E77497" w:rsidDel="001E463E">
        <w:t xml:space="preserve"> </w:t>
      </w:r>
      <w:r w:rsidR="00954547" w:rsidRPr="004418C4">
        <w:t>Function</w:t>
      </w:r>
      <w:r w:rsidR="00954547">
        <w:t>RestParameter</w:t>
      </w:r>
    </w:p>
    <w:p w14:paraId="251A2C92" w14:textId="77777777" w:rsidR="00E2297F" w:rsidRPr="00E77497" w:rsidRDefault="00E2297F" w:rsidP="00197BED">
      <w:pPr>
        <w:pStyle w:val="Alg4"/>
        <w:numPr>
          <w:ilvl w:val="0"/>
          <w:numId w:val="1422"/>
        </w:numPr>
        <w:spacing w:after="220"/>
        <w:contextualSpacing/>
      </w:pPr>
      <w:r w:rsidRPr="00E77497">
        <w:t>Return 0.</w:t>
      </w:r>
    </w:p>
    <w:p w14:paraId="782CAF28" w14:textId="77777777" w:rsidR="00E660D2" w:rsidRPr="00675B74" w:rsidRDefault="00E660D2" w:rsidP="00AF63E6">
      <w:pPr>
        <w:pStyle w:val="SyntaxRule"/>
        <w:spacing w:after="240"/>
      </w:pPr>
      <w:r w:rsidRPr="00E77497">
        <w:t xml:space="preserve">FormalParameterList </w:t>
      </w:r>
      <w:r w:rsidRPr="00E77497">
        <w:rPr>
          <w:rFonts w:ascii="Arial" w:hAnsi="Arial"/>
          <w:b/>
          <w:i w:val="0"/>
        </w:rPr>
        <w:t>:</w:t>
      </w:r>
      <w:r w:rsidR="00AF63E6">
        <w:rPr>
          <w:rFonts w:ascii="Arial" w:hAnsi="Arial"/>
          <w:b/>
          <w:i w:val="0"/>
        </w:rPr>
        <w:t xml:space="preserve"> </w:t>
      </w:r>
      <w:r w:rsidRPr="00E77497">
        <w:t>FormalsList</w:t>
      </w:r>
      <w:r w:rsidR="00954547">
        <w:t xml:space="preserve"> </w:t>
      </w:r>
      <w:r w:rsidRPr="00675B74">
        <w:rPr>
          <w:rFonts w:ascii="Courier New" w:hAnsi="Courier New"/>
          <w:b/>
        </w:rPr>
        <w:t xml:space="preserve">, </w:t>
      </w:r>
      <w:r w:rsidR="00954547" w:rsidRPr="004418C4">
        <w:t>Function</w:t>
      </w:r>
      <w:r w:rsidR="00954547">
        <w:t>RestParameter</w:t>
      </w:r>
    </w:p>
    <w:p w14:paraId="654894BB" w14:textId="77777777" w:rsidR="00E2297F" w:rsidRPr="00E77497" w:rsidRDefault="00E2297F" w:rsidP="004322E4">
      <w:pPr>
        <w:pStyle w:val="Alg4"/>
        <w:numPr>
          <w:ilvl w:val="0"/>
          <w:numId w:val="425"/>
        </w:numPr>
        <w:spacing w:after="220"/>
        <w:contextualSpacing/>
      </w:pPr>
      <w:r w:rsidRPr="00E77497">
        <w:t xml:space="preserve">Return the ExpectedArgumentCount of </w:t>
      </w:r>
      <w:r w:rsidRPr="00E77497">
        <w:rPr>
          <w:rStyle w:val="bnf"/>
        </w:rPr>
        <w:t>FormalsList</w:t>
      </w:r>
      <w:r w:rsidRPr="00E77497">
        <w:t>.</w:t>
      </w:r>
    </w:p>
    <w:p w14:paraId="2C7EA5DF" w14:textId="77777777" w:rsidR="00E2297F" w:rsidRPr="00E77497" w:rsidRDefault="00E2297F" w:rsidP="00E2297F">
      <w:pPr>
        <w:pStyle w:val="Note"/>
      </w:pPr>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r w:rsidR="00FE5F37" w:rsidRPr="00FE5F37">
        <w:t xml:space="preserve"> </w:t>
      </w:r>
      <w:r w:rsidR="00FE5F37">
        <w:t xml:space="preserve">A </w:t>
      </w:r>
      <w:r w:rsidR="00FE5F37" w:rsidRPr="00FE5F37">
        <w:rPr>
          <w:rFonts w:ascii="Times New Roman" w:hAnsi="Times New Roman"/>
          <w:i/>
        </w:rPr>
        <w:t>FormalParameter</w:t>
      </w:r>
      <w:r w:rsidR="00FE5F37" w:rsidRPr="00E77497">
        <w:t xml:space="preserve"> </w:t>
      </w:r>
      <w:r w:rsidR="00FE5F37">
        <w:t>without an initial</w:t>
      </w:r>
      <w:r w:rsidR="006B2604">
        <w:t>ise</w:t>
      </w:r>
      <w:r w:rsidR="00FE5F37">
        <w:t xml:space="preserve">r </w:t>
      </w:r>
      <w:r w:rsidR="00E65FB6">
        <w:t>is</w:t>
      </w:r>
      <w:r w:rsidR="00FE5F37">
        <w:t xml:space="preserve"> allowed after the first parameter with an initial</w:t>
      </w:r>
      <w:r w:rsidR="006B2604">
        <w:t>ise</w:t>
      </w:r>
      <w:r w:rsidR="00FE5F37">
        <w:t xml:space="preserve">r but such parameters are considered to be optional with </w:t>
      </w:r>
      <w:r w:rsidR="00FE5F37" w:rsidRPr="00FE5F37">
        <w:rPr>
          <w:rFonts w:ascii="Times New Roman" w:hAnsi="Times New Roman"/>
          <w:b/>
        </w:rPr>
        <w:t>undefined</w:t>
      </w:r>
      <w:r w:rsidR="00FE5F37">
        <w:t xml:space="preserve"> as their default value.</w:t>
      </w:r>
    </w:p>
    <w:p w14:paraId="11AE30FC" w14:textId="77777777" w:rsidR="00E2297F" w:rsidRPr="00E77497" w:rsidRDefault="00E2297F" w:rsidP="00E2297F">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14:paraId="6299E646" w14:textId="77777777" w:rsidR="00E2297F" w:rsidRPr="00E77497" w:rsidRDefault="00E2297F" w:rsidP="004322E4">
      <w:pPr>
        <w:pStyle w:val="Alg4"/>
        <w:numPr>
          <w:ilvl w:val="0"/>
          <w:numId w:val="574"/>
        </w:numPr>
        <w:spacing w:after="220"/>
        <w:contextualSpacing/>
      </w:pPr>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p>
    <w:p w14:paraId="4523E425" w14:textId="77777777" w:rsidR="00E2297F" w:rsidRPr="00E77497" w:rsidRDefault="00E2297F" w:rsidP="004322E4">
      <w:pPr>
        <w:pStyle w:val="Alg4"/>
        <w:numPr>
          <w:ilvl w:val="0"/>
          <w:numId w:val="574"/>
        </w:numPr>
        <w:spacing w:after="220"/>
        <w:contextualSpacing/>
      </w:pPr>
      <w:r w:rsidRPr="00E77497">
        <w:t>Return 1.</w:t>
      </w:r>
    </w:p>
    <w:p w14:paraId="0CF43BAE" w14:textId="77777777" w:rsidR="00F21891" w:rsidRPr="00E77497" w:rsidRDefault="00F21891" w:rsidP="00F21891">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14:paraId="10A24CB1" w14:textId="77777777" w:rsidR="00F21891" w:rsidRPr="00E77497" w:rsidRDefault="00F21891" w:rsidP="004322E4">
      <w:pPr>
        <w:pStyle w:val="Alg4"/>
        <w:numPr>
          <w:ilvl w:val="0"/>
          <w:numId w:val="426"/>
        </w:numPr>
        <w:spacing w:after="220"/>
        <w:contextualSpacing/>
      </w:pPr>
      <w:r w:rsidRPr="00E77497">
        <w:t xml:space="preserve">Let </w:t>
      </w:r>
      <w:r w:rsidRPr="00E77497">
        <w:rPr>
          <w:i/>
        </w:rPr>
        <w:t>count</w:t>
      </w:r>
      <w:r w:rsidRPr="00E77497">
        <w:t xml:space="preserve"> be the ExpectedArgumentCount of </w:t>
      </w:r>
      <w:r w:rsidRPr="00E77497">
        <w:rPr>
          <w:rStyle w:val="bnf"/>
        </w:rPr>
        <w:t>FormalsList.</w:t>
      </w:r>
    </w:p>
    <w:p w14:paraId="3D64EAE8" w14:textId="77777777" w:rsidR="00F21891" w:rsidRPr="00E77497" w:rsidRDefault="00F21891" w:rsidP="004322E4">
      <w:pPr>
        <w:pStyle w:val="Alg4"/>
        <w:numPr>
          <w:ilvl w:val="0"/>
          <w:numId w:val="426"/>
        </w:numPr>
        <w:spacing w:after="220"/>
        <w:contextualSpacing/>
      </w:pPr>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p>
    <w:p w14:paraId="6394A07E" w14:textId="77777777" w:rsidR="00F21891" w:rsidRPr="00E77497" w:rsidRDefault="00F21891" w:rsidP="004322E4">
      <w:pPr>
        <w:pStyle w:val="Alg4"/>
        <w:numPr>
          <w:ilvl w:val="0"/>
          <w:numId w:val="426"/>
        </w:numPr>
        <w:spacing w:after="220"/>
        <w:contextualSpacing/>
      </w:pPr>
      <w:r w:rsidRPr="00E77497">
        <w:t xml:space="preserve">Return </w:t>
      </w:r>
      <w:r w:rsidRPr="00E77497">
        <w:rPr>
          <w:i/>
        </w:rPr>
        <w:t>count</w:t>
      </w:r>
      <w:r w:rsidRPr="00E77497">
        <w:t>+1.</w:t>
      </w:r>
    </w:p>
    <w:p w14:paraId="57DDF649" w14:textId="77777777" w:rsidR="00C34EDF" w:rsidRPr="00E77497" w:rsidRDefault="00C34EDF" w:rsidP="00C34EDF">
      <w:pPr>
        <w:rPr>
          <w:rFonts w:ascii="Helvetica" w:hAnsi="Helvetica"/>
          <w:b/>
        </w:rPr>
      </w:pPr>
      <w:r w:rsidRPr="00E77497">
        <w:rPr>
          <w:rFonts w:ascii="Helvetica" w:hAnsi="Helvetica"/>
          <w:b/>
        </w:rPr>
        <w:t xml:space="preserve">Static Semantics:  </w:t>
      </w:r>
      <w:r w:rsidR="001A5789" w:rsidRPr="00E77497">
        <w:rPr>
          <w:rFonts w:ascii="Helvetica" w:hAnsi="Helvetica"/>
          <w:b/>
          <w:lang w:eastAsia="en-US"/>
        </w:rPr>
        <w:t>HasInitialiser</w:t>
      </w:r>
    </w:p>
    <w:p w14:paraId="793E39AA" w14:textId="77777777" w:rsidR="00C34EDF" w:rsidRPr="00E77497" w:rsidRDefault="00C34EDF" w:rsidP="00C34EDF">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14:paraId="63372538" w14:textId="77777777" w:rsidR="00C34EDF" w:rsidRPr="00E77497" w:rsidRDefault="00C34EDF" w:rsidP="004322E4">
      <w:pPr>
        <w:pStyle w:val="Alg4"/>
        <w:numPr>
          <w:ilvl w:val="0"/>
          <w:numId w:val="427"/>
        </w:numPr>
        <w:spacing w:after="220"/>
        <w:contextualSpacing/>
      </w:pPr>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14:paraId="559BB5ED" w14:textId="77777777" w:rsidR="00C34EDF" w:rsidRPr="00E77497" w:rsidRDefault="00C34EDF" w:rsidP="004322E4">
      <w:pPr>
        <w:pStyle w:val="Alg4"/>
        <w:numPr>
          <w:ilvl w:val="0"/>
          <w:numId w:val="427"/>
        </w:numPr>
        <w:spacing w:after="220"/>
        <w:contextualSpacing/>
      </w:pPr>
      <w:r w:rsidRPr="00E77497">
        <w:t xml:space="preserve">Return HasInitialiser of </w:t>
      </w:r>
      <w:r w:rsidRPr="00E77497">
        <w:rPr>
          <w:rStyle w:val="bnf"/>
        </w:rPr>
        <w:t>FormalParameter</w:t>
      </w:r>
      <w:r w:rsidRPr="00E77497">
        <w:t>.</w:t>
      </w:r>
    </w:p>
    <w:p w14:paraId="519F241B" w14:textId="77777777" w:rsidR="00B33855" w:rsidRPr="00E77497" w:rsidRDefault="00B33855" w:rsidP="00B33855">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14:paraId="613905EF" w14:textId="77777777" w:rsidR="00B33855" w:rsidRPr="006B3D6C" w:rsidRDefault="00B33855" w:rsidP="00C71418">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p>
    <w:p w14:paraId="63A591C4" w14:textId="77777777" w:rsidR="00B33855" w:rsidRPr="00E77497" w:rsidRDefault="00B33855" w:rsidP="00B33855">
      <w:pPr>
        <w:pStyle w:val="Alg4"/>
        <w:numPr>
          <w:ilvl w:val="0"/>
          <w:numId w:val="686"/>
        </w:numPr>
        <w:spacing w:after="220"/>
        <w:contextualSpacing/>
      </w:pPr>
      <w:r>
        <w:t xml:space="preserve">Return </w:t>
      </w:r>
      <w:r>
        <w:rPr>
          <w:b/>
        </w:rPr>
        <w:t>false</w:t>
      </w:r>
      <w:r w:rsidRPr="00E77497">
        <w:t>.</w:t>
      </w:r>
    </w:p>
    <w:p w14:paraId="61D5F447" w14:textId="77777777" w:rsidR="00B97AD5" w:rsidRPr="00E77497" w:rsidRDefault="00B97AD5" w:rsidP="00B97AD5">
      <w:pPr>
        <w:rPr>
          <w:rFonts w:ascii="Helvetica" w:hAnsi="Helvetica"/>
          <w:b/>
        </w:rPr>
      </w:pPr>
      <w:r w:rsidRPr="00E77497">
        <w:rPr>
          <w:rFonts w:ascii="Helvetica" w:hAnsi="Helvetica"/>
          <w:b/>
        </w:rPr>
        <w:t xml:space="preserve">Static Semantics:  </w:t>
      </w:r>
      <w:r>
        <w:rPr>
          <w:rFonts w:ascii="Helvetica" w:hAnsi="Helvetica"/>
          <w:b/>
          <w:lang w:eastAsia="en-US"/>
        </w:rPr>
        <w:t>IsSimple</w:t>
      </w:r>
      <w:r w:rsidR="00D158A6">
        <w:rPr>
          <w:rFonts w:ascii="Helvetica" w:hAnsi="Helvetica"/>
          <w:b/>
          <w:lang w:eastAsia="en-US"/>
        </w:rPr>
        <w:t>Parameter</w:t>
      </w:r>
      <w:r>
        <w:rPr>
          <w:rFonts w:ascii="Helvetica" w:hAnsi="Helvetica"/>
          <w:b/>
          <w:lang w:eastAsia="en-US"/>
        </w:rPr>
        <w:t>List</w:t>
      </w:r>
    </w:p>
    <w:p w14:paraId="68092D18" w14:textId="77777777" w:rsidR="00B97AD5" w:rsidRPr="00E77497" w:rsidRDefault="00B97AD5" w:rsidP="00C71418">
      <w:pPr>
        <w:pStyle w:val="SyntaxRule"/>
        <w:spacing w:after="240"/>
      </w:pPr>
      <w:r w:rsidRPr="00E77497">
        <w:t>FormalParameter</w:t>
      </w:r>
      <w:r w:rsidR="00C71418">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4313E1BD" w14:textId="77777777" w:rsidR="00B97AD5" w:rsidRPr="00E77497" w:rsidRDefault="00B97AD5" w:rsidP="00B97AD5">
      <w:pPr>
        <w:pStyle w:val="Alg4"/>
        <w:numPr>
          <w:ilvl w:val="0"/>
          <w:numId w:val="1066"/>
        </w:numPr>
        <w:spacing w:after="220"/>
        <w:contextualSpacing/>
      </w:pPr>
      <w:r w:rsidRPr="00E77497">
        <w:t xml:space="preserve">Return </w:t>
      </w:r>
      <w:r w:rsidRPr="00B97AD5">
        <w:rPr>
          <w:b/>
          <w:bCs/>
        </w:rPr>
        <w:t>true</w:t>
      </w:r>
      <w:r w:rsidRPr="00E77497">
        <w:t>.</w:t>
      </w:r>
    </w:p>
    <w:p w14:paraId="6CC7D857" w14:textId="77777777" w:rsidR="00971DDF" w:rsidRPr="00675B74" w:rsidRDefault="00971DDF" w:rsidP="00971DDF">
      <w:pPr>
        <w:pStyle w:val="SyntaxRule"/>
        <w:spacing w:after="240"/>
      </w:pPr>
      <w:r w:rsidRPr="00E77497">
        <w:t xml:space="preserve">FormalParameterList </w:t>
      </w:r>
      <w:r w:rsidRPr="00E77497">
        <w:rPr>
          <w:rFonts w:ascii="Arial" w:hAnsi="Arial"/>
          <w:b/>
          <w:i w:val="0"/>
        </w:rPr>
        <w:t xml:space="preserve">: </w:t>
      </w:r>
      <w:r w:rsidRPr="004418C4">
        <w:t>Function</w:t>
      </w:r>
      <w:r>
        <w:t>RestParameter</w:t>
      </w:r>
    </w:p>
    <w:p w14:paraId="49C362CA" w14:textId="77777777" w:rsidR="00971DDF" w:rsidRPr="00E77497" w:rsidRDefault="00971DDF" w:rsidP="00971DDF">
      <w:pPr>
        <w:pStyle w:val="Alg4"/>
        <w:numPr>
          <w:ilvl w:val="0"/>
          <w:numId w:val="1067"/>
        </w:numPr>
        <w:spacing w:after="220"/>
        <w:contextualSpacing/>
      </w:pPr>
      <w:r w:rsidRPr="00E77497">
        <w:t xml:space="preserve">Return </w:t>
      </w:r>
      <w:r w:rsidRPr="00B97AD5">
        <w:rPr>
          <w:b/>
          <w:bCs/>
          <w:iCs/>
        </w:rPr>
        <w:t>false</w:t>
      </w:r>
      <w:r w:rsidRPr="00E77497">
        <w:t>.</w:t>
      </w:r>
    </w:p>
    <w:p w14:paraId="67B1A97C" w14:textId="77777777" w:rsidR="00B97AD5" w:rsidRPr="00675B74" w:rsidRDefault="00B97AD5" w:rsidP="00B97AD5">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14:paraId="25BFEC8A" w14:textId="77777777" w:rsidR="00B97AD5" w:rsidRPr="00E77497" w:rsidRDefault="00B97AD5" w:rsidP="00971DDF">
      <w:pPr>
        <w:pStyle w:val="Alg4"/>
        <w:numPr>
          <w:ilvl w:val="0"/>
          <w:numId w:val="1070"/>
        </w:numPr>
        <w:spacing w:after="220"/>
        <w:contextualSpacing/>
      </w:pPr>
      <w:r w:rsidRPr="00E77497">
        <w:t xml:space="preserve">Return </w:t>
      </w:r>
      <w:r w:rsidRPr="00B97AD5">
        <w:rPr>
          <w:b/>
          <w:bCs/>
          <w:iCs/>
        </w:rPr>
        <w:t>false</w:t>
      </w:r>
      <w:r w:rsidRPr="00E77497">
        <w:t>.</w:t>
      </w:r>
    </w:p>
    <w:p w14:paraId="4EE23296" w14:textId="77777777" w:rsidR="00B97AD5" w:rsidRPr="00E77497" w:rsidRDefault="00B97AD5" w:rsidP="00B97AD5">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14:paraId="56BB9722" w14:textId="77777777" w:rsidR="00B97AD5" w:rsidRPr="00E77497" w:rsidRDefault="00B97AD5" w:rsidP="00B97AD5">
      <w:pPr>
        <w:pStyle w:val="Alg4"/>
        <w:numPr>
          <w:ilvl w:val="0"/>
          <w:numId w:val="1068"/>
        </w:numPr>
        <w:spacing w:after="220"/>
        <w:contextualSpacing/>
      </w:pPr>
      <w:r>
        <w:t>If IsSimple</w:t>
      </w:r>
      <w:r w:rsidR="00D158A6">
        <w:t>Parameter</w:t>
      </w:r>
      <w:r>
        <w:t xml:space="preserve">List of </w:t>
      </w:r>
      <w:r w:rsidRPr="00B97AD5">
        <w:rPr>
          <w:i/>
          <w:iCs/>
        </w:rPr>
        <w:t>FormalsList</w:t>
      </w:r>
      <w:r>
        <w:t xml:space="preserve"> is </w:t>
      </w:r>
      <w:r>
        <w:rPr>
          <w:b/>
          <w:bCs/>
        </w:rPr>
        <w:t>false</w:t>
      </w:r>
      <w:r>
        <w:t xml:space="preserve">, return </w:t>
      </w:r>
      <w:r>
        <w:rPr>
          <w:b/>
          <w:bCs/>
        </w:rPr>
        <w:t>false</w:t>
      </w:r>
      <w:r>
        <w:t>.</w:t>
      </w:r>
    </w:p>
    <w:p w14:paraId="75A1C9BE" w14:textId="77777777" w:rsidR="00B97AD5" w:rsidRPr="00E77497" w:rsidRDefault="00B97AD5" w:rsidP="00A249CF">
      <w:pPr>
        <w:pStyle w:val="Alg4"/>
        <w:numPr>
          <w:ilvl w:val="0"/>
          <w:numId w:val="1068"/>
        </w:numPr>
        <w:spacing w:after="220"/>
        <w:contextualSpacing/>
      </w:pPr>
      <w:r w:rsidRPr="00E77497">
        <w:t xml:space="preserve">Return </w:t>
      </w:r>
      <w:r w:rsidR="00A249CF">
        <w:t>IsSimple</w:t>
      </w:r>
      <w:r w:rsidR="00D158A6">
        <w:t>Parameter</w:t>
      </w:r>
      <w:r w:rsidR="00A249CF">
        <w:t xml:space="preserve">List of </w:t>
      </w:r>
      <w:r w:rsidR="00A249CF" w:rsidRPr="00E77497">
        <w:rPr>
          <w:rStyle w:val="bnf"/>
        </w:rPr>
        <w:t>FormalParameter</w:t>
      </w:r>
      <w:r w:rsidRPr="00E77497">
        <w:t>.</w:t>
      </w:r>
    </w:p>
    <w:p w14:paraId="5AC5686C" w14:textId="77777777" w:rsidR="00A249CF" w:rsidRPr="00E77497" w:rsidRDefault="00A249CF" w:rsidP="00A249CF">
      <w:r w:rsidRPr="00E77497">
        <w:rPr>
          <w:rStyle w:val="bnf"/>
        </w:rPr>
        <w:t>FormalParameter</w:t>
      </w:r>
      <w:r>
        <w:rPr>
          <w:rStyle w:val="bnf"/>
        </w:rPr>
        <w:t xml:space="preserve"> </w:t>
      </w:r>
      <w:r w:rsidRPr="00E77497">
        <w:rPr>
          <w:b/>
        </w:rPr>
        <w:t>:</w:t>
      </w:r>
      <w:r w:rsidRPr="00E77497">
        <w:t xml:space="preserve"> </w:t>
      </w:r>
      <w:r>
        <w:rPr>
          <w:rStyle w:val="bnf"/>
        </w:rPr>
        <w:t>BindingElement</w:t>
      </w:r>
      <w:r w:rsidRPr="00E77497">
        <w:t xml:space="preserve"> </w:t>
      </w:r>
    </w:p>
    <w:p w14:paraId="6243CE60" w14:textId="77777777" w:rsidR="00A249CF" w:rsidRPr="00E77497" w:rsidRDefault="00A249CF" w:rsidP="00A249CF">
      <w:pPr>
        <w:pStyle w:val="Alg4"/>
        <w:numPr>
          <w:ilvl w:val="0"/>
          <w:numId w:val="1069"/>
        </w:numPr>
        <w:spacing w:after="220"/>
        <w:contextualSpacing/>
      </w:pPr>
      <w:r>
        <w:t xml:space="preserve">If </w:t>
      </w:r>
      <w:r w:rsidRPr="00E77497">
        <w:t xml:space="preserve">HasInitialiser of </w:t>
      </w:r>
      <w:r>
        <w:rPr>
          <w:rStyle w:val="bnf"/>
        </w:rPr>
        <w:t>BindingElement</w:t>
      </w:r>
      <w:r w:rsidRPr="00E77497">
        <w:t xml:space="preserve"> </w:t>
      </w:r>
      <w:r>
        <w:t xml:space="preserve">is </w:t>
      </w:r>
      <w:r>
        <w:rPr>
          <w:b/>
          <w:bCs/>
        </w:rPr>
        <w:t>true</w:t>
      </w:r>
      <w:r>
        <w:t xml:space="preserve">, return </w:t>
      </w:r>
      <w:r>
        <w:rPr>
          <w:b/>
          <w:bCs/>
        </w:rPr>
        <w:t>false</w:t>
      </w:r>
      <w:r>
        <w:t>.</w:t>
      </w:r>
    </w:p>
    <w:p w14:paraId="5E511C3A" w14:textId="77777777" w:rsidR="00A249CF" w:rsidRDefault="00A249CF" w:rsidP="00A249CF">
      <w:pPr>
        <w:pStyle w:val="Alg4"/>
        <w:numPr>
          <w:ilvl w:val="0"/>
          <w:numId w:val="1069"/>
        </w:numPr>
        <w:spacing w:after="220"/>
        <w:contextualSpacing/>
      </w:pPr>
      <w:r>
        <w:t xml:space="preserve">If </w:t>
      </w:r>
      <w:r w:rsidRPr="00E77497">
        <w:rPr>
          <w:rStyle w:val="bnf"/>
        </w:rPr>
        <w:t>FormalParameter</w:t>
      </w:r>
      <w:r w:rsidRPr="00A249CF">
        <w:t xml:space="preserve"> </w:t>
      </w:r>
      <w:r w:rsidRPr="00CE127F">
        <w:rPr>
          <w:rStyle w:val="bnf"/>
          <w:i w:val="0"/>
        </w:rPr>
        <w:t>Contains</w:t>
      </w:r>
      <w:r w:rsidRPr="00E77497">
        <w:t xml:space="preserve"> </w:t>
      </w:r>
      <w:r w:rsidRPr="00CE127F">
        <w:rPr>
          <w:rStyle w:val="bnf"/>
        </w:rPr>
        <w:t>BindingPattern</w:t>
      </w:r>
      <w:r>
        <w:rPr>
          <w:rStyle w:val="bnf"/>
          <w:i w:val="0"/>
          <w:iCs/>
        </w:rPr>
        <w:t xml:space="preserve"> is </w:t>
      </w:r>
      <w:r>
        <w:rPr>
          <w:rStyle w:val="bnf"/>
          <w:b/>
          <w:bCs/>
          <w:i w:val="0"/>
          <w:iCs/>
        </w:rPr>
        <w:t>true</w:t>
      </w:r>
      <w:r>
        <w:rPr>
          <w:rStyle w:val="bnf"/>
          <w:i w:val="0"/>
          <w:iCs/>
        </w:rPr>
        <w:t xml:space="preserve">, return </w:t>
      </w:r>
      <w:r>
        <w:rPr>
          <w:rStyle w:val="bnf"/>
          <w:b/>
          <w:bCs/>
          <w:i w:val="0"/>
          <w:iCs/>
        </w:rPr>
        <w:t>false</w:t>
      </w:r>
      <w:r>
        <w:rPr>
          <w:rStyle w:val="bnf"/>
          <w:i w:val="0"/>
          <w:iCs/>
        </w:rPr>
        <w:t>.</w:t>
      </w:r>
    </w:p>
    <w:p w14:paraId="68B4D7BA" w14:textId="77777777" w:rsidR="00A249CF" w:rsidRPr="00E77497" w:rsidRDefault="00A249CF" w:rsidP="00A249CF">
      <w:pPr>
        <w:pStyle w:val="Alg4"/>
        <w:numPr>
          <w:ilvl w:val="0"/>
          <w:numId w:val="1069"/>
        </w:numPr>
        <w:spacing w:after="220"/>
        <w:contextualSpacing/>
      </w:pPr>
      <w:r w:rsidRPr="00E77497">
        <w:t xml:space="preserve">Return </w:t>
      </w:r>
      <w:r>
        <w:rPr>
          <w:b/>
          <w:bCs/>
          <w:iCs/>
        </w:rPr>
        <w:t>true</w:t>
      </w:r>
      <w:r w:rsidRPr="00E77497">
        <w:t>.</w:t>
      </w:r>
    </w:p>
    <w:p w14:paraId="7CC4E1AB" w14:textId="77777777" w:rsidR="001819E8" w:rsidRPr="00E77497" w:rsidRDefault="001819E8" w:rsidP="001819E8">
      <w:pPr>
        <w:rPr>
          <w:rFonts w:ascii="Helvetica" w:hAnsi="Helvetica"/>
          <w:b/>
        </w:rPr>
      </w:pPr>
      <w:r w:rsidRPr="00E77497">
        <w:rPr>
          <w:rFonts w:ascii="Helvetica" w:hAnsi="Helvetica"/>
          <w:b/>
        </w:rPr>
        <w:t xml:space="preserve">Static Semantics:  </w:t>
      </w:r>
      <w:r>
        <w:rPr>
          <w:rFonts w:ascii="Helvetica" w:hAnsi="Helvetica"/>
          <w:b/>
          <w:lang w:eastAsia="en-US"/>
        </w:rPr>
        <w:t>IsStrict</w:t>
      </w:r>
    </w:p>
    <w:p w14:paraId="28125AED" w14:textId="77777777" w:rsidR="001819E8" w:rsidRPr="006B3D6C" w:rsidRDefault="001819E8" w:rsidP="00AE38E2">
      <w:r w:rsidRPr="00E77497">
        <w:rPr>
          <w:rFonts w:ascii="Times New Roman" w:hAnsi="Times New Roman"/>
          <w:i/>
        </w:rPr>
        <w:t>Function</w:t>
      </w:r>
      <w:r w:rsidR="00AE38E2">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620E09" w:rsidRPr="00620E09">
        <w:rPr>
          <w:rFonts w:ascii="Times New Roman" w:hAnsi="Times New Roman"/>
          <w:i/>
        </w:rPr>
        <w:t>StatementList</w:t>
      </w:r>
      <w:r w:rsidR="00620E09" w:rsidRPr="00197BED">
        <w:rPr>
          <w:rFonts w:cs="Arial"/>
          <w:iCs/>
          <w:vertAlign w:val="subscript"/>
        </w:rPr>
        <w:t>opt</w:t>
      </w:r>
      <w:r w:rsidRPr="00E77497">
        <w:rPr>
          <w:rFonts w:ascii="Times New Roman" w:hAnsi="Times New Roman"/>
          <w:i/>
        </w:rPr>
        <w:t xml:space="preserve"> </w:t>
      </w:r>
      <w:r w:rsidRPr="00E77497">
        <w:t xml:space="preserve"> </w:t>
      </w:r>
    </w:p>
    <w:p w14:paraId="63370F09" w14:textId="77777777" w:rsidR="001819E8" w:rsidRPr="00D158A6" w:rsidRDefault="001819E8" w:rsidP="00D158A6">
      <w:pPr>
        <w:pStyle w:val="Alg4"/>
        <w:numPr>
          <w:ilvl w:val="0"/>
          <w:numId w:val="916"/>
        </w:numPr>
        <w:spacing w:after="220"/>
        <w:contextualSpacing/>
      </w:pPr>
      <w:commentRangeStart w:id="4324"/>
      <w:r>
        <w:t>I</w:t>
      </w:r>
      <w:r w:rsidRPr="00FE5E17">
        <w:t>f th</w:t>
      </w:r>
      <w:r>
        <w:t>is</w:t>
      </w:r>
      <w:r w:rsidRPr="00E77497">
        <w:t xml:space="preserve"> </w:t>
      </w:r>
      <w:r w:rsidR="00FF36B2">
        <w:rPr>
          <w:rStyle w:val="bnf"/>
        </w:rPr>
        <w:t>Function</w:t>
      </w:r>
      <w:r w:rsidR="00BC1AE0">
        <w:rPr>
          <w:rStyle w:val="bnf"/>
        </w:rPr>
        <w:t>StatementList</w:t>
      </w:r>
      <w:r w:rsidRPr="00E77497">
        <w:t xml:space="preserve"> </w:t>
      </w:r>
      <w:r w:rsidRPr="00FE5E17">
        <w:t xml:space="preserve">is contained in strict code or if </w:t>
      </w:r>
      <w:r w:rsidR="00FF36B2">
        <w:rPr>
          <w:i/>
        </w:rPr>
        <w:t>StatementList</w:t>
      </w:r>
      <w:r w:rsidRPr="008B7F6F">
        <w:rPr>
          <w:rFonts w:ascii="Courier New" w:hAnsi="Courier New" w:cs="Courier New"/>
          <w:b/>
          <w:iCs/>
        </w:rPr>
        <w:t xml:space="preserve"> </w:t>
      </w:r>
      <w:r w:rsidRPr="00FE5E17">
        <w:t>is strict code</w:t>
      </w:r>
      <w:r>
        <w:t xml:space="preserve">, then </w:t>
      </w:r>
      <w:r w:rsidR="00FF36B2">
        <w:t>return</w:t>
      </w:r>
      <w:r>
        <w:t xml:space="preserve"> </w:t>
      </w:r>
      <w:r w:rsidRPr="0006447F">
        <w:rPr>
          <w:b/>
        </w:rPr>
        <w:t>true</w:t>
      </w:r>
      <w:r>
        <w:t xml:space="preserve">.  Otherwise, </w:t>
      </w:r>
      <w:r w:rsidR="00FF36B2">
        <w:t>return</w:t>
      </w:r>
      <w:r>
        <w:t xml:space="preserve"> </w:t>
      </w:r>
      <w:r w:rsidRPr="00FE5E17">
        <w:rPr>
          <w:b/>
        </w:rPr>
        <w:t>false</w:t>
      </w:r>
      <w:r w:rsidRPr="00E77497">
        <w:t>.</w:t>
      </w:r>
      <w:commentRangeEnd w:id="4324"/>
      <w:r w:rsidR="00FF36B2">
        <w:rPr>
          <w:rStyle w:val="af6"/>
          <w:rFonts w:ascii="Arial" w:eastAsia="MS Mincho" w:hAnsi="Arial"/>
          <w:spacing w:val="0"/>
          <w:lang w:eastAsia="ja-JP"/>
        </w:rPr>
        <w:commentReference w:id="4324"/>
      </w:r>
    </w:p>
    <w:p w14:paraId="5248BD69" w14:textId="77777777" w:rsidR="00F22CBA" w:rsidRPr="00E77497" w:rsidRDefault="00F22CBA" w:rsidP="00F22CBA">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14:paraId="4B97499F" w14:textId="77777777" w:rsidR="00D97798" w:rsidRPr="00E77497" w:rsidRDefault="00D97798"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05F048DC" w14:textId="77777777" w:rsidR="00D97798" w:rsidRPr="00E77497" w:rsidRDefault="00D97798" w:rsidP="00D97798">
      <w:pPr>
        <w:pStyle w:val="Alg4"/>
        <w:numPr>
          <w:ilvl w:val="0"/>
          <w:numId w:val="846"/>
        </w:numPr>
        <w:spacing w:after="220"/>
        <w:contextualSpacing/>
      </w:pPr>
      <w:r w:rsidRPr="00E77497">
        <w:t xml:space="preserve">Return the BoundNames of </w:t>
      </w:r>
      <w:r w:rsidRPr="00E77497">
        <w:rPr>
          <w:i/>
        </w:rPr>
        <w:t>BindingIdentifier</w:t>
      </w:r>
      <w:r w:rsidRPr="00E77497">
        <w:t>.</w:t>
      </w:r>
    </w:p>
    <w:p w14:paraId="6E27C934" w14:textId="77777777" w:rsidR="009F72FD" w:rsidRPr="00E77497" w:rsidRDefault="009F72FD"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075ED352" w14:textId="77777777" w:rsidR="009F72FD" w:rsidRPr="00E77497" w:rsidRDefault="009F72FD" w:rsidP="00B33855">
      <w:pPr>
        <w:pStyle w:val="Alg4"/>
        <w:numPr>
          <w:ilvl w:val="0"/>
          <w:numId w:val="687"/>
        </w:numPr>
        <w:spacing w:after="220"/>
        <w:contextualSpacing/>
      </w:pPr>
      <w:r w:rsidRPr="00E77497">
        <w:t>Return an empty List.</w:t>
      </w:r>
    </w:p>
    <w:p w14:paraId="5BDD94FA" w14:textId="77777777" w:rsidR="00812A59" w:rsidRPr="00E77497" w:rsidRDefault="00812A59"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812A59">
        <w:rPr>
          <w:rFonts w:eastAsia="MS Mincho"/>
          <w:lang w:eastAsia="ja-JP"/>
        </w:rPr>
        <w:t>StatementList</w:t>
      </w:r>
    </w:p>
    <w:p w14:paraId="5EA930C2" w14:textId="77777777" w:rsidR="00812A59" w:rsidRPr="00E77497" w:rsidRDefault="00812A59" w:rsidP="00812A59">
      <w:pPr>
        <w:pStyle w:val="Alg4"/>
        <w:numPr>
          <w:ilvl w:val="0"/>
          <w:numId w:val="1021"/>
        </w:numPr>
        <w:spacing w:after="220"/>
        <w:contextualSpacing/>
      </w:pPr>
      <w:r w:rsidRPr="00E77497">
        <w:t xml:space="preserve">Return </w:t>
      </w:r>
      <w:r>
        <w:t xml:space="preserve">TopLevelLexicallyDeclaredNames of </w:t>
      </w:r>
      <w:r w:rsidRPr="00812A59">
        <w:rPr>
          <w:i/>
        </w:rPr>
        <w:t>StatementList</w:t>
      </w:r>
      <w:r w:rsidRPr="00E77497">
        <w:t>.</w:t>
      </w:r>
    </w:p>
    <w:p w14:paraId="1BC05892" w14:textId="77777777" w:rsidR="00067949" w:rsidRPr="00E77497" w:rsidRDefault="00067949" w:rsidP="00067949">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3D12A790" w14:textId="77777777" w:rsidR="00067949" w:rsidRPr="00E77497" w:rsidRDefault="00067949"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0FB326F1" w14:textId="77777777" w:rsidR="00067949" w:rsidRPr="00E77497" w:rsidRDefault="00067949" w:rsidP="004322E4">
      <w:pPr>
        <w:pStyle w:val="Alg4"/>
        <w:numPr>
          <w:ilvl w:val="0"/>
          <w:numId w:val="596"/>
        </w:numPr>
        <w:spacing w:after="220"/>
        <w:contextualSpacing/>
      </w:pPr>
      <w:r w:rsidRPr="00E77497">
        <w:t>Return an empty List.</w:t>
      </w:r>
    </w:p>
    <w:p w14:paraId="66E9A70B" w14:textId="77777777" w:rsidR="00067949" w:rsidRPr="00E77497" w:rsidRDefault="00067949" w:rsidP="00067949">
      <w:pPr>
        <w:pStyle w:val="SyntaxRule"/>
        <w:spacing w:after="240"/>
      </w:pPr>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2CBA3361" w14:textId="77777777" w:rsidR="00067949" w:rsidRPr="00E77497" w:rsidRDefault="00067949" w:rsidP="004322E4">
      <w:pPr>
        <w:pStyle w:val="Alg4"/>
        <w:numPr>
          <w:ilvl w:val="0"/>
          <w:numId w:val="602"/>
        </w:numPr>
        <w:spacing w:after="220"/>
        <w:contextualSpacing/>
      </w:pPr>
      <w:r w:rsidRPr="00E77497">
        <w:t>Return an empty List.</w:t>
      </w:r>
    </w:p>
    <w:p w14:paraId="7E51D6AB" w14:textId="77777777" w:rsidR="00812A59" w:rsidRPr="00E77497" w:rsidRDefault="00812A59" w:rsidP="00812A59">
      <w:pPr>
        <w:pStyle w:val="SyntaxRule"/>
        <w:spacing w:after="240"/>
      </w:pPr>
      <w:r w:rsidRPr="00E77497">
        <w:t xml:space="preserve">FunctionBody </w:t>
      </w:r>
      <w:r w:rsidRPr="00E77497">
        <w:rPr>
          <w:rFonts w:ascii="Arial" w:hAnsi="Arial"/>
          <w:b/>
          <w:i w:val="0"/>
        </w:rPr>
        <w:t xml:space="preserve">:  </w:t>
      </w:r>
      <w:r w:rsidRPr="00812A59">
        <w:rPr>
          <w:rFonts w:eastAsia="MS Mincho"/>
          <w:lang w:eastAsia="ja-JP"/>
        </w:rPr>
        <w:t>StatementList</w:t>
      </w:r>
    </w:p>
    <w:p w14:paraId="24A5546F" w14:textId="77777777" w:rsidR="00812A59" w:rsidRPr="00E77497" w:rsidRDefault="00812A59" w:rsidP="00812A59">
      <w:pPr>
        <w:pStyle w:val="Alg4"/>
        <w:numPr>
          <w:ilvl w:val="0"/>
          <w:numId w:val="1022"/>
        </w:numPr>
        <w:spacing w:after="220"/>
        <w:contextualSpacing/>
      </w:pPr>
      <w:r w:rsidRPr="00E77497">
        <w:t xml:space="preserve">Return </w:t>
      </w:r>
      <w:r>
        <w:t xml:space="preserve">TopLevelVarDeclaredNames of </w:t>
      </w:r>
      <w:r w:rsidRPr="00253B6F">
        <w:rPr>
          <w:i/>
        </w:rPr>
        <w:t>StatementList</w:t>
      </w:r>
      <w:r w:rsidRPr="00E77497">
        <w:t>.</w:t>
      </w:r>
    </w:p>
    <w:p w14:paraId="75A4F8F8" w14:textId="77777777" w:rsidR="00F22CBA" w:rsidRPr="00E77497" w:rsidRDefault="00F22CBA" w:rsidP="00D148E9">
      <w:pPr>
        <w:pStyle w:val="40"/>
      </w:pPr>
      <w:r w:rsidRPr="00E77497">
        <w:t>Runtime Semantics</w:t>
      </w:r>
    </w:p>
    <w:p w14:paraId="54F02958" w14:textId="77777777" w:rsidR="00C73BA7" w:rsidRDefault="00C73BA7" w:rsidP="00C73BA7">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sidR="00A113E2">
        <w:rPr>
          <w:rFonts w:ascii="Helvetica" w:hAnsi="Helvetica"/>
          <w:b/>
          <w:spacing w:val="6"/>
        </w:rPr>
        <w:t>Initialisation</w:t>
      </w:r>
    </w:p>
    <w:p w14:paraId="1C6EFA80" w14:textId="77777777" w:rsidR="00C73BA7" w:rsidRPr="004418C4" w:rsidRDefault="00C73BA7" w:rsidP="005F5D40">
      <w:pPr>
        <w:ind w:left="360"/>
      </w:pPr>
      <w:r>
        <w:t>W</w:t>
      </w:r>
      <w:r w:rsidRPr="004418C4">
        <w:t xml:space="preserve">ith </w:t>
      </w:r>
      <w:r w:rsidR="00827833">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688CB8B2" w14:textId="77777777" w:rsidR="00C73BA7" w:rsidRPr="008E00F6" w:rsidRDefault="00C73BA7" w:rsidP="00CB07B9">
      <w:pPr>
        <w:rPr>
          <w:sz w:val="18"/>
        </w:rPr>
      </w:pPr>
      <w:r w:rsidRPr="008E00F6">
        <w:rPr>
          <w:sz w:val="18"/>
        </w:rPr>
        <w:t>NOTE</w:t>
      </w:r>
      <w:r w:rsidRPr="008E00F6">
        <w:rPr>
          <w:sz w:val="18"/>
        </w:rPr>
        <w:tab/>
      </w:r>
      <w:r w:rsidR="00624DFF">
        <w:rPr>
          <w:sz w:val="18"/>
        </w:rPr>
        <w:t>When</w:t>
      </w:r>
      <w:r w:rsidR="00624DFF"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sidR="00624DFF">
        <w:rPr>
          <w:sz w:val="18"/>
        </w:rPr>
        <w:t>it</w:t>
      </w:r>
      <w:r w:rsidRPr="008E00F6">
        <w:rPr>
          <w:sz w:val="18"/>
        </w:rPr>
        <w:t xml:space="preserve"> indicate</w:t>
      </w:r>
      <w:r w:rsidR="00624DFF">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14:paraId="79966757" w14:textId="77777777" w:rsidR="008639FD" w:rsidRPr="004418C4" w:rsidRDefault="008639FD" w:rsidP="00C71418">
      <w:pPr>
        <w:pStyle w:val="SyntaxRule"/>
        <w:spacing w:after="240"/>
      </w:pPr>
      <w:r w:rsidRPr="004418C4">
        <w:t>FormalParameter</w:t>
      </w:r>
      <w:r w:rsidR="00C71418">
        <w:t>s</w:t>
      </w:r>
      <w:r w:rsidRPr="004418C4">
        <w:t xml:space="preserve"> </w:t>
      </w:r>
      <w:r w:rsidRPr="004418C4">
        <w:rPr>
          <w:rFonts w:ascii="Arial" w:hAnsi="Arial"/>
          <w:b/>
          <w:i w:val="0"/>
        </w:rPr>
        <w:t>:</w:t>
      </w:r>
      <w:r>
        <w:rPr>
          <w:rFonts w:ascii="Arial" w:hAnsi="Arial"/>
          <w:b/>
          <w:i w:val="0"/>
        </w:rPr>
        <w:t xml:space="preserve"> </w:t>
      </w:r>
      <w:r w:rsidRPr="004418C4">
        <w:rPr>
          <w:rFonts w:ascii="Arial" w:hAnsi="Arial" w:cs="Arial"/>
          <w:i w:val="0"/>
          <w:sz w:val="16"/>
          <w:szCs w:val="16"/>
        </w:rPr>
        <w:t>[empty]</w:t>
      </w:r>
    </w:p>
    <w:p w14:paraId="1A077D47" w14:textId="77777777" w:rsidR="00C73BA7" w:rsidRPr="004418C4" w:rsidRDefault="008639FD" w:rsidP="004322E4">
      <w:pPr>
        <w:pStyle w:val="Alg4"/>
        <w:numPr>
          <w:ilvl w:val="0"/>
          <w:numId w:val="607"/>
        </w:numPr>
        <w:spacing w:after="220"/>
        <w:contextualSpacing/>
      </w:pPr>
      <w:r>
        <w:t>Return</w:t>
      </w:r>
      <w:r w:rsidR="00355E22">
        <w:t xml:space="preserve"> NormalCompletion(</w:t>
      </w:r>
      <w:r w:rsidR="00355E22" w:rsidRPr="00355E22">
        <w:rPr>
          <w:rFonts w:ascii="Arial" w:hAnsi="Arial" w:cs="Arial"/>
        </w:rPr>
        <w:t>empty</w:t>
      </w:r>
      <w:r w:rsidR="00355E22">
        <w:t>)</w:t>
      </w:r>
      <w:r w:rsidR="00C73BA7" w:rsidRPr="004418C4">
        <w:t>.</w:t>
      </w:r>
    </w:p>
    <w:p w14:paraId="2C5DCC42" w14:textId="77777777" w:rsidR="00624DFF" w:rsidRPr="004418C4" w:rsidRDefault="00624DFF" w:rsidP="00624DFF">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p>
    <w:p w14:paraId="2571D40C" w14:textId="77777777" w:rsidR="00624DFF" w:rsidRPr="004418C4" w:rsidRDefault="00355E22" w:rsidP="00AE5A8E">
      <w:pPr>
        <w:pStyle w:val="Alg3"/>
        <w:numPr>
          <w:ilvl w:val="0"/>
          <w:numId w:val="610"/>
        </w:numPr>
        <w:spacing w:after="240"/>
        <w:contextualSpacing/>
      </w:pPr>
      <w:r>
        <w:t>Return the result of performing</w:t>
      </w:r>
      <w:r w:rsidR="00827833">
        <w:t xml:space="preserve"> </w:t>
      </w:r>
      <w:r w:rsidR="0037654E">
        <w:t xml:space="preserve">Indexed </w:t>
      </w:r>
      <w:r w:rsidR="00827833">
        <w:t xml:space="preserve">Binding </w:t>
      </w:r>
      <w:r w:rsidR="00A113E2">
        <w:t>Initialisation</w:t>
      </w:r>
      <w:r w:rsidR="00827833">
        <w:t xml:space="preserve"> for</w:t>
      </w:r>
      <w:r w:rsidR="00827833" w:rsidRPr="004418C4">
        <w:t xml:space="preserve"> </w:t>
      </w:r>
      <w:r w:rsidR="00827833" w:rsidRPr="00827833">
        <w:rPr>
          <w:i/>
        </w:rPr>
        <w:t xml:space="preserve">FunctionRestParameter </w:t>
      </w:r>
      <w:r w:rsidR="00827833" w:rsidRPr="004418C4">
        <w:t xml:space="preserve">using </w:t>
      </w:r>
      <w:r w:rsidR="00827833">
        <w:rPr>
          <w:i/>
        </w:rPr>
        <w:t>value</w:t>
      </w:r>
      <w:r w:rsidR="00827833" w:rsidRPr="004418C4">
        <w:t>,</w:t>
      </w:r>
      <w:r w:rsidR="0037654E" w:rsidRPr="0037654E">
        <w:rPr>
          <w:i/>
        </w:rPr>
        <w:t xml:space="preserve"> </w:t>
      </w:r>
      <w:r w:rsidR="00CD359C" w:rsidRPr="004418C4">
        <w:t>0</w:t>
      </w:r>
      <w:r w:rsidR="00CD359C">
        <w:t>,</w:t>
      </w:r>
      <w:r w:rsidR="00CD359C" w:rsidRPr="004418C4">
        <w:t xml:space="preserve"> and </w:t>
      </w:r>
      <w:r w:rsidR="00CD359C">
        <w:rPr>
          <w:i/>
        </w:rPr>
        <w:t>environment</w:t>
      </w:r>
      <w:r w:rsidR="00CD359C">
        <w:t xml:space="preserve"> </w:t>
      </w:r>
      <w:r w:rsidR="00827833" w:rsidRPr="004418C4">
        <w:t xml:space="preserve">as the </w:t>
      </w:r>
      <w:r w:rsidR="00827833" w:rsidRPr="00C7794D">
        <w:t>arguments</w:t>
      </w:r>
      <w:r w:rsidR="00AE5A8E">
        <w:t>.</w:t>
      </w:r>
    </w:p>
    <w:p w14:paraId="1AE0A28F" w14:textId="77777777" w:rsidR="00531C57" w:rsidRPr="004418C4" w:rsidRDefault="00531C57" w:rsidP="00531C57">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p>
    <w:p w14:paraId="36C90564" w14:textId="77777777" w:rsidR="00531C57" w:rsidRPr="004418C4" w:rsidRDefault="00355E22" w:rsidP="00355E22">
      <w:pPr>
        <w:pStyle w:val="Alg3"/>
        <w:numPr>
          <w:ilvl w:val="0"/>
          <w:numId w:val="611"/>
        </w:numPr>
        <w:spacing w:after="240"/>
        <w:contextualSpacing/>
      </w:pPr>
      <w:r>
        <w:t xml:space="preserve">Return the result of performing </w:t>
      </w:r>
      <w:r w:rsidR="00CD359C">
        <w:t xml:space="preserve">Indexed </w:t>
      </w:r>
      <w:r w:rsidR="00531C57">
        <w:t xml:space="preserve">Binding </w:t>
      </w:r>
      <w:r w:rsidR="00A113E2">
        <w:t>Initialisation</w:t>
      </w:r>
      <w:r w:rsidR="00531C57">
        <w:t xml:space="preserve"> for</w:t>
      </w:r>
      <w:r w:rsidR="00531C57" w:rsidRPr="004418C4">
        <w:t xml:space="preserve"> </w:t>
      </w:r>
      <w:r w:rsidR="0096494E" w:rsidRPr="0096494E">
        <w:rPr>
          <w:i/>
        </w:rPr>
        <w:t xml:space="preserve">FormalsList </w:t>
      </w:r>
      <w:r w:rsidR="00531C57" w:rsidRPr="004418C4">
        <w:t xml:space="preserve">using </w:t>
      </w:r>
      <w:r w:rsidR="00531C57">
        <w:rPr>
          <w:i/>
        </w:rPr>
        <w:t>value</w:t>
      </w:r>
      <w:r w:rsidR="00531C57" w:rsidRPr="004418C4">
        <w:t>,</w:t>
      </w:r>
      <w:r w:rsidR="00531C57" w:rsidRPr="004418C4">
        <w:rPr>
          <w:i/>
        </w:rPr>
        <w:t xml:space="preserve"> </w:t>
      </w:r>
      <w:r w:rsidR="0037654E" w:rsidRPr="004418C4">
        <w:t>0</w:t>
      </w:r>
      <w:r w:rsidR="0037654E">
        <w:t>,</w:t>
      </w:r>
      <w:r w:rsidR="0037654E" w:rsidRPr="004418C4">
        <w:t xml:space="preserve"> and </w:t>
      </w:r>
      <w:r w:rsidR="0037654E">
        <w:rPr>
          <w:i/>
        </w:rPr>
        <w:t>environment</w:t>
      </w:r>
      <w:r w:rsidR="0037654E">
        <w:t xml:space="preserve"> </w:t>
      </w:r>
      <w:r w:rsidR="00531C57" w:rsidRPr="004418C4">
        <w:t>as the arguments.</w:t>
      </w:r>
    </w:p>
    <w:p w14:paraId="58E0A511" w14:textId="77777777" w:rsidR="0096494E" w:rsidRPr="004418C4" w:rsidRDefault="0096494E" w:rsidP="0096494E">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p>
    <w:p w14:paraId="3D2971EA" w14:textId="77777777" w:rsidR="0096494E" w:rsidRPr="004418C4" w:rsidRDefault="0096494E" w:rsidP="00596CFD">
      <w:pPr>
        <w:pStyle w:val="Alg3"/>
        <w:numPr>
          <w:ilvl w:val="0"/>
          <w:numId w:val="612"/>
        </w:numPr>
        <w:contextualSpacing/>
      </w:pPr>
      <w:r>
        <w:t xml:space="preserve">Let </w:t>
      </w:r>
      <w:r w:rsidR="00035180">
        <w:rPr>
          <w:i/>
        </w:rPr>
        <w:t>restI</w:t>
      </w:r>
      <w:r w:rsidRPr="00C7794D">
        <w:rPr>
          <w:i/>
        </w:rPr>
        <w:t>ndex</w:t>
      </w:r>
      <w:r>
        <w:t xml:space="preserve"> be the result of performing </w:t>
      </w:r>
      <w:r w:rsidR="0037654E">
        <w:t xml:space="preserve">Indexed </w:t>
      </w:r>
      <w:r>
        <w:t xml:space="preserve">Binding </w:t>
      </w:r>
      <w:r w:rsidR="00A113E2">
        <w:t>Initialisation</w:t>
      </w:r>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r w:rsidR="0037654E" w:rsidRPr="004418C4">
        <w:t>0</w:t>
      </w:r>
      <w:r w:rsidR="0037654E">
        <w:t>,</w:t>
      </w:r>
      <w:r w:rsidR="0037654E" w:rsidRPr="004418C4">
        <w:t xml:space="preserve"> and </w:t>
      </w:r>
      <w:r w:rsidR="0037654E">
        <w:rPr>
          <w:i/>
        </w:rPr>
        <w:t>environment</w:t>
      </w:r>
      <w:r w:rsidRPr="004418C4">
        <w:t xml:space="preserve"> as the arguments.</w:t>
      </w:r>
    </w:p>
    <w:p w14:paraId="7A03F7B2" w14:textId="77777777" w:rsidR="00351628" w:rsidRDefault="00351628" w:rsidP="00351628">
      <w:pPr>
        <w:pStyle w:val="Alg4"/>
        <w:numPr>
          <w:ilvl w:val="0"/>
          <w:numId w:val="612"/>
        </w:numPr>
        <w:contextualSpacing/>
      </w:pPr>
      <w:r>
        <w:t>ReturnIfAbrupt(</w:t>
      </w:r>
      <w:r>
        <w:rPr>
          <w:i/>
        </w:rPr>
        <w:t>restI</w:t>
      </w:r>
      <w:r w:rsidRPr="00C7794D">
        <w:rPr>
          <w:i/>
        </w:rPr>
        <w:t>ndex</w:t>
      </w:r>
      <w:r>
        <w:t>).</w:t>
      </w:r>
    </w:p>
    <w:p w14:paraId="054251C4" w14:textId="77777777" w:rsidR="0096494E" w:rsidRPr="004418C4" w:rsidRDefault="00355E22" w:rsidP="00355E22">
      <w:pPr>
        <w:pStyle w:val="Alg3"/>
        <w:numPr>
          <w:ilvl w:val="0"/>
          <w:numId w:val="612"/>
        </w:numPr>
        <w:spacing w:after="240"/>
        <w:contextualSpacing/>
      </w:pPr>
      <w:r>
        <w:t xml:space="preserve">Return the result of performing </w:t>
      </w:r>
      <w:r w:rsidR="0037654E">
        <w:t xml:space="preserve">Indexed </w:t>
      </w:r>
      <w:r w:rsidR="0096494E">
        <w:t xml:space="preserve">Binding </w:t>
      </w:r>
      <w:r w:rsidR="00A113E2">
        <w:t>Initialisation</w:t>
      </w:r>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r w:rsidR="0037654E">
        <w:rPr>
          <w:i/>
        </w:rPr>
        <w:t>restI</w:t>
      </w:r>
      <w:r w:rsidR="0037654E" w:rsidRPr="004418C4">
        <w:rPr>
          <w:i/>
        </w:rPr>
        <w:t>ndex</w:t>
      </w:r>
      <w:r w:rsidR="0037654E">
        <w:t>,</w:t>
      </w:r>
      <w:r w:rsidR="0037654E" w:rsidRPr="004418C4">
        <w:t xml:space="preserve"> and </w:t>
      </w:r>
      <w:r w:rsidR="0037654E">
        <w:rPr>
          <w:i/>
        </w:rPr>
        <w:t>environment</w:t>
      </w:r>
      <w:r w:rsidR="0037654E">
        <w:t xml:space="preserve"> </w:t>
      </w:r>
      <w:r w:rsidR="0096494E" w:rsidRPr="004418C4">
        <w:t>as the arguments.</w:t>
      </w:r>
    </w:p>
    <w:p w14:paraId="5C478778" w14:textId="77777777" w:rsidR="004259BD" w:rsidRPr="00E77497" w:rsidRDefault="004259BD" w:rsidP="004259BD">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14:paraId="3F24FA6F" w14:textId="77777777"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14:paraId="08A84720" w14:textId="77777777"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Function</w:t>
      </w:r>
      <w:r w:rsidRPr="00E77497">
        <w:rPr>
          <w:rFonts w:ascii="Times New Roman" w:hAnsi="Times New Roman"/>
          <w:i/>
        </w:rPr>
        <w:t>StatementList</w:t>
      </w:r>
      <w:r w:rsidRPr="00E77497">
        <w:rPr>
          <w:rFonts w:cs="Arial"/>
          <w:vertAlign w:val="subscript"/>
        </w:rPr>
        <w:t>opt</w:t>
      </w:r>
      <w:r w:rsidRPr="00E77497">
        <w:rPr>
          <w:rFonts w:ascii="Times New Roman" w:hAnsi="Times New Roman"/>
          <w:i/>
        </w:rPr>
        <w:t xml:space="preserve"> </w:t>
      </w:r>
      <w:r w:rsidRPr="00E77497">
        <w:t xml:space="preserve"> </w:t>
      </w:r>
    </w:p>
    <w:p w14:paraId="3ABD3F16" w14:textId="77777777" w:rsidR="004259BD" w:rsidRPr="00E77497" w:rsidRDefault="004259BD" w:rsidP="004259BD">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is strict mode code if it is contained in strict mode code or if the Directive Prologue (</w:t>
      </w:r>
      <w:r w:rsidR="00DF732B">
        <w:rPr>
          <w:rFonts w:ascii="Times New Roman" w:hAnsi="Times New Roman"/>
        </w:rPr>
        <w:fldChar w:fldCharType="begin"/>
      </w:r>
      <w:r w:rsidR="00DF732B">
        <w:rPr>
          <w:rFonts w:ascii="Times New Roman" w:hAnsi="Times New Roman"/>
        </w:rPr>
        <w:instrText xml:space="preserve"> REF _Ref365636601 \r \h </w:instrText>
      </w:r>
      <w:r w:rsidR="00DF732B">
        <w:rPr>
          <w:rFonts w:ascii="Times New Roman" w:hAnsi="Times New Roman"/>
        </w:rPr>
      </w:r>
      <w:r w:rsidR="00DF732B">
        <w:rPr>
          <w:rFonts w:ascii="Times New Roman" w:hAnsi="Times New Roman"/>
        </w:rPr>
        <w:fldChar w:fldCharType="separate"/>
      </w:r>
      <w:r w:rsidR="00083CEC">
        <w:rPr>
          <w:rFonts w:ascii="Times New Roman" w:hAnsi="Times New Roman"/>
        </w:rPr>
        <w:t>15.2</w:t>
      </w:r>
      <w:r w:rsidR="00DF732B">
        <w:rPr>
          <w:rFonts w:ascii="Times New Roman" w:hAnsi="Times New Roman"/>
        </w:rPr>
        <w:fldChar w:fldCharType="end"/>
      </w:r>
      <w:r w:rsidRPr="00E77497">
        <w:rPr>
          <w:rFonts w:ascii="Times New Roman" w:hAnsi="Times New Roman"/>
        </w:rPr>
        <w:t xml:space="preserve">) of its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contains a Use Strict Directive or if any of the conditions in </w:t>
      </w:r>
      <w:r w:rsidR="00DF732B">
        <w:rPr>
          <w:rFonts w:ascii="Times New Roman" w:hAnsi="Times New Roman"/>
        </w:rPr>
        <w:fldChar w:fldCharType="begin"/>
      </w:r>
      <w:r w:rsidR="00DF732B">
        <w:rPr>
          <w:rFonts w:ascii="Times New Roman" w:hAnsi="Times New Roman"/>
        </w:rPr>
        <w:instrText xml:space="preserve"> REF _Ref365636665 \r \h </w:instrText>
      </w:r>
      <w:r w:rsidR="00DF732B">
        <w:rPr>
          <w:rFonts w:ascii="Times New Roman" w:hAnsi="Times New Roman"/>
        </w:rPr>
      </w:r>
      <w:r w:rsidR="00DF732B">
        <w:rPr>
          <w:rFonts w:ascii="Times New Roman" w:hAnsi="Times New Roman"/>
        </w:rPr>
        <w:fldChar w:fldCharType="separate"/>
      </w:r>
      <w:r w:rsidR="00083CEC">
        <w:rPr>
          <w:rFonts w:ascii="Times New Roman" w:hAnsi="Times New Roman"/>
        </w:rPr>
        <w:t>10.1.1</w:t>
      </w:r>
      <w:r w:rsidR="00DF732B">
        <w:rPr>
          <w:rFonts w:ascii="Times New Roman" w:hAnsi="Times New Roman"/>
        </w:rPr>
        <w:fldChar w:fldCharType="end"/>
      </w:r>
      <w:r w:rsidRPr="00E77497">
        <w:rPr>
          <w:rFonts w:ascii="Times New Roman" w:hAnsi="Times New Roman"/>
        </w:rPr>
        <w:t xml:space="preserve">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is evaluated in the following steps as strict mode code. Otherwise, </w:t>
      </w:r>
      <w:r w:rsidRPr="00E77497">
        <w:rPr>
          <w:rFonts w:ascii="Times New Roman" w:hAnsi="Times New Roman"/>
          <w:i/>
        </w:rPr>
        <w:t>StatementList</w:t>
      </w:r>
      <w:r w:rsidRPr="00E77497">
        <w:rPr>
          <w:rFonts w:ascii="Times New Roman" w:hAnsi="Times New Roman"/>
        </w:rPr>
        <w:t xml:space="preserve"> is evaluated in the following steps as non-strict mode code.</w:t>
      </w:r>
    </w:p>
    <w:p w14:paraId="092A0C22" w14:textId="77777777" w:rsidR="004259BD" w:rsidRDefault="004259BD" w:rsidP="004259BD">
      <w:pPr>
        <w:numPr>
          <w:ilvl w:val="0"/>
          <w:numId w:val="145"/>
        </w:numPr>
        <w:contextualSpacing/>
        <w:rPr>
          <w:rFonts w:ascii="Times New Roman" w:hAnsi="Times New Roman"/>
        </w:rPr>
      </w:pPr>
      <w:r w:rsidRPr="00E77497">
        <w:rPr>
          <w:rFonts w:ascii="Times New Roman" w:hAnsi="Times New Roman"/>
        </w:rPr>
        <w:t xml:space="preserve">If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is </w:t>
      </w:r>
      <w:r>
        <w:rPr>
          <w:rFonts w:ascii="Times New Roman" w:hAnsi="Times New Roman"/>
        </w:rPr>
        <w:t xml:space="preserve">not </w:t>
      </w:r>
      <w:r w:rsidRPr="00E77497">
        <w:rPr>
          <w:rFonts w:ascii="Times New Roman" w:hAnsi="Times New Roman"/>
        </w:rPr>
        <w:t>present</w:t>
      </w:r>
      <w:r>
        <w:rPr>
          <w:rFonts w:ascii="Times New Roman" w:hAnsi="Times New Roman"/>
        </w:rPr>
        <w:t>, then</w:t>
      </w:r>
      <w:r w:rsidRPr="00E77497">
        <w:rPr>
          <w:rFonts w:ascii="Times New Roman" w:hAnsi="Times New Roman"/>
        </w:rPr>
        <w:t xml:space="preserve"> return </w:t>
      </w:r>
      <w:r>
        <w:rPr>
          <w:rFonts w:ascii="Times New Roman" w:hAnsi="Times New Roman"/>
        </w:rPr>
        <w:t>NormalCompletion</w:t>
      </w:r>
      <w:r w:rsidRPr="00E77497">
        <w:rPr>
          <w:rFonts w:ascii="Times New Roman" w:hAnsi="Times New Roman"/>
        </w:rPr>
        <w:t>(</w:t>
      </w:r>
      <w:r w:rsidRPr="00E77497">
        <w:rPr>
          <w:rFonts w:ascii="Times New Roman" w:hAnsi="Times New Roman"/>
          <w:b/>
        </w:rPr>
        <w:t>undefined</w:t>
      </w:r>
      <w:r w:rsidRPr="00E77497">
        <w:rPr>
          <w:rFonts w:ascii="Times New Roman" w:hAnsi="Times New Roman"/>
        </w:rPr>
        <w:t>).</w:t>
      </w:r>
    </w:p>
    <w:p w14:paraId="2D201F5D" w14:textId="77777777" w:rsidR="004259BD" w:rsidRPr="00E77497" w:rsidRDefault="004259BD" w:rsidP="004259BD">
      <w:pPr>
        <w:numPr>
          <w:ilvl w:val="0"/>
          <w:numId w:val="14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w:t>
      </w:r>
      <w:r w:rsidRPr="00E77497">
        <w:rPr>
          <w:rFonts w:ascii="Times New Roman" w:hAnsi="Times New Roman"/>
        </w:rPr>
        <w:t xml:space="preserve"> result of evaluating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w:t>
      </w:r>
    </w:p>
    <w:p w14:paraId="445FF04D" w14:textId="77777777" w:rsidR="004259BD" w:rsidRDefault="004259BD" w:rsidP="004259BD">
      <w:pPr>
        <w:numPr>
          <w:ilvl w:val="0"/>
          <w:numId w:val="145"/>
        </w:numPr>
        <w:contextualSpacing/>
        <w:rPr>
          <w:rFonts w:ascii="Times New Roman" w:hAnsi="Times New Roman"/>
        </w:rPr>
      </w:pPr>
      <w:r w:rsidRPr="00B00852">
        <w:rPr>
          <w:rFonts w:ascii="Times New Roman" w:hAnsi="Times New Roman"/>
        </w:rPr>
        <w:t xml:space="preserve">If </w:t>
      </w:r>
      <w:r w:rsidRPr="00B00852">
        <w:rPr>
          <w:rFonts w:ascii="Times New Roman" w:hAnsi="Times New Roman"/>
          <w:i/>
        </w:rPr>
        <w:t>result</w:t>
      </w:r>
      <w:r w:rsidRPr="00B00852">
        <w:rPr>
          <w:rFonts w:ascii="Times New Roman" w:hAnsi="Times New Roman"/>
        </w:rPr>
        <w:t>.</w:t>
      </w:r>
      <w:r>
        <w:rPr>
          <w:rFonts w:ascii="Times New Roman" w:hAnsi="Times New Roman"/>
        </w:rPr>
        <w:t>[[</w:t>
      </w:r>
      <w:r w:rsidRPr="00B00852">
        <w:rPr>
          <w:rFonts w:ascii="Times New Roman" w:hAnsi="Times New Roman"/>
        </w:rPr>
        <w:t>type</w:t>
      </w:r>
      <w:r>
        <w:rPr>
          <w:rFonts w:ascii="Times New Roman" w:hAnsi="Times New Roman"/>
        </w:rPr>
        <w:t>]]</w:t>
      </w:r>
      <w:r w:rsidRPr="00B00852">
        <w:rPr>
          <w:rFonts w:ascii="Times New Roman" w:hAnsi="Times New Roman"/>
        </w:rPr>
        <w:t xml:space="preserve"> is </w:t>
      </w:r>
      <w:r w:rsidRPr="00B00852">
        <w:rPr>
          <w:rFonts w:cs="Arial"/>
        </w:rPr>
        <w:t>return</w:t>
      </w:r>
      <w:r w:rsidRPr="00B00852">
        <w:rPr>
          <w:rFonts w:ascii="Times New Roman" w:hAnsi="Times New Roman"/>
        </w:rPr>
        <w:t xml:space="preserve"> then return NormalCompletion(</w:t>
      </w:r>
      <w:r w:rsidRPr="00B00852">
        <w:rPr>
          <w:rFonts w:ascii="Times New Roman" w:hAnsi="Times New Roman"/>
          <w:i/>
        </w:rPr>
        <w:t>result</w:t>
      </w:r>
      <w:r w:rsidRPr="00B00852">
        <w:rPr>
          <w:rFonts w:ascii="Times New Roman" w:hAnsi="Times New Roman"/>
        </w:rPr>
        <w:t>.[[value]])</w:t>
      </w:r>
    </w:p>
    <w:p w14:paraId="2F9298AF" w14:textId="77777777" w:rsidR="004259BD" w:rsidRDefault="004259BD" w:rsidP="004259BD">
      <w:pPr>
        <w:numPr>
          <w:ilvl w:val="0"/>
          <w:numId w:val="14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14:paraId="25F83BD4" w14:textId="77777777" w:rsidR="004259BD" w:rsidRPr="00E77497" w:rsidRDefault="004259BD" w:rsidP="004259BD">
      <w:pPr>
        <w:numPr>
          <w:ilvl w:val="0"/>
          <w:numId w:val="145"/>
        </w:numPr>
        <w:rPr>
          <w:rFonts w:ascii="Times New Roman" w:hAnsi="Times New Roman"/>
        </w:rPr>
      </w:pPr>
      <w:r>
        <w:rPr>
          <w:rFonts w:ascii="Times New Roman" w:hAnsi="Times New Roman"/>
        </w:rPr>
        <w:t>R</w:t>
      </w:r>
      <w:r w:rsidRPr="00E77497">
        <w:rPr>
          <w:rFonts w:ascii="Times New Roman" w:hAnsi="Times New Roman"/>
        </w:rPr>
        <w:t xml:space="preserve">eturn </w:t>
      </w:r>
      <w:r>
        <w:rPr>
          <w:rFonts w:ascii="Times New Roman" w:hAnsi="Times New Roman"/>
        </w:rPr>
        <w:t>NormalCompletion</w:t>
      </w:r>
      <w:r w:rsidRPr="00E77497">
        <w:rPr>
          <w:rFonts w:ascii="Times New Roman" w:hAnsi="Times New Roman"/>
        </w:rPr>
        <w:t>(</w:t>
      </w:r>
      <w:r w:rsidRPr="00E77497">
        <w:rPr>
          <w:rFonts w:ascii="Times New Roman" w:hAnsi="Times New Roman"/>
          <w:b/>
        </w:rPr>
        <w:t>undefined</w:t>
      </w:r>
      <w:r w:rsidRPr="00E77497">
        <w:rPr>
          <w:rFonts w:ascii="Times New Roman" w:hAnsi="Times New Roman"/>
        </w:rPr>
        <w:t>).</w:t>
      </w:r>
    </w:p>
    <w:p w14:paraId="3F1C0E14" w14:textId="77777777"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ThrowTypeError</w:t>
      </w:r>
      <w:r w:rsidRPr="00E77497">
        <w:rPr>
          <w:rFonts w:ascii="Times New Roman" w:hAnsi="Times New Roman"/>
          <w:i/>
        </w:rPr>
        <w:t xml:space="preserve"> </w:t>
      </w:r>
      <w:r w:rsidRPr="00E77497">
        <w:t xml:space="preserve"> </w:t>
      </w:r>
    </w:p>
    <w:p w14:paraId="3254FBD8" w14:textId="77777777" w:rsidR="004259BD" w:rsidRPr="00E77497" w:rsidRDefault="004259BD" w:rsidP="004259BD">
      <w:pPr>
        <w:numPr>
          <w:ilvl w:val="0"/>
          <w:numId w:val="1408"/>
        </w:numPr>
        <w:rPr>
          <w:rFonts w:ascii="Times New Roman" w:hAnsi="Times New Roman"/>
        </w:rPr>
      </w:pPr>
      <w:r>
        <w:rPr>
          <w:rFonts w:ascii="Times New Roman" w:hAnsi="Times New Roman"/>
        </w:rPr>
        <w:t xml:space="preserve">Throw a </w:t>
      </w:r>
      <w:r w:rsidRPr="00CA3B59">
        <w:rPr>
          <w:rFonts w:ascii="Times New Roman" w:hAnsi="Times New Roman"/>
          <w:b/>
          <w:bCs/>
        </w:rPr>
        <w:t>TypeError</w:t>
      </w:r>
      <w:r>
        <w:rPr>
          <w:rFonts w:ascii="Times New Roman" w:hAnsi="Times New Roman"/>
        </w:rPr>
        <w:t xml:space="preserve"> exception</w:t>
      </w:r>
      <w:r w:rsidRPr="00E77497">
        <w:rPr>
          <w:rFonts w:ascii="Times New Roman" w:hAnsi="Times New Roman"/>
        </w:rPr>
        <w:t>.</w:t>
      </w:r>
    </w:p>
    <w:p w14:paraId="014E5A80" w14:textId="77777777" w:rsidR="00CD359C" w:rsidRDefault="00CD359C" w:rsidP="00CD359C">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r w:rsidR="00A113E2">
        <w:rPr>
          <w:rFonts w:ascii="Helvetica" w:hAnsi="Helvetica"/>
          <w:b/>
          <w:spacing w:val="6"/>
        </w:rPr>
        <w:t>Initialisation</w:t>
      </w:r>
    </w:p>
    <w:p w14:paraId="35F2897D" w14:textId="77777777" w:rsidR="00CD359C" w:rsidRPr="004418C4" w:rsidRDefault="00CD359C" w:rsidP="00CD359C">
      <w:pPr>
        <w:ind w:left="360"/>
      </w:pPr>
      <w:r>
        <w:t>W</w:t>
      </w:r>
      <w:r w:rsidRPr="004418C4">
        <w:t xml:space="preserve">ith </w:t>
      </w:r>
      <w:r>
        <w:t>parameters</w:t>
      </w:r>
      <w:r w:rsidRPr="004418C4">
        <w:t xml:space="preserve"> </w:t>
      </w:r>
      <w:r>
        <w:rPr>
          <w:rFonts w:ascii="Times New Roman" w:hAnsi="Times New Roman"/>
          <w:i/>
        </w:rPr>
        <w:t>array</w:t>
      </w:r>
      <w:r>
        <w:t xml:space="preserve">, </w:t>
      </w:r>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p>
    <w:p w14:paraId="3491419A" w14:textId="77777777" w:rsidR="00E72872" w:rsidRPr="004418C4" w:rsidRDefault="00E72872" w:rsidP="00E72872">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t>FormalParameter</w:t>
      </w:r>
    </w:p>
    <w:p w14:paraId="438E70EF" w14:textId="77777777" w:rsidR="00E72872" w:rsidRPr="004418C4" w:rsidRDefault="00355E22" w:rsidP="00596CFD">
      <w:pPr>
        <w:pStyle w:val="Alg3"/>
        <w:numPr>
          <w:ilvl w:val="0"/>
          <w:numId w:val="613"/>
        </w:numPr>
        <w:contextualSpacing/>
      </w:pPr>
      <w:r>
        <w:t xml:space="preserve">Let </w:t>
      </w:r>
      <w:r w:rsidRPr="00351628">
        <w:rPr>
          <w:i/>
        </w:rPr>
        <w:t>status</w:t>
      </w:r>
      <w:r>
        <w:t xml:space="preserve"> be the result of performing </w:t>
      </w:r>
      <w:r w:rsidR="00055BD5">
        <w:t>Indexed</w:t>
      </w:r>
      <w:r w:rsidR="00735C7E">
        <w:t xml:space="preserve"> </w:t>
      </w:r>
      <w:r w:rsidR="00E72872">
        <w:t xml:space="preserve">Binding </w:t>
      </w:r>
      <w:r w:rsidR="00A113E2">
        <w:t>Initialisation</w:t>
      </w:r>
      <w:r w:rsidR="00E72872">
        <w:t xml:space="preserve"> for</w:t>
      </w:r>
      <w:r w:rsidR="00E72872" w:rsidRPr="004418C4">
        <w:t xml:space="preserve"> </w:t>
      </w:r>
      <w:r w:rsidR="00035180" w:rsidRPr="00035180">
        <w:rPr>
          <w:i/>
        </w:rPr>
        <w:t xml:space="preserve">FormalParameter </w:t>
      </w:r>
      <w:r w:rsidR="00E72872" w:rsidRPr="004418C4">
        <w:t xml:space="preserve">using </w:t>
      </w:r>
      <w:r w:rsidR="00B438FC">
        <w:rPr>
          <w:i/>
        </w:rPr>
        <w:t>array</w:t>
      </w:r>
      <w:r w:rsidR="00E72872" w:rsidRPr="004418C4">
        <w:t>,</w:t>
      </w:r>
      <w:r w:rsidR="00E72872" w:rsidRPr="004418C4">
        <w:rPr>
          <w:i/>
        </w:rPr>
        <w:t xml:space="preserve"> </w:t>
      </w:r>
      <w:r w:rsidR="00E72872" w:rsidRPr="004418C4">
        <w:t xml:space="preserve"> </w:t>
      </w:r>
      <w:r w:rsidR="00735C7E">
        <w:rPr>
          <w:i/>
        </w:rPr>
        <w:t>nextI</w:t>
      </w:r>
      <w:r w:rsidR="00E72872" w:rsidRPr="004418C4">
        <w:rPr>
          <w:i/>
        </w:rPr>
        <w:t>ndex</w:t>
      </w:r>
      <w:r w:rsidR="00C700A2" w:rsidRPr="004418C4">
        <w:t>,  and</w:t>
      </w:r>
      <w:r w:rsidR="00C700A2">
        <w:t xml:space="preserve"> </w:t>
      </w:r>
      <w:r w:rsidR="00C700A2" w:rsidRPr="00C700A2">
        <w:rPr>
          <w:i/>
        </w:rPr>
        <w:t>environment</w:t>
      </w:r>
      <w:r w:rsidR="00E72872" w:rsidRPr="004418C4">
        <w:t xml:space="preserve"> as the arguments.</w:t>
      </w:r>
    </w:p>
    <w:p w14:paraId="4A8F5F4F" w14:textId="77777777" w:rsidR="00355E22" w:rsidRDefault="00355E22" w:rsidP="00355E22">
      <w:pPr>
        <w:pStyle w:val="Alg4"/>
        <w:numPr>
          <w:ilvl w:val="0"/>
          <w:numId w:val="613"/>
        </w:numPr>
        <w:spacing w:after="220"/>
        <w:contextualSpacing/>
      </w:pPr>
      <w:r>
        <w:t>ReturnIfAbrupt(</w:t>
      </w:r>
      <w:r w:rsidRPr="00351628">
        <w:rPr>
          <w:i/>
        </w:rPr>
        <w:t>status</w:t>
      </w:r>
      <w:r>
        <w:t>).</w:t>
      </w:r>
    </w:p>
    <w:p w14:paraId="79483569" w14:textId="77777777" w:rsidR="00E72872" w:rsidRPr="004418C4" w:rsidRDefault="00E72872" w:rsidP="00596CFD">
      <w:pPr>
        <w:pStyle w:val="Alg4"/>
        <w:numPr>
          <w:ilvl w:val="0"/>
          <w:numId w:val="613"/>
        </w:numPr>
        <w:spacing w:after="220"/>
        <w:contextualSpacing/>
      </w:pPr>
      <w:r>
        <w:t xml:space="preserve">Return </w:t>
      </w:r>
      <w:r w:rsidR="00735C7E">
        <w:rPr>
          <w:i/>
        </w:rPr>
        <w:t>nextI</w:t>
      </w:r>
      <w:r w:rsidRPr="00C7794D">
        <w:rPr>
          <w:i/>
        </w:rPr>
        <w:t>ndex</w:t>
      </w:r>
      <w:r>
        <w:t xml:space="preserve"> + 1</w:t>
      </w:r>
      <w:r w:rsidRPr="004418C4">
        <w:t>.</w:t>
      </w:r>
    </w:p>
    <w:p w14:paraId="6235E392" w14:textId="77777777" w:rsidR="00035180" w:rsidRPr="004418C4" w:rsidRDefault="00035180" w:rsidP="00035180">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p>
    <w:p w14:paraId="48683D91" w14:textId="77777777" w:rsidR="00035180" w:rsidRPr="004418C4" w:rsidRDefault="00035180" w:rsidP="00C700A2">
      <w:pPr>
        <w:pStyle w:val="Alg3"/>
        <w:numPr>
          <w:ilvl w:val="0"/>
          <w:numId w:val="921"/>
        </w:numPr>
        <w:contextualSpacing/>
      </w:pPr>
      <w:r>
        <w:t xml:space="preserve">Let </w:t>
      </w:r>
      <w:r>
        <w:rPr>
          <w:i/>
        </w:rPr>
        <w:t>lastI</w:t>
      </w:r>
      <w:r w:rsidRPr="004418C4">
        <w:rPr>
          <w:i/>
        </w:rPr>
        <w:t>ndex</w:t>
      </w:r>
      <w:r>
        <w:t xml:space="preserve"> be the result of performing </w:t>
      </w:r>
      <w:r w:rsidR="0037654E">
        <w:t xml:space="preserve">Indexed </w:t>
      </w:r>
      <w:r>
        <w:t xml:space="preserve">Binding </w:t>
      </w:r>
      <w:r w:rsidR="00A113E2">
        <w:t>Initialisation</w:t>
      </w:r>
      <w:r>
        <w:t xml:space="preserve"> for</w:t>
      </w:r>
      <w:r w:rsidRPr="004418C4">
        <w:t xml:space="preserve"> </w:t>
      </w:r>
      <w:r w:rsidRPr="0096494E">
        <w:rPr>
          <w:i/>
        </w:rPr>
        <w:t xml:space="preserve">FormalsList </w:t>
      </w:r>
      <w:r w:rsidRPr="004418C4">
        <w:t xml:space="preserve">using </w:t>
      </w:r>
      <w:r w:rsidR="00D14561">
        <w:rPr>
          <w:i/>
        </w:rPr>
        <w:t>array</w:t>
      </w:r>
      <w:r w:rsidRPr="004418C4">
        <w:t>,</w:t>
      </w:r>
      <w:r w:rsidR="00A34113">
        <w:rPr>
          <w:i/>
        </w:rPr>
        <w:t xml:space="preserve"> </w:t>
      </w:r>
      <w:r w:rsidR="0037654E" w:rsidRPr="004418C4">
        <w:rPr>
          <w:i/>
        </w:rPr>
        <w:t xml:space="preserve"> </w:t>
      </w:r>
      <w:r w:rsidR="0037654E">
        <w:rPr>
          <w:i/>
        </w:rPr>
        <w:t>nextIndex</w:t>
      </w:r>
      <w:r w:rsidR="0037654E">
        <w:t>,</w:t>
      </w:r>
      <w:r w:rsidR="0037654E" w:rsidRPr="004418C4">
        <w:t xml:space="preserve"> and </w:t>
      </w:r>
      <w:r w:rsidR="0037654E">
        <w:rPr>
          <w:i/>
        </w:rPr>
        <w:t>environment</w:t>
      </w:r>
      <w:r w:rsidR="0037654E">
        <w:t xml:space="preserve"> </w:t>
      </w:r>
      <w:r w:rsidRPr="004418C4">
        <w:t>as the arguments.</w:t>
      </w:r>
    </w:p>
    <w:p w14:paraId="620EC23C" w14:textId="77777777" w:rsidR="00735C7E" w:rsidRDefault="00735C7E" w:rsidP="00C700A2">
      <w:pPr>
        <w:pStyle w:val="Alg3"/>
        <w:numPr>
          <w:ilvl w:val="0"/>
          <w:numId w:val="921"/>
        </w:numPr>
        <w:contextualSpacing/>
      </w:pPr>
      <w:r>
        <w:t>ReturnIfAbrupt(</w:t>
      </w:r>
      <w:r>
        <w:rPr>
          <w:i/>
        </w:rPr>
        <w:t>lastIndex</w:t>
      </w:r>
      <w:r>
        <w:t>).</w:t>
      </w:r>
    </w:p>
    <w:p w14:paraId="6B3E5A7A" w14:textId="77777777" w:rsidR="00035180" w:rsidRPr="004418C4" w:rsidRDefault="00355E22" w:rsidP="00C700A2">
      <w:pPr>
        <w:pStyle w:val="Alg3"/>
        <w:numPr>
          <w:ilvl w:val="0"/>
          <w:numId w:val="921"/>
        </w:numPr>
        <w:contextualSpacing/>
      </w:pPr>
      <w:r>
        <w:t xml:space="preserve">Let </w:t>
      </w:r>
      <w:r w:rsidRPr="00DE13A5">
        <w:rPr>
          <w:i/>
        </w:rPr>
        <w:t>status</w:t>
      </w:r>
      <w:r>
        <w:t xml:space="preserve"> be the result of performing</w:t>
      </w:r>
      <w:r w:rsidR="00035180">
        <w:t xml:space="preserve"> </w:t>
      </w:r>
      <w:r w:rsidR="0037654E">
        <w:t xml:space="preserve">Indexed </w:t>
      </w:r>
      <w:r w:rsidR="00035180">
        <w:t xml:space="preserve">Binding </w:t>
      </w:r>
      <w:r w:rsidR="00A113E2">
        <w:t>Initialisation</w:t>
      </w:r>
      <w:r w:rsidR="00035180">
        <w:t xml:space="preserve"> for</w:t>
      </w:r>
      <w:r w:rsidR="00035180" w:rsidRPr="004418C4">
        <w:t xml:space="preserve"> </w:t>
      </w:r>
      <w:r w:rsidR="00035180" w:rsidRPr="00035180">
        <w:rPr>
          <w:i/>
        </w:rPr>
        <w:t xml:space="preserve">FormalParameter </w:t>
      </w:r>
      <w:r w:rsidR="00035180" w:rsidRPr="004418C4">
        <w:t xml:space="preserve">using </w:t>
      </w:r>
      <w:r w:rsidR="00D14561">
        <w:rPr>
          <w:i/>
        </w:rPr>
        <w:t>array</w:t>
      </w:r>
      <w:r w:rsidR="00035180" w:rsidRPr="004418C4">
        <w:t>,</w:t>
      </w:r>
      <w:r w:rsidR="00035180" w:rsidRPr="004418C4">
        <w:rPr>
          <w:i/>
        </w:rPr>
        <w:t xml:space="preserve"> </w:t>
      </w:r>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r w:rsidR="00035180" w:rsidRPr="004418C4">
        <w:t>as the arguments.</w:t>
      </w:r>
    </w:p>
    <w:p w14:paraId="5221DCA0" w14:textId="77777777" w:rsidR="00355E22" w:rsidRDefault="00355E22" w:rsidP="00C700A2">
      <w:pPr>
        <w:pStyle w:val="Alg4"/>
        <w:numPr>
          <w:ilvl w:val="0"/>
          <w:numId w:val="921"/>
        </w:numPr>
        <w:spacing w:after="220"/>
        <w:contextualSpacing/>
      </w:pPr>
      <w:r>
        <w:t>ReturnIfAbrupt(</w:t>
      </w:r>
      <w:r w:rsidRPr="00DE13A5">
        <w:rPr>
          <w:i/>
        </w:rPr>
        <w:t>status</w:t>
      </w:r>
      <w:r>
        <w:t>).</w:t>
      </w:r>
    </w:p>
    <w:p w14:paraId="7819CBF3" w14:textId="77777777" w:rsidR="00035180" w:rsidRPr="004418C4" w:rsidRDefault="00035180" w:rsidP="00C700A2">
      <w:pPr>
        <w:pStyle w:val="Alg4"/>
        <w:numPr>
          <w:ilvl w:val="0"/>
          <w:numId w:val="921"/>
        </w:numPr>
        <w:spacing w:after="220"/>
        <w:contextualSpacing/>
      </w:pPr>
      <w:r>
        <w:t xml:space="preserve">Return </w:t>
      </w:r>
      <w:r>
        <w:rPr>
          <w:i/>
        </w:rPr>
        <w:t>lastI</w:t>
      </w:r>
      <w:r w:rsidRPr="004418C4">
        <w:rPr>
          <w:i/>
        </w:rPr>
        <w:t>ndex</w:t>
      </w:r>
      <w:r>
        <w:t xml:space="preserve"> + 1</w:t>
      </w:r>
      <w:r w:rsidRPr="004418C4">
        <w:t>.</w:t>
      </w:r>
    </w:p>
    <w:p w14:paraId="10B223B7" w14:textId="77777777" w:rsidR="00035180" w:rsidRPr="00C7794D" w:rsidRDefault="00035180" w:rsidP="00C7794D">
      <w:pPr>
        <w:pStyle w:val="SyntaxRule"/>
        <w:spacing w:after="240"/>
        <w:rPr>
          <w:sz w:val="22"/>
        </w:rPr>
      </w:pPr>
      <w:r w:rsidRPr="00C7794D">
        <w:rPr>
          <w:sz w:val="22"/>
        </w:rPr>
        <w:t xml:space="preserve">FunctionRestParameter </w:t>
      </w:r>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r w:rsidR="00596CFD">
        <w:rPr>
          <w:sz w:val="22"/>
        </w:rPr>
        <w:t>Binding</w:t>
      </w:r>
      <w:r w:rsidRPr="00C7794D">
        <w:rPr>
          <w:sz w:val="22"/>
        </w:rPr>
        <w:t>Identifier</w:t>
      </w:r>
    </w:p>
    <w:p w14:paraId="1D10CF77" w14:textId="77777777" w:rsidR="00D14561" w:rsidRDefault="00D14561" w:rsidP="00D14561">
      <w:pPr>
        <w:pStyle w:val="Alg3"/>
        <w:numPr>
          <w:ilvl w:val="0"/>
          <w:numId w:val="615"/>
        </w:numPr>
        <w:contextualSpacing/>
      </w:pPr>
      <w:r>
        <w:t>Asse</w:t>
      </w:r>
      <w:r w:rsidR="003679DC">
        <w:t>r</w:t>
      </w:r>
      <w:r>
        <w:t xml:space="preserve">t: </w:t>
      </w:r>
      <w:r>
        <w:rPr>
          <w:i/>
        </w:rPr>
        <w:t>array</w:t>
      </w:r>
      <w:r>
        <w:t xml:space="preserve"> is a well formed arguments object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p>
    <w:p w14:paraId="28F3D39C" w14:textId="77777777" w:rsidR="00D14561" w:rsidRDefault="00D14561" w:rsidP="001A4B30">
      <w:pPr>
        <w:pStyle w:val="Alg3"/>
        <w:numPr>
          <w:ilvl w:val="0"/>
          <w:numId w:val="615"/>
        </w:numPr>
        <w:contextualSpacing/>
      </w:pPr>
      <w:r>
        <w:t xml:space="preserve">Let </w:t>
      </w:r>
      <w:r w:rsidR="00C700A2">
        <w:rPr>
          <w:i/>
        </w:rPr>
        <w:t>status</w:t>
      </w:r>
      <w:r>
        <w:t xml:space="preserve"> be the result of Get</w:t>
      </w:r>
      <w:r w:rsidR="001A4B30">
        <w:t>(</w:t>
      </w:r>
      <w:r w:rsidR="00C700A2">
        <w:rPr>
          <w:i/>
        </w:rPr>
        <w:t>array</w:t>
      </w:r>
      <w:r w:rsidR="001A4B30">
        <w:t>,</w:t>
      </w:r>
      <w:r>
        <w:t xml:space="preserve"> </w:t>
      </w:r>
      <w:r>
        <w:rPr>
          <w:rFonts w:ascii="Courier New" w:hAnsi="Courier New" w:cs="Courier New"/>
        </w:rPr>
        <w:t>"</w:t>
      </w:r>
      <w:r w:rsidRPr="00355E22">
        <w:rPr>
          <w:rFonts w:ascii="Courier New" w:hAnsi="Courier New" w:cs="Courier New"/>
          <w:b/>
        </w:rPr>
        <w:t>length</w:t>
      </w:r>
      <w:r>
        <w:rPr>
          <w:rFonts w:ascii="Courier New" w:hAnsi="Courier New" w:cs="Courier New"/>
        </w:rPr>
        <w:t>"</w:t>
      </w:r>
      <w:r w:rsidR="001A4B30" w:rsidRPr="00844B9F">
        <w:t>)</w:t>
      </w:r>
      <w:r>
        <w:t>.</w:t>
      </w:r>
    </w:p>
    <w:p w14:paraId="2D09D72C" w14:textId="77777777" w:rsidR="00D14561" w:rsidRDefault="00D14561" w:rsidP="00596CFD">
      <w:pPr>
        <w:pStyle w:val="Alg3"/>
        <w:numPr>
          <w:ilvl w:val="0"/>
          <w:numId w:val="615"/>
        </w:numPr>
      </w:pPr>
      <w:r>
        <w:t xml:space="preserve">Let </w:t>
      </w:r>
      <w:r w:rsidR="00B048D2">
        <w:rPr>
          <w:i/>
        </w:rPr>
        <w:t>argumentsLength</w:t>
      </w:r>
      <w:r w:rsidR="00B048D2">
        <w:t xml:space="preserve"> </w:t>
      </w:r>
      <w:r>
        <w:t xml:space="preserve">be </w:t>
      </w:r>
      <w:r w:rsidR="00C700A2">
        <w:rPr>
          <w:i/>
        </w:rPr>
        <w:t>status</w:t>
      </w:r>
      <w:r>
        <w:t>.[[value]].</w:t>
      </w:r>
    </w:p>
    <w:p w14:paraId="6D90821B" w14:textId="77777777" w:rsidR="00035180" w:rsidRPr="004418C4" w:rsidRDefault="00035180" w:rsidP="00937565">
      <w:pPr>
        <w:pStyle w:val="Alg3"/>
        <w:numPr>
          <w:ilvl w:val="0"/>
          <w:numId w:val="615"/>
        </w:numPr>
      </w:pPr>
      <w:r w:rsidRPr="004418C4">
        <w:t xml:space="preserve">Let </w:t>
      </w:r>
      <w:r w:rsidRPr="004418C4">
        <w:rPr>
          <w:i/>
        </w:rPr>
        <w:t>A</w:t>
      </w:r>
      <w:r w:rsidRPr="004418C4">
        <w:t xml:space="preserve"> be </w:t>
      </w:r>
      <w:r w:rsidR="00F44A1F">
        <w:t>the result of the abstract operation ArrayCreate with argument 0</w:t>
      </w:r>
      <w:r w:rsidRPr="004418C4">
        <w:t>.</w:t>
      </w:r>
    </w:p>
    <w:p w14:paraId="5BDC3ED1" w14:textId="77777777" w:rsidR="00035180" w:rsidRPr="004418C4" w:rsidRDefault="00035180" w:rsidP="00596CFD">
      <w:pPr>
        <w:pStyle w:val="Alg3"/>
        <w:numPr>
          <w:ilvl w:val="0"/>
          <w:numId w:val="615"/>
        </w:numPr>
      </w:pPr>
      <w:r w:rsidRPr="004418C4">
        <w:t xml:space="preserve">Let </w:t>
      </w:r>
      <w:r w:rsidRPr="004418C4">
        <w:rPr>
          <w:i/>
        </w:rPr>
        <w:t>n</w:t>
      </w:r>
      <w:r w:rsidRPr="004418C4">
        <w:t>=0;</w:t>
      </w:r>
    </w:p>
    <w:p w14:paraId="2B62BF41" w14:textId="77777777" w:rsidR="00035180" w:rsidRPr="004418C4" w:rsidRDefault="00035180" w:rsidP="00596CFD">
      <w:pPr>
        <w:pStyle w:val="Alg3"/>
        <w:numPr>
          <w:ilvl w:val="0"/>
          <w:numId w:val="615"/>
        </w:numPr>
      </w:pPr>
      <w:r w:rsidRPr="004418C4">
        <w:t xml:space="preserve">Repeat, while </w:t>
      </w:r>
      <w:r w:rsidR="00A34113">
        <w:rPr>
          <w:i/>
        </w:rPr>
        <w:t>nextIndex</w:t>
      </w:r>
      <w:r w:rsidR="00A34113" w:rsidRPr="004418C4">
        <w:t xml:space="preserve"> </w:t>
      </w:r>
      <w:r w:rsidRPr="004418C4">
        <w:t xml:space="preserve">&lt; </w:t>
      </w:r>
      <w:r w:rsidR="00B048D2">
        <w:rPr>
          <w:i/>
        </w:rPr>
        <w:t>argumentsLength</w:t>
      </w:r>
    </w:p>
    <w:p w14:paraId="064FE69A" w14:textId="77777777" w:rsidR="00035180" w:rsidRPr="004418C4" w:rsidRDefault="00035180" w:rsidP="00596CFD">
      <w:pPr>
        <w:pStyle w:val="Alg3"/>
        <w:numPr>
          <w:ilvl w:val="1"/>
          <w:numId w:val="615"/>
        </w:numPr>
        <w:tabs>
          <w:tab w:val="clear" w:pos="1080"/>
          <w:tab w:val="num" w:pos="720"/>
        </w:tabs>
        <w:ind w:left="720"/>
      </w:pPr>
      <w:r w:rsidRPr="004418C4">
        <w:t xml:space="preserve">Let </w:t>
      </w:r>
      <w:r w:rsidRPr="004418C4">
        <w:rPr>
          <w:i/>
        </w:rPr>
        <w:t>P</w:t>
      </w:r>
      <w:r w:rsidRPr="004418C4">
        <w:t xml:space="preserve"> be ToString(</w:t>
      </w:r>
      <w:r w:rsidR="00A34113">
        <w:rPr>
          <w:i/>
        </w:rPr>
        <w:t>nextIndex</w:t>
      </w:r>
      <w:r w:rsidRPr="004418C4">
        <w:t>).</w:t>
      </w:r>
    </w:p>
    <w:p w14:paraId="424E4816" w14:textId="77777777" w:rsidR="00035180" w:rsidRPr="004418C4" w:rsidRDefault="00585329" w:rsidP="00596CFD">
      <w:pPr>
        <w:pStyle w:val="Alg3"/>
        <w:numPr>
          <w:ilvl w:val="1"/>
          <w:numId w:val="615"/>
        </w:numPr>
        <w:tabs>
          <w:tab w:val="clear" w:pos="1080"/>
          <w:tab w:val="num" w:pos="720"/>
        </w:tabs>
        <w:ind w:left="720"/>
      </w:pPr>
      <w:r>
        <w:t xml:space="preserve">Assert: </w:t>
      </w:r>
      <w:r w:rsidR="00A34113">
        <w:rPr>
          <w:i/>
        </w:rPr>
        <w:t>array</w:t>
      </w:r>
      <w:r w:rsidR="00A34113">
        <w:t xml:space="preserve"> is a well formed arguments object,</w:t>
      </w:r>
      <w:r>
        <w:t xml:space="preserve"> hence</w:t>
      </w:r>
      <w:r w:rsidR="00A34113">
        <w:t xml:space="preserve"> it must have a property </w:t>
      </w:r>
      <w:r w:rsidR="00A34113" w:rsidRPr="00C979D9">
        <w:rPr>
          <w:i/>
        </w:rPr>
        <w:t>P</w:t>
      </w:r>
      <w:r w:rsidR="00A34113">
        <w:t>.</w:t>
      </w:r>
    </w:p>
    <w:p w14:paraId="503038ED" w14:textId="77777777" w:rsidR="00035180" w:rsidRPr="004418C4" w:rsidRDefault="00035180" w:rsidP="001A4B30">
      <w:pPr>
        <w:pStyle w:val="Alg3"/>
        <w:numPr>
          <w:ilvl w:val="1"/>
          <w:numId w:val="615"/>
        </w:numPr>
        <w:tabs>
          <w:tab w:val="clear" w:pos="1080"/>
          <w:tab w:val="num" w:pos="720"/>
        </w:tabs>
        <w:ind w:hanging="720"/>
      </w:pPr>
      <w:r w:rsidRPr="004418C4">
        <w:t xml:space="preserve">Let </w:t>
      </w:r>
      <w:r w:rsidRPr="004418C4">
        <w:rPr>
          <w:i/>
        </w:rPr>
        <w:t>v</w:t>
      </w:r>
      <w:r w:rsidRPr="004418C4">
        <w:t xml:space="preserve"> be the result of Get</w:t>
      </w:r>
      <w:r w:rsidR="001A4B30">
        <w:t>(</w:t>
      </w:r>
      <w:r w:rsidR="00A34113">
        <w:rPr>
          <w:i/>
        </w:rPr>
        <w:t>array</w:t>
      </w:r>
      <w:r w:rsidR="001A4B30">
        <w:t>,</w:t>
      </w:r>
      <w:r w:rsidRPr="004418C4">
        <w:t xml:space="preserve"> </w:t>
      </w:r>
      <w:r w:rsidRPr="004418C4">
        <w:rPr>
          <w:i/>
        </w:rPr>
        <w:t>P</w:t>
      </w:r>
      <w:r w:rsidR="001A4B30">
        <w:t>)</w:t>
      </w:r>
      <w:r w:rsidRPr="004418C4">
        <w:t>.</w:t>
      </w:r>
    </w:p>
    <w:p w14:paraId="6504BA21" w14:textId="77777777" w:rsidR="00035180" w:rsidRPr="004418C4" w:rsidRDefault="00035180" w:rsidP="004C61C8">
      <w:pPr>
        <w:pStyle w:val="Alg3"/>
        <w:numPr>
          <w:ilvl w:val="1"/>
          <w:numId w:val="615"/>
        </w:numPr>
        <w:tabs>
          <w:tab w:val="clear" w:pos="1080"/>
          <w:tab w:val="num" w:pos="720"/>
        </w:tabs>
        <w:ind w:left="72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00112290">
        <w:t>.[[value]]</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14:paraId="0165829F" w14:textId="77777777" w:rsidR="00035180" w:rsidRPr="004418C4" w:rsidRDefault="00035180" w:rsidP="00596CFD">
      <w:pPr>
        <w:pStyle w:val="Alg3"/>
        <w:numPr>
          <w:ilvl w:val="1"/>
          <w:numId w:val="615"/>
        </w:numPr>
        <w:tabs>
          <w:tab w:val="clear" w:pos="1080"/>
          <w:tab w:val="num" w:pos="720"/>
        </w:tabs>
        <w:ind w:hanging="720"/>
      </w:pPr>
      <w:r w:rsidRPr="004418C4">
        <w:t xml:space="preserve">Let </w:t>
      </w:r>
      <w:r w:rsidRPr="004418C4">
        <w:rPr>
          <w:i/>
        </w:rPr>
        <w:t>n</w:t>
      </w:r>
      <w:r w:rsidRPr="004418C4">
        <w:t xml:space="preserve"> = </w:t>
      </w:r>
      <w:r w:rsidRPr="004418C4">
        <w:rPr>
          <w:i/>
        </w:rPr>
        <w:t>n</w:t>
      </w:r>
      <w:r w:rsidRPr="004418C4">
        <w:t>+1.</w:t>
      </w:r>
    </w:p>
    <w:p w14:paraId="2E50C031" w14:textId="77777777" w:rsidR="00035180" w:rsidRPr="004418C4" w:rsidRDefault="00035180" w:rsidP="00596CFD">
      <w:pPr>
        <w:pStyle w:val="Alg3"/>
        <w:numPr>
          <w:ilvl w:val="1"/>
          <w:numId w:val="615"/>
        </w:numPr>
        <w:tabs>
          <w:tab w:val="clear" w:pos="1080"/>
          <w:tab w:val="num" w:pos="720"/>
        </w:tabs>
        <w:ind w:hanging="720"/>
      </w:pPr>
      <w:r w:rsidRPr="004418C4">
        <w:t xml:space="preserve">Let </w:t>
      </w:r>
      <w:r w:rsidR="00A34113">
        <w:rPr>
          <w:i/>
        </w:rPr>
        <w:t>nextIndex</w:t>
      </w:r>
      <w:r w:rsidR="00A34113" w:rsidRPr="004418C4">
        <w:t xml:space="preserve"> </w:t>
      </w:r>
      <w:r w:rsidRPr="004418C4">
        <w:t xml:space="preserve">= </w:t>
      </w:r>
      <w:r w:rsidR="00A34113">
        <w:rPr>
          <w:i/>
        </w:rPr>
        <w:t>nextIndex</w:t>
      </w:r>
      <w:r w:rsidR="00A34113" w:rsidRPr="004418C4">
        <w:t xml:space="preserve"> </w:t>
      </w:r>
      <w:r w:rsidRPr="004418C4">
        <w:t>+1.</w:t>
      </w:r>
    </w:p>
    <w:p w14:paraId="6AE9D4A4" w14:textId="77777777" w:rsidR="00035180" w:rsidRPr="004418C4" w:rsidRDefault="00355E22" w:rsidP="00596CFD">
      <w:pPr>
        <w:pStyle w:val="Alg3"/>
        <w:numPr>
          <w:ilvl w:val="0"/>
          <w:numId w:val="615"/>
        </w:numPr>
        <w:spacing w:after="240"/>
      </w:pPr>
      <w:r>
        <w:t xml:space="preserve">Return the result of performing </w:t>
      </w:r>
      <w:r w:rsidR="00035180" w:rsidRPr="004418C4">
        <w:t xml:space="preserve">Binding </w:t>
      </w:r>
      <w:r w:rsidR="00A113E2">
        <w:t>Initialisation</w:t>
      </w:r>
      <w:r w:rsidR="00035180" w:rsidRPr="004418C4">
        <w:t xml:space="preserve"> for </w:t>
      </w:r>
      <w:r w:rsidR="00596CFD" w:rsidRPr="00596CFD">
        <w:rPr>
          <w:i/>
          <w:sz w:val="22"/>
        </w:rPr>
        <w:t>Binding</w:t>
      </w:r>
      <w:r w:rsidR="00035180" w:rsidRPr="004418C4">
        <w:rPr>
          <w:i/>
        </w:rPr>
        <w:t>Identif</w:t>
      </w:r>
      <w:r w:rsidR="00B048D2">
        <w:rPr>
          <w:i/>
        </w:rPr>
        <w:t>i</w:t>
      </w:r>
      <w:r w:rsidR="00035180" w:rsidRPr="004418C4">
        <w:rPr>
          <w:i/>
        </w:rPr>
        <w:t>er</w:t>
      </w:r>
      <w:r w:rsidR="00035180" w:rsidRPr="004418C4">
        <w:t xml:space="preserve"> using </w:t>
      </w:r>
      <w:r w:rsidR="00035180" w:rsidRPr="004418C4">
        <w:rPr>
          <w:i/>
        </w:rPr>
        <w:t>A</w:t>
      </w:r>
      <w:r w:rsidR="00035180" w:rsidRPr="004418C4">
        <w:t xml:space="preserve"> and </w:t>
      </w:r>
      <w:r w:rsidR="00A34113">
        <w:rPr>
          <w:i/>
        </w:rPr>
        <w:t>environment</w:t>
      </w:r>
      <w:r w:rsidR="00A34113" w:rsidRPr="004418C4">
        <w:t xml:space="preserve"> </w:t>
      </w:r>
      <w:r w:rsidR="00035180" w:rsidRPr="004418C4">
        <w:t xml:space="preserve">as </w:t>
      </w:r>
      <w:r w:rsidR="00A34113">
        <w:t>arguments</w:t>
      </w:r>
      <w:r w:rsidR="00035180" w:rsidRPr="004418C4">
        <w:t>.</w:t>
      </w:r>
    </w:p>
    <w:p w14:paraId="278F8FCD" w14:textId="77777777" w:rsidR="00CB4E96" w:rsidRPr="00E77497" w:rsidRDefault="00CB4E96" w:rsidP="002F1A2E">
      <w:pPr>
        <w:keepNext/>
        <w:rPr>
          <w:rFonts w:ascii="Helvetica" w:hAnsi="Helvetica"/>
          <w:b/>
        </w:rPr>
      </w:pPr>
      <w:r w:rsidRPr="00675B74">
        <w:rPr>
          <w:rFonts w:ascii="Helvetica" w:hAnsi="Helvetica"/>
          <w:b/>
        </w:rPr>
        <w:t xml:space="preserve">Runtime Semantics: </w:t>
      </w:r>
      <w:r w:rsidR="002F1A2E" w:rsidRPr="002F1A2E">
        <w:rPr>
          <w:rFonts w:ascii="Helvetica" w:hAnsi="Helvetica"/>
          <w:b/>
          <w:spacing w:val="6"/>
        </w:rPr>
        <w:t>InstantiateFunctionObject</w:t>
      </w:r>
    </w:p>
    <w:p w14:paraId="498C8337" w14:textId="77777777" w:rsidR="009E4458" w:rsidRPr="004418C4" w:rsidRDefault="009E4458" w:rsidP="009E4458">
      <w:pPr>
        <w:ind w:left="360"/>
      </w:pPr>
      <w:r>
        <w:t>W</w:t>
      </w:r>
      <w:r w:rsidRPr="004418C4">
        <w:t xml:space="preserve">ith </w:t>
      </w:r>
      <w:r>
        <w:t>parameter</w:t>
      </w:r>
      <w:r w:rsidRPr="004418C4">
        <w:t xml:space="preserve"> </w:t>
      </w:r>
      <w:r>
        <w:rPr>
          <w:rFonts w:ascii="Times New Roman" w:hAnsi="Times New Roman"/>
          <w:i/>
        </w:rPr>
        <w:t>scope</w:t>
      </w:r>
      <w:r>
        <w:t>.</w:t>
      </w:r>
    </w:p>
    <w:p w14:paraId="2E92A35B" w14:textId="77777777" w:rsidR="00CB4E96" w:rsidRPr="00E77497" w:rsidRDefault="00CB4E96"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4A91B3BF" w14:textId="77777777" w:rsidR="00CB4E96" w:rsidRPr="0006447F" w:rsidRDefault="00CB4E96" w:rsidP="00C71418">
      <w:pPr>
        <w:numPr>
          <w:ilvl w:val="0"/>
          <w:numId w:val="1423"/>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r>
        <w:rPr>
          <w:rFonts w:ascii="Times New Roman" w:hAnsi="Times New Roman"/>
          <w:i/>
        </w:rPr>
        <w:t>Declaration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52A9907C" w14:textId="77777777" w:rsidR="00CB4E96" w:rsidRPr="0006447F" w:rsidRDefault="00CB4E96" w:rsidP="00C71418">
      <w:pPr>
        <w:numPr>
          <w:ilvl w:val="0"/>
          <w:numId w:val="1423"/>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4E18C6AE" w14:textId="77777777" w:rsidR="00CB4E96" w:rsidRDefault="00CB4E96" w:rsidP="00C71418">
      <w:pPr>
        <w:numPr>
          <w:ilvl w:val="0"/>
          <w:numId w:val="1423"/>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Pr>
          <w:rFonts w:ascii="Times New Roman" w:hAnsi="Times New Roman"/>
        </w:rPr>
        <w:t>.</w:t>
      </w:r>
    </w:p>
    <w:p w14:paraId="278ACEB0" w14:textId="77777777" w:rsidR="00CB4E96" w:rsidRPr="00E77497" w:rsidRDefault="00CB4E96" w:rsidP="00C71418">
      <w:pPr>
        <w:numPr>
          <w:ilvl w:val="0"/>
          <w:numId w:val="1423"/>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14:paraId="132808BC" w14:textId="77777777" w:rsidR="00F22CBA" w:rsidRPr="00E77497" w:rsidRDefault="00F22CBA" w:rsidP="00F22CBA">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14:paraId="01E3E320" w14:textId="77777777" w:rsidR="004C02EF" w:rsidRPr="00E77497" w:rsidRDefault="004C02EF"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1E8CF966" w14:textId="77777777" w:rsidR="004C02EF" w:rsidRPr="00E77497" w:rsidRDefault="00B02983" w:rsidP="00777AB4">
      <w:pPr>
        <w:numPr>
          <w:ilvl w:val="0"/>
          <w:numId w:val="142"/>
        </w:numPr>
        <w:rPr>
          <w:rFonts w:ascii="Times New Roman" w:hAnsi="Times New Roman"/>
        </w:rPr>
      </w:pPr>
      <w:r w:rsidRPr="00546435">
        <w:rPr>
          <w:rFonts w:ascii="Times New Roman" w:hAnsi="Times New Roman"/>
        </w:rPr>
        <w:t>Return</w:t>
      </w:r>
      <w:r w:rsidRPr="004D1BD1">
        <w:t xml:space="preserve"> </w:t>
      </w:r>
      <w:r w:rsidR="00777AB4" w:rsidRPr="007B7042">
        <w:rPr>
          <w:rFonts w:ascii="Times New Roman" w:hAnsi="Times New Roman"/>
        </w:rPr>
        <w:t>NormalCompletion(</w:t>
      </w:r>
      <w:r w:rsidR="00777AB4" w:rsidRPr="00355E22">
        <w:rPr>
          <w:rFonts w:cs="Arial"/>
        </w:rPr>
        <w:t>empty</w:t>
      </w:r>
      <w:r w:rsidR="00777AB4" w:rsidRPr="007B7042">
        <w:rPr>
          <w:rFonts w:ascii="Times New Roman" w:hAnsi="Times New Roman"/>
        </w:rPr>
        <w:t>)</w:t>
      </w:r>
    </w:p>
    <w:p w14:paraId="21488F6E" w14:textId="77777777" w:rsidR="004C02EF" w:rsidRPr="00E77497" w:rsidRDefault="004C02EF" w:rsidP="00C71418">
      <w:pPr>
        <w:jc w:val="left"/>
      </w:pPr>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p>
    <w:p w14:paraId="77B3437A" w14:textId="77777777" w:rsidR="00744CC3" w:rsidRPr="0006447F" w:rsidRDefault="00744CC3" w:rsidP="00052EFC">
      <w:pPr>
        <w:numPr>
          <w:ilvl w:val="0"/>
          <w:numId w:val="759"/>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33309B54" w14:textId="77777777" w:rsidR="00744CC3" w:rsidRDefault="00744CC3" w:rsidP="00052EFC">
      <w:pPr>
        <w:numPr>
          <w:ilvl w:val="0"/>
          <w:numId w:val="759"/>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14:paraId="6AC3B0AB" w14:textId="77777777" w:rsidR="00744CC3" w:rsidRPr="0006447F" w:rsidRDefault="00744CC3" w:rsidP="00C71418">
      <w:pPr>
        <w:numPr>
          <w:ilvl w:val="0"/>
          <w:numId w:val="759"/>
        </w:numPr>
        <w:contextualSpacing/>
        <w:rPr>
          <w:rFonts w:ascii="Times New Roman" w:hAnsi="Times New Roman"/>
        </w:rPr>
      </w:pPr>
      <w:r>
        <w:rPr>
          <w:rFonts w:ascii="Times New Roman" w:hAnsi="Times New Roman"/>
        </w:rPr>
        <w:t xml:space="preserve">Let </w:t>
      </w:r>
      <w:r w:rsidR="000133D3" w:rsidRPr="00E77497">
        <w:rPr>
          <w:rFonts w:ascii="Times New Roman" w:hAnsi="Times New Roman"/>
          <w:i/>
        </w:rPr>
        <w:t>closure</w:t>
      </w:r>
      <w:r>
        <w:rPr>
          <w:rFonts w:ascii="Times New Roman" w:hAnsi="Times New Roman"/>
        </w:rPr>
        <w:t xml:space="preserve"> be the result of </w:t>
      </w:r>
      <w:r w:rsidR="0006447F">
        <w:rPr>
          <w:rFonts w:ascii="Times New Roman" w:hAnsi="Times New Roman"/>
        </w:rPr>
        <w:t>performing</w:t>
      </w:r>
      <w:r>
        <w:rPr>
          <w:rFonts w:ascii="Times New Roman" w:hAnsi="Times New Roman"/>
        </w:rPr>
        <w:t xml:space="preserve">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705D7113" w14:textId="77777777" w:rsidR="00744CC3" w:rsidRDefault="0006447F" w:rsidP="00052EFC">
      <w:pPr>
        <w:numPr>
          <w:ilvl w:val="0"/>
          <w:numId w:val="759"/>
        </w:numPr>
        <w:contextualSpacing/>
        <w:rPr>
          <w:rFonts w:ascii="Times New Roman" w:hAnsi="Times New Roman"/>
        </w:rPr>
      </w:pPr>
      <w:r>
        <w:rPr>
          <w:rFonts w:ascii="Times New Roman" w:hAnsi="Times New Roman"/>
        </w:rPr>
        <w:t xml:space="preserve">Perform the abstract operation MakeConstructor with argument </w:t>
      </w:r>
      <w:r w:rsidR="000133D3" w:rsidRPr="00E77497">
        <w:rPr>
          <w:rFonts w:ascii="Times New Roman" w:hAnsi="Times New Roman"/>
          <w:i/>
        </w:rPr>
        <w:t>closure</w:t>
      </w:r>
      <w:r>
        <w:rPr>
          <w:rFonts w:ascii="Times New Roman" w:hAnsi="Times New Roman"/>
        </w:rPr>
        <w:t>.</w:t>
      </w:r>
    </w:p>
    <w:p w14:paraId="4BC7E7C1" w14:textId="77777777"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r w:rsidR="0006447F">
        <w:rPr>
          <w:rFonts w:ascii="Times New Roman" w:hAnsi="Times New Roman"/>
        </w:rPr>
        <w:t xml:space="preserve"> </w:t>
      </w:r>
      <w:r w:rsidR="000133D3" w:rsidRPr="00E77497">
        <w:rPr>
          <w:rFonts w:ascii="Times New Roman" w:hAnsi="Times New Roman"/>
          <w:i/>
        </w:rPr>
        <w:t>closure</w:t>
      </w:r>
      <w:r w:rsidRPr="00E77497">
        <w:rPr>
          <w:rFonts w:ascii="Times New Roman" w:hAnsi="Times New Roman"/>
        </w:rPr>
        <w:t>.</w:t>
      </w:r>
    </w:p>
    <w:p w14:paraId="4F12A8B6" w14:textId="77777777" w:rsidR="004C02EF" w:rsidRPr="00E77497" w:rsidRDefault="004C02EF" w:rsidP="00C71418">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19DF208A" w14:textId="77777777" w:rsidR="0006447F" w:rsidRPr="0006447F" w:rsidRDefault="0006447F" w:rsidP="0006447F">
      <w:pPr>
        <w:numPr>
          <w:ilvl w:val="0"/>
          <w:numId w:val="14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1FF0207B"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context’s Lexical Environment as the argument</w:t>
      </w:r>
    </w:p>
    <w:p w14:paraId="5A1ADA0F"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532C6750" w14:textId="77777777" w:rsidR="00742BFC" w:rsidRDefault="00742BFC" w:rsidP="00150A49">
      <w:pPr>
        <w:numPr>
          <w:ilvl w:val="0"/>
          <w:numId w:val="144"/>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14:paraId="6984372F"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rPr>
        <w:t xml:space="preserve"> as the argument.</w:t>
      </w:r>
    </w:p>
    <w:p w14:paraId="1045FF16" w14:textId="77777777" w:rsidR="0006447F" w:rsidRPr="0006447F" w:rsidRDefault="0006447F" w:rsidP="00C71418">
      <w:pPr>
        <w:numPr>
          <w:ilvl w:val="0"/>
          <w:numId w:val="14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FunctionCreate abstract operation with arguments </w:t>
      </w:r>
      <w:r w:rsidRPr="00912F02">
        <w:t>Normal</w:t>
      </w:r>
      <w:r>
        <w:t xml:space="preserve">, </w:t>
      </w:r>
      <w:r w:rsidR="00C71418"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6857AFE1" w14:textId="77777777" w:rsidR="0006447F" w:rsidRDefault="0006447F" w:rsidP="007F4002">
      <w:pPr>
        <w:numPr>
          <w:ilvl w:val="0"/>
          <w:numId w:val="144"/>
        </w:numPr>
        <w:spacing w:after="0"/>
        <w:contextualSpacing/>
        <w:rPr>
          <w:rFonts w:ascii="Times New Roman" w:hAnsi="Times New Roman"/>
        </w:rPr>
      </w:pPr>
      <w:r>
        <w:rPr>
          <w:rFonts w:ascii="Times New Roman" w:hAnsi="Times New Roman"/>
        </w:rPr>
        <w:t xml:space="preserve">Perform the abstract operation MakeConstructor with argument </w:t>
      </w:r>
      <w:r w:rsidRPr="00E77497">
        <w:rPr>
          <w:rFonts w:ascii="Times New Roman" w:hAnsi="Times New Roman"/>
          <w:i/>
        </w:rPr>
        <w:t>closure</w:t>
      </w:r>
      <w:r>
        <w:rPr>
          <w:rFonts w:ascii="Times New Roman" w:hAnsi="Times New Roman"/>
        </w:rPr>
        <w:t>.</w:t>
      </w:r>
    </w:p>
    <w:p w14:paraId="0703301F" w14:textId="77777777" w:rsidR="004C02EF" w:rsidRPr="00E77497" w:rsidRDefault="004C02EF" w:rsidP="008D4801">
      <w:pPr>
        <w:numPr>
          <w:ilvl w:val="0"/>
          <w:numId w:val="144"/>
        </w:numPr>
        <w:tabs>
          <w:tab w:val="left" w:pos="4680"/>
        </w:tabs>
        <w:contextualSpacing/>
        <w:rPr>
          <w:rFonts w:ascii="Times New Roman" w:hAnsi="Times New Roman"/>
        </w:rPr>
      </w:pPr>
      <w:r w:rsidRPr="00E77497">
        <w:rPr>
          <w:rFonts w:ascii="Times New Roman" w:hAnsi="Times New Roman"/>
        </w:rPr>
        <w:t>Call the Initial</w:t>
      </w:r>
      <w:r w:rsidR="006B2604">
        <w:rPr>
          <w:rFonts w:ascii="Times New Roman" w:hAnsi="Times New Roman"/>
        </w:rPr>
        <w:t>ise</w:t>
      </w:r>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2059BF86"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r w:rsidR="00742BFC">
        <w:rPr>
          <w:rFonts w:ascii="Times New Roman" w:hAnsi="Times New Roman"/>
        </w:rPr>
        <w:t>Normal</w:t>
      </w:r>
      <w:r w:rsidR="004C2A25">
        <w:rPr>
          <w:rFonts w:ascii="Times New Roman" w:hAnsi="Times New Roman"/>
        </w:rPr>
        <w:t>Completion</w:t>
      </w:r>
      <w:r w:rsidR="00742BFC">
        <w:rPr>
          <w:rFonts w:ascii="Times New Roman" w:hAnsi="Times New Roman"/>
        </w:rPr>
        <w:t>(</w:t>
      </w:r>
      <w:r w:rsidRPr="00E77497">
        <w:rPr>
          <w:rFonts w:ascii="Times New Roman" w:hAnsi="Times New Roman"/>
          <w:i/>
        </w:rPr>
        <w:t>closure</w:t>
      </w:r>
      <w:r w:rsidR="00742BFC">
        <w:rPr>
          <w:rFonts w:ascii="Times New Roman" w:hAnsi="Times New Roman"/>
        </w:rPr>
        <w:t>)</w:t>
      </w:r>
      <w:r w:rsidRPr="00E77497">
        <w:rPr>
          <w:rFonts w:ascii="Times New Roman" w:hAnsi="Times New Roman"/>
        </w:rPr>
        <w:t>.</w:t>
      </w:r>
    </w:p>
    <w:p w14:paraId="2E153C3E" w14:textId="77777777" w:rsidR="004C02EF" w:rsidRPr="00E77497" w:rsidRDefault="004C02EF" w:rsidP="004C02EF">
      <w:pPr>
        <w:pStyle w:val="Note"/>
      </w:pPr>
      <w:r w:rsidRPr="00E77497">
        <w:t>NOTE</w:t>
      </w:r>
      <w:r w:rsidR="00D30F05">
        <w:t xml:space="preserve"> 1</w:t>
      </w:r>
      <w:r w:rsidRPr="00E77497">
        <w:tab/>
        <w:t xml:space="preserve">The </w:t>
      </w:r>
      <w:r w:rsidR="00AF72C7" w:rsidRPr="00546435">
        <w:rPr>
          <w:rStyle w:val="bnf"/>
        </w:rPr>
        <w:t>Binding</w:t>
      </w:r>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r w:rsidR="00AF72C7" w:rsidRPr="00546435">
        <w:rPr>
          <w:rFonts w:ascii="Times New Roman" w:hAnsi="Times New Roman"/>
          <w:i/>
        </w:rPr>
        <w:t>Binding</w:t>
      </w:r>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7FB4D1B7" w14:textId="77777777" w:rsidR="00254DA7" w:rsidRPr="00E77497" w:rsidRDefault="00254DA7" w:rsidP="00254DA7">
      <w:pPr>
        <w:pStyle w:val="Note"/>
      </w:pPr>
      <w:r w:rsidRPr="00E77497">
        <w:t>NOTE</w:t>
      </w:r>
      <w:r w:rsidR="00D30F05">
        <w:t xml:space="preserve"> 2</w:t>
      </w:r>
      <w:r w:rsidRPr="00E77497">
        <w:tab/>
        <w:t xml:space="preserve">A </w:t>
      </w:r>
      <w:r w:rsidRPr="00E77497">
        <w:rPr>
          <w:rFonts w:ascii="Courier New" w:hAnsi="Courier New"/>
          <w:b/>
          <w:color w:val="000000"/>
        </w:rPr>
        <w:t>prototype</w:t>
      </w:r>
      <w:r w:rsidRPr="00E77497">
        <w:t xml:space="preserve"> property is automatically created for every function</w:t>
      </w:r>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r w:rsidRPr="00E77497">
        <w:t>, to allow for the possibility that the function will be used as a constructor.</w:t>
      </w:r>
    </w:p>
    <w:p w14:paraId="56DE465A" w14:textId="77777777" w:rsidR="0024296C" w:rsidRPr="00E77497" w:rsidRDefault="00560A4D" w:rsidP="00D148E9">
      <w:pPr>
        <w:pStyle w:val="20"/>
      </w:pPr>
      <w:bookmarkStart w:id="4325" w:name="_Toc361663478"/>
      <w:bookmarkStart w:id="4326" w:name="_Toc361665319"/>
      <w:bookmarkStart w:id="4327" w:name="_Toc361667159"/>
      <w:bookmarkStart w:id="4328" w:name="_Toc361668988"/>
      <w:bookmarkStart w:id="4329" w:name="_Toc364935032"/>
      <w:bookmarkStart w:id="4330" w:name="_Toc365474276"/>
      <w:bookmarkStart w:id="4331" w:name="_Toc361663480"/>
      <w:bookmarkStart w:id="4332" w:name="_Toc361665321"/>
      <w:bookmarkStart w:id="4333" w:name="_Toc361667161"/>
      <w:bookmarkStart w:id="4334" w:name="_Toc361668990"/>
      <w:bookmarkStart w:id="4335" w:name="_Toc364935034"/>
      <w:bookmarkStart w:id="4336" w:name="_Toc365474278"/>
      <w:bookmarkStart w:id="4337" w:name="_Toc361663481"/>
      <w:bookmarkStart w:id="4338" w:name="_Toc361665322"/>
      <w:bookmarkStart w:id="4339" w:name="_Toc361667162"/>
      <w:bookmarkStart w:id="4340" w:name="_Toc361668991"/>
      <w:bookmarkStart w:id="4341" w:name="_Toc364935035"/>
      <w:bookmarkStart w:id="4342" w:name="_Toc365474279"/>
      <w:bookmarkStart w:id="4343" w:name="_Ref365533727"/>
      <w:bookmarkStart w:id="4344" w:name="_Toc235503472"/>
      <w:bookmarkStart w:id="4345" w:name="_Toc241509247"/>
      <w:bookmarkStart w:id="4346" w:name="_Toc244416734"/>
      <w:bookmarkStart w:id="4347" w:name="_Toc276631098"/>
      <w:bookmarkStart w:id="4348" w:name="_Ref449943299"/>
      <w:bookmarkStart w:id="4349" w:name="_Toc472818897"/>
      <w:bookmarkStart w:id="4350" w:name="_Toc366141965"/>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r>
        <w:t xml:space="preserve">Arrow </w:t>
      </w:r>
      <w:r w:rsidR="0024296C" w:rsidRPr="00E77497">
        <w:t>Function Definition</w:t>
      </w:r>
      <w:r w:rsidR="0024296C">
        <w:t>s</w:t>
      </w:r>
      <w:bookmarkEnd w:id="4343"/>
      <w:bookmarkEnd w:id="4350"/>
    </w:p>
    <w:p w14:paraId="283DC1B0" w14:textId="77777777" w:rsidR="0024296C" w:rsidRPr="00E77497" w:rsidRDefault="0024296C" w:rsidP="0024296C">
      <w:pPr>
        <w:pStyle w:val="Syntax"/>
      </w:pPr>
      <w:r w:rsidRPr="00E77497">
        <w:t>Syntax</w:t>
      </w:r>
    </w:p>
    <w:p w14:paraId="643C525B" w14:textId="77777777" w:rsidR="0024296C" w:rsidRPr="00E77497" w:rsidRDefault="0024296C" w:rsidP="0024296C">
      <w:pPr>
        <w:pStyle w:val="SyntaxRule"/>
      </w:pPr>
      <w:r>
        <w:t>ArrowFunction</w:t>
      </w:r>
      <w:r w:rsidRPr="00E77497">
        <w:t xml:space="preserve"> </w:t>
      </w:r>
      <w:r w:rsidRPr="00E77497">
        <w:rPr>
          <w:rFonts w:ascii="Arial" w:hAnsi="Arial"/>
          <w:b/>
          <w:i w:val="0"/>
        </w:rPr>
        <w:t>:</w:t>
      </w:r>
    </w:p>
    <w:p w14:paraId="79304998" w14:textId="77777777" w:rsidR="0024296C" w:rsidRPr="00E77497" w:rsidRDefault="0024296C" w:rsidP="0024296C">
      <w:pPr>
        <w:pStyle w:val="SyntaxDefinition"/>
      </w:pPr>
      <w:r>
        <w:t xml:space="preserve">ArrowParameters </w:t>
      </w:r>
      <w:r w:rsidRPr="00E77497">
        <w:t xml:space="preserve"> </w:t>
      </w:r>
      <w:r>
        <w:rPr>
          <w:rFonts w:ascii="Courier New" w:hAnsi="Courier New"/>
          <w:b/>
          <w:i w:val="0"/>
        </w:rPr>
        <w:t>=&gt;</w:t>
      </w:r>
      <w:r w:rsidRPr="00E77497">
        <w:t xml:space="preserve"> </w:t>
      </w:r>
      <w:r w:rsidR="001F444B">
        <w:t>Concise</w:t>
      </w:r>
      <w:r>
        <w:t>Body</w:t>
      </w:r>
    </w:p>
    <w:p w14:paraId="4C843292" w14:textId="77777777" w:rsidR="0024296C" w:rsidRPr="00E77497" w:rsidRDefault="0024296C" w:rsidP="0024296C">
      <w:pPr>
        <w:pStyle w:val="SyntaxRule"/>
      </w:pPr>
      <w:r>
        <w:t xml:space="preserve">ArrowParameters </w:t>
      </w:r>
      <w:r w:rsidRPr="00E77497">
        <w:t xml:space="preserve"> </w:t>
      </w:r>
      <w:r w:rsidRPr="00E77497">
        <w:rPr>
          <w:rFonts w:ascii="Arial" w:hAnsi="Arial"/>
          <w:b/>
          <w:i w:val="0"/>
        </w:rPr>
        <w:t>:</w:t>
      </w:r>
    </w:p>
    <w:p w14:paraId="0694E9AD" w14:textId="77777777" w:rsidR="0024296C" w:rsidRPr="00E77497" w:rsidRDefault="00125774" w:rsidP="00CB07B9">
      <w:pPr>
        <w:pStyle w:val="SyntaxDefinition"/>
      </w:pPr>
      <w:r>
        <w:t>Binding</w:t>
      </w:r>
      <w:r w:rsidR="0024296C">
        <w:t>Identif</w:t>
      </w:r>
      <w:r w:rsidR="00626B1E">
        <w:t>i</w:t>
      </w:r>
      <w:r w:rsidR="0024296C">
        <w:t>er</w:t>
      </w:r>
      <w:r w:rsidR="0024296C" w:rsidRPr="00E77497">
        <w:br/>
      </w:r>
      <w:r w:rsidR="00E650A6">
        <w:t>CoverParenthesi</w:t>
      </w:r>
      <w:r w:rsidR="00CB07B9">
        <w:t>s</w:t>
      </w:r>
      <w:r w:rsidR="00E650A6">
        <w:t>edExpressionAndArrowParameter</w:t>
      </w:r>
      <w:r w:rsidR="00967C9E">
        <w:t>List</w:t>
      </w:r>
    </w:p>
    <w:p w14:paraId="19D55523" w14:textId="77777777" w:rsidR="0024296C" w:rsidRPr="00E77497" w:rsidRDefault="001F444B" w:rsidP="0024296C">
      <w:pPr>
        <w:pStyle w:val="SyntaxRule"/>
      </w:pPr>
      <w:r>
        <w:t xml:space="preserve">ConciseBody </w:t>
      </w:r>
      <w:r w:rsidR="0024296C" w:rsidRPr="00E77497">
        <w:rPr>
          <w:rFonts w:ascii="Arial" w:hAnsi="Arial"/>
          <w:b/>
          <w:i w:val="0"/>
        </w:rPr>
        <w:t>:</w:t>
      </w:r>
    </w:p>
    <w:p w14:paraId="282FD78A" w14:textId="77777777" w:rsidR="0024296C" w:rsidRPr="00E77497" w:rsidRDefault="0024296C" w:rsidP="0024296C">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p>
    <w:p w14:paraId="4E6C88F9" w14:textId="77777777" w:rsidR="00967C9E" w:rsidRPr="00E77497" w:rsidRDefault="00967C9E" w:rsidP="00967C9E">
      <w:pPr>
        <w:pStyle w:val="Syntax"/>
      </w:pPr>
      <w:r w:rsidRPr="00E77497">
        <w:t>Supplemental Syntax</w:t>
      </w:r>
    </w:p>
    <w:p w14:paraId="34CF8902" w14:textId="77777777" w:rsidR="00967C9E" w:rsidRPr="00E77497" w:rsidRDefault="00967C9E" w:rsidP="00CB07B9">
      <w:r>
        <w:t>W</w:t>
      </w:r>
      <w:r w:rsidRPr="00E77497">
        <w:t xml:space="preserve">hen processing the production </w:t>
      </w:r>
      <w:r w:rsidR="009C0ACA" w:rsidRPr="009C0ACA">
        <w:rPr>
          <w:rStyle w:val="bnf"/>
        </w:rPr>
        <w:t xml:space="preserve">ArrowParameters  </w:t>
      </w:r>
      <w:r w:rsidRPr="00E77497">
        <w:rPr>
          <w:b/>
        </w:rPr>
        <w:t>:</w:t>
      </w:r>
      <w:r w:rsidRPr="00E77497">
        <w:t xml:space="preserve"> </w:t>
      </w:r>
      <w:r w:rsidR="009C0ACA" w:rsidRPr="009C0ACA">
        <w:rPr>
          <w:rStyle w:val="bnf"/>
        </w:rPr>
        <w:t>CoverParenthesi</w:t>
      </w:r>
      <w:r w:rsidR="00CB07B9">
        <w:rPr>
          <w:rStyle w:val="bnf"/>
        </w:rPr>
        <w:t>s</w:t>
      </w:r>
      <w:r w:rsidR="009C0ACA" w:rsidRPr="009C0ACA">
        <w:rPr>
          <w:rStyle w:val="bnf"/>
        </w:rPr>
        <w:t>edExpressionAndArrowParameterList</w:t>
      </w:r>
      <w:r w:rsidRPr="00967C9E">
        <w:rPr>
          <w:rStyle w:val="bnf"/>
        </w:rPr>
        <w:t xml:space="preserve"> </w:t>
      </w:r>
      <w:r w:rsidRPr="00E77497">
        <w:t xml:space="preserve">the following grammar is used to refine the interpretation of  </w:t>
      </w:r>
      <w:r w:rsidR="009C0ACA" w:rsidRPr="009C0ACA">
        <w:rPr>
          <w:rStyle w:val="bnf"/>
        </w:rPr>
        <w:t>CoverParenthesi</w:t>
      </w:r>
      <w:r w:rsidR="00CB07B9">
        <w:rPr>
          <w:rStyle w:val="bnf"/>
        </w:rPr>
        <w:t>s</w:t>
      </w:r>
      <w:r w:rsidR="009C0ACA" w:rsidRPr="009C0ACA">
        <w:rPr>
          <w:rStyle w:val="bnf"/>
        </w:rPr>
        <w:t>edExpressionAndArrowParameterList</w:t>
      </w:r>
      <w:r w:rsidRPr="00E77497">
        <w:t>.</w:t>
      </w:r>
    </w:p>
    <w:p w14:paraId="18C7CF52" w14:textId="77777777" w:rsidR="00967C9E" w:rsidRPr="00E77497" w:rsidRDefault="00967C9E" w:rsidP="00C71418">
      <w:pPr>
        <w:pStyle w:val="SyntaxRule"/>
      </w:pPr>
      <w:r>
        <w:t>Arrow</w:t>
      </w:r>
      <w:r w:rsidRPr="00E77497">
        <w:t>FormalParameter</w:t>
      </w:r>
      <w:r w:rsidR="00C71418">
        <w:t>s</w:t>
      </w:r>
      <w:r w:rsidRPr="00E77497">
        <w:t xml:space="preserve"> </w:t>
      </w:r>
      <w:r w:rsidRPr="00E77497">
        <w:rPr>
          <w:rFonts w:ascii="Arial" w:hAnsi="Arial"/>
          <w:b/>
          <w:i w:val="0"/>
        </w:rPr>
        <w:t>:</w:t>
      </w:r>
    </w:p>
    <w:p w14:paraId="44693C1B" w14:textId="77777777" w:rsidR="00967C9E" w:rsidRPr="00E77497" w:rsidRDefault="001C316E" w:rsidP="00C71418">
      <w:pPr>
        <w:pStyle w:val="SyntaxDefinition"/>
      </w:pPr>
      <w:r>
        <w:rPr>
          <w:rFonts w:ascii="Courier New" w:hAnsi="Courier New"/>
          <w:b/>
          <w:i w:val="0"/>
        </w:rPr>
        <w:t xml:space="preserve"> </w:t>
      </w:r>
      <w:r w:rsidR="00967C9E">
        <w:rPr>
          <w:rFonts w:ascii="Courier New" w:hAnsi="Courier New"/>
          <w:b/>
          <w:i w:val="0"/>
        </w:rPr>
        <w:t xml:space="preserve">( </w:t>
      </w:r>
      <w:r w:rsidR="00C56E2D" w:rsidRPr="00197BED">
        <w:t>Strict</w:t>
      </w:r>
      <w:r w:rsidR="00967C9E" w:rsidRPr="00E65A34">
        <w:t>Formal</w:t>
      </w:r>
      <w:r>
        <w:t>Parameter</w:t>
      </w:r>
      <w:r w:rsidR="00C71418">
        <w:t>s</w:t>
      </w:r>
      <w:r>
        <w:rPr>
          <w:rFonts w:ascii="Courier New" w:hAnsi="Courier New"/>
          <w:b/>
          <w:i w:val="0"/>
        </w:rPr>
        <w:t xml:space="preserve"> </w:t>
      </w:r>
      <w:r w:rsidR="00967C9E">
        <w:rPr>
          <w:rFonts w:ascii="Courier New" w:hAnsi="Courier New"/>
          <w:b/>
          <w:i w:val="0"/>
        </w:rPr>
        <w:t>)</w:t>
      </w:r>
    </w:p>
    <w:p w14:paraId="14339DF2" w14:textId="77777777" w:rsidR="0024296C" w:rsidRPr="00E77497" w:rsidRDefault="0024296C" w:rsidP="00D148E9">
      <w:pPr>
        <w:pStyle w:val="40"/>
      </w:pPr>
      <w:r w:rsidRPr="00E77497">
        <w:t>Static Semantics</w:t>
      </w:r>
    </w:p>
    <w:p w14:paraId="1B3F00FE" w14:textId="77777777" w:rsidR="0024296C" w:rsidRPr="00E77497" w:rsidRDefault="0024296C" w:rsidP="0024296C">
      <w:pPr>
        <w:rPr>
          <w:rFonts w:ascii="Helvetica" w:hAnsi="Helvetica"/>
          <w:b/>
        </w:rPr>
      </w:pPr>
      <w:r w:rsidRPr="00E77497">
        <w:rPr>
          <w:rFonts w:ascii="Helvetica" w:hAnsi="Helvetica"/>
          <w:b/>
        </w:rPr>
        <w:t>Static Semantics:  Early Errors</w:t>
      </w:r>
    </w:p>
    <w:p w14:paraId="5B15CCF7" w14:textId="77777777" w:rsidR="0024296C" w:rsidRPr="00E77497" w:rsidRDefault="00560A4D" w:rsidP="0024296C">
      <w:pPr>
        <w:jc w:val="left"/>
      </w:pPr>
      <w:r>
        <w:rPr>
          <w:rFonts w:ascii="Times New Roman" w:hAnsi="Times New Roman"/>
          <w:i/>
        </w:rPr>
        <w:t>ArrowFunction</w:t>
      </w:r>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0024296C" w:rsidRPr="00E77497">
        <w:rPr>
          <w:rFonts w:ascii="Times New Roman" w:hAnsi="Times New Roman"/>
          <w:i/>
        </w:rPr>
        <w:t xml:space="preserve"> </w:t>
      </w:r>
      <w:r>
        <w:rPr>
          <w:rFonts w:ascii="Courier New" w:hAnsi="Courier New"/>
          <w:b/>
          <w:i/>
        </w:rPr>
        <w:t>=&gt;</w:t>
      </w:r>
      <w:r w:rsidR="0024296C" w:rsidRPr="00E77497">
        <w:rPr>
          <w:rFonts w:ascii="Times New Roman" w:hAnsi="Times New Roman"/>
          <w:i/>
        </w:rPr>
        <w:t xml:space="preserve"> </w:t>
      </w:r>
      <w:r w:rsidR="0024296C" w:rsidRPr="00E77497">
        <w:t xml:space="preserve"> </w:t>
      </w:r>
      <w:r w:rsidR="007110FE">
        <w:rPr>
          <w:rFonts w:ascii="Times New Roman" w:hAnsi="Times New Roman"/>
          <w:i/>
        </w:rPr>
        <w:t>ConciseBody</w:t>
      </w:r>
      <w:r w:rsidR="0024296C" w:rsidRPr="00E77497">
        <w:t xml:space="preserve"> </w:t>
      </w:r>
    </w:p>
    <w:p w14:paraId="6E64FE83" w14:textId="77777777" w:rsidR="00F328F2" w:rsidRDefault="00F328F2"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A10493">
        <w:rPr>
          <w:rFonts w:ascii="Times New Roman" w:hAnsi="Times New Roman"/>
          <w:i/>
        </w:rPr>
        <w:t>Arrow</w:t>
      </w:r>
      <w:r w:rsidR="00A10493" w:rsidRPr="00E77497">
        <w:rPr>
          <w:rFonts w:ascii="Times New Roman" w:hAnsi="Times New Roman"/>
          <w:i/>
        </w:rPr>
        <w:t>Parameter</w:t>
      </w:r>
      <w:r w:rsidR="00A10493">
        <w:rPr>
          <w:rFonts w:ascii="Times New Roman" w:hAnsi="Times New Roman"/>
          <w:i/>
        </w:rPr>
        <w:t>s</w:t>
      </w:r>
      <w:r w:rsidR="00A10493"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Pr>
          <w:rFonts w:ascii="Times New Roman" w:hAnsi="Times New Roman"/>
          <w:i/>
        </w:rPr>
        <w:t>ConciseBody</w:t>
      </w:r>
      <w:r w:rsidRPr="00E77497">
        <w:t>.</w:t>
      </w:r>
    </w:p>
    <w:p w14:paraId="3384DF2D" w14:textId="77777777" w:rsidR="0024296C" w:rsidRDefault="0024296C" w:rsidP="001F444B">
      <w:pPr>
        <w:numPr>
          <w:ilvl w:val="0"/>
          <w:numId w:val="403"/>
        </w:numPr>
        <w:spacing w:after="220"/>
        <w:contextualSpacing/>
      </w:pPr>
      <w:r w:rsidRPr="00E77497">
        <w:t xml:space="preserve">It is a Syntax Error if any element of the </w:t>
      </w:r>
      <w:r w:rsidRPr="00197BED">
        <w:rPr>
          <w:rFonts w:ascii="Times New Roman" w:hAnsi="Times New Roman"/>
        </w:rPr>
        <w:t>BoundNames</w:t>
      </w:r>
      <w:r w:rsidRPr="00E77497">
        <w:t xml:space="preserve"> of </w:t>
      </w:r>
      <w:r w:rsidR="00560A4D">
        <w:rPr>
          <w:rFonts w:ascii="Times New Roman" w:hAnsi="Times New Roman"/>
          <w:i/>
        </w:rPr>
        <w:t>Arrow</w:t>
      </w:r>
      <w:r w:rsidRPr="00E77497">
        <w:rPr>
          <w:rFonts w:ascii="Times New Roman" w:hAnsi="Times New Roman"/>
          <w:i/>
        </w:rPr>
        <w:t>Parameter</w:t>
      </w:r>
      <w:r w:rsidR="00560A4D">
        <w:rPr>
          <w:rFonts w:ascii="Times New Roman" w:hAnsi="Times New Roman"/>
          <w:i/>
        </w:rPr>
        <w:t>s</w:t>
      </w:r>
      <w:r w:rsidRPr="00E77497">
        <w:t xml:space="preserve"> also occurs in the LexicallyDeclaredNames of </w:t>
      </w:r>
      <w:r w:rsidR="007110FE">
        <w:rPr>
          <w:rFonts w:ascii="Times New Roman" w:hAnsi="Times New Roman"/>
          <w:i/>
        </w:rPr>
        <w:t>ConciseBody</w:t>
      </w:r>
      <w:r w:rsidRPr="00E77497">
        <w:t>.</w:t>
      </w:r>
    </w:p>
    <w:p w14:paraId="0B72974B" w14:textId="77777777" w:rsidR="0024296C" w:rsidRDefault="0024296C" w:rsidP="00036926">
      <w:pPr>
        <w:spacing w:after="220"/>
      </w:pPr>
    </w:p>
    <w:p w14:paraId="4622D8D6" w14:textId="77777777" w:rsidR="00125774" w:rsidRPr="00E77497" w:rsidRDefault="00125774" w:rsidP="00125774">
      <w:pPr>
        <w:jc w:val="left"/>
      </w:pPr>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E070DB">
        <w:rPr>
          <w:rFonts w:ascii="Times New Roman" w:hAnsi="Times New Roman"/>
          <w:i/>
        </w:rPr>
        <w:t>BindingIdentifier</w:t>
      </w:r>
      <w:r w:rsidRPr="00E77497">
        <w:rPr>
          <w:rFonts w:ascii="Times New Roman" w:hAnsi="Times New Roman"/>
          <w:i/>
        </w:rPr>
        <w:t xml:space="preserve"> </w:t>
      </w:r>
    </w:p>
    <w:p w14:paraId="41E5533F" w14:textId="77777777" w:rsidR="00125774" w:rsidRPr="00E77497" w:rsidRDefault="00125774" w:rsidP="001F444B">
      <w:pPr>
        <w:numPr>
          <w:ilvl w:val="0"/>
          <w:numId w:val="403"/>
        </w:numPr>
      </w:pPr>
      <w:r w:rsidRPr="00E77497">
        <w:t xml:space="preserve">It is a Syntax Error </w:t>
      </w:r>
      <w:r w:rsidR="008D4801">
        <w:t xml:space="preserve">if </w:t>
      </w:r>
      <w:r w:rsidR="00AD3F16">
        <w:t xml:space="preserve">the </w:t>
      </w:r>
      <w:r w:rsidR="00AD3F16" w:rsidRPr="00AD3F16">
        <w:rPr>
          <w:rFonts w:ascii="Times New Roman" w:hAnsi="Times New Roman"/>
        </w:rPr>
        <w:t>StringValue</w:t>
      </w:r>
      <w:r w:rsidR="00AD3F16">
        <w:t xml:space="preserve"> of the sole element of </w:t>
      </w:r>
      <w:r w:rsidR="00AD3F16" w:rsidRPr="00AD3F16">
        <w:rPr>
          <w:rFonts w:ascii="Times New Roman" w:hAnsi="Times New Roman"/>
        </w:rPr>
        <w:t>the BoundNames</w:t>
      </w:r>
      <w:r w:rsidR="00AD3F16">
        <w:t xml:space="preserve"> of</w:t>
      </w:r>
      <w:r w:rsidRPr="00E77497">
        <w:t xml:space="preserve"> </w:t>
      </w:r>
      <w:r w:rsidR="00AD3F16" w:rsidRPr="00AD3F16">
        <w:rPr>
          <w:rFonts w:ascii="Times New Roman" w:hAnsi="Times New Roman"/>
          <w:i/>
        </w:rPr>
        <w:t>Binding</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14:paraId="15B778FF" w14:textId="77777777" w:rsidR="001F4382" w:rsidRPr="00E77497" w:rsidRDefault="00967C9E" w:rsidP="00CB07B9">
      <w:pPr>
        <w:jc w:val="left"/>
      </w:pPr>
      <w:r w:rsidRPr="00560A4D">
        <w:rPr>
          <w:rFonts w:ascii="Times New Roman" w:hAnsi="Times New Roman"/>
          <w:i/>
        </w:rPr>
        <w:t>ArrowParameters</w:t>
      </w:r>
      <w:r w:rsidR="001F4382" w:rsidRPr="00E77497">
        <w:rPr>
          <w:rFonts w:ascii="Times New Roman" w:hAnsi="Times New Roman"/>
          <w:i/>
        </w:rPr>
        <w:t xml:space="preserve"> </w:t>
      </w:r>
      <w:r w:rsidR="001F4382" w:rsidRPr="00E77497">
        <w:rPr>
          <w:b/>
        </w:rPr>
        <w:t>:</w:t>
      </w:r>
      <w:r w:rsidR="001F4382" w:rsidRPr="00E77497">
        <w:rPr>
          <w:rFonts w:ascii="Times New Roman" w:hAnsi="Times New Roman"/>
          <w:i/>
        </w:rPr>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1F4382" w:rsidRPr="00E77497">
        <w:rPr>
          <w:rFonts w:ascii="Times New Roman" w:hAnsi="Times New Roman"/>
          <w:i/>
        </w:rPr>
        <w:t xml:space="preserve"> </w:t>
      </w:r>
    </w:p>
    <w:p w14:paraId="3AA991B3" w14:textId="77777777" w:rsidR="001F4382" w:rsidRDefault="001F4382" w:rsidP="00197BED">
      <w:pPr>
        <w:numPr>
          <w:ilvl w:val="0"/>
          <w:numId w:val="403"/>
        </w:numPr>
        <w:spacing w:after="220"/>
        <w:contextualSpacing/>
        <w:jc w:val="left"/>
      </w:pPr>
      <w:r w:rsidRPr="003B4312">
        <w:t xml:space="preserve">It is a Syntax Error if </w:t>
      </w:r>
      <w:r w:rsidRPr="00675B74">
        <w:t xml:space="preserve">the </w:t>
      </w:r>
      <w:r w:rsidR="006E6733">
        <w:t>lexical token sequence</w:t>
      </w:r>
      <w:r w:rsidRPr="00675B74">
        <w:t xml:space="preserve"> </w:t>
      </w:r>
      <w:r w:rsidR="006E6733">
        <w:t>matched by</w:t>
      </w:r>
      <w:r w:rsidRPr="00675B74">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6E6733" w:rsidRPr="00E77497">
        <w:rPr>
          <w:rFonts w:ascii="Times New Roman" w:hAnsi="Times New Roman"/>
          <w:i/>
        </w:rPr>
        <w:t xml:space="preserve"> </w:t>
      </w:r>
      <w:r w:rsidRPr="00E77497">
        <w:t>cannot be parsed</w:t>
      </w:r>
      <w:r w:rsidR="001C316E" w:rsidRPr="001C316E">
        <w:t xml:space="preserve"> </w:t>
      </w:r>
      <w:r w:rsidR="001C316E">
        <w:t>with no tokens left over</w:t>
      </w:r>
      <w:r w:rsidRPr="00E77497">
        <w:t xml:space="preserve"> using </w:t>
      </w:r>
      <w:r w:rsidR="006E6733" w:rsidRPr="009C0ACA">
        <w:rPr>
          <w:rFonts w:ascii="Times New Roman" w:hAnsi="Times New Roman"/>
          <w:i/>
        </w:rPr>
        <w:t>ArrowFormalParameter</w:t>
      </w:r>
      <w:r w:rsidR="00C71418">
        <w:rPr>
          <w:rFonts w:ascii="Times New Roman" w:hAnsi="Times New Roman"/>
          <w:i/>
        </w:rPr>
        <w:t>s</w:t>
      </w:r>
      <w:r w:rsidR="006E6733" w:rsidDel="006E6733">
        <w:rPr>
          <w:rStyle w:val="bnf"/>
        </w:rPr>
        <w:t xml:space="preserve"> </w:t>
      </w:r>
      <w:r w:rsidRPr="00E77497">
        <w:t>as the goal symbol.</w:t>
      </w:r>
    </w:p>
    <w:p w14:paraId="1647494F" w14:textId="77777777" w:rsidR="001F1E48" w:rsidRDefault="001F1E48" w:rsidP="00CB07B9">
      <w:pPr>
        <w:numPr>
          <w:ilvl w:val="0"/>
          <w:numId w:val="403"/>
        </w:numPr>
        <w:spacing w:after="220"/>
        <w:jc w:val="left"/>
      </w:pPr>
      <w:r>
        <w:t xml:space="preserve">It is a Syntax Error </w:t>
      </w:r>
      <w:r w:rsidR="0082076D">
        <w:t>if any early errors are present for CoveredFormalsList of</w:t>
      </w:r>
      <w:r w:rsidR="0082076D" w:rsidRPr="00E77497">
        <w:t xml:space="preserve"> </w:t>
      </w:r>
      <w:r w:rsidR="0082076D" w:rsidRPr="0082076D">
        <w:rPr>
          <w:rFonts w:ascii="Times New Roman" w:hAnsi="Times New Roman"/>
          <w:i/>
        </w:rPr>
        <w:t>CoverParenthesi</w:t>
      </w:r>
      <w:r w:rsidR="00CB07B9">
        <w:rPr>
          <w:rFonts w:ascii="Times New Roman" w:hAnsi="Times New Roman"/>
          <w:i/>
        </w:rPr>
        <w:t>s</w:t>
      </w:r>
      <w:r w:rsidR="0082076D" w:rsidRPr="0082076D">
        <w:rPr>
          <w:rFonts w:ascii="Times New Roman" w:hAnsi="Times New Roman"/>
          <w:i/>
        </w:rPr>
        <w:t>edExpressionAndArrowParameterList</w:t>
      </w:r>
      <w:r w:rsidR="0082076D">
        <w:t>.</w:t>
      </w:r>
    </w:p>
    <w:p w14:paraId="47D427E7" w14:textId="77777777" w:rsidR="00036926" w:rsidRPr="00E77497" w:rsidRDefault="00036926" w:rsidP="00036926">
      <w:pPr>
        <w:jc w:val="left"/>
      </w:pPr>
      <w:r w:rsidRPr="00036926">
        <w:rPr>
          <w:rFonts w:ascii="Times New Roman" w:hAnsi="Times New Roman"/>
          <w:i/>
        </w:rPr>
        <w:t>ConciseBody</w:t>
      </w:r>
      <w:r>
        <w:rPr>
          <w:rFonts w:ascii="Times New Roman" w:hAnsi="Times New Roman"/>
          <w:iCs/>
        </w:rPr>
        <w:t xml:space="preserve"> </w:t>
      </w:r>
      <w:r w:rsidRPr="00E77497">
        <w:rPr>
          <w:b/>
        </w:rPr>
        <w:t>:</w:t>
      </w:r>
      <w:r w:rsidRPr="00E77497">
        <w:rPr>
          <w:rFonts w:ascii="Times New Roman" w:hAnsi="Times New Roman"/>
          <w:i/>
        </w:rPr>
        <w:t xml:space="preserve"> </w:t>
      </w:r>
      <w:r w:rsidRPr="00036926">
        <w:rPr>
          <w:rFonts w:cs="Arial"/>
          <w:iCs/>
          <w:sz w:val="16"/>
          <w:szCs w:val="16"/>
        </w:rPr>
        <w:t xml:space="preserve">[lookahead </w:t>
      </w:r>
      <w:r w:rsidRPr="00036926">
        <w:rPr>
          <w:rFonts w:cs="Arial"/>
          <w:iCs/>
          <w:sz w:val="16"/>
          <w:szCs w:val="16"/>
        </w:rPr>
        <w:sym w:font="Symbol" w:char="F0CF"/>
      </w:r>
      <w:r w:rsidRPr="00036926">
        <w:rPr>
          <w:rFonts w:cs="Arial"/>
          <w:iCs/>
          <w:sz w:val="16"/>
          <w:szCs w:val="16"/>
        </w:rPr>
        <w:t xml:space="preserve"> { </w:t>
      </w:r>
      <w:r w:rsidRPr="00036926">
        <w:rPr>
          <w:rFonts w:ascii="Courier New" w:hAnsi="Courier New"/>
          <w:b/>
          <w:iCs/>
        </w:rPr>
        <w:t>{</w:t>
      </w:r>
      <w:r w:rsidRPr="00036926">
        <w:rPr>
          <w:rFonts w:cs="Arial"/>
          <w:iCs/>
          <w:sz w:val="16"/>
          <w:szCs w:val="16"/>
        </w:rPr>
        <w:t xml:space="preserve"> }]</w:t>
      </w:r>
      <w:r>
        <w:rPr>
          <w:rFonts w:ascii="Times New Roman" w:hAnsi="Times New Roman"/>
          <w:i/>
        </w:rPr>
        <w:t xml:space="preserve"> </w:t>
      </w:r>
      <w:r w:rsidRPr="00036926">
        <w:rPr>
          <w:rFonts w:ascii="Times New Roman" w:hAnsi="Times New Roman"/>
          <w:i/>
        </w:rPr>
        <w:t>AssignmentExpression</w:t>
      </w:r>
    </w:p>
    <w:p w14:paraId="310B9858" w14:textId="77777777" w:rsidR="00036926" w:rsidRPr="00E77497" w:rsidRDefault="00036926" w:rsidP="00036926">
      <w:pPr>
        <w:numPr>
          <w:ilvl w:val="0"/>
          <w:numId w:val="403"/>
        </w:numPr>
        <w:spacing w:after="220"/>
        <w:contextualSpacing/>
      </w:pPr>
      <w:r>
        <w:t xml:space="preserve">It is a Syntax Error if </w:t>
      </w:r>
      <w:r w:rsidRPr="00036926">
        <w:rPr>
          <w:rFonts w:ascii="Times New Roman" w:hAnsi="Times New Roman"/>
          <w:i/>
        </w:rPr>
        <w:t xml:space="preserve">AssignmentExpression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14:paraId="24E03020" w14:textId="77777777" w:rsidR="00036926" w:rsidRDefault="00036926" w:rsidP="00036926">
      <w:pPr>
        <w:spacing w:after="220"/>
        <w:ind w:left="720"/>
      </w:pPr>
    </w:p>
    <w:p w14:paraId="47A31264" w14:textId="77777777" w:rsidR="00911D45" w:rsidRPr="00E77497" w:rsidRDefault="00911D45" w:rsidP="00036926">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14:paraId="56056D34" w14:textId="77777777"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14:paraId="293B4CCB" w14:textId="77777777" w:rsidR="00E34FC1" w:rsidRDefault="00E34FC1" w:rsidP="00CB07B9">
      <w:pPr>
        <w:pStyle w:val="Alg4"/>
        <w:numPr>
          <w:ilvl w:val="0"/>
          <w:numId w:val="1008"/>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14:paraId="62FDC69C" w14:textId="77777777" w:rsidR="00E34FC1" w:rsidRPr="00E77497" w:rsidRDefault="00E34FC1" w:rsidP="00E34FC1">
      <w:pPr>
        <w:pStyle w:val="Alg4"/>
        <w:numPr>
          <w:ilvl w:val="0"/>
          <w:numId w:val="1008"/>
        </w:numPr>
        <w:spacing w:after="220"/>
        <w:contextualSpacing/>
      </w:pPr>
      <w:r w:rsidRPr="00E77497">
        <w:t xml:space="preserve">Return the </w:t>
      </w:r>
      <w:r>
        <w:t>BoundNames</w:t>
      </w:r>
      <w:r w:rsidRPr="00E77497">
        <w:t xml:space="preserve"> of</w:t>
      </w:r>
      <w:r>
        <w:t xml:space="preserve"> </w:t>
      </w:r>
      <w:r w:rsidRPr="00253B6F">
        <w:rPr>
          <w:i/>
        </w:rPr>
        <w:t>formals</w:t>
      </w:r>
      <w:r w:rsidRPr="00E77497">
        <w:t>.</w:t>
      </w:r>
    </w:p>
    <w:p w14:paraId="3CB937B9" w14:textId="77777777" w:rsidR="00AA7F77" w:rsidRPr="00E77497" w:rsidRDefault="00AA7F77" w:rsidP="00AA7F77">
      <w:pPr>
        <w:rPr>
          <w:rFonts w:ascii="Helvetica" w:hAnsi="Helvetica"/>
          <w:b/>
        </w:rPr>
      </w:pPr>
      <w:r w:rsidRPr="00E77497">
        <w:rPr>
          <w:rFonts w:ascii="Helvetica" w:hAnsi="Helvetica"/>
          <w:b/>
        </w:rPr>
        <w:t xml:space="preserve">Static Semantics:  </w:t>
      </w:r>
      <w:r>
        <w:rPr>
          <w:rFonts w:ascii="Helvetica" w:hAnsi="Helvetica"/>
          <w:b/>
          <w:lang w:eastAsia="en-US"/>
        </w:rPr>
        <w:t>Contains</w:t>
      </w:r>
    </w:p>
    <w:p w14:paraId="289B8103" w14:textId="77777777"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14:paraId="70B10A88" w14:textId="77777777" w:rsidR="00AA7F77" w:rsidRPr="00E77497" w:rsidRDefault="00AA7F77" w:rsidP="00AA7F77">
      <w:pPr>
        <w:jc w:val="left"/>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sidR="007110FE">
        <w:rPr>
          <w:rFonts w:ascii="Times New Roman" w:hAnsi="Times New Roman"/>
          <w:i/>
        </w:rPr>
        <w:t>ConciseBody</w:t>
      </w:r>
    </w:p>
    <w:p w14:paraId="52EDF752" w14:textId="77777777" w:rsidR="002E018B" w:rsidRDefault="002E018B" w:rsidP="00AA7F77">
      <w:pPr>
        <w:pStyle w:val="Alg4"/>
        <w:numPr>
          <w:ilvl w:val="0"/>
          <w:numId w:val="725"/>
        </w:numPr>
        <w:spacing w:after="220"/>
        <w:contextualSpacing/>
      </w:pPr>
      <w:r>
        <w:t xml:space="preserve">If </w:t>
      </w:r>
      <w:r>
        <w:rPr>
          <w:i/>
          <w:iCs/>
        </w:rPr>
        <w:t>symbol</w:t>
      </w:r>
      <w:r>
        <w:t xml:space="preserve"> is neither </w:t>
      </w:r>
      <w:r w:rsidRPr="00791C7A">
        <w:rPr>
          <w:rFonts w:ascii="Courier New" w:hAnsi="Courier New" w:cs="Courier New"/>
          <w:b/>
          <w:bCs/>
        </w:rPr>
        <w:t>super</w:t>
      </w:r>
      <w:r>
        <w:t xml:space="preserve"> or </w:t>
      </w:r>
      <w:r w:rsidRPr="00791C7A">
        <w:rPr>
          <w:rFonts w:ascii="Courier New" w:hAnsi="Courier New" w:cs="Courier New"/>
          <w:b/>
          <w:bCs/>
        </w:rPr>
        <w:t>this</w:t>
      </w:r>
      <w:r>
        <w:t xml:space="preserve">, then return </w:t>
      </w:r>
      <w:r w:rsidRPr="002E018B">
        <w:rPr>
          <w:b/>
          <w:bCs/>
        </w:rPr>
        <w:t>false</w:t>
      </w:r>
      <w:r>
        <w:t>.</w:t>
      </w:r>
    </w:p>
    <w:p w14:paraId="0E35DEA2" w14:textId="77777777" w:rsidR="00140F69" w:rsidRDefault="00140F69" w:rsidP="00AA7F77">
      <w:pPr>
        <w:pStyle w:val="Alg4"/>
        <w:numPr>
          <w:ilvl w:val="0"/>
          <w:numId w:val="725"/>
        </w:numPr>
        <w:spacing w:after="220"/>
        <w:contextualSpacing/>
      </w:pPr>
      <w:r>
        <w:t xml:space="preserve">If </w:t>
      </w:r>
      <w:r w:rsidRPr="00140F69">
        <w:rPr>
          <w:i/>
        </w:rPr>
        <w:t>ArrowParameters</w:t>
      </w:r>
      <w:r>
        <w:t xml:space="preserve"> Contains </w:t>
      </w:r>
      <w:r w:rsidRPr="00140F69">
        <w:rPr>
          <w:i/>
        </w:rPr>
        <w:t>symbol</w:t>
      </w:r>
      <w:r>
        <w:t xml:space="preserve"> is </w:t>
      </w:r>
      <w:r w:rsidRPr="00140F69">
        <w:rPr>
          <w:b/>
        </w:rPr>
        <w:t>true</w:t>
      </w:r>
      <w:r>
        <w:t xml:space="preserve">, return </w:t>
      </w:r>
      <w:r w:rsidRPr="00140F69">
        <w:rPr>
          <w:b/>
        </w:rPr>
        <w:t>true</w:t>
      </w:r>
      <w:r>
        <w:t>;</w:t>
      </w:r>
    </w:p>
    <w:p w14:paraId="43AA9829" w14:textId="77777777" w:rsidR="00AA7F77" w:rsidRPr="00E77497" w:rsidRDefault="00AA7F77" w:rsidP="00AA7F77">
      <w:pPr>
        <w:pStyle w:val="Alg4"/>
        <w:numPr>
          <w:ilvl w:val="0"/>
          <w:numId w:val="725"/>
        </w:numPr>
        <w:spacing w:after="220"/>
        <w:contextualSpacing/>
      </w:pPr>
      <w:r w:rsidRPr="00E77497">
        <w:t>Return</w:t>
      </w:r>
      <w:r w:rsidR="00140F69">
        <w:t xml:space="preserve"> </w:t>
      </w:r>
      <w:r w:rsidR="00140F69" w:rsidRPr="00140F69">
        <w:rPr>
          <w:i/>
        </w:rPr>
        <w:t>ConciseBody</w:t>
      </w:r>
      <w:r w:rsidR="00140F69" w:rsidRPr="00140F69">
        <w:t xml:space="preserve"> </w:t>
      </w:r>
      <w:r w:rsidR="00140F69">
        <w:t xml:space="preserve">Contains </w:t>
      </w:r>
      <w:r w:rsidR="00140F69" w:rsidRPr="00ED2E78">
        <w:rPr>
          <w:i/>
        </w:rPr>
        <w:t>symbol</w:t>
      </w:r>
      <w:r w:rsidR="00140F69">
        <w:t xml:space="preserve"> </w:t>
      </w:r>
      <w:r>
        <w:t>.</w:t>
      </w:r>
    </w:p>
    <w:p w14:paraId="029C364A" w14:textId="77777777" w:rsidR="00791C7A" w:rsidRDefault="00791C7A" w:rsidP="00791C7A">
      <w:pPr>
        <w:pStyle w:val="Note"/>
      </w:pPr>
      <w:r>
        <w:t>NOTE</w:t>
      </w:r>
      <w:r>
        <w:tab/>
      </w:r>
      <w:r w:rsidRPr="00AC0382">
        <w:rPr>
          <w:rFonts w:cs="Arial"/>
        </w:rPr>
        <w:t xml:space="preserve">Normally, </w:t>
      </w:r>
      <w:r w:rsidRPr="00791C7A">
        <w:rPr>
          <w:rFonts w:ascii="Times New Roman" w:hAnsi="Times New Roman"/>
        </w:rPr>
        <w:t>Contains</w:t>
      </w:r>
      <w:r w:rsidRPr="00AC0382">
        <w:rPr>
          <w:rFonts w:cs="Arial"/>
        </w:rPr>
        <w:t xml:space="preserve"> does not look inside most function forms  However,</w:t>
      </w:r>
      <w:r w:rsidRPr="00AC0382">
        <w:rPr>
          <w:rFonts w:ascii="Times New Roman" w:hAnsi="Times New Roman"/>
        </w:rPr>
        <w:t xml:space="preserve"> </w:t>
      </w:r>
      <w:r w:rsidRPr="009C0ACA">
        <w:rPr>
          <w:rFonts w:ascii="Times New Roman" w:hAnsi="Times New Roman"/>
        </w:rPr>
        <w:t>Contains</w:t>
      </w:r>
      <w:r>
        <w:t xml:space="preserve"> is used to detect </w:t>
      </w:r>
      <w:r>
        <w:rPr>
          <w:rFonts w:ascii="Courier New" w:hAnsi="Courier New" w:cs="Courier New"/>
          <w:b/>
        </w:rPr>
        <w:t>this</w:t>
      </w:r>
      <w:r>
        <w:t xml:space="preserve"> and </w:t>
      </w:r>
      <w:r w:rsidRPr="00D90FEA">
        <w:rPr>
          <w:rFonts w:ascii="Courier New" w:hAnsi="Courier New" w:cs="Courier New"/>
          <w:b/>
        </w:rPr>
        <w:t>super</w:t>
      </w:r>
      <w:r>
        <w:t xml:space="preserve"> usage within an </w:t>
      </w:r>
      <w:r w:rsidRPr="00D90FEA">
        <w:rPr>
          <w:rFonts w:ascii="Times New Roman" w:hAnsi="Times New Roman"/>
          <w:i/>
        </w:rPr>
        <w:t>ArrowFunction</w:t>
      </w:r>
      <w:r>
        <w:t>.</w:t>
      </w:r>
    </w:p>
    <w:p w14:paraId="3DDB5CBF" w14:textId="77777777" w:rsidR="005D0307" w:rsidRDefault="005D0307" w:rsidP="00CB07B9">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14:paraId="2381D725" w14:textId="77777777" w:rsidR="005D0307" w:rsidRDefault="005D0307" w:rsidP="00CB07B9">
      <w:pPr>
        <w:pStyle w:val="Alg4"/>
        <w:numPr>
          <w:ilvl w:val="0"/>
          <w:numId w:val="767"/>
        </w:numPr>
        <w:spacing w:after="220"/>
        <w:contextualSpacing/>
      </w:pPr>
      <w:r>
        <w:t xml:space="preserve">Let </w:t>
      </w:r>
      <w:r w:rsidRPr="009C0ACA">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14:paraId="4727630F" w14:textId="77777777" w:rsidR="005D0307" w:rsidRPr="00E77497" w:rsidRDefault="005D0307" w:rsidP="005D0307">
      <w:pPr>
        <w:pStyle w:val="Alg4"/>
        <w:numPr>
          <w:ilvl w:val="0"/>
          <w:numId w:val="767"/>
        </w:numPr>
        <w:spacing w:after="220"/>
        <w:contextualSpacing/>
      </w:pPr>
      <w:r w:rsidRPr="00E77497">
        <w:t xml:space="preserve">Return </w:t>
      </w:r>
      <w:r>
        <w:rPr>
          <w:i/>
        </w:rPr>
        <w:t>formals</w:t>
      </w:r>
      <w:r>
        <w:t xml:space="preserve"> Contains </w:t>
      </w:r>
      <w:r w:rsidRPr="009C0ACA">
        <w:rPr>
          <w:i/>
        </w:rPr>
        <w:t>symbol</w:t>
      </w:r>
      <w:r w:rsidRPr="00E77497">
        <w:t>.</w:t>
      </w:r>
    </w:p>
    <w:p w14:paraId="4D100E44" w14:textId="77777777" w:rsidR="00184B2F" w:rsidRPr="00E77497" w:rsidRDefault="00184B2F" w:rsidP="00184B2F">
      <w:pPr>
        <w:rPr>
          <w:rFonts w:ascii="Helvetica" w:hAnsi="Helvetica"/>
          <w:b/>
        </w:rPr>
      </w:pPr>
      <w:r w:rsidRPr="00E77497">
        <w:rPr>
          <w:rFonts w:ascii="Helvetica" w:hAnsi="Helvetica"/>
          <w:b/>
        </w:rPr>
        <w:t xml:space="preserve">Static Semantics:  </w:t>
      </w:r>
      <w:r>
        <w:rPr>
          <w:rFonts w:ascii="Helvetica" w:hAnsi="Helvetica"/>
          <w:b/>
          <w:lang w:eastAsia="en-US"/>
        </w:rPr>
        <w:t>CoveredFormalsList</w:t>
      </w:r>
    </w:p>
    <w:p w14:paraId="7C001C0B" w14:textId="77777777" w:rsidR="002B37BD" w:rsidRDefault="002B37BD" w:rsidP="002B37BD">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14:paraId="2B40CDEE" w14:textId="77777777" w:rsidR="002B37BD" w:rsidRPr="00E77497" w:rsidRDefault="002B37BD" w:rsidP="002B37BD">
      <w:pPr>
        <w:pStyle w:val="Alg4"/>
        <w:numPr>
          <w:ilvl w:val="0"/>
          <w:numId w:val="764"/>
        </w:numPr>
        <w:spacing w:after="220"/>
      </w:pPr>
      <w:r w:rsidRPr="00E77497">
        <w:t xml:space="preserve">Return </w:t>
      </w:r>
      <w:r>
        <w:rPr>
          <w:i/>
          <w:iCs/>
        </w:rPr>
        <w:t>BindingIdentifier</w:t>
      </w:r>
      <w:r w:rsidRPr="00E77497">
        <w:t>.</w:t>
      </w:r>
    </w:p>
    <w:p w14:paraId="7028E7B8" w14:textId="77777777" w:rsidR="00020FE6" w:rsidRPr="00E77497" w:rsidRDefault="00020FE6" w:rsidP="00CB07B9">
      <w:pPr>
        <w:pStyle w:val="SyntaxRule"/>
      </w:pPr>
      <w:r>
        <w:t>CoverParenthesi</w:t>
      </w:r>
      <w:r w:rsidR="00CB07B9">
        <w:t>s</w:t>
      </w:r>
      <w:r>
        <w:t>edExpressionAndArrowParameter</w:t>
      </w:r>
      <w:r w:rsidR="009C5E83">
        <w:t>Li</w:t>
      </w:r>
      <w:r>
        <w:t>s</w:t>
      </w:r>
      <w:r w:rsidR="009C5E83">
        <w:t>t</w:t>
      </w:r>
      <w:r w:rsidR="004F79DA">
        <w:rPr>
          <w:i w:val="0"/>
          <w:iCs/>
        </w:rPr>
        <w:t xml:space="preserve"> </w:t>
      </w:r>
      <w:r w:rsidRPr="00E77497">
        <w:rPr>
          <w:rFonts w:ascii="Arial" w:hAnsi="Arial" w:cs="Arial"/>
          <w:b/>
          <w:i w:val="0"/>
        </w:rPr>
        <w:t>:</w:t>
      </w:r>
    </w:p>
    <w:p w14:paraId="6C4E69E3" w14:textId="77777777" w:rsidR="00020FE6" w:rsidRPr="00E650A6" w:rsidRDefault="00020FE6" w:rsidP="00020FE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Identifier</w:t>
      </w:r>
      <w:r w:rsidRPr="00E77497">
        <w:rPr>
          <w:rFonts w:ascii="Courier New" w:hAnsi="Courier New"/>
          <w:b/>
          <w:i w:val="0"/>
        </w:rPr>
        <w:t>)</w:t>
      </w:r>
    </w:p>
    <w:p w14:paraId="174126F9" w14:textId="77777777" w:rsidR="00184B2F" w:rsidRPr="00E77497" w:rsidRDefault="00184B2F" w:rsidP="00CB07B9">
      <w:pPr>
        <w:pStyle w:val="Alg4"/>
        <w:numPr>
          <w:ilvl w:val="0"/>
          <w:numId w:val="717"/>
        </w:numPr>
        <w:spacing w:after="220"/>
        <w:contextualSpacing/>
      </w:pPr>
      <w:r w:rsidRPr="00E77497">
        <w:t xml:space="preserve">Return the </w:t>
      </w:r>
      <w:r w:rsidR="007B0127">
        <w:t>result of</w:t>
      </w:r>
      <w:r w:rsidR="007B0127" w:rsidRPr="00E77497">
        <w:t xml:space="preserve"> pars</w:t>
      </w:r>
      <w:r w:rsidR="007B0127">
        <w:t>ing</w:t>
      </w:r>
      <w:r w:rsidR="007B0127" w:rsidRPr="007B0127">
        <w:t xml:space="preserve"> </w:t>
      </w:r>
      <w:r w:rsidR="007B0127" w:rsidRPr="00675B74">
        <w:t xml:space="preserve">the </w:t>
      </w:r>
      <w:r w:rsidR="00020FE6">
        <w:t>lexical token stream</w:t>
      </w:r>
      <w:r w:rsidR="007B0127" w:rsidRPr="00675B74">
        <w:t xml:space="preserve"> </w:t>
      </w:r>
      <w:r w:rsidR="00020FE6">
        <w:t xml:space="preserve">matched by </w:t>
      </w:r>
      <w:r w:rsidR="007B0127" w:rsidRPr="00E77497">
        <w:t xml:space="preserve"> </w:t>
      </w:r>
      <w:r w:rsidR="00020FE6" w:rsidRPr="009C0ACA">
        <w:rPr>
          <w:i/>
        </w:rPr>
        <w:t>CoverParenthesi</w:t>
      </w:r>
      <w:r w:rsidR="00CB07B9">
        <w:rPr>
          <w:i/>
        </w:rPr>
        <w:t>s</w:t>
      </w:r>
      <w:r w:rsidR="00020FE6" w:rsidRPr="009C0ACA">
        <w:rPr>
          <w:i/>
        </w:rPr>
        <w:t>edExpressionAndArrowParameter</w:t>
      </w:r>
      <w:r w:rsidR="009C5E83">
        <w:rPr>
          <w:i/>
        </w:rPr>
        <w:t>Li</w:t>
      </w:r>
      <w:r w:rsidR="00020FE6" w:rsidRPr="009C0ACA">
        <w:rPr>
          <w:i/>
        </w:rPr>
        <w:t>s</w:t>
      </w:r>
      <w:r w:rsidR="009C5E83">
        <w:rPr>
          <w:i/>
        </w:rPr>
        <w:t>t</w:t>
      </w:r>
      <w:r w:rsidR="00020FE6" w:rsidRPr="00AD3F16" w:rsidDel="00020FE6">
        <w:rPr>
          <w:i/>
        </w:rPr>
        <w:t xml:space="preserve"> </w:t>
      </w:r>
      <w:r w:rsidR="007B0127" w:rsidRPr="00E77497">
        <w:t xml:space="preserve">using </w:t>
      </w:r>
      <w:r w:rsidR="00020FE6" w:rsidRPr="00020FE6">
        <w:rPr>
          <w:i/>
        </w:rPr>
        <w:t>ArrowFormalParameter</w:t>
      </w:r>
      <w:r w:rsidR="001F1E48">
        <w:rPr>
          <w:i/>
        </w:rPr>
        <w:t>s</w:t>
      </w:r>
      <w:r w:rsidR="00020FE6" w:rsidRPr="00020FE6" w:rsidDel="00020FE6">
        <w:rPr>
          <w:i/>
        </w:rPr>
        <w:t xml:space="preserve"> </w:t>
      </w:r>
      <w:r w:rsidR="007B0127">
        <w:t>as the goal symbol</w:t>
      </w:r>
      <w:r w:rsidRPr="00675B74">
        <w:t>.</w:t>
      </w:r>
    </w:p>
    <w:p w14:paraId="3980DB86" w14:textId="77777777" w:rsidR="004B4DD2" w:rsidRPr="00E77497" w:rsidRDefault="004B4DD2" w:rsidP="004B4DD2">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14:paraId="1F727EF2" w14:textId="77777777" w:rsidR="004B4DD2" w:rsidRDefault="004B4DD2" w:rsidP="003A1718">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14:paraId="067CC689" w14:textId="77777777" w:rsidR="004B4DD2" w:rsidRPr="00E77497" w:rsidRDefault="004B4DD2" w:rsidP="008F7A25">
      <w:pPr>
        <w:pStyle w:val="Alg4"/>
        <w:numPr>
          <w:ilvl w:val="0"/>
          <w:numId w:val="1541"/>
        </w:numPr>
        <w:spacing w:after="220"/>
      </w:pPr>
      <w:r w:rsidRPr="00E77497">
        <w:t xml:space="preserve">Return </w:t>
      </w:r>
      <w:r w:rsidR="003A1718">
        <w:t>1</w:t>
      </w:r>
      <w:r w:rsidRPr="00E77497">
        <w:t>.</w:t>
      </w:r>
    </w:p>
    <w:p w14:paraId="7BD92738" w14:textId="77777777" w:rsidR="00020FE6" w:rsidRDefault="00020FE6"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14:paraId="54C28B0D" w14:textId="77777777" w:rsidR="00E34FC1" w:rsidRDefault="00E34FC1" w:rsidP="00CB07B9">
      <w:pPr>
        <w:pStyle w:val="Alg4"/>
        <w:numPr>
          <w:ilvl w:val="0"/>
          <w:numId w:val="1009"/>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14:paraId="465D475E" w14:textId="77777777" w:rsidR="004B4DD2" w:rsidRPr="00E77497" w:rsidRDefault="004B4DD2" w:rsidP="009C0ACA">
      <w:pPr>
        <w:pStyle w:val="Alg4"/>
        <w:numPr>
          <w:ilvl w:val="0"/>
          <w:numId w:val="1009"/>
        </w:numPr>
        <w:spacing w:after="220"/>
        <w:contextualSpacing/>
      </w:pPr>
      <w:r w:rsidRPr="00E77497">
        <w:t>Return the ExpectedArgumentCount of</w:t>
      </w:r>
      <w:r w:rsidR="003A1718">
        <w:t xml:space="preserve"> </w:t>
      </w:r>
      <w:r w:rsidR="00E34FC1" w:rsidRPr="00253B6F">
        <w:rPr>
          <w:i/>
        </w:rPr>
        <w:t>formals</w:t>
      </w:r>
      <w:r w:rsidRPr="00E77497">
        <w:t>.</w:t>
      </w:r>
    </w:p>
    <w:p w14:paraId="0387AC3B" w14:textId="77777777" w:rsidR="00B9654F" w:rsidRPr="00E77497" w:rsidRDefault="00B9654F" w:rsidP="00B9654F">
      <w:pPr>
        <w:rPr>
          <w:rFonts w:ascii="Helvetica" w:hAnsi="Helvetica"/>
          <w:b/>
        </w:rPr>
      </w:pPr>
      <w:r w:rsidRPr="00E77497">
        <w:rPr>
          <w:rFonts w:ascii="Helvetica" w:hAnsi="Helvetica"/>
          <w:b/>
        </w:rPr>
        <w:t xml:space="preserve">Static Semantics:  </w:t>
      </w:r>
      <w:r>
        <w:rPr>
          <w:rFonts w:ascii="Helvetica" w:hAnsi="Helvetica"/>
          <w:b/>
          <w:lang w:eastAsia="en-US"/>
        </w:rPr>
        <w:t>IsSimpleParameterList</w:t>
      </w:r>
    </w:p>
    <w:p w14:paraId="06E70710" w14:textId="77777777" w:rsidR="00B9654F" w:rsidRDefault="00B9654F" w:rsidP="00B9654F">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14:paraId="6806AA0E" w14:textId="77777777" w:rsidR="00B9654F" w:rsidRPr="00E77497" w:rsidRDefault="00B9654F" w:rsidP="00B9654F">
      <w:pPr>
        <w:pStyle w:val="Alg4"/>
        <w:numPr>
          <w:ilvl w:val="0"/>
          <w:numId w:val="1099"/>
        </w:numPr>
        <w:spacing w:after="220"/>
      </w:pPr>
      <w:r w:rsidRPr="00E77497">
        <w:t xml:space="preserve">Return </w:t>
      </w:r>
      <w:r>
        <w:rPr>
          <w:b/>
          <w:bCs/>
        </w:rPr>
        <w:t>true</w:t>
      </w:r>
      <w:r w:rsidRPr="00E77497">
        <w:t>.</w:t>
      </w:r>
    </w:p>
    <w:p w14:paraId="62B6D298" w14:textId="77777777" w:rsidR="00B9654F" w:rsidRDefault="00B9654F"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14:paraId="1ABA068F" w14:textId="77777777" w:rsidR="00B9654F" w:rsidRDefault="00B9654F" w:rsidP="00CB07B9">
      <w:pPr>
        <w:pStyle w:val="Alg4"/>
        <w:numPr>
          <w:ilvl w:val="0"/>
          <w:numId w:val="110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14:paraId="6D9A60A8" w14:textId="77777777" w:rsidR="00B9654F" w:rsidRPr="00E77497" w:rsidRDefault="00B9654F" w:rsidP="00B9654F">
      <w:pPr>
        <w:pStyle w:val="Alg4"/>
        <w:numPr>
          <w:ilvl w:val="0"/>
          <w:numId w:val="1100"/>
        </w:numPr>
        <w:spacing w:after="220"/>
        <w:contextualSpacing/>
      </w:pPr>
      <w:r w:rsidRPr="00E77497">
        <w:t xml:space="preserve">Return the </w:t>
      </w:r>
      <w:r w:rsidRPr="00B9654F">
        <w:t xml:space="preserve">IsSimpleParameterList </w:t>
      </w:r>
      <w:r w:rsidRPr="00E77497">
        <w:t>of</w:t>
      </w:r>
      <w:r>
        <w:t xml:space="preserve"> </w:t>
      </w:r>
      <w:r w:rsidRPr="00253B6F">
        <w:rPr>
          <w:i/>
        </w:rPr>
        <w:t>formals</w:t>
      </w:r>
      <w:r w:rsidRPr="00E77497">
        <w:t>.</w:t>
      </w:r>
    </w:p>
    <w:p w14:paraId="567AFC86" w14:textId="77777777" w:rsidR="00E11548" w:rsidRPr="00E77497" w:rsidRDefault="00E11548" w:rsidP="00E1154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14:paraId="4736854F" w14:textId="77777777" w:rsidR="00E11548" w:rsidRPr="00E77497" w:rsidRDefault="007110FE" w:rsidP="00E11548">
      <w:pPr>
        <w:pStyle w:val="SyntaxRule"/>
        <w:spacing w:after="240"/>
      </w:pPr>
      <w:r>
        <w:t>ConciseBody</w:t>
      </w:r>
      <w:r w:rsidR="001F444B">
        <w:rPr>
          <w:i w:val="0"/>
        </w:rPr>
        <w:t xml:space="preserve"> </w:t>
      </w:r>
      <w:r w:rsidR="00E11548" w:rsidRPr="00E77497">
        <w:rPr>
          <w:rFonts w:ascii="Arial" w:hAnsi="Arial"/>
          <w:b/>
          <w:i w:val="0"/>
        </w:rPr>
        <w:t xml:space="preserve">:  </w:t>
      </w:r>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r w:rsidR="00E11548">
        <w:t>Assignment</w:t>
      </w:r>
      <w:r w:rsidR="00E11548" w:rsidRPr="00E77497">
        <w:t xml:space="preserve">Expression </w:t>
      </w:r>
    </w:p>
    <w:p w14:paraId="11A4FF5E" w14:textId="77777777" w:rsidR="00E11548" w:rsidRPr="00E77497" w:rsidRDefault="00E11548" w:rsidP="00E11548">
      <w:pPr>
        <w:pStyle w:val="Alg4"/>
        <w:numPr>
          <w:ilvl w:val="0"/>
          <w:numId w:val="719"/>
        </w:numPr>
        <w:spacing w:after="220"/>
        <w:contextualSpacing/>
      </w:pPr>
      <w:r w:rsidRPr="00E77497">
        <w:t>Return an empty List.</w:t>
      </w:r>
    </w:p>
    <w:p w14:paraId="01E5808F" w14:textId="77777777" w:rsidR="00AA5DC6" w:rsidRPr="00E77497" w:rsidRDefault="00AA5DC6" w:rsidP="00D148E9">
      <w:pPr>
        <w:pStyle w:val="40"/>
      </w:pPr>
      <w:r w:rsidRPr="00E77497">
        <w:t>Runtime Semantics</w:t>
      </w:r>
    </w:p>
    <w:p w14:paraId="5C81A565" w14:textId="77777777" w:rsidR="0022453A" w:rsidRDefault="0022453A" w:rsidP="0022453A">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Pr>
          <w:rFonts w:ascii="Helvetica" w:hAnsi="Helvetica"/>
          <w:b/>
          <w:spacing w:val="6"/>
        </w:rPr>
        <w:t>Initialisation</w:t>
      </w:r>
    </w:p>
    <w:p w14:paraId="74B2FD6A" w14:textId="77777777" w:rsidR="0022453A" w:rsidRPr="004418C4" w:rsidRDefault="0022453A" w:rsidP="005F5D40">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t>.</w:t>
      </w:r>
    </w:p>
    <w:p w14:paraId="11B0C7AB" w14:textId="77777777" w:rsidR="0022453A" w:rsidRPr="008E00F6" w:rsidRDefault="0022453A"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14:paraId="45E89DD9" w14:textId="77777777" w:rsidR="0022453A" w:rsidRDefault="0022453A" w:rsidP="0022453A">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14:paraId="07FC668D" w14:textId="77777777" w:rsidR="0022453A" w:rsidRPr="004418C4" w:rsidRDefault="0022453A" w:rsidP="00040A7E">
      <w:pPr>
        <w:pStyle w:val="Alg3"/>
        <w:numPr>
          <w:ilvl w:val="0"/>
          <w:numId w:val="769"/>
        </w:numPr>
        <w:spacing w:after="240"/>
        <w:contextualSpacing/>
      </w:pPr>
      <w:r>
        <w:t>Return the result of performing Binding Initialisation for</w:t>
      </w:r>
      <w:r w:rsidRPr="004418C4">
        <w:t xml:space="preserve"> </w:t>
      </w:r>
      <w:r>
        <w:rPr>
          <w:i/>
        </w:rPr>
        <w:t>BindingIdentifier</w:t>
      </w:r>
      <w:r w:rsidRPr="0096494E">
        <w:rPr>
          <w:i/>
        </w:rPr>
        <w:t xml:space="preserve"> </w:t>
      </w:r>
      <w:r w:rsidRPr="004418C4">
        <w:t xml:space="preserve">using </w:t>
      </w:r>
      <w:r>
        <w:rPr>
          <w:i/>
        </w:rPr>
        <w:t>value</w:t>
      </w:r>
      <w:r w:rsidRPr="004418C4">
        <w:rPr>
          <w:i/>
        </w:rPr>
        <w:t xml:space="preserve"> </w:t>
      </w:r>
      <w:r w:rsidRPr="004418C4">
        <w:t xml:space="preserve">and </w:t>
      </w:r>
      <w:r>
        <w:rPr>
          <w:i/>
        </w:rPr>
        <w:t>environment</w:t>
      </w:r>
      <w:r>
        <w:t xml:space="preserve"> </w:t>
      </w:r>
      <w:r w:rsidRPr="004418C4">
        <w:t>as the arguments.</w:t>
      </w:r>
    </w:p>
    <w:p w14:paraId="78F6E518" w14:textId="77777777"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14:paraId="32BFBA90" w14:textId="77777777" w:rsidR="00E34FC1" w:rsidRDefault="00E34FC1" w:rsidP="00CB07B9">
      <w:pPr>
        <w:pStyle w:val="Alg4"/>
        <w:numPr>
          <w:ilvl w:val="0"/>
          <w:numId w:val="101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14:paraId="0064EF12" w14:textId="77777777" w:rsidR="00E34FC1" w:rsidRPr="00E77497" w:rsidRDefault="00E34FC1" w:rsidP="0070125A">
      <w:pPr>
        <w:pStyle w:val="Alg4"/>
        <w:numPr>
          <w:ilvl w:val="0"/>
          <w:numId w:val="1010"/>
        </w:numPr>
        <w:spacing w:after="220"/>
        <w:contextualSpacing/>
      </w:pPr>
      <w:r w:rsidRPr="00E77497">
        <w:t>Return the</w:t>
      </w:r>
      <w:r>
        <w:t xml:space="preserve"> result of perf</w:t>
      </w:r>
      <w:r w:rsidR="007B3D06">
        <w:t>or</w:t>
      </w:r>
      <w:r>
        <w:t xml:space="preserve">ming </w:t>
      </w:r>
      <w:r w:rsidRPr="00E77497">
        <w:t xml:space="preserve"> </w:t>
      </w:r>
      <w:r>
        <w:t xml:space="preserve">Binding </w:t>
      </w:r>
      <w:r w:rsidR="0070125A">
        <w:t>I</w:t>
      </w:r>
      <w:r>
        <w:t>nitiali</w:t>
      </w:r>
      <w:r w:rsidR="0043620C">
        <w:t>s</w:t>
      </w:r>
      <w:r>
        <w:t>ation</w:t>
      </w:r>
      <w:r w:rsidRPr="00E77497">
        <w:t xml:space="preserve"> of</w:t>
      </w:r>
      <w:r>
        <w:t xml:space="preserve"> </w:t>
      </w:r>
      <w:r w:rsidRPr="00253B6F">
        <w:rPr>
          <w:i/>
        </w:rPr>
        <w:t>formals</w:t>
      </w:r>
      <w:r>
        <w:t xml:space="preserve"> with arguments </w:t>
      </w:r>
      <w:r w:rsidRPr="009C0ACA">
        <w:rPr>
          <w:i/>
        </w:rPr>
        <w:t>value</w:t>
      </w:r>
      <w:r>
        <w:t xml:space="preserve"> and </w:t>
      </w:r>
      <w:r w:rsidRPr="009C0ACA">
        <w:rPr>
          <w:i/>
        </w:rPr>
        <w:t>environment</w:t>
      </w:r>
      <w:r w:rsidRPr="00E77497">
        <w:t>.</w:t>
      </w:r>
    </w:p>
    <w:p w14:paraId="3B344754" w14:textId="77777777" w:rsidR="004259BD" w:rsidRPr="00E77497" w:rsidRDefault="004259BD" w:rsidP="004259BD">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14:paraId="5FA1276C" w14:textId="77777777"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14:paraId="44725484" w14:textId="77777777" w:rsidR="004259BD" w:rsidRPr="00E77497" w:rsidRDefault="004259BD" w:rsidP="004259BD">
      <w:pPr>
        <w:pStyle w:val="SyntaxRule"/>
        <w:spacing w:after="240"/>
      </w:pPr>
      <w:r>
        <w:t>ConciseBody</w:t>
      </w:r>
      <w:r w:rsidRPr="00E77497">
        <w:t xml:space="preserve"> </w:t>
      </w:r>
      <w:r w:rsidRPr="00E77497">
        <w:rPr>
          <w:rFonts w:ascii="Arial" w:hAnsi="Arial"/>
          <w:b/>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E77497">
        <w:rPr>
          <w:i w:val="0"/>
          <w:sz w:val="16"/>
          <w:szCs w:val="16"/>
        </w:rPr>
        <w:t>}</w:t>
      </w:r>
      <w:r w:rsidRPr="00701A7B">
        <w:rPr>
          <w:rFonts w:ascii="Arial" w:hAnsi="Arial" w:cs="Arial"/>
          <w:i w:val="0"/>
          <w:sz w:val="16"/>
          <w:szCs w:val="16"/>
        </w:rPr>
        <w:t>]</w:t>
      </w:r>
      <w:r>
        <w:rPr>
          <w:rFonts w:ascii="Arial" w:hAnsi="Arial" w:cs="Arial"/>
          <w:i w:val="0"/>
          <w:sz w:val="16"/>
          <w:szCs w:val="16"/>
        </w:rPr>
        <w:t xml:space="preserve">  </w:t>
      </w:r>
      <w:r>
        <w:t>Assignment</w:t>
      </w:r>
      <w:r w:rsidRPr="00E77497">
        <w:t xml:space="preserve">Expression </w:t>
      </w:r>
    </w:p>
    <w:p w14:paraId="71213693" w14:textId="77777777" w:rsidR="004259BD" w:rsidRPr="00E77497" w:rsidRDefault="004259BD" w:rsidP="004259BD">
      <w:pPr>
        <w:numPr>
          <w:ilvl w:val="0"/>
          <w:numId w:val="741"/>
        </w:numPr>
        <w:contextualSpacing/>
        <w:rPr>
          <w:rFonts w:ascii="Times New Roman" w:hAnsi="Times New Roman"/>
        </w:rPr>
      </w:pPr>
      <w:commentRangeStart w:id="4351"/>
      <w:r w:rsidRPr="00E77497">
        <w:rPr>
          <w:rFonts w:ascii="Times New Roman" w:hAnsi="Times New Roman"/>
        </w:rPr>
        <w:t xml:space="preserve">The code of this </w:t>
      </w:r>
      <w:r>
        <w:rPr>
          <w:rFonts w:ascii="Times New Roman" w:hAnsi="Times New Roman"/>
          <w:i/>
        </w:rPr>
        <w:t>Concise</w:t>
      </w:r>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r w:rsidRPr="007413A3">
        <w:rPr>
          <w:rFonts w:ascii="Times New Roman" w:hAnsi="Times New Roman"/>
        </w:rPr>
        <w:t xml:space="preserve"> </w:t>
      </w:r>
      <w:r w:rsidRPr="00E77497">
        <w:rPr>
          <w:rFonts w:ascii="Times New Roman" w:hAnsi="Times New Roman"/>
        </w:rPr>
        <w:t xml:space="preserve">or if any of the conditions in </w:t>
      </w:r>
      <w:r w:rsidR="00DF732B">
        <w:rPr>
          <w:rFonts w:ascii="Times New Roman" w:hAnsi="Times New Roman"/>
        </w:rPr>
        <w:fldChar w:fldCharType="begin"/>
      </w:r>
      <w:r w:rsidR="00DF732B">
        <w:rPr>
          <w:rFonts w:ascii="Times New Roman" w:hAnsi="Times New Roman"/>
        </w:rPr>
        <w:instrText xml:space="preserve"> REF _Ref365636730 \r \h </w:instrText>
      </w:r>
      <w:r w:rsidR="00DF732B">
        <w:rPr>
          <w:rFonts w:ascii="Times New Roman" w:hAnsi="Times New Roman"/>
        </w:rPr>
      </w:r>
      <w:r w:rsidR="00DF732B">
        <w:rPr>
          <w:rFonts w:ascii="Times New Roman" w:hAnsi="Times New Roman"/>
        </w:rPr>
        <w:fldChar w:fldCharType="separate"/>
      </w:r>
      <w:r w:rsidR="00083CEC">
        <w:rPr>
          <w:rFonts w:ascii="Times New Roman" w:hAnsi="Times New Roman"/>
        </w:rPr>
        <w:t>10.1.1</w:t>
      </w:r>
      <w:r w:rsidR="00DF732B">
        <w:rPr>
          <w:rFonts w:ascii="Times New Roman" w:hAnsi="Times New Roman"/>
        </w:rPr>
        <w:fldChar w:fldCharType="end"/>
      </w:r>
      <w:r w:rsidRPr="00E77497">
        <w:rPr>
          <w:rFonts w:ascii="Times New Roman" w:hAnsi="Times New Roman"/>
        </w:rPr>
        <w:t xml:space="preserve"> apply</w:t>
      </w:r>
      <w:r w:rsidR="00DF732B">
        <w:rPr>
          <w:rFonts w:ascii="Times New Roman" w:hAnsi="Times New Roman"/>
        </w:rPr>
        <w:t>.</w:t>
      </w:r>
      <w:r w:rsidRPr="00E77497">
        <w:rPr>
          <w:rFonts w:ascii="Times New Roman" w:hAnsi="Times New Roman"/>
        </w:rPr>
        <w:t xml:space="preserve"> If the code of this </w:t>
      </w:r>
      <w:r>
        <w:rPr>
          <w:rFonts w:ascii="Times New Roman" w:hAnsi="Times New Roman"/>
          <w:i/>
        </w:rPr>
        <w:t>Concise</w:t>
      </w:r>
      <w:r w:rsidRPr="000C179D">
        <w:rPr>
          <w:rFonts w:ascii="Times New Roman" w:hAnsi="Times New Roman"/>
          <w:i/>
        </w:rPr>
        <w:t xml:space="preserve">Body </w:t>
      </w:r>
      <w:r w:rsidRPr="00E77497">
        <w:rPr>
          <w:rFonts w:ascii="Times New Roman" w:hAnsi="Times New Roman"/>
        </w:rPr>
        <w:t xml:space="preserve">is strict mode code, </w:t>
      </w:r>
      <w:r>
        <w:rPr>
          <w:rFonts w:ascii="Times New Roman" w:hAnsi="Times New Roman"/>
          <w:i/>
        </w:rPr>
        <w:t>AssignmentExpression</w:t>
      </w:r>
      <w:r w:rsidRPr="00E77497">
        <w:rPr>
          <w:rFonts w:ascii="Times New Roman" w:hAnsi="Times New Roman"/>
        </w:rPr>
        <w:t xml:space="preserve"> is evaluated in the following steps as strict mode code. Otherwise, </w:t>
      </w:r>
      <w:r>
        <w:rPr>
          <w:rFonts w:ascii="Times New Roman" w:hAnsi="Times New Roman"/>
          <w:i/>
        </w:rPr>
        <w:t>AssignmentExpression</w:t>
      </w:r>
      <w:r w:rsidRPr="00E77497">
        <w:rPr>
          <w:rFonts w:ascii="Times New Roman" w:hAnsi="Times New Roman"/>
        </w:rPr>
        <w:t xml:space="preserve"> is evaluated in the following steps as non-strict mode code.</w:t>
      </w:r>
      <w:commentRangeEnd w:id="4351"/>
      <w:r>
        <w:rPr>
          <w:rStyle w:val="af6"/>
        </w:rPr>
        <w:commentReference w:id="4351"/>
      </w:r>
    </w:p>
    <w:p w14:paraId="22379173" w14:textId="77777777" w:rsidR="004259BD" w:rsidRPr="00E77497" w:rsidRDefault="004259BD" w:rsidP="004259BD">
      <w:pPr>
        <w:numPr>
          <w:ilvl w:val="0"/>
          <w:numId w:val="741"/>
        </w:numPr>
        <w:spacing w:after="0"/>
        <w:contextualSpacing/>
        <w:rPr>
          <w:rFonts w:ascii="Times New Roman" w:hAnsi="Times New Roman"/>
        </w:rPr>
      </w:pPr>
      <w:r>
        <w:rPr>
          <w:rFonts w:ascii="Times New Roman" w:hAnsi="Times New Roman"/>
        </w:rPr>
        <w:t xml:space="preserve">Let </w:t>
      </w:r>
      <w:r w:rsidRPr="00A8521B">
        <w:rPr>
          <w:rFonts w:ascii="Times New Roman" w:eastAsia="Times New Roman" w:hAnsi="Times New Roman"/>
          <w:i/>
          <w:spacing w:val="6"/>
          <w:lang w:eastAsia="en-US"/>
        </w:rPr>
        <w:t>exprRef</w:t>
      </w:r>
      <w:r w:rsidRPr="00E77497">
        <w:t xml:space="preserve"> </w:t>
      </w:r>
      <w:r>
        <w:rPr>
          <w:rFonts w:ascii="Times New Roman" w:hAnsi="Times New Roman"/>
        </w:rPr>
        <w:t>be</w:t>
      </w:r>
      <w:r w:rsidRPr="00E77497">
        <w:rPr>
          <w:rFonts w:ascii="Times New Roman" w:hAnsi="Times New Roman"/>
        </w:rPr>
        <w:t xml:space="preserve"> the result of evaluating </w:t>
      </w:r>
      <w:r>
        <w:rPr>
          <w:rFonts w:ascii="Times New Roman" w:hAnsi="Times New Roman"/>
          <w:i/>
        </w:rPr>
        <w:t>AssignmentExpression</w:t>
      </w:r>
      <w:r w:rsidRPr="00E77497">
        <w:rPr>
          <w:rFonts w:ascii="Times New Roman" w:hAnsi="Times New Roman"/>
        </w:rPr>
        <w:t>.</w:t>
      </w:r>
    </w:p>
    <w:p w14:paraId="48D3BFEB" w14:textId="77777777" w:rsidR="004259BD" w:rsidRDefault="004259BD" w:rsidP="004259BD">
      <w:pPr>
        <w:pStyle w:val="Alg2"/>
        <w:numPr>
          <w:ilvl w:val="0"/>
          <w:numId w:val="741"/>
        </w:numPr>
        <w:contextualSpacing/>
      </w:pPr>
      <w:r>
        <w:t xml:space="preserve">Let </w:t>
      </w:r>
      <w:r w:rsidRPr="00327BF7">
        <w:rPr>
          <w:i/>
        </w:rPr>
        <w:t>exprValue</w:t>
      </w:r>
      <w:r>
        <w:t xml:space="preserve"> be </w:t>
      </w:r>
      <w:r w:rsidRPr="00E77497">
        <w:t>GetValue(</w:t>
      </w:r>
      <w:commentRangeStart w:id="4352"/>
      <w:r w:rsidRPr="00E77497">
        <w:rPr>
          <w:i/>
        </w:rPr>
        <w:t>exprRef</w:t>
      </w:r>
      <w:commentRangeEnd w:id="4352"/>
      <w:r>
        <w:rPr>
          <w:rStyle w:val="af6"/>
          <w:rFonts w:ascii="Arial" w:eastAsia="MS Mincho" w:hAnsi="Arial"/>
          <w:spacing w:val="0"/>
          <w:lang w:eastAsia="ja-JP"/>
        </w:rPr>
        <w:commentReference w:id="4352"/>
      </w:r>
      <w:r w:rsidRPr="00E77497">
        <w:t>)</w:t>
      </w:r>
      <w:r>
        <w:t>.</w:t>
      </w:r>
    </w:p>
    <w:p w14:paraId="7E767DB9" w14:textId="77777777" w:rsidR="004259BD" w:rsidRPr="00E77497" w:rsidRDefault="004259BD" w:rsidP="00D22734">
      <w:pPr>
        <w:pStyle w:val="Alg4"/>
        <w:numPr>
          <w:ilvl w:val="0"/>
          <w:numId w:val="741"/>
        </w:numPr>
      </w:pPr>
      <w:r w:rsidRPr="00E77497">
        <w:t xml:space="preserve">If </w:t>
      </w:r>
      <w:r w:rsidRPr="00327BF7">
        <w:rPr>
          <w:i/>
        </w:rPr>
        <w:t>exprValue</w:t>
      </w:r>
      <w:r w:rsidRPr="00E77497">
        <w:t>.</w:t>
      </w:r>
      <w:r>
        <w:t>[[</w:t>
      </w:r>
      <w:r w:rsidRPr="00E77497">
        <w:t>type</w:t>
      </w:r>
      <w:r>
        <w:t>]]</w:t>
      </w:r>
      <w:r w:rsidRPr="00E77497">
        <w:t xml:space="preserve"> is </w:t>
      </w:r>
      <w:r w:rsidRPr="00E77497">
        <w:rPr>
          <w:rFonts w:ascii="Arial" w:hAnsi="Arial" w:cs="Arial"/>
        </w:rPr>
        <w:t>return</w:t>
      </w:r>
      <w:r w:rsidRPr="00E77497">
        <w:t xml:space="preserve"> then return </w:t>
      </w:r>
      <w:r>
        <w:t>NormalCompletion</w:t>
      </w:r>
      <w:r w:rsidRPr="00E77497">
        <w:t>(</w:t>
      </w:r>
      <w:r w:rsidR="00D22734">
        <w:rPr>
          <w:i/>
        </w:rPr>
        <w:t>exprValue</w:t>
      </w:r>
      <w:r w:rsidRPr="00E77497">
        <w:t>.</w:t>
      </w:r>
      <w:r>
        <w:t>[[</w:t>
      </w:r>
      <w:r w:rsidRPr="00E77497">
        <w:t>value</w:t>
      </w:r>
      <w:r>
        <w:t>]]</w:t>
      </w:r>
      <w:r w:rsidRPr="00E77497">
        <w:t>).</w:t>
      </w:r>
    </w:p>
    <w:p w14:paraId="22C21CDE" w14:textId="77777777" w:rsidR="004259BD" w:rsidRDefault="004259BD" w:rsidP="004259BD">
      <w:pPr>
        <w:pStyle w:val="Alg2"/>
        <w:numPr>
          <w:ilvl w:val="0"/>
          <w:numId w:val="741"/>
        </w:numPr>
        <w:contextualSpacing/>
      </w:pPr>
      <w:r>
        <w:t>ReturnIfAbrupt(</w:t>
      </w:r>
      <w:r w:rsidRPr="006A5E27">
        <w:rPr>
          <w:i/>
        </w:rPr>
        <w:t>exprValue</w:t>
      </w:r>
      <w:r>
        <w:t>).</w:t>
      </w:r>
    </w:p>
    <w:p w14:paraId="0BDA3177" w14:textId="77777777" w:rsidR="004259BD" w:rsidRPr="00E77497" w:rsidRDefault="004259BD" w:rsidP="004259BD">
      <w:pPr>
        <w:pStyle w:val="Alg2"/>
        <w:numPr>
          <w:ilvl w:val="0"/>
          <w:numId w:val="741"/>
        </w:numPr>
        <w:spacing w:after="220"/>
      </w:pPr>
      <w:r w:rsidRPr="00E77497">
        <w:t xml:space="preserve">Return </w:t>
      </w:r>
      <w:r>
        <w:t>NormalCompletion(</w:t>
      </w:r>
      <w:r w:rsidRPr="006A5E27">
        <w:rPr>
          <w:i/>
        </w:rPr>
        <w:t>exprValue</w:t>
      </w:r>
      <w:r>
        <w:t>)</w:t>
      </w:r>
      <w:r w:rsidRPr="00E77497">
        <w:t>.</w:t>
      </w:r>
    </w:p>
    <w:p w14:paraId="4CA85A47" w14:textId="77777777" w:rsidR="004259BD" w:rsidRPr="00765A15" w:rsidRDefault="004259BD" w:rsidP="004259BD">
      <w:pPr>
        <w:pStyle w:val="Note"/>
      </w:pPr>
      <w:r>
        <w:t>NOTE</w:t>
      </w:r>
      <w:r>
        <w:tab/>
        <w:t xml:space="preserve">In the absence of extensions to this specification, the test is step 4 will never be </w:t>
      </w:r>
      <w:r>
        <w:rPr>
          <w:b/>
          <w:bCs/>
        </w:rPr>
        <w:t>true</w:t>
      </w:r>
      <w:r>
        <w:t>.</w:t>
      </w:r>
    </w:p>
    <w:p w14:paraId="719C2A89" w14:textId="77777777" w:rsidR="00AA5DC6" w:rsidRPr="00E77497" w:rsidRDefault="00AA5DC6" w:rsidP="00AA5DC6">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14:paraId="0F18B452" w14:textId="77777777" w:rsidR="00AA5DC6" w:rsidRPr="00E77497" w:rsidRDefault="0097041B" w:rsidP="00AA5DC6">
      <w:pPr>
        <w:jc w:val="left"/>
      </w:pPr>
      <w:r w:rsidRPr="0097041B">
        <w:rPr>
          <w:rFonts w:ascii="Times New Roman" w:hAnsi="Times New Roman"/>
          <w:i/>
        </w:rPr>
        <w:t>ArrowFunction</w:t>
      </w:r>
      <w:r>
        <w:rPr>
          <w:rFonts w:ascii="Times New Roman" w:hAnsi="Times New Roman"/>
          <w:i/>
        </w:rPr>
        <w:t xml:space="preserve"> </w:t>
      </w:r>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r w:rsidR="007110FE">
        <w:rPr>
          <w:rFonts w:ascii="Times New Roman" w:hAnsi="Times New Roman"/>
          <w:i/>
        </w:rPr>
        <w:t>ConciseBody</w:t>
      </w:r>
      <w:r w:rsidR="00AA5DC6" w:rsidRPr="00E77497">
        <w:t xml:space="preserve"> </w:t>
      </w:r>
    </w:p>
    <w:p w14:paraId="41CA6CA7" w14:textId="77777777" w:rsidR="000133D3" w:rsidRPr="0006447F" w:rsidRDefault="000133D3" w:rsidP="000133D3">
      <w:pPr>
        <w:numPr>
          <w:ilvl w:val="0"/>
          <w:numId w:val="763"/>
        </w:numPr>
        <w:contextualSpacing/>
        <w:rPr>
          <w:rFonts w:ascii="Times New Roman" w:hAnsi="Times New Roman"/>
        </w:rPr>
      </w:pPr>
      <w:commentRangeStart w:id="4353"/>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4353"/>
      <w:r>
        <w:rPr>
          <w:rStyle w:val="af6"/>
        </w:rPr>
        <w:commentReference w:id="4353"/>
      </w:r>
      <w:r>
        <w:rPr>
          <w:rFonts w:ascii="Times New Roman" w:hAnsi="Times New Roman"/>
        </w:rPr>
        <w:t xml:space="preserve">  </w:t>
      </w:r>
    </w:p>
    <w:p w14:paraId="0DB72BB9" w14:textId="77777777" w:rsidR="000133D3" w:rsidRDefault="000133D3" w:rsidP="000133D3">
      <w:pPr>
        <w:numPr>
          <w:ilvl w:val="0"/>
          <w:numId w:val="763"/>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14:paraId="4714FEA5" w14:textId="77777777" w:rsidR="002B37BD" w:rsidRDefault="002B37BD" w:rsidP="002B37BD">
      <w:pPr>
        <w:numPr>
          <w:ilvl w:val="0"/>
          <w:numId w:val="763"/>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Pr="002B37BD">
        <w:rPr>
          <w:rFonts w:ascii="Times New Roman" w:hAnsi="Times New Roman"/>
        </w:rPr>
        <w:t>CoveredFormalsList of</w:t>
      </w:r>
      <w:r>
        <w:rPr>
          <w:rFonts w:ascii="Times New Roman" w:hAnsi="Times New Roman"/>
        </w:rPr>
        <w:t xml:space="preserve"> </w:t>
      </w:r>
      <w:r>
        <w:rPr>
          <w:rFonts w:ascii="Times New Roman" w:hAnsi="Times New Roman"/>
          <w:i/>
        </w:rPr>
        <w:t>Arrow</w:t>
      </w:r>
      <w:r w:rsidRPr="00E77497">
        <w:rPr>
          <w:rFonts w:ascii="Times New Roman" w:hAnsi="Times New Roman"/>
          <w:i/>
        </w:rPr>
        <w:t>Parameter</w:t>
      </w:r>
      <w:r>
        <w:rPr>
          <w:rFonts w:ascii="Times New Roman" w:hAnsi="Times New Roman"/>
          <w:i/>
        </w:rPr>
        <w:t>s</w:t>
      </w:r>
      <w:r>
        <w:t>.</w:t>
      </w:r>
    </w:p>
    <w:p w14:paraId="0B79E0C1" w14:textId="77777777" w:rsidR="000133D3" w:rsidRPr="0006447F" w:rsidRDefault="000133D3" w:rsidP="002B37BD">
      <w:pPr>
        <w:numPr>
          <w:ilvl w:val="0"/>
          <w:numId w:val="763"/>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r w:rsidR="002B37BD">
        <w:rPr>
          <w:rFonts w:ascii="Times New Roman" w:hAnsi="Times New Roman"/>
          <w:i/>
          <w:iCs/>
        </w:rPr>
        <w:t>parameters</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5DAFF34D" w14:textId="77777777" w:rsidR="000133D3" w:rsidRPr="00E77497" w:rsidRDefault="000133D3" w:rsidP="000133D3">
      <w:pPr>
        <w:numPr>
          <w:ilvl w:val="0"/>
          <w:numId w:val="763"/>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14:paraId="4215AABD" w14:textId="77777777" w:rsidR="00A62007" w:rsidRPr="00496B7F" w:rsidRDefault="00A62007" w:rsidP="00496B7F">
      <w:pPr>
        <w:pStyle w:val="Note"/>
      </w:pPr>
      <w:r>
        <w:t>NOTE</w:t>
      </w:r>
      <w:r>
        <w:tab/>
        <w:t xml:space="preserve">Even though an </w:t>
      </w:r>
      <w:r w:rsidRPr="00AC0382">
        <w:rPr>
          <w:rFonts w:ascii="Times New Roman" w:hAnsi="Times New Roman"/>
          <w:i/>
          <w:iCs/>
        </w:rPr>
        <w:t>ArrowFunction</w:t>
      </w:r>
      <w:r>
        <w:t xml:space="preserve"> may contain references to </w:t>
      </w:r>
      <w:r w:rsidRPr="00496B7F">
        <w:rPr>
          <w:rFonts w:ascii="Courier New" w:hAnsi="Courier New" w:cs="Courier New"/>
          <w:b/>
          <w:bCs/>
        </w:rPr>
        <w:t>super</w:t>
      </w:r>
      <w:r>
        <w:t xml:space="preserve">, the </w:t>
      </w:r>
      <w:r w:rsidRPr="00AC0382">
        <w:rPr>
          <w:rFonts w:ascii="Times New Roman" w:hAnsi="Times New Roman"/>
        </w:rPr>
        <w:t>FunctionCreate</w:t>
      </w:r>
      <w:r>
        <w:t xml:space="preserve"> call in step 3 is not passed the optional </w:t>
      </w:r>
      <w:r w:rsidRPr="00AC0382">
        <w:rPr>
          <w:rFonts w:ascii="Times New Roman" w:hAnsi="Times New Roman"/>
          <w:i/>
          <w:iCs/>
        </w:rPr>
        <w:t>homeObject</w:t>
      </w:r>
      <w:r>
        <w:t xml:space="preserve"> and </w:t>
      </w:r>
      <w:r w:rsidRPr="00AC0382">
        <w:rPr>
          <w:rFonts w:ascii="Times New Roman" w:hAnsi="Times New Roman"/>
          <w:i/>
          <w:iCs/>
        </w:rPr>
        <w:t>methodName</w:t>
      </w:r>
      <w:r>
        <w:t xml:space="preserve"> parameters. </w:t>
      </w:r>
      <w:r w:rsidR="00496B7F">
        <w:t>An</w:t>
      </w:r>
      <w:r>
        <w:t xml:space="preserve"> </w:t>
      </w:r>
      <w:r w:rsidRPr="00AC0382">
        <w:rPr>
          <w:rFonts w:ascii="Times New Roman" w:hAnsi="Times New Roman"/>
          <w:i/>
          <w:iCs/>
        </w:rPr>
        <w:t>ArrowFunction</w:t>
      </w:r>
      <w:r>
        <w:t xml:space="preserve"> </w:t>
      </w:r>
      <w:r w:rsidR="00496B7F">
        <w:t xml:space="preserve">that references </w:t>
      </w:r>
      <w:r w:rsidR="00496B7F" w:rsidRPr="00496B7F">
        <w:rPr>
          <w:rFonts w:ascii="Courier New" w:hAnsi="Courier New" w:cs="Courier New"/>
          <w:b/>
          <w:bCs/>
        </w:rPr>
        <w:t>super</w:t>
      </w:r>
      <w:r w:rsidR="00496B7F">
        <w:t xml:space="preserve"> is</w:t>
      </w:r>
      <w:r>
        <w:t xml:space="preserve"> always contained within a non-</w:t>
      </w:r>
      <w:r w:rsidRPr="00AC0382">
        <w:rPr>
          <w:rFonts w:ascii="Times New Roman" w:hAnsi="Times New Roman"/>
          <w:i/>
          <w:iCs/>
        </w:rPr>
        <w:t>ArrowFunction</w:t>
      </w:r>
      <w:r>
        <w:t xml:space="preserve"> and the necessary state to implement </w:t>
      </w:r>
      <w:r w:rsidRPr="00496B7F">
        <w:rPr>
          <w:rFonts w:ascii="Courier New" w:hAnsi="Courier New" w:cs="Courier New"/>
          <w:b/>
          <w:bCs/>
        </w:rPr>
        <w:t>super</w:t>
      </w:r>
      <w:r>
        <w:t xml:space="preserve"> is </w:t>
      </w:r>
      <w:r w:rsidR="00496B7F">
        <w:t>accessible</w:t>
      </w:r>
      <w:r>
        <w:t xml:space="preserve"> via the </w:t>
      </w:r>
      <w:r w:rsidRPr="00AC0382">
        <w:rPr>
          <w:rFonts w:ascii="Times New Roman" w:hAnsi="Times New Roman"/>
          <w:i/>
          <w:iCs/>
        </w:rPr>
        <w:t>scope</w:t>
      </w:r>
      <w:r>
        <w:t xml:space="preserve"> that is captured by the function object of the </w:t>
      </w:r>
      <w:r w:rsidRPr="00AC0382">
        <w:rPr>
          <w:rFonts w:ascii="Times New Roman" w:hAnsi="Times New Roman"/>
          <w:i/>
          <w:iCs/>
        </w:rPr>
        <w:t>ArrowFunction</w:t>
      </w:r>
      <w:r w:rsidR="00496B7F" w:rsidRPr="00AC0382">
        <w:rPr>
          <w:rFonts w:ascii="Times New Roman" w:hAnsi="Times New Roman"/>
        </w:rPr>
        <w:t>.</w:t>
      </w:r>
    </w:p>
    <w:p w14:paraId="5443DF5D" w14:textId="77777777" w:rsidR="00572B17" w:rsidRPr="00E77497" w:rsidRDefault="00572B17" w:rsidP="00D148E9">
      <w:pPr>
        <w:pStyle w:val="20"/>
      </w:pPr>
      <w:bookmarkStart w:id="4354" w:name="_Toc361663485"/>
      <w:bookmarkStart w:id="4355" w:name="_Toc361665326"/>
      <w:bookmarkStart w:id="4356" w:name="_Toc361667166"/>
      <w:bookmarkStart w:id="4357" w:name="_Toc361668995"/>
      <w:bookmarkStart w:id="4358" w:name="_Toc364935039"/>
      <w:bookmarkStart w:id="4359" w:name="_Toc365474283"/>
      <w:bookmarkStart w:id="4360" w:name="_Toc361663491"/>
      <w:bookmarkStart w:id="4361" w:name="_Toc361665332"/>
      <w:bookmarkStart w:id="4362" w:name="_Toc361667172"/>
      <w:bookmarkStart w:id="4363" w:name="_Toc361669001"/>
      <w:bookmarkStart w:id="4364" w:name="_Toc364935045"/>
      <w:bookmarkStart w:id="4365" w:name="_Toc365474289"/>
      <w:bookmarkStart w:id="4366" w:name="_Toc361663492"/>
      <w:bookmarkStart w:id="4367" w:name="_Toc361665333"/>
      <w:bookmarkStart w:id="4368" w:name="_Toc361667173"/>
      <w:bookmarkStart w:id="4369" w:name="_Toc361669002"/>
      <w:bookmarkStart w:id="4370" w:name="_Toc364935046"/>
      <w:bookmarkStart w:id="4371" w:name="_Toc365474290"/>
      <w:bookmarkStart w:id="4372" w:name="_Ref365533743"/>
      <w:bookmarkStart w:id="4373" w:name="_Ref365539614"/>
      <w:bookmarkStart w:id="4374" w:name="_Toc366141966"/>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r>
        <w:t>Method</w:t>
      </w:r>
      <w:r w:rsidRPr="00E77497">
        <w:t xml:space="preserve"> Definition</w:t>
      </w:r>
      <w:r>
        <w:t>s</w:t>
      </w:r>
      <w:bookmarkEnd w:id="4372"/>
      <w:bookmarkEnd w:id="4373"/>
      <w:bookmarkEnd w:id="4374"/>
    </w:p>
    <w:p w14:paraId="4ADCD04C" w14:textId="77777777" w:rsidR="00572B17" w:rsidRPr="00E77497" w:rsidRDefault="00572B17" w:rsidP="00572B17">
      <w:pPr>
        <w:pStyle w:val="Syntax"/>
      </w:pPr>
      <w:r w:rsidRPr="00E77497">
        <w:t>Syntax</w:t>
      </w:r>
    </w:p>
    <w:p w14:paraId="142FC176" w14:textId="77777777" w:rsidR="00572B17" w:rsidRPr="00E77497" w:rsidRDefault="00572B17" w:rsidP="00572B17">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071D9B25" w14:textId="77777777" w:rsidR="00572B17" w:rsidRPr="00E77497" w:rsidRDefault="00572B17" w:rsidP="00794721">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rsidR="00C56E2D">
        <w:t>Strict</w:t>
      </w:r>
      <w:r w:rsidRPr="00E77497">
        <w:t>FormalParameter</w:t>
      </w:r>
      <w:r w:rsidR="00794721">
        <w:t>s</w:t>
      </w:r>
      <w:r w:rsidRPr="00E77497">
        <w:t xml:space="preserve"> </w:t>
      </w:r>
      <w:r w:rsidRPr="00E77497">
        <w:rPr>
          <w:rFonts w:ascii="Courier New" w:hAnsi="Courier New"/>
          <w:b/>
          <w:i w:val="0"/>
        </w:rPr>
        <w:t>)</w:t>
      </w:r>
      <w:r w:rsidRPr="00E77497">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F5321D" w:rsidRPr="00E77497">
        <w:rPr>
          <w:rFonts w:ascii="Courier New" w:hAnsi="Courier New"/>
          <w:b/>
          <w:i w:val="0"/>
        </w:rPr>
        <w:t xml:space="preserve"> </w:t>
      </w:r>
      <w:r w:rsidRPr="00F75C52">
        <w:t xml:space="preserve"> </w:t>
      </w:r>
      <w:r w:rsidRPr="00E77497">
        <w:br/>
      </w:r>
      <w:r w:rsidR="00A43BD9">
        <w:t>GeneratorMethod</w:t>
      </w:r>
      <w:r w:rsidRPr="00E77497">
        <w:rPr>
          <w:rFonts w:ascii="Courier New" w:hAnsi="Courier New" w:cs="Courier New"/>
          <w:i w:val="0"/>
        </w:rPr>
        <w:t xml:space="preserve"> </w:t>
      </w:r>
      <w:r w:rsidR="00F5321D"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p>
    <w:p w14:paraId="15D594AA" w14:textId="77777777"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3DB4F667" w14:textId="77777777" w:rsidR="00572B17" w:rsidRPr="00E77497" w:rsidRDefault="00572B17" w:rsidP="00572B17">
      <w:pPr>
        <w:pStyle w:val="SyntaxDefinition"/>
      </w:pPr>
      <w:r w:rsidRPr="00E77497">
        <w:t xml:space="preserve">BindingIdentifier </w:t>
      </w:r>
      <w:r w:rsidRPr="00E77497">
        <w:br/>
        <w:t xml:space="preserve">BindingPattern </w:t>
      </w:r>
    </w:p>
    <w:p w14:paraId="625DB38B" w14:textId="77777777" w:rsidR="008D463B" w:rsidRPr="008D463B" w:rsidRDefault="008D463B" w:rsidP="00AE5A8E">
      <w:pPr>
        <w:pStyle w:val="Note"/>
      </w:pPr>
      <w:r>
        <w:t>NOTE</w:t>
      </w:r>
      <w:r>
        <w:tab/>
        <w:t xml:space="preserve">The single element of a </w:t>
      </w:r>
      <w:r w:rsidRPr="00002F60">
        <w:rPr>
          <w:rFonts w:ascii="Times New Roman" w:hAnsi="Times New Roman"/>
          <w:i/>
          <w:iCs/>
        </w:rPr>
        <w:t>PropertySetParameterList</w:t>
      </w:r>
      <w:r>
        <w:t xml:space="preserve"> may not have a default value </w:t>
      </w:r>
      <w:r w:rsidRPr="00002F60">
        <w:rPr>
          <w:rFonts w:ascii="Times New Roman" w:hAnsi="Times New Roman"/>
          <w:i/>
          <w:iCs/>
        </w:rPr>
        <w:t>Initialiser</w:t>
      </w:r>
      <w:r>
        <w:t xml:space="preserve"> because</w:t>
      </w:r>
      <w:r w:rsidR="00AE5A8E">
        <w:t xml:space="preserve"> set accessor are always called with an implicitly provided argument</w:t>
      </w:r>
      <w:r>
        <w:t>.</w:t>
      </w:r>
    </w:p>
    <w:p w14:paraId="3FBDCB70" w14:textId="77777777" w:rsidR="00BF5CDF" w:rsidRPr="00E77497" w:rsidRDefault="00BF5CDF" w:rsidP="00D148E9">
      <w:pPr>
        <w:pStyle w:val="40"/>
      </w:pPr>
      <w:r w:rsidRPr="00E77497">
        <w:t>Static Semantics</w:t>
      </w:r>
    </w:p>
    <w:p w14:paraId="6F326FC3" w14:textId="77777777" w:rsidR="00BF5CDF" w:rsidRPr="00E77497" w:rsidRDefault="005B42C4" w:rsidP="00BF5CDF">
      <w:pPr>
        <w:rPr>
          <w:rFonts w:ascii="Helvetica" w:hAnsi="Helvetica"/>
          <w:b/>
        </w:rPr>
      </w:pPr>
      <w:r w:rsidRPr="00E77497">
        <w:rPr>
          <w:rFonts w:ascii="Helvetica" w:hAnsi="Helvetica"/>
          <w:b/>
        </w:rPr>
        <w:t xml:space="preserve">Static Semantics:  </w:t>
      </w:r>
      <w:r w:rsidR="00BF5CDF" w:rsidRPr="00E77497">
        <w:rPr>
          <w:rFonts w:ascii="Helvetica" w:hAnsi="Helvetica"/>
          <w:b/>
        </w:rPr>
        <w:t>Early Errors</w:t>
      </w:r>
    </w:p>
    <w:p w14:paraId="7CF67124" w14:textId="77777777" w:rsidR="00CE6269" w:rsidRPr="008B7F6F" w:rsidRDefault="00CE6269" w:rsidP="00C56E2D">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00C56E2D">
        <w:rPr>
          <w:rStyle w:val="bnf"/>
        </w:rPr>
        <w:t>StrictF</w:t>
      </w:r>
      <w:r>
        <w:rPr>
          <w:rStyle w:val="bnf"/>
        </w:rPr>
        <w:t>ormalParameter</w:t>
      </w:r>
      <w:r w:rsidR="00975168">
        <w:rPr>
          <w:rStyle w:val="bnf"/>
        </w:rPr>
        <w:t>s</w:t>
      </w:r>
      <w:r w:rsidRPr="00120381">
        <w:rPr>
          <w:rFonts w:ascii="Courier New" w:hAnsi="Courier New" w:cs="Courier New"/>
          <w:b/>
          <w:iCs/>
        </w:rPr>
        <w:t xml:space="preserve"> )</w:t>
      </w:r>
      <w:r w:rsidRPr="004D1BD1">
        <w:rPr>
          <w:rFonts w:ascii="Courier New" w:hAnsi="Courier New" w:cs="Courier New"/>
          <w:iCs/>
        </w:rPr>
        <w:t xml:space="preserve"> </w:t>
      </w:r>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p>
    <w:p w14:paraId="155F6219" w14:textId="77777777" w:rsidR="0032292A" w:rsidRDefault="0032292A"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C56E2D">
        <w:rPr>
          <w:rFonts w:ascii="Times New Roman" w:hAnsi="Times New Roman"/>
          <w:i/>
        </w:rPr>
        <w:t>StrictF</w:t>
      </w:r>
      <w:r w:rsidRPr="00E77497">
        <w:rPr>
          <w:rFonts w:ascii="Times New Roman" w:hAnsi="Times New Roman"/>
          <w:i/>
        </w:rPr>
        <w:t>ormalParameter</w:t>
      </w:r>
      <w:r w:rsidR="00C56E2D">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14:paraId="074321D7" w14:textId="77777777" w:rsidR="0032292A" w:rsidRDefault="0032292A" w:rsidP="00197BED">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00C56E2D" w:rsidRPr="00E77497">
        <w:t xml:space="preserve"> </w:t>
      </w:r>
      <w:r w:rsidRPr="00E77497">
        <w:t xml:space="preserve">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14:paraId="3575F6E5" w14:textId="77777777" w:rsidR="00BF5CDF" w:rsidRPr="008B7F6F" w:rsidRDefault="00BF5CDF" w:rsidP="00BF5CDF">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r w:rsidR="00C318A3" w:rsidRPr="008B7F6F">
        <w:rPr>
          <w:rFonts w:ascii="Courier New" w:hAnsi="Courier New" w:cs="Courier New"/>
          <w:b/>
          <w:iCs/>
        </w:rPr>
        <w:t xml:space="preserve"> </w:t>
      </w:r>
    </w:p>
    <w:p w14:paraId="098D751A" w14:textId="77777777" w:rsidR="00856D58" w:rsidRDefault="00856D58" w:rsidP="00CF7A6A">
      <w:pPr>
        <w:numPr>
          <w:ilvl w:val="0"/>
          <w:numId w:val="737"/>
        </w:numPr>
        <w:spacing w:after="220"/>
        <w:contextualSpacing/>
      </w:pPr>
      <w:r w:rsidRPr="00E77497">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sidR="00CF7A6A">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14:paraId="12D22BFB" w14:textId="77777777" w:rsidR="00856D58" w:rsidRPr="006B6D0A" w:rsidRDefault="00856D58" w:rsidP="003E423C">
      <w:pPr>
        <w:numPr>
          <w:ilvl w:val="0"/>
          <w:numId w:val="737"/>
        </w:numPr>
        <w:spacing w:after="220"/>
        <w:contextualSpacing/>
      </w:pPr>
      <w:r w:rsidRPr="009C202C">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contains any duplicate elements</w:t>
      </w:r>
      <w:r w:rsidRPr="006B6D0A">
        <w:t>.</w:t>
      </w:r>
    </w:p>
    <w:p w14:paraId="23EE053E" w14:textId="77777777" w:rsidR="00856D58" w:rsidRPr="006B6D0A" w:rsidRDefault="00856D58" w:rsidP="003E423C">
      <w:pPr>
        <w:numPr>
          <w:ilvl w:val="0"/>
          <w:numId w:val="737"/>
        </w:numPr>
        <w:spacing w:after="220"/>
        <w:contextualSpacing/>
      </w:pPr>
      <w:r w:rsidRPr="009C202C">
        <w:t>It is a Syntax Error</w:t>
      </w:r>
      <w:r>
        <w:t xml:space="preserve"> if</w:t>
      </w:r>
      <w:r w:rsidRPr="002D68DA">
        <w:t xml:space="preserve">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14:paraId="7D4BD2D1" w14:textId="77777777" w:rsidR="00C22BBD" w:rsidRPr="006B6D0A" w:rsidRDefault="00C22BBD" w:rsidP="00C22BBD">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8B7F6F">
        <w:rPr>
          <w:rStyle w:val="bnf"/>
        </w:rPr>
        <w:t>PropertySetParameterList</w:t>
      </w:r>
      <w:r w:rsidRPr="00E77497">
        <w:t xml:space="preserve"> contains any duplicate elements</w:t>
      </w:r>
      <w:r w:rsidRPr="006B6D0A">
        <w:t>.</w:t>
      </w:r>
    </w:p>
    <w:p w14:paraId="60E39E13" w14:textId="77777777" w:rsidR="00BF5CDF" w:rsidRPr="003B4312" w:rsidRDefault="00BF5CDF" w:rsidP="00FE5F37">
      <w:pPr>
        <w:numPr>
          <w:ilvl w:val="0"/>
          <w:numId w:val="737"/>
        </w:numPr>
        <w:spacing w:after="220"/>
        <w:contextualSpacing/>
      </w:pPr>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r w:rsidR="00B87562">
        <w:rPr>
          <w:rFonts w:ascii="Times New Roman" w:hAnsi="Times New Roman"/>
          <w:i/>
        </w:rPr>
        <w:t>Function</w:t>
      </w:r>
      <w:r w:rsidR="00B87562" w:rsidRPr="00B820AB">
        <w:rPr>
          <w:rFonts w:ascii="Times New Roman" w:hAnsi="Times New Roman"/>
          <w:i/>
        </w:rPr>
        <w:t>Body</w:t>
      </w:r>
      <w:r w:rsidRPr="003B4312">
        <w:t>.</w:t>
      </w:r>
    </w:p>
    <w:p w14:paraId="17342C60" w14:textId="77777777" w:rsidR="00CE72A9" w:rsidRPr="00E77497" w:rsidRDefault="00CE72A9" w:rsidP="00197BED">
      <w:pPr>
        <w:numPr>
          <w:ilvl w:val="0"/>
          <w:numId w:val="737"/>
        </w:numPr>
        <w:spacing w:after="220"/>
      </w:pPr>
      <w:r>
        <w:t>It is a Syntax Error if</w:t>
      </w:r>
      <w:r w:rsidRPr="00140F69">
        <w:rPr>
          <w:rFonts w:ascii="Times New Roman" w:hAnsi="Times New Roman"/>
          <w:i/>
        </w:rPr>
        <w:t xml:space="preserve"> </w:t>
      </w:r>
      <w:r w:rsidRPr="008B7F6F">
        <w:rPr>
          <w:rStyle w:val="bnf"/>
        </w:rPr>
        <w:t>PropertySetParameterList</w:t>
      </w:r>
      <w:r w:rsidRPr="00120381">
        <w:rPr>
          <w:rFonts w:ascii="Courier New" w:hAnsi="Courier New" w:cs="Courier New"/>
          <w:b/>
          <w:iCs/>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14:paraId="479720D0" w14:textId="77777777" w:rsidR="00BF5CDF" w:rsidRPr="00E77497" w:rsidRDefault="00BF5CDF" w:rsidP="00BF5CDF">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14:paraId="0BD29F69" w14:textId="77777777"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p>
    <w:p w14:paraId="2A3A3C70" w14:textId="77777777" w:rsidR="00BF5CDF" w:rsidRPr="00E77497" w:rsidRDefault="00BF5CDF" w:rsidP="004A7791">
      <w:pPr>
        <w:pStyle w:val="Alg4"/>
        <w:numPr>
          <w:ilvl w:val="0"/>
          <w:numId w:val="746"/>
        </w:numPr>
        <w:spacing w:after="220"/>
        <w:contextualSpacing/>
      </w:pPr>
      <w:r w:rsidRPr="00E77497">
        <w:t>Return 1.</w:t>
      </w:r>
    </w:p>
    <w:p w14:paraId="172D5E7F" w14:textId="77777777"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Style w:val="bnf"/>
        </w:rPr>
        <w:t xml:space="preserve">BindingPattern </w:t>
      </w:r>
    </w:p>
    <w:p w14:paraId="428EDE64" w14:textId="77777777" w:rsidR="00BF5CDF" w:rsidRPr="00E77497" w:rsidRDefault="00BF5CDF" w:rsidP="004A7791">
      <w:pPr>
        <w:pStyle w:val="Alg4"/>
        <w:numPr>
          <w:ilvl w:val="0"/>
          <w:numId w:val="747"/>
        </w:numPr>
        <w:spacing w:after="220"/>
        <w:contextualSpacing/>
      </w:pPr>
      <w:r w:rsidRPr="00E77497">
        <w:t>Return 1.</w:t>
      </w:r>
    </w:p>
    <w:p w14:paraId="7DF67B44" w14:textId="77777777" w:rsidR="003E423C" w:rsidRPr="00E77497" w:rsidRDefault="003E423C" w:rsidP="003E423C">
      <w:pPr>
        <w:rPr>
          <w:rFonts w:ascii="Helvetica" w:hAnsi="Helvetica"/>
          <w:b/>
        </w:rPr>
      </w:pPr>
      <w:r w:rsidRPr="00E77497">
        <w:rPr>
          <w:rFonts w:ascii="Helvetica" w:hAnsi="Helvetica"/>
          <w:b/>
        </w:rPr>
        <w:t xml:space="preserve">Static Semantics:  </w:t>
      </w:r>
      <w:r>
        <w:rPr>
          <w:rFonts w:ascii="Helvetica" w:hAnsi="Helvetica"/>
          <w:b/>
          <w:lang w:eastAsia="en-US"/>
        </w:rPr>
        <w:t>IsSimpleParameterList</w:t>
      </w:r>
    </w:p>
    <w:p w14:paraId="73E3D0D8" w14:textId="77777777" w:rsidR="003E423C" w:rsidRPr="00675B74" w:rsidRDefault="00A10493" w:rsidP="003E423C">
      <w:pPr>
        <w:pStyle w:val="SyntaxRule"/>
        <w:spacing w:after="240"/>
      </w:pPr>
      <w:r w:rsidRPr="00A10493">
        <w:t xml:space="preserve">PropertySetParameterList </w:t>
      </w:r>
      <w:r w:rsidRPr="00844B9F">
        <w:rPr>
          <w:rFonts w:ascii="Arial" w:hAnsi="Arial" w:cs="Arial"/>
          <w:b/>
          <w:bCs/>
          <w:i w:val="0"/>
          <w:iCs/>
        </w:rPr>
        <w:t xml:space="preserve">: </w:t>
      </w:r>
      <w:r w:rsidRPr="00A10493">
        <w:t>BindingIdentifier</w:t>
      </w:r>
    </w:p>
    <w:p w14:paraId="05CFD31A" w14:textId="77777777" w:rsidR="003E423C" w:rsidRPr="00E77497" w:rsidRDefault="003E423C" w:rsidP="00A10493">
      <w:pPr>
        <w:pStyle w:val="Alg4"/>
        <w:numPr>
          <w:ilvl w:val="0"/>
          <w:numId w:val="1114"/>
        </w:numPr>
        <w:spacing w:after="220"/>
        <w:contextualSpacing/>
      </w:pPr>
      <w:r w:rsidRPr="00E77497">
        <w:t xml:space="preserve">Return </w:t>
      </w:r>
      <w:r w:rsidR="00A10493">
        <w:rPr>
          <w:b/>
          <w:bCs/>
          <w:iCs/>
        </w:rPr>
        <w:t>true</w:t>
      </w:r>
      <w:r w:rsidRPr="00E77497">
        <w:t>.</w:t>
      </w:r>
    </w:p>
    <w:p w14:paraId="10E23DD4" w14:textId="77777777" w:rsidR="00A10493" w:rsidRPr="00E77497" w:rsidRDefault="00A10493" w:rsidP="00A10493">
      <w:r w:rsidRPr="00E77497">
        <w:rPr>
          <w:rStyle w:val="bnf"/>
        </w:rPr>
        <w:t xml:space="preserve">PropertySetParameterList </w:t>
      </w:r>
      <w:r w:rsidRPr="00E77497">
        <w:rPr>
          <w:b/>
        </w:rPr>
        <w:t>:</w:t>
      </w:r>
      <w:r w:rsidRPr="00E77497">
        <w:t xml:space="preserve"> </w:t>
      </w:r>
      <w:r w:rsidRPr="00E77497">
        <w:rPr>
          <w:rStyle w:val="bnf"/>
        </w:rPr>
        <w:t xml:space="preserve">BindingPattern </w:t>
      </w:r>
    </w:p>
    <w:p w14:paraId="526A9607" w14:textId="77777777" w:rsidR="003E423C" w:rsidRPr="00E77497" w:rsidRDefault="003E423C" w:rsidP="00A10493">
      <w:pPr>
        <w:pStyle w:val="Alg4"/>
        <w:numPr>
          <w:ilvl w:val="0"/>
          <w:numId w:val="1115"/>
        </w:numPr>
        <w:spacing w:after="220"/>
        <w:contextualSpacing/>
      </w:pPr>
      <w:r w:rsidRPr="00E77497">
        <w:t xml:space="preserve">Return </w:t>
      </w:r>
      <w:r w:rsidR="00A10493">
        <w:rPr>
          <w:b/>
          <w:bCs/>
          <w:iCs/>
        </w:rPr>
        <w:t>false</w:t>
      </w:r>
      <w:r w:rsidRPr="00E77497">
        <w:t>.</w:t>
      </w:r>
    </w:p>
    <w:p w14:paraId="5E0A643B" w14:textId="77777777" w:rsidR="00BF5CDF" w:rsidRPr="00E77497" w:rsidRDefault="00BF5CDF" w:rsidP="00BF5CDF">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14:paraId="4FB41588" w14:textId="77777777" w:rsidR="0021118F" w:rsidRPr="00E77497" w:rsidRDefault="0021118F" w:rsidP="0021118F">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4AAAE40A" w14:textId="77777777" w:rsidR="0021118F" w:rsidRPr="00E77497" w:rsidRDefault="0021118F" w:rsidP="00197BED">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w:t>
      </w:r>
      <w:r w:rsidR="00805AF1">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18FB211D" w14:textId="77777777" w:rsidR="00BF5CDF" w:rsidRPr="00E77497" w:rsidRDefault="00BF5CDF" w:rsidP="004A7791">
      <w:pPr>
        <w:pStyle w:val="Alg4"/>
        <w:numPr>
          <w:ilvl w:val="0"/>
          <w:numId w:val="750"/>
        </w:numPr>
        <w:spacing w:after="220"/>
        <w:contextualSpacing/>
      </w:pPr>
      <w:r w:rsidRPr="00E77497">
        <w:t>Return PropName</w:t>
      </w:r>
      <w:r w:rsidRPr="008D6EE3">
        <w:t xml:space="preserve"> </w:t>
      </w:r>
      <w:r w:rsidRPr="00E77497">
        <w:t xml:space="preserve">of </w:t>
      </w:r>
      <w:r w:rsidRPr="00E77497">
        <w:rPr>
          <w:i/>
        </w:rPr>
        <w:t>PropertyName</w:t>
      </w:r>
      <w:r w:rsidRPr="00E77497">
        <w:t>.</w:t>
      </w:r>
    </w:p>
    <w:p w14:paraId="753201F7" w14:textId="77777777" w:rsidR="0021118F" w:rsidRPr="00E77497" w:rsidRDefault="0021118F" w:rsidP="0021118F">
      <w:pPr>
        <w:rPr>
          <w:rFonts w:ascii="Helvetica" w:hAnsi="Helvetica"/>
          <w:b/>
        </w:rPr>
      </w:pPr>
      <w:r w:rsidRPr="00E77497">
        <w:rPr>
          <w:rFonts w:ascii="Helvetica" w:hAnsi="Helvetica"/>
          <w:b/>
        </w:rPr>
        <w:t xml:space="preserve">Static Semantics:  </w:t>
      </w:r>
      <w:r>
        <w:rPr>
          <w:rStyle w:val="bnf"/>
          <w:rFonts w:ascii="Helvetica" w:hAnsi="Helvetica"/>
          <w:b/>
          <w:i w:val="0"/>
        </w:rPr>
        <w:t>ReferencesSuper</w:t>
      </w:r>
    </w:p>
    <w:p w14:paraId="1A8255EC" w14:textId="77777777" w:rsidR="0021118F" w:rsidRPr="00E77497" w:rsidRDefault="0021118F" w:rsidP="00066646">
      <w:pPr>
        <w:pStyle w:val="SyntaxRule"/>
        <w:spacing w:after="220"/>
      </w:pPr>
      <w:r>
        <w:t>MethodDefinition</w:t>
      </w:r>
      <w:r w:rsidRPr="00E77497">
        <w:rPr>
          <w:rFonts w:ascii="Arial" w:hAnsi="Arial" w:cs="Arial"/>
          <w:b/>
        </w:rPr>
        <w:t xml:space="preserve"> </w:t>
      </w:r>
      <w:r w:rsidRPr="00E77497">
        <w:rPr>
          <w:rFonts w:ascii="Arial" w:hAnsi="Arial" w:cs="Arial"/>
          <w:b/>
          <w:i w:val="0"/>
        </w:rPr>
        <w:t>:</w:t>
      </w:r>
      <w:r w:rsidR="00A43BD9">
        <w:rPr>
          <w:rFonts w:ascii="Arial" w:hAnsi="Arial" w:cs="Arial"/>
          <w:b/>
          <w:i w:val="0"/>
        </w:rPr>
        <w:t xml:space="preserve"> </w:t>
      </w:r>
      <w:r w:rsidRPr="00E77497">
        <w:t>PropertyName</w:t>
      </w:r>
      <w:r w:rsidRPr="00E77497">
        <w:rPr>
          <w:rFonts w:ascii="Courier New" w:hAnsi="Courier New" w:cs="Courier New"/>
        </w:rPr>
        <w:t xml:space="preserve"> </w:t>
      </w:r>
      <w:r w:rsidRPr="00E2245F">
        <w:rPr>
          <w:rFonts w:ascii="Courier New" w:hAnsi="Courier New"/>
          <w:b/>
          <w:i w:val="0"/>
          <w:iCs/>
        </w:rPr>
        <w:t>(</w:t>
      </w:r>
      <w:r w:rsidRPr="00E77497">
        <w:t xml:space="preserve"> FormalParameter</w:t>
      </w:r>
      <w:r w:rsidR="00805AF1">
        <w:t>s</w:t>
      </w:r>
      <w:r w:rsidRPr="00E2245F">
        <w:rPr>
          <w:i w:val="0"/>
          <w:iCs/>
        </w:rPr>
        <w:t xml:space="preserve"> </w:t>
      </w:r>
      <w:r w:rsidRPr="00E2245F">
        <w:rPr>
          <w:rFonts w:ascii="Courier New" w:hAnsi="Courier New"/>
          <w:b/>
          <w:i w:val="0"/>
          <w:iCs/>
        </w:rPr>
        <w:t>)</w:t>
      </w:r>
      <w:r w:rsidRPr="00E77497">
        <w:t xml:space="preserve"> </w:t>
      </w:r>
      <w:r w:rsidRPr="00D969B2">
        <w:rPr>
          <w:rFonts w:ascii="Courier New" w:hAnsi="Courier New"/>
          <w:b/>
        </w:rPr>
        <w:t xml:space="preserve"> </w:t>
      </w:r>
      <w:r w:rsidRPr="00E2245F">
        <w:rPr>
          <w:rFonts w:ascii="Courier New" w:hAnsi="Courier New"/>
          <w:b/>
          <w:i w:val="0"/>
          <w:iCs/>
        </w:rPr>
        <w:t>{</w:t>
      </w:r>
      <w:r w:rsidRPr="00E77497">
        <w:t xml:space="preserve"> FunctionBody</w:t>
      </w:r>
      <w:r w:rsidR="00066646">
        <w:rPr>
          <w:i w:val="0"/>
          <w:iCs/>
        </w:rPr>
        <w:t xml:space="preserve"> </w:t>
      </w:r>
      <w:r w:rsidR="00066646">
        <w:rPr>
          <w:rFonts w:ascii="Courier New" w:hAnsi="Courier New"/>
          <w:b/>
          <w:i w:val="0"/>
          <w:iCs/>
        </w:rPr>
        <w:t>}</w:t>
      </w:r>
      <w:r w:rsidRPr="00E77497">
        <w:t xml:space="preserve"> </w:t>
      </w:r>
    </w:p>
    <w:p w14:paraId="1526F583" w14:textId="77777777" w:rsidR="00A62505" w:rsidRDefault="00A62505" w:rsidP="00805AF1">
      <w:pPr>
        <w:pStyle w:val="Alg4"/>
        <w:numPr>
          <w:ilvl w:val="0"/>
          <w:numId w:val="874"/>
        </w:numPr>
        <w:spacing w:after="220"/>
        <w:contextualSpacing/>
      </w:pPr>
      <w:r>
        <w:t xml:space="preserve">If </w:t>
      </w:r>
      <w:r>
        <w:rPr>
          <w:i/>
        </w:rPr>
        <w:t>FormalParameter</w:t>
      </w:r>
      <w:r w:rsidR="00805AF1">
        <w:rPr>
          <w:i/>
        </w:rPr>
        <w:t>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12A54D9A" w14:textId="77777777" w:rsidR="0021118F" w:rsidRPr="006B6D0A" w:rsidRDefault="0021118F" w:rsidP="0021118F">
      <w:pPr>
        <w:pStyle w:val="Alg4"/>
        <w:numPr>
          <w:ilvl w:val="0"/>
          <w:numId w:val="8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6A9ECA76" w14:textId="77777777" w:rsidR="00A62505" w:rsidRPr="00E77497" w:rsidRDefault="00A62505" w:rsidP="009C6894">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68C9EF93" w14:textId="77777777" w:rsidR="00A62505" w:rsidRPr="006B6D0A" w:rsidRDefault="00A62505" w:rsidP="00A62505">
      <w:pPr>
        <w:pStyle w:val="Alg4"/>
        <w:numPr>
          <w:ilvl w:val="0"/>
          <w:numId w:val="12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25F8CB05" w14:textId="77777777" w:rsidR="00A62505" w:rsidRPr="00E77497" w:rsidRDefault="00A62505" w:rsidP="00A62505">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Pr>
          <w:rFonts w:ascii="Courier New" w:hAnsi="Courier New" w:cs="Courier New"/>
          <w:b/>
          <w:i w:val="0"/>
        </w:rPr>
        <w:t>s</w:t>
      </w:r>
      <w:r w:rsidRPr="00E77497">
        <w:rPr>
          <w:rFonts w:ascii="Courier New" w:hAnsi="Courier New" w:cs="Courier New"/>
          <w:b/>
          <w:i w:val="0"/>
        </w:rPr>
        <w:t xml:space="preserve">et </w:t>
      </w:r>
      <w:r w:rsidRPr="00E77497">
        <w:t>PropertyName</w:t>
      </w:r>
      <w:r w:rsidRPr="00E77497">
        <w:rPr>
          <w:rFonts w:ascii="Courier New" w:hAnsi="Courier New" w:cs="Courier New"/>
          <w:i w:val="0"/>
        </w:rPr>
        <w:t xml:space="preserve"> </w:t>
      </w:r>
      <w:r w:rsidRPr="00E77497">
        <w:rPr>
          <w:rFonts w:ascii="Courier New" w:hAnsi="Courier New" w:cs="Courier New"/>
          <w:b/>
          <w:i w:val="0"/>
        </w:rPr>
        <w:t>(</w:t>
      </w:r>
      <w:r>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549158E1" w14:textId="77777777" w:rsidR="00A62505" w:rsidRDefault="00A62505" w:rsidP="00A62505">
      <w:pPr>
        <w:pStyle w:val="Alg4"/>
        <w:numPr>
          <w:ilvl w:val="0"/>
          <w:numId w:val="1275"/>
        </w:numPr>
        <w:spacing w:after="220"/>
        <w:contextualSpacing/>
      </w:pPr>
      <w:r>
        <w:t xml:space="preserve">If </w:t>
      </w:r>
      <w:r>
        <w:rPr>
          <w:i/>
        </w:rPr>
        <w:t>PropertySetParameterList</w:t>
      </w:r>
      <w:r w:rsidRPr="00E77497">
        <w:t xml:space="preserve"> </w:t>
      </w:r>
      <w:r>
        <w:t>Contains</w:t>
      </w:r>
      <w:r w:rsidRPr="00E77497">
        <w:t xml:space="preserve"> </w:t>
      </w:r>
      <w:r>
        <w:rPr>
          <w:rFonts w:ascii="Courier New" w:hAnsi="Courier New" w:cs="Courier New"/>
          <w:b/>
        </w:rPr>
        <w:t>super</w:t>
      </w:r>
      <w:r w:rsidRPr="00A62505">
        <w:rPr>
          <w:bCs/>
        </w:rPr>
        <w:t xml:space="preserve"> is </w:t>
      </w:r>
      <w:r w:rsidRPr="00A62505">
        <w:rPr>
          <w:b/>
        </w:rPr>
        <w:t>true</w:t>
      </w:r>
      <w:r w:rsidRPr="00A62505">
        <w:rPr>
          <w:bCs/>
        </w:rPr>
        <w:t xml:space="preserve">, then return </w:t>
      </w:r>
      <w:r w:rsidRPr="00A62505">
        <w:rPr>
          <w:b/>
        </w:rPr>
        <w:t>true.</w:t>
      </w:r>
    </w:p>
    <w:p w14:paraId="670B9650" w14:textId="77777777" w:rsidR="00A62505" w:rsidRPr="006B6D0A" w:rsidRDefault="00A62505" w:rsidP="00A62505">
      <w:pPr>
        <w:pStyle w:val="Alg4"/>
        <w:numPr>
          <w:ilvl w:val="0"/>
          <w:numId w:val="1275"/>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42926E74" w14:textId="77777777" w:rsidR="00266D2C" w:rsidRPr="00E77497" w:rsidRDefault="00266D2C" w:rsidP="00266D2C">
      <w:pPr>
        <w:rPr>
          <w:rFonts w:ascii="Helvetica" w:hAnsi="Helvetica"/>
          <w:b/>
        </w:rPr>
      </w:pPr>
      <w:r w:rsidRPr="00E77497">
        <w:rPr>
          <w:rFonts w:ascii="Helvetica" w:hAnsi="Helvetica"/>
          <w:b/>
        </w:rPr>
        <w:t xml:space="preserve">Static Semantics:  </w:t>
      </w:r>
      <w:r>
        <w:rPr>
          <w:rStyle w:val="bnf"/>
          <w:rFonts w:ascii="Helvetica" w:hAnsi="Helvetica"/>
          <w:b/>
          <w:i w:val="0"/>
        </w:rPr>
        <w:t>SpecialMethod</w:t>
      </w:r>
    </w:p>
    <w:p w14:paraId="06A4277E" w14:textId="77777777" w:rsidR="00266D2C" w:rsidRPr="00E77497" w:rsidRDefault="00266D2C"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p>
    <w:p w14:paraId="628BCDF6" w14:textId="77777777" w:rsidR="00266D2C" w:rsidRPr="00E77497" w:rsidRDefault="00266D2C" w:rsidP="00266D2C">
      <w:pPr>
        <w:pStyle w:val="Alg4"/>
        <w:numPr>
          <w:ilvl w:val="0"/>
          <w:numId w:val="864"/>
        </w:numPr>
        <w:spacing w:after="220"/>
        <w:contextualSpacing/>
      </w:pPr>
      <w:r w:rsidRPr="00E77497">
        <w:t xml:space="preserve">Return </w:t>
      </w:r>
      <w:r w:rsidRPr="00266D2C">
        <w:rPr>
          <w:b/>
        </w:rPr>
        <w:t>false</w:t>
      </w:r>
      <w:r w:rsidRPr="00E77497">
        <w:t>.</w:t>
      </w:r>
    </w:p>
    <w:p w14:paraId="28693142" w14:textId="77777777" w:rsidR="00266D2C" w:rsidRPr="00E77497" w:rsidRDefault="00266D2C" w:rsidP="00266D2C">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6693711D" w14:textId="77777777" w:rsidR="00266D2C" w:rsidRPr="00E77497" w:rsidRDefault="003D5BBB" w:rsidP="003D5BBB">
      <w:pPr>
        <w:pStyle w:val="SyntaxDefinition"/>
      </w:pPr>
      <w:r>
        <w:t>GeneratorMethod</w:t>
      </w:r>
      <w:r w:rsidRPr="00E77497" w:rsidDel="003D5BBB">
        <w:t xml:space="preserve"> </w:t>
      </w:r>
      <w:r w:rsidR="00266D2C" w:rsidRPr="00E77497">
        <w:rPr>
          <w:rFonts w:ascii="Courier New" w:hAnsi="Courier New"/>
          <w:b/>
          <w:i w:val="0"/>
        </w:rPr>
        <w:t xml:space="preserve"> </w:t>
      </w:r>
      <w:r w:rsidR="00266D2C" w:rsidRPr="00E77497">
        <w:br/>
      </w:r>
      <w:r w:rsidR="00266D2C" w:rsidRPr="00E77497">
        <w:rPr>
          <w:rFonts w:ascii="Courier New" w:hAnsi="Courier New" w:cs="Courier New"/>
          <w:b/>
          <w:i w:val="0"/>
        </w:rPr>
        <w:t xml:space="preserve">get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w:t>
      </w:r>
      <w:r w:rsidR="00266D2C" w:rsidRPr="00E77497">
        <w:rPr>
          <w:rFonts w:ascii="Courier New" w:hAnsi="Courier New" w:cs="Courier New"/>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r w:rsidR="00266D2C" w:rsidRPr="00E77497">
        <w:rPr>
          <w:b/>
        </w:rPr>
        <w:br/>
      </w:r>
      <w:r w:rsidR="00266D2C" w:rsidRPr="00E77497">
        <w:rPr>
          <w:rFonts w:ascii="Courier New" w:hAnsi="Courier New" w:cs="Courier New"/>
          <w:b/>
          <w:i w:val="0"/>
        </w:rPr>
        <w:t xml:space="preserve">set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xml:space="preserve">( </w:t>
      </w:r>
      <w:r w:rsidR="00266D2C" w:rsidRPr="00E77497">
        <w:t>PropertySetParameterList</w:t>
      </w:r>
      <w:r w:rsidR="00266D2C" w:rsidRPr="00E77497">
        <w:rPr>
          <w:rFonts w:ascii="Courier New" w:hAnsi="Courier New" w:cs="Courier New"/>
          <w:b/>
          <w:i w:val="0"/>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p>
    <w:p w14:paraId="416751F5" w14:textId="77777777" w:rsidR="00266D2C" w:rsidRPr="00E77497" w:rsidRDefault="00266D2C" w:rsidP="00266D2C">
      <w:pPr>
        <w:pStyle w:val="Alg4"/>
        <w:numPr>
          <w:ilvl w:val="0"/>
          <w:numId w:val="865"/>
        </w:numPr>
        <w:spacing w:after="220"/>
        <w:contextualSpacing/>
      </w:pPr>
      <w:r w:rsidRPr="00E77497">
        <w:t xml:space="preserve">Return </w:t>
      </w:r>
      <w:r>
        <w:rPr>
          <w:b/>
        </w:rPr>
        <w:t>true</w:t>
      </w:r>
      <w:r w:rsidRPr="00E77497">
        <w:t>.</w:t>
      </w:r>
    </w:p>
    <w:p w14:paraId="33BFF77A" w14:textId="77777777" w:rsidR="004A7791" w:rsidRPr="00E77497" w:rsidRDefault="004A7791" w:rsidP="00D148E9">
      <w:pPr>
        <w:pStyle w:val="40"/>
      </w:pPr>
      <w:r w:rsidRPr="00E77497">
        <w:t>Runtime Semantics</w:t>
      </w:r>
    </w:p>
    <w:p w14:paraId="6685C422" w14:textId="77777777" w:rsidR="004A7791" w:rsidRPr="00E77497" w:rsidRDefault="004A7791" w:rsidP="004A7791">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14:paraId="34C22AC3" w14:textId="77777777" w:rsidR="004A7791" w:rsidRPr="004418C4" w:rsidRDefault="004A7791" w:rsidP="003C3971">
      <w:pPr>
        <w:ind w:left="360"/>
      </w:pPr>
      <w:r>
        <w:t>W</w:t>
      </w:r>
      <w:r w:rsidRPr="004418C4">
        <w:t xml:space="preserve">ith </w:t>
      </w:r>
      <w:r>
        <w:t>parameter</w:t>
      </w:r>
      <w:r w:rsidRPr="004418C4">
        <w:t xml:space="preserve"> </w:t>
      </w:r>
      <w:r>
        <w:rPr>
          <w:rFonts w:ascii="Times New Roman" w:hAnsi="Times New Roman"/>
          <w:i/>
        </w:rPr>
        <w:t>object</w:t>
      </w:r>
      <w:r w:rsidR="003C3971">
        <w:t xml:space="preserve"> and optional parameter </w:t>
      </w:r>
      <w:r w:rsidR="003C3971">
        <w:rPr>
          <w:rFonts w:ascii="Times New Roman" w:hAnsi="Times New Roman"/>
          <w:i/>
        </w:rPr>
        <w:t>functionPrototype</w:t>
      </w:r>
      <w:r w:rsidR="003656DE">
        <w:rPr>
          <w:rFonts w:ascii="Times New Roman" w:hAnsi="Times New Roman"/>
          <w:iCs/>
        </w:rPr>
        <w:t>.</w:t>
      </w:r>
      <w:r w:rsidR="003C3971">
        <w:t xml:space="preserve"> </w:t>
      </w:r>
    </w:p>
    <w:p w14:paraId="17EF4F96" w14:textId="77777777" w:rsidR="004A7791" w:rsidRPr="00E77497" w:rsidRDefault="004A7791"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14:paraId="52CCF1AD" w14:textId="77777777" w:rsidR="004A7791" w:rsidRPr="00E77497" w:rsidRDefault="004A7791" w:rsidP="001B2656">
      <w:pPr>
        <w:pStyle w:val="Alg4"/>
        <w:numPr>
          <w:ilvl w:val="0"/>
          <w:numId w:val="754"/>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4A09B9">
        <w:t>the result of evaluating</w:t>
      </w:r>
      <w:r>
        <w:t xml:space="preserve"> </w:t>
      </w:r>
      <w:r w:rsidRPr="00E77497">
        <w:rPr>
          <w:i/>
        </w:rPr>
        <w:t>PropertyName</w:t>
      </w:r>
      <w:r w:rsidRPr="00E77497">
        <w:t>.</w:t>
      </w:r>
    </w:p>
    <w:p w14:paraId="1B605EEE" w14:textId="77777777" w:rsidR="004A09B9" w:rsidRDefault="004A09B9" w:rsidP="001B2656">
      <w:pPr>
        <w:numPr>
          <w:ilvl w:val="0"/>
          <w:numId w:val="75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14:paraId="5B268536" w14:textId="77777777" w:rsidR="00905A0F" w:rsidRPr="0006447F" w:rsidRDefault="00905A0F" w:rsidP="00905A0F">
      <w:pPr>
        <w:numPr>
          <w:ilvl w:val="0"/>
          <w:numId w:val="75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001819E8" w:rsidRPr="00BC2562">
        <w:rPr>
          <w:rFonts w:ascii="Times New Roman" w:hAnsi="Times New Roman"/>
        </w:rPr>
        <w:t xml:space="preserve">IsStrict of </w:t>
      </w:r>
      <w:r w:rsidR="001819E8" w:rsidRPr="00BC2562">
        <w:rPr>
          <w:rFonts w:ascii="Times New Roman" w:hAnsi="Times New Roman"/>
          <w:i/>
        </w:rPr>
        <w:t>FunctionBody</w:t>
      </w:r>
      <w:r>
        <w:rPr>
          <w:rFonts w:ascii="Times New Roman" w:hAnsi="Times New Roman"/>
        </w:rPr>
        <w:t xml:space="preserve">.  </w:t>
      </w:r>
    </w:p>
    <w:p w14:paraId="6FD13DA9" w14:textId="77777777" w:rsidR="00905A0F" w:rsidRDefault="00905A0F" w:rsidP="00E74C84">
      <w:pPr>
        <w:numPr>
          <w:ilvl w:val="0"/>
          <w:numId w:val="75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002F42C1"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002F42C1" w:rsidRPr="00E77497">
        <w:rPr>
          <w:rFonts w:ascii="Times New Roman" w:hAnsi="Times New Roman"/>
        </w:rPr>
        <w:t>execution context</w:t>
      </w:r>
      <w:r w:rsidR="002F42C1">
        <w:rPr>
          <w:rFonts w:ascii="Times New Roman" w:hAnsi="Times New Roman"/>
        </w:rPr>
        <w:t>’s</w:t>
      </w:r>
      <w:r w:rsidRPr="00E77497">
        <w:rPr>
          <w:rFonts w:ascii="Times New Roman" w:hAnsi="Times New Roman"/>
        </w:rPr>
        <w:t xml:space="preserve"> LexicalEnvironment</w:t>
      </w:r>
      <w:r>
        <w:rPr>
          <w:rFonts w:ascii="Times New Roman" w:hAnsi="Times New Roman"/>
        </w:rPr>
        <w:t>.</w:t>
      </w:r>
    </w:p>
    <w:p w14:paraId="49375C74" w14:textId="77777777" w:rsidR="001B2656" w:rsidRDefault="001B2656" w:rsidP="001B2656">
      <w:pPr>
        <w:pStyle w:val="Alg4"/>
        <w:numPr>
          <w:ilvl w:val="0"/>
          <w:numId w:val="754"/>
        </w:numPr>
        <w:spacing w:after="220"/>
        <w:contextualSpacing/>
      </w:pPr>
      <w:r>
        <w:t>If isComputedPropertyName(</w:t>
      </w:r>
      <w:r w:rsidRPr="00E77497">
        <w:rPr>
          <w:i/>
        </w:rPr>
        <w:t>prop</w:t>
      </w:r>
      <w:r>
        <w:rPr>
          <w:i/>
        </w:rPr>
        <w:t>Key</w:t>
      </w:r>
      <w:r>
        <w:t xml:space="preserve">) is </w:t>
      </w:r>
      <w:r>
        <w:rPr>
          <w:b/>
          <w:bCs/>
        </w:rPr>
        <w:t>true</w:t>
      </w:r>
      <w:r>
        <w:t xml:space="preserve">, then </w:t>
      </w:r>
    </w:p>
    <w:p w14:paraId="6BE2A2E2" w14:textId="77777777" w:rsidR="001B2656" w:rsidRDefault="001B2656" w:rsidP="001B2656">
      <w:pPr>
        <w:pStyle w:val="Alg4"/>
        <w:numPr>
          <w:ilvl w:val="1"/>
          <w:numId w:val="75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14:paraId="708FA2A6" w14:textId="77777777" w:rsidR="001B2656" w:rsidRDefault="001B2656" w:rsidP="001B2656">
      <w:pPr>
        <w:pStyle w:val="Alg4"/>
        <w:numPr>
          <w:ilvl w:val="1"/>
          <w:numId w:val="754"/>
        </w:numPr>
        <w:spacing w:after="220"/>
        <w:contextualSpacing/>
      </w:pPr>
      <w:r>
        <w:t>ReturnIfAbrupt(</w:t>
      </w:r>
      <w:r>
        <w:rPr>
          <w:i/>
          <w:iCs/>
        </w:rPr>
        <w:t>duplicateKey</w:t>
      </w:r>
      <w:r>
        <w:t>).</w:t>
      </w:r>
    </w:p>
    <w:p w14:paraId="515F9F88" w14:textId="77777777" w:rsidR="001B2656" w:rsidRDefault="001B2656" w:rsidP="00E74C84">
      <w:pPr>
        <w:pStyle w:val="Alg4"/>
        <w:numPr>
          <w:ilvl w:val="1"/>
          <w:numId w:val="75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5C780D87" w14:textId="77777777" w:rsidR="00CC0E28" w:rsidRDefault="00CC0E28" w:rsidP="006F76B1">
      <w:pPr>
        <w:numPr>
          <w:ilvl w:val="0"/>
          <w:numId w:val="754"/>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14:paraId="04ABEE2E" w14:textId="77777777" w:rsidR="00905A0F" w:rsidRPr="0006447F" w:rsidRDefault="00905A0F" w:rsidP="001B2656">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sidR="007310B3">
        <w:rPr>
          <w:rFonts w:ascii="Times New Roman" w:hAnsi="Times New Roman"/>
          <w:i/>
        </w:rPr>
        <w:t>Function</w:t>
      </w:r>
      <w:r w:rsidR="007310B3"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r w:rsidR="00F62C9B">
        <w:rPr>
          <w:rFonts w:ascii="Times New Roman" w:hAnsi="Times New Roman"/>
          <w:i/>
        </w:rPr>
        <w:t xml:space="preserve"> </w:t>
      </w:r>
      <w:r w:rsidR="00F62C9B">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sidR="00F62C9B">
        <w:rPr>
          <w:rFonts w:ascii="Times New Roman" w:hAnsi="Times New Roman"/>
        </w:rPr>
        <w:t>as the</w:t>
      </w:r>
      <w:r w:rsidR="00F62C9B">
        <w:t xml:space="preserve"> </w:t>
      </w:r>
      <w:r w:rsidR="00F62C9B" w:rsidRPr="00ED240D">
        <w:rPr>
          <w:rFonts w:ascii="Times New Roman" w:hAnsi="Times New Roman"/>
          <w:i/>
        </w:rPr>
        <w:t>methodNam</w:t>
      </w:r>
      <w:r w:rsidR="00F62C9B" w:rsidRPr="00DA3106">
        <w:rPr>
          <w:rFonts w:ascii="Times New Roman" w:hAnsi="Times New Roman"/>
          <w:i/>
        </w:rPr>
        <w:t>e</w:t>
      </w:r>
      <w:r w:rsidR="00F62C9B" w:rsidRPr="00F62C9B">
        <w:rPr>
          <w:rFonts w:ascii="Times New Roman" w:hAnsi="Times New Roman"/>
        </w:rPr>
        <w:t xml:space="preserve"> </w:t>
      </w:r>
      <w:r w:rsidR="00F62C9B">
        <w:rPr>
          <w:rFonts w:ascii="Times New Roman" w:hAnsi="Times New Roman"/>
        </w:rPr>
        <w:t>optional argument</w:t>
      </w:r>
      <w:r>
        <w:t>.</w:t>
      </w:r>
      <w:r w:rsidR="003C3971" w:rsidRPr="00004DF1">
        <w:rPr>
          <w:rFonts w:ascii="Times New Roman" w:hAnsi="Times New Roman"/>
        </w:rPr>
        <w:t xml:space="preserve"> If </w:t>
      </w:r>
      <w:r w:rsidR="003C3971" w:rsidRPr="00004DF1">
        <w:rPr>
          <w:rFonts w:ascii="Times New Roman" w:hAnsi="Times New Roman"/>
          <w:i/>
          <w:iCs/>
        </w:rPr>
        <w:t>functionPrototype</w:t>
      </w:r>
      <w:r w:rsidR="003C3971" w:rsidRPr="00004DF1">
        <w:rPr>
          <w:rFonts w:ascii="Times New Roman" w:hAnsi="Times New Roman"/>
        </w:rPr>
        <w:t xml:space="preserve"> was passed as a parameter then also pass its value as the </w:t>
      </w:r>
      <w:r w:rsidR="003C3971" w:rsidRPr="00004DF1">
        <w:rPr>
          <w:rFonts w:ascii="Times New Roman" w:hAnsi="Times New Roman"/>
          <w:i/>
          <w:iCs/>
        </w:rPr>
        <w:t>functionPrototype</w:t>
      </w:r>
      <w:r w:rsidR="003C3971" w:rsidRPr="00004DF1">
        <w:rPr>
          <w:rFonts w:ascii="Times New Roman" w:hAnsi="Times New Roman"/>
        </w:rPr>
        <w:t xml:space="preserve"> optional argument of FunctionCreate.</w:t>
      </w:r>
    </w:p>
    <w:p w14:paraId="52DD1108" w14:textId="77777777" w:rsidR="00CC0E28" w:rsidRDefault="00CC0E28" w:rsidP="00CC0E28">
      <w:pPr>
        <w:numPr>
          <w:ilvl w:val="0"/>
          <w:numId w:val="754"/>
        </w:numPr>
        <w:spacing w:after="220"/>
        <w:contextualSpacing/>
        <w:rPr>
          <w:rFonts w:ascii="Times New Roman" w:hAnsi="Times New Roman"/>
        </w:rPr>
      </w:pPr>
      <w:r>
        <w:rPr>
          <w:rFonts w:ascii="Times New Roman" w:hAnsi="Times New Roman"/>
        </w:rPr>
        <w:t xml:space="preserve">Else </w:t>
      </w:r>
    </w:p>
    <w:p w14:paraId="05E35433" w14:textId="77777777" w:rsidR="00CC0E28" w:rsidRPr="0006447F" w:rsidRDefault="00CC0E28" w:rsidP="00C56E2D">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r w:rsidR="003C3971">
        <w:t xml:space="preserve"> </w:t>
      </w:r>
      <w:r w:rsidR="003C3971" w:rsidRPr="003C3971">
        <w:rPr>
          <w:rFonts w:ascii="Times New Roman" w:hAnsi="Times New Roman"/>
        </w:rPr>
        <w:t xml:space="preserve">If </w:t>
      </w:r>
      <w:r w:rsidR="003C3971" w:rsidRPr="003C3971">
        <w:rPr>
          <w:rFonts w:ascii="Times New Roman" w:hAnsi="Times New Roman"/>
          <w:i/>
          <w:iCs/>
        </w:rPr>
        <w:t>functionPrototype</w:t>
      </w:r>
      <w:r w:rsidR="003C3971" w:rsidRPr="003C3971">
        <w:rPr>
          <w:rFonts w:ascii="Times New Roman" w:hAnsi="Times New Roman"/>
        </w:rPr>
        <w:t xml:space="preserve"> was passed as a parameter then also pass its value as the </w:t>
      </w:r>
      <w:r w:rsidR="003C3971" w:rsidRPr="003C3971">
        <w:rPr>
          <w:rFonts w:ascii="Times New Roman" w:hAnsi="Times New Roman"/>
          <w:i/>
          <w:iCs/>
        </w:rPr>
        <w:t>functionPrototype</w:t>
      </w:r>
      <w:r w:rsidR="003C3971" w:rsidRPr="003C3971">
        <w:rPr>
          <w:rFonts w:ascii="Times New Roman" w:hAnsi="Times New Roman"/>
        </w:rPr>
        <w:t xml:space="preserve"> optional argument of FunctionCreate.</w:t>
      </w:r>
    </w:p>
    <w:p w14:paraId="7D21D867" w14:textId="77777777" w:rsidR="004A7791" w:rsidRPr="00F62C9B" w:rsidRDefault="004A7791" w:rsidP="00F62C9B">
      <w:pPr>
        <w:numPr>
          <w:ilvl w:val="0"/>
          <w:numId w:val="75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F62C9B">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r w:rsidR="001819E8">
        <w:rPr>
          <w:rFonts w:ascii="Times New Roman" w:hAnsi="Times New Roman"/>
          <w:b/>
        </w:rPr>
        <w:t>true</w:t>
      </w:r>
      <w:r w:rsidR="0003414D" w:rsidRPr="00F62C9B">
        <w:rPr>
          <w:rFonts w:ascii="Times New Roman" w:hAnsi="Times New Roman"/>
        </w:rPr>
        <w:t>,</w:t>
      </w:r>
      <w:r w:rsidR="00F62C9B" w:rsidRPr="00F62C9B">
        <w:rPr>
          <w:rFonts w:ascii="Times New Roman" w:hAnsi="Times New Roman"/>
        </w:rPr>
        <w:t xml:space="preserve"> </w:t>
      </w:r>
      <w:r w:rsidRPr="00F62C9B">
        <w:rPr>
          <w:rFonts w:ascii="Times New Roman" w:hAnsi="Times New Roman"/>
        </w:rPr>
        <w:t xml:space="preserve">[[Enumerable]]: </w:t>
      </w:r>
      <w:commentRangeStart w:id="4375"/>
      <w:r w:rsidR="00E81125">
        <w:rPr>
          <w:rFonts w:ascii="Times New Roman" w:hAnsi="Times New Roman"/>
          <w:b/>
        </w:rPr>
        <w:t>true</w:t>
      </w:r>
      <w:commentRangeEnd w:id="4375"/>
      <w:r w:rsidR="00E81125">
        <w:rPr>
          <w:rStyle w:val="af6"/>
        </w:rPr>
        <w:commentReference w:id="4375"/>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sidR="00066663">
        <w:rPr>
          <w:rFonts w:ascii="Times New Roman" w:hAnsi="Times New Roman"/>
        </w:rPr>
        <w:t>.</w:t>
      </w:r>
    </w:p>
    <w:p w14:paraId="1677EA3F" w14:textId="77777777" w:rsidR="004A7791" w:rsidRDefault="00056550" w:rsidP="001B2656">
      <w:pPr>
        <w:numPr>
          <w:ilvl w:val="0"/>
          <w:numId w:val="75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004A7791" w:rsidRPr="00F62C9B">
        <w:rPr>
          <w:rFonts w:ascii="Times New Roman" w:hAnsi="Times New Roman"/>
        </w:rPr>
        <w:t xml:space="preserve"> the result of DefineProperty</w:t>
      </w:r>
      <w:r w:rsidR="006B283E">
        <w:rPr>
          <w:rFonts w:ascii="Times New Roman" w:hAnsi="Times New Roman"/>
        </w:rPr>
        <w:t>OrThrow(</w:t>
      </w:r>
      <w:r w:rsidR="004A7791" w:rsidRPr="00F62C9B">
        <w:rPr>
          <w:rFonts w:ascii="Times New Roman" w:hAnsi="Times New Roman"/>
          <w:i/>
        </w:rPr>
        <w:t>object</w:t>
      </w:r>
      <w:r w:rsidR="006B283E">
        <w:rPr>
          <w:rFonts w:ascii="Times New Roman" w:hAnsi="Times New Roman"/>
          <w:iCs/>
        </w:rPr>
        <w:t>,</w:t>
      </w:r>
      <w:r w:rsidR="004A7791" w:rsidRPr="00F62C9B">
        <w:rPr>
          <w:rFonts w:ascii="Times New Roman" w:hAnsi="Times New Roman"/>
        </w:rPr>
        <w:t xml:space="preserve"> </w:t>
      </w:r>
      <w:r w:rsidR="001B2656" w:rsidRPr="001B2656">
        <w:rPr>
          <w:rFonts w:ascii="Times New Roman" w:hAnsi="Times New Roman"/>
          <w:i/>
          <w:iCs/>
        </w:rPr>
        <w:t>propKey</w:t>
      </w:r>
      <w:r w:rsidR="001228A8">
        <w:rPr>
          <w:rFonts w:ascii="Times New Roman" w:hAnsi="Times New Roman"/>
          <w:iCs/>
        </w:rPr>
        <w:t>,</w:t>
      </w:r>
      <w:r w:rsidR="004C61C8">
        <w:rPr>
          <w:rFonts w:ascii="Times New Roman" w:hAnsi="Times New Roman"/>
        </w:rPr>
        <w:t xml:space="preserve"> </w:t>
      </w:r>
      <w:r w:rsidR="004A7791" w:rsidRPr="00F62C9B">
        <w:rPr>
          <w:rFonts w:ascii="Times New Roman" w:hAnsi="Times New Roman"/>
          <w:i/>
        </w:rPr>
        <w:t>desc</w:t>
      </w:r>
      <w:r w:rsidR="006B283E">
        <w:rPr>
          <w:rFonts w:ascii="Times New Roman" w:hAnsi="Times New Roman"/>
          <w:iCs/>
        </w:rPr>
        <w:t>)</w:t>
      </w:r>
      <w:r w:rsidR="004A7791" w:rsidRPr="00F62C9B">
        <w:rPr>
          <w:rFonts w:ascii="Times New Roman" w:hAnsi="Times New Roman"/>
        </w:rPr>
        <w:t>.</w:t>
      </w:r>
    </w:p>
    <w:p w14:paraId="11622C0F" w14:textId="77777777" w:rsidR="00056550" w:rsidRDefault="00056550" w:rsidP="00056550">
      <w:pPr>
        <w:numPr>
          <w:ilvl w:val="0"/>
          <w:numId w:val="754"/>
        </w:numPr>
        <w:spacing w:after="220"/>
        <w:contextualSpacing/>
        <w:rPr>
          <w:rFonts w:ascii="Times New Roman" w:hAnsi="Times New Roman"/>
        </w:rPr>
      </w:pPr>
      <w:r>
        <w:rPr>
          <w:rFonts w:ascii="Times New Roman" w:hAnsi="Times New Roman"/>
        </w:rPr>
        <w:t>ReturnIfAbrupt(</w:t>
      </w:r>
      <w:r w:rsidRPr="00056550">
        <w:rPr>
          <w:rFonts w:ascii="Times New Roman" w:hAnsi="Times New Roman"/>
          <w:i/>
        </w:rPr>
        <w:t>status</w:t>
      </w:r>
      <w:r>
        <w:rPr>
          <w:rFonts w:ascii="Times New Roman" w:hAnsi="Times New Roman"/>
        </w:rPr>
        <w:t>).</w:t>
      </w:r>
    </w:p>
    <w:p w14:paraId="7E4105A0" w14:textId="77777777" w:rsidR="00056550" w:rsidRPr="00F62C9B" w:rsidRDefault="00056550" w:rsidP="00F62C9B">
      <w:pPr>
        <w:numPr>
          <w:ilvl w:val="0"/>
          <w:numId w:val="754"/>
        </w:numPr>
        <w:spacing w:after="220"/>
        <w:rPr>
          <w:rFonts w:ascii="Times New Roman" w:hAnsi="Times New Roman"/>
        </w:rPr>
      </w:pPr>
      <w:r>
        <w:rPr>
          <w:rFonts w:ascii="Times New Roman" w:hAnsi="Times New Roman"/>
        </w:rPr>
        <w:t>NormalCompletion(</w:t>
      </w:r>
      <w:r w:rsidRPr="008F1A22">
        <w:rPr>
          <w:rFonts w:ascii="Times New Roman" w:hAnsi="Times New Roman"/>
          <w:i/>
          <w:iCs/>
        </w:rPr>
        <w:t>closure</w:t>
      </w:r>
      <w:r>
        <w:rPr>
          <w:rFonts w:ascii="Times New Roman" w:hAnsi="Times New Roman"/>
        </w:rPr>
        <w:t>).</w:t>
      </w:r>
    </w:p>
    <w:p w14:paraId="1F81C496" w14:textId="77777777" w:rsidR="00805AF1" w:rsidRDefault="00805AF1" w:rsidP="00805AF1">
      <w:r>
        <w:rPr>
          <w:rStyle w:val="bnf"/>
        </w:rPr>
        <w:t>MethodDefinition</w:t>
      </w:r>
      <w:r w:rsidRPr="00E77497">
        <w:t xml:space="preserve"> </w:t>
      </w:r>
      <w:r w:rsidRPr="00E77497">
        <w:rPr>
          <w:b/>
        </w:rPr>
        <w:t>:</w:t>
      </w:r>
      <w:r w:rsidRPr="00E77497">
        <w:t xml:space="preserve"> </w:t>
      </w:r>
      <w:r w:rsidR="003D5BBB" w:rsidRPr="003D5BBB">
        <w:rPr>
          <w:rFonts w:ascii="Times New Roman" w:hAnsi="Times New Roman"/>
          <w:i/>
        </w:rPr>
        <w:t>GeneratorMethod</w:t>
      </w:r>
      <w:r w:rsidR="004A7791" w:rsidRPr="00E77497">
        <w:t xml:space="preserve"> </w:t>
      </w:r>
    </w:p>
    <w:p w14:paraId="505F72E7" w14:textId="77777777" w:rsidR="004A7791" w:rsidRPr="00E77497" w:rsidRDefault="00805AF1" w:rsidP="00805AF1">
      <w:r>
        <w:t xml:space="preserve">See </w:t>
      </w:r>
      <w:r w:rsidR="00A51D25">
        <w:fldChar w:fldCharType="begin"/>
      </w:r>
      <w:r w:rsidR="00A51D25">
        <w:instrText xml:space="preserve"> REF _Ref365533912 \r \h </w:instrText>
      </w:r>
      <w:r w:rsidR="00A51D25">
        <w:fldChar w:fldCharType="separate"/>
      </w:r>
      <w:r w:rsidR="00083CEC">
        <w:t>14.4</w:t>
      </w:r>
      <w:r w:rsidR="00A51D25">
        <w:fldChar w:fldCharType="end"/>
      </w:r>
      <w:r>
        <w:t>.</w:t>
      </w:r>
    </w:p>
    <w:p w14:paraId="78C7DB89" w14:textId="77777777" w:rsidR="004A7791" w:rsidRPr="00E77497"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14:paraId="263E0BE2" w14:textId="77777777" w:rsidR="00E6537A" w:rsidRPr="00E77497" w:rsidRDefault="00E6537A" w:rsidP="001B2656">
      <w:pPr>
        <w:pStyle w:val="Alg4"/>
        <w:numPr>
          <w:ilvl w:val="0"/>
          <w:numId w:val="761"/>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14:paraId="355AB358" w14:textId="77777777" w:rsidR="004A09B9" w:rsidRDefault="004A09B9" w:rsidP="001B2656">
      <w:pPr>
        <w:numPr>
          <w:ilvl w:val="0"/>
          <w:numId w:val="761"/>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14:paraId="739F136D" w14:textId="77777777" w:rsidR="00E6537A" w:rsidRPr="0006447F" w:rsidRDefault="00FF36B2" w:rsidP="00E6537A">
      <w:pPr>
        <w:numPr>
          <w:ilvl w:val="0"/>
          <w:numId w:val="761"/>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14:paraId="38B94258" w14:textId="77777777" w:rsidR="002F42C1" w:rsidRDefault="002F42C1" w:rsidP="002F42C1">
      <w:pPr>
        <w:numPr>
          <w:ilvl w:val="0"/>
          <w:numId w:val="761"/>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14:paraId="36330CA6" w14:textId="77777777" w:rsidR="00FE5E17" w:rsidRDefault="00FE5E17" w:rsidP="00E74C84">
      <w:pPr>
        <w:numPr>
          <w:ilvl w:val="0"/>
          <w:numId w:val="761"/>
        </w:numPr>
        <w:spacing w:after="0"/>
        <w:contextualSpacing/>
        <w:rPr>
          <w:rFonts w:ascii="Times New Roman" w:hAnsi="Times New Roman"/>
        </w:rPr>
      </w:pPr>
      <w:r>
        <w:rPr>
          <w:rFonts w:ascii="Times New Roman" w:hAnsi="Times New Roman"/>
        </w:rPr>
        <w:t xml:space="preserve">Let </w:t>
      </w:r>
      <w:r w:rsidRPr="00FE5E17">
        <w:rPr>
          <w:rFonts w:ascii="Times New Roman" w:hAnsi="Times New Roman"/>
          <w:i/>
        </w:rPr>
        <w:t>formalP</w:t>
      </w:r>
      <w:r w:rsidR="00C700A2">
        <w:rPr>
          <w:rFonts w:ascii="Times New Roman" w:hAnsi="Times New Roman"/>
          <w:i/>
        </w:rPr>
        <w:t>a</w:t>
      </w:r>
      <w:r w:rsidRPr="00FE5E17">
        <w:rPr>
          <w:rFonts w:ascii="Times New Roman" w:hAnsi="Times New Roman"/>
          <w:i/>
        </w:rPr>
        <w:t>rameterList</w:t>
      </w:r>
      <w:r>
        <w:rPr>
          <w:rFonts w:ascii="Times New Roman" w:hAnsi="Times New Roman"/>
        </w:rPr>
        <w:t xml:space="preserve"> be the production  </w:t>
      </w:r>
      <w:r w:rsidRPr="00E77497">
        <w:rPr>
          <w:rStyle w:val="bnf"/>
        </w:rPr>
        <w:t>FormalParameter</w:t>
      </w:r>
      <w:r w:rsidR="007C41ED">
        <w:rPr>
          <w:rStyle w:val="bnf"/>
        </w:rPr>
        <w:t>s</w:t>
      </w:r>
      <w:r w:rsidR="002313AB">
        <w:rPr>
          <w:rStyle w:val="bnf"/>
          <w:i w:val="0"/>
          <w:iCs/>
        </w:rPr>
        <w:t xml:space="preserve"> </w:t>
      </w:r>
      <w:r w:rsidRPr="00E77497">
        <w:rPr>
          <w:b/>
        </w:rPr>
        <w:t>:</w:t>
      </w:r>
      <w:r w:rsidRPr="00E77497">
        <w:rPr>
          <w:sz w:val="16"/>
        </w:rPr>
        <w:t xml:space="preserve"> [empty]</w:t>
      </w:r>
    </w:p>
    <w:p w14:paraId="5F791E9C" w14:textId="77777777" w:rsidR="001B2656" w:rsidRDefault="001B2656" w:rsidP="001B2656">
      <w:pPr>
        <w:pStyle w:val="Alg4"/>
        <w:numPr>
          <w:ilvl w:val="0"/>
          <w:numId w:val="761"/>
        </w:numPr>
        <w:spacing w:after="220"/>
        <w:contextualSpacing/>
      </w:pPr>
      <w:r>
        <w:t>If isComputedPropertyName(</w:t>
      </w:r>
      <w:r w:rsidRPr="00E77497">
        <w:rPr>
          <w:i/>
        </w:rPr>
        <w:t>prop</w:t>
      </w:r>
      <w:r>
        <w:rPr>
          <w:i/>
        </w:rPr>
        <w:t>Key</w:t>
      </w:r>
      <w:r>
        <w:t xml:space="preserve">) is </w:t>
      </w:r>
      <w:r>
        <w:rPr>
          <w:b/>
          <w:bCs/>
        </w:rPr>
        <w:t>true</w:t>
      </w:r>
      <w:r>
        <w:t xml:space="preserve">, then </w:t>
      </w:r>
    </w:p>
    <w:p w14:paraId="44982C80" w14:textId="77777777" w:rsidR="001B2656" w:rsidRDefault="001B2656" w:rsidP="001B2656">
      <w:pPr>
        <w:pStyle w:val="Alg4"/>
        <w:numPr>
          <w:ilvl w:val="1"/>
          <w:numId w:val="761"/>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14:paraId="1CEFFE92" w14:textId="77777777" w:rsidR="001B2656" w:rsidRDefault="001B2656" w:rsidP="001B2656">
      <w:pPr>
        <w:pStyle w:val="Alg4"/>
        <w:numPr>
          <w:ilvl w:val="1"/>
          <w:numId w:val="761"/>
        </w:numPr>
        <w:spacing w:after="220"/>
        <w:contextualSpacing/>
      </w:pPr>
      <w:r>
        <w:t>ReturnIfAbrupt(</w:t>
      </w:r>
      <w:r>
        <w:rPr>
          <w:i/>
          <w:iCs/>
        </w:rPr>
        <w:t>duplicateKey</w:t>
      </w:r>
      <w:r>
        <w:t>).</w:t>
      </w:r>
    </w:p>
    <w:p w14:paraId="3E05F93C" w14:textId="77777777" w:rsidR="001B2656" w:rsidRDefault="001B2656" w:rsidP="001B2656">
      <w:pPr>
        <w:pStyle w:val="Alg4"/>
        <w:numPr>
          <w:ilvl w:val="1"/>
          <w:numId w:val="761"/>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0637569B" w14:textId="77777777" w:rsidR="00543D25" w:rsidRDefault="00543D25" w:rsidP="006F76B1">
      <w:pPr>
        <w:numPr>
          <w:ilvl w:val="0"/>
          <w:numId w:val="761"/>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14:paraId="140229B0" w14:textId="77777777" w:rsidR="00543D25" w:rsidRPr="0006447F" w:rsidRDefault="00543D25" w:rsidP="001B2656">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14:paraId="32061350" w14:textId="77777777" w:rsidR="00543D25" w:rsidRDefault="00543D25" w:rsidP="00543D25">
      <w:pPr>
        <w:numPr>
          <w:ilvl w:val="0"/>
          <w:numId w:val="761"/>
        </w:numPr>
        <w:spacing w:after="220"/>
        <w:contextualSpacing/>
        <w:rPr>
          <w:rFonts w:ascii="Times New Roman" w:hAnsi="Times New Roman"/>
        </w:rPr>
      </w:pPr>
      <w:r>
        <w:rPr>
          <w:rFonts w:ascii="Times New Roman" w:hAnsi="Times New Roman"/>
        </w:rPr>
        <w:t xml:space="preserve">Else </w:t>
      </w:r>
    </w:p>
    <w:p w14:paraId="2E1FBDC1" w14:textId="77777777" w:rsidR="00543D25" w:rsidRPr="0006447F" w:rsidRDefault="00543D25" w:rsidP="00543D25">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12BF58DA" w14:textId="77777777" w:rsidR="00E6537A" w:rsidRPr="00F62C9B" w:rsidRDefault="00E6537A" w:rsidP="00E6537A">
      <w:pPr>
        <w:numPr>
          <w:ilvl w:val="0"/>
          <w:numId w:val="761"/>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sidR="00FE5E17">
        <w:rPr>
          <w:rFonts w:ascii="Times New Roman" w:hAnsi="Times New Roman"/>
        </w:rPr>
        <w:t>Get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sidR="00FE5E17">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14:paraId="51C05E76" w14:textId="77777777" w:rsidR="00E6537A" w:rsidRPr="00F62C9B" w:rsidRDefault="00056550" w:rsidP="001B2656">
      <w:pPr>
        <w:numPr>
          <w:ilvl w:val="0"/>
          <w:numId w:val="761"/>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E6537A" w:rsidRPr="00F62C9B">
        <w:rPr>
          <w:rFonts w:ascii="Times New Roman" w:hAnsi="Times New Roman"/>
        </w:rPr>
        <w:t xml:space="preserve">the result of </w:t>
      </w:r>
      <w:r w:rsidR="00555FBA" w:rsidRPr="00F62C9B">
        <w:rPr>
          <w:rFonts w:ascii="Times New Roman" w:hAnsi="Times New Roman"/>
        </w:rPr>
        <w:t>DefineProperty</w:t>
      </w:r>
      <w:r w:rsidR="00555FBA">
        <w:rPr>
          <w:rFonts w:ascii="Times New Roman" w:hAnsi="Times New Roman"/>
        </w:rPr>
        <w:t>OrThrow(</w:t>
      </w:r>
      <w:r w:rsidR="00555FBA" w:rsidRPr="00F62C9B">
        <w:rPr>
          <w:rFonts w:ascii="Times New Roman" w:hAnsi="Times New Roman"/>
          <w:i/>
        </w:rPr>
        <w:t>object</w:t>
      </w:r>
      <w:r w:rsidR="00555FBA">
        <w:rPr>
          <w:rFonts w:ascii="Times New Roman" w:hAnsi="Times New Roman"/>
          <w:iCs/>
        </w:rPr>
        <w:t>,</w:t>
      </w:r>
      <w:r w:rsidR="00555FBA" w:rsidRPr="00F62C9B">
        <w:rPr>
          <w:rFonts w:ascii="Times New Roman" w:hAnsi="Times New Roman"/>
        </w:rPr>
        <w:t xml:space="preserve"> </w:t>
      </w:r>
      <w:r w:rsidR="001B2656" w:rsidRPr="001B2656">
        <w:rPr>
          <w:rFonts w:ascii="Times New Roman" w:hAnsi="Times New Roman"/>
          <w:i/>
        </w:rPr>
        <w:t>propKey</w:t>
      </w:r>
      <w:r w:rsidR="00555FBA">
        <w:rPr>
          <w:rFonts w:ascii="Times New Roman" w:hAnsi="Times New Roman"/>
          <w:iCs/>
        </w:rPr>
        <w:t>,</w:t>
      </w:r>
      <w:r w:rsidR="00555FBA">
        <w:rPr>
          <w:rFonts w:ascii="Times New Roman" w:hAnsi="Times New Roman"/>
        </w:rPr>
        <w:t xml:space="preserve"> </w:t>
      </w:r>
      <w:r w:rsidR="00555FBA" w:rsidRPr="00F62C9B">
        <w:rPr>
          <w:rFonts w:ascii="Times New Roman" w:hAnsi="Times New Roman"/>
          <w:i/>
        </w:rPr>
        <w:t>desc</w:t>
      </w:r>
      <w:r w:rsidR="00555FBA">
        <w:rPr>
          <w:rFonts w:ascii="Times New Roman" w:hAnsi="Times New Roman"/>
          <w:iCs/>
        </w:rPr>
        <w:t>)</w:t>
      </w:r>
      <w:r w:rsidR="00E6537A" w:rsidRPr="00F62C9B">
        <w:rPr>
          <w:rFonts w:ascii="Times New Roman" w:hAnsi="Times New Roman"/>
        </w:rPr>
        <w:t>.</w:t>
      </w:r>
    </w:p>
    <w:p w14:paraId="5BF4C8B4" w14:textId="77777777" w:rsidR="00056550" w:rsidRDefault="00056550" w:rsidP="00056550">
      <w:pPr>
        <w:numPr>
          <w:ilvl w:val="0"/>
          <w:numId w:val="761"/>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14:paraId="58C49A8C" w14:textId="77777777" w:rsidR="00056550" w:rsidRPr="00F62C9B" w:rsidRDefault="002F1A2E" w:rsidP="00056550">
      <w:pPr>
        <w:numPr>
          <w:ilvl w:val="0"/>
          <w:numId w:val="761"/>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14:paraId="0969E20D" w14:textId="77777777" w:rsidR="004A7791" w:rsidRPr="006B6D0A"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14:paraId="3E11C37F" w14:textId="77777777" w:rsidR="00B439EA" w:rsidRPr="00E77497" w:rsidRDefault="00B439EA" w:rsidP="001B2656">
      <w:pPr>
        <w:pStyle w:val="Alg4"/>
        <w:numPr>
          <w:ilvl w:val="0"/>
          <w:numId w:val="762"/>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14:paraId="4A85B082" w14:textId="77777777" w:rsidR="004A09B9" w:rsidRDefault="004A09B9" w:rsidP="001B2656">
      <w:pPr>
        <w:numPr>
          <w:ilvl w:val="0"/>
          <w:numId w:val="762"/>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14:paraId="05D14F1C" w14:textId="77777777" w:rsidR="00B439EA" w:rsidRPr="0006447F" w:rsidRDefault="00FF36B2" w:rsidP="00791806">
      <w:pPr>
        <w:numPr>
          <w:ilvl w:val="0"/>
          <w:numId w:val="762"/>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14:paraId="49D49D85" w14:textId="77777777" w:rsidR="002F42C1" w:rsidRDefault="002F42C1" w:rsidP="00E74C84">
      <w:pPr>
        <w:numPr>
          <w:ilvl w:val="0"/>
          <w:numId w:val="762"/>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14:paraId="7CABC191" w14:textId="77777777" w:rsidR="001B2656" w:rsidRDefault="001B2656" w:rsidP="001B2656">
      <w:pPr>
        <w:pStyle w:val="Alg4"/>
        <w:numPr>
          <w:ilvl w:val="0"/>
          <w:numId w:val="762"/>
        </w:numPr>
        <w:spacing w:after="220"/>
        <w:contextualSpacing/>
      </w:pPr>
      <w:r>
        <w:t>If isComputedPropertyName(</w:t>
      </w:r>
      <w:r w:rsidRPr="00E77497">
        <w:rPr>
          <w:i/>
        </w:rPr>
        <w:t>prop</w:t>
      </w:r>
      <w:r>
        <w:rPr>
          <w:i/>
        </w:rPr>
        <w:t>Key</w:t>
      </w:r>
      <w:r>
        <w:t xml:space="preserve">) is </w:t>
      </w:r>
      <w:r>
        <w:rPr>
          <w:b/>
          <w:bCs/>
        </w:rPr>
        <w:t>true</w:t>
      </w:r>
      <w:r>
        <w:t xml:space="preserve">, then </w:t>
      </w:r>
    </w:p>
    <w:p w14:paraId="642DD81A" w14:textId="77777777" w:rsidR="001B2656" w:rsidRDefault="001B2656" w:rsidP="001B2656">
      <w:pPr>
        <w:pStyle w:val="Alg4"/>
        <w:numPr>
          <w:ilvl w:val="1"/>
          <w:numId w:val="762"/>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14:paraId="4DC8442C" w14:textId="77777777" w:rsidR="001B2656" w:rsidRDefault="001B2656" w:rsidP="001B2656">
      <w:pPr>
        <w:pStyle w:val="Alg4"/>
        <w:numPr>
          <w:ilvl w:val="1"/>
          <w:numId w:val="762"/>
        </w:numPr>
        <w:spacing w:after="220"/>
        <w:contextualSpacing/>
      </w:pPr>
      <w:r>
        <w:t>ReturnIfAbrupt(</w:t>
      </w:r>
      <w:r>
        <w:rPr>
          <w:i/>
          <w:iCs/>
        </w:rPr>
        <w:t>duplicateKey</w:t>
      </w:r>
      <w:r>
        <w:t>).</w:t>
      </w:r>
    </w:p>
    <w:p w14:paraId="16EC26F3" w14:textId="77777777" w:rsidR="001B2656" w:rsidRDefault="001B2656" w:rsidP="001B2656">
      <w:pPr>
        <w:pStyle w:val="Alg4"/>
        <w:numPr>
          <w:ilvl w:val="1"/>
          <w:numId w:val="762"/>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7C9EFF62" w14:textId="77777777" w:rsidR="00543D25" w:rsidRDefault="00543D25" w:rsidP="006F76B1">
      <w:pPr>
        <w:numPr>
          <w:ilvl w:val="0"/>
          <w:numId w:val="762"/>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14:paraId="7AB83AE6" w14:textId="77777777" w:rsidR="00543D25" w:rsidRPr="0006447F" w:rsidRDefault="00543D25" w:rsidP="001B2656">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14:paraId="08B883C4" w14:textId="77777777" w:rsidR="00543D25" w:rsidRDefault="00543D25" w:rsidP="00543D25">
      <w:pPr>
        <w:numPr>
          <w:ilvl w:val="0"/>
          <w:numId w:val="762"/>
        </w:numPr>
        <w:spacing w:after="220"/>
        <w:contextualSpacing/>
        <w:rPr>
          <w:rFonts w:ascii="Times New Roman" w:hAnsi="Times New Roman"/>
        </w:rPr>
      </w:pPr>
      <w:r>
        <w:rPr>
          <w:rFonts w:ascii="Times New Roman" w:hAnsi="Times New Roman"/>
        </w:rPr>
        <w:t xml:space="preserve">Else </w:t>
      </w:r>
    </w:p>
    <w:p w14:paraId="29A3B392" w14:textId="77777777" w:rsidR="00543D25" w:rsidRPr="0006447F" w:rsidRDefault="00543D25" w:rsidP="00543D25">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082CB8D1" w14:textId="77777777" w:rsidR="00B439EA" w:rsidRPr="00F62C9B" w:rsidRDefault="00B439EA" w:rsidP="00791806">
      <w:pPr>
        <w:numPr>
          <w:ilvl w:val="0"/>
          <w:numId w:val="762"/>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14:paraId="36BAD60F" w14:textId="77777777" w:rsidR="00B439EA" w:rsidRPr="00F62C9B" w:rsidRDefault="00056550" w:rsidP="001B2656">
      <w:pPr>
        <w:numPr>
          <w:ilvl w:val="0"/>
          <w:numId w:val="762"/>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B439EA" w:rsidRPr="00F62C9B">
        <w:rPr>
          <w:rFonts w:ascii="Times New Roman" w:hAnsi="Times New Roman"/>
        </w:rPr>
        <w:t>the result of DefineProperty</w:t>
      </w:r>
      <w:r w:rsidR="00A92721">
        <w:rPr>
          <w:rFonts w:ascii="Times New Roman" w:hAnsi="Times New Roman"/>
        </w:rPr>
        <w:t>OrThrow(</w:t>
      </w:r>
      <w:r w:rsidR="00B439EA" w:rsidRPr="00F62C9B">
        <w:rPr>
          <w:rFonts w:ascii="Times New Roman" w:hAnsi="Times New Roman"/>
          <w:i/>
        </w:rPr>
        <w:t>object</w:t>
      </w:r>
      <w:r w:rsidR="00A92721">
        <w:rPr>
          <w:rFonts w:ascii="Times New Roman" w:hAnsi="Times New Roman"/>
          <w:iCs/>
        </w:rPr>
        <w:t>,</w:t>
      </w:r>
      <w:r w:rsidR="00B439EA" w:rsidRPr="00F62C9B">
        <w:rPr>
          <w:rFonts w:ascii="Times New Roman" w:hAnsi="Times New Roman"/>
        </w:rPr>
        <w:t xml:space="preserve"> </w:t>
      </w:r>
      <w:r w:rsidR="001B2656" w:rsidRPr="001B2656">
        <w:rPr>
          <w:rFonts w:ascii="Times New Roman" w:hAnsi="Times New Roman"/>
          <w:i/>
          <w:iCs/>
        </w:rPr>
        <w:t>propKey</w:t>
      </w:r>
      <w:r w:rsidR="008F1A22">
        <w:rPr>
          <w:rFonts w:ascii="Times New Roman" w:hAnsi="Times New Roman"/>
          <w:iCs/>
        </w:rPr>
        <w:t>,</w:t>
      </w:r>
      <w:r w:rsidR="004C61C8">
        <w:rPr>
          <w:rFonts w:ascii="Times New Roman" w:hAnsi="Times New Roman"/>
        </w:rPr>
        <w:t xml:space="preserve"> </w:t>
      </w:r>
      <w:r w:rsidR="00B439EA" w:rsidRPr="00F62C9B">
        <w:rPr>
          <w:rFonts w:ascii="Times New Roman" w:hAnsi="Times New Roman"/>
          <w:i/>
        </w:rPr>
        <w:t>desc</w:t>
      </w:r>
      <w:r w:rsidR="00A92721">
        <w:rPr>
          <w:rFonts w:ascii="Times New Roman" w:hAnsi="Times New Roman"/>
          <w:iCs/>
        </w:rPr>
        <w:t>)</w:t>
      </w:r>
      <w:r w:rsidR="00B439EA" w:rsidRPr="00F62C9B">
        <w:rPr>
          <w:rFonts w:ascii="Times New Roman" w:hAnsi="Times New Roman"/>
        </w:rPr>
        <w:t>.</w:t>
      </w:r>
    </w:p>
    <w:p w14:paraId="38B2D6C4" w14:textId="77777777" w:rsidR="00056550" w:rsidRDefault="00056550" w:rsidP="00056550">
      <w:pPr>
        <w:numPr>
          <w:ilvl w:val="0"/>
          <w:numId w:val="762"/>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14:paraId="3FE5E476" w14:textId="77777777" w:rsidR="00056550" w:rsidRPr="00F62C9B" w:rsidRDefault="002F1A2E" w:rsidP="00056550">
      <w:pPr>
        <w:numPr>
          <w:ilvl w:val="0"/>
          <w:numId w:val="762"/>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14:paraId="717A52BD" w14:textId="77777777" w:rsidR="00981659" w:rsidRDefault="00981659" w:rsidP="00D148E9">
      <w:pPr>
        <w:pStyle w:val="20"/>
      </w:pPr>
      <w:bookmarkStart w:id="4376" w:name="_Ref365533912"/>
      <w:bookmarkStart w:id="4377" w:name="_Toc360524607"/>
      <w:bookmarkStart w:id="4378" w:name="_Toc366141967"/>
      <w:r>
        <w:t>Generator</w:t>
      </w:r>
      <w:r w:rsidRPr="00E77497">
        <w:t xml:space="preserve"> </w:t>
      </w:r>
      <w:r>
        <w:t xml:space="preserve">Function </w:t>
      </w:r>
      <w:r w:rsidRPr="00E77497">
        <w:t>Definition</w:t>
      </w:r>
      <w:r>
        <w:t>s</w:t>
      </w:r>
      <w:bookmarkEnd w:id="4376"/>
      <w:bookmarkEnd w:id="4378"/>
    </w:p>
    <w:p w14:paraId="7CC50E9F" w14:textId="77777777" w:rsidR="00560A4D" w:rsidRPr="00E77497" w:rsidRDefault="00560A4D" w:rsidP="00560A4D">
      <w:pPr>
        <w:pStyle w:val="Syntax"/>
      </w:pPr>
      <w:bookmarkStart w:id="4379" w:name="_Toc361663495"/>
      <w:bookmarkStart w:id="4380" w:name="_Toc361665336"/>
      <w:bookmarkStart w:id="4381" w:name="_Toc361667176"/>
      <w:bookmarkStart w:id="4382" w:name="_Toc361669005"/>
      <w:bookmarkStart w:id="4383" w:name="_Toc364935049"/>
      <w:bookmarkStart w:id="4384" w:name="_Toc365474293"/>
      <w:bookmarkEnd w:id="4377"/>
      <w:bookmarkEnd w:id="4379"/>
      <w:bookmarkEnd w:id="4380"/>
      <w:bookmarkEnd w:id="4381"/>
      <w:bookmarkEnd w:id="4382"/>
      <w:bookmarkEnd w:id="4383"/>
      <w:bookmarkEnd w:id="4384"/>
      <w:r w:rsidRPr="00E77497">
        <w:t>Syntax</w:t>
      </w:r>
    </w:p>
    <w:p w14:paraId="2ECEF49B" w14:textId="77777777" w:rsidR="001E02E5" w:rsidRPr="00E77497" w:rsidRDefault="001E02E5" w:rsidP="001E02E5">
      <w:pPr>
        <w:pStyle w:val="SyntaxRule"/>
        <w:rPr>
          <w:b/>
        </w:rPr>
      </w:pPr>
      <w:r>
        <w:t>GeneratorMethod</w:t>
      </w:r>
      <w:r w:rsidRPr="00E77497">
        <w:rPr>
          <w:rFonts w:ascii="Arial" w:hAnsi="Arial" w:cs="Arial"/>
          <w:b/>
        </w:rPr>
        <w:t xml:space="preserve"> </w:t>
      </w:r>
      <w:r w:rsidRPr="00E77497">
        <w:rPr>
          <w:rFonts w:ascii="Arial" w:hAnsi="Arial" w:cs="Arial"/>
          <w:b/>
          <w:i w:val="0"/>
        </w:rPr>
        <w:t>:</w:t>
      </w:r>
    </w:p>
    <w:p w14:paraId="548AA81D" w14:textId="77777777" w:rsidR="001E02E5" w:rsidRPr="00E77497" w:rsidRDefault="001E02E5" w:rsidP="00BC1AE0">
      <w:pPr>
        <w:pStyle w:val="SyntaxDefinition"/>
      </w:pP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00C56E2D" w:rsidRPr="00C56E2D">
        <w:t>StrictFormalParameters</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BC1AE0">
        <w:t>Function</w:t>
      </w:r>
      <w:r w:rsidRPr="0032292A">
        <w:t xml:space="preserve">Body </w:t>
      </w:r>
      <w:r w:rsidRPr="00E77497">
        <w:rPr>
          <w:rFonts w:ascii="Courier New" w:hAnsi="Courier New"/>
          <w:b/>
          <w:i w:val="0"/>
        </w:rPr>
        <w:t>}</w:t>
      </w:r>
      <w:r w:rsidRPr="00E77497" w:rsidDel="00C318A3">
        <w:t xml:space="preserve"> </w:t>
      </w:r>
    </w:p>
    <w:p w14:paraId="66603726" w14:textId="77777777" w:rsidR="00560A4D" w:rsidRPr="00E77497" w:rsidRDefault="00560A4D" w:rsidP="00560A4D">
      <w:pPr>
        <w:pStyle w:val="SyntaxRule"/>
      </w:pPr>
      <w:r>
        <w:t>Generator</w:t>
      </w:r>
      <w:r w:rsidRPr="00E77497">
        <w:t xml:space="preserve">Declaration </w:t>
      </w:r>
      <w:r w:rsidRPr="00E77497">
        <w:rPr>
          <w:rFonts w:ascii="Arial" w:hAnsi="Arial"/>
          <w:b/>
          <w:i w:val="0"/>
        </w:rPr>
        <w:t>:</w:t>
      </w:r>
    </w:p>
    <w:p w14:paraId="1430AC1C" w14:textId="77777777"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14:paraId="2A4778F4" w14:textId="77777777" w:rsidR="00560A4D" w:rsidRPr="00E77497" w:rsidRDefault="00560A4D" w:rsidP="00560A4D">
      <w:pPr>
        <w:pStyle w:val="SyntaxRule"/>
      </w:pPr>
      <w:r>
        <w:t>Generator</w:t>
      </w:r>
      <w:r w:rsidRPr="00E77497">
        <w:t xml:space="preserve">Expression </w:t>
      </w:r>
      <w:r w:rsidRPr="00E77497">
        <w:rPr>
          <w:rFonts w:ascii="Arial" w:hAnsi="Arial"/>
          <w:b/>
          <w:i w:val="0"/>
        </w:rPr>
        <w:t>:</w:t>
      </w:r>
    </w:p>
    <w:p w14:paraId="12F7E6C2" w14:textId="77777777"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14:paraId="4B5C6A35" w14:textId="77777777" w:rsidR="00D90FEA" w:rsidRPr="00E77497" w:rsidRDefault="00D90FEA" w:rsidP="00D90FEA">
      <w:pPr>
        <w:pStyle w:val="SyntaxRule"/>
      </w:pPr>
      <w:r>
        <w:t>YieldExpression</w:t>
      </w:r>
      <w:r w:rsidRPr="00E77497">
        <w:t xml:space="preserve"> </w:t>
      </w:r>
      <w:r w:rsidRPr="00E77497">
        <w:rPr>
          <w:rFonts w:ascii="Arial" w:hAnsi="Arial"/>
          <w:b/>
          <w:i w:val="0"/>
        </w:rPr>
        <w:t>:</w:t>
      </w:r>
    </w:p>
    <w:p w14:paraId="336342E7" w14:textId="77777777" w:rsidR="00D90FEA" w:rsidRDefault="00D90FEA" w:rsidP="00482029">
      <w:pPr>
        <w:pStyle w:val="SyntaxDefinition"/>
      </w:pPr>
      <w:r>
        <w:rPr>
          <w:rFonts w:ascii="Courier New" w:hAnsi="Courier New"/>
          <w:b/>
          <w:i w:val="0"/>
        </w:rPr>
        <w:t xml:space="preserve">yield </w:t>
      </w:r>
      <w:r w:rsidR="00482029">
        <w:t>YieldDelegator</w:t>
      </w:r>
      <w:r w:rsidR="00482029" w:rsidRPr="00E77497">
        <w:rPr>
          <w:rFonts w:ascii="Arial" w:hAnsi="Arial" w:cs="Arial"/>
          <w:i w:val="0"/>
          <w:vertAlign w:val="subscript"/>
        </w:rPr>
        <w:t>opt</w:t>
      </w:r>
      <w:r w:rsidRPr="00E77497">
        <w:t xml:space="preserve"> </w:t>
      </w:r>
      <w:r w:rsidR="00597D7A">
        <w:rPr>
          <w:i w:val="0"/>
        </w:rPr>
        <w:t xml:space="preserve"> </w:t>
      </w:r>
      <w:commentRangeStart w:id="4385"/>
      <w:r w:rsidR="00597D7A" w:rsidRPr="00E77497">
        <w:rPr>
          <w:rFonts w:ascii="Arial" w:hAnsi="Arial" w:cs="Arial"/>
          <w:i w:val="0"/>
          <w:sz w:val="16"/>
        </w:rPr>
        <w:t>[</w:t>
      </w:r>
      <w:r w:rsidR="00597D7A">
        <w:rPr>
          <w:rFonts w:ascii="Arial" w:hAnsi="Arial" w:cs="Arial"/>
          <w:i w:val="0"/>
          <w:sz w:val="16"/>
        </w:rPr>
        <w:t>Lexical goal</w:t>
      </w:r>
      <w:r w:rsidR="00597D7A" w:rsidRPr="00E77497">
        <w:rPr>
          <w:rFonts w:ascii="Arial" w:hAnsi="Arial" w:cs="Arial"/>
          <w:i w:val="0"/>
          <w:sz w:val="16"/>
        </w:rPr>
        <w:t xml:space="preserve"> </w:t>
      </w:r>
      <w:r w:rsidR="00597D7A">
        <w:rPr>
          <w:sz w:val="16"/>
        </w:rPr>
        <w:t>InputElementRegExp</w:t>
      </w:r>
      <w:r w:rsidR="00597D7A" w:rsidRPr="00E77497">
        <w:rPr>
          <w:rFonts w:ascii="Arial" w:hAnsi="Arial" w:cs="Arial"/>
          <w:i w:val="0"/>
          <w:sz w:val="16"/>
        </w:rPr>
        <w:t>]</w:t>
      </w:r>
      <w:r w:rsidR="00597D7A">
        <w:rPr>
          <w:rFonts w:ascii="Arial" w:hAnsi="Arial" w:cs="Arial"/>
          <w:i w:val="0"/>
          <w:sz w:val="16"/>
        </w:rPr>
        <w:t xml:space="preserve"> </w:t>
      </w:r>
      <w:commentRangeEnd w:id="4385"/>
      <w:r w:rsidR="00597D7A">
        <w:rPr>
          <w:rStyle w:val="af6"/>
          <w:rFonts w:ascii="Arial" w:eastAsia="MS Mincho" w:hAnsi="Arial"/>
          <w:i w:val="0"/>
          <w:lang w:eastAsia="ja-JP"/>
        </w:rPr>
        <w:commentReference w:id="4385"/>
      </w:r>
      <w:r w:rsidRPr="00E77497">
        <w:t xml:space="preserve"> </w:t>
      </w:r>
      <w:r w:rsidR="00482029">
        <w:t>AssignmentExpression</w:t>
      </w:r>
      <w:r w:rsidRPr="00E77497">
        <w:t xml:space="preserve"> </w:t>
      </w:r>
    </w:p>
    <w:p w14:paraId="020A74FC" w14:textId="77777777" w:rsidR="00482029" w:rsidRPr="00E77497" w:rsidRDefault="00482029" w:rsidP="00482029">
      <w:pPr>
        <w:pStyle w:val="SyntaxRule"/>
      </w:pPr>
      <w:r>
        <w:t>YieldDelegator</w:t>
      </w:r>
      <w:r w:rsidRPr="00E77497">
        <w:t xml:space="preserve"> </w:t>
      </w:r>
      <w:r w:rsidRPr="00E77497">
        <w:rPr>
          <w:rFonts w:ascii="Arial" w:hAnsi="Arial"/>
          <w:b/>
          <w:i w:val="0"/>
        </w:rPr>
        <w:t>:</w:t>
      </w:r>
    </w:p>
    <w:p w14:paraId="66368B96" w14:textId="77777777" w:rsidR="00482029" w:rsidRDefault="00482029" w:rsidP="00482029">
      <w:pPr>
        <w:pStyle w:val="SyntaxDefinition"/>
      </w:pPr>
      <w:r>
        <w:rPr>
          <w:rFonts w:ascii="Courier New" w:hAnsi="Courier New"/>
          <w:b/>
          <w:i w:val="0"/>
        </w:rPr>
        <w:t xml:space="preserve">* </w:t>
      </w:r>
    </w:p>
    <w:p w14:paraId="5595E17E" w14:textId="77777777" w:rsidR="008A3BC7" w:rsidRPr="00E77497" w:rsidRDefault="008A3BC7" w:rsidP="008A3BC7">
      <w:pPr>
        <w:pStyle w:val="Syntax"/>
      </w:pPr>
      <w:r w:rsidRPr="00E77497">
        <w:t>Supplemental Syntax</w:t>
      </w:r>
    </w:p>
    <w:p w14:paraId="71F8941C" w14:textId="77777777" w:rsidR="008A3BC7" w:rsidRPr="00E77497" w:rsidRDefault="008A3BC7" w:rsidP="00BC1AE0">
      <w:r>
        <w:t>The following production</w:t>
      </w:r>
      <w:r w:rsidR="00BC1AE0">
        <w:t>s</w:t>
      </w:r>
      <w:r>
        <w:t xml:space="preserve"> are used as an aid in specifying the semantics of certain ECMAScript language features. </w:t>
      </w:r>
      <w:r w:rsidR="00BC1AE0">
        <w:t>They</w:t>
      </w:r>
      <w:r>
        <w:t xml:space="preserve"> are not used when parsing ECMAScript source code.</w:t>
      </w:r>
      <w:r w:rsidRPr="00E77497">
        <w:t xml:space="preserve"> </w:t>
      </w:r>
    </w:p>
    <w:p w14:paraId="6856E13E" w14:textId="77777777" w:rsidR="008A3BC7" w:rsidRPr="00E77497" w:rsidRDefault="008A3BC7" w:rsidP="00BC1AE0">
      <w:pPr>
        <w:pStyle w:val="SyntaxRule"/>
      </w:pPr>
      <w:r>
        <w:t>GeneratorBody</w:t>
      </w:r>
      <w:r w:rsidRPr="00E77497">
        <w:t xml:space="preserve"> </w:t>
      </w:r>
      <w:r w:rsidRPr="00E77497">
        <w:rPr>
          <w:rFonts w:ascii="Arial" w:hAnsi="Arial"/>
          <w:b/>
          <w:i w:val="0"/>
        </w:rPr>
        <w:t>:</w:t>
      </w:r>
    </w:p>
    <w:p w14:paraId="680BF717" w14:textId="77777777" w:rsidR="008A3BC7" w:rsidRPr="00E77497" w:rsidRDefault="00BC1AE0" w:rsidP="008A3BC7">
      <w:pPr>
        <w:pStyle w:val="SyntaxDefinition"/>
      </w:pPr>
      <w:r w:rsidRPr="00197BED">
        <w:t>FunctionBody</w:t>
      </w:r>
      <w:r>
        <w:rPr>
          <w:rFonts w:ascii="Courier New" w:hAnsi="Courier New"/>
          <w:b/>
          <w:i w:val="0"/>
        </w:rPr>
        <w:br/>
      </w:r>
      <w:r w:rsidR="008A3BC7">
        <w:t>Comprehension</w:t>
      </w:r>
    </w:p>
    <w:p w14:paraId="2E1318F4" w14:textId="77777777" w:rsidR="00AA7F77" w:rsidRPr="00E77497" w:rsidRDefault="00AA7F77" w:rsidP="00D148E9">
      <w:pPr>
        <w:pStyle w:val="40"/>
      </w:pPr>
      <w:r w:rsidRPr="00E77497">
        <w:t>Static Semantics</w:t>
      </w:r>
    </w:p>
    <w:p w14:paraId="2DB11C30" w14:textId="77777777" w:rsidR="005B04CE" w:rsidRPr="00E77497" w:rsidRDefault="005B04CE" w:rsidP="005B04CE">
      <w:pPr>
        <w:rPr>
          <w:rFonts w:ascii="Helvetica" w:hAnsi="Helvetica"/>
          <w:b/>
        </w:rPr>
      </w:pPr>
      <w:r w:rsidRPr="00E77497">
        <w:rPr>
          <w:rFonts w:ascii="Helvetica" w:hAnsi="Helvetica"/>
          <w:b/>
        </w:rPr>
        <w:t>Static Semantics:  Early Errors</w:t>
      </w:r>
    </w:p>
    <w:p w14:paraId="7E932537" w14:textId="77777777" w:rsidR="00CF7A6A" w:rsidRPr="00E77497" w:rsidRDefault="00CF7A6A" w:rsidP="001F54A9">
      <w:pPr>
        <w:spacing w:after="220"/>
      </w:pPr>
      <w:r w:rsidRPr="008F43E0">
        <w:rPr>
          <w:rStyle w:val="bnf"/>
        </w:rPr>
        <w:t>GeneratorMethod</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00016AA2" w:rsidRPr="00016AA2">
        <w:rPr>
          <w:rStyle w:val="bnf"/>
        </w:rPr>
        <w:t>StrictFormalParameters</w:t>
      </w:r>
      <w:r w:rsidR="00016AA2">
        <w:rPr>
          <w:rStyle w:val="bnf"/>
        </w:rPr>
        <w:t xml:space="preserve"> </w:t>
      </w:r>
      <w:r w:rsidRPr="00120381">
        <w:rPr>
          <w:rFonts w:ascii="Courier New" w:hAnsi="Courier New" w:cs="Courier New"/>
          <w:b/>
          <w:iCs/>
        </w:rPr>
        <w:t>)</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E06E2D">
        <w:rPr>
          <w:rFonts w:ascii="Times New Roman" w:hAnsi="Times New Roman"/>
          <w:i/>
        </w:rPr>
        <w:t>Function</w:t>
      </w:r>
      <w:r w:rsidR="00E06E2D" w:rsidRPr="0032292A">
        <w:rPr>
          <w:rFonts w:ascii="Times New Roman" w:hAnsi="Times New Roman"/>
          <w:i/>
        </w:rPr>
        <w:t xml:space="preserve">Body </w:t>
      </w:r>
      <w:r w:rsidRPr="00D56329">
        <w:rPr>
          <w:rFonts w:ascii="Courier New" w:eastAsia="Times New Roman" w:hAnsi="Courier New"/>
          <w:b/>
          <w:lang w:eastAsia="en-US"/>
        </w:rPr>
        <w:t>}</w:t>
      </w:r>
    </w:p>
    <w:p w14:paraId="6E07AFA1" w14:textId="77777777" w:rsidR="00CF7A6A" w:rsidRDefault="00CF7A6A" w:rsidP="00197BED">
      <w:pPr>
        <w:numPr>
          <w:ilvl w:val="0"/>
          <w:numId w:val="737"/>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016AA2">
        <w:rPr>
          <w:rFonts w:ascii="Times New Roman" w:hAnsi="Times New Roman"/>
          <w:i/>
        </w:rPr>
        <w:t>StrictF</w:t>
      </w:r>
      <w:r w:rsidR="00016AA2" w:rsidRPr="00E77497">
        <w:rPr>
          <w:rFonts w:ascii="Times New Roman" w:hAnsi="Times New Roman"/>
          <w:i/>
        </w:rPr>
        <w:t>ormalParameter</w:t>
      </w:r>
      <w:r w:rsidR="00016AA2">
        <w:rPr>
          <w:rFonts w:ascii="Times New Roman" w:hAnsi="Times New Roman"/>
          <w:i/>
        </w:rPr>
        <w:t>s</w:t>
      </w:r>
      <w:r w:rsidR="00016AA2"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00E06E2D">
        <w:rPr>
          <w:rFonts w:ascii="Times New Roman" w:hAnsi="Times New Roman"/>
          <w:i/>
        </w:rPr>
        <w:t>Function</w:t>
      </w:r>
      <w:r w:rsidR="00E06E2D" w:rsidRPr="0032292A">
        <w:rPr>
          <w:rFonts w:ascii="Times New Roman" w:hAnsi="Times New Roman"/>
          <w:i/>
        </w:rPr>
        <w:t>Body</w:t>
      </w:r>
      <w:r w:rsidRPr="00E77497">
        <w:t>.</w:t>
      </w:r>
    </w:p>
    <w:p w14:paraId="37E9AF0C" w14:textId="77777777" w:rsidR="00991471" w:rsidRDefault="00991471" w:rsidP="00991471">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14:paraId="1AED2711" w14:textId="77777777" w:rsidR="00CF7A6A" w:rsidRPr="00E77497" w:rsidRDefault="00CF7A6A" w:rsidP="00E06E2D">
      <w:pPr>
        <w:jc w:val="left"/>
      </w:pPr>
      <w:r>
        <w:rPr>
          <w:rFonts w:ascii="Times New Roman" w:hAnsi="Times New Roman"/>
          <w:i/>
        </w:rPr>
        <w:t>Generator</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r>
        <w:t xml:space="preserve"> </w:t>
      </w:r>
      <w:r w:rsidRPr="00FE5F37">
        <w:rPr>
          <w:rFonts w:ascii="Courier New" w:hAnsi="Courier New"/>
          <w:b/>
        </w:rPr>
        <w:t>*</w:t>
      </w:r>
      <w:r>
        <w:rPr>
          <w:rFonts w:ascii="Courier New" w:hAnsi="Courier New"/>
          <w:b/>
          <w:i/>
        </w:rPr>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r w:rsidRPr="00E77497">
        <w:br/>
        <w:t>and</w:t>
      </w:r>
      <w:r w:rsidRPr="00E77497">
        <w:br/>
      </w:r>
      <w:r>
        <w:rPr>
          <w:rFonts w:ascii="Times New Roman" w:hAnsi="Times New Roman"/>
          <w:i/>
        </w:rPr>
        <w:t>Generator</w:t>
      </w:r>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r>
        <w:rPr>
          <w:rFonts w:ascii="Courier New" w:hAnsi="Courier New"/>
          <w:b/>
        </w:rPr>
        <w:t xml:space="preserve"> </w:t>
      </w:r>
      <w:r w:rsidRPr="00FE5F37">
        <w:rPr>
          <w:rFonts w:ascii="Courier New" w:hAnsi="Courier New"/>
          <w:b/>
        </w:rPr>
        <w:t>*</w:t>
      </w:r>
      <w:r>
        <w:rPr>
          <w:rFonts w:ascii="Courier New" w:hAnsi="Courier New"/>
          <w:b/>
          <w:i/>
        </w:rPr>
        <w:t xml:space="preserve"> </w:t>
      </w:r>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p>
    <w:p w14:paraId="17008A80" w14:textId="77777777" w:rsidR="007F7FBF" w:rsidRDefault="007F7FBF" w:rsidP="007F7FBF">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14:paraId="0ACE0361" w14:textId="77777777" w:rsidR="00E06E2D" w:rsidRDefault="00E06E2D" w:rsidP="00197BED">
      <w:pPr>
        <w:numPr>
          <w:ilvl w:val="0"/>
          <w:numId w:val="737"/>
        </w:numPr>
        <w:spacing w:after="220"/>
        <w:contextualSpacing/>
      </w:pPr>
      <w:r w:rsidRPr="00E77497">
        <w:t xml:space="preserve">It is a Syntax Error if </w:t>
      </w:r>
      <w:r>
        <w:t xml:space="preserve">IsSimpleParameterList of </w:t>
      </w:r>
      <w:r w:rsidRPr="00E77497">
        <w:rPr>
          <w:rFonts w:ascii="Times New Roman" w:hAnsi="Times New Roman"/>
          <w:i/>
        </w:rPr>
        <w:t>FormalParameter</w:t>
      </w:r>
      <w:r>
        <w:rPr>
          <w:rFonts w:ascii="Times New Roman" w:hAnsi="Times New Roman"/>
          <w:i/>
        </w:rPr>
        <w:t>s</w:t>
      </w:r>
      <w:r w:rsidRPr="00E77497">
        <w:t xml:space="preserve"> </w:t>
      </w:r>
      <w:r>
        <w:t xml:space="preserve">is </w:t>
      </w:r>
      <w:r w:rsidR="001F54A9">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14:paraId="1C646087" w14:textId="77777777" w:rsidR="00016AA2" w:rsidRDefault="00016AA2" w:rsidP="00197BED">
      <w:pPr>
        <w:numPr>
          <w:ilvl w:val="0"/>
          <w:numId w:val="737"/>
        </w:numPr>
        <w:spacing w:after="220"/>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14:paraId="51D7EF09" w14:textId="77777777"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14:paraId="63FA1DDC" w14:textId="77777777" w:rsidR="00636E38" w:rsidRPr="00E77497" w:rsidRDefault="00636E38" w:rsidP="001F54A9">
      <w:pPr>
        <w:jc w:val="left"/>
      </w:pPr>
      <w:r>
        <w:rPr>
          <w:rFonts w:ascii="Times New Roman" w:hAnsi="Times New Roman"/>
          <w:i/>
        </w:rPr>
        <w:t>Generator</w:t>
      </w:r>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Pr="00E77497">
        <w:rPr>
          <w:rFonts w:ascii="Courier New" w:hAnsi="Courier New"/>
          <w:b/>
        </w:rPr>
        <w:t>}</w:t>
      </w:r>
    </w:p>
    <w:p w14:paraId="0D5868DA" w14:textId="77777777" w:rsidR="00636E38" w:rsidRPr="00E77497" w:rsidRDefault="00636E38" w:rsidP="00636E38">
      <w:pPr>
        <w:pStyle w:val="Alg4"/>
        <w:numPr>
          <w:ilvl w:val="0"/>
          <w:numId w:val="851"/>
        </w:numPr>
        <w:spacing w:after="220"/>
        <w:contextualSpacing/>
      </w:pPr>
      <w:r w:rsidRPr="00E77497">
        <w:t xml:space="preserve">Return the BoundNames of </w:t>
      </w:r>
      <w:r w:rsidRPr="00E77497">
        <w:rPr>
          <w:i/>
        </w:rPr>
        <w:t>BindingIdentifier</w:t>
      </w:r>
      <w:r w:rsidRPr="00E77497">
        <w:t>.</w:t>
      </w:r>
    </w:p>
    <w:p w14:paraId="13BB2434" w14:textId="77777777" w:rsidR="005B04CE" w:rsidRPr="00E77497" w:rsidRDefault="005B04CE" w:rsidP="005B04CE">
      <w:pPr>
        <w:rPr>
          <w:rFonts w:ascii="Helvetica" w:hAnsi="Helvetica"/>
          <w:b/>
        </w:rPr>
      </w:pPr>
      <w:r w:rsidRPr="00E77497">
        <w:rPr>
          <w:rFonts w:ascii="Helvetica" w:hAnsi="Helvetica"/>
          <w:b/>
        </w:rPr>
        <w:t xml:space="preserve">Static Semantics:  </w:t>
      </w:r>
      <w:r>
        <w:rPr>
          <w:rFonts w:ascii="Helvetica" w:hAnsi="Helvetica"/>
          <w:b/>
          <w:lang w:eastAsia="en-US"/>
        </w:rPr>
        <w:t>Contains</w:t>
      </w:r>
    </w:p>
    <w:p w14:paraId="0D688A6D" w14:textId="77777777" w:rsidR="005B04CE" w:rsidRPr="004418C4" w:rsidRDefault="005B04CE" w:rsidP="005B04CE">
      <w:pPr>
        <w:ind w:left="360"/>
      </w:pPr>
      <w:r>
        <w:t>W</w:t>
      </w:r>
      <w:r w:rsidRPr="004418C4">
        <w:t xml:space="preserve">ith </w:t>
      </w:r>
      <w:r>
        <w:t>parameter</w:t>
      </w:r>
      <w:r w:rsidRPr="004418C4">
        <w:t xml:space="preserve"> </w:t>
      </w:r>
      <w:r>
        <w:rPr>
          <w:rFonts w:ascii="Times New Roman" w:hAnsi="Times New Roman"/>
          <w:i/>
        </w:rPr>
        <w:t>symbol</w:t>
      </w:r>
      <w:r>
        <w:t>.</w:t>
      </w:r>
    </w:p>
    <w:p w14:paraId="7E933F86" w14:textId="77777777" w:rsidR="005B04CE" w:rsidRPr="00E77497" w:rsidRDefault="00636E38" w:rsidP="001F54A9">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14:paraId="71F90644" w14:textId="77777777" w:rsidR="005B04CE" w:rsidRPr="00E77497" w:rsidRDefault="005B04CE" w:rsidP="00FE5F37">
      <w:pPr>
        <w:pStyle w:val="Alg4"/>
        <w:numPr>
          <w:ilvl w:val="0"/>
          <w:numId w:val="728"/>
        </w:numPr>
        <w:spacing w:after="220"/>
        <w:contextualSpacing/>
      </w:pPr>
      <w:r w:rsidRPr="00E77497">
        <w:t xml:space="preserve">Return </w:t>
      </w:r>
      <w:r w:rsidRPr="00AA7F77">
        <w:rPr>
          <w:b/>
        </w:rPr>
        <w:t>false</w:t>
      </w:r>
      <w:r>
        <w:t>.</w:t>
      </w:r>
    </w:p>
    <w:p w14:paraId="79725204" w14:textId="77777777" w:rsidR="005B04CE" w:rsidRPr="00E77497" w:rsidRDefault="00636E38" w:rsidP="001F54A9">
      <w:pPr>
        <w:jc w:val="left"/>
      </w:pPr>
      <w:r>
        <w:rPr>
          <w:rFonts w:ascii="Times New Roman" w:hAnsi="Times New Roman"/>
          <w:i/>
        </w:rPr>
        <w:t>Generator</w:t>
      </w:r>
      <w:r w:rsidR="005B04CE">
        <w:rPr>
          <w:rFonts w:ascii="Times New Roman" w:hAnsi="Times New Roman"/>
          <w:i/>
        </w:rPr>
        <w:t>Expression</w:t>
      </w:r>
      <w:r w:rsidR="005B04CE" w:rsidRPr="00E77497">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rPr>
          <w:rFonts w:cs="Arial"/>
          <w:vertAlign w:val="subscript"/>
        </w:rPr>
        <w:t>opt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14:paraId="31C15246" w14:textId="77777777" w:rsidR="005B04CE" w:rsidRPr="00E77497" w:rsidRDefault="005B04CE" w:rsidP="00046F7A">
      <w:pPr>
        <w:pStyle w:val="Alg4"/>
        <w:numPr>
          <w:ilvl w:val="0"/>
          <w:numId w:val="726"/>
        </w:numPr>
        <w:spacing w:after="220"/>
        <w:contextualSpacing/>
      </w:pPr>
      <w:r w:rsidRPr="00E77497">
        <w:t xml:space="preserve">Return </w:t>
      </w:r>
      <w:r w:rsidRPr="00AA7F77">
        <w:rPr>
          <w:b/>
        </w:rPr>
        <w:t>false</w:t>
      </w:r>
      <w:r>
        <w:t>.</w:t>
      </w:r>
    </w:p>
    <w:p w14:paraId="607E13C8" w14:textId="77777777" w:rsidR="005B04CE" w:rsidRDefault="005B04CE" w:rsidP="005B04CE">
      <w:pPr>
        <w:pStyle w:val="Note"/>
      </w:pPr>
      <w:r>
        <w:t>NOTE</w:t>
      </w:r>
      <w:r>
        <w:tab/>
        <w:t>Static semantic rules that depend upon substructure generally do not look into function definitions.</w:t>
      </w:r>
    </w:p>
    <w:p w14:paraId="5FC9BD04" w14:textId="77777777" w:rsidR="00636E38" w:rsidRPr="00E77497" w:rsidRDefault="00636E38" w:rsidP="00636E38">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14:paraId="596528BB" w14:textId="77777777" w:rsidR="00636E38" w:rsidRPr="006B3D6C" w:rsidRDefault="00636E38" w:rsidP="00C13EBD">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rPr>
          <w:rFonts w:ascii="Times New Roman" w:hAnsi="Times New Roman"/>
          <w:i/>
        </w:rPr>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7C41ED">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r>
        <w:t xml:space="preserve"> </w:t>
      </w:r>
    </w:p>
    <w:p w14:paraId="18D86574" w14:textId="77777777" w:rsidR="00636E38" w:rsidRPr="00E77497" w:rsidRDefault="00636E38" w:rsidP="00636E38">
      <w:pPr>
        <w:pStyle w:val="Alg4"/>
        <w:numPr>
          <w:ilvl w:val="0"/>
          <w:numId w:val="852"/>
        </w:numPr>
        <w:spacing w:after="220"/>
        <w:contextualSpacing/>
      </w:pPr>
      <w:r>
        <w:t xml:space="preserve">Return </w:t>
      </w:r>
      <w:r>
        <w:rPr>
          <w:b/>
        </w:rPr>
        <w:t>false</w:t>
      </w:r>
      <w:r w:rsidRPr="00E77497">
        <w:t>.</w:t>
      </w:r>
    </w:p>
    <w:p w14:paraId="40B8CC9C" w14:textId="77777777"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14:paraId="0C8E62BA" w14:textId="77777777"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14:paraId="4D6E3C2E" w14:textId="77777777" w:rsidR="00636E38" w:rsidRPr="00E77497" w:rsidRDefault="00636E38" w:rsidP="00636E38">
      <w:pPr>
        <w:pStyle w:val="Alg4"/>
        <w:numPr>
          <w:ilvl w:val="0"/>
          <w:numId w:val="853"/>
        </w:numPr>
        <w:spacing w:after="220"/>
        <w:contextualSpacing/>
      </w:pPr>
      <w:r w:rsidRPr="00E77497">
        <w:t xml:space="preserve">Return the BoundNames of </w:t>
      </w:r>
      <w:r w:rsidRPr="00E77497">
        <w:rPr>
          <w:i/>
        </w:rPr>
        <w:t>BindingIdentifier</w:t>
      </w:r>
      <w:r w:rsidRPr="00E77497">
        <w:t>.</w:t>
      </w:r>
    </w:p>
    <w:p w14:paraId="19079CE9" w14:textId="77777777" w:rsidR="00866C9F" w:rsidRPr="00E77497" w:rsidRDefault="00866C9F" w:rsidP="00866C9F">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14:paraId="541B5535" w14:textId="77777777" w:rsidR="00866C9F" w:rsidRPr="008B7F6F" w:rsidRDefault="00866C9F" w:rsidP="00C13EBD">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b/>
          <w:lang w:eastAsia="en-US"/>
        </w:rPr>
        <w:t>}</w:t>
      </w:r>
    </w:p>
    <w:p w14:paraId="37A0C5CB" w14:textId="77777777" w:rsidR="00C13EBD" w:rsidRPr="00E77497" w:rsidRDefault="00C13EBD" w:rsidP="00C13EBD">
      <w:pPr>
        <w:pStyle w:val="Alg4"/>
        <w:numPr>
          <w:ilvl w:val="0"/>
          <w:numId w:val="1426"/>
        </w:numPr>
        <w:spacing w:after="220"/>
        <w:contextualSpacing/>
      </w:pPr>
      <w:r w:rsidRPr="00E77497">
        <w:t>Return PropName</w:t>
      </w:r>
      <w:r w:rsidRPr="008D6EE3">
        <w:t xml:space="preserve"> </w:t>
      </w:r>
      <w:r w:rsidRPr="00E77497">
        <w:t xml:space="preserve">of </w:t>
      </w:r>
      <w:r w:rsidRPr="00E77497">
        <w:rPr>
          <w:i/>
        </w:rPr>
        <w:t>PropertyName</w:t>
      </w:r>
      <w:r w:rsidRPr="00E77497">
        <w:t>.</w:t>
      </w:r>
    </w:p>
    <w:p w14:paraId="2DD0DA09" w14:textId="77777777" w:rsidR="00476E7D" w:rsidRPr="00E77497" w:rsidRDefault="00476E7D" w:rsidP="00C13EBD">
      <w:pPr>
        <w:keepNext/>
        <w:rPr>
          <w:rFonts w:ascii="Helvetica" w:hAnsi="Helvetica"/>
          <w:b/>
        </w:rPr>
      </w:pPr>
      <w:r w:rsidRPr="00E77497">
        <w:rPr>
          <w:rFonts w:ascii="Helvetica" w:hAnsi="Helvetica"/>
          <w:b/>
        </w:rPr>
        <w:t xml:space="preserve">Static Semantics:  </w:t>
      </w:r>
      <w:r>
        <w:rPr>
          <w:rStyle w:val="bnf"/>
          <w:rFonts w:ascii="Helvetica" w:hAnsi="Helvetica"/>
          <w:b/>
          <w:i w:val="0"/>
        </w:rPr>
        <w:t>ReferencesSuper</w:t>
      </w:r>
    </w:p>
    <w:p w14:paraId="40494437" w14:textId="77777777" w:rsidR="00476E7D" w:rsidRPr="008F43E0" w:rsidRDefault="00476E7D" w:rsidP="00C13EBD">
      <w:pPr>
        <w:pStyle w:val="SyntaxRule"/>
        <w:spacing w:after="220"/>
        <w:rPr>
          <w:b/>
        </w:rPr>
      </w:pPr>
      <w:r w:rsidRPr="00A43BD9">
        <w:t>GeneratorMethod</w:t>
      </w:r>
      <w:r>
        <w:t xml:space="preserve"> </w:t>
      </w:r>
      <w:r w:rsidRPr="00E77497">
        <w:rPr>
          <w:rFonts w:ascii="Arial" w:hAnsi="Arial" w:cs="Arial"/>
          <w:b/>
          <w:i w:val="0"/>
        </w:rPr>
        <w:t>:</w:t>
      </w:r>
      <w:r>
        <w:rPr>
          <w:rFonts w:ascii="Arial" w:hAnsi="Arial" w:cs="Arial"/>
          <w:b/>
          <w:i w:val="0"/>
        </w:rPr>
        <w:t xml:space="preserve"> </w:t>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C13EBD" w:rsidRPr="00C13EBD">
        <w:rPr>
          <w:iCs/>
        </w:rPr>
        <w:t>FunctionBody</w:t>
      </w:r>
      <w:r w:rsidR="00C13EBD" w:rsidRPr="0032292A">
        <w:rPr>
          <w:i w:val="0"/>
        </w:rPr>
        <w:t xml:space="preserve"> </w:t>
      </w:r>
      <w:r w:rsidRPr="00E77497">
        <w:rPr>
          <w:rFonts w:ascii="Courier New" w:hAnsi="Courier New"/>
          <w:b/>
          <w:i w:val="0"/>
        </w:rPr>
        <w:t xml:space="preserve">} </w:t>
      </w:r>
    </w:p>
    <w:p w14:paraId="55CACD9E" w14:textId="77777777" w:rsidR="00476E7D" w:rsidRDefault="00476E7D" w:rsidP="00476E7D">
      <w:pPr>
        <w:pStyle w:val="Alg4"/>
        <w:numPr>
          <w:ilvl w:val="0"/>
          <w:numId w:val="1406"/>
        </w:numPr>
        <w:spacing w:after="220"/>
        <w:contextualSpacing/>
      </w:pPr>
      <w:r>
        <w:t xml:space="preserve">If </w:t>
      </w:r>
      <w:r>
        <w:rPr>
          <w:i/>
        </w:rPr>
        <w:t xml:space="preserve">FormalParameters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603F05DB" w14:textId="77777777" w:rsidR="00476E7D" w:rsidRPr="006B6D0A" w:rsidRDefault="00476E7D" w:rsidP="00C13EBD">
      <w:pPr>
        <w:pStyle w:val="Alg4"/>
        <w:numPr>
          <w:ilvl w:val="0"/>
          <w:numId w:val="1406"/>
        </w:numPr>
        <w:spacing w:after="220"/>
        <w:contextualSpacing/>
      </w:pPr>
      <w:r w:rsidRPr="006B6D0A">
        <w:t xml:space="preserve">Return </w:t>
      </w:r>
      <w:r w:rsidR="00C13EBD">
        <w:rPr>
          <w:i/>
        </w:rPr>
        <w:t>Function</w:t>
      </w:r>
      <w:r w:rsidR="00C13EBD" w:rsidRPr="0032292A">
        <w:rPr>
          <w:i/>
        </w:rPr>
        <w:t xml:space="preserve">Body </w:t>
      </w:r>
      <w:r>
        <w:t>Contains</w:t>
      </w:r>
      <w:r w:rsidRPr="00E77497">
        <w:t xml:space="preserve"> </w:t>
      </w:r>
      <w:r>
        <w:rPr>
          <w:rFonts w:ascii="Courier New" w:hAnsi="Courier New" w:cs="Courier New"/>
          <w:b/>
        </w:rPr>
        <w:t>super</w:t>
      </w:r>
      <w:r w:rsidRPr="006B6D0A">
        <w:t>.</w:t>
      </w:r>
    </w:p>
    <w:p w14:paraId="6CD08C21" w14:textId="77777777"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179CCB92" w14:textId="77777777"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14:paraId="753A63FF" w14:textId="77777777" w:rsidR="00636E38" w:rsidRPr="00E77497" w:rsidRDefault="00636E38" w:rsidP="00636E38">
      <w:pPr>
        <w:pStyle w:val="Alg4"/>
        <w:numPr>
          <w:ilvl w:val="0"/>
          <w:numId w:val="854"/>
        </w:numPr>
        <w:spacing w:after="220"/>
        <w:contextualSpacing/>
      </w:pPr>
      <w:r w:rsidRPr="00E77497">
        <w:t>Return an empty List.</w:t>
      </w:r>
    </w:p>
    <w:p w14:paraId="5C1B242C" w14:textId="77777777" w:rsidR="00636E38" w:rsidRPr="00E77497" w:rsidRDefault="00636E38" w:rsidP="00D148E9">
      <w:pPr>
        <w:pStyle w:val="40"/>
      </w:pPr>
      <w:r w:rsidRPr="00E77497">
        <w:t>Runtime Semantics</w:t>
      </w:r>
    </w:p>
    <w:p w14:paraId="1847939D" w14:textId="77777777" w:rsidR="00C27B0A" w:rsidRDefault="00C27B0A" w:rsidP="00C27B0A">
      <w:pPr>
        <w:pStyle w:val="Note"/>
      </w:pPr>
      <w:r>
        <w:t>NOTE:</w:t>
      </w:r>
      <w:r>
        <w:tab/>
        <w:t xml:space="preserve">Abstract operations relating to generator objects are defined in </w:t>
      </w:r>
      <w:r w:rsidR="002021D1">
        <w:fldChar w:fldCharType="begin"/>
      </w:r>
      <w:r w:rsidR="002021D1">
        <w:instrText xml:space="preserve"> REF _Ref359327247 \r \h </w:instrText>
      </w:r>
      <w:r w:rsidR="002021D1">
        <w:fldChar w:fldCharType="separate"/>
      </w:r>
      <w:r w:rsidR="00083CEC">
        <w:t>25.4.3</w:t>
      </w:r>
      <w:r w:rsidR="002021D1">
        <w:fldChar w:fldCharType="end"/>
      </w:r>
      <w:r>
        <w:t>.</w:t>
      </w:r>
    </w:p>
    <w:p w14:paraId="0CF6A988" w14:textId="77777777" w:rsidR="00A37512" w:rsidRPr="00E77497" w:rsidRDefault="00A37512" w:rsidP="00A37512">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14:paraId="6DD2826C" w14:textId="77777777" w:rsidR="00A37512" w:rsidRPr="004418C4" w:rsidRDefault="00A37512" w:rsidP="00A37512">
      <w:pPr>
        <w:ind w:left="360"/>
      </w:pPr>
      <w:r>
        <w:t>W</w:t>
      </w:r>
      <w:r w:rsidRPr="004418C4">
        <w:t xml:space="preserve">ith </w:t>
      </w:r>
      <w:r>
        <w:t>parameter</w:t>
      </w:r>
      <w:r w:rsidRPr="004418C4">
        <w:t xml:space="preserve"> </w:t>
      </w:r>
      <w:r>
        <w:rPr>
          <w:rFonts w:ascii="Times New Roman" w:hAnsi="Times New Roman"/>
          <w:i/>
        </w:rPr>
        <w:t>functionObject</w:t>
      </w:r>
      <w:r>
        <w:t>.</w:t>
      </w:r>
    </w:p>
    <w:p w14:paraId="3FE25608" w14:textId="77777777"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FunctionBody</w:t>
      </w:r>
      <w:r w:rsidRPr="00E77497">
        <w:rPr>
          <w:rFonts w:ascii="Times New Roman" w:hAnsi="Times New Roman"/>
          <w:i/>
        </w:rPr>
        <w:t xml:space="preserve"> </w:t>
      </w:r>
      <w:r w:rsidRPr="00E77497">
        <w:t xml:space="preserve"> </w:t>
      </w:r>
    </w:p>
    <w:p w14:paraId="690B40DA" w14:textId="77777777" w:rsidR="0096167A" w:rsidRDefault="0096167A" w:rsidP="0008183F">
      <w:pPr>
        <w:pStyle w:val="Alg4"/>
        <w:numPr>
          <w:ilvl w:val="0"/>
          <w:numId w:val="1427"/>
        </w:numPr>
      </w:pPr>
      <w:r>
        <w:t>Assert: A Function Environment Record containing a this binding has already been activated as the current environment.</w:t>
      </w:r>
    </w:p>
    <w:p w14:paraId="6FC3E421" w14:textId="77777777" w:rsidR="003A0C48" w:rsidRDefault="003A0C48" w:rsidP="003A0C48">
      <w:pPr>
        <w:pStyle w:val="Alg4"/>
        <w:numPr>
          <w:ilvl w:val="0"/>
          <w:numId w:val="1427"/>
        </w:numPr>
      </w:pPr>
      <w:r>
        <w:t xml:space="preserve">Let </w:t>
      </w:r>
      <w:r>
        <w:rPr>
          <w:i/>
          <w:iCs/>
        </w:rPr>
        <w:t>env</w:t>
      </w:r>
      <w:r>
        <w:t xml:space="preserve"> be the result of the GetThisEnvironment abstract operation.</w:t>
      </w:r>
    </w:p>
    <w:p w14:paraId="4913A645" w14:textId="77777777" w:rsidR="00A37512" w:rsidRDefault="00A37512" w:rsidP="008F1A22">
      <w:pPr>
        <w:pStyle w:val="Alg4"/>
        <w:numPr>
          <w:ilvl w:val="0"/>
          <w:numId w:val="1427"/>
        </w:numPr>
      </w:pPr>
      <w:r>
        <w:t xml:space="preserve">Let </w:t>
      </w:r>
      <w:r>
        <w:rPr>
          <w:i/>
        </w:rPr>
        <w:t>G</w:t>
      </w:r>
      <w:r>
        <w:t xml:space="preserve"> be the </w:t>
      </w:r>
      <w:r w:rsidR="003A0C48" w:rsidRPr="00E77497">
        <w:t xml:space="preserve">result of calling the </w:t>
      </w:r>
      <w:r w:rsidR="003A0C48">
        <w:t>GetThis</w:t>
      </w:r>
      <w:r w:rsidR="003A0C48" w:rsidRPr="00E77497">
        <w:t>Binding</w:t>
      </w:r>
      <w:r w:rsidR="003A0C48">
        <w:t xml:space="preserve"> </w:t>
      </w:r>
      <w:r w:rsidR="003A0C48" w:rsidRPr="00E77497">
        <w:t xml:space="preserve">concrete method of </w:t>
      </w:r>
      <w:r w:rsidR="003A0C48" w:rsidRPr="00E77497">
        <w:rPr>
          <w:i/>
        </w:rPr>
        <w:t>env</w:t>
      </w:r>
      <w:r>
        <w:t>.</w:t>
      </w:r>
    </w:p>
    <w:p w14:paraId="11DE8EA5" w14:textId="77777777" w:rsidR="00A37512" w:rsidRDefault="00A37512" w:rsidP="007D2CD6">
      <w:pPr>
        <w:pStyle w:val="Alg4"/>
        <w:numPr>
          <w:ilvl w:val="0"/>
          <w:numId w:val="1427"/>
        </w:numPr>
      </w:pPr>
      <w:r>
        <w:t>If Type(</w:t>
      </w:r>
      <w:r>
        <w:rPr>
          <w:i/>
          <w:iCs/>
        </w:rPr>
        <w:t>G</w:t>
      </w:r>
      <w:r>
        <w:t>) is not Object or if Type(</w:t>
      </w:r>
      <w:r>
        <w:rPr>
          <w:i/>
          <w:iCs/>
        </w:rPr>
        <w:t>G</w:t>
      </w:r>
      <w:r>
        <w:t xml:space="preserve">) is Object and </w:t>
      </w:r>
      <w:r>
        <w:rPr>
          <w:i/>
          <w:iCs/>
        </w:rPr>
        <w:t>G</w:t>
      </w:r>
      <w:r>
        <w:t xml:space="preserve"> does not have a [[GeneratorState]] internal data property</w:t>
      </w:r>
      <w:r w:rsidR="007D2CD6" w:rsidRPr="007D2CD6">
        <w:t xml:space="preserve"> </w:t>
      </w:r>
      <w:r w:rsidR="007D2CD6">
        <w:t>or if Type(</w:t>
      </w:r>
      <w:r w:rsidR="007D2CD6">
        <w:rPr>
          <w:i/>
          <w:iCs/>
        </w:rPr>
        <w:t>G</w:t>
      </w:r>
      <w:r w:rsidR="007D2CD6">
        <w:t xml:space="preserve">) is Object and </w:t>
      </w:r>
      <w:r w:rsidR="007D2CD6">
        <w:rPr>
          <w:i/>
          <w:iCs/>
        </w:rPr>
        <w:t>G</w:t>
      </w:r>
      <w:r w:rsidR="007D2CD6">
        <w:t xml:space="preserve"> has a [[GeneratorState]] internal data property and the value of </w:t>
      </w:r>
      <w:r w:rsidR="007D2CD6">
        <w:rPr>
          <w:i/>
          <w:iCs/>
        </w:rPr>
        <w:t>G’s</w:t>
      </w:r>
      <w:r w:rsidR="007D2CD6">
        <w:t xml:space="preserve"> [[GeneratorState]] internal data property is not </w:t>
      </w:r>
      <w:r w:rsidR="007D2CD6">
        <w:rPr>
          <w:b/>
          <w:bCs/>
        </w:rPr>
        <w:t>undefined</w:t>
      </w:r>
      <w:r>
        <w:t>, then</w:t>
      </w:r>
    </w:p>
    <w:p w14:paraId="221300CC" w14:textId="77777777" w:rsidR="00A37512" w:rsidRPr="00E77497" w:rsidRDefault="00A37512" w:rsidP="003115F6">
      <w:pPr>
        <w:numPr>
          <w:ilvl w:val="1"/>
          <w:numId w:val="1427"/>
        </w:numPr>
        <w:spacing w:after="0"/>
        <w:contextualSpacing/>
        <w:jc w:val="left"/>
        <w:rPr>
          <w:rFonts w:ascii="Times New Roman" w:hAnsi="Times New Roman"/>
        </w:rPr>
      </w:pPr>
      <w:r>
        <w:rPr>
          <w:rFonts w:ascii="Times New Roman" w:hAnsi="Times New Roman"/>
        </w:rPr>
        <w:t xml:space="preserve">Let </w:t>
      </w:r>
      <w:r w:rsidR="007D2CD6">
        <w:rPr>
          <w:rFonts w:ascii="Times New Roman" w:hAnsi="Times New Roman"/>
          <w:i/>
          <w:iCs/>
        </w:rPr>
        <w:t>new</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sidR="003115F6">
        <w:rPr>
          <w:rFonts w:ascii="Times New Roman" w:hAnsi="Times New Roman"/>
          <w:i/>
        </w:rPr>
        <w:t>functionObject</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7477B8">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14:paraId="4E125612" w14:textId="77777777" w:rsidR="00A37512" w:rsidRDefault="00A37512" w:rsidP="003115F6">
      <w:pPr>
        <w:pStyle w:val="Alg4"/>
        <w:numPr>
          <w:ilvl w:val="1"/>
          <w:numId w:val="1427"/>
        </w:numPr>
      </w:pPr>
      <w:r>
        <w:t>ReturnIfAbrupt(</w:t>
      </w:r>
      <w:r w:rsidR="007C2C27">
        <w:rPr>
          <w:i/>
          <w:iCs/>
        </w:rPr>
        <w:t>new</w:t>
      </w:r>
      <w:r w:rsidR="003115F6">
        <w:rPr>
          <w:i/>
          <w:iCs/>
        </w:rPr>
        <w:t>G</w:t>
      </w:r>
      <w:r>
        <w:t>).</w:t>
      </w:r>
    </w:p>
    <w:p w14:paraId="307CC0B7" w14:textId="77777777" w:rsidR="003A0C48" w:rsidRDefault="003A0C48" w:rsidP="003A0C48">
      <w:pPr>
        <w:numPr>
          <w:ilvl w:val="1"/>
          <w:numId w:val="1427"/>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w:t>
      </w:r>
      <w:r>
        <w:rPr>
          <w:rFonts w:ascii="Times New Roman" w:hAnsi="Times New Roman"/>
          <w:i/>
          <w:iCs/>
        </w:rPr>
        <w:t>newG.</w:t>
      </w:r>
    </w:p>
    <w:p w14:paraId="3CF9ED98" w14:textId="77777777" w:rsidR="00A37512" w:rsidRPr="00E77497" w:rsidRDefault="0042293E" w:rsidP="00C27B0A">
      <w:pPr>
        <w:numPr>
          <w:ilvl w:val="0"/>
          <w:numId w:val="1427"/>
        </w:numPr>
        <w:rPr>
          <w:rFonts w:ascii="Times New Roman" w:hAnsi="Times New Roman"/>
        </w:rPr>
      </w:pPr>
      <w:r>
        <w:rPr>
          <w:rFonts w:ascii="Times New Roman" w:hAnsi="Times New Roman"/>
        </w:rPr>
        <w:t xml:space="preserve">Return </w:t>
      </w:r>
      <w:r w:rsidR="007477B8">
        <w:rPr>
          <w:rFonts w:ascii="Times New Roman" w:hAnsi="Times New Roman"/>
        </w:rPr>
        <w:t xml:space="preserve">the result of </w:t>
      </w:r>
      <w:r w:rsidR="00C27B0A">
        <w:rPr>
          <w:rFonts w:ascii="Times New Roman" w:hAnsi="Times New Roman"/>
        </w:rPr>
        <w:t>G</w:t>
      </w:r>
      <w:r w:rsidR="007477B8">
        <w:rPr>
          <w:rFonts w:ascii="Times New Roman" w:hAnsi="Times New Roman"/>
        </w:rPr>
        <w:t>eneratorStart</w:t>
      </w:r>
      <w:r>
        <w:rPr>
          <w:rFonts w:ascii="Times New Roman" w:hAnsi="Times New Roman"/>
        </w:rPr>
        <w:t>(</w:t>
      </w:r>
      <w:r>
        <w:rPr>
          <w:rFonts w:ascii="Times New Roman" w:hAnsi="Times New Roman"/>
          <w:i/>
          <w:iCs/>
        </w:rPr>
        <w:t>G</w:t>
      </w:r>
      <w:r w:rsidR="007477B8">
        <w:rPr>
          <w:rFonts w:ascii="Times New Roman" w:hAnsi="Times New Roman"/>
        </w:rPr>
        <w:t xml:space="preserve">,  </w:t>
      </w:r>
      <w:r w:rsidR="007477B8">
        <w:rPr>
          <w:rFonts w:ascii="Times New Roman" w:hAnsi="Times New Roman"/>
          <w:i/>
        </w:rPr>
        <w:t>FunctionBody</w:t>
      </w:r>
      <w:r>
        <w:rPr>
          <w:rFonts w:ascii="Times New Roman" w:hAnsi="Times New Roman"/>
        </w:rPr>
        <w:t>)</w:t>
      </w:r>
      <w:r w:rsidR="00A37512" w:rsidRPr="00E77497">
        <w:rPr>
          <w:rFonts w:ascii="Times New Roman" w:hAnsi="Times New Roman"/>
        </w:rPr>
        <w:t>.</w:t>
      </w:r>
    </w:p>
    <w:p w14:paraId="5B1CB423" w14:textId="77777777"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Comprehension</w:t>
      </w:r>
      <w:r w:rsidRPr="00E77497">
        <w:rPr>
          <w:rFonts w:ascii="Times New Roman" w:hAnsi="Times New Roman"/>
          <w:i/>
        </w:rPr>
        <w:t xml:space="preserve"> </w:t>
      </w:r>
    </w:p>
    <w:p w14:paraId="77378D56" w14:textId="77777777" w:rsidR="00C27B0A" w:rsidRPr="00E77497" w:rsidRDefault="00C27B0A" w:rsidP="00C27B0A">
      <w:pPr>
        <w:numPr>
          <w:ilvl w:val="0"/>
          <w:numId w:val="1442"/>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ObjectCreate(</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14:paraId="2936084A" w14:textId="77777777" w:rsidR="00C27B0A" w:rsidRDefault="00C27B0A" w:rsidP="00C27B0A">
      <w:pPr>
        <w:pStyle w:val="Alg4"/>
        <w:numPr>
          <w:ilvl w:val="0"/>
          <w:numId w:val="1442"/>
        </w:numPr>
      </w:pPr>
      <w:r>
        <w:t>ReturnIfAbrupt(</w:t>
      </w:r>
      <w:r>
        <w:rPr>
          <w:i/>
          <w:iCs/>
        </w:rPr>
        <w:t>G</w:t>
      </w:r>
      <w:r>
        <w:t>).</w:t>
      </w:r>
    </w:p>
    <w:p w14:paraId="18E8D607" w14:textId="77777777" w:rsidR="00C27B0A" w:rsidRDefault="00FE0BE0" w:rsidP="00FE0BE0">
      <w:pPr>
        <w:numPr>
          <w:ilvl w:val="0"/>
          <w:numId w:val="1442"/>
        </w:numPr>
        <w:contextualSpacing/>
        <w:rPr>
          <w:rFonts w:ascii="Times New Roman" w:hAnsi="Times New Roman"/>
        </w:rPr>
      </w:pPr>
      <w:r>
        <w:rPr>
          <w:rFonts w:ascii="Times New Roman" w:hAnsi="Times New Roman"/>
        </w:rPr>
        <w:t>Assert:</w:t>
      </w:r>
      <w:r w:rsidR="00C27B0A" w:rsidRPr="00F2731D">
        <w:rPr>
          <w:rFonts w:ascii="Times New Roman" w:hAnsi="Times New Roman"/>
        </w:rPr>
        <w:t xml:space="preserve"> the value of</w:t>
      </w:r>
      <w:r w:rsidR="00C27B0A" w:rsidRPr="00F2731D">
        <w:rPr>
          <w:i/>
          <w:iCs/>
        </w:rPr>
        <w:t xml:space="preserve"> </w:t>
      </w:r>
      <w:r w:rsidR="00C27B0A" w:rsidRPr="00F2731D">
        <w:rPr>
          <w:rFonts w:ascii="Times New Roman" w:hAnsi="Times New Roman"/>
          <w:i/>
          <w:iCs/>
        </w:rPr>
        <w:t>G</w:t>
      </w:r>
      <w:r w:rsidR="00C27B0A">
        <w:rPr>
          <w:rFonts w:ascii="Times New Roman" w:hAnsi="Times New Roman"/>
          <w:i/>
          <w:iCs/>
        </w:rPr>
        <w:t>’s</w:t>
      </w:r>
      <w:r w:rsidR="00C27B0A" w:rsidRPr="00F2731D">
        <w:rPr>
          <w:rFonts w:ascii="Times New Roman" w:hAnsi="Times New Roman"/>
        </w:rPr>
        <w:t xml:space="preserve"> [[GeneratorState]]</w:t>
      </w:r>
      <w:r w:rsidR="00C27B0A" w:rsidRPr="00F2731D">
        <w:t xml:space="preserve"> </w:t>
      </w:r>
      <w:r w:rsidR="00C27B0A" w:rsidRPr="00F2731D">
        <w:rPr>
          <w:rFonts w:ascii="Times New Roman" w:hAnsi="Times New Roman"/>
        </w:rPr>
        <w:t xml:space="preserve">internal data property is </w:t>
      </w:r>
      <w:r w:rsidR="00C27B0A" w:rsidRPr="00F2731D">
        <w:rPr>
          <w:rFonts w:ascii="Times New Roman" w:hAnsi="Times New Roman"/>
          <w:b/>
          <w:bCs/>
        </w:rPr>
        <w:t>undefined</w:t>
      </w:r>
      <w:r>
        <w:rPr>
          <w:rFonts w:ascii="Times New Roman" w:hAnsi="Times New Roman"/>
        </w:rPr>
        <w:t>.</w:t>
      </w:r>
      <w:r w:rsidR="00C27B0A" w:rsidRPr="00E77497">
        <w:rPr>
          <w:rFonts w:ascii="Times New Roman" w:hAnsi="Times New Roman"/>
        </w:rPr>
        <w:t>.</w:t>
      </w:r>
    </w:p>
    <w:p w14:paraId="37678789" w14:textId="77777777" w:rsidR="00C27B0A" w:rsidRDefault="00C27B0A" w:rsidP="00A31095">
      <w:pPr>
        <w:numPr>
          <w:ilvl w:val="0"/>
          <w:numId w:val="1442"/>
        </w:numPr>
        <w:contextualSpacing/>
        <w:rPr>
          <w:rFonts w:ascii="Times New Roman" w:hAnsi="Times New Roman"/>
        </w:rPr>
      </w:pPr>
      <w:r>
        <w:rPr>
          <w:rFonts w:ascii="Times New Roman" w:hAnsi="Times New Roman"/>
        </w:rPr>
        <w:t xml:space="preserve">Let </w:t>
      </w:r>
      <w:r>
        <w:rPr>
          <w:rFonts w:ascii="Times New Roman" w:hAnsi="Times New Roman"/>
          <w:i/>
          <w:iCs/>
        </w:rPr>
        <w:t xml:space="preserve">startStatus </w:t>
      </w:r>
      <w:r w:rsidRPr="008F1A22">
        <w:rPr>
          <w:rFonts w:ascii="Times New Roman" w:hAnsi="Times New Roman"/>
        </w:rPr>
        <w:t>be</w:t>
      </w:r>
      <w:r>
        <w:rPr>
          <w:rFonts w:ascii="Times New Roman" w:hAnsi="Times New Roman"/>
        </w:rPr>
        <w:t xml:space="preserve"> the result of GeneratorStart(</w:t>
      </w:r>
      <w:r>
        <w:rPr>
          <w:rFonts w:ascii="Times New Roman" w:hAnsi="Times New Roman"/>
          <w:i/>
          <w:iCs/>
        </w:rPr>
        <w:t>G</w:t>
      </w:r>
      <w:r>
        <w:rPr>
          <w:rFonts w:ascii="Times New Roman" w:hAnsi="Times New Roman"/>
        </w:rPr>
        <w:t xml:space="preserve">,  </w:t>
      </w:r>
      <w:r>
        <w:rPr>
          <w:rFonts w:ascii="Times New Roman" w:hAnsi="Times New Roman"/>
          <w:i/>
        </w:rPr>
        <w:t>Comprehension</w:t>
      </w:r>
      <w:r>
        <w:rPr>
          <w:rFonts w:ascii="Times New Roman" w:hAnsi="Times New Roman"/>
        </w:rPr>
        <w:t>)</w:t>
      </w:r>
      <w:r w:rsidRPr="00E77497">
        <w:rPr>
          <w:rFonts w:ascii="Times New Roman" w:hAnsi="Times New Roman"/>
        </w:rPr>
        <w:t>.</w:t>
      </w:r>
    </w:p>
    <w:p w14:paraId="19C76711" w14:textId="77777777" w:rsidR="00C27B0A" w:rsidRDefault="00C27B0A" w:rsidP="00A31095">
      <w:pPr>
        <w:numPr>
          <w:ilvl w:val="0"/>
          <w:numId w:val="1442"/>
        </w:numPr>
        <w:contextualSpacing/>
        <w:rPr>
          <w:rFonts w:ascii="Times New Roman" w:hAnsi="Times New Roman"/>
        </w:rPr>
      </w:pPr>
      <w:r w:rsidRPr="00C27B0A">
        <w:rPr>
          <w:rFonts w:ascii="Times New Roman" w:hAnsi="Times New Roman"/>
        </w:rPr>
        <w:t>ReturnIfAbrupt(</w:t>
      </w:r>
      <w:r>
        <w:rPr>
          <w:rFonts w:ascii="Times New Roman" w:hAnsi="Times New Roman"/>
          <w:i/>
          <w:iCs/>
        </w:rPr>
        <w:t>startStatus</w:t>
      </w:r>
      <w:r w:rsidRPr="00C27B0A">
        <w:rPr>
          <w:rFonts w:ascii="Times New Roman" w:hAnsi="Times New Roman"/>
        </w:rPr>
        <w:t>).</w:t>
      </w:r>
    </w:p>
    <w:p w14:paraId="11C9B7EB" w14:textId="77777777" w:rsidR="00A37512" w:rsidRPr="00E77497" w:rsidRDefault="00C27B0A" w:rsidP="00A31095">
      <w:pPr>
        <w:numPr>
          <w:ilvl w:val="0"/>
          <w:numId w:val="1442"/>
        </w:numPr>
        <w:rPr>
          <w:rFonts w:ascii="Times New Roman" w:hAnsi="Times New Roman"/>
        </w:rPr>
      </w:pPr>
      <w:r>
        <w:rPr>
          <w:rFonts w:ascii="Times New Roman" w:hAnsi="Times New Roman"/>
        </w:rPr>
        <w:t xml:space="preserve">Return </w:t>
      </w:r>
      <w:r>
        <w:rPr>
          <w:rFonts w:ascii="Times New Roman" w:hAnsi="Times New Roman"/>
          <w:i/>
          <w:iCs/>
        </w:rPr>
        <w:t>G</w:t>
      </w:r>
      <w:r w:rsidRPr="00E77497">
        <w:rPr>
          <w:rFonts w:ascii="Times New Roman" w:hAnsi="Times New Roman"/>
        </w:rPr>
        <w:t>.</w:t>
      </w:r>
    </w:p>
    <w:p w14:paraId="02A16374" w14:textId="77777777" w:rsidR="009319B6" w:rsidRPr="00E77497" w:rsidRDefault="009319B6" w:rsidP="009319B6">
      <w:pPr>
        <w:keepNext/>
        <w:rPr>
          <w:rFonts w:ascii="Helvetica" w:hAnsi="Helvetica"/>
          <w:b/>
        </w:rPr>
      </w:pPr>
      <w:r w:rsidRPr="00675B74">
        <w:rPr>
          <w:rFonts w:ascii="Helvetica" w:hAnsi="Helvetica"/>
          <w:b/>
        </w:rPr>
        <w:t xml:space="preserve">Runtime Semantics: </w:t>
      </w:r>
      <w:r w:rsidRPr="002F1A2E">
        <w:rPr>
          <w:rFonts w:ascii="Helvetica" w:hAnsi="Helvetica"/>
          <w:b/>
          <w:spacing w:val="6"/>
        </w:rPr>
        <w:t>InstantiateFunctionObject</w:t>
      </w:r>
    </w:p>
    <w:p w14:paraId="04710BA5" w14:textId="77777777" w:rsidR="009319B6" w:rsidRPr="004418C4" w:rsidRDefault="009319B6" w:rsidP="009319B6">
      <w:pPr>
        <w:ind w:left="360"/>
      </w:pPr>
      <w:r>
        <w:t>W</w:t>
      </w:r>
      <w:r w:rsidRPr="004418C4">
        <w:t xml:space="preserve">ith </w:t>
      </w:r>
      <w:r>
        <w:t>parameter</w:t>
      </w:r>
      <w:r w:rsidRPr="004418C4">
        <w:t xml:space="preserve"> </w:t>
      </w:r>
      <w:r>
        <w:rPr>
          <w:rFonts w:ascii="Times New Roman" w:hAnsi="Times New Roman"/>
          <w:i/>
        </w:rPr>
        <w:t>scope</w:t>
      </w:r>
      <w:r>
        <w:t>.</w:t>
      </w:r>
    </w:p>
    <w:p w14:paraId="7FD87CC0" w14:textId="77777777" w:rsidR="009319B6" w:rsidRPr="00E77497" w:rsidRDefault="007A0F2F"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14:paraId="2F36D158" w14:textId="77777777" w:rsidR="009319B6" w:rsidRPr="0006447F" w:rsidRDefault="009319B6" w:rsidP="00C13EBD">
      <w:pPr>
        <w:numPr>
          <w:ilvl w:val="0"/>
          <w:numId w:val="1402"/>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7A0F2F">
        <w:rPr>
          <w:rFonts w:ascii="Times New Roman" w:hAnsi="Times New Roman"/>
          <w:i/>
        </w:rPr>
        <w:t>Generator</w:t>
      </w:r>
      <w:r>
        <w:rPr>
          <w:rFonts w:ascii="Times New Roman" w:hAnsi="Times New Roman"/>
          <w:i/>
        </w:rPr>
        <w:t>Declaration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6509F468" w14:textId="77777777" w:rsidR="00991471" w:rsidRDefault="00991471" w:rsidP="00991471">
      <w:pPr>
        <w:numPr>
          <w:ilvl w:val="0"/>
          <w:numId w:val="1402"/>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14:paraId="49F23902" w14:textId="77777777" w:rsidR="009319B6" w:rsidRPr="0006447F" w:rsidRDefault="009319B6" w:rsidP="00991471">
      <w:pPr>
        <w:numPr>
          <w:ilvl w:val="0"/>
          <w:numId w:val="1402"/>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w:t>
      </w:r>
      <w:r w:rsidR="006B57CB">
        <w:rPr>
          <w:rFonts w:ascii="Times New Roman" w:hAnsi="Times New Roman"/>
        </w:rPr>
        <w:t>Generator</w:t>
      </w:r>
      <w:r>
        <w:rPr>
          <w:rFonts w:ascii="Times New Roman" w:hAnsi="Times New Roman"/>
        </w:rPr>
        <w:t xml:space="preserve">FunctionCreate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6C81EBE6" w14:textId="77777777" w:rsidR="00F81F76" w:rsidRPr="00E77497" w:rsidRDefault="00F81F76" w:rsidP="00476E7D">
      <w:pPr>
        <w:numPr>
          <w:ilvl w:val="0"/>
          <w:numId w:val="1402"/>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sidR="00476E7D">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14:paraId="4F43BF27" w14:textId="77777777" w:rsidR="00F81F76" w:rsidRDefault="00F81F76" w:rsidP="00F81F76">
      <w:pPr>
        <w:numPr>
          <w:ilvl w:val="0"/>
          <w:numId w:val="1402"/>
        </w:numPr>
        <w:contextualSpacing/>
        <w:rPr>
          <w:rFonts w:ascii="Times New Roman" w:hAnsi="Times New Roman"/>
        </w:rPr>
      </w:pPr>
      <w:r>
        <w:rPr>
          <w:rFonts w:ascii="Times New Roman" w:hAnsi="Times New Roman"/>
        </w:rPr>
        <w:t>Perform the abstract operation MakeConstructor with argument</w:t>
      </w:r>
      <w:r w:rsidR="00476E7D">
        <w:rPr>
          <w:rFonts w:ascii="Times New Roman" w:hAnsi="Times New Roman"/>
        </w:rPr>
        <w:t>s</w:t>
      </w:r>
      <w:r>
        <w:rPr>
          <w:rFonts w:ascii="Times New Roman" w:hAnsi="Times New Roman"/>
        </w:rPr>
        <w:t xml:space="preserve"> </w:t>
      </w:r>
      <w:r w:rsidRPr="0006447F">
        <w:rPr>
          <w:rFonts w:ascii="Times New Roman" w:hAnsi="Times New Roman"/>
          <w:i/>
        </w:rPr>
        <w:t>F</w:t>
      </w:r>
      <w:r w:rsidR="00476E7D">
        <w:rPr>
          <w:rFonts w:ascii="Times New Roman" w:hAnsi="Times New Roman"/>
          <w:iCs/>
        </w:rPr>
        <w:t xml:space="preserve">, </w:t>
      </w:r>
      <w:r w:rsidR="00476E7D" w:rsidRPr="00476E7D">
        <w:rPr>
          <w:rFonts w:ascii="Times New Roman" w:hAnsi="Times New Roman"/>
          <w:b/>
          <w:bCs/>
          <w:iCs/>
        </w:rPr>
        <w:t>true</w:t>
      </w:r>
      <w:r w:rsidR="00476E7D">
        <w:rPr>
          <w:rFonts w:ascii="Times New Roman" w:hAnsi="Times New Roman"/>
          <w:iCs/>
        </w:rPr>
        <w:t xml:space="preserve">, and </w:t>
      </w:r>
      <w:r w:rsidR="00476E7D" w:rsidRPr="00476E7D">
        <w:rPr>
          <w:rFonts w:ascii="Times New Roman" w:hAnsi="Times New Roman"/>
          <w:i/>
        </w:rPr>
        <w:t>prototype</w:t>
      </w:r>
      <w:r>
        <w:rPr>
          <w:rFonts w:ascii="Times New Roman" w:hAnsi="Times New Roman"/>
        </w:rPr>
        <w:t>.</w:t>
      </w:r>
    </w:p>
    <w:p w14:paraId="75092AE2" w14:textId="77777777" w:rsidR="009319B6" w:rsidRPr="00E77497" w:rsidRDefault="009319B6" w:rsidP="007A0F2F">
      <w:pPr>
        <w:numPr>
          <w:ilvl w:val="0"/>
          <w:numId w:val="1402"/>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14:paraId="7BBF19A2" w14:textId="77777777" w:rsidR="00805AF1" w:rsidRPr="00E77497" w:rsidRDefault="00805AF1" w:rsidP="00805AF1">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14:paraId="6D474DAA" w14:textId="77777777" w:rsidR="00805AF1" w:rsidRPr="004418C4" w:rsidRDefault="00805AF1"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14:paraId="637B6FA9" w14:textId="77777777" w:rsidR="00805AF1" w:rsidRPr="00E77497" w:rsidRDefault="00805AF1" w:rsidP="00C13EBD">
      <w:r w:rsidRPr="003D5BBB">
        <w:rPr>
          <w:rFonts w:ascii="Times New Roman" w:hAnsi="Times New Roman"/>
          <w:i/>
        </w:rPr>
        <w:t>GeneratorMethod</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00016AA2">
        <w:rPr>
          <w:rFonts w:ascii="Times New Roman" w:hAnsi="Times New Roman"/>
          <w:i/>
        </w:rPr>
        <w:t>StrictF</w:t>
      </w:r>
      <w:r w:rsidRPr="00451D9D">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lang w:eastAsia="en-US"/>
        </w:rPr>
        <w:t>{</w:t>
      </w:r>
      <w:r w:rsidRPr="00B8756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cs="Courier New"/>
          <w:b/>
          <w:lang w:eastAsia="en-US"/>
        </w:rPr>
        <w:t>}</w:t>
      </w:r>
    </w:p>
    <w:p w14:paraId="11779ECF" w14:textId="77777777" w:rsidR="00805AF1" w:rsidRPr="00E77497" w:rsidRDefault="00805AF1" w:rsidP="001B2656">
      <w:pPr>
        <w:pStyle w:val="Alg4"/>
        <w:numPr>
          <w:ilvl w:val="0"/>
          <w:numId w:val="1424"/>
        </w:numPr>
        <w:contextualSpacing/>
      </w:pPr>
      <w:r w:rsidRPr="00E77497">
        <w:t xml:space="preserve">Let </w:t>
      </w:r>
      <w:r w:rsidR="001B2656" w:rsidRPr="001B2656">
        <w:rPr>
          <w:i/>
        </w:rPr>
        <w:t>propKey</w:t>
      </w:r>
      <w:r w:rsidR="001B2656" w:rsidRPr="001B2656" w:rsidDel="001B2656">
        <w:rPr>
          <w:i/>
        </w:rPr>
        <w:t xml:space="preserve"> </w:t>
      </w:r>
      <w:r w:rsidRPr="00E77497">
        <w:t xml:space="preserve">be </w:t>
      </w:r>
      <w:r w:rsidR="004A09B9">
        <w:t>the result of evaluating</w:t>
      </w:r>
      <w:r>
        <w:t xml:space="preserve"> </w:t>
      </w:r>
      <w:r w:rsidRPr="00E77497">
        <w:rPr>
          <w:i/>
        </w:rPr>
        <w:t>PropertyName</w:t>
      </w:r>
      <w:r w:rsidRPr="00E77497">
        <w:t>.</w:t>
      </w:r>
    </w:p>
    <w:p w14:paraId="35141AB4" w14:textId="77777777" w:rsidR="004A09B9" w:rsidRDefault="004A09B9" w:rsidP="001B2656">
      <w:pPr>
        <w:numPr>
          <w:ilvl w:val="0"/>
          <w:numId w:val="142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14:paraId="5F514B5F" w14:textId="77777777" w:rsidR="00805AF1" w:rsidRPr="0006447F" w:rsidRDefault="00805AF1" w:rsidP="00C13EBD">
      <w:pPr>
        <w:numPr>
          <w:ilvl w:val="0"/>
          <w:numId w:val="142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00C13EBD">
        <w:rPr>
          <w:rFonts w:ascii="Times New Roman" w:hAnsi="Times New Roman"/>
          <w:i/>
        </w:rPr>
        <w:t>Function</w:t>
      </w:r>
      <w:r w:rsidR="00C13EBD" w:rsidRPr="0032292A">
        <w:rPr>
          <w:rFonts w:ascii="Times New Roman" w:hAnsi="Times New Roman"/>
          <w:i/>
        </w:rPr>
        <w:t>Body</w:t>
      </w:r>
      <w:r>
        <w:rPr>
          <w:rFonts w:ascii="Times New Roman" w:hAnsi="Times New Roman"/>
        </w:rPr>
        <w:t xml:space="preserve">.  </w:t>
      </w:r>
    </w:p>
    <w:p w14:paraId="4CC56F80" w14:textId="77777777" w:rsidR="00805AF1" w:rsidRDefault="00805AF1" w:rsidP="00E74C84">
      <w:pPr>
        <w:numPr>
          <w:ilvl w:val="0"/>
          <w:numId w:val="142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14:paraId="4D53623B" w14:textId="77777777" w:rsidR="001B2656" w:rsidRDefault="001B2656" w:rsidP="001B2656">
      <w:pPr>
        <w:pStyle w:val="Alg4"/>
        <w:numPr>
          <w:ilvl w:val="0"/>
          <w:numId w:val="1424"/>
        </w:numPr>
        <w:spacing w:after="220"/>
        <w:contextualSpacing/>
      </w:pPr>
      <w:r>
        <w:t>If isComputedPropertyName(</w:t>
      </w:r>
      <w:r w:rsidRPr="00E77497">
        <w:rPr>
          <w:i/>
        </w:rPr>
        <w:t>prop</w:t>
      </w:r>
      <w:r>
        <w:rPr>
          <w:i/>
        </w:rPr>
        <w:t>Key</w:t>
      </w:r>
      <w:r>
        <w:t xml:space="preserve">) is </w:t>
      </w:r>
      <w:r>
        <w:rPr>
          <w:b/>
          <w:bCs/>
        </w:rPr>
        <w:t>true</w:t>
      </w:r>
      <w:r>
        <w:t xml:space="preserve">, then </w:t>
      </w:r>
    </w:p>
    <w:p w14:paraId="12EC5E62" w14:textId="77777777" w:rsidR="001B2656" w:rsidRDefault="001B2656" w:rsidP="001B2656">
      <w:pPr>
        <w:pStyle w:val="Alg4"/>
        <w:numPr>
          <w:ilvl w:val="1"/>
          <w:numId w:val="142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14:paraId="10ED8D20" w14:textId="77777777" w:rsidR="001B2656" w:rsidRDefault="001B2656" w:rsidP="001B2656">
      <w:pPr>
        <w:pStyle w:val="Alg4"/>
        <w:numPr>
          <w:ilvl w:val="1"/>
          <w:numId w:val="1424"/>
        </w:numPr>
        <w:spacing w:after="220"/>
        <w:contextualSpacing/>
      </w:pPr>
      <w:r>
        <w:t>ReturnIfAbrupt(</w:t>
      </w:r>
      <w:r>
        <w:rPr>
          <w:i/>
          <w:iCs/>
        </w:rPr>
        <w:t>duplicateKey</w:t>
      </w:r>
      <w:r>
        <w:t>).</w:t>
      </w:r>
    </w:p>
    <w:p w14:paraId="044BCEF5" w14:textId="77777777" w:rsidR="001B2656" w:rsidRDefault="001B2656" w:rsidP="001B2656">
      <w:pPr>
        <w:pStyle w:val="Alg4"/>
        <w:numPr>
          <w:ilvl w:val="1"/>
          <w:numId w:val="142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6B4F47AC" w14:textId="77777777" w:rsidR="00991471" w:rsidRDefault="00991471" w:rsidP="00991471">
      <w:pPr>
        <w:numPr>
          <w:ilvl w:val="0"/>
          <w:numId w:val="142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14:paraId="5B7D73F0" w14:textId="77777777" w:rsidR="00805AF1" w:rsidRDefault="00805AF1" w:rsidP="00476E7D">
      <w:pPr>
        <w:numPr>
          <w:ilvl w:val="0"/>
          <w:numId w:val="1424"/>
        </w:numPr>
        <w:spacing w:after="220"/>
        <w:contextualSpacing/>
        <w:rPr>
          <w:rFonts w:ascii="Times New Roman" w:hAnsi="Times New Roman"/>
        </w:rPr>
      </w:pPr>
      <w:r>
        <w:rPr>
          <w:rFonts w:ascii="Times New Roman" w:hAnsi="Times New Roman"/>
        </w:rPr>
        <w:t xml:space="preserve">If </w:t>
      </w:r>
      <w:r>
        <w:rPr>
          <w:rFonts w:ascii="Times New Roman" w:hAnsi="Times New Roman"/>
          <w:iCs/>
        </w:rPr>
        <w:t xml:space="preserve">ReferencesSuper of </w:t>
      </w:r>
      <w:r w:rsidR="00476E7D">
        <w:rPr>
          <w:rFonts w:ascii="Times New Roman" w:hAnsi="Times New Roman"/>
          <w:i/>
        </w:rPr>
        <w:t>GeneratorMethod</w:t>
      </w:r>
      <w:r>
        <w:rPr>
          <w:rFonts w:ascii="Times New Roman" w:hAnsi="Times New Roman"/>
          <w:iCs/>
        </w:rPr>
        <w:t xml:space="preserve"> is </w:t>
      </w:r>
      <w:r>
        <w:rPr>
          <w:rFonts w:ascii="Times New Roman" w:hAnsi="Times New Roman"/>
          <w:b/>
          <w:bCs/>
          <w:iCs/>
        </w:rPr>
        <w:t>true</w:t>
      </w:r>
      <w:r>
        <w:rPr>
          <w:rFonts w:ascii="Times New Roman" w:hAnsi="Times New Roman"/>
        </w:rPr>
        <w:t>, then</w:t>
      </w:r>
    </w:p>
    <w:p w14:paraId="76D5B219" w14:textId="77777777" w:rsidR="00805AF1" w:rsidRPr="0006447F" w:rsidRDefault="00805AF1" w:rsidP="001B2656">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w:t>
      </w:r>
      <w:r w:rsidR="008F1A22">
        <w:rPr>
          <w:rFonts w:ascii="Times New Roman" w:hAnsi="Times New Roman"/>
          <w:i/>
        </w:rPr>
        <w: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14:paraId="7F1E6935" w14:textId="77777777" w:rsidR="00805AF1" w:rsidRDefault="00805AF1" w:rsidP="00805AF1">
      <w:pPr>
        <w:numPr>
          <w:ilvl w:val="0"/>
          <w:numId w:val="1424"/>
        </w:numPr>
        <w:spacing w:after="220"/>
        <w:contextualSpacing/>
        <w:rPr>
          <w:rFonts w:ascii="Times New Roman" w:hAnsi="Times New Roman"/>
        </w:rPr>
      </w:pPr>
      <w:r>
        <w:rPr>
          <w:rFonts w:ascii="Times New Roman" w:hAnsi="Times New Roman"/>
        </w:rPr>
        <w:t xml:space="preserve">Else </w:t>
      </w:r>
    </w:p>
    <w:p w14:paraId="4CB70778" w14:textId="77777777" w:rsidR="00805AF1" w:rsidRPr="0006447F" w:rsidRDefault="00805AF1" w:rsidP="00991471">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24A6721E" w14:textId="77777777" w:rsidR="007E303B" w:rsidRPr="00E77497" w:rsidRDefault="007E303B" w:rsidP="007E303B">
      <w:pPr>
        <w:numPr>
          <w:ilvl w:val="0"/>
          <w:numId w:val="142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14:paraId="2074B57A" w14:textId="77777777" w:rsidR="007E303B" w:rsidRDefault="007E303B" w:rsidP="007E303B">
      <w:pPr>
        <w:numPr>
          <w:ilvl w:val="0"/>
          <w:numId w:val="142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14:paraId="3862D539" w14:textId="77777777" w:rsidR="00805AF1" w:rsidRPr="00F62C9B" w:rsidRDefault="00805AF1" w:rsidP="00805AF1">
      <w:pPr>
        <w:numPr>
          <w:ilvl w:val="0"/>
          <w:numId w:val="142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Pr>
          <w:rFonts w:ascii="Times New Roman" w:hAnsi="Times New Roman"/>
          <w:b/>
        </w:rPr>
        <w:t>true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Pr>
          <w:rFonts w:ascii="Times New Roman" w:hAnsi="Times New Roman"/>
        </w:rPr>
        <w:t>.</w:t>
      </w:r>
    </w:p>
    <w:p w14:paraId="429AC59F" w14:textId="77777777" w:rsidR="00805AF1" w:rsidRPr="00F62C9B" w:rsidRDefault="00805AF1" w:rsidP="001B2656">
      <w:pPr>
        <w:numPr>
          <w:ilvl w:val="0"/>
          <w:numId w:val="142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the result of DefineProperty</w:t>
      </w:r>
      <w:r>
        <w:rPr>
          <w:rFonts w:ascii="Times New Roman" w:hAnsi="Times New Roman"/>
        </w:rPr>
        <w:t>OrThrow(</w:t>
      </w:r>
      <w:r w:rsidRPr="00F62C9B">
        <w:rPr>
          <w:rFonts w:ascii="Times New Roman" w:hAnsi="Times New Roman"/>
          <w:i/>
        </w:rPr>
        <w:t>object</w:t>
      </w:r>
      <w:r>
        <w:rPr>
          <w:rFonts w:ascii="Times New Roman" w:hAnsi="Times New Roman"/>
          <w:iCs/>
        </w:rPr>
        <w:t>,</w:t>
      </w:r>
      <w:r w:rsidRPr="00F62C9B">
        <w:rPr>
          <w:rFonts w:ascii="Times New Roman" w:hAnsi="Times New Roman"/>
        </w:rPr>
        <w:t xml:space="preserve"> </w:t>
      </w:r>
      <w:r w:rsidR="001B2656" w:rsidRPr="001B2656">
        <w:rPr>
          <w:rFonts w:ascii="Times New Roman" w:hAnsi="Times New Roman"/>
          <w:i/>
        </w:rPr>
        <w:t>propKey</w:t>
      </w:r>
      <w:r w:rsidR="008F1A22">
        <w:rPr>
          <w:rFonts w:ascii="Times New Roman" w:hAnsi="Times New Roman"/>
          <w:iCs/>
        </w:rPr>
        <w:t>,</w:t>
      </w:r>
      <w:r>
        <w:rPr>
          <w:rFonts w:ascii="Times New Roman" w:hAnsi="Times New Roman"/>
        </w:rPr>
        <w:t xml:space="preserve"> </w:t>
      </w:r>
      <w:r w:rsidRPr="00F62C9B">
        <w:rPr>
          <w:rFonts w:ascii="Times New Roman" w:hAnsi="Times New Roman"/>
          <w:i/>
        </w:rPr>
        <w:t>desc</w:t>
      </w:r>
      <w:r>
        <w:rPr>
          <w:rFonts w:ascii="Times New Roman" w:hAnsi="Times New Roman"/>
          <w:iCs/>
        </w:rPr>
        <w:t>)</w:t>
      </w:r>
      <w:r w:rsidRPr="00F62C9B">
        <w:rPr>
          <w:rFonts w:ascii="Times New Roman" w:hAnsi="Times New Roman"/>
        </w:rPr>
        <w:t>.</w:t>
      </w:r>
    </w:p>
    <w:p w14:paraId="469C3D67" w14:textId="77777777" w:rsidR="00805AF1" w:rsidRDefault="00805AF1" w:rsidP="00805AF1">
      <w:pPr>
        <w:numPr>
          <w:ilvl w:val="0"/>
          <w:numId w:val="1424"/>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14:paraId="72EC6DAF" w14:textId="77777777" w:rsidR="00805AF1" w:rsidRPr="00F62C9B" w:rsidRDefault="00805AF1" w:rsidP="00805AF1">
      <w:pPr>
        <w:numPr>
          <w:ilvl w:val="0"/>
          <w:numId w:val="1424"/>
        </w:numPr>
        <w:spacing w:after="220"/>
        <w:rPr>
          <w:rFonts w:ascii="Times New Roman" w:hAnsi="Times New Roman"/>
        </w:rPr>
      </w:pPr>
      <w:r>
        <w:rPr>
          <w:rFonts w:ascii="Times New Roman" w:hAnsi="Times New Roman"/>
        </w:rPr>
        <w:t>Return NormalCompletion(</w:t>
      </w:r>
      <w:r w:rsidRPr="002F1A2E">
        <w:rPr>
          <w:rFonts w:ascii="Times New Roman" w:hAnsi="Times New Roman"/>
          <w:i/>
          <w:iCs/>
        </w:rPr>
        <w:t>closure</w:t>
      </w:r>
      <w:r>
        <w:rPr>
          <w:rFonts w:ascii="Times New Roman" w:hAnsi="Times New Roman"/>
        </w:rPr>
        <w:t>).</w:t>
      </w:r>
    </w:p>
    <w:p w14:paraId="7338C789" w14:textId="77777777" w:rsidR="009319B6" w:rsidRPr="00E77497" w:rsidRDefault="009319B6" w:rsidP="009319B6">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14:paraId="644BC170" w14:textId="77777777"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14:paraId="4948CA77" w14:textId="77777777" w:rsidR="009319B6" w:rsidRPr="00E77497" w:rsidRDefault="009319B6" w:rsidP="0087471E">
      <w:pPr>
        <w:numPr>
          <w:ilvl w:val="0"/>
          <w:numId w:val="1403"/>
        </w:numPr>
        <w:rPr>
          <w:rFonts w:ascii="Times New Roman" w:hAnsi="Times New Roman"/>
        </w:rPr>
      </w:pPr>
      <w:r w:rsidRPr="00546435">
        <w:rPr>
          <w:rFonts w:ascii="Times New Roman" w:hAnsi="Times New Roman"/>
        </w:rPr>
        <w:t>Return</w:t>
      </w:r>
      <w:r w:rsidRPr="004D1BD1">
        <w:t xml:space="preserve"> </w:t>
      </w:r>
      <w:r w:rsidRPr="007B7042">
        <w:rPr>
          <w:rFonts w:ascii="Times New Roman" w:hAnsi="Times New Roman"/>
        </w:rPr>
        <w:t>NormalCompletion(</w:t>
      </w:r>
      <w:r w:rsidRPr="00355E22">
        <w:rPr>
          <w:rFonts w:cs="Arial"/>
        </w:rPr>
        <w:t>empty</w:t>
      </w:r>
      <w:r w:rsidRPr="007B7042">
        <w:rPr>
          <w:rFonts w:ascii="Times New Roman" w:hAnsi="Times New Roman"/>
        </w:rPr>
        <w:t>)</w:t>
      </w:r>
    </w:p>
    <w:p w14:paraId="088C1CD6" w14:textId="77777777" w:rsidR="009319B6" w:rsidRPr="00E77497" w:rsidRDefault="006B57CB" w:rsidP="00991471">
      <w:pPr>
        <w:jc w:val="left"/>
      </w:pPr>
      <w:r>
        <w:rPr>
          <w:rFonts w:ascii="Times New Roman" w:hAnsi="Times New Roman"/>
          <w:i/>
        </w:rPr>
        <w:t>Generator</w:t>
      </w:r>
      <w:r w:rsidR="009319B6" w:rsidRPr="00E77497">
        <w:rPr>
          <w:rFonts w:ascii="Times New Roman" w:hAnsi="Times New Roman"/>
          <w:i/>
        </w:rPr>
        <w:t xml:space="preserve">Expression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991471">
        <w:rPr>
          <w:rFonts w:ascii="Times New Roman" w:hAnsi="Times New Roman"/>
          <w:i/>
        </w:rPr>
        <w:t>Function</w:t>
      </w:r>
      <w:r w:rsidR="0032292A" w:rsidRPr="0032292A">
        <w:rPr>
          <w:rFonts w:ascii="Times New Roman" w:hAnsi="Times New Roman"/>
          <w:i/>
        </w:rPr>
        <w:t xml:space="preserve">Body </w:t>
      </w:r>
      <w:r w:rsidR="009319B6" w:rsidRPr="00E77497">
        <w:rPr>
          <w:rFonts w:ascii="Courier New" w:hAnsi="Courier New"/>
          <w:b/>
        </w:rPr>
        <w:t>}</w:t>
      </w:r>
      <w:r w:rsidR="009319B6" w:rsidRPr="00E77497">
        <w:t xml:space="preserve"> </w:t>
      </w:r>
    </w:p>
    <w:p w14:paraId="023AFCE9" w14:textId="77777777" w:rsidR="009319B6" w:rsidRPr="0006447F" w:rsidRDefault="009319B6" w:rsidP="00C13EBD">
      <w:pPr>
        <w:numPr>
          <w:ilvl w:val="0"/>
          <w:numId w:val="140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2C052ED8" w14:textId="77777777" w:rsidR="00C13EBD" w:rsidRDefault="00C13EBD" w:rsidP="00C13EBD">
      <w:pPr>
        <w:numPr>
          <w:ilvl w:val="0"/>
          <w:numId w:val="140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14:paraId="5DE2D0C9" w14:textId="77777777" w:rsidR="009319B6" w:rsidRDefault="009319B6" w:rsidP="006B57CB">
      <w:pPr>
        <w:numPr>
          <w:ilvl w:val="0"/>
          <w:numId w:val="1404"/>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14:paraId="6170A854" w14:textId="77777777" w:rsidR="009319B6" w:rsidRPr="0006447F" w:rsidRDefault="009319B6" w:rsidP="00EA79F3">
      <w:pPr>
        <w:numPr>
          <w:ilvl w:val="0"/>
          <w:numId w:val="140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 xml:space="preserve">Create </w:t>
      </w:r>
      <w:r>
        <w:rPr>
          <w:rFonts w:ascii="Times New Roman" w:hAnsi="Times New Roman"/>
        </w:rPr>
        <w:t xml:space="preserve">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39F67B47" w14:textId="77777777" w:rsidR="007E303B" w:rsidRPr="00E77497" w:rsidRDefault="007E303B" w:rsidP="007E303B">
      <w:pPr>
        <w:numPr>
          <w:ilvl w:val="0"/>
          <w:numId w:val="140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14:paraId="3FE427B0" w14:textId="77777777" w:rsidR="007E303B" w:rsidRDefault="007E303B" w:rsidP="007E303B">
      <w:pPr>
        <w:numPr>
          <w:ilvl w:val="0"/>
          <w:numId w:val="140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14:paraId="2ED35D0F" w14:textId="77777777" w:rsidR="009319B6" w:rsidRPr="00E77497" w:rsidRDefault="009319B6" w:rsidP="006B57CB">
      <w:pPr>
        <w:numPr>
          <w:ilvl w:val="0"/>
          <w:numId w:val="1404"/>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14:paraId="7DA5E548" w14:textId="77777777"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Expression</w:t>
      </w:r>
      <w:r w:rsidR="009319B6" w:rsidRPr="00E77497">
        <w:t xml:space="preserve"> </w:t>
      </w:r>
      <w:r w:rsidR="009319B6" w:rsidRPr="00E77497">
        <w:rPr>
          <w:b/>
        </w:rPr>
        <w:t>:</w:t>
      </w:r>
      <w:r w:rsidR="009319B6" w:rsidRPr="00E77497">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BindingIdentifier</w:t>
      </w:r>
      <w:r w:rsidR="009319B6" w:rsidRPr="00E77497">
        <w:t xml:space="preserve"> </w:t>
      </w:r>
      <w:r w:rsidR="009319B6" w:rsidRPr="00E77497">
        <w:rPr>
          <w:rFonts w:ascii="Courier New" w:hAnsi="Courier New"/>
          <w:b/>
        </w:rPr>
        <w:t>(</w:t>
      </w:r>
      <w:r w:rsidR="009319B6" w:rsidRPr="00E77497">
        <w:t xml:space="preserve"> </w:t>
      </w:r>
      <w:r w:rsidR="009319B6" w:rsidRPr="00E77497">
        <w:rPr>
          <w:rFonts w:ascii="Times New Roman" w:hAnsi="Times New Roman"/>
          <w:i/>
        </w:rPr>
        <w:t>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14:paraId="6059FD61" w14:textId="77777777" w:rsidR="009319B6" w:rsidRPr="0006447F" w:rsidRDefault="009319B6" w:rsidP="00C13EBD">
      <w:pPr>
        <w:numPr>
          <w:ilvl w:val="0"/>
          <w:numId w:val="1405"/>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775A66C0" w14:textId="77777777" w:rsidR="00C13EBD" w:rsidRDefault="00C13EBD" w:rsidP="00C13EBD">
      <w:pPr>
        <w:numPr>
          <w:ilvl w:val="0"/>
          <w:numId w:val="1405"/>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14:paraId="6224BEE5" w14:textId="77777777"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Pr>
          <w:rFonts w:ascii="Times New Roman" w:hAnsi="Times New Roman"/>
        </w:rPr>
        <w:t>running</w:t>
      </w:r>
      <w:r w:rsidRPr="00E77497">
        <w:rPr>
          <w:rFonts w:ascii="Times New Roman" w:hAnsi="Times New Roman"/>
        </w:rPr>
        <w:t xml:space="preserve"> execution context’s Lexical Environment as the argument</w:t>
      </w:r>
    </w:p>
    <w:p w14:paraId="36BC4DCE" w14:textId="77777777"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71019FEA" w14:textId="77777777" w:rsidR="009319B6" w:rsidRDefault="009319B6" w:rsidP="0032292A">
      <w:pPr>
        <w:numPr>
          <w:ilvl w:val="0"/>
          <w:numId w:val="1405"/>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14:paraId="6660CA2B" w14:textId="77777777"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rPr>
        <w:t xml:space="preserve"> as the argument.</w:t>
      </w:r>
    </w:p>
    <w:p w14:paraId="2A38BEB2" w14:textId="77777777" w:rsidR="009319B6" w:rsidRPr="0006447F" w:rsidRDefault="009319B6" w:rsidP="00EA79F3">
      <w:pPr>
        <w:numPr>
          <w:ilvl w:val="0"/>
          <w:numId w:val="1405"/>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Create</w:t>
      </w:r>
      <w:r>
        <w:rPr>
          <w:rFonts w:ascii="Times New Roman" w:hAnsi="Times New Roman"/>
        </w:rPr>
        <w:t xml:space="preserv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C13EBD">
        <w:rPr>
          <w:rFonts w:ascii="Times New Roman" w:hAnsi="Times New Roman"/>
          <w:i/>
        </w:rPr>
        <w:t>b</w:t>
      </w:r>
      <w:r w:rsidR="0032292A" w:rsidRPr="0032292A">
        <w:rPr>
          <w:rFonts w:ascii="Times New Roman" w:hAnsi="Times New Roman"/>
          <w:i/>
        </w:rPr>
        <w:t>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5DF87BCB" w14:textId="77777777" w:rsidR="007E303B" w:rsidRPr="00E77497" w:rsidRDefault="007E303B" w:rsidP="007E303B">
      <w:pPr>
        <w:numPr>
          <w:ilvl w:val="0"/>
          <w:numId w:val="1405"/>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14:paraId="20B1FF61" w14:textId="77777777" w:rsidR="007E303B" w:rsidRDefault="007E303B" w:rsidP="007E303B">
      <w:pPr>
        <w:numPr>
          <w:ilvl w:val="0"/>
          <w:numId w:val="1405"/>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14:paraId="679EDD8A" w14:textId="77777777" w:rsidR="009319B6" w:rsidRPr="00E77497" w:rsidRDefault="009319B6" w:rsidP="0032292A">
      <w:pPr>
        <w:numPr>
          <w:ilvl w:val="0"/>
          <w:numId w:val="1405"/>
        </w:numPr>
        <w:tabs>
          <w:tab w:val="left" w:pos="4680"/>
        </w:tabs>
        <w:contextualSpacing/>
        <w:rPr>
          <w:rFonts w:ascii="Times New Roman" w:hAnsi="Times New Roman"/>
        </w:rPr>
      </w:pPr>
      <w:r w:rsidRPr="00E77497">
        <w:rPr>
          <w:rFonts w:ascii="Times New Roman" w:hAnsi="Times New Roman"/>
        </w:rPr>
        <w:t xml:space="preserve">Call the </w:t>
      </w:r>
      <w:r w:rsidR="00861AE4">
        <w:rPr>
          <w:rFonts w:ascii="Times New Roman" w:hAnsi="Times New Roman"/>
        </w:rPr>
        <w:t>InitialiseBinding</w:t>
      </w:r>
      <w:r w:rsidRPr="00E77497">
        <w:rPr>
          <w:rFonts w:ascii="Times New Roman" w:hAnsi="Times New Roman"/>
        </w:rPr>
        <w:t xml:space="preserve">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54A5E4E7" w14:textId="77777777"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77497">
        <w:rPr>
          <w:rFonts w:ascii="Times New Roman" w:hAnsi="Times New Roman"/>
          <w:i/>
        </w:rPr>
        <w:t>closure</w:t>
      </w:r>
      <w:r>
        <w:rPr>
          <w:rFonts w:ascii="Times New Roman" w:hAnsi="Times New Roman"/>
        </w:rPr>
        <w:t>)</w:t>
      </w:r>
      <w:r w:rsidRPr="00E77497">
        <w:rPr>
          <w:rFonts w:ascii="Times New Roman" w:hAnsi="Times New Roman"/>
        </w:rPr>
        <w:t>.</w:t>
      </w:r>
    </w:p>
    <w:p w14:paraId="7B4B4FBA" w14:textId="77777777" w:rsidR="009319B6" w:rsidRPr="00E77497" w:rsidRDefault="009319B6" w:rsidP="00C13EBD">
      <w:pPr>
        <w:pStyle w:val="Note"/>
      </w:pPr>
      <w:r w:rsidRPr="00E77497">
        <w:t>NOTE</w:t>
      </w:r>
      <w:r>
        <w:t xml:space="preserve"> 1</w:t>
      </w:r>
      <w:r w:rsidRPr="00E77497">
        <w:tab/>
        <w:t xml:space="preserve">The </w:t>
      </w:r>
      <w:r w:rsidRPr="00546435">
        <w:rPr>
          <w:rStyle w:val="bnf"/>
        </w:rPr>
        <w:t>BindingIdentifier</w:t>
      </w:r>
      <w:r w:rsidRPr="004D1BD1">
        <w:t xml:space="preserve"> in a </w:t>
      </w:r>
      <w:r w:rsidR="006B57CB">
        <w:rPr>
          <w:rFonts w:ascii="Times New Roman" w:hAnsi="Times New Roman"/>
          <w:i/>
        </w:rPr>
        <w:t>Generator</w:t>
      </w:r>
      <w:r w:rsidRPr="004D1BD1">
        <w:rPr>
          <w:rStyle w:val="bnf"/>
        </w:rPr>
        <w:t>Expression</w:t>
      </w:r>
      <w:r w:rsidRPr="003B4312">
        <w:t xml:space="preserve"> can be referenced from inside the </w:t>
      </w:r>
      <w:r w:rsidR="006B57CB">
        <w:rPr>
          <w:rFonts w:ascii="Times New Roman" w:hAnsi="Times New Roman"/>
          <w:i/>
        </w:rPr>
        <w:t>Generator</w:t>
      </w:r>
      <w:r w:rsidRPr="006B6D0A">
        <w:rPr>
          <w:rStyle w:val="bnf"/>
        </w:rPr>
        <w:t>Expression's</w:t>
      </w:r>
      <w:r w:rsidRPr="006B6D0A">
        <w:t xml:space="preserve"> </w:t>
      </w:r>
      <w:r w:rsidR="00C13EBD" w:rsidRPr="00C13EBD">
        <w:rPr>
          <w:rStyle w:val="bnf"/>
        </w:rPr>
        <w:t xml:space="preserve">FunctionBody </w:t>
      </w:r>
      <w:r w:rsidRPr="00546435">
        <w:t xml:space="preserve">to allow the </w:t>
      </w:r>
      <w:r w:rsidR="006B57CB">
        <w:t>generator code</w:t>
      </w:r>
      <w:r w:rsidRPr="00546435">
        <w:t xml:space="preserve"> to call itself recursively. However, unlike in a </w:t>
      </w:r>
      <w:r w:rsidR="006B57CB">
        <w:rPr>
          <w:rFonts w:ascii="Times New Roman" w:hAnsi="Times New Roman"/>
          <w:i/>
        </w:rPr>
        <w:t>Generator</w:t>
      </w:r>
      <w:r w:rsidRPr="00546435">
        <w:rPr>
          <w:rStyle w:val="bnf"/>
        </w:rPr>
        <w:t>Declaration</w:t>
      </w:r>
      <w:r w:rsidRPr="00546435">
        <w:t xml:space="preserve">, the </w:t>
      </w:r>
      <w:r w:rsidRPr="00546435">
        <w:rPr>
          <w:rFonts w:ascii="Times New Roman" w:hAnsi="Times New Roman"/>
          <w:i/>
        </w:rPr>
        <w:t>Binding</w:t>
      </w:r>
      <w:r w:rsidRPr="00546435">
        <w:rPr>
          <w:rStyle w:val="bnf"/>
        </w:rPr>
        <w:t>Identifier</w:t>
      </w:r>
      <w:r w:rsidRPr="00546435">
        <w:t xml:space="preserve"> in a </w:t>
      </w:r>
      <w:r w:rsidR="006B57CB">
        <w:rPr>
          <w:rFonts w:ascii="Times New Roman" w:hAnsi="Times New Roman"/>
          <w:i/>
        </w:rPr>
        <w:t>Generator</w:t>
      </w:r>
      <w:r w:rsidRPr="00546435">
        <w:rPr>
          <w:rStyle w:val="bnf"/>
        </w:rPr>
        <w:t>Expressio</w:t>
      </w:r>
      <w:r w:rsidRPr="009C202C">
        <w:rPr>
          <w:rStyle w:val="bnf"/>
        </w:rPr>
        <w:t>n</w:t>
      </w:r>
      <w:r w:rsidRPr="00B820AB">
        <w:t xml:space="preserve"> cannot be referenced from and does not affect the scope enclosing the </w:t>
      </w:r>
      <w:r w:rsidR="006B57CB">
        <w:rPr>
          <w:rFonts w:ascii="Times New Roman" w:hAnsi="Times New Roman"/>
          <w:i/>
        </w:rPr>
        <w:t>Generator</w:t>
      </w:r>
      <w:r w:rsidRPr="00675B74">
        <w:rPr>
          <w:rStyle w:val="bnf"/>
        </w:rPr>
        <w:t>Expression</w:t>
      </w:r>
      <w:r w:rsidRPr="00E77497">
        <w:t>.</w:t>
      </w:r>
    </w:p>
    <w:p w14:paraId="133E7C4C" w14:textId="77777777" w:rsidR="00F30A78" w:rsidRPr="00E77497" w:rsidRDefault="00F30A78" w:rsidP="00F30A78">
      <w:pPr>
        <w:jc w:val="left"/>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r>
        <w:rPr>
          <w:rFonts w:ascii="Times New Roman" w:hAnsi="Times New Roman"/>
          <w:i/>
        </w:rPr>
        <w:t>YieldDelegator</w:t>
      </w:r>
      <w:r w:rsidRPr="00E77497">
        <w:rPr>
          <w:rFonts w:cs="Arial"/>
          <w:vertAlign w:val="subscript"/>
        </w:rPr>
        <w:t>opt</w:t>
      </w:r>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p>
    <w:p w14:paraId="5F332E79" w14:textId="77777777" w:rsidR="00F30A78" w:rsidRPr="00E77497" w:rsidRDefault="00F30A78" w:rsidP="00F30A78">
      <w:pPr>
        <w:pStyle w:val="Alg3"/>
        <w:numPr>
          <w:ilvl w:val="0"/>
          <w:numId w:val="1440"/>
        </w:numPr>
        <w:spacing w:after="220"/>
        <w:contextualSpacing/>
      </w:pPr>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p>
    <w:p w14:paraId="498AC102" w14:textId="77777777" w:rsidR="00F30A78" w:rsidRPr="00E77497" w:rsidRDefault="00F30A78" w:rsidP="00F30A78">
      <w:pPr>
        <w:pStyle w:val="Alg3"/>
        <w:numPr>
          <w:ilvl w:val="0"/>
          <w:numId w:val="1440"/>
        </w:numPr>
        <w:contextualSpacing/>
      </w:pPr>
      <w:r w:rsidRPr="00E77497">
        <w:t xml:space="preserve">Let </w:t>
      </w:r>
      <w:r>
        <w:rPr>
          <w:i/>
        </w:rPr>
        <w:t>value</w:t>
      </w:r>
      <w:r w:rsidRPr="00E77497">
        <w:t xml:space="preserve"> be GetValue(</w:t>
      </w:r>
      <w:r w:rsidRPr="00E77497">
        <w:rPr>
          <w:i/>
        </w:rPr>
        <w:t>expr</w:t>
      </w:r>
      <w:r>
        <w:rPr>
          <w:i/>
        </w:rPr>
        <w:t>Ref</w:t>
      </w:r>
      <w:r w:rsidRPr="00E77497">
        <w:t>).</w:t>
      </w:r>
    </w:p>
    <w:p w14:paraId="6B1B3687" w14:textId="77777777" w:rsidR="00F30A78" w:rsidRDefault="00F30A78" w:rsidP="00F30A78">
      <w:pPr>
        <w:pStyle w:val="Alg4"/>
        <w:numPr>
          <w:ilvl w:val="0"/>
          <w:numId w:val="1440"/>
        </w:numPr>
        <w:contextualSpacing/>
      </w:pPr>
      <w:r>
        <w:t>ReturnIfAbrupt(</w:t>
      </w:r>
      <w:r>
        <w:rPr>
          <w:i/>
        </w:rPr>
        <w:t>value</w:t>
      </w:r>
      <w:r>
        <w:t>).</w:t>
      </w:r>
    </w:p>
    <w:p w14:paraId="0E07B9DB" w14:textId="77777777" w:rsidR="00F30A78" w:rsidRDefault="00F30A78" w:rsidP="00F30A78">
      <w:pPr>
        <w:numPr>
          <w:ilvl w:val="0"/>
          <w:numId w:val="1440"/>
        </w:numPr>
        <w:spacing w:after="220"/>
        <w:contextualSpacing/>
        <w:rPr>
          <w:rFonts w:ascii="Times New Roman" w:hAnsi="Times New Roman"/>
        </w:rPr>
      </w:pPr>
      <w:r>
        <w:rPr>
          <w:rFonts w:ascii="Times New Roman" w:hAnsi="Times New Roman"/>
        </w:rPr>
        <w:t xml:space="preserve">If </w:t>
      </w:r>
      <w:r>
        <w:rPr>
          <w:rFonts w:ascii="Times New Roman" w:hAnsi="Times New Roman"/>
          <w:i/>
          <w:iCs/>
        </w:rPr>
        <w:t>YieldDelegator</w:t>
      </w:r>
      <w:r>
        <w:rPr>
          <w:rFonts w:ascii="Times New Roman" w:hAnsi="Times New Roman"/>
        </w:rPr>
        <w:t xml:space="preserve"> is present, then</w:t>
      </w:r>
      <w:r w:rsidR="00B770FD">
        <w:rPr>
          <w:rFonts w:ascii="Times New Roman" w:hAnsi="Times New Roman"/>
        </w:rPr>
        <w:t xml:space="preserve"> </w:t>
      </w:r>
    </w:p>
    <w:p w14:paraId="5971ADBF" w14:textId="77777777" w:rsidR="00B770FD" w:rsidRDefault="00B770FD" w:rsidP="009725F4">
      <w:pPr>
        <w:numPr>
          <w:ilvl w:val="1"/>
          <w:numId w:val="1440"/>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w:t>
      </w:r>
      <w:r w:rsidR="009725F4">
        <w:rPr>
          <w:rFonts w:ascii="Times New Roman" w:hAnsi="Times New Roman"/>
        </w:rPr>
        <w:t>GetIterator(</w:t>
      </w:r>
      <w:r w:rsidR="00796590">
        <w:rPr>
          <w:rFonts w:ascii="Times New Roman" w:hAnsi="Times New Roman"/>
          <w:i/>
          <w:iCs/>
        </w:rPr>
        <w:t>value</w:t>
      </w:r>
      <w:r w:rsidR="009725F4">
        <w:rPr>
          <w:rFonts w:ascii="Times New Roman" w:hAnsi="Times New Roman"/>
        </w:rPr>
        <w:t>)</w:t>
      </w:r>
      <w:r w:rsidRPr="00B770FD">
        <w:rPr>
          <w:rFonts w:ascii="Times New Roman" w:hAnsi="Times New Roman"/>
        </w:rPr>
        <w:t>.</w:t>
      </w:r>
    </w:p>
    <w:p w14:paraId="79235226" w14:textId="77777777" w:rsidR="00796590" w:rsidRDefault="00796590" w:rsidP="00796590">
      <w:pPr>
        <w:numPr>
          <w:ilvl w:val="1"/>
          <w:numId w:val="1440"/>
        </w:numPr>
        <w:contextualSpacing/>
        <w:rPr>
          <w:rFonts w:ascii="Times New Roman" w:hAnsi="Times New Roman"/>
        </w:rPr>
      </w:pPr>
      <w:r w:rsidRPr="00796590">
        <w:rPr>
          <w:rFonts w:ascii="Times New Roman" w:hAnsi="Times New Roman"/>
        </w:rPr>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14:paraId="5B136CDF" w14:textId="77777777" w:rsidR="00F83CF7" w:rsidRDefault="00F83CF7" w:rsidP="00C11BC1">
      <w:pPr>
        <w:numPr>
          <w:ilvl w:val="1"/>
          <w:numId w:val="1440"/>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Pr>
          <w:rFonts w:ascii="Times New Roman" w:hAnsi="Times New Roman"/>
        </w:rPr>
        <w:t xml:space="preserve"> be </w:t>
      </w:r>
      <w:r>
        <w:rPr>
          <w:rFonts w:ascii="Times New Roman" w:hAnsi="Times New Roman"/>
          <w:b/>
          <w:bCs/>
        </w:rPr>
        <w:t>undefined</w:t>
      </w:r>
      <w:r>
        <w:rPr>
          <w:rFonts w:ascii="Times New Roman" w:hAnsi="Times New Roman"/>
        </w:rPr>
        <w:t>.</w:t>
      </w:r>
    </w:p>
    <w:p w14:paraId="1344849A" w14:textId="77777777" w:rsidR="00F83CF7" w:rsidRDefault="00F83CF7" w:rsidP="008548C0">
      <w:pPr>
        <w:numPr>
          <w:ilvl w:val="1"/>
          <w:numId w:val="1440"/>
        </w:numPr>
        <w:contextualSpacing/>
        <w:rPr>
          <w:rFonts w:ascii="Times New Roman" w:hAnsi="Times New Roman"/>
        </w:rPr>
      </w:pPr>
      <w:r>
        <w:rPr>
          <w:rFonts w:ascii="Times New Roman" w:hAnsi="Times New Roman"/>
        </w:rPr>
        <w:t xml:space="preserve">Repeat </w:t>
      </w:r>
    </w:p>
    <w:p w14:paraId="469FB667" w14:textId="77777777" w:rsidR="00F83CF7" w:rsidRDefault="00F83CF7" w:rsidP="00B71741">
      <w:pPr>
        <w:numPr>
          <w:ilvl w:val="2"/>
          <w:numId w:val="1440"/>
        </w:numPr>
        <w:contextualSpacing/>
        <w:rPr>
          <w:rFonts w:ascii="Times New Roman" w:hAnsi="Times New Roman"/>
        </w:rPr>
      </w:pPr>
      <w:r>
        <w:rPr>
          <w:rFonts w:ascii="Times New Roman" w:hAnsi="Times New Roman"/>
        </w:rPr>
        <w:t xml:space="preserve">Let </w:t>
      </w:r>
      <w:r w:rsidRPr="00F83CF7">
        <w:rPr>
          <w:rFonts w:ascii="Times New Roman" w:hAnsi="Times New Roman"/>
          <w:i/>
          <w:iCs/>
        </w:rPr>
        <w:t>inner</w:t>
      </w:r>
      <w:r w:rsidR="0018203B">
        <w:rPr>
          <w:rFonts w:ascii="Times New Roman" w:hAnsi="Times New Roman"/>
          <w:i/>
          <w:iCs/>
        </w:rPr>
        <w:t>Result</w:t>
      </w:r>
      <w:r>
        <w:rPr>
          <w:rFonts w:ascii="Times New Roman" w:hAnsi="Times New Roman"/>
        </w:rPr>
        <w:t xml:space="preserve"> be</w:t>
      </w:r>
      <w:r w:rsidR="0018203B">
        <w:rPr>
          <w:rFonts w:ascii="Times New Roman" w:hAnsi="Times New Roman"/>
        </w:rPr>
        <w:t xml:space="preserve"> the</w:t>
      </w:r>
      <w:r>
        <w:rPr>
          <w:rFonts w:ascii="Times New Roman" w:hAnsi="Times New Roman"/>
        </w:rPr>
        <w:t xml:space="preserve"> result of </w:t>
      </w:r>
      <w:r w:rsidR="00B71741">
        <w:rPr>
          <w:rFonts w:ascii="Times New Roman" w:hAnsi="Times New Roman"/>
        </w:rPr>
        <w:t>IteratorNext</w:t>
      </w:r>
      <w:r>
        <w:rPr>
          <w:rFonts w:ascii="Times New Roman" w:hAnsi="Times New Roman"/>
        </w:rPr>
        <w:t>(</w:t>
      </w:r>
      <w:r w:rsidR="00796590" w:rsidRPr="00B770FD">
        <w:rPr>
          <w:rFonts w:ascii="Times New Roman" w:hAnsi="Times New Roman"/>
          <w:i/>
          <w:iCs/>
        </w:rPr>
        <w:t>iterator</w:t>
      </w:r>
      <w:r>
        <w:rPr>
          <w:rFonts w:ascii="Times New Roman" w:hAnsi="Times New Roman"/>
        </w:rPr>
        <w:t xml:space="preserve">, </w:t>
      </w:r>
      <w:r>
        <w:rPr>
          <w:rFonts w:ascii="Times New Roman" w:hAnsi="Times New Roman"/>
          <w:i/>
          <w:iCs/>
        </w:rPr>
        <w:t>received</w:t>
      </w:r>
      <w:r>
        <w:rPr>
          <w:rFonts w:ascii="Times New Roman" w:hAnsi="Times New Roman"/>
        </w:rPr>
        <w:t>).</w:t>
      </w:r>
    </w:p>
    <w:p w14:paraId="78255891" w14:textId="77777777" w:rsidR="00F83CF7" w:rsidRDefault="00F83CF7" w:rsidP="006C2F30">
      <w:pPr>
        <w:numPr>
          <w:ilvl w:val="2"/>
          <w:numId w:val="1440"/>
        </w:numPr>
        <w:contextualSpacing/>
        <w:rPr>
          <w:rFonts w:ascii="Times New Roman" w:hAnsi="Times New Roman"/>
        </w:rPr>
      </w:pPr>
      <w:r>
        <w:rPr>
          <w:rFonts w:ascii="Times New Roman" w:hAnsi="Times New Roman"/>
        </w:rPr>
        <w:t>ReturnIfAbrupt(</w:t>
      </w:r>
      <w:r>
        <w:rPr>
          <w:rFonts w:ascii="Times New Roman" w:hAnsi="Times New Roman"/>
          <w:i/>
          <w:iCs/>
        </w:rPr>
        <w:t>inner</w:t>
      </w:r>
      <w:r w:rsidR="006C2F30">
        <w:rPr>
          <w:rFonts w:ascii="Times New Roman" w:hAnsi="Times New Roman"/>
          <w:i/>
          <w:iCs/>
        </w:rPr>
        <w:t>Result</w:t>
      </w:r>
      <w:r w:rsidR="00C22724">
        <w:rPr>
          <w:rFonts w:ascii="Times New Roman" w:hAnsi="Times New Roman"/>
        </w:rPr>
        <w:t>).</w:t>
      </w:r>
    </w:p>
    <w:p w14:paraId="4BC3B9FF" w14:textId="77777777" w:rsidR="00C22724" w:rsidRDefault="00C22724" w:rsidP="00FF0B98">
      <w:pPr>
        <w:numPr>
          <w:ilvl w:val="2"/>
          <w:numId w:val="1440"/>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Pr>
          <w:rFonts w:ascii="Times New Roman" w:hAnsi="Times New Roman"/>
          <w:i/>
          <w:iCs/>
        </w:rPr>
        <w:t>innerResult</w:t>
      </w:r>
      <w:r>
        <w:rPr>
          <w:rFonts w:ascii="Times New Roman" w:hAnsi="Times New Roman"/>
        </w:rPr>
        <w:t>).</w:t>
      </w:r>
    </w:p>
    <w:p w14:paraId="2EC34747" w14:textId="77777777" w:rsidR="00C22724" w:rsidRDefault="00C22724" w:rsidP="00C22724">
      <w:pPr>
        <w:numPr>
          <w:ilvl w:val="2"/>
          <w:numId w:val="1440"/>
        </w:numPr>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149227E4" w14:textId="77777777" w:rsidR="00F83CF7" w:rsidRDefault="006C2F30" w:rsidP="00C22724">
      <w:pPr>
        <w:numPr>
          <w:ilvl w:val="2"/>
          <w:numId w:val="1440"/>
        </w:numPr>
        <w:contextualSpacing/>
        <w:rPr>
          <w:rFonts w:ascii="Times New Roman" w:hAnsi="Times New Roman"/>
        </w:rPr>
      </w:pPr>
      <w:r>
        <w:rPr>
          <w:rFonts w:ascii="Times New Roman" w:hAnsi="Times New Roman"/>
        </w:rPr>
        <w:t xml:space="preserve">If </w:t>
      </w:r>
      <w:r w:rsidR="00C22724">
        <w:rPr>
          <w:rFonts w:ascii="Times New Roman" w:hAnsi="Times New Roman"/>
          <w:i/>
          <w:iCs/>
        </w:rPr>
        <w:t>done</w:t>
      </w:r>
      <w:r>
        <w:rPr>
          <w:rFonts w:ascii="Times New Roman" w:hAnsi="Times New Roman"/>
        </w:rPr>
        <w:t xml:space="preserve"> is </w:t>
      </w:r>
      <w:r>
        <w:rPr>
          <w:rFonts w:ascii="Times New Roman" w:hAnsi="Times New Roman"/>
          <w:b/>
          <w:bCs/>
        </w:rPr>
        <w:t>true</w:t>
      </w:r>
      <w:r>
        <w:rPr>
          <w:rFonts w:ascii="Times New Roman" w:hAnsi="Times New Roman"/>
        </w:rPr>
        <w:t>, then</w:t>
      </w:r>
    </w:p>
    <w:p w14:paraId="4611190A" w14:textId="77777777" w:rsidR="0018203B" w:rsidRDefault="0018203B" w:rsidP="00B71741">
      <w:pPr>
        <w:numPr>
          <w:ilvl w:val="3"/>
          <w:numId w:val="1440"/>
        </w:numPr>
        <w:contextualSpacing/>
        <w:rPr>
          <w:rFonts w:ascii="Times New Roman" w:hAnsi="Times New Roman"/>
        </w:rPr>
      </w:pPr>
      <w:r>
        <w:rPr>
          <w:rFonts w:ascii="Times New Roman" w:hAnsi="Times New Roman"/>
        </w:rPr>
        <w:t xml:space="preserve">Let </w:t>
      </w:r>
      <w:r>
        <w:rPr>
          <w:rFonts w:ascii="Times New Roman" w:hAnsi="Times New Roman"/>
          <w:i/>
          <w:iCs/>
        </w:rPr>
        <w:t>innerValue</w:t>
      </w:r>
      <w:r>
        <w:rPr>
          <w:rFonts w:ascii="Times New Roman" w:hAnsi="Times New Roman"/>
        </w:rPr>
        <w:t xml:space="preserve"> be the result of </w:t>
      </w:r>
      <w:r w:rsidR="00B71741">
        <w:rPr>
          <w:rFonts w:ascii="Times New Roman" w:hAnsi="Times New Roman"/>
        </w:rPr>
        <w:t>IteratorValue</w:t>
      </w:r>
      <w:r>
        <w:rPr>
          <w:rFonts w:ascii="Times New Roman" w:hAnsi="Times New Roman"/>
        </w:rPr>
        <w:t xml:space="preserve"> (</w:t>
      </w:r>
      <w:r>
        <w:rPr>
          <w:rFonts w:ascii="Times New Roman" w:hAnsi="Times New Roman"/>
          <w:i/>
          <w:iCs/>
        </w:rPr>
        <w:t>innerResult</w:t>
      </w:r>
      <w:r>
        <w:rPr>
          <w:rFonts w:ascii="Times New Roman" w:hAnsi="Times New Roman"/>
        </w:rPr>
        <w:t>).</w:t>
      </w:r>
    </w:p>
    <w:p w14:paraId="18FA6BDA" w14:textId="77777777" w:rsidR="006C2F30" w:rsidRPr="00E77497" w:rsidRDefault="008548C0" w:rsidP="0018203B">
      <w:pPr>
        <w:numPr>
          <w:ilvl w:val="3"/>
          <w:numId w:val="1440"/>
        </w:numPr>
        <w:contextualSpacing/>
        <w:rPr>
          <w:rFonts w:ascii="Times New Roman" w:hAnsi="Times New Roman"/>
        </w:rPr>
      </w:pPr>
      <w:r>
        <w:rPr>
          <w:rFonts w:ascii="Times New Roman" w:hAnsi="Times New Roman"/>
        </w:rPr>
        <w:t>Return</w:t>
      </w:r>
      <w:r w:rsidR="006C2F30">
        <w:rPr>
          <w:rFonts w:ascii="Times New Roman" w:hAnsi="Times New Roman"/>
        </w:rPr>
        <w:t xml:space="preserve"> </w:t>
      </w:r>
      <w:r w:rsidR="0018203B">
        <w:rPr>
          <w:rFonts w:ascii="Times New Roman" w:hAnsi="Times New Roman"/>
          <w:i/>
          <w:iCs/>
        </w:rPr>
        <w:t>innerValue</w:t>
      </w:r>
      <w:r w:rsidR="0026189F">
        <w:rPr>
          <w:rFonts w:ascii="Times New Roman" w:hAnsi="Times New Roman"/>
        </w:rPr>
        <w:t>.</w:t>
      </w:r>
    </w:p>
    <w:p w14:paraId="5A084E27" w14:textId="77777777" w:rsidR="0026189F" w:rsidRDefault="0018203B" w:rsidP="00B32E00">
      <w:pPr>
        <w:numPr>
          <w:ilvl w:val="2"/>
          <w:numId w:val="1440"/>
        </w:numPr>
        <w:contextualSpacing/>
        <w:rPr>
          <w:rFonts w:ascii="Times New Roman" w:hAnsi="Times New Roman"/>
        </w:rPr>
      </w:pPr>
      <w:r>
        <w:rPr>
          <w:rFonts w:ascii="Times New Roman" w:hAnsi="Times New Roman"/>
        </w:rPr>
        <w:t xml:space="preserve">Let </w:t>
      </w:r>
      <w:r w:rsidR="00460C95">
        <w:rPr>
          <w:rFonts w:ascii="Times New Roman" w:hAnsi="Times New Roman"/>
          <w:i/>
          <w:iCs/>
        </w:rPr>
        <w:t>yieldCompletion</w:t>
      </w:r>
      <w:r>
        <w:rPr>
          <w:rFonts w:ascii="Times New Roman" w:hAnsi="Times New Roman"/>
        </w:rPr>
        <w:t xml:space="preserve">  be the result of GeneratorYield</w:t>
      </w:r>
      <w:r w:rsidR="00B32E00">
        <w:rPr>
          <w:rFonts w:ascii="Times New Roman" w:hAnsi="Times New Roman"/>
        </w:rPr>
        <w:t>(</w:t>
      </w:r>
      <w:r>
        <w:rPr>
          <w:rFonts w:ascii="Times New Roman" w:hAnsi="Times New Roman"/>
          <w:i/>
          <w:iCs/>
        </w:rPr>
        <w:t>innerResult</w:t>
      </w:r>
      <w:r>
        <w:rPr>
          <w:rFonts w:ascii="Times New Roman" w:hAnsi="Times New Roman"/>
        </w:rPr>
        <w:t>)</w:t>
      </w:r>
      <w:r w:rsidRPr="00E77497">
        <w:rPr>
          <w:rFonts w:ascii="Times New Roman" w:hAnsi="Times New Roman"/>
        </w:rPr>
        <w:t>.</w:t>
      </w:r>
    </w:p>
    <w:p w14:paraId="0BAB24B5" w14:textId="77777777" w:rsidR="00460C95" w:rsidRDefault="00460C95" w:rsidP="00460C95">
      <w:pPr>
        <w:numPr>
          <w:ilvl w:val="2"/>
          <w:numId w:val="1440"/>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sidRPr="00EE5498">
        <w:rPr>
          <w:rFonts w:ascii="Times New Roman" w:hAnsi="Times New Roman"/>
          <w:i/>
          <w:iCs/>
        </w:rPr>
        <w:t xml:space="preserve"> </w:t>
      </w:r>
      <w:r>
        <w:rPr>
          <w:rFonts w:ascii="Times New Roman" w:hAnsi="Times New Roman"/>
        </w:rPr>
        <w:t xml:space="preserve">be </w:t>
      </w:r>
      <w:r>
        <w:rPr>
          <w:rFonts w:ascii="Times New Roman" w:hAnsi="Times New Roman"/>
          <w:i/>
          <w:iCs/>
        </w:rPr>
        <w:t>yieldCompletion</w:t>
      </w:r>
      <w:r>
        <w:rPr>
          <w:rFonts w:ascii="Times New Roman" w:hAnsi="Times New Roman"/>
        </w:rPr>
        <w:t>.[[value]].</w:t>
      </w:r>
    </w:p>
    <w:p w14:paraId="3FABF4DE" w14:textId="77777777" w:rsidR="0026189F" w:rsidRDefault="00460C95" w:rsidP="00F848EB">
      <w:pPr>
        <w:numPr>
          <w:ilvl w:val="2"/>
          <w:numId w:val="1440"/>
        </w:numPr>
        <w:contextualSpacing/>
        <w:rPr>
          <w:rFonts w:ascii="Times New Roman" w:hAnsi="Times New Roman"/>
        </w:rPr>
      </w:pPr>
      <w:r>
        <w:rPr>
          <w:rFonts w:ascii="Times New Roman" w:hAnsi="Times New Roman"/>
        </w:rPr>
        <w:t xml:space="preserve">If </w:t>
      </w:r>
      <w:r>
        <w:rPr>
          <w:rFonts w:ascii="Times New Roman" w:hAnsi="Times New Roman"/>
          <w:i/>
          <w:iCs/>
        </w:rPr>
        <w:t>yieldCompletion</w:t>
      </w:r>
      <w:r>
        <w:rPr>
          <w:rFonts w:ascii="Times New Roman" w:hAnsi="Times New Roman"/>
        </w:rPr>
        <w:t xml:space="preserve">.[[type]] is </w:t>
      </w:r>
      <w:r w:rsidRPr="00E77497">
        <w:rPr>
          <w:rFonts w:cs="Arial"/>
        </w:rPr>
        <w:t>throw</w:t>
      </w:r>
      <w:r>
        <w:rPr>
          <w:rFonts w:ascii="Times New Roman" w:hAnsi="Times New Roman"/>
        </w:rPr>
        <w:t>, then</w:t>
      </w:r>
    </w:p>
    <w:p w14:paraId="42DDBC91" w14:textId="77777777" w:rsidR="00EE5498" w:rsidRDefault="00EE5498" w:rsidP="00796590">
      <w:pPr>
        <w:numPr>
          <w:ilvl w:val="3"/>
          <w:numId w:val="1440"/>
        </w:numPr>
        <w:contextualSpacing/>
        <w:rPr>
          <w:rFonts w:ascii="Times New Roman" w:hAnsi="Times New Roman"/>
        </w:rPr>
      </w:pPr>
      <w:r>
        <w:rPr>
          <w:rFonts w:ascii="Times New Roman" w:hAnsi="Times New Roman"/>
        </w:rPr>
        <w:t>If HasProperty(</w:t>
      </w:r>
      <w:r w:rsidR="00796590"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throw</w:t>
      </w:r>
      <w:r w:rsidRPr="00156AA7">
        <w:rPr>
          <w:rFonts w:ascii="Courier New" w:hAnsi="Courier New"/>
          <w:b/>
          <w:bCs/>
          <w:sz w:val="18"/>
        </w:rPr>
        <w:t>"</w:t>
      </w:r>
      <w:r w:rsidR="00732D6D">
        <w:rPr>
          <w:rFonts w:ascii="Times New Roman" w:hAnsi="Times New Roman"/>
        </w:rPr>
        <w:t>)</w:t>
      </w:r>
      <w:r w:rsidRPr="00D06133">
        <w:rPr>
          <w:rFonts w:ascii="Times New Roman" w:hAnsi="Times New Roman"/>
        </w:rPr>
        <w:t xml:space="preserve"> </w:t>
      </w:r>
      <w:r>
        <w:rPr>
          <w:rFonts w:ascii="Times New Roman" w:hAnsi="Times New Roman"/>
        </w:rPr>
        <w:t xml:space="preserve">is </w:t>
      </w:r>
      <w:r>
        <w:rPr>
          <w:rFonts w:ascii="Times New Roman" w:hAnsi="Times New Roman"/>
          <w:b/>
          <w:bCs/>
        </w:rPr>
        <w:t>true</w:t>
      </w:r>
      <w:r>
        <w:rPr>
          <w:rFonts w:ascii="Times New Roman" w:hAnsi="Times New Roman"/>
        </w:rPr>
        <w:t>, then</w:t>
      </w:r>
    </w:p>
    <w:p w14:paraId="4F97F14C" w14:textId="77777777" w:rsidR="00F30A78" w:rsidRDefault="00EE5498" w:rsidP="00796590">
      <w:pPr>
        <w:numPr>
          <w:ilvl w:val="4"/>
          <w:numId w:val="1440"/>
        </w:numPr>
        <w:contextualSpacing/>
        <w:rPr>
          <w:rFonts w:ascii="Times New Roman" w:hAnsi="Times New Roman"/>
        </w:rPr>
      </w:pPr>
      <w:r>
        <w:rPr>
          <w:rFonts w:ascii="Times New Roman" w:hAnsi="Times New Roman"/>
        </w:rPr>
        <w:t xml:space="preserve">Let </w:t>
      </w:r>
      <w:r w:rsidR="00460C95" w:rsidRPr="00F83CF7">
        <w:rPr>
          <w:rFonts w:ascii="Times New Roman" w:hAnsi="Times New Roman"/>
          <w:i/>
          <w:iCs/>
        </w:rPr>
        <w:t>inner</w:t>
      </w:r>
      <w:r w:rsidR="00460C95">
        <w:rPr>
          <w:rFonts w:ascii="Times New Roman" w:hAnsi="Times New Roman"/>
          <w:i/>
          <w:iCs/>
        </w:rPr>
        <w:t>Result</w:t>
      </w:r>
      <w:r w:rsidR="00460C95">
        <w:rPr>
          <w:rFonts w:ascii="Times New Roman" w:hAnsi="Times New Roman"/>
        </w:rPr>
        <w:t xml:space="preserve"> be the result of Invoke(</w:t>
      </w:r>
      <w:r w:rsidR="00796590" w:rsidRPr="00B770FD">
        <w:rPr>
          <w:rFonts w:ascii="Times New Roman" w:hAnsi="Times New Roman"/>
          <w:i/>
          <w:iCs/>
        </w:rPr>
        <w:t>iterator</w:t>
      </w:r>
      <w:r w:rsidR="00460C95">
        <w:rPr>
          <w:rFonts w:ascii="Times New Roman" w:hAnsi="Times New Roman"/>
        </w:rPr>
        <w:t xml:space="preserve">, </w:t>
      </w:r>
      <w:r w:rsidR="00460C95" w:rsidRPr="00156AA7">
        <w:rPr>
          <w:rFonts w:ascii="Courier New" w:hAnsi="Courier New"/>
          <w:b/>
          <w:bCs/>
          <w:sz w:val="18"/>
        </w:rPr>
        <w:t>"</w:t>
      </w:r>
      <w:r w:rsidR="00460C95">
        <w:rPr>
          <w:rFonts w:ascii="Courier New" w:hAnsi="Courier New"/>
          <w:b/>
        </w:rPr>
        <w:t>throw</w:t>
      </w:r>
      <w:r w:rsidR="00460C95" w:rsidRPr="00156AA7">
        <w:rPr>
          <w:rFonts w:ascii="Courier New" w:hAnsi="Courier New"/>
          <w:b/>
          <w:bCs/>
          <w:sz w:val="18"/>
        </w:rPr>
        <w:t>"</w:t>
      </w:r>
      <w:r w:rsidR="00460C95">
        <w:rPr>
          <w:rFonts w:ascii="Times New Roman" w:hAnsi="Times New Roman"/>
        </w:rPr>
        <w:t>, (</w:t>
      </w:r>
      <w:r w:rsidR="00460C95">
        <w:rPr>
          <w:rFonts w:ascii="Times New Roman" w:hAnsi="Times New Roman"/>
          <w:i/>
          <w:iCs/>
        </w:rPr>
        <w:t>received</w:t>
      </w:r>
      <w:r w:rsidR="00460C95">
        <w:rPr>
          <w:rFonts w:ascii="Times New Roman" w:hAnsi="Times New Roman"/>
        </w:rPr>
        <w:t>)).</w:t>
      </w:r>
    </w:p>
    <w:p w14:paraId="1310DCA9" w14:textId="77777777" w:rsidR="00460C95" w:rsidRDefault="00460C95" w:rsidP="00EE5498">
      <w:pPr>
        <w:numPr>
          <w:ilvl w:val="4"/>
          <w:numId w:val="1440"/>
        </w:numPr>
        <w:contextualSpacing/>
        <w:rPr>
          <w:rFonts w:ascii="Times New Roman" w:hAnsi="Times New Roman"/>
        </w:rPr>
      </w:pPr>
      <w:r>
        <w:rPr>
          <w:rFonts w:ascii="Times New Roman" w:hAnsi="Times New Roman"/>
        </w:rPr>
        <w:t>ReturnIfAbrupt(</w:t>
      </w:r>
      <w:r>
        <w:rPr>
          <w:rFonts w:ascii="Times New Roman" w:hAnsi="Times New Roman"/>
          <w:i/>
          <w:iCs/>
        </w:rPr>
        <w:t>innerResult</w:t>
      </w:r>
      <w:r>
        <w:rPr>
          <w:rFonts w:ascii="Times New Roman" w:hAnsi="Times New Roman"/>
        </w:rPr>
        <w:t>)</w:t>
      </w:r>
      <w:r w:rsidR="00EE5498">
        <w:rPr>
          <w:rFonts w:ascii="Times New Roman" w:hAnsi="Times New Roman"/>
        </w:rPr>
        <w:t>.</w:t>
      </w:r>
    </w:p>
    <w:p w14:paraId="08EDF007" w14:textId="77777777" w:rsidR="00460C95" w:rsidRDefault="00EE5498" w:rsidP="00C22724">
      <w:pPr>
        <w:numPr>
          <w:ilvl w:val="3"/>
          <w:numId w:val="1440"/>
        </w:numPr>
        <w:contextualSpacing/>
        <w:rPr>
          <w:rFonts w:ascii="Times New Roman" w:hAnsi="Times New Roman"/>
        </w:rPr>
      </w:pPr>
      <w:r>
        <w:rPr>
          <w:rFonts w:ascii="Times New Roman" w:hAnsi="Times New Roman"/>
        </w:rPr>
        <w:t xml:space="preserve">Return </w:t>
      </w:r>
      <w:r>
        <w:rPr>
          <w:rFonts w:ascii="Times New Roman" w:hAnsi="Times New Roman"/>
          <w:i/>
          <w:iCs/>
        </w:rPr>
        <w:t>yieldCompletion.</w:t>
      </w:r>
    </w:p>
    <w:p w14:paraId="2B1DEB99" w14:textId="77777777" w:rsidR="00F30A78" w:rsidRPr="00E77497" w:rsidRDefault="00F30A78" w:rsidP="00B775C8">
      <w:pPr>
        <w:numPr>
          <w:ilvl w:val="0"/>
          <w:numId w:val="1440"/>
        </w:numPr>
        <w:rPr>
          <w:rFonts w:ascii="Times New Roman" w:hAnsi="Times New Roman"/>
        </w:rPr>
      </w:pPr>
      <w:r w:rsidRPr="00E77497">
        <w:rPr>
          <w:rFonts w:ascii="Times New Roman" w:hAnsi="Times New Roman"/>
        </w:rPr>
        <w:t>Return</w:t>
      </w:r>
      <w:r w:rsidR="00C11BC1">
        <w:rPr>
          <w:rFonts w:ascii="Times New Roman" w:hAnsi="Times New Roman"/>
        </w:rPr>
        <w:t xml:space="preserve"> the result of GeneratorYield(</w:t>
      </w:r>
      <w:r w:rsidR="00B32E00">
        <w:rPr>
          <w:rFonts w:ascii="Times New Roman" w:hAnsi="Times New Roman"/>
        </w:rPr>
        <w:t>CreateItr</w:t>
      </w:r>
      <w:r w:rsidR="00B775C8">
        <w:rPr>
          <w:rFonts w:ascii="Times New Roman" w:hAnsi="Times New Roman"/>
        </w:rPr>
        <w:t>Result</w:t>
      </w:r>
      <w:r w:rsidR="00B32E00">
        <w:rPr>
          <w:rFonts w:ascii="Times New Roman" w:hAnsi="Times New Roman"/>
        </w:rPr>
        <w:t>Object(</w:t>
      </w:r>
      <w:r w:rsidR="00B32E00">
        <w:rPr>
          <w:rFonts w:ascii="Times New Roman" w:hAnsi="Times New Roman"/>
          <w:i/>
          <w:iCs/>
        </w:rPr>
        <w:t>value</w:t>
      </w:r>
      <w:r w:rsidR="00B32E00">
        <w:rPr>
          <w:rFonts w:ascii="Times New Roman" w:hAnsi="Times New Roman"/>
        </w:rPr>
        <w:t xml:space="preserve">, </w:t>
      </w:r>
      <w:r w:rsidR="00B32E00">
        <w:rPr>
          <w:rFonts w:ascii="Times New Roman" w:hAnsi="Times New Roman"/>
          <w:b/>
          <w:bCs/>
        </w:rPr>
        <w:t>false</w:t>
      </w:r>
      <w:r w:rsidR="00B32E00">
        <w:rPr>
          <w:rFonts w:ascii="Times New Roman" w:hAnsi="Times New Roman"/>
        </w:rPr>
        <w:t>)</w:t>
      </w:r>
      <w:r w:rsidR="00C11BC1">
        <w:rPr>
          <w:rFonts w:ascii="Times New Roman" w:hAnsi="Times New Roman"/>
        </w:rPr>
        <w:t>)</w:t>
      </w:r>
      <w:r w:rsidRPr="00E77497">
        <w:rPr>
          <w:rFonts w:ascii="Times New Roman" w:hAnsi="Times New Roman"/>
        </w:rPr>
        <w:t>.</w:t>
      </w:r>
    </w:p>
    <w:p w14:paraId="35E4291F" w14:textId="77777777" w:rsidR="00693C57" w:rsidRPr="00E77497" w:rsidRDefault="00693C57" w:rsidP="00D148E9">
      <w:pPr>
        <w:pStyle w:val="20"/>
      </w:pPr>
      <w:bookmarkStart w:id="4386" w:name="_Ref365546746"/>
      <w:bookmarkStart w:id="4387" w:name="_Toc366141968"/>
      <w:r>
        <w:t>Class</w:t>
      </w:r>
      <w:r w:rsidRPr="00E77497">
        <w:t xml:space="preserve"> Definition</w:t>
      </w:r>
      <w:r>
        <w:t>s</w:t>
      </w:r>
      <w:bookmarkEnd w:id="4386"/>
      <w:bookmarkEnd w:id="4387"/>
    </w:p>
    <w:p w14:paraId="0D0A4A41" w14:textId="77777777" w:rsidR="00693C57" w:rsidRPr="00E77497" w:rsidRDefault="00693C57" w:rsidP="00693C57">
      <w:pPr>
        <w:pStyle w:val="Syntax"/>
      </w:pPr>
      <w:r w:rsidRPr="00E77497">
        <w:t>Syntax</w:t>
      </w:r>
    </w:p>
    <w:p w14:paraId="5ECF57BC" w14:textId="77777777" w:rsidR="00693C57" w:rsidRPr="00E77497" w:rsidRDefault="00693C57" w:rsidP="00693C57">
      <w:pPr>
        <w:pStyle w:val="SyntaxRule"/>
        <w:rPr>
          <w:b/>
        </w:rPr>
      </w:pPr>
      <w:r>
        <w:t>ClassDeclaration</w:t>
      </w:r>
      <w:r w:rsidR="004F79DA">
        <w:rPr>
          <w:i w:val="0"/>
          <w:iCs/>
        </w:rPr>
        <w:t xml:space="preserve"> </w:t>
      </w:r>
      <w:r w:rsidRPr="00E77497">
        <w:rPr>
          <w:rFonts w:ascii="Arial" w:hAnsi="Arial" w:cs="Arial"/>
          <w:b/>
          <w:i w:val="0"/>
        </w:rPr>
        <w:t>:</w:t>
      </w:r>
    </w:p>
    <w:p w14:paraId="5365A302" w14:textId="77777777" w:rsidR="00693C57" w:rsidRPr="00E77497" w:rsidRDefault="00693C57" w:rsidP="00693C57">
      <w:pPr>
        <w:pStyle w:val="SyntaxDefinition"/>
      </w:pPr>
      <w:r>
        <w:rPr>
          <w:rFonts w:ascii="Courier New" w:hAnsi="Courier New"/>
          <w:b/>
          <w:i w:val="0"/>
        </w:rPr>
        <w:t>class</w:t>
      </w:r>
      <w:r w:rsidRPr="00E77497">
        <w:t xml:space="preserve"> BindingIdentifier  </w:t>
      </w:r>
      <w:r>
        <w:t>ClassTail</w:t>
      </w:r>
      <w:r w:rsidRPr="00E77497" w:rsidDel="00C318A3">
        <w:t xml:space="preserve"> </w:t>
      </w:r>
    </w:p>
    <w:p w14:paraId="7D2B6A26" w14:textId="77777777" w:rsidR="00693C57" w:rsidRPr="00E77497" w:rsidRDefault="00693C57" w:rsidP="00693C57">
      <w:pPr>
        <w:pStyle w:val="SyntaxRule"/>
      </w:pPr>
      <w:r>
        <w:t>Class</w:t>
      </w:r>
      <w:r w:rsidRPr="00E77497">
        <w:t xml:space="preserve">Expression </w:t>
      </w:r>
      <w:r w:rsidRPr="00E77497">
        <w:rPr>
          <w:rFonts w:ascii="Arial" w:hAnsi="Arial"/>
          <w:b/>
          <w:i w:val="0"/>
        </w:rPr>
        <w:t>:</w:t>
      </w:r>
    </w:p>
    <w:p w14:paraId="05943FA0" w14:textId="77777777" w:rsidR="00693C57" w:rsidRPr="00E77497" w:rsidRDefault="00693C57" w:rsidP="00693C57">
      <w:pPr>
        <w:pStyle w:val="SyntaxDefinition"/>
      </w:pPr>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r>
        <w:t>ClassTail</w:t>
      </w:r>
      <w:r w:rsidRPr="00E77497">
        <w:t xml:space="preserve"> </w:t>
      </w:r>
    </w:p>
    <w:p w14:paraId="23598E81" w14:textId="77777777" w:rsidR="00693C57" w:rsidRPr="00E77497" w:rsidRDefault="00693C57" w:rsidP="00693C57">
      <w:pPr>
        <w:pStyle w:val="SyntaxRule"/>
      </w:pPr>
      <w:r>
        <w:t>ClassTail</w:t>
      </w:r>
      <w:r w:rsidRPr="00E77497">
        <w:t xml:space="preserve"> </w:t>
      </w:r>
      <w:r w:rsidRPr="00E77497">
        <w:rPr>
          <w:rFonts w:ascii="Arial" w:hAnsi="Arial"/>
          <w:b/>
          <w:i w:val="0"/>
        </w:rPr>
        <w:t>:</w:t>
      </w:r>
    </w:p>
    <w:p w14:paraId="3DBCB93D" w14:textId="77777777" w:rsidR="00693C57" w:rsidRPr="00E77497" w:rsidRDefault="00693C57" w:rsidP="00693C57">
      <w:pPr>
        <w:pStyle w:val="SyntaxDefinition"/>
      </w:pPr>
      <w:r>
        <w:t>ClassHeritage</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r>
        <w:t>Class</w:t>
      </w:r>
      <w:r w:rsidRPr="00E77497">
        <w:t>Body</w:t>
      </w:r>
      <w:r w:rsidR="00901D23" w:rsidRPr="00E77497">
        <w:rPr>
          <w:rFonts w:ascii="Arial" w:hAnsi="Arial" w:cs="Arial"/>
          <w:i w:val="0"/>
          <w:vertAlign w:val="subscript"/>
        </w:rPr>
        <w:t>opt</w:t>
      </w:r>
      <w:r w:rsidRPr="00E77497">
        <w:t xml:space="preserve"> </w:t>
      </w:r>
      <w:r w:rsidRPr="00E77497">
        <w:rPr>
          <w:rFonts w:ascii="Courier New" w:hAnsi="Courier New"/>
          <w:b/>
          <w:i w:val="0"/>
        </w:rPr>
        <w:t>}</w:t>
      </w:r>
    </w:p>
    <w:p w14:paraId="0C1B32DA" w14:textId="77777777" w:rsidR="00E4291B" w:rsidRPr="00E77497" w:rsidRDefault="00E4291B" w:rsidP="00E4291B">
      <w:pPr>
        <w:pStyle w:val="SyntaxRule"/>
        <w:rPr>
          <w:b/>
        </w:rPr>
      </w:pPr>
      <w:r>
        <w:t>ClassHeritage</w:t>
      </w:r>
      <w:r w:rsidR="004F79DA">
        <w:rPr>
          <w:i w:val="0"/>
          <w:iCs/>
        </w:rPr>
        <w:t xml:space="preserve"> </w:t>
      </w:r>
      <w:r w:rsidRPr="00E77497">
        <w:rPr>
          <w:rFonts w:ascii="Arial" w:hAnsi="Arial" w:cs="Arial"/>
          <w:b/>
          <w:i w:val="0"/>
        </w:rPr>
        <w:t>:</w:t>
      </w:r>
    </w:p>
    <w:p w14:paraId="0A7A98EF" w14:textId="77777777" w:rsidR="00E4291B" w:rsidRPr="00E77497" w:rsidRDefault="00E4291B" w:rsidP="00E4291B">
      <w:pPr>
        <w:pStyle w:val="SyntaxDefinition"/>
      </w:pPr>
      <w:r>
        <w:rPr>
          <w:rFonts w:ascii="Courier New" w:hAnsi="Courier New"/>
          <w:b/>
          <w:i w:val="0"/>
        </w:rPr>
        <w:t>extends</w:t>
      </w:r>
      <w:r w:rsidRPr="00E77497">
        <w:t xml:space="preserve"> </w:t>
      </w:r>
      <w:r>
        <w:t>AssignmentExpression</w:t>
      </w:r>
      <w:r w:rsidRPr="00E77497" w:rsidDel="00C318A3">
        <w:t xml:space="preserve"> </w:t>
      </w:r>
    </w:p>
    <w:p w14:paraId="1C49C418" w14:textId="77777777" w:rsidR="00693C57" w:rsidRPr="00E77497" w:rsidRDefault="00E4291B" w:rsidP="00693C57">
      <w:pPr>
        <w:pStyle w:val="SyntaxRule"/>
        <w:rPr>
          <w:b/>
        </w:rPr>
      </w:pPr>
      <w:r>
        <w:t>ClassBody</w:t>
      </w:r>
      <w:r w:rsidR="00693C57" w:rsidRPr="00E77497">
        <w:rPr>
          <w:rFonts w:ascii="Arial" w:hAnsi="Arial" w:cs="Arial"/>
          <w:b/>
        </w:rPr>
        <w:t xml:space="preserve"> </w:t>
      </w:r>
      <w:r w:rsidR="00693C57" w:rsidRPr="00E77497">
        <w:rPr>
          <w:rFonts w:ascii="Arial" w:hAnsi="Arial" w:cs="Arial"/>
          <w:b/>
          <w:i w:val="0"/>
        </w:rPr>
        <w:t>:</w:t>
      </w:r>
    </w:p>
    <w:p w14:paraId="54F49A32" w14:textId="77777777" w:rsidR="00693C57" w:rsidRPr="00E77497" w:rsidRDefault="00901D23" w:rsidP="00693C57">
      <w:pPr>
        <w:pStyle w:val="SyntaxDefinition"/>
      </w:pPr>
      <w:r>
        <w:t>ClassElementList</w:t>
      </w:r>
    </w:p>
    <w:p w14:paraId="46CC42F6" w14:textId="77777777" w:rsidR="00901D23" w:rsidRPr="00E77497" w:rsidRDefault="00901D23" w:rsidP="00901D23">
      <w:pPr>
        <w:pStyle w:val="SyntaxRule"/>
        <w:rPr>
          <w:b/>
        </w:rPr>
      </w:pPr>
      <w:r>
        <w:t>ClassElementList</w:t>
      </w:r>
      <w:r w:rsidRPr="00E77497">
        <w:rPr>
          <w:rFonts w:ascii="Arial" w:hAnsi="Arial" w:cs="Arial"/>
          <w:b/>
        </w:rPr>
        <w:t xml:space="preserve"> </w:t>
      </w:r>
      <w:r w:rsidRPr="00E77497">
        <w:rPr>
          <w:rFonts w:ascii="Arial" w:hAnsi="Arial" w:cs="Arial"/>
          <w:b/>
          <w:i w:val="0"/>
        </w:rPr>
        <w:t>:</w:t>
      </w:r>
    </w:p>
    <w:p w14:paraId="2531A632" w14:textId="77777777" w:rsidR="00901D23" w:rsidRPr="00E77497" w:rsidRDefault="00901D23" w:rsidP="00901D23">
      <w:pPr>
        <w:pStyle w:val="SyntaxDefinition"/>
      </w:pPr>
      <w:r>
        <w:t>ClassElement</w:t>
      </w:r>
      <w:r w:rsidRPr="00E77497">
        <w:t xml:space="preserve"> </w:t>
      </w:r>
      <w:r w:rsidRPr="00E77497">
        <w:br/>
      </w:r>
      <w:r>
        <w:t>ClassElementList  ClassElement</w:t>
      </w:r>
    </w:p>
    <w:p w14:paraId="7CC182EF" w14:textId="77777777" w:rsidR="00901D23" w:rsidRPr="00E77497" w:rsidRDefault="00901D23" w:rsidP="00901D23">
      <w:pPr>
        <w:pStyle w:val="SyntaxRule"/>
        <w:rPr>
          <w:b/>
        </w:rPr>
      </w:pPr>
      <w:r>
        <w:t>ClassElement</w:t>
      </w:r>
      <w:r w:rsidRPr="00E77497">
        <w:rPr>
          <w:rFonts w:ascii="Arial" w:hAnsi="Arial" w:cs="Arial"/>
          <w:b/>
        </w:rPr>
        <w:t xml:space="preserve"> </w:t>
      </w:r>
      <w:r w:rsidRPr="00E77497">
        <w:rPr>
          <w:rFonts w:ascii="Arial" w:hAnsi="Arial" w:cs="Arial"/>
          <w:b/>
          <w:i w:val="0"/>
        </w:rPr>
        <w:t>:</w:t>
      </w:r>
    </w:p>
    <w:p w14:paraId="26C90290" w14:textId="77777777" w:rsidR="00901D23" w:rsidRPr="00E77497" w:rsidRDefault="00901D23" w:rsidP="00DC1842">
      <w:pPr>
        <w:pStyle w:val="SyntaxDefinition"/>
      </w:pPr>
      <w:r>
        <w:t>MethodDefinition</w:t>
      </w:r>
      <w:r w:rsidRPr="00E77497">
        <w:t xml:space="preserve"> </w:t>
      </w:r>
      <w:r w:rsidRPr="00E77497">
        <w:br/>
      </w:r>
      <w:r w:rsidR="00DC1842">
        <w:rPr>
          <w:rFonts w:ascii="Courier New" w:hAnsi="Courier New"/>
          <w:b/>
          <w:i w:val="0"/>
        </w:rPr>
        <w:t>static</w:t>
      </w:r>
      <w:r w:rsidR="00DC1842" w:rsidRPr="00E77497">
        <w:t xml:space="preserve"> </w:t>
      </w:r>
      <w:r w:rsidR="00DC1842">
        <w:t>MethodDefinition</w:t>
      </w:r>
      <w:r w:rsidR="00DC1842" w:rsidRPr="00E77497">
        <w:t xml:space="preserve"> </w:t>
      </w:r>
      <w:r w:rsidR="00DC1842" w:rsidRPr="00E77497">
        <w:br/>
      </w:r>
      <w:r>
        <w:rPr>
          <w:rFonts w:ascii="Courier New" w:hAnsi="Courier New"/>
          <w:b/>
          <w:i w:val="0"/>
        </w:rPr>
        <w:t>;</w:t>
      </w:r>
    </w:p>
    <w:p w14:paraId="08740BFB" w14:textId="77777777" w:rsidR="00D1166C" w:rsidRPr="00D1166C" w:rsidRDefault="00D1166C" w:rsidP="00D1166C">
      <w:pPr>
        <w:pStyle w:val="Note"/>
      </w:pPr>
      <w:r>
        <w:t>NOTE</w:t>
      </w:r>
      <w:r>
        <w:tab/>
        <w:t xml:space="preserve">A </w:t>
      </w:r>
      <w:r w:rsidRPr="00C5668D">
        <w:rPr>
          <w:rFonts w:ascii="Times New Roman" w:hAnsi="Times New Roman"/>
          <w:i/>
          <w:iCs/>
        </w:rPr>
        <w:t>ClassBody</w:t>
      </w:r>
      <w:r>
        <w:t xml:space="preserve"> is always strict code.</w:t>
      </w:r>
    </w:p>
    <w:p w14:paraId="66FC6277" w14:textId="77777777" w:rsidR="00693C57" w:rsidRPr="00E77497" w:rsidRDefault="00693C57" w:rsidP="00D148E9">
      <w:pPr>
        <w:pStyle w:val="40"/>
      </w:pPr>
      <w:r w:rsidRPr="00E77497">
        <w:t>Static Semantics</w:t>
      </w:r>
    </w:p>
    <w:p w14:paraId="7B5A579A" w14:textId="77777777" w:rsidR="00F00D7C" w:rsidRPr="00E77497" w:rsidRDefault="00F00D7C" w:rsidP="00F00D7C">
      <w:pPr>
        <w:rPr>
          <w:rFonts w:ascii="Helvetica" w:hAnsi="Helvetica"/>
          <w:b/>
        </w:rPr>
      </w:pPr>
      <w:r w:rsidRPr="00E77497">
        <w:rPr>
          <w:rFonts w:ascii="Helvetica" w:hAnsi="Helvetica"/>
          <w:b/>
        </w:rPr>
        <w:t>Static Semantics:  Early Errors</w:t>
      </w:r>
    </w:p>
    <w:p w14:paraId="53DFB01F" w14:textId="77777777" w:rsidR="003A737F" w:rsidRDefault="003A737F" w:rsidP="003A737F">
      <w:pPr>
        <w:rPr>
          <w:rFonts w:ascii="Courier New" w:hAnsi="Courier New" w:cs="Courier New"/>
          <w:b/>
          <w:iCs/>
        </w:rPr>
      </w:pPr>
      <w:r>
        <w:rPr>
          <w:rStyle w:val="bnf"/>
        </w:rPr>
        <w:t>ClassBody</w:t>
      </w:r>
      <w:r w:rsidRPr="00E77497">
        <w:t xml:space="preserve"> </w:t>
      </w:r>
      <w:r w:rsidRPr="00E77497">
        <w:rPr>
          <w:b/>
        </w:rPr>
        <w:t>:</w:t>
      </w:r>
      <w:r w:rsidRPr="00E77497">
        <w:t xml:space="preserve">  </w:t>
      </w:r>
      <w:r>
        <w:rPr>
          <w:rStyle w:val="bnf"/>
        </w:rPr>
        <w:t>ClassElementList</w:t>
      </w:r>
      <w:r w:rsidRPr="00E77497">
        <w:rPr>
          <w:rStyle w:val="bnf"/>
        </w:rPr>
        <w:t xml:space="preserve"> </w:t>
      </w:r>
      <w:r w:rsidRPr="00E77497">
        <w:rPr>
          <w:rFonts w:ascii="Courier New" w:hAnsi="Courier New"/>
        </w:rPr>
        <w:t xml:space="preserve"> </w:t>
      </w:r>
    </w:p>
    <w:p w14:paraId="477474CC" w14:textId="77777777" w:rsidR="003A737F" w:rsidRDefault="003A737F" w:rsidP="00145775">
      <w:pPr>
        <w:numPr>
          <w:ilvl w:val="0"/>
          <w:numId w:val="403"/>
        </w:numPr>
        <w:spacing w:after="220"/>
        <w:contextualSpacing/>
      </w:pPr>
      <w:r w:rsidRPr="00E77497">
        <w:t xml:space="preserve">It is a Syntax Error if </w:t>
      </w:r>
      <w:r w:rsidR="00DC1842" w:rsidRPr="00DC1842">
        <w:rPr>
          <w:rFonts w:ascii="Times New Roman" w:hAnsi="Times New Roman"/>
        </w:rPr>
        <w:t>Prototype</w:t>
      </w:r>
      <w:r w:rsidR="0003414D">
        <w:rPr>
          <w:rFonts w:ascii="Times New Roman" w:hAnsi="Times New Roman"/>
        </w:rPr>
        <w:t>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sidR="0003414D">
        <w:rPr>
          <w:rStyle w:val="bnf"/>
          <w:rFonts w:ascii="Arial" w:hAnsi="Arial" w:cs="Arial"/>
          <w:i w:val="0"/>
        </w:rPr>
        <w:t>r</w:t>
      </w:r>
      <w:r w:rsidRPr="004321EC">
        <w:rPr>
          <w:rStyle w:val="bnf"/>
          <w:rFonts w:ascii="Arial" w:hAnsi="Arial" w:cs="Arial"/>
          <w:i w:val="0"/>
        </w:rPr>
        <w:t xml:space="preserve">ies, unless the following condition </w:t>
      </w:r>
      <w:r w:rsidR="00305E2B">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00305E2B" w:rsidRPr="00ED2E78">
        <w:rPr>
          <w:rStyle w:val="bnf"/>
        </w:rPr>
        <w:t>MethodDefinition</w:t>
      </w:r>
      <w:r w:rsidR="00305E2B">
        <w:t xml:space="preserve"> </w:t>
      </w:r>
      <w:r>
        <w:t xml:space="preserve">and the other occurrence was obtained from a </w:t>
      </w:r>
      <w:r w:rsidRPr="009D3381">
        <w:rPr>
          <w:rFonts w:ascii="Courier New" w:hAnsi="Courier New" w:cs="Courier New"/>
          <w:b/>
        </w:rPr>
        <w:t>set</w:t>
      </w:r>
      <w:r>
        <w:t xml:space="preserve"> accessor </w:t>
      </w:r>
      <w:r w:rsidR="00305E2B" w:rsidRPr="00ED2E78">
        <w:rPr>
          <w:rStyle w:val="bnf"/>
        </w:rPr>
        <w:t>MethodDefinition</w:t>
      </w:r>
      <w:r>
        <w:t>.</w:t>
      </w:r>
    </w:p>
    <w:p w14:paraId="59B1804A" w14:textId="77777777" w:rsidR="00DC1842" w:rsidRDefault="00DC1842" w:rsidP="00DC1842">
      <w:pPr>
        <w:numPr>
          <w:ilvl w:val="0"/>
          <w:numId w:val="403"/>
        </w:numPr>
        <w:spacing w:after="220"/>
      </w:pPr>
      <w:r w:rsidRPr="00E77497">
        <w:t xml:space="preserve">It is a Syntax Error if </w:t>
      </w:r>
      <w:r>
        <w:rPr>
          <w:rFonts w:ascii="Times New Roman" w:hAnsi="Times New Roman"/>
        </w:rPr>
        <w:t>StaticProperty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Pr>
          <w:rStyle w:val="bnf"/>
          <w:rFonts w:ascii="Arial" w:hAnsi="Arial" w:cs="Arial"/>
          <w:i w:val="0"/>
        </w:rPr>
        <w:t>r</w:t>
      </w:r>
      <w:r w:rsidRPr="004321EC">
        <w:rPr>
          <w:rStyle w:val="bnf"/>
          <w:rFonts w:ascii="Arial" w:hAnsi="Arial" w:cs="Arial"/>
          <w:i w:val="0"/>
        </w:rPr>
        <w:t xml:space="preserve">ies, unless the following condition </w:t>
      </w:r>
      <w:r>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Pr="00ED2E78">
        <w:rPr>
          <w:rStyle w:val="bnf"/>
        </w:rPr>
        <w:t>MethodDefinition</w:t>
      </w:r>
      <w:r>
        <w:t xml:space="preserve"> and the other occurrence was obtained from a </w:t>
      </w:r>
      <w:r w:rsidRPr="009D3381">
        <w:rPr>
          <w:rFonts w:ascii="Courier New" w:hAnsi="Courier New" w:cs="Courier New"/>
          <w:b/>
        </w:rPr>
        <w:t>set</w:t>
      </w:r>
      <w:r>
        <w:t xml:space="preserve"> accessor </w:t>
      </w:r>
      <w:r w:rsidRPr="00ED2E78">
        <w:rPr>
          <w:rStyle w:val="bnf"/>
        </w:rPr>
        <w:t>MethodDefinition</w:t>
      </w:r>
      <w:r>
        <w:t>.</w:t>
      </w:r>
    </w:p>
    <w:p w14:paraId="099369FB" w14:textId="77777777" w:rsidR="00266D2C" w:rsidRDefault="00266D2C" w:rsidP="00266D2C">
      <w:pPr>
        <w:rPr>
          <w:rFonts w:ascii="Courier New" w:hAnsi="Courier New" w:cs="Courier New"/>
          <w:b/>
          <w:iCs/>
        </w:rPr>
      </w:pPr>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14:paraId="77558684" w14:textId="77777777" w:rsidR="00266D2C" w:rsidRDefault="00266D2C" w:rsidP="00D46B2C">
      <w:pPr>
        <w:numPr>
          <w:ilvl w:val="0"/>
          <w:numId w:val="403"/>
        </w:numPr>
        <w:spacing w:after="220"/>
      </w:pPr>
      <w:r w:rsidRPr="00E77497">
        <w:t xml:space="preserve">It is a Syntax Error if </w:t>
      </w:r>
      <w:r w:rsidR="00D46B2C">
        <w:rPr>
          <w:rFonts w:ascii="Times New Roman" w:hAnsi="Times New Roman"/>
        </w:rPr>
        <w:t>PropName</w:t>
      </w:r>
      <w:r>
        <w:t xml:space="preserve"> of </w:t>
      </w:r>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r w:rsidR="00D46B2C" w:rsidRPr="00052EFC">
        <w:rPr>
          <w:rFonts w:cs="Arial"/>
          <w:b/>
        </w:rPr>
        <w:t>″</w:t>
      </w:r>
      <w:r w:rsidR="00D46B2C">
        <w:rPr>
          <w:rFonts w:ascii="Courier New" w:hAnsi="Courier New" w:cs="Courier New"/>
          <w:b/>
        </w:rPr>
        <w:t>constru</w:t>
      </w:r>
      <w:r w:rsidR="00372375">
        <w:rPr>
          <w:rFonts w:ascii="Courier New" w:hAnsi="Courier New" w:cs="Courier New"/>
          <w:b/>
        </w:rPr>
        <w:t>c</w:t>
      </w:r>
      <w:r w:rsidR="00D46B2C">
        <w:rPr>
          <w:rFonts w:ascii="Courier New" w:hAnsi="Courier New" w:cs="Courier New"/>
          <w:b/>
        </w:rPr>
        <w:t>tor</w:t>
      </w:r>
      <w:r w:rsidR="00D46B2C" w:rsidRPr="00557892">
        <w:rPr>
          <w:rFonts w:cs="Arial"/>
          <w:b/>
        </w:rPr>
        <w:t>″</w:t>
      </w:r>
      <w:r w:rsidR="00D46B2C" w:rsidRPr="00E77497">
        <w:t xml:space="preserve"> </w:t>
      </w:r>
      <w:r w:rsidRPr="004321EC">
        <w:rPr>
          <w:rStyle w:val="bnf"/>
          <w:rFonts w:ascii="Arial" w:hAnsi="Arial" w:cs="Arial"/>
          <w:i w:val="0"/>
        </w:rPr>
        <w:t xml:space="preserve"> </w:t>
      </w:r>
      <w:r w:rsidR="00D46B2C">
        <w:rPr>
          <w:rStyle w:val="bnf"/>
          <w:rFonts w:ascii="Arial" w:hAnsi="Arial" w:cs="Arial"/>
          <w:i w:val="0"/>
        </w:rPr>
        <w:t>and</w:t>
      </w:r>
      <w:r w:rsidRPr="004321EC">
        <w:rPr>
          <w:rStyle w:val="bnf"/>
          <w:rFonts w:ascii="Arial" w:hAnsi="Arial" w:cs="Arial"/>
          <w:i w:val="0"/>
        </w:rPr>
        <w:t xml:space="preserve"> </w:t>
      </w:r>
      <w:r w:rsidR="00D46B2C" w:rsidRPr="00D46B2C">
        <w:rPr>
          <w:rStyle w:val="bnf"/>
          <w:i w:val="0"/>
        </w:rPr>
        <w:t>SpecialMethod</w:t>
      </w:r>
      <w:r w:rsidR="00D46B2C">
        <w:rPr>
          <w:rStyle w:val="bnf"/>
          <w:rFonts w:ascii="Arial" w:hAnsi="Arial" w:cs="Arial"/>
          <w:i w:val="0"/>
        </w:rPr>
        <w:t xml:space="preserve"> of </w:t>
      </w:r>
      <w:r w:rsidR="00D46B2C">
        <w:rPr>
          <w:rStyle w:val="bnf"/>
        </w:rPr>
        <w:t>MethodDefinition</w:t>
      </w:r>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r w:rsidRPr="00E77497">
        <w:rPr>
          <w:rFonts w:ascii="Courier New" w:hAnsi="Courier New" w:cs="Courier New"/>
          <w:b/>
          <w:iCs/>
        </w:rPr>
        <w:t xml:space="preserve"> </w:t>
      </w:r>
    </w:p>
    <w:p w14:paraId="271668F8" w14:textId="77777777" w:rsidR="00DC1842" w:rsidRDefault="00DC1842" w:rsidP="00DC1842">
      <w:pPr>
        <w:rPr>
          <w:rFonts w:ascii="Courier New" w:hAnsi="Courier New" w:cs="Courier New"/>
          <w:b/>
          <w:iCs/>
        </w:rPr>
      </w:pPr>
      <w:r>
        <w:rPr>
          <w:rStyle w:val="bnf"/>
        </w:rPr>
        <w:t>ClassElement</w:t>
      </w:r>
      <w:r w:rsidRPr="00E77497">
        <w:t xml:space="preserve"> </w:t>
      </w:r>
      <w:r w:rsidRPr="00E77497">
        <w:rPr>
          <w:b/>
        </w:rPr>
        <w:t>:</w:t>
      </w:r>
      <w:r>
        <w:rPr>
          <w:b/>
        </w:rPr>
        <w:t xml:space="preserve"> </w:t>
      </w:r>
      <w:r>
        <w:rPr>
          <w:rFonts w:ascii="Courier New" w:hAnsi="Courier New" w:cs="Courier New"/>
          <w:b/>
        </w:rPr>
        <w:t>static</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14:paraId="21C5C50B" w14:textId="77777777" w:rsidR="00DC1842" w:rsidRDefault="00DC1842" w:rsidP="00DC1842">
      <w:pPr>
        <w:numPr>
          <w:ilvl w:val="0"/>
          <w:numId w:val="403"/>
        </w:numPr>
        <w:spacing w:after="220"/>
      </w:pPr>
      <w:r w:rsidRPr="00E77497">
        <w:t xml:space="preserve">It is a Syntax Error if </w:t>
      </w:r>
      <w:r>
        <w:rPr>
          <w:rFonts w:ascii="Times New Roman" w:hAnsi="Times New Roman"/>
        </w:rPr>
        <w:t>PropName</w:t>
      </w:r>
      <w:r>
        <w:t xml:space="preserve"> of </w:t>
      </w:r>
      <w:r>
        <w:rPr>
          <w:rStyle w:val="bnf"/>
        </w:rPr>
        <w:t>MethodDefinition</w:t>
      </w:r>
      <w:r w:rsidRPr="00E77497">
        <w:rPr>
          <w:rFonts w:ascii="Courier New" w:hAnsi="Courier New"/>
        </w:rPr>
        <w:t xml:space="preserve"> </w:t>
      </w:r>
      <w:r>
        <w:rPr>
          <w:rStyle w:val="bnf"/>
          <w:rFonts w:ascii="Arial" w:hAnsi="Arial" w:cs="Arial"/>
          <w:i w:val="0"/>
        </w:rPr>
        <w:t xml:space="preserve">is </w:t>
      </w:r>
      <w:r w:rsidRPr="00052EFC">
        <w:rPr>
          <w:rFonts w:cs="Arial"/>
          <w:b/>
        </w:rPr>
        <w:t>″</w:t>
      </w:r>
      <w:r>
        <w:rPr>
          <w:rFonts w:ascii="Courier New" w:hAnsi="Courier New" w:cs="Courier New"/>
          <w:b/>
        </w:rPr>
        <w:t>prototype</w:t>
      </w:r>
      <w:r w:rsidRPr="00557892">
        <w:rPr>
          <w:rFonts w:cs="Arial"/>
          <w:b/>
        </w:rPr>
        <w:t>″</w:t>
      </w:r>
      <w:r>
        <w:rPr>
          <w:rStyle w:val="bnf"/>
          <w:rFonts w:ascii="Arial" w:hAnsi="Arial" w:cs="Arial"/>
          <w:i w:val="0"/>
        </w:rPr>
        <w:t>.</w:t>
      </w:r>
      <w:r w:rsidRPr="00E77497">
        <w:rPr>
          <w:rFonts w:ascii="Courier New" w:hAnsi="Courier New" w:cs="Courier New"/>
          <w:b/>
          <w:iCs/>
        </w:rPr>
        <w:t xml:space="preserve"> </w:t>
      </w:r>
    </w:p>
    <w:p w14:paraId="3B24ED65" w14:textId="77777777" w:rsidR="0045371C" w:rsidRPr="00E77497" w:rsidRDefault="0045371C" w:rsidP="0045371C">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14:paraId="12B41097" w14:textId="77777777" w:rsidR="0045371C" w:rsidRPr="00E77497" w:rsidRDefault="00010F9D" w:rsidP="0045371C">
      <w:pPr>
        <w:jc w:val="left"/>
      </w:pPr>
      <w:r>
        <w:rPr>
          <w:rFonts w:ascii="Times New Roman" w:hAnsi="Times New Roman"/>
          <w:i/>
        </w:rPr>
        <w:t>Class</w:t>
      </w:r>
      <w:r w:rsidRPr="00E77497">
        <w:rPr>
          <w:rFonts w:ascii="Times New Roman" w:hAnsi="Times New Roman"/>
          <w:i/>
        </w:rPr>
        <w:t>Declaration</w:t>
      </w:r>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p>
    <w:p w14:paraId="20ED1C9E" w14:textId="77777777" w:rsidR="0045371C" w:rsidRPr="00E77497" w:rsidRDefault="0045371C" w:rsidP="0045371C">
      <w:pPr>
        <w:pStyle w:val="Alg4"/>
        <w:numPr>
          <w:ilvl w:val="0"/>
          <w:numId w:val="841"/>
        </w:numPr>
        <w:spacing w:after="220"/>
        <w:contextualSpacing/>
      </w:pPr>
      <w:r w:rsidRPr="00E77497">
        <w:t xml:space="preserve">Return the BoundNames of </w:t>
      </w:r>
      <w:r w:rsidRPr="00E77497">
        <w:rPr>
          <w:i/>
        </w:rPr>
        <w:t>BindingIdentifier</w:t>
      </w:r>
      <w:r w:rsidRPr="00E77497">
        <w:t>.</w:t>
      </w:r>
    </w:p>
    <w:p w14:paraId="436F8FDF" w14:textId="77777777" w:rsidR="00A623D6" w:rsidRPr="00E77497" w:rsidRDefault="00A623D6" w:rsidP="00A623D6">
      <w:pPr>
        <w:rPr>
          <w:rFonts w:ascii="Helvetica" w:hAnsi="Helvetica"/>
          <w:b/>
        </w:rPr>
      </w:pPr>
      <w:r w:rsidRPr="00E77497">
        <w:rPr>
          <w:rFonts w:ascii="Helvetica" w:hAnsi="Helvetica"/>
          <w:b/>
        </w:rPr>
        <w:t xml:space="preserve">Static Semantics:  </w:t>
      </w:r>
      <w:r>
        <w:rPr>
          <w:rFonts w:ascii="Helvetica" w:hAnsi="Helvetica"/>
          <w:b/>
        </w:rPr>
        <w:t>Constructor</w:t>
      </w:r>
      <w:r>
        <w:rPr>
          <w:rFonts w:ascii="Helvetica" w:hAnsi="Helvetica"/>
          <w:b/>
          <w:lang w:eastAsia="en-US"/>
        </w:rPr>
        <w:t>Method</w:t>
      </w:r>
    </w:p>
    <w:p w14:paraId="29EF39E0" w14:textId="77777777" w:rsidR="009C71C6" w:rsidRPr="00E77497" w:rsidRDefault="009C71C6" w:rsidP="009C71C6">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Pr>
          <w:rFonts w:ascii="Courier New" w:hAnsi="Courier New"/>
        </w:rPr>
        <w:tab/>
      </w:r>
    </w:p>
    <w:p w14:paraId="598C1460" w14:textId="77777777" w:rsidR="009C71C6" w:rsidRDefault="009C71C6" w:rsidP="009C71C6">
      <w:pPr>
        <w:pStyle w:val="Alg4"/>
        <w:numPr>
          <w:ilvl w:val="0"/>
          <w:numId w:val="858"/>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F92BFE">
        <w:t>then</w:t>
      </w:r>
      <w:r>
        <w:t>, r</w:t>
      </w:r>
      <w:r w:rsidRPr="00E77497">
        <w:t xml:space="preserve">eturn </w:t>
      </w:r>
      <w:r w:rsidRPr="00F25C9A">
        <w:rPr>
          <w:rFonts w:ascii="Arial" w:hAnsi="Arial" w:cs="Arial"/>
        </w:rPr>
        <w:t>empty</w:t>
      </w:r>
      <w:r>
        <w:t>.</w:t>
      </w:r>
    </w:p>
    <w:p w14:paraId="6DF68415" w14:textId="77777777" w:rsidR="009C71C6" w:rsidRDefault="009C71C6" w:rsidP="009C71C6">
      <w:pPr>
        <w:pStyle w:val="Alg4"/>
        <w:numPr>
          <w:ilvl w:val="0"/>
          <w:numId w:val="858"/>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14:paraId="25361856" w14:textId="77777777" w:rsidR="009C71C6" w:rsidRDefault="009C71C6" w:rsidP="009C71C6">
      <w:pPr>
        <w:pStyle w:val="Alg4"/>
        <w:numPr>
          <w:ilvl w:val="0"/>
          <w:numId w:val="858"/>
        </w:numPr>
        <w:spacing w:after="220"/>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14:paraId="275054B7" w14:textId="77777777" w:rsidR="009C71C6" w:rsidRPr="00E77497" w:rsidRDefault="009C71C6" w:rsidP="009C71C6">
      <w:pPr>
        <w:pStyle w:val="Alg4"/>
        <w:numPr>
          <w:ilvl w:val="0"/>
          <w:numId w:val="858"/>
        </w:numPr>
        <w:spacing w:after="220"/>
        <w:contextualSpacing/>
      </w:pPr>
      <w:r>
        <w:t xml:space="preserve">Return </w:t>
      </w:r>
      <w:r w:rsidRPr="001F706A">
        <w:rPr>
          <w:i/>
        </w:rPr>
        <w:t>ClassElement</w:t>
      </w:r>
      <w:r w:rsidRPr="00E77497">
        <w:t>.</w:t>
      </w:r>
    </w:p>
    <w:p w14:paraId="4FCEB02B" w14:textId="77777777" w:rsidR="009C71C6" w:rsidRPr="00E77497" w:rsidRDefault="009C71C6" w:rsidP="009C71C6">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47494A98" w14:textId="77777777" w:rsidR="009C71C6" w:rsidRPr="00E77497" w:rsidRDefault="009C71C6" w:rsidP="009C71C6">
      <w:pPr>
        <w:pStyle w:val="Alg4"/>
        <w:numPr>
          <w:ilvl w:val="0"/>
          <w:numId w:val="1353"/>
        </w:numPr>
        <w:contextualSpacing/>
      </w:pPr>
      <w:r w:rsidRPr="00E77497">
        <w:t xml:space="preserve">Let </w:t>
      </w:r>
      <w:r>
        <w:rPr>
          <w:i/>
        </w:rPr>
        <w:t>head</w:t>
      </w:r>
      <w:r w:rsidRPr="00E77497">
        <w:t xml:space="preserve"> be </w:t>
      </w:r>
      <w:r>
        <w:t>ConstructorMethod</w:t>
      </w:r>
      <w:r w:rsidRPr="00E77497">
        <w:t xml:space="preserve"> of </w:t>
      </w:r>
      <w:r>
        <w:rPr>
          <w:rStyle w:val="bnf"/>
        </w:rPr>
        <w:t>ClassElementList</w:t>
      </w:r>
      <w:r w:rsidRPr="00E77497">
        <w:rPr>
          <w:rStyle w:val="bnf"/>
          <w:i w:val="0"/>
        </w:rPr>
        <w:t>.</w:t>
      </w:r>
    </w:p>
    <w:p w14:paraId="61BF956A" w14:textId="77777777" w:rsidR="009C71C6" w:rsidRDefault="009C71C6" w:rsidP="009C71C6">
      <w:pPr>
        <w:pStyle w:val="Alg4"/>
        <w:numPr>
          <w:ilvl w:val="0"/>
          <w:numId w:val="1353"/>
        </w:numPr>
        <w:spacing w:after="220"/>
        <w:contextualSpacing/>
      </w:pPr>
      <w:r>
        <w:t xml:space="preserve">If </w:t>
      </w:r>
      <w:r>
        <w:rPr>
          <w:i/>
          <w:iCs/>
        </w:rPr>
        <w:t>head</w:t>
      </w:r>
      <w:r>
        <w:t xml:space="preserve"> is not </w:t>
      </w:r>
      <w:r w:rsidRPr="00F25C9A">
        <w:rPr>
          <w:rFonts w:ascii="Arial" w:hAnsi="Arial" w:cs="Arial"/>
        </w:rPr>
        <w:t>empty</w:t>
      </w:r>
      <w:r>
        <w:t xml:space="preserve">, return </w:t>
      </w:r>
      <w:r>
        <w:rPr>
          <w:i/>
          <w:iCs/>
        </w:rPr>
        <w:t>head</w:t>
      </w:r>
      <w:r>
        <w:t>.</w:t>
      </w:r>
    </w:p>
    <w:p w14:paraId="0DD3E871" w14:textId="77777777" w:rsidR="009C71C6" w:rsidRDefault="009C71C6" w:rsidP="009C71C6">
      <w:pPr>
        <w:pStyle w:val="Alg4"/>
        <w:numPr>
          <w:ilvl w:val="0"/>
          <w:numId w:val="1353"/>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F92BFE">
        <w:t>then</w:t>
      </w:r>
      <w:r>
        <w:t>, r</w:t>
      </w:r>
      <w:r w:rsidRPr="00E77497">
        <w:t xml:space="preserve">eturn </w:t>
      </w:r>
      <w:r w:rsidRPr="00F25C9A">
        <w:rPr>
          <w:rFonts w:ascii="Arial" w:hAnsi="Arial" w:cs="Arial"/>
        </w:rPr>
        <w:t>empty</w:t>
      </w:r>
      <w:r>
        <w:t>.</w:t>
      </w:r>
    </w:p>
    <w:p w14:paraId="1588DDDE" w14:textId="77777777" w:rsidR="009C71C6" w:rsidRDefault="009C71C6" w:rsidP="009C71C6">
      <w:pPr>
        <w:pStyle w:val="Alg4"/>
        <w:numPr>
          <w:ilvl w:val="0"/>
          <w:numId w:val="1353"/>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14:paraId="3EB44492" w14:textId="77777777" w:rsidR="009C71C6" w:rsidRPr="00E77497" w:rsidRDefault="009C71C6" w:rsidP="009C71C6">
      <w:pPr>
        <w:pStyle w:val="Alg4"/>
        <w:numPr>
          <w:ilvl w:val="0"/>
          <w:numId w:val="1353"/>
        </w:numPr>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14:paraId="24B7745A" w14:textId="77777777" w:rsidR="009C71C6" w:rsidRPr="00E77497" w:rsidRDefault="009C71C6" w:rsidP="008D6401">
      <w:pPr>
        <w:pStyle w:val="Alg4"/>
        <w:numPr>
          <w:ilvl w:val="0"/>
          <w:numId w:val="1353"/>
        </w:numPr>
        <w:spacing w:after="220"/>
        <w:contextualSpacing/>
      </w:pPr>
      <w:r w:rsidRPr="00E77497">
        <w:t xml:space="preserve">Return </w:t>
      </w:r>
      <w:r w:rsidR="008D6401" w:rsidRPr="001F706A">
        <w:rPr>
          <w:i/>
        </w:rPr>
        <w:t>ClassElement</w:t>
      </w:r>
      <w:r w:rsidRPr="00E77497">
        <w:t>.</w:t>
      </w:r>
    </w:p>
    <w:p w14:paraId="2CF755F9" w14:textId="77777777" w:rsidR="00E06D29" w:rsidRDefault="00E06D29" w:rsidP="00E06D29">
      <w:pPr>
        <w:pStyle w:val="Note"/>
      </w:pPr>
      <w:r>
        <w:t>NOTE</w:t>
      </w:r>
      <w:r>
        <w:tab/>
        <w:t xml:space="preserve">Early Error rules ensure that there is only one method definition named </w:t>
      </w:r>
      <w:r w:rsidRPr="00052EFC">
        <w:rPr>
          <w:rFonts w:cs="Arial"/>
          <w:b/>
        </w:rPr>
        <w:t>″</w:t>
      </w:r>
      <w:r>
        <w:rPr>
          <w:rFonts w:ascii="Courier New" w:hAnsi="Courier New" w:cs="Courier New"/>
          <w:b/>
        </w:rPr>
        <w:t>constru</w:t>
      </w:r>
      <w:r w:rsidR="00372375">
        <w:rPr>
          <w:rFonts w:ascii="Courier New" w:hAnsi="Courier New" w:cs="Courier New"/>
          <w:b/>
        </w:rPr>
        <w:t>c</w:t>
      </w:r>
      <w:r>
        <w:rPr>
          <w:rFonts w:ascii="Courier New" w:hAnsi="Courier New" w:cs="Courier New"/>
          <w:b/>
        </w:rPr>
        <w:t>tor</w:t>
      </w:r>
      <w:r w:rsidRPr="00557892">
        <w:rPr>
          <w:rFonts w:cs="Arial"/>
          <w:b/>
        </w:rPr>
        <w:t>″</w:t>
      </w:r>
      <w:r>
        <w:t xml:space="preserve"> and that it isn’t an accessor property or generator definition. </w:t>
      </w:r>
    </w:p>
    <w:p w14:paraId="27A9EA8E" w14:textId="77777777" w:rsidR="0013423F" w:rsidRPr="00E77497" w:rsidRDefault="0013423F" w:rsidP="0013423F">
      <w:pPr>
        <w:rPr>
          <w:rFonts w:ascii="Helvetica" w:hAnsi="Helvetica"/>
          <w:b/>
        </w:rPr>
      </w:pPr>
      <w:r w:rsidRPr="00E77497">
        <w:rPr>
          <w:rFonts w:ascii="Helvetica" w:hAnsi="Helvetica"/>
          <w:b/>
        </w:rPr>
        <w:t xml:space="preserve">Static Semantics:  </w:t>
      </w:r>
      <w:r>
        <w:rPr>
          <w:rFonts w:ascii="Helvetica" w:hAnsi="Helvetica"/>
          <w:b/>
          <w:lang w:eastAsia="en-US"/>
        </w:rPr>
        <w:t>Contains</w:t>
      </w:r>
    </w:p>
    <w:p w14:paraId="3C980CCC" w14:textId="77777777" w:rsidR="0013423F" w:rsidRPr="004418C4" w:rsidRDefault="0013423F" w:rsidP="0013423F">
      <w:pPr>
        <w:ind w:left="360"/>
      </w:pPr>
      <w:r>
        <w:t>W</w:t>
      </w:r>
      <w:r w:rsidRPr="004418C4">
        <w:t xml:space="preserve">ith </w:t>
      </w:r>
      <w:r>
        <w:t>parameter</w:t>
      </w:r>
      <w:r w:rsidRPr="004418C4">
        <w:t xml:space="preserve"> </w:t>
      </w:r>
      <w:r>
        <w:rPr>
          <w:rFonts w:ascii="Times New Roman" w:hAnsi="Times New Roman"/>
          <w:i/>
        </w:rPr>
        <w:t>symbol</w:t>
      </w:r>
      <w:r>
        <w:t>.</w:t>
      </w:r>
    </w:p>
    <w:p w14:paraId="302FC554" w14:textId="77777777" w:rsidR="0013423F" w:rsidRPr="00E77497" w:rsidRDefault="0013423F" w:rsidP="0013423F">
      <w:pPr>
        <w:jc w:val="left"/>
      </w:pPr>
      <w:r>
        <w:rPr>
          <w:rFonts w:ascii="Times New Roman" w:hAnsi="Times New Roman"/>
          <w:i/>
        </w:rPr>
        <w:t>ClassTail</w:t>
      </w:r>
      <w:r w:rsidRPr="00E77497">
        <w:t xml:space="preserve"> </w:t>
      </w:r>
      <w:r w:rsidRPr="00E77497">
        <w:rPr>
          <w:b/>
        </w:rPr>
        <w:t xml:space="preserve">: </w:t>
      </w:r>
      <w:r w:rsidRPr="00E77497">
        <w:t xml:space="preserve"> </w:t>
      </w:r>
      <w:r w:rsidR="00594449" w:rsidRPr="00594449">
        <w:rPr>
          <w:rFonts w:ascii="Times New Roman" w:hAnsi="Times New Roman"/>
          <w:i/>
        </w:rPr>
        <w:t>ClassHeritage</w:t>
      </w:r>
      <w:r w:rsidRPr="00594449">
        <w:rPr>
          <w:rFonts w:cs="Arial"/>
          <w:vertAlign w:val="subscript"/>
        </w:rPr>
        <w:t>opt</w:t>
      </w:r>
      <w:r>
        <w:rPr>
          <w:rFonts w:cs="Arial"/>
          <w:vertAlign w:val="subscript"/>
        </w:rPr>
        <w:t xml:space="preserve"> </w:t>
      </w:r>
      <w:r w:rsidR="00594449">
        <w:rPr>
          <w:rFonts w:cs="Arial"/>
          <w:vertAlign w:val="subscript"/>
        </w:rPr>
        <w:t xml:space="preserve"> </w:t>
      </w:r>
      <w:r w:rsidR="00594449"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w:t>
      </w:r>
      <w:r w:rsidR="00594449">
        <w:rPr>
          <w:rFonts w:ascii="Times New Roman" w:hAnsi="Times New Roman"/>
          <w:i/>
        </w:rPr>
        <w:t>Body</w:t>
      </w:r>
      <w:r w:rsidRPr="00E77497">
        <w:t xml:space="preserve"> </w:t>
      </w:r>
      <w:r w:rsidR="00594449" w:rsidRPr="00594449">
        <w:rPr>
          <w:rFonts w:ascii="Courier New" w:hAnsi="Courier New" w:cs="Courier New"/>
          <w:b/>
        </w:rPr>
        <w:t>}</w:t>
      </w:r>
    </w:p>
    <w:p w14:paraId="33B1EB7A" w14:textId="77777777" w:rsidR="001719EF" w:rsidRDefault="001719EF" w:rsidP="001719EF">
      <w:pPr>
        <w:pStyle w:val="Alg4"/>
        <w:numPr>
          <w:ilvl w:val="0"/>
          <w:numId w:val="887"/>
        </w:numPr>
        <w:contextualSpacing/>
      </w:pPr>
      <w:r>
        <w:t xml:space="preserve">If </w:t>
      </w:r>
      <w:r w:rsidRPr="006F1513">
        <w:rPr>
          <w:i/>
        </w:rPr>
        <w:t>symbol</w:t>
      </w:r>
      <w:r>
        <w:t xml:space="preserve"> is </w:t>
      </w:r>
      <w:r w:rsidRPr="006F1513">
        <w:rPr>
          <w:i/>
        </w:rPr>
        <w:t>Class</w:t>
      </w:r>
      <w:r>
        <w:rPr>
          <w:i/>
        </w:rPr>
        <w:t>Body</w:t>
      </w:r>
      <w:r>
        <w:t xml:space="preserve">, return </w:t>
      </w:r>
      <w:r w:rsidRPr="006F1513">
        <w:rPr>
          <w:b/>
        </w:rPr>
        <w:t>true</w:t>
      </w:r>
      <w:r>
        <w:t>.</w:t>
      </w:r>
    </w:p>
    <w:p w14:paraId="4BA3777E" w14:textId="77777777" w:rsidR="0013423F" w:rsidRPr="00E77497" w:rsidRDefault="00594449" w:rsidP="001719EF">
      <w:pPr>
        <w:pStyle w:val="Alg2"/>
        <w:numPr>
          <w:ilvl w:val="0"/>
          <w:numId w:val="887"/>
        </w:numPr>
      </w:pPr>
      <w:r>
        <w:t>If</w:t>
      </w:r>
      <w:r w:rsidR="0013423F">
        <w:t xml:space="preserve"> </w:t>
      </w:r>
      <w:r>
        <w:rPr>
          <w:i/>
        </w:rPr>
        <w:t xml:space="preserve">ClassHeritage </w:t>
      </w:r>
      <w:r w:rsidRPr="0066074B">
        <w:t>is not present</w:t>
      </w:r>
      <w:r w:rsidR="0013423F">
        <w:t>,</w:t>
      </w:r>
      <w:r>
        <w:t xml:space="preserve"> return </w:t>
      </w:r>
      <w:r w:rsidRPr="00594449">
        <w:rPr>
          <w:b/>
        </w:rPr>
        <w:t>false</w:t>
      </w:r>
      <w:r>
        <w:t>.</w:t>
      </w:r>
      <w:r w:rsidR="0013423F">
        <w:t xml:space="preserve">   </w:t>
      </w:r>
      <w:r w:rsidR="0013423F" w:rsidRPr="00E77497">
        <w:t xml:space="preserve"> </w:t>
      </w:r>
    </w:p>
    <w:p w14:paraId="592C0440" w14:textId="77777777" w:rsidR="002516D5" w:rsidRDefault="002516D5" w:rsidP="001719EF">
      <w:pPr>
        <w:pStyle w:val="Alg4"/>
        <w:numPr>
          <w:ilvl w:val="0"/>
          <w:numId w:val="887"/>
        </w:numPr>
        <w:spacing w:after="220"/>
        <w:contextualSpacing/>
      </w:pPr>
      <w:r>
        <w:t xml:space="preserve">If </w:t>
      </w:r>
      <w:r w:rsidRPr="006F1513">
        <w:rPr>
          <w:i/>
        </w:rPr>
        <w:t>symbol</w:t>
      </w:r>
      <w:r>
        <w:t xml:space="preserve"> is </w:t>
      </w:r>
      <w:r w:rsidRPr="006F1513">
        <w:rPr>
          <w:i/>
        </w:rPr>
        <w:t>ClassHeritage</w:t>
      </w:r>
      <w:r>
        <w:t xml:space="preserve">, return </w:t>
      </w:r>
      <w:r w:rsidRPr="006F1513">
        <w:rPr>
          <w:b/>
        </w:rPr>
        <w:t>true</w:t>
      </w:r>
      <w:r>
        <w:t>.</w:t>
      </w:r>
    </w:p>
    <w:p w14:paraId="08ABDF2C" w14:textId="77777777" w:rsidR="0013423F" w:rsidRPr="00E77497" w:rsidRDefault="0013423F" w:rsidP="001719EF">
      <w:pPr>
        <w:pStyle w:val="Alg4"/>
        <w:numPr>
          <w:ilvl w:val="0"/>
          <w:numId w:val="887"/>
        </w:numPr>
        <w:spacing w:after="220"/>
        <w:contextualSpacing/>
      </w:pPr>
      <w:r w:rsidRPr="00E77497">
        <w:t>Return</w:t>
      </w:r>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r w:rsidRPr="00E77497">
        <w:t>.</w:t>
      </w:r>
    </w:p>
    <w:p w14:paraId="449D5F3E" w14:textId="77777777" w:rsidR="00594449" w:rsidRDefault="00594449" w:rsidP="00594449">
      <w:pPr>
        <w:pStyle w:val="Note"/>
      </w:pPr>
      <w:r>
        <w:t>NOTE</w:t>
      </w:r>
      <w:r>
        <w:tab/>
        <w:t>Static semantic rules that depend upon substructure generally do not look into class bodies.</w:t>
      </w:r>
    </w:p>
    <w:p w14:paraId="645BB991" w14:textId="77777777" w:rsidR="00D97798" w:rsidRPr="00E77497" w:rsidRDefault="00D97798" w:rsidP="00D97798">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14:paraId="2DEAED08" w14:textId="77777777"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28942154" w14:textId="77777777" w:rsidR="00D97798" w:rsidRPr="00E77497" w:rsidRDefault="00D97798" w:rsidP="00D97798">
      <w:pPr>
        <w:pStyle w:val="Alg4"/>
        <w:numPr>
          <w:ilvl w:val="0"/>
          <w:numId w:val="850"/>
        </w:numPr>
        <w:spacing w:after="220"/>
        <w:contextualSpacing/>
      </w:pPr>
      <w:r>
        <w:t xml:space="preserve">Return </w:t>
      </w:r>
      <w:r w:rsidR="00A019EE">
        <w:rPr>
          <w:b/>
        </w:rPr>
        <w:t>false</w:t>
      </w:r>
      <w:r w:rsidRPr="00E77497">
        <w:t>.</w:t>
      </w:r>
    </w:p>
    <w:p w14:paraId="55CF49B0" w14:textId="77777777"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lang w:eastAsia="en-US"/>
        </w:rPr>
        <w:t>IsStatic</w:t>
      </w:r>
    </w:p>
    <w:p w14:paraId="0C4ACB4B" w14:textId="77777777" w:rsidR="00DC1842" w:rsidRPr="00E77497" w:rsidRDefault="00DC1842" w:rsidP="00DC1842">
      <w:pPr>
        <w:jc w:val="left"/>
      </w:pPr>
      <w:r>
        <w:rPr>
          <w:rStyle w:val="bnf"/>
        </w:rPr>
        <w:t>ClassElement</w:t>
      </w:r>
      <w:r w:rsidRPr="00E77497">
        <w:t xml:space="preserve"> </w:t>
      </w:r>
      <w:r w:rsidRPr="00E77497">
        <w:rPr>
          <w:b/>
        </w:rPr>
        <w:t>:</w:t>
      </w:r>
      <w:r>
        <w:rPr>
          <w:b/>
        </w:rPr>
        <w:t xml:space="preserve"> </w:t>
      </w:r>
      <w:r>
        <w:rPr>
          <w:rStyle w:val="bnf"/>
        </w:rPr>
        <w:t>MethodDefinition</w:t>
      </w:r>
      <w:r w:rsidRPr="00E77497">
        <w:t xml:space="preserve"> </w:t>
      </w:r>
    </w:p>
    <w:p w14:paraId="2C65B45E" w14:textId="77777777" w:rsidR="00DC1842" w:rsidRPr="00E77497" w:rsidRDefault="00DC1842" w:rsidP="00DC1842">
      <w:pPr>
        <w:pStyle w:val="Alg4"/>
        <w:numPr>
          <w:ilvl w:val="0"/>
          <w:numId w:val="1351"/>
        </w:numPr>
        <w:spacing w:after="220"/>
        <w:contextualSpacing/>
      </w:pPr>
      <w:r>
        <w:t xml:space="preserve">Return </w:t>
      </w:r>
      <w:r w:rsidRPr="00DC1842">
        <w:rPr>
          <w:b/>
        </w:rPr>
        <w:t>false</w:t>
      </w:r>
      <w:r w:rsidRPr="00E77497">
        <w:t>.</w:t>
      </w:r>
    </w:p>
    <w:p w14:paraId="54C555DC" w14:textId="77777777" w:rsidR="00DC1842" w:rsidRPr="00E77497" w:rsidRDefault="00DC1842" w:rsidP="00DC1842">
      <w:pPr>
        <w:jc w:val="left"/>
      </w:pPr>
      <w:r>
        <w:rPr>
          <w:rStyle w:val="bnf"/>
        </w:rPr>
        <w:t>ClassElement</w:t>
      </w:r>
      <w:r w:rsidRPr="00E77497">
        <w:t xml:space="preserve"> </w:t>
      </w:r>
      <w:r w:rsidRPr="00E77497">
        <w:rPr>
          <w:b/>
        </w:rPr>
        <w:t>:</w:t>
      </w:r>
      <w:r>
        <w:rPr>
          <w:b/>
        </w:rPr>
        <w:t xml:space="preserve"> </w:t>
      </w:r>
      <w:r w:rsidRPr="00977F8C">
        <w:rPr>
          <w:rFonts w:ascii="Courier New" w:hAnsi="Courier New" w:cs="Courier New"/>
          <w:b/>
        </w:rPr>
        <w:t>static</w:t>
      </w:r>
      <w:r>
        <w:t xml:space="preserve"> </w:t>
      </w:r>
      <w:r w:rsidRPr="00E77497">
        <w:t xml:space="preserve"> </w:t>
      </w:r>
      <w:r>
        <w:rPr>
          <w:rStyle w:val="bnf"/>
        </w:rPr>
        <w:t>MethodDefinition</w:t>
      </w:r>
      <w:r w:rsidRPr="00E77497">
        <w:t xml:space="preserve"> </w:t>
      </w:r>
    </w:p>
    <w:p w14:paraId="317BBF5A" w14:textId="77777777" w:rsidR="00DC1842" w:rsidRPr="00E77497" w:rsidRDefault="00DC1842" w:rsidP="00DC1842">
      <w:pPr>
        <w:pStyle w:val="Alg4"/>
        <w:numPr>
          <w:ilvl w:val="0"/>
          <w:numId w:val="1352"/>
        </w:numPr>
        <w:spacing w:after="220"/>
        <w:contextualSpacing/>
      </w:pPr>
      <w:r>
        <w:t xml:space="preserve">Return </w:t>
      </w:r>
      <w:r>
        <w:rPr>
          <w:b/>
        </w:rPr>
        <w:t>true</w:t>
      </w:r>
      <w:r w:rsidRPr="00E77497">
        <w:t>.</w:t>
      </w:r>
    </w:p>
    <w:p w14:paraId="73689EC8" w14:textId="77777777" w:rsidR="00DC1842" w:rsidRPr="00E77497" w:rsidRDefault="00DC1842" w:rsidP="00DC1842">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14:paraId="0FA05C9D" w14:textId="77777777" w:rsidR="00DC1842" w:rsidRPr="00E77497" w:rsidRDefault="00DC1842" w:rsidP="00DC1842">
      <w:pPr>
        <w:pStyle w:val="Alg4"/>
        <w:numPr>
          <w:ilvl w:val="0"/>
          <w:numId w:val="863"/>
        </w:numPr>
        <w:spacing w:after="220"/>
        <w:contextualSpacing/>
      </w:pPr>
      <w:r>
        <w:t xml:space="preserve">Return </w:t>
      </w:r>
      <w:r w:rsidRPr="00DC1842">
        <w:rPr>
          <w:b/>
        </w:rPr>
        <w:t>false</w:t>
      </w:r>
      <w:r>
        <w:t>.</w:t>
      </w:r>
    </w:p>
    <w:p w14:paraId="160DB38D" w14:textId="77777777" w:rsidR="00D97798" w:rsidRPr="00E77497" w:rsidRDefault="00D97798" w:rsidP="00D9779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14:paraId="26ADEAC3" w14:textId="77777777"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7913F9B4" w14:textId="77777777" w:rsidR="00D97798" w:rsidRPr="00E77497" w:rsidRDefault="00D97798" w:rsidP="00D97798">
      <w:pPr>
        <w:pStyle w:val="Alg4"/>
        <w:numPr>
          <w:ilvl w:val="0"/>
          <w:numId w:val="847"/>
        </w:numPr>
        <w:spacing w:after="220"/>
        <w:contextualSpacing/>
      </w:pPr>
      <w:r w:rsidRPr="00E77497">
        <w:t xml:space="preserve">Return the BoundNames of </w:t>
      </w:r>
      <w:r w:rsidRPr="00E77497">
        <w:rPr>
          <w:i/>
        </w:rPr>
        <w:t>BindingIdentifier</w:t>
      </w:r>
      <w:r w:rsidRPr="00E77497">
        <w:t>.</w:t>
      </w:r>
    </w:p>
    <w:p w14:paraId="0E5F5772" w14:textId="77777777" w:rsidR="00E926E2" w:rsidRPr="00E77497" w:rsidRDefault="00E926E2" w:rsidP="00E926E2">
      <w:pPr>
        <w:rPr>
          <w:rFonts w:ascii="Helvetica" w:hAnsi="Helvetica"/>
          <w:b/>
        </w:rPr>
      </w:pPr>
      <w:r w:rsidRPr="00E77497">
        <w:rPr>
          <w:rFonts w:ascii="Helvetica" w:hAnsi="Helvetica"/>
          <w:b/>
        </w:rPr>
        <w:t xml:space="preserve">Static Semantics:  </w:t>
      </w:r>
      <w:r w:rsidR="00DC1842">
        <w:rPr>
          <w:rFonts w:ascii="Helvetica" w:hAnsi="Helvetica"/>
          <w:b/>
        </w:rPr>
        <w:t>Prototype</w:t>
      </w:r>
      <w:r>
        <w:rPr>
          <w:rFonts w:ascii="Helvetica" w:hAnsi="Helvetica"/>
          <w:b/>
          <w:lang w:eastAsia="en-US"/>
        </w:rPr>
        <w:t>Method</w:t>
      </w:r>
      <w:r w:rsidRPr="00E77497">
        <w:rPr>
          <w:rFonts w:ascii="Helvetica" w:hAnsi="Helvetica"/>
          <w:b/>
          <w:lang w:eastAsia="en-US"/>
        </w:rPr>
        <w:t>De</w:t>
      </w:r>
      <w:r w:rsidR="00002FFA">
        <w:rPr>
          <w:rFonts w:ascii="Helvetica" w:hAnsi="Helvetica"/>
          <w:b/>
          <w:lang w:eastAsia="en-US"/>
        </w:rPr>
        <w:t>finition</w:t>
      </w:r>
      <w:r w:rsidRPr="00E77497">
        <w:rPr>
          <w:rFonts w:ascii="Helvetica" w:hAnsi="Helvetica"/>
          <w:b/>
          <w:lang w:eastAsia="en-US"/>
        </w:rPr>
        <w:t>s</w:t>
      </w:r>
    </w:p>
    <w:p w14:paraId="7AAA5700" w14:textId="77777777" w:rsidR="00A30CF3" w:rsidRPr="00E77497" w:rsidRDefault="00A30CF3" w:rsidP="00BF0BF4">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sidR="002D52EE">
        <w:rPr>
          <w:rFonts w:ascii="Courier New" w:hAnsi="Courier New"/>
        </w:rPr>
        <w:tab/>
      </w:r>
    </w:p>
    <w:p w14:paraId="73D889BE" w14:textId="77777777" w:rsidR="002D52EE" w:rsidRDefault="002D52EE" w:rsidP="002D52EE">
      <w:pPr>
        <w:pStyle w:val="Alg4"/>
        <w:numPr>
          <w:ilvl w:val="0"/>
          <w:numId w:val="858"/>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F92BFE">
        <w:t>then</w:t>
      </w:r>
      <w:r>
        <w:t>, r</w:t>
      </w:r>
      <w:r w:rsidRPr="00E77497">
        <w:t xml:space="preserve">eturn a </w:t>
      </w:r>
      <w:r>
        <w:t>new empty List.</w:t>
      </w:r>
    </w:p>
    <w:p w14:paraId="552929D8" w14:textId="77777777" w:rsidR="002D52EE" w:rsidRDefault="002D52EE" w:rsidP="002D52EE">
      <w:pPr>
        <w:pStyle w:val="Alg4"/>
        <w:numPr>
          <w:ilvl w:val="0"/>
          <w:numId w:val="858"/>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a </w:t>
      </w:r>
      <w:r>
        <w:t>new empty List.</w:t>
      </w:r>
    </w:p>
    <w:p w14:paraId="27372BFF" w14:textId="77777777" w:rsidR="00CE25DF" w:rsidRDefault="00CE25DF" w:rsidP="002D52EE">
      <w:pPr>
        <w:pStyle w:val="Alg4"/>
        <w:numPr>
          <w:ilvl w:val="0"/>
          <w:numId w:val="858"/>
        </w:numPr>
        <w:spacing w:after="220"/>
        <w:contextualSpacing/>
      </w:pPr>
      <w:r>
        <w:t xml:space="preserve">If </w:t>
      </w:r>
      <w:r w:rsidR="002D52EE">
        <w:t xml:space="preserve">PropName of </w:t>
      </w:r>
      <w:r w:rsidRPr="001F706A">
        <w:rPr>
          <w:i/>
        </w:rPr>
        <w:t>ClassElement</w:t>
      </w:r>
      <w:r>
        <w:t xml:space="preserve"> is </w:t>
      </w:r>
      <w:r w:rsidRPr="00052EFC">
        <w:rPr>
          <w:rFonts w:cs="Arial"/>
          <w:b/>
        </w:rPr>
        <w:t>″</w:t>
      </w:r>
      <w:r>
        <w:rPr>
          <w:rFonts w:ascii="Courier New" w:hAnsi="Courier New" w:cs="Courier New"/>
          <w:b/>
        </w:rPr>
        <w:t>constructor</w:t>
      </w:r>
      <w:r w:rsidRPr="00557892">
        <w:rPr>
          <w:rFonts w:cs="Arial"/>
          <w:b/>
        </w:rPr>
        <w:t>″</w:t>
      </w:r>
      <w:r>
        <w:t>, r</w:t>
      </w:r>
      <w:r w:rsidRPr="00E77497">
        <w:t xml:space="preserve">eturn a </w:t>
      </w:r>
      <w:r>
        <w:t>new empty List.</w:t>
      </w:r>
    </w:p>
    <w:p w14:paraId="0A9F9807" w14:textId="77777777" w:rsidR="00A30CF3" w:rsidRPr="00E77497" w:rsidRDefault="00A30CF3" w:rsidP="00A30CF3">
      <w:pPr>
        <w:pStyle w:val="Alg4"/>
        <w:numPr>
          <w:ilvl w:val="0"/>
          <w:numId w:val="858"/>
        </w:numPr>
        <w:spacing w:after="220"/>
        <w:contextualSpacing/>
      </w:pPr>
      <w:r>
        <w:t xml:space="preserve">Return a </w:t>
      </w:r>
      <w:r w:rsidRPr="00E77497">
        <w:t xml:space="preserve">List containing </w:t>
      </w:r>
      <w:r w:rsidRPr="001F706A">
        <w:rPr>
          <w:i/>
        </w:rPr>
        <w:t>ClassElement</w:t>
      </w:r>
      <w:r w:rsidRPr="00E77497">
        <w:t>.</w:t>
      </w:r>
    </w:p>
    <w:p w14:paraId="2797F579" w14:textId="77777777" w:rsidR="00A30CF3" w:rsidRPr="00E77497" w:rsidRDefault="00A30CF3" w:rsidP="00A30CF3">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0BB0EDE4" w14:textId="77777777" w:rsidR="00A30CF3" w:rsidRPr="00E77497" w:rsidRDefault="00A30CF3" w:rsidP="00DC1842">
      <w:pPr>
        <w:pStyle w:val="Alg4"/>
        <w:numPr>
          <w:ilvl w:val="0"/>
          <w:numId w:val="1353"/>
        </w:numPr>
        <w:contextualSpacing/>
      </w:pPr>
      <w:r w:rsidRPr="00E77497">
        <w:t xml:space="preserve">Let </w:t>
      </w:r>
      <w:r>
        <w:rPr>
          <w:i/>
        </w:rPr>
        <w:t>list</w:t>
      </w:r>
      <w:r w:rsidRPr="00E77497">
        <w:t xml:space="preserve"> be </w:t>
      </w:r>
      <w:r w:rsidR="00DC1842">
        <w:t>Prototype</w:t>
      </w:r>
      <w:r>
        <w:t>MethodDe</w:t>
      </w:r>
      <w:r w:rsidR="00002FFA">
        <w:t>finition</w:t>
      </w:r>
      <w:r>
        <w:t>s</w:t>
      </w:r>
      <w:r w:rsidRPr="00E77497">
        <w:t xml:space="preserve"> of </w:t>
      </w:r>
      <w:r>
        <w:rPr>
          <w:rStyle w:val="bnf"/>
        </w:rPr>
        <w:t>ClassEle</w:t>
      </w:r>
      <w:r w:rsidR="00002FFA">
        <w:rPr>
          <w:rStyle w:val="bnf"/>
        </w:rPr>
        <w:t>m</w:t>
      </w:r>
      <w:r>
        <w:rPr>
          <w:rStyle w:val="bnf"/>
        </w:rPr>
        <w:t>entList</w:t>
      </w:r>
      <w:r w:rsidRPr="00E77497">
        <w:rPr>
          <w:rStyle w:val="bnf"/>
          <w:i w:val="0"/>
        </w:rPr>
        <w:t>.</w:t>
      </w:r>
    </w:p>
    <w:p w14:paraId="1DA2E985" w14:textId="77777777" w:rsidR="002D52EE" w:rsidRDefault="002D52EE" w:rsidP="002D52EE">
      <w:pPr>
        <w:pStyle w:val="Alg4"/>
        <w:numPr>
          <w:ilvl w:val="0"/>
          <w:numId w:val="1353"/>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F92BFE">
        <w:t>then</w:t>
      </w:r>
      <w:r>
        <w:t>, r</w:t>
      </w:r>
      <w:r w:rsidRPr="00E77497">
        <w:t xml:space="preserve">eturn </w:t>
      </w:r>
      <w:r w:rsidRPr="001F706A">
        <w:rPr>
          <w:i/>
        </w:rPr>
        <w:t>list</w:t>
      </w:r>
      <w:r>
        <w:t>.</w:t>
      </w:r>
    </w:p>
    <w:p w14:paraId="0DE554CF" w14:textId="77777777" w:rsidR="002D52EE" w:rsidRDefault="002D52EE" w:rsidP="002D52EE">
      <w:pPr>
        <w:pStyle w:val="Alg4"/>
        <w:numPr>
          <w:ilvl w:val="0"/>
          <w:numId w:val="1353"/>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1F706A">
        <w:rPr>
          <w:i/>
        </w:rPr>
        <w:t>list</w:t>
      </w:r>
      <w:r>
        <w:t>.</w:t>
      </w:r>
    </w:p>
    <w:p w14:paraId="31F3333C" w14:textId="77777777" w:rsidR="00A30CF3" w:rsidRPr="00E77497" w:rsidRDefault="00A30CF3" w:rsidP="00DC1842">
      <w:pPr>
        <w:pStyle w:val="Alg4"/>
        <w:numPr>
          <w:ilvl w:val="0"/>
          <w:numId w:val="1353"/>
        </w:numPr>
        <w:contextualSpacing/>
      </w:pPr>
      <w:r>
        <w:t xml:space="preserve">If PropName of </w:t>
      </w:r>
      <w:r w:rsidRPr="001F706A">
        <w:rPr>
          <w:i/>
        </w:rPr>
        <w:t>ClassElement</w:t>
      </w:r>
      <w:r>
        <w:t xml:space="preserve"> is </w:t>
      </w:r>
      <w:r w:rsidR="00861AE4" w:rsidRPr="00052EFC">
        <w:rPr>
          <w:rFonts w:cs="Arial"/>
          <w:b/>
        </w:rPr>
        <w:t>″</w:t>
      </w:r>
      <w:r w:rsidR="00861AE4">
        <w:rPr>
          <w:rFonts w:ascii="Courier New" w:hAnsi="Courier New" w:cs="Courier New"/>
          <w:b/>
        </w:rPr>
        <w:t>constructor</w:t>
      </w:r>
      <w:r w:rsidR="00861AE4" w:rsidRPr="00557892">
        <w:rPr>
          <w:rFonts w:cs="Arial"/>
          <w:b/>
        </w:rPr>
        <w:t>″</w:t>
      </w:r>
      <w:r>
        <w:t>, r</w:t>
      </w:r>
      <w:r w:rsidRPr="00E77497">
        <w:t xml:space="preserve">eturn </w:t>
      </w:r>
      <w:r w:rsidRPr="001F706A">
        <w:rPr>
          <w:i/>
        </w:rPr>
        <w:t>list</w:t>
      </w:r>
      <w:r>
        <w:t>.</w:t>
      </w:r>
      <w:r w:rsidRPr="00E77497">
        <w:t xml:space="preserve">Append  </w:t>
      </w:r>
      <w:r w:rsidRPr="001F706A">
        <w:rPr>
          <w:i/>
        </w:rPr>
        <w:t>ClassElement</w:t>
      </w:r>
      <w:r>
        <w:t xml:space="preserve"> </w:t>
      </w:r>
      <w:r w:rsidRPr="00E77497">
        <w:t xml:space="preserve">to the end of </w:t>
      </w:r>
      <w:r>
        <w:rPr>
          <w:i/>
        </w:rPr>
        <w:t>list</w:t>
      </w:r>
      <w:r w:rsidRPr="00E77497">
        <w:t>.</w:t>
      </w:r>
    </w:p>
    <w:p w14:paraId="5A015AD0" w14:textId="77777777" w:rsidR="00A30CF3" w:rsidRPr="00E77497" w:rsidRDefault="00A30CF3" w:rsidP="00DC1842">
      <w:pPr>
        <w:pStyle w:val="Alg4"/>
        <w:numPr>
          <w:ilvl w:val="0"/>
          <w:numId w:val="1353"/>
        </w:numPr>
        <w:spacing w:after="220"/>
        <w:contextualSpacing/>
      </w:pPr>
      <w:r w:rsidRPr="00E77497">
        <w:t xml:space="preserve">Return </w:t>
      </w:r>
      <w:r>
        <w:rPr>
          <w:i/>
        </w:rPr>
        <w:t>list</w:t>
      </w:r>
      <w:r w:rsidRPr="00E77497">
        <w:t>.</w:t>
      </w:r>
    </w:p>
    <w:p w14:paraId="0105CB7D" w14:textId="77777777"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rPr>
        <w:t>Prototype</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14:paraId="565C196E" w14:textId="77777777"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26487272" w14:textId="77777777" w:rsidR="00DC1842" w:rsidRDefault="00DC1842" w:rsidP="00DC1842">
      <w:pPr>
        <w:pStyle w:val="Alg4"/>
        <w:numPr>
          <w:ilvl w:val="0"/>
          <w:numId w:val="866"/>
        </w:numPr>
        <w:spacing w:after="220"/>
        <w:contextualSpacing/>
      </w:pPr>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p>
    <w:p w14:paraId="445B4A6B" w14:textId="77777777" w:rsidR="00DC1842" w:rsidRDefault="00DC1842" w:rsidP="00DC1842">
      <w:pPr>
        <w:pStyle w:val="Alg4"/>
        <w:numPr>
          <w:ilvl w:val="0"/>
          <w:numId w:val="866"/>
        </w:numPr>
        <w:spacing w:after="220"/>
        <w:contextualSpacing/>
      </w:pPr>
      <w:r>
        <w:t xml:space="preserve">If IsStatic of </w:t>
      </w:r>
      <w:r w:rsidRPr="001F706A">
        <w:rPr>
          <w:i/>
        </w:rPr>
        <w:t>ClassElement</w:t>
      </w:r>
      <w:r>
        <w:t xml:space="preserve"> is </w:t>
      </w:r>
      <w:r>
        <w:rPr>
          <w:b/>
          <w:bCs/>
        </w:rPr>
        <w:t>true</w:t>
      </w:r>
      <w:r>
        <w:t>, r</w:t>
      </w:r>
      <w:r w:rsidRPr="00E77497">
        <w:t xml:space="preserve">eturn a </w:t>
      </w:r>
      <w:r>
        <w:t>new empty List.</w:t>
      </w:r>
    </w:p>
    <w:p w14:paraId="7D42BDE3" w14:textId="77777777" w:rsidR="00DC1842" w:rsidRPr="00E77497" w:rsidRDefault="00DC1842" w:rsidP="00DC1842">
      <w:pPr>
        <w:pStyle w:val="Alg4"/>
        <w:numPr>
          <w:ilvl w:val="0"/>
          <w:numId w:val="866"/>
        </w:numPr>
        <w:spacing w:after="220"/>
        <w:contextualSpacing/>
      </w:pPr>
      <w:r>
        <w:t xml:space="preserve">Return a </w:t>
      </w:r>
      <w:r w:rsidRPr="00E77497">
        <w:t xml:space="preserve">List containing PropName of </w:t>
      </w:r>
      <w:r w:rsidRPr="001F706A">
        <w:rPr>
          <w:i/>
        </w:rPr>
        <w:t>ClassElement</w:t>
      </w:r>
      <w:r w:rsidRPr="00E77497">
        <w:t>.</w:t>
      </w:r>
    </w:p>
    <w:p w14:paraId="047BB790" w14:textId="77777777"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193DB9CD" w14:textId="77777777" w:rsidR="00DC1842" w:rsidRPr="00E77497" w:rsidRDefault="00DC1842" w:rsidP="00DC1842">
      <w:pPr>
        <w:pStyle w:val="Alg4"/>
        <w:numPr>
          <w:ilvl w:val="0"/>
          <w:numId w:val="867"/>
        </w:numPr>
        <w:contextualSpacing/>
      </w:pPr>
      <w:r w:rsidRPr="00E77497">
        <w:t xml:space="preserve">Let </w:t>
      </w:r>
      <w:r>
        <w:rPr>
          <w:i/>
        </w:rPr>
        <w:t>list</w:t>
      </w:r>
      <w:r w:rsidRPr="00E77497">
        <w:t xml:space="preserve"> be </w:t>
      </w:r>
      <w:r>
        <w:t>Prototype</w:t>
      </w:r>
      <w:r w:rsidRPr="00E77497">
        <w:t>Property</w:t>
      </w:r>
      <w:r>
        <w:t>Name</w:t>
      </w:r>
      <w:r w:rsidRPr="00E77497">
        <w:t xml:space="preserve">List of </w:t>
      </w:r>
      <w:r>
        <w:rPr>
          <w:rStyle w:val="bnf"/>
        </w:rPr>
        <w:t>ClassElementList</w:t>
      </w:r>
      <w:r w:rsidRPr="00E77497">
        <w:rPr>
          <w:rStyle w:val="bnf"/>
          <w:i w:val="0"/>
        </w:rPr>
        <w:t>.</w:t>
      </w:r>
    </w:p>
    <w:p w14:paraId="700DA092" w14:textId="77777777" w:rsidR="00DC1842" w:rsidRDefault="00DC1842" w:rsidP="00DC1842">
      <w:pPr>
        <w:pStyle w:val="Alg4"/>
        <w:numPr>
          <w:ilvl w:val="0"/>
          <w:numId w:val="867"/>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14:paraId="55D5FC98" w14:textId="77777777" w:rsidR="00DC1842" w:rsidRDefault="00DC1842" w:rsidP="00DC1842">
      <w:pPr>
        <w:pStyle w:val="Alg4"/>
        <w:numPr>
          <w:ilvl w:val="0"/>
          <w:numId w:val="867"/>
        </w:numPr>
        <w:spacing w:after="220"/>
        <w:contextualSpacing/>
      </w:pPr>
      <w:r>
        <w:t xml:space="preserve">If IsStatic of </w:t>
      </w:r>
      <w:r w:rsidRPr="001F706A">
        <w:rPr>
          <w:i/>
        </w:rPr>
        <w:t>ClassElement</w:t>
      </w:r>
      <w:r>
        <w:t xml:space="preserve"> is </w:t>
      </w:r>
      <w:r>
        <w:rPr>
          <w:b/>
          <w:bCs/>
        </w:rPr>
        <w:t>true</w:t>
      </w:r>
      <w:r>
        <w:t>, r</w:t>
      </w:r>
      <w:r w:rsidRPr="00E77497">
        <w:t xml:space="preserve">eturn </w:t>
      </w:r>
      <w:r w:rsidRPr="001F706A">
        <w:rPr>
          <w:i/>
        </w:rPr>
        <w:t>list</w:t>
      </w:r>
      <w:r>
        <w:t>.</w:t>
      </w:r>
    </w:p>
    <w:p w14:paraId="0D48414B" w14:textId="77777777" w:rsidR="00DC1842" w:rsidRPr="00E77497" w:rsidRDefault="00DC1842" w:rsidP="00DC1842">
      <w:pPr>
        <w:pStyle w:val="Alg4"/>
        <w:numPr>
          <w:ilvl w:val="0"/>
          <w:numId w:val="867"/>
        </w:numPr>
        <w:contextualSpacing/>
      </w:pPr>
      <w:r w:rsidRPr="00E77497">
        <w:t xml:space="preserve">Append  PropName of </w:t>
      </w:r>
      <w:r w:rsidRPr="001F706A">
        <w:rPr>
          <w:i/>
        </w:rPr>
        <w:t>ClassElement</w:t>
      </w:r>
      <w:r>
        <w:t xml:space="preserve"> </w:t>
      </w:r>
      <w:r w:rsidRPr="00E77497">
        <w:t xml:space="preserve">to the end of </w:t>
      </w:r>
      <w:r>
        <w:rPr>
          <w:i/>
        </w:rPr>
        <w:t>list</w:t>
      </w:r>
      <w:r w:rsidRPr="00E77497">
        <w:t>.</w:t>
      </w:r>
    </w:p>
    <w:p w14:paraId="27FD8734" w14:textId="77777777" w:rsidR="00DC1842" w:rsidRPr="00E77497" w:rsidRDefault="00DC1842" w:rsidP="00DC1842">
      <w:pPr>
        <w:pStyle w:val="Alg4"/>
        <w:numPr>
          <w:ilvl w:val="0"/>
          <w:numId w:val="867"/>
        </w:numPr>
        <w:spacing w:after="220"/>
        <w:contextualSpacing/>
      </w:pPr>
      <w:r w:rsidRPr="00E77497">
        <w:t xml:space="preserve">Return </w:t>
      </w:r>
      <w:r>
        <w:rPr>
          <w:i/>
        </w:rPr>
        <w:t>list</w:t>
      </w:r>
      <w:r w:rsidRPr="00E77497">
        <w:t>.</w:t>
      </w:r>
    </w:p>
    <w:p w14:paraId="4438AF21" w14:textId="77777777" w:rsidR="001F706A" w:rsidRPr="00E77497" w:rsidRDefault="001F706A" w:rsidP="001F706A">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14:paraId="4DA36BA4" w14:textId="77777777" w:rsidR="001F706A" w:rsidRPr="00E77497" w:rsidRDefault="001F706A" w:rsidP="001F706A">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14:paraId="11654693" w14:textId="77777777" w:rsidR="001F706A" w:rsidRPr="00E77497" w:rsidRDefault="001F706A" w:rsidP="00DC1842">
      <w:pPr>
        <w:pStyle w:val="Alg4"/>
        <w:numPr>
          <w:ilvl w:val="0"/>
          <w:numId w:val="1354"/>
        </w:numPr>
        <w:spacing w:after="220"/>
        <w:contextualSpacing/>
      </w:pPr>
      <w:r>
        <w:t xml:space="preserve">Return </w:t>
      </w:r>
      <w:r w:rsidRPr="001F706A">
        <w:rPr>
          <w:rFonts w:ascii="Arial" w:hAnsi="Arial" w:cs="Arial"/>
        </w:rPr>
        <w:t>empty</w:t>
      </w:r>
      <w:r>
        <w:t>.</w:t>
      </w:r>
    </w:p>
    <w:p w14:paraId="755140A1" w14:textId="77777777" w:rsidR="00305E2B" w:rsidRPr="00E77497" w:rsidRDefault="00305E2B" w:rsidP="00305E2B">
      <w:pPr>
        <w:rPr>
          <w:rFonts w:ascii="Helvetica" w:hAnsi="Helvetica"/>
          <w:b/>
        </w:rPr>
      </w:pPr>
      <w:r w:rsidRPr="00E77497">
        <w:rPr>
          <w:rFonts w:ascii="Helvetica" w:hAnsi="Helvetica"/>
          <w:b/>
        </w:rPr>
        <w:t xml:space="preserve">Static Semantics:  </w:t>
      </w:r>
      <w:r w:rsidR="00DC1842">
        <w:rPr>
          <w:rFonts w:ascii="Helvetica" w:hAnsi="Helvetica"/>
          <w:b/>
        </w:rPr>
        <w:t>Static</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14:paraId="4929486A" w14:textId="77777777"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4FCBE1F3" w14:textId="77777777" w:rsidR="0068164B" w:rsidRDefault="0068164B" w:rsidP="00DC1842">
      <w:pPr>
        <w:pStyle w:val="Alg4"/>
        <w:numPr>
          <w:ilvl w:val="0"/>
          <w:numId w:val="1355"/>
        </w:numPr>
        <w:spacing w:after="220"/>
        <w:contextualSpacing/>
      </w:pPr>
      <w:r>
        <w:t>If PropName</w:t>
      </w:r>
      <w:r w:rsidR="001F706A">
        <w:t xml:space="preserve"> of</w:t>
      </w:r>
      <w:r>
        <w:t xml:space="preserve"> </w:t>
      </w:r>
      <w:r w:rsidRPr="001F706A">
        <w:rPr>
          <w:i/>
        </w:rPr>
        <w:t>ClassElement</w:t>
      </w:r>
      <w:r>
        <w:t xml:space="preserve"> is </w:t>
      </w:r>
      <w:r w:rsidRPr="001F706A">
        <w:rPr>
          <w:rFonts w:ascii="Arial" w:hAnsi="Arial" w:cs="Arial"/>
        </w:rPr>
        <w:t>empty</w:t>
      </w:r>
      <w:r w:rsidR="001F706A">
        <w:t>, r</w:t>
      </w:r>
      <w:r w:rsidR="00305E2B" w:rsidRPr="00E77497">
        <w:t xml:space="preserve">eturn a </w:t>
      </w:r>
      <w:r w:rsidR="00305E2B">
        <w:t xml:space="preserve">new </w:t>
      </w:r>
      <w:r>
        <w:t>empty List.</w:t>
      </w:r>
    </w:p>
    <w:p w14:paraId="5BA80024" w14:textId="77777777" w:rsidR="00DC1842" w:rsidRDefault="00DC1842" w:rsidP="00DC1842">
      <w:pPr>
        <w:pStyle w:val="Alg4"/>
        <w:numPr>
          <w:ilvl w:val="0"/>
          <w:numId w:val="1355"/>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14:paraId="571A4F40" w14:textId="77777777" w:rsidR="00305E2B" w:rsidRPr="00E77497" w:rsidRDefault="001F706A" w:rsidP="00DC1842">
      <w:pPr>
        <w:pStyle w:val="Alg4"/>
        <w:numPr>
          <w:ilvl w:val="0"/>
          <w:numId w:val="1355"/>
        </w:numPr>
        <w:spacing w:after="220"/>
        <w:contextualSpacing/>
      </w:pPr>
      <w:r>
        <w:t xml:space="preserve">Return a </w:t>
      </w:r>
      <w:r w:rsidR="00305E2B" w:rsidRPr="00E77497">
        <w:t xml:space="preserve">List containing PropName of </w:t>
      </w:r>
      <w:r w:rsidRPr="001F706A">
        <w:rPr>
          <w:i/>
        </w:rPr>
        <w:t>ClassElement</w:t>
      </w:r>
      <w:r w:rsidR="00305E2B" w:rsidRPr="00E77497">
        <w:t>.</w:t>
      </w:r>
    </w:p>
    <w:p w14:paraId="275F32DA" w14:textId="77777777"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ClassElementList</w:t>
      </w:r>
      <w:r w:rsidRPr="00E77497">
        <w:rPr>
          <w:rStyle w:val="bnf"/>
        </w:rPr>
        <w:t xml:space="preserve"> </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0A2E9E8E" w14:textId="77777777" w:rsidR="00305E2B" w:rsidRPr="00E77497" w:rsidRDefault="00305E2B" w:rsidP="00DC1842">
      <w:pPr>
        <w:pStyle w:val="Alg4"/>
        <w:numPr>
          <w:ilvl w:val="0"/>
          <w:numId w:val="1356"/>
        </w:numPr>
        <w:contextualSpacing/>
      </w:pPr>
      <w:r w:rsidRPr="00E77497">
        <w:t xml:space="preserve">Let </w:t>
      </w:r>
      <w:r>
        <w:rPr>
          <w:i/>
        </w:rPr>
        <w:t>list</w:t>
      </w:r>
      <w:r w:rsidRPr="00E77497">
        <w:t xml:space="preserve"> be </w:t>
      </w:r>
      <w:r w:rsidR="00DC1842">
        <w:t>Static</w:t>
      </w:r>
      <w:r w:rsidRPr="00E77497">
        <w:t>Property</w:t>
      </w:r>
      <w:r>
        <w:t>Name</w:t>
      </w:r>
      <w:r w:rsidRPr="00E77497">
        <w:t xml:space="preserve">List of </w:t>
      </w:r>
      <w:r w:rsidR="001F706A">
        <w:rPr>
          <w:rStyle w:val="bnf"/>
        </w:rPr>
        <w:t>ClassEle</w:t>
      </w:r>
      <w:r w:rsidR="00C700A2">
        <w:rPr>
          <w:rStyle w:val="bnf"/>
        </w:rPr>
        <w:t>m</w:t>
      </w:r>
      <w:r w:rsidR="001F706A">
        <w:rPr>
          <w:rStyle w:val="bnf"/>
        </w:rPr>
        <w:t>ent</w:t>
      </w:r>
      <w:r>
        <w:rPr>
          <w:rStyle w:val="bnf"/>
        </w:rPr>
        <w:t>List</w:t>
      </w:r>
      <w:r w:rsidRPr="00E77497">
        <w:rPr>
          <w:rStyle w:val="bnf"/>
          <w:i w:val="0"/>
        </w:rPr>
        <w:t>.</w:t>
      </w:r>
    </w:p>
    <w:p w14:paraId="39855A65" w14:textId="77777777" w:rsidR="001F706A" w:rsidRDefault="001F706A" w:rsidP="00DC1842">
      <w:pPr>
        <w:pStyle w:val="Alg4"/>
        <w:numPr>
          <w:ilvl w:val="0"/>
          <w:numId w:val="1356"/>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14:paraId="4BE99FFE" w14:textId="77777777" w:rsidR="00DC1842" w:rsidRDefault="00DC1842" w:rsidP="00DC1842">
      <w:pPr>
        <w:pStyle w:val="Alg4"/>
        <w:numPr>
          <w:ilvl w:val="0"/>
          <w:numId w:val="1356"/>
        </w:numPr>
        <w:spacing w:after="220"/>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14:paraId="5CABC22A" w14:textId="77777777" w:rsidR="00305E2B" w:rsidRPr="00E77497" w:rsidRDefault="00305E2B" w:rsidP="00DC1842">
      <w:pPr>
        <w:pStyle w:val="Alg4"/>
        <w:numPr>
          <w:ilvl w:val="0"/>
          <w:numId w:val="1356"/>
        </w:numPr>
        <w:contextualSpacing/>
      </w:pPr>
      <w:r w:rsidRPr="00E77497">
        <w:t xml:space="preserve">Append  PropName of </w:t>
      </w:r>
      <w:r w:rsidR="001F706A" w:rsidRPr="001F706A">
        <w:rPr>
          <w:i/>
        </w:rPr>
        <w:t>ClassElement</w:t>
      </w:r>
      <w:r w:rsidR="001F706A">
        <w:t xml:space="preserve"> </w:t>
      </w:r>
      <w:r w:rsidRPr="00E77497">
        <w:t xml:space="preserve">to the end of </w:t>
      </w:r>
      <w:r>
        <w:rPr>
          <w:i/>
        </w:rPr>
        <w:t>list</w:t>
      </w:r>
      <w:r w:rsidRPr="00E77497">
        <w:t>.</w:t>
      </w:r>
    </w:p>
    <w:p w14:paraId="4444BEDE" w14:textId="77777777" w:rsidR="00305E2B" w:rsidRPr="00E77497" w:rsidRDefault="00305E2B" w:rsidP="00DC1842">
      <w:pPr>
        <w:pStyle w:val="Alg4"/>
        <w:numPr>
          <w:ilvl w:val="0"/>
          <w:numId w:val="1356"/>
        </w:numPr>
        <w:spacing w:after="220"/>
        <w:contextualSpacing/>
      </w:pPr>
      <w:r w:rsidRPr="00E77497">
        <w:t xml:space="preserve">Return </w:t>
      </w:r>
      <w:r>
        <w:rPr>
          <w:i/>
        </w:rPr>
        <w:t>list</w:t>
      </w:r>
      <w:r w:rsidRPr="00E77497">
        <w:t>.</w:t>
      </w:r>
    </w:p>
    <w:p w14:paraId="1C5B1CEC" w14:textId="77777777"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rPr>
        <w:t>Static</w:t>
      </w:r>
      <w:r>
        <w:rPr>
          <w:rFonts w:ascii="Helvetica" w:hAnsi="Helvetica"/>
          <w:b/>
          <w:lang w:eastAsia="en-US"/>
        </w:rPr>
        <w:t>Method</w:t>
      </w:r>
      <w:r w:rsidRPr="00E77497">
        <w:rPr>
          <w:rFonts w:ascii="Helvetica" w:hAnsi="Helvetica"/>
          <w:b/>
          <w:lang w:eastAsia="en-US"/>
        </w:rPr>
        <w:t>De</w:t>
      </w:r>
      <w:r>
        <w:rPr>
          <w:rFonts w:ascii="Helvetica" w:hAnsi="Helvetica"/>
          <w:b/>
          <w:lang w:eastAsia="en-US"/>
        </w:rPr>
        <w:t>finition</w:t>
      </w:r>
      <w:r w:rsidRPr="00E77497">
        <w:rPr>
          <w:rFonts w:ascii="Helvetica" w:hAnsi="Helvetica"/>
          <w:b/>
          <w:lang w:eastAsia="en-US"/>
        </w:rPr>
        <w:t>s</w:t>
      </w:r>
    </w:p>
    <w:p w14:paraId="6E714E24" w14:textId="77777777"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0BCFB511" w14:textId="77777777" w:rsidR="002D52EE" w:rsidRDefault="002D52EE" w:rsidP="002D52EE">
      <w:pPr>
        <w:pStyle w:val="Alg4"/>
        <w:numPr>
          <w:ilvl w:val="0"/>
          <w:numId w:val="1349"/>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F92BFE">
        <w:t>then</w:t>
      </w:r>
      <w:r>
        <w:t>, r</w:t>
      </w:r>
      <w:r w:rsidRPr="00E77497">
        <w:t xml:space="preserve">eturn a </w:t>
      </w:r>
      <w:r>
        <w:t>new empty List.</w:t>
      </w:r>
    </w:p>
    <w:p w14:paraId="3A61F590" w14:textId="77777777" w:rsidR="00DC1842" w:rsidRDefault="00DC1842" w:rsidP="00DC1842">
      <w:pPr>
        <w:pStyle w:val="Alg4"/>
        <w:numPr>
          <w:ilvl w:val="0"/>
          <w:numId w:val="1349"/>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14:paraId="5B166B7B" w14:textId="77777777" w:rsidR="00DC1842" w:rsidRPr="00E77497" w:rsidRDefault="00DC1842" w:rsidP="00DC1842">
      <w:pPr>
        <w:pStyle w:val="Alg4"/>
        <w:numPr>
          <w:ilvl w:val="0"/>
          <w:numId w:val="1349"/>
        </w:numPr>
        <w:spacing w:after="220"/>
        <w:contextualSpacing/>
      </w:pPr>
      <w:r>
        <w:t xml:space="preserve">Return a </w:t>
      </w:r>
      <w:r w:rsidRPr="00E77497">
        <w:t xml:space="preserve">List containing </w:t>
      </w:r>
      <w:r w:rsidRPr="001F706A">
        <w:rPr>
          <w:i/>
        </w:rPr>
        <w:t>ClassElement</w:t>
      </w:r>
      <w:r w:rsidRPr="00E77497">
        <w:t>.</w:t>
      </w:r>
    </w:p>
    <w:p w14:paraId="0626232E" w14:textId="77777777"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002058DB" w14:textId="77777777" w:rsidR="00DC1842" w:rsidRPr="00E77497" w:rsidRDefault="00DC1842" w:rsidP="00DC1842">
      <w:pPr>
        <w:pStyle w:val="Alg4"/>
        <w:numPr>
          <w:ilvl w:val="0"/>
          <w:numId w:val="1350"/>
        </w:numPr>
        <w:contextualSpacing/>
      </w:pPr>
      <w:r w:rsidRPr="00E77497">
        <w:t xml:space="preserve">Let </w:t>
      </w:r>
      <w:r>
        <w:rPr>
          <w:i/>
        </w:rPr>
        <w:t>list</w:t>
      </w:r>
      <w:r w:rsidRPr="00E77497">
        <w:t xml:space="preserve"> be </w:t>
      </w:r>
      <w:r>
        <w:t>StaticMethodDefinitions</w:t>
      </w:r>
      <w:r w:rsidRPr="00E77497">
        <w:t xml:space="preserve"> of </w:t>
      </w:r>
      <w:r>
        <w:rPr>
          <w:rStyle w:val="bnf"/>
        </w:rPr>
        <w:t>ClassElementList</w:t>
      </w:r>
      <w:r w:rsidRPr="00E77497">
        <w:rPr>
          <w:rStyle w:val="bnf"/>
          <w:i w:val="0"/>
        </w:rPr>
        <w:t>.</w:t>
      </w:r>
    </w:p>
    <w:p w14:paraId="73FD856C" w14:textId="77777777" w:rsidR="001E6EA1" w:rsidRDefault="001E6EA1" w:rsidP="001E6EA1">
      <w:pPr>
        <w:pStyle w:val="Alg4"/>
        <w:numPr>
          <w:ilvl w:val="0"/>
          <w:numId w:val="1350"/>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F92BFE">
        <w:t>then</w:t>
      </w:r>
      <w:r>
        <w:t>, r</w:t>
      </w:r>
      <w:r w:rsidRPr="00E77497">
        <w:t xml:space="preserve">eturn </w:t>
      </w:r>
      <w:r w:rsidRPr="001F706A">
        <w:rPr>
          <w:i/>
        </w:rPr>
        <w:t>list</w:t>
      </w:r>
      <w:r>
        <w:t>.</w:t>
      </w:r>
    </w:p>
    <w:p w14:paraId="5FF48575" w14:textId="77777777" w:rsidR="00DC1842" w:rsidRDefault="00DC1842" w:rsidP="00DC1842">
      <w:pPr>
        <w:pStyle w:val="Alg4"/>
        <w:numPr>
          <w:ilvl w:val="0"/>
          <w:numId w:val="1350"/>
        </w:numPr>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14:paraId="42B0C015" w14:textId="77777777" w:rsidR="00DC1842" w:rsidRPr="00E77497" w:rsidRDefault="00DC1842" w:rsidP="00DC1842">
      <w:pPr>
        <w:pStyle w:val="Alg4"/>
        <w:numPr>
          <w:ilvl w:val="0"/>
          <w:numId w:val="1350"/>
        </w:numPr>
        <w:contextualSpacing/>
      </w:pPr>
      <w:r w:rsidRPr="00E77497">
        <w:t xml:space="preserve">Append  </w:t>
      </w:r>
      <w:r w:rsidRPr="001F706A">
        <w:rPr>
          <w:i/>
        </w:rPr>
        <w:t>ClassElement</w:t>
      </w:r>
      <w:r>
        <w:t xml:space="preserve"> </w:t>
      </w:r>
      <w:r w:rsidRPr="00E77497">
        <w:t xml:space="preserve">to the end of </w:t>
      </w:r>
      <w:r>
        <w:rPr>
          <w:i/>
        </w:rPr>
        <w:t>list</w:t>
      </w:r>
      <w:r w:rsidRPr="00E77497">
        <w:t>.</w:t>
      </w:r>
    </w:p>
    <w:p w14:paraId="11C5B2A9" w14:textId="77777777" w:rsidR="00DC1842" w:rsidRPr="00E77497" w:rsidRDefault="00DC1842" w:rsidP="00DC1842">
      <w:pPr>
        <w:pStyle w:val="Alg4"/>
        <w:numPr>
          <w:ilvl w:val="0"/>
          <w:numId w:val="1350"/>
        </w:numPr>
        <w:spacing w:after="220"/>
        <w:contextualSpacing/>
      </w:pPr>
      <w:r w:rsidRPr="00E77497">
        <w:t xml:space="preserve">Return </w:t>
      </w:r>
      <w:r>
        <w:rPr>
          <w:i/>
        </w:rPr>
        <w:t>list</w:t>
      </w:r>
      <w:r w:rsidRPr="00E77497">
        <w:t>.</w:t>
      </w:r>
    </w:p>
    <w:p w14:paraId="6863A661" w14:textId="77777777" w:rsidR="00D97798" w:rsidRPr="00E77497" w:rsidRDefault="00D97798" w:rsidP="00D97798">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51F2BECA" w14:textId="77777777"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688E2645" w14:textId="77777777" w:rsidR="00D97798" w:rsidRPr="00E77497" w:rsidRDefault="00D97798" w:rsidP="00D97798">
      <w:pPr>
        <w:pStyle w:val="Alg4"/>
        <w:numPr>
          <w:ilvl w:val="0"/>
          <w:numId w:val="849"/>
        </w:numPr>
        <w:spacing w:after="220"/>
        <w:contextualSpacing/>
      </w:pPr>
      <w:r w:rsidRPr="00E77497">
        <w:t>Return an empty List.</w:t>
      </w:r>
    </w:p>
    <w:p w14:paraId="305F0B92" w14:textId="77777777" w:rsidR="00636E38" w:rsidRPr="00E77497" w:rsidRDefault="00636E38" w:rsidP="00D148E9">
      <w:pPr>
        <w:pStyle w:val="40"/>
      </w:pPr>
      <w:r w:rsidRPr="00E77497">
        <w:t>Runtime Semantics</w:t>
      </w:r>
    </w:p>
    <w:p w14:paraId="494BA619" w14:textId="77777777" w:rsidR="00DE408A" w:rsidRDefault="00DE408A" w:rsidP="00DE408A">
      <w:pPr>
        <w:keepNext/>
        <w:rPr>
          <w:rFonts w:ascii="Helvetica" w:hAnsi="Helvetica"/>
          <w:b/>
          <w:spacing w:val="6"/>
        </w:rPr>
      </w:pPr>
      <w:r w:rsidRPr="004418C4">
        <w:rPr>
          <w:rFonts w:ascii="Helvetica" w:hAnsi="Helvetica"/>
          <w:b/>
        </w:rPr>
        <w:t xml:space="preserve">Runtime Semantics: </w:t>
      </w:r>
      <w:r w:rsidR="001572F0">
        <w:rPr>
          <w:rFonts w:ascii="Helvetica" w:hAnsi="Helvetica"/>
          <w:b/>
          <w:spacing w:val="6"/>
        </w:rPr>
        <w:t>ClassDefinitionEvaluation</w:t>
      </w:r>
    </w:p>
    <w:p w14:paraId="762FE08D" w14:textId="77777777" w:rsidR="00DE408A" w:rsidRPr="004418C4" w:rsidRDefault="00DE408A" w:rsidP="00DE408A">
      <w:pPr>
        <w:ind w:left="360"/>
      </w:pPr>
      <w:r>
        <w:t>W</w:t>
      </w:r>
      <w:r w:rsidRPr="004418C4">
        <w:t xml:space="preserve">ith </w:t>
      </w:r>
      <w:r>
        <w:t>parameter</w:t>
      </w:r>
      <w:r w:rsidRPr="004418C4">
        <w:t xml:space="preserve"> </w:t>
      </w:r>
      <w:r w:rsidR="001572F0">
        <w:rPr>
          <w:rFonts w:ascii="Times New Roman" w:hAnsi="Times New Roman"/>
          <w:i/>
        </w:rPr>
        <w:t>className</w:t>
      </w:r>
      <w:r>
        <w:t>.</w:t>
      </w:r>
    </w:p>
    <w:p w14:paraId="25C66867" w14:textId="77777777" w:rsidR="0005787D" w:rsidRPr="00E77497" w:rsidRDefault="0005787D" w:rsidP="0005787D">
      <w:pPr>
        <w:jc w:val="left"/>
      </w:pPr>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p>
    <w:p w14:paraId="479FEF8A" w14:textId="77777777" w:rsidR="00E06D29" w:rsidRDefault="0005787D" w:rsidP="00DE408A">
      <w:pPr>
        <w:numPr>
          <w:ilvl w:val="0"/>
          <w:numId w:val="855"/>
        </w:numPr>
        <w:contextualSpacing/>
        <w:rPr>
          <w:rFonts w:ascii="Times New Roman" w:hAnsi="Times New Roman"/>
        </w:rPr>
      </w:pPr>
      <w:r>
        <w:rPr>
          <w:rFonts w:ascii="Times New Roman" w:hAnsi="Times New Roman"/>
        </w:rPr>
        <w:t xml:space="preserve">If </w:t>
      </w:r>
      <w:r w:rsidR="00FA7F7F" w:rsidRPr="00594449">
        <w:rPr>
          <w:rFonts w:ascii="Times New Roman" w:hAnsi="Times New Roman"/>
          <w:i/>
        </w:rPr>
        <w:t>ClassHeritage</w:t>
      </w:r>
      <w:r w:rsidR="00FA7F7F" w:rsidRPr="00594449">
        <w:rPr>
          <w:rFonts w:cs="Arial"/>
          <w:vertAlign w:val="subscript"/>
        </w:rPr>
        <w:t>opt</w:t>
      </w:r>
      <w:r>
        <w:rPr>
          <w:rFonts w:ascii="Times New Roman" w:hAnsi="Times New Roman"/>
        </w:rPr>
        <w:t xml:space="preserve"> is not present, then</w:t>
      </w:r>
    </w:p>
    <w:p w14:paraId="5DB55CD8" w14:textId="77777777" w:rsidR="00FA7F7F" w:rsidRPr="00C2603F" w:rsidRDefault="0005787D" w:rsidP="00C2603F">
      <w:pPr>
        <w:numPr>
          <w:ilvl w:val="1"/>
          <w:numId w:val="855"/>
        </w:numPr>
        <w:contextualSpacing/>
        <w:rPr>
          <w:rFonts w:ascii="Times New Roman" w:hAnsi="Times New Roman"/>
        </w:rPr>
      </w:pPr>
      <w:r>
        <w:rPr>
          <w:rFonts w:ascii="Times New Roman" w:hAnsi="Times New Roman"/>
        </w:rPr>
        <w:t xml:space="preserve"> let </w:t>
      </w:r>
      <w:r w:rsidR="00E06D29">
        <w:rPr>
          <w:rFonts w:ascii="Times New Roman" w:hAnsi="Times New Roman"/>
          <w:i/>
        </w:rPr>
        <w:t>protoParent</w:t>
      </w:r>
      <w:r>
        <w:rPr>
          <w:rFonts w:ascii="Times New Roman" w:hAnsi="Times New Roman"/>
        </w:rPr>
        <w:t xml:space="preserve"> be </w:t>
      </w:r>
      <w:r w:rsidR="00FA7F7F" w:rsidRPr="00557892">
        <w:rPr>
          <w:rFonts w:ascii="Times New Roman" w:hAnsi="Times New Roman"/>
        </w:rPr>
        <w:t>the intrinsic object</w:t>
      </w:r>
      <w:r w:rsidR="00FA7F7F">
        <w:t xml:space="preserve"> %ObjectPrototype%</w:t>
      </w:r>
      <w:r w:rsidR="00E06D29">
        <w:rPr>
          <w:rFonts w:ascii="Times New Roman" w:hAnsi="Times New Roman"/>
        </w:rPr>
        <w:t>.</w:t>
      </w:r>
    </w:p>
    <w:p w14:paraId="11B7B0E6" w14:textId="77777777" w:rsidR="00E06D29" w:rsidRDefault="00E06D29" w:rsidP="00C2603F">
      <w:pPr>
        <w:numPr>
          <w:ilvl w:val="1"/>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14:paraId="4F0A26A5" w14:textId="77777777" w:rsidR="00B42F6E" w:rsidRDefault="00FA7F7F" w:rsidP="00DE408A">
      <w:pPr>
        <w:numPr>
          <w:ilvl w:val="0"/>
          <w:numId w:val="855"/>
        </w:numPr>
        <w:contextualSpacing/>
        <w:rPr>
          <w:rFonts w:ascii="Times New Roman" w:hAnsi="Times New Roman"/>
        </w:rPr>
      </w:pPr>
      <w:r>
        <w:rPr>
          <w:rFonts w:ascii="Times New Roman" w:hAnsi="Times New Roman"/>
        </w:rPr>
        <w:t xml:space="preserve">Else </w:t>
      </w:r>
    </w:p>
    <w:p w14:paraId="53795F88" w14:textId="77777777" w:rsidR="00FA7F7F" w:rsidRDefault="00B42F6E" w:rsidP="00B42F6E">
      <w:pPr>
        <w:numPr>
          <w:ilvl w:val="1"/>
          <w:numId w:val="855"/>
        </w:numPr>
        <w:contextualSpacing/>
        <w:rPr>
          <w:rFonts w:ascii="Times New Roman" w:hAnsi="Times New Roman"/>
        </w:rPr>
      </w:pPr>
      <w:r>
        <w:rPr>
          <w:rFonts w:ascii="Times New Roman" w:hAnsi="Times New Roman"/>
        </w:rPr>
        <w:t>L</w:t>
      </w:r>
      <w:r w:rsidR="00FA7F7F">
        <w:rPr>
          <w:rFonts w:ascii="Times New Roman" w:hAnsi="Times New Roman"/>
        </w:rPr>
        <w:t xml:space="preserve">et </w:t>
      </w:r>
      <w:r w:rsidR="00FA7F7F" w:rsidRPr="00B42F6E">
        <w:rPr>
          <w:rFonts w:ascii="Times New Roman" w:hAnsi="Times New Roman"/>
          <w:i/>
        </w:rPr>
        <w:t>superclass</w:t>
      </w:r>
      <w:r w:rsidR="00FA7F7F">
        <w:rPr>
          <w:rFonts w:ascii="Times New Roman" w:hAnsi="Times New Roman"/>
        </w:rPr>
        <w:t xml:space="preserve"> be the result of evaluating </w:t>
      </w:r>
      <w:r w:rsidR="00FA7F7F" w:rsidRPr="00594449">
        <w:rPr>
          <w:rFonts w:ascii="Times New Roman" w:hAnsi="Times New Roman"/>
          <w:i/>
        </w:rPr>
        <w:t>ClassHeritage</w:t>
      </w:r>
      <w:r w:rsidR="00FA7F7F">
        <w:rPr>
          <w:rFonts w:ascii="Times New Roman" w:hAnsi="Times New Roman"/>
        </w:rPr>
        <w:t>.</w:t>
      </w:r>
    </w:p>
    <w:p w14:paraId="7252CB35" w14:textId="77777777" w:rsidR="00FA7F7F" w:rsidRDefault="00FA7F7F" w:rsidP="00B42F6E">
      <w:pPr>
        <w:numPr>
          <w:ilvl w:val="1"/>
          <w:numId w:val="855"/>
        </w:numPr>
        <w:contextualSpacing/>
        <w:rPr>
          <w:rFonts w:ascii="Times New Roman" w:hAnsi="Times New Roman"/>
        </w:rPr>
      </w:pPr>
      <w:r>
        <w:rPr>
          <w:rFonts w:ascii="Times New Roman" w:hAnsi="Times New Roman"/>
        </w:rPr>
        <w:t>ReturnIfAbrupt(</w:t>
      </w:r>
      <w:r w:rsidRPr="00B42F6E">
        <w:rPr>
          <w:rFonts w:ascii="Times New Roman" w:hAnsi="Times New Roman"/>
          <w:i/>
        </w:rPr>
        <w:t>superclass</w:t>
      </w:r>
      <w:r>
        <w:rPr>
          <w:rFonts w:ascii="Times New Roman" w:hAnsi="Times New Roman"/>
        </w:rPr>
        <w:t>).</w:t>
      </w:r>
    </w:p>
    <w:p w14:paraId="6D4A922F" w14:textId="77777777" w:rsidR="000D57B8" w:rsidRDefault="000D57B8" w:rsidP="00B42F6E">
      <w:pPr>
        <w:numPr>
          <w:ilvl w:val="1"/>
          <w:numId w:val="855"/>
        </w:numPr>
        <w:contextualSpacing/>
        <w:rPr>
          <w:rFonts w:ascii="Times New Roman" w:hAnsi="Times New Roman"/>
        </w:rPr>
      </w:pPr>
      <w:r>
        <w:rPr>
          <w:rFonts w:ascii="Times New Roman" w:hAnsi="Times New Roman"/>
        </w:rPr>
        <w:t xml:space="preserve">If </w:t>
      </w:r>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p>
    <w:p w14:paraId="60D6FE7F" w14:textId="77777777" w:rsidR="000D57B8" w:rsidRPr="00ED2E78" w:rsidRDefault="002C0B43" w:rsidP="00C2603F">
      <w:pPr>
        <w:numPr>
          <w:ilvl w:val="2"/>
          <w:numId w:val="855"/>
        </w:numPr>
        <w:contextualSpacing/>
        <w:rPr>
          <w:rFonts w:ascii="Times New Roman" w:hAnsi="Times New Roman"/>
        </w:rPr>
      </w:pPr>
      <w:r>
        <w:rPr>
          <w:rFonts w:ascii="Times New Roman" w:hAnsi="Times New Roman"/>
        </w:rPr>
        <w:t>L</w:t>
      </w:r>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r w:rsidR="000D57B8" w:rsidRPr="000D57B8">
        <w:rPr>
          <w:rFonts w:ascii="Times New Roman" w:hAnsi="Times New Roman"/>
          <w:b/>
        </w:rPr>
        <w:t xml:space="preserve"> </w:t>
      </w:r>
      <w:r w:rsidR="000D57B8" w:rsidRPr="00ED2E78">
        <w:rPr>
          <w:rFonts w:ascii="Times New Roman" w:hAnsi="Times New Roman"/>
          <w:b/>
        </w:rPr>
        <w:t>null</w:t>
      </w:r>
      <w:r w:rsidR="000D57B8">
        <w:rPr>
          <w:rFonts w:ascii="Times New Roman" w:hAnsi="Times New Roman"/>
        </w:rPr>
        <w:t>.</w:t>
      </w:r>
    </w:p>
    <w:p w14:paraId="32EE3DDB" w14:textId="77777777" w:rsidR="000D57B8" w:rsidRDefault="000D57B8" w:rsidP="00C2603F">
      <w:pPr>
        <w:numPr>
          <w:ilvl w:val="2"/>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14:paraId="78C7CDBA" w14:textId="77777777" w:rsidR="00C2603F" w:rsidRPr="00DC1842" w:rsidRDefault="00C2603F" w:rsidP="00DC1842">
      <w:pPr>
        <w:numPr>
          <w:ilvl w:val="1"/>
          <w:numId w:val="855"/>
        </w:numPr>
        <w:contextualSpacing/>
        <w:rPr>
          <w:rFonts w:ascii="Times New Roman" w:hAnsi="Times New Roman"/>
        </w:rPr>
      </w:pPr>
      <w:r>
        <w:rPr>
          <w:rFonts w:ascii="Times New Roman" w:hAnsi="Times New Roman"/>
        </w:rPr>
        <w:t>Else if</w:t>
      </w:r>
      <w:r w:rsidR="00DC1842">
        <w:rPr>
          <w:rFonts w:ascii="Times New Roman" w:hAnsi="Times New Roman"/>
        </w:rPr>
        <w:t xml:space="preserve"> IsConstructor(</w:t>
      </w:r>
      <w:r w:rsidRPr="00C2603F">
        <w:rPr>
          <w:rFonts w:ascii="Times New Roman" w:hAnsi="Times New Roman"/>
          <w:i/>
        </w:rPr>
        <w:t>superclass</w:t>
      </w:r>
      <w:r w:rsidR="00DC1842">
        <w:rPr>
          <w:rFonts w:ascii="Times New Roman" w:hAnsi="Times New Roman"/>
          <w:iCs/>
        </w:rPr>
        <w:t xml:space="preserve">) is </w:t>
      </w:r>
      <w:r w:rsidR="00DC1842">
        <w:rPr>
          <w:rFonts w:ascii="Times New Roman" w:hAnsi="Times New Roman"/>
          <w:b/>
          <w:bCs/>
          <w:iCs/>
        </w:rPr>
        <w:t>false</w:t>
      </w:r>
      <w:r>
        <w:rPr>
          <w:rFonts w:ascii="Times New Roman" w:hAnsi="Times New Roman"/>
        </w:rPr>
        <w:t>, then</w:t>
      </w:r>
      <w:r w:rsidR="00DC1842">
        <w:rPr>
          <w:rFonts w:ascii="Times New Roman" w:hAnsi="Times New Roman"/>
        </w:rPr>
        <w:t xml:space="preserve"> t</w:t>
      </w:r>
      <w:r w:rsidR="00E25322" w:rsidRPr="00DC1842">
        <w:rPr>
          <w:rFonts w:ascii="Times New Roman" w:hAnsi="Times New Roman"/>
        </w:rPr>
        <w:t xml:space="preserve">hrow a </w:t>
      </w:r>
      <w:r w:rsidR="00E25322" w:rsidRPr="00DC1842">
        <w:rPr>
          <w:rFonts w:ascii="Times New Roman" w:hAnsi="Times New Roman"/>
          <w:b/>
        </w:rPr>
        <w:t>TypeError</w:t>
      </w:r>
      <w:r w:rsidR="00E25322" w:rsidRPr="00DC1842">
        <w:rPr>
          <w:rFonts w:ascii="Times New Roman" w:hAnsi="Times New Roman"/>
        </w:rPr>
        <w:t xml:space="preserve"> exception.</w:t>
      </w:r>
    </w:p>
    <w:p w14:paraId="242C4A3D" w14:textId="77777777" w:rsidR="00C2603F" w:rsidRPr="00C2603F" w:rsidRDefault="00C2603F" w:rsidP="00C2603F">
      <w:pPr>
        <w:numPr>
          <w:ilvl w:val="1"/>
          <w:numId w:val="855"/>
        </w:numPr>
        <w:contextualSpacing/>
        <w:rPr>
          <w:rFonts w:ascii="Times New Roman" w:hAnsi="Times New Roman"/>
        </w:rPr>
      </w:pPr>
      <w:r>
        <w:rPr>
          <w:rFonts w:ascii="Times New Roman" w:hAnsi="Times New Roman"/>
        </w:rPr>
        <w:t>Else</w:t>
      </w:r>
    </w:p>
    <w:p w14:paraId="5228CEC4" w14:textId="77777777" w:rsidR="002C0B43" w:rsidRDefault="002C0B43" w:rsidP="001A4B30">
      <w:pPr>
        <w:numPr>
          <w:ilvl w:val="2"/>
          <w:numId w:val="855"/>
        </w:numPr>
        <w:contextualSpacing/>
        <w:rPr>
          <w:rFonts w:ascii="Times New Roman" w:hAnsi="Times New Roman"/>
        </w:rPr>
      </w:pPr>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r w:rsidRPr="002C0B43">
        <w:rPr>
          <w:rFonts w:ascii="Times New Roman" w:hAnsi="Times New Roman"/>
        </w:rPr>
        <w:t>the result of Get</w:t>
      </w:r>
      <w:r w:rsidR="001A4B30">
        <w:rPr>
          <w:rFonts w:ascii="Times New Roman" w:hAnsi="Times New Roman"/>
        </w:rPr>
        <w:t>(</w:t>
      </w:r>
      <w:r w:rsidRPr="00ED2E78">
        <w:rPr>
          <w:rFonts w:ascii="Times New Roman" w:hAnsi="Times New Roman"/>
          <w:i/>
        </w:rPr>
        <w:t>superclass</w:t>
      </w:r>
      <w:r w:rsidR="001A4B30">
        <w:rPr>
          <w:rFonts w:ascii="Times New Roman" w:hAnsi="Times New Roman"/>
        </w:rPr>
        <w:t>,</w:t>
      </w:r>
      <w:r w:rsidRPr="002C0B43">
        <w:rPr>
          <w:rFonts w:ascii="Times New Roman" w:hAnsi="Times New Roman"/>
        </w:rPr>
        <w:t xml:space="preserve"> </w:t>
      </w:r>
      <w:r w:rsidR="00E50783" w:rsidRPr="00E77497">
        <w:rPr>
          <w:rFonts w:ascii="Courier New" w:hAnsi="Courier New" w:cs="Courier New"/>
          <w:b/>
        </w:rPr>
        <w:t>"</w:t>
      </w:r>
      <w:r>
        <w:rPr>
          <w:rFonts w:ascii="Courier New" w:hAnsi="Courier New" w:cs="Courier New"/>
          <w:b/>
        </w:rPr>
        <w:t>prototype</w:t>
      </w:r>
      <w:r w:rsidR="00E50783" w:rsidRPr="00E77497">
        <w:rPr>
          <w:rFonts w:ascii="Courier New" w:hAnsi="Courier New" w:cs="Courier New"/>
          <w:b/>
        </w:rPr>
        <w:t>"</w:t>
      </w:r>
      <w:r w:rsidR="001A4B30">
        <w:rPr>
          <w:rFonts w:ascii="Times New Roman" w:hAnsi="Times New Roman"/>
        </w:rPr>
        <w:t>)</w:t>
      </w:r>
      <w:r w:rsidRPr="002C0B43">
        <w:rPr>
          <w:rFonts w:ascii="Times New Roman" w:hAnsi="Times New Roman"/>
        </w:rPr>
        <w:t>.</w:t>
      </w:r>
    </w:p>
    <w:p w14:paraId="02910F6C" w14:textId="77777777" w:rsidR="00C2603F" w:rsidRPr="00ED2E78" w:rsidRDefault="002C0B43" w:rsidP="00C2603F">
      <w:pPr>
        <w:numPr>
          <w:ilvl w:val="2"/>
          <w:numId w:val="855"/>
        </w:numPr>
        <w:contextualSpacing/>
        <w:rPr>
          <w:rFonts w:ascii="Times New Roman" w:hAnsi="Times New Roman"/>
        </w:rPr>
      </w:pPr>
      <w:r>
        <w:rPr>
          <w:rFonts w:ascii="Times New Roman" w:hAnsi="Times New Roman"/>
        </w:rPr>
        <w:t>ReturnIfAbrupt(</w:t>
      </w:r>
      <w:r w:rsidR="00C2603F">
        <w:rPr>
          <w:rFonts w:ascii="Times New Roman" w:hAnsi="Times New Roman"/>
          <w:i/>
        </w:rPr>
        <w:t>protoParent</w:t>
      </w:r>
      <w:r>
        <w:rPr>
          <w:rFonts w:ascii="Times New Roman" w:hAnsi="Times New Roman"/>
        </w:rPr>
        <w:t>)</w:t>
      </w:r>
      <w:r w:rsidR="00C2603F">
        <w:rPr>
          <w:rFonts w:ascii="Times New Roman" w:hAnsi="Times New Roman"/>
        </w:rPr>
        <w:t>.</w:t>
      </w:r>
    </w:p>
    <w:p w14:paraId="12094A06" w14:textId="77777777" w:rsidR="001663BD" w:rsidRDefault="001663BD" w:rsidP="00C2603F">
      <w:pPr>
        <w:numPr>
          <w:ilvl w:val="2"/>
          <w:numId w:val="855"/>
        </w:numPr>
        <w:contextualSpacing/>
        <w:rPr>
          <w:rFonts w:ascii="Times New Roman" w:hAnsi="Times New Roman"/>
        </w:rPr>
      </w:pPr>
      <w:r>
        <w:rPr>
          <w:rFonts w:ascii="Times New Roman" w:hAnsi="Times New Roman"/>
        </w:rPr>
        <w:t>If Type(</w:t>
      </w:r>
      <w:r w:rsidRPr="001663BD">
        <w:rPr>
          <w:rFonts w:ascii="Times New Roman" w:hAnsi="Times New Roman"/>
          <w:i/>
        </w:rPr>
        <w:t>protoParent</w:t>
      </w:r>
      <w:r>
        <w:rPr>
          <w:rFonts w:ascii="Times New Roman" w:hAnsi="Times New Roman"/>
        </w:rPr>
        <w:t xml:space="preserve">) </w:t>
      </w:r>
      <w:r w:rsidR="001E43E0">
        <w:rPr>
          <w:rFonts w:ascii="Times New Roman" w:hAnsi="Times New Roman"/>
        </w:rPr>
        <w:t xml:space="preserve">is </w:t>
      </w:r>
      <w:r>
        <w:rPr>
          <w:rFonts w:ascii="Times New Roman" w:hAnsi="Times New Roman"/>
        </w:rPr>
        <w:t xml:space="preserve">neither Object or Null, throw a </w:t>
      </w:r>
      <w:r w:rsidRPr="00165778">
        <w:rPr>
          <w:rFonts w:ascii="Times New Roman" w:hAnsi="Times New Roman"/>
          <w:b/>
        </w:rPr>
        <w:t>TypeError</w:t>
      </w:r>
      <w:r>
        <w:rPr>
          <w:rFonts w:ascii="Times New Roman" w:hAnsi="Times New Roman"/>
        </w:rPr>
        <w:t xml:space="preserve"> exception.</w:t>
      </w:r>
    </w:p>
    <w:p w14:paraId="09698CF8" w14:textId="77777777" w:rsidR="00C2603F" w:rsidRDefault="00C2603F" w:rsidP="00C2603F">
      <w:pPr>
        <w:numPr>
          <w:ilvl w:val="2"/>
          <w:numId w:val="855"/>
        </w:numPr>
        <w:contextualSpacing/>
        <w:rPr>
          <w:rFonts w:ascii="Times New Roman" w:hAnsi="Times New Roman"/>
        </w:rPr>
      </w:pPr>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ED2E78">
        <w:rPr>
          <w:rFonts w:ascii="Times New Roman" w:hAnsi="Times New Roman"/>
          <w:i/>
        </w:rPr>
        <w:t>superclass</w:t>
      </w:r>
      <w:r>
        <w:rPr>
          <w:rFonts w:ascii="Times New Roman" w:hAnsi="Times New Roman"/>
        </w:rPr>
        <w:t>.</w:t>
      </w:r>
    </w:p>
    <w:p w14:paraId="3151C6D5" w14:textId="77777777" w:rsidR="00BE681A" w:rsidRDefault="00BE681A" w:rsidP="00DE408A">
      <w:pPr>
        <w:numPr>
          <w:ilvl w:val="0"/>
          <w:numId w:val="855"/>
        </w:numPr>
        <w:contextualSpacing/>
        <w:rPr>
          <w:rFonts w:ascii="Times New Roman" w:hAnsi="Times New Roman"/>
        </w:rPr>
      </w:pPr>
      <w:r>
        <w:rPr>
          <w:rFonts w:ascii="Times New Roman" w:hAnsi="Times New Roman"/>
        </w:rPr>
        <w:t>Let</w:t>
      </w:r>
      <w:r w:rsidRPr="00E77497">
        <w:rPr>
          <w:rFonts w:ascii="Times New Roman" w:hAnsi="Times New Roman"/>
        </w:rPr>
        <w:t xml:space="preserve"> </w:t>
      </w:r>
      <w:r>
        <w:rPr>
          <w:rFonts w:ascii="Times New Roman" w:hAnsi="Times New Roman"/>
          <w:i/>
        </w:rPr>
        <w:t>proto</w:t>
      </w:r>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r w:rsidR="00C700A2">
        <w:rPr>
          <w:rFonts w:ascii="Times New Roman" w:hAnsi="Times New Roman"/>
          <w:i/>
        </w:rPr>
        <w:t>protoParent</w:t>
      </w:r>
      <w:r w:rsidRPr="00E77497">
        <w:rPr>
          <w:rFonts w:ascii="Times New Roman" w:hAnsi="Times New Roman"/>
        </w:rPr>
        <w:t>.</w:t>
      </w:r>
    </w:p>
    <w:p w14:paraId="2945B0D2" w14:textId="77777777" w:rsidR="00DE408A" w:rsidRDefault="00DE408A" w:rsidP="00DE408A">
      <w:pPr>
        <w:numPr>
          <w:ilvl w:val="0"/>
          <w:numId w:val="855"/>
        </w:numPr>
        <w:contextualSpacing/>
        <w:rPr>
          <w:rFonts w:ascii="Times New Roman" w:hAnsi="Times New Roman"/>
        </w:rPr>
      </w:pPr>
      <w:r w:rsidRPr="0006447F">
        <w:rPr>
          <w:rFonts w:ascii="Times New Roman" w:hAnsi="Times New Roman"/>
        </w:rPr>
        <w:t xml:space="preserve">Let </w:t>
      </w:r>
      <w:r w:rsidR="009D3381">
        <w:rPr>
          <w:rFonts w:ascii="Times New Roman" w:hAnsi="Times New Roman"/>
          <w:i/>
        </w:rPr>
        <w:t>lex</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14:paraId="719D4127" w14:textId="77777777" w:rsidR="009D3381" w:rsidRPr="007310B3" w:rsidRDefault="009D3381" w:rsidP="007310B3">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r w:rsidR="007310B3" w:rsidRPr="007310B3">
        <w:rPr>
          <w:rFonts w:ascii="Times New Roman" w:hAnsi="Times New Roman"/>
        </w:rPr>
        <w:t xml:space="preserve"> not</w:t>
      </w:r>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p>
    <w:p w14:paraId="38D95F58" w14:textId="77777777"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Pr>
          <w:rFonts w:ascii="Times New Roman" w:hAnsi="Times New Roman"/>
          <w:i/>
        </w:rPr>
        <w:t>scope</w:t>
      </w:r>
      <w:r w:rsidRPr="00E77497">
        <w:rPr>
          <w:rFonts w:ascii="Times New Roman" w:hAnsi="Times New Roman"/>
          <w:i/>
        </w:rPr>
        <w:t xml:space="preserve"> </w:t>
      </w:r>
      <w:r w:rsidRPr="00E77497">
        <w:rPr>
          <w:rFonts w:ascii="Times New Roman" w:hAnsi="Times New Roman"/>
        </w:rPr>
        <w:t xml:space="preserve">be the result of calling NewDeclarativeEnvironment passing </w:t>
      </w:r>
      <w:r>
        <w:rPr>
          <w:rFonts w:ascii="Times New Roman" w:hAnsi="Times New Roman"/>
          <w:i/>
        </w:rPr>
        <w:t>lex</w:t>
      </w:r>
      <w:r w:rsidRPr="00E77497">
        <w:rPr>
          <w:rFonts w:ascii="Times New Roman" w:hAnsi="Times New Roman"/>
        </w:rPr>
        <w:t xml:space="preserve"> as the argument</w:t>
      </w:r>
    </w:p>
    <w:p w14:paraId="062B7549" w14:textId="77777777"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Pr>
          <w:rFonts w:ascii="Times New Roman" w:hAnsi="Times New Roman"/>
          <w:i/>
        </w:rPr>
        <w:t>scope</w:t>
      </w:r>
      <w:r w:rsidRPr="00E77497">
        <w:rPr>
          <w:rFonts w:ascii="Times New Roman" w:hAnsi="Times New Roman"/>
          <w:i/>
        </w:rPr>
        <w:t xml:space="preserve">’s </w:t>
      </w:r>
      <w:r w:rsidRPr="00E77497">
        <w:rPr>
          <w:rFonts w:ascii="Times New Roman" w:hAnsi="Times New Roman"/>
        </w:rPr>
        <w:t>environment record.</w:t>
      </w:r>
    </w:p>
    <w:p w14:paraId="4C3F1B7B" w14:textId="77777777" w:rsidR="009D3381" w:rsidRPr="007B7BA4" w:rsidRDefault="009D3381" w:rsidP="007B7BA4">
      <w:pPr>
        <w:numPr>
          <w:ilvl w:val="1"/>
          <w:numId w:val="85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B7BA4" w:rsidRPr="009D3381">
        <w:rPr>
          <w:rFonts w:ascii="Times New Roman" w:hAnsi="Times New Roman"/>
          <w:i/>
        </w:rPr>
        <w:t>className</w:t>
      </w:r>
      <w:r w:rsidR="007B7BA4">
        <w:rPr>
          <w:rFonts w:ascii="Times New Roman" w:hAnsi="Times New Roman"/>
        </w:rPr>
        <w:t xml:space="preserve"> </w:t>
      </w:r>
      <w:r w:rsidRPr="00E77497">
        <w:rPr>
          <w:rFonts w:ascii="Times New Roman" w:hAnsi="Times New Roman"/>
        </w:rPr>
        <w:t>as the argument.</w:t>
      </w:r>
    </w:p>
    <w:p w14:paraId="2C0E0CBC" w14:textId="77777777" w:rsidR="00225CFE" w:rsidRPr="007310B3" w:rsidRDefault="00225CFE" w:rsidP="007310B3">
      <w:pPr>
        <w:numPr>
          <w:ilvl w:val="1"/>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sidR="007310B3">
        <w:rPr>
          <w:rFonts w:ascii="Times New Roman" w:hAnsi="Times New Roman"/>
          <w:i/>
        </w:rPr>
        <w:t>scope</w:t>
      </w:r>
      <w:r w:rsidRPr="007310B3">
        <w:rPr>
          <w:rFonts w:ascii="Times New Roman" w:hAnsi="Times New Roman"/>
        </w:rPr>
        <w:t>.</w:t>
      </w:r>
    </w:p>
    <w:p w14:paraId="320B53FA" w14:textId="77777777" w:rsidR="0071039F" w:rsidRDefault="0071039F" w:rsidP="00DE408A">
      <w:pPr>
        <w:numPr>
          <w:ilvl w:val="0"/>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r w:rsidR="00A623D6">
        <w:rPr>
          <w:rFonts w:ascii="Times New Roman" w:hAnsi="Times New Roman"/>
          <w:i/>
        </w:rPr>
        <w:t>ClassBody</w:t>
      </w:r>
      <w:r w:rsidR="00002FFA">
        <w:rPr>
          <w:rFonts w:ascii="Times New Roman" w:hAnsi="Times New Roman"/>
        </w:rPr>
        <w:t>.</w:t>
      </w:r>
    </w:p>
    <w:p w14:paraId="77A162D4" w14:textId="77777777" w:rsidR="00977FD6" w:rsidRDefault="00977FD6" w:rsidP="003656DE">
      <w:pPr>
        <w:numPr>
          <w:ilvl w:val="0"/>
          <w:numId w:val="855"/>
        </w:numPr>
        <w:contextualSpacing/>
        <w:rPr>
          <w:rFonts w:ascii="Times New Roman" w:hAnsi="Times New Roman"/>
        </w:rPr>
      </w:pPr>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p>
    <w:p w14:paraId="05594406" w14:textId="77777777" w:rsidR="003656DE" w:rsidRDefault="003656DE" w:rsidP="008D7BA6">
      <w:pPr>
        <w:numPr>
          <w:ilvl w:val="1"/>
          <w:numId w:val="855"/>
        </w:numPr>
        <w:contextualSpacing/>
        <w:rPr>
          <w:rFonts w:ascii="Times New Roman" w:hAnsi="Times New Roman"/>
        </w:rPr>
      </w:pPr>
      <w:r>
        <w:rPr>
          <w:rFonts w:ascii="Times New Roman" w:hAnsi="Times New Roman"/>
        </w:rPr>
        <w:t xml:space="preserve">If </w:t>
      </w:r>
      <w:r w:rsidRPr="00594449">
        <w:rPr>
          <w:rFonts w:ascii="Times New Roman" w:hAnsi="Times New Roman"/>
          <w:i/>
        </w:rPr>
        <w:t>ClassHeritage</w:t>
      </w:r>
      <w:r w:rsidRPr="00594449">
        <w:rPr>
          <w:rFonts w:cs="Arial"/>
          <w:vertAlign w:val="subscript"/>
        </w:rPr>
        <w:t>opt</w:t>
      </w:r>
      <w:r>
        <w:rPr>
          <w:rFonts w:ascii="Times New Roman" w:hAnsi="Times New Roman"/>
        </w:rPr>
        <w:t xml:space="preserve"> is present, then</w:t>
      </w:r>
    </w:p>
    <w:p w14:paraId="4C9347F6" w14:textId="77777777" w:rsidR="00977FD6" w:rsidRDefault="00977FD6" w:rsidP="00197BED">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00E50783" w:rsidRPr="00E77497">
        <w:rPr>
          <w:rFonts w:ascii="Courier New" w:hAnsi="Courier New" w:cs="Courier New"/>
          <w:b/>
        </w:rPr>
        <w:t>"</w:t>
      </w:r>
      <w:r>
        <w:rPr>
          <w:rFonts w:ascii="Courier New" w:hAnsi="Courier New" w:cs="Courier New"/>
          <w:b/>
        </w:rPr>
        <w:t>constructor(</w:t>
      </w:r>
      <w:r w:rsidR="0066074B">
        <w:rPr>
          <w:rFonts w:ascii="Courier New" w:hAnsi="Courier New" w:cs="Courier New"/>
          <w:b/>
        </w:rPr>
        <w:t>... args</w:t>
      </w:r>
      <w:r>
        <w:rPr>
          <w:rFonts w:ascii="Courier New" w:hAnsi="Courier New" w:cs="Courier New"/>
          <w:b/>
        </w:rPr>
        <w:t>){</w:t>
      </w:r>
      <w:r w:rsidR="0066074B">
        <w:rPr>
          <w:rFonts w:ascii="Courier New" w:hAnsi="Courier New" w:cs="Courier New"/>
          <w:b/>
        </w:rPr>
        <w:t>super</w:t>
      </w:r>
      <w:r w:rsidR="008D7BA6" w:rsidDel="008D7BA6">
        <w:rPr>
          <w:rFonts w:ascii="Courier New" w:hAnsi="Courier New" w:cs="Courier New"/>
          <w:b/>
        </w:rPr>
        <w:t xml:space="preserve"> </w:t>
      </w:r>
      <w:r w:rsidR="0066074B">
        <w:rPr>
          <w:rFonts w:ascii="Courier New" w:hAnsi="Courier New" w:cs="Courier New"/>
          <w:b/>
        </w:rPr>
        <w:t>(...args);</w:t>
      </w:r>
      <w:r>
        <w:rPr>
          <w:rFonts w:ascii="Courier New" w:hAnsi="Courier New" w:cs="Courier New"/>
          <w:b/>
        </w:rPr>
        <w:t>}</w:t>
      </w:r>
      <w:r w:rsidR="00E50783"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14:paraId="493C8188" w14:textId="77777777" w:rsidR="003656DE" w:rsidRDefault="003656DE" w:rsidP="00197BED">
      <w:pPr>
        <w:numPr>
          <w:ilvl w:val="1"/>
          <w:numId w:val="855"/>
        </w:numPr>
        <w:contextualSpacing/>
        <w:rPr>
          <w:rFonts w:ascii="Times New Roman" w:hAnsi="Times New Roman"/>
        </w:rPr>
      </w:pPr>
      <w:r>
        <w:rPr>
          <w:rFonts w:ascii="Times New Roman" w:hAnsi="Times New Roman"/>
        </w:rPr>
        <w:t xml:space="preserve">Else, </w:t>
      </w:r>
    </w:p>
    <w:p w14:paraId="31421E17" w14:textId="77777777" w:rsidR="003656DE" w:rsidRDefault="003656DE" w:rsidP="003656DE">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Pr="00E77497">
        <w:rPr>
          <w:rFonts w:ascii="Courier New" w:hAnsi="Courier New" w:cs="Courier New"/>
          <w:b/>
        </w:rPr>
        <w:t>"</w:t>
      </w:r>
      <w:r>
        <w:rPr>
          <w:rFonts w:ascii="Courier New" w:hAnsi="Courier New" w:cs="Courier New"/>
          <w:b/>
        </w:rPr>
        <w:t>constructor( ){ }</w:t>
      </w:r>
      <w:r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14:paraId="50893078" w14:textId="77777777" w:rsidR="00167894" w:rsidRPr="0006447F" w:rsidRDefault="00D1166C" w:rsidP="00D1166C">
      <w:pPr>
        <w:numPr>
          <w:ilvl w:val="0"/>
          <w:numId w:val="855"/>
        </w:numPr>
        <w:contextualSpacing/>
        <w:rPr>
          <w:rFonts w:ascii="Times New Roman" w:hAnsi="Times New Roman"/>
        </w:rPr>
      </w:pPr>
      <w:r>
        <w:rPr>
          <w:rFonts w:ascii="Times New Roman" w:hAnsi="Times New Roman"/>
        </w:rPr>
        <w:t>L</w:t>
      </w:r>
      <w:r w:rsidR="00167894">
        <w:rPr>
          <w:rFonts w:ascii="Times New Roman" w:hAnsi="Times New Roman"/>
        </w:rPr>
        <w:t xml:space="preserve">et </w:t>
      </w:r>
      <w:commentRangeStart w:id="4388"/>
      <w:r w:rsidR="00167894" w:rsidRPr="0006447F">
        <w:rPr>
          <w:rFonts w:ascii="Times New Roman" w:hAnsi="Times New Roman"/>
          <w:i/>
        </w:rPr>
        <w:t>strict</w:t>
      </w:r>
      <w:r w:rsidR="00167894">
        <w:rPr>
          <w:rFonts w:ascii="Times New Roman" w:hAnsi="Times New Roman"/>
        </w:rPr>
        <w:t xml:space="preserve"> </w:t>
      </w:r>
      <w:commentRangeEnd w:id="4388"/>
      <w:r w:rsidR="00167894">
        <w:rPr>
          <w:rStyle w:val="af6"/>
        </w:rPr>
        <w:commentReference w:id="4388"/>
      </w:r>
      <w:r w:rsidR="00167894">
        <w:rPr>
          <w:rFonts w:ascii="Times New Roman" w:hAnsi="Times New Roman"/>
        </w:rPr>
        <w:t xml:space="preserve">be </w:t>
      </w:r>
      <w:r w:rsidR="00167894" w:rsidRPr="0006447F">
        <w:rPr>
          <w:rFonts w:ascii="Times New Roman" w:hAnsi="Times New Roman"/>
          <w:b/>
        </w:rPr>
        <w:t>true</w:t>
      </w:r>
      <w:r w:rsidR="00167894">
        <w:rPr>
          <w:rFonts w:ascii="Times New Roman" w:hAnsi="Times New Roman"/>
        </w:rPr>
        <w:t xml:space="preserve">.  </w:t>
      </w:r>
    </w:p>
    <w:p w14:paraId="3A155CD0" w14:textId="77777777" w:rsidR="00DE408A" w:rsidRPr="00D90AF7" w:rsidRDefault="00056550" w:rsidP="00D90AF7">
      <w:pPr>
        <w:numPr>
          <w:ilvl w:val="0"/>
          <w:numId w:val="855"/>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4389"/>
      <w:r>
        <w:rPr>
          <w:rFonts w:ascii="Times New Roman" w:hAnsi="Times New Roman"/>
        </w:rPr>
        <w:t xml:space="preserve">result </w:t>
      </w:r>
      <w:commentRangeEnd w:id="4389"/>
      <w:r w:rsidR="00874299">
        <w:rPr>
          <w:rStyle w:val="af6"/>
        </w:rPr>
        <w:commentReference w:id="4389"/>
      </w:r>
      <w:r>
        <w:rPr>
          <w:rFonts w:ascii="Times New Roman" w:hAnsi="Times New Roman"/>
        </w:rPr>
        <w:t xml:space="preserve">of performing </w:t>
      </w:r>
      <w:r w:rsidR="007310B3">
        <w:rPr>
          <w:rFonts w:ascii="Times New Roman" w:hAnsi="Times New Roman"/>
        </w:rPr>
        <w:t>Pr</w:t>
      </w:r>
      <w:r w:rsidR="00AF0266">
        <w:rPr>
          <w:rFonts w:ascii="Times New Roman" w:hAnsi="Times New Roman"/>
        </w:rPr>
        <w:t>o</w:t>
      </w:r>
      <w:r w:rsidR="007310B3">
        <w:rPr>
          <w:rFonts w:ascii="Times New Roman" w:hAnsi="Times New Roman"/>
        </w:rPr>
        <w:t xml:space="preserve">perty Definition 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3C3971">
        <w:rPr>
          <w:rFonts w:ascii="Times New Roman" w:hAnsi="Times New Roman"/>
          <w:iCs/>
        </w:rPr>
        <w:t xml:space="preserve"> and </w:t>
      </w:r>
      <w:r w:rsidR="003C3971" w:rsidRPr="00C2603F">
        <w:rPr>
          <w:rFonts w:ascii="Times New Roman" w:hAnsi="Times New Roman"/>
          <w:i/>
        </w:rPr>
        <w:t>constructorParent</w:t>
      </w:r>
      <w:r w:rsidR="003C3971">
        <w:rPr>
          <w:rFonts w:ascii="Times New Roman" w:hAnsi="Times New Roman"/>
          <w:iCs/>
        </w:rPr>
        <w:t xml:space="preserve"> as the optional </w:t>
      </w:r>
      <w:r w:rsidR="003C3971">
        <w:rPr>
          <w:rFonts w:ascii="Times New Roman" w:hAnsi="Times New Roman"/>
          <w:i/>
        </w:rPr>
        <w:t>fun</w:t>
      </w:r>
      <w:r w:rsidR="008B459B">
        <w:rPr>
          <w:rFonts w:ascii="Times New Roman" w:hAnsi="Times New Roman"/>
          <w:i/>
        </w:rPr>
        <w:t>c</w:t>
      </w:r>
      <w:r w:rsidR="003C3971">
        <w:rPr>
          <w:rFonts w:ascii="Times New Roman" w:hAnsi="Times New Roman"/>
          <w:i/>
        </w:rPr>
        <w:t>tionPrototype</w:t>
      </w:r>
      <w:r w:rsidR="003C3971">
        <w:rPr>
          <w:rFonts w:ascii="Times New Roman" w:hAnsi="Times New Roman"/>
          <w:iCs/>
        </w:rPr>
        <w:t xml:space="preserve"> argument</w:t>
      </w:r>
      <w:r w:rsidR="007310B3">
        <w:rPr>
          <w:rFonts w:ascii="Times New Roman" w:hAnsi="Times New Roman"/>
        </w:rPr>
        <w:t>.</w:t>
      </w:r>
    </w:p>
    <w:p w14:paraId="60965CA5" w14:textId="77777777" w:rsidR="00D90AF7" w:rsidRDefault="00D90AF7" w:rsidP="00D90AF7">
      <w:pPr>
        <w:numPr>
          <w:ilvl w:val="0"/>
          <w:numId w:val="855"/>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sidR="00AF0266">
        <w:rPr>
          <w:rFonts w:ascii="Times New Roman" w:hAnsi="Times New Roman"/>
        </w:rPr>
        <w:t xml:space="preserve"> and </w:t>
      </w:r>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r w:rsidR="00AF0266" w:rsidRPr="00AF0266">
        <w:rPr>
          <w:rFonts w:ascii="Times New Roman" w:hAnsi="Times New Roman"/>
          <w:i/>
        </w:rPr>
        <w:t>proto</w:t>
      </w:r>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r>
        <w:rPr>
          <w:rFonts w:ascii="Times New Roman" w:hAnsi="Times New Roman"/>
        </w:rPr>
        <w:t>.</w:t>
      </w:r>
    </w:p>
    <w:p w14:paraId="036D11EB" w14:textId="77777777" w:rsidR="00E71669" w:rsidRPr="007310B3" w:rsidRDefault="00E71669" w:rsidP="00E71669">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 not </w:t>
      </w:r>
      <w:r w:rsidRPr="007310B3">
        <w:rPr>
          <w:rFonts w:ascii="Times New Roman" w:hAnsi="Times New Roman"/>
          <w:b/>
        </w:rPr>
        <w:t>undefined</w:t>
      </w:r>
      <w:r w:rsidRPr="007310B3">
        <w:rPr>
          <w:rFonts w:ascii="Times New Roman" w:hAnsi="Times New Roman"/>
        </w:rPr>
        <w:t xml:space="preserve">, then </w:t>
      </w:r>
    </w:p>
    <w:p w14:paraId="0A550E09" w14:textId="77777777" w:rsidR="00E71669" w:rsidRDefault="00E71669" w:rsidP="00197BED">
      <w:pPr>
        <w:numPr>
          <w:ilvl w:val="1"/>
          <w:numId w:val="855"/>
        </w:numPr>
        <w:spacing w:after="220"/>
        <w:contextualSpacing/>
        <w:rPr>
          <w:rFonts w:ascii="Times New Roman" w:hAnsi="Times New Roman"/>
        </w:rPr>
      </w:pPr>
      <w:r>
        <w:rPr>
          <w:rFonts w:ascii="Times New Roman" w:hAnsi="Times New Roman"/>
        </w:rPr>
        <w:t xml:space="preserve">Call the InitialiseBinding concrete method </w:t>
      </w:r>
      <w:r w:rsidRPr="00E77497">
        <w:rPr>
          <w:rFonts w:ascii="Times New Roman" w:hAnsi="Times New Roman"/>
        </w:rPr>
        <w:t xml:space="preserve">of </w:t>
      </w:r>
      <w:r w:rsidRPr="00E77497">
        <w:rPr>
          <w:rFonts w:ascii="Times New Roman" w:hAnsi="Times New Roman"/>
          <w:i/>
        </w:rPr>
        <w:t xml:space="preserve">envRec </w:t>
      </w:r>
      <w:r w:rsidRPr="00E77497">
        <w:rPr>
          <w:rFonts w:ascii="Times New Roman" w:hAnsi="Times New Roman"/>
        </w:rPr>
        <w:t xml:space="preserve">passing </w:t>
      </w:r>
      <w:r w:rsidRPr="009D3381">
        <w:rPr>
          <w:rFonts w:ascii="Times New Roman" w:hAnsi="Times New Roman"/>
          <w:i/>
        </w:rPr>
        <w:t>className</w:t>
      </w:r>
      <w:r>
        <w:rPr>
          <w:rFonts w:ascii="Times New Roman" w:hAnsi="Times New Roman"/>
        </w:rPr>
        <w:t xml:space="preserve"> and </w:t>
      </w:r>
      <w:r w:rsidRPr="0006447F">
        <w:rPr>
          <w:rFonts w:ascii="Times New Roman" w:hAnsi="Times New Roman"/>
          <w:i/>
        </w:rPr>
        <w:t>F</w:t>
      </w:r>
      <w:r w:rsidRPr="00E77497">
        <w:rPr>
          <w:rFonts w:ascii="Times New Roman" w:hAnsi="Times New Roman"/>
        </w:rPr>
        <w:t xml:space="preserve"> as the argument</w:t>
      </w:r>
      <w:r>
        <w:rPr>
          <w:rFonts w:ascii="Times New Roman" w:hAnsi="Times New Roman"/>
        </w:rPr>
        <w:t>s</w:t>
      </w:r>
      <w:r w:rsidRPr="00E77497">
        <w:rPr>
          <w:rFonts w:ascii="Times New Roman" w:hAnsi="Times New Roman"/>
        </w:rPr>
        <w:t>.</w:t>
      </w:r>
      <w:r>
        <w:rPr>
          <w:rFonts w:ascii="Times New Roman" w:hAnsi="Times New Roman"/>
        </w:rPr>
        <w:t xml:space="preserve"> </w:t>
      </w:r>
    </w:p>
    <w:p w14:paraId="7C082271" w14:textId="77777777" w:rsidR="00E50783" w:rsidRPr="00F62C9B" w:rsidRDefault="00E50783" w:rsidP="00E50783">
      <w:pPr>
        <w:numPr>
          <w:ilvl w:val="0"/>
          <w:numId w:val="855"/>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167894">
        <w:rPr>
          <w:rFonts w:ascii="Times New Roman" w:hAnsi="Times New Roman"/>
        </w:rPr>
        <w:t xml:space="preserve">[[Enumerable]]: </w:t>
      </w:r>
      <w:r w:rsidR="00167894" w:rsidRPr="00BD058A">
        <w:rPr>
          <w:rFonts w:ascii="Times New Roman" w:hAnsi="Times New Roman"/>
          <w:b/>
          <w:bCs/>
        </w:rPr>
        <w:t>false</w:t>
      </w:r>
      <w:r w:rsidR="00167894">
        <w:rPr>
          <w:rFonts w:ascii="Times New Roman" w:hAnsi="Times New Roman"/>
        </w:rPr>
        <w:t>,</w:t>
      </w:r>
      <w:r w:rsidRPr="00F62C9B">
        <w:rPr>
          <w:rFonts w:ascii="Times New Roman" w:hAnsi="Times New Roman"/>
        </w:rPr>
        <w:t xml:space="preserve"> [[</w:t>
      </w:r>
      <w:r>
        <w:rPr>
          <w:rFonts w:ascii="Times New Roman" w:hAnsi="Times New Roman"/>
        </w:rPr>
        <w:t>Writable</w:t>
      </w:r>
      <w:r w:rsidRPr="00F62C9B">
        <w:rPr>
          <w:rFonts w:ascii="Times New Roman" w:hAnsi="Times New Roman"/>
        </w:rPr>
        <w:t xml:space="preserve">]]: </w:t>
      </w:r>
      <w:r w:rsidR="00167894">
        <w:rPr>
          <w:rFonts w:ascii="Times New Roman" w:hAnsi="Times New Roman"/>
          <w:b/>
        </w:rPr>
        <w:t>true</w:t>
      </w:r>
      <w:r w:rsidRPr="00F62C9B">
        <w:rPr>
          <w:rFonts w:ascii="Times New Roman" w:hAnsi="Times New Roman"/>
        </w:rPr>
        <w:t xml:space="preserve">, [[Configurable]]: </w:t>
      </w:r>
      <w:r w:rsidR="00167894">
        <w:rPr>
          <w:rFonts w:ascii="Times New Roman" w:hAnsi="Times New Roman"/>
          <w:b/>
        </w:rPr>
        <w:t>true</w:t>
      </w:r>
      <w:r w:rsidRPr="00F62C9B">
        <w:rPr>
          <w:rFonts w:ascii="Times New Roman" w:hAnsi="Times New Roman"/>
        </w:rPr>
        <w:t>}</w:t>
      </w:r>
      <w:r>
        <w:rPr>
          <w:rFonts w:ascii="Times New Roman" w:hAnsi="Times New Roman"/>
        </w:rPr>
        <w:t>.</w:t>
      </w:r>
    </w:p>
    <w:p w14:paraId="5F1E4B93" w14:textId="77777777" w:rsidR="00E50783" w:rsidRDefault="00E50783" w:rsidP="00666396">
      <w:pPr>
        <w:numPr>
          <w:ilvl w:val="0"/>
          <w:numId w:val="855"/>
        </w:numPr>
        <w:spacing w:after="220"/>
        <w:contextualSpacing/>
        <w:rPr>
          <w:rFonts w:ascii="Times New Roman" w:hAnsi="Times New Roman"/>
        </w:rPr>
      </w:pPr>
      <w:r>
        <w:rPr>
          <w:rFonts w:ascii="Times New Roman" w:hAnsi="Times New Roman"/>
        </w:rPr>
        <w:t>Call</w:t>
      </w:r>
      <w:r w:rsidRPr="00F62C9B">
        <w:rPr>
          <w:rFonts w:ascii="Times New Roman" w:hAnsi="Times New Roman"/>
        </w:rPr>
        <w:t xml:space="preserve"> the [[DefineOwnProperty]] internal method of </w:t>
      </w:r>
      <w:r w:rsidR="00C700A2">
        <w:rPr>
          <w:rFonts w:ascii="Times New Roman" w:hAnsi="Times New Roman"/>
          <w:i/>
        </w:rPr>
        <w:t>proto</w:t>
      </w:r>
      <w:r w:rsidR="00C700A2" w:rsidRPr="00E77497">
        <w:rPr>
          <w:rFonts w:ascii="Times New Roman" w:hAnsi="Times New Roman"/>
          <w:i/>
        </w:rPr>
        <w:t xml:space="preserve"> </w:t>
      </w:r>
      <w:r w:rsidRPr="00F62C9B">
        <w:rPr>
          <w:rFonts w:ascii="Times New Roman" w:hAnsi="Times New Roman"/>
        </w:rPr>
        <w:t>with arguments</w:t>
      </w:r>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004C61C8">
        <w:rPr>
          <w:rFonts w:ascii="Times New Roman" w:hAnsi="Times New Roman"/>
        </w:rPr>
        <w:t xml:space="preserve"> and</w:t>
      </w:r>
      <w:r w:rsidRPr="00F62C9B">
        <w:rPr>
          <w:rFonts w:ascii="Times New Roman" w:hAnsi="Times New Roman"/>
        </w:rPr>
        <w:t xml:space="preserve"> </w:t>
      </w:r>
      <w:r w:rsidRPr="00F62C9B">
        <w:rPr>
          <w:rFonts w:ascii="Times New Roman" w:hAnsi="Times New Roman"/>
          <w:i/>
        </w:rPr>
        <w:t>desc</w:t>
      </w:r>
    </w:p>
    <w:p w14:paraId="2846306D" w14:textId="77777777" w:rsidR="00A623D6" w:rsidRPr="00002FFA" w:rsidRDefault="00A623D6" w:rsidP="00DC1842">
      <w:pPr>
        <w:numPr>
          <w:ilvl w:val="0"/>
          <w:numId w:val="855"/>
        </w:numPr>
        <w:contextualSpacing/>
        <w:rPr>
          <w:rFonts w:ascii="Times New Roman" w:hAnsi="Times New Roman"/>
        </w:rPr>
      </w:pPr>
      <w:r>
        <w:rPr>
          <w:rFonts w:ascii="Times New Roman" w:hAnsi="Times New Roman"/>
        </w:rPr>
        <w:t xml:space="preserve">Let </w:t>
      </w:r>
      <w:r w:rsidR="00DC1842">
        <w:rPr>
          <w:rFonts w:ascii="Times New Roman" w:hAnsi="Times New Roman"/>
          <w:i/>
        </w:rPr>
        <w:t>protoM</w:t>
      </w:r>
      <w:r w:rsidRPr="00002FFA">
        <w:rPr>
          <w:rFonts w:ascii="Times New Roman" w:hAnsi="Times New Roman"/>
          <w:i/>
        </w:rPr>
        <w:t>ethod</w:t>
      </w:r>
      <w:r>
        <w:rPr>
          <w:rFonts w:ascii="Times New Roman" w:hAnsi="Times New Roman"/>
          <w:i/>
        </w:rPr>
        <w:t>s</w:t>
      </w:r>
      <w:r>
        <w:rPr>
          <w:rFonts w:ascii="Times New Roman" w:hAnsi="Times New Roman"/>
        </w:rPr>
        <w:t xml:space="preserve"> be </w:t>
      </w:r>
      <w:r w:rsidR="00DC1842">
        <w:rPr>
          <w:rFonts w:ascii="Times New Roman" w:hAnsi="Times New Roman"/>
        </w:rPr>
        <w:t>Prototype</w:t>
      </w:r>
      <w:r>
        <w:rPr>
          <w:rFonts w:ascii="Times New Roman" w:hAnsi="Times New Roman"/>
        </w:rPr>
        <w:t xml:space="preserve">MethodDefinitions of </w:t>
      </w:r>
      <w:r w:rsidRPr="00002FFA">
        <w:rPr>
          <w:rFonts w:ascii="Times New Roman" w:hAnsi="Times New Roman"/>
          <w:i/>
        </w:rPr>
        <w:t>ClassBody</w:t>
      </w:r>
      <w:r>
        <w:rPr>
          <w:rFonts w:ascii="Times New Roman" w:hAnsi="Times New Roman"/>
        </w:rPr>
        <w:t>.</w:t>
      </w:r>
    </w:p>
    <w:p w14:paraId="27BCA043" w14:textId="77777777" w:rsidR="00AF0266" w:rsidRDefault="00AF0266"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00DC1842">
        <w:rPr>
          <w:rFonts w:ascii="Times New Roman" w:hAnsi="Times New Roman"/>
          <w:i/>
        </w:rPr>
        <w:t>protoM</w:t>
      </w:r>
      <w:r w:rsidRPr="00AF0266">
        <w:rPr>
          <w:rFonts w:ascii="Times New Roman" w:hAnsi="Times New Roman"/>
          <w:i/>
        </w:rPr>
        <w:t>ethods</w:t>
      </w:r>
      <w:r>
        <w:rPr>
          <w:rFonts w:ascii="Times New Roman" w:hAnsi="Times New Roman"/>
        </w:rPr>
        <w:t xml:space="preserve"> </w:t>
      </w:r>
    </w:p>
    <w:p w14:paraId="0A5CFBF1" w14:textId="77777777" w:rsidR="00AF0266" w:rsidRDefault="00AF0266" w:rsidP="00AF0266">
      <w:pPr>
        <w:numPr>
          <w:ilvl w:val="1"/>
          <w:numId w:val="855"/>
        </w:numPr>
        <w:contextualSpacing/>
        <w:rPr>
          <w:rFonts w:ascii="Times New Roman" w:hAnsi="Times New Roman"/>
        </w:rPr>
      </w:pPr>
      <w:r>
        <w:rPr>
          <w:rFonts w:ascii="Times New Roman" w:hAnsi="Times New Roman"/>
        </w:rPr>
        <w:t xml:space="preserve">Perform Property Definition Evaluation for </w:t>
      </w:r>
      <w:r>
        <w:rPr>
          <w:rFonts w:ascii="Times New Roman" w:hAnsi="Times New Roman"/>
          <w:i/>
        </w:rPr>
        <w:t>m</w:t>
      </w:r>
      <w:r>
        <w:rPr>
          <w:rFonts w:ascii="Times New Roman" w:hAnsi="Times New Roman"/>
        </w:rPr>
        <w:t xml:space="preserve"> with argument </w:t>
      </w:r>
      <w:r w:rsidRPr="007310B3">
        <w:rPr>
          <w:rFonts w:ascii="Times New Roman" w:hAnsi="Times New Roman"/>
          <w:i/>
        </w:rPr>
        <w:t>proto</w:t>
      </w:r>
      <w:r>
        <w:rPr>
          <w:rFonts w:ascii="Times New Roman" w:hAnsi="Times New Roman"/>
        </w:rPr>
        <w:t>.</w:t>
      </w:r>
    </w:p>
    <w:p w14:paraId="2C39F89C" w14:textId="77777777" w:rsidR="00DC1842" w:rsidRPr="00002FFA" w:rsidRDefault="00DC1842" w:rsidP="00DC1842">
      <w:pPr>
        <w:numPr>
          <w:ilvl w:val="0"/>
          <w:numId w:val="855"/>
        </w:numPr>
        <w:contextualSpacing/>
        <w:rPr>
          <w:rFonts w:ascii="Times New Roman" w:hAnsi="Times New Roman"/>
        </w:rPr>
      </w:pPr>
      <w:r>
        <w:rPr>
          <w:rFonts w:ascii="Times New Roman" w:hAnsi="Times New Roman"/>
        </w:rPr>
        <w:t xml:space="preserve">Let </w:t>
      </w:r>
      <w:r>
        <w:rPr>
          <w:rFonts w:ascii="Times New Roman" w:hAnsi="Times New Roman"/>
          <w:i/>
        </w:rPr>
        <w:t>staticM</w:t>
      </w:r>
      <w:r w:rsidRPr="00002FFA">
        <w:rPr>
          <w:rFonts w:ascii="Times New Roman" w:hAnsi="Times New Roman"/>
          <w:i/>
        </w:rPr>
        <w:t>ethod</w:t>
      </w:r>
      <w:r>
        <w:rPr>
          <w:rFonts w:ascii="Times New Roman" w:hAnsi="Times New Roman"/>
          <w:i/>
        </w:rPr>
        <w:t>s</w:t>
      </w:r>
      <w:r>
        <w:rPr>
          <w:rFonts w:ascii="Times New Roman" w:hAnsi="Times New Roman"/>
        </w:rPr>
        <w:t xml:space="preserve"> be StaticMethodDefinitions of </w:t>
      </w:r>
      <w:r w:rsidRPr="00002FFA">
        <w:rPr>
          <w:rFonts w:ascii="Times New Roman" w:hAnsi="Times New Roman"/>
          <w:i/>
        </w:rPr>
        <w:t>ClassBody</w:t>
      </w:r>
      <w:r>
        <w:rPr>
          <w:rFonts w:ascii="Times New Roman" w:hAnsi="Times New Roman"/>
        </w:rPr>
        <w:t>.</w:t>
      </w:r>
    </w:p>
    <w:p w14:paraId="47034B05" w14:textId="77777777" w:rsidR="00DC1842" w:rsidRDefault="00DC1842"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Pr>
          <w:rFonts w:ascii="Times New Roman" w:hAnsi="Times New Roman"/>
          <w:i/>
        </w:rPr>
        <w:t>s</w:t>
      </w:r>
      <w:r>
        <w:rPr>
          <w:rFonts w:ascii="Times New Roman" w:hAnsi="Times New Roman"/>
        </w:rPr>
        <w:t xml:space="preserve"> in order from </w:t>
      </w:r>
      <w:r>
        <w:rPr>
          <w:rFonts w:ascii="Times New Roman" w:hAnsi="Times New Roman"/>
          <w:i/>
        </w:rPr>
        <w:t>staticM</w:t>
      </w:r>
      <w:r w:rsidRPr="00AF0266">
        <w:rPr>
          <w:rFonts w:ascii="Times New Roman" w:hAnsi="Times New Roman"/>
          <w:i/>
        </w:rPr>
        <w:t>ethods</w:t>
      </w:r>
      <w:r>
        <w:rPr>
          <w:rFonts w:ascii="Times New Roman" w:hAnsi="Times New Roman"/>
        </w:rPr>
        <w:t xml:space="preserve"> </w:t>
      </w:r>
    </w:p>
    <w:p w14:paraId="6461CA31" w14:textId="77777777" w:rsidR="00DC1842" w:rsidRDefault="00DC1842" w:rsidP="00DC1842">
      <w:pPr>
        <w:numPr>
          <w:ilvl w:val="1"/>
          <w:numId w:val="855"/>
        </w:numPr>
        <w:contextualSpacing/>
        <w:rPr>
          <w:rFonts w:ascii="Times New Roman" w:hAnsi="Times New Roman"/>
        </w:rPr>
      </w:pPr>
      <w:r>
        <w:rPr>
          <w:rFonts w:ascii="Times New Roman" w:hAnsi="Times New Roman"/>
        </w:rPr>
        <w:t xml:space="preserve">Perform Property Definition Evaluation for </w:t>
      </w:r>
      <w:r>
        <w:rPr>
          <w:rFonts w:ascii="Times New Roman" w:hAnsi="Times New Roman"/>
          <w:i/>
        </w:rPr>
        <w:t>s</w:t>
      </w:r>
      <w:r>
        <w:rPr>
          <w:rFonts w:ascii="Times New Roman" w:hAnsi="Times New Roman"/>
        </w:rPr>
        <w:t xml:space="preserve"> with argument </w:t>
      </w:r>
      <w:r>
        <w:rPr>
          <w:rFonts w:ascii="Times New Roman" w:hAnsi="Times New Roman"/>
          <w:i/>
        </w:rPr>
        <w:t>F</w:t>
      </w:r>
      <w:r>
        <w:rPr>
          <w:rFonts w:ascii="Times New Roman" w:hAnsi="Times New Roman"/>
        </w:rPr>
        <w:t>.</w:t>
      </w:r>
    </w:p>
    <w:p w14:paraId="1696AFAA" w14:textId="77777777" w:rsidR="007310B3" w:rsidRPr="007310B3" w:rsidRDefault="007310B3" w:rsidP="00AF0266">
      <w:pPr>
        <w:numPr>
          <w:ilvl w:val="0"/>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p>
    <w:p w14:paraId="2DDDDBE2" w14:textId="77777777" w:rsidR="00DE408A" w:rsidRPr="00E77497" w:rsidRDefault="00DE408A" w:rsidP="00DE408A">
      <w:pPr>
        <w:numPr>
          <w:ilvl w:val="0"/>
          <w:numId w:val="855"/>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14:paraId="33493FC0" w14:textId="77777777" w:rsidR="009E380A" w:rsidRPr="00E77497" w:rsidRDefault="009E380A" w:rsidP="009E38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1C1F69A4" w14:textId="77777777" w:rsidR="009E380A" w:rsidRPr="00E77497" w:rsidRDefault="009E380A" w:rsidP="009E380A">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7C247797" w14:textId="77777777" w:rsidR="009E380A" w:rsidRPr="00E77497" w:rsidRDefault="009E380A" w:rsidP="009E380A">
      <w:pPr>
        <w:pStyle w:val="Alg2"/>
        <w:numPr>
          <w:ilvl w:val="0"/>
          <w:numId w:val="856"/>
        </w:numPr>
      </w:pPr>
      <w:r w:rsidRPr="00E77497">
        <w:t xml:space="preserve">Let </w:t>
      </w:r>
      <w:r w:rsidR="001872DF">
        <w:rPr>
          <w:i/>
        </w:rPr>
        <w:t>value</w:t>
      </w:r>
      <w:r w:rsidRPr="00E77497">
        <w:rPr>
          <w:i/>
        </w:rPr>
        <w:t xml:space="preserve"> </w:t>
      </w:r>
      <w:r w:rsidRPr="00E77497">
        <w:t xml:space="preserve">be the result of </w:t>
      </w:r>
      <w:r w:rsidR="001872DF">
        <w:t xml:space="preserve">ClassDefinitionEvaluation of </w:t>
      </w:r>
      <w:r w:rsidR="001872DF" w:rsidRPr="001872DF">
        <w:rPr>
          <w:i/>
        </w:rPr>
        <w:t>ClassTail</w:t>
      </w:r>
      <w:r w:rsidR="001872DF">
        <w:t xml:space="preserve"> with argument </w:t>
      </w:r>
      <w:r w:rsidR="0066074B" w:rsidRPr="0066074B">
        <w:rPr>
          <w:b/>
        </w:rPr>
        <w:t>undefined</w:t>
      </w:r>
      <w:r w:rsidRPr="00E77497">
        <w:t>.</w:t>
      </w:r>
    </w:p>
    <w:p w14:paraId="1E0CD2D8" w14:textId="77777777" w:rsidR="009E380A" w:rsidRDefault="006552DF" w:rsidP="009E380A">
      <w:pPr>
        <w:pStyle w:val="Alg2"/>
        <w:numPr>
          <w:ilvl w:val="0"/>
          <w:numId w:val="856"/>
        </w:numPr>
        <w:spacing w:after="220"/>
        <w:contextualSpacing/>
      </w:pPr>
      <w:r>
        <w:t>ReturnIfAbrupt(</w:t>
      </w:r>
      <w:r>
        <w:rPr>
          <w:i/>
        </w:rPr>
        <w:t>v</w:t>
      </w:r>
      <w:r w:rsidRPr="006A5E27">
        <w:rPr>
          <w:i/>
        </w:rPr>
        <w:t>alue</w:t>
      </w:r>
      <w:r>
        <w:t>)</w:t>
      </w:r>
      <w:r w:rsidR="009E380A">
        <w:t>.</w:t>
      </w:r>
    </w:p>
    <w:p w14:paraId="6D016D07" w14:textId="77777777" w:rsidR="009E380A" w:rsidRPr="00E77497" w:rsidRDefault="009E380A" w:rsidP="009E380A">
      <w:pPr>
        <w:pStyle w:val="Alg2"/>
        <w:numPr>
          <w:ilvl w:val="0"/>
          <w:numId w:val="856"/>
        </w:numPr>
        <w:jc w:val="left"/>
      </w:pPr>
      <w:r w:rsidRPr="00E77497">
        <w:t xml:space="preserve">Let </w:t>
      </w:r>
      <w:r w:rsidRPr="00E77497">
        <w:rPr>
          <w:i/>
        </w:rPr>
        <w:t>env</w:t>
      </w:r>
      <w:r w:rsidRPr="00E77497">
        <w:t xml:space="preserve"> be the </w:t>
      </w:r>
      <w:r w:rsidR="00B33FB4">
        <w:t>running</w:t>
      </w:r>
      <w:r w:rsidR="00B33FB4" w:rsidRPr="00E77497">
        <w:t xml:space="preserve"> </w:t>
      </w:r>
      <w:r w:rsidRPr="00E77497">
        <w:t>execution context’s LexicalEnvironment.</w:t>
      </w:r>
    </w:p>
    <w:p w14:paraId="6AC08719" w14:textId="77777777" w:rsidR="00A15B53" w:rsidRDefault="00A15B53" w:rsidP="00B42F6E">
      <w:pPr>
        <w:pStyle w:val="Alg2"/>
        <w:numPr>
          <w:ilvl w:val="0"/>
          <w:numId w:val="856"/>
        </w:numPr>
        <w:spacing w:after="220"/>
        <w:contextualSpacing/>
      </w:pPr>
      <w:r>
        <w:t xml:space="preserve">Let </w:t>
      </w:r>
      <w:r w:rsidRPr="00B42F6E">
        <w:rPr>
          <w:i/>
        </w:rPr>
        <w:t>status</w:t>
      </w:r>
      <w:r>
        <w:t xml:space="preserve"> be the result of p</w:t>
      </w:r>
      <w:r w:rsidRPr="004418C4">
        <w:t>erform</w:t>
      </w:r>
      <w:r>
        <w:t>ing</w:t>
      </w:r>
      <w:r w:rsidRPr="004418C4">
        <w:t xml:space="preserve"> </w:t>
      </w:r>
      <w:r w:rsidRPr="00E77497">
        <w:t xml:space="preserve">Binding </w:t>
      </w:r>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p>
    <w:p w14:paraId="770BB71A" w14:textId="77777777" w:rsidR="00A15B53" w:rsidRDefault="00A15B53" w:rsidP="00A15B53">
      <w:pPr>
        <w:pStyle w:val="Alg2"/>
        <w:numPr>
          <w:ilvl w:val="0"/>
          <w:numId w:val="856"/>
        </w:numPr>
        <w:spacing w:after="220"/>
        <w:contextualSpacing/>
      </w:pPr>
      <w:r>
        <w:t>ReturnIfAbrupt(</w:t>
      </w:r>
      <w:r>
        <w:rPr>
          <w:i/>
        </w:rPr>
        <w:t>status</w:t>
      </w:r>
      <w:r>
        <w:t>).</w:t>
      </w:r>
    </w:p>
    <w:p w14:paraId="177C454D" w14:textId="77777777" w:rsidR="00A15B53" w:rsidRDefault="00A15B53" w:rsidP="009E380A">
      <w:pPr>
        <w:pStyle w:val="Alg2"/>
        <w:numPr>
          <w:ilvl w:val="0"/>
          <w:numId w:val="856"/>
        </w:numPr>
        <w:spacing w:after="220"/>
      </w:pPr>
      <w:r w:rsidRPr="00E77497">
        <w:t xml:space="preserve">Return </w:t>
      </w:r>
      <w:r>
        <w:t>NormalCompletion(</w:t>
      </w:r>
      <w:r w:rsidRPr="00E77497">
        <w:rPr>
          <w:rFonts w:ascii="Arial" w:hAnsi="Arial" w:cs="Arial"/>
        </w:rPr>
        <w:t>empty</w:t>
      </w:r>
      <w:r w:rsidRPr="0055587E">
        <w:t>)</w:t>
      </w:r>
      <w:r w:rsidRPr="00E77497">
        <w:t>.</w:t>
      </w:r>
    </w:p>
    <w:p w14:paraId="157B6155" w14:textId="77777777" w:rsidR="0066074B" w:rsidRPr="0066074B" w:rsidRDefault="0066074B" w:rsidP="0066074B">
      <w:pPr>
        <w:pStyle w:val="Note"/>
      </w:pPr>
      <w:r>
        <w:t>NOTE</w:t>
      </w:r>
      <w:r>
        <w:tab/>
        <w:t xml:space="preserve">The argument to ClassDefinitionEvaluation controls whether or not the class that is defined with a BindingIdentifier has a local binding to the identifier. Only a </w:t>
      </w:r>
      <w:r w:rsidRPr="0066074B">
        <w:rPr>
          <w:rFonts w:ascii="Times New Roman" w:hAnsi="Times New Roman"/>
          <w:i/>
        </w:rPr>
        <w:t>ClassExpression</w:t>
      </w:r>
      <w:r>
        <w:t xml:space="preserve"> gets a local name binding of its name.  A </w:t>
      </w:r>
      <w:r w:rsidRPr="0066074B">
        <w:rPr>
          <w:rFonts w:ascii="Times New Roman" w:hAnsi="Times New Roman"/>
          <w:i/>
        </w:rPr>
        <w:t>ClassDeclaration</w:t>
      </w:r>
      <w:r>
        <w:t xml:space="preserve"> never has such a binding.  This maintains the parallel with </w:t>
      </w:r>
      <w:r w:rsidRPr="0066074B">
        <w:rPr>
          <w:rFonts w:ascii="Times New Roman" w:hAnsi="Times New Roman"/>
          <w:i/>
        </w:rPr>
        <w:t>FunctionExpression</w:t>
      </w:r>
      <w:r>
        <w:t xml:space="preserve"> and </w:t>
      </w:r>
      <w:r w:rsidRPr="0066074B">
        <w:rPr>
          <w:rFonts w:ascii="Times New Roman" w:hAnsi="Times New Roman"/>
          <w:i/>
        </w:rPr>
        <w:t>FunctionDeclaration</w:t>
      </w:r>
      <w:r>
        <w:t>.</w:t>
      </w:r>
    </w:p>
    <w:p w14:paraId="3951C2DC" w14:textId="77777777" w:rsidR="009E58EB" w:rsidRPr="00E77497" w:rsidRDefault="009E58EB" w:rsidP="009E58EB">
      <w:pPr>
        <w:jc w:val="left"/>
      </w:pPr>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sidRPr="00594449">
        <w:rPr>
          <w:rFonts w:cs="Arial"/>
          <w:vertAlign w:val="subscript"/>
        </w:rPr>
        <w:t>opt</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10AD489E" w14:textId="77777777" w:rsidR="001572F0" w:rsidRDefault="001572F0" w:rsidP="009E58EB">
      <w:pPr>
        <w:pStyle w:val="Alg2"/>
        <w:numPr>
          <w:ilvl w:val="0"/>
          <w:numId w:val="857"/>
        </w:numPr>
      </w:pPr>
      <w:r>
        <w:t xml:space="preserve">If </w:t>
      </w:r>
      <w:r w:rsidRPr="00E77497">
        <w:rPr>
          <w:i/>
        </w:rPr>
        <w:t>BindingIdentifier</w:t>
      </w:r>
      <w:r w:rsidRPr="00594449">
        <w:rPr>
          <w:rFonts w:cs="Arial"/>
          <w:vertAlign w:val="subscript"/>
        </w:rPr>
        <w:t>opt</w:t>
      </w:r>
      <w:r>
        <w:t xml:space="preserve"> is not  present, then let </w:t>
      </w:r>
      <w:r w:rsidRPr="00B42F6E">
        <w:rPr>
          <w:i/>
        </w:rPr>
        <w:t>className</w:t>
      </w:r>
      <w:r>
        <w:t xml:space="preserve"> be </w:t>
      </w:r>
      <w:r w:rsidRPr="00B42F6E">
        <w:rPr>
          <w:b/>
        </w:rPr>
        <w:t>undefined</w:t>
      </w:r>
      <w:r>
        <w:t>.</w:t>
      </w:r>
    </w:p>
    <w:p w14:paraId="62C78EF1" w14:textId="77777777" w:rsidR="00985C0D" w:rsidRDefault="001572F0" w:rsidP="009E58EB">
      <w:pPr>
        <w:pStyle w:val="Alg2"/>
        <w:numPr>
          <w:ilvl w:val="0"/>
          <w:numId w:val="857"/>
        </w:numPr>
      </w:pPr>
      <w:r>
        <w:t xml:space="preserve">Else, let </w:t>
      </w:r>
      <w:r w:rsidRPr="00B42F6E">
        <w:rPr>
          <w:i/>
        </w:rPr>
        <w:t>className</w:t>
      </w:r>
      <w:r>
        <w:t xml:space="preserve"> be StringValue of </w:t>
      </w:r>
      <w:r w:rsidRPr="00B42F6E">
        <w:rPr>
          <w:i/>
        </w:rPr>
        <w:t>BindingIdentifier</w:t>
      </w:r>
      <w:r>
        <w:t>.</w:t>
      </w:r>
    </w:p>
    <w:p w14:paraId="1CC3A093" w14:textId="77777777" w:rsidR="009E58EB" w:rsidRPr="00E77497" w:rsidRDefault="009E58EB" w:rsidP="009E58EB">
      <w:pPr>
        <w:pStyle w:val="Alg2"/>
        <w:numPr>
          <w:ilvl w:val="0"/>
          <w:numId w:val="857"/>
        </w:numPr>
      </w:pPr>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r w:rsidR="001572F0" w:rsidRPr="00D56329">
        <w:rPr>
          <w:i/>
        </w:rPr>
        <w:t>className</w:t>
      </w:r>
      <w:r w:rsidRPr="00E77497">
        <w:t>.</w:t>
      </w:r>
    </w:p>
    <w:p w14:paraId="17F3E5E5" w14:textId="77777777" w:rsidR="009E58EB" w:rsidRDefault="00D30F05" w:rsidP="009E58EB">
      <w:pPr>
        <w:pStyle w:val="Alg2"/>
        <w:numPr>
          <w:ilvl w:val="0"/>
          <w:numId w:val="857"/>
        </w:numPr>
        <w:spacing w:after="220"/>
        <w:contextualSpacing/>
      </w:pPr>
      <w:r>
        <w:t>ReturnIfAbrupt(</w:t>
      </w:r>
      <w:r>
        <w:rPr>
          <w:i/>
        </w:rPr>
        <w:t>value</w:t>
      </w:r>
      <w:r>
        <w:t>).</w:t>
      </w:r>
    </w:p>
    <w:p w14:paraId="02C74867" w14:textId="77777777" w:rsidR="009E58EB" w:rsidRPr="00E77497" w:rsidRDefault="00D30F05" w:rsidP="009E58EB">
      <w:pPr>
        <w:pStyle w:val="Alg2"/>
        <w:numPr>
          <w:ilvl w:val="0"/>
          <w:numId w:val="857"/>
        </w:numPr>
        <w:spacing w:after="220"/>
      </w:pPr>
      <w:r w:rsidRPr="00E77497">
        <w:t xml:space="preserve">Return </w:t>
      </w:r>
      <w:r>
        <w:t>Normal</w:t>
      </w:r>
      <w:r w:rsidR="004C2A25">
        <w:t>Completion</w:t>
      </w:r>
      <w:r>
        <w:t>(</w:t>
      </w:r>
      <w:r>
        <w:rPr>
          <w:i/>
        </w:rPr>
        <w:t>value</w:t>
      </w:r>
      <w:r>
        <w:t>)</w:t>
      </w:r>
      <w:r w:rsidRPr="00E77497">
        <w:t>.</w:t>
      </w:r>
    </w:p>
    <w:p w14:paraId="32315276" w14:textId="77777777" w:rsidR="002A42B6" w:rsidRDefault="002A42B6" w:rsidP="00B11A6A">
      <w:pPr>
        <w:pStyle w:val="20"/>
      </w:pPr>
      <w:bookmarkStart w:id="4390" w:name="_Toc361663502"/>
      <w:bookmarkStart w:id="4391" w:name="_Toc361665343"/>
      <w:bookmarkStart w:id="4392" w:name="_Toc361667183"/>
      <w:bookmarkStart w:id="4393" w:name="_Toc361669012"/>
      <w:bookmarkStart w:id="4394" w:name="_Toc364935056"/>
      <w:bookmarkStart w:id="4395" w:name="_Toc365474300"/>
      <w:bookmarkStart w:id="4396" w:name="_Toc361663503"/>
      <w:bookmarkStart w:id="4397" w:name="_Toc361665344"/>
      <w:bookmarkStart w:id="4398" w:name="_Toc361667184"/>
      <w:bookmarkStart w:id="4399" w:name="_Toc361669013"/>
      <w:bookmarkStart w:id="4400" w:name="_Toc364935057"/>
      <w:bookmarkStart w:id="4401" w:name="_Toc365474301"/>
      <w:bookmarkStart w:id="4402" w:name="_Toc361663506"/>
      <w:bookmarkStart w:id="4403" w:name="_Toc361665347"/>
      <w:bookmarkStart w:id="4404" w:name="_Toc361667187"/>
      <w:bookmarkStart w:id="4405" w:name="_Toc361669016"/>
      <w:bookmarkStart w:id="4406" w:name="_Toc364935060"/>
      <w:bookmarkStart w:id="4407" w:name="_Toc365474304"/>
      <w:bookmarkStart w:id="4408" w:name="_Toc361663507"/>
      <w:bookmarkStart w:id="4409" w:name="_Toc361665348"/>
      <w:bookmarkStart w:id="4410" w:name="_Toc361667188"/>
      <w:bookmarkStart w:id="4411" w:name="_Toc361669017"/>
      <w:bookmarkStart w:id="4412" w:name="_Toc364935061"/>
      <w:bookmarkStart w:id="4413" w:name="_Toc365474305"/>
      <w:bookmarkStart w:id="4414" w:name="_Toc361663510"/>
      <w:bookmarkStart w:id="4415" w:name="_Toc361665351"/>
      <w:bookmarkStart w:id="4416" w:name="_Toc361667191"/>
      <w:bookmarkStart w:id="4417" w:name="_Toc361669020"/>
      <w:bookmarkStart w:id="4418" w:name="_Toc364935064"/>
      <w:bookmarkStart w:id="4419" w:name="_Toc365474308"/>
      <w:bookmarkStart w:id="4420" w:name="_Toc361663511"/>
      <w:bookmarkStart w:id="4421" w:name="_Toc361665352"/>
      <w:bookmarkStart w:id="4422" w:name="_Toc361667192"/>
      <w:bookmarkStart w:id="4423" w:name="_Toc361669021"/>
      <w:bookmarkStart w:id="4424" w:name="_Toc364935065"/>
      <w:bookmarkStart w:id="4425" w:name="_Toc365474309"/>
      <w:bookmarkStart w:id="4426" w:name="_Toc361663512"/>
      <w:bookmarkStart w:id="4427" w:name="_Toc361665353"/>
      <w:bookmarkStart w:id="4428" w:name="_Toc361667193"/>
      <w:bookmarkStart w:id="4429" w:name="_Toc361669022"/>
      <w:bookmarkStart w:id="4430" w:name="_Toc364935066"/>
      <w:bookmarkStart w:id="4431" w:name="_Toc365474310"/>
      <w:bookmarkStart w:id="4432" w:name="_Toc361663526"/>
      <w:bookmarkStart w:id="4433" w:name="_Toc361665367"/>
      <w:bookmarkStart w:id="4434" w:name="_Toc361667207"/>
      <w:bookmarkStart w:id="4435" w:name="_Toc361669036"/>
      <w:bookmarkStart w:id="4436" w:name="_Toc364935080"/>
      <w:bookmarkStart w:id="4437" w:name="_Toc365474324"/>
      <w:bookmarkStart w:id="4438" w:name="_Toc361663528"/>
      <w:bookmarkStart w:id="4439" w:name="_Toc361665369"/>
      <w:bookmarkStart w:id="4440" w:name="_Toc361667209"/>
      <w:bookmarkStart w:id="4441" w:name="_Toc361669038"/>
      <w:bookmarkStart w:id="4442" w:name="_Toc364935082"/>
      <w:bookmarkStart w:id="4443" w:name="_Toc365474326"/>
      <w:bookmarkStart w:id="4444" w:name="_Toc361663532"/>
      <w:bookmarkStart w:id="4445" w:name="_Toc361665373"/>
      <w:bookmarkStart w:id="4446" w:name="_Toc361667213"/>
      <w:bookmarkStart w:id="4447" w:name="_Toc361669042"/>
      <w:bookmarkStart w:id="4448" w:name="_Toc364935086"/>
      <w:bookmarkStart w:id="4449" w:name="_Toc365474330"/>
      <w:bookmarkStart w:id="4450" w:name="_Toc361663537"/>
      <w:bookmarkStart w:id="4451" w:name="_Toc361665378"/>
      <w:bookmarkStart w:id="4452" w:name="_Toc361667218"/>
      <w:bookmarkStart w:id="4453" w:name="_Toc361669047"/>
      <w:bookmarkStart w:id="4454" w:name="_Toc364935091"/>
      <w:bookmarkStart w:id="4455" w:name="_Toc365474335"/>
      <w:bookmarkStart w:id="4456" w:name="_Toc361663538"/>
      <w:bookmarkStart w:id="4457" w:name="_Toc361665379"/>
      <w:bookmarkStart w:id="4458" w:name="_Toc361667219"/>
      <w:bookmarkStart w:id="4459" w:name="_Toc361669048"/>
      <w:bookmarkStart w:id="4460" w:name="_Toc364935092"/>
      <w:bookmarkStart w:id="4461" w:name="_Toc365474336"/>
      <w:bookmarkStart w:id="4462" w:name="_Toc361663539"/>
      <w:bookmarkStart w:id="4463" w:name="_Toc361665380"/>
      <w:bookmarkStart w:id="4464" w:name="_Toc361667220"/>
      <w:bookmarkStart w:id="4465" w:name="_Toc361669049"/>
      <w:bookmarkStart w:id="4466" w:name="_Toc364935093"/>
      <w:bookmarkStart w:id="4467" w:name="_Toc365474337"/>
      <w:bookmarkStart w:id="4468" w:name="_Toc361663541"/>
      <w:bookmarkStart w:id="4469" w:name="_Toc361665382"/>
      <w:bookmarkStart w:id="4470" w:name="_Toc361667222"/>
      <w:bookmarkStart w:id="4471" w:name="_Toc361669051"/>
      <w:bookmarkStart w:id="4472" w:name="_Toc364935095"/>
      <w:bookmarkStart w:id="4473" w:name="_Toc365474339"/>
      <w:bookmarkStart w:id="4474" w:name="_Toc361663544"/>
      <w:bookmarkStart w:id="4475" w:name="_Toc361665385"/>
      <w:bookmarkStart w:id="4476" w:name="_Toc361667225"/>
      <w:bookmarkStart w:id="4477" w:name="_Toc361669054"/>
      <w:bookmarkStart w:id="4478" w:name="_Toc364935098"/>
      <w:bookmarkStart w:id="4479" w:name="_Toc365474342"/>
      <w:bookmarkStart w:id="4480" w:name="_Toc361663547"/>
      <w:bookmarkStart w:id="4481" w:name="_Toc361665388"/>
      <w:bookmarkStart w:id="4482" w:name="_Toc361667228"/>
      <w:bookmarkStart w:id="4483" w:name="_Toc361669057"/>
      <w:bookmarkStart w:id="4484" w:name="_Toc364935101"/>
      <w:bookmarkStart w:id="4485" w:name="_Toc365474345"/>
      <w:bookmarkStart w:id="4486" w:name="_Toc361663548"/>
      <w:bookmarkStart w:id="4487" w:name="_Toc361665389"/>
      <w:bookmarkStart w:id="4488" w:name="_Toc361667229"/>
      <w:bookmarkStart w:id="4489" w:name="_Toc361669058"/>
      <w:bookmarkStart w:id="4490" w:name="_Toc364935102"/>
      <w:bookmarkStart w:id="4491" w:name="_Toc365474346"/>
      <w:bookmarkStart w:id="4492" w:name="_Toc361663562"/>
      <w:bookmarkStart w:id="4493" w:name="_Toc361665403"/>
      <w:bookmarkStart w:id="4494" w:name="_Toc361667243"/>
      <w:bookmarkStart w:id="4495" w:name="_Toc361669072"/>
      <w:bookmarkStart w:id="4496" w:name="_Toc364935116"/>
      <w:bookmarkStart w:id="4497" w:name="_Toc365474360"/>
      <w:bookmarkStart w:id="4498" w:name="_Toc361663567"/>
      <w:bookmarkStart w:id="4499" w:name="_Toc361665408"/>
      <w:bookmarkStart w:id="4500" w:name="_Toc361667248"/>
      <w:bookmarkStart w:id="4501" w:name="_Toc361669077"/>
      <w:bookmarkStart w:id="4502" w:name="_Toc364935121"/>
      <w:bookmarkStart w:id="4503" w:name="_Toc365474365"/>
      <w:bookmarkStart w:id="4504" w:name="_Toc361663568"/>
      <w:bookmarkStart w:id="4505" w:name="_Toc361665409"/>
      <w:bookmarkStart w:id="4506" w:name="_Toc361667249"/>
      <w:bookmarkStart w:id="4507" w:name="_Toc361669078"/>
      <w:bookmarkStart w:id="4508" w:name="_Toc364935122"/>
      <w:bookmarkStart w:id="4509" w:name="_Toc365474366"/>
      <w:bookmarkStart w:id="4510" w:name="_Toc361663570"/>
      <w:bookmarkStart w:id="4511" w:name="_Toc361665411"/>
      <w:bookmarkStart w:id="4512" w:name="_Toc361667251"/>
      <w:bookmarkStart w:id="4513" w:name="_Toc361669080"/>
      <w:bookmarkStart w:id="4514" w:name="_Toc364935124"/>
      <w:bookmarkStart w:id="4515" w:name="_Toc365474368"/>
      <w:bookmarkStart w:id="4516" w:name="_Toc361663574"/>
      <w:bookmarkStart w:id="4517" w:name="_Toc361665415"/>
      <w:bookmarkStart w:id="4518" w:name="_Toc361667255"/>
      <w:bookmarkStart w:id="4519" w:name="_Toc361669084"/>
      <w:bookmarkStart w:id="4520" w:name="_Toc364935128"/>
      <w:bookmarkStart w:id="4521" w:name="_Toc365474372"/>
      <w:bookmarkStart w:id="4522" w:name="_Toc361663581"/>
      <w:bookmarkStart w:id="4523" w:name="_Toc361665422"/>
      <w:bookmarkStart w:id="4524" w:name="_Toc361667262"/>
      <w:bookmarkStart w:id="4525" w:name="_Toc361669091"/>
      <w:bookmarkStart w:id="4526" w:name="_Toc364935135"/>
      <w:bookmarkStart w:id="4527" w:name="_Toc365474379"/>
      <w:bookmarkStart w:id="4528" w:name="_Toc361663585"/>
      <w:bookmarkStart w:id="4529" w:name="_Toc361665426"/>
      <w:bookmarkStart w:id="4530" w:name="_Toc361667266"/>
      <w:bookmarkStart w:id="4531" w:name="_Toc361669095"/>
      <w:bookmarkStart w:id="4532" w:name="_Toc364935139"/>
      <w:bookmarkStart w:id="4533" w:name="_Toc365474383"/>
      <w:bookmarkStart w:id="4534" w:name="_Toc361663586"/>
      <w:bookmarkStart w:id="4535" w:name="_Toc361665427"/>
      <w:bookmarkStart w:id="4536" w:name="_Toc361667267"/>
      <w:bookmarkStart w:id="4537" w:name="_Toc361669096"/>
      <w:bookmarkStart w:id="4538" w:name="_Toc364935140"/>
      <w:bookmarkStart w:id="4539" w:name="_Toc365474384"/>
      <w:bookmarkStart w:id="4540" w:name="_Toc361663587"/>
      <w:bookmarkStart w:id="4541" w:name="_Toc361665428"/>
      <w:bookmarkStart w:id="4542" w:name="_Toc361667268"/>
      <w:bookmarkStart w:id="4543" w:name="_Toc361669097"/>
      <w:bookmarkStart w:id="4544" w:name="_Toc364935141"/>
      <w:bookmarkStart w:id="4545" w:name="_Toc365474385"/>
      <w:bookmarkStart w:id="4546" w:name="_Toc361663589"/>
      <w:bookmarkStart w:id="4547" w:name="_Toc361665430"/>
      <w:bookmarkStart w:id="4548" w:name="_Toc361667270"/>
      <w:bookmarkStart w:id="4549" w:name="_Toc361669099"/>
      <w:bookmarkStart w:id="4550" w:name="_Toc364935143"/>
      <w:bookmarkStart w:id="4551" w:name="_Toc365474387"/>
      <w:bookmarkStart w:id="4552" w:name="_Toc361663594"/>
      <w:bookmarkStart w:id="4553" w:name="_Toc361665435"/>
      <w:bookmarkStart w:id="4554" w:name="_Toc361667275"/>
      <w:bookmarkStart w:id="4555" w:name="_Toc361669104"/>
      <w:bookmarkStart w:id="4556" w:name="_Toc364935148"/>
      <w:bookmarkStart w:id="4557" w:name="_Toc365474392"/>
      <w:bookmarkStart w:id="4558" w:name="_Toc361663601"/>
      <w:bookmarkStart w:id="4559" w:name="_Toc361665442"/>
      <w:bookmarkStart w:id="4560" w:name="_Toc361667282"/>
      <w:bookmarkStart w:id="4561" w:name="_Toc361669111"/>
      <w:bookmarkStart w:id="4562" w:name="_Toc364935155"/>
      <w:bookmarkStart w:id="4563" w:name="_Toc365474399"/>
      <w:bookmarkStart w:id="4564" w:name="_Toc361663621"/>
      <w:bookmarkStart w:id="4565" w:name="_Toc361665462"/>
      <w:bookmarkStart w:id="4566" w:name="_Toc361667302"/>
      <w:bookmarkStart w:id="4567" w:name="_Toc361669131"/>
      <w:bookmarkStart w:id="4568" w:name="_Toc364935175"/>
      <w:bookmarkStart w:id="4569" w:name="_Toc365474419"/>
      <w:bookmarkStart w:id="4570" w:name="_Toc361663622"/>
      <w:bookmarkStart w:id="4571" w:name="_Toc361665463"/>
      <w:bookmarkStart w:id="4572" w:name="_Toc361667303"/>
      <w:bookmarkStart w:id="4573" w:name="_Toc361669132"/>
      <w:bookmarkStart w:id="4574" w:name="_Toc364935176"/>
      <w:bookmarkStart w:id="4575" w:name="_Toc365474420"/>
      <w:bookmarkStart w:id="4576" w:name="_Toc361663623"/>
      <w:bookmarkStart w:id="4577" w:name="_Toc361665464"/>
      <w:bookmarkStart w:id="4578" w:name="_Toc361667304"/>
      <w:bookmarkStart w:id="4579" w:name="_Toc361669133"/>
      <w:bookmarkStart w:id="4580" w:name="_Toc364935177"/>
      <w:bookmarkStart w:id="4581" w:name="_Toc365474421"/>
      <w:bookmarkStart w:id="4582" w:name="_Toc361663625"/>
      <w:bookmarkStart w:id="4583" w:name="_Toc361665466"/>
      <w:bookmarkStart w:id="4584" w:name="_Toc361667306"/>
      <w:bookmarkStart w:id="4585" w:name="_Toc361669135"/>
      <w:bookmarkStart w:id="4586" w:name="_Toc364935179"/>
      <w:bookmarkStart w:id="4587" w:name="_Toc365474423"/>
      <w:bookmarkStart w:id="4588" w:name="_Ref424532515"/>
      <w:bookmarkStart w:id="4589" w:name="_Ref457437688"/>
      <w:bookmarkStart w:id="4590" w:name="_Toc472818900"/>
      <w:bookmarkStart w:id="4591" w:name="_Toc235503477"/>
      <w:bookmarkStart w:id="4592" w:name="_Toc241509252"/>
      <w:bookmarkStart w:id="4593" w:name="_Toc244416739"/>
      <w:bookmarkStart w:id="4594" w:name="_Toc276631103"/>
      <w:bookmarkStart w:id="4595" w:name="_Ref366131065"/>
      <w:bookmarkStart w:id="4596" w:name="_Ref366131077"/>
      <w:bookmarkStart w:id="4597" w:name="_Toc366141969"/>
      <w:bookmarkEnd w:id="4344"/>
      <w:bookmarkEnd w:id="4345"/>
      <w:bookmarkEnd w:id="4346"/>
      <w:bookmarkEnd w:id="4347"/>
      <w:bookmarkEnd w:id="4348"/>
      <w:bookmarkEnd w:id="434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commentRangeStart w:id="4598"/>
      <w:r>
        <w:t>Tail Position Calls</w:t>
      </w:r>
      <w:commentRangeEnd w:id="4598"/>
      <w:r>
        <w:rPr>
          <w:rStyle w:val="af6"/>
          <w:b w:val="0"/>
        </w:rPr>
        <w:commentReference w:id="4598"/>
      </w:r>
      <w:bookmarkEnd w:id="4595"/>
      <w:bookmarkEnd w:id="4596"/>
      <w:bookmarkEnd w:id="4597"/>
    </w:p>
    <w:p w14:paraId="293557CE" w14:textId="77777777"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The wiki proposal has a preliminary attempt at defining tail position.  See</w:t>
      </w:r>
      <w:r w:rsidR="00A904FE">
        <w:rPr>
          <w:sz w:val="28"/>
          <w:szCs w:val="28"/>
        </w:rPr>
        <w:t xml:space="preserve"> </w:t>
      </w:r>
      <w:r w:rsidR="00A904FE">
        <w:rPr>
          <w:sz w:val="28"/>
          <w:szCs w:val="28"/>
        </w:rPr>
        <w:fldChar w:fldCharType="begin"/>
      </w:r>
      <w:r w:rsidR="00A904FE">
        <w:rPr>
          <w:sz w:val="28"/>
          <w:szCs w:val="28"/>
        </w:rPr>
        <w:instrText xml:space="preserve"> HYPERLINK "</w:instrText>
      </w:r>
      <w:r w:rsidR="00A904FE" w:rsidRPr="00A904FE">
        <w:rPr>
          <w:sz w:val="28"/>
          <w:szCs w:val="28"/>
        </w:rPr>
        <w:instrText>http://wiki.ecmascript.org/doku.php?id=harmony:proper_tail_calls</w:instrText>
      </w:r>
      <w:r w:rsidR="00A904FE">
        <w:rPr>
          <w:sz w:val="28"/>
          <w:szCs w:val="28"/>
        </w:rPr>
        <w:instrText xml:space="preserve">" </w:instrText>
      </w:r>
      <w:ins w:id="4599" w:author="Rev 18 Allen Wirfs-Brock" w:date="2013-09-05T10:19:00Z">
        <w:r w:rsidR="00514B5A">
          <w:rPr>
            <w:sz w:val="28"/>
            <w:szCs w:val="28"/>
          </w:rPr>
        </w:r>
      </w:ins>
      <w:r w:rsidR="00A904FE">
        <w:rPr>
          <w:sz w:val="28"/>
          <w:szCs w:val="28"/>
        </w:rPr>
        <w:fldChar w:fldCharType="separate"/>
      </w:r>
      <w:r w:rsidR="00A904FE" w:rsidRPr="00CE23E7">
        <w:rPr>
          <w:rStyle w:val="affb"/>
          <w:sz w:val="28"/>
          <w:szCs w:val="28"/>
          <w:lang w:val="en-GB"/>
        </w:rPr>
        <w:t>http://wiki.ecmascript.org/doku.php?id=harmony:proper_tail_calls</w:t>
      </w:r>
      <w:r w:rsidR="00A904FE">
        <w:rPr>
          <w:sz w:val="28"/>
          <w:szCs w:val="28"/>
        </w:rPr>
        <w:fldChar w:fldCharType="end"/>
      </w:r>
      <w:r w:rsidR="00A904FE">
        <w:rPr>
          <w:sz w:val="28"/>
          <w:szCs w:val="28"/>
        </w:rPr>
        <w:t xml:space="preserve"> </w:t>
      </w:r>
      <w:r w:rsidRPr="007B7042">
        <w:rPr>
          <w:sz w:val="28"/>
          <w:szCs w:val="28"/>
        </w:rPr>
        <w:t xml:space="preserve">. </w:t>
      </w:r>
    </w:p>
    <w:p w14:paraId="7E7649A2" w14:textId="77777777"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This material still needs to be reviewed and updated for incorporation here.</w:t>
      </w:r>
    </w:p>
    <w:p w14:paraId="1AF3B6DA" w14:textId="77777777" w:rsidR="00893A4F" w:rsidRPr="00E77497" w:rsidRDefault="00893A4F" w:rsidP="00612FC7">
      <w:pPr>
        <w:pStyle w:val="30"/>
      </w:pPr>
      <w:bookmarkStart w:id="4600" w:name="_Toc366141970"/>
      <w:r w:rsidRPr="00E77497">
        <w:t>Runtime Semantics</w:t>
      </w:r>
      <w:bookmarkEnd w:id="4600"/>
    </w:p>
    <w:p w14:paraId="12BA8B5C" w14:textId="77777777" w:rsidR="00893A4F" w:rsidRDefault="00893A4F" w:rsidP="00893A4F">
      <w:pPr>
        <w:keepNext/>
        <w:rPr>
          <w:rFonts w:ascii="Helvetica" w:hAnsi="Helvetica"/>
          <w:b/>
          <w:spacing w:val="6"/>
        </w:rPr>
      </w:pPr>
      <w:r w:rsidRPr="004418C4">
        <w:rPr>
          <w:rFonts w:ascii="Helvetica" w:hAnsi="Helvetica"/>
          <w:b/>
        </w:rPr>
        <w:t xml:space="preserve">Runtime Semantics: </w:t>
      </w:r>
      <w:r>
        <w:rPr>
          <w:rFonts w:ascii="Helvetica" w:hAnsi="Helvetica"/>
          <w:b/>
          <w:spacing w:val="6"/>
        </w:rPr>
        <w:t>PrepareForTailCall</w:t>
      </w:r>
    </w:p>
    <w:p w14:paraId="19810AD0" w14:textId="77777777" w:rsidR="00893A4F" w:rsidRDefault="00893A4F" w:rsidP="00893A4F">
      <w:pPr>
        <w:pStyle w:val="Alg3"/>
        <w:tabs>
          <w:tab w:val="clear" w:pos="360"/>
        </w:tabs>
        <w:spacing w:after="220"/>
        <w:ind w:left="0" w:firstLine="0"/>
      </w:pPr>
      <w:r>
        <w:t xml:space="preserve">The abstract operation </w:t>
      </w:r>
      <w:r w:rsidRPr="00893A4F">
        <w:t xml:space="preserve">PrepareForTailCall </w:t>
      </w:r>
      <w:r>
        <w:t>performs the following steps:</w:t>
      </w:r>
    </w:p>
    <w:p w14:paraId="06887E7F" w14:textId="77777777" w:rsidR="00893A4F" w:rsidRDefault="00893A4F" w:rsidP="00612FC7">
      <w:pPr>
        <w:pStyle w:val="Alg3"/>
        <w:numPr>
          <w:ilvl w:val="0"/>
          <w:numId w:val="1475"/>
        </w:numPr>
        <w:spacing w:after="220"/>
        <w:contextualSpacing/>
      </w:pPr>
      <w:r>
        <w:t xml:space="preserve">Let </w:t>
      </w:r>
      <w:r>
        <w:rPr>
          <w:i/>
        </w:rPr>
        <w:t>leaf</w:t>
      </w:r>
      <w:r w:rsidRPr="009B3B81">
        <w:rPr>
          <w:i/>
        </w:rPr>
        <w:t>Context</w:t>
      </w:r>
      <w:r>
        <w:t xml:space="preserve"> be the running</w:t>
      </w:r>
      <w:r w:rsidRPr="00E77497">
        <w:t xml:space="preserve"> </w:t>
      </w:r>
      <w:r>
        <w:t>execution context.</w:t>
      </w:r>
    </w:p>
    <w:p w14:paraId="3D6972B4" w14:textId="77777777" w:rsidR="00893A4F" w:rsidRDefault="00893A4F" w:rsidP="00612FC7">
      <w:pPr>
        <w:pStyle w:val="Alg3"/>
        <w:numPr>
          <w:ilvl w:val="0"/>
          <w:numId w:val="1475"/>
        </w:numPr>
        <w:spacing w:after="220"/>
        <w:contextualSpacing/>
      </w:pPr>
      <w:r>
        <w:t xml:space="preserve">Suspend </w:t>
      </w:r>
      <w:r w:rsidRPr="00146158">
        <w:rPr>
          <w:i/>
        </w:rPr>
        <w:t>leafContext</w:t>
      </w:r>
      <w:r>
        <w:t>.</w:t>
      </w:r>
    </w:p>
    <w:p w14:paraId="11622F72" w14:textId="77777777" w:rsidR="00893A4F" w:rsidRDefault="00893A4F" w:rsidP="00612FC7">
      <w:pPr>
        <w:pStyle w:val="Alg3"/>
        <w:numPr>
          <w:ilvl w:val="0"/>
          <w:numId w:val="1475"/>
        </w:numPr>
        <w:spacing w:after="220"/>
        <w:contextualSpacing/>
      </w:pPr>
      <w:r>
        <w:t xml:space="preserve">Pop </w:t>
      </w:r>
      <w:r w:rsidRPr="00D5397D">
        <w:rPr>
          <w:i/>
        </w:rPr>
        <w:t>leafContext</w:t>
      </w:r>
      <w:r>
        <w:t xml:space="preserve"> from the execution context context stack.</w:t>
      </w:r>
      <w:r w:rsidDel="00D5397D">
        <w:t xml:space="preserve"> </w:t>
      </w:r>
      <w:r>
        <w:t>The execution context now on the top of the stack becomes the running execution context, however it remains in its suspended state.</w:t>
      </w:r>
    </w:p>
    <w:p w14:paraId="7EC2E9E6" w14:textId="77777777" w:rsidR="00893A4F" w:rsidRDefault="00893A4F" w:rsidP="00612FC7">
      <w:pPr>
        <w:pStyle w:val="Alg3"/>
        <w:numPr>
          <w:ilvl w:val="0"/>
          <w:numId w:val="1475"/>
        </w:numPr>
        <w:spacing w:after="220"/>
        <w:contextualSpacing/>
      </w:pPr>
      <w:r>
        <w:t xml:space="preserve">Assert: </w:t>
      </w:r>
      <w:r w:rsidRPr="00146158">
        <w:rPr>
          <w:i/>
        </w:rPr>
        <w:t>leafContext</w:t>
      </w:r>
      <w:r>
        <w:t xml:space="preserve"> has no further use.  It will never be activated as the running execution context.</w:t>
      </w:r>
    </w:p>
    <w:p w14:paraId="16941352" w14:textId="77777777" w:rsidR="00893A4F" w:rsidRDefault="00893A4F" w:rsidP="00893A4F">
      <w:r>
        <w:t xml:space="preserve">A tail position call must either release any transient internal resources associated with the currently executing function execution context before invoking the target function or reuse those resources in support of the target function. </w:t>
      </w:r>
    </w:p>
    <w:p w14:paraId="49B5E085" w14:textId="77777777" w:rsidR="00893A4F" w:rsidRDefault="00893A4F" w:rsidP="00893A4F">
      <w:pPr>
        <w:pStyle w:val="Note"/>
      </w:pPr>
      <w:r>
        <w:t>NOTE 1</w:t>
      </w:r>
      <w:r>
        <w:tab/>
        <w:t>For example, a tail position call should only grow an implementation’s activication record stack by the amount that the size of the target function’s activation record exceeds the size of the calling function’s activation record. If the target function’s activation record is smaller, then the total size of the stack should decrease.</w:t>
      </w:r>
    </w:p>
    <w:p w14:paraId="61731CD7" w14:textId="77777777" w:rsidR="002E14E9" w:rsidRDefault="002E14E9" w:rsidP="00D22EEE">
      <w:pPr>
        <w:pStyle w:val="1"/>
      </w:pPr>
      <w:bookmarkStart w:id="4601" w:name="_Ref365530288"/>
      <w:bookmarkStart w:id="4602" w:name="_Toc360524617"/>
      <w:bookmarkStart w:id="4603" w:name="_Ref365530182"/>
      <w:bookmarkStart w:id="4604" w:name="_Toc366141971"/>
      <w:r>
        <w:t>ECMAScript Language: Scripts and Modules</w:t>
      </w:r>
      <w:bookmarkEnd w:id="4601"/>
      <w:bookmarkEnd w:id="4604"/>
    </w:p>
    <w:p w14:paraId="18264BBC" w14:textId="77777777" w:rsidR="00812EA8" w:rsidRDefault="003E76A5" w:rsidP="00D148E9">
      <w:pPr>
        <w:pStyle w:val="20"/>
      </w:pPr>
      <w:bookmarkStart w:id="4605" w:name="_Toc361663632"/>
      <w:bookmarkStart w:id="4606" w:name="_Toc361665473"/>
      <w:bookmarkStart w:id="4607" w:name="_Toc361667313"/>
      <w:bookmarkStart w:id="4608" w:name="_Toc361669142"/>
      <w:bookmarkStart w:id="4609" w:name="_Toc364935186"/>
      <w:bookmarkStart w:id="4610" w:name="_Toc365474430"/>
      <w:bookmarkStart w:id="4611" w:name="_Toc361663633"/>
      <w:bookmarkStart w:id="4612" w:name="_Toc361665474"/>
      <w:bookmarkStart w:id="4613" w:name="_Toc361667314"/>
      <w:bookmarkStart w:id="4614" w:name="_Toc361669143"/>
      <w:bookmarkStart w:id="4615" w:name="_Toc364935187"/>
      <w:bookmarkStart w:id="4616" w:name="_Toc365474431"/>
      <w:bookmarkStart w:id="4617" w:name="_Toc361663634"/>
      <w:bookmarkStart w:id="4618" w:name="_Toc361665475"/>
      <w:bookmarkStart w:id="4619" w:name="_Toc361667315"/>
      <w:bookmarkStart w:id="4620" w:name="_Toc361669144"/>
      <w:bookmarkStart w:id="4621" w:name="_Toc364935188"/>
      <w:bookmarkStart w:id="4622" w:name="_Toc365474432"/>
      <w:bookmarkStart w:id="4623" w:name="_Toc361663635"/>
      <w:bookmarkStart w:id="4624" w:name="_Toc361665476"/>
      <w:bookmarkStart w:id="4625" w:name="_Toc361667316"/>
      <w:bookmarkStart w:id="4626" w:name="_Toc361669145"/>
      <w:bookmarkStart w:id="4627" w:name="_Toc364935189"/>
      <w:bookmarkStart w:id="4628" w:name="_Toc365474433"/>
      <w:bookmarkStart w:id="4629" w:name="_Toc366141972"/>
      <w:bookmarkEnd w:id="4316"/>
      <w:bookmarkEnd w:id="4317"/>
      <w:bookmarkEnd w:id="4318"/>
      <w:bookmarkEnd w:id="4319"/>
      <w:bookmarkEnd w:id="4320"/>
      <w:bookmarkEnd w:id="4321"/>
      <w:bookmarkEnd w:id="4322"/>
      <w:bookmarkEnd w:id="4323"/>
      <w:bookmarkEnd w:id="4588"/>
      <w:bookmarkEnd w:id="4589"/>
      <w:bookmarkEnd w:id="4590"/>
      <w:bookmarkEnd w:id="4591"/>
      <w:bookmarkEnd w:id="4592"/>
      <w:bookmarkEnd w:id="4593"/>
      <w:bookmarkEnd w:id="4594"/>
      <w:bookmarkEnd w:id="4602"/>
      <w:bookmarkEnd w:id="4603"/>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r>
        <w:t>Script</w:t>
      </w:r>
      <w:bookmarkEnd w:id="4629"/>
    </w:p>
    <w:p w14:paraId="103426CB" w14:textId="77777777" w:rsidR="004C02EF" w:rsidRPr="00E77497" w:rsidRDefault="004C02EF" w:rsidP="004C02EF">
      <w:pPr>
        <w:pStyle w:val="Syntax"/>
      </w:pPr>
      <w:r w:rsidRPr="00E77497">
        <w:t>Syntax</w:t>
      </w:r>
    </w:p>
    <w:p w14:paraId="3BC0F5C4" w14:textId="77777777" w:rsidR="004C02EF" w:rsidRPr="00E77497" w:rsidRDefault="003E76A5" w:rsidP="004C02EF">
      <w:pPr>
        <w:pStyle w:val="SyntaxRule"/>
      </w:pPr>
      <w:r>
        <w:t>Script</w:t>
      </w:r>
      <w:r w:rsidRPr="00E77497">
        <w:t xml:space="preserve"> </w:t>
      </w:r>
      <w:r w:rsidR="004C02EF" w:rsidRPr="00E77497">
        <w:rPr>
          <w:rFonts w:ascii="Arial" w:hAnsi="Arial"/>
          <w:b/>
          <w:i w:val="0"/>
        </w:rPr>
        <w:t>:</w:t>
      </w:r>
    </w:p>
    <w:p w14:paraId="74A126A2" w14:textId="77777777" w:rsidR="004C02EF" w:rsidRPr="00E77497" w:rsidRDefault="003E76A5" w:rsidP="004C02EF">
      <w:pPr>
        <w:pStyle w:val="SyntaxDefinition"/>
      </w:pPr>
      <w:r>
        <w:t>Script</w:t>
      </w:r>
      <w:r w:rsidR="006F6653">
        <w:t>Body</w:t>
      </w:r>
      <w:r w:rsidR="006F6653" w:rsidRPr="00E77497">
        <w:rPr>
          <w:rFonts w:ascii="Arial" w:hAnsi="Arial" w:cs="Arial"/>
          <w:i w:val="0"/>
          <w:vertAlign w:val="subscript"/>
        </w:rPr>
        <w:t>opt</w:t>
      </w:r>
    </w:p>
    <w:p w14:paraId="65540B29" w14:textId="77777777" w:rsidR="004C02EF" w:rsidRPr="00E77497" w:rsidRDefault="003E76A5" w:rsidP="004C02EF">
      <w:pPr>
        <w:pStyle w:val="SyntaxRule"/>
      </w:pPr>
      <w:r>
        <w:t>Script</w:t>
      </w:r>
      <w:r w:rsidR="006F6653">
        <w:t>Body</w:t>
      </w:r>
      <w:r w:rsidR="006F6653" w:rsidRPr="00E77497">
        <w:t xml:space="preserve"> </w:t>
      </w:r>
      <w:r w:rsidR="004C02EF" w:rsidRPr="00E77497">
        <w:rPr>
          <w:rFonts w:ascii="Arial" w:hAnsi="Arial"/>
          <w:b/>
          <w:i w:val="0"/>
        </w:rPr>
        <w:t>:</w:t>
      </w:r>
    </w:p>
    <w:p w14:paraId="643D1CE7" w14:textId="77777777" w:rsidR="004C02EF" w:rsidRPr="00E77497" w:rsidRDefault="003E76A5" w:rsidP="004C02EF">
      <w:pPr>
        <w:pStyle w:val="SyntaxDefinition"/>
      </w:pPr>
      <w:r>
        <w:t>Outer</w:t>
      </w:r>
      <w:r w:rsidR="005E35C8">
        <w:t>StatementList</w:t>
      </w:r>
    </w:p>
    <w:p w14:paraId="178AB12C" w14:textId="77777777" w:rsidR="005B43E9" w:rsidRPr="00E77497" w:rsidRDefault="003E76A5" w:rsidP="005B43E9">
      <w:pPr>
        <w:pStyle w:val="SyntaxRule"/>
      </w:pPr>
      <w:r>
        <w:t>Outer</w:t>
      </w:r>
      <w:r w:rsidR="005B43E9" w:rsidRPr="00E77497">
        <w:t xml:space="preserve">StatementList </w:t>
      </w:r>
      <w:r w:rsidR="005B43E9" w:rsidRPr="00E77497">
        <w:rPr>
          <w:rFonts w:ascii="Arial" w:hAnsi="Arial"/>
          <w:b/>
          <w:i w:val="0"/>
        </w:rPr>
        <w:t>:</w:t>
      </w:r>
    </w:p>
    <w:p w14:paraId="3EBBA400" w14:textId="77777777" w:rsidR="005B43E9" w:rsidRPr="00E77497" w:rsidRDefault="003E76A5" w:rsidP="003E76A5">
      <w:pPr>
        <w:pStyle w:val="SyntaxDefinition"/>
      </w:pPr>
      <w:r>
        <w:t>Outer</w:t>
      </w:r>
      <w:r w:rsidR="005B43E9" w:rsidRPr="00E77497">
        <w:t>Item</w:t>
      </w:r>
      <w:r w:rsidR="005B43E9" w:rsidRPr="00E77497">
        <w:br/>
      </w:r>
      <w:r>
        <w:t>Outer</w:t>
      </w:r>
      <w:r w:rsidR="005B43E9" w:rsidRPr="00E77497">
        <w:t>StatementList</w:t>
      </w:r>
      <w:r w:rsidR="005B43E9">
        <w:t xml:space="preserve"> </w:t>
      </w:r>
      <w:r w:rsidR="005B43E9" w:rsidRPr="00E77497">
        <w:t xml:space="preserve"> </w:t>
      </w:r>
      <w:r>
        <w:t>Outer</w:t>
      </w:r>
      <w:r w:rsidR="005B43E9" w:rsidRPr="00E77497">
        <w:t>Item</w:t>
      </w:r>
    </w:p>
    <w:p w14:paraId="3F8F64A0" w14:textId="77777777" w:rsidR="005B43E9" w:rsidRPr="00E77497" w:rsidRDefault="003E76A5" w:rsidP="005B43E9">
      <w:pPr>
        <w:pStyle w:val="SyntaxRule"/>
      </w:pPr>
      <w:r>
        <w:t>Outer</w:t>
      </w:r>
      <w:r w:rsidR="005B43E9">
        <w:t>Item</w:t>
      </w:r>
      <w:r w:rsidR="005B43E9" w:rsidRPr="00E77497">
        <w:t xml:space="preserve"> </w:t>
      </w:r>
      <w:r w:rsidR="005B43E9" w:rsidRPr="00E77497">
        <w:rPr>
          <w:rFonts w:ascii="Arial" w:hAnsi="Arial"/>
          <w:b/>
          <w:i w:val="0"/>
        </w:rPr>
        <w:t>:</w:t>
      </w:r>
    </w:p>
    <w:p w14:paraId="7B1412AE" w14:textId="77777777" w:rsidR="005B43E9" w:rsidRPr="00E77497" w:rsidRDefault="005B43E9" w:rsidP="005B43E9">
      <w:pPr>
        <w:pStyle w:val="SyntaxDefinition"/>
      </w:pPr>
      <w:r>
        <w:t>ModuleDeclaration</w:t>
      </w:r>
      <w:r>
        <w:br/>
        <w:t>ImportDeclaration</w:t>
      </w:r>
      <w:r w:rsidRPr="00E77497">
        <w:br/>
      </w:r>
      <w:r>
        <w:t>StatementList</w:t>
      </w:r>
      <w:r w:rsidRPr="00E77497">
        <w:t>Item</w:t>
      </w:r>
    </w:p>
    <w:p w14:paraId="4C1DA521" w14:textId="77777777" w:rsidR="004C3785" w:rsidRPr="00E77497" w:rsidRDefault="004C3785" w:rsidP="00732D6D">
      <w:pPr>
        <w:pStyle w:val="30"/>
      </w:pPr>
      <w:bookmarkStart w:id="4630" w:name="_Ref365637266"/>
      <w:bookmarkStart w:id="4631" w:name="_Toc366141973"/>
      <w:r>
        <w:t>Static</w:t>
      </w:r>
      <w:r w:rsidRPr="00E77497">
        <w:t xml:space="preserve"> Semantics</w:t>
      </w:r>
      <w:bookmarkEnd w:id="4630"/>
      <w:bookmarkEnd w:id="4631"/>
    </w:p>
    <w:p w14:paraId="2854D003" w14:textId="77777777" w:rsidR="00081161" w:rsidRPr="00E77497" w:rsidRDefault="00081161" w:rsidP="00081161">
      <w:pPr>
        <w:rPr>
          <w:rFonts w:ascii="Helvetica" w:hAnsi="Helvetica"/>
          <w:b/>
        </w:rPr>
      </w:pPr>
      <w:r w:rsidRPr="00E77497">
        <w:rPr>
          <w:rFonts w:ascii="Helvetica" w:hAnsi="Helvetica"/>
          <w:b/>
        </w:rPr>
        <w:t>Static Semantics:  Early Errors</w:t>
      </w:r>
    </w:p>
    <w:p w14:paraId="58BCC194" w14:textId="77777777" w:rsidR="00081161" w:rsidRPr="00E77497" w:rsidRDefault="003E76A5" w:rsidP="00C13ACC">
      <w:pPr>
        <w:jc w:val="left"/>
      </w:pPr>
      <w:r>
        <w:rPr>
          <w:rFonts w:ascii="Times New Roman" w:hAnsi="Times New Roman"/>
          <w:i/>
        </w:rPr>
        <w:t>Script</w:t>
      </w:r>
      <w:r w:rsidR="00081161">
        <w:rPr>
          <w:rFonts w:ascii="Times New Roman" w:hAnsi="Times New Roman"/>
          <w:i/>
        </w:rPr>
        <w:t>Body</w:t>
      </w:r>
      <w:r w:rsidR="00081161" w:rsidRPr="00E77497">
        <w:rPr>
          <w:rFonts w:ascii="Times New Roman" w:hAnsi="Times New Roman"/>
          <w:i/>
        </w:rPr>
        <w:t xml:space="preserve"> </w:t>
      </w:r>
      <w:r w:rsidR="00081161" w:rsidRPr="00E77497">
        <w:rPr>
          <w:b/>
        </w:rPr>
        <w:t>:</w:t>
      </w:r>
      <w:r w:rsidR="00081161" w:rsidRPr="00E77497">
        <w:rPr>
          <w:rFonts w:ascii="Times New Roman" w:hAnsi="Times New Roman"/>
          <w:i/>
        </w:rPr>
        <w:t xml:space="preserve"> </w:t>
      </w:r>
      <w:r w:rsidR="00C13ACC">
        <w:rPr>
          <w:rFonts w:ascii="Times New Roman" w:hAnsi="Times New Roman"/>
          <w:i/>
        </w:rPr>
        <w:t>Outer</w:t>
      </w:r>
      <w:r w:rsidR="00081161">
        <w:rPr>
          <w:rFonts w:ascii="Times New Roman" w:hAnsi="Times New Roman"/>
          <w:i/>
        </w:rPr>
        <w:t xml:space="preserve">StatementList </w:t>
      </w:r>
    </w:p>
    <w:p w14:paraId="5C5B3756" w14:textId="77777777" w:rsidR="004C3785" w:rsidRPr="00E77497" w:rsidRDefault="004C3785" w:rsidP="00C13ACC">
      <w:pPr>
        <w:numPr>
          <w:ilvl w:val="0"/>
          <w:numId w:val="737"/>
        </w:numPr>
        <w:spacing w:after="220"/>
        <w:contextualSpacing/>
      </w:pPr>
      <w:r w:rsidRPr="00E77497">
        <w:t xml:space="preserve">It is a Syntax Error if the LexicallyDeclaredNames of </w:t>
      </w:r>
      <w:r w:rsidR="00C13ACC">
        <w:rPr>
          <w:rFonts w:ascii="Times New Roman" w:hAnsi="Times New Roman"/>
          <w:i/>
        </w:rPr>
        <w:t>Outer</w:t>
      </w:r>
      <w:r w:rsidR="004605B6">
        <w:rPr>
          <w:rFonts w:ascii="Times New Roman" w:hAnsi="Times New Roman"/>
          <w:i/>
        </w:rPr>
        <w:t>S</w:t>
      </w:r>
      <w:r w:rsidRPr="00E77497">
        <w:rPr>
          <w:rFonts w:ascii="Times New Roman" w:hAnsi="Times New Roman"/>
          <w:i/>
        </w:rPr>
        <w:t>tatementList</w:t>
      </w:r>
      <w:r w:rsidRPr="00E77497">
        <w:t xml:space="preserve"> contains any duplicate entr</w:t>
      </w:r>
      <w:r>
        <w:t>i</w:t>
      </w:r>
      <w:r w:rsidRPr="00E77497">
        <w:t>es.</w:t>
      </w:r>
    </w:p>
    <w:p w14:paraId="3266BFA6" w14:textId="77777777" w:rsidR="004C3785" w:rsidRPr="00E77497" w:rsidRDefault="004C3785" w:rsidP="000A612A">
      <w:pPr>
        <w:numPr>
          <w:ilvl w:val="0"/>
          <w:numId w:val="737"/>
        </w:numPr>
        <w:spacing w:after="220"/>
        <w:contextualSpacing/>
      </w:pPr>
      <w:r w:rsidRPr="00E77497">
        <w:t xml:space="preserve">It is a Syntax Error if any element of the </w:t>
      </w:r>
      <w:r w:rsidRPr="00B839D2">
        <w:rPr>
          <w:rFonts w:ascii="Times New Roman" w:hAnsi="Times New Roman"/>
        </w:rPr>
        <w:t>LexicallyDeclaredNames</w:t>
      </w:r>
      <w:r w:rsidRPr="00E77497">
        <w:t xml:space="preserve"> of </w:t>
      </w:r>
      <w:r w:rsidR="00C13ACC">
        <w:rPr>
          <w:rFonts w:ascii="Times New Roman" w:hAnsi="Times New Roman"/>
          <w:i/>
        </w:rPr>
        <w:t>Outer</w:t>
      </w:r>
      <w:r w:rsidR="004605B6">
        <w:rPr>
          <w:rFonts w:ascii="Times New Roman" w:hAnsi="Times New Roman"/>
          <w:i/>
        </w:rPr>
        <w:t>S</w:t>
      </w:r>
      <w:r w:rsidR="004605B6" w:rsidRPr="00E77497">
        <w:rPr>
          <w:rFonts w:ascii="Times New Roman" w:hAnsi="Times New Roman"/>
          <w:i/>
        </w:rPr>
        <w:t>tatementList</w:t>
      </w:r>
      <w:r w:rsidR="004605B6" w:rsidRPr="00E77497">
        <w:t xml:space="preserve"> </w:t>
      </w:r>
      <w:r w:rsidRPr="00E77497">
        <w:t xml:space="preserve">also occurs in the </w:t>
      </w:r>
      <w:r w:rsidRPr="00B839D2">
        <w:rPr>
          <w:rFonts w:ascii="Times New Roman" w:hAnsi="Times New Roman"/>
        </w:rPr>
        <w:t>VarDeclaredNames</w:t>
      </w:r>
      <w:r w:rsidRPr="00E77497">
        <w:t xml:space="preserve"> of </w:t>
      </w:r>
      <w:r w:rsidR="00C13ACC">
        <w:rPr>
          <w:rFonts w:ascii="Times New Roman" w:hAnsi="Times New Roman"/>
          <w:i/>
        </w:rPr>
        <w:t>OuterStatement</w:t>
      </w:r>
      <w:r w:rsidRPr="00E77497">
        <w:rPr>
          <w:rFonts w:ascii="Times New Roman" w:hAnsi="Times New Roman"/>
          <w:i/>
        </w:rPr>
        <w:t>List</w:t>
      </w:r>
      <w:r w:rsidRPr="00E77497">
        <w:t>.</w:t>
      </w:r>
    </w:p>
    <w:p w14:paraId="2AD3223E" w14:textId="77777777" w:rsidR="00F90840" w:rsidRPr="00E77497" w:rsidRDefault="00F90840" w:rsidP="00C13ACC">
      <w:pPr>
        <w:numPr>
          <w:ilvl w:val="0"/>
          <w:numId w:val="737"/>
        </w:numPr>
        <w:spacing w:after="220"/>
        <w:contextualSpacing/>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081161">
        <w:rPr>
          <w:rFonts w:ascii="Times New Roman" w:hAnsi="Times New Roman"/>
        </w:rPr>
        <w:t>Contains</w:t>
      </w:r>
      <w:r w:rsidRPr="00081161">
        <w:t xml:space="preserve"> </w:t>
      </w:r>
      <w:r>
        <w:rPr>
          <w:rFonts w:ascii="Times New Roman" w:hAnsi="Times New Roman"/>
          <w:i/>
        </w:rPr>
        <w:t>ReturnStatement</w:t>
      </w:r>
      <w:r>
        <w:t>.</w:t>
      </w:r>
    </w:p>
    <w:p w14:paraId="00D55D53" w14:textId="77777777" w:rsidR="00081161" w:rsidRPr="00E77497" w:rsidRDefault="00081161" w:rsidP="00C13ACC">
      <w:pPr>
        <w:numPr>
          <w:ilvl w:val="0"/>
          <w:numId w:val="737"/>
        </w:numPr>
        <w:spacing w:after="220"/>
        <w:contextualSpacing/>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p>
    <w:p w14:paraId="1469E07E" w14:textId="77777777" w:rsidR="00081161" w:rsidRDefault="00081161" w:rsidP="00C13ACC">
      <w:pPr>
        <w:numPr>
          <w:ilvl w:val="0"/>
          <w:numId w:val="737"/>
        </w:numPr>
        <w:spacing w:after="220"/>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14:paraId="3CD6031D" w14:textId="77777777" w:rsidR="00902886" w:rsidRPr="00E77497" w:rsidRDefault="00902886" w:rsidP="00902886">
      <w:pPr>
        <w:pStyle w:val="Note"/>
      </w:pPr>
      <w:r>
        <w:t>NOTE</w:t>
      </w:r>
      <w:r>
        <w:tab/>
        <w:t xml:space="preserve">Additional error conditions relating to conflicting or duplicate declarations are checked during module linking prior to evaluation of a </w:t>
      </w:r>
      <w:r w:rsidRPr="00B839D2">
        <w:rPr>
          <w:rFonts w:ascii="Times New Roman" w:hAnsi="Times New Roman"/>
          <w:i/>
          <w:iCs/>
        </w:rPr>
        <w:t>Script</w:t>
      </w:r>
      <w:r>
        <w:t xml:space="preserve">. If any such errors are detected the </w:t>
      </w:r>
      <w:r w:rsidRPr="00B839D2">
        <w:rPr>
          <w:rFonts w:ascii="Times New Roman" w:hAnsi="Times New Roman"/>
          <w:i/>
          <w:iCs/>
        </w:rPr>
        <w:t>Script</w:t>
      </w:r>
      <w:r>
        <w:t xml:space="preserve"> is not evaluated. </w:t>
      </w:r>
    </w:p>
    <w:p w14:paraId="79423D7F" w14:textId="77777777" w:rsidR="004C3785" w:rsidRPr="00E77497" w:rsidRDefault="004C3785" w:rsidP="004C3785">
      <w:pPr>
        <w:rPr>
          <w:rFonts w:ascii="Helvetica" w:hAnsi="Helvetica"/>
          <w:b/>
        </w:rPr>
      </w:pPr>
      <w:r w:rsidRPr="00E77497">
        <w:rPr>
          <w:rFonts w:ascii="Helvetica" w:hAnsi="Helvetica"/>
          <w:b/>
        </w:rPr>
        <w:t xml:space="preserve">Static Semantics:  </w:t>
      </w:r>
      <w:r>
        <w:rPr>
          <w:rFonts w:ascii="Helvetica" w:hAnsi="Helvetica"/>
          <w:b/>
          <w:lang w:eastAsia="en-US"/>
        </w:rPr>
        <w:t>IsStrict</w:t>
      </w:r>
    </w:p>
    <w:p w14:paraId="7D3E1E14" w14:textId="77777777" w:rsidR="004C3785" w:rsidRPr="006B3D6C" w:rsidRDefault="00674591" w:rsidP="00674591">
      <w:r>
        <w:rPr>
          <w:rFonts w:ascii="Times New Roman" w:hAnsi="Times New Roman"/>
          <w:i/>
        </w:rPr>
        <w:t>Script</w:t>
      </w:r>
      <w:r w:rsidR="004C3785" w:rsidRPr="00E77497">
        <w:rPr>
          <w:rFonts w:ascii="Times New Roman" w:hAnsi="Times New Roman"/>
          <w:i/>
        </w:rPr>
        <w:t xml:space="preserve">Body </w:t>
      </w:r>
      <w:r w:rsidR="004C3785" w:rsidRPr="00E77497">
        <w:rPr>
          <w:b/>
        </w:rPr>
        <w:t>:</w:t>
      </w:r>
      <w:r w:rsidR="004C3785" w:rsidRPr="00E77497">
        <w:rPr>
          <w:rFonts w:ascii="Times New Roman" w:hAnsi="Times New Roman"/>
          <w:i/>
        </w:rPr>
        <w:t xml:space="preserve"> </w:t>
      </w:r>
      <w:r>
        <w:rPr>
          <w:rFonts w:ascii="Times New Roman" w:hAnsi="Times New Roman"/>
          <w:i/>
        </w:rPr>
        <w:t>Outer</w:t>
      </w:r>
      <w:r w:rsidR="004605B6">
        <w:rPr>
          <w:rFonts w:ascii="Times New Roman" w:hAnsi="Times New Roman"/>
          <w:i/>
        </w:rPr>
        <w:t>StatementList</w:t>
      </w:r>
      <w:r w:rsidR="004C3785" w:rsidRPr="00E77497">
        <w:rPr>
          <w:rFonts w:ascii="Times New Roman" w:hAnsi="Times New Roman"/>
          <w:i/>
        </w:rPr>
        <w:t xml:space="preserve"> </w:t>
      </w:r>
      <w:r w:rsidR="004C3785" w:rsidRPr="00E77497">
        <w:t xml:space="preserve"> </w:t>
      </w:r>
    </w:p>
    <w:p w14:paraId="5314E9AA" w14:textId="77777777" w:rsidR="004C3785" w:rsidRPr="004605B6" w:rsidRDefault="004C3785" w:rsidP="00674591">
      <w:pPr>
        <w:pStyle w:val="Alg4"/>
        <w:numPr>
          <w:ilvl w:val="0"/>
          <w:numId w:val="1031"/>
        </w:numPr>
        <w:spacing w:after="220"/>
        <w:contextualSpacing/>
      </w:pPr>
      <w:commentRangeStart w:id="4632"/>
      <w:r>
        <w:t>I</w:t>
      </w:r>
      <w:r w:rsidRPr="00FE5E17">
        <w:t>f th</w:t>
      </w:r>
      <w:r>
        <w:t>is</w:t>
      </w:r>
      <w:r w:rsidRPr="00E77497">
        <w:t xml:space="preserve"> </w:t>
      </w:r>
      <w:r w:rsidR="00674591">
        <w:rPr>
          <w:rStyle w:val="bnf"/>
        </w:rPr>
        <w:t>Script</w:t>
      </w:r>
      <w:r>
        <w:rPr>
          <w:rStyle w:val="bnf"/>
        </w:rPr>
        <w:t>Body</w:t>
      </w:r>
      <w:r w:rsidRPr="00E77497">
        <w:t xml:space="preserve"> </w:t>
      </w:r>
      <w:r w:rsidRPr="00FE5E17">
        <w:t xml:space="preserve">is contained in strict code or if </w:t>
      </w:r>
      <w:r w:rsidR="00674591">
        <w:rPr>
          <w:i/>
        </w:rPr>
        <w:t>Outer</w:t>
      </w:r>
      <w:r w:rsidR="004605B6">
        <w:rPr>
          <w:i/>
        </w:rPr>
        <w:t>S</w:t>
      </w:r>
      <w:r>
        <w:rPr>
          <w:i/>
        </w:rPr>
        <w:t>tatementList</w:t>
      </w:r>
      <w:r w:rsidRPr="008B7F6F">
        <w:rPr>
          <w:rFonts w:ascii="Courier New" w:hAnsi="Courier New" w:cs="Courier New"/>
          <w:b/>
          <w:iCs/>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4632"/>
      <w:r>
        <w:rPr>
          <w:rStyle w:val="af6"/>
          <w:rFonts w:ascii="Arial" w:eastAsia="MS Mincho" w:hAnsi="Arial"/>
          <w:spacing w:val="0"/>
          <w:lang w:eastAsia="ja-JP"/>
        </w:rPr>
        <w:commentReference w:id="4632"/>
      </w:r>
    </w:p>
    <w:p w14:paraId="6454F719" w14:textId="77777777" w:rsidR="004C3785" w:rsidRPr="00E77497" w:rsidRDefault="004C3785" w:rsidP="004C3785">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14:paraId="2A9859D8" w14:textId="77777777" w:rsidR="00D7767F" w:rsidRPr="00E77497" w:rsidRDefault="00D7767F" w:rsidP="00D7767F">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14:paraId="31BB6C31" w14:textId="77777777" w:rsidR="00D7767F" w:rsidRPr="00E77497" w:rsidRDefault="00D7767F" w:rsidP="000A612A">
      <w:pPr>
        <w:pStyle w:val="Alg4"/>
        <w:numPr>
          <w:ilvl w:val="0"/>
          <w:numId w:val="1034"/>
        </w:numPr>
        <w:spacing w:after="220"/>
        <w:contextualSpacing/>
      </w:pPr>
      <w:r w:rsidRPr="00E77497">
        <w:t xml:space="preserve">Let </w:t>
      </w:r>
      <w:r w:rsidRPr="00E77497">
        <w:rPr>
          <w:i/>
        </w:rPr>
        <w:t xml:space="preserve">names </w:t>
      </w:r>
      <w:r w:rsidRPr="00E77497">
        <w:t xml:space="preserve">be LexicallyDeclaredNames of </w:t>
      </w:r>
      <w:r>
        <w:rPr>
          <w:i/>
        </w:rPr>
        <w:t>OuterS</w:t>
      </w:r>
      <w:r w:rsidRPr="00E77497">
        <w:rPr>
          <w:i/>
        </w:rPr>
        <w:t>tatementList</w:t>
      </w:r>
      <w:r w:rsidRPr="00E77497">
        <w:t>.</w:t>
      </w:r>
    </w:p>
    <w:p w14:paraId="7E325A88" w14:textId="77777777" w:rsidR="00D7767F" w:rsidRPr="00E77497" w:rsidRDefault="00D7767F" w:rsidP="000A612A">
      <w:pPr>
        <w:pStyle w:val="Alg4"/>
        <w:numPr>
          <w:ilvl w:val="0"/>
          <w:numId w:val="1034"/>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Pr>
          <w:i/>
        </w:rPr>
        <w:t>Outer</w:t>
      </w:r>
      <w:r w:rsidRPr="00E77497">
        <w:rPr>
          <w:i/>
        </w:rPr>
        <w:t>Item</w:t>
      </w:r>
      <w:r w:rsidRPr="00E77497">
        <w:rPr>
          <w:rStyle w:val="bnf"/>
        </w:rPr>
        <w:t>.</w:t>
      </w:r>
    </w:p>
    <w:p w14:paraId="6CC7FF3A" w14:textId="77777777" w:rsidR="00D7767F" w:rsidRPr="00E77497" w:rsidRDefault="00D7767F" w:rsidP="00FB7781">
      <w:pPr>
        <w:pStyle w:val="Alg4"/>
        <w:numPr>
          <w:ilvl w:val="0"/>
          <w:numId w:val="1034"/>
        </w:numPr>
        <w:spacing w:after="220"/>
      </w:pPr>
      <w:r w:rsidRPr="00E77497">
        <w:t xml:space="preserve">Return </w:t>
      </w:r>
      <w:r w:rsidRPr="00E77497">
        <w:rPr>
          <w:rStyle w:val="bnf"/>
        </w:rPr>
        <w:t>names</w:t>
      </w:r>
      <w:r w:rsidRPr="00E77497">
        <w:t>.</w:t>
      </w:r>
    </w:p>
    <w:p w14:paraId="4F973C98" w14:textId="77777777" w:rsidR="00D7767F" w:rsidRPr="00E77497" w:rsidRDefault="00D7767F" w:rsidP="00D7767F">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14:paraId="77FC7C0A" w14:textId="77777777" w:rsidR="00D7767F" w:rsidRPr="00E77497" w:rsidRDefault="00D7767F" w:rsidP="003E423C">
      <w:pPr>
        <w:pStyle w:val="Alg4"/>
        <w:numPr>
          <w:ilvl w:val="0"/>
          <w:numId w:val="1037"/>
        </w:numPr>
        <w:spacing w:after="220"/>
        <w:contextualSpacing/>
      </w:pPr>
      <w:r w:rsidRPr="00E77497">
        <w:t xml:space="preserve">Return the BoundNames of </w:t>
      </w:r>
      <w:r w:rsidR="003E423C">
        <w:rPr>
          <w:i/>
        </w:rPr>
        <w:t>Module</w:t>
      </w:r>
      <w:r w:rsidR="00FB7781">
        <w:rPr>
          <w:i/>
        </w:rPr>
        <w:t>D</w:t>
      </w:r>
      <w:r w:rsidRPr="00E77497">
        <w:rPr>
          <w:i/>
        </w:rPr>
        <w:t>eclaration</w:t>
      </w:r>
      <w:r w:rsidRPr="00E77497">
        <w:t>.</w:t>
      </w:r>
    </w:p>
    <w:p w14:paraId="2C2F9042" w14:textId="77777777" w:rsidR="00FB7781" w:rsidRPr="00E77497" w:rsidRDefault="00FB7781" w:rsidP="00FB7781">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14:paraId="37BDFAEF" w14:textId="77777777" w:rsidR="00FB7781" w:rsidRPr="00E77497" w:rsidRDefault="00FB7781" w:rsidP="00FB7781">
      <w:pPr>
        <w:pStyle w:val="Alg4"/>
        <w:numPr>
          <w:ilvl w:val="0"/>
          <w:numId w:val="1038"/>
        </w:numPr>
        <w:spacing w:after="220"/>
        <w:contextualSpacing/>
      </w:pPr>
      <w:r w:rsidRPr="00E77497">
        <w:t xml:space="preserve">Return the BoundNames of </w:t>
      </w:r>
      <w:r>
        <w:rPr>
          <w:i/>
        </w:rPr>
        <w:t>ImportD</w:t>
      </w:r>
      <w:r w:rsidRPr="00E77497">
        <w:rPr>
          <w:i/>
        </w:rPr>
        <w:t>eclaration</w:t>
      </w:r>
      <w:r w:rsidRPr="00E77497">
        <w:t>.</w:t>
      </w:r>
    </w:p>
    <w:p w14:paraId="0E507D31" w14:textId="77777777" w:rsidR="00FB7781" w:rsidRPr="00E77497" w:rsidRDefault="00FB7781" w:rsidP="00FB7781">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14:paraId="40DF7686" w14:textId="77777777" w:rsidR="004C3785" w:rsidRPr="00E77497" w:rsidRDefault="004C3785" w:rsidP="00FB7781">
      <w:pPr>
        <w:pStyle w:val="Alg4"/>
        <w:numPr>
          <w:ilvl w:val="0"/>
          <w:numId w:val="1036"/>
        </w:numPr>
        <w:spacing w:after="220"/>
        <w:contextualSpacing/>
      </w:pPr>
      <w:r w:rsidRPr="00E77497">
        <w:t xml:space="preserve">Return </w:t>
      </w:r>
      <w:r>
        <w:t xml:space="preserve">TopLevelLexicallyDeclaredNames of </w:t>
      </w:r>
      <w:r w:rsidRPr="00812A59">
        <w:rPr>
          <w:i/>
        </w:rPr>
        <w:t>StatementList</w:t>
      </w:r>
      <w:r w:rsidR="00FB7781">
        <w:rPr>
          <w:i/>
        </w:rPr>
        <w:t>Item</w:t>
      </w:r>
      <w:r w:rsidRPr="00E77497">
        <w:t>.</w:t>
      </w:r>
    </w:p>
    <w:p w14:paraId="57D2D595" w14:textId="77777777" w:rsidR="00C13ACC" w:rsidRPr="00253B6F" w:rsidRDefault="00C13ACC" w:rsidP="000A612A">
      <w:pPr>
        <w:pStyle w:val="Note"/>
        <w:rPr>
          <w:lang w:eastAsia="en-US"/>
        </w:rPr>
      </w:pPr>
      <w:r>
        <w:rPr>
          <w:lang w:eastAsia="en-US"/>
        </w:rPr>
        <w:t>NOTE</w:t>
      </w:r>
      <w:r>
        <w:rPr>
          <w:lang w:eastAsia="en-US"/>
        </w:rPr>
        <w:tab/>
        <w:t xml:space="preserve">At the top level of a </w:t>
      </w:r>
      <w:r w:rsidR="000A612A" w:rsidRPr="00B839D2">
        <w:rPr>
          <w:rFonts w:ascii="Times New Roman" w:hAnsi="Times New Roman"/>
          <w:i/>
          <w:iCs/>
          <w:lang w:eastAsia="en-US"/>
        </w:rPr>
        <w:t>Script</w:t>
      </w:r>
      <w:r>
        <w:rPr>
          <w:lang w:eastAsia="en-US"/>
        </w:rPr>
        <w:t>, function declarations are treated like var declarations rather</w:t>
      </w:r>
      <w:r w:rsidR="000A612A">
        <w:rPr>
          <w:lang w:eastAsia="en-US"/>
        </w:rPr>
        <w:t xml:space="preserve"> than like lexical declarations</w:t>
      </w:r>
      <w:r>
        <w:rPr>
          <w:lang w:eastAsia="en-US"/>
        </w:rPr>
        <w:t xml:space="preserve">. </w:t>
      </w:r>
    </w:p>
    <w:p w14:paraId="4E58AC57" w14:textId="77777777" w:rsidR="00C321D4" w:rsidRPr="00E77497" w:rsidRDefault="00C321D4" w:rsidP="00C321D4">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w:t>
      </w:r>
      <w:r>
        <w:rPr>
          <w:rFonts w:ascii="Helvetica" w:hAnsi="Helvetica"/>
          <w:b/>
          <w:lang w:eastAsia="en-US"/>
        </w:rPr>
        <w:t>lyScoped</w:t>
      </w:r>
      <w:r w:rsidRPr="00E77497">
        <w:rPr>
          <w:rFonts w:ascii="Helvetica" w:hAnsi="Helvetica"/>
          <w:b/>
          <w:lang w:eastAsia="en-US"/>
        </w:rPr>
        <w:t>Declarations</w:t>
      </w:r>
    </w:p>
    <w:p w14:paraId="3AD85F12" w14:textId="77777777" w:rsidR="00C321D4" w:rsidRPr="00E77497" w:rsidRDefault="00C321D4" w:rsidP="00C321D4">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14:paraId="19C40ABC" w14:textId="77777777" w:rsidR="00C321D4" w:rsidRPr="00E77497" w:rsidRDefault="00C321D4" w:rsidP="00C321D4">
      <w:pPr>
        <w:pStyle w:val="Alg4"/>
        <w:numPr>
          <w:ilvl w:val="0"/>
          <w:numId w:val="1053"/>
        </w:numPr>
        <w:spacing w:after="220"/>
        <w:contextualSpacing/>
      </w:pPr>
      <w:r w:rsidRPr="00E77497">
        <w:t xml:space="preserve">Let </w:t>
      </w:r>
      <w:r w:rsidRPr="00E77497">
        <w:rPr>
          <w:i/>
        </w:rPr>
        <w:t xml:space="preserve">declarations </w:t>
      </w:r>
      <w:r w:rsidRPr="00E77497">
        <w:t>be Lexical</w:t>
      </w:r>
      <w:r>
        <w:t>lyScoped</w:t>
      </w:r>
      <w:r w:rsidRPr="00E77497">
        <w:t xml:space="preserve">Declarations of </w:t>
      </w:r>
      <w:r>
        <w:rPr>
          <w:i/>
        </w:rPr>
        <w:t>OuterS</w:t>
      </w:r>
      <w:r w:rsidRPr="00E77497">
        <w:rPr>
          <w:i/>
        </w:rPr>
        <w:t>tatementList</w:t>
      </w:r>
      <w:r w:rsidRPr="00E77497">
        <w:t>.</w:t>
      </w:r>
    </w:p>
    <w:p w14:paraId="10DC95EE" w14:textId="77777777" w:rsidR="00C321D4" w:rsidRPr="00E77497" w:rsidRDefault="00C321D4" w:rsidP="00C321D4">
      <w:pPr>
        <w:pStyle w:val="Alg4"/>
        <w:numPr>
          <w:ilvl w:val="0"/>
          <w:numId w:val="1053"/>
        </w:numPr>
        <w:spacing w:after="220"/>
        <w:contextualSpacing/>
        <w:rPr>
          <w:rStyle w:val="bnf"/>
          <w:i w:val="0"/>
        </w:rPr>
      </w:pPr>
      <w:r w:rsidRPr="00E77497">
        <w:t xml:space="preserve">Append to </w:t>
      </w:r>
      <w:r w:rsidRPr="00E77497">
        <w:rPr>
          <w:i/>
        </w:rPr>
        <w:t xml:space="preserve">declarations </w:t>
      </w:r>
      <w:r w:rsidRPr="00E77497">
        <w:t>the elements of the Lexical</w:t>
      </w:r>
      <w:r>
        <w:t>lyScoped</w:t>
      </w:r>
      <w:r w:rsidRPr="00E77497">
        <w:t xml:space="preserve">Declarations of </w:t>
      </w:r>
      <w:r>
        <w:rPr>
          <w:i/>
        </w:rPr>
        <w:t>Outer</w:t>
      </w:r>
      <w:r w:rsidRPr="00E77497">
        <w:rPr>
          <w:i/>
        </w:rPr>
        <w:t>Item</w:t>
      </w:r>
      <w:r w:rsidRPr="00E77497">
        <w:rPr>
          <w:rStyle w:val="bnf"/>
        </w:rPr>
        <w:t>.</w:t>
      </w:r>
    </w:p>
    <w:p w14:paraId="797097CF" w14:textId="77777777" w:rsidR="00C321D4" w:rsidRPr="00E77497" w:rsidRDefault="00C321D4" w:rsidP="00C321D4">
      <w:pPr>
        <w:pStyle w:val="Alg4"/>
        <w:numPr>
          <w:ilvl w:val="0"/>
          <w:numId w:val="1053"/>
        </w:numPr>
        <w:spacing w:after="220"/>
        <w:contextualSpacing/>
      </w:pPr>
      <w:r w:rsidRPr="00E77497">
        <w:t xml:space="preserve">Return </w:t>
      </w:r>
      <w:r w:rsidRPr="00E77497">
        <w:rPr>
          <w:i/>
        </w:rPr>
        <w:t>declarations</w:t>
      </w:r>
      <w:r w:rsidRPr="00E77497">
        <w:t>.</w:t>
      </w:r>
    </w:p>
    <w:p w14:paraId="6F7CE3EC" w14:textId="77777777"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14:paraId="2540BB2A" w14:textId="77777777" w:rsidR="00C321D4" w:rsidRPr="00E77497" w:rsidRDefault="00C321D4" w:rsidP="00C321D4">
      <w:pPr>
        <w:pStyle w:val="Alg4"/>
        <w:numPr>
          <w:ilvl w:val="0"/>
          <w:numId w:val="1040"/>
        </w:numPr>
        <w:spacing w:after="220"/>
        <w:ind w:left="403" w:hanging="403"/>
        <w:contextualSpacing/>
      </w:pPr>
      <w:r w:rsidRPr="00E77497">
        <w:t xml:space="preserve">Return </w:t>
      </w:r>
      <w:r>
        <w:t>a new List containing</w:t>
      </w:r>
      <w:r w:rsidRPr="00C321D4">
        <w:t xml:space="preserve"> </w:t>
      </w:r>
      <w:r w:rsidRPr="00C321D4">
        <w:rPr>
          <w:i/>
          <w:iCs/>
        </w:rPr>
        <w:t>ModuleDeclaration</w:t>
      </w:r>
      <w:r w:rsidRPr="00E77497">
        <w:t>.</w:t>
      </w:r>
    </w:p>
    <w:p w14:paraId="3F58F96C" w14:textId="77777777"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14:paraId="536582CB" w14:textId="77777777" w:rsidR="00C321D4" w:rsidRPr="00E77497" w:rsidRDefault="00C321D4" w:rsidP="00C321D4">
      <w:pPr>
        <w:pStyle w:val="Alg4"/>
        <w:numPr>
          <w:ilvl w:val="0"/>
          <w:numId w:val="1041"/>
        </w:numPr>
        <w:spacing w:after="220"/>
        <w:contextualSpacing/>
      </w:pPr>
      <w:r w:rsidRPr="00E77497">
        <w:t xml:space="preserve">Return </w:t>
      </w:r>
      <w:r>
        <w:t>a new List containing</w:t>
      </w:r>
      <w:r w:rsidRPr="00C321D4">
        <w:t xml:space="preserve"> </w:t>
      </w:r>
      <w:r>
        <w:rPr>
          <w:i/>
          <w:iCs/>
        </w:rPr>
        <w:t>Import</w:t>
      </w:r>
      <w:r w:rsidRPr="00C321D4">
        <w:rPr>
          <w:i/>
          <w:iCs/>
        </w:rPr>
        <w:t>Declaration</w:t>
      </w:r>
      <w:r w:rsidRPr="00E77497">
        <w:t>.</w:t>
      </w:r>
    </w:p>
    <w:p w14:paraId="7857886C" w14:textId="77777777"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14:paraId="51199FE7" w14:textId="77777777" w:rsidR="00C321D4" w:rsidRPr="00E77497" w:rsidRDefault="00C321D4" w:rsidP="001C7046">
      <w:pPr>
        <w:pStyle w:val="Alg4"/>
        <w:numPr>
          <w:ilvl w:val="0"/>
          <w:numId w:val="1042"/>
        </w:numPr>
        <w:spacing w:after="220"/>
        <w:contextualSpacing/>
      </w:pPr>
      <w:r w:rsidRPr="00E77497">
        <w:t xml:space="preserve">Return </w:t>
      </w:r>
      <w:r w:rsidR="001C7046">
        <w:t>TopLevelLexicallyScoped</w:t>
      </w:r>
      <w:r w:rsidR="001C7046" w:rsidRPr="00E77497">
        <w:t xml:space="preserve">Declarations </w:t>
      </w:r>
      <w:r>
        <w:t xml:space="preserve">of </w:t>
      </w:r>
      <w:r w:rsidRPr="00812A59">
        <w:rPr>
          <w:i/>
        </w:rPr>
        <w:t>StatementList</w:t>
      </w:r>
      <w:r>
        <w:rPr>
          <w:i/>
        </w:rPr>
        <w:t>Item</w:t>
      </w:r>
      <w:r w:rsidRPr="00E77497">
        <w:t>.</w:t>
      </w:r>
    </w:p>
    <w:p w14:paraId="5F1846BE" w14:textId="77777777" w:rsidR="004C3785" w:rsidRPr="00E77497" w:rsidRDefault="004C3785" w:rsidP="004C3785">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14:paraId="415EE175" w14:textId="77777777" w:rsidR="002208EC" w:rsidRPr="00E77497" w:rsidRDefault="002208EC" w:rsidP="002208EC">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14:paraId="6FFC17B3" w14:textId="77777777" w:rsidR="002208EC" w:rsidRPr="00E77497" w:rsidRDefault="002208EC" w:rsidP="002208EC">
      <w:pPr>
        <w:pStyle w:val="Alg4"/>
        <w:numPr>
          <w:ilvl w:val="0"/>
          <w:numId w:val="1039"/>
        </w:numPr>
        <w:spacing w:after="220"/>
        <w:contextualSpacing/>
      </w:pPr>
      <w:r w:rsidRPr="00E77497">
        <w:t xml:space="preserve">Let </w:t>
      </w:r>
      <w:r w:rsidRPr="00E77497">
        <w:rPr>
          <w:i/>
        </w:rPr>
        <w:t xml:space="preserve">names </w:t>
      </w:r>
      <w:r w:rsidRPr="00E77497">
        <w:t xml:space="preserve">be </w:t>
      </w:r>
      <w:r>
        <w:t>Var</w:t>
      </w:r>
      <w:r w:rsidRPr="00E77497">
        <w:t xml:space="preserve">DeclaredNames of </w:t>
      </w:r>
      <w:r>
        <w:rPr>
          <w:i/>
        </w:rPr>
        <w:t>OuterS</w:t>
      </w:r>
      <w:r w:rsidRPr="00E77497">
        <w:rPr>
          <w:i/>
        </w:rPr>
        <w:t>tatementList</w:t>
      </w:r>
      <w:r w:rsidRPr="00E77497">
        <w:t>.</w:t>
      </w:r>
    </w:p>
    <w:p w14:paraId="352611D5" w14:textId="77777777" w:rsidR="002208EC" w:rsidRPr="00E77497" w:rsidRDefault="002208EC" w:rsidP="002208EC">
      <w:pPr>
        <w:pStyle w:val="Alg4"/>
        <w:numPr>
          <w:ilvl w:val="0"/>
          <w:numId w:val="1039"/>
        </w:numPr>
        <w:spacing w:after="220"/>
        <w:contextualSpacing/>
        <w:rPr>
          <w:rStyle w:val="bnf"/>
          <w:i w:val="0"/>
        </w:rPr>
      </w:pPr>
      <w:r w:rsidRPr="00E77497">
        <w:t xml:space="preserve">Append to </w:t>
      </w:r>
      <w:r w:rsidRPr="00E77497">
        <w:rPr>
          <w:i/>
        </w:rPr>
        <w:t>names</w:t>
      </w:r>
      <w:r w:rsidRPr="00E77497">
        <w:t xml:space="preserve"> the elements of the </w:t>
      </w:r>
      <w:r>
        <w:t>Var</w:t>
      </w:r>
      <w:r w:rsidRPr="00E77497">
        <w:t xml:space="preserve">DeclaredNames of </w:t>
      </w:r>
      <w:r>
        <w:rPr>
          <w:i/>
        </w:rPr>
        <w:t>Outer</w:t>
      </w:r>
      <w:r w:rsidRPr="00E77497">
        <w:rPr>
          <w:i/>
        </w:rPr>
        <w:t>Item</w:t>
      </w:r>
      <w:r w:rsidRPr="00E77497">
        <w:rPr>
          <w:rStyle w:val="bnf"/>
        </w:rPr>
        <w:t>.</w:t>
      </w:r>
    </w:p>
    <w:p w14:paraId="1086F020" w14:textId="77777777" w:rsidR="002208EC" w:rsidRPr="00E77497" w:rsidRDefault="002208EC" w:rsidP="002208EC">
      <w:pPr>
        <w:pStyle w:val="Alg4"/>
        <w:numPr>
          <w:ilvl w:val="0"/>
          <w:numId w:val="1039"/>
        </w:numPr>
        <w:spacing w:after="220"/>
      </w:pPr>
      <w:r w:rsidRPr="00E77497">
        <w:t xml:space="preserve">Return </w:t>
      </w:r>
      <w:r w:rsidRPr="00E77497">
        <w:rPr>
          <w:rStyle w:val="bnf"/>
        </w:rPr>
        <w:t>names</w:t>
      </w:r>
      <w:r w:rsidRPr="00E77497">
        <w:t>.</w:t>
      </w:r>
    </w:p>
    <w:p w14:paraId="23B6A3A4" w14:textId="77777777"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14:paraId="30B07DE8" w14:textId="77777777" w:rsidR="002208EC" w:rsidRPr="00E77497" w:rsidRDefault="002208EC" w:rsidP="008F7A25">
      <w:pPr>
        <w:pStyle w:val="Alg4"/>
        <w:numPr>
          <w:ilvl w:val="0"/>
          <w:numId w:val="1542"/>
        </w:numPr>
        <w:spacing w:after="220"/>
        <w:contextualSpacing/>
      </w:pPr>
      <w:r w:rsidRPr="00E77497">
        <w:t>Return an empty List.</w:t>
      </w:r>
    </w:p>
    <w:p w14:paraId="7DDAF103" w14:textId="77777777"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14:paraId="535D0815" w14:textId="77777777" w:rsidR="002208EC" w:rsidRPr="00E77497" w:rsidRDefault="002208EC" w:rsidP="008F7A25">
      <w:pPr>
        <w:pStyle w:val="Alg4"/>
        <w:numPr>
          <w:ilvl w:val="0"/>
          <w:numId w:val="1543"/>
        </w:numPr>
        <w:spacing w:after="220"/>
        <w:contextualSpacing/>
      </w:pPr>
      <w:r w:rsidRPr="00E77497">
        <w:t>Return an empty List.</w:t>
      </w:r>
    </w:p>
    <w:p w14:paraId="330C018B" w14:textId="77777777"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14:paraId="6EA40B42" w14:textId="77777777" w:rsidR="002208EC" w:rsidRPr="00E77497" w:rsidRDefault="002208EC" w:rsidP="008F7A25">
      <w:pPr>
        <w:pStyle w:val="Alg4"/>
        <w:numPr>
          <w:ilvl w:val="0"/>
          <w:numId w:val="1544"/>
        </w:numPr>
        <w:spacing w:after="220"/>
        <w:contextualSpacing/>
      </w:pPr>
      <w:r w:rsidRPr="00E77497">
        <w:t xml:space="preserve">Return </w:t>
      </w:r>
      <w:r>
        <w:t xml:space="preserve">TopLevelVarDeclaredNames of </w:t>
      </w:r>
      <w:r w:rsidRPr="00812A59">
        <w:rPr>
          <w:i/>
        </w:rPr>
        <w:t>StatementList</w:t>
      </w:r>
      <w:r>
        <w:rPr>
          <w:i/>
        </w:rPr>
        <w:t>Item</w:t>
      </w:r>
      <w:r w:rsidRPr="00E77497">
        <w:t>.</w:t>
      </w:r>
    </w:p>
    <w:p w14:paraId="2650D40C" w14:textId="77777777" w:rsidR="001C7046" w:rsidRPr="00E77497" w:rsidRDefault="001C7046" w:rsidP="001C7046">
      <w:pPr>
        <w:rPr>
          <w:rFonts w:ascii="Helvetica" w:hAnsi="Helvetica"/>
          <w:b/>
        </w:rPr>
      </w:pPr>
      <w:r w:rsidRPr="00E77497">
        <w:rPr>
          <w:rFonts w:ascii="Helvetica" w:hAnsi="Helvetica"/>
          <w:b/>
        </w:rPr>
        <w:t xml:space="preserve">Static Semantics:  </w:t>
      </w:r>
      <w:r>
        <w:rPr>
          <w:rFonts w:ascii="Helvetica" w:hAnsi="Helvetica"/>
          <w:b/>
          <w:lang w:eastAsia="en-US"/>
        </w:rPr>
        <w:t>VarScoped</w:t>
      </w:r>
      <w:r w:rsidRPr="00E77497">
        <w:rPr>
          <w:rFonts w:ascii="Helvetica" w:hAnsi="Helvetica"/>
          <w:b/>
          <w:lang w:eastAsia="en-US"/>
        </w:rPr>
        <w:t>Declarations</w:t>
      </w:r>
    </w:p>
    <w:p w14:paraId="05E38796" w14:textId="77777777" w:rsidR="001C7046" w:rsidRPr="00E77497" w:rsidRDefault="001C7046" w:rsidP="001C7046">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14:paraId="04D533F4" w14:textId="77777777" w:rsidR="001C7046" w:rsidRPr="00E77497" w:rsidRDefault="001C7046" w:rsidP="001C7046">
      <w:pPr>
        <w:pStyle w:val="Alg4"/>
        <w:numPr>
          <w:ilvl w:val="0"/>
          <w:numId w:val="1059"/>
        </w:numPr>
        <w:spacing w:after="220"/>
        <w:contextualSpacing/>
      </w:pPr>
      <w:r w:rsidRPr="00E77497">
        <w:t xml:space="preserve">Let </w:t>
      </w:r>
      <w:r w:rsidRPr="00E77497">
        <w:rPr>
          <w:i/>
        </w:rPr>
        <w:t xml:space="preserve">declarations </w:t>
      </w:r>
      <w:r w:rsidRPr="00E77497">
        <w:t xml:space="preserve">be </w:t>
      </w:r>
      <w:r>
        <w:t>VarScoped</w:t>
      </w:r>
      <w:r w:rsidRPr="00E77497">
        <w:t xml:space="preserve">Declarations of </w:t>
      </w:r>
      <w:r>
        <w:rPr>
          <w:i/>
        </w:rPr>
        <w:t>OuterS</w:t>
      </w:r>
      <w:r w:rsidRPr="00E77497">
        <w:rPr>
          <w:i/>
        </w:rPr>
        <w:t>tatementList</w:t>
      </w:r>
      <w:r w:rsidRPr="00E77497">
        <w:t>.</w:t>
      </w:r>
    </w:p>
    <w:p w14:paraId="0236BC6F" w14:textId="77777777" w:rsidR="001C7046" w:rsidRPr="00E77497" w:rsidRDefault="001C7046" w:rsidP="001C7046">
      <w:pPr>
        <w:pStyle w:val="Alg4"/>
        <w:numPr>
          <w:ilvl w:val="0"/>
          <w:numId w:val="1059"/>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VarScoped</w:t>
      </w:r>
      <w:r w:rsidRPr="00E77497">
        <w:t xml:space="preserve">Declarations of </w:t>
      </w:r>
      <w:r>
        <w:rPr>
          <w:i/>
        </w:rPr>
        <w:t>Outer</w:t>
      </w:r>
      <w:r w:rsidRPr="00E77497">
        <w:rPr>
          <w:i/>
        </w:rPr>
        <w:t>Item</w:t>
      </w:r>
      <w:r w:rsidRPr="00E77497">
        <w:rPr>
          <w:rStyle w:val="bnf"/>
        </w:rPr>
        <w:t>.</w:t>
      </w:r>
    </w:p>
    <w:p w14:paraId="08E7A8EC" w14:textId="77777777" w:rsidR="001C7046" w:rsidRPr="00E77497" w:rsidRDefault="001C7046" w:rsidP="001C7046">
      <w:pPr>
        <w:pStyle w:val="Alg4"/>
        <w:numPr>
          <w:ilvl w:val="0"/>
          <w:numId w:val="1059"/>
        </w:numPr>
        <w:spacing w:after="220"/>
        <w:contextualSpacing/>
      </w:pPr>
      <w:r w:rsidRPr="00E77497">
        <w:t xml:space="preserve">Return </w:t>
      </w:r>
      <w:r w:rsidRPr="00E77497">
        <w:rPr>
          <w:i/>
        </w:rPr>
        <w:t>declarations</w:t>
      </w:r>
      <w:r w:rsidRPr="00E77497">
        <w:t>.</w:t>
      </w:r>
    </w:p>
    <w:p w14:paraId="3A481ADD" w14:textId="77777777"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14:paraId="7B3B526F" w14:textId="77777777" w:rsidR="001C7046" w:rsidRPr="00E77497" w:rsidRDefault="001C7046" w:rsidP="001C7046">
      <w:pPr>
        <w:pStyle w:val="Alg4"/>
        <w:numPr>
          <w:ilvl w:val="0"/>
          <w:numId w:val="1060"/>
        </w:numPr>
        <w:spacing w:after="220"/>
        <w:contextualSpacing/>
      </w:pPr>
      <w:r w:rsidRPr="00E77497">
        <w:t xml:space="preserve">Return </w:t>
      </w:r>
      <w:r>
        <w:t>a new empty List</w:t>
      </w:r>
      <w:r w:rsidRPr="00E77497">
        <w:t>.</w:t>
      </w:r>
    </w:p>
    <w:p w14:paraId="2DD66C27" w14:textId="77777777"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14:paraId="15FFE984" w14:textId="77777777" w:rsidR="001C7046" w:rsidRPr="00E77497" w:rsidRDefault="001C7046" w:rsidP="001C7046">
      <w:pPr>
        <w:pStyle w:val="Alg4"/>
        <w:numPr>
          <w:ilvl w:val="0"/>
          <w:numId w:val="1062"/>
        </w:numPr>
        <w:spacing w:after="220"/>
        <w:contextualSpacing/>
      </w:pPr>
      <w:r w:rsidRPr="00E77497">
        <w:t xml:space="preserve">Return </w:t>
      </w:r>
      <w:r>
        <w:t>a new empty List</w:t>
      </w:r>
      <w:r w:rsidRPr="00E77497">
        <w:t>.</w:t>
      </w:r>
    </w:p>
    <w:p w14:paraId="15AE1C29" w14:textId="77777777"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14:paraId="537B1501" w14:textId="77777777" w:rsidR="001C7046" w:rsidRPr="00E77497" w:rsidRDefault="001C7046" w:rsidP="001C7046">
      <w:pPr>
        <w:pStyle w:val="Alg4"/>
        <w:numPr>
          <w:ilvl w:val="0"/>
          <w:numId w:val="1063"/>
        </w:numPr>
        <w:spacing w:after="220"/>
        <w:contextualSpacing/>
      </w:pPr>
      <w:r w:rsidRPr="00E77497">
        <w:t>Return</w:t>
      </w:r>
      <w:r>
        <w:t xml:space="preserve"> the</w:t>
      </w:r>
      <w:r w:rsidRPr="00E77497">
        <w:t xml:space="preserve"> </w:t>
      </w:r>
      <w:r>
        <w:t>TopLevelVarScoped</w:t>
      </w:r>
      <w:r w:rsidRPr="00E77497">
        <w:t xml:space="preserve">Declarations </w:t>
      </w:r>
      <w:r>
        <w:t xml:space="preserve">of </w:t>
      </w:r>
      <w:r w:rsidRPr="00812A59">
        <w:rPr>
          <w:i/>
        </w:rPr>
        <w:t>StatementList</w:t>
      </w:r>
      <w:r>
        <w:rPr>
          <w:i/>
        </w:rPr>
        <w:t>Item</w:t>
      </w:r>
      <w:r w:rsidRPr="00E77497">
        <w:t>.</w:t>
      </w:r>
    </w:p>
    <w:p w14:paraId="33E1A579" w14:textId="77777777" w:rsidR="00852E6B" w:rsidRPr="00E77497" w:rsidRDefault="00852E6B" w:rsidP="00732D6D">
      <w:pPr>
        <w:pStyle w:val="30"/>
      </w:pPr>
      <w:bookmarkStart w:id="4633" w:name="_Toc361663639"/>
      <w:bookmarkStart w:id="4634" w:name="_Toc361665480"/>
      <w:bookmarkStart w:id="4635" w:name="_Toc361667320"/>
      <w:bookmarkStart w:id="4636" w:name="_Toc361669149"/>
      <w:bookmarkStart w:id="4637" w:name="_Toc364935193"/>
      <w:bookmarkStart w:id="4638" w:name="_Toc365474437"/>
      <w:bookmarkStart w:id="4639" w:name="_Toc375031213"/>
      <w:bookmarkStart w:id="4640" w:name="_Ref379914053"/>
      <w:bookmarkStart w:id="4641" w:name="_Toc381513725"/>
      <w:bookmarkStart w:id="4642" w:name="_Toc382212247"/>
      <w:bookmarkStart w:id="4643" w:name="_Toc382212810"/>
      <w:bookmarkStart w:id="4644" w:name="_Toc382291592"/>
      <w:bookmarkStart w:id="4645" w:name="_Toc385672241"/>
      <w:bookmarkStart w:id="4646" w:name="_Toc366141974"/>
      <w:bookmarkEnd w:id="4633"/>
      <w:bookmarkEnd w:id="4634"/>
      <w:bookmarkEnd w:id="4635"/>
      <w:bookmarkEnd w:id="4636"/>
      <w:bookmarkEnd w:id="4637"/>
      <w:bookmarkEnd w:id="4638"/>
      <w:r w:rsidRPr="00E77497">
        <w:t>Runtime Semantics</w:t>
      </w:r>
      <w:bookmarkEnd w:id="4646"/>
    </w:p>
    <w:p w14:paraId="7295F230" w14:textId="77777777" w:rsidR="00852E6B" w:rsidRDefault="00852E6B" w:rsidP="009E0821">
      <w:pPr>
        <w:keepNext/>
        <w:rPr>
          <w:rFonts w:ascii="Helvetica" w:hAnsi="Helvetica"/>
          <w:b/>
          <w:spacing w:val="6"/>
        </w:rPr>
      </w:pPr>
      <w:r w:rsidRPr="007E56F2">
        <w:rPr>
          <w:rFonts w:ascii="Helvetica" w:hAnsi="Helvetica"/>
          <w:b/>
        </w:rPr>
        <w:t xml:space="preserve">Runtime Semantics: </w:t>
      </w:r>
      <w:r w:rsidR="009E0821">
        <w:rPr>
          <w:rFonts w:ascii="Helvetica" w:hAnsi="Helvetica"/>
          <w:b/>
          <w:spacing w:val="6"/>
        </w:rPr>
        <w:t>Script</w:t>
      </w:r>
      <w:r w:rsidRPr="007E56F2">
        <w:rPr>
          <w:rFonts w:ascii="Helvetica" w:hAnsi="Helvetica"/>
          <w:b/>
          <w:spacing w:val="6"/>
        </w:rPr>
        <w:t xml:space="preserve">  Evaluation</w:t>
      </w:r>
    </w:p>
    <w:p w14:paraId="7D791677" w14:textId="77777777" w:rsidR="00852E6B" w:rsidRPr="00FA3203" w:rsidRDefault="00852E6B" w:rsidP="00852E6B">
      <w:pPr>
        <w:ind w:left="360"/>
      </w:pPr>
      <w:r>
        <w:t>W</w:t>
      </w:r>
      <w:r w:rsidRPr="004418C4">
        <w:t xml:space="preserve">ith argument </w:t>
      </w:r>
      <w:r>
        <w:rPr>
          <w:rFonts w:ascii="Times New Roman" w:hAnsi="Times New Roman"/>
          <w:i/>
        </w:rPr>
        <w:t>realm</w:t>
      </w:r>
      <w:r w:rsidR="00582214">
        <w:rPr>
          <w:rFonts w:ascii="Times New Roman" w:hAnsi="Times New Roman"/>
          <w:iCs/>
        </w:rPr>
        <w:t xml:space="preserve"> and </w:t>
      </w:r>
      <w:r w:rsidR="00582214" w:rsidRPr="00582214">
        <w:rPr>
          <w:rFonts w:ascii="Times New Roman" w:hAnsi="Times New Roman"/>
          <w:i/>
        </w:rPr>
        <w:t>deletableBindings</w:t>
      </w:r>
      <w:r>
        <w:t>.</w:t>
      </w:r>
    </w:p>
    <w:p w14:paraId="295FDD53" w14:textId="77777777" w:rsidR="004C02EF" w:rsidRPr="00E77497" w:rsidRDefault="00902886" w:rsidP="00902886">
      <w:r w:rsidRPr="00902886">
        <w:rPr>
          <w:rFonts w:ascii="Times New Roman" w:hAnsi="Times New Roman"/>
          <w:i/>
        </w:rPr>
        <w:t>Script</w:t>
      </w:r>
      <w:r>
        <w:t xml:space="preserve"> </w:t>
      </w:r>
      <w:r w:rsidR="004C02EF" w:rsidRPr="00E77497">
        <w:rPr>
          <w:rFonts w:ascii="Times New Roman" w:hAnsi="Times New Roman"/>
          <w:i/>
        </w:rPr>
        <w:t xml:space="preserve"> </w:t>
      </w:r>
      <w:r w:rsidR="004C02EF" w:rsidRPr="00E77497">
        <w:rPr>
          <w:b/>
        </w:rPr>
        <w:t>:</w:t>
      </w:r>
      <w:r w:rsidR="004C02EF" w:rsidRPr="00E77497">
        <w:rPr>
          <w:rFonts w:ascii="Times New Roman" w:hAnsi="Times New Roman"/>
          <w:i/>
        </w:rPr>
        <w:t xml:space="preserve"> </w:t>
      </w:r>
      <w:r>
        <w:rPr>
          <w:rFonts w:ascii="Times New Roman" w:hAnsi="Times New Roman"/>
          <w:i/>
        </w:rPr>
        <w:t>Script</w:t>
      </w:r>
      <w:r w:rsidR="006F6653">
        <w:rPr>
          <w:rFonts w:ascii="Times New Roman" w:hAnsi="Times New Roman"/>
          <w:i/>
        </w:rPr>
        <w:t>Body</w:t>
      </w:r>
      <w:r w:rsidR="006F6653" w:rsidRPr="00E77497">
        <w:rPr>
          <w:vertAlign w:val="subscript"/>
        </w:rPr>
        <w:t>opt</w:t>
      </w:r>
      <w:r w:rsidR="006F6653" w:rsidRPr="00E77497">
        <w:rPr>
          <w:rFonts w:ascii="Courier New" w:hAnsi="Courier New"/>
        </w:rPr>
        <w:t xml:space="preserve"> </w:t>
      </w:r>
    </w:p>
    <w:p w14:paraId="5DBA8A00" w14:textId="77777777" w:rsidR="004C02EF" w:rsidRPr="00E77497" w:rsidRDefault="004C02EF" w:rsidP="00674591">
      <w:pPr>
        <w:pStyle w:val="Alg4"/>
        <w:numPr>
          <w:ilvl w:val="0"/>
          <w:numId w:val="150"/>
        </w:numPr>
      </w:pPr>
      <w:r w:rsidRPr="00E77497">
        <w:t xml:space="preserve">The code of this </w:t>
      </w:r>
      <w:r w:rsidR="00674591">
        <w:rPr>
          <w:i/>
        </w:rPr>
        <w:t>Script</w:t>
      </w:r>
      <w:r w:rsidR="00674591" w:rsidRPr="00E77497">
        <w:t xml:space="preserve"> </w:t>
      </w:r>
      <w:r w:rsidRPr="00E77497">
        <w:t>is strict mode code if the Directive Prologue (</w:t>
      </w:r>
      <w:r w:rsidR="00DF732B">
        <w:fldChar w:fldCharType="begin"/>
      </w:r>
      <w:r w:rsidR="00DF732B">
        <w:instrText xml:space="preserve"> REF _Ref365636848 \r \h </w:instrText>
      </w:r>
      <w:r w:rsidR="00DF732B">
        <w:fldChar w:fldCharType="separate"/>
      </w:r>
      <w:r w:rsidR="00083CEC">
        <w:t>15.2</w:t>
      </w:r>
      <w:r w:rsidR="00DF732B">
        <w:fldChar w:fldCharType="end"/>
      </w:r>
      <w:r w:rsidRPr="00E77497">
        <w:t xml:space="preserve">) of its </w:t>
      </w:r>
      <w:r w:rsidR="00902886">
        <w:rPr>
          <w:i/>
        </w:rPr>
        <w:t>Script</w:t>
      </w:r>
      <w:r w:rsidR="006F6653">
        <w:rPr>
          <w:i/>
        </w:rPr>
        <w:t>Body</w:t>
      </w:r>
      <w:r w:rsidR="006F6653" w:rsidRPr="00E77497">
        <w:t xml:space="preserve"> </w:t>
      </w:r>
      <w:r w:rsidRPr="00E77497">
        <w:t xml:space="preserve">contains a Use Strict Directive or if any of the conditions of </w:t>
      </w:r>
      <w:r w:rsidR="00DF732B">
        <w:fldChar w:fldCharType="begin"/>
      </w:r>
      <w:r w:rsidR="00DF732B">
        <w:instrText xml:space="preserve"> REF _Ref365636806 \r \h </w:instrText>
      </w:r>
      <w:r w:rsidR="00DF732B">
        <w:fldChar w:fldCharType="separate"/>
      </w:r>
      <w:r w:rsidR="00083CEC">
        <w:t>10.1.1</w:t>
      </w:r>
      <w:r w:rsidR="00DF732B">
        <w:fldChar w:fldCharType="end"/>
      </w:r>
      <w:r w:rsidRPr="00E77497">
        <w:t xml:space="preserve"> apply. If the code of this </w:t>
      </w:r>
      <w:r w:rsidR="00674591">
        <w:rPr>
          <w:i/>
        </w:rPr>
        <w:t>Script</w:t>
      </w:r>
      <w:r w:rsidR="00674591" w:rsidRPr="00E77497">
        <w:t xml:space="preserve"> </w:t>
      </w:r>
      <w:r w:rsidRPr="00E77497">
        <w:t xml:space="preserve">is strict mode code, </w:t>
      </w:r>
      <w:r w:rsidR="00902886">
        <w:rPr>
          <w:i/>
        </w:rPr>
        <w:t>ScriptBody</w:t>
      </w:r>
      <w:r w:rsidR="00902886" w:rsidRPr="00E77497">
        <w:t xml:space="preserve"> </w:t>
      </w:r>
      <w:r w:rsidRPr="00E77497">
        <w:t xml:space="preserve">is evaluated in the following steps as strict mode code.  Otherwise </w:t>
      </w:r>
      <w:r w:rsidR="00902886">
        <w:rPr>
          <w:i/>
        </w:rPr>
        <w:t>Script</w:t>
      </w:r>
      <w:r w:rsidR="006F6653">
        <w:rPr>
          <w:i/>
        </w:rPr>
        <w:t>Body</w:t>
      </w:r>
      <w:r w:rsidR="006F6653" w:rsidRPr="00E77497">
        <w:t xml:space="preserve"> </w:t>
      </w:r>
      <w:r w:rsidRPr="00E77497">
        <w:t>is evaluated in the following steps as non-strict mode code.</w:t>
      </w:r>
    </w:p>
    <w:p w14:paraId="584CFB77" w14:textId="77777777" w:rsidR="004C02EF" w:rsidRPr="00E77497" w:rsidRDefault="004C02EF" w:rsidP="00902886">
      <w:pPr>
        <w:pStyle w:val="Alg4"/>
        <w:numPr>
          <w:ilvl w:val="0"/>
          <w:numId w:val="150"/>
        </w:numPr>
      </w:pPr>
      <w:r w:rsidRPr="00E77497">
        <w:t xml:space="preserve">If </w:t>
      </w:r>
      <w:r w:rsidR="00902886">
        <w:rPr>
          <w:i/>
        </w:rPr>
        <w:t>ScriptBody</w:t>
      </w:r>
      <w:r w:rsidR="00902886" w:rsidRPr="00E77497">
        <w:t xml:space="preserve"> </w:t>
      </w:r>
      <w:r w:rsidRPr="00E77497">
        <w:t xml:space="preserve">is not present, return </w:t>
      </w:r>
      <w:r w:rsidR="00367C0B">
        <w:t>NormalCompletion(</w:t>
      </w:r>
      <w:r w:rsidRPr="00E77497">
        <w:rPr>
          <w:rFonts w:ascii="Arial" w:hAnsi="Arial" w:cs="Arial"/>
        </w:rPr>
        <w:t>empty</w:t>
      </w:r>
      <w:r w:rsidRPr="00E77497">
        <w:t>).</w:t>
      </w:r>
    </w:p>
    <w:p w14:paraId="1C57D96D" w14:textId="77777777" w:rsidR="00DB70C5" w:rsidRDefault="00DB70C5" w:rsidP="00DB70C5">
      <w:pPr>
        <w:pStyle w:val="Alg4"/>
        <w:numPr>
          <w:ilvl w:val="0"/>
          <w:numId w:val="150"/>
        </w:numPr>
        <w:tabs>
          <w:tab w:val="left" w:pos="720"/>
        </w:tabs>
      </w:pPr>
      <w:r>
        <w:t xml:space="preserve">Let </w:t>
      </w:r>
      <w:r w:rsidRPr="00141D2D">
        <w:rPr>
          <w:i/>
          <w:iCs/>
        </w:rPr>
        <w:t>globalEnv</w:t>
      </w:r>
      <w:r>
        <w:t xml:space="preserve"> be </w:t>
      </w:r>
      <w:r w:rsidRPr="00852E6B">
        <w:rPr>
          <w:i/>
        </w:rPr>
        <w:t>realm</w:t>
      </w:r>
      <w:r>
        <w:t>.[[g</w:t>
      </w:r>
      <w:r w:rsidRPr="00E77497">
        <w:t>lobalEnv</w:t>
      </w:r>
      <w:r>
        <w:t>]]</w:t>
      </w:r>
      <w:r w:rsidRPr="00E77497">
        <w:t>.</w:t>
      </w:r>
    </w:p>
    <w:p w14:paraId="713CF23A" w14:textId="77777777" w:rsidR="005B7B04" w:rsidRPr="00E77497" w:rsidRDefault="005B7B04" w:rsidP="009F5F1D">
      <w:pPr>
        <w:pStyle w:val="Alg4"/>
        <w:numPr>
          <w:ilvl w:val="0"/>
          <w:numId w:val="150"/>
        </w:numPr>
        <w:spacing w:after="120"/>
        <w:contextualSpacing/>
      </w:pPr>
      <w:r>
        <w:t xml:space="preserve">Let </w:t>
      </w:r>
      <w:r w:rsidRPr="005B7B04">
        <w:rPr>
          <w:i/>
          <w:iCs/>
        </w:rPr>
        <w:t>status</w:t>
      </w:r>
      <w:r>
        <w:t xml:space="preserve"> be the result of </w:t>
      </w:r>
      <w:r w:rsidRPr="005B7B04">
        <w:t>perform</w:t>
      </w:r>
      <w:r>
        <w:t>ing</w:t>
      </w:r>
      <w:r w:rsidRPr="00E77497">
        <w:t xml:space="preserve"> </w:t>
      </w:r>
      <w:r>
        <w:t>Global</w:t>
      </w:r>
      <w:r w:rsidRPr="00E77497">
        <w:t xml:space="preserve"> </w:t>
      </w:r>
      <w:r w:rsidR="009F5F1D">
        <w:t>Declaration</w:t>
      </w:r>
      <w:r w:rsidRPr="00E77497">
        <w:t xml:space="preserve"> Instantiation as described in </w:t>
      </w:r>
      <w:r w:rsidR="00A51D25">
        <w:fldChar w:fldCharType="begin"/>
      </w:r>
      <w:r w:rsidR="00A51D25">
        <w:instrText xml:space="preserve"> REF _Ref365548322 \r \h </w:instrText>
      </w:r>
      <w:r w:rsidR="00A51D25">
        <w:fldChar w:fldCharType="separate"/>
      </w:r>
      <w:r w:rsidR="00083CEC">
        <w:t>15.1.2.1</w:t>
      </w:r>
      <w:r w:rsidR="00A51D25">
        <w:fldChar w:fldCharType="end"/>
      </w:r>
      <w:r w:rsidRPr="00E77497">
        <w:t xml:space="preserve"> using </w:t>
      </w:r>
      <w:r>
        <w:rPr>
          <w:i/>
        </w:rPr>
        <w:t>ScriptBody</w:t>
      </w:r>
      <w:r w:rsidR="00582214">
        <w:rPr>
          <w:iCs/>
        </w:rPr>
        <w:t>,</w:t>
      </w:r>
      <w:r>
        <w:t xml:space="preserve"> </w:t>
      </w:r>
      <w:r w:rsidRPr="00141D2D">
        <w:rPr>
          <w:i/>
          <w:iCs/>
        </w:rPr>
        <w:t>globalEnv</w:t>
      </w:r>
      <w:r w:rsidR="00582214">
        <w:t>,</w:t>
      </w:r>
      <w:r w:rsidR="00582214" w:rsidRPr="00582214">
        <w:t xml:space="preserve"> </w:t>
      </w:r>
      <w:r w:rsidR="00582214">
        <w:t>and</w:t>
      </w:r>
      <w:r w:rsidR="000239F7">
        <w:t xml:space="preserve"> </w:t>
      </w:r>
      <w:r w:rsidR="000239F7" w:rsidRPr="00582214">
        <w:rPr>
          <w:i/>
        </w:rPr>
        <w:t>deletableBindings</w:t>
      </w:r>
      <w:r w:rsidRPr="00E77497">
        <w:t xml:space="preserve"> </w:t>
      </w:r>
      <w:r>
        <w:t>as arguments</w:t>
      </w:r>
      <w:r w:rsidRPr="00E77497">
        <w:t>.</w:t>
      </w:r>
    </w:p>
    <w:p w14:paraId="4A258DC9" w14:textId="77777777" w:rsidR="005B7B04" w:rsidRDefault="005B7B04" w:rsidP="00C47E72">
      <w:pPr>
        <w:pStyle w:val="Alg4"/>
        <w:numPr>
          <w:ilvl w:val="0"/>
          <w:numId w:val="150"/>
        </w:numPr>
      </w:pPr>
      <w:r>
        <w:t>ReturnIfAbrupt(</w:t>
      </w:r>
      <w:r w:rsidRPr="005B7B04">
        <w:rPr>
          <w:i/>
          <w:iCs/>
        </w:rPr>
        <w:t>status</w:t>
      </w:r>
      <w:r>
        <w:t>).</w:t>
      </w:r>
    </w:p>
    <w:p w14:paraId="1DBD3575" w14:textId="77777777"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w:t>
      </w:r>
      <w:r w:rsidR="00DB70C5">
        <w:t xml:space="preserve">ECMAScript code </w:t>
      </w:r>
      <w:r w:rsidRPr="00E77497">
        <w:t xml:space="preserve">execution context. </w:t>
      </w:r>
    </w:p>
    <w:p w14:paraId="7EB89062" w14:textId="77777777" w:rsidR="00554BD1" w:rsidRPr="00E77497" w:rsidRDefault="00554BD1" w:rsidP="00554BD1">
      <w:pPr>
        <w:pStyle w:val="Alg4"/>
        <w:numPr>
          <w:ilvl w:val="0"/>
          <w:numId w:val="150"/>
        </w:numPr>
        <w:tabs>
          <w:tab w:val="left" w:pos="720"/>
        </w:tabs>
      </w:pPr>
      <w:r w:rsidRPr="00E77497">
        <w:t xml:space="preserve">Set the </w:t>
      </w:r>
      <w:r w:rsidRPr="00E77497">
        <w:rPr>
          <w:i/>
        </w:rPr>
        <w:t>progCxt</w:t>
      </w:r>
      <w:r>
        <w:rPr>
          <w:i/>
        </w:rPr>
        <w:t>’s</w:t>
      </w:r>
      <w:r w:rsidRPr="00E77497">
        <w:t xml:space="preserve"> </w:t>
      </w:r>
      <w:r>
        <w:t xml:space="preserve">Realm </w:t>
      </w:r>
      <w:r w:rsidRPr="00E77497">
        <w:t xml:space="preserve"> to </w:t>
      </w:r>
      <w:r w:rsidR="00852E6B" w:rsidRPr="00852E6B">
        <w:rPr>
          <w:i/>
        </w:rPr>
        <w:t>realm</w:t>
      </w:r>
      <w:r w:rsidRPr="00E77497">
        <w:t>.</w:t>
      </w:r>
    </w:p>
    <w:p w14:paraId="0987F95D" w14:textId="77777777"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VariableEnvironment to </w:t>
      </w:r>
      <w:r w:rsidR="00141D2D" w:rsidRPr="00141D2D">
        <w:rPr>
          <w:i/>
          <w:iCs/>
        </w:rPr>
        <w:t>globalEnv</w:t>
      </w:r>
      <w:r w:rsidRPr="00E77497">
        <w:t>.</w:t>
      </w:r>
    </w:p>
    <w:p w14:paraId="40761EB4" w14:textId="77777777"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LexicalEnvironment to </w:t>
      </w:r>
      <w:r w:rsidR="00141D2D" w:rsidRPr="00141D2D">
        <w:rPr>
          <w:i/>
          <w:iCs/>
        </w:rPr>
        <w:t>globalEnv</w:t>
      </w:r>
      <w:r w:rsidRPr="00E77497">
        <w:t>.</w:t>
      </w:r>
    </w:p>
    <w:p w14:paraId="0E84C8E5" w14:textId="77777777" w:rsidR="00205C61" w:rsidRDefault="00205C61" w:rsidP="00B42FA4">
      <w:pPr>
        <w:pStyle w:val="Alg4"/>
        <w:numPr>
          <w:ilvl w:val="0"/>
          <w:numId w:val="150"/>
        </w:numPr>
        <w:tabs>
          <w:tab w:val="left" w:pos="720"/>
        </w:tabs>
      </w:pPr>
      <w:r>
        <w:t>If there is a currently running execution context, suspend it.</w:t>
      </w:r>
    </w:p>
    <w:p w14:paraId="171BA314" w14:textId="77777777" w:rsidR="00B42FA4" w:rsidRPr="00E77497" w:rsidRDefault="00B42FA4" w:rsidP="00B42FA4">
      <w:pPr>
        <w:pStyle w:val="Alg4"/>
        <w:numPr>
          <w:ilvl w:val="0"/>
          <w:numId w:val="150"/>
        </w:numPr>
        <w:tabs>
          <w:tab w:val="left" w:pos="720"/>
        </w:tabs>
      </w:pPr>
      <w:r>
        <w:t xml:space="preserve">Push </w:t>
      </w:r>
      <w:r w:rsidRPr="00E77497">
        <w:rPr>
          <w:i/>
        </w:rPr>
        <w:t>progCxt</w:t>
      </w:r>
      <w:r>
        <w:t xml:space="preserve"> on to the execution context stack; </w:t>
      </w:r>
      <w:r w:rsidRPr="00E77497">
        <w:rPr>
          <w:i/>
        </w:rPr>
        <w:t>progCxt</w:t>
      </w:r>
      <w:r>
        <w:t xml:space="preserve"> is now the running</w:t>
      </w:r>
      <w:r w:rsidRPr="00E77497">
        <w:t xml:space="preserve"> </w:t>
      </w:r>
      <w:r>
        <w:t>execution context.</w:t>
      </w:r>
    </w:p>
    <w:p w14:paraId="1A4BFE59" w14:textId="77777777" w:rsidR="004C02EF" w:rsidRPr="00E77497" w:rsidRDefault="004C02EF" w:rsidP="00902886">
      <w:pPr>
        <w:pStyle w:val="Alg4"/>
        <w:numPr>
          <w:ilvl w:val="0"/>
          <w:numId w:val="150"/>
        </w:numPr>
      </w:pPr>
      <w:r w:rsidRPr="00E77497">
        <w:t xml:space="preserve">Let </w:t>
      </w:r>
      <w:r w:rsidRPr="00E77497">
        <w:rPr>
          <w:i/>
        </w:rPr>
        <w:t xml:space="preserve">result </w:t>
      </w:r>
      <w:r w:rsidRPr="00E77497">
        <w:t xml:space="preserve">be the result of evaluating </w:t>
      </w:r>
      <w:r w:rsidR="00902886" w:rsidRPr="00902886">
        <w:rPr>
          <w:i/>
        </w:rPr>
        <w:t xml:space="preserve"> </w:t>
      </w:r>
      <w:r w:rsidR="00902886">
        <w:rPr>
          <w:i/>
        </w:rPr>
        <w:t>ScriptBody</w:t>
      </w:r>
      <w:r w:rsidRPr="00E77497">
        <w:t>.</w:t>
      </w:r>
    </w:p>
    <w:p w14:paraId="70696C21" w14:textId="77777777" w:rsidR="00DB70C5" w:rsidRDefault="00B42FA4" w:rsidP="00DB70C5">
      <w:pPr>
        <w:pStyle w:val="Alg4"/>
        <w:numPr>
          <w:ilvl w:val="0"/>
          <w:numId w:val="150"/>
        </w:numPr>
      </w:pPr>
      <w:r>
        <w:t xml:space="preserve">Suspend </w:t>
      </w:r>
      <w:r w:rsidRPr="00B42FA4">
        <w:rPr>
          <w:i/>
        </w:rPr>
        <w:t>progCxt</w:t>
      </w:r>
      <w:r>
        <w:t xml:space="preserve"> and remove it from the execution context stack.</w:t>
      </w:r>
    </w:p>
    <w:p w14:paraId="176618FD" w14:textId="77777777" w:rsidR="004C02EF" w:rsidRPr="00E77497" w:rsidRDefault="00DB70C5" w:rsidP="00205C61">
      <w:pPr>
        <w:pStyle w:val="Alg4"/>
        <w:numPr>
          <w:ilvl w:val="0"/>
          <w:numId w:val="150"/>
        </w:numPr>
      </w:pPr>
      <w:r>
        <w:t xml:space="preserve">If the execution context stack is not empty, </w:t>
      </w:r>
      <w:r w:rsidR="00205C61">
        <w:t>resume the context that is now on the top of the execution context stack as the running execution context.  Otherwise,</w:t>
      </w:r>
      <w:r>
        <w:t xml:space="preserve"> </w:t>
      </w:r>
      <w:r w:rsidR="00205C61">
        <w:t>t</w:t>
      </w:r>
      <w:r w:rsidR="00852E6B">
        <w:t xml:space="preserve">he </w:t>
      </w:r>
      <w:r w:rsidR="00205C61">
        <w:t xml:space="preserve">execution context </w:t>
      </w:r>
      <w:r w:rsidR="00B42FA4">
        <w:t>stack is now empty and there is no running execution context</w:t>
      </w:r>
      <w:r w:rsidR="00852E6B">
        <w:t xml:space="preserve">.  </w:t>
      </w:r>
    </w:p>
    <w:p w14:paraId="42D96412" w14:textId="77777777"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14:paraId="28E0EF4A" w14:textId="77777777" w:rsidR="004C02EF" w:rsidRPr="00E77497" w:rsidRDefault="004C02EF" w:rsidP="00902886">
      <w:pPr>
        <w:pStyle w:val="Note"/>
      </w:pPr>
      <w:commentRangeStart w:id="4647"/>
      <w:r w:rsidRPr="00E77497">
        <w:t>NOTE</w:t>
      </w:r>
      <w:r w:rsidRPr="00E77497">
        <w:tab/>
        <w:t xml:space="preserve">The processes for initiating the evaluation of a </w:t>
      </w:r>
      <w:r w:rsidR="00902886">
        <w:rPr>
          <w:rStyle w:val="bnf"/>
        </w:rPr>
        <w:t>Script</w:t>
      </w:r>
      <w:r w:rsidR="00902886" w:rsidRPr="00E77497">
        <w:t xml:space="preserve"> </w:t>
      </w:r>
      <w:r w:rsidRPr="00E77497">
        <w:t>and for dealing with the result of such an evaluation are defined by an ECMAScript implementation and not by this specification.</w:t>
      </w:r>
      <w:commentRangeEnd w:id="4647"/>
      <w:r w:rsidR="00902886">
        <w:rPr>
          <w:rStyle w:val="af6"/>
        </w:rPr>
        <w:commentReference w:id="4647"/>
      </w:r>
    </w:p>
    <w:p w14:paraId="5848C12C" w14:textId="77777777" w:rsidR="009E0821" w:rsidRPr="00E77497" w:rsidRDefault="009E0821" w:rsidP="009E0821">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7A27A646" w14:textId="77777777" w:rsidR="009E0821" w:rsidRPr="00E77497" w:rsidRDefault="00774E9D" w:rsidP="00774E9D">
      <w:r>
        <w:rPr>
          <w:rFonts w:ascii="Times New Roman" w:hAnsi="Times New Roman"/>
          <w:i/>
        </w:rPr>
        <w:t>OuterS</w:t>
      </w:r>
      <w:r w:rsidR="009E0821" w:rsidRPr="00E77497">
        <w:rPr>
          <w:rFonts w:ascii="Times New Roman" w:hAnsi="Times New Roman"/>
          <w:i/>
        </w:rPr>
        <w:t xml:space="preserve">tatementList </w:t>
      </w:r>
      <w:r w:rsidR="009E0821" w:rsidRPr="00E77497">
        <w:rPr>
          <w:b/>
        </w:rPr>
        <w:t>:</w:t>
      </w:r>
      <w:r w:rsidR="009E0821" w:rsidRPr="00E77497">
        <w:rPr>
          <w:rFonts w:ascii="Times New Roman" w:hAnsi="Times New Roman"/>
          <w:i/>
        </w:rPr>
        <w:t xml:space="preserve"> </w:t>
      </w:r>
      <w:r>
        <w:rPr>
          <w:rFonts w:ascii="Times New Roman" w:hAnsi="Times New Roman"/>
          <w:i/>
        </w:rPr>
        <w:t>OuterS</w:t>
      </w:r>
      <w:r w:rsidR="009E0821" w:rsidRPr="00E77497">
        <w:rPr>
          <w:rFonts w:ascii="Times New Roman" w:hAnsi="Times New Roman"/>
          <w:i/>
        </w:rPr>
        <w:t xml:space="preserve">tatementList </w:t>
      </w:r>
      <w:r>
        <w:rPr>
          <w:rFonts w:ascii="Times New Roman" w:hAnsi="Times New Roman"/>
          <w:i/>
        </w:rPr>
        <w:t xml:space="preserve"> Outer</w:t>
      </w:r>
      <w:r w:rsidR="009E0821" w:rsidRPr="00E77497">
        <w:rPr>
          <w:rFonts w:ascii="Times New Roman" w:hAnsi="Times New Roman"/>
          <w:i/>
        </w:rPr>
        <w:t>Item</w:t>
      </w:r>
      <w:r w:rsidR="009E0821" w:rsidRPr="00E77497">
        <w:t xml:space="preserve"> </w:t>
      </w:r>
    </w:p>
    <w:p w14:paraId="5E22BDD8" w14:textId="77777777" w:rsidR="009E0821" w:rsidRPr="00E77497" w:rsidRDefault="009E0821" w:rsidP="00774E9D">
      <w:pPr>
        <w:pStyle w:val="Alg2"/>
        <w:numPr>
          <w:ilvl w:val="0"/>
          <w:numId w:val="1043"/>
        </w:numPr>
      </w:pPr>
      <w:r w:rsidRPr="00E77497">
        <w:t xml:space="preserve">Let </w:t>
      </w:r>
      <w:r w:rsidRPr="00E77497">
        <w:rPr>
          <w:i/>
        </w:rPr>
        <w:t>sl</w:t>
      </w:r>
      <w:r w:rsidRPr="00E77497">
        <w:t xml:space="preserve"> be the result of evaluating</w:t>
      </w:r>
      <w:r w:rsidRPr="00E77497" w:rsidDel="00862F49">
        <w:t xml:space="preserve"> </w:t>
      </w:r>
      <w:r w:rsidR="00774E9D">
        <w:rPr>
          <w:i/>
        </w:rPr>
        <w:t>OuterS</w:t>
      </w:r>
      <w:r w:rsidR="00CD50EF">
        <w:rPr>
          <w:i/>
        </w:rPr>
        <w:t>t</w:t>
      </w:r>
      <w:r w:rsidRPr="00E77497">
        <w:rPr>
          <w:i/>
        </w:rPr>
        <w:t>atementList</w:t>
      </w:r>
      <w:r w:rsidRPr="00E77497">
        <w:t>.</w:t>
      </w:r>
    </w:p>
    <w:p w14:paraId="75D9EF64" w14:textId="77777777" w:rsidR="009E0821" w:rsidRPr="00E77497" w:rsidRDefault="009E0821" w:rsidP="00774E9D">
      <w:pPr>
        <w:pStyle w:val="Alg2"/>
        <w:numPr>
          <w:ilvl w:val="0"/>
          <w:numId w:val="1043"/>
        </w:numPr>
      </w:pPr>
      <w:r>
        <w:t>ReturnIfAbrupt(</w:t>
      </w:r>
      <w:r>
        <w:rPr>
          <w:i/>
        </w:rPr>
        <w:t>sl</w:t>
      </w:r>
      <w:r>
        <w:t>)</w:t>
      </w:r>
      <w:r w:rsidRPr="00E77497">
        <w:t>.</w:t>
      </w:r>
    </w:p>
    <w:p w14:paraId="44C1CD0F" w14:textId="77777777" w:rsidR="009E0821" w:rsidRPr="00E77497" w:rsidRDefault="009E0821" w:rsidP="00774E9D">
      <w:pPr>
        <w:pStyle w:val="Alg2"/>
        <w:numPr>
          <w:ilvl w:val="0"/>
          <w:numId w:val="1043"/>
        </w:numPr>
      </w:pPr>
      <w:r w:rsidRPr="00E77497">
        <w:t xml:space="preserve">Let </w:t>
      </w:r>
      <w:r w:rsidRPr="00E77497">
        <w:rPr>
          <w:i/>
        </w:rPr>
        <w:t>s</w:t>
      </w:r>
      <w:r w:rsidRPr="00E77497">
        <w:t xml:space="preserve"> be the result of evaluating </w:t>
      </w:r>
      <w:r w:rsidR="00774E9D">
        <w:rPr>
          <w:i/>
        </w:rPr>
        <w:t>OuterItem</w:t>
      </w:r>
      <w:r w:rsidRPr="00E77497">
        <w:t>.</w:t>
      </w:r>
    </w:p>
    <w:p w14:paraId="59E48A7F" w14:textId="77777777" w:rsidR="009E0821" w:rsidRPr="00E77497" w:rsidRDefault="009E0821" w:rsidP="00774E9D">
      <w:pPr>
        <w:pStyle w:val="Alg2"/>
        <w:numPr>
          <w:ilvl w:val="0"/>
          <w:numId w:val="1043"/>
        </w:numPr>
      </w:pPr>
      <w:r w:rsidRPr="00E77497">
        <w:t xml:space="preserve">If </w:t>
      </w:r>
      <w:r w:rsidRPr="00681A60">
        <w:rPr>
          <w:i/>
        </w:rPr>
        <w:t>s</w:t>
      </w:r>
      <w:r>
        <w:t xml:space="preserve">.[[type]] is </w:t>
      </w:r>
      <w:r w:rsidRPr="00E77497">
        <w:rPr>
          <w:rFonts w:ascii="Arial" w:hAnsi="Arial" w:cs="Arial"/>
        </w:rPr>
        <w:t>throw</w:t>
      </w:r>
      <w:r w:rsidRPr="00E77497">
        <w:t xml:space="preserve">,  </w:t>
      </w:r>
      <w:r>
        <w:t xml:space="preserve">return </w:t>
      </w:r>
      <w:r w:rsidRPr="0027695A">
        <w:rPr>
          <w:i/>
        </w:rPr>
        <w:t>s</w:t>
      </w:r>
      <w:r>
        <w:t>.</w:t>
      </w:r>
      <w:r w:rsidRPr="00E77497">
        <w:t xml:space="preserve"> </w:t>
      </w:r>
    </w:p>
    <w:p w14:paraId="2FA20002" w14:textId="77777777" w:rsidR="009E0821" w:rsidRPr="00E77497" w:rsidRDefault="009E0821" w:rsidP="00774E9D">
      <w:pPr>
        <w:pStyle w:val="Alg2"/>
        <w:numPr>
          <w:ilvl w:val="0"/>
          <w:numId w:val="1043"/>
        </w:numPr>
      </w:pPr>
      <w:r w:rsidRPr="00E77497">
        <w:t xml:space="preserve">If </w:t>
      </w:r>
      <w:r w:rsidRPr="00E77497">
        <w:rPr>
          <w:i/>
        </w:rPr>
        <w:t>s</w:t>
      </w:r>
      <w:r w:rsidRPr="00E77497">
        <w:t>.</w:t>
      </w:r>
      <w:r>
        <w:t>[[</w:t>
      </w:r>
      <w:r w:rsidRPr="00E77497">
        <w:t>value</w:t>
      </w:r>
      <w:r>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t>[[</w:t>
      </w:r>
      <w:r w:rsidRPr="00E77497">
        <w:t>value</w:t>
      </w:r>
      <w:r>
        <w:t>]]</w:t>
      </w:r>
      <w:r w:rsidRPr="00E77497">
        <w:t xml:space="preserve">, otherwise let </w:t>
      </w:r>
      <w:r w:rsidRPr="00E77497">
        <w:rPr>
          <w:i/>
        </w:rPr>
        <w:t>V</w:t>
      </w:r>
      <w:r w:rsidRPr="00E77497">
        <w:t xml:space="preserve"> = </w:t>
      </w:r>
      <w:r w:rsidRPr="00E77497">
        <w:rPr>
          <w:i/>
        </w:rPr>
        <w:t>s</w:t>
      </w:r>
      <w:r w:rsidRPr="00E77497">
        <w:t>.</w:t>
      </w:r>
      <w:r>
        <w:t>[[v</w:t>
      </w:r>
      <w:r w:rsidRPr="00E77497">
        <w:t>alue</w:t>
      </w:r>
      <w:r>
        <w:t>]]</w:t>
      </w:r>
      <w:r w:rsidRPr="00E77497">
        <w:t>.</w:t>
      </w:r>
    </w:p>
    <w:p w14:paraId="74E70658" w14:textId="77777777" w:rsidR="009E0821" w:rsidRPr="00E77497" w:rsidRDefault="009E0821" w:rsidP="00774E9D">
      <w:pPr>
        <w:pStyle w:val="Alg2"/>
        <w:numPr>
          <w:ilvl w:val="0"/>
          <w:numId w:val="1043"/>
        </w:numPr>
        <w:spacing w:after="220"/>
      </w:pPr>
      <w:r w:rsidRPr="00E77497">
        <w:t xml:space="preserve">Return </w:t>
      </w:r>
      <w:r>
        <w:t xml:space="preserve">Completion {[[type]]: </w:t>
      </w:r>
      <w:r w:rsidRPr="00E77497">
        <w:rPr>
          <w:i/>
        </w:rPr>
        <w:t>s</w:t>
      </w:r>
      <w:r w:rsidRPr="00E77497">
        <w:t>.</w:t>
      </w:r>
      <w:r>
        <w:t>[[t</w:t>
      </w:r>
      <w:r w:rsidRPr="00E77497">
        <w:t>ype</w:t>
      </w:r>
      <w:r>
        <w:t>]]</w:t>
      </w:r>
      <w:r w:rsidRPr="00E77497">
        <w:t xml:space="preserve">, </w:t>
      </w:r>
      <w:r>
        <w:t xml:space="preserve">[[value]]: </w:t>
      </w:r>
      <w:r w:rsidRPr="00E77497">
        <w:rPr>
          <w:i/>
        </w:rPr>
        <w:t>V</w:t>
      </w:r>
      <w:r w:rsidRPr="00E77497">
        <w:t xml:space="preserve">, </w:t>
      </w:r>
      <w:r>
        <w:t xml:space="preserve">[[target]]: </w:t>
      </w:r>
      <w:r w:rsidRPr="00E77497">
        <w:rPr>
          <w:i/>
        </w:rPr>
        <w:t>s</w:t>
      </w:r>
      <w:r w:rsidRPr="00E77497">
        <w:t>.</w:t>
      </w:r>
      <w:r>
        <w:t>[[</w:t>
      </w:r>
      <w:r w:rsidRPr="00E77497">
        <w:t>target</w:t>
      </w:r>
      <w:r>
        <w:t>]]}</w:t>
      </w:r>
      <w:r w:rsidRPr="00E77497">
        <w:t>.</w:t>
      </w:r>
    </w:p>
    <w:p w14:paraId="5DEB51F5" w14:textId="77777777" w:rsidR="009E0821" w:rsidRPr="00774E9D" w:rsidRDefault="009E0821" w:rsidP="008C14E1">
      <w:pPr>
        <w:pStyle w:val="Note"/>
        <w:rPr>
          <w:i/>
        </w:rPr>
      </w:pPr>
      <w:r w:rsidRPr="00E77497">
        <w:t>NOTE</w:t>
      </w:r>
      <w:r w:rsidRPr="00E77497">
        <w:tab/>
      </w:r>
      <w:r>
        <w:t>See the</w:t>
      </w:r>
      <w:r w:rsidR="008C14E1">
        <w:t xml:space="preserve"> </w:t>
      </w:r>
      <w:r w:rsidR="00DF732B">
        <w:fldChar w:fldCharType="begin"/>
      </w:r>
      <w:r w:rsidR="00DF732B">
        <w:instrText xml:space="preserve"> REF _Ref365637141 \r \h </w:instrText>
      </w:r>
      <w:r w:rsidR="00DF732B">
        <w:fldChar w:fldCharType="separate"/>
      </w:r>
      <w:r w:rsidR="00083CEC">
        <w:t>13.1.2</w:t>
      </w:r>
      <w:r w:rsidR="00DF732B">
        <w:fldChar w:fldCharType="end"/>
      </w:r>
      <w:r>
        <w:t xml:space="preserve"> NOTE regarding evaluation of  </w:t>
      </w:r>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Pr>
          <w:rFonts w:ascii="Times New Roman" w:hAnsi="Times New Roman"/>
          <w:i/>
        </w:rPr>
        <w:t>.</w:t>
      </w:r>
    </w:p>
    <w:p w14:paraId="27B404BD" w14:textId="77777777" w:rsidR="00431F44" w:rsidRPr="004D1BD1" w:rsidRDefault="00431F44" w:rsidP="00431F44">
      <w:pPr>
        <w:pStyle w:val="40"/>
      </w:pPr>
      <w:bookmarkStart w:id="4648" w:name="_Ref365548322"/>
      <w:bookmarkStart w:id="4649" w:name="_Toc360524622"/>
      <w:r>
        <w:t>Global Declaration Instantiation</w:t>
      </w:r>
      <w:bookmarkEnd w:id="4648"/>
    </w:p>
    <w:p w14:paraId="40268D3E" w14:textId="77777777" w:rsidR="00431F44" w:rsidRPr="004418C4" w:rsidRDefault="00431F44" w:rsidP="00431F44">
      <w:pPr>
        <w:rPr>
          <w:sz w:val="18"/>
        </w:rPr>
      </w:pPr>
      <w:r w:rsidRPr="004418C4">
        <w:rPr>
          <w:sz w:val="18"/>
        </w:rPr>
        <w:t>NOTE</w:t>
      </w:r>
      <w:r w:rsidRPr="004418C4">
        <w:rPr>
          <w:sz w:val="18"/>
        </w:rPr>
        <w:tab/>
        <w:t>When a</w:t>
      </w:r>
      <w:r>
        <w:rPr>
          <w:sz w:val="18"/>
        </w:rPr>
        <w:t>n</w:t>
      </w:r>
      <w:r w:rsidRPr="004418C4">
        <w:rPr>
          <w:sz w:val="18"/>
        </w:rPr>
        <w:t xml:space="preserve"> execution context is established for evaluating </w:t>
      </w:r>
      <w:r>
        <w:rPr>
          <w:sz w:val="18"/>
        </w:rPr>
        <w:t xml:space="preserve">scripts, </w:t>
      </w:r>
      <w:r w:rsidRPr="004418C4">
        <w:rPr>
          <w:sz w:val="18"/>
        </w:rPr>
        <w:t xml:space="preserve"> </w:t>
      </w:r>
      <w:r>
        <w:rPr>
          <w:sz w:val="18"/>
        </w:rPr>
        <w:t xml:space="preserve">declarations are instantiated in the current global environment. </w:t>
      </w:r>
      <w:r w:rsidRPr="004418C4">
        <w:rPr>
          <w:sz w:val="18"/>
        </w:rPr>
        <w:t xml:space="preserve"> </w:t>
      </w:r>
      <w:r>
        <w:rPr>
          <w:sz w:val="18"/>
        </w:rPr>
        <w:t>Each global</w:t>
      </w:r>
      <w:r w:rsidRPr="004418C4">
        <w:rPr>
          <w:sz w:val="18"/>
        </w:rPr>
        <w:t xml:space="preserve"> </w:t>
      </w:r>
      <w:r>
        <w:rPr>
          <w:sz w:val="18"/>
        </w:rPr>
        <w:t>binding</w:t>
      </w:r>
      <w:r w:rsidRPr="004418C4">
        <w:rPr>
          <w:sz w:val="18"/>
        </w:rPr>
        <w:t xml:space="preserve"> declarated in the </w:t>
      </w:r>
      <w:r>
        <w:rPr>
          <w:sz w:val="18"/>
        </w:rPr>
        <w:t>code</w:t>
      </w:r>
      <w:r w:rsidRPr="004418C4">
        <w:rPr>
          <w:sz w:val="18"/>
        </w:rPr>
        <w:t xml:space="preserve"> </w:t>
      </w:r>
      <w:r>
        <w:rPr>
          <w:sz w:val="18"/>
        </w:rPr>
        <w:t>is</w:t>
      </w:r>
      <w:r w:rsidRPr="004418C4">
        <w:rPr>
          <w:sz w:val="18"/>
        </w:rPr>
        <w:t xml:space="preserve"> instantiated. </w:t>
      </w:r>
    </w:p>
    <w:p w14:paraId="22056169" w14:textId="77777777" w:rsidR="00431F44" w:rsidRPr="000239F7" w:rsidRDefault="00431F44" w:rsidP="00431F44">
      <w:pPr>
        <w:rPr>
          <w:iCs/>
        </w:rPr>
      </w:pPr>
      <w:r>
        <w:t>Global Declaration</w:t>
      </w:r>
      <w:r w:rsidRPr="004D1BD1">
        <w:t xml:space="preserve"> Instantiation is performed as follows using arguments </w:t>
      </w:r>
      <w:r>
        <w:rPr>
          <w:rFonts w:ascii="Times New Roman" w:eastAsia="Times New Roman" w:hAnsi="Times New Roman"/>
          <w:i/>
          <w:spacing w:val="6"/>
          <w:lang w:eastAsia="en-US"/>
        </w:rPr>
        <w:t>script</w:t>
      </w:r>
      <w:r>
        <w:rPr>
          <w:rFonts w:ascii="Times New Roman" w:eastAsia="Times New Roman" w:hAnsi="Times New Roman"/>
          <w:iCs/>
          <w:spacing w:val="6"/>
          <w:lang w:eastAsia="en-US"/>
        </w:rPr>
        <w:t>,</w:t>
      </w:r>
      <w:r w:rsidRPr="00377876">
        <w:rPr>
          <w:rFonts w:ascii="Times New Roman" w:hAnsi="Times New Roman"/>
          <w:i/>
        </w:rPr>
        <w:t xml:space="preserve"> </w:t>
      </w:r>
      <w:r w:rsidRPr="003B4312">
        <w:rPr>
          <w:rFonts w:ascii="Times New Roman" w:eastAsia="Times New Roman" w:hAnsi="Times New Roman"/>
          <w:i/>
          <w:spacing w:val="6"/>
          <w:lang w:eastAsia="en-US"/>
        </w:rPr>
        <w:t>env</w:t>
      </w:r>
      <w:r>
        <w:rPr>
          <w:rFonts w:ascii="Times New Roman" w:eastAsia="Times New Roman" w:hAnsi="Times New Roman"/>
          <w:iCs/>
          <w:spacing w:val="6"/>
          <w:lang w:eastAsia="en-US"/>
        </w:rPr>
        <w:t>,</w:t>
      </w:r>
      <w:r w:rsidRPr="000239F7">
        <w:rPr>
          <w:rFonts w:ascii="Times New Roman" w:hAnsi="Times New Roman"/>
          <w:iCs/>
        </w:rPr>
        <w:t xml:space="preserve"> </w:t>
      </w:r>
      <w:r>
        <w:rPr>
          <w:rFonts w:ascii="Times New Roman" w:hAnsi="Times New Roman"/>
          <w:iCs/>
        </w:rPr>
        <w:t xml:space="preserve">and </w:t>
      </w:r>
      <w:r w:rsidRPr="00582214">
        <w:rPr>
          <w:rFonts w:ascii="Times New Roman" w:hAnsi="Times New Roman"/>
          <w:i/>
        </w:rPr>
        <w:t>deletableBindings</w:t>
      </w:r>
      <w:r w:rsidRPr="003B4312">
        <w:t xml:space="preserve">. </w:t>
      </w:r>
      <w:r>
        <w:rPr>
          <w:rFonts w:ascii="Times New Roman" w:eastAsia="Times New Roman" w:hAnsi="Times New Roman"/>
          <w:i/>
          <w:spacing w:val="6"/>
          <w:lang w:eastAsia="en-US"/>
        </w:rPr>
        <w:t>script</w:t>
      </w:r>
      <w:r w:rsidRPr="00377876">
        <w:rPr>
          <w:rFonts w:ascii="Times New Roman" w:hAnsi="Times New Roman"/>
          <w:i/>
        </w:rPr>
        <w:t xml:space="preserve"> </w:t>
      </w:r>
      <w:r w:rsidRPr="003B4312">
        <w:t xml:space="preserve">is the </w:t>
      </w:r>
      <w:r w:rsidRPr="0013110A">
        <w:rPr>
          <w:rFonts w:ascii="Times New Roman" w:eastAsia="Times New Roman" w:hAnsi="Times New Roman"/>
          <w:i/>
          <w:spacing w:val="6"/>
          <w:lang w:eastAsia="en-US"/>
        </w:rPr>
        <w:t>ScriptBody</w:t>
      </w:r>
      <w:r w:rsidRPr="003B4312">
        <w:t xml:space="preserve"> that for which the execution context is being established.  </w:t>
      </w:r>
      <w:r w:rsidRPr="003B4312">
        <w:rPr>
          <w:rFonts w:ascii="Times New Roman" w:eastAsia="Times New Roman" w:hAnsi="Times New Roman"/>
          <w:i/>
          <w:spacing w:val="6"/>
          <w:lang w:eastAsia="en-US"/>
        </w:rPr>
        <w:t>env</w:t>
      </w:r>
      <w:r w:rsidRPr="003B4312">
        <w:t xml:space="preserve"> is the </w:t>
      </w:r>
      <w:r>
        <w:t>global</w:t>
      </w:r>
      <w:r w:rsidRPr="003B4312">
        <w:t xml:space="preserve"> environment record in which bindings are to be created. </w:t>
      </w:r>
      <w:r w:rsidRPr="00582214">
        <w:rPr>
          <w:rFonts w:ascii="Times New Roman" w:hAnsi="Times New Roman"/>
          <w:i/>
        </w:rPr>
        <w:t>deletableBindings</w:t>
      </w:r>
      <w:r>
        <w:rPr>
          <w:rFonts w:ascii="Times New Roman" w:hAnsi="Times New Roman"/>
          <w:iCs/>
        </w:rPr>
        <w:t xml:space="preserve"> </w:t>
      </w:r>
      <w:r w:rsidRPr="005D449B">
        <w:t xml:space="preserve">is </w:t>
      </w:r>
      <w:r w:rsidRPr="00593420">
        <w:rPr>
          <w:rFonts w:ascii="Times New Roman" w:hAnsi="Times New Roman"/>
          <w:b/>
          <w:bCs/>
        </w:rPr>
        <w:t>true</w:t>
      </w:r>
      <w:r w:rsidRPr="005D449B">
        <w:t xml:space="preserve"> if the bindings that are created should be deletable.</w:t>
      </w:r>
    </w:p>
    <w:p w14:paraId="4376C379" w14:textId="77777777" w:rsidR="00431F44" w:rsidRPr="006B6D0A" w:rsidRDefault="00431F44" w:rsidP="00431F44">
      <w:pPr>
        <w:pStyle w:val="Alg4"/>
        <w:numPr>
          <w:ilvl w:val="0"/>
          <w:numId w:val="398"/>
        </w:numPr>
      </w:pPr>
      <w:r>
        <w:t>L</w:t>
      </w:r>
      <w:r w:rsidRPr="006B6D0A">
        <w:t xml:space="preserve">et </w:t>
      </w:r>
      <w:r w:rsidRPr="006B6D0A">
        <w:rPr>
          <w:i/>
        </w:rPr>
        <w:t>strict</w:t>
      </w:r>
      <w:r w:rsidRPr="006B6D0A">
        <w:t xml:space="preserve"> be </w:t>
      </w:r>
      <w:r>
        <w:t>IsStrict of</w:t>
      </w:r>
      <w:r w:rsidRPr="006B6D0A">
        <w:t xml:space="preserve"> </w:t>
      </w:r>
      <w:r w:rsidRPr="00596672">
        <w:rPr>
          <w:i/>
          <w:iCs/>
        </w:rPr>
        <w:t>scr</w:t>
      </w:r>
      <w:r>
        <w:rPr>
          <w:i/>
          <w:iCs/>
        </w:rPr>
        <w:t>i</w:t>
      </w:r>
      <w:r w:rsidRPr="00596672">
        <w:rPr>
          <w:i/>
          <w:iCs/>
        </w:rPr>
        <w:t>pt</w:t>
      </w:r>
      <w:r w:rsidRPr="006B6D0A">
        <w:t>.</w:t>
      </w:r>
    </w:p>
    <w:p w14:paraId="3E35D9FD" w14:textId="77777777" w:rsidR="00431F44" w:rsidRPr="00596672" w:rsidRDefault="00431F44" w:rsidP="00431F44">
      <w:pPr>
        <w:pStyle w:val="Alg4"/>
        <w:numPr>
          <w:ilvl w:val="0"/>
          <w:numId w:val="398"/>
        </w:numPr>
      </w:pPr>
      <w:r>
        <w:t xml:space="preserve">Let </w:t>
      </w:r>
      <w:r w:rsidRPr="00596672">
        <w:rPr>
          <w:i/>
          <w:iCs/>
        </w:rPr>
        <w:t>lexNames</w:t>
      </w:r>
      <w:r>
        <w:t xml:space="preserve"> be the LexicallyDeclaredNames of </w:t>
      </w:r>
      <w:r w:rsidRPr="00596672">
        <w:rPr>
          <w:i/>
          <w:iCs/>
        </w:rPr>
        <w:t>scr</w:t>
      </w:r>
      <w:r>
        <w:rPr>
          <w:i/>
          <w:iCs/>
        </w:rPr>
        <w:t>i</w:t>
      </w:r>
      <w:r w:rsidRPr="00596672">
        <w:rPr>
          <w:i/>
          <w:iCs/>
        </w:rPr>
        <w:t>pt</w:t>
      </w:r>
      <w:r>
        <w:t>.</w:t>
      </w:r>
    </w:p>
    <w:p w14:paraId="32F8A15E" w14:textId="77777777" w:rsidR="00431F44" w:rsidRDefault="00431F44" w:rsidP="00431F44">
      <w:pPr>
        <w:pStyle w:val="Alg4"/>
        <w:numPr>
          <w:ilvl w:val="0"/>
          <w:numId w:val="398"/>
        </w:numPr>
      </w:pPr>
      <w:r>
        <w:t xml:space="preserve">Let </w:t>
      </w:r>
      <w:r>
        <w:rPr>
          <w:i/>
          <w:iCs/>
        </w:rPr>
        <w:t>varNames</w:t>
      </w:r>
      <w:r>
        <w:t xml:space="preserve"> be the VarDeclaredNames of </w:t>
      </w:r>
      <w:r w:rsidRPr="00596672">
        <w:rPr>
          <w:i/>
          <w:iCs/>
        </w:rPr>
        <w:t>scr</w:t>
      </w:r>
      <w:r>
        <w:rPr>
          <w:i/>
          <w:iCs/>
        </w:rPr>
        <w:t>i</w:t>
      </w:r>
      <w:r w:rsidRPr="00596672">
        <w:rPr>
          <w:i/>
          <w:iCs/>
        </w:rPr>
        <w:t>pt</w:t>
      </w:r>
      <w:r>
        <w:t>.</w:t>
      </w:r>
    </w:p>
    <w:p w14:paraId="0753608E" w14:textId="77777777" w:rsidR="00431F44" w:rsidRPr="00596672" w:rsidRDefault="00431F44" w:rsidP="00431F44">
      <w:pPr>
        <w:pStyle w:val="Alg4"/>
        <w:numPr>
          <w:ilvl w:val="0"/>
          <w:numId w:val="398"/>
        </w:numPr>
      </w:pPr>
      <w:r>
        <w:t xml:space="preserve">For each </w:t>
      </w:r>
      <w:r w:rsidRPr="00596672">
        <w:rPr>
          <w:i/>
          <w:iCs/>
        </w:rPr>
        <w:t>name</w:t>
      </w:r>
      <w:r>
        <w:t xml:space="preserve"> in </w:t>
      </w:r>
      <w:r w:rsidRPr="00596672">
        <w:rPr>
          <w:i/>
          <w:iCs/>
        </w:rPr>
        <w:t>lexNames</w:t>
      </w:r>
      <w:r>
        <w:t>, do</w:t>
      </w:r>
    </w:p>
    <w:p w14:paraId="24ABCD0D" w14:textId="77777777" w:rsidR="00431F44" w:rsidRDefault="00431F44" w:rsidP="00431F44">
      <w:pPr>
        <w:pStyle w:val="Alg4"/>
        <w:numPr>
          <w:ilvl w:val="1"/>
          <w:numId w:val="398"/>
        </w:numPr>
      </w:pPr>
      <w:r>
        <w:t xml:space="preserve">If the result of calling </w:t>
      </w:r>
      <w:r w:rsidRPr="00E77497">
        <w:rPr>
          <w:i/>
        </w:rPr>
        <w:t>env’s</w:t>
      </w:r>
      <w:r w:rsidRPr="00E77497">
        <w:t xml:space="preserve"> </w:t>
      </w:r>
      <w:r>
        <w:t>HasVarDeclaration</w:t>
      </w:r>
      <w:r w:rsidRPr="00E77497">
        <w:t xml:space="preserve"> concrete method passing </w:t>
      </w:r>
      <w:r>
        <w:rPr>
          <w:i/>
          <w:iCs/>
        </w:rPr>
        <w:t>name</w:t>
      </w:r>
      <w:r>
        <w:t xml:space="preserve"> </w:t>
      </w:r>
      <w:r w:rsidRPr="00E77497">
        <w:t>as the argument</w:t>
      </w:r>
      <w:r>
        <w:t xml:space="preserve"> is </w:t>
      </w:r>
      <w:r w:rsidRPr="00082702">
        <w:rPr>
          <w:b/>
          <w:bCs/>
        </w:rPr>
        <w:t>true</w:t>
      </w:r>
      <w:r>
        <w:t xml:space="preserve">, throw a </w:t>
      </w:r>
      <w:r w:rsidRPr="003E1861">
        <w:rPr>
          <w:b/>
        </w:rPr>
        <w:t>SyntaxError</w:t>
      </w:r>
      <w:r>
        <w:t xml:space="preserve"> exception.</w:t>
      </w:r>
    </w:p>
    <w:p w14:paraId="6DE63EAA" w14:textId="77777777" w:rsidR="00431F44" w:rsidRDefault="00431F44" w:rsidP="00431F44">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14:paraId="34FF02E2" w14:textId="77777777" w:rsidR="00431F44" w:rsidRPr="00596672" w:rsidRDefault="00431F44" w:rsidP="00431F44">
      <w:pPr>
        <w:pStyle w:val="Alg4"/>
        <w:numPr>
          <w:ilvl w:val="0"/>
          <w:numId w:val="398"/>
        </w:numPr>
      </w:pPr>
      <w:r>
        <w:t xml:space="preserve">For each </w:t>
      </w:r>
      <w:r w:rsidRPr="00596672">
        <w:rPr>
          <w:i/>
          <w:iCs/>
        </w:rPr>
        <w:t>name</w:t>
      </w:r>
      <w:r>
        <w:t xml:space="preserve"> in </w:t>
      </w:r>
      <w:r>
        <w:rPr>
          <w:i/>
          <w:iCs/>
        </w:rPr>
        <w:t>varNames</w:t>
      </w:r>
      <w:r>
        <w:t>, do</w:t>
      </w:r>
    </w:p>
    <w:p w14:paraId="361E6D25" w14:textId="77777777" w:rsidR="00431F44" w:rsidRDefault="00431F44" w:rsidP="00431F44">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14:paraId="484E0480" w14:textId="77777777" w:rsidR="00431F44" w:rsidRPr="00B820AB" w:rsidRDefault="00431F44" w:rsidP="00431F44">
      <w:pPr>
        <w:pStyle w:val="Alg4"/>
        <w:numPr>
          <w:ilvl w:val="0"/>
          <w:numId w:val="398"/>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Pr>
          <w:i/>
        </w:rPr>
        <w:t>script</w:t>
      </w:r>
      <w:r w:rsidRPr="00B820AB">
        <w:t>.</w:t>
      </w:r>
    </w:p>
    <w:p w14:paraId="740F7717" w14:textId="77777777" w:rsidR="00431F44" w:rsidRPr="00E77497" w:rsidRDefault="00431F44" w:rsidP="00431F44">
      <w:pPr>
        <w:pStyle w:val="Alg4"/>
        <w:numPr>
          <w:ilvl w:val="0"/>
          <w:numId w:val="398"/>
        </w:numPr>
      </w:pPr>
      <w:r w:rsidRPr="00E77497">
        <w:t xml:space="preserve">Let </w:t>
      </w:r>
      <w:r>
        <w:rPr>
          <w:i/>
        </w:rPr>
        <w:t>functionsToInitialise</w:t>
      </w:r>
      <w:r w:rsidRPr="00E77497">
        <w:t xml:space="preserve"> be an empty</w:t>
      </w:r>
      <w:r>
        <w:t xml:space="preserve"> </w:t>
      </w:r>
      <w:r w:rsidRPr="00E77497">
        <w:t>List.</w:t>
      </w:r>
    </w:p>
    <w:p w14:paraId="1058B055" w14:textId="77777777" w:rsidR="00431F44" w:rsidRDefault="00431F44" w:rsidP="00431F44">
      <w:pPr>
        <w:pStyle w:val="Alg4"/>
        <w:numPr>
          <w:ilvl w:val="0"/>
          <w:numId w:val="398"/>
        </w:numPr>
      </w:pPr>
      <w:r>
        <w:t xml:space="preserve">Let </w:t>
      </w:r>
      <w:r w:rsidRPr="009051DA">
        <w:rPr>
          <w:i/>
          <w:iCs/>
        </w:rPr>
        <w:t>declaredFunctionNames</w:t>
      </w:r>
      <w:r>
        <w:t xml:space="preserve"> be an empty List.</w:t>
      </w:r>
    </w:p>
    <w:p w14:paraId="357173D6" w14:textId="77777777" w:rsidR="00431F44" w:rsidRPr="004D1BD1" w:rsidRDefault="00431F44" w:rsidP="00431F44">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14:paraId="5C75B31B" w14:textId="77777777" w:rsidR="00431F44" w:rsidRDefault="00431F44" w:rsidP="00431F44">
      <w:pPr>
        <w:pStyle w:val="Alg4"/>
        <w:numPr>
          <w:ilvl w:val="1"/>
          <w:numId w:val="398"/>
        </w:numPr>
      </w:pPr>
      <w:r>
        <w:t xml:space="preserve">If </w:t>
      </w:r>
      <w:r w:rsidRPr="00EC1CE1">
        <w:rPr>
          <w:i/>
        </w:rPr>
        <w:t>d</w:t>
      </w:r>
      <w:r>
        <w:t xml:space="preserve"> is a </w:t>
      </w:r>
      <w:r w:rsidRPr="00E77497">
        <w:rPr>
          <w:i/>
        </w:rPr>
        <w:t>FunctionDeclaration</w:t>
      </w:r>
      <w:r w:rsidRPr="00E77497">
        <w:t xml:space="preserve"> </w:t>
      </w:r>
      <w:r>
        <w:t>then</w:t>
      </w:r>
    </w:p>
    <w:p w14:paraId="2A64EEE6" w14:textId="77777777" w:rsidR="00431F44" w:rsidRPr="00CF668E" w:rsidRDefault="00431F44" w:rsidP="00431F44">
      <w:pPr>
        <w:pStyle w:val="Alg4"/>
        <w:numPr>
          <w:ilvl w:val="2"/>
          <w:numId w:val="398"/>
        </w:numPr>
        <w:rPr>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14:paraId="7D2DAA18" w14:textId="77777777" w:rsidR="00431F44" w:rsidRPr="009C202C" w:rsidRDefault="00431F44" w:rsidP="00431F44">
      <w:pPr>
        <w:pStyle w:val="Alg4"/>
        <w:numPr>
          <w:ilvl w:val="2"/>
          <w:numId w:val="398"/>
        </w:numPr>
        <w:rPr>
          <w:i/>
        </w:rPr>
      </w:pPr>
      <w:r w:rsidRPr="009051DA">
        <w:t>L</w:t>
      </w:r>
      <w:r w:rsidRPr="00E65A34">
        <w:t xml:space="preserve">et </w:t>
      </w:r>
      <w:r w:rsidRPr="009C202C">
        <w:rPr>
          <w:i/>
        </w:rPr>
        <w:t>fn</w:t>
      </w:r>
      <w:r w:rsidRPr="009C202C">
        <w:t xml:space="preserve"> be the sole element of the BoundNames of </w:t>
      </w:r>
      <w:r>
        <w:rPr>
          <w:i/>
        </w:rPr>
        <w:t>d</w:t>
      </w:r>
      <w:r w:rsidRPr="009C202C">
        <w:rPr>
          <w:i/>
        </w:rPr>
        <w:t>.</w:t>
      </w:r>
    </w:p>
    <w:p w14:paraId="5BE351EE" w14:textId="77777777" w:rsidR="00431F44" w:rsidRPr="009C202C" w:rsidRDefault="00431F44" w:rsidP="00431F44">
      <w:pPr>
        <w:pStyle w:val="Alg4"/>
        <w:numPr>
          <w:ilvl w:val="2"/>
          <w:numId w:val="398"/>
        </w:numPr>
      </w:pPr>
      <w:r w:rsidRPr="009C202C">
        <w:t xml:space="preserve">If </w:t>
      </w:r>
      <w:r>
        <w:rPr>
          <w:i/>
        </w:rPr>
        <w:t>fn</w:t>
      </w:r>
      <w:r w:rsidRPr="009C202C">
        <w:rPr>
          <w:i/>
        </w:rPr>
        <w:t xml:space="preserve"> </w:t>
      </w:r>
      <w:r w:rsidRPr="009C202C">
        <w:t>is</w:t>
      </w:r>
      <w:r>
        <w:t xml:space="preserve"> not an element of </w:t>
      </w:r>
      <w:r w:rsidRPr="009051DA">
        <w:rPr>
          <w:i/>
          <w:iCs/>
        </w:rPr>
        <w:t>declaredFunctionNames</w:t>
      </w:r>
      <w:r w:rsidRPr="009C202C">
        <w:t xml:space="preserve">, then </w:t>
      </w:r>
    </w:p>
    <w:p w14:paraId="3ACAF100" w14:textId="77777777" w:rsidR="00431F44" w:rsidRPr="00E77497" w:rsidRDefault="00431F44" w:rsidP="00431F44">
      <w:pPr>
        <w:pStyle w:val="Alg4"/>
        <w:numPr>
          <w:ilvl w:val="3"/>
          <w:numId w:val="398"/>
        </w:numPr>
      </w:pPr>
      <w:r w:rsidRPr="00E77497">
        <w:t xml:space="preserve">Let </w:t>
      </w:r>
      <w:r>
        <w:rPr>
          <w:i/>
        </w:rPr>
        <w:t>fnDefinable</w:t>
      </w:r>
      <w:r w:rsidRPr="00E77497">
        <w:rPr>
          <w:i/>
        </w:rPr>
        <w:t xml:space="preserve"> </w:t>
      </w:r>
      <w:r w:rsidRPr="00E77497">
        <w:t xml:space="preserve">be the result of calling </w:t>
      </w:r>
      <w:r w:rsidRPr="00E77497">
        <w:rPr>
          <w:i/>
        </w:rPr>
        <w:t>env’s</w:t>
      </w:r>
      <w:r w:rsidRPr="00E77497">
        <w:t xml:space="preserve"> </w:t>
      </w:r>
      <w:r>
        <w:t>CanDeclareGlobalFunction</w:t>
      </w:r>
      <w:r w:rsidRPr="00E77497">
        <w:t xml:space="preserve"> concrete method passing </w:t>
      </w:r>
      <w:r>
        <w:rPr>
          <w:i/>
        </w:rPr>
        <w:t>fn</w:t>
      </w:r>
      <w:r w:rsidRPr="00E77497">
        <w:t xml:space="preserve"> as the argument.</w:t>
      </w:r>
    </w:p>
    <w:p w14:paraId="168C692A" w14:textId="77777777" w:rsidR="00431F44" w:rsidRDefault="00431F44" w:rsidP="00431F44">
      <w:pPr>
        <w:pStyle w:val="Alg4"/>
        <w:numPr>
          <w:ilvl w:val="3"/>
          <w:numId w:val="398"/>
        </w:numPr>
      </w:pPr>
      <w:r>
        <w:t xml:space="preserve">If </w:t>
      </w:r>
      <w:r>
        <w:rPr>
          <w:i/>
        </w:rPr>
        <w:t>fnDefinable</w:t>
      </w:r>
      <w:r>
        <w:rPr>
          <w:iCs/>
        </w:rPr>
        <w:t xml:space="preserve"> is </w:t>
      </w:r>
      <w:r w:rsidRPr="00BD058A">
        <w:rPr>
          <w:b/>
          <w:bCs/>
          <w:iCs/>
        </w:rPr>
        <w:t>false</w:t>
      </w:r>
      <w:r>
        <w:rPr>
          <w:iCs/>
        </w:rPr>
        <w:t xml:space="preserve">, throw </w:t>
      </w:r>
      <w:r w:rsidRPr="00165778">
        <w:rPr>
          <w:b/>
          <w:iCs/>
        </w:rPr>
        <w:t>TypeError</w:t>
      </w:r>
      <w:r>
        <w:rPr>
          <w:iCs/>
        </w:rPr>
        <w:t xml:space="preserve"> exception.</w:t>
      </w:r>
    </w:p>
    <w:p w14:paraId="23AB33C5" w14:textId="77777777" w:rsidR="00431F44" w:rsidRPr="006B6D0A" w:rsidRDefault="00431F44" w:rsidP="00431F44">
      <w:pPr>
        <w:pStyle w:val="Alg4"/>
        <w:numPr>
          <w:ilvl w:val="3"/>
          <w:numId w:val="398"/>
        </w:numPr>
      </w:pPr>
      <w:r>
        <w:t>Append</w:t>
      </w:r>
      <w:r w:rsidRPr="00DD42FC">
        <w:rPr>
          <w:i/>
        </w:rPr>
        <w:t xml:space="preserve"> </w:t>
      </w:r>
      <w:r>
        <w:rPr>
          <w:i/>
        </w:rPr>
        <w:t>fn</w:t>
      </w:r>
      <w:r>
        <w:t xml:space="preserve"> to </w:t>
      </w:r>
      <w:r w:rsidRPr="009051DA">
        <w:rPr>
          <w:i/>
          <w:iCs/>
        </w:rPr>
        <w:t>declaredFunctionNames</w:t>
      </w:r>
      <w:r>
        <w:t>.</w:t>
      </w:r>
    </w:p>
    <w:p w14:paraId="79EDD94A" w14:textId="77777777" w:rsidR="00431F44" w:rsidRDefault="00431F44" w:rsidP="00431F44">
      <w:pPr>
        <w:pStyle w:val="Alg4"/>
        <w:numPr>
          <w:ilvl w:val="3"/>
          <w:numId w:val="398"/>
        </w:numPr>
      </w:pPr>
      <w:r w:rsidRPr="003B4312">
        <w:t xml:space="preserve">Append </w:t>
      </w:r>
      <w:r>
        <w:rPr>
          <w:i/>
        </w:rPr>
        <w:t>d</w:t>
      </w:r>
      <w:r w:rsidRPr="008B7F6F">
        <w:t xml:space="preserve"> to </w:t>
      </w:r>
      <w:r>
        <w:rPr>
          <w:i/>
        </w:rPr>
        <w:t>functionsToInitialise</w:t>
      </w:r>
      <w:r w:rsidRPr="008B7F6F">
        <w:t>.</w:t>
      </w:r>
    </w:p>
    <w:p w14:paraId="34B5EC16" w14:textId="77777777" w:rsidR="00431F44" w:rsidRDefault="00431F44" w:rsidP="00431F44">
      <w:pPr>
        <w:pStyle w:val="Alg4"/>
        <w:numPr>
          <w:ilvl w:val="0"/>
          <w:numId w:val="398"/>
        </w:numPr>
      </w:pPr>
      <w:r>
        <w:t xml:space="preserve">Let </w:t>
      </w:r>
      <w:r w:rsidRPr="009051DA">
        <w:rPr>
          <w:i/>
          <w:iCs/>
        </w:rPr>
        <w:t>declared</w:t>
      </w:r>
      <w:r>
        <w:rPr>
          <w:i/>
          <w:iCs/>
        </w:rPr>
        <w:t>Var</w:t>
      </w:r>
      <w:r w:rsidRPr="009051DA">
        <w:rPr>
          <w:i/>
          <w:iCs/>
        </w:rPr>
        <w:t>Names</w:t>
      </w:r>
      <w:r>
        <w:t xml:space="preserve"> be an empty List.</w:t>
      </w:r>
    </w:p>
    <w:p w14:paraId="422ED9BD" w14:textId="77777777" w:rsidR="00431F44" w:rsidRPr="004D1BD1" w:rsidRDefault="00431F44" w:rsidP="00431F44">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do</w:t>
      </w:r>
    </w:p>
    <w:p w14:paraId="1A640805" w14:textId="77777777" w:rsidR="00431F44" w:rsidRDefault="00431F44" w:rsidP="00431F44">
      <w:pPr>
        <w:pStyle w:val="Alg4"/>
        <w:numPr>
          <w:ilvl w:val="1"/>
          <w:numId w:val="398"/>
        </w:numPr>
      </w:pPr>
      <w:r>
        <w:t xml:space="preserve">If </w:t>
      </w:r>
      <w:r w:rsidRPr="00EC1CE1">
        <w:rPr>
          <w:i/>
        </w:rPr>
        <w:t>d</w:t>
      </w:r>
      <w:r>
        <w:t xml:space="preserve"> is a </w:t>
      </w:r>
      <w:r>
        <w:rPr>
          <w:i/>
        </w:rPr>
        <w:t>VariableStatement</w:t>
      </w:r>
      <w:r w:rsidRPr="00E77497">
        <w:t xml:space="preserve"> </w:t>
      </w:r>
      <w:r>
        <w:t>then</w:t>
      </w:r>
    </w:p>
    <w:p w14:paraId="0A9471ED" w14:textId="77777777" w:rsidR="00431F44" w:rsidRPr="00CF668E" w:rsidRDefault="00431F44" w:rsidP="00431F44">
      <w:pPr>
        <w:pStyle w:val="Alg4"/>
        <w:numPr>
          <w:ilvl w:val="2"/>
          <w:numId w:val="398"/>
        </w:numPr>
        <w:rPr>
          <w:i/>
        </w:rPr>
      </w:pPr>
      <w:r>
        <w:t>For each</w:t>
      </w:r>
      <w:r w:rsidRPr="00CF668E">
        <w:t xml:space="preserve"> </w:t>
      </w:r>
      <w:r w:rsidRPr="00E77497">
        <w:t xml:space="preserve">String </w:t>
      </w:r>
      <w:r>
        <w:rPr>
          <w:i/>
        </w:rPr>
        <w:t>vn</w:t>
      </w:r>
      <w:r w:rsidRPr="00E77497">
        <w:t xml:space="preserve"> in</w:t>
      </w:r>
      <w:r>
        <w:t xml:space="preserve"> the</w:t>
      </w:r>
      <w:r w:rsidRPr="00E77497">
        <w:t xml:space="preserve"> </w:t>
      </w:r>
      <w:r w:rsidRPr="009C202C">
        <w:t xml:space="preserve">BoundNames of </w:t>
      </w:r>
      <w:r>
        <w:rPr>
          <w:i/>
        </w:rPr>
        <w:t>d</w:t>
      </w:r>
      <w:r w:rsidRPr="00E77497">
        <w:t>, do</w:t>
      </w:r>
    </w:p>
    <w:p w14:paraId="7BE336DC" w14:textId="77777777" w:rsidR="00431F44" w:rsidRPr="009C202C" w:rsidRDefault="00431F44" w:rsidP="00431F44">
      <w:pPr>
        <w:pStyle w:val="Alg4"/>
        <w:numPr>
          <w:ilvl w:val="3"/>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declaredFunctionNames</w:t>
      </w:r>
      <w:r w:rsidRPr="009C202C">
        <w:t xml:space="preserve">, then </w:t>
      </w:r>
    </w:p>
    <w:p w14:paraId="56BC84BD" w14:textId="77777777" w:rsidR="00431F44" w:rsidRPr="00E77497" w:rsidRDefault="00431F44" w:rsidP="00431F44">
      <w:pPr>
        <w:pStyle w:val="Alg4"/>
        <w:numPr>
          <w:ilvl w:val="4"/>
          <w:numId w:val="398"/>
        </w:numPr>
      </w:pPr>
      <w:r w:rsidRPr="00E77497">
        <w:t xml:space="preserve">Let </w:t>
      </w:r>
      <w:r>
        <w:rPr>
          <w:i/>
        </w:rPr>
        <w:t>vnDefinable</w:t>
      </w:r>
      <w:r w:rsidRPr="00E77497">
        <w:rPr>
          <w:i/>
        </w:rPr>
        <w:t xml:space="preserve"> </w:t>
      </w:r>
      <w:r w:rsidRPr="00E77497">
        <w:t xml:space="preserve">be the result of calling </w:t>
      </w:r>
      <w:r w:rsidRPr="00E77497">
        <w:rPr>
          <w:i/>
        </w:rPr>
        <w:t>env’s</w:t>
      </w:r>
      <w:r w:rsidRPr="00E77497">
        <w:t xml:space="preserve"> </w:t>
      </w:r>
      <w:r>
        <w:t>CanDeclareGlobalVar</w:t>
      </w:r>
      <w:r w:rsidRPr="00E77497">
        <w:t xml:space="preserve"> concrete method passing </w:t>
      </w:r>
      <w:r>
        <w:rPr>
          <w:i/>
        </w:rPr>
        <w:t>vn</w:t>
      </w:r>
      <w:r w:rsidRPr="00E77497">
        <w:t xml:space="preserve"> </w:t>
      </w:r>
      <w:r>
        <w:t xml:space="preserve">and </w:t>
      </w:r>
      <w:r w:rsidRPr="00582214">
        <w:rPr>
          <w:i/>
        </w:rPr>
        <w:t>deletableBindings</w:t>
      </w:r>
      <w:r w:rsidRPr="006B6D0A" w:rsidDel="00101EBC">
        <w:rPr>
          <w:i/>
        </w:rPr>
        <w:t xml:space="preserve"> </w:t>
      </w:r>
      <w:r w:rsidRPr="00E77497">
        <w:t>as the argument</w:t>
      </w:r>
      <w:r>
        <w:t>s</w:t>
      </w:r>
      <w:r w:rsidRPr="00E77497">
        <w:t>.</w:t>
      </w:r>
    </w:p>
    <w:p w14:paraId="193D3961" w14:textId="77777777" w:rsidR="00431F44" w:rsidRDefault="00431F44" w:rsidP="00431F44">
      <w:pPr>
        <w:pStyle w:val="Alg4"/>
        <w:numPr>
          <w:ilvl w:val="4"/>
          <w:numId w:val="398"/>
        </w:numPr>
      </w:pPr>
      <w:r>
        <w:t xml:space="preserve">If </w:t>
      </w:r>
      <w:r>
        <w:rPr>
          <w:i/>
        </w:rPr>
        <w:t>vnDefinable</w:t>
      </w:r>
      <w:r>
        <w:rPr>
          <w:iCs/>
        </w:rPr>
        <w:t xml:space="preserve"> is </w:t>
      </w:r>
      <w:r w:rsidRPr="00966F28">
        <w:rPr>
          <w:b/>
          <w:bCs/>
          <w:iCs/>
        </w:rPr>
        <w:t>false</w:t>
      </w:r>
      <w:r>
        <w:rPr>
          <w:iCs/>
        </w:rPr>
        <w:t xml:space="preserve">, throw </w:t>
      </w:r>
      <w:r w:rsidRPr="00165778">
        <w:rPr>
          <w:b/>
          <w:iCs/>
        </w:rPr>
        <w:t>TypeError</w:t>
      </w:r>
      <w:r>
        <w:rPr>
          <w:iCs/>
        </w:rPr>
        <w:t xml:space="preserve"> exception.</w:t>
      </w:r>
    </w:p>
    <w:p w14:paraId="5CCEF53C" w14:textId="77777777" w:rsidR="00431F44" w:rsidRPr="009C202C" w:rsidRDefault="00431F44" w:rsidP="00431F44">
      <w:pPr>
        <w:pStyle w:val="Alg4"/>
        <w:numPr>
          <w:ilvl w:val="4"/>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w:t>
      </w:r>
      <w:r>
        <w:rPr>
          <w:i/>
          <w:iCs/>
        </w:rPr>
        <w:t>Var</w:t>
      </w:r>
      <w:r w:rsidRPr="009051DA">
        <w:rPr>
          <w:i/>
          <w:iCs/>
        </w:rPr>
        <w:t>Names</w:t>
      </w:r>
      <w:r w:rsidRPr="009C202C">
        <w:t xml:space="preserve">, then </w:t>
      </w:r>
    </w:p>
    <w:p w14:paraId="0AA2E514" w14:textId="77777777" w:rsidR="00431F44" w:rsidRPr="006B6D0A" w:rsidRDefault="00431F44" w:rsidP="00431F44">
      <w:pPr>
        <w:pStyle w:val="Alg4"/>
        <w:numPr>
          <w:ilvl w:val="5"/>
          <w:numId w:val="398"/>
        </w:numPr>
      </w:pPr>
      <w:r>
        <w:t>Append</w:t>
      </w:r>
      <w:r w:rsidRPr="00DD42FC">
        <w:rPr>
          <w:i/>
        </w:rPr>
        <w:t xml:space="preserve"> </w:t>
      </w:r>
      <w:r>
        <w:rPr>
          <w:i/>
        </w:rPr>
        <w:t>vn</w:t>
      </w:r>
      <w:r>
        <w:t xml:space="preserve"> to </w:t>
      </w:r>
      <w:r w:rsidRPr="009051DA">
        <w:rPr>
          <w:i/>
          <w:iCs/>
        </w:rPr>
        <w:t>declared</w:t>
      </w:r>
      <w:r>
        <w:rPr>
          <w:i/>
          <w:iCs/>
        </w:rPr>
        <w:t>Var</w:t>
      </w:r>
      <w:r w:rsidRPr="009051DA">
        <w:rPr>
          <w:i/>
          <w:iCs/>
        </w:rPr>
        <w:t>Names</w:t>
      </w:r>
      <w:r>
        <w:t>.</w:t>
      </w:r>
    </w:p>
    <w:p w14:paraId="263AE16C" w14:textId="77777777" w:rsidR="00431F44" w:rsidRPr="00580040" w:rsidRDefault="00431F44" w:rsidP="00431F44">
      <w:pPr>
        <w:pStyle w:val="Alg4"/>
        <w:numPr>
          <w:ilvl w:val="0"/>
          <w:numId w:val="398"/>
        </w:numPr>
        <w:rPr>
          <w:sz w:val="18"/>
          <w:szCs w:val="18"/>
        </w:rPr>
      </w:pPr>
      <w:r w:rsidRPr="00580040">
        <w:rPr>
          <w:sz w:val="18"/>
          <w:szCs w:val="18"/>
        </w:rPr>
        <w:t>NOTE: No abnormal terminations occur after this algorithm step.</w:t>
      </w:r>
    </w:p>
    <w:p w14:paraId="3BE6A5B4" w14:textId="77777777" w:rsidR="00431F44" w:rsidRPr="004D1BD1" w:rsidRDefault="00431F44" w:rsidP="00431F44">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functionsToInitialise</w:t>
      </w:r>
      <w:r w:rsidRPr="00E77497">
        <w:t>, do</w:t>
      </w:r>
    </w:p>
    <w:p w14:paraId="1A6FD072" w14:textId="77777777" w:rsidR="00431F44" w:rsidRPr="009C202C" w:rsidRDefault="00431F44" w:rsidP="00431F44">
      <w:pPr>
        <w:pStyle w:val="Alg4"/>
        <w:numPr>
          <w:ilvl w:val="1"/>
          <w:numId w:val="398"/>
        </w:numPr>
        <w:rPr>
          <w:i/>
        </w:rPr>
      </w:pPr>
      <w:r w:rsidRPr="00E65A34">
        <w:t xml:space="preserve">Let </w:t>
      </w:r>
      <w:r w:rsidRPr="009C202C">
        <w:rPr>
          <w:i/>
        </w:rPr>
        <w:t>fn</w:t>
      </w:r>
      <w:r w:rsidRPr="009C202C">
        <w:t xml:space="preserve"> be the sole element of the BoundNames of </w:t>
      </w:r>
      <w:r w:rsidRPr="009C202C">
        <w:rPr>
          <w:i/>
        </w:rPr>
        <w:t>f.</w:t>
      </w:r>
    </w:p>
    <w:p w14:paraId="4E9C6806" w14:textId="77777777" w:rsidR="00431F44" w:rsidRPr="006B6D0A" w:rsidRDefault="00431F44" w:rsidP="00431F44">
      <w:pPr>
        <w:pStyle w:val="Alg4"/>
        <w:numPr>
          <w:ilvl w:val="1"/>
          <w:numId w:val="398"/>
        </w:numPr>
      </w:pPr>
      <w:r w:rsidRPr="006B6D0A">
        <w:t xml:space="preserve">Let </w:t>
      </w:r>
      <w:r w:rsidRPr="006B6D0A">
        <w:rPr>
          <w:i/>
        </w:rPr>
        <w:t>fo</w:t>
      </w:r>
      <w:r w:rsidRPr="006B6D0A">
        <w:t xml:space="preserve"> be the result of</w:t>
      </w:r>
      <w:r>
        <w:t xml:space="preserve"> performing</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14:paraId="614F9A60" w14:textId="77777777" w:rsidR="00431F44" w:rsidRPr="009C202C" w:rsidRDefault="00431F44" w:rsidP="00431F44">
      <w:pPr>
        <w:pStyle w:val="Alg4"/>
        <w:numPr>
          <w:ilvl w:val="1"/>
          <w:numId w:val="398"/>
        </w:numPr>
      </w:pPr>
      <w:r>
        <w:t xml:space="preserve">Let </w:t>
      </w:r>
      <w:r w:rsidRPr="002D66E4">
        <w:rPr>
          <w:i/>
          <w:iCs/>
        </w:rPr>
        <w:t>status</w:t>
      </w:r>
      <w:r>
        <w:t xml:space="preserve"> be the result of calling </w:t>
      </w:r>
      <w:r w:rsidRPr="009C202C">
        <w:rPr>
          <w:i/>
        </w:rPr>
        <w:t>env</w:t>
      </w:r>
      <w:r w:rsidRPr="009C202C">
        <w:t xml:space="preserve">’s </w:t>
      </w:r>
      <w:r>
        <w:t>CreateGlobalFunctionBinding</w:t>
      </w:r>
      <w:r w:rsidRPr="009C202C">
        <w:t xml:space="preserve"> concrete method passing </w:t>
      </w:r>
      <w:r w:rsidRPr="009C202C">
        <w:rPr>
          <w:i/>
        </w:rPr>
        <w:t>fn</w:t>
      </w:r>
      <w:r>
        <w:rPr>
          <w:iCs/>
        </w:rPr>
        <w:t xml:space="preserve">, </w:t>
      </w:r>
      <w:r>
        <w:rPr>
          <w:i/>
        </w:rPr>
        <w:t>fo</w:t>
      </w:r>
      <w:r>
        <w:rPr>
          <w:iCs/>
        </w:rPr>
        <w:t>,</w:t>
      </w:r>
      <w:r w:rsidRPr="009C202C">
        <w:t xml:space="preserve"> </w:t>
      </w:r>
      <w:r>
        <w:t xml:space="preserve">and </w:t>
      </w:r>
      <w:r w:rsidRPr="00582214">
        <w:rPr>
          <w:i/>
        </w:rPr>
        <w:t>deletableBindings</w:t>
      </w:r>
      <w:r w:rsidRPr="009C202C">
        <w:t xml:space="preserve"> as the arguments.</w:t>
      </w:r>
    </w:p>
    <w:p w14:paraId="45E239CE" w14:textId="77777777" w:rsidR="00431F44" w:rsidRDefault="00431F44" w:rsidP="00431F44">
      <w:pPr>
        <w:pStyle w:val="Alg4"/>
        <w:numPr>
          <w:ilvl w:val="1"/>
          <w:numId w:val="398"/>
        </w:numPr>
      </w:pPr>
      <w:r>
        <w:t>ReturnIfAbrupt(</w:t>
      </w:r>
      <w:r>
        <w:rPr>
          <w:i/>
          <w:iCs/>
        </w:rPr>
        <w:t>status</w:t>
      </w:r>
      <w:r>
        <w:t>).</w:t>
      </w:r>
    </w:p>
    <w:p w14:paraId="12D06104" w14:textId="77777777" w:rsidR="00431F44" w:rsidRPr="00E77497" w:rsidRDefault="00431F44" w:rsidP="00431F44">
      <w:pPr>
        <w:pStyle w:val="Alg4"/>
        <w:numPr>
          <w:ilvl w:val="0"/>
          <w:numId w:val="398"/>
        </w:numPr>
      </w:pPr>
      <w:r w:rsidRPr="00E77497">
        <w:t xml:space="preserve">For each String </w:t>
      </w:r>
      <w:r>
        <w:rPr>
          <w:i/>
        </w:rPr>
        <w:t>vn</w:t>
      </w:r>
      <w:r w:rsidRPr="00E77497">
        <w:t xml:space="preserve"> in </w:t>
      </w:r>
      <w:r w:rsidRPr="009051DA">
        <w:rPr>
          <w:i/>
          <w:iCs/>
        </w:rPr>
        <w:t>declared</w:t>
      </w:r>
      <w:r>
        <w:rPr>
          <w:i/>
          <w:iCs/>
        </w:rPr>
        <w:t>Var</w:t>
      </w:r>
      <w:r w:rsidRPr="009051DA">
        <w:rPr>
          <w:i/>
          <w:iCs/>
        </w:rPr>
        <w:t>Names</w:t>
      </w:r>
      <w:r w:rsidRPr="00E77497">
        <w:t>, in list order do</w:t>
      </w:r>
    </w:p>
    <w:p w14:paraId="5F268D60" w14:textId="77777777" w:rsidR="00431F44" w:rsidRPr="00E77497" w:rsidRDefault="00431F44" w:rsidP="00431F44">
      <w:pPr>
        <w:pStyle w:val="Alg4"/>
        <w:numPr>
          <w:ilvl w:val="1"/>
          <w:numId w:val="398"/>
        </w:numPr>
      </w:pPr>
      <w:r>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GlobalVarBinding</w:t>
      </w:r>
      <w:r w:rsidRPr="00B820AB">
        <w:t xml:space="preserve"> </w:t>
      </w:r>
      <w:r w:rsidRPr="00E77497">
        <w:t xml:space="preserve">concrete method passing </w:t>
      </w:r>
      <w:r>
        <w:rPr>
          <w:i/>
        </w:rPr>
        <w:t>vn</w:t>
      </w:r>
      <w:r>
        <w:rPr>
          <w:iCs/>
        </w:rPr>
        <w:t xml:space="preserve"> and </w:t>
      </w:r>
      <w:r w:rsidRPr="00582214">
        <w:rPr>
          <w:i/>
        </w:rPr>
        <w:t>deletableBindings</w:t>
      </w:r>
      <w:r w:rsidRPr="00E77497">
        <w:t xml:space="preserve"> as the argument.</w:t>
      </w:r>
    </w:p>
    <w:p w14:paraId="650A7B2F" w14:textId="77777777" w:rsidR="00431F44" w:rsidRDefault="00431F44" w:rsidP="00431F44">
      <w:pPr>
        <w:pStyle w:val="Alg4"/>
        <w:numPr>
          <w:ilvl w:val="1"/>
          <w:numId w:val="398"/>
        </w:numPr>
      </w:pPr>
      <w:r>
        <w:t>ReturnIfAbrupt(</w:t>
      </w:r>
      <w:r>
        <w:rPr>
          <w:i/>
          <w:iCs/>
        </w:rPr>
        <w:t>status</w:t>
      </w:r>
      <w:r>
        <w:t>).</w:t>
      </w:r>
    </w:p>
    <w:p w14:paraId="5E2495B6" w14:textId="77777777" w:rsidR="00431F44" w:rsidRDefault="00431F44" w:rsidP="00431F44">
      <w:pPr>
        <w:pStyle w:val="Alg4"/>
        <w:numPr>
          <w:ilvl w:val="0"/>
          <w:numId w:val="398"/>
        </w:numPr>
      </w:pPr>
      <w:r>
        <w:t xml:space="preserve">Let </w:t>
      </w:r>
      <w:r w:rsidRPr="005B59F9">
        <w:rPr>
          <w:i/>
        </w:rPr>
        <w:t>lexDeclarations</w:t>
      </w:r>
      <w:r>
        <w:t xml:space="preserve"> be the LexicallyScopedDeclarations of </w:t>
      </w:r>
      <w:r>
        <w:rPr>
          <w:i/>
        </w:rPr>
        <w:t>script</w:t>
      </w:r>
      <w:r>
        <w:t>.</w:t>
      </w:r>
    </w:p>
    <w:p w14:paraId="3C904694" w14:textId="77777777" w:rsidR="00431F44" w:rsidRPr="00E77497" w:rsidRDefault="00431F44" w:rsidP="00431F44">
      <w:pPr>
        <w:pStyle w:val="Alg4"/>
        <w:numPr>
          <w:ilvl w:val="0"/>
          <w:numId w:val="398"/>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14:paraId="05F05EFB" w14:textId="77777777" w:rsidR="00431F44" w:rsidRPr="00E77497" w:rsidRDefault="00431F44" w:rsidP="00431F44">
      <w:pPr>
        <w:pStyle w:val="Alg4"/>
        <w:numPr>
          <w:ilvl w:val="1"/>
          <w:numId w:val="398"/>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t>Except for generator function declarations, lexically declarated names are</w:t>
      </w:r>
      <w:r w:rsidRPr="00E77497">
        <w:rPr>
          <w:rFonts w:ascii="Arial" w:hAnsi="Arial" w:cs="Arial"/>
          <w:sz w:val="18"/>
        </w:rPr>
        <w:t xml:space="preserve"> only instantiated </w:t>
      </w:r>
      <w:r>
        <w:rPr>
          <w:rFonts w:ascii="Arial" w:hAnsi="Arial" w:cs="Arial"/>
          <w:sz w:val="18"/>
        </w:rPr>
        <w:t>here but not initialised.</w:t>
      </w:r>
      <w:r w:rsidRPr="00E77497">
        <w:rPr>
          <w:rFonts w:ascii="Arial" w:hAnsi="Arial" w:cs="Arial"/>
          <w:sz w:val="18"/>
        </w:rPr>
        <w:t xml:space="preserve"> </w:t>
      </w:r>
    </w:p>
    <w:p w14:paraId="71787409" w14:textId="77777777" w:rsidR="00431F44" w:rsidRPr="00E77497" w:rsidRDefault="00431F44" w:rsidP="00431F44">
      <w:pPr>
        <w:pStyle w:val="Alg4"/>
        <w:numPr>
          <w:ilvl w:val="1"/>
          <w:numId w:val="398"/>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35086798" w14:textId="77777777" w:rsidR="00431F44" w:rsidRPr="00E77497" w:rsidRDefault="00431F44" w:rsidP="00431F44">
      <w:pPr>
        <w:pStyle w:val="Alg4"/>
        <w:numPr>
          <w:ilvl w:val="2"/>
          <w:numId w:val="398"/>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14:paraId="1E7B0278" w14:textId="77777777" w:rsidR="00431F44" w:rsidRPr="00E77497" w:rsidRDefault="00431F44" w:rsidP="00431F44">
      <w:pPr>
        <w:pStyle w:val="Alg4"/>
        <w:numPr>
          <w:ilvl w:val="3"/>
          <w:numId w:val="398"/>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CreateImmutableBinding concrete method passing </w:t>
      </w:r>
      <w:r w:rsidRPr="00E77497">
        <w:rPr>
          <w:i/>
        </w:rPr>
        <w:t xml:space="preserve">dn </w:t>
      </w:r>
      <w:r w:rsidRPr="00E77497">
        <w:t>as the argument.</w:t>
      </w:r>
    </w:p>
    <w:p w14:paraId="701A7DAC" w14:textId="77777777" w:rsidR="00431F44" w:rsidRPr="00E77497" w:rsidRDefault="00431F44" w:rsidP="00431F44">
      <w:pPr>
        <w:pStyle w:val="Alg4"/>
        <w:numPr>
          <w:ilvl w:val="2"/>
          <w:numId w:val="398"/>
        </w:numPr>
        <w:spacing w:after="220"/>
        <w:contextualSpacing/>
      </w:pPr>
      <w:r w:rsidRPr="00E77497">
        <w:t>Else,</w:t>
      </w:r>
    </w:p>
    <w:p w14:paraId="435425A5" w14:textId="77777777" w:rsidR="00431F44" w:rsidRPr="00E77497" w:rsidRDefault="00431F44" w:rsidP="00431F44">
      <w:pPr>
        <w:pStyle w:val="Alg4"/>
        <w:numPr>
          <w:ilvl w:val="3"/>
          <w:numId w:val="398"/>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0E351604" w14:textId="77777777" w:rsidR="00431F44" w:rsidRDefault="00431F44" w:rsidP="00431F44">
      <w:pPr>
        <w:pStyle w:val="Alg4"/>
        <w:numPr>
          <w:ilvl w:val="2"/>
          <w:numId w:val="398"/>
        </w:numPr>
        <w:spacing w:after="220"/>
        <w:contextualSpacing/>
      </w:pPr>
      <w:r>
        <w:t xml:space="preserve">Assert </w:t>
      </w:r>
      <w:r>
        <w:rPr>
          <w:i/>
          <w:iCs/>
        </w:rPr>
        <w:t>status</w:t>
      </w:r>
      <w:r>
        <w:t xml:space="preserve"> is never an abrupt completion for lexically declared names.</w:t>
      </w:r>
    </w:p>
    <w:p w14:paraId="259A6096" w14:textId="77777777" w:rsidR="00431F44" w:rsidRDefault="00431F44" w:rsidP="00431F44">
      <w:pPr>
        <w:pStyle w:val="Alg4"/>
        <w:numPr>
          <w:ilvl w:val="1"/>
          <w:numId w:val="398"/>
        </w:numPr>
      </w:pPr>
      <w:r>
        <w:rPr>
          <w:iCs/>
        </w:rPr>
        <w:t xml:space="preserve">If </w:t>
      </w:r>
      <w:r>
        <w:rPr>
          <w:i/>
        </w:rPr>
        <w:t>d</w:t>
      </w:r>
      <w:r>
        <w:rPr>
          <w:iCs/>
        </w:rPr>
        <w:t xml:space="preserve"> is a </w:t>
      </w:r>
      <w:r>
        <w:rPr>
          <w:i/>
        </w:rPr>
        <w:t>GeneratorDeclaration</w:t>
      </w:r>
      <w:r>
        <w:rPr>
          <w:iCs/>
        </w:rPr>
        <w:t xml:space="preserve"> production, then</w:t>
      </w:r>
    </w:p>
    <w:p w14:paraId="2E7818C2" w14:textId="77777777" w:rsidR="00431F44" w:rsidRPr="009C202C" w:rsidRDefault="00431F44" w:rsidP="00431F44">
      <w:pPr>
        <w:pStyle w:val="Alg4"/>
        <w:numPr>
          <w:ilvl w:val="2"/>
          <w:numId w:val="398"/>
        </w:numPr>
        <w:rPr>
          <w:i/>
        </w:rPr>
      </w:pPr>
      <w:r w:rsidRPr="00E65A34">
        <w:t xml:space="preserve">Let </w:t>
      </w:r>
      <w:r w:rsidRPr="009C202C">
        <w:rPr>
          <w:i/>
        </w:rPr>
        <w:t>fn</w:t>
      </w:r>
      <w:r w:rsidRPr="009C202C">
        <w:t xml:space="preserve"> be the sole element of the BoundNames of </w:t>
      </w:r>
      <w:r>
        <w:rPr>
          <w:i/>
        </w:rPr>
        <w:t>d</w:t>
      </w:r>
      <w:r w:rsidRPr="009C202C">
        <w:rPr>
          <w:i/>
        </w:rPr>
        <w:t>.</w:t>
      </w:r>
    </w:p>
    <w:p w14:paraId="505AA224" w14:textId="77777777" w:rsidR="00431F44" w:rsidRPr="006B6D0A" w:rsidRDefault="00431F44" w:rsidP="00431F44">
      <w:pPr>
        <w:pStyle w:val="Alg4"/>
        <w:numPr>
          <w:ilvl w:val="2"/>
          <w:numId w:val="398"/>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Pr>
          <w:i/>
        </w:rPr>
        <w:t>d</w:t>
      </w:r>
      <w:r w:rsidRPr="009E4458">
        <w:rPr>
          <w:iCs/>
        </w:rPr>
        <w:t xml:space="preserve"> </w:t>
      </w:r>
      <w:r>
        <w:rPr>
          <w:iCs/>
        </w:rPr>
        <w:t xml:space="preserve">with argument </w:t>
      </w:r>
      <w:r w:rsidRPr="009E4458">
        <w:rPr>
          <w:i/>
        </w:rPr>
        <w:t>env</w:t>
      </w:r>
      <w:r w:rsidRPr="006B6D0A">
        <w:t>.</w:t>
      </w:r>
    </w:p>
    <w:p w14:paraId="400B2CD9" w14:textId="77777777" w:rsidR="00431F44" w:rsidRPr="009C202C" w:rsidRDefault="00431F44" w:rsidP="00431F44">
      <w:pPr>
        <w:pStyle w:val="Alg4"/>
        <w:numPr>
          <w:ilvl w:val="2"/>
          <w:numId w:val="398"/>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14:paraId="07C45EA5" w14:textId="77777777" w:rsidR="00431F44" w:rsidRDefault="00431F44" w:rsidP="00431F44">
      <w:pPr>
        <w:pStyle w:val="Alg4"/>
        <w:numPr>
          <w:ilvl w:val="2"/>
          <w:numId w:val="398"/>
        </w:numPr>
      </w:pPr>
      <w:r>
        <w:t>ReturnIfAbrupt(</w:t>
      </w:r>
      <w:r>
        <w:rPr>
          <w:i/>
          <w:iCs/>
        </w:rPr>
        <w:t>status</w:t>
      </w:r>
      <w:r>
        <w:t>).</w:t>
      </w:r>
    </w:p>
    <w:p w14:paraId="136FA34E" w14:textId="77777777" w:rsidR="00431F44" w:rsidRDefault="00431F44" w:rsidP="00431F44">
      <w:pPr>
        <w:pStyle w:val="Alg4"/>
        <w:numPr>
          <w:ilvl w:val="0"/>
          <w:numId w:val="398"/>
        </w:numPr>
      </w:pPr>
      <w:r>
        <w:t>Return NormalCompletion(</w:t>
      </w:r>
      <w:r w:rsidRPr="00E77497">
        <w:rPr>
          <w:rFonts w:ascii="Arial" w:hAnsi="Arial" w:cs="Arial"/>
        </w:rPr>
        <w:t>empty</w:t>
      </w:r>
      <w:r w:rsidRPr="00E77497">
        <w:t>)</w:t>
      </w:r>
    </w:p>
    <w:p w14:paraId="3CD8A620" w14:textId="77777777" w:rsidR="00431F44" w:rsidRDefault="00431F44" w:rsidP="00431F44">
      <w:pPr>
        <w:pStyle w:val="Alg4"/>
      </w:pPr>
    </w:p>
    <w:p w14:paraId="5E69FBB4" w14:textId="77777777" w:rsidR="00431F44" w:rsidRDefault="00431F44" w:rsidP="00431F44">
      <w:pPr>
        <w:pStyle w:val="Note"/>
      </w:pPr>
      <w:r>
        <w:t>NOTE</w:t>
      </w:r>
      <w:r>
        <w:tab/>
        <w:t xml:space="preserve">Early errors specified in </w:t>
      </w:r>
      <w:r w:rsidR="00DF732B">
        <w:fldChar w:fldCharType="begin"/>
      </w:r>
      <w:r w:rsidR="00DF732B">
        <w:instrText xml:space="preserve"> REF _Ref365637266 \r \h </w:instrText>
      </w:r>
      <w:r w:rsidR="00DF732B">
        <w:fldChar w:fldCharType="separate"/>
      </w:r>
      <w:r w:rsidR="00083CEC">
        <w:t>15.1.1</w:t>
      </w:r>
      <w:r w:rsidR="00DF732B">
        <w:fldChar w:fldCharType="end"/>
      </w:r>
      <w:r>
        <w:t xml:space="preserve"> prevent name conflicts between function/var declarations and let/const/class/module declarations as well as redeclaration of let/const/class/module bindings for declaration contained within a single </w:t>
      </w:r>
      <w:r w:rsidRPr="00111446">
        <w:rPr>
          <w:rFonts w:ascii="Times New Roman" w:hAnsi="Times New Roman"/>
          <w:i/>
          <w:iCs/>
        </w:rPr>
        <w:t>Script</w:t>
      </w:r>
      <w:r>
        <w:t xml:space="preserve">. However, such conflicts and redeclarations that span more than one </w:t>
      </w:r>
      <w:r w:rsidRPr="00111446">
        <w:rPr>
          <w:rFonts w:ascii="Times New Roman" w:hAnsi="Times New Roman"/>
          <w:i/>
          <w:iCs/>
        </w:rPr>
        <w:t>Script</w:t>
      </w:r>
      <w:r>
        <w:t xml:space="preserve"> are detected as runtime errors during Global Declaration Instantiation. If any such errors are detected, no bindings are instantiated for the script.</w:t>
      </w:r>
    </w:p>
    <w:p w14:paraId="22EA1FAE" w14:textId="77777777" w:rsidR="00431F44" w:rsidRPr="00BD789C" w:rsidRDefault="00431F44" w:rsidP="00431F44">
      <w:pPr>
        <w:pStyle w:val="Note"/>
      </w:pPr>
      <w:r>
        <w:t xml:space="preserve">Unlike explicit var or function declarations, properties that are directly created on the global object result in global bindings that may be shadowed by let, const, class, and module declarations. </w:t>
      </w:r>
    </w:p>
    <w:p w14:paraId="0ACE1049" w14:textId="77777777" w:rsidR="004C02EF" w:rsidRPr="00E77497" w:rsidRDefault="004C02EF" w:rsidP="00612FC7">
      <w:pPr>
        <w:pStyle w:val="20"/>
      </w:pPr>
      <w:bookmarkStart w:id="4650" w:name="_Toc235503478"/>
      <w:bookmarkStart w:id="4651" w:name="_Toc241509253"/>
      <w:bookmarkStart w:id="4652" w:name="_Toc244416740"/>
      <w:bookmarkStart w:id="4653" w:name="_Toc276631104"/>
      <w:bookmarkStart w:id="4654" w:name="_Ref365534276"/>
      <w:bookmarkStart w:id="4655" w:name="_Ref365636601"/>
      <w:bookmarkStart w:id="4656" w:name="_Ref365636848"/>
      <w:bookmarkStart w:id="4657" w:name="_Toc393690345"/>
      <w:bookmarkStart w:id="4658" w:name="_Toc366141975"/>
      <w:bookmarkEnd w:id="4649"/>
      <w:r w:rsidRPr="00E77497">
        <w:t>Directive Prologues and the Use Strict Directive</w:t>
      </w:r>
      <w:bookmarkEnd w:id="4650"/>
      <w:bookmarkEnd w:id="4651"/>
      <w:bookmarkEnd w:id="4652"/>
      <w:bookmarkEnd w:id="4653"/>
      <w:bookmarkEnd w:id="4654"/>
      <w:bookmarkEnd w:id="4655"/>
      <w:bookmarkEnd w:id="4656"/>
      <w:bookmarkEnd w:id="4658"/>
    </w:p>
    <w:p w14:paraId="1E536B3B" w14:textId="77777777" w:rsidR="004C02EF" w:rsidRPr="00E77497" w:rsidRDefault="004C02EF" w:rsidP="00674591">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r w:rsidR="0093142C" w:rsidRPr="00E77497">
        <w:t xml:space="preserve">as the initial </w:t>
      </w:r>
      <w:commentRangeStart w:id="4659"/>
      <w:r w:rsidR="0093142C" w:rsidRPr="00E77497">
        <w:rPr>
          <w:rFonts w:ascii="Times New Roman" w:hAnsi="Times New Roman"/>
          <w:i/>
        </w:rPr>
        <w:t>StatementListItem</w:t>
      </w:r>
      <w:r w:rsidR="0093142C" w:rsidRPr="00E77497">
        <w:t xml:space="preserve"> productions of a</w:t>
      </w:r>
      <w:r w:rsidRPr="00E77497">
        <w:t xml:space="preserve"> </w:t>
      </w:r>
      <w:r w:rsidR="00674591">
        <w:rPr>
          <w:rFonts w:ascii="Times New Roman" w:hAnsi="Times New Roman"/>
          <w:i/>
        </w:rPr>
        <w:t>Script</w:t>
      </w:r>
      <w:r w:rsidR="006F6653" w:rsidRPr="006F6653">
        <w:rPr>
          <w:rFonts w:ascii="Times New Roman" w:hAnsi="Times New Roman"/>
          <w:i/>
        </w:rPr>
        <w:t>Body</w:t>
      </w:r>
      <w:r w:rsidR="006F6653">
        <w:t xml:space="preserve"> or </w:t>
      </w:r>
      <w:r w:rsidRPr="00E77497">
        <w:rPr>
          <w:rFonts w:ascii="Times New Roman" w:hAnsi="Times New Roman"/>
          <w:i/>
        </w:rPr>
        <w:t>FunctionBody</w:t>
      </w:r>
      <w:r w:rsidRPr="00E77497">
        <w:t xml:space="preserve"> </w:t>
      </w:r>
      <w:commentRangeEnd w:id="4659"/>
      <w:r w:rsidR="0087471E">
        <w:rPr>
          <w:rStyle w:val="af6"/>
        </w:rPr>
        <w:commentReference w:id="4659"/>
      </w:r>
      <w:r w:rsidRPr="00E77497">
        <w:t xml:space="preserve">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w:t>
      </w:r>
      <w:r w:rsidR="007177CB">
        <w:rPr>
          <w:rFonts w:cs="Arial"/>
        </w:rPr>
        <w:t xml:space="preserve"> by</w:t>
      </w:r>
      <w:r w:rsidRPr="00E77497">
        <w:rPr>
          <w:rFonts w:cs="Arial"/>
        </w:rPr>
        <w:t xml:space="preserve">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01457E72" w14:textId="77777777"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62107DE1" w14:textId="77777777" w:rsidR="004C02EF" w:rsidRPr="00E77497" w:rsidRDefault="004C02EF" w:rsidP="004C02EF">
      <w:r w:rsidRPr="00E77497">
        <w:t>A Directive Prologue may contain more than one Use Strict Directive. However, an implementation may issue a warning if this occurs.</w:t>
      </w:r>
    </w:p>
    <w:p w14:paraId="2DBA0FDC" w14:textId="77777777"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14:paraId="55FF382C" w14:textId="77777777" w:rsidR="00505874" w:rsidRDefault="00505874" w:rsidP="00D148E9">
      <w:pPr>
        <w:pStyle w:val="20"/>
      </w:pPr>
      <w:bookmarkStart w:id="4660" w:name="_Ref457704028"/>
      <w:bookmarkStart w:id="4661" w:name="_Toc472818901"/>
      <w:bookmarkStart w:id="4662" w:name="_Toc235503479"/>
      <w:bookmarkStart w:id="4663" w:name="_Toc241509254"/>
      <w:bookmarkStart w:id="4664" w:name="_Toc244416741"/>
      <w:bookmarkStart w:id="4665" w:name="_Toc276631105"/>
      <w:bookmarkStart w:id="4666" w:name="_Toc366141976"/>
      <w:r>
        <w:t>Modules</w:t>
      </w:r>
      <w:bookmarkEnd w:id="4666"/>
    </w:p>
    <w:p w14:paraId="3B1AD43D" w14:textId="77777777" w:rsidR="00C26E3D" w:rsidRDefault="00C26E3D" w:rsidP="00C26E3D">
      <w:pPr>
        <w:pStyle w:val="30"/>
      </w:pPr>
      <w:bookmarkStart w:id="4667" w:name="_Toc366141977"/>
      <w:bookmarkEnd w:id="4639"/>
      <w:commentRangeStart w:id="4668"/>
      <w:r>
        <w:t>Module Declaration Instantiation</w:t>
      </w:r>
      <w:commentRangeEnd w:id="4668"/>
      <w:r>
        <w:rPr>
          <w:rStyle w:val="af6"/>
          <w:b w:val="0"/>
        </w:rPr>
        <w:commentReference w:id="4668"/>
      </w:r>
      <w:bookmarkEnd w:id="4667"/>
    </w:p>
    <w:p w14:paraId="0F4D035A" w14:textId="77777777" w:rsidR="00C26E3D" w:rsidRDefault="00C26E3D" w:rsidP="00C26E3D"/>
    <w:p w14:paraId="18864959" w14:textId="77777777" w:rsidR="0092211F" w:rsidRPr="00E77497" w:rsidRDefault="0092211F" w:rsidP="0092211F">
      <w:pPr>
        <w:pStyle w:val="1"/>
      </w:pPr>
      <w:bookmarkStart w:id="4669" w:name="_Ref365480124"/>
      <w:bookmarkStart w:id="4670" w:name="_Toc366141978"/>
      <w:r w:rsidRPr="00E77497">
        <w:t>Error</w:t>
      </w:r>
      <w:r>
        <w:t xml:space="preserve"> Handling and Language Extensions</w:t>
      </w:r>
      <w:bookmarkEnd w:id="4669"/>
      <w:bookmarkEnd w:id="4670"/>
    </w:p>
    <w:p w14:paraId="72B890E7" w14:textId="77777777" w:rsidR="0092211F" w:rsidRPr="00E77497" w:rsidRDefault="0092211F" w:rsidP="0092211F">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Pr>
          <w:rFonts w:ascii="Times New Roman" w:hAnsi="Times New Roman"/>
          <w:i/>
        </w:rPr>
        <w:t>Script</w:t>
      </w:r>
      <w:r w:rsidRPr="00E77497">
        <w:t xml:space="preserve"> containing the error.  An implementation must report early errors in a </w:t>
      </w:r>
      <w:r>
        <w:rPr>
          <w:rFonts w:ascii="Times New Roman" w:hAnsi="Times New Roman"/>
          <w:i/>
        </w:rPr>
        <w:t>Script</w:t>
      </w:r>
      <w:r w:rsidRPr="00E77497">
        <w:t xml:space="preserve"> prior to the first evaluation of that </w:t>
      </w:r>
      <w:r>
        <w:rPr>
          <w:rFonts w:ascii="Times New Roman" w:hAnsi="Times New Roman"/>
          <w:i/>
        </w:rPr>
        <w:t>Script</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2D9BE940" w14:textId="77777777" w:rsidR="0092211F" w:rsidRPr="00E77497" w:rsidRDefault="0092211F" w:rsidP="0092211F">
      <w:r w:rsidRPr="00E77497">
        <w:t xml:space="preserve">An implementation must treat </w:t>
      </w:r>
      <w:r>
        <w:t xml:space="preserve">as an early error </w:t>
      </w:r>
      <w:r w:rsidRPr="00E77497">
        <w:t xml:space="preserve">any instance </w:t>
      </w:r>
      <w:r>
        <w:t xml:space="preserve">of an early error that is specified in a static </w:t>
      </w:r>
    </w:p>
    <w:p w14:paraId="5150157D" w14:textId="77777777" w:rsidR="0092211F" w:rsidRPr="00E77497" w:rsidRDefault="0092211F" w:rsidP="0092211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08554311" w14:textId="77777777" w:rsidR="0092211F" w:rsidRPr="00E77497" w:rsidRDefault="0092211F" w:rsidP="0092211F">
      <w:r w:rsidRPr="00E77497">
        <w:t>An implementation shall report all errors as specified, except for the following:</w:t>
      </w:r>
    </w:p>
    <w:p w14:paraId="49FA90CF" w14:textId="77777777"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w:t>
      </w:r>
      <w:r>
        <w:rPr>
          <w:rFonts w:ascii="Arial" w:hAnsi="Arial"/>
        </w:rPr>
        <w:t>script</w:t>
      </w:r>
      <w:r w:rsidRPr="00E77497">
        <w:rPr>
          <w:rFonts w:ascii="Arial" w:hAnsi="Arial"/>
        </w:rPr>
        <w:t xml:space="preserve">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w:t>
      </w:r>
      <w:r>
        <w:rPr>
          <w:rFonts w:ascii="Arial" w:hAnsi="Arial"/>
        </w:rPr>
        <w:t>script</w:t>
      </w:r>
      <w:r w:rsidRPr="00E77497">
        <w:rPr>
          <w:rFonts w:ascii="Arial" w:hAnsi="Arial"/>
        </w:rPr>
        <w:t xml:space="preserve"> syntax or regular expression pattern or flag syntax.</w:t>
      </w:r>
    </w:p>
    <w:p w14:paraId="2C92206E" w14:textId="77777777"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7CF2DD85" w14:textId="77777777"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14:paraId="0C29350D" w14:textId="77777777" w:rsidR="0092211F" w:rsidRPr="00E77497" w:rsidRDefault="0092211F" w:rsidP="0092211F"/>
    <w:p w14:paraId="23E4DF68" w14:textId="77777777" w:rsidR="0092211F" w:rsidRPr="00E77497" w:rsidRDefault="0092211F" w:rsidP="0092211F">
      <w:r w:rsidRPr="00E77497">
        <w:br w:type="page"/>
      </w:r>
    </w:p>
    <w:p w14:paraId="1E5B6EA7" w14:textId="77777777" w:rsidR="004C02EF" w:rsidRPr="00E77497" w:rsidRDefault="004C02EF" w:rsidP="00D22EEE">
      <w:pPr>
        <w:pStyle w:val="1"/>
      </w:pPr>
      <w:bookmarkStart w:id="4671" w:name="_Toc366141979"/>
      <w:r w:rsidRPr="00E77497">
        <w:t>Standard Built-in ECMAScript Object</w:t>
      </w:r>
      <w:bookmarkEnd w:id="4640"/>
      <w:bookmarkEnd w:id="4641"/>
      <w:bookmarkEnd w:id="4642"/>
      <w:bookmarkEnd w:id="4643"/>
      <w:bookmarkEnd w:id="4644"/>
      <w:bookmarkEnd w:id="4645"/>
      <w:bookmarkEnd w:id="4657"/>
      <w:r w:rsidRPr="00E77497">
        <w:t>s</w:t>
      </w:r>
      <w:bookmarkEnd w:id="4660"/>
      <w:bookmarkEnd w:id="4661"/>
      <w:bookmarkEnd w:id="4662"/>
      <w:bookmarkEnd w:id="4663"/>
      <w:bookmarkEnd w:id="4664"/>
      <w:bookmarkEnd w:id="4665"/>
      <w:bookmarkEnd w:id="4671"/>
    </w:p>
    <w:p w14:paraId="34B0B64A" w14:textId="77777777"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14:paraId="7A4E0281" w14:textId="77777777" w:rsidR="004C02EF" w:rsidRPr="00E77497" w:rsidRDefault="004C02EF" w:rsidP="001E36B5">
      <w:r w:rsidRPr="00E77497">
        <w:t xml:space="preserve">Unless specified otherwise, a built-in object </w:t>
      </w:r>
      <w:r w:rsidR="001E36B5">
        <w:t xml:space="preserve">that is callable as a function is a Build-in Function object with the characteristics described in </w:t>
      </w:r>
      <w:r w:rsidR="00A51D25">
        <w:fldChar w:fldCharType="begin"/>
      </w:r>
      <w:r w:rsidR="00A51D25">
        <w:instrText xml:space="preserve"> REF _Ref365547031 \r \h </w:instrText>
      </w:r>
      <w:r w:rsidR="00A51D25">
        <w:fldChar w:fldCharType="separate"/>
      </w:r>
      <w:r w:rsidR="00083CEC">
        <w:t>9.2.7</w:t>
      </w:r>
      <w:r w:rsidR="00A51D25">
        <w:fldChar w:fldCharType="end"/>
      </w:r>
      <w:r w:rsidRPr="00E77497">
        <w:t xml:space="preserve">. Unless specified otherwise, the [[Extensible]] internal </w:t>
      </w:r>
      <w:r w:rsidR="00B77A5C">
        <w:t xml:space="preserve">data </w:t>
      </w:r>
      <w:r w:rsidRPr="00E77497">
        <w:t xml:space="preserve">property of a built-in object initially has the value </w:t>
      </w:r>
      <w:r w:rsidRPr="00E77497">
        <w:rPr>
          <w:b/>
        </w:rPr>
        <w:t>true</w:t>
      </w:r>
      <w:r w:rsidRPr="00E77497">
        <w:t>.</w:t>
      </w:r>
    </w:p>
    <w:p w14:paraId="1DC315F6" w14:textId="77777777"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602E4506" w14:textId="77777777"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14:paraId="6A1ADC08" w14:textId="77777777"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23780B7B" w14:textId="77777777"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4F5D28BA" w14:textId="77777777" w:rsidR="004C02EF" w:rsidRPr="00E77497" w:rsidRDefault="00ED234D" w:rsidP="004C02EF">
      <w:r w:rsidRPr="00E77497">
        <w:t xml:space="preserve">Unless otherwise specified </w:t>
      </w:r>
      <w:r w:rsidR="004C02EF" w:rsidRPr="00E77497">
        <w:t xml:space="preserve">very built-in function and every built-in constructor has the Function prototype object, which is the initial value of the expression </w:t>
      </w:r>
      <w:r w:rsidR="004C02EF" w:rsidRPr="00E77497">
        <w:rPr>
          <w:rFonts w:ascii="Courier New" w:hAnsi="Courier New"/>
          <w:b/>
        </w:rPr>
        <w:t>Function.prototype</w:t>
      </w:r>
      <w:r w:rsidR="004C02EF" w:rsidRPr="00E77497">
        <w:t xml:space="preserve"> (</w:t>
      </w:r>
      <w:r w:rsidR="002021D1">
        <w:fldChar w:fldCharType="begin"/>
      </w:r>
      <w:r w:rsidR="002021D1">
        <w:instrText xml:space="preserve"> REF _Ref359681817 \r \h </w:instrText>
      </w:r>
      <w:r w:rsidR="002021D1">
        <w:fldChar w:fldCharType="separate"/>
      </w:r>
      <w:r w:rsidR="00083CEC">
        <w:t>19.2.3</w:t>
      </w:r>
      <w:r w:rsidR="002021D1">
        <w:fldChar w:fldCharType="end"/>
      </w:r>
      <w:r w:rsidR="004C02EF" w:rsidRPr="00E77497">
        <w:t xml:space="preserve">), as the value of its [[Prototype]] internal </w:t>
      </w:r>
      <w:r w:rsidR="00225429">
        <w:t xml:space="preserve">data </w:t>
      </w:r>
      <w:r w:rsidR="004C02EF" w:rsidRPr="00E77497">
        <w:t>property.</w:t>
      </w:r>
    </w:p>
    <w:p w14:paraId="43F04681" w14:textId="77777777"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w:t>
      </w:r>
      <w:r w:rsidR="002021D1">
        <w:fldChar w:fldCharType="begin"/>
      </w:r>
      <w:r w:rsidR="002021D1">
        <w:instrText xml:space="preserve"> REF _Ref360007187 \r \h </w:instrText>
      </w:r>
      <w:r w:rsidR="002021D1">
        <w:fldChar w:fldCharType="separate"/>
      </w:r>
      <w:r w:rsidR="00083CEC">
        <w:t>19.1.4</w:t>
      </w:r>
      <w:r w:rsidR="002021D1">
        <w:fldChar w:fldCharType="end"/>
      </w:r>
      <w:r w:rsidRPr="00E77497">
        <w:t xml:space="preserve">), as the value of its [[Prototype]] internal </w:t>
      </w:r>
      <w:r w:rsidR="00225429">
        <w:t xml:space="preserve">data </w:t>
      </w:r>
      <w:r w:rsidRPr="00E77497">
        <w:t>property, except the Object prototype object itself.</w:t>
      </w:r>
    </w:p>
    <w:p w14:paraId="73CDA205" w14:textId="77777777" w:rsidR="004C02EF" w:rsidRPr="00A67AF2" w:rsidRDefault="004C02EF" w:rsidP="00284402">
      <w:r w:rsidRPr="00E77497">
        <w:t xml:space="preserve">None of the built-in functions described in this clause that are not constructors shall implement the [[Construct]] internal method unless otherwise specified in the description of a particular function. </w:t>
      </w:r>
      <w:commentRangeStart w:id="4672"/>
      <w:r w:rsidR="0038160B" w:rsidRPr="00E77497">
        <w:t>The behavio</w:t>
      </w:r>
      <w:r w:rsidR="00861AE4">
        <w:t>u</w:t>
      </w:r>
      <w:r w:rsidR="0038160B" w:rsidRPr="00E77497">
        <w:t>r specified in this clause for each built-in function is the specification of the [[Call]] internal method behavio</w:t>
      </w:r>
      <w:r w:rsidR="00861AE4">
        <w:t>u</w:t>
      </w:r>
      <w:r w:rsidR="0038160B" w:rsidRPr="00E77497">
        <w:t>r for that function</w:t>
      </w:r>
      <w:r w:rsidR="000819A3">
        <w:t xml:space="preserve"> with</w:t>
      </w:r>
      <w:r w:rsidR="00350E07">
        <w:t xml:space="preserve"> the</w:t>
      </w:r>
      <w:r w:rsidR="000819A3">
        <w:t xml:space="preserve"> [[Call]] </w:t>
      </w:r>
      <w:r w:rsidR="000819A3" w:rsidRPr="00350E07">
        <w:rPr>
          <w:rFonts w:ascii="Times New Roman" w:hAnsi="Times New Roman"/>
          <w:i/>
          <w:iCs/>
        </w:rPr>
        <w:t>thisArgument</w:t>
      </w:r>
      <w:r w:rsidR="000819A3">
        <w:t xml:space="preserve"> providing the </w:t>
      </w:r>
      <w:r w:rsidR="000819A3" w:rsidRPr="00197BED">
        <w:rPr>
          <w:rFonts w:ascii="Times New Roman" w:hAnsi="Times New Roman"/>
          <w:b/>
          <w:bCs/>
        </w:rPr>
        <w:t>this</w:t>
      </w:r>
      <w:r w:rsidR="000819A3">
        <w:t xml:space="preserve"> value and </w:t>
      </w:r>
      <w:r w:rsidR="00350E07">
        <w:t>the</w:t>
      </w:r>
      <w:r w:rsidR="000819A3">
        <w:t xml:space="preserve"> [[Call]] </w:t>
      </w:r>
      <w:r w:rsidR="000819A3" w:rsidRPr="00197BED">
        <w:rPr>
          <w:rFonts w:ascii="Times New Roman" w:hAnsi="Times New Roman"/>
          <w:i/>
          <w:iCs/>
        </w:rPr>
        <w:t>argument</w:t>
      </w:r>
      <w:r w:rsidR="00350E07">
        <w:rPr>
          <w:rFonts w:ascii="Times New Roman" w:hAnsi="Times New Roman"/>
          <w:i/>
          <w:iCs/>
        </w:rPr>
        <w:t>s</w:t>
      </w:r>
      <w:r w:rsidR="000819A3" w:rsidRPr="00197BED">
        <w:rPr>
          <w:rFonts w:ascii="Times New Roman" w:hAnsi="Times New Roman"/>
          <w:i/>
          <w:iCs/>
        </w:rPr>
        <w:t>List</w:t>
      </w:r>
      <w:r w:rsidR="000819A3">
        <w:t xml:space="preserve"> providing the named parameters for each built-in function.</w:t>
      </w:r>
      <w:r w:rsidR="0038160B" w:rsidRPr="00E77497">
        <w:t xml:space="preserve">  </w:t>
      </w:r>
      <w:commentRangeEnd w:id="4672"/>
      <w:r w:rsidR="0038160B" w:rsidRPr="00E77497">
        <w:rPr>
          <w:rStyle w:val="af6"/>
          <w:lang w:val="en-GB"/>
        </w:rPr>
        <w:commentReference w:id="4672"/>
      </w:r>
      <w:r w:rsidR="00350E07">
        <w:t xml:space="preserve">When a built-in constructor is called as part of a </w:t>
      </w:r>
      <w:r w:rsidR="00350E07" w:rsidRPr="00612FC7">
        <w:rPr>
          <w:rFonts w:ascii="Courier New" w:hAnsi="Courier New" w:cs="Courier New"/>
          <w:b/>
          <w:bCs/>
        </w:rPr>
        <w:t>new</w:t>
      </w:r>
      <w:r w:rsidR="00350E07">
        <w:t xml:space="preserve"> expression the </w:t>
      </w:r>
      <w:r w:rsidR="00284402" w:rsidRPr="00197BED">
        <w:rPr>
          <w:rFonts w:ascii="Times New Roman" w:hAnsi="Times New Roman"/>
          <w:i/>
          <w:iCs/>
        </w:rPr>
        <w:t>argument</w:t>
      </w:r>
      <w:r w:rsidR="00284402">
        <w:rPr>
          <w:rFonts w:ascii="Times New Roman" w:hAnsi="Times New Roman"/>
          <w:i/>
          <w:iCs/>
        </w:rPr>
        <w:t>s</w:t>
      </w:r>
      <w:r w:rsidR="00284402" w:rsidRPr="00197BED">
        <w:rPr>
          <w:rFonts w:ascii="Times New Roman" w:hAnsi="Times New Roman"/>
          <w:i/>
          <w:iCs/>
        </w:rPr>
        <w:t>List</w:t>
      </w:r>
      <w:r w:rsidR="00284402">
        <w:t xml:space="preserve"> parameter of the invoked [[Construct]] internal method</w:t>
      </w:r>
      <w:r w:rsidR="00350E07">
        <w:t xml:space="preserve"> </w:t>
      </w:r>
      <w:r w:rsidR="00284402">
        <w:t xml:space="preserve">provides the values for the built-in constructor’s named parameters. </w:t>
      </w:r>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14:paraId="32CD8DE2" w14:textId="77777777" w:rsidR="004D5ACB" w:rsidRPr="00E77497" w:rsidRDefault="004C02EF" w:rsidP="003C404E">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12C8D884" w14:textId="77777777" w:rsidR="003C404E" w:rsidRDefault="003C404E" w:rsidP="004C02EF">
      <w:r w:rsidRPr="00E77497">
        <w:t>Every built-in Function object</w:t>
      </w:r>
      <w:r>
        <w:t xml:space="preserve">, </w:t>
      </w:r>
      <w:r w:rsidRPr="00002F60">
        <w:rPr>
          <w:rFonts w:ascii="Times New Roman" w:hAnsi="Times New Roman"/>
          <w:i/>
          <w:iCs/>
        </w:rPr>
        <w:t>F</w:t>
      </w:r>
      <w:r>
        <w:t xml:space="preserve">, </w:t>
      </w:r>
      <w:r w:rsidRPr="00E77497">
        <w:t xml:space="preserve"> described in this clause—whether as a constructor, an ordinary function, or both—has</w:t>
      </w:r>
      <w:r w:rsidRPr="003C404E">
        <w:t xml:space="preserve"> </w:t>
      </w:r>
      <w:r>
        <w:t>the properties that are defined by performing the following step when the function object is created:</w:t>
      </w:r>
    </w:p>
    <w:p w14:paraId="3E270962" w14:textId="77777777" w:rsidR="003C404E" w:rsidRPr="00002F60" w:rsidRDefault="003C404E" w:rsidP="00994030">
      <w:pPr>
        <w:rPr>
          <w:rFonts w:ascii="Times New Roman" w:hAnsi="Times New Roman"/>
        </w:rPr>
      </w:pPr>
      <w:r w:rsidRPr="00002F60">
        <w:rPr>
          <w:rFonts w:ascii="Times New Roman" w:hAnsi="Times New Roman"/>
        </w:rPr>
        <w:t>1.</w:t>
      </w:r>
      <w:r w:rsidRPr="00002F60">
        <w:rPr>
          <w:rFonts w:ascii="Times New Roman" w:hAnsi="Times New Roman"/>
        </w:rPr>
        <w:tab/>
        <w:t>Perform the AddRestrictedFunctionProperties (</w:t>
      </w:r>
      <w:r w:rsidR="002021D1">
        <w:rPr>
          <w:rFonts w:ascii="Times New Roman" w:hAnsi="Times New Roman"/>
        </w:rPr>
        <w:fldChar w:fldCharType="begin"/>
      </w:r>
      <w:r w:rsidR="002021D1">
        <w:rPr>
          <w:rFonts w:ascii="Times New Roman" w:hAnsi="Times New Roman"/>
        </w:rPr>
        <w:instrText xml:space="preserve"> REF _Ref365541145 \r \h </w:instrText>
      </w:r>
      <w:r w:rsidR="002021D1">
        <w:rPr>
          <w:rFonts w:ascii="Times New Roman" w:hAnsi="Times New Roman"/>
        </w:rPr>
      </w:r>
      <w:r w:rsidR="002021D1">
        <w:rPr>
          <w:rFonts w:ascii="Times New Roman" w:hAnsi="Times New Roman"/>
        </w:rPr>
        <w:fldChar w:fldCharType="separate"/>
      </w:r>
      <w:r w:rsidR="00083CEC">
        <w:rPr>
          <w:rFonts w:ascii="Times New Roman" w:hAnsi="Times New Roman"/>
        </w:rPr>
        <w:t>9.1.16.9</w:t>
      </w:r>
      <w:r w:rsidR="002021D1">
        <w:rPr>
          <w:rFonts w:ascii="Times New Roman" w:hAnsi="Times New Roman"/>
        </w:rPr>
        <w:fldChar w:fldCharType="end"/>
      </w:r>
      <w:r w:rsidRPr="00002F60">
        <w:rPr>
          <w:rFonts w:ascii="Times New Roman" w:hAnsi="Times New Roman"/>
        </w:rPr>
        <w:t xml:space="preserve">)  abstract </w:t>
      </w:r>
      <w:r w:rsidR="00994030">
        <w:rPr>
          <w:rFonts w:ascii="Times New Roman" w:hAnsi="Times New Roman"/>
        </w:rPr>
        <w:t>operation</w:t>
      </w:r>
      <w:r w:rsidRPr="00002F60">
        <w:rPr>
          <w:rFonts w:ascii="Times New Roman" w:hAnsi="Times New Roman"/>
        </w:rPr>
        <w:t xml:space="preserve"> with argument </w:t>
      </w:r>
      <w:r w:rsidRPr="00002F60">
        <w:rPr>
          <w:rFonts w:ascii="Times New Roman" w:hAnsi="Times New Roman"/>
          <w:i/>
          <w:iCs/>
        </w:rPr>
        <w:t>F</w:t>
      </w:r>
      <w:r w:rsidRPr="00002F60">
        <w:rPr>
          <w:rFonts w:ascii="Times New Roman" w:hAnsi="Times New Roman"/>
        </w:rPr>
        <w:t>.</w:t>
      </w:r>
    </w:p>
    <w:p w14:paraId="7A9FCEBD" w14:textId="77777777"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5FCB1634" w14:textId="77777777"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0D1FB850" w14:textId="77777777" w:rsidR="00F61570" w:rsidRDefault="004C02EF" w:rsidP="00FD6EDD">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00FD6EDD">
        <w:rPr>
          <w:b/>
        </w:rPr>
        <w:t>true</w:t>
      </w:r>
      <w:r w:rsidR="00FD6EDD" w:rsidRPr="00E77497">
        <w:t xml:space="preserve"> </w:t>
      </w:r>
      <w:r w:rsidR="00F61570" w:rsidRPr="00E77497">
        <w:t>}.</w:t>
      </w:r>
    </w:p>
    <w:p w14:paraId="14EE8C5D" w14:textId="77777777" w:rsidR="004C02EF" w:rsidRDefault="004C02EF" w:rsidP="00F61570">
      <w:r w:rsidRPr="00E77497">
        <w:t xml:space="preserve">Every other </w:t>
      </w:r>
      <w:r w:rsidR="00F61570">
        <w:t xml:space="preserve">data </w:t>
      </w:r>
      <w:r w:rsidRPr="00E77497">
        <w:t xml:space="preserve">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4673" w:name="_Toc382212248"/>
      <w:bookmarkStart w:id="4674" w:name="_Toc382212811"/>
      <w:bookmarkStart w:id="4675" w:name="_Toc382291593"/>
      <w:bookmarkStart w:id="4676" w:name="_Toc385672242"/>
      <w:bookmarkStart w:id="4677" w:name="_Toc393690346"/>
    </w:p>
    <w:p w14:paraId="1E8B8136" w14:textId="77777777" w:rsidR="00F61570" w:rsidRPr="00F61570" w:rsidRDefault="00F61570" w:rsidP="00F61570">
      <w:r w:rsidRPr="00E77497">
        <w:t xml:space="preserve">Every </w:t>
      </w:r>
      <w:r>
        <w:t xml:space="preserve">accessor </w:t>
      </w:r>
      <w:r w:rsidRPr="00E77497">
        <w:t xml:space="preserve">property described in this clause has the attributes {[[Enumerable]]: </w:t>
      </w:r>
      <w:r w:rsidRPr="00E77497">
        <w:rPr>
          <w:b/>
        </w:rPr>
        <w:t>false</w:t>
      </w:r>
      <w:r w:rsidRPr="00E77497">
        <w:t xml:space="preserve">, [[Configurable]]: </w:t>
      </w:r>
      <w:r w:rsidRPr="00E77497">
        <w:rPr>
          <w:b/>
        </w:rPr>
        <w:t>true</w:t>
      </w:r>
      <w:r w:rsidRPr="00E77497">
        <w:t xml:space="preserve"> } unless otherwise specified.</w:t>
      </w:r>
      <w:r>
        <w:t xml:space="preserve"> If only a get accessor function is described, the set accessor function is the default value, </w:t>
      </w:r>
      <w:r>
        <w:rPr>
          <w:b/>
          <w:bCs/>
        </w:rPr>
        <w:t>undefined</w:t>
      </w:r>
      <w:r>
        <w:t xml:space="preserve">.  If only a set accessor is function is described the get accessor is the default value, </w:t>
      </w:r>
      <w:r>
        <w:rPr>
          <w:b/>
          <w:bCs/>
        </w:rPr>
        <w:t>undefined</w:t>
      </w:r>
      <w:r>
        <w:t>.</w:t>
      </w:r>
    </w:p>
    <w:p w14:paraId="68E8BBA6" w14:textId="77777777" w:rsidR="00F61570" w:rsidRPr="00E77497" w:rsidRDefault="00F61570" w:rsidP="00F61570"/>
    <w:p w14:paraId="4373B0A3" w14:textId="77777777" w:rsidR="004C02EF" w:rsidRPr="00E77497" w:rsidRDefault="004C02EF" w:rsidP="00E4476F">
      <w:pPr>
        <w:pStyle w:val="1"/>
      </w:pPr>
      <w:bookmarkStart w:id="4678" w:name="_Ref457031693"/>
      <w:bookmarkStart w:id="4679" w:name="_Toc472818902"/>
      <w:bookmarkStart w:id="4680" w:name="_Toc235503480"/>
      <w:bookmarkStart w:id="4681" w:name="_Toc241509255"/>
      <w:bookmarkStart w:id="4682" w:name="_Toc244416742"/>
      <w:bookmarkStart w:id="4683" w:name="_Toc276631106"/>
      <w:bookmarkStart w:id="4684" w:name="_Toc366141980"/>
      <w:r w:rsidRPr="00E77497">
        <w:t>The Global Objec</w:t>
      </w:r>
      <w:bookmarkEnd w:id="4673"/>
      <w:bookmarkEnd w:id="4674"/>
      <w:bookmarkEnd w:id="4675"/>
      <w:bookmarkEnd w:id="4676"/>
      <w:bookmarkEnd w:id="4677"/>
      <w:r w:rsidRPr="00E77497">
        <w:t>t</w:t>
      </w:r>
      <w:bookmarkEnd w:id="4678"/>
      <w:bookmarkEnd w:id="4679"/>
      <w:bookmarkEnd w:id="4680"/>
      <w:bookmarkEnd w:id="4681"/>
      <w:bookmarkEnd w:id="4682"/>
      <w:bookmarkEnd w:id="4683"/>
      <w:bookmarkEnd w:id="4684"/>
    </w:p>
    <w:p w14:paraId="484C352E" w14:textId="77777777" w:rsidR="004C02EF" w:rsidRPr="00E77497" w:rsidRDefault="004C02EF" w:rsidP="00BA2DF2">
      <w:r w:rsidRPr="00E77497">
        <w:t xml:space="preserve">The unique </w:t>
      </w:r>
      <w:r w:rsidRPr="00E77497">
        <w:rPr>
          <w:i/>
        </w:rPr>
        <w:t>global object</w:t>
      </w:r>
      <w:r w:rsidRPr="00E77497">
        <w:t xml:space="preserve"> is created before control enters any execution context. </w:t>
      </w:r>
    </w:p>
    <w:p w14:paraId="2EA108FE" w14:textId="77777777" w:rsidR="004C02EF" w:rsidRPr="00E77497" w:rsidRDefault="004C02EF" w:rsidP="00BA2DF2">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14:paraId="72E2C599" w14:textId="77777777" w:rsidR="004C02EF" w:rsidRPr="00E77497" w:rsidRDefault="004C02EF" w:rsidP="00BA2DF2">
      <w:r w:rsidRPr="00E77497">
        <w:t xml:space="preserve">The global object does not have a [[Construct]] internal </w:t>
      </w:r>
      <w:r w:rsidR="00022312">
        <w:t>method</w:t>
      </w:r>
      <w:r w:rsidRPr="00E77497">
        <w:t xml:space="preserve">; it is not possible to use the global object as a constructor with the </w:t>
      </w:r>
      <w:r w:rsidRPr="00E77497">
        <w:rPr>
          <w:rFonts w:ascii="Courier New" w:hAnsi="Courier New"/>
          <w:b/>
        </w:rPr>
        <w:t>new</w:t>
      </w:r>
      <w:r w:rsidRPr="00E77497">
        <w:t xml:space="preserve"> operator.</w:t>
      </w:r>
      <w:bookmarkStart w:id="4685" w:name="_Toc382291594"/>
      <w:bookmarkStart w:id="4686" w:name="_Toc385672243"/>
    </w:p>
    <w:p w14:paraId="00C369CF" w14:textId="77777777" w:rsidR="004C02EF" w:rsidRPr="00E77497" w:rsidRDefault="004C02EF" w:rsidP="00BA2DF2">
      <w:r w:rsidRPr="00E77497">
        <w:t xml:space="preserve">The global object does not have a [[Call]] internal </w:t>
      </w:r>
      <w:r w:rsidR="00022312">
        <w:t>method</w:t>
      </w:r>
      <w:r w:rsidRPr="00E77497">
        <w:t>; it is not possible to invoke the global object as a function.</w:t>
      </w:r>
    </w:p>
    <w:p w14:paraId="63BEDAFA" w14:textId="77777777" w:rsidR="004C02EF" w:rsidRPr="00E77497" w:rsidRDefault="004C02EF" w:rsidP="00BA2DF2">
      <w:r w:rsidRPr="00E77497">
        <w:t xml:space="preserve">The value of the [[Prototype]] internal </w:t>
      </w:r>
      <w:r w:rsidR="00225429">
        <w:t xml:space="preserve">data </w:t>
      </w:r>
      <w:r w:rsidRPr="00E77497">
        <w:t>propert</w:t>
      </w:r>
      <w:r w:rsidR="00F937DA" w:rsidRPr="00E77497">
        <w:t>y</w:t>
      </w:r>
      <w:r w:rsidRPr="00E77497">
        <w:t xml:space="preserve"> of the global object </w:t>
      </w:r>
      <w:r w:rsidR="00F937DA" w:rsidRPr="00E77497">
        <w:t xml:space="preserve">is </w:t>
      </w:r>
      <w:r w:rsidRPr="00E77497">
        <w:t>implementation-dependent.</w:t>
      </w:r>
      <w:bookmarkStart w:id="4687" w:name="_Toc393690347"/>
    </w:p>
    <w:p w14:paraId="2BE38C2E" w14:textId="77777777" w:rsidR="004C02EF" w:rsidRPr="00E77497" w:rsidRDefault="004C02EF" w:rsidP="00BA2DF2">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53857A1B" w14:textId="77777777" w:rsidR="004C02EF" w:rsidRPr="00E77497" w:rsidRDefault="004C02EF" w:rsidP="00E4476F">
      <w:pPr>
        <w:pStyle w:val="20"/>
      </w:pPr>
      <w:bookmarkStart w:id="4688" w:name="_Toc472818903"/>
      <w:bookmarkStart w:id="4689" w:name="_Toc235503481"/>
      <w:bookmarkStart w:id="4690" w:name="_Toc241509256"/>
      <w:bookmarkStart w:id="4691" w:name="_Toc244416743"/>
      <w:bookmarkStart w:id="4692" w:name="_Toc276631107"/>
      <w:bookmarkStart w:id="4693" w:name="_Toc366141981"/>
      <w:r w:rsidRPr="00E77497">
        <w:t>Value Properties of the Global Objec</w:t>
      </w:r>
      <w:bookmarkEnd w:id="4685"/>
      <w:bookmarkEnd w:id="4686"/>
      <w:bookmarkEnd w:id="4687"/>
      <w:r w:rsidRPr="00E77497">
        <w:t>t</w:t>
      </w:r>
      <w:bookmarkStart w:id="4694" w:name="_Toc385672244"/>
      <w:bookmarkStart w:id="4695" w:name="_Toc393690348"/>
      <w:bookmarkStart w:id="4696" w:name="_Toc382291595"/>
      <w:bookmarkEnd w:id="4688"/>
      <w:bookmarkEnd w:id="4689"/>
      <w:bookmarkEnd w:id="4690"/>
      <w:bookmarkEnd w:id="4691"/>
      <w:bookmarkEnd w:id="4692"/>
      <w:bookmarkEnd w:id="4693"/>
    </w:p>
    <w:p w14:paraId="42AA3CE5" w14:textId="77777777" w:rsidR="00E4476F" w:rsidRPr="00E77497" w:rsidRDefault="00E4476F" w:rsidP="00E4476F">
      <w:pPr>
        <w:pStyle w:val="30"/>
      </w:pPr>
      <w:bookmarkStart w:id="4697" w:name="_Ref449966769"/>
      <w:bookmarkStart w:id="4698" w:name="_Toc366141982"/>
      <w:r w:rsidRPr="00E77497">
        <w:t>Infinity</w:t>
      </w:r>
      <w:bookmarkEnd w:id="4698"/>
    </w:p>
    <w:p w14:paraId="17EEE3ED" w14:textId="77777777" w:rsidR="00E4476F" w:rsidRPr="00E77497" w:rsidRDefault="00E4476F" w:rsidP="00E4476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w:t>
      </w:r>
      <w:r>
        <w:fldChar w:fldCharType="begin"/>
      </w:r>
      <w:r>
        <w:instrText xml:space="preserve"> REF _Ref365548383 \r \h </w:instrText>
      </w:r>
      <w:r>
        <w:fldChar w:fldCharType="separate"/>
      </w:r>
      <w:r w:rsidR="00083CEC">
        <w:t>6.1.5</w:t>
      </w:r>
      <w:r>
        <w:fldChar w:fldCharType="end"/>
      </w:r>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42AAC08E" w14:textId="77777777" w:rsidR="004C02EF" w:rsidRPr="00E77497" w:rsidRDefault="004C02EF" w:rsidP="00E4476F">
      <w:pPr>
        <w:pStyle w:val="30"/>
      </w:pPr>
      <w:bookmarkStart w:id="4699" w:name="_Toc366141983"/>
      <w:r w:rsidRPr="00E77497">
        <w:t>Na</w:t>
      </w:r>
      <w:bookmarkEnd w:id="4694"/>
      <w:bookmarkEnd w:id="4695"/>
      <w:r w:rsidRPr="00E77497">
        <w:t>N</w:t>
      </w:r>
      <w:bookmarkEnd w:id="4697"/>
      <w:bookmarkEnd w:id="4699"/>
    </w:p>
    <w:p w14:paraId="2BA9F00A" w14:textId="77777777" w:rsidR="004C02EF" w:rsidRPr="00E77497" w:rsidRDefault="004C02EF" w:rsidP="00BA2DF2">
      <w:r w:rsidRPr="00E77497">
        <w:t xml:space="preserve">The value of </w:t>
      </w:r>
      <w:r w:rsidRPr="00E77497">
        <w:rPr>
          <w:rFonts w:ascii="Courier New" w:hAnsi="Courier New"/>
          <w:b/>
        </w:rPr>
        <w:t>NaN</w:t>
      </w:r>
      <w:r w:rsidRPr="00E77497">
        <w:t xml:space="preserve"> is </w:t>
      </w:r>
      <w:r w:rsidRPr="00E77497">
        <w:rPr>
          <w:b/>
        </w:rPr>
        <w:t>NaN</w:t>
      </w:r>
      <w:bookmarkStart w:id="4700" w:name="_Toc385672245"/>
      <w:bookmarkStart w:id="4701" w:name="_Toc393690349"/>
      <w:r w:rsidRPr="00E77497">
        <w:t xml:space="preserve"> (see </w:t>
      </w:r>
      <w:r w:rsidR="00A51D25">
        <w:fldChar w:fldCharType="begin"/>
      </w:r>
      <w:r w:rsidR="00A51D25">
        <w:instrText xml:space="preserve"> REF _Ref365548370 \r \h </w:instrText>
      </w:r>
      <w:r w:rsidR="00A51D25">
        <w:fldChar w:fldCharType="separate"/>
      </w:r>
      <w:r w:rsidR="00083CEC">
        <w:t>6.1.5</w:t>
      </w:r>
      <w:r w:rsidR="00A51D25">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16A6B0D" w14:textId="77777777" w:rsidR="004C02EF" w:rsidRPr="00E77497" w:rsidRDefault="004C02EF" w:rsidP="00E4476F">
      <w:pPr>
        <w:pStyle w:val="30"/>
      </w:pPr>
      <w:bookmarkStart w:id="4702" w:name="_Ref449966804"/>
      <w:bookmarkStart w:id="4703" w:name="_Toc385672246"/>
      <w:bookmarkStart w:id="4704" w:name="_Toc393690350"/>
      <w:bookmarkStart w:id="4705" w:name="_Toc366141984"/>
      <w:bookmarkEnd w:id="4700"/>
      <w:bookmarkEnd w:id="4701"/>
      <w:r w:rsidRPr="00E77497">
        <w:t>undefined</w:t>
      </w:r>
      <w:bookmarkEnd w:id="4702"/>
      <w:bookmarkEnd w:id="4705"/>
    </w:p>
    <w:p w14:paraId="5A99AD22" w14:textId="77777777" w:rsidR="004C02EF" w:rsidRPr="00E77497" w:rsidRDefault="004C02EF" w:rsidP="00BA2DF2">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w:t>
      </w:r>
      <w:r w:rsidR="00A51D25">
        <w:fldChar w:fldCharType="begin"/>
      </w:r>
      <w:r w:rsidR="00A51D25">
        <w:instrText xml:space="preserve"> REF _Ref365548394 \r \h </w:instrText>
      </w:r>
      <w:r w:rsidR="00A51D25">
        <w:fldChar w:fldCharType="separate"/>
      </w:r>
      <w:r w:rsidR="00083CEC">
        <w:t>6.1.1</w:t>
      </w:r>
      <w:r w:rsidR="00A51D25">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5493E244" w14:textId="77777777" w:rsidR="004C02EF" w:rsidRPr="00E77497" w:rsidRDefault="004C02EF" w:rsidP="00E4476F">
      <w:pPr>
        <w:pStyle w:val="20"/>
      </w:pPr>
      <w:bookmarkStart w:id="4706" w:name="_Toc472818904"/>
      <w:bookmarkStart w:id="4707" w:name="_Toc235503482"/>
      <w:bookmarkStart w:id="4708" w:name="_Toc241509257"/>
      <w:bookmarkStart w:id="4709" w:name="_Toc244416744"/>
      <w:bookmarkStart w:id="4710" w:name="_Toc276631108"/>
      <w:bookmarkStart w:id="4711" w:name="_Toc366141985"/>
      <w:r w:rsidRPr="00E77497">
        <w:t>Function Properties of the Global Objec</w:t>
      </w:r>
      <w:bookmarkEnd w:id="4696"/>
      <w:bookmarkEnd w:id="4703"/>
      <w:bookmarkEnd w:id="4704"/>
      <w:r w:rsidRPr="00E77497">
        <w:t>t</w:t>
      </w:r>
      <w:bookmarkStart w:id="4712" w:name="_Toc382291596"/>
      <w:bookmarkStart w:id="4713" w:name="_Toc385672247"/>
      <w:bookmarkStart w:id="4714" w:name="_Toc393690351"/>
      <w:bookmarkEnd w:id="4706"/>
      <w:bookmarkEnd w:id="4707"/>
      <w:bookmarkEnd w:id="4708"/>
      <w:bookmarkEnd w:id="4709"/>
      <w:bookmarkEnd w:id="4710"/>
      <w:bookmarkEnd w:id="4711"/>
    </w:p>
    <w:p w14:paraId="485C40A4" w14:textId="77777777" w:rsidR="004C02EF" w:rsidRPr="00E77497" w:rsidRDefault="004C02EF" w:rsidP="00E4476F">
      <w:pPr>
        <w:pStyle w:val="30"/>
      </w:pPr>
      <w:bookmarkStart w:id="4715" w:name="_Ref449966832"/>
      <w:bookmarkStart w:id="4716" w:name="_Toc366141986"/>
      <w:r w:rsidRPr="00E77497">
        <w:t>eval (x</w:t>
      </w:r>
      <w:bookmarkEnd w:id="4712"/>
      <w:bookmarkEnd w:id="4713"/>
      <w:bookmarkEnd w:id="4714"/>
      <w:r w:rsidRPr="00E77497">
        <w:t>)</w:t>
      </w:r>
      <w:bookmarkEnd w:id="4715"/>
      <w:bookmarkEnd w:id="4716"/>
    </w:p>
    <w:p w14:paraId="1628A9AC" w14:textId="77777777" w:rsidR="004C02EF" w:rsidRPr="00E77497" w:rsidRDefault="004C02EF" w:rsidP="00BA2DF2">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3101FA03" w14:textId="77777777" w:rsidR="004C02EF" w:rsidRPr="00E77497" w:rsidRDefault="004C02EF" w:rsidP="00BA2DF2">
      <w:pPr>
        <w:numPr>
          <w:ilvl w:val="0"/>
          <w:numId w:val="1453"/>
        </w:numPr>
        <w:contextualSpacing/>
        <w:rPr>
          <w:rFonts w:ascii="Times New Roman" w:hAnsi="Times New Roman"/>
        </w:rPr>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14:paraId="33E1065A" w14:textId="77777777" w:rsidR="004C02EF" w:rsidRPr="00E77497" w:rsidRDefault="004C02EF" w:rsidP="00BA2DF2">
      <w:pPr>
        <w:numPr>
          <w:ilvl w:val="0"/>
          <w:numId w:val="1453"/>
        </w:numPr>
        <w:spacing w:after="0"/>
        <w:contextualSpacing/>
        <w:rPr>
          <w:rFonts w:ascii="Times New Roman" w:hAnsi="Times New Roman"/>
        </w:rPr>
      </w:pPr>
      <w:r w:rsidRPr="00E77497">
        <w:rPr>
          <w:rFonts w:ascii="Times New Roman" w:hAnsi="Times New Roman"/>
        </w:rPr>
        <w:t xml:space="preserve">Let </w:t>
      </w:r>
      <w:r w:rsidR="00A7678D">
        <w:rPr>
          <w:rFonts w:ascii="Times New Roman" w:hAnsi="Times New Roman"/>
          <w:i/>
        </w:rPr>
        <w:t>script</w:t>
      </w:r>
      <w:r w:rsidR="00A7678D" w:rsidRPr="00E77497">
        <w:rPr>
          <w:rFonts w:ascii="Times New Roman" w:hAnsi="Times New Roman"/>
          <w:i/>
        </w:rPr>
        <w:t xml:space="preserve"> </w:t>
      </w:r>
      <w:r w:rsidRPr="00E77497">
        <w:rPr>
          <w:rFonts w:ascii="Times New Roman" w:hAnsi="Times New Roman"/>
        </w:rPr>
        <w:t xml:space="preserve">be the ECMAScript code that is the result of parsing </w:t>
      </w:r>
      <w:r w:rsidRPr="00E77497">
        <w:rPr>
          <w:rFonts w:ascii="Times New Roman" w:hAnsi="Times New Roman"/>
          <w:i/>
        </w:rPr>
        <w:t>x</w:t>
      </w:r>
      <w:r w:rsidR="0011303E" w:rsidRPr="00851C0B">
        <w:rPr>
          <w:rFonts w:ascii="Times New Roman" w:hAnsi="Times New Roman"/>
        </w:rPr>
        <w:t>, interpreted as UTF-16 encoded Unicode text</w:t>
      </w:r>
      <w:r w:rsidR="00851C0B">
        <w:rPr>
          <w:rFonts w:ascii="Times New Roman" w:hAnsi="Times New Roman"/>
        </w:rPr>
        <w:t xml:space="preserve"> as described in</w:t>
      </w:r>
      <w:r w:rsidR="00A51D25">
        <w:rPr>
          <w:rFonts w:ascii="Times New Roman" w:hAnsi="Times New Roman"/>
        </w:rPr>
        <w:t xml:space="preserve"> clause</w:t>
      </w:r>
      <w:r w:rsidR="00851C0B">
        <w:rPr>
          <w:rFonts w:ascii="Times New Roman" w:hAnsi="Times New Roman"/>
        </w:rPr>
        <w:t xml:space="preserve"> </w:t>
      </w:r>
      <w:r w:rsidR="00A51D25">
        <w:rPr>
          <w:rFonts w:ascii="Times New Roman" w:hAnsi="Times New Roman"/>
        </w:rPr>
        <w:fldChar w:fldCharType="begin"/>
      </w:r>
      <w:r w:rsidR="00A51D25">
        <w:rPr>
          <w:rFonts w:ascii="Times New Roman" w:hAnsi="Times New Roman"/>
        </w:rPr>
        <w:instrText xml:space="preserve"> REF _Ref365480122 \r \h </w:instrText>
      </w:r>
      <w:r w:rsidR="00A51D25">
        <w:rPr>
          <w:rFonts w:ascii="Times New Roman" w:hAnsi="Times New Roman"/>
        </w:rPr>
      </w:r>
      <w:r w:rsidR="00A51D25">
        <w:rPr>
          <w:rFonts w:ascii="Times New Roman" w:hAnsi="Times New Roman"/>
        </w:rPr>
        <w:fldChar w:fldCharType="separate"/>
      </w:r>
      <w:r w:rsidR="00083CEC">
        <w:rPr>
          <w:rFonts w:ascii="Times New Roman" w:hAnsi="Times New Roman"/>
        </w:rPr>
        <w:t>10</w:t>
      </w:r>
      <w:r w:rsidR="00A51D25">
        <w:rPr>
          <w:rFonts w:ascii="Times New Roman" w:hAnsi="Times New Roman"/>
        </w:rPr>
        <w:fldChar w:fldCharType="end"/>
      </w:r>
      <w:r w:rsidR="0011303E">
        <w:rPr>
          <w:rFonts w:ascii="Times New Roman" w:hAnsi="Times New Roman"/>
          <w:i/>
        </w:rPr>
        <w:t>,</w:t>
      </w:r>
      <w:r w:rsidRPr="00E77497">
        <w:rPr>
          <w:rFonts w:ascii="Times New Roman" w:hAnsi="Times New Roman"/>
          <w:i/>
        </w:rPr>
        <w:t xml:space="preserve"> </w:t>
      </w:r>
      <w:r w:rsidR="00E56428">
        <w:rPr>
          <w:rFonts w:ascii="Times New Roman" w:hAnsi="Times New Roman"/>
        </w:rPr>
        <w:t>for the goal symbol</w:t>
      </w:r>
      <w:r w:rsidRPr="00E77497">
        <w:rPr>
          <w:rFonts w:ascii="Times New Roman" w:hAnsi="Times New Roman"/>
        </w:rPr>
        <w:t xml:space="preserve"> </w:t>
      </w:r>
      <w:r w:rsidR="0084788F">
        <w:rPr>
          <w:rFonts w:ascii="Times New Roman" w:hAnsi="Times New Roman"/>
          <w:i/>
        </w:rPr>
        <w:t>Script</w:t>
      </w:r>
      <w:r w:rsidRPr="00E77497">
        <w:rPr>
          <w:rFonts w:ascii="Times New Roman" w:hAnsi="Times New Roman"/>
        </w:rPr>
        <w:t>. If the parse fails</w:t>
      </w:r>
      <w:r w:rsidR="0011303E">
        <w:rPr>
          <w:rFonts w:ascii="Times New Roman" w:hAnsi="Times New Roman"/>
        </w:rPr>
        <w:t xml:space="preserve"> or any early errors are detected</w:t>
      </w:r>
      <w:r w:rsidRPr="00E77497">
        <w:rPr>
          <w:rFonts w:ascii="Times New Roman" w:hAnsi="Times New Roman"/>
        </w:rPr>
        <w:t xml:space="preserve">, throw a </w:t>
      </w:r>
      <w:r w:rsidRPr="00E77497">
        <w:rPr>
          <w:rFonts w:ascii="Times New Roman" w:hAnsi="Times New Roman"/>
          <w:b/>
        </w:rPr>
        <w:t>SyntaxError</w:t>
      </w:r>
      <w:r w:rsidRPr="00E77497">
        <w:rPr>
          <w:rFonts w:ascii="Times New Roman" w:hAnsi="Times New Roman"/>
        </w:rPr>
        <w:t xml:space="preserve"> exception (but see also clause 16).</w:t>
      </w:r>
    </w:p>
    <w:p w14:paraId="5ABD8C8D" w14:textId="77777777" w:rsidR="00CD38D5" w:rsidRDefault="00CD38D5" w:rsidP="00BA2DF2">
      <w:pPr>
        <w:pStyle w:val="Alg4"/>
        <w:numPr>
          <w:ilvl w:val="0"/>
          <w:numId w:val="1453"/>
        </w:numPr>
      </w:pPr>
      <w:r>
        <w:t xml:space="preserve">If </w:t>
      </w:r>
      <w:r>
        <w:rPr>
          <w:i/>
          <w:iCs/>
        </w:rPr>
        <w:t>script</w:t>
      </w:r>
      <w:r>
        <w:t xml:space="preserve"> Contains </w:t>
      </w:r>
      <w:r>
        <w:rPr>
          <w:i/>
          <w:iCs/>
        </w:rPr>
        <w:t>ScriptBody</w:t>
      </w:r>
      <w:r>
        <w:t xml:space="preserve"> is </w:t>
      </w:r>
      <w:r>
        <w:rPr>
          <w:b/>
          <w:bCs/>
        </w:rPr>
        <w:t>false</w:t>
      </w:r>
      <w:r>
        <w:t xml:space="preserve">, return </w:t>
      </w:r>
      <w:r>
        <w:rPr>
          <w:b/>
          <w:bCs/>
        </w:rPr>
        <w:t>undefined</w:t>
      </w:r>
      <w:r>
        <w:t>.</w:t>
      </w:r>
    </w:p>
    <w:p w14:paraId="34C5DF9B" w14:textId="77777777" w:rsidR="00A7678D" w:rsidRDefault="00A7678D" w:rsidP="00BA2DF2">
      <w:pPr>
        <w:pStyle w:val="Alg4"/>
        <w:numPr>
          <w:ilvl w:val="0"/>
          <w:numId w:val="1453"/>
        </w:numPr>
      </w:pPr>
      <w:r>
        <w:t xml:space="preserve">Let </w:t>
      </w:r>
      <w:r w:rsidRPr="00A7678D">
        <w:rPr>
          <w:i/>
          <w:iCs/>
        </w:rPr>
        <w:t>strictScript</w:t>
      </w:r>
      <w:r>
        <w:t xml:space="preserve"> be IsStrict of </w:t>
      </w:r>
      <w:r w:rsidRPr="00A7678D">
        <w:rPr>
          <w:i/>
          <w:iCs/>
        </w:rPr>
        <w:t>script</w:t>
      </w:r>
      <w:r>
        <w:t>.</w:t>
      </w:r>
    </w:p>
    <w:p w14:paraId="262003BE" w14:textId="77777777" w:rsidR="00E81F5D" w:rsidRDefault="00E81F5D" w:rsidP="00BA2DF2">
      <w:pPr>
        <w:pStyle w:val="Alg4"/>
        <w:numPr>
          <w:ilvl w:val="0"/>
          <w:numId w:val="1453"/>
        </w:numPr>
      </w:pPr>
      <w:r>
        <w:t xml:space="preserve">If this is a direct call to eval </w:t>
      </w:r>
      <w:r w:rsidRPr="00E77497">
        <w:t>(</w:t>
      </w:r>
      <w:r w:rsidR="00A51D25">
        <w:fldChar w:fldCharType="begin"/>
      </w:r>
      <w:r w:rsidR="00A51D25">
        <w:instrText xml:space="preserve"> REF _Ref365534325 \r \h </w:instrText>
      </w:r>
      <w:r w:rsidR="00A51D25">
        <w:fldChar w:fldCharType="separate"/>
      </w:r>
      <w:r w:rsidR="00083CEC">
        <w:t>18.2.1.1</w:t>
      </w:r>
      <w:r w:rsidR="00A51D25">
        <w:fldChar w:fldCharType="end"/>
      </w:r>
      <w:r w:rsidRPr="00E77497">
        <w:t>)</w:t>
      </w:r>
      <w:r>
        <w:t xml:space="preserve">, let </w:t>
      </w:r>
      <w:r w:rsidRPr="00E81F5D">
        <w:rPr>
          <w:i/>
          <w:iCs/>
        </w:rPr>
        <w:t>direct</w:t>
      </w:r>
      <w:r>
        <w:t xml:space="preserve"> be </w:t>
      </w:r>
      <w:r w:rsidRPr="00E81F5D">
        <w:rPr>
          <w:b/>
          <w:bCs/>
        </w:rPr>
        <w:t>true</w:t>
      </w:r>
      <w:r>
        <w:t xml:space="preserve">, otherwise let </w:t>
      </w:r>
      <w:r>
        <w:rPr>
          <w:i/>
          <w:iCs/>
        </w:rPr>
        <w:t>direct</w:t>
      </w:r>
      <w:r>
        <w:t xml:space="preserve"> be </w:t>
      </w:r>
      <w:r>
        <w:rPr>
          <w:b/>
          <w:bCs/>
        </w:rPr>
        <w:t>false</w:t>
      </w:r>
      <w:r>
        <w:t>.</w:t>
      </w:r>
    </w:p>
    <w:p w14:paraId="353C5FF9" w14:textId="77777777" w:rsidR="00485D66" w:rsidRDefault="00485D66" w:rsidP="00BA2DF2">
      <w:pPr>
        <w:pStyle w:val="Alg4"/>
        <w:numPr>
          <w:ilvl w:val="0"/>
          <w:numId w:val="1453"/>
        </w:numPr>
      </w:pPr>
      <w:r>
        <w:t xml:space="preserve">If </w:t>
      </w:r>
      <w:r>
        <w:rPr>
          <w:i/>
          <w:iCs/>
        </w:rPr>
        <w:t>direct</w:t>
      </w:r>
      <w:r>
        <w:t xml:space="preserve"> is </w:t>
      </w:r>
      <w:r>
        <w:rPr>
          <w:b/>
          <w:bCs/>
        </w:rPr>
        <w:t>true</w:t>
      </w:r>
      <w:r>
        <w:t xml:space="preserve"> and the code that</w:t>
      </w:r>
      <w:r w:rsidR="00524D15">
        <w:t xml:space="preserve"> ma</w:t>
      </w:r>
      <w:r w:rsidR="00025779">
        <w:t>d</w:t>
      </w:r>
      <w:r w:rsidR="00524D15">
        <w:t>e the</w:t>
      </w:r>
      <w:r>
        <w:t xml:space="preserve"> direct call to eval is strict code, then let </w:t>
      </w:r>
      <w:r>
        <w:rPr>
          <w:i/>
          <w:iCs/>
        </w:rPr>
        <w:t>strictCaller</w:t>
      </w:r>
      <w:r>
        <w:t xml:space="preserve"> be </w:t>
      </w:r>
      <w:r>
        <w:rPr>
          <w:b/>
          <w:bCs/>
        </w:rPr>
        <w:t>true</w:t>
      </w:r>
      <w:r>
        <w:rPr>
          <w:i/>
          <w:iCs/>
        </w:rPr>
        <w:t>.</w:t>
      </w:r>
      <w:r>
        <w:t xml:space="preserve"> Otherwise, let </w:t>
      </w:r>
      <w:r>
        <w:rPr>
          <w:i/>
          <w:iCs/>
        </w:rPr>
        <w:t>strictCaller</w:t>
      </w:r>
      <w:r>
        <w:t xml:space="preserve"> be </w:t>
      </w:r>
      <w:r>
        <w:rPr>
          <w:b/>
          <w:bCs/>
        </w:rPr>
        <w:t>false</w:t>
      </w:r>
      <w:r>
        <w:rPr>
          <w:i/>
          <w:iCs/>
        </w:rPr>
        <w:t>.</w:t>
      </w:r>
    </w:p>
    <w:p w14:paraId="683AA607" w14:textId="77777777" w:rsidR="008E7C39" w:rsidRDefault="008E7C39" w:rsidP="00BA2DF2">
      <w:pPr>
        <w:pStyle w:val="Alg4"/>
        <w:numPr>
          <w:ilvl w:val="0"/>
          <w:numId w:val="1453"/>
        </w:numPr>
      </w:pPr>
      <w:r>
        <w:t xml:space="preserve">Let </w:t>
      </w:r>
      <w:r w:rsidRPr="008E7C39">
        <w:rPr>
          <w:i/>
          <w:iCs/>
        </w:rPr>
        <w:t>ctx</w:t>
      </w:r>
      <w:r>
        <w:t xml:space="preserve"> be the running execution context. If </w:t>
      </w:r>
      <w:r>
        <w:rPr>
          <w:i/>
          <w:iCs/>
        </w:rPr>
        <w:t>direct</w:t>
      </w:r>
      <w:r>
        <w:t xml:space="preserve"> is </w:t>
      </w:r>
      <w:r w:rsidRPr="00BD058A">
        <w:rPr>
          <w:b/>
          <w:bCs/>
        </w:rPr>
        <w:t>true</w:t>
      </w:r>
      <w:r>
        <w:t xml:space="preserve"> </w:t>
      </w:r>
      <w:r w:rsidRPr="008E7C39">
        <w:rPr>
          <w:i/>
          <w:iCs/>
        </w:rPr>
        <w:t>ctx</w:t>
      </w:r>
      <w:r>
        <w:t xml:space="preserve"> will be the execution context that performed </w:t>
      </w:r>
      <w:r w:rsidR="00A01ED4">
        <w:t>the</w:t>
      </w:r>
      <w:r>
        <w:t xml:space="preserve"> direct eval.  If </w:t>
      </w:r>
      <w:r>
        <w:rPr>
          <w:i/>
          <w:iCs/>
        </w:rPr>
        <w:t>direct</w:t>
      </w:r>
      <w:r>
        <w:t xml:space="preserve"> is </w:t>
      </w:r>
      <w:r>
        <w:rPr>
          <w:b/>
          <w:bCs/>
        </w:rPr>
        <w:t>false</w:t>
      </w:r>
      <w:r>
        <w:t xml:space="preserve"> </w:t>
      </w:r>
      <w:r w:rsidR="00A01ED4" w:rsidRPr="008E7C39">
        <w:rPr>
          <w:i/>
          <w:iCs/>
        </w:rPr>
        <w:t>ctx</w:t>
      </w:r>
      <w:r w:rsidR="00A01ED4">
        <w:t xml:space="preserve"> </w:t>
      </w:r>
      <w:r>
        <w:t xml:space="preserve">will be </w:t>
      </w:r>
      <w:r w:rsidR="00A01ED4" w:rsidRPr="00A01ED4">
        <w:t>the</w:t>
      </w:r>
      <w:r>
        <w:t xml:space="preserve"> execution context for the invocation of the eval function.</w:t>
      </w:r>
    </w:p>
    <w:p w14:paraId="2D003AD4" w14:textId="77777777" w:rsidR="00582214" w:rsidRDefault="00582214" w:rsidP="00BA2DF2">
      <w:pPr>
        <w:pStyle w:val="Alg4"/>
        <w:numPr>
          <w:ilvl w:val="0"/>
          <w:numId w:val="1453"/>
        </w:numPr>
      </w:pPr>
      <w:r>
        <w:t xml:space="preserve">Let </w:t>
      </w:r>
      <w:r w:rsidRPr="00A01ED4">
        <w:rPr>
          <w:i/>
          <w:iCs/>
        </w:rPr>
        <w:t>evalRealm</w:t>
      </w:r>
      <w:r>
        <w:t xml:space="preserve"> be</w:t>
      </w:r>
      <w:r>
        <w:rPr>
          <w:i/>
          <w:iCs/>
        </w:rPr>
        <w:t xml:space="preserve"> ctx’s</w:t>
      </w:r>
      <w:r>
        <w:t xml:space="preserve"> Realm.</w:t>
      </w:r>
    </w:p>
    <w:p w14:paraId="7CDD9A26" w14:textId="77777777" w:rsidR="008E7C39" w:rsidRDefault="008E7C39" w:rsidP="00BA2DF2">
      <w:pPr>
        <w:pStyle w:val="Alg4"/>
        <w:numPr>
          <w:ilvl w:val="0"/>
          <w:numId w:val="1453"/>
        </w:numPr>
      </w:pPr>
      <w:r>
        <w:t xml:space="preserve">If </w:t>
      </w:r>
      <w:r>
        <w:rPr>
          <w:i/>
          <w:iCs/>
        </w:rPr>
        <w:t>direct</w:t>
      </w:r>
      <w:r>
        <w:t xml:space="preserve"> is </w:t>
      </w:r>
      <w:r w:rsidR="00A01ED4">
        <w:rPr>
          <w:b/>
          <w:bCs/>
        </w:rPr>
        <w:t>false</w:t>
      </w:r>
      <w:r w:rsidR="00A01ED4">
        <w:t xml:space="preserve">  and </w:t>
      </w:r>
      <w:r w:rsidR="009F5F1D" w:rsidRPr="00A7678D">
        <w:rPr>
          <w:i/>
          <w:iCs/>
        </w:rPr>
        <w:t>strictScript</w:t>
      </w:r>
      <w:r w:rsidR="009F5F1D">
        <w:t xml:space="preserve"> </w:t>
      </w:r>
      <w:r w:rsidR="00A01ED4">
        <w:t xml:space="preserve">is </w:t>
      </w:r>
      <w:r w:rsidR="00A01ED4">
        <w:rPr>
          <w:b/>
          <w:bCs/>
        </w:rPr>
        <w:t>false</w:t>
      </w:r>
      <w:r w:rsidR="00485D66">
        <w:t xml:space="preserve">, </w:t>
      </w:r>
      <w:r w:rsidR="00A01ED4">
        <w:t xml:space="preserve"> then</w:t>
      </w:r>
    </w:p>
    <w:p w14:paraId="5C6F9A6A" w14:textId="77777777" w:rsidR="00A01ED4" w:rsidRDefault="00DD6EB6" w:rsidP="00BA2DF2">
      <w:pPr>
        <w:pStyle w:val="Alg4"/>
        <w:numPr>
          <w:ilvl w:val="1"/>
          <w:numId w:val="1453"/>
        </w:numPr>
      </w:pPr>
      <w:r>
        <w:t xml:space="preserve">Return the result of Script Evaluation for </w:t>
      </w:r>
      <w:r>
        <w:rPr>
          <w:i/>
          <w:iCs/>
        </w:rPr>
        <w:t>script</w:t>
      </w:r>
      <w:r>
        <w:t xml:space="preserve"> with argument</w:t>
      </w:r>
      <w:r w:rsidR="00582214">
        <w:t>s</w:t>
      </w:r>
      <w:r>
        <w:t xml:space="preserve"> </w:t>
      </w:r>
      <w:r>
        <w:rPr>
          <w:i/>
          <w:iCs/>
        </w:rPr>
        <w:t>evalRealm</w:t>
      </w:r>
      <w:r w:rsidR="00582214">
        <w:t xml:space="preserve"> and </w:t>
      </w:r>
      <w:r w:rsidR="00582214">
        <w:rPr>
          <w:b/>
          <w:bCs/>
        </w:rPr>
        <w:t>true</w:t>
      </w:r>
      <w:r>
        <w:t>.</w:t>
      </w:r>
    </w:p>
    <w:p w14:paraId="4083C307" w14:textId="77777777" w:rsidR="00E81F5D" w:rsidRDefault="00E81F5D" w:rsidP="00BA2DF2">
      <w:pPr>
        <w:pStyle w:val="Alg4"/>
        <w:numPr>
          <w:ilvl w:val="0"/>
          <w:numId w:val="1453"/>
        </w:numPr>
      </w:pPr>
      <w:r>
        <w:t xml:space="preserve">If </w:t>
      </w:r>
      <w:r w:rsidR="00485D66">
        <w:rPr>
          <w:i/>
          <w:iCs/>
        </w:rPr>
        <w:t>direct</w:t>
      </w:r>
      <w:r w:rsidR="00485D66">
        <w:t xml:space="preserve"> is </w:t>
      </w:r>
      <w:r w:rsidR="00485D66">
        <w:rPr>
          <w:b/>
          <w:bCs/>
        </w:rPr>
        <w:t>true</w:t>
      </w:r>
      <w:r w:rsidR="00485D66">
        <w:t xml:space="preserve">, </w:t>
      </w:r>
      <w:r w:rsidR="009F5F1D" w:rsidRPr="00A7678D">
        <w:rPr>
          <w:i/>
          <w:iCs/>
        </w:rPr>
        <w:t>strictScript</w:t>
      </w:r>
      <w:r w:rsidR="009F5F1D">
        <w:t xml:space="preserve"> </w:t>
      </w:r>
      <w:r w:rsidR="00485D66">
        <w:t xml:space="preserve">is </w:t>
      </w:r>
      <w:r w:rsidR="00485D66">
        <w:rPr>
          <w:b/>
          <w:bCs/>
        </w:rPr>
        <w:t>false</w:t>
      </w:r>
      <w:r w:rsidR="00485D66">
        <w:t xml:space="preserve">, </w:t>
      </w:r>
      <w:r w:rsidR="00485D66">
        <w:rPr>
          <w:i/>
          <w:iCs/>
        </w:rPr>
        <w:t>strictCaller</w:t>
      </w:r>
      <w:r w:rsidR="00485D66">
        <w:t xml:space="preserve"> is </w:t>
      </w:r>
      <w:r w:rsidR="00485D66" w:rsidRPr="00485D66">
        <w:rPr>
          <w:b/>
          <w:bCs/>
        </w:rPr>
        <w:t>false</w:t>
      </w:r>
      <w:r w:rsidR="00582214">
        <w:t xml:space="preserve">, and </w:t>
      </w:r>
      <w:r w:rsidR="00582214" w:rsidRPr="00D658D1">
        <w:rPr>
          <w:i/>
          <w:iCs/>
        </w:rPr>
        <w:t>ctx’s</w:t>
      </w:r>
      <w:r w:rsidR="00582214">
        <w:t xml:space="preserve"> LexicalEnvironment is the same as </w:t>
      </w:r>
      <w:r w:rsidR="00582214" w:rsidRPr="00582214">
        <w:rPr>
          <w:i/>
          <w:iCs/>
        </w:rPr>
        <w:t>evalRealm</w:t>
      </w:r>
      <w:r w:rsidR="00582214">
        <w:t>.[[globalEnv]], then</w:t>
      </w:r>
    </w:p>
    <w:p w14:paraId="19DDBA50" w14:textId="77777777" w:rsidR="00582214" w:rsidRDefault="00582214" w:rsidP="00BA2DF2">
      <w:pPr>
        <w:pStyle w:val="Alg4"/>
        <w:numPr>
          <w:ilvl w:val="1"/>
          <w:numId w:val="1453"/>
        </w:numPr>
      </w:pPr>
      <w:r>
        <w:t xml:space="preserve">Return the result of Script Evaluation for </w:t>
      </w:r>
      <w:r>
        <w:rPr>
          <w:i/>
          <w:iCs/>
        </w:rPr>
        <w:t>script</w:t>
      </w:r>
      <w:r>
        <w:t xml:space="preserve"> with arguments </w:t>
      </w:r>
      <w:r>
        <w:rPr>
          <w:i/>
          <w:iCs/>
        </w:rPr>
        <w:t>evalRealm</w:t>
      </w:r>
      <w:r w:rsidRPr="00582214">
        <w:t xml:space="preserve"> </w:t>
      </w:r>
      <w:r>
        <w:t xml:space="preserve">and </w:t>
      </w:r>
      <w:r>
        <w:rPr>
          <w:b/>
          <w:bCs/>
        </w:rPr>
        <w:t>true</w:t>
      </w:r>
      <w:r>
        <w:t>.</w:t>
      </w:r>
    </w:p>
    <w:p w14:paraId="6A414F93" w14:textId="77777777" w:rsidR="00524D15" w:rsidRDefault="00524D15" w:rsidP="00BA2DF2">
      <w:pPr>
        <w:pStyle w:val="Alg4"/>
        <w:numPr>
          <w:ilvl w:val="0"/>
          <w:numId w:val="1453"/>
        </w:numPr>
      </w:pPr>
      <w:r>
        <w:t xml:space="preserve">If </w:t>
      </w:r>
      <w:r>
        <w:rPr>
          <w:i/>
          <w:iCs/>
        </w:rPr>
        <w:t>direct</w:t>
      </w:r>
      <w:r>
        <w:t xml:space="preserve"> is </w:t>
      </w:r>
      <w:r w:rsidRPr="00524D15">
        <w:rPr>
          <w:b/>
          <w:bCs/>
        </w:rPr>
        <w:t>true</w:t>
      </w:r>
      <w:r>
        <w:t>, then</w:t>
      </w:r>
    </w:p>
    <w:p w14:paraId="6696A34D" w14:textId="77777777" w:rsidR="00524D15" w:rsidRDefault="00524D15" w:rsidP="00BA2DF2">
      <w:pPr>
        <w:pStyle w:val="Alg4"/>
        <w:numPr>
          <w:ilvl w:val="1"/>
          <w:numId w:val="1453"/>
        </w:numPr>
      </w:pPr>
      <w:r>
        <w:t>If the code that ma</w:t>
      </w:r>
      <w:r w:rsidR="00025779">
        <w:t>d</w:t>
      </w:r>
      <w:r>
        <w:t>e the direct call to eval</w:t>
      </w:r>
      <w:r w:rsidR="00E4731D">
        <w:t xml:space="preserve"> is </w:t>
      </w:r>
      <w:commentRangeStart w:id="4717"/>
      <w:r w:rsidR="00E4731D">
        <w:t>function code</w:t>
      </w:r>
      <w:commentRangeEnd w:id="4717"/>
      <w:r w:rsidR="00874D75">
        <w:rPr>
          <w:rStyle w:val="af6"/>
          <w:rFonts w:ascii="Arial" w:eastAsia="MS Mincho" w:hAnsi="Arial"/>
          <w:spacing w:val="0"/>
          <w:lang w:eastAsia="ja-JP"/>
        </w:rPr>
        <w:commentReference w:id="4717"/>
      </w:r>
      <w:r w:rsidR="00E4731D">
        <w:t xml:space="preserve"> and </w:t>
      </w:r>
      <w:commentRangeStart w:id="4718"/>
      <w:r w:rsidR="00E4731D">
        <w:t>ValidInFu</w:t>
      </w:r>
      <w:r w:rsidR="00BD5B36">
        <w:t>n</w:t>
      </w:r>
      <w:r w:rsidR="00E4731D">
        <w:t xml:space="preserve">ction </w:t>
      </w:r>
      <w:commentRangeEnd w:id="4718"/>
      <w:r w:rsidR="00847C9F">
        <w:rPr>
          <w:rStyle w:val="af6"/>
          <w:rFonts w:ascii="Arial" w:eastAsia="MS Mincho" w:hAnsi="Arial"/>
          <w:spacing w:val="0"/>
          <w:lang w:eastAsia="ja-JP"/>
        </w:rPr>
        <w:commentReference w:id="4718"/>
      </w:r>
      <w:r w:rsidR="00E4731D">
        <w:t xml:space="preserve">of </w:t>
      </w:r>
      <w:r w:rsidR="00E4731D">
        <w:rPr>
          <w:i/>
          <w:iCs/>
        </w:rPr>
        <w:t>script</w:t>
      </w:r>
      <w:r w:rsidR="00E4731D">
        <w:t xml:space="preserve"> is </w:t>
      </w:r>
      <w:r w:rsidR="00E4731D">
        <w:rPr>
          <w:b/>
          <w:bCs/>
        </w:rPr>
        <w:t>false</w:t>
      </w:r>
      <w:r w:rsidR="00E4731D">
        <w:t xml:space="preserve">, then throw a </w:t>
      </w:r>
      <w:r w:rsidR="00E4731D" w:rsidRPr="003E1861">
        <w:rPr>
          <w:b/>
        </w:rPr>
        <w:t>SyntaxError</w:t>
      </w:r>
      <w:r w:rsidR="00E4731D">
        <w:t xml:space="preserve"> exception.</w:t>
      </w:r>
    </w:p>
    <w:p w14:paraId="3C03A634" w14:textId="77777777" w:rsidR="00E4731D" w:rsidRDefault="00E4731D" w:rsidP="00BA2DF2">
      <w:pPr>
        <w:pStyle w:val="Alg4"/>
        <w:numPr>
          <w:ilvl w:val="1"/>
          <w:numId w:val="1453"/>
        </w:numPr>
      </w:pPr>
      <w:r>
        <w:t>If the code that ma</w:t>
      </w:r>
      <w:r w:rsidR="00025779">
        <w:t>d</w:t>
      </w:r>
      <w:r>
        <w:t xml:space="preserve">e the direct call to eval is </w:t>
      </w:r>
      <w:commentRangeStart w:id="4719"/>
      <w:r>
        <w:t xml:space="preserve">module code </w:t>
      </w:r>
      <w:commentRangeEnd w:id="4719"/>
      <w:r w:rsidR="00874D75">
        <w:rPr>
          <w:rStyle w:val="af6"/>
          <w:rFonts w:ascii="Arial" w:eastAsia="MS Mincho" w:hAnsi="Arial"/>
          <w:spacing w:val="0"/>
          <w:lang w:eastAsia="ja-JP"/>
        </w:rPr>
        <w:commentReference w:id="4719"/>
      </w:r>
      <w:r>
        <w:t xml:space="preserve">and </w:t>
      </w:r>
      <w:commentRangeStart w:id="4720"/>
      <w:r>
        <w:t xml:space="preserve">ValidInModule </w:t>
      </w:r>
      <w:commentRangeEnd w:id="4720"/>
      <w:r w:rsidR="00847C9F">
        <w:rPr>
          <w:rStyle w:val="af6"/>
          <w:rFonts w:ascii="Arial" w:eastAsia="MS Mincho" w:hAnsi="Arial"/>
          <w:spacing w:val="0"/>
          <w:lang w:eastAsia="ja-JP"/>
        </w:rPr>
        <w:commentReference w:id="4720"/>
      </w:r>
      <w:r>
        <w:t xml:space="preserve">of </w:t>
      </w:r>
      <w:r>
        <w:rPr>
          <w:i/>
          <w:iCs/>
        </w:rPr>
        <w:t>script</w:t>
      </w:r>
      <w:r>
        <w:t xml:space="preserve"> is </w:t>
      </w:r>
      <w:r>
        <w:rPr>
          <w:b/>
          <w:bCs/>
        </w:rPr>
        <w:t>false</w:t>
      </w:r>
      <w:r>
        <w:t xml:space="preserve">, then throw a </w:t>
      </w:r>
      <w:r w:rsidRPr="003E1861">
        <w:rPr>
          <w:b/>
        </w:rPr>
        <w:t>SyntaxError</w:t>
      </w:r>
      <w:r>
        <w:t xml:space="preserve"> exception.</w:t>
      </w:r>
    </w:p>
    <w:p w14:paraId="730BDB93" w14:textId="77777777" w:rsidR="00E56428" w:rsidRPr="00E77497" w:rsidRDefault="002021F3" w:rsidP="00BA2DF2">
      <w:pPr>
        <w:pStyle w:val="Alg4"/>
        <w:numPr>
          <w:ilvl w:val="0"/>
          <w:numId w:val="1453"/>
        </w:numPr>
      </w:pPr>
      <w:r>
        <w:t xml:space="preserve">If </w:t>
      </w:r>
      <w:r>
        <w:rPr>
          <w:i/>
          <w:iCs/>
        </w:rPr>
        <w:t>direct</w:t>
      </w:r>
      <w:r>
        <w:t xml:space="preserve"> is </w:t>
      </w:r>
      <w:r>
        <w:rPr>
          <w:b/>
          <w:bCs/>
        </w:rPr>
        <w:t>true</w:t>
      </w:r>
      <w:r>
        <w:t>, then</w:t>
      </w:r>
    </w:p>
    <w:p w14:paraId="28F38992" w14:textId="77777777" w:rsidR="00E56428" w:rsidRPr="00E77497" w:rsidRDefault="002021F3" w:rsidP="00BA2DF2">
      <w:pPr>
        <w:pStyle w:val="Alg4"/>
        <w:numPr>
          <w:ilvl w:val="1"/>
          <w:numId w:val="1453"/>
        </w:numPr>
      </w:pPr>
      <w:r>
        <w:t>Let</w:t>
      </w:r>
      <w:r w:rsidR="00E56428" w:rsidRPr="00E77497">
        <w:t xml:space="preserve"> </w:t>
      </w:r>
      <w:r w:rsidRPr="002021F3">
        <w:rPr>
          <w:i/>
          <w:iCs/>
        </w:rPr>
        <w:t>lex</w:t>
      </w:r>
      <w:r w:rsidR="00E56428" w:rsidRPr="002021F3">
        <w:rPr>
          <w:i/>
          <w:iCs/>
        </w:rPr>
        <w:t>Env</w:t>
      </w:r>
      <w:r w:rsidR="00E56428" w:rsidRPr="00E77497">
        <w:t xml:space="preserve"> </w:t>
      </w:r>
      <w:r w:rsidR="009F5F1D">
        <w:t>be</w:t>
      </w:r>
      <w:r w:rsidR="00E56428" w:rsidRPr="00E77497">
        <w:t xml:space="preserve"> </w:t>
      </w:r>
      <w:r>
        <w:rPr>
          <w:i/>
          <w:iCs/>
        </w:rPr>
        <w:t>ctx’s</w:t>
      </w:r>
      <w:r w:rsidR="00E56428" w:rsidRPr="00E77497">
        <w:t xml:space="preserve"> LexicalEnvironment.</w:t>
      </w:r>
    </w:p>
    <w:p w14:paraId="21F1608F" w14:textId="77777777" w:rsidR="00E56428" w:rsidRPr="00E77497" w:rsidRDefault="002021F3" w:rsidP="00BA2DF2">
      <w:pPr>
        <w:pStyle w:val="Alg4"/>
        <w:numPr>
          <w:ilvl w:val="1"/>
          <w:numId w:val="1453"/>
        </w:numPr>
      </w:pPr>
      <w:r>
        <w:t>Let</w:t>
      </w:r>
      <w:r w:rsidR="00E56428" w:rsidRPr="00E77497">
        <w:t xml:space="preserve"> </w:t>
      </w:r>
      <w:r w:rsidRPr="002021F3">
        <w:rPr>
          <w:i/>
          <w:iCs/>
        </w:rPr>
        <w:t>var</w:t>
      </w:r>
      <w:r w:rsidR="00E56428" w:rsidRPr="002021F3">
        <w:rPr>
          <w:i/>
          <w:iCs/>
        </w:rPr>
        <w:t>Env</w:t>
      </w:r>
      <w:r>
        <w:t xml:space="preserve"> </w:t>
      </w:r>
      <w:r w:rsidR="009F5F1D">
        <w:t>be</w:t>
      </w:r>
      <w:r w:rsidR="00E56428" w:rsidRPr="00E77497">
        <w:t xml:space="preserve"> </w:t>
      </w:r>
      <w:r>
        <w:rPr>
          <w:i/>
          <w:iCs/>
        </w:rPr>
        <w:t>ctx’s</w:t>
      </w:r>
      <w:r w:rsidR="00E56428" w:rsidRPr="00E77497">
        <w:t xml:space="preserve"> VariableEnvironment.</w:t>
      </w:r>
    </w:p>
    <w:p w14:paraId="44122278" w14:textId="77777777" w:rsidR="002021F3" w:rsidRDefault="002021F3" w:rsidP="00BA2DF2">
      <w:pPr>
        <w:pStyle w:val="Alg4"/>
        <w:numPr>
          <w:ilvl w:val="0"/>
          <w:numId w:val="1453"/>
        </w:numPr>
      </w:pPr>
      <w:r>
        <w:t>Else,</w:t>
      </w:r>
    </w:p>
    <w:p w14:paraId="06C12B3E" w14:textId="77777777" w:rsidR="002021F3" w:rsidRPr="00E77497" w:rsidRDefault="002021F3" w:rsidP="00BA2DF2">
      <w:pPr>
        <w:pStyle w:val="Alg4"/>
        <w:numPr>
          <w:ilvl w:val="1"/>
          <w:numId w:val="1453"/>
        </w:numPr>
      </w:pPr>
      <w:r>
        <w:t>Let</w:t>
      </w:r>
      <w:r w:rsidRPr="00E77497">
        <w:t xml:space="preserve"> </w:t>
      </w:r>
      <w:r w:rsidRPr="002021F3">
        <w:rPr>
          <w:i/>
          <w:iCs/>
        </w:rPr>
        <w:t>lexEnv</w:t>
      </w:r>
      <w:r w:rsidRPr="00E77497">
        <w:t xml:space="preserve"> </w:t>
      </w:r>
      <w:r w:rsidR="009F5F1D">
        <w:t>be</w:t>
      </w:r>
      <w:r w:rsidRPr="00E77497">
        <w:t xml:space="preserve"> </w:t>
      </w:r>
      <w:r w:rsidRPr="00582214">
        <w:rPr>
          <w:i/>
          <w:iCs/>
        </w:rPr>
        <w:t>evalRealm</w:t>
      </w:r>
      <w:r>
        <w:t>.[[globalEnv]]</w:t>
      </w:r>
      <w:r w:rsidRPr="00E77497">
        <w:t>.</w:t>
      </w:r>
    </w:p>
    <w:p w14:paraId="3BA48E3D" w14:textId="77777777" w:rsidR="002021F3" w:rsidRPr="00E77497" w:rsidRDefault="002021F3" w:rsidP="00BA2DF2">
      <w:pPr>
        <w:pStyle w:val="Alg4"/>
        <w:numPr>
          <w:ilvl w:val="1"/>
          <w:numId w:val="1453"/>
        </w:numPr>
      </w:pPr>
      <w:r>
        <w:t>Let</w:t>
      </w:r>
      <w:r w:rsidRPr="00E77497">
        <w:t xml:space="preserve"> </w:t>
      </w:r>
      <w:r w:rsidRPr="002021F3">
        <w:rPr>
          <w:i/>
          <w:iCs/>
        </w:rPr>
        <w:t>varEnv</w:t>
      </w:r>
      <w:r>
        <w:t xml:space="preserve"> </w:t>
      </w:r>
      <w:r w:rsidR="009F5F1D">
        <w:t>be</w:t>
      </w:r>
      <w:r w:rsidRPr="00E77497">
        <w:t xml:space="preserve"> </w:t>
      </w:r>
      <w:r w:rsidRPr="00582214">
        <w:rPr>
          <w:i/>
          <w:iCs/>
        </w:rPr>
        <w:t>evalRealm</w:t>
      </w:r>
      <w:r>
        <w:t>.[[globalEnv]]</w:t>
      </w:r>
      <w:r w:rsidRPr="00E77497">
        <w:t>.</w:t>
      </w:r>
    </w:p>
    <w:p w14:paraId="32F19426" w14:textId="77777777" w:rsidR="00E56428" w:rsidRPr="00E77497" w:rsidRDefault="00E56428" w:rsidP="00BA2DF2">
      <w:pPr>
        <w:pStyle w:val="Alg4"/>
        <w:numPr>
          <w:ilvl w:val="0"/>
          <w:numId w:val="1453"/>
        </w:numPr>
      </w:pPr>
      <w:r w:rsidRPr="00E77497">
        <w:t xml:space="preserve">If </w:t>
      </w:r>
      <w:r w:rsidR="009F5F1D" w:rsidRPr="00A7678D">
        <w:rPr>
          <w:i/>
          <w:iCs/>
        </w:rPr>
        <w:t>strictScript</w:t>
      </w:r>
      <w:r w:rsidR="009F5F1D">
        <w:t xml:space="preserve"> </w:t>
      </w:r>
      <w:r w:rsidR="00847C9F">
        <w:t xml:space="preserve">is </w:t>
      </w:r>
      <w:r w:rsidR="00847C9F">
        <w:rPr>
          <w:b/>
          <w:bCs/>
        </w:rPr>
        <w:t>true</w:t>
      </w:r>
      <w:r w:rsidR="00847C9F">
        <w:t xml:space="preserve"> or if </w:t>
      </w:r>
      <w:r w:rsidR="00847C9F">
        <w:rPr>
          <w:i/>
          <w:iCs/>
        </w:rPr>
        <w:t>direct</w:t>
      </w:r>
      <w:r w:rsidR="00847C9F">
        <w:t xml:space="preserve"> is </w:t>
      </w:r>
      <w:r w:rsidR="00847C9F">
        <w:rPr>
          <w:b/>
          <w:bCs/>
        </w:rPr>
        <w:t>true</w:t>
      </w:r>
      <w:r w:rsidR="00847C9F">
        <w:t xml:space="preserve"> and </w:t>
      </w:r>
      <w:r w:rsidR="00847C9F">
        <w:rPr>
          <w:i/>
          <w:iCs/>
        </w:rPr>
        <w:t>strictCaller</w:t>
      </w:r>
      <w:r w:rsidR="00847C9F">
        <w:t xml:space="preserve"> is </w:t>
      </w:r>
      <w:r w:rsidR="00847C9F">
        <w:rPr>
          <w:b/>
          <w:bCs/>
        </w:rPr>
        <w:t>true</w:t>
      </w:r>
      <w:r w:rsidR="00847C9F" w:rsidRPr="00E77497" w:rsidDel="00847C9F">
        <w:t xml:space="preserve"> </w:t>
      </w:r>
      <w:r w:rsidRPr="00E77497">
        <w:t>, then</w:t>
      </w:r>
    </w:p>
    <w:p w14:paraId="78CD5569" w14:textId="77777777" w:rsidR="00E56428" w:rsidRPr="00E77497" w:rsidRDefault="00E56428" w:rsidP="00BA2DF2">
      <w:pPr>
        <w:pStyle w:val="Alg4"/>
        <w:numPr>
          <w:ilvl w:val="1"/>
          <w:numId w:val="1453"/>
        </w:numPr>
      </w:pPr>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w:t>
      </w:r>
      <w:r w:rsidR="00025779" w:rsidRPr="002021F3">
        <w:rPr>
          <w:i/>
          <w:iCs/>
        </w:rPr>
        <w:t>lexEnv</w:t>
      </w:r>
      <w:r w:rsidR="00025779" w:rsidRPr="00E77497">
        <w:t xml:space="preserve"> </w:t>
      </w:r>
      <w:r w:rsidRPr="00E77497">
        <w:t>as the argument.</w:t>
      </w:r>
    </w:p>
    <w:p w14:paraId="785294A7" w14:textId="77777777" w:rsidR="00E56428" w:rsidRPr="00E77497" w:rsidRDefault="009F5F1D" w:rsidP="00BA2DF2">
      <w:pPr>
        <w:pStyle w:val="Alg4"/>
        <w:numPr>
          <w:ilvl w:val="1"/>
          <w:numId w:val="1453"/>
        </w:numPr>
      </w:pPr>
      <w:r>
        <w:t>Let</w:t>
      </w:r>
      <w:r w:rsidR="00E56428" w:rsidRPr="00E77497">
        <w:t xml:space="preserve"> </w:t>
      </w:r>
      <w:r w:rsidR="00847C9F" w:rsidRPr="002021F3">
        <w:rPr>
          <w:i/>
          <w:iCs/>
        </w:rPr>
        <w:t>lexEnv</w:t>
      </w:r>
      <w:r w:rsidR="00847C9F" w:rsidRPr="00E77497">
        <w:t xml:space="preserve"> </w:t>
      </w:r>
      <w:r>
        <w:t>be</w:t>
      </w:r>
      <w:r w:rsidR="00E56428" w:rsidRPr="00E77497">
        <w:t xml:space="preserve"> </w:t>
      </w:r>
      <w:r w:rsidR="00E56428" w:rsidRPr="00E77497">
        <w:rPr>
          <w:i/>
        </w:rPr>
        <w:t>strictVarEnv</w:t>
      </w:r>
      <w:r w:rsidR="00E56428" w:rsidRPr="00E77497">
        <w:t>.</w:t>
      </w:r>
    </w:p>
    <w:p w14:paraId="131DC015" w14:textId="77777777" w:rsidR="002021F3" w:rsidRDefault="009F5F1D" w:rsidP="00BA2DF2">
      <w:pPr>
        <w:pStyle w:val="Alg4"/>
        <w:numPr>
          <w:ilvl w:val="1"/>
          <w:numId w:val="1453"/>
        </w:numPr>
      </w:pPr>
      <w:r>
        <w:t>let</w:t>
      </w:r>
      <w:r w:rsidR="00E56428" w:rsidRPr="00E77497">
        <w:t xml:space="preserve"> </w:t>
      </w:r>
      <w:r w:rsidR="00847C9F" w:rsidRPr="002021F3">
        <w:rPr>
          <w:i/>
          <w:iCs/>
        </w:rPr>
        <w:t>varEnv</w:t>
      </w:r>
      <w:r w:rsidR="00847C9F">
        <w:t xml:space="preserve"> </w:t>
      </w:r>
      <w:r>
        <w:t>be</w:t>
      </w:r>
      <w:r w:rsidR="00E56428" w:rsidRPr="00E77497">
        <w:t xml:space="preserve"> </w:t>
      </w:r>
      <w:r w:rsidR="00E56428" w:rsidRPr="00E77497">
        <w:rPr>
          <w:i/>
        </w:rPr>
        <w:t>strictVarEnv</w:t>
      </w:r>
      <w:r w:rsidR="00E56428" w:rsidRPr="00E77497">
        <w:t>.</w:t>
      </w:r>
    </w:p>
    <w:p w14:paraId="775EB161" w14:textId="77777777" w:rsidR="00E56428" w:rsidRPr="00E77497" w:rsidRDefault="0072112C" w:rsidP="00BA2DF2">
      <w:pPr>
        <w:pStyle w:val="Alg4"/>
        <w:numPr>
          <w:ilvl w:val="0"/>
          <w:numId w:val="1453"/>
        </w:numPr>
        <w:spacing w:after="240"/>
        <w:contextualSpacing/>
      </w:pPr>
      <w:r>
        <w:t xml:space="preserve">Let </w:t>
      </w:r>
      <w:r w:rsidRPr="005B7B04">
        <w:rPr>
          <w:i/>
          <w:iCs/>
        </w:rPr>
        <w:t>status</w:t>
      </w:r>
      <w:r>
        <w:t xml:space="preserve"> be the result of </w:t>
      </w:r>
      <w:r w:rsidRPr="005B7B04">
        <w:t>perform</w:t>
      </w:r>
      <w:r>
        <w:t>ing</w:t>
      </w:r>
      <w:r w:rsidRPr="00E77497">
        <w:t xml:space="preserve"> </w:t>
      </w:r>
      <w:r w:rsidR="00847C9F">
        <w:t xml:space="preserve">Eval </w:t>
      </w:r>
      <w:r w:rsidR="00E56428" w:rsidRPr="00E77497">
        <w:t xml:space="preserve">Declaration Instantiation as described in </w:t>
      </w:r>
      <w:r w:rsidR="00A51D25">
        <w:fldChar w:fldCharType="begin"/>
      </w:r>
      <w:r w:rsidR="00A51D25">
        <w:instrText xml:space="preserve"> REF _Ref365547301 \r \h </w:instrText>
      </w:r>
      <w:r w:rsidR="00A51D25">
        <w:fldChar w:fldCharType="separate"/>
      </w:r>
      <w:r w:rsidR="00083CEC">
        <w:t>18.2.1.2</w:t>
      </w:r>
      <w:r w:rsidR="00A51D25">
        <w:fldChar w:fldCharType="end"/>
      </w:r>
      <w:r w:rsidR="00E56428" w:rsidRPr="00E77497">
        <w:t xml:space="preserve"> </w:t>
      </w:r>
      <w:r w:rsidR="00847C9F">
        <w:t xml:space="preserve">with </w:t>
      </w:r>
      <w:r w:rsidR="00847C9F">
        <w:rPr>
          <w:i/>
          <w:iCs/>
        </w:rPr>
        <w:t>script</w:t>
      </w:r>
      <w:r w:rsidR="00847C9F">
        <w:t xml:space="preserve">, </w:t>
      </w:r>
      <w:r w:rsidR="00847C9F" w:rsidRPr="002021F3">
        <w:rPr>
          <w:i/>
          <w:iCs/>
        </w:rPr>
        <w:t>varEnv</w:t>
      </w:r>
      <w:r w:rsidR="00847C9F">
        <w:t xml:space="preserve">, and </w:t>
      </w:r>
      <w:r w:rsidR="00847C9F" w:rsidRPr="002021F3">
        <w:rPr>
          <w:i/>
          <w:iCs/>
        </w:rPr>
        <w:t>lexEnv</w:t>
      </w:r>
      <w:r w:rsidR="00E56428" w:rsidRPr="00E77497">
        <w:t>.</w:t>
      </w:r>
    </w:p>
    <w:p w14:paraId="06C7C895" w14:textId="77777777" w:rsidR="0072112C" w:rsidRDefault="0072112C" w:rsidP="00BA2DF2">
      <w:pPr>
        <w:pStyle w:val="Alg4"/>
        <w:numPr>
          <w:ilvl w:val="0"/>
          <w:numId w:val="1453"/>
        </w:numPr>
      </w:pPr>
      <w:r>
        <w:t>ReturnIfAbrupt(</w:t>
      </w:r>
      <w:r w:rsidRPr="005B7B04">
        <w:rPr>
          <w:i/>
          <w:iCs/>
        </w:rPr>
        <w:t>status</w:t>
      </w:r>
      <w:r>
        <w:t>).</w:t>
      </w:r>
    </w:p>
    <w:p w14:paraId="3966B6CC" w14:textId="77777777" w:rsidR="00CD38D5" w:rsidRPr="00E77497" w:rsidRDefault="00CD38D5" w:rsidP="00BA2DF2">
      <w:pPr>
        <w:pStyle w:val="Alg4"/>
        <w:numPr>
          <w:ilvl w:val="0"/>
          <w:numId w:val="1453"/>
        </w:numPr>
      </w:pPr>
      <w:r w:rsidRPr="00E77497">
        <w:t xml:space="preserve">Let </w:t>
      </w:r>
      <w:r>
        <w:rPr>
          <w:i/>
        </w:rPr>
        <w:t>eval</w:t>
      </w:r>
      <w:r w:rsidRPr="00E77497">
        <w:rPr>
          <w:i/>
        </w:rPr>
        <w:t>Cxt</w:t>
      </w:r>
      <w:r w:rsidRPr="00E77497">
        <w:t xml:space="preserve"> be a new </w:t>
      </w:r>
      <w:r>
        <w:t xml:space="preserve">ECMAScript code </w:t>
      </w:r>
      <w:r w:rsidRPr="00E77497">
        <w:t xml:space="preserve">execution context. </w:t>
      </w:r>
    </w:p>
    <w:p w14:paraId="347F9291" w14:textId="77777777"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w:t>
      </w:r>
      <w:r>
        <w:t xml:space="preserve">Realm </w:t>
      </w:r>
      <w:r w:rsidRPr="00E77497">
        <w:t xml:space="preserve"> to </w:t>
      </w:r>
      <w:r w:rsidR="009F5F1D" w:rsidRPr="00A01ED4">
        <w:rPr>
          <w:i/>
          <w:iCs/>
        </w:rPr>
        <w:t>evalRealm</w:t>
      </w:r>
      <w:r w:rsidRPr="00E77497">
        <w:t>.</w:t>
      </w:r>
    </w:p>
    <w:p w14:paraId="1D269214" w14:textId="77777777"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VariableEnvironment to </w:t>
      </w:r>
      <w:r w:rsidRPr="002021F3">
        <w:rPr>
          <w:i/>
          <w:iCs/>
        </w:rPr>
        <w:t>varEnv</w:t>
      </w:r>
      <w:r w:rsidRPr="00E77497">
        <w:t>.</w:t>
      </w:r>
    </w:p>
    <w:p w14:paraId="6BBED517" w14:textId="77777777"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LexicalEnvironment to </w:t>
      </w:r>
      <w:r w:rsidRPr="002021F3">
        <w:rPr>
          <w:i/>
          <w:iCs/>
        </w:rPr>
        <w:t>lexEnv</w:t>
      </w:r>
      <w:r w:rsidRPr="00E77497">
        <w:t>.</w:t>
      </w:r>
    </w:p>
    <w:p w14:paraId="1301CCAB" w14:textId="77777777" w:rsidR="00CD38D5" w:rsidRDefault="00CD38D5" w:rsidP="00BA2DF2">
      <w:pPr>
        <w:pStyle w:val="Alg4"/>
        <w:numPr>
          <w:ilvl w:val="0"/>
          <w:numId w:val="1453"/>
        </w:numPr>
        <w:tabs>
          <w:tab w:val="left" w:pos="720"/>
        </w:tabs>
      </w:pPr>
      <w:r>
        <w:t>If there is a currently running execution context, suspend it.</w:t>
      </w:r>
    </w:p>
    <w:p w14:paraId="47157298" w14:textId="77777777" w:rsidR="0072112C" w:rsidRDefault="00CD38D5" w:rsidP="00BA2DF2">
      <w:pPr>
        <w:pStyle w:val="Alg4"/>
        <w:numPr>
          <w:ilvl w:val="0"/>
          <w:numId w:val="1453"/>
        </w:numPr>
        <w:tabs>
          <w:tab w:val="left" w:pos="720"/>
        </w:tabs>
      </w:pPr>
      <w:r>
        <w:t xml:space="preserve">Push </w:t>
      </w:r>
      <w:r>
        <w:rPr>
          <w:i/>
        </w:rPr>
        <w:t>eval</w:t>
      </w:r>
      <w:r w:rsidRPr="00E77497">
        <w:rPr>
          <w:i/>
        </w:rPr>
        <w:t>Cxt</w:t>
      </w:r>
      <w:r w:rsidRPr="00E77497">
        <w:t xml:space="preserve"> </w:t>
      </w:r>
      <w:r>
        <w:t xml:space="preserve">on to the execution context stack; </w:t>
      </w:r>
      <w:r>
        <w:rPr>
          <w:i/>
        </w:rPr>
        <w:t>eval</w:t>
      </w:r>
      <w:r w:rsidRPr="00E77497">
        <w:rPr>
          <w:i/>
        </w:rPr>
        <w:t>Cxt</w:t>
      </w:r>
      <w:r w:rsidRPr="00E77497">
        <w:t xml:space="preserve"> </w:t>
      </w:r>
      <w:r>
        <w:t>is now the running</w:t>
      </w:r>
      <w:r w:rsidRPr="00E77497">
        <w:t xml:space="preserve"> </w:t>
      </w:r>
      <w:r>
        <w:t>execution context.</w:t>
      </w:r>
    </w:p>
    <w:p w14:paraId="1CDA0D15" w14:textId="77777777" w:rsidR="004C02EF" w:rsidRPr="00E77497" w:rsidRDefault="004C02EF" w:rsidP="00BA2DF2">
      <w:pPr>
        <w:numPr>
          <w:ilvl w:val="0"/>
          <w:numId w:val="1453"/>
        </w:numPr>
        <w:spacing w:after="0"/>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w:t>
      </w:r>
      <w:r w:rsidR="0084788F" w:rsidRPr="00CD38D5">
        <w:rPr>
          <w:rFonts w:ascii="Times New Roman" w:hAnsi="Times New Roman"/>
          <w:i/>
          <w:iCs/>
        </w:rPr>
        <w:t>script</w:t>
      </w:r>
      <w:r w:rsidRPr="00E77497">
        <w:rPr>
          <w:rFonts w:ascii="Times New Roman" w:hAnsi="Times New Roman"/>
        </w:rPr>
        <w:t>.</w:t>
      </w:r>
    </w:p>
    <w:p w14:paraId="7434ACA0" w14:textId="77777777" w:rsidR="00CD38D5" w:rsidRDefault="00CD38D5" w:rsidP="00BA2DF2">
      <w:pPr>
        <w:pStyle w:val="Alg4"/>
        <w:numPr>
          <w:ilvl w:val="0"/>
          <w:numId w:val="1453"/>
        </w:numPr>
      </w:pPr>
      <w:bookmarkStart w:id="4721" w:name="_Toc382291597"/>
      <w:bookmarkStart w:id="4722" w:name="_Toc385672248"/>
      <w:bookmarkStart w:id="4723" w:name="_Toc393690352"/>
      <w:r>
        <w:t xml:space="preserve">Suspend </w:t>
      </w:r>
      <w:r>
        <w:rPr>
          <w:i/>
        </w:rPr>
        <w:t>eval</w:t>
      </w:r>
      <w:r w:rsidRPr="00E77497">
        <w:rPr>
          <w:i/>
        </w:rPr>
        <w:t>Cxt</w:t>
      </w:r>
      <w:r w:rsidRPr="00E77497">
        <w:t xml:space="preserve"> </w:t>
      </w:r>
      <w:r>
        <w:t>and remove it from the execution context stack.</w:t>
      </w:r>
    </w:p>
    <w:p w14:paraId="23CF79B3" w14:textId="77777777" w:rsidR="00CD38D5" w:rsidRPr="00E77497" w:rsidRDefault="00CD38D5" w:rsidP="00BA2DF2">
      <w:pPr>
        <w:pStyle w:val="Alg4"/>
        <w:numPr>
          <w:ilvl w:val="0"/>
          <w:numId w:val="1453"/>
        </w:numPr>
      </w:pPr>
      <w:r>
        <w:t xml:space="preserve">Resume the context that is now on the top of the execution context stack as the running execution context.  </w:t>
      </w:r>
    </w:p>
    <w:p w14:paraId="697CA05E" w14:textId="77777777" w:rsidR="004C02EF" w:rsidRPr="00E77497" w:rsidRDefault="008A28B8" w:rsidP="00BA2DF2">
      <w:pPr>
        <w:numPr>
          <w:ilvl w:val="0"/>
          <w:numId w:val="1453"/>
        </w:numPr>
        <w:rPr>
          <w:rFonts w:ascii="Times New Roman" w:hAnsi="Times New Roman"/>
        </w:rPr>
      </w:pPr>
      <w:r>
        <w:rPr>
          <w:rFonts w:ascii="Times New Roman" w:hAnsi="Times New Roman"/>
        </w:rPr>
        <w:t>Return</w:t>
      </w:r>
      <w:r w:rsidR="004C02EF" w:rsidRPr="00E77497">
        <w:rPr>
          <w:rFonts w:ascii="Times New Roman" w:hAnsi="Times New Roman"/>
        </w:rPr>
        <w:t xml:space="preserve"> </w:t>
      </w:r>
      <w:r w:rsidR="004C02EF" w:rsidRPr="00E77497">
        <w:rPr>
          <w:rFonts w:ascii="Times New Roman" w:hAnsi="Times New Roman"/>
          <w:i/>
        </w:rPr>
        <w:t>result</w:t>
      </w:r>
      <w:r w:rsidR="004C02EF" w:rsidRPr="00E77497">
        <w:rPr>
          <w:rFonts w:ascii="Times New Roman" w:hAnsi="Times New Roman"/>
        </w:rPr>
        <w:t>.</w:t>
      </w:r>
    </w:p>
    <w:p w14:paraId="6D2115E8" w14:textId="77777777" w:rsidR="007E0164" w:rsidRPr="00250FC6" w:rsidRDefault="007E0164" w:rsidP="00BA2DF2">
      <w:pPr>
        <w:rPr>
          <w:sz w:val="18"/>
        </w:rPr>
      </w:pPr>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14:paraId="2952445E" w14:textId="77777777" w:rsidR="004C02EF" w:rsidRPr="00E77497" w:rsidRDefault="004C02EF" w:rsidP="00E4476F">
      <w:pPr>
        <w:pStyle w:val="40"/>
      </w:pPr>
      <w:bookmarkStart w:id="4724" w:name="_Ref365534325"/>
      <w:r w:rsidRPr="00E77497">
        <w:t>Direct Call to Eval</w:t>
      </w:r>
      <w:bookmarkEnd w:id="4724"/>
    </w:p>
    <w:p w14:paraId="541590F4" w14:textId="77777777" w:rsidR="004C02EF" w:rsidRPr="00E77497" w:rsidRDefault="004C02EF" w:rsidP="00BA2DF2">
      <w:r w:rsidRPr="00E77497">
        <w:t xml:space="preserve">A direct call to the eval function is one that is expressed as a </w:t>
      </w:r>
      <w:r w:rsidRPr="00E77497">
        <w:rPr>
          <w:rFonts w:ascii="Times New Roman" w:hAnsi="Times New Roman"/>
          <w:i/>
        </w:rPr>
        <w:t>CallExpression</w:t>
      </w:r>
      <w:r w:rsidRPr="00E77497">
        <w:t xml:space="preserve"> that meets </w:t>
      </w:r>
      <w:r w:rsidR="001F5235">
        <w:t xml:space="preserve">all of </w:t>
      </w:r>
      <w:r w:rsidRPr="00E77497">
        <w:t>the following conditions:</w:t>
      </w:r>
    </w:p>
    <w:p w14:paraId="5A66D36E" w14:textId="77777777" w:rsidR="004C02EF" w:rsidRDefault="004C02EF" w:rsidP="00BA2DF2">
      <w:pPr>
        <w:pStyle w:val="afffff5"/>
        <w:numPr>
          <w:ilvl w:val="0"/>
          <w:numId w:val="1577"/>
        </w:numPr>
      </w:pPr>
      <w:r w:rsidRPr="00E77497">
        <w:t xml:space="preserve">The Reference that is the result of evaluating the </w:t>
      </w:r>
      <w:r w:rsidRPr="00CF750A">
        <w:rPr>
          <w:rFonts w:ascii="Times New Roman" w:hAnsi="Times New Roman"/>
          <w:i/>
        </w:rPr>
        <w:t>MemberExpression</w:t>
      </w:r>
      <w:r w:rsidRPr="00E77497">
        <w:t xml:space="preserve"> in the </w:t>
      </w:r>
      <w:r w:rsidRPr="00CF750A">
        <w:rPr>
          <w:rFonts w:ascii="Times New Roman" w:hAnsi="Times New Roman"/>
          <w:i/>
        </w:rPr>
        <w:t>CallExpression</w:t>
      </w:r>
      <w:r w:rsidRPr="00E77497">
        <w:t xml:space="preserve"> has an environment record as its base value and its reference name is </w:t>
      </w:r>
      <w:r w:rsidRPr="00CF750A">
        <w:rPr>
          <w:rFonts w:ascii="Courier New" w:hAnsi="Courier New" w:cs="Courier New"/>
        </w:rPr>
        <w:t>"</w:t>
      </w:r>
      <w:r w:rsidRPr="00CF750A">
        <w:rPr>
          <w:rFonts w:ascii="Courier New" w:hAnsi="Courier New" w:cs="Courier New"/>
          <w:b/>
        </w:rPr>
        <w:t>eval</w:t>
      </w:r>
      <w:r w:rsidRPr="00CF750A">
        <w:rPr>
          <w:rFonts w:ascii="Courier New" w:hAnsi="Courier New" w:cs="Courier New"/>
        </w:rPr>
        <w:t>"</w:t>
      </w:r>
      <w:r w:rsidRPr="00E77497">
        <w:t>.</w:t>
      </w:r>
    </w:p>
    <w:p w14:paraId="35CA074A" w14:textId="77777777" w:rsidR="001F5235" w:rsidRPr="00E77497" w:rsidRDefault="001F5235" w:rsidP="00BA2DF2">
      <w:pPr>
        <w:pStyle w:val="afffff5"/>
        <w:numPr>
          <w:ilvl w:val="0"/>
          <w:numId w:val="1577"/>
        </w:numPr>
      </w:pPr>
      <w:r>
        <w:t xml:space="preserve">If the base value of the Reference has </w:t>
      </w:r>
      <w:r w:rsidRPr="00F92BFE">
        <w:rPr>
          <w:rFonts w:ascii="Times New Roman" w:hAnsi="Times New Roman"/>
          <w:b/>
          <w:bCs/>
        </w:rPr>
        <w:t>true</w:t>
      </w:r>
      <w:r>
        <w:t xml:space="preserve"> as its </w:t>
      </w:r>
      <w:r w:rsidRPr="00F92BFE">
        <w:rPr>
          <w:rFonts w:ascii="Times New Roman" w:hAnsi="Times New Roman"/>
          <w:i/>
          <w:iCs/>
        </w:rPr>
        <w:t>withEnvironment</w:t>
      </w:r>
      <w:r>
        <w:t xml:space="preserve"> value, then its binding object is an object that uses the ordinary definition of the [[Invoke]] internal method (</w:t>
      </w:r>
      <w:r w:rsidR="0023289A">
        <w:fldChar w:fldCharType="begin"/>
      </w:r>
      <w:r w:rsidR="0023289A">
        <w:instrText xml:space="preserve"> REF _Ref365541201 \r \h </w:instrText>
      </w:r>
      <w:r w:rsidR="0023289A">
        <w:fldChar w:fldCharType="separate"/>
      </w:r>
      <w:r w:rsidR="00083CEC">
        <w:t>9.1.11</w:t>
      </w:r>
      <w:r w:rsidR="0023289A">
        <w:fldChar w:fldCharType="end"/>
      </w:r>
      <w:r>
        <w:t>)</w:t>
      </w:r>
    </w:p>
    <w:p w14:paraId="2286840A" w14:textId="77777777" w:rsidR="004C02EF" w:rsidRPr="00E77497" w:rsidRDefault="004C02EF" w:rsidP="00BA2DF2">
      <w:pPr>
        <w:pStyle w:val="afffff5"/>
        <w:numPr>
          <w:ilvl w:val="0"/>
          <w:numId w:val="1577"/>
        </w:numPr>
      </w:pPr>
      <w:r w:rsidRPr="00E77497">
        <w:t xml:space="preserve">The result of calling the abstract operation GetValue with that Reference as the argument is the standard built-in function defined in </w:t>
      </w:r>
      <w:r w:rsidR="002021D1">
        <w:fldChar w:fldCharType="begin"/>
      </w:r>
      <w:r w:rsidR="002021D1">
        <w:instrText xml:space="preserve"> REF _Ref449966832 \r \h </w:instrText>
      </w:r>
      <w:r w:rsidR="002021D1">
        <w:fldChar w:fldCharType="separate"/>
      </w:r>
      <w:r w:rsidR="00083CEC">
        <w:t>18.2.1</w:t>
      </w:r>
      <w:r w:rsidR="002021D1">
        <w:fldChar w:fldCharType="end"/>
      </w:r>
      <w:r w:rsidRPr="00E77497">
        <w:t>.</w:t>
      </w:r>
    </w:p>
    <w:p w14:paraId="1D844B87" w14:textId="77777777" w:rsidR="00431F44" w:rsidRDefault="00431F44" w:rsidP="00E4476F">
      <w:pPr>
        <w:pStyle w:val="40"/>
      </w:pPr>
      <w:bookmarkStart w:id="4725" w:name="_Ref365547301"/>
      <w:bookmarkStart w:id="4726" w:name="_Ref457709041"/>
      <w:commentRangeStart w:id="4727"/>
      <w:r>
        <w:t>Eval Declaration Instantiation</w:t>
      </w:r>
      <w:commentRangeEnd w:id="4727"/>
      <w:r>
        <w:rPr>
          <w:rStyle w:val="af6"/>
          <w:b w:val="0"/>
        </w:rPr>
        <w:commentReference w:id="4727"/>
      </w:r>
      <w:bookmarkEnd w:id="4725"/>
    </w:p>
    <w:p w14:paraId="77522FFD" w14:textId="77777777" w:rsidR="00E4476F" w:rsidRPr="00E77497" w:rsidRDefault="00E4476F" w:rsidP="00E4476F">
      <w:pPr>
        <w:pStyle w:val="30"/>
      </w:pPr>
      <w:bookmarkStart w:id="4728" w:name="_Toc366141987"/>
      <w:r w:rsidRPr="00E77497">
        <w:t>isFinite (number)</w:t>
      </w:r>
      <w:bookmarkEnd w:id="4728"/>
    </w:p>
    <w:p w14:paraId="2707F4B9" w14:textId="77777777" w:rsidR="00E4476F" w:rsidRPr="00E77497" w:rsidRDefault="00E4476F" w:rsidP="00E4476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p>
    <w:p w14:paraId="774421C3" w14:textId="77777777" w:rsidR="00E4476F" w:rsidRDefault="00E4476F" w:rsidP="00E4476F">
      <w:pPr>
        <w:pStyle w:val="Alg4"/>
        <w:numPr>
          <w:ilvl w:val="0"/>
          <w:numId w:val="157"/>
        </w:numPr>
      </w:pPr>
      <w:r>
        <w:t xml:space="preserve">Let </w:t>
      </w:r>
      <w:r w:rsidRPr="005D4B87">
        <w:rPr>
          <w:i/>
        </w:rPr>
        <w:t>num</w:t>
      </w:r>
      <w:r>
        <w:t xml:space="preserve"> be ToNumber(</w:t>
      </w:r>
      <w:r w:rsidRPr="00E77497">
        <w:rPr>
          <w:i/>
        </w:rPr>
        <w:t>number</w:t>
      </w:r>
      <w:r>
        <w:t>).</w:t>
      </w:r>
    </w:p>
    <w:p w14:paraId="0BD03DC3" w14:textId="77777777" w:rsidR="00E4476F" w:rsidRDefault="00E4476F" w:rsidP="00E4476F">
      <w:pPr>
        <w:pStyle w:val="M4"/>
        <w:numPr>
          <w:ilvl w:val="0"/>
          <w:numId w:val="157"/>
        </w:numPr>
        <w:tabs>
          <w:tab w:val="num" w:pos="1721"/>
        </w:tabs>
        <w:spacing w:after="0"/>
      </w:pPr>
      <w:r>
        <w:t>ReturnIfAbrupt(</w:t>
      </w:r>
      <w:r>
        <w:rPr>
          <w:i/>
        </w:rPr>
        <w:t>num</w:t>
      </w:r>
      <w:r>
        <w:t>).</w:t>
      </w:r>
    </w:p>
    <w:p w14:paraId="4EDE287F" w14:textId="77777777" w:rsidR="00E4476F" w:rsidRPr="006B6D0A" w:rsidRDefault="00E4476F" w:rsidP="00E4476F">
      <w:pPr>
        <w:pStyle w:val="Alg4"/>
        <w:numPr>
          <w:ilvl w:val="0"/>
          <w:numId w:val="157"/>
        </w:numPr>
      </w:pPr>
      <w:r w:rsidRPr="00E77497">
        <w:t xml:space="preserve">If </w:t>
      </w:r>
      <w:r w:rsidRPr="00E77497">
        <w:rPr>
          <w:i/>
        </w:rPr>
        <w:t>num</w:t>
      </w:r>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14:paraId="3BC474FE" w14:textId="77777777" w:rsidR="00E4476F" w:rsidRPr="00E65A34" w:rsidRDefault="00E4476F" w:rsidP="00E4476F">
      <w:pPr>
        <w:pStyle w:val="Alg4"/>
        <w:numPr>
          <w:ilvl w:val="0"/>
          <w:numId w:val="157"/>
        </w:numPr>
        <w:spacing w:after="120"/>
      </w:pPr>
      <w:r w:rsidRPr="006B6D0A">
        <w:t xml:space="preserve">Otherwise, return </w:t>
      </w:r>
      <w:r w:rsidRPr="006B6D0A">
        <w:rPr>
          <w:b/>
        </w:rPr>
        <w:t>true</w:t>
      </w:r>
      <w:r w:rsidRPr="00E65A34">
        <w:t>.</w:t>
      </w:r>
    </w:p>
    <w:p w14:paraId="7AC8FA7A" w14:textId="77777777" w:rsidR="00E4476F" w:rsidRPr="00E77497" w:rsidRDefault="00E4476F" w:rsidP="00E4476F">
      <w:pPr>
        <w:pStyle w:val="30"/>
      </w:pPr>
      <w:bookmarkStart w:id="4729" w:name="_Ref366138258"/>
      <w:bookmarkStart w:id="4730" w:name="_Ref366140633"/>
      <w:bookmarkStart w:id="4731" w:name="_Toc366141988"/>
      <w:r w:rsidRPr="00E77497">
        <w:t>isNaN (number)</w:t>
      </w:r>
      <w:bookmarkEnd w:id="4729"/>
      <w:bookmarkEnd w:id="4730"/>
      <w:bookmarkEnd w:id="4731"/>
    </w:p>
    <w:p w14:paraId="0B3E2218" w14:textId="77777777" w:rsidR="00E4476F" w:rsidRPr="00E77497" w:rsidRDefault="00E4476F" w:rsidP="00E4476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p>
    <w:p w14:paraId="69AEAB4A" w14:textId="77777777" w:rsidR="00E4476F" w:rsidRDefault="00E4476F" w:rsidP="00E4476F">
      <w:pPr>
        <w:pStyle w:val="Alg4"/>
        <w:numPr>
          <w:ilvl w:val="0"/>
          <w:numId w:val="158"/>
        </w:numPr>
      </w:pPr>
      <w:r>
        <w:t xml:space="preserve">Let </w:t>
      </w:r>
      <w:r w:rsidRPr="005D4B87">
        <w:rPr>
          <w:i/>
        </w:rPr>
        <w:t>num</w:t>
      </w:r>
      <w:r>
        <w:t xml:space="preserve"> be ToNumber(</w:t>
      </w:r>
      <w:r w:rsidRPr="00E77497">
        <w:rPr>
          <w:i/>
        </w:rPr>
        <w:t>number</w:t>
      </w:r>
      <w:r>
        <w:t>).</w:t>
      </w:r>
    </w:p>
    <w:p w14:paraId="6CEE150A" w14:textId="77777777" w:rsidR="00E4476F" w:rsidRDefault="00E4476F" w:rsidP="00E4476F">
      <w:pPr>
        <w:pStyle w:val="M4"/>
        <w:numPr>
          <w:ilvl w:val="0"/>
          <w:numId w:val="158"/>
        </w:numPr>
        <w:tabs>
          <w:tab w:val="num" w:pos="1721"/>
        </w:tabs>
        <w:spacing w:after="0"/>
      </w:pPr>
      <w:r>
        <w:t>ReturnIfAbrupt(</w:t>
      </w:r>
      <w:r>
        <w:rPr>
          <w:i/>
        </w:rPr>
        <w:t>num</w:t>
      </w:r>
      <w:r>
        <w:t>).</w:t>
      </w:r>
    </w:p>
    <w:p w14:paraId="04AA14B3" w14:textId="77777777" w:rsidR="00E4476F" w:rsidRPr="00E77497" w:rsidRDefault="00E4476F" w:rsidP="00E4476F">
      <w:pPr>
        <w:pStyle w:val="Alg4"/>
        <w:numPr>
          <w:ilvl w:val="0"/>
          <w:numId w:val="158"/>
        </w:numPr>
      </w:pPr>
      <w:r w:rsidRPr="00E77497">
        <w:t xml:space="preserve">If </w:t>
      </w:r>
      <w:r w:rsidRPr="005D4B87">
        <w:rPr>
          <w:i/>
        </w:rPr>
        <w:t>num</w:t>
      </w:r>
      <w:r w:rsidRPr="00E77497">
        <w:t xml:space="preserve"> is </w:t>
      </w:r>
      <w:r w:rsidRPr="00E77497">
        <w:rPr>
          <w:b/>
        </w:rPr>
        <w:t>NaN</w:t>
      </w:r>
      <w:r w:rsidRPr="00E77497">
        <w:t xml:space="preserve">, return </w:t>
      </w:r>
      <w:r w:rsidRPr="00E77497">
        <w:rPr>
          <w:b/>
        </w:rPr>
        <w:t>true</w:t>
      </w:r>
      <w:r w:rsidRPr="00E77497">
        <w:t>.</w:t>
      </w:r>
    </w:p>
    <w:p w14:paraId="0BE8D871" w14:textId="77777777" w:rsidR="00E4476F" w:rsidRPr="00E77497" w:rsidRDefault="00E4476F" w:rsidP="00E4476F">
      <w:pPr>
        <w:pStyle w:val="Alg4"/>
        <w:numPr>
          <w:ilvl w:val="0"/>
          <w:numId w:val="158"/>
        </w:numPr>
        <w:spacing w:after="120"/>
      </w:pPr>
      <w:r w:rsidRPr="00E77497">
        <w:t xml:space="preserve">Otherwise, return </w:t>
      </w:r>
      <w:r w:rsidRPr="00E77497">
        <w:rPr>
          <w:b/>
        </w:rPr>
        <w:t>false</w:t>
      </w:r>
      <w:r w:rsidRPr="00E77497">
        <w:t>.</w:t>
      </w:r>
    </w:p>
    <w:p w14:paraId="7EC4307A" w14:textId="77777777" w:rsidR="00E4476F" w:rsidRPr="00E77497" w:rsidRDefault="00E4476F" w:rsidP="00E4476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4784B8D2" w14:textId="77777777" w:rsidR="00E4476F" w:rsidRPr="00E77497" w:rsidRDefault="00E4476F" w:rsidP="00E4476F">
      <w:pPr>
        <w:pStyle w:val="30"/>
      </w:pPr>
      <w:bookmarkStart w:id="4732" w:name="_Ref366138302"/>
      <w:bookmarkStart w:id="4733" w:name="_Ref366140679"/>
      <w:bookmarkStart w:id="4734" w:name="_Toc366141989"/>
      <w:r w:rsidRPr="00E77497">
        <w:t>parseFloat (string)</w:t>
      </w:r>
      <w:bookmarkEnd w:id="4732"/>
      <w:bookmarkEnd w:id="4733"/>
      <w:bookmarkEnd w:id="4734"/>
    </w:p>
    <w:p w14:paraId="49B33DE9" w14:textId="77777777" w:rsidR="00E4476F" w:rsidRPr="00E77497" w:rsidRDefault="00E4476F" w:rsidP="00E4476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7C5AE384" w14:textId="77777777" w:rsidR="00E4476F" w:rsidRPr="00E77497" w:rsidRDefault="00E4476F" w:rsidP="00E4476F">
      <w:r w:rsidRPr="00E77497">
        <w:t xml:space="preserve">When the </w:t>
      </w:r>
      <w:r w:rsidRPr="00E77497">
        <w:rPr>
          <w:rFonts w:ascii="Courier New" w:hAnsi="Courier New"/>
          <w:b/>
        </w:rPr>
        <w:t>parseFloat</w:t>
      </w:r>
      <w:r w:rsidRPr="00E77497">
        <w:t xml:space="preserve"> function is called, the following steps are taken:</w:t>
      </w:r>
    </w:p>
    <w:p w14:paraId="45D730EB" w14:textId="77777777" w:rsidR="00E4476F" w:rsidRPr="00E77497" w:rsidRDefault="00E4476F" w:rsidP="00E4476F">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6B7C8BD9" w14:textId="77777777" w:rsidR="00E4476F" w:rsidRDefault="00E4476F" w:rsidP="00E4476F">
      <w:pPr>
        <w:pStyle w:val="M4"/>
        <w:numPr>
          <w:ilvl w:val="0"/>
          <w:numId w:val="156"/>
        </w:numPr>
        <w:tabs>
          <w:tab w:val="num" w:pos="1721"/>
        </w:tabs>
        <w:spacing w:after="0"/>
      </w:pPr>
      <w:r>
        <w:t>ReturnIfAbrupt(</w:t>
      </w:r>
      <w:r w:rsidRPr="00E77497">
        <w:rPr>
          <w:i/>
        </w:rPr>
        <w:t>inputString</w:t>
      </w:r>
      <w:r>
        <w:t>).</w:t>
      </w:r>
    </w:p>
    <w:p w14:paraId="240DF3ED" w14:textId="77777777" w:rsidR="00E4476F" w:rsidRPr="00E77497" w:rsidRDefault="00E4476F" w:rsidP="00E4476F">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46539ABF" w14:textId="77777777" w:rsidR="00E4476F" w:rsidRPr="00E77497" w:rsidRDefault="00E4476F" w:rsidP="00E4476F">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w:t>
      </w:r>
      <w:r>
        <w:fldChar w:fldCharType="begin"/>
      </w:r>
      <w:r>
        <w:instrText xml:space="preserve"> REF _Ref365537464 \r \h </w:instrText>
      </w:r>
      <w:r>
        <w:fldChar w:fldCharType="separate"/>
      </w:r>
      <w:r w:rsidR="00083CEC">
        <w:t>7.1.3.1</w:t>
      </w:r>
      <w:r>
        <w:fldChar w:fldCharType="end"/>
      </w:r>
      <w:r w:rsidRPr="00E77497">
        <w:t xml:space="preserve">), return </w:t>
      </w:r>
      <w:r w:rsidRPr="00E77497">
        <w:rPr>
          <w:b/>
        </w:rPr>
        <w:t>NaN</w:t>
      </w:r>
      <w:r w:rsidRPr="00E77497">
        <w:t>.</w:t>
      </w:r>
    </w:p>
    <w:p w14:paraId="10646E73" w14:textId="77777777" w:rsidR="00E4476F" w:rsidRPr="00E77497" w:rsidRDefault="00E4476F" w:rsidP="00E4476F">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77EDFC2E" w14:textId="77777777" w:rsidR="00E4476F" w:rsidRPr="00E77497" w:rsidRDefault="00E4476F" w:rsidP="00E4476F">
      <w:pPr>
        <w:pStyle w:val="M4"/>
        <w:numPr>
          <w:ilvl w:val="0"/>
          <w:numId w:val="156"/>
        </w:numPr>
        <w:tabs>
          <w:tab w:val="num" w:pos="1721"/>
        </w:tabs>
      </w:pPr>
      <w:r w:rsidRPr="00E77497">
        <w:t xml:space="preserve">Return the Number value for the MV of </w:t>
      </w:r>
      <w:r w:rsidRPr="00E77497">
        <w:rPr>
          <w:i/>
        </w:rPr>
        <w:t>numberString</w:t>
      </w:r>
      <w:r w:rsidRPr="00E77497">
        <w:t>.</w:t>
      </w:r>
    </w:p>
    <w:p w14:paraId="7FF058B5" w14:textId="77777777" w:rsidR="00E4476F" w:rsidRPr="00E77497" w:rsidRDefault="00E4476F" w:rsidP="00E4476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p>
    <w:p w14:paraId="42881C74" w14:textId="77777777" w:rsidR="004C02EF" w:rsidRPr="00C7794D" w:rsidRDefault="004C02EF" w:rsidP="00E4476F">
      <w:pPr>
        <w:pStyle w:val="30"/>
      </w:pPr>
      <w:bookmarkStart w:id="4735" w:name="_Toc366141990"/>
      <w:r w:rsidRPr="00E77497">
        <w:t>parseInt (string , radix</w:t>
      </w:r>
      <w:bookmarkEnd w:id="4721"/>
      <w:bookmarkEnd w:id="4722"/>
      <w:bookmarkEnd w:id="4723"/>
      <w:r w:rsidRPr="00E77497">
        <w:t>)</w:t>
      </w:r>
      <w:bookmarkEnd w:id="4726"/>
      <w:bookmarkEnd w:id="4735"/>
    </w:p>
    <w:p w14:paraId="7AB85BFD" w14:textId="77777777" w:rsidR="004C02EF" w:rsidRPr="00E77497" w:rsidRDefault="004C02EF" w:rsidP="00BA2DF2">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0DADEE8D" w14:textId="77777777" w:rsidR="004C02EF" w:rsidRPr="00E77497" w:rsidRDefault="004C02EF" w:rsidP="00BA2DF2">
      <w:r w:rsidRPr="00E77497">
        <w:t xml:space="preserve">When the </w:t>
      </w:r>
      <w:r w:rsidRPr="00E77497">
        <w:rPr>
          <w:rFonts w:ascii="Courier New" w:hAnsi="Courier New"/>
          <w:b/>
        </w:rPr>
        <w:t>parseInt</w:t>
      </w:r>
      <w:r w:rsidRPr="00E77497">
        <w:t xml:space="preserve"> function is called, the following steps are taken:</w:t>
      </w:r>
    </w:p>
    <w:p w14:paraId="64A55197" w14:textId="77777777" w:rsidR="004C02EF" w:rsidRPr="00E77497" w:rsidRDefault="004C02EF" w:rsidP="00BA2DF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3537FACD" w14:textId="77777777" w:rsidR="005D4B87" w:rsidRDefault="005D4B87" w:rsidP="00BA2DF2">
      <w:pPr>
        <w:pStyle w:val="M4"/>
        <w:numPr>
          <w:ilvl w:val="0"/>
          <w:numId w:val="155"/>
        </w:numPr>
        <w:tabs>
          <w:tab w:val="num" w:pos="1721"/>
        </w:tabs>
        <w:spacing w:after="0"/>
      </w:pPr>
      <w:r>
        <w:t>ReturnIfAbrupt(</w:t>
      </w:r>
      <w:r w:rsidRPr="005D4B87">
        <w:rPr>
          <w:i/>
        </w:rPr>
        <w:t>string</w:t>
      </w:r>
      <w:r>
        <w:t>).</w:t>
      </w:r>
    </w:p>
    <w:p w14:paraId="3F9D685C"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14:paraId="14B95BC1"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sign</w:t>
      </w:r>
      <w:r w:rsidRPr="00E77497">
        <w:t xml:space="preserve"> be 1.</w:t>
      </w:r>
    </w:p>
    <w:p w14:paraId="2601B5C9"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14:paraId="2AA79C1D"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14:paraId="7B1CD1EF"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14:paraId="1BAEB004" w14:textId="77777777" w:rsidR="005D4B87" w:rsidRDefault="005D4B87" w:rsidP="00BA2DF2">
      <w:pPr>
        <w:pStyle w:val="M4"/>
        <w:numPr>
          <w:ilvl w:val="0"/>
          <w:numId w:val="155"/>
        </w:numPr>
        <w:tabs>
          <w:tab w:val="num" w:pos="1721"/>
        </w:tabs>
        <w:spacing w:after="0"/>
      </w:pPr>
      <w:r>
        <w:t>ReturnIfAbrupt(</w:t>
      </w:r>
      <w:r>
        <w:rPr>
          <w:i/>
        </w:rPr>
        <w:t>R</w:t>
      </w:r>
      <w:r>
        <w:t>).</w:t>
      </w:r>
    </w:p>
    <w:p w14:paraId="17A35C67"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14:paraId="711C91D0"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14:paraId="7012D3D1" w14:textId="77777777" w:rsidR="004C02EF" w:rsidRPr="00E77497" w:rsidRDefault="004C02EF" w:rsidP="00BA2DF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14:paraId="1D54F17D" w14:textId="77777777" w:rsidR="004C02EF" w:rsidRPr="00E77497" w:rsidRDefault="004C02EF" w:rsidP="00BA2DF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14:paraId="5EC105ED" w14:textId="77777777" w:rsidR="004C02EF" w:rsidRPr="00E77497" w:rsidRDefault="004C02EF" w:rsidP="00BA2DF2">
      <w:pPr>
        <w:pStyle w:val="M4"/>
        <w:numPr>
          <w:ilvl w:val="0"/>
          <w:numId w:val="155"/>
        </w:numPr>
        <w:tabs>
          <w:tab w:val="num" w:pos="1721"/>
        </w:tabs>
        <w:spacing w:after="0"/>
      </w:pPr>
      <w:r w:rsidRPr="00E77497">
        <w:t xml:space="preserve">Else </w:t>
      </w:r>
      <w:r w:rsidRPr="00E77497">
        <w:rPr>
          <w:i/>
        </w:rPr>
        <w:t>R</w:t>
      </w:r>
      <w:r w:rsidRPr="00E77497">
        <w:t xml:space="preserve"> = 0</w:t>
      </w:r>
      <w:r w:rsidR="00BE1C30" w:rsidRPr="00E77497">
        <w:t>,</w:t>
      </w:r>
    </w:p>
    <w:p w14:paraId="2E0D33CF" w14:textId="77777777" w:rsidR="004C02EF" w:rsidRPr="00E77497" w:rsidRDefault="004C02EF" w:rsidP="00BA2DF2">
      <w:pPr>
        <w:pStyle w:val="M4"/>
        <w:numPr>
          <w:ilvl w:val="1"/>
          <w:numId w:val="155"/>
        </w:numPr>
        <w:spacing w:after="0"/>
      </w:pPr>
      <w:r w:rsidRPr="00E77497">
        <w:t xml:space="preserve">Let </w:t>
      </w:r>
      <w:r w:rsidRPr="00E77497">
        <w:rPr>
          <w:i/>
        </w:rPr>
        <w:t>R</w:t>
      </w:r>
      <w:r w:rsidRPr="00E77497">
        <w:t xml:space="preserve"> = 10.</w:t>
      </w:r>
    </w:p>
    <w:p w14:paraId="4B895674"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14:paraId="6EC67A34" w14:textId="77777777" w:rsidR="004C02EF" w:rsidRPr="00E77497" w:rsidRDefault="004C02EF" w:rsidP="00BA2DF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14:paraId="4F4B0378"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14:paraId="0BD0DFB3"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14:paraId="672285FB"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14:paraId="327AD19D"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14:paraId="2CC84F4D" w14:textId="77777777" w:rsidR="004C02EF" w:rsidRPr="00E77497" w:rsidRDefault="004C02EF" w:rsidP="00BA2DF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14:paraId="1B96F998" w14:textId="77777777" w:rsidR="004C02EF" w:rsidRPr="00E77497" w:rsidRDefault="004C02EF" w:rsidP="00BA2DF2">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09F1EDAD" w14:textId="77777777" w:rsidR="004C02EF" w:rsidRPr="00546435" w:rsidRDefault="004C02EF" w:rsidP="00E4476F">
      <w:pPr>
        <w:pStyle w:val="20"/>
      </w:pPr>
      <w:bookmarkStart w:id="4736" w:name="_Ref456003831"/>
      <w:bookmarkStart w:id="4737" w:name="_Toc472818905"/>
      <w:bookmarkStart w:id="4738" w:name="_Toc235503483"/>
      <w:bookmarkStart w:id="4739" w:name="_Toc241509258"/>
      <w:bookmarkStart w:id="4740" w:name="_Toc244416745"/>
      <w:bookmarkStart w:id="4741" w:name="_Toc276631109"/>
      <w:bookmarkStart w:id="4742" w:name="_Toc393690358"/>
      <w:bookmarkStart w:id="4743" w:name="_Toc382212249"/>
      <w:bookmarkStart w:id="4744" w:name="_Toc382212812"/>
      <w:bookmarkStart w:id="4745" w:name="_Toc382291601"/>
      <w:bookmarkStart w:id="4746" w:name="_Toc385672254"/>
      <w:bookmarkStart w:id="4747" w:name="_Toc366141991"/>
      <w:r w:rsidRPr="00546435">
        <w:t>URI Handling Function Properties</w:t>
      </w:r>
      <w:bookmarkEnd w:id="4736"/>
      <w:bookmarkEnd w:id="4737"/>
      <w:bookmarkEnd w:id="4738"/>
      <w:bookmarkEnd w:id="4739"/>
      <w:bookmarkEnd w:id="4740"/>
      <w:bookmarkEnd w:id="4741"/>
      <w:bookmarkEnd w:id="4747"/>
    </w:p>
    <w:p w14:paraId="2137B4D4" w14:textId="77777777" w:rsidR="004C02EF" w:rsidRPr="00A67AF2" w:rsidRDefault="004C02EF" w:rsidP="00BA2DF2">
      <w:pPr>
        <w:rPr>
          <w:rFonts w:ascii="Times New Roman" w:hAnsi="Times New Roman"/>
        </w:rPr>
      </w:pPr>
      <w:r w:rsidRPr="00A67AF2">
        <w:rPr>
          <w:rFonts w:ascii="Times New Roman" w:hAnsi="Times New Roman"/>
        </w:rPr>
        <w:t xml:space="preserve">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w:t>
      </w:r>
      <w:r w:rsidR="002021D1">
        <w:rPr>
          <w:rFonts w:ascii="Times New Roman" w:hAnsi="Times New Roman"/>
        </w:rPr>
        <w:fldChar w:fldCharType="begin"/>
      </w:r>
      <w:r w:rsidR="002021D1">
        <w:rPr>
          <w:rFonts w:ascii="Times New Roman" w:hAnsi="Times New Roman"/>
        </w:rPr>
        <w:instrText xml:space="preserve"> REF _Ref456003675 \r \h </w:instrText>
      </w:r>
      <w:r w:rsidR="002021D1">
        <w:rPr>
          <w:rFonts w:ascii="Times New Roman" w:hAnsi="Times New Roman"/>
        </w:rPr>
      </w:r>
      <w:r w:rsidR="002021D1">
        <w:rPr>
          <w:rFonts w:ascii="Times New Roman" w:hAnsi="Times New Roman"/>
        </w:rPr>
        <w:fldChar w:fldCharType="separate"/>
      </w:r>
      <w:r w:rsidR="00083CEC">
        <w:rPr>
          <w:rFonts w:ascii="Times New Roman" w:hAnsi="Times New Roman"/>
        </w:rPr>
        <w:t>18.3.1</w:t>
      </w:r>
      <w:r w:rsidR="002021D1">
        <w:rPr>
          <w:rFonts w:ascii="Times New Roman" w:hAnsi="Times New Roman"/>
        </w:rPr>
        <w:fldChar w:fldCharType="end"/>
      </w:r>
      <w:r w:rsidRPr="00A67AF2">
        <w:rPr>
          <w:rFonts w:ascii="Times New Roman" w:hAnsi="Times New Roman"/>
        </w:rPr>
        <w:t xml:space="preserve">, </w:t>
      </w:r>
      <w:r w:rsidR="002021D1">
        <w:rPr>
          <w:rFonts w:ascii="Times New Roman" w:hAnsi="Times New Roman"/>
        </w:rPr>
        <w:fldChar w:fldCharType="begin"/>
      </w:r>
      <w:r w:rsidR="002021D1">
        <w:rPr>
          <w:rFonts w:ascii="Times New Roman" w:hAnsi="Times New Roman"/>
        </w:rPr>
        <w:instrText xml:space="preserve"> REF _Ref365541510 \r \h </w:instrText>
      </w:r>
      <w:r w:rsidR="002021D1">
        <w:rPr>
          <w:rFonts w:ascii="Times New Roman" w:hAnsi="Times New Roman"/>
        </w:rPr>
      </w:r>
      <w:r w:rsidR="002021D1">
        <w:rPr>
          <w:rFonts w:ascii="Times New Roman" w:hAnsi="Times New Roman"/>
        </w:rPr>
        <w:fldChar w:fldCharType="separate"/>
      </w:r>
      <w:r w:rsidR="00083CEC">
        <w:rPr>
          <w:rFonts w:ascii="Times New Roman" w:hAnsi="Times New Roman"/>
        </w:rPr>
        <w:t>18.3.2</w:t>
      </w:r>
      <w:r w:rsidR="002021D1">
        <w:rPr>
          <w:rFonts w:ascii="Times New Roman" w:hAnsi="Times New Roman"/>
        </w:rPr>
        <w:fldChar w:fldCharType="end"/>
      </w:r>
      <w:r w:rsidRPr="00A67AF2">
        <w:rPr>
          <w:rFonts w:ascii="Times New Roman" w:hAnsi="Times New Roman"/>
        </w:rPr>
        <w:t xml:space="preserve">, </w:t>
      </w:r>
      <w:r w:rsidR="002021D1">
        <w:rPr>
          <w:rFonts w:ascii="Times New Roman" w:hAnsi="Times New Roman"/>
        </w:rPr>
        <w:fldChar w:fldCharType="begin"/>
      </w:r>
      <w:r w:rsidR="002021D1">
        <w:rPr>
          <w:rFonts w:ascii="Times New Roman" w:hAnsi="Times New Roman"/>
        </w:rPr>
        <w:instrText xml:space="preserve"> REF _Ref456003682 \r \h </w:instrText>
      </w:r>
      <w:r w:rsidR="002021D1">
        <w:rPr>
          <w:rFonts w:ascii="Times New Roman" w:hAnsi="Times New Roman"/>
        </w:rPr>
      </w:r>
      <w:r w:rsidR="002021D1">
        <w:rPr>
          <w:rFonts w:ascii="Times New Roman" w:hAnsi="Times New Roman"/>
        </w:rPr>
        <w:fldChar w:fldCharType="separate"/>
      </w:r>
      <w:r w:rsidR="00083CEC">
        <w:rPr>
          <w:rFonts w:ascii="Times New Roman" w:hAnsi="Times New Roman"/>
        </w:rPr>
        <w:t>18.3.3</w:t>
      </w:r>
      <w:r w:rsidR="002021D1">
        <w:rPr>
          <w:rFonts w:ascii="Times New Roman" w:hAnsi="Times New Roman"/>
        </w:rPr>
        <w:fldChar w:fldCharType="end"/>
      </w:r>
      <w:r w:rsidRPr="00A67AF2">
        <w:rPr>
          <w:rFonts w:ascii="Times New Roman" w:hAnsi="Times New Roman"/>
        </w:rPr>
        <w:t xml:space="preserve"> and </w:t>
      </w:r>
      <w:r w:rsidR="002021D1">
        <w:rPr>
          <w:rFonts w:ascii="Times New Roman" w:hAnsi="Times New Roman"/>
        </w:rPr>
        <w:fldChar w:fldCharType="begin"/>
      </w:r>
      <w:r w:rsidR="002021D1">
        <w:rPr>
          <w:rFonts w:ascii="Times New Roman" w:hAnsi="Times New Roman"/>
        </w:rPr>
        <w:instrText xml:space="preserve"> REF _Ref456003682 \r \h </w:instrText>
      </w:r>
      <w:r w:rsidR="002021D1">
        <w:rPr>
          <w:rFonts w:ascii="Times New Roman" w:hAnsi="Times New Roman"/>
        </w:rPr>
      </w:r>
      <w:r w:rsidR="002021D1">
        <w:rPr>
          <w:rFonts w:ascii="Times New Roman" w:hAnsi="Times New Roman"/>
        </w:rPr>
        <w:fldChar w:fldCharType="separate"/>
      </w:r>
      <w:r w:rsidR="00083CEC">
        <w:rPr>
          <w:rFonts w:ascii="Times New Roman" w:hAnsi="Times New Roman"/>
        </w:rPr>
        <w:t>18.3.3</w:t>
      </w:r>
      <w:r w:rsidR="002021D1">
        <w:rPr>
          <w:rFonts w:ascii="Times New Roman" w:hAnsi="Times New Roman"/>
        </w:rPr>
        <w:fldChar w:fldCharType="end"/>
      </w:r>
      <w:r w:rsidRPr="00A67AF2">
        <w:rPr>
          <w:rFonts w:ascii="Times New Roman" w:hAnsi="Times New Roman"/>
        </w:rPr>
        <w:t>.</w:t>
      </w:r>
    </w:p>
    <w:p w14:paraId="7120FE95" w14:textId="77777777" w:rsidR="004C02EF" w:rsidRPr="00E77497" w:rsidRDefault="004C02EF" w:rsidP="00BA2DF2">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19D3849B" w14:textId="77777777" w:rsidR="004C02EF" w:rsidRPr="00E77497" w:rsidRDefault="004C02EF" w:rsidP="00BA2DF2">
      <w:r w:rsidRPr="00E77497">
        <w:t>A URI is composed of a sequence of components separated by component separators. The general form is:</w:t>
      </w:r>
    </w:p>
    <w:p w14:paraId="6292E621" w14:textId="77777777" w:rsidR="004C02EF" w:rsidRPr="00E77497" w:rsidRDefault="004C02EF" w:rsidP="00BA2DF2">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38936631" w14:textId="77777777" w:rsidR="004C02EF" w:rsidRPr="00E77497" w:rsidRDefault="004C02EF" w:rsidP="00BA2DF2">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14:paraId="09C4365A" w14:textId="77777777" w:rsidR="004C02EF" w:rsidRPr="00E77497" w:rsidRDefault="004C02EF" w:rsidP="00BA2DF2">
      <w:r w:rsidRPr="00E77497">
        <w:t>The following lexical grammar specifies the form of encoded URIs.</w:t>
      </w:r>
    </w:p>
    <w:p w14:paraId="4765D849" w14:textId="77777777" w:rsidR="004C02EF" w:rsidRPr="00E77497" w:rsidRDefault="004C02EF" w:rsidP="00BA2DF2">
      <w:pPr>
        <w:pStyle w:val="Syntax"/>
      </w:pPr>
      <w:r w:rsidRPr="00E77497">
        <w:t>Syntax</w:t>
      </w:r>
    </w:p>
    <w:p w14:paraId="29274E33" w14:textId="77777777" w:rsidR="004C02EF" w:rsidRPr="00E77497" w:rsidRDefault="004C02EF" w:rsidP="00BA2DF2">
      <w:pPr>
        <w:pStyle w:val="SyntaxRule"/>
      </w:pPr>
      <w:r w:rsidRPr="00E77497">
        <w:t xml:space="preserve">uri </w:t>
      </w:r>
      <w:r w:rsidRPr="00E77497">
        <w:rPr>
          <w:rFonts w:ascii="Arial" w:hAnsi="Arial"/>
          <w:b/>
          <w:i w:val="0"/>
        </w:rPr>
        <w:t>:::</w:t>
      </w:r>
    </w:p>
    <w:p w14:paraId="63EFC0A9" w14:textId="77777777" w:rsidR="004C02EF" w:rsidRPr="00E77497" w:rsidRDefault="004C02EF" w:rsidP="00BA2DF2">
      <w:pPr>
        <w:pStyle w:val="SyntaxDefinition"/>
      </w:pPr>
      <w:r w:rsidRPr="00E77497">
        <w:t>uriCharacters</w:t>
      </w:r>
      <w:r w:rsidRPr="00E77497">
        <w:rPr>
          <w:rFonts w:ascii="Arial" w:hAnsi="Arial" w:cs="Arial"/>
          <w:i w:val="0"/>
          <w:vertAlign w:val="subscript"/>
        </w:rPr>
        <w:t>opt</w:t>
      </w:r>
    </w:p>
    <w:p w14:paraId="7FBEEDD4" w14:textId="77777777" w:rsidR="004C02EF" w:rsidRPr="00E77497" w:rsidRDefault="004C02EF" w:rsidP="00BA2DF2">
      <w:pPr>
        <w:pStyle w:val="SyntaxRule"/>
      </w:pPr>
      <w:r w:rsidRPr="00E77497">
        <w:t xml:space="preserve">uriCharacters </w:t>
      </w:r>
      <w:r w:rsidRPr="00E77497">
        <w:rPr>
          <w:rFonts w:ascii="Arial" w:hAnsi="Arial"/>
          <w:b/>
          <w:i w:val="0"/>
        </w:rPr>
        <w:t>:::</w:t>
      </w:r>
    </w:p>
    <w:p w14:paraId="5AB6E76F" w14:textId="77777777" w:rsidR="004C02EF" w:rsidRPr="00E77497" w:rsidRDefault="004C02EF" w:rsidP="00BA2DF2">
      <w:pPr>
        <w:pStyle w:val="SyntaxDefinition"/>
      </w:pPr>
      <w:r w:rsidRPr="00E77497">
        <w:t>uriCharacter uriCharacters</w:t>
      </w:r>
      <w:r w:rsidRPr="00E77497">
        <w:rPr>
          <w:rFonts w:ascii="Arial" w:hAnsi="Arial" w:cs="Arial"/>
          <w:i w:val="0"/>
          <w:vertAlign w:val="subscript"/>
        </w:rPr>
        <w:t>opt</w:t>
      </w:r>
    </w:p>
    <w:p w14:paraId="35D96C42" w14:textId="77777777" w:rsidR="004C02EF" w:rsidRPr="00E77497" w:rsidRDefault="004C02EF" w:rsidP="00BA2DF2">
      <w:pPr>
        <w:pStyle w:val="SyntaxRule"/>
      </w:pPr>
      <w:r w:rsidRPr="00E77497">
        <w:t xml:space="preserve">uriCharacter </w:t>
      </w:r>
      <w:r w:rsidRPr="00E77497">
        <w:rPr>
          <w:rFonts w:ascii="Arial" w:hAnsi="Arial"/>
          <w:b/>
          <w:i w:val="0"/>
        </w:rPr>
        <w:t>:::</w:t>
      </w:r>
    </w:p>
    <w:p w14:paraId="711AFF22" w14:textId="77777777" w:rsidR="004C02EF" w:rsidRPr="00E77497" w:rsidRDefault="004C02EF" w:rsidP="00BA2DF2">
      <w:pPr>
        <w:pStyle w:val="SyntaxDefinition"/>
      </w:pPr>
      <w:r w:rsidRPr="00E77497">
        <w:t>uriReserved</w:t>
      </w:r>
      <w:r w:rsidRPr="00E77497">
        <w:br/>
        <w:t>uriUnescaped</w:t>
      </w:r>
      <w:r w:rsidRPr="00E77497">
        <w:br/>
        <w:t>uriEscaped</w:t>
      </w:r>
    </w:p>
    <w:p w14:paraId="33BAAF6B" w14:textId="77777777" w:rsidR="004C02EF" w:rsidRPr="00E77497" w:rsidRDefault="004C02EF" w:rsidP="00BA2DF2">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1BE85D49" w14:textId="77777777"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  /  ?  :  @  &amp;  =  +  $  ,</w:t>
      </w:r>
    </w:p>
    <w:p w14:paraId="3C4F82F3" w14:textId="77777777" w:rsidR="004C02EF" w:rsidRPr="00E77497" w:rsidRDefault="004C02EF" w:rsidP="00BA2DF2">
      <w:pPr>
        <w:pStyle w:val="SyntaxRule"/>
      </w:pPr>
      <w:r w:rsidRPr="00E77497">
        <w:t xml:space="preserve">uriUnescaped </w:t>
      </w:r>
      <w:r w:rsidRPr="00E77497">
        <w:rPr>
          <w:rFonts w:ascii="Arial" w:hAnsi="Arial"/>
          <w:b/>
          <w:i w:val="0"/>
        </w:rPr>
        <w:t>:::</w:t>
      </w:r>
    </w:p>
    <w:p w14:paraId="515F7E6A" w14:textId="77777777" w:rsidR="004C02EF" w:rsidRPr="00E77497" w:rsidRDefault="004C02EF" w:rsidP="00BA2DF2">
      <w:pPr>
        <w:pStyle w:val="SyntaxDefinition"/>
      </w:pPr>
      <w:r w:rsidRPr="00E77497">
        <w:t>uriAlpha</w:t>
      </w:r>
      <w:r w:rsidRPr="00E77497">
        <w:br/>
        <w:t>DecimalDigit</w:t>
      </w:r>
      <w:r w:rsidRPr="00E77497">
        <w:br/>
        <w:t>uriMark</w:t>
      </w:r>
    </w:p>
    <w:p w14:paraId="5781960D" w14:textId="77777777" w:rsidR="004C02EF" w:rsidRPr="00E77497" w:rsidRDefault="004C02EF" w:rsidP="00BA2DF2">
      <w:pPr>
        <w:pStyle w:val="SyntaxRule"/>
      </w:pPr>
      <w:r w:rsidRPr="00E77497">
        <w:t xml:space="preserve">uriEscaped </w:t>
      </w:r>
      <w:r w:rsidRPr="00E77497">
        <w:rPr>
          <w:rFonts w:ascii="Arial" w:hAnsi="Arial"/>
          <w:b/>
          <w:i w:val="0"/>
        </w:rPr>
        <w:t>:::</w:t>
      </w:r>
    </w:p>
    <w:p w14:paraId="21665FFE" w14:textId="77777777" w:rsidR="004C02EF" w:rsidRPr="00E77497" w:rsidRDefault="004C02EF" w:rsidP="00BA2DF2">
      <w:pPr>
        <w:pStyle w:val="SyntaxDefinition"/>
      </w:pPr>
      <w:r w:rsidRPr="00E77497">
        <w:rPr>
          <w:rFonts w:ascii="Courier New" w:hAnsi="Courier New"/>
          <w:b/>
          <w:i w:val="0"/>
        </w:rPr>
        <w:t>%</w:t>
      </w:r>
      <w:r w:rsidRPr="00E77497">
        <w:t xml:space="preserve"> HexDigit HexDigit</w:t>
      </w:r>
    </w:p>
    <w:p w14:paraId="6F7D62FF" w14:textId="77777777" w:rsidR="004C02EF" w:rsidRPr="00E77497" w:rsidRDefault="004C02EF" w:rsidP="00BA2DF2">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384BB4AB" w14:textId="77777777"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4B5ECA7A" w14:textId="77777777" w:rsidR="004C02EF" w:rsidRPr="00E77497" w:rsidRDefault="004C02EF" w:rsidP="00BA2DF2">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0E8A99AB" w14:textId="77777777"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  _  .  !  ~  *  '  (  )</w:t>
      </w:r>
    </w:p>
    <w:p w14:paraId="7635E572" w14:textId="77777777" w:rsidR="004C02EF" w:rsidRPr="00E77497" w:rsidRDefault="004C02EF" w:rsidP="00BA2DF2">
      <w:pPr>
        <w:pStyle w:val="Note"/>
      </w:pPr>
      <w:r w:rsidRPr="00E77497">
        <w:t>NOTE</w:t>
      </w:r>
      <w:r w:rsidRPr="00E77497">
        <w:tab/>
        <w:t xml:space="preserve">The above syntax is based upon RFC 2396 and does not reflect changes introduced by the more recent RFC 3986.  </w:t>
      </w:r>
    </w:p>
    <w:p w14:paraId="0CB04CB0" w14:textId="77777777" w:rsidR="00CA30A6" w:rsidRPr="00E77497" w:rsidRDefault="00CA30A6" w:rsidP="00BA2DF2">
      <w:pPr>
        <w:keepNext/>
        <w:rPr>
          <w:rFonts w:ascii="Helvetica" w:hAnsi="Helvetica"/>
          <w:b/>
        </w:rPr>
      </w:pPr>
      <w:r w:rsidRPr="00E77497">
        <w:rPr>
          <w:rFonts w:ascii="Helvetica" w:hAnsi="Helvetica"/>
          <w:b/>
        </w:rPr>
        <w:t>Runtime Semantics</w:t>
      </w:r>
    </w:p>
    <w:p w14:paraId="627AC298" w14:textId="77777777" w:rsidR="004C02EF" w:rsidRPr="00E77497" w:rsidRDefault="004C02EF" w:rsidP="00BA2DF2">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1A882613" w14:textId="77777777" w:rsidR="00E435B1" w:rsidRDefault="00E435B1" w:rsidP="00BA2DF2">
      <w:r w:rsidRPr="00E77497">
        <w:rPr>
          <w:rFonts w:ascii="Helvetica" w:hAnsi="Helvetica"/>
          <w:b/>
        </w:rPr>
        <w:t xml:space="preserve">Runtime Semantics: </w:t>
      </w:r>
      <w:r w:rsidRPr="00E435B1">
        <w:rPr>
          <w:rFonts w:ascii="Helvetica" w:hAnsi="Helvetica"/>
          <w:b/>
          <w:spacing w:val="6"/>
        </w:rPr>
        <w:t xml:space="preserve">Encode </w:t>
      </w:r>
      <w:r>
        <w:rPr>
          <w:rFonts w:ascii="Helvetica" w:hAnsi="Helvetica"/>
          <w:b/>
          <w:spacing w:val="6"/>
        </w:rPr>
        <w:t>Abstract Operation</w:t>
      </w:r>
    </w:p>
    <w:p w14:paraId="74296D1B" w14:textId="77777777" w:rsidR="004C02EF" w:rsidRPr="00E77497" w:rsidRDefault="004C02EF" w:rsidP="00BA2DF2">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744BAC93" w14:textId="77777777" w:rsidR="004C02EF" w:rsidRPr="00E77497" w:rsidRDefault="004C02EF" w:rsidP="00BA2DF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162888B4" w14:textId="77777777" w:rsidR="004C02EF" w:rsidRPr="00E77497" w:rsidRDefault="004C02EF" w:rsidP="00BA2DF2">
      <w:pPr>
        <w:pStyle w:val="M3"/>
        <w:numPr>
          <w:ilvl w:val="0"/>
          <w:numId w:val="159"/>
        </w:numPr>
        <w:spacing w:after="0"/>
      </w:pPr>
      <w:r w:rsidRPr="00E77497">
        <w:t xml:space="preserve">Let </w:t>
      </w:r>
      <w:r w:rsidRPr="00E77497">
        <w:rPr>
          <w:i/>
        </w:rPr>
        <w:t>R</w:t>
      </w:r>
      <w:r w:rsidRPr="00E77497">
        <w:t xml:space="preserve"> be the empty String.</w:t>
      </w:r>
    </w:p>
    <w:p w14:paraId="2C111A43" w14:textId="77777777" w:rsidR="004C02EF" w:rsidRPr="00E77497" w:rsidRDefault="004C02EF" w:rsidP="00BA2DF2">
      <w:pPr>
        <w:pStyle w:val="M3"/>
        <w:numPr>
          <w:ilvl w:val="0"/>
          <w:numId w:val="159"/>
        </w:numPr>
        <w:spacing w:after="0"/>
      </w:pPr>
      <w:r w:rsidRPr="00E77497">
        <w:t xml:space="preserve">Let </w:t>
      </w:r>
      <w:r w:rsidRPr="00E77497">
        <w:rPr>
          <w:i/>
        </w:rPr>
        <w:t>k</w:t>
      </w:r>
      <w:r w:rsidRPr="00E77497">
        <w:t xml:space="preserve"> be 0.</w:t>
      </w:r>
    </w:p>
    <w:p w14:paraId="27295103" w14:textId="77777777" w:rsidR="004C02EF" w:rsidRPr="00E77497" w:rsidRDefault="004C02EF" w:rsidP="00BA2DF2">
      <w:pPr>
        <w:pStyle w:val="M3"/>
        <w:numPr>
          <w:ilvl w:val="0"/>
          <w:numId w:val="159"/>
        </w:numPr>
        <w:spacing w:after="0"/>
      </w:pPr>
      <w:r w:rsidRPr="00E77497">
        <w:t>Repeat</w:t>
      </w:r>
    </w:p>
    <w:p w14:paraId="77159D4E" w14:textId="77777777" w:rsidR="004C02EF" w:rsidRPr="00E77497" w:rsidRDefault="004C02EF" w:rsidP="00BA2DF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1340A28A" w14:textId="77777777" w:rsidR="004C02EF" w:rsidRPr="00E77497" w:rsidRDefault="004C02EF" w:rsidP="00BA2DF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31A83C82" w14:textId="77777777" w:rsidR="004C02EF" w:rsidRPr="00E77497" w:rsidRDefault="004C02EF" w:rsidP="00BA2DF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14:paraId="1E261FCB" w14:textId="77777777" w:rsidR="004C02EF" w:rsidRPr="00E77497" w:rsidRDefault="004C02EF" w:rsidP="00BA2DF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14:paraId="379E7D0C" w14:textId="77777777" w:rsidR="004C02EF" w:rsidRPr="00E77497" w:rsidRDefault="004C02EF" w:rsidP="00BA2DF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56300814" w14:textId="77777777" w:rsidR="004C02EF" w:rsidRPr="00E77497" w:rsidRDefault="004C02EF" w:rsidP="00BA2DF2">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r w:rsidR="00BE1C30" w:rsidRPr="00E77497">
        <w:t>,</w:t>
      </w:r>
    </w:p>
    <w:p w14:paraId="0BB2D57D" w14:textId="77777777" w:rsidR="004C02EF" w:rsidRPr="00E77497" w:rsidRDefault="004C02EF" w:rsidP="00BA2DF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14:paraId="66B4D74D" w14:textId="77777777" w:rsidR="004C02EF" w:rsidRPr="00E77497" w:rsidRDefault="004C02EF" w:rsidP="00BA2DF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14:paraId="42B49C55" w14:textId="77777777" w:rsidR="004C02EF" w:rsidRPr="00E77497" w:rsidRDefault="004C02EF" w:rsidP="00BA2DF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14:paraId="25DE5048" w14:textId="77777777" w:rsidR="004C02EF" w:rsidRPr="00E77497" w:rsidRDefault="004C02EF" w:rsidP="00BA2DF2">
      <w:pPr>
        <w:pStyle w:val="M3"/>
        <w:numPr>
          <w:ilvl w:val="2"/>
          <w:numId w:val="159"/>
        </w:numPr>
        <w:spacing w:after="0"/>
      </w:pPr>
      <w:r w:rsidRPr="00E77497">
        <w:t xml:space="preserve">Else, </w:t>
      </w:r>
    </w:p>
    <w:p w14:paraId="5CBAA71B" w14:textId="77777777" w:rsidR="004C02EF" w:rsidRPr="00E77497" w:rsidRDefault="004C02EF" w:rsidP="00BA2DF2">
      <w:pPr>
        <w:pStyle w:val="M3"/>
        <w:numPr>
          <w:ilvl w:val="3"/>
          <w:numId w:val="159"/>
        </w:numPr>
        <w:spacing w:after="0"/>
      </w:pPr>
      <w:r w:rsidRPr="00E77497">
        <w:t xml:space="preserve">Increase </w:t>
      </w:r>
      <w:r w:rsidRPr="00E77497">
        <w:rPr>
          <w:i/>
        </w:rPr>
        <w:t>k</w:t>
      </w:r>
      <w:r w:rsidRPr="00E77497">
        <w:t xml:space="preserve"> by 1.</w:t>
      </w:r>
    </w:p>
    <w:p w14:paraId="7FA9A58D" w14:textId="77777777" w:rsidR="004C02EF" w:rsidRPr="00E77497" w:rsidRDefault="004C02EF" w:rsidP="00BA2DF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14:paraId="2A40FDE5" w14:textId="77777777" w:rsidR="004C02EF" w:rsidRPr="00E77497" w:rsidRDefault="004C02EF" w:rsidP="00BA2DF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1A5914C8" w14:textId="77777777" w:rsidR="004C02EF" w:rsidRPr="00E77497" w:rsidRDefault="004C02EF" w:rsidP="00BA2DF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14:paraId="667F0748" w14:textId="77777777" w:rsidR="004C02EF" w:rsidRPr="00E77497" w:rsidRDefault="004C02EF" w:rsidP="00BA2DF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32475210" w14:textId="77777777" w:rsidR="004C02EF" w:rsidRPr="00E77497" w:rsidRDefault="004C02EF" w:rsidP="00BA2DF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752401C8" w14:textId="77777777" w:rsidR="004C02EF" w:rsidRPr="00E77497" w:rsidRDefault="004C02EF" w:rsidP="00BA2DF2">
      <w:pPr>
        <w:pStyle w:val="M3"/>
        <w:numPr>
          <w:ilvl w:val="2"/>
          <w:numId w:val="159"/>
        </w:numPr>
        <w:spacing w:after="0"/>
      </w:pPr>
      <w:r w:rsidRPr="00E77497">
        <w:t xml:space="preserve">Let </w:t>
      </w:r>
      <w:r w:rsidRPr="00E77497">
        <w:rPr>
          <w:i/>
        </w:rPr>
        <w:t>j</w:t>
      </w:r>
      <w:r w:rsidRPr="00E77497">
        <w:t xml:space="preserve"> be 0.</w:t>
      </w:r>
    </w:p>
    <w:p w14:paraId="01654AEC" w14:textId="77777777" w:rsidR="004C02EF" w:rsidRPr="00E77497" w:rsidRDefault="004C02EF" w:rsidP="00BA2DF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14:paraId="25F7FD8D" w14:textId="77777777" w:rsidR="004C02EF" w:rsidRPr="00E77497" w:rsidRDefault="004C02EF" w:rsidP="00BA2DF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35C6DE72" w14:textId="77777777" w:rsidR="004C02EF" w:rsidRPr="00E77497" w:rsidRDefault="004C02EF" w:rsidP="00BA2DF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295080B0" w14:textId="77777777" w:rsidR="004C02EF" w:rsidRPr="00E77497" w:rsidRDefault="004C02EF" w:rsidP="00BA2DF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1065A3D3" w14:textId="77777777" w:rsidR="004C02EF" w:rsidRPr="00E77497" w:rsidRDefault="004C02EF" w:rsidP="00BA2DF2">
      <w:pPr>
        <w:pStyle w:val="M3"/>
        <w:numPr>
          <w:ilvl w:val="3"/>
          <w:numId w:val="159"/>
        </w:numPr>
        <w:spacing w:after="0"/>
      </w:pPr>
      <w:r w:rsidRPr="00E77497">
        <w:t xml:space="preserve">Increase </w:t>
      </w:r>
      <w:r w:rsidRPr="00E77497">
        <w:rPr>
          <w:i/>
        </w:rPr>
        <w:t>j</w:t>
      </w:r>
      <w:r w:rsidRPr="00E77497">
        <w:t xml:space="preserve"> by 1.</w:t>
      </w:r>
    </w:p>
    <w:p w14:paraId="264A9EDC" w14:textId="77777777" w:rsidR="004C02EF" w:rsidRPr="00E77497" w:rsidRDefault="004C02EF" w:rsidP="00BA2DF2">
      <w:pPr>
        <w:pStyle w:val="M3"/>
        <w:numPr>
          <w:ilvl w:val="1"/>
          <w:numId w:val="159"/>
        </w:numPr>
        <w:spacing w:after="220"/>
      </w:pPr>
      <w:r w:rsidRPr="00E77497">
        <w:t xml:space="preserve">Increase </w:t>
      </w:r>
      <w:r w:rsidRPr="00E77497">
        <w:rPr>
          <w:i/>
        </w:rPr>
        <w:t>k</w:t>
      </w:r>
      <w:r w:rsidRPr="00E77497">
        <w:t xml:space="preserve"> by 1.</w:t>
      </w:r>
    </w:p>
    <w:p w14:paraId="17BD2329" w14:textId="77777777" w:rsidR="00E435B1" w:rsidRDefault="00E435B1" w:rsidP="00BA2DF2">
      <w:r w:rsidRPr="00E77497">
        <w:rPr>
          <w:rFonts w:ascii="Helvetica" w:hAnsi="Helvetica"/>
          <w:b/>
        </w:rPr>
        <w:t xml:space="preserve">Runtime Semantics: </w:t>
      </w:r>
      <w:r>
        <w:rPr>
          <w:rFonts w:ascii="Helvetica" w:hAnsi="Helvetica"/>
          <w:b/>
          <w:spacing w:val="6"/>
        </w:rPr>
        <w:t>De</w:t>
      </w:r>
      <w:r w:rsidRPr="00E435B1">
        <w:rPr>
          <w:rFonts w:ascii="Helvetica" w:hAnsi="Helvetica"/>
          <w:b/>
          <w:spacing w:val="6"/>
        </w:rPr>
        <w:t xml:space="preserve">code </w:t>
      </w:r>
      <w:r>
        <w:rPr>
          <w:rFonts w:ascii="Helvetica" w:hAnsi="Helvetica"/>
          <w:b/>
          <w:spacing w:val="6"/>
        </w:rPr>
        <w:t>Abstract Operation</w:t>
      </w:r>
    </w:p>
    <w:p w14:paraId="4DFA8913" w14:textId="77777777" w:rsidR="004C02EF" w:rsidRPr="00E77497" w:rsidRDefault="004C02EF" w:rsidP="00BA2DF2">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1F698C0D" w14:textId="77777777" w:rsidR="004C02EF" w:rsidRPr="00E77497" w:rsidRDefault="004C02EF" w:rsidP="00BA2DF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2F2E82A6" w14:textId="77777777" w:rsidR="004C02EF" w:rsidRPr="00E77497" w:rsidRDefault="004C02EF" w:rsidP="00BA2DF2">
      <w:pPr>
        <w:pStyle w:val="M3"/>
        <w:numPr>
          <w:ilvl w:val="0"/>
          <w:numId w:val="160"/>
        </w:numPr>
        <w:spacing w:after="0"/>
      </w:pPr>
      <w:r w:rsidRPr="00E77497">
        <w:t xml:space="preserve">Let </w:t>
      </w:r>
      <w:r w:rsidRPr="00E77497">
        <w:rPr>
          <w:i/>
        </w:rPr>
        <w:t>R</w:t>
      </w:r>
      <w:r w:rsidRPr="00E77497">
        <w:t xml:space="preserve"> be the empty String.</w:t>
      </w:r>
    </w:p>
    <w:p w14:paraId="2656EF6D" w14:textId="77777777" w:rsidR="004C02EF" w:rsidRPr="00E77497" w:rsidRDefault="004C02EF" w:rsidP="00BA2DF2">
      <w:pPr>
        <w:pStyle w:val="M3"/>
        <w:numPr>
          <w:ilvl w:val="0"/>
          <w:numId w:val="160"/>
        </w:numPr>
        <w:spacing w:after="0"/>
      </w:pPr>
      <w:r w:rsidRPr="00E77497">
        <w:t xml:space="preserve">Let </w:t>
      </w:r>
      <w:r w:rsidRPr="00E77497">
        <w:rPr>
          <w:i/>
        </w:rPr>
        <w:t>k</w:t>
      </w:r>
      <w:r w:rsidRPr="00E77497">
        <w:t xml:space="preserve"> be 0.</w:t>
      </w:r>
    </w:p>
    <w:p w14:paraId="702BE942" w14:textId="77777777" w:rsidR="004C02EF" w:rsidRPr="00E77497" w:rsidRDefault="004C02EF" w:rsidP="00BA2DF2">
      <w:pPr>
        <w:pStyle w:val="M3"/>
        <w:numPr>
          <w:ilvl w:val="0"/>
          <w:numId w:val="160"/>
        </w:numPr>
        <w:spacing w:after="0"/>
      </w:pPr>
      <w:r w:rsidRPr="00E77497">
        <w:t>Repeat</w:t>
      </w:r>
    </w:p>
    <w:p w14:paraId="5FA07FD0" w14:textId="77777777" w:rsidR="004C02EF" w:rsidRPr="00E77497" w:rsidRDefault="004C02EF" w:rsidP="00BA2DF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2B542BB3" w14:textId="77777777" w:rsidR="004C02EF" w:rsidRPr="00E77497" w:rsidRDefault="004C02EF" w:rsidP="00BA2DF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571D4366" w14:textId="77777777" w:rsidR="004C02EF" w:rsidRPr="00E77497" w:rsidRDefault="004C02EF" w:rsidP="00BA2DF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14:paraId="18AF83F0" w14:textId="77777777" w:rsidR="004C02EF" w:rsidRPr="00E77497" w:rsidRDefault="004C02EF" w:rsidP="00BA2DF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20654689" w14:textId="77777777" w:rsidR="004C02EF" w:rsidRPr="00E77497" w:rsidRDefault="004C02EF" w:rsidP="00BA2DF2">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r w:rsidR="00BE1C30" w:rsidRPr="00E77497">
        <w:t>,</w:t>
      </w:r>
    </w:p>
    <w:p w14:paraId="684FC005" w14:textId="77777777" w:rsidR="004C02EF" w:rsidRPr="00E77497" w:rsidRDefault="004C02EF" w:rsidP="00BA2DF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14:paraId="5686803E" w14:textId="77777777" w:rsidR="004C02EF" w:rsidRPr="00E77497" w:rsidRDefault="004C02EF" w:rsidP="00BA2DF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14:paraId="00F2B11B" w14:textId="77777777" w:rsidR="004C02EF" w:rsidRPr="00E77497" w:rsidRDefault="004C02EF" w:rsidP="00BA2DF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14:paraId="7980FF78" w14:textId="77777777" w:rsidR="004C02EF" w:rsidRPr="00E77497" w:rsidRDefault="004C02EF" w:rsidP="00BA2DF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64D5944E" w14:textId="77777777" w:rsidR="004C02EF" w:rsidRPr="00E77497" w:rsidRDefault="004C02EF" w:rsidP="00BA2DF2">
      <w:pPr>
        <w:pStyle w:val="M3"/>
        <w:numPr>
          <w:ilvl w:val="2"/>
          <w:numId w:val="160"/>
        </w:numPr>
        <w:spacing w:after="0"/>
      </w:pPr>
      <w:r w:rsidRPr="00E77497">
        <w:t xml:space="preserve">Increment </w:t>
      </w:r>
      <w:r w:rsidRPr="00E77497">
        <w:rPr>
          <w:i/>
        </w:rPr>
        <w:t>k</w:t>
      </w:r>
      <w:r w:rsidRPr="00E77497">
        <w:t xml:space="preserve"> by 2.</w:t>
      </w:r>
    </w:p>
    <w:p w14:paraId="70A76780" w14:textId="77777777" w:rsidR="004C02EF" w:rsidRPr="00E77497" w:rsidRDefault="004C02EF" w:rsidP="00BA2DF2">
      <w:pPr>
        <w:pStyle w:val="M3"/>
        <w:numPr>
          <w:ilvl w:val="2"/>
          <w:numId w:val="160"/>
        </w:numPr>
        <w:spacing w:after="0"/>
      </w:pPr>
      <w:r w:rsidRPr="00E77497">
        <w:t xml:space="preserve">If the most significant bit in </w:t>
      </w:r>
      <w:r w:rsidRPr="00E77497">
        <w:rPr>
          <w:i/>
        </w:rPr>
        <w:t>B</w:t>
      </w:r>
      <w:r w:rsidRPr="00E77497">
        <w:t xml:space="preserve"> is 0, then</w:t>
      </w:r>
    </w:p>
    <w:p w14:paraId="613A7A4E" w14:textId="77777777" w:rsidR="004C02EF" w:rsidRPr="00E77497" w:rsidRDefault="004C02EF" w:rsidP="00BA2DF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14:paraId="1B72F641" w14:textId="77777777" w:rsidR="004C02EF" w:rsidRPr="00E77497" w:rsidRDefault="004C02EF" w:rsidP="00BA2DF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245DCF04" w14:textId="77777777"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3DDB9728" w14:textId="77777777" w:rsidR="004C02EF" w:rsidRPr="00E77497" w:rsidRDefault="004C02EF" w:rsidP="00BA2DF2">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14:paraId="2C42B70B" w14:textId="77777777"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1674EED9" w14:textId="77777777" w:rsidR="004C02EF" w:rsidRPr="00E77497" w:rsidRDefault="004C02EF" w:rsidP="00BA2DF2">
      <w:pPr>
        <w:pStyle w:val="M3"/>
        <w:numPr>
          <w:ilvl w:val="2"/>
          <w:numId w:val="160"/>
        </w:numPr>
        <w:spacing w:after="0"/>
      </w:pPr>
      <w:r w:rsidRPr="00E77497">
        <w:t xml:space="preserve">Else the most significant bit in </w:t>
      </w:r>
      <w:r w:rsidRPr="00E77497">
        <w:rPr>
          <w:i/>
        </w:rPr>
        <w:t>B</w:t>
      </w:r>
      <w:r w:rsidRPr="00E77497">
        <w:t xml:space="preserve"> is 1</w:t>
      </w:r>
      <w:r w:rsidR="00BE1C30" w:rsidRPr="00E77497">
        <w:t>,</w:t>
      </w:r>
    </w:p>
    <w:p w14:paraId="1EFBCA1C" w14:textId="77777777" w:rsidR="004C02EF" w:rsidRPr="00E77497" w:rsidRDefault="004C02EF" w:rsidP="00BA2DF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3C854E64" w14:textId="77777777" w:rsidR="004C02EF" w:rsidRPr="00E77497" w:rsidRDefault="004C02EF" w:rsidP="00BA2DF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14:paraId="611D3156" w14:textId="77777777" w:rsidR="004C02EF" w:rsidRPr="00E77497" w:rsidRDefault="004C02EF" w:rsidP="00BA2DF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14:paraId="37FA965F" w14:textId="77777777" w:rsidR="004C02EF" w:rsidRPr="00E77497" w:rsidRDefault="004C02EF" w:rsidP="00BA2DF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14:paraId="23678418" w14:textId="77777777" w:rsidR="004C02EF" w:rsidRPr="00E77497" w:rsidRDefault="004C02EF" w:rsidP="00BA2DF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14:paraId="55434E6E" w14:textId="77777777" w:rsidR="004C02EF" w:rsidRPr="00E77497" w:rsidRDefault="004C02EF" w:rsidP="00BA2DF2">
      <w:pPr>
        <w:pStyle w:val="M3"/>
        <w:numPr>
          <w:ilvl w:val="3"/>
          <w:numId w:val="160"/>
        </w:numPr>
        <w:spacing w:after="0"/>
      </w:pPr>
      <w:r w:rsidRPr="00E77497">
        <w:t xml:space="preserve">Let </w:t>
      </w:r>
      <w:r w:rsidRPr="00E77497">
        <w:rPr>
          <w:i/>
        </w:rPr>
        <w:t>j</w:t>
      </w:r>
      <w:r w:rsidRPr="00E77497">
        <w:t xml:space="preserve"> be 1.</w:t>
      </w:r>
    </w:p>
    <w:p w14:paraId="1224B744" w14:textId="77777777" w:rsidR="004C02EF" w:rsidRPr="00E77497" w:rsidRDefault="004C02EF" w:rsidP="00BA2DF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14:paraId="2597755C" w14:textId="77777777" w:rsidR="004C02EF" w:rsidRPr="00E77497" w:rsidRDefault="004C02EF" w:rsidP="00BA2DF2">
      <w:pPr>
        <w:pStyle w:val="M3"/>
        <w:numPr>
          <w:ilvl w:val="4"/>
          <w:numId w:val="160"/>
        </w:numPr>
        <w:spacing w:after="0"/>
      </w:pPr>
      <w:r w:rsidRPr="00E77497">
        <w:t xml:space="preserve">Increment </w:t>
      </w:r>
      <w:r w:rsidRPr="00E77497">
        <w:rPr>
          <w:i/>
        </w:rPr>
        <w:t>k</w:t>
      </w:r>
      <w:r w:rsidRPr="00E77497">
        <w:t xml:space="preserve"> by 1.</w:t>
      </w:r>
    </w:p>
    <w:p w14:paraId="3E7E131A" w14:textId="77777777" w:rsidR="004C02EF" w:rsidRPr="00E77497" w:rsidRDefault="004C02EF" w:rsidP="00BA2DF2">
      <w:pPr>
        <w:pStyle w:val="M3"/>
        <w:numPr>
          <w:ilvl w:val="4"/>
          <w:numId w:val="160"/>
        </w:numPr>
        <w:spacing w:after="0"/>
      </w:pPr>
      <w:r w:rsidRPr="00E77497">
        <w:t xml:space="preserve">If the character at position </w:t>
      </w:r>
      <w:r w:rsidRPr="00E77497">
        <w:rPr>
          <w:i/>
        </w:rPr>
        <w:t>k</w:t>
      </w:r>
      <w:r w:rsidRPr="00E77497">
        <w:t xml:space="preserve"> </w:t>
      </w:r>
      <w:r w:rsidR="003D3908">
        <w:t xml:space="preserve">within </w:t>
      </w:r>
      <w:r w:rsidR="003D3908" w:rsidRPr="003D3908">
        <w:rPr>
          <w:i/>
          <w:iCs/>
        </w:rPr>
        <w:t>string</w:t>
      </w:r>
      <w:r w:rsidR="003D3908">
        <w:rPr>
          <w:i/>
          <w:iCs/>
        </w:rPr>
        <w:t xml:space="preserve"> </w:t>
      </w:r>
      <w:r w:rsidRPr="003D3908">
        <w:t>is</w:t>
      </w:r>
      <w:r w:rsidRPr="00E77497">
        <w:t xml:space="preserve"> not </w:t>
      </w:r>
      <w:r w:rsidR="003D3908">
        <w:rPr>
          <w:rFonts w:ascii="Courier New" w:hAnsi="Courier New" w:cs="Courier New"/>
          <w:b/>
          <w:bCs/>
        </w:rPr>
        <w:t>"</w:t>
      </w:r>
      <w:r w:rsidRPr="003D3908">
        <w:rPr>
          <w:rFonts w:ascii="Courier New" w:hAnsi="Courier New" w:cs="Courier New"/>
          <w:b/>
          <w:bCs/>
        </w:rPr>
        <w:t>%</w:t>
      </w:r>
      <w:r w:rsidR="003D3908">
        <w:rPr>
          <w:rFonts w:ascii="Courier New" w:hAnsi="Courier New" w:cs="Courier New"/>
          <w:b/>
          <w:bCs/>
        </w:rPr>
        <w:t>″</w:t>
      </w:r>
      <w:r w:rsidRPr="00E77497">
        <w:t xml:space="preserve">, throw a </w:t>
      </w:r>
      <w:r w:rsidRPr="00E77497">
        <w:rPr>
          <w:b/>
        </w:rPr>
        <w:t>URIError</w:t>
      </w:r>
      <w:r w:rsidRPr="00E77497">
        <w:t xml:space="preserve"> exception.</w:t>
      </w:r>
    </w:p>
    <w:p w14:paraId="05AFADA2" w14:textId="77777777" w:rsidR="004C02EF" w:rsidRPr="00E77497" w:rsidRDefault="004C02EF" w:rsidP="00BA2DF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14:paraId="3FA4C385" w14:textId="77777777" w:rsidR="004C02EF" w:rsidRPr="00E77497" w:rsidRDefault="004C02EF" w:rsidP="00BA2DF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2EED8A7A" w14:textId="77777777" w:rsidR="004C02EF" w:rsidRPr="00E77497" w:rsidRDefault="004C02EF" w:rsidP="00BA2DF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14:paraId="69E636E5" w14:textId="77777777" w:rsidR="004C02EF" w:rsidRPr="00E77497" w:rsidRDefault="004C02EF" w:rsidP="00BA2DF2">
      <w:pPr>
        <w:pStyle w:val="M3"/>
        <w:numPr>
          <w:ilvl w:val="4"/>
          <w:numId w:val="160"/>
        </w:numPr>
        <w:spacing w:after="0"/>
      </w:pPr>
      <w:r w:rsidRPr="00E77497">
        <w:t xml:space="preserve">Increment </w:t>
      </w:r>
      <w:r w:rsidRPr="00E77497">
        <w:rPr>
          <w:i/>
        </w:rPr>
        <w:t>k</w:t>
      </w:r>
      <w:r w:rsidRPr="00E77497">
        <w:t xml:space="preserve"> by 2.</w:t>
      </w:r>
    </w:p>
    <w:p w14:paraId="3FD4E175" w14:textId="77777777" w:rsidR="004C02EF" w:rsidRPr="00E77497" w:rsidRDefault="004C02EF" w:rsidP="00BA2DF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64DA1F6A" w14:textId="77777777" w:rsidR="004C02EF" w:rsidRPr="00E77497" w:rsidRDefault="004C02EF" w:rsidP="00BA2DF2">
      <w:pPr>
        <w:pStyle w:val="M3"/>
        <w:numPr>
          <w:ilvl w:val="4"/>
          <w:numId w:val="160"/>
        </w:numPr>
        <w:spacing w:after="0"/>
      </w:pPr>
      <w:r w:rsidRPr="00E77497">
        <w:t xml:space="preserve">Increment </w:t>
      </w:r>
      <w:r w:rsidRPr="00E77497">
        <w:rPr>
          <w:i/>
        </w:rPr>
        <w:t>j</w:t>
      </w:r>
      <w:r w:rsidRPr="00E77497">
        <w:t xml:space="preserve"> by 1.</w:t>
      </w:r>
    </w:p>
    <w:p w14:paraId="1EF42483" w14:textId="77777777" w:rsidR="004C02EF" w:rsidRPr="00E77497" w:rsidRDefault="004C02EF" w:rsidP="00BA2DF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14:paraId="17298ADC" w14:textId="77777777" w:rsidR="004C02EF" w:rsidRPr="00E77497" w:rsidRDefault="004C02EF" w:rsidP="00BA2DF2">
      <w:pPr>
        <w:pStyle w:val="M3"/>
        <w:numPr>
          <w:ilvl w:val="3"/>
          <w:numId w:val="160"/>
        </w:numPr>
        <w:spacing w:after="0"/>
      </w:pPr>
      <w:r w:rsidRPr="00E77497">
        <w:t xml:space="preserve">If </w:t>
      </w:r>
      <w:r w:rsidRPr="00E77497">
        <w:rPr>
          <w:i/>
        </w:rPr>
        <w:t>V</w:t>
      </w:r>
      <w:r w:rsidRPr="00E77497">
        <w:t xml:space="preserve"> </w:t>
      </w:r>
      <w:r w:rsidR="00703487">
        <w:t>&lt;</w:t>
      </w:r>
      <w:r w:rsidRPr="00E77497">
        <w:t xml:space="preserve"> 0x10000, then</w:t>
      </w:r>
    </w:p>
    <w:p w14:paraId="2FC0E886" w14:textId="77777777" w:rsidR="004C02EF" w:rsidRPr="00E77497" w:rsidRDefault="004C02EF" w:rsidP="00BA2DF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14:paraId="16A524EA" w14:textId="77777777" w:rsidR="004C02EF" w:rsidRPr="00E77497" w:rsidRDefault="004C02EF" w:rsidP="00BA2DF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5885DC61" w14:textId="77777777" w:rsidR="004C02EF" w:rsidRPr="00E77497" w:rsidRDefault="004C02EF" w:rsidP="00BA2DF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226457FF" w14:textId="77777777" w:rsidR="004C02EF" w:rsidRPr="00E77497" w:rsidRDefault="004C02EF" w:rsidP="00BA2DF2">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14:paraId="7E90948B" w14:textId="77777777" w:rsidR="004C02EF" w:rsidRPr="00E77497" w:rsidRDefault="004C02EF" w:rsidP="00BA2DF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0B9FA092" w14:textId="77777777" w:rsidR="004C02EF" w:rsidRPr="00E77497" w:rsidRDefault="004C02EF" w:rsidP="00BA2DF2">
      <w:pPr>
        <w:pStyle w:val="M3"/>
        <w:numPr>
          <w:ilvl w:val="3"/>
          <w:numId w:val="160"/>
        </w:numPr>
        <w:spacing w:after="0"/>
      </w:pPr>
      <w:r w:rsidRPr="00E77497">
        <w:t xml:space="preserve">Else </w:t>
      </w:r>
      <w:r w:rsidRPr="00E77497">
        <w:rPr>
          <w:i/>
        </w:rPr>
        <w:t>V</w:t>
      </w:r>
      <w:r w:rsidRPr="00E77497">
        <w:t xml:space="preserve"> ≥ 0x10000</w:t>
      </w:r>
      <w:r w:rsidR="00BE1C30" w:rsidRPr="00E77497">
        <w:t>,</w:t>
      </w:r>
    </w:p>
    <w:p w14:paraId="05DFAF20" w14:textId="77777777" w:rsidR="004C02EF" w:rsidRPr="00E77497" w:rsidRDefault="004C02EF" w:rsidP="00BA2DF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14:paraId="714E06EF" w14:textId="77777777" w:rsidR="004C02EF" w:rsidRPr="00E77497" w:rsidRDefault="004C02EF" w:rsidP="00BA2DF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596CF463" w14:textId="77777777"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43E853A7" w14:textId="77777777" w:rsidR="004C02EF" w:rsidRPr="00E77497" w:rsidRDefault="004C02EF" w:rsidP="00BA2DF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42DE17C4" w14:textId="77777777" w:rsidR="004C02EF" w:rsidRPr="00E77497" w:rsidRDefault="004C02EF" w:rsidP="00BA2DF2">
      <w:pPr>
        <w:pStyle w:val="M3"/>
        <w:numPr>
          <w:ilvl w:val="1"/>
          <w:numId w:val="160"/>
        </w:numPr>
      </w:pPr>
      <w:r w:rsidRPr="00E77497">
        <w:t xml:space="preserve">Increase </w:t>
      </w:r>
      <w:r w:rsidRPr="00E77497">
        <w:rPr>
          <w:i/>
        </w:rPr>
        <w:t>k</w:t>
      </w:r>
      <w:r w:rsidRPr="00E77497">
        <w:t xml:space="preserve"> by 1.</w:t>
      </w:r>
    </w:p>
    <w:p w14:paraId="5D429BD5" w14:textId="77777777" w:rsidR="004C02EF" w:rsidRPr="00E77497" w:rsidRDefault="004C02EF" w:rsidP="00BA2DF2">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5F612E37" w14:textId="77777777" w:rsidR="004C02EF" w:rsidRPr="00E77497" w:rsidRDefault="004C02EF" w:rsidP="00BA2DF2">
      <w:pPr>
        <w:rPr>
          <w:sz w:val="18"/>
        </w:rPr>
      </w:pPr>
      <w:r w:rsidRPr="00E77497">
        <w:rPr>
          <w:sz w:val="18"/>
        </w:rPr>
        <w:t>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w:t>
      </w:r>
      <w:r w:rsidR="00071F21">
        <w:rPr>
          <w:sz w:val="18"/>
        </w:rPr>
        <w:t xml:space="preserve"> </w:t>
      </w:r>
      <w:r w:rsidR="00071F21">
        <w:rPr>
          <w:sz w:val="18"/>
        </w:rPr>
        <w:fldChar w:fldCharType="begin"/>
      </w:r>
      <w:r w:rsidR="00071F21">
        <w:rPr>
          <w:sz w:val="18"/>
        </w:rPr>
        <w:instrText xml:space="preserve"> REF _Ref327355453 \h </w:instrText>
      </w:r>
      <w:r w:rsidR="00071F21">
        <w:rPr>
          <w:sz w:val="18"/>
        </w:rPr>
      </w:r>
      <w:r w:rsidR="00071F21">
        <w:rPr>
          <w:sz w:val="18"/>
        </w:rPr>
        <w:fldChar w:fldCharType="separate"/>
      </w:r>
      <w:r w:rsidR="00083CEC">
        <w:t xml:space="preserve">Table </w:t>
      </w:r>
      <w:r w:rsidR="00083CEC">
        <w:rPr>
          <w:noProof/>
        </w:rPr>
        <w:t>32</w:t>
      </w:r>
      <w:r w:rsidR="00071F21">
        <w:rPr>
          <w:sz w:val="18"/>
        </w:rPr>
        <w:fldChar w:fldCharType="end"/>
      </w:r>
      <w:r w:rsidRPr="00E77497">
        <w:rPr>
          <w:sz w:val="18"/>
        </w:rPr>
        <w:t>.</w:t>
      </w:r>
    </w:p>
    <w:p w14:paraId="2E36ED24" w14:textId="77777777" w:rsidR="004C02EF" w:rsidRPr="00E77497" w:rsidRDefault="00676727" w:rsidP="00BA2DF2">
      <w:pPr>
        <w:pStyle w:val="Tabletitle"/>
      </w:pPr>
      <w:bookmarkStart w:id="4748" w:name="_Ref327355453"/>
      <w:r>
        <w:t xml:space="preserve">Table </w:t>
      </w:r>
      <w:r>
        <w:fldChar w:fldCharType="begin"/>
      </w:r>
      <w:r>
        <w:instrText xml:space="preserve"> SEQ Table \* ARABIC </w:instrText>
      </w:r>
      <w:r>
        <w:fldChar w:fldCharType="separate"/>
      </w:r>
      <w:r w:rsidR="00083CEC">
        <w:rPr>
          <w:noProof/>
        </w:rPr>
        <w:t>32</w:t>
      </w:r>
      <w:r>
        <w:fldChar w:fldCharType="end"/>
      </w:r>
      <w:bookmarkEnd w:id="4748"/>
      <w:r w:rsidR="008962D8" w:rsidRPr="00E77497">
        <w:rPr>
          <w:rFonts w:eastAsia="Arial Unicode MS"/>
        </w:rPr>
        <w:t xml:space="preserve"> </w:t>
      </w:r>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14:paraId="16D1A162" w14:textId="7777777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0C344CE8" w14:textId="77777777" w:rsidR="004C02EF" w:rsidRPr="00E77497" w:rsidRDefault="004C02EF" w:rsidP="00BA2DF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14:paraId="4D77170E" w14:textId="77777777" w:rsidR="004C02EF" w:rsidRPr="00E77497" w:rsidRDefault="004C02EF" w:rsidP="00BA2DF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14:paraId="6CBC4575" w14:textId="77777777" w:rsidR="004C02EF" w:rsidRPr="00E77497" w:rsidRDefault="004C02EF" w:rsidP="00BA2DF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14:paraId="0DC17D63" w14:textId="77777777" w:rsidR="004C02EF" w:rsidRPr="00E77497" w:rsidRDefault="004C02EF" w:rsidP="00BA2DF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14:paraId="52F3F763" w14:textId="77777777" w:rsidR="004C02EF" w:rsidRPr="00E77497" w:rsidRDefault="004C02EF" w:rsidP="00BA2DF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7466622F" w14:textId="77777777" w:rsidR="004C02EF" w:rsidRPr="00E77497" w:rsidRDefault="004C02EF" w:rsidP="00BA2DF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14:paraId="1E0D73A3" w14:textId="77777777" w:rsidTr="0027695A">
        <w:tc>
          <w:tcPr>
            <w:tcW w:w="2178" w:type="dxa"/>
            <w:tcBorders>
              <w:top w:val="nil"/>
            </w:tcBorders>
          </w:tcPr>
          <w:p w14:paraId="0328ED45" w14:textId="77777777" w:rsidR="004C02EF" w:rsidRPr="00E77497" w:rsidRDefault="004C02EF" w:rsidP="0092211F">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14:paraId="54231A2D" w14:textId="77777777" w:rsidR="004C02EF" w:rsidRPr="00E77497" w:rsidRDefault="004C02EF" w:rsidP="003E75AF">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14:paraId="61B00D56" w14:textId="77777777" w:rsidR="004C02EF" w:rsidRPr="00E77497" w:rsidRDefault="004C02EF" w:rsidP="00A95C0C">
            <w:pPr>
              <w:pStyle w:val="HTML"/>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14:paraId="39FC76AE" w14:textId="77777777" w:rsidR="004C02EF" w:rsidRPr="00E77497" w:rsidRDefault="004C02EF" w:rsidP="00A95C0C">
            <w:pPr>
              <w:pStyle w:val="HTML"/>
              <w:keepNext/>
              <w:spacing w:after="0"/>
              <w:jc w:val="center"/>
              <w:rPr>
                <w:rFonts w:cs="Courier New"/>
                <w:sz w:val="18"/>
                <w:lang w:eastAsia="en-US"/>
              </w:rPr>
            </w:pPr>
          </w:p>
        </w:tc>
        <w:tc>
          <w:tcPr>
            <w:tcW w:w="1170" w:type="dxa"/>
            <w:tcBorders>
              <w:top w:val="nil"/>
            </w:tcBorders>
          </w:tcPr>
          <w:p w14:paraId="2561D445" w14:textId="77777777" w:rsidR="004C02EF" w:rsidRPr="00E77497" w:rsidRDefault="004C02EF" w:rsidP="008753E0">
            <w:pPr>
              <w:pStyle w:val="HTML"/>
              <w:keepNext/>
              <w:spacing w:after="0"/>
              <w:jc w:val="center"/>
              <w:rPr>
                <w:rFonts w:cs="Courier New"/>
                <w:sz w:val="18"/>
                <w:lang w:eastAsia="en-US"/>
              </w:rPr>
            </w:pPr>
          </w:p>
        </w:tc>
        <w:tc>
          <w:tcPr>
            <w:tcW w:w="1170" w:type="dxa"/>
            <w:tcBorders>
              <w:top w:val="nil"/>
            </w:tcBorders>
          </w:tcPr>
          <w:p w14:paraId="3519137D" w14:textId="77777777" w:rsidR="004C02EF" w:rsidRPr="00E77497" w:rsidRDefault="004C02EF" w:rsidP="00052E66">
            <w:pPr>
              <w:pStyle w:val="HTML"/>
              <w:keepNext/>
              <w:spacing w:after="0"/>
              <w:jc w:val="center"/>
              <w:rPr>
                <w:rFonts w:cs="Courier New"/>
                <w:sz w:val="18"/>
                <w:lang w:eastAsia="en-US"/>
              </w:rPr>
            </w:pPr>
          </w:p>
        </w:tc>
      </w:tr>
      <w:tr w:rsidR="004C02EF" w:rsidRPr="00E77497" w14:paraId="22587080" w14:textId="77777777" w:rsidTr="0027695A">
        <w:tc>
          <w:tcPr>
            <w:tcW w:w="2178" w:type="dxa"/>
          </w:tcPr>
          <w:p w14:paraId="0519E3CC" w14:textId="77777777" w:rsidR="004C02EF" w:rsidRPr="00E77497" w:rsidRDefault="004C02EF" w:rsidP="0092211F">
            <w:pPr>
              <w:keepNext/>
              <w:spacing w:after="0"/>
              <w:jc w:val="center"/>
              <w:rPr>
                <w:rFonts w:ascii="Courier New" w:hAnsi="Courier New"/>
                <w:b/>
                <w:sz w:val="18"/>
              </w:rPr>
            </w:pPr>
            <w:r w:rsidRPr="00E77497">
              <w:rPr>
                <w:rFonts w:ascii="Courier New" w:hAnsi="Courier New"/>
                <w:b/>
                <w:sz w:val="18"/>
              </w:rPr>
              <w:t>0x0080 - 0x07FF</w:t>
            </w:r>
          </w:p>
        </w:tc>
        <w:tc>
          <w:tcPr>
            <w:tcW w:w="2340" w:type="dxa"/>
          </w:tcPr>
          <w:p w14:paraId="4D44C9B2" w14:textId="77777777" w:rsidR="004C02EF" w:rsidRPr="00E77497" w:rsidRDefault="004C02EF" w:rsidP="003E75AF">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14:paraId="62FAA188" w14:textId="77777777" w:rsidR="004C02EF" w:rsidRPr="00E77497" w:rsidRDefault="004C02EF" w:rsidP="00A95C0C">
            <w:pPr>
              <w:pStyle w:val="HTML"/>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14:paraId="4413BF83" w14:textId="77777777" w:rsidR="004C02EF" w:rsidRPr="00E77497" w:rsidRDefault="004C02EF" w:rsidP="00A95C0C">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44A6EE04" w14:textId="77777777" w:rsidR="004C02EF" w:rsidRPr="00E77497" w:rsidRDefault="004C02EF" w:rsidP="008753E0">
            <w:pPr>
              <w:pStyle w:val="HTML"/>
              <w:keepNext/>
              <w:spacing w:after="0"/>
              <w:jc w:val="center"/>
              <w:rPr>
                <w:rFonts w:cs="Courier New"/>
                <w:sz w:val="18"/>
                <w:lang w:eastAsia="en-US"/>
              </w:rPr>
            </w:pPr>
          </w:p>
        </w:tc>
        <w:tc>
          <w:tcPr>
            <w:tcW w:w="1170" w:type="dxa"/>
          </w:tcPr>
          <w:p w14:paraId="5305D8BB" w14:textId="77777777" w:rsidR="004C02EF" w:rsidRPr="00E77497" w:rsidRDefault="004C02EF" w:rsidP="00052E66">
            <w:pPr>
              <w:pStyle w:val="HTML"/>
              <w:keepNext/>
              <w:spacing w:after="0"/>
              <w:jc w:val="center"/>
              <w:rPr>
                <w:rFonts w:cs="Courier New"/>
                <w:sz w:val="18"/>
                <w:lang w:eastAsia="en-US"/>
              </w:rPr>
            </w:pPr>
          </w:p>
        </w:tc>
      </w:tr>
      <w:tr w:rsidR="004C02EF" w:rsidRPr="00E77497" w14:paraId="497A6346" w14:textId="77777777" w:rsidTr="0027695A">
        <w:tc>
          <w:tcPr>
            <w:tcW w:w="2178" w:type="dxa"/>
          </w:tcPr>
          <w:p w14:paraId="35E0ADED" w14:textId="77777777" w:rsidR="004C02EF" w:rsidRPr="00E77497" w:rsidRDefault="004C02EF" w:rsidP="0092211F">
            <w:pPr>
              <w:pStyle w:val="HTML"/>
              <w:keepNext/>
              <w:spacing w:after="0"/>
              <w:jc w:val="center"/>
              <w:rPr>
                <w:rFonts w:cs="Courier New"/>
                <w:b/>
                <w:i/>
                <w:sz w:val="18"/>
                <w:lang w:eastAsia="en-US"/>
              </w:rPr>
            </w:pPr>
            <w:r w:rsidRPr="00E77497">
              <w:rPr>
                <w:rFonts w:cs="Courier New"/>
                <w:b/>
                <w:sz w:val="18"/>
                <w:lang w:eastAsia="en-US"/>
              </w:rPr>
              <w:t>0x0800 - 0xD7FF</w:t>
            </w:r>
          </w:p>
        </w:tc>
        <w:tc>
          <w:tcPr>
            <w:tcW w:w="2340" w:type="dxa"/>
          </w:tcPr>
          <w:p w14:paraId="077D2542" w14:textId="77777777" w:rsidR="004C02EF" w:rsidRPr="00E77497" w:rsidRDefault="004C02EF" w:rsidP="003E75AF">
            <w:pPr>
              <w:pStyle w:val="HTML"/>
              <w:keepNext/>
              <w:spacing w:after="0"/>
              <w:jc w:val="center"/>
              <w:rPr>
                <w:rFonts w:cs="Courier New"/>
                <w:i/>
                <w:sz w:val="18"/>
                <w:lang w:eastAsia="en-US"/>
              </w:rPr>
            </w:pPr>
            <w:r w:rsidRPr="00E77497">
              <w:rPr>
                <w:rFonts w:cs="Courier New"/>
                <w:i/>
                <w:sz w:val="18"/>
                <w:lang w:eastAsia="en-US"/>
              </w:rPr>
              <w:t>xxxxyyyy yyzzzzzz</w:t>
            </w:r>
          </w:p>
        </w:tc>
        <w:tc>
          <w:tcPr>
            <w:tcW w:w="1260" w:type="dxa"/>
          </w:tcPr>
          <w:p w14:paraId="670B0561" w14:textId="77777777" w:rsidR="004C02EF" w:rsidRPr="00E77497" w:rsidRDefault="004C02EF" w:rsidP="00A95C0C">
            <w:pPr>
              <w:pStyle w:val="HTML"/>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2CDA411E" w14:textId="77777777" w:rsidR="004C02EF" w:rsidRPr="00E77497" w:rsidRDefault="004C02EF" w:rsidP="00A95C0C">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4C00DE6F" w14:textId="77777777" w:rsidR="004C02EF" w:rsidRPr="00E77497" w:rsidRDefault="004C02EF" w:rsidP="008753E0">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58622D8D" w14:textId="77777777" w:rsidR="004C02EF" w:rsidRPr="00E77497" w:rsidRDefault="004C02EF" w:rsidP="00052E66">
            <w:pPr>
              <w:pStyle w:val="HTML"/>
              <w:keepNext/>
              <w:spacing w:after="0"/>
              <w:jc w:val="center"/>
              <w:rPr>
                <w:rFonts w:cs="Courier New"/>
                <w:b/>
                <w:sz w:val="18"/>
                <w:lang w:eastAsia="en-US"/>
              </w:rPr>
            </w:pPr>
          </w:p>
        </w:tc>
      </w:tr>
      <w:tr w:rsidR="004C02EF" w:rsidRPr="00E77497" w14:paraId="2C6CEC82" w14:textId="77777777" w:rsidTr="0027695A">
        <w:tc>
          <w:tcPr>
            <w:tcW w:w="2178" w:type="dxa"/>
          </w:tcPr>
          <w:p w14:paraId="773F413A" w14:textId="77777777" w:rsidR="004C02EF" w:rsidRPr="00E77497" w:rsidRDefault="004C02EF" w:rsidP="0092211F">
            <w:pPr>
              <w:pStyle w:val="HTML"/>
              <w:keepNext/>
              <w:spacing w:after="0"/>
              <w:jc w:val="center"/>
              <w:rPr>
                <w:rFonts w:cs="Courier New"/>
                <w:b/>
                <w:sz w:val="18"/>
                <w:lang w:eastAsia="en-US"/>
              </w:rPr>
            </w:pPr>
            <w:r w:rsidRPr="00E77497">
              <w:rPr>
                <w:rFonts w:cs="Courier New"/>
                <w:b/>
                <w:sz w:val="18"/>
                <w:lang w:eastAsia="en-US"/>
              </w:rPr>
              <w:t>0xD800 - 0xDBFF</w:t>
            </w:r>
          </w:p>
          <w:p w14:paraId="50B6553E" w14:textId="77777777" w:rsidR="004C02EF" w:rsidRPr="00E77497" w:rsidRDefault="004C02EF" w:rsidP="003E75AF">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7DF0F912" w14:textId="77777777" w:rsidR="004C02EF" w:rsidRPr="00E77497" w:rsidRDefault="004C02EF" w:rsidP="00A95C0C">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209027AB" w14:textId="77777777" w:rsidR="004C02EF" w:rsidRPr="00E77497" w:rsidRDefault="004C02EF" w:rsidP="00A95C0C">
            <w:pPr>
              <w:pStyle w:val="HTML"/>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554E95F9" w14:textId="77777777" w:rsidR="004C02EF" w:rsidRPr="00E77497" w:rsidRDefault="004C02EF" w:rsidP="008753E0">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42DC5CE8" w14:textId="77777777" w:rsidR="004C02EF" w:rsidRPr="00E77497" w:rsidRDefault="004C02EF" w:rsidP="00052E66">
            <w:pPr>
              <w:pStyle w:val="HTML"/>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14:paraId="1AE4F5E4" w14:textId="77777777" w:rsidR="004C02EF" w:rsidRPr="00E77497" w:rsidRDefault="004C02EF" w:rsidP="00D45A1D">
            <w:pPr>
              <w:pStyle w:val="HTML"/>
              <w:keepNext/>
              <w:spacing w:after="0"/>
              <w:jc w:val="center"/>
              <w:rPr>
                <w:rFonts w:cs="Courier New"/>
                <w:b/>
                <w:sz w:val="18"/>
                <w:lang w:eastAsia="en-US"/>
              </w:rPr>
            </w:pPr>
          </w:p>
          <w:p w14:paraId="5CB9FBDA" w14:textId="77777777" w:rsidR="004C02EF" w:rsidRPr="00E77497" w:rsidRDefault="004C02EF" w:rsidP="00981659">
            <w:pPr>
              <w:pStyle w:val="HTML"/>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14:paraId="65FFB3BC" w14:textId="77777777" w:rsidR="004C02EF" w:rsidRPr="00E77497" w:rsidRDefault="004C02EF" w:rsidP="00981659">
            <w:pPr>
              <w:pStyle w:val="HTML"/>
              <w:keepNext/>
              <w:spacing w:after="0"/>
              <w:jc w:val="center"/>
              <w:rPr>
                <w:rFonts w:cs="Courier New"/>
                <w:b/>
                <w:sz w:val="18"/>
                <w:lang w:eastAsia="en-US"/>
              </w:rPr>
            </w:pPr>
          </w:p>
          <w:p w14:paraId="1D9F0F76" w14:textId="77777777" w:rsidR="004C02EF" w:rsidRPr="00E77497" w:rsidRDefault="004C02EF" w:rsidP="00DA427D">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14:paraId="7A20E560" w14:textId="77777777" w:rsidR="004C02EF" w:rsidRPr="00E77497" w:rsidRDefault="004C02EF" w:rsidP="00E86857">
            <w:pPr>
              <w:pStyle w:val="HTML"/>
              <w:keepNext/>
              <w:spacing w:after="0"/>
              <w:jc w:val="center"/>
              <w:rPr>
                <w:rFonts w:cs="Courier New"/>
                <w:b/>
                <w:sz w:val="18"/>
                <w:lang w:eastAsia="en-US"/>
              </w:rPr>
            </w:pPr>
          </w:p>
          <w:p w14:paraId="5B0C86F7" w14:textId="77777777" w:rsidR="004C02EF" w:rsidRPr="00E77497" w:rsidRDefault="004C02EF" w:rsidP="00E86857">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14:paraId="0AA28B93" w14:textId="77777777" w:rsidR="004C02EF" w:rsidRPr="00E77497" w:rsidRDefault="004C02EF" w:rsidP="00C04626">
            <w:pPr>
              <w:pStyle w:val="HTML"/>
              <w:keepNext/>
              <w:spacing w:after="0"/>
              <w:jc w:val="center"/>
              <w:rPr>
                <w:rFonts w:cs="Courier New"/>
                <w:b/>
                <w:sz w:val="18"/>
                <w:lang w:eastAsia="en-US"/>
              </w:rPr>
            </w:pPr>
          </w:p>
          <w:p w14:paraId="18D131B7" w14:textId="77777777" w:rsidR="004C02EF" w:rsidRPr="00E77497" w:rsidRDefault="004C02EF" w:rsidP="00C04626">
            <w:pPr>
              <w:pStyle w:val="HTML"/>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14:paraId="400DC812" w14:textId="77777777" w:rsidTr="0027695A">
        <w:tc>
          <w:tcPr>
            <w:tcW w:w="2178" w:type="dxa"/>
          </w:tcPr>
          <w:p w14:paraId="69BA0573" w14:textId="77777777" w:rsidR="004C02EF" w:rsidRPr="00E77497" w:rsidRDefault="004C02EF" w:rsidP="0092211F">
            <w:pPr>
              <w:pStyle w:val="HTML"/>
              <w:keepNext/>
              <w:spacing w:after="0"/>
              <w:jc w:val="center"/>
              <w:rPr>
                <w:rFonts w:cs="Courier New"/>
                <w:b/>
                <w:sz w:val="18"/>
                <w:lang w:eastAsia="en-US"/>
              </w:rPr>
            </w:pPr>
            <w:r w:rsidRPr="00E77497">
              <w:rPr>
                <w:rFonts w:cs="Courier New"/>
                <w:b/>
                <w:sz w:val="18"/>
                <w:lang w:eastAsia="en-US"/>
              </w:rPr>
              <w:t>0xD800 - 0xDBFF</w:t>
            </w:r>
          </w:p>
          <w:p w14:paraId="206FFEE5" w14:textId="77777777" w:rsidR="004C02EF" w:rsidRPr="00E77497" w:rsidRDefault="004C02EF" w:rsidP="003E75AF">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0392632C" w14:textId="77777777" w:rsidR="004C02EF" w:rsidRPr="00E77497" w:rsidRDefault="004C02EF" w:rsidP="00A95C0C">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21F34981" w14:textId="77777777" w:rsidR="004C02EF" w:rsidRPr="00E77497" w:rsidRDefault="004C02EF" w:rsidP="00A95C0C">
            <w:pPr>
              <w:pStyle w:val="HTML"/>
              <w:keepNext/>
              <w:spacing w:after="0"/>
              <w:jc w:val="center"/>
              <w:rPr>
                <w:rFonts w:cs="Courier New"/>
                <w:i/>
                <w:sz w:val="18"/>
                <w:lang w:eastAsia="en-US"/>
              </w:rPr>
            </w:pPr>
          </w:p>
          <w:p w14:paraId="0D57AE63" w14:textId="77777777" w:rsidR="004C02EF" w:rsidRPr="00E77497" w:rsidRDefault="004C02EF" w:rsidP="008753E0">
            <w:pPr>
              <w:pStyle w:val="HTML"/>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14:paraId="77C9BB3E" w14:textId="77777777" w:rsidR="004C02EF" w:rsidRPr="00E77497" w:rsidRDefault="004C02EF" w:rsidP="00052E66">
            <w:pPr>
              <w:pStyle w:val="HTML"/>
              <w:keepNext/>
              <w:spacing w:after="0"/>
              <w:jc w:val="center"/>
              <w:rPr>
                <w:rFonts w:cs="Courier New"/>
                <w:sz w:val="18"/>
                <w:lang w:eastAsia="en-US"/>
              </w:rPr>
            </w:pPr>
          </w:p>
        </w:tc>
        <w:tc>
          <w:tcPr>
            <w:tcW w:w="1260" w:type="dxa"/>
          </w:tcPr>
          <w:p w14:paraId="11212AF8" w14:textId="77777777" w:rsidR="004C02EF" w:rsidRPr="00E77497" w:rsidRDefault="004C02EF" w:rsidP="00D45A1D">
            <w:pPr>
              <w:pStyle w:val="HTML"/>
              <w:keepNext/>
              <w:spacing w:after="0"/>
              <w:jc w:val="center"/>
              <w:rPr>
                <w:rFonts w:cs="Courier New"/>
                <w:sz w:val="18"/>
                <w:lang w:eastAsia="en-US"/>
              </w:rPr>
            </w:pPr>
          </w:p>
        </w:tc>
        <w:tc>
          <w:tcPr>
            <w:tcW w:w="1170" w:type="dxa"/>
          </w:tcPr>
          <w:p w14:paraId="407A1FDF" w14:textId="77777777" w:rsidR="004C02EF" w:rsidRPr="00E77497" w:rsidRDefault="004C02EF" w:rsidP="00981659">
            <w:pPr>
              <w:pStyle w:val="HTML"/>
              <w:keepNext/>
              <w:spacing w:after="0"/>
              <w:jc w:val="center"/>
              <w:rPr>
                <w:rFonts w:cs="Courier New"/>
                <w:sz w:val="18"/>
                <w:lang w:eastAsia="en-US"/>
              </w:rPr>
            </w:pPr>
          </w:p>
        </w:tc>
        <w:tc>
          <w:tcPr>
            <w:tcW w:w="1170" w:type="dxa"/>
          </w:tcPr>
          <w:p w14:paraId="28257532" w14:textId="77777777" w:rsidR="004C02EF" w:rsidRPr="00E77497" w:rsidRDefault="004C02EF" w:rsidP="00981659">
            <w:pPr>
              <w:pStyle w:val="HTML"/>
              <w:keepNext/>
              <w:spacing w:after="0"/>
              <w:jc w:val="center"/>
              <w:rPr>
                <w:rFonts w:cs="Courier New"/>
                <w:b/>
                <w:sz w:val="18"/>
                <w:lang w:eastAsia="en-US"/>
              </w:rPr>
            </w:pPr>
          </w:p>
        </w:tc>
      </w:tr>
      <w:tr w:rsidR="004C02EF" w:rsidRPr="00E77497" w14:paraId="50A0C870" w14:textId="77777777" w:rsidTr="0027695A">
        <w:tc>
          <w:tcPr>
            <w:tcW w:w="2178" w:type="dxa"/>
          </w:tcPr>
          <w:p w14:paraId="6BC12A43" w14:textId="77777777" w:rsidR="004C02EF" w:rsidRPr="00E77497" w:rsidRDefault="004C02EF" w:rsidP="0092211F">
            <w:pPr>
              <w:pStyle w:val="HTML"/>
              <w:keepNext/>
              <w:spacing w:after="0"/>
              <w:jc w:val="center"/>
              <w:rPr>
                <w:rFonts w:cs="Courier New"/>
                <w:b/>
                <w:sz w:val="18"/>
                <w:lang w:eastAsia="en-US"/>
              </w:rPr>
            </w:pPr>
            <w:r w:rsidRPr="00E77497">
              <w:rPr>
                <w:rFonts w:cs="Courier New"/>
                <w:b/>
                <w:sz w:val="18"/>
                <w:lang w:eastAsia="en-US"/>
              </w:rPr>
              <w:t>0xDC00 – 0xDFFF</w:t>
            </w:r>
          </w:p>
        </w:tc>
        <w:tc>
          <w:tcPr>
            <w:tcW w:w="2340" w:type="dxa"/>
          </w:tcPr>
          <w:p w14:paraId="6C7F305E" w14:textId="77777777" w:rsidR="004C02EF" w:rsidRPr="00E77497" w:rsidRDefault="004C02EF" w:rsidP="003E75AF">
            <w:pPr>
              <w:pStyle w:val="HTML"/>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14:paraId="666F72DE" w14:textId="77777777" w:rsidR="004C02EF" w:rsidRPr="00E77497" w:rsidRDefault="004C02EF" w:rsidP="00A95C0C">
            <w:pPr>
              <w:pStyle w:val="HTML"/>
              <w:keepNext/>
              <w:spacing w:after="0"/>
              <w:jc w:val="center"/>
              <w:rPr>
                <w:rFonts w:cs="Courier New"/>
                <w:b/>
                <w:sz w:val="18"/>
                <w:lang w:eastAsia="en-US"/>
              </w:rPr>
            </w:pPr>
          </w:p>
        </w:tc>
        <w:tc>
          <w:tcPr>
            <w:tcW w:w="1260" w:type="dxa"/>
          </w:tcPr>
          <w:p w14:paraId="5C969E11" w14:textId="77777777" w:rsidR="004C02EF" w:rsidRPr="00E77497" w:rsidRDefault="004C02EF" w:rsidP="00A95C0C">
            <w:pPr>
              <w:pStyle w:val="HTML"/>
              <w:keepNext/>
              <w:spacing w:after="0"/>
              <w:jc w:val="center"/>
              <w:rPr>
                <w:rFonts w:cs="Courier New"/>
                <w:b/>
                <w:sz w:val="18"/>
                <w:lang w:eastAsia="en-US"/>
              </w:rPr>
            </w:pPr>
          </w:p>
        </w:tc>
        <w:tc>
          <w:tcPr>
            <w:tcW w:w="1170" w:type="dxa"/>
          </w:tcPr>
          <w:p w14:paraId="193ACFD7" w14:textId="77777777" w:rsidR="004C02EF" w:rsidRPr="00E77497" w:rsidRDefault="004C02EF" w:rsidP="008753E0">
            <w:pPr>
              <w:pStyle w:val="HTML"/>
              <w:keepNext/>
              <w:spacing w:after="0"/>
              <w:jc w:val="center"/>
              <w:rPr>
                <w:rFonts w:cs="Courier New"/>
                <w:b/>
                <w:sz w:val="18"/>
                <w:lang w:eastAsia="en-US"/>
              </w:rPr>
            </w:pPr>
          </w:p>
        </w:tc>
        <w:tc>
          <w:tcPr>
            <w:tcW w:w="1170" w:type="dxa"/>
          </w:tcPr>
          <w:p w14:paraId="00442089" w14:textId="77777777" w:rsidR="004C02EF" w:rsidRPr="00E77497" w:rsidRDefault="004C02EF" w:rsidP="00052E66">
            <w:pPr>
              <w:pStyle w:val="HTML"/>
              <w:keepNext/>
              <w:spacing w:after="0"/>
              <w:jc w:val="center"/>
              <w:rPr>
                <w:rFonts w:cs="Courier New"/>
                <w:b/>
                <w:sz w:val="18"/>
                <w:lang w:eastAsia="en-US"/>
              </w:rPr>
            </w:pPr>
          </w:p>
        </w:tc>
      </w:tr>
      <w:tr w:rsidR="004C02EF" w:rsidRPr="00E77497" w14:paraId="059E3CEA" w14:textId="77777777" w:rsidTr="0027695A">
        <w:tc>
          <w:tcPr>
            <w:tcW w:w="2178" w:type="dxa"/>
          </w:tcPr>
          <w:p w14:paraId="43365205" w14:textId="77777777" w:rsidR="004C02EF" w:rsidRPr="00E77497" w:rsidRDefault="004C02EF" w:rsidP="0092211F">
            <w:pPr>
              <w:pStyle w:val="HTML"/>
              <w:spacing w:after="0"/>
              <w:jc w:val="center"/>
              <w:rPr>
                <w:rFonts w:cs="Courier New"/>
                <w:b/>
                <w:i/>
                <w:sz w:val="18"/>
                <w:lang w:eastAsia="en-US"/>
              </w:rPr>
            </w:pPr>
            <w:r w:rsidRPr="00E77497">
              <w:rPr>
                <w:rFonts w:cs="Courier New"/>
                <w:b/>
                <w:sz w:val="18"/>
                <w:lang w:eastAsia="en-US"/>
              </w:rPr>
              <w:t>0xE000 - 0xFFFF</w:t>
            </w:r>
          </w:p>
        </w:tc>
        <w:tc>
          <w:tcPr>
            <w:tcW w:w="2340" w:type="dxa"/>
          </w:tcPr>
          <w:p w14:paraId="15F5702C" w14:textId="77777777" w:rsidR="004C02EF" w:rsidRPr="00E77497" w:rsidRDefault="004C02EF" w:rsidP="003E75AF">
            <w:pPr>
              <w:pStyle w:val="HTML"/>
              <w:spacing w:after="0"/>
              <w:jc w:val="center"/>
              <w:rPr>
                <w:rFonts w:cs="Courier New"/>
                <w:i/>
                <w:sz w:val="18"/>
                <w:lang w:eastAsia="en-US"/>
              </w:rPr>
            </w:pPr>
            <w:r w:rsidRPr="00E77497">
              <w:rPr>
                <w:rFonts w:cs="Courier New"/>
                <w:i/>
                <w:sz w:val="18"/>
                <w:lang w:eastAsia="en-US"/>
              </w:rPr>
              <w:t>xxxxyyyy yyzzzzzz</w:t>
            </w:r>
          </w:p>
        </w:tc>
        <w:tc>
          <w:tcPr>
            <w:tcW w:w="1260" w:type="dxa"/>
          </w:tcPr>
          <w:p w14:paraId="03DD001C" w14:textId="77777777" w:rsidR="004C02EF" w:rsidRPr="00E77497" w:rsidRDefault="004C02EF" w:rsidP="00A95C0C">
            <w:pPr>
              <w:pStyle w:val="HTML"/>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5059E785" w14:textId="77777777" w:rsidR="004C02EF" w:rsidRPr="00E77497" w:rsidRDefault="004C02EF" w:rsidP="00A95C0C">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2413BFBF" w14:textId="77777777" w:rsidR="004C02EF" w:rsidRPr="00E77497" w:rsidRDefault="004C02EF" w:rsidP="008753E0">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24AFC17A" w14:textId="77777777" w:rsidR="004C02EF" w:rsidRPr="00E77497" w:rsidRDefault="004C02EF" w:rsidP="00052E66">
            <w:pPr>
              <w:pStyle w:val="HTML"/>
              <w:spacing w:after="0"/>
              <w:jc w:val="center"/>
              <w:rPr>
                <w:rFonts w:cs="Courier New"/>
                <w:b/>
                <w:sz w:val="18"/>
                <w:lang w:eastAsia="en-US"/>
              </w:rPr>
            </w:pPr>
          </w:p>
        </w:tc>
      </w:tr>
    </w:tbl>
    <w:p w14:paraId="22939D73" w14:textId="77777777" w:rsidR="004C02EF" w:rsidRPr="00E77497" w:rsidRDefault="004C02EF" w:rsidP="0092211F">
      <w:pPr>
        <w:pStyle w:val="HTML"/>
        <w:spacing w:after="0"/>
        <w:ind w:left="720"/>
      </w:pPr>
    </w:p>
    <w:p w14:paraId="140C0059" w14:textId="77777777" w:rsidR="004C02EF" w:rsidRPr="00E77497" w:rsidRDefault="004C02EF" w:rsidP="003E75AF">
      <w:pPr>
        <w:spacing w:after="120"/>
        <w:rPr>
          <w:sz w:val="18"/>
        </w:rPr>
      </w:pPr>
      <w:r w:rsidRPr="00E77497">
        <w:rPr>
          <w:sz w:val="18"/>
        </w:rPr>
        <w:t>Where</w:t>
      </w:r>
    </w:p>
    <w:p w14:paraId="2B761952" w14:textId="77777777" w:rsidR="004C02EF" w:rsidRPr="00E77497" w:rsidRDefault="004C02EF" w:rsidP="003E75A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6CB62119" w14:textId="77777777" w:rsidR="004C02EF" w:rsidRPr="00E77497" w:rsidRDefault="004C02EF" w:rsidP="00A95C0C">
      <w:pPr>
        <w:rPr>
          <w:sz w:val="18"/>
        </w:rPr>
      </w:pPr>
      <w:r w:rsidRPr="00E77497">
        <w:rPr>
          <w:sz w:val="18"/>
        </w:rPr>
        <w:t>to account for the addition of 0x10000 as in Surrogates, section 3.7, of the Unicode Standard.</w:t>
      </w:r>
    </w:p>
    <w:p w14:paraId="2220B2C5" w14:textId="77777777" w:rsidR="004C02EF" w:rsidRPr="00E77497" w:rsidRDefault="004C02EF" w:rsidP="00A95C0C">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5B76FE9D" w14:textId="77777777" w:rsidR="004C02EF" w:rsidRPr="00E77497" w:rsidRDefault="004C02EF" w:rsidP="008753E0">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14:paraId="7F12BF13" w14:textId="77777777" w:rsidR="004C02EF" w:rsidRPr="00E77497" w:rsidRDefault="004C02EF" w:rsidP="00E4476F">
      <w:pPr>
        <w:pStyle w:val="30"/>
      </w:pPr>
      <w:bookmarkStart w:id="4749" w:name="_Ref456003675"/>
      <w:bookmarkStart w:id="4750" w:name="_Toc366141992"/>
      <w:r w:rsidRPr="00E77497">
        <w:t>decodeURI (encodedURI)</w:t>
      </w:r>
      <w:bookmarkEnd w:id="4749"/>
      <w:bookmarkEnd w:id="4750"/>
    </w:p>
    <w:p w14:paraId="0D392747" w14:textId="77777777" w:rsidR="004C02EF" w:rsidRPr="00E77497" w:rsidRDefault="004C02EF" w:rsidP="00BA2DF2">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64A48D82" w14:textId="77777777" w:rsidR="004C02EF" w:rsidRPr="00E77497" w:rsidRDefault="004C02EF" w:rsidP="00BA2DF2">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17D58F58" w14:textId="77777777" w:rsidR="004C02EF" w:rsidRPr="00E77497" w:rsidRDefault="004C02EF" w:rsidP="00BA2DF2">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14:paraId="76E8D1A5" w14:textId="77777777" w:rsidR="005D4B87" w:rsidRDefault="005D4B87" w:rsidP="00BA2DF2">
      <w:pPr>
        <w:pStyle w:val="M4"/>
        <w:numPr>
          <w:ilvl w:val="0"/>
          <w:numId w:val="161"/>
        </w:numPr>
        <w:tabs>
          <w:tab w:val="num" w:pos="1721"/>
        </w:tabs>
        <w:spacing w:after="0"/>
      </w:pPr>
      <w:r>
        <w:t>ReturnIfAbrupt(</w:t>
      </w:r>
      <w:r w:rsidRPr="00E77497">
        <w:rPr>
          <w:i/>
        </w:rPr>
        <w:t>uriString</w:t>
      </w:r>
      <w:r>
        <w:t>).</w:t>
      </w:r>
    </w:p>
    <w:p w14:paraId="5CBFAD5D" w14:textId="77777777" w:rsidR="004C02EF" w:rsidRPr="00E77497" w:rsidRDefault="004C02EF" w:rsidP="00BA2DF2">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406A9D88" w14:textId="77777777" w:rsidR="004C02EF" w:rsidRPr="00E77497" w:rsidRDefault="004C02EF" w:rsidP="00BA2DF2">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14:paraId="552A2E97" w14:textId="77777777" w:rsidR="004C02EF" w:rsidRPr="00E77497" w:rsidRDefault="004C02EF" w:rsidP="00BA2DF2">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4E4A3BEF" w14:textId="77777777" w:rsidR="004C02EF" w:rsidRPr="00E77497" w:rsidRDefault="004C02EF" w:rsidP="00E4476F">
      <w:pPr>
        <w:pStyle w:val="30"/>
      </w:pPr>
      <w:bookmarkStart w:id="4751" w:name="_Ref456003678"/>
      <w:r w:rsidRPr="00E77497">
        <w:t xml:space="preserve"> </w:t>
      </w:r>
      <w:bookmarkStart w:id="4752" w:name="_Ref365541510"/>
      <w:bookmarkStart w:id="4753" w:name="_Toc366141993"/>
      <w:r w:rsidR="00366B37" w:rsidRPr="00366B37">
        <w:t xml:space="preserve">decodeURIComponent </w:t>
      </w:r>
      <w:r w:rsidRPr="00E77497">
        <w:t>(encodedURIComponent)</w:t>
      </w:r>
      <w:bookmarkEnd w:id="4751"/>
      <w:bookmarkEnd w:id="4752"/>
      <w:bookmarkEnd w:id="4753"/>
    </w:p>
    <w:p w14:paraId="10EA1AF1" w14:textId="77777777" w:rsidR="004C02EF" w:rsidRPr="00E77497" w:rsidRDefault="004C02EF" w:rsidP="00BA2DF2">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00183E3C" w14:textId="77777777" w:rsidR="004C02EF" w:rsidRPr="00E77497" w:rsidRDefault="004C02EF" w:rsidP="00BA2DF2">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3D183D7E" w14:textId="77777777" w:rsidR="004C02EF" w:rsidRPr="00E77497" w:rsidRDefault="004C02EF" w:rsidP="00BA2DF2">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14:paraId="65FBDF5E" w14:textId="77777777" w:rsidR="005D4B87" w:rsidRDefault="005D4B87" w:rsidP="00BA2DF2">
      <w:pPr>
        <w:pStyle w:val="M4"/>
        <w:numPr>
          <w:ilvl w:val="0"/>
          <w:numId w:val="162"/>
        </w:numPr>
        <w:tabs>
          <w:tab w:val="num" w:pos="1721"/>
        </w:tabs>
        <w:spacing w:after="0"/>
      </w:pPr>
      <w:r>
        <w:t>ReturnIfAbrupt(</w:t>
      </w:r>
      <w:r w:rsidRPr="00E77497">
        <w:rPr>
          <w:i/>
        </w:rPr>
        <w:t>componentString</w:t>
      </w:r>
      <w:r>
        <w:t>).</w:t>
      </w:r>
    </w:p>
    <w:p w14:paraId="0AB50366" w14:textId="77777777" w:rsidR="004C02EF" w:rsidRPr="00E77497" w:rsidRDefault="004C02EF" w:rsidP="00BA2DF2">
      <w:pPr>
        <w:pStyle w:val="Alg4"/>
        <w:numPr>
          <w:ilvl w:val="0"/>
          <w:numId w:val="162"/>
        </w:numPr>
      </w:pPr>
      <w:r w:rsidRPr="00E77497">
        <w:t xml:space="preserve">Let </w:t>
      </w:r>
      <w:r w:rsidRPr="00E77497">
        <w:rPr>
          <w:i/>
        </w:rPr>
        <w:t>reservedURIComponentSet</w:t>
      </w:r>
      <w:r w:rsidRPr="00E77497">
        <w:t xml:space="preserve"> be the empty String.</w:t>
      </w:r>
    </w:p>
    <w:p w14:paraId="5D502942" w14:textId="77777777" w:rsidR="004C02EF" w:rsidRPr="00E77497" w:rsidRDefault="004C02EF" w:rsidP="00BA2DF2">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14:paraId="674BB492" w14:textId="77777777" w:rsidR="004C02EF" w:rsidRPr="00E77497" w:rsidRDefault="004C02EF" w:rsidP="00E4476F">
      <w:pPr>
        <w:pStyle w:val="30"/>
      </w:pPr>
      <w:bookmarkStart w:id="4754" w:name="_Ref456003682"/>
      <w:bookmarkStart w:id="4755" w:name="_Toc366141994"/>
      <w:r w:rsidRPr="00E77497">
        <w:t>encodeURI (uri)</w:t>
      </w:r>
      <w:bookmarkEnd w:id="4754"/>
      <w:bookmarkEnd w:id="4755"/>
    </w:p>
    <w:p w14:paraId="5E5B3EF2" w14:textId="77777777" w:rsidR="004C02EF" w:rsidRPr="00E77497" w:rsidRDefault="004C02EF" w:rsidP="00BA2DF2">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14:paraId="6D8AB80E" w14:textId="77777777" w:rsidR="004C02EF" w:rsidRPr="00E77497" w:rsidRDefault="004C02EF" w:rsidP="00BA2DF2">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7DC3F1BC" w14:textId="77777777" w:rsidR="004C02EF" w:rsidRPr="00E77497" w:rsidRDefault="004C02EF" w:rsidP="00BA2DF2">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14:paraId="611DB4DA" w14:textId="77777777" w:rsidR="005D4B87" w:rsidRDefault="005D4B87" w:rsidP="00BA2DF2">
      <w:pPr>
        <w:pStyle w:val="M4"/>
        <w:numPr>
          <w:ilvl w:val="0"/>
          <w:numId w:val="163"/>
        </w:numPr>
        <w:tabs>
          <w:tab w:val="num" w:pos="1721"/>
        </w:tabs>
        <w:spacing w:after="0"/>
      </w:pPr>
      <w:r>
        <w:t>ReturnIfAbrupt(</w:t>
      </w:r>
      <w:r w:rsidRPr="00E77497">
        <w:rPr>
          <w:i/>
        </w:rPr>
        <w:t>uriString</w:t>
      </w:r>
      <w:r>
        <w:t>).</w:t>
      </w:r>
    </w:p>
    <w:p w14:paraId="4BAFFD44" w14:textId="77777777" w:rsidR="004C02EF" w:rsidRPr="00E77497" w:rsidRDefault="004C02EF" w:rsidP="00BA2DF2">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14:paraId="3993ED06" w14:textId="77777777" w:rsidR="004C02EF" w:rsidRPr="00E77497" w:rsidRDefault="004C02EF" w:rsidP="00BA2DF2">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14:paraId="7AF8D86A" w14:textId="77777777" w:rsidR="004C02EF" w:rsidRPr="00E77497" w:rsidRDefault="004C02EF" w:rsidP="00BA2DF2">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14:paraId="37936786" w14:textId="77777777" w:rsidR="004C02EF" w:rsidRPr="00E77497" w:rsidRDefault="004C02EF" w:rsidP="00E4476F">
      <w:pPr>
        <w:pStyle w:val="30"/>
      </w:pPr>
      <w:bookmarkStart w:id="4756" w:name="_Ref456003685"/>
      <w:bookmarkStart w:id="4757" w:name="_Toc366141995"/>
      <w:r w:rsidRPr="00E77497">
        <w:t>encodeURIComponent (uriComponent)</w:t>
      </w:r>
      <w:bookmarkEnd w:id="4756"/>
      <w:bookmarkEnd w:id="4757"/>
    </w:p>
    <w:p w14:paraId="2CF753D3" w14:textId="77777777" w:rsidR="004C02EF" w:rsidRPr="00E77497" w:rsidRDefault="004C02EF" w:rsidP="00BA2DF2">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14:paraId="27579ED2" w14:textId="77777777" w:rsidR="004C02EF" w:rsidRPr="00E77497" w:rsidRDefault="004C02EF" w:rsidP="00BA2DF2">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6774979B" w14:textId="77777777" w:rsidR="004C02EF" w:rsidRPr="00E77497" w:rsidRDefault="004C02EF" w:rsidP="00BA2DF2">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14:paraId="7EE913C9" w14:textId="77777777" w:rsidR="005D4B87" w:rsidRDefault="005D4B87" w:rsidP="00BA2DF2">
      <w:pPr>
        <w:pStyle w:val="M4"/>
        <w:numPr>
          <w:ilvl w:val="0"/>
          <w:numId w:val="164"/>
        </w:numPr>
        <w:tabs>
          <w:tab w:val="num" w:pos="1721"/>
        </w:tabs>
        <w:spacing w:after="0"/>
      </w:pPr>
      <w:r>
        <w:t>ReturnIfAbrupt(</w:t>
      </w:r>
      <w:r w:rsidRPr="00E77497">
        <w:rPr>
          <w:i/>
        </w:rPr>
        <w:t>componentString</w:t>
      </w:r>
      <w:r>
        <w:t>).</w:t>
      </w:r>
    </w:p>
    <w:p w14:paraId="4EA8F73C" w14:textId="77777777" w:rsidR="004C02EF" w:rsidRPr="00E77497" w:rsidRDefault="004C02EF" w:rsidP="00BA2DF2">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14:paraId="4321A452" w14:textId="77777777" w:rsidR="004C02EF" w:rsidRPr="00E77497" w:rsidRDefault="004C02EF" w:rsidP="00BA2DF2">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14:paraId="7CA9AA5D" w14:textId="77777777" w:rsidR="004C02EF" w:rsidRPr="00E77497" w:rsidRDefault="004C02EF" w:rsidP="00E4476F">
      <w:pPr>
        <w:pStyle w:val="20"/>
      </w:pPr>
      <w:bookmarkStart w:id="4758" w:name="_Ref457710538"/>
      <w:bookmarkStart w:id="4759" w:name="_Toc472818906"/>
      <w:bookmarkStart w:id="4760" w:name="_Toc235503484"/>
      <w:bookmarkStart w:id="4761" w:name="_Toc241509259"/>
      <w:bookmarkStart w:id="4762" w:name="_Toc244416746"/>
      <w:bookmarkStart w:id="4763" w:name="_Toc276631110"/>
      <w:bookmarkStart w:id="4764" w:name="_Toc366141996"/>
      <w:r w:rsidRPr="00E77497">
        <w:t>Constructor Properties of the Global Objec</w:t>
      </w:r>
      <w:bookmarkEnd w:id="4742"/>
      <w:r w:rsidRPr="00E77497">
        <w:t>t</w:t>
      </w:r>
      <w:bookmarkStart w:id="4765" w:name="_Toc393690359"/>
      <w:bookmarkEnd w:id="4758"/>
      <w:bookmarkEnd w:id="4759"/>
      <w:bookmarkEnd w:id="4760"/>
      <w:bookmarkEnd w:id="4761"/>
      <w:bookmarkEnd w:id="4762"/>
      <w:bookmarkEnd w:id="4763"/>
      <w:bookmarkEnd w:id="4764"/>
    </w:p>
    <w:p w14:paraId="13F9A40E" w14:textId="77777777" w:rsidR="00E4476F" w:rsidRPr="00E77497" w:rsidRDefault="00E4476F" w:rsidP="00E4476F">
      <w:pPr>
        <w:pStyle w:val="30"/>
      </w:pPr>
      <w:bookmarkStart w:id="4766" w:name="_Toc366141997"/>
      <w:r w:rsidRPr="00E77497">
        <w:t>Array ( . . . )</w:t>
      </w:r>
      <w:bookmarkEnd w:id="4766"/>
    </w:p>
    <w:p w14:paraId="6B1760B6" w14:textId="77777777" w:rsidR="00E4476F" w:rsidRPr="00E77497" w:rsidRDefault="00E4476F" w:rsidP="00E4476F">
      <w:r w:rsidRPr="00E77497">
        <w:t xml:space="preserve">See </w:t>
      </w:r>
      <w:r>
        <w:fldChar w:fldCharType="begin"/>
      </w:r>
      <w:r>
        <w:instrText xml:space="preserve"> REF _Ref364595653 \r \h </w:instrText>
      </w:r>
      <w:r>
        <w:fldChar w:fldCharType="separate"/>
      </w:r>
      <w:r w:rsidR="00083CEC">
        <w:t>22.1.1</w:t>
      </w:r>
      <w:r>
        <w:fldChar w:fldCharType="end"/>
      </w:r>
      <w:r w:rsidRPr="00E77497">
        <w:t>.</w:t>
      </w:r>
    </w:p>
    <w:p w14:paraId="7AE605B9" w14:textId="77777777" w:rsidR="00E4476F" w:rsidRPr="00E77497" w:rsidRDefault="00E4476F" w:rsidP="00E4476F">
      <w:pPr>
        <w:pStyle w:val="30"/>
      </w:pPr>
      <w:bookmarkStart w:id="4767" w:name="_Toc366141998"/>
      <w:r>
        <w:t>ArrayBuffer</w:t>
      </w:r>
      <w:r w:rsidRPr="00E77497">
        <w:t xml:space="preserve"> ( . . . )</w:t>
      </w:r>
      <w:bookmarkEnd w:id="4767"/>
    </w:p>
    <w:p w14:paraId="657681B7" w14:textId="77777777" w:rsidR="00E4476F" w:rsidRPr="00E77497" w:rsidRDefault="00E4476F" w:rsidP="00E4476F">
      <w:r w:rsidRPr="00E77497">
        <w:t xml:space="preserve">See </w:t>
      </w:r>
      <w:r>
        <w:fldChar w:fldCharType="begin"/>
      </w:r>
      <w:r>
        <w:instrText xml:space="preserve"> REF _Ref365542736 \r \h </w:instrText>
      </w:r>
      <w:r>
        <w:fldChar w:fldCharType="separate"/>
      </w:r>
      <w:r w:rsidR="00083CEC">
        <w:t>24.1.2</w:t>
      </w:r>
      <w:r>
        <w:fldChar w:fldCharType="end"/>
      </w:r>
      <w:r w:rsidRPr="00E77497">
        <w:t>.</w:t>
      </w:r>
    </w:p>
    <w:p w14:paraId="0E5B3EE5" w14:textId="77777777" w:rsidR="00E4476F" w:rsidRPr="00E77497" w:rsidRDefault="00E4476F" w:rsidP="00E4476F">
      <w:pPr>
        <w:pStyle w:val="30"/>
      </w:pPr>
      <w:bookmarkStart w:id="4768" w:name="_Toc366141999"/>
      <w:r w:rsidRPr="00E77497">
        <w:t>Boolean ( . . . )</w:t>
      </w:r>
      <w:bookmarkEnd w:id="4768"/>
    </w:p>
    <w:p w14:paraId="5D88A2DE" w14:textId="77777777" w:rsidR="00E4476F" w:rsidRPr="00E77497" w:rsidRDefault="00E4476F" w:rsidP="00E4476F">
      <w:r w:rsidRPr="00E77497">
        <w:t xml:space="preserve">See </w:t>
      </w:r>
      <w:r w:rsidR="0082765F">
        <w:fldChar w:fldCharType="begin"/>
      </w:r>
      <w:r w:rsidR="0082765F">
        <w:instrText xml:space="preserve"> REF _Ref365541754 \r \h </w:instrText>
      </w:r>
      <w:r w:rsidR="0082765F">
        <w:fldChar w:fldCharType="separate"/>
      </w:r>
      <w:r w:rsidR="00083CEC">
        <w:t>19.3.1</w:t>
      </w:r>
      <w:r w:rsidR="0082765F">
        <w:fldChar w:fldCharType="end"/>
      </w:r>
      <w:r w:rsidRPr="00E77497">
        <w:t>.</w:t>
      </w:r>
    </w:p>
    <w:p w14:paraId="5DDD0A05" w14:textId="77777777" w:rsidR="00E4476F" w:rsidRPr="00E77497" w:rsidRDefault="00E4476F" w:rsidP="00E4476F">
      <w:pPr>
        <w:pStyle w:val="30"/>
      </w:pPr>
      <w:bookmarkStart w:id="4769" w:name="_Toc366142000"/>
      <w:r>
        <w:t>DataView</w:t>
      </w:r>
      <w:r w:rsidRPr="00E77497">
        <w:t xml:space="preserve"> ( . . . )</w:t>
      </w:r>
      <w:bookmarkEnd w:id="4769"/>
    </w:p>
    <w:p w14:paraId="03D646D3" w14:textId="77777777" w:rsidR="00E4476F" w:rsidRPr="00E77497" w:rsidRDefault="00E4476F" w:rsidP="00E4476F">
      <w:r w:rsidRPr="00E77497">
        <w:t xml:space="preserve">See </w:t>
      </w:r>
      <w:r>
        <w:fldChar w:fldCharType="begin"/>
      </w:r>
      <w:r>
        <w:instrText xml:space="preserve"> REF _Ref365542635 \r \h </w:instrText>
      </w:r>
      <w:r>
        <w:fldChar w:fldCharType="separate"/>
      </w:r>
      <w:r w:rsidR="00083CEC">
        <w:t>24.2.2</w:t>
      </w:r>
      <w:r>
        <w:fldChar w:fldCharType="end"/>
      </w:r>
      <w:r w:rsidRPr="00E77497">
        <w:t>.</w:t>
      </w:r>
    </w:p>
    <w:p w14:paraId="4E67BA6F" w14:textId="77777777" w:rsidR="00E4476F" w:rsidRPr="00E77497" w:rsidRDefault="00E4476F" w:rsidP="00E4476F">
      <w:pPr>
        <w:pStyle w:val="30"/>
      </w:pPr>
      <w:bookmarkStart w:id="4770" w:name="_Toc366142001"/>
      <w:r w:rsidRPr="00E77497">
        <w:t>Date ( . . . )</w:t>
      </w:r>
      <w:bookmarkEnd w:id="4770"/>
    </w:p>
    <w:p w14:paraId="7C680D7C" w14:textId="77777777" w:rsidR="00E4476F" w:rsidRPr="00E77497" w:rsidRDefault="00E4476F" w:rsidP="00E4476F">
      <w:r w:rsidRPr="00E77497">
        <w:t xml:space="preserve">See </w:t>
      </w:r>
      <w:r w:rsidR="0082765F">
        <w:fldChar w:fldCharType="begin"/>
      </w:r>
      <w:r w:rsidR="0082765F">
        <w:instrText xml:space="preserve"> REF _Ref365541944 \r \h </w:instrText>
      </w:r>
      <w:r w:rsidR="0082765F">
        <w:fldChar w:fldCharType="separate"/>
      </w:r>
      <w:r w:rsidR="00083CEC">
        <w:t>20.3.2</w:t>
      </w:r>
      <w:r w:rsidR="0082765F">
        <w:fldChar w:fldCharType="end"/>
      </w:r>
      <w:r w:rsidRPr="00E77497">
        <w:t>.</w:t>
      </w:r>
    </w:p>
    <w:p w14:paraId="3EDA5418" w14:textId="77777777" w:rsidR="00E4476F" w:rsidRPr="00E77497" w:rsidRDefault="00E4476F" w:rsidP="00E4476F">
      <w:pPr>
        <w:pStyle w:val="30"/>
      </w:pPr>
      <w:bookmarkStart w:id="4771" w:name="_Toc366142002"/>
      <w:r w:rsidRPr="00E77497">
        <w:t>Error ( . . . )</w:t>
      </w:r>
      <w:bookmarkEnd w:id="4771"/>
    </w:p>
    <w:p w14:paraId="58D8F4E8" w14:textId="77777777" w:rsidR="00E4476F" w:rsidRPr="00E77497" w:rsidRDefault="00E4476F" w:rsidP="00E4476F">
      <w:r w:rsidRPr="00E77497">
        <w:t xml:space="preserve">See </w:t>
      </w:r>
      <w:r w:rsidR="0082765F">
        <w:fldChar w:fldCharType="begin"/>
      </w:r>
      <w:r w:rsidR="0082765F">
        <w:instrText xml:space="preserve"> REF _Ref365541726 \r \h </w:instrText>
      </w:r>
      <w:r w:rsidR="0082765F">
        <w:fldChar w:fldCharType="separate"/>
      </w:r>
      <w:r w:rsidR="00083CEC">
        <w:t>19.4.1</w:t>
      </w:r>
      <w:r w:rsidR="0082765F">
        <w:fldChar w:fldCharType="end"/>
      </w:r>
      <w:r w:rsidRPr="00E77497">
        <w:t>.</w:t>
      </w:r>
    </w:p>
    <w:p w14:paraId="16386078" w14:textId="77777777" w:rsidR="00E4476F" w:rsidRPr="00E77497" w:rsidRDefault="00E4476F" w:rsidP="00E4476F">
      <w:pPr>
        <w:pStyle w:val="30"/>
      </w:pPr>
      <w:bookmarkStart w:id="4772" w:name="_Toc366142003"/>
      <w:r w:rsidRPr="00E77497">
        <w:t>EvalError ( . . . )</w:t>
      </w:r>
      <w:bookmarkEnd w:id="4772"/>
    </w:p>
    <w:p w14:paraId="0BD99C8F" w14:textId="77777777" w:rsidR="00E4476F" w:rsidRPr="00E77497" w:rsidRDefault="00E4476F" w:rsidP="00E4476F">
      <w:r w:rsidRPr="00E77497">
        <w:t xml:space="preserve">See </w:t>
      </w:r>
      <w:r w:rsidR="0082765F">
        <w:fldChar w:fldCharType="begin"/>
      </w:r>
      <w:r w:rsidR="0082765F">
        <w:instrText xml:space="preserve"> REF _Ref365542108 \r \h </w:instrText>
      </w:r>
      <w:r w:rsidR="0082765F">
        <w:fldChar w:fldCharType="separate"/>
      </w:r>
      <w:r w:rsidR="00083CEC">
        <w:t>19.4.5.1</w:t>
      </w:r>
      <w:r w:rsidR="0082765F">
        <w:fldChar w:fldCharType="end"/>
      </w:r>
      <w:r w:rsidRPr="00E77497">
        <w:t>.</w:t>
      </w:r>
    </w:p>
    <w:p w14:paraId="3657DFEF" w14:textId="77777777" w:rsidR="00E4476F" w:rsidRPr="00E77497" w:rsidRDefault="00E4476F" w:rsidP="00E4476F">
      <w:pPr>
        <w:pStyle w:val="30"/>
      </w:pPr>
      <w:bookmarkStart w:id="4773" w:name="_Toc366142004"/>
      <w:r>
        <w:t>Float32Array</w:t>
      </w:r>
      <w:r w:rsidRPr="00E77497">
        <w:t xml:space="preserve"> ( . . . )</w:t>
      </w:r>
      <w:bookmarkEnd w:id="4773"/>
    </w:p>
    <w:p w14:paraId="6436A053" w14:textId="77777777" w:rsidR="00E4476F" w:rsidRPr="00E77497" w:rsidRDefault="00E4476F" w:rsidP="00E4476F">
      <w:r w:rsidRPr="00E77497">
        <w:t xml:space="preserve">See </w:t>
      </w:r>
      <w:r>
        <w:fldChar w:fldCharType="begin"/>
      </w:r>
      <w:r>
        <w:instrText xml:space="preserve"> REF _Ref365542552 \r \h </w:instrText>
      </w:r>
      <w:r>
        <w:fldChar w:fldCharType="separate"/>
      </w:r>
      <w:r w:rsidR="00083CEC">
        <w:t>22.2.4</w:t>
      </w:r>
      <w:r>
        <w:fldChar w:fldCharType="end"/>
      </w:r>
      <w:r w:rsidRPr="00E77497">
        <w:t>.</w:t>
      </w:r>
    </w:p>
    <w:p w14:paraId="1EB17B74" w14:textId="77777777" w:rsidR="00E4476F" w:rsidRPr="00E77497" w:rsidRDefault="00E4476F" w:rsidP="00E4476F">
      <w:pPr>
        <w:pStyle w:val="30"/>
      </w:pPr>
      <w:bookmarkStart w:id="4774" w:name="_Toc366142005"/>
      <w:r>
        <w:t>Float64Array</w:t>
      </w:r>
      <w:r w:rsidRPr="00E77497">
        <w:t xml:space="preserve"> ( . . . )</w:t>
      </w:r>
      <w:bookmarkEnd w:id="4774"/>
    </w:p>
    <w:p w14:paraId="19D9C8D1" w14:textId="77777777" w:rsidR="00E4476F" w:rsidRPr="00E77497" w:rsidRDefault="00E4476F" w:rsidP="00E4476F">
      <w:r w:rsidRPr="00E77497">
        <w:t xml:space="preserve">See </w:t>
      </w:r>
      <w:r>
        <w:fldChar w:fldCharType="begin"/>
      </w:r>
      <w:r>
        <w:instrText xml:space="preserve"> REF _Ref365542565 \r \h </w:instrText>
      </w:r>
      <w:r>
        <w:fldChar w:fldCharType="separate"/>
      </w:r>
      <w:r w:rsidR="00083CEC">
        <w:t>22.2.4</w:t>
      </w:r>
      <w:r>
        <w:fldChar w:fldCharType="end"/>
      </w:r>
      <w:r w:rsidRPr="00E77497">
        <w:t>.</w:t>
      </w:r>
    </w:p>
    <w:p w14:paraId="52F9ABD4" w14:textId="77777777" w:rsidR="00E4476F" w:rsidRPr="00E77497" w:rsidRDefault="00E4476F" w:rsidP="00E4476F">
      <w:pPr>
        <w:pStyle w:val="30"/>
      </w:pPr>
      <w:bookmarkStart w:id="4775" w:name="_Toc366142006"/>
      <w:r w:rsidRPr="00E77497">
        <w:t>Function ( . . . )</w:t>
      </w:r>
      <w:bookmarkEnd w:id="4775"/>
    </w:p>
    <w:p w14:paraId="4F41BCCE" w14:textId="77777777" w:rsidR="00E4476F" w:rsidRPr="00E77497" w:rsidRDefault="00E4476F" w:rsidP="00E4476F">
      <w:r w:rsidRPr="00E77497">
        <w:t xml:space="preserve">See </w:t>
      </w:r>
      <w:r>
        <w:fldChar w:fldCharType="begin"/>
      </w:r>
      <w:r>
        <w:instrText xml:space="preserve"> REF _Ref364595674 \r \h </w:instrText>
      </w:r>
      <w:r>
        <w:fldChar w:fldCharType="separate"/>
      </w:r>
      <w:r w:rsidR="00083CEC">
        <w:t>19.2.1</w:t>
      </w:r>
      <w:r>
        <w:fldChar w:fldCharType="end"/>
      </w:r>
      <w:r w:rsidRPr="00E77497">
        <w:t>.</w:t>
      </w:r>
    </w:p>
    <w:p w14:paraId="27F50E0B" w14:textId="77777777" w:rsidR="00E4476F" w:rsidRPr="00E77497" w:rsidRDefault="00E4476F" w:rsidP="00E4476F">
      <w:pPr>
        <w:pStyle w:val="30"/>
      </w:pPr>
      <w:bookmarkStart w:id="4776" w:name="_Toc366142007"/>
      <w:r>
        <w:t>Int8Array</w:t>
      </w:r>
      <w:r w:rsidRPr="00E77497">
        <w:t xml:space="preserve"> ( . . . )</w:t>
      </w:r>
      <w:bookmarkEnd w:id="4776"/>
    </w:p>
    <w:p w14:paraId="7F28825A" w14:textId="77777777" w:rsidR="00E4476F" w:rsidRPr="00E77497" w:rsidRDefault="00E4476F" w:rsidP="00E4476F">
      <w:r w:rsidRPr="00E77497">
        <w:t xml:space="preserve">See </w:t>
      </w:r>
      <w:r>
        <w:fldChar w:fldCharType="begin"/>
      </w:r>
      <w:r>
        <w:instrText xml:space="preserve"> REF _Ref365542336 \r \h </w:instrText>
      </w:r>
      <w:r>
        <w:fldChar w:fldCharType="separate"/>
      </w:r>
      <w:r w:rsidR="00083CEC">
        <w:t>22.2.4</w:t>
      </w:r>
      <w:r>
        <w:fldChar w:fldCharType="end"/>
      </w:r>
      <w:r w:rsidRPr="00E77497">
        <w:t>.</w:t>
      </w:r>
    </w:p>
    <w:p w14:paraId="501DA60A" w14:textId="77777777" w:rsidR="00E4476F" w:rsidRPr="00E77497" w:rsidRDefault="00E4476F" w:rsidP="00E4476F">
      <w:pPr>
        <w:pStyle w:val="30"/>
      </w:pPr>
      <w:bookmarkStart w:id="4777" w:name="_Toc366142008"/>
      <w:r>
        <w:t>Int16Array</w:t>
      </w:r>
      <w:r w:rsidRPr="00E77497">
        <w:t xml:space="preserve"> ( . . . )</w:t>
      </w:r>
      <w:bookmarkEnd w:id="4777"/>
    </w:p>
    <w:p w14:paraId="1C77A47A" w14:textId="77777777" w:rsidR="00E4476F" w:rsidRPr="00E77497" w:rsidRDefault="00E4476F" w:rsidP="00E4476F">
      <w:r w:rsidRPr="00E77497">
        <w:t xml:space="preserve">See </w:t>
      </w:r>
      <w:r>
        <w:fldChar w:fldCharType="begin"/>
      </w:r>
      <w:r>
        <w:instrText xml:space="preserve"> REF _Ref365542398 \r \h </w:instrText>
      </w:r>
      <w:r>
        <w:fldChar w:fldCharType="separate"/>
      </w:r>
      <w:r w:rsidR="00083CEC">
        <w:t>22.2.4</w:t>
      </w:r>
      <w:r>
        <w:fldChar w:fldCharType="end"/>
      </w:r>
      <w:r w:rsidRPr="00E77497">
        <w:t>.</w:t>
      </w:r>
    </w:p>
    <w:p w14:paraId="34EDA3CE" w14:textId="77777777" w:rsidR="00E4476F" w:rsidRPr="00E77497" w:rsidRDefault="00E4476F" w:rsidP="00E4476F">
      <w:pPr>
        <w:pStyle w:val="30"/>
      </w:pPr>
      <w:bookmarkStart w:id="4778" w:name="_Toc366142009"/>
      <w:r>
        <w:t>Int32Array</w:t>
      </w:r>
      <w:r w:rsidRPr="00E77497">
        <w:t xml:space="preserve"> ( . . . )</w:t>
      </w:r>
      <w:bookmarkEnd w:id="4778"/>
    </w:p>
    <w:p w14:paraId="1BB1D441" w14:textId="77777777" w:rsidR="00E4476F" w:rsidRPr="00E77497" w:rsidRDefault="00E4476F" w:rsidP="00E4476F">
      <w:r w:rsidRPr="00E77497">
        <w:t xml:space="preserve">See </w:t>
      </w:r>
      <w:r>
        <w:fldChar w:fldCharType="begin"/>
      </w:r>
      <w:r>
        <w:instrText xml:space="preserve"> REF _Ref365542508 \r \h </w:instrText>
      </w:r>
      <w:r>
        <w:fldChar w:fldCharType="separate"/>
      </w:r>
      <w:r w:rsidR="00083CEC">
        <w:t>22.2.4</w:t>
      </w:r>
      <w:r>
        <w:fldChar w:fldCharType="end"/>
      </w:r>
      <w:r w:rsidRPr="00E77497">
        <w:t>.</w:t>
      </w:r>
    </w:p>
    <w:p w14:paraId="102880DB" w14:textId="77777777" w:rsidR="00E4476F" w:rsidRPr="00E77497" w:rsidRDefault="00E4476F" w:rsidP="00E4476F">
      <w:pPr>
        <w:pStyle w:val="30"/>
      </w:pPr>
      <w:bookmarkStart w:id="4779" w:name="_Toc366142010"/>
      <w:r>
        <w:t>Map</w:t>
      </w:r>
      <w:r w:rsidRPr="00E77497">
        <w:t xml:space="preserve"> ( . . . )</w:t>
      </w:r>
      <w:bookmarkEnd w:id="4779"/>
    </w:p>
    <w:p w14:paraId="7CE410B8" w14:textId="77777777" w:rsidR="00E4476F" w:rsidRPr="00E77497" w:rsidRDefault="00E4476F" w:rsidP="00E4476F">
      <w:r w:rsidRPr="00E77497">
        <w:t xml:space="preserve">See </w:t>
      </w:r>
      <w:r>
        <w:fldChar w:fldCharType="begin"/>
      </w:r>
      <w:r>
        <w:instrText xml:space="preserve"> REF _Ref365542800 \r \h </w:instrText>
      </w:r>
      <w:r>
        <w:fldChar w:fldCharType="separate"/>
      </w:r>
      <w:r w:rsidR="00083CEC">
        <w:t>23.1.1</w:t>
      </w:r>
      <w:r>
        <w:fldChar w:fldCharType="end"/>
      </w:r>
      <w:r w:rsidRPr="00E77497">
        <w:t>.</w:t>
      </w:r>
    </w:p>
    <w:p w14:paraId="546267C4" w14:textId="77777777" w:rsidR="00E4476F" w:rsidRPr="00E77497" w:rsidRDefault="00E4476F" w:rsidP="00E4476F">
      <w:pPr>
        <w:pStyle w:val="30"/>
      </w:pPr>
      <w:bookmarkStart w:id="4780" w:name="_Toc366142011"/>
      <w:r w:rsidRPr="00E77497">
        <w:t>Number ( . . . )</w:t>
      </w:r>
      <w:bookmarkEnd w:id="4780"/>
    </w:p>
    <w:p w14:paraId="5E33AD08" w14:textId="77777777" w:rsidR="00E4476F" w:rsidRPr="00E77497" w:rsidRDefault="00E4476F" w:rsidP="00E4476F">
      <w:r w:rsidRPr="00E77497">
        <w:t xml:space="preserve">See </w:t>
      </w:r>
      <w:r w:rsidR="0082765F">
        <w:fldChar w:fldCharType="begin"/>
      </w:r>
      <w:r w:rsidR="0082765F">
        <w:instrText xml:space="preserve"> REF _Ref365541821 \r \h </w:instrText>
      </w:r>
      <w:r w:rsidR="0082765F">
        <w:fldChar w:fldCharType="separate"/>
      </w:r>
      <w:r w:rsidR="00083CEC">
        <w:t>20.1.1</w:t>
      </w:r>
      <w:r w:rsidR="0082765F">
        <w:fldChar w:fldCharType="end"/>
      </w:r>
      <w:r w:rsidRPr="00E77497">
        <w:t>.</w:t>
      </w:r>
    </w:p>
    <w:p w14:paraId="7F81FC25" w14:textId="77777777" w:rsidR="004C02EF" w:rsidRPr="00E77497" w:rsidRDefault="004C02EF" w:rsidP="00E4476F">
      <w:pPr>
        <w:pStyle w:val="30"/>
      </w:pPr>
      <w:bookmarkStart w:id="4781" w:name="_Toc366142012"/>
      <w:r w:rsidRPr="00E77497">
        <w:t xml:space="preserve">Object ( . . . </w:t>
      </w:r>
      <w:bookmarkEnd w:id="4765"/>
      <w:r w:rsidRPr="00E77497">
        <w:t>)</w:t>
      </w:r>
      <w:bookmarkEnd w:id="4781"/>
    </w:p>
    <w:p w14:paraId="38B31B64" w14:textId="77777777" w:rsidR="004C02EF" w:rsidRPr="00E77497" w:rsidRDefault="004C02EF" w:rsidP="00BA2DF2">
      <w:r w:rsidRPr="00E77497">
        <w:t xml:space="preserve">See </w:t>
      </w:r>
      <w:r w:rsidR="00461B60">
        <w:fldChar w:fldCharType="begin"/>
      </w:r>
      <w:r w:rsidR="00461B60">
        <w:instrText xml:space="preserve"> REF _Ref424531694 \r \h </w:instrText>
      </w:r>
      <w:r w:rsidR="00461B60">
        <w:fldChar w:fldCharType="separate"/>
      </w:r>
      <w:r w:rsidR="00083CEC">
        <w:t>19.1.1</w:t>
      </w:r>
      <w:r w:rsidR="00461B60">
        <w:fldChar w:fldCharType="end"/>
      </w:r>
      <w:bookmarkStart w:id="4782" w:name="_Toc393690360"/>
      <w:r w:rsidRPr="00E77497">
        <w:t>.</w:t>
      </w:r>
    </w:p>
    <w:p w14:paraId="4A2EA039" w14:textId="77777777" w:rsidR="00E4476F" w:rsidRPr="00E77497" w:rsidRDefault="00E4476F" w:rsidP="00E4476F">
      <w:pPr>
        <w:pStyle w:val="30"/>
      </w:pPr>
      <w:bookmarkStart w:id="4783" w:name="_Toc393690362"/>
      <w:bookmarkStart w:id="4784" w:name="_Toc366142013"/>
      <w:bookmarkEnd w:id="4782"/>
      <w:r w:rsidRPr="00E77497">
        <w:t>RangeError ( . . . )</w:t>
      </w:r>
      <w:bookmarkEnd w:id="4784"/>
    </w:p>
    <w:p w14:paraId="79C57CD3" w14:textId="77777777" w:rsidR="00E4476F" w:rsidRPr="00E77497" w:rsidRDefault="00E4476F" w:rsidP="00E4476F">
      <w:r w:rsidRPr="00E77497">
        <w:t xml:space="preserve">See </w:t>
      </w:r>
      <w:r>
        <w:fldChar w:fldCharType="begin"/>
      </w:r>
      <w:r>
        <w:instrText xml:space="preserve"> REF _Ref365542119 \r \h </w:instrText>
      </w:r>
      <w:r>
        <w:fldChar w:fldCharType="separate"/>
      </w:r>
      <w:r w:rsidR="00083CEC">
        <w:t>19.4.5.2</w:t>
      </w:r>
      <w:r>
        <w:fldChar w:fldCharType="end"/>
      </w:r>
      <w:r w:rsidRPr="00E77497">
        <w:t>.</w:t>
      </w:r>
    </w:p>
    <w:p w14:paraId="2852ADDB" w14:textId="77777777" w:rsidR="00E4476F" w:rsidRPr="00E77497" w:rsidRDefault="00E4476F" w:rsidP="00E4476F">
      <w:pPr>
        <w:pStyle w:val="30"/>
      </w:pPr>
      <w:bookmarkStart w:id="4785" w:name="_Toc366142014"/>
      <w:r w:rsidRPr="00E77497">
        <w:t>ReferenceError ( . . . )</w:t>
      </w:r>
      <w:bookmarkEnd w:id="4785"/>
    </w:p>
    <w:p w14:paraId="06E46023" w14:textId="77777777" w:rsidR="00E4476F" w:rsidRPr="00E77497" w:rsidRDefault="00E4476F" w:rsidP="00E4476F">
      <w:r w:rsidRPr="00E77497">
        <w:t xml:space="preserve">See </w:t>
      </w:r>
      <w:r w:rsidR="0082765F">
        <w:fldChar w:fldCharType="begin"/>
      </w:r>
      <w:r w:rsidR="0082765F">
        <w:instrText xml:space="preserve"> REF _Ref365542139 \r \h </w:instrText>
      </w:r>
      <w:r w:rsidR="0082765F">
        <w:fldChar w:fldCharType="separate"/>
      </w:r>
      <w:r w:rsidR="00083CEC">
        <w:t>19.4.5.3</w:t>
      </w:r>
      <w:r w:rsidR="0082765F">
        <w:fldChar w:fldCharType="end"/>
      </w:r>
      <w:r w:rsidRPr="00E77497">
        <w:t>.</w:t>
      </w:r>
    </w:p>
    <w:p w14:paraId="0248CD53" w14:textId="77777777" w:rsidR="00E4476F" w:rsidRPr="00E77497" w:rsidRDefault="00E4476F" w:rsidP="00E4476F">
      <w:pPr>
        <w:pStyle w:val="30"/>
      </w:pPr>
      <w:bookmarkStart w:id="4786" w:name="_Toc366142015"/>
      <w:r w:rsidRPr="00E77497">
        <w:t>RegExp ( . . . )</w:t>
      </w:r>
      <w:bookmarkEnd w:id="4786"/>
    </w:p>
    <w:p w14:paraId="3DF99BE1" w14:textId="77777777" w:rsidR="00E4476F" w:rsidRPr="00E77497" w:rsidRDefault="00E4476F" w:rsidP="00E4476F">
      <w:r w:rsidRPr="00E77497">
        <w:t xml:space="preserve">See </w:t>
      </w:r>
      <w:r w:rsidR="0082765F">
        <w:fldChar w:fldCharType="begin"/>
      </w:r>
      <w:r w:rsidR="0082765F">
        <w:instrText xml:space="preserve"> REF _Ref365969953 \r \h </w:instrText>
      </w:r>
      <w:r w:rsidR="0082765F">
        <w:fldChar w:fldCharType="separate"/>
      </w:r>
      <w:r w:rsidR="00083CEC">
        <w:t>21.2.4</w:t>
      </w:r>
      <w:r w:rsidR="0082765F">
        <w:fldChar w:fldCharType="end"/>
      </w:r>
      <w:r w:rsidRPr="00E77497">
        <w:t>.</w:t>
      </w:r>
    </w:p>
    <w:p w14:paraId="2BDDDF75" w14:textId="77777777" w:rsidR="00E4476F" w:rsidRPr="00E77497" w:rsidRDefault="00E4476F" w:rsidP="00E4476F">
      <w:pPr>
        <w:pStyle w:val="30"/>
      </w:pPr>
      <w:bookmarkStart w:id="4787" w:name="_Toc366142016"/>
      <w:r>
        <w:t>Set</w:t>
      </w:r>
      <w:r w:rsidRPr="00E77497">
        <w:t xml:space="preserve"> ( . . . )</w:t>
      </w:r>
      <w:bookmarkEnd w:id="4787"/>
    </w:p>
    <w:p w14:paraId="79D25861" w14:textId="77777777" w:rsidR="00E4476F" w:rsidRPr="00E77497" w:rsidRDefault="00E4476F" w:rsidP="00E4476F">
      <w:r w:rsidRPr="00E77497">
        <w:t>See</w:t>
      </w:r>
      <w:r w:rsidR="0023289A">
        <w:t xml:space="preserve"> </w:t>
      </w:r>
      <w:r w:rsidR="00B6171B">
        <w:fldChar w:fldCharType="begin"/>
      </w:r>
      <w:r w:rsidR="00B6171B">
        <w:instrText xml:space="preserve"> REF _Ref366140569 \r \h </w:instrText>
      </w:r>
      <w:r w:rsidR="00B6171B">
        <w:fldChar w:fldCharType="separate"/>
      </w:r>
      <w:r w:rsidR="00083CEC">
        <w:t>23.2.1</w:t>
      </w:r>
      <w:r w:rsidR="00B6171B">
        <w:fldChar w:fldCharType="end"/>
      </w:r>
      <w:r w:rsidR="00B6171B">
        <w:t>.</w:t>
      </w:r>
    </w:p>
    <w:p w14:paraId="15956904" w14:textId="77777777" w:rsidR="004C02EF" w:rsidRPr="00E77497" w:rsidRDefault="004C02EF" w:rsidP="00E4476F">
      <w:pPr>
        <w:pStyle w:val="30"/>
      </w:pPr>
      <w:bookmarkStart w:id="4788" w:name="_Toc366142017"/>
      <w:r w:rsidRPr="00E77497">
        <w:t xml:space="preserve">String ( . . . </w:t>
      </w:r>
      <w:bookmarkEnd w:id="4783"/>
      <w:r w:rsidRPr="00E77497">
        <w:t>)</w:t>
      </w:r>
      <w:bookmarkEnd w:id="4788"/>
    </w:p>
    <w:p w14:paraId="1FEA87F6" w14:textId="77777777" w:rsidR="004C02EF" w:rsidRPr="00E77497" w:rsidRDefault="004C02EF" w:rsidP="00BA2DF2">
      <w:r w:rsidRPr="00E77497">
        <w:t xml:space="preserve">See </w:t>
      </w:r>
      <w:r w:rsidR="0082765F">
        <w:fldChar w:fldCharType="begin"/>
      </w:r>
      <w:r w:rsidR="0082765F">
        <w:instrText xml:space="preserve"> REF _Ref365969975 \r \h </w:instrText>
      </w:r>
      <w:r w:rsidR="0082765F">
        <w:fldChar w:fldCharType="separate"/>
      </w:r>
      <w:r w:rsidR="00083CEC">
        <w:t>21.1.1</w:t>
      </w:r>
      <w:r w:rsidR="0082765F">
        <w:fldChar w:fldCharType="end"/>
      </w:r>
      <w:bookmarkStart w:id="4789" w:name="_Toc393690363"/>
      <w:r w:rsidRPr="00E77497">
        <w:t>.</w:t>
      </w:r>
    </w:p>
    <w:p w14:paraId="036EA31D" w14:textId="77777777" w:rsidR="004C02EF" w:rsidRPr="00E77497" w:rsidRDefault="004C02EF" w:rsidP="00E4476F">
      <w:pPr>
        <w:pStyle w:val="30"/>
      </w:pPr>
      <w:bookmarkStart w:id="4790" w:name="_Toc393690366"/>
      <w:bookmarkStart w:id="4791" w:name="_Toc366142018"/>
      <w:bookmarkEnd w:id="4789"/>
      <w:r w:rsidRPr="00E77497">
        <w:t>SyntaxError ( . . . )</w:t>
      </w:r>
      <w:bookmarkEnd w:id="4791"/>
    </w:p>
    <w:p w14:paraId="46745299" w14:textId="77777777" w:rsidR="004C02EF" w:rsidRPr="00E77497" w:rsidRDefault="004C02EF" w:rsidP="00BA2DF2">
      <w:r w:rsidRPr="00E77497">
        <w:t xml:space="preserve">See </w:t>
      </w:r>
      <w:r w:rsidR="0082765F">
        <w:fldChar w:fldCharType="begin"/>
      </w:r>
      <w:r w:rsidR="0082765F">
        <w:instrText xml:space="preserve"> REF _Ref365542152 \r \h </w:instrText>
      </w:r>
      <w:r w:rsidR="0082765F">
        <w:fldChar w:fldCharType="separate"/>
      </w:r>
      <w:r w:rsidR="00083CEC">
        <w:t>19.4.5.4</w:t>
      </w:r>
      <w:r w:rsidR="0082765F">
        <w:fldChar w:fldCharType="end"/>
      </w:r>
      <w:r w:rsidRPr="00E77497">
        <w:t>.</w:t>
      </w:r>
    </w:p>
    <w:p w14:paraId="779180DC" w14:textId="77777777" w:rsidR="004C02EF" w:rsidRPr="00E77497" w:rsidRDefault="004C02EF" w:rsidP="00E4476F">
      <w:pPr>
        <w:pStyle w:val="30"/>
      </w:pPr>
      <w:bookmarkStart w:id="4792" w:name="_Toc366142019"/>
      <w:r w:rsidRPr="00E77497">
        <w:t>TypeError ( . . . )</w:t>
      </w:r>
      <w:bookmarkEnd w:id="4792"/>
    </w:p>
    <w:p w14:paraId="24096A7D" w14:textId="77777777" w:rsidR="004C02EF" w:rsidRPr="00E77497" w:rsidRDefault="004C02EF" w:rsidP="00BA2DF2">
      <w:r w:rsidRPr="00E77497">
        <w:t xml:space="preserve">See </w:t>
      </w:r>
      <w:r w:rsidR="0082765F">
        <w:fldChar w:fldCharType="begin"/>
      </w:r>
      <w:r w:rsidR="0082765F">
        <w:instrText xml:space="preserve"> REF _Ref365542167 \r \h </w:instrText>
      </w:r>
      <w:r w:rsidR="0082765F">
        <w:fldChar w:fldCharType="separate"/>
      </w:r>
      <w:r w:rsidR="00083CEC">
        <w:t>19.4.5.5</w:t>
      </w:r>
      <w:r w:rsidR="0082765F">
        <w:fldChar w:fldCharType="end"/>
      </w:r>
      <w:r w:rsidRPr="00E77497">
        <w:t>.</w:t>
      </w:r>
    </w:p>
    <w:p w14:paraId="18470CE9" w14:textId="77777777" w:rsidR="0044224D" w:rsidRPr="00E77497" w:rsidRDefault="0044224D" w:rsidP="00E4476F">
      <w:pPr>
        <w:pStyle w:val="30"/>
      </w:pPr>
      <w:bookmarkStart w:id="4793" w:name="_Toc472818907"/>
      <w:bookmarkStart w:id="4794" w:name="_Toc235503485"/>
      <w:bookmarkStart w:id="4795" w:name="_Toc241509260"/>
      <w:bookmarkStart w:id="4796" w:name="_Toc244416747"/>
      <w:bookmarkStart w:id="4797" w:name="_Toc276631111"/>
      <w:bookmarkStart w:id="4798" w:name="_Toc366142020"/>
      <w:r>
        <w:t>UInt8Array</w:t>
      </w:r>
      <w:r w:rsidRPr="00E77497">
        <w:t xml:space="preserve"> ( . . . )</w:t>
      </w:r>
      <w:bookmarkEnd w:id="4798"/>
    </w:p>
    <w:p w14:paraId="78C715C4" w14:textId="77777777" w:rsidR="0044224D" w:rsidRPr="00E77497" w:rsidRDefault="0044224D" w:rsidP="00BA2DF2">
      <w:r w:rsidRPr="00E77497">
        <w:t xml:space="preserve">See </w:t>
      </w:r>
      <w:r w:rsidR="006D0378">
        <w:fldChar w:fldCharType="begin"/>
      </w:r>
      <w:r w:rsidR="006D0378">
        <w:instrText xml:space="preserve"> REF _Ref365542356 \r \h </w:instrText>
      </w:r>
      <w:r w:rsidR="006D0378">
        <w:fldChar w:fldCharType="separate"/>
      </w:r>
      <w:r w:rsidR="00083CEC">
        <w:t>22.2.4</w:t>
      </w:r>
      <w:r w:rsidR="006D0378">
        <w:fldChar w:fldCharType="end"/>
      </w:r>
      <w:r w:rsidRPr="00E77497">
        <w:t>.</w:t>
      </w:r>
    </w:p>
    <w:p w14:paraId="089AF937" w14:textId="77777777" w:rsidR="0044224D" w:rsidRPr="00E77497" w:rsidRDefault="0044224D" w:rsidP="00E4476F">
      <w:pPr>
        <w:pStyle w:val="30"/>
      </w:pPr>
      <w:bookmarkStart w:id="4799" w:name="_Toc366142021"/>
      <w:r>
        <w:t>UInt8ClampedArray</w:t>
      </w:r>
      <w:r w:rsidRPr="00E77497">
        <w:t xml:space="preserve"> ( . . . )</w:t>
      </w:r>
      <w:bookmarkEnd w:id="4799"/>
    </w:p>
    <w:p w14:paraId="3C5773F2" w14:textId="77777777" w:rsidR="0044224D" w:rsidRPr="00E77497" w:rsidRDefault="0044224D" w:rsidP="00BA2DF2">
      <w:r w:rsidRPr="00E77497">
        <w:t xml:space="preserve">See </w:t>
      </w:r>
      <w:r w:rsidR="006D0378">
        <w:fldChar w:fldCharType="begin"/>
      </w:r>
      <w:r w:rsidR="006D0378">
        <w:instrText xml:space="preserve"> REF _Ref365542379 \r \h </w:instrText>
      </w:r>
      <w:r w:rsidR="006D0378">
        <w:fldChar w:fldCharType="separate"/>
      </w:r>
      <w:r w:rsidR="00083CEC">
        <w:t>22.2.4</w:t>
      </w:r>
      <w:r w:rsidR="006D0378">
        <w:fldChar w:fldCharType="end"/>
      </w:r>
      <w:r w:rsidRPr="00E77497">
        <w:t>.</w:t>
      </w:r>
    </w:p>
    <w:p w14:paraId="0207D0E7" w14:textId="77777777" w:rsidR="00E4476F" w:rsidRPr="00E77497" w:rsidRDefault="00E4476F" w:rsidP="00E4476F">
      <w:pPr>
        <w:pStyle w:val="30"/>
      </w:pPr>
      <w:bookmarkStart w:id="4800" w:name="_Toc366142022"/>
      <w:r>
        <w:t>UInt16Array</w:t>
      </w:r>
      <w:r w:rsidRPr="00E77497">
        <w:t xml:space="preserve"> ( . . . )</w:t>
      </w:r>
      <w:bookmarkEnd w:id="4800"/>
    </w:p>
    <w:p w14:paraId="00E5D410" w14:textId="77777777" w:rsidR="00E4476F" w:rsidRPr="00E77497" w:rsidRDefault="00E4476F" w:rsidP="00E4476F">
      <w:r w:rsidRPr="00E77497">
        <w:t xml:space="preserve">See </w:t>
      </w:r>
      <w:r>
        <w:fldChar w:fldCharType="begin"/>
      </w:r>
      <w:r>
        <w:instrText xml:space="preserve"> REF _Ref365542470 \r \h </w:instrText>
      </w:r>
      <w:r>
        <w:fldChar w:fldCharType="separate"/>
      </w:r>
      <w:r w:rsidR="00083CEC">
        <w:t>22.2.4</w:t>
      </w:r>
      <w:r>
        <w:fldChar w:fldCharType="end"/>
      </w:r>
      <w:r w:rsidRPr="00E77497">
        <w:t>.</w:t>
      </w:r>
    </w:p>
    <w:p w14:paraId="0C050864" w14:textId="77777777" w:rsidR="0044224D" w:rsidRPr="00E77497" w:rsidRDefault="0044224D" w:rsidP="00E4476F">
      <w:pPr>
        <w:pStyle w:val="30"/>
      </w:pPr>
      <w:bookmarkStart w:id="4801" w:name="_Toc366142023"/>
      <w:r>
        <w:t>UInt32Array</w:t>
      </w:r>
      <w:r w:rsidRPr="00E77497">
        <w:t xml:space="preserve"> ( . . . )</w:t>
      </w:r>
      <w:bookmarkEnd w:id="4801"/>
    </w:p>
    <w:p w14:paraId="381F8CA2" w14:textId="77777777" w:rsidR="0044224D" w:rsidRPr="00E77497" w:rsidRDefault="0044224D" w:rsidP="00BA2DF2">
      <w:r w:rsidRPr="00E77497">
        <w:t xml:space="preserve">See </w:t>
      </w:r>
      <w:r w:rsidR="006D0378">
        <w:fldChar w:fldCharType="begin"/>
      </w:r>
      <w:r w:rsidR="006D0378">
        <w:instrText xml:space="preserve"> REF _Ref365542535 \r \h </w:instrText>
      </w:r>
      <w:r w:rsidR="006D0378">
        <w:fldChar w:fldCharType="separate"/>
      </w:r>
      <w:r w:rsidR="00083CEC">
        <w:t>22.2.4</w:t>
      </w:r>
      <w:r w:rsidR="006D0378">
        <w:fldChar w:fldCharType="end"/>
      </w:r>
      <w:r w:rsidRPr="00E77497">
        <w:t>.</w:t>
      </w:r>
    </w:p>
    <w:p w14:paraId="2D63054A" w14:textId="77777777" w:rsidR="00E4476F" w:rsidRPr="00E77497" w:rsidRDefault="00E4476F" w:rsidP="00E4476F">
      <w:pPr>
        <w:pStyle w:val="30"/>
      </w:pPr>
      <w:bookmarkStart w:id="4802" w:name="_Toc366142024"/>
      <w:r w:rsidRPr="00E77497">
        <w:t>URIError ( . . . )</w:t>
      </w:r>
      <w:bookmarkEnd w:id="4802"/>
    </w:p>
    <w:p w14:paraId="4ACEBD27" w14:textId="77777777" w:rsidR="00E4476F" w:rsidRPr="00E77497" w:rsidRDefault="00E4476F" w:rsidP="00E4476F">
      <w:r w:rsidRPr="00E77497">
        <w:t xml:space="preserve">See </w:t>
      </w:r>
      <w:r w:rsidR="0082765F">
        <w:fldChar w:fldCharType="begin"/>
      </w:r>
      <w:r w:rsidR="0082765F">
        <w:instrText xml:space="preserve"> REF _Ref365542181 \r \h </w:instrText>
      </w:r>
      <w:r w:rsidR="0082765F">
        <w:fldChar w:fldCharType="separate"/>
      </w:r>
      <w:r w:rsidR="00083CEC">
        <w:t>19.4.5.6</w:t>
      </w:r>
      <w:r w:rsidR="0082765F">
        <w:fldChar w:fldCharType="end"/>
      </w:r>
      <w:r w:rsidRPr="00E77497">
        <w:t>.</w:t>
      </w:r>
    </w:p>
    <w:p w14:paraId="783B4FC4" w14:textId="77777777" w:rsidR="00E4476F" w:rsidRPr="00E77497" w:rsidRDefault="00E4476F" w:rsidP="00E4476F">
      <w:pPr>
        <w:pStyle w:val="30"/>
      </w:pPr>
      <w:bookmarkStart w:id="4803" w:name="_Toc366142025"/>
      <w:r>
        <w:t>WeakMap</w:t>
      </w:r>
      <w:r w:rsidRPr="00E77497">
        <w:t xml:space="preserve"> ( . . . )</w:t>
      </w:r>
      <w:bookmarkEnd w:id="4803"/>
    </w:p>
    <w:p w14:paraId="167000CD" w14:textId="77777777" w:rsidR="00E4476F" w:rsidRPr="00E77497" w:rsidRDefault="00E4476F" w:rsidP="00E4476F">
      <w:r w:rsidRPr="00E77497">
        <w:t xml:space="preserve">See </w:t>
      </w:r>
      <w:r w:rsidR="0082765F">
        <w:fldChar w:fldCharType="begin"/>
      </w:r>
      <w:r w:rsidR="0082765F">
        <w:instrText xml:space="preserve"> REF _Ref365542827 \r \h </w:instrText>
      </w:r>
      <w:r w:rsidR="0082765F">
        <w:fldChar w:fldCharType="separate"/>
      </w:r>
      <w:r w:rsidR="00083CEC">
        <w:t>23.3.1</w:t>
      </w:r>
      <w:r w:rsidR="0082765F">
        <w:fldChar w:fldCharType="end"/>
      </w:r>
      <w:r w:rsidRPr="00E77497">
        <w:t>.</w:t>
      </w:r>
    </w:p>
    <w:p w14:paraId="61DB6FD8" w14:textId="77777777" w:rsidR="00E4476F" w:rsidRPr="00E77497" w:rsidRDefault="00E4476F" w:rsidP="00E4476F">
      <w:pPr>
        <w:pStyle w:val="30"/>
      </w:pPr>
      <w:bookmarkStart w:id="4804" w:name="_Toc366142026"/>
      <w:r>
        <w:t>WeakSet</w:t>
      </w:r>
      <w:r w:rsidRPr="00E77497">
        <w:t xml:space="preserve"> ( . . . )</w:t>
      </w:r>
      <w:bookmarkEnd w:id="4804"/>
    </w:p>
    <w:p w14:paraId="3A5E943A" w14:textId="77777777" w:rsidR="00E4476F" w:rsidRPr="00E77497" w:rsidRDefault="00E4476F" w:rsidP="00E4476F">
      <w:r w:rsidRPr="00E77497">
        <w:t xml:space="preserve">See </w:t>
      </w:r>
      <w:r>
        <w:fldChar w:fldCharType="begin"/>
      </w:r>
      <w:r>
        <w:instrText xml:space="preserve"> REF _Ref364595097 \r \h </w:instrText>
      </w:r>
      <w:r>
        <w:fldChar w:fldCharType="separate"/>
      </w:r>
      <w:r w:rsidR="00083CEC">
        <w:t>23.4</w:t>
      </w:r>
      <w:r>
        <w:fldChar w:fldCharType="end"/>
      </w:r>
      <w:r w:rsidRPr="00E77497">
        <w:t>.</w:t>
      </w:r>
    </w:p>
    <w:p w14:paraId="596937FB" w14:textId="77777777" w:rsidR="004C02EF" w:rsidRPr="00E77497" w:rsidRDefault="004C02EF" w:rsidP="00E4476F">
      <w:pPr>
        <w:pStyle w:val="20"/>
      </w:pPr>
      <w:bookmarkStart w:id="4805" w:name="_Toc366142027"/>
      <w:r w:rsidRPr="00E77497">
        <w:t>Other Properties of the Global Objec</w:t>
      </w:r>
      <w:bookmarkEnd w:id="4790"/>
      <w:r w:rsidRPr="00E77497">
        <w:t>t</w:t>
      </w:r>
      <w:bookmarkStart w:id="4806" w:name="_Toc393690367"/>
      <w:bookmarkEnd w:id="4793"/>
      <w:bookmarkEnd w:id="4794"/>
      <w:bookmarkEnd w:id="4795"/>
      <w:bookmarkEnd w:id="4796"/>
      <w:bookmarkEnd w:id="4797"/>
      <w:bookmarkEnd w:id="4805"/>
    </w:p>
    <w:p w14:paraId="349579E4" w14:textId="77777777" w:rsidR="0082765F" w:rsidRPr="00E77497" w:rsidRDefault="0082765F" w:rsidP="0082765F">
      <w:pPr>
        <w:pStyle w:val="30"/>
      </w:pPr>
      <w:bookmarkStart w:id="4807" w:name="_Toc366142028"/>
      <w:r w:rsidRPr="00E77497">
        <w:t>JSON</w:t>
      </w:r>
      <w:bookmarkEnd w:id="4807"/>
    </w:p>
    <w:p w14:paraId="6571F445" w14:textId="77777777" w:rsidR="0082765F" w:rsidRPr="00E77497" w:rsidRDefault="0082765F" w:rsidP="0082765F">
      <w:r w:rsidRPr="00E77497">
        <w:t xml:space="preserve">See </w:t>
      </w:r>
      <w:r>
        <w:fldChar w:fldCharType="begin"/>
      </w:r>
      <w:r>
        <w:instrText xml:space="preserve"> REF _Ref365542670 \r \h </w:instrText>
      </w:r>
      <w:r>
        <w:fldChar w:fldCharType="separate"/>
      </w:r>
      <w:r w:rsidR="00083CEC">
        <w:t>24.3</w:t>
      </w:r>
      <w:r>
        <w:fldChar w:fldCharType="end"/>
      </w:r>
      <w:r w:rsidRPr="00E77497">
        <w:t>.</w:t>
      </w:r>
    </w:p>
    <w:p w14:paraId="5FB4F01A" w14:textId="77777777" w:rsidR="004C02EF" w:rsidRPr="00E77497" w:rsidRDefault="004C02EF" w:rsidP="00E4476F">
      <w:pPr>
        <w:pStyle w:val="30"/>
      </w:pPr>
      <w:bookmarkStart w:id="4808" w:name="_Toc366142029"/>
      <w:r w:rsidRPr="00E77497">
        <w:t>Mat</w:t>
      </w:r>
      <w:bookmarkEnd w:id="4806"/>
      <w:r w:rsidRPr="00E77497">
        <w:t>h</w:t>
      </w:r>
      <w:bookmarkEnd w:id="4808"/>
    </w:p>
    <w:p w14:paraId="3B6C0B02" w14:textId="77777777" w:rsidR="004C02EF" w:rsidRPr="00E77497" w:rsidRDefault="004C02EF" w:rsidP="00BA2DF2">
      <w:r w:rsidRPr="00E77497">
        <w:t xml:space="preserve">See </w:t>
      </w:r>
      <w:bookmarkStart w:id="4809" w:name="_Toc393690368"/>
      <w:r w:rsidR="002021D1">
        <w:fldChar w:fldCharType="begin"/>
      </w:r>
      <w:r w:rsidR="002021D1">
        <w:instrText xml:space="preserve"> REF _Ref365541875 \r \h </w:instrText>
      </w:r>
      <w:r w:rsidR="002021D1">
        <w:fldChar w:fldCharType="separate"/>
      </w:r>
      <w:r w:rsidR="00083CEC">
        <w:t>20.2</w:t>
      </w:r>
      <w:r w:rsidR="002021D1">
        <w:fldChar w:fldCharType="end"/>
      </w:r>
      <w:r w:rsidRPr="00E77497">
        <w:t>.</w:t>
      </w:r>
    </w:p>
    <w:p w14:paraId="3AEF2557" w14:textId="77777777" w:rsidR="0092211F" w:rsidRDefault="0092211F" w:rsidP="0082765F">
      <w:pPr>
        <w:pStyle w:val="1"/>
      </w:pPr>
      <w:bookmarkStart w:id="4810" w:name="_Toc472818908"/>
      <w:bookmarkStart w:id="4811" w:name="_Toc235503486"/>
      <w:bookmarkStart w:id="4812" w:name="_Toc241509261"/>
      <w:bookmarkStart w:id="4813" w:name="_Toc244416748"/>
      <w:bookmarkStart w:id="4814" w:name="_Toc276631112"/>
      <w:bookmarkStart w:id="4815" w:name="_Toc366142030"/>
      <w:r>
        <w:t>Fundamental Objects</w:t>
      </w:r>
      <w:bookmarkEnd w:id="4815"/>
    </w:p>
    <w:p w14:paraId="03785DBD" w14:textId="77777777" w:rsidR="004C02EF" w:rsidRDefault="004C02EF" w:rsidP="00D148E9">
      <w:pPr>
        <w:pStyle w:val="20"/>
      </w:pPr>
      <w:bookmarkStart w:id="4816" w:name="_Toc366142031"/>
      <w:r w:rsidRPr="00E77497">
        <w:t>Object Objec</w:t>
      </w:r>
      <w:bookmarkEnd w:id="4743"/>
      <w:bookmarkEnd w:id="4744"/>
      <w:r w:rsidRPr="00E77497">
        <w:t>t</w:t>
      </w:r>
      <w:bookmarkEnd w:id="4745"/>
      <w:bookmarkEnd w:id="4746"/>
      <w:bookmarkEnd w:id="4809"/>
      <w:r w:rsidRPr="00E77497">
        <w:t>s</w:t>
      </w:r>
      <w:bookmarkStart w:id="4817" w:name="_Toc385672255"/>
      <w:bookmarkStart w:id="4818" w:name="_Ref393527264"/>
      <w:bookmarkStart w:id="4819" w:name="_Toc393690369"/>
      <w:bookmarkStart w:id="4820" w:name="_Ref404501382"/>
      <w:bookmarkStart w:id="4821" w:name="_Toc382291602"/>
      <w:bookmarkEnd w:id="4810"/>
      <w:bookmarkEnd w:id="4811"/>
      <w:bookmarkEnd w:id="4812"/>
      <w:bookmarkEnd w:id="4813"/>
      <w:bookmarkEnd w:id="4814"/>
      <w:bookmarkEnd w:id="4816"/>
    </w:p>
    <w:p w14:paraId="3BB0DB0D" w14:textId="77777777" w:rsidR="004C02EF" w:rsidRPr="00E77497" w:rsidRDefault="004C02EF" w:rsidP="00D148E9">
      <w:pPr>
        <w:pStyle w:val="30"/>
      </w:pPr>
      <w:bookmarkStart w:id="4822" w:name="_Toc361663662"/>
      <w:bookmarkStart w:id="4823" w:name="_Toc361665503"/>
      <w:bookmarkStart w:id="4824" w:name="_Toc361667343"/>
      <w:bookmarkStart w:id="4825" w:name="_Toc361669172"/>
      <w:bookmarkStart w:id="4826" w:name="_Toc364935216"/>
      <w:bookmarkStart w:id="4827" w:name="_Toc365474507"/>
      <w:bookmarkStart w:id="4828" w:name="_Toc365639186"/>
      <w:bookmarkStart w:id="4829" w:name="_Toc361663663"/>
      <w:bookmarkStart w:id="4830" w:name="_Toc361665504"/>
      <w:bookmarkStart w:id="4831" w:name="_Toc361667344"/>
      <w:bookmarkStart w:id="4832" w:name="_Toc361669173"/>
      <w:bookmarkStart w:id="4833" w:name="_Toc364935217"/>
      <w:bookmarkStart w:id="4834" w:name="_Toc365474508"/>
      <w:bookmarkStart w:id="4835" w:name="_Toc365639187"/>
      <w:bookmarkStart w:id="4836" w:name="_Toc361663664"/>
      <w:bookmarkStart w:id="4837" w:name="_Toc361665505"/>
      <w:bookmarkStart w:id="4838" w:name="_Toc361667345"/>
      <w:bookmarkStart w:id="4839" w:name="_Toc361669174"/>
      <w:bookmarkStart w:id="4840" w:name="_Toc364935218"/>
      <w:bookmarkStart w:id="4841" w:name="_Toc365474509"/>
      <w:bookmarkStart w:id="4842" w:name="_Toc365639188"/>
      <w:bookmarkStart w:id="4843" w:name="_Toc361663665"/>
      <w:bookmarkStart w:id="4844" w:name="_Toc361665506"/>
      <w:bookmarkStart w:id="4845" w:name="_Toc361667346"/>
      <w:bookmarkStart w:id="4846" w:name="_Toc361669175"/>
      <w:bookmarkStart w:id="4847" w:name="_Toc364935219"/>
      <w:bookmarkStart w:id="4848" w:name="_Toc365474510"/>
      <w:bookmarkStart w:id="4849" w:name="_Toc365639189"/>
      <w:bookmarkStart w:id="4850" w:name="_Toc361663666"/>
      <w:bookmarkStart w:id="4851" w:name="_Toc361665507"/>
      <w:bookmarkStart w:id="4852" w:name="_Toc361667347"/>
      <w:bookmarkStart w:id="4853" w:name="_Toc361669176"/>
      <w:bookmarkStart w:id="4854" w:name="_Toc364935220"/>
      <w:bookmarkStart w:id="4855" w:name="_Toc365474511"/>
      <w:bookmarkStart w:id="4856" w:name="_Toc365639190"/>
      <w:bookmarkStart w:id="4857" w:name="_Toc361663667"/>
      <w:bookmarkStart w:id="4858" w:name="_Toc361665508"/>
      <w:bookmarkStart w:id="4859" w:name="_Toc361667348"/>
      <w:bookmarkStart w:id="4860" w:name="_Toc361669177"/>
      <w:bookmarkStart w:id="4861" w:name="_Toc364935221"/>
      <w:bookmarkStart w:id="4862" w:name="_Toc365474512"/>
      <w:bookmarkStart w:id="4863" w:name="_Toc365639191"/>
      <w:bookmarkStart w:id="4864" w:name="_Toc361663668"/>
      <w:bookmarkStart w:id="4865" w:name="_Toc361665509"/>
      <w:bookmarkStart w:id="4866" w:name="_Toc361667349"/>
      <w:bookmarkStart w:id="4867" w:name="_Toc361669178"/>
      <w:bookmarkStart w:id="4868" w:name="_Toc364935222"/>
      <w:bookmarkStart w:id="4869" w:name="_Toc365474513"/>
      <w:bookmarkStart w:id="4870" w:name="_Toc365639192"/>
      <w:bookmarkStart w:id="4871" w:name="_Toc361663669"/>
      <w:bookmarkStart w:id="4872" w:name="_Toc361665510"/>
      <w:bookmarkStart w:id="4873" w:name="_Toc361667350"/>
      <w:bookmarkStart w:id="4874" w:name="_Toc361669179"/>
      <w:bookmarkStart w:id="4875" w:name="_Toc364935223"/>
      <w:bookmarkStart w:id="4876" w:name="_Toc365474514"/>
      <w:bookmarkStart w:id="4877" w:name="_Toc365639193"/>
      <w:bookmarkStart w:id="4878" w:name="_Toc361663670"/>
      <w:bookmarkStart w:id="4879" w:name="_Toc361665511"/>
      <w:bookmarkStart w:id="4880" w:name="_Toc361667351"/>
      <w:bookmarkStart w:id="4881" w:name="_Toc361669180"/>
      <w:bookmarkStart w:id="4882" w:name="_Toc364935224"/>
      <w:bookmarkStart w:id="4883" w:name="_Toc365474515"/>
      <w:bookmarkStart w:id="4884" w:name="_Toc365639194"/>
      <w:bookmarkStart w:id="4885" w:name="_Ref424531694"/>
      <w:bookmarkStart w:id="4886" w:name="_Toc472818909"/>
      <w:bookmarkStart w:id="4887" w:name="_Toc235503487"/>
      <w:bookmarkStart w:id="4888" w:name="_Toc241509262"/>
      <w:bookmarkStart w:id="4889" w:name="_Toc244416749"/>
      <w:bookmarkStart w:id="4890" w:name="_Toc276631113"/>
      <w:bookmarkStart w:id="4891" w:name="_Toc366142032"/>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r w:rsidRPr="00E77497">
        <w:t>The Object Constructor Called as a Functio</w:t>
      </w:r>
      <w:bookmarkEnd w:id="4817"/>
      <w:bookmarkEnd w:id="4818"/>
      <w:bookmarkEnd w:id="4819"/>
      <w:bookmarkEnd w:id="4820"/>
      <w:r w:rsidRPr="00E77497">
        <w:t>n</w:t>
      </w:r>
      <w:bookmarkEnd w:id="4885"/>
      <w:bookmarkEnd w:id="4886"/>
      <w:bookmarkEnd w:id="4887"/>
      <w:bookmarkEnd w:id="4888"/>
      <w:bookmarkEnd w:id="4889"/>
      <w:bookmarkEnd w:id="4890"/>
      <w:bookmarkEnd w:id="4891"/>
    </w:p>
    <w:p w14:paraId="0AD04ED4"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4892" w:name="_Ref385475928"/>
      <w:bookmarkStart w:id="4893" w:name="_Toc385672256"/>
      <w:bookmarkStart w:id="4894" w:name="_Toc393690370"/>
    </w:p>
    <w:p w14:paraId="746CCAF8" w14:textId="77777777" w:rsidR="004C02EF" w:rsidRPr="00E77497" w:rsidRDefault="004C02EF" w:rsidP="00D148E9">
      <w:pPr>
        <w:pStyle w:val="40"/>
      </w:pPr>
      <w:bookmarkStart w:id="4895" w:name="_Ref424531528"/>
      <w:r w:rsidRPr="00E77497">
        <w:t>Object ( [ value</w:t>
      </w:r>
      <w:bookmarkEnd w:id="4892"/>
      <w:bookmarkEnd w:id="4893"/>
      <w:bookmarkEnd w:id="4894"/>
      <w:r w:rsidRPr="00E77497">
        <w:t xml:space="preserve"> ] )</w:t>
      </w:r>
      <w:bookmarkEnd w:id="4895"/>
    </w:p>
    <w:p w14:paraId="0CB36F87" w14:textId="77777777"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14:paraId="5ACA4304" w14:textId="77777777" w:rsidR="004C02EF" w:rsidRPr="00E77497" w:rsidRDefault="004C02EF" w:rsidP="00155469">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return </w:t>
      </w:r>
      <w:r w:rsidR="00FC1AB5">
        <w:t>the result of the abstract operation ObjectCreate</w:t>
      </w:r>
      <w:r w:rsidR="006245AF" w:rsidRPr="006245AF">
        <w:t xml:space="preserve"> </w:t>
      </w:r>
      <w:r w:rsidR="006245AF">
        <w:t>with the intrinsic object %ObjectPrototype% as its argument</w:t>
      </w:r>
      <w:r w:rsidRPr="00E77497">
        <w:t>.</w:t>
      </w:r>
    </w:p>
    <w:p w14:paraId="1C79DA67" w14:textId="77777777"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4896" w:name="_Ref385475932"/>
      <w:bookmarkStart w:id="4897" w:name="_Toc385672257"/>
      <w:bookmarkStart w:id="4898" w:name="_Toc393690371"/>
      <w:bookmarkStart w:id="4899" w:name="_Ref424531555"/>
    </w:p>
    <w:p w14:paraId="09BC751E" w14:textId="77777777" w:rsidR="004C02EF" w:rsidRPr="00E77497" w:rsidRDefault="004C02EF" w:rsidP="00D148E9">
      <w:pPr>
        <w:pStyle w:val="30"/>
      </w:pPr>
      <w:bookmarkStart w:id="4900" w:name="_Toc385672258"/>
      <w:bookmarkStart w:id="4901" w:name="_Ref393527230"/>
      <w:bookmarkStart w:id="4902" w:name="_Toc393690372"/>
      <w:bookmarkStart w:id="4903" w:name="_Ref404501393"/>
      <w:bookmarkStart w:id="4904" w:name="_Ref424531707"/>
      <w:bookmarkStart w:id="4905" w:name="_Ref449968361"/>
      <w:bookmarkStart w:id="4906" w:name="_Toc472818910"/>
      <w:bookmarkStart w:id="4907" w:name="_Toc235503488"/>
      <w:bookmarkStart w:id="4908" w:name="_Toc241509263"/>
      <w:bookmarkStart w:id="4909" w:name="_Toc244416750"/>
      <w:bookmarkStart w:id="4910" w:name="_Toc276631114"/>
      <w:bookmarkStart w:id="4911" w:name="_Toc366142033"/>
      <w:bookmarkEnd w:id="4896"/>
      <w:bookmarkEnd w:id="4897"/>
      <w:bookmarkEnd w:id="4898"/>
      <w:bookmarkEnd w:id="4899"/>
      <w:r w:rsidRPr="00E77497">
        <w:t>The Object Constructo</w:t>
      </w:r>
      <w:bookmarkEnd w:id="4821"/>
      <w:bookmarkEnd w:id="4900"/>
      <w:bookmarkEnd w:id="4901"/>
      <w:bookmarkEnd w:id="4902"/>
      <w:bookmarkEnd w:id="4903"/>
      <w:r w:rsidRPr="00E77497">
        <w:t>r</w:t>
      </w:r>
      <w:bookmarkStart w:id="4912" w:name="_Ref393527857"/>
      <w:bookmarkStart w:id="4913" w:name="_Toc382291603"/>
      <w:bookmarkEnd w:id="4904"/>
      <w:bookmarkEnd w:id="4905"/>
      <w:bookmarkEnd w:id="4906"/>
      <w:bookmarkEnd w:id="4907"/>
      <w:bookmarkEnd w:id="4908"/>
      <w:bookmarkEnd w:id="4909"/>
      <w:bookmarkEnd w:id="4910"/>
      <w:bookmarkEnd w:id="4911"/>
    </w:p>
    <w:p w14:paraId="1DE5AF41"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4912"/>
      <w:r w:rsidRPr="00E77497">
        <w:t>.</w:t>
      </w:r>
      <w:bookmarkStart w:id="4914" w:name="_Ref385067278"/>
      <w:bookmarkStart w:id="4915" w:name="_Toc385672259"/>
      <w:bookmarkStart w:id="4916" w:name="_Toc393690373"/>
    </w:p>
    <w:p w14:paraId="0F8122AA" w14:textId="77777777" w:rsidR="004C02EF" w:rsidRPr="00E77497" w:rsidRDefault="004C02EF" w:rsidP="00D148E9">
      <w:pPr>
        <w:pStyle w:val="40"/>
      </w:pPr>
      <w:bookmarkStart w:id="4917" w:name="_Hlt458482354"/>
      <w:bookmarkStart w:id="4918" w:name="_Ref424531574"/>
      <w:bookmarkEnd w:id="4917"/>
      <w:r w:rsidRPr="00E77497">
        <w:t>new Object ( [ value</w:t>
      </w:r>
      <w:bookmarkEnd w:id="4913"/>
      <w:bookmarkEnd w:id="4914"/>
      <w:bookmarkEnd w:id="4915"/>
      <w:bookmarkEnd w:id="4916"/>
      <w:r w:rsidRPr="00E77497">
        <w:t xml:space="preserve"> ] )</w:t>
      </w:r>
      <w:bookmarkEnd w:id="4918"/>
    </w:p>
    <w:p w14:paraId="681B8343" w14:textId="77777777"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14:paraId="02878154" w14:textId="77777777"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14:paraId="23791AC8" w14:textId="77777777" w:rsidR="004C02EF" w:rsidRPr="00E77497" w:rsidRDefault="004C02EF" w:rsidP="00BC2562">
      <w:pPr>
        <w:pStyle w:val="Alg4"/>
        <w:numPr>
          <w:ilvl w:val="1"/>
          <w:numId w:val="166"/>
        </w:numPr>
      </w:pPr>
      <w:r w:rsidRPr="00E77497">
        <w:t>If Type(</w:t>
      </w:r>
      <w:r w:rsidRPr="00E77497">
        <w:rPr>
          <w:i/>
        </w:rPr>
        <w:t>value</w:t>
      </w:r>
      <w:r w:rsidRPr="00E77497">
        <w:t xml:space="preserve">)  is Object, then return </w:t>
      </w:r>
      <w:r w:rsidRPr="00E77497">
        <w:rPr>
          <w:i/>
        </w:rPr>
        <w:t>value</w:t>
      </w:r>
      <w:r w:rsidRPr="00E77497">
        <w:t>.</w:t>
      </w:r>
    </w:p>
    <w:p w14:paraId="78052506" w14:textId="77777777"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14:paraId="786A5B20" w14:textId="77777777"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14:paraId="2336D5E2" w14:textId="77777777"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14:paraId="09B8114D" w14:textId="77777777"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14:paraId="757C7469" w14:textId="77777777" w:rsidR="004C02EF" w:rsidRPr="00E77497" w:rsidRDefault="004C02EF" w:rsidP="00834A33">
      <w:pPr>
        <w:pStyle w:val="Alg4"/>
        <w:numPr>
          <w:ilvl w:val="0"/>
          <w:numId w:val="166"/>
        </w:numPr>
        <w:spacing w:after="220"/>
      </w:pPr>
      <w:r w:rsidRPr="00E77497">
        <w:t xml:space="preserve">Return </w:t>
      </w:r>
      <w:r w:rsidR="00FC1AB5">
        <w:t>the result of the abstract operation ObjectCreate</w:t>
      </w:r>
      <w:r w:rsidR="008365B2" w:rsidRPr="008365B2">
        <w:t xml:space="preserve"> </w:t>
      </w:r>
      <w:r w:rsidR="008365B2">
        <w:t>with the intrinsic object %ObjectPrototype% as its argument</w:t>
      </w:r>
      <w:r w:rsidRPr="00E77497">
        <w:t>.</w:t>
      </w:r>
      <w:bookmarkStart w:id="4919" w:name="_Hlt424531982"/>
      <w:bookmarkStart w:id="4920" w:name="_Toc382291604"/>
      <w:bookmarkStart w:id="4921" w:name="_Ref385475937"/>
      <w:bookmarkStart w:id="4922" w:name="_Toc385672260"/>
      <w:bookmarkStart w:id="4923" w:name="_Ref393527953"/>
      <w:bookmarkStart w:id="4924" w:name="_Toc393690374"/>
      <w:bookmarkStart w:id="4925" w:name="_Ref404501344"/>
      <w:bookmarkStart w:id="4926" w:name="_Ref404501665"/>
      <w:bookmarkStart w:id="4927" w:name="_Ref424531588"/>
      <w:bookmarkEnd w:id="4919"/>
    </w:p>
    <w:p w14:paraId="428ADE40" w14:textId="77777777" w:rsidR="003F7754" w:rsidRPr="00E77497" w:rsidRDefault="003F7754" w:rsidP="003F7754">
      <w:pPr>
        <w:pStyle w:val="30"/>
      </w:pPr>
      <w:bookmarkStart w:id="4928" w:name="_Toc382291605"/>
      <w:bookmarkStart w:id="4929" w:name="_Toc385672261"/>
      <w:bookmarkStart w:id="4930" w:name="_Toc393690375"/>
      <w:bookmarkStart w:id="4931" w:name="_Ref457709042"/>
      <w:bookmarkStart w:id="4932" w:name="_Toc472818911"/>
      <w:bookmarkStart w:id="4933" w:name="_Toc235503489"/>
      <w:bookmarkStart w:id="4934" w:name="_Toc241509264"/>
      <w:bookmarkStart w:id="4935" w:name="_Toc244416751"/>
      <w:bookmarkStart w:id="4936" w:name="_Toc276631115"/>
      <w:bookmarkStart w:id="4937" w:name="_Toc366142034"/>
      <w:bookmarkEnd w:id="4920"/>
      <w:bookmarkEnd w:id="4921"/>
      <w:bookmarkEnd w:id="4922"/>
      <w:bookmarkEnd w:id="4923"/>
      <w:bookmarkEnd w:id="4924"/>
      <w:bookmarkEnd w:id="4925"/>
      <w:bookmarkEnd w:id="4926"/>
      <w:bookmarkEnd w:id="4927"/>
      <w:r w:rsidRPr="00E77497">
        <w:t>Properties of the Object Constructor</w:t>
      </w:r>
      <w:bookmarkEnd w:id="4937"/>
    </w:p>
    <w:bookmarkEnd w:id="4928"/>
    <w:bookmarkEnd w:id="4929"/>
    <w:bookmarkEnd w:id="4930"/>
    <w:bookmarkEnd w:id="4931"/>
    <w:bookmarkEnd w:id="4932"/>
    <w:bookmarkEnd w:id="4933"/>
    <w:bookmarkEnd w:id="4934"/>
    <w:bookmarkEnd w:id="4935"/>
    <w:bookmarkEnd w:id="4936"/>
    <w:p w14:paraId="647D0BB3" w14:textId="77777777" w:rsidR="004C02EF" w:rsidRPr="00E77497" w:rsidRDefault="004C02EF" w:rsidP="004C02EF">
      <w:r w:rsidRPr="00E77497">
        <w:t xml:space="preserve">The value of the [[Prototype]] internal </w:t>
      </w:r>
      <w:r w:rsidR="00225429">
        <w:t xml:space="preserve">data </w:t>
      </w:r>
      <w:r w:rsidRPr="00E77497">
        <w:t>property of the Object constructor is the standard built-in Function prototype object.</w:t>
      </w:r>
    </w:p>
    <w:p w14:paraId="2C36B2B0" w14:textId="77777777"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4938" w:name="_Toc382291606"/>
      <w:bookmarkStart w:id="4939" w:name="_Toc385672262"/>
      <w:bookmarkStart w:id="4940" w:name="_Ref393522098"/>
      <w:bookmarkStart w:id="4941" w:name="_Ref393610784"/>
      <w:bookmarkStart w:id="4942" w:name="_Ref393611105"/>
      <w:bookmarkStart w:id="4943" w:name="_Toc393690376"/>
      <w:bookmarkStart w:id="4944" w:name="_Ref404493404"/>
      <w:bookmarkStart w:id="4945" w:name="_Ref404502159"/>
      <w:bookmarkStart w:id="4946" w:name="_Ref404502265"/>
      <w:bookmarkStart w:id="4947" w:name="_Ref404502515"/>
      <w:bookmarkStart w:id="4948" w:name="_Ref404502615"/>
      <w:bookmarkStart w:id="4949" w:name="_Ref404502673"/>
      <w:bookmarkStart w:id="4950" w:name="_Ref404502690"/>
      <w:bookmarkStart w:id="4951" w:name="_Ref404503028"/>
    </w:p>
    <w:p w14:paraId="4971C98D" w14:textId="77777777" w:rsidR="0082765F" w:rsidRDefault="0082765F" w:rsidP="0082765F">
      <w:pPr>
        <w:pStyle w:val="40"/>
      </w:pPr>
      <w:bookmarkStart w:id="4952" w:name="_Hlt424534273"/>
      <w:bookmarkStart w:id="4953" w:name="_Ref424531384"/>
      <w:bookmarkEnd w:id="4952"/>
      <w:r w:rsidRPr="00E77497">
        <w:t>Object.</w:t>
      </w:r>
      <w:r>
        <w:t>assign</w:t>
      </w:r>
      <w:r w:rsidRPr="00E77497">
        <w:t xml:space="preserve"> ( </w:t>
      </w:r>
      <w:r>
        <w:t>target, source</w:t>
      </w:r>
      <w:r w:rsidRPr="00E77497">
        <w:t xml:space="preserve"> )</w:t>
      </w:r>
    </w:p>
    <w:p w14:paraId="2D4E083B" w14:textId="77777777" w:rsidR="0082765F" w:rsidRDefault="0082765F" w:rsidP="0082765F">
      <w:pPr>
        <w:pBdr>
          <w:top w:val="single" w:sz="4" w:space="1" w:color="auto"/>
          <w:left w:val="single" w:sz="4" w:space="4" w:color="auto"/>
          <w:bottom w:val="single" w:sz="4" w:space="1" w:color="auto"/>
          <w:right w:val="single" w:sz="4" w:space="4" w:color="auto"/>
        </w:pBdr>
        <w:shd w:val="clear" w:color="auto" w:fill="FFC000"/>
      </w:pPr>
      <w:commentRangeStart w:id="4954"/>
      <w:r>
        <w:t>TODO :</w:t>
      </w:r>
      <w:commentRangeEnd w:id="4954"/>
      <w:r>
        <w:rPr>
          <w:rStyle w:val="af6"/>
        </w:rPr>
        <w:commentReference w:id="4954"/>
      </w:r>
    </w:p>
    <w:p w14:paraId="259E8964" w14:textId="77777777"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Only enumerable own properties of source</w:t>
      </w:r>
    </w:p>
    <w:p w14:paraId="4E097F85" w14:textId="77777777"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Invoke [[Get]] on property list derived from source, for each property in list [[Put]] on target</w:t>
      </w:r>
    </w:p>
    <w:p w14:paraId="5D6DE203" w14:textId="77777777"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private names are not copied</w:t>
      </w:r>
    </w:p>
    <w:p w14:paraId="5B847EFB" w14:textId="77777777"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unique names are copied</w:t>
      </w:r>
    </w:p>
    <w:p w14:paraId="050840A0" w14:textId="77777777"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super mechanism (rebind super)</w:t>
      </w:r>
    </w:p>
    <w:p w14:paraId="28A3DAA5" w14:textId="77777777"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Returns modified "target"</w:t>
      </w:r>
    </w:p>
    <w:p w14:paraId="3107BF56" w14:textId="77777777" w:rsidR="0082765F" w:rsidRPr="00390C82" w:rsidRDefault="0082765F" w:rsidP="0082765F"/>
    <w:p w14:paraId="11442674" w14:textId="77777777" w:rsidR="0082765F" w:rsidRPr="00E77497" w:rsidRDefault="0082765F" w:rsidP="0082765F">
      <w:pPr>
        <w:pStyle w:val="40"/>
      </w:pPr>
      <w:bookmarkStart w:id="4955" w:name="_Ref366135594"/>
      <w:r w:rsidRPr="00E77497">
        <w:t>Object.create ( O [, Properties] )</w:t>
      </w:r>
      <w:bookmarkEnd w:id="4955"/>
    </w:p>
    <w:p w14:paraId="7E83EC4E" w14:textId="77777777" w:rsidR="0082765F" w:rsidRPr="00E77497" w:rsidRDefault="0082765F" w:rsidP="0082765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260D6712" w14:textId="77777777" w:rsidR="0082765F" w:rsidRPr="00E77497" w:rsidRDefault="0082765F" w:rsidP="0082765F">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14:paraId="6B37E565" w14:textId="77777777" w:rsidR="0082765F" w:rsidRPr="00E77497" w:rsidRDefault="0082765F" w:rsidP="0082765F">
      <w:pPr>
        <w:pStyle w:val="Alg4"/>
        <w:numPr>
          <w:ilvl w:val="0"/>
          <w:numId w:val="170"/>
        </w:numPr>
      </w:pPr>
      <w:r w:rsidRPr="00E77497">
        <w:t xml:space="preserve">Let </w:t>
      </w:r>
      <w:r w:rsidRPr="00E77497">
        <w:rPr>
          <w:i/>
        </w:rPr>
        <w:t xml:space="preserve">obj </w:t>
      </w:r>
      <w:r w:rsidRPr="00E77497">
        <w:t xml:space="preserve">be </w:t>
      </w:r>
      <w:r>
        <w:t xml:space="preserve">the result of the abstract operation ObjectCreate with argument </w:t>
      </w:r>
      <w:r w:rsidRPr="000A2242">
        <w:rPr>
          <w:i/>
        </w:rPr>
        <w:t>O</w:t>
      </w:r>
      <w:r>
        <w:t>.</w:t>
      </w:r>
    </w:p>
    <w:p w14:paraId="5A6834F2" w14:textId="77777777" w:rsidR="0082765F" w:rsidRDefault="0082765F" w:rsidP="0082765F">
      <w:pPr>
        <w:pStyle w:val="Alg4"/>
        <w:numPr>
          <w:ilvl w:val="0"/>
          <w:numId w:val="170"/>
        </w:num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r>
        <w:t>then</w:t>
      </w:r>
    </w:p>
    <w:p w14:paraId="6AC41F6C" w14:textId="77777777" w:rsidR="0082765F" w:rsidRPr="00E77497" w:rsidRDefault="0082765F" w:rsidP="0082765F">
      <w:pPr>
        <w:pStyle w:val="Alg4"/>
        <w:numPr>
          <w:ilvl w:val="1"/>
          <w:numId w:val="170"/>
        </w:numPr>
      </w:pPr>
      <w:r>
        <w:t>Return the result of the abstract operation ObjectDefineProperties(</w:t>
      </w:r>
      <w:r w:rsidRPr="00E77497">
        <w:rPr>
          <w:i/>
        </w:rPr>
        <w:t>obj</w:t>
      </w:r>
      <w:r>
        <w:rPr>
          <w:iCs/>
        </w:rPr>
        <w:t>,</w:t>
      </w:r>
      <w:r w:rsidRPr="00E77497">
        <w:rPr>
          <w:i/>
        </w:rPr>
        <w:t xml:space="preserve"> Properties</w:t>
      </w:r>
      <w:r>
        <w:rPr>
          <w:iCs/>
        </w:rPr>
        <w:t>)</w:t>
      </w:r>
      <w:r w:rsidRPr="00E77497">
        <w:t>.</w:t>
      </w:r>
    </w:p>
    <w:p w14:paraId="00F66794" w14:textId="77777777" w:rsidR="0082765F" w:rsidRPr="00E77497" w:rsidRDefault="0082765F" w:rsidP="0082765F">
      <w:pPr>
        <w:pStyle w:val="Alg4"/>
        <w:numPr>
          <w:ilvl w:val="0"/>
          <w:numId w:val="170"/>
        </w:numPr>
        <w:spacing w:after="120"/>
      </w:pPr>
      <w:r w:rsidRPr="00E77497">
        <w:t xml:space="preserve">Return </w:t>
      </w:r>
      <w:r w:rsidRPr="00E77497">
        <w:rPr>
          <w:i/>
        </w:rPr>
        <w:t>obj</w:t>
      </w:r>
      <w:r w:rsidRPr="00E77497">
        <w:t>.</w:t>
      </w:r>
    </w:p>
    <w:p w14:paraId="07F0371E" w14:textId="77777777" w:rsidR="0082765F" w:rsidRPr="00E77497" w:rsidRDefault="0082765F" w:rsidP="0082765F">
      <w:pPr>
        <w:pStyle w:val="40"/>
      </w:pPr>
      <w:bookmarkStart w:id="4956" w:name="_Ref366135563"/>
      <w:r w:rsidRPr="00E77497">
        <w:t>Object.defineProperties ( O, Properties )</w:t>
      </w:r>
      <w:bookmarkEnd w:id="4956"/>
    </w:p>
    <w:p w14:paraId="257F1CAB" w14:textId="77777777" w:rsidR="0082765F" w:rsidRDefault="0082765F" w:rsidP="0082765F">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187B95E4" w14:textId="77777777" w:rsidR="0082765F" w:rsidRPr="00E77497" w:rsidRDefault="0082765F" w:rsidP="0082765F">
      <w:pPr>
        <w:pStyle w:val="Alg4"/>
        <w:numPr>
          <w:ilvl w:val="0"/>
          <w:numId w:val="708"/>
        </w:numPr>
        <w:spacing w:after="120"/>
      </w:pPr>
      <w:r>
        <w:t xml:space="preserve">Return the result of the abstract operation ObjectDefineProperties with arguments </w:t>
      </w:r>
      <w:r w:rsidRPr="00E77497">
        <w:rPr>
          <w:i/>
        </w:rPr>
        <w:t>O</w:t>
      </w:r>
      <w:r>
        <w:t xml:space="preserve"> and </w:t>
      </w:r>
      <w:r w:rsidRPr="00B33292">
        <w:rPr>
          <w:i/>
        </w:rPr>
        <w:t>Properties</w:t>
      </w:r>
      <w:r>
        <w:t>.</w:t>
      </w:r>
    </w:p>
    <w:p w14:paraId="58320BC7" w14:textId="77777777" w:rsidR="0082765F" w:rsidRDefault="0082765F" w:rsidP="0082765F">
      <w:r w:rsidRPr="00E77497">
        <w:rPr>
          <w:rFonts w:ascii="Helvetica" w:hAnsi="Helvetica"/>
          <w:b/>
        </w:rPr>
        <w:t xml:space="preserve">Runtime Semantics: </w:t>
      </w:r>
      <w:r w:rsidRPr="00E435B1">
        <w:rPr>
          <w:rFonts w:ascii="Helvetica" w:hAnsi="Helvetica"/>
          <w:b/>
          <w:spacing w:val="6"/>
        </w:rPr>
        <w:t xml:space="preserve">ObjectDefineProperties </w:t>
      </w:r>
      <w:r>
        <w:rPr>
          <w:rFonts w:ascii="Helvetica" w:hAnsi="Helvetica"/>
          <w:b/>
          <w:spacing w:val="6"/>
        </w:rPr>
        <w:t>Abstract Operation</w:t>
      </w:r>
    </w:p>
    <w:p w14:paraId="12FABF7A" w14:textId="77777777" w:rsidR="0082765F" w:rsidRPr="00E77497" w:rsidRDefault="0082765F" w:rsidP="0082765F">
      <w:r>
        <w:t xml:space="preserve">The abstract operation ObjectDefineProperties with arguments </w:t>
      </w:r>
      <w:r w:rsidRPr="008E7E56">
        <w:rPr>
          <w:i/>
        </w:rPr>
        <w:t>O</w:t>
      </w:r>
      <w:r>
        <w:t xml:space="preserve"> and </w:t>
      </w:r>
      <w:r w:rsidRPr="008E7E56">
        <w:rPr>
          <w:i/>
        </w:rPr>
        <w:t>Properties</w:t>
      </w:r>
      <w:r>
        <w:t xml:space="preserve"> performs the following steps:</w:t>
      </w:r>
    </w:p>
    <w:p w14:paraId="389075F3" w14:textId="77777777" w:rsidR="0082765F" w:rsidRPr="00E77497" w:rsidRDefault="0082765F" w:rsidP="0082765F">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14:paraId="1909C1D2" w14:textId="77777777" w:rsidR="0082765F" w:rsidRPr="00E77497" w:rsidRDefault="0082765F" w:rsidP="0082765F">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14:paraId="265D6743" w14:textId="77777777" w:rsidR="0082765F" w:rsidRPr="00E77497" w:rsidRDefault="0082765F" w:rsidP="0082765F">
      <w:pPr>
        <w:pStyle w:val="Alg4"/>
        <w:numPr>
          <w:ilvl w:val="0"/>
          <w:numId w:val="172"/>
        </w:numPr>
      </w:pPr>
      <w:r w:rsidRPr="00E77497">
        <w:t xml:space="preserve">Let </w:t>
      </w:r>
      <w:r w:rsidRPr="00E77497">
        <w:rPr>
          <w:i/>
        </w:rPr>
        <w:t>names</w:t>
      </w:r>
      <w:r w:rsidRPr="00E77497">
        <w:t xml:space="preserve"> be an internal list containing the </w:t>
      </w:r>
      <w:r>
        <w:t>keys</w:t>
      </w:r>
      <w:r w:rsidRPr="00E77497">
        <w:t xml:space="preserve"> of each enumerable own property of </w:t>
      </w:r>
      <w:r w:rsidRPr="00E77497">
        <w:rPr>
          <w:i/>
        </w:rPr>
        <w:t>props</w:t>
      </w:r>
      <w:r w:rsidRPr="00C979D9">
        <w:rPr>
          <w:i/>
        </w:rPr>
        <w:t>.</w:t>
      </w:r>
    </w:p>
    <w:p w14:paraId="684F443D" w14:textId="77777777" w:rsidR="0082765F" w:rsidRPr="00E77497" w:rsidRDefault="0082765F" w:rsidP="0082765F">
      <w:pPr>
        <w:pStyle w:val="Alg4"/>
        <w:numPr>
          <w:ilvl w:val="0"/>
          <w:numId w:val="172"/>
        </w:numPr>
      </w:pPr>
      <w:r w:rsidRPr="00E77497">
        <w:t xml:space="preserve">Let </w:t>
      </w:r>
      <w:r w:rsidRPr="00E77497">
        <w:rPr>
          <w:i/>
        </w:rPr>
        <w:t>descriptors</w:t>
      </w:r>
      <w:r w:rsidRPr="00E77497">
        <w:t xml:space="preserve"> be an empty internal List.</w:t>
      </w:r>
    </w:p>
    <w:p w14:paraId="43F9BC44" w14:textId="77777777" w:rsidR="0082765F" w:rsidRPr="00E77497" w:rsidRDefault="0082765F" w:rsidP="0082765F">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14:paraId="5EB849F4" w14:textId="77777777" w:rsidR="0082765F" w:rsidRPr="00E77497" w:rsidRDefault="0082765F" w:rsidP="0082765F">
      <w:pPr>
        <w:pStyle w:val="Alg4"/>
        <w:numPr>
          <w:ilvl w:val="1"/>
          <w:numId w:val="172"/>
        </w:numPr>
      </w:pPr>
      <w:r w:rsidRPr="00E77497">
        <w:t xml:space="preserve">Let </w:t>
      </w:r>
      <w:r w:rsidRPr="00E77497">
        <w:rPr>
          <w:i/>
        </w:rPr>
        <w:t>descObj</w:t>
      </w:r>
      <w:r w:rsidRPr="00E77497">
        <w:t xml:space="preserve"> be the result of Get</w:t>
      </w:r>
      <w:r>
        <w:t>(</w:t>
      </w:r>
      <w:r w:rsidRPr="00E77497">
        <w:t xml:space="preserve"> </w:t>
      </w:r>
      <w:r w:rsidRPr="00E77497">
        <w:rPr>
          <w:i/>
        </w:rPr>
        <w:t>props</w:t>
      </w:r>
      <w:r>
        <w:t>,</w:t>
      </w:r>
      <w:r w:rsidRPr="00E77497">
        <w:t xml:space="preserve"> </w:t>
      </w:r>
      <w:r w:rsidRPr="00E77497">
        <w:rPr>
          <w:i/>
        </w:rPr>
        <w:t>P</w:t>
      </w:r>
      <w:r>
        <w:t>)</w:t>
      </w:r>
      <w:r w:rsidRPr="00E77497">
        <w:t>.</w:t>
      </w:r>
    </w:p>
    <w:p w14:paraId="5EF9F9E5" w14:textId="77777777" w:rsidR="0082765F" w:rsidRDefault="0082765F" w:rsidP="0082765F">
      <w:pPr>
        <w:pStyle w:val="Alg4"/>
        <w:numPr>
          <w:ilvl w:val="1"/>
          <w:numId w:val="172"/>
        </w:numPr>
      </w:pPr>
      <w:r>
        <w:t>ReturnIfAbrupt(</w:t>
      </w:r>
      <w:r>
        <w:rPr>
          <w:i/>
        </w:rPr>
        <w:t>descObj</w:t>
      </w:r>
      <w:r>
        <w:t>).</w:t>
      </w:r>
    </w:p>
    <w:p w14:paraId="36F4A161" w14:textId="77777777" w:rsidR="0082765F" w:rsidRPr="00E77497" w:rsidRDefault="0082765F" w:rsidP="0082765F">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14:paraId="61DFE240" w14:textId="77777777" w:rsidR="0082765F" w:rsidRDefault="0082765F" w:rsidP="0082765F">
      <w:pPr>
        <w:pStyle w:val="Alg4"/>
        <w:numPr>
          <w:ilvl w:val="1"/>
          <w:numId w:val="172"/>
        </w:numPr>
      </w:pPr>
      <w:r>
        <w:t>ReturnIfAbrupt(</w:t>
      </w:r>
      <w:r>
        <w:rPr>
          <w:i/>
        </w:rPr>
        <w:t>desc</w:t>
      </w:r>
      <w:r>
        <w:t>).</w:t>
      </w:r>
    </w:p>
    <w:p w14:paraId="64F78D2F" w14:textId="77777777" w:rsidR="0082765F" w:rsidRPr="00E77497" w:rsidRDefault="0082765F" w:rsidP="0082765F">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14:paraId="07F03F69" w14:textId="77777777" w:rsidR="0082765F" w:rsidRDefault="0082765F" w:rsidP="0082765F">
      <w:pPr>
        <w:pStyle w:val="Alg4"/>
        <w:numPr>
          <w:ilvl w:val="0"/>
          <w:numId w:val="172"/>
        </w:numPr>
      </w:pPr>
      <w:r>
        <w:t xml:space="preserve">Let </w:t>
      </w:r>
      <w:r w:rsidRPr="00375E9F">
        <w:rPr>
          <w:i/>
          <w:iCs/>
        </w:rPr>
        <w:t>pendingException</w:t>
      </w:r>
      <w:r>
        <w:t xml:space="preserve"> be </w:t>
      </w:r>
      <w:r>
        <w:rPr>
          <w:b/>
          <w:bCs/>
        </w:rPr>
        <w:t>undefined</w:t>
      </w:r>
      <w:r>
        <w:t>.</w:t>
      </w:r>
    </w:p>
    <w:p w14:paraId="26BD51DF" w14:textId="77777777" w:rsidR="0082765F" w:rsidRPr="00E77497" w:rsidRDefault="0082765F" w:rsidP="0082765F">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14:paraId="47FAB0BA" w14:textId="77777777" w:rsidR="0082765F" w:rsidRPr="00E77497" w:rsidRDefault="0082765F" w:rsidP="0082765F">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14:paraId="775AABCE" w14:textId="77777777" w:rsidR="0082765F" w:rsidRPr="00E77497" w:rsidRDefault="0082765F" w:rsidP="0082765F">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14:paraId="6C7DEEAD" w14:textId="77777777" w:rsidR="0082765F" w:rsidRPr="00E77497" w:rsidRDefault="0082765F" w:rsidP="0082765F">
      <w:pPr>
        <w:pStyle w:val="Alg4"/>
        <w:numPr>
          <w:ilvl w:val="1"/>
          <w:numId w:val="172"/>
        </w:numPr>
      </w:pPr>
      <w:r>
        <w:t xml:space="preserve">Let </w:t>
      </w:r>
      <w:r w:rsidRPr="00112290">
        <w:rPr>
          <w:i/>
        </w:rPr>
        <w:t>status</w:t>
      </w:r>
      <w:r>
        <w:t xml:space="preserve"> be the result of </w:t>
      </w:r>
      <w:r w:rsidRPr="00E77497">
        <w:t>DefineProperty</w:t>
      </w:r>
      <w:r>
        <w:t>OrThrow(</w:t>
      </w:r>
      <w:r w:rsidRPr="00E77497">
        <w:rPr>
          <w:i/>
        </w:rPr>
        <w:t>O</w:t>
      </w:r>
      <w:r>
        <w:t>,</w:t>
      </w:r>
      <w:r w:rsidRPr="00E77497">
        <w:rPr>
          <w:i/>
        </w:rPr>
        <w:t>P</w:t>
      </w:r>
      <w:r w:rsidRPr="00E77497">
        <w:t xml:space="preserve">, </w:t>
      </w:r>
      <w:r w:rsidRPr="00E77497">
        <w:rPr>
          <w:i/>
        </w:rPr>
        <w:t>desc</w:t>
      </w:r>
      <w:r>
        <w:t>)</w:t>
      </w:r>
      <w:r w:rsidRPr="00E77497">
        <w:t>.</w:t>
      </w:r>
    </w:p>
    <w:p w14:paraId="363A51F8" w14:textId="77777777" w:rsidR="0082765F" w:rsidRDefault="0082765F" w:rsidP="0082765F">
      <w:pPr>
        <w:numPr>
          <w:ilvl w:val="1"/>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If </w:t>
      </w:r>
      <w:r w:rsidRPr="00E732A6">
        <w:rPr>
          <w:rFonts w:ascii="Times New Roman" w:eastAsia="Times New Roman" w:hAnsi="Times New Roman"/>
          <w:i/>
          <w:spacing w:val="6"/>
          <w:lang w:eastAsia="en-US"/>
        </w:rPr>
        <w:t>status</w:t>
      </w:r>
      <w:r>
        <w:t xml:space="preserve"> </w:t>
      </w:r>
      <w:r w:rsidRPr="00E732A6">
        <w:rPr>
          <w:rFonts w:ascii="Times New Roman" w:eastAsia="Times New Roman" w:hAnsi="Times New Roman"/>
          <w:spacing w:val="6"/>
          <w:lang w:eastAsia="en-US"/>
        </w:rPr>
        <w:t xml:space="preserve">is </w:t>
      </w:r>
      <w:r>
        <w:rPr>
          <w:rFonts w:ascii="Times New Roman" w:eastAsia="Times New Roman" w:hAnsi="Times New Roman"/>
          <w:spacing w:val="6"/>
          <w:lang w:eastAsia="en-US"/>
        </w:rPr>
        <w:t xml:space="preserve">an abrupt completion </w:t>
      </w:r>
      <w:r w:rsidRPr="007620B1">
        <w:rPr>
          <w:rFonts w:ascii="Times New Roman" w:eastAsia="Times New Roman" w:hAnsi="Times New Roman"/>
          <w:spacing w:val="6"/>
          <w:lang w:eastAsia="en-US"/>
        </w:rPr>
        <w:t>then</w:t>
      </w:r>
      <w:r>
        <w:rPr>
          <w:rFonts w:ascii="Times New Roman" w:eastAsia="Times New Roman" w:hAnsi="Times New Roman"/>
          <w:spacing w:val="6"/>
          <w:lang w:eastAsia="en-US"/>
        </w:rPr>
        <w:t>,</w:t>
      </w:r>
    </w:p>
    <w:p w14:paraId="766758F4" w14:textId="77777777" w:rsidR="0082765F" w:rsidRPr="00E732A6" w:rsidRDefault="0082765F" w:rsidP="0082765F">
      <w:pPr>
        <w:numPr>
          <w:ilvl w:val="2"/>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pendingException</w:t>
      </w:r>
      <w:r>
        <w:rPr>
          <w:rFonts w:ascii="Times New Roman" w:eastAsia="Times New Roman" w:hAnsi="Times New Roman"/>
          <w:spacing w:val="6"/>
          <w:lang w:eastAsia="en-US"/>
        </w:rPr>
        <w:t xml:space="preserve"> is </w:t>
      </w:r>
      <w:r w:rsidRPr="00C332EF">
        <w:rPr>
          <w:rFonts w:ascii="Times New Roman" w:eastAsia="Times New Roman" w:hAnsi="Times New Roman"/>
          <w:b/>
          <w:spacing w:val="6"/>
          <w:lang w:eastAsia="en-US"/>
        </w:rPr>
        <w:t>undefined</w:t>
      </w:r>
      <w:r>
        <w:rPr>
          <w:rFonts w:ascii="Times New Roman" w:eastAsia="Times New Roman" w:hAnsi="Times New Roman"/>
          <w:spacing w:val="6"/>
          <w:lang w:eastAsia="en-US"/>
        </w:rPr>
        <w:t xml:space="preserve">, then </w:t>
      </w:r>
      <w:r w:rsidRPr="007620B1">
        <w:rPr>
          <w:rFonts w:ascii="Times New Roman" w:eastAsia="Times New Roman" w:hAnsi="Times New Roman"/>
          <w:spacing w:val="6"/>
          <w:lang w:eastAsia="en-US"/>
        </w:rPr>
        <w:t>set</w:t>
      </w:r>
      <w:r w:rsidRPr="00E732A6">
        <w:rPr>
          <w:rFonts w:ascii="Times New Roman" w:eastAsia="Times New Roman" w:hAnsi="Times New Roman"/>
          <w:spacing w:val="6"/>
          <w:lang w:eastAsia="en-US"/>
        </w:rPr>
        <w:t xml:space="preserve"> </w:t>
      </w:r>
      <w:r w:rsidRPr="00E732A6">
        <w:rPr>
          <w:rFonts w:ascii="Times New Roman" w:eastAsia="Times New Roman" w:hAnsi="Times New Roman"/>
          <w:i/>
          <w:iCs/>
          <w:spacing w:val="6"/>
          <w:lang w:eastAsia="en-US"/>
        </w:rPr>
        <w:t>pendingException</w:t>
      </w:r>
      <w:r w:rsidRPr="00E732A6">
        <w:rPr>
          <w:rFonts w:ascii="Times New Roman" w:eastAsia="Times New Roman" w:hAnsi="Times New Roman"/>
          <w:spacing w:val="6"/>
          <w:lang w:eastAsia="en-US"/>
        </w:rPr>
        <w:t xml:space="preserve"> to </w:t>
      </w:r>
      <w:r w:rsidRPr="00E732A6">
        <w:rPr>
          <w:rFonts w:ascii="Times New Roman" w:eastAsia="Times New Roman" w:hAnsi="Times New Roman"/>
          <w:i/>
          <w:spacing w:val="6"/>
          <w:lang w:eastAsia="en-US"/>
        </w:rPr>
        <w:t>status</w:t>
      </w:r>
      <w:r w:rsidRPr="00E732A6">
        <w:rPr>
          <w:rFonts w:ascii="Times New Roman" w:eastAsia="Times New Roman" w:hAnsi="Times New Roman"/>
          <w:spacing w:val="6"/>
          <w:lang w:eastAsia="en-US"/>
        </w:rPr>
        <w:t>.</w:t>
      </w:r>
    </w:p>
    <w:p w14:paraId="75CC7BE1" w14:textId="77777777" w:rsidR="0082765F" w:rsidRDefault="0082765F" w:rsidP="0082765F">
      <w:pPr>
        <w:pStyle w:val="Alg4"/>
        <w:numPr>
          <w:ilvl w:val="0"/>
          <w:numId w:val="172"/>
        </w:numPr>
        <w:spacing w:after="120"/>
        <w:contextualSpacing/>
      </w:pPr>
      <w:r>
        <w:t>ReturnIfAbrupt(</w:t>
      </w:r>
      <w:r w:rsidRPr="00375E9F">
        <w:rPr>
          <w:i/>
          <w:iCs/>
        </w:rPr>
        <w:t>pendingException</w:t>
      </w:r>
      <w:r>
        <w:t>).</w:t>
      </w:r>
    </w:p>
    <w:p w14:paraId="40B94EAA" w14:textId="77777777" w:rsidR="0082765F" w:rsidRPr="00E77497" w:rsidRDefault="0082765F" w:rsidP="0082765F">
      <w:pPr>
        <w:pStyle w:val="Alg4"/>
        <w:numPr>
          <w:ilvl w:val="0"/>
          <w:numId w:val="172"/>
        </w:numPr>
        <w:spacing w:after="120"/>
      </w:pPr>
      <w:r w:rsidRPr="00E77497">
        <w:t xml:space="preserve">Return </w:t>
      </w:r>
      <w:r w:rsidRPr="00E77497">
        <w:rPr>
          <w:i/>
        </w:rPr>
        <w:t>O</w:t>
      </w:r>
      <w:r w:rsidRPr="00E77497">
        <w:t>.</w:t>
      </w:r>
    </w:p>
    <w:p w14:paraId="200BA734" w14:textId="77777777" w:rsidR="0082765F" w:rsidRDefault="0082765F" w:rsidP="0082765F">
      <w:r w:rsidRPr="00E77497">
        <w:t>If an implementation defines a specific order of enumeration for the for-in statement, that same enumeration order must be used to order the list elements in step 3 of this algorithm.</w:t>
      </w:r>
    </w:p>
    <w:p w14:paraId="7A1A2864" w14:textId="77777777" w:rsidR="0082765F" w:rsidRPr="00E77497" w:rsidRDefault="0082765F" w:rsidP="0082765F">
      <w:pPr>
        <w:pStyle w:val="Note"/>
      </w:pPr>
      <w:r>
        <w:t>NOTE</w:t>
      </w:r>
      <w:r>
        <w:tab/>
        <w:t xml:space="preserve">An exception in defining an individual property in step 7 does not terminate the process of defining other properties. All valid property definitions are processed. </w:t>
      </w:r>
    </w:p>
    <w:p w14:paraId="588C6E80" w14:textId="77777777" w:rsidR="0082765F" w:rsidRPr="00E77497" w:rsidRDefault="0082765F" w:rsidP="0082765F">
      <w:pPr>
        <w:pStyle w:val="40"/>
      </w:pPr>
      <w:r w:rsidRPr="00E77497">
        <w:t>Object.defineProperty ( O, P, Attributes )</w:t>
      </w:r>
    </w:p>
    <w:p w14:paraId="1E780D2D" w14:textId="77777777" w:rsidR="0082765F" w:rsidRPr="00E77497" w:rsidRDefault="0082765F" w:rsidP="0082765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7E9E47AB" w14:textId="77777777" w:rsidR="0082765F" w:rsidRPr="00E77497" w:rsidRDefault="0082765F" w:rsidP="0082765F">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14:paraId="19306089" w14:textId="77777777" w:rsidR="0082765F" w:rsidRPr="00E77497" w:rsidRDefault="0082765F" w:rsidP="0082765F">
      <w:pPr>
        <w:pStyle w:val="Alg4"/>
        <w:numPr>
          <w:ilvl w:val="0"/>
          <w:numId w:val="171"/>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14:paraId="6FF43385" w14:textId="77777777" w:rsidR="0082765F" w:rsidRDefault="0082765F" w:rsidP="0082765F">
      <w:pPr>
        <w:pStyle w:val="M4"/>
        <w:numPr>
          <w:ilvl w:val="0"/>
          <w:numId w:val="171"/>
        </w:numPr>
        <w:tabs>
          <w:tab w:val="num" w:pos="1721"/>
        </w:tabs>
        <w:spacing w:after="0"/>
      </w:pPr>
      <w:r>
        <w:t>ReturnIfAbrupt(</w:t>
      </w:r>
      <w:r>
        <w:rPr>
          <w:i/>
        </w:rPr>
        <w:t>key</w:t>
      </w:r>
      <w:r>
        <w:t>).</w:t>
      </w:r>
    </w:p>
    <w:p w14:paraId="066967A9" w14:textId="77777777" w:rsidR="0082765F" w:rsidRPr="00E77497" w:rsidRDefault="0082765F" w:rsidP="0082765F">
      <w:pPr>
        <w:pStyle w:val="Alg4"/>
        <w:numPr>
          <w:ilvl w:val="0"/>
          <w:numId w:val="171"/>
        </w:numPr>
      </w:pPr>
      <w:r w:rsidRPr="00E77497">
        <w:t xml:space="preserve">Let </w:t>
      </w:r>
      <w:r w:rsidRPr="00E77497">
        <w:rPr>
          <w:i/>
        </w:rPr>
        <w:t xml:space="preserve">desc </w:t>
      </w:r>
      <w:r w:rsidRPr="00E77497">
        <w:t>be the result of calling ToPropertyDescriptor</w:t>
      </w:r>
      <w:r>
        <w:t>(</w:t>
      </w:r>
      <w:r w:rsidRPr="00E77497">
        <w:rPr>
          <w:i/>
        </w:rPr>
        <w:t>Attributes</w:t>
      </w:r>
      <w:r>
        <w:t>)</w:t>
      </w:r>
      <w:r w:rsidRPr="00E77497">
        <w:t>.</w:t>
      </w:r>
    </w:p>
    <w:p w14:paraId="14BA7911" w14:textId="77777777" w:rsidR="0082765F" w:rsidRDefault="0082765F" w:rsidP="0082765F">
      <w:pPr>
        <w:pStyle w:val="Alg4"/>
        <w:numPr>
          <w:ilvl w:val="0"/>
          <w:numId w:val="171"/>
        </w:numPr>
        <w:spacing w:after="240"/>
        <w:contextualSpacing/>
      </w:pPr>
      <w:r>
        <w:t>ReturnIfAbrupt(</w:t>
      </w:r>
      <w:r w:rsidRPr="00E77497">
        <w:rPr>
          <w:i/>
        </w:rPr>
        <w:t>desc</w:t>
      </w:r>
      <w:r>
        <w:t>).</w:t>
      </w:r>
    </w:p>
    <w:p w14:paraId="50C33D44" w14:textId="77777777" w:rsidR="0082765F" w:rsidRPr="00E77497" w:rsidRDefault="0082765F" w:rsidP="0082765F">
      <w:pPr>
        <w:pStyle w:val="Alg4"/>
        <w:numPr>
          <w:ilvl w:val="0"/>
          <w:numId w:val="171"/>
        </w:numPr>
      </w:pPr>
      <w:r>
        <w:t xml:space="preserve">Let </w:t>
      </w:r>
      <w:r w:rsidRPr="00C83217">
        <w:rPr>
          <w:i/>
          <w:iCs/>
        </w:rPr>
        <w:t>success</w:t>
      </w:r>
      <w:r>
        <w:t xml:space="preserve"> be the result of</w:t>
      </w:r>
      <w:r w:rsidRPr="00E77497">
        <w:t xml:space="preserve"> DefineProperty</w:t>
      </w:r>
      <w:r>
        <w:t>OrThrow(</w:t>
      </w:r>
      <w:r w:rsidRPr="00E77497">
        <w:rPr>
          <w:i/>
        </w:rPr>
        <w:t>O</w:t>
      </w:r>
      <w:r>
        <w:rPr>
          <w:i/>
        </w:rPr>
        <w:t>,key</w:t>
      </w:r>
      <w:r w:rsidRPr="00E77497">
        <w:t xml:space="preserve">, </w:t>
      </w:r>
      <w:r w:rsidRPr="00E77497">
        <w:rPr>
          <w:i/>
        </w:rPr>
        <w:t>desc</w:t>
      </w:r>
      <w:r>
        <w:t>)</w:t>
      </w:r>
      <w:r w:rsidRPr="00E77497">
        <w:t>.</w:t>
      </w:r>
    </w:p>
    <w:p w14:paraId="6D124D77" w14:textId="77777777" w:rsidR="0082765F" w:rsidRDefault="0082765F" w:rsidP="0082765F">
      <w:pPr>
        <w:pStyle w:val="Alg4"/>
        <w:numPr>
          <w:ilvl w:val="0"/>
          <w:numId w:val="171"/>
        </w:numPr>
        <w:spacing w:after="240"/>
        <w:contextualSpacing/>
      </w:pPr>
      <w:r>
        <w:t>ReturnIfAbrupt(</w:t>
      </w:r>
      <w:r w:rsidRPr="00C83217">
        <w:rPr>
          <w:i/>
          <w:iCs/>
        </w:rPr>
        <w:t>success</w:t>
      </w:r>
      <w:r>
        <w:t>).</w:t>
      </w:r>
    </w:p>
    <w:p w14:paraId="7232C06B" w14:textId="77777777" w:rsidR="0082765F" w:rsidRPr="00E77497" w:rsidRDefault="0082765F" w:rsidP="0082765F">
      <w:pPr>
        <w:pStyle w:val="Alg4"/>
        <w:numPr>
          <w:ilvl w:val="0"/>
          <w:numId w:val="171"/>
        </w:numPr>
        <w:spacing w:after="120"/>
      </w:pPr>
      <w:r w:rsidRPr="00E77497">
        <w:t xml:space="preserve">Return </w:t>
      </w:r>
      <w:r w:rsidRPr="00E77497">
        <w:rPr>
          <w:i/>
        </w:rPr>
        <w:t>O</w:t>
      </w:r>
      <w:r w:rsidRPr="00E77497">
        <w:t>.</w:t>
      </w:r>
    </w:p>
    <w:p w14:paraId="200CC22F" w14:textId="77777777" w:rsidR="0082765F" w:rsidRPr="00E77497" w:rsidRDefault="0082765F" w:rsidP="0082765F">
      <w:pPr>
        <w:pStyle w:val="40"/>
      </w:pPr>
      <w:bookmarkStart w:id="4957" w:name="_Ref366135639"/>
      <w:r w:rsidRPr="00E77497">
        <w:t>Object.freeze ( O )</w:t>
      </w:r>
      <w:bookmarkEnd w:id="4957"/>
    </w:p>
    <w:p w14:paraId="24823B8D" w14:textId="77777777" w:rsidR="0082765F" w:rsidRPr="00E77497" w:rsidRDefault="0082765F" w:rsidP="0082765F">
      <w:r w:rsidRPr="00E77497">
        <w:t xml:space="preserve">When the </w:t>
      </w:r>
      <w:r w:rsidRPr="00E77497">
        <w:rPr>
          <w:b/>
        </w:rPr>
        <w:t>freeze</w:t>
      </w:r>
      <w:r w:rsidRPr="00E77497">
        <w:t xml:space="preserve"> function is called, the following steps are taken:</w:t>
      </w:r>
    </w:p>
    <w:p w14:paraId="333345B9" w14:textId="77777777" w:rsidR="0082765F" w:rsidRPr="00E77497" w:rsidRDefault="0082765F" w:rsidP="0082765F">
      <w:pPr>
        <w:pStyle w:val="Alg4"/>
        <w:numPr>
          <w:ilvl w:val="0"/>
          <w:numId w:val="174"/>
        </w:numPr>
      </w:pPr>
      <w:r w:rsidRPr="00E77497">
        <w:t>If Type(</w:t>
      </w:r>
      <w:r w:rsidRPr="00E77497">
        <w:rPr>
          <w:i/>
        </w:rPr>
        <w:t>O</w:t>
      </w:r>
      <w:r w:rsidRPr="00E77497">
        <w:t>) is not Object throw</w:t>
      </w:r>
      <w:r>
        <w:t>,</w:t>
      </w:r>
      <w:r w:rsidRPr="00E77497">
        <w:t xml:space="preserve"> </w:t>
      </w:r>
      <w:r>
        <w:t xml:space="preserve">return </w:t>
      </w:r>
      <w:r>
        <w:rPr>
          <w:i/>
          <w:iCs/>
        </w:rPr>
        <w:t>O</w:t>
      </w:r>
      <w:r w:rsidRPr="00E77497">
        <w:t>.</w:t>
      </w:r>
    </w:p>
    <w:p w14:paraId="51069835" w14:textId="77777777" w:rsidR="0082765F" w:rsidRPr="00E77497" w:rsidRDefault="0082765F" w:rsidP="0082765F">
      <w:pPr>
        <w:pStyle w:val="Alg4"/>
        <w:numPr>
          <w:ilvl w:val="0"/>
          <w:numId w:val="174"/>
        </w:numPr>
      </w:pPr>
      <w:r>
        <w:t xml:space="preserve">Let </w:t>
      </w:r>
      <w:r w:rsidRPr="00B33292">
        <w:rPr>
          <w:i/>
        </w:rPr>
        <w:t>status</w:t>
      </w:r>
      <w:r>
        <w:t xml:space="preserve"> be the result of</w:t>
      </w:r>
      <w:r w:rsidRPr="00B40D54">
        <w:t xml:space="preserve"> </w:t>
      </w:r>
      <w:r>
        <w:t>SetIntegrityLevel(</w:t>
      </w:r>
      <w:r w:rsidRPr="00E77497">
        <w:t xml:space="preserve"> </w:t>
      </w:r>
      <w:r w:rsidRPr="00E77497">
        <w:rPr>
          <w:i/>
        </w:rPr>
        <w:t>O</w:t>
      </w:r>
      <w:r>
        <w:t>,</w:t>
      </w:r>
      <w:r w:rsidRPr="00E77497">
        <w:t xml:space="preserve"> </w:t>
      </w:r>
      <w:r w:rsidRPr="00F770B9">
        <w:t>"</w:t>
      </w:r>
      <w:r>
        <w:rPr>
          <w:rFonts w:ascii="Courier New" w:hAnsi="Courier New" w:cs="Courier New"/>
          <w:b/>
        </w:rPr>
        <w:t>frozen</w:t>
      </w:r>
      <w:r w:rsidRPr="00F770B9">
        <w:t>"</w:t>
      </w:r>
      <w:r>
        <w:t>)</w:t>
      </w:r>
      <w:r w:rsidRPr="00E77497">
        <w:t>.</w:t>
      </w:r>
    </w:p>
    <w:p w14:paraId="050A0678" w14:textId="77777777" w:rsidR="0082765F" w:rsidRPr="00E77497" w:rsidRDefault="0082765F" w:rsidP="0082765F">
      <w:pPr>
        <w:pStyle w:val="Alg4"/>
        <w:numPr>
          <w:ilvl w:val="0"/>
          <w:numId w:val="174"/>
        </w:numPr>
      </w:pPr>
      <w:r>
        <w:t>ReturnIfAbrupt(</w:t>
      </w:r>
      <w:r>
        <w:rPr>
          <w:i/>
        </w:rPr>
        <w:t>status</w:t>
      </w:r>
      <w:r>
        <w:t>)</w:t>
      </w:r>
      <w:r w:rsidRPr="00E77497">
        <w:t>.</w:t>
      </w:r>
    </w:p>
    <w:p w14:paraId="6CA6DB92" w14:textId="77777777" w:rsidR="0082765F" w:rsidRDefault="0082765F" w:rsidP="0082765F">
      <w:pPr>
        <w:pStyle w:val="Alg4"/>
        <w:numPr>
          <w:ilvl w:val="0"/>
          <w:numId w:val="174"/>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14:paraId="58424FCC" w14:textId="77777777" w:rsidR="0082765F" w:rsidRPr="00E77497" w:rsidRDefault="0082765F" w:rsidP="0082765F">
      <w:pPr>
        <w:pStyle w:val="Alg4"/>
        <w:numPr>
          <w:ilvl w:val="0"/>
          <w:numId w:val="174"/>
        </w:numPr>
        <w:spacing w:after="120"/>
      </w:pPr>
      <w:r w:rsidRPr="00E77497">
        <w:t xml:space="preserve">Return </w:t>
      </w:r>
      <w:r w:rsidRPr="00E77497">
        <w:rPr>
          <w:i/>
        </w:rPr>
        <w:t>O</w:t>
      </w:r>
      <w:r w:rsidRPr="00E77497">
        <w:t>.</w:t>
      </w:r>
    </w:p>
    <w:p w14:paraId="02FC2459" w14:textId="77777777" w:rsidR="0082765F" w:rsidRPr="00E77497" w:rsidRDefault="0082765F" w:rsidP="0082765F">
      <w:pPr>
        <w:pStyle w:val="40"/>
      </w:pPr>
      <w:bookmarkStart w:id="4958" w:name="_Ref366135517"/>
      <w:r w:rsidRPr="00E77497">
        <w:t>Object.getOwnPropertyDescriptor ( O, P )</w:t>
      </w:r>
      <w:bookmarkEnd w:id="4958"/>
      <w:r w:rsidRPr="00E77497">
        <w:t xml:space="preserve"> </w:t>
      </w:r>
    </w:p>
    <w:p w14:paraId="1E0B18A4" w14:textId="77777777" w:rsidR="0082765F" w:rsidRPr="00E77497" w:rsidRDefault="0082765F" w:rsidP="0082765F">
      <w:r w:rsidRPr="00E77497">
        <w:t xml:space="preserve">When the </w:t>
      </w:r>
      <w:r w:rsidRPr="007447EE">
        <w:rPr>
          <w:rFonts w:ascii="Courier New" w:hAnsi="Courier New"/>
          <w:b/>
        </w:rPr>
        <w:t>getOwnPropertyDescriptor</w:t>
      </w:r>
      <w:r w:rsidRPr="00E77497">
        <w:t xml:space="preserve"> function is called, the following steps are taken:</w:t>
      </w:r>
    </w:p>
    <w:p w14:paraId="2ABD08CC" w14:textId="77777777" w:rsidR="0082765F" w:rsidRDefault="0082765F" w:rsidP="0082765F">
      <w:pPr>
        <w:pStyle w:val="Alg4"/>
        <w:numPr>
          <w:ilvl w:val="0"/>
          <w:numId w:val="168"/>
        </w:numPr>
      </w:pPr>
      <w:r>
        <w:t xml:space="preserve">Let </w:t>
      </w:r>
      <w:r>
        <w:rPr>
          <w:i/>
          <w:iCs/>
        </w:rPr>
        <w:t>obj</w:t>
      </w:r>
      <w:r>
        <w:t xml:space="preserve"> be ToObject(</w:t>
      </w:r>
      <w:r>
        <w:rPr>
          <w:i/>
          <w:iCs/>
        </w:rPr>
        <w:t>O</w:t>
      </w:r>
      <w:r>
        <w:t>).</w:t>
      </w:r>
    </w:p>
    <w:p w14:paraId="310753F3" w14:textId="77777777" w:rsidR="0082765F" w:rsidRDefault="0082765F" w:rsidP="0082765F">
      <w:pPr>
        <w:pStyle w:val="M4"/>
        <w:numPr>
          <w:ilvl w:val="0"/>
          <w:numId w:val="168"/>
        </w:numPr>
        <w:tabs>
          <w:tab w:val="num" w:pos="1721"/>
        </w:tabs>
        <w:spacing w:after="0"/>
      </w:pPr>
      <w:r>
        <w:t>ReturnIfAbrupt(</w:t>
      </w:r>
      <w:r>
        <w:rPr>
          <w:i/>
        </w:rPr>
        <w:t>obj</w:t>
      </w:r>
      <w:r>
        <w:t>).</w:t>
      </w:r>
    </w:p>
    <w:p w14:paraId="012C62F4" w14:textId="77777777" w:rsidR="0082765F" w:rsidRPr="00E77497" w:rsidRDefault="0082765F" w:rsidP="0082765F">
      <w:pPr>
        <w:pStyle w:val="Alg4"/>
        <w:numPr>
          <w:ilvl w:val="0"/>
          <w:numId w:val="168"/>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14:paraId="1EDCDDAB" w14:textId="77777777" w:rsidR="0082765F" w:rsidRDefault="0082765F" w:rsidP="0082765F">
      <w:pPr>
        <w:pStyle w:val="M4"/>
        <w:numPr>
          <w:ilvl w:val="0"/>
          <w:numId w:val="168"/>
        </w:numPr>
        <w:tabs>
          <w:tab w:val="num" w:pos="1721"/>
        </w:tabs>
        <w:spacing w:after="0"/>
      </w:pPr>
      <w:r>
        <w:t>ReturnIfAbrupt(</w:t>
      </w:r>
      <w:r>
        <w:rPr>
          <w:i/>
        </w:rPr>
        <w:t>key</w:t>
      </w:r>
      <w:r>
        <w:t>).</w:t>
      </w:r>
    </w:p>
    <w:p w14:paraId="1A30B75A" w14:textId="77777777" w:rsidR="0082765F" w:rsidRPr="00E77497" w:rsidRDefault="0082765F" w:rsidP="0082765F">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Pr>
          <w:i/>
        </w:rPr>
        <w:t>obj</w:t>
      </w:r>
      <w:r w:rsidRPr="00E77497">
        <w:rPr>
          <w:i/>
        </w:rPr>
        <w:t xml:space="preserve"> </w:t>
      </w:r>
      <w:r w:rsidRPr="00E77497">
        <w:t xml:space="preserve">with argument </w:t>
      </w:r>
      <w:r>
        <w:rPr>
          <w:i/>
        </w:rPr>
        <w:t>key</w:t>
      </w:r>
      <w:r w:rsidRPr="00E77497">
        <w:t>.</w:t>
      </w:r>
    </w:p>
    <w:p w14:paraId="59F6A896" w14:textId="77777777" w:rsidR="0082765F" w:rsidRDefault="0082765F" w:rsidP="0082765F">
      <w:pPr>
        <w:numPr>
          <w:ilvl w:val="0"/>
          <w:numId w:val="168"/>
        </w:numPr>
        <w:spacing w:after="0"/>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14:paraId="66AE5D1E" w14:textId="77777777" w:rsidR="0082765F" w:rsidRPr="00E77497" w:rsidRDefault="0082765F" w:rsidP="0082765F">
      <w:pPr>
        <w:pStyle w:val="Alg4"/>
        <w:numPr>
          <w:ilvl w:val="0"/>
          <w:numId w:val="168"/>
        </w:numPr>
        <w:spacing w:after="120"/>
      </w:pPr>
      <w:r w:rsidRPr="00E77497">
        <w:t>Return the result of calling FromPropertyDescriptor(</w:t>
      </w:r>
      <w:r w:rsidRPr="00E77497">
        <w:rPr>
          <w:i/>
        </w:rPr>
        <w:t>desc</w:t>
      </w:r>
      <w:r w:rsidRPr="00E77497">
        <w:t xml:space="preserve">). </w:t>
      </w:r>
    </w:p>
    <w:p w14:paraId="4A372928" w14:textId="77777777" w:rsidR="0082765F" w:rsidRDefault="0082765F" w:rsidP="0082765F">
      <w:pPr>
        <w:pStyle w:val="40"/>
      </w:pPr>
      <w:r w:rsidRPr="00E77497">
        <w:t>Object.</w:t>
      </w:r>
      <w:r>
        <w:t>getOwnPropertyKeys</w:t>
      </w:r>
      <w:r w:rsidRPr="00E77497">
        <w:t xml:space="preserve"> ( </w:t>
      </w:r>
      <w:r>
        <w:t>O</w:t>
      </w:r>
      <w:r w:rsidRPr="00E77497">
        <w:t xml:space="preserve"> )</w:t>
      </w:r>
    </w:p>
    <w:p w14:paraId="4132B487" w14:textId="77777777" w:rsidR="0082765F" w:rsidRPr="00E77497" w:rsidRDefault="0082765F" w:rsidP="0082765F">
      <w:r w:rsidRPr="00E77497">
        <w:t xml:space="preserve">When the </w:t>
      </w:r>
      <w:r w:rsidRPr="00E77497">
        <w:rPr>
          <w:b/>
        </w:rPr>
        <w:t>getOwnProperty</w:t>
      </w:r>
      <w:r>
        <w:rPr>
          <w:b/>
        </w:rPr>
        <w:t>Keys</w:t>
      </w:r>
      <w:r w:rsidRPr="00E77497">
        <w:t xml:space="preserve"> function is called</w:t>
      </w:r>
      <w:r w:rsidRPr="00D92A51">
        <w:t xml:space="preserve"> </w:t>
      </w:r>
      <w:r w:rsidRPr="00E77497">
        <w:t xml:space="preserve">with argument </w:t>
      </w:r>
      <w:r w:rsidRPr="00E77497">
        <w:rPr>
          <w:rFonts w:ascii="Times New Roman" w:hAnsi="Times New Roman"/>
          <w:i/>
        </w:rPr>
        <w:t>O</w:t>
      </w:r>
      <w:r w:rsidRPr="00E77497">
        <w:t>, the following steps are taken:</w:t>
      </w:r>
    </w:p>
    <w:p w14:paraId="51448671" w14:textId="77777777" w:rsidR="0082765F" w:rsidRDefault="0082765F" w:rsidP="0082765F">
      <w:pPr>
        <w:pStyle w:val="Alg4"/>
        <w:numPr>
          <w:ilvl w:val="0"/>
          <w:numId w:val="1361"/>
        </w:numPr>
      </w:pPr>
      <w:r>
        <w:t xml:space="preserve">Let </w:t>
      </w:r>
      <w:r>
        <w:rPr>
          <w:i/>
          <w:iCs/>
        </w:rPr>
        <w:t>obj</w:t>
      </w:r>
      <w:r>
        <w:t xml:space="preserve"> be ToObject(</w:t>
      </w:r>
      <w:r>
        <w:rPr>
          <w:i/>
          <w:iCs/>
        </w:rPr>
        <w:t>O</w:t>
      </w:r>
      <w:r>
        <w:t>).</w:t>
      </w:r>
    </w:p>
    <w:p w14:paraId="4CE6905D" w14:textId="77777777" w:rsidR="0082765F" w:rsidRDefault="0082765F" w:rsidP="0082765F">
      <w:pPr>
        <w:pStyle w:val="M4"/>
        <w:numPr>
          <w:ilvl w:val="0"/>
          <w:numId w:val="1361"/>
        </w:numPr>
        <w:tabs>
          <w:tab w:val="num" w:pos="1721"/>
        </w:tabs>
        <w:spacing w:after="0"/>
      </w:pPr>
      <w:r>
        <w:t>ReturnIfAbrupt(</w:t>
      </w:r>
      <w:r>
        <w:rPr>
          <w:i/>
        </w:rPr>
        <w:t>obj</w:t>
      </w:r>
      <w:r>
        <w:t>).</w:t>
      </w:r>
    </w:p>
    <w:p w14:paraId="443D2E87" w14:textId="77777777" w:rsidR="0082765F" w:rsidRDefault="0082765F" w:rsidP="0082765F">
      <w:pPr>
        <w:pStyle w:val="Alg4"/>
        <w:numPr>
          <w:ilvl w:val="0"/>
          <w:numId w:val="1361"/>
        </w:numPr>
      </w:pPr>
      <w:r>
        <w:t xml:space="preserve">Let </w:t>
      </w:r>
      <w:r>
        <w:rPr>
          <w:i/>
          <w:iCs/>
        </w:rPr>
        <w:t>keys</w:t>
      </w:r>
      <w:r>
        <w:t xml:space="preserve"> be the result </w:t>
      </w:r>
      <w:r>
        <w:rPr>
          <w:iCs/>
        </w:rPr>
        <w:t xml:space="preserve">of calling the [[OwnPropertyKeys]] internal method of </w:t>
      </w:r>
      <w:r>
        <w:rPr>
          <w:i/>
        </w:rPr>
        <w:t>obj</w:t>
      </w:r>
      <w:r w:rsidRPr="00E77497">
        <w:t>.</w:t>
      </w:r>
    </w:p>
    <w:p w14:paraId="7A2EDCB6" w14:textId="77777777" w:rsidR="0082765F" w:rsidRDefault="0082765F" w:rsidP="0082765F">
      <w:pPr>
        <w:pStyle w:val="Alg4"/>
        <w:numPr>
          <w:ilvl w:val="0"/>
          <w:numId w:val="1361"/>
        </w:numPr>
        <w:spacing w:after="240"/>
      </w:pPr>
      <w:r>
        <w:t xml:space="preserve">Return </w:t>
      </w:r>
      <w:r>
        <w:rPr>
          <w:i/>
          <w:iCs/>
        </w:rPr>
        <w:t>keys</w:t>
      </w:r>
      <w:r>
        <w:t>.</w:t>
      </w:r>
    </w:p>
    <w:p w14:paraId="72D632FE" w14:textId="77777777" w:rsidR="0082765F" w:rsidRDefault="0082765F" w:rsidP="0082765F">
      <w:pPr>
        <w:pBdr>
          <w:top w:val="single" w:sz="4" w:space="1" w:color="auto"/>
          <w:left w:val="single" w:sz="4" w:space="4" w:color="auto"/>
          <w:bottom w:val="single" w:sz="4" w:space="1" w:color="auto"/>
          <w:right w:val="single" w:sz="4" w:space="4" w:color="auto"/>
        </w:pBdr>
        <w:shd w:val="clear" w:color="auto" w:fill="FFC000"/>
      </w:pPr>
      <w:r>
        <w:t>TODO :</w:t>
      </w:r>
    </w:p>
    <w:p w14:paraId="1E6F244D" w14:textId="77777777"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May need to say something about order of enumeration and post call property additions and deletions</w:t>
      </w:r>
    </w:p>
    <w:p w14:paraId="28D05259" w14:textId="77777777" w:rsidR="0082765F" w:rsidRPr="00E77497" w:rsidRDefault="0082765F" w:rsidP="0082765F">
      <w:pPr>
        <w:pStyle w:val="40"/>
      </w:pPr>
      <w:bookmarkStart w:id="4959" w:name="_Ref366135534"/>
      <w:r w:rsidRPr="00E77497">
        <w:t>Object.getOwnPropertyNames ( O )</w:t>
      </w:r>
      <w:bookmarkEnd w:id="4959"/>
    </w:p>
    <w:p w14:paraId="5AF3F8E5" w14:textId="77777777" w:rsidR="0082765F" w:rsidRPr="00E77497" w:rsidRDefault="0082765F" w:rsidP="0082765F">
      <w:r w:rsidRPr="00E77497">
        <w:t xml:space="preserve">When the </w:t>
      </w:r>
      <w:r w:rsidRPr="00E77497">
        <w:rPr>
          <w:b/>
        </w:rPr>
        <w:t>getOwnPropertyNames</w:t>
      </w:r>
      <w:r w:rsidRPr="00E77497">
        <w:t xml:space="preserve"> function is called, the following steps are taken:</w:t>
      </w:r>
    </w:p>
    <w:p w14:paraId="5CA05DDA" w14:textId="77777777" w:rsidR="0082765F" w:rsidRDefault="0082765F" w:rsidP="0082765F">
      <w:pPr>
        <w:pStyle w:val="Alg4"/>
        <w:numPr>
          <w:ilvl w:val="0"/>
          <w:numId w:val="1183"/>
        </w:numPr>
      </w:pPr>
      <w:r>
        <w:t xml:space="preserve">Let </w:t>
      </w:r>
      <w:r>
        <w:rPr>
          <w:i/>
          <w:iCs/>
        </w:rPr>
        <w:t>obj</w:t>
      </w:r>
      <w:r>
        <w:t xml:space="preserve"> be ToObject(</w:t>
      </w:r>
      <w:r>
        <w:rPr>
          <w:i/>
          <w:iCs/>
        </w:rPr>
        <w:t>O</w:t>
      </w:r>
      <w:r>
        <w:t>).</w:t>
      </w:r>
    </w:p>
    <w:p w14:paraId="0F3D6D48" w14:textId="77777777" w:rsidR="0082765F" w:rsidRDefault="0082765F" w:rsidP="0082765F">
      <w:pPr>
        <w:pStyle w:val="M4"/>
        <w:numPr>
          <w:ilvl w:val="0"/>
          <w:numId w:val="1183"/>
        </w:numPr>
        <w:tabs>
          <w:tab w:val="num" w:pos="1721"/>
        </w:tabs>
        <w:spacing w:after="0"/>
      </w:pPr>
      <w:r>
        <w:t>ReturnIfAbrupt(</w:t>
      </w:r>
      <w:r>
        <w:rPr>
          <w:i/>
        </w:rPr>
        <w:t>obj</w:t>
      </w:r>
      <w:r>
        <w:t>).</w:t>
      </w:r>
    </w:p>
    <w:p w14:paraId="42962B03" w14:textId="77777777" w:rsidR="0082765F" w:rsidRDefault="0082765F" w:rsidP="0082765F">
      <w:pPr>
        <w:pStyle w:val="Alg4"/>
        <w:numPr>
          <w:ilvl w:val="0"/>
          <w:numId w:val="1183"/>
        </w:numPr>
      </w:pPr>
      <w:r>
        <w:t xml:space="preserve">Let </w:t>
      </w:r>
      <w:r>
        <w:rPr>
          <w:i/>
          <w:iCs/>
        </w:rPr>
        <w:t>keys</w:t>
      </w:r>
      <w:r>
        <w:t xml:space="preserve"> be the result </w:t>
      </w:r>
      <w:r>
        <w:rPr>
          <w:iCs/>
        </w:rPr>
        <w:t xml:space="preserve">of calling the [[OwnPropertyKeys]] internal method of </w:t>
      </w:r>
      <w:r>
        <w:rPr>
          <w:i/>
        </w:rPr>
        <w:t>obj</w:t>
      </w:r>
      <w:r w:rsidRPr="00E77497">
        <w:t>.</w:t>
      </w:r>
    </w:p>
    <w:p w14:paraId="15FCF35A" w14:textId="77777777" w:rsidR="0082765F" w:rsidRDefault="0082765F" w:rsidP="0082765F">
      <w:pPr>
        <w:pStyle w:val="Alg4"/>
        <w:numPr>
          <w:ilvl w:val="0"/>
          <w:numId w:val="1183"/>
        </w:numPr>
      </w:pPr>
      <w:r>
        <w:t>ReturnIfAbrupt(</w:t>
      </w:r>
      <w:r>
        <w:rPr>
          <w:i/>
          <w:iCs/>
        </w:rPr>
        <w:t>keys</w:t>
      </w:r>
      <w:r>
        <w:t>).</w:t>
      </w:r>
    </w:p>
    <w:p w14:paraId="24106E55" w14:textId="77777777" w:rsidR="0082765F" w:rsidRPr="00E77497" w:rsidRDefault="0082765F" w:rsidP="0082765F">
      <w:pPr>
        <w:pStyle w:val="Alg4"/>
        <w:numPr>
          <w:ilvl w:val="0"/>
          <w:numId w:val="1183"/>
        </w:numPr>
      </w:pPr>
      <w:r w:rsidRPr="00E77497">
        <w:t xml:space="preserve">Let </w:t>
      </w:r>
      <w:r>
        <w:rPr>
          <w:i/>
        </w:rPr>
        <w:t>nameList</w:t>
      </w:r>
      <w:r w:rsidRPr="00E77497">
        <w:rPr>
          <w:i/>
        </w:rPr>
        <w:t xml:space="preserve"> </w:t>
      </w:r>
      <w:r w:rsidRPr="00E77497">
        <w:t xml:space="preserve">be </w:t>
      </w:r>
      <w:r>
        <w:t>a new empty List</w:t>
      </w:r>
      <w:r w:rsidRPr="00E77497">
        <w:t>.</w:t>
      </w:r>
    </w:p>
    <w:p w14:paraId="256573EB" w14:textId="77777777" w:rsidR="0082765F" w:rsidRDefault="0082765F" w:rsidP="0082765F">
      <w:pPr>
        <w:pStyle w:val="Alg3"/>
        <w:numPr>
          <w:ilvl w:val="0"/>
          <w:numId w:val="1183"/>
        </w:numPr>
      </w:pPr>
      <w:r>
        <w:t xml:space="preserve">Let </w:t>
      </w:r>
      <w:r w:rsidRPr="00074D83">
        <w:rPr>
          <w:i/>
          <w:iCs/>
        </w:rPr>
        <w:t>gotAllNames</w:t>
      </w:r>
      <w:r>
        <w:t xml:space="preserve"> be </w:t>
      </w:r>
      <w:r>
        <w:rPr>
          <w:b/>
          <w:bCs/>
        </w:rPr>
        <w:t>false</w:t>
      </w:r>
      <w:r>
        <w:t>.</w:t>
      </w:r>
    </w:p>
    <w:p w14:paraId="401CCB53" w14:textId="77777777" w:rsidR="0082765F" w:rsidRPr="00E77497" w:rsidRDefault="0082765F" w:rsidP="0082765F">
      <w:pPr>
        <w:pStyle w:val="Alg3"/>
        <w:numPr>
          <w:ilvl w:val="0"/>
          <w:numId w:val="1183"/>
        </w:numPr>
      </w:pPr>
      <w:r w:rsidRPr="00E77497">
        <w:t>Repeat</w:t>
      </w:r>
      <w:r>
        <w:t xml:space="preserve"> while </w:t>
      </w:r>
      <w:r w:rsidRPr="002763F2">
        <w:rPr>
          <w:i/>
          <w:iCs/>
        </w:rPr>
        <w:t>gotAllNames</w:t>
      </w:r>
      <w:r w:rsidRPr="00903613">
        <w:t xml:space="preserve"> </w:t>
      </w:r>
      <w:r>
        <w:t xml:space="preserve">is </w:t>
      </w:r>
      <w:r>
        <w:rPr>
          <w:b/>
          <w:bCs/>
        </w:rPr>
        <w:t>false</w:t>
      </w:r>
      <w:r>
        <w:t>,</w:t>
      </w:r>
    </w:p>
    <w:p w14:paraId="2BB0F789" w14:textId="77777777" w:rsidR="0082765F" w:rsidRDefault="0082765F" w:rsidP="0082765F">
      <w:pPr>
        <w:pStyle w:val="Alg3"/>
        <w:numPr>
          <w:ilvl w:val="1"/>
          <w:numId w:val="1183"/>
        </w:numPr>
      </w:pPr>
      <w:r>
        <w:t xml:space="preserve">Let </w:t>
      </w:r>
      <w:r w:rsidRPr="004848CA">
        <w:rPr>
          <w:i/>
        </w:rPr>
        <w:t>next</w:t>
      </w:r>
      <w:r>
        <w:t xml:space="preserve"> be the result of IteratorNext(</w:t>
      </w:r>
      <w:r>
        <w:rPr>
          <w:i/>
        </w:rPr>
        <w:t>keys</w:t>
      </w:r>
      <w:r>
        <w:t>).</w:t>
      </w:r>
    </w:p>
    <w:p w14:paraId="3F150814" w14:textId="77777777" w:rsidR="0082765F" w:rsidRDefault="0082765F" w:rsidP="0082765F">
      <w:pPr>
        <w:pStyle w:val="Alg4"/>
        <w:numPr>
          <w:ilvl w:val="1"/>
          <w:numId w:val="1183"/>
        </w:numPr>
        <w:contextualSpacing/>
      </w:pPr>
      <w:r>
        <w:t>ReturnIfAbrupt(</w:t>
      </w:r>
      <w:r>
        <w:rPr>
          <w:i/>
          <w:iCs/>
        </w:rPr>
        <w:t>next</w:t>
      </w:r>
      <w:r>
        <w:t>).</w:t>
      </w:r>
    </w:p>
    <w:p w14:paraId="24E3C1C8" w14:textId="77777777" w:rsidR="0082765F" w:rsidRDefault="0082765F" w:rsidP="0082765F">
      <w:pPr>
        <w:numPr>
          <w:ilvl w:val="1"/>
          <w:numId w:val="1183"/>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14:paraId="508DD951" w14:textId="77777777" w:rsidR="0082765F" w:rsidRDefault="0082765F" w:rsidP="0082765F">
      <w:pPr>
        <w:numPr>
          <w:ilvl w:val="1"/>
          <w:numId w:val="1183"/>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6CD6D316" w14:textId="77777777" w:rsidR="0082765F" w:rsidRDefault="0082765F" w:rsidP="0082765F">
      <w:pPr>
        <w:pStyle w:val="Alg3"/>
        <w:numPr>
          <w:ilvl w:val="1"/>
          <w:numId w:val="1183"/>
        </w:numPr>
      </w:pPr>
      <w:r>
        <w:t xml:space="preserve">If </w:t>
      </w:r>
      <w:r>
        <w:rPr>
          <w:i/>
          <w:iCs/>
        </w:rPr>
        <w:t>done</w:t>
      </w:r>
      <w:r>
        <w:t xml:space="preserve"> is </w:t>
      </w:r>
      <w:r w:rsidRPr="00BC2562">
        <w:rPr>
          <w:b/>
        </w:rPr>
        <w:t>true</w:t>
      </w:r>
      <w:r>
        <w:t xml:space="preserve">, then let </w:t>
      </w:r>
      <w:r w:rsidRPr="002763F2">
        <w:rPr>
          <w:i/>
          <w:iCs/>
        </w:rPr>
        <w:t>gotAllNames</w:t>
      </w:r>
      <w:r>
        <w:t xml:space="preserve"> be </w:t>
      </w:r>
      <w:r>
        <w:rPr>
          <w:b/>
          <w:bCs/>
        </w:rPr>
        <w:t>true</w:t>
      </w:r>
      <w:r>
        <w:t>.</w:t>
      </w:r>
    </w:p>
    <w:p w14:paraId="086CEAF5" w14:textId="77777777" w:rsidR="0082765F" w:rsidRDefault="0082765F" w:rsidP="0082765F">
      <w:pPr>
        <w:pStyle w:val="Alg3"/>
        <w:numPr>
          <w:ilvl w:val="1"/>
          <w:numId w:val="1183"/>
        </w:numPr>
      </w:pPr>
      <w:r>
        <w:t>Else,</w:t>
      </w:r>
    </w:p>
    <w:p w14:paraId="557E6523" w14:textId="77777777" w:rsidR="0082765F" w:rsidRDefault="0082765F" w:rsidP="0082765F">
      <w:pPr>
        <w:pStyle w:val="Alg4"/>
        <w:numPr>
          <w:ilvl w:val="2"/>
          <w:numId w:val="1183"/>
        </w:numPr>
        <w:spacing w:after="120"/>
        <w:contextualSpacing/>
      </w:pPr>
      <w:r>
        <w:t xml:space="preserve">Let </w:t>
      </w:r>
      <w:r>
        <w:rPr>
          <w:i/>
          <w:iCs/>
        </w:rPr>
        <w:t>nextKey</w:t>
      </w:r>
      <w:r>
        <w:t xml:space="preserve"> be IteratorValue(</w:t>
      </w:r>
      <w:r>
        <w:rPr>
          <w:i/>
          <w:iCs/>
        </w:rPr>
        <w:t>next</w:t>
      </w:r>
      <w:r>
        <w:t>).</w:t>
      </w:r>
    </w:p>
    <w:p w14:paraId="6CFAC907" w14:textId="77777777" w:rsidR="0082765F" w:rsidRDefault="0082765F" w:rsidP="0082765F">
      <w:pPr>
        <w:pStyle w:val="Alg4"/>
        <w:numPr>
          <w:ilvl w:val="2"/>
          <w:numId w:val="1183"/>
        </w:numPr>
        <w:spacing w:after="120"/>
        <w:contextualSpacing/>
      </w:pPr>
      <w:r>
        <w:t>ReturnIfAbrupt(</w:t>
      </w:r>
      <w:r>
        <w:rPr>
          <w:i/>
          <w:iCs/>
        </w:rPr>
        <w:t>nextKey</w:t>
      </w:r>
      <w:r>
        <w:t>).</w:t>
      </w:r>
    </w:p>
    <w:p w14:paraId="6BFEFF29" w14:textId="77777777" w:rsidR="0082765F" w:rsidRDefault="0082765F" w:rsidP="0082765F">
      <w:pPr>
        <w:pStyle w:val="Alg4"/>
        <w:numPr>
          <w:ilvl w:val="2"/>
          <w:numId w:val="1183"/>
        </w:numPr>
      </w:pPr>
      <w:r>
        <w:t>If Type(</w:t>
      </w:r>
      <w:r w:rsidRPr="0079389E">
        <w:rPr>
          <w:i/>
        </w:rPr>
        <w:t>next</w:t>
      </w:r>
      <w:r>
        <w:rPr>
          <w:i/>
        </w:rPr>
        <w:t>Key</w:t>
      </w:r>
      <w:r>
        <w:t>) is String, then</w:t>
      </w:r>
    </w:p>
    <w:p w14:paraId="308FBE35" w14:textId="77777777" w:rsidR="0082765F" w:rsidRDefault="0082765F" w:rsidP="0082765F">
      <w:pPr>
        <w:pStyle w:val="Alg4"/>
        <w:numPr>
          <w:ilvl w:val="3"/>
          <w:numId w:val="1183"/>
        </w:numPr>
      </w:pPr>
      <w:r>
        <w:t xml:space="preserve">Append </w:t>
      </w:r>
      <w:r>
        <w:rPr>
          <w:i/>
          <w:iCs/>
        </w:rPr>
        <w:t>nextKey</w:t>
      </w:r>
      <w:r>
        <w:t xml:space="preserve"> as the last element of </w:t>
      </w:r>
      <w:r>
        <w:rPr>
          <w:i/>
        </w:rPr>
        <w:t>nameList</w:t>
      </w:r>
      <w:r>
        <w:rPr>
          <w:iCs/>
        </w:rPr>
        <w:t>.</w:t>
      </w:r>
    </w:p>
    <w:p w14:paraId="1580C9E7" w14:textId="77777777" w:rsidR="0082765F" w:rsidRPr="00E77497" w:rsidRDefault="0082765F" w:rsidP="0082765F">
      <w:pPr>
        <w:pStyle w:val="Alg4"/>
        <w:numPr>
          <w:ilvl w:val="0"/>
          <w:numId w:val="1183"/>
        </w:numPr>
        <w:spacing w:after="240"/>
      </w:pPr>
      <w:r w:rsidRPr="00E77497">
        <w:t xml:space="preserve">Return </w:t>
      </w:r>
      <w:r>
        <w:rPr>
          <w:iCs/>
        </w:rPr>
        <w:t>CreateArrayFromList(</w:t>
      </w:r>
      <w:r>
        <w:rPr>
          <w:i/>
        </w:rPr>
        <w:t>nameList</w:t>
      </w:r>
      <w:r>
        <w:rPr>
          <w:iCs/>
        </w:rPr>
        <w:t>)</w:t>
      </w:r>
      <w:r w:rsidRPr="00E77497">
        <w:t>.</w:t>
      </w:r>
    </w:p>
    <w:p w14:paraId="08CE63CF" w14:textId="77777777" w:rsidR="0082765F" w:rsidRPr="00E77497" w:rsidRDefault="0082765F" w:rsidP="0082765F">
      <w:pPr>
        <w:pStyle w:val="40"/>
      </w:pPr>
      <w:bookmarkStart w:id="4960" w:name="_Ref366135492"/>
      <w:r w:rsidRPr="00E77497">
        <w:t>Object.getPrototypeOf ( O )</w:t>
      </w:r>
      <w:bookmarkEnd w:id="4960"/>
    </w:p>
    <w:p w14:paraId="70D7BB36" w14:textId="77777777" w:rsidR="0082765F" w:rsidRPr="00E77497" w:rsidRDefault="0082765F" w:rsidP="0082765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1F35FD9B" w14:textId="77777777" w:rsidR="0082765F" w:rsidRDefault="0082765F" w:rsidP="0082765F">
      <w:pPr>
        <w:pStyle w:val="Alg4"/>
        <w:numPr>
          <w:ilvl w:val="0"/>
          <w:numId w:val="167"/>
        </w:numPr>
      </w:pPr>
      <w:r>
        <w:t xml:space="preserve">Let </w:t>
      </w:r>
      <w:r>
        <w:rPr>
          <w:i/>
          <w:iCs/>
        </w:rPr>
        <w:t>obj</w:t>
      </w:r>
      <w:r>
        <w:t xml:space="preserve"> be ToObject(</w:t>
      </w:r>
      <w:r>
        <w:rPr>
          <w:i/>
          <w:iCs/>
        </w:rPr>
        <w:t>O</w:t>
      </w:r>
      <w:r>
        <w:t>).</w:t>
      </w:r>
    </w:p>
    <w:p w14:paraId="754EE7DD" w14:textId="77777777" w:rsidR="0082765F" w:rsidRDefault="0082765F" w:rsidP="0082765F">
      <w:pPr>
        <w:pStyle w:val="M4"/>
        <w:numPr>
          <w:ilvl w:val="0"/>
          <w:numId w:val="167"/>
        </w:numPr>
        <w:tabs>
          <w:tab w:val="num" w:pos="1721"/>
        </w:tabs>
        <w:spacing w:after="0"/>
      </w:pPr>
      <w:r>
        <w:t>ReturnIfAbrupt(</w:t>
      </w:r>
      <w:r>
        <w:rPr>
          <w:i/>
        </w:rPr>
        <w:t>obj</w:t>
      </w:r>
      <w:r>
        <w:t>).</w:t>
      </w:r>
    </w:p>
    <w:p w14:paraId="6F221134" w14:textId="77777777" w:rsidR="0082765F" w:rsidRPr="00E77497" w:rsidRDefault="0082765F" w:rsidP="0082765F">
      <w:pPr>
        <w:pStyle w:val="M4"/>
        <w:numPr>
          <w:ilvl w:val="0"/>
          <w:numId w:val="167"/>
        </w:numPr>
      </w:pPr>
      <w:r w:rsidRPr="00E77497">
        <w:t xml:space="preserve">Return the </w:t>
      </w:r>
      <w:r>
        <w:t>result</w:t>
      </w:r>
      <w:r w:rsidRPr="00E77497">
        <w:t xml:space="preserve"> of </w:t>
      </w:r>
      <w:r>
        <w:t>calling the</w:t>
      </w:r>
      <w:r w:rsidRPr="00E77497">
        <w:t xml:space="preserve"> [[</w:t>
      </w:r>
      <w:r>
        <w:t>GetInheritance</w:t>
      </w:r>
      <w:r w:rsidRPr="00E77497">
        <w:t xml:space="preserve">]] internal </w:t>
      </w:r>
      <w:r>
        <w:t>method</w:t>
      </w:r>
      <w:r w:rsidRPr="00E77497">
        <w:t xml:space="preserve"> of </w:t>
      </w:r>
      <w:r>
        <w:rPr>
          <w:i/>
        </w:rPr>
        <w:t>obj</w:t>
      </w:r>
      <w:r w:rsidRPr="00E77497">
        <w:t>.</w:t>
      </w:r>
    </w:p>
    <w:p w14:paraId="08FAE4EA" w14:textId="77777777" w:rsidR="0082765F" w:rsidRDefault="0082765F" w:rsidP="0082765F">
      <w:pPr>
        <w:pStyle w:val="40"/>
      </w:pPr>
      <w:r w:rsidRPr="00E77497">
        <w:t>Object.</w:t>
      </w:r>
      <w:r>
        <w:t>is</w:t>
      </w:r>
      <w:r w:rsidRPr="00E77497">
        <w:t xml:space="preserve"> ( </w:t>
      </w:r>
      <w:r>
        <w:t>value1, value2</w:t>
      </w:r>
      <w:r w:rsidRPr="00E77497">
        <w:t xml:space="preserve"> )</w:t>
      </w:r>
    </w:p>
    <w:p w14:paraId="1C2CA393" w14:textId="77777777" w:rsidR="0082765F" w:rsidRPr="00E77497" w:rsidRDefault="0082765F" w:rsidP="0082765F">
      <w:r w:rsidRPr="00E77497">
        <w:t xml:space="preserve">When the </w:t>
      </w:r>
      <w:r w:rsidRPr="00E77497">
        <w:rPr>
          <w:b/>
        </w:rPr>
        <w:t>is</w:t>
      </w:r>
      <w:r w:rsidRPr="00E77497">
        <w:t xml:space="preserve"> function is called with argument</w:t>
      </w:r>
      <w:r>
        <w:t>s</w:t>
      </w:r>
      <w:r w:rsidRPr="00E77497">
        <w:t xml:space="preserve"> </w:t>
      </w:r>
      <w:r>
        <w:rPr>
          <w:rFonts w:ascii="Times New Roman" w:hAnsi="Times New Roman"/>
          <w:i/>
        </w:rPr>
        <w:t>value1</w:t>
      </w:r>
      <w:r>
        <w:t xml:space="preserve"> and </w:t>
      </w:r>
      <w:r w:rsidRPr="00E15CC3">
        <w:rPr>
          <w:rFonts w:ascii="Times New Roman" w:hAnsi="Times New Roman"/>
          <w:i/>
          <w:iCs/>
        </w:rPr>
        <w:t>value2</w:t>
      </w:r>
      <w:r w:rsidRPr="00E77497">
        <w:t xml:space="preserve"> the following steps are taken:</w:t>
      </w:r>
    </w:p>
    <w:p w14:paraId="778C0B93" w14:textId="77777777" w:rsidR="0082765F" w:rsidRPr="00E77497" w:rsidRDefault="0082765F" w:rsidP="0082765F">
      <w:pPr>
        <w:pStyle w:val="Alg4"/>
        <w:numPr>
          <w:ilvl w:val="0"/>
          <w:numId w:val="1357"/>
        </w:numPr>
        <w:spacing w:before="240" w:after="240"/>
      </w:pPr>
      <w:r w:rsidRPr="00E77497">
        <w:t xml:space="preserve">Return </w:t>
      </w:r>
      <w:r>
        <w:t>SameValue(</w:t>
      </w:r>
      <w:r>
        <w:rPr>
          <w:i/>
          <w:iCs/>
        </w:rPr>
        <w:t>value1</w:t>
      </w:r>
      <w:r>
        <w:t xml:space="preserve">, </w:t>
      </w:r>
      <w:r>
        <w:rPr>
          <w:i/>
          <w:iCs/>
        </w:rPr>
        <w:t>value2</w:t>
      </w:r>
      <w:r>
        <w:t>)</w:t>
      </w:r>
      <w:r w:rsidRPr="00E77497">
        <w:t>.</w:t>
      </w:r>
    </w:p>
    <w:p w14:paraId="52A50A0D" w14:textId="77777777" w:rsidR="0082765F" w:rsidRPr="00E77497" w:rsidRDefault="0082765F" w:rsidP="0082765F">
      <w:pPr>
        <w:pStyle w:val="40"/>
      </w:pPr>
      <w:bookmarkStart w:id="4961" w:name="_Ref366135699"/>
      <w:r w:rsidRPr="00E77497">
        <w:t>Object.isExtensible ( O )</w:t>
      </w:r>
      <w:bookmarkEnd w:id="4961"/>
    </w:p>
    <w:p w14:paraId="207F741C" w14:textId="77777777" w:rsidR="0082765F" w:rsidRPr="00E77497" w:rsidRDefault="0082765F" w:rsidP="0082765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5496126A" w14:textId="77777777" w:rsidR="0082765F" w:rsidRPr="00E77497" w:rsidRDefault="0082765F" w:rsidP="0082765F">
      <w:pPr>
        <w:pStyle w:val="Alg4"/>
        <w:numPr>
          <w:ilvl w:val="0"/>
          <w:numId w:val="178"/>
        </w:numPr>
      </w:pPr>
      <w:r w:rsidRPr="00E77497">
        <w:t>If Type(</w:t>
      </w:r>
      <w:r w:rsidRPr="00E77497">
        <w:rPr>
          <w:i/>
        </w:rPr>
        <w:t>O</w:t>
      </w:r>
      <w:r w:rsidRPr="00E77497">
        <w:t>) is not Object</w:t>
      </w:r>
      <w:r>
        <w:t>,</w:t>
      </w:r>
      <w:r w:rsidRPr="00E77497">
        <w:t xml:space="preserve"> </w:t>
      </w:r>
      <w:r>
        <w:t xml:space="preserve">return </w:t>
      </w:r>
      <w:r>
        <w:rPr>
          <w:b/>
          <w:bCs/>
        </w:rPr>
        <w:t>false</w:t>
      </w:r>
      <w:r w:rsidRPr="00E77497">
        <w:t>.</w:t>
      </w:r>
    </w:p>
    <w:p w14:paraId="1C4D47D9" w14:textId="77777777" w:rsidR="0082765F" w:rsidRPr="00E77497" w:rsidRDefault="0082765F" w:rsidP="0082765F">
      <w:pPr>
        <w:pStyle w:val="Alg4"/>
        <w:numPr>
          <w:ilvl w:val="0"/>
          <w:numId w:val="178"/>
        </w:numPr>
        <w:spacing w:after="120"/>
      </w:pPr>
      <w:r w:rsidRPr="00E77497">
        <w:t xml:space="preserve">Return the </w:t>
      </w:r>
      <w:r>
        <w:t>result of Is</w:t>
      </w:r>
      <w:r w:rsidRPr="00E77497">
        <w:t>Extensible</w:t>
      </w:r>
      <w:r>
        <w:t>(</w:t>
      </w:r>
      <w:r w:rsidRPr="00E77497">
        <w:rPr>
          <w:i/>
        </w:rPr>
        <w:t>O</w:t>
      </w:r>
      <w:r w:rsidRPr="00F92BFE">
        <w:rPr>
          <w:bCs/>
        </w:rPr>
        <w:t>)</w:t>
      </w:r>
      <w:r w:rsidRPr="00E77497">
        <w:t>.</w:t>
      </w:r>
    </w:p>
    <w:p w14:paraId="5BCA136A" w14:textId="77777777" w:rsidR="0082765F" w:rsidRPr="00E77497" w:rsidRDefault="0082765F" w:rsidP="0082765F">
      <w:pPr>
        <w:pStyle w:val="40"/>
      </w:pPr>
      <w:bookmarkStart w:id="4962" w:name="_Ref366135689"/>
      <w:r w:rsidRPr="00E77497">
        <w:t>Object.isFrozen ( O )</w:t>
      </w:r>
      <w:bookmarkEnd w:id="4962"/>
    </w:p>
    <w:p w14:paraId="7257C390" w14:textId="77777777" w:rsidR="0082765F" w:rsidRPr="00E77497" w:rsidRDefault="0082765F" w:rsidP="0082765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2BF66765" w14:textId="77777777" w:rsidR="0082765F" w:rsidRPr="00E77497" w:rsidRDefault="0082765F" w:rsidP="0082765F">
      <w:pPr>
        <w:pStyle w:val="Alg4"/>
        <w:numPr>
          <w:ilvl w:val="0"/>
          <w:numId w:val="177"/>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14:paraId="26E95FBD" w14:textId="77777777" w:rsidR="0082765F" w:rsidRPr="00E77497" w:rsidRDefault="0082765F" w:rsidP="0082765F">
      <w:pPr>
        <w:pStyle w:val="M4"/>
        <w:numPr>
          <w:ilvl w:val="0"/>
          <w:numId w:val="177"/>
        </w:numPr>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frozen</w:t>
      </w:r>
      <w:r w:rsidRPr="00F770B9">
        <w:t>"</w:t>
      </w:r>
      <w:r>
        <w:rPr>
          <w:bCs/>
        </w:rPr>
        <w:t>)</w:t>
      </w:r>
      <w:r w:rsidRPr="00E77497">
        <w:t>.</w:t>
      </w:r>
    </w:p>
    <w:p w14:paraId="620AAB87" w14:textId="77777777" w:rsidR="0082765F" w:rsidRPr="00E77497" w:rsidRDefault="0082765F" w:rsidP="0082765F">
      <w:pPr>
        <w:pStyle w:val="40"/>
      </w:pPr>
      <w:bookmarkStart w:id="4963" w:name="_Ref366135675"/>
      <w:r w:rsidRPr="00E77497">
        <w:t>Object.isSealed ( O )</w:t>
      </w:r>
      <w:bookmarkEnd w:id="4963"/>
    </w:p>
    <w:p w14:paraId="4E633A07" w14:textId="77777777" w:rsidR="0082765F" w:rsidRPr="00E77497" w:rsidRDefault="0082765F" w:rsidP="0082765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4FB5EC2B" w14:textId="77777777" w:rsidR="0082765F" w:rsidRPr="00E77497" w:rsidRDefault="0082765F" w:rsidP="0082765F">
      <w:pPr>
        <w:pStyle w:val="Alg4"/>
        <w:numPr>
          <w:ilvl w:val="0"/>
          <w:numId w:val="176"/>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14:paraId="11320E5B" w14:textId="77777777" w:rsidR="0082765F" w:rsidRPr="00E77497" w:rsidRDefault="0082765F" w:rsidP="0082765F">
      <w:pPr>
        <w:pStyle w:val="M4"/>
        <w:numPr>
          <w:ilvl w:val="0"/>
          <w:numId w:val="176"/>
        </w:numPr>
        <w:contextualSpacing/>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sealed</w:t>
      </w:r>
      <w:r w:rsidRPr="00F770B9">
        <w:t>"</w:t>
      </w:r>
      <w:r>
        <w:rPr>
          <w:bCs/>
        </w:rPr>
        <w:t>)</w:t>
      </w:r>
      <w:r w:rsidRPr="00E77497">
        <w:t>.</w:t>
      </w:r>
    </w:p>
    <w:p w14:paraId="485D7FA4" w14:textId="77777777" w:rsidR="0082765F" w:rsidRPr="00E77497" w:rsidRDefault="0082765F" w:rsidP="0082765F">
      <w:pPr>
        <w:pStyle w:val="40"/>
      </w:pPr>
      <w:bookmarkStart w:id="4964" w:name="_Ref366135713"/>
      <w:r w:rsidRPr="00E77497">
        <w:t>Object.keys ( O )</w:t>
      </w:r>
      <w:bookmarkEnd w:id="4964"/>
    </w:p>
    <w:p w14:paraId="45F69477" w14:textId="77777777" w:rsidR="0082765F" w:rsidRPr="00E77497" w:rsidRDefault="0082765F" w:rsidP="0082765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1FAA6390" w14:textId="77777777" w:rsidR="0082765F" w:rsidRDefault="0082765F" w:rsidP="0082765F">
      <w:pPr>
        <w:pStyle w:val="Alg4"/>
        <w:numPr>
          <w:ilvl w:val="0"/>
          <w:numId w:val="1454"/>
        </w:numPr>
      </w:pPr>
      <w:r>
        <w:t xml:space="preserve">Let </w:t>
      </w:r>
      <w:r>
        <w:rPr>
          <w:i/>
          <w:iCs/>
        </w:rPr>
        <w:t>obj</w:t>
      </w:r>
      <w:r>
        <w:t xml:space="preserve"> be ToObject(</w:t>
      </w:r>
      <w:r>
        <w:rPr>
          <w:i/>
          <w:iCs/>
        </w:rPr>
        <w:t>O</w:t>
      </w:r>
      <w:r>
        <w:t>).</w:t>
      </w:r>
    </w:p>
    <w:p w14:paraId="66BA45FB" w14:textId="77777777" w:rsidR="0082765F" w:rsidRDefault="0082765F" w:rsidP="0082765F">
      <w:pPr>
        <w:pStyle w:val="M4"/>
        <w:numPr>
          <w:ilvl w:val="0"/>
          <w:numId w:val="1454"/>
        </w:numPr>
        <w:tabs>
          <w:tab w:val="num" w:pos="1721"/>
        </w:tabs>
        <w:spacing w:after="0"/>
      </w:pPr>
      <w:r>
        <w:t>ReturnIfAbrupt(</w:t>
      </w:r>
      <w:r>
        <w:rPr>
          <w:i/>
        </w:rPr>
        <w:t>obj</w:t>
      </w:r>
      <w:r>
        <w:t>).</w:t>
      </w:r>
    </w:p>
    <w:p w14:paraId="131B90A4" w14:textId="77777777" w:rsidR="0082765F" w:rsidRDefault="0082765F" w:rsidP="0082765F">
      <w:pPr>
        <w:pStyle w:val="Alg4"/>
        <w:numPr>
          <w:ilvl w:val="0"/>
          <w:numId w:val="1454"/>
        </w:numPr>
      </w:pPr>
      <w:r>
        <w:t xml:space="preserve">Let </w:t>
      </w:r>
      <w:r>
        <w:rPr>
          <w:i/>
          <w:iCs/>
        </w:rPr>
        <w:t>keys</w:t>
      </w:r>
      <w:r>
        <w:t xml:space="preserve"> be the result </w:t>
      </w:r>
      <w:r>
        <w:rPr>
          <w:iCs/>
        </w:rPr>
        <w:t xml:space="preserve">of calling the [[OwnPropertyKeys]] internal method of </w:t>
      </w:r>
      <w:r>
        <w:rPr>
          <w:i/>
          <w:iCs/>
        </w:rPr>
        <w:t>obj</w:t>
      </w:r>
      <w:r w:rsidRPr="00E77497">
        <w:t>.</w:t>
      </w:r>
    </w:p>
    <w:p w14:paraId="2388B0FB" w14:textId="77777777" w:rsidR="0082765F" w:rsidRDefault="0082765F" w:rsidP="0082765F">
      <w:pPr>
        <w:pStyle w:val="Alg4"/>
        <w:numPr>
          <w:ilvl w:val="0"/>
          <w:numId w:val="1454"/>
        </w:numPr>
      </w:pPr>
      <w:r>
        <w:t>ReturnIfAbrupt(</w:t>
      </w:r>
      <w:r>
        <w:rPr>
          <w:i/>
          <w:iCs/>
        </w:rPr>
        <w:t>keys</w:t>
      </w:r>
      <w:r>
        <w:t>).</w:t>
      </w:r>
    </w:p>
    <w:p w14:paraId="4DFA5903" w14:textId="77777777" w:rsidR="0082765F" w:rsidRPr="00E77497" w:rsidRDefault="0082765F" w:rsidP="0082765F">
      <w:pPr>
        <w:pStyle w:val="Alg4"/>
        <w:numPr>
          <w:ilvl w:val="0"/>
          <w:numId w:val="1454"/>
        </w:numPr>
      </w:pPr>
      <w:r w:rsidRPr="00E77497">
        <w:t xml:space="preserve">Let </w:t>
      </w:r>
      <w:r>
        <w:rPr>
          <w:i/>
        </w:rPr>
        <w:t>nameList</w:t>
      </w:r>
      <w:r w:rsidRPr="00E77497">
        <w:rPr>
          <w:i/>
        </w:rPr>
        <w:t xml:space="preserve"> </w:t>
      </w:r>
      <w:r w:rsidRPr="00E77497">
        <w:t xml:space="preserve">be </w:t>
      </w:r>
      <w:r>
        <w:t>a new empty List</w:t>
      </w:r>
      <w:r w:rsidRPr="00E77497">
        <w:t>.</w:t>
      </w:r>
    </w:p>
    <w:p w14:paraId="18359B0A" w14:textId="77777777" w:rsidR="0082765F" w:rsidRDefault="0082765F" w:rsidP="0082765F">
      <w:pPr>
        <w:pStyle w:val="Alg3"/>
        <w:numPr>
          <w:ilvl w:val="0"/>
          <w:numId w:val="1454"/>
        </w:numPr>
      </w:pPr>
      <w:r>
        <w:t xml:space="preserve">Let </w:t>
      </w:r>
      <w:r w:rsidRPr="00074D83">
        <w:rPr>
          <w:i/>
          <w:iCs/>
        </w:rPr>
        <w:t>gotAllNames</w:t>
      </w:r>
      <w:r>
        <w:t xml:space="preserve"> be </w:t>
      </w:r>
      <w:r>
        <w:rPr>
          <w:b/>
          <w:bCs/>
        </w:rPr>
        <w:t>false</w:t>
      </w:r>
      <w:r>
        <w:t>.</w:t>
      </w:r>
    </w:p>
    <w:p w14:paraId="5B898508" w14:textId="77777777" w:rsidR="0082765F" w:rsidRPr="00E77497" w:rsidRDefault="0082765F" w:rsidP="0082765F">
      <w:pPr>
        <w:pStyle w:val="Alg3"/>
        <w:numPr>
          <w:ilvl w:val="0"/>
          <w:numId w:val="1454"/>
        </w:numPr>
      </w:pPr>
      <w:r w:rsidRPr="00E77497">
        <w:t>Repeat</w:t>
      </w:r>
      <w:r>
        <w:t xml:space="preserve"> while </w:t>
      </w:r>
      <w:r w:rsidRPr="002763F2">
        <w:rPr>
          <w:i/>
          <w:iCs/>
        </w:rPr>
        <w:t>gotAllNames</w:t>
      </w:r>
      <w:r w:rsidRPr="00903613">
        <w:t xml:space="preserve"> </w:t>
      </w:r>
      <w:r>
        <w:t xml:space="preserve">is </w:t>
      </w:r>
      <w:r>
        <w:rPr>
          <w:b/>
          <w:bCs/>
        </w:rPr>
        <w:t>false</w:t>
      </w:r>
      <w:r>
        <w:t>,</w:t>
      </w:r>
    </w:p>
    <w:p w14:paraId="45C158CD" w14:textId="77777777" w:rsidR="0082765F" w:rsidRDefault="0082765F" w:rsidP="0082765F">
      <w:pPr>
        <w:pStyle w:val="Alg3"/>
        <w:numPr>
          <w:ilvl w:val="1"/>
          <w:numId w:val="1454"/>
        </w:numPr>
      </w:pPr>
      <w:r>
        <w:t xml:space="preserve">Let </w:t>
      </w:r>
      <w:r w:rsidRPr="004848CA">
        <w:rPr>
          <w:i/>
        </w:rPr>
        <w:t>next</w:t>
      </w:r>
      <w:r>
        <w:t xml:space="preserve"> be the result of IteratorNext(</w:t>
      </w:r>
      <w:r>
        <w:rPr>
          <w:i/>
        </w:rPr>
        <w:t>keys</w:t>
      </w:r>
      <w:r>
        <w:t>).</w:t>
      </w:r>
    </w:p>
    <w:p w14:paraId="25788299" w14:textId="77777777" w:rsidR="0082765F" w:rsidRDefault="0082765F" w:rsidP="0082765F">
      <w:pPr>
        <w:pStyle w:val="Alg4"/>
        <w:numPr>
          <w:ilvl w:val="1"/>
          <w:numId w:val="1454"/>
        </w:numPr>
        <w:contextualSpacing/>
      </w:pPr>
      <w:r>
        <w:t>ReturnIfAbrupt(</w:t>
      </w:r>
      <w:r>
        <w:rPr>
          <w:i/>
          <w:iCs/>
        </w:rPr>
        <w:t>next</w:t>
      </w:r>
      <w:r>
        <w:t>).</w:t>
      </w:r>
    </w:p>
    <w:p w14:paraId="1B36DE0F" w14:textId="77777777" w:rsidR="0082765F" w:rsidRDefault="0082765F" w:rsidP="0082765F">
      <w:pPr>
        <w:numPr>
          <w:ilvl w:val="1"/>
          <w:numId w:val="1454"/>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14:paraId="22F19AF3" w14:textId="77777777" w:rsidR="0082765F" w:rsidRDefault="0082765F" w:rsidP="0082765F">
      <w:pPr>
        <w:numPr>
          <w:ilvl w:val="1"/>
          <w:numId w:val="1454"/>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29D22A48" w14:textId="77777777" w:rsidR="0082765F" w:rsidRDefault="0082765F" w:rsidP="0082765F">
      <w:pPr>
        <w:pStyle w:val="Alg3"/>
        <w:numPr>
          <w:ilvl w:val="1"/>
          <w:numId w:val="1454"/>
        </w:numPr>
      </w:pPr>
      <w:r>
        <w:t xml:space="preserve">If </w:t>
      </w:r>
      <w:r>
        <w:rPr>
          <w:i/>
          <w:iCs/>
        </w:rPr>
        <w:t>done</w:t>
      </w:r>
      <w:r>
        <w:t xml:space="preserve"> is </w:t>
      </w:r>
      <w:r w:rsidRPr="00BC2562">
        <w:rPr>
          <w:b/>
        </w:rPr>
        <w:t>true</w:t>
      </w:r>
      <w:r>
        <w:t xml:space="preserve">, then let </w:t>
      </w:r>
      <w:r w:rsidRPr="002763F2">
        <w:rPr>
          <w:i/>
          <w:iCs/>
        </w:rPr>
        <w:t>gotAllNames</w:t>
      </w:r>
      <w:r>
        <w:t xml:space="preserve"> be </w:t>
      </w:r>
      <w:r>
        <w:rPr>
          <w:b/>
          <w:bCs/>
        </w:rPr>
        <w:t>true</w:t>
      </w:r>
      <w:r>
        <w:t>.</w:t>
      </w:r>
    </w:p>
    <w:p w14:paraId="7EACC300" w14:textId="77777777" w:rsidR="0082765F" w:rsidRDefault="0082765F" w:rsidP="0082765F">
      <w:pPr>
        <w:pStyle w:val="Alg3"/>
        <w:numPr>
          <w:ilvl w:val="1"/>
          <w:numId w:val="1454"/>
        </w:numPr>
      </w:pPr>
      <w:r>
        <w:t>Else,</w:t>
      </w:r>
    </w:p>
    <w:p w14:paraId="44C1D5B4" w14:textId="77777777" w:rsidR="0082765F" w:rsidRDefault="0082765F" w:rsidP="0082765F">
      <w:pPr>
        <w:pStyle w:val="Alg4"/>
        <w:numPr>
          <w:ilvl w:val="2"/>
          <w:numId w:val="1454"/>
        </w:numPr>
        <w:spacing w:after="120"/>
        <w:contextualSpacing/>
      </w:pPr>
      <w:r>
        <w:t xml:space="preserve">Let </w:t>
      </w:r>
      <w:r>
        <w:rPr>
          <w:i/>
          <w:iCs/>
        </w:rPr>
        <w:t>nextKey</w:t>
      </w:r>
      <w:r>
        <w:t xml:space="preserve"> be IteratorValue(</w:t>
      </w:r>
      <w:r>
        <w:rPr>
          <w:i/>
          <w:iCs/>
        </w:rPr>
        <w:t>next</w:t>
      </w:r>
      <w:r>
        <w:t>).</w:t>
      </w:r>
    </w:p>
    <w:p w14:paraId="5B303A39" w14:textId="77777777" w:rsidR="0082765F" w:rsidRDefault="0082765F" w:rsidP="0082765F">
      <w:pPr>
        <w:pStyle w:val="Alg4"/>
        <w:numPr>
          <w:ilvl w:val="2"/>
          <w:numId w:val="1454"/>
        </w:numPr>
        <w:spacing w:after="120"/>
        <w:contextualSpacing/>
      </w:pPr>
      <w:r>
        <w:t>ReturnIfAbrupt(</w:t>
      </w:r>
      <w:r>
        <w:rPr>
          <w:i/>
          <w:iCs/>
        </w:rPr>
        <w:t>nextKey</w:t>
      </w:r>
      <w:r>
        <w:t>).</w:t>
      </w:r>
    </w:p>
    <w:p w14:paraId="643682C2" w14:textId="77777777" w:rsidR="0082765F" w:rsidRDefault="0082765F" w:rsidP="0082765F">
      <w:pPr>
        <w:pStyle w:val="Alg4"/>
        <w:numPr>
          <w:ilvl w:val="2"/>
          <w:numId w:val="1454"/>
        </w:numPr>
      </w:pPr>
      <w:r>
        <w:t>If Type(</w:t>
      </w:r>
      <w:r w:rsidRPr="0079389E">
        <w:rPr>
          <w:i/>
        </w:rPr>
        <w:t>next</w:t>
      </w:r>
      <w:r>
        <w:rPr>
          <w:i/>
        </w:rPr>
        <w:t>Key</w:t>
      </w:r>
      <w:r>
        <w:t>) is String, then</w:t>
      </w:r>
    </w:p>
    <w:p w14:paraId="1A433574" w14:textId="77777777" w:rsidR="0082765F" w:rsidRDefault="0082765F" w:rsidP="0082765F">
      <w:pPr>
        <w:pStyle w:val="Alg4"/>
        <w:numPr>
          <w:ilvl w:val="3"/>
          <w:numId w:val="1454"/>
        </w:numPr>
      </w:pPr>
      <w:r>
        <w:t xml:space="preserve">Let </w:t>
      </w:r>
      <w:r>
        <w:rPr>
          <w:i/>
          <w:iCs/>
        </w:rPr>
        <w:t>desc</w:t>
      </w:r>
      <w:r>
        <w:t xml:space="preserve"> be the result of calling the [[GetOwnProperty]] internal method of </w:t>
      </w:r>
      <w:r>
        <w:rPr>
          <w:i/>
          <w:iCs/>
        </w:rPr>
        <w:t>O</w:t>
      </w:r>
      <w:r>
        <w:t xml:space="preserve"> with argument </w:t>
      </w:r>
      <w:r>
        <w:rPr>
          <w:i/>
          <w:iCs/>
        </w:rPr>
        <w:t>nextKey</w:t>
      </w:r>
      <w:r>
        <w:t>.</w:t>
      </w:r>
    </w:p>
    <w:p w14:paraId="1F6668FA" w14:textId="77777777" w:rsidR="0082765F" w:rsidRDefault="0082765F" w:rsidP="0082765F">
      <w:pPr>
        <w:pStyle w:val="Alg4"/>
        <w:numPr>
          <w:ilvl w:val="3"/>
          <w:numId w:val="1454"/>
        </w:numPr>
      </w:pPr>
      <w:r>
        <w:t>ReturnIfAbrupt(</w:t>
      </w:r>
      <w:r>
        <w:rPr>
          <w:i/>
          <w:iCs/>
        </w:rPr>
        <w:t>desc</w:t>
      </w:r>
      <w:r>
        <w:t>).</w:t>
      </w:r>
    </w:p>
    <w:p w14:paraId="36D5FD63" w14:textId="77777777" w:rsidR="0082765F" w:rsidRDefault="0082765F" w:rsidP="0082765F">
      <w:pPr>
        <w:pStyle w:val="Alg4"/>
        <w:numPr>
          <w:ilvl w:val="3"/>
          <w:numId w:val="1454"/>
        </w:numPr>
      </w:pPr>
      <w:r>
        <w:t xml:space="preserve">If </w:t>
      </w:r>
      <w:r>
        <w:rPr>
          <w:i/>
          <w:iCs/>
        </w:rPr>
        <w:t>desc</w:t>
      </w:r>
      <w:r>
        <w:t xml:space="preserve"> is not </w:t>
      </w:r>
      <w:r>
        <w:rPr>
          <w:b/>
          <w:bCs/>
        </w:rPr>
        <w:t>undefined</w:t>
      </w:r>
      <w:r>
        <w:t xml:space="preserve"> and </w:t>
      </w:r>
      <w:r w:rsidRPr="00E77497">
        <w:rPr>
          <w:i/>
        </w:rPr>
        <w:t>desc</w:t>
      </w:r>
      <w:r w:rsidRPr="00E77497">
        <w:t>.[[</w:t>
      </w:r>
      <w:r>
        <w:t>Enumerable</w:t>
      </w:r>
      <w:r w:rsidRPr="00E77497">
        <w:t xml:space="preserve">]] is </w:t>
      </w:r>
      <w:r>
        <w:rPr>
          <w:b/>
        </w:rPr>
        <w:t>true</w:t>
      </w:r>
      <w:r>
        <w:t>, then</w:t>
      </w:r>
    </w:p>
    <w:p w14:paraId="4A668C24" w14:textId="77777777" w:rsidR="0082765F" w:rsidRDefault="0082765F" w:rsidP="0082765F">
      <w:pPr>
        <w:pStyle w:val="Alg4"/>
        <w:numPr>
          <w:ilvl w:val="4"/>
          <w:numId w:val="1454"/>
        </w:numPr>
      </w:pPr>
      <w:r>
        <w:t xml:space="preserve">Append </w:t>
      </w:r>
      <w:r>
        <w:rPr>
          <w:i/>
          <w:iCs/>
        </w:rPr>
        <w:t>nextKey</w:t>
      </w:r>
      <w:r>
        <w:t xml:space="preserve"> as the last element of </w:t>
      </w:r>
      <w:r>
        <w:rPr>
          <w:i/>
        </w:rPr>
        <w:t>nameList</w:t>
      </w:r>
      <w:r>
        <w:rPr>
          <w:iCs/>
        </w:rPr>
        <w:t>.</w:t>
      </w:r>
    </w:p>
    <w:p w14:paraId="5B1B1E5D" w14:textId="77777777" w:rsidR="0082765F" w:rsidRPr="00E77497" w:rsidRDefault="0082765F" w:rsidP="0082765F">
      <w:pPr>
        <w:pStyle w:val="Alg4"/>
        <w:numPr>
          <w:ilvl w:val="0"/>
          <w:numId w:val="1454"/>
        </w:numPr>
        <w:spacing w:after="240"/>
      </w:pPr>
      <w:r w:rsidRPr="00E77497">
        <w:t xml:space="preserve">Return </w:t>
      </w:r>
      <w:r>
        <w:rPr>
          <w:iCs/>
        </w:rPr>
        <w:t>CreateArrayFromList(</w:t>
      </w:r>
      <w:r>
        <w:rPr>
          <w:i/>
        </w:rPr>
        <w:t>nameList</w:t>
      </w:r>
      <w:r>
        <w:rPr>
          <w:iCs/>
        </w:rPr>
        <w:t>)</w:t>
      </w:r>
      <w:r w:rsidRPr="00E77497">
        <w:t>.</w:t>
      </w:r>
    </w:p>
    <w:p w14:paraId="3A68B518" w14:textId="77777777" w:rsidR="0082765F" w:rsidRPr="00E77497" w:rsidRDefault="0082765F" w:rsidP="0082765F">
      <w:r w:rsidRPr="00E77497">
        <w:t>If an implementation defines a specific order of enumeratio</w:t>
      </w:r>
      <w:r>
        <w:t>n for the for-in statement, the same order must be used for the elements of the array returned in step 7</w:t>
      </w:r>
      <w:r w:rsidRPr="00E77497">
        <w:t>.</w:t>
      </w:r>
    </w:p>
    <w:p w14:paraId="5DF8355B" w14:textId="77777777" w:rsidR="00844F19" w:rsidRDefault="00844F19" w:rsidP="00844F19">
      <w:pPr>
        <w:pStyle w:val="40"/>
      </w:pPr>
      <w:r w:rsidRPr="00E77497">
        <w:t>Object.</w:t>
      </w:r>
      <w:r>
        <w:t>mixin</w:t>
      </w:r>
      <w:r w:rsidRPr="00E77497">
        <w:t xml:space="preserve"> ( </w:t>
      </w:r>
      <w:r>
        <w:t>target, source</w:t>
      </w:r>
      <w:r w:rsidRPr="00E77497">
        <w:t xml:space="preserve"> )</w:t>
      </w:r>
    </w:p>
    <w:p w14:paraId="1623C385" w14:textId="77777777" w:rsidR="00844F19" w:rsidRDefault="00844F19" w:rsidP="00844F19">
      <w:pPr>
        <w:pBdr>
          <w:top w:val="single" w:sz="4" w:space="1" w:color="auto"/>
          <w:left w:val="single" w:sz="4" w:space="4" w:color="auto"/>
          <w:bottom w:val="single" w:sz="4" w:space="1" w:color="auto"/>
          <w:right w:val="single" w:sz="4" w:space="4" w:color="auto"/>
        </w:pBdr>
        <w:shd w:val="clear" w:color="auto" w:fill="FFC000"/>
      </w:pPr>
      <w:r>
        <w:t>Don’t have TC39 concensus on including this or its name.  Hower, there appears to be strong interest both within TC39 and on es-disuss and reasonable use cases.  “mixin” seems to be the favorate name from es-discuss, although concerns have been raised that it might clash with some existing libraries.</w:t>
      </w:r>
    </w:p>
    <w:p w14:paraId="75108886" w14:textId="77777777" w:rsidR="00844F19" w:rsidRDefault="00844F19" w:rsidP="00844F19">
      <w:pPr>
        <w:pBdr>
          <w:top w:val="single" w:sz="4" w:space="1" w:color="auto"/>
          <w:left w:val="single" w:sz="4" w:space="4" w:color="auto"/>
          <w:bottom w:val="single" w:sz="4" w:space="1" w:color="auto"/>
          <w:right w:val="single" w:sz="4" w:space="4" w:color="auto"/>
        </w:pBdr>
        <w:shd w:val="clear" w:color="auto" w:fill="FFC000"/>
      </w:pPr>
      <w:r>
        <w:t>TODO :</w:t>
      </w:r>
    </w:p>
    <w:p w14:paraId="16527A43" w14:textId="77777777"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All non-private properties of source</w:t>
      </w:r>
    </w:p>
    <w:p w14:paraId="7529204C" w14:textId="77777777"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Uses [[GetOwnProperty]]/[[DefineOwnProperty]]</w:t>
      </w:r>
    </w:p>
    <w:p w14:paraId="45C8FA25" w14:textId="77777777"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private symbols are not copied</w:t>
      </w:r>
    </w:p>
    <w:p w14:paraId="4A314511" w14:textId="77777777"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non-symbols are copied</w:t>
      </w:r>
    </w:p>
    <w:p w14:paraId="5F337F08" w14:textId="77777777"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super mechanism (rebind super)</w:t>
      </w:r>
    </w:p>
    <w:p w14:paraId="559D3849" w14:textId="77777777"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Returns modified "target"</w:t>
      </w:r>
    </w:p>
    <w:p w14:paraId="0B853552" w14:textId="77777777" w:rsidR="00844F19" w:rsidRPr="00390C82" w:rsidRDefault="00844F19" w:rsidP="00844F19"/>
    <w:p w14:paraId="105B3461" w14:textId="77777777" w:rsidR="00844F19" w:rsidRPr="00E77497" w:rsidRDefault="00844F19" w:rsidP="00844F19">
      <w:pPr>
        <w:pStyle w:val="40"/>
      </w:pPr>
      <w:bookmarkStart w:id="4965" w:name="_Ref366135660"/>
      <w:r w:rsidRPr="00E77497">
        <w:t>Object.preventExtensions ( O )</w:t>
      </w:r>
      <w:bookmarkEnd w:id="4965"/>
    </w:p>
    <w:p w14:paraId="15F51973" w14:textId="77777777" w:rsidR="00844F19" w:rsidRPr="00E77497" w:rsidRDefault="00844F19" w:rsidP="00844F19">
      <w:r w:rsidRPr="00E77497">
        <w:t xml:space="preserve">When the </w:t>
      </w:r>
      <w:r w:rsidRPr="00E77497">
        <w:rPr>
          <w:b/>
        </w:rPr>
        <w:t>preventExtensions</w:t>
      </w:r>
      <w:r w:rsidRPr="00E77497">
        <w:t xml:space="preserve"> function is called, the following steps are taken:</w:t>
      </w:r>
    </w:p>
    <w:p w14:paraId="76DE0AB2" w14:textId="77777777" w:rsidR="00844F19" w:rsidRPr="00E77497" w:rsidRDefault="00844F19" w:rsidP="00844F19">
      <w:pPr>
        <w:pStyle w:val="Alg4"/>
        <w:numPr>
          <w:ilvl w:val="0"/>
          <w:numId w:val="175"/>
        </w:numPr>
      </w:pPr>
      <w:r w:rsidRPr="00E77497">
        <w:t>If Type(</w:t>
      </w:r>
      <w:r w:rsidRPr="00E77497">
        <w:rPr>
          <w:i/>
        </w:rPr>
        <w:t>O</w:t>
      </w:r>
      <w:r w:rsidRPr="00E77497">
        <w:t>) is not Object throw</w:t>
      </w:r>
      <w:r>
        <w:t>,</w:t>
      </w:r>
      <w:r w:rsidRPr="00E77497">
        <w:t xml:space="preserve"> </w:t>
      </w:r>
      <w:r>
        <w:t xml:space="preserve">return </w:t>
      </w:r>
      <w:r>
        <w:rPr>
          <w:i/>
          <w:iCs/>
        </w:rPr>
        <w:t>O</w:t>
      </w:r>
      <w:r w:rsidRPr="00E77497">
        <w:t>.</w:t>
      </w:r>
    </w:p>
    <w:p w14:paraId="3F4D382A" w14:textId="77777777" w:rsidR="00844F19" w:rsidRPr="00E77497" w:rsidRDefault="00844F19" w:rsidP="00844F19">
      <w:pPr>
        <w:pStyle w:val="Alg4"/>
        <w:numPr>
          <w:ilvl w:val="0"/>
          <w:numId w:val="175"/>
        </w:numPr>
      </w:pPr>
      <w:r>
        <w:t xml:space="preserve">Let </w:t>
      </w:r>
      <w:r>
        <w:rPr>
          <w:i/>
          <w:iCs/>
        </w:rPr>
        <w:t>status</w:t>
      </w:r>
      <w:r>
        <w:t xml:space="preserve"> be the result of calling </w:t>
      </w:r>
      <w:r w:rsidRPr="00E77497">
        <w:t>the [[</w:t>
      </w:r>
      <w:r>
        <w:t>PreventExtensions</w:t>
      </w:r>
      <w:r w:rsidRPr="00E77497">
        <w:t xml:space="preserve">]] internal </w:t>
      </w:r>
      <w:r>
        <w:t>method</w:t>
      </w:r>
      <w:r w:rsidRPr="00E77497">
        <w:t xml:space="preserve"> of </w:t>
      </w:r>
      <w:r>
        <w:rPr>
          <w:i/>
          <w:iCs/>
        </w:rPr>
        <w:t>O</w:t>
      </w:r>
      <w:r w:rsidRPr="00E77497">
        <w:t>.</w:t>
      </w:r>
    </w:p>
    <w:p w14:paraId="10707382" w14:textId="77777777" w:rsidR="00844F19" w:rsidRDefault="00844F19" w:rsidP="00844F19">
      <w:pPr>
        <w:pStyle w:val="Alg4"/>
        <w:numPr>
          <w:ilvl w:val="0"/>
          <w:numId w:val="175"/>
        </w:numPr>
      </w:pPr>
      <w:r>
        <w:t>ReturnIfAbrupt(</w:t>
      </w:r>
      <w:r>
        <w:rPr>
          <w:i/>
          <w:iCs/>
        </w:rPr>
        <w:t>status</w:t>
      </w:r>
      <w:r>
        <w:t>).</w:t>
      </w:r>
    </w:p>
    <w:p w14:paraId="450C0A4F" w14:textId="77777777" w:rsidR="00844F19" w:rsidRDefault="00844F19" w:rsidP="00844F19">
      <w:pPr>
        <w:pStyle w:val="Alg4"/>
        <w:numPr>
          <w:ilvl w:val="0"/>
          <w:numId w:val="175"/>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14:paraId="79F4487F" w14:textId="77777777" w:rsidR="00844F19" w:rsidRPr="00E77497" w:rsidRDefault="00844F19" w:rsidP="00844F19">
      <w:pPr>
        <w:pStyle w:val="Alg4"/>
        <w:numPr>
          <w:ilvl w:val="0"/>
          <w:numId w:val="175"/>
        </w:numPr>
        <w:spacing w:after="120"/>
      </w:pPr>
      <w:r w:rsidRPr="00E77497">
        <w:t xml:space="preserve">Return </w:t>
      </w:r>
      <w:r w:rsidRPr="00E77497">
        <w:rPr>
          <w:i/>
        </w:rPr>
        <w:t>O</w:t>
      </w:r>
      <w:r w:rsidRPr="00E77497">
        <w:t>.</w:t>
      </w:r>
    </w:p>
    <w:p w14:paraId="2B8E1B23" w14:textId="77777777" w:rsidR="004C02EF" w:rsidRPr="00E77497" w:rsidRDefault="004C02EF" w:rsidP="00D148E9">
      <w:pPr>
        <w:pStyle w:val="40"/>
      </w:pPr>
      <w:r w:rsidRPr="00E77497">
        <w:t>Object.prototyp</w:t>
      </w:r>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r w:rsidRPr="00E77497">
        <w:t>e</w:t>
      </w:r>
      <w:bookmarkEnd w:id="4953"/>
    </w:p>
    <w:p w14:paraId="05B3CFE1" w14:textId="77777777"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w:t>
      </w:r>
      <w:r w:rsidR="003A1B18">
        <w:fldChar w:fldCharType="begin"/>
      </w:r>
      <w:r w:rsidR="003A1B18">
        <w:instrText xml:space="preserve"> REF _Ref360007187 \r \h </w:instrText>
      </w:r>
      <w:r w:rsidR="003A1B18">
        <w:fldChar w:fldCharType="separate"/>
      </w:r>
      <w:r w:rsidR="00083CEC">
        <w:t>19.1.4</w:t>
      </w:r>
      <w:r w:rsidR="003A1B18">
        <w:fldChar w:fldCharType="end"/>
      </w:r>
      <w:r w:rsidRPr="00E77497">
        <w:t>).</w:t>
      </w:r>
      <w:bookmarkStart w:id="4966" w:name="_Toc382291607"/>
      <w:bookmarkStart w:id="4967" w:name="_Toc385672263"/>
    </w:p>
    <w:p w14:paraId="5E3AAD20" w14:textId="77777777" w:rsidR="004C02EF" w:rsidRPr="00E77497" w:rsidRDefault="004C02EF" w:rsidP="004C02EF">
      <w:r w:rsidRPr="00E77497">
        <w:t xml:space="preserve">This property has the attributes {[[Writable]]: </w:t>
      </w:r>
      <w:r w:rsidRPr="00BD058A">
        <w:rPr>
          <w:b/>
          <w:bCs/>
        </w:rPr>
        <w:t>false</w:t>
      </w:r>
      <w:r w:rsidRPr="00E77497">
        <w:t xml:space="preserve">, [[Enumerable]]: </w:t>
      </w:r>
      <w:r w:rsidRPr="00BD058A">
        <w:rPr>
          <w:b/>
          <w:bCs/>
        </w:rPr>
        <w:t>false</w:t>
      </w:r>
      <w:r w:rsidRPr="00E77497">
        <w:t xml:space="preserve">, [[Configurable]]: </w:t>
      </w:r>
      <w:r w:rsidRPr="00BD058A">
        <w:rPr>
          <w:b/>
          <w:bCs/>
        </w:rPr>
        <w:t>false</w:t>
      </w:r>
      <w:r w:rsidRPr="00E77497">
        <w:t xml:space="preserve"> }.</w:t>
      </w:r>
      <w:bookmarkStart w:id="4968" w:name="_Ref393609257"/>
      <w:bookmarkStart w:id="4969" w:name="_Toc393690377"/>
    </w:p>
    <w:p w14:paraId="0C107BEC" w14:textId="77777777" w:rsidR="004C02EF" w:rsidRPr="00E77497" w:rsidRDefault="004C02EF" w:rsidP="00D148E9">
      <w:pPr>
        <w:pStyle w:val="40"/>
      </w:pPr>
      <w:bookmarkStart w:id="4970" w:name="_Ref366135622"/>
      <w:r w:rsidRPr="00E77497">
        <w:t>Object.seal ( O )</w:t>
      </w:r>
      <w:bookmarkEnd w:id="4970"/>
    </w:p>
    <w:p w14:paraId="6F6EB14C" w14:textId="77777777" w:rsidR="004C02EF" w:rsidRPr="00E77497" w:rsidRDefault="004C02EF" w:rsidP="004C02EF">
      <w:r w:rsidRPr="00E77497">
        <w:t xml:space="preserve">When the </w:t>
      </w:r>
      <w:r w:rsidRPr="00E77497">
        <w:rPr>
          <w:b/>
        </w:rPr>
        <w:t>seal</w:t>
      </w:r>
      <w:r w:rsidRPr="00E77497">
        <w:t xml:space="preserve"> function is called, the following steps are taken:</w:t>
      </w:r>
    </w:p>
    <w:p w14:paraId="0494A307" w14:textId="77777777" w:rsidR="004C02EF" w:rsidRPr="00E77497" w:rsidRDefault="004C02EF" w:rsidP="00AA1D7F">
      <w:pPr>
        <w:pStyle w:val="Alg4"/>
        <w:numPr>
          <w:ilvl w:val="0"/>
          <w:numId w:val="173"/>
        </w:numPr>
      </w:pPr>
      <w:r w:rsidRPr="00E77497">
        <w:t>If Type(</w:t>
      </w:r>
      <w:r w:rsidRPr="00E77497">
        <w:rPr>
          <w:i/>
        </w:rPr>
        <w:t>O</w:t>
      </w:r>
      <w:r w:rsidRPr="00E77497">
        <w:t>) is not Object</w:t>
      </w:r>
      <w:r w:rsidR="00AA1D7F">
        <w:t>,</w:t>
      </w:r>
      <w:r w:rsidRPr="00E77497">
        <w:t xml:space="preserve"> </w:t>
      </w:r>
      <w:r w:rsidR="00AA1D7F">
        <w:t xml:space="preserve">return </w:t>
      </w:r>
      <w:r w:rsidR="00AA1D7F">
        <w:rPr>
          <w:i/>
          <w:iCs/>
        </w:rPr>
        <w:t>O</w:t>
      </w:r>
      <w:r w:rsidRPr="00E77497">
        <w:t>.</w:t>
      </w:r>
    </w:p>
    <w:p w14:paraId="553F051B" w14:textId="77777777" w:rsidR="00B33292" w:rsidRDefault="00B33292" w:rsidP="004314E0">
      <w:pPr>
        <w:pStyle w:val="Alg4"/>
        <w:numPr>
          <w:ilvl w:val="0"/>
          <w:numId w:val="173"/>
        </w:numPr>
      </w:pPr>
      <w:r>
        <w:t xml:space="preserve">Let </w:t>
      </w:r>
      <w:r w:rsidRPr="00B33292">
        <w:rPr>
          <w:i/>
        </w:rPr>
        <w:t>status</w:t>
      </w:r>
      <w:r>
        <w:t xml:space="preserve"> be the result </w:t>
      </w:r>
      <w:r w:rsidR="00A20F40">
        <w:t xml:space="preserve">of </w:t>
      </w:r>
      <w:r w:rsidR="004314E0">
        <w:t>SetInte</w:t>
      </w:r>
      <w:r w:rsidR="00C5532F">
        <w:t>g</w:t>
      </w:r>
      <w:r w:rsidR="004314E0">
        <w:t>rityLevel(</w:t>
      </w:r>
      <w:r w:rsidR="004314E0" w:rsidRPr="00E77497">
        <w:t xml:space="preserve"> </w:t>
      </w:r>
      <w:r w:rsidR="004314E0" w:rsidRPr="00E77497">
        <w:rPr>
          <w:i/>
        </w:rPr>
        <w:t>O</w:t>
      </w:r>
      <w:r w:rsidR="004314E0">
        <w:t>,</w:t>
      </w:r>
      <w:r w:rsidR="004314E0" w:rsidRPr="00E77497">
        <w:t xml:space="preserve"> </w:t>
      </w:r>
      <w:r w:rsidR="00A20F40" w:rsidRPr="00E77497">
        <w:t xml:space="preserve"> </w:t>
      </w:r>
      <w:r w:rsidR="00B40D54" w:rsidRPr="00F770B9">
        <w:t>"</w:t>
      </w:r>
      <w:r w:rsidR="00B40D54">
        <w:rPr>
          <w:rFonts w:ascii="Courier New" w:hAnsi="Courier New" w:cs="Courier New"/>
          <w:b/>
        </w:rPr>
        <w:t>sealed</w:t>
      </w:r>
      <w:r w:rsidR="00B40D54" w:rsidRPr="00F770B9">
        <w:t>"</w:t>
      </w:r>
      <w:r w:rsidR="004314E0">
        <w:t>)</w:t>
      </w:r>
      <w:r>
        <w:t>.</w:t>
      </w:r>
    </w:p>
    <w:p w14:paraId="6DB3B42C" w14:textId="77777777" w:rsidR="004C02EF" w:rsidRPr="00E77497" w:rsidRDefault="00B33292" w:rsidP="00A20F40">
      <w:pPr>
        <w:pStyle w:val="Alg4"/>
        <w:numPr>
          <w:ilvl w:val="0"/>
          <w:numId w:val="173"/>
        </w:numPr>
      </w:pPr>
      <w:r>
        <w:t>ReturnIfAbrupt(</w:t>
      </w:r>
      <w:r>
        <w:rPr>
          <w:i/>
        </w:rPr>
        <w:t>status</w:t>
      </w:r>
      <w:r>
        <w:t>)</w:t>
      </w:r>
      <w:r w:rsidR="004C02EF" w:rsidRPr="00E77497">
        <w:t>.</w:t>
      </w:r>
    </w:p>
    <w:p w14:paraId="2213F43F" w14:textId="77777777" w:rsidR="00E147AB" w:rsidRDefault="00E147AB" w:rsidP="00E147AB">
      <w:pPr>
        <w:pStyle w:val="Alg4"/>
        <w:numPr>
          <w:ilvl w:val="0"/>
          <w:numId w:val="173"/>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14:paraId="728DDCE4" w14:textId="77777777"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14:paraId="47600606" w14:textId="77777777" w:rsidR="00B81C77" w:rsidRPr="00E77497" w:rsidRDefault="00B81C77" w:rsidP="00B81C77">
      <w:pPr>
        <w:pStyle w:val="40"/>
      </w:pPr>
      <w:bookmarkStart w:id="4971" w:name="_Ref424534029"/>
      <w:bookmarkStart w:id="4972" w:name="_Toc472818912"/>
      <w:bookmarkStart w:id="4973" w:name="_Toc235503490"/>
      <w:bookmarkStart w:id="4974" w:name="_Toc241509265"/>
      <w:bookmarkStart w:id="4975" w:name="_Toc244416752"/>
      <w:bookmarkStart w:id="4976" w:name="_Toc276631116"/>
      <w:r w:rsidRPr="00E77497">
        <w:t>Object.</w:t>
      </w:r>
      <w:r>
        <w:t>s</w:t>
      </w:r>
      <w:r w:rsidRPr="00E77497">
        <w:t>etPrototypeOf ( O</w:t>
      </w:r>
      <w:r>
        <w:t>, proto</w:t>
      </w:r>
      <w:r w:rsidRPr="00E77497">
        <w:t xml:space="preserve"> )</w:t>
      </w:r>
    </w:p>
    <w:p w14:paraId="49D3DCEF" w14:textId="77777777" w:rsidR="00B81C77" w:rsidRPr="00E77497" w:rsidRDefault="00B81C77" w:rsidP="00B81C77">
      <w:r w:rsidRPr="00E77497">
        <w:t xml:space="preserve">When the </w:t>
      </w:r>
      <w:r>
        <w:rPr>
          <w:rFonts w:ascii="Courier New" w:hAnsi="Courier New"/>
          <w:b/>
        </w:rPr>
        <w:t>s</w:t>
      </w:r>
      <w:r w:rsidRPr="00E77497">
        <w:rPr>
          <w:rFonts w:ascii="Courier New" w:hAnsi="Courier New"/>
          <w:b/>
        </w:rPr>
        <w:t>etPrototypeOf</w:t>
      </w:r>
      <w:r w:rsidRPr="00E77497">
        <w:t xml:space="preserve"> function is called with argument</w:t>
      </w:r>
      <w:r>
        <w:t>s</w:t>
      </w:r>
      <w:r w:rsidRPr="00E77497">
        <w:t xml:space="preserve"> </w:t>
      </w:r>
      <w:r w:rsidRPr="00E77497">
        <w:rPr>
          <w:rFonts w:ascii="Times New Roman" w:hAnsi="Times New Roman"/>
          <w:i/>
        </w:rPr>
        <w:t>O</w:t>
      </w:r>
      <w:r>
        <w:rPr>
          <w:rFonts w:ascii="Times New Roman" w:hAnsi="Times New Roman"/>
          <w:iCs/>
        </w:rPr>
        <w:t xml:space="preserve"> and </w:t>
      </w:r>
      <w:r w:rsidRPr="00B81C77">
        <w:t>proto</w:t>
      </w:r>
      <w:r w:rsidRPr="00E77497">
        <w:t>, the following steps are taken:</w:t>
      </w:r>
    </w:p>
    <w:p w14:paraId="5FCFA4F9" w14:textId="77777777" w:rsidR="006B10DA" w:rsidRPr="00B34860" w:rsidRDefault="006B10DA" w:rsidP="006B10DA">
      <w:pPr>
        <w:pStyle w:val="Alg4"/>
        <w:numPr>
          <w:ilvl w:val="0"/>
          <w:numId w:val="1429"/>
        </w:numPr>
        <w:rPr>
          <w:i/>
        </w:rPr>
      </w:pPr>
      <w:r w:rsidRPr="00B34860">
        <w:rPr>
          <w:iCs/>
        </w:rPr>
        <w:t xml:space="preserve">Let </w:t>
      </w:r>
      <w:r>
        <w:rPr>
          <w:i/>
        </w:rPr>
        <w:t>O</w:t>
      </w:r>
      <w:r w:rsidRPr="00B34860">
        <w:rPr>
          <w:i/>
        </w:rPr>
        <w:t xml:space="preserve"> </w:t>
      </w:r>
      <w:r w:rsidRPr="00B34860">
        <w:rPr>
          <w:iCs/>
        </w:rPr>
        <w:t xml:space="preserve">be </w:t>
      </w:r>
      <w:r w:rsidRPr="00336408">
        <w:t>CheckObjectCoercible</w:t>
      </w:r>
      <w:r>
        <w:t>(</w:t>
      </w:r>
      <w:r>
        <w:rPr>
          <w:i/>
        </w:rPr>
        <w:t>O</w:t>
      </w:r>
      <w:r>
        <w:t>)</w:t>
      </w:r>
      <w:r w:rsidRPr="00B34860">
        <w:rPr>
          <w:i/>
        </w:rPr>
        <w:t>.</w:t>
      </w:r>
    </w:p>
    <w:p w14:paraId="3BF8D0BB" w14:textId="77777777" w:rsidR="006B10DA" w:rsidRDefault="006B10DA" w:rsidP="006B10DA">
      <w:pPr>
        <w:pStyle w:val="Alg4"/>
        <w:numPr>
          <w:ilvl w:val="0"/>
          <w:numId w:val="1429"/>
        </w:numPr>
      </w:pPr>
      <w:r>
        <w:t>ReturnIfAbrupt(</w:t>
      </w:r>
      <w:r>
        <w:rPr>
          <w:i/>
          <w:iCs/>
        </w:rPr>
        <w:t>O</w:t>
      </w:r>
      <w:r>
        <w:t>).</w:t>
      </w:r>
    </w:p>
    <w:p w14:paraId="536C5B77" w14:textId="77777777" w:rsidR="00B81C77" w:rsidRPr="00E77497" w:rsidRDefault="00B81C77" w:rsidP="00B81C77">
      <w:pPr>
        <w:pStyle w:val="Alg4"/>
        <w:numPr>
          <w:ilvl w:val="0"/>
          <w:numId w:val="1429"/>
        </w:numPr>
      </w:pPr>
      <w:r w:rsidRPr="00E77497">
        <w:t>If Type(</w:t>
      </w:r>
      <w:r>
        <w:rPr>
          <w:i/>
        </w:rPr>
        <w:t>proto</w:t>
      </w:r>
      <w:r w:rsidRPr="00E77497">
        <w:t xml:space="preserve">) is </w:t>
      </w:r>
      <w:r>
        <w:t>neither</w:t>
      </w:r>
      <w:r w:rsidRPr="00E77497">
        <w:t xml:space="preserve"> Object</w:t>
      </w:r>
      <w:r>
        <w:t xml:space="preserve"> or Null, then</w:t>
      </w:r>
      <w:r w:rsidRPr="00E77497">
        <w:t xml:space="preserve"> throw a </w:t>
      </w:r>
      <w:r w:rsidRPr="00E77497">
        <w:rPr>
          <w:b/>
        </w:rPr>
        <w:t xml:space="preserve">TypeError </w:t>
      </w:r>
      <w:r w:rsidRPr="00E77497">
        <w:t>exception.</w:t>
      </w:r>
    </w:p>
    <w:p w14:paraId="7EFDD3A5" w14:textId="77777777" w:rsidR="006B10DA" w:rsidRPr="00E77497" w:rsidRDefault="006B10DA" w:rsidP="006B10DA">
      <w:pPr>
        <w:pStyle w:val="Alg4"/>
        <w:numPr>
          <w:ilvl w:val="0"/>
          <w:numId w:val="1429"/>
        </w:numPr>
      </w:pPr>
      <w:r w:rsidRPr="00E77497">
        <w:t>If Type(</w:t>
      </w:r>
      <w:r w:rsidRPr="00E77497">
        <w:rPr>
          <w:i/>
        </w:rPr>
        <w:t>O</w:t>
      </w:r>
      <w:r w:rsidRPr="00E77497">
        <w:t>) is not Object</w:t>
      </w:r>
      <w:r>
        <w:t>, then</w:t>
      </w:r>
      <w:r w:rsidRPr="00E77497">
        <w:t xml:space="preserve"> </w:t>
      </w:r>
      <w:r>
        <w:t xml:space="preserve">return </w:t>
      </w:r>
      <w:r>
        <w:rPr>
          <w:i/>
          <w:iCs/>
        </w:rPr>
        <w:t>O</w:t>
      </w:r>
      <w:r w:rsidRPr="00E77497">
        <w:t>.</w:t>
      </w:r>
    </w:p>
    <w:p w14:paraId="6AAD64F6" w14:textId="77777777" w:rsidR="00B81C77" w:rsidRDefault="007207FC" w:rsidP="007207FC">
      <w:pPr>
        <w:pStyle w:val="M4"/>
        <w:numPr>
          <w:ilvl w:val="0"/>
          <w:numId w:val="1429"/>
        </w:numPr>
        <w:contextualSpacing/>
      </w:pPr>
      <w:r>
        <w:t xml:space="preserve">Let </w:t>
      </w:r>
      <w:r w:rsidRPr="007207FC">
        <w:rPr>
          <w:i/>
          <w:iCs/>
        </w:rPr>
        <w:t>status</w:t>
      </w:r>
      <w:r>
        <w:t xml:space="preserve"> be the result of</w:t>
      </w:r>
      <w:r w:rsidR="00B81C77" w:rsidRPr="00E77497">
        <w:t xml:space="preserve"> </w:t>
      </w:r>
      <w:r w:rsidR="00B81C77">
        <w:t>calling the</w:t>
      </w:r>
      <w:r w:rsidR="00B81C77" w:rsidRPr="00E77497">
        <w:t xml:space="preserve"> [[</w:t>
      </w:r>
      <w:r w:rsidR="00B81C77">
        <w:t>SetInheritance</w:t>
      </w:r>
      <w:r w:rsidR="00B81C77" w:rsidRPr="00E77497">
        <w:t xml:space="preserve">]] internal </w:t>
      </w:r>
      <w:r w:rsidR="00B81C77">
        <w:t>method</w:t>
      </w:r>
      <w:r w:rsidR="00B81C77" w:rsidRPr="00E77497">
        <w:t xml:space="preserve"> of </w:t>
      </w:r>
      <w:r w:rsidR="00B81C77">
        <w:rPr>
          <w:i/>
        </w:rPr>
        <w:t>O</w:t>
      </w:r>
      <w:r w:rsidR="00B81C77">
        <w:rPr>
          <w:iCs/>
        </w:rPr>
        <w:t xml:space="preserve"> with argument </w:t>
      </w:r>
      <w:r w:rsidR="00B81C77">
        <w:rPr>
          <w:i/>
        </w:rPr>
        <w:t>proto</w:t>
      </w:r>
      <w:r w:rsidR="00B81C77" w:rsidRPr="00E77497">
        <w:t>.</w:t>
      </w:r>
    </w:p>
    <w:p w14:paraId="190733AC" w14:textId="77777777" w:rsidR="007207FC" w:rsidRDefault="007207FC" w:rsidP="007207FC">
      <w:pPr>
        <w:pStyle w:val="M4"/>
        <w:numPr>
          <w:ilvl w:val="0"/>
          <w:numId w:val="1429"/>
        </w:numPr>
        <w:contextualSpacing/>
      </w:pPr>
      <w:r>
        <w:t>ReturnIfAbrupt(</w:t>
      </w:r>
      <w:r w:rsidRPr="00CA3B59">
        <w:rPr>
          <w:i/>
          <w:iCs/>
        </w:rPr>
        <w:t>status</w:t>
      </w:r>
      <w:r>
        <w:t>).</w:t>
      </w:r>
    </w:p>
    <w:p w14:paraId="4455FC17" w14:textId="77777777" w:rsidR="007207FC" w:rsidRDefault="007207FC" w:rsidP="007207FC">
      <w:pPr>
        <w:pStyle w:val="M4"/>
        <w:numPr>
          <w:ilvl w:val="0"/>
          <w:numId w:val="1429"/>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14:paraId="31B4D772" w14:textId="77777777" w:rsidR="007207FC" w:rsidRPr="00E77497" w:rsidRDefault="007207FC" w:rsidP="007207FC">
      <w:pPr>
        <w:pStyle w:val="M4"/>
        <w:numPr>
          <w:ilvl w:val="0"/>
          <w:numId w:val="1429"/>
        </w:numPr>
        <w:contextualSpacing/>
      </w:pPr>
      <w:r>
        <w:t xml:space="preserve">Return </w:t>
      </w:r>
      <w:r>
        <w:rPr>
          <w:i/>
          <w:iCs/>
        </w:rPr>
        <w:t>O</w:t>
      </w:r>
      <w:r>
        <w:t>.</w:t>
      </w:r>
    </w:p>
    <w:p w14:paraId="01BA0922" w14:textId="77777777" w:rsidR="003F7754" w:rsidRPr="00E77497" w:rsidRDefault="003F7754" w:rsidP="003F7754">
      <w:pPr>
        <w:pStyle w:val="30"/>
      </w:pPr>
      <w:bookmarkStart w:id="4977" w:name="_Ref360007187"/>
      <w:bookmarkStart w:id="4978" w:name="_Toc366142035"/>
      <w:r w:rsidRPr="00E77497">
        <w:t>Properties of the Object Prototype Object</w:t>
      </w:r>
      <w:bookmarkEnd w:id="4977"/>
      <w:bookmarkEnd w:id="4978"/>
    </w:p>
    <w:bookmarkEnd w:id="4966"/>
    <w:bookmarkEnd w:id="4967"/>
    <w:bookmarkEnd w:id="4968"/>
    <w:bookmarkEnd w:id="4969"/>
    <w:bookmarkEnd w:id="4971"/>
    <w:bookmarkEnd w:id="4972"/>
    <w:bookmarkEnd w:id="4973"/>
    <w:bookmarkEnd w:id="4974"/>
    <w:bookmarkEnd w:id="4975"/>
    <w:bookmarkEnd w:id="4976"/>
    <w:p w14:paraId="58FD1339" w14:textId="77777777" w:rsidR="00751335" w:rsidRPr="00E77497" w:rsidRDefault="00751335" w:rsidP="00132612">
      <w:r w:rsidRPr="00E77497">
        <w:t xml:space="preserve">The </w:t>
      </w:r>
      <w:r>
        <w:t>Object</w:t>
      </w:r>
      <w:r w:rsidRPr="00E77497">
        <w:t xml:space="preserve"> prototype object is </w:t>
      </w:r>
      <w:r>
        <w:t xml:space="preserve">an </w:t>
      </w:r>
      <w:r w:rsidR="0081006C">
        <w:t>ordinary</w:t>
      </w:r>
      <w:r>
        <w:t xml:space="preserve"> object. </w:t>
      </w:r>
    </w:p>
    <w:p w14:paraId="7FD7628C" w14:textId="77777777" w:rsidR="004C02EF" w:rsidRPr="00E77497" w:rsidRDefault="004C02EF" w:rsidP="004C02EF">
      <w:r w:rsidRPr="00E77497">
        <w:t xml:space="preserve">The value of the [[Prototype]] internal </w:t>
      </w:r>
      <w:r w:rsidR="00A14F8E">
        <w:t xml:space="preserve">data </w:t>
      </w:r>
      <w:r w:rsidRPr="00E77497">
        <w:t xml:space="preserve">property of the Object prototype object is </w:t>
      </w:r>
      <w:r w:rsidRPr="00E77497">
        <w:rPr>
          <w:b/>
        </w:rPr>
        <w:t>null</w:t>
      </w:r>
      <w:r w:rsidRPr="00E77497">
        <w:t xml:space="preserve"> and the initial value of the [[Extensible]] internal </w:t>
      </w:r>
      <w:r w:rsidR="00B77A5C">
        <w:t xml:space="preserve">data </w:t>
      </w:r>
      <w:r w:rsidRPr="00E77497">
        <w:t xml:space="preserve">property is </w:t>
      </w:r>
      <w:r w:rsidRPr="00E77497">
        <w:rPr>
          <w:b/>
        </w:rPr>
        <w:t>true</w:t>
      </w:r>
      <w:r w:rsidRPr="00E77497">
        <w:t>.</w:t>
      </w:r>
      <w:bookmarkStart w:id="4979" w:name="_Toc385672264"/>
      <w:bookmarkStart w:id="4980" w:name="_Toc393690378"/>
    </w:p>
    <w:p w14:paraId="04EC9AD6" w14:textId="77777777" w:rsidR="004C02EF" w:rsidRPr="00E77497" w:rsidRDefault="004C02EF" w:rsidP="00D148E9">
      <w:pPr>
        <w:pStyle w:val="40"/>
      </w:pPr>
      <w:r w:rsidRPr="00E77497">
        <w:t>Object.prototype.constructo</w:t>
      </w:r>
      <w:bookmarkEnd w:id="4979"/>
      <w:bookmarkEnd w:id="4980"/>
      <w:r w:rsidRPr="00E77497">
        <w:t>r</w:t>
      </w:r>
    </w:p>
    <w:p w14:paraId="03FCAE88" w14:textId="77777777"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4981" w:name="_Toc385672265"/>
      <w:bookmarkStart w:id="4982" w:name="_Toc393690379"/>
    </w:p>
    <w:p w14:paraId="0FC04005" w14:textId="77777777" w:rsidR="00844F19" w:rsidRPr="00E77497" w:rsidRDefault="00844F19" w:rsidP="00844F19">
      <w:pPr>
        <w:pStyle w:val="40"/>
      </w:pPr>
      <w:bookmarkStart w:id="4983" w:name="_Ref455974300"/>
      <w:r w:rsidRPr="00E77497">
        <w:t>Object.prototype.hasOwnProperty (V)</w:t>
      </w:r>
    </w:p>
    <w:p w14:paraId="5D64C486" w14:textId="77777777" w:rsidR="00844F19" w:rsidRPr="00E77497" w:rsidRDefault="00844F19" w:rsidP="00844F19">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7DD4382B" w14:textId="77777777" w:rsidR="00844F19" w:rsidRPr="00E77497" w:rsidRDefault="00844F19" w:rsidP="00844F19">
      <w:pPr>
        <w:pStyle w:val="Alg4"/>
        <w:numPr>
          <w:ilvl w:val="0"/>
          <w:numId w:val="183"/>
        </w:numPr>
      </w:pPr>
      <w:r w:rsidRPr="00E77497">
        <w:t xml:space="preserve">Let </w:t>
      </w:r>
      <w:r w:rsidRPr="00E77497">
        <w:rPr>
          <w:i/>
        </w:rPr>
        <w:t>P</w:t>
      </w:r>
      <w:r w:rsidRPr="00E77497">
        <w:t xml:space="preserve"> be To</w:t>
      </w:r>
      <w:r>
        <w:t>PropertyKey</w:t>
      </w:r>
      <w:r w:rsidRPr="00E77497">
        <w:t>(</w:t>
      </w:r>
      <w:r w:rsidRPr="00E77497">
        <w:rPr>
          <w:i/>
        </w:rPr>
        <w:t>V</w:t>
      </w:r>
      <w:r w:rsidRPr="00E77497">
        <w:t>).</w:t>
      </w:r>
    </w:p>
    <w:p w14:paraId="517BD49D" w14:textId="77777777" w:rsidR="00844F19" w:rsidRDefault="00844F19" w:rsidP="00844F19">
      <w:pPr>
        <w:pStyle w:val="M4"/>
        <w:numPr>
          <w:ilvl w:val="0"/>
          <w:numId w:val="183"/>
        </w:numPr>
        <w:tabs>
          <w:tab w:val="num" w:pos="1721"/>
        </w:tabs>
        <w:spacing w:after="0"/>
      </w:pPr>
      <w:r>
        <w:t>ReturnIfAbrupt(</w:t>
      </w:r>
      <w:r>
        <w:rPr>
          <w:i/>
        </w:rPr>
        <w:t>P</w:t>
      </w:r>
      <w:r>
        <w:t>).</w:t>
      </w:r>
    </w:p>
    <w:p w14:paraId="169862C7" w14:textId="77777777" w:rsidR="00844F19" w:rsidRPr="00E77497" w:rsidRDefault="00844F19" w:rsidP="00844F19">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F123AAA" w14:textId="77777777" w:rsidR="00844F19" w:rsidRDefault="00844F19" w:rsidP="00844F19">
      <w:pPr>
        <w:pStyle w:val="M4"/>
        <w:numPr>
          <w:ilvl w:val="0"/>
          <w:numId w:val="183"/>
        </w:numPr>
        <w:tabs>
          <w:tab w:val="num" w:pos="1721"/>
        </w:tabs>
        <w:spacing w:after="0"/>
      </w:pPr>
      <w:r>
        <w:t>ReturnIfAbrupt(</w:t>
      </w:r>
      <w:r>
        <w:rPr>
          <w:i/>
        </w:rPr>
        <w:t>O</w:t>
      </w:r>
      <w:r>
        <w:t>).</w:t>
      </w:r>
    </w:p>
    <w:p w14:paraId="29618BD0" w14:textId="77777777" w:rsidR="00844F19" w:rsidRPr="00E77497" w:rsidRDefault="00844F19" w:rsidP="00844F19">
      <w:pPr>
        <w:pStyle w:val="Alg4"/>
        <w:numPr>
          <w:ilvl w:val="0"/>
          <w:numId w:val="183"/>
        </w:numPr>
        <w:spacing w:after="240"/>
      </w:pPr>
      <w:r>
        <w:t>Return</w:t>
      </w:r>
      <w:r w:rsidRPr="00E77497">
        <w:t xml:space="preserve"> the result of calling the [[</w:t>
      </w:r>
      <w:r>
        <w:t>HasOwn</w:t>
      </w:r>
      <w:r w:rsidRPr="00E77497">
        <w:t xml:space="preserve">Property]] internal method of </w:t>
      </w:r>
      <w:r w:rsidRPr="00E77497">
        <w:rPr>
          <w:i/>
        </w:rPr>
        <w:t>O</w:t>
      </w:r>
      <w:r w:rsidRPr="00E77497">
        <w:t xml:space="preserve"> passing </w:t>
      </w:r>
      <w:r w:rsidRPr="00E77497">
        <w:rPr>
          <w:i/>
        </w:rPr>
        <w:t>P</w:t>
      </w:r>
      <w:r w:rsidRPr="00E77497">
        <w:t xml:space="preserve"> as the argument.</w:t>
      </w:r>
    </w:p>
    <w:p w14:paraId="1E3D6E60" w14:textId="77777777" w:rsidR="00844F19" w:rsidRPr="00E77497" w:rsidRDefault="00844F19" w:rsidP="00844F19">
      <w:pPr>
        <w:pStyle w:val="Note"/>
      </w:pPr>
      <w:r w:rsidRPr="00E77497">
        <w:t>NOTE</w:t>
      </w:r>
      <w:r w:rsidRPr="00E77497">
        <w:tab/>
        <w:t xml:space="preserve">The ordering of steps 1 and </w:t>
      </w:r>
      <w:r>
        <w:t>3</w:t>
      </w:r>
      <w:r w:rsidRPr="00E77497">
        <w:t xml:space="preserve">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35C01B1D" w14:textId="77777777" w:rsidR="00844F19" w:rsidRPr="00E77497" w:rsidRDefault="00844F19" w:rsidP="00844F19">
      <w:pPr>
        <w:pStyle w:val="40"/>
      </w:pPr>
      <w:r w:rsidRPr="00E77497">
        <w:t>Object.prototype.isPrototypeOf (V)</w:t>
      </w:r>
    </w:p>
    <w:p w14:paraId="25DCF0E4" w14:textId="77777777" w:rsidR="00844F19" w:rsidRPr="00E77497" w:rsidRDefault="00844F19" w:rsidP="00844F19">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28122E00" w14:textId="77777777" w:rsidR="00844F19" w:rsidRPr="00E77497" w:rsidRDefault="00844F19" w:rsidP="00844F19">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14:paraId="5C7B814D" w14:textId="77777777" w:rsidR="00844F19" w:rsidRPr="00E77497" w:rsidRDefault="00844F19" w:rsidP="00844F19">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91C55DF" w14:textId="77777777" w:rsidR="00844F19" w:rsidRDefault="00844F19" w:rsidP="00844F19">
      <w:pPr>
        <w:pStyle w:val="M4"/>
        <w:numPr>
          <w:ilvl w:val="0"/>
          <w:numId w:val="184"/>
        </w:numPr>
        <w:tabs>
          <w:tab w:val="num" w:pos="1721"/>
        </w:tabs>
        <w:spacing w:after="0"/>
      </w:pPr>
      <w:r>
        <w:t>ReturnIfAbrupt(</w:t>
      </w:r>
      <w:r>
        <w:rPr>
          <w:i/>
        </w:rPr>
        <w:t>O</w:t>
      </w:r>
      <w:r>
        <w:t>).</w:t>
      </w:r>
    </w:p>
    <w:p w14:paraId="1F16F8E5" w14:textId="77777777" w:rsidR="00844F19" w:rsidRPr="00E77497" w:rsidRDefault="00844F19" w:rsidP="00844F19">
      <w:pPr>
        <w:pStyle w:val="Alg4"/>
        <w:numPr>
          <w:ilvl w:val="0"/>
          <w:numId w:val="184"/>
        </w:numPr>
      </w:pPr>
      <w:r w:rsidRPr="00E77497">
        <w:t>Repeat</w:t>
      </w:r>
    </w:p>
    <w:p w14:paraId="4F573B76" w14:textId="77777777" w:rsidR="00844F19" w:rsidRPr="00E77497" w:rsidRDefault="00844F19" w:rsidP="00844F19">
      <w:pPr>
        <w:pStyle w:val="Alg4"/>
        <w:numPr>
          <w:ilvl w:val="1"/>
          <w:numId w:val="184"/>
        </w:numPr>
      </w:pPr>
      <w:r w:rsidRPr="00E77497">
        <w:t xml:space="preserve">Let </w:t>
      </w:r>
      <w:r w:rsidRPr="00E77497">
        <w:rPr>
          <w:i/>
        </w:rPr>
        <w:t>V</w:t>
      </w:r>
      <w:r w:rsidRPr="00E77497">
        <w:t xml:space="preserve"> be the </w:t>
      </w:r>
      <w:r>
        <w:t>result of calling</w:t>
      </w:r>
      <w:r w:rsidRPr="00E77497">
        <w:t xml:space="preserve"> the [[</w:t>
      </w:r>
      <w:r>
        <w:t>GetInheritance</w:t>
      </w:r>
      <w:r w:rsidRPr="00E77497">
        <w:t xml:space="preserve">]] internal </w:t>
      </w:r>
      <w:r>
        <w:t>method</w:t>
      </w:r>
      <w:r w:rsidRPr="00E77497">
        <w:t xml:space="preserve"> of </w:t>
      </w:r>
      <w:r w:rsidRPr="00E77497">
        <w:rPr>
          <w:i/>
        </w:rPr>
        <w:t>V</w:t>
      </w:r>
      <w:r>
        <w:rPr>
          <w:iCs/>
        </w:rPr>
        <w:t xml:space="preserve"> with no arguments</w:t>
      </w:r>
      <w:r w:rsidRPr="00E77497">
        <w:t>.</w:t>
      </w:r>
    </w:p>
    <w:p w14:paraId="609108A3" w14:textId="77777777" w:rsidR="00844F19" w:rsidRPr="00E77497" w:rsidRDefault="00844F19" w:rsidP="00844F19">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37054F33" w14:textId="77777777" w:rsidR="00844F19" w:rsidRPr="00E77497" w:rsidRDefault="00844F19" w:rsidP="00844F19">
      <w:pPr>
        <w:pStyle w:val="Alg4"/>
        <w:numPr>
          <w:ilvl w:val="1"/>
          <w:numId w:val="184"/>
        </w:numPr>
        <w:spacing w:after="220"/>
      </w:pPr>
      <w:r w:rsidRPr="00E77497">
        <w:t xml:space="preserve">If </w:t>
      </w:r>
      <w:r>
        <w:t>SameValue(</w:t>
      </w:r>
      <w:r w:rsidRPr="00E77497">
        <w:rPr>
          <w:i/>
        </w:rPr>
        <w:t>O</w:t>
      </w:r>
      <w:r>
        <w:rPr>
          <w:iCs/>
        </w:rPr>
        <w:t>,</w:t>
      </w:r>
      <w:r w:rsidRPr="00E77497">
        <w:t xml:space="preserve"> </w:t>
      </w:r>
      <w:r w:rsidRPr="00E77497">
        <w:rPr>
          <w:i/>
        </w:rPr>
        <w:t>V</w:t>
      </w:r>
      <w:r>
        <w:rPr>
          <w:iCs/>
        </w:rPr>
        <w:t>)</w:t>
      </w:r>
      <w:r w:rsidRPr="00E77497">
        <w:t xml:space="preserve"> </w:t>
      </w:r>
      <w:r>
        <w:t>is</w:t>
      </w:r>
      <w:r w:rsidRPr="00E77497">
        <w:t xml:space="preserve"> </w:t>
      </w:r>
      <w:r w:rsidRPr="00E77497">
        <w:rPr>
          <w:b/>
        </w:rPr>
        <w:t>true</w:t>
      </w:r>
      <w:r w:rsidRPr="00E77497">
        <w:t xml:space="preserve">, </w:t>
      </w:r>
      <w:r>
        <w:t xml:space="preserve">then </w:t>
      </w:r>
      <w:r w:rsidRPr="00E77497">
        <w:t xml:space="preserve">return </w:t>
      </w:r>
      <w:r w:rsidRPr="00E77497">
        <w:rPr>
          <w:b/>
        </w:rPr>
        <w:t>true</w:t>
      </w:r>
      <w:r w:rsidRPr="00E77497">
        <w:t>.</w:t>
      </w:r>
    </w:p>
    <w:p w14:paraId="61BC2646" w14:textId="77777777" w:rsidR="00844F19" w:rsidRPr="00E77497" w:rsidRDefault="00844F19" w:rsidP="00844F19">
      <w:pPr>
        <w:pStyle w:val="Note"/>
      </w:pPr>
      <w:r w:rsidRPr="00E77497">
        <w:t>NOTE</w:t>
      </w:r>
      <w:r w:rsidRPr="00E77497">
        <w:tab/>
        <w:t xml:space="preserve">The ordering of steps 1 and 2 is chosen to preserve the behaviour specified by previous editions of this specification for the case where V is not an object and the </w:t>
      </w:r>
      <w:r w:rsidRPr="00CE3CDC">
        <w:rPr>
          <w:b/>
          <w:bCs/>
        </w:rPr>
        <w:t>this</w:t>
      </w:r>
      <w:r w:rsidRPr="00E77497">
        <w:t xml:space="preserve"> value is </w:t>
      </w:r>
      <w:r w:rsidRPr="00C332EF">
        <w:rPr>
          <w:b/>
        </w:rPr>
        <w:t>undefined</w:t>
      </w:r>
      <w:r w:rsidRPr="00E77497">
        <w:t xml:space="preserve"> or null.</w:t>
      </w:r>
    </w:p>
    <w:p w14:paraId="0A1547F7" w14:textId="77777777" w:rsidR="00844F19" w:rsidRPr="00E77497" w:rsidRDefault="00844F19" w:rsidP="00844F19">
      <w:pPr>
        <w:pStyle w:val="40"/>
      </w:pPr>
      <w:r w:rsidRPr="00E77497">
        <w:t>Object.prototype.propertyIsEnumerable (V)</w:t>
      </w:r>
    </w:p>
    <w:p w14:paraId="6D767DDC" w14:textId="77777777" w:rsidR="00844F19" w:rsidRPr="00E77497" w:rsidRDefault="00844F19" w:rsidP="00844F19">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75C7446C" w14:textId="77777777" w:rsidR="00844F19" w:rsidRPr="00E77497" w:rsidRDefault="00844F19" w:rsidP="00844F19">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14:paraId="7898EBD3" w14:textId="77777777" w:rsidR="00844F19" w:rsidRDefault="00844F19" w:rsidP="00844F19">
      <w:pPr>
        <w:pStyle w:val="M4"/>
        <w:numPr>
          <w:ilvl w:val="0"/>
          <w:numId w:val="185"/>
        </w:numPr>
        <w:tabs>
          <w:tab w:val="num" w:pos="1721"/>
        </w:tabs>
        <w:spacing w:after="0"/>
      </w:pPr>
      <w:r>
        <w:t>ReturnIfAbrupt(</w:t>
      </w:r>
      <w:r>
        <w:rPr>
          <w:i/>
        </w:rPr>
        <w:t>P</w:t>
      </w:r>
      <w:r>
        <w:t>).</w:t>
      </w:r>
    </w:p>
    <w:p w14:paraId="1D9C02F4" w14:textId="77777777" w:rsidR="00844F19" w:rsidRPr="00E77497" w:rsidRDefault="00844F19" w:rsidP="00844F19">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52A0384" w14:textId="77777777" w:rsidR="00844F19" w:rsidRDefault="00844F19" w:rsidP="00844F19">
      <w:pPr>
        <w:pStyle w:val="M4"/>
        <w:numPr>
          <w:ilvl w:val="0"/>
          <w:numId w:val="185"/>
        </w:numPr>
        <w:tabs>
          <w:tab w:val="num" w:pos="1721"/>
        </w:tabs>
        <w:spacing w:after="0"/>
      </w:pPr>
      <w:r>
        <w:t>ReturnIfAbrupt(</w:t>
      </w:r>
      <w:r>
        <w:rPr>
          <w:i/>
        </w:rPr>
        <w:t>O</w:t>
      </w:r>
      <w:r>
        <w:t>).</w:t>
      </w:r>
    </w:p>
    <w:p w14:paraId="37D58D42" w14:textId="77777777" w:rsidR="00844F19" w:rsidRPr="00E77497" w:rsidRDefault="00844F19" w:rsidP="00844F19">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1699008F" w14:textId="77777777" w:rsidR="00844F19" w:rsidRPr="00E77497" w:rsidRDefault="00844F19" w:rsidP="00844F19">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06B730CA" w14:textId="77777777" w:rsidR="00844F19" w:rsidRPr="00E77497" w:rsidRDefault="00844F19" w:rsidP="00844F19">
      <w:pPr>
        <w:pStyle w:val="Alg4"/>
        <w:numPr>
          <w:ilvl w:val="0"/>
          <w:numId w:val="185"/>
        </w:numPr>
        <w:spacing w:after="220"/>
      </w:pPr>
      <w:r w:rsidRPr="00E77497">
        <w:t xml:space="preserve">Return the value of </w:t>
      </w:r>
      <w:r w:rsidRPr="00E77497">
        <w:rPr>
          <w:i/>
        </w:rPr>
        <w:t>desc</w:t>
      </w:r>
      <w:r w:rsidRPr="00E77497">
        <w:t>.[[Enumerable]].</w:t>
      </w:r>
    </w:p>
    <w:p w14:paraId="3CD769C2" w14:textId="77777777" w:rsidR="00844F19" w:rsidRPr="00E77497" w:rsidRDefault="00844F19" w:rsidP="00844F19">
      <w:pPr>
        <w:pStyle w:val="Note"/>
      </w:pPr>
      <w:r w:rsidRPr="00E77497">
        <w:t>NOTE 1</w:t>
      </w:r>
      <w:r w:rsidRPr="00E77497">
        <w:tab/>
        <w:t>This method does not consider objects in the prototype chain.</w:t>
      </w:r>
    </w:p>
    <w:p w14:paraId="2F01100B" w14:textId="77777777" w:rsidR="00844F19" w:rsidRPr="00E77497" w:rsidRDefault="00844F19" w:rsidP="00844F19">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56D1444C" w14:textId="77777777" w:rsidR="00844F19" w:rsidRPr="00E77497" w:rsidRDefault="00844F19" w:rsidP="00844F19">
      <w:pPr>
        <w:pStyle w:val="40"/>
      </w:pPr>
      <w:r w:rsidRPr="00E77497">
        <w:t>Object.prototype.toLocaleString ( )</w:t>
      </w:r>
    </w:p>
    <w:p w14:paraId="3535EA55" w14:textId="77777777" w:rsidR="00844F19" w:rsidRPr="00E77497" w:rsidRDefault="00844F19" w:rsidP="00844F19">
      <w:r w:rsidRPr="00E77497">
        <w:t xml:space="preserve">When the </w:t>
      </w:r>
      <w:r w:rsidRPr="00E77497">
        <w:rPr>
          <w:b/>
        </w:rPr>
        <w:t xml:space="preserve">toLocaleString </w:t>
      </w:r>
      <w:r w:rsidRPr="00E77497">
        <w:t>method is called, the following steps are taken:</w:t>
      </w:r>
    </w:p>
    <w:p w14:paraId="706B86BC" w14:textId="77777777" w:rsidR="00844F19" w:rsidRPr="00E77497" w:rsidRDefault="00844F19" w:rsidP="00844F19">
      <w:pPr>
        <w:pStyle w:val="Alg4"/>
        <w:numPr>
          <w:ilvl w:val="0"/>
          <w:numId w:val="673"/>
        </w:numPr>
      </w:pPr>
      <w:r w:rsidRPr="00E77497">
        <w:t xml:space="preserve">Let </w:t>
      </w:r>
      <w:r w:rsidRPr="00E77497">
        <w:rPr>
          <w:i/>
        </w:rPr>
        <w:t xml:space="preserve">O </w:t>
      </w:r>
      <w:r w:rsidRPr="00E77497">
        <w:t xml:space="preserve">be the </w:t>
      </w:r>
      <w:r w:rsidRPr="00E77497">
        <w:rPr>
          <w:b/>
        </w:rPr>
        <w:t xml:space="preserve">this </w:t>
      </w:r>
      <w:r w:rsidRPr="00E77497">
        <w:t>value.</w:t>
      </w:r>
    </w:p>
    <w:p w14:paraId="681CBB8D" w14:textId="77777777" w:rsidR="00844F19" w:rsidRPr="00E77497" w:rsidRDefault="00844F19" w:rsidP="00844F19">
      <w:pPr>
        <w:pStyle w:val="Alg4"/>
        <w:numPr>
          <w:ilvl w:val="0"/>
          <w:numId w:val="673"/>
        </w:numPr>
        <w:spacing w:after="120"/>
      </w:pPr>
      <w:r w:rsidRPr="00E77497">
        <w:t xml:space="preserve">Return the result of </w:t>
      </w:r>
      <w:r>
        <w:t>Invoke(</w:t>
      </w:r>
      <w:r w:rsidRPr="00E77497">
        <w:rPr>
          <w:i/>
        </w:rPr>
        <w:t>O</w:t>
      </w:r>
      <w:r>
        <w:t>,</w:t>
      </w:r>
      <w:r w:rsidRPr="00E77497">
        <w:t xml:space="preserve"> </w:t>
      </w:r>
      <w:r w:rsidRPr="00557D63">
        <w:rPr>
          <w:rFonts w:ascii="Courier New" w:hAnsi="Courier New" w:cs="Courier New"/>
          <w:b/>
        </w:rPr>
        <w:t>"toString"</w:t>
      </w:r>
      <w:r>
        <w:t>)</w:t>
      </w:r>
      <w:r w:rsidRPr="00E77497">
        <w:t>.</w:t>
      </w:r>
    </w:p>
    <w:p w14:paraId="315407BC" w14:textId="77777777" w:rsidR="00844F19" w:rsidRPr="00E77497" w:rsidRDefault="00844F19" w:rsidP="00844F19">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7FB98645" w14:textId="77777777" w:rsidR="00844F19" w:rsidRPr="00E77497" w:rsidRDefault="00844F19" w:rsidP="00844F19">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0B60F024" w14:textId="77777777" w:rsidR="004C02EF" w:rsidRPr="00E77497" w:rsidRDefault="004C02EF" w:rsidP="00D148E9">
      <w:pPr>
        <w:pStyle w:val="40"/>
      </w:pPr>
      <w:bookmarkStart w:id="4984" w:name="_Ref366080108"/>
      <w:r w:rsidRPr="00E77497">
        <w:t>Object.prototype.toString</w:t>
      </w:r>
      <w:bookmarkEnd w:id="4981"/>
      <w:bookmarkEnd w:id="4982"/>
      <w:r w:rsidRPr="00E77497">
        <w:t xml:space="preserve"> ( )</w:t>
      </w:r>
      <w:bookmarkEnd w:id="4983"/>
      <w:bookmarkEnd w:id="4984"/>
    </w:p>
    <w:p w14:paraId="20E95E49" w14:textId="77777777"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14:paraId="33D2DBC1"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14:paraId="3B454EA9"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CE7712C" w14:textId="77777777" w:rsidR="00D10E81" w:rsidRDefault="00D10E81" w:rsidP="00D10E81">
      <w:pPr>
        <w:pStyle w:val="Alg4"/>
        <w:numPr>
          <w:ilvl w:val="0"/>
          <w:numId w:val="180"/>
        </w:numPr>
        <w:spacing w:after="240"/>
        <w:contextualSpacing/>
      </w:pPr>
      <w:r>
        <w:t xml:space="preserve">If </w:t>
      </w:r>
      <w:r>
        <w:rPr>
          <w:i/>
          <w:iCs/>
        </w:rPr>
        <w:t>O</w:t>
      </w:r>
      <w:r>
        <w:t xml:space="preserve"> is an exotic</w:t>
      </w:r>
      <w:r w:rsidDel="00D10E81">
        <w:t xml:space="preserve"> </w:t>
      </w:r>
      <w:r>
        <w:t xml:space="preserve">Symbol object, then </w:t>
      </w:r>
      <w:r w:rsidRPr="00E77497">
        <w:t xml:space="preserve">return </w:t>
      </w:r>
      <w:r w:rsidRPr="00E77497">
        <w:rPr>
          <w:rFonts w:ascii="Courier New" w:hAnsi="Courier New"/>
          <w:b/>
        </w:rPr>
        <w:t xml:space="preserve">"[object </w:t>
      </w:r>
      <w:r>
        <w:rPr>
          <w:rFonts w:ascii="Courier New" w:hAnsi="Courier New"/>
          <w:b/>
        </w:rPr>
        <w:t>Symbol]</w:t>
      </w:r>
      <w:r w:rsidRPr="00E77497">
        <w:rPr>
          <w:rFonts w:ascii="Courier New" w:hAnsi="Courier New"/>
          <w:b/>
        </w:rPr>
        <w:t>"</w:t>
      </w:r>
      <w:r w:rsidRPr="00E77497">
        <w:t>.</w:t>
      </w:r>
    </w:p>
    <w:p w14:paraId="05EDA5A4" w14:textId="77777777" w:rsidR="001661B2" w:rsidRDefault="00D10E81" w:rsidP="001661B2">
      <w:pPr>
        <w:pStyle w:val="Alg4"/>
        <w:numPr>
          <w:ilvl w:val="0"/>
          <w:numId w:val="180"/>
        </w:numPr>
        <w:spacing w:after="240"/>
        <w:contextualSpacing/>
      </w:pPr>
      <w:r>
        <w:t>Else, i</w:t>
      </w:r>
      <w:r w:rsidR="001661B2">
        <w:t xml:space="preserve">f </w:t>
      </w:r>
      <w:r w:rsidR="001661B2">
        <w:rPr>
          <w:i/>
          <w:iCs/>
        </w:rPr>
        <w:t>O</w:t>
      </w:r>
      <w:r w:rsidR="001661B2">
        <w:t xml:space="preserve"> is an exotic Array object, then let </w:t>
      </w:r>
      <w:r w:rsidR="001661B2">
        <w:rPr>
          <w:i/>
          <w:iCs/>
        </w:rPr>
        <w:t>builtinT</w:t>
      </w:r>
      <w:r w:rsidR="001661B2" w:rsidRPr="009C5E83">
        <w:rPr>
          <w:i/>
          <w:iCs/>
        </w:rPr>
        <w:t>ag</w:t>
      </w:r>
      <w:r w:rsidR="001661B2">
        <w:t xml:space="preserve"> be </w:t>
      </w:r>
      <w:r w:rsidR="001661B2" w:rsidRPr="00E77497">
        <w:rPr>
          <w:rFonts w:ascii="Courier New" w:hAnsi="Courier New"/>
          <w:b/>
        </w:rPr>
        <w:t>"</w:t>
      </w:r>
      <w:r w:rsidR="001661B2">
        <w:rPr>
          <w:rFonts w:ascii="Courier New" w:hAnsi="Courier New"/>
          <w:b/>
        </w:rPr>
        <w:t>Array</w:t>
      </w:r>
      <w:r w:rsidR="001661B2" w:rsidRPr="00E77497">
        <w:rPr>
          <w:rFonts w:ascii="Courier New" w:hAnsi="Courier New"/>
          <w:b/>
        </w:rPr>
        <w:t>"</w:t>
      </w:r>
      <w:r w:rsidR="001661B2" w:rsidRPr="00E77497">
        <w:t>.</w:t>
      </w:r>
    </w:p>
    <w:p w14:paraId="08F83369" w14:textId="77777777"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String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String</w:t>
      </w:r>
      <w:r w:rsidRPr="00E77497">
        <w:rPr>
          <w:rFonts w:ascii="Courier New" w:hAnsi="Courier New"/>
          <w:b/>
        </w:rPr>
        <w:t>"</w:t>
      </w:r>
      <w:r w:rsidRPr="00E77497">
        <w:t>.</w:t>
      </w:r>
    </w:p>
    <w:p w14:paraId="34D90AC7" w14:textId="77777777" w:rsidR="00823645" w:rsidRDefault="00823645" w:rsidP="00823645">
      <w:pPr>
        <w:pStyle w:val="Alg4"/>
        <w:numPr>
          <w:ilvl w:val="0"/>
          <w:numId w:val="180"/>
        </w:numPr>
        <w:spacing w:after="240"/>
        <w:contextualSpacing/>
      </w:pPr>
      <w:r>
        <w:t xml:space="preserve">Else, if </w:t>
      </w:r>
      <w:r>
        <w:rPr>
          <w:i/>
          <w:iCs/>
        </w:rPr>
        <w:t>O</w:t>
      </w:r>
      <w:r>
        <w:t xml:space="preserve"> is an exotic Proxy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Proxy</w:t>
      </w:r>
      <w:r w:rsidRPr="00E77497">
        <w:rPr>
          <w:rFonts w:ascii="Courier New" w:hAnsi="Courier New"/>
          <w:b/>
        </w:rPr>
        <w:t>"</w:t>
      </w:r>
      <w:r w:rsidRPr="00E77497">
        <w:t>.</w:t>
      </w:r>
    </w:p>
    <w:p w14:paraId="057F40A6" w14:textId="77777777"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arguments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Arguments</w:t>
      </w:r>
      <w:r w:rsidRPr="00E77497">
        <w:rPr>
          <w:rFonts w:ascii="Courier New" w:hAnsi="Courier New"/>
          <w:b/>
        </w:rPr>
        <w:t>"</w:t>
      </w:r>
      <w:r w:rsidRPr="00E77497">
        <w:t>.</w:t>
      </w:r>
    </w:p>
    <w:p w14:paraId="7DDFD74C" w14:textId="77777777"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ordinary functi</w:t>
      </w:r>
      <w:r w:rsidR="005C008F">
        <w:t>o</w:t>
      </w:r>
      <w:r>
        <w:t>n object</w:t>
      </w:r>
      <w:r w:rsidR="00A7569A">
        <w:t>, a built-in function object, or a bound function exotic object</w:t>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Function</w:t>
      </w:r>
      <w:r w:rsidRPr="00E77497">
        <w:rPr>
          <w:rFonts w:ascii="Courier New" w:hAnsi="Courier New"/>
          <w:b/>
        </w:rPr>
        <w:t>"</w:t>
      </w:r>
      <w:r w:rsidRPr="00E77497">
        <w:t>.</w:t>
      </w:r>
    </w:p>
    <w:p w14:paraId="0F538B41" w14:textId="77777777" w:rsidR="00A7569A" w:rsidRDefault="00A7569A" w:rsidP="00E63E9E">
      <w:pPr>
        <w:pStyle w:val="Alg4"/>
        <w:numPr>
          <w:ilvl w:val="0"/>
          <w:numId w:val="180"/>
        </w:numPr>
        <w:spacing w:after="240"/>
        <w:contextualSpacing/>
      </w:pPr>
      <w:r>
        <w:t xml:space="preserve">Else, if </w:t>
      </w:r>
      <w:r>
        <w:rPr>
          <w:i/>
          <w:iCs/>
        </w:rPr>
        <w:t>O</w:t>
      </w:r>
      <w:r>
        <w:t xml:space="preserve"> has a [[</w:t>
      </w:r>
      <w:r w:rsidR="00E63E9E">
        <w:t>Error</w:t>
      </w:r>
      <w:r w:rsidR="00155469">
        <w:t>Data</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Error</w:t>
      </w:r>
      <w:r w:rsidRPr="00E77497">
        <w:rPr>
          <w:rFonts w:ascii="Courier New" w:hAnsi="Courier New"/>
          <w:b/>
        </w:rPr>
        <w:t>"</w:t>
      </w:r>
      <w:r w:rsidRPr="00E77497">
        <w:t>.</w:t>
      </w:r>
    </w:p>
    <w:p w14:paraId="1311EDD8" w14:textId="77777777" w:rsidR="001661B2" w:rsidRDefault="00A7569A" w:rsidP="00A7569A">
      <w:pPr>
        <w:pStyle w:val="Alg4"/>
        <w:numPr>
          <w:ilvl w:val="0"/>
          <w:numId w:val="180"/>
        </w:numPr>
        <w:spacing w:after="240"/>
        <w:contextualSpacing/>
      </w:pPr>
      <w:r>
        <w:t xml:space="preserve">Else, if </w:t>
      </w:r>
      <w:r>
        <w:rPr>
          <w:i/>
          <w:iCs/>
        </w:rPr>
        <w:t>O</w:t>
      </w:r>
      <w:r>
        <w:t xml:space="preserve"> has a [[BooleanData]]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Boolean</w:t>
      </w:r>
      <w:r w:rsidRPr="00E77497">
        <w:rPr>
          <w:rFonts w:ascii="Courier New" w:hAnsi="Courier New"/>
          <w:b/>
        </w:rPr>
        <w:t>"</w:t>
      </w:r>
      <w:r w:rsidRPr="00E77497">
        <w:t>.</w:t>
      </w:r>
    </w:p>
    <w:p w14:paraId="31DE37E9" w14:textId="77777777" w:rsidR="00A7569A" w:rsidRDefault="00A7569A" w:rsidP="00A7569A">
      <w:pPr>
        <w:pStyle w:val="Alg4"/>
        <w:numPr>
          <w:ilvl w:val="0"/>
          <w:numId w:val="180"/>
        </w:numPr>
        <w:spacing w:after="240"/>
        <w:contextualSpacing/>
      </w:pPr>
      <w:r>
        <w:t xml:space="preserve">Else, if </w:t>
      </w:r>
      <w:r>
        <w:rPr>
          <w:i/>
          <w:iCs/>
        </w:rPr>
        <w:t>O</w:t>
      </w:r>
      <w:r>
        <w:t xml:space="preserve"> has a [[NumberData]]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Number</w:t>
      </w:r>
      <w:r w:rsidRPr="00E77497">
        <w:rPr>
          <w:rFonts w:ascii="Courier New" w:hAnsi="Courier New"/>
          <w:b/>
        </w:rPr>
        <w:t>"</w:t>
      </w:r>
      <w:r w:rsidRPr="00E77497">
        <w:t>.</w:t>
      </w:r>
    </w:p>
    <w:p w14:paraId="3513A137" w14:textId="77777777" w:rsidR="00A7569A" w:rsidRDefault="00A7569A" w:rsidP="00A7569A">
      <w:pPr>
        <w:pStyle w:val="Alg4"/>
        <w:numPr>
          <w:ilvl w:val="0"/>
          <w:numId w:val="180"/>
        </w:numPr>
        <w:spacing w:after="240"/>
        <w:contextualSpacing/>
      </w:pPr>
      <w:r>
        <w:t xml:space="preserve">Else, if </w:t>
      </w:r>
      <w:r>
        <w:rPr>
          <w:i/>
          <w:iCs/>
        </w:rPr>
        <w:t>O</w:t>
      </w:r>
      <w:r>
        <w:t xml:space="preserve"> has a [[DateValue]]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Date</w:t>
      </w:r>
      <w:r w:rsidRPr="00E77497">
        <w:rPr>
          <w:rFonts w:ascii="Courier New" w:hAnsi="Courier New"/>
          <w:b/>
        </w:rPr>
        <w:t>"</w:t>
      </w:r>
      <w:r w:rsidRPr="00E77497">
        <w:t>.</w:t>
      </w:r>
    </w:p>
    <w:p w14:paraId="4D1C7DF7" w14:textId="77777777" w:rsidR="00A7569A" w:rsidRDefault="00A7569A" w:rsidP="00A7569A">
      <w:pPr>
        <w:pStyle w:val="Alg4"/>
        <w:numPr>
          <w:ilvl w:val="0"/>
          <w:numId w:val="180"/>
        </w:numPr>
        <w:spacing w:after="240"/>
        <w:contextualSpacing/>
      </w:pPr>
      <w:r>
        <w:t xml:space="preserve">Else, if </w:t>
      </w:r>
      <w:r>
        <w:rPr>
          <w:i/>
          <w:iCs/>
        </w:rPr>
        <w:t>O</w:t>
      </w:r>
      <w:r>
        <w:t xml:space="preserve"> has a </w:t>
      </w:r>
      <w:r w:rsidR="00C05F42">
        <w:t>[[RegExpMatch</w:t>
      </w:r>
      <w:r w:rsidR="008A7168">
        <w:t>er</w:t>
      </w:r>
      <w:r w:rsidR="00C05F42">
        <w:t>]]</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RegExp</w:t>
      </w:r>
      <w:r w:rsidRPr="00E77497">
        <w:rPr>
          <w:rFonts w:ascii="Courier New" w:hAnsi="Courier New"/>
          <w:b/>
        </w:rPr>
        <w:t>"</w:t>
      </w:r>
      <w:r w:rsidRPr="00E77497">
        <w:t>.</w:t>
      </w:r>
    </w:p>
    <w:p w14:paraId="59195567" w14:textId="77777777" w:rsidR="00A7569A" w:rsidRDefault="00A7569A" w:rsidP="001C386D">
      <w:pPr>
        <w:pStyle w:val="Alg4"/>
        <w:numPr>
          <w:ilvl w:val="0"/>
          <w:numId w:val="180"/>
        </w:numPr>
        <w:spacing w:after="240"/>
        <w:contextualSpacing/>
      </w:pPr>
      <w:r>
        <w:t xml:space="preserve">Else, if </w:t>
      </w:r>
      <w:r>
        <w:rPr>
          <w:i/>
          <w:iCs/>
        </w:rPr>
        <w:t>O</w:t>
      </w:r>
      <w:r>
        <w:t xml:space="preserve"> has </w:t>
      </w:r>
      <w:commentRangeStart w:id="4985"/>
      <w:r>
        <w:t>a [[</w:t>
      </w:r>
      <w:r w:rsidR="001C386D">
        <w:t>MathTag</w:t>
      </w:r>
      <w:r>
        <w:t>]] internal data property</w:t>
      </w:r>
      <w:commentRangeEnd w:id="4985"/>
      <w:r>
        <w:rPr>
          <w:rStyle w:val="af6"/>
          <w:rFonts w:ascii="Arial" w:eastAsia="MS Mincho" w:hAnsi="Arial"/>
          <w:spacing w:val="0"/>
          <w:lang w:eastAsia="ja-JP"/>
        </w:rPr>
        <w:commentReference w:id="4985"/>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Math</w:t>
      </w:r>
      <w:r w:rsidRPr="00E77497">
        <w:rPr>
          <w:rFonts w:ascii="Courier New" w:hAnsi="Courier New"/>
          <w:b/>
        </w:rPr>
        <w:t>"</w:t>
      </w:r>
      <w:r w:rsidRPr="00E77497">
        <w:t>.</w:t>
      </w:r>
    </w:p>
    <w:p w14:paraId="3BEE471B" w14:textId="77777777" w:rsidR="00A7569A" w:rsidRDefault="00A7569A" w:rsidP="001C386D">
      <w:pPr>
        <w:pStyle w:val="Alg4"/>
        <w:numPr>
          <w:ilvl w:val="0"/>
          <w:numId w:val="180"/>
        </w:numPr>
        <w:spacing w:after="240"/>
        <w:contextualSpacing/>
      </w:pPr>
      <w:r>
        <w:t xml:space="preserve">Else, if </w:t>
      </w:r>
      <w:r>
        <w:rPr>
          <w:i/>
          <w:iCs/>
        </w:rPr>
        <w:t>O</w:t>
      </w:r>
      <w:r>
        <w:t xml:space="preserve"> has </w:t>
      </w:r>
      <w:commentRangeStart w:id="4986"/>
      <w:r>
        <w:t>a [[</w:t>
      </w:r>
      <w:r w:rsidR="001C386D">
        <w:t>JSONTag</w:t>
      </w:r>
      <w:r>
        <w:t>]] internal data property</w:t>
      </w:r>
      <w:commentRangeEnd w:id="4986"/>
      <w:r>
        <w:rPr>
          <w:rStyle w:val="af6"/>
          <w:rFonts w:ascii="Arial" w:eastAsia="MS Mincho" w:hAnsi="Arial"/>
          <w:spacing w:val="0"/>
          <w:lang w:eastAsia="ja-JP"/>
        </w:rPr>
        <w:commentReference w:id="4986"/>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JSON</w:t>
      </w:r>
      <w:r w:rsidRPr="00E77497">
        <w:rPr>
          <w:rFonts w:ascii="Courier New" w:hAnsi="Courier New"/>
          <w:b/>
        </w:rPr>
        <w:t>"</w:t>
      </w:r>
      <w:r w:rsidRPr="00E77497">
        <w:t>.</w:t>
      </w:r>
    </w:p>
    <w:p w14:paraId="3F2AA5DC" w14:textId="77777777" w:rsidR="002E00DD" w:rsidRDefault="002E00DD" w:rsidP="002E00DD">
      <w:pPr>
        <w:pStyle w:val="Alg4"/>
        <w:numPr>
          <w:ilvl w:val="0"/>
          <w:numId w:val="180"/>
        </w:numPr>
        <w:spacing w:after="240"/>
        <w:contextualSpacing/>
      </w:pPr>
      <w:r>
        <w:t xml:space="preserve">Else, let </w:t>
      </w:r>
      <w:r>
        <w:rPr>
          <w:i/>
          <w:iCs/>
        </w:rPr>
        <w:t>builtinT</w:t>
      </w:r>
      <w:r w:rsidRPr="009C5E83">
        <w:rPr>
          <w:i/>
          <w:iCs/>
        </w:rPr>
        <w:t>ag</w:t>
      </w:r>
      <w:r>
        <w:t xml:space="preserve"> be </w:t>
      </w:r>
      <w:r w:rsidRPr="00E77497">
        <w:rPr>
          <w:rFonts w:ascii="Courier New" w:hAnsi="Courier New"/>
          <w:b/>
        </w:rPr>
        <w:t>"</w:t>
      </w:r>
      <w:r>
        <w:rPr>
          <w:rFonts w:ascii="Courier New" w:hAnsi="Courier New"/>
          <w:b/>
        </w:rPr>
        <w:t>Object</w:t>
      </w:r>
      <w:r w:rsidRPr="00E77497">
        <w:rPr>
          <w:rFonts w:ascii="Courier New" w:hAnsi="Courier New"/>
          <w:b/>
        </w:rPr>
        <w:t>"</w:t>
      </w:r>
      <w:r w:rsidRPr="00E77497">
        <w:t>.</w:t>
      </w:r>
    </w:p>
    <w:p w14:paraId="6229B499" w14:textId="77777777" w:rsidR="00FD65DE" w:rsidRDefault="00FD65DE" w:rsidP="002E00DD">
      <w:pPr>
        <w:pStyle w:val="Alg4"/>
        <w:numPr>
          <w:ilvl w:val="0"/>
          <w:numId w:val="180"/>
        </w:numPr>
      </w:pPr>
      <w:r>
        <w:t xml:space="preserve">Let </w:t>
      </w:r>
      <w:r w:rsidRPr="004C289E">
        <w:rPr>
          <w:i/>
        </w:rPr>
        <w:t>hasTag</w:t>
      </w:r>
      <w:r>
        <w:t xml:space="preserve"> be the result of </w:t>
      </w:r>
      <w:r w:rsidR="00542A13">
        <w:t>HasProperty(</w:t>
      </w:r>
      <w:r w:rsidRPr="004C289E">
        <w:rPr>
          <w:i/>
        </w:rPr>
        <w:t>O</w:t>
      </w:r>
      <w:r w:rsidR="00542A13">
        <w:t>,</w:t>
      </w:r>
      <w:r>
        <w:t xml:space="preserve"> @@</w:t>
      </w:r>
      <w:r w:rsidR="00355256">
        <w:t>toStringTag</w:t>
      </w:r>
      <w:r w:rsidR="00542A13">
        <w:t>)</w:t>
      </w:r>
      <w:r w:rsidR="00355256">
        <w:t>.</w:t>
      </w:r>
    </w:p>
    <w:p w14:paraId="75023CF4" w14:textId="77777777" w:rsidR="000950D9" w:rsidRDefault="000950D9" w:rsidP="002E00DD">
      <w:pPr>
        <w:pStyle w:val="Alg3"/>
        <w:numPr>
          <w:ilvl w:val="0"/>
          <w:numId w:val="180"/>
        </w:numPr>
        <w:tabs>
          <w:tab w:val="left" w:pos="720"/>
        </w:tabs>
      </w:pPr>
      <w:r>
        <w:t>ReturnIfAbrupt(</w:t>
      </w:r>
      <w:r>
        <w:rPr>
          <w:i/>
          <w:iCs/>
        </w:rPr>
        <w:t>hasTag</w:t>
      </w:r>
      <w:r>
        <w:t>).</w:t>
      </w:r>
    </w:p>
    <w:p w14:paraId="71E941A4" w14:textId="77777777" w:rsidR="0013044F" w:rsidRDefault="0013044F" w:rsidP="002E00DD">
      <w:pPr>
        <w:pStyle w:val="Alg4"/>
        <w:numPr>
          <w:ilvl w:val="0"/>
          <w:numId w:val="180"/>
        </w:numPr>
      </w:pPr>
      <w:r>
        <w:t xml:space="preserve">If </w:t>
      </w:r>
      <w:r w:rsidRPr="00823C20">
        <w:rPr>
          <w:i/>
        </w:rPr>
        <w:t>hasTag</w:t>
      </w:r>
      <w:r>
        <w:t xml:space="preserve"> is </w:t>
      </w:r>
      <w:r>
        <w:rPr>
          <w:b/>
        </w:rPr>
        <w:t>false</w:t>
      </w:r>
      <w:r>
        <w:t>,</w:t>
      </w:r>
      <w:r w:rsidR="004728FE">
        <w:t xml:space="preserve"> then</w:t>
      </w:r>
      <w:r>
        <w:t xml:space="preserve"> let </w:t>
      </w:r>
      <w:r w:rsidRPr="009C5E83">
        <w:rPr>
          <w:i/>
          <w:iCs/>
        </w:rPr>
        <w:t>tag</w:t>
      </w:r>
      <w:r>
        <w:t xml:space="preserve"> be</w:t>
      </w:r>
      <w:r w:rsidR="002E00DD" w:rsidRPr="002E00DD">
        <w:rPr>
          <w:i/>
          <w:iCs/>
        </w:rPr>
        <w:t xml:space="preserve"> </w:t>
      </w:r>
      <w:r w:rsidR="002E00DD">
        <w:rPr>
          <w:i/>
          <w:iCs/>
        </w:rPr>
        <w:t>builtinT</w:t>
      </w:r>
      <w:r w:rsidR="002E00DD" w:rsidRPr="009C5E83">
        <w:rPr>
          <w:i/>
          <w:iCs/>
        </w:rPr>
        <w:t>ag</w:t>
      </w:r>
      <w:r w:rsidRPr="00E77497">
        <w:t>.</w:t>
      </w:r>
    </w:p>
    <w:p w14:paraId="1C882B17" w14:textId="77777777" w:rsidR="0013044F" w:rsidRDefault="0013044F" w:rsidP="002E00DD">
      <w:pPr>
        <w:pStyle w:val="Alg4"/>
        <w:numPr>
          <w:ilvl w:val="0"/>
          <w:numId w:val="180"/>
        </w:numPr>
      </w:pPr>
      <w:r>
        <w:t xml:space="preserve">Else, </w:t>
      </w:r>
    </w:p>
    <w:p w14:paraId="2EE9C43C" w14:textId="77777777" w:rsidR="00355256" w:rsidRPr="00355256" w:rsidRDefault="00355256" w:rsidP="002E00DD">
      <w:pPr>
        <w:pStyle w:val="Alg4"/>
        <w:numPr>
          <w:ilvl w:val="1"/>
          <w:numId w:val="180"/>
        </w:numPr>
      </w:pPr>
      <w:r>
        <w:t xml:space="preserve">Let </w:t>
      </w:r>
      <w:r w:rsidRPr="004C289E">
        <w:rPr>
          <w:i/>
        </w:rPr>
        <w:t>tag</w:t>
      </w:r>
      <w:r>
        <w:t xml:space="preserve"> be the result of</w:t>
      </w:r>
      <w:r w:rsidR="001A4B30">
        <w:t xml:space="preserve"> </w:t>
      </w:r>
      <w:r>
        <w:t>Get</w:t>
      </w:r>
      <w:r w:rsidR="001A4B30">
        <w:t>(</w:t>
      </w:r>
      <w:r w:rsidRPr="004C289E">
        <w:rPr>
          <w:i/>
        </w:rPr>
        <w:t>O</w:t>
      </w:r>
      <w:r w:rsidR="001A4B30">
        <w:t>,</w:t>
      </w:r>
      <w:r>
        <w:t xml:space="preserve"> @@toStringTag</w:t>
      </w:r>
      <w:r w:rsidR="001A4B30">
        <w:t>)</w:t>
      </w:r>
      <w:r>
        <w:t>.</w:t>
      </w:r>
    </w:p>
    <w:p w14:paraId="5919F216" w14:textId="77777777" w:rsidR="00355256" w:rsidRDefault="00355256" w:rsidP="002E00DD">
      <w:pPr>
        <w:pStyle w:val="Alg4"/>
        <w:numPr>
          <w:ilvl w:val="1"/>
          <w:numId w:val="180"/>
        </w:numPr>
      </w:pPr>
      <w:r>
        <w:t xml:space="preserve">If </w:t>
      </w:r>
      <w:r w:rsidRPr="004C289E">
        <w:rPr>
          <w:i/>
        </w:rPr>
        <w:t>tag</w:t>
      </w:r>
      <w:r>
        <w:t xml:space="preserve"> is an abrupt completion, let </w:t>
      </w:r>
      <w:r w:rsidRPr="004C289E">
        <w:rPr>
          <w:i/>
        </w:rPr>
        <w:t>tag</w:t>
      </w:r>
      <w:r>
        <w:t xml:space="preserve"> be NormalCompletion(</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14:paraId="536909FC" w14:textId="77777777" w:rsidR="00265A70" w:rsidRDefault="00265A70" w:rsidP="002E00DD">
      <w:pPr>
        <w:pStyle w:val="Alg4"/>
        <w:numPr>
          <w:ilvl w:val="1"/>
          <w:numId w:val="180"/>
        </w:numPr>
      </w:pPr>
      <w:r>
        <w:t xml:space="preserve">Let </w:t>
      </w:r>
      <w:r w:rsidRPr="00265A70">
        <w:rPr>
          <w:i/>
        </w:rPr>
        <w:t>tag</w:t>
      </w:r>
      <w:r>
        <w:t xml:space="preserve"> be </w:t>
      </w:r>
      <w:r w:rsidRPr="00265A70">
        <w:rPr>
          <w:i/>
        </w:rPr>
        <w:t>tag</w:t>
      </w:r>
      <w:r>
        <w:t>.[[value]].</w:t>
      </w:r>
    </w:p>
    <w:p w14:paraId="7FB0FA22" w14:textId="77777777" w:rsidR="00355256" w:rsidRDefault="00355256" w:rsidP="002E00DD">
      <w:pPr>
        <w:pStyle w:val="Alg4"/>
        <w:numPr>
          <w:ilvl w:val="1"/>
          <w:numId w:val="180"/>
        </w:numPr>
      </w:pPr>
      <w:r>
        <w:t>If Type(</w:t>
      </w:r>
      <w:r w:rsidRPr="004C289E">
        <w:rPr>
          <w:i/>
        </w:rPr>
        <w:t>tag</w:t>
      </w:r>
      <w:r>
        <w:t xml:space="preserve">) is not String, let </w:t>
      </w:r>
      <w:r>
        <w:rPr>
          <w:i/>
        </w:rPr>
        <w:t>tag</w:t>
      </w:r>
      <w:r>
        <w:t xml:space="preserve"> be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14:paraId="4378F8A4" w14:textId="77777777" w:rsidR="00973154" w:rsidRDefault="00EE5B27" w:rsidP="00D755B5">
      <w:pPr>
        <w:pStyle w:val="Alg4"/>
        <w:numPr>
          <w:ilvl w:val="1"/>
          <w:numId w:val="180"/>
        </w:numPr>
      </w:pPr>
      <w:r>
        <w:t>I</w:t>
      </w:r>
      <w:r w:rsidR="00973154" w:rsidRPr="00973154">
        <w:t xml:space="preserve">f </w:t>
      </w:r>
      <w:r w:rsidR="0013044F">
        <w:rPr>
          <w:i/>
        </w:rPr>
        <w:t>tag</w:t>
      </w:r>
      <w:r w:rsidR="00973154" w:rsidRPr="00973154">
        <w:t xml:space="preserve"> is </w:t>
      </w:r>
      <w:r w:rsidR="0013044F">
        <w:t>any of</w:t>
      </w:r>
      <w:r w:rsidR="00973154">
        <w:rPr>
          <w:rFonts w:ascii="Courier New" w:hAnsi="Courier New" w:cs="Courier New"/>
          <w:b/>
        </w:rPr>
        <w:t xml:space="preserve"> </w:t>
      </w:r>
      <w:r w:rsidR="0013044F" w:rsidRPr="00E77497">
        <w:rPr>
          <w:rFonts w:ascii="Courier New" w:hAnsi="Courier New"/>
          <w:b/>
        </w:rPr>
        <w:t>"Arguments"</w:t>
      </w:r>
      <w:r w:rsidR="0013044F" w:rsidRPr="00E77497">
        <w:t xml:space="preserve">, </w:t>
      </w:r>
      <w:r w:rsidR="00973154" w:rsidRPr="00E77497">
        <w:rPr>
          <w:rFonts w:ascii="Courier New" w:hAnsi="Courier New" w:cs="Courier New"/>
          <w:b/>
        </w:rPr>
        <w:t>"Array"</w:t>
      </w:r>
      <w:r w:rsidR="00973154" w:rsidRPr="00E77497">
        <w:t xml:space="preserve">, </w:t>
      </w:r>
      <w:r w:rsidR="00973154" w:rsidRPr="00E77497">
        <w:rPr>
          <w:rFonts w:ascii="Courier New" w:hAnsi="Courier New" w:cs="Courier New"/>
          <w:b/>
        </w:rPr>
        <w:t>"Boolean"</w:t>
      </w:r>
      <w:r w:rsidR="00973154" w:rsidRPr="00E77497">
        <w:t xml:space="preserve">, </w:t>
      </w:r>
      <w:r w:rsidR="00973154" w:rsidRPr="00E77497">
        <w:rPr>
          <w:rFonts w:ascii="Courier New" w:hAnsi="Courier New" w:cs="Courier New"/>
          <w:b/>
        </w:rPr>
        <w:t>"Date"</w:t>
      </w:r>
      <w:r w:rsidR="00973154" w:rsidRPr="00E77497">
        <w:t xml:space="preserve">, </w:t>
      </w:r>
      <w:r w:rsidR="00973154" w:rsidRPr="00E77497">
        <w:rPr>
          <w:rFonts w:ascii="Courier New" w:hAnsi="Courier New" w:cs="Courier New"/>
          <w:b/>
        </w:rPr>
        <w:t>"Error"</w:t>
      </w:r>
      <w:r w:rsidR="00973154" w:rsidRPr="00E77497">
        <w:t xml:space="preserve">, </w:t>
      </w:r>
      <w:r w:rsidR="00973154" w:rsidRPr="00E77497">
        <w:rPr>
          <w:rFonts w:ascii="Courier New" w:hAnsi="Courier New" w:cs="Courier New"/>
          <w:b/>
        </w:rPr>
        <w:t>"Function"</w:t>
      </w:r>
      <w:r w:rsidR="00973154" w:rsidRPr="00E77497">
        <w:t xml:space="preserve">, </w:t>
      </w:r>
      <w:r w:rsidR="00973154" w:rsidRPr="00E77497">
        <w:rPr>
          <w:rFonts w:ascii="Courier New" w:hAnsi="Courier New" w:cs="Courier New"/>
          <w:b/>
        </w:rPr>
        <w:t>"JSON"</w:t>
      </w:r>
      <w:r w:rsidR="00973154" w:rsidRPr="00E77497">
        <w:t xml:space="preserve">, </w:t>
      </w:r>
      <w:r w:rsidR="00973154" w:rsidRPr="00E77497">
        <w:rPr>
          <w:rFonts w:ascii="Courier New" w:hAnsi="Courier New" w:cs="Courier New"/>
          <w:b/>
        </w:rPr>
        <w:t>"Math"</w:t>
      </w:r>
      <w:r w:rsidR="00973154" w:rsidRPr="00E77497">
        <w:t xml:space="preserve">, </w:t>
      </w:r>
      <w:r w:rsidR="00973154" w:rsidRPr="00E77497">
        <w:rPr>
          <w:rFonts w:ascii="Courier New" w:hAnsi="Courier New" w:cs="Courier New"/>
          <w:b/>
        </w:rPr>
        <w:t>"Number"</w:t>
      </w:r>
      <w:r w:rsidR="00973154" w:rsidRPr="00E77497">
        <w:t xml:space="preserve">, </w:t>
      </w:r>
      <w:r w:rsidR="00973154" w:rsidRPr="00E77497">
        <w:rPr>
          <w:rFonts w:ascii="Courier New" w:hAnsi="Courier New" w:cs="Courier New"/>
          <w:b/>
        </w:rPr>
        <w:t>"RegExp"</w:t>
      </w:r>
      <w:r w:rsidR="00973154" w:rsidRPr="00E77497">
        <w:t xml:space="preserve">, </w:t>
      </w:r>
      <w:r w:rsidR="00973154">
        <w:t>or</w:t>
      </w:r>
      <w:r w:rsidR="00973154" w:rsidRPr="00E77497">
        <w:t xml:space="preserve"> </w:t>
      </w:r>
      <w:r w:rsidR="00973154" w:rsidRPr="00E77497">
        <w:rPr>
          <w:rFonts w:ascii="Courier New" w:hAnsi="Courier New" w:cs="Courier New"/>
          <w:b/>
        </w:rPr>
        <w:t>"String"</w:t>
      </w:r>
      <w:r w:rsidR="002E00DD">
        <w:rPr>
          <w:rFonts w:ascii="Courier New" w:hAnsi="Courier New" w:cs="Courier New"/>
          <w:b/>
        </w:rPr>
        <w:t xml:space="preserve"> </w:t>
      </w:r>
      <w:r w:rsidR="002E00DD" w:rsidRPr="00655E48">
        <w:rPr>
          <w:bCs/>
        </w:rPr>
        <w:t>and Same</w:t>
      </w:r>
      <w:r w:rsidR="00D755B5">
        <w:rPr>
          <w:bCs/>
        </w:rPr>
        <w:t>Value</w:t>
      </w:r>
      <w:r w:rsidR="002E00DD" w:rsidRPr="00655E48">
        <w:rPr>
          <w:bCs/>
        </w:rPr>
        <w:t>(</w:t>
      </w:r>
      <w:r w:rsidR="002E00DD" w:rsidRPr="00655E48">
        <w:rPr>
          <w:bCs/>
          <w:i/>
          <w:iCs/>
        </w:rPr>
        <w:t>tag</w:t>
      </w:r>
      <w:r w:rsidR="002E00DD" w:rsidRPr="00655E48">
        <w:rPr>
          <w:bCs/>
        </w:rPr>
        <w:t xml:space="preserve">, </w:t>
      </w:r>
      <w:r w:rsidR="002E00DD" w:rsidRPr="00655E48">
        <w:rPr>
          <w:bCs/>
          <w:i/>
          <w:iCs/>
        </w:rPr>
        <w:t>builtinTag</w:t>
      </w:r>
      <w:r w:rsidR="002E00DD" w:rsidRPr="00655E48">
        <w:rPr>
          <w:bCs/>
        </w:rPr>
        <w:t xml:space="preserve">) is </w:t>
      </w:r>
      <w:r w:rsidR="002E00DD" w:rsidRPr="00655E48">
        <w:rPr>
          <w:b/>
        </w:rPr>
        <w:t>false</w:t>
      </w:r>
      <w:r w:rsidR="002E00DD" w:rsidRPr="00655E48">
        <w:rPr>
          <w:bCs/>
        </w:rPr>
        <w:t>,</w:t>
      </w:r>
      <w:r w:rsidR="0013044F">
        <w:t xml:space="preserve"> then let </w:t>
      </w:r>
      <w:r w:rsidR="0013044F">
        <w:rPr>
          <w:i/>
        </w:rPr>
        <w:t>tag</w:t>
      </w:r>
      <w:r w:rsidR="0013044F">
        <w:t xml:space="preserve"> be the string value </w:t>
      </w:r>
      <w:r w:rsidR="0013044F" w:rsidRPr="00E77497">
        <w:rPr>
          <w:rFonts w:ascii="Courier New" w:hAnsi="Courier New" w:cs="Courier New"/>
          <w:b/>
        </w:rPr>
        <w:t>"</w:t>
      </w:r>
      <w:r w:rsidR="0013044F">
        <w:rPr>
          <w:rFonts w:ascii="Courier New" w:hAnsi="Courier New" w:cs="Courier New"/>
          <w:b/>
        </w:rPr>
        <w:t>~</w:t>
      </w:r>
      <w:r w:rsidR="0013044F" w:rsidRPr="00E77497">
        <w:rPr>
          <w:rFonts w:ascii="Courier New" w:hAnsi="Courier New" w:cs="Courier New"/>
          <w:b/>
        </w:rPr>
        <w:t>"</w:t>
      </w:r>
      <w:r w:rsidR="0013044F">
        <w:rPr>
          <w:rFonts w:ascii="Courier New" w:hAnsi="Courier New" w:cs="Courier New"/>
          <w:b/>
        </w:rPr>
        <w:t xml:space="preserve"> </w:t>
      </w:r>
      <w:r w:rsidR="0013044F" w:rsidRPr="004C289E">
        <w:t xml:space="preserve">concatenated with the current value of </w:t>
      </w:r>
      <w:r w:rsidR="0013044F" w:rsidRPr="004C289E">
        <w:rPr>
          <w:i/>
        </w:rPr>
        <w:t>tag</w:t>
      </w:r>
      <w:r w:rsidR="0013044F" w:rsidRPr="004C289E">
        <w:t>.</w:t>
      </w:r>
    </w:p>
    <w:p w14:paraId="12E78306" w14:textId="77777777" w:rsidR="0013044F" w:rsidRDefault="004C02EF" w:rsidP="004C289E">
      <w:pPr>
        <w:pStyle w:val="Alg4"/>
        <w:numPr>
          <w:ilvl w:val="0"/>
          <w:numId w:val="180"/>
        </w:numPr>
        <w:spacing w:after="240"/>
      </w:pPr>
      <w:r w:rsidRPr="00E77497">
        <w:t xml:space="preserve">Return the String value that is the result of concatenating the three Strings </w:t>
      </w:r>
      <w:r w:rsidRPr="004C289E">
        <w:t>"[object "</w:t>
      </w:r>
      <w:r w:rsidRPr="00E77497">
        <w:t xml:space="preserve">, </w:t>
      </w:r>
      <w:r w:rsidR="005761C4" w:rsidRPr="00FA5D11">
        <w:rPr>
          <w:i/>
          <w:iCs/>
        </w:rPr>
        <w:t>tag</w:t>
      </w:r>
      <w:r w:rsidRPr="00E77497">
        <w:t xml:space="preserve">, and </w:t>
      </w:r>
      <w:r w:rsidRPr="004C289E">
        <w:t>"]"</w:t>
      </w:r>
      <w:r w:rsidRPr="00E77497">
        <w:t>.</w:t>
      </w:r>
      <w:bookmarkStart w:id="4987" w:name="_Ref327355520"/>
    </w:p>
    <w:bookmarkEnd w:id="4987"/>
    <w:p w14:paraId="569A2FAE" w14:textId="77777777" w:rsidR="00EE5B27" w:rsidRDefault="00EE5B27" w:rsidP="00EE5B27">
      <w:pPr>
        <w:pStyle w:val="Note"/>
      </w:pPr>
    </w:p>
    <w:p w14:paraId="74241062" w14:textId="77777777" w:rsidR="005761C4" w:rsidRPr="00E77497" w:rsidRDefault="00EE5B27" w:rsidP="002E00DD">
      <w:pPr>
        <w:pStyle w:val="Note"/>
      </w:pPr>
      <w:r>
        <w:t>NOTE</w:t>
      </w:r>
      <w:r>
        <w:tab/>
        <w:t>Historically, this function was occasionally used to access the string value of the [[Class]] internal</w:t>
      </w:r>
      <w:r w:rsidR="00022312" w:rsidRPr="00022312">
        <w:t xml:space="preserve"> data</w:t>
      </w:r>
      <w:r>
        <w:t xml:space="preserve"> property that was used in previous editions of this specification as a nominal type tag for various built-in objects. </w:t>
      </w:r>
      <w:r w:rsidR="002E00DD">
        <w:t>The above</w:t>
      </w:r>
      <w:r>
        <w:t xml:space="preserve">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p>
    <w:p w14:paraId="26956834" w14:textId="77777777" w:rsidR="004C02EF" w:rsidRPr="00E77497" w:rsidRDefault="004C02EF" w:rsidP="00D148E9">
      <w:pPr>
        <w:pStyle w:val="40"/>
      </w:pPr>
      <w:bookmarkStart w:id="4988" w:name="_Toc385672266"/>
      <w:bookmarkStart w:id="4989" w:name="_Toc393690380"/>
      <w:bookmarkStart w:id="4990" w:name="_Hlt458484290"/>
      <w:bookmarkStart w:id="4991" w:name="_Ref458484169"/>
      <w:bookmarkEnd w:id="4990"/>
      <w:r w:rsidRPr="00E77497">
        <w:t>Object.prototype.valueOf</w:t>
      </w:r>
      <w:bookmarkEnd w:id="4988"/>
      <w:bookmarkEnd w:id="4989"/>
      <w:r w:rsidRPr="00E77497">
        <w:t xml:space="preserve"> ( )</w:t>
      </w:r>
      <w:bookmarkEnd w:id="4991"/>
    </w:p>
    <w:p w14:paraId="4CCB5C3F" w14:textId="77777777"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4992" w:name="_Toc382291608"/>
      <w:bookmarkStart w:id="4993" w:name="_Toc385672267"/>
      <w:bookmarkStart w:id="4994" w:name="_Toc393690381"/>
    </w:p>
    <w:p w14:paraId="309EB00F" w14:textId="77777777"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2D4FAC0" w14:textId="77777777"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14:paraId="4FA486A5" w14:textId="77777777" w:rsidR="004C02EF" w:rsidRPr="00E77497" w:rsidRDefault="004C02EF" w:rsidP="00D148E9">
      <w:pPr>
        <w:pStyle w:val="30"/>
      </w:pPr>
      <w:bookmarkStart w:id="4995" w:name="_Toc472818913"/>
      <w:bookmarkStart w:id="4996" w:name="_Toc235503491"/>
      <w:bookmarkStart w:id="4997" w:name="_Toc241509266"/>
      <w:bookmarkStart w:id="4998" w:name="_Toc244416753"/>
      <w:bookmarkStart w:id="4999" w:name="_Toc276631117"/>
      <w:bookmarkStart w:id="5000" w:name="_Toc366142036"/>
      <w:r w:rsidRPr="00E77497">
        <w:t>Properties of Object Instance</w:t>
      </w:r>
      <w:bookmarkEnd w:id="4992"/>
      <w:bookmarkEnd w:id="4993"/>
      <w:bookmarkEnd w:id="4994"/>
      <w:r w:rsidRPr="00E77497">
        <w:t>s</w:t>
      </w:r>
      <w:bookmarkStart w:id="5001" w:name="_Toc382212261"/>
      <w:bookmarkStart w:id="5002" w:name="_Toc382212824"/>
      <w:bookmarkStart w:id="5003" w:name="_Toc382291609"/>
      <w:bookmarkEnd w:id="4995"/>
      <w:bookmarkEnd w:id="4996"/>
      <w:bookmarkEnd w:id="4997"/>
      <w:bookmarkEnd w:id="4998"/>
      <w:bookmarkEnd w:id="4999"/>
      <w:bookmarkEnd w:id="5000"/>
    </w:p>
    <w:p w14:paraId="75CE3B2F" w14:textId="77777777" w:rsidR="004C02EF" w:rsidRPr="00E77497" w:rsidRDefault="004C02EF" w:rsidP="004C02EF">
      <w:r w:rsidRPr="00E77497">
        <w:t>Object instances have no special properties beyond those inherited from the Object prototype object.</w:t>
      </w:r>
      <w:bookmarkStart w:id="5004" w:name="_Toc385672268"/>
      <w:bookmarkStart w:id="5005" w:name="_Toc393690382"/>
    </w:p>
    <w:p w14:paraId="03C172B6" w14:textId="77777777" w:rsidR="004C02EF" w:rsidRPr="00E77497" w:rsidRDefault="004C02EF" w:rsidP="00D148E9">
      <w:pPr>
        <w:pStyle w:val="20"/>
      </w:pPr>
      <w:bookmarkStart w:id="5006" w:name="_Toc472818914"/>
      <w:bookmarkStart w:id="5007" w:name="_Toc235503492"/>
      <w:bookmarkStart w:id="5008" w:name="_Toc241509267"/>
      <w:bookmarkStart w:id="5009" w:name="_Toc244416754"/>
      <w:bookmarkStart w:id="5010" w:name="_Toc276631118"/>
      <w:bookmarkStart w:id="5011" w:name="_Toc366142037"/>
      <w:r w:rsidRPr="00E77497">
        <w:t>Function</w:t>
      </w:r>
      <w:bookmarkEnd w:id="5001"/>
      <w:bookmarkEnd w:id="5002"/>
      <w:r w:rsidRPr="00E77497">
        <w:t xml:space="preserve"> Object</w:t>
      </w:r>
      <w:bookmarkEnd w:id="5003"/>
      <w:bookmarkEnd w:id="5004"/>
      <w:bookmarkEnd w:id="5005"/>
      <w:r w:rsidRPr="00E77497">
        <w:t>s</w:t>
      </w:r>
      <w:bookmarkStart w:id="5012" w:name="_Toc385672269"/>
      <w:bookmarkStart w:id="5013" w:name="_Ref393527385"/>
      <w:bookmarkStart w:id="5014" w:name="_Ref393527457"/>
      <w:bookmarkStart w:id="5015" w:name="_Toc393690383"/>
      <w:bookmarkStart w:id="5016" w:name="_Ref404501411"/>
      <w:bookmarkStart w:id="5017" w:name="_Toc382291610"/>
      <w:bookmarkEnd w:id="5006"/>
      <w:bookmarkEnd w:id="5007"/>
      <w:bookmarkEnd w:id="5008"/>
      <w:bookmarkEnd w:id="5009"/>
      <w:bookmarkEnd w:id="5010"/>
      <w:bookmarkEnd w:id="5011"/>
    </w:p>
    <w:p w14:paraId="2F5A74AE" w14:textId="77777777" w:rsidR="004C02EF" w:rsidRPr="00E77497" w:rsidRDefault="004C02EF" w:rsidP="009F7037">
      <w:pPr>
        <w:pStyle w:val="30"/>
      </w:pPr>
      <w:bookmarkStart w:id="5018" w:name="_Ref364595674"/>
      <w:bookmarkStart w:id="5019" w:name="_Ref424531728"/>
      <w:bookmarkStart w:id="5020" w:name="_Toc472818915"/>
      <w:bookmarkStart w:id="5021" w:name="_Toc235503493"/>
      <w:bookmarkStart w:id="5022" w:name="_Toc241509268"/>
      <w:bookmarkStart w:id="5023" w:name="_Toc244416755"/>
      <w:bookmarkStart w:id="5024" w:name="_Toc276631119"/>
      <w:bookmarkStart w:id="5025" w:name="_Toc366142038"/>
      <w:r w:rsidRPr="00E77497">
        <w:t>The Function Constructor</w:t>
      </w:r>
      <w:bookmarkEnd w:id="5012"/>
      <w:bookmarkEnd w:id="5013"/>
      <w:bookmarkEnd w:id="5014"/>
      <w:bookmarkEnd w:id="5015"/>
      <w:bookmarkEnd w:id="5016"/>
      <w:bookmarkEnd w:id="5018"/>
      <w:bookmarkEnd w:id="5019"/>
      <w:bookmarkEnd w:id="5020"/>
      <w:bookmarkEnd w:id="5021"/>
      <w:bookmarkEnd w:id="5022"/>
      <w:bookmarkEnd w:id="5023"/>
      <w:bookmarkEnd w:id="5024"/>
      <w:bookmarkEnd w:id="5025"/>
    </w:p>
    <w:p w14:paraId="3C3AF268" w14:textId="77777777" w:rsidR="00F659A8" w:rsidRDefault="009F7037" w:rsidP="009F7037">
      <w:r>
        <w:t>The Function constructor is the %</w:t>
      </w:r>
      <w:r w:rsidRPr="009F7037">
        <w:t>Function</w:t>
      </w:r>
      <w:r>
        <w:t xml:space="preserve">% </w:t>
      </w:r>
      <w:r w:rsidR="00CE3CDC">
        <w:t>intrinsic</w:t>
      </w:r>
      <w:r>
        <w:t xml:space="preserve"> object and the initial value of the </w:t>
      </w:r>
      <w:r w:rsidRPr="00E74C84">
        <w:rPr>
          <w:rFonts w:ascii="Courier New" w:eastAsia="Times New Roman" w:hAnsi="Courier New" w:cs="Courier New"/>
          <w:b/>
          <w:spacing w:val="6"/>
          <w:lang w:eastAsia="en-US"/>
        </w:rPr>
        <w:t>Function</w:t>
      </w:r>
      <w:r w:rsidRPr="009F7037">
        <w:rPr>
          <w:rFonts w:ascii="Times New Roman" w:eastAsia="Times New Roman" w:hAnsi="Times New Roman"/>
          <w:b/>
          <w:spacing w:val="6"/>
          <w:lang w:eastAsia="en-US"/>
        </w:rPr>
        <w:t xml:space="preserve"> </w:t>
      </w:r>
      <w:r w:rsidRPr="00197BED">
        <w:rPr>
          <w:rFonts w:eastAsia="Times New Roman" w:cs="Arial"/>
          <w:bCs/>
          <w:spacing w:val="6"/>
          <w:lang w:eastAsia="en-US"/>
        </w:rPr>
        <w:t xml:space="preserve">property of the </w:t>
      </w:r>
      <w:r>
        <w:t xml:space="preserve">global </w:t>
      </w:r>
      <w:r w:rsidRPr="00E74C84">
        <w:t>object</w:t>
      </w:r>
      <w:r>
        <w:t xml:space="preserve">. </w:t>
      </w:r>
      <w:r w:rsidR="004C02EF" w:rsidRPr="00E77497">
        <w:t xml:space="preserve">When </w:t>
      </w:r>
      <w:r w:rsidR="004C02EF" w:rsidRPr="00E77497">
        <w:rPr>
          <w:rFonts w:ascii="Courier New" w:hAnsi="Courier New"/>
          <w:b/>
        </w:rPr>
        <w:t>Function</w:t>
      </w:r>
      <w:r w:rsidR="004C02EF" w:rsidRPr="00E77497">
        <w:t xml:space="preserve"> is called as a function rather than as a constructor, it creates and initialises a new Function object. Thus the function call </w:t>
      </w:r>
      <w:r w:rsidR="004C02EF" w:rsidRPr="00E77497">
        <w:rPr>
          <w:rFonts w:ascii="Courier New" w:hAnsi="Courier New"/>
          <w:b/>
        </w:rPr>
        <w:t>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5026" w:name="_Toc385672270"/>
      <w:bookmarkStart w:id="5027" w:name="_Toc393690384"/>
      <w:bookmarkStart w:id="5028" w:name="_Ref404501403"/>
      <w:r w:rsidR="00F659A8">
        <w:t xml:space="preserve"> However, if the </w:t>
      </w:r>
      <w:r w:rsidR="00F659A8" w:rsidRPr="00C255C0">
        <w:rPr>
          <w:b/>
          <w:bCs/>
        </w:rPr>
        <w:t>this</w:t>
      </w:r>
      <w:r w:rsidR="00F659A8">
        <w:t xml:space="preserve"> value value passed in the call is an Object with an [[Code]] internal data property whose value is </w:t>
      </w:r>
      <w:r w:rsidR="00F659A8" w:rsidRPr="00145775">
        <w:rPr>
          <w:rFonts w:ascii="Times New Roman" w:hAnsi="Times New Roman"/>
          <w:b/>
          <w:bCs/>
        </w:rPr>
        <w:t>undefined</w:t>
      </w:r>
      <w:r w:rsidR="00F659A8" w:rsidRPr="00E77497">
        <w:t xml:space="preserve">, it </w:t>
      </w:r>
      <w:r w:rsidR="00F659A8" w:rsidRPr="00F94F77">
        <w:t>initial</w:t>
      </w:r>
      <w:r w:rsidR="006B2604">
        <w:t>ise</w:t>
      </w:r>
      <w:r w:rsidR="00F659A8">
        <w:t xml:space="preserve">s the </w:t>
      </w:r>
      <w:r w:rsidR="00F659A8" w:rsidRPr="00C0565F">
        <w:rPr>
          <w:b/>
        </w:rPr>
        <w:t>this</w:t>
      </w:r>
      <w:r w:rsidR="00F659A8">
        <w:t xml:space="preserve"> value using the argument values</w:t>
      </w:r>
      <w:r w:rsidR="00F659A8" w:rsidRPr="00E77497">
        <w:t>.</w:t>
      </w:r>
      <w:r w:rsidR="00F659A8">
        <w:t xml:space="preserve">  This permits</w:t>
      </w:r>
      <w:r w:rsidR="00F659A8" w:rsidRPr="00C255C0">
        <w:rPr>
          <w:rFonts w:ascii="Courier New" w:hAnsi="Courier New"/>
          <w:b/>
        </w:rPr>
        <w:t xml:space="preserve"> </w:t>
      </w:r>
      <w:r w:rsidR="00ED1E92">
        <w:rPr>
          <w:rFonts w:ascii="Courier New" w:hAnsi="Courier New"/>
          <w:b/>
        </w:rPr>
        <w:t>Function</w:t>
      </w:r>
      <w:r w:rsidR="00F659A8">
        <w:rPr>
          <w:rFonts w:ascii="Courier New" w:hAnsi="Courier New"/>
          <w:b/>
        </w:rPr>
        <w:t xml:space="preserve"> </w:t>
      </w:r>
      <w:r w:rsidR="00F659A8" w:rsidRPr="00977F8C">
        <w:t xml:space="preserve">to be used both </w:t>
      </w:r>
      <w:r w:rsidR="00F659A8">
        <w:t>as factory method</w:t>
      </w:r>
      <w:r w:rsidR="00F659A8" w:rsidRPr="00977F8C">
        <w:t xml:space="preserve"> and</w:t>
      </w:r>
      <w:r w:rsidR="00F659A8">
        <w:rPr>
          <w:rFonts w:ascii="Courier New" w:hAnsi="Courier New"/>
          <w:b/>
        </w:rPr>
        <w:t xml:space="preserve"> </w:t>
      </w:r>
      <w:r w:rsidR="00F659A8">
        <w:t>to perform constructor instance initialization.</w:t>
      </w:r>
    </w:p>
    <w:p w14:paraId="3C72464A" w14:textId="77777777" w:rsidR="004C02EF" w:rsidRPr="00E77497" w:rsidRDefault="00ED1E92" w:rsidP="0060285B">
      <w:r>
        <w:rPr>
          <w:rFonts w:ascii="Courier New" w:hAnsi="Courier New"/>
          <w:b/>
        </w:rPr>
        <w:t>Function</w:t>
      </w:r>
      <w:r w:rsidR="00F659A8" w:rsidRPr="00E77497">
        <w:t xml:space="preserve"> </w:t>
      </w:r>
      <w:r w:rsidR="00F659A8">
        <w:t xml:space="preserve">may be subclassed and subclass constructors may perform a </w:t>
      </w:r>
      <w:r w:rsidR="00F659A8" w:rsidRPr="009F7037">
        <w:rPr>
          <w:rFonts w:ascii="Courier New" w:hAnsi="Courier New" w:cs="Courier New"/>
          <w:b/>
          <w:bCs/>
        </w:rPr>
        <w:t>super</w:t>
      </w:r>
      <w:r w:rsidR="00F659A8">
        <w:t xml:space="preserve"> invocation of the </w:t>
      </w:r>
      <w:r>
        <w:rPr>
          <w:rFonts w:ascii="Courier New" w:hAnsi="Courier New"/>
          <w:b/>
        </w:rPr>
        <w:t>Function</w:t>
      </w:r>
      <w:r w:rsidR="00F659A8" w:rsidRPr="00E77497">
        <w:t xml:space="preserve"> </w:t>
      </w:r>
      <w:r w:rsidR="00F659A8">
        <w:t>constructor to initial</w:t>
      </w:r>
      <w:r w:rsidR="006B2604">
        <w:t>ise</w:t>
      </w:r>
      <w:r w:rsidR="00F659A8">
        <w:t xml:space="preserve"> subclass instances.</w:t>
      </w:r>
      <w:r>
        <w:t xml:space="preserve"> However, all syntactic forms for defining function objects create instances of </w:t>
      </w:r>
      <w:r>
        <w:rPr>
          <w:rFonts w:ascii="Courier New" w:hAnsi="Courier New"/>
          <w:b/>
        </w:rPr>
        <w:t>Function</w:t>
      </w:r>
      <w:r w:rsidR="0060285B">
        <w:t>.</w:t>
      </w:r>
      <w:r>
        <w:t xml:space="preserve"> There is no syntactic </w:t>
      </w:r>
      <w:r w:rsidR="0060285B">
        <w:t>means</w:t>
      </w:r>
      <w:r>
        <w:t xml:space="preserve"> to create instances of </w:t>
      </w:r>
      <w:r>
        <w:rPr>
          <w:rFonts w:ascii="Courier New" w:hAnsi="Courier New"/>
          <w:b/>
        </w:rPr>
        <w:t>Function</w:t>
      </w:r>
      <w:r>
        <w:t xml:space="preserve"> subclasses</w:t>
      </w:r>
      <w:r w:rsidR="009F7037">
        <w:t xml:space="preserve"> except for the built</w:t>
      </w:r>
      <w:r w:rsidR="001A60D1">
        <w:t>-in Generator Function subclass</w:t>
      </w:r>
      <w:r>
        <w:t>.</w:t>
      </w:r>
    </w:p>
    <w:p w14:paraId="06FF5BCE" w14:textId="77777777" w:rsidR="004C02EF" w:rsidRPr="00E77497" w:rsidRDefault="004C02EF" w:rsidP="00D148E9">
      <w:pPr>
        <w:pStyle w:val="40"/>
      </w:pPr>
      <w:bookmarkStart w:id="5029" w:name="_Ref365534017"/>
      <w:r w:rsidRPr="00E77497">
        <w:t xml:space="preserve">Function (p1, p2, </w:t>
      </w:r>
      <w:r w:rsidRPr="00E77497">
        <w:rPr>
          <w:snapToGrid w:val="0"/>
        </w:rPr>
        <w:t>…</w:t>
      </w:r>
      <w:r w:rsidRPr="00E77497">
        <w:t xml:space="preserve"> , pn, body</w:t>
      </w:r>
      <w:bookmarkEnd w:id="5026"/>
      <w:bookmarkEnd w:id="5027"/>
      <w:bookmarkEnd w:id="5028"/>
      <w:r w:rsidRPr="00E77497">
        <w:t>)</w:t>
      </w:r>
      <w:bookmarkEnd w:id="5029"/>
    </w:p>
    <w:p w14:paraId="0D7195ED" w14:textId="77777777" w:rsidR="004C02EF" w:rsidRPr="00E77497" w:rsidRDefault="004C02EF" w:rsidP="004C02EF">
      <w:bookmarkStart w:id="5030" w:name="_Toc382291611"/>
      <w:bookmarkEnd w:id="5017"/>
      <w:r w:rsidRPr="00E77497">
        <w:t>The last argument specifies the body (executable code) of a function; any preceding arguments specify formal parameters.</w:t>
      </w:r>
    </w:p>
    <w:p w14:paraId="59915F64" w14:textId="77777777" w:rsidR="004C02EF" w:rsidRPr="00E77497" w:rsidRDefault="004C02EF" w:rsidP="00ED1E92">
      <w:r w:rsidRPr="00E77497">
        <w:t xml:space="preserve">When the </w:t>
      </w:r>
      <w:r w:rsidRPr="00E77497">
        <w:rPr>
          <w:rFonts w:ascii="Courier New" w:hAnsi="Courier New"/>
          <w:b/>
        </w:rPr>
        <w:t>Function</w:t>
      </w:r>
      <w:r w:rsidRPr="00E77497">
        <w:t xml:space="preserve"> </w:t>
      </w:r>
      <w:r w:rsidR="00ED1E92">
        <w:t>function</w:t>
      </w:r>
      <w:r w:rsidR="00ED1E92" w:rsidRPr="00E77497">
        <w:t xml:space="preserve"> </w:t>
      </w:r>
      <w:r w:rsidRPr="00E77497">
        <w:t xml:space="preserve">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3905654E" w14:textId="77777777"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14:paraId="1F0C4358" w14:textId="77777777"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14:paraId="348050ED" w14:textId="77777777"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r w:rsidR="00CD7F0F" w:rsidRPr="00E77497">
        <w:rPr>
          <w:i/>
        </w:rPr>
        <w:t>Text</w:t>
      </w:r>
      <w:r w:rsidRPr="00E77497">
        <w:t xml:space="preserve"> be the empty String.</w:t>
      </w:r>
    </w:p>
    <w:p w14:paraId="39AD524A" w14:textId="77777777"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r w:rsidR="00CD7F0F" w:rsidRPr="00E77497">
        <w:rPr>
          <w:i/>
        </w:rPr>
        <w:t>Text</w:t>
      </w:r>
      <w:r w:rsidRPr="00E77497">
        <w:t xml:space="preserve"> be that argument.</w:t>
      </w:r>
    </w:p>
    <w:p w14:paraId="493AB195" w14:textId="77777777" w:rsidR="004C02EF" w:rsidRPr="00E77497" w:rsidRDefault="004C02EF" w:rsidP="00BE1C30">
      <w:pPr>
        <w:pStyle w:val="Alg4"/>
        <w:numPr>
          <w:ilvl w:val="0"/>
          <w:numId w:val="187"/>
        </w:numPr>
      </w:pPr>
      <w:r w:rsidRPr="00E77497">
        <w:t xml:space="preserve">Else </w:t>
      </w:r>
      <w:r w:rsidRPr="00E77497">
        <w:rPr>
          <w:i/>
        </w:rPr>
        <w:t>argCount</w:t>
      </w:r>
      <w:r w:rsidRPr="00E77497">
        <w:t xml:space="preserve"> &gt; 1</w:t>
      </w:r>
      <w:r w:rsidR="00BE1C30" w:rsidRPr="00E77497">
        <w:t>,</w:t>
      </w:r>
    </w:p>
    <w:p w14:paraId="6BBB6CA7" w14:textId="77777777"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14:paraId="10444678" w14:textId="77777777"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14:paraId="2650308E" w14:textId="77777777" w:rsidR="00296EE6" w:rsidRDefault="00296EE6" w:rsidP="00834A33">
      <w:pPr>
        <w:pStyle w:val="Alg4"/>
        <w:numPr>
          <w:ilvl w:val="1"/>
          <w:numId w:val="187"/>
        </w:numPr>
      </w:pPr>
      <w:r>
        <w:t>ReturnIfAbrupt(</w:t>
      </w:r>
      <w:r>
        <w:rPr>
          <w:i/>
        </w:rPr>
        <w:t>P</w:t>
      </w:r>
      <w:r>
        <w:t>).</w:t>
      </w:r>
    </w:p>
    <w:p w14:paraId="6D636B95" w14:textId="77777777"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14:paraId="1A233595" w14:textId="77777777"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14:paraId="53CB51BF" w14:textId="77777777"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14:paraId="3A0BE434" w14:textId="77777777" w:rsidR="00296EE6" w:rsidRDefault="00296EE6" w:rsidP="00834A33">
      <w:pPr>
        <w:pStyle w:val="Alg4"/>
        <w:numPr>
          <w:ilvl w:val="2"/>
          <w:numId w:val="187"/>
        </w:numPr>
      </w:pPr>
      <w:r>
        <w:t xml:space="preserve">Let </w:t>
      </w:r>
      <w:r w:rsidRPr="00296EE6">
        <w:rPr>
          <w:i/>
        </w:rPr>
        <w:t>nextArgString</w:t>
      </w:r>
      <w:r>
        <w:t xml:space="preserve"> be ToString(</w:t>
      </w:r>
      <w:r w:rsidRPr="00296EE6">
        <w:rPr>
          <w:i/>
        </w:rPr>
        <w:t>nextArg</w:t>
      </w:r>
      <w:r>
        <w:t>).</w:t>
      </w:r>
    </w:p>
    <w:p w14:paraId="753E743B" w14:textId="77777777" w:rsidR="00296EE6" w:rsidRDefault="00296EE6" w:rsidP="00834A33">
      <w:pPr>
        <w:pStyle w:val="Alg4"/>
        <w:numPr>
          <w:ilvl w:val="2"/>
          <w:numId w:val="187"/>
        </w:numPr>
      </w:pPr>
      <w:r>
        <w:t>ReturnIfAbrupt(</w:t>
      </w:r>
      <w:r w:rsidRPr="00B54236">
        <w:rPr>
          <w:i/>
        </w:rPr>
        <w:t>nextArgString</w:t>
      </w:r>
      <w:r>
        <w:t>).</w:t>
      </w:r>
    </w:p>
    <w:p w14:paraId="77FDF75D" w14:textId="77777777"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sidR="00296EE6">
        <w:rPr>
          <w:i/>
        </w:rPr>
        <w:t>String</w:t>
      </w:r>
      <w:r w:rsidRPr="00E77497">
        <w:t>.</w:t>
      </w:r>
    </w:p>
    <w:p w14:paraId="65079568" w14:textId="77777777"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14:paraId="6EFBA2E6" w14:textId="77777777"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14:paraId="46A555E1" w14:textId="77777777" w:rsidR="004C02EF" w:rsidRPr="00E77497" w:rsidRDefault="004C02EF" w:rsidP="0027695A">
      <w:pPr>
        <w:pStyle w:val="Alg4"/>
        <w:numPr>
          <w:ilvl w:val="0"/>
          <w:numId w:val="187"/>
        </w:numPr>
      </w:pPr>
      <w:r w:rsidRPr="00E77497">
        <w:t xml:space="preserve">Let </w:t>
      </w:r>
      <w:r w:rsidRPr="00E77497">
        <w:rPr>
          <w:i/>
        </w:rPr>
        <w:t>body</w:t>
      </w:r>
      <w:r w:rsidR="00CD7F0F" w:rsidRPr="00E77497">
        <w:rPr>
          <w:i/>
        </w:rPr>
        <w:t>Text</w:t>
      </w:r>
      <w:r w:rsidRPr="00E77497">
        <w:t xml:space="preserve"> be ToString(</w:t>
      </w:r>
      <w:r w:rsidRPr="00E77497">
        <w:rPr>
          <w:i/>
        </w:rPr>
        <w:t>body</w:t>
      </w:r>
      <w:r w:rsidR="00CD7F0F" w:rsidRPr="00E77497">
        <w:rPr>
          <w:i/>
        </w:rPr>
        <w:t>Text</w:t>
      </w:r>
      <w:r w:rsidRPr="00E77497">
        <w:t>).</w:t>
      </w:r>
    </w:p>
    <w:p w14:paraId="4FDC6A2F" w14:textId="77777777" w:rsidR="00296EE6" w:rsidRDefault="00296EE6" w:rsidP="00296EE6">
      <w:pPr>
        <w:pStyle w:val="M4"/>
        <w:numPr>
          <w:ilvl w:val="0"/>
          <w:numId w:val="187"/>
        </w:numPr>
        <w:tabs>
          <w:tab w:val="num" w:pos="1721"/>
        </w:tabs>
        <w:spacing w:after="0"/>
      </w:pPr>
      <w:r>
        <w:t>ReturnIfAbrupt(</w:t>
      </w:r>
      <w:r>
        <w:rPr>
          <w:i/>
        </w:rPr>
        <w:t>bodyText</w:t>
      </w:r>
      <w:r>
        <w:t>).</w:t>
      </w:r>
    </w:p>
    <w:p w14:paraId="55E277EC" w14:textId="77777777" w:rsidR="004C02EF" w:rsidRPr="00E77497" w:rsidRDefault="004479AD" w:rsidP="007C41ED">
      <w:pPr>
        <w:pStyle w:val="Alg4"/>
        <w:numPr>
          <w:ilvl w:val="0"/>
          <w:numId w:val="187"/>
        </w:numPr>
      </w:pPr>
      <w:r w:rsidRPr="00E77497">
        <w:t xml:space="preserve">Let </w:t>
      </w:r>
      <w:r w:rsidRPr="0027695A">
        <w:rPr>
          <w:i/>
        </w:rPr>
        <w:t>parameters</w:t>
      </w:r>
      <w:r w:rsidRPr="004D1BD1">
        <w:t xml:space="preserve"> be the result of parsing</w:t>
      </w:r>
      <w:r w:rsidRPr="003B4312">
        <w:t xml:space="preserve"> </w:t>
      </w:r>
      <w:r w:rsidR="004C02EF" w:rsidRPr="006B6D0A">
        <w:rPr>
          <w:i/>
        </w:rPr>
        <w:t>P</w:t>
      </w:r>
      <w:r w:rsidR="00053DB6" w:rsidRPr="00851C0B">
        <w:t>, interpreted as UTF-16 encoded Unicode text</w:t>
      </w:r>
      <w:r w:rsidR="00053DB6">
        <w:t xml:space="preserve"> as described in</w:t>
      </w:r>
      <w:r w:rsidR="00A51D25">
        <w:t xml:space="preserve"> clause</w:t>
      </w:r>
      <w:r w:rsidR="00053DB6">
        <w:t xml:space="preserve"> </w:t>
      </w:r>
      <w:r w:rsidR="00A51D25">
        <w:fldChar w:fldCharType="begin"/>
      </w:r>
      <w:r w:rsidR="00A51D25">
        <w:instrText xml:space="preserve"> REF _Ref365480122 \r \h </w:instrText>
      </w:r>
      <w:r w:rsidR="00A51D25">
        <w:fldChar w:fldCharType="separate"/>
      </w:r>
      <w:r w:rsidR="00083CEC">
        <w:t>10</w:t>
      </w:r>
      <w:r w:rsidR="00A51D25">
        <w:fldChar w:fldCharType="end"/>
      </w:r>
      <w:r w:rsidR="00053DB6">
        <w:rPr>
          <w:i/>
        </w:rPr>
        <w:t>,</w:t>
      </w:r>
      <w:r w:rsidR="004C02EF" w:rsidRPr="006B6D0A">
        <w:t xml:space="preserve"> </w:t>
      </w:r>
      <w:r w:rsidRPr="00E65A34">
        <w:t>using</w:t>
      </w:r>
      <w:r w:rsidR="004C02EF" w:rsidRPr="00546435">
        <w:t xml:space="preserve"> </w:t>
      </w:r>
      <w:r w:rsidR="004C02EF" w:rsidRPr="00A67AF2">
        <w:rPr>
          <w:i/>
        </w:rPr>
        <w:t>FormalParameter</w:t>
      </w:r>
      <w:r w:rsidR="007C41ED">
        <w:rPr>
          <w:i/>
        </w:rPr>
        <w:t>s</w:t>
      </w:r>
      <w:r w:rsidR="004C02EF" w:rsidRPr="00A67AF2">
        <w:t xml:space="preserve"> </w:t>
      </w:r>
      <w:r w:rsidRPr="00B820AB">
        <w:t xml:space="preserve">as the goal symbol. </w:t>
      </w:r>
      <w:r w:rsidRPr="00E77497">
        <w:t>T</w:t>
      </w:r>
      <w:r w:rsidR="004C02EF" w:rsidRPr="00E77497">
        <w:t xml:space="preserve">hrow a </w:t>
      </w:r>
      <w:r w:rsidR="004C02EF" w:rsidRPr="00E77497">
        <w:rPr>
          <w:b/>
        </w:rPr>
        <w:t>SyntaxError</w:t>
      </w:r>
      <w:r w:rsidR="004C02EF" w:rsidRPr="00E77497">
        <w:t xml:space="preserve"> exception</w:t>
      </w:r>
      <w:r w:rsidRPr="00E77497">
        <w:t xml:space="preserve"> if the parse fails</w:t>
      </w:r>
      <w:r w:rsidR="004C02EF" w:rsidRPr="00E77497">
        <w:t>.</w:t>
      </w:r>
    </w:p>
    <w:p w14:paraId="6C1F7352" w14:textId="77777777" w:rsidR="004479AD" w:rsidRPr="00E77497" w:rsidRDefault="004479AD" w:rsidP="0027695A">
      <w:pPr>
        <w:pStyle w:val="Alg4"/>
        <w:numPr>
          <w:ilvl w:val="0"/>
          <w:numId w:val="187"/>
        </w:numPr>
      </w:pPr>
      <w:r w:rsidRPr="00E77497">
        <w:t xml:space="preserve">Let </w:t>
      </w:r>
      <w:r w:rsidRPr="00E77497">
        <w:rPr>
          <w:i/>
        </w:rPr>
        <w:t>body</w:t>
      </w:r>
      <w:r w:rsidRPr="00E77497">
        <w:t xml:space="preserve"> be the result of parsing </w:t>
      </w:r>
      <w:r w:rsidRPr="00E77497">
        <w:rPr>
          <w:i/>
        </w:rPr>
        <w:t>bodyText</w:t>
      </w:r>
      <w:r w:rsidR="00053DB6" w:rsidRPr="00851C0B">
        <w:t>, interpreted as UTF-16 encoded Unicode text</w:t>
      </w:r>
      <w:r w:rsidR="00053DB6">
        <w:t xml:space="preserve"> as described in</w:t>
      </w:r>
      <w:r w:rsidR="00A51D25">
        <w:t xml:space="preserve"> clause</w:t>
      </w:r>
      <w:r w:rsidR="00053DB6">
        <w:t xml:space="preserve"> </w:t>
      </w:r>
      <w:r w:rsidR="00C225F5">
        <w:fldChar w:fldCharType="begin"/>
      </w:r>
      <w:r w:rsidR="00C225F5">
        <w:instrText xml:space="preserve"> REF _Ref365546409 \r \h </w:instrText>
      </w:r>
      <w:r w:rsidR="00C225F5">
        <w:fldChar w:fldCharType="separate"/>
      </w:r>
      <w:r w:rsidR="00083CEC">
        <w:t>6.1.4</w:t>
      </w:r>
      <w:r w:rsidR="00C225F5">
        <w:fldChar w:fldCharType="end"/>
      </w:r>
      <w:r w:rsidR="00053DB6">
        <w:rPr>
          <w:i/>
        </w:rPr>
        <w:t>,</w:t>
      </w:r>
      <w:r w:rsidRPr="00E77497">
        <w:t xml:space="preserve"> using </w:t>
      </w:r>
      <w:r w:rsidRPr="00E77497">
        <w:rPr>
          <w:i/>
        </w:rPr>
        <w:t>FunctionBody</w:t>
      </w:r>
      <w:r w:rsidRPr="00E77497">
        <w:t xml:space="preserve"> as the goal symbol. Throw a </w:t>
      </w:r>
      <w:r w:rsidRPr="00E77497">
        <w:rPr>
          <w:b/>
        </w:rPr>
        <w:t>SyntaxError</w:t>
      </w:r>
      <w:r w:rsidRPr="00E77497">
        <w:t xml:space="preserve"> exception if the parse fails</w:t>
      </w:r>
      <w:r w:rsidR="00296EE6">
        <w:t xml:space="preserve"> or if any static semantics errors are detected</w:t>
      </w:r>
      <w:r w:rsidRPr="00E77497">
        <w:t>.</w:t>
      </w:r>
    </w:p>
    <w:p w14:paraId="0D9801C9" w14:textId="77777777" w:rsidR="00811D38" w:rsidRDefault="00811D38" w:rsidP="009E1165">
      <w:pPr>
        <w:pStyle w:val="Alg4"/>
        <w:numPr>
          <w:ilvl w:val="0"/>
          <w:numId w:val="187"/>
        </w:numPr>
        <w:contextualSpacing/>
      </w:pPr>
      <w:r>
        <w:t xml:space="preserve">If </w:t>
      </w:r>
      <w:r w:rsidR="009E1165">
        <w:rPr>
          <w:i/>
        </w:rPr>
        <w:t>b</w:t>
      </w:r>
      <w:r w:rsidRPr="00E77497">
        <w:rPr>
          <w:i/>
        </w:rPr>
        <w:t>ody</w:t>
      </w:r>
      <w:r w:rsidRPr="00E77497">
        <w:t xml:space="preserve"> </w:t>
      </w:r>
      <w:r>
        <w:t xml:space="preserve">Contains </w:t>
      </w:r>
      <w:r>
        <w:rPr>
          <w:i/>
          <w:iCs/>
        </w:rPr>
        <w:t>YieldExpression</w:t>
      </w:r>
      <w:r>
        <w:t xml:space="preserve"> is </w:t>
      </w:r>
      <w:r>
        <w:rPr>
          <w:b/>
          <w:bCs/>
        </w:rPr>
        <w:t>true</w:t>
      </w:r>
      <w:r>
        <w:t xml:space="preserve">, then throw a </w:t>
      </w:r>
      <w:r w:rsidRPr="00E77497">
        <w:rPr>
          <w:b/>
        </w:rPr>
        <w:t>SyntaxError</w:t>
      </w:r>
      <w:r w:rsidRPr="00E77497">
        <w:t xml:space="preserve"> exception</w:t>
      </w:r>
      <w:r>
        <w:t>.</w:t>
      </w:r>
    </w:p>
    <w:p w14:paraId="1B892C33" w14:textId="77777777" w:rsidR="00811D38" w:rsidRPr="00E77497" w:rsidRDefault="00811D38" w:rsidP="0014171A">
      <w:pPr>
        <w:pStyle w:val="Alg4"/>
        <w:numPr>
          <w:ilvl w:val="0"/>
          <w:numId w:val="187"/>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14171A">
        <w:rPr>
          <w:i/>
        </w:rPr>
        <w:t>b</w:t>
      </w:r>
      <w:r w:rsidRPr="00E77497">
        <w:rPr>
          <w:i/>
        </w:rPr>
        <w:t>ody</w:t>
      </w:r>
      <w:r>
        <w:t xml:space="preserve">, then throw a </w:t>
      </w:r>
      <w:r w:rsidRPr="00E77497">
        <w:rPr>
          <w:b/>
        </w:rPr>
        <w:t>SyntaxError</w:t>
      </w:r>
      <w:r w:rsidRPr="00E77497">
        <w:t xml:space="preserve"> exception.</w:t>
      </w:r>
    </w:p>
    <w:p w14:paraId="7871727F" w14:textId="77777777" w:rsidR="00811D38" w:rsidRDefault="00811D38" w:rsidP="0014171A">
      <w:pPr>
        <w:numPr>
          <w:ilvl w:val="0"/>
          <w:numId w:val="187"/>
        </w:numPr>
        <w:spacing w:after="0"/>
        <w:contextualSpacing/>
        <w:jc w:val="left"/>
        <w:rPr>
          <w:rFonts w:ascii="Times New Roman" w:hAnsi="Times New Roman"/>
        </w:rPr>
      </w:pPr>
      <w:r w:rsidRPr="00811D38">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14171A">
        <w:rPr>
          <w:rFonts w:ascii="Times New Roman" w:eastAsia="Times New Roman" w:hAnsi="Times New Roman"/>
          <w:i/>
          <w:spacing w:val="6"/>
          <w:lang w:eastAsia="en-US"/>
        </w:rPr>
        <w:t>b</w:t>
      </w:r>
      <w:r w:rsidRPr="00596EBC">
        <w:rPr>
          <w:rFonts w:ascii="Times New Roman" w:eastAsia="Times New Roman" w:hAnsi="Times New Roman"/>
          <w:i/>
          <w:spacing w:val="6"/>
          <w:lang w:eastAsia="en-US"/>
        </w:rPr>
        <w:t>ody</w:t>
      </w:r>
      <w:r w:rsidRPr="00596EBC">
        <w:rPr>
          <w:rFonts w:ascii="Times New Roman" w:eastAsia="Times New Roman" w:hAnsi="Times New Roman"/>
          <w:spacing w:val="6"/>
          <w:lang w:eastAsia="en-US"/>
        </w:rPr>
        <w:t xml:space="preserve">, then throw a </w:t>
      </w:r>
      <w:r w:rsidRPr="00596EBC">
        <w:rPr>
          <w:rFonts w:ascii="Times New Roman" w:eastAsia="Times New Roman" w:hAnsi="Times New Roman"/>
          <w:b/>
          <w:spacing w:val="6"/>
          <w:lang w:eastAsia="en-US"/>
        </w:rPr>
        <w:t>SyntaxError</w:t>
      </w:r>
      <w:r w:rsidRPr="00596EBC">
        <w:rPr>
          <w:rFonts w:ascii="Times New Roman" w:eastAsia="Times New Roman" w:hAnsi="Times New Roman"/>
          <w:spacing w:val="6"/>
          <w:lang w:eastAsia="en-US"/>
        </w:rPr>
        <w:t xml:space="preserve"> exception</w:t>
      </w:r>
      <w:r w:rsidRPr="00E77497">
        <w:t>.</w:t>
      </w:r>
    </w:p>
    <w:p w14:paraId="33426767" w14:textId="77777777" w:rsidR="004C02EF" w:rsidRPr="00E77497" w:rsidRDefault="004C02EF" w:rsidP="00754A4B">
      <w:pPr>
        <w:pStyle w:val="Alg4"/>
        <w:numPr>
          <w:ilvl w:val="0"/>
          <w:numId w:val="187"/>
        </w:numPr>
        <w:contextualSpacing/>
      </w:pPr>
      <w:r w:rsidRPr="00A67AF2">
        <w:t>If</w:t>
      </w:r>
      <w:r w:rsidRPr="00B820AB">
        <w:rPr>
          <w:i/>
        </w:rPr>
        <w:t xml:space="preserve"> body</w:t>
      </w:r>
      <w:r w:rsidR="004479AD" w:rsidRPr="00675B74">
        <w:rPr>
          <w:i/>
        </w:rPr>
        <w:t>Text</w:t>
      </w:r>
      <w:r w:rsidRPr="00E77497">
        <w:rPr>
          <w:i/>
        </w:rPr>
        <w:t xml:space="preserve"> </w:t>
      </w:r>
      <w:r w:rsidRPr="00E77497">
        <w:t xml:space="preserve">is strict mode code (see </w:t>
      </w:r>
      <w:r w:rsidR="00A51D25">
        <w:fldChar w:fldCharType="begin"/>
      </w:r>
      <w:r w:rsidR="00A51D25">
        <w:instrText xml:space="preserve"> REF _Ref365547491 \r \h </w:instrText>
      </w:r>
      <w:r w:rsidR="00A51D25">
        <w:fldChar w:fldCharType="separate"/>
      </w:r>
      <w:r w:rsidR="00083CEC">
        <w:t>10.1.1</w:t>
      </w:r>
      <w:r w:rsidR="00A51D25">
        <w:fldChar w:fldCharType="end"/>
      </w:r>
      <w:r w:rsidRPr="00E77497">
        <w:t xml:space="preserv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1585983D" w14:textId="77777777" w:rsidR="00754A4B" w:rsidRDefault="00754A4B" w:rsidP="001200B3">
      <w:pPr>
        <w:numPr>
          <w:ilvl w:val="0"/>
          <w:numId w:val="187"/>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14:paraId="412E0A04" w14:textId="77777777" w:rsidR="001A0E3F" w:rsidRDefault="001A0E3F" w:rsidP="001200B3">
      <w:pPr>
        <w:pStyle w:val="Alg4"/>
        <w:numPr>
          <w:ilvl w:val="0"/>
          <w:numId w:val="187"/>
        </w:numPr>
        <w:spacing w:after="240" w:line="30" w:lineRule="atLeast"/>
        <w:contextualSpacing/>
      </w:pPr>
      <w:r>
        <w:t xml:space="preserve">Let </w:t>
      </w:r>
      <w:r>
        <w:rPr>
          <w:i/>
        </w:rPr>
        <w:t>F</w:t>
      </w:r>
      <w:r>
        <w:t xml:space="preserve"> be the </w:t>
      </w:r>
      <w:r w:rsidRPr="00F94F77">
        <w:rPr>
          <w:b/>
        </w:rPr>
        <w:t>this</w:t>
      </w:r>
      <w:r>
        <w:t xml:space="preserve"> value.</w:t>
      </w:r>
    </w:p>
    <w:p w14:paraId="1E431B97" w14:textId="77777777" w:rsidR="001A0E3F" w:rsidRDefault="001A0E3F" w:rsidP="00AA3614">
      <w:pPr>
        <w:pStyle w:val="Alg4"/>
        <w:numPr>
          <w:ilvl w:val="0"/>
          <w:numId w:val="187"/>
        </w:numPr>
      </w:pPr>
      <w:r>
        <w:t>If Type(</w:t>
      </w:r>
      <w:r>
        <w:rPr>
          <w:i/>
          <w:iCs/>
        </w:rPr>
        <w:t>F</w:t>
      </w:r>
      <w:r>
        <w:t xml:space="preserve">) is not Object </w:t>
      </w:r>
      <w:r w:rsidR="00120469">
        <w:t>or if</w:t>
      </w:r>
      <w:r>
        <w:t xml:space="preserve"> </w:t>
      </w:r>
      <w:r w:rsidR="00120469">
        <w:rPr>
          <w:i/>
          <w:iCs/>
        </w:rPr>
        <w:t>F</w:t>
      </w:r>
      <w:r>
        <w:t xml:space="preserve"> </w:t>
      </w:r>
      <w:r w:rsidR="00AA3614">
        <w:t>does not have</w:t>
      </w:r>
      <w:r>
        <w:t xml:space="preserve"> a [[</w:t>
      </w:r>
      <w:r w:rsidR="00120469">
        <w:t>Code</w:t>
      </w:r>
      <w:r>
        <w:t xml:space="preserve">]] internal data property </w:t>
      </w:r>
      <w:r w:rsidR="00AA3614">
        <w:t>or if</w:t>
      </w:r>
      <w:r>
        <w:t xml:space="preserve"> the value of [[</w:t>
      </w:r>
      <w:r w:rsidR="00120469">
        <w:t>Code</w:t>
      </w:r>
      <w:r>
        <w:t>]] is</w:t>
      </w:r>
      <w:r w:rsidR="00AA3614">
        <w:t xml:space="preserve"> not</w:t>
      </w:r>
      <w:r>
        <w:t xml:space="preserve"> </w:t>
      </w:r>
      <w:r w:rsidR="00120469">
        <w:rPr>
          <w:b/>
          <w:bCs/>
        </w:rPr>
        <w:t>undefined</w:t>
      </w:r>
      <w:r>
        <w:t>, then</w:t>
      </w:r>
    </w:p>
    <w:p w14:paraId="0F86250F" w14:textId="77777777" w:rsidR="00120469" w:rsidRPr="001200B3" w:rsidRDefault="00120469" w:rsidP="001200B3">
      <w:pPr>
        <w:numPr>
          <w:ilvl w:val="1"/>
          <w:numId w:val="187"/>
        </w:numPr>
        <w:contextualSpacing/>
        <w:rPr>
          <w:rFonts w:ascii="Times New Roman" w:hAnsi="Times New Roman"/>
        </w:rPr>
      </w:pPr>
      <w:r>
        <w:rPr>
          <w:rFonts w:ascii="Times New Roman" w:hAnsi="Times New Roman"/>
        </w:rPr>
        <w:t xml:space="preserve">Let </w:t>
      </w:r>
      <w:r w:rsidR="001200B3">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sidR="001200B3">
        <w:rPr>
          <w:rFonts w:ascii="Courier New" w:hAnsi="Courier New"/>
          <w:b/>
          <w:bCs/>
          <w:sz w:val="18"/>
        </w:rPr>
        <w:t>%</w:t>
      </w:r>
      <w:r w:rsidR="001200B3">
        <w:rPr>
          <w:rFonts w:ascii="Courier New" w:hAnsi="Courier New"/>
          <w:b/>
        </w:rPr>
        <w:t>Function</w:t>
      </w:r>
      <w:r w:rsidR="001200B3" w:rsidRPr="004C6606">
        <w:rPr>
          <w:rFonts w:ascii="Courier New" w:hAnsi="Courier New"/>
          <w:b/>
        </w:rPr>
        <w:t>Prototype</w:t>
      </w:r>
      <w:r w:rsidR="001200B3" w:rsidRPr="00695875">
        <w:rPr>
          <w:rFonts w:ascii="Courier New" w:hAnsi="Courier New"/>
          <w:b/>
        </w:rPr>
        <w:t>%</w:t>
      </w:r>
      <w:r w:rsidR="001200B3">
        <w:rPr>
          <w:rFonts w:ascii="Times New Roman" w:hAnsi="Times New Roman"/>
        </w:rPr>
        <w:t>.</w:t>
      </w:r>
    </w:p>
    <w:p w14:paraId="28486294" w14:textId="77777777" w:rsidR="001F5FF7" w:rsidRDefault="00AA3614" w:rsidP="00AA3614">
      <w:pPr>
        <w:numPr>
          <w:ilvl w:val="0"/>
          <w:numId w:val="187"/>
        </w:numPr>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"normal"</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14:paraId="7BFA8F18" w14:textId="77777777" w:rsidR="00754A4B" w:rsidRPr="0006447F" w:rsidRDefault="001200B3" w:rsidP="00120469">
      <w:pPr>
        <w:numPr>
          <w:ilvl w:val="0"/>
          <w:numId w:val="187"/>
        </w:numPr>
        <w:contextualSpacing/>
        <w:rPr>
          <w:rFonts w:ascii="Times New Roman" w:hAnsi="Times New Roman"/>
        </w:rPr>
      </w:pPr>
      <w:r>
        <w:rPr>
          <w:rFonts w:ascii="Times New Roman" w:hAnsi="Times New Roman"/>
        </w:rPr>
        <w:t>Perform the</w:t>
      </w:r>
      <w:r w:rsidR="00754A4B">
        <w:rPr>
          <w:rFonts w:ascii="Times New Roman" w:hAnsi="Times New Roman"/>
        </w:rPr>
        <w:t xml:space="preserve"> Function</w:t>
      </w:r>
      <w:r w:rsidR="00120469">
        <w:rPr>
          <w:rFonts w:ascii="Times New Roman" w:hAnsi="Times New Roman"/>
        </w:rPr>
        <w:t>Initial</w:t>
      </w:r>
      <w:r w:rsidR="006B2604">
        <w:rPr>
          <w:rFonts w:ascii="Times New Roman" w:hAnsi="Times New Roman"/>
        </w:rPr>
        <w:t>ise</w:t>
      </w:r>
      <w:r w:rsidR="00754A4B">
        <w:rPr>
          <w:rFonts w:ascii="Times New Roman" w:hAnsi="Times New Roman"/>
        </w:rPr>
        <w:t xml:space="preserve"> abstract operation with arguments</w:t>
      </w:r>
      <w:r w:rsidR="00120469">
        <w:rPr>
          <w:rFonts w:ascii="Times New Roman" w:hAnsi="Times New Roman"/>
        </w:rPr>
        <w:t xml:space="preserve"> </w:t>
      </w:r>
      <w:r w:rsidR="00120469">
        <w:rPr>
          <w:rFonts w:ascii="Times New Roman" w:hAnsi="Times New Roman"/>
          <w:i/>
          <w:iCs/>
        </w:rPr>
        <w:t>F</w:t>
      </w:r>
      <w:r w:rsidR="00120469">
        <w:rPr>
          <w:rFonts w:ascii="Times New Roman" w:hAnsi="Times New Roman"/>
        </w:rPr>
        <w:t>,</w:t>
      </w:r>
      <w:r w:rsidR="00754A4B">
        <w:rPr>
          <w:rFonts w:ascii="Times New Roman" w:hAnsi="Times New Roman"/>
        </w:rPr>
        <w:t xml:space="preserve"> </w:t>
      </w:r>
      <w:r w:rsidR="00754A4B" w:rsidRPr="00912F02">
        <w:t>Normal</w:t>
      </w:r>
      <w:r w:rsidR="00754A4B">
        <w:t xml:space="preserve">, </w:t>
      </w:r>
      <w:r w:rsidR="00754A4B" w:rsidRPr="00754A4B">
        <w:rPr>
          <w:rFonts w:ascii="Times New Roman" w:hAnsi="Times New Roman"/>
          <w:i/>
        </w:rPr>
        <w:t>parameters</w:t>
      </w:r>
      <w:r w:rsidR="00754A4B" w:rsidRPr="00E77497">
        <w:t xml:space="preserve">, </w:t>
      </w:r>
      <w:r w:rsidR="00754A4B">
        <w:rPr>
          <w:rFonts w:ascii="Times New Roman" w:hAnsi="Times New Roman"/>
          <w:i/>
        </w:rPr>
        <w:t>body</w:t>
      </w:r>
      <w:r w:rsidR="00754A4B" w:rsidRPr="0006447F">
        <w:rPr>
          <w:rFonts w:ascii="Times New Roman" w:hAnsi="Times New Roman"/>
          <w:i/>
        </w:rPr>
        <w:t>, s</w:t>
      </w:r>
      <w:r w:rsidR="00754A4B" w:rsidRPr="00E77497">
        <w:rPr>
          <w:rFonts w:ascii="Times New Roman" w:hAnsi="Times New Roman"/>
          <w:i/>
        </w:rPr>
        <w:t>cope</w:t>
      </w:r>
      <w:r w:rsidR="00754A4B" w:rsidRPr="0006447F">
        <w:rPr>
          <w:rFonts w:ascii="Times New Roman" w:hAnsi="Times New Roman"/>
        </w:rPr>
        <w:t>, and</w:t>
      </w:r>
      <w:r w:rsidR="00754A4B">
        <w:t xml:space="preserve"> </w:t>
      </w:r>
      <w:r w:rsidR="00754A4B">
        <w:rPr>
          <w:rFonts w:ascii="Times New Roman" w:hAnsi="Times New Roman"/>
          <w:i/>
        </w:rPr>
        <w:t>s</w:t>
      </w:r>
      <w:r w:rsidR="00754A4B" w:rsidRPr="00E77497">
        <w:rPr>
          <w:rFonts w:ascii="Times New Roman" w:hAnsi="Times New Roman"/>
          <w:i/>
        </w:rPr>
        <w:t>trict</w:t>
      </w:r>
      <w:r w:rsidR="00754A4B">
        <w:t>.</w:t>
      </w:r>
    </w:p>
    <w:p w14:paraId="565088EC" w14:textId="77777777" w:rsidR="00754A4B" w:rsidRDefault="00754A4B" w:rsidP="001200B3">
      <w:pPr>
        <w:numPr>
          <w:ilvl w:val="0"/>
          <w:numId w:val="187"/>
        </w:numPr>
        <w:contextualSpacing/>
        <w:rPr>
          <w:rFonts w:ascii="Times New Roman" w:hAnsi="Times New Roman"/>
        </w:rPr>
      </w:pPr>
      <w:r>
        <w:rPr>
          <w:rFonts w:ascii="Times New Roman" w:hAnsi="Times New Roman"/>
        </w:rPr>
        <w:t xml:space="preserve">Perform the abstract operation MakeConstructor with argument </w:t>
      </w:r>
      <w:r w:rsidR="001200B3">
        <w:rPr>
          <w:rFonts w:ascii="Times New Roman" w:hAnsi="Times New Roman"/>
          <w:i/>
        </w:rPr>
        <w:t>F</w:t>
      </w:r>
      <w:r>
        <w:rPr>
          <w:rFonts w:ascii="Times New Roman" w:hAnsi="Times New Roman"/>
        </w:rPr>
        <w:t>.</w:t>
      </w:r>
    </w:p>
    <w:p w14:paraId="6AA1B3A7" w14:textId="77777777" w:rsidR="00754A4B" w:rsidRPr="00E77497" w:rsidRDefault="00754A4B" w:rsidP="001200B3">
      <w:pPr>
        <w:numPr>
          <w:ilvl w:val="0"/>
          <w:numId w:val="187"/>
        </w:numPr>
        <w:rPr>
          <w:rFonts w:ascii="Times New Roman" w:hAnsi="Times New Roman"/>
        </w:rPr>
      </w:pPr>
      <w:r w:rsidRPr="00E77497">
        <w:rPr>
          <w:rFonts w:ascii="Times New Roman" w:hAnsi="Times New Roman"/>
        </w:rPr>
        <w:t>Return</w:t>
      </w:r>
      <w:r>
        <w:rPr>
          <w:rFonts w:ascii="Times New Roman" w:hAnsi="Times New Roman"/>
        </w:rPr>
        <w:t xml:space="preserve"> </w:t>
      </w:r>
      <w:r w:rsidR="001200B3">
        <w:rPr>
          <w:rFonts w:ascii="Times New Roman" w:hAnsi="Times New Roman"/>
          <w:i/>
        </w:rPr>
        <w:t>F</w:t>
      </w:r>
      <w:r w:rsidRPr="00E77497">
        <w:rPr>
          <w:rFonts w:ascii="Times New Roman" w:hAnsi="Times New Roman"/>
        </w:rPr>
        <w:t>.</w:t>
      </w:r>
    </w:p>
    <w:p w14:paraId="5875F96A" w14:textId="77777777"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w:t>
      </w:r>
      <w:r w:rsidR="002B1793">
        <w:t xml:space="preserve"> created using the </w:t>
      </w:r>
      <w:r w:rsidR="002B1793" w:rsidRPr="00145775">
        <w:rPr>
          <w:rFonts w:ascii="Courier New" w:hAnsi="Courier New" w:cs="Courier New"/>
          <w:b/>
          <w:bCs/>
        </w:rPr>
        <w:t>Function</w:t>
      </w:r>
      <w:r w:rsidR="002B1793">
        <w:t xml:space="preserve"> constructor</w:t>
      </w:r>
      <w:r w:rsidRPr="00E77497">
        <w:t>, to provide for the possibility that the function will be used as a constructor.</w:t>
      </w:r>
    </w:p>
    <w:p w14:paraId="40EE38FD" w14:textId="77777777"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0E0D27D1" w14:textId="77777777" w:rsidR="004C02EF" w:rsidRPr="00E77497" w:rsidRDefault="004C02EF" w:rsidP="004C02EF">
      <w:pPr>
        <w:pStyle w:val="CodeSample3"/>
        <w:ind w:left="1701"/>
        <w:rPr>
          <w:sz w:val="18"/>
        </w:rPr>
      </w:pPr>
      <w:r w:rsidRPr="00E77497">
        <w:rPr>
          <w:sz w:val="18"/>
        </w:rPr>
        <w:t>new Function("a", "b", "c", "return a+b+c")</w:t>
      </w:r>
    </w:p>
    <w:p w14:paraId="29BD319A" w14:textId="77777777" w:rsidR="004C02EF" w:rsidRPr="00E77497" w:rsidRDefault="004C02EF" w:rsidP="004C02EF">
      <w:pPr>
        <w:pStyle w:val="CodeSample3"/>
        <w:ind w:left="1701"/>
        <w:rPr>
          <w:sz w:val="18"/>
        </w:rPr>
      </w:pPr>
      <w:r w:rsidRPr="00E77497">
        <w:rPr>
          <w:sz w:val="18"/>
        </w:rPr>
        <w:t>new Function("a, b, c", "return a+b+c")</w:t>
      </w:r>
    </w:p>
    <w:p w14:paraId="5A24AF05" w14:textId="77777777" w:rsidR="004C02EF" w:rsidRPr="00E77497" w:rsidRDefault="004C02EF" w:rsidP="004C02EF">
      <w:pPr>
        <w:pStyle w:val="CodeSample3"/>
        <w:ind w:left="1701"/>
        <w:rPr>
          <w:sz w:val="18"/>
        </w:rPr>
      </w:pPr>
      <w:r w:rsidRPr="00E77497">
        <w:rPr>
          <w:sz w:val="18"/>
        </w:rPr>
        <w:t>new Function("a,b", "c", "return a+b+c")</w:t>
      </w:r>
    </w:p>
    <w:p w14:paraId="4C5B36FF" w14:textId="77777777" w:rsidR="00ED1E92" w:rsidRPr="00E77497" w:rsidRDefault="009F7037" w:rsidP="00211D41">
      <w:pPr>
        <w:pStyle w:val="40"/>
      </w:pPr>
      <w:bookmarkStart w:id="5031" w:name="_Toc385672273"/>
      <w:bookmarkStart w:id="5032" w:name="_Toc393690387"/>
      <w:bookmarkStart w:id="5033" w:name="_Ref457709043"/>
      <w:bookmarkStart w:id="5034" w:name="_Toc472818917"/>
      <w:bookmarkStart w:id="5035" w:name="_Toc235503495"/>
      <w:bookmarkStart w:id="5036" w:name="_Toc241509270"/>
      <w:bookmarkStart w:id="5037" w:name="_Toc244416757"/>
      <w:bookmarkStart w:id="5038" w:name="_Toc276631121"/>
      <w:r>
        <w:t xml:space="preserve">new </w:t>
      </w:r>
      <w:r w:rsidRPr="00E77497">
        <w:t xml:space="preserve"> </w:t>
      </w:r>
      <w:r w:rsidR="00ED1E92" w:rsidRPr="00E77497">
        <w:t xml:space="preserve">Function </w:t>
      </w:r>
      <w:r>
        <w:t>( ... argumentsList)</w:t>
      </w:r>
    </w:p>
    <w:p w14:paraId="6259A8DB" w14:textId="77777777" w:rsidR="00ED1E92" w:rsidRPr="00E77497" w:rsidRDefault="00ED1E92" w:rsidP="0016003A">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initialises the newly created object.</w:t>
      </w:r>
    </w:p>
    <w:p w14:paraId="24AFB9B2" w14:textId="77777777"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047396DE" w14:textId="77777777"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616F74C6" w14:textId="77777777" w:rsidR="00ED1E92" w:rsidRPr="00E4780A" w:rsidRDefault="00ED1E92" w:rsidP="00ED1E92">
      <w:pPr>
        <w:numPr>
          <w:ilvl w:val="0"/>
          <w:numId w:val="128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0BDFBDA1" w14:textId="77777777" w:rsidR="00ED1E92" w:rsidRPr="00E77497" w:rsidRDefault="00ED1E92" w:rsidP="0016003A">
      <w:r>
        <w:t xml:space="preserve">If </w:t>
      </w:r>
      <w:r>
        <w:rPr>
          <w:rFonts w:ascii="Courier New" w:hAnsi="Courier New"/>
          <w:b/>
        </w:rPr>
        <w:t>Function</w:t>
      </w:r>
      <w:r w:rsidRPr="00E77497">
        <w:t xml:space="preserve"> </w:t>
      </w:r>
      <w:r w:rsidR="00201E92">
        <w:t>is implemented as an ordi</w:t>
      </w:r>
      <w:r>
        <w:t>nary function object, its [[Construct]] internal method will perform the above steps.</w:t>
      </w:r>
    </w:p>
    <w:p w14:paraId="217A79F8" w14:textId="77777777" w:rsidR="00217B91" w:rsidRPr="00E77497" w:rsidRDefault="00217B91" w:rsidP="00217B91">
      <w:pPr>
        <w:pStyle w:val="30"/>
      </w:pPr>
      <w:bookmarkStart w:id="5039" w:name="_Toc366142039"/>
      <w:r w:rsidRPr="00E77497">
        <w:t>Properties of the Function Constructor</w:t>
      </w:r>
      <w:bookmarkEnd w:id="5039"/>
    </w:p>
    <w:p w14:paraId="72A5E693" w14:textId="77777777" w:rsidR="004C02EF" w:rsidRPr="00E77497" w:rsidRDefault="004C02EF" w:rsidP="006D4E23">
      <w:bookmarkStart w:id="5040" w:name="_Toc385672274"/>
      <w:bookmarkStart w:id="5041" w:name="_Ref393610728"/>
      <w:bookmarkStart w:id="5042" w:name="_Ref393614246"/>
      <w:bookmarkStart w:id="5043" w:name="_Toc393690388"/>
      <w:bookmarkStart w:id="5044" w:name="_Ref404501752"/>
      <w:bookmarkStart w:id="5045" w:name="_Ref404502250"/>
      <w:bookmarkStart w:id="5046" w:name="_Toc382291612"/>
      <w:bookmarkEnd w:id="5030"/>
      <w:bookmarkEnd w:id="5031"/>
      <w:bookmarkEnd w:id="5032"/>
      <w:bookmarkEnd w:id="5033"/>
      <w:bookmarkEnd w:id="5034"/>
      <w:bookmarkEnd w:id="5035"/>
      <w:bookmarkEnd w:id="5036"/>
      <w:bookmarkEnd w:id="5037"/>
      <w:bookmarkEnd w:id="5038"/>
      <w:r w:rsidRPr="00E77497">
        <w:t xml:space="preserve">The Function constructor is itself a </w:t>
      </w:r>
      <w:r w:rsidR="001E36B5">
        <w:t xml:space="preserve">built-in </w:t>
      </w:r>
      <w:r w:rsidRPr="00E77497">
        <w:t xml:space="preserve">Function object. The value of the [[Prototype]] internal </w:t>
      </w:r>
      <w:r w:rsidR="00A14F8E">
        <w:t xml:space="preserve">data </w:t>
      </w:r>
      <w:r w:rsidRPr="00E77497">
        <w:t>property of the Function constructor is</w:t>
      </w:r>
      <w:r w:rsidR="007C4435">
        <w:t xml:space="preserve"> %FunctionPrototype%,</w:t>
      </w:r>
      <w:r w:rsidRPr="00E77497">
        <w:t xml:space="preserve"> the </w:t>
      </w:r>
      <w:r w:rsidR="006D4E23">
        <w:t>intrinsic</w:t>
      </w:r>
      <w:r w:rsidRPr="00E77497">
        <w:t xml:space="preserve"> Function prototype object (</w:t>
      </w:r>
      <w:r w:rsidR="003A1B18">
        <w:fldChar w:fldCharType="begin"/>
      </w:r>
      <w:r w:rsidR="003A1B18">
        <w:instrText xml:space="preserve"> REF _Ref359681817 \r \h </w:instrText>
      </w:r>
      <w:r w:rsidR="003A1B18">
        <w:fldChar w:fldCharType="separate"/>
      </w:r>
      <w:r w:rsidR="00083CEC">
        <w:t>19.2.3</w:t>
      </w:r>
      <w:r w:rsidR="003A1B18">
        <w:fldChar w:fldCharType="end"/>
      </w:r>
      <w:r w:rsidRPr="00E77497">
        <w:t>).</w:t>
      </w:r>
    </w:p>
    <w:p w14:paraId="618B7A2E" w14:textId="77777777" w:rsidR="004C02EF" w:rsidRPr="00E77497" w:rsidRDefault="004C02EF" w:rsidP="004C02EF">
      <w:r w:rsidRPr="00E77497">
        <w:t xml:space="preserve">The value of the [[Extensible]] internal </w:t>
      </w:r>
      <w:r w:rsidR="00B77A5C">
        <w:t xml:space="preserve">data </w:t>
      </w:r>
      <w:r w:rsidRPr="00E77497">
        <w:t xml:space="preserve">property of the Function constructor is </w:t>
      </w:r>
      <w:r w:rsidRPr="00E77497">
        <w:rPr>
          <w:b/>
        </w:rPr>
        <w:t>true</w:t>
      </w:r>
      <w:r w:rsidRPr="00E77497">
        <w:t>.</w:t>
      </w:r>
    </w:p>
    <w:p w14:paraId="3EDB1C64" w14:textId="77777777" w:rsidR="004C02EF" w:rsidRPr="00E77497" w:rsidRDefault="004C02EF" w:rsidP="004C02EF">
      <w:r w:rsidRPr="00E77497">
        <w:t>The Function constructor has the following properties:</w:t>
      </w:r>
    </w:p>
    <w:p w14:paraId="76DCEE75" w14:textId="77777777" w:rsidR="00844F19" w:rsidRPr="00E77497" w:rsidRDefault="00844F19" w:rsidP="00844F19">
      <w:pPr>
        <w:pStyle w:val="40"/>
      </w:pPr>
      <w:bookmarkStart w:id="5047" w:name="_Ref424535839"/>
      <w:r w:rsidRPr="00E77497">
        <w:t>Function.length</w:t>
      </w:r>
    </w:p>
    <w:p w14:paraId="14B4FF4F" w14:textId="77777777" w:rsidR="00844F19" w:rsidRPr="00E77497" w:rsidRDefault="00844F19" w:rsidP="00844F19">
      <w:r w:rsidRPr="00E77497">
        <w:t xml:space="preserve">This is a data property with a value of 1. 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7EB33676" w14:textId="77777777" w:rsidR="004C02EF" w:rsidRPr="00E77497" w:rsidRDefault="004C02EF" w:rsidP="00D148E9">
      <w:pPr>
        <w:pStyle w:val="40"/>
      </w:pPr>
      <w:r w:rsidRPr="00E77497">
        <w:t>Function.prototyp</w:t>
      </w:r>
      <w:bookmarkEnd w:id="5040"/>
      <w:bookmarkEnd w:id="5041"/>
      <w:bookmarkEnd w:id="5042"/>
      <w:bookmarkEnd w:id="5043"/>
      <w:bookmarkEnd w:id="5044"/>
      <w:bookmarkEnd w:id="5045"/>
      <w:r w:rsidRPr="00E77497">
        <w:t>e</w:t>
      </w:r>
      <w:bookmarkEnd w:id="5047"/>
    </w:p>
    <w:p w14:paraId="3C3D58FC" w14:textId="77777777" w:rsidR="004C02EF" w:rsidRPr="00E77497" w:rsidRDefault="004C02EF" w:rsidP="009E1165">
      <w:r w:rsidRPr="00E77497">
        <w:t xml:space="preserve">The value of </w:t>
      </w:r>
      <w:r w:rsidRPr="00E77497">
        <w:rPr>
          <w:rFonts w:ascii="Courier New" w:hAnsi="Courier New"/>
          <w:b/>
        </w:rPr>
        <w:t>Function.prototype</w:t>
      </w:r>
      <w:r w:rsidRPr="00E77497">
        <w:t xml:space="preserve"> is </w:t>
      </w:r>
      <w:r w:rsidR="006D4E23">
        <w:t>%FunctionPrototype%, the intrinsic</w:t>
      </w:r>
      <w:r w:rsidR="006D4E23" w:rsidRPr="00E77497">
        <w:t xml:space="preserve"> </w:t>
      </w:r>
      <w:r w:rsidRPr="00E77497">
        <w:t>Function prototype object (</w:t>
      </w:r>
      <w:r w:rsidR="003A1B18">
        <w:fldChar w:fldCharType="begin"/>
      </w:r>
      <w:r w:rsidR="003A1B18">
        <w:instrText xml:space="preserve"> REF _Ref359681817 \r \h </w:instrText>
      </w:r>
      <w:r w:rsidR="003A1B18">
        <w:fldChar w:fldCharType="separate"/>
      </w:r>
      <w:r w:rsidR="00083CEC">
        <w:t>19.2.3</w:t>
      </w:r>
      <w:r w:rsidR="003A1B18">
        <w:fldChar w:fldCharType="end"/>
      </w:r>
      <w:r w:rsidRPr="00E77497">
        <w:t>).</w:t>
      </w:r>
      <w:bookmarkStart w:id="5048" w:name="_Toc385672275"/>
    </w:p>
    <w:p w14:paraId="188B88CD" w14:textId="77777777" w:rsidR="004C02EF" w:rsidRPr="00E77497" w:rsidRDefault="004C02EF" w:rsidP="004C02E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false</w:t>
      </w:r>
      <w:r w:rsidRPr="00E77497">
        <w:t xml:space="preserve"> }.</w:t>
      </w:r>
      <w:bookmarkStart w:id="5049" w:name="_Toc393690389"/>
    </w:p>
    <w:p w14:paraId="3C0BDE5D" w14:textId="77777777" w:rsidR="00EE16BD" w:rsidRPr="00A67AF2" w:rsidRDefault="00EE16BD" w:rsidP="00C84736">
      <w:pPr>
        <w:pStyle w:val="40"/>
      </w:pPr>
      <w:bookmarkStart w:id="5050" w:name="_Toc385672276"/>
      <w:bookmarkStart w:id="5051" w:name="_Ref393609190"/>
      <w:bookmarkStart w:id="5052" w:name="_Toc393690390"/>
      <w:bookmarkStart w:id="5053" w:name="_Ref404501768"/>
      <w:bookmarkStart w:id="5054" w:name="_Ref424534100"/>
      <w:bookmarkStart w:id="5055" w:name="_Toc472818918"/>
      <w:bookmarkStart w:id="5056" w:name="_Toc235503496"/>
      <w:bookmarkStart w:id="5057" w:name="_Toc241509271"/>
      <w:bookmarkStart w:id="5058" w:name="_Toc244416758"/>
      <w:bookmarkStart w:id="5059" w:name="_Toc276631122"/>
      <w:bookmarkEnd w:id="5048"/>
      <w:bookmarkEnd w:id="5049"/>
      <w:r>
        <w:t>Function[ @@create ]</w:t>
      </w:r>
      <w:r w:rsidRPr="00A67AF2">
        <w:t xml:space="preserve"> (</w:t>
      </w:r>
      <w:r>
        <w:t xml:space="preserve"> </w:t>
      </w:r>
      <w:r w:rsidRPr="00A67AF2">
        <w:t>)</w:t>
      </w:r>
    </w:p>
    <w:p w14:paraId="2E5E70F9" w14:textId="77777777" w:rsidR="00EE16BD" w:rsidRPr="00E77497" w:rsidRDefault="00EE16BD" w:rsidP="00EE16B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7820DC77" w14:textId="77777777" w:rsidR="00EE16BD"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1FB6C388" w14:textId="77777777" w:rsidR="00EE16BD" w:rsidRPr="00076B9E"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Function</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41780D73" w14:textId="77777777" w:rsidR="00EE16BD" w:rsidRDefault="00EE16BD" w:rsidP="00EE16BD">
      <w:pPr>
        <w:numPr>
          <w:ilvl w:val="0"/>
          <w:numId w:val="1323"/>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35A8D4D6" w14:textId="77777777" w:rsidR="00EE16BD" w:rsidRPr="00E77497" w:rsidRDefault="00EE16BD" w:rsidP="001A0E3F">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w:t>
      </w:r>
      <w:r w:rsidR="001A0E3F">
        <w:rPr>
          <w:rFonts w:ascii="Times New Roman" w:hAnsi="Times New Roman"/>
          <w:iCs/>
        </w:rPr>
        <w:t>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Pr="00E77497">
        <w:rPr>
          <w:rFonts w:ascii="Times New Roman" w:hAnsi="Times New Roman"/>
        </w:rPr>
        <w:t>.</w:t>
      </w:r>
    </w:p>
    <w:p w14:paraId="28F9EA57" w14:textId="77777777" w:rsidR="00EE16BD" w:rsidRPr="00E77497" w:rsidRDefault="00EE16BD" w:rsidP="00EE16BD">
      <w:pPr>
        <w:numPr>
          <w:ilvl w:val="0"/>
          <w:numId w:val="1323"/>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169FC1DB" w14:textId="77777777" w:rsidR="00EE16BD" w:rsidRDefault="00EE16BD" w:rsidP="00566F28">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566F28" w:rsidRPr="00566F28">
        <w:rPr>
          <w:rFonts w:ascii="Times New Roman" w:eastAsia="Times New Roman" w:hAnsi="Times New Roman"/>
          <w:b/>
          <w:spacing w:val="6"/>
          <w:lang w:eastAsia="en-US"/>
        </w:rPr>
        <w:t>true</w:t>
      </w:r>
      <w:r w:rsidRPr="00E77497">
        <w:t xml:space="preserve"> }.</w:t>
      </w:r>
    </w:p>
    <w:p w14:paraId="09DCB585" w14:textId="77777777" w:rsidR="00EE16BD" w:rsidRPr="00E77497" w:rsidRDefault="00EE16BD" w:rsidP="00C84736">
      <w:pPr>
        <w:pStyle w:val="Note"/>
      </w:pPr>
      <w:r w:rsidRPr="00E77497">
        <w:t>NOTE</w:t>
      </w:r>
      <w:r w:rsidRPr="00E77497">
        <w:tab/>
        <w:t>The</w:t>
      </w:r>
      <w:r>
        <w:t xml:space="preserve"> </w:t>
      </w:r>
      <w:r w:rsidR="00566F28">
        <w:t>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 xml:space="preserve">the </w:t>
      </w:r>
      <w:r w:rsidR="00566F28">
        <w:t>Function</w:t>
      </w:r>
      <w:r>
        <w:t xml:space="preserve">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w:t>
      </w:r>
      <w:r w:rsidR="00621C54">
        <w:t>n</w:t>
      </w:r>
      <w:r>
        <w:t xml:space="preserve"> exotic </w:t>
      </w:r>
      <w:r w:rsidR="00C84736">
        <w:t>f</w:t>
      </w:r>
      <w:r w:rsidR="00566F28">
        <w:t>unction</w:t>
      </w:r>
      <w:r>
        <w:t xml:space="preserve"> object whose [[Prototype]] value is obtained from the associated constructor.</w:t>
      </w:r>
    </w:p>
    <w:p w14:paraId="732C6350" w14:textId="77777777" w:rsidR="00217B91" w:rsidRPr="00E77497" w:rsidRDefault="00217B91" w:rsidP="00217B91">
      <w:pPr>
        <w:pStyle w:val="30"/>
      </w:pPr>
      <w:bookmarkStart w:id="5060" w:name="_Ref359681817"/>
      <w:bookmarkStart w:id="5061" w:name="_Toc366142040"/>
      <w:r w:rsidRPr="00E77497">
        <w:t>Properties of the Function Prototype Object</w:t>
      </w:r>
      <w:bookmarkEnd w:id="5060"/>
      <w:bookmarkEnd w:id="5061"/>
    </w:p>
    <w:bookmarkEnd w:id="5046"/>
    <w:bookmarkEnd w:id="5050"/>
    <w:bookmarkEnd w:id="5051"/>
    <w:bookmarkEnd w:id="5052"/>
    <w:bookmarkEnd w:id="5053"/>
    <w:bookmarkEnd w:id="5054"/>
    <w:bookmarkEnd w:id="5055"/>
    <w:bookmarkEnd w:id="5056"/>
    <w:bookmarkEnd w:id="5057"/>
    <w:bookmarkEnd w:id="5058"/>
    <w:bookmarkEnd w:id="5059"/>
    <w:p w14:paraId="08EAF684" w14:textId="77777777" w:rsidR="004C02EF" w:rsidRPr="00E77497" w:rsidRDefault="004C02EF" w:rsidP="001E36B5">
      <w:r w:rsidRPr="00E77497">
        <w:t xml:space="preserve">The Function prototype object is itself a </w:t>
      </w:r>
      <w:r w:rsidR="001E36B5">
        <w:t xml:space="preserve">Built-in </w:t>
      </w:r>
      <w:r w:rsidRPr="00E77497">
        <w:t>Function object</w:t>
      </w:r>
      <w:r w:rsidR="00236470" w:rsidRPr="00E77497">
        <w:t>.</w:t>
      </w:r>
      <w:r w:rsidRPr="00E77497">
        <w:t xml:space="preserve"> </w:t>
      </w:r>
      <w:r w:rsidR="00236470" w:rsidRPr="00E77497">
        <w:t xml:space="preserve">When </w:t>
      </w:r>
      <w:r w:rsidRPr="00E77497">
        <w:t xml:space="preserve">invoked, </w:t>
      </w:r>
      <w:r w:rsidR="00236470" w:rsidRPr="00E77497">
        <w:t xml:space="preserve">it </w:t>
      </w:r>
      <w:r w:rsidRPr="00E77497">
        <w:t xml:space="preserve">accepts any arguments and returns </w:t>
      </w:r>
      <w:r w:rsidRPr="00E77497">
        <w:rPr>
          <w:b/>
        </w:rPr>
        <w:t>undefined</w:t>
      </w:r>
      <w:r w:rsidRPr="00E77497">
        <w:t>.</w:t>
      </w:r>
    </w:p>
    <w:p w14:paraId="38FFE292" w14:textId="77777777" w:rsidR="00350D8E" w:rsidRDefault="00350D8E" w:rsidP="0082765F">
      <w:pPr>
        <w:pStyle w:val="Note"/>
      </w:pPr>
      <w:r>
        <w:t>NOTE</w:t>
      </w:r>
      <w:r>
        <w:tab/>
        <w:t>The Function prototype object is specified to be a function object to ensure compatability with ECMAScript code that was created prior to the 6</w:t>
      </w:r>
      <w:r w:rsidRPr="00197BED">
        <w:rPr>
          <w:vertAlign w:val="superscript"/>
        </w:rPr>
        <w:t>th</w:t>
      </w:r>
      <w:r>
        <w:t xml:space="preserve"> Edition of this specification.</w:t>
      </w:r>
    </w:p>
    <w:p w14:paraId="4BA3D2DB" w14:textId="77777777" w:rsidR="004C02EF" w:rsidRDefault="004C02EF" w:rsidP="006D4E23">
      <w:r w:rsidRPr="00E77497">
        <w:t xml:space="preserve">The value of the [[Prototype]] internal </w:t>
      </w:r>
      <w:r w:rsidR="00A14F8E">
        <w:t xml:space="preserve">data </w:t>
      </w:r>
      <w:r w:rsidRPr="00E77497">
        <w:t xml:space="preserve">property of the Function prototype object is the </w:t>
      </w:r>
      <w:r w:rsidR="006D4E23">
        <w:t>intrinsic object %</w:t>
      </w:r>
      <w:r w:rsidRPr="00E77497">
        <w:t>Object</w:t>
      </w:r>
      <w:r w:rsidR="006D4E23">
        <w:t>P</w:t>
      </w:r>
      <w:r w:rsidRPr="00E77497">
        <w:t>rototype</w:t>
      </w:r>
      <w:r w:rsidR="006D4E23">
        <w:t>%</w:t>
      </w:r>
      <w:r w:rsidRPr="00E77497">
        <w:t xml:space="preserve"> (</w:t>
      </w:r>
      <w:r w:rsidR="003A1B18">
        <w:fldChar w:fldCharType="begin"/>
      </w:r>
      <w:r w:rsidR="003A1B18">
        <w:instrText xml:space="preserve"> REF _Ref360007187 \r \h </w:instrText>
      </w:r>
      <w:r w:rsidR="003A1B18">
        <w:fldChar w:fldCharType="separate"/>
      </w:r>
      <w:r w:rsidR="00083CEC">
        <w:t>19.1.4</w:t>
      </w:r>
      <w:r w:rsidR="003A1B18">
        <w:fldChar w:fldCharType="end"/>
      </w:r>
      <w:r w:rsidRPr="00E77497">
        <w:t xml:space="preserve">). The initial value of the [[Extensible]] internal </w:t>
      </w:r>
      <w:r w:rsidR="00B77A5C">
        <w:t xml:space="preserve">data </w:t>
      </w:r>
      <w:r w:rsidRPr="00E77497">
        <w:t xml:space="preserve">property of the Function prototype object is </w:t>
      </w:r>
      <w:r w:rsidRPr="00E77497">
        <w:rPr>
          <w:b/>
        </w:rPr>
        <w:t>true</w:t>
      </w:r>
      <w:r w:rsidRPr="00E77497">
        <w:t>.</w:t>
      </w:r>
    </w:p>
    <w:p w14:paraId="66DCF0E6" w14:textId="77777777" w:rsidR="002D0669" w:rsidRPr="00E77497" w:rsidRDefault="002D0669" w:rsidP="004C02EF">
      <w:r>
        <w:t xml:space="preserve">The function prototype object does not have a </w:t>
      </w:r>
      <w:r w:rsidRPr="002D0669">
        <w:rPr>
          <w:rFonts w:ascii="Courier New" w:hAnsi="Courier New" w:cs="Courier New"/>
          <w:b/>
          <w:bCs/>
        </w:rPr>
        <w:t>prototype</w:t>
      </w:r>
      <w:r>
        <w:t xml:space="preserve"> property. </w:t>
      </w:r>
    </w:p>
    <w:p w14:paraId="4512A37C" w14:textId="77777777" w:rsidR="004C02EF" w:rsidRPr="00E77497" w:rsidRDefault="004C02EF" w:rsidP="004C02EF">
      <w:bookmarkStart w:id="5062" w:name="_Toc385672277"/>
      <w:bookmarkStart w:id="5063" w:name="_Toc393690391"/>
      <w:bookmarkStart w:id="5064" w:name="_Toc382291613"/>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7716B684" w14:textId="77777777" w:rsidR="00844F19" w:rsidRPr="00E77497" w:rsidRDefault="00844F19" w:rsidP="00844F19">
      <w:pPr>
        <w:pStyle w:val="40"/>
        <w:rPr>
          <w:snapToGrid w:val="0"/>
        </w:rPr>
      </w:pPr>
      <w:bookmarkStart w:id="5065" w:name="_Ref366133712"/>
      <w:r w:rsidRPr="00E77497">
        <w:rPr>
          <w:snapToGrid w:val="0"/>
        </w:rPr>
        <w:t>Function.prototype.apply (thisArg, argArray)</w:t>
      </w:r>
      <w:bookmarkEnd w:id="5065"/>
    </w:p>
    <w:p w14:paraId="3D64EA6D" w14:textId="77777777" w:rsidR="00844F19" w:rsidRPr="00E77497" w:rsidRDefault="00844F19" w:rsidP="00844F19">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638236D4" w14:textId="77777777" w:rsidR="00844F19" w:rsidRPr="00E77497" w:rsidRDefault="00844F19" w:rsidP="00844F19">
      <w:pPr>
        <w:pStyle w:val="Alg4"/>
        <w:numPr>
          <w:ilvl w:val="0"/>
          <w:numId w:val="1525"/>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157E5E0D" w14:textId="77777777" w:rsidR="00844F19" w:rsidRPr="00E77497" w:rsidRDefault="00844F19" w:rsidP="00844F19">
      <w:pPr>
        <w:pStyle w:val="Alg4"/>
        <w:numPr>
          <w:ilvl w:val="0"/>
          <w:numId w:val="1525"/>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2BEAD5F1" w14:textId="77777777" w:rsidR="00844F19" w:rsidRPr="00E77497" w:rsidRDefault="00844F19" w:rsidP="00844F19">
      <w:pPr>
        <w:pStyle w:val="Alg4"/>
        <w:numPr>
          <w:ilvl w:val="1"/>
          <w:numId w:val="1525"/>
        </w:numPr>
        <w:tabs>
          <w:tab w:val="clear" w:pos="1080"/>
          <w:tab w:val="num" w:pos="810"/>
        </w:tabs>
        <w:ind w:left="810" w:hanging="45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an empty </w:t>
      </w:r>
      <w:r>
        <w:t>L</w:t>
      </w:r>
      <w:r w:rsidRPr="00E77497">
        <w:t>ist of arguments</w:t>
      </w:r>
      <w:r>
        <w:t xml:space="preserve"> as </w:t>
      </w:r>
      <w:r w:rsidRPr="0003414D">
        <w:rPr>
          <w:i/>
        </w:rPr>
        <w:t>argumentsList</w:t>
      </w:r>
      <w:r w:rsidRPr="00E77497">
        <w:t>.</w:t>
      </w:r>
    </w:p>
    <w:p w14:paraId="6B1E4162" w14:textId="77777777" w:rsidR="00844F19" w:rsidRPr="00E77497" w:rsidRDefault="00844F19" w:rsidP="00844F19">
      <w:pPr>
        <w:pStyle w:val="Alg4"/>
        <w:numPr>
          <w:ilvl w:val="0"/>
          <w:numId w:val="1525"/>
        </w:numPr>
      </w:pPr>
      <w:r w:rsidRPr="00E77497">
        <w:t xml:space="preserve">Let </w:t>
      </w:r>
      <w:r w:rsidRPr="00E77497">
        <w:rPr>
          <w:i/>
        </w:rPr>
        <w:t>argList</w:t>
      </w:r>
      <w:r w:rsidRPr="00E77497">
        <w:t xml:space="preserve">  be </w:t>
      </w:r>
      <w:r>
        <w:t xml:space="preserve">the result of </w:t>
      </w:r>
      <w:r w:rsidRPr="00CF30F3">
        <w:t>CreateListFromArrayLike</w:t>
      </w:r>
      <w:r>
        <w:t>(</w:t>
      </w:r>
      <w:r>
        <w:rPr>
          <w:i/>
          <w:iCs/>
        </w:rPr>
        <w:t>argArray</w:t>
      </w:r>
      <w:r>
        <w:t>)</w:t>
      </w:r>
      <w:r w:rsidRPr="00E77497">
        <w:t>.</w:t>
      </w:r>
    </w:p>
    <w:p w14:paraId="02BF4DB5" w14:textId="77777777" w:rsidR="00844F19" w:rsidRPr="00E77497" w:rsidRDefault="00844F19" w:rsidP="00844F19">
      <w:pPr>
        <w:pStyle w:val="Alg4"/>
        <w:numPr>
          <w:ilvl w:val="0"/>
          <w:numId w:val="1525"/>
        </w:numPr>
      </w:pPr>
      <w:r>
        <w:t>ReturnIfAbrupt(</w:t>
      </w:r>
      <w:r w:rsidRPr="00E77497">
        <w:rPr>
          <w:i/>
        </w:rPr>
        <w:t>argList</w:t>
      </w:r>
      <w:r>
        <w:t xml:space="preserve"> ).</w:t>
      </w:r>
    </w:p>
    <w:p w14:paraId="0014CB09" w14:textId="77777777" w:rsidR="00844F19" w:rsidRPr="00E77497" w:rsidRDefault="00844F19" w:rsidP="00844F19">
      <w:pPr>
        <w:pStyle w:val="Alg4"/>
        <w:numPr>
          <w:ilvl w:val="0"/>
          <w:numId w:val="1525"/>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14:paraId="38BDC72E" w14:textId="77777777"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638EEEF1" w14:textId="77777777" w:rsidR="00844F19" w:rsidRPr="00E77497" w:rsidRDefault="00844F19" w:rsidP="00844F19">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7D718E81" w14:textId="77777777" w:rsidR="00844F19" w:rsidRPr="00E77497" w:rsidRDefault="00844F19" w:rsidP="00844F19">
      <w:pPr>
        <w:pStyle w:val="40"/>
      </w:pPr>
      <w:bookmarkStart w:id="5066" w:name="_Ref366066682"/>
      <w:r w:rsidRPr="00E77497">
        <w:t>Function.prototype.bind (thisArg [, arg1 [, arg2, …]])</w:t>
      </w:r>
      <w:bookmarkEnd w:id="5066"/>
    </w:p>
    <w:p w14:paraId="0874EDD7" w14:textId="77777777" w:rsidR="00844F19" w:rsidRPr="00E77497" w:rsidRDefault="00844F19" w:rsidP="00844F19">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08D51811" w14:textId="77777777" w:rsidR="00844F19" w:rsidRPr="00E77497" w:rsidRDefault="00844F19" w:rsidP="00844F19">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14:paraId="7208F82C" w14:textId="77777777" w:rsidR="00844F19" w:rsidRPr="00E77497" w:rsidRDefault="00844F19" w:rsidP="00844F19">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14:paraId="5D25B26F" w14:textId="77777777" w:rsidR="00844F19" w:rsidRPr="00E77497" w:rsidRDefault="00844F19" w:rsidP="00844F19">
      <w:pPr>
        <w:pStyle w:val="Alg4"/>
        <w:numPr>
          <w:ilvl w:val="0"/>
          <w:numId w:val="190"/>
        </w:numPr>
      </w:pPr>
      <w:r w:rsidRPr="00E77497">
        <w:t xml:space="preserve">Let </w:t>
      </w:r>
      <w:r w:rsidRPr="00E77497">
        <w:rPr>
          <w:i/>
        </w:rPr>
        <w:t xml:space="preserve">A </w:t>
      </w:r>
      <w:r w:rsidRPr="00E77497">
        <w:t xml:space="preserve">be a new (possibly empty) internal list </w:t>
      </w:r>
      <w:r>
        <w:t xml:space="preserve">consisting </w:t>
      </w:r>
      <w:r w:rsidRPr="00E77497">
        <w:t xml:space="preserve">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14:paraId="0A3B2F4F" w14:textId="77777777" w:rsidR="00844F19" w:rsidRPr="00E77497" w:rsidRDefault="00844F19" w:rsidP="00844F19">
      <w:pPr>
        <w:pStyle w:val="Alg4"/>
        <w:numPr>
          <w:ilvl w:val="0"/>
          <w:numId w:val="190"/>
        </w:numPr>
      </w:pPr>
      <w:r w:rsidRPr="00E77497">
        <w:t xml:space="preserve">Let </w:t>
      </w:r>
      <w:r w:rsidRPr="00E77497">
        <w:rPr>
          <w:i/>
        </w:rPr>
        <w:t>F</w:t>
      </w:r>
      <w:r w:rsidRPr="00E77497">
        <w:t xml:space="preserve"> be </w:t>
      </w:r>
      <w:r>
        <w:t xml:space="preserve">the result of the abstract operation BoundFunctionCreate with arguments </w:t>
      </w:r>
      <w:r w:rsidRPr="00E77497">
        <w:rPr>
          <w:i/>
        </w:rPr>
        <w:t>Target</w:t>
      </w:r>
      <w:r>
        <w:rPr>
          <w:iCs/>
        </w:rPr>
        <w:t xml:space="preserve">, </w:t>
      </w:r>
      <w:r w:rsidRPr="00E77497">
        <w:rPr>
          <w:i/>
        </w:rPr>
        <w:t>thisArg</w:t>
      </w:r>
      <w:r>
        <w:rPr>
          <w:iCs/>
        </w:rPr>
        <w:t xml:space="preserve">, and </w:t>
      </w:r>
      <w:r w:rsidRPr="00E77497">
        <w:t xml:space="preserve"> </w:t>
      </w:r>
      <w:r w:rsidRPr="00E77497">
        <w:rPr>
          <w:i/>
        </w:rPr>
        <w:t>A</w:t>
      </w:r>
      <w:r w:rsidRPr="00E77497">
        <w:t>.</w:t>
      </w:r>
    </w:p>
    <w:p w14:paraId="1B929B28" w14:textId="77777777" w:rsidR="00844F19" w:rsidRPr="00E77497" w:rsidRDefault="00844F19" w:rsidP="00844F19">
      <w:pPr>
        <w:pStyle w:val="Alg4"/>
        <w:numPr>
          <w:ilvl w:val="0"/>
          <w:numId w:val="190"/>
        </w:numPr>
      </w:pPr>
      <w:commentRangeStart w:id="5067"/>
      <w:r w:rsidRPr="00E77497">
        <w:t xml:space="preserve">If </w:t>
      </w:r>
      <w:r w:rsidRPr="00E77497">
        <w:rPr>
          <w:i/>
        </w:rPr>
        <w:t xml:space="preserve">Target </w:t>
      </w:r>
      <w:r w:rsidRPr="00E77497">
        <w:t xml:space="preserve">has </w:t>
      </w:r>
      <w:r>
        <w:t>a</w:t>
      </w:r>
      <w:r w:rsidRPr="00E77497">
        <w:t xml:space="preserve"> </w:t>
      </w:r>
      <w:r>
        <w:t>[[BoundTargetFunction]]</w:t>
      </w:r>
      <w:r w:rsidRPr="00E77497">
        <w:t xml:space="preserve"> internal </w:t>
      </w:r>
      <w:r>
        <w:t xml:space="preserve">data </w:t>
      </w:r>
      <w:r w:rsidRPr="00E77497">
        <w:t>property, then</w:t>
      </w:r>
    </w:p>
    <w:p w14:paraId="6256FC82" w14:textId="77777777" w:rsidR="00844F19" w:rsidRDefault="00844F19" w:rsidP="00844F19">
      <w:pPr>
        <w:pStyle w:val="Alg4"/>
        <w:numPr>
          <w:ilvl w:val="1"/>
          <w:numId w:val="190"/>
        </w:numPr>
      </w:pPr>
      <w:r>
        <w:t xml:space="preserve">Let </w:t>
      </w:r>
      <w:r w:rsidRPr="009C14D5">
        <w:rPr>
          <w:i/>
        </w:rPr>
        <w:t>targetLen</w:t>
      </w:r>
      <w:r>
        <w:t xml:space="preserve"> be the result of Get(</w:t>
      </w:r>
      <w:r w:rsidRPr="009C14D5">
        <w:rPr>
          <w:i/>
        </w:rPr>
        <w:t>Target</w:t>
      </w:r>
      <w:r>
        <w:t xml:space="preserve">,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844B9F">
        <w:rPr>
          <w:bCs/>
        </w:rPr>
        <w:t>)</w:t>
      </w:r>
      <w:r>
        <w:t>.</w:t>
      </w:r>
    </w:p>
    <w:p w14:paraId="3E220329" w14:textId="77777777" w:rsidR="00844F19" w:rsidRDefault="00844F19" w:rsidP="00844F19">
      <w:pPr>
        <w:pStyle w:val="Alg4"/>
        <w:numPr>
          <w:ilvl w:val="1"/>
          <w:numId w:val="190"/>
        </w:numPr>
      </w:pPr>
      <w:r>
        <w:t>ReturnIfAbrupt(</w:t>
      </w:r>
      <w:r>
        <w:rPr>
          <w:i/>
        </w:rPr>
        <w:t>targetLen</w:t>
      </w:r>
      <w:r>
        <w:t>).</w:t>
      </w:r>
    </w:p>
    <w:p w14:paraId="39E00001" w14:textId="77777777" w:rsidR="00844F19" w:rsidRPr="00E77497" w:rsidRDefault="00844F19" w:rsidP="00844F19">
      <w:pPr>
        <w:pStyle w:val="Alg4"/>
        <w:numPr>
          <w:ilvl w:val="1"/>
          <w:numId w:val="190"/>
        </w:numPr>
      </w:pPr>
      <w:r w:rsidRPr="00E77497">
        <w:t xml:space="preserve">Let </w:t>
      </w:r>
      <w:r w:rsidRPr="00E77497">
        <w:rPr>
          <w:i/>
        </w:rPr>
        <w:t xml:space="preserve">L </w:t>
      </w:r>
      <w:r w:rsidRPr="00E77497">
        <w:t>be</w:t>
      </w:r>
      <w:r>
        <w:t xml:space="preserve"> the larger of 0 and the result of</w:t>
      </w:r>
      <w:r w:rsidRPr="00E77497">
        <w:t xml:space="preserve"> </w:t>
      </w:r>
      <w:r w:rsidRPr="009C14D5">
        <w:rPr>
          <w:i/>
        </w:rPr>
        <w:t>targetLen</w:t>
      </w:r>
      <w:r w:rsidRPr="00E77497">
        <w:rPr>
          <w:i/>
        </w:rPr>
        <w:t xml:space="preserve"> </w:t>
      </w:r>
      <w:r w:rsidRPr="00E77497">
        <w:t xml:space="preserve">minus the </w:t>
      </w:r>
      <w:r>
        <w:t>number of elements</w:t>
      </w:r>
      <w:r w:rsidRPr="00E77497">
        <w:t xml:space="preserve"> of </w:t>
      </w:r>
      <w:r w:rsidRPr="00E77497">
        <w:rPr>
          <w:i/>
        </w:rPr>
        <w:t>A</w:t>
      </w:r>
      <w:r w:rsidRPr="00E77497">
        <w:t>.</w:t>
      </w:r>
    </w:p>
    <w:p w14:paraId="616D0479" w14:textId="77777777" w:rsidR="00844F19" w:rsidRPr="00E77497" w:rsidRDefault="00844F19" w:rsidP="00844F19">
      <w:pPr>
        <w:pStyle w:val="Alg4"/>
        <w:numPr>
          <w:ilvl w:val="0"/>
          <w:numId w:val="190"/>
        </w:numPr>
      </w:pPr>
      <w:r w:rsidRPr="00E77497">
        <w:t xml:space="preserve">Else </w:t>
      </w:r>
      <w:r>
        <w:t>l</w:t>
      </w:r>
      <w:r w:rsidRPr="00E77497">
        <w:t>et</w:t>
      </w:r>
      <w:r w:rsidRPr="0075737E">
        <w:rPr>
          <w:i/>
        </w:rPr>
        <w:t xml:space="preserve"> </w:t>
      </w:r>
      <w:r w:rsidRPr="00E77497">
        <w:rPr>
          <w:i/>
        </w:rPr>
        <w:t>L</w:t>
      </w:r>
      <w:r w:rsidRPr="00E77497">
        <w:t xml:space="preserve"> </w:t>
      </w:r>
      <w:r>
        <w:t>be</w:t>
      </w:r>
      <w:r w:rsidRPr="00E77497">
        <w:t xml:space="preserve"> 0.</w:t>
      </w:r>
      <w:commentRangeEnd w:id="5067"/>
      <w:r>
        <w:rPr>
          <w:rStyle w:val="af6"/>
          <w:rFonts w:ascii="Arial" w:eastAsia="MS Mincho" w:hAnsi="Arial"/>
          <w:spacing w:val="0"/>
          <w:lang w:eastAsia="ja-JP"/>
        </w:rPr>
        <w:commentReference w:id="5067"/>
      </w:r>
    </w:p>
    <w:p w14:paraId="2E517531" w14:textId="77777777" w:rsidR="00844F19" w:rsidRDefault="00844F19" w:rsidP="00844F19">
      <w:pPr>
        <w:pStyle w:val="Alg4"/>
        <w:numPr>
          <w:ilvl w:val="0"/>
          <w:numId w:val="190"/>
        </w:numPr>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t xml:space="preserve"> and</w:t>
      </w:r>
      <w:r w:rsidRPr="00E77497">
        <w:t xml:space="preserve">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w:t>
      </w:r>
    </w:p>
    <w:p w14:paraId="0609AD79" w14:textId="77777777" w:rsidR="00844F19" w:rsidRDefault="00844F19" w:rsidP="00844F19">
      <w:pPr>
        <w:pStyle w:val="Alg4"/>
        <w:numPr>
          <w:ilvl w:val="0"/>
          <w:numId w:val="190"/>
        </w:numPr>
      </w:pPr>
      <w:r>
        <w:t xml:space="preserve">Perform the </w:t>
      </w:r>
      <w:r w:rsidRPr="003C404E">
        <w:rPr>
          <w:bCs/>
        </w:rPr>
        <w:t>AddRestrictedFunctionProperties abstract operat</w:t>
      </w:r>
      <w:r>
        <w:rPr>
          <w:bCs/>
        </w:rPr>
        <w:t>ion</w:t>
      </w:r>
      <w:r w:rsidRPr="003C404E">
        <w:rPr>
          <w:bCs/>
        </w:rPr>
        <w:t xml:space="preserve"> with argument </w:t>
      </w:r>
      <w:r w:rsidRPr="003C404E">
        <w:rPr>
          <w:bCs/>
          <w:i/>
          <w:iCs/>
        </w:rPr>
        <w:t>F</w:t>
      </w:r>
      <w:r w:rsidRPr="003C404E">
        <w:rPr>
          <w:bCs/>
        </w:rPr>
        <w:t>.</w:t>
      </w:r>
    </w:p>
    <w:p w14:paraId="3C50B82D" w14:textId="77777777" w:rsidR="00844F19" w:rsidRPr="00E77497" w:rsidRDefault="00844F19" w:rsidP="00844F19">
      <w:pPr>
        <w:pStyle w:val="Alg4"/>
        <w:numPr>
          <w:ilvl w:val="0"/>
          <w:numId w:val="190"/>
        </w:numPr>
        <w:spacing w:after="120"/>
      </w:pPr>
      <w:r w:rsidRPr="00E77497">
        <w:t xml:space="preserve">Return </w:t>
      </w:r>
      <w:r w:rsidRPr="00E77497">
        <w:rPr>
          <w:i/>
        </w:rPr>
        <w:t>F</w:t>
      </w:r>
      <w:r w:rsidRPr="00E77497">
        <w:t>.</w:t>
      </w:r>
    </w:p>
    <w:p w14:paraId="7FB6592E" w14:textId="77777777"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11883AD1" w14:textId="77777777" w:rsidR="00844F19" w:rsidRPr="00E77497" w:rsidRDefault="00844F19" w:rsidP="00844F19">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w:t>
      </w:r>
      <w:r>
        <w:t xml:space="preserve">are exotic objects. They also </w:t>
      </w:r>
      <w:r w:rsidRPr="00E77497">
        <w:t xml:space="preserve">do not have a </w:t>
      </w:r>
      <w:r w:rsidRPr="00E77497">
        <w:rPr>
          <w:rFonts w:ascii="Courier New" w:hAnsi="Courier New" w:cs="Courier New"/>
          <w:b/>
        </w:rPr>
        <w:t>prototype</w:t>
      </w:r>
      <w:r w:rsidRPr="00E77497">
        <w:t xml:space="preserve"> property.</w:t>
      </w:r>
    </w:p>
    <w:p w14:paraId="32451634" w14:textId="77777777" w:rsidR="00844F19" w:rsidRPr="00E77497" w:rsidRDefault="00844F19" w:rsidP="00844F19">
      <w:pPr>
        <w:pStyle w:val="40"/>
        <w:rPr>
          <w:snapToGrid w:val="0"/>
        </w:rPr>
      </w:pPr>
      <w:bookmarkStart w:id="5068" w:name="_Ref366133695"/>
      <w:r w:rsidRPr="00E77497">
        <w:rPr>
          <w:snapToGrid w:val="0"/>
        </w:rPr>
        <w:t>Function.prototype.call (thisArg [ , arg1 [ , arg2, … ] ] )</w:t>
      </w:r>
      <w:bookmarkEnd w:id="5068"/>
    </w:p>
    <w:p w14:paraId="1F719E29" w14:textId="77777777" w:rsidR="00844F19" w:rsidRPr="00E77497" w:rsidRDefault="00844F19" w:rsidP="00844F19">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64CD597E" w14:textId="77777777" w:rsidR="00844F19" w:rsidRPr="00E77497" w:rsidRDefault="00844F19" w:rsidP="00844F19">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34EF255E" w14:textId="77777777" w:rsidR="00844F19" w:rsidRPr="00E77497" w:rsidRDefault="00844F19" w:rsidP="00844F19">
      <w:pPr>
        <w:pStyle w:val="Alg4"/>
        <w:numPr>
          <w:ilvl w:val="0"/>
          <w:numId w:val="189"/>
        </w:numPr>
      </w:pPr>
      <w:r w:rsidRPr="00E77497">
        <w:t xml:space="preserve">Let </w:t>
      </w:r>
      <w:r w:rsidRPr="00E77497">
        <w:rPr>
          <w:i/>
        </w:rPr>
        <w:t>argList</w:t>
      </w:r>
      <w:r w:rsidRPr="00E77497">
        <w:t xml:space="preserve"> be an empty List.</w:t>
      </w:r>
    </w:p>
    <w:p w14:paraId="557964E2" w14:textId="77777777" w:rsidR="00844F19" w:rsidRPr="00E77497" w:rsidRDefault="00844F19" w:rsidP="00844F19">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2D2014DC" w14:textId="77777777" w:rsidR="00844F19" w:rsidRPr="00E77497" w:rsidRDefault="00844F19" w:rsidP="00844F19">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14:paraId="42CCFED5" w14:textId="77777777"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4D591316" w14:textId="77777777" w:rsidR="00844F19" w:rsidRPr="00E77497" w:rsidRDefault="00844F19" w:rsidP="00844F19">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6D3E076F" w14:textId="77777777" w:rsidR="004C02EF" w:rsidRPr="00E77497" w:rsidRDefault="004C02EF" w:rsidP="00D148E9">
      <w:pPr>
        <w:pStyle w:val="40"/>
      </w:pPr>
      <w:r w:rsidRPr="00E77497">
        <w:t>Function.prototype.constructo</w:t>
      </w:r>
      <w:bookmarkEnd w:id="5062"/>
      <w:bookmarkEnd w:id="5063"/>
      <w:r w:rsidRPr="00E77497">
        <w:t>r</w:t>
      </w:r>
    </w:p>
    <w:p w14:paraId="7FB0225C" w14:textId="77777777" w:rsidR="004C02EF" w:rsidRPr="00E77497" w:rsidRDefault="004C02EF" w:rsidP="006D4E23">
      <w:r w:rsidRPr="00E77497">
        <w:t xml:space="preserve">The initial value of </w:t>
      </w:r>
      <w:r w:rsidRPr="00E77497">
        <w:rPr>
          <w:rFonts w:ascii="Courier New" w:hAnsi="Courier New"/>
          <w:b/>
        </w:rPr>
        <w:t>Function.prototype.constructor</w:t>
      </w:r>
      <w:r w:rsidRPr="00E77497">
        <w:t xml:space="preserve"> is the </w:t>
      </w:r>
      <w:r w:rsidR="006D4E23">
        <w:t>intrinsic object %Function%</w:t>
      </w:r>
      <w:r w:rsidRPr="00E77497">
        <w:t>.</w:t>
      </w:r>
      <w:bookmarkStart w:id="5069" w:name="_Toc385672278"/>
      <w:bookmarkStart w:id="5070" w:name="_Toc393690392"/>
    </w:p>
    <w:p w14:paraId="23231923" w14:textId="77777777" w:rsidR="004C02EF" w:rsidRPr="00E77497" w:rsidRDefault="004C02EF" w:rsidP="00D148E9">
      <w:pPr>
        <w:pStyle w:val="40"/>
      </w:pPr>
      <w:bookmarkStart w:id="5071" w:name="_Ref455972201"/>
      <w:r w:rsidRPr="00E77497">
        <w:tab/>
        <w:t>Function.prototype.toString</w:t>
      </w:r>
      <w:bookmarkEnd w:id="5069"/>
      <w:bookmarkEnd w:id="5070"/>
      <w:r w:rsidRPr="00E77497">
        <w:t xml:space="preserve"> ( )</w:t>
      </w:r>
      <w:bookmarkEnd w:id="5071"/>
    </w:p>
    <w:p w14:paraId="148814FB" w14:textId="77777777" w:rsidR="00D60B5E" w:rsidRDefault="004C02EF" w:rsidP="00D60B5E">
      <w:r w:rsidRPr="00E77497">
        <w:t xml:space="preserve">An implementation-dependent </w:t>
      </w:r>
      <w:r w:rsidR="00D60B5E">
        <w:t xml:space="preserve">String source code </w:t>
      </w:r>
      <w:r w:rsidRPr="00E77497">
        <w:t>representation of the</w:t>
      </w:r>
      <w:r w:rsidR="00D60B5E">
        <w:t xml:space="preserve"> </w:t>
      </w:r>
      <w:r w:rsidR="00A41169" w:rsidRPr="00A41169">
        <w:rPr>
          <w:b/>
          <w:bCs/>
        </w:rPr>
        <w:t>this</w:t>
      </w:r>
      <w:r w:rsidR="00A41169">
        <w:t xml:space="preserve"> object</w:t>
      </w:r>
      <w:r w:rsidR="00A41169" w:rsidRPr="00E77497">
        <w:t xml:space="preserve"> </w:t>
      </w:r>
      <w:r w:rsidRPr="00E77497">
        <w:t xml:space="preserve">is returned. This representation has the syntax of a </w:t>
      </w:r>
      <w:r w:rsidRPr="00E77497">
        <w:rPr>
          <w:rFonts w:ascii="Times New Roman" w:hAnsi="Times New Roman"/>
          <w:i/>
        </w:rPr>
        <w:t>FunctionDeclaration</w:t>
      </w:r>
      <w:r w:rsidR="0042518F">
        <w:rPr>
          <w:rFonts w:ascii="Times New Roman" w:hAnsi="Times New Roman"/>
          <w:iCs/>
        </w:rPr>
        <w:t xml:space="preserve"> </w:t>
      </w:r>
      <w:r w:rsidR="0042518F">
        <w:rPr>
          <w:rFonts w:ascii="Times New Roman" w:hAnsi="Times New Roman"/>
          <w:i/>
        </w:rPr>
        <w:t>FunctionExpression</w:t>
      </w:r>
      <w:r w:rsidR="0042518F">
        <w:rPr>
          <w:rFonts w:ascii="Times New Roman" w:hAnsi="Times New Roman"/>
          <w:iCs/>
        </w:rPr>
        <w:t xml:space="preserve">, </w:t>
      </w:r>
      <w:r w:rsidR="00A41169">
        <w:rPr>
          <w:rFonts w:ascii="Times New Roman" w:hAnsi="Times New Roman"/>
          <w:i/>
        </w:rPr>
        <w:t>GeneratorDeclaration, GeneratorExpession, ClassDeclaration</w:t>
      </w:r>
      <w:r w:rsidR="00A41169">
        <w:rPr>
          <w:rFonts w:ascii="Times New Roman" w:hAnsi="Times New Roman"/>
          <w:iCs/>
        </w:rPr>
        <w:t xml:space="preserve">, </w:t>
      </w:r>
      <w:r w:rsidR="00A41169">
        <w:rPr>
          <w:rFonts w:ascii="Times New Roman" w:hAnsi="Times New Roman"/>
          <w:i/>
        </w:rPr>
        <w:t>ClassExpression</w:t>
      </w:r>
      <w:r w:rsidR="00A41169">
        <w:rPr>
          <w:rFonts w:ascii="Times New Roman" w:hAnsi="Times New Roman"/>
          <w:iCs/>
        </w:rPr>
        <w:t xml:space="preserve">, </w:t>
      </w:r>
      <w:r w:rsidR="00A41169">
        <w:rPr>
          <w:rFonts w:ascii="Times New Roman" w:hAnsi="Times New Roman"/>
          <w:i/>
        </w:rPr>
        <w:t>ArrowFunction</w:t>
      </w:r>
      <w:r w:rsidR="00A41169">
        <w:rPr>
          <w:rFonts w:ascii="Times New Roman" w:hAnsi="Times New Roman"/>
          <w:iCs/>
        </w:rPr>
        <w:t xml:space="preserve">, </w:t>
      </w:r>
      <w:r w:rsidR="00A41169">
        <w:rPr>
          <w:rFonts w:ascii="Times New Roman" w:hAnsi="Times New Roman"/>
          <w:i/>
        </w:rPr>
        <w:t>MethodDefinition</w:t>
      </w:r>
      <w:r w:rsidR="00A41169">
        <w:rPr>
          <w:rFonts w:ascii="Times New Roman" w:hAnsi="Times New Roman"/>
          <w:iCs/>
        </w:rPr>
        <w:t xml:space="preserve">, or </w:t>
      </w:r>
      <w:r w:rsidR="00A41169">
        <w:rPr>
          <w:rFonts w:ascii="Times New Roman" w:hAnsi="Times New Roman"/>
          <w:i/>
        </w:rPr>
        <w:t>GeneratorMethod</w:t>
      </w:r>
      <w:r w:rsidR="00A41169">
        <w:rPr>
          <w:rFonts w:ascii="Times New Roman" w:hAnsi="Times New Roman"/>
          <w:iCs/>
        </w:rPr>
        <w:t xml:space="preserve"> depending upon the actual characteristics of the object</w:t>
      </w:r>
      <w:r w:rsidRPr="00E77497">
        <w:t xml:space="preserve">. </w:t>
      </w:r>
      <w:r w:rsidR="00A41169">
        <w:t>I</w:t>
      </w:r>
      <w:r w:rsidRPr="00E77497">
        <w:t>n particular that the use and placement of white space, line terminators, and semicolons within the representation String is implementation-dependent.</w:t>
      </w:r>
      <w:bookmarkStart w:id="5072" w:name="_Toc385672279"/>
      <w:r w:rsidR="00D60B5E">
        <w:t xml:space="preserve"> </w:t>
      </w:r>
    </w:p>
    <w:p w14:paraId="43999CAD" w14:textId="77777777" w:rsidR="00D60B5E" w:rsidRPr="00E77497" w:rsidRDefault="00A41169" w:rsidP="00D60B5E">
      <w:r>
        <w:t>If the object was defined using ECMAScript code</w:t>
      </w:r>
      <w:r w:rsidR="000C3424">
        <w:t xml:space="preserve"> and</w:t>
      </w:r>
      <w:r>
        <w:t xml:space="preserve"> the returned </w:t>
      </w:r>
      <w:r w:rsidR="00D60B5E">
        <w:t xml:space="preserve">string representation </w:t>
      </w:r>
      <w:r w:rsidR="000C3424">
        <w:t xml:space="preserve">is in the form of a </w:t>
      </w:r>
      <w:r w:rsidR="000C3424" w:rsidRPr="00E77497">
        <w:rPr>
          <w:rFonts w:ascii="Times New Roman" w:hAnsi="Times New Roman"/>
          <w:i/>
        </w:rPr>
        <w:t>FunctionDeclaration</w:t>
      </w:r>
      <w:r w:rsidR="000C3424">
        <w:rPr>
          <w:rFonts w:ascii="Times New Roman" w:hAnsi="Times New Roman"/>
          <w:iCs/>
        </w:rPr>
        <w:t xml:space="preserve"> </w:t>
      </w:r>
      <w:r w:rsidR="000C3424">
        <w:rPr>
          <w:rFonts w:ascii="Times New Roman" w:hAnsi="Times New Roman"/>
          <w:i/>
        </w:rPr>
        <w:t>FunctionExpression</w:t>
      </w:r>
      <w:r w:rsidR="000C3424">
        <w:rPr>
          <w:rFonts w:ascii="Times New Roman" w:hAnsi="Times New Roman"/>
          <w:iCs/>
        </w:rPr>
        <w:t xml:space="preserve">, </w:t>
      </w:r>
      <w:r w:rsidR="000C3424">
        <w:rPr>
          <w:rFonts w:ascii="Times New Roman" w:hAnsi="Times New Roman"/>
          <w:i/>
        </w:rPr>
        <w:t>GeneratorDeclaration, GeneratorExpession, ClassDeclaration</w:t>
      </w:r>
      <w:r w:rsidR="000C3424">
        <w:rPr>
          <w:rFonts w:ascii="Times New Roman" w:hAnsi="Times New Roman"/>
          <w:iCs/>
        </w:rPr>
        <w:t xml:space="preserve">, </w:t>
      </w:r>
      <w:r w:rsidR="000C3424">
        <w:rPr>
          <w:rFonts w:ascii="Times New Roman" w:hAnsi="Times New Roman"/>
          <w:i/>
        </w:rPr>
        <w:t>ClassExpression</w:t>
      </w:r>
      <w:r w:rsidR="000C3424">
        <w:rPr>
          <w:rFonts w:ascii="Times New Roman" w:hAnsi="Times New Roman"/>
          <w:iCs/>
        </w:rPr>
        <w:t xml:space="preserve">, or </w:t>
      </w:r>
      <w:r w:rsidR="000C3424">
        <w:rPr>
          <w:rFonts w:ascii="Times New Roman" w:hAnsi="Times New Roman"/>
          <w:i/>
        </w:rPr>
        <w:t>ArrowFunction</w:t>
      </w:r>
      <w:r w:rsidR="000C3424">
        <w:t xml:space="preserve"> then the representation must</w:t>
      </w:r>
      <w:r w:rsidR="00D60B5E">
        <w:t xml:space="preserve"> be such that </w:t>
      </w:r>
      <w:r w:rsidR="00767169">
        <w:t xml:space="preserve">if the string is evaluated, </w:t>
      </w:r>
      <w:r w:rsidR="00D60B5E">
        <w:t xml:space="preserve">using </w:t>
      </w:r>
      <w:r w:rsidR="00D60B5E" w:rsidRPr="00767169">
        <w:rPr>
          <w:rFonts w:ascii="Courier New" w:hAnsi="Courier New" w:cs="Courier New"/>
          <w:b/>
          <w:bCs/>
        </w:rPr>
        <w:t>eval</w:t>
      </w:r>
      <w:r w:rsidR="00D60B5E">
        <w:t xml:space="preserve"> in a lexical context that is equivalent to the lexical context used to create the original object</w:t>
      </w:r>
      <w:r w:rsidR="00767169">
        <w:t>, it</w:t>
      </w:r>
      <w:r w:rsidR="00D60B5E">
        <w:t xml:space="preserve"> will result in a new functionally equivalent object. The</w:t>
      </w:r>
      <w:r w:rsidR="00D60B5E" w:rsidRPr="00D60B5E">
        <w:t xml:space="preserve"> returned source code must not mention freely any variables that were not mentioned freely by the original function’s source code, even if these “extra” names were originally in scope.</w:t>
      </w:r>
      <w:r w:rsidR="00767169">
        <w:t xml:space="preserve"> If the source code string does meet these criteria then it must be a string for which </w:t>
      </w:r>
      <w:r w:rsidR="00767169" w:rsidRPr="00767169">
        <w:rPr>
          <w:rFonts w:ascii="Courier New" w:hAnsi="Courier New" w:cs="Courier New"/>
          <w:b/>
          <w:bCs/>
        </w:rPr>
        <w:t>eval</w:t>
      </w:r>
      <w:r w:rsidR="00767169">
        <w:t xml:space="preserve"> will throw a </w:t>
      </w:r>
      <w:r w:rsidR="00767169" w:rsidRPr="00F92BFE">
        <w:rPr>
          <w:rFonts w:ascii="Times New Roman" w:hAnsi="Times New Roman"/>
          <w:b/>
          <w:bCs/>
        </w:rPr>
        <w:t>SyntaxError</w:t>
      </w:r>
      <w:r w:rsidR="00767169">
        <w:t xml:space="preserve"> exception.</w:t>
      </w:r>
    </w:p>
    <w:p w14:paraId="771C7B3A" w14:textId="77777777" w:rsidR="004C02EF" w:rsidRPr="00E77497" w:rsidRDefault="004C02EF" w:rsidP="00D60B5E">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w:t>
      </w:r>
      <w:r w:rsidR="00D60B5E">
        <w:t>does not have a [[Call]] internal method.</w:t>
      </w:r>
      <w:r w:rsidRPr="00E77497">
        <w:t xml:space="preserve"> Therefore, it cannot be transferred to other kinds of objects for use as a method.</w:t>
      </w:r>
      <w:bookmarkStart w:id="5073" w:name="_Toc385672280"/>
      <w:bookmarkStart w:id="5074" w:name="_Toc393690393"/>
      <w:bookmarkEnd w:id="5072"/>
    </w:p>
    <w:p w14:paraId="1AB04CDE" w14:textId="77777777" w:rsidR="00AF41E6" w:rsidRPr="00A67AF2" w:rsidRDefault="00616106" w:rsidP="00AF41E6">
      <w:pPr>
        <w:pStyle w:val="40"/>
      </w:pPr>
      <w:bookmarkStart w:id="5075" w:name="_Ref457710564"/>
      <w:bookmarkStart w:id="5076" w:name="_Toc472818919"/>
      <w:r>
        <w:t>Function.prototype[</w:t>
      </w:r>
      <w:r w:rsidR="001E68B0">
        <w:t xml:space="preserve"> </w:t>
      </w:r>
      <w:r w:rsidR="00AF41E6">
        <w:t>@@create</w:t>
      </w:r>
      <w:r w:rsidR="001E68B0">
        <w:t xml:space="preserve"> </w:t>
      </w:r>
      <w:r>
        <w:t>]</w:t>
      </w:r>
      <w:r w:rsidR="00AF41E6" w:rsidRPr="00A67AF2">
        <w:t xml:space="preserve"> (</w:t>
      </w:r>
      <w:r w:rsidR="00AF41E6">
        <w:t xml:space="preserve"> </w:t>
      </w:r>
      <w:r w:rsidR="00AF41E6" w:rsidRPr="00A67AF2">
        <w:t>)</w:t>
      </w:r>
    </w:p>
    <w:p w14:paraId="7881B098" w14:textId="77777777" w:rsidR="00AF41E6" w:rsidRPr="00E77497" w:rsidRDefault="005670F3" w:rsidP="00AF41E6">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AF41E6" w:rsidRPr="00E77497">
        <w:t>:</w:t>
      </w:r>
    </w:p>
    <w:p w14:paraId="2260B028" w14:textId="77777777" w:rsidR="00570F0C" w:rsidRPr="00E77497" w:rsidRDefault="00570F0C" w:rsidP="00E74C84">
      <w:pPr>
        <w:numPr>
          <w:ilvl w:val="0"/>
          <w:numId w:val="1278"/>
        </w:numPr>
        <w:rPr>
          <w:rFonts w:ascii="Times New Roman" w:hAnsi="Times New Roman"/>
        </w:rPr>
      </w:pPr>
      <w:r w:rsidRPr="00E77497">
        <w:rPr>
          <w:rFonts w:ascii="Times New Roman" w:hAnsi="Times New Roman"/>
        </w:rPr>
        <w:t xml:space="preserve">Return </w:t>
      </w:r>
      <w:r w:rsidR="00277CB5">
        <w:rPr>
          <w:rFonts w:ascii="Times New Roman" w:hAnsi="Times New Roman"/>
          <w:iCs/>
        </w:rPr>
        <w:t xml:space="preserve">the result of calling </w:t>
      </w:r>
      <w:r w:rsidR="00277CB5" w:rsidRPr="00277CB5">
        <w:rPr>
          <w:rFonts w:ascii="Times New Roman" w:hAnsi="Times New Roman"/>
          <w:iCs/>
        </w:rPr>
        <w:t>OrdinaryCreateFromConstructor</w:t>
      </w:r>
      <w:r w:rsidR="00277CB5">
        <w:rPr>
          <w:rFonts w:ascii="Times New Roman" w:hAnsi="Times New Roman"/>
          <w:iCs/>
        </w:rPr>
        <w:t>(</w:t>
      </w:r>
      <w:r w:rsidR="00277CB5">
        <w:rPr>
          <w:rFonts w:ascii="Times New Roman" w:hAnsi="Times New Roman"/>
          <w:i/>
        </w:rPr>
        <w:t>F</w:t>
      </w:r>
      <w:r w:rsidR="00695875">
        <w:rPr>
          <w:rFonts w:ascii="Times New Roman" w:hAnsi="Times New Roman"/>
          <w:iCs/>
        </w:rPr>
        <w:t xml:space="preserve">, </w:t>
      </w:r>
      <w:r w:rsidR="00695875" w:rsidRPr="00156AA7">
        <w:rPr>
          <w:rFonts w:ascii="Courier New" w:hAnsi="Courier New"/>
          <w:b/>
          <w:bCs/>
          <w:sz w:val="18"/>
        </w:rPr>
        <w:t>"</w:t>
      </w:r>
      <w:r w:rsidR="00695875" w:rsidRPr="00695875">
        <w:rPr>
          <w:rFonts w:ascii="Courier New" w:hAnsi="Courier New"/>
          <w:b/>
        </w:rPr>
        <w:t>%ObjectPrototype%</w:t>
      </w:r>
      <w:r w:rsidR="00695875" w:rsidRPr="00156AA7">
        <w:rPr>
          <w:rFonts w:ascii="Courier New" w:hAnsi="Courier New"/>
          <w:b/>
          <w:bCs/>
          <w:sz w:val="18"/>
        </w:rPr>
        <w:t>"</w:t>
      </w:r>
      <w:r w:rsidR="00277CB5">
        <w:rPr>
          <w:rFonts w:ascii="Times New Roman" w:hAnsi="Times New Roman"/>
          <w:iCs/>
        </w:rPr>
        <w:t>)</w:t>
      </w:r>
      <w:r w:rsidRPr="00E77497">
        <w:rPr>
          <w:rFonts w:ascii="Times New Roman" w:hAnsi="Times New Roman"/>
        </w:rPr>
        <w:t>.</w:t>
      </w:r>
    </w:p>
    <w:p w14:paraId="7252A899" w14:textId="77777777" w:rsidR="001B2656" w:rsidRDefault="001B2656" w:rsidP="001B265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14:paraId="681AED04" w14:textId="77777777" w:rsidR="00A34FFC" w:rsidRDefault="00A34FFC" w:rsidP="000430FA">
      <w:pPr>
        <w:pStyle w:val="Note"/>
      </w:pPr>
      <w:r>
        <w:t>NOTE</w:t>
      </w:r>
      <w:r>
        <w:tab/>
        <w:t xml:space="preserve">This is </w:t>
      </w:r>
      <w:r w:rsidR="0016003A">
        <w:t xml:space="preserve">the </w:t>
      </w:r>
      <w:r>
        <w:t>default @@create method that is inherited by all ordinary constructor functions</w:t>
      </w:r>
      <w:r w:rsidR="008A40CB">
        <w:t xml:space="preserve"> that</w:t>
      </w:r>
      <w:r w:rsidR="001A60D1">
        <w:t xml:space="preserve"> do not explicitly over-ride it</w:t>
      </w:r>
      <w:r>
        <w:t xml:space="preserve">. </w:t>
      </w:r>
    </w:p>
    <w:p w14:paraId="6C03A0F8" w14:textId="77777777" w:rsidR="00762D1A" w:rsidRPr="00A67AF2" w:rsidRDefault="00616106" w:rsidP="00AF41E6">
      <w:pPr>
        <w:pStyle w:val="40"/>
      </w:pPr>
      <w:r>
        <w:t>Function.prototype[</w:t>
      </w:r>
      <w:r w:rsidR="00762D1A">
        <w:t>@@h</w:t>
      </w:r>
      <w:r w:rsidR="00762D1A" w:rsidRPr="00A67AF2">
        <w:t>asInstance</w:t>
      </w:r>
      <w:r>
        <w:t>]</w:t>
      </w:r>
      <w:r w:rsidR="00762D1A" w:rsidRPr="00A67AF2">
        <w:t xml:space="preserve"> (V)</w:t>
      </w:r>
    </w:p>
    <w:p w14:paraId="62434739" w14:textId="77777777" w:rsidR="00762D1A" w:rsidRPr="00E77497" w:rsidRDefault="00762D1A" w:rsidP="00762D1A">
      <w:r w:rsidRPr="00675B74">
        <w:t xml:space="preserve">When the </w:t>
      </w:r>
      <w:r>
        <w:t>@@h</w:t>
      </w:r>
      <w:r w:rsidRPr="00675B74">
        <w:t>asInstance method of</w:t>
      </w:r>
      <w:r>
        <w:t xml:space="preserve"> an object</w:t>
      </w:r>
      <w:r w:rsidRPr="00675B74">
        <w:t xml:space="preserve">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4A103CBC" w14:textId="77777777" w:rsidR="00762D1A" w:rsidRPr="00E77497" w:rsidRDefault="00762D1A" w:rsidP="00762D1A">
      <w:pPr>
        <w:pStyle w:val="Alg4"/>
        <w:numPr>
          <w:ilvl w:val="0"/>
          <w:numId w:val="1224"/>
        </w:numPr>
      </w:pPr>
      <w:r w:rsidRPr="00E77497">
        <w:t xml:space="preserve">Let </w:t>
      </w:r>
      <w:r>
        <w:rPr>
          <w:i/>
        </w:rPr>
        <w:t>F</w:t>
      </w:r>
      <w:r w:rsidRPr="00E77497">
        <w:rPr>
          <w:i/>
        </w:rPr>
        <w:t xml:space="preserve"> </w:t>
      </w:r>
      <w:r w:rsidRPr="00E77497">
        <w:t xml:space="preserve">be the </w:t>
      </w:r>
      <w:r w:rsidRPr="00E77497">
        <w:rPr>
          <w:b/>
        </w:rPr>
        <w:t xml:space="preserve">this </w:t>
      </w:r>
      <w:r w:rsidRPr="00E77497">
        <w:t>value.</w:t>
      </w:r>
    </w:p>
    <w:p w14:paraId="6BF6C8C4" w14:textId="77777777" w:rsidR="00762D1A" w:rsidRPr="00E77497" w:rsidRDefault="00762D1A" w:rsidP="00AF59EC">
      <w:pPr>
        <w:pStyle w:val="Alg4"/>
        <w:numPr>
          <w:ilvl w:val="0"/>
          <w:numId w:val="1224"/>
        </w:numPr>
        <w:spacing w:after="220"/>
      </w:pPr>
      <w:r>
        <w:t>Return the result of OrdinaryHasInstance(</w:t>
      </w:r>
      <w:r w:rsidRPr="008578E2">
        <w:rPr>
          <w:i/>
          <w:iCs/>
        </w:rPr>
        <w:t>F</w:t>
      </w:r>
      <w:r>
        <w:t xml:space="preserve">, </w:t>
      </w:r>
      <w:r w:rsidRPr="008578E2">
        <w:rPr>
          <w:i/>
          <w:iCs/>
        </w:rPr>
        <w:t>V</w:t>
      </w:r>
      <w:r>
        <w:t>)</w:t>
      </w:r>
      <w:r w:rsidR="00AF59EC">
        <w:t>.</w:t>
      </w:r>
    </w:p>
    <w:p w14:paraId="75810A8D" w14:textId="77777777" w:rsidR="007C7373" w:rsidRDefault="007C7373" w:rsidP="001B2656">
      <w:r w:rsidRPr="00E77497">
        <w:t xml:space="preserve">This property has the attributes { [[Writable]]: </w:t>
      </w:r>
      <w:r w:rsidR="001B2656" w:rsidRPr="00F92BFE">
        <w:rPr>
          <w:rFonts w:ascii="Times New Roman" w:hAnsi="Times New Roman"/>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1B2656">
        <w:rPr>
          <w:rFonts w:ascii="Times New Roman" w:eastAsia="Times New Roman" w:hAnsi="Times New Roman"/>
          <w:b/>
          <w:spacing w:val="6"/>
          <w:lang w:eastAsia="en-US"/>
        </w:rPr>
        <w:t>true</w:t>
      </w:r>
      <w:r w:rsidRPr="00E77497">
        <w:t xml:space="preserve"> }.</w:t>
      </w:r>
    </w:p>
    <w:p w14:paraId="727EAD18" w14:textId="77777777" w:rsidR="006264BA" w:rsidRDefault="006264BA" w:rsidP="0060375B">
      <w:pPr>
        <w:pStyle w:val="Note"/>
        <w:contextualSpacing/>
      </w:pPr>
      <w:r>
        <w:t>NOTE</w:t>
      </w:r>
      <w:r>
        <w:tab/>
      </w:r>
      <w:r w:rsidR="0060375B">
        <w:t xml:space="preserve">This is the default implementation of </w:t>
      </w:r>
      <w:r w:rsidR="0060375B" w:rsidRPr="0060375B">
        <w:rPr>
          <w:rFonts w:ascii="Courier New" w:hAnsi="Courier New" w:cs="Courier New"/>
          <w:b/>
          <w:bCs/>
        </w:rPr>
        <w:t>@@hasInstance</w:t>
      </w:r>
      <w:r w:rsidR="0060375B">
        <w:t xml:space="preserve"> that most functions inherit. </w:t>
      </w:r>
      <w:r w:rsidRPr="0060375B">
        <w:rPr>
          <w:rFonts w:ascii="Courier New" w:hAnsi="Courier New" w:cs="Courier New"/>
          <w:b/>
          <w:bCs/>
        </w:rPr>
        <w:t>@@hasInstance</w:t>
      </w:r>
      <w:r>
        <w:t xml:space="preserve"> is call</w:t>
      </w:r>
      <w:r w:rsidR="007C7373">
        <w:t>ed</w:t>
      </w:r>
      <w:r>
        <w:t xml:space="preserve"> by the </w:t>
      </w:r>
      <w:r w:rsidRPr="0060375B">
        <w:rPr>
          <w:rFonts w:ascii="Courier New" w:hAnsi="Courier New" w:cs="Courier New"/>
          <w:b/>
          <w:bCs/>
        </w:rPr>
        <w:t>instanceof</w:t>
      </w:r>
      <w:r>
        <w:t xml:space="preserve"> operator to deterimine whether a value is an instance of a specific constructor.  An expression such as</w:t>
      </w:r>
    </w:p>
    <w:p w14:paraId="00C364E3" w14:textId="77777777" w:rsidR="006264BA" w:rsidRDefault="006264BA" w:rsidP="0060375B">
      <w:pPr>
        <w:pStyle w:val="Note"/>
        <w:contextualSpacing/>
      </w:pPr>
      <w:r>
        <w:tab/>
      </w:r>
      <w:r w:rsidRPr="0060375B">
        <w:rPr>
          <w:rFonts w:ascii="Courier New" w:hAnsi="Courier New" w:cs="Courier New"/>
          <w:b/>
          <w:bCs/>
        </w:rPr>
        <w:t>v instanceof F</w:t>
      </w:r>
      <w:r>
        <w:t xml:space="preserve"> </w:t>
      </w:r>
    </w:p>
    <w:p w14:paraId="630212FB" w14:textId="77777777" w:rsidR="006264BA" w:rsidRDefault="006264BA" w:rsidP="0060375B">
      <w:pPr>
        <w:pStyle w:val="Note"/>
        <w:contextualSpacing/>
      </w:pPr>
      <w:r>
        <w:t>evaluates as</w:t>
      </w:r>
    </w:p>
    <w:p w14:paraId="619F2211" w14:textId="77777777" w:rsidR="006264BA" w:rsidRDefault="006264BA" w:rsidP="0060375B">
      <w:pPr>
        <w:pStyle w:val="Note"/>
        <w:contextualSpacing/>
      </w:pPr>
      <w:r>
        <w:tab/>
      </w:r>
      <w:r w:rsidRPr="0060375B">
        <w:rPr>
          <w:rFonts w:ascii="Courier New" w:hAnsi="Courier New" w:cs="Courier New"/>
          <w:b/>
          <w:bCs/>
        </w:rPr>
        <w:t>F[@@hasInstance](v)</w:t>
      </w:r>
    </w:p>
    <w:p w14:paraId="30EAC749" w14:textId="77777777" w:rsidR="006264BA" w:rsidRDefault="006264BA" w:rsidP="0060375B">
      <w:pPr>
        <w:pStyle w:val="Note"/>
        <w:contextualSpacing/>
      </w:pPr>
      <w:r>
        <w:t xml:space="preserve">A constructor function can control which objects are recoginze </w:t>
      </w:r>
      <w:r w:rsidR="0060375B">
        <w:t xml:space="preserve">as its instances </w:t>
      </w:r>
      <w:r>
        <w:t>b</w:t>
      </w:r>
      <w:r w:rsidR="0060375B">
        <w:t>y</w:t>
      </w:r>
      <w:r>
        <w:t xml:space="preserve"> </w:t>
      </w:r>
      <w:r w:rsidRPr="0060375B">
        <w:rPr>
          <w:rFonts w:ascii="Courier New" w:hAnsi="Courier New" w:cs="Courier New"/>
          <w:b/>
          <w:bCs/>
        </w:rPr>
        <w:t>instanceof</w:t>
      </w:r>
      <w:r>
        <w:t xml:space="preserve"> by exposing</w:t>
      </w:r>
      <w:r w:rsidR="0060375B">
        <w:t xml:space="preserve"> a</w:t>
      </w:r>
      <w:r w:rsidR="007C7373">
        <w:t xml:space="preserve"> different</w:t>
      </w:r>
      <w:r w:rsidR="0060375B">
        <w:t xml:space="preserve"> </w:t>
      </w:r>
      <w:r w:rsidRPr="0060375B">
        <w:rPr>
          <w:rFonts w:ascii="Courier New" w:hAnsi="Courier New" w:cs="Courier New"/>
          <w:b/>
          <w:bCs/>
        </w:rPr>
        <w:t>@@hasInstance</w:t>
      </w:r>
      <w:r>
        <w:t xml:space="preserve"> method on the function.  </w:t>
      </w:r>
    </w:p>
    <w:p w14:paraId="39EBFE95" w14:textId="77777777" w:rsidR="007C7373" w:rsidRDefault="007C7373" w:rsidP="007C7373">
      <w:pPr>
        <w:pStyle w:val="Note"/>
        <w:contextualSpacing/>
      </w:pPr>
    </w:p>
    <w:p w14:paraId="2D926369" w14:textId="77777777" w:rsidR="007C7373" w:rsidRPr="007C7373" w:rsidRDefault="007C7373" w:rsidP="00197BED">
      <w:pPr>
        <w:pStyle w:val="Note"/>
      </w:pPr>
      <w:r>
        <w:t>This property is non-writable and non-configurable to prevent tampering that could be used to globally expose the target function of a bound function.</w:t>
      </w:r>
    </w:p>
    <w:p w14:paraId="63FC7F58" w14:textId="77777777" w:rsidR="004C02EF" w:rsidRPr="00E77497" w:rsidRDefault="004C02EF" w:rsidP="00701FF4">
      <w:pPr>
        <w:pStyle w:val="30"/>
      </w:pPr>
      <w:bookmarkStart w:id="5077" w:name="_Toc361663680"/>
      <w:bookmarkStart w:id="5078" w:name="_Toc361665521"/>
      <w:bookmarkStart w:id="5079" w:name="_Toc361667361"/>
      <w:bookmarkStart w:id="5080" w:name="_Toc361669190"/>
      <w:bookmarkStart w:id="5081" w:name="_Toc364935234"/>
      <w:bookmarkStart w:id="5082" w:name="_Toc365474525"/>
      <w:bookmarkStart w:id="5083" w:name="_Toc365639204"/>
      <w:bookmarkStart w:id="5084" w:name="_Toc361663681"/>
      <w:bookmarkStart w:id="5085" w:name="_Toc361665522"/>
      <w:bookmarkStart w:id="5086" w:name="_Toc361667362"/>
      <w:bookmarkStart w:id="5087" w:name="_Toc361669191"/>
      <w:bookmarkStart w:id="5088" w:name="_Toc364935235"/>
      <w:bookmarkStart w:id="5089" w:name="_Toc365474526"/>
      <w:bookmarkStart w:id="5090" w:name="_Toc365639205"/>
      <w:bookmarkStart w:id="5091" w:name="_Toc361663682"/>
      <w:bookmarkStart w:id="5092" w:name="_Toc361665523"/>
      <w:bookmarkStart w:id="5093" w:name="_Toc361667363"/>
      <w:bookmarkStart w:id="5094" w:name="_Toc361669192"/>
      <w:bookmarkStart w:id="5095" w:name="_Toc364935236"/>
      <w:bookmarkStart w:id="5096" w:name="_Toc365474527"/>
      <w:bookmarkStart w:id="5097" w:name="_Toc365639206"/>
      <w:bookmarkStart w:id="5098" w:name="_Toc361663683"/>
      <w:bookmarkStart w:id="5099" w:name="_Toc361665524"/>
      <w:bookmarkStart w:id="5100" w:name="_Toc361667364"/>
      <w:bookmarkStart w:id="5101" w:name="_Toc361669193"/>
      <w:bookmarkStart w:id="5102" w:name="_Toc364935237"/>
      <w:bookmarkStart w:id="5103" w:name="_Toc365474528"/>
      <w:bookmarkStart w:id="5104" w:name="_Toc365639207"/>
      <w:bookmarkStart w:id="5105" w:name="_Toc361663684"/>
      <w:bookmarkStart w:id="5106" w:name="_Toc361665525"/>
      <w:bookmarkStart w:id="5107" w:name="_Toc361667365"/>
      <w:bookmarkStart w:id="5108" w:name="_Toc361669194"/>
      <w:bookmarkStart w:id="5109" w:name="_Toc364935238"/>
      <w:bookmarkStart w:id="5110" w:name="_Toc365474529"/>
      <w:bookmarkStart w:id="5111" w:name="_Toc365639208"/>
      <w:bookmarkStart w:id="5112" w:name="_Toc235503497"/>
      <w:bookmarkStart w:id="5113" w:name="_Toc241509272"/>
      <w:bookmarkStart w:id="5114" w:name="_Toc244416759"/>
      <w:bookmarkStart w:id="5115" w:name="_Toc276631123"/>
      <w:bookmarkStart w:id="5116" w:name="_Toc366142041"/>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r w:rsidRPr="00E77497">
        <w:t>Function Instance</w:t>
      </w:r>
      <w:bookmarkEnd w:id="5064"/>
      <w:bookmarkEnd w:id="5073"/>
      <w:bookmarkEnd w:id="5074"/>
      <w:r w:rsidRPr="00E77497">
        <w:t>s</w:t>
      </w:r>
      <w:bookmarkEnd w:id="5075"/>
      <w:bookmarkEnd w:id="5076"/>
      <w:bookmarkEnd w:id="5112"/>
      <w:bookmarkEnd w:id="5113"/>
      <w:bookmarkEnd w:id="5114"/>
      <w:bookmarkEnd w:id="5115"/>
      <w:bookmarkEnd w:id="5116"/>
    </w:p>
    <w:p w14:paraId="68AE48C1" w14:textId="77777777" w:rsidR="004C02EF" w:rsidRPr="00E77497" w:rsidRDefault="006D4E23" w:rsidP="006D4E23">
      <w:r>
        <w:t>E</w:t>
      </w:r>
      <w:r w:rsidR="004C02EF" w:rsidRPr="00E77497">
        <w:t xml:space="preserve">very function instance </w:t>
      </w:r>
      <w:r>
        <w:t xml:space="preserve">is an ordinary function object and </w:t>
      </w:r>
      <w:r w:rsidR="004C02EF" w:rsidRPr="00E77497">
        <w:t xml:space="preserve">has </w:t>
      </w:r>
      <w:r>
        <w:t>the</w:t>
      </w:r>
      <w:r w:rsidR="004C02EF" w:rsidRPr="00E77497">
        <w:t xml:space="preserve"> internal </w:t>
      </w:r>
      <w:r w:rsidR="00536F3B">
        <w:t xml:space="preserve">data </w:t>
      </w:r>
      <w:bookmarkStart w:id="5117" w:name="_Toc385672281"/>
      <w:bookmarkStart w:id="5118" w:name="_Toc393690394"/>
      <w:r w:rsidRPr="00E77497">
        <w:t>propert</w:t>
      </w:r>
      <w:r>
        <w:t>ies list</w:t>
      </w:r>
      <w:r w:rsidR="00AE5A4B">
        <w:t>ed</w:t>
      </w:r>
      <w:r>
        <w:t xml:space="preserve"> in</w:t>
      </w:r>
      <w:r w:rsidR="0023289A">
        <w:t xml:space="preserve"> </w:t>
      </w:r>
      <w:r w:rsidR="0023289A">
        <w:fldChar w:fldCharType="begin"/>
      </w:r>
      <w:r w:rsidR="0023289A">
        <w:instrText xml:space="preserve"> REF _Ref365644826 \h </w:instrText>
      </w:r>
      <w:r w:rsidR="0023289A">
        <w:fldChar w:fldCharType="separate"/>
      </w:r>
      <w:r w:rsidR="00083CEC">
        <w:t xml:space="preserve">Table </w:t>
      </w:r>
      <w:r w:rsidR="00083CEC">
        <w:rPr>
          <w:noProof/>
        </w:rPr>
        <w:t>25</w:t>
      </w:r>
      <w:r w:rsidR="0023289A">
        <w:fldChar w:fldCharType="end"/>
      </w:r>
      <w:r w:rsidR="004C02EF" w:rsidRPr="00E77497">
        <w:t>.</w:t>
      </w:r>
    </w:p>
    <w:p w14:paraId="012A02A3" w14:textId="77777777" w:rsidR="004C02EF" w:rsidRPr="00E77497" w:rsidRDefault="004C02EF" w:rsidP="00077E5B">
      <w:r w:rsidRPr="00E77497">
        <w:t xml:space="preserve">Function instances that correspond to strict mode functions and function instances created using the </w:t>
      </w:r>
      <w:r w:rsidRPr="00E77497">
        <w:rPr>
          <w:b/>
        </w:rPr>
        <w:t>Function.prototype.bind method</w:t>
      </w:r>
      <w:r w:rsidRPr="00E77497">
        <w:t xml:space="preserve"> (</w:t>
      </w:r>
      <w:r w:rsidR="003A1B18">
        <w:fldChar w:fldCharType="begin"/>
      </w:r>
      <w:r w:rsidR="003A1B18">
        <w:instrText xml:space="preserve"> REF _Ref366066682 \r \h </w:instrText>
      </w:r>
      <w:r w:rsidR="003A1B18">
        <w:fldChar w:fldCharType="separate"/>
      </w:r>
      <w:r w:rsidR="00083CEC">
        <w:t>19.2.3.2</w:t>
      </w:r>
      <w:r w:rsidR="003A1B18">
        <w:fldChar w:fldCharType="end"/>
      </w:r>
      <w:r w:rsidRPr="00E77497">
        <w:t xml:space="preserve">) have properties named </w:t>
      </w:r>
      <w:r w:rsidRPr="007B40AF">
        <w:rPr>
          <w:rFonts w:ascii="Times New Roman" w:hAnsi="Times New Roman"/>
          <w:b/>
          <w:bCs/>
        </w:rPr>
        <w:t>caller</w:t>
      </w:r>
      <w:r w:rsidR="00695875">
        <w:t xml:space="preserve"> </w:t>
      </w:r>
      <w:r w:rsidRPr="00E77497">
        <w:t xml:space="preserve">and </w:t>
      </w:r>
      <w:r w:rsidRPr="007B40AF">
        <w:rPr>
          <w:rFonts w:ascii="Courier New" w:hAnsi="Courier New" w:cs="Courier New"/>
          <w:b/>
          <w:bCs/>
        </w:rPr>
        <w:t>arguments</w:t>
      </w:r>
      <w:r w:rsidR="00695875">
        <w:t xml:space="preserve"> </w:t>
      </w:r>
      <w:r w:rsidRPr="00E77497">
        <w:t xml:space="preserve">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43B3D79E" w14:textId="77777777" w:rsidR="00701FF4" w:rsidRPr="00E77497" w:rsidRDefault="00701FF4" w:rsidP="00701FF4">
      <w:bookmarkStart w:id="5119" w:name="_Ref449944243"/>
      <w:r w:rsidRPr="00E77497">
        <w:t xml:space="preserve">The Function </w:t>
      </w:r>
      <w:r>
        <w:t>instances</w:t>
      </w:r>
      <w:r w:rsidRPr="00E77497">
        <w:t xml:space="preserve"> </w:t>
      </w:r>
      <w:r>
        <w:t>have</w:t>
      </w:r>
      <w:r w:rsidRPr="00E77497">
        <w:t xml:space="preserve"> the following properties:</w:t>
      </w:r>
    </w:p>
    <w:p w14:paraId="6563AF46" w14:textId="77777777" w:rsidR="004C02EF" w:rsidRPr="00E77497" w:rsidRDefault="004C02EF" w:rsidP="00D148E9">
      <w:pPr>
        <w:pStyle w:val="40"/>
      </w:pPr>
      <w:bookmarkStart w:id="5120" w:name="_Ref366135751"/>
      <w:r w:rsidRPr="00E77497">
        <w:t>lengt</w:t>
      </w:r>
      <w:bookmarkEnd w:id="5117"/>
      <w:bookmarkEnd w:id="5118"/>
      <w:r w:rsidRPr="00E77497">
        <w:t>h</w:t>
      </w:r>
      <w:bookmarkEnd w:id="5119"/>
      <w:bookmarkEnd w:id="5120"/>
    </w:p>
    <w:p w14:paraId="3C4804CB" w14:textId="77777777" w:rsidR="004C02EF" w:rsidRPr="004D1BD1" w:rsidRDefault="004C02EF" w:rsidP="00FD6EDD">
      <w:r w:rsidRPr="00E77497">
        <w:t xml:space="preserve">The value of the </w:t>
      </w:r>
      <w:r w:rsidRPr="00E77497">
        <w:rPr>
          <w:rFonts w:ascii="Courier New" w:hAnsi="Courier New"/>
          <w:b/>
        </w:rPr>
        <w:t>length</w:t>
      </w:r>
      <w:r w:rsidRPr="00E77497">
        <w:t xml:space="preserve"> property is an integer that indicates the typical</w:t>
      </w:r>
      <w:r w:rsidR="00695875">
        <w:t xml:space="preserve"> </w:t>
      </w:r>
      <w:r w:rsidRPr="00E77497">
        <w:t xml:space="preserve">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5121" w:name="_Toc385672282"/>
      <w:bookmarkStart w:id="5122"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00FD6EDD">
        <w:rPr>
          <w:b/>
        </w:rPr>
        <w:t>true</w:t>
      </w:r>
      <w:r w:rsidR="00FD6EDD" w:rsidRPr="004D1BD1">
        <w:t> </w:t>
      </w:r>
      <w:r w:rsidRPr="004D1BD1">
        <w:t>}.</w:t>
      </w:r>
    </w:p>
    <w:p w14:paraId="31ECBCF5" w14:textId="77777777" w:rsidR="004C02EF" w:rsidRPr="003B4312" w:rsidRDefault="004C02EF" w:rsidP="00D148E9">
      <w:pPr>
        <w:pStyle w:val="40"/>
      </w:pPr>
      <w:bookmarkStart w:id="5123" w:name="_Ref449944260"/>
      <w:r w:rsidRPr="003B4312">
        <w:t>prototyp</w:t>
      </w:r>
      <w:bookmarkEnd w:id="5121"/>
      <w:bookmarkEnd w:id="5122"/>
      <w:r w:rsidRPr="003B4312">
        <w:t>e</w:t>
      </w:r>
      <w:bookmarkEnd w:id="5123"/>
    </w:p>
    <w:p w14:paraId="6219DB58" w14:textId="77777777" w:rsidR="00B61CA6" w:rsidRDefault="00B61CA6" w:rsidP="00B61CA6">
      <w:r>
        <w:t xml:space="preserve">Function instances that can be used used as a constructor have a </w:t>
      </w:r>
      <w:r w:rsidRPr="00197BED">
        <w:rPr>
          <w:rFonts w:ascii="Courier New" w:hAnsi="Courier New" w:cs="Courier New"/>
          <w:b/>
          <w:bCs/>
        </w:rPr>
        <w:t>prototype</w:t>
      </w:r>
      <w:r>
        <w:t xml:space="preserve"> property. Whenever such a function instance is created another ordinary object is also created and is the initial </w:t>
      </w:r>
      <w:r w:rsidR="004C02EF" w:rsidRPr="006B6D0A">
        <w:t>value of the</w:t>
      </w:r>
      <w:r>
        <w:t xml:space="preserve"> function’s</w:t>
      </w:r>
      <w:r w:rsidR="004C02EF" w:rsidRPr="006B6D0A">
        <w:t xml:space="preserve"> </w:t>
      </w:r>
      <w:r w:rsidR="004C02EF" w:rsidRPr="006B6D0A">
        <w:rPr>
          <w:rFonts w:ascii="Courier New" w:hAnsi="Courier New"/>
          <w:b/>
        </w:rPr>
        <w:t>prototype</w:t>
      </w:r>
      <w:r w:rsidR="004C02EF" w:rsidRPr="006B6D0A">
        <w:t xml:space="preserve"> property</w:t>
      </w:r>
      <w:r>
        <w:t>. Unless otherwise specified, the value of the prototype property</w:t>
      </w:r>
      <w:r w:rsidR="004C02EF" w:rsidRPr="006B6D0A">
        <w:t xml:space="preserve"> is used to initialise the [[Prototype]] internal </w:t>
      </w:r>
      <w:r w:rsidR="00A14F8E">
        <w:t xml:space="preserve">data </w:t>
      </w:r>
      <w:r w:rsidR="004C02EF" w:rsidRPr="006B6D0A">
        <w:t xml:space="preserve">property of a newly created </w:t>
      </w:r>
      <w:r w:rsidR="00A14F8E">
        <w:t xml:space="preserve">ordinay </w:t>
      </w:r>
      <w:r w:rsidR="004C02EF" w:rsidRPr="006B6D0A">
        <w:t>object before the Function object is invoked as a constructor for that newly created object</w:t>
      </w:r>
      <w:bookmarkStart w:id="5124" w:name="_Toc382291614"/>
      <w:bookmarkStart w:id="5125" w:name="_Toc385672284"/>
      <w:bookmarkStart w:id="5126" w:name="_Toc393690397"/>
      <w:r w:rsidRPr="006B6D0A">
        <w:t>.</w:t>
      </w:r>
    </w:p>
    <w:p w14:paraId="15009EBB" w14:textId="77777777" w:rsidR="004C02EF" w:rsidRPr="003B4312" w:rsidRDefault="004C02EF" w:rsidP="00FD6EDD">
      <w:r w:rsidRPr="006B6D0A">
        <w:t>This property ha</w:t>
      </w:r>
      <w:r w:rsidRPr="00E65A34">
        <w:t>s the attribute</w:t>
      </w:r>
      <w:r w:rsidR="003029F3">
        <w:t>s</w:t>
      </w:r>
      <w:r w:rsidRPr="00E65A34">
        <w:t xml:space="preserv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00FD6EDD">
        <w:rPr>
          <w:b/>
        </w:rPr>
        <w:t>true</w:t>
      </w:r>
      <w:r w:rsidR="00FD6EDD" w:rsidRPr="004D1BD1" w:rsidDel="00602F71">
        <w:t xml:space="preserve"> </w:t>
      </w:r>
      <w:r w:rsidRPr="003B4312">
        <w:t>}.</w:t>
      </w:r>
    </w:p>
    <w:p w14:paraId="53D624A7" w14:textId="77777777" w:rsidR="004C02EF" w:rsidRPr="00546435" w:rsidRDefault="004C02EF" w:rsidP="001E02E5">
      <w:pPr>
        <w:pStyle w:val="Note"/>
      </w:pPr>
      <w:r w:rsidRPr="006B6D0A">
        <w:t>NOTE</w:t>
      </w:r>
      <w:r w:rsidRPr="006B6D0A">
        <w:tab/>
        <w:t xml:space="preserve">Function objects created using </w:t>
      </w:r>
      <w:r w:rsidRPr="006B6D0A">
        <w:rPr>
          <w:rFonts w:ascii="Courier New" w:hAnsi="Courier New"/>
          <w:b/>
        </w:rPr>
        <w:t>Function.prototype.bind</w:t>
      </w:r>
      <w:r w:rsidR="001E02E5">
        <w:t xml:space="preserve">, or by evaluating a </w:t>
      </w:r>
      <w:r w:rsidR="001E02E5" w:rsidRPr="00197BED">
        <w:rPr>
          <w:rFonts w:ascii="Times New Roman" w:hAnsi="Times New Roman"/>
          <w:i/>
          <w:iCs/>
        </w:rPr>
        <w:t>MethodDefinition</w:t>
      </w:r>
      <w:r w:rsidR="001E02E5" w:rsidRPr="00F9694F">
        <w:rPr>
          <w:rFonts w:ascii="Times New Roman" w:hAnsi="Times New Roman"/>
        </w:rPr>
        <w:t xml:space="preserve"> </w:t>
      </w:r>
      <w:r w:rsidR="001E02E5" w:rsidRPr="00197BED">
        <w:t>(that is not a</w:t>
      </w:r>
      <w:r w:rsidR="001E02E5" w:rsidRPr="00F9694F">
        <w:rPr>
          <w:rFonts w:ascii="Times New Roman" w:hAnsi="Times New Roman"/>
        </w:rPr>
        <w:t xml:space="preserve"> </w:t>
      </w:r>
      <w:r w:rsidR="001E02E5" w:rsidRPr="00F9694F">
        <w:rPr>
          <w:rFonts w:ascii="Times New Roman" w:hAnsi="Times New Roman"/>
          <w:i/>
          <w:iCs/>
        </w:rPr>
        <w:t>GeneratorMethod</w:t>
      </w:r>
      <w:r w:rsidR="001E02E5" w:rsidRPr="00197BED">
        <w:t>)</w:t>
      </w:r>
      <w:r w:rsidR="001E02E5" w:rsidRPr="00F9694F">
        <w:rPr>
          <w:rFonts w:ascii="Times New Roman" w:hAnsi="Times New Roman"/>
        </w:rPr>
        <w:t xml:space="preserve">  </w:t>
      </w:r>
      <w:r w:rsidR="001E02E5" w:rsidRPr="00197BED">
        <w:t>or</w:t>
      </w:r>
      <w:r w:rsidR="001E02E5">
        <w:t xml:space="preserve"> an</w:t>
      </w:r>
      <w:r w:rsidR="001E02E5">
        <w:rPr>
          <w:i/>
          <w:iCs/>
        </w:rPr>
        <w:t xml:space="preserve"> </w:t>
      </w:r>
      <w:r w:rsidR="001E02E5" w:rsidRPr="00197BED">
        <w:rPr>
          <w:rFonts w:ascii="Times New Roman" w:hAnsi="Times New Roman"/>
          <w:i/>
          <w:iCs/>
        </w:rPr>
        <w:t>ArrowFunction</w:t>
      </w:r>
      <w:r w:rsidR="001E02E5">
        <w:rPr>
          <w:i/>
          <w:iCs/>
        </w:rPr>
        <w:t xml:space="preserve"> </w:t>
      </w:r>
      <w:r w:rsidR="001E02E5" w:rsidRPr="00197BED">
        <w:t>grammar production</w:t>
      </w:r>
      <w:r w:rsidR="001E02E5">
        <w:rPr>
          <w:i/>
          <w:iCs/>
        </w:rPr>
        <w:t xml:space="preserve"> </w:t>
      </w:r>
      <w:r w:rsidRPr="006B6D0A">
        <w:t xml:space="preserve">do not have a </w:t>
      </w:r>
      <w:r w:rsidRPr="00E65A34">
        <w:rPr>
          <w:rFonts w:ascii="Courier New" w:hAnsi="Courier New" w:cs="Courier New"/>
          <w:b/>
        </w:rPr>
        <w:t>prototype</w:t>
      </w:r>
      <w:r w:rsidRPr="00546435">
        <w:t xml:space="preserve"> property.</w:t>
      </w:r>
    </w:p>
    <w:p w14:paraId="594907C3" w14:textId="77777777" w:rsidR="0092211F" w:rsidRPr="00E77497" w:rsidRDefault="0092211F" w:rsidP="0092211F">
      <w:pPr>
        <w:pStyle w:val="20"/>
      </w:pPr>
      <w:bookmarkStart w:id="5127" w:name="_Ref365547985"/>
      <w:bookmarkStart w:id="5128" w:name="_Ref440446281"/>
      <w:bookmarkStart w:id="5129" w:name="_Ref449966920"/>
      <w:bookmarkStart w:id="5130" w:name="_Toc366142042"/>
      <w:r w:rsidRPr="00E77497">
        <w:t>Boolean Objects</w:t>
      </w:r>
      <w:bookmarkEnd w:id="5127"/>
      <w:bookmarkEnd w:id="5130"/>
    </w:p>
    <w:p w14:paraId="61BBAFA9" w14:textId="77777777" w:rsidR="0092211F" w:rsidRPr="00E77497" w:rsidRDefault="0092211F" w:rsidP="0092211F">
      <w:pPr>
        <w:pStyle w:val="30"/>
      </w:pPr>
      <w:bookmarkStart w:id="5131" w:name="_Ref365541754"/>
      <w:bookmarkStart w:id="5132" w:name="_Toc366142043"/>
      <w:r w:rsidRPr="00E77497">
        <w:t>The Boolean Constructor</w:t>
      </w:r>
      <w:bookmarkEnd w:id="5131"/>
      <w:bookmarkEnd w:id="5132"/>
      <w:r w:rsidRPr="00E77497">
        <w:t xml:space="preserve"> </w:t>
      </w:r>
    </w:p>
    <w:p w14:paraId="784ECED7" w14:textId="77777777" w:rsidR="0092211F" w:rsidRDefault="0092211F" w:rsidP="0092211F">
      <w:r>
        <w:t xml:space="preserve">The </w:t>
      </w:r>
      <w:r w:rsidRPr="005E793B">
        <w:t xml:space="preserve">Boolean </w:t>
      </w:r>
      <w:r>
        <w:t xml:space="preserve">constructor is the %Boolean% intrinsic object and the initial value of the </w:t>
      </w:r>
      <w:r w:rsidRPr="00E74C84">
        <w:rPr>
          <w:rFonts w:ascii="Courier New" w:eastAsia="Times New Roman" w:hAnsi="Courier New" w:cs="Courier New"/>
          <w:b/>
          <w:spacing w:val="6"/>
          <w:lang w:eastAsia="en-US"/>
        </w:rPr>
        <w:t>Boolean</w:t>
      </w:r>
      <w:r w:rsidRPr="005E793B">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Boolean</w:t>
      </w:r>
      <w:r w:rsidRPr="00E77497">
        <w:t xml:space="preserve"> is called as a function rather than as a constructor, it performs a type conversion.</w:t>
      </w:r>
      <w:r w:rsidRPr="006F6590">
        <w:t xml:space="preserve"> </w:t>
      </w:r>
      <w:r>
        <w:t xml:space="preserve">However, if the </w:t>
      </w:r>
      <w:r w:rsidRPr="00C255C0">
        <w:rPr>
          <w:b/>
          <w:bCs/>
        </w:rPr>
        <w:t>this</w:t>
      </w:r>
      <w:r>
        <w:t xml:space="preserve"> value passed in the call is an Object with an uninitialised [[BooleanData]]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Boolean </w:t>
      </w:r>
      <w:r w:rsidRPr="00977F8C">
        <w:t>to be used both to perform type conversion and</w:t>
      </w:r>
      <w:r>
        <w:rPr>
          <w:rFonts w:ascii="Courier New" w:hAnsi="Courier New"/>
          <w:b/>
        </w:rPr>
        <w:t xml:space="preserve"> </w:t>
      </w:r>
      <w:r>
        <w:t>to perform constructor instance initialization.</w:t>
      </w:r>
    </w:p>
    <w:p w14:paraId="02621641" w14:textId="77777777" w:rsidR="0092211F" w:rsidRPr="00E77497" w:rsidRDefault="0092211F" w:rsidP="0092211F">
      <w:r>
        <w:t xml:space="preserve">The </w:t>
      </w:r>
      <w:r w:rsidRPr="00192F0E">
        <w:rPr>
          <w:rFonts w:ascii="Courier New" w:hAnsi="Courier New"/>
          <w:b/>
        </w:rPr>
        <w:t xml:space="preserve">Boolean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192F0E">
        <w:rPr>
          <w:rFonts w:ascii="Courier New" w:hAnsi="Courier New"/>
          <w:b/>
        </w:rPr>
        <w:t xml:space="preserve">Boolean </w:t>
      </w:r>
      <w:r>
        <w:t xml:space="preserve">behaviour must include a </w:t>
      </w:r>
      <w:r w:rsidRPr="00E775BC">
        <w:rPr>
          <w:rFonts w:ascii="Courier New" w:hAnsi="Courier New" w:cs="Courier New"/>
          <w:b/>
          <w:bCs/>
        </w:rPr>
        <w:t>super</w:t>
      </w:r>
      <w:r>
        <w:t xml:space="preserve"> call to the </w:t>
      </w:r>
      <w:r>
        <w:rPr>
          <w:rFonts w:ascii="Courier New" w:hAnsi="Courier New"/>
          <w:b/>
        </w:rPr>
        <w:t>Boolean</w:t>
      </w:r>
      <w:r w:rsidRPr="00E77497">
        <w:t xml:space="preserve"> </w:t>
      </w:r>
      <w:r>
        <w:t xml:space="preserve">constructor to initialise the [[BooleanData]] state of subclass instances. </w:t>
      </w:r>
    </w:p>
    <w:p w14:paraId="07FC70BE" w14:textId="77777777" w:rsidR="0092211F" w:rsidRPr="00E77497" w:rsidRDefault="0092211F" w:rsidP="0092211F">
      <w:pPr>
        <w:pStyle w:val="40"/>
      </w:pPr>
      <w:r w:rsidRPr="00E77497">
        <w:tab/>
        <w:t>Boolean (value)</w:t>
      </w:r>
    </w:p>
    <w:p w14:paraId="7A7DD42E" w14:textId="77777777" w:rsidR="0092211F" w:rsidRPr="00E77497" w:rsidRDefault="0092211F" w:rsidP="0092211F">
      <w:r w:rsidRPr="00E77497">
        <w:t xml:space="preserve">When </w:t>
      </w:r>
      <w:r>
        <w:rPr>
          <w:rFonts w:ascii="Courier New" w:hAnsi="Courier New"/>
          <w:b/>
        </w:rPr>
        <w:t>Boolean</w:t>
      </w:r>
      <w:r w:rsidRPr="00E77497">
        <w:t xml:space="preserve"> is called with argument </w:t>
      </w:r>
      <w:r>
        <w:rPr>
          <w:rFonts w:ascii="Times New Roman" w:hAnsi="Times New Roman"/>
          <w:i/>
        </w:rPr>
        <w:t>value</w:t>
      </w:r>
      <w:r w:rsidRPr="00E77497">
        <w:t>,</w:t>
      </w:r>
      <w:r>
        <w:t xml:space="preserve"> the following steps are taken:</w:t>
      </w:r>
    </w:p>
    <w:p w14:paraId="4841F185" w14:textId="77777777" w:rsidR="0092211F" w:rsidRDefault="0092211F" w:rsidP="0092211F">
      <w:pPr>
        <w:pStyle w:val="Alg4"/>
        <w:numPr>
          <w:ilvl w:val="0"/>
          <w:numId w:val="992"/>
        </w:numPr>
      </w:pPr>
      <w:r>
        <w:t xml:space="preserve">Let </w:t>
      </w:r>
      <w:r>
        <w:rPr>
          <w:i/>
        </w:rPr>
        <w:t>O</w:t>
      </w:r>
      <w:r>
        <w:t xml:space="preserve"> be the </w:t>
      </w:r>
      <w:r w:rsidRPr="00F94F77">
        <w:rPr>
          <w:b/>
        </w:rPr>
        <w:t>this</w:t>
      </w:r>
      <w:r>
        <w:t xml:space="preserve"> value.</w:t>
      </w:r>
    </w:p>
    <w:p w14:paraId="24DB5FF2" w14:textId="77777777" w:rsidR="0092211F" w:rsidRDefault="0092211F" w:rsidP="0092211F">
      <w:pPr>
        <w:pStyle w:val="Alg4"/>
        <w:numPr>
          <w:ilvl w:val="0"/>
          <w:numId w:val="992"/>
        </w:numPr>
      </w:pPr>
      <w:r>
        <w:t xml:space="preserve">Let </w:t>
      </w:r>
      <w:r>
        <w:rPr>
          <w:i/>
          <w:iCs/>
        </w:rPr>
        <w:t>b</w:t>
      </w:r>
      <w:r>
        <w:t xml:space="preserve"> be ToBoolean(</w:t>
      </w:r>
      <w:r>
        <w:rPr>
          <w:i/>
          <w:iCs/>
        </w:rPr>
        <w:t>value</w:t>
      </w:r>
      <w:r>
        <w:t>).</w:t>
      </w:r>
    </w:p>
    <w:p w14:paraId="0EFC9E95" w14:textId="77777777" w:rsidR="0092211F" w:rsidRDefault="0092211F" w:rsidP="0092211F">
      <w:pPr>
        <w:pStyle w:val="Alg4"/>
        <w:numPr>
          <w:ilvl w:val="0"/>
          <w:numId w:val="992"/>
        </w:numPr>
      </w:pPr>
      <w:r>
        <w:t>If Type(</w:t>
      </w:r>
      <w:r>
        <w:rPr>
          <w:i/>
          <w:iCs/>
        </w:rPr>
        <w:t>O</w:t>
      </w:r>
      <w:r>
        <w:t xml:space="preserve">) is Object and </w:t>
      </w:r>
      <w:r>
        <w:rPr>
          <w:i/>
          <w:iCs/>
        </w:rPr>
        <w:t>O</w:t>
      </w:r>
      <w:r>
        <w:t xml:space="preserve"> has a [[BooleanData]] internal data property and the value of [[BooleanData]] is </w:t>
      </w:r>
      <w:r>
        <w:rPr>
          <w:b/>
          <w:bCs/>
        </w:rPr>
        <w:t>undefined</w:t>
      </w:r>
      <w:r>
        <w:t>, then</w:t>
      </w:r>
    </w:p>
    <w:p w14:paraId="0C5C818A" w14:textId="77777777" w:rsidR="0092211F" w:rsidRDefault="0092211F" w:rsidP="0092211F">
      <w:pPr>
        <w:pStyle w:val="Alg4"/>
        <w:numPr>
          <w:ilvl w:val="1"/>
          <w:numId w:val="992"/>
        </w:numPr>
      </w:pPr>
      <w:r>
        <w:t xml:space="preserve">Set the value of </w:t>
      </w:r>
      <w:r>
        <w:rPr>
          <w:i/>
          <w:iCs/>
        </w:rPr>
        <w:t>O’s</w:t>
      </w:r>
      <w:r>
        <w:t xml:space="preserve"> [[BooleanData]] internal data property to </w:t>
      </w:r>
      <w:r>
        <w:rPr>
          <w:i/>
          <w:iCs/>
        </w:rPr>
        <w:t>b</w:t>
      </w:r>
      <w:r>
        <w:t>.</w:t>
      </w:r>
    </w:p>
    <w:p w14:paraId="53E24294" w14:textId="77777777" w:rsidR="0092211F" w:rsidRDefault="0092211F" w:rsidP="0092211F">
      <w:pPr>
        <w:pStyle w:val="Alg4"/>
        <w:numPr>
          <w:ilvl w:val="1"/>
          <w:numId w:val="992"/>
        </w:numPr>
      </w:pPr>
      <w:r>
        <w:t xml:space="preserve">Return </w:t>
      </w:r>
      <w:r>
        <w:rPr>
          <w:i/>
          <w:iCs/>
        </w:rPr>
        <w:t>O</w:t>
      </w:r>
      <w:r>
        <w:t>.</w:t>
      </w:r>
    </w:p>
    <w:p w14:paraId="2A21117E" w14:textId="77777777" w:rsidR="0092211F" w:rsidRPr="00E77497" w:rsidRDefault="0092211F" w:rsidP="0092211F">
      <w:pPr>
        <w:pStyle w:val="Alg4"/>
        <w:numPr>
          <w:ilvl w:val="0"/>
          <w:numId w:val="992"/>
        </w:numPr>
        <w:spacing w:after="120"/>
      </w:pPr>
      <w:r w:rsidRPr="00E77497">
        <w:t xml:space="preserve">Return </w:t>
      </w:r>
      <w:r>
        <w:rPr>
          <w:i/>
        </w:rPr>
        <w:t>b</w:t>
      </w:r>
      <w:r w:rsidRPr="00E77497">
        <w:t>.</w:t>
      </w:r>
    </w:p>
    <w:p w14:paraId="51A8CD90" w14:textId="77777777" w:rsidR="0092211F" w:rsidRPr="00E77497" w:rsidRDefault="0092211F" w:rsidP="0092211F">
      <w:pPr>
        <w:pStyle w:val="40"/>
      </w:pPr>
      <w:r w:rsidRPr="00E77497">
        <w:t>new Boolean (</w:t>
      </w:r>
      <w:r>
        <w:t>... argumentsList</w:t>
      </w:r>
      <w:r w:rsidRPr="00E77497">
        <w:t>)</w:t>
      </w:r>
    </w:p>
    <w:p w14:paraId="53E2EF65" w14:textId="77777777" w:rsidR="0092211F" w:rsidRDefault="0092211F" w:rsidP="0092211F">
      <w:r>
        <w:rPr>
          <w:rFonts w:ascii="Courier New" w:hAnsi="Courier New"/>
          <w:b/>
        </w:rPr>
        <w:t>Boolean</w:t>
      </w:r>
      <w:r w:rsidRPr="00E77497">
        <w:t xml:space="preserve"> </w:t>
      </w:r>
      <w:r>
        <w:t xml:space="preserve">called as part of a new expression </w:t>
      </w:r>
      <w:r w:rsidRPr="00E77497">
        <w:t xml:space="preserve">, it initialises </w:t>
      </w:r>
      <w:r>
        <w:t>a</w:t>
      </w:r>
      <w:r w:rsidRPr="00E77497">
        <w:t xml:space="preserve"> newly created object</w:t>
      </w:r>
      <w:r>
        <w:t>:</w:t>
      </w:r>
    </w:p>
    <w:p w14:paraId="4406C69D" w14:textId="77777777" w:rsidR="0092211F" w:rsidRDefault="0092211F" w:rsidP="0092211F">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Boolean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52FE5578" w14:textId="77777777" w:rsidR="0092211F" w:rsidRDefault="0092211F" w:rsidP="0092211F">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0221ADAC" w14:textId="77777777" w:rsidR="0092211F" w:rsidRPr="00E4780A" w:rsidRDefault="0092211F" w:rsidP="0092211F">
      <w:pPr>
        <w:numPr>
          <w:ilvl w:val="0"/>
          <w:numId w:val="1456"/>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61104120" w14:textId="77777777" w:rsidR="0092211F" w:rsidRPr="00E77497" w:rsidRDefault="0092211F" w:rsidP="0092211F">
      <w:r>
        <w:t xml:space="preserve">If </w:t>
      </w:r>
      <w:r>
        <w:rPr>
          <w:rFonts w:ascii="Courier New" w:hAnsi="Courier New"/>
          <w:b/>
        </w:rPr>
        <w:t>Boolean</w:t>
      </w:r>
      <w:r w:rsidRPr="00E77497">
        <w:t xml:space="preserve"> </w:t>
      </w:r>
      <w:r>
        <w:t>is implemented as an ordinary function object, its [[Construct]] internal method will perform the above steps.</w:t>
      </w:r>
    </w:p>
    <w:p w14:paraId="479F57D2" w14:textId="77777777" w:rsidR="0092211F" w:rsidRPr="00E77497" w:rsidRDefault="0092211F" w:rsidP="0092211F">
      <w:pPr>
        <w:pStyle w:val="30"/>
      </w:pPr>
      <w:bookmarkStart w:id="5133" w:name="_Toc366142044"/>
      <w:r w:rsidRPr="00E77497">
        <w:t>Properties of the Boolean Constructor</w:t>
      </w:r>
      <w:bookmarkEnd w:id="5133"/>
    </w:p>
    <w:p w14:paraId="46F8F30C" w14:textId="77777777" w:rsidR="0092211F" w:rsidRPr="00E77497" w:rsidRDefault="0092211F" w:rsidP="0092211F">
      <w:r w:rsidRPr="00E77497">
        <w:t xml:space="preserve">The value of the [[Prototype]] internal </w:t>
      </w:r>
      <w:r>
        <w:t xml:space="preserve">data </w:t>
      </w:r>
      <w:r w:rsidRPr="00E77497">
        <w:t>property of the Boolean constructor is the Function prototype object (</w:t>
      </w:r>
      <w:r>
        <w:fldChar w:fldCharType="begin"/>
      </w:r>
      <w:r>
        <w:instrText xml:space="preserve"> REF _Ref359681817 \r \h </w:instrText>
      </w:r>
      <w:r>
        <w:fldChar w:fldCharType="separate"/>
      </w:r>
      <w:r w:rsidR="00083CEC">
        <w:t>19.2.3</w:t>
      </w:r>
      <w:r>
        <w:fldChar w:fldCharType="end"/>
      </w:r>
      <w:r w:rsidRPr="00E77497">
        <w:t>).</w:t>
      </w:r>
    </w:p>
    <w:p w14:paraId="5790F271" w14:textId="77777777" w:rsidR="0092211F" w:rsidRPr="00E77497" w:rsidRDefault="0092211F" w:rsidP="0092211F">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p>
    <w:p w14:paraId="6EB1C625" w14:textId="77777777" w:rsidR="0092211F" w:rsidRPr="00E77497" w:rsidRDefault="0092211F" w:rsidP="0092211F">
      <w:pPr>
        <w:pStyle w:val="40"/>
      </w:pPr>
      <w:r w:rsidRPr="00E77497">
        <w:t>Boolean.prototype</w:t>
      </w:r>
    </w:p>
    <w:p w14:paraId="350B6544" w14:textId="77777777" w:rsidR="0092211F" w:rsidRPr="00E77497" w:rsidRDefault="0092211F" w:rsidP="0092211F">
      <w:r w:rsidRPr="00E77497">
        <w:t xml:space="preserve">The initial value of </w:t>
      </w:r>
      <w:r w:rsidRPr="00E77497">
        <w:rPr>
          <w:rFonts w:ascii="Courier New" w:hAnsi="Courier New"/>
          <w:b/>
        </w:rPr>
        <w:t>Boolean.prototype</w:t>
      </w:r>
      <w:r w:rsidRPr="00E77497">
        <w:t xml:space="preserve"> is the Boolean prototype object (</w:t>
      </w:r>
      <w:r w:rsidR="003A1B18">
        <w:fldChar w:fldCharType="begin"/>
      </w:r>
      <w:r w:rsidR="003A1B18">
        <w:instrText xml:space="preserve"> REF _Ref366066727 \r \h </w:instrText>
      </w:r>
      <w:r w:rsidR="003A1B18">
        <w:fldChar w:fldCharType="separate"/>
      </w:r>
      <w:r w:rsidR="00083CEC">
        <w:t>19.3.3</w:t>
      </w:r>
      <w:r w:rsidR="003A1B18">
        <w:fldChar w:fldCharType="end"/>
      </w:r>
      <w:r w:rsidRPr="00E77497">
        <w:t>).</w:t>
      </w:r>
    </w:p>
    <w:p w14:paraId="1138A3DE" w14:textId="77777777" w:rsidR="0092211F" w:rsidRPr="00E77497" w:rsidRDefault="0092211F" w:rsidP="0092211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4F33E09" w14:textId="77777777" w:rsidR="0092211F" w:rsidRPr="00A67AF2" w:rsidRDefault="0092211F" w:rsidP="0092211F">
      <w:pPr>
        <w:pStyle w:val="40"/>
      </w:pPr>
      <w:r>
        <w:t>Boolean[ @@create ]</w:t>
      </w:r>
      <w:r w:rsidRPr="00A67AF2">
        <w:t xml:space="preserve"> (</w:t>
      </w:r>
      <w:r>
        <w:t xml:space="preserve"> </w:t>
      </w:r>
      <w:r w:rsidRPr="00A67AF2">
        <w:t>)</w:t>
      </w:r>
    </w:p>
    <w:p w14:paraId="429FB690" w14:textId="77777777" w:rsidR="0092211F" w:rsidRPr="00E77497" w:rsidRDefault="0092211F" w:rsidP="0092211F">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042B7D3F" w14:textId="77777777" w:rsidR="0092211F" w:rsidRDefault="0092211F" w:rsidP="0092211F">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13707F94" w14:textId="77777777" w:rsidR="0092211F" w:rsidRPr="00E77497" w:rsidRDefault="0092211F" w:rsidP="0092211F">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Boolean</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xml:space="preserve">, ( [[BooleanData]]) </w:t>
      </w:r>
      <w:r>
        <w:rPr>
          <w:rFonts w:ascii="Times New Roman" w:hAnsi="Times New Roman"/>
          <w:iCs/>
        </w:rPr>
        <w:t>)</w:t>
      </w:r>
      <w:r w:rsidRPr="00E77497">
        <w:rPr>
          <w:rFonts w:ascii="Times New Roman" w:hAnsi="Times New Roman"/>
        </w:rPr>
        <w:t>.</w:t>
      </w:r>
    </w:p>
    <w:p w14:paraId="5DDB1240" w14:textId="77777777" w:rsidR="0092211F" w:rsidRPr="00E77497" w:rsidRDefault="0092211F" w:rsidP="0092211F">
      <w:pPr>
        <w:numPr>
          <w:ilvl w:val="0"/>
          <w:numId w:val="128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38581803" w14:textId="77777777" w:rsidR="0092211F" w:rsidRDefault="0092211F" w:rsidP="0092211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269E011C" w14:textId="77777777" w:rsidR="0092211F" w:rsidRPr="00E77497" w:rsidRDefault="0092211F" w:rsidP="0092211F">
      <w:pPr>
        <w:pStyle w:val="Note"/>
      </w:pPr>
      <w:r>
        <w:t>NOTE</w:t>
      </w:r>
      <w:r>
        <w:tab/>
        <w:t xml:space="preserve">[[BooleanData]] is initially assigned the value </w:t>
      </w:r>
      <w:r w:rsidRPr="00655E48">
        <w:rPr>
          <w:rFonts w:ascii="Times New Roman" w:hAnsi="Times New Roman"/>
          <w:b/>
          <w:bCs/>
        </w:rPr>
        <w:t>undefined</w:t>
      </w:r>
      <w:r>
        <w:t xml:space="preserve"> as a flag to indicate that the instance has not yet been initialised by the Boolean constructor. This flag value is never directly exposed to ECMAScript code; hence implementation may choose to encode the flag in some other manner. </w:t>
      </w:r>
    </w:p>
    <w:p w14:paraId="169D56BB" w14:textId="77777777" w:rsidR="0092211F" w:rsidRPr="00E77497" w:rsidRDefault="0092211F" w:rsidP="0092211F">
      <w:pPr>
        <w:pStyle w:val="30"/>
      </w:pPr>
      <w:bookmarkStart w:id="5134" w:name="_Ref366066727"/>
      <w:bookmarkStart w:id="5135" w:name="_Ref366136067"/>
      <w:bookmarkStart w:id="5136" w:name="_Toc366142045"/>
      <w:r w:rsidRPr="00E77497">
        <w:t>Properties of the Boolean Prototype Object</w:t>
      </w:r>
      <w:bookmarkEnd w:id="5134"/>
      <w:bookmarkEnd w:id="5135"/>
      <w:bookmarkEnd w:id="5136"/>
    </w:p>
    <w:p w14:paraId="2D150952" w14:textId="77777777" w:rsidR="0092211F" w:rsidRPr="00E77497" w:rsidRDefault="0092211F" w:rsidP="0092211F">
      <w:r w:rsidRPr="00E77497">
        <w:t>The Boolean prototype object is a</w:t>
      </w:r>
      <w:r>
        <w:t>n ordinary</w:t>
      </w:r>
      <w:r w:rsidRPr="00E77497">
        <w:t xml:space="preserve"> object</w:t>
      </w:r>
      <w:r>
        <w:t>.</w:t>
      </w:r>
      <w:r w:rsidRPr="00E77497">
        <w:t xml:space="preserve"> </w:t>
      </w:r>
      <w:r>
        <w:t>It is not a Boolean instance and does not have</w:t>
      </w:r>
      <w:r w:rsidRPr="00E77497">
        <w:t xml:space="preserve"> a </w:t>
      </w:r>
      <w:r>
        <w:t>[[BooleanData]] internal data property</w:t>
      </w:r>
      <w:r w:rsidRPr="00E77497">
        <w:t>.</w:t>
      </w:r>
    </w:p>
    <w:p w14:paraId="1B1349E9" w14:textId="77777777" w:rsidR="0092211F" w:rsidRPr="00E77497" w:rsidRDefault="0092211F" w:rsidP="0092211F">
      <w:r w:rsidRPr="00E77497">
        <w:t xml:space="preserve">The value of the [[Prototype]] internal </w:t>
      </w:r>
      <w:r>
        <w:t xml:space="preserve">data </w:t>
      </w:r>
      <w:r w:rsidRPr="00E77497">
        <w:t>property of the Boolean prototype object is the standard built-in Object prototype object (</w:t>
      </w:r>
      <w:r w:rsidR="003A1B18">
        <w:fldChar w:fldCharType="begin"/>
      </w:r>
      <w:r w:rsidR="003A1B18">
        <w:instrText xml:space="preserve"> REF _Ref360007187 \r \h </w:instrText>
      </w:r>
      <w:r w:rsidR="003A1B18">
        <w:fldChar w:fldCharType="separate"/>
      </w:r>
      <w:r w:rsidR="00083CEC">
        <w:t>19.1.4</w:t>
      </w:r>
      <w:r w:rsidR="003A1B18">
        <w:fldChar w:fldCharType="end"/>
      </w:r>
      <w:r w:rsidRPr="00E77497">
        <w:t>).</w:t>
      </w:r>
    </w:p>
    <w:p w14:paraId="4E072F2F" w14:textId="77777777" w:rsidR="0092211F" w:rsidRDefault="0092211F" w:rsidP="0092211F">
      <w:r>
        <w:t xml:space="preserve">The abstract operation </w:t>
      </w:r>
      <w:r w:rsidRPr="00B10EE5">
        <w:rPr>
          <w:rFonts w:ascii="Times New Roman" w:hAnsi="Times New Roman"/>
        </w:rPr>
        <w:t>this</w:t>
      </w:r>
      <w:r>
        <w:rPr>
          <w:rFonts w:ascii="Times New Roman" w:hAnsi="Times New Roman"/>
        </w:rPr>
        <w:t>Boolean</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04A9F91E" w14:textId="77777777" w:rsidR="0092211F" w:rsidRPr="00E77497" w:rsidRDefault="0092211F" w:rsidP="0092211F">
      <w:pPr>
        <w:pStyle w:val="Alg4"/>
        <w:numPr>
          <w:ilvl w:val="0"/>
          <w:numId w:val="1368"/>
        </w:numPr>
      </w:pPr>
      <w:r>
        <w:t>If Type(</w:t>
      </w:r>
      <w:r w:rsidRPr="00A316EF">
        <w:rPr>
          <w:i/>
          <w:iCs/>
        </w:rPr>
        <w:t>value</w:t>
      </w:r>
      <w:r>
        <w:t xml:space="preserve">) is Boolean, return </w:t>
      </w:r>
      <w:r>
        <w:rPr>
          <w:i/>
          <w:iCs/>
        </w:rPr>
        <w:t>value</w:t>
      </w:r>
      <w:r w:rsidRPr="00E77497">
        <w:t>.</w:t>
      </w:r>
    </w:p>
    <w:p w14:paraId="07C69B9D" w14:textId="77777777" w:rsidR="0092211F" w:rsidRPr="00E77497" w:rsidRDefault="0092211F" w:rsidP="0092211F">
      <w:pPr>
        <w:pStyle w:val="Alg4"/>
        <w:numPr>
          <w:ilvl w:val="0"/>
          <w:numId w:val="1368"/>
        </w:numPr>
      </w:pPr>
      <w:r>
        <w:t>If Type(</w:t>
      </w:r>
      <w:r>
        <w:rPr>
          <w:i/>
          <w:iCs/>
        </w:rPr>
        <w:t>value)</w:t>
      </w:r>
      <w:r>
        <w:t xml:space="preserve"> is Object and </w:t>
      </w:r>
      <w:r>
        <w:rPr>
          <w:i/>
          <w:iCs/>
        </w:rPr>
        <w:t>value</w:t>
      </w:r>
      <w:r>
        <w:t xml:space="preserve"> has a [[BooleanData]] internal data property, then</w:t>
      </w:r>
    </w:p>
    <w:p w14:paraId="694C93D9" w14:textId="77777777" w:rsidR="0092211F" w:rsidRDefault="0092211F" w:rsidP="0092211F">
      <w:pPr>
        <w:pStyle w:val="Alg4"/>
        <w:numPr>
          <w:ilvl w:val="1"/>
          <w:numId w:val="1368"/>
        </w:numPr>
      </w:pPr>
      <w:r>
        <w:t xml:space="preserve">Let </w:t>
      </w:r>
      <w:r>
        <w:rPr>
          <w:i/>
          <w:iCs/>
        </w:rPr>
        <w:t>b</w:t>
      </w:r>
      <w:r>
        <w:t xml:space="preserve"> be the value of </w:t>
      </w:r>
      <w:r>
        <w:rPr>
          <w:i/>
          <w:iCs/>
        </w:rPr>
        <w:t>value’s</w:t>
      </w:r>
      <w:r>
        <w:t xml:space="preserve"> [[BooleanData]] internal data property.</w:t>
      </w:r>
    </w:p>
    <w:p w14:paraId="39D0E66A" w14:textId="77777777" w:rsidR="0092211F" w:rsidRDefault="0092211F" w:rsidP="0092211F">
      <w:pPr>
        <w:pStyle w:val="Alg4"/>
        <w:numPr>
          <w:ilvl w:val="1"/>
          <w:numId w:val="1368"/>
        </w:numPr>
      </w:pPr>
      <w:r>
        <w:t xml:space="preserve">If </w:t>
      </w:r>
      <w:r>
        <w:rPr>
          <w:i/>
          <w:iCs/>
        </w:rPr>
        <w:t>b</w:t>
      </w:r>
      <w:r>
        <w:t xml:space="preserve"> is not </w:t>
      </w:r>
      <w:r>
        <w:rPr>
          <w:b/>
          <w:bCs/>
        </w:rPr>
        <w:t>undefined</w:t>
      </w:r>
      <w:r>
        <w:t xml:space="preserve">, then return </w:t>
      </w:r>
      <w:r>
        <w:rPr>
          <w:i/>
          <w:iCs/>
        </w:rPr>
        <w:t>b</w:t>
      </w:r>
      <w:r>
        <w:t>.</w:t>
      </w:r>
    </w:p>
    <w:p w14:paraId="1E2450A5" w14:textId="77777777" w:rsidR="0092211F" w:rsidRPr="00B07A13" w:rsidRDefault="0092211F" w:rsidP="0092211F">
      <w:pPr>
        <w:numPr>
          <w:ilvl w:val="0"/>
          <w:numId w:val="136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14:paraId="72367F23" w14:textId="77777777" w:rsidR="0092211F" w:rsidRPr="00E77497" w:rsidRDefault="0092211F" w:rsidP="0092211F">
      <w:pPr>
        <w:pStyle w:val="40"/>
      </w:pPr>
      <w:r w:rsidRPr="00E77497">
        <w:t>Boolean.prototype.constructor</w:t>
      </w:r>
    </w:p>
    <w:p w14:paraId="2FB86092" w14:textId="77777777" w:rsidR="0092211F" w:rsidRPr="00E77497" w:rsidRDefault="0092211F" w:rsidP="0092211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p>
    <w:p w14:paraId="4F5D8872" w14:textId="77777777" w:rsidR="0092211F" w:rsidRPr="00E77497" w:rsidRDefault="0092211F" w:rsidP="0092211F">
      <w:pPr>
        <w:pStyle w:val="40"/>
      </w:pPr>
      <w:r w:rsidRPr="00E77497">
        <w:t>Boolean.prototype.toString ( )</w:t>
      </w:r>
    </w:p>
    <w:p w14:paraId="52485B39" w14:textId="77777777" w:rsidR="0092211F" w:rsidRPr="00E77497" w:rsidRDefault="0092211F" w:rsidP="0092211F">
      <w:r w:rsidRPr="00E77497">
        <w:t>The following steps are taken:</w:t>
      </w:r>
    </w:p>
    <w:p w14:paraId="3CE0836E" w14:textId="77777777" w:rsidR="0092211F" w:rsidRPr="00E77497" w:rsidRDefault="0092211F" w:rsidP="0092211F">
      <w:pPr>
        <w:pStyle w:val="Alg4"/>
        <w:numPr>
          <w:ilvl w:val="0"/>
          <w:numId w:val="237"/>
        </w:numPr>
      </w:pPr>
      <w:r w:rsidRPr="00E77497">
        <w:t xml:space="preserve">Let </w:t>
      </w:r>
      <w:r>
        <w:rPr>
          <w:i/>
        </w:rPr>
        <w:t>b</w:t>
      </w:r>
      <w:r w:rsidRPr="00E77497">
        <w:t xml:space="preserve"> be this</w:t>
      </w:r>
      <w:r>
        <w:t>BooleanV</w:t>
      </w:r>
      <w:r w:rsidRPr="00E77497">
        <w:t>alue</w:t>
      </w:r>
      <w:r>
        <w:t>(</w:t>
      </w:r>
      <w:r w:rsidRPr="004A18C2">
        <w:rPr>
          <w:b/>
          <w:bCs/>
        </w:rPr>
        <w:t>this</w:t>
      </w:r>
      <w:r>
        <w:t xml:space="preserve"> value)</w:t>
      </w:r>
      <w:r w:rsidRPr="00E77497">
        <w:t>.</w:t>
      </w:r>
    </w:p>
    <w:p w14:paraId="0C1EF81E" w14:textId="77777777" w:rsidR="0092211F" w:rsidRDefault="0092211F" w:rsidP="0092211F">
      <w:pPr>
        <w:pStyle w:val="Alg4"/>
        <w:numPr>
          <w:ilvl w:val="0"/>
          <w:numId w:val="237"/>
        </w:numPr>
      </w:pPr>
      <w:r>
        <w:t>ReturnIfAbrupt(</w:t>
      </w:r>
      <w:r>
        <w:rPr>
          <w:i/>
        </w:rPr>
        <w:t>b</w:t>
      </w:r>
      <w:r>
        <w:t>).</w:t>
      </w:r>
    </w:p>
    <w:p w14:paraId="1B21529E" w14:textId="77777777" w:rsidR="0092211F" w:rsidRPr="00E77497" w:rsidRDefault="0092211F" w:rsidP="0092211F">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686B4852" w14:textId="77777777" w:rsidR="0092211F" w:rsidRPr="00E77497" w:rsidRDefault="0092211F" w:rsidP="0092211F">
      <w:pPr>
        <w:pStyle w:val="40"/>
      </w:pPr>
      <w:r w:rsidRPr="00E77497">
        <w:t>Boolean.prototype.valueOf ( )</w:t>
      </w:r>
    </w:p>
    <w:p w14:paraId="76C25238" w14:textId="77777777" w:rsidR="0092211F" w:rsidRPr="00E77497" w:rsidRDefault="0092211F" w:rsidP="0092211F">
      <w:r w:rsidRPr="00E77497">
        <w:t>The following steps are taken:</w:t>
      </w:r>
    </w:p>
    <w:p w14:paraId="17D925C8" w14:textId="77777777" w:rsidR="0092211F" w:rsidRPr="00E77497" w:rsidRDefault="0092211F" w:rsidP="0092211F">
      <w:pPr>
        <w:pStyle w:val="Alg4"/>
        <w:numPr>
          <w:ilvl w:val="0"/>
          <w:numId w:val="238"/>
        </w:numPr>
        <w:spacing w:after="220"/>
      </w:pPr>
      <w:r w:rsidRPr="00E77497">
        <w:t>Return this</w:t>
      </w:r>
      <w:r>
        <w:t>BooleanV</w:t>
      </w:r>
      <w:r w:rsidRPr="00E77497">
        <w:t>alue</w:t>
      </w:r>
      <w:r>
        <w:t>(</w:t>
      </w:r>
      <w:r w:rsidRPr="004A18C2">
        <w:rPr>
          <w:b/>
          <w:bCs/>
        </w:rPr>
        <w:t>this</w:t>
      </w:r>
      <w:r>
        <w:t xml:space="preserve"> value)</w:t>
      </w:r>
      <w:r w:rsidRPr="00E77497">
        <w:t>.</w:t>
      </w:r>
    </w:p>
    <w:p w14:paraId="008B31D1" w14:textId="77777777" w:rsidR="0092211F" w:rsidRPr="00E77497" w:rsidRDefault="0092211F" w:rsidP="0092211F">
      <w:pPr>
        <w:pStyle w:val="30"/>
      </w:pPr>
      <w:bookmarkStart w:id="5137" w:name="_Toc366142046"/>
      <w:r w:rsidRPr="00E77497">
        <w:t>Properties of Boolean Instances</w:t>
      </w:r>
      <w:bookmarkEnd w:id="5137"/>
    </w:p>
    <w:p w14:paraId="7702CF54" w14:textId="77777777" w:rsidR="0092211F" w:rsidRPr="00E77497" w:rsidRDefault="0092211F" w:rsidP="0092211F">
      <w:r w:rsidRPr="00E77497">
        <w:t>Boolean instances</w:t>
      </w:r>
      <w:r>
        <w:t xml:space="preserve"> are ordinary objects that</w:t>
      </w:r>
      <w:r w:rsidRPr="00E77497">
        <w:t xml:space="preserve"> inherit properties from the Boolean prototype object</w:t>
      </w:r>
      <w:r>
        <w:t>.</w:t>
      </w:r>
      <w:r w:rsidRPr="00E77497">
        <w:t xml:space="preserve"> Boolean instances have a [[</w:t>
      </w:r>
      <w:r>
        <w:t>BooleanData</w:t>
      </w:r>
      <w:r w:rsidRPr="00E77497">
        <w:t xml:space="preserve">]] internal </w:t>
      </w:r>
      <w:r>
        <w:t xml:space="preserve">data </w:t>
      </w:r>
      <w:r w:rsidRPr="00E77497">
        <w:t>property.</w:t>
      </w:r>
      <w:r>
        <w:t xml:space="preserve"> </w:t>
      </w:r>
      <w:r w:rsidRPr="00E77497">
        <w:t>The [[</w:t>
      </w:r>
      <w:r>
        <w:t>BooleanData</w:t>
      </w:r>
      <w:r w:rsidRPr="00E77497">
        <w:t xml:space="preserve">]] internal </w:t>
      </w:r>
      <w:r>
        <w:t xml:space="preserve">data </w:t>
      </w:r>
      <w:r w:rsidRPr="00E77497">
        <w:t>property is the Boolean value represented by this Boolean object.</w:t>
      </w:r>
    </w:p>
    <w:p w14:paraId="41D8B065" w14:textId="77777777" w:rsidR="005D7F2D" w:rsidRPr="00675B74" w:rsidRDefault="005D7F2D" w:rsidP="005D7F2D">
      <w:pPr>
        <w:pStyle w:val="20"/>
      </w:pPr>
      <w:bookmarkStart w:id="5138" w:name="_Toc366142047"/>
      <w:r w:rsidRPr="00675B74">
        <w:t>Error Objects</w:t>
      </w:r>
      <w:bookmarkEnd w:id="5138"/>
    </w:p>
    <w:p w14:paraId="30F3E0D8" w14:textId="77777777" w:rsidR="005D7F2D" w:rsidRPr="00E77497" w:rsidRDefault="005D7F2D" w:rsidP="005D7F2D">
      <w:r w:rsidRPr="00E77497">
        <w:t>Instances of Error objects are thrown as exceptions when runtime errors occur. The Error objects may also serve as base objects for user-defined exception classes.</w:t>
      </w:r>
    </w:p>
    <w:p w14:paraId="17058341" w14:textId="77777777" w:rsidR="005D7F2D" w:rsidRPr="00E77497" w:rsidRDefault="005D7F2D" w:rsidP="005D7F2D">
      <w:pPr>
        <w:pStyle w:val="30"/>
      </w:pPr>
      <w:bookmarkStart w:id="5139" w:name="_Ref365541726"/>
      <w:bookmarkStart w:id="5140" w:name="_Toc366142048"/>
      <w:r w:rsidRPr="00E77497">
        <w:t>The Error Constructor</w:t>
      </w:r>
      <w:bookmarkEnd w:id="5139"/>
      <w:bookmarkEnd w:id="5140"/>
      <w:r w:rsidRPr="00E77497">
        <w:t xml:space="preserve"> </w:t>
      </w:r>
    </w:p>
    <w:p w14:paraId="498924B6" w14:textId="77777777" w:rsidR="005D7F2D" w:rsidRPr="00E77497" w:rsidRDefault="005D7F2D" w:rsidP="005D7F2D">
      <w:r>
        <w:t xml:space="preserve">The </w:t>
      </w:r>
      <w:r w:rsidRPr="00B17B1C">
        <w:t xml:space="preserve">Error </w:t>
      </w:r>
      <w:r>
        <w:t xml:space="preserve">constructor is the %Error% intrinsic object and the initial value of the </w:t>
      </w:r>
      <w:r w:rsidRPr="00B17B1C">
        <w:rPr>
          <w:rFonts w:ascii="Courier New" w:eastAsia="Times New Roman" w:hAnsi="Courier New" w:cs="Courier New"/>
          <w:b/>
          <w:spacing w:val="6"/>
          <w:lang w:eastAsia="en-US"/>
        </w:rPr>
        <w:t>Error</w:t>
      </w:r>
      <w:r w:rsidRPr="00B17B1C">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r w:rsidRPr="00876625">
        <w:t xml:space="preserve"> </w:t>
      </w:r>
      <w:r>
        <w:t xml:space="preserve">However, if the </w:t>
      </w:r>
      <w:r w:rsidRPr="00C255C0">
        <w:rPr>
          <w:b/>
          <w:bCs/>
        </w:rPr>
        <w:t>this</w:t>
      </w:r>
      <w:r>
        <w:t xml:space="preserve"> value value passed in the call is an Object with an uninitialised [[ErrorData]]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 rather than creating a new object</w:t>
      </w:r>
      <w:r w:rsidRPr="00E77497">
        <w:t>.</w:t>
      </w:r>
      <w:r>
        <w:t xml:space="preserve"> This permits</w:t>
      </w:r>
      <w:r w:rsidRPr="00C255C0">
        <w:rPr>
          <w:rFonts w:ascii="Courier New" w:hAnsi="Courier New"/>
          <w:b/>
        </w:rPr>
        <w:t xml:space="preserve"> </w:t>
      </w:r>
      <w:r>
        <w:rPr>
          <w:rFonts w:ascii="Courier New" w:hAnsi="Courier New"/>
          <w:b/>
        </w:rPr>
        <w:t xml:space="preserve">Error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14:paraId="2D523AA0" w14:textId="77777777" w:rsidR="005D7F2D" w:rsidRPr="00E77497" w:rsidRDefault="005D7F2D" w:rsidP="005D7F2D">
      <w:r>
        <w:t xml:space="preserve">The </w:t>
      </w:r>
      <w:r w:rsidRPr="003F159A">
        <w:rPr>
          <w:rFonts w:ascii="Courier New" w:hAnsi="Courier New"/>
          <w:b/>
        </w:rPr>
        <w:t xml:space="preserve">Error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F159A">
        <w:rPr>
          <w:rFonts w:ascii="Courier New" w:hAnsi="Courier New"/>
          <w:b/>
        </w:rPr>
        <w:t xml:space="preserve">Error </w:t>
      </w:r>
      <w:r>
        <w:t xml:space="preserve">behaviour should include a </w:t>
      </w:r>
      <w:r w:rsidRPr="00E775BC">
        <w:rPr>
          <w:rFonts w:ascii="Courier New" w:hAnsi="Courier New" w:cs="Courier New"/>
          <w:b/>
          <w:bCs/>
        </w:rPr>
        <w:t>super</w:t>
      </w:r>
      <w:r>
        <w:t xml:space="preserve"> call to the </w:t>
      </w:r>
      <w:r>
        <w:rPr>
          <w:rFonts w:ascii="Courier New" w:hAnsi="Courier New"/>
          <w:b/>
        </w:rPr>
        <w:t>Error</w:t>
      </w:r>
      <w:r w:rsidRPr="00E77497">
        <w:t xml:space="preserve"> </w:t>
      </w:r>
      <w:r>
        <w:t xml:space="preserve">constructor to initialise subclass instances. </w:t>
      </w:r>
    </w:p>
    <w:p w14:paraId="469FE42A" w14:textId="77777777" w:rsidR="005D7F2D" w:rsidRPr="00E77497" w:rsidRDefault="005D7F2D" w:rsidP="005D7F2D">
      <w:pPr>
        <w:pStyle w:val="40"/>
      </w:pPr>
      <w:r w:rsidRPr="00E77497">
        <w:t>Error (message)</w:t>
      </w:r>
    </w:p>
    <w:p w14:paraId="7F010981" w14:textId="77777777" w:rsidR="005D7F2D" w:rsidRDefault="005D7F2D" w:rsidP="005D7F2D">
      <w:r w:rsidRPr="00E77497">
        <w:t xml:space="preserve">When the </w:t>
      </w:r>
      <w:r>
        <w:rPr>
          <w:rFonts w:ascii="Courier New" w:hAnsi="Courier New"/>
          <w:b/>
        </w:rPr>
        <w:t>Error</w:t>
      </w:r>
      <w:r w:rsidRPr="00E77497">
        <w:t xml:space="preserve"> function is called</w:t>
      </w:r>
      <w:r>
        <w:t xml:space="preserve"> with argument </w:t>
      </w:r>
      <w:r w:rsidRPr="00F92BFE">
        <w:rPr>
          <w:rFonts w:ascii="Times New Roman" w:hAnsi="Times New Roman"/>
          <w:i/>
          <w:iCs/>
        </w:rPr>
        <w:t>message</w:t>
      </w:r>
      <w:r>
        <w:t xml:space="preserve"> the</w:t>
      </w:r>
      <w:r w:rsidRPr="00E77497">
        <w:t xml:space="preserve"> </w:t>
      </w:r>
      <w:r>
        <w:t>following steps are taken:</w:t>
      </w:r>
    </w:p>
    <w:p w14:paraId="65D6896E" w14:textId="77777777" w:rsidR="005D7F2D" w:rsidRDefault="005D7F2D" w:rsidP="005D7F2D">
      <w:pPr>
        <w:numPr>
          <w:ilvl w:val="0"/>
          <w:numId w:val="137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Error</w:t>
      </w:r>
      <w:r w:rsidRPr="00E77497">
        <w:t xml:space="preserve"> </w:t>
      </w:r>
      <w:r>
        <w:rPr>
          <w:rFonts w:ascii="Times New Roman" w:eastAsia="Times New Roman" w:hAnsi="Times New Roman"/>
          <w:spacing w:val="6"/>
          <w:lang w:eastAsia="en-US"/>
        </w:rPr>
        <w:t>function object.</w:t>
      </w:r>
    </w:p>
    <w:p w14:paraId="72632CA1" w14:textId="77777777" w:rsidR="005D7F2D" w:rsidRDefault="005D7F2D" w:rsidP="005D7F2D">
      <w:pPr>
        <w:pStyle w:val="Alg4"/>
        <w:numPr>
          <w:ilvl w:val="0"/>
          <w:numId w:val="1370"/>
        </w:numPr>
      </w:pPr>
      <w:r>
        <w:t xml:space="preserve">Let </w:t>
      </w:r>
      <w:r>
        <w:rPr>
          <w:i/>
        </w:rPr>
        <w:t>O</w:t>
      </w:r>
      <w:r>
        <w:t xml:space="preserve"> be the </w:t>
      </w:r>
      <w:r w:rsidRPr="00F94F77">
        <w:rPr>
          <w:b/>
        </w:rPr>
        <w:t>this</w:t>
      </w:r>
      <w:r>
        <w:t xml:space="preserve"> value.</w:t>
      </w:r>
    </w:p>
    <w:p w14:paraId="61B41D5D" w14:textId="77777777" w:rsidR="005D7F2D" w:rsidRDefault="005D7F2D" w:rsidP="005D7F2D">
      <w:pPr>
        <w:pStyle w:val="Alg4"/>
        <w:numPr>
          <w:ilvl w:val="0"/>
          <w:numId w:val="1370"/>
        </w:numPr>
      </w:pPr>
      <w:r>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5141"/>
      <w:r>
        <w:t>then</w:t>
      </w:r>
      <w:commentRangeEnd w:id="5141"/>
      <w:r>
        <w:rPr>
          <w:rStyle w:val="af6"/>
          <w:rFonts w:ascii="Arial" w:eastAsia="MS Mincho" w:hAnsi="Arial"/>
          <w:spacing w:val="0"/>
          <w:lang w:eastAsia="ja-JP"/>
        </w:rPr>
        <w:commentReference w:id="5141"/>
      </w:r>
    </w:p>
    <w:p w14:paraId="55D762CF" w14:textId="77777777" w:rsidR="005D7F2D" w:rsidRDefault="005D7F2D" w:rsidP="005D7F2D">
      <w:pPr>
        <w:pStyle w:val="Alg4"/>
        <w:numPr>
          <w:ilvl w:val="1"/>
          <w:numId w:val="1370"/>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br/>
      </w:r>
      <w:r w:rsidRPr="00655E48">
        <w:rPr>
          <w:sz w:val="18"/>
        </w:rPr>
        <w:t>( [[</w:t>
      </w:r>
      <w:r>
        <w:rPr>
          <w:sz w:val="18"/>
        </w:rPr>
        <w:t>Error</w:t>
      </w:r>
      <w:r w:rsidRPr="00655E48">
        <w:rPr>
          <w:sz w:val="18"/>
        </w:rPr>
        <w:t xml:space="preserve">Data]]) </w:t>
      </w:r>
      <w:r>
        <w:rPr>
          <w:iCs/>
        </w:rPr>
        <w:t>)</w:t>
      </w:r>
      <w:r w:rsidRPr="00E77497">
        <w:t>.</w:t>
      </w:r>
    </w:p>
    <w:p w14:paraId="42F679DD" w14:textId="77777777" w:rsidR="005D7F2D" w:rsidRDefault="005D7F2D" w:rsidP="005D7F2D">
      <w:pPr>
        <w:pStyle w:val="Alg4"/>
        <w:numPr>
          <w:ilvl w:val="1"/>
          <w:numId w:val="1370"/>
        </w:numPr>
      </w:pPr>
      <w:r>
        <w:t>ReturnIfAbrupt(</w:t>
      </w:r>
      <w:r>
        <w:rPr>
          <w:i/>
          <w:iCs/>
        </w:rPr>
        <w:t>O</w:t>
      </w:r>
      <w:r>
        <w:t>).</w:t>
      </w:r>
    </w:p>
    <w:p w14:paraId="04ADE4E3" w14:textId="77777777" w:rsidR="005D7F2D" w:rsidRDefault="005D7F2D" w:rsidP="005D7F2D">
      <w:pPr>
        <w:pStyle w:val="Alg4"/>
        <w:numPr>
          <w:ilvl w:val="0"/>
          <w:numId w:val="1370"/>
        </w:numPr>
      </w:pPr>
      <w:r>
        <w:t>Assert: Type(</w:t>
      </w:r>
      <w:r>
        <w:rPr>
          <w:i/>
          <w:iCs/>
        </w:rPr>
        <w:t>O</w:t>
      </w:r>
      <w:r>
        <w:t>) is Object.</w:t>
      </w:r>
    </w:p>
    <w:p w14:paraId="1E328486" w14:textId="77777777" w:rsidR="005D7F2D" w:rsidRDefault="005D7F2D" w:rsidP="005D7F2D">
      <w:pPr>
        <w:pStyle w:val="Alg4"/>
        <w:numPr>
          <w:ilvl w:val="0"/>
          <w:numId w:val="1370"/>
        </w:numPr>
      </w:pPr>
      <w:r>
        <w:t xml:space="preserve">Set the value of </w:t>
      </w:r>
      <w:r>
        <w:rPr>
          <w:i/>
          <w:iCs/>
        </w:rPr>
        <w:t>O’s</w:t>
      </w:r>
      <w:r>
        <w:t xml:space="preserve"> [[ErrorData]] internal data property to any value other than </w:t>
      </w:r>
      <w:r w:rsidRPr="0017778E">
        <w:rPr>
          <w:b/>
          <w:bCs/>
        </w:rPr>
        <w:t>undefined</w:t>
      </w:r>
      <w:r>
        <w:t>.</w:t>
      </w:r>
    </w:p>
    <w:p w14:paraId="1312DB07" w14:textId="77777777" w:rsidR="005D7F2D" w:rsidRDefault="005D7F2D" w:rsidP="005D7F2D">
      <w:pPr>
        <w:numPr>
          <w:ilvl w:val="0"/>
          <w:numId w:val="1370"/>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t xml:space="preserve"> is not </w:t>
      </w:r>
      <w:r>
        <w:rPr>
          <w:rFonts w:ascii="Times New Roman" w:hAnsi="Times New Roman"/>
          <w:b/>
          <w:bCs/>
        </w:rPr>
        <w:t>undefined</w:t>
      </w:r>
      <w:r>
        <w:rPr>
          <w:rFonts w:ascii="Times New Roman" w:hAnsi="Times New Roman"/>
        </w:rPr>
        <w:t>, then</w:t>
      </w:r>
    </w:p>
    <w:p w14:paraId="556966EB" w14:textId="77777777" w:rsidR="005D7F2D" w:rsidRDefault="005D7F2D" w:rsidP="005D7F2D">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14:paraId="479E3B3C" w14:textId="77777777" w:rsidR="005D7F2D" w:rsidRDefault="005D7F2D" w:rsidP="005D7F2D">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msg</w:t>
      </w:r>
      <w:r>
        <w:rPr>
          <w:rFonts w:ascii="Times New Roman" w:hAnsi="Times New Roman"/>
          <w:iCs/>
        </w:rPr>
        <w:t>)</w:t>
      </w:r>
      <w:r>
        <w:rPr>
          <w:rFonts w:ascii="Times New Roman" w:hAnsi="Times New Roman"/>
        </w:rPr>
        <w:t>.</w:t>
      </w:r>
    </w:p>
    <w:p w14:paraId="1C533BEC" w14:textId="77777777" w:rsidR="005D7F2D" w:rsidRPr="00E77497" w:rsidRDefault="005D7F2D" w:rsidP="005D7F2D">
      <w:pPr>
        <w:pStyle w:val="Alg4"/>
        <w:numPr>
          <w:ilvl w:val="1"/>
          <w:numId w:val="1370"/>
        </w:numPr>
      </w:pPr>
      <w:r w:rsidRPr="00E77497">
        <w:t xml:space="preserve">Let </w:t>
      </w:r>
      <w:r>
        <w:rPr>
          <w:i/>
        </w:rPr>
        <w:t>msg</w:t>
      </w:r>
      <w:r w:rsidRPr="00E77497">
        <w:rPr>
          <w:i/>
        </w:rPr>
        <w:t>Desc</w:t>
      </w:r>
      <w:r w:rsidRPr="00E77497">
        <w:t xml:space="preserve"> be the Property Descriptor</w:t>
      </w:r>
      <w:r>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14:paraId="402E9F61" w14:textId="77777777" w:rsidR="005D7F2D" w:rsidRDefault="005D7F2D" w:rsidP="005D7F2D">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Pr="00230880">
        <w:rPr>
          <w:rFonts w:ascii="Times New Roman" w:hAnsi="Times New Roman"/>
        </w:rPr>
        <w:t>DefinePropertyOrThrow</w:t>
      </w:r>
      <w:r>
        <w:rPr>
          <w:rFonts w:ascii="Times New Roman" w:hAnsi="Times New Roman"/>
        </w:rPr>
        <w:t>(</w:t>
      </w:r>
      <w:r w:rsidRPr="003E2A66">
        <w:rPr>
          <w:rFonts w:ascii="Times New Roman" w:hAnsi="Times New Roman"/>
          <w:i/>
          <w:iCs/>
        </w:rPr>
        <w:t>O</w:t>
      </w:r>
      <w:r>
        <w:rPr>
          <w:rFonts w:ascii="Times New Roman" w:hAnsi="Times New Roman"/>
        </w:rPr>
        <w:t xml:space="preserve">, </w:t>
      </w:r>
      <w:r w:rsidRPr="003E2A66">
        <w:rPr>
          <w:rFonts w:ascii="Times New Roman" w:hAnsi="Times New Roman"/>
        </w:rPr>
        <w:t xml:space="preserve"> </w:t>
      </w:r>
      <w:r w:rsidRPr="00F770B9">
        <w:t>"</w:t>
      </w:r>
      <w:r>
        <w:rPr>
          <w:rFonts w:ascii="Courier New" w:hAnsi="Courier New" w:cs="Courier New"/>
          <w:b/>
        </w:rPr>
        <w:t>message</w:t>
      </w:r>
      <w:r w:rsidRPr="00F770B9">
        <w:t>"</w:t>
      </w:r>
      <w:r>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Pr>
          <w:rFonts w:ascii="Times New Roman" w:hAnsi="Times New Roman"/>
        </w:rPr>
        <w:t>)</w:t>
      </w:r>
      <w:r w:rsidRPr="00230880">
        <w:rPr>
          <w:rFonts w:ascii="Times New Roman" w:hAnsi="Times New Roman"/>
        </w:rPr>
        <w:t>.</w:t>
      </w:r>
    </w:p>
    <w:p w14:paraId="57A5337D" w14:textId="77777777" w:rsidR="005D7F2D" w:rsidRDefault="005D7F2D" w:rsidP="005D7F2D">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14:paraId="77B527C9" w14:textId="77777777" w:rsidR="005D7F2D" w:rsidRDefault="005D7F2D" w:rsidP="005D7F2D">
      <w:pPr>
        <w:pStyle w:val="Alg4"/>
        <w:numPr>
          <w:ilvl w:val="0"/>
          <w:numId w:val="1370"/>
        </w:numPr>
        <w:spacing w:after="220"/>
      </w:pPr>
      <w:r>
        <w:t xml:space="preserve">Return </w:t>
      </w:r>
      <w:r>
        <w:rPr>
          <w:i/>
        </w:rPr>
        <w:t>O</w:t>
      </w:r>
      <w:r w:rsidRPr="00E77497">
        <w:t>.</w:t>
      </w:r>
    </w:p>
    <w:p w14:paraId="7BC44101" w14:textId="77777777" w:rsidR="005D7F2D" w:rsidRPr="00E77497" w:rsidRDefault="005D7F2D" w:rsidP="005D7F2D">
      <w:pPr>
        <w:pStyle w:val="40"/>
      </w:pPr>
      <w:r w:rsidRPr="00E77497">
        <w:t xml:space="preserve">new </w:t>
      </w:r>
      <w:r>
        <w:t>Error</w:t>
      </w:r>
      <w:r w:rsidRPr="00E77497">
        <w:t>(</w:t>
      </w:r>
      <w:r>
        <w:t xml:space="preserve">... </w:t>
      </w:r>
      <w:r w:rsidRPr="003F159A">
        <w:t>argumentsList</w:t>
      </w:r>
      <w:r w:rsidRPr="00E77497">
        <w:t>)</w:t>
      </w:r>
    </w:p>
    <w:p w14:paraId="32FEAE49" w14:textId="77777777" w:rsidR="005D7F2D" w:rsidRDefault="005D7F2D" w:rsidP="005D7F2D">
      <w:r w:rsidRPr="00E77497">
        <w:t xml:space="preserve">When </w:t>
      </w:r>
      <w:r>
        <w:rPr>
          <w:rFonts w:ascii="Courier New" w:hAnsi="Courier New"/>
          <w:b/>
        </w:rPr>
        <w:t>Error</w:t>
      </w:r>
      <w:r w:rsidRPr="00E77497">
        <w:t xml:space="preserve"> </w:t>
      </w:r>
      <w:r>
        <w:t xml:space="preserve">called as part of a new expression with argument list </w:t>
      </w:r>
      <w:r w:rsidRPr="00F92BFE">
        <w:rPr>
          <w:rFonts w:ascii="Times New Roman" w:hAnsi="Times New Roman"/>
          <w:i/>
          <w:iCs/>
        </w:rPr>
        <w:t>argumentsList</w:t>
      </w:r>
      <w:r w:rsidRPr="003F159A" w:rsidDel="003F159A">
        <w:rPr>
          <w:i/>
          <w:iCs/>
        </w:rPr>
        <w:t xml:space="preserve"> </w:t>
      </w:r>
      <w:r>
        <w:t>it performs the following steps:</w:t>
      </w:r>
    </w:p>
    <w:p w14:paraId="6F710826" w14:textId="77777777" w:rsidR="005D7F2D" w:rsidRDefault="005D7F2D" w:rsidP="005D7F2D">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Error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5E528DA4" w14:textId="77777777" w:rsidR="005D7F2D" w:rsidRDefault="005D7F2D" w:rsidP="005D7F2D">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2010C5E4" w14:textId="77777777" w:rsidR="005D7F2D" w:rsidRPr="00E4780A" w:rsidRDefault="005D7F2D" w:rsidP="005D7F2D">
      <w:pPr>
        <w:numPr>
          <w:ilvl w:val="0"/>
          <w:numId w:val="137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3E84723A" w14:textId="77777777" w:rsidR="005D7F2D" w:rsidRPr="00E77497" w:rsidRDefault="005D7F2D" w:rsidP="005D7F2D">
      <w:r>
        <w:t xml:space="preserve">If </w:t>
      </w:r>
      <w:r>
        <w:rPr>
          <w:rFonts w:ascii="Courier New" w:hAnsi="Courier New"/>
          <w:b/>
        </w:rPr>
        <w:t>Error</w:t>
      </w:r>
      <w:r w:rsidRPr="00E77497">
        <w:t xml:space="preserve"> </w:t>
      </w:r>
      <w:r>
        <w:t>is implemented as an ordinary function object, its [[Construct]] internal method will perform the above steps.</w:t>
      </w:r>
    </w:p>
    <w:p w14:paraId="7A1EEFF6" w14:textId="77777777" w:rsidR="005D7F2D" w:rsidRPr="00E77497" w:rsidRDefault="005D7F2D" w:rsidP="005D7F2D">
      <w:pPr>
        <w:pStyle w:val="30"/>
      </w:pPr>
      <w:bookmarkStart w:id="5142" w:name="_Toc366142049"/>
      <w:r w:rsidRPr="00E77497">
        <w:t>Properties of the Error Constructor</w:t>
      </w:r>
      <w:bookmarkEnd w:id="5142"/>
    </w:p>
    <w:p w14:paraId="0FE8A8DB" w14:textId="77777777" w:rsidR="005D7F2D" w:rsidRPr="00E77497" w:rsidRDefault="005D7F2D" w:rsidP="005D7F2D">
      <w:r w:rsidRPr="00E77497">
        <w:t xml:space="preserve">The value of the [[Prototype]] internal </w:t>
      </w:r>
      <w:r>
        <w:t xml:space="preserve">data </w:t>
      </w:r>
      <w:r w:rsidRPr="00E77497">
        <w:t>property of the Error constructor is the Function prototype object (</w:t>
      </w:r>
      <w:r w:rsidR="003A1B18">
        <w:fldChar w:fldCharType="begin"/>
      </w:r>
      <w:r w:rsidR="003A1B18">
        <w:instrText xml:space="preserve"> REF _Ref359681817 \r \h </w:instrText>
      </w:r>
      <w:r w:rsidR="003A1B18">
        <w:fldChar w:fldCharType="separate"/>
      </w:r>
      <w:r w:rsidR="00083CEC">
        <w:t>19.2.3</w:t>
      </w:r>
      <w:r w:rsidR="003A1B18">
        <w:fldChar w:fldCharType="end"/>
      </w:r>
      <w:r w:rsidRPr="00E77497">
        <w:t>).</w:t>
      </w:r>
    </w:p>
    <w:p w14:paraId="6BA29007" w14:textId="77777777" w:rsidR="005D7F2D" w:rsidRPr="00E77497" w:rsidRDefault="005D7F2D" w:rsidP="005D7F2D">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14:paraId="567C5EC4" w14:textId="77777777" w:rsidR="005D7F2D" w:rsidRPr="00E77497" w:rsidRDefault="005D7F2D" w:rsidP="005D7F2D">
      <w:pPr>
        <w:pStyle w:val="40"/>
      </w:pPr>
      <w:r w:rsidRPr="00E77497">
        <w:t>Error.prototype</w:t>
      </w:r>
    </w:p>
    <w:p w14:paraId="7C4C79B7" w14:textId="77777777" w:rsidR="005D7F2D" w:rsidRPr="00E77497" w:rsidRDefault="005D7F2D" w:rsidP="005D7F2D">
      <w:r w:rsidRPr="00E77497">
        <w:t xml:space="preserve">The initial value of </w:t>
      </w:r>
      <w:r w:rsidRPr="00E77497">
        <w:rPr>
          <w:rFonts w:ascii="Courier New" w:hAnsi="Courier New"/>
          <w:b/>
        </w:rPr>
        <w:t>Error.prototype</w:t>
      </w:r>
      <w:r w:rsidRPr="00E77497">
        <w:t xml:space="preserve"> is the Error prototype object (</w:t>
      </w:r>
      <w:r w:rsidR="003A1B18">
        <w:fldChar w:fldCharType="begin"/>
      </w:r>
      <w:r w:rsidR="003A1B18">
        <w:instrText xml:space="preserve"> REF _Ref366066836 \r \h </w:instrText>
      </w:r>
      <w:r w:rsidR="003A1B18">
        <w:fldChar w:fldCharType="separate"/>
      </w:r>
      <w:r w:rsidR="00083CEC">
        <w:t>19.4.3</w:t>
      </w:r>
      <w:r w:rsidR="003A1B18">
        <w:fldChar w:fldCharType="end"/>
      </w:r>
      <w:r w:rsidRPr="00E77497">
        <w:t>).</w:t>
      </w:r>
    </w:p>
    <w:p w14:paraId="1CE64CA1"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A168CBC" w14:textId="77777777" w:rsidR="005D7F2D" w:rsidRPr="00A67AF2" w:rsidRDefault="005D7F2D" w:rsidP="005D7F2D">
      <w:pPr>
        <w:pStyle w:val="40"/>
      </w:pPr>
      <w:r>
        <w:t>Error[ @@create ]</w:t>
      </w:r>
      <w:r w:rsidRPr="00A67AF2">
        <w:t xml:space="preserve"> (</w:t>
      </w:r>
      <w:r>
        <w:t xml:space="preserve"> </w:t>
      </w:r>
      <w:r w:rsidRPr="00A67AF2">
        <w:t>)</w:t>
      </w:r>
    </w:p>
    <w:p w14:paraId="5E21F6BD" w14:textId="77777777"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5803A6D2" w14:textId="77777777" w:rsidR="005D7F2D" w:rsidRDefault="005D7F2D" w:rsidP="005D7F2D">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1F23B14A" w14:textId="77777777" w:rsidR="005D7F2D" w:rsidRPr="00E77497" w:rsidRDefault="005D7F2D" w:rsidP="005D7F2D">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14:paraId="3755260C" w14:textId="77777777" w:rsidR="005D7F2D" w:rsidRPr="00E77497" w:rsidRDefault="005D7F2D" w:rsidP="005D7F2D">
      <w:pPr>
        <w:numPr>
          <w:ilvl w:val="0"/>
          <w:numId w:val="137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58A15CBF" w14:textId="77777777" w:rsidR="005D7F2D" w:rsidRDefault="005D7F2D" w:rsidP="005D7F2D">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14:paraId="416FE2AE" w14:textId="77777777" w:rsidR="005D7F2D" w:rsidRPr="00E77497" w:rsidRDefault="005D7F2D" w:rsidP="005D7F2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initialised by the Error constructor. This flag value is never directly exposed to ECMAScript code; hence implementation may choose to encode the flag in some other manner. </w:t>
      </w:r>
    </w:p>
    <w:p w14:paraId="7C57F823" w14:textId="77777777" w:rsidR="005D7F2D" w:rsidRPr="00E77497" w:rsidRDefault="005D7F2D" w:rsidP="005D7F2D">
      <w:pPr>
        <w:pStyle w:val="30"/>
      </w:pPr>
      <w:bookmarkStart w:id="5143" w:name="_Ref366066836"/>
      <w:bookmarkStart w:id="5144" w:name="_Ref366067299"/>
      <w:bookmarkStart w:id="5145" w:name="_Toc366142050"/>
      <w:r w:rsidRPr="00E77497">
        <w:t>Properties of the Error Prototype Object</w:t>
      </w:r>
      <w:bookmarkEnd w:id="5143"/>
      <w:bookmarkEnd w:id="5144"/>
      <w:bookmarkEnd w:id="5145"/>
    </w:p>
    <w:p w14:paraId="55D74921" w14:textId="77777777" w:rsidR="005D7F2D" w:rsidRPr="00E77497" w:rsidRDefault="005D7F2D" w:rsidP="005D7F2D">
      <w:r w:rsidRPr="00E77497">
        <w:t>The Error prototype object is a</w:t>
      </w:r>
      <w:r>
        <w:t>n 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data property</w:t>
      </w:r>
      <w:r w:rsidRPr="00E77497">
        <w:t>.</w:t>
      </w:r>
    </w:p>
    <w:p w14:paraId="3F1D5EEA" w14:textId="77777777" w:rsidR="005D7F2D" w:rsidRPr="00E77497" w:rsidRDefault="005D7F2D" w:rsidP="005D7F2D">
      <w:r w:rsidRPr="00E77497">
        <w:t xml:space="preserve">The value of the [[Prototype]] internal </w:t>
      </w:r>
      <w:r>
        <w:t xml:space="preserve">data </w:t>
      </w:r>
      <w:r w:rsidRPr="00E77497">
        <w:t>property of the Error prototype object is the standard built-in Object prototype object (</w:t>
      </w:r>
      <w:r w:rsidR="003A1B18">
        <w:fldChar w:fldCharType="begin"/>
      </w:r>
      <w:r w:rsidR="003A1B18">
        <w:instrText xml:space="preserve"> REF _Ref360007187 \r \h </w:instrText>
      </w:r>
      <w:r w:rsidR="003A1B18">
        <w:fldChar w:fldCharType="separate"/>
      </w:r>
      <w:r w:rsidR="00083CEC">
        <w:t>19.1.4</w:t>
      </w:r>
      <w:r w:rsidR="003A1B18">
        <w:fldChar w:fldCharType="end"/>
      </w:r>
      <w:r w:rsidRPr="00E77497">
        <w:t>).</w:t>
      </w:r>
    </w:p>
    <w:p w14:paraId="64CF0E5F" w14:textId="77777777" w:rsidR="005D7F2D" w:rsidRPr="00E77497" w:rsidRDefault="005D7F2D" w:rsidP="005D7F2D">
      <w:pPr>
        <w:pStyle w:val="40"/>
      </w:pPr>
      <w:r w:rsidRPr="00E77497">
        <w:t>Error.prototype.constructor</w:t>
      </w:r>
    </w:p>
    <w:p w14:paraId="76674AC5" w14:textId="77777777" w:rsidR="005D7F2D" w:rsidRPr="00E77497" w:rsidRDefault="005D7F2D" w:rsidP="005D7F2D">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73AC55DC" w14:textId="77777777" w:rsidR="00C756F4" w:rsidRPr="00E77497" w:rsidRDefault="00C756F4" w:rsidP="00C756F4">
      <w:pPr>
        <w:pStyle w:val="40"/>
      </w:pPr>
      <w:r w:rsidRPr="00E77497">
        <w:t>Error.prototype.message</w:t>
      </w:r>
    </w:p>
    <w:p w14:paraId="3566C126" w14:textId="77777777" w:rsidR="00C756F4" w:rsidRPr="00E77497" w:rsidRDefault="00C756F4" w:rsidP="00C756F4">
      <w:r w:rsidRPr="00E77497">
        <w:t xml:space="preserve">The initial value of </w:t>
      </w:r>
      <w:r w:rsidRPr="00E77497">
        <w:rPr>
          <w:rFonts w:ascii="Courier New" w:hAnsi="Courier New"/>
          <w:b/>
        </w:rPr>
        <w:t>Error.prototype.message</w:t>
      </w:r>
      <w:r w:rsidRPr="00E77497">
        <w:t xml:space="preserve"> is the empty String.</w:t>
      </w:r>
    </w:p>
    <w:p w14:paraId="420C9BC2" w14:textId="77777777" w:rsidR="005D7F2D" w:rsidRPr="00E77497" w:rsidRDefault="005D7F2D" w:rsidP="005D7F2D">
      <w:pPr>
        <w:pStyle w:val="40"/>
      </w:pPr>
      <w:r w:rsidRPr="00E77497">
        <w:t>Error.prototype.name</w:t>
      </w:r>
    </w:p>
    <w:p w14:paraId="78C029DB" w14:textId="77777777" w:rsidR="005D7F2D" w:rsidRPr="00E77497" w:rsidRDefault="005D7F2D" w:rsidP="005D7F2D">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7F12A23A" w14:textId="77777777" w:rsidR="005D7F2D" w:rsidRPr="00E77497" w:rsidRDefault="005D7F2D" w:rsidP="005D7F2D">
      <w:pPr>
        <w:pStyle w:val="40"/>
      </w:pPr>
      <w:r w:rsidRPr="00E77497">
        <w:t>Error.prototype.toString ( )</w:t>
      </w:r>
    </w:p>
    <w:p w14:paraId="08E68C07" w14:textId="77777777" w:rsidR="005D7F2D" w:rsidRPr="00E77497" w:rsidRDefault="005D7F2D" w:rsidP="005D7F2D">
      <w:r w:rsidRPr="00E77497">
        <w:t>The following steps are taken:</w:t>
      </w:r>
    </w:p>
    <w:p w14:paraId="0F968CE3" w14:textId="77777777" w:rsidR="005D7F2D" w:rsidRPr="00E77497" w:rsidRDefault="005D7F2D" w:rsidP="005D7F2D">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14:paraId="1DA7979D" w14:textId="77777777" w:rsidR="005D7F2D" w:rsidRPr="00E77497" w:rsidRDefault="005D7F2D" w:rsidP="005D7F2D">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14:paraId="41702FE3" w14:textId="77777777" w:rsidR="005D7F2D" w:rsidRPr="00E77497" w:rsidRDefault="005D7F2D" w:rsidP="005D7F2D">
      <w:pPr>
        <w:pStyle w:val="Alg4"/>
        <w:numPr>
          <w:ilvl w:val="0"/>
          <w:numId w:val="325"/>
        </w:numPr>
      </w:pPr>
      <w:r w:rsidRPr="00E77497">
        <w:t xml:space="preserve">Let </w:t>
      </w:r>
      <w:r w:rsidRPr="00E77497">
        <w:rPr>
          <w:i/>
        </w:rPr>
        <w:t>name</w:t>
      </w:r>
      <w:r w:rsidRPr="00E77497">
        <w:t xml:space="preserve"> be the result of Get</w:t>
      </w:r>
      <w:r>
        <w:t>(</w:t>
      </w:r>
      <w:r w:rsidRPr="00E77497">
        <w:rPr>
          <w:i/>
        </w:rPr>
        <w:t>O</w:t>
      </w:r>
      <w:r>
        <w:t>,</w:t>
      </w:r>
      <w:r w:rsidRPr="00E77497">
        <w:t xml:space="preserve"> </w:t>
      </w:r>
      <w:r w:rsidRPr="003840E0">
        <w:rPr>
          <w:rFonts w:ascii="Courier New" w:hAnsi="Courier New"/>
          <w:b/>
          <w:bCs/>
        </w:rPr>
        <w:t>"</w:t>
      </w:r>
      <w:r w:rsidRPr="00E77497">
        <w:rPr>
          <w:rFonts w:ascii="Courier New" w:hAnsi="Courier New"/>
          <w:b/>
        </w:rPr>
        <w:t>name</w:t>
      </w:r>
      <w:r w:rsidRPr="003840E0">
        <w:rPr>
          <w:rFonts w:ascii="Courier New" w:hAnsi="Courier New"/>
          <w:b/>
          <w:bCs/>
        </w:rPr>
        <w:t>"</w:t>
      </w:r>
      <w:r w:rsidRPr="00844B9F">
        <w:t>)</w:t>
      </w:r>
      <w:r w:rsidRPr="00E77497">
        <w:t>.</w:t>
      </w:r>
    </w:p>
    <w:p w14:paraId="07E9E6BE" w14:textId="77777777" w:rsidR="005D7F2D" w:rsidRDefault="005D7F2D" w:rsidP="005D7F2D">
      <w:pPr>
        <w:pStyle w:val="Alg4"/>
        <w:numPr>
          <w:ilvl w:val="0"/>
          <w:numId w:val="325"/>
        </w:numPr>
      </w:pPr>
      <w:r>
        <w:t>ReturnIfAbrupt(</w:t>
      </w:r>
      <w:r w:rsidRPr="00175461">
        <w:rPr>
          <w:i/>
        </w:rPr>
        <w:t>name</w:t>
      </w:r>
      <w:r>
        <w:t>).</w:t>
      </w:r>
    </w:p>
    <w:p w14:paraId="3345C13E" w14:textId="77777777" w:rsidR="005D7F2D" w:rsidRPr="00E77497" w:rsidRDefault="005D7F2D" w:rsidP="005D7F2D">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14:paraId="16134689" w14:textId="77777777" w:rsidR="005D7F2D" w:rsidRPr="00E77497" w:rsidRDefault="005D7F2D" w:rsidP="005D7F2D">
      <w:pPr>
        <w:pStyle w:val="Alg4"/>
        <w:numPr>
          <w:ilvl w:val="0"/>
          <w:numId w:val="325"/>
        </w:numPr>
      </w:pPr>
      <w:r w:rsidRPr="00E77497">
        <w:t xml:space="preserve">Let </w:t>
      </w:r>
      <w:r w:rsidRPr="00E77497">
        <w:rPr>
          <w:i/>
        </w:rPr>
        <w:t>msg</w:t>
      </w:r>
      <w:r w:rsidRPr="00E77497">
        <w:t xml:space="preserve"> be the result of Get</w:t>
      </w:r>
      <w:r>
        <w:t>(</w:t>
      </w:r>
      <w:r w:rsidRPr="00E77497">
        <w:rPr>
          <w:i/>
        </w:rPr>
        <w:t>O</w:t>
      </w:r>
      <w:r>
        <w:t>,</w:t>
      </w:r>
      <w:r w:rsidRPr="00E77497">
        <w:t xml:space="preserve"> </w:t>
      </w:r>
      <w:r w:rsidRPr="003840E0">
        <w:rPr>
          <w:rFonts w:ascii="Courier New" w:hAnsi="Courier New"/>
          <w:b/>
          <w:bCs/>
        </w:rPr>
        <w:t>"</w:t>
      </w:r>
      <w:r w:rsidRPr="00E77497">
        <w:rPr>
          <w:rFonts w:ascii="Courier New" w:hAnsi="Courier New"/>
          <w:b/>
        </w:rPr>
        <w:t>message</w:t>
      </w:r>
      <w:r w:rsidRPr="003840E0">
        <w:rPr>
          <w:rFonts w:ascii="Courier New" w:hAnsi="Courier New"/>
          <w:b/>
          <w:bCs/>
        </w:rPr>
        <w:t>"</w:t>
      </w:r>
      <w:r w:rsidRPr="00844B9F">
        <w:t>)</w:t>
      </w:r>
      <w:r w:rsidRPr="00E77497">
        <w:t>.</w:t>
      </w:r>
    </w:p>
    <w:p w14:paraId="7C85B588" w14:textId="77777777" w:rsidR="005D7F2D" w:rsidRDefault="005D7F2D" w:rsidP="005D7F2D">
      <w:pPr>
        <w:pStyle w:val="Alg4"/>
        <w:numPr>
          <w:ilvl w:val="0"/>
          <w:numId w:val="325"/>
        </w:numPr>
      </w:pPr>
      <w:r>
        <w:t>ReturnIfAbrupt(</w:t>
      </w:r>
      <w:r>
        <w:rPr>
          <w:i/>
        </w:rPr>
        <w:t>msg</w:t>
      </w:r>
      <w:r>
        <w:t>).</w:t>
      </w:r>
    </w:p>
    <w:p w14:paraId="3092125A" w14:textId="77777777" w:rsidR="005D7F2D" w:rsidRPr="004D1BD1" w:rsidRDefault="005D7F2D" w:rsidP="005D7F2D">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w:t>
      </w:r>
      <w:r w:rsidRPr="00C332EF">
        <w:rPr>
          <w:rFonts w:eastAsia="Calibri"/>
          <w:b/>
        </w:rPr>
        <w:t>undefined</w:t>
      </w:r>
      <w:r w:rsidRPr="00C7794D">
        <w:rPr>
          <w:rFonts w:eastAsia="Calibri"/>
        </w:rPr>
        <w:t xml:space="preserve">,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14:paraId="6ED6C88E" w14:textId="77777777" w:rsidR="005D7F2D" w:rsidRPr="008B7F6F" w:rsidRDefault="005D7F2D" w:rsidP="005D7F2D">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14:paraId="40D8E2D3" w14:textId="77777777" w:rsidR="005D7F2D" w:rsidRPr="008B7F6F" w:rsidRDefault="005D7F2D" w:rsidP="005D7F2D">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14:paraId="5B82A094" w14:textId="77777777" w:rsidR="005D7F2D" w:rsidRPr="004D1BD1" w:rsidRDefault="005D7F2D" w:rsidP="005D7F2D">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14:paraId="3D572522" w14:textId="77777777" w:rsidR="005D7F2D" w:rsidRPr="008B7F6F" w:rsidRDefault="005D7F2D" w:rsidP="005D7F2D">
      <w:pPr>
        <w:pStyle w:val="30"/>
      </w:pPr>
      <w:bookmarkStart w:id="5146" w:name="_Toc366142051"/>
      <w:r w:rsidRPr="008B7F6F">
        <w:t>Properties of Error Instances</w:t>
      </w:r>
      <w:bookmarkEnd w:id="5146"/>
    </w:p>
    <w:p w14:paraId="53385B3F" w14:textId="77777777" w:rsidR="005D7F2D" w:rsidRPr="00E77497" w:rsidRDefault="005D7F2D" w:rsidP="005D7F2D">
      <w:r w:rsidRPr="006B6D0A">
        <w:t>Error instances</w:t>
      </w:r>
      <w:r>
        <w:t xml:space="preserve"> are ordinary objects that</w:t>
      </w:r>
      <w:r w:rsidRPr="006B6D0A">
        <w:t xml:space="preserve"> inherit properties from the Error prototype object and have a</w:t>
      </w:r>
      <w:r w:rsidRPr="00E65A34">
        <w:t xml:space="preserve"> [[</w:t>
      </w:r>
      <w:r>
        <w:t>ErrorData</w:t>
      </w:r>
      <w:r w:rsidRPr="00A67AF2">
        <w:t xml:space="preserve">]] internal </w:t>
      </w:r>
      <w:r>
        <w:t xml:space="preserve">data </w:t>
      </w:r>
      <w:r w:rsidRPr="00A67AF2">
        <w:t xml:space="preserve">property whose </w:t>
      </w:r>
      <w:r>
        <w:t xml:space="preserve">initial value is </w:t>
      </w:r>
      <w:r w:rsidRPr="00C5668D">
        <w:rPr>
          <w:rFonts w:ascii="Times New Roman" w:hAnsi="Times New Roman"/>
          <w:b/>
          <w:bCs/>
        </w:rPr>
        <w:t>undefined</w:t>
      </w:r>
      <w:r>
        <w:t>.</w:t>
      </w:r>
      <w:r w:rsidRPr="00B820AB" w:rsidDel="00736F7F">
        <w:t xml:space="preserve"> </w:t>
      </w:r>
      <w:r>
        <w:t xml:space="preserve">The only specified uses of [[ErrorData]] is to flag whether or not an Error instance has been initialised by the Error constructor and to identify them as Error objects within </w:t>
      </w:r>
      <w:r w:rsidRPr="00197BED">
        <w:rPr>
          <w:rFonts w:ascii="Courier New" w:hAnsi="Courier New" w:cs="Courier New"/>
          <w:b/>
          <w:bCs/>
        </w:rPr>
        <w:t>Object.prototype.toString</w:t>
      </w:r>
      <w:r>
        <w:t>.</w:t>
      </w:r>
    </w:p>
    <w:p w14:paraId="34116E2F" w14:textId="77777777" w:rsidR="005D7F2D" w:rsidRPr="00E77497" w:rsidRDefault="005D7F2D" w:rsidP="005D7F2D">
      <w:pPr>
        <w:pStyle w:val="30"/>
      </w:pPr>
      <w:bookmarkStart w:id="5147" w:name="_Ref366067117"/>
      <w:bookmarkStart w:id="5148" w:name="_Ref366067180"/>
      <w:bookmarkStart w:id="5149" w:name="_Toc366142052"/>
      <w:r w:rsidRPr="00E77497">
        <w:t>Native Error Types Used in This Standard</w:t>
      </w:r>
      <w:bookmarkEnd w:id="5147"/>
      <w:bookmarkEnd w:id="5148"/>
      <w:bookmarkEnd w:id="5149"/>
    </w:p>
    <w:p w14:paraId="1BBCC2F0" w14:textId="77777777" w:rsidR="005D7F2D" w:rsidRPr="00E77497" w:rsidRDefault="005D7F2D" w:rsidP="005D7F2D">
      <w:r>
        <w:t>A new instance of o</w:t>
      </w:r>
      <w:r w:rsidRPr="00E77497">
        <w:t xml:space="preserve">ne of the </w:t>
      </w:r>
      <w:r w:rsidRPr="00E77497">
        <w:rPr>
          <w:i/>
        </w:rPr>
        <w:t>NativeError</w:t>
      </w:r>
      <w:r w:rsidRPr="00E77497">
        <w:t xml:space="preserve"> objects below is thrown when a runtime error is detected. All of these objects share the same structure, as described in </w:t>
      </w:r>
      <w:r w:rsidR="003A1B18">
        <w:fldChar w:fldCharType="begin"/>
      </w:r>
      <w:r w:rsidR="003A1B18">
        <w:instrText xml:space="preserve"> REF _Ref366066956 \r \h </w:instrText>
      </w:r>
      <w:r w:rsidR="003A1B18">
        <w:fldChar w:fldCharType="separate"/>
      </w:r>
      <w:r w:rsidR="00083CEC">
        <w:t>19.4.6</w:t>
      </w:r>
      <w:r w:rsidR="003A1B18">
        <w:fldChar w:fldCharType="end"/>
      </w:r>
      <w:r w:rsidRPr="00E77497">
        <w:t>.</w:t>
      </w:r>
    </w:p>
    <w:p w14:paraId="338F3E11" w14:textId="77777777" w:rsidR="005D7F2D" w:rsidRPr="00E77497" w:rsidRDefault="005D7F2D" w:rsidP="005D7F2D">
      <w:pPr>
        <w:pStyle w:val="40"/>
      </w:pPr>
      <w:bookmarkStart w:id="5150" w:name="_Ref365542108"/>
      <w:r w:rsidRPr="00E77497">
        <w:t>EvalError</w:t>
      </w:r>
      <w:bookmarkEnd w:id="5150"/>
    </w:p>
    <w:p w14:paraId="194CD397" w14:textId="77777777" w:rsidR="005D7F2D" w:rsidRPr="00E77497" w:rsidRDefault="005D7F2D" w:rsidP="005D7F2D">
      <w:r w:rsidRPr="00E77497">
        <w:t>This exception is not currently used within this specification. This object remains for compatibility with previous editions of this specification.</w:t>
      </w:r>
    </w:p>
    <w:p w14:paraId="335E1149" w14:textId="77777777" w:rsidR="005D7F2D" w:rsidRPr="00E77497" w:rsidRDefault="005D7F2D" w:rsidP="005D7F2D">
      <w:pPr>
        <w:pStyle w:val="40"/>
      </w:pPr>
      <w:bookmarkStart w:id="5151" w:name="_Ref365542119"/>
      <w:commentRangeStart w:id="5152"/>
      <w:r w:rsidRPr="00E77497">
        <w:t>RangeError</w:t>
      </w:r>
      <w:bookmarkEnd w:id="5151"/>
    </w:p>
    <w:p w14:paraId="3AC9F7A9" w14:textId="77777777" w:rsidR="005D7F2D" w:rsidRPr="00E77497" w:rsidRDefault="005D7F2D" w:rsidP="005D7F2D">
      <w:r w:rsidRPr="00E77497">
        <w:t xml:space="preserve">Indicates a value </w:t>
      </w:r>
      <w:r>
        <w:t>that is not in the</w:t>
      </w:r>
      <w:r w:rsidRPr="00E77497">
        <w:t xml:space="preserve"> </w:t>
      </w:r>
      <w:r>
        <w:t xml:space="preserve">set or </w:t>
      </w:r>
      <w:r w:rsidRPr="00E77497">
        <w:t>range</w:t>
      </w:r>
      <w:r>
        <w:t xml:space="preserve"> of </w:t>
      </w:r>
      <w:r w:rsidRPr="00E77497">
        <w:t xml:space="preserve">allowable </w:t>
      </w:r>
      <w:r>
        <w:t>values</w:t>
      </w:r>
      <w:r w:rsidRPr="00E77497">
        <w:t>. See 15.4.2.2, 15.4.5.1, 15.7.4.2, 15.7.4.5, 15.7.4.6, 15.7.4.7, and 15.9.5.43.</w:t>
      </w:r>
    </w:p>
    <w:p w14:paraId="712ED593" w14:textId="77777777" w:rsidR="005D7F2D" w:rsidRPr="00E77497" w:rsidRDefault="005D7F2D" w:rsidP="005D7F2D">
      <w:pPr>
        <w:pStyle w:val="40"/>
      </w:pPr>
      <w:bookmarkStart w:id="5153" w:name="_Ref365542139"/>
      <w:r w:rsidRPr="00E77497">
        <w:t>ReferenceError</w:t>
      </w:r>
      <w:bookmarkEnd w:id="5153"/>
    </w:p>
    <w:p w14:paraId="2CC457AC" w14:textId="77777777" w:rsidR="005D7F2D" w:rsidRPr="00E77497" w:rsidRDefault="005D7F2D" w:rsidP="005D7F2D">
      <w:r w:rsidRPr="00E77497">
        <w:t>Indicate that an invalid reference value has been detected. See 8.</w:t>
      </w:r>
      <w:r>
        <w:t>9</w:t>
      </w:r>
      <w:r w:rsidRPr="00E77497">
        <w:t>.1, 8.</w:t>
      </w:r>
      <w:r>
        <w:t>9</w:t>
      </w:r>
      <w:r w:rsidRPr="00E77497">
        <w:t>.2, 10.2.1, 10.2.1.1.4, 10.2.1.2.4, and 11.13.1.</w:t>
      </w:r>
    </w:p>
    <w:p w14:paraId="03643149" w14:textId="77777777" w:rsidR="005D7F2D" w:rsidRPr="00E77497" w:rsidRDefault="005D7F2D" w:rsidP="005D7F2D">
      <w:pPr>
        <w:pStyle w:val="40"/>
      </w:pPr>
      <w:bookmarkStart w:id="5154" w:name="_Ref365542152"/>
      <w:r w:rsidRPr="00E77497">
        <w:t>SyntaxError</w:t>
      </w:r>
      <w:bookmarkEnd w:id="5154"/>
    </w:p>
    <w:p w14:paraId="35C38228" w14:textId="77777777" w:rsidR="005D7F2D" w:rsidRPr="00E77497" w:rsidRDefault="005D7F2D" w:rsidP="005D7F2D">
      <w:r w:rsidRPr="00E77497">
        <w:t>Indicates that a parsing error has occurred. See 11.1.5, 11.3.1, 11.3.2, 11.4.1, 11.4.4, 11.4.5, 11.13.1, 11.13.2, 12.2.1, 12.10.1, 12.14.1, 13.1, 15.1.2.1, 15.3.2.1, 15.10.2.2, 15.10.2.5, 15.10.2.9, 15.10.2.15, 15.10.2.19, 15.10.4.1, and 15.12.2.</w:t>
      </w:r>
    </w:p>
    <w:p w14:paraId="2864FAB2" w14:textId="77777777" w:rsidR="005D7F2D" w:rsidRPr="00E77497" w:rsidRDefault="005D7F2D" w:rsidP="005D7F2D">
      <w:pPr>
        <w:pStyle w:val="40"/>
      </w:pPr>
      <w:bookmarkStart w:id="5155" w:name="_Ref365542167"/>
      <w:r w:rsidRPr="00E77497">
        <w:t>TypeError</w:t>
      </w:r>
      <w:bookmarkEnd w:id="5155"/>
    </w:p>
    <w:p w14:paraId="44F2410D" w14:textId="77777777" w:rsidR="005D7F2D" w:rsidRPr="00E77497" w:rsidRDefault="005D7F2D" w:rsidP="005D7F2D">
      <w:r w:rsidRPr="00E77497">
        <w:t>Indicates the actual type of an operand is different than the expected type. See 8.6.2, 8.</w:t>
      </w:r>
      <w:r>
        <w:t>9</w:t>
      </w:r>
      <w:r w:rsidRPr="00E77497">
        <w:t xml:space="preserve">.2, 8.10.5, 8.12.5, 8.12.7, 8.12.8, 8.12.9, 9.9, 9.10, 10.2.1, 10.2.1.1.3, 10.6, 11.2.2, 11.2.3, 11.4.1, 11.8.6, 11.8.7, 11.3.1, 13.2, 13.2.3, 15, 15.2.3.2, 15.2.3.3, 15.2.3.4, 15.2.3.5, 15.2.3.6, 15.2.3.7, 15.2.3.8, 15.2.3.9, 15.2.3.10, 15.2.3.11, 15.2.3.12, 15.2.3.13, 15.2.3.14, 15.2.4.3, </w:t>
      </w:r>
      <w:r>
        <w:t>15.3.3</w:t>
      </w:r>
      <w:r w:rsidRPr="00E77497">
        <w:t xml:space="preserve">.2, </w:t>
      </w:r>
      <w:r>
        <w:t>15.3.3</w:t>
      </w:r>
      <w:r w:rsidRPr="00E77497">
        <w:t xml:space="preserve">.3, </w:t>
      </w:r>
      <w:r>
        <w:t>15.3.3</w:t>
      </w:r>
      <w:r w:rsidRPr="00E77497">
        <w:t xml:space="preserve">.4, </w:t>
      </w:r>
      <w:r>
        <w:t>15.3.3</w:t>
      </w:r>
      <w:r w:rsidRPr="00E77497">
        <w:t xml:space="preserve">.5, </w:t>
      </w:r>
      <w:r>
        <w:t>15.3.3</w:t>
      </w:r>
      <w:r w:rsidRPr="00E77497">
        <w:t xml:space="preserve">.5.2, </w:t>
      </w:r>
      <w:r>
        <w:t>15.3.3</w:t>
      </w:r>
      <w:r w:rsidRPr="00E77497">
        <w:t xml:space="preserve">.5.3, </w:t>
      </w:r>
      <w:r>
        <w:t>15.3.4</w:t>
      </w:r>
      <w:r w:rsidRPr="00E77497">
        <w:t xml:space="preserve">, </w:t>
      </w:r>
      <w:r>
        <w:t>15.3.4</w:t>
      </w:r>
      <w:r w:rsidRPr="00E77497">
        <w:t xml:space="preserve">.3, </w:t>
      </w:r>
      <w:r>
        <w:t>15.3.4</w:t>
      </w:r>
      <w:r w:rsidRPr="00E77497">
        <w:t xml:space="preserve">.4, </w:t>
      </w:r>
      <w:r>
        <w:t>15.4.3</w:t>
      </w:r>
      <w:r w:rsidRPr="00E77497">
        <w:t xml:space="preserve">.3, </w:t>
      </w:r>
      <w:r>
        <w:t>15.4.3</w:t>
      </w:r>
      <w:r w:rsidRPr="00E77497">
        <w:t xml:space="preserve">.11, </w:t>
      </w:r>
      <w:r>
        <w:t>15.4.3</w:t>
      </w:r>
      <w:r w:rsidRPr="00E77497">
        <w:t xml:space="preserve">.16, </w:t>
      </w:r>
      <w:r>
        <w:t>15.4.3</w:t>
      </w:r>
      <w:r w:rsidRPr="00E77497">
        <w:t xml:space="preserve">.17, </w:t>
      </w:r>
      <w:r>
        <w:t>15.4.3</w:t>
      </w:r>
      <w:r w:rsidRPr="00E77497">
        <w:t xml:space="preserve">.18, </w:t>
      </w:r>
      <w:r>
        <w:t>15.4.3</w:t>
      </w:r>
      <w:r w:rsidRPr="00E77497">
        <w:t xml:space="preserve">.19, </w:t>
      </w:r>
      <w:r>
        <w:t>15.4.3</w:t>
      </w:r>
      <w:r w:rsidRPr="00E77497">
        <w:t xml:space="preserve">.20, </w:t>
      </w:r>
      <w:r>
        <w:t>15.4.3</w:t>
      </w:r>
      <w:r w:rsidRPr="00E77497">
        <w:t xml:space="preserve">.21, </w:t>
      </w:r>
      <w:r>
        <w:t>15.4.3</w:t>
      </w:r>
      <w:r w:rsidRPr="00E77497">
        <w:t>.22, 15.4.5.1, 15.5.4.2, 15.5.4.3, 15.6.4.2, 15.6.4.3, 15.7.4, 15.7.4.2, 15.7.4.4, 15.9.5, 15.9.5.44, 15.10.4.1, 15.10.6, 15.11.4.4 and 15.12.3.</w:t>
      </w:r>
    </w:p>
    <w:p w14:paraId="1CB66704" w14:textId="77777777" w:rsidR="005D7F2D" w:rsidRPr="00E77497" w:rsidRDefault="005D7F2D" w:rsidP="005D7F2D">
      <w:pPr>
        <w:pStyle w:val="40"/>
      </w:pPr>
      <w:bookmarkStart w:id="5156" w:name="_Ref365542181"/>
      <w:r w:rsidRPr="00E77497">
        <w:t>URIError</w:t>
      </w:r>
      <w:bookmarkEnd w:id="5156"/>
    </w:p>
    <w:p w14:paraId="1C9ACF62" w14:textId="77777777" w:rsidR="005D7F2D" w:rsidRPr="00E77497" w:rsidRDefault="005D7F2D" w:rsidP="005D7F2D">
      <w:r w:rsidRPr="00E77497">
        <w:t>Indicates that one of the global URI handling functions was used in a way that is incompatible with its definition. See 15.1.3.</w:t>
      </w:r>
      <w:commentRangeEnd w:id="5152"/>
      <w:r>
        <w:rPr>
          <w:rStyle w:val="af6"/>
        </w:rPr>
        <w:commentReference w:id="5152"/>
      </w:r>
    </w:p>
    <w:p w14:paraId="7A12AEA7" w14:textId="77777777" w:rsidR="005D7F2D" w:rsidRPr="00E77497" w:rsidRDefault="005D7F2D" w:rsidP="005D7F2D">
      <w:pPr>
        <w:pStyle w:val="30"/>
      </w:pPr>
      <w:bookmarkStart w:id="5157" w:name="_Ref366066956"/>
      <w:bookmarkStart w:id="5158" w:name="_Toc366142053"/>
      <w:r w:rsidRPr="00E77497">
        <w:rPr>
          <w:i/>
        </w:rPr>
        <w:t>NativeError</w:t>
      </w:r>
      <w:r w:rsidRPr="00E77497">
        <w:t xml:space="preserve"> Object Structure</w:t>
      </w:r>
      <w:bookmarkEnd w:id="5157"/>
      <w:bookmarkEnd w:id="5158"/>
    </w:p>
    <w:p w14:paraId="39C32485" w14:textId="77777777" w:rsidR="005D7F2D" w:rsidRPr="00E77497" w:rsidRDefault="005D7F2D" w:rsidP="005D7F2D">
      <w:r w:rsidRPr="00E77497">
        <w:t xml:space="preserve">When an ECMAScript implementation detects a runtime error, it throws an </w:t>
      </w:r>
      <w:r>
        <w:t xml:space="preserve">new </w:t>
      </w:r>
      <w:r w:rsidRPr="00E77497">
        <w:t xml:space="preserve">instance of one of the </w:t>
      </w:r>
      <w:r w:rsidRPr="00E77497">
        <w:rPr>
          <w:i/>
        </w:rPr>
        <w:t>NativeError</w:t>
      </w:r>
      <w:r w:rsidRPr="00E77497">
        <w:t xml:space="preserve"> objects defined in</w:t>
      </w:r>
      <w:r w:rsidR="003A1B18">
        <w:t xml:space="preserve"> </w:t>
      </w:r>
      <w:r w:rsidR="003A1B18">
        <w:fldChar w:fldCharType="begin"/>
      </w:r>
      <w:r w:rsidR="003A1B18">
        <w:instrText xml:space="preserve"> REF _Ref366067117 \r \h </w:instrText>
      </w:r>
      <w:r w:rsidR="003A1B18">
        <w:fldChar w:fldCharType="separate"/>
      </w:r>
      <w:r w:rsidR="00083CEC">
        <w:t>19.4.5</w:t>
      </w:r>
      <w:r w:rsidR="003A1B18">
        <w:fldChar w:fldCharType="end"/>
      </w:r>
      <w:r w:rsidRPr="00E77497">
        <w:t xml:space="preserve">.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0E5CD2DE" w14:textId="77777777" w:rsidR="005D7F2D" w:rsidRPr="00E77497" w:rsidRDefault="005D7F2D" w:rsidP="005D7F2D">
      <w:r w:rsidRPr="00E77497">
        <w:t xml:space="preserve">For each error object, references to </w:t>
      </w:r>
      <w:r w:rsidRPr="00E77497">
        <w:rPr>
          <w:i/>
        </w:rPr>
        <w:t>NativeError</w:t>
      </w:r>
      <w:r w:rsidRPr="00E77497">
        <w:t xml:space="preserve"> in the definition should be replaced with the appropriate error object name from </w:t>
      </w:r>
      <w:r w:rsidR="003A1B18">
        <w:fldChar w:fldCharType="begin"/>
      </w:r>
      <w:r w:rsidR="003A1B18">
        <w:instrText xml:space="preserve"> REF _Ref366067180 \r \h </w:instrText>
      </w:r>
      <w:r w:rsidR="003A1B18">
        <w:fldChar w:fldCharType="separate"/>
      </w:r>
      <w:r w:rsidR="00083CEC">
        <w:t>19.4.5</w:t>
      </w:r>
      <w:r w:rsidR="003A1B18">
        <w:fldChar w:fldCharType="end"/>
      </w:r>
      <w:r w:rsidRPr="00E77497">
        <w:t>.</w:t>
      </w:r>
    </w:p>
    <w:p w14:paraId="1A124C3E" w14:textId="77777777" w:rsidR="005D7F2D" w:rsidRPr="00E77497" w:rsidRDefault="005D7F2D" w:rsidP="005D7F2D">
      <w:pPr>
        <w:pStyle w:val="40"/>
      </w:pPr>
      <w:bookmarkStart w:id="5159" w:name="_Ref366067546"/>
      <w:r w:rsidRPr="00E77497">
        <w:rPr>
          <w:i/>
        </w:rPr>
        <w:t>NativeError</w:t>
      </w:r>
      <w:r w:rsidRPr="00E77497">
        <w:t xml:space="preserve"> Constructors</w:t>
      </w:r>
      <w:bookmarkEnd w:id="5159"/>
      <w:r w:rsidRPr="00E77497">
        <w:t xml:space="preserve"> </w:t>
      </w:r>
    </w:p>
    <w:p w14:paraId="4B03A5D6" w14:textId="77777777" w:rsidR="005D7F2D" w:rsidRPr="00E77497" w:rsidRDefault="005D7F2D" w:rsidP="005D7F2D">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r>
        <w:t xml:space="preserve"> However, if the </w:t>
      </w:r>
      <w:r w:rsidRPr="00C255C0">
        <w:rPr>
          <w:b/>
          <w:bCs/>
        </w:rPr>
        <w:t>this</w:t>
      </w:r>
      <w:r>
        <w:t xml:space="preserve"> value value passed in the call is an Object with an uninitialised [[ErrorData]]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t xml:space="preserve">a </w:t>
      </w:r>
      <w:r w:rsidRPr="00E77497">
        <w:rPr>
          <w:i/>
        </w:rPr>
        <w:t>NativeError</w:t>
      </w:r>
      <w:r w:rsidRPr="00E77497">
        <w:t xml:space="preserve">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14:paraId="65FDEF3D" w14:textId="77777777" w:rsidR="005D7F2D" w:rsidRPr="00E77497" w:rsidRDefault="005D7F2D" w:rsidP="005D7F2D">
      <w:r>
        <w:t xml:space="preserve">The </w:t>
      </w:r>
      <w:r w:rsidRPr="00E77497">
        <w:rPr>
          <w:i/>
        </w:rPr>
        <w:t>NativeError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E77497">
        <w:rPr>
          <w:i/>
        </w:rPr>
        <w:t>NativeError</w:t>
      </w:r>
      <w:r w:rsidRPr="00E77497">
        <w:t xml:space="preserve"> </w:t>
      </w:r>
      <w:r>
        <w:t xml:space="preserve">behaviour should include a </w:t>
      </w:r>
      <w:r w:rsidRPr="00E775BC">
        <w:rPr>
          <w:rFonts w:ascii="Courier New" w:hAnsi="Courier New" w:cs="Courier New"/>
          <w:b/>
          <w:bCs/>
        </w:rPr>
        <w:t>super</w:t>
      </w:r>
      <w:r>
        <w:t xml:space="preserve"> call to the </w:t>
      </w:r>
      <w:r w:rsidRPr="00E77497">
        <w:rPr>
          <w:i/>
        </w:rPr>
        <w:t>NativeError</w:t>
      </w:r>
      <w:r w:rsidRPr="00E77497">
        <w:t xml:space="preserve"> </w:t>
      </w:r>
      <w:r>
        <w:t xml:space="preserve">constructor to initialise subclass instances. </w:t>
      </w:r>
    </w:p>
    <w:p w14:paraId="59CFD199" w14:textId="77777777" w:rsidR="005D7F2D" w:rsidRPr="00E77497" w:rsidRDefault="005D7F2D" w:rsidP="005D7F2D">
      <w:pPr>
        <w:pStyle w:val="51"/>
      </w:pPr>
      <w:r w:rsidRPr="00E77497">
        <w:rPr>
          <w:i/>
        </w:rPr>
        <w:t>NativeError</w:t>
      </w:r>
      <w:r w:rsidRPr="00E77497">
        <w:t xml:space="preserve"> (message)</w:t>
      </w:r>
    </w:p>
    <w:p w14:paraId="14A8BDA4" w14:textId="77777777" w:rsidR="005D7F2D" w:rsidRDefault="005D7F2D" w:rsidP="005D7F2D">
      <w:r w:rsidRPr="00E77497">
        <w:t xml:space="preserve">When </w:t>
      </w:r>
      <w:r>
        <w:t>a</w:t>
      </w:r>
      <w:r w:rsidRPr="00E77497">
        <w:t xml:space="preserve"> </w:t>
      </w:r>
      <w:r w:rsidRPr="00E77497">
        <w:rPr>
          <w:i/>
        </w:rPr>
        <w:t>NativeError</w:t>
      </w:r>
      <w:r w:rsidRPr="00E77497">
        <w:t xml:space="preserve"> function is called</w:t>
      </w:r>
      <w:r>
        <w:t xml:space="preserve"> with argument </w:t>
      </w:r>
      <w:r w:rsidRPr="00F92BFE">
        <w:rPr>
          <w:rFonts w:ascii="Times New Roman" w:hAnsi="Times New Roman"/>
          <w:i/>
          <w:iCs/>
        </w:rPr>
        <w:t>message</w:t>
      </w:r>
      <w:r>
        <w:t xml:space="preserve"> the</w:t>
      </w:r>
      <w:r w:rsidRPr="00E77497">
        <w:t xml:space="preserve"> </w:t>
      </w:r>
      <w:r>
        <w:t>following steps are taken:</w:t>
      </w:r>
    </w:p>
    <w:p w14:paraId="287FF500" w14:textId="77777777" w:rsidR="005D7F2D" w:rsidRDefault="005D7F2D" w:rsidP="005D7F2D">
      <w:pPr>
        <w:numPr>
          <w:ilvl w:val="0"/>
          <w:numId w:val="137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C5668D">
        <w:rPr>
          <w:rFonts w:ascii="Times New Roman" w:hAnsi="Times New Roman"/>
          <w:bCs/>
          <w:i/>
          <w:iCs/>
        </w:rPr>
        <w:t>Error</w:t>
      </w:r>
      <w:r w:rsidRPr="00E77497">
        <w:t xml:space="preserve"> </w:t>
      </w:r>
      <w:r>
        <w:rPr>
          <w:rFonts w:ascii="Times New Roman" w:eastAsia="Times New Roman" w:hAnsi="Times New Roman"/>
          <w:spacing w:val="6"/>
          <w:lang w:eastAsia="en-US"/>
        </w:rPr>
        <w:t>function object.</w:t>
      </w:r>
    </w:p>
    <w:p w14:paraId="4FE6D239" w14:textId="77777777" w:rsidR="005D7F2D" w:rsidRDefault="005D7F2D" w:rsidP="005D7F2D">
      <w:pPr>
        <w:pStyle w:val="Alg4"/>
        <w:numPr>
          <w:ilvl w:val="0"/>
          <w:numId w:val="1374"/>
        </w:numPr>
      </w:pPr>
      <w:r>
        <w:t xml:space="preserve">Let </w:t>
      </w:r>
      <w:r>
        <w:rPr>
          <w:i/>
        </w:rPr>
        <w:t>O</w:t>
      </w:r>
      <w:r>
        <w:t xml:space="preserve"> be the </w:t>
      </w:r>
      <w:r w:rsidRPr="00F94F77">
        <w:rPr>
          <w:b/>
        </w:rPr>
        <w:t>this</w:t>
      </w:r>
      <w:r>
        <w:t xml:space="preserve"> value.</w:t>
      </w:r>
    </w:p>
    <w:p w14:paraId="651BAAA6" w14:textId="77777777" w:rsidR="005D7F2D" w:rsidRDefault="005D7F2D" w:rsidP="005D7F2D">
      <w:pPr>
        <w:pStyle w:val="Alg4"/>
        <w:numPr>
          <w:ilvl w:val="0"/>
          <w:numId w:val="1374"/>
        </w:numPr>
      </w:pPr>
      <w:r>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5160"/>
      <w:r>
        <w:t>then</w:t>
      </w:r>
      <w:commentRangeEnd w:id="5160"/>
      <w:r>
        <w:rPr>
          <w:rStyle w:val="af6"/>
          <w:rFonts w:ascii="Arial" w:eastAsia="MS Mincho" w:hAnsi="Arial"/>
          <w:spacing w:val="0"/>
          <w:lang w:eastAsia="ja-JP"/>
        </w:rPr>
        <w:commentReference w:id="5160"/>
      </w:r>
    </w:p>
    <w:p w14:paraId="716E8941" w14:textId="77777777" w:rsidR="005D7F2D" w:rsidRDefault="005D7F2D" w:rsidP="005D7F2D">
      <w:pPr>
        <w:pStyle w:val="Alg4"/>
        <w:numPr>
          <w:ilvl w:val="1"/>
          <w:numId w:val="1374"/>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sidRPr="00876625">
        <w:rPr>
          <w:rFonts w:ascii="Courier New" w:hAnsi="Courier New"/>
          <w:b/>
          <w:i/>
          <w:iCs/>
        </w:rPr>
        <w:t>NativeError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655E48">
        <w:rPr>
          <w:sz w:val="18"/>
        </w:rPr>
        <w:t>( [[</w:t>
      </w:r>
      <w:r>
        <w:rPr>
          <w:sz w:val="18"/>
        </w:rPr>
        <w:t>Error</w:t>
      </w:r>
      <w:r w:rsidRPr="00655E48">
        <w:rPr>
          <w:sz w:val="18"/>
        </w:rPr>
        <w:t xml:space="preserve">Data]]) </w:t>
      </w:r>
      <w:r>
        <w:rPr>
          <w:iCs/>
        </w:rPr>
        <w:t>)</w:t>
      </w:r>
      <w:r w:rsidRPr="00E77497">
        <w:t>.</w:t>
      </w:r>
    </w:p>
    <w:p w14:paraId="3894727B" w14:textId="77777777" w:rsidR="005D7F2D" w:rsidRDefault="005D7F2D" w:rsidP="005D7F2D">
      <w:pPr>
        <w:pStyle w:val="Alg4"/>
        <w:numPr>
          <w:ilvl w:val="1"/>
          <w:numId w:val="1374"/>
        </w:numPr>
      </w:pPr>
      <w:r>
        <w:t>ReturnIfAbrupt(</w:t>
      </w:r>
      <w:r>
        <w:rPr>
          <w:i/>
          <w:iCs/>
        </w:rPr>
        <w:t>O</w:t>
      </w:r>
      <w:r>
        <w:t>).</w:t>
      </w:r>
    </w:p>
    <w:p w14:paraId="31F8B9DE" w14:textId="77777777" w:rsidR="005D7F2D" w:rsidRDefault="005D7F2D" w:rsidP="005D7F2D">
      <w:pPr>
        <w:pStyle w:val="Alg4"/>
        <w:numPr>
          <w:ilvl w:val="0"/>
          <w:numId w:val="1374"/>
        </w:numPr>
      </w:pPr>
      <w:r>
        <w:t>Assert: Type(</w:t>
      </w:r>
      <w:r>
        <w:rPr>
          <w:i/>
          <w:iCs/>
        </w:rPr>
        <w:t>O</w:t>
      </w:r>
      <w:r>
        <w:t>) is Object.</w:t>
      </w:r>
    </w:p>
    <w:p w14:paraId="2DFF43AE" w14:textId="77777777" w:rsidR="005D7F2D" w:rsidRDefault="005D7F2D" w:rsidP="005D7F2D">
      <w:pPr>
        <w:pStyle w:val="Alg4"/>
        <w:numPr>
          <w:ilvl w:val="0"/>
          <w:numId w:val="1374"/>
        </w:numPr>
      </w:pPr>
      <w:r>
        <w:t xml:space="preserve">Set the value of </w:t>
      </w:r>
      <w:r>
        <w:rPr>
          <w:i/>
          <w:iCs/>
        </w:rPr>
        <w:t>O’s</w:t>
      </w:r>
      <w:r>
        <w:t xml:space="preserve"> [[ErrorData]] internal data property to any value other than </w:t>
      </w:r>
      <w:r w:rsidRPr="0017778E">
        <w:rPr>
          <w:b/>
          <w:bCs/>
        </w:rPr>
        <w:t>undefined</w:t>
      </w:r>
      <w:r>
        <w:t>.</w:t>
      </w:r>
    </w:p>
    <w:p w14:paraId="34D42F5F" w14:textId="77777777" w:rsidR="005D7F2D" w:rsidRDefault="005D7F2D" w:rsidP="005D7F2D">
      <w:pPr>
        <w:numPr>
          <w:ilvl w:val="0"/>
          <w:numId w:val="1374"/>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t xml:space="preserve"> is not </w:t>
      </w:r>
      <w:r>
        <w:rPr>
          <w:rFonts w:ascii="Times New Roman" w:hAnsi="Times New Roman"/>
          <w:b/>
          <w:bCs/>
        </w:rPr>
        <w:t>undefined</w:t>
      </w:r>
      <w:r>
        <w:rPr>
          <w:rFonts w:ascii="Times New Roman" w:hAnsi="Times New Roman"/>
        </w:rPr>
        <w:t>, then</w:t>
      </w:r>
    </w:p>
    <w:p w14:paraId="4B2A1C17" w14:textId="77777777" w:rsidR="005D7F2D" w:rsidRDefault="005D7F2D" w:rsidP="005D7F2D">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14:paraId="29846A42" w14:textId="77777777" w:rsidR="005D7F2D" w:rsidRPr="00E77497" w:rsidRDefault="005D7F2D" w:rsidP="005D7F2D">
      <w:pPr>
        <w:pStyle w:val="Alg4"/>
        <w:numPr>
          <w:ilvl w:val="1"/>
          <w:numId w:val="1374"/>
        </w:numPr>
      </w:pPr>
      <w:r w:rsidRPr="00E77497">
        <w:t xml:space="preserve">Let </w:t>
      </w:r>
      <w:r>
        <w:rPr>
          <w:i/>
        </w:rPr>
        <w:t>msg</w:t>
      </w:r>
      <w:r w:rsidRPr="00E77497">
        <w:rPr>
          <w:i/>
        </w:rPr>
        <w:t>Desc</w:t>
      </w:r>
      <w:r w:rsidRPr="00E77497">
        <w:t xml:space="preserve"> be the Property Descriptor</w:t>
      </w:r>
      <w:r>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14:paraId="57ED3FE4" w14:textId="77777777" w:rsidR="005D7F2D" w:rsidRDefault="005D7F2D" w:rsidP="005D7F2D">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Pr="00230880">
        <w:rPr>
          <w:rFonts w:ascii="Times New Roman" w:hAnsi="Times New Roman"/>
        </w:rPr>
        <w:t>DefinePropertyOrThrow</w:t>
      </w:r>
      <w:r>
        <w:rPr>
          <w:rFonts w:ascii="Times New Roman" w:hAnsi="Times New Roman"/>
        </w:rPr>
        <w:t>(</w:t>
      </w:r>
      <w:r w:rsidRPr="003E2A66">
        <w:rPr>
          <w:rFonts w:ascii="Times New Roman" w:hAnsi="Times New Roman"/>
          <w:i/>
          <w:iCs/>
        </w:rPr>
        <w:t>O</w:t>
      </w:r>
      <w:r>
        <w:rPr>
          <w:rFonts w:ascii="Times New Roman" w:hAnsi="Times New Roman"/>
        </w:rPr>
        <w:t xml:space="preserve">, </w:t>
      </w:r>
      <w:r w:rsidRPr="00F770B9">
        <w:t>"</w:t>
      </w:r>
      <w:r>
        <w:rPr>
          <w:rFonts w:ascii="Courier New" w:hAnsi="Courier New" w:cs="Courier New"/>
          <w:b/>
        </w:rPr>
        <w:t>message</w:t>
      </w:r>
      <w:r w:rsidRPr="00F770B9">
        <w:t>"</w:t>
      </w:r>
      <w:r>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Pr>
          <w:rFonts w:ascii="Times New Roman" w:hAnsi="Times New Roman"/>
        </w:rPr>
        <w:t>)</w:t>
      </w:r>
      <w:r w:rsidRPr="003E2A66">
        <w:rPr>
          <w:rFonts w:ascii="Times New Roman" w:hAnsi="Times New Roman"/>
        </w:rPr>
        <w:t>.</w:t>
      </w:r>
    </w:p>
    <w:p w14:paraId="43B8E678" w14:textId="77777777" w:rsidR="005D7F2D" w:rsidRDefault="005D7F2D" w:rsidP="005D7F2D">
      <w:pPr>
        <w:numPr>
          <w:ilvl w:val="1"/>
          <w:numId w:val="1374"/>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14:paraId="276E5EDD" w14:textId="77777777" w:rsidR="005D7F2D" w:rsidRDefault="005D7F2D" w:rsidP="005D7F2D">
      <w:pPr>
        <w:pStyle w:val="Alg4"/>
        <w:numPr>
          <w:ilvl w:val="0"/>
          <w:numId w:val="1374"/>
        </w:numPr>
        <w:spacing w:after="220"/>
      </w:pPr>
      <w:r>
        <w:t xml:space="preserve">Return </w:t>
      </w:r>
      <w:r>
        <w:rPr>
          <w:i/>
        </w:rPr>
        <w:t>O</w:t>
      </w:r>
      <w:r w:rsidRPr="00E77497">
        <w:t>.</w:t>
      </w:r>
    </w:p>
    <w:p w14:paraId="503A12E2" w14:textId="77777777" w:rsidR="005D7F2D" w:rsidRDefault="005D7F2D" w:rsidP="005D7F2D">
      <w:pPr>
        <w:jc w:val="left"/>
      </w:pPr>
      <w:r>
        <w:t xml:space="preserve">The actual value of the string passed in step 3.a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156AA7">
        <w:rPr>
          <w:rFonts w:ascii="Courier New" w:hAnsi="Courier New"/>
          <w:b/>
          <w:bCs/>
          <w:sz w:val="18"/>
        </w:rPr>
        <w:t>"</w:t>
      </w:r>
      <w:r>
        <w:rPr>
          <w:sz w:val="18"/>
        </w:rPr>
        <w:t xml:space="preserve"> corresponding to which </w:t>
      </w:r>
      <w:r w:rsidRPr="00E77497">
        <w:rPr>
          <w:i/>
        </w:rPr>
        <w:t>NativeError</w:t>
      </w:r>
      <w:r w:rsidRPr="00E77497">
        <w:t xml:space="preserve"> constructor is </w:t>
      </w:r>
      <w:r>
        <w:t>being defined.</w:t>
      </w:r>
    </w:p>
    <w:p w14:paraId="5EF356B2" w14:textId="77777777" w:rsidR="005D7F2D" w:rsidRPr="00E77497" w:rsidRDefault="005D7F2D" w:rsidP="005D7F2D">
      <w:pPr>
        <w:pStyle w:val="51"/>
      </w:pPr>
      <w:r w:rsidRPr="00E77497">
        <w:t xml:space="preserve">new </w:t>
      </w:r>
      <w:r w:rsidRPr="00E77497">
        <w:rPr>
          <w:i/>
        </w:rPr>
        <w:t>NativeError</w:t>
      </w:r>
      <w:r w:rsidRPr="00E77497">
        <w:t xml:space="preserve"> (</w:t>
      </w:r>
      <w:r>
        <w:t xml:space="preserve">... </w:t>
      </w:r>
      <w:r w:rsidRPr="003F159A">
        <w:t xml:space="preserve">argumentsList </w:t>
      </w:r>
      <w:r w:rsidRPr="00E77497">
        <w:t>)</w:t>
      </w:r>
    </w:p>
    <w:p w14:paraId="3851C866" w14:textId="77777777" w:rsidR="005D7F2D" w:rsidRDefault="005D7F2D" w:rsidP="005D7F2D">
      <w:r w:rsidRPr="00E77497">
        <w:t xml:space="preserve">When a </w:t>
      </w:r>
      <w:r w:rsidRPr="00E77497">
        <w:rPr>
          <w:i/>
        </w:rPr>
        <w:t>NativeError</w:t>
      </w:r>
      <w:r w:rsidRPr="00E77497">
        <w:t xml:space="preserve"> constructor is </w:t>
      </w:r>
      <w:r>
        <w:t xml:space="preserve">called as part of a new expression with argument list </w:t>
      </w:r>
      <w:r w:rsidRPr="00F92BFE">
        <w:rPr>
          <w:rFonts w:ascii="Times New Roman" w:hAnsi="Times New Roman"/>
          <w:i/>
          <w:iCs/>
        </w:rPr>
        <w:t>argumentsList</w:t>
      </w:r>
      <w:r w:rsidRPr="003F159A">
        <w:rPr>
          <w:i/>
          <w:iCs/>
        </w:rPr>
        <w:t xml:space="preserve"> </w:t>
      </w:r>
      <w:r>
        <w:t>it performs the following steps:</w:t>
      </w:r>
    </w:p>
    <w:p w14:paraId="3481D3D0" w14:textId="77777777" w:rsidR="005D7F2D" w:rsidRDefault="005D7F2D" w:rsidP="005D7F2D">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F872A9">
        <w:rPr>
          <w:rFonts w:ascii="Times New Roman" w:hAnsi="Times New Roman"/>
          <w:bCs/>
          <w:i/>
          <w:iCs/>
        </w:rPr>
        <w:t>Erro</w:t>
      </w:r>
      <w:r>
        <w:rPr>
          <w:rFonts w:ascii="Times New Roman" w:hAnsi="Times New Roman"/>
          <w:bCs/>
          <w:i/>
          <w:iCs/>
        </w:rPr>
        <w:t>r</w:t>
      </w:r>
      <w:r w:rsidRPr="00F872A9">
        <w:rPr>
          <w:rFonts w:ascii="Times New Roman" w:hAnsi="Times New Roman"/>
          <w:bCs/>
        </w:rPr>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73A79578" w14:textId="77777777" w:rsidR="005D7F2D" w:rsidRDefault="005D7F2D" w:rsidP="005D7F2D">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7F1E24A9" w14:textId="77777777" w:rsidR="005D7F2D" w:rsidRPr="00E4780A" w:rsidRDefault="005D7F2D" w:rsidP="005D7F2D">
      <w:pPr>
        <w:numPr>
          <w:ilvl w:val="0"/>
          <w:numId w:val="137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42716234" w14:textId="77777777" w:rsidR="005D7F2D" w:rsidRPr="00E77497" w:rsidRDefault="005D7F2D" w:rsidP="005D7F2D">
      <w:r>
        <w:t xml:space="preserve">If </w:t>
      </w:r>
      <w:r w:rsidRPr="00E77497">
        <w:t xml:space="preserve">a </w:t>
      </w:r>
      <w:r w:rsidRPr="00E77497">
        <w:rPr>
          <w:i/>
        </w:rPr>
        <w:t>NativeError</w:t>
      </w:r>
      <w:r w:rsidRPr="00E77497">
        <w:t xml:space="preserve"> constructor </w:t>
      </w:r>
      <w:r>
        <w:t>is implemented as an ordinary function object, its [[Construct]] internal method will perform the above steps.</w:t>
      </w:r>
    </w:p>
    <w:p w14:paraId="12D133A5" w14:textId="77777777" w:rsidR="005D7F2D" w:rsidRPr="00E77497" w:rsidRDefault="005D7F2D" w:rsidP="005D7F2D">
      <w:pPr>
        <w:pStyle w:val="40"/>
      </w:pPr>
      <w:r w:rsidRPr="00E77497">
        <w:t xml:space="preserve">Properties of the </w:t>
      </w:r>
      <w:r w:rsidRPr="00E77497">
        <w:rPr>
          <w:i/>
        </w:rPr>
        <w:t>NativeError</w:t>
      </w:r>
      <w:r w:rsidRPr="00E77497">
        <w:t xml:space="preserve"> Constructors</w:t>
      </w:r>
    </w:p>
    <w:p w14:paraId="7EB6F0BE" w14:textId="77777777" w:rsidR="005D7F2D" w:rsidRPr="00E77497" w:rsidRDefault="005D7F2D" w:rsidP="005D7F2D">
      <w:r w:rsidRPr="00E77497">
        <w:t xml:space="preserve">The value of the [[Prototype]] internal </w:t>
      </w:r>
      <w:r>
        <w:t xml:space="preserve">data </w:t>
      </w:r>
      <w:r w:rsidRPr="00E77497">
        <w:t xml:space="preserve">property of a </w:t>
      </w:r>
      <w:r w:rsidRPr="00E77497">
        <w:rPr>
          <w:i/>
        </w:rPr>
        <w:t>NativeError</w:t>
      </w:r>
      <w:r w:rsidRPr="00E77497">
        <w:t xml:space="preserve"> constructor is the </w:t>
      </w:r>
      <w:r>
        <w:t>Error</w:t>
      </w:r>
      <w:r w:rsidRPr="00E77497">
        <w:t xml:space="preserve"> </w:t>
      </w:r>
      <w:r>
        <w:t>constructor</w:t>
      </w:r>
      <w:r w:rsidRPr="00E77497">
        <w:t xml:space="preserve"> object (</w:t>
      </w:r>
      <w:r w:rsidR="003A1B18">
        <w:fldChar w:fldCharType="begin"/>
      </w:r>
      <w:r w:rsidR="003A1B18">
        <w:instrText xml:space="preserve"> REF _Ref365541726 \r \h </w:instrText>
      </w:r>
      <w:r w:rsidR="003A1B18">
        <w:fldChar w:fldCharType="separate"/>
      </w:r>
      <w:r w:rsidR="00083CEC">
        <w:t>19.4.1</w:t>
      </w:r>
      <w:r w:rsidR="003A1B18">
        <w:fldChar w:fldCharType="end"/>
      </w:r>
      <w:r w:rsidRPr="00E77497">
        <w:t>).</w:t>
      </w:r>
    </w:p>
    <w:p w14:paraId="4B3EA4E1" w14:textId="77777777"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14:paraId="3D482F52" w14:textId="77777777" w:rsidR="005D7F2D" w:rsidRPr="00E77497" w:rsidRDefault="005D7F2D" w:rsidP="005D7F2D">
      <w:pPr>
        <w:pStyle w:val="51"/>
      </w:pPr>
      <w:r w:rsidRPr="00E77497">
        <w:rPr>
          <w:i/>
        </w:rPr>
        <w:t>NativeError</w:t>
      </w:r>
      <w:r w:rsidRPr="00E77497">
        <w:t>.prototype</w:t>
      </w:r>
    </w:p>
    <w:p w14:paraId="154C1FA1" w14:textId="77777777" w:rsidR="005D7F2D" w:rsidRPr="00E77497" w:rsidRDefault="005D7F2D" w:rsidP="005D7F2D">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w:t>
      </w:r>
      <w:r w:rsidR="003A1B18">
        <w:fldChar w:fldCharType="begin"/>
      </w:r>
      <w:r w:rsidR="003A1B18">
        <w:instrText xml:space="preserve"> REF _Ref366067258 \r \h </w:instrText>
      </w:r>
      <w:r w:rsidR="003A1B18">
        <w:fldChar w:fldCharType="separate"/>
      </w:r>
      <w:r w:rsidR="00083CEC">
        <w:t>19.4.6.3</w:t>
      </w:r>
      <w:r w:rsidR="003A1B18">
        <w:fldChar w:fldCharType="end"/>
      </w:r>
      <w:r w:rsidRPr="00E77497">
        <w:t xml:space="preserve">). Each </w:t>
      </w:r>
      <w:r w:rsidRPr="00E77497">
        <w:rPr>
          <w:i/>
        </w:rPr>
        <w:t>NativeError</w:t>
      </w:r>
      <w:r w:rsidRPr="00E77497">
        <w:t xml:space="preserve"> constructor has a separate prototype object.</w:t>
      </w:r>
    </w:p>
    <w:p w14:paraId="246617DD"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BAE51D9" w14:textId="77777777" w:rsidR="005D7F2D" w:rsidRPr="00A67AF2" w:rsidRDefault="005D7F2D" w:rsidP="005D7F2D">
      <w:pPr>
        <w:pStyle w:val="51"/>
      </w:pPr>
      <w:r w:rsidRPr="00E77497">
        <w:rPr>
          <w:i/>
        </w:rPr>
        <w:t>NativeError</w:t>
      </w:r>
      <w:r>
        <w:t xml:space="preserve"> [ @@create ]</w:t>
      </w:r>
      <w:r w:rsidRPr="00A67AF2">
        <w:t xml:space="preserve"> (</w:t>
      </w:r>
      <w:r>
        <w:t xml:space="preserve"> </w:t>
      </w:r>
      <w:r w:rsidRPr="00A67AF2">
        <w:t>)</w:t>
      </w:r>
    </w:p>
    <w:p w14:paraId="6986E67E" w14:textId="77777777"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774568EE" w14:textId="77777777" w:rsidR="005D7F2D" w:rsidRDefault="005D7F2D" w:rsidP="005D7F2D">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3CD767A6" w14:textId="77777777" w:rsidR="005D7F2D" w:rsidRPr="00E77497" w:rsidRDefault="005D7F2D" w:rsidP="005D7F2D">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Pr>
          <w:rFonts w:ascii="Times New Roman" w:hAnsi="Times New Roman"/>
          <w:i/>
        </w:rPr>
        <w:t>NativeErrorPrototype</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14:paraId="2EB02871" w14:textId="77777777" w:rsidR="005D7F2D" w:rsidRPr="00E77497" w:rsidRDefault="005D7F2D" w:rsidP="005D7F2D">
      <w:pPr>
        <w:numPr>
          <w:ilvl w:val="0"/>
          <w:numId w:val="137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370C486C" w14:textId="77777777" w:rsidR="005D7F2D" w:rsidRDefault="005D7F2D" w:rsidP="005D7F2D">
      <w:pPr>
        <w:jc w:val="left"/>
      </w:pPr>
      <w:r>
        <w:t xml:space="preserve">The actual value passed as </w:t>
      </w:r>
      <w:r>
        <w:rPr>
          <w:rFonts w:ascii="Times New Roman" w:hAnsi="Times New Roman"/>
          <w:i/>
        </w:rPr>
        <w:t>NativeErrorPrototype</w:t>
      </w:r>
      <w:r>
        <w:t xml:space="preserve"> in step 2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514755">
        <w:rPr>
          <w:rFonts w:ascii="Courier New" w:hAnsi="Courier New"/>
          <w:b/>
        </w:rPr>
        <w:t>%</w:t>
      </w:r>
      <w:r w:rsidRPr="00197BED">
        <w:rPr>
          <w:rFonts w:ascii="Courier New" w:hAnsi="Courier New"/>
          <w:b/>
          <w:bCs/>
        </w:rPr>
        <w:t>"</w:t>
      </w:r>
      <w:r w:rsidRPr="00197BED">
        <w:t xml:space="preserve"> corresponding to which</w:t>
      </w:r>
      <w:r>
        <w:rPr>
          <w:sz w:val="18"/>
        </w:rPr>
        <w:t xml:space="preserve"> </w:t>
      </w:r>
      <w:r w:rsidRPr="00E77497">
        <w:rPr>
          <w:i/>
        </w:rPr>
        <w:t>NativeError</w:t>
      </w:r>
      <w:r w:rsidRPr="00E77497">
        <w:t xml:space="preserve"> constructor is </w:t>
      </w:r>
      <w:r>
        <w:t>being defined.</w:t>
      </w:r>
    </w:p>
    <w:p w14:paraId="6D433B1D" w14:textId="77777777" w:rsidR="005D7F2D" w:rsidRDefault="005D7F2D" w:rsidP="005D7F2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473FA63F" w14:textId="77777777" w:rsidR="005D7F2D" w:rsidRPr="00E77497" w:rsidRDefault="005D7F2D" w:rsidP="005D7F2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initialised by the Boolean constructor. This flag value is never directly exposed to ECMAScript code; hence implementation may choose to encode the flag in some other manner. </w:t>
      </w:r>
    </w:p>
    <w:p w14:paraId="6FD98923" w14:textId="77777777" w:rsidR="005D7F2D" w:rsidRPr="00E77497" w:rsidRDefault="005D7F2D" w:rsidP="005D7F2D">
      <w:pPr>
        <w:pStyle w:val="40"/>
      </w:pPr>
      <w:bookmarkStart w:id="5161" w:name="_Ref366067258"/>
      <w:r w:rsidRPr="00E77497">
        <w:t xml:space="preserve">Properties of the </w:t>
      </w:r>
      <w:r w:rsidRPr="00E77497">
        <w:rPr>
          <w:i/>
        </w:rPr>
        <w:t>NativeError</w:t>
      </w:r>
      <w:r w:rsidRPr="00E77497">
        <w:t xml:space="preserve"> Prototype Objects</w:t>
      </w:r>
      <w:bookmarkEnd w:id="5161"/>
    </w:p>
    <w:p w14:paraId="076F0425" w14:textId="77777777" w:rsidR="005D7F2D" w:rsidRPr="00E77497" w:rsidRDefault="005D7F2D" w:rsidP="005D7F2D">
      <w:r w:rsidRPr="00E77497">
        <w:t xml:space="preserve">Each </w:t>
      </w:r>
      <w:r w:rsidRPr="00E77497">
        <w:rPr>
          <w:i/>
        </w:rPr>
        <w:t>NativeError</w:t>
      </w:r>
      <w:r w:rsidRPr="00E77497">
        <w:t xml:space="preserve"> prototype object is an </w:t>
      </w:r>
      <w:r>
        <w:t>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data property</w:t>
      </w:r>
      <w:r w:rsidRPr="00E77497">
        <w:t>.</w:t>
      </w:r>
    </w:p>
    <w:p w14:paraId="48FEBFCE" w14:textId="77777777" w:rsidR="005D7F2D" w:rsidRPr="00E77497" w:rsidRDefault="005D7F2D" w:rsidP="005D7F2D">
      <w:r w:rsidRPr="00E77497">
        <w:t xml:space="preserve">The value of the [[Prototype]] internal </w:t>
      </w:r>
      <w:r>
        <w:t xml:space="preserve">data </w:t>
      </w:r>
      <w:r w:rsidRPr="00E77497">
        <w:t xml:space="preserve">property of each </w:t>
      </w:r>
      <w:r w:rsidRPr="00E77497">
        <w:rPr>
          <w:i/>
        </w:rPr>
        <w:t>NativeError</w:t>
      </w:r>
      <w:r w:rsidRPr="00E77497">
        <w:t xml:space="preserve"> prototype object is the standard built-in Error prototype object (</w:t>
      </w:r>
      <w:r w:rsidR="003A1B18">
        <w:fldChar w:fldCharType="begin"/>
      </w:r>
      <w:r w:rsidR="003A1B18">
        <w:instrText xml:space="preserve"> REF _Ref366067299 \r \h </w:instrText>
      </w:r>
      <w:r w:rsidR="003A1B18">
        <w:fldChar w:fldCharType="separate"/>
      </w:r>
      <w:r w:rsidR="00083CEC">
        <w:t>19.4.3</w:t>
      </w:r>
      <w:r w:rsidR="003A1B18">
        <w:fldChar w:fldCharType="end"/>
      </w:r>
      <w:r w:rsidRPr="00E77497">
        <w:t>).</w:t>
      </w:r>
    </w:p>
    <w:p w14:paraId="70111CCC" w14:textId="77777777" w:rsidR="005D7F2D" w:rsidRPr="00E77497" w:rsidRDefault="005D7F2D" w:rsidP="005D7F2D">
      <w:pPr>
        <w:pStyle w:val="51"/>
      </w:pPr>
      <w:r w:rsidRPr="00E77497">
        <w:rPr>
          <w:i/>
        </w:rPr>
        <w:t>NativeError</w:t>
      </w:r>
      <w:r w:rsidRPr="00E77497">
        <w:t>.prototype.constructor</w:t>
      </w:r>
    </w:p>
    <w:p w14:paraId="5B8AAB94" w14:textId="77777777" w:rsidR="005D7F2D" w:rsidRPr="00E77497" w:rsidRDefault="005D7F2D" w:rsidP="005D7F2D">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w:t>
      </w:r>
      <w:r w:rsidR="003A1B18">
        <w:fldChar w:fldCharType="begin"/>
      </w:r>
      <w:r w:rsidR="003A1B18">
        <w:instrText xml:space="preserve"> REF _Ref366067546 \r \h </w:instrText>
      </w:r>
      <w:r w:rsidR="003A1B18">
        <w:fldChar w:fldCharType="separate"/>
      </w:r>
      <w:r w:rsidR="00083CEC">
        <w:t>19.4.6.1</w:t>
      </w:r>
      <w:r w:rsidR="003A1B18">
        <w:fldChar w:fldCharType="end"/>
      </w:r>
      <w:r w:rsidRPr="00E77497">
        <w:t>).</w:t>
      </w:r>
    </w:p>
    <w:p w14:paraId="71E53523" w14:textId="77777777" w:rsidR="00C756F4" w:rsidRPr="00E77497" w:rsidRDefault="00C756F4" w:rsidP="00C756F4">
      <w:pPr>
        <w:pStyle w:val="51"/>
      </w:pPr>
      <w:r w:rsidRPr="00E77497">
        <w:rPr>
          <w:i/>
        </w:rPr>
        <w:tab/>
        <w:t>NativeError</w:t>
      </w:r>
      <w:r w:rsidRPr="00E77497">
        <w:t>.prototype.message</w:t>
      </w:r>
    </w:p>
    <w:p w14:paraId="013480E5" w14:textId="77777777" w:rsidR="00C756F4" w:rsidRPr="00E77497" w:rsidRDefault="00C756F4" w:rsidP="00C756F4">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56418A5C" w14:textId="77777777" w:rsidR="005D7F2D" w:rsidRPr="00E77497" w:rsidRDefault="005D7F2D" w:rsidP="005D7F2D">
      <w:pPr>
        <w:pStyle w:val="51"/>
      </w:pPr>
      <w:r w:rsidRPr="00E77497">
        <w:rPr>
          <w:i/>
        </w:rPr>
        <w:tab/>
        <w:t>NativeError</w:t>
      </w:r>
      <w:r w:rsidRPr="00E77497">
        <w:t>.prototype.name</w:t>
      </w:r>
    </w:p>
    <w:p w14:paraId="2B65DBF8" w14:textId="77777777" w:rsidR="005D7F2D" w:rsidRPr="00E77497" w:rsidRDefault="005D7F2D" w:rsidP="005D7F2D">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w:t>
      </w:r>
      <w:r>
        <w:t xml:space="preserve"> a string consisting of</w:t>
      </w:r>
      <w:r w:rsidRPr="00E77497">
        <w:t xml:space="preserve"> the name of the constructor (the name used instead of </w:t>
      </w:r>
      <w:r w:rsidRPr="00E77497">
        <w:rPr>
          <w:i/>
        </w:rPr>
        <w:t>NativeError</w:t>
      </w:r>
      <w:r w:rsidRPr="00E77497">
        <w:t>).</w:t>
      </w:r>
    </w:p>
    <w:p w14:paraId="7DB47149" w14:textId="77777777" w:rsidR="005D7F2D" w:rsidRPr="00E77497" w:rsidRDefault="005D7F2D" w:rsidP="005D7F2D">
      <w:pPr>
        <w:pStyle w:val="40"/>
      </w:pPr>
      <w:r w:rsidRPr="00E77497">
        <w:t xml:space="preserve">Properties of </w:t>
      </w:r>
      <w:r w:rsidRPr="00E77497">
        <w:rPr>
          <w:i/>
        </w:rPr>
        <w:t>NativeError</w:t>
      </w:r>
      <w:r w:rsidRPr="00E77497">
        <w:t xml:space="preserve"> Instances</w:t>
      </w:r>
    </w:p>
    <w:p w14:paraId="0E6B0691" w14:textId="77777777" w:rsidR="005D7F2D" w:rsidRPr="00E77497" w:rsidRDefault="005D7F2D" w:rsidP="005D7F2D">
      <w:r w:rsidRPr="00E77497">
        <w:rPr>
          <w:i/>
        </w:rPr>
        <w:t>NativeError</w:t>
      </w:r>
      <w:r w:rsidRPr="00E77497">
        <w:t xml:space="preserve"> instances</w:t>
      </w:r>
      <w:r>
        <w:t xml:space="preserve"> are ordinary objects that</w:t>
      </w:r>
      <w:r w:rsidRPr="00E77497">
        <w:t xml:space="preserve"> inherit properties from their </w:t>
      </w:r>
      <w:r w:rsidRPr="00E77497">
        <w:rPr>
          <w:i/>
        </w:rPr>
        <w:t>NativeError</w:t>
      </w:r>
      <w:r w:rsidRPr="00E77497">
        <w:t xml:space="preserve"> prototype object and have a [[</w:t>
      </w:r>
      <w:r>
        <w:t>ErrorData</w:t>
      </w:r>
      <w:r w:rsidRPr="00E77497">
        <w:t xml:space="preserve">]] internal </w:t>
      </w:r>
      <w:r>
        <w:t xml:space="preserve">data </w:t>
      </w:r>
      <w:r w:rsidRPr="00E77497">
        <w:t xml:space="preserve">property whose </w:t>
      </w:r>
      <w:r>
        <w:t xml:space="preserve">initial value is </w:t>
      </w:r>
      <w:r w:rsidRPr="00E63E9E">
        <w:rPr>
          <w:rFonts w:ascii="Times New Roman" w:hAnsi="Times New Roman"/>
          <w:b/>
          <w:bCs/>
        </w:rPr>
        <w:t>undefined</w:t>
      </w:r>
      <w:r>
        <w:t>.</w:t>
      </w:r>
      <w:r w:rsidRPr="00B820AB" w:rsidDel="00736F7F">
        <w:t xml:space="preserve"> </w:t>
      </w:r>
      <w:r>
        <w:t xml:space="preserve">The only specified use of [[ErrorData]] is to flag whether or not an Error or </w:t>
      </w:r>
      <w:r w:rsidRPr="00E77497">
        <w:rPr>
          <w:i/>
        </w:rPr>
        <w:t>NativeError</w:t>
      </w:r>
      <w:r w:rsidRPr="00E77497">
        <w:t xml:space="preserve"> </w:t>
      </w:r>
      <w:r>
        <w:t>instance has been initialised by its constructor</w:t>
      </w:r>
      <w:r w:rsidRPr="00E77497">
        <w:t>.</w:t>
      </w:r>
    </w:p>
    <w:p w14:paraId="3AE7A4B2" w14:textId="77777777" w:rsidR="005D7F2D" w:rsidRDefault="005D7F2D" w:rsidP="00BE54F3">
      <w:pPr>
        <w:pStyle w:val="1"/>
      </w:pPr>
      <w:bookmarkStart w:id="5162" w:name="_Toc366142054"/>
      <w:r>
        <w:t>Num</w:t>
      </w:r>
      <w:r w:rsidR="00BE54F3">
        <w:t xml:space="preserve">bers </w:t>
      </w:r>
      <w:r w:rsidR="003E75AF">
        <w:t xml:space="preserve">and </w:t>
      </w:r>
      <w:r w:rsidR="00BE54F3">
        <w:t>Dates</w:t>
      </w:r>
      <w:bookmarkEnd w:id="5162"/>
    </w:p>
    <w:p w14:paraId="63A60718" w14:textId="77777777" w:rsidR="005D7F2D" w:rsidRPr="00E77497" w:rsidRDefault="005D7F2D" w:rsidP="005D7F2D">
      <w:pPr>
        <w:pStyle w:val="20"/>
      </w:pPr>
      <w:bookmarkStart w:id="5163" w:name="_Ref365547958"/>
      <w:bookmarkStart w:id="5164" w:name="_Toc366142055"/>
      <w:r w:rsidRPr="00E77497">
        <w:t>Number Objects</w:t>
      </w:r>
      <w:bookmarkEnd w:id="5163"/>
      <w:bookmarkEnd w:id="5164"/>
    </w:p>
    <w:p w14:paraId="736B1A07" w14:textId="77777777" w:rsidR="005D7F2D" w:rsidRPr="00E77497" w:rsidRDefault="005D7F2D" w:rsidP="005D7F2D">
      <w:pPr>
        <w:pStyle w:val="30"/>
      </w:pPr>
      <w:bookmarkStart w:id="5165" w:name="_Ref365541821"/>
      <w:bookmarkStart w:id="5166" w:name="_Toc366142056"/>
      <w:r w:rsidRPr="00E77497">
        <w:t>The Number Constructor</w:t>
      </w:r>
      <w:bookmarkEnd w:id="5165"/>
      <w:bookmarkEnd w:id="5166"/>
      <w:r w:rsidRPr="00E77497">
        <w:t xml:space="preserve"> </w:t>
      </w:r>
    </w:p>
    <w:p w14:paraId="6ED2777A" w14:textId="77777777" w:rsidR="005D7F2D" w:rsidRDefault="005D7F2D" w:rsidP="005D7F2D">
      <w:r>
        <w:t xml:space="preserve">The </w:t>
      </w:r>
      <w:r w:rsidRPr="005C1BC0">
        <w:t xml:space="preserve">Number </w:t>
      </w:r>
      <w:r>
        <w:t xml:space="preserve">constructor is the %Number% intrinsic object and the initial value of the </w:t>
      </w:r>
      <w:r w:rsidRPr="00B17B1C">
        <w:rPr>
          <w:rFonts w:ascii="Courier New" w:eastAsia="Times New Roman" w:hAnsi="Courier New" w:cs="Courier New"/>
          <w:b/>
          <w:spacing w:val="6"/>
          <w:lang w:eastAsia="en-US"/>
        </w:rPr>
        <w:t>Number</w:t>
      </w:r>
      <w:r w:rsidRPr="005C1BC0">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Number</w:t>
      </w:r>
      <w:r w:rsidRPr="00E77497">
        <w:t xml:space="preserve"> is called as a function rather than as a constructor, it performs a type conversion.</w:t>
      </w:r>
      <w:r>
        <w:t xml:space="preserve"> However, if the </w:t>
      </w:r>
      <w:r w:rsidRPr="00C255C0">
        <w:rPr>
          <w:b/>
          <w:bCs/>
        </w:rPr>
        <w:t>this</w:t>
      </w:r>
      <w:r>
        <w:t xml:space="preserve"> value value passed in the call is an Object with an uninitialised [[NumberData]]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rPr>
          <w:rFonts w:ascii="Courier New" w:hAnsi="Courier New"/>
          <w:b/>
        </w:rPr>
        <w:t>Number</w:t>
      </w:r>
      <w:r>
        <w:rPr>
          <w:rFonts w:ascii="Courier New" w:hAnsi="Courier New"/>
          <w:b/>
        </w:rPr>
        <w:t xml:space="preserve"> </w:t>
      </w:r>
      <w:r w:rsidRPr="001248EB">
        <w:t>to be used both to perform type conversion and</w:t>
      </w:r>
      <w:r>
        <w:rPr>
          <w:rFonts w:ascii="Courier New" w:hAnsi="Courier New"/>
          <w:b/>
        </w:rPr>
        <w:t xml:space="preserve"> </w:t>
      </w:r>
      <w:r>
        <w:t>to perform constructor instance initialization.</w:t>
      </w:r>
    </w:p>
    <w:p w14:paraId="1B3E63C1" w14:textId="77777777" w:rsidR="005D7F2D" w:rsidRPr="00E77497" w:rsidRDefault="005D7F2D" w:rsidP="005D7F2D">
      <w:r>
        <w:t xml:space="preserve">The </w:t>
      </w:r>
      <w:r w:rsidRPr="005C1BC0">
        <w:rPr>
          <w:rFonts w:ascii="Courier New" w:hAnsi="Courier New"/>
          <w:b/>
        </w:rPr>
        <w:t xml:space="preserve">Number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C1BC0">
        <w:rPr>
          <w:rFonts w:ascii="Courier New" w:hAnsi="Courier New"/>
          <w:b/>
        </w:rPr>
        <w:t xml:space="preserve">Number </w:t>
      </w:r>
      <w:r>
        <w:t xml:space="preserve">behaviour must include a </w:t>
      </w:r>
      <w:r w:rsidRPr="00E775BC">
        <w:rPr>
          <w:rFonts w:ascii="Courier New" w:hAnsi="Courier New" w:cs="Courier New"/>
          <w:b/>
          <w:bCs/>
        </w:rPr>
        <w:t>super</w:t>
      </w:r>
      <w:r>
        <w:t xml:space="preserve"> call to the </w:t>
      </w:r>
      <w:r w:rsidRPr="00E77497">
        <w:rPr>
          <w:rFonts w:ascii="Courier New" w:hAnsi="Courier New"/>
          <w:b/>
        </w:rPr>
        <w:t>Number</w:t>
      </w:r>
      <w:r w:rsidRPr="00E77497">
        <w:t xml:space="preserve"> </w:t>
      </w:r>
      <w:r>
        <w:t xml:space="preserve">constructor to initialise the [[NumberData]] state of subclass instances. </w:t>
      </w:r>
    </w:p>
    <w:p w14:paraId="4385B443" w14:textId="77777777" w:rsidR="005D7F2D" w:rsidRPr="00E77497" w:rsidRDefault="005D7F2D" w:rsidP="005D7F2D">
      <w:pPr>
        <w:pStyle w:val="40"/>
      </w:pPr>
      <w:bookmarkStart w:id="5167" w:name="_Ref365529801"/>
      <w:r w:rsidRPr="00E77497">
        <w:t>Number (</w:t>
      </w:r>
      <w:r>
        <w:t xml:space="preserve"> </w:t>
      </w:r>
      <w:r w:rsidRPr="00E77497">
        <w:t>[ value</w:t>
      </w:r>
      <w:r>
        <w:t xml:space="preserve"> </w:t>
      </w:r>
      <w:r w:rsidRPr="00E77497">
        <w:t>] )</w:t>
      </w:r>
      <w:bookmarkEnd w:id="5167"/>
    </w:p>
    <w:p w14:paraId="7B613D50" w14:textId="77777777" w:rsidR="005D7F2D" w:rsidRPr="00E77497" w:rsidRDefault="005D7F2D" w:rsidP="005D7F2D">
      <w:r w:rsidRPr="00E77497">
        <w:t xml:space="preserve">When </w:t>
      </w:r>
      <w:r>
        <w:rPr>
          <w:rFonts w:ascii="Courier New" w:hAnsi="Courier New"/>
          <w:b/>
        </w:rPr>
        <w:t>Number</w:t>
      </w:r>
      <w:r w:rsidRPr="00E77497">
        <w:t xml:space="preserve"> is called with argument </w:t>
      </w:r>
      <w:r>
        <w:rPr>
          <w:rFonts w:ascii="Times New Roman" w:hAnsi="Times New Roman"/>
          <w:i/>
        </w:rPr>
        <w:t>number</w:t>
      </w:r>
      <w:r w:rsidRPr="00E77497">
        <w:t>,</w:t>
      </w:r>
      <w:r>
        <w:t xml:space="preserve"> the following steps are taken:</w:t>
      </w:r>
    </w:p>
    <w:p w14:paraId="5C7A1122" w14:textId="77777777" w:rsidR="005D7F2D" w:rsidRDefault="005D7F2D" w:rsidP="005D7F2D">
      <w:pPr>
        <w:pStyle w:val="Alg4"/>
        <w:numPr>
          <w:ilvl w:val="0"/>
          <w:numId w:val="1413"/>
        </w:numPr>
      </w:pPr>
      <w:r>
        <w:t xml:space="preserve">Let </w:t>
      </w:r>
      <w:r>
        <w:rPr>
          <w:i/>
        </w:rPr>
        <w:t>O</w:t>
      </w:r>
      <w:r>
        <w:t xml:space="preserve"> be the </w:t>
      </w:r>
      <w:r w:rsidRPr="00F94F77">
        <w:rPr>
          <w:b/>
        </w:rPr>
        <w:t>this</w:t>
      </w:r>
      <w:r>
        <w:t xml:space="preserve"> value.</w:t>
      </w:r>
    </w:p>
    <w:p w14:paraId="51F034EB" w14:textId="77777777" w:rsidR="005D7F2D" w:rsidRDefault="005D7F2D" w:rsidP="005D7F2D">
      <w:pPr>
        <w:pStyle w:val="Alg4"/>
        <w:numPr>
          <w:ilvl w:val="0"/>
          <w:numId w:val="1413"/>
        </w:numPr>
      </w:pPr>
      <w:r>
        <w:t xml:space="preserve">If no arguments were passed to this function invocation, then let </w:t>
      </w:r>
      <w:r>
        <w:rPr>
          <w:i/>
          <w:iCs/>
        </w:rPr>
        <w:t>n</w:t>
      </w:r>
      <w:r>
        <w:t xml:space="preserve"> be +0.</w:t>
      </w:r>
    </w:p>
    <w:p w14:paraId="072B06F9" w14:textId="77777777" w:rsidR="005D7F2D" w:rsidRDefault="005D7F2D" w:rsidP="005D7F2D">
      <w:pPr>
        <w:pStyle w:val="Alg4"/>
        <w:numPr>
          <w:ilvl w:val="0"/>
          <w:numId w:val="1413"/>
        </w:numPr>
      </w:pPr>
      <w:r>
        <w:t xml:space="preserve">Else, let </w:t>
      </w:r>
      <w:r>
        <w:rPr>
          <w:i/>
          <w:iCs/>
        </w:rPr>
        <w:t>n</w:t>
      </w:r>
      <w:r>
        <w:t xml:space="preserve"> be ToNumber(</w:t>
      </w:r>
      <w:r>
        <w:rPr>
          <w:i/>
          <w:iCs/>
        </w:rPr>
        <w:t>value</w:t>
      </w:r>
      <w:r>
        <w:t>).</w:t>
      </w:r>
    </w:p>
    <w:p w14:paraId="18B72BA4" w14:textId="77777777" w:rsidR="005D7F2D" w:rsidRDefault="005D7F2D" w:rsidP="005D7F2D">
      <w:pPr>
        <w:pStyle w:val="Alg4"/>
        <w:numPr>
          <w:ilvl w:val="0"/>
          <w:numId w:val="1413"/>
        </w:numPr>
      </w:pPr>
      <w:r>
        <w:t>ReturnIfAbrupt(</w:t>
      </w:r>
      <w:r>
        <w:rPr>
          <w:i/>
          <w:iCs/>
        </w:rPr>
        <w:t>n</w:t>
      </w:r>
      <w:r>
        <w:t>).</w:t>
      </w:r>
    </w:p>
    <w:p w14:paraId="4611FA5C" w14:textId="77777777" w:rsidR="005D7F2D" w:rsidRDefault="005D7F2D" w:rsidP="005D7F2D">
      <w:pPr>
        <w:pStyle w:val="Alg4"/>
        <w:numPr>
          <w:ilvl w:val="0"/>
          <w:numId w:val="1413"/>
        </w:numPr>
      </w:pPr>
      <w:r>
        <w:t>If Type(</w:t>
      </w:r>
      <w:r>
        <w:rPr>
          <w:i/>
          <w:iCs/>
        </w:rPr>
        <w:t>O</w:t>
      </w:r>
      <w:r>
        <w:t xml:space="preserve">) is Object and </w:t>
      </w:r>
      <w:r>
        <w:rPr>
          <w:i/>
          <w:iCs/>
        </w:rPr>
        <w:t>O</w:t>
      </w:r>
      <w:r>
        <w:t xml:space="preserve"> has a [[NumberData]] internal data property and the value of [[NumberData]] is </w:t>
      </w:r>
      <w:r>
        <w:rPr>
          <w:b/>
          <w:bCs/>
        </w:rPr>
        <w:t>undefined</w:t>
      </w:r>
      <w:r>
        <w:t>, then</w:t>
      </w:r>
    </w:p>
    <w:p w14:paraId="3ABE75B6" w14:textId="77777777" w:rsidR="005D7F2D" w:rsidRDefault="005D7F2D" w:rsidP="005D7F2D">
      <w:pPr>
        <w:pStyle w:val="Alg4"/>
        <w:numPr>
          <w:ilvl w:val="1"/>
          <w:numId w:val="1413"/>
        </w:numPr>
      </w:pPr>
      <w:r>
        <w:t xml:space="preserve">Set the value of </w:t>
      </w:r>
      <w:r>
        <w:rPr>
          <w:i/>
          <w:iCs/>
        </w:rPr>
        <w:t>O’s</w:t>
      </w:r>
      <w:r>
        <w:t xml:space="preserve"> [[NumberData]] internal data property to </w:t>
      </w:r>
      <w:r>
        <w:rPr>
          <w:i/>
          <w:iCs/>
        </w:rPr>
        <w:t>n</w:t>
      </w:r>
      <w:r>
        <w:t>.</w:t>
      </w:r>
    </w:p>
    <w:p w14:paraId="37B69C3D" w14:textId="77777777" w:rsidR="005D7F2D" w:rsidRDefault="005D7F2D" w:rsidP="005D7F2D">
      <w:pPr>
        <w:pStyle w:val="Alg4"/>
        <w:numPr>
          <w:ilvl w:val="1"/>
          <w:numId w:val="1413"/>
        </w:numPr>
      </w:pPr>
      <w:r>
        <w:t xml:space="preserve">Return </w:t>
      </w:r>
      <w:r>
        <w:rPr>
          <w:i/>
          <w:iCs/>
        </w:rPr>
        <w:t>O</w:t>
      </w:r>
      <w:r>
        <w:t>.</w:t>
      </w:r>
    </w:p>
    <w:p w14:paraId="739490D2" w14:textId="77777777" w:rsidR="005D7F2D" w:rsidRPr="00E77497" w:rsidRDefault="005D7F2D" w:rsidP="005D7F2D">
      <w:pPr>
        <w:pStyle w:val="Alg4"/>
        <w:numPr>
          <w:ilvl w:val="0"/>
          <w:numId w:val="1413"/>
        </w:numPr>
        <w:spacing w:after="120"/>
      </w:pPr>
      <w:r w:rsidRPr="00E77497">
        <w:t xml:space="preserve">Return </w:t>
      </w:r>
      <w:r>
        <w:rPr>
          <w:i/>
        </w:rPr>
        <w:t>n</w:t>
      </w:r>
      <w:r w:rsidRPr="00E77497">
        <w:t>.</w:t>
      </w:r>
    </w:p>
    <w:p w14:paraId="2584BF21" w14:textId="77777777" w:rsidR="005D7F2D" w:rsidRPr="00E77497" w:rsidRDefault="005D7F2D" w:rsidP="005D7F2D">
      <w:pPr>
        <w:pStyle w:val="40"/>
      </w:pPr>
      <w:r w:rsidRPr="00E77497">
        <w:t>new Number (</w:t>
      </w:r>
      <w:r>
        <w:t xml:space="preserve"> ...argumentsList</w:t>
      </w:r>
      <w:r w:rsidRPr="00E77497">
        <w:t>)</w:t>
      </w:r>
    </w:p>
    <w:p w14:paraId="70A50BC2" w14:textId="77777777" w:rsidR="005D7F2D" w:rsidRDefault="005D7F2D" w:rsidP="005D7F2D">
      <w:r w:rsidRPr="00E77497">
        <w:rPr>
          <w:rFonts w:ascii="Courier New" w:hAnsi="Courier New"/>
          <w:b/>
        </w:rPr>
        <w:t>Number</w:t>
      </w:r>
      <w:r w:rsidRPr="00E77497">
        <w:t xml:space="preserve"> </w:t>
      </w:r>
      <w:r>
        <w:t xml:space="preserve">called as part of a new expression with argument list </w:t>
      </w:r>
      <w:r w:rsidRPr="005C1BC0">
        <w:rPr>
          <w:i/>
          <w:iCs/>
        </w:rPr>
        <w:t>argumentsList</w:t>
      </w:r>
      <w:r>
        <w:t>it performs the following steps:</w:t>
      </w:r>
    </w:p>
    <w:p w14:paraId="06C10937" w14:textId="77777777" w:rsidR="005D7F2D" w:rsidRDefault="005D7F2D" w:rsidP="005D7F2D">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E77497">
        <w:rPr>
          <w:rFonts w:ascii="Courier New" w:hAnsi="Courier New"/>
          <w:b/>
        </w:rPr>
        <w:t>Number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368B40A6" w14:textId="77777777" w:rsidR="005D7F2D" w:rsidRDefault="005D7F2D" w:rsidP="005D7F2D">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173BE697" w14:textId="77777777" w:rsidR="005D7F2D" w:rsidRPr="00E4780A" w:rsidRDefault="005D7F2D" w:rsidP="005D7F2D">
      <w:pPr>
        <w:numPr>
          <w:ilvl w:val="0"/>
          <w:numId w:val="132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7009F0DD" w14:textId="77777777" w:rsidR="005D7F2D" w:rsidRPr="00E77497" w:rsidRDefault="005D7F2D" w:rsidP="005D7F2D">
      <w:r>
        <w:t xml:space="preserve">If </w:t>
      </w:r>
      <w:r w:rsidRPr="00E77497">
        <w:rPr>
          <w:rFonts w:ascii="Courier New" w:hAnsi="Courier New"/>
          <w:b/>
        </w:rPr>
        <w:t>Number</w:t>
      </w:r>
      <w:r w:rsidRPr="00E77497">
        <w:t xml:space="preserve"> </w:t>
      </w:r>
      <w:r>
        <w:t>is implemented as an ordinary function object, its [[Construct]] internal method will perform the above steps.</w:t>
      </w:r>
    </w:p>
    <w:p w14:paraId="486A4F76" w14:textId="77777777" w:rsidR="005D7F2D" w:rsidRPr="00E77497" w:rsidRDefault="005D7F2D" w:rsidP="005D7F2D">
      <w:pPr>
        <w:pStyle w:val="30"/>
      </w:pPr>
      <w:bookmarkStart w:id="5168" w:name="_Toc366142057"/>
      <w:r w:rsidRPr="00E77497">
        <w:t>Properties of the Number Constructor</w:t>
      </w:r>
      <w:bookmarkEnd w:id="5168"/>
    </w:p>
    <w:p w14:paraId="31774167" w14:textId="77777777" w:rsidR="005D7F2D" w:rsidRPr="00E77497" w:rsidRDefault="005D7F2D" w:rsidP="005D7F2D">
      <w:r w:rsidRPr="00E77497">
        <w:t xml:space="preserve">The value of the [[Prototype]] internal </w:t>
      </w:r>
      <w:r>
        <w:t xml:space="preserve">data </w:t>
      </w:r>
      <w:r w:rsidRPr="00E77497">
        <w:t>property of the Number constructor is the Function prototype object (</w:t>
      </w:r>
      <w:r>
        <w:fldChar w:fldCharType="begin"/>
      </w:r>
      <w:r>
        <w:instrText xml:space="preserve"> REF _Ref359681817 \r \h </w:instrText>
      </w:r>
      <w:r>
        <w:fldChar w:fldCharType="separate"/>
      </w:r>
      <w:r w:rsidR="00083CEC">
        <w:t>19.2.3</w:t>
      </w:r>
      <w:r>
        <w:fldChar w:fldCharType="end"/>
      </w:r>
      <w:r w:rsidRPr="00E77497">
        <w:t>).</w:t>
      </w:r>
    </w:p>
    <w:p w14:paraId="4714D699" w14:textId="77777777"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p>
    <w:p w14:paraId="05797EAE" w14:textId="77777777" w:rsidR="0079362C" w:rsidRPr="00640BCB" w:rsidRDefault="0079362C" w:rsidP="0079362C">
      <w:pPr>
        <w:pStyle w:val="40"/>
      </w:pPr>
      <w:r w:rsidRPr="00640BCB">
        <w:t>Number.EPSILON</w:t>
      </w:r>
    </w:p>
    <w:p w14:paraId="20FD9D8C" w14:textId="77777777" w:rsidR="0079362C" w:rsidRPr="00640BCB" w:rsidRDefault="0079362C" w:rsidP="0079362C">
      <w:pPr>
        <w:autoSpaceDE w:val="0"/>
        <w:autoSpaceDN w:val="0"/>
        <w:adjustRightInd w:val="0"/>
        <w:spacing w:after="0" w:line="240" w:lineRule="auto"/>
        <w:jc w:val="left"/>
        <w:rPr>
          <w:rFonts w:cs="Arial"/>
        </w:rPr>
      </w:pPr>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p>
    <w:p w14:paraId="3C91D083" w14:textId="77777777" w:rsidR="0079362C" w:rsidRPr="00640BCB" w:rsidRDefault="0079362C" w:rsidP="0079362C">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14:paraId="40F90476" w14:textId="77777777" w:rsidR="0079362C" w:rsidRPr="00640BCB" w:rsidRDefault="0079362C" w:rsidP="0079362C">
      <w:pPr>
        <w:pStyle w:val="40"/>
      </w:pPr>
      <w:r w:rsidRPr="00640BCB">
        <w:t>Number.isFinite (number)</w:t>
      </w:r>
    </w:p>
    <w:p w14:paraId="2C2CF8A9" w14:textId="77777777" w:rsidR="0079362C" w:rsidRPr="00E77497" w:rsidRDefault="0079362C" w:rsidP="0079362C">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p>
    <w:p w14:paraId="544C4469" w14:textId="77777777" w:rsidR="0079362C" w:rsidRPr="001A0D83" w:rsidRDefault="0079362C" w:rsidP="0079362C">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0CE941E5" w14:textId="77777777" w:rsidR="0079362C" w:rsidRPr="001A0D83" w:rsidRDefault="0079362C" w:rsidP="0079362C">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6B91A82F" w14:textId="77777777" w:rsidR="0079362C" w:rsidRPr="001A0D83" w:rsidRDefault="0079362C" w:rsidP="0079362C">
      <w:pPr>
        <w:numPr>
          <w:ilvl w:val="0"/>
          <w:numId w:val="796"/>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14:paraId="4DEE038B" w14:textId="77777777" w:rsidR="0079362C" w:rsidRPr="00640BCB" w:rsidRDefault="0079362C" w:rsidP="0079362C">
      <w:pPr>
        <w:pStyle w:val="40"/>
      </w:pPr>
      <w:r w:rsidRPr="00640BCB">
        <w:t>Number.isInteger (number)</w:t>
      </w:r>
    </w:p>
    <w:p w14:paraId="3F0AB7B3" w14:textId="77777777" w:rsidR="0079362C" w:rsidRPr="00E77497" w:rsidRDefault="0079362C" w:rsidP="0079362C">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p>
    <w:p w14:paraId="19361D74" w14:textId="77777777"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4C14B34C" w14:textId="77777777"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512F4160" w14:textId="77777777"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14:paraId="1CEBE6C1" w14:textId="77777777"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21003CA7" w14:textId="77777777" w:rsidR="0079362C" w:rsidRPr="001A0D83" w:rsidRDefault="0079362C" w:rsidP="0079362C">
      <w:pPr>
        <w:numPr>
          <w:ilvl w:val="0"/>
          <w:numId w:val="797"/>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bCs/>
          <w:spacing w:val="6"/>
          <w:lang w:eastAsia="en-US"/>
        </w:rPr>
        <w:t>true</w:t>
      </w:r>
      <w:r w:rsidRPr="001A0D83">
        <w:rPr>
          <w:rFonts w:ascii="Times New Roman" w:eastAsia="Times New Roman" w:hAnsi="Times New Roman"/>
          <w:spacing w:val="6"/>
          <w:lang w:eastAsia="en-US"/>
        </w:rPr>
        <w:t>.</w:t>
      </w:r>
    </w:p>
    <w:p w14:paraId="21239189" w14:textId="77777777" w:rsidR="0079362C" w:rsidRPr="00640BCB" w:rsidRDefault="0079362C" w:rsidP="0079362C">
      <w:pPr>
        <w:pStyle w:val="40"/>
      </w:pPr>
      <w:r w:rsidRPr="00640BCB">
        <w:t>Number.isNaN (number)</w:t>
      </w:r>
    </w:p>
    <w:p w14:paraId="6C92F774" w14:textId="77777777" w:rsidR="0079362C" w:rsidRPr="00E77497" w:rsidRDefault="0079362C" w:rsidP="0079362C">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p>
    <w:p w14:paraId="5D2C104E" w14:textId="77777777" w:rsidR="0079362C" w:rsidRPr="001A0D83" w:rsidRDefault="0079362C" w:rsidP="0079362C">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7E7A6137" w14:textId="77777777" w:rsidR="0079362C" w:rsidRPr="001A0D83" w:rsidRDefault="0079362C" w:rsidP="0079362C">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14:paraId="37F075DD" w14:textId="77777777" w:rsidR="0079362C" w:rsidRPr="001A0D83" w:rsidRDefault="0079362C" w:rsidP="0079362C">
      <w:pPr>
        <w:numPr>
          <w:ilvl w:val="0"/>
          <w:numId w:val="799"/>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1EE674EE" w14:textId="77777777" w:rsidR="0079362C" w:rsidRDefault="0079362C" w:rsidP="0079362C">
      <w:pPr>
        <w:pStyle w:val="Note"/>
      </w:pPr>
      <w:r>
        <w:t>NOTE</w:t>
      </w:r>
      <w:r>
        <w:tab/>
        <w:t xml:space="preserve">This function differs from the global isNaN function </w:t>
      </w:r>
      <w:r w:rsidR="00B6171B">
        <w:t>(</w:t>
      </w:r>
      <w:r w:rsidR="00B6171B">
        <w:fldChar w:fldCharType="begin"/>
      </w:r>
      <w:r w:rsidR="00B6171B">
        <w:instrText xml:space="preserve"> REF _Ref366140633 \r \h </w:instrText>
      </w:r>
      <w:r w:rsidR="00B6171B">
        <w:fldChar w:fldCharType="separate"/>
      </w:r>
      <w:r w:rsidR="00083CEC">
        <w:t>18.2.3</w:t>
      </w:r>
      <w:r w:rsidR="00B6171B">
        <w:fldChar w:fldCharType="end"/>
      </w:r>
      <w:r w:rsidR="00B6171B">
        <w:t>)</w:t>
      </w:r>
      <w:r>
        <w:t xml:space="preserve"> is that it does not convert its argument to a Number before determining whether it is NaN.</w:t>
      </w:r>
    </w:p>
    <w:p w14:paraId="0A20998B" w14:textId="77777777" w:rsidR="0079362C" w:rsidRPr="00640BCB" w:rsidRDefault="0079362C" w:rsidP="0079362C">
      <w:pPr>
        <w:pStyle w:val="40"/>
      </w:pPr>
      <w:r w:rsidRPr="00640BCB">
        <w:t>Number.is</w:t>
      </w:r>
      <w:r>
        <w:t>Safe</w:t>
      </w:r>
      <w:r w:rsidRPr="00640BCB">
        <w:t>Integer (number)</w:t>
      </w:r>
    </w:p>
    <w:p w14:paraId="1FAF1D20" w14:textId="77777777" w:rsidR="0079362C" w:rsidRPr="00E77497" w:rsidRDefault="0079362C" w:rsidP="0079362C">
      <w:r w:rsidRPr="00E77497">
        <w:t xml:space="preserve">When the </w:t>
      </w:r>
      <w:r>
        <w:rPr>
          <w:rFonts w:ascii="Courier New" w:hAnsi="Courier New"/>
          <w:b/>
        </w:rPr>
        <w:t>Number.isSafeInteger</w:t>
      </w:r>
      <w:r w:rsidRPr="00E77497">
        <w:t xml:space="preserve"> is called with one argument </w:t>
      </w:r>
      <w:r>
        <w:rPr>
          <w:rFonts w:ascii="Times New Roman" w:hAnsi="Times New Roman"/>
          <w:i/>
        </w:rPr>
        <w:t>number</w:t>
      </w:r>
      <w:r w:rsidRPr="00E77497">
        <w:t>, the following steps are taken:</w:t>
      </w:r>
    </w:p>
    <w:p w14:paraId="1BFD0DDF" w14:textId="77777777"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5609F528" w14:textId="77777777"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570EF4DE" w14:textId="77777777"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14:paraId="73D4D3B8" w14:textId="77777777"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46CB2956" w14:textId="77777777" w:rsidR="0079362C" w:rsidRDefault="0079362C" w:rsidP="0079362C">
      <w:pPr>
        <w:numPr>
          <w:ilvl w:val="0"/>
          <w:numId w:val="156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abs(</w:t>
      </w:r>
      <w:r w:rsidRPr="000A7A52">
        <w:rPr>
          <w:rFonts w:ascii="Times New Roman" w:eastAsia="Times New Roman" w:hAnsi="Times New Roman"/>
          <w:i/>
          <w:iCs/>
          <w:spacing w:val="6"/>
          <w:lang w:eastAsia="en-US"/>
        </w:rPr>
        <w:t>integer</w:t>
      </w:r>
      <w:r>
        <w:rPr>
          <w:rFonts w:ascii="Times New Roman" w:eastAsia="Times New Roman" w:hAnsi="Times New Roman"/>
          <w:spacing w:val="6"/>
          <w:lang w:eastAsia="en-US"/>
        </w:rPr>
        <w:t xml:space="preserve">) ≤ </w:t>
      </w:r>
      <w:r w:rsidRPr="000A7A52">
        <w:rPr>
          <w:rFonts w:ascii="Times New Roman" w:eastAsia="Times New Roman" w:hAnsi="Times New Roman"/>
          <w:spacing w:val="6"/>
          <w:lang w:eastAsia="en-US"/>
        </w:rPr>
        <w:t>2</w:t>
      </w:r>
      <w:r w:rsidRPr="000A7A52">
        <w:rPr>
          <w:rFonts w:ascii="Times New Roman" w:eastAsia="Times New Roman" w:hAnsi="Times New Roman"/>
          <w:spacing w:val="6"/>
          <w:vertAlign w:val="superscript"/>
          <w:lang w:eastAsia="en-US"/>
        </w:rPr>
        <w:t>53</w:t>
      </w:r>
      <w:r>
        <w:rPr>
          <w:rFonts w:ascii="Times New Roman" w:eastAsia="Times New Roman" w:hAnsi="Times New Roman"/>
          <w:spacing w:val="6"/>
          <w:lang w:eastAsia="en-US"/>
        </w:rPr>
        <w:t xml:space="preserve">-1, then return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14:paraId="7AFDACDE" w14:textId="77777777" w:rsidR="0079362C" w:rsidRPr="001A0D83" w:rsidRDefault="0079362C" w:rsidP="0079362C">
      <w:pPr>
        <w:numPr>
          <w:ilvl w:val="0"/>
          <w:numId w:val="1564"/>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70DDBEAD" w14:textId="77777777" w:rsidR="0079362C" w:rsidRPr="00640BCB" w:rsidRDefault="0079362C" w:rsidP="0079362C">
      <w:pPr>
        <w:pStyle w:val="40"/>
      </w:pPr>
      <w:r w:rsidRPr="00640BCB">
        <w:t>Number.MAX_</w:t>
      </w:r>
      <w:r>
        <w:t>SAFE_</w:t>
      </w:r>
      <w:r w:rsidRPr="00640BCB">
        <w:t>INTEGER</w:t>
      </w:r>
    </w:p>
    <w:p w14:paraId="05E8E0C5" w14:textId="77777777" w:rsidR="0079362C" w:rsidRPr="00640BCB" w:rsidRDefault="0079362C" w:rsidP="0079362C">
      <w:pPr>
        <w:autoSpaceDE w:val="0"/>
        <w:autoSpaceDN w:val="0"/>
        <w:adjustRightInd w:val="0"/>
        <w:spacing w:after="0" w:line="240" w:lineRule="auto"/>
        <w:jc w:val="left"/>
        <w:rPr>
          <w:rFonts w:cs="Arial"/>
        </w:rPr>
      </w:pPr>
      <w:r>
        <w:rPr>
          <w:rFonts w:cs="Arial"/>
        </w:rPr>
        <w:t>The value of Number.MAX_SAFE_INTEGER</w:t>
      </w:r>
      <w:r w:rsidRPr="00640BCB">
        <w:rPr>
          <w:rFonts w:cs="Arial"/>
        </w:rPr>
        <w:t xml:space="preserve"> is 9007199254740991</w:t>
      </w:r>
      <w:r>
        <w:rPr>
          <w:rFonts w:cs="Arial"/>
        </w:rPr>
        <w:t xml:space="preserve"> (2</w:t>
      </w:r>
      <w:r>
        <w:rPr>
          <w:rFonts w:cs="Arial"/>
          <w:vertAlign w:val="superscript"/>
        </w:rPr>
        <w:t>53</w:t>
      </w:r>
      <w:r>
        <w:rPr>
          <w:rFonts w:cs="Arial"/>
        </w:rPr>
        <w:t>-1)</w:t>
      </w:r>
      <w:r w:rsidRPr="00640BCB">
        <w:rPr>
          <w:rFonts w:cs="Arial"/>
        </w:rPr>
        <w:t xml:space="preserve">. </w:t>
      </w:r>
    </w:p>
    <w:p w14:paraId="5203AB06" w14:textId="77777777" w:rsidR="0079362C" w:rsidRPr="00640BCB" w:rsidRDefault="0079362C" w:rsidP="0079362C">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14:paraId="71C4EDA1" w14:textId="77777777" w:rsidR="005D7F2D" w:rsidRPr="00E77497" w:rsidRDefault="005D7F2D" w:rsidP="005D7F2D">
      <w:pPr>
        <w:pStyle w:val="40"/>
      </w:pPr>
      <w:r w:rsidRPr="00E77497">
        <w:tab/>
        <w:t>Number.MAX_VALUE</w:t>
      </w:r>
    </w:p>
    <w:p w14:paraId="2ADD1B45" w14:textId="77777777" w:rsidR="005D7F2D" w:rsidRPr="006B6D0A" w:rsidRDefault="005D7F2D" w:rsidP="005D7F2D">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7F6C018D" w14:textId="77777777" w:rsidR="005D7F2D" w:rsidRPr="00A67AF2" w:rsidRDefault="005D7F2D" w:rsidP="005D7F2D">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14:paraId="6D84761B" w14:textId="77777777" w:rsidR="0079362C" w:rsidRPr="00B820AB" w:rsidRDefault="0079362C" w:rsidP="0079362C">
      <w:pPr>
        <w:pStyle w:val="40"/>
      </w:pPr>
      <w:r w:rsidRPr="00B820AB">
        <w:t>Number.NaN</w:t>
      </w:r>
    </w:p>
    <w:p w14:paraId="0DB3DBA1" w14:textId="77777777" w:rsidR="0079362C" w:rsidRPr="00E77497" w:rsidRDefault="0079362C" w:rsidP="0079362C">
      <w:r w:rsidRPr="00675B74">
        <w:t xml:space="preserve">The value of </w:t>
      </w:r>
      <w:r w:rsidRPr="00E77497">
        <w:rPr>
          <w:rFonts w:ascii="Courier New" w:hAnsi="Courier New"/>
          <w:b/>
        </w:rPr>
        <w:t>Number.NaN</w:t>
      </w:r>
      <w:r w:rsidRPr="00E77497">
        <w:t xml:space="preserve"> is </w:t>
      </w:r>
      <w:r w:rsidRPr="00E77497">
        <w:rPr>
          <w:b/>
        </w:rPr>
        <w:t>NaN</w:t>
      </w:r>
      <w:r w:rsidRPr="00E77497">
        <w:t>.</w:t>
      </w:r>
    </w:p>
    <w:p w14:paraId="47FD5FAB" w14:textId="77777777" w:rsidR="0079362C" w:rsidRPr="00E77497" w:rsidRDefault="0079362C" w:rsidP="0079362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E4BF517" w14:textId="77777777" w:rsidR="0079362C" w:rsidRPr="00E77497" w:rsidRDefault="0079362C" w:rsidP="0079362C">
      <w:pPr>
        <w:pStyle w:val="40"/>
      </w:pPr>
      <w:r w:rsidRPr="00E77497">
        <w:t>Number.NEGATIVE_INFINITY</w:t>
      </w:r>
    </w:p>
    <w:p w14:paraId="2306689F" w14:textId="77777777" w:rsidR="0079362C" w:rsidRPr="004D1BD1" w:rsidRDefault="0079362C" w:rsidP="0079362C">
      <w:r w:rsidRPr="00E77497">
        <w:t xml:space="preserve">The value of Number.NEGATIVE_INFINITY is </w:t>
      </w:r>
      <w:r w:rsidRPr="004D1BD1">
        <w:sym w:font="Symbol" w:char="F02D"/>
      </w:r>
      <w:r w:rsidRPr="008B7F6F">
        <w:sym w:font="Symbol" w:char="F0A5"/>
      </w:r>
      <w:r w:rsidRPr="004D1BD1">
        <w:t>.</w:t>
      </w:r>
    </w:p>
    <w:p w14:paraId="47E85981" w14:textId="77777777" w:rsidR="0079362C" w:rsidRPr="00A67AF2" w:rsidRDefault="0079362C" w:rsidP="0079362C">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14:paraId="37BE771D" w14:textId="77777777" w:rsidR="0079362C" w:rsidRPr="00640BCB" w:rsidRDefault="0079362C" w:rsidP="0079362C">
      <w:pPr>
        <w:pStyle w:val="40"/>
        <w:rPr>
          <w:ins w:id="5169" w:author="Rev 18 Allen Wirfs-Brock" w:date="2013-09-03T15:35:00Z"/>
        </w:rPr>
      </w:pPr>
      <w:ins w:id="5170" w:author="Rev 18 Allen Wirfs-Brock" w:date="2013-09-03T15:35:00Z">
        <w:r w:rsidRPr="00640BCB">
          <w:t>Number.M</w:t>
        </w:r>
      </w:ins>
      <w:ins w:id="5171" w:author="Rev 18 Allen Wirfs-Brock" w:date="2013-09-03T15:36:00Z">
        <w:r>
          <w:t>IN</w:t>
        </w:r>
      </w:ins>
      <w:ins w:id="5172" w:author="Rev 18 Allen Wirfs-Brock" w:date="2013-09-03T15:35:00Z">
        <w:r w:rsidRPr="00640BCB">
          <w:t>_</w:t>
        </w:r>
        <w:r>
          <w:t>SAFE_</w:t>
        </w:r>
        <w:r w:rsidRPr="00640BCB">
          <w:t>INTEGER</w:t>
        </w:r>
      </w:ins>
    </w:p>
    <w:p w14:paraId="20EC77CB" w14:textId="77777777" w:rsidR="0079362C" w:rsidRPr="00640BCB" w:rsidRDefault="0079362C" w:rsidP="0079362C">
      <w:pPr>
        <w:autoSpaceDE w:val="0"/>
        <w:autoSpaceDN w:val="0"/>
        <w:adjustRightInd w:val="0"/>
        <w:spacing w:after="0" w:line="240" w:lineRule="auto"/>
        <w:jc w:val="left"/>
        <w:rPr>
          <w:ins w:id="5173" w:author="Rev 18 Allen Wirfs-Brock" w:date="2013-09-03T15:35:00Z"/>
          <w:rFonts w:cs="Arial"/>
        </w:rPr>
      </w:pPr>
      <w:ins w:id="5174" w:author="Rev 18 Allen Wirfs-Brock" w:date="2013-09-03T15:35:00Z">
        <w:r>
          <w:rPr>
            <w:rFonts w:cs="Arial"/>
          </w:rPr>
          <w:t>The value of Number.MAX_SAFE_INTEGER</w:t>
        </w:r>
        <w:r w:rsidRPr="00640BCB">
          <w:rPr>
            <w:rFonts w:cs="Arial"/>
          </w:rPr>
          <w:t xml:space="preserve"> is </w:t>
        </w:r>
      </w:ins>
      <w:ins w:id="5175" w:author="Rev 18 Allen Wirfs-Brock" w:date="2013-09-03T15:36:00Z">
        <w:r w:rsidRPr="004D1BD1">
          <w:sym w:font="Symbol" w:char="F02D"/>
        </w:r>
      </w:ins>
      <w:ins w:id="5176" w:author="Rev 18 Allen Wirfs-Brock" w:date="2013-09-03T15:35:00Z">
        <w:r w:rsidRPr="00640BCB">
          <w:rPr>
            <w:rFonts w:cs="Arial"/>
          </w:rPr>
          <w:t>9007199254740991</w:t>
        </w:r>
        <w:r>
          <w:rPr>
            <w:rFonts w:cs="Arial"/>
          </w:rPr>
          <w:t xml:space="preserve"> (</w:t>
        </w:r>
      </w:ins>
      <w:ins w:id="5177" w:author="Rev 18 Allen Wirfs-Brock" w:date="2013-09-03T15:37:00Z">
        <w:r w:rsidRPr="004D1BD1">
          <w:sym w:font="Symbol" w:char="F02D"/>
        </w:r>
        <w:r>
          <w:t>(</w:t>
        </w:r>
      </w:ins>
      <w:ins w:id="5178" w:author="Rev 18 Allen Wirfs-Brock" w:date="2013-09-03T15:35:00Z">
        <w:r>
          <w:rPr>
            <w:rFonts w:cs="Arial"/>
          </w:rPr>
          <w:t>2</w:t>
        </w:r>
        <w:r>
          <w:rPr>
            <w:rFonts w:cs="Arial"/>
            <w:vertAlign w:val="superscript"/>
          </w:rPr>
          <w:t>53</w:t>
        </w:r>
        <w:r>
          <w:rPr>
            <w:rFonts w:cs="Arial"/>
          </w:rPr>
          <w:t>-1</w:t>
        </w:r>
      </w:ins>
      <w:ins w:id="5179" w:author="Rev 18 Allen Wirfs-Brock" w:date="2013-09-03T15:37:00Z">
        <w:r>
          <w:rPr>
            <w:rFonts w:cs="Arial"/>
          </w:rPr>
          <w:t>)</w:t>
        </w:r>
      </w:ins>
      <w:ins w:id="5180" w:author="Rev 18 Allen Wirfs-Brock" w:date="2013-09-03T15:35:00Z">
        <w:r>
          <w:rPr>
            <w:rFonts w:cs="Arial"/>
          </w:rPr>
          <w:t>)</w:t>
        </w:r>
        <w:r w:rsidRPr="00640BCB">
          <w:rPr>
            <w:rFonts w:cs="Arial"/>
          </w:rPr>
          <w:t xml:space="preserve">. </w:t>
        </w:r>
      </w:ins>
    </w:p>
    <w:p w14:paraId="2ABC5B92" w14:textId="77777777" w:rsidR="0079362C" w:rsidRPr="00640BCB" w:rsidRDefault="0079362C" w:rsidP="0079362C">
      <w:pPr>
        <w:rPr>
          <w:ins w:id="5181" w:author="Rev 18 Allen Wirfs-Brock" w:date="2013-09-03T15:35:00Z"/>
          <w:rFonts w:cs="Arial"/>
        </w:rPr>
      </w:pPr>
      <w:ins w:id="5182" w:author="Rev 18 Allen Wirfs-Brock" w:date="2013-09-03T15:35: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1711CC0E" w14:textId="77777777" w:rsidR="005D7F2D" w:rsidRPr="00B820AB" w:rsidRDefault="005D7F2D" w:rsidP="005D7F2D">
      <w:pPr>
        <w:pStyle w:val="40"/>
      </w:pPr>
      <w:r w:rsidRPr="00B820AB">
        <w:t>Number.MIN_VALUE</w:t>
      </w:r>
    </w:p>
    <w:p w14:paraId="20CDEAA9" w14:textId="77777777" w:rsidR="005D7F2D" w:rsidRPr="006B6D0A" w:rsidRDefault="005D7F2D" w:rsidP="005D7F2D">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p>
    <w:p w14:paraId="16B02A5E" w14:textId="77777777" w:rsidR="005D7F2D" w:rsidRDefault="005D7F2D" w:rsidP="005D7F2D">
      <w:r>
        <w:t xml:space="preserve">In the IEEE-764 double precision binary representation, the smallest possible value is a denormalized number. If an implementation does not support denormalized values, the value of </w:t>
      </w:r>
      <w:r w:rsidRPr="00E77497">
        <w:rPr>
          <w:rFonts w:ascii="Courier New" w:hAnsi="Courier New"/>
          <w:b/>
        </w:rPr>
        <w:t>Number.MIN_VALUE</w:t>
      </w:r>
      <w:r>
        <w:t xml:space="preserve"> must be the smallest non-zero positive value that can actually be represented by the implementation. </w:t>
      </w:r>
    </w:p>
    <w:p w14:paraId="7F560ADF" w14:textId="77777777" w:rsidR="005D7F2D" w:rsidRPr="00A67AF2" w:rsidRDefault="005D7F2D" w:rsidP="005D7F2D">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14:paraId="22EC0C18" w14:textId="77777777" w:rsidR="0079362C" w:rsidRPr="00640BCB" w:rsidRDefault="0079362C" w:rsidP="0079362C">
      <w:pPr>
        <w:pStyle w:val="40"/>
      </w:pPr>
      <w:r w:rsidRPr="00640BCB">
        <w:t>Number.parseFloat (string)</w:t>
      </w:r>
    </w:p>
    <w:p w14:paraId="5498AA97" w14:textId="77777777" w:rsidR="0079362C" w:rsidRPr="00640BCB" w:rsidRDefault="0079362C" w:rsidP="0079362C">
      <w:pPr>
        <w:rPr>
          <w:rFonts w:cs="Arial"/>
        </w:rPr>
      </w:pPr>
      <w:r w:rsidRPr="00E77497">
        <w:t xml:space="preserve">The </w:t>
      </w:r>
      <w:r>
        <w:t xml:space="preserve">value of the </w:t>
      </w:r>
      <w:r w:rsidRPr="000139CF">
        <w:rPr>
          <w:rFonts w:ascii="Courier New" w:hAnsi="Courier New" w:cs="Courier New"/>
          <w:b/>
          <w:bCs/>
        </w:rPr>
        <w:t>Number.parse</w:t>
      </w:r>
      <w:r>
        <w:rPr>
          <w:rFonts w:ascii="Courier New" w:hAnsi="Courier New" w:cs="Courier New"/>
          <w:b/>
          <w:bCs/>
        </w:rPr>
        <w:t>Float</w:t>
      </w:r>
      <w:r w:rsidRPr="00E77497">
        <w:t xml:space="preserve"> </w:t>
      </w:r>
      <w:r>
        <w:t xml:space="preserve">data property is the same built-in function object that is the value of the </w:t>
      </w:r>
      <w:r w:rsidRPr="000139CF">
        <w:rPr>
          <w:rFonts w:ascii="Courier New" w:hAnsi="Courier New" w:cs="Courier New"/>
          <w:b/>
          <w:bCs/>
        </w:rPr>
        <w:t>parse</w:t>
      </w:r>
      <w:r>
        <w:rPr>
          <w:rFonts w:ascii="Courier New" w:hAnsi="Courier New" w:cs="Courier New"/>
          <w:b/>
          <w:bCs/>
        </w:rPr>
        <w:t>Float</w:t>
      </w:r>
      <w:r>
        <w:t xml:space="preserve"> property of the global object defined </w:t>
      </w:r>
      <w:r w:rsidR="00B6171B">
        <w:rPr>
          <w:rFonts w:cs="Arial"/>
        </w:rPr>
        <w:t xml:space="preserve">in </w:t>
      </w:r>
      <w:r w:rsidR="00B6171B">
        <w:rPr>
          <w:rFonts w:cs="Arial"/>
        </w:rPr>
        <w:fldChar w:fldCharType="begin"/>
      </w:r>
      <w:r w:rsidR="00B6171B">
        <w:rPr>
          <w:rFonts w:cs="Arial"/>
        </w:rPr>
        <w:instrText xml:space="preserve"> REF _Ref366140679 \r \h </w:instrText>
      </w:r>
      <w:r w:rsidR="00B6171B">
        <w:rPr>
          <w:rFonts w:cs="Arial"/>
        </w:rPr>
      </w:r>
      <w:r w:rsidR="00B6171B">
        <w:rPr>
          <w:rFonts w:cs="Arial"/>
        </w:rPr>
        <w:fldChar w:fldCharType="separate"/>
      </w:r>
      <w:r w:rsidR="00083CEC">
        <w:rPr>
          <w:rFonts w:cs="Arial"/>
        </w:rPr>
        <w:t>18.2.4</w:t>
      </w:r>
      <w:r w:rsidR="00B6171B">
        <w:rPr>
          <w:rFonts w:cs="Arial"/>
        </w:rPr>
        <w:fldChar w:fldCharType="end"/>
      </w:r>
      <w:r w:rsidR="00B6171B">
        <w:rPr>
          <w:rFonts w:cs="Arial"/>
        </w:rPr>
        <w:t>.</w:t>
      </w:r>
    </w:p>
    <w:p w14:paraId="7FD553B2" w14:textId="77777777" w:rsidR="005D7F2D" w:rsidRPr="00640BCB" w:rsidRDefault="005D7F2D" w:rsidP="005D7F2D">
      <w:pPr>
        <w:pStyle w:val="40"/>
      </w:pPr>
      <w:r w:rsidRPr="00640BCB">
        <w:t>Number.parseInt (string, radix)</w:t>
      </w:r>
    </w:p>
    <w:p w14:paraId="35F8C2A2" w14:textId="77777777" w:rsidR="005D7F2D" w:rsidRPr="00640BCB" w:rsidRDefault="005D7F2D" w:rsidP="005D7F2D">
      <w:pPr>
        <w:rPr>
          <w:rFonts w:cs="Arial"/>
        </w:rPr>
      </w:pPr>
      <w:r w:rsidRPr="00E77497">
        <w:t xml:space="preserve">The </w:t>
      </w:r>
      <w:r>
        <w:t xml:space="preserve">value of the </w:t>
      </w:r>
      <w:r w:rsidRPr="000139CF">
        <w:rPr>
          <w:rFonts w:ascii="Courier New" w:hAnsi="Courier New" w:cs="Courier New"/>
          <w:b/>
          <w:bCs/>
        </w:rPr>
        <w:t>Number.parseInt</w:t>
      </w:r>
      <w:r w:rsidRPr="00E77497">
        <w:t xml:space="preserve"> </w:t>
      </w:r>
      <w:r>
        <w:t xml:space="preserve">data property is the same built-in function object that is the value of the </w:t>
      </w:r>
      <w:r w:rsidRPr="000139CF">
        <w:rPr>
          <w:rFonts w:ascii="Courier New" w:hAnsi="Courier New" w:cs="Courier New"/>
          <w:b/>
          <w:bCs/>
        </w:rPr>
        <w:t>parseInt</w:t>
      </w:r>
      <w:r>
        <w:t xml:space="preserve"> property of the global object defined in</w:t>
      </w:r>
      <w:r w:rsidRPr="00640BCB">
        <w:rPr>
          <w:rFonts w:cs="Arial"/>
        </w:rPr>
        <w:t xml:space="preserve"> </w:t>
      </w:r>
      <w:r>
        <w:rPr>
          <w:rFonts w:cs="Arial"/>
        </w:rPr>
        <w:fldChar w:fldCharType="begin"/>
      </w:r>
      <w:r>
        <w:rPr>
          <w:rFonts w:cs="Arial"/>
        </w:rPr>
        <w:instrText xml:space="preserve"> REF _Ref457709041 \r \h </w:instrText>
      </w:r>
      <w:r>
        <w:rPr>
          <w:rFonts w:cs="Arial"/>
        </w:rPr>
      </w:r>
      <w:r>
        <w:rPr>
          <w:rFonts w:cs="Arial"/>
        </w:rPr>
        <w:fldChar w:fldCharType="separate"/>
      </w:r>
      <w:r w:rsidR="00083CEC">
        <w:rPr>
          <w:rFonts w:cs="Arial"/>
        </w:rPr>
        <w:t>18.2.1.2</w:t>
      </w:r>
      <w:r>
        <w:rPr>
          <w:rFonts w:cs="Arial"/>
        </w:rPr>
        <w:fldChar w:fldCharType="end"/>
      </w:r>
      <w:r w:rsidRPr="00640BCB">
        <w:rPr>
          <w:rFonts w:cs="Arial"/>
        </w:rPr>
        <w:t>.</w:t>
      </w:r>
    </w:p>
    <w:p w14:paraId="234F9B24" w14:textId="77777777" w:rsidR="0079362C" w:rsidRPr="00A67AF2" w:rsidRDefault="0079362C" w:rsidP="0079362C">
      <w:pPr>
        <w:pStyle w:val="40"/>
      </w:pPr>
      <w:r w:rsidRPr="00A67AF2">
        <w:t>Number.POSITIVE_INFINITY</w:t>
      </w:r>
    </w:p>
    <w:p w14:paraId="3FFF8932" w14:textId="77777777" w:rsidR="0079362C" w:rsidRPr="004D1BD1" w:rsidRDefault="0079362C" w:rsidP="0079362C">
      <w:r w:rsidRPr="00B820AB">
        <w:t>The value of Number.POSITIVE_INFINITY is +</w:t>
      </w:r>
      <w:r w:rsidRPr="004D1BD1">
        <w:sym w:font="Symbol" w:char="F0A5"/>
      </w:r>
      <w:r w:rsidRPr="004D1BD1">
        <w:t>.</w:t>
      </w:r>
    </w:p>
    <w:p w14:paraId="493F2A31" w14:textId="77777777" w:rsidR="0079362C" w:rsidRPr="00A67AF2" w:rsidRDefault="0079362C" w:rsidP="0079362C">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14:paraId="17426A47" w14:textId="77777777" w:rsidR="0079362C" w:rsidRPr="00E77497" w:rsidRDefault="0079362C" w:rsidP="0079362C">
      <w:pPr>
        <w:pStyle w:val="40"/>
      </w:pPr>
      <w:r w:rsidRPr="00E77497">
        <w:t>Number.prototype</w:t>
      </w:r>
    </w:p>
    <w:p w14:paraId="69F3DC6A" w14:textId="77777777" w:rsidR="0079362C" w:rsidRPr="00E77497" w:rsidRDefault="0079362C" w:rsidP="0079362C">
      <w:r w:rsidRPr="00E77497">
        <w:t xml:space="preserve">The initial value of </w:t>
      </w:r>
      <w:r w:rsidRPr="00E77497">
        <w:rPr>
          <w:rFonts w:ascii="Courier New" w:hAnsi="Courier New"/>
          <w:b/>
        </w:rPr>
        <w:t>Number.prototype</w:t>
      </w:r>
      <w:r w:rsidRPr="00E77497">
        <w:t xml:space="preserve"> is the Number prototype object (</w:t>
      </w:r>
      <w:r w:rsidR="008E26B6">
        <w:fldChar w:fldCharType="begin"/>
      </w:r>
      <w:r w:rsidR="008E26B6">
        <w:instrText xml:space="preserve"> REF _Ref366088158 \r \h </w:instrText>
      </w:r>
      <w:r w:rsidR="008E26B6">
        <w:fldChar w:fldCharType="separate"/>
      </w:r>
      <w:r w:rsidR="00083CEC">
        <w:t>20.1.3</w:t>
      </w:r>
      <w:r w:rsidR="008E26B6">
        <w:fldChar w:fldCharType="end"/>
      </w:r>
      <w:r w:rsidRPr="00E77497">
        <w:t>).</w:t>
      </w:r>
    </w:p>
    <w:p w14:paraId="4B5BB84E" w14:textId="77777777" w:rsidR="0079362C" w:rsidRPr="00E77497" w:rsidRDefault="0079362C" w:rsidP="0079362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8BA7476" w14:textId="77777777" w:rsidR="005D7F2D" w:rsidRPr="00A67AF2" w:rsidRDefault="005D7F2D" w:rsidP="005D7F2D">
      <w:pPr>
        <w:pStyle w:val="40"/>
      </w:pPr>
      <w:r>
        <w:t>Number[ @@create ]</w:t>
      </w:r>
      <w:r w:rsidRPr="00A67AF2">
        <w:t xml:space="preserve"> (</w:t>
      </w:r>
      <w:r>
        <w:t xml:space="preserve"> </w:t>
      </w:r>
      <w:r w:rsidRPr="00A67AF2">
        <w:t>)</w:t>
      </w:r>
    </w:p>
    <w:p w14:paraId="44128A77" w14:textId="77777777"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1656C888" w14:textId="77777777" w:rsidR="005D7F2D" w:rsidRDefault="005D7F2D" w:rsidP="005D7F2D">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1A57BFF5" w14:textId="77777777" w:rsidR="005D7F2D" w:rsidRPr="00E77497" w:rsidRDefault="005D7F2D" w:rsidP="005D7F2D">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Number</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sz w:val="18"/>
        </w:rPr>
        <w:t>Number</w:t>
      </w:r>
      <w:r w:rsidRPr="0054023E">
        <w:rPr>
          <w:rFonts w:ascii="Times New Roman" w:hAnsi="Times New Roman"/>
          <w:sz w:val="18"/>
        </w:rPr>
        <w:t>Data]])</w:t>
      </w:r>
      <w:r>
        <w:rPr>
          <w:rFonts w:ascii="Times New Roman" w:hAnsi="Times New Roman"/>
          <w:iCs/>
        </w:rPr>
        <w:t>)</w:t>
      </w:r>
      <w:r w:rsidRPr="00E77497">
        <w:rPr>
          <w:rFonts w:ascii="Times New Roman" w:hAnsi="Times New Roman"/>
        </w:rPr>
        <w:t>.</w:t>
      </w:r>
    </w:p>
    <w:p w14:paraId="336BD679" w14:textId="77777777" w:rsidR="005D7F2D" w:rsidRPr="00E77497" w:rsidRDefault="005D7F2D" w:rsidP="005D7F2D">
      <w:pPr>
        <w:numPr>
          <w:ilvl w:val="0"/>
          <w:numId w:val="132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4B0FA9D6" w14:textId="77777777" w:rsidR="005D7F2D" w:rsidRDefault="005D7F2D" w:rsidP="005D7F2D">
      <w:r w:rsidRPr="00E77497">
        <w:t xml:space="preserve">This property has the attributes { [[Writable]]: </w:t>
      </w:r>
      <w:r w:rsidRPr="00197BED">
        <w:rPr>
          <w:rFonts w:ascii="Times New Roman" w:hAnsi="Times New Roman"/>
          <w:b/>
        </w:rPr>
        <w:t>false</w:t>
      </w:r>
      <w:r w:rsidRPr="00E77497">
        <w:t xml:space="preserve">, [[Enumerable]]: </w:t>
      </w:r>
      <w:r w:rsidRPr="00197BED">
        <w:rPr>
          <w:rFonts w:ascii="Times New Roman" w:hAnsi="Times New Roman"/>
          <w:b/>
        </w:rPr>
        <w:t>false</w:t>
      </w:r>
      <w:r w:rsidRPr="00E77497">
        <w:t xml:space="preserve">, [[Configurable]]: </w:t>
      </w:r>
      <w:r w:rsidRPr="00197BED">
        <w:rPr>
          <w:rFonts w:ascii="Times New Roman" w:hAnsi="Times New Roman"/>
          <w:b/>
        </w:rPr>
        <w:t>true</w:t>
      </w:r>
      <w:r w:rsidRPr="00E77497">
        <w:t xml:space="preserve"> }.</w:t>
      </w:r>
    </w:p>
    <w:p w14:paraId="32F35454" w14:textId="77777777" w:rsidR="005D7F2D" w:rsidRPr="00E77497" w:rsidRDefault="005D7F2D" w:rsidP="005D7F2D">
      <w:pPr>
        <w:pStyle w:val="Note"/>
      </w:pPr>
      <w:r>
        <w:t>NOTE</w:t>
      </w:r>
      <w:r>
        <w:tab/>
        <w:t xml:space="preserve">[[NumberData]] is initially assigned the value </w:t>
      </w:r>
      <w:r w:rsidRPr="004E623C">
        <w:rPr>
          <w:rFonts w:ascii="Times New Roman" w:hAnsi="Times New Roman"/>
          <w:b/>
          <w:bCs/>
        </w:rPr>
        <w:t>undefined</w:t>
      </w:r>
      <w:r>
        <w:t xml:space="preserve"> as a flag to indicate that the instance has not yet been initialised by the Number constructor. This flag value is never directly exposed to ECMAScript code; hence implementation may choose to encode the flag in some other manner. </w:t>
      </w:r>
    </w:p>
    <w:p w14:paraId="3BF6EF56" w14:textId="77777777" w:rsidR="005D7F2D" w:rsidRPr="00A67AF2" w:rsidRDefault="005D7F2D" w:rsidP="005D7F2D">
      <w:pPr>
        <w:pStyle w:val="30"/>
      </w:pPr>
      <w:bookmarkStart w:id="5183" w:name="_Ref366088158"/>
      <w:bookmarkStart w:id="5184" w:name="_Ref366136620"/>
      <w:bookmarkStart w:id="5185" w:name="_Toc366142058"/>
      <w:r w:rsidRPr="00A67AF2">
        <w:t>Properties of the Number Prototype Object</w:t>
      </w:r>
      <w:bookmarkEnd w:id="5183"/>
      <w:bookmarkEnd w:id="5184"/>
      <w:bookmarkEnd w:id="5185"/>
    </w:p>
    <w:p w14:paraId="0B488166" w14:textId="77777777" w:rsidR="005D7F2D" w:rsidRPr="00E77497" w:rsidRDefault="005D7F2D" w:rsidP="005D7F2D">
      <w:r w:rsidRPr="00A67AF2">
        <w:t xml:space="preserve">The Number prototype object is </w:t>
      </w:r>
      <w:r>
        <w:t>an ordinary</w:t>
      </w:r>
      <w:r w:rsidRPr="00A67AF2">
        <w:t xml:space="preserve"> object</w:t>
      </w:r>
      <w:r>
        <w:t>.</w:t>
      </w:r>
      <w:r w:rsidRPr="00A67AF2">
        <w:t xml:space="preserve"> </w:t>
      </w:r>
      <w:r>
        <w:t>It is not a Number instance and does not have</w:t>
      </w:r>
      <w:r w:rsidRPr="00E77497">
        <w:t xml:space="preserve"> a [[</w:t>
      </w:r>
      <w:r>
        <w:t>NumberData</w:t>
      </w:r>
      <w:r w:rsidRPr="00E77497">
        <w:t xml:space="preserve">]] internal </w:t>
      </w:r>
      <w:r>
        <w:t xml:space="preserve">data </w:t>
      </w:r>
      <w:r w:rsidRPr="00E77497">
        <w:t>property.</w:t>
      </w:r>
    </w:p>
    <w:p w14:paraId="7798E0A5" w14:textId="77777777" w:rsidR="005D7F2D" w:rsidRPr="00E77497" w:rsidRDefault="005D7F2D" w:rsidP="005D7F2D">
      <w:r w:rsidRPr="00E77497">
        <w:t xml:space="preserve">The value of the [[Prototype]] internal </w:t>
      </w:r>
      <w:r>
        <w:t xml:space="preserve">data </w:t>
      </w:r>
      <w:r w:rsidRPr="00E77497">
        <w:t>property of the Number prototype object is the standard built-in Object prototype object (</w:t>
      </w:r>
      <w:r w:rsidR="003A1B18">
        <w:fldChar w:fldCharType="begin"/>
      </w:r>
      <w:r w:rsidR="003A1B18">
        <w:instrText xml:space="preserve"> REF _Ref360007187 \r \h </w:instrText>
      </w:r>
      <w:r w:rsidR="003A1B18">
        <w:fldChar w:fldCharType="separate"/>
      </w:r>
      <w:r w:rsidR="00083CEC">
        <w:t>19.1.4</w:t>
      </w:r>
      <w:r w:rsidR="003A1B18">
        <w:fldChar w:fldCharType="end"/>
      </w:r>
      <w:r w:rsidRPr="00E77497">
        <w:t>).</w:t>
      </w:r>
    </w:p>
    <w:p w14:paraId="3EEF1BCB" w14:textId="77777777" w:rsidR="005D7F2D" w:rsidRPr="00E77497" w:rsidRDefault="005D7F2D" w:rsidP="005D7F2D">
      <w:r w:rsidRPr="00E77497">
        <w:t xml:space="preserve">Unless explicitly stated otherwise, the methods of the Number prototype object defined below are not generic and the </w:t>
      </w:r>
      <w:r w:rsidRPr="00E74C84">
        <w:rPr>
          <w:b/>
          <w:bCs/>
        </w:rPr>
        <w:t>this</w:t>
      </w:r>
      <w:r w:rsidRPr="00E77497">
        <w:t xml:space="preserve"> value passed to them must be either a Number value or an object that has a [[</w:t>
      </w:r>
      <w:r>
        <w:t>NumberData</w:t>
      </w:r>
      <w:r w:rsidRPr="00E77497">
        <w:t xml:space="preserve">]] internal </w:t>
      </w:r>
      <w:r>
        <w:t xml:space="preserve">data </w:t>
      </w:r>
      <w:r w:rsidRPr="00E77497">
        <w:t>property</w:t>
      </w:r>
      <w:r>
        <w:t xml:space="preserve"> that has been initialised to a Number value</w:t>
      </w:r>
      <w:r w:rsidRPr="00E77497">
        <w:t>.</w:t>
      </w:r>
    </w:p>
    <w:p w14:paraId="760A0C57" w14:textId="77777777" w:rsidR="005D7F2D" w:rsidRDefault="005D7F2D" w:rsidP="005D7F2D">
      <w:r>
        <w:t xml:space="preserve">The abstract operation </w:t>
      </w:r>
      <w:r w:rsidRPr="00B10EE5">
        <w:rPr>
          <w:rFonts w:ascii="Times New Roman" w:hAnsi="Times New Roman"/>
        </w:rPr>
        <w:t>thisNumberValue(</w:t>
      </w:r>
      <w:r w:rsidRPr="00B10EE5">
        <w:rPr>
          <w:rFonts w:ascii="Times New Roman" w:hAnsi="Times New Roman"/>
          <w:i/>
          <w:iCs/>
        </w:rPr>
        <w:t>value</w:t>
      </w:r>
      <w:r w:rsidRPr="00B10EE5">
        <w:rPr>
          <w:rFonts w:ascii="Times New Roman" w:hAnsi="Times New Roman"/>
        </w:rPr>
        <w:t>)</w:t>
      </w:r>
      <w:r>
        <w:t xml:space="preserve"> performs the following steps:</w:t>
      </w:r>
    </w:p>
    <w:p w14:paraId="7A885E63" w14:textId="77777777" w:rsidR="005D7F2D" w:rsidRPr="00E77497" w:rsidRDefault="005D7F2D" w:rsidP="005D7F2D">
      <w:pPr>
        <w:pStyle w:val="Alg4"/>
        <w:numPr>
          <w:ilvl w:val="0"/>
          <w:numId w:val="1327"/>
        </w:numPr>
      </w:pPr>
      <w:r>
        <w:t>If Type(</w:t>
      </w:r>
      <w:r w:rsidRPr="00A316EF">
        <w:rPr>
          <w:i/>
          <w:iCs/>
        </w:rPr>
        <w:t>value</w:t>
      </w:r>
      <w:r>
        <w:t xml:space="preserve">) is Number, return </w:t>
      </w:r>
      <w:r>
        <w:rPr>
          <w:i/>
          <w:iCs/>
        </w:rPr>
        <w:t>value</w:t>
      </w:r>
      <w:r w:rsidRPr="00E77497">
        <w:t>.</w:t>
      </w:r>
    </w:p>
    <w:p w14:paraId="5C99F4AC" w14:textId="77777777" w:rsidR="005D7F2D" w:rsidRPr="00E77497" w:rsidRDefault="005D7F2D" w:rsidP="005D7F2D">
      <w:pPr>
        <w:pStyle w:val="Alg4"/>
        <w:numPr>
          <w:ilvl w:val="0"/>
          <w:numId w:val="1327"/>
        </w:numPr>
      </w:pPr>
      <w:r>
        <w:t>If Type(</w:t>
      </w:r>
      <w:r>
        <w:rPr>
          <w:i/>
          <w:iCs/>
        </w:rPr>
        <w:t>value)</w:t>
      </w:r>
      <w:r>
        <w:t xml:space="preserve"> is Object and </w:t>
      </w:r>
      <w:r>
        <w:rPr>
          <w:i/>
          <w:iCs/>
        </w:rPr>
        <w:t>value</w:t>
      </w:r>
      <w:r>
        <w:t xml:space="preserve"> has a [[NumberData]] internal data property, then</w:t>
      </w:r>
    </w:p>
    <w:p w14:paraId="194C5C4E" w14:textId="77777777" w:rsidR="005D7F2D" w:rsidRDefault="005D7F2D" w:rsidP="005D7F2D">
      <w:pPr>
        <w:pStyle w:val="Alg4"/>
        <w:numPr>
          <w:ilvl w:val="1"/>
          <w:numId w:val="1327"/>
        </w:numPr>
      </w:pPr>
      <w:r>
        <w:t xml:space="preserve">Let </w:t>
      </w:r>
      <w:r>
        <w:rPr>
          <w:i/>
          <w:iCs/>
        </w:rPr>
        <w:t>n</w:t>
      </w:r>
      <w:r>
        <w:t xml:space="preserve"> be the value of </w:t>
      </w:r>
      <w:r>
        <w:rPr>
          <w:i/>
          <w:iCs/>
        </w:rPr>
        <w:t>value’s</w:t>
      </w:r>
      <w:r>
        <w:t xml:space="preserve"> [[NumberData]] internal data property.</w:t>
      </w:r>
    </w:p>
    <w:p w14:paraId="217DCC71" w14:textId="77777777" w:rsidR="005D7F2D" w:rsidRDefault="005D7F2D" w:rsidP="005D7F2D">
      <w:pPr>
        <w:pStyle w:val="Alg4"/>
        <w:numPr>
          <w:ilvl w:val="1"/>
          <w:numId w:val="1327"/>
        </w:numPr>
      </w:pPr>
      <w:r>
        <w:t xml:space="preserve">If </w:t>
      </w:r>
      <w:r>
        <w:rPr>
          <w:i/>
          <w:iCs/>
        </w:rPr>
        <w:t>n</w:t>
      </w:r>
      <w:r>
        <w:t xml:space="preserve"> is not </w:t>
      </w:r>
      <w:r>
        <w:rPr>
          <w:b/>
          <w:bCs/>
        </w:rPr>
        <w:t>undefined</w:t>
      </w:r>
      <w:r>
        <w:t xml:space="preserve">, then return </w:t>
      </w:r>
      <w:r w:rsidRPr="004A18C2">
        <w:rPr>
          <w:i/>
          <w:iCs/>
        </w:rPr>
        <w:t>n</w:t>
      </w:r>
      <w:r>
        <w:t>.</w:t>
      </w:r>
    </w:p>
    <w:p w14:paraId="7218D60D" w14:textId="77777777" w:rsidR="005D7F2D" w:rsidRPr="00B07A13" w:rsidRDefault="005D7F2D" w:rsidP="005D7F2D">
      <w:pPr>
        <w:numPr>
          <w:ilvl w:val="0"/>
          <w:numId w:val="132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14:paraId="3DD8AA1B" w14:textId="77777777" w:rsidR="005D7F2D" w:rsidRPr="00E77497" w:rsidRDefault="005D7F2D" w:rsidP="005D7F2D">
      <w:r>
        <w:t>T</w:t>
      </w:r>
      <w:r w:rsidRPr="00E77497">
        <w:t xml:space="preserve">he phrase “this Number value” </w:t>
      </w:r>
      <w:r>
        <w:t xml:space="preserve">within the specification of a method refers to the result returned  by calling the abstract operation </w:t>
      </w:r>
      <w:r w:rsidRPr="00B10EE5">
        <w:rPr>
          <w:rFonts w:ascii="Times New Roman" w:hAnsi="Times New Roman"/>
        </w:rPr>
        <w:t>thisNumberValue</w:t>
      </w:r>
      <w:r>
        <w:t xml:space="preserve"> with the </w:t>
      </w:r>
      <w:r w:rsidRPr="00B07A13">
        <w:rPr>
          <w:b/>
          <w:bCs/>
        </w:rPr>
        <w:t>this</w:t>
      </w:r>
      <w:r>
        <w:t xml:space="preserve"> value of the method invocation passed as the argument.</w:t>
      </w:r>
      <w:r w:rsidRPr="00E77497">
        <w:t xml:space="preserve"> </w:t>
      </w:r>
    </w:p>
    <w:p w14:paraId="3C02B18A" w14:textId="77777777" w:rsidR="00CB7FF5" w:rsidRPr="00640BCB" w:rsidRDefault="00CB7FF5" w:rsidP="00CB7FF5">
      <w:pPr>
        <w:pStyle w:val="40"/>
      </w:pPr>
      <w:r w:rsidRPr="00640BCB">
        <w:t>Number.</w:t>
      </w:r>
      <w:r>
        <w:t>prototype.</w:t>
      </w:r>
      <w:commentRangeStart w:id="5186"/>
      <w:r>
        <w:t>clz</w:t>
      </w:r>
      <w:r w:rsidRPr="00640BCB">
        <w:t xml:space="preserve"> </w:t>
      </w:r>
      <w:commentRangeEnd w:id="5186"/>
      <w:r>
        <w:rPr>
          <w:rStyle w:val="af6"/>
        </w:rPr>
        <w:commentReference w:id="5186"/>
      </w:r>
      <w:r w:rsidRPr="00640BCB">
        <w:t>()</w:t>
      </w:r>
    </w:p>
    <w:p w14:paraId="4E61CBE8" w14:textId="77777777" w:rsidR="00CB7FF5" w:rsidRPr="00E77497" w:rsidRDefault="00CB7FF5" w:rsidP="00CB7FF5">
      <w:r w:rsidRPr="00E77497">
        <w:t xml:space="preserve">When </w:t>
      </w:r>
      <w:r>
        <w:rPr>
          <w:rFonts w:ascii="Courier New" w:hAnsi="Courier New"/>
          <w:b/>
        </w:rPr>
        <w:t>Number.prototype.clz</w:t>
      </w:r>
      <w:r w:rsidRPr="00E77497">
        <w:t xml:space="preserve"> is called with one argument </w:t>
      </w:r>
      <w:r>
        <w:rPr>
          <w:rFonts w:ascii="Times New Roman" w:hAnsi="Times New Roman"/>
          <w:i/>
        </w:rPr>
        <w:t>number</w:t>
      </w:r>
      <w:r w:rsidRPr="00E77497">
        <w:t>, the following steps are taken:</w:t>
      </w:r>
    </w:p>
    <w:p w14:paraId="18D855C8" w14:textId="77777777" w:rsidR="00CB7FF5" w:rsidRPr="00E77497" w:rsidRDefault="00CB7FF5" w:rsidP="00CB7FF5">
      <w:pPr>
        <w:pStyle w:val="Alg4"/>
        <w:numPr>
          <w:ilvl w:val="0"/>
          <w:numId w:val="1458"/>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3E5F8C9C" w14:textId="77777777" w:rsidR="00CB7FF5" w:rsidRPr="00E77497" w:rsidRDefault="00CB7FF5" w:rsidP="00CB7FF5">
      <w:pPr>
        <w:pStyle w:val="Alg4"/>
        <w:numPr>
          <w:ilvl w:val="0"/>
          <w:numId w:val="1458"/>
        </w:numPr>
      </w:pPr>
      <w:r w:rsidRPr="00E77497">
        <w:t xml:space="preserve">Let </w:t>
      </w:r>
      <w:r>
        <w:rPr>
          <w:i/>
        </w:rPr>
        <w:t>n</w:t>
      </w:r>
      <w:r w:rsidRPr="00E77497">
        <w:t xml:space="preserve"> be To</w:t>
      </w:r>
      <w:commentRangeStart w:id="5187"/>
      <w:r>
        <w:t>U</w:t>
      </w:r>
      <w:commentRangeEnd w:id="5187"/>
      <w:r>
        <w:rPr>
          <w:rStyle w:val="af6"/>
          <w:rFonts w:ascii="Arial" w:eastAsia="MS Mincho" w:hAnsi="Arial"/>
          <w:spacing w:val="0"/>
          <w:lang w:eastAsia="ja-JP"/>
        </w:rPr>
        <w:commentReference w:id="5187"/>
      </w:r>
      <w:r>
        <w:t>int32</w:t>
      </w:r>
      <w:r w:rsidRPr="00E77497">
        <w:t>(</w:t>
      </w:r>
      <w:r>
        <w:rPr>
          <w:i/>
        </w:rPr>
        <w:t>x</w:t>
      </w:r>
      <w:r w:rsidRPr="00E77497">
        <w:t>).</w:t>
      </w:r>
    </w:p>
    <w:p w14:paraId="72A203ED" w14:textId="77777777" w:rsidR="00CB7FF5" w:rsidRDefault="00CB7FF5" w:rsidP="00CB7FF5">
      <w:pPr>
        <w:pStyle w:val="Alg4"/>
        <w:numPr>
          <w:ilvl w:val="0"/>
          <w:numId w:val="1458"/>
        </w:numPr>
      </w:pPr>
      <w:r>
        <w:t>ReturnIfAbrupt(</w:t>
      </w:r>
      <w:r>
        <w:rPr>
          <w:i/>
        </w:rPr>
        <w:t>n</w:t>
      </w:r>
      <w:r>
        <w:t>).</w:t>
      </w:r>
    </w:p>
    <w:p w14:paraId="4C7D9156" w14:textId="77777777" w:rsidR="00CB7FF5" w:rsidRPr="00E77497" w:rsidRDefault="00CB7FF5" w:rsidP="00CB7FF5">
      <w:pPr>
        <w:pStyle w:val="Alg4"/>
        <w:numPr>
          <w:ilvl w:val="0"/>
          <w:numId w:val="1458"/>
        </w:numPr>
      </w:pPr>
      <w:r>
        <w:t xml:space="preserve">Let </w:t>
      </w:r>
      <w:r w:rsidRPr="00E81152">
        <w:rPr>
          <w:i/>
        </w:rPr>
        <w:t>p</w:t>
      </w:r>
      <w:r>
        <w:t xml:space="preserve"> be the number of leading zero bits in the 32-bit binary representation of </w:t>
      </w:r>
      <w:r w:rsidRPr="00E81152">
        <w:rPr>
          <w:i/>
        </w:rPr>
        <w:t>n</w:t>
      </w:r>
      <w:r>
        <w:t>.</w:t>
      </w:r>
    </w:p>
    <w:p w14:paraId="083D5C00" w14:textId="77777777" w:rsidR="00CB7FF5" w:rsidRPr="001A0D83" w:rsidRDefault="00CB7FF5" w:rsidP="00CB7FF5">
      <w:pPr>
        <w:numPr>
          <w:ilvl w:val="0"/>
          <w:numId w:val="145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p>
    <w:p w14:paraId="34FF119D" w14:textId="77777777" w:rsidR="00CB7FF5" w:rsidRPr="00640BCB" w:rsidRDefault="00CB7FF5" w:rsidP="00CB7FF5">
      <w:pPr>
        <w:pStyle w:val="Note"/>
      </w:pPr>
      <w:r>
        <w:t xml:space="preserve">NOTE If </w:t>
      </w:r>
      <w:r w:rsidRPr="00E81152">
        <w:rPr>
          <w:rFonts w:ascii="Times New Roman" w:hAnsi="Times New Roman"/>
          <w:i/>
        </w:rPr>
        <w:t>n</w:t>
      </w:r>
      <w:r>
        <w:t xml:space="preserve"> is 0, </w:t>
      </w:r>
      <w:r w:rsidRPr="00E81152">
        <w:rPr>
          <w:rFonts w:ascii="Times New Roman" w:hAnsi="Times New Roman"/>
          <w:i/>
        </w:rPr>
        <w:t>p</w:t>
      </w:r>
      <w:r>
        <w:t xml:space="preserve"> will be 32.  If the most significant bit of the 32-bit binary encoding of </w:t>
      </w:r>
      <w:r w:rsidRPr="00E81152">
        <w:rPr>
          <w:rFonts w:ascii="Times New Roman" w:hAnsi="Times New Roman"/>
          <w:i/>
        </w:rPr>
        <w:t>n</w:t>
      </w:r>
      <w:r>
        <w:t xml:space="preserve"> is 1, </w:t>
      </w:r>
      <w:r w:rsidRPr="00E81152">
        <w:rPr>
          <w:rFonts w:ascii="Times New Roman" w:hAnsi="Times New Roman"/>
          <w:i/>
        </w:rPr>
        <w:t>p</w:t>
      </w:r>
      <w:r>
        <w:t xml:space="preserve"> will be 0.</w:t>
      </w:r>
    </w:p>
    <w:p w14:paraId="385394EB" w14:textId="77777777" w:rsidR="005D7F2D" w:rsidRPr="00E77497" w:rsidRDefault="005D7F2D" w:rsidP="005D7F2D">
      <w:pPr>
        <w:pStyle w:val="40"/>
      </w:pPr>
      <w:r w:rsidRPr="00E77497">
        <w:t>Number.prototype.constructor</w:t>
      </w:r>
    </w:p>
    <w:p w14:paraId="7984CFE3" w14:textId="77777777" w:rsidR="005D7F2D" w:rsidRPr="00E77497" w:rsidRDefault="005D7F2D" w:rsidP="005D7F2D">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p>
    <w:p w14:paraId="77283378" w14:textId="77777777" w:rsidR="00CB7FF5" w:rsidRPr="00E77497" w:rsidRDefault="00CB7FF5" w:rsidP="00CB7FF5">
      <w:pPr>
        <w:pStyle w:val="40"/>
      </w:pPr>
      <w:r w:rsidRPr="00E77497">
        <w:t>Number.prototype.toExponential (fractionDigits)</w:t>
      </w:r>
    </w:p>
    <w:p w14:paraId="5C4B741C" w14:textId="77777777" w:rsidR="00CB7FF5" w:rsidRPr="00E77497" w:rsidRDefault="00CB7FF5" w:rsidP="00CB7FF5">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55B23734" w14:textId="77777777" w:rsidR="00CB7FF5" w:rsidRPr="00E77497" w:rsidRDefault="00CB7FF5" w:rsidP="00CB7FF5">
      <w:pPr>
        <w:pStyle w:val="Alg4"/>
        <w:numPr>
          <w:ilvl w:val="0"/>
          <w:numId w:val="240"/>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30FCA859" w14:textId="77777777" w:rsidR="00CB7FF5" w:rsidRDefault="00CB7FF5" w:rsidP="00CB7FF5">
      <w:pPr>
        <w:pStyle w:val="Alg4"/>
        <w:numPr>
          <w:ilvl w:val="0"/>
          <w:numId w:val="240"/>
        </w:numPr>
      </w:pPr>
      <w:r>
        <w:t>ReturnIfAbrupt(</w:t>
      </w:r>
      <w:r>
        <w:rPr>
          <w:i/>
        </w:rPr>
        <w:t>x</w:t>
      </w:r>
      <w:r>
        <w:t>).</w:t>
      </w:r>
    </w:p>
    <w:p w14:paraId="67D32BBB" w14:textId="77777777" w:rsidR="00CB7FF5" w:rsidRPr="00E77497" w:rsidRDefault="00CB7FF5" w:rsidP="00CB7FF5">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14:paraId="2B419720" w14:textId="77777777" w:rsidR="00CB7FF5" w:rsidRDefault="00CB7FF5" w:rsidP="00CB7FF5">
      <w:pPr>
        <w:pStyle w:val="Alg4"/>
        <w:numPr>
          <w:ilvl w:val="0"/>
          <w:numId w:val="240"/>
        </w:numPr>
      </w:pPr>
      <w:r>
        <w:t xml:space="preserve">Assert: </w:t>
      </w:r>
      <w:r>
        <w:rPr>
          <w:i/>
          <w:iCs/>
        </w:rPr>
        <w:t>f</w:t>
      </w:r>
      <w:r>
        <w:t xml:space="preserve"> is 0,</w:t>
      </w:r>
      <w:r w:rsidRPr="00713BD0">
        <w:t xml:space="preserve"> </w:t>
      </w:r>
      <w:r>
        <w:t xml:space="preserve">when </w:t>
      </w:r>
      <w:r>
        <w:rPr>
          <w:i/>
          <w:iCs/>
        </w:rPr>
        <w:t>fractionDigits</w:t>
      </w:r>
      <w:r>
        <w:t xml:space="preserve"> is </w:t>
      </w:r>
      <w:r>
        <w:rPr>
          <w:b/>
          <w:bCs/>
        </w:rPr>
        <w:t>undefined</w:t>
      </w:r>
      <w:r>
        <w:t>.</w:t>
      </w:r>
    </w:p>
    <w:p w14:paraId="0E4F7993" w14:textId="77777777" w:rsidR="00CB7FF5" w:rsidRDefault="00CB7FF5" w:rsidP="00CB7FF5">
      <w:pPr>
        <w:pStyle w:val="Alg4"/>
        <w:numPr>
          <w:ilvl w:val="0"/>
          <w:numId w:val="240"/>
        </w:numPr>
      </w:pPr>
      <w:r>
        <w:t>ReturnIfAbrupt(</w:t>
      </w:r>
      <w:r>
        <w:rPr>
          <w:i/>
        </w:rPr>
        <w:t>f</w:t>
      </w:r>
      <w:r>
        <w:t>).</w:t>
      </w:r>
    </w:p>
    <w:p w14:paraId="19F7B2CE" w14:textId="77777777" w:rsidR="00CB7FF5" w:rsidRPr="00E77497" w:rsidRDefault="00CB7FF5" w:rsidP="00CB7FF5">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4E93375E" w14:textId="77777777" w:rsidR="00CB7FF5" w:rsidRPr="00E77497" w:rsidRDefault="00CB7FF5" w:rsidP="00CB7FF5">
      <w:pPr>
        <w:pStyle w:val="Alg4"/>
        <w:numPr>
          <w:ilvl w:val="0"/>
          <w:numId w:val="240"/>
        </w:numPr>
      </w:pPr>
      <w:r w:rsidRPr="00E77497">
        <w:t xml:space="preserve">Let </w:t>
      </w:r>
      <w:r w:rsidRPr="00E77497">
        <w:rPr>
          <w:i/>
        </w:rPr>
        <w:t>s</w:t>
      </w:r>
      <w:r w:rsidRPr="00E77497">
        <w:t xml:space="preserve"> be the empty String.</w:t>
      </w:r>
    </w:p>
    <w:p w14:paraId="00BFE346" w14:textId="77777777" w:rsidR="00CB7FF5" w:rsidRPr="00E77497" w:rsidRDefault="00CB7FF5" w:rsidP="00CB7FF5">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14:paraId="5C7EAAE7" w14:textId="77777777" w:rsidR="00CB7FF5" w:rsidRPr="00E77497" w:rsidRDefault="00CB7FF5" w:rsidP="00CB7FF5">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026F3BC9" w14:textId="77777777" w:rsidR="00CB7FF5" w:rsidRPr="00E77497" w:rsidRDefault="00CB7FF5" w:rsidP="00CB7FF5">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14:paraId="00554120" w14:textId="77777777" w:rsidR="00CB7FF5" w:rsidRPr="006B6D0A" w:rsidRDefault="00CB7FF5" w:rsidP="00CB7FF5">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14:paraId="61B01775" w14:textId="77777777" w:rsidR="00CB7FF5" w:rsidRPr="00A67AF2" w:rsidRDefault="00CB7FF5" w:rsidP="00CB7FF5">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3B80C222" w14:textId="77777777" w:rsidR="00CB7FF5" w:rsidRPr="00E77497" w:rsidRDefault="00CB7FF5" w:rsidP="00CB7FF5">
      <w:pPr>
        <w:pStyle w:val="Alg4"/>
        <w:numPr>
          <w:ilvl w:val="0"/>
          <w:numId w:val="240"/>
        </w:numPr>
      </w:pPr>
      <w:r w:rsidRPr="00B820AB">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55A46BBD" w14:textId="77777777" w:rsidR="00CB7FF5" w:rsidRPr="00E77497" w:rsidRDefault="00CB7FF5" w:rsidP="00CB7FF5">
      <w:pPr>
        <w:pStyle w:val="Alg4"/>
        <w:numPr>
          <w:ilvl w:val="0"/>
          <w:numId w:val="240"/>
        </w:numPr>
      </w:pPr>
      <w:r w:rsidRPr="00E77497">
        <w:t xml:space="preserve">If </w:t>
      </w:r>
      <w:r w:rsidRPr="00E77497">
        <w:rPr>
          <w:i/>
        </w:rPr>
        <w:t>x</w:t>
      </w:r>
      <w:r w:rsidRPr="00E77497">
        <w:t xml:space="preserve"> = 0, then</w:t>
      </w:r>
    </w:p>
    <w:p w14:paraId="1FC62640" w14:textId="77777777" w:rsidR="00CB7FF5" w:rsidRPr="00E77497" w:rsidRDefault="00CB7FF5" w:rsidP="00CB7FF5">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r>
        <w:t>code unit 0x0030</w:t>
      </w:r>
      <w:r w:rsidRPr="00E77497">
        <w:t>.</w:t>
      </w:r>
    </w:p>
    <w:p w14:paraId="0FB63101" w14:textId="77777777" w:rsidR="00CB7FF5" w:rsidRPr="00E77497" w:rsidRDefault="00CB7FF5" w:rsidP="00CB7FF5">
      <w:pPr>
        <w:pStyle w:val="Alg4"/>
        <w:numPr>
          <w:ilvl w:val="1"/>
          <w:numId w:val="240"/>
        </w:numPr>
      </w:pPr>
      <w:r w:rsidRPr="00E77497">
        <w:t xml:space="preserve">Let </w:t>
      </w:r>
      <w:r w:rsidRPr="00E77497">
        <w:rPr>
          <w:i/>
        </w:rPr>
        <w:t>e</w:t>
      </w:r>
      <w:r w:rsidRPr="00E77497">
        <w:t xml:space="preserve"> = 0.</w:t>
      </w:r>
    </w:p>
    <w:p w14:paraId="5B82BF57" w14:textId="77777777" w:rsidR="00CB7FF5" w:rsidRPr="006B6D0A" w:rsidRDefault="00CB7FF5" w:rsidP="00CB7FF5">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r w:rsidRPr="00E77497">
        <w:t>,</w:t>
      </w:r>
    </w:p>
    <w:p w14:paraId="41F34D7D" w14:textId="77777777" w:rsidR="00CB7FF5" w:rsidRPr="00A67AF2" w:rsidRDefault="00CB7FF5" w:rsidP="00CB7FF5">
      <w:pPr>
        <w:pStyle w:val="Alg4"/>
        <w:numPr>
          <w:ilvl w:val="1"/>
          <w:numId w:val="24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14:paraId="2DF088EE" w14:textId="77777777" w:rsidR="00CB7FF5" w:rsidRPr="00A67AF2" w:rsidRDefault="00CB7FF5" w:rsidP="00CB7FF5">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7FC1E81A" w14:textId="77777777" w:rsidR="00CB7FF5" w:rsidRPr="00E77497" w:rsidRDefault="00CB7FF5" w:rsidP="00CB7FF5">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Pr="00A67AF2">
        <w:t>,</w:t>
      </w:r>
      <w:r w:rsidRPr="00E77497" w:rsidDel="00FB0E25">
        <w:t xml:space="preserve"> </w:t>
      </w:r>
    </w:p>
    <w:p w14:paraId="4CF21EE3" w14:textId="77777777" w:rsidR="00CB7FF5" w:rsidRPr="00E77497" w:rsidRDefault="00CB7FF5" w:rsidP="00CB7FF5">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7F97C49A" w14:textId="77777777" w:rsidR="00CB7FF5" w:rsidRPr="00E77497" w:rsidRDefault="00CB7FF5" w:rsidP="00CB7FF5">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7C5E357D" w14:textId="77777777" w:rsidR="00CB7FF5" w:rsidRPr="006B6D0A" w:rsidRDefault="00CB7FF5" w:rsidP="00CB7FF5">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14:paraId="4536EBD4" w14:textId="77777777" w:rsidR="00CB7FF5" w:rsidRPr="00E77497" w:rsidRDefault="00CB7FF5" w:rsidP="00CB7FF5">
      <w:pPr>
        <w:pStyle w:val="Alg4"/>
        <w:numPr>
          <w:ilvl w:val="1"/>
          <w:numId w:val="240"/>
        </w:numPr>
      </w:pPr>
      <w:r w:rsidRPr="006B6D0A">
        <w:t xml:space="preserve">Let </w:t>
      </w:r>
      <w:r w:rsidRPr="00E65A34">
        <w:rPr>
          <w:i/>
        </w:rPr>
        <w:t>a</w:t>
      </w:r>
      <w:r w:rsidRPr="00546435">
        <w:t xml:space="preserve"> be the first </w:t>
      </w:r>
      <w:r>
        <w:t>element</w:t>
      </w:r>
      <w:r w:rsidRPr="00546435">
        <w:t xml:space="preserve">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r>
        <w:t>elements</w:t>
      </w:r>
      <w:r w:rsidRPr="00E77497">
        <w:t xml:space="preserve"> of </w:t>
      </w:r>
      <w:r w:rsidRPr="00E77497">
        <w:rPr>
          <w:i/>
        </w:rPr>
        <w:t>m</w:t>
      </w:r>
      <w:r w:rsidRPr="00E77497">
        <w:t>.</w:t>
      </w:r>
    </w:p>
    <w:p w14:paraId="670201C0" w14:textId="77777777" w:rsidR="00CB7FF5" w:rsidRPr="00E77497" w:rsidRDefault="00CB7FF5" w:rsidP="00CB7FF5">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530A0581" w14:textId="77777777" w:rsidR="00CB7FF5" w:rsidRPr="00E77497" w:rsidRDefault="00CB7FF5" w:rsidP="00CB7FF5">
      <w:pPr>
        <w:pStyle w:val="Alg4"/>
        <w:numPr>
          <w:ilvl w:val="0"/>
          <w:numId w:val="240"/>
        </w:numPr>
      </w:pPr>
      <w:r w:rsidRPr="00E77497">
        <w:t xml:space="preserve">If </w:t>
      </w:r>
      <w:r w:rsidRPr="00E77497">
        <w:rPr>
          <w:i/>
        </w:rPr>
        <w:t>e</w:t>
      </w:r>
      <w:r w:rsidRPr="00E77497">
        <w:t xml:space="preserve"> = 0, then </w:t>
      </w:r>
    </w:p>
    <w:p w14:paraId="42820F23" w14:textId="77777777" w:rsidR="00CB7FF5" w:rsidRPr="00E77497" w:rsidRDefault="00CB7FF5" w:rsidP="00CB7FF5">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14:paraId="128B936D" w14:textId="77777777" w:rsidR="00CB7FF5" w:rsidRPr="00E77497" w:rsidRDefault="00CB7FF5" w:rsidP="00CB7FF5">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14:paraId="0FA36AAF" w14:textId="77777777" w:rsidR="00CB7FF5" w:rsidRPr="00E77497" w:rsidRDefault="00CB7FF5" w:rsidP="00CB7FF5">
      <w:pPr>
        <w:pStyle w:val="Alg4"/>
        <w:numPr>
          <w:ilvl w:val="0"/>
          <w:numId w:val="240"/>
        </w:numPr>
      </w:pPr>
      <w:r w:rsidRPr="00E77497">
        <w:t>Else</w:t>
      </w:r>
    </w:p>
    <w:p w14:paraId="0B4063E4" w14:textId="77777777" w:rsidR="00CB7FF5" w:rsidRPr="00E77497" w:rsidRDefault="00CB7FF5" w:rsidP="00CB7FF5">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4044CAAA" w14:textId="77777777" w:rsidR="00CB7FF5" w:rsidRPr="00E77497" w:rsidRDefault="00CB7FF5" w:rsidP="00CB7FF5">
      <w:pPr>
        <w:pStyle w:val="Alg4"/>
        <w:numPr>
          <w:ilvl w:val="1"/>
          <w:numId w:val="240"/>
        </w:numPr>
      </w:pPr>
      <w:r w:rsidRPr="00E77497">
        <w:t xml:space="preserve">Else </w:t>
      </w:r>
      <w:r w:rsidRPr="00E77497">
        <w:rPr>
          <w:i/>
        </w:rPr>
        <w:t>e</w:t>
      </w:r>
      <w:r w:rsidRPr="00E77497">
        <w:t xml:space="preserve"> ≤ 0,</w:t>
      </w:r>
    </w:p>
    <w:p w14:paraId="2A1FB560" w14:textId="77777777" w:rsidR="00CB7FF5" w:rsidRPr="00E77497" w:rsidRDefault="00CB7FF5" w:rsidP="00CB7FF5">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14:paraId="1D7DE0A5" w14:textId="77777777" w:rsidR="00CB7FF5" w:rsidRPr="00E77497" w:rsidRDefault="00CB7FF5" w:rsidP="00CB7FF5">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14:paraId="011FD956" w14:textId="77777777" w:rsidR="00CB7FF5" w:rsidRPr="00E77497" w:rsidRDefault="00CB7FF5" w:rsidP="00CB7FF5">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3DE15EFB" w14:textId="77777777" w:rsidR="00CB7FF5" w:rsidRPr="00E77497" w:rsidRDefault="00CB7FF5" w:rsidP="00CB7FF5">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0A059981" w14:textId="77777777" w:rsidR="00CB7FF5" w:rsidRPr="00E77497" w:rsidRDefault="00CB7FF5" w:rsidP="00CB7FF5">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13DEB266" w14:textId="77777777" w:rsidR="00CB7FF5" w:rsidRPr="00E77497" w:rsidRDefault="00CB7FF5" w:rsidP="00CB7FF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616E9FEF" w14:textId="77777777" w:rsidR="00CB7FF5" w:rsidRPr="00E77497" w:rsidRDefault="00CB7FF5" w:rsidP="00CB7FF5">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14:paraId="6BFA8C75" w14:textId="77777777" w:rsidR="00CB7FF5" w:rsidRPr="00E77497" w:rsidRDefault="00CB7FF5" w:rsidP="00CB7FF5">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05EB4F48" w14:textId="77777777" w:rsidR="00CB7FF5" w:rsidRPr="00E77497" w:rsidRDefault="00CB7FF5" w:rsidP="00CB7FF5">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14:paraId="2F4D2A7D" w14:textId="77777777" w:rsidR="00CB7FF5" w:rsidRPr="00A67AF2" w:rsidRDefault="00CB7FF5" w:rsidP="00CB7FF5">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3E63D321" w14:textId="77777777" w:rsidR="00CB7FF5" w:rsidRPr="00E77497" w:rsidRDefault="00CB7FF5" w:rsidP="00CB7FF5">
      <w:pPr>
        <w:pStyle w:val="40"/>
      </w:pPr>
      <w:r w:rsidRPr="00E77497">
        <w:t>Number.prototype.toFixed (fractionDigits)</w:t>
      </w:r>
    </w:p>
    <w:p w14:paraId="16A76B0A" w14:textId="77777777" w:rsidR="00CB7FF5" w:rsidRDefault="00CB7FF5" w:rsidP="00CB7FF5">
      <w:pPr>
        <w:pStyle w:val="Note"/>
      </w:pPr>
      <w:r>
        <w:t>Note</w:t>
      </w:r>
      <w:r>
        <w:tab/>
      </w:r>
      <w:r w:rsidRPr="00B10EE5">
        <w:rPr>
          <w:rFonts w:ascii="Times New Roman" w:hAnsi="Times New Roman"/>
          <w:b/>
          <w:bCs/>
        </w:rPr>
        <w:t>toFixed</w:t>
      </w:r>
      <w:r>
        <w:t xml:space="preserve"> r</w:t>
      </w:r>
      <w:r w:rsidRPr="00E77497">
        <w:t>eturn</w:t>
      </w:r>
      <w:r>
        <w:t>s</w:t>
      </w:r>
      <w:r w:rsidRPr="00E77497">
        <w:t xml:space="preserve">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w:t>
      </w:r>
    </w:p>
    <w:p w14:paraId="2FC20E23" w14:textId="77777777" w:rsidR="00CB7FF5" w:rsidRPr="00E77497" w:rsidRDefault="00CB7FF5" w:rsidP="00CB7FF5">
      <w:r>
        <w:t>The following steps are performed</w:t>
      </w:r>
      <w:r w:rsidRPr="00E77497">
        <w:t>:</w:t>
      </w:r>
    </w:p>
    <w:p w14:paraId="42A534B3" w14:textId="77777777" w:rsidR="00CB7FF5" w:rsidRPr="00E77497" w:rsidRDefault="00CB7FF5" w:rsidP="00CB7FF5">
      <w:pPr>
        <w:pStyle w:val="Alg4"/>
        <w:numPr>
          <w:ilvl w:val="0"/>
          <w:numId w:val="1316"/>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56E384A7" w14:textId="77777777" w:rsidR="00CB7FF5" w:rsidRDefault="00CB7FF5" w:rsidP="00CB7FF5">
      <w:pPr>
        <w:pStyle w:val="Alg4"/>
        <w:numPr>
          <w:ilvl w:val="0"/>
          <w:numId w:val="1316"/>
        </w:numPr>
      </w:pPr>
      <w:r>
        <w:t>ReturnIfAbrupt(</w:t>
      </w:r>
      <w:r>
        <w:rPr>
          <w:i/>
        </w:rPr>
        <w:t>x</w:t>
      </w:r>
      <w:r>
        <w:t>).</w:t>
      </w:r>
    </w:p>
    <w:p w14:paraId="7164DB66" w14:textId="77777777" w:rsidR="00CB7FF5" w:rsidRPr="00E77497" w:rsidRDefault="00CB7FF5" w:rsidP="00CB7FF5">
      <w:pPr>
        <w:pStyle w:val="Alg4"/>
        <w:numPr>
          <w:ilvl w:val="0"/>
          <w:numId w:val="1316"/>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4541C500" w14:textId="77777777" w:rsidR="00CB7FF5" w:rsidRDefault="00CB7FF5" w:rsidP="00CB7FF5">
      <w:pPr>
        <w:pStyle w:val="Alg4"/>
        <w:numPr>
          <w:ilvl w:val="0"/>
          <w:numId w:val="1316"/>
        </w:numPr>
      </w:pPr>
      <w:r>
        <w:t>ReturnIfAbrupt(</w:t>
      </w:r>
      <w:r>
        <w:rPr>
          <w:i/>
        </w:rPr>
        <w:t>f</w:t>
      </w:r>
      <w:r>
        <w:t>).</w:t>
      </w:r>
    </w:p>
    <w:p w14:paraId="072F6F0A" w14:textId="77777777" w:rsidR="00CB7FF5" w:rsidRPr="00E77497" w:rsidRDefault="00CB7FF5" w:rsidP="00CB7FF5">
      <w:pPr>
        <w:pStyle w:val="Alg4"/>
        <w:numPr>
          <w:ilvl w:val="0"/>
          <w:numId w:val="1316"/>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41C38489" w14:textId="77777777" w:rsidR="00CB7FF5" w:rsidRPr="00E77497" w:rsidRDefault="00CB7FF5" w:rsidP="00CB7FF5">
      <w:pPr>
        <w:pStyle w:val="Alg4"/>
        <w:numPr>
          <w:ilvl w:val="0"/>
          <w:numId w:val="1316"/>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04C05490" w14:textId="77777777" w:rsidR="00CB7FF5" w:rsidRPr="00E77497" w:rsidRDefault="00CB7FF5" w:rsidP="00CB7FF5">
      <w:pPr>
        <w:pStyle w:val="Alg4"/>
        <w:numPr>
          <w:ilvl w:val="0"/>
          <w:numId w:val="1316"/>
        </w:numPr>
      </w:pPr>
      <w:r w:rsidRPr="00E77497">
        <w:t xml:space="preserve">Let </w:t>
      </w:r>
      <w:r w:rsidRPr="00E77497">
        <w:rPr>
          <w:i/>
        </w:rPr>
        <w:t>s</w:t>
      </w:r>
      <w:r w:rsidRPr="00E77497">
        <w:t xml:space="preserve"> be the empty String.</w:t>
      </w:r>
    </w:p>
    <w:p w14:paraId="6178D527" w14:textId="77777777" w:rsidR="00CB7FF5" w:rsidRPr="00E77497" w:rsidRDefault="00CB7FF5" w:rsidP="00CB7FF5">
      <w:pPr>
        <w:pStyle w:val="Alg4"/>
        <w:numPr>
          <w:ilvl w:val="0"/>
          <w:numId w:val="1316"/>
        </w:numPr>
      </w:pPr>
      <w:r w:rsidRPr="00E77497">
        <w:t xml:space="preserve">If </w:t>
      </w:r>
      <w:r w:rsidRPr="00E77497">
        <w:rPr>
          <w:i/>
        </w:rPr>
        <w:t>x</w:t>
      </w:r>
      <w:r w:rsidRPr="00E77497">
        <w:t xml:space="preserve"> &lt; 0, then</w:t>
      </w:r>
    </w:p>
    <w:p w14:paraId="739625E3" w14:textId="77777777" w:rsidR="00CB7FF5" w:rsidRPr="00E77497" w:rsidRDefault="00CB7FF5" w:rsidP="00CB7FF5">
      <w:pPr>
        <w:pStyle w:val="Alg4"/>
        <w:numPr>
          <w:ilvl w:val="1"/>
          <w:numId w:val="1316"/>
        </w:numPr>
      </w:pPr>
      <w:r w:rsidRPr="00E77497">
        <w:t xml:space="preserve">Let </w:t>
      </w:r>
      <w:r w:rsidRPr="008300E9">
        <w:rPr>
          <w:i/>
          <w:iCs/>
        </w:rPr>
        <w:t>s</w:t>
      </w:r>
      <w:r w:rsidRPr="00E77497">
        <w:t xml:space="preserve"> be "</w:t>
      </w:r>
      <w:r w:rsidRPr="00E77497">
        <w:rPr>
          <w:rFonts w:ascii="Courier New" w:hAnsi="Courier New" w:cs="Courier New"/>
          <w:b/>
        </w:rPr>
        <w:t>-</w:t>
      </w:r>
      <w:r w:rsidRPr="00E77497">
        <w:t>".</w:t>
      </w:r>
    </w:p>
    <w:p w14:paraId="623864CE" w14:textId="77777777" w:rsidR="00CB7FF5" w:rsidRPr="00E77497" w:rsidRDefault="00CB7FF5" w:rsidP="00CB7FF5">
      <w:pPr>
        <w:pStyle w:val="Alg4"/>
        <w:numPr>
          <w:ilvl w:val="1"/>
          <w:numId w:val="1316"/>
        </w:numPr>
      </w:pPr>
      <w:r w:rsidRPr="00E77497">
        <w:t xml:space="preserve">Let </w:t>
      </w:r>
      <w:r w:rsidRPr="008300E9">
        <w:rPr>
          <w:i/>
          <w:iCs/>
        </w:rPr>
        <w:t>x</w:t>
      </w:r>
      <w:r w:rsidRPr="00E77497">
        <w:t xml:space="preserve"> = –</w:t>
      </w:r>
      <w:r w:rsidRPr="008300E9">
        <w:rPr>
          <w:i/>
          <w:iCs/>
        </w:rPr>
        <w:t>x</w:t>
      </w:r>
      <w:r w:rsidRPr="00E77497">
        <w:t>.</w:t>
      </w:r>
    </w:p>
    <w:p w14:paraId="2880300B" w14:textId="77777777" w:rsidR="00CB7FF5" w:rsidRPr="00E65A34" w:rsidRDefault="00CB7FF5" w:rsidP="00CB7FF5">
      <w:pPr>
        <w:pStyle w:val="Alg4"/>
        <w:numPr>
          <w:ilvl w:val="0"/>
          <w:numId w:val="1316"/>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58BFDD7A" w14:textId="77777777" w:rsidR="00CB7FF5" w:rsidRPr="00B820AB" w:rsidRDefault="00CB7FF5" w:rsidP="00CB7FF5">
      <w:pPr>
        <w:pStyle w:val="Alg4"/>
        <w:numPr>
          <w:ilvl w:val="1"/>
          <w:numId w:val="1316"/>
        </w:numPr>
      </w:pPr>
      <w:r w:rsidRPr="00546435">
        <w:t xml:space="preserve">Let </w:t>
      </w:r>
      <w:r w:rsidRPr="00A67AF2">
        <w:rPr>
          <w:i/>
        </w:rPr>
        <w:t>m</w:t>
      </w:r>
      <w:r w:rsidRPr="00A67AF2">
        <w:t xml:space="preserve"> = ToString(</w:t>
      </w:r>
      <w:r w:rsidRPr="00A67AF2">
        <w:rPr>
          <w:i/>
        </w:rPr>
        <w:t>x</w:t>
      </w:r>
      <w:r w:rsidRPr="00B820AB">
        <w:t>).</w:t>
      </w:r>
    </w:p>
    <w:p w14:paraId="53A07619" w14:textId="77777777" w:rsidR="00CB7FF5" w:rsidRPr="00E77497" w:rsidRDefault="00CB7FF5" w:rsidP="00CB7FF5">
      <w:pPr>
        <w:pStyle w:val="Alg4"/>
        <w:numPr>
          <w:ilvl w:val="0"/>
          <w:numId w:val="1316"/>
        </w:numPr>
        <w:spacing w:after="220"/>
        <w:contextualSpacing/>
      </w:pPr>
      <w:r w:rsidRPr="00675B74">
        <w:t xml:space="preserve">Else </w:t>
      </w:r>
      <w:r w:rsidRPr="00E77497">
        <w:rPr>
          <w:i/>
        </w:rPr>
        <w:t>x</w:t>
      </w:r>
      <w:r w:rsidRPr="00E77497">
        <w:t xml:space="preserve"> &lt; 10</w:t>
      </w:r>
      <w:r w:rsidRPr="00E77497">
        <w:rPr>
          <w:vertAlign w:val="superscript"/>
        </w:rPr>
        <w:t>21</w:t>
      </w:r>
      <w:r w:rsidRPr="00675B74">
        <w:t>,</w:t>
      </w:r>
    </w:p>
    <w:p w14:paraId="4DDF82AF" w14:textId="77777777" w:rsidR="00CB7FF5" w:rsidRPr="00E77497" w:rsidRDefault="00CB7FF5" w:rsidP="00CB7FF5">
      <w:pPr>
        <w:pStyle w:val="Alg4"/>
        <w:numPr>
          <w:ilvl w:val="1"/>
          <w:numId w:val="1316"/>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12A5591B" w14:textId="77777777" w:rsidR="00CB7FF5" w:rsidRPr="00E77497" w:rsidRDefault="00CB7FF5" w:rsidP="00CB7FF5">
      <w:pPr>
        <w:pStyle w:val="Alg4"/>
        <w:numPr>
          <w:ilvl w:val="1"/>
          <w:numId w:val="1316"/>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6C581901" w14:textId="77777777" w:rsidR="00CB7FF5" w:rsidRPr="006B6D0A" w:rsidRDefault="00CB7FF5" w:rsidP="00CB7FF5">
      <w:pPr>
        <w:pStyle w:val="Alg4"/>
        <w:numPr>
          <w:ilvl w:val="1"/>
          <w:numId w:val="1316"/>
        </w:numPr>
      </w:pPr>
      <w:r w:rsidRPr="00E77497">
        <w:t xml:space="preserve">If </w:t>
      </w:r>
      <w:r w:rsidRPr="00E77497">
        <w:rPr>
          <w:i/>
        </w:rPr>
        <w:t>f</w:t>
      </w:r>
      <w:r w:rsidRPr="00E77497">
        <w:t xml:space="preserve"> </w:t>
      </w:r>
      <w:r w:rsidRPr="006B6D0A">
        <w:sym w:font="Symbol" w:char="F0B9"/>
      </w:r>
      <w:r w:rsidRPr="006B6D0A">
        <w:t xml:space="preserve"> 0, then</w:t>
      </w:r>
    </w:p>
    <w:p w14:paraId="0AC41E0C" w14:textId="77777777" w:rsidR="00CB7FF5" w:rsidRPr="00A67AF2" w:rsidRDefault="00CB7FF5" w:rsidP="00CB7FF5">
      <w:pPr>
        <w:pStyle w:val="Alg4"/>
        <w:numPr>
          <w:ilvl w:val="2"/>
          <w:numId w:val="1316"/>
        </w:numPr>
      </w:pPr>
      <w:r w:rsidRPr="006B6D0A">
        <w:t xml:space="preserve">Let </w:t>
      </w:r>
      <w:r w:rsidRPr="00E65A34">
        <w:rPr>
          <w:i/>
        </w:rPr>
        <w:t>k</w:t>
      </w:r>
      <w:r w:rsidRPr="00546435">
        <w:t xml:space="preserve"> </w:t>
      </w:r>
      <w:r w:rsidRPr="00A67AF2">
        <w:t xml:space="preserve">be the number of </w:t>
      </w:r>
      <w:r>
        <w:t>elements</w:t>
      </w:r>
      <w:r w:rsidRPr="00A67AF2">
        <w:t xml:space="preserve"> in </w:t>
      </w:r>
      <w:r w:rsidRPr="00A67AF2">
        <w:rPr>
          <w:i/>
        </w:rPr>
        <w:t>m</w:t>
      </w:r>
      <w:r w:rsidRPr="00A67AF2">
        <w:t>.</w:t>
      </w:r>
    </w:p>
    <w:p w14:paraId="20C16E61" w14:textId="77777777" w:rsidR="00CB7FF5" w:rsidRPr="00E77497" w:rsidRDefault="00CB7FF5" w:rsidP="00CB7FF5">
      <w:pPr>
        <w:pStyle w:val="Alg4"/>
        <w:numPr>
          <w:ilvl w:val="2"/>
          <w:numId w:val="1316"/>
        </w:numPr>
      </w:pPr>
      <w:r w:rsidRPr="00B820AB">
        <w:t xml:space="preserve">If </w:t>
      </w:r>
      <w:r w:rsidRPr="00675B74">
        <w:rPr>
          <w:i/>
        </w:rPr>
        <w:t>k</w:t>
      </w:r>
      <w:r w:rsidRPr="00E77497">
        <w:t xml:space="preserve"> ≤ </w:t>
      </w:r>
      <w:r w:rsidRPr="00E77497">
        <w:rPr>
          <w:i/>
        </w:rPr>
        <w:t>f</w:t>
      </w:r>
      <w:r w:rsidRPr="00E77497">
        <w:t>, then</w:t>
      </w:r>
    </w:p>
    <w:p w14:paraId="37B445AC" w14:textId="77777777" w:rsidR="00CB7FF5" w:rsidRPr="00E77497" w:rsidRDefault="00CB7FF5" w:rsidP="00CB7FF5">
      <w:pPr>
        <w:pStyle w:val="Alg4"/>
        <w:numPr>
          <w:ilvl w:val="3"/>
          <w:numId w:val="1316"/>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r>
        <w:t>code unit 0x0030</w:t>
      </w:r>
      <w:r w:rsidRPr="00E77497">
        <w:t>.</w:t>
      </w:r>
    </w:p>
    <w:p w14:paraId="19E1A76F" w14:textId="77777777" w:rsidR="00CB7FF5" w:rsidRPr="00E77497" w:rsidRDefault="00CB7FF5" w:rsidP="00CB7FF5">
      <w:pPr>
        <w:pStyle w:val="Alg4"/>
        <w:numPr>
          <w:ilvl w:val="3"/>
          <w:numId w:val="1316"/>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00E11FE6" w14:textId="77777777" w:rsidR="00CB7FF5" w:rsidRPr="00E77497" w:rsidRDefault="00CB7FF5" w:rsidP="00CB7FF5">
      <w:pPr>
        <w:pStyle w:val="Alg4"/>
        <w:numPr>
          <w:ilvl w:val="3"/>
          <w:numId w:val="1316"/>
        </w:numPr>
      </w:pPr>
      <w:r w:rsidRPr="00E77497">
        <w:t xml:space="preserve">Let </w:t>
      </w:r>
      <w:r w:rsidRPr="00E77497">
        <w:rPr>
          <w:i/>
        </w:rPr>
        <w:t>k</w:t>
      </w:r>
      <w:r w:rsidRPr="00E77497">
        <w:t xml:space="preserve"> = </w:t>
      </w:r>
      <w:r w:rsidRPr="00E77497">
        <w:rPr>
          <w:i/>
        </w:rPr>
        <w:t xml:space="preserve">f </w:t>
      </w:r>
      <w:r w:rsidRPr="00E77497">
        <w:t>+ 1.</w:t>
      </w:r>
    </w:p>
    <w:p w14:paraId="57917479" w14:textId="77777777" w:rsidR="00CB7FF5" w:rsidRPr="00E77497" w:rsidRDefault="00CB7FF5" w:rsidP="00CB7FF5">
      <w:pPr>
        <w:pStyle w:val="Alg4"/>
        <w:numPr>
          <w:ilvl w:val="2"/>
          <w:numId w:val="1316"/>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r>
        <w:t>elements</w:t>
      </w:r>
      <w:r w:rsidRPr="00E77497">
        <w:t xml:space="preserve">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r>
        <w:t>elements</w:t>
      </w:r>
      <w:r w:rsidRPr="00E77497">
        <w:t xml:space="preserve"> of </w:t>
      </w:r>
      <w:r w:rsidRPr="00E77497">
        <w:rPr>
          <w:i/>
        </w:rPr>
        <w:t>m</w:t>
      </w:r>
      <w:r w:rsidRPr="00E77497">
        <w:t>.</w:t>
      </w:r>
    </w:p>
    <w:p w14:paraId="022E2F76" w14:textId="77777777" w:rsidR="00CB7FF5" w:rsidRPr="00E77497" w:rsidRDefault="00CB7FF5" w:rsidP="00CB7FF5">
      <w:pPr>
        <w:pStyle w:val="Alg4"/>
        <w:numPr>
          <w:ilvl w:val="2"/>
          <w:numId w:val="1316"/>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40DF7737" w14:textId="77777777" w:rsidR="00CB7FF5" w:rsidRPr="00E77497" w:rsidRDefault="00CB7FF5" w:rsidP="00CB7FF5">
      <w:pPr>
        <w:pStyle w:val="Alg4"/>
        <w:numPr>
          <w:ilvl w:val="0"/>
          <w:numId w:val="1316"/>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57ED5F69" w14:textId="77777777" w:rsidR="00CB7FF5" w:rsidRPr="00E77497" w:rsidRDefault="00CB7FF5" w:rsidP="00CB7FF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4872153D" w14:textId="77777777" w:rsidR="00CB7FF5" w:rsidRPr="00E77497" w:rsidRDefault="00CB7FF5" w:rsidP="00CB7FF5">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14:paraId="5BA593AF" w14:textId="77777777" w:rsidR="00CB7FF5" w:rsidRPr="00E77497" w:rsidRDefault="00CB7FF5" w:rsidP="00CB7FF5">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7A1F8832" w14:textId="77777777" w:rsidR="00CB7FF5" w:rsidRPr="00E77497" w:rsidRDefault="00CB7FF5" w:rsidP="00CB7FF5">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26B8EE63" w14:textId="77777777" w:rsidR="00CB7FF5" w:rsidRPr="00E77497" w:rsidRDefault="00CB7FF5" w:rsidP="00CB7FF5">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1F9E0822" w14:textId="77777777" w:rsidR="005D7F2D" w:rsidRPr="00E77497" w:rsidRDefault="005D7F2D" w:rsidP="005D7F2D">
      <w:pPr>
        <w:pStyle w:val="40"/>
      </w:pPr>
      <w:r w:rsidRPr="00E77497">
        <w:t>Number.prototype.toLocaleString()</w:t>
      </w:r>
    </w:p>
    <w:p w14:paraId="0CAAD4B9" w14:textId="77777777" w:rsidR="005D7F2D" w:rsidRPr="00E77497" w:rsidRDefault="005D7F2D" w:rsidP="005D7F2D">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10AF84EB" w14:textId="77777777" w:rsidR="005D7F2D" w:rsidRPr="00E77497" w:rsidRDefault="005D7F2D" w:rsidP="005D7F2D">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388AD854" w14:textId="77777777" w:rsidR="005D7F2D" w:rsidRPr="00B820AB" w:rsidRDefault="005D7F2D" w:rsidP="005D7F2D">
      <w:pPr>
        <w:pStyle w:val="40"/>
      </w:pPr>
      <w:r w:rsidRPr="00B820AB">
        <w:t>Number.prototype.toPrecision (precision)</w:t>
      </w:r>
    </w:p>
    <w:p w14:paraId="4199E7C1" w14:textId="77777777" w:rsidR="005D7F2D" w:rsidRPr="00E77497" w:rsidRDefault="005D7F2D" w:rsidP="005D7F2D">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w:t>
      </w:r>
      <w:r w:rsidR="00386020">
        <w:fldChar w:fldCharType="begin"/>
      </w:r>
      <w:r w:rsidR="00386020">
        <w:instrText xml:space="preserve"> REF _Ref366083774 \r \h </w:instrText>
      </w:r>
      <w:r w:rsidR="00386020">
        <w:fldChar w:fldCharType="separate"/>
      </w:r>
      <w:r w:rsidR="00083CEC">
        <w:t>7.1.8</w:t>
      </w:r>
      <w:r w:rsidR="00386020">
        <w:fldChar w:fldCharType="end"/>
      </w:r>
      <w:r w:rsidRPr="00E77497">
        <w:t>) instead. Specifically, perform the following steps:</w:t>
      </w:r>
    </w:p>
    <w:p w14:paraId="485CBDC4" w14:textId="77777777" w:rsidR="005D7F2D" w:rsidRPr="00E77497" w:rsidRDefault="005D7F2D" w:rsidP="005D7F2D">
      <w:pPr>
        <w:pStyle w:val="Alg4"/>
        <w:numPr>
          <w:ilvl w:val="0"/>
          <w:numId w:val="242"/>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28E8DC33" w14:textId="77777777" w:rsidR="005D7F2D" w:rsidRDefault="005D7F2D" w:rsidP="005D7F2D">
      <w:pPr>
        <w:pStyle w:val="Alg4"/>
        <w:numPr>
          <w:ilvl w:val="0"/>
          <w:numId w:val="242"/>
        </w:numPr>
      </w:pPr>
      <w:r>
        <w:t>ReturnIfAbrupt(</w:t>
      </w:r>
      <w:r>
        <w:rPr>
          <w:i/>
        </w:rPr>
        <w:t>x</w:t>
      </w:r>
      <w:r>
        <w:t>).</w:t>
      </w:r>
    </w:p>
    <w:p w14:paraId="08545BC2" w14:textId="77777777" w:rsidR="005D7F2D" w:rsidRPr="00E77497" w:rsidRDefault="005D7F2D" w:rsidP="005D7F2D">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2750E30A" w14:textId="77777777" w:rsidR="005D7F2D" w:rsidRPr="00E77497" w:rsidRDefault="005D7F2D" w:rsidP="005D7F2D">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14:paraId="6522CDFF" w14:textId="77777777" w:rsidR="005D7F2D" w:rsidRDefault="005D7F2D" w:rsidP="005D7F2D">
      <w:pPr>
        <w:pStyle w:val="Alg4"/>
        <w:numPr>
          <w:ilvl w:val="0"/>
          <w:numId w:val="242"/>
        </w:numPr>
      </w:pPr>
      <w:r>
        <w:t>ReturnIfAbrupt(</w:t>
      </w:r>
      <w:r>
        <w:rPr>
          <w:i/>
        </w:rPr>
        <w:t>p</w:t>
      </w:r>
      <w:r>
        <w:t>).</w:t>
      </w:r>
    </w:p>
    <w:p w14:paraId="0345A7E7" w14:textId="77777777" w:rsidR="005D7F2D" w:rsidRPr="00E77497" w:rsidRDefault="005D7F2D" w:rsidP="005D7F2D">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2246EA7D" w14:textId="77777777" w:rsidR="005D7F2D" w:rsidRPr="00E77497" w:rsidRDefault="005D7F2D" w:rsidP="005D7F2D">
      <w:pPr>
        <w:pStyle w:val="Alg4"/>
        <w:numPr>
          <w:ilvl w:val="0"/>
          <w:numId w:val="242"/>
        </w:numPr>
      </w:pPr>
      <w:r w:rsidRPr="00E77497">
        <w:t xml:space="preserve">Let </w:t>
      </w:r>
      <w:r w:rsidRPr="00E77497">
        <w:rPr>
          <w:i/>
        </w:rPr>
        <w:t>s</w:t>
      </w:r>
      <w:r w:rsidRPr="00E77497">
        <w:t xml:space="preserve"> be the empty String.</w:t>
      </w:r>
    </w:p>
    <w:p w14:paraId="159E7F47" w14:textId="77777777" w:rsidR="005D7F2D" w:rsidRPr="00E77497" w:rsidRDefault="005D7F2D" w:rsidP="005D7F2D">
      <w:pPr>
        <w:pStyle w:val="Alg4"/>
        <w:numPr>
          <w:ilvl w:val="0"/>
          <w:numId w:val="242"/>
        </w:numPr>
      </w:pPr>
      <w:r w:rsidRPr="00E77497">
        <w:t xml:space="preserve">If </w:t>
      </w:r>
      <w:r w:rsidRPr="00E77497">
        <w:rPr>
          <w:i/>
        </w:rPr>
        <w:t>x</w:t>
      </w:r>
      <w:r w:rsidRPr="00E77497">
        <w:t xml:space="preserve"> &lt; 0, then</w:t>
      </w:r>
    </w:p>
    <w:p w14:paraId="7C85844E" w14:textId="77777777" w:rsidR="005D7F2D" w:rsidRPr="00E77497" w:rsidRDefault="005D7F2D" w:rsidP="005D7F2D">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2931A969" w14:textId="77777777" w:rsidR="005D7F2D" w:rsidRPr="00E77497" w:rsidRDefault="005D7F2D" w:rsidP="005D7F2D">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14:paraId="713CEB65" w14:textId="77777777" w:rsidR="005D7F2D" w:rsidRPr="006B6D0A" w:rsidRDefault="005D7F2D" w:rsidP="005D7F2D">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14:paraId="491F821E" w14:textId="77777777" w:rsidR="005D7F2D" w:rsidRPr="00A67AF2" w:rsidRDefault="005D7F2D" w:rsidP="005D7F2D">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58CF9FA0" w14:textId="77777777" w:rsidR="005D7F2D" w:rsidRPr="00E77497" w:rsidRDefault="005D7F2D" w:rsidP="005D7F2D">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302B9817" w14:textId="77777777" w:rsidR="005D7F2D" w:rsidRPr="00E77497" w:rsidRDefault="005D7F2D" w:rsidP="005D7F2D">
      <w:pPr>
        <w:pStyle w:val="Alg4"/>
        <w:numPr>
          <w:ilvl w:val="0"/>
          <w:numId w:val="242"/>
        </w:numPr>
      </w:pPr>
      <w:r w:rsidRPr="00E77497">
        <w:t xml:space="preserve">If </w:t>
      </w:r>
      <w:r w:rsidRPr="00E77497">
        <w:rPr>
          <w:i/>
        </w:rPr>
        <w:t>x</w:t>
      </w:r>
      <w:r w:rsidRPr="00E77497">
        <w:t xml:space="preserve"> = 0, then</w:t>
      </w:r>
    </w:p>
    <w:p w14:paraId="13767177" w14:textId="77777777" w:rsidR="005D7F2D" w:rsidRPr="00E77497" w:rsidRDefault="005D7F2D" w:rsidP="005D7F2D">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r>
        <w:t>code unit 0x0030 (the Unicode character</w:t>
      </w:r>
      <w:r w:rsidRPr="00E77497">
        <w:t xml:space="preserve"> ‘</w:t>
      </w:r>
      <w:r w:rsidRPr="00E77497">
        <w:rPr>
          <w:rFonts w:ascii="Courier New" w:hAnsi="Courier New"/>
        </w:rPr>
        <w:t>0</w:t>
      </w:r>
      <w:r w:rsidRPr="00E77497">
        <w:t>’</w:t>
      </w:r>
      <w:r>
        <w:t>)</w:t>
      </w:r>
      <w:r w:rsidRPr="00E77497">
        <w:t>.</w:t>
      </w:r>
    </w:p>
    <w:p w14:paraId="41EBA42B" w14:textId="77777777" w:rsidR="005D7F2D" w:rsidRPr="00E77497" w:rsidRDefault="005D7F2D" w:rsidP="005D7F2D">
      <w:pPr>
        <w:pStyle w:val="Alg4"/>
        <w:numPr>
          <w:ilvl w:val="1"/>
          <w:numId w:val="242"/>
        </w:numPr>
      </w:pPr>
      <w:r w:rsidRPr="00E77497">
        <w:t xml:space="preserve">Let </w:t>
      </w:r>
      <w:r w:rsidRPr="00E77497">
        <w:rPr>
          <w:i/>
        </w:rPr>
        <w:t>e</w:t>
      </w:r>
      <w:r w:rsidRPr="00E77497">
        <w:t xml:space="preserve"> = 0.</w:t>
      </w:r>
    </w:p>
    <w:p w14:paraId="0805D978" w14:textId="77777777" w:rsidR="005D7F2D" w:rsidRPr="006B6D0A" w:rsidRDefault="005D7F2D" w:rsidP="005D7F2D">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14:paraId="63748DE2" w14:textId="77777777" w:rsidR="005D7F2D" w:rsidRPr="00A67AF2" w:rsidRDefault="005D7F2D" w:rsidP="005D7F2D">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09740746" w14:textId="77777777" w:rsidR="005D7F2D" w:rsidRPr="00E77497" w:rsidRDefault="005D7F2D" w:rsidP="005D7F2D">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4347B8AF" w14:textId="77777777" w:rsidR="005D7F2D" w:rsidRPr="00E65A34" w:rsidRDefault="005D7F2D" w:rsidP="005D7F2D">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3184EA84" w14:textId="77777777" w:rsidR="005D7F2D" w:rsidRPr="00E77497" w:rsidRDefault="005D7F2D" w:rsidP="005D7F2D">
      <w:pPr>
        <w:pStyle w:val="Alg4"/>
        <w:numPr>
          <w:ilvl w:val="2"/>
          <w:numId w:val="242"/>
        </w:numPr>
      </w:pPr>
      <w:r w:rsidRPr="00546435">
        <w:t xml:space="preserve">Let </w:t>
      </w:r>
      <w:r w:rsidRPr="00A67AF2">
        <w:rPr>
          <w:i/>
        </w:rPr>
        <w:t>a</w:t>
      </w:r>
      <w:r w:rsidRPr="00A67AF2">
        <w:t xml:space="preserve"> be the first </w:t>
      </w:r>
      <w:r>
        <w:t>element</w:t>
      </w:r>
      <w:r w:rsidRPr="00A67AF2">
        <w:t xml:space="preserve">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r>
        <w:t>elements</w:t>
      </w:r>
      <w:r w:rsidRPr="00E77497">
        <w:t xml:space="preserve"> of </w:t>
      </w:r>
      <w:r w:rsidRPr="00E77497">
        <w:rPr>
          <w:i/>
        </w:rPr>
        <w:t>m</w:t>
      </w:r>
      <w:r w:rsidRPr="00E77497">
        <w:t>.</w:t>
      </w:r>
    </w:p>
    <w:p w14:paraId="532594BB" w14:textId="77777777" w:rsidR="005D7F2D" w:rsidRPr="00E77497" w:rsidRDefault="005D7F2D" w:rsidP="005D7F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63C7AE69" w14:textId="77777777" w:rsidR="005D7F2D" w:rsidRPr="00E77497" w:rsidRDefault="005D7F2D" w:rsidP="005D7F2D">
      <w:pPr>
        <w:pStyle w:val="Alg4"/>
        <w:numPr>
          <w:ilvl w:val="2"/>
          <w:numId w:val="242"/>
        </w:numPr>
      </w:pPr>
      <w:r w:rsidRPr="00E77497">
        <w:t xml:space="preserve">If </w:t>
      </w:r>
      <w:r w:rsidRPr="00E77497">
        <w:rPr>
          <w:i/>
        </w:rPr>
        <w:t>e</w:t>
      </w:r>
      <w:r w:rsidRPr="00E77497">
        <w:t xml:space="preserve"> = 0, then</w:t>
      </w:r>
    </w:p>
    <w:p w14:paraId="7E7AE23C" w14:textId="77777777" w:rsidR="005D7F2D" w:rsidRPr="00E77497" w:rsidRDefault="005D7F2D" w:rsidP="005D7F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14:paraId="4B460DCF" w14:textId="77777777" w:rsidR="005D7F2D" w:rsidRPr="006B6D0A" w:rsidRDefault="005D7F2D" w:rsidP="005D7F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14:paraId="598C9B55" w14:textId="77777777" w:rsidR="005D7F2D" w:rsidRPr="00546435" w:rsidRDefault="005D7F2D" w:rsidP="005D7F2D">
      <w:pPr>
        <w:pStyle w:val="Alg4"/>
        <w:numPr>
          <w:ilvl w:val="3"/>
          <w:numId w:val="242"/>
        </w:numPr>
      </w:pPr>
      <w:r w:rsidRPr="006B6D0A">
        <w:t xml:space="preserve">If </w:t>
      </w:r>
      <w:r w:rsidRPr="00E65A34">
        <w:rPr>
          <w:i/>
        </w:rPr>
        <w:t>e</w:t>
      </w:r>
      <w:r w:rsidRPr="00546435">
        <w:t xml:space="preserve"> &gt; 0,  then </w:t>
      </w:r>
    </w:p>
    <w:p w14:paraId="0230039E" w14:textId="77777777" w:rsidR="005D7F2D" w:rsidRPr="00675B74" w:rsidRDefault="005D7F2D" w:rsidP="005D7F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14:paraId="070781EB" w14:textId="77777777" w:rsidR="005D7F2D" w:rsidRPr="00E77497" w:rsidRDefault="005D7F2D" w:rsidP="005D7F2D">
      <w:pPr>
        <w:pStyle w:val="Alg4"/>
        <w:numPr>
          <w:ilvl w:val="3"/>
          <w:numId w:val="242"/>
        </w:numPr>
      </w:pPr>
      <w:r w:rsidRPr="00E77497">
        <w:t xml:space="preserve">Else </w:t>
      </w:r>
      <w:r w:rsidRPr="00E77497">
        <w:rPr>
          <w:i/>
        </w:rPr>
        <w:t>e</w:t>
      </w:r>
      <w:r w:rsidRPr="00E77497">
        <w:t xml:space="preserve"> &lt; 0,</w:t>
      </w:r>
    </w:p>
    <w:p w14:paraId="460FCCB8" w14:textId="77777777" w:rsidR="005D7F2D" w:rsidRPr="00E77497" w:rsidRDefault="005D7F2D" w:rsidP="005D7F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14:paraId="672D9017" w14:textId="77777777" w:rsidR="005D7F2D" w:rsidRPr="00E77497" w:rsidRDefault="005D7F2D" w:rsidP="005D7F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14:paraId="59FDAA6E" w14:textId="77777777" w:rsidR="005D7F2D" w:rsidRPr="00E77497" w:rsidRDefault="005D7F2D" w:rsidP="005D7F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73802343" w14:textId="77777777" w:rsidR="005D7F2D" w:rsidRPr="00E77497" w:rsidRDefault="005D7F2D" w:rsidP="005D7F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15D5B15C" w14:textId="77777777" w:rsidR="005D7F2D" w:rsidRPr="00E77497" w:rsidRDefault="005D7F2D" w:rsidP="005D7F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4201DF2D" w14:textId="77777777" w:rsidR="005D7F2D" w:rsidRPr="006B6D0A" w:rsidRDefault="005D7F2D" w:rsidP="005D7F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14:paraId="5CDBA97F" w14:textId="77777777" w:rsidR="005D7F2D" w:rsidRPr="00E77497" w:rsidRDefault="005D7F2D" w:rsidP="005D7F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w:t>
      </w:r>
      <w:r>
        <w:t>element</w:t>
      </w:r>
      <w:r w:rsidRPr="00A67AF2">
        <w:t xml:space="preserve">s of </w:t>
      </w:r>
      <w:r w:rsidRPr="00A67AF2">
        <w:rPr>
          <w:i/>
        </w:rPr>
        <w:t>m</w:t>
      </w:r>
      <w:r w:rsidRPr="00B820AB">
        <w:t>, the</w:t>
      </w:r>
      <w:r>
        <w:t xml:space="preserve"> code unit 0x002E (Unicode </w:t>
      </w:r>
      <w:r w:rsidRPr="00B820AB">
        <w:t xml:space="preserve"> character ‘</w:t>
      </w:r>
      <w:r w:rsidRPr="00675B74">
        <w:rPr>
          <w:rFonts w:ascii="Courier New" w:hAnsi="Courier New"/>
        </w:rPr>
        <w:t>.</w:t>
      </w:r>
      <w:r w:rsidRPr="00E77497">
        <w:t>’</w:t>
      </w:r>
      <w:r>
        <w:t>)</w:t>
      </w:r>
      <w:r w:rsidRPr="00E77497">
        <w:t xml:space="preserve">, and the remaining </w:t>
      </w:r>
      <w:r w:rsidRPr="00E77497">
        <w:rPr>
          <w:i/>
        </w:rPr>
        <w:t>p</w:t>
      </w:r>
      <w:r w:rsidRPr="00E77497">
        <w:t>– (</w:t>
      </w:r>
      <w:r w:rsidRPr="00E77497">
        <w:rPr>
          <w:i/>
        </w:rPr>
        <w:t>e</w:t>
      </w:r>
      <w:r w:rsidRPr="00E77497">
        <w:t xml:space="preserve">+1) </w:t>
      </w:r>
      <w:r>
        <w:t>elements</w:t>
      </w:r>
      <w:r w:rsidRPr="00E77497">
        <w:t xml:space="preserve"> of </w:t>
      </w:r>
      <w:r w:rsidRPr="00E77497">
        <w:rPr>
          <w:i/>
        </w:rPr>
        <w:t>m</w:t>
      </w:r>
      <w:r w:rsidRPr="00E77497">
        <w:t>.</w:t>
      </w:r>
    </w:p>
    <w:p w14:paraId="72025968" w14:textId="77777777" w:rsidR="005D7F2D" w:rsidRPr="00E77497" w:rsidRDefault="005D7F2D" w:rsidP="005D7F2D">
      <w:pPr>
        <w:pStyle w:val="Alg4"/>
        <w:numPr>
          <w:ilvl w:val="0"/>
          <w:numId w:val="242"/>
        </w:numPr>
      </w:pPr>
      <w:r w:rsidRPr="00E77497">
        <w:t xml:space="preserve">Else </w:t>
      </w:r>
      <w:r w:rsidRPr="00E77497">
        <w:rPr>
          <w:i/>
        </w:rPr>
        <w:t>e</w:t>
      </w:r>
      <w:r w:rsidRPr="00E77497">
        <w:t xml:space="preserve"> &lt; 0,</w:t>
      </w:r>
    </w:p>
    <w:p w14:paraId="5F2CD6AD" w14:textId="77777777" w:rsidR="005D7F2D" w:rsidRPr="00E77497" w:rsidRDefault="005D7F2D" w:rsidP="005D7F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r>
        <w:t>code unit 0x0030 (</w:t>
      </w:r>
      <w:r w:rsidRPr="00E77497">
        <w:t xml:space="preserve">the </w:t>
      </w:r>
      <w:r>
        <w:t xml:space="preserve">Unicode </w:t>
      </w:r>
      <w:r w:rsidRPr="00E77497">
        <w:t>character ‘</w:t>
      </w:r>
      <w:r w:rsidRPr="00E77497">
        <w:rPr>
          <w:rFonts w:ascii="Courier New" w:hAnsi="Courier New"/>
          <w:b/>
        </w:rPr>
        <w:t>0</w:t>
      </w:r>
      <w:r w:rsidRPr="00E77497">
        <w:t>’</w:t>
      </w:r>
      <w:r>
        <w:t>)</w:t>
      </w:r>
      <w:r w:rsidRPr="00E77497">
        <w:t xml:space="preserve">, and the String </w:t>
      </w:r>
      <w:r w:rsidRPr="00E77497">
        <w:rPr>
          <w:i/>
        </w:rPr>
        <w:t>m</w:t>
      </w:r>
      <w:r w:rsidRPr="00E77497">
        <w:t>.</w:t>
      </w:r>
    </w:p>
    <w:p w14:paraId="56349A44" w14:textId="77777777" w:rsidR="005D7F2D" w:rsidRPr="00E77497" w:rsidRDefault="005D7F2D" w:rsidP="005D7F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14:paraId="3B0F005D"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498DCB92" w14:textId="77777777" w:rsidR="005D7F2D" w:rsidRPr="00E77497" w:rsidRDefault="005D7F2D" w:rsidP="005D7F2D">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14:paraId="5FC78D6F" w14:textId="77777777" w:rsidR="005D7F2D" w:rsidRPr="00E77497" w:rsidRDefault="005D7F2D" w:rsidP="005D7F2D">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0589BCA9" w14:textId="77777777" w:rsidR="00CB7FF5" w:rsidRPr="00E77497" w:rsidRDefault="00CB7FF5" w:rsidP="00CB7FF5">
      <w:pPr>
        <w:pStyle w:val="40"/>
      </w:pPr>
      <w:r w:rsidRPr="00E77497">
        <w:tab/>
      </w:r>
      <w:commentRangeStart w:id="5188"/>
      <w:r w:rsidRPr="00E77497">
        <w:t>Number.prototype.toString ( [ radix ] )</w:t>
      </w:r>
      <w:commentRangeEnd w:id="5188"/>
      <w:r>
        <w:rPr>
          <w:rStyle w:val="af6"/>
          <w:b w:val="0"/>
        </w:rPr>
        <w:commentReference w:id="5188"/>
      </w:r>
    </w:p>
    <w:p w14:paraId="10175100" w14:textId="77777777" w:rsidR="00CB7FF5" w:rsidRPr="00E77497" w:rsidRDefault="00CB7FF5" w:rsidP="00CB7FF5">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698B29EA" w14:textId="77777777" w:rsidR="00CB7FF5" w:rsidRPr="00E77497" w:rsidRDefault="00CB7FF5" w:rsidP="00CB7FF5">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w:t>
      </w:r>
      <w:r w:rsidR="00386020">
        <w:fldChar w:fldCharType="begin"/>
      </w:r>
      <w:r w:rsidR="00386020">
        <w:instrText xml:space="preserve"> REF _Ref365531188 \r \h </w:instrText>
      </w:r>
      <w:r w:rsidR="00386020">
        <w:fldChar w:fldCharType="separate"/>
      </w:r>
      <w:r w:rsidR="00083CEC">
        <w:t>7.1.8.1</w:t>
      </w:r>
      <w:r w:rsidR="00386020">
        <w:fldChar w:fldCharType="end"/>
      </w:r>
      <w:r w:rsidRPr="00E77497">
        <w:t>.</w:t>
      </w:r>
    </w:p>
    <w:p w14:paraId="1AD3E9B3" w14:textId="77777777" w:rsidR="00CB7FF5" w:rsidRPr="00E77497" w:rsidRDefault="00CB7FF5" w:rsidP="00CB7FF5">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p>
    <w:p w14:paraId="4EB93CE3" w14:textId="77777777" w:rsidR="00CB7FF5" w:rsidRPr="00E77497" w:rsidRDefault="00CB7FF5" w:rsidP="00CB7FF5">
      <w:pPr>
        <w:pStyle w:val="40"/>
      </w:pPr>
      <w:r w:rsidRPr="00E77497">
        <w:t>Number.prototype.valueOf ( )</w:t>
      </w:r>
    </w:p>
    <w:p w14:paraId="3361A788" w14:textId="77777777" w:rsidR="00CB7FF5" w:rsidRPr="00E77497" w:rsidRDefault="00CB7FF5" w:rsidP="00CB7FF5">
      <w:pPr>
        <w:pStyle w:val="Alg4"/>
        <w:numPr>
          <w:ilvl w:val="0"/>
          <w:numId w:val="1457"/>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4464E8CB" w14:textId="77777777" w:rsidR="00CB7FF5" w:rsidRDefault="00CB7FF5" w:rsidP="00CB7FF5">
      <w:pPr>
        <w:pStyle w:val="Alg4"/>
        <w:numPr>
          <w:ilvl w:val="0"/>
          <w:numId w:val="1457"/>
        </w:numPr>
        <w:spacing w:after="220"/>
      </w:pPr>
      <w:r>
        <w:t xml:space="preserve">Return  </w:t>
      </w:r>
      <w:r>
        <w:rPr>
          <w:i/>
        </w:rPr>
        <w:t>x</w:t>
      </w:r>
      <w:r>
        <w:t>.</w:t>
      </w:r>
    </w:p>
    <w:p w14:paraId="6E438C29" w14:textId="77777777" w:rsidR="005D7F2D" w:rsidRPr="00E77497" w:rsidRDefault="005D7F2D" w:rsidP="005D7F2D">
      <w:pPr>
        <w:pStyle w:val="30"/>
      </w:pPr>
      <w:bookmarkStart w:id="5189" w:name="_Toc366142059"/>
      <w:r w:rsidRPr="00E77497">
        <w:t>Properties of Number Instances</w:t>
      </w:r>
      <w:bookmarkEnd w:id="5189"/>
    </w:p>
    <w:p w14:paraId="3064E79F" w14:textId="77777777" w:rsidR="005D7F2D" w:rsidRPr="00E77497" w:rsidRDefault="005D7F2D" w:rsidP="005D7F2D">
      <w:r w:rsidRPr="00E77497">
        <w:t xml:space="preserve">Number instances </w:t>
      </w:r>
      <w:r>
        <w:t xml:space="preserve">are ordinary objects that </w:t>
      </w:r>
      <w:r w:rsidRPr="00E77497">
        <w:t>inherit properties from the Number prototype object. Number instances also have a [[</w:t>
      </w:r>
      <w:r>
        <w:t>NumberData</w:t>
      </w:r>
      <w:r w:rsidRPr="00E77497">
        <w:t xml:space="preserve">]] internal </w:t>
      </w:r>
      <w:r>
        <w:t xml:space="preserve">data </w:t>
      </w:r>
      <w:r w:rsidRPr="00E77497">
        <w:t>property.</w:t>
      </w:r>
      <w:r>
        <w:t xml:space="preserve"> </w:t>
      </w:r>
      <w:r w:rsidRPr="00E77497">
        <w:t>The [[</w:t>
      </w:r>
      <w:r>
        <w:t>NumberData</w:t>
      </w:r>
      <w:r w:rsidRPr="00E77497">
        <w:t>]] internal</w:t>
      </w:r>
      <w:r w:rsidRPr="00BB784E">
        <w:t xml:space="preserve"> </w:t>
      </w:r>
      <w:r>
        <w:t>data</w:t>
      </w:r>
      <w:r w:rsidRPr="00E77497">
        <w:t xml:space="preserve"> property is the Number value represented by this Number object.</w:t>
      </w:r>
    </w:p>
    <w:p w14:paraId="2A1699CD" w14:textId="77777777" w:rsidR="005D7F2D" w:rsidRPr="00E77497" w:rsidRDefault="005D7F2D" w:rsidP="005D7F2D">
      <w:pPr>
        <w:pStyle w:val="20"/>
      </w:pPr>
      <w:bookmarkStart w:id="5190" w:name="_Ref365541875"/>
      <w:bookmarkStart w:id="5191" w:name="_Toc366142060"/>
      <w:r w:rsidRPr="00E77497">
        <w:t>The Math Object</w:t>
      </w:r>
      <w:bookmarkEnd w:id="5190"/>
      <w:bookmarkEnd w:id="5191"/>
    </w:p>
    <w:p w14:paraId="40171B8C" w14:textId="77777777" w:rsidR="005D7F2D" w:rsidRPr="00E77497" w:rsidRDefault="005D7F2D" w:rsidP="005D7F2D">
      <w:r w:rsidRPr="00E77497">
        <w:t xml:space="preserve">The Math object is a single </w:t>
      </w:r>
      <w:r>
        <w:t xml:space="preserve">ordinary </w:t>
      </w:r>
      <w:r w:rsidRPr="00E77497">
        <w:t>object.</w:t>
      </w:r>
    </w:p>
    <w:p w14:paraId="5188AE0A" w14:textId="77777777" w:rsidR="005D7F2D" w:rsidRPr="00E77497" w:rsidRDefault="005D7F2D" w:rsidP="005D7F2D">
      <w:r w:rsidRPr="00E77497">
        <w:t xml:space="preserve">The value of the [[Prototype]] internal </w:t>
      </w:r>
      <w:r>
        <w:t xml:space="preserve">data </w:t>
      </w:r>
      <w:r w:rsidRPr="00E77497">
        <w:t>property of the Math object is the standard built-in Object prototype object (</w:t>
      </w:r>
      <w:r w:rsidR="003A1B18">
        <w:fldChar w:fldCharType="begin"/>
      </w:r>
      <w:r w:rsidR="003A1B18">
        <w:instrText xml:space="preserve"> REF _Ref360007187 \r \h </w:instrText>
      </w:r>
      <w:r w:rsidR="003A1B18">
        <w:fldChar w:fldCharType="separate"/>
      </w:r>
      <w:r w:rsidR="00083CEC">
        <w:t>19.1.4</w:t>
      </w:r>
      <w:r w:rsidR="003A1B18">
        <w:fldChar w:fldCharType="end"/>
      </w:r>
      <w:r w:rsidRPr="00E77497">
        <w:t>). The Math object has a [[</w:t>
      </w:r>
      <w:r>
        <w:t>MathTag</w:t>
      </w:r>
      <w:r w:rsidRPr="00E77497">
        <w:t xml:space="preserve">]] internal </w:t>
      </w:r>
      <w:r>
        <w:t xml:space="preserve">data </w:t>
      </w:r>
      <w:r w:rsidRPr="00E77497">
        <w:t xml:space="preserve">property whose value is </w:t>
      </w:r>
      <w:r w:rsidRPr="00C5668D">
        <w:rPr>
          <w:rFonts w:ascii="Times New Roman" w:hAnsi="Times New Roman"/>
          <w:b/>
          <w:bCs/>
        </w:rPr>
        <w:t>true</w:t>
      </w:r>
      <w:r w:rsidRPr="00E77497">
        <w:t>.</w:t>
      </w:r>
    </w:p>
    <w:p w14:paraId="038989DB" w14:textId="77777777" w:rsidR="005D7F2D" w:rsidRPr="00E77497" w:rsidRDefault="005D7F2D" w:rsidP="005D7F2D">
      <w:r w:rsidRPr="00E77497">
        <w:t xml:space="preserve">The Math </w:t>
      </w:r>
      <w:r>
        <w:t>is not a function object. It</w:t>
      </w:r>
      <w:r w:rsidRPr="00E77497">
        <w:t xml:space="preserve"> does not have a [[Construct]] internal </w:t>
      </w:r>
      <w:r>
        <w:t>method</w:t>
      </w:r>
      <w:r w:rsidRPr="00E77497">
        <w:t xml:space="preserve">; it is not possible to use the Math object as a constructor with the </w:t>
      </w:r>
      <w:r w:rsidRPr="00E77497">
        <w:rPr>
          <w:rFonts w:ascii="Courier New" w:hAnsi="Courier New"/>
          <w:b/>
        </w:rPr>
        <w:t>new</w:t>
      </w:r>
      <w:r w:rsidRPr="00E77497">
        <w:t xml:space="preserve"> operator.</w:t>
      </w:r>
      <w:r>
        <w:t xml:space="preserve"> </w:t>
      </w:r>
      <w:r w:rsidRPr="00E77497">
        <w:t xml:space="preserve">The Math object </w:t>
      </w:r>
      <w:r>
        <w:t xml:space="preserve">also </w:t>
      </w:r>
      <w:r w:rsidRPr="00E77497">
        <w:t xml:space="preserve">does not have a [[Call]] internal </w:t>
      </w:r>
      <w:r>
        <w:t>method</w:t>
      </w:r>
      <w:r w:rsidRPr="00E77497">
        <w:t>; it is not possible to invoke the Math object as a function.</w:t>
      </w:r>
    </w:p>
    <w:p w14:paraId="4E7A5054" w14:textId="77777777" w:rsidR="005D7F2D" w:rsidRPr="00E77497" w:rsidRDefault="005D7F2D" w:rsidP="005D7F2D">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r w:rsidR="00B051D4">
        <w:fldChar w:fldCharType="begin"/>
      </w:r>
      <w:r w:rsidR="00B051D4">
        <w:instrText xml:space="preserve"> REF _Ref365547867 \r \h </w:instrText>
      </w:r>
      <w:r w:rsidR="00B051D4">
        <w:fldChar w:fldCharType="separate"/>
      </w:r>
      <w:r w:rsidR="00083CEC">
        <w:t>6.1.5</w:t>
      </w:r>
      <w:r w:rsidR="00B051D4">
        <w:fldChar w:fldCharType="end"/>
      </w:r>
      <w:r w:rsidRPr="00E77497">
        <w:t>.</w:t>
      </w:r>
    </w:p>
    <w:p w14:paraId="45688214" w14:textId="77777777" w:rsidR="005D7F2D" w:rsidRPr="00E77497" w:rsidRDefault="005D7F2D" w:rsidP="005D7F2D">
      <w:pPr>
        <w:pStyle w:val="30"/>
      </w:pPr>
      <w:bookmarkStart w:id="5192" w:name="_Toc366142061"/>
      <w:r w:rsidRPr="00E77497">
        <w:t>Value Properties of the Math Object</w:t>
      </w:r>
      <w:bookmarkEnd w:id="5192"/>
    </w:p>
    <w:p w14:paraId="555311C1" w14:textId="77777777" w:rsidR="005D7F2D" w:rsidRPr="00E77497" w:rsidRDefault="005D7F2D" w:rsidP="005D7F2D">
      <w:pPr>
        <w:pStyle w:val="40"/>
      </w:pPr>
      <w:r>
        <w:t>Math.</w:t>
      </w:r>
      <w:r w:rsidRPr="00E77497">
        <w:t>E</w:t>
      </w:r>
    </w:p>
    <w:p w14:paraId="6EDD06CE" w14:textId="77777777" w:rsidR="005D7F2D" w:rsidRPr="00E77497" w:rsidRDefault="005D7F2D" w:rsidP="005D7F2D">
      <w:r w:rsidRPr="00E77497">
        <w:t xml:space="preserve">The Number value for </w:t>
      </w:r>
      <w:r w:rsidRPr="00E77497">
        <w:rPr>
          <w:rFonts w:ascii="Times New Roman" w:hAnsi="Times New Roman"/>
          <w:i/>
        </w:rPr>
        <w:t>e</w:t>
      </w:r>
      <w:r w:rsidRPr="00E77497">
        <w:t>, the base of the natural logarithms, which is approximately 2.7182818284590452354.</w:t>
      </w:r>
    </w:p>
    <w:p w14:paraId="305B0A0B"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F9D0F8E" w14:textId="77777777" w:rsidR="005D7F2D" w:rsidRPr="00E77497" w:rsidRDefault="005D7F2D" w:rsidP="005D7F2D">
      <w:pPr>
        <w:pStyle w:val="40"/>
      </w:pPr>
      <w:r w:rsidRPr="00E77497">
        <w:tab/>
      </w:r>
      <w:r>
        <w:t>Math.</w:t>
      </w:r>
      <w:r w:rsidRPr="00E77497">
        <w:t>LN10</w:t>
      </w:r>
    </w:p>
    <w:p w14:paraId="376A7FF8" w14:textId="77777777" w:rsidR="005D7F2D" w:rsidRPr="00E77497" w:rsidRDefault="005D7F2D" w:rsidP="005D7F2D">
      <w:r w:rsidRPr="00E77497">
        <w:t>The Number value for the natural logarithm of 10, which is approximately 2.302585092994046.</w:t>
      </w:r>
    </w:p>
    <w:p w14:paraId="0BBC2E94"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D53A34E" w14:textId="77777777" w:rsidR="00CB7FF5" w:rsidRPr="00E77497" w:rsidRDefault="00CB7FF5" w:rsidP="00CB7FF5">
      <w:pPr>
        <w:pStyle w:val="40"/>
      </w:pPr>
      <w:r>
        <w:t>Math.</w:t>
      </w:r>
      <w:r w:rsidRPr="00E77497">
        <w:t>LOG10E</w:t>
      </w:r>
    </w:p>
    <w:p w14:paraId="1CACC260" w14:textId="77777777" w:rsidR="00CB7FF5" w:rsidRPr="00E77497" w:rsidRDefault="00CB7FF5" w:rsidP="00CB7FF5">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p>
    <w:p w14:paraId="2AA9AAF4" w14:textId="77777777" w:rsidR="00CB7FF5" w:rsidRPr="00E77497" w:rsidRDefault="00CB7FF5" w:rsidP="00CB7FF5">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A101075" w14:textId="77777777" w:rsidR="00CB7FF5" w:rsidRPr="00E77497" w:rsidRDefault="00CB7FF5" w:rsidP="00CB7FF5">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65542CB9" w14:textId="77777777" w:rsidR="005D7F2D" w:rsidRPr="00E77497" w:rsidRDefault="005D7F2D" w:rsidP="005D7F2D">
      <w:pPr>
        <w:pStyle w:val="40"/>
      </w:pPr>
      <w:r>
        <w:t>Math.</w:t>
      </w:r>
      <w:r w:rsidRPr="00E77497">
        <w:t>LN2</w:t>
      </w:r>
    </w:p>
    <w:p w14:paraId="69449556" w14:textId="77777777" w:rsidR="005D7F2D" w:rsidRPr="00E77497" w:rsidRDefault="005D7F2D" w:rsidP="005D7F2D">
      <w:r w:rsidRPr="00E77497">
        <w:t>The Number value for the natural logarithm of 2, which is approximately 0.6931471805599453.</w:t>
      </w:r>
    </w:p>
    <w:p w14:paraId="0722062C"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F53781D" w14:textId="77777777" w:rsidR="005D7F2D" w:rsidRPr="00E77497" w:rsidRDefault="005D7F2D" w:rsidP="005D7F2D">
      <w:pPr>
        <w:pStyle w:val="40"/>
      </w:pPr>
      <w:r>
        <w:t>Math.</w:t>
      </w:r>
      <w:r w:rsidRPr="00E77497">
        <w:t>LOG2E</w:t>
      </w:r>
    </w:p>
    <w:p w14:paraId="0033B7DF" w14:textId="77777777" w:rsidR="005D7F2D" w:rsidRPr="00E77497" w:rsidRDefault="005D7F2D" w:rsidP="005D7F2D">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p>
    <w:p w14:paraId="5B21967D"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2972742" w14:textId="77777777" w:rsidR="005D7F2D" w:rsidRPr="00E77497" w:rsidRDefault="005D7F2D" w:rsidP="005D7F2D">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6BC9DBC7" w14:textId="77777777" w:rsidR="005D7F2D" w:rsidRPr="00E77497" w:rsidRDefault="005D7F2D" w:rsidP="005D7F2D">
      <w:pPr>
        <w:pStyle w:val="40"/>
      </w:pPr>
      <w:r>
        <w:t>Math.</w:t>
      </w:r>
      <w:r w:rsidRPr="00E77497">
        <w:t>PI</w:t>
      </w:r>
    </w:p>
    <w:p w14:paraId="3A01421A" w14:textId="77777777" w:rsidR="005D7F2D" w:rsidRPr="006B6D0A" w:rsidRDefault="005D7F2D" w:rsidP="005D7F2D">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p>
    <w:p w14:paraId="5D51ACFF" w14:textId="77777777" w:rsidR="005D7F2D" w:rsidRPr="00B820AB" w:rsidRDefault="005D7F2D" w:rsidP="005D7F2D">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p>
    <w:p w14:paraId="21668C67" w14:textId="77777777" w:rsidR="005D7F2D" w:rsidRPr="00675B74" w:rsidRDefault="005D7F2D" w:rsidP="005D7F2D">
      <w:pPr>
        <w:pStyle w:val="40"/>
      </w:pPr>
      <w:r>
        <w:t>Math.</w:t>
      </w:r>
      <w:r w:rsidRPr="00675B74">
        <w:t>SQRT1_2</w:t>
      </w:r>
    </w:p>
    <w:p w14:paraId="7625161E" w14:textId="77777777" w:rsidR="005D7F2D" w:rsidRPr="00E77497" w:rsidRDefault="005D7F2D" w:rsidP="005D7F2D">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p>
    <w:p w14:paraId="07CE80C7"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82EF9C8" w14:textId="77777777" w:rsidR="005D7F2D" w:rsidRPr="00E77497" w:rsidRDefault="005D7F2D" w:rsidP="005D7F2D">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5D313CEE" w14:textId="77777777" w:rsidR="005D7F2D" w:rsidRPr="00E77497" w:rsidRDefault="005D7F2D" w:rsidP="005D7F2D">
      <w:pPr>
        <w:pStyle w:val="40"/>
      </w:pPr>
      <w:r>
        <w:t>Math.</w:t>
      </w:r>
      <w:r w:rsidRPr="00E77497">
        <w:t>SQRT2</w:t>
      </w:r>
    </w:p>
    <w:p w14:paraId="44FB570B" w14:textId="77777777" w:rsidR="005D7F2D" w:rsidRPr="00E77497" w:rsidRDefault="005D7F2D" w:rsidP="005D7F2D">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p>
    <w:p w14:paraId="79472001"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8A3AC7E" w14:textId="77777777" w:rsidR="005D7F2D" w:rsidRPr="00E77497" w:rsidRDefault="005D7F2D" w:rsidP="005D7F2D">
      <w:pPr>
        <w:pStyle w:val="30"/>
      </w:pPr>
      <w:bookmarkStart w:id="5193" w:name="_Toc366142062"/>
      <w:r w:rsidRPr="00E77497">
        <w:t>Function Properties of the Math Object</w:t>
      </w:r>
      <w:bookmarkEnd w:id="5193"/>
    </w:p>
    <w:p w14:paraId="7A1D276D" w14:textId="77777777" w:rsidR="005D7F2D" w:rsidRPr="00E77497" w:rsidRDefault="005D7F2D" w:rsidP="005D7F2D">
      <w:r w:rsidRPr="00E77497">
        <w:t xml:space="preserve">Each of the following </w:t>
      </w:r>
      <w:r w:rsidRPr="00E77497">
        <w:rPr>
          <w:rFonts w:ascii="Courier New" w:hAnsi="Courier New" w:cs="Courier New"/>
          <w:b/>
        </w:rPr>
        <w:t>Math</w:t>
      </w:r>
      <w:r w:rsidRPr="00E77497">
        <w:t xml:space="preserve"> object functions applies the ToNumber abstract operat</w:t>
      </w:r>
      <w:r>
        <w:t>ion</w:t>
      </w:r>
      <w:r w:rsidRPr="00E77497">
        <w:t xml:space="preserve"> to each of its arguments (in left-to-right order if there is more than one)</w:t>
      </w:r>
      <w:r>
        <w:t>. If ToNumber returns an abrupt completion, that completion record is immediately returned.  Otherwise,</w:t>
      </w:r>
      <w:r w:rsidRPr="00E77497">
        <w:t xml:space="preserve"> </w:t>
      </w:r>
      <w:r>
        <w:t>the function</w:t>
      </w:r>
      <w:r w:rsidRPr="00E77497">
        <w:t xml:space="preserve"> performs a computation on the resulting Number value(s).</w:t>
      </w:r>
    </w:p>
    <w:p w14:paraId="4B7E6FA4" w14:textId="77777777" w:rsidR="005D7F2D" w:rsidRPr="008B7F6F" w:rsidRDefault="005D7F2D" w:rsidP="005D7F2D">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w:t>
      </w:r>
      <w:r w:rsidR="00B051D4">
        <w:fldChar w:fldCharType="begin"/>
      </w:r>
      <w:r w:rsidR="00B051D4">
        <w:instrText xml:space="preserve"> REF _Ref365547867 \r \h </w:instrText>
      </w:r>
      <w:r w:rsidR="00B051D4">
        <w:fldChar w:fldCharType="separate"/>
      </w:r>
      <w:r w:rsidR="00083CEC">
        <w:t>6.1.5</w:t>
      </w:r>
      <w:r w:rsidR="00B051D4">
        <w:fldChar w:fldCharType="end"/>
      </w:r>
      <w:r w:rsidRPr="004D1BD1">
        <w:t>.</w:t>
      </w:r>
    </w:p>
    <w:p w14:paraId="4C8DC7E9" w14:textId="77777777" w:rsidR="005D7F2D" w:rsidRPr="00E77497" w:rsidRDefault="005D7F2D" w:rsidP="005D7F2D">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6B6D0A">
        <w:rPr>
          <w:rFonts w:ascii="Courier New" w:hAnsi="Courier New"/>
          <w:b/>
        </w:rPr>
        <w:t>acos</w:t>
      </w:r>
      <w:r>
        <w:rPr>
          <w:rFonts w:ascii="Courier New" w:hAnsi="Courier New"/>
          <w:b/>
        </w:rPr>
        <w:t>h</w:t>
      </w:r>
      <w:r w:rsidRPr="006B6D0A">
        <w:t xml:space="preserve">, </w:t>
      </w:r>
      <w:r w:rsidRPr="00E65A34">
        <w:rPr>
          <w:rFonts w:ascii="Courier New" w:hAnsi="Courier New"/>
          <w:b/>
        </w:rPr>
        <w:t>asin</w:t>
      </w:r>
      <w:r w:rsidRPr="00546435">
        <w:t xml:space="preserve">, </w:t>
      </w:r>
      <w:r w:rsidRPr="00E65A34">
        <w:rPr>
          <w:rFonts w:ascii="Courier New" w:hAnsi="Courier New"/>
          <w:b/>
        </w:rPr>
        <w:t>asin</w:t>
      </w:r>
      <w:r>
        <w:rPr>
          <w:rFonts w:ascii="Courier New" w:hAnsi="Courier New"/>
          <w:b/>
        </w:rPr>
        <w:t>h</w:t>
      </w:r>
      <w:r w:rsidRPr="00546435">
        <w:t xml:space="preserve">, </w:t>
      </w:r>
      <w:r w:rsidRPr="00A67AF2">
        <w:rPr>
          <w:rFonts w:ascii="Courier New" w:hAnsi="Courier New"/>
          <w:b/>
        </w:rPr>
        <w:t>atan</w:t>
      </w:r>
      <w:r w:rsidRPr="00A67AF2">
        <w:t xml:space="preserve">, </w:t>
      </w:r>
      <w:r w:rsidRPr="00A67AF2">
        <w:rPr>
          <w:rFonts w:ascii="Courier New" w:hAnsi="Courier New"/>
          <w:b/>
        </w:rPr>
        <w:t>atan</w:t>
      </w:r>
      <w:r>
        <w:rPr>
          <w:rFonts w:ascii="Courier New" w:hAnsi="Courier New"/>
          <w:b/>
        </w:rPr>
        <w:t>h</w:t>
      </w:r>
      <w:r w:rsidRPr="00A67AF2">
        <w:t xml:space="preserve">, </w:t>
      </w:r>
      <w:r w:rsidRPr="00A67AF2">
        <w:rPr>
          <w:rFonts w:ascii="Courier New" w:hAnsi="Courier New"/>
          <w:b/>
        </w:rPr>
        <w:t>atan2</w:t>
      </w:r>
      <w:r w:rsidRPr="00B820AB">
        <w:t xml:space="preserve">, </w:t>
      </w:r>
      <w:r w:rsidRPr="00675B74">
        <w:rPr>
          <w:rFonts w:ascii="Courier New" w:hAnsi="Courier New"/>
          <w:b/>
        </w:rPr>
        <w:t>c</w:t>
      </w:r>
      <w:r>
        <w:rPr>
          <w:rFonts w:ascii="Courier New" w:hAnsi="Courier New"/>
          <w:b/>
        </w:rPr>
        <w:t>brt</w:t>
      </w:r>
      <w:r w:rsidRPr="00E77497">
        <w:t>,</w:t>
      </w:r>
      <w:r>
        <w:t xml:space="preserve"> </w:t>
      </w:r>
      <w:r w:rsidRPr="00675B74">
        <w:rPr>
          <w:rFonts w:ascii="Courier New" w:hAnsi="Courier New"/>
          <w:b/>
        </w:rPr>
        <w:t>cos</w:t>
      </w:r>
      <w:r w:rsidRPr="00E77497">
        <w:t xml:space="preserve">, </w:t>
      </w:r>
      <w:r w:rsidRPr="00675B74">
        <w:rPr>
          <w:rFonts w:ascii="Courier New" w:hAnsi="Courier New"/>
          <w:b/>
        </w:rPr>
        <w:t>cos</w:t>
      </w:r>
      <w:r>
        <w:rPr>
          <w:rFonts w:ascii="Courier New" w:hAnsi="Courier New"/>
          <w:b/>
        </w:rPr>
        <w:t>h</w:t>
      </w:r>
      <w:r w:rsidRPr="00E77497">
        <w:t>,</w:t>
      </w:r>
      <w:r>
        <w:t xml:space="preserve"> </w:t>
      </w:r>
      <w:r w:rsidRPr="00E77497">
        <w:rPr>
          <w:rFonts w:ascii="Courier New" w:hAnsi="Courier New"/>
          <w:b/>
        </w:rPr>
        <w:t>exp</w:t>
      </w:r>
      <w:r w:rsidRPr="00E77497">
        <w:t xml:space="preserve">, </w:t>
      </w:r>
      <w:r>
        <w:rPr>
          <w:rFonts w:ascii="Courier New" w:hAnsi="Courier New"/>
          <w:b/>
        </w:rPr>
        <w:t>hypot</w:t>
      </w:r>
      <w:r w:rsidRPr="00A67AF2">
        <w:t xml:space="preserve">, </w:t>
      </w:r>
      <w:r w:rsidRPr="00E77497">
        <w:rPr>
          <w:rFonts w:ascii="Courier New" w:hAnsi="Courier New"/>
          <w:b/>
        </w:rPr>
        <w:t>log</w:t>
      </w:r>
      <w:r w:rsidRPr="00E77497">
        <w:t>,</w:t>
      </w:r>
      <w:r w:rsidRPr="00E77497">
        <w:rPr>
          <w:rFonts w:ascii="Courier New" w:hAnsi="Courier New"/>
          <w:b/>
        </w:rPr>
        <w:t>log</w:t>
      </w:r>
      <w:r>
        <w:rPr>
          <w:rFonts w:ascii="Courier New" w:hAnsi="Courier New"/>
          <w:b/>
        </w:rPr>
        <w:t>1p</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2</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10</w:t>
      </w:r>
      <w:r w:rsidRPr="00E77497">
        <w:t>,</w:t>
      </w:r>
      <w:r>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sin</w:t>
      </w:r>
      <w:r>
        <w:rPr>
          <w:rFonts w:ascii="Courier New" w:hAnsi="Courier New"/>
          <w:b/>
        </w:rPr>
        <w:t>h</w:t>
      </w:r>
      <w:r w:rsidRPr="00E77497">
        <w:t xml:space="preserve">, </w:t>
      </w:r>
      <w:r w:rsidRPr="00E77497">
        <w:rPr>
          <w:rFonts w:ascii="Courier New" w:hAnsi="Courier New"/>
          <w:b/>
        </w:rPr>
        <w:t>sqrt</w:t>
      </w:r>
      <w:r w:rsidRPr="00E77497">
        <w:t xml:space="preserve">, </w:t>
      </w:r>
      <w:r>
        <w:rPr>
          <w:rFonts w:ascii="Courier New" w:hAnsi="Courier New"/>
          <w:b/>
        </w:rPr>
        <w:t>tan</w:t>
      </w:r>
      <w:r w:rsidRPr="00E77497">
        <w:t xml:space="preserve">, and </w:t>
      </w:r>
      <w:r w:rsidRPr="00E77497">
        <w:rPr>
          <w:rFonts w:ascii="Courier New" w:hAnsi="Courier New"/>
          <w:b/>
        </w:rPr>
        <w:t>tan</w:t>
      </w:r>
      <w:r>
        <w:rPr>
          <w:rFonts w:ascii="Courier New" w:hAnsi="Courier New"/>
          <w:b/>
        </w:rPr>
        <w:t>h</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763B0D9B" w14:textId="77777777" w:rsidR="005D7F2D" w:rsidRPr="00E77497" w:rsidRDefault="005D7F2D" w:rsidP="005D7F2D">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 xml:space="preserve">. </w:t>
      </w:r>
    </w:p>
    <w:p w14:paraId="5285FCF3" w14:textId="77777777" w:rsidR="005D7F2D" w:rsidRPr="00E77497" w:rsidRDefault="005D7F2D" w:rsidP="005D7F2D">
      <w:pPr>
        <w:pStyle w:val="40"/>
      </w:pPr>
      <w:r>
        <w:t>Math.</w:t>
      </w:r>
      <w:r w:rsidRPr="00E77497">
        <w:t>abs (x)</w:t>
      </w:r>
    </w:p>
    <w:p w14:paraId="7945EA0A" w14:textId="77777777" w:rsidR="005D7F2D" w:rsidRPr="00E77497" w:rsidRDefault="005D7F2D" w:rsidP="005D7F2D">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0A3073D4"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7FD83898"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25002258" w14:textId="77777777" w:rsidR="005D7F2D" w:rsidRPr="004D1BD1" w:rsidRDefault="005D7F2D" w:rsidP="005D7F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11325F04" w14:textId="77777777" w:rsidR="005D7F2D" w:rsidRPr="008B7F6F" w:rsidRDefault="005D7F2D" w:rsidP="005D7F2D">
      <w:pPr>
        <w:pStyle w:val="40"/>
      </w:pPr>
      <w:r>
        <w:t>Math.</w:t>
      </w:r>
      <w:r w:rsidRPr="008B7F6F">
        <w:t>acos (x)</w:t>
      </w:r>
    </w:p>
    <w:p w14:paraId="5473D626" w14:textId="77777777" w:rsidR="005D7F2D" w:rsidRPr="004D1BD1" w:rsidRDefault="005D7F2D" w:rsidP="005D7F2D">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7AEB4465"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2EABD9AB" w14:textId="77777777" w:rsidR="005D7F2D" w:rsidRPr="00546435"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11CA3C15" w14:textId="77777777"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166FA5A2" w14:textId="77777777" w:rsidR="005D7F2D" w:rsidRPr="006B6D0A" w:rsidRDefault="005D7F2D" w:rsidP="005D7F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p>
    <w:p w14:paraId="5431ED93" w14:textId="77777777" w:rsidR="00CB7FF5" w:rsidRPr="00D16450" w:rsidRDefault="00CB7FF5" w:rsidP="00CB7FF5">
      <w:pPr>
        <w:pStyle w:val="40"/>
      </w:pPr>
      <w:r>
        <w:t>Math.</w:t>
      </w:r>
      <w:r w:rsidRPr="00D16450">
        <w:t>acosh(x)</w:t>
      </w:r>
    </w:p>
    <w:p w14:paraId="1A74034F" w14:textId="77777777" w:rsidR="00CB7FF5" w:rsidRPr="00D16450" w:rsidRDefault="00CB7FF5" w:rsidP="00CB7FF5">
      <w:pPr>
        <w:rPr>
          <w:rFonts w:cs="Arial"/>
        </w:rPr>
      </w:pPr>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p>
    <w:p w14:paraId="6FAFBE8B"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442DDA53" w14:textId="77777777" w:rsidR="00CB7FF5" w:rsidRPr="00D16450" w:rsidRDefault="00CB7FF5" w:rsidP="00CB7FF5">
      <w:pPr>
        <w:numPr>
          <w:ilvl w:val="0"/>
          <w:numId w:val="243"/>
        </w:numPr>
        <w:ind w:left="1080"/>
        <w:contextualSpacing/>
        <w:rPr>
          <w:rFonts w:cs="Arial"/>
        </w:rPr>
      </w:pPr>
      <w:r w:rsidRPr="00D16450">
        <w:rPr>
          <w:rFonts w:cs="Arial"/>
        </w:rPr>
        <w:t>If x is less than 1, the result is NaN.</w:t>
      </w:r>
    </w:p>
    <w:p w14:paraId="2E1D777F" w14:textId="77777777" w:rsidR="00CB7FF5" w:rsidRPr="00D16450" w:rsidRDefault="00CB7FF5" w:rsidP="00CB7FF5">
      <w:pPr>
        <w:numPr>
          <w:ilvl w:val="0"/>
          <w:numId w:val="243"/>
        </w:numPr>
        <w:ind w:left="1080"/>
        <w:contextualSpacing/>
        <w:rPr>
          <w:rFonts w:cs="Arial"/>
        </w:rPr>
      </w:pPr>
      <w:r w:rsidRPr="00D16450">
        <w:rPr>
          <w:rFonts w:cs="Arial"/>
        </w:rPr>
        <w:t>If x is 1, the result is +0.</w:t>
      </w:r>
    </w:p>
    <w:p w14:paraId="3B7E18B5"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6F869BDC" w14:textId="77777777" w:rsidR="005D7F2D" w:rsidRPr="006B6D0A" w:rsidRDefault="005D7F2D" w:rsidP="005D7F2D">
      <w:pPr>
        <w:pStyle w:val="40"/>
      </w:pPr>
      <w:r>
        <w:t>Math.</w:t>
      </w:r>
      <w:r w:rsidRPr="006B6D0A">
        <w:t>asin (x)</w:t>
      </w:r>
    </w:p>
    <w:p w14:paraId="1A164B66" w14:textId="77777777" w:rsidR="005D7F2D" w:rsidRPr="008B7F6F" w:rsidRDefault="005D7F2D" w:rsidP="005D7F2D">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645740EC" w14:textId="77777777" w:rsidR="005D7F2D" w:rsidRPr="006B6D0A"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026298C5" w14:textId="77777777"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1B8B7AC9" w14:textId="77777777" w:rsidR="005D7F2D" w:rsidRPr="00B820AB"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50F233DB" w14:textId="77777777"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76BC4A4C"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07B3B79" w14:textId="77777777" w:rsidR="00CB7FF5" w:rsidRPr="00D16450" w:rsidRDefault="00CB7FF5" w:rsidP="00CB7FF5">
      <w:pPr>
        <w:pStyle w:val="40"/>
      </w:pPr>
      <w:r>
        <w:t>Math.</w:t>
      </w:r>
      <w:r w:rsidRPr="00D16450">
        <w:t>asinh(x)</w:t>
      </w:r>
    </w:p>
    <w:p w14:paraId="02A56029" w14:textId="77777777" w:rsidR="00CB7FF5" w:rsidRPr="00D16450" w:rsidRDefault="00CB7FF5" w:rsidP="00CB7FF5">
      <w:pPr>
        <w:rPr>
          <w:rFonts w:cs="Arial"/>
        </w:rPr>
      </w:pPr>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p>
    <w:p w14:paraId="1D66B826"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8B34694"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60A74BCB"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0D139526"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434D8395" w14:textId="77777777" w:rsidR="00CB7FF5" w:rsidRPr="00D16450" w:rsidRDefault="00CB7FF5" w:rsidP="00CB7FF5">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0FBDCE7D" w14:textId="77777777" w:rsidR="005D7F2D" w:rsidRPr="008B7F6F" w:rsidRDefault="005D7F2D" w:rsidP="005D7F2D">
      <w:pPr>
        <w:pStyle w:val="40"/>
      </w:pPr>
      <w:r>
        <w:t>Math.</w:t>
      </w:r>
      <w:r w:rsidRPr="008B7F6F">
        <w:t>atan (x)</w:t>
      </w:r>
    </w:p>
    <w:p w14:paraId="7FA73F56" w14:textId="77777777" w:rsidR="005D7F2D" w:rsidRPr="008B7F6F" w:rsidRDefault="005D7F2D" w:rsidP="005D7F2D">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4E35D3B5" w14:textId="77777777" w:rsidR="005D7F2D" w:rsidRPr="006B6D0A" w:rsidRDefault="005D7F2D" w:rsidP="005D7F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02079E33" w14:textId="77777777" w:rsidR="005D7F2D" w:rsidRPr="00A67AF2" w:rsidRDefault="005D7F2D" w:rsidP="005D7F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794CBD07" w14:textId="77777777"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FFC9FB9"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69882F15"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28831F48" w14:textId="77777777" w:rsidR="00CB7FF5" w:rsidRPr="00D16450" w:rsidRDefault="00CB7FF5" w:rsidP="00CB7FF5">
      <w:pPr>
        <w:pStyle w:val="40"/>
      </w:pPr>
      <w:r>
        <w:t>Math.</w:t>
      </w:r>
      <w:r w:rsidRPr="00D16450">
        <w:t>atanh(x)</w:t>
      </w:r>
    </w:p>
    <w:p w14:paraId="4953E127" w14:textId="77777777" w:rsidR="00CB7FF5" w:rsidRPr="00D16450" w:rsidRDefault="00CB7FF5" w:rsidP="00CB7FF5">
      <w:pPr>
        <w:rPr>
          <w:rFonts w:cs="Arial"/>
        </w:rPr>
      </w:pPr>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p>
    <w:p w14:paraId="31F16066"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140BEA9F"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p>
    <w:p w14:paraId="283486C4"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greater than 1, the result is NaN.</w:t>
      </w:r>
    </w:p>
    <w:p w14:paraId="0222DF1B"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p>
    <w:p w14:paraId="0ED5B061"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p>
    <w:p w14:paraId="36DC3B1A"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39D43853"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1D81A6DD" w14:textId="77777777" w:rsidR="005D7F2D" w:rsidRPr="008B7F6F" w:rsidRDefault="005D7F2D" w:rsidP="005D7F2D">
      <w:pPr>
        <w:pStyle w:val="40"/>
      </w:pPr>
      <w:r>
        <w:t>Math.</w:t>
      </w:r>
      <w:r w:rsidRPr="008B7F6F">
        <w:t>atan2 (y, x)</w:t>
      </w:r>
    </w:p>
    <w:p w14:paraId="11EB368B" w14:textId="77777777" w:rsidR="005D7F2D" w:rsidRPr="004D1BD1" w:rsidRDefault="005D7F2D" w:rsidP="005D7F2D">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07982633" w14:textId="77777777"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72FE32BD" w14:textId="77777777" w:rsidR="005D7F2D" w:rsidRPr="004D1BD1"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1CED700D"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5BF07212" w14:textId="77777777"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32550417" w14:textId="77777777" w:rsidR="005D7F2D" w:rsidRPr="00B820AB"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028AC13F" w14:textId="77777777" w:rsidR="005D7F2D" w:rsidRPr="004D1BD1"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20244E07"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2BD2289B"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386C866B"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366D94FB"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24F9406B"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09291D8B"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095F1AB7"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2090A152"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67897B29"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2046D2D3"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5812B6F4"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6101815C"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11CC94A5"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706F38D5"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75E43ABD"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4FAE4C23"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6CABAEB5"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p>
    <w:p w14:paraId="115A4759" w14:textId="77777777" w:rsidR="00CB7FF5" w:rsidRPr="00D16450" w:rsidRDefault="00CB7FF5" w:rsidP="00CB7FF5">
      <w:pPr>
        <w:pStyle w:val="40"/>
      </w:pPr>
      <w:r>
        <w:t>Math.</w:t>
      </w:r>
      <w:r w:rsidRPr="00D16450">
        <w:t>cbrt(x)</w:t>
      </w:r>
    </w:p>
    <w:p w14:paraId="4F6FE2E5" w14:textId="77777777" w:rsidR="00CB7FF5" w:rsidRPr="00D16450" w:rsidRDefault="00CB7FF5" w:rsidP="00CB7FF5">
      <w:pPr>
        <w:rPr>
          <w:rFonts w:cs="Arial"/>
        </w:rPr>
      </w:pPr>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p>
    <w:p w14:paraId="12604290"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11E639D9"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484601C3"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40BE7E11"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66F71F0D"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316F1D80" w14:textId="77777777" w:rsidR="005D7F2D" w:rsidRPr="004D1BD1" w:rsidRDefault="005D7F2D" w:rsidP="005D7F2D">
      <w:pPr>
        <w:pStyle w:val="40"/>
      </w:pPr>
      <w:r>
        <w:t>Math.</w:t>
      </w:r>
      <w:r w:rsidRPr="004D1BD1">
        <w:t>ceil (x)</w:t>
      </w:r>
    </w:p>
    <w:p w14:paraId="0ECB80EF" w14:textId="77777777" w:rsidR="005D7F2D" w:rsidRPr="00546435" w:rsidRDefault="005D7F2D" w:rsidP="005D7F2D">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301E049A" w14:textId="77777777" w:rsidR="005D7F2D" w:rsidRPr="00A67AF2"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0AA34F21" w14:textId="77777777" w:rsidR="005D7F2D" w:rsidRPr="00E77497" w:rsidRDefault="005D7F2D" w:rsidP="005D7F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361F6DE5"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6EC7B9EA"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F342A09"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F3D87FE" w14:textId="77777777" w:rsidR="005D7F2D" w:rsidRPr="004D1BD1" w:rsidRDefault="005D7F2D" w:rsidP="005D7F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4696E454" w14:textId="77777777" w:rsidR="005D7F2D" w:rsidRPr="00E65A34" w:rsidRDefault="005D7F2D" w:rsidP="005D7F2D">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p>
    <w:p w14:paraId="25C2482E" w14:textId="77777777" w:rsidR="005D7F2D" w:rsidRPr="00546435" w:rsidRDefault="005D7F2D" w:rsidP="005D7F2D">
      <w:pPr>
        <w:pStyle w:val="40"/>
      </w:pPr>
      <w:r>
        <w:t>Math.</w:t>
      </w:r>
      <w:r w:rsidRPr="00546435">
        <w:t>cos (x)</w:t>
      </w:r>
    </w:p>
    <w:p w14:paraId="2957C223" w14:textId="77777777" w:rsidR="005D7F2D" w:rsidRPr="00B820AB" w:rsidRDefault="005D7F2D" w:rsidP="005D7F2D">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26BF7FC0" w14:textId="77777777"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1B94A3B9"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3059A1D0"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79A1657A"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3FBEED03"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1A9750F4" w14:textId="77777777" w:rsidR="00CB7FF5" w:rsidRPr="00D16450" w:rsidRDefault="00CB7FF5" w:rsidP="00CB7FF5">
      <w:pPr>
        <w:pStyle w:val="40"/>
      </w:pPr>
      <w:r>
        <w:t>Math.</w:t>
      </w:r>
      <w:r w:rsidRPr="00D16450">
        <w:t>cosh(x)</w:t>
      </w:r>
    </w:p>
    <w:p w14:paraId="3A095158" w14:textId="77777777" w:rsidR="00CB7FF5" w:rsidRPr="00D16450" w:rsidRDefault="00CB7FF5" w:rsidP="00CB7FF5">
      <w:pPr>
        <w:rPr>
          <w:rFonts w:cs="Arial"/>
        </w:rPr>
      </w:pPr>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p>
    <w:p w14:paraId="1282795C"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3276707A"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1.</w:t>
      </w:r>
    </w:p>
    <w:p w14:paraId="04C5B8B0"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p>
    <w:p w14:paraId="304AEC8A"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4561313D" w14:textId="77777777" w:rsidR="00CB7FF5" w:rsidRPr="00762CE7"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3CAAD976" w14:textId="77777777" w:rsidR="00CB7FF5" w:rsidRPr="00D16450" w:rsidRDefault="00CB7FF5" w:rsidP="00CB7FF5">
      <w:pPr>
        <w:pStyle w:val="Note"/>
      </w:pPr>
      <w:r>
        <w:t>NOTE</w:t>
      </w:r>
      <w:r>
        <w:tab/>
      </w:r>
      <w:r w:rsidRPr="00D16450">
        <w:t xml:space="preserve">The value of cosh(x) is the same as </w:t>
      </w:r>
      <w:r w:rsidRPr="00D16450">
        <w:rPr>
          <w:i/>
        </w:rPr>
        <w:t>(exp(x) + exp(-x))/2</w:t>
      </w:r>
      <w:r w:rsidRPr="00D16450">
        <w:t>.</w:t>
      </w:r>
    </w:p>
    <w:p w14:paraId="016557B7" w14:textId="77777777" w:rsidR="005D7F2D" w:rsidRPr="006B6D0A" w:rsidRDefault="005D7F2D" w:rsidP="005D7F2D">
      <w:pPr>
        <w:pStyle w:val="40"/>
      </w:pPr>
      <w:r>
        <w:t>Math.</w:t>
      </w:r>
      <w:r w:rsidRPr="006B6D0A">
        <w:t>exp (x)</w:t>
      </w:r>
    </w:p>
    <w:p w14:paraId="27E2C4C6" w14:textId="77777777" w:rsidR="005D7F2D" w:rsidRPr="00675B74" w:rsidRDefault="005D7F2D" w:rsidP="005D7F2D">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41A3A9BC"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3EB3736A"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055F9110" w14:textId="77777777" w:rsidR="005D7F2D" w:rsidRPr="008B7F6F"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3E4CC756" w14:textId="77777777"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228814BF"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5990A972" w14:textId="77777777" w:rsidR="00CB7FF5" w:rsidRPr="00D16450" w:rsidRDefault="00CB7FF5" w:rsidP="00CB7FF5">
      <w:pPr>
        <w:pStyle w:val="40"/>
      </w:pPr>
      <w:r>
        <w:t>Math.</w:t>
      </w:r>
      <w:r w:rsidRPr="00D16450">
        <w:t>expm1 (x)</w:t>
      </w:r>
    </w:p>
    <w:p w14:paraId="1DC14DE3" w14:textId="77777777" w:rsidR="00CB7FF5" w:rsidRPr="00D16450" w:rsidRDefault="00CB7FF5" w:rsidP="00CB7FF5">
      <w:pPr>
        <w:rPr>
          <w:rFonts w:cs="Arial"/>
        </w:rPr>
      </w:pPr>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p>
    <w:p w14:paraId="1BD5BE48"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71F18833"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5A0307A2"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4148BC7A"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1E735A02"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p>
    <w:p w14:paraId="4A50AF5B" w14:textId="77777777" w:rsidR="005D7F2D" w:rsidRPr="008B7F6F" w:rsidRDefault="005D7F2D" w:rsidP="005D7F2D">
      <w:pPr>
        <w:pStyle w:val="40"/>
      </w:pPr>
      <w:r>
        <w:t>Math.</w:t>
      </w:r>
      <w:r w:rsidRPr="008B7F6F">
        <w:t>floor (x)</w:t>
      </w:r>
    </w:p>
    <w:p w14:paraId="14640B7B" w14:textId="77777777" w:rsidR="005D7F2D" w:rsidRPr="00546435" w:rsidRDefault="005D7F2D" w:rsidP="005D7F2D">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5D1923DB" w14:textId="77777777" w:rsidR="005D7F2D" w:rsidRPr="00B820AB"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28816EEA" w14:textId="77777777"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0888BF22"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11930B4"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3E6E2974"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23392C99"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14:paraId="6370A646" w14:textId="77777777" w:rsidR="005D7F2D" w:rsidRPr="00A67AF2" w:rsidRDefault="005D7F2D" w:rsidP="005D7F2D">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p>
    <w:p w14:paraId="73A7AA36" w14:textId="77777777" w:rsidR="00CB7FF5" w:rsidRPr="00D16450" w:rsidRDefault="00CB7FF5" w:rsidP="00CB7FF5">
      <w:pPr>
        <w:pStyle w:val="40"/>
      </w:pPr>
      <w:r>
        <w:t xml:space="preserve">Math.hypot( value1 </w:t>
      </w:r>
      <w:r w:rsidRPr="00D16450">
        <w:t xml:space="preserve">, value2, </w:t>
      </w:r>
      <w:r>
        <w:t>value3 = 0</w:t>
      </w:r>
      <w:r w:rsidRPr="00D16450">
        <w:t xml:space="preserve">  )</w:t>
      </w:r>
    </w:p>
    <w:p w14:paraId="0239D135" w14:textId="77777777" w:rsidR="00CB7FF5" w:rsidRPr="00D16450" w:rsidRDefault="00CB7FF5" w:rsidP="00CB7FF5">
      <w:pPr>
        <w:rPr>
          <w:rFonts w:cs="Arial"/>
        </w:rPr>
      </w:pPr>
      <w:r w:rsidRPr="00D16450">
        <w:rPr>
          <w:rFonts w:cs="Arial"/>
        </w:rPr>
        <w:t xml:space="preserve">Given </w:t>
      </w:r>
      <w:r>
        <w:rPr>
          <w:rFonts w:cs="Arial"/>
        </w:rPr>
        <w:t xml:space="preserve">two or three </w:t>
      </w:r>
      <w:r w:rsidRPr="00D16450">
        <w:rPr>
          <w:rFonts w:cs="Arial"/>
        </w:rPr>
        <w:t xml:space="preserve">arguments, hypot returns an implementation-dependent approximation of the square root of the sum of squares of </w:t>
      </w:r>
      <w:r>
        <w:rPr>
          <w:rFonts w:cs="Arial"/>
        </w:rPr>
        <w:t>up to three</w:t>
      </w:r>
      <w:r w:rsidRPr="00D16450">
        <w:rPr>
          <w:rFonts w:cs="Arial"/>
        </w:rPr>
        <w:t xml:space="preserve"> arguments. </w:t>
      </w:r>
    </w:p>
    <w:p w14:paraId="7F1B8DD4" w14:textId="77777777" w:rsidR="00CB7FF5" w:rsidRPr="00D16450" w:rsidRDefault="00CB7FF5" w:rsidP="00CB7FF5">
      <w:pPr>
        <w:numPr>
          <w:ilvl w:val="0"/>
          <w:numId w:val="243"/>
        </w:numPr>
        <w:ind w:left="1080"/>
        <w:contextualSpacing/>
        <w:rPr>
          <w:rFonts w:cs="Arial"/>
        </w:rPr>
      </w:pPr>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5F1D0B55" w14:textId="77777777" w:rsidR="00CB7FF5" w:rsidRPr="00D16450" w:rsidRDefault="00CB7FF5" w:rsidP="00CB7FF5">
      <w:pPr>
        <w:numPr>
          <w:ilvl w:val="0"/>
          <w:numId w:val="243"/>
        </w:numPr>
        <w:ind w:left="1080"/>
        <w:contextualSpacing/>
        <w:rPr>
          <w:rFonts w:cs="Arial"/>
        </w:rPr>
      </w:pPr>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78489C75" w14:textId="77777777" w:rsidR="00CB7FF5" w:rsidRDefault="00CB7FF5" w:rsidP="00CB7FF5">
      <w:pPr>
        <w:numPr>
          <w:ilvl w:val="0"/>
          <w:numId w:val="243"/>
        </w:numPr>
        <w:ind w:left="1080"/>
        <w:contextualSpacing/>
        <w:rPr>
          <w:rFonts w:cs="Arial"/>
        </w:rPr>
      </w:pPr>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p>
    <w:p w14:paraId="14A739E1" w14:textId="77777777" w:rsidR="00CB7FF5" w:rsidRDefault="00CB7FF5" w:rsidP="00CB7FF5">
      <w:pPr>
        <w:numPr>
          <w:ilvl w:val="0"/>
          <w:numId w:val="243"/>
        </w:numPr>
        <w:ind w:left="1080"/>
        <w:contextualSpacing/>
        <w:rPr>
          <w:rFonts w:cs="Arial"/>
        </w:rPr>
      </w:pPr>
      <w:r w:rsidRPr="00D16450">
        <w:rPr>
          <w:rFonts w:cs="Arial"/>
        </w:rPr>
        <w:t>If all arguments are either +0 or -0, the result is +0.</w:t>
      </w:r>
      <w:r w:rsidRPr="00D90F8A">
        <w:rPr>
          <w:rFonts w:cs="Arial"/>
        </w:rPr>
        <w:t xml:space="preserve"> </w:t>
      </w:r>
    </w:p>
    <w:p w14:paraId="6E642C80" w14:textId="77777777" w:rsidR="00CB7FF5" w:rsidRDefault="00CB7FF5" w:rsidP="00CB7FF5">
      <w:pPr>
        <w:numPr>
          <w:ilvl w:val="0"/>
          <w:numId w:val="243"/>
        </w:numPr>
        <w:ind w:left="1080"/>
        <w:contextualSpacing/>
        <w:rPr>
          <w:rFonts w:cs="Arial"/>
        </w:rPr>
      </w:pPr>
      <w:r>
        <w:rPr>
          <w:rFonts w:cs="Arial"/>
        </w:rPr>
        <w:t>The implementation must avoid underlow.</w:t>
      </w:r>
    </w:p>
    <w:p w14:paraId="140C1A72" w14:textId="77777777" w:rsidR="00CB7FF5" w:rsidRDefault="00CB7FF5" w:rsidP="00CB7FF5">
      <w:pPr>
        <w:numPr>
          <w:ilvl w:val="0"/>
          <w:numId w:val="243"/>
        </w:numPr>
        <w:ind w:left="1080"/>
        <w:contextualSpacing/>
        <w:rPr>
          <w:rFonts w:cs="Arial"/>
        </w:rPr>
      </w:pPr>
      <w:r>
        <w:rPr>
          <w:rFonts w:cs="Arial"/>
        </w:rPr>
        <w:t>The implementation must avoid overflow, where possible.</w:t>
      </w:r>
    </w:p>
    <w:p w14:paraId="2F5F4947" w14:textId="77777777" w:rsidR="00CB7FF5" w:rsidRPr="00D90F8A" w:rsidRDefault="00CB7FF5" w:rsidP="00CB7FF5">
      <w:pPr>
        <w:numPr>
          <w:ilvl w:val="0"/>
          <w:numId w:val="243"/>
        </w:numPr>
        <w:ind w:left="1080"/>
        <w:rPr>
          <w:rFonts w:cs="Arial"/>
        </w:rPr>
      </w:pPr>
      <w:r>
        <w:rPr>
          <w:rFonts w:cs="Arial"/>
        </w:rPr>
        <w:t>The implementation must minimise rounding errors.</w:t>
      </w:r>
    </w:p>
    <w:p w14:paraId="758AF5AB" w14:textId="77777777" w:rsidR="00CB7FF5" w:rsidRPr="005670F3" w:rsidRDefault="00CB7FF5" w:rsidP="00CB7FF5">
      <w:pPr>
        <w:spacing w:before="240"/>
      </w:pPr>
      <w:r>
        <w:t xml:space="preserve">The length property of the </w:t>
      </w:r>
      <w:r w:rsidRPr="005670F3">
        <w:rPr>
          <w:rFonts w:ascii="Courier New" w:hAnsi="Courier New" w:cs="Courier New"/>
          <w:b/>
          <w:bCs/>
        </w:rPr>
        <w:t>hypot</w:t>
      </w:r>
      <w:r>
        <w:t xml:space="preserve"> function is 2.</w:t>
      </w:r>
    </w:p>
    <w:p w14:paraId="6EFF88E5" w14:textId="77777777" w:rsidR="00CB7FF5" w:rsidRPr="00D16450" w:rsidRDefault="00CB7FF5" w:rsidP="00CB7FF5">
      <w:pPr>
        <w:pStyle w:val="40"/>
      </w:pPr>
      <w:r>
        <w:t>Math.imul</w:t>
      </w:r>
      <w:r w:rsidRPr="00D16450">
        <w:t>(x</w:t>
      </w:r>
      <w:r>
        <w:t>, y</w:t>
      </w:r>
      <w:r w:rsidRPr="00D16450">
        <w:t>)</w:t>
      </w:r>
    </w:p>
    <w:p w14:paraId="5C33A90F" w14:textId="77777777" w:rsidR="00CB7FF5" w:rsidRPr="00E77497" w:rsidRDefault="00CB7FF5" w:rsidP="00CB7FF5">
      <w:r w:rsidRPr="00E77497">
        <w:t xml:space="preserve">When the </w:t>
      </w:r>
      <w:r>
        <w:rPr>
          <w:rFonts w:ascii="Courier New" w:hAnsi="Courier New"/>
          <w:b/>
        </w:rPr>
        <w:t>Math.imul</w:t>
      </w:r>
      <w:r w:rsidRPr="00E77497">
        <w:t xml:space="preserve"> is called with argument</w:t>
      </w:r>
      <w:r>
        <w:t>s</w:t>
      </w:r>
      <w:r w:rsidRPr="00E77497">
        <w:t xml:space="preserve"> </w:t>
      </w:r>
      <w:r>
        <w:rPr>
          <w:rFonts w:ascii="Times New Roman" w:hAnsi="Times New Roman"/>
          <w:i/>
        </w:rPr>
        <w:t>x</w:t>
      </w:r>
      <w:r>
        <w:rPr>
          <w:rFonts w:ascii="Times New Roman" w:hAnsi="Times New Roman"/>
          <w:iCs/>
        </w:rPr>
        <w:t xml:space="preserve"> </w:t>
      </w:r>
      <w:r w:rsidRPr="00AE196C">
        <w:t>and</w:t>
      </w:r>
      <w:r>
        <w:rPr>
          <w:rFonts w:ascii="Times New Roman" w:hAnsi="Times New Roman"/>
          <w:iCs/>
        </w:rPr>
        <w:t xml:space="preserve"> </w:t>
      </w:r>
      <w:r>
        <w:rPr>
          <w:rFonts w:ascii="Times New Roman" w:hAnsi="Times New Roman"/>
          <w:i/>
        </w:rPr>
        <w:t>y</w:t>
      </w:r>
      <w:r w:rsidRPr="00E77497">
        <w:t xml:space="preserve"> the following steps are taken:</w:t>
      </w:r>
    </w:p>
    <w:p w14:paraId="44E985A2" w14:textId="77777777" w:rsidR="00CB7FF5" w:rsidRPr="00E77497" w:rsidRDefault="00CB7FF5" w:rsidP="00CB7FF5">
      <w:pPr>
        <w:pStyle w:val="Alg4"/>
        <w:numPr>
          <w:ilvl w:val="0"/>
          <w:numId w:val="1450"/>
        </w:numPr>
      </w:pPr>
      <w:r w:rsidRPr="00E77497">
        <w:t xml:space="preserve">Let </w:t>
      </w:r>
      <w:r>
        <w:rPr>
          <w:i/>
        </w:rPr>
        <w:t>a</w:t>
      </w:r>
      <w:r w:rsidRPr="00E77497">
        <w:t xml:space="preserve"> be To</w:t>
      </w:r>
      <w:r>
        <w:t>Uint32</w:t>
      </w:r>
      <w:r w:rsidRPr="00E77497">
        <w:t>(</w:t>
      </w:r>
      <w:r>
        <w:rPr>
          <w:i/>
        </w:rPr>
        <w:t>x</w:t>
      </w:r>
      <w:r w:rsidRPr="00E77497">
        <w:t>).</w:t>
      </w:r>
    </w:p>
    <w:p w14:paraId="4DB861E1" w14:textId="77777777" w:rsidR="00CB7FF5" w:rsidRDefault="00CB7FF5" w:rsidP="00CB7FF5">
      <w:pPr>
        <w:pStyle w:val="Alg4"/>
        <w:numPr>
          <w:ilvl w:val="0"/>
          <w:numId w:val="1450"/>
        </w:numPr>
      </w:pPr>
      <w:r>
        <w:t>ReturnIfAbrupt(</w:t>
      </w:r>
      <w:r>
        <w:rPr>
          <w:i/>
        </w:rPr>
        <w:t>a</w:t>
      </w:r>
      <w:r>
        <w:t>).</w:t>
      </w:r>
    </w:p>
    <w:p w14:paraId="358FE043" w14:textId="77777777" w:rsidR="00CB7FF5" w:rsidRPr="00E77497" w:rsidRDefault="00CB7FF5" w:rsidP="00CB7FF5">
      <w:pPr>
        <w:pStyle w:val="Alg4"/>
        <w:numPr>
          <w:ilvl w:val="0"/>
          <w:numId w:val="1450"/>
        </w:numPr>
      </w:pPr>
      <w:r w:rsidRPr="00E77497">
        <w:t xml:space="preserve">Let </w:t>
      </w:r>
      <w:r>
        <w:rPr>
          <w:i/>
        </w:rPr>
        <w:t>b</w:t>
      </w:r>
      <w:r w:rsidRPr="00E77497">
        <w:t xml:space="preserve"> be To</w:t>
      </w:r>
      <w:r>
        <w:t>Uint32</w:t>
      </w:r>
      <w:r w:rsidRPr="00E77497">
        <w:t>(</w:t>
      </w:r>
      <w:r>
        <w:rPr>
          <w:i/>
        </w:rPr>
        <w:t>y</w:t>
      </w:r>
      <w:r w:rsidRPr="00E77497">
        <w:t>).</w:t>
      </w:r>
    </w:p>
    <w:p w14:paraId="6B9B36EA" w14:textId="77777777" w:rsidR="00CB7FF5" w:rsidRDefault="00CB7FF5" w:rsidP="00CB7FF5">
      <w:pPr>
        <w:pStyle w:val="Alg4"/>
        <w:numPr>
          <w:ilvl w:val="0"/>
          <w:numId w:val="1450"/>
        </w:numPr>
      </w:pPr>
      <w:r>
        <w:t>ReturnIfAbrupt(</w:t>
      </w:r>
      <w:r>
        <w:rPr>
          <w:i/>
        </w:rPr>
        <w:t>b</w:t>
      </w:r>
      <w:r>
        <w:t>).</w:t>
      </w:r>
    </w:p>
    <w:p w14:paraId="3C96A146" w14:textId="77777777" w:rsidR="00CB7FF5" w:rsidRDefault="00CB7FF5" w:rsidP="00CB7FF5">
      <w:pPr>
        <w:pStyle w:val="Alg4"/>
        <w:numPr>
          <w:ilvl w:val="0"/>
          <w:numId w:val="1450"/>
        </w:numPr>
      </w:pPr>
      <w:r>
        <w:t xml:space="preserve">Let </w:t>
      </w:r>
      <w:r>
        <w:rPr>
          <w:i/>
          <w:iCs/>
        </w:rPr>
        <w:t>product</w:t>
      </w:r>
      <w:r>
        <w:t xml:space="preserve"> be (</w:t>
      </w:r>
      <w:r>
        <w:rPr>
          <w:i/>
          <w:iCs/>
        </w:rPr>
        <w:t>a</w:t>
      </w:r>
      <w:r>
        <w:t xml:space="preserve"> </w:t>
      </w:r>
      <w:r w:rsidRPr="00675B74">
        <w:sym w:font="Symbol" w:char="F0B4"/>
      </w:r>
      <w:r>
        <w:t xml:space="preserve"> </w:t>
      </w:r>
      <w:r>
        <w:rPr>
          <w:i/>
          <w:iCs/>
        </w:rPr>
        <w:t>b</w:t>
      </w:r>
      <w:r>
        <w:t xml:space="preserve">) </w:t>
      </w:r>
      <w:r w:rsidRPr="00E77497">
        <w:rPr>
          <w:i/>
        </w:rPr>
        <w:t xml:space="preserve">x </w:t>
      </w:r>
      <w:r w:rsidRPr="00E77497">
        <w:t>modulo</w:t>
      </w:r>
      <w:r>
        <w:rPr>
          <w:i/>
        </w:rPr>
        <w:t xml:space="preserve"> </w:t>
      </w:r>
      <w:r w:rsidRPr="00E77497">
        <w:t>modulo 2</w:t>
      </w:r>
      <w:r w:rsidRPr="00E77497">
        <w:rPr>
          <w:vertAlign w:val="superscript"/>
        </w:rPr>
        <w:t>32</w:t>
      </w:r>
      <w:r w:rsidRPr="00E77497">
        <w:t>.</w:t>
      </w:r>
    </w:p>
    <w:p w14:paraId="79B5D46A" w14:textId="77777777" w:rsidR="00CB7FF5" w:rsidRPr="001A0D83" w:rsidRDefault="00CB7FF5" w:rsidP="00CB7FF5">
      <w:pPr>
        <w:numPr>
          <w:ilvl w:val="0"/>
          <w:numId w:val="1450"/>
        </w:numPr>
        <w:spacing w:after="220" w:line="240" w:lineRule="auto"/>
        <w:jc w:val="left"/>
        <w:rPr>
          <w:rFonts w:ascii="Times New Roman" w:eastAsia="Times New Roman" w:hAnsi="Times New Roman"/>
          <w:spacing w:val="6"/>
          <w:lang w:eastAsia="en-US"/>
        </w:rPr>
      </w:pPr>
      <w:r w:rsidRPr="007E3574">
        <w:rPr>
          <w:rFonts w:ascii="Times New Roman" w:eastAsia="Times New Roman" w:hAnsi="Times New Roman"/>
          <w:spacing w:val="6"/>
          <w:lang w:eastAsia="en-US"/>
        </w:rPr>
        <w:t xml:space="preserve">If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Pr>
          <w:rFonts w:ascii="Times New Roman" w:eastAsia="Times New Roman" w:hAnsi="Times New Roman"/>
          <w:spacing w:val="6"/>
          <w:lang w:eastAsia="en-US"/>
        </w:rPr>
        <w:t>≥</w:t>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31</w:t>
      </w:r>
      <w:r w:rsidRPr="007E3574">
        <w:rPr>
          <w:rFonts w:ascii="Times New Roman" w:eastAsia="Times New Roman" w:hAnsi="Times New Roman"/>
          <w:spacing w:val="6"/>
          <w:lang w:eastAsia="en-US"/>
        </w:rPr>
        <w:t xml:space="preserv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sidRPr="007E3574">
        <w:rPr>
          <w:rFonts w:ascii="Times New Roman" w:eastAsia="Times New Roman" w:hAnsi="Times New Roman"/>
          <w:spacing w:val="6"/>
          <w:lang w:eastAsia="en-US"/>
        </w:rPr>
        <w:sym w:font="Symbol" w:char="F02D"/>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32</w:t>
      </w:r>
      <w:r w:rsidRPr="007E3574">
        <w:rPr>
          <w:rFonts w:ascii="Times New Roman" w:eastAsia="Times New Roman" w:hAnsi="Times New Roman"/>
          <w:spacing w:val="6"/>
          <w:lang w:eastAsia="en-US"/>
        </w:rPr>
        <w:t xml:space="preserve">, otherwise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spacing w:val="6"/>
          <w:lang w:eastAsia="en-US"/>
        </w:rPr>
        <w:t>.</w:t>
      </w:r>
    </w:p>
    <w:p w14:paraId="4FA2EC7B" w14:textId="77777777" w:rsidR="005D7F2D" w:rsidRPr="00B820AB" w:rsidRDefault="005D7F2D" w:rsidP="005D7F2D">
      <w:pPr>
        <w:pStyle w:val="40"/>
      </w:pPr>
      <w:r>
        <w:t>Math.</w:t>
      </w:r>
      <w:r w:rsidRPr="00B820AB">
        <w:t>log (x)</w:t>
      </w:r>
    </w:p>
    <w:p w14:paraId="3856FBD5" w14:textId="77777777"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14:paraId="7C07E95A"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56900CC4"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6F46AAC5"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512332B"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2641A5CE" w14:textId="77777777"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3F82979E" w14:textId="77777777" w:rsidR="00CB7FF5" w:rsidRPr="00D16450" w:rsidRDefault="00CB7FF5" w:rsidP="00CB7FF5">
      <w:pPr>
        <w:pStyle w:val="40"/>
      </w:pPr>
      <w:r>
        <w:t>Math.</w:t>
      </w:r>
      <w:r w:rsidRPr="00D16450">
        <w:t>log1p (x)</w:t>
      </w:r>
    </w:p>
    <w:p w14:paraId="0FFF62B1" w14:textId="77777777" w:rsidR="00CB7FF5" w:rsidRPr="00D16450" w:rsidRDefault="00CB7FF5" w:rsidP="00CB7FF5">
      <w:pPr>
        <w:rPr>
          <w:rFonts w:cs="Arial"/>
        </w:rPr>
      </w:pPr>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p>
    <w:p w14:paraId="5379CF0E"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309331E"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-1, the result is NaN.</w:t>
      </w:r>
    </w:p>
    <w:p w14:paraId="12FAB003" w14:textId="77777777" w:rsidR="00CB7FF5" w:rsidRPr="00D16450" w:rsidRDefault="00CB7FF5" w:rsidP="00CB7FF5">
      <w:pPr>
        <w:numPr>
          <w:ilvl w:val="0"/>
          <w:numId w:val="243"/>
        </w:numPr>
        <w:ind w:left="1080"/>
        <w:contextualSpacing/>
        <w:rPr>
          <w:rFonts w:cs="Arial"/>
        </w:rPr>
      </w:pPr>
      <w:r w:rsidRPr="00D16450">
        <w:rPr>
          <w:rFonts w:cs="Arial"/>
        </w:rPr>
        <w:t>If x is -1, the result is -</w:t>
      </w:r>
      <w:r w:rsidRPr="00D16450">
        <w:rPr>
          <w:rFonts w:cs="Arial"/>
        </w:rPr>
        <w:sym w:font="Symbol" w:char="F0A5"/>
      </w:r>
      <w:r w:rsidRPr="00D16450">
        <w:rPr>
          <w:rFonts w:cs="Arial"/>
        </w:rPr>
        <w:t>.</w:t>
      </w:r>
    </w:p>
    <w:p w14:paraId="363F19B7"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2DCA5BEC"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4735296D"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5D831961" w14:textId="77777777" w:rsidR="00CB7FF5" w:rsidRPr="00D16450" w:rsidRDefault="00CB7FF5" w:rsidP="00CB7FF5">
      <w:pPr>
        <w:rPr>
          <w:rFonts w:cs="Arial"/>
        </w:rPr>
      </w:pPr>
    </w:p>
    <w:p w14:paraId="097195D4" w14:textId="77777777" w:rsidR="00CB7FF5" w:rsidRPr="00D16450" w:rsidRDefault="00CB7FF5" w:rsidP="00CB7FF5">
      <w:pPr>
        <w:pStyle w:val="40"/>
      </w:pPr>
      <w:r>
        <w:t>Math.</w:t>
      </w:r>
      <w:r w:rsidRPr="00D16450">
        <w:t>log10 (x)</w:t>
      </w:r>
    </w:p>
    <w:p w14:paraId="658D9598" w14:textId="77777777" w:rsidR="00CB7FF5" w:rsidRPr="00D16450" w:rsidRDefault="00CB7FF5" w:rsidP="00CB7FF5">
      <w:pPr>
        <w:rPr>
          <w:rFonts w:cs="Arial"/>
        </w:rPr>
      </w:pPr>
      <w:r w:rsidRPr="00D16450">
        <w:rPr>
          <w:rFonts w:cs="Arial"/>
        </w:rPr>
        <w:t xml:space="preserve">Returns an implementation-dependent approximation to the base 10 logarithm of </w:t>
      </w:r>
      <w:r w:rsidRPr="00D16450">
        <w:rPr>
          <w:rFonts w:cs="Arial"/>
          <w:i/>
        </w:rPr>
        <w:t>x</w:t>
      </w:r>
      <w:r w:rsidRPr="00D16450">
        <w:rPr>
          <w:rFonts w:cs="Arial"/>
        </w:rPr>
        <w:t>.</w:t>
      </w:r>
    </w:p>
    <w:p w14:paraId="03B0CF2D"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3108947E"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14:paraId="31356085"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14:paraId="67C49160"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14:paraId="7B09FF84"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14:paraId="499C5D85"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0EBC86D2" w14:textId="77777777" w:rsidR="00CB7FF5" w:rsidRPr="00D16450" w:rsidRDefault="00CB7FF5" w:rsidP="00CB7FF5">
      <w:pPr>
        <w:rPr>
          <w:rFonts w:cs="Arial"/>
        </w:rPr>
      </w:pPr>
    </w:p>
    <w:p w14:paraId="718CCF0C" w14:textId="77777777" w:rsidR="00CB7FF5" w:rsidRPr="00D16450" w:rsidRDefault="00CB7FF5" w:rsidP="00CB7FF5">
      <w:pPr>
        <w:pStyle w:val="40"/>
      </w:pPr>
      <w:r>
        <w:t>Math.</w:t>
      </w:r>
      <w:r w:rsidRPr="00D16450">
        <w:t>log2 (x)</w:t>
      </w:r>
    </w:p>
    <w:p w14:paraId="41EFF85E" w14:textId="77777777" w:rsidR="00CB7FF5" w:rsidRPr="00D16450" w:rsidRDefault="00CB7FF5" w:rsidP="00CB7FF5">
      <w:pPr>
        <w:rPr>
          <w:rFonts w:cs="Arial"/>
        </w:rPr>
      </w:pPr>
      <w:r w:rsidRPr="00D16450">
        <w:rPr>
          <w:rFonts w:cs="Arial"/>
        </w:rPr>
        <w:t xml:space="preserve">Returns an implementation-dependent approximation to the base 2 logarithm of </w:t>
      </w:r>
      <w:r w:rsidRPr="00D16450">
        <w:rPr>
          <w:rFonts w:cs="Arial"/>
          <w:i/>
        </w:rPr>
        <w:t>x</w:t>
      </w:r>
      <w:r w:rsidRPr="00D16450">
        <w:rPr>
          <w:rFonts w:cs="Arial"/>
        </w:rPr>
        <w:t>.</w:t>
      </w:r>
    </w:p>
    <w:p w14:paraId="2E18157A"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6CFCAF4D"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14:paraId="34DE0FD7"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14:paraId="4612701D"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14:paraId="4C63ED8A"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14:paraId="309C9B47"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02FDCBF6" w14:textId="77777777" w:rsidR="00CB7FF5" w:rsidRPr="00D16450" w:rsidRDefault="00CB7FF5" w:rsidP="00CB7FF5">
      <w:pPr>
        <w:contextualSpacing/>
        <w:rPr>
          <w:rFonts w:cs="Arial"/>
        </w:rPr>
      </w:pPr>
    </w:p>
    <w:p w14:paraId="5D8655B0" w14:textId="77777777" w:rsidR="005D7F2D" w:rsidRPr="008B7F6F" w:rsidRDefault="005D7F2D" w:rsidP="005D7F2D">
      <w:pPr>
        <w:pStyle w:val="40"/>
      </w:pPr>
      <w:r>
        <w:t>Math.</w:t>
      </w:r>
      <w:r w:rsidRPr="008B7F6F">
        <w:t>max ( [ value1 [ , value2 [ , … ] ] ] )</w:t>
      </w:r>
    </w:p>
    <w:p w14:paraId="0592190F" w14:textId="77777777" w:rsidR="005D7F2D" w:rsidRPr="006B6D0A" w:rsidRDefault="005D7F2D" w:rsidP="005D7F2D">
      <w:r w:rsidRPr="006B6D0A">
        <w:t>Given zero or more arguments, calls ToNumber on each of the arguments and returns the largest of the resulting values.</w:t>
      </w:r>
    </w:p>
    <w:p w14:paraId="50D80FF1" w14:textId="77777777"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BE872EF"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14:paraId="6F8E0141" w14:textId="77777777" w:rsidR="005D7F2D" w:rsidRPr="004D1BD1" w:rsidRDefault="005D7F2D" w:rsidP="005D7F2D">
      <w:pPr>
        <w:numPr>
          <w:ilvl w:val="0"/>
          <w:numId w:val="243"/>
        </w:numPr>
        <w:ind w:left="1080"/>
        <w:rPr>
          <w:rFonts w:ascii="Times New Roman" w:hAnsi="Times New Roman"/>
        </w:rPr>
      </w:pPr>
      <w:r w:rsidRPr="006B6D0A">
        <w:rPr>
          <w:rFonts w:ascii="Times New Roman" w:hAnsi="Times New Roman"/>
        </w:rPr>
        <w:t>The comparison of values to determine the largest value is done using the Abstract Rela</w:t>
      </w:r>
      <w:r w:rsidRPr="00E65A34">
        <w:rPr>
          <w:rFonts w:ascii="Times New Roman" w:hAnsi="Times New Roman"/>
        </w:rPr>
        <w:t>t</w:t>
      </w:r>
      <w:r w:rsidRPr="00546435">
        <w:rPr>
          <w:rFonts w:ascii="Times New Roman" w:hAnsi="Times New Roman"/>
        </w:rPr>
        <w:t>ion</w:t>
      </w:r>
      <w:r w:rsidRPr="00A67AF2">
        <w:rPr>
          <w:rFonts w:ascii="Times New Roman" w:hAnsi="Times New Roman"/>
        </w:rPr>
        <w:t xml:space="preserve">al </w:t>
      </w:r>
      <w:r w:rsidRPr="00C7794D">
        <w:rPr>
          <w:rFonts w:ascii="Times New Roman" w:hAnsi="Times New Roman"/>
        </w:rPr>
        <w:t>Comparison</w:t>
      </w:r>
      <w:r w:rsidRPr="00A67AF2">
        <w:rPr>
          <w:rFonts w:ascii="Times New Roman" w:hAnsi="Times New Roman"/>
        </w:rPr>
        <w:t xml:space="preserve"> </w:t>
      </w:r>
      <w:r>
        <w:rPr>
          <w:rFonts w:ascii="Times New Roman" w:hAnsi="Times New Roman"/>
        </w:rPr>
        <w:t>a</w:t>
      </w:r>
      <w:r w:rsidRPr="00A67AF2">
        <w:rPr>
          <w:rFonts w:ascii="Times New Roman" w:hAnsi="Times New Roman"/>
        </w:rPr>
        <w:t>l</w:t>
      </w:r>
      <w:r>
        <w:rPr>
          <w:rFonts w:ascii="Times New Roman" w:hAnsi="Times New Roman"/>
        </w:rPr>
        <w:t>go</w:t>
      </w:r>
      <w:r w:rsidRPr="00A67AF2">
        <w:rPr>
          <w:rFonts w:ascii="Times New Roman" w:hAnsi="Times New Roman"/>
        </w:rPr>
        <w:t xml:space="preserve">rithm </w:t>
      </w:r>
      <w:r w:rsidRPr="00B820AB">
        <w:rPr>
          <w:rFonts w:ascii="Times New Roman" w:hAnsi="Times New Roman"/>
        </w:rPr>
        <w:t>(</w:t>
      </w:r>
      <w:r w:rsidR="00386020">
        <w:rPr>
          <w:rFonts w:ascii="Times New Roman" w:hAnsi="Times New Roman"/>
        </w:rPr>
        <w:fldChar w:fldCharType="begin"/>
      </w:r>
      <w:r w:rsidR="00386020">
        <w:rPr>
          <w:rFonts w:ascii="Times New Roman" w:hAnsi="Times New Roman"/>
        </w:rPr>
        <w:instrText xml:space="preserve"> REF _Ref365540413 \r \h </w:instrText>
      </w:r>
      <w:r w:rsidR="00386020">
        <w:rPr>
          <w:rFonts w:ascii="Times New Roman" w:hAnsi="Times New Roman"/>
        </w:rPr>
      </w:r>
      <w:r w:rsidR="00386020">
        <w:rPr>
          <w:rFonts w:ascii="Times New Roman" w:hAnsi="Times New Roman"/>
        </w:rPr>
        <w:fldChar w:fldCharType="separate"/>
      </w:r>
      <w:r w:rsidR="00083CEC">
        <w:rPr>
          <w:rFonts w:ascii="Times New Roman" w:hAnsi="Times New Roman"/>
        </w:rPr>
        <w:t>7.2.8</w:t>
      </w:r>
      <w:r w:rsidR="00386020">
        <w:rPr>
          <w:rFonts w:ascii="Times New Roman" w:hAnsi="Times New Roman"/>
        </w:rPr>
        <w:fldChar w:fldCharType="end"/>
      </w:r>
      <w:r w:rsidRPr="00E77497">
        <w:rPr>
          <w:rFonts w:ascii="Times New Roman" w:hAnsi="Times New Roman"/>
        </w:rPr>
        <w:t xml:space="preserve">) except that +0 is considered to be larger than </w:t>
      </w:r>
      <w:r w:rsidRPr="004D1BD1">
        <w:rPr>
          <w:rFonts w:ascii="Times New Roman" w:hAnsi="Times New Roman"/>
        </w:rPr>
        <w:sym w:font="Symbol" w:char="F02D"/>
      </w:r>
      <w:r w:rsidRPr="004D1BD1">
        <w:rPr>
          <w:rFonts w:ascii="Times New Roman" w:hAnsi="Times New Roman"/>
        </w:rPr>
        <w:t>0.</w:t>
      </w:r>
    </w:p>
    <w:p w14:paraId="35D310ED" w14:textId="77777777" w:rsidR="005D7F2D" w:rsidRPr="00A67AF2" w:rsidRDefault="005D7F2D" w:rsidP="005D7F2D">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7D3D26BD" w14:textId="77777777" w:rsidR="005D7F2D" w:rsidRPr="00A67AF2" w:rsidRDefault="005D7F2D" w:rsidP="005D7F2D">
      <w:pPr>
        <w:pStyle w:val="40"/>
      </w:pPr>
      <w:r>
        <w:t>Math.</w:t>
      </w:r>
      <w:r w:rsidRPr="00A67AF2">
        <w:t>min ( [ value1 [ , value2 [ , … ] ] ] )</w:t>
      </w:r>
    </w:p>
    <w:p w14:paraId="2E042E47" w14:textId="77777777" w:rsidR="005D7F2D" w:rsidRPr="00A67AF2" w:rsidRDefault="005D7F2D" w:rsidP="005D7F2D">
      <w:r w:rsidRPr="00A67AF2">
        <w:t>Given zero or more arguments, calls ToNumber on each of the arguments and returns the smallest of the resulting values.</w:t>
      </w:r>
    </w:p>
    <w:p w14:paraId="717018F4" w14:textId="77777777" w:rsidR="005D7F2D" w:rsidRPr="004D1BD1" w:rsidRDefault="005D7F2D" w:rsidP="005D7F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747A4D90"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14:paraId="12FE7025" w14:textId="77777777" w:rsidR="005D7F2D" w:rsidRPr="004D1BD1" w:rsidRDefault="005D7F2D" w:rsidP="005D7F2D">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using the Abstract Relational </w:t>
      </w:r>
      <w:r w:rsidRPr="00C7794D">
        <w:rPr>
          <w:rFonts w:ascii="Times New Roman" w:hAnsi="Times New Roman"/>
        </w:rPr>
        <w:t>Comparison</w:t>
      </w:r>
      <w:r w:rsidRPr="006B6D0A">
        <w:rPr>
          <w:rFonts w:ascii="Times New Roman" w:hAnsi="Times New Roman"/>
        </w:rPr>
        <w:t xml:space="preserve"> </w:t>
      </w:r>
      <w:r>
        <w:rPr>
          <w:rFonts w:ascii="Times New Roman" w:hAnsi="Times New Roman"/>
        </w:rPr>
        <w:t>a</w:t>
      </w:r>
      <w:r w:rsidRPr="006B6D0A">
        <w:rPr>
          <w:rFonts w:ascii="Times New Roman" w:hAnsi="Times New Roman"/>
        </w:rPr>
        <w:t>l</w:t>
      </w:r>
      <w:r>
        <w:rPr>
          <w:rFonts w:ascii="Times New Roman" w:hAnsi="Times New Roman"/>
        </w:rPr>
        <w:t>go</w:t>
      </w:r>
      <w:r w:rsidRPr="006B6D0A">
        <w:rPr>
          <w:rFonts w:ascii="Times New Roman" w:hAnsi="Times New Roman"/>
        </w:rPr>
        <w:t xml:space="preserve">rithm </w:t>
      </w:r>
      <w:r w:rsidRPr="00546435">
        <w:rPr>
          <w:rFonts w:ascii="Times New Roman" w:hAnsi="Times New Roman"/>
        </w:rPr>
        <w:t>(</w:t>
      </w:r>
      <w:r w:rsidR="00386020">
        <w:rPr>
          <w:rFonts w:ascii="Times New Roman" w:hAnsi="Times New Roman"/>
        </w:rPr>
        <w:fldChar w:fldCharType="begin"/>
      </w:r>
      <w:r w:rsidR="00386020">
        <w:rPr>
          <w:rFonts w:ascii="Times New Roman" w:hAnsi="Times New Roman"/>
        </w:rPr>
        <w:instrText xml:space="preserve"> REF _Ref365540413 \r \h </w:instrText>
      </w:r>
      <w:r w:rsidR="00386020">
        <w:rPr>
          <w:rFonts w:ascii="Times New Roman" w:hAnsi="Times New Roman"/>
        </w:rPr>
      </w:r>
      <w:r w:rsidR="00386020">
        <w:rPr>
          <w:rFonts w:ascii="Times New Roman" w:hAnsi="Times New Roman"/>
        </w:rPr>
        <w:fldChar w:fldCharType="separate"/>
      </w:r>
      <w:r w:rsidR="00083CEC">
        <w:rPr>
          <w:rFonts w:ascii="Times New Roman" w:hAnsi="Times New Roman"/>
        </w:rPr>
        <w:t>7.2.8</w:t>
      </w:r>
      <w:r w:rsidR="00386020">
        <w:rPr>
          <w:rFonts w:ascii="Times New Roman" w:hAnsi="Times New Roman"/>
        </w:rPr>
        <w:fldChar w:fldCharType="end"/>
      </w:r>
      <w:r w:rsidRPr="00A67AF2">
        <w:rPr>
          <w:rFonts w:ascii="Times New Roman" w:hAnsi="Times New Roman"/>
        </w:rPr>
        <w:t xml:space="preserve">) </w:t>
      </w:r>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46210565" w14:textId="77777777" w:rsidR="005D7F2D" w:rsidRPr="00A67AF2" w:rsidRDefault="005D7F2D" w:rsidP="005D7F2D">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7BD8D83E" w14:textId="77777777" w:rsidR="005D7F2D" w:rsidRPr="00A67AF2" w:rsidRDefault="005D7F2D" w:rsidP="005D7F2D">
      <w:pPr>
        <w:pStyle w:val="40"/>
      </w:pPr>
      <w:r>
        <w:t>Math.</w:t>
      </w:r>
      <w:r w:rsidRPr="00A67AF2">
        <w:t>pow (x, y)</w:t>
      </w:r>
    </w:p>
    <w:p w14:paraId="48ECB996" w14:textId="77777777" w:rsidR="005D7F2D" w:rsidRPr="00E77497" w:rsidRDefault="005D7F2D" w:rsidP="005D7F2D">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3C987B18"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40B72C1F"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4E248A63" w14:textId="77777777" w:rsidR="005D7F2D" w:rsidRPr="006B6D0A"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6ADDCBBB" w14:textId="77777777" w:rsidR="005D7F2D" w:rsidRPr="00A67AF2"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59DDC7FB" w14:textId="77777777"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2C4DDC8C"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4212C412"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64F8BEE1"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35BF9D7F"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1309F039"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7F518170"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74DF9182"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3FDE10C0" w14:textId="77777777"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45357E93"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3045ABAA"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7BD75F90"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107A0A1B" w14:textId="77777777"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34E26BC6" w14:textId="77777777" w:rsidR="005D7F2D" w:rsidRPr="004D1BD1" w:rsidRDefault="005D7F2D" w:rsidP="005D7F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6D4D6D15"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4E5EBCE2" w14:textId="77777777"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2381067D" w14:textId="77777777" w:rsidR="005D7F2D" w:rsidRPr="004D1BD1"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27E2C1D4"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4132A261" w14:textId="77777777" w:rsidR="005D7F2D" w:rsidRPr="00A67AF2"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p>
    <w:p w14:paraId="4E8C3E33" w14:textId="77777777" w:rsidR="005D7F2D" w:rsidRPr="00B820AB" w:rsidRDefault="005D7F2D" w:rsidP="005D7F2D">
      <w:pPr>
        <w:pStyle w:val="40"/>
      </w:pPr>
      <w:r>
        <w:t>Math.</w:t>
      </w:r>
      <w:r w:rsidRPr="00B820AB">
        <w:t>random ( )</w:t>
      </w:r>
    </w:p>
    <w:p w14:paraId="753B17FF" w14:textId="77777777" w:rsidR="005D7F2D" w:rsidRPr="00E77497" w:rsidRDefault="005D7F2D" w:rsidP="005D7F2D">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p>
    <w:p w14:paraId="771479EF" w14:textId="77777777" w:rsidR="005D7F2D" w:rsidRPr="00E77497" w:rsidRDefault="005D7F2D" w:rsidP="005D7F2D">
      <w:pPr>
        <w:pStyle w:val="40"/>
      </w:pPr>
      <w:r>
        <w:t>Math.</w:t>
      </w:r>
      <w:r w:rsidRPr="00E77497">
        <w:t>round (x)</w:t>
      </w:r>
    </w:p>
    <w:p w14:paraId="6796C008" w14:textId="77777777" w:rsidR="005D7F2D" w:rsidRPr="00E65A34" w:rsidRDefault="005D7F2D" w:rsidP="005D7F2D">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1D51D6A3" w14:textId="77777777" w:rsidR="005D7F2D" w:rsidRPr="00A67AF2"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67A3FBFC" w14:textId="77777777"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1906EB69"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981CE19"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43CC5C57"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11FF457B"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09194B4A" w14:textId="77777777"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2A6A13ED" w14:textId="77777777" w:rsidR="005D7F2D" w:rsidRPr="00A67AF2" w:rsidRDefault="005D7F2D" w:rsidP="005D7F2D">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428B2DDC" w14:textId="77777777" w:rsidR="005D7F2D" w:rsidRPr="00E77497" w:rsidRDefault="005D7F2D" w:rsidP="005D7F2D">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p>
    <w:p w14:paraId="706B24B0" w14:textId="77777777" w:rsidR="00CB7FF5" w:rsidRPr="00640BCB" w:rsidRDefault="00CB7FF5" w:rsidP="00CB7FF5">
      <w:pPr>
        <w:pStyle w:val="40"/>
      </w:pPr>
      <w:r>
        <w:t>Math.roundFloat32</w:t>
      </w:r>
      <w:r w:rsidRPr="00640BCB">
        <w:t xml:space="preserve"> (</w:t>
      </w:r>
      <w:r w:rsidRPr="00D16450">
        <w:t>x</w:t>
      </w:r>
      <w:r>
        <w:t xml:space="preserve"> </w:t>
      </w:r>
      <w:r w:rsidRPr="00640BCB">
        <w:t>)</w:t>
      </w:r>
    </w:p>
    <w:p w14:paraId="596B76FC" w14:textId="77777777" w:rsidR="00CB7FF5" w:rsidRPr="00E77497" w:rsidRDefault="00CB7FF5" w:rsidP="00CB7FF5">
      <w:r w:rsidRPr="00E77497">
        <w:t xml:space="preserve">When </w:t>
      </w:r>
      <w:r>
        <w:rPr>
          <w:rFonts w:ascii="Courier New" w:hAnsi="Courier New"/>
          <w:b/>
        </w:rPr>
        <w:t>Math.round</w:t>
      </w:r>
      <w:r w:rsidRPr="0010681E">
        <w:rPr>
          <w:rFonts w:ascii="Courier New" w:hAnsi="Courier New"/>
          <w:b/>
        </w:rPr>
        <w:t>Float32</w:t>
      </w:r>
      <w:r w:rsidRPr="00640BCB">
        <w:t xml:space="preserve"> </w:t>
      </w:r>
      <w:r>
        <w:t xml:space="preserve">is </w:t>
      </w:r>
      <w:r w:rsidRPr="00E77497">
        <w:t>called with argument</w:t>
      </w:r>
      <w:r>
        <w:t xml:space="preserve"> </w:t>
      </w:r>
      <w:r w:rsidRPr="00F92BFE">
        <w:rPr>
          <w:rFonts w:ascii="Times New Roman" w:hAnsi="Times New Roman"/>
          <w:i/>
          <w:iCs/>
        </w:rPr>
        <w:t>x</w:t>
      </w:r>
      <w:r w:rsidRPr="00E77497">
        <w:t xml:space="preserve"> the following steps are taken:</w:t>
      </w:r>
    </w:p>
    <w:p w14:paraId="0AC095EA" w14:textId="77777777" w:rsidR="00CB7FF5" w:rsidRPr="00E77497" w:rsidRDefault="00CB7FF5" w:rsidP="00CB7FF5">
      <w:pPr>
        <w:pStyle w:val="Alg4"/>
        <w:numPr>
          <w:ilvl w:val="0"/>
          <w:numId w:val="1574"/>
        </w:numPr>
      </w:pPr>
      <w:r w:rsidRPr="00546435">
        <w:t xml:space="preserve">If </w:t>
      </w:r>
      <w:r w:rsidRPr="00A67AF2">
        <w:rPr>
          <w:i/>
        </w:rPr>
        <w:t>x</w:t>
      </w:r>
      <w:r w:rsidRPr="00A67AF2">
        <w:t xml:space="preserve"> is NaN, </w:t>
      </w:r>
      <w:r>
        <w:t>return</w:t>
      </w:r>
      <w:r w:rsidRPr="00A67AF2">
        <w:t xml:space="preserve"> NaN.</w:t>
      </w:r>
    </w:p>
    <w:p w14:paraId="1943E8DC" w14:textId="77777777" w:rsidR="00CB7FF5" w:rsidRDefault="00CB7FF5" w:rsidP="00CB7FF5">
      <w:pPr>
        <w:pStyle w:val="Alg4"/>
        <w:numPr>
          <w:ilvl w:val="0"/>
          <w:numId w:val="1574"/>
        </w:numPr>
      </w:pPr>
      <w:r>
        <w:t xml:space="preserve">If </w:t>
      </w:r>
      <w:r w:rsidRPr="00A67AF2">
        <w:t xml:space="preserve">If </w:t>
      </w:r>
      <w:r w:rsidRPr="00B820AB">
        <w:rPr>
          <w:i/>
        </w:rPr>
        <w:t>x</w:t>
      </w:r>
      <w:r w:rsidRPr="00675B74">
        <w:t xml:space="preserve"> </w:t>
      </w:r>
      <w:r>
        <w:t>one of</w:t>
      </w:r>
      <w:r w:rsidRPr="00675B74">
        <w:t xml:space="preserve"> +0</w:t>
      </w:r>
      <w:r>
        <w:t xml:space="preserve">, </w:t>
      </w:r>
      <w:r w:rsidRPr="004D1BD1">
        <w:sym w:font="Symbol" w:char="F02D"/>
      </w:r>
      <w:r w:rsidRPr="004D1BD1">
        <w:t>0</w:t>
      </w:r>
      <w:r>
        <w:t xml:space="preserve">, </w:t>
      </w:r>
      <w:r w:rsidRPr="006B6D0A">
        <w:t>+</w:t>
      </w:r>
      <w:r w:rsidRPr="004D1BD1">
        <w:sym w:font="Symbol" w:char="F0A5"/>
      </w:r>
      <w:r>
        <w:t xml:space="preserve">, </w:t>
      </w:r>
      <w:r w:rsidRPr="004D1BD1">
        <w:sym w:font="Symbol" w:char="F02D"/>
      </w:r>
      <w:r w:rsidRPr="008B7F6F">
        <w:sym w:font="Symbol" w:char="F0A5"/>
      </w:r>
      <w:r>
        <w:t xml:space="preserve">, then return </w:t>
      </w:r>
      <w:r>
        <w:rPr>
          <w:i/>
          <w:iCs/>
        </w:rPr>
        <w:t>x</w:t>
      </w:r>
      <w:r>
        <w:t>.</w:t>
      </w:r>
    </w:p>
    <w:p w14:paraId="5D48F1E6" w14:textId="77777777" w:rsidR="00CB7FF5" w:rsidRPr="00E77497" w:rsidRDefault="00CB7FF5" w:rsidP="00CB7FF5">
      <w:pPr>
        <w:pStyle w:val="Alg4"/>
        <w:numPr>
          <w:ilvl w:val="0"/>
          <w:numId w:val="1574"/>
        </w:numPr>
      </w:pPr>
      <w:commentRangeStart w:id="5194"/>
      <w:r w:rsidRPr="00E77497">
        <w:t xml:space="preserve">Let </w:t>
      </w:r>
      <w:r>
        <w:rPr>
          <w:i/>
        </w:rPr>
        <w:t>x32</w:t>
      </w:r>
      <w:r w:rsidRPr="00E77497">
        <w:t xml:space="preserve"> be </w:t>
      </w:r>
      <w:r>
        <w:t xml:space="preserve">the result of converting </w:t>
      </w:r>
      <w:r>
        <w:rPr>
          <w:i/>
          <w:iCs/>
        </w:rPr>
        <w:t>x</w:t>
      </w:r>
      <w:r>
        <w:t xml:space="preserve"> to a value in IEEE-868-2005 binary32 format using “Round to nearest, ties to even” rounding mode</w:t>
      </w:r>
      <w:r w:rsidRPr="00E77497">
        <w:t>.</w:t>
      </w:r>
      <w:commentRangeEnd w:id="5194"/>
      <w:r>
        <w:rPr>
          <w:rStyle w:val="af6"/>
          <w:rFonts w:ascii="Arial" w:eastAsia="MS Mincho" w:hAnsi="Arial"/>
          <w:spacing w:val="0"/>
          <w:lang w:eastAsia="ja-JP"/>
        </w:rPr>
        <w:commentReference w:id="5194"/>
      </w:r>
    </w:p>
    <w:p w14:paraId="5274E450" w14:textId="77777777" w:rsidR="00CB7FF5" w:rsidRDefault="00CB7FF5" w:rsidP="00CB7FF5">
      <w:pPr>
        <w:pStyle w:val="Alg4"/>
        <w:numPr>
          <w:ilvl w:val="0"/>
          <w:numId w:val="1574"/>
        </w:numPr>
      </w:pPr>
      <w:r>
        <w:t xml:space="preserve">Let </w:t>
      </w:r>
      <w:r>
        <w:rPr>
          <w:i/>
          <w:iCs/>
        </w:rPr>
        <w:t>x64</w:t>
      </w:r>
      <w:r>
        <w:t xml:space="preserve"> be the ECMAScript Number value corresponding to </w:t>
      </w:r>
      <w:r>
        <w:rPr>
          <w:i/>
          <w:iCs/>
        </w:rPr>
        <w:t>x32</w:t>
      </w:r>
      <w:r>
        <w:t>.</w:t>
      </w:r>
    </w:p>
    <w:p w14:paraId="6967B025" w14:textId="77777777" w:rsidR="00CB7FF5" w:rsidRDefault="00CB7FF5" w:rsidP="00CB7FF5">
      <w:pPr>
        <w:numPr>
          <w:ilvl w:val="0"/>
          <w:numId w:val="1574"/>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sidRPr="00D33680">
        <w:rPr>
          <w:rFonts w:ascii="Times New Roman" w:eastAsia="Times New Roman" w:hAnsi="Times New Roman"/>
          <w:i/>
          <w:iCs/>
          <w:spacing w:val="6"/>
          <w:lang w:eastAsia="en-US"/>
        </w:rPr>
        <w:t>x64</w:t>
      </w:r>
      <w:r>
        <w:rPr>
          <w:rFonts w:ascii="Times New Roman" w:eastAsia="Times New Roman" w:hAnsi="Times New Roman"/>
          <w:spacing w:val="6"/>
          <w:lang w:eastAsia="en-US"/>
        </w:rPr>
        <w:t>.</w:t>
      </w:r>
    </w:p>
    <w:p w14:paraId="49DD6889" w14:textId="77777777" w:rsidR="00CB7FF5" w:rsidRPr="00D16450" w:rsidRDefault="00CB7FF5" w:rsidP="00CB7FF5">
      <w:pPr>
        <w:pStyle w:val="40"/>
      </w:pPr>
      <w:r>
        <w:t>Math.</w:t>
      </w:r>
      <w:r w:rsidRPr="00D16450">
        <w:t>sign(x)</w:t>
      </w:r>
    </w:p>
    <w:p w14:paraId="4E003B97" w14:textId="77777777" w:rsidR="00CB7FF5" w:rsidRPr="00D16450" w:rsidRDefault="00CB7FF5" w:rsidP="00CB7FF5">
      <w:pPr>
        <w:rPr>
          <w:rFonts w:cs="Arial"/>
        </w:rPr>
      </w:pPr>
      <w:r w:rsidRPr="00D16450">
        <w:rPr>
          <w:rFonts w:cs="Arial"/>
        </w:rPr>
        <w:t>Returns the sign of the x, indicating whether x is positive, negative or zero.</w:t>
      </w:r>
    </w:p>
    <w:p w14:paraId="79FAF84D"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2C14AA1E"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2FCF1C63"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3780D37D"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negative</w:t>
      </w:r>
      <w:r>
        <w:rPr>
          <w:rFonts w:cs="Arial"/>
        </w:rPr>
        <w:t xml:space="preserve"> and not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1.</w:t>
      </w:r>
    </w:p>
    <w:p w14:paraId="643E2DDC"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positive</w:t>
      </w:r>
      <w:r>
        <w:rPr>
          <w:rFonts w:cs="Arial"/>
        </w:rPr>
        <w:t xml:space="preserve"> and not </w:t>
      </w:r>
      <w:r w:rsidRPr="00D16450">
        <w:rPr>
          <w:rFonts w:cs="Arial"/>
        </w:rPr>
        <w:t>+0, the result is +1.</w:t>
      </w:r>
    </w:p>
    <w:p w14:paraId="40724DC1" w14:textId="77777777" w:rsidR="005D7F2D" w:rsidRPr="00E77497" w:rsidRDefault="005D7F2D" w:rsidP="005D7F2D">
      <w:pPr>
        <w:pStyle w:val="40"/>
      </w:pPr>
      <w:r>
        <w:t>Math.</w:t>
      </w:r>
      <w:r w:rsidRPr="00E77497">
        <w:t>sin (x)</w:t>
      </w:r>
    </w:p>
    <w:p w14:paraId="7C1DB01D" w14:textId="77777777" w:rsidR="005D7F2D" w:rsidRPr="00E77497" w:rsidRDefault="005D7F2D" w:rsidP="005D7F2D">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19FA41EC"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30BFB81A"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6068E38"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48ACCD8"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5BE12D6B" w14:textId="77777777" w:rsidR="00CB7FF5" w:rsidRPr="00D16450" w:rsidRDefault="00CB7FF5" w:rsidP="00CB7FF5">
      <w:pPr>
        <w:pStyle w:val="40"/>
      </w:pPr>
      <w:r>
        <w:t>Math.</w:t>
      </w:r>
      <w:r w:rsidRPr="00D16450">
        <w:t>sinh(x)</w:t>
      </w:r>
    </w:p>
    <w:p w14:paraId="68984F7D" w14:textId="77777777" w:rsidR="00CB7FF5" w:rsidRPr="00D16450" w:rsidRDefault="00CB7FF5" w:rsidP="00CB7FF5">
      <w:pPr>
        <w:rPr>
          <w:rFonts w:cs="Arial"/>
        </w:rPr>
      </w:pPr>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p>
    <w:p w14:paraId="362E64A6"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2CD7FFE9"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75814BAF"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7C4161B2"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734DE3DF" w14:textId="77777777" w:rsidR="00CB7FF5" w:rsidRPr="00D16450" w:rsidRDefault="00CB7FF5" w:rsidP="00CB7FF5">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0E2BC5BF" w14:textId="77777777" w:rsidR="00CB7FF5" w:rsidRPr="00D16450" w:rsidRDefault="00CB7FF5" w:rsidP="00CB7FF5">
      <w:pPr>
        <w:pStyle w:val="Note"/>
      </w:pPr>
      <w:r>
        <w:t>NOTE</w:t>
      </w:r>
      <w:r>
        <w:tab/>
      </w:r>
      <w:r w:rsidRPr="00D16450">
        <w:t xml:space="preserve">The value of </w:t>
      </w:r>
      <w:r>
        <w:t>sin</w:t>
      </w:r>
      <w:r w:rsidRPr="00D16450">
        <w:t xml:space="preserve">h(x) is the same as </w:t>
      </w:r>
      <w:r w:rsidRPr="00D16450">
        <w:rPr>
          <w:i/>
        </w:rPr>
        <w:t>(exp(x) - exp(-x))/2</w:t>
      </w:r>
      <w:r w:rsidRPr="00D16450">
        <w:t>.</w:t>
      </w:r>
    </w:p>
    <w:p w14:paraId="404DDADF" w14:textId="77777777" w:rsidR="005D7F2D" w:rsidRPr="008B7F6F" w:rsidRDefault="005D7F2D" w:rsidP="005D7F2D">
      <w:pPr>
        <w:pStyle w:val="40"/>
      </w:pPr>
      <w:r>
        <w:t>Math.</w:t>
      </w:r>
      <w:r w:rsidRPr="008B7F6F">
        <w:t>sqrt (x)</w:t>
      </w:r>
    </w:p>
    <w:p w14:paraId="05D2767B" w14:textId="77777777" w:rsidR="005D7F2D" w:rsidRPr="006B6D0A" w:rsidRDefault="005D7F2D" w:rsidP="005D7F2D">
      <w:r w:rsidRPr="006B6D0A">
        <w:t xml:space="preserve">Returns an implementation-dependent approximation to the square root of </w:t>
      </w:r>
      <w:r w:rsidRPr="006B6D0A">
        <w:rPr>
          <w:rFonts w:ascii="Times New Roman" w:hAnsi="Times New Roman"/>
          <w:i/>
        </w:rPr>
        <w:t>x</w:t>
      </w:r>
      <w:r w:rsidRPr="006B6D0A">
        <w:t>.</w:t>
      </w:r>
    </w:p>
    <w:p w14:paraId="7617FB83" w14:textId="77777777"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1118BE96" w14:textId="77777777"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7D544CD7"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2614D7D5"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8A8C672"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4DD1C281" w14:textId="77777777" w:rsidR="005D7F2D" w:rsidRPr="008B7F6F" w:rsidRDefault="005D7F2D" w:rsidP="005D7F2D">
      <w:pPr>
        <w:pStyle w:val="40"/>
      </w:pPr>
      <w:r>
        <w:t>Math.</w:t>
      </w:r>
      <w:r w:rsidRPr="008B7F6F">
        <w:t>tan (x)</w:t>
      </w:r>
    </w:p>
    <w:p w14:paraId="031FA675" w14:textId="77777777" w:rsidR="005D7F2D" w:rsidRPr="006B6D0A" w:rsidRDefault="005D7F2D" w:rsidP="005D7F2D">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704196F1" w14:textId="77777777"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1F487D7D" w14:textId="77777777"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3B02D809"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726B0E0"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225C78E3" w14:textId="77777777" w:rsidR="005D7F2D" w:rsidRPr="00D16450" w:rsidRDefault="005D7F2D" w:rsidP="005D7F2D">
      <w:pPr>
        <w:pStyle w:val="40"/>
      </w:pPr>
      <w:r>
        <w:t>Math.</w:t>
      </w:r>
      <w:r w:rsidRPr="00D16450">
        <w:t>tanh(x)</w:t>
      </w:r>
    </w:p>
    <w:p w14:paraId="50966B83" w14:textId="77777777" w:rsidR="005D7F2D" w:rsidRPr="00D16450" w:rsidRDefault="005D7F2D" w:rsidP="005D7F2D">
      <w:pPr>
        <w:rPr>
          <w:rFonts w:cs="Arial"/>
        </w:rPr>
      </w:pPr>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p>
    <w:p w14:paraId="35A772A2"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73E575DC" w14:textId="77777777" w:rsidR="005D7F2D"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44E75DED"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7B0B213D"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p>
    <w:p w14:paraId="750720AF"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p>
    <w:p w14:paraId="2D7DDFC6" w14:textId="77777777" w:rsidR="005D7F2D" w:rsidRPr="00D16450" w:rsidRDefault="005D7F2D" w:rsidP="005D7F2D">
      <w:pPr>
        <w:pStyle w:val="Note"/>
      </w:pPr>
      <w:r>
        <w:t>NOTE</w:t>
      </w:r>
      <w:r>
        <w:tab/>
      </w:r>
      <w:r w:rsidRPr="00D16450">
        <w:t xml:space="preserve">The value of tanh(x) is the same as </w:t>
      </w:r>
      <w:r w:rsidRPr="00D16450">
        <w:rPr>
          <w:i/>
        </w:rPr>
        <w:t>(exp(x) - exp(-x))/(exp(x) + exp(-x))</w:t>
      </w:r>
      <w:r w:rsidRPr="00D16450">
        <w:t>.</w:t>
      </w:r>
    </w:p>
    <w:p w14:paraId="50FE6EB1" w14:textId="77777777" w:rsidR="005D7F2D" w:rsidRPr="00D16450" w:rsidRDefault="005D7F2D" w:rsidP="005D7F2D">
      <w:pPr>
        <w:pStyle w:val="40"/>
      </w:pPr>
      <w:r>
        <w:t>Math.</w:t>
      </w:r>
      <w:r w:rsidRPr="00D16450">
        <w:t>trunc(x)</w:t>
      </w:r>
    </w:p>
    <w:p w14:paraId="4BE96C3E" w14:textId="77777777" w:rsidR="005D7F2D" w:rsidRPr="00D16450" w:rsidRDefault="005D7F2D" w:rsidP="005D7F2D">
      <w:pPr>
        <w:rPr>
          <w:rFonts w:cs="Arial"/>
        </w:rPr>
      </w:pPr>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p>
    <w:p w14:paraId="54EA6E99"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40A1C8E3"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19A4761F"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55544BF1"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1DF23DBC" w14:textId="77777777" w:rsidR="005D7F2D" w:rsidRPr="00D16450" w:rsidRDefault="005D7F2D" w:rsidP="005D7F2D">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71371F53"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14:paraId="6AB99EAC"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Pr>
          <w:rFonts w:ascii="Times New Roman" w:hAnsi="Times New Roman"/>
        </w:rPr>
        <w:t>less</w:t>
      </w:r>
      <w:r w:rsidRPr="006B6D0A">
        <w:rPr>
          <w:rFonts w:ascii="Times New Roman" w:hAnsi="Times New Roman"/>
        </w:rPr>
        <w:t xml:space="preserve"> than 0 but </w:t>
      </w:r>
      <w:r>
        <w:rPr>
          <w:rFonts w:ascii="Times New Roman" w:hAnsi="Times New Roman"/>
        </w:rPr>
        <w:t>greater</w:t>
      </w:r>
      <w:r w:rsidRPr="006B6D0A">
        <w:rPr>
          <w:rFonts w:ascii="Times New Roman" w:hAnsi="Times New Roman"/>
        </w:rPr>
        <w:t xml:space="preserve"> than </w:t>
      </w:r>
      <w:r w:rsidRPr="00D16450">
        <w:rPr>
          <w:rFonts w:cs="Arial"/>
        </w:rPr>
        <w:sym w:font="Symbol" w:char="F02D"/>
      </w:r>
      <w:r w:rsidRPr="006B6D0A">
        <w:rPr>
          <w:rFonts w:ascii="Times New Roman" w:hAnsi="Times New Roman"/>
        </w:rPr>
        <w:t xml:space="preserve">1, the result is </w:t>
      </w:r>
      <w:r w:rsidRPr="00D16450">
        <w:rPr>
          <w:rFonts w:cs="Arial"/>
        </w:rPr>
        <w:sym w:font="Symbol" w:char="F02D"/>
      </w:r>
      <w:r w:rsidRPr="006B6D0A">
        <w:rPr>
          <w:rFonts w:ascii="Times New Roman" w:hAnsi="Times New Roman"/>
        </w:rPr>
        <w:t>0.</w:t>
      </w:r>
    </w:p>
    <w:p w14:paraId="6E091F7F" w14:textId="77777777" w:rsidR="003E75AF" w:rsidRPr="004D1BD1" w:rsidRDefault="003E75AF" w:rsidP="003E75AF">
      <w:pPr>
        <w:pStyle w:val="20"/>
      </w:pPr>
      <w:bookmarkStart w:id="5195" w:name="_Ref365549591"/>
      <w:bookmarkStart w:id="5196" w:name="_Toc366142063"/>
      <w:r w:rsidRPr="004D1BD1">
        <w:t>Date Objects</w:t>
      </w:r>
      <w:bookmarkEnd w:id="5195"/>
      <w:bookmarkEnd w:id="5196"/>
    </w:p>
    <w:p w14:paraId="6F0A445E" w14:textId="77777777" w:rsidR="003E75AF" w:rsidRPr="008B7F6F" w:rsidRDefault="003E75AF" w:rsidP="003E75AF">
      <w:pPr>
        <w:pStyle w:val="30"/>
      </w:pPr>
      <w:bookmarkStart w:id="5197" w:name="_Toc366142064"/>
      <w:r w:rsidRPr="008B7F6F">
        <w:t>Overview of Date Objects and Definitions of Abstract Operat</w:t>
      </w:r>
      <w:r>
        <w:t>ion</w:t>
      </w:r>
      <w:r w:rsidRPr="008B7F6F">
        <w:t>s</w:t>
      </w:r>
      <w:bookmarkEnd w:id="5197"/>
    </w:p>
    <w:p w14:paraId="77EDC674" w14:textId="77777777" w:rsidR="003E75AF" w:rsidRPr="00A67AF2" w:rsidRDefault="003E75AF" w:rsidP="003E75AF">
      <w:r w:rsidRPr="006B6D0A">
        <w:t xml:space="preserve">The following functions are abstract operations that operate on time values (defined in </w:t>
      </w:r>
      <w:r w:rsidR="00AB619E">
        <w:fldChar w:fldCharType="begin"/>
      </w:r>
      <w:r w:rsidR="00AB619E">
        <w:instrText xml:space="preserve"> REF _Ref366068000 \r \h </w:instrText>
      </w:r>
      <w:r w:rsidR="00AB619E">
        <w:fldChar w:fldCharType="separate"/>
      </w:r>
      <w:r w:rsidR="00083CEC">
        <w:t>20.3.1.1</w:t>
      </w:r>
      <w:r w:rsidR="00AB619E">
        <w:fldChar w:fldCharType="end"/>
      </w:r>
      <w:r w:rsidRPr="006B6D0A">
        <w:t xml:space="preserve">). Note that, in every case, if any argument to one of these functions is </w:t>
      </w:r>
      <w:r w:rsidRPr="006B6D0A">
        <w:rPr>
          <w:b/>
        </w:rPr>
        <w:t>NaN</w:t>
      </w:r>
      <w:r w:rsidRPr="00E65A34">
        <w:t xml:space="preserve">, the result will be </w:t>
      </w:r>
      <w:r w:rsidRPr="00546435">
        <w:rPr>
          <w:b/>
        </w:rPr>
        <w:t>NaN</w:t>
      </w:r>
      <w:r w:rsidRPr="00A67AF2">
        <w:t>.</w:t>
      </w:r>
    </w:p>
    <w:p w14:paraId="77E3372A" w14:textId="77777777" w:rsidR="003E75AF" w:rsidRPr="00A67AF2" w:rsidRDefault="003E75AF" w:rsidP="003E75AF">
      <w:pPr>
        <w:pStyle w:val="40"/>
      </w:pPr>
      <w:bookmarkStart w:id="5198" w:name="_Ref366068000"/>
      <w:r w:rsidRPr="00A67AF2">
        <w:t>Time Values and Time Range</w:t>
      </w:r>
      <w:bookmarkEnd w:id="5198"/>
    </w:p>
    <w:p w14:paraId="62C83D2B" w14:textId="77777777" w:rsidR="003E75AF" w:rsidRPr="00E77497" w:rsidRDefault="003E75AF" w:rsidP="003E75A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36DF7EA7" w14:textId="77777777" w:rsidR="003E75AF" w:rsidRPr="00E77497" w:rsidRDefault="003E75AF" w:rsidP="003E75A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p>
    <w:p w14:paraId="370A92F4" w14:textId="77777777" w:rsidR="003E75AF" w:rsidRPr="00E77497" w:rsidRDefault="003E75AF" w:rsidP="003E75A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2BB45CA7" w14:textId="77777777" w:rsidR="003E75AF" w:rsidRPr="00E77497" w:rsidRDefault="003E75AF" w:rsidP="003E75AF">
      <w:r w:rsidRPr="00E77497">
        <w:t xml:space="preserve">The exact moment of midnight at the beginning of 01 January, 1970 UTC is represented by the value </w:t>
      </w:r>
      <w:r w:rsidRPr="00E77497">
        <w:rPr>
          <w:b/>
        </w:rPr>
        <w:t>+0</w:t>
      </w:r>
      <w:r w:rsidRPr="00E77497">
        <w:t>.</w:t>
      </w:r>
    </w:p>
    <w:p w14:paraId="41534D7B" w14:textId="77777777" w:rsidR="003E75AF" w:rsidRPr="00E77497" w:rsidRDefault="003E75AF" w:rsidP="003E75AF">
      <w:pPr>
        <w:pStyle w:val="40"/>
      </w:pPr>
      <w:r w:rsidRPr="00E77497">
        <w:t>Day Number and Time within Day</w:t>
      </w:r>
    </w:p>
    <w:p w14:paraId="33D04738" w14:textId="77777777" w:rsidR="003E75AF" w:rsidRPr="00E77497" w:rsidRDefault="003E75AF" w:rsidP="003E75AF">
      <w:pPr>
        <w:spacing w:after="120"/>
      </w:pPr>
      <w:r w:rsidRPr="00E77497">
        <w:t xml:space="preserve">A given time value </w:t>
      </w:r>
      <w:r w:rsidRPr="00E77497">
        <w:rPr>
          <w:i/>
        </w:rPr>
        <w:t>t</w:t>
      </w:r>
      <w:r w:rsidRPr="00E77497">
        <w:t xml:space="preserve"> belongs to day number</w:t>
      </w:r>
    </w:p>
    <w:p w14:paraId="5848F986"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14:paraId="02995CC7" w14:textId="77777777" w:rsidR="003E75AF" w:rsidRPr="00E77497" w:rsidRDefault="003E75AF" w:rsidP="003E75AF">
      <w:pPr>
        <w:spacing w:after="120"/>
      </w:pPr>
      <w:r w:rsidRPr="00E77497">
        <w:t>where the number of milliseconds per day is</w:t>
      </w:r>
    </w:p>
    <w:p w14:paraId="508902A0"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msPerDay = 86400000</w:t>
      </w:r>
    </w:p>
    <w:p w14:paraId="3336A725" w14:textId="77777777" w:rsidR="003E75AF" w:rsidRPr="00E77497" w:rsidRDefault="003E75AF" w:rsidP="003E75AF">
      <w:pPr>
        <w:spacing w:after="120"/>
      </w:pPr>
      <w:r w:rsidRPr="00E77497">
        <w:t>The remainder is called the time within the day:</w:t>
      </w:r>
    </w:p>
    <w:p w14:paraId="52B6F9F3"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14:paraId="509FD25E" w14:textId="77777777" w:rsidR="003E75AF" w:rsidRPr="00E77497" w:rsidRDefault="003E75AF" w:rsidP="003E75AF">
      <w:pPr>
        <w:pStyle w:val="40"/>
      </w:pPr>
      <w:r w:rsidRPr="00E77497">
        <w:t>Year Number</w:t>
      </w:r>
    </w:p>
    <w:p w14:paraId="1E5639FD" w14:textId="77777777" w:rsidR="003E75AF" w:rsidRPr="00E77497" w:rsidRDefault="003E75AF" w:rsidP="003E75A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6CFB7094" w14:textId="77777777" w:rsidR="003E75AF" w:rsidRPr="00E77497" w:rsidRDefault="003E75AF" w:rsidP="003E75A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w:t>
      </w:r>
      <w:r w:rsidRPr="0028769F">
        <w:rPr>
          <w:i/>
          <w:iCs/>
        </w:rPr>
        <w:t>y</w:t>
      </w:r>
      <w:r w:rsidRPr="00E77497">
        <w:t xml:space="preserve"> modulo 100) </w:t>
      </w:r>
      <w:r w:rsidRPr="00E77497">
        <w:sym w:font="Symbol" w:char="F0B9"/>
      </w:r>
      <w:r w:rsidRPr="00E77497">
        <w:t xml:space="preserve"> 0</w:t>
      </w:r>
      <w:r w:rsidRPr="00E77497">
        <w:br/>
        <w:t>= 365  if (</w:t>
      </w:r>
      <w:r w:rsidRPr="00E77497">
        <w:rPr>
          <w:i/>
        </w:rPr>
        <w:t>y</w:t>
      </w:r>
      <w:r w:rsidRPr="00E77497">
        <w:t xml:space="preserve"> modulo 100) = 0 and (</w:t>
      </w:r>
      <w:r w:rsidRPr="0028769F">
        <w:rPr>
          <w:i/>
          <w:iCs/>
        </w:rPr>
        <w:t>y</w:t>
      </w:r>
      <w:r w:rsidRPr="00E77497">
        <w:t xml:space="preserve"> modulo 400) </w:t>
      </w:r>
      <w:r w:rsidRPr="00E77497">
        <w:sym w:font="Symbol" w:char="F0B9"/>
      </w:r>
      <w:r w:rsidRPr="00E77497">
        <w:t xml:space="preserve"> 0</w:t>
      </w:r>
      <w:r w:rsidRPr="00E77497">
        <w:br/>
        <w:t>= 366  if (</w:t>
      </w:r>
      <w:r w:rsidRPr="00E77497">
        <w:rPr>
          <w:i/>
        </w:rPr>
        <w:t>y</w:t>
      </w:r>
      <w:r w:rsidRPr="00E77497">
        <w:t xml:space="preserve"> modulo 400) = 0</w:t>
      </w:r>
    </w:p>
    <w:p w14:paraId="051ADD86" w14:textId="77777777" w:rsidR="003E75AF" w:rsidRPr="00E77497" w:rsidRDefault="003E75AF" w:rsidP="003E75A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72B1059D"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0C31511F" w14:textId="77777777" w:rsidR="003E75AF" w:rsidRPr="00E77497" w:rsidRDefault="003E75AF" w:rsidP="003E75AF">
      <w:pPr>
        <w:spacing w:after="120"/>
      </w:pPr>
      <w:r w:rsidRPr="00E77497">
        <w:t>The time value of the start of a year is:</w:t>
      </w:r>
    </w:p>
    <w:p w14:paraId="5B01DA1E"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14:paraId="71199227" w14:textId="77777777" w:rsidR="003E75AF" w:rsidRPr="00E77497" w:rsidRDefault="003E75AF" w:rsidP="003E75AF">
      <w:pPr>
        <w:spacing w:after="120"/>
      </w:pPr>
      <w:r w:rsidRPr="00E77497">
        <w:t>A time value determines a year by:</w:t>
      </w:r>
    </w:p>
    <w:p w14:paraId="7D08D986"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578DF785" w14:textId="77777777" w:rsidR="003E75AF" w:rsidRPr="00E77497" w:rsidRDefault="003E75AF" w:rsidP="003E75AF">
      <w:pPr>
        <w:spacing w:after="120"/>
      </w:pPr>
      <w:r w:rsidRPr="00E77497">
        <w:t>The leap-year function is 1 for a time within a leap year and otherwise is zero:</w:t>
      </w:r>
    </w:p>
    <w:p w14:paraId="7C5D7D4F" w14:textId="77777777" w:rsidR="003E75AF" w:rsidRPr="00E77497" w:rsidRDefault="003E75AF" w:rsidP="003E75A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14:paraId="299D314B" w14:textId="77777777" w:rsidR="003E75AF" w:rsidRPr="00E77497" w:rsidRDefault="003E75AF" w:rsidP="003E75AF">
      <w:pPr>
        <w:pStyle w:val="40"/>
      </w:pPr>
      <w:r w:rsidRPr="00E77497">
        <w:t>Month Number</w:t>
      </w:r>
    </w:p>
    <w:p w14:paraId="0E78CBD0" w14:textId="77777777" w:rsidR="003E75AF" w:rsidRPr="00E77497" w:rsidRDefault="003E75AF" w:rsidP="003E75A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4B2F9B91" w14:textId="77777777" w:rsidR="003E75AF" w:rsidRPr="00E77497" w:rsidRDefault="003E75AF" w:rsidP="003E75A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7C6FDB92" w14:textId="77777777" w:rsidR="003E75AF" w:rsidRPr="00E77497" w:rsidRDefault="003E75AF" w:rsidP="003E75AF">
      <w:pPr>
        <w:spacing w:after="60"/>
      </w:pPr>
      <w:r w:rsidRPr="00E77497">
        <w:t>where</w:t>
      </w:r>
    </w:p>
    <w:p w14:paraId="6A475E55"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4EFACB1B" w14:textId="77777777" w:rsidR="003E75AF" w:rsidRPr="00E77497" w:rsidRDefault="003E75AF" w:rsidP="003E75AF">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064E97B0" w14:textId="77777777" w:rsidR="003E75AF" w:rsidRPr="00E77497" w:rsidRDefault="003E75AF" w:rsidP="003E75AF">
      <w:pPr>
        <w:pStyle w:val="40"/>
      </w:pPr>
      <w:r w:rsidRPr="00E77497">
        <w:t>Date Number</w:t>
      </w:r>
    </w:p>
    <w:p w14:paraId="101DFC5A" w14:textId="77777777" w:rsidR="003E75AF" w:rsidRPr="00E77497" w:rsidRDefault="003E75AF" w:rsidP="003E75A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6966D21F" w14:textId="77777777" w:rsidR="003E75AF" w:rsidRPr="00E77497" w:rsidRDefault="003E75AF" w:rsidP="003E75A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14:paraId="2897EFC4" w14:textId="77777777" w:rsidR="003E75AF" w:rsidRPr="00E77497" w:rsidRDefault="003E75AF" w:rsidP="003E75AF">
      <w:pPr>
        <w:pStyle w:val="40"/>
      </w:pPr>
      <w:r w:rsidRPr="00E77497">
        <w:t>Week Day</w:t>
      </w:r>
    </w:p>
    <w:p w14:paraId="67D5F962" w14:textId="77777777" w:rsidR="003E75AF" w:rsidRPr="00E77497" w:rsidRDefault="003E75AF" w:rsidP="003E75AF">
      <w:pPr>
        <w:spacing w:after="120"/>
      </w:pPr>
      <w:r w:rsidRPr="00E77497">
        <w:t xml:space="preserve">The weekday for a particular time value </w:t>
      </w:r>
      <w:r w:rsidRPr="00E77497">
        <w:rPr>
          <w:rFonts w:ascii="Times New Roman" w:hAnsi="Times New Roman"/>
          <w:i/>
        </w:rPr>
        <w:t>t</w:t>
      </w:r>
      <w:r w:rsidRPr="00E77497">
        <w:t xml:space="preserve"> is defined as</w:t>
      </w:r>
    </w:p>
    <w:p w14:paraId="16CD13DF"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14:paraId="548021BC" w14:textId="77777777" w:rsidR="003E75AF" w:rsidRPr="00E77497" w:rsidRDefault="003E75AF" w:rsidP="003E75A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p>
    <w:p w14:paraId="529B0D53" w14:textId="77777777" w:rsidR="003E75AF" w:rsidRPr="00E77497" w:rsidRDefault="003E75AF" w:rsidP="003E75AF">
      <w:pPr>
        <w:pStyle w:val="40"/>
      </w:pPr>
      <w:r w:rsidRPr="00E77497">
        <w:t>Local Time Zone Adjustment</w:t>
      </w:r>
    </w:p>
    <w:p w14:paraId="215B15CD" w14:textId="77777777" w:rsidR="003E75AF" w:rsidRPr="00E77497" w:rsidRDefault="003E75AF" w:rsidP="003E75A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p>
    <w:p w14:paraId="3E601B7C" w14:textId="77777777" w:rsidR="003E75AF" w:rsidRDefault="003E75AF" w:rsidP="003E75AF">
      <w:pPr>
        <w:pStyle w:val="Note"/>
      </w:pPr>
      <w:r w:rsidRPr="0095573C">
        <w:t>NOTE</w:t>
      </w:r>
      <w:r>
        <w:tab/>
      </w:r>
      <w:r w:rsidRPr="0095573C">
        <w:t xml:space="preserve">It is recommended that implementations use the time zone information of </w:t>
      </w:r>
      <w:commentRangeStart w:id="5199"/>
      <w:r w:rsidRPr="0095573C">
        <w:t>the IANA Time Zone Database</w:t>
      </w:r>
      <w:commentRangeEnd w:id="5199"/>
      <w:r>
        <w:rPr>
          <w:rStyle w:val="af6"/>
        </w:rPr>
        <w:commentReference w:id="5199"/>
      </w:r>
      <w:r w:rsidRPr="0095573C">
        <w:t>.</w:t>
      </w:r>
    </w:p>
    <w:p w14:paraId="080B3EDD" w14:textId="77777777" w:rsidR="003E75AF" w:rsidRPr="00E77497" w:rsidRDefault="003E75AF" w:rsidP="003E75AF">
      <w:pPr>
        <w:pStyle w:val="40"/>
      </w:pPr>
      <w:r w:rsidRPr="00E77497">
        <w:t>Daylight Saving Time Adjustment</w:t>
      </w:r>
    </w:p>
    <w:p w14:paraId="32775D75" w14:textId="77777777" w:rsidR="003E75AF" w:rsidRPr="00E77497" w:rsidRDefault="003E75AF" w:rsidP="003E75AF">
      <w:r w:rsidRPr="00E77497">
        <w:t xml:space="preserve">An implementation of ECMAScript is expected to </w:t>
      </w:r>
      <w:r>
        <w:t xml:space="preserve">make its best effort to </w:t>
      </w:r>
      <w:r w:rsidRPr="00E77497">
        <w:t xml:space="preserve">determine the </w:t>
      </w:r>
      <w:r>
        <w:t xml:space="preserve">local </w:t>
      </w:r>
      <w:r w:rsidRPr="00E77497">
        <w:t xml:space="preserve">daylight saving time </w:t>
      </w:r>
      <w:r>
        <w:t>adjustment</w:t>
      </w:r>
      <w:r w:rsidRPr="00E77497">
        <w:t xml:space="preserve">. </w:t>
      </w:r>
      <w:r>
        <w:t>An implementation dependent</w:t>
      </w:r>
      <w:r w:rsidRPr="00E77497">
        <w:t xml:space="preserve"> algorithm </w:t>
      </w:r>
      <w:r>
        <w:t xml:space="preserve">using </w:t>
      </w:r>
      <w:r w:rsidRPr="0095573C">
        <w:t xml:space="preserve">best available information on time zones </w:t>
      </w:r>
      <w:r w:rsidRPr="00E77497">
        <w:t xml:space="preserve">to determine the </w:t>
      </w:r>
      <w:r>
        <w:t xml:space="preserve">local </w:t>
      </w:r>
      <w:r w:rsidRPr="00E77497">
        <w:t>daylight saving time adjustment DaylightSavingTA(</w:t>
      </w:r>
      <w:r w:rsidRPr="00E77497">
        <w:rPr>
          <w:i/>
        </w:rPr>
        <w:t>t</w:t>
      </w:r>
      <w:r w:rsidRPr="00E77497">
        <w:t>), measured in milliseconds</w:t>
      </w:r>
      <w:r>
        <w:t>.</w:t>
      </w:r>
    </w:p>
    <w:p w14:paraId="28491BAF" w14:textId="77777777" w:rsidR="003E75AF" w:rsidRPr="00E77497" w:rsidRDefault="003E75AF" w:rsidP="003E75AF">
      <w:pPr>
        <w:pStyle w:val="40"/>
      </w:pPr>
      <w:r w:rsidRPr="00E77497">
        <w:tab/>
        <w:t>Local Time</w:t>
      </w:r>
    </w:p>
    <w:p w14:paraId="17B7DBAC" w14:textId="77777777" w:rsidR="003E75AF" w:rsidRPr="00E77497" w:rsidRDefault="003E75AF" w:rsidP="003E75AF">
      <w:pPr>
        <w:spacing w:after="120"/>
      </w:pPr>
      <w:r w:rsidRPr="00E77497">
        <w:t>Conversion from UTC to local time is defined by</w:t>
      </w:r>
    </w:p>
    <w:p w14:paraId="037319D3"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71B259F0" w14:textId="77777777" w:rsidR="003E75AF" w:rsidRPr="00E77497" w:rsidRDefault="003E75AF" w:rsidP="003E75AF">
      <w:pPr>
        <w:spacing w:after="120"/>
      </w:pPr>
      <w:r w:rsidRPr="00E77497">
        <w:t>Conversion from local time to UTC is defined by</w:t>
      </w:r>
    </w:p>
    <w:p w14:paraId="6231456B" w14:textId="77777777" w:rsidR="003E75AF" w:rsidRPr="00C7794D" w:rsidRDefault="003E75AF" w:rsidP="003E75A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1741162E" w14:textId="77777777" w:rsidR="003E75AF" w:rsidRPr="00546435" w:rsidRDefault="003E75AF" w:rsidP="003E75A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p>
    <w:p w14:paraId="36FCA34D" w14:textId="77777777" w:rsidR="003E75AF" w:rsidRPr="00A67AF2" w:rsidRDefault="003E75AF" w:rsidP="003E75AF">
      <w:pPr>
        <w:pStyle w:val="40"/>
      </w:pPr>
      <w:r w:rsidRPr="00A67AF2">
        <w:t>Hours, Minutes, Second, and Milliseconds</w:t>
      </w:r>
    </w:p>
    <w:p w14:paraId="15118A7B" w14:textId="77777777" w:rsidR="003E75AF" w:rsidRPr="00A67AF2" w:rsidRDefault="003E75AF" w:rsidP="003E75AF">
      <w:pPr>
        <w:spacing w:after="120"/>
      </w:pPr>
      <w:r w:rsidRPr="00A67AF2">
        <w:t>The following functions are useful in decomposing time values:</w:t>
      </w:r>
    </w:p>
    <w:p w14:paraId="5CFA4B6D"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092C7E07"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0AEB7577"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0605FC13"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xml:space="preserve">= </w:t>
      </w:r>
      <w:r w:rsidRPr="0028769F">
        <w:rPr>
          <w:i/>
          <w:iCs/>
        </w:rPr>
        <w:t>t</w:t>
      </w:r>
      <w:r w:rsidRPr="00E77497">
        <w:t xml:space="preserve"> modulo msPerSecond</w:t>
      </w:r>
    </w:p>
    <w:p w14:paraId="2EA40DF7" w14:textId="77777777" w:rsidR="003E75AF" w:rsidRPr="00E77497" w:rsidRDefault="003E75AF" w:rsidP="003E75AF">
      <w:pPr>
        <w:spacing w:after="120"/>
      </w:pPr>
      <w:r w:rsidRPr="00E77497">
        <w:t>where</w:t>
      </w:r>
    </w:p>
    <w:p w14:paraId="66B884E2"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14:paraId="4FCECF3B"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14:paraId="4BF0F14F"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14:paraId="75664C99"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14:paraId="70956ECF" w14:textId="77777777" w:rsidR="003E75AF" w:rsidRPr="00E77497" w:rsidRDefault="003E75AF" w:rsidP="003E75A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14:paraId="2FC8E453" w14:textId="77777777" w:rsidR="003E75AF" w:rsidRPr="00E77497" w:rsidRDefault="003E75AF" w:rsidP="003E75A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p>
    <w:p w14:paraId="48EC17FF" w14:textId="77777777" w:rsidR="003E75AF" w:rsidRPr="00E77497" w:rsidRDefault="003E75AF" w:rsidP="003E75AF">
      <w:pPr>
        <w:pStyle w:val="40"/>
      </w:pPr>
      <w:r w:rsidRPr="00E77497">
        <w:t>MakeTime (hour, min, sec, ms)</w:t>
      </w:r>
    </w:p>
    <w:p w14:paraId="2461754B" w14:textId="77777777" w:rsidR="003E75AF" w:rsidRPr="00E77497" w:rsidRDefault="003E75AF" w:rsidP="003E75AF">
      <w:r w:rsidRPr="00E77497">
        <w:t>The operator MakeTime calculates a number of milliseconds from its four arguments, which must be ECMAScript Number values. This operator functions as follows:</w:t>
      </w:r>
    </w:p>
    <w:p w14:paraId="49DD880D" w14:textId="77777777" w:rsidR="003E75AF" w:rsidRPr="00E77497" w:rsidRDefault="003E75AF" w:rsidP="003E75AF">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52B93157" w14:textId="77777777" w:rsidR="003E75AF" w:rsidRPr="00E77497" w:rsidRDefault="003E75AF" w:rsidP="003E75AF">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14:paraId="25A6AF8C" w14:textId="77777777" w:rsidR="003E75AF" w:rsidRPr="00E77497" w:rsidRDefault="003E75AF" w:rsidP="003E75AF">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14:paraId="06A958A4" w14:textId="77777777" w:rsidR="003E75AF" w:rsidRPr="00E77497" w:rsidRDefault="003E75AF" w:rsidP="003E75AF">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14:paraId="29BA49B2" w14:textId="77777777" w:rsidR="003E75AF" w:rsidRPr="00E77497" w:rsidRDefault="003E75AF" w:rsidP="003E75AF">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14:paraId="6AA9FB64" w14:textId="77777777" w:rsidR="003E75AF" w:rsidRPr="00E77497" w:rsidRDefault="003E75AF" w:rsidP="003E75AF">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161E2158" w14:textId="77777777" w:rsidR="003E75AF" w:rsidRPr="00E77497" w:rsidRDefault="003E75AF" w:rsidP="003E75AF">
      <w:pPr>
        <w:pStyle w:val="Alg4"/>
        <w:numPr>
          <w:ilvl w:val="0"/>
          <w:numId w:val="244"/>
        </w:numPr>
        <w:spacing w:after="220"/>
      </w:pPr>
      <w:r w:rsidRPr="00E77497">
        <w:t xml:space="preserve">Return </w:t>
      </w:r>
      <w:r w:rsidRPr="00E77497">
        <w:rPr>
          <w:i/>
        </w:rPr>
        <w:t>t</w:t>
      </w:r>
      <w:r w:rsidRPr="00E77497">
        <w:t>.</w:t>
      </w:r>
    </w:p>
    <w:p w14:paraId="1CF1E3AB" w14:textId="77777777" w:rsidR="003E75AF" w:rsidRPr="00E77497" w:rsidRDefault="003E75AF" w:rsidP="003E75AF">
      <w:pPr>
        <w:pStyle w:val="40"/>
      </w:pPr>
      <w:r w:rsidRPr="00E77497">
        <w:t>MakeDay (year, month, date)</w:t>
      </w:r>
    </w:p>
    <w:p w14:paraId="06B7E187" w14:textId="77777777" w:rsidR="003E75AF" w:rsidRPr="00E77497" w:rsidRDefault="003E75AF" w:rsidP="003E75AF">
      <w:r w:rsidRPr="00E77497">
        <w:t>The operator MakeDay calculates a number of days from its three arguments, which must be ECMAScript Number values. This operator functions as follows:</w:t>
      </w:r>
    </w:p>
    <w:p w14:paraId="5753B9AE" w14:textId="77777777" w:rsidR="003E75AF" w:rsidRPr="00E77497" w:rsidRDefault="003E75AF" w:rsidP="003E75AF">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14:paraId="4207268C" w14:textId="77777777" w:rsidR="003E75AF" w:rsidRPr="00E77497" w:rsidRDefault="003E75AF" w:rsidP="003E75AF">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14:paraId="275E96A3" w14:textId="77777777" w:rsidR="003E75AF" w:rsidRPr="00E77497" w:rsidRDefault="003E75AF" w:rsidP="003E75AF">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14:paraId="72C5B385" w14:textId="77777777" w:rsidR="003E75AF" w:rsidRPr="00E77497" w:rsidRDefault="003E75AF" w:rsidP="003E75AF">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14:paraId="2584DA06" w14:textId="77777777" w:rsidR="003E75AF" w:rsidRPr="00E77497" w:rsidRDefault="003E75AF" w:rsidP="003E75AF">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14:paraId="74ACD073" w14:textId="77777777" w:rsidR="003E75AF" w:rsidRPr="00E77497" w:rsidRDefault="003E75AF" w:rsidP="003E75AF">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14:paraId="24C5B56E" w14:textId="77777777" w:rsidR="003E75AF" w:rsidRPr="00E77497" w:rsidRDefault="003E75AF" w:rsidP="003E75AF">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is </w:t>
      </w:r>
      <w:r w:rsidRPr="00E77497">
        <w:rPr>
          <w:i/>
        </w:rPr>
        <w:t>ym</w:t>
      </w:r>
      <w:r w:rsidRPr="00E77497">
        <w:t xml:space="preserve"> and MonthFromTime(</w:t>
      </w:r>
      <w:r w:rsidRPr="00E77497">
        <w:rPr>
          <w:i/>
        </w:rPr>
        <w:t>t</w:t>
      </w:r>
      <w:r w:rsidRPr="00E77497">
        <w:t xml:space="preserve">) is </w:t>
      </w:r>
      <w:r w:rsidRPr="00E77497">
        <w:rPr>
          <w:i/>
        </w:rPr>
        <w:t>mn</w:t>
      </w:r>
      <w:r w:rsidRPr="00E77497">
        <w:t xml:space="preserve"> and DateFromTime(</w:t>
      </w:r>
      <w:r w:rsidRPr="00E77497">
        <w:rPr>
          <w:i/>
        </w:rPr>
        <w:t>t</w:t>
      </w:r>
      <w:r w:rsidRPr="00E77497">
        <w:t xml:space="preserve">) is 1; but if this is not possible (because some argument is out of range), return </w:t>
      </w:r>
      <w:r w:rsidRPr="00E77497">
        <w:rPr>
          <w:b/>
        </w:rPr>
        <w:t>NaN</w:t>
      </w:r>
      <w:r w:rsidRPr="00E77497">
        <w:t>.</w:t>
      </w:r>
    </w:p>
    <w:p w14:paraId="4FCDF4EF" w14:textId="77777777" w:rsidR="003E75AF" w:rsidRPr="006B6D0A" w:rsidRDefault="003E75AF" w:rsidP="003E75AF">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14:paraId="2B3A429A" w14:textId="77777777" w:rsidR="003E75AF" w:rsidRPr="006B6D0A" w:rsidRDefault="003E75AF" w:rsidP="003E75AF">
      <w:pPr>
        <w:pStyle w:val="40"/>
      </w:pPr>
      <w:r w:rsidRPr="006B6D0A">
        <w:t>MakeDate (day, time)</w:t>
      </w:r>
    </w:p>
    <w:p w14:paraId="7519D640" w14:textId="77777777" w:rsidR="003E75AF" w:rsidRPr="00E65A34" w:rsidRDefault="003E75AF" w:rsidP="003E75AF">
      <w:r w:rsidRPr="006B6D0A">
        <w:t xml:space="preserve">The operator MakeDate calculates a number of milliseconds from its two arguments, which must be ECMAScript Number values. This operator functions </w:t>
      </w:r>
      <w:r w:rsidRPr="00E65A34">
        <w:t>as follows:</w:t>
      </w:r>
    </w:p>
    <w:p w14:paraId="7B3D39F3" w14:textId="77777777" w:rsidR="003E75AF" w:rsidRPr="00E77497" w:rsidRDefault="003E75AF" w:rsidP="003E75AF">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14:paraId="76E52446" w14:textId="77777777" w:rsidR="003E75AF" w:rsidRPr="006B6D0A" w:rsidRDefault="003E75AF" w:rsidP="003E75AF">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14:paraId="4FAD7B27" w14:textId="77777777" w:rsidR="003E75AF" w:rsidRPr="00E65A34" w:rsidRDefault="003E75AF" w:rsidP="003E75AF">
      <w:pPr>
        <w:pStyle w:val="40"/>
      </w:pPr>
      <w:r w:rsidRPr="00E65A34">
        <w:t>TimeClip (time)</w:t>
      </w:r>
    </w:p>
    <w:p w14:paraId="4D5A6C65" w14:textId="77777777" w:rsidR="003E75AF" w:rsidRPr="00A67AF2" w:rsidRDefault="003E75AF" w:rsidP="003E75AF">
      <w:r w:rsidRPr="00546435">
        <w:t>The operator TimeClip calculates a number of milliseconds from its argument, which must be an ECMAScript Number value. This operator</w:t>
      </w:r>
      <w:r w:rsidRPr="00A67AF2">
        <w:t xml:space="preserve"> functions as follows:</w:t>
      </w:r>
    </w:p>
    <w:p w14:paraId="20FD47BE" w14:textId="77777777" w:rsidR="003E75AF" w:rsidRPr="00E77497" w:rsidRDefault="003E75AF" w:rsidP="003E75AF">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14:paraId="2FB610D4" w14:textId="77777777" w:rsidR="003E75AF" w:rsidRPr="00E77497" w:rsidRDefault="003E75AF" w:rsidP="003E75AF">
      <w:pPr>
        <w:pStyle w:val="Alg4"/>
        <w:numPr>
          <w:ilvl w:val="0"/>
          <w:numId w:val="247"/>
        </w:numPr>
      </w:pPr>
      <w:r w:rsidRPr="00E77497">
        <w:t>If abs(</w:t>
      </w:r>
      <w:r w:rsidRPr="00E77497">
        <w:rPr>
          <w:i/>
        </w:rPr>
        <w:t>time</w:t>
      </w:r>
      <w:r w:rsidRPr="00E77497">
        <w:t>) &gt; 8.64 </w:t>
      </w:r>
      <w:r>
        <w:rPr>
          <w:rFonts w:ascii="Arial" w:hAnsi="Arial" w:cs="Arial"/>
        </w:rPr>
        <w:t>×</w:t>
      </w:r>
      <w:r w:rsidRPr="00E77497">
        <w:t> 10</w:t>
      </w:r>
      <w:r w:rsidRPr="00E77497">
        <w:rPr>
          <w:vertAlign w:val="superscript"/>
        </w:rPr>
        <w:t>15</w:t>
      </w:r>
      <w:r w:rsidRPr="00E77497">
        <w:t xml:space="preserve">, return </w:t>
      </w:r>
      <w:r w:rsidRPr="00E77497">
        <w:rPr>
          <w:b/>
        </w:rPr>
        <w:t>NaN</w:t>
      </w:r>
      <w:r w:rsidRPr="00E77497">
        <w:t>.</w:t>
      </w:r>
    </w:p>
    <w:p w14:paraId="76B04F75" w14:textId="77777777" w:rsidR="003E75AF" w:rsidRPr="00E65A34" w:rsidRDefault="003E75AF" w:rsidP="003E75AF">
      <w:pPr>
        <w:pStyle w:val="Alg4"/>
        <w:numPr>
          <w:ilvl w:val="0"/>
          <w:numId w:val="247"/>
        </w:numPr>
        <w:spacing w:after="220"/>
      </w:pPr>
      <w:r w:rsidRPr="00E77497">
        <w:t>Return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p>
    <w:p w14:paraId="64E52F6B" w14:textId="77777777" w:rsidR="003E75AF" w:rsidRPr="00E77497" w:rsidRDefault="003E75AF" w:rsidP="003E75A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p>
    <w:p w14:paraId="4758F5B6" w14:textId="77777777" w:rsidR="003E75AF" w:rsidRPr="00E77497" w:rsidRDefault="003E75AF" w:rsidP="003E75AF">
      <w:pPr>
        <w:pStyle w:val="40"/>
      </w:pPr>
      <w:bookmarkStart w:id="5200" w:name="_Ref366068191"/>
      <w:r w:rsidRPr="00E77497">
        <w:t>Date Time String Format</w:t>
      </w:r>
      <w:bookmarkEnd w:id="5200"/>
    </w:p>
    <w:p w14:paraId="3AD718CA" w14:textId="77777777" w:rsidR="003E75AF" w:rsidRPr="00C7794D" w:rsidRDefault="003E75AF" w:rsidP="003E75A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68DED6C5" w14:textId="77777777" w:rsidR="003E75AF" w:rsidRPr="00C7794D" w:rsidRDefault="003E75AF" w:rsidP="003E75AF">
      <w:r w:rsidRPr="00C7794D">
        <w:t>Where the fields are as follows:</w:t>
      </w:r>
    </w:p>
    <w:p w14:paraId="47E23828" w14:textId="77777777" w:rsidR="003E75AF" w:rsidRPr="008B7F6F"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4C912249" w14:textId="77777777"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76DD167E" w14:textId="77777777"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14:paraId="1AB4E706" w14:textId="77777777"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14:paraId="290F7F6A" w14:textId="77777777"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5297BBC1" w14:textId="77777777"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220AC870" w14:textId="77777777"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12B824B1" w14:textId="77777777"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3D645006" w14:textId="77777777"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4C5ED916" w14:textId="77777777"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6DBAF1D6" w14:textId="77777777"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37DC9E92" w14:textId="77777777" w:rsidR="003E75AF" w:rsidRPr="00A67AF2" w:rsidRDefault="003E75AF" w:rsidP="003E75A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25BC1C62" w14:textId="77777777" w:rsidR="003E75AF" w:rsidRPr="00C7794D" w:rsidRDefault="003E75AF" w:rsidP="003E75AF">
      <w:pPr>
        <w:pStyle w:val="Note"/>
        <w:rPr>
          <w:sz w:val="20"/>
        </w:rPr>
      </w:pPr>
      <w:r w:rsidRPr="00C7794D">
        <w:rPr>
          <w:sz w:val="20"/>
        </w:rPr>
        <w:t>This format includes date-only forms:</w:t>
      </w:r>
    </w:p>
    <w:p w14:paraId="3C99B12C" w14:textId="77777777" w:rsidR="003E75AF" w:rsidRPr="004D1BD1" w:rsidRDefault="003E75AF" w:rsidP="003E75A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14:paraId="6F2EA917" w14:textId="77777777" w:rsidR="003E75AF" w:rsidRPr="00C7794D" w:rsidRDefault="003E75AF" w:rsidP="003E75A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14:paraId="6C19DBD4" w14:textId="77777777" w:rsidR="003E75AF" w:rsidRPr="004D1BD1" w:rsidRDefault="003E75AF" w:rsidP="003E75A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37133340" w14:textId="77777777" w:rsidR="003E75AF" w:rsidRPr="00C7794D" w:rsidRDefault="003E75AF" w:rsidP="003E75A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Pr="00C7794D">
        <w:rPr>
          <w:rFonts w:ascii="Courier New" w:hAnsi="Courier New" w:cs="Courier New"/>
          <w:b/>
          <w:color w:val="000000"/>
        </w:rPr>
        <w:t>HH</w:t>
      </w:r>
      <w:r w:rsidRPr="004D1BD1">
        <w:t>,</w:t>
      </w:r>
      <w:r w:rsidRPr="00C7794D">
        <w:rPr>
          <w:rFonts w:cs="Arial"/>
          <w:color w:val="000000"/>
        </w:rPr>
        <w:t xml:space="preserve"> </w:t>
      </w:r>
      <w:r w:rsidRPr="00C7794D">
        <w:rPr>
          <w:rFonts w:ascii="Courier New" w:hAnsi="Courier New" w:cs="Courier New"/>
          <w:b/>
          <w:color w:val="000000"/>
        </w:rPr>
        <w:t>mm</w:t>
      </w:r>
      <w:r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If the time zone offset is absent, the date-time is interpreted as a local time</w:t>
      </w:r>
      <w:r w:rsidRPr="006B6D0A">
        <w:rPr>
          <w:color w:val="000000"/>
        </w:rPr>
        <w:t>.</w:t>
      </w:r>
    </w:p>
    <w:p w14:paraId="76A1F2FE" w14:textId="77777777" w:rsidR="003E75AF" w:rsidRPr="00C7794D" w:rsidRDefault="003E75AF" w:rsidP="003E75AF">
      <w:r w:rsidRPr="00C7794D">
        <w:t>Illegal values (out-of-bounds as well as syntax errors) in a format string means that the format string is not a valid instance of this format.</w:t>
      </w:r>
    </w:p>
    <w:p w14:paraId="3DF3E4D2" w14:textId="77777777" w:rsidR="003E75AF" w:rsidRPr="00C7794D" w:rsidRDefault="003E75AF" w:rsidP="003E75A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509E3184" w14:textId="77777777" w:rsidR="003E75AF" w:rsidRPr="00C7794D" w:rsidRDefault="003E75AF" w:rsidP="003E75A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5FDE7E00" w14:textId="77777777" w:rsidR="003E75AF" w:rsidRPr="006B6D0A" w:rsidRDefault="003E75AF" w:rsidP="003E75AF">
      <w:pPr>
        <w:pStyle w:val="51"/>
      </w:pPr>
      <w:r w:rsidRPr="008B7F6F">
        <w:t>Extended y</w:t>
      </w:r>
      <w:r w:rsidRPr="006B6D0A">
        <w:t>ears</w:t>
      </w:r>
    </w:p>
    <w:p w14:paraId="7594B929" w14:textId="77777777" w:rsidR="003E75AF" w:rsidRPr="00E77497" w:rsidRDefault="003E75AF" w:rsidP="003E75A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65906110" w14:textId="77777777" w:rsidR="003E75AF" w:rsidRPr="00C7794D" w:rsidRDefault="003E75AF" w:rsidP="003E75AF">
      <w:pPr>
        <w:pStyle w:val="Note"/>
      </w:pPr>
      <w:r w:rsidRPr="00E77497">
        <w:t>NOTE</w:t>
      </w:r>
      <w:r w:rsidRPr="00E77497">
        <w:tab/>
      </w:r>
      <w:r w:rsidRPr="00C7794D">
        <w:t>Examples of extended years:</w:t>
      </w:r>
    </w:p>
    <w:p w14:paraId="6EE896B9" w14:textId="77777777" w:rsidR="003E75AF" w:rsidRPr="00C7794D" w:rsidRDefault="003E75AF" w:rsidP="003E75A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14:paraId="6BEB3755" w14:textId="77777777" w:rsidR="003E75AF" w:rsidRPr="004D1BD1" w:rsidRDefault="003E75AF" w:rsidP="003E75AF">
      <w:pPr>
        <w:pStyle w:val="30"/>
      </w:pPr>
      <w:bookmarkStart w:id="5201" w:name="_Ref365541944"/>
      <w:bookmarkStart w:id="5202" w:name="_Toc366142065"/>
      <w:r w:rsidRPr="004D1BD1">
        <w:t>The Date Constructor</w:t>
      </w:r>
      <w:bookmarkEnd w:id="5201"/>
      <w:bookmarkEnd w:id="5202"/>
      <w:r w:rsidRPr="004D1BD1">
        <w:t xml:space="preserve"> </w:t>
      </w:r>
    </w:p>
    <w:p w14:paraId="39B6A919" w14:textId="77777777" w:rsidR="003E75AF" w:rsidRDefault="003E75AF" w:rsidP="003E75AF">
      <w:r>
        <w:t xml:space="preserve">The </w:t>
      </w:r>
      <w:r w:rsidRPr="00565420">
        <w:t xml:space="preserve">Date </w:t>
      </w:r>
      <w:r>
        <w:t xml:space="preserve">constructor is the %Date% intrinsic object and the initial value of the </w:t>
      </w:r>
      <w:r w:rsidRPr="00E74C84">
        <w:rPr>
          <w:rFonts w:ascii="Courier New" w:eastAsia="Times New Roman" w:hAnsi="Courier New" w:cs="Courier New"/>
          <w:b/>
          <w:spacing w:val="6"/>
          <w:lang w:eastAsia="en-US"/>
        </w:rPr>
        <w:t>Date</w:t>
      </w:r>
      <w:r w:rsidRPr="00565420">
        <w:rPr>
          <w:rFonts w:ascii="Times New Roman" w:eastAsia="Times New Roman" w:hAnsi="Times New Roman"/>
          <w:b/>
          <w:spacing w:val="6"/>
          <w:lang w:eastAsia="en-US"/>
        </w:rPr>
        <w:t xml:space="preserve"> </w:t>
      </w:r>
      <w:r>
        <w:t xml:space="preserve">property of the global object. </w:t>
      </w:r>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r w:rsidRPr="00CC76F6">
        <w:t xml:space="preserve"> </w:t>
      </w:r>
      <w:r>
        <w:t xml:space="preserve">However, if the </w:t>
      </w:r>
      <w:r w:rsidRPr="00C255C0">
        <w:rPr>
          <w:b/>
          <w:bCs/>
        </w:rPr>
        <w:t>this</w:t>
      </w:r>
      <w:r>
        <w:t xml:space="preserve"> value value passed in the call is an Object with an uninitialised [[DateValue]] internal data</w:t>
      </w:r>
      <w:r w:rsidRPr="001C3062">
        <w:t xml:space="preserve"> </w:t>
      </w:r>
      <w:r>
        <w:t>property</w:t>
      </w:r>
      <w:r w:rsidRPr="00E77497">
        <w:t xml:space="preserve">, </w:t>
      </w:r>
      <w:r w:rsidRPr="006B6D0A">
        <w:rPr>
          <w:rFonts w:ascii="Courier New" w:hAnsi="Courier New"/>
          <w:b/>
        </w:rPr>
        <w:t>Date</w:t>
      </w:r>
      <w:r w:rsidRPr="006B6D0A">
        <w:t xml:space="preserve"> </w:t>
      </w:r>
      <w:r w:rsidRPr="00F94F77">
        <w:t>initial</w:t>
      </w:r>
      <w:r>
        <w:t xml:space="preserve">ises the </w:t>
      </w:r>
      <w:r w:rsidRPr="00C0565F">
        <w:rPr>
          <w:b/>
        </w:rPr>
        <w:t>this</w:t>
      </w:r>
      <w:r>
        <w:t xml:space="preserve"> object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Date </w:t>
      </w:r>
      <w:r>
        <w:t>to be used both as a function for creating data strings</w:t>
      </w:r>
      <w:r w:rsidRPr="00977F8C">
        <w:t xml:space="preserve"> and</w:t>
      </w:r>
      <w:r>
        <w:rPr>
          <w:rFonts w:ascii="Courier New" w:hAnsi="Courier New"/>
          <w:b/>
        </w:rPr>
        <w:t xml:space="preserve"> </w:t>
      </w:r>
      <w:r>
        <w:t>to perform constructor instance initialization.</w:t>
      </w:r>
    </w:p>
    <w:p w14:paraId="2F81E93E" w14:textId="77777777" w:rsidR="003E75AF" w:rsidRPr="00E77497" w:rsidRDefault="003E75AF" w:rsidP="003E75AF">
      <w:r>
        <w:t xml:space="preserve">The </w:t>
      </w:r>
      <w:r w:rsidRPr="00020148">
        <w:rPr>
          <w:rFonts w:ascii="Courier New" w:hAnsi="Courier New"/>
          <w:b/>
        </w:rPr>
        <w:t xml:space="preserve">Date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20148">
        <w:rPr>
          <w:rFonts w:ascii="Courier New" w:hAnsi="Courier New"/>
          <w:b/>
        </w:rPr>
        <w:t xml:space="preserve">Date </w:t>
      </w:r>
      <w:r>
        <w:t xml:space="preserve">behaviour must include a </w:t>
      </w:r>
      <w:r w:rsidRPr="00E775BC">
        <w:rPr>
          <w:rFonts w:ascii="Courier New" w:hAnsi="Courier New" w:cs="Courier New"/>
          <w:b/>
          <w:bCs/>
        </w:rPr>
        <w:t>super</w:t>
      </w:r>
      <w:r>
        <w:t xml:space="preserve"> call to the </w:t>
      </w:r>
      <w:r>
        <w:rPr>
          <w:rFonts w:ascii="Courier New" w:hAnsi="Courier New"/>
          <w:b/>
        </w:rPr>
        <w:t>Date</w:t>
      </w:r>
      <w:r w:rsidRPr="00E77497">
        <w:t xml:space="preserve"> </w:t>
      </w:r>
      <w:r>
        <w:t xml:space="preserve">constructor to initialise the [[DateValue]] state of subclass instances. </w:t>
      </w:r>
    </w:p>
    <w:p w14:paraId="25DDBC1A" w14:textId="77777777" w:rsidR="003E75AF" w:rsidRPr="00E77497" w:rsidRDefault="003E75AF" w:rsidP="003E75AF">
      <w:pPr>
        <w:pStyle w:val="40"/>
      </w:pPr>
      <w:r w:rsidRPr="00E77497">
        <w:t>Date (year, month [, date [, hours [, minutes [, seconds [, ms ] ] ] ] ] )</w:t>
      </w:r>
    </w:p>
    <w:p w14:paraId="4685FD59" w14:textId="77777777"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at least two arguments.</w:t>
      </w:r>
    </w:p>
    <w:p w14:paraId="1D551940" w14:textId="77777777"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14:paraId="64B65E86" w14:textId="77777777" w:rsidR="003E75AF" w:rsidRDefault="003E75AF" w:rsidP="003E75AF">
      <w:pPr>
        <w:pStyle w:val="Alg4"/>
        <w:numPr>
          <w:ilvl w:val="0"/>
          <w:numId w:val="248"/>
        </w:numPr>
      </w:pPr>
      <w:r>
        <w:t xml:space="preserve">Let </w:t>
      </w:r>
      <w:r>
        <w:rPr>
          <w:i/>
        </w:rPr>
        <w:t>numberOfArgs</w:t>
      </w:r>
      <w:r>
        <w:t xml:space="preserve"> be the number of arguments passed to this constructor call.</w:t>
      </w:r>
    </w:p>
    <w:p w14:paraId="43553650" w14:textId="77777777" w:rsidR="003E75AF" w:rsidRDefault="003E75AF" w:rsidP="003E75AF">
      <w:pPr>
        <w:pStyle w:val="Alg4"/>
        <w:numPr>
          <w:ilvl w:val="0"/>
          <w:numId w:val="248"/>
        </w:numPr>
      </w:pPr>
      <w:r>
        <w:t xml:space="preserve">Assert: </w:t>
      </w:r>
      <w:r>
        <w:rPr>
          <w:i/>
        </w:rPr>
        <w:t>numberOfArgs</w:t>
      </w:r>
      <w:r>
        <w:t xml:space="preserve"> ≥ 2.</w:t>
      </w:r>
    </w:p>
    <w:p w14:paraId="371169AA" w14:textId="77777777" w:rsidR="003E75AF" w:rsidRDefault="003E75AF" w:rsidP="003E75AF">
      <w:pPr>
        <w:pStyle w:val="Alg4"/>
        <w:numPr>
          <w:ilvl w:val="0"/>
          <w:numId w:val="248"/>
        </w:numPr>
      </w:pPr>
      <w:r>
        <w:t xml:space="preserve">Let </w:t>
      </w:r>
      <w:r>
        <w:rPr>
          <w:i/>
        </w:rPr>
        <w:t>O</w:t>
      </w:r>
      <w:r>
        <w:t xml:space="preserve"> be the </w:t>
      </w:r>
      <w:r w:rsidRPr="00F94F77">
        <w:rPr>
          <w:b/>
        </w:rPr>
        <w:t>this</w:t>
      </w:r>
      <w:r>
        <w:t xml:space="preserve"> value.</w:t>
      </w:r>
    </w:p>
    <w:p w14:paraId="320F66FD" w14:textId="77777777" w:rsidR="003E75AF" w:rsidRDefault="003E75AF" w:rsidP="003E75AF">
      <w:pPr>
        <w:pStyle w:val="Alg4"/>
        <w:numPr>
          <w:ilvl w:val="0"/>
          <w:numId w:val="248"/>
        </w:numPr>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14:paraId="13EED5A6" w14:textId="77777777" w:rsidR="003E75AF" w:rsidRPr="00E77497" w:rsidRDefault="003E75AF" w:rsidP="003E75AF">
      <w:pPr>
        <w:pStyle w:val="M4"/>
        <w:numPr>
          <w:ilvl w:val="1"/>
          <w:numId w:val="248"/>
        </w:numPr>
        <w:spacing w:after="0"/>
      </w:pPr>
      <w:r w:rsidRPr="00E77497">
        <w:t xml:space="preserve">Let </w:t>
      </w:r>
      <w:r w:rsidRPr="00E77497">
        <w:rPr>
          <w:i/>
        </w:rPr>
        <w:t>y</w:t>
      </w:r>
      <w:r w:rsidRPr="00E77497">
        <w:t xml:space="preserve"> be ToNumber(</w:t>
      </w:r>
      <w:r w:rsidRPr="00E77497">
        <w:rPr>
          <w:i/>
        </w:rPr>
        <w:t>year</w:t>
      </w:r>
      <w:r w:rsidRPr="00E77497">
        <w:t>).</w:t>
      </w:r>
    </w:p>
    <w:p w14:paraId="4C86FDB2" w14:textId="77777777" w:rsidR="003E75AF" w:rsidRDefault="003E75AF" w:rsidP="003E75AF">
      <w:pPr>
        <w:pStyle w:val="M4"/>
        <w:numPr>
          <w:ilvl w:val="1"/>
          <w:numId w:val="248"/>
        </w:numPr>
        <w:spacing w:after="0"/>
      </w:pPr>
      <w:r>
        <w:t>ReturnIfAbrupt(</w:t>
      </w:r>
      <w:r w:rsidRPr="009C5DEB">
        <w:rPr>
          <w:i/>
        </w:rPr>
        <w:t>year</w:t>
      </w:r>
      <w:r>
        <w:t>).</w:t>
      </w:r>
    </w:p>
    <w:p w14:paraId="71BF7EF0" w14:textId="77777777" w:rsidR="003E75AF" w:rsidRPr="00E77497" w:rsidRDefault="003E75AF" w:rsidP="003E75AF">
      <w:pPr>
        <w:pStyle w:val="M4"/>
        <w:numPr>
          <w:ilvl w:val="1"/>
          <w:numId w:val="248"/>
        </w:numPr>
        <w:spacing w:after="0"/>
      </w:pPr>
      <w:r w:rsidRPr="00E77497">
        <w:t xml:space="preserve">Let </w:t>
      </w:r>
      <w:r w:rsidRPr="00E77497">
        <w:rPr>
          <w:i/>
        </w:rPr>
        <w:t>m</w:t>
      </w:r>
      <w:r w:rsidRPr="00E77497">
        <w:t xml:space="preserve"> be ToNumber(</w:t>
      </w:r>
      <w:r w:rsidRPr="00E77497">
        <w:rPr>
          <w:i/>
        </w:rPr>
        <w:t>month</w:t>
      </w:r>
      <w:r w:rsidRPr="00E77497">
        <w:t>).</w:t>
      </w:r>
    </w:p>
    <w:p w14:paraId="5A759EE5" w14:textId="77777777" w:rsidR="003E75AF" w:rsidRDefault="003E75AF" w:rsidP="003E75AF">
      <w:pPr>
        <w:pStyle w:val="M4"/>
        <w:numPr>
          <w:ilvl w:val="1"/>
          <w:numId w:val="248"/>
        </w:numPr>
        <w:spacing w:after="0"/>
      </w:pPr>
      <w:r>
        <w:t>ReturnIfAbrupt(</w:t>
      </w:r>
      <w:r w:rsidRPr="00E77497">
        <w:rPr>
          <w:i/>
        </w:rPr>
        <w:t>month</w:t>
      </w:r>
      <w:r>
        <w:t>).</w:t>
      </w:r>
    </w:p>
    <w:p w14:paraId="6D5D8BA2" w14:textId="77777777" w:rsidR="003E75AF" w:rsidRPr="00E77497" w:rsidRDefault="003E75AF" w:rsidP="003E75AF">
      <w:pPr>
        <w:pStyle w:val="M4"/>
        <w:numPr>
          <w:ilvl w:val="1"/>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38C2BAE4" w14:textId="77777777" w:rsidR="003E75AF" w:rsidRDefault="003E75AF" w:rsidP="003E75AF">
      <w:pPr>
        <w:pStyle w:val="M4"/>
        <w:numPr>
          <w:ilvl w:val="1"/>
          <w:numId w:val="248"/>
        </w:numPr>
        <w:spacing w:after="0"/>
      </w:pPr>
      <w:r>
        <w:t>ReturnIfAbrupt(</w:t>
      </w:r>
      <w:r w:rsidRPr="00E77497">
        <w:rPr>
          <w:i/>
        </w:rPr>
        <w:t>dt</w:t>
      </w:r>
      <w:r>
        <w:t>).</w:t>
      </w:r>
    </w:p>
    <w:p w14:paraId="21888C2E" w14:textId="77777777" w:rsidR="003E75AF" w:rsidRPr="00E77497" w:rsidRDefault="003E75AF" w:rsidP="003E75AF">
      <w:pPr>
        <w:pStyle w:val="M4"/>
        <w:numPr>
          <w:ilvl w:val="1"/>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0E7681E7" w14:textId="77777777" w:rsidR="003E75AF" w:rsidRDefault="003E75AF" w:rsidP="003E75AF">
      <w:pPr>
        <w:pStyle w:val="M4"/>
        <w:numPr>
          <w:ilvl w:val="1"/>
          <w:numId w:val="248"/>
        </w:numPr>
        <w:spacing w:after="0"/>
      </w:pPr>
      <w:r>
        <w:t>ReturnIfAbrupt(</w:t>
      </w:r>
      <w:r>
        <w:rPr>
          <w:i/>
        </w:rPr>
        <w:t>h</w:t>
      </w:r>
      <w:r>
        <w:t>).</w:t>
      </w:r>
    </w:p>
    <w:p w14:paraId="73622F71" w14:textId="77777777" w:rsidR="003E75AF" w:rsidRPr="00E77497" w:rsidRDefault="003E75AF" w:rsidP="003E75AF">
      <w:pPr>
        <w:pStyle w:val="M4"/>
        <w:numPr>
          <w:ilvl w:val="1"/>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18C2E88E" w14:textId="77777777" w:rsidR="003E75AF" w:rsidRDefault="003E75AF" w:rsidP="003E75AF">
      <w:pPr>
        <w:pStyle w:val="M4"/>
        <w:numPr>
          <w:ilvl w:val="1"/>
          <w:numId w:val="248"/>
        </w:numPr>
        <w:spacing w:after="0"/>
      </w:pPr>
      <w:r>
        <w:t>ReturnIfAbrupt(</w:t>
      </w:r>
      <w:r w:rsidRPr="00E77497">
        <w:rPr>
          <w:i/>
        </w:rPr>
        <w:t>min</w:t>
      </w:r>
      <w:r>
        <w:t>).</w:t>
      </w:r>
    </w:p>
    <w:p w14:paraId="086055A6" w14:textId="77777777" w:rsidR="003E75AF" w:rsidRPr="00E77497" w:rsidRDefault="003E75AF" w:rsidP="003E75AF">
      <w:pPr>
        <w:pStyle w:val="M4"/>
        <w:numPr>
          <w:ilvl w:val="1"/>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72C26E69" w14:textId="77777777" w:rsidR="003E75AF" w:rsidRDefault="003E75AF" w:rsidP="003E75AF">
      <w:pPr>
        <w:pStyle w:val="M4"/>
        <w:numPr>
          <w:ilvl w:val="1"/>
          <w:numId w:val="248"/>
        </w:numPr>
        <w:spacing w:after="0"/>
      </w:pPr>
      <w:r>
        <w:t>ReturnIfAbrupt(</w:t>
      </w:r>
      <w:r>
        <w:rPr>
          <w:i/>
        </w:rPr>
        <w:t>s</w:t>
      </w:r>
      <w:r>
        <w:t>).</w:t>
      </w:r>
    </w:p>
    <w:p w14:paraId="28129953" w14:textId="77777777" w:rsidR="003E75AF" w:rsidRPr="00E77497" w:rsidRDefault="003E75AF" w:rsidP="003E75AF">
      <w:pPr>
        <w:pStyle w:val="M4"/>
        <w:numPr>
          <w:ilvl w:val="1"/>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6C90BD45" w14:textId="77777777" w:rsidR="003E75AF" w:rsidRDefault="003E75AF" w:rsidP="003E75AF">
      <w:pPr>
        <w:pStyle w:val="M4"/>
        <w:numPr>
          <w:ilvl w:val="1"/>
          <w:numId w:val="248"/>
        </w:numPr>
        <w:spacing w:after="0"/>
      </w:pPr>
      <w:r>
        <w:t>ReturnIfAbrupt(</w:t>
      </w:r>
      <w:r w:rsidRPr="00E77497">
        <w:rPr>
          <w:i/>
        </w:rPr>
        <w:t>milli</w:t>
      </w:r>
      <w:r>
        <w:t>).</w:t>
      </w:r>
    </w:p>
    <w:p w14:paraId="07BA0225" w14:textId="77777777" w:rsidR="003E75AF" w:rsidRPr="00E77497" w:rsidRDefault="003E75AF" w:rsidP="003E75AF">
      <w:pPr>
        <w:pStyle w:val="M4"/>
        <w:numPr>
          <w:ilvl w:val="1"/>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14:paraId="05F10582" w14:textId="77777777" w:rsidR="003E75AF" w:rsidRPr="00E77497" w:rsidRDefault="003E75AF" w:rsidP="003E75AF">
      <w:pPr>
        <w:pStyle w:val="M4"/>
        <w:numPr>
          <w:ilvl w:val="1"/>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0A6D0B52" w14:textId="77777777" w:rsidR="003E75AF" w:rsidRPr="00E77497" w:rsidRDefault="003E75AF" w:rsidP="003E75AF">
      <w:pPr>
        <w:pStyle w:val="M4"/>
        <w:numPr>
          <w:ilvl w:val="1"/>
          <w:numId w:val="248"/>
        </w:numPr>
        <w:spacing w:after="0"/>
        <w:contextualSpacing/>
      </w:pPr>
      <w:r w:rsidRPr="00E77497">
        <w:t>Set the [[</w:t>
      </w:r>
      <w:r>
        <w:t>Date</w:t>
      </w:r>
      <w:r w:rsidRPr="00E77497">
        <w:t>Value]] internal</w:t>
      </w:r>
      <w:r>
        <w:t xml:space="preserve"> data</w:t>
      </w:r>
      <w:r w:rsidRPr="00E77497">
        <w:t xml:space="preserve"> property of </w:t>
      </w:r>
      <w:r>
        <w:rPr>
          <w:i/>
          <w:iCs/>
        </w:rPr>
        <w:t>O</w:t>
      </w:r>
      <w:r w:rsidRPr="00E77497">
        <w:t xml:space="preserve"> to TimeClip(UTC(</w:t>
      </w:r>
      <w:r w:rsidRPr="00E77497">
        <w:rPr>
          <w:i/>
        </w:rPr>
        <w:t>finalDate</w:t>
      </w:r>
      <w:r w:rsidRPr="00E77497">
        <w:t>)).</w:t>
      </w:r>
    </w:p>
    <w:p w14:paraId="1457FA05" w14:textId="77777777" w:rsidR="003E75AF" w:rsidRDefault="003E75AF" w:rsidP="003E75AF">
      <w:pPr>
        <w:pStyle w:val="Alg4"/>
        <w:numPr>
          <w:ilvl w:val="1"/>
          <w:numId w:val="248"/>
        </w:numPr>
      </w:pPr>
      <w:r>
        <w:t xml:space="preserve">Return </w:t>
      </w:r>
      <w:r>
        <w:rPr>
          <w:i/>
          <w:iCs/>
        </w:rPr>
        <w:t>O</w:t>
      </w:r>
      <w:r>
        <w:t>.</w:t>
      </w:r>
    </w:p>
    <w:p w14:paraId="0E1F5242" w14:textId="77777777" w:rsidR="003E75AF" w:rsidRDefault="003E75AF" w:rsidP="003E75AF">
      <w:pPr>
        <w:pStyle w:val="Alg4"/>
        <w:numPr>
          <w:ilvl w:val="0"/>
          <w:numId w:val="248"/>
        </w:numPr>
      </w:pPr>
      <w:r>
        <w:t>Else,</w:t>
      </w:r>
    </w:p>
    <w:p w14:paraId="62A3698B" w14:textId="77777777" w:rsidR="003E75AF" w:rsidRDefault="003E75AF" w:rsidP="003E75AF">
      <w:pPr>
        <w:pStyle w:val="Alg4"/>
        <w:numPr>
          <w:ilvl w:val="1"/>
          <w:numId w:val="248"/>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5203"/>
      <w:r w:rsidRPr="00E77497">
        <w:t xml:space="preserve">standard built-in method </w:t>
      </w:r>
      <w:r w:rsidRPr="00E77497">
        <w:rPr>
          <w:rFonts w:ascii="Courier New" w:hAnsi="Courier New" w:cs="Courier New"/>
          <w:b/>
        </w:rPr>
        <w:t>Date.prototype.toString</w:t>
      </w:r>
      <w:commentRangeEnd w:id="5203"/>
      <w:r>
        <w:rPr>
          <w:rStyle w:val="af6"/>
          <w:rFonts w:ascii="Arial" w:eastAsia="MS Mincho" w:hAnsi="Arial"/>
          <w:spacing w:val="0"/>
          <w:lang w:eastAsia="ja-JP"/>
        </w:rPr>
        <w:commentReference w:id="5203"/>
      </w:r>
      <w:r w:rsidRPr="00E77497">
        <w:t>.</w:t>
      </w:r>
    </w:p>
    <w:p w14:paraId="3214E2D9" w14:textId="77777777" w:rsidR="003E75AF" w:rsidRPr="00E77497" w:rsidRDefault="003E75AF" w:rsidP="003E75AF">
      <w:pPr>
        <w:pStyle w:val="40"/>
      </w:pPr>
      <w:r w:rsidRPr="00E77497">
        <w:tab/>
        <w:t>Date (value)</w:t>
      </w:r>
    </w:p>
    <w:p w14:paraId="664F6124" w14:textId="77777777"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w:t>
      </w:r>
      <w:r>
        <w:t>exactly one</w:t>
      </w:r>
      <w:r w:rsidRPr="00E77497">
        <w:t xml:space="preserve"> argument.</w:t>
      </w:r>
    </w:p>
    <w:p w14:paraId="0E4E98C5" w14:textId="77777777"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14:paraId="78476640" w14:textId="77777777" w:rsidR="003E75AF" w:rsidRDefault="003E75AF" w:rsidP="003E75AF">
      <w:pPr>
        <w:pStyle w:val="Alg4"/>
        <w:numPr>
          <w:ilvl w:val="0"/>
          <w:numId w:val="1331"/>
        </w:numPr>
        <w:tabs>
          <w:tab w:val="clear" w:pos="1080"/>
        </w:tabs>
      </w:pPr>
      <w:r>
        <w:t xml:space="preserve">Let </w:t>
      </w:r>
      <w:r>
        <w:rPr>
          <w:i/>
        </w:rPr>
        <w:t>numberOfArgs</w:t>
      </w:r>
      <w:r>
        <w:t xml:space="preserve"> be the number of arguments passed to this constructor call.</w:t>
      </w:r>
    </w:p>
    <w:p w14:paraId="662A974A" w14:textId="77777777" w:rsidR="003E75AF" w:rsidRDefault="003E75AF" w:rsidP="003E75AF">
      <w:pPr>
        <w:pStyle w:val="Alg4"/>
        <w:numPr>
          <w:ilvl w:val="0"/>
          <w:numId w:val="1331"/>
        </w:numPr>
        <w:tabs>
          <w:tab w:val="clear" w:pos="1080"/>
        </w:tabs>
      </w:pPr>
      <w:r>
        <w:t xml:space="preserve">Assert: </w:t>
      </w:r>
      <w:r>
        <w:rPr>
          <w:i/>
        </w:rPr>
        <w:t>numberOfArgs</w:t>
      </w:r>
      <w:r>
        <w:t xml:space="preserve"> = 1.</w:t>
      </w:r>
    </w:p>
    <w:p w14:paraId="0AFADD69" w14:textId="77777777" w:rsidR="003E75AF" w:rsidRDefault="003E75AF" w:rsidP="003E75AF">
      <w:pPr>
        <w:pStyle w:val="Alg4"/>
        <w:numPr>
          <w:ilvl w:val="0"/>
          <w:numId w:val="1331"/>
        </w:numPr>
        <w:tabs>
          <w:tab w:val="clear" w:pos="1080"/>
        </w:tabs>
      </w:pPr>
      <w:r>
        <w:t xml:space="preserve">Let </w:t>
      </w:r>
      <w:r>
        <w:rPr>
          <w:i/>
        </w:rPr>
        <w:t>O</w:t>
      </w:r>
      <w:r>
        <w:t xml:space="preserve"> be the </w:t>
      </w:r>
      <w:r w:rsidRPr="00F94F77">
        <w:rPr>
          <w:b/>
        </w:rPr>
        <w:t>this</w:t>
      </w:r>
      <w:r>
        <w:t xml:space="preserve"> value.</w:t>
      </w:r>
    </w:p>
    <w:p w14:paraId="550CAB5B" w14:textId="77777777" w:rsidR="003E75AF" w:rsidRDefault="003E75AF" w:rsidP="003E75AF">
      <w:pPr>
        <w:pStyle w:val="Alg4"/>
        <w:numPr>
          <w:ilvl w:val="0"/>
          <w:numId w:val="1331"/>
        </w:numPr>
        <w:tabs>
          <w:tab w:val="clear" w:pos="1080"/>
        </w:tabs>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14:paraId="6216B453" w14:textId="77777777" w:rsidR="003E75AF" w:rsidRDefault="003E75AF" w:rsidP="003E75AF">
      <w:pPr>
        <w:pStyle w:val="M4"/>
        <w:numPr>
          <w:ilvl w:val="1"/>
          <w:numId w:val="1331"/>
        </w:numPr>
        <w:spacing w:after="0"/>
      </w:pPr>
      <w:r>
        <w:t>If Type(</w:t>
      </w:r>
      <w:r>
        <w:rPr>
          <w:i/>
          <w:iCs/>
        </w:rPr>
        <w:t>value</w:t>
      </w:r>
      <w:r>
        <w:t xml:space="preserve">) is Object and  </w:t>
      </w:r>
      <w:r>
        <w:rPr>
          <w:i/>
          <w:iCs/>
        </w:rPr>
        <w:t>value</w:t>
      </w:r>
      <w:r>
        <w:t xml:space="preserve"> has a [[DateValue]] internal data property, then</w:t>
      </w:r>
    </w:p>
    <w:p w14:paraId="1C10AE12" w14:textId="77777777" w:rsidR="003E75AF" w:rsidRDefault="003E75AF" w:rsidP="003E75AF">
      <w:pPr>
        <w:pStyle w:val="M4"/>
        <w:numPr>
          <w:ilvl w:val="2"/>
          <w:numId w:val="1331"/>
        </w:numPr>
        <w:spacing w:after="0"/>
      </w:pPr>
      <w:r>
        <w:t xml:space="preserve">Let </w:t>
      </w:r>
      <w:r>
        <w:rPr>
          <w:i/>
          <w:iCs/>
        </w:rPr>
        <w:t>tv</w:t>
      </w:r>
      <w:r>
        <w:t xml:space="preserve"> be thisTimeValue(</w:t>
      </w:r>
      <w:r>
        <w:rPr>
          <w:i/>
          <w:iCs/>
        </w:rPr>
        <w:t>value</w:t>
      </w:r>
      <w:r>
        <w:t>).</w:t>
      </w:r>
    </w:p>
    <w:p w14:paraId="46F29AD1" w14:textId="77777777" w:rsidR="003E75AF" w:rsidRDefault="003E75AF" w:rsidP="003E75AF">
      <w:pPr>
        <w:pStyle w:val="M4"/>
        <w:numPr>
          <w:ilvl w:val="1"/>
          <w:numId w:val="1331"/>
        </w:numPr>
        <w:spacing w:after="0"/>
      </w:pPr>
      <w:r>
        <w:t>Else,</w:t>
      </w:r>
    </w:p>
    <w:p w14:paraId="642A1931" w14:textId="77777777" w:rsidR="003E75AF" w:rsidRPr="00E77497" w:rsidRDefault="003E75AF" w:rsidP="003E75AF">
      <w:pPr>
        <w:pStyle w:val="Alg4"/>
        <w:numPr>
          <w:ilvl w:val="2"/>
          <w:numId w:val="1331"/>
        </w:numPr>
      </w:pPr>
      <w:r w:rsidRPr="00E77497">
        <w:t xml:space="preserve">Let </w:t>
      </w:r>
      <w:r w:rsidRPr="00CC59CF">
        <w:rPr>
          <w:i/>
        </w:rPr>
        <w:t>v</w:t>
      </w:r>
      <w:r w:rsidRPr="00E77497">
        <w:t xml:space="preserve"> be ToPrimitive(</w:t>
      </w:r>
      <w:r w:rsidRPr="00CC59CF">
        <w:rPr>
          <w:i/>
        </w:rPr>
        <w:t>value</w:t>
      </w:r>
      <w:r w:rsidRPr="00E77497">
        <w:t>).</w:t>
      </w:r>
    </w:p>
    <w:p w14:paraId="3E1561C4" w14:textId="77777777" w:rsidR="003E75AF" w:rsidRPr="00E77497" w:rsidRDefault="003E75AF" w:rsidP="003E75AF">
      <w:pPr>
        <w:pStyle w:val="Alg4"/>
        <w:numPr>
          <w:ilvl w:val="2"/>
          <w:numId w:val="1331"/>
        </w:numPr>
      </w:pPr>
      <w:r w:rsidRPr="00E77497">
        <w:t>If Type(</w:t>
      </w:r>
      <w:r w:rsidRPr="00E77497">
        <w:rPr>
          <w:i/>
        </w:rPr>
        <w:t>v</w:t>
      </w:r>
      <w:r w:rsidRPr="00E77497">
        <w:t xml:space="preserve">) is String, then </w:t>
      </w:r>
    </w:p>
    <w:p w14:paraId="5554646F" w14:textId="77777777" w:rsidR="003E75AF" w:rsidRPr="00E77497" w:rsidRDefault="003E75AF" w:rsidP="003E75AF">
      <w:pPr>
        <w:pStyle w:val="Alg4"/>
        <w:numPr>
          <w:ilvl w:val="3"/>
          <w:numId w:val="1331"/>
        </w:numPr>
      </w:pPr>
      <w:r>
        <w:t xml:space="preserve">Let </w:t>
      </w:r>
      <w:r>
        <w:rPr>
          <w:i/>
          <w:iCs/>
        </w:rPr>
        <w:t>tv</w:t>
      </w:r>
      <w:r>
        <w:t xml:space="preserve"> be the result of parsing</w:t>
      </w:r>
      <w:r w:rsidRPr="00E77497">
        <w:t xml:space="preserv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w:t>
      </w:r>
      <w:r w:rsidR="00AB619E">
        <w:fldChar w:fldCharType="begin"/>
      </w:r>
      <w:r w:rsidR="00AB619E">
        <w:instrText xml:space="preserve"> REF _Ref366068097 \r \h </w:instrText>
      </w:r>
      <w:r w:rsidR="00AB619E">
        <w:fldChar w:fldCharType="separate"/>
      </w:r>
      <w:r w:rsidR="00083CEC">
        <w:t>20.3.3.2</w:t>
      </w:r>
      <w:r w:rsidR="00AB619E">
        <w:fldChar w:fldCharType="end"/>
      </w:r>
      <w:r w:rsidRPr="00E77497">
        <w:t>).</w:t>
      </w:r>
      <w:r>
        <w:t xml:space="preserve"> If the parse resulted in an abrupt completion, </w:t>
      </w:r>
      <w:r>
        <w:rPr>
          <w:i/>
          <w:iCs/>
        </w:rPr>
        <w:t>tv</w:t>
      </w:r>
      <w:r>
        <w:t xml:space="preserve"> is the Completion Record.</w:t>
      </w:r>
    </w:p>
    <w:p w14:paraId="219DD410" w14:textId="77777777" w:rsidR="003E75AF" w:rsidRDefault="003E75AF" w:rsidP="003E75AF">
      <w:pPr>
        <w:pStyle w:val="Alg4"/>
        <w:numPr>
          <w:ilvl w:val="2"/>
          <w:numId w:val="1331"/>
        </w:numPr>
      </w:pPr>
      <w:r w:rsidRPr="00E77497">
        <w:t>Else,</w:t>
      </w:r>
    </w:p>
    <w:p w14:paraId="3EDD2635" w14:textId="77777777" w:rsidR="003E75AF" w:rsidRPr="00E77497" w:rsidRDefault="003E75AF" w:rsidP="003E75AF">
      <w:pPr>
        <w:pStyle w:val="Alg4"/>
        <w:numPr>
          <w:ilvl w:val="3"/>
          <w:numId w:val="1331"/>
        </w:numPr>
      </w:pPr>
      <w:r>
        <w:t>L</w:t>
      </w:r>
      <w:r w:rsidRPr="00E77497">
        <w:t xml:space="preserve">et </w:t>
      </w:r>
      <w:r>
        <w:rPr>
          <w:i/>
        </w:rPr>
        <w:t>tv</w:t>
      </w:r>
      <w:r w:rsidRPr="00E77497">
        <w:t xml:space="preserve"> be ToNumber(</w:t>
      </w:r>
      <w:r w:rsidRPr="00E77497">
        <w:rPr>
          <w:i/>
        </w:rPr>
        <w:t>v</w:t>
      </w:r>
      <w:r w:rsidRPr="00E77497">
        <w:t>).</w:t>
      </w:r>
    </w:p>
    <w:p w14:paraId="450F822A" w14:textId="77777777" w:rsidR="003E75AF" w:rsidRDefault="003E75AF" w:rsidP="003E75AF">
      <w:pPr>
        <w:pStyle w:val="M4"/>
        <w:numPr>
          <w:ilvl w:val="1"/>
          <w:numId w:val="1331"/>
        </w:numPr>
        <w:spacing w:after="0"/>
      </w:pPr>
      <w:r>
        <w:t>ReturnIfAbrupt(</w:t>
      </w:r>
      <w:r>
        <w:rPr>
          <w:i/>
        </w:rPr>
        <w:t>tv</w:t>
      </w:r>
      <w:r>
        <w:t>).</w:t>
      </w:r>
    </w:p>
    <w:p w14:paraId="7F0166F6" w14:textId="77777777" w:rsidR="003E75AF" w:rsidRPr="008D4801" w:rsidRDefault="003E75AF" w:rsidP="003E75AF">
      <w:pPr>
        <w:pStyle w:val="Alg4"/>
        <w:numPr>
          <w:ilvl w:val="1"/>
          <w:numId w:val="1331"/>
        </w:numPr>
        <w:spacing w:after="220"/>
        <w:contextualSpacing/>
      </w:pPr>
      <w:r w:rsidRPr="00E77497">
        <w:t>Set the [[</w:t>
      </w:r>
      <w:r>
        <w:t>Date</w:t>
      </w:r>
      <w:r w:rsidRPr="00E77497">
        <w:t xml:space="preserve">Value]] internal </w:t>
      </w:r>
      <w:r>
        <w:t xml:space="preserve">data </w:t>
      </w:r>
      <w:r w:rsidRPr="00E77497">
        <w:t xml:space="preserve">property of </w:t>
      </w:r>
      <w:r>
        <w:rPr>
          <w:i/>
          <w:iCs/>
        </w:rPr>
        <w:t>O</w:t>
      </w:r>
      <w:r w:rsidRPr="00E77497">
        <w:t xml:space="preserve"> to TimeClip(</w:t>
      </w:r>
      <w:r>
        <w:rPr>
          <w:i/>
        </w:rPr>
        <w:t>tv</w:t>
      </w:r>
      <w:r w:rsidRPr="00E77497">
        <w:t>).</w:t>
      </w:r>
    </w:p>
    <w:p w14:paraId="73D7E62C" w14:textId="77777777" w:rsidR="003E75AF" w:rsidRDefault="003E75AF" w:rsidP="003E75AF">
      <w:pPr>
        <w:pStyle w:val="Alg4"/>
        <w:numPr>
          <w:ilvl w:val="1"/>
          <w:numId w:val="1331"/>
        </w:numPr>
      </w:pPr>
      <w:r>
        <w:t xml:space="preserve">Return </w:t>
      </w:r>
      <w:r>
        <w:rPr>
          <w:i/>
          <w:iCs/>
        </w:rPr>
        <w:t>O</w:t>
      </w:r>
      <w:r>
        <w:t>.</w:t>
      </w:r>
    </w:p>
    <w:p w14:paraId="3CA61B19" w14:textId="77777777" w:rsidR="003E75AF" w:rsidRDefault="003E75AF" w:rsidP="003E75AF">
      <w:pPr>
        <w:pStyle w:val="Alg4"/>
        <w:numPr>
          <w:ilvl w:val="0"/>
          <w:numId w:val="1331"/>
        </w:numPr>
        <w:tabs>
          <w:tab w:val="clear" w:pos="1080"/>
        </w:tabs>
      </w:pPr>
      <w:r>
        <w:t>Else,</w:t>
      </w:r>
    </w:p>
    <w:p w14:paraId="4B6A6453" w14:textId="77777777" w:rsidR="003E75AF" w:rsidRDefault="003E75AF" w:rsidP="003E75AF">
      <w:pPr>
        <w:pStyle w:val="Alg4"/>
        <w:numPr>
          <w:ilvl w:val="1"/>
          <w:numId w:val="1331"/>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5204"/>
      <w:r w:rsidRPr="00E77497">
        <w:t xml:space="preserve">standard built-in method </w:t>
      </w:r>
      <w:r w:rsidRPr="00E77497">
        <w:rPr>
          <w:rFonts w:ascii="Courier New" w:hAnsi="Courier New" w:cs="Courier New"/>
          <w:b/>
        </w:rPr>
        <w:t>Date.prototype.toString</w:t>
      </w:r>
      <w:commentRangeEnd w:id="5204"/>
      <w:r>
        <w:rPr>
          <w:rStyle w:val="af6"/>
          <w:rFonts w:ascii="Arial" w:eastAsia="MS Mincho" w:hAnsi="Arial"/>
          <w:spacing w:val="0"/>
          <w:lang w:eastAsia="ja-JP"/>
        </w:rPr>
        <w:commentReference w:id="5204"/>
      </w:r>
      <w:r w:rsidRPr="00E77497">
        <w:t>.</w:t>
      </w:r>
    </w:p>
    <w:p w14:paraId="4B97A09D" w14:textId="77777777" w:rsidR="003E75AF" w:rsidRPr="00E77497" w:rsidRDefault="003E75AF" w:rsidP="003E75AF">
      <w:pPr>
        <w:pStyle w:val="40"/>
      </w:pPr>
      <w:r w:rsidRPr="00E77497">
        <w:t>Date ( )</w:t>
      </w:r>
    </w:p>
    <w:p w14:paraId="12F9866C" w14:textId="77777777"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w:t>
      </w:r>
      <w:r>
        <w:t xml:space="preserve">no </w:t>
      </w:r>
      <w:r w:rsidRPr="00E77497">
        <w:t xml:space="preserve"> argument</w:t>
      </w:r>
      <w:r>
        <w:t>s</w:t>
      </w:r>
      <w:r w:rsidRPr="00E77497">
        <w:t>.</w:t>
      </w:r>
    </w:p>
    <w:p w14:paraId="09A6997B" w14:textId="77777777"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14:paraId="575AB8A8" w14:textId="77777777" w:rsidR="003E75AF" w:rsidRDefault="003E75AF" w:rsidP="003E75AF">
      <w:pPr>
        <w:pStyle w:val="Alg4"/>
        <w:numPr>
          <w:ilvl w:val="0"/>
          <w:numId w:val="1333"/>
        </w:numPr>
        <w:tabs>
          <w:tab w:val="clear" w:pos="1080"/>
          <w:tab w:val="num" w:pos="360"/>
        </w:tabs>
        <w:ind w:left="360"/>
      </w:pPr>
      <w:r>
        <w:t xml:space="preserve">Let </w:t>
      </w:r>
      <w:r>
        <w:rPr>
          <w:i/>
        </w:rPr>
        <w:t>numberOfArgs</w:t>
      </w:r>
      <w:r>
        <w:t xml:space="preserve"> be the number of arguments passed to this constructor call.</w:t>
      </w:r>
    </w:p>
    <w:p w14:paraId="4E6AEEFB" w14:textId="77777777" w:rsidR="003E75AF" w:rsidRDefault="003E75AF" w:rsidP="003E75AF">
      <w:pPr>
        <w:pStyle w:val="Alg4"/>
        <w:numPr>
          <w:ilvl w:val="0"/>
          <w:numId w:val="1333"/>
        </w:numPr>
        <w:tabs>
          <w:tab w:val="clear" w:pos="1080"/>
          <w:tab w:val="num" w:pos="360"/>
        </w:tabs>
        <w:ind w:left="360"/>
      </w:pPr>
      <w:r>
        <w:t xml:space="preserve">Assert: </w:t>
      </w:r>
      <w:r>
        <w:rPr>
          <w:i/>
        </w:rPr>
        <w:t>numberOfArgs</w:t>
      </w:r>
      <w:r>
        <w:t xml:space="preserve"> = 0.</w:t>
      </w:r>
    </w:p>
    <w:p w14:paraId="775EE6E0" w14:textId="77777777" w:rsidR="003E75AF" w:rsidRDefault="003E75AF" w:rsidP="003E75AF">
      <w:pPr>
        <w:pStyle w:val="Alg4"/>
        <w:numPr>
          <w:ilvl w:val="0"/>
          <w:numId w:val="1333"/>
        </w:numPr>
        <w:tabs>
          <w:tab w:val="clear" w:pos="1080"/>
          <w:tab w:val="num" w:pos="360"/>
        </w:tabs>
        <w:ind w:left="360"/>
      </w:pPr>
      <w:r>
        <w:t xml:space="preserve">Let </w:t>
      </w:r>
      <w:r>
        <w:rPr>
          <w:i/>
        </w:rPr>
        <w:t>O</w:t>
      </w:r>
      <w:r>
        <w:t xml:space="preserve"> be the </w:t>
      </w:r>
      <w:r w:rsidRPr="00F94F77">
        <w:rPr>
          <w:b/>
        </w:rPr>
        <w:t>this</w:t>
      </w:r>
      <w:r>
        <w:t xml:space="preserve"> value.</w:t>
      </w:r>
    </w:p>
    <w:p w14:paraId="0ECC1B76" w14:textId="77777777" w:rsidR="003E75AF" w:rsidRDefault="003E75AF" w:rsidP="003E75AF">
      <w:pPr>
        <w:pStyle w:val="Alg4"/>
        <w:numPr>
          <w:ilvl w:val="0"/>
          <w:numId w:val="1333"/>
        </w:numPr>
        <w:tabs>
          <w:tab w:val="clear" w:pos="1080"/>
          <w:tab w:val="num" w:pos="360"/>
        </w:tabs>
        <w:ind w:left="360"/>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14:paraId="4746298D" w14:textId="77777777" w:rsidR="003E75AF" w:rsidRPr="008D4801" w:rsidRDefault="003E75AF" w:rsidP="003E75AF">
      <w:pPr>
        <w:pStyle w:val="Alg4"/>
        <w:numPr>
          <w:ilvl w:val="1"/>
          <w:numId w:val="1333"/>
        </w:numPr>
        <w:tabs>
          <w:tab w:val="left" w:pos="450"/>
          <w:tab w:val="num" w:pos="810"/>
        </w:tabs>
        <w:spacing w:after="220"/>
        <w:ind w:left="360" w:firstLine="0"/>
        <w:contextualSpacing/>
      </w:pPr>
      <w:r w:rsidRPr="00E77497">
        <w:t>Set the [[</w:t>
      </w:r>
      <w:r>
        <w:t>Date</w:t>
      </w:r>
      <w:r w:rsidRPr="00E77497">
        <w:t xml:space="preserve">Value]] internal </w:t>
      </w:r>
      <w:r>
        <w:t xml:space="preserve">data </w:t>
      </w:r>
      <w:r w:rsidRPr="00E77497">
        <w:t xml:space="preserve">property of </w:t>
      </w:r>
      <w:r>
        <w:rPr>
          <w:i/>
          <w:iCs/>
        </w:rPr>
        <w:t>O</w:t>
      </w:r>
      <w:r w:rsidRPr="00E77497">
        <w:t xml:space="preserve"> to the time value (UTC) identifying the current time.</w:t>
      </w:r>
    </w:p>
    <w:p w14:paraId="69B4DC17" w14:textId="77777777" w:rsidR="003E75AF" w:rsidRDefault="003E75AF" w:rsidP="003E75AF">
      <w:pPr>
        <w:pStyle w:val="Alg4"/>
        <w:numPr>
          <w:ilvl w:val="1"/>
          <w:numId w:val="1333"/>
        </w:numPr>
        <w:tabs>
          <w:tab w:val="left" w:pos="450"/>
          <w:tab w:val="num" w:pos="810"/>
        </w:tabs>
        <w:ind w:left="360" w:firstLine="0"/>
      </w:pPr>
      <w:r>
        <w:t xml:space="preserve">Return </w:t>
      </w:r>
      <w:r>
        <w:rPr>
          <w:i/>
          <w:iCs/>
        </w:rPr>
        <w:t>O</w:t>
      </w:r>
      <w:r>
        <w:t>.</w:t>
      </w:r>
    </w:p>
    <w:p w14:paraId="5A6C3E56" w14:textId="77777777" w:rsidR="003E75AF" w:rsidRDefault="003E75AF" w:rsidP="003E75AF">
      <w:pPr>
        <w:pStyle w:val="Alg4"/>
        <w:numPr>
          <w:ilvl w:val="0"/>
          <w:numId w:val="1333"/>
        </w:numPr>
        <w:tabs>
          <w:tab w:val="clear" w:pos="1080"/>
          <w:tab w:val="num" w:pos="360"/>
        </w:tabs>
        <w:ind w:left="360"/>
      </w:pPr>
      <w:r>
        <w:t>Else,</w:t>
      </w:r>
    </w:p>
    <w:p w14:paraId="05A05D3C" w14:textId="77777777" w:rsidR="003E75AF" w:rsidRDefault="003E75AF" w:rsidP="003E75AF">
      <w:pPr>
        <w:pStyle w:val="Alg4"/>
        <w:numPr>
          <w:ilvl w:val="1"/>
          <w:numId w:val="1333"/>
        </w:numPr>
        <w:tabs>
          <w:tab w:val="clear" w:pos="1800"/>
          <w:tab w:val="num" w:pos="810"/>
        </w:tabs>
        <w:spacing w:after="240"/>
        <w:ind w:left="810" w:hanging="45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5205"/>
      <w:r w:rsidRPr="00E77497">
        <w:t xml:space="preserve">standard built-in method </w:t>
      </w:r>
      <w:r w:rsidRPr="00E77497">
        <w:rPr>
          <w:rFonts w:ascii="Courier New" w:hAnsi="Courier New" w:cs="Courier New"/>
          <w:b/>
        </w:rPr>
        <w:t>Date.prototype.toString</w:t>
      </w:r>
      <w:commentRangeEnd w:id="5205"/>
      <w:r>
        <w:rPr>
          <w:rStyle w:val="af6"/>
          <w:rFonts w:ascii="Arial" w:eastAsia="MS Mincho" w:hAnsi="Arial"/>
          <w:spacing w:val="0"/>
          <w:lang w:eastAsia="ja-JP"/>
        </w:rPr>
        <w:commentReference w:id="5205"/>
      </w:r>
      <w:r w:rsidRPr="00E77497">
        <w:t>.</w:t>
      </w:r>
    </w:p>
    <w:p w14:paraId="7425812A" w14:textId="77777777" w:rsidR="003E75AF" w:rsidRPr="00E77497" w:rsidRDefault="003E75AF" w:rsidP="003E75AF">
      <w:pPr>
        <w:pStyle w:val="40"/>
      </w:pPr>
      <w:r w:rsidRPr="00E77497">
        <w:t xml:space="preserve">new </w:t>
      </w:r>
      <w:r>
        <w:t>Date</w:t>
      </w:r>
      <w:r w:rsidRPr="00E77497">
        <w:t xml:space="preserve"> (</w:t>
      </w:r>
      <w:r>
        <w:t xml:space="preserve"> ...</w:t>
      </w:r>
      <w:r w:rsidRPr="00020148">
        <w:t xml:space="preserve"> </w:t>
      </w:r>
      <w:r>
        <w:t>argumentsList</w:t>
      </w:r>
      <w:r w:rsidRPr="00E77497">
        <w:t>)</w:t>
      </w:r>
    </w:p>
    <w:p w14:paraId="5DD91534" w14:textId="77777777" w:rsidR="003E75AF" w:rsidRDefault="003E75AF" w:rsidP="003E75AF">
      <w:r>
        <w:rPr>
          <w:rFonts w:ascii="Courier New" w:hAnsi="Courier New"/>
          <w:b/>
        </w:rPr>
        <w:t>Date</w:t>
      </w:r>
      <w:r w:rsidRPr="00E77497">
        <w:t xml:space="preserve"> </w:t>
      </w:r>
      <w:r>
        <w:t xml:space="preserve">called as part of a new expression with argument list </w:t>
      </w:r>
      <w:r w:rsidRPr="00B11C9E">
        <w:rPr>
          <w:rFonts w:ascii="Times New Roman" w:hAnsi="Times New Roman"/>
          <w:i/>
        </w:rPr>
        <w:t>argumentsList</w:t>
      </w:r>
      <w:r>
        <w:t xml:space="preserve"> it </w:t>
      </w:r>
      <w:r w:rsidRPr="00020148">
        <w:t>performs</w:t>
      </w:r>
      <w:r>
        <w:t xml:space="preserve"> the following steps:</w:t>
      </w:r>
    </w:p>
    <w:p w14:paraId="6C0F49EC" w14:textId="77777777" w:rsidR="003E75AF" w:rsidRDefault="003E75AF" w:rsidP="003E75A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Date</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2193E15E" w14:textId="77777777" w:rsidR="003E75AF" w:rsidRDefault="003E75AF" w:rsidP="003E75A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413985BA" w14:textId="77777777" w:rsidR="003E75AF" w:rsidRPr="00E4780A" w:rsidRDefault="003E75AF" w:rsidP="003E75AF">
      <w:pPr>
        <w:numPr>
          <w:ilvl w:val="0"/>
          <w:numId w:val="1334"/>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56CBFB59" w14:textId="77777777" w:rsidR="003E75AF" w:rsidRPr="00E77497" w:rsidRDefault="003E75AF" w:rsidP="003E75AF">
      <w:r>
        <w:t xml:space="preserve">If </w:t>
      </w:r>
      <w:r>
        <w:rPr>
          <w:rFonts w:ascii="Courier New" w:hAnsi="Courier New"/>
          <w:b/>
        </w:rPr>
        <w:t>Date</w:t>
      </w:r>
      <w:r w:rsidRPr="00E77497">
        <w:t xml:space="preserve"> </w:t>
      </w:r>
      <w:r>
        <w:t>is implemented as an ordinary function object, its [[Construct]] internal method will perform the above steps.</w:t>
      </w:r>
    </w:p>
    <w:p w14:paraId="6A7669CF" w14:textId="77777777" w:rsidR="003E75AF" w:rsidRPr="00E77497" w:rsidRDefault="003E75AF" w:rsidP="003E75AF">
      <w:pPr>
        <w:pStyle w:val="30"/>
      </w:pPr>
      <w:bookmarkStart w:id="5206" w:name="_Toc366142066"/>
      <w:r w:rsidRPr="00E77497">
        <w:t>Properties of the Date Constructor</w:t>
      </w:r>
      <w:bookmarkEnd w:id="5206"/>
    </w:p>
    <w:p w14:paraId="5BC61A4A" w14:textId="77777777" w:rsidR="003E75AF" w:rsidRPr="00E77497" w:rsidRDefault="003E75AF" w:rsidP="003E75AF">
      <w:r w:rsidRPr="00E77497">
        <w:t xml:space="preserve">The value of the [[Prototype]] internal </w:t>
      </w:r>
      <w:r>
        <w:t xml:space="preserve">data </w:t>
      </w:r>
      <w:r w:rsidRPr="00E77497">
        <w:t>property of the Date constructor is the Function prototype object (</w:t>
      </w:r>
      <w:r w:rsidR="00AB619E">
        <w:fldChar w:fldCharType="begin"/>
      </w:r>
      <w:r w:rsidR="00AB619E">
        <w:instrText xml:space="preserve"> REF _Ref359681817 \r \h </w:instrText>
      </w:r>
      <w:r w:rsidR="00AB619E">
        <w:fldChar w:fldCharType="separate"/>
      </w:r>
      <w:r w:rsidR="00083CEC">
        <w:t>19.2.3</w:t>
      </w:r>
      <w:r w:rsidR="00AB619E">
        <w:fldChar w:fldCharType="end"/>
      </w:r>
      <w:r w:rsidRPr="00E77497">
        <w:t>).</w:t>
      </w:r>
    </w:p>
    <w:p w14:paraId="59EB7EE5" w14:textId="77777777" w:rsidR="003E75AF" w:rsidRPr="00E77497" w:rsidRDefault="003E75AF" w:rsidP="003E75AF">
      <w:r w:rsidRPr="00E77497">
        <w:t xml:space="preserve">Besides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p>
    <w:p w14:paraId="3A6FF441" w14:textId="77777777" w:rsidR="00B04007" w:rsidRPr="00E77497" w:rsidRDefault="00B04007" w:rsidP="00B04007">
      <w:pPr>
        <w:pStyle w:val="40"/>
      </w:pPr>
      <w:r w:rsidRPr="00E77497">
        <w:t>Date.now ( )</w:t>
      </w:r>
    </w:p>
    <w:p w14:paraId="73FA2C04" w14:textId="77777777" w:rsidR="00B04007" w:rsidRPr="00E77497" w:rsidRDefault="00B04007" w:rsidP="00B04007">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5F777D74" w14:textId="77777777" w:rsidR="00B04007" w:rsidRPr="00E77497" w:rsidRDefault="00B04007" w:rsidP="00B04007">
      <w:pPr>
        <w:pStyle w:val="40"/>
      </w:pPr>
      <w:bookmarkStart w:id="5207" w:name="_Ref366068097"/>
      <w:r w:rsidRPr="00E77497">
        <w:t>Date.parse (string)</w:t>
      </w:r>
      <w:bookmarkEnd w:id="5207"/>
    </w:p>
    <w:p w14:paraId="0614A97B" w14:textId="77777777" w:rsidR="00B04007" w:rsidRPr="008B7F6F" w:rsidRDefault="00B04007" w:rsidP="00B04007">
      <w:r w:rsidRPr="00E77497">
        <w:t xml:space="preserve">The </w:t>
      </w:r>
      <w:r w:rsidRPr="00E77497">
        <w:rPr>
          <w:rFonts w:ascii="Courier New" w:hAnsi="Courier New"/>
          <w:b/>
        </w:rPr>
        <w:t>parse</w:t>
      </w:r>
      <w:r w:rsidRPr="00E77497">
        <w:t xml:space="preserve"> function applies the ToString operator to its argument</w:t>
      </w:r>
      <w:r>
        <w:t xml:space="preserve">.  If ToString results in an abrupt completion the Completion Record is immediately returned. Otherwise, </w:t>
      </w:r>
      <w:r w:rsidRPr="00E77497">
        <w:rPr>
          <w:rFonts w:ascii="Courier New" w:hAnsi="Courier New"/>
          <w:b/>
        </w:rPr>
        <w:t>parse</w:t>
      </w:r>
      <w:r w:rsidRPr="00E77497">
        <w:t xml:space="preserve"> 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w:t>
      </w:r>
      <w:r w:rsidR="00AB619E">
        <w:fldChar w:fldCharType="begin"/>
      </w:r>
      <w:r w:rsidR="00AB619E">
        <w:instrText xml:space="preserve"> REF _Ref366068191 \r \h </w:instrText>
      </w:r>
      <w:r w:rsidR="00AB619E">
        <w:fldChar w:fldCharType="separate"/>
      </w:r>
      <w:r w:rsidR="00083CEC">
        <w:t>20.3.1.15</w:t>
      </w:r>
      <w:r w:rsidR="00AB619E">
        <w:fldChar w:fldCharType="end"/>
      </w:r>
      <w:r w:rsidRPr="00E77497">
        <w:t xml:space="preserve">).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61B67B18" w14:textId="77777777" w:rsidR="00B04007" w:rsidRPr="006B6D0A" w:rsidRDefault="00B04007" w:rsidP="00B04007">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309D3664" w14:textId="77777777" w:rsidR="00B04007" w:rsidRPr="00546435" w:rsidRDefault="00B04007" w:rsidP="00B04007">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1A3C58AC" w14:textId="77777777" w:rsidR="00B04007" w:rsidRPr="00A67AF2" w:rsidRDefault="00B04007" w:rsidP="00B04007">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182276C2" w14:textId="77777777" w:rsidR="00B04007" w:rsidRPr="00E77497" w:rsidRDefault="00B04007" w:rsidP="00B04007">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7D32B3C2" w14:textId="77777777" w:rsidR="00B04007" w:rsidRPr="00E77497" w:rsidRDefault="00B04007" w:rsidP="00B04007">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1D271E07" w14:textId="77777777" w:rsidR="00B04007" w:rsidRPr="00E77497" w:rsidRDefault="00B04007" w:rsidP="00B04007">
      <w:pPr>
        <w:spacing w:after="60"/>
      </w:pPr>
      <w:r w:rsidRPr="00E77497">
        <w:t>However, the expression</w:t>
      </w:r>
    </w:p>
    <w:p w14:paraId="00B7B276" w14:textId="77777777" w:rsidR="00B04007" w:rsidRPr="00E77497" w:rsidRDefault="00B04007" w:rsidP="00B04007">
      <w:pPr>
        <w:spacing w:after="60"/>
        <w:ind w:left="720"/>
      </w:pPr>
      <w:r w:rsidRPr="00E77497">
        <w:rPr>
          <w:rFonts w:ascii="Courier New" w:hAnsi="Courier New" w:cs="Courier New"/>
          <w:b/>
        </w:rPr>
        <w:t>Date.parse(</w:t>
      </w:r>
      <w:r w:rsidRPr="00B27B9B">
        <w:rPr>
          <w:rFonts w:ascii="Courier New" w:hAnsi="Courier New" w:cs="Courier New"/>
          <w:b/>
          <w:i/>
        </w:rPr>
        <w:t>x</w:t>
      </w:r>
      <w:r w:rsidRPr="00E77497">
        <w:rPr>
          <w:rFonts w:ascii="Courier New" w:hAnsi="Courier New" w:cs="Courier New"/>
          <w:b/>
        </w:rPr>
        <w:t>.toLocaleString())</w:t>
      </w:r>
    </w:p>
    <w:p w14:paraId="22460A06" w14:textId="77777777" w:rsidR="00B04007" w:rsidRPr="00E77497" w:rsidRDefault="00B04007" w:rsidP="00B04007">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w:t>
      </w:r>
      <w:r w:rsidR="00AB619E">
        <w:fldChar w:fldCharType="begin"/>
      </w:r>
      <w:r w:rsidR="00AB619E">
        <w:instrText xml:space="preserve"> REF _Ref366068191 \r \h </w:instrText>
      </w:r>
      <w:r w:rsidR="00AB619E">
        <w:fldChar w:fldCharType="separate"/>
      </w:r>
      <w:r w:rsidR="00083CEC">
        <w:t>20.3.1.15</w:t>
      </w:r>
      <w:r w:rsidR="00AB619E">
        <w:fldChar w:fldCharType="end"/>
      </w:r>
      <w:r w:rsidRPr="00E77497">
        <w:t xml:space="preserve">)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p>
    <w:p w14:paraId="73FB41A6" w14:textId="77777777" w:rsidR="003E75AF" w:rsidRPr="00E77497" w:rsidRDefault="003E75AF" w:rsidP="003E75AF">
      <w:pPr>
        <w:pStyle w:val="40"/>
      </w:pPr>
      <w:r w:rsidRPr="00E77497">
        <w:t>Date.prototype</w:t>
      </w:r>
    </w:p>
    <w:p w14:paraId="09126EDD" w14:textId="77777777" w:rsidR="003E75AF" w:rsidRPr="00E77497" w:rsidRDefault="003E75AF" w:rsidP="003E75AF">
      <w:r w:rsidRPr="00E77497">
        <w:t xml:space="preserve">The initial value of </w:t>
      </w:r>
      <w:r w:rsidRPr="00E77497">
        <w:rPr>
          <w:rFonts w:ascii="Courier New" w:hAnsi="Courier New"/>
          <w:b/>
        </w:rPr>
        <w:t>Date.prototype</w:t>
      </w:r>
      <w:r w:rsidRPr="00E77497">
        <w:t xml:space="preserve"> is the built-in Date prototype object (</w:t>
      </w:r>
      <w:r w:rsidR="00AB619E">
        <w:fldChar w:fldCharType="begin"/>
      </w:r>
      <w:r w:rsidR="00AB619E">
        <w:instrText xml:space="preserve"> REF _Ref366068240 \r \h </w:instrText>
      </w:r>
      <w:r w:rsidR="00AB619E">
        <w:fldChar w:fldCharType="separate"/>
      </w:r>
      <w:r w:rsidR="00083CEC">
        <w:t>20.3.4</w:t>
      </w:r>
      <w:r w:rsidR="00AB619E">
        <w:fldChar w:fldCharType="end"/>
      </w:r>
      <w:r w:rsidRPr="00E77497">
        <w:t>).</w:t>
      </w:r>
    </w:p>
    <w:p w14:paraId="2333BF39" w14:textId="77777777" w:rsidR="003E75AF" w:rsidRPr="00E77497" w:rsidRDefault="003E75AF" w:rsidP="003E75A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33BA442" w14:textId="77777777" w:rsidR="003E75AF" w:rsidRPr="00E77497" w:rsidRDefault="003E75AF" w:rsidP="003E75AF">
      <w:pPr>
        <w:pStyle w:val="40"/>
      </w:pPr>
      <w:r w:rsidRPr="00E77497">
        <w:t>Date.UTC (year, month [, date [, hours [, minutes [, seconds [, ms ] ] ] ] ] )</w:t>
      </w:r>
    </w:p>
    <w:p w14:paraId="72193471" w14:textId="77777777" w:rsidR="003E75AF" w:rsidRPr="00E77497" w:rsidRDefault="003E75AF" w:rsidP="003E75A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4BFDC34B" w14:textId="77777777" w:rsidR="003E75AF" w:rsidRPr="00E77497" w:rsidRDefault="003E75AF" w:rsidP="003E75AF">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14:paraId="6139F1FB" w14:textId="77777777" w:rsidR="003E75AF" w:rsidRDefault="003E75AF" w:rsidP="003E75AF">
      <w:pPr>
        <w:pStyle w:val="M4"/>
        <w:numPr>
          <w:ilvl w:val="0"/>
          <w:numId w:val="250"/>
        </w:numPr>
        <w:spacing w:after="0"/>
      </w:pPr>
      <w:r>
        <w:t>ReturnIfAbrupt(</w:t>
      </w:r>
      <w:r w:rsidRPr="00137648">
        <w:rPr>
          <w:i/>
        </w:rPr>
        <w:t>y</w:t>
      </w:r>
      <w:r>
        <w:t>).</w:t>
      </w:r>
    </w:p>
    <w:p w14:paraId="07050CF1" w14:textId="77777777" w:rsidR="003E75AF" w:rsidRPr="00E77497" w:rsidRDefault="003E75AF" w:rsidP="003E75AF">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14:paraId="67CE3C76" w14:textId="77777777" w:rsidR="003E75AF" w:rsidRDefault="003E75AF" w:rsidP="003E75AF">
      <w:pPr>
        <w:pStyle w:val="M4"/>
        <w:numPr>
          <w:ilvl w:val="0"/>
          <w:numId w:val="250"/>
        </w:numPr>
        <w:spacing w:after="0"/>
      </w:pPr>
      <w:r>
        <w:t>ReturnIfAbrupt(</w:t>
      </w:r>
      <w:r>
        <w:rPr>
          <w:i/>
        </w:rPr>
        <w:t>m</w:t>
      </w:r>
      <w:r>
        <w:t>).</w:t>
      </w:r>
    </w:p>
    <w:p w14:paraId="6DF25C92" w14:textId="77777777" w:rsidR="003E75AF" w:rsidRPr="00E77497" w:rsidRDefault="003E75AF" w:rsidP="003E75AF">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05D647DA" w14:textId="77777777" w:rsidR="003E75AF" w:rsidRDefault="003E75AF" w:rsidP="003E75AF">
      <w:pPr>
        <w:pStyle w:val="M4"/>
        <w:numPr>
          <w:ilvl w:val="0"/>
          <w:numId w:val="250"/>
        </w:numPr>
        <w:spacing w:after="0"/>
      </w:pPr>
      <w:r>
        <w:t>ReturnIfAbrupt(</w:t>
      </w:r>
      <w:r>
        <w:rPr>
          <w:i/>
        </w:rPr>
        <w:t>dt</w:t>
      </w:r>
      <w:r>
        <w:t>).</w:t>
      </w:r>
    </w:p>
    <w:p w14:paraId="088F1E96" w14:textId="77777777" w:rsidR="003E75AF" w:rsidRPr="00E77497" w:rsidRDefault="003E75AF" w:rsidP="003E75AF">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7595104B" w14:textId="77777777" w:rsidR="003E75AF" w:rsidRDefault="003E75AF" w:rsidP="003E75AF">
      <w:pPr>
        <w:pStyle w:val="M4"/>
        <w:numPr>
          <w:ilvl w:val="0"/>
          <w:numId w:val="250"/>
        </w:numPr>
        <w:spacing w:after="0"/>
      </w:pPr>
      <w:r>
        <w:t>ReturnIfAbrupt(</w:t>
      </w:r>
      <w:r>
        <w:rPr>
          <w:i/>
        </w:rPr>
        <w:t>h</w:t>
      </w:r>
      <w:r>
        <w:t>).</w:t>
      </w:r>
    </w:p>
    <w:p w14:paraId="729F091A" w14:textId="77777777" w:rsidR="003E75AF" w:rsidRPr="00E77497" w:rsidRDefault="003E75AF" w:rsidP="003E75AF">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5A2D0E06" w14:textId="77777777" w:rsidR="003E75AF" w:rsidRDefault="003E75AF" w:rsidP="003E75AF">
      <w:pPr>
        <w:pStyle w:val="M4"/>
        <w:numPr>
          <w:ilvl w:val="0"/>
          <w:numId w:val="250"/>
        </w:numPr>
        <w:spacing w:after="0"/>
      </w:pPr>
      <w:r>
        <w:t>ReturnIfAbrupt(</w:t>
      </w:r>
      <w:r>
        <w:rPr>
          <w:i/>
        </w:rPr>
        <w:t>min</w:t>
      </w:r>
      <w:r>
        <w:t>).</w:t>
      </w:r>
    </w:p>
    <w:p w14:paraId="0D7FE575" w14:textId="77777777" w:rsidR="003E75AF" w:rsidRPr="00E77497" w:rsidRDefault="003E75AF" w:rsidP="003E75AF">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7E9274D8" w14:textId="77777777" w:rsidR="003E75AF" w:rsidRDefault="003E75AF" w:rsidP="003E75AF">
      <w:pPr>
        <w:pStyle w:val="M4"/>
        <w:numPr>
          <w:ilvl w:val="0"/>
          <w:numId w:val="250"/>
        </w:numPr>
        <w:spacing w:after="0"/>
      </w:pPr>
      <w:r>
        <w:t>ReturnIfAbrupt(</w:t>
      </w:r>
      <w:r>
        <w:rPr>
          <w:i/>
        </w:rPr>
        <w:t>s</w:t>
      </w:r>
      <w:r>
        <w:t>).</w:t>
      </w:r>
    </w:p>
    <w:p w14:paraId="53997D46" w14:textId="77777777" w:rsidR="003E75AF" w:rsidRPr="00E77497" w:rsidRDefault="003E75AF" w:rsidP="003E75AF">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4267DB8B" w14:textId="77777777" w:rsidR="003E75AF" w:rsidRDefault="003E75AF" w:rsidP="003E75AF">
      <w:pPr>
        <w:pStyle w:val="M4"/>
        <w:numPr>
          <w:ilvl w:val="0"/>
          <w:numId w:val="250"/>
        </w:numPr>
        <w:spacing w:after="0"/>
      </w:pPr>
      <w:r>
        <w:t>ReturnIfAbrupt(</w:t>
      </w:r>
      <w:r>
        <w:rPr>
          <w:i/>
        </w:rPr>
        <w:t>milli</w:t>
      </w:r>
      <w:r>
        <w:t>).</w:t>
      </w:r>
    </w:p>
    <w:p w14:paraId="255E39AA" w14:textId="77777777" w:rsidR="003E75AF" w:rsidRPr="00B820AB" w:rsidRDefault="003E75AF" w:rsidP="003E75AF">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14:paraId="2AD70441" w14:textId="77777777" w:rsidR="003E75AF" w:rsidRPr="00E77497" w:rsidRDefault="003E75AF" w:rsidP="003E75AF">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15CAEEC2" w14:textId="77777777" w:rsidR="003E75AF" w:rsidRPr="00E77497" w:rsidRDefault="003E75AF" w:rsidP="003E75A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25364459" w14:textId="77777777" w:rsidR="003E75AF" w:rsidRPr="00E77497" w:rsidRDefault="003E75AF" w:rsidP="003E75A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2DE8C2D4" w14:textId="77777777" w:rsidR="003E75AF" w:rsidRPr="00A67AF2" w:rsidRDefault="003E75AF" w:rsidP="003E75AF">
      <w:pPr>
        <w:pStyle w:val="40"/>
      </w:pPr>
      <w:r>
        <w:t>Date[ @@create ]</w:t>
      </w:r>
      <w:r w:rsidRPr="00A67AF2">
        <w:t xml:space="preserve"> (</w:t>
      </w:r>
      <w:r>
        <w:t xml:space="preserve"> </w:t>
      </w:r>
      <w:r w:rsidRPr="00A67AF2">
        <w:t>)</w:t>
      </w:r>
    </w:p>
    <w:p w14:paraId="55871735" w14:textId="77777777" w:rsidR="003E75AF" w:rsidRPr="00E77497" w:rsidRDefault="003E75AF" w:rsidP="003E75AF">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655E48">
        <w:rPr>
          <w:rFonts w:cs="Arial"/>
        </w:rPr>
        <w:t xml:space="preserve"> </w:t>
      </w:r>
      <w:r w:rsidRPr="00E77497">
        <w:t>the following steps:</w:t>
      </w:r>
    </w:p>
    <w:p w14:paraId="3A921E14" w14:textId="77777777" w:rsidR="003E75AF" w:rsidRPr="00E77497" w:rsidRDefault="003E75AF" w:rsidP="003E75AF">
      <w:pPr>
        <w:numPr>
          <w:ilvl w:val="0"/>
          <w:numId w:val="128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Date</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sz w:val="18"/>
        </w:rPr>
        <w:t>DateValue</w:t>
      </w:r>
      <w:r w:rsidRPr="0054023E">
        <w:rPr>
          <w:rFonts w:ascii="Times New Roman" w:hAnsi="Times New Roman"/>
          <w:sz w:val="18"/>
        </w:rPr>
        <w:t>]])</w:t>
      </w:r>
      <w:r>
        <w:rPr>
          <w:rFonts w:ascii="Times New Roman" w:hAnsi="Times New Roman"/>
          <w:iCs/>
        </w:rPr>
        <w:t>)</w:t>
      </w:r>
      <w:r w:rsidRPr="00E77497">
        <w:rPr>
          <w:rFonts w:ascii="Times New Roman" w:hAnsi="Times New Roman"/>
        </w:rPr>
        <w:t>.</w:t>
      </w:r>
    </w:p>
    <w:p w14:paraId="1298A63B" w14:textId="77777777" w:rsidR="003E75AF" w:rsidRDefault="003E75AF" w:rsidP="003E75AF">
      <w:pPr>
        <w:numPr>
          <w:ilvl w:val="0"/>
          <w:numId w:val="128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052DEB6C" w14:textId="77777777" w:rsidR="003E75AF" w:rsidRPr="00E77497" w:rsidRDefault="003E75AF" w:rsidP="003E75AF">
      <w:pPr>
        <w:numPr>
          <w:ilvl w:val="0"/>
          <w:numId w:val="1280"/>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4DAD345F" w14:textId="77777777" w:rsidR="003E75AF" w:rsidRDefault="003E75AF" w:rsidP="003E75AF">
      <w:r w:rsidRPr="00E77497">
        <w:t xml:space="preserve">This property has the attributes { [[Writable]]: </w:t>
      </w:r>
      <w:r w:rsidRPr="007A0841">
        <w:rPr>
          <w:rFonts w:ascii="Times New Roman" w:hAnsi="Times New Roman"/>
          <w:b/>
        </w:rPr>
        <w:t>false</w:t>
      </w:r>
      <w:r w:rsidRPr="00E77497">
        <w:t xml:space="preserve">, [[Enumerable]]: </w:t>
      </w:r>
      <w:r w:rsidRPr="007A0841">
        <w:rPr>
          <w:rFonts w:ascii="Times New Roman" w:hAnsi="Times New Roman"/>
          <w:b/>
        </w:rPr>
        <w:t>false</w:t>
      </w:r>
      <w:r w:rsidRPr="00E77497">
        <w:t xml:space="preserve">, [[Configurable]]: </w:t>
      </w:r>
      <w:r w:rsidRPr="007A0841">
        <w:rPr>
          <w:rFonts w:ascii="Times New Roman" w:hAnsi="Times New Roman"/>
          <w:b/>
        </w:rPr>
        <w:t>true</w:t>
      </w:r>
      <w:r w:rsidRPr="00E77497">
        <w:t xml:space="preserve"> }.</w:t>
      </w:r>
    </w:p>
    <w:p w14:paraId="08BF0BD0" w14:textId="77777777" w:rsidR="003E75AF" w:rsidRPr="00E77497" w:rsidRDefault="003E75AF" w:rsidP="003E75AF">
      <w:pPr>
        <w:pStyle w:val="Note"/>
      </w:pPr>
      <w:r>
        <w:t>NOTE</w:t>
      </w:r>
      <w:r>
        <w:tab/>
        <w:t xml:space="preserve">[[DateValue]] is initially assigned the value </w:t>
      </w:r>
      <w:r w:rsidRPr="004E623C">
        <w:rPr>
          <w:rFonts w:ascii="Times New Roman" w:hAnsi="Times New Roman"/>
          <w:b/>
          <w:bCs/>
        </w:rPr>
        <w:t>undefined</w:t>
      </w:r>
      <w:r>
        <w:t xml:space="preserve"> as a flag to indicate that the instance has not yet been initialised by the Date constructor. This flag value is never directly exposed to ECMAScript code; hence implementation may choose to encode the flag in some other manner. </w:t>
      </w:r>
    </w:p>
    <w:p w14:paraId="2434E23C" w14:textId="77777777" w:rsidR="003E75AF" w:rsidRPr="00E77497" w:rsidRDefault="003E75AF" w:rsidP="003E75AF">
      <w:pPr>
        <w:pStyle w:val="30"/>
      </w:pPr>
      <w:bookmarkStart w:id="5208" w:name="_Ref366068240"/>
      <w:bookmarkStart w:id="5209" w:name="_Ref366068265"/>
      <w:bookmarkStart w:id="5210" w:name="_Ref366136016"/>
      <w:bookmarkStart w:id="5211" w:name="_Toc366142067"/>
      <w:r w:rsidRPr="00E77497">
        <w:t>Properties of the Date Prototype Object</w:t>
      </w:r>
      <w:bookmarkEnd w:id="5208"/>
      <w:bookmarkEnd w:id="5209"/>
      <w:bookmarkEnd w:id="5210"/>
      <w:bookmarkEnd w:id="5211"/>
    </w:p>
    <w:p w14:paraId="1BD7F011" w14:textId="77777777" w:rsidR="003E75AF" w:rsidRPr="00E77497" w:rsidRDefault="003E75AF" w:rsidP="003E75AF">
      <w:r w:rsidRPr="00E77497">
        <w:t>The Date prototype object is itself a</w:t>
      </w:r>
      <w:r>
        <w:t>n ordinary</w:t>
      </w:r>
      <w:r w:rsidRPr="00E77497">
        <w:t xml:space="preserve"> object</w:t>
      </w:r>
      <w:r>
        <w:t>. It is not a Date instance and does not have</w:t>
      </w:r>
      <w:r w:rsidRPr="00E77497">
        <w:t xml:space="preserve"> a [[</w:t>
      </w:r>
      <w:r>
        <w:t>DateValue</w:t>
      </w:r>
      <w:r w:rsidRPr="00E77497">
        <w:t xml:space="preserve">]] internal </w:t>
      </w:r>
      <w:r>
        <w:t xml:space="preserve">data </w:t>
      </w:r>
      <w:r w:rsidRPr="00E77497">
        <w:t>property.</w:t>
      </w:r>
    </w:p>
    <w:p w14:paraId="46216E9A" w14:textId="77777777" w:rsidR="003E75AF" w:rsidRPr="00E77497" w:rsidRDefault="003E75AF" w:rsidP="003E75AF">
      <w:r w:rsidRPr="00E77497">
        <w:t xml:space="preserve">The value of the [[Prototype]] internal </w:t>
      </w:r>
      <w:r>
        <w:t xml:space="preserve">data </w:t>
      </w:r>
      <w:r w:rsidRPr="00E77497">
        <w:t>property of the Date prototype object is the standard built-in Object prototype object (</w:t>
      </w:r>
      <w:r w:rsidR="00AB619E">
        <w:fldChar w:fldCharType="begin"/>
      </w:r>
      <w:r w:rsidR="00AB619E">
        <w:instrText xml:space="preserve"> REF _Ref366068265 \r \h </w:instrText>
      </w:r>
      <w:r w:rsidR="00AB619E">
        <w:fldChar w:fldCharType="separate"/>
      </w:r>
      <w:r w:rsidR="00083CEC">
        <w:t>20.3.4</w:t>
      </w:r>
      <w:r w:rsidR="00AB619E">
        <w:fldChar w:fldCharType="end"/>
      </w:r>
      <w:r w:rsidRPr="00E77497">
        <w:t>).</w:t>
      </w:r>
    </w:p>
    <w:p w14:paraId="0B9CED27" w14:textId="77777777" w:rsidR="003E75AF" w:rsidRPr="00E77497" w:rsidRDefault="003E75AF" w:rsidP="003E75AF">
      <w:r w:rsidRPr="00E77497">
        <w:t xml:space="preserve">Unless explicitly </w:t>
      </w:r>
      <w:r>
        <w:t>defined</w:t>
      </w:r>
      <w:r w:rsidRPr="00E77497">
        <w:t xml:space="preserve"> otherwise, the methods of the </w:t>
      </w:r>
      <w:r>
        <w:t>Date</w:t>
      </w:r>
      <w:r w:rsidRPr="00E77497">
        <w:t xml:space="preserve"> prototype object defined below are not generic and the </w:t>
      </w:r>
      <w:r w:rsidRPr="00145775">
        <w:rPr>
          <w:b/>
          <w:bCs/>
        </w:rPr>
        <w:t>this</w:t>
      </w:r>
      <w:r w:rsidRPr="00E77497">
        <w:t xml:space="preserve"> value passed to them must be an object that has a [[</w:t>
      </w:r>
      <w:r>
        <w:t>DateValue</w:t>
      </w:r>
      <w:r w:rsidRPr="00E77497">
        <w:t xml:space="preserve">]] internal </w:t>
      </w:r>
      <w:r>
        <w:t xml:space="preserve">data </w:t>
      </w:r>
      <w:r w:rsidRPr="00E77497">
        <w:t>property</w:t>
      </w:r>
      <w:r>
        <w:t xml:space="preserve"> that has been initialised to a time value</w:t>
      </w:r>
      <w:r w:rsidRPr="00E77497">
        <w:t>.</w:t>
      </w:r>
    </w:p>
    <w:p w14:paraId="1E42B787" w14:textId="77777777" w:rsidR="003E75AF" w:rsidRDefault="003E75AF" w:rsidP="003E75AF">
      <w:r>
        <w:t xml:space="preserve">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00877F07" w14:textId="77777777" w:rsidR="003E75AF" w:rsidRPr="00E77497" w:rsidRDefault="003E75AF" w:rsidP="003E75AF">
      <w:pPr>
        <w:pStyle w:val="Alg4"/>
        <w:numPr>
          <w:ilvl w:val="0"/>
          <w:numId w:val="1335"/>
        </w:numPr>
      </w:pPr>
      <w:r>
        <w:t>If Type(</w:t>
      </w:r>
      <w:r>
        <w:rPr>
          <w:i/>
          <w:iCs/>
        </w:rPr>
        <w:t>value)</w:t>
      </w:r>
      <w:r>
        <w:t xml:space="preserve"> is Object and </w:t>
      </w:r>
      <w:r>
        <w:rPr>
          <w:i/>
          <w:iCs/>
        </w:rPr>
        <w:t>value</w:t>
      </w:r>
      <w:r>
        <w:t xml:space="preserve"> has a [[DateValue]] internal data property, then</w:t>
      </w:r>
    </w:p>
    <w:p w14:paraId="6920DFDF" w14:textId="77777777" w:rsidR="003E75AF" w:rsidRDefault="003E75AF" w:rsidP="003E75AF">
      <w:pPr>
        <w:pStyle w:val="Alg4"/>
        <w:numPr>
          <w:ilvl w:val="1"/>
          <w:numId w:val="1335"/>
        </w:numPr>
      </w:pPr>
      <w:r>
        <w:t xml:space="preserve">Let </w:t>
      </w:r>
      <w:r>
        <w:rPr>
          <w:i/>
          <w:iCs/>
        </w:rPr>
        <w:t>n</w:t>
      </w:r>
      <w:r>
        <w:t xml:space="preserve"> be the Number that is the value of </w:t>
      </w:r>
      <w:r>
        <w:rPr>
          <w:i/>
          <w:iCs/>
        </w:rPr>
        <w:t>value’s</w:t>
      </w:r>
      <w:r>
        <w:t xml:space="preserve"> [[NumberData]] internal data property.</w:t>
      </w:r>
    </w:p>
    <w:p w14:paraId="2D394DEC" w14:textId="77777777" w:rsidR="003E75AF" w:rsidRDefault="003E75AF" w:rsidP="003E75AF">
      <w:pPr>
        <w:pStyle w:val="Alg4"/>
        <w:numPr>
          <w:ilvl w:val="1"/>
          <w:numId w:val="1335"/>
        </w:numPr>
      </w:pPr>
      <w:r>
        <w:t xml:space="preserve">If </w:t>
      </w:r>
      <w:r>
        <w:rPr>
          <w:i/>
          <w:iCs/>
        </w:rPr>
        <w:t>n</w:t>
      </w:r>
      <w:r>
        <w:t xml:space="preserve"> is not </w:t>
      </w:r>
      <w:r>
        <w:rPr>
          <w:b/>
          <w:bCs/>
        </w:rPr>
        <w:t>undefined</w:t>
      </w:r>
      <w:r>
        <w:t xml:space="preserve">, then return </w:t>
      </w:r>
      <w:r w:rsidRPr="004A18C2">
        <w:rPr>
          <w:i/>
          <w:iCs/>
        </w:rPr>
        <w:t>n</w:t>
      </w:r>
      <w:r>
        <w:t>.</w:t>
      </w:r>
    </w:p>
    <w:p w14:paraId="0A6F28DC" w14:textId="77777777" w:rsidR="003E75AF" w:rsidRPr="00B07A13" w:rsidRDefault="003E75AF" w:rsidP="003E75AF">
      <w:pPr>
        <w:numPr>
          <w:ilvl w:val="0"/>
          <w:numId w:val="1335"/>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14:paraId="657F3665" w14:textId="77777777" w:rsidR="003E75AF" w:rsidRPr="00E77497" w:rsidRDefault="003E75AF" w:rsidP="003E75A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w:t>
      </w:r>
      <w:r>
        <w:t>T</w:t>
      </w:r>
      <w:r w:rsidRPr="00E77497">
        <w:t xml:space="preserve">he phrase “this </w:t>
      </w:r>
      <w:r>
        <w:t>time</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14:paraId="5C569C8D" w14:textId="77777777" w:rsidR="003E75AF" w:rsidRPr="00E77497" w:rsidRDefault="003E75AF" w:rsidP="003E75AF">
      <w:pPr>
        <w:pStyle w:val="40"/>
      </w:pPr>
      <w:r w:rsidRPr="00E77497">
        <w:t>Date.prototype.constructor</w:t>
      </w:r>
    </w:p>
    <w:p w14:paraId="01C0C197" w14:textId="77777777" w:rsidR="003E75AF" w:rsidRPr="00E77497" w:rsidRDefault="003E75AF" w:rsidP="003E75A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p>
    <w:p w14:paraId="5ACF74B4" w14:textId="77777777" w:rsidR="003E75AF" w:rsidRPr="00E77497" w:rsidRDefault="003E75AF" w:rsidP="003E75AF">
      <w:pPr>
        <w:pStyle w:val="40"/>
      </w:pPr>
      <w:r w:rsidRPr="00E77497">
        <w:t>Date.prototype.getDate ( )</w:t>
      </w:r>
    </w:p>
    <w:p w14:paraId="63BCF5BB" w14:textId="77777777" w:rsidR="003E75AF" w:rsidRPr="00E77497" w:rsidRDefault="003E75AF" w:rsidP="003E75AF">
      <w:pPr>
        <w:pStyle w:val="Alg4"/>
        <w:numPr>
          <w:ilvl w:val="0"/>
          <w:numId w:val="256"/>
        </w:numPr>
      </w:pPr>
      <w:r w:rsidRPr="00E77497">
        <w:t xml:space="preserve">Let </w:t>
      </w:r>
      <w:r w:rsidRPr="00E77497">
        <w:rPr>
          <w:i/>
        </w:rPr>
        <w:t>t</w:t>
      </w:r>
      <w:r w:rsidRPr="00E77497">
        <w:t xml:space="preserve"> be this time value.</w:t>
      </w:r>
    </w:p>
    <w:p w14:paraId="632BFDB1" w14:textId="77777777" w:rsidR="003E75AF" w:rsidRDefault="003E75AF" w:rsidP="003E75AF">
      <w:pPr>
        <w:pStyle w:val="M4"/>
        <w:numPr>
          <w:ilvl w:val="0"/>
          <w:numId w:val="256"/>
        </w:numPr>
        <w:spacing w:after="0"/>
      </w:pPr>
      <w:r>
        <w:t>ReturnIfAbrupt(</w:t>
      </w:r>
      <w:r w:rsidRPr="00242BA0">
        <w:rPr>
          <w:i/>
        </w:rPr>
        <w:t>t</w:t>
      </w:r>
      <w:r>
        <w:t>).</w:t>
      </w:r>
    </w:p>
    <w:p w14:paraId="29B06BAF" w14:textId="77777777" w:rsidR="003E75AF" w:rsidRPr="00E77497" w:rsidRDefault="003E75AF" w:rsidP="003E75AF">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01FE021" w14:textId="77777777" w:rsidR="003E75AF" w:rsidRPr="00E77497" w:rsidRDefault="003E75AF" w:rsidP="003E75AF">
      <w:pPr>
        <w:pStyle w:val="Alg4"/>
        <w:numPr>
          <w:ilvl w:val="0"/>
          <w:numId w:val="256"/>
        </w:numPr>
        <w:spacing w:after="220"/>
      </w:pPr>
      <w:r w:rsidRPr="00E77497">
        <w:t>Return DateFromTime(LocalTime(</w:t>
      </w:r>
      <w:r w:rsidRPr="00E77497">
        <w:rPr>
          <w:i/>
        </w:rPr>
        <w:t>t</w:t>
      </w:r>
      <w:r w:rsidRPr="00E77497">
        <w:t>)).</w:t>
      </w:r>
    </w:p>
    <w:p w14:paraId="11E63DBD" w14:textId="77777777" w:rsidR="003E75AF" w:rsidRPr="00E77497" w:rsidRDefault="003E75AF" w:rsidP="003E75AF">
      <w:pPr>
        <w:pStyle w:val="40"/>
      </w:pPr>
      <w:r w:rsidRPr="00E77497">
        <w:t>Date.prototype.getDay ( )</w:t>
      </w:r>
    </w:p>
    <w:p w14:paraId="48DB36EE" w14:textId="77777777" w:rsidR="003E75AF" w:rsidRPr="00E77497" w:rsidRDefault="003E75AF" w:rsidP="003E75AF">
      <w:pPr>
        <w:pStyle w:val="Alg4"/>
        <w:numPr>
          <w:ilvl w:val="0"/>
          <w:numId w:val="258"/>
        </w:numPr>
      </w:pPr>
      <w:r w:rsidRPr="00E77497">
        <w:t xml:space="preserve">Let </w:t>
      </w:r>
      <w:r w:rsidRPr="00E77497">
        <w:rPr>
          <w:i/>
        </w:rPr>
        <w:t>t</w:t>
      </w:r>
      <w:r w:rsidRPr="00E77497">
        <w:t xml:space="preserve"> be this time value.</w:t>
      </w:r>
    </w:p>
    <w:p w14:paraId="1CD715F0" w14:textId="77777777" w:rsidR="003E75AF" w:rsidRDefault="003E75AF" w:rsidP="003E75AF">
      <w:pPr>
        <w:pStyle w:val="M4"/>
        <w:numPr>
          <w:ilvl w:val="0"/>
          <w:numId w:val="258"/>
        </w:numPr>
        <w:spacing w:after="0"/>
      </w:pPr>
      <w:r>
        <w:t>ReturnIfAbrupt(</w:t>
      </w:r>
      <w:r w:rsidRPr="00242BA0">
        <w:rPr>
          <w:i/>
        </w:rPr>
        <w:t>t</w:t>
      </w:r>
      <w:r>
        <w:t>).</w:t>
      </w:r>
    </w:p>
    <w:p w14:paraId="02716AFD" w14:textId="77777777" w:rsidR="003E75AF" w:rsidRPr="00E77497" w:rsidRDefault="003E75AF" w:rsidP="003E75AF">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422145F" w14:textId="77777777" w:rsidR="003E75AF" w:rsidRPr="00E77497" w:rsidRDefault="003E75AF" w:rsidP="003E75AF">
      <w:pPr>
        <w:pStyle w:val="Alg4"/>
        <w:numPr>
          <w:ilvl w:val="0"/>
          <w:numId w:val="258"/>
        </w:numPr>
        <w:spacing w:after="220"/>
      </w:pPr>
      <w:r w:rsidRPr="00E77497">
        <w:t>Return WeekDay(LocalTime(</w:t>
      </w:r>
      <w:r w:rsidRPr="00E77497">
        <w:rPr>
          <w:i/>
        </w:rPr>
        <w:t>t</w:t>
      </w:r>
      <w:r w:rsidRPr="00E77497">
        <w:t>)).</w:t>
      </w:r>
    </w:p>
    <w:p w14:paraId="3A745DA7" w14:textId="77777777" w:rsidR="00B04007" w:rsidRPr="00E77497" w:rsidRDefault="00B04007" w:rsidP="00B04007">
      <w:pPr>
        <w:pStyle w:val="40"/>
      </w:pPr>
      <w:r w:rsidRPr="00E77497">
        <w:t>Date.prototype.getFullYear ( )</w:t>
      </w:r>
    </w:p>
    <w:p w14:paraId="1D3991AF" w14:textId="77777777" w:rsidR="00B04007" w:rsidRPr="00E77497" w:rsidRDefault="00B04007" w:rsidP="00B04007">
      <w:pPr>
        <w:pStyle w:val="Alg4"/>
        <w:numPr>
          <w:ilvl w:val="0"/>
          <w:numId w:val="252"/>
        </w:numPr>
      </w:pPr>
      <w:r w:rsidRPr="00E77497">
        <w:t xml:space="preserve">Let </w:t>
      </w:r>
      <w:r w:rsidRPr="00E77497">
        <w:rPr>
          <w:i/>
        </w:rPr>
        <w:t>t</w:t>
      </w:r>
      <w:r w:rsidRPr="00E77497">
        <w:t xml:space="preserve"> be this time value.</w:t>
      </w:r>
    </w:p>
    <w:p w14:paraId="44969B06" w14:textId="77777777" w:rsidR="00B04007" w:rsidRDefault="00B04007" w:rsidP="00B04007">
      <w:pPr>
        <w:pStyle w:val="M4"/>
        <w:numPr>
          <w:ilvl w:val="0"/>
          <w:numId w:val="252"/>
        </w:numPr>
        <w:spacing w:after="0"/>
      </w:pPr>
      <w:r>
        <w:t>ReturnIfAbrupt(</w:t>
      </w:r>
      <w:r w:rsidRPr="00242BA0">
        <w:rPr>
          <w:i/>
        </w:rPr>
        <w:t>t</w:t>
      </w:r>
      <w:r>
        <w:t>).</w:t>
      </w:r>
    </w:p>
    <w:p w14:paraId="60C614B6" w14:textId="77777777" w:rsidR="00B04007" w:rsidRPr="00E77497" w:rsidRDefault="00B04007" w:rsidP="00B04007">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A157AA9" w14:textId="77777777" w:rsidR="00B04007" w:rsidRPr="00E77497" w:rsidRDefault="00B04007" w:rsidP="00B04007">
      <w:pPr>
        <w:pStyle w:val="Alg4"/>
        <w:numPr>
          <w:ilvl w:val="0"/>
          <w:numId w:val="252"/>
        </w:numPr>
        <w:spacing w:after="220"/>
      </w:pPr>
      <w:r w:rsidRPr="00E77497">
        <w:t>Return YearFromTime(LocalTime(</w:t>
      </w:r>
      <w:r w:rsidRPr="00E77497">
        <w:rPr>
          <w:i/>
        </w:rPr>
        <w:t>t</w:t>
      </w:r>
      <w:r w:rsidRPr="00E77497">
        <w:t>)).</w:t>
      </w:r>
    </w:p>
    <w:p w14:paraId="150F787E" w14:textId="77777777" w:rsidR="003E75AF" w:rsidRPr="00E77497" w:rsidRDefault="003E75AF" w:rsidP="003E75AF">
      <w:pPr>
        <w:pStyle w:val="40"/>
      </w:pPr>
      <w:r w:rsidRPr="00E77497">
        <w:t>Date.prototype.getHours ( )</w:t>
      </w:r>
    </w:p>
    <w:p w14:paraId="0D8E3E1D" w14:textId="77777777" w:rsidR="003E75AF" w:rsidRPr="00E77497" w:rsidRDefault="003E75AF" w:rsidP="003E75AF">
      <w:pPr>
        <w:pStyle w:val="Alg4"/>
        <w:keepNext/>
        <w:numPr>
          <w:ilvl w:val="0"/>
          <w:numId w:val="260"/>
        </w:numPr>
      </w:pPr>
      <w:r w:rsidRPr="00E77497">
        <w:t xml:space="preserve">Let </w:t>
      </w:r>
      <w:r w:rsidRPr="00E77497">
        <w:rPr>
          <w:i/>
        </w:rPr>
        <w:t>t</w:t>
      </w:r>
      <w:r w:rsidRPr="00E77497">
        <w:t xml:space="preserve"> be this time value.</w:t>
      </w:r>
    </w:p>
    <w:p w14:paraId="24F184D3" w14:textId="77777777" w:rsidR="003E75AF" w:rsidRDefault="003E75AF" w:rsidP="003E75AF">
      <w:pPr>
        <w:pStyle w:val="M4"/>
        <w:numPr>
          <w:ilvl w:val="0"/>
          <w:numId w:val="260"/>
        </w:numPr>
        <w:spacing w:after="0"/>
      </w:pPr>
      <w:r>
        <w:t>ReturnIfAbrupt(</w:t>
      </w:r>
      <w:r w:rsidRPr="00242BA0">
        <w:rPr>
          <w:i/>
        </w:rPr>
        <w:t>t</w:t>
      </w:r>
      <w:r>
        <w:t>).</w:t>
      </w:r>
    </w:p>
    <w:p w14:paraId="60816585" w14:textId="77777777" w:rsidR="003E75AF" w:rsidRPr="00E77497" w:rsidRDefault="003E75AF" w:rsidP="003E75AF">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F209B79" w14:textId="77777777" w:rsidR="003E75AF" w:rsidRPr="00E77497" w:rsidRDefault="003E75AF" w:rsidP="003E75AF">
      <w:pPr>
        <w:pStyle w:val="Alg4"/>
        <w:numPr>
          <w:ilvl w:val="0"/>
          <w:numId w:val="260"/>
        </w:numPr>
        <w:spacing w:after="220"/>
      </w:pPr>
      <w:r w:rsidRPr="00E77497">
        <w:t>Return HourFromTime(LocalTime(</w:t>
      </w:r>
      <w:r w:rsidRPr="00E77497">
        <w:rPr>
          <w:i/>
        </w:rPr>
        <w:t>t</w:t>
      </w:r>
      <w:r w:rsidRPr="00E77497">
        <w:t>)).</w:t>
      </w:r>
    </w:p>
    <w:p w14:paraId="00F949FA" w14:textId="77777777" w:rsidR="00B04007" w:rsidRPr="00E77497" w:rsidRDefault="00B04007" w:rsidP="00B04007">
      <w:pPr>
        <w:pStyle w:val="40"/>
      </w:pPr>
      <w:r w:rsidRPr="00E77497">
        <w:t>Date.prototype.getMilliseconds ( )</w:t>
      </w:r>
    </w:p>
    <w:p w14:paraId="7697A733" w14:textId="77777777" w:rsidR="00B04007" w:rsidRPr="00E77497" w:rsidRDefault="00B04007" w:rsidP="00B04007">
      <w:pPr>
        <w:pStyle w:val="Alg4"/>
        <w:numPr>
          <w:ilvl w:val="0"/>
          <w:numId w:val="266"/>
        </w:numPr>
      </w:pPr>
      <w:r w:rsidRPr="00E77497">
        <w:t xml:space="preserve">Let </w:t>
      </w:r>
      <w:r w:rsidRPr="00E77497">
        <w:rPr>
          <w:i/>
        </w:rPr>
        <w:t>t</w:t>
      </w:r>
      <w:r w:rsidRPr="00E77497">
        <w:t xml:space="preserve"> be this time value.</w:t>
      </w:r>
    </w:p>
    <w:p w14:paraId="32F65640" w14:textId="77777777" w:rsidR="00B04007" w:rsidRDefault="00B04007" w:rsidP="00B04007">
      <w:pPr>
        <w:pStyle w:val="M4"/>
        <w:numPr>
          <w:ilvl w:val="0"/>
          <w:numId w:val="266"/>
        </w:numPr>
        <w:spacing w:after="0"/>
      </w:pPr>
      <w:r>
        <w:t>ReturnIfAbrupt(</w:t>
      </w:r>
      <w:r w:rsidRPr="00242BA0">
        <w:rPr>
          <w:i/>
        </w:rPr>
        <w:t>t</w:t>
      </w:r>
      <w:r>
        <w:t>).</w:t>
      </w:r>
    </w:p>
    <w:p w14:paraId="2F57AAE5" w14:textId="77777777" w:rsidR="00B04007" w:rsidRPr="00E77497" w:rsidRDefault="00B04007" w:rsidP="00B04007">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143DE45" w14:textId="77777777" w:rsidR="00B04007" w:rsidRPr="00E77497" w:rsidRDefault="00B04007" w:rsidP="00B04007">
      <w:pPr>
        <w:pStyle w:val="Alg4"/>
        <w:numPr>
          <w:ilvl w:val="0"/>
          <w:numId w:val="266"/>
        </w:numPr>
        <w:spacing w:after="220"/>
      </w:pPr>
      <w:r w:rsidRPr="00E77497">
        <w:t>Return msFromTime(LocalTime(</w:t>
      </w:r>
      <w:r w:rsidRPr="00E77497">
        <w:rPr>
          <w:i/>
        </w:rPr>
        <w:t>t</w:t>
      </w:r>
      <w:r w:rsidRPr="00E77497">
        <w:t>)).</w:t>
      </w:r>
    </w:p>
    <w:p w14:paraId="33B2D70E" w14:textId="77777777" w:rsidR="003E75AF" w:rsidRPr="00E77497" w:rsidRDefault="003E75AF" w:rsidP="003E75AF">
      <w:pPr>
        <w:pStyle w:val="40"/>
      </w:pPr>
      <w:r w:rsidRPr="00E77497">
        <w:t>Date.prototype.getMinutes ( )</w:t>
      </w:r>
    </w:p>
    <w:p w14:paraId="6EF113B1" w14:textId="77777777" w:rsidR="003E75AF" w:rsidRPr="00E77497" w:rsidRDefault="003E75AF" w:rsidP="003E75AF">
      <w:pPr>
        <w:pStyle w:val="Alg4"/>
        <w:numPr>
          <w:ilvl w:val="0"/>
          <w:numId w:val="262"/>
        </w:numPr>
      </w:pPr>
      <w:r w:rsidRPr="00E77497">
        <w:t xml:space="preserve">Let </w:t>
      </w:r>
      <w:r w:rsidRPr="00E77497">
        <w:rPr>
          <w:i/>
        </w:rPr>
        <w:t>t</w:t>
      </w:r>
      <w:r w:rsidRPr="00E77497">
        <w:t xml:space="preserve"> be this time value.</w:t>
      </w:r>
    </w:p>
    <w:p w14:paraId="318D64D0" w14:textId="77777777" w:rsidR="003E75AF" w:rsidRDefault="003E75AF" w:rsidP="003E75AF">
      <w:pPr>
        <w:pStyle w:val="M4"/>
        <w:numPr>
          <w:ilvl w:val="0"/>
          <w:numId w:val="262"/>
        </w:numPr>
        <w:spacing w:after="0"/>
      </w:pPr>
      <w:r>
        <w:t>ReturnIfAbrupt(</w:t>
      </w:r>
      <w:r w:rsidRPr="00242BA0">
        <w:rPr>
          <w:i/>
        </w:rPr>
        <w:t>t</w:t>
      </w:r>
      <w:r>
        <w:t>).</w:t>
      </w:r>
    </w:p>
    <w:p w14:paraId="18614E9D" w14:textId="77777777" w:rsidR="003E75AF" w:rsidRPr="00E77497" w:rsidRDefault="003E75AF" w:rsidP="003E75AF">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811A8B6" w14:textId="77777777" w:rsidR="003E75AF" w:rsidRPr="00E77497" w:rsidRDefault="003E75AF" w:rsidP="003E75AF">
      <w:pPr>
        <w:pStyle w:val="Alg4"/>
        <w:numPr>
          <w:ilvl w:val="0"/>
          <w:numId w:val="262"/>
        </w:numPr>
        <w:spacing w:after="220"/>
      </w:pPr>
      <w:r w:rsidRPr="00E77497">
        <w:t>Return MinFromTime(LocalTime(</w:t>
      </w:r>
      <w:r w:rsidRPr="00E77497">
        <w:rPr>
          <w:i/>
        </w:rPr>
        <w:t>t</w:t>
      </w:r>
      <w:r w:rsidRPr="00E77497">
        <w:t>)).</w:t>
      </w:r>
    </w:p>
    <w:p w14:paraId="0882397E" w14:textId="77777777" w:rsidR="00B04007" w:rsidRPr="00E77497" w:rsidRDefault="00B04007" w:rsidP="00B04007">
      <w:pPr>
        <w:pStyle w:val="40"/>
      </w:pPr>
      <w:r w:rsidRPr="00E77497">
        <w:t>Date.prototype.getMonth ( )</w:t>
      </w:r>
    </w:p>
    <w:p w14:paraId="06E4556B" w14:textId="77777777" w:rsidR="00B04007" w:rsidRPr="00E77497" w:rsidRDefault="00B04007" w:rsidP="00B04007">
      <w:pPr>
        <w:pStyle w:val="Alg4"/>
        <w:numPr>
          <w:ilvl w:val="0"/>
          <w:numId w:val="254"/>
        </w:numPr>
      </w:pPr>
      <w:r w:rsidRPr="00E77497">
        <w:t xml:space="preserve">Let </w:t>
      </w:r>
      <w:r w:rsidRPr="00E77497">
        <w:rPr>
          <w:i/>
        </w:rPr>
        <w:t>t</w:t>
      </w:r>
      <w:r w:rsidRPr="00E77497">
        <w:t xml:space="preserve"> be this time value.</w:t>
      </w:r>
    </w:p>
    <w:p w14:paraId="00AD97A8" w14:textId="77777777" w:rsidR="00B04007" w:rsidRDefault="00B04007" w:rsidP="00B04007">
      <w:pPr>
        <w:pStyle w:val="M4"/>
        <w:numPr>
          <w:ilvl w:val="0"/>
          <w:numId w:val="254"/>
        </w:numPr>
        <w:spacing w:after="0"/>
      </w:pPr>
      <w:r>
        <w:t>ReturnIfAbrupt(</w:t>
      </w:r>
      <w:r w:rsidRPr="00242BA0">
        <w:rPr>
          <w:i/>
        </w:rPr>
        <w:t>t</w:t>
      </w:r>
      <w:r>
        <w:t>).</w:t>
      </w:r>
    </w:p>
    <w:p w14:paraId="1E9FBAD6" w14:textId="77777777" w:rsidR="00B04007" w:rsidRPr="00E77497" w:rsidRDefault="00B04007" w:rsidP="00B04007">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0CF5D10" w14:textId="77777777" w:rsidR="00B04007" w:rsidRPr="00E77497" w:rsidRDefault="00B04007" w:rsidP="00B04007">
      <w:pPr>
        <w:pStyle w:val="Alg4"/>
        <w:numPr>
          <w:ilvl w:val="0"/>
          <w:numId w:val="254"/>
        </w:numPr>
        <w:spacing w:after="220"/>
      </w:pPr>
      <w:r w:rsidRPr="00E77497">
        <w:t>Return MonthFromTime(LocalTime(</w:t>
      </w:r>
      <w:r w:rsidRPr="00E77497">
        <w:rPr>
          <w:i/>
        </w:rPr>
        <w:t>t</w:t>
      </w:r>
      <w:r w:rsidRPr="00E77497">
        <w:t>)).</w:t>
      </w:r>
    </w:p>
    <w:p w14:paraId="5E32126E" w14:textId="77777777" w:rsidR="003E75AF" w:rsidRPr="00E77497" w:rsidRDefault="003E75AF" w:rsidP="003E75AF">
      <w:pPr>
        <w:pStyle w:val="40"/>
      </w:pPr>
      <w:r w:rsidRPr="00E77497">
        <w:t>Date.prototype.getSeconds ( )</w:t>
      </w:r>
    </w:p>
    <w:p w14:paraId="41F9DF80" w14:textId="77777777" w:rsidR="003E75AF" w:rsidRPr="00E77497" w:rsidRDefault="003E75AF" w:rsidP="003E75AF">
      <w:pPr>
        <w:pStyle w:val="Alg4"/>
        <w:numPr>
          <w:ilvl w:val="0"/>
          <w:numId w:val="264"/>
        </w:numPr>
      </w:pPr>
      <w:r w:rsidRPr="00E77497">
        <w:t xml:space="preserve">Let </w:t>
      </w:r>
      <w:r w:rsidRPr="00E77497">
        <w:rPr>
          <w:i/>
        </w:rPr>
        <w:t>t</w:t>
      </w:r>
      <w:r w:rsidRPr="00E77497">
        <w:t xml:space="preserve"> be this time value.</w:t>
      </w:r>
    </w:p>
    <w:p w14:paraId="2A000DAA" w14:textId="77777777" w:rsidR="003E75AF" w:rsidRDefault="003E75AF" w:rsidP="003E75AF">
      <w:pPr>
        <w:pStyle w:val="M4"/>
        <w:numPr>
          <w:ilvl w:val="0"/>
          <w:numId w:val="264"/>
        </w:numPr>
        <w:spacing w:after="0"/>
      </w:pPr>
      <w:r>
        <w:t>ReturnIfAbrupt(</w:t>
      </w:r>
      <w:r w:rsidRPr="00242BA0">
        <w:rPr>
          <w:i/>
        </w:rPr>
        <w:t>t</w:t>
      </w:r>
      <w:r>
        <w:t>).</w:t>
      </w:r>
    </w:p>
    <w:p w14:paraId="5F18F644" w14:textId="77777777" w:rsidR="003E75AF" w:rsidRPr="00E77497" w:rsidRDefault="003E75AF" w:rsidP="003E75AF">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BAC81CB" w14:textId="77777777" w:rsidR="003E75AF" w:rsidRPr="00E77497" w:rsidRDefault="003E75AF" w:rsidP="003E75AF">
      <w:pPr>
        <w:pStyle w:val="Alg4"/>
        <w:numPr>
          <w:ilvl w:val="0"/>
          <w:numId w:val="264"/>
        </w:numPr>
        <w:spacing w:after="220"/>
      </w:pPr>
      <w:r w:rsidRPr="00E77497">
        <w:t>Return SecFromTime(LocalTime(</w:t>
      </w:r>
      <w:r w:rsidRPr="00E77497">
        <w:rPr>
          <w:i/>
        </w:rPr>
        <w:t>t</w:t>
      </w:r>
      <w:r w:rsidRPr="00E77497">
        <w:t>)).</w:t>
      </w:r>
    </w:p>
    <w:p w14:paraId="03FC2297" w14:textId="77777777" w:rsidR="00B04007" w:rsidRPr="00E77497" w:rsidRDefault="00B04007" w:rsidP="00B04007">
      <w:pPr>
        <w:pStyle w:val="40"/>
      </w:pPr>
      <w:r w:rsidRPr="00E77497">
        <w:t>Date.prototype.getTime ( )</w:t>
      </w:r>
    </w:p>
    <w:p w14:paraId="7AC7A629" w14:textId="77777777" w:rsidR="00B04007" w:rsidRPr="00E77497" w:rsidRDefault="00B04007" w:rsidP="00B04007">
      <w:pPr>
        <w:pStyle w:val="Alg4"/>
        <w:numPr>
          <w:ilvl w:val="0"/>
          <w:numId w:val="251"/>
        </w:numPr>
        <w:spacing w:after="220"/>
      </w:pPr>
      <w:r w:rsidRPr="00E77497">
        <w:t>Return this time value.</w:t>
      </w:r>
    </w:p>
    <w:p w14:paraId="583E72A5" w14:textId="77777777" w:rsidR="00B04007" w:rsidRPr="00E77497" w:rsidRDefault="00B04007" w:rsidP="00B04007">
      <w:pPr>
        <w:pStyle w:val="40"/>
      </w:pPr>
      <w:r w:rsidRPr="00E77497">
        <w:t>Date.prototype.getTimezoneOffset ( )</w:t>
      </w:r>
    </w:p>
    <w:p w14:paraId="6EC1189A" w14:textId="77777777" w:rsidR="00B04007" w:rsidRPr="00E77497" w:rsidRDefault="00B04007" w:rsidP="00B04007">
      <w:r w:rsidRPr="00E77497">
        <w:t>Returns the difference between local time and UTC time in minutes.</w:t>
      </w:r>
    </w:p>
    <w:p w14:paraId="00D9C509" w14:textId="77777777" w:rsidR="00B04007" w:rsidRPr="00E77497" w:rsidRDefault="00B04007" w:rsidP="00B04007">
      <w:pPr>
        <w:pStyle w:val="Alg4"/>
        <w:numPr>
          <w:ilvl w:val="0"/>
          <w:numId w:val="268"/>
        </w:numPr>
      </w:pPr>
      <w:r w:rsidRPr="00E77497">
        <w:t xml:space="preserve">Let </w:t>
      </w:r>
      <w:r w:rsidRPr="00E77497">
        <w:rPr>
          <w:i/>
        </w:rPr>
        <w:t>t</w:t>
      </w:r>
      <w:r w:rsidRPr="00E77497">
        <w:t xml:space="preserve"> be this time value.</w:t>
      </w:r>
    </w:p>
    <w:p w14:paraId="3D688BC3" w14:textId="77777777" w:rsidR="00B04007" w:rsidRDefault="00B04007" w:rsidP="00B04007">
      <w:pPr>
        <w:pStyle w:val="M4"/>
        <w:numPr>
          <w:ilvl w:val="0"/>
          <w:numId w:val="268"/>
        </w:numPr>
        <w:spacing w:after="0"/>
      </w:pPr>
      <w:r>
        <w:t>ReturnIfAbrupt(</w:t>
      </w:r>
      <w:r w:rsidRPr="00242BA0">
        <w:rPr>
          <w:i/>
        </w:rPr>
        <w:t>t</w:t>
      </w:r>
      <w:r>
        <w:t>).</w:t>
      </w:r>
    </w:p>
    <w:p w14:paraId="6EC69918" w14:textId="77777777" w:rsidR="00B04007" w:rsidRPr="00E77497" w:rsidRDefault="00B04007" w:rsidP="00B04007">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3EC308B" w14:textId="77777777" w:rsidR="00B04007" w:rsidRPr="006B6D0A" w:rsidRDefault="00B04007" w:rsidP="00B04007">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p>
    <w:p w14:paraId="270F2408" w14:textId="77777777" w:rsidR="00B04007" w:rsidRPr="00E77497" w:rsidRDefault="00B04007" w:rsidP="00B04007">
      <w:pPr>
        <w:pStyle w:val="40"/>
      </w:pPr>
      <w:r w:rsidRPr="00E77497">
        <w:t>Date.prototype.getUTCDate ( )</w:t>
      </w:r>
    </w:p>
    <w:p w14:paraId="0AE61117" w14:textId="77777777" w:rsidR="00B04007" w:rsidRPr="00E77497" w:rsidRDefault="00B04007" w:rsidP="00B04007">
      <w:pPr>
        <w:pStyle w:val="Alg4"/>
        <w:numPr>
          <w:ilvl w:val="0"/>
          <w:numId w:val="257"/>
        </w:numPr>
      </w:pPr>
      <w:r w:rsidRPr="00E77497">
        <w:t xml:space="preserve">Let </w:t>
      </w:r>
      <w:r w:rsidRPr="00E77497">
        <w:rPr>
          <w:i/>
        </w:rPr>
        <w:t>t</w:t>
      </w:r>
      <w:r w:rsidRPr="00E77497">
        <w:t xml:space="preserve"> be this time value.</w:t>
      </w:r>
    </w:p>
    <w:p w14:paraId="372A4C17" w14:textId="77777777" w:rsidR="00B04007" w:rsidRDefault="00B04007" w:rsidP="00B04007">
      <w:pPr>
        <w:pStyle w:val="M4"/>
        <w:numPr>
          <w:ilvl w:val="0"/>
          <w:numId w:val="257"/>
        </w:numPr>
        <w:spacing w:after="0"/>
      </w:pPr>
      <w:r>
        <w:t>ReturnIfAbrupt(</w:t>
      </w:r>
      <w:r w:rsidRPr="00242BA0">
        <w:rPr>
          <w:i/>
        </w:rPr>
        <w:t>t</w:t>
      </w:r>
      <w:r>
        <w:t>).</w:t>
      </w:r>
    </w:p>
    <w:p w14:paraId="6CB5D2B0" w14:textId="77777777" w:rsidR="00B04007" w:rsidRPr="00E77497" w:rsidRDefault="00B04007" w:rsidP="00B04007">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6609CF5" w14:textId="77777777" w:rsidR="00B04007" w:rsidRPr="00E77497" w:rsidRDefault="00B04007" w:rsidP="00B04007">
      <w:pPr>
        <w:pStyle w:val="Alg4"/>
        <w:numPr>
          <w:ilvl w:val="0"/>
          <w:numId w:val="257"/>
        </w:numPr>
        <w:spacing w:after="220"/>
      </w:pPr>
      <w:r w:rsidRPr="00E77497">
        <w:t>Return DateFromTime(</w:t>
      </w:r>
      <w:r w:rsidRPr="00E77497">
        <w:rPr>
          <w:i/>
        </w:rPr>
        <w:t>t</w:t>
      </w:r>
      <w:r w:rsidRPr="00E77497">
        <w:t>).</w:t>
      </w:r>
    </w:p>
    <w:p w14:paraId="13720F97" w14:textId="77777777" w:rsidR="00B04228" w:rsidRPr="00E77497" w:rsidRDefault="00B04228" w:rsidP="00B04228">
      <w:pPr>
        <w:pStyle w:val="40"/>
      </w:pPr>
      <w:r w:rsidRPr="00E77497">
        <w:t>Date.prototype.getUTCDay ( )</w:t>
      </w:r>
    </w:p>
    <w:p w14:paraId="19CCCA42" w14:textId="77777777" w:rsidR="00B04228" w:rsidRPr="00E77497" w:rsidRDefault="00B04228" w:rsidP="00B04228">
      <w:pPr>
        <w:pStyle w:val="Alg4"/>
        <w:numPr>
          <w:ilvl w:val="0"/>
          <w:numId w:val="259"/>
        </w:numPr>
      </w:pPr>
      <w:r w:rsidRPr="00E77497">
        <w:t xml:space="preserve">Let </w:t>
      </w:r>
      <w:r w:rsidRPr="00E77497">
        <w:rPr>
          <w:i/>
        </w:rPr>
        <w:t>t</w:t>
      </w:r>
      <w:r w:rsidRPr="00E77497">
        <w:t xml:space="preserve"> be this time value.</w:t>
      </w:r>
    </w:p>
    <w:p w14:paraId="6077F481" w14:textId="77777777" w:rsidR="00B04228" w:rsidRDefault="00B04228" w:rsidP="00B04228">
      <w:pPr>
        <w:pStyle w:val="M4"/>
        <w:numPr>
          <w:ilvl w:val="0"/>
          <w:numId w:val="259"/>
        </w:numPr>
        <w:spacing w:after="0"/>
      </w:pPr>
      <w:r>
        <w:t>ReturnIfAbrupt(</w:t>
      </w:r>
      <w:r w:rsidRPr="00242BA0">
        <w:rPr>
          <w:i/>
        </w:rPr>
        <w:t>t</w:t>
      </w:r>
      <w:r>
        <w:t>).</w:t>
      </w:r>
    </w:p>
    <w:p w14:paraId="74EBF158" w14:textId="77777777" w:rsidR="00B04228" w:rsidRPr="00E77497" w:rsidRDefault="00B04228" w:rsidP="00B04228">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A96C02C" w14:textId="77777777" w:rsidR="00B04228" w:rsidRPr="00E77497" w:rsidRDefault="00B04228" w:rsidP="00B04228">
      <w:pPr>
        <w:pStyle w:val="Alg4"/>
        <w:numPr>
          <w:ilvl w:val="0"/>
          <w:numId w:val="259"/>
        </w:numPr>
        <w:spacing w:after="220"/>
      </w:pPr>
      <w:r w:rsidRPr="00E77497">
        <w:t>Return WeekDay(</w:t>
      </w:r>
      <w:r w:rsidRPr="00E77497">
        <w:rPr>
          <w:i/>
        </w:rPr>
        <w:t>t</w:t>
      </w:r>
      <w:r w:rsidRPr="00E77497">
        <w:t>).</w:t>
      </w:r>
    </w:p>
    <w:p w14:paraId="24570D8F" w14:textId="77777777" w:rsidR="00B04007" w:rsidRPr="00E77497" w:rsidRDefault="00B04007" w:rsidP="00B04007">
      <w:pPr>
        <w:pStyle w:val="40"/>
      </w:pPr>
      <w:r w:rsidRPr="00E77497">
        <w:t>Date.prototype.getUTCFullYear ( )</w:t>
      </w:r>
    </w:p>
    <w:p w14:paraId="3AAFFBEB" w14:textId="77777777" w:rsidR="00B04007" w:rsidRPr="00E77497" w:rsidRDefault="00B04007" w:rsidP="00B04007">
      <w:pPr>
        <w:pStyle w:val="Alg4"/>
        <w:keepNext/>
        <w:numPr>
          <w:ilvl w:val="0"/>
          <w:numId w:val="253"/>
        </w:numPr>
      </w:pPr>
      <w:r w:rsidRPr="00E77497">
        <w:t xml:space="preserve">Let </w:t>
      </w:r>
      <w:r w:rsidRPr="00E77497">
        <w:rPr>
          <w:i/>
        </w:rPr>
        <w:t>t</w:t>
      </w:r>
      <w:r w:rsidRPr="00E77497">
        <w:t xml:space="preserve"> be this time value.</w:t>
      </w:r>
    </w:p>
    <w:p w14:paraId="0C603F77" w14:textId="77777777" w:rsidR="00B04007" w:rsidRDefault="00B04007" w:rsidP="00B04007">
      <w:pPr>
        <w:pStyle w:val="M4"/>
        <w:numPr>
          <w:ilvl w:val="0"/>
          <w:numId w:val="253"/>
        </w:numPr>
        <w:spacing w:after="0"/>
      </w:pPr>
      <w:r>
        <w:t>ReturnIfAbrupt(</w:t>
      </w:r>
      <w:r w:rsidRPr="00242BA0">
        <w:rPr>
          <w:i/>
        </w:rPr>
        <w:t>t</w:t>
      </w:r>
      <w:r>
        <w:t>).</w:t>
      </w:r>
    </w:p>
    <w:p w14:paraId="636F6A95" w14:textId="77777777" w:rsidR="00B04007" w:rsidRPr="00E77497" w:rsidRDefault="00B04007" w:rsidP="00B04007">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458B25E" w14:textId="77777777" w:rsidR="00B04007" w:rsidRPr="00E77497" w:rsidRDefault="00B04007" w:rsidP="00B04007">
      <w:pPr>
        <w:pStyle w:val="Alg4"/>
        <w:numPr>
          <w:ilvl w:val="0"/>
          <w:numId w:val="253"/>
        </w:numPr>
        <w:spacing w:after="220"/>
      </w:pPr>
      <w:r w:rsidRPr="00E77497">
        <w:t>Return YearFromTime(</w:t>
      </w:r>
      <w:r w:rsidRPr="00E77497">
        <w:rPr>
          <w:i/>
        </w:rPr>
        <w:t>t</w:t>
      </w:r>
      <w:r w:rsidRPr="00E77497">
        <w:t>).</w:t>
      </w:r>
    </w:p>
    <w:p w14:paraId="19BF8AA1" w14:textId="77777777" w:rsidR="00B04007" w:rsidRPr="00E77497" w:rsidRDefault="00B04007" w:rsidP="00B04007">
      <w:pPr>
        <w:pStyle w:val="40"/>
      </w:pPr>
      <w:r w:rsidRPr="00E77497">
        <w:t>Date.prototype.getUTCHours ( )</w:t>
      </w:r>
    </w:p>
    <w:p w14:paraId="64360B18" w14:textId="77777777" w:rsidR="00B04007" w:rsidRPr="00E77497" w:rsidRDefault="00B04007" w:rsidP="00B04007">
      <w:pPr>
        <w:pStyle w:val="Alg4"/>
        <w:numPr>
          <w:ilvl w:val="0"/>
          <w:numId w:val="261"/>
        </w:numPr>
      </w:pPr>
      <w:r w:rsidRPr="00E77497">
        <w:t xml:space="preserve">Let </w:t>
      </w:r>
      <w:r w:rsidRPr="00E77497">
        <w:rPr>
          <w:i/>
        </w:rPr>
        <w:t>t</w:t>
      </w:r>
      <w:r w:rsidRPr="00E77497">
        <w:t xml:space="preserve"> be this time value.</w:t>
      </w:r>
    </w:p>
    <w:p w14:paraId="085471F0" w14:textId="77777777" w:rsidR="00B04007" w:rsidRDefault="00B04007" w:rsidP="00B04007">
      <w:pPr>
        <w:pStyle w:val="M4"/>
        <w:numPr>
          <w:ilvl w:val="0"/>
          <w:numId w:val="261"/>
        </w:numPr>
        <w:spacing w:after="0"/>
      </w:pPr>
      <w:r>
        <w:t>ReturnIfAbrupt(</w:t>
      </w:r>
      <w:r w:rsidRPr="00242BA0">
        <w:rPr>
          <w:i/>
        </w:rPr>
        <w:t>t</w:t>
      </w:r>
      <w:r>
        <w:t>).</w:t>
      </w:r>
    </w:p>
    <w:p w14:paraId="2AA3ABFA" w14:textId="77777777" w:rsidR="00B04007" w:rsidRPr="00E77497" w:rsidRDefault="00B04007" w:rsidP="00B04007">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4095A9A" w14:textId="77777777" w:rsidR="00B04007" w:rsidRPr="00E77497" w:rsidRDefault="00B04007" w:rsidP="00B04007">
      <w:pPr>
        <w:pStyle w:val="Alg4"/>
        <w:numPr>
          <w:ilvl w:val="0"/>
          <w:numId w:val="261"/>
        </w:numPr>
        <w:spacing w:after="220"/>
      </w:pPr>
      <w:r w:rsidRPr="00E77497">
        <w:t>Return HourFromTime(</w:t>
      </w:r>
      <w:r w:rsidRPr="00E77497">
        <w:rPr>
          <w:i/>
        </w:rPr>
        <w:t>t</w:t>
      </w:r>
      <w:r w:rsidRPr="00E77497">
        <w:t>).</w:t>
      </w:r>
    </w:p>
    <w:p w14:paraId="55E5BC68" w14:textId="77777777" w:rsidR="003E75AF" w:rsidRPr="00E77497" w:rsidRDefault="003E75AF" w:rsidP="003E75AF">
      <w:pPr>
        <w:pStyle w:val="40"/>
      </w:pPr>
      <w:r w:rsidRPr="00E77497">
        <w:t>Date.prototype.getUTCMilliseconds ( )</w:t>
      </w:r>
    </w:p>
    <w:p w14:paraId="6979C249" w14:textId="77777777" w:rsidR="003E75AF" w:rsidRPr="00E77497" w:rsidRDefault="003E75AF" w:rsidP="003E75AF">
      <w:pPr>
        <w:pStyle w:val="Alg4"/>
        <w:numPr>
          <w:ilvl w:val="0"/>
          <w:numId w:val="267"/>
        </w:numPr>
      </w:pPr>
      <w:r w:rsidRPr="00E77497">
        <w:t xml:space="preserve">Let </w:t>
      </w:r>
      <w:r w:rsidRPr="00E77497">
        <w:rPr>
          <w:i/>
        </w:rPr>
        <w:t>t</w:t>
      </w:r>
      <w:r w:rsidRPr="00E77497">
        <w:t xml:space="preserve"> be this time value.</w:t>
      </w:r>
    </w:p>
    <w:p w14:paraId="7F1F68EC" w14:textId="77777777" w:rsidR="003E75AF" w:rsidRDefault="003E75AF" w:rsidP="003E75AF">
      <w:pPr>
        <w:pStyle w:val="M4"/>
        <w:numPr>
          <w:ilvl w:val="0"/>
          <w:numId w:val="267"/>
        </w:numPr>
        <w:spacing w:after="0"/>
      </w:pPr>
      <w:r>
        <w:t>ReturnIfAbrupt(</w:t>
      </w:r>
      <w:r w:rsidRPr="00242BA0">
        <w:rPr>
          <w:i/>
        </w:rPr>
        <w:t>t</w:t>
      </w:r>
      <w:r>
        <w:t>).</w:t>
      </w:r>
    </w:p>
    <w:p w14:paraId="73090FFB" w14:textId="77777777" w:rsidR="003E75AF" w:rsidRPr="00E77497" w:rsidRDefault="003E75AF" w:rsidP="003E75AF">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DB6FFE7" w14:textId="77777777" w:rsidR="003E75AF" w:rsidRPr="00E77497" w:rsidRDefault="003E75AF" w:rsidP="003E75AF">
      <w:pPr>
        <w:pStyle w:val="Alg4"/>
        <w:numPr>
          <w:ilvl w:val="0"/>
          <w:numId w:val="267"/>
        </w:numPr>
        <w:spacing w:after="220"/>
      </w:pPr>
      <w:r w:rsidRPr="00E77497">
        <w:t>Return msFromTime(</w:t>
      </w:r>
      <w:r w:rsidRPr="00E77497">
        <w:rPr>
          <w:i/>
        </w:rPr>
        <w:t>t</w:t>
      </w:r>
      <w:r w:rsidRPr="00E77497">
        <w:t>).</w:t>
      </w:r>
    </w:p>
    <w:p w14:paraId="3084142A" w14:textId="77777777" w:rsidR="00B04007" w:rsidRPr="00E77497" w:rsidRDefault="00B04007" w:rsidP="00B04007">
      <w:pPr>
        <w:pStyle w:val="40"/>
      </w:pPr>
      <w:r w:rsidRPr="00E77497">
        <w:t>Date.prototype.getUTCMinutes ( )</w:t>
      </w:r>
    </w:p>
    <w:p w14:paraId="56066187" w14:textId="77777777" w:rsidR="00B04007" w:rsidRPr="00E77497" w:rsidRDefault="00B04007" w:rsidP="00B04007">
      <w:pPr>
        <w:pStyle w:val="Alg4"/>
        <w:numPr>
          <w:ilvl w:val="0"/>
          <w:numId w:val="263"/>
        </w:numPr>
      </w:pPr>
      <w:r w:rsidRPr="00E77497">
        <w:t xml:space="preserve">Let </w:t>
      </w:r>
      <w:r w:rsidRPr="00E77497">
        <w:rPr>
          <w:i/>
        </w:rPr>
        <w:t>t</w:t>
      </w:r>
      <w:r w:rsidRPr="00E77497">
        <w:t xml:space="preserve"> be this time value.</w:t>
      </w:r>
    </w:p>
    <w:p w14:paraId="4DD862D1" w14:textId="77777777" w:rsidR="00B04007" w:rsidRDefault="00B04007" w:rsidP="00B04007">
      <w:pPr>
        <w:pStyle w:val="M4"/>
        <w:numPr>
          <w:ilvl w:val="0"/>
          <w:numId w:val="263"/>
        </w:numPr>
        <w:spacing w:after="0"/>
      </w:pPr>
      <w:r>
        <w:t>ReturnIfAbrupt(</w:t>
      </w:r>
      <w:r w:rsidRPr="00242BA0">
        <w:rPr>
          <w:i/>
        </w:rPr>
        <w:t>t</w:t>
      </w:r>
      <w:r>
        <w:t>).</w:t>
      </w:r>
    </w:p>
    <w:p w14:paraId="0153BF8D" w14:textId="77777777" w:rsidR="00B04007" w:rsidRPr="00E77497" w:rsidRDefault="00B04007" w:rsidP="00B04007">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4E82C9D" w14:textId="77777777" w:rsidR="00B04007" w:rsidRPr="00E77497" w:rsidRDefault="00B04007" w:rsidP="00B04007">
      <w:pPr>
        <w:pStyle w:val="Alg4"/>
        <w:numPr>
          <w:ilvl w:val="0"/>
          <w:numId w:val="263"/>
        </w:numPr>
        <w:spacing w:after="220"/>
      </w:pPr>
      <w:r w:rsidRPr="00E77497">
        <w:t>Return MinFromTime(</w:t>
      </w:r>
      <w:r w:rsidRPr="00E77497">
        <w:rPr>
          <w:i/>
        </w:rPr>
        <w:t>t</w:t>
      </w:r>
      <w:r w:rsidRPr="00E77497">
        <w:t>).</w:t>
      </w:r>
    </w:p>
    <w:p w14:paraId="5A0432D7" w14:textId="77777777" w:rsidR="00B04007" w:rsidRPr="00E77497" w:rsidRDefault="00B04007" w:rsidP="00B04007">
      <w:pPr>
        <w:pStyle w:val="40"/>
      </w:pPr>
      <w:r w:rsidRPr="00E77497">
        <w:t>Date.prototype.getUTCMonth ( )</w:t>
      </w:r>
    </w:p>
    <w:p w14:paraId="6E1F4318" w14:textId="77777777" w:rsidR="00B04007" w:rsidRPr="00E77497" w:rsidRDefault="00B04007" w:rsidP="00B04007">
      <w:pPr>
        <w:pStyle w:val="Alg4"/>
        <w:numPr>
          <w:ilvl w:val="0"/>
          <w:numId w:val="255"/>
        </w:numPr>
      </w:pPr>
      <w:r w:rsidRPr="00E77497">
        <w:t xml:space="preserve">Let </w:t>
      </w:r>
      <w:r w:rsidRPr="00E77497">
        <w:rPr>
          <w:i/>
        </w:rPr>
        <w:t>t</w:t>
      </w:r>
      <w:r w:rsidRPr="00E77497">
        <w:t xml:space="preserve"> be this time value.</w:t>
      </w:r>
    </w:p>
    <w:p w14:paraId="405DDA44" w14:textId="77777777" w:rsidR="00B04007" w:rsidRDefault="00B04007" w:rsidP="00B04007">
      <w:pPr>
        <w:pStyle w:val="M4"/>
        <w:numPr>
          <w:ilvl w:val="0"/>
          <w:numId w:val="255"/>
        </w:numPr>
        <w:spacing w:after="0"/>
      </w:pPr>
      <w:r>
        <w:t>ReturnIfAbrupt(</w:t>
      </w:r>
      <w:r w:rsidRPr="00242BA0">
        <w:rPr>
          <w:i/>
        </w:rPr>
        <w:t>t</w:t>
      </w:r>
      <w:r>
        <w:t>).</w:t>
      </w:r>
    </w:p>
    <w:p w14:paraId="6B8B47EE" w14:textId="77777777" w:rsidR="00B04007" w:rsidRPr="00E77497" w:rsidRDefault="00B04007" w:rsidP="00B04007">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9535E82" w14:textId="77777777" w:rsidR="00B04007" w:rsidRPr="00E77497" w:rsidRDefault="00B04007" w:rsidP="00B04007">
      <w:pPr>
        <w:pStyle w:val="Alg4"/>
        <w:numPr>
          <w:ilvl w:val="0"/>
          <w:numId w:val="255"/>
        </w:numPr>
        <w:spacing w:after="220"/>
      </w:pPr>
      <w:r w:rsidRPr="00E77497">
        <w:t>Return MonthFromTime(</w:t>
      </w:r>
      <w:r w:rsidRPr="00E77497">
        <w:rPr>
          <w:i/>
        </w:rPr>
        <w:t>t</w:t>
      </w:r>
      <w:r w:rsidRPr="00E77497">
        <w:t>).</w:t>
      </w:r>
    </w:p>
    <w:p w14:paraId="6E5D948A" w14:textId="77777777" w:rsidR="00B04007" w:rsidRPr="00E77497" w:rsidRDefault="00B04007" w:rsidP="00B04007">
      <w:pPr>
        <w:pStyle w:val="40"/>
      </w:pPr>
      <w:r w:rsidRPr="00E77497">
        <w:t>Date.prototype.getUTCSeconds ( )</w:t>
      </w:r>
    </w:p>
    <w:p w14:paraId="171860E1" w14:textId="77777777" w:rsidR="00B04007" w:rsidRPr="00E77497" w:rsidRDefault="00B04007" w:rsidP="00B04007">
      <w:pPr>
        <w:pStyle w:val="Alg4"/>
        <w:numPr>
          <w:ilvl w:val="0"/>
          <w:numId w:val="265"/>
        </w:numPr>
      </w:pPr>
      <w:r w:rsidRPr="00E77497">
        <w:t xml:space="preserve">Let </w:t>
      </w:r>
      <w:r w:rsidRPr="00E77497">
        <w:rPr>
          <w:i/>
        </w:rPr>
        <w:t>t</w:t>
      </w:r>
      <w:r w:rsidRPr="00E77497">
        <w:t xml:space="preserve"> be this time value.</w:t>
      </w:r>
    </w:p>
    <w:p w14:paraId="1D495D33" w14:textId="77777777" w:rsidR="00B04007" w:rsidRDefault="00B04007" w:rsidP="00B04007">
      <w:pPr>
        <w:pStyle w:val="M4"/>
        <w:numPr>
          <w:ilvl w:val="0"/>
          <w:numId w:val="265"/>
        </w:numPr>
        <w:spacing w:after="0"/>
      </w:pPr>
      <w:r>
        <w:t>ReturnIfAbrupt(</w:t>
      </w:r>
      <w:r w:rsidRPr="00242BA0">
        <w:rPr>
          <w:i/>
        </w:rPr>
        <w:t>t</w:t>
      </w:r>
      <w:r>
        <w:t>).</w:t>
      </w:r>
    </w:p>
    <w:p w14:paraId="22892F9E" w14:textId="77777777" w:rsidR="00B04007" w:rsidRPr="00E77497" w:rsidRDefault="00B04007" w:rsidP="00B04007">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3F47BD2" w14:textId="77777777" w:rsidR="00B04007" w:rsidRPr="00E77497" w:rsidRDefault="00B04007" w:rsidP="00B04007">
      <w:pPr>
        <w:pStyle w:val="Alg4"/>
        <w:numPr>
          <w:ilvl w:val="0"/>
          <w:numId w:val="265"/>
        </w:numPr>
        <w:spacing w:after="220"/>
      </w:pPr>
      <w:r w:rsidRPr="00E77497">
        <w:t>Return SecFromTime(</w:t>
      </w:r>
      <w:r w:rsidRPr="00E77497">
        <w:rPr>
          <w:i/>
        </w:rPr>
        <w:t>t</w:t>
      </w:r>
      <w:r w:rsidRPr="00E77497">
        <w:t>).</w:t>
      </w:r>
    </w:p>
    <w:p w14:paraId="553EDC56" w14:textId="77777777" w:rsidR="00B04007" w:rsidRPr="00E77497" w:rsidRDefault="00B04007" w:rsidP="00B04007">
      <w:pPr>
        <w:pStyle w:val="40"/>
      </w:pPr>
      <w:r w:rsidRPr="00E77497">
        <w:t>Date.prototype.setDate (date)</w:t>
      </w:r>
    </w:p>
    <w:p w14:paraId="6797C028" w14:textId="77777777" w:rsidR="00B04007" w:rsidRPr="00E77497" w:rsidRDefault="00B04007" w:rsidP="00B04007">
      <w:pPr>
        <w:pStyle w:val="Alg4"/>
        <w:numPr>
          <w:ilvl w:val="0"/>
          <w:numId w:val="278"/>
        </w:numPr>
      </w:pPr>
      <w:r w:rsidRPr="00E77497">
        <w:t xml:space="preserve">Let </w:t>
      </w:r>
      <w:r w:rsidRPr="00E77497">
        <w:rPr>
          <w:i/>
        </w:rPr>
        <w:t>t</w:t>
      </w:r>
      <w:r w:rsidRPr="00E77497">
        <w:t xml:space="preserve"> be the result of LocalTime(this time value).</w:t>
      </w:r>
    </w:p>
    <w:p w14:paraId="43B3B478" w14:textId="77777777" w:rsidR="00B04007" w:rsidRPr="00E77497" w:rsidRDefault="00B04007" w:rsidP="00B04007">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14:paraId="601F35AF" w14:textId="77777777" w:rsidR="00B04007" w:rsidRPr="00E77497" w:rsidRDefault="00B04007" w:rsidP="00B04007">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285B6F77" w14:textId="77777777" w:rsidR="00B04007" w:rsidRPr="00E77497" w:rsidRDefault="00B04007" w:rsidP="00B04007">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14:paraId="56CFE97E" w14:textId="77777777" w:rsidR="00B04007" w:rsidRPr="00E77497" w:rsidRDefault="00B04007" w:rsidP="00B04007">
      <w:pPr>
        <w:pStyle w:val="Alg4"/>
        <w:numPr>
          <w:ilvl w:val="0"/>
          <w:numId w:val="278"/>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14:paraId="013D68A2" w14:textId="77777777" w:rsidR="00B04007" w:rsidRPr="00E77497" w:rsidRDefault="00B04007" w:rsidP="00B04007">
      <w:pPr>
        <w:pStyle w:val="Alg4"/>
        <w:numPr>
          <w:ilvl w:val="0"/>
          <w:numId w:val="278"/>
        </w:numPr>
        <w:spacing w:after="220"/>
      </w:pPr>
      <w:r w:rsidRPr="00E77497">
        <w:t xml:space="preserve">Return </w:t>
      </w:r>
      <w:r w:rsidRPr="00E77497">
        <w:rPr>
          <w:i/>
        </w:rPr>
        <w:t>u</w:t>
      </w:r>
      <w:r w:rsidRPr="00E77497">
        <w:t>.</w:t>
      </w:r>
    </w:p>
    <w:p w14:paraId="2BE3CADF" w14:textId="77777777" w:rsidR="00B04007" w:rsidRPr="00E77497" w:rsidRDefault="00B04007" w:rsidP="00B04007">
      <w:pPr>
        <w:pStyle w:val="40"/>
      </w:pPr>
      <w:r w:rsidRPr="00E77497">
        <w:t>Date.prototype.setFullYear (year [, month [, date ] ] )</w:t>
      </w:r>
    </w:p>
    <w:p w14:paraId="5CEA9372" w14:textId="77777777" w:rsidR="00B04007" w:rsidRPr="00E77497" w:rsidRDefault="00B04007" w:rsidP="00B04007">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14:paraId="2E2757DE" w14:textId="77777777"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36629A8B" w14:textId="77777777" w:rsidR="00B04007" w:rsidRPr="00E77497" w:rsidRDefault="00B04007" w:rsidP="00B04007">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7FCF977D" w14:textId="77777777" w:rsidR="00B04007" w:rsidRPr="00E77497" w:rsidRDefault="00B04007" w:rsidP="00B04007">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14:paraId="59F3A42C" w14:textId="77777777" w:rsidR="00B04007" w:rsidRPr="00E77497" w:rsidRDefault="00B04007" w:rsidP="00B04007">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72EE1F4C" w14:textId="77777777" w:rsidR="00B04007" w:rsidRPr="00E77497" w:rsidRDefault="00B04007" w:rsidP="00B04007">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3433955B" w14:textId="77777777" w:rsidR="00B04007" w:rsidRPr="00E77497" w:rsidRDefault="00B04007" w:rsidP="00B04007">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39F58985" w14:textId="77777777" w:rsidR="00B04007" w:rsidRPr="00E77497" w:rsidRDefault="00B04007" w:rsidP="00B04007">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14:paraId="1BA97568" w14:textId="77777777" w:rsidR="00B04007" w:rsidRPr="00E77497" w:rsidRDefault="00B04007" w:rsidP="00B04007">
      <w:pPr>
        <w:pStyle w:val="Alg4"/>
        <w:numPr>
          <w:ilvl w:val="0"/>
          <w:numId w:val="282"/>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14:paraId="4F09D233" w14:textId="77777777" w:rsidR="00B04007" w:rsidRPr="00E77497" w:rsidRDefault="00B04007" w:rsidP="00B04007">
      <w:pPr>
        <w:pStyle w:val="Alg4"/>
        <w:numPr>
          <w:ilvl w:val="0"/>
          <w:numId w:val="282"/>
        </w:numPr>
        <w:spacing w:after="220"/>
      </w:pPr>
      <w:r w:rsidRPr="00E77497">
        <w:t xml:space="preserve">Return </w:t>
      </w:r>
      <w:r w:rsidRPr="00E77497">
        <w:rPr>
          <w:i/>
        </w:rPr>
        <w:t>u</w:t>
      </w:r>
      <w:r w:rsidRPr="00E77497">
        <w:t>.</w:t>
      </w:r>
    </w:p>
    <w:p w14:paraId="46D1C9F1"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793CED1A" w14:textId="77777777" w:rsidR="00B04007" w:rsidRPr="00E77497" w:rsidRDefault="00B04007" w:rsidP="00B04007">
      <w:pPr>
        <w:pStyle w:val="40"/>
      </w:pPr>
      <w:r w:rsidRPr="00E77497">
        <w:t>Date.prototype.setHours (hour [, min [, sec [, ms ] ] ] )</w:t>
      </w:r>
    </w:p>
    <w:p w14:paraId="3160F462" w14:textId="77777777" w:rsidR="00B04007" w:rsidRPr="00E77497" w:rsidRDefault="00B04007" w:rsidP="00B04007">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14:paraId="6F8C29D7" w14:textId="77777777"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14:paraId="6F2E1FED" w14:textId="77777777"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578BCCFE" w14:textId="77777777" w:rsidR="00B04007" w:rsidRPr="00E77497" w:rsidRDefault="00B04007" w:rsidP="00B04007">
      <w:pPr>
        <w:pStyle w:val="Alg4"/>
        <w:numPr>
          <w:ilvl w:val="0"/>
          <w:numId w:val="276"/>
        </w:numPr>
      </w:pPr>
      <w:r w:rsidRPr="00E77497">
        <w:t xml:space="preserve">Let </w:t>
      </w:r>
      <w:r w:rsidRPr="00E77497">
        <w:rPr>
          <w:i/>
        </w:rPr>
        <w:t>t</w:t>
      </w:r>
      <w:r w:rsidRPr="00E77497">
        <w:t xml:space="preserve"> be the result of LocalTime(this time value).</w:t>
      </w:r>
    </w:p>
    <w:p w14:paraId="29441CE4" w14:textId="77777777" w:rsidR="00B04007" w:rsidRPr="00E77497" w:rsidRDefault="00B04007" w:rsidP="00B04007">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14:paraId="351530E5" w14:textId="77777777" w:rsidR="00B04007" w:rsidRPr="00E77497" w:rsidRDefault="00B04007" w:rsidP="00B04007">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09018169" w14:textId="77777777" w:rsidR="00B04007" w:rsidRPr="00E77497" w:rsidRDefault="00B04007" w:rsidP="00B04007">
      <w:pPr>
        <w:pStyle w:val="Alg4"/>
        <w:numPr>
          <w:ilvl w:val="0"/>
          <w:numId w:val="276"/>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19CE3FCF" w14:textId="77777777" w:rsidR="00B04007" w:rsidRPr="00E77497" w:rsidRDefault="00B04007" w:rsidP="00B04007">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1872B78D" w14:textId="77777777" w:rsidR="00B04007" w:rsidRPr="00E77497" w:rsidRDefault="00B04007" w:rsidP="00B04007">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03F85D6A" w14:textId="77777777" w:rsidR="00B04007" w:rsidRPr="00E77497" w:rsidRDefault="00B04007" w:rsidP="00B04007">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14:paraId="6A246008" w14:textId="77777777" w:rsidR="00B04007" w:rsidRPr="00E77497" w:rsidRDefault="00B04007" w:rsidP="00B04007">
      <w:pPr>
        <w:pStyle w:val="Alg4"/>
        <w:numPr>
          <w:ilvl w:val="0"/>
          <w:numId w:val="276"/>
        </w:numPr>
      </w:pPr>
      <w:r w:rsidRPr="00E77497">
        <w:t>Set the [[</w:t>
      </w:r>
      <w:r>
        <w:t>DateValue</w:t>
      </w:r>
      <w:r w:rsidRPr="00E77497">
        <w:t xml:space="preserve">]] internal </w:t>
      </w:r>
      <w:r w:rsidRP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14:paraId="1084F969" w14:textId="77777777" w:rsidR="00B04007" w:rsidRPr="00E77497" w:rsidRDefault="00B04007" w:rsidP="00B04007">
      <w:pPr>
        <w:pStyle w:val="Alg4"/>
        <w:numPr>
          <w:ilvl w:val="0"/>
          <w:numId w:val="276"/>
        </w:numPr>
        <w:spacing w:after="220"/>
      </w:pPr>
      <w:r w:rsidRPr="00E77497">
        <w:t xml:space="preserve">Return </w:t>
      </w:r>
      <w:r w:rsidRPr="00E77497">
        <w:rPr>
          <w:i/>
        </w:rPr>
        <w:t>u</w:t>
      </w:r>
      <w:r w:rsidRPr="00E77497">
        <w:t>.</w:t>
      </w:r>
    </w:p>
    <w:p w14:paraId="5860F734"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1AF8595D" w14:textId="77777777" w:rsidR="00B04007" w:rsidRPr="00E77497" w:rsidRDefault="00B04007" w:rsidP="00B04007">
      <w:pPr>
        <w:pStyle w:val="40"/>
      </w:pPr>
      <w:r w:rsidRPr="00E77497">
        <w:t>Date.prototype.setMilliseconds (ms)</w:t>
      </w:r>
    </w:p>
    <w:p w14:paraId="44890599" w14:textId="77777777" w:rsidR="00B04007" w:rsidRPr="00E77497" w:rsidRDefault="00B04007" w:rsidP="00B04007">
      <w:pPr>
        <w:pStyle w:val="Alg4"/>
        <w:numPr>
          <w:ilvl w:val="0"/>
          <w:numId w:val="270"/>
        </w:numPr>
      </w:pPr>
      <w:r w:rsidRPr="00E77497">
        <w:t xml:space="preserve">Let </w:t>
      </w:r>
      <w:r w:rsidRPr="00E77497">
        <w:rPr>
          <w:i/>
        </w:rPr>
        <w:t>t</w:t>
      </w:r>
      <w:r w:rsidRPr="00E77497">
        <w:t xml:space="preserve"> be the result of LocalTime(this time value).</w:t>
      </w:r>
    </w:p>
    <w:p w14:paraId="57A89CFE" w14:textId="77777777" w:rsidR="00B04007" w:rsidRPr="00E77497" w:rsidRDefault="00B04007" w:rsidP="00B04007">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7A9B9104" w14:textId="77777777" w:rsidR="00B04007" w:rsidRPr="00E77497" w:rsidRDefault="00B04007" w:rsidP="00B04007">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3D173100" w14:textId="77777777" w:rsidR="00B04007" w:rsidRPr="00E77497" w:rsidRDefault="00B04007" w:rsidP="00B04007">
      <w:pPr>
        <w:pStyle w:val="Alg4"/>
        <w:numPr>
          <w:ilvl w:val="0"/>
          <w:numId w:val="270"/>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u</w:t>
      </w:r>
      <w:r w:rsidRPr="00E77497">
        <w:t>.</w:t>
      </w:r>
    </w:p>
    <w:p w14:paraId="3DBFB23B" w14:textId="77777777" w:rsidR="00B04007" w:rsidRPr="00E77497" w:rsidRDefault="00B04007" w:rsidP="00B04007">
      <w:pPr>
        <w:pStyle w:val="Alg4"/>
        <w:numPr>
          <w:ilvl w:val="0"/>
          <w:numId w:val="270"/>
        </w:numPr>
        <w:spacing w:after="220"/>
      </w:pPr>
      <w:r w:rsidRPr="00E77497">
        <w:t xml:space="preserve">Return </w:t>
      </w:r>
      <w:r w:rsidRPr="00E77497">
        <w:rPr>
          <w:i/>
        </w:rPr>
        <w:t>u</w:t>
      </w:r>
      <w:r w:rsidRPr="00E77497">
        <w:t>.</w:t>
      </w:r>
    </w:p>
    <w:p w14:paraId="7E25441E" w14:textId="77777777" w:rsidR="00B04007" w:rsidRPr="00C7794D" w:rsidRDefault="00B04007" w:rsidP="00B04007">
      <w:pPr>
        <w:pStyle w:val="40"/>
      </w:pPr>
      <w:r w:rsidRPr="00C7794D">
        <w:t>Date.prototype.setMinutes (min [, sec [, ms ] ] )</w:t>
      </w:r>
    </w:p>
    <w:p w14:paraId="76B3260F" w14:textId="77777777" w:rsidR="00B04007" w:rsidRPr="00A67AF2" w:rsidRDefault="00B04007" w:rsidP="00B04007">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14:paraId="51C814B2" w14:textId="77777777" w:rsidR="00B04007" w:rsidRPr="00E77497" w:rsidRDefault="00B04007" w:rsidP="00B04007">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03CEC543" w14:textId="77777777" w:rsidR="00B04007" w:rsidRPr="00E77497" w:rsidRDefault="00B04007" w:rsidP="00B04007">
      <w:pPr>
        <w:pStyle w:val="Alg4"/>
        <w:numPr>
          <w:ilvl w:val="0"/>
          <w:numId w:val="274"/>
        </w:numPr>
      </w:pPr>
      <w:r w:rsidRPr="00E77497">
        <w:t xml:space="preserve">Let </w:t>
      </w:r>
      <w:r w:rsidRPr="00E77497">
        <w:rPr>
          <w:i/>
        </w:rPr>
        <w:t>t</w:t>
      </w:r>
      <w:r w:rsidRPr="00E77497">
        <w:t xml:space="preserve"> be the result of LocalTime(this time value).</w:t>
      </w:r>
    </w:p>
    <w:p w14:paraId="2E725197" w14:textId="77777777" w:rsidR="00B04007" w:rsidRPr="00E77497" w:rsidRDefault="00B04007" w:rsidP="00B04007">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14:paraId="72B0D4CF" w14:textId="77777777" w:rsidR="00B04007" w:rsidRPr="00E77497" w:rsidRDefault="00B04007" w:rsidP="00B04007">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04E109EE" w14:textId="77777777" w:rsidR="00B04007" w:rsidRPr="00E77497" w:rsidRDefault="00B04007" w:rsidP="00B04007">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846A556" w14:textId="77777777" w:rsidR="00B04007" w:rsidRPr="00E77497" w:rsidRDefault="00B04007" w:rsidP="00B04007">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59419EB8" w14:textId="77777777" w:rsidR="00B04007" w:rsidRPr="00E77497" w:rsidRDefault="00B04007" w:rsidP="00B04007">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14:paraId="4572E7D0" w14:textId="77777777" w:rsidR="00B04007" w:rsidRPr="00E77497" w:rsidRDefault="00B04007" w:rsidP="00B04007">
      <w:pPr>
        <w:pStyle w:val="Alg4"/>
        <w:numPr>
          <w:ilvl w:val="0"/>
          <w:numId w:val="274"/>
        </w:numPr>
      </w:pPr>
      <w:r w:rsidRPr="00E77497">
        <w:t>Set the [[</w:t>
      </w:r>
      <w:r>
        <w:t>DateValue</w:t>
      </w:r>
      <w:r w:rsidRPr="00E77497">
        <w:t>]] internal</w:t>
      </w:r>
      <w:r w:rsidRPr="00BB784E">
        <w:t xml:space="preserve"> data</w:t>
      </w:r>
      <w:r w:rsidRPr="00E77497">
        <w:t xml:space="preserve"> property of this Date object</w:t>
      </w:r>
      <w:r w:rsidRPr="00E77497" w:rsidDel="0010346D">
        <w:t xml:space="preserve"> </w:t>
      </w:r>
      <w:r w:rsidRPr="00E77497">
        <w:t xml:space="preserve">to </w:t>
      </w:r>
      <w:r w:rsidRPr="00E77497">
        <w:rPr>
          <w:i/>
        </w:rPr>
        <w:t>u</w:t>
      </w:r>
      <w:r w:rsidRPr="00E77497">
        <w:t>.</w:t>
      </w:r>
    </w:p>
    <w:p w14:paraId="6433F0C6" w14:textId="77777777" w:rsidR="00B04007" w:rsidRPr="00E77497" w:rsidRDefault="00B04007" w:rsidP="00B04007">
      <w:pPr>
        <w:pStyle w:val="Alg4"/>
        <w:numPr>
          <w:ilvl w:val="0"/>
          <w:numId w:val="274"/>
        </w:numPr>
        <w:spacing w:after="220"/>
      </w:pPr>
      <w:r w:rsidRPr="00E77497">
        <w:t xml:space="preserve">Return </w:t>
      </w:r>
      <w:r w:rsidRPr="00E77497">
        <w:rPr>
          <w:i/>
        </w:rPr>
        <w:t>u</w:t>
      </w:r>
      <w:r w:rsidRPr="00E77497">
        <w:t>.</w:t>
      </w:r>
    </w:p>
    <w:p w14:paraId="37A8D072"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62516A32" w14:textId="77777777" w:rsidR="00B04007" w:rsidRPr="00E77497" w:rsidRDefault="00B04007" w:rsidP="00B04007">
      <w:pPr>
        <w:pStyle w:val="40"/>
      </w:pPr>
      <w:r w:rsidRPr="00E77497">
        <w:t>Date.prototype.setMonth (month [, date ] )</w:t>
      </w:r>
    </w:p>
    <w:p w14:paraId="6863F6A0" w14:textId="77777777"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5DF938A2" w14:textId="77777777" w:rsidR="00B04007" w:rsidRPr="00E77497" w:rsidRDefault="00B04007" w:rsidP="00B04007">
      <w:pPr>
        <w:pStyle w:val="Alg4"/>
        <w:numPr>
          <w:ilvl w:val="0"/>
          <w:numId w:val="280"/>
        </w:numPr>
      </w:pPr>
      <w:r w:rsidRPr="00E77497">
        <w:t xml:space="preserve">Let </w:t>
      </w:r>
      <w:r w:rsidRPr="00E77497">
        <w:rPr>
          <w:i/>
        </w:rPr>
        <w:t>t</w:t>
      </w:r>
      <w:r w:rsidRPr="00E77497">
        <w:t xml:space="preserve"> be the result of LocalTime(this time value).</w:t>
      </w:r>
    </w:p>
    <w:p w14:paraId="3CFE76E5" w14:textId="77777777" w:rsidR="00B04007" w:rsidRPr="00E77497" w:rsidRDefault="00B04007" w:rsidP="00B04007">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14:paraId="0923F315" w14:textId="77777777" w:rsidR="00B04007" w:rsidRPr="00E77497" w:rsidRDefault="00B04007" w:rsidP="00B04007">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43310F78" w14:textId="77777777" w:rsidR="00B04007" w:rsidRPr="00E77497" w:rsidRDefault="00B04007" w:rsidP="00B04007">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4C2B5A31" w14:textId="77777777" w:rsidR="00B04007" w:rsidRPr="00E77497" w:rsidRDefault="00B04007" w:rsidP="00B04007">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14:paraId="362FDD59" w14:textId="77777777" w:rsidR="00B04007" w:rsidRPr="00E77497" w:rsidRDefault="00B04007" w:rsidP="00B04007">
      <w:pPr>
        <w:pStyle w:val="Alg4"/>
        <w:numPr>
          <w:ilvl w:val="0"/>
          <w:numId w:val="280"/>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14:paraId="654B671D" w14:textId="77777777" w:rsidR="00B04007" w:rsidRPr="00E77497" w:rsidRDefault="00B04007" w:rsidP="00B04007">
      <w:pPr>
        <w:pStyle w:val="Alg4"/>
        <w:numPr>
          <w:ilvl w:val="0"/>
          <w:numId w:val="280"/>
        </w:numPr>
        <w:spacing w:after="220"/>
      </w:pPr>
      <w:r w:rsidRPr="00E77497">
        <w:t xml:space="preserve">Return </w:t>
      </w:r>
      <w:r w:rsidRPr="00E77497">
        <w:rPr>
          <w:i/>
        </w:rPr>
        <w:t>u</w:t>
      </w:r>
      <w:r w:rsidRPr="00E77497">
        <w:t>.</w:t>
      </w:r>
    </w:p>
    <w:p w14:paraId="18BF9DD4"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0A167CC6" w14:textId="77777777" w:rsidR="00B04007" w:rsidRPr="00E77497" w:rsidRDefault="00B04007" w:rsidP="00B04007">
      <w:pPr>
        <w:pStyle w:val="40"/>
      </w:pPr>
      <w:r w:rsidRPr="00E77497">
        <w:t>Date.prototype.setSeconds (sec [, ms ] )</w:t>
      </w:r>
    </w:p>
    <w:p w14:paraId="1BBD7898" w14:textId="77777777"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4EC82FB1" w14:textId="77777777" w:rsidR="00B04007" w:rsidRPr="00E77497" w:rsidRDefault="00B04007" w:rsidP="00B04007">
      <w:pPr>
        <w:pStyle w:val="Alg4"/>
        <w:numPr>
          <w:ilvl w:val="0"/>
          <w:numId w:val="272"/>
        </w:numPr>
      </w:pPr>
      <w:r w:rsidRPr="00E77497">
        <w:t xml:space="preserve">Let </w:t>
      </w:r>
      <w:r w:rsidRPr="00E77497">
        <w:rPr>
          <w:i/>
        </w:rPr>
        <w:t>t</w:t>
      </w:r>
      <w:r w:rsidRPr="00E77497">
        <w:t xml:space="preserve"> be the result of LocalTime(this time value).</w:t>
      </w:r>
    </w:p>
    <w:p w14:paraId="70DA7649" w14:textId="77777777" w:rsidR="00B04007" w:rsidRPr="00E77497" w:rsidRDefault="00B04007" w:rsidP="00B04007">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14:paraId="07F8B852" w14:textId="77777777" w:rsidR="00B04007" w:rsidRPr="00E77497" w:rsidRDefault="00B04007" w:rsidP="00B04007">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6BC3E78C" w14:textId="77777777" w:rsidR="00B04007" w:rsidRPr="00E77497" w:rsidRDefault="00B04007" w:rsidP="00B04007">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5596C3D2" w14:textId="77777777" w:rsidR="00B04007" w:rsidRPr="00E77497" w:rsidRDefault="00B04007" w:rsidP="00B04007">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14:paraId="13E320BD" w14:textId="77777777" w:rsidR="00B04007" w:rsidRPr="00E77497" w:rsidRDefault="00B04007" w:rsidP="00B04007">
      <w:pPr>
        <w:pStyle w:val="Alg4"/>
        <w:numPr>
          <w:ilvl w:val="0"/>
          <w:numId w:val="272"/>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u</w:t>
      </w:r>
      <w:r w:rsidRPr="00E77497">
        <w:t>.</w:t>
      </w:r>
    </w:p>
    <w:p w14:paraId="0B6BB726" w14:textId="77777777" w:rsidR="00B04007" w:rsidRPr="00E77497" w:rsidRDefault="00B04007" w:rsidP="00B04007">
      <w:pPr>
        <w:pStyle w:val="Alg4"/>
        <w:numPr>
          <w:ilvl w:val="0"/>
          <w:numId w:val="272"/>
        </w:numPr>
        <w:spacing w:after="220"/>
      </w:pPr>
      <w:r w:rsidRPr="00E77497">
        <w:t xml:space="preserve">Return </w:t>
      </w:r>
      <w:r w:rsidRPr="00E77497">
        <w:rPr>
          <w:i/>
        </w:rPr>
        <w:t>u</w:t>
      </w:r>
      <w:r w:rsidRPr="00E77497">
        <w:t>.</w:t>
      </w:r>
    </w:p>
    <w:p w14:paraId="3E5DE108"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328EBA89" w14:textId="77777777" w:rsidR="003E75AF" w:rsidRPr="00E65A34" w:rsidRDefault="003E75AF" w:rsidP="003E75AF">
      <w:pPr>
        <w:pStyle w:val="40"/>
      </w:pPr>
      <w:r w:rsidRPr="00E65A34">
        <w:t>Date.prototype.setTime (time)</w:t>
      </w:r>
    </w:p>
    <w:p w14:paraId="2896F050" w14:textId="77777777" w:rsidR="003E75AF" w:rsidRPr="00B820AB" w:rsidRDefault="003E75AF" w:rsidP="003E75AF">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14:paraId="418DFF09" w14:textId="77777777" w:rsidR="003E75AF" w:rsidRDefault="003E75AF" w:rsidP="003E75AF">
      <w:pPr>
        <w:pStyle w:val="M4"/>
        <w:numPr>
          <w:ilvl w:val="0"/>
          <w:numId w:val="269"/>
        </w:numPr>
        <w:spacing w:after="0"/>
      </w:pPr>
      <w:r>
        <w:t>ReturnIfAbrupt(</w:t>
      </w:r>
      <w:r>
        <w:rPr>
          <w:i/>
        </w:rPr>
        <w:t>v</w:t>
      </w:r>
      <w:r>
        <w:t>).</w:t>
      </w:r>
    </w:p>
    <w:p w14:paraId="7F7DCB2A" w14:textId="77777777" w:rsidR="003E75AF" w:rsidRPr="00E77497" w:rsidRDefault="003E75AF" w:rsidP="003E75AF">
      <w:pPr>
        <w:pStyle w:val="Alg4"/>
        <w:numPr>
          <w:ilvl w:val="0"/>
          <w:numId w:val="269"/>
        </w:numPr>
      </w:pPr>
      <w:r w:rsidRPr="00675B74">
        <w:t>Set the [[</w:t>
      </w:r>
      <w:r>
        <w:t>DateValue</w:t>
      </w:r>
      <w:r w:rsidRPr="00675B74">
        <w:t xml:space="preserve">]] internal </w:t>
      </w:r>
      <w:r w:rsidRPr="00BB784E">
        <w:t xml:space="preserve">data </w:t>
      </w:r>
      <w:r w:rsidRPr="00675B74">
        <w:t xml:space="preserve">property of this Date object to </w:t>
      </w:r>
      <w:r w:rsidRPr="00E77497">
        <w:rPr>
          <w:i/>
        </w:rPr>
        <w:t>v</w:t>
      </w:r>
      <w:r w:rsidRPr="00E77497">
        <w:t>.</w:t>
      </w:r>
    </w:p>
    <w:p w14:paraId="17E814BA" w14:textId="77777777" w:rsidR="003E75AF" w:rsidRPr="00E77497" w:rsidRDefault="003E75AF" w:rsidP="003E75AF">
      <w:pPr>
        <w:pStyle w:val="Alg4"/>
        <w:numPr>
          <w:ilvl w:val="0"/>
          <w:numId w:val="269"/>
        </w:numPr>
        <w:spacing w:after="220"/>
      </w:pPr>
      <w:r w:rsidRPr="00E77497">
        <w:t xml:space="preserve">Return </w:t>
      </w:r>
      <w:r w:rsidRPr="00E77497">
        <w:rPr>
          <w:i/>
        </w:rPr>
        <w:t>v</w:t>
      </w:r>
      <w:r w:rsidRPr="00E77497">
        <w:t>.</w:t>
      </w:r>
    </w:p>
    <w:p w14:paraId="3D6FF0D2" w14:textId="77777777" w:rsidR="00B04007" w:rsidRPr="00E77497" w:rsidRDefault="00B04007" w:rsidP="00B04007">
      <w:pPr>
        <w:pStyle w:val="40"/>
      </w:pPr>
      <w:r w:rsidRPr="00E77497">
        <w:t>Date.prototype.setUTCDate (date)</w:t>
      </w:r>
    </w:p>
    <w:p w14:paraId="0A768C8C" w14:textId="77777777" w:rsidR="00B04007" w:rsidRPr="00E77497" w:rsidRDefault="00B04007" w:rsidP="00B04007">
      <w:pPr>
        <w:pStyle w:val="Alg4"/>
        <w:numPr>
          <w:ilvl w:val="0"/>
          <w:numId w:val="279"/>
        </w:numPr>
      </w:pPr>
      <w:r w:rsidRPr="00E77497">
        <w:t xml:space="preserve">Let </w:t>
      </w:r>
      <w:r w:rsidRPr="00E77497">
        <w:rPr>
          <w:i/>
        </w:rPr>
        <w:t>t</w:t>
      </w:r>
      <w:r w:rsidRPr="00E77497">
        <w:t xml:space="preserve"> be this time value.</w:t>
      </w:r>
    </w:p>
    <w:p w14:paraId="00FA8BB0" w14:textId="77777777" w:rsidR="00B04007" w:rsidRDefault="00B04007" w:rsidP="00B04007">
      <w:pPr>
        <w:pStyle w:val="M4"/>
        <w:numPr>
          <w:ilvl w:val="0"/>
          <w:numId w:val="279"/>
        </w:numPr>
        <w:spacing w:after="0"/>
      </w:pPr>
      <w:r>
        <w:t>ReturnIfAbrupt(</w:t>
      </w:r>
      <w:r w:rsidRPr="00242BA0">
        <w:rPr>
          <w:i/>
        </w:rPr>
        <w:t>t</w:t>
      </w:r>
      <w:r>
        <w:t>).</w:t>
      </w:r>
    </w:p>
    <w:p w14:paraId="26CD9497" w14:textId="77777777" w:rsidR="00B04007" w:rsidRPr="00E77497" w:rsidRDefault="00B04007" w:rsidP="00B04007">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14:paraId="37CA1A6E" w14:textId="77777777" w:rsidR="00B04007" w:rsidRPr="00E77497" w:rsidRDefault="00B04007" w:rsidP="00B04007">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5F64CE6E" w14:textId="77777777" w:rsidR="00B04007" w:rsidRPr="00E77497" w:rsidRDefault="00B04007" w:rsidP="00B04007">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14:paraId="395039AA" w14:textId="77777777" w:rsidR="00B04007" w:rsidRPr="00E77497" w:rsidRDefault="00B04007" w:rsidP="00B04007">
      <w:pPr>
        <w:pStyle w:val="Alg4"/>
        <w:numPr>
          <w:ilvl w:val="0"/>
          <w:numId w:val="279"/>
        </w:numPr>
      </w:pPr>
      <w:r w:rsidRPr="00E77497">
        <w:t>Set the [[</w:t>
      </w:r>
      <w:r>
        <w:t>DateValue</w:t>
      </w:r>
      <w:r w:rsidRPr="00E77497">
        <w:t xml:space="preserve">]] internal </w:t>
      </w:r>
      <w:r>
        <w:t xml:space="preserve">data </w:t>
      </w:r>
      <w:r w:rsidRPr="00E77497">
        <w:t xml:space="preserve">property of this Date object to </w:t>
      </w:r>
      <w:r w:rsidRPr="00E77497">
        <w:rPr>
          <w:i/>
        </w:rPr>
        <w:t>v</w:t>
      </w:r>
      <w:r w:rsidRPr="00E77497">
        <w:t>.</w:t>
      </w:r>
    </w:p>
    <w:p w14:paraId="55C0F138" w14:textId="77777777" w:rsidR="00B04007" w:rsidRPr="00E77497" w:rsidRDefault="00B04007" w:rsidP="00B04007">
      <w:pPr>
        <w:pStyle w:val="Alg4"/>
        <w:numPr>
          <w:ilvl w:val="0"/>
          <w:numId w:val="279"/>
        </w:numPr>
        <w:spacing w:after="220"/>
      </w:pPr>
      <w:r w:rsidRPr="00E77497">
        <w:t xml:space="preserve">Return </w:t>
      </w:r>
      <w:r w:rsidRPr="00E77497">
        <w:rPr>
          <w:i/>
        </w:rPr>
        <w:t>v</w:t>
      </w:r>
      <w:r w:rsidRPr="00E77497">
        <w:t>.</w:t>
      </w:r>
    </w:p>
    <w:p w14:paraId="65F2CF9A" w14:textId="77777777" w:rsidR="00B04007" w:rsidRPr="00E77497" w:rsidRDefault="00B04007" w:rsidP="00B04007">
      <w:pPr>
        <w:pStyle w:val="40"/>
      </w:pPr>
      <w:r w:rsidRPr="00E77497">
        <w:t>Date.prototype.setUTCFullYear (year [, month [, date ] ] )</w:t>
      </w:r>
    </w:p>
    <w:p w14:paraId="2F13341E" w14:textId="77777777" w:rsidR="00B04007" w:rsidRPr="00E77497" w:rsidRDefault="00B04007" w:rsidP="00B04007">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14:paraId="0EC32F54" w14:textId="77777777"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70FB677B" w14:textId="77777777" w:rsidR="00B04007" w:rsidRPr="00E77497" w:rsidRDefault="00B04007" w:rsidP="00B04007">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77BDBBD6" w14:textId="77777777" w:rsidR="00B04007" w:rsidRDefault="00B04007" w:rsidP="00B04007">
      <w:pPr>
        <w:pStyle w:val="M4"/>
        <w:numPr>
          <w:ilvl w:val="0"/>
          <w:numId w:val="283"/>
        </w:numPr>
        <w:spacing w:after="0"/>
      </w:pPr>
      <w:r>
        <w:t>ReturnIfAbrupt(</w:t>
      </w:r>
      <w:r w:rsidRPr="00242BA0">
        <w:rPr>
          <w:i/>
        </w:rPr>
        <w:t>t</w:t>
      </w:r>
      <w:r>
        <w:t>).</w:t>
      </w:r>
    </w:p>
    <w:p w14:paraId="44DBFF25" w14:textId="77777777" w:rsidR="00B04007" w:rsidRPr="00E77497" w:rsidRDefault="00B04007" w:rsidP="00B04007">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14:paraId="46D818C4" w14:textId="77777777" w:rsidR="00B04007" w:rsidRPr="00E77497" w:rsidRDefault="00B04007" w:rsidP="00B04007">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6B3AE760" w14:textId="77777777" w:rsidR="00B04007" w:rsidRPr="00E77497" w:rsidRDefault="00B04007" w:rsidP="00B04007">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4DCB355A" w14:textId="77777777" w:rsidR="00B04007" w:rsidRPr="00E77497" w:rsidRDefault="00B04007" w:rsidP="00B04007">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07CA91B2" w14:textId="77777777" w:rsidR="00B04007" w:rsidRPr="00E77497" w:rsidRDefault="00B04007" w:rsidP="00B04007">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14:paraId="0143FE88" w14:textId="77777777" w:rsidR="00B04007" w:rsidRPr="00E77497" w:rsidRDefault="00B04007" w:rsidP="00B04007">
      <w:pPr>
        <w:pStyle w:val="Alg4"/>
        <w:numPr>
          <w:ilvl w:val="0"/>
          <w:numId w:val="283"/>
        </w:numPr>
      </w:pPr>
      <w:r w:rsidRPr="00E77497">
        <w:t>Set the [[</w:t>
      </w:r>
      <w:r>
        <w:t>DateValue</w:t>
      </w:r>
      <w:r w:rsidRPr="00E77497">
        <w:t>]] internal</w:t>
      </w:r>
      <w:r w:rsidRPr="00BB784E">
        <w:t xml:space="preserve"> </w:t>
      </w:r>
      <w:r>
        <w:t>data</w:t>
      </w:r>
      <w:r w:rsidRPr="00E77497">
        <w:t xml:space="preserve"> property of this Date object to </w:t>
      </w:r>
      <w:r w:rsidRPr="00E77497">
        <w:rPr>
          <w:i/>
        </w:rPr>
        <w:t>v</w:t>
      </w:r>
      <w:r w:rsidRPr="00E77497">
        <w:t>.</w:t>
      </w:r>
    </w:p>
    <w:p w14:paraId="288868F8" w14:textId="77777777" w:rsidR="00B04007" w:rsidRPr="00E77497" w:rsidRDefault="00B04007" w:rsidP="00B04007">
      <w:pPr>
        <w:pStyle w:val="Alg4"/>
        <w:numPr>
          <w:ilvl w:val="0"/>
          <w:numId w:val="283"/>
        </w:numPr>
        <w:spacing w:after="220"/>
      </w:pPr>
      <w:r w:rsidRPr="00E77497">
        <w:t xml:space="preserve">Return </w:t>
      </w:r>
      <w:r w:rsidRPr="00E77497">
        <w:rPr>
          <w:i/>
        </w:rPr>
        <w:t>v</w:t>
      </w:r>
      <w:r w:rsidRPr="00E77497">
        <w:t>.</w:t>
      </w:r>
    </w:p>
    <w:p w14:paraId="142FC977"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08509145" w14:textId="77777777" w:rsidR="00B04007" w:rsidRPr="00E77497" w:rsidRDefault="00B04007" w:rsidP="00B04007">
      <w:pPr>
        <w:pStyle w:val="40"/>
      </w:pPr>
      <w:r w:rsidRPr="00E77497">
        <w:t>Date.prototype.setUTCHours (hour [, min [, sec [, ms ] ] ] )</w:t>
      </w:r>
    </w:p>
    <w:p w14:paraId="15E1B449" w14:textId="77777777" w:rsidR="00B04007" w:rsidRPr="00E77497" w:rsidRDefault="00B04007" w:rsidP="00B04007">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14:paraId="0ECE16CC" w14:textId="77777777"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134D49C5" w14:textId="77777777" w:rsidR="00B04007" w:rsidRPr="00E77497" w:rsidRDefault="00B04007" w:rsidP="00B04007">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1713C87F" w14:textId="77777777" w:rsidR="00B04007" w:rsidRPr="00E77497" w:rsidRDefault="00B04007" w:rsidP="00B04007">
      <w:pPr>
        <w:pStyle w:val="Alg4"/>
        <w:numPr>
          <w:ilvl w:val="0"/>
          <w:numId w:val="277"/>
        </w:numPr>
      </w:pPr>
      <w:r w:rsidRPr="00E77497">
        <w:t xml:space="preserve">Let </w:t>
      </w:r>
      <w:r w:rsidRPr="00E77497">
        <w:rPr>
          <w:i/>
        </w:rPr>
        <w:t>t</w:t>
      </w:r>
      <w:r w:rsidRPr="00E77497">
        <w:t xml:space="preserve"> be this time value.</w:t>
      </w:r>
    </w:p>
    <w:p w14:paraId="6CFF7BA0" w14:textId="77777777" w:rsidR="00B04007" w:rsidRDefault="00B04007" w:rsidP="00B04007">
      <w:pPr>
        <w:pStyle w:val="M4"/>
        <w:numPr>
          <w:ilvl w:val="0"/>
          <w:numId w:val="277"/>
        </w:numPr>
        <w:spacing w:after="0"/>
      </w:pPr>
      <w:r>
        <w:t>ReturnIfAbrupt(</w:t>
      </w:r>
      <w:r w:rsidRPr="00242BA0">
        <w:rPr>
          <w:i/>
        </w:rPr>
        <w:t>t</w:t>
      </w:r>
      <w:r>
        <w:t>).</w:t>
      </w:r>
    </w:p>
    <w:p w14:paraId="20369643" w14:textId="77777777" w:rsidR="00B04007" w:rsidRPr="00E77497" w:rsidRDefault="00B04007" w:rsidP="00B04007">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14:paraId="692F3E36" w14:textId="77777777" w:rsidR="00B04007" w:rsidRPr="00E77497" w:rsidRDefault="00B04007" w:rsidP="00B04007">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54728E75" w14:textId="77777777" w:rsidR="00B04007" w:rsidRPr="00E77497" w:rsidRDefault="00B04007" w:rsidP="00B04007">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49D00D79" w14:textId="77777777" w:rsidR="00B04007" w:rsidRPr="00E77497" w:rsidRDefault="00B04007" w:rsidP="00B04007">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DA1B52C" w14:textId="77777777" w:rsidR="00B04007" w:rsidRPr="00E77497" w:rsidRDefault="00B04007" w:rsidP="00B04007">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4FB02722" w14:textId="77777777" w:rsidR="00B04007" w:rsidRPr="00E77497" w:rsidRDefault="00B04007" w:rsidP="00B04007">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14:paraId="33DA2E80" w14:textId="77777777" w:rsidR="00B04007" w:rsidRPr="00E77497" w:rsidRDefault="00B04007" w:rsidP="00B04007">
      <w:pPr>
        <w:pStyle w:val="Alg4"/>
        <w:numPr>
          <w:ilvl w:val="0"/>
          <w:numId w:val="277"/>
        </w:numPr>
      </w:pPr>
      <w:r w:rsidRPr="00E77497">
        <w:t>Set the [[</w:t>
      </w:r>
      <w:r>
        <w:t>DateValue</w:t>
      </w:r>
      <w:r w:rsidRPr="00E77497">
        <w:t>]] internal</w:t>
      </w:r>
      <w:r w:rsidRPr="00BB784E">
        <w:t xml:space="preserve"> </w:t>
      </w:r>
      <w:r>
        <w:t>data</w:t>
      </w:r>
      <w:r w:rsidRPr="00E77497">
        <w:t xml:space="preserve"> property of this Date object to </w:t>
      </w:r>
      <w:r w:rsidRPr="00E77497">
        <w:rPr>
          <w:i/>
        </w:rPr>
        <w:t>v</w:t>
      </w:r>
      <w:r w:rsidRPr="00E77497">
        <w:t>.</w:t>
      </w:r>
    </w:p>
    <w:p w14:paraId="5436B499" w14:textId="77777777" w:rsidR="00B04007" w:rsidRPr="00E77497" w:rsidRDefault="00B04007" w:rsidP="00B04007">
      <w:pPr>
        <w:pStyle w:val="Alg4"/>
        <w:numPr>
          <w:ilvl w:val="0"/>
          <w:numId w:val="277"/>
        </w:numPr>
        <w:spacing w:after="220"/>
      </w:pPr>
      <w:r w:rsidRPr="00E77497">
        <w:t xml:space="preserve">Return </w:t>
      </w:r>
      <w:r w:rsidRPr="00E77497">
        <w:rPr>
          <w:i/>
        </w:rPr>
        <w:t>v</w:t>
      </w:r>
      <w:r w:rsidRPr="00E77497">
        <w:t>.</w:t>
      </w:r>
    </w:p>
    <w:p w14:paraId="51BB3217"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157D7466" w14:textId="77777777" w:rsidR="003E75AF" w:rsidRPr="00E77497" w:rsidRDefault="003E75AF" w:rsidP="003E75AF">
      <w:pPr>
        <w:pStyle w:val="40"/>
      </w:pPr>
      <w:r w:rsidRPr="00E77497">
        <w:t>Date.prototype.setUTCMilliseconds (ms)</w:t>
      </w:r>
    </w:p>
    <w:p w14:paraId="08E730F2" w14:textId="77777777" w:rsidR="003E75AF" w:rsidRPr="00E77497" w:rsidRDefault="003E75AF" w:rsidP="003E75AF">
      <w:pPr>
        <w:pStyle w:val="Alg4"/>
        <w:numPr>
          <w:ilvl w:val="0"/>
          <w:numId w:val="271"/>
        </w:numPr>
      </w:pPr>
      <w:r w:rsidRPr="00E77497">
        <w:t xml:space="preserve">Let </w:t>
      </w:r>
      <w:r w:rsidRPr="00E77497">
        <w:rPr>
          <w:i/>
        </w:rPr>
        <w:t>t</w:t>
      </w:r>
      <w:r w:rsidRPr="00E77497">
        <w:t xml:space="preserve"> be this time value.</w:t>
      </w:r>
    </w:p>
    <w:p w14:paraId="284D56C2" w14:textId="77777777" w:rsidR="003E75AF" w:rsidRDefault="003E75AF" w:rsidP="003E75AF">
      <w:pPr>
        <w:pStyle w:val="M4"/>
        <w:numPr>
          <w:ilvl w:val="0"/>
          <w:numId w:val="271"/>
        </w:numPr>
        <w:spacing w:after="0"/>
      </w:pPr>
      <w:r>
        <w:t>ReturnIfAbrupt(</w:t>
      </w:r>
      <w:r w:rsidRPr="00242BA0">
        <w:rPr>
          <w:i/>
        </w:rPr>
        <w:t>t</w:t>
      </w:r>
      <w:r>
        <w:t>).</w:t>
      </w:r>
    </w:p>
    <w:p w14:paraId="3A0615B6" w14:textId="77777777" w:rsidR="003E75AF" w:rsidRPr="00E77497" w:rsidRDefault="003E75AF" w:rsidP="003E75AF">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167BBAAA" w14:textId="77777777" w:rsidR="003E75AF" w:rsidRPr="00E77497" w:rsidRDefault="003E75AF" w:rsidP="003E75AF">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14:paraId="23B4D38B" w14:textId="77777777" w:rsidR="003E75AF" w:rsidRPr="00E77497" w:rsidRDefault="003E75AF" w:rsidP="003E75AF">
      <w:pPr>
        <w:pStyle w:val="Alg4"/>
        <w:numPr>
          <w:ilvl w:val="0"/>
          <w:numId w:val="271"/>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v</w:t>
      </w:r>
      <w:r w:rsidRPr="00E77497">
        <w:t>.</w:t>
      </w:r>
    </w:p>
    <w:p w14:paraId="6B242F6B" w14:textId="77777777" w:rsidR="003E75AF" w:rsidRPr="00E77497" w:rsidRDefault="003E75AF" w:rsidP="003E75AF">
      <w:pPr>
        <w:pStyle w:val="Alg4"/>
        <w:numPr>
          <w:ilvl w:val="0"/>
          <w:numId w:val="271"/>
        </w:numPr>
        <w:spacing w:after="220"/>
      </w:pPr>
      <w:r w:rsidRPr="00E77497">
        <w:t xml:space="preserve">Return </w:t>
      </w:r>
      <w:r w:rsidRPr="00E77497">
        <w:rPr>
          <w:i/>
        </w:rPr>
        <w:t>v</w:t>
      </w:r>
      <w:r w:rsidRPr="00E77497">
        <w:t>.</w:t>
      </w:r>
    </w:p>
    <w:p w14:paraId="663C175A" w14:textId="77777777" w:rsidR="00B04007" w:rsidRPr="00E77497" w:rsidRDefault="00B04007" w:rsidP="00B04007">
      <w:pPr>
        <w:pStyle w:val="40"/>
      </w:pPr>
      <w:r w:rsidRPr="00E77497">
        <w:t>Date.prototype.setUTCMinutes (min [, sec [, ms ] ] )</w:t>
      </w:r>
    </w:p>
    <w:p w14:paraId="2A58BEB9" w14:textId="77777777"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29998FAF" w14:textId="77777777" w:rsidR="00B04007" w:rsidRPr="00E77497" w:rsidRDefault="00B04007" w:rsidP="00B04007">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0329E333" w14:textId="77777777" w:rsidR="00B04007" w:rsidRPr="00E77497" w:rsidRDefault="00B04007" w:rsidP="00B04007">
      <w:pPr>
        <w:pStyle w:val="Alg4"/>
        <w:numPr>
          <w:ilvl w:val="0"/>
          <w:numId w:val="275"/>
        </w:numPr>
      </w:pPr>
      <w:r w:rsidRPr="00E77497">
        <w:t xml:space="preserve">Let </w:t>
      </w:r>
      <w:r w:rsidRPr="00E77497">
        <w:rPr>
          <w:i/>
        </w:rPr>
        <w:t>t</w:t>
      </w:r>
      <w:r w:rsidRPr="00E77497">
        <w:t xml:space="preserve"> be this time value.</w:t>
      </w:r>
    </w:p>
    <w:p w14:paraId="78FDDEF6" w14:textId="77777777" w:rsidR="00B04007" w:rsidRDefault="00B04007" w:rsidP="00B04007">
      <w:pPr>
        <w:pStyle w:val="M4"/>
        <w:numPr>
          <w:ilvl w:val="0"/>
          <w:numId w:val="275"/>
        </w:numPr>
        <w:spacing w:after="0"/>
      </w:pPr>
      <w:r>
        <w:t>ReturnIfAbrupt(</w:t>
      </w:r>
      <w:r w:rsidRPr="00242BA0">
        <w:rPr>
          <w:i/>
        </w:rPr>
        <w:t>t</w:t>
      </w:r>
      <w:r>
        <w:t>).</w:t>
      </w:r>
    </w:p>
    <w:p w14:paraId="3E5F6F7E" w14:textId="77777777" w:rsidR="00B04007" w:rsidRPr="00E77497" w:rsidRDefault="00B04007" w:rsidP="00B04007">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14:paraId="6E45035F" w14:textId="77777777" w:rsidR="00B04007" w:rsidRPr="00E77497" w:rsidRDefault="00B04007" w:rsidP="00B04007">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689F421B" w14:textId="77777777" w:rsidR="00B04007" w:rsidRPr="00E77497" w:rsidRDefault="00B04007" w:rsidP="00B04007">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0B7E38B" w14:textId="77777777" w:rsidR="00B04007" w:rsidRPr="00E77497" w:rsidRDefault="00B04007" w:rsidP="00B04007">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69A12E40" w14:textId="77777777" w:rsidR="00B04007" w:rsidRPr="00E77497" w:rsidRDefault="00B04007" w:rsidP="00B04007">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14:paraId="67783686" w14:textId="77777777" w:rsidR="00B04007" w:rsidRPr="00E77497" w:rsidRDefault="00B04007" w:rsidP="00B04007">
      <w:pPr>
        <w:pStyle w:val="Alg4"/>
        <w:numPr>
          <w:ilvl w:val="0"/>
          <w:numId w:val="275"/>
        </w:numPr>
      </w:pPr>
      <w:r w:rsidRPr="00E77497">
        <w:t>Set the [[</w:t>
      </w:r>
      <w:r>
        <w:t>DateValue</w:t>
      </w:r>
      <w:r w:rsidRPr="00E77497">
        <w:t>]] internal</w:t>
      </w:r>
      <w:r w:rsidRPr="00BB784E">
        <w:t xml:space="preserve"> data</w:t>
      </w:r>
      <w:r w:rsidRPr="00E77497">
        <w:t xml:space="preserve"> property of this Date object to </w:t>
      </w:r>
      <w:r w:rsidRPr="00E77497">
        <w:rPr>
          <w:i/>
        </w:rPr>
        <w:t>v</w:t>
      </w:r>
      <w:r w:rsidRPr="00E77497">
        <w:t>.</w:t>
      </w:r>
    </w:p>
    <w:p w14:paraId="09D09464" w14:textId="77777777" w:rsidR="00B04007" w:rsidRPr="00E77497" w:rsidRDefault="00B04007" w:rsidP="00B04007">
      <w:pPr>
        <w:pStyle w:val="Alg4"/>
        <w:numPr>
          <w:ilvl w:val="0"/>
          <w:numId w:val="275"/>
        </w:numPr>
        <w:spacing w:after="220"/>
      </w:pPr>
      <w:r w:rsidRPr="00E77497">
        <w:t xml:space="preserve">Return </w:t>
      </w:r>
      <w:r w:rsidRPr="00E77497">
        <w:rPr>
          <w:i/>
        </w:rPr>
        <w:t>v</w:t>
      </w:r>
      <w:r w:rsidRPr="00E77497">
        <w:t>.</w:t>
      </w:r>
    </w:p>
    <w:p w14:paraId="21D96E69"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2D6D80D2" w14:textId="77777777" w:rsidR="00B04007" w:rsidRPr="00E77497" w:rsidRDefault="00B04007" w:rsidP="00B04007">
      <w:pPr>
        <w:pStyle w:val="40"/>
      </w:pPr>
      <w:r w:rsidRPr="00E77497">
        <w:t>Date.prototype.setUTCMonth (month [, date ] )</w:t>
      </w:r>
    </w:p>
    <w:p w14:paraId="5CF3C77D" w14:textId="77777777"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0F38E007" w14:textId="77777777" w:rsidR="00B04007" w:rsidRPr="00E77497" w:rsidRDefault="00B04007" w:rsidP="00B04007">
      <w:pPr>
        <w:pStyle w:val="Alg4"/>
        <w:numPr>
          <w:ilvl w:val="0"/>
          <w:numId w:val="281"/>
        </w:numPr>
      </w:pPr>
      <w:r w:rsidRPr="00E77497">
        <w:t xml:space="preserve">Let </w:t>
      </w:r>
      <w:r w:rsidRPr="00E77497">
        <w:rPr>
          <w:i/>
        </w:rPr>
        <w:t>t</w:t>
      </w:r>
      <w:r w:rsidRPr="00E77497">
        <w:t xml:space="preserve"> be this time value.</w:t>
      </w:r>
    </w:p>
    <w:p w14:paraId="13F72950" w14:textId="77777777" w:rsidR="00B04007" w:rsidRDefault="00B04007" w:rsidP="00B04007">
      <w:pPr>
        <w:pStyle w:val="M4"/>
        <w:numPr>
          <w:ilvl w:val="0"/>
          <w:numId w:val="281"/>
        </w:numPr>
        <w:spacing w:after="0"/>
      </w:pPr>
      <w:r>
        <w:t>ReturnIfAbrupt(</w:t>
      </w:r>
      <w:r w:rsidRPr="00242BA0">
        <w:rPr>
          <w:i/>
        </w:rPr>
        <w:t>t</w:t>
      </w:r>
      <w:r>
        <w:t>).</w:t>
      </w:r>
    </w:p>
    <w:p w14:paraId="0BF8A175" w14:textId="77777777" w:rsidR="00B04007" w:rsidRPr="00E77497" w:rsidRDefault="00B04007" w:rsidP="00B04007">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14:paraId="5C56AC3E" w14:textId="77777777" w:rsidR="00B04007" w:rsidRPr="00E77497" w:rsidRDefault="00B04007" w:rsidP="00B04007">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041A9CD8" w14:textId="77777777" w:rsidR="00B04007" w:rsidRPr="00E77497" w:rsidRDefault="00B04007" w:rsidP="00B04007">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0BFFC78A" w14:textId="77777777" w:rsidR="00B04007" w:rsidRPr="00E77497" w:rsidRDefault="00B04007" w:rsidP="00B04007">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14:paraId="6E96AE08" w14:textId="77777777" w:rsidR="00B04007" w:rsidRPr="00E77497" w:rsidRDefault="00B04007" w:rsidP="00B04007">
      <w:pPr>
        <w:pStyle w:val="Alg4"/>
        <w:numPr>
          <w:ilvl w:val="0"/>
          <w:numId w:val="281"/>
        </w:numPr>
      </w:pPr>
      <w:r w:rsidRPr="00E77497">
        <w:t>Set the [[</w:t>
      </w:r>
      <w:r>
        <w:t>DateValue</w:t>
      </w:r>
      <w:r w:rsidRPr="00E77497">
        <w:t xml:space="preserve">]] internal </w:t>
      </w:r>
      <w:r>
        <w:t xml:space="preserve">data </w:t>
      </w:r>
      <w:r w:rsidRPr="00E77497">
        <w:t xml:space="preserve">property of this Date object to </w:t>
      </w:r>
      <w:r w:rsidRPr="00E77497">
        <w:rPr>
          <w:i/>
        </w:rPr>
        <w:t>v</w:t>
      </w:r>
      <w:r w:rsidRPr="00E77497">
        <w:t>.</w:t>
      </w:r>
    </w:p>
    <w:p w14:paraId="259F4BE3" w14:textId="77777777" w:rsidR="00B04007" w:rsidRPr="00E77497" w:rsidRDefault="00B04007" w:rsidP="00B04007">
      <w:pPr>
        <w:pStyle w:val="Alg4"/>
        <w:numPr>
          <w:ilvl w:val="0"/>
          <w:numId w:val="281"/>
        </w:numPr>
        <w:spacing w:after="220"/>
      </w:pPr>
      <w:r w:rsidRPr="00E77497">
        <w:t xml:space="preserve">Return </w:t>
      </w:r>
      <w:r w:rsidRPr="00E77497">
        <w:rPr>
          <w:i/>
        </w:rPr>
        <w:t>v</w:t>
      </w:r>
      <w:r w:rsidRPr="00E77497">
        <w:t>.</w:t>
      </w:r>
    </w:p>
    <w:p w14:paraId="6B2F1B5A"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09394E60" w14:textId="77777777" w:rsidR="00B04007" w:rsidRPr="00E77497" w:rsidRDefault="00B04007" w:rsidP="00B04007">
      <w:pPr>
        <w:pStyle w:val="40"/>
      </w:pPr>
      <w:r w:rsidRPr="00E77497">
        <w:t>Date.prototype.setUTCSeconds (sec [, ms ] )</w:t>
      </w:r>
    </w:p>
    <w:p w14:paraId="768063F5" w14:textId="77777777"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368798DA" w14:textId="77777777" w:rsidR="00B04007" w:rsidRPr="00E77497" w:rsidRDefault="00B04007" w:rsidP="00B04007">
      <w:pPr>
        <w:pStyle w:val="Alg4"/>
        <w:numPr>
          <w:ilvl w:val="0"/>
          <w:numId w:val="273"/>
        </w:numPr>
      </w:pPr>
      <w:r w:rsidRPr="00E77497">
        <w:t xml:space="preserve">Let </w:t>
      </w:r>
      <w:r w:rsidRPr="00E77497">
        <w:rPr>
          <w:i/>
        </w:rPr>
        <w:t>t</w:t>
      </w:r>
      <w:r w:rsidRPr="00E77497">
        <w:t xml:space="preserve"> be this time value.</w:t>
      </w:r>
    </w:p>
    <w:p w14:paraId="0AFFBDF0" w14:textId="77777777" w:rsidR="00B04007" w:rsidRDefault="00B04007" w:rsidP="00B04007">
      <w:pPr>
        <w:pStyle w:val="M4"/>
        <w:numPr>
          <w:ilvl w:val="0"/>
          <w:numId w:val="273"/>
        </w:numPr>
        <w:spacing w:after="0"/>
      </w:pPr>
      <w:r>
        <w:t>ReturnIfAbrupt(</w:t>
      </w:r>
      <w:r w:rsidRPr="00242BA0">
        <w:rPr>
          <w:i/>
        </w:rPr>
        <w:t>t</w:t>
      </w:r>
      <w:r>
        <w:t>).</w:t>
      </w:r>
    </w:p>
    <w:p w14:paraId="10265265" w14:textId="77777777" w:rsidR="00B04007" w:rsidRPr="00E77497" w:rsidRDefault="00B04007" w:rsidP="00B04007">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14:paraId="293394A1" w14:textId="77777777" w:rsidR="00B04007" w:rsidRPr="00E77497" w:rsidRDefault="00B04007" w:rsidP="00B04007">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3AD9B736" w14:textId="77777777" w:rsidR="00B04007" w:rsidRPr="00E77497" w:rsidRDefault="00B04007" w:rsidP="00B04007">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4D565A79" w14:textId="77777777" w:rsidR="00B04007" w:rsidRPr="00E77497" w:rsidRDefault="00B04007" w:rsidP="00B04007">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14:paraId="04D9B538" w14:textId="77777777" w:rsidR="00B04007" w:rsidRPr="00E77497" w:rsidRDefault="00B04007" w:rsidP="00B04007">
      <w:pPr>
        <w:pStyle w:val="Alg4"/>
        <w:numPr>
          <w:ilvl w:val="0"/>
          <w:numId w:val="273"/>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v</w:t>
      </w:r>
      <w:r w:rsidRPr="00E77497">
        <w:t>.</w:t>
      </w:r>
    </w:p>
    <w:p w14:paraId="2F09CFFB" w14:textId="77777777" w:rsidR="00B04007" w:rsidRPr="00E77497" w:rsidRDefault="00B04007" w:rsidP="00B04007">
      <w:pPr>
        <w:pStyle w:val="Alg4"/>
        <w:numPr>
          <w:ilvl w:val="0"/>
          <w:numId w:val="273"/>
        </w:numPr>
        <w:spacing w:after="220"/>
      </w:pPr>
      <w:r w:rsidRPr="00E77497">
        <w:t xml:space="preserve">Return </w:t>
      </w:r>
      <w:r w:rsidRPr="00E77497">
        <w:rPr>
          <w:i/>
        </w:rPr>
        <w:t>v</w:t>
      </w:r>
      <w:r w:rsidRPr="00E77497">
        <w:t>.</w:t>
      </w:r>
    </w:p>
    <w:p w14:paraId="267C9139"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13DC04A9" w14:textId="77777777" w:rsidR="00B04007" w:rsidRPr="008B7F6F" w:rsidRDefault="00B04007" w:rsidP="00B04007">
      <w:pPr>
        <w:pStyle w:val="40"/>
      </w:pPr>
      <w:r w:rsidRPr="008B7F6F">
        <w:t>Date.prototype.toDateString ( )</w:t>
      </w:r>
    </w:p>
    <w:p w14:paraId="7AAB8FC6" w14:textId="77777777" w:rsidR="00B04007" w:rsidRPr="006B6D0A" w:rsidRDefault="00B04007" w:rsidP="00B04007">
      <w:r w:rsidRPr="006B6D0A">
        <w:t>This function returns a String value. The contents of the String are implementation-dependent, but are intended to represent the “date” portion of the Date in the current time zone in a convenient, human-readable form.</w:t>
      </w:r>
    </w:p>
    <w:p w14:paraId="22B78A9B" w14:textId="77777777" w:rsidR="00B04007" w:rsidRPr="00E77497" w:rsidRDefault="00B04007" w:rsidP="00B04007">
      <w:pPr>
        <w:pStyle w:val="40"/>
      </w:pPr>
      <w:r w:rsidRPr="00E77497">
        <w:t>Date.prototype.toISOString ( )</w:t>
      </w:r>
    </w:p>
    <w:p w14:paraId="764D1088" w14:textId="77777777" w:rsidR="00B04007" w:rsidRPr="00E77497" w:rsidRDefault="00B04007" w:rsidP="00B04007">
      <w:r w:rsidRPr="00E77497">
        <w:t>This function returns a String value represent</w:t>
      </w:r>
      <w:r>
        <w:t>ing</w:t>
      </w:r>
      <w:r w:rsidRPr="00E77497">
        <w:t xml:space="preserve"> the instance in time </w:t>
      </w:r>
      <w:r>
        <w:t>corresponding to this time value</w:t>
      </w:r>
      <w:r w:rsidRPr="00E77497">
        <w:t xml:space="preserve">. The format of the String is the Date Time string format defined in </w:t>
      </w:r>
      <w:r w:rsidR="00AB619E">
        <w:fldChar w:fldCharType="begin"/>
      </w:r>
      <w:r w:rsidR="00AB619E">
        <w:instrText xml:space="preserve"> REF _Ref366068191 \r \h </w:instrText>
      </w:r>
      <w:r w:rsidR="00AB619E">
        <w:fldChar w:fldCharType="separate"/>
      </w:r>
      <w:r w:rsidR="00083CEC">
        <w:t>20.3.1.15</w:t>
      </w:r>
      <w:r w:rsidR="00AB619E">
        <w:fldChar w:fldCharType="end"/>
      </w:r>
      <w:r w:rsidRPr="00E77497">
        <w:t xml:space="preserve">. All fields are present in the String. The time zone is always UTC, denoted by the suffix Z. If </w:t>
      </w:r>
      <w:r>
        <w:t>this</w:t>
      </w:r>
      <w:r w:rsidRPr="00E77497">
        <w:t xml:space="preserve"> time value is not a finite Number a </w:t>
      </w:r>
      <w:r w:rsidRPr="00E77497">
        <w:rPr>
          <w:b/>
        </w:rPr>
        <w:t>RangeError</w:t>
      </w:r>
      <w:r w:rsidRPr="00E77497">
        <w:t xml:space="preserve"> exception is thrown.</w:t>
      </w:r>
    </w:p>
    <w:p w14:paraId="05802267" w14:textId="77777777" w:rsidR="00B04007" w:rsidRPr="00E77497" w:rsidRDefault="00B04007" w:rsidP="00B04007">
      <w:pPr>
        <w:pStyle w:val="40"/>
      </w:pPr>
      <w:r w:rsidRPr="00E77497">
        <w:t>Date.prototype.toJSON ( key )</w:t>
      </w:r>
    </w:p>
    <w:p w14:paraId="1FB47999" w14:textId="77777777" w:rsidR="00B04007" w:rsidRPr="00E77497" w:rsidRDefault="00B04007" w:rsidP="00B04007">
      <w:r w:rsidRPr="00E77497">
        <w:t xml:space="preserve">This function provides a String representation of a Date object for use by </w:t>
      </w:r>
      <w:r w:rsidRPr="00E77497">
        <w:rPr>
          <w:rFonts w:ascii="Courier New" w:hAnsi="Courier New" w:cs="Courier New"/>
          <w:b/>
        </w:rPr>
        <w:t>JSON.stringify</w:t>
      </w:r>
      <w:r w:rsidRPr="00E77497">
        <w:t xml:space="preserve"> (</w:t>
      </w:r>
      <w:r w:rsidR="00AB619E">
        <w:fldChar w:fldCharType="begin"/>
      </w:r>
      <w:r w:rsidR="00AB619E">
        <w:instrText xml:space="preserve"> REF _Ref366068347 \r \h </w:instrText>
      </w:r>
      <w:r w:rsidR="00AB619E">
        <w:fldChar w:fldCharType="separate"/>
      </w:r>
      <w:r w:rsidR="00083CEC">
        <w:t>24.3.3</w:t>
      </w:r>
      <w:r w:rsidR="00AB619E">
        <w:fldChar w:fldCharType="end"/>
      </w:r>
      <w:r w:rsidRPr="00E77497">
        <w:t>).</w:t>
      </w:r>
    </w:p>
    <w:p w14:paraId="69A9B48D" w14:textId="77777777" w:rsidR="00B04007" w:rsidRPr="00E77497" w:rsidRDefault="00B04007" w:rsidP="00B04007">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2E807A7D" w14:textId="77777777" w:rsidR="00B04007" w:rsidRPr="00E77497" w:rsidRDefault="00B04007" w:rsidP="00B04007">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11E7CB27" w14:textId="77777777" w:rsidR="00B04007" w:rsidRPr="00E77497" w:rsidRDefault="00B04007" w:rsidP="00B04007">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14:paraId="0469646C" w14:textId="77777777" w:rsidR="00B04007" w:rsidRPr="00E77497" w:rsidRDefault="00B04007" w:rsidP="00B04007">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14:paraId="5A3E4120" w14:textId="77777777" w:rsidR="00B04007" w:rsidRPr="00E77497" w:rsidRDefault="00B04007" w:rsidP="00B04007">
      <w:pPr>
        <w:pStyle w:val="Alg4"/>
        <w:numPr>
          <w:ilvl w:val="0"/>
          <w:numId w:val="284"/>
        </w:numPr>
      </w:pPr>
      <w:r w:rsidRPr="00E77497">
        <w:t xml:space="preserve">Let </w:t>
      </w:r>
      <w:r w:rsidRPr="00E77497">
        <w:rPr>
          <w:i/>
        </w:rPr>
        <w:t>toISO</w:t>
      </w:r>
      <w:r w:rsidRPr="00E77497">
        <w:t xml:space="preserve"> be the result of Get</w:t>
      </w:r>
      <w:r>
        <w:t>(</w:t>
      </w:r>
      <w:r w:rsidRPr="00E77497">
        <w:rPr>
          <w:i/>
        </w:rPr>
        <w:t>O</w:t>
      </w:r>
      <w:r>
        <w:t>,</w:t>
      </w:r>
      <w:r w:rsidRPr="00E77497">
        <w:t xml:space="preserve"> </w:t>
      </w:r>
      <w:r w:rsidRPr="00050353">
        <w:rPr>
          <w:rFonts w:ascii="Courier New" w:hAnsi="Courier New" w:cs="Courier New"/>
          <w:b/>
          <w:bCs/>
        </w:rPr>
        <w:t>"</w:t>
      </w:r>
      <w:r w:rsidRPr="00E77497">
        <w:rPr>
          <w:rFonts w:ascii="Courier New" w:hAnsi="Courier New" w:cs="Courier New"/>
          <w:b/>
        </w:rPr>
        <w:t>toISOString</w:t>
      </w:r>
      <w:r w:rsidRPr="00050353">
        <w:rPr>
          <w:rFonts w:ascii="Courier New" w:hAnsi="Courier New" w:cs="Courier New"/>
          <w:b/>
          <w:bCs/>
        </w:rPr>
        <w:t>"</w:t>
      </w:r>
      <w:r>
        <w:t>)</w:t>
      </w:r>
      <w:r w:rsidRPr="00E77497">
        <w:t>.</w:t>
      </w:r>
    </w:p>
    <w:p w14:paraId="215543D1" w14:textId="77777777" w:rsidR="00B04007" w:rsidRDefault="00B04007" w:rsidP="00B04007">
      <w:pPr>
        <w:pStyle w:val="Alg4"/>
        <w:numPr>
          <w:ilvl w:val="0"/>
          <w:numId w:val="284"/>
        </w:numPr>
      </w:pPr>
      <w:r>
        <w:t>ReturnIfAbrupt(</w:t>
      </w:r>
      <w:r w:rsidRPr="00E77497">
        <w:rPr>
          <w:i/>
        </w:rPr>
        <w:t>toISO</w:t>
      </w:r>
      <w:r>
        <w:t>).</w:t>
      </w:r>
    </w:p>
    <w:p w14:paraId="5F175E93" w14:textId="77777777" w:rsidR="00B04007" w:rsidRPr="00E77497" w:rsidRDefault="00B04007" w:rsidP="00B04007">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1E940957" w14:textId="77777777" w:rsidR="00B04007" w:rsidRPr="00E77497" w:rsidRDefault="00B04007" w:rsidP="00B04007">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14:paraId="30372393" w14:textId="77777777" w:rsidR="00B04007" w:rsidRPr="00E77497" w:rsidRDefault="00B04007" w:rsidP="00B04007">
      <w:pPr>
        <w:pStyle w:val="Note"/>
      </w:pPr>
      <w:r w:rsidRPr="00E77497">
        <w:t>NOTE 1</w:t>
      </w:r>
      <w:r w:rsidRPr="00E77497">
        <w:tab/>
        <w:t>The argument is ignored.</w:t>
      </w:r>
    </w:p>
    <w:p w14:paraId="4E5C977E" w14:textId="77777777" w:rsidR="00B04007" w:rsidRPr="00E77497" w:rsidRDefault="00B04007" w:rsidP="00B04007">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512C957D" w14:textId="77777777" w:rsidR="00B04007" w:rsidRPr="00E77497" w:rsidRDefault="00B04007" w:rsidP="00B04007">
      <w:pPr>
        <w:pStyle w:val="40"/>
      </w:pPr>
      <w:r w:rsidRPr="00E77497">
        <w:t>Date.prototype.toLocaleDateString ( )</w:t>
      </w:r>
    </w:p>
    <w:p w14:paraId="366FB8A6" w14:textId="77777777" w:rsidR="00B04007" w:rsidRPr="00E77497" w:rsidRDefault="00B04007" w:rsidP="00B04007">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770B82C8" w14:textId="77777777" w:rsidR="00B04007" w:rsidRPr="00E77497" w:rsidRDefault="00B04007" w:rsidP="00B04007">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0FA521A1" w14:textId="77777777" w:rsidR="00B04007" w:rsidRPr="00A67AF2" w:rsidRDefault="00B04007" w:rsidP="00B04007">
      <w:pPr>
        <w:pStyle w:val="40"/>
      </w:pPr>
      <w:r w:rsidRPr="00A67AF2">
        <w:t>Date.prototype.toLocaleString ( )</w:t>
      </w:r>
    </w:p>
    <w:p w14:paraId="4D07D16A" w14:textId="77777777" w:rsidR="00B04007" w:rsidRPr="00A67AF2" w:rsidRDefault="00B04007" w:rsidP="00B04007">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3FF9A4A0" w14:textId="77777777" w:rsidR="00B04007" w:rsidRPr="00675B74" w:rsidRDefault="00B04007" w:rsidP="00B04007">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14:paraId="672D7526" w14:textId="77777777" w:rsidR="00B04007" w:rsidRPr="00E77497" w:rsidRDefault="00B04007" w:rsidP="00B04007">
      <w:pPr>
        <w:pStyle w:val="40"/>
      </w:pPr>
      <w:r w:rsidRPr="00E77497">
        <w:t>Date.prototype.toLocaleTimeString ( )</w:t>
      </w:r>
    </w:p>
    <w:p w14:paraId="55F429A4" w14:textId="77777777" w:rsidR="00B04007" w:rsidRPr="00E77497" w:rsidRDefault="00B04007" w:rsidP="00B04007">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12EE5591" w14:textId="77777777" w:rsidR="00B04007" w:rsidRPr="00E77497" w:rsidRDefault="00B04007" w:rsidP="00B04007">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5C555F1C" w14:textId="77777777" w:rsidR="00B04007" w:rsidRPr="00E77497" w:rsidRDefault="00B04007" w:rsidP="00B04007">
      <w:pPr>
        <w:pStyle w:val="40"/>
      </w:pPr>
      <w:r w:rsidRPr="00E77497">
        <w:t>Date.prototype.toString ( )</w:t>
      </w:r>
    </w:p>
    <w:p w14:paraId="522EA14B" w14:textId="77777777" w:rsidR="00B04007" w:rsidRPr="00E77497" w:rsidRDefault="00B04007" w:rsidP="00B04007">
      <w:r w:rsidRPr="00E77497">
        <w:t xml:space="preserve">This function returns a String value. </w:t>
      </w:r>
      <w:r>
        <w:t xml:space="preserve">If this time value is NaN, the String value is </w:t>
      </w:r>
      <w:r w:rsidRPr="0027695A">
        <w:rPr>
          <w:rFonts w:ascii="Courier New" w:hAnsi="Courier New" w:cs="Courier New"/>
          <w:b/>
        </w:rPr>
        <w:t>"Invalid Date"</w:t>
      </w:r>
      <w:r>
        <w:rPr>
          <w:rFonts w:cs="Arial"/>
        </w:rPr>
        <w:t xml:space="preserve">, otherwise </w:t>
      </w:r>
      <w:r>
        <w:t>t</w:t>
      </w:r>
      <w:r w:rsidRPr="00E77497">
        <w:t>he contents of the String are implementation-dependent, but are intended to represent the Date in the current time zone in a convenient, human-readable form.</w:t>
      </w:r>
    </w:p>
    <w:p w14:paraId="61EE9834" w14:textId="77777777" w:rsidR="00B04007" w:rsidRPr="004D1BD1" w:rsidRDefault="00B04007" w:rsidP="00B04007">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xml:space="preserve">. See </w:t>
      </w:r>
      <w:r w:rsidR="003D1963">
        <w:fldChar w:fldCharType="begin"/>
      </w:r>
      <w:r w:rsidR="003D1963">
        <w:instrText xml:space="preserve"> REF _Ref366068097 \r \h </w:instrText>
      </w:r>
      <w:r w:rsidR="003D1963">
        <w:fldChar w:fldCharType="separate"/>
      </w:r>
      <w:r w:rsidR="00083CEC">
        <w:t>20.3.3.2</w:t>
      </w:r>
      <w:r w:rsidR="003D1963">
        <w:fldChar w:fldCharType="end"/>
      </w:r>
      <w:r w:rsidRPr="00C7794D">
        <w:t>.</w:t>
      </w:r>
    </w:p>
    <w:p w14:paraId="1951FA8E" w14:textId="77777777" w:rsidR="00B04007" w:rsidRPr="006B6D0A" w:rsidRDefault="00B04007" w:rsidP="00B04007">
      <w:pPr>
        <w:pStyle w:val="40"/>
      </w:pPr>
      <w:r w:rsidRPr="006B6D0A">
        <w:t>Date.prototype.toTimeString ( )</w:t>
      </w:r>
    </w:p>
    <w:p w14:paraId="7905D021" w14:textId="77777777" w:rsidR="00B04007" w:rsidRPr="00546435" w:rsidRDefault="00B04007" w:rsidP="00B04007">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6F0E8B2E" w14:textId="77777777" w:rsidR="003E75AF" w:rsidRPr="00E77497" w:rsidRDefault="00B04007" w:rsidP="00B04007">
      <w:pPr>
        <w:pStyle w:val="40"/>
      </w:pPr>
      <w:r w:rsidRPr="00E77497">
        <w:t xml:space="preserve"> </w:t>
      </w:r>
      <w:r w:rsidR="003E75AF" w:rsidRPr="00E77497">
        <w:t>Date.prototype.toUTCString ( )</w:t>
      </w:r>
    </w:p>
    <w:p w14:paraId="1BFE5408" w14:textId="77777777" w:rsidR="003E75AF" w:rsidRPr="00E77497" w:rsidRDefault="003E75AF" w:rsidP="003E75AF">
      <w:r w:rsidRPr="00E77497">
        <w:t xml:space="preserve">This function returns a String value. The contents of the String are implementation-dependent, but are intended to represent </w:t>
      </w:r>
      <w:r>
        <w:t>this time value</w:t>
      </w:r>
      <w:r w:rsidRPr="00E77497">
        <w:t xml:space="preserve"> in a convenient, human-readable form in UTC.</w:t>
      </w:r>
    </w:p>
    <w:p w14:paraId="06EA752D" w14:textId="77777777" w:rsidR="003E75AF" w:rsidRPr="00E77497" w:rsidRDefault="003E75AF" w:rsidP="003E75AF">
      <w:pPr>
        <w:pStyle w:val="Note"/>
      </w:pPr>
      <w:r w:rsidRPr="00E77497">
        <w:t>NOTE</w:t>
      </w:r>
      <w:r w:rsidRPr="00E77497">
        <w:tab/>
        <w:t xml:space="preserve">The intent is to produce a String representation of a date that is more readable than the format specified in </w:t>
      </w:r>
      <w:r w:rsidR="003D1963">
        <w:fldChar w:fldCharType="begin"/>
      </w:r>
      <w:r w:rsidR="003D1963">
        <w:instrText xml:space="preserve"> REF _Ref366068191 \r \h </w:instrText>
      </w:r>
      <w:r w:rsidR="003D1963">
        <w:fldChar w:fldCharType="separate"/>
      </w:r>
      <w:r w:rsidR="00083CEC">
        <w:t>20.3.1.15</w:t>
      </w:r>
      <w:r w:rsidR="003D1963">
        <w:fldChar w:fldCharType="end"/>
      </w:r>
      <w:r w:rsidRPr="00E77497">
        <w:t xml:space="preserve">. It is not essential that the chosen format be unambiguous or easily machine parsable. If an implementation does not have a preferred human-readable format it is recommended to use the format defined in </w:t>
      </w:r>
      <w:r w:rsidR="003D1963">
        <w:fldChar w:fldCharType="begin"/>
      </w:r>
      <w:r w:rsidR="003D1963">
        <w:instrText xml:space="preserve"> REF _Ref366068191 \r \h </w:instrText>
      </w:r>
      <w:r w:rsidR="003D1963">
        <w:fldChar w:fldCharType="separate"/>
      </w:r>
      <w:r w:rsidR="00083CEC">
        <w:t>20.3.1.15</w:t>
      </w:r>
      <w:r w:rsidR="003D1963">
        <w:fldChar w:fldCharType="end"/>
      </w:r>
      <w:r w:rsidRPr="00E77497">
        <w:t xml:space="preserve"> but with a space rather than a “</w:t>
      </w:r>
      <w:r w:rsidRPr="00E77497">
        <w:rPr>
          <w:rFonts w:ascii="Courier New" w:hAnsi="Courier New" w:cs="Courier New"/>
        </w:rPr>
        <w:t>T</w:t>
      </w:r>
      <w:r w:rsidRPr="00E77497">
        <w:t>” used to separate the date and time elements.</w:t>
      </w:r>
    </w:p>
    <w:p w14:paraId="6B9DF0A6" w14:textId="77777777" w:rsidR="00B04007" w:rsidRPr="00E77497" w:rsidRDefault="00B04007" w:rsidP="00B04007">
      <w:pPr>
        <w:pStyle w:val="40"/>
      </w:pPr>
      <w:r w:rsidRPr="00E77497">
        <w:t>Date.prototype.valueOf ( )</w:t>
      </w:r>
    </w:p>
    <w:p w14:paraId="2525FE14" w14:textId="77777777" w:rsidR="00B04007" w:rsidRPr="00E77497" w:rsidRDefault="00B04007" w:rsidP="00B04007">
      <w:r w:rsidRPr="00E77497">
        <w:t xml:space="preserve">The </w:t>
      </w:r>
      <w:r w:rsidRPr="00E77497">
        <w:rPr>
          <w:rFonts w:ascii="Courier New" w:hAnsi="Courier New"/>
          <w:b/>
        </w:rPr>
        <w:t>valueOf</w:t>
      </w:r>
      <w:r w:rsidRPr="00E77497">
        <w:t xml:space="preserve"> function returns a Number, which is this time value.</w:t>
      </w:r>
    </w:p>
    <w:p w14:paraId="3D90FCCA" w14:textId="77777777" w:rsidR="003E75AF" w:rsidRPr="00E77497" w:rsidRDefault="003E75AF" w:rsidP="003E75AF">
      <w:pPr>
        <w:pStyle w:val="40"/>
      </w:pPr>
      <w:r w:rsidRPr="00E77497">
        <w:t>Date.prototype</w:t>
      </w:r>
      <w:r>
        <w:t xml:space="preserve"> [ @@ToPrimitive ]</w:t>
      </w:r>
      <w:r w:rsidRPr="00E77497">
        <w:t xml:space="preserve"> ( </w:t>
      </w:r>
      <w:r>
        <w:t>hint</w:t>
      </w:r>
      <w:r w:rsidRPr="00E77497">
        <w:t xml:space="preserve"> )</w:t>
      </w:r>
      <w:r>
        <w:t xml:space="preserve"> </w:t>
      </w:r>
    </w:p>
    <w:p w14:paraId="7E3E9BB5" w14:textId="77777777" w:rsidR="003E75AF" w:rsidRPr="00E77497" w:rsidRDefault="003E75AF" w:rsidP="003E75AF">
      <w:r w:rsidRPr="00E77497">
        <w:t xml:space="preserve">This function </w:t>
      </w:r>
      <w:r>
        <w:t xml:space="preserve">is called by ECMAScript language operators to convert an object to a primitive value. The allowed values for </w:t>
      </w:r>
      <w:r w:rsidRPr="00206549">
        <w:rPr>
          <w:rFonts w:ascii="Times New Roman" w:hAnsi="Times New Roman"/>
          <w:i/>
        </w:rPr>
        <w:t>hint</w:t>
      </w:r>
      <w:r>
        <w:t xml:space="preserve"> are </w:t>
      </w:r>
      <w:r w:rsidRPr="00E77497">
        <w:t>"</w:t>
      </w:r>
      <w:r>
        <w:rPr>
          <w:rFonts w:ascii="Courier New" w:hAnsi="Courier New" w:cs="Courier New"/>
          <w:b/>
        </w:rPr>
        <w:t>default</w:t>
      </w:r>
      <w:r w:rsidRPr="00E77497">
        <w:t>"</w:t>
      </w:r>
      <w:r>
        <w:t xml:space="preserve">,  </w:t>
      </w:r>
      <w:r w:rsidRPr="00E77497">
        <w:t>"</w:t>
      </w:r>
      <w:r>
        <w:rPr>
          <w:rFonts w:ascii="Courier New" w:hAnsi="Courier New" w:cs="Courier New"/>
          <w:b/>
        </w:rPr>
        <w:t>number</w:t>
      </w:r>
      <w:r w:rsidRPr="00E77497">
        <w:t>"</w:t>
      </w:r>
      <w:r>
        <w:t xml:space="preserve">, and </w:t>
      </w:r>
      <w:r w:rsidRPr="00E77497">
        <w:t>"</w:t>
      </w:r>
      <w:r>
        <w:rPr>
          <w:rFonts w:ascii="Courier New" w:hAnsi="Courier New" w:cs="Courier New"/>
          <w:b/>
        </w:rPr>
        <w:t>string</w:t>
      </w:r>
      <w:r w:rsidRPr="00E77497">
        <w:t>"</w:t>
      </w:r>
      <w:r>
        <w:t xml:space="preserve">.  Date objects, are unique among built-in ECMAScript object in that they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string</w:t>
      </w:r>
      <w:r w:rsidRPr="00E77497">
        <w:t>"</w:t>
      </w:r>
      <w:r>
        <w:t xml:space="preserve">,  All other built-in ECMAScript objects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number</w:t>
      </w:r>
      <w:r w:rsidRPr="00E77497">
        <w:t>"</w:t>
      </w:r>
      <w:r>
        <w:t>.</w:t>
      </w:r>
    </w:p>
    <w:p w14:paraId="42E87626" w14:textId="77777777" w:rsidR="003E75AF" w:rsidRPr="00E77497" w:rsidRDefault="003E75AF" w:rsidP="003E75AF">
      <w:r w:rsidRPr="00E77497">
        <w:t xml:space="preserve">When the </w:t>
      </w:r>
      <w:r>
        <w:rPr>
          <w:rFonts w:ascii="Courier New" w:hAnsi="Courier New" w:cs="Courier New"/>
          <w:b/>
        </w:rPr>
        <w:t>@@ToPrimitive</w:t>
      </w:r>
      <w:r w:rsidRPr="00E77497">
        <w:t xml:space="preserve"> method is called with argument </w:t>
      </w:r>
      <w:r w:rsidRPr="00206549">
        <w:rPr>
          <w:rFonts w:ascii="Times New Roman" w:hAnsi="Times New Roman"/>
          <w:i/>
        </w:rPr>
        <w:t>hint</w:t>
      </w:r>
      <w:r w:rsidRPr="00E77497">
        <w:t>, the following steps are taken:</w:t>
      </w:r>
    </w:p>
    <w:p w14:paraId="6B097255" w14:textId="77777777" w:rsidR="003E75AF" w:rsidRDefault="003E75AF" w:rsidP="003E75AF">
      <w:pPr>
        <w:pStyle w:val="Alg4"/>
        <w:numPr>
          <w:ilvl w:val="0"/>
          <w:numId w:val="1180"/>
        </w:numPr>
      </w:pPr>
      <w:r>
        <w:t xml:space="preserve">Let </w:t>
      </w:r>
      <w:r>
        <w:rPr>
          <w:i/>
          <w:iCs/>
        </w:rPr>
        <w:t>O</w:t>
      </w:r>
      <w:r>
        <w:t xml:space="preserve"> be the </w:t>
      </w:r>
      <w:r w:rsidRPr="00E74C84">
        <w:rPr>
          <w:b/>
          <w:bCs/>
        </w:rPr>
        <w:t>this</w:t>
      </w:r>
      <w:r>
        <w:rPr>
          <w:b/>
          <w:bCs/>
        </w:rPr>
        <w:t xml:space="preserve"> </w:t>
      </w:r>
      <w:r>
        <w:t>value</w:t>
      </w:r>
      <w:r>
        <w:rPr>
          <w:b/>
          <w:bCs/>
        </w:rPr>
        <w:t>.</w:t>
      </w:r>
    </w:p>
    <w:p w14:paraId="6474219C" w14:textId="77777777" w:rsidR="003E75AF" w:rsidRDefault="003E75AF" w:rsidP="003E75AF">
      <w:pPr>
        <w:pStyle w:val="Alg4"/>
        <w:numPr>
          <w:ilvl w:val="0"/>
          <w:numId w:val="1180"/>
        </w:numPr>
      </w:pPr>
      <w:r>
        <w:t>If Type(</w:t>
      </w:r>
      <w:r>
        <w:rPr>
          <w:i/>
          <w:iCs/>
        </w:rPr>
        <w:t>O</w:t>
      </w:r>
      <w:r>
        <w:t xml:space="preserve">) is not Object, then throw a </w:t>
      </w:r>
      <w:r w:rsidRPr="00050353">
        <w:rPr>
          <w:b/>
          <w:bCs/>
        </w:rPr>
        <w:t>TypeError</w:t>
      </w:r>
      <w:r>
        <w:t xml:space="preserve"> exception.</w:t>
      </w:r>
    </w:p>
    <w:p w14:paraId="563A4BE4" w14:textId="77777777" w:rsidR="003E75AF" w:rsidRDefault="003E75AF" w:rsidP="003E75AF">
      <w:pPr>
        <w:pStyle w:val="Alg4"/>
        <w:numPr>
          <w:ilvl w:val="0"/>
          <w:numId w:val="1180"/>
        </w:numPr>
      </w:pPr>
      <w:r>
        <w:t xml:space="preserve">If </w:t>
      </w:r>
      <w:r>
        <w:rPr>
          <w:i/>
          <w:iCs/>
        </w:rPr>
        <w:t>hint</w:t>
      </w:r>
      <w:r>
        <w:t xml:space="preserve"> is the string value </w:t>
      </w:r>
      <w:r w:rsidRPr="00E77497">
        <w:t>"</w:t>
      </w:r>
      <w:r>
        <w:rPr>
          <w:rFonts w:ascii="Courier New" w:hAnsi="Courier New" w:cs="Courier New"/>
          <w:b/>
        </w:rPr>
        <w:t>string</w:t>
      </w:r>
      <w:r w:rsidRPr="00E77497">
        <w:t>"</w:t>
      </w:r>
      <w:r>
        <w:t xml:space="preserve"> or</w:t>
      </w:r>
      <w:r w:rsidRPr="0042285B">
        <w:t xml:space="preserve"> </w:t>
      </w:r>
      <w:r>
        <w:t xml:space="preserve">the string value </w:t>
      </w:r>
      <w:r w:rsidRPr="00E77497">
        <w:t>"</w:t>
      </w:r>
      <w:r>
        <w:rPr>
          <w:rFonts w:ascii="Courier New" w:hAnsi="Courier New" w:cs="Courier New"/>
          <w:b/>
        </w:rPr>
        <w:t>default</w:t>
      </w:r>
      <w:r w:rsidRPr="00E77497">
        <w:t>"</w:t>
      </w:r>
      <w:r>
        <w:t xml:space="preserve"> , then</w:t>
      </w:r>
    </w:p>
    <w:p w14:paraId="157E4B17" w14:textId="77777777" w:rsidR="003E75AF" w:rsidRDefault="003E75AF" w:rsidP="003E75AF">
      <w:pPr>
        <w:pStyle w:val="Alg4"/>
        <w:numPr>
          <w:ilvl w:val="1"/>
          <w:numId w:val="1180"/>
        </w:numPr>
      </w:pPr>
      <w:r>
        <w:t xml:space="preserve">Let </w:t>
      </w:r>
      <w:r>
        <w:rPr>
          <w:i/>
          <w:iCs/>
        </w:rPr>
        <w:t>tryFirst</w:t>
      </w:r>
      <w:r>
        <w:t xml:space="preserve"> be </w:t>
      </w:r>
      <w:r w:rsidRPr="00E77497">
        <w:t>"</w:t>
      </w:r>
      <w:r>
        <w:rPr>
          <w:rFonts w:ascii="Courier New" w:hAnsi="Courier New" w:cs="Courier New"/>
          <w:b/>
        </w:rPr>
        <w:t>string</w:t>
      </w:r>
      <w:r w:rsidRPr="00E77497">
        <w:t>"</w:t>
      </w:r>
      <w:r>
        <w:t>.</w:t>
      </w:r>
    </w:p>
    <w:p w14:paraId="29135BFE" w14:textId="77777777" w:rsidR="003E75AF" w:rsidRDefault="003E75AF" w:rsidP="003E75AF">
      <w:pPr>
        <w:pStyle w:val="Alg4"/>
        <w:numPr>
          <w:ilvl w:val="0"/>
          <w:numId w:val="1180"/>
        </w:numPr>
      </w:pPr>
      <w:r>
        <w:t xml:space="preserve">Else if </w:t>
      </w:r>
      <w:r>
        <w:rPr>
          <w:i/>
          <w:iCs/>
        </w:rPr>
        <w:t>hint</w:t>
      </w:r>
      <w:r>
        <w:t xml:space="preserve"> is</w:t>
      </w:r>
      <w:r w:rsidRPr="0042285B">
        <w:t xml:space="preserve"> </w:t>
      </w:r>
      <w:r>
        <w:t xml:space="preserve">the string value </w:t>
      </w:r>
      <w:r w:rsidRPr="00E77497">
        <w:t>"</w:t>
      </w:r>
      <w:r>
        <w:rPr>
          <w:rFonts w:ascii="Courier New" w:hAnsi="Courier New" w:cs="Courier New"/>
          <w:b/>
        </w:rPr>
        <w:t>number</w:t>
      </w:r>
      <w:r w:rsidRPr="00E77497">
        <w:t>"</w:t>
      </w:r>
      <w:r>
        <w:t xml:space="preserve">, then </w:t>
      </w:r>
    </w:p>
    <w:p w14:paraId="66BCE04F" w14:textId="77777777" w:rsidR="003E75AF" w:rsidRDefault="003E75AF" w:rsidP="003E75AF">
      <w:pPr>
        <w:pStyle w:val="Alg4"/>
        <w:numPr>
          <w:ilvl w:val="1"/>
          <w:numId w:val="1180"/>
        </w:numPr>
      </w:pPr>
      <w:r>
        <w:t xml:space="preserve">Let </w:t>
      </w:r>
      <w:r>
        <w:rPr>
          <w:i/>
          <w:iCs/>
        </w:rPr>
        <w:t>tryFirst</w:t>
      </w:r>
      <w:r>
        <w:t xml:space="preserve"> be </w:t>
      </w:r>
      <w:r w:rsidRPr="00E77497">
        <w:t>"</w:t>
      </w:r>
      <w:r>
        <w:rPr>
          <w:rFonts w:ascii="Courier New" w:hAnsi="Courier New" w:cs="Courier New"/>
          <w:b/>
        </w:rPr>
        <w:t>number</w:t>
      </w:r>
      <w:r w:rsidRPr="00E77497">
        <w:t>"</w:t>
      </w:r>
      <w:r>
        <w:t>.</w:t>
      </w:r>
    </w:p>
    <w:p w14:paraId="76F62A03" w14:textId="77777777" w:rsidR="003E75AF" w:rsidRDefault="003E75AF" w:rsidP="003E75AF">
      <w:pPr>
        <w:pStyle w:val="Alg4"/>
        <w:numPr>
          <w:ilvl w:val="0"/>
          <w:numId w:val="1180"/>
        </w:numPr>
      </w:pPr>
      <w:r>
        <w:t xml:space="preserve">Else, throw a </w:t>
      </w:r>
      <w:r w:rsidRPr="001F280A">
        <w:rPr>
          <w:b/>
          <w:bCs/>
        </w:rPr>
        <w:t>TypeError</w:t>
      </w:r>
      <w:r>
        <w:t xml:space="preserve"> exception.</w:t>
      </w:r>
    </w:p>
    <w:p w14:paraId="5CB6A3D5" w14:textId="77777777" w:rsidR="003E75AF" w:rsidRPr="00E77497" w:rsidRDefault="003E75AF" w:rsidP="003E75AF">
      <w:pPr>
        <w:pStyle w:val="Alg4"/>
        <w:numPr>
          <w:ilvl w:val="0"/>
          <w:numId w:val="1180"/>
        </w:numPr>
        <w:spacing w:after="120"/>
      </w:pPr>
      <w:r>
        <w:t>Return the result of OrdinaryToPrimitive(</w:t>
      </w:r>
      <w:r w:rsidRPr="00050353">
        <w:rPr>
          <w:i/>
          <w:iCs/>
        </w:rPr>
        <w:t>O</w:t>
      </w:r>
      <w:r>
        <w:t>,</w:t>
      </w:r>
      <w:r>
        <w:rPr>
          <w:i/>
          <w:iCs/>
        </w:rPr>
        <w:t>tryFirst</w:t>
      </w:r>
      <w:r>
        <w:t>)</w:t>
      </w:r>
      <w:r w:rsidRPr="00E77497">
        <w:t>.</w:t>
      </w:r>
    </w:p>
    <w:p w14:paraId="65B80E33" w14:textId="77777777" w:rsidR="003E75AF" w:rsidRDefault="003E75AF" w:rsidP="003E75A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14:paraId="6105A2FA" w14:textId="77777777" w:rsidR="003E75AF" w:rsidRPr="00E77497" w:rsidRDefault="003E75AF" w:rsidP="003E75AF">
      <w:pPr>
        <w:pStyle w:val="30"/>
      </w:pPr>
      <w:bookmarkStart w:id="5212" w:name="_Toc366142068"/>
      <w:r w:rsidRPr="00E77497">
        <w:t>Properties of Date Instances</w:t>
      </w:r>
      <w:bookmarkEnd w:id="5212"/>
    </w:p>
    <w:p w14:paraId="304A329A" w14:textId="77777777" w:rsidR="003E75AF" w:rsidRPr="00E77497" w:rsidRDefault="003E75AF" w:rsidP="003E75AF">
      <w:r w:rsidRPr="00E77497">
        <w:t>Date instances</w:t>
      </w:r>
      <w:r>
        <w:t xml:space="preserve"> are ordinary objects that</w:t>
      </w:r>
      <w:r w:rsidRPr="00E77497">
        <w:t xml:space="preserve"> inherit properties from the Date prototype object. Date instances also have a [[</w:t>
      </w:r>
      <w:r>
        <w:t>DateValue</w:t>
      </w:r>
      <w:r w:rsidRPr="00E77497">
        <w:t xml:space="preserve">]] internal </w:t>
      </w:r>
      <w:r>
        <w:t xml:space="preserve">data </w:t>
      </w:r>
      <w:r w:rsidRPr="00E77497">
        <w:t>property.</w:t>
      </w:r>
      <w:r>
        <w:t xml:space="preserve"> </w:t>
      </w:r>
      <w:r w:rsidRPr="00E77497">
        <w:t>The [[</w:t>
      </w:r>
      <w:r>
        <w:t>Date</w:t>
      </w:r>
      <w:r w:rsidRPr="00E77497">
        <w:t xml:space="preserve">Value]] internal </w:t>
      </w:r>
      <w:r>
        <w:t xml:space="preserve">data </w:t>
      </w:r>
      <w:r w:rsidRPr="00E77497">
        <w:t>property is</w:t>
      </w:r>
      <w:r>
        <w:t xml:space="preserve"> the</w:t>
      </w:r>
      <w:r w:rsidRPr="00E77497">
        <w:t xml:space="preserve"> time value represented by this Date object.</w:t>
      </w:r>
    </w:p>
    <w:p w14:paraId="2984195C" w14:textId="77777777" w:rsidR="005D7F2D" w:rsidRDefault="005D7F2D" w:rsidP="00A856C5">
      <w:pPr>
        <w:pStyle w:val="1"/>
      </w:pPr>
      <w:bookmarkStart w:id="5213" w:name="_Toc366142069"/>
      <w:r>
        <w:t>Text Processing</w:t>
      </w:r>
      <w:bookmarkEnd w:id="5213"/>
    </w:p>
    <w:p w14:paraId="4BCDA8FA" w14:textId="77777777" w:rsidR="005D7F2D" w:rsidRPr="00E77497" w:rsidRDefault="005D7F2D" w:rsidP="005D7F2D">
      <w:pPr>
        <w:pStyle w:val="20"/>
      </w:pPr>
      <w:bookmarkStart w:id="5214" w:name="_Ref365548027"/>
      <w:bookmarkStart w:id="5215" w:name="_Toc366142070"/>
      <w:r w:rsidRPr="00E77497">
        <w:t>String Objects</w:t>
      </w:r>
      <w:bookmarkEnd w:id="5214"/>
      <w:bookmarkEnd w:id="5215"/>
    </w:p>
    <w:p w14:paraId="2BD84E65" w14:textId="77777777" w:rsidR="005D7F2D" w:rsidRPr="00E77497" w:rsidRDefault="005D7F2D" w:rsidP="005D7F2D">
      <w:pPr>
        <w:pStyle w:val="30"/>
      </w:pPr>
      <w:bookmarkStart w:id="5216" w:name="_Ref365969975"/>
      <w:bookmarkStart w:id="5217" w:name="_Toc366142071"/>
      <w:r w:rsidRPr="00E77497">
        <w:t>The String Constructor</w:t>
      </w:r>
      <w:bookmarkEnd w:id="5216"/>
      <w:bookmarkEnd w:id="5217"/>
      <w:r w:rsidRPr="00E77497">
        <w:t xml:space="preserve"> </w:t>
      </w:r>
    </w:p>
    <w:p w14:paraId="24444EC9" w14:textId="77777777" w:rsidR="005D7F2D" w:rsidRDefault="005D7F2D" w:rsidP="005D7F2D">
      <w:r>
        <w:t xml:space="preserve">The </w:t>
      </w:r>
      <w:r w:rsidRPr="0031064F">
        <w:t xml:space="preserve">String </w:t>
      </w:r>
      <w:r>
        <w:t xml:space="preserve">constructor is the %String% intrinsic object and the initial value of the </w:t>
      </w:r>
      <w:r w:rsidRPr="00E74C84">
        <w:rPr>
          <w:rFonts w:ascii="Courier New" w:eastAsia="Times New Roman" w:hAnsi="Courier New" w:cs="Courier New"/>
          <w:b/>
          <w:spacing w:val="6"/>
          <w:lang w:eastAsia="en-US"/>
        </w:rPr>
        <w:t>String</w:t>
      </w:r>
      <w:r w:rsidRPr="0031064F">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String</w:t>
      </w:r>
      <w:r w:rsidRPr="00E77497">
        <w:t xml:space="preserve"> is called as a function rather than as a constructor, it performs a type conversion.</w:t>
      </w:r>
      <w:r w:rsidRPr="004F4CCE">
        <w:t xml:space="preserve"> </w:t>
      </w:r>
      <w:r>
        <w:t xml:space="preserve">However, if the </w:t>
      </w:r>
      <w:r w:rsidRPr="00C255C0">
        <w:rPr>
          <w:b/>
          <w:bCs/>
        </w:rPr>
        <w:t>this</w:t>
      </w:r>
      <w:r>
        <w:t xml:space="preserve"> value value passed in the call is an Object with an uninitialised [[StringData]] internal data 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String </w:t>
      </w:r>
      <w:r w:rsidRPr="00977F8C">
        <w:t>to be used both to perform type conversion and</w:t>
      </w:r>
      <w:r>
        <w:rPr>
          <w:rFonts w:ascii="Courier New" w:hAnsi="Courier New"/>
          <w:b/>
        </w:rPr>
        <w:t xml:space="preserve"> </w:t>
      </w:r>
      <w:r>
        <w:t>to perform constructor instance initialization.</w:t>
      </w:r>
    </w:p>
    <w:p w14:paraId="6B8F438B" w14:textId="77777777" w:rsidR="005D7F2D" w:rsidRPr="00E77497" w:rsidRDefault="005D7F2D" w:rsidP="005D7F2D">
      <w:r>
        <w:t xml:space="preserve">The </w:t>
      </w:r>
      <w:r>
        <w:rPr>
          <w:rFonts w:ascii="Courier New" w:hAnsi="Courier New"/>
          <w:b/>
        </w:rPr>
        <w:t>String</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1064F">
        <w:rPr>
          <w:rFonts w:ascii="Courier New" w:hAnsi="Courier New"/>
          <w:b/>
        </w:rPr>
        <w:t xml:space="preserve">String </w:t>
      </w:r>
      <w:r>
        <w:t xml:space="preserve">behaviour must include a </w:t>
      </w:r>
      <w:r w:rsidRPr="00E775BC">
        <w:rPr>
          <w:rFonts w:ascii="Courier New" w:hAnsi="Courier New" w:cs="Courier New"/>
          <w:b/>
          <w:bCs/>
        </w:rPr>
        <w:t>super</w:t>
      </w:r>
      <w:r>
        <w:t xml:space="preserve"> call to the </w:t>
      </w:r>
      <w:r>
        <w:rPr>
          <w:rFonts w:ascii="Courier New" w:hAnsi="Courier New"/>
          <w:b/>
        </w:rPr>
        <w:t>String</w:t>
      </w:r>
      <w:r w:rsidRPr="00E77497">
        <w:t xml:space="preserve"> </w:t>
      </w:r>
      <w:r>
        <w:t xml:space="preserve">constructor to initialise the [[StringData]] state of subclass instances. </w:t>
      </w:r>
    </w:p>
    <w:p w14:paraId="721F131F" w14:textId="77777777" w:rsidR="005D7F2D" w:rsidRPr="00E77497" w:rsidRDefault="005D7F2D" w:rsidP="005D7F2D">
      <w:pPr>
        <w:pStyle w:val="40"/>
      </w:pPr>
      <w:bookmarkStart w:id="5218" w:name="_Ref365529731"/>
      <w:r w:rsidRPr="00E77497">
        <w:t>String (</w:t>
      </w:r>
      <w:r>
        <w:t xml:space="preserve"> </w:t>
      </w:r>
      <w:r w:rsidRPr="00E77497">
        <w:t xml:space="preserve"> [ value ] )</w:t>
      </w:r>
      <w:bookmarkEnd w:id="5218"/>
    </w:p>
    <w:p w14:paraId="2D2D6E32" w14:textId="77777777" w:rsidR="005D7F2D" w:rsidRPr="00E77497" w:rsidRDefault="005D7F2D" w:rsidP="005D7F2D">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14:paraId="42E9373A" w14:textId="77777777" w:rsidR="005D7F2D" w:rsidRPr="00E77497" w:rsidRDefault="005D7F2D" w:rsidP="005D7F2D">
      <w:r w:rsidRPr="00E77497">
        <w:t xml:space="preserve">When </w:t>
      </w:r>
      <w:r>
        <w:rPr>
          <w:rFonts w:ascii="Courier New" w:hAnsi="Courier New"/>
          <w:b/>
        </w:rPr>
        <w:t>String</w:t>
      </w:r>
      <w:r w:rsidRPr="00E77497">
        <w:t xml:space="preserve"> is called with argument </w:t>
      </w:r>
      <w:r>
        <w:rPr>
          <w:rFonts w:ascii="Times New Roman" w:hAnsi="Times New Roman"/>
          <w:i/>
        </w:rPr>
        <w:t>value</w:t>
      </w:r>
      <w:r w:rsidRPr="00E77497">
        <w:t>,</w:t>
      </w:r>
      <w:r>
        <w:t xml:space="preserve"> the following steps are taken:</w:t>
      </w:r>
    </w:p>
    <w:p w14:paraId="07F8755B" w14:textId="77777777" w:rsidR="005D7F2D" w:rsidRDefault="005D7F2D" w:rsidP="005D7F2D">
      <w:pPr>
        <w:pStyle w:val="Alg4"/>
        <w:numPr>
          <w:ilvl w:val="0"/>
          <w:numId w:val="1324"/>
        </w:numPr>
      </w:pPr>
      <w:r>
        <w:t xml:space="preserve">Let </w:t>
      </w:r>
      <w:r>
        <w:rPr>
          <w:i/>
        </w:rPr>
        <w:t>O</w:t>
      </w:r>
      <w:r>
        <w:t xml:space="preserve"> be the </w:t>
      </w:r>
      <w:r w:rsidRPr="00F94F77">
        <w:rPr>
          <w:b/>
        </w:rPr>
        <w:t>this</w:t>
      </w:r>
      <w:r>
        <w:t xml:space="preserve"> value.</w:t>
      </w:r>
    </w:p>
    <w:p w14:paraId="61BAC9E5" w14:textId="77777777" w:rsidR="005D7F2D" w:rsidRDefault="005D7F2D" w:rsidP="005D7F2D">
      <w:pPr>
        <w:pStyle w:val="Alg4"/>
        <w:numPr>
          <w:ilvl w:val="0"/>
          <w:numId w:val="1324"/>
        </w:numPr>
      </w:pPr>
      <w:r>
        <w:t xml:space="preserve">If no arguments were passed to this function invocation, then let </w:t>
      </w:r>
      <w:r>
        <w:rPr>
          <w:i/>
          <w:iCs/>
        </w:rPr>
        <w:t>s</w:t>
      </w:r>
      <w:r>
        <w:t xml:space="preserve"> be </w:t>
      </w:r>
      <w:r w:rsidRPr="00E77497">
        <w:rPr>
          <w:rFonts w:ascii="Courier New" w:hAnsi="Courier New"/>
          <w:b/>
        </w:rPr>
        <w:t>""</w:t>
      </w:r>
      <w:r>
        <w:t>.</w:t>
      </w:r>
    </w:p>
    <w:p w14:paraId="55E04BFA" w14:textId="77777777" w:rsidR="005D7F2D" w:rsidRDefault="005D7F2D" w:rsidP="005D7F2D">
      <w:pPr>
        <w:pStyle w:val="Alg4"/>
        <w:numPr>
          <w:ilvl w:val="0"/>
          <w:numId w:val="1324"/>
        </w:numPr>
      </w:pPr>
      <w:r>
        <w:t xml:space="preserve">Else, let </w:t>
      </w:r>
      <w:r>
        <w:rPr>
          <w:i/>
          <w:iCs/>
        </w:rPr>
        <w:t>s</w:t>
      </w:r>
      <w:r>
        <w:t xml:space="preserve"> be ToString(</w:t>
      </w:r>
      <w:r>
        <w:rPr>
          <w:i/>
          <w:iCs/>
        </w:rPr>
        <w:t>value</w:t>
      </w:r>
      <w:r>
        <w:t>).</w:t>
      </w:r>
    </w:p>
    <w:p w14:paraId="18CFA458" w14:textId="77777777" w:rsidR="005D7F2D" w:rsidRDefault="005D7F2D" w:rsidP="005D7F2D">
      <w:pPr>
        <w:pStyle w:val="Alg4"/>
        <w:numPr>
          <w:ilvl w:val="0"/>
          <w:numId w:val="1324"/>
        </w:numPr>
      </w:pPr>
      <w:r>
        <w:t>ReturnIfAbrupt(</w:t>
      </w:r>
      <w:r>
        <w:rPr>
          <w:i/>
          <w:iCs/>
        </w:rPr>
        <w:t>s</w:t>
      </w:r>
      <w:r>
        <w:t>).</w:t>
      </w:r>
    </w:p>
    <w:p w14:paraId="70E0745F" w14:textId="77777777" w:rsidR="005D7F2D" w:rsidRDefault="005D7F2D" w:rsidP="005D7F2D">
      <w:pPr>
        <w:pStyle w:val="Alg4"/>
        <w:numPr>
          <w:ilvl w:val="0"/>
          <w:numId w:val="1324"/>
        </w:numPr>
      </w:pPr>
      <w:r>
        <w:t>If Type(</w:t>
      </w:r>
      <w:r>
        <w:rPr>
          <w:i/>
          <w:iCs/>
        </w:rPr>
        <w:t>O</w:t>
      </w:r>
      <w:r>
        <w:t xml:space="preserve">) is Object and </w:t>
      </w:r>
      <w:r>
        <w:rPr>
          <w:i/>
          <w:iCs/>
        </w:rPr>
        <w:t>O</w:t>
      </w:r>
      <w:r>
        <w:t xml:space="preserve"> has a [[StringData]] internal data property and the value of [[StringData]] is </w:t>
      </w:r>
      <w:r>
        <w:rPr>
          <w:b/>
          <w:bCs/>
        </w:rPr>
        <w:t>undefined</w:t>
      </w:r>
      <w:r>
        <w:t>, then</w:t>
      </w:r>
    </w:p>
    <w:p w14:paraId="6DDD4763" w14:textId="77777777" w:rsidR="005D7F2D" w:rsidRDefault="005D7F2D" w:rsidP="005D7F2D">
      <w:pPr>
        <w:pStyle w:val="Alg4"/>
        <w:numPr>
          <w:ilvl w:val="1"/>
          <w:numId w:val="1324"/>
        </w:numPr>
      </w:pPr>
      <w:r>
        <w:t xml:space="preserve">Let </w:t>
      </w:r>
      <w:r>
        <w:rPr>
          <w:i/>
          <w:iCs/>
        </w:rPr>
        <w:t>length</w:t>
      </w:r>
      <w:r>
        <w:t xml:space="preserve"> be the number of code unit elements in </w:t>
      </w:r>
      <w:r>
        <w:rPr>
          <w:i/>
          <w:iCs/>
        </w:rPr>
        <w:t>s.</w:t>
      </w:r>
    </w:p>
    <w:p w14:paraId="5D0889F0" w14:textId="77777777" w:rsidR="005D7F2D" w:rsidRDefault="005D7F2D" w:rsidP="005D7F2D">
      <w:pPr>
        <w:pStyle w:val="Alg4"/>
        <w:numPr>
          <w:ilvl w:val="1"/>
          <w:numId w:val="1324"/>
        </w:numPr>
      </w:pPr>
      <w:r>
        <w:t xml:space="preserve">Let </w:t>
      </w:r>
      <w:r>
        <w:rPr>
          <w:i/>
          <w:iCs/>
        </w:rPr>
        <w:t>status</w:t>
      </w:r>
      <w:r>
        <w:t xml:space="preserve"> be the result of DefinePropertyOrThrow(</w:t>
      </w:r>
      <w:r>
        <w:rPr>
          <w:i/>
          <w:iCs/>
        </w:rPr>
        <w:t>O</w:t>
      </w:r>
      <w:r>
        <w:t xml:space="preserve">, </w:t>
      </w:r>
      <w:r w:rsidRPr="00E77497">
        <w:rPr>
          <w:rFonts w:ascii="Courier New" w:hAnsi="Courier New"/>
          <w:b/>
        </w:rPr>
        <w:t>"</w:t>
      </w:r>
      <w:r>
        <w:rPr>
          <w:rFonts w:ascii="Courier New" w:hAnsi="Courier New"/>
          <w:b/>
        </w:rPr>
        <w:t>length</w:t>
      </w:r>
      <w:r w:rsidRPr="00E77497">
        <w:rPr>
          <w:rFonts w:ascii="Courier New" w:hAnsi="Courier New"/>
          <w:b/>
        </w:rPr>
        <w:t>"</w:t>
      </w:r>
      <w:r w:rsidRPr="00F90D3B">
        <w:t xml:space="preserve">, </w:t>
      </w:r>
      <w:r>
        <w:t>Property Descriptor</w:t>
      </w:r>
      <w:r w:rsidRPr="00E77497">
        <w:t>{</w:t>
      </w:r>
      <w:r>
        <w:t xml:space="preserve">[[Value]]: </w:t>
      </w:r>
      <w:r>
        <w:rPr>
          <w:i/>
          <w:iCs/>
        </w:rPr>
        <w:t>length</w:t>
      </w:r>
      <w:r>
        <w:t xml:space="preserve">, </w:t>
      </w:r>
      <w:r w:rsidRPr="00E77497">
        <w:t xml:space="preserve">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w:t>
      </w:r>
      <w:r>
        <w:rPr>
          <w:rFonts w:ascii="Courier New" w:hAnsi="Courier New"/>
          <w:b/>
        </w:rPr>
        <w:t xml:space="preserve"> </w:t>
      </w:r>
    </w:p>
    <w:p w14:paraId="2BA0A876" w14:textId="77777777" w:rsidR="005D7F2D" w:rsidRDefault="005D7F2D" w:rsidP="005D7F2D">
      <w:pPr>
        <w:pStyle w:val="Alg4"/>
        <w:numPr>
          <w:ilvl w:val="1"/>
          <w:numId w:val="1324"/>
        </w:numPr>
      </w:pPr>
      <w:r>
        <w:t>ReturnIfAbrupt(</w:t>
      </w:r>
      <w:r>
        <w:rPr>
          <w:i/>
          <w:iCs/>
        </w:rPr>
        <w:t>status</w:t>
      </w:r>
      <w:r>
        <w:t>).</w:t>
      </w:r>
    </w:p>
    <w:p w14:paraId="4D6B7C66" w14:textId="77777777" w:rsidR="005D7F2D" w:rsidRDefault="005D7F2D" w:rsidP="005D7F2D">
      <w:pPr>
        <w:pStyle w:val="Alg4"/>
        <w:numPr>
          <w:ilvl w:val="1"/>
          <w:numId w:val="1324"/>
        </w:numPr>
      </w:pPr>
      <w:r>
        <w:t xml:space="preserve">Set the value of </w:t>
      </w:r>
      <w:r>
        <w:rPr>
          <w:i/>
          <w:iCs/>
        </w:rPr>
        <w:t>O’s</w:t>
      </w:r>
      <w:r>
        <w:t xml:space="preserve"> [[StringData]] internal data property to </w:t>
      </w:r>
      <w:r>
        <w:rPr>
          <w:i/>
          <w:iCs/>
        </w:rPr>
        <w:t>s</w:t>
      </w:r>
      <w:r>
        <w:t>.</w:t>
      </w:r>
    </w:p>
    <w:p w14:paraId="2F904479" w14:textId="77777777" w:rsidR="005D7F2D" w:rsidRDefault="005D7F2D" w:rsidP="005D7F2D">
      <w:pPr>
        <w:pStyle w:val="Alg4"/>
        <w:numPr>
          <w:ilvl w:val="1"/>
          <w:numId w:val="1324"/>
        </w:numPr>
      </w:pPr>
      <w:r>
        <w:t xml:space="preserve">Return </w:t>
      </w:r>
      <w:r>
        <w:rPr>
          <w:i/>
          <w:iCs/>
        </w:rPr>
        <w:t>O</w:t>
      </w:r>
      <w:r>
        <w:t>.</w:t>
      </w:r>
    </w:p>
    <w:p w14:paraId="4C9FB39E" w14:textId="77777777" w:rsidR="005D7F2D" w:rsidRPr="00E77497" w:rsidRDefault="005D7F2D" w:rsidP="005D7F2D">
      <w:pPr>
        <w:pStyle w:val="Alg4"/>
        <w:numPr>
          <w:ilvl w:val="0"/>
          <w:numId w:val="1324"/>
        </w:numPr>
        <w:spacing w:after="120"/>
      </w:pPr>
      <w:r w:rsidRPr="00E77497">
        <w:t xml:space="preserve">Return </w:t>
      </w:r>
      <w:r>
        <w:rPr>
          <w:i/>
        </w:rPr>
        <w:t>s</w:t>
      </w:r>
      <w:r w:rsidRPr="00E77497">
        <w:t>.</w:t>
      </w:r>
    </w:p>
    <w:p w14:paraId="25BA9030" w14:textId="77777777" w:rsidR="005D7F2D" w:rsidRPr="00E77497" w:rsidRDefault="005D7F2D" w:rsidP="005D7F2D">
      <w:pPr>
        <w:pStyle w:val="40"/>
      </w:pPr>
      <w:r w:rsidRPr="00E77497">
        <w:t>new String (</w:t>
      </w:r>
      <w:r>
        <w:t xml:space="preserve"> ... argumentsList </w:t>
      </w:r>
      <w:r w:rsidRPr="00E77497">
        <w:t>)</w:t>
      </w:r>
    </w:p>
    <w:p w14:paraId="013A4879" w14:textId="77777777" w:rsidR="005D7F2D" w:rsidRDefault="005D7F2D" w:rsidP="005D7F2D">
      <w:r>
        <w:rPr>
          <w:rFonts w:ascii="Courier New" w:hAnsi="Courier New"/>
          <w:b/>
        </w:rPr>
        <w:t>String</w:t>
      </w:r>
      <w:r w:rsidRPr="00E77497">
        <w:t xml:space="preserve"> </w:t>
      </w:r>
      <w:r>
        <w:t xml:space="preserve">called as part of a new expression </w:t>
      </w:r>
      <w:r w:rsidRPr="00E77497">
        <w:t xml:space="preserve">, it initialises </w:t>
      </w:r>
      <w:r>
        <w:t>a</w:t>
      </w:r>
      <w:r w:rsidRPr="00E77497">
        <w:t xml:space="preserve"> newly created </w:t>
      </w:r>
      <w:r>
        <w:t>exotic String</w:t>
      </w:r>
      <w:r w:rsidRPr="00E77497">
        <w:t xml:space="preserve"> object</w:t>
      </w:r>
      <w:r>
        <w:t>:</w:t>
      </w:r>
    </w:p>
    <w:p w14:paraId="33FB04ED" w14:textId="77777777" w:rsidR="005D7F2D" w:rsidRDefault="005D7F2D" w:rsidP="005D7F2D">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String</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3FF8D011" w14:textId="77777777" w:rsidR="005D7F2D" w:rsidRDefault="005D7F2D" w:rsidP="005D7F2D">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4752E498" w14:textId="77777777" w:rsidR="005D7F2D" w:rsidRPr="00E4780A" w:rsidRDefault="005D7F2D" w:rsidP="005D7F2D">
      <w:pPr>
        <w:numPr>
          <w:ilvl w:val="0"/>
          <w:numId w:val="132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5218773B" w14:textId="77777777" w:rsidR="005D7F2D" w:rsidRPr="00E77497" w:rsidRDefault="005D7F2D" w:rsidP="005D7F2D">
      <w:r>
        <w:t xml:space="preserve">If </w:t>
      </w:r>
      <w:r>
        <w:rPr>
          <w:rFonts w:ascii="Courier New" w:hAnsi="Courier New"/>
          <w:b/>
        </w:rPr>
        <w:t>String</w:t>
      </w:r>
      <w:r w:rsidRPr="00E77497">
        <w:t xml:space="preserve"> </w:t>
      </w:r>
      <w:r>
        <w:t>is implemented as an ordinary function object, its [[Construct]] internal method will perform the above steps.</w:t>
      </w:r>
    </w:p>
    <w:p w14:paraId="0FA2EE60" w14:textId="77777777" w:rsidR="005D7F2D" w:rsidRPr="00E77497" w:rsidRDefault="005D7F2D" w:rsidP="005D7F2D">
      <w:pPr>
        <w:pStyle w:val="30"/>
      </w:pPr>
      <w:bookmarkStart w:id="5219" w:name="_Ref365541993"/>
      <w:bookmarkStart w:id="5220" w:name="_Toc366142072"/>
      <w:r w:rsidRPr="00E77497">
        <w:t>Properties of the String Constructor</w:t>
      </w:r>
      <w:bookmarkEnd w:id="5219"/>
      <w:bookmarkEnd w:id="5220"/>
    </w:p>
    <w:p w14:paraId="789F877A" w14:textId="77777777" w:rsidR="005D7F2D" w:rsidRPr="00E77497" w:rsidRDefault="005D7F2D" w:rsidP="005D7F2D">
      <w:r w:rsidRPr="00E77497">
        <w:t xml:space="preserve">The value of the [[Prototype]] internal </w:t>
      </w:r>
      <w:r>
        <w:t xml:space="preserve">data </w:t>
      </w:r>
      <w:r w:rsidRPr="00E77497">
        <w:t>property of the String constructor is the standard built-in Function prototype object (</w:t>
      </w:r>
      <w:r>
        <w:fldChar w:fldCharType="begin"/>
      </w:r>
      <w:r>
        <w:instrText xml:space="preserve"> REF _Ref359681817 \r \h </w:instrText>
      </w:r>
      <w:r>
        <w:fldChar w:fldCharType="separate"/>
      </w:r>
      <w:r w:rsidR="00083CEC">
        <w:t>19.2.3</w:t>
      </w:r>
      <w:r>
        <w:fldChar w:fldCharType="end"/>
      </w:r>
      <w:r w:rsidRPr="00E77497">
        <w:t>).</w:t>
      </w:r>
    </w:p>
    <w:p w14:paraId="1B1D52C7" w14:textId="77777777"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p>
    <w:p w14:paraId="4EFD4EB8" w14:textId="77777777" w:rsidR="005D7F2D" w:rsidRPr="00E77497" w:rsidRDefault="005D7F2D" w:rsidP="005D7F2D">
      <w:pPr>
        <w:pStyle w:val="40"/>
      </w:pPr>
      <w:r w:rsidRPr="00E77497">
        <w:t>String.</w:t>
      </w:r>
      <w:commentRangeStart w:id="5221"/>
      <w:r w:rsidRPr="00E77497">
        <w:t>fromCharCode</w:t>
      </w:r>
      <w:commentRangeEnd w:id="5221"/>
      <w:r>
        <w:rPr>
          <w:rStyle w:val="af6"/>
          <w:b w:val="0"/>
        </w:rPr>
        <w:commentReference w:id="5221"/>
      </w:r>
      <w:r w:rsidRPr="00E77497">
        <w:t xml:space="preserve"> ( </w:t>
      </w:r>
      <w:r>
        <w:t>...codeUnits</w:t>
      </w:r>
      <w:r w:rsidRPr="00E77497">
        <w:t>)</w:t>
      </w:r>
    </w:p>
    <w:p w14:paraId="66C1CC0C" w14:textId="77777777" w:rsidR="005D7F2D" w:rsidRPr="00E77497" w:rsidRDefault="005D7F2D" w:rsidP="005D7F2D">
      <w:r>
        <w:t>T</w:t>
      </w:r>
      <w:r w:rsidRPr="00E77497">
        <w:t xml:space="preserve">he </w:t>
      </w:r>
      <w:r w:rsidRPr="006F5ACA">
        <w:rPr>
          <w:rFonts w:ascii="Courier New" w:hAnsi="Courier New" w:cs="Courier New"/>
          <w:b/>
        </w:rPr>
        <w:t>String.</w:t>
      </w:r>
      <w:r w:rsidRPr="00857485">
        <w:rPr>
          <w:rFonts w:ascii="Courier New" w:hAnsi="Courier New" w:cs="Courier New"/>
          <w:b/>
        </w:rPr>
        <w:t>fromCharCode</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codeUnits</w:t>
      </w:r>
      <w:r>
        <w:t>.</w:t>
      </w:r>
      <w:r w:rsidRPr="00E77497">
        <w:t xml:space="preserve"> </w:t>
      </w:r>
      <w:r>
        <w:t>The</w:t>
      </w:r>
      <w:r w:rsidRPr="00E77497">
        <w:t xml:space="preserve"> following steps are taken:</w:t>
      </w:r>
    </w:p>
    <w:p w14:paraId="33BDD515" w14:textId="77777777" w:rsidR="005D7F2D" w:rsidRDefault="005D7F2D" w:rsidP="005D7F2D">
      <w:pPr>
        <w:pStyle w:val="Alg4"/>
        <w:numPr>
          <w:ilvl w:val="0"/>
          <w:numId w:val="222"/>
        </w:numPr>
      </w:pPr>
      <w:r>
        <w:t xml:space="preserve">Assert: </w:t>
      </w:r>
      <w:r w:rsidRPr="00857485">
        <w:rPr>
          <w:i/>
        </w:rPr>
        <w:t>codeUnits</w:t>
      </w:r>
      <w:r>
        <w:t xml:space="preserve"> is a well-formed rest parameter object.</w:t>
      </w:r>
    </w:p>
    <w:p w14:paraId="14A44F9D" w14:textId="77777777" w:rsidR="005D7F2D" w:rsidRPr="00E77497" w:rsidRDefault="005D7F2D" w:rsidP="005D7F2D">
      <w:pPr>
        <w:pStyle w:val="Alg4"/>
        <w:numPr>
          <w:ilvl w:val="0"/>
          <w:numId w:val="222"/>
        </w:numPr>
      </w:pPr>
      <w:r>
        <w:t xml:space="preserve">Let </w:t>
      </w:r>
      <w:r w:rsidRPr="00857485">
        <w:rPr>
          <w:i/>
        </w:rPr>
        <w:t>length</w:t>
      </w:r>
      <w:r>
        <w:t xml:space="preserve"> be the result of </w:t>
      </w:r>
      <w:r w:rsidRPr="00E77497">
        <w:t>Get</w:t>
      </w:r>
      <w:r>
        <w:t>(</w:t>
      </w:r>
      <w:r>
        <w:rPr>
          <w:i/>
        </w:rPr>
        <w:t>codeUnits</w:t>
      </w:r>
      <w:r>
        <w:t>,</w:t>
      </w:r>
      <w:r w:rsidRPr="00E77497">
        <w:t xml:space="preserve"> </w:t>
      </w:r>
      <w:r w:rsidRPr="00E77497">
        <w:rPr>
          <w:rFonts w:ascii="Courier New" w:hAnsi="Courier New"/>
          <w:b/>
        </w:rPr>
        <w:t>"length"</w:t>
      </w:r>
      <w:r>
        <w:rPr>
          <w:bCs/>
        </w:rPr>
        <w:t>)</w:t>
      </w:r>
      <w:r>
        <w:rPr>
          <w:rFonts w:ascii="Courier New" w:hAnsi="Courier New"/>
          <w:b/>
        </w:rPr>
        <w:t>.</w:t>
      </w:r>
    </w:p>
    <w:p w14:paraId="7E8EEA5C" w14:textId="77777777" w:rsidR="005D7F2D" w:rsidRPr="00E77497" w:rsidRDefault="005D7F2D" w:rsidP="005D7F2D">
      <w:pPr>
        <w:pStyle w:val="Alg4"/>
        <w:numPr>
          <w:ilvl w:val="0"/>
          <w:numId w:val="222"/>
        </w:numPr>
      </w:pPr>
      <w:r>
        <w:t xml:space="preserve">Let </w:t>
      </w:r>
      <w:r w:rsidRPr="00857485">
        <w:rPr>
          <w:i/>
        </w:rPr>
        <w:t>elements</w:t>
      </w:r>
      <w:r>
        <w:t xml:space="preserve"> be  a new List.</w:t>
      </w:r>
    </w:p>
    <w:p w14:paraId="4BC1D1B1" w14:textId="77777777" w:rsidR="005D7F2D" w:rsidRDefault="005D7F2D" w:rsidP="005D7F2D">
      <w:pPr>
        <w:pStyle w:val="Alg4"/>
        <w:numPr>
          <w:ilvl w:val="0"/>
          <w:numId w:val="222"/>
        </w:numPr>
        <w:contextualSpacing/>
      </w:pPr>
      <w:r>
        <w:t xml:space="preserve">Let </w:t>
      </w:r>
      <w:r w:rsidRPr="00857485">
        <w:rPr>
          <w:i/>
        </w:rPr>
        <w:t>nextIndex</w:t>
      </w:r>
      <w:r>
        <w:t xml:space="preserve"> be 0.</w:t>
      </w:r>
    </w:p>
    <w:p w14:paraId="65966052" w14:textId="77777777" w:rsidR="005D7F2D" w:rsidRPr="00E77497" w:rsidRDefault="005D7F2D" w:rsidP="005D7F2D">
      <w:pPr>
        <w:pStyle w:val="Alg4"/>
        <w:numPr>
          <w:ilvl w:val="0"/>
          <w:numId w:val="222"/>
        </w:numPr>
        <w:contextualSpacing/>
      </w:pPr>
      <w:r>
        <w:t xml:space="preserve">Repeat while </w:t>
      </w:r>
      <w:r w:rsidRPr="00857485">
        <w:rPr>
          <w:i/>
        </w:rPr>
        <w:t>nextIndex</w:t>
      </w:r>
      <w:r>
        <w:t xml:space="preserve"> &lt; </w:t>
      </w:r>
      <w:r w:rsidRPr="00857485">
        <w:rPr>
          <w:i/>
        </w:rPr>
        <w:t>length</w:t>
      </w:r>
    </w:p>
    <w:p w14:paraId="54FA0EA4" w14:textId="77777777" w:rsidR="005D7F2D" w:rsidRPr="00E77497" w:rsidRDefault="005D7F2D" w:rsidP="005D7F2D">
      <w:pPr>
        <w:pStyle w:val="Alg4"/>
        <w:numPr>
          <w:ilvl w:val="1"/>
          <w:numId w:val="222"/>
        </w:numPr>
      </w:pPr>
      <w:r>
        <w:t xml:space="preserve">Let </w:t>
      </w:r>
      <w:r w:rsidRPr="00857485">
        <w:rPr>
          <w:i/>
        </w:rPr>
        <w:t>next</w:t>
      </w:r>
      <w:r>
        <w:t xml:space="preserve"> be the result of Get(</w:t>
      </w:r>
      <w:r w:rsidRPr="00857485">
        <w:rPr>
          <w:i/>
        </w:rPr>
        <w:t>codeUnits</w:t>
      </w:r>
      <w:r>
        <w:t>, ToString(</w:t>
      </w:r>
      <w:r w:rsidRPr="00857485">
        <w:rPr>
          <w:i/>
        </w:rPr>
        <w:t>nextIndex</w:t>
      </w:r>
      <w:r>
        <w:t>))</w:t>
      </w:r>
      <w:r w:rsidRPr="00857485">
        <w:t>.</w:t>
      </w:r>
    </w:p>
    <w:p w14:paraId="18109627" w14:textId="77777777" w:rsidR="005D7F2D" w:rsidRPr="005009C2" w:rsidRDefault="005D7F2D" w:rsidP="005D7F2D">
      <w:pPr>
        <w:pStyle w:val="Alg4"/>
        <w:numPr>
          <w:ilvl w:val="1"/>
          <w:numId w:val="222"/>
        </w:numPr>
        <w:contextualSpacing/>
      </w:pPr>
      <w:r>
        <w:t xml:space="preserve">Let </w:t>
      </w:r>
      <w:r w:rsidRPr="00857485">
        <w:rPr>
          <w:i/>
        </w:rPr>
        <w:t>nextCU</w:t>
      </w:r>
      <w:r>
        <w:t xml:space="preserve"> be ToUint16(</w:t>
      </w:r>
      <w:r w:rsidRPr="00857485">
        <w:rPr>
          <w:i/>
        </w:rPr>
        <w:t>next</w:t>
      </w:r>
      <w:r>
        <w:t>).</w:t>
      </w:r>
    </w:p>
    <w:p w14:paraId="4F5D1136" w14:textId="77777777" w:rsidR="005D7F2D" w:rsidRDefault="005D7F2D" w:rsidP="005D7F2D">
      <w:pPr>
        <w:pStyle w:val="Alg4"/>
        <w:numPr>
          <w:ilvl w:val="1"/>
          <w:numId w:val="222"/>
        </w:numPr>
        <w:contextualSpacing/>
      </w:pPr>
      <w:r>
        <w:t>ReturnIfAbrupt(</w:t>
      </w:r>
      <w:r w:rsidRPr="00857485">
        <w:rPr>
          <w:i/>
        </w:rPr>
        <w:t>nextCU</w:t>
      </w:r>
      <w:r>
        <w:t>).</w:t>
      </w:r>
    </w:p>
    <w:p w14:paraId="406A238D" w14:textId="77777777" w:rsidR="005D7F2D" w:rsidRDefault="005D7F2D" w:rsidP="005D7F2D">
      <w:pPr>
        <w:pStyle w:val="Alg4"/>
        <w:numPr>
          <w:ilvl w:val="1"/>
          <w:numId w:val="222"/>
        </w:numPr>
        <w:contextualSpacing/>
      </w:pPr>
      <w:r>
        <w:t xml:space="preserve">Append </w:t>
      </w:r>
      <w:r w:rsidRPr="00857485">
        <w:rPr>
          <w:i/>
        </w:rPr>
        <w:t>nextCU</w:t>
      </w:r>
      <w:r>
        <w:t xml:space="preserve"> to the end of </w:t>
      </w:r>
      <w:r w:rsidRPr="00857485">
        <w:rPr>
          <w:i/>
        </w:rPr>
        <w:t>elements</w:t>
      </w:r>
      <w:r>
        <w:t>.</w:t>
      </w:r>
    </w:p>
    <w:p w14:paraId="42E2B762" w14:textId="77777777" w:rsidR="005D7F2D" w:rsidRDefault="005D7F2D" w:rsidP="005D7F2D">
      <w:pPr>
        <w:pStyle w:val="Alg4"/>
        <w:numPr>
          <w:ilvl w:val="1"/>
          <w:numId w:val="222"/>
        </w:numPr>
        <w:contextualSpacing/>
      </w:pPr>
      <w:r>
        <w:t xml:space="preserve">Let </w:t>
      </w:r>
      <w:r w:rsidRPr="00857485">
        <w:rPr>
          <w:i/>
        </w:rPr>
        <w:t>nextIndex</w:t>
      </w:r>
      <w:r>
        <w:t xml:space="preserve"> be </w:t>
      </w:r>
      <w:r w:rsidRPr="00857485">
        <w:rPr>
          <w:i/>
        </w:rPr>
        <w:t>nextIndex</w:t>
      </w:r>
      <w:r>
        <w:t xml:space="preserve"> + 1.</w:t>
      </w:r>
    </w:p>
    <w:p w14:paraId="0EA1F84E" w14:textId="77777777" w:rsidR="005D7F2D" w:rsidRPr="00E77497" w:rsidRDefault="005D7F2D" w:rsidP="005D7F2D">
      <w:pPr>
        <w:pStyle w:val="Alg4"/>
        <w:numPr>
          <w:ilvl w:val="0"/>
          <w:numId w:val="222"/>
        </w:numPr>
        <w:spacing w:after="240"/>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14:paraId="76BF89AC"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2D11744F" w14:textId="77777777" w:rsidR="005D7F2D" w:rsidRPr="00E77497" w:rsidRDefault="005D7F2D" w:rsidP="005D7F2D">
      <w:pPr>
        <w:pStyle w:val="40"/>
      </w:pPr>
      <w:r w:rsidRPr="00E77497">
        <w:t>String.from</w:t>
      </w:r>
      <w:r>
        <w:t>CodePoint</w:t>
      </w:r>
      <w:r w:rsidRPr="00E77497">
        <w:t xml:space="preserve"> ( </w:t>
      </w:r>
      <w:r>
        <w:t>...codePoints</w:t>
      </w:r>
      <w:r w:rsidRPr="00E77497">
        <w:t>)</w:t>
      </w:r>
    </w:p>
    <w:p w14:paraId="11A7D909" w14:textId="77777777" w:rsidR="005D7F2D" w:rsidRPr="00E77497" w:rsidRDefault="005D7F2D" w:rsidP="005D7F2D">
      <w:r>
        <w:t>T</w:t>
      </w:r>
      <w:r w:rsidRPr="00E77497">
        <w:t xml:space="preserve">he </w:t>
      </w:r>
      <w:r w:rsidRPr="006F5ACA">
        <w:rPr>
          <w:rFonts w:ascii="Courier New" w:hAnsi="Courier New" w:cs="Courier New"/>
          <w:b/>
        </w:rPr>
        <w:t>String.</w:t>
      </w:r>
      <w:r w:rsidRPr="00857485">
        <w:rPr>
          <w:rFonts w:ascii="Courier New" w:hAnsi="Courier New" w:cs="Courier New"/>
          <w:b/>
        </w:rPr>
        <w:t>from</w:t>
      </w:r>
      <w:r>
        <w:rPr>
          <w:rFonts w:ascii="Courier New" w:hAnsi="Courier New" w:cs="Courier New"/>
          <w:b/>
        </w:rPr>
        <w:t>CodePoint</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codePoints</w:t>
      </w:r>
      <w:r>
        <w:t>.</w:t>
      </w:r>
      <w:r w:rsidRPr="00E77497">
        <w:t xml:space="preserve"> </w:t>
      </w:r>
      <w:r>
        <w:t>The</w:t>
      </w:r>
      <w:r w:rsidRPr="00E77497">
        <w:t xml:space="preserve"> following steps are taken:</w:t>
      </w:r>
    </w:p>
    <w:p w14:paraId="6F3DFC0B" w14:textId="77777777" w:rsidR="005D7F2D" w:rsidRDefault="005D7F2D" w:rsidP="005D7F2D">
      <w:pPr>
        <w:pStyle w:val="Alg4"/>
        <w:numPr>
          <w:ilvl w:val="0"/>
          <w:numId w:val="909"/>
        </w:numPr>
      </w:pPr>
      <w:r>
        <w:t xml:space="preserve">Assert: </w:t>
      </w:r>
      <w:r w:rsidRPr="00857485">
        <w:rPr>
          <w:i/>
        </w:rPr>
        <w:t>code</w:t>
      </w:r>
      <w:r>
        <w:rPr>
          <w:i/>
        </w:rPr>
        <w:t>Points</w:t>
      </w:r>
      <w:r>
        <w:t xml:space="preserve"> is a well-formed rest parameter object.</w:t>
      </w:r>
    </w:p>
    <w:p w14:paraId="37FB20AA" w14:textId="77777777" w:rsidR="005D7F2D" w:rsidRPr="00E77497" w:rsidRDefault="005D7F2D" w:rsidP="005D7F2D">
      <w:pPr>
        <w:pStyle w:val="Alg4"/>
        <w:numPr>
          <w:ilvl w:val="0"/>
          <w:numId w:val="909"/>
        </w:numPr>
      </w:pPr>
      <w:r>
        <w:t xml:space="preserve">Let </w:t>
      </w:r>
      <w:r w:rsidRPr="00857485">
        <w:rPr>
          <w:i/>
        </w:rPr>
        <w:t>length</w:t>
      </w:r>
      <w:r>
        <w:t xml:space="preserve"> be the result of </w:t>
      </w:r>
      <w:r w:rsidRPr="00E77497">
        <w:t>Get</w:t>
      </w:r>
      <w:r>
        <w:t>(</w:t>
      </w:r>
      <w:r>
        <w:rPr>
          <w:i/>
        </w:rPr>
        <w:t>codePoints</w:t>
      </w:r>
      <w:r>
        <w:t>,</w:t>
      </w:r>
      <w:r w:rsidRPr="00E77497">
        <w:t xml:space="preserve"> </w:t>
      </w:r>
      <w:r w:rsidRPr="00E77497">
        <w:rPr>
          <w:rFonts w:ascii="Courier New" w:hAnsi="Courier New"/>
          <w:b/>
        </w:rPr>
        <w:t>"length"</w:t>
      </w:r>
      <w:r>
        <w:rPr>
          <w:bCs/>
        </w:rPr>
        <w:t>)</w:t>
      </w:r>
      <w:r>
        <w:rPr>
          <w:rFonts w:ascii="Courier New" w:hAnsi="Courier New"/>
          <w:b/>
        </w:rPr>
        <w:t>.</w:t>
      </w:r>
    </w:p>
    <w:p w14:paraId="3820FE8A" w14:textId="77777777" w:rsidR="005D7F2D" w:rsidRPr="00E77497" w:rsidRDefault="005D7F2D" w:rsidP="005D7F2D">
      <w:pPr>
        <w:pStyle w:val="Alg4"/>
        <w:numPr>
          <w:ilvl w:val="0"/>
          <w:numId w:val="909"/>
        </w:numPr>
      </w:pPr>
      <w:r>
        <w:t xml:space="preserve">Let </w:t>
      </w:r>
      <w:r w:rsidRPr="00857485">
        <w:rPr>
          <w:i/>
        </w:rPr>
        <w:t>elements</w:t>
      </w:r>
      <w:r>
        <w:t xml:space="preserve"> be  a new List.</w:t>
      </w:r>
    </w:p>
    <w:p w14:paraId="64D1B35F" w14:textId="77777777" w:rsidR="005D7F2D" w:rsidRDefault="005D7F2D" w:rsidP="005D7F2D">
      <w:pPr>
        <w:pStyle w:val="Alg4"/>
        <w:numPr>
          <w:ilvl w:val="0"/>
          <w:numId w:val="909"/>
        </w:numPr>
        <w:contextualSpacing/>
      </w:pPr>
      <w:r>
        <w:t xml:space="preserve">Let </w:t>
      </w:r>
      <w:r w:rsidRPr="00857485">
        <w:rPr>
          <w:i/>
        </w:rPr>
        <w:t>nextIndex</w:t>
      </w:r>
      <w:r>
        <w:t xml:space="preserve"> be 0.</w:t>
      </w:r>
    </w:p>
    <w:p w14:paraId="5BDB290A" w14:textId="77777777" w:rsidR="005D7F2D" w:rsidRPr="00E77497" w:rsidRDefault="005D7F2D" w:rsidP="005D7F2D">
      <w:pPr>
        <w:pStyle w:val="Alg4"/>
        <w:numPr>
          <w:ilvl w:val="0"/>
          <w:numId w:val="909"/>
        </w:numPr>
        <w:contextualSpacing/>
      </w:pPr>
      <w:r>
        <w:t xml:space="preserve">Repeat while </w:t>
      </w:r>
      <w:r w:rsidRPr="00857485">
        <w:rPr>
          <w:i/>
        </w:rPr>
        <w:t>nextIndex</w:t>
      </w:r>
      <w:r>
        <w:t xml:space="preserve"> &lt; </w:t>
      </w:r>
      <w:r w:rsidRPr="00857485">
        <w:rPr>
          <w:i/>
        </w:rPr>
        <w:t>length</w:t>
      </w:r>
    </w:p>
    <w:p w14:paraId="01C24332" w14:textId="77777777" w:rsidR="005D7F2D" w:rsidRPr="00E77497" w:rsidRDefault="005D7F2D" w:rsidP="005D7F2D">
      <w:pPr>
        <w:pStyle w:val="Alg4"/>
        <w:numPr>
          <w:ilvl w:val="1"/>
          <w:numId w:val="909"/>
        </w:numPr>
      </w:pPr>
      <w:r>
        <w:t xml:space="preserve">Let </w:t>
      </w:r>
      <w:r w:rsidRPr="00857485">
        <w:rPr>
          <w:i/>
        </w:rPr>
        <w:t>next</w:t>
      </w:r>
      <w:r>
        <w:t xml:space="preserve"> be the result of Get(</w:t>
      </w:r>
      <w:r w:rsidRPr="00857485">
        <w:rPr>
          <w:i/>
        </w:rPr>
        <w:t>code</w:t>
      </w:r>
      <w:r>
        <w:rPr>
          <w:i/>
        </w:rPr>
        <w:t>Points</w:t>
      </w:r>
      <w:r>
        <w:t>, ToString(</w:t>
      </w:r>
      <w:r w:rsidRPr="00857485">
        <w:rPr>
          <w:i/>
        </w:rPr>
        <w:t>nextIndex</w:t>
      </w:r>
      <w:r>
        <w:t>))</w:t>
      </w:r>
      <w:r w:rsidRPr="00857485">
        <w:t>.</w:t>
      </w:r>
    </w:p>
    <w:p w14:paraId="1498917C" w14:textId="77777777" w:rsidR="005D7F2D" w:rsidRPr="005009C2" w:rsidRDefault="005D7F2D" w:rsidP="005D7F2D">
      <w:pPr>
        <w:pStyle w:val="Alg4"/>
        <w:numPr>
          <w:ilvl w:val="1"/>
          <w:numId w:val="909"/>
        </w:numPr>
        <w:contextualSpacing/>
      </w:pPr>
      <w:r>
        <w:t xml:space="preserve">Let </w:t>
      </w:r>
      <w:r w:rsidRPr="00857485">
        <w:rPr>
          <w:i/>
        </w:rPr>
        <w:t>nextC</w:t>
      </w:r>
      <w:r>
        <w:rPr>
          <w:i/>
        </w:rPr>
        <w:t>P</w:t>
      </w:r>
      <w:r>
        <w:t xml:space="preserve"> be ToNumber(</w:t>
      </w:r>
      <w:r w:rsidRPr="00857485">
        <w:rPr>
          <w:i/>
        </w:rPr>
        <w:t>next</w:t>
      </w:r>
      <w:r>
        <w:t>).</w:t>
      </w:r>
    </w:p>
    <w:p w14:paraId="3C11FDFE" w14:textId="77777777" w:rsidR="005D7F2D" w:rsidRDefault="005D7F2D" w:rsidP="005D7F2D">
      <w:pPr>
        <w:pStyle w:val="Alg4"/>
        <w:numPr>
          <w:ilvl w:val="1"/>
          <w:numId w:val="909"/>
        </w:numPr>
        <w:contextualSpacing/>
      </w:pPr>
      <w:r>
        <w:t>ReturnIfAbrupt(</w:t>
      </w:r>
      <w:r w:rsidRPr="00857485">
        <w:rPr>
          <w:i/>
        </w:rPr>
        <w:t>nextC</w:t>
      </w:r>
      <w:r>
        <w:rPr>
          <w:i/>
        </w:rPr>
        <w:t>P</w:t>
      </w:r>
      <w:r>
        <w:t>).</w:t>
      </w:r>
    </w:p>
    <w:p w14:paraId="1949CFBE" w14:textId="77777777" w:rsidR="005D7F2D" w:rsidRDefault="005D7F2D" w:rsidP="005D7F2D">
      <w:pPr>
        <w:pStyle w:val="Alg4"/>
        <w:numPr>
          <w:ilvl w:val="1"/>
          <w:numId w:val="909"/>
        </w:numPr>
        <w:contextualSpacing/>
      </w:pPr>
      <w:r>
        <w:t>If SameValue(</w:t>
      </w:r>
      <w:r w:rsidRPr="00887FC2">
        <w:rPr>
          <w:i/>
        </w:rPr>
        <w:t>nextCP</w:t>
      </w:r>
      <w:r>
        <w:t>, ToInteger(</w:t>
      </w:r>
      <w:r w:rsidRPr="002875BF">
        <w:rPr>
          <w:i/>
        </w:rPr>
        <w:t>nextCP</w:t>
      </w:r>
      <w:r>
        <w:t xml:space="preserve">)) is </w:t>
      </w:r>
      <w:r w:rsidRPr="002875BF">
        <w:rPr>
          <w:b/>
        </w:rPr>
        <w:t>false</w:t>
      </w:r>
      <w:r>
        <w:t xml:space="preserve">,then throw a </w:t>
      </w:r>
      <w:r w:rsidRPr="002875BF">
        <w:rPr>
          <w:b/>
        </w:rPr>
        <w:t>RangeError</w:t>
      </w:r>
      <w:r>
        <w:t xml:space="preserve"> exception.</w:t>
      </w:r>
    </w:p>
    <w:p w14:paraId="3FB37707" w14:textId="77777777" w:rsidR="005D7F2D" w:rsidRDefault="005D7F2D" w:rsidP="005D7F2D">
      <w:pPr>
        <w:pStyle w:val="Alg4"/>
        <w:numPr>
          <w:ilvl w:val="1"/>
          <w:numId w:val="909"/>
        </w:numPr>
        <w:contextualSpacing/>
      </w:pPr>
      <w:r>
        <w:t xml:space="preserve">If  </w:t>
      </w:r>
      <w:r w:rsidRPr="00EA11C5">
        <w:rPr>
          <w:i/>
        </w:rPr>
        <w:t>nextCP</w:t>
      </w:r>
      <w:r>
        <w:t xml:space="preserve"> &lt; 0 or </w:t>
      </w:r>
      <w:r w:rsidRPr="00EA11C5">
        <w:rPr>
          <w:i/>
        </w:rPr>
        <w:t>nextCP</w:t>
      </w:r>
      <w:r>
        <w:t xml:space="preserve"> &gt; 0x10FFFF, then throw a </w:t>
      </w:r>
      <w:r w:rsidRPr="002875BF">
        <w:rPr>
          <w:b/>
        </w:rPr>
        <w:t>RangeError</w:t>
      </w:r>
      <w:r>
        <w:t xml:space="preserve"> exception.</w:t>
      </w:r>
    </w:p>
    <w:p w14:paraId="62EA1A90" w14:textId="77777777" w:rsidR="005D7F2D" w:rsidRDefault="005D7F2D" w:rsidP="005D7F2D">
      <w:pPr>
        <w:pStyle w:val="Alg4"/>
        <w:numPr>
          <w:ilvl w:val="1"/>
          <w:numId w:val="909"/>
        </w:numPr>
        <w:contextualSpacing/>
      </w:pPr>
      <w:r>
        <w:t xml:space="preserve">Append the elements of the UTF-16 Encoding (clause 6) of </w:t>
      </w:r>
      <w:r w:rsidRPr="00857485">
        <w:rPr>
          <w:i/>
        </w:rPr>
        <w:t>nextC</w:t>
      </w:r>
      <w:r>
        <w:rPr>
          <w:i/>
        </w:rPr>
        <w:t xml:space="preserve">P </w:t>
      </w:r>
      <w:r>
        <w:t xml:space="preserve">to the end of </w:t>
      </w:r>
      <w:r w:rsidRPr="00857485">
        <w:rPr>
          <w:i/>
        </w:rPr>
        <w:t>elements</w:t>
      </w:r>
      <w:r>
        <w:t>.</w:t>
      </w:r>
    </w:p>
    <w:p w14:paraId="4A09EA0B" w14:textId="77777777" w:rsidR="005D7F2D" w:rsidRDefault="005D7F2D" w:rsidP="005D7F2D">
      <w:pPr>
        <w:pStyle w:val="Alg4"/>
        <w:numPr>
          <w:ilvl w:val="1"/>
          <w:numId w:val="909"/>
        </w:numPr>
        <w:contextualSpacing/>
      </w:pPr>
      <w:r>
        <w:t xml:space="preserve">Let </w:t>
      </w:r>
      <w:r w:rsidRPr="00857485">
        <w:rPr>
          <w:i/>
        </w:rPr>
        <w:t>nextIndex</w:t>
      </w:r>
      <w:r>
        <w:t xml:space="preserve"> be </w:t>
      </w:r>
      <w:r w:rsidRPr="00857485">
        <w:rPr>
          <w:i/>
        </w:rPr>
        <w:t>nextIndex</w:t>
      </w:r>
      <w:r>
        <w:t xml:space="preserve"> + 1.</w:t>
      </w:r>
    </w:p>
    <w:p w14:paraId="796478C4" w14:textId="77777777" w:rsidR="005D7F2D" w:rsidRPr="00E77497" w:rsidRDefault="005D7F2D" w:rsidP="005D7F2D">
      <w:pPr>
        <w:pStyle w:val="Alg4"/>
        <w:numPr>
          <w:ilvl w:val="0"/>
          <w:numId w:val="909"/>
        </w:numPr>
        <w:spacing w:after="240"/>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14:paraId="1E79F011"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r>
        <w:rPr>
          <w:rFonts w:ascii="Courier New" w:hAnsi="Courier New"/>
          <w:b/>
        </w:rPr>
        <w:t>Point</w:t>
      </w:r>
      <w:r w:rsidRPr="00E77497">
        <w:t xml:space="preserve"> function is </w:t>
      </w:r>
      <w:commentRangeStart w:id="5222"/>
      <w:r>
        <w:rPr>
          <w:b/>
        </w:rPr>
        <w:t>0</w:t>
      </w:r>
      <w:commentRangeEnd w:id="5222"/>
      <w:r>
        <w:rPr>
          <w:rStyle w:val="af6"/>
        </w:rPr>
        <w:commentReference w:id="5222"/>
      </w:r>
      <w:r w:rsidRPr="00E77497">
        <w:t>.</w:t>
      </w:r>
    </w:p>
    <w:p w14:paraId="46FB6F34" w14:textId="77777777" w:rsidR="00362B91" w:rsidRPr="00E77497" w:rsidRDefault="00362B91" w:rsidP="00362B91">
      <w:pPr>
        <w:pStyle w:val="40"/>
      </w:pPr>
      <w:r w:rsidRPr="00E77497">
        <w:t>String.prototype</w:t>
      </w:r>
    </w:p>
    <w:p w14:paraId="36E5EC1E" w14:textId="77777777" w:rsidR="00362B91" w:rsidRPr="00E77497" w:rsidRDefault="00362B91" w:rsidP="00362B91">
      <w:r w:rsidRPr="00E77497">
        <w:t xml:space="preserve">The initial value of </w:t>
      </w:r>
      <w:r w:rsidRPr="00E77497">
        <w:rPr>
          <w:rFonts w:ascii="Courier New" w:hAnsi="Courier New"/>
          <w:b/>
        </w:rPr>
        <w:t>String.prototype</w:t>
      </w:r>
      <w:r w:rsidRPr="00E77497">
        <w:t xml:space="preserve"> is the standard built-in String prototype object (</w:t>
      </w:r>
      <w:r w:rsidR="003D1963">
        <w:fldChar w:fldCharType="begin"/>
      </w:r>
      <w:r w:rsidR="003D1963">
        <w:instrText xml:space="preserve"> REF _Ref366078312 \r \h </w:instrText>
      </w:r>
      <w:r w:rsidR="003D1963">
        <w:fldChar w:fldCharType="separate"/>
      </w:r>
      <w:r w:rsidR="00083CEC">
        <w:t>21.1.3</w:t>
      </w:r>
      <w:r w:rsidR="003D1963">
        <w:fldChar w:fldCharType="end"/>
      </w:r>
      <w:r w:rsidRPr="00E77497">
        <w:t>).</w:t>
      </w:r>
    </w:p>
    <w:p w14:paraId="2DA006A7" w14:textId="77777777" w:rsidR="00362B91" w:rsidRPr="00E77497" w:rsidRDefault="00362B91" w:rsidP="00362B9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F2C00A5" w14:textId="77777777" w:rsidR="005D7F2D" w:rsidRPr="00E77497" w:rsidRDefault="005D7F2D" w:rsidP="005D7F2D">
      <w:pPr>
        <w:pStyle w:val="40"/>
      </w:pPr>
      <w:r w:rsidRPr="00E77497">
        <w:t>String.</w:t>
      </w:r>
      <w:r>
        <w:t>raw</w:t>
      </w:r>
      <w:r w:rsidRPr="00E77497">
        <w:t xml:space="preserve"> ( </w:t>
      </w:r>
      <w:r>
        <w:t>callSite, ...substitutions</w:t>
      </w:r>
      <w:r w:rsidRPr="00E77497">
        <w:t>)</w:t>
      </w:r>
    </w:p>
    <w:p w14:paraId="06219AD4" w14:textId="77777777" w:rsidR="005D7F2D" w:rsidRPr="00E77497" w:rsidRDefault="005D7F2D" w:rsidP="005D7F2D">
      <w:r>
        <w:t>T</w:t>
      </w:r>
      <w:r w:rsidRPr="00E77497">
        <w:t xml:space="preserve">he </w:t>
      </w:r>
      <w:r>
        <w:rPr>
          <w:rFonts w:ascii="Courier New" w:hAnsi="Courier New" w:cs="Courier New"/>
          <w:b/>
        </w:rPr>
        <w:t>String.raw</w:t>
      </w:r>
      <w:r w:rsidRPr="00E77497">
        <w:t xml:space="preserve"> </w:t>
      </w:r>
      <w:r>
        <w:t>function</w:t>
      </w:r>
      <w:r w:rsidRPr="00E77497">
        <w:t xml:space="preserve"> </w:t>
      </w:r>
      <w:r>
        <w:t xml:space="preserve">may be called with a variable number of arguments.  The first argument is </w:t>
      </w:r>
      <w:r w:rsidRPr="00EA11C5">
        <w:rPr>
          <w:rFonts w:ascii="Times New Roman" w:hAnsi="Times New Roman"/>
          <w:i/>
        </w:rPr>
        <w:t>call</w:t>
      </w:r>
      <w:r>
        <w:rPr>
          <w:rFonts w:ascii="Times New Roman" w:hAnsi="Times New Roman"/>
          <w:i/>
        </w:rPr>
        <w:t>S</w:t>
      </w:r>
      <w:r w:rsidRPr="00EA11C5">
        <w:rPr>
          <w:rFonts w:ascii="Times New Roman" w:hAnsi="Times New Roman"/>
          <w:i/>
        </w:rPr>
        <w:t>ite</w:t>
      </w:r>
      <w:r>
        <w:t xml:space="preserve"> and the remainder of the arguments form</w:t>
      </w:r>
      <w:r w:rsidRPr="00E77497">
        <w:t xml:space="preserve"> </w:t>
      </w:r>
      <w:r>
        <w:t>the</w:t>
      </w:r>
      <w:r w:rsidRPr="00E77497">
        <w:t xml:space="preserve"> </w:t>
      </w:r>
      <w:r>
        <w:t xml:space="preserve">rest parameter </w:t>
      </w:r>
      <w:r>
        <w:rPr>
          <w:rFonts w:ascii="Times New Roman" w:hAnsi="Times New Roman"/>
          <w:i/>
        </w:rPr>
        <w:t>substitutions</w:t>
      </w:r>
      <w:r>
        <w:t>.</w:t>
      </w:r>
      <w:r w:rsidRPr="00E77497">
        <w:t xml:space="preserve"> </w:t>
      </w:r>
      <w:r>
        <w:t>The</w:t>
      </w:r>
      <w:r w:rsidRPr="00E77497">
        <w:t xml:space="preserve"> following steps are taken:</w:t>
      </w:r>
    </w:p>
    <w:p w14:paraId="523D653F" w14:textId="77777777" w:rsidR="005D7F2D" w:rsidRDefault="005D7F2D" w:rsidP="005D7F2D">
      <w:pPr>
        <w:pStyle w:val="Alg4"/>
        <w:numPr>
          <w:ilvl w:val="0"/>
          <w:numId w:val="908"/>
        </w:numPr>
      </w:pPr>
      <w:r>
        <w:t xml:space="preserve">Assert: </w:t>
      </w:r>
      <w:r>
        <w:rPr>
          <w:i/>
        </w:rPr>
        <w:t>substitutions</w:t>
      </w:r>
      <w:r>
        <w:t xml:space="preserve"> is a well-formed rest parameter object.</w:t>
      </w:r>
    </w:p>
    <w:p w14:paraId="1861FE80" w14:textId="77777777" w:rsidR="005D7F2D" w:rsidRDefault="005D7F2D" w:rsidP="005D7F2D">
      <w:pPr>
        <w:pStyle w:val="Alg4"/>
        <w:numPr>
          <w:ilvl w:val="0"/>
          <w:numId w:val="908"/>
        </w:numPr>
      </w:pPr>
      <w:r>
        <w:t xml:space="preserve">Let </w:t>
      </w:r>
      <w:r w:rsidRPr="00FA657F">
        <w:rPr>
          <w:i/>
        </w:rPr>
        <w:t>cooked</w:t>
      </w:r>
      <w:r>
        <w:t xml:space="preserve"> be ToObject(</w:t>
      </w:r>
      <w:r w:rsidRPr="00FA657F">
        <w:rPr>
          <w:i/>
        </w:rPr>
        <w:t>callSite</w:t>
      </w:r>
      <w:r>
        <w:t>).</w:t>
      </w:r>
    </w:p>
    <w:p w14:paraId="026D3B76" w14:textId="77777777" w:rsidR="005D7F2D" w:rsidRDefault="005D7F2D" w:rsidP="005D7F2D">
      <w:pPr>
        <w:pStyle w:val="Alg4"/>
        <w:numPr>
          <w:ilvl w:val="0"/>
          <w:numId w:val="908"/>
        </w:numPr>
      </w:pPr>
      <w:r>
        <w:t>ReturnIfAbrupt(</w:t>
      </w:r>
      <w:r w:rsidRPr="00FA657F">
        <w:rPr>
          <w:i/>
        </w:rPr>
        <w:t>cooked</w:t>
      </w:r>
      <w:r>
        <w:t>).</w:t>
      </w:r>
    </w:p>
    <w:p w14:paraId="338ED1DE" w14:textId="77777777" w:rsidR="005D7F2D" w:rsidRDefault="005D7F2D" w:rsidP="005D7F2D">
      <w:pPr>
        <w:pStyle w:val="Alg4"/>
        <w:numPr>
          <w:ilvl w:val="0"/>
          <w:numId w:val="908"/>
        </w:numPr>
      </w:pPr>
      <w:r>
        <w:t xml:space="preserve">Let </w:t>
      </w:r>
      <w:r w:rsidRPr="00FA657F">
        <w:rPr>
          <w:i/>
        </w:rPr>
        <w:t>rawValue</w:t>
      </w:r>
      <w:r>
        <w:t xml:space="preserve"> be the result of Get(</w:t>
      </w:r>
      <w:r>
        <w:rPr>
          <w:i/>
        </w:rPr>
        <w:t>cooked</w:t>
      </w:r>
      <w:r>
        <w:t xml:space="preserve">, </w:t>
      </w:r>
      <w:r w:rsidRPr="00E77497">
        <w:rPr>
          <w:rFonts w:ascii="Courier New" w:hAnsi="Courier New"/>
          <w:b/>
        </w:rPr>
        <w:t>"</w:t>
      </w:r>
      <w:r>
        <w:rPr>
          <w:rFonts w:ascii="Courier New" w:hAnsi="Courier New"/>
          <w:b/>
        </w:rPr>
        <w:t>raw</w:t>
      </w:r>
      <w:r w:rsidRPr="00E77497">
        <w:rPr>
          <w:rFonts w:ascii="Courier New" w:hAnsi="Courier New"/>
          <w:b/>
        </w:rPr>
        <w:t>"</w:t>
      </w:r>
      <w:r w:rsidRPr="00844B9F">
        <w:rPr>
          <w:bCs/>
        </w:rPr>
        <w:t>)</w:t>
      </w:r>
      <w:r>
        <w:rPr>
          <w:rFonts w:ascii="Courier New" w:hAnsi="Courier New"/>
          <w:b/>
        </w:rPr>
        <w:t>.</w:t>
      </w:r>
    </w:p>
    <w:p w14:paraId="09160DBE" w14:textId="77777777" w:rsidR="005D7F2D" w:rsidRDefault="005D7F2D" w:rsidP="005D7F2D">
      <w:pPr>
        <w:pStyle w:val="Alg4"/>
        <w:numPr>
          <w:ilvl w:val="0"/>
          <w:numId w:val="908"/>
        </w:numPr>
      </w:pPr>
      <w:r>
        <w:t xml:space="preserve">Let </w:t>
      </w:r>
      <w:r w:rsidRPr="00FA657F">
        <w:rPr>
          <w:i/>
        </w:rPr>
        <w:t>raw</w:t>
      </w:r>
      <w:r>
        <w:t xml:space="preserve"> be ToObject(</w:t>
      </w:r>
      <w:r w:rsidRPr="00FA657F">
        <w:rPr>
          <w:i/>
        </w:rPr>
        <w:t>rawValue</w:t>
      </w:r>
      <w:r>
        <w:t>).</w:t>
      </w:r>
    </w:p>
    <w:p w14:paraId="2E19DF35" w14:textId="77777777" w:rsidR="005D7F2D" w:rsidRDefault="005D7F2D" w:rsidP="005D7F2D">
      <w:pPr>
        <w:pStyle w:val="Alg4"/>
        <w:numPr>
          <w:ilvl w:val="0"/>
          <w:numId w:val="908"/>
        </w:numPr>
      </w:pPr>
      <w:r>
        <w:t>ReturnIfAbrupt(</w:t>
      </w:r>
      <w:r w:rsidRPr="00887FC2">
        <w:rPr>
          <w:i/>
        </w:rPr>
        <w:t>raw</w:t>
      </w:r>
      <w:r>
        <w:t>).</w:t>
      </w:r>
    </w:p>
    <w:p w14:paraId="3194BC09" w14:textId="77777777" w:rsidR="005D7F2D" w:rsidRPr="00E77497" w:rsidRDefault="005D7F2D" w:rsidP="005D7F2D">
      <w:pPr>
        <w:pStyle w:val="Alg4"/>
        <w:numPr>
          <w:ilvl w:val="0"/>
          <w:numId w:val="908"/>
        </w:numPr>
      </w:pPr>
      <w:r>
        <w:t xml:space="preserve">Let </w:t>
      </w:r>
      <w:r w:rsidRPr="00857485">
        <w:rPr>
          <w:i/>
        </w:rPr>
        <w:t>len</w:t>
      </w:r>
      <w:r>
        <w:t xml:space="preserve"> be the result of </w:t>
      </w:r>
      <w:r w:rsidRPr="00E77497">
        <w:t>Get</w:t>
      </w:r>
      <w:r>
        <w:t>(</w:t>
      </w:r>
      <w:r>
        <w:rPr>
          <w:i/>
        </w:rPr>
        <w:t>raw</w:t>
      </w:r>
      <w:r>
        <w:t>,</w:t>
      </w:r>
      <w:r w:rsidRPr="00E77497">
        <w:t xml:space="preserve"> </w:t>
      </w:r>
      <w:r w:rsidRPr="00E77497">
        <w:rPr>
          <w:rFonts w:ascii="Courier New" w:hAnsi="Courier New"/>
          <w:b/>
        </w:rPr>
        <w:t>"length"</w:t>
      </w:r>
      <w:r>
        <w:rPr>
          <w:bCs/>
        </w:rPr>
        <w:t>)</w:t>
      </w:r>
      <w:r>
        <w:rPr>
          <w:rFonts w:ascii="Courier New" w:hAnsi="Courier New"/>
          <w:b/>
        </w:rPr>
        <w:t>.</w:t>
      </w:r>
    </w:p>
    <w:p w14:paraId="31FE7F8F" w14:textId="77777777" w:rsidR="005D7F2D" w:rsidRDefault="005D7F2D" w:rsidP="005D7F2D">
      <w:pPr>
        <w:pStyle w:val="Alg4"/>
        <w:numPr>
          <w:ilvl w:val="0"/>
          <w:numId w:val="908"/>
        </w:numPr>
      </w:pPr>
      <w:r>
        <w:t xml:space="preserve">Let </w:t>
      </w:r>
      <w:r w:rsidRPr="00FA657F">
        <w:rPr>
          <w:i/>
        </w:rPr>
        <w:t>literalSegments</w:t>
      </w:r>
      <w:r>
        <w:t xml:space="preserve"> be ToLength(</w:t>
      </w:r>
      <w:r w:rsidRPr="00FA657F">
        <w:rPr>
          <w:i/>
        </w:rPr>
        <w:t>len</w:t>
      </w:r>
      <w:r>
        <w:t>).</w:t>
      </w:r>
    </w:p>
    <w:p w14:paraId="0B706612" w14:textId="77777777" w:rsidR="005D7F2D" w:rsidRDefault="005D7F2D" w:rsidP="005D7F2D">
      <w:pPr>
        <w:pStyle w:val="Alg4"/>
        <w:numPr>
          <w:ilvl w:val="0"/>
          <w:numId w:val="908"/>
        </w:numPr>
      </w:pPr>
      <w:r>
        <w:t>ReturnIfAbrupt(</w:t>
      </w:r>
      <w:r w:rsidRPr="00887FC2">
        <w:rPr>
          <w:i/>
        </w:rPr>
        <w:t>literalSegments</w:t>
      </w:r>
      <w:r>
        <w:t>).</w:t>
      </w:r>
    </w:p>
    <w:p w14:paraId="72088133" w14:textId="77777777" w:rsidR="005D7F2D" w:rsidRDefault="005D7F2D" w:rsidP="005D7F2D">
      <w:pPr>
        <w:pStyle w:val="Alg4"/>
        <w:numPr>
          <w:ilvl w:val="0"/>
          <w:numId w:val="908"/>
        </w:numPr>
      </w:pPr>
      <w:r>
        <w:t xml:space="preserve">If </w:t>
      </w:r>
      <w:r w:rsidRPr="00FA657F">
        <w:rPr>
          <w:i/>
        </w:rPr>
        <w:t>literalSegments</w:t>
      </w:r>
      <w:r>
        <w:t xml:space="preserve"> ≤ 0, then return the empty string.</w:t>
      </w:r>
    </w:p>
    <w:p w14:paraId="4B51785D" w14:textId="77777777" w:rsidR="005D7F2D" w:rsidRPr="00E77497" w:rsidRDefault="005D7F2D" w:rsidP="005D7F2D">
      <w:pPr>
        <w:pStyle w:val="Alg4"/>
        <w:numPr>
          <w:ilvl w:val="0"/>
          <w:numId w:val="908"/>
        </w:numPr>
      </w:pPr>
      <w:r>
        <w:t xml:space="preserve">Let </w:t>
      </w:r>
      <w:r>
        <w:rPr>
          <w:i/>
        </w:rPr>
        <w:t>stringE</w:t>
      </w:r>
      <w:r w:rsidRPr="00857485">
        <w:rPr>
          <w:i/>
        </w:rPr>
        <w:t>lements</w:t>
      </w:r>
      <w:r>
        <w:t xml:space="preserve"> be a new List.</w:t>
      </w:r>
    </w:p>
    <w:p w14:paraId="0F8364ED" w14:textId="77777777" w:rsidR="005D7F2D" w:rsidRDefault="005D7F2D" w:rsidP="005D7F2D">
      <w:pPr>
        <w:pStyle w:val="Alg4"/>
        <w:numPr>
          <w:ilvl w:val="0"/>
          <w:numId w:val="908"/>
        </w:numPr>
        <w:contextualSpacing/>
      </w:pPr>
      <w:r>
        <w:t xml:space="preserve">Let </w:t>
      </w:r>
      <w:r w:rsidRPr="00857485">
        <w:rPr>
          <w:i/>
        </w:rPr>
        <w:t>nextIndex</w:t>
      </w:r>
      <w:r>
        <w:t xml:space="preserve"> be 0.</w:t>
      </w:r>
    </w:p>
    <w:p w14:paraId="3EC3831B" w14:textId="77777777" w:rsidR="005D7F2D" w:rsidRPr="00E77497" w:rsidRDefault="005D7F2D" w:rsidP="005D7F2D">
      <w:pPr>
        <w:pStyle w:val="Alg4"/>
        <w:numPr>
          <w:ilvl w:val="0"/>
          <w:numId w:val="908"/>
        </w:numPr>
        <w:contextualSpacing/>
      </w:pPr>
      <w:r>
        <w:t xml:space="preserve">Repeat </w:t>
      </w:r>
    </w:p>
    <w:p w14:paraId="6D8986B0" w14:textId="77777777" w:rsidR="005D7F2D" w:rsidRDefault="005D7F2D" w:rsidP="005D7F2D">
      <w:pPr>
        <w:pStyle w:val="Alg4"/>
        <w:numPr>
          <w:ilvl w:val="1"/>
          <w:numId w:val="908"/>
        </w:numPr>
      </w:pPr>
      <w:r>
        <w:t xml:space="preserve">Let </w:t>
      </w:r>
      <w:r w:rsidRPr="00FA657F">
        <w:rPr>
          <w:i/>
        </w:rPr>
        <w:t>nextKey</w:t>
      </w:r>
      <w:r>
        <w:t xml:space="preserve"> be ToString(</w:t>
      </w:r>
      <w:r w:rsidRPr="00857485">
        <w:rPr>
          <w:i/>
        </w:rPr>
        <w:t>nextIndex</w:t>
      </w:r>
      <w:r>
        <w:t>).</w:t>
      </w:r>
    </w:p>
    <w:p w14:paraId="5000ECA5" w14:textId="77777777" w:rsidR="005D7F2D" w:rsidRPr="00E77497" w:rsidRDefault="005D7F2D" w:rsidP="005D7F2D">
      <w:pPr>
        <w:pStyle w:val="Alg4"/>
        <w:numPr>
          <w:ilvl w:val="1"/>
          <w:numId w:val="908"/>
        </w:numPr>
      </w:pPr>
      <w:r>
        <w:t xml:space="preserve">Let </w:t>
      </w:r>
      <w:r w:rsidRPr="00857485">
        <w:rPr>
          <w:i/>
        </w:rPr>
        <w:t>next</w:t>
      </w:r>
      <w:r>
        <w:t xml:space="preserve"> be the result of Get(</w:t>
      </w:r>
      <w:r>
        <w:rPr>
          <w:i/>
        </w:rPr>
        <w:t>raw</w:t>
      </w:r>
      <w:r>
        <w:t xml:space="preserve">, </w:t>
      </w:r>
      <w:r w:rsidRPr="00887FC2">
        <w:rPr>
          <w:i/>
        </w:rPr>
        <w:t>nextKey</w:t>
      </w:r>
      <w:r>
        <w:rPr>
          <w:iCs/>
        </w:rPr>
        <w:t>)</w:t>
      </w:r>
      <w:r w:rsidRPr="00857485">
        <w:t>.</w:t>
      </w:r>
    </w:p>
    <w:p w14:paraId="4E83668F" w14:textId="77777777" w:rsidR="005D7F2D" w:rsidRPr="005009C2" w:rsidRDefault="005D7F2D" w:rsidP="005D7F2D">
      <w:pPr>
        <w:pStyle w:val="Alg4"/>
        <w:numPr>
          <w:ilvl w:val="1"/>
          <w:numId w:val="908"/>
        </w:numPr>
        <w:contextualSpacing/>
      </w:pPr>
      <w:r>
        <w:t xml:space="preserve">Let </w:t>
      </w:r>
      <w:r w:rsidRPr="00857485">
        <w:rPr>
          <w:i/>
        </w:rPr>
        <w:t>next</w:t>
      </w:r>
      <w:r>
        <w:rPr>
          <w:i/>
        </w:rPr>
        <w:t>Seg</w:t>
      </w:r>
      <w:r>
        <w:t xml:space="preserve"> be ToString(</w:t>
      </w:r>
      <w:r w:rsidRPr="00857485">
        <w:rPr>
          <w:i/>
        </w:rPr>
        <w:t>next</w:t>
      </w:r>
      <w:r>
        <w:t>).</w:t>
      </w:r>
    </w:p>
    <w:p w14:paraId="22025604" w14:textId="77777777" w:rsidR="005D7F2D" w:rsidRDefault="005D7F2D" w:rsidP="005D7F2D">
      <w:pPr>
        <w:pStyle w:val="Alg4"/>
        <w:numPr>
          <w:ilvl w:val="1"/>
          <w:numId w:val="908"/>
        </w:numPr>
        <w:contextualSpacing/>
      </w:pPr>
      <w:r>
        <w:t>ReturnIfAbrupt(</w:t>
      </w:r>
      <w:r w:rsidRPr="00857485">
        <w:rPr>
          <w:i/>
        </w:rPr>
        <w:t>next</w:t>
      </w:r>
      <w:r>
        <w:rPr>
          <w:i/>
        </w:rPr>
        <w:t>Seg</w:t>
      </w:r>
      <w:r>
        <w:t>).</w:t>
      </w:r>
    </w:p>
    <w:p w14:paraId="4EAA97AB" w14:textId="77777777" w:rsidR="005D7F2D" w:rsidRDefault="005D7F2D" w:rsidP="005D7F2D">
      <w:pPr>
        <w:pStyle w:val="Alg4"/>
        <w:numPr>
          <w:ilvl w:val="1"/>
          <w:numId w:val="908"/>
        </w:numPr>
        <w:contextualSpacing/>
      </w:pPr>
      <w:r>
        <w:t xml:space="preserve">Append in order the code unit elements of </w:t>
      </w:r>
      <w:r w:rsidRPr="00857485">
        <w:rPr>
          <w:i/>
        </w:rPr>
        <w:t>next</w:t>
      </w:r>
      <w:r>
        <w:rPr>
          <w:i/>
        </w:rPr>
        <w:t>Seg</w:t>
      </w:r>
      <w:r>
        <w:t xml:space="preserve"> to the end of </w:t>
      </w:r>
      <w:r>
        <w:rPr>
          <w:i/>
        </w:rPr>
        <w:t>stringE</w:t>
      </w:r>
      <w:r w:rsidRPr="00857485">
        <w:rPr>
          <w:i/>
        </w:rPr>
        <w:t>lements</w:t>
      </w:r>
      <w:r>
        <w:t>.</w:t>
      </w:r>
    </w:p>
    <w:p w14:paraId="01894827" w14:textId="77777777" w:rsidR="005D7F2D" w:rsidRDefault="005D7F2D" w:rsidP="005D7F2D">
      <w:pPr>
        <w:pStyle w:val="Alg4"/>
        <w:numPr>
          <w:ilvl w:val="1"/>
          <w:numId w:val="908"/>
        </w:numPr>
        <w:contextualSpacing/>
      </w:pPr>
      <w:r>
        <w:t xml:space="preserve">If </w:t>
      </w:r>
      <w:r w:rsidRPr="00FA657F">
        <w:rPr>
          <w:i/>
        </w:rPr>
        <w:t>nextIndex</w:t>
      </w:r>
      <w:r>
        <w:t xml:space="preserve"> + 1 = </w:t>
      </w:r>
      <w:r w:rsidRPr="00FA657F">
        <w:rPr>
          <w:i/>
        </w:rPr>
        <w:t>literalSegments</w:t>
      </w:r>
      <w:r>
        <w:t>, then</w:t>
      </w:r>
    </w:p>
    <w:p w14:paraId="0AA1A928" w14:textId="77777777" w:rsidR="005D7F2D" w:rsidRDefault="005D7F2D" w:rsidP="005D7F2D">
      <w:pPr>
        <w:pStyle w:val="Alg4"/>
        <w:numPr>
          <w:ilvl w:val="2"/>
          <w:numId w:val="908"/>
        </w:numPr>
        <w:contextualSpacing/>
      </w:pPr>
      <w:r>
        <w:t xml:space="preserve">Return the string value whose elements are, in order, the elements in the List </w:t>
      </w:r>
      <w:r>
        <w:rPr>
          <w:i/>
        </w:rPr>
        <w:t>stringE</w:t>
      </w:r>
      <w:r w:rsidRPr="00857485">
        <w:rPr>
          <w:i/>
        </w:rPr>
        <w:t>lements</w:t>
      </w:r>
      <w:r>
        <w:t xml:space="preserve">. If </w:t>
      </w:r>
      <w:r w:rsidRPr="00857485">
        <w:rPr>
          <w:i/>
        </w:rPr>
        <w:t>length</w:t>
      </w:r>
      <w:r>
        <w:t xml:space="preserve"> is 0, the empty string is returned.</w:t>
      </w:r>
    </w:p>
    <w:p w14:paraId="76E324B8" w14:textId="77777777" w:rsidR="005D7F2D" w:rsidRPr="00E77497" w:rsidRDefault="005D7F2D" w:rsidP="005D7F2D">
      <w:pPr>
        <w:pStyle w:val="Alg4"/>
        <w:numPr>
          <w:ilvl w:val="1"/>
          <w:numId w:val="908"/>
        </w:numPr>
      </w:pPr>
      <w:r>
        <w:t xml:space="preserve">Let </w:t>
      </w:r>
      <w:r w:rsidRPr="00857485">
        <w:rPr>
          <w:i/>
        </w:rPr>
        <w:t>next</w:t>
      </w:r>
      <w:r>
        <w:t xml:space="preserve"> be the result of Get(</w:t>
      </w:r>
      <w:r>
        <w:rPr>
          <w:i/>
        </w:rPr>
        <w:t>substitutions</w:t>
      </w:r>
      <w:r>
        <w:t xml:space="preserve">, </w:t>
      </w:r>
      <w:r w:rsidRPr="00887FC2">
        <w:rPr>
          <w:i/>
        </w:rPr>
        <w:t>nextKey</w:t>
      </w:r>
      <w:r>
        <w:rPr>
          <w:iCs/>
        </w:rPr>
        <w:t>)</w:t>
      </w:r>
      <w:r w:rsidRPr="00857485">
        <w:t>.</w:t>
      </w:r>
    </w:p>
    <w:p w14:paraId="03048D3D" w14:textId="77777777" w:rsidR="005D7F2D" w:rsidRPr="005009C2" w:rsidRDefault="005D7F2D" w:rsidP="005D7F2D">
      <w:pPr>
        <w:pStyle w:val="Alg4"/>
        <w:numPr>
          <w:ilvl w:val="1"/>
          <w:numId w:val="908"/>
        </w:numPr>
        <w:contextualSpacing/>
      </w:pPr>
      <w:r>
        <w:t xml:space="preserve">Let </w:t>
      </w:r>
      <w:r w:rsidRPr="00857485">
        <w:rPr>
          <w:i/>
        </w:rPr>
        <w:t>next</w:t>
      </w:r>
      <w:r>
        <w:rPr>
          <w:i/>
        </w:rPr>
        <w:t>Sub</w:t>
      </w:r>
      <w:r>
        <w:t xml:space="preserve"> be ToString(</w:t>
      </w:r>
      <w:r w:rsidRPr="00857485">
        <w:rPr>
          <w:i/>
        </w:rPr>
        <w:t>next</w:t>
      </w:r>
      <w:r>
        <w:t>).</w:t>
      </w:r>
    </w:p>
    <w:p w14:paraId="60AB05B2" w14:textId="77777777" w:rsidR="005D7F2D" w:rsidRDefault="005D7F2D" w:rsidP="005D7F2D">
      <w:pPr>
        <w:pStyle w:val="Alg4"/>
        <w:numPr>
          <w:ilvl w:val="1"/>
          <w:numId w:val="908"/>
        </w:numPr>
        <w:contextualSpacing/>
      </w:pPr>
      <w:r>
        <w:t>ReturnIfAbrupt(</w:t>
      </w:r>
      <w:r w:rsidRPr="00857485">
        <w:rPr>
          <w:i/>
        </w:rPr>
        <w:t>next</w:t>
      </w:r>
      <w:r>
        <w:rPr>
          <w:i/>
        </w:rPr>
        <w:t>Sub</w:t>
      </w:r>
      <w:r>
        <w:t>).</w:t>
      </w:r>
    </w:p>
    <w:p w14:paraId="1C0661C6" w14:textId="77777777" w:rsidR="005D7F2D" w:rsidRDefault="005D7F2D" w:rsidP="005D7F2D">
      <w:pPr>
        <w:pStyle w:val="Alg4"/>
        <w:numPr>
          <w:ilvl w:val="1"/>
          <w:numId w:val="908"/>
        </w:numPr>
        <w:contextualSpacing/>
      </w:pPr>
      <w:r>
        <w:t xml:space="preserve">Append in order the code unit elements of </w:t>
      </w:r>
      <w:r w:rsidRPr="00857485">
        <w:rPr>
          <w:i/>
        </w:rPr>
        <w:t>next</w:t>
      </w:r>
      <w:r>
        <w:rPr>
          <w:i/>
        </w:rPr>
        <w:t>Sub</w:t>
      </w:r>
      <w:r>
        <w:t xml:space="preserve"> to the end of </w:t>
      </w:r>
      <w:r>
        <w:rPr>
          <w:i/>
        </w:rPr>
        <w:t>stringE</w:t>
      </w:r>
      <w:r w:rsidRPr="00857485">
        <w:rPr>
          <w:i/>
        </w:rPr>
        <w:t>lements</w:t>
      </w:r>
      <w:r>
        <w:t>.</w:t>
      </w:r>
    </w:p>
    <w:p w14:paraId="3BE1A6D2" w14:textId="77777777" w:rsidR="005D7F2D" w:rsidRDefault="005D7F2D" w:rsidP="005D7F2D">
      <w:pPr>
        <w:pStyle w:val="Alg4"/>
        <w:numPr>
          <w:ilvl w:val="1"/>
          <w:numId w:val="908"/>
        </w:numPr>
        <w:spacing w:after="240"/>
      </w:pPr>
      <w:r>
        <w:t xml:space="preserve">Let </w:t>
      </w:r>
      <w:r w:rsidRPr="00857485">
        <w:rPr>
          <w:i/>
        </w:rPr>
        <w:t>nextIndex</w:t>
      </w:r>
      <w:r>
        <w:t xml:space="preserve"> be </w:t>
      </w:r>
      <w:r w:rsidRPr="00857485">
        <w:rPr>
          <w:i/>
        </w:rPr>
        <w:t>nextIndex</w:t>
      </w:r>
      <w:r>
        <w:t xml:space="preserve"> + 1.</w:t>
      </w:r>
    </w:p>
    <w:p w14:paraId="5AC9A17A" w14:textId="77777777" w:rsidR="005D7F2D" w:rsidRDefault="005D7F2D" w:rsidP="005D7F2D">
      <w:r w:rsidRPr="00E77497">
        <w:t xml:space="preserve">The </w:t>
      </w:r>
      <w:r w:rsidRPr="00E77497">
        <w:rPr>
          <w:rFonts w:ascii="Courier New" w:hAnsi="Courier New"/>
          <w:b/>
        </w:rPr>
        <w:t>length</w:t>
      </w:r>
      <w:r w:rsidRPr="00E77497">
        <w:t xml:space="preserve"> property of the </w:t>
      </w:r>
      <w:r>
        <w:rPr>
          <w:rFonts w:ascii="Courier New" w:hAnsi="Courier New"/>
          <w:b/>
        </w:rPr>
        <w:t>raw</w:t>
      </w:r>
      <w:r w:rsidRPr="00E77497">
        <w:t xml:space="preserve"> function is </w:t>
      </w:r>
      <w:r>
        <w:rPr>
          <w:b/>
        </w:rPr>
        <w:t>1</w:t>
      </w:r>
      <w:r w:rsidRPr="00E77497">
        <w:t>.</w:t>
      </w:r>
    </w:p>
    <w:p w14:paraId="0444A156" w14:textId="77777777" w:rsidR="005D7F2D" w:rsidRPr="00E77497" w:rsidRDefault="005D7F2D" w:rsidP="005D7F2D">
      <w:pPr>
        <w:pStyle w:val="Note"/>
      </w:pPr>
      <w:r>
        <w:t>NOTE</w:t>
      </w:r>
      <w:r>
        <w:tab/>
        <w:t>String.raw is intended for use as a tag function of a Tagged Template String (</w:t>
      </w:r>
      <w:r w:rsidR="00C225F5">
        <w:fldChar w:fldCharType="begin"/>
      </w:r>
      <w:r w:rsidR="00C225F5">
        <w:instrText xml:space="preserve"> REF _Ref366131165 \r \h </w:instrText>
      </w:r>
      <w:r w:rsidR="00C225F5">
        <w:fldChar w:fldCharType="separate"/>
      </w:r>
      <w:r w:rsidR="00083CEC">
        <w:t>12.2.6</w:t>
      </w:r>
      <w:r w:rsidR="00C225F5">
        <w:fldChar w:fldCharType="end"/>
      </w:r>
      <w:r>
        <w:t xml:space="preserve">).  When called as such the first argument will be a well formed template call site object and the rest parameter will contain the substitution values. </w:t>
      </w:r>
    </w:p>
    <w:p w14:paraId="57EE15D1" w14:textId="77777777" w:rsidR="005D7F2D" w:rsidRPr="00A67AF2" w:rsidRDefault="005D7F2D" w:rsidP="005D7F2D">
      <w:pPr>
        <w:pStyle w:val="40"/>
      </w:pPr>
      <w:r>
        <w:t>String[ @@create ]</w:t>
      </w:r>
      <w:r w:rsidRPr="00A67AF2">
        <w:t xml:space="preserve"> (</w:t>
      </w:r>
      <w:r>
        <w:t xml:space="preserve"> </w:t>
      </w:r>
      <w:r w:rsidRPr="00A67AF2">
        <w:t>)</w:t>
      </w:r>
    </w:p>
    <w:p w14:paraId="63C7C7E5" w14:textId="77777777"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024C7549" w14:textId="77777777" w:rsidR="005D7F2D"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4A3C23DF" w14:textId="77777777" w:rsidR="005D7F2D" w:rsidRPr="00076B9E"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String</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0038FE41" w14:textId="77777777" w:rsidR="005D7F2D" w:rsidRDefault="005D7F2D" w:rsidP="005D7F2D">
      <w:pPr>
        <w:numPr>
          <w:ilvl w:val="0"/>
          <w:numId w:val="1367"/>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257EBEBC" w14:textId="77777777" w:rsidR="005D7F2D" w:rsidRPr="00E77497"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4C6606">
        <w:rPr>
          <w:rFonts w:ascii="Times New Roman" w:hAnsi="Times New Roman"/>
          <w:iCs/>
        </w:rPr>
        <w:t xml:space="preserve">StringCreate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14:paraId="0A67F1D7" w14:textId="77777777" w:rsidR="005D7F2D" w:rsidRPr="00E77497" w:rsidRDefault="005D7F2D" w:rsidP="005D7F2D">
      <w:pPr>
        <w:numPr>
          <w:ilvl w:val="0"/>
          <w:numId w:val="136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50B5882A" w14:textId="77777777" w:rsidR="005D7F2D"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5F35A2E6" w14:textId="77777777" w:rsidR="005D7F2D" w:rsidRPr="00E77497" w:rsidRDefault="005D7F2D" w:rsidP="005D7F2D">
      <w:pPr>
        <w:pStyle w:val="Note"/>
      </w:pPr>
      <w:r>
        <w:t>NOTE</w:t>
      </w:r>
      <w:r>
        <w:tab/>
        <w:t xml:space="preserve">[[StringData]] is initially assigned the value </w:t>
      </w:r>
      <w:r w:rsidRPr="004E623C">
        <w:rPr>
          <w:rFonts w:ascii="Times New Roman" w:hAnsi="Times New Roman"/>
          <w:b/>
          <w:bCs/>
        </w:rPr>
        <w:t>undefined</w:t>
      </w:r>
      <w:r>
        <w:t xml:space="preserve"> as a flag to indicate that the instance has not yet been initialised by the String constructor. This flag value is never directly exposed to ECMAScript code; hence implementation may choose to encode the flag in some other manner. </w:t>
      </w:r>
    </w:p>
    <w:p w14:paraId="27B7441F" w14:textId="77777777" w:rsidR="005D7F2D" w:rsidRPr="00E77497" w:rsidRDefault="005D7F2D" w:rsidP="005D7F2D">
      <w:pPr>
        <w:pStyle w:val="30"/>
      </w:pPr>
      <w:bookmarkStart w:id="5223" w:name="_Ref366078312"/>
      <w:bookmarkStart w:id="5224" w:name="_Ref366135857"/>
      <w:bookmarkStart w:id="5225" w:name="_Toc366142073"/>
      <w:r w:rsidRPr="00E77497">
        <w:t>Properties of the String Prototype Object</w:t>
      </w:r>
      <w:bookmarkEnd w:id="5223"/>
      <w:bookmarkEnd w:id="5224"/>
      <w:bookmarkEnd w:id="5225"/>
    </w:p>
    <w:p w14:paraId="3CBD28B0" w14:textId="77777777" w:rsidR="005D7F2D" w:rsidRPr="00E77497" w:rsidRDefault="005D7F2D" w:rsidP="005D7F2D">
      <w:r w:rsidRPr="00E77497">
        <w:t>The String prototype object is itself a</w:t>
      </w:r>
      <w:r>
        <w:t>n ordinary</w:t>
      </w:r>
      <w:r w:rsidRPr="00E77497">
        <w:t xml:space="preserve"> object</w:t>
      </w:r>
      <w:r>
        <w:t>. It is not a String instance and does not have</w:t>
      </w:r>
      <w:r w:rsidRPr="00E77497">
        <w:t xml:space="preserve"> a [[</w:t>
      </w:r>
      <w:r>
        <w:t>StringData</w:t>
      </w:r>
      <w:r w:rsidRPr="00E77497">
        <w:t xml:space="preserve">]] internal </w:t>
      </w:r>
      <w:r>
        <w:t xml:space="preserve">data </w:t>
      </w:r>
      <w:r w:rsidRPr="00E77497">
        <w:t xml:space="preserve">property. </w:t>
      </w:r>
    </w:p>
    <w:p w14:paraId="3FCEB018" w14:textId="77777777" w:rsidR="005D7F2D" w:rsidRPr="00E77497" w:rsidRDefault="005D7F2D" w:rsidP="005D7F2D">
      <w:r w:rsidRPr="00E77497">
        <w:t xml:space="preserve">The value of the [[Prototype]] internal </w:t>
      </w:r>
      <w:r>
        <w:t xml:space="preserve">data </w:t>
      </w:r>
      <w:r w:rsidRPr="00E77497">
        <w:t>property of the String prototype object is the standard built-in Object prototype object (</w:t>
      </w:r>
      <w:r w:rsidR="003D1963">
        <w:fldChar w:fldCharType="begin"/>
      </w:r>
      <w:r w:rsidR="003D1963">
        <w:instrText xml:space="preserve"> REF _Ref360007187 \r \h </w:instrText>
      </w:r>
      <w:r w:rsidR="003D1963">
        <w:fldChar w:fldCharType="separate"/>
      </w:r>
      <w:r w:rsidR="00083CEC">
        <w:t>19.1.4</w:t>
      </w:r>
      <w:r w:rsidR="003D1963">
        <w:fldChar w:fldCharType="end"/>
      </w:r>
      <w:r w:rsidRPr="00E77497">
        <w:t>).</w:t>
      </w:r>
    </w:p>
    <w:p w14:paraId="77465F7C" w14:textId="77777777" w:rsidR="005D7F2D" w:rsidRPr="00E77497" w:rsidRDefault="005D7F2D" w:rsidP="005D7F2D">
      <w:r w:rsidRPr="00E77497">
        <w:t xml:space="preserve">Unless explicitly stated otherwise, the methods of the </w:t>
      </w:r>
      <w:r>
        <w:t>String</w:t>
      </w:r>
      <w:r w:rsidRPr="00E77497">
        <w:t xml:space="preserve"> prototype object defined below are not generic and the </w:t>
      </w:r>
      <w:r w:rsidRPr="00CE3CDC">
        <w:rPr>
          <w:b/>
          <w:bCs/>
        </w:rPr>
        <w:t>this</w:t>
      </w:r>
      <w:r w:rsidRPr="00E77497">
        <w:t xml:space="preserve"> value passed to them must be either a </w:t>
      </w:r>
      <w:r>
        <w:t>String</w:t>
      </w:r>
      <w:r w:rsidRPr="00E77497">
        <w:t xml:space="preserve"> value or an object that has a [[</w:t>
      </w:r>
      <w:r>
        <w:t>StringData</w:t>
      </w:r>
      <w:r w:rsidRPr="00E77497">
        <w:t xml:space="preserve">]] internal </w:t>
      </w:r>
      <w:r>
        <w:t xml:space="preserve">data </w:t>
      </w:r>
      <w:r w:rsidRPr="00E77497">
        <w:t>property</w:t>
      </w:r>
      <w:r>
        <w:t xml:space="preserve"> that has been initialised to a String value</w:t>
      </w:r>
      <w:r w:rsidRPr="00E77497">
        <w:t>.</w:t>
      </w:r>
    </w:p>
    <w:p w14:paraId="61C9FEEC" w14:textId="77777777" w:rsidR="005D7F2D" w:rsidRDefault="005D7F2D" w:rsidP="005D7F2D">
      <w:r>
        <w:t xml:space="preserve">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1D458CB6" w14:textId="77777777" w:rsidR="005D7F2D" w:rsidRPr="00E77497" w:rsidRDefault="005D7F2D" w:rsidP="005D7F2D">
      <w:pPr>
        <w:pStyle w:val="Alg4"/>
        <w:numPr>
          <w:ilvl w:val="0"/>
          <w:numId w:val="807"/>
        </w:numPr>
      </w:pPr>
      <w:r>
        <w:t>If Type(</w:t>
      </w:r>
      <w:r w:rsidRPr="00A316EF">
        <w:rPr>
          <w:i/>
          <w:iCs/>
        </w:rPr>
        <w:t>value</w:t>
      </w:r>
      <w:r>
        <w:t xml:space="preserve">) is String, return </w:t>
      </w:r>
      <w:r>
        <w:rPr>
          <w:i/>
          <w:iCs/>
        </w:rPr>
        <w:t>value</w:t>
      </w:r>
      <w:r w:rsidRPr="00E77497">
        <w:t>.</w:t>
      </w:r>
    </w:p>
    <w:p w14:paraId="1033E7F4" w14:textId="77777777" w:rsidR="005D7F2D" w:rsidRPr="00E77497" w:rsidRDefault="005D7F2D" w:rsidP="005D7F2D">
      <w:pPr>
        <w:pStyle w:val="Alg4"/>
        <w:numPr>
          <w:ilvl w:val="0"/>
          <w:numId w:val="807"/>
        </w:numPr>
      </w:pPr>
      <w:r>
        <w:t>If Type(</w:t>
      </w:r>
      <w:r>
        <w:rPr>
          <w:i/>
          <w:iCs/>
        </w:rPr>
        <w:t>value)</w:t>
      </w:r>
      <w:r>
        <w:t xml:space="preserve"> is Object and </w:t>
      </w:r>
      <w:r>
        <w:rPr>
          <w:i/>
          <w:iCs/>
        </w:rPr>
        <w:t>value</w:t>
      </w:r>
      <w:r>
        <w:t xml:space="preserve"> has a [[StringData]] internal data property, then</w:t>
      </w:r>
    </w:p>
    <w:p w14:paraId="32563A35" w14:textId="77777777" w:rsidR="005D7F2D" w:rsidRDefault="005D7F2D" w:rsidP="005D7F2D">
      <w:pPr>
        <w:pStyle w:val="Alg4"/>
        <w:numPr>
          <w:ilvl w:val="1"/>
          <w:numId w:val="807"/>
        </w:numPr>
      </w:pPr>
      <w:r>
        <w:t xml:space="preserve">Let </w:t>
      </w:r>
      <w:r>
        <w:rPr>
          <w:i/>
          <w:iCs/>
        </w:rPr>
        <w:t>s</w:t>
      </w:r>
      <w:r>
        <w:t xml:space="preserve"> be the value of </w:t>
      </w:r>
      <w:r>
        <w:rPr>
          <w:i/>
          <w:iCs/>
        </w:rPr>
        <w:t>value’s</w:t>
      </w:r>
      <w:r>
        <w:t xml:space="preserve"> [[StringData]] internal data property.</w:t>
      </w:r>
    </w:p>
    <w:p w14:paraId="3103D06E" w14:textId="77777777" w:rsidR="005D7F2D" w:rsidRDefault="005D7F2D" w:rsidP="005D7F2D">
      <w:pPr>
        <w:pStyle w:val="Alg4"/>
        <w:numPr>
          <w:ilvl w:val="1"/>
          <w:numId w:val="807"/>
        </w:numPr>
      </w:pPr>
      <w:r>
        <w:t xml:space="preserve">If </w:t>
      </w:r>
      <w:r>
        <w:rPr>
          <w:i/>
          <w:iCs/>
        </w:rPr>
        <w:t>s</w:t>
      </w:r>
      <w:r>
        <w:t xml:space="preserve"> is not </w:t>
      </w:r>
      <w:r>
        <w:rPr>
          <w:b/>
          <w:bCs/>
        </w:rPr>
        <w:t>undefined</w:t>
      </w:r>
      <w:r>
        <w:t xml:space="preserve">, then return </w:t>
      </w:r>
      <w:r>
        <w:rPr>
          <w:i/>
          <w:iCs/>
        </w:rPr>
        <w:t>s</w:t>
      </w:r>
      <w:r>
        <w:t>.</w:t>
      </w:r>
    </w:p>
    <w:p w14:paraId="7A5FE93E" w14:textId="77777777" w:rsidR="005D7F2D" w:rsidRPr="00B07A13" w:rsidRDefault="005D7F2D" w:rsidP="005D7F2D">
      <w:pPr>
        <w:numPr>
          <w:ilvl w:val="0"/>
          <w:numId w:val="80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14:paraId="4C83F532" w14:textId="77777777" w:rsidR="005D7F2D" w:rsidRPr="00E77497" w:rsidRDefault="005D7F2D" w:rsidP="005D7F2D">
      <w:r>
        <w:t>T</w:t>
      </w:r>
      <w:r w:rsidRPr="00E77497">
        <w:t xml:space="preserve">he phrase “this </w:t>
      </w:r>
      <w:r>
        <w:t>String</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14:paraId="7D625ACC" w14:textId="77777777" w:rsidR="00A856C5" w:rsidRPr="00E77497" w:rsidRDefault="00A856C5" w:rsidP="00A856C5">
      <w:pPr>
        <w:pStyle w:val="40"/>
      </w:pPr>
      <w:r w:rsidRPr="00E77497">
        <w:t>String.prototype.</w:t>
      </w:r>
      <w:commentRangeStart w:id="5226"/>
      <w:r w:rsidRPr="00E77497">
        <w:t xml:space="preserve">charAt </w:t>
      </w:r>
      <w:commentRangeEnd w:id="5226"/>
      <w:r>
        <w:rPr>
          <w:rStyle w:val="af6"/>
          <w:b w:val="0"/>
        </w:rPr>
        <w:commentReference w:id="5226"/>
      </w:r>
      <w:r w:rsidRPr="00E77497">
        <w:t>(pos)</w:t>
      </w:r>
    </w:p>
    <w:p w14:paraId="414249EE" w14:textId="77777777" w:rsidR="00A856C5" w:rsidRPr="00E77497" w:rsidRDefault="00A856C5" w:rsidP="00A856C5">
      <w:pPr>
        <w:pStyle w:val="Note"/>
      </w:pPr>
      <w:r>
        <w:t>NOTE</w:t>
      </w:r>
      <w:r>
        <w:tab/>
      </w:r>
      <w:r w:rsidRPr="00E77497">
        <w:t>Returns a</w:t>
      </w:r>
      <w:r>
        <w:t xml:space="preserve"> single element</w:t>
      </w:r>
      <w:r w:rsidRPr="00E77497">
        <w:t xml:space="preserve"> String containing the </w:t>
      </w:r>
      <w:r>
        <w:t>code unit</w:t>
      </w:r>
      <w:r w:rsidRPr="00E77497">
        <w:t xml:space="preserve"> at </w:t>
      </w:r>
      <w:r>
        <w:t xml:space="preserve">element </w:t>
      </w:r>
      <w:r w:rsidRPr="00E77497">
        <w:t xml:space="preserve">position </w:t>
      </w:r>
      <w:r w:rsidRPr="00E77497">
        <w:rPr>
          <w:rFonts w:ascii="Times New Roman" w:hAnsi="Times New Roman"/>
          <w:i/>
        </w:rPr>
        <w:t>pos</w:t>
      </w:r>
      <w:r w:rsidRPr="00E77497">
        <w:t xml:space="preserve"> in the String</w:t>
      </w:r>
      <w:r>
        <w:t xml:space="preserve"> value </w:t>
      </w:r>
      <w:r w:rsidRPr="00E77497">
        <w:t xml:space="preserve">resulting from converting this object to a String. If there is no </w:t>
      </w:r>
      <w:r>
        <w:t>element</w:t>
      </w:r>
      <w:r w:rsidRPr="00E77497">
        <w:t xml:space="preserve"> at that position, the result is the empty String. The result is a String value, not a String object.</w:t>
      </w:r>
    </w:p>
    <w:p w14:paraId="271B1930" w14:textId="77777777" w:rsidR="00A856C5" w:rsidRPr="00E77497" w:rsidRDefault="00A856C5" w:rsidP="00A856C5">
      <w:pPr>
        <w:pStyle w:val="Not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55A2053A" w14:textId="77777777" w:rsidR="00A856C5" w:rsidRPr="00E77497" w:rsidRDefault="00A856C5" w:rsidP="00A856C5">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43AF6427" w14:textId="77777777" w:rsidR="00A856C5" w:rsidRPr="00E77497" w:rsidRDefault="00A856C5" w:rsidP="00A856C5">
      <w:pPr>
        <w:pStyle w:val="Alg4"/>
        <w:numPr>
          <w:ilvl w:val="0"/>
          <w:numId w:val="910"/>
        </w:numPr>
      </w:pPr>
      <w:r>
        <w:t xml:space="preserve">Let </w:t>
      </w:r>
      <w:r w:rsidRPr="0084041B">
        <w:rPr>
          <w:i/>
          <w:iCs/>
        </w:rPr>
        <w:t>O</w:t>
      </w:r>
      <w:r>
        <w:t xml:space="preserve"> be </w:t>
      </w:r>
      <w:r w:rsidRPr="0084041B">
        <w:t>CheckObjectCoercible</w:t>
      </w:r>
      <w:r>
        <w:t>(</w:t>
      </w:r>
      <w:r w:rsidRPr="00E77497">
        <w:rPr>
          <w:b/>
        </w:rPr>
        <w:t>this</w:t>
      </w:r>
      <w:r w:rsidRPr="00E77497">
        <w:t xml:space="preserve"> value</w:t>
      </w:r>
      <w:r>
        <w:t>)</w:t>
      </w:r>
      <w:r w:rsidRPr="00E77497">
        <w:t>.</w:t>
      </w:r>
    </w:p>
    <w:p w14:paraId="3AA1FD17" w14:textId="77777777" w:rsidR="00A856C5" w:rsidRPr="00E77497" w:rsidRDefault="00A856C5" w:rsidP="00A856C5">
      <w:pPr>
        <w:pStyle w:val="Alg4"/>
        <w:numPr>
          <w:ilvl w:val="0"/>
          <w:numId w:val="910"/>
        </w:numPr>
      </w:pPr>
      <w:r w:rsidRPr="00E77497">
        <w:t xml:space="preserve">Let </w:t>
      </w:r>
      <w:r w:rsidRPr="00E77497">
        <w:rPr>
          <w:i/>
        </w:rPr>
        <w:t>S</w:t>
      </w:r>
      <w:r w:rsidRPr="00E77497">
        <w:t xml:space="preserve"> be ToString</w:t>
      </w:r>
      <w:r>
        <w:t>(</w:t>
      </w:r>
      <w:r>
        <w:rPr>
          <w:i/>
          <w:iCs/>
        </w:rPr>
        <w:t>O</w:t>
      </w:r>
      <w:r>
        <w:t>)</w:t>
      </w:r>
      <w:r w:rsidRPr="00E77497">
        <w:t>.</w:t>
      </w:r>
    </w:p>
    <w:p w14:paraId="73773BC9" w14:textId="77777777" w:rsidR="00A856C5" w:rsidRPr="00E77497" w:rsidRDefault="00A856C5" w:rsidP="00A856C5">
      <w:pPr>
        <w:pStyle w:val="Alg4"/>
        <w:numPr>
          <w:ilvl w:val="0"/>
          <w:numId w:val="910"/>
        </w:numPr>
        <w:contextualSpacing/>
      </w:pPr>
      <w:r>
        <w:t>ReturnIfAbrupt(</w:t>
      </w:r>
      <w:r>
        <w:rPr>
          <w:i/>
        </w:rPr>
        <w:t>S</w:t>
      </w:r>
      <w:r>
        <w:t>).</w:t>
      </w:r>
    </w:p>
    <w:p w14:paraId="403D8575" w14:textId="77777777" w:rsidR="00A856C5" w:rsidRPr="00E77497" w:rsidRDefault="00A856C5" w:rsidP="00A856C5">
      <w:pPr>
        <w:pStyle w:val="Alg4"/>
        <w:numPr>
          <w:ilvl w:val="0"/>
          <w:numId w:val="910"/>
        </w:numPr>
      </w:pPr>
      <w:r w:rsidRPr="00E77497">
        <w:t xml:space="preserve">Let </w:t>
      </w:r>
      <w:r w:rsidRPr="00E77497">
        <w:rPr>
          <w:i/>
        </w:rPr>
        <w:t>position</w:t>
      </w:r>
      <w:r w:rsidRPr="00E77497">
        <w:t xml:space="preserve"> be ToInteger(</w:t>
      </w:r>
      <w:r w:rsidRPr="00E77497">
        <w:rPr>
          <w:i/>
        </w:rPr>
        <w:t>pos</w:t>
      </w:r>
      <w:r w:rsidRPr="00E77497">
        <w:t>).</w:t>
      </w:r>
    </w:p>
    <w:p w14:paraId="1335A1AA" w14:textId="77777777" w:rsidR="00A856C5" w:rsidRPr="00E77497" w:rsidRDefault="00A856C5" w:rsidP="00A856C5">
      <w:pPr>
        <w:pStyle w:val="Alg4"/>
        <w:numPr>
          <w:ilvl w:val="0"/>
          <w:numId w:val="910"/>
        </w:numPr>
        <w:contextualSpacing/>
      </w:pPr>
      <w:r>
        <w:t>ReturnIfAbrupt(</w:t>
      </w:r>
      <w:r>
        <w:rPr>
          <w:i/>
        </w:rPr>
        <w:t>position</w:t>
      </w:r>
      <w:r>
        <w:t>).</w:t>
      </w:r>
    </w:p>
    <w:p w14:paraId="0B87A72A" w14:textId="77777777" w:rsidR="00A856C5" w:rsidRPr="00E77497" w:rsidRDefault="00A856C5" w:rsidP="00A856C5">
      <w:pPr>
        <w:pStyle w:val="Alg4"/>
        <w:numPr>
          <w:ilvl w:val="0"/>
          <w:numId w:val="910"/>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6E24B6C5" w14:textId="77777777" w:rsidR="00A856C5" w:rsidRPr="00E77497" w:rsidRDefault="00A856C5" w:rsidP="00A856C5">
      <w:pPr>
        <w:pStyle w:val="Alg4"/>
        <w:numPr>
          <w:ilvl w:val="0"/>
          <w:numId w:val="9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11848C78" w14:textId="77777777" w:rsidR="00A856C5" w:rsidRPr="00E77497" w:rsidRDefault="00A856C5" w:rsidP="00A856C5">
      <w:pPr>
        <w:pStyle w:val="Alg4"/>
        <w:numPr>
          <w:ilvl w:val="0"/>
          <w:numId w:val="910"/>
        </w:numPr>
        <w:spacing w:after="220"/>
      </w:pPr>
      <w:r w:rsidRPr="00E77497">
        <w:t xml:space="preserve">Return a String of length 1, containing one </w:t>
      </w:r>
      <w:r>
        <w:t>code unit</w:t>
      </w:r>
      <w:r w:rsidRPr="00E77497">
        <w:t xml:space="preserve"> from </w:t>
      </w:r>
      <w:r w:rsidRPr="00E77497">
        <w:rPr>
          <w:i/>
        </w:rPr>
        <w:t>S</w:t>
      </w:r>
      <w:r w:rsidRPr="00E77497">
        <w:t xml:space="preserve">, namely the </w:t>
      </w:r>
      <w:r>
        <w:t>code unit</w:t>
      </w:r>
      <w:r w:rsidRPr="00E77497">
        <w:t xml:space="preserve"> at position </w:t>
      </w:r>
      <w:r w:rsidRPr="00E77497">
        <w:rPr>
          <w:i/>
        </w:rPr>
        <w:t>position</w:t>
      </w:r>
      <w:r w:rsidRPr="00E77497">
        <w:t xml:space="preserve">, where the first (leftmost) </w:t>
      </w:r>
      <w:r>
        <w:t>code unit</w:t>
      </w:r>
      <w:r w:rsidRPr="00E77497">
        <w:t xml:space="preserve"> in </w:t>
      </w:r>
      <w:r w:rsidRPr="00E77497">
        <w:rPr>
          <w:i/>
        </w:rPr>
        <w:t>S</w:t>
      </w:r>
      <w:r w:rsidRPr="00E77497">
        <w:t xml:space="preserve"> is considered to be at position 0, the next one at position 1, and so on.</w:t>
      </w:r>
    </w:p>
    <w:p w14:paraId="250D9676" w14:textId="77777777" w:rsidR="00A856C5" w:rsidRPr="00E77497" w:rsidRDefault="00A856C5" w:rsidP="00A856C5">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551EF8E" w14:textId="77777777" w:rsidR="00A856C5" w:rsidRPr="00E77497" w:rsidRDefault="00A856C5" w:rsidP="00A856C5">
      <w:pPr>
        <w:pStyle w:val="40"/>
      </w:pPr>
      <w:r w:rsidRPr="00E77497">
        <w:t>String.prototype.charCodeAt (pos)</w:t>
      </w:r>
    </w:p>
    <w:p w14:paraId="035FE764" w14:textId="77777777" w:rsidR="00A856C5" w:rsidRPr="00E77497" w:rsidRDefault="00A856C5" w:rsidP="00A856C5">
      <w:pPr>
        <w:pStyle w:val="Note"/>
      </w:pPr>
      <w:r>
        <w:t>NOTE</w:t>
      </w:r>
      <w:r>
        <w:tab/>
      </w:r>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w:t>
      </w:r>
      <w:r>
        <w:t>that is</w:t>
      </w:r>
      <w:r w:rsidRPr="00E77497">
        <w:t xml:space="preserve"> the code unit value of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p>
    <w:p w14:paraId="113CA1C6" w14:textId="77777777" w:rsidR="00A856C5" w:rsidRPr="00E77497" w:rsidRDefault="00A856C5" w:rsidP="00A856C5">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5E16F67B" w14:textId="77777777" w:rsidR="00A856C5" w:rsidRPr="00E77497" w:rsidRDefault="00A856C5" w:rsidP="00A856C5">
      <w:pPr>
        <w:pStyle w:val="Alg4"/>
        <w:numPr>
          <w:ilvl w:val="0"/>
          <w:numId w:val="22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31FAA673" w14:textId="77777777" w:rsidR="00A856C5" w:rsidRPr="00E77497" w:rsidRDefault="00A856C5" w:rsidP="00A856C5">
      <w:pPr>
        <w:pStyle w:val="Alg4"/>
        <w:numPr>
          <w:ilvl w:val="0"/>
          <w:numId w:val="223"/>
        </w:numPr>
      </w:pPr>
      <w:r w:rsidRPr="00E77497">
        <w:t xml:space="preserve">Let </w:t>
      </w:r>
      <w:r w:rsidRPr="00E77497">
        <w:rPr>
          <w:i/>
        </w:rPr>
        <w:t>S</w:t>
      </w:r>
      <w:r w:rsidRPr="00E77497">
        <w:t xml:space="preserve"> be ToString</w:t>
      </w:r>
      <w:r>
        <w:t>(</w:t>
      </w:r>
      <w:r>
        <w:rPr>
          <w:i/>
          <w:iCs/>
        </w:rPr>
        <w:t>O</w:t>
      </w:r>
      <w:r>
        <w:t>)</w:t>
      </w:r>
      <w:r w:rsidRPr="00E77497">
        <w:t>.</w:t>
      </w:r>
    </w:p>
    <w:p w14:paraId="77D0547A" w14:textId="77777777" w:rsidR="00A856C5" w:rsidRPr="00E77497" w:rsidRDefault="00A856C5" w:rsidP="00A856C5">
      <w:pPr>
        <w:pStyle w:val="Alg4"/>
        <w:numPr>
          <w:ilvl w:val="0"/>
          <w:numId w:val="223"/>
        </w:numPr>
        <w:contextualSpacing/>
      </w:pPr>
      <w:r>
        <w:t>ReturnIfAbrupt(</w:t>
      </w:r>
      <w:r>
        <w:rPr>
          <w:i/>
        </w:rPr>
        <w:t>S</w:t>
      </w:r>
      <w:r>
        <w:t>).</w:t>
      </w:r>
    </w:p>
    <w:p w14:paraId="0E45D033" w14:textId="77777777" w:rsidR="00A856C5" w:rsidRPr="00E77497" w:rsidRDefault="00A856C5" w:rsidP="00A856C5">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14:paraId="2750DC04" w14:textId="77777777" w:rsidR="00A856C5" w:rsidRPr="00E77497" w:rsidRDefault="00A856C5" w:rsidP="00A856C5">
      <w:pPr>
        <w:pStyle w:val="Alg4"/>
        <w:numPr>
          <w:ilvl w:val="0"/>
          <w:numId w:val="223"/>
        </w:numPr>
        <w:contextualSpacing/>
      </w:pPr>
      <w:r>
        <w:t>ReturnIfAbrupt(</w:t>
      </w:r>
      <w:r>
        <w:rPr>
          <w:i/>
        </w:rPr>
        <w:t>position</w:t>
      </w:r>
      <w:r>
        <w:t>).</w:t>
      </w:r>
    </w:p>
    <w:p w14:paraId="641554BA" w14:textId="77777777" w:rsidR="00A856C5" w:rsidRPr="00E77497" w:rsidRDefault="00A856C5" w:rsidP="00A856C5">
      <w:pPr>
        <w:pStyle w:val="Alg4"/>
        <w:numPr>
          <w:ilvl w:val="0"/>
          <w:numId w:val="223"/>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21604428" w14:textId="77777777" w:rsidR="00A856C5" w:rsidRPr="00E77497" w:rsidRDefault="00A856C5" w:rsidP="00A856C5">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05236B2E" w14:textId="77777777" w:rsidR="00A856C5" w:rsidRPr="00E77497" w:rsidRDefault="00A856C5" w:rsidP="00A856C5">
      <w:pPr>
        <w:pStyle w:val="Alg4"/>
        <w:numPr>
          <w:ilvl w:val="0"/>
          <w:numId w:val="223"/>
        </w:numPr>
        <w:spacing w:after="220"/>
      </w:pPr>
      <w:r w:rsidRPr="00E77497">
        <w:t xml:space="preserve">Return a value of Number type, whose value is the code unit value of the </w:t>
      </w:r>
      <w:r>
        <w:t>element</w:t>
      </w:r>
      <w:r w:rsidRPr="00E77497">
        <w:t xml:space="preserve"> at position </w:t>
      </w:r>
      <w:r w:rsidRPr="00E77497">
        <w:rPr>
          <w:i/>
        </w:rPr>
        <w:t>position</w:t>
      </w:r>
      <w:r w:rsidRPr="00E77497">
        <w:t xml:space="preserve"> in the String </w:t>
      </w:r>
      <w:r w:rsidRPr="00E77497">
        <w:rPr>
          <w:i/>
        </w:rPr>
        <w:t>S</w:t>
      </w:r>
      <w:r w:rsidRPr="00E77497">
        <w:t xml:space="preserve">, where the first (leftmost) </w:t>
      </w:r>
      <w:r>
        <w:t>element</w:t>
      </w:r>
      <w:r w:rsidRPr="00E77497">
        <w:t xml:space="preserve"> in </w:t>
      </w:r>
      <w:r w:rsidRPr="00E77497">
        <w:rPr>
          <w:i/>
        </w:rPr>
        <w:t>S</w:t>
      </w:r>
      <w:r w:rsidRPr="00E77497">
        <w:t xml:space="preserve"> is considered to be at position 0, the next one at position 1, and so on.</w:t>
      </w:r>
    </w:p>
    <w:p w14:paraId="3AD3837A" w14:textId="77777777" w:rsidR="00A856C5" w:rsidRPr="00E77497" w:rsidRDefault="00A856C5" w:rsidP="00A856C5">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F67A8E6" w14:textId="77777777" w:rsidR="00A856C5" w:rsidRPr="00E77497" w:rsidRDefault="00A856C5" w:rsidP="00A856C5">
      <w:pPr>
        <w:pStyle w:val="40"/>
      </w:pPr>
      <w:r w:rsidRPr="00E77497">
        <w:t>String.prototype.</w:t>
      </w:r>
      <w:commentRangeStart w:id="5227"/>
      <w:r>
        <w:t>codePoint</w:t>
      </w:r>
      <w:r w:rsidRPr="00E77497">
        <w:t xml:space="preserve">At </w:t>
      </w:r>
      <w:commentRangeEnd w:id="5227"/>
      <w:r>
        <w:rPr>
          <w:rStyle w:val="af6"/>
          <w:b w:val="0"/>
        </w:rPr>
        <w:commentReference w:id="5227"/>
      </w:r>
      <w:r w:rsidRPr="00E77497">
        <w:t>(pos)</w:t>
      </w:r>
    </w:p>
    <w:p w14:paraId="26C767A2" w14:textId="77777777" w:rsidR="00A856C5" w:rsidRPr="00E77497" w:rsidRDefault="00A856C5" w:rsidP="00A856C5">
      <w:pPr>
        <w:pStyle w:val="Note"/>
      </w:pPr>
      <w:r>
        <w:t>NOTE</w:t>
      </w:r>
      <w:r>
        <w:tab/>
      </w:r>
      <w:r w:rsidRPr="00E77497">
        <w:t xml:space="preserve">Returns a Number (a nonnegative integer less than </w:t>
      </w:r>
      <w:r>
        <w:rPr>
          <w:rFonts w:ascii="Times New Roman" w:hAnsi="Times New Roman"/>
        </w:rPr>
        <w:t>1114112</w:t>
      </w:r>
      <w:r w:rsidRPr="00E77497">
        <w:t xml:space="preserve">) </w:t>
      </w:r>
      <w:r>
        <w:t>that is</w:t>
      </w:r>
      <w:r w:rsidRPr="00E77497">
        <w:t xml:space="preserve"> the </w:t>
      </w:r>
      <w:r>
        <w:t xml:space="preserve">UTF-16 encoded </w:t>
      </w:r>
      <w:r w:rsidRPr="00E77497">
        <w:t xml:space="preserve">code </w:t>
      </w:r>
      <w:r>
        <w:t>point</w:t>
      </w:r>
      <w:r w:rsidRPr="00E77497">
        <w:t xml:space="preserve"> value </w:t>
      </w:r>
      <w:r>
        <w:t>starting at</w:t>
      </w:r>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r>
        <w:t xml:space="preserve"> If a valid UTF-16 surrogate pair does not begin at </w:t>
      </w:r>
      <w:r w:rsidRPr="00426175">
        <w:rPr>
          <w:rFonts w:ascii="Times New Roman" w:hAnsi="Times New Roman"/>
          <w:i/>
        </w:rPr>
        <w:t>pos</w:t>
      </w:r>
      <w:r>
        <w:t xml:space="preserve">, the result is the code unit at </w:t>
      </w:r>
      <w:r w:rsidRPr="00426175">
        <w:rPr>
          <w:rFonts w:ascii="Times New Roman" w:hAnsi="Times New Roman"/>
          <w:i/>
        </w:rPr>
        <w:t>pos</w:t>
      </w:r>
      <w:r>
        <w:t>.</w:t>
      </w:r>
    </w:p>
    <w:p w14:paraId="4ADF70CA" w14:textId="77777777" w:rsidR="00A856C5" w:rsidRPr="00E77497" w:rsidRDefault="00A856C5" w:rsidP="00A856C5">
      <w:r w:rsidRPr="00E77497">
        <w:t xml:space="preserve">When the </w:t>
      </w:r>
      <w:r>
        <w:rPr>
          <w:rFonts w:ascii="Courier New" w:hAnsi="Courier New"/>
          <w:b/>
        </w:rPr>
        <w:t>codePoint</w:t>
      </w:r>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p>
    <w:p w14:paraId="78F6E566" w14:textId="77777777" w:rsidR="00A856C5" w:rsidRPr="00E77497" w:rsidRDefault="00A856C5" w:rsidP="00A856C5">
      <w:pPr>
        <w:pStyle w:val="Alg4"/>
        <w:numPr>
          <w:ilvl w:val="0"/>
          <w:numId w:val="911"/>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32CB6919" w14:textId="77777777" w:rsidR="00A856C5" w:rsidRPr="00E77497" w:rsidRDefault="00A856C5" w:rsidP="00A856C5">
      <w:pPr>
        <w:pStyle w:val="Alg4"/>
        <w:numPr>
          <w:ilvl w:val="0"/>
          <w:numId w:val="911"/>
        </w:numPr>
      </w:pPr>
      <w:r w:rsidRPr="00E77497">
        <w:t xml:space="preserve">Let </w:t>
      </w:r>
      <w:r w:rsidRPr="00E77497">
        <w:rPr>
          <w:i/>
        </w:rPr>
        <w:t>S</w:t>
      </w:r>
      <w:r w:rsidRPr="00E77497">
        <w:t xml:space="preserve"> be ToString</w:t>
      </w:r>
      <w:r>
        <w:t>(</w:t>
      </w:r>
      <w:r>
        <w:rPr>
          <w:i/>
          <w:iCs/>
        </w:rPr>
        <w:t>O</w:t>
      </w:r>
      <w:r>
        <w:t>)</w:t>
      </w:r>
      <w:r w:rsidRPr="00E77497">
        <w:t>.</w:t>
      </w:r>
    </w:p>
    <w:p w14:paraId="408BC56A" w14:textId="77777777" w:rsidR="00A856C5" w:rsidRPr="00E77497" w:rsidRDefault="00A856C5" w:rsidP="00A856C5">
      <w:pPr>
        <w:pStyle w:val="Alg4"/>
        <w:numPr>
          <w:ilvl w:val="0"/>
          <w:numId w:val="911"/>
        </w:numPr>
        <w:contextualSpacing/>
      </w:pPr>
      <w:r>
        <w:t>ReturnIfAbrupt(</w:t>
      </w:r>
      <w:r>
        <w:rPr>
          <w:i/>
        </w:rPr>
        <w:t>S</w:t>
      </w:r>
      <w:r>
        <w:t>).</w:t>
      </w:r>
    </w:p>
    <w:p w14:paraId="4D214B79" w14:textId="77777777" w:rsidR="00A856C5" w:rsidRPr="00E77497" w:rsidRDefault="00A856C5" w:rsidP="00A856C5">
      <w:pPr>
        <w:pStyle w:val="Alg4"/>
        <w:numPr>
          <w:ilvl w:val="0"/>
          <w:numId w:val="911"/>
        </w:numPr>
      </w:pPr>
      <w:r w:rsidRPr="00E77497">
        <w:t xml:space="preserve">Let </w:t>
      </w:r>
      <w:r w:rsidRPr="00E77497">
        <w:rPr>
          <w:i/>
        </w:rPr>
        <w:t>position</w:t>
      </w:r>
      <w:r w:rsidRPr="00E77497">
        <w:t xml:space="preserve"> be ToInteger(</w:t>
      </w:r>
      <w:r w:rsidRPr="00E77497">
        <w:rPr>
          <w:i/>
        </w:rPr>
        <w:t>pos</w:t>
      </w:r>
      <w:r w:rsidRPr="00E77497">
        <w:t>).</w:t>
      </w:r>
    </w:p>
    <w:p w14:paraId="1159443D" w14:textId="77777777" w:rsidR="00A856C5" w:rsidRPr="00E77497" w:rsidRDefault="00A856C5" w:rsidP="00A856C5">
      <w:pPr>
        <w:pStyle w:val="Alg4"/>
        <w:numPr>
          <w:ilvl w:val="0"/>
          <w:numId w:val="911"/>
        </w:numPr>
        <w:contextualSpacing/>
      </w:pPr>
      <w:r>
        <w:t>ReturnIfAbrupt(</w:t>
      </w:r>
      <w:r>
        <w:rPr>
          <w:i/>
        </w:rPr>
        <w:t>position</w:t>
      </w:r>
      <w:r>
        <w:t>).</w:t>
      </w:r>
    </w:p>
    <w:p w14:paraId="289BA57D" w14:textId="77777777" w:rsidR="00A856C5" w:rsidRPr="00E77497" w:rsidRDefault="00A856C5" w:rsidP="00A856C5">
      <w:pPr>
        <w:pStyle w:val="Alg4"/>
        <w:numPr>
          <w:ilvl w:val="0"/>
          <w:numId w:val="911"/>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76287144" w14:textId="77777777" w:rsidR="00A856C5" w:rsidRPr="00E77497" w:rsidRDefault="00A856C5" w:rsidP="00A856C5">
      <w:pPr>
        <w:pStyle w:val="Alg4"/>
        <w:numPr>
          <w:ilvl w:val="0"/>
          <w:numId w:val="911"/>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047F8D">
        <w:rPr>
          <w:b/>
        </w:rPr>
        <w:t>undefined</w:t>
      </w:r>
      <w:r w:rsidRPr="00E77497">
        <w:t>.</w:t>
      </w:r>
    </w:p>
    <w:p w14:paraId="088E3B23" w14:textId="77777777" w:rsidR="00A856C5" w:rsidRDefault="00A856C5" w:rsidP="00A856C5">
      <w:pPr>
        <w:pStyle w:val="Alg4"/>
        <w:numPr>
          <w:ilvl w:val="0"/>
          <w:numId w:val="911"/>
        </w:numPr>
        <w:spacing w:after="220"/>
        <w:contextualSpacing/>
      </w:pPr>
      <w:r>
        <w:t xml:space="preserve">Let </w:t>
      </w:r>
      <w:r w:rsidRPr="00011396">
        <w:rPr>
          <w:i/>
        </w:rPr>
        <w:t>first</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rsidRPr="00E77497">
        <w:t xml:space="preserve"> in the String </w:t>
      </w:r>
      <w:r w:rsidRPr="00E77497">
        <w:rPr>
          <w:i/>
        </w:rPr>
        <w:t>S</w:t>
      </w:r>
      <w:r>
        <w:t>.</w:t>
      </w:r>
    </w:p>
    <w:p w14:paraId="537F63E3" w14:textId="77777777" w:rsidR="00A856C5" w:rsidRDefault="00A856C5" w:rsidP="00A856C5">
      <w:pPr>
        <w:pStyle w:val="Alg4"/>
        <w:numPr>
          <w:ilvl w:val="0"/>
          <w:numId w:val="911"/>
        </w:numPr>
        <w:spacing w:after="220"/>
        <w:contextualSpacing/>
      </w:pPr>
      <w:r>
        <w:t xml:space="preserve">If </w:t>
      </w:r>
      <w:r w:rsidRPr="00426175">
        <w:rPr>
          <w:i/>
        </w:rPr>
        <w:t>first</w:t>
      </w:r>
      <w:r>
        <w:t xml:space="preserve"> &lt; 0xD800 or </w:t>
      </w:r>
      <w:r w:rsidRPr="00426175">
        <w:rPr>
          <w:i/>
        </w:rPr>
        <w:t>first</w:t>
      </w:r>
      <w:r>
        <w:t xml:space="preserve"> &gt; 0xDBFF or </w:t>
      </w:r>
      <w:r w:rsidRPr="00426175">
        <w:rPr>
          <w:i/>
        </w:rPr>
        <w:t>position</w:t>
      </w:r>
      <w:r>
        <w:t xml:space="preserve">+1 = </w:t>
      </w:r>
      <w:r w:rsidRPr="00426175">
        <w:rPr>
          <w:i/>
        </w:rPr>
        <w:t>size</w:t>
      </w:r>
      <w:r>
        <w:t xml:space="preserve">, then return </w:t>
      </w:r>
      <w:r w:rsidRPr="00426175">
        <w:rPr>
          <w:i/>
        </w:rPr>
        <w:t>first</w:t>
      </w:r>
      <w:r>
        <w:t>.</w:t>
      </w:r>
    </w:p>
    <w:p w14:paraId="5927E1D1" w14:textId="77777777" w:rsidR="00A856C5" w:rsidRDefault="00A856C5" w:rsidP="00A856C5">
      <w:pPr>
        <w:pStyle w:val="Alg4"/>
        <w:numPr>
          <w:ilvl w:val="0"/>
          <w:numId w:val="911"/>
        </w:numPr>
        <w:spacing w:after="220"/>
        <w:contextualSpacing/>
      </w:pPr>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t>+1</w:t>
      </w:r>
      <w:r w:rsidRPr="00011396">
        <w:t xml:space="preserve"> </w:t>
      </w:r>
      <w:r w:rsidRPr="00E77497">
        <w:t xml:space="preserve">in the String </w:t>
      </w:r>
      <w:r w:rsidRPr="00E77497">
        <w:rPr>
          <w:i/>
        </w:rPr>
        <w:t>S</w:t>
      </w:r>
      <w:r>
        <w:t>.</w:t>
      </w:r>
    </w:p>
    <w:p w14:paraId="6A0EED68" w14:textId="77777777" w:rsidR="00A856C5" w:rsidRDefault="00A856C5" w:rsidP="00A856C5">
      <w:pPr>
        <w:pStyle w:val="Alg4"/>
        <w:numPr>
          <w:ilvl w:val="0"/>
          <w:numId w:val="911"/>
        </w:numPr>
        <w:spacing w:after="220"/>
        <w:contextualSpacing/>
      </w:pPr>
      <w:r>
        <w:t xml:space="preserve">If </w:t>
      </w:r>
      <w:r>
        <w:rPr>
          <w:i/>
        </w:rPr>
        <w:t>second</w:t>
      </w:r>
      <w:r>
        <w:t xml:space="preserve"> &lt; 0xDC00 or </w:t>
      </w:r>
      <w:r>
        <w:rPr>
          <w:i/>
        </w:rPr>
        <w:t>second</w:t>
      </w:r>
      <w:r>
        <w:t xml:space="preserve"> &gt; 0xDFFF, then return </w:t>
      </w:r>
      <w:r w:rsidRPr="00887FC2">
        <w:rPr>
          <w:i/>
        </w:rPr>
        <w:t>first</w:t>
      </w:r>
      <w:r>
        <w:t>.</w:t>
      </w:r>
    </w:p>
    <w:p w14:paraId="59B6B0DB" w14:textId="77777777" w:rsidR="00A856C5" w:rsidRPr="00E77497" w:rsidRDefault="00A856C5" w:rsidP="00A856C5">
      <w:pPr>
        <w:pStyle w:val="Alg4"/>
        <w:numPr>
          <w:ilvl w:val="0"/>
          <w:numId w:val="911"/>
        </w:numPr>
        <w:spacing w:after="220"/>
      </w:pPr>
      <w:r w:rsidRPr="00E77497">
        <w:t xml:space="preserve">Return </w:t>
      </w:r>
      <w:r>
        <w:t>((</w:t>
      </w:r>
      <w:r w:rsidRPr="00426175">
        <w:rPr>
          <w:i/>
        </w:rPr>
        <w:t>first</w:t>
      </w:r>
      <w:r>
        <w:t xml:space="preserve"> – 0xD800) × 1024) + (</w:t>
      </w:r>
      <w:r w:rsidRPr="00426175">
        <w:rPr>
          <w:i/>
        </w:rPr>
        <w:t>second</w:t>
      </w:r>
      <w:r>
        <w:t xml:space="preserve"> – 0xDC00) + 0x10000</w:t>
      </w:r>
      <w:r w:rsidRPr="00E77497">
        <w:t>.</w:t>
      </w:r>
    </w:p>
    <w:p w14:paraId="50ABA7FC" w14:textId="77777777" w:rsidR="00A856C5" w:rsidRPr="00E77497" w:rsidRDefault="00A856C5" w:rsidP="00A856C5">
      <w:pPr>
        <w:pStyle w:val="Note"/>
      </w:pPr>
      <w:r w:rsidRPr="00E77497">
        <w:t>NOTE</w:t>
      </w:r>
      <w:r w:rsidRPr="00E77497">
        <w:tab/>
        <w:t xml:space="preserve">The </w:t>
      </w:r>
      <w:r>
        <w:rPr>
          <w:rFonts w:ascii="Courier New" w:hAnsi="Courier New"/>
          <w:b/>
        </w:rPr>
        <w:t>codePoint</w:t>
      </w:r>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45853FF" w14:textId="77777777" w:rsidR="00A856C5" w:rsidRPr="00E77497" w:rsidRDefault="00A856C5" w:rsidP="00A856C5">
      <w:pPr>
        <w:pStyle w:val="40"/>
      </w:pPr>
      <w:r w:rsidRPr="00E77497">
        <w:t xml:space="preserve">String.prototype.concat ( </w:t>
      </w:r>
      <w:r>
        <w:t>...args</w:t>
      </w:r>
      <w:r w:rsidRPr="00E77497">
        <w:t xml:space="preserve"> )</w:t>
      </w:r>
    </w:p>
    <w:p w14:paraId="2B9B5B98" w14:textId="77777777" w:rsidR="00A856C5" w:rsidRDefault="00A856C5" w:rsidP="00A856C5">
      <w:pPr>
        <w:pStyle w:val="Note"/>
      </w:pPr>
      <w:r>
        <w:t>NOTE</w:t>
      </w:r>
      <w:r>
        <w:tab/>
      </w:r>
      <w:r w:rsidRPr="00E77497">
        <w:t xml:space="preserve">When the </w:t>
      </w:r>
      <w:r w:rsidRPr="00E77497">
        <w:rPr>
          <w:rFonts w:ascii="Courier New" w:hAnsi="Courier New"/>
          <w:b/>
        </w:rPr>
        <w:t>concat</w:t>
      </w:r>
      <w:r w:rsidRPr="00E77497">
        <w:t xml:space="preserve"> method is called with zero or more arguments, it returns a String consisting of the </w:t>
      </w:r>
      <w:r>
        <w:t>string elements</w:t>
      </w:r>
      <w:r w:rsidRPr="00E77497">
        <w:t xml:space="preserve"> of this object (converted to a String) followed by the </w:t>
      </w:r>
      <w:r>
        <w:t>string elements</w:t>
      </w:r>
      <w:r w:rsidRPr="00E77497">
        <w:t xml:space="preserve"> of each of</w:t>
      </w:r>
      <w:r>
        <w:t xml:space="preserve"> the arguments </w:t>
      </w:r>
      <w:r w:rsidRPr="00E77497">
        <w:t>converted to a String. The result is a String value, not a String object.</w:t>
      </w:r>
    </w:p>
    <w:p w14:paraId="021596A9" w14:textId="77777777" w:rsidR="00A856C5" w:rsidRPr="00E77497" w:rsidRDefault="00A856C5" w:rsidP="00A856C5">
      <w:r w:rsidRPr="00E77497">
        <w:t>The following steps are taken:</w:t>
      </w:r>
    </w:p>
    <w:p w14:paraId="11418CF7" w14:textId="77777777" w:rsidR="00A856C5" w:rsidRDefault="00A856C5" w:rsidP="00A856C5">
      <w:pPr>
        <w:pStyle w:val="Alg4"/>
        <w:numPr>
          <w:ilvl w:val="0"/>
          <w:numId w:val="224"/>
        </w:numPr>
      </w:pPr>
      <w:r>
        <w:t xml:space="preserve">Assert: </w:t>
      </w:r>
      <w:r>
        <w:rPr>
          <w:i/>
        </w:rPr>
        <w:t>args</w:t>
      </w:r>
      <w:r>
        <w:t xml:space="preserve"> is a well-formed rest parameter object.</w:t>
      </w:r>
    </w:p>
    <w:p w14:paraId="1AC9A2B9" w14:textId="77777777" w:rsidR="00A856C5" w:rsidRPr="00E77497" w:rsidRDefault="00A856C5" w:rsidP="00A856C5">
      <w:pPr>
        <w:pStyle w:val="Alg4"/>
        <w:numPr>
          <w:ilvl w:val="0"/>
          <w:numId w:val="22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44744629" w14:textId="77777777" w:rsidR="00A856C5" w:rsidRPr="00E77497" w:rsidRDefault="00A856C5" w:rsidP="00A856C5">
      <w:pPr>
        <w:pStyle w:val="Alg4"/>
        <w:numPr>
          <w:ilvl w:val="0"/>
          <w:numId w:val="224"/>
        </w:numPr>
      </w:pPr>
      <w:r w:rsidRPr="00E77497">
        <w:t xml:space="preserve">Let </w:t>
      </w:r>
      <w:r w:rsidRPr="00E77497">
        <w:rPr>
          <w:i/>
        </w:rPr>
        <w:t>S</w:t>
      </w:r>
      <w:r w:rsidRPr="00E77497">
        <w:t xml:space="preserve"> be ToString</w:t>
      </w:r>
      <w:r>
        <w:t>(</w:t>
      </w:r>
      <w:r>
        <w:rPr>
          <w:i/>
        </w:rPr>
        <w:t>O</w:t>
      </w:r>
      <w:r>
        <w:t>)</w:t>
      </w:r>
      <w:r w:rsidRPr="00E77497">
        <w:t>.</w:t>
      </w:r>
    </w:p>
    <w:p w14:paraId="3BB45A27" w14:textId="77777777" w:rsidR="00A856C5" w:rsidRPr="00E77497" w:rsidRDefault="00A856C5" w:rsidP="00A856C5">
      <w:pPr>
        <w:pStyle w:val="Alg4"/>
        <w:numPr>
          <w:ilvl w:val="0"/>
          <w:numId w:val="224"/>
        </w:numPr>
        <w:contextualSpacing/>
      </w:pPr>
      <w:r>
        <w:t>ReturnIfAbrupt(</w:t>
      </w:r>
      <w:r>
        <w:rPr>
          <w:i/>
        </w:rPr>
        <w:t>S</w:t>
      </w:r>
      <w:r>
        <w:t>).</w:t>
      </w:r>
    </w:p>
    <w:p w14:paraId="10F35A0B" w14:textId="77777777" w:rsidR="00A856C5" w:rsidRPr="00E77497" w:rsidRDefault="00A856C5" w:rsidP="00A856C5">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14:paraId="62D22399" w14:textId="77777777" w:rsidR="00A856C5" w:rsidRPr="00E77497" w:rsidRDefault="00A856C5" w:rsidP="00A856C5">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14:paraId="32AC88FD" w14:textId="77777777" w:rsidR="00A856C5" w:rsidRPr="00E77497" w:rsidRDefault="00A856C5" w:rsidP="00A856C5">
      <w:pPr>
        <w:pStyle w:val="Alg4"/>
        <w:numPr>
          <w:ilvl w:val="0"/>
          <w:numId w:val="224"/>
        </w:numPr>
      </w:pPr>
      <w:r w:rsidRPr="00E77497">
        <w:t xml:space="preserve">Repeat, while </w:t>
      </w:r>
      <w:r w:rsidRPr="00E77497">
        <w:rPr>
          <w:i/>
        </w:rPr>
        <w:t>args</w:t>
      </w:r>
      <w:r w:rsidRPr="00E77497">
        <w:t xml:space="preserve"> is not empty</w:t>
      </w:r>
    </w:p>
    <w:p w14:paraId="201014AC" w14:textId="77777777" w:rsidR="00A856C5" w:rsidRPr="00E77497" w:rsidRDefault="00A856C5" w:rsidP="00A856C5">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23F5DE42" w14:textId="77777777" w:rsidR="00A856C5" w:rsidRDefault="00A856C5" w:rsidP="00A856C5">
      <w:pPr>
        <w:pStyle w:val="Alg4"/>
        <w:numPr>
          <w:ilvl w:val="1"/>
          <w:numId w:val="224"/>
        </w:numPr>
        <w:tabs>
          <w:tab w:val="num" w:pos="2070"/>
        </w:tabs>
      </w:pPr>
      <w:r>
        <w:t xml:space="preserve">Let </w:t>
      </w:r>
      <w:r w:rsidRPr="00134DAD">
        <w:rPr>
          <w:i/>
        </w:rPr>
        <w:t>nextString</w:t>
      </w:r>
      <w:r>
        <w:t xml:space="preserve"> be ToString(</w:t>
      </w:r>
      <w:r w:rsidRPr="00134DAD">
        <w:rPr>
          <w:i/>
        </w:rPr>
        <w:t>next</w:t>
      </w:r>
      <w:r>
        <w:t>)</w:t>
      </w:r>
    </w:p>
    <w:p w14:paraId="2A5C404D" w14:textId="77777777" w:rsidR="00A856C5" w:rsidRPr="00E77497" w:rsidRDefault="00A856C5" w:rsidP="00A856C5">
      <w:pPr>
        <w:pStyle w:val="Alg4"/>
        <w:numPr>
          <w:ilvl w:val="1"/>
          <w:numId w:val="224"/>
        </w:numPr>
        <w:contextualSpacing/>
      </w:pPr>
      <w:r>
        <w:t>ReturnIfAbrupt(</w:t>
      </w:r>
      <w:r>
        <w:rPr>
          <w:i/>
        </w:rPr>
        <w:t>nextString</w:t>
      </w:r>
      <w:r>
        <w:t>).</w:t>
      </w:r>
    </w:p>
    <w:p w14:paraId="301B97E6" w14:textId="77777777" w:rsidR="00A856C5" w:rsidRPr="00E77497" w:rsidRDefault="00A856C5" w:rsidP="00A856C5">
      <w:pPr>
        <w:pStyle w:val="Alg4"/>
        <w:numPr>
          <w:ilvl w:val="1"/>
          <w:numId w:val="224"/>
        </w:numPr>
        <w:tabs>
          <w:tab w:val="num" w:pos="2070"/>
        </w:tabs>
      </w:pPr>
      <w:r w:rsidRPr="00E77497">
        <w:t xml:space="preserve">Let </w:t>
      </w:r>
      <w:r w:rsidRPr="00E77497">
        <w:rPr>
          <w:i/>
        </w:rPr>
        <w:t>R</w:t>
      </w:r>
      <w:r w:rsidRPr="00E77497">
        <w:t xml:space="preserve"> be the String value consisting of the </w:t>
      </w:r>
      <w:r>
        <w:t>string elements</w:t>
      </w:r>
      <w:r w:rsidRPr="00E77497">
        <w:t xml:space="preserve"> in the previous value of </w:t>
      </w:r>
      <w:r w:rsidRPr="00E77497">
        <w:rPr>
          <w:i/>
        </w:rPr>
        <w:t>R</w:t>
      </w:r>
      <w:r w:rsidRPr="00E77497">
        <w:t xml:space="preserve"> followed by the </w:t>
      </w:r>
      <w:r>
        <w:t>string elements</w:t>
      </w:r>
      <w:r w:rsidRPr="00E77497">
        <w:t xml:space="preserve"> of </w:t>
      </w:r>
      <w:r w:rsidRPr="00E77497">
        <w:rPr>
          <w:i/>
        </w:rPr>
        <w:t>next</w:t>
      </w:r>
      <w:r>
        <w:rPr>
          <w:i/>
        </w:rPr>
        <w:t>String</w:t>
      </w:r>
      <w:r w:rsidRPr="00E77497">
        <w:t>.</w:t>
      </w:r>
    </w:p>
    <w:p w14:paraId="2D9F28CC" w14:textId="77777777" w:rsidR="00A856C5" w:rsidRPr="00E77497" w:rsidRDefault="00A856C5" w:rsidP="00A856C5">
      <w:pPr>
        <w:pStyle w:val="Alg4"/>
        <w:numPr>
          <w:ilvl w:val="0"/>
          <w:numId w:val="224"/>
        </w:numPr>
        <w:spacing w:after="220"/>
      </w:pPr>
      <w:r w:rsidRPr="00E77497">
        <w:t xml:space="preserve">Return </w:t>
      </w:r>
      <w:r w:rsidRPr="00E77497">
        <w:rPr>
          <w:i/>
        </w:rPr>
        <w:t>R</w:t>
      </w:r>
      <w:r w:rsidRPr="00E77497">
        <w:t>.</w:t>
      </w:r>
    </w:p>
    <w:p w14:paraId="4DECF692" w14:textId="77777777" w:rsidR="00A856C5" w:rsidRPr="00E77497" w:rsidRDefault="00A856C5" w:rsidP="00A856C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16BC1E6D" w14:textId="77777777" w:rsidR="00A856C5" w:rsidRPr="00E77497" w:rsidRDefault="00A856C5" w:rsidP="00A856C5">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9E7F7D7" w14:textId="77777777" w:rsidR="005D7F2D" w:rsidRPr="00E77497" w:rsidRDefault="005D7F2D" w:rsidP="005D7F2D">
      <w:pPr>
        <w:pStyle w:val="40"/>
      </w:pPr>
      <w:r w:rsidRPr="00E77497">
        <w:t>String.prototype.constructor</w:t>
      </w:r>
    </w:p>
    <w:p w14:paraId="631BCE71" w14:textId="77777777" w:rsidR="005D7F2D" w:rsidRPr="00E77497" w:rsidRDefault="005D7F2D" w:rsidP="005D7F2D">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p>
    <w:p w14:paraId="3CCBAF00" w14:textId="77777777" w:rsidR="00A856C5" w:rsidRPr="00762CE7" w:rsidRDefault="00A856C5" w:rsidP="00A856C5">
      <w:pPr>
        <w:pStyle w:val="40"/>
      </w:pPr>
      <w:r w:rsidRPr="00762CE7">
        <w:t>String.prototype.contains (searchString, position</w:t>
      </w:r>
      <w:r>
        <w:t xml:space="preserve"> = 0  </w:t>
      </w:r>
      <w:r w:rsidRPr="00762CE7">
        <w:t>)</w:t>
      </w:r>
    </w:p>
    <w:p w14:paraId="6D0566B1" w14:textId="77777777" w:rsidR="00A856C5" w:rsidRPr="00762CE7" w:rsidRDefault="00A856C5" w:rsidP="00A856C5">
      <w:pPr>
        <w:rPr>
          <w:rFonts w:cs="Arial"/>
        </w:rPr>
      </w:pPr>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p>
    <w:p w14:paraId="03419063"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14:paraId="054CD1A7"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0316BA">
        <w:rPr>
          <w:rFonts w:ascii="Times New Roman" w:eastAsia="Times New Roman" w:hAnsi="Times New Roman"/>
          <w:spacing w:val="6"/>
          <w:lang w:eastAsia="en-US"/>
        </w:rPr>
        <w:t>.</w:t>
      </w:r>
    </w:p>
    <w:p w14:paraId="6F13A32C" w14:textId="77777777" w:rsidR="00A856C5" w:rsidRPr="00E77497" w:rsidRDefault="00A856C5" w:rsidP="00A856C5">
      <w:pPr>
        <w:pStyle w:val="Alg4"/>
        <w:numPr>
          <w:ilvl w:val="0"/>
          <w:numId w:val="803"/>
        </w:numPr>
        <w:contextualSpacing/>
      </w:pPr>
      <w:r>
        <w:t>ReturnIfAbrupt(</w:t>
      </w:r>
      <w:r>
        <w:rPr>
          <w:i/>
        </w:rPr>
        <w:t>S</w:t>
      </w:r>
      <w:r>
        <w:t>).</w:t>
      </w:r>
    </w:p>
    <w:p w14:paraId="5F67C5F6"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p>
    <w:p w14:paraId="2B224A28" w14:textId="77777777" w:rsidR="00A856C5" w:rsidRPr="00E77497" w:rsidRDefault="00A856C5" w:rsidP="00A856C5">
      <w:pPr>
        <w:pStyle w:val="Alg4"/>
        <w:numPr>
          <w:ilvl w:val="0"/>
          <w:numId w:val="803"/>
        </w:numPr>
        <w:contextualSpacing/>
      </w:pPr>
      <w:r>
        <w:t>ReturnIfAbrupt(</w:t>
      </w:r>
      <w:r w:rsidRPr="005B26DC">
        <w:rPr>
          <w:i/>
        </w:rPr>
        <w:t>searchStr</w:t>
      </w:r>
      <w:r>
        <w:t>).</w:t>
      </w:r>
    </w:p>
    <w:p w14:paraId="5D83A790"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p>
    <w:p w14:paraId="1EC020A6" w14:textId="77777777" w:rsidR="00A856C5" w:rsidRPr="00E77497" w:rsidRDefault="00A856C5" w:rsidP="00A856C5">
      <w:pPr>
        <w:pStyle w:val="Alg4"/>
        <w:numPr>
          <w:ilvl w:val="0"/>
          <w:numId w:val="803"/>
        </w:numPr>
        <w:contextualSpacing/>
      </w:pPr>
      <w:r>
        <w:t>ReturnIfAbrupt(</w:t>
      </w:r>
      <w:r>
        <w:rPr>
          <w:i/>
        </w:rPr>
        <w:t>pos</w:t>
      </w:r>
      <w:r>
        <w:t>).</w:t>
      </w:r>
    </w:p>
    <w:p w14:paraId="4BB131E8"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p>
    <w:p w14:paraId="67D4748F"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p>
    <w:p w14:paraId="5C8885A3"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p>
    <w:p w14:paraId="7C7BA96F" w14:textId="77777777" w:rsidR="00A856C5" w:rsidRPr="000316BA" w:rsidRDefault="00A856C5" w:rsidP="00A856C5">
      <w:pPr>
        <w:numPr>
          <w:ilvl w:val="0"/>
          <w:numId w:val="803"/>
        </w:numPr>
        <w:spacing w:after="22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p>
    <w:p w14:paraId="2F2004C1" w14:textId="77777777"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p>
    <w:p w14:paraId="7A633CA5" w14:textId="77777777" w:rsidR="00A856C5" w:rsidRPr="000316BA" w:rsidRDefault="00A856C5" w:rsidP="00A856C5">
      <w:pPr>
        <w:pStyle w:val="Note"/>
      </w:pPr>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p>
    <w:p w14:paraId="4C1A92A8" w14:textId="77777777" w:rsidR="00A856C5" w:rsidRPr="00762CE7" w:rsidRDefault="00A856C5" w:rsidP="00A856C5">
      <w:pPr>
        <w:pStyle w:val="Note"/>
      </w:pPr>
      <w:r w:rsidRPr="00762CE7">
        <w:t>NOTE</w:t>
      </w:r>
      <w:r>
        <w:t xml:space="preserve"> 2</w:t>
      </w:r>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14:paraId="327915AB" w14:textId="77777777" w:rsidR="00A856C5" w:rsidRPr="00762CE7" w:rsidRDefault="00A856C5" w:rsidP="00A856C5">
      <w:pPr>
        <w:pStyle w:val="40"/>
      </w:pPr>
      <w:r w:rsidRPr="00762CE7">
        <w:t>String.prototype.endsWith (searchString</w:t>
      </w:r>
      <w:r>
        <w:t xml:space="preserve"> [</w:t>
      </w:r>
      <w:r w:rsidRPr="00762CE7">
        <w:t>, endPosition</w:t>
      </w:r>
      <w:r>
        <w:t xml:space="preserve">] </w:t>
      </w:r>
      <w:r w:rsidRPr="00762CE7">
        <w:t>)</w:t>
      </w:r>
    </w:p>
    <w:p w14:paraId="6A410468" w14:textId="77777777" w:rsidR="00A856C5" w:rsidRPr="00762CE7" w:rsidRDefault="00A856C5" w:rsidP="00A856C5">
      <w:pPr>
        <w:rPr>
          <w:rFonts w:cs="Arial"/>
        </w:rPr>
      </w:pPr>
      <w:r w:rsidRPr="00762CE7">
        <w:rPr>
          <w:rFonts w:cs="Arial"/>
        </w:rPr>
        <w:t>The following steps are taken:</w:t>
      </w:r>
    </w:p>
    <w:p w14:paraId="5B52E7F7"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14:paraId="1699D4EF"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3757D7">
        <w:rPr>
          <w:rFonts w:ascii="Times New Roman" w:eastAsia="Times New Roman" w:hAnsi="Times New Roman"/>
          <w:spacing w:val="6"/>
          <w:lang w:eastAsia="en-US"/>
        </w:rPr>
        <w:t>.</w:t>
      </w:r>
    </w:p>
    <w:p w14:paraId="268AA560" w14:textId="77777777" w:rsidR="00A856C5" w:rsidRPr="00E77497" w:rsidRDefault="00A856C5" w:rsidP="00A856C5">
      <w:pPr>
        <w:pStyle w:val="Alg4"/>
        <w:numPr>
          <w:ilvl w:val="0"/>
          <w:numId w:val="804"/>
        </w:numPr>
        <w:contextualSpacing/>
      </w:pPr>
      <w:r>
        <w:t>ReturnIfAbrupt(</w:t>
      </w:r>
      <w:r>
        <w:rPr>
          <w:i/>
        </w:rPr>
        <w:t>S</w:t>
      </w:r>
      <w:r>
        <w:t>).</w:t>
      </w:r>
    </w:p>
    <w:p w14:paraId="2FF71178"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p>
    <w:p w14:paraId="3465E7E9" w14:textId="77777777" w:rsidR="00A856C5" w:rsidRPr="00E77497" w:rsidRDefault="00A856C5" w:rsidP="00A856C5">
      <w:pPr>
        <w:pStyle w:val="Alg4"/>
        <w:numPr>
          <w:ilvl w:val="0"/>
          <w:numId w:val="804"/>
        </w:numPr>
        <w:contextualSpacing/>
      </w:pPr>
      <w:r>
        <w:t>ReturnIfAbrupt(</w:t>
      </w:r>
      <w:r w:rsidRPr="005B26DC">
        <w:rPr>
          <w:i/>
        </w:rPr>
        <w:t>searchStr</w:t>
      </w:r>
      <w:r>
        <w:t>).</w:t>
      </w:r>
    </w:p>
    <w:p w14:paraId="447E9BC7"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p>
    <w:p w14:paraId="482AFBBB"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p>
    <w:p w14:paraId="340817FD" w14:textId="77777777" w:rsidR="00A856C5" w:rsidRPr="00E77497" w:rsidRDefault="00A856C5" w:rsidP="00A856C5">
      <w:pPr>
        <w:pStyle w:val="Alg4"/>
        <w:numPr>
          <w:ilvl w:val="0"/>
          <w:numId w:val="804"/>
        </w:numPr>
        <w:contextualSpacing/>
      </w:pPr>
      <w:r>
        <w:t>ReturnIfAbrupt(</w:t>
      </w:r>
      <w:r>
        <w:rPr>
          <w:i/>
        </w:rPr>
        <w:t>pos</w:t>
      </w:r>
      <w:r>
        <w:t>).</w:t>
      </w:r>
    </w:p>
    <w:p w14:paraId="358D23B2"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p>
    <w:p w14:paraId="029F34E4"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w:t>
      </w:r>
    </w:p>
    <w:p w14:paraId="30BCBE69"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p>
    <w:p w14:paraId="53E182BC"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p>
    <w:p w14:paraId="0D6146CF"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sequence of elements</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is the same as</w:t>
      </w:r>
      <w:r w:rsidRPr="003757D7">
        <w:rPr>
          <w:rFonts w:ascii="Times New Roman" w:eastAsia="Times New Roman" w:hAnsi="Times New Roman"/>
          <w:spacing w:val="6"/>
          <w:lang w:eastAsia="en-US"/>
        </w:rPr>
        <w:t xml:space="preserve"> the </w:t>
      </w:r>
      <w:r>
        <w:rPr>
          <w:rFonts w:ascii="Times New Roman" w:eastAsia="Times New Roman" w:hAnsi="Times New Roman"/>
          <w:spacing w:val="6"/>
          <w:lang w:eastAsia="en-US"/>
        </w:rPr>
        <w:t>full</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element sequence</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p>
    <w:p w14:paraId="67E624E0" w14:textId="77777777" w:rsidR="00A856C5" w:rsidRPr="003757D7" w:rsidRDefault="00A856C5" w:rsidP="00A856C5">
      <w:pPr>
        <w:numPr>
          <w:ilvl w:val="0"/>
          <w:numId w:val="804"/>
        </w:numPr>
        <w:spacing w:after="22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p>
    <w:p w14:paraId="03218FA1" w14:textId="77777777"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p>
    <w:p w14:paraId="398FB655" w14:textId="77777777" w:rsidR="00A856C5" w:rsidRDefault="00A856C5" w:rsidP="00A856C5">
      <w:pPr>
        <w:pStyle w:val="Note"/>
      </w:pPr>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r>
        <w:rPr>
          <w:rFonts w:cs="Arial"/>
        </w:rPr>
        <w:t>elements</w:t>
      </w:r>
      <w:r w:rsidRPr="00762CE7">
        <w:rPr>
          <w:rFonts w:cs="Arial"/>
        </w:rPr>
        <w:t xml:space="preserve"> of </w:t>
      </w:r>
      <w:r w:rsidRPr="00762CE7">
        <w:rPr>
          <w:rFonts w:cs="Arial"/>
          <w:i/>
        </w:rPr>
        <w:t>searchString</w:t>
      </w:r>
      <w:r w:rsidRPr="00762CE7">
        <w:rPr>
          <w:rFonts w:cs="Arial"/>
        </w:rPr>
        <w:t xml:space="preserve"> converted to a String </w:t>
      </w:r>
      <w:r>
        <w:rPr>
          <w:rFonts w:cs="Arial"/>
        </w:rPr>
        <w:t>is the same as</w:t>
      </w:r>
      <w:r w:rsidRPr="00762CE7">
        <w:rPr>
          <w:rFonts w:cs="Arial"/>
        </w:rPr>
        <w:t xml:space="preserve"> the corresponding </w:t>
      </w:r>
      <w:r>
        <w:rPr>
          <w:rFonts w:cs="Arial"/>
        </w:rPr>
        <w:t>elements</w:t>
      </w:r>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p>
    <w:p w14:paraId="5952A01D" w14:textId="77777777" w:rsidR="00A856C5" w:rsidRPr="00762CE7" w:rsidRDefault="00A856C5" w:rsidP="00A856C5">
      <w:pPr>
        <w:pStyle w:val="Note"/>
      </w:pPr>
      <w:r w:rsidRPr="00762CE7">
        <w:t>NOTE</w:t>
      </w:r>
      <w:r>
        <w:t xml:space="preserve"> 2</w:t>
      </w:r>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14:paraId="51D56315" w14:textId="77777777" w:rsidR="005D7F2D" w:rsidRPr="00E77497" w:rsidRDefault="005D7F2D" w:rsidP="005D7F2D">
      <w:pPr>
        <w:pStyle w:val="40"/>
      </w:pPr>
      <w:r w:rsidRPr="00E77497">
        <w:t>String.prototype.indexOf (searchString, position)</w:t>
      </w:r>
    </w:p>
    <w:p w14:paraId="024701B6" w14:textId="77777777" w:rsidR="005D7F2D" w:rsidRPr="00E77497" w:rsidRDefault="005D7F2D" w:rsidP="005D7F2D">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p>
    <w:p w14:paraId="791957DD" w14:textId="77777777" w:rsidR="005D7F2D" w:rsidRPr="00E77497" w:rsidRDefault="005D7F2D" w:rsidP="005D7F2D">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5C4CB4B1" w14:textId="77777777" w:rsidR="005D7F2D" w:rsidRPr="00E77497" w:rsidRDefault="005D7F2D" w:rsidP="005D7F2D">
      <w:pPr>
        <w:pStyle w:val="Alg4"/>
        <w:numPr>
          <w:ilvl w:val="0"/>
          <w:numId w:val="400"/>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05BCE15E" w14:textId="77777777" w:rsidR="005D7F2D" w:rsidRPr="00E77497" w:rsidRDefault="005D7F2D" w:rsidP="005D7F2D">
      <w:pPr>
        <w:pStyle w:val="Alg4"/>
        <w:numPr>
          <w:ilvl w:val="0"/>
          <w:numId w:val="400"/>
        </w:numPr>
      </w:pPr>
      <w:r w:rsidRPr="00E77497">
        <w:t xml:space="preserve">Let </w:t>
      </w:r>
      <w:r w:rsidRPr="00E77497">
        <w:rPr>
          <w:i/>
        </w:rPr>
        <w:t>S</w:t>
      </w:r>
      <w:r w:rsidRPr="00E77497">
        <w:t xml:space="preserve"> be ToString</w:t>
      </w:r>
      <w:r>
        <w:t>(</w:t>
      </w:r>
      <w:r>
        <w:rPr>
          <w:i/>
          <w:iCs/>
        </w:rPr>
        <w:t>O</w:t>
      </w:r>
      <w:r>
        <w:t>)</w:t>
      </w:r>
      <w:r w:rsidRPr="00E77497">
        <w:t>.</w:t>
      </w:r>
    </w:p>
    <w:p w14:paraId="3A1E7850" w14:textId="77777777" w:rsidR="005D7F2D" w:rsidRPr="00E77497" w:rsidRDefault="005D7F2D" w:rsidP="005D7F2D">
      <w:pPr>
        <w:pStyle w:val="Alg4"/>
        <w:numPr>
          <w:ilvl w:val="0"/>
          <w:numId w:val="400"/>
        </w:numPr>
        <w:contextualSpacing/>
      </w:pPr>
      <w:r>
        <w:t>ReturnIfAbrupt(</w:t>
      </w:r>
      <w:r>
        <w:rPr>
          <w:i/>
        </w:rPr>
        <w:t>S</w:t>
      </w:r>
      <w:r>
        <w:t>).</w:t>
      </w:r>
    </w:p>
    <w:p w14:paraId="3DFA7280" w14:textId="77777777" w:rsidR="005D7F2D" w:rsidRPr="00E77497" w:rsidRDefault="005D7F2D" w:rsidP="005D7F2D">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14:paraId="4C075F62" w14:textId="77777777" w:rsidR="005D7F2D" w:rsidRPr="00E77497" w:rsidRDefault="005D7F2D" w:rsidP="005D7F2D">
      <w:pPr>
        <w:pStyle w:val="Alg4"/>
        <w:numPr>
          <w:ilvl w:val="0"/>
          <w:numId w:val="400"/>
        </w:numPr>
        <w:contextualSpacing/>
      </w:pPr>
      <w:r>
        <w:t>ReturnIfAbrupt(</w:t>
      </w:r>
      <w:r>
        <w:rPr>
          <w:i/>
        </w:rPr>
        <w:t>searchString</w:t>
      </w:r>
      <w:r>
        <w:t>).</w:t>
      </w:r>
    </w:p>
    <w:p w14:paraId="51E305FF" w14:textId="77777777" w:rsidR="005D7F2D" w:rsidRPr="00E77497" w:rsidRDefault="005D7F2D" w:rsidP="005D7F2D">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0D69E7D9" w14:textId="77777777" w:rsidR="005D7F2D" w:rsidRPr="00E77497" w:rsidRDefault="005D7F2D" w:rsidP="005D7F2D">
      <w:pPr>
        <w:pStyle w:val="Alg4"/>
        <w:numPr>
          <w:ilvl w:val="0"/>
          <w:numId w:val="400"/>
        </w:numPr>
        <w:contextualSpacing/>
      </w:pPr>
      <w:r>
        <w:t>ReturnIfAbrupt(</w:t>
      </w:r>
      <w:r>
        <w:rPr>
          <w:i/>
        </w:rPr>
        <w:t>pos</w:t>
      </w:r>
      <w:r>
        <w:t>).</w:t>
      </w:r>
    </w:p>
    <w:p w14:paraId="32F02C00" w14:textId="77777777" w:rsidR="005D7F2D" w:rsidRPr="00E77497" w:rsidRDefault="005D7F2D" w:rsidP="005D7F2D">
      <w:pPr>
        <w:pStyle w:val="Alg4"/>
        <w:numPr>
          <w:ilvl w:val="0"/>
          <w:numId w:val="400"/>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14:paraId="42D4D05F" w14:textId="77777777" w:rsidR="005D7F2D" w:rsidRPr="00E77497" w:rsidRDefault="005D7F2D" w:rsidP="005D7F2D">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794A9437" w14:textId="77777777" w:rsidR="005D7F2D" w:rsidRPr="00E77497" w:rsidRDefault="005D7F2D" w:rsidP="005D7F2D">
      <w:pPr>
        <w:pStyle w:val="Alg4"/>
        <w:numPr>
          <w:ilvl w:val="0"/>
          <w:numId w:val="400"/>
        </w:numPr>
      </w:pPr>
      <w:r w:rsidRPr="00E77497">
        <w:t xml:space="preserve">Let </w:t>
      </w:r>
      <w:r w:rsidRPr="00E77497">
        <w:rPr>
          <w:i/>
        </w:rPr>
        <w:t>searchLen</w:t>
      </w:r>
      <w:r w:rsidRPr="00E77497">
        <w:t xml:space="preserve"> be the number of </w:t>
      </w:r>
      <w:r>
        <w:t>element</w:t>
      </w:r>
      <w:r w:rsidRPr="00E77497">
        <w:t xml:space="preserve">s in </w:t>
      </w:r>
      <w:r w:rsidRPr="00E77497">
        <w:rPr>
          <w:i/>
        </w:rPr>
        <w:t>searchStr</w:t>
      </w:r>
      <w:r w:rsidRPr="00E77497">
        <w:t>.</w:t>
      </w:r>
    </w:p>
    <w:p w14:paraId="3D24FBAA" w14:textId="77777777" w:rsidR="005D7F2D" w:rsidRPr="00E77497" w:rsidRDefault="005D7F2D" w:rsidP="005D7F2D">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4ED781FF"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3CA2FA4A"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368BCE0" w14:textId="77777777" w:rsidR="005D7F2D" w:rsidRPr="00E77497" w:rsidRDefault="005D7F2D" w:rsidP="005D7F2D">
      <w:pPr>
        <w:pStyle w:val="40"/>
      </w:pPr>
      <w:r w:rsidRPr="00E77497">
        <w:t>String.prototype.lastIndexOf (searchString, position)</w:t>
      </w:r>
    </w:p>
    <w:p w14:paraId="7422CEF7" w14:textId="77777777" w:rsidR="005D7F2D" w:rsidRPr="00E77497" w:rsidRDefault="005D7F2D" w:rsidP="005D7F2D">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766AC1A7" w14:textId="77777777" w:rsidR="005D7F2D" w:rsidRPr="00E77497" w:rsidRDefault="005D7F2D" w:rsidP="005D7F2D">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78942178" w14:textId="77777777" w:rsidR="005D7F2D" w:rsidRPr="00E77497" w:rsidRDefault="005D7F2D" w:rsidP="005D7F2D">
      <w:pPr>
        <w:pStyle w:val="Alg4"/>
        <w:numPr>
          <w:ilvl w:val="0"/>
          <w:numId w:val="22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65D4F7E5" w14:textId="77777777" w:rsidR="005D7F2D" w:rsidRPr="00E77497" w:rsidRDefault="005D7F2D" w:rsidP="005D7F2D">
      <w:pPr>
        <w:pStyle w:val="Alg4"/>
        <w:numPr>
          <w:ilvl w:val="0"/>
          <w:numId w:val="225"/>
        </w:numPr>
      </w:pPr>
      <w:r w:rsidRPr="00E77497">
        <w:t xml:space="preserve">Let </w:t>
      </w:r>
      <w:r w:rsidRPr="00E77497">
        <w:rPr>
          <w:i/>
        </w:rPr>
        <w:t>S</w:t>
      </w:r>
      <w:r w:rsidRPr="00E77497">
        <w:t xml:space="preserve"> be ToString</w:t>
      </w:r>
      <w:r>
        <w:t>(</w:t>
      </w:r>
      <w:r>
        <w:rPr>
          <w:i/>
          <w:iCs/>
        </w:rPr>
        <w:t>O</w:t>
      </w:r>
      <w:r>
        <w:t>)</w:t>
      </w:r>
      <w:r w:rsidRPr="00E77497">
        <w:t>.</w:t>
      </w:r>
    </w:p>
    <w:p w14:paraId="3636FD69" w14:textId="77777777" w:rsidR="005D7F2D" w:rsidRPr="00E77497" w:rsidRDefault="005D7F2D" w:rsidP="005D7F2D">
      <w:pPr>
        <w:pStyle w:val="Alg4"/>
        <w:numPr>
          <w:ilvl w:val="0"/>
          <w:numId w:val="225"/>
        </w:numPr>
        <w:contextualSpacing/>
      </w:pPr>
      <w:r>
        <w:t>ReturnIfAbrupt(</w:t>
      </w:r>
      <w:r>
        <w:rPr>
          <w:i/>
        </w:rPr>
        <w:t>S</w:t>
      </w:r>
      <w:r>
        <w:t>).</w:t>
      </w:r>
    </w:p>
    <w:p w14:paraId="76A46A3A" w14:textId="77777777" w:rsidR="005D7F2D" w:rsidRPr="00E77497" w:rsidRDefault="005D7F2D" w:rsidP="005D7F2D">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14:paraId="1C8C1F0B" w14:textId="77777777" w:rsidR="005D7F2D" w:rsidRPr="00E77497" w:rsidRDefault="005D7F2D" w:rsidP="005D7F2D">
      <w:pPr>
        <w:pStyle w:val="Alg4"/>
        <w:numPr>
          <w:ilvl w:val="0"/>
          <w:numId w:val="225"/>
        </w:numPr>
        <w:contextualSpacing/>
      </w:pPr>
      <w:r>
        <w:t>ReturnIfAbrupt(</w:t>
      </w:r>
      <w:r>
        <w:rPr>
          <w:i/>
        </w:rPr>
        <w:t>searchString</w:t>
      </w:r>
      <w:r>
        <w:t>).</w:t>
      </w:r>
    </w:p>
    <w:p w14:paraId="468FB918" w14:textId="77777777" w:rsidR="005D7F2D" w:rsidRPr="00E77497" w:rsidRDefault="005D7F2D" w:rsidP="005D7F2D">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14:paraId="12BCAE3B" w14:textId="77777777" w:rsidR="005D7F2D" w:rsidRPr="00E77497" w:rsidRDefault="005D7F2D" w:rsidP="005D7F2D">
      <w:pPr>
        <w:pStyle w:val="Alg4"/>
        <w:numPr>
          <w:ilvl w:val="0"/>
          <w:numId w:val="225"/>
        </w:numPr>
        <w:contextualSpacing/>
      </w:pPr>
      <w:r>
        <w:t>ReturnIfAbrupt(</w:t>
      </w:r>
      <w:r>
        <w:rPr>
          <w:i/>
        </w:rPr>
        <w:t>numPos</w:t>
      </w:r>
      <w:r>
        <w:t>).</w:t>
      </w:r>
    </w:p>
    <w:p w14:paraId="6B74BF1C" w14:textId="77777777" w:rsidR="005D7F2D" w:rsidRPr="00546435" w:rsidRDefault="005D7F2D" w:rsidP="005D7F2D">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14:paraId="78D47F6B" w14:textId="77777777" w:rsidR="005D7F2D" w:rsidRPr="00675B74" w:rsidRDefault="005D7F2D" w:rsidP="005D7F2D">
      <w:pPr>
        <w:pStyle w:val="Alg4"/>
        <w:numPr>
          <w:ilvl w:val="0"/>
          <w:numId w:val="225"/>
        </w:numPr>
      </w:pPr>
      <w:r w:rsidRPr="00A67AF2">
        <w:t xml:space="preserve">Let </w:t>
      </w:r>
      <w:r w:rsidRPr="00A67AF2">
        <w:rPr>
          <w:i/>
        </w:rPr>
        <w:t>len</w:t>
      </w:r>
      <w:r w:rsidRPr="00A67AF2">
        <w:t xml:space="preserve"> be the number of </w:t>
      </w:r>
      <w:r>
        <w:t>element</w:t>
      </w:r>
      <w:r w:rsidRPr="00A67AF2">
        <w:t xml:space="preserve">s in </w:t>
      </w:r>
      <w:r w:rsidRPr="00B820AB">
        <w:rPr>
          <w:i/>
        </w:rPr>
        <w:t>S</w:t>
      </w:r>
      <w:r w:rsidRPr="00675B74">
        <w:t>.</w:t>
      </w:r>
    </w:p>
    <w:p w14:paraId="0B291B98" w14:textId="77777777" w:rsidR="005D7F2D" w:rsidRPr="00E77497" w:rsidRDefault="005D7F2D" w:rsidP="005D7F2D">
      <w:pPr>
        <w:pStyle w:val="Alg4"/>
        <w:numPr>
          <w:ilvl w:val="0"/>
          <w:numId w:val="225"/>
        </w:numPr>
      </w:pPr>
      <w:r w:rsidRPr="00E77497">
        <w:t xml:space="preserve">Let </w:t>
      </w:r>
      <w:r w:rsidRPr="00E77497">
        <w:rPr>
          <w:i/>
        </w:rPr>
        <w:t>start</w:t>
      </w:r>
      <w:r w:rsidRPr="00E77497">
        <w:t xml:space="preserve"> </w:t>
      </w:r>
      <w:r>
        <w:t xml:space="preserve">be </w:t>
      </w:r>
      <w:r w:rsidRPr="00E77497">
        <w:t>min(max(</w:t>
      </w:r>
      <w:r w:rsidRPr="00E77497">
        <w:rPr>
          <w:i/>
        </w:rPr>
        <w:t>pos</w:t>
      </w:r>
      <w:r w:rsidRPr="00E77497">
        <w:t xml:space="preserve">, 0), </w:t>
      </w:r>
      <w:r w:rsidRPr="00E77497">
        <w:rPr>
          <w:i/>
        </w:rPr>
        <w:t>len</w:t>
      </w:r>
      <w:r w:rsidRPr="00E77497">
        <w:t>).</w:t>
      </w:r>
    </w:p>
    <w:p w14:paraId="4314431A" w14:textId="77777777" w:rsidR="005D7F2D" w:rsidRPr="00E77497" w:rsidRDefault="005D7F2D" w:rsidP="005D7F2D">
      <w:pPr>
        <w:pStyle w:val="Alg4"/>
        <w:numPr>
          <w:ilvl w:val="0"/>
          <w:numId w:val="225"/>
        </w:numPr>
      </w:pPr>
      <w:r w:rsidRPr="00E77497">
        <w:t xml:space="preserve">Let </w:t>
      </w:r>
      <w:r w:rsidRPr="00E77497">
        <w:rPr>
          <w:i/>
        </w:rPr>
        <w:t>searchLen</w:t>
      </w:r>
      <w:r w:rsidRPr="00E77497">
        <w:t xml:space="preserve"> be the number of </w:t>
      </w:r>
      <w:r>
        <w:t>elements</w:t>
      </w:r>
      <w:r w:rsidRPr="00E77497">
        <w:t xml:space="preserve"> in </w:t>
      </w:r>
      <w:r w:rsidRPr="00E77497">
        <w:rPr>
          <w:i/>
        </w:rPr>
        <w:t>searchStr</w:t>
      </w:r>
      <w:r w:rsidRPr="00E77497">
        <w:t>.</w:t>
      </w:r>
    </w:p>
    <w:p w14:paraId="7B5F0EB7" w14:textId="77777777" w:rsidR="005D7F2D" w:rsidRPr="00E77497" w:rsidRDefault="005D7F2D" w:rsidP="005D7F2D">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14:paraId="08C46D42"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72A02A4E"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583EE6C" w14:textId="77777777" w:rsidR="005D7F2D" w:rsidRPr="00E77497" w:rsidRDefault="005D7F2D" w:rsidP="005D7F2D">
      <w:pPr>
        <w:pStyle w:val="40"/>
      </w:pPr>
      <w:r w:rsidRPr="00E77497">
        <w:t>String.prototype.localeCompare (that)</w:t>
      </w:r>
    </w:p>
    <w:p w14:paraId="315E50EB" w14:textId="77777777" w:rsidR="005D7F2D" w:rsidRPr="00E77497" w:rsidRDefault="005D7F2D" w:rsidP="005D7F2D">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w:t>
      </w:r>
      <w:r w:rsidRPr="00CE3CDC">
        <w:rPr>
          <w:b/>
          <w:bCs/>
        </w:rPr>
        <w:t>this</w:t>
      </w:r>
      <w:r w:rsidRPr="00E77497">
        <w:t xml:space="preserve">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0A531D3E" w14:textId="77777777" w:rsidR="005D7F2D" w:rsidRPr="00E77497" w:rsidRDefault="005D7F2D" w:rsidP="005D7F2D">
      <w:r w:rsidRPr="00E77497">
        <w:t>Before perform the comparisons the following steps are performed to prepare the Strings:</w:t>
      </w:r>
    </w:p>
    <w:p w14:paraId="31958D25" w14:textId="77777777" w:rsidR="005D7F2D" w:rsidRPr="00E77497" w:rsidRDefault="005D7F2D" w:rsidP="005D7F2D">
      <w:pPr>
        <w:pStyle w:val="Alg4"/>
        <w:numPr>
          <w:ilvl w:val="0"/>
          <w:numId w:val="226"/>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51549211" w14:textId="77777777" w:rsidR="005D7F2D" w:rsidRPr="00E77497" w:rsidRDefault="005D7F2D" w:rsidP="005D7F2D">
      <w:pPr>
        <w:pStyle w:val="Alg4"/>
        <w:numPr>
          <w:ilvl w:val="0"/>
          <w:numId w:val="226"/>
        </w:numPr>
      </w:pPr>
      <w:r w:rsidRPr="00E77497">
        <w:t xml:space="preserve">Let </w:t>
      </w:r>
      <w:r w:rsidRPr="00E77497">
        <w:rPr>
          <w:i/>
        </w:rPr>
        <w:t>S</w:t>
      </w:r>
      <w:r w:rsidRPr="00E77497">
        <w:t xml:space="preserve"> be ToString</w:t>
      </w:r>
      <w:r>
        <w:t>(</w:t>
      </w:r>
      <w:r>
        <w:rPr>
          <w:i/>
          <w:iCs/>
        </w:rPr>
        <w:t>O</w:t>
      </w:r>
      <w:r>
        <w:t>)</w:t>
      </w:r>
      <w:r w:rsidRPr="00E77497">
        <w:t>.</w:t>
      </w:r>
    </w:p>
    <w:p w14:paraId="347476E9" w14:textId="77777777" w:rsidR="005D7F2D" w:rsidRPr="00E77497" w:rsidRDefault="005D7F2D" w:rsidP="005D7F2D">
      <w:pPr>
        <w:pStyle w:val="Alg4"/>
        <w:numPr>
          <w:ilvl w:val="0"/>
          <w:numId w:val="226"/>
        </w:numPr>
        <w:contextualSpacing/>
      </w:pPr>
      <w:r>
        <w:t>ReturnIfAbrupt(</w:t>
      </w:r>
      <w:r>
        <w:rPr>
          <w:i/>
        </w:rPr>
        <w:t>S</w:t>
      </w:r>
      <w:r>
        <w:t>).</w:t>
      </w:r>
    </w:p>
    <w:p w14:paraId="73028F39" w14:textId="77777777" w:rsidR="005D7F2D" w:rsidRDefault="005D7F2D" w:rsidP="005D7F2D">
      <w:pPr>
        <w:pStyle w:val="Alg4"/>
        <w:numPr>
          <w:ilvl w:val="0"/>
          <w:numId w:val="226"/>
        </w:numPr>
        <w:contextualSpacing/>
      </w:pPr>
      <w:r w:rsidRPr="00E77497">
        <w:t xml:space="preserve">Let </w:t>
      </w:r>
      <w:r w:rsidRPr="00E77497">
        <w:rPr>
          <w:i/>
        </w:rPr>
        <w:t>That</w:t>
      </w:r>
      <w:r w:rsidRPr="00E77497">
        <w:t xml:space="preserve"> be ToString(</w:t>
      </w:r>
      <w:r w:rsidRPr="00E77497">
        <w:rPr>
          <w:i/>
        </w:rPr>
        <w:t>that</w:t>
      </w:r>
      <w:r w:rsidRPr="00E77497">
        <w:t>).</w:t>
      </w:r>
    </w:p>
    <w:p w14:paraId="443D81F5" w14:textId="77777777" w:rsidR="005D7F2D" w:rsidRPr="00134DAD" w:rsidRDefault="005D7F2D" w:rsidP="005D7F2D">
      <w:pPr>
        <w:pStyle w:val="Alg4"/>
        <w:numPr>
          <w:ilvl w:val="0"/>
          <w:numId w:val="226"/>
        </w:numPr>
        <w:spacing w:after="220"/>
      </w:pPr>
      <w:r>
        <w:t>ReturnIfAbrupt(</w:t>
      </w:r>
      <w:r>
        <w:rPr>
          <w:i/>
        </w:rPr>
        <w:t>That</w:t>
      </w:r>
      <w:r>
        <w:t>).</w:t>
      </w:r>
    </w:p>
    <w:p w14:paraId="06AF5E69" w14:textId="77777777" w:rsidR="005D7F2D" w:rsidRPr="00E77497" w:rsidRDefault="005D7F2D" w:rsidP="005D7F2D">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w:t>
      </w:r>
      <w:r w:rsidR="003D1963">
        <w:fldChar w:fldCharType="begin"/>
      </w:r>
      <w:r w:rsidR="003D1963">
        <w:instrText xml:space="preserve"> REF _Ref366078424 \r \h </w:instrText>
      </w:r>
      <w:r w:rsidR="003D1963">
        <w:fldChar w:fldCharType="separate"/>
      </w:r>
      <w:r w:rsidR="00083CEC">
        <w:t>22.1.3.24</w:t>
      </w:r>
      <w:r w:rsidR="003D1963">
        <w:fldChar w:fldCharType="end"/>
      </w:r>
      <w:r w:rsidRPr="00E77497">
        <w:t xml:space="preserve">) on the set of all Strings. </w:t>
      </w:r>
    </w:p>
    <w:p w14:paraId="10C5A3C9" w14:textId="77777777" w:rsidR="005D7F2D" w:rsidRPr="00E77497" w:rsidRDefault="005D7F2D" w:rsidP="005D7F2D">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14:paraId="09290DFF" w14:textId="77777777" w:rsidR="005D7F2D" w:rsidRPr="00E77497" w:rsidRDefault="005D7F2D" w:rsidP="005D7F2D">
      <w:r w:rsidRPr="00E77497">
        <w:t>If no language-sensitive comparison at all is available from the host environment, this function may perform a bitwise comparison.</w:t>
      </w:r>
    </w:p>
    <w:p w14:paraId="070A970E" w14:textId="77777777" w:rsidR="005D7F2D" w:rsidRPr="00E77497" w:rsidRDefault="005D7F2D" w:rsidP="005D7F2D">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3C519607" w14:textId="77777777" w:rsidR="005D7F2D" w:rsidRPr="00E77497" w:rsidRDefault="005D7F2D" w:rsidP="005D7F2D">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14:paraId="20F56F40" w14:textId="77777777" w:rsidR="005D7F2D" w:rsidRPr="00E77497" w:rsidRDefault="005D7F2D" w:rsidP="005D7F2D">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14:paraId="02B9A286" w14:textId="77777777" w:rsidR="005D7F2D" w:rsidRPr="00E77497" w:rsidRDefault="005D7F2D" w:rsidP="005D7F2D">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69CB1F8" w14:textId="77777777" w:rsidR="005D7F2D" w:rsidRPr="00E77497" w:rsidRDefault="005D7F2D" w:rsidP="005D7F2D">
      <w:pPr>
        <w:pStyle w:val="40"/>
      </w:pPr>
      <w:r w:rsidRPr="00E77497">
        <w:t>String.prototype.match (regexp)</w:t>
      </w:r>
    </w:p>
    <w:p w14:paraId="64642EEA" w14:textId="77777777" w:rsidR="005D7F2D" w:rsidRPr="00E77497" w:rsidRDefault="005D7F2D" w:rsidP="005D7F2D">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7268C436" w14:textId="77777777" w:rsidR="005D7F2D" w:rsidRPr="00E77497" w:rsidRDefault="005D7F2D" w:rsidP="005D7F2D">
      <w:pPr>
        <w:pStyle w:val="Alg4"/>
        <w:numPr>
          <w:ilvl w:val="0"/>
          <w:numId w:val="227"/>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383C3976" w14:textId="77777777" w:rsidR="005D7F2D" w:rsidRPr="00E77497" w:rsidRDefault="005D7F2D" w:rsidP="005D7F2D">
      <w:pPr>
        <w:pStyle w:val="Alg4"/>
        <w:numPr>
          <w:ilvl w:val="0"/>
          <w:numId w:val="227"/>
        </w:numPr>
      </w:pPr>
      <w:r w:rsidRPr="00E77497">
        <w:t xml:space="preserve">Let </w:t>
      </w:r>
      <w:r w:rsidRPr="00E77497">
        <w:rPr>
          <w:i/>
        </w:rPr>
        <w:t>S</w:t>
      </w:r>
      <w:r w:rsidRPr="00E77497">
        <w:t xml:space="preserve"> be ToString</w:t>
      </w:r>
      <w:r>
        <w:t>(</w:t>
      </w:r>
      <w:r>
        <w:rPr>
          <w:i/>
          <w:iCs/>
        </w:rPr>
        <w:t>O</w:t>
      </w:r>
      <w:r>
        <w:t>)</w:t>
      </w:r>
      <w:r w:rsidRPr="00E77497">
        <w:t>.</w:t>
      </w:r>
    </w:p>
    <w:p w14:paraId="797548CB" w14:textId="77777777" w:rsidR="005D7F2D" w:rsidRPr="00E77497" w:rsidRDefault="005D7F2D" w:rsidP="005D7F2D">
      <w:pPr>
        <w:pStyle w:val="Alg4"/>
        <w:numPr>
          <w:ilvl w:val="0"/>
          <w:numId w:val="227"/>
        </w:numPr>
        <w:contextualSpacing/>
      </w:pPr>
      <w:r>
        <w:t>ReturnIfAbrupt(</w:t>
      </w:r>
      <w:r>
        <w:rPr>
          <w:i/>
        </w:rPr>
        <w:t>S</w:t>
      </w:r>
      <w:r>
        <w:t>).</w:t>
      </w:r>
    </w:p>
    <w:p w14:paraId="2376874A" w14:textId="77777777" w:rsidR="005D7F2D" w:rsidRPr="00E77497" w:rsidRDefault="005D7F2D" w:rsidP="005D7F2D">
      <w:pPr>
        <w:pStyle w:val="Alg4"/>
        <w:numPr>
          <w:ilvl w:val="0"/>
          <w:numId w:val="227"/>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t xml:space="preserve">, then let </w:t>
      </w:r>
      <w:r w:rsidRPr="00E77497">
        <w:rPr>
          <w:i/>
        </w:rPr>
        <w:t>rx</w:t>
      </w:r>
      <w:r w:rsidRPr="00E77497">
        <w:t xml:space="preserve"> be </w:t>
      </w:r>
      <w:r w:rsidRPr="00E77497">
        <w:rPr>
          <w:i/>
        </w:rPr>
        <w:t>regexp</w:t>
      </w:r>
      <w:r w:rsidRPr="00E77497">
        <w:t>;</w:t>
      </w:r>
    </w:p>
    <w:p w14:paraId="1530D8F5" w14:textId="77777777" w:rsidR="005D7F2D" w:rsidRPr="00E77497" w:rsidRDefault="005D7F2D" w:rsidP="005D7F2D">
      <w:pPr>
        <w:pStyle w:val="Alg4"/>
        <w:numPr>
          <w:ilvl w:val="0"/>
          <w:numId w:val="227"/>
        </w:numPr>
      </w:pPr>
      <w:r w:rsidRPr="00E77497">
        <w:t xml:space="preserve">Else, let </w:t>
      </w:r>
      <w:r w:rsidRPr="00E77497">
        <w:rPr>
          <w:i/>
        </w:rPr>
        <w:t>rx</w:t>
      </w:r>
      <w:r w:rsidRPr="00E77497">
        <w:t xml:space="preserve"> be </w:t>
      </w:r>
      <w:r>
        <w:t>the result of the abstract operation</w:t>
      </w:r>
      <w:r w:rsidRPr="00134DAD">
        <w:t xml:space="preserve"> </w:t>
      </w:r>
      <w:r>
        <w:t>RegExpCreate (</w:t>
      </w:r>
      <w:r w:rsidR="006A3D7C">
        <w:fldChar w:fldCharType="begin"/>
      </w:r>
      <w:r w:rsidR="006A3D7C">
        <w:instrText xml:space="preserve"> REF _Ref366078738 \r \h </w:instrText>
      </w:r>
      <w:r w:rsidR="006A3D7C">
        <w:fldChar w:fldCharType="separate"/>
      </w:r>
      <w:r w:rsidR="00083CEC">
        <w:t>21.2.3.3</w:t>
      </w:r>
      <w:r w:rsidR="006A3D7C">
        <w:fldChar w:fldCharType="end"/>
      </w:r>
      <w:r>
        <w:t xml:space="preserve">) with arguments </w:t>
      </w:r>
      <w:r>
        <w:rPr>
          <w:i/>
        </w:rPr>
        <w:t>regexp</w:t>
      </w:r>
      <w:r>
        <w:t xml:space="preserve"> and </w:t>
      </w:r>
      <w:r w:rsidRPr="00C75147">
        <w:rPr>
          <w:b/>
        </w:rPr>
        <w:t>undefined</w:t>
      </w:r>
      <w:r w:rsidRPr="00E77497">
        <w:t>.</w:t>
      </w:r>
    </w:p>
    <w:p w14:paraId="0DFFF5E4" w14:textId="77777777" w:rsidR="005D7F2D" w:rsidRPr="00E77497" w:rsidRDefault="005D7F2D" w:rsidP="005D7F2D">
      <w:pPr>
        <w:pStyle w:val="Alg4"/>
        <w:numPr>
          <w:ilvl w:val="0"/>
          <w:numId w:val="227"/>
        </w:numPr>
        <w:contextualSpacing/>
      </w:pPr>
      <w:r>
        <w:t>ReturnIfAbrupt(</w:t>
      </w:r>
      <w:r>
        <w:rPr>
          <w:i/>
        </w:rPr>
        <w:t>rx</w:t>
      </w:r>
      <w:r>
        <w:t>).</w:t>
      </w:r>
    </w:p>
    <w:p w14:paraId="2F88D8DD" w14:textId="77777777" w:rsidR="005D7F2D" w:rsidRPr="00E77497" w:rsidRDefault="005D7F2D" w:rsidP="005D7F2D">
      <w:pPr>
        <w:pStyle w:val="Alg4"/>
        <w:numPr>
          <w:ilvl w:val="0"/>
          <w:numId w:val="227"/>
        </w:numPr>
        <w:spacing w:after="220"/>
      </w:pPr>
      <w:r w:rsidRPr="00E77497">
        <w:t>Return</w:t>
      </w:r>
      <w:r>
        <w:t xml:space="preserve"> the result of Invoke(</w:t>
      </w:r>
      <w:r>
        <w:rPr>
          <w:i/>
          <w:iCs/>
        </w:rPr>
        <w:t>rx</w:t>
      </w:r>
      <w:r>
        <w:t>,</w:t>
      </w:r>
      <w:r w:rsidRPr="0034602E">
        <w:rPr>
          <w:b/>
        </w:rPr>
        <w:t xml:space="preserve"> </w:t>
      </w:r>
      <w:r w:rsidRPr="00E77497">
        <w:rPr>
          <w:rFonts w:ascii="Courier New" w:hAnsi="Courier New"/>
          <w:b/>
        </w:rPr>
        <w:t>"</w:t>
      </w:r>
      <w:r>
        <w:rPr>
          <w:rFonts w:ascii="Courier New" w:hAnsi="Courier New"/>
          <w:b/>
        </w:rPr>
        <w:t>match</w:t>
      </w:r>
      <w:r w:rsidRPr="00E77497">
        <w:rPr>
          <w:rFonts w:ascii="Courier New" w:hAnsi="Courier New"/>
          <w:b/>
        </w:rPr>
        <w:t>"</w:t>
      </w:r>
      <w:r>
        <w:t xml:space="preserve">, ( </w:t>
      </w:r>
      <w:r>
        <w:rPr>
          <w:i/>
          <w:iCs/>
        </w:rPr>
        <w:t>S</w:t>
      </w:r>
      <w:r>
        <w:t xml:space="preserve"> )). </w:t>
      </w:r>
      <w:r w:rsidRPr="00F862EE">
        <w:rPr>
          <w:i/>
          <w:iCs/>
        </w:rPr>
        <w:t>.</w:t>
      </w:r>
    </w:p>
    <w:p w14:paraId="2FF45022"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AB2E485" w14:textId="77777777" w:rsidR="00A856C5" w:rsidRPr="00E77497" w:rsidRDefault="00A856C5" w:rsidP="00A856C5">
      <w:pPr>
        <w:pStyle w:val="40"/>
      </w:pPr>
      <w:r w:rsidRPr="00E77497">
        <w:t>String.prototype.</w:t>
      </w:r>
      <w:r>
        <w:t>normalize</w:t>
      </w:r>
      <w:r w:rsidRPr="00E77497">
        <w:t xml:space="preserve"> (</w:t>
      </w:r>
      <w:r>
        <w:t xml:space="preserve"> form = </w:t>
      </w:r>
      <w:r w:rsidRPr="00336408">
        <w:rPr>
          <w:rFonts w:ascii="Courier New" w:hAnsi="Courier New"/>
        </w:rPr>
        <w:t>"</w:t>
      </w:r>
      <w:r>
        <w:rPr>
          <w:rFonts w:ascii="Courier New" w:hAnsi="Courier New"/>
        </w:rPr>
        <w:t>NFC</w:t>
      </w:r>
      <w:r w:rsidRPr="00336408">
        <w:rPr>
          <w:rFonts w:ascii="Courier New" w:hAnsi="Courier New"/>
        </w:rPr>
        <w:t>"</w:t>
      </w:r>
      <w:r>
        <w:t xml:space="preserve">  </w:t>
      </w:r>
      <w:r w:rsidRPr="00E77497">
        <w:t>)</w:t>
      </w:r>
    </w:p>
    <w:p w14:paraId="4BF596AF" w14:textId="77777777" w:rsidR="00A856C5" w:rsidRDefault="00A856C5" w:rsidP="00A856C5">
      <w:r w:rsidRPr="00E77497">
        <w:t xml:space="preserve">When the </w:t>
      </w:r>
      <w:r>
        <w:rPr>
          <w:rFonts w:ascii="Courier New" w:hAnsi="Courier New"/>
          <w:b/>
        </w:rPr>
        <w:t>normalize</w:t>
      </w:r>
      <w:r w:rsidRPr="00E77497">
        <w:t xml:space="preserve"> method is called with one argument </w:t>
      </w:r>
      <w:r>
        <w:rPr>
          <w:rFonts w:ascii="Times New Roman" w:hAnsi="Times New Roman"/>
          <w:i/>
        </w:rPr>
        <w:t>form</w:t>
      </w:r>
      <w:r w:rsidRPr="00E77497">
        <w:t>, the following steps are</w:t>
      </w:r>
      <w:r>
        <w:t xml:space="preserve"> taken:</w:t>
      </w:r>
    </w:p>
    <w:p w14:paraId="27A2A5A5" w14:textId="77777777" w:rsidR="00A856C5" w:rsidRPr="00E77497" w:rsidRDefault="00A856C5" w:rsidP="00A856C5">
      <w:pPr>
        <w:pStyle w:val="Alg4"/>
        <w:numPr>
          <w:ilvl w:val="0"/>
          <w:numId w:val="1336"/>
        </w:numPr>
      </w:pPr>
      <w:r>
        <w:t xml:space="preserve">Let </w:t>
      </w:r>
      <w:r w:rsidRPr="00336408">
        <w:rPr>
          <w:i/>
          <w:iCs/>
        </w:rPr>
        <w:t>O</w:t>
      </w:r>
      <w:r>
        <w:t xml:space="preserve"> be </w:t>
      </w:r>
      <w:r w:rsidRPr="00336408">
        <w:t>CheckObjectCoercible</w:t>
      </w:r>
      <w:r>
        <w:t>(</w:t>
      </w:r>
      <w:r w:rsidRPr="00E77497">
        <w:rPr>
          <w:b/>
        </w:rPr>
        <w:t>this</w:t>
      </w:r>
      <w:r w:rsidRPr="00E77497">
        <w:t xml:space="preserve"> value</w:t>
      </w:r>
      <w:r>
        <w:t>)</w:t>
      </w:r>
      <w:r w:rsidRPr="00E77497">
        <w:t>.</w:t>
      </w:r>
    </w:p>
    <w:p w14:paraId="25B97E43" w14:textId="77777777" w:rsidR="00A856C5" w:rsidRPr="00E77497" w:rsidRDefault="00A856C5" w:rsidP="00A856C5">
      <w:pPr>
        <w:pStyle w:val="Alg4"/>
        <w:numPr>
          <w:ilvl w:val="0"/>
          <w:numId w:val="1336"/>
        </w:numPr>
      </w:pPr>
      <w:r w:rsidRPr="00E77497">
        <w:t xml:space="preserve">Let </w:t>
      </w:r>
      <w:r w:rsidRPr="00E77497">
        <w:rPr>
          <w:i/>
        </w:rPr>
        <w:t>S</w:t>
      </w:r>
      <w:r>
        <w:t xml:space="preserve"> be </w:t>
      </w:r>
      <w:r w:rsidRPr="00E77497">
        <w:t>ToString</w:t>
      </w:r>
      <w:r>
        <w:t>(</w:t>
      </w:r>
      <w:r>
        <w:rPr>
          <w:i/>
          <w:iCs/>
        </w:rPr>
        <w:t>O</w:t>
      </w:r>
      <w:r>
        <w:t>)</w:t>
      </w:r>
      <w:r w:rsidRPr="00E77497">
        <w:t>.</w:t>
      </w:r>
    </w:p>
    <w:p w14:paraId="582DA994" w14:textId="77777777" w:rsidR="00A856C5" w:rsidRPr="00E77497" w:rsidRDefault="00A856C5" w:rsidP="00A856C5">
      <w:pPr>
        <w:pStyle w:val="Alg4"/>
        <w:numPr>
          <w:ilvl w:val="0"/>
          <w:numId w:val="1336"/>
        </w:numPr>
        <w:contextualSpacing/>
      </w:pPr>
      <w:r>
        <w:t>ReturnIfAbrupt(</w:t>
      </w:r>
      <w:r>
        <w:rPr>
          <w:i/>
        </w:rPr>
        <w:t>S</w:t>
      </w:r>
      <w:r>
        <w:t>).</w:t>
      </w:r>
    </w:p>
    <w:p w14:paraId="6ACF796A" w14:textId="77777777" w:rsidR="00A856C5" w:rsidRDefault="00A856C5" w:rsidP="00A856C5">
      <w:pPr>
        <w:pStyle w:val="Alg4"/>
        <w:numPr>
          <w:ilvl w:val="0"/>
          <w:numId w:val="1336"/>
        </w:numPr>
      </w:pPr>
      <w:r>
        <w:t xml:space="preserve">If </w:t>
      </w:r>
      <w:r>
        <w:rPr>
          <w:i/>
          <w:iCs/>
        </w:rPr>
        <w:t>form</w:t>
      </w:r>
      <w:r>
        <w:t xml:space="preserve"> is not provided or </w:t>
      </w:r>
      <w:r>
        <w:rPr>
          <w:b/>
          <w:bCs/>
        </w:rPr>
        <w:t>undefined</w:t>
      </w:r>
      <w:r>
        <w:t xml:space="preserve"> let </w:t>
      </w:r>
      <w:r>
        <w:rPr>
          <w:i/>
          <w:iCs/>
        </w:rPr>
        <w:t>form</w:t>
      </w:r>
      <w:r>
        <w:t xml:space="preserve"> be </w:t>
      </w:r>
      <w:r w:rsidRPr="00336408">
        <w:rPr>
          <w:rFonts w:ascii="Courier New" w:hAnsi="Courier New"/>
          <w:b/>
        </w:rPr>
        <w:t>"</w:t>
      </w:r>
      <w:r>
        <w:rPr>
          <w:rFonts w:ascii="Courier New" w:hAnsi="Courier New"/>
        </w:rPr>
        <w:t>NFC</w:t>
      </w:r>
      <w:r w:rsidRPr="00336408">
        <w:rPr>
          <w:rFonts w:ascii="Courier New" w:hAnsi="Courier New"/>
          <w:b/>
        </w:rPr>
        <w:t>"</w:t>
      </w:r>
      <w:r>
        <w:t>.</w:t>
      </w:r>
    </w:p>
    <w:p w14:paraId="3471D1DE" w14:textId="77777777" w:rsidR="00A856C5" w:rsidRPr="00E77497" w:rsidRDefault="00A856C5" w:rsidP="00A856C5">
      <w:pPr>
        <w:pStyle w:val="Alg4"/>
        <w:numPr>
          <w:ilvl w:val="0"/>
          <w:numId w:val="1336"/>
        </w:numPr>
      </w:pPr>
      <w:r w:rsidRPr="00E77497">
        <w:t xml:space="preserve">Let </w:t>
      </w:r>
      <w:r>
        <w:rPr>
          <w:i/>
        </w:rPr>
        <w:t>f</w:t>
      </w:r>
      <w:r w:rsidRPr="00E77497">
        <w:t xml:space="preserve"> be To</w:t>
      </w:r>
      <w:r>
        <w:t>String</w:t>
      </w:r>
      <w:r w:rsidRPr="00E77497">
        <w:t>(</w:t>
      </w:r>
      <w:r>
        <w:rPr>
          <w:i/>
        </w:rPr>
        <w:t>form</w:t>
      </w:r>
      <w:r w:rsidRPr="00E77497">
        <w:t>).</w:t>
      </w:r>
    </w:p>
    <w:p w14:paraId="0D8CFCF4" w14:textId="77777777" w:rsidR="00A856C5" w:rsidRPr="00E77497" w:rsidRDefault="00A856C5" w:rsidP="00A856C5">
      <w:pPr>
        <w:pStyle w:val="Alg4"/>
        <w:numPr>
          <w:ilvl w:val="0"/>
          <w:numId w:val="1336"/>
        </w:numPr>
        <w:contextualSpacing/>
      </w:pPr>
      <w:r>
        <w:t>ReturnIfAbrupt(</w:t>
      </w:r>
      <w:r>
        <w:rPr>
          <w:i/>
        </w:rPr>
        <w:t>f</w:t>
      </w:r>
      <w:r>
        <w:t>).</w:t>
      </w:r>
    </w:p>
    <w:p w14:paraId="74D0E52B" w14:textId="77777777" w:rsidR="00A856C5" w:rsidRPr="00E77497" w:rsidRDefault="00A856C5" w:rsidP="00A856C5">
      <w:pPr>
        <w:pStyle w:val="Alg4"/>
        <w:numPr>
          <w:ilvl w:val="0"/>
          <w:numId w:val="1336"/>
        </w:numPr>
      </w:pPr>
      <w:r>
        <w:t xml:space="preserve">If </w:t>
      </w:r>
      <w:r>
        <w:rPr>
          <w:i/>
          <w:iCs/>
        </w:rPr>
        <w:t>f</w:t>
      </w:r>
      <w:r>
        <w:t xml:space="preserve"> is not one of </w:t>
      </w:r>
      <w:r w:rsidRPr="00336408">
        <w:rPr>
          <w:rFonts w:ascii="Courier New" w:hAnsi="Courier New"/>
          <w:b/>
        </w:rPr>
        <w:t>"</w:t>
      </w:r>
      <w:r>
        <w:rPr>
          <w:rFonts w:ascii="Courier New" w:hAnsi="Courier New"/>
        </w:rPr>
        <w:t>NFC</w:t>
      </w:r>
      <w:r w:rsidRPr="00336408">
        <w:rPr>
          <w:rFonts w:ascii="Courier New" w:hAnsi="Courier New"/>
          <w:b/>
        </w:rPr>
        <w:t>"</w:t>
      </w:r>
      <w:r>
        <w:t xml:space="preserve">, </w:t>
      </w:r>
      <w:r w:rsidRPr="00336408">
        <w:rPr>
          <w:rFonts w:ascii="Courier New" w:hAnsi="Courier New"/>
          <w:b/>
        </w:rPr>
        <w:t>"</w:t>
      </w:r>
      <w:r>
        <w:rPr>
          <w:rFonts w:ascii="Courier New" w:hAnsi="Courier New"/>
        </w:rPr>
        <w:t>NFD</w:t>
      </w:r>
      <w:r w:rsidRPr="00336408">
        <w:rPr>
          <w:rFonts w:ascii="Courier New" w:hAnsi="Courier New"/>
          <w:b/>
        </w:rPr>
        <w:t>"</w:t>
      </w:r>
      <w:r>
        <w:t xml:space="preserve">, </w:t>
      </w:r>
      <w:r w:rsidRPr="00336408">
        <w:rPr>
          <w:rFonts w:ascii="Courier New" w:hAnsi="Courier New"/>
          <w:b/>
        </w:rPr>
        <w:t>"</w:t>
      </w:r>
      <w:r>
        <w:rPr>
          <w:rFonts w:ascii="Courier New" w:hAnsi="Courier New"/>
        </w:rPr>
        <w:t>NFKC</w:t>
      </w:r>
      <w:r w:rsidRPr="00336408">
        <w:rPr>
          <w:rFonts w:ascii="Courier New" w:hAnsi="Courier New"/>
          <w:b/>
        </w:rPr>
        <w:t>"</w:t>
      </w:r>
      <w:r>
        <w:t xml:space="preserve">, or </w:t>
      </w:r>
      <w:r w:rsidRPr="00336408">
        <w:rPr>
          <w:rFonts w:ascii="Courier New" w:hAnsi="Courier New"/>
          <w:b/>
        </w:rPr>
        <w:t>"</w:t>
      </w:r>
      <w:r>
        <w:rPr>
          <w:rFonts w:ascii="Courier New" w:hAnsi="Courier New"/>
        </w:rPr>
        <w:t>NFKD</w:t>
      </w:r>
      <w:r w:rsidRPr="00336408">
        <w:rPr>
          <w:rFonts w:ascii="Courier New" w:hAnsi="Courier New"/>
          <w:b/>
        </w:rPr>
        <w:t>"</w:t>
      </w:r>
      <w:r>
        <w:t xml:space="preserve">, then throw a </w:t>
      </w:r>
      <w:r w:rsidRPr="00854ACE">
        <w:rPr>
          <w:b/>
          <w:bCs/>
        </w:rPr>
        <w:t>RangeError</w:t>
      </w:r>
      <w:r>
        <w:t xml:space="preserve"> Exception</w:t>
      </w:r>
      <w:r w:rsidRPr="00E77497">
        <w:t>.</w:t>
      </w:r>
    </w:p>
    <w:p w14:paraId="0CF49C3C" w14:textId="77777777" w:rsidR="00A856C5" w:rsidRPr="00E77497" w:rsidRDefault="00A856C5" w:rsidP="00A856C5">
      <w:pPr>
        <w:pStyle w:val="Alg4"/>
        <w:numPr>
          <w:ilvl w:val="0"/>
          <w:numId w:val="1336"/>
        </w:numPr>
      </w:pPr>
      <w:r>
        <w:t xml:space="preserve">Let </w:t>
      </w:r>
      <w:r>
        <w:rPr>
          <w:i/>
          <w:iCs/>
        </w:rPr>
        <w:t>ns</w:t>
      </w:r>
      <w:r>
        <w:t xml:space="preserve"> be the String value is the result of normalizing </w:t>
      </w:r>
      <w:r>
        <w:rPr>
          <w:i/>
          <w:iCs/>
        </w:rPr>
        <w:t>S</w:t>
      </w:r>
      <w:r>
        <w:t xml:space="preserve">  into the normalization form named by </w:t>
      </w:r>
      <w:r>
        <w:rPr>
          <w:i/>
          <w:iCs/>
        </w:rPr>
        <w:t>f</w:t>
      </w:r>
      <w:r>
        <w:t xml:space="preserve"> as specified </w:t>
      </w:r>
      <w:r w:rsidR="00B6171B">
        <w:t xml:space="preserve">in </w:t>
      </w:r>
      <w:r w:rsidR="00B6171B">
        <w:fldChar w:fldCharType="begin"/>
      </w:r>
      <w:ins w:id="5228" w:author="Rev 18 Allen Wirfs-Brock" w:date="2013-09-05T11:46:00Z">
        <w:r w:rsidR="00C5328A">
          <w:instrText>HYPERLINK "Searches"</w:instrText>
        </w:r>
      </w:ins>
      <w:del w:id="5229" w:author="Rev 18 Allen Wirfs-Brock" w:date="2013-09-05T11:05:00Z">
        <w:r w:rsidR="00B6171B" w:rsidDel="00ED761E">
          <w:delInstrText xml:space="preserve"> HYPERLINK "Searches" </w:delInstrText>
        </w:r>
      </w:del>
      <w:ins w:id="5230" w:author="Rev 18 Allen Wirfs-Brock" w:date="2013-09-05T11:46:00Z"/>
      <w:r w:rsidR="00B6171B">
        <w:fldChar w:fldCharType="separate"/>
      </w:r>
      <w:r w:rsidR="00B6171B" w:rsidRPr="00B6171B">
        <w:rPr>
          <w:rStyle w:val="affb"/>
          <w:lang w:val="en-GB"/>
        </w:rPr>
        <w:t>http://www.unicode.org/reports/tr15/tr15-29.html</w:t>
      </w:r>
      <w:r w:rsidR="00B6171B">
        <w:fldChar w:fldCharType="end"/>
      </w:r>
      <w:r w:rsidR="00B6171B">
        <w:t>.</w:t>
      </w:r>
    </w:p>
    <w:p w14:paraId="1F1A55C8" w14:textId="77777777" w:rsidR="00A856C5" w:rsidRPr="00E77497" w:rsidRDefault="00A856C5" w:rsidP="00A856C5">
      <w:pPr>
        <w:pStyle w:val="Alg4"/>
        <w:numPr>
          <w:ilvl w:val="0"/>
          <w:numId w:val="1336"/>
        </w:numPr>
        <w:spacing w:after="220"/>
      </w:pPr>
      <w:r w:rsidRPr="00E77497">
        <w:t xml:space="preserve">Return </w:t>
      </w:r>
      <w:r>
        <w:rPr>
          <w:i/>
          <w:iCs/>
        </w:rPr>
        <w:t>ns</w:t>
      </w:r>
      <w:r w:rsidRPr="00E77497">
        <w:t>.</w:t>
      </w:r>
    </w:p>
    <w:p w14:paraId="5059A509" w14:textId="77777777" w:rsidR="00A856C5" w:rsidRPr="00E77497" w:rsidRDefault="00A856C5" w:rsidP="00A856C5">
      <w:pPr>
        <w:pStyle w:val="Note"/>
      </w:pPr>
      <w:r w:rsidRPr="00E77497">
        <w:t>NOTE</w:t>
      </w:r>
      <w:r w:rsidRPr="00E77497">
        <w:tab/>
        <w:t xml:space="preserve">The </w:t>
      </w:r>
      <w:r>
        <w:rPr>
          <w:rFonts w:ascii="Courier New" w:hAnsi="Courier New"/>
          <w:b/>
        </w:rPr>
        <w:t>normalize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A1D19C5" w14:textId="77777777" w:rsidR="00A856C5" w:rsidRPr="00762CE7" w:rsidRDefault="00A856C5" w:rsidP="00A856C5">
      <w:pPr>
        <w:pStyle w:val="40"/>
      </w:pPr>
      <w:r w:rsidRPr="00762CE7">
        <w:t>String.prototype.repeat (count)</w:t>
      </w:r>
    </w:p>
    <w:p w14:paraId="697269B0" w14:textId="77777777" w:rsidR="00A856C5" w:rsidRPr="00762CE7" w:rsidRDefault="00A856C5" w:rsidP="00A856C5">
      <w:pPr>
        <w:rPr>
          <w:rFonts w:cs="Arial"/>
        </w:rPr>
      </w:pPr>
      <w:r w:rsidRPr="00762CE7">
        <w:rPr>
          <w:rFonts w:cs="Arial"/>
        </w:rPr>
        <w:t>The following steps are taken:</w:t>
      </w:r>
    </w:p>
    <w:p w14:paraId="654D7DF2" w14:textId="77777777"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14:paraId="68E5942A" w14:textId="77777777"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762CE7">
        <w:rPr>
          <w:rFonts w:ascii="Times New Roman" w:eastAsia="Times New Roman" w:hAnsi="Times New Roman"/>
          <w:spacing w:val="6"/>
          <w:lang w:eastAsia="en-US"/>
        </w:rPr>
        <w:t>.</w:t>
      </w:r>
    </w:p>
    <w:p w14:paraId="4A71F4A3" w14:textId="77777777" w:rsidR="00A856C5" w:rsidRPr="00E77497" w:rsidRDefault="00A856C5" w:rsidP="00A856C5">
      <w:pPr>
        <w:pStyle w:val="Alg4"/>
        <w:numPr>
          <w:ilvl w:val="0"/>
          <w:numId w:val="805"/>
        </w:numPr>
        <w:contextualSpacing/>
      </w:pPr>
      <w:r>
        <w:t>ReturnIfAbrupt(</w:t>
      </w:r>
      <w:r>
        <w:rPr>
          <w:i/>
        </w:rPr>
        <w:t>S</w:t>
      </w:r>
      <w:r>
        <w:t>).</w:t>
      </w:r>
    </w:p>
    <w:p w14:paraId="10C2E1D7" w14:textId="77777777"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r>
        <w:rPr>
          <w:rFonts w:ascii="Times New Roman" w:eastAsia="Times New Roman" w:hAnsi="Times New Roman"/>
          <w:spacing w:val="6"/>
          <w:lang w:eastAsia="en-US"/>
        </w:rPr>
        <w:t>Integer</w:t>
      </w:r>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p>
    <w:p w14:paraId="1F5EB9AB" w14:textId="77777777" w:rsidR="00A856C5" w:rsidRPr="00E77497" w:rsidRDefault="00A856C5" w:rsidP="00A856C5">
      <w:pPr>
        <w:pStyle w:val="Alg4"/>
        <w:numPr>
          <w:ilvl w:val="0"/>
          <w:numId w:val="805"/>
        </w:numPr>
        <w:contextualSpacing/>
      </w:pPr>
      <w:r>
        <w:t>ReturnIfAbrupt(</w:t>
      </w:r>
      <w:r>
        <w:rPr>
          <w:i/>
        </w:rPr>
        <w:t>n</w:t>
      </w:r>
      <w:r>
        <w:t>).</w:t>
      </w:r>
    </w:p>
    <w:p w14:paraId="10059051" w14:textId="77777777" w:rsidR="00A856C5" w:rsidRDefault="00A856C5" w:rsidP="00A856C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&lt; 0, then throw a </w:t>
      </w:r>
      <w:r w:rsidRPr="00AD0C05">
        <w:rPr>
          <w:rFonts w:ascii="Times New Roman" w:eastAsia="Times New Roman" w:hAnsi="Times New Roman"/>
          <w:b/>
          <w:bCs/>
          <w:spacing w:val="6"/>
          <w:lang w:eastAsia="en-US"/>
        </w:rPr>
        <w:t>RangeError</w:t>
      </w:r>
      <w:r>
        <w:rPr>
          <w:rFonts w:ascii="Times New Roman" w:eastAsia="Times New Roman" w:hAnsi="Times New Roman"/>
          <w:spacing w:val="6"/>
          <w:lang w:eastAsia="en-US"/>
        </w:rPr>
        <w:t xml:space="preserve"> exception.</w:t>
      </w:r>
    </w:p>
    <w:p w14:paraId="407E39EF" w14:textId="77777777" w:rsidR="00A856C5" w:rsidRDefault="00A856C5" w:rsidP="00A856C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CC55C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w:t>
      </w:r>
      <w:r w:rsidRPr="00E77497">
        <w:t xml:space="preserve"> </w:t>
      </w:r>
      <w:r w:rsidRPr="00BC2562">
        <w:rPr>
          <w:rFonts w:ascii="Times New Roman" w:hAnsi="Times New Roman"/>
        </w:rPr>
        <w:t>+</w:t>
      </w:r>
      <w:r w:rsidRPr="00BC2562">
        <w:rPr>
          <w:rFonts w:ascii="Times New Roman" w:hAnsi="Times New Roman"/>
        </w:rPr>
        <w:sym w:font="Symbol" w:char="F0A5"/>
      </w:r>
      <w:r>
        <w:rPr>
          <w:rFonts w:ascii="Times New Roman" w:hAnsi="Times New Roman"/>
        </w:rPr>
        <w:t xml:space="preserve">, then throw a </w:t>
      </w:r>
      <w:r w:rsidRPr="00AD0C05">
        <w:rPr>
          <w:rFonts w:ascii="Times New Roman" w:hAnsi="Times New Roman"/>
          <w:b/>
          <w:bCs/>
        </w:rPr>
        <w:t>RangeError</w:t>
      </w:r>
      <w:r>
        <w:rPr>
          <w:rFonts w:ascii="Times New Roman" w:hAnsi="Times New Roman"/>
        </w:rPr>
        <w:t xml:space="preserve"> exception.</w:t>
      </w:r>
    </w:p>
    <w:p w14:paraId="45815CBE" w14:textId="77777777"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r>
        <w:rPr>
          <w:rFonts w:ascii="Times New Roman" w:eastAsia="Times New Roman" w:hAnsi="Times New Roman"/>
          <w:spacing w:val="6"/>
          <w:lang w:eastAsia="en-US"/>
        </w:rPr>
        <w:t xml:space="preserve"> If </w:t>
      </w:r>
      <w:r>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0, </w:t>
      </w:r>
      <w:r>
        <w:rPr>
          <w:rFonts w:ascii="Times New Roman" w:eastAsia="Times New Roman" w:hAnsi="Times New Roman"/>
          <w:i/>
          <w:iCs/>
          <w:spacing w:val="6"/>
          <w:lang w:eastAsia="en-US"/>
        </w:rPr>
        <w:t>T</w:t>
      </w:r>
      <w:r>
        <w:rPr>
          <w:rFonts w:ascii="Times New Roman" w:eastAsia="Times New Roman" w:hAnsi="Times New Roman"/>
          <w:spacing w:val="6"/>
          <w:lang w:eastAsia="en-US"/>
        </w:rPr>
        <w:t xml:space="preserve"> is the empty String.</w:t>
      </w:r>
    </w:p>
    <w:p w14:paraId="0ECFB37A" w14:textId="77777777" w:rsidR="00A856C5" w:rsidRPr="00762CE7" w:rsidRDefault="00A856C5" w:rsidP="00A856C5">
      <w:pPr>
        <w:numPr>
          <w:ilvl w:val="0"/>
          <w:numId w:val="805"/>
        </w:numPr>
        <w:spacing w:after="22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p>
    <w:p w14:paraId="5125099D" w14:textId="77777777" w:rsidR="00A856C5" w:rsidRDefault="00A856C5" w:rsidP="00A856C5">
      <w:pPr>
        <w:pStyle w:val="Note"/>
      </w:pPr>
      <w:r>
        <w:t>NOTE 1</w:t>
      </w:r>
      <w:r>
        <w:tab/>
        <w:t>This method creates</w:t>
      </w:r>
      <w:r w:rsidRPr="00762CE7">
        <w:t xml:space="preserve"> a String consisting of the </w:t>
      </w:r>
      <w:r>
        <w:t>string elements</w:t>
      </w:r>
      <w:r w:rsidRPr="00762CE7">
        <w:t xml:space="preserve"> of this object (converted to String) repeated </w:t>
      </w:r>
      <w:r w:rsidRPr="005B26DC">
        <w:rPr>
          <w:rFonts w:ascii="Times New Roman" w:hAnsi="Times New Roman"/>
          <w:i/>
        </w:rPr>
        <w:t>count</w:t>
      </w:r>
      <w:r w:rsidRPr="00762CE7">
        <w:t xml:space="preserve"> time. </w:t>
      </w:r>
    </w:p>
    <w:p w14:paraId="14EEB204" w14:textId="77777777" w:rsidR="00A856C5" w:rsidRPr="00E77497" w:rsidRDefault="00A856C5" w:rsidP="00A856C5">
      <w:pPr>
        <w:pStyle w:val="Note"/>
      </w:pPr>
      <w:r w:rsidRPr="00E77497">
        <w:t>NOTE</w:t>
      </w:r>
      <w:r>
        <w:t xml:space="preserve"> 2</w:t>
      </w:r>
      <w:r w:rsidRPr="00E77497">
        <w:tab/>
        <w:t xml:space="preserve">The </w:t>
      </w:r>
      <w:r>
        <w:rPr>
          <w:rFonts w:ascii="Courier New" w:hAnsi="Courier New"/>
          <w:b/>
        </w:rPr>
        <w:t>repeat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42FFF19" w14:textId="77777777" w:rsidR="005D7F2D" w:rsidRPr="00E77497" w:rsidRDefault="005D7F2D" w:rsidP="005D7F2D">
      <w:pPr>
        <w:pStyle w:val="40"/>
      </w:pPr>
      <w:bookmarkStart w:id="5231" w:name="_Ref366079819"/>
      <w:r w:rsidRPr="00E77497">
        <w:t>String.prototype.replace (searchValue, replaceValue)</w:t>
      </w:r>
      <w:bookmarkEnd w:id="5231"/>
    </w:p>
    <w:p w14:paraId="605A2C09" w14:textId="77777777" w:rsidR="005D7F2D" w:rsidRPr="00E77497" w:rsidRDefault="005D7F2D" w:rsidP="005D7F2D">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searchValue</w:t>
      </w:r>
      <w:r>
        <w:t xml:space="preserve"> and </w:t>
      </w:r>
      <w:r w:rsidRPr="00C5668D">
        <w:rPr>
          <w:rFonts w:ascii="Times New Roman" w:hAnsi="Times New Roman"/>
          <w:i/>
          <w:iCs/>
        </w:rPr>
        <w:t>replaceValue</w:t>
      </w:r>
      <w:r w:rsidRPr="00E77497">
        <w:t xml:space="preserve"> the following steps are taken:</w:t>
      </w:r>
    </w:p>
    <w:p w14:paraId="7E5839D2" w14:textId="77777777" w:rsidR="005D7F2D" w:rsidRPr="00E77497" w:rsidRDefault="005D7F2D" w:rsidP="005D7F2D">
      <w:pPr>
        <w:pStyle w:val="Alg4"/>
        <w:numPr>
          <w:ilvl w:val="0"/>
          <w:numId w:val="228"/>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19AF245A" w14:textId="77777777" w:rsidR="005D7F2D" w:rsidRDefault="005D7F2D" w:rsidP="005D7F2D">
      <w:pPr>
        <w:pStyle w:val="Alg4"/>
        <w:numPr>
          <w:ilvl w:val="0"/>
          <w:numId w:val="228"/>
        </w:numPr>
        <w:spacing w:after="120"/>
        <w:contextualSpacing/>
      </w:pPr>
      <w:r w:rsidRPr="00E77497">
        <w:t xml:space="preserve">Let </w:t>
      </w:r>
      <w:r w:rsidRPr="00E77497">
        <w:rPr>
          <w:i/>
        </w:rPr>
        <w:t>string</w:t>
      </w:r>
      <w:r w:rsidRPr="00E77497">
        <w:t xml:space="preserve"> be ToString</w:t>
      </w:r>
      <w:r>
        <w:t>(</w:t>
      </w:r>
      <w:r>
        <w:rPr>
          <w:i/>
          <w:iCs/>
        </w:rPr>
        <w:t>O</w:t>
      </w:r>
      <w:r>
        <w:t>).</w:t>
      </w:r>
    </w:p>
    <w:p w14:paraId="6F125C4C" w14:textId="77777777" w:rsidR="005D7F2D" w:rsidRPr="00E77497" w:rsidRDefault="005D7F2D" w:rsidP="005D7F2D">
      <w:pPr>
        <w:pStyle w:val="Alg4"/>
        <w:numPr>
          <w:ilvl w:val="0"/>
          <w:numId w:val="228"/>
        </w:numPr>
      </w:pPr>
      <w:r>
        <w:t>ReturnIfAbrupt(</w:t>
      </w:r>
      <w:r>
        <w:rPr>
          <w:i/>
        </w:rPr>
        <w:t>string</w:t>
      </w:r>
      <w:r>
        <w:t>)</w:t>
      </w:r>
      <w:r w:rsidRPr="00E77497">
        <w:t>.</w:t>
      </w:r>
    </w:p>
    <w:p w14:paraId="2E6BB404" w14:textId="77777777" w:rsidR="005D7F2D" w:rsidRPr="00E77497" w:rsidRDefault="005D7F2D" w:rsidP="005D7F2D">
      <w:pPr>
        <w:pStyle w:val="Alg4"/>
        <w:numPr>
          <w:ilvl w:val="0"/>
          <w:numId w:val="228"/>
        </w:numPr>
      </w:pPr>
      <w:r w:rsidRPr="00E77497">
        <w:t>If Type(</w:t>
      </w:r>
      <w:r>
        <w:rPr>
          <w:i/>
        </w:rPr>
        <w:t>searchValue</w:t>
      </w:r>
      <w:r w:rsidRPr="00E77497">
        <w:t xml:space="preserve">) is Object and </w:t>
      </w:r>
      <w:r>
        <w:t>HasProperty(</w:t>
      </w:r>
      <w:r>
        <w:rPr>
          <w:i/>
        </w:rPr>
        <w:t>searchValue</w:t>
      </w:r>
      <w:r>
        <w:rPr>
          <w:iCs/>
        </w:rPr>
        <w:t xml:space="preserve">, @@isRegExp) is </w:t>
      </w:r>
      <w:r>
        <w:rPr>
          <w:b/>
          <w:bCs/>
          <w:iCs/>
        </w:rPr>
        <w:t>true</w:t>
      </w:r>
      <w:r w:rsidRPr="00E77497">
        <w:t xml:space="preserve">, then </w:t>
      </w:r>
    </w:p>
    <w:p w14:paraId="74E5C036" w14:textId="77777777" w:rsidR="005D7F2D" w:rsidRPr="00E77497" w:rsidRDefault="005D7F2D" w:rsidP="005D7F2D">
      <w:pPr>
        <w:pStyle w:val="Alg4"/>
        <w:numPr>
          <w:ilvl w:val="1"/>
          <w:numId w:val="228"/>
        </w:numPr>
        <w:contextualSpacing/>
      </w:pPr>
      <w:r w:rsidRPr="00E77497">
        <w:t>Return</w:t>
      </w:r>
      <w:r>
        <w:t xml:space="preserve"> the result of Invoke(</w:t>
      </w:r>
      <w:r>
        <w:rPr>
          <w:i/>
          <w:iCs/>
        </w:rPr>
        <w:t>searchValue</w:t>
      </w:r>
      <w:r>
        <w:t>,</w:t>
      </w:r>
      <w:r w:rsidRPr="00F862EE">
        <w:rPr>
          <w:rFonts w:ascii="Courier New" w:hAnsi="Courier New"/>
          <w:b/>
        </w:rPr>
        <w:t xml:space="preserve"> </w:t>
      </w:r>
      <w:r w:rsidRPr="00E77497">
        <w:rPr>
          <w:rFonts w:ascii="Courier New" w:hAnsi="Courier New"/>
          <w:b/>
        </w:rPr>
        <w:t>"</w:t>
      </w:r>
      <w:r>
        <w:rPr>
          <w:rFonts w:ascii="Courier New" w:hAnsi="Courier New"/>
          <w:b/>
        </w:rPr>
        <w:t>replace</w:t>
      </w:r>
      <w:r w:rsidRPr="00E77497">
        <w:rPr>
          <w:rFonts w:ascii="Courier New" w:hAnsi="Courier New"/>
          <w:b/>
        </w:rPr>
        <w:t>"</w:t>
      </w:r>
      <w:r>
        <w:t xml:space="preserve">, </w:t>
      </w:r>
      <w:r w:rsidRPr="00FA559C">
        <w:t>(</w:t>
      </w:r>
      <w:r>
        <w:rPr>
          <w:i/>
          <w:iCs/>
        </w:rPr>
        <w:t>string</w:t>
      </w:r>
      <w:r>
        <w:t xml:space="preserve">, </w:t>
      </w:r>
      <w:r w:rsidRPr="001F759A">
        <w:rPr>
          <w:i/>
          <w:iCs/>
        </w:rPr>
        <w:t>replaceValue</w:t>
      </w:r>
      <w:r>
        <w:t>)).</w:t>
      </w:r>
    </w:p>
    <w:p w14:paraId="2D0BD1C0" w14:textId="77777777" w:rsidR="005D7F2D" w:rsidRPr="00E77497" w:rsidRDefault="005D7F2D" w:rsidP="005D7F2D">
      <w:pPr>
        <w:pStyle w:val="Alg4"/>
        <w:numPr>
          <w:ilvl w:val="0"/>
          <w:numId w:val="228"/>
        </w:numPr>
        <w:spacing w:after="120"/>
        <w:contextualSpacing/>
      </w:pPr>
      <w:r>
        <w:t>L</w:t>
      </w:r>
      <w:r w:rsidRPr="00E77497">
        <w:t xml:space="preserve">et </w:t>
      </w:r>
      <w:r w:rsidRPr="007019FA">
        <w:rPr>
          <w:i/>
        </w:rPr>
        <w:t>searchString</w:t>
      </w:r>
      <w:r w:rsidRPr="00E77497">
        <w:t xml:space="preserve"> be </w:t>
      </w:r>
      <w:r w:rsidRPr="007019FA">
        <w:t>ToString(</w:t>
      </w:r>
      <w:r w:rsidRPr="007019FA">
        <w:rPr>
          <w:i/>
        </w:rPr>
        <w:t>searchValue</w:t>
      </w:r>
      <w:r w:rsidRPr="007019FA">
        <w:t>)</w:t>
      </w:r>
      <w:r>
        <w:t>.</w:t>
      </w:r>
      <w:r w:rsidRPr="00E77497">
        <w:t xml:space="preserve"> </w:t>
      </w:r>
    </w:p>
    <w:p w14:paraId="397A8F96" w14:textId="77777777" w:rsidR="005D7F2D" w:rsidRPr="00E77497" w:rsidRDefault="005D7F2D" w:rsidP="005D7F2D">
      <w:pPr>
        <w:pStyle w:val="Alg4"/>
        <w:numPr>
          <w:ilvl w:val="0"/>
          <w:numId w:val="228"/>
        </w:numPr>
      </w:pPr>
      <w:r>
        <w:t>ReturnIfAbrupt(</w:t>
      </w:r>
      <w:r w:rsidRPr="007019FA">
        <w:rPr>
          <w:i/>
        </w:rPr>
        <w:t>searchString</w:t>
      </w:r>
      <w:r>
        <w:t>)</w:t>
      </w:r>
      <w:r w:rsidRPr="00E77497">
        <w:t>.</w:t>
      </w:r>
    </w:p>
    <w:p w14:paraId="2DE3495B" w14:textId="77777777" w:rsidR="005D7F2D" w:rsidRDefault="005D7F2D" w:rsidP="005D7F2D">
      <w:pPr>
        <w:pStyle w:val="Alg4"/>
        <w:numPr>
          <w:ilvl w:val="0"/>
          <w:numId w:val="228"/>
        </w:numPr>
        <w:spacing w:after="120"/>
        <w:contextualSpacing/>
      </w:pPr>
      <w:r>
        <w:t>S</w:t>
      </w:r>
      <w:r w:rsidRPr="00E77497">
        <w:t xml:space="preserve">earch </w:t>
      </w:r>
      <w:r w:rsidRPr="007019FA">
        <w:rPr>
          <w:i/>
        </w:rPr>
        <w:t>string</w:t>
      </w:r>
      <w:r w:rsidRPr="00E77497">
        <w:t xml:space="preserve"> for the first occurrence of </w:t>
      </w:r>
      <w:r w:rsidRPr="00E54CD0">
        <w:rPr>
          <w:i/>
        </w:rPr>
        <w:t>searchString</w:t>
      </w:r>
      <w:r>
        <w:rPr>
          <w:iCs/>
        </w:rPr>
        <w:t xml:space="preserve"> </w:t>
      </w:r>
      <w:r w:rsidRPr="00E54CD0">
        <w:rPr>
          <w:iCs/>
        </w:rPr>
        <w:t>and</w:t>
      </w:r>
      <w:r>
        <w:rPr>
          <w:iCs/>
        </w:rPr>
        <w:t xml:space="preserve"> let </w:t>
      </w:r>
      <w:r>
        <w:rPr>
          <w:i/>
        </w:rPr>
        <w:t>pos</w:t>
      </w:r>
      <w:r>
        <w:rPr>
          <w:iCs/>
        </w:rPr>
        <w:t xml:space="preserve"> be the index position within </w:t>
      </w:r>
      <w:r>
        <w:rPr>
          <w:i/>
        </w:rPr>
        <w:t>string</w:t>
      </w:r>
      <w:r>
        <w:rPr>
          <w:iCs/>
        </w:rPr>
        <w:t xml:space="preserve"> of the first code unit of the matched substring and let </w:t>
      </w:r>
      <w:r>
        <w:rPr>
          <w:i/>
        </w:rPr>
        <w:t>matched</w:t>
      </w:r>
      <w:r>
        <w:rPr>
          <w:iCs/>
        </w:rPr>
        <w:t xml:space="preserve"> be </w:t>
      </w:r>
      <w:r w:rsidRPr="00D266F7">
        <w:rPr>
          <w:i/>
        </w:rPr>
        <w:t>searchString</w:t>
      </w:r>
      <w:r w:rsidRPr="00E77497">
        <w:t>.</w:t>
      </w:r>
      <w:r>
        <w:t xml:space="preserve"> If no occurrences of </w:t>
      </w:r>
      <w:r w:rsidRPr="00E54CD0">
        <w:rPr>
          <w:i/>
        </w:rPr>
        <w:t>searchString</w:t>
      </w:r>
      <w:r>
        <w:rPr>
          <w:iCs/>
        </w:rPr>
        <w:t xml:space="preserve"> were found, return </w:t>
      </w:r>
      <w:r>
        <w:rPr>
          <w:i/>
        </w:rPr>
        <w:t>string</w:t>
      </w:r>
      <w:r>
        <w:rPr>
          <w:iCs/>
        </w:rPr>
        <w:t>.</w:t>
      </w:r>
    </w:p>
    <w:p w14:paraId="0381F610" w14:textId="77777777" w:rsidR="005D7F2D" w:rsidRDefault="005D7F2D" w:rsidP="005D7F2D">
      <w:pPr>
        <w:pStyle w:val="Alg4"/>
        <w:numPr>
          <w:ilvl w:val="0"/>
          <w:numId w:val="228"/>
        </w:numPr>
        <w:spacing w:after="120"/>
        <w:contextualSpacing/>
      </w:pPr>
      <w:r w:rsidRPr="00E77497">
        <w:t xml:space="preserve">If </w:t>
      </w:r>
      <w:r>
        <w:t>IsCallable(</w:t>
      </w:r>
      <w:r w:rsidRPr="007019FA">
        <w:rPr>
          <w:i/>
        </w:rPr>
        <w:t>replaceValue</w:t>
      </w:r>
      <w:r>
        <w:rPr>
          <w:iCs/>
        </w:rPr>
        <w:t>)</w:t>
      </w:r>
      <w:r>
        <w:t xml:space="preserve"> is </w:t>
      </w:r>
      <w:r>
        <w:rPr>
          <w:b/>
          <w:bCs/>
        </w:rPr>
        <w:t>true</w:t>
      </w:r>
      <w:r w:rsidRPr="00E77497">
        <w:t>, then</w:t>
      </w:r>
    </w:p>
    <w:p w14:paraId="2BC97AA9" w14:textId="77777777" w:rsidR="005D7F2D" w:rsidRDefault="005D7F2D" w:rsidP="005D7F2D">
      <w:pPr>
        <w:pStyle w:val="Alg4"/>
        <w:numPr>
          <w:ilvl w:val="1"/>
          <w:numId w:val="228"/>
        </w:numPr>
        <w:spacing w:after="120"/>
        <w:contextualSpacing/>
      </w:pPr>
      <w:r>
        <w:t xml:space="preserve">Let </w:t>
      </w:r>
      <w:r>
        <w:rPr>
          <w:i/>
          <w:iCs/>
        </w:rPr>
        <w:t>replValue</w:t>
      </w:r>
      <w:r>
        <w:t xml:space="preserve"> be the result of calling the [[Call]] internal method of </w:t>
      </w:r>
      <w:r>
        <w:rPr>
          <w:i/>
          <w:iCs/>
        </w:rPr>
        <w:t>replaceValue</w:t>
      </w:r>
      <w:r>
        <w:t xml:space="preserve"> passing </w:t>
      </w:r>
      <w:r>
        <w:rPr>
          <w:b/>
          <w:bCs/>
        </w:rPr>
        <w:t>undefined</w:t>
      </w:r>
      <w:r>
        <w:t xml:space="preserve"> as the </w:t>
      </w:r>
      <w:r w:rsidRPr="00DD267D">
        <w:rPr>
          <w:b/>
          <w:bCs/>
        </w:rPr>
        <w:t>this</w:t>
      </w:r>
      <w:r>
        <w:t xml:space="preserve"> value and a List containing </w:t>
      </w:r>
      <w:r>
        <w:rPr>
          <w:i/>
          <w:iCs/>
        </w:rPr>
        <w:t>matched</w:t>
      </w:r>
      <w:r>
        <w:t xml:space="preserve">, </w:t>
      </w:r>
      <w:r>
        <w:rPr>
          <w:i/>
          <w:iCs/>
        </w:rPr>
        <w:t>pos</w:t>
      </w:r>
      <w:r>
        <w:t xml:space="preserve">, and </w:t>
      </w:r>
      <w:r>
        <w:rPr>
          <w:i/>
          <w:iCs/>
        </w:rPr>
        <w:t>string</w:t>
      </w:r>
      <w:r>
        <w:t xml:space="preserve"> as the argument list.</w:t>
      </w:r>
    </w:p>
    <w:p w14:paraId="6B737DBC" w14:textId="77777777" w:rsidR="005D7F2D" w:rsidRDefault="005D7F2D" w:rsidP="005D7F2D">
      <w:pPr>
        <w:pStyle w:val="Alg4"/>
        <w:numPr>
          <w:ilvl w:val="1"/>
          <w:numId w:val="228"/>
        </w:numPr>
        <w:spacing w:before="240" w:after="120"/>
        <w:contextualSpacing/>
      </w:pPr>
      <w:r>
        <w:t xml:space="preserve">Let </w:t>
      </w:r>
      <w:r>
        <w:rPr>
          <w:i/>
          <w:iCs/>
        </w:rPr>
        <w:t>replStr</w:t>
      </w:r>
      <w:r>
        <w:t xml:space="preserve"> be ToString(</w:t>
      </w:r>
      <w:r>
        <w:rPr>
          <w:i/>
          <w:iCs/>
        </w:rPr>
        <w:t>replValue</w:t>
      </w:r>
      <w:r>
        <w:t>).</w:t>
      </w:r>
    </w:p>
    <w:p w14:paraId="48AB750E" w14:textId="77777777" w:rsidR="005D7F2D" w:rsidRDefault="005D7F2D" w:rsidP="005D7F2D">
      <w:pPr>
        <w:pStyle w:val="Alg4"/>
        <w:numPr>
          <w:ilvl w:val="1"/>
          <w:numId w:val="228"/>
        </w:numPr>
        <w:spacing w:after="120"/>
        <w:contextualSpacing/>
      </w:pPr>
      <w:r>
        <w:t>ReturnIfAbrupt(</w:t>
      </w:r>
      <w:r>
        <w:rPr>
          <w:i/>
          <w:iCs/>
        </w:rPr>
        <w:t>replStr</w:t>
      </w:r>
      <w:r>
        <w:t>).</w:t>
      </w:r>
    </w:p>
    <w:p w14:paraId="74B67951" w14:textId="77777777" w:rsidR="005D7F2D" w:rsidRDefault="005D7F2D" w:rsidP="005D7F2D">
      <w:pPr>
        <w:pStyle w:val="Alg4"/>
        <w:numPr>
          <w:ilvl w:val="0"/>
          <w:numId w:val="228"/>
        </w:numPr>
        <w:spacing w:after="120"/>
        <w:contextualSpacing/>
      </w:pPr>
      <w:r>
        <w:t>Else,</w:t>
      </w:r>
    </w:p>
    <w:p w14:paraId="17591376" w14:textId="77777777" w:rsidR="005D7F2D" w:rsidRDefault="005D7F2D" w:rsidP="005D7F2D">
      <w:pPr>
        <w:pStyle w:val="Alg4"/>
        <w:numPr>
          <w:ilvl w:val="1"/>
          <w:numId w:val="228"/>
        </w:numPr>
        <w:spacing w:after="120"/>
        <w:contextualSpacing/>
      </w:pPr>
      <w:r>
        <w:t xml:space="preserve">Let </w:t>
      </w:r>
      <w:r>
        <w:rPr>
          <w:i/>
          <w:iCs/>
        </w:rPr>
        <w:t>captures</w:t>
      </w:r>
      <w:r>
        <w:t xml:space="preserve"> be an empty List.</w:t>
      </w:r>
    </w:p>
    <w:p w14:paraId="4F4C533C" w14:textId="77777777" w:rsidR="005D7F2D" w:rsidRDefault="005D7F2D" w:rsidP="005D7F2D">
      <w:pPr>
        <w:pStyle w:val="Alg4"/>
        <w:numPr>
          <w:ilvl w:val="1"/>
          <w:numId w:val="228"/>
        </w:numPr>
        <w:spacing w:after="120"/>
        <w:contextualSpacing/>
      </w:pPr>
      <w:r>
        <w:t xml:space="preserve">Let </w:t>
      </w:r>
      <w:r>
        <w:rPr>
          <w:i/>
          <w:iCs/>
        </w:rPr>
        <w:t>replStr</w:t>
      </w:r>
      <w:r>
        <w:t xml:space="preserve"> be the result of the abstract operation GetReplaceSubstitution(</w:t>
      </w:r>
      <w:r>
        <w:rPr>
          <w:i/>
          <w:iCs/>
        </w:rPr>
        <w:t>matched</w:t>
      </w:r>
      <w:r>
        <w:t xml:space="preserve">, </w:t>
      </w:r>
      <w:r>
        <w:rPr>
          <w:i/>
          <w:iCs/>
        </w:rPr>
        <w:t>string</w:t>
      </w:r>
      <w:r>
        <w:t xml:space="preserve">, </w:t>
      </w:r>
      <w:r>
        <w:rPr>
          <w:i/>
          <w:iCs/>
        </w:rPr>
        <w:t>pos</w:t>
      </w:r>
      <w:r>
        <w:t xml:space="preserve">, </w:t>
      </w:r>
      <w:r>
        <w:rPr>
          <w:i/>
          <w:iCs/>
        </w:rPr>
        <w:t>captures</w:t>
      </w:r>
      <w:r>
        <w:t>).</w:t>
      </w:r>
    </w:p>
    <w:p w14:paraId="3E21F592" w14:textId="77777777" w:rsidR="005D7F2D" w:rsidRDefault="005D7F2D" w:rsidP="005D7F2D">
      <w:pPr>
        <w:pStyle w:val="Alg4"/>
        <w:numPr>
          <w:ilvl w:val="0"/>
          <w:numId w:val="228"/>
        </w:numPr>
        <w:spacing w:after="120"/>
        <w:contextualSpacing/>
      </w:pPr>
      <w:r>
        <w:t xml:space="preserve">Let </w:t>
      </w:r>
      <w:r w:rsidRPr="0058231E">
        <w:rPr>
          <w:i/>
          <w:iCs/>
        </w:rPr>
        <w:t>tailPos</w:t>
      </w:r>
      <w:r>
        <w:t xml:space="preserve"> be </w:t>
      </w:r>
      <w:r>
        <w:rPr>
          <w:i/>
          <w:iCs/>
        </w:rPr>
        <w:t>pos</w:t>
      </w:r>
      <w:r>
        <w:t xml:space="preserve"> + the number of code units in </w:t>
      </w:r>
      <w:r>
        <w:rPr>
          <w:i/>
          <w:iCs/>
        </w:rPr>
        <w:t>matched</w:t>
      </w:r>
      <w:r>
        <w:t>.</w:t>
      </w:r>
      <w:r>
        <w:rPr>
          <w:i/>
          <w:iCs/>
        </w:rPr>
        <w:t xml:space="preserve"> </w:t>
      </w:r>
    </w:p>
    <w:p w14:paraId="37D6B489" w14:textId="77777777" w:rsidR="005D7F2D" w:rsidRDefault="005D7F2D" w:rsidP="005D7F2D">
      <w:pPr>
        <w:pStyle w:val="Alg4"/>
        <w:numPr>
          <w:ilvl w:val="0"/>
          <w:numId w:val="228"/>
        </w:numPr>
        <w:spacing w:after="120"/>
        <w:contextualSpacing/>
      </w:pPr>
      <w:r>
        <w:t xml:space="preserve">Let </w:t>
      </w:r>
      <w:r>
        <w:rPr>
          <w:i/>
          <w:iCs/>
        </w:rPr>
        <w:t>newString</w:t>
      </w:r>
      <w:r>
        <w:t xml:space="preserve"> be the String formed by concatenating the first </w:t>
      </w:r>
      <w:r>
        <w:rPr>
          <w:i/>
          <w:iCs/>
        </w:rPr>
        <w:t>pos</w:t>
      </w:r>
      <w:r>
        <w:t xml:space="preserve"> code units of </w:t>
      </w:r>
      <w:r>
        <w:rPr>
          <w:i/>
          <w:iCs/>
        </w:rPr>
        <w:t>string</w:t>
      </w:r>
      <w:r>
        <w:t xml:space="preserve">, </w:t>
      </w:r>
      <w:r>
        <w:rPr>
          <w:i/>
          <w:iCs/>
        </w:rPr>
        <w:t>replStr</w:t>
      </w:r>
      <w:r>
        <w:t xml:space="preserve">, and the trailing substring of </w:t>
      </w:r>
      <w:r>
        <w:rPr>
          <w:i/>
          <w:iCs/>
        </w:rPr>
        <w:t>string</w:t>
      </w:r>
      <w:r>
        <w:t xml:space="preserve"> starting at index </w:t>
      </w:r>
      <w:r>
        <w:rPr>
          <w:i/>
          <w:iCs/>
        </w:rPr>
        <w:t>tailPos</w:t>
      </w:r>
      <w:r>
        <w:t xml:space="preserve">.  If </w:t>
      </w:r>
      <w:r>
        <w:rPr>
          <w:i/>
          <w:iCs/>
        </w:rPr>
        <w:t>pos</w:t>
      </w:r>
      <w:r>
        <w:t xml:space="preserve"> is 0, the first element of the concatenation will be the empty String. </w:t>
      </w:r>
    </w:p>
    <w:p w14:paraId="42D8C516" w14:textId="77777777" w:rsidR="005D7F2D" w:rsidRPr="00E77497" w:rsidRDefault="005D7F2D" w:rsidP="005D7F2D">
      <w:pPr>
        <w:pStyle w:val="Alg4"/>
        <w:numPr>
          <w:ilvl w:val="0"/>
          <w:numId w:val="228"/>
        </w:numPr>
        <w:spacing w:after="240"/>
        <w:contextualSpacing/>
      </w:pPr>
      <w:r>
        <w:t xml:space="preserve">Return  </w:t>
      </w:r>
      <w:r>
        <w:rPr>
          <w:i/>
          <w:iCs/>
        </w:rPr>
        <w:t>newString</w:t>
      </w:r>
      <w:r>
        <w:t>.</w:t>
      </w:r>
    </w:p>
    <w:p w14:paraId="110DA441" w14:textId="77777777" w:rsidR="005D7F2D" w:rsidRPr="00E77497" w:rsidRDefault="005D7F2D" w:rsidP="005D7F2D">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362FB1F" w14:textId="77777777" w:rsidR="005D7F2D" w:rsidRDefault="005D7F2D" w:rsidP="005D7F2D">
      <w:r w:rsidRPr="00E77497">
        <w:rPr>
          <w:rFonts w:ascii="Helvetica" w:hAnsi="Helvetica"/>
          <w:b/>
        </w:rPr>
        <w:t xml:space="preserve">Runtime Semantics: </w:t>
      </w:r>
      <w:r w:rsidRPr="00CE6ED6">
        <w:rPr>
          <w:rFonts w:ascii="Helvetica" w:hAnsi="Helvetica"/>
          <w:b/>
          <w:spacing w:val="6"/>
        </w:rPr>
        <w:t xml:space="preserve">GetReplaceSubstitution </w:t>
      </w:r>
      <w:r>
        <w:rPr>
          <w:rFonts w:ascii="Helvetica" w:hAnsi="Helvetica"/>
          <w:b/>
          <w:spacing w:val="6"/>
        </w:rPr>
        <w:t>Abstract Operation</w:t>
      </w:r>
    </w:p>
    <w:p w14:paraId="1748C63B" w14:textId="77777777" w:rsidR="005D7F2D" w:rsidRDefault="005D7F2D" w:rsidP="005D7F2D">
      <w:r>
        <w:t>The abstract operation GetReplaceSubstitution</w:t>
      </w:r>
      <w:r w:rsidRPr="003171BF">
        <w:rPr>
          <w:rFonts w:cs="Arial"/>
        </w:rPr>
        <w:t>(</w:t>
      </w:r>
      <w:r w:rsidRPr="003171BF">
        <w:rPr>
          <w:rFonts w:ascii="Times New Roman" w:hAnsi="Times New Roman"/>
          <w:i/>
          <w:iCs/>
        </w:rPr>
        <w:t>matched</w:t>
      </w:r>
      <w:r w:rsidRPr="003171BF">
        <w:t>,</w:t>
      </w:r>
      <w:r w:rsidRPr="003171BF">
        <w:rPr>
          <w:rFonts w:ascii="Times New Roman" w:hAnsi="Times New Roman"/>
          <w:i/>
          <w:iCs/>
        </w:rPr>
        <w:t xml:space="preserve"> string</w:t>
      </w:r>
      <w:r w:rsidRPr="003171BF">
        <w:t>,</w:t>
      </w:r>
      <w:r w:rsidRPr="003171BF">
        <w:rPr>
          <w:rFonts w:ascii="Times New Roman" w:hAnsi="Times New Roman"/>
          <w:i/>
          <w:iCs/>
        </w:rPr>
        <w:t xml:space="preserve"> pos</w:t>
      </w:r>
      <w:r>
        <w:rPr>
          <w:rFonts w:ascii="Times New Roman" w:hAnsi="Times New Roman"/>
          <w:i/>
          <w:iCs/>
        </w:rPr>
        <w:t>ition</w:t>
      </w:r>
      <w:r w:rsidRPr="003171BF">
        <w:t>,</w:t>
      </w:r>
      <w:r w:rsidRPr="003171BF">
        <w:rPr>
          <w:rFonts w:ascii="Times New Roman" w:hAnsi="Times New Roman"/>
          <w:i/>
          <w:iCs/>
        </w:rPr>
        <w:t xml:space="preserve"> capture</w:t>
      </w:r>
      <w:r>
        <w:rPr>
          <w:rFonts w:ascii="Times New Roman" w:hAnsi="Times New Roman"/>
          <w:i/>
          <w:iCs/>
        </w:rPr>
        <w:t>s</w:t>
      </w:r>
      <w:r w:rsidRPr="00DD65DD">
        <w:rPr>
          <w:rFonts w:cs="Arial"/>
        </w:rPr>
        <w:t>)</w:t>
      </w:r>
      <w:r>
        <w:t xml:space="preserve"> performs the following steps:</w:t>
      </w:r>
    </w:p>
    <w:p w14:paraId="5DE98379" w14:textId="77777777" w:rsidR="005D7F2D" w:rsidRDefault="005D7F2D" w:rsidP="005D7F2D">
      <w:pPr>
        <w:pStyle w:val="Alg4"/>
        <w:numPr>
          <w:ilvl w:val="0"/>
          <w:numId w:val="1377"/>
        </w:numPr>
      </w:pPr>
      <w:r>
        <w:t>Assert: Type(</w:t>
      </w:r>
      <w:r>
        <w:rPr>
          <w:i/>
          <w:iCs/>
        </w:rPr>
        <w:t>matched</w:t>
      </w:r>
      <w:r>
        <w:t>) is String.</w:t>
      </w:r>
    </w:p>
    <w:p w14:paraId="6265A214" w14:textId="77777777" w:rsidR="005D7F2D" w:rsidRPr="00E77497" w:rsidRDefault="005D7F2D" w:rsidP="005D7F2D">
      <w:pPr>
        <w:pStyle w:val="Alg4"/>
        <w:numPr>
          <w:ilvl w:val="0"/>
          <w:numId w:val="1377"/>
        </w:numPr>
      </w:pPr>
      <w:r w:rsidRPr="00861350">
        <w:t xml:space="preserve">Let </w:t>
      </w:r>
      <w:r w:rsidRPr="00861350">
        <w:rPr>
          <w:i/>
          <w:iCs/>
        </w:rPr>
        <w:t>matchLength</w:t>
      </w:r>
      <w:r w:rsidRPr="00861350">
        <w:t xml:space="preserve"> be the number of code </w:t>
      </w:r>
      <w:r>
        <w:t>units</w:t>
      </w:r>
      <w:r w:rsidRPr="00861350">
        <w:t xml:space="preserve"> in </w:t>
      </w:r>
      <w:r w:rsidRPr="00861350">
        <w:rPr>
          <w:i/>
          <w:iCs/>
        </w:rPr>
        <w:t>matched</w:t>
      </w:r>
      <w:r w:rsidRPr="00861350">
        <w:t>.</w:t>
      </w:r>
    </w:p>
    <w:p w14:paraId="7007D365" w14:textId="77777777" w:rsidR="005D7F2D" w:rsidRDefault="005D7F2D" w:rsidP="005D7F2D">
      <w:pPr>
        <w:pStyle w:val="Alg4"/>
        <w:numPr>
          <w:ilvl w:val="0"/>
          <w:numId w:val="1377"/>
        </w:numPr>
      </w:pPr>
      <w:r>
        <w:t>Assert: Type(</w:t>
      </w:r>
      <w:r w:rsidRPr="003171BF">
        <w:rPr>
          <w:i/>
          <w:iCs/>
        </w:rPr>
        <w:t>string</w:t>
      </w:r>
      <w:r>
        <w:t>) is String.</w:t>
      </w:r>
    </w:p>
    <w:p w14:paraId="7745CCBD" w14:textId="77777777" w:rsidR="005D7F2D" w:rsidRDefault="005D7F2D" w:rsidP="005D7F2D">
      <w:pPr>
        <w:pStyle w:val="Alg4"/>
        <w:numPr>
          <w:ilvl w:val="0"/>
          <w:numId w:val="1377"/>
        </w:numPr>
      </w:pPr>
      <w:r>
        <w:t xml:space="preserve">Let </w:t>
      </w:r>
      <w:r>
        <w:rPr>
          <w:i/>
          <w:iCs/>
        </w:rPr>
        <w:t>stringLength</w:t>
      </w:r>
      <w:r w:rsidRPr="00AB3483">
        <w:rPr>
          <w:i/>
          <w:iCs/>
        </w:rPr>
        <w:t xml:space="preserve"> </w:t>
      </w:r>
      <w:r>
        <w:t xml:space="preserve">be the number of code units in </w:t>
      </w:r>
      <w:r>
        <w:rPr>
          <w:i/>
          <w:iCs/>
        </w:rPr>
        <w:t>string</w:t>
      </w:r>
      <w:r>
        <w:t>.</w:t>
      </w:r>
    </w:p>
    <w:p w14:paraId="4BCC6306" w14:textId="77777777" w:rsidR="005D7F2D" w:rsidRDefault="005D7F2D" w:rsidP="005D7F2D">
      <w:pPr>
        <w:pStyle w:val="Alg4"/>
        <w:numPr>
          <w:ilvl w:val="0"/>
          <w:numId w:val="1377"/>
        </w:numPr>
      </w:pPr>
      <w:r>
        <w:t xml:space="preserve">Assert: </w:t>
      </w:r>
      <w:r>
        <w:rPr>
          <w:i/>
          <w:iCs/>
        </w:rPr>
        <w:t>position</w:t>
      </w:r>
      <w:r>
        <w:t xml:space="preserve"> is a non-negative integer.</w:t>
      </w:r>
    </w:p>
    <w:p w14:paraId="7AFFBA76" w14:textId="77777777" w:rsidR="005D7F2D" w:rsidRDefault="005D7F2D" w:rsidP="005D7F2D">
      <w:pPr>
        <w:pStyle w:val="Alg4"/>
        <w:numPr>
          <w:ilvl w:val="0"/>
          <w:numId w:val="1377"/>
        </w:numPr>
      </w:pPr>
      <w:r>
        <w:t xml:space="preserve">Assert: </w:t>
      </w:r>
      <w:r>
        <w:rPr>
          <w:i/>
          <w:iCs/>
        </w:rPr>
        <w:t>position</w:t>
      </w:r>
      <w:r>
        <w:t xml:space="preserve"> ≤ </w:t>
      </w:r>
      <w:r>
        <w:rPr>
          <w:i/>
          <w:iCs/>
        </w:rPr>
        <w:t>stringLength</w:t>
      </w:r>
      <w:r>
        <w:t>.</w:t>
      </w:r>
    </w:p>
    <w:p w14:paraId="3FA1468A" w14:textId="77777777" w:rsidR="005D7F2D" w:rsidRDefault="005D7F2D" w:rsidP="005D7F2D">
      <w:pPr>
        <w:pStyle w:val="Alg4"/>
        <w:numPr>
          <w:ilvl w:val="0"/>
          <w:numId w:val="1377"/>
        </w:numPr>
      </w:pPr>
      <w:r>
        <w:t xml:space="preserve">Assert: </w:t>
      </w:r>
      <w:r>
        <w:rPr>
          <w:i/>
          <w:iCs/>
        </w:rPr>
        <w:t>captures</w:t>
      </w:r>
      <w:r>
        <w:t xml:space="preserve"> is a possibly empty List of Strings.</w:t>
      </w:r>
    </w:p>
    <w:p w14:paraId="291BF7C6" w14:textId="77777777" w:rsidR="005D7F2D" w:rsidRDefault="005D7F2D" w:rsidP="005D7F2D">
      <w:pPr>
        <w:pStyle w:val="Alg4"/>
        <w:numPr>
          <w:ilvl w:val="0"/>
          <w:numId w:val="1377"/>
        </w:numPr>
      </w:pPr>
      <w:r>
        <w:t xml:space="preserve">Let </w:t>
      </w:r>
      <w:r w:rsidRPr="0058231E">
        <w:rPr>
          <w:i/>
          <w:iCs/>
        </w:rPr>
        <w:t>tailPos</w:t>
      </w:r>
      <w:r>
        <w:t xml:space="preserve"> be </w:t>
      </w:r>
      <w:r>
        <w:rPr>
          <w:i/>
          <w:iCs/>
        </w:rPr>
        <w:t xml:space="preserve">position </w:t>
      </w:r>
      <w:r>
        <w:t xml:space="preserve">+ </w:t>
      </w:r>
      <w:r w:rsidRPr="00861350">
        <w:rPr>
          <w:i/>
          <w:iCs/>
        </w:rPr>
        <w:t>matchLength</w:t>
      </w:r>
      <w:r>
        <w:t>.</w:t>
      </w:r>
    </w:p>
    <w:p w14:paraId="30FD2007" w14:textId="77777777" w:rsidR="005D7F2D" w:rsidRDefault="005D7F2D" w:rsidP="005D7F2D">
      <w:pPr>
        <w:pStyle w:val="Alg4"/>
        <w:numPr>
          <w:ilvl w:val="0"/>
          <w:numId w:val="1377"/>
        </w:numPr>
      </w:pPr>
      <w:r>
        <w:t xml:space="preserve">Let </w:t>
      </w:r>
      <w:r>
        <w:rPr>
          <w:i/>
          <w:iCs/>
        </w:rPr>
        <w:t>m</w:t>
      </w:r>
      <w:r>
        <w:t xml:space="preserve"> be the number of elements in </w:t>
      </w:r>
      <w:r>
        <w:rPr>
          <w:i/>
          <w:iCs/>
        </w:rPr>
        <w:t>captures</w:t>
      </w:r>
      <w:r>
        <w:t>.</w:t>
      </w:r>
    </w:p>
    <w:p w14:paraId="79C26FC0" w14:textId="77777777" w:rsidR="005D7F2D" w:rsidRDefault="005D7F2D" w:rsidP="005D7F2D">
      <w:pPr>
        <w:pStyle w:val="Alg4"/>
        <w:numPr>
          <w:ilvl w:val="0"/>
          <w:numId w:val="1377"/>
        </w:numPr>
      </w:pPr>
      <w:r>
        <w:t xml:space="preserve">Let </w:t>
      </w:r>
      <w:r>
        <w:rPr>
          <w:i/>
          <w:iCs/>
        </w:rPr>
        <w:t>result</w:t>
      </w:r>
      <w:r>
        <w:t xml:space="preserve"> be</w:t>
      </w:r>
      <w:r w:rsidRPr="00E77497">
        <w:t xml:space="preserve"> a String value derived from </w:t>
      </w:r>
      <w:r>
        <w:rPr>
          <w:i/>
          <w:iCs/>
        </w:rPr>
        <w:t>matched</w:t>
      </w:r>
      <w:r w:rsidRPr="00E77497">
        <w:t xml:space="preserve"> by replacing </w:t>
      </w:r>
      <w:r>
        <w:t>code unit elements</w:t>
      </w:r>
      <w:r w:rsidRPr="00E77497">
        <w:t xml:space="preserve"> in </w:t>
      </w:r>
      <w:r>
        <w:rPr>
          <w:i/>
          <w:iCs/>
        </w:rPr>
        <w:t>matched</w:t>
      </w:r>
      <w:r w:rsidRPr="00E77497">
        <w:t xml:space="preserve"> by replacement text as specified in</w:t>
      </w:r>
      <w:r w:rsidR="009158C6">
        <w:t xml:space="preserve"> </w:t>
      </w:r>
      <w:r w:rsidR="009158C6">
        <w:fldChar w:fldCharType="begin"/>
      </w:r>
      <w:r w:rsidR="009158C6">
        <w:instrText xml:space="preserve"> REF _Ref366065900 \h </w:instrText>
      </w:r>
      <w:r w:rsidR="009158C6">
        <w:fldChar w:fldCharType="separate"/>
      </w:r>
      <w:r w:rsidR="00083CEC">
        <w:t xml:space="preserve">Table </w:t>
      </w:r>
      <w:r w:rsidR="00083CEC">
        <w:rPr>
          <w:noProof/>
        </w:rPr>
        <w:t>33</w:t>
      </w:r>
      <w:r w:rsidR="009158C6">
        <w:fldChar w:fldCharType="end"/>
      </w:r>
      <w:r w:rsidRPr="00E77497">
        <w:t xml:space="preserve">. These </w:t>
      </w:r>
      <w:r w:rsidRPr="00343E36">
        <w:rPr>
          <w:rFonts w:ascii="Courier New" w:hAnsi="Courier New"/>
          <w:b/>
        </w:rPr>
        <w:t>$</w:t>
      </w:r>
      <w:r w:rsidRPr="00E77497">
        <w:t xml:space="preserve"> replacements are done left-to-right, and, once such a replacement is performed, the new replacement text is not subject to further replacements.</w:t>
      </w:r>
    </w:p>
    <w:p w14:paraId="33461655" w14:textId="77777777" w:rsidR="005D7F2D" w:rsidRDefault="005D7F2D" w:rsidP="005D7F2D">
      <w:pPr>
        <w:pStyle w:val="Alg4"/>
        <w:numPr>
          <w:ilvl w:val="0"/>
          <w:numId w:val="1377"/>
        </w:numPr>
      </w:pPr>
      <w:r>
        <w:t xml:space="preserve">Return </w:t>
      </w:r>
      <w:r>
        <w:rPr>
          <w:i/>
          <w:iCs/>
        </w:rPr>
        <w:t>result</w:t>
      </w:r>
      <w:r>
        <w:t>.</w:t>
      </w:r>
    </w:p>
    <w:p w14:paraId="22D37ED7" w14:textId="77777777" w:rsidR="005D7F2D" w:rsidRDefault="005D7F2D" w:rsidP="005D7F2D">
      <w:pPr>
        <w:pStyle w:val="Alg4"/>
      </w:pPr>
    </w:p>
    <w:p w14:paraId="26B5CE48" w14:textId="77777777" w:rsidR="005D7F2D" w:rsidRPr="00E77497" w:rsidRDefault="005D7F2D" w:rsidP="005D7F2D">
      <w:pPr>
        <w:pStyle w:val="Tabletitle"/>
      </w:pPr>
      <w:bookmarkStart w:id="5232" w:name="_Ref366065900"/>
      <w:r>
        <w:t xml:space="preserve">Table </w:t>
      </w:r>
      <w:r>
        <w:fldChar w:fldCharType="begin"/>
      </w:r>
      <w:r>
        <w:instrText xml:space="preserve"> SEQ Table \* ARABIC </w:instrText>
      </w:r>
      <w:r>
        <w:fldChar w:fldCharType="separate"/>
      </w:r>
      <w:r w:rsidR="00083CEC">
        <w:rPr>
          <w:noProof/>
        </w:rPr>
        <w:t>33</w:t>
      </w:r>
      <w:r>
        <w:fldChar w:fldCharType="end"/>
      </w:r>
      <w:bookmarkEnd w:id="5232"/>
      <w:r w:rsidRPr="00E77497">
        <w:t xml:space="preserve"> —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00"/>
        <w:gridCol w:w="1800"/>
        <w:gridCol w:w="5777"/>
      </w:tblGrid>
      <w:tr w:rsidR="005D7F2D" w:rsidRPr="00E77497" w14:paraId="34DF72AB" w14:textId="77777777" w:rsidTr="005D7F2D">
        <w:tc>
          <w:tcPr>
            <w:tcW w:w="1800" w:type="dxa"/>
            <w:tcBorders>
              <w:top w:val="single" w:sz="12" w:space="0" w:color="000000"/>
              <w:left w:val="single" w:sz="6" w:space="0" w:color="000000"/>
              <w:bottom w:val="single" w:sz="6" w:space="0" w:color="000000"/>
              <w:right w:val="nil"/>
            </w:tcBorders>
            <w:shd w:val="solid" w:color="C0C0C0" w:fill="FFFFFF"/>
          </w:tcPr>
          <w:p w14:paraId="27B76145" w14:textId="77777777" w:rsidR="005D7F2D" w:rsidRPr="00E77497" w:rsidRDefault="005D7F2D" w:rsidP="005D7F2D">
            <w:pPr>
              <w:keepNext/>
              <w:spacing w:after="120"/>
              <w:rPr>
                <w:shd w:val="solid" w:color="C0C0C0" w:fill="FFFFFF"/>
              </w:rPr>
            </w:pPr>
            <w:r>
              <w:rPr>
                <w:shd w:val="solid" w:color="C0C0C0" w:fill="FFFFFF"/>
              </w:rPr>
              <w:t>Code unit</w:t>
            </w:r>
          </w:p>
        </w:tc>
        <w:tc>
          <w:tcPr>
            <w:tcW w:w="1800" w:type="dxa"/>
            <w:tcBorders>
              <w:top w:val="single" w:sz="12" w:space="0" w:color="000000"/>
              <w:left w:val="single" w:sz="6" w:space="0" w:color="000000"/>
              <w:bottom w:val="single" w:sz="6" w:space="0" w:color="000000"/>
              <w:right w:val="single" w:sz="4" w:space="0" w:color="auto"/>
            </w:tcBorders>
            <w:shd w:val="solid" w:color="C0C0C0" w:fill="FFFFFF"/>
          </w:tcPr>
          <w:p w14:paraId="411B67FD" w14:textId="77777777" w:rsidR="005D7F2D" w:rsidRPr="00E77497" w:rsidRDefault="005D7F2D" w:rsidP="005D7F2D">
            <w:pPr>
              <w:keepNext/>
              <w:spacing w:after="120"/>
              <w:rPr>
                <w:shd w:val="solid" w:color="C0C0C0" w:fill="FFFFFF"/>
              </w:rPr>
            </w:pPr>
            <w:r>
              <w:rPr>
                <w:shd w:val="solid" w:color="C0C0C0" w:fill="FFFFFF"/>
              </w:rPr>
              <w:t xml:space="preserve">Unicode </w:t>
            </w:r>
            <w:r w:rsidRPr="00E77497">
              <w:rPr>
                <w:shd w:val="solid" w:color="C0C0C0" w:fill="FFFFFF"/>
              </w:rPr>
              <w:t>Characters</w:t>
            </w:r>
          </w:p>
        </w:tc>
        <w:tc>
          <w:tcPr>
            <w:tcW w:w="5777" w:type="dxa"/>
            <w:tcBorders>
              <w:top w:val="single" w:sz="12" w:space="0" w:color="000000"/>
              <w:left w:val="single" w:sz="4" w:space="0" w:color="auto"/>
              <w:bottom w:val="single" w:sz="6" w:space="0" w:color="000000"/>
              <w:right w:val="single" w:sz="6" w:space="0" w:color="000000"/>
            </w:tcBorders>
            <w:shd w:val="solid" w:color="C0C0C0" w:fill="FFFFFF"/>
          </w:tcPr>
          <w:p w14:paraId="5371192B" w14:textId="77777777" w:rsidR="005D7F2D" w:rsidRPr="00E77497" w:rsidRDefault="005D7F2D" w:rsidP="005D7F2D">
            <w:pPr>
              <w:keepNext/>
              <w:spacing w:after="120"/>
              <w:rPr>
                <w:shd w:val="solid" w:color="C0C0C0" w:fill="FFFFFF"/>
              </w:rPr>
            </w:pPr>
            <w:r w:rsidRPr="00E77497">
              <w:rPr>
                <w:shd w:val="solid" w:color="C0C0C0" w:fill="FFFFFF"/>
              </w:rPr>
              <w:t>Replacement text</w:t>
            </w:r>
          </w:p>
        </w:tc>
      </w:tr>
      <w:tr w:rsidR="005D7F2D" w:rsidRPr="00E77497" w14:paraId="4EEDF7B3" w14:textId="77777777" w:rsidTr="005D7F2D">
        <w:tc>
          <w:tcPr>
            <w:tcW w:w="1800" w:type="dxa"/>
            <w:tcBorders>
              <w:top w:val="nil"/>
            </w:tcBorders>
          </w:tcPr>
          <w:p w14:paraId="7B3EE11C" w14:textId="77777777" w:rsidR="005D7F2D" w:rsidRPr="00504F46" w:rsidRDefault="005D7F2D" w:rsidP="005D7F2D">
            <w:pPr>
              <w:keepNext/>
              <w:spacing w:after="0"/>
              <w:contextualSpacing/>
              <w:rPr>
                <w:rFonts w:ascii="Times New Roman" w:hAnsi="Times New Roman"/>
              </w:rPr>
            </w:pPr>
            <w:r w:rsidRPr="00504F46">
              <w:rPr>
                <w:rFonts w:ascii="Times New Roman" w:hAnsi="Times New Roman"/>
              </w:rPr>
              <w:t>0x0024,</w:t>
            </w:r>
            <w:r>
              <w:rPr>
                <w:rFonts w:ascii="Times New Roman" w:hAnsi="Times New Roman"/>
              </w:rPr>
              <w:t xml:space="preserve"> </w:t>
            </w:r>
            <w:r w:rsidRPr="00504F46">
              <w:rPr>
                <w:rFonts w:ascii="Times New Roman" w:hAnsi="Times New Roman"/>
              </w:rPr>
              <w:t>0x0024</w:t>
            </w:r>
          </w:p>
        </w:tc>
        <w:tc>
          <w:tcPr>
            <w:tcW w:w="1800" w:type="dxa"/>
            <w:tcBorders>
              <w:top w:val="nil"/>
            </w:tcBorders>
          </w:tcPr>
          <w:p w14:paraId="364EEAF4" w14:textId="77777777" w:rsidR="005D7F2D" w:rsidRPr="00E77497" w:rsidRDefault="005D7F2D" w:rsidP="005D7F2D">
            <w:pPr>
              <w:keepNext/>
              <w:spacing w:after="0"/>
              <w:contextualSpacing/>
              <w:rPr>
                <w:rFonts w:ascii="Courier New" w:hAnsi="Courier New" w:cs="Courier New"/>
                <w:b/>
              </w:rPr>
            </w:pPr>
            <w:r w:rsidRPr="00E77497">
              <w:rPr>
                <w:rFonts w:ascii="Courier New" w:hAnsi="Courier New" w:cs="Courier New"/>
                <w:b/>
              </w:rPr>
              <w:t>$$</w:t>
            </w:r>
          </w:p>
        </w:tc>
        <w:tc>
          <w:tcPr>
            <w:tcW w:w="5777" w:type="dxa"/>
            <w:tcBorders>
              <w:top w:val="nil"/>
            </w:tcBorders>
          </w:tcPr>
          <w:p w14:paraId="0C986F2E" w14:textId="77777777" w:rsidR="005D7F2D" w:rsidRPr="00E77497" w:rsidRDefault="005D7F2D" w:rsidP="005D7F2D">
            <w:pPr>
              <w:keepNext/>
              <w:spacing w:after="0"/>
              <w:contextualSpacing/>
              <w:rPr>
                <w:rFonts w:ascii="Courier New" w:hAnsi="Courier New" w:cs="Courier New"/>
                <w:b/>
              </w:rPr>
            </w:pPr>
            <w:r w:rsidRPr="00E77497">
              <w:rPr>
                <w:rFonts w:ascii="Courier New" w:hAnsi="Courier New" w:cs="Courier New"/>
                <w:b/>
              </w:rPr>
              <w:t>$</w:t>
            </w:r>
          </w:p>
        </w:tc>
      </w:tr>
      <w:tr w:rsidR="005D7F2D" w:rsidRPr="00E77497" w14:paraId="1B1E1F83" w14:textId="77777777" w:rsidTr="005D7F2D">
        <w:tc>
          <w:tcPr>
            <w:tcW w:w="1800" w:type="dxa"/>
            <w:tcBorders>
              <w:top w:val="nil"/>
            </w:tcBorders>
          </w:tcPr>
          <w:p w14:paraId="1A446C84" w14:textId="77777777"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r>
              <w:rPr>
                <w:rFonts w:ascii="Times New Roman" w:hAnsi="Times New Roman"/>
              </w:rPr>
              <w:t>6</w:t>
            </w:r>
          </w:p>
        </w:tc>
        <w:tc>
          <w:tcPr>
            <w:tcW w:w="1800" w:type="dxa"/>
            <w:tcBorders>
              <w:top w:val="nil"/>
            </w:tcBorders>
          </w:tcPr>
          <w:p w14:paraId="4E03B94D" w14:textId="77777777" w:rsidR="005D7F2D" w:rsidRPr="00E77497" w:rsidRDefault="005D7F2D" w:rsidP="005D7F2D">
            <w:pPr>
              <w:spacing w:after="0"/>
              <w:contextualSpacing/>
              <w:rPr>
                <w:rFonts w:ascii="Courier New" w:hAnsi="Courier New" w:cs="Courier New"/>
                <w:b/>
                <w:i/>
              </w:rPr>
            </w:pPr>
            <w:r w:rsidRPr="00E77497">
              <w:rPr>
                <w:rFonts w:ascii="Courier New" w:hAnsi="Courier New" w:cs="Courier New"/>
                <w:b/>
              </w:rPr>
              <w:t>$&amp;</w:t>
            </w:r>
          </w:p>
        </w:tc>
        <w:tc>
          <w:tcPr>
            <w:tcW w:w="5777" w:type="dxa"/>
            <w:tcBorders>
              <w:top w:val="nil"/>
            </w:tcBorders>
          </w:tcPr>
          <w:p w14:paraId="7FE8A565" w14:textId="77777777" w:rsidR="005D7F2D" w:rsidRPr="00C5668D" w:rsidRDefault="005D7F2D" w:rsidP="005D7F2D">
            <w:pPr>
              <w:spacing w:after="0"/>
              <w:contextualSpacing/>
              <w:rPr>
                <w:rFonts w:ascii="Times New Roman" w:hAnsi="Times New Roman"/>
              </w:rPr>
            </w:pPr>
            <w:r w:rsidRPr="00C5668D">
              <w:rPr>
                <w:rFonts w:ascii="Times New Roman" w:hAnsi="Times New Roman"/>
                <w:i/>
                <w:iCs/>
              </w:rPr>
              <w:t>matched</w:t>
            </w:r>
          </w:p>
        </w:tc>
      </w:tr>
      <w:tr w:rsidR="005D7F2D" w:rsidRPr="00E77497" w14:paraId="4F0475FF" w14:textId="77777777" w:rsidTr="005D7F2D">
        <w:tc>
          <w:tcPr>
            <w:tcW w:w="1800" w:type="dxa"/>
          </w:tcPr>
          <w:p w14:paraId="6DAB95F7" w14:textId="77777777"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60</w:t>
            </w:r>
          </w:p>
        </w:tc>
        <w:tc>
          <w:tcPr>
            <w:tcW w:w="1800" w:type="dxa"/>
          </w:tcPr>
          <w:p w14:paraId="6AA51977" w14:textId="77777777" w:rsidR="005D7F2D" w:rsidRPr="00E77497" w:rsidRDefault="005D7F2D" w:rsidP="005D7F2D">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14:paraId="5ACEEA6E" w14:textId="77777777" w:rsidR="005D7F2D" w:rsidRPr="00C5668D" w:rsidRDefault="005D7F2D" w:rsidP="005D7F2D">
            <w:pPr>
              <w:spacing w:after="0"/>
              <w:contextualSpacing/>
              <w:rPr>
                <w:rFonts w:ascii="Times New Roman" w:hAnsi="Times New Roman"/>
              </w:rPr>
            </w:pPr>
            <w:r w:rsidRPr="00C5668D">
              <w:rPr>
                <w:rFonts w:ascii="Times New Roman" w:hAnsi="Times New Roman"/>
              </w:rPr>
              <w:t xml:space="preserve">If </w:t>
            </w:r>
            <w:r w:rsidRPr="00C5668D">
              <w:rPr>
                <w:rFonts w:ascii="Times New Roman" w:hAnsi="Times New Roman"/>
                <w:i/>
                <w:iCs/>
              </w:rPr>
              <w:t>position</w:t>
            </w:r>
            <w:r w:rsidRPr="00C5668D">
              <w:rPr>
                <w:rFonts w:ascii="Times New Roman" w:hAnsi="Times New Roman"/>
              </w:rPr>
              <w:t xml:space="preserve"> is 0, the replacement is the empty String. Otherwise  </w:t>
            </w:r>
            <w:r w:rsidRPr="00861350">
              <w:rPr>
                <w:rFonts w:ascii="Times New Roman" w:hAnsi="Times New Roman"/>
              </w:rPr>
              <w:t>the replacement is the</w:t>
            </w:r>
            <w:r w:rsidRPr="00C5668D">
              <w:rPr>
                <w:rFonts w:ascii="Times New Roman" w:hAnsi="Times New Roman"/>
              </w:rPr>
              <w:t xml:space="preserve"> substring of </w:t>
            </w:r>
            <w:r w:rsidRPr="00C5668D">
              <w:rPr>
                <w:rFonts w:ascii="Times New Roman" w:hAnsi="Times New Roman"/>
                <w:i/>
              </w:rPr>
              <w:t>string</w:t>
            </w:r>
            <w:r w:rsidRPr="00C5668D">
              <w:rPr>
                <w:rFonts w:ascii="Times New Roman" w:hAnsi="Times New Roman"/>
              </w:rPr>
              <w:t xml:space="preserve"> that starts at index 0 and whose last code point is at index </w:t>
            </w:r>
            <w:r w:rsidRPr="00C5668D">
              <w:rPr>
                <w:rFonts w:ascii="Times New Roman" w:hAnsi="Times New Roman"/>
                <w:i/>
                <w:iCs/>
              </w:rPr>
              <w:t xml:space="preserve">position </w:t>
            </w:r>
            <w:r w:rsidRPr="00C5668D">
              <w:rPr>
                <w:rFonts w:ascii="Times New Roman" w:hAnsi="Times New Roman"/>
              </w:rPr>
              <w:t>-1.</w:t>
            </w:r>
          </w:p>
        </w:tc>
      </w:tr>
      <w:tr w:rsidR="005D7F2D" w:rsidRPr="00E77497" w14:paraId="698681C4" w14:textId="77777777" w:rsidTr="005D7F2D">
        <w:tc>
          <w:tcPr>
            <w:tcW w:w="1800" w:type="dxa"/>
          </w:tcPr>
          <w:p w14:paraId="792F9106" w14:textId="77777777"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p>
        </w:tc>
        <w:tc>
          <w:tcPr>
            <w:tcW w:w="1800" w:type="dxa"/>
          </w:tcPr>
          <w:p w14:paraId="30DB87C5" w14:textId="77777777" w:rsidR="005D7F2D" w:rsidRPr="00E77497" w:rsidRDefault="005D7F2D" w:rsidP="005D7F2D">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14:paraId="70F45C51" w14:textId="77777777" w:rsidR="005D7F2D" w:rsidRPr="00C5668D" w:rsidRDefault="005D7F2D" w:rsidP="005D7F2D">
            <w:pPr>
              <w:spacing w:after="0"/>
              <w:contextualSpacing/>
              <w:rPr>
                <w:rFonts w:ascii="Times New Roman" w:hAnsi="Times New Roman"/>
              </w:rPr>
            </w:pPr>
            <w:r w:rsidRPr="00AB3483">
              <w:rPr>
                <w:rFonts w:ascii="Times New Roman" w:hAnsi="Times New Roman"/>
              </w:rPr>
              <w:t xml:space="preserve">If </w:t>
            </w:r>
            <w:r>
              <w:rPr>
                <w:rFonts w:ascii="Times New Roman" w:hAnsi="Times New Roman"/>
                <w:i/>
                <w:iCs/>
              </w:rPr>
              <w:t>tailPos</w:t>
            </w:r>
            <w:r w:rsidRPr="00AB3483">
              <w:rPr>
                <w:rFonts w:ascii="Times New Roman" w:hAnsi="Times New Roman"/>
              </w:rPr>
              <w:t xml:space="preserve"> </w:t>
            </w:r>
            <w:r>
              <w:rPr>
                <w:rFonts w:ascii="Times New Roman" w:hAnsi="Times New Roman"/>
              </w:rPr>
              <w:t xml:space="preserve">≥ </w:t>
            </w:r>
            <w:r>
              <w:rPr>
                <w:rFonts w:ascii="Times New Roman" w:hAnsi="Times New Roman"/>
                <w:i/>
                <w:iCs/>
              </w:rPr>
              <w:t>stringLength</w:t>
            </w:r>
            <w:r w:rsidRPr="00AB3483">
              <w:rPr>
                <w:rFonts w:ascii="Times New Roman" w:hAnsi="Times New Roman"/>
              </w:rPr>
              <w:t xml:space="preserve">, the replacement is the empty String. Otherwise  </w:t>
            </w:r>
            <w:r w:rsidRPr="00861350">
              <w:rPr>
                <w:rFonts w:ascii="Times New Roman" w:hAnsi="Times New Roman"/>
              </w:rPr>
              <w:t>the replacement is the</w:t>
            </w:r>
            <w:r w:rsidRPr="00AB3483">
              <w:rPr>
                <w:rFonts w:ascii="Times New Roman" w:hAnsi="Times New Roman"/>
              </w:rPr>
              <w:t xml:space="preserve"> substring of </w:t>
            </w:r>
            <w:r w:rsidRPr="00AB3483">
              <w:rPr>
                <w:rFonts w:ascii="Times New Roman" w:hAnsi="Times New Roman"/>
                <w:i/>
              </w:rPr>
              <w:t>string</w:t>
            </w:r>
            <w:r w:rsidRPr="00AB3483">
              <w:rPr>
                <w:rFonts w:ascii="Times New Roman" w:hAnsi="Times New Roman"/>
              </w:rPr>
              <w:t xml:space="preserve"> that starts at index </w:t>
            </w:r>
            <w:r>
              <w:rPr>
                <w:rFonts w:ascii="Times New Roman" w:hAnsi="Times New Roman"/>
                <w:i/>
                <w:iCs/>
              </w:rPr>
              <w:t>tailPos</w:t>
            </w:r>
            <w:r w:rsidRPr="00AB3483">
              <w:rPr>
                <w:rFonts w:ascii="Times New Roman" w:hAnsi="Times New Roman"/>
              </w:rPr>
              <w:t xml:space="preserve"> and </w:t>
            </w:r>
            <w:r>
              <w:rPr>
                <w:rFonts w:ascii="Times New Roman" w:hAnsi="Times New Roman"/>
              </w:rPr>
              <w:t xml:space="preserve">continues to the end of </w:t>
            </w:r>
            <w:r>
              <w:rPr>
                <w:rFonts w:ascii="Times New Roman" w:hAnsi="Times New Roman"/>
                <w:i/>
                <w:iCs/>
              </w:rPr>
              <w:t>string</w:t>
            </w:r>
            <w:r w:rsidRPr="00AB3483">
              <w:rPr>
                <w:rFonts w:ascii="Times New Roman" w:hAnsi="Times New Roman"/>
              </w:rPr>
              <w:t>.</w:t>
            </w:r>
          </w:p>
        </w:tc>
      </w:tr>
      <w:tr w:rsidR="005D7F2D" w:rsidRPr="00E77497" w14:paraId="03F65549" w14:textId="77777777" w:rsidTr="005D7F2D">
        <w:tc>
          <w:tcPr>
            <w:tcW w:w="1800" w:type="dxa"/>
          </w:tcPr>
          <w:p w14:paraId="682D1D3C" w14:textId="77777777" w:rsidR="005D7F2D" w:rsidRPr="00E77497" w:rsidRDefault="005D7F2D" w:rsidP="005D7F2D">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where</w:t>
            </w:r>
            <w:r>
              <w:rPr>
                <w:rFonts w:ascii="Times New Roman" w:hAnsi="Times New Roman"/>
              </w:rPr>
              <w:br/>
              <w:t>0x0031 ≤ N ≤ 0x0039</w:t>
            </w:r>
          </w:p>
        </w:tc>
        <w:tc>
          <w:tcPr>
            <w:tcW w:w="1800" w:type="dxa"/>
          </w:tcPr>
          <w:p w14:paraId="25C76941" w14:textId="77777777" w:rsidR="005D7F2D" w:rsidRPr="00E77497" w:rsidRDefault="005D7F2D" w:rsidP="005D7F2D">
            <w:pPr>
              <w:spacing w:after="0"/>
              <w:contextualSpacing/>
              <w:jc w:val="left"/>
              <w:rPr>
                <w:rFonts w:ascii="Courier New" w:hAnsi="Courier New" w:cs="Courier New"/>
                <w:b/>
              </w:rPr>
            </w:pPr>
            <w:r w:rsidRPr="00E77497">
              <w:rPr>
                <w:rFonts w:ascii="Courier New" w:hAnsi="Courier New" w:cs="Courier New"/>
                <w:b/>
              </w:rPr>
              <w:t>$n</w:t>
            </w:r>
            <w:r>
              <w:rPr>
                <w:rFonts w:ascii="Courier New" w:hAnsi="Courier New" w:cs="Courier New"/>
                <w:b/>
              </w:rPr>
              <w:t xml:space="preserve"> </w:t>
            </w:r>
            <w:r w:rsidRPr="002E1A56">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2E1A56">
              <w:rPr>
                <w:rFonts w:ascii="Times New Roman" w:hAnsi="Times New Roman"/>
              </w:rPr>
              <w:t>is one of</w:t>
            </w:r>
            <w:r>
              <w:rPr>
                <w:rFonts w:ascii="Courier New" w:hAnsi="Courier New" w:cs="Courier New"/>
                <w:b/>
              </w:rPr>
              <w:t xml:space="preserve"> 1 2 3 4 5 6 7 8 9 </w:t>
            </w:r>
            <w:r w:rsidRPr="00B14FE7">
              <w:rPr>
                <w:rFonts w:ascii="Times New Roman" w:hAnsi="Times New Roman"/>
              </w:rPr>
              <w:t xml:space="preserve">and </w:t>
            </w:r>
            <w:r w:rsidRPr="00E77497">
              <w:rPr>
                <w:rFonts w:ascii="Courier New" w:hAnsi="Courier New" w:cs="Courier New"/>
                <w:b/>
              </w:rPr>
              <w:t>$n</w:t>
            </w:r>
            <w:r w:rsidRPr="00B14FE7">
              <w:rPr>
                <w:rFonts w:ascii="Times New Roman" w:hAnsi="Times New Roman"/>
              </w:rPr>
              <w:t xml:space="preserve"> is not followed by a decimal digit</w:t>
            </w:r>
          </w:p>
        </w:tc>
        <w:tc>
          <w:tcPr>
            <w:tcW w:w="5777" w:type="dxa"/>
          </w:tcPr>
          <w:p w14:paraId="6E1DB003" w14:textId="77777777" w:rsidR="005D7F2D" w:rsidRPr="00C5668D" w:rsidRDefault="005D7F2D" w:rsidP="005D7F2D">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w:t>
            </w:r>
            <w:r w:rsidRPr="00C5668D">
              <w:rPr>
                <w:rFonts w:ascii="Times New Roman" w:hAnsi="Times New Roman"/>
              </w:rPr>
              <w:t xml:space="preserve"> is a single digit in the range 1 to 9. If </w:t>
            </w:r>
            <w:r w:rsidRPr="00C5668D">
              <w:rPr>
                <w:rFonts w:ascii="Times New Roman" w:hAnsi="Times New Roman"/>
                <w:i/>
              </w:rPr>
              <w:t>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w:t>
            </w:r>
            <w:r w:rsidRPr="00C5668D">
              <w:rPr>
                <w:rFonts w:ascii="Times New Roman" w:hAnsi="Times New Roman"/>
              </w:rPr>
              <w:t xml:space="preserve">th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5233"/>
            <w:r w:rsidRPr="00C5668D">
              <w:rPr>
                <w:rFonts w:ascii="Times New Roman" w:hAnsi="Times New Roman"/>
              </w:rPr>
              <w:t xml:space="preserve">If </w:t>
            </w:r>
            <w:r w:rsidRPr="00C5668D">
              <w:rPr>
                <w:rFonts w:ascii="Times New Roman" w:hAnsi="Times New Roman"/>
                <w:i/>
              </w:rPr>
              <w:t>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5233"/>
            <w:r>
              <w:rPr>
                <w:rStyle w:val="af6"/>
              </w:rPr>
              <w:commentReference w:id="5233"/>
            </w:r>
          </w:p>
        </w:tc>
      </w:tr>
      <w:tr w:rsidR="005D7F2D" w:rsidRPr="00E77497" w14:paraId="3DD139ED" w14:textId="77777777" w:rsidTr="005D7F2D">
        <w:tc>
          <w:tcPr>
            <w:tcW w:w="1800" w:type="dxa"/>
          </w:tcPr>
          <w:p w14:paraId="1C327E1B" w14:textId="77777777" w:rsidR="005D7F2D" w:rsidRPr="00E77497" w:rsidRDefault="005D7F2D" w:rsidP="005D7F2D">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N where</w:t>
            </w:r>
            <w:r>
              <w:rPr>
                <w:rFonts w:ascii="Times New Roman" w:hAnsi="Times New Roman"/>
              </w:rPr>
              <w:br/>
              <w:t>0x0030 ≤ N ≤ 0x0039</w:t>
            </w:r>
          </w:p>
        </w:tc>
        <w:tc>
          <w:tcPr>
            <w:tcW w:w="1800" w:type="dxa"/>
          </w:tcPr>
          <w:p w14:paraId="581C8835" w14:textId="77777777" w:rsidR="005D7F2D" w:rsidRPr="00E77497" w:rsidRDefault="005D7F2D" w:rsidP="005D7F2D">
            <w:pPr>
              <w:spacing w:after="0"/>
              <w:contextualSpacing/>
              <w:jc w:val="left"/>
              <w:rPr>
                <w:rFonts w:ascii="Courier New" w:hAnsi="Courier New" w:cs="Courier New"/>
                <w:b/>
              </w:rPr>
            </w:pPr>
            <w:r w:rsidRPr="00E77497">
              <w:rPr>
                <w:rFonts w:ascii="Courier New" w:hAnsi="Courier New" w:cs="Courier New"/>
                <w:b/>
              </w:rPr>
              <w:t>$nn</w:t>
            </w:r>
            <w:r>
              <w:rPr>
                <w:rFonts w:ascii="Courier New" w:hAnsi="Courier New" w:cs="Courier New"/>
                <w:b/>
              </w:rPr>
              <w:t xml:space="preserve"> </w:t>
            </w:r>
            <w:r w:rsidRPr="00887FC2">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887FC2">
              <w:rPr>
                <w:rFonts w:ascii="Times New Roman" w:hAnsi="Times New Roman"/>
              </w:rPr>
              <w:t>is one of</w:t>
            </w:r>
            <w:r>
              <w:rPr>
                <w:rFonts w:ascii="Courier New" w:hAnsi="Courier New" w:cs="Courier New"/>
                <w:b/>
              </w:rPr>
              <w:t xml:space="preserve"> 0 1 2 3 4 5 6 7 8 9</w:t>
            </w:r>
          </w:p>
        </w:tc>
        <w:tc>
          <w:tcPr>
            <w:tcW w:w="5777" w:type="dxa"/>
          </w:tcPr>
          <w:p w14:paraId="59A22E25" w14:textId="77777777" w:rsidR="005D7F2D" w:rsidRPr="00C5668D" w:rsidRDefault="005D7F2D" w:rsidP="005D7F2D">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nn</w:t>
            </w:r>
            <w:r w:rsidRPr="00C5668D">
              <w:rPr>
                <w:rFonts w:ascii="Times New Roman" w:hAnsi="Times New Roman"/>
              </w:rPr>
              <w:t xml:space="preserve"> is a two-digit decimal number in the range 01 to 99. If </w:t>
            </w:r>
            <w:r w:rsidRPr="00C5668D">
              <w:rPr>
                <w:rFonts w:ascii="Times New Roman" w:hAnsi="Times New Roman"/>
                <w:i/>
              </w:rPr>
              <w:t>nn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5234"/>
            <w:r w:rsidRPr="00C5668D">
              <w:rPr>
                <w:rFonts w:ascii="Times New Roman" w:hAnsi="Times New Roman"/>
              </w:rPr>
              <w:t xml:space="preserve">If </w:t>
            </w:r>
            <w:r w:rsidRPr="00C5668D">
              <w:rPr>
                <w:rFonts w:ascii="Times New Roman" w:hAnsi="Times New Roman"/>
                <w:i/>
                <w:iCs/>
              </w:rPr>
              <w:t>nn</w:t>
            </w:r>
            <w:r w:rsidRPr="00C5668D">
              <w:rPr>
                <w:rFonts w:ascii="Times New Roman" w:hAnsi="Times New Roman"/>
              </w:rPr>
              <w:t xml:space="preserve"> is 00 or </w:t>
            </w:r>
            <w:r w:rsidRPr="00C5668D">
              <w:rPr>
                <w:rFonts w:ascii="Times New Roman" w:hAnsi="Times New Roman"/>
                <w:i/>
              </w:rPr>
              <w:t>nn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5234"/>
            <w:r>
              <w:rPr>
                <w:rStyle w:val="af6"/>
              </w:rPr>
              <w:commentReference w:id="5234"/>
            </w:r>
          </w:p>
        </w:tc>
      </w:tr>
      <w:tr w:rsidR="005D7F2D" w:rsidRPr="00E77497" w14:paraId="1DFDA267" w14:textId="77777777" w:rsidTr="005D7F2D">
        <w:tc>
          <w:tcPr>
            <w:tcW w:w="1800" w:type="dxa"/>
          </w:tcPr>
          <w:p w14:paraId="1EA815F0" w14:textId="77777777" w:rsidR="005D7F2D" w:rsidRPr="00887FC2" w:rsidRDefault="005D7F2D" w:rsidP="005D7F2D">
            <w:pPr>
              <w:spacing w:after="0"/>
              <w:contextualSpacing/>
              <w:jc w:val="left"/>
              <w:rPr>
                <w:rFonts w:ascii="Times New Roman" w:hAnsi="Times New Roman"/>
              </w:rPr>
            </w:pPr>
            <w:r w:rsidRPr="00504F46">
              <w:rPr>
                <w:rFonts w:ascii="Times New Roman" w:hAnsi="Times New Roman"/>
              </w:rPr>
              <w:t>0x0024</w:t>
            </w:r>
          </w:p>
        </w:tc>
        <w:tc>
          <w:tcPr>
            <w:tcW w:w="1800" w:type="dxa"/>
          </w:tcPr>
          <w:p w14:paraId="315E4DB0" w14:textId="77777777" w:rsidR="005D7F2D" w:rsidRPr="00C5668D" w:rsidRDefault="005D7F2D" w:rsidP="005D7F2D">
            <w:pPr>
              <w:spacing w:after="0"/>
              <w:contextualSpacing/>
              <w:jc w:val="left"/>
              <w:rPr>
                <w:rFonts w:ascii="Times New Roman" w:hAnsi="Times New Roman"/>
                <w:bCs/>
              </w:rPr>
            </w:pPr>
            <w:r>
              <w:rPr>
                <w:rFonts w:ascii="Courier New" w:hAnsi="Courier New" w:cs="Courier New"/>
                <w:b/>
              </w:rPr>
              <w:t xml:space="preserve">$ </w:t>
            </w:r>
            <w:r w:rsidRPr="00C5668D">
              <w:rPr>
                <w:rFonts w:ascii="Times New Roman" w:hAnsi="Times New Roman"/>
                <w:bCs/>
              </w:rPr>
              <w:t>in any context that does not match on of the above.</w:t>
            </w:r>
          </w:p>
        </w:tc>
        <w:tc>
          <w:tcPr>
            <w:tcW w:w="5777" w:type="dxa"/>
          </w:tcPr>
          <w:p w14:paraId="09D726F1" w14:textId="77777777" w:rsidR="005D7F2D" w:rsidRPr="00C5668D" w:rsidRDefault="005D7F2D" w:rsidP="005D7F2D">
            <w:pPr>
              <w:spacing w:after="0"/>
              <w:contextualSpacing/>
              <w:rPr>
                <w:rFonts w:ascii="Times New Roman" w:hAnsi="Times New Roman"/>
              </w:rPr>
            </w:pPr>
            <w:r w:rsidRPr="00E77497">
              <w:rPr>
                <w:rFonts w:ascii="Courier New" w:hAnsi="Courier New" w:cs="Courier New"/>
                <w:b/>
              </w:rPr>
              <w:t>$</w:t>
            </w:r>
          </w:p>
        </w:tc>
      </w:tr>
    </w:tbl>
    <w:p w14:paraId="264BFB66" w14:textId="77777777" w:rsidR="005D7F2D" w:rsidRPr="00E77497" w:rsidRDefault="005D7F2D" w:rsidP="005D7F2D">
      <w:pPr>
        <w:pStyle w:val="40"/>
      </w:pPr>
      <w:r w:rsidRPr="00E77497">
        <w:t>String.prototype.search (regexp)</w:t>
      </w:r>
    </w:p>
    <w:p w14:paraId="4BF83173" w14:textId="77777777" w:rsidR="005D7F2D" w:rsidRPr="00E77497" w:rsidRDefault="005D7F2D" w:rsidP="005D7F2D">
      <w:r w:rsidRPr="00E77497">
        <w:t xml:space="preserve">When the search method is called with argument </w:t>
      </w:r>
      <w:r w:rsidRPr="00E77497">
        <w:rPr>
          <w:rFonts w:ascii="Times New Roman" w:hAnsi="Times New Roman"/>
          <w:i/>
        </w:rPr>
        <w:t>regexp</w:t>
      </w:r>
      <w:r w:rsidRPr="00E77497">
        <w:t>, the following steps are taken:</w:t>
      </w:r>
    </w:p>
    <w:p w14:paraId="0B8DE7DD" w14:textId="77777777" w:rsidR="005D7F2D" w:rsidRPr="00E77497" w:rsidRDefault="005D7F2D" w:rsidP="005D7F2D">
      <w:pPr>
        <w:pStyle w:val="Alg4"/>
        <w:numPr>
          <w:ilvl w:val="0"/>
          <w:numId w:val="229"/>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5E04D004" w14:textId="77777777" w:rsidR="005D7F2D" w:rsidRPr="00E77497" w:rsidRDefault="005D7F2D" w:rsidP="005D7F2D">
      <w:pPr>
        <w:pStyle w:val="Alg4"/>
        <w:numPr>
          <w:ilvl w:val="0"/>
          <w:numId w:val="229"/>
        </w:numPr>
      </w:pPr>
      <w:r w:rsidRPr="00E77497">
        <w:t xml:space="preserve">Let </w:t>
      </w:r>
      <w:r w:rsidRPr="00E77497">
        <w:rPr>
          <w:i/>
        </w:rPr>
        <w:t>string</w:t>
      </w:r>
      <w:r w:rsidRPr="00E77497">
        <w:t xml:space="preserve"> be ToString</w:t>
      </w:r>
      <w:r>
        <w:t>(</w:t>
      </w:r>
      <w:r>
        <w:rPr>
          <w:i/>
          <w:iCs/>
        </w:rPr>
        <w:t>O</w:t>
      </w:r>
      <w:r>
        <w:t>)</w:t>
      </w:r>
      <w:r w:rsidRPr="00E77497">
        <w:t>.</w:t>
      </w:r>
    </w:p>
    <w:p w14:paraId="79AD1546" w14:textId="77777777" w:rsidR="005D7F2D" w:rsidRPr="00E77497" w:rsidRDefault="005D7F2D" w:rsidP="005D7F2D">
      <w:pPr>
        <w:pStyle w:val="Alg4"/>
        <w:numPr>
          <w:ilvl w:val="0"/>
          <w:numId w:val="229"/>
        </w:numPr>
        <w:contextualSpacing/>
      </w:pPr>
      <w:r>
        <w:t>ReturnIfAbrupt(</w:t>
      </w:r>
      <w:r w:rsidRPr="00E77497">
        <w:rPr>
          <w:i/>
        </w:rPr>
        <w:t>string</w:t>
      </w:r>
      <w:r>
        <w:t>).</w:t>
      </w:r>
    </w:p>
    <w:p w14:paraId="001606E2" w14:textId="77777777" w:rsidR="005D7F2D" w:rsidRDefault="005D7F2D" w:rsidP="005D7F2D">
      <w:pPr>
        <w:pStyle w:val="Alg4"/>
        <w:numPr>
          <w:ilvl w:val="0"/>
          <w:numId w:val="229"/>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rsidDel="007D11D2">
        <w:rPr>
          <w:i/>
        </w:rPr>
        <w:t xml:space="preserve"> </w:t>
      </w:r>
      <w:r w:rsidRPr="00E77497">
        <w:t>, then</w:t>
      </w:r>
      <w:r>
        <w:t>,</w:t>
      </w:r>
    </w:p>
    <w:p w14:paraId="6812C7AB" w14:textId="77777777" w:rsidR="005D7F2D" w:rsidRPr="00E77497" w:rsidRDefault="005D7F2D" w:rsidP="005D7F2D">
      <w:pPr>
        <w:pStyle w:val="Alg4"/>
        <w:numPr>
          <w:ilvl w:val="1"/>
          <w:numId w:val="229"/>
        </w:numPr>
      </w:pPr>
      <w:r>
        <w:t>L</w:t>
      </w:r>
      <w:r w:rsidRPr="00E77497">
        <w:t xml:space="preserve">et </w:t>
      </w:r>
      <w:r w:rsidRPr="00E77497">
        <w:rPr>
          <w:i/>
        </w:rPr>
        <w:t>rx</w:t>
      </w:r>
      <w:r w:rsidRPr="00E77497">
        <w:t xml:space="preserve"> be </w:t>
      </w:r>
      <w:r w:rsidRPr="00E77497">
        <w:rPr>
          <w:i/>
        </w:rPr>
        <w:t>regexp</w:t>
      </w:r>
      <w:r w:rsidRPr="00E77497">
        <w:t>;</w:t>
      </w:r>
    </w:p>
    <w:p w14:paraId="3382D479" w14:textId="77777777" w:rsidR="005D7F2D" w:rsidRDefault="005D7F2D" w:rsidP="005D7F2D">
      <w:pPr>
        <w:pStyle w:val="Alg4"/>
        <w:numPr>
          <w:ilvl w:val="0"/>
          <w:numId w:val="229"/>
        </w:numPr>
      </w:pPr>
      <w:r w:rsidRPr="00E77497">
        <w:t>Else,</w:t>
      </w:r>
    </w:p>
    <w:p w14:paraId="3D1DF5E8" w14:textId="77777777" w:rsidR="005D7F2D" w:rsidRPr="00E77497" w:rsidRDefault="005D7F2D" w:rsidP="005D7F2D">
      <w:pPr>
        <w:pStyle w:val="Alg4"/>
        <w:numPr>
          <w:ilvl w:val="1"/>
          <w:numId w:val="229"/>
        </w:numPr>
      </w:pPr>
      <w:r>
        <w:t>L</w:t>
      </w:r>
      <w:r w:rsidRPr="00E77497">
        <w:t xml:space="preserve">et </w:t>
      </w:r>
      <w:r w:rsidRPr="00E77497">
        <w:rPr>
          <w:i/>
        </w:rPr>
        <w:t>rx</w:t>
      </w:r>
      <w:r w:rsidRPr="00E77497">
        <w:t xml:space="preserve"> be </w:t>
      </w:r>
      <w:r>
        <w:t>the result of the abstract operation</w:t>
      </w:r>
      <w:r w:rsidRPr="00134DAD">
        <w:t xml:space="preserve"> </w:t>
      </w:r>
      <w:r>
        <w:t>RegExpCreate (</w:t>
      </w:r>
      <w:r w:rsidR="006A3D7C">
        <w:fldChar w:fldCharType="begin"/>
      </w:r>
      <w:r w:rsidR="006A3D7C">
        <w:instrText xml:space="preserve"> REF _Ref366078738 \r \h </w:instrText>
      </w:r>
      <w:r w:rsidR="006A3D7C">
        <w:fldChar w:fldCharType="separate"/>
      </w:r>
      <w:r w:rsidR="00083CEC">
        <w:t>21.2.3.3</w:t>
      </w:r>
      <w:r w:rsidR="006A3D7C">
        <w:fldChar w:fldCharType="end"/>
      </w:r>
      <w:r>
        <w:t xml:space="preserve">) with arguments </w:t>
      </w:r>
      <w:r>
        <w:rPr>
          <w:i/>
        </w:rPr>
        <w:t>regexp</w:t>
      </w:r>
      <w:r>
        <w:t xml:space="preserve"> and </w:t>
      </w:r>
      <w:r w:rsidRPr="00C75147">
        <w:rPr>
          <w:b/>
        </w:rPr>
        <w:t>undefined</w:t>
      </w:r>
      <w:r w:rsidRPr="00E77497">
        <w:t>.</w:t>
      </w:r>
    </w:p>
    <w:p w14:paraId="416F97DA" w14:textId="77777777" w:rsidR="005D7F2D" w:rsidRPr="00E77497" w:rsidRDefault="005D7F2D" w:rsidP="005D7F2D">
      <w:pPr>
        <w:pStyle w:val="Alg4"/>
        <w:numPr>
          <w:ilvl w:val="0"/>
          <w:numId w:val="229"/>
        </w:numPr>
        <w:contextualSpacing/>
      </w:pPr>
      <w:r>
        <w:t>ReturnIfAbrupt(</w:t>
      </w:r>
      <w:r>
        <w:rPr>
          <w:i/>
        </w:rPr>
        <w:t>rx</w:t>
      </w:r>
      <w:r>
        <w:t>).</w:t>
      </w:r>
    </w:p>
    <w:p w14:paraId="7121667A" w14:textId="77777777" w:rsidR="005D7F2D" w:rsidRPr="00E77497" w:rsidRDefault="005D7F2D" w:rsidP="005D7F2D">
      <w:pPr>
        <w:pStyle w:val="Alg4"/>
        <w:numPr>
          <w:ilvl w:val="0"/>
          <w:numId w:val="229"/>
        </w:numPr>
        <w:spacing w:after="120"/>
      </w:pPr>
      <w:r w:rsidRPr="00E77497">
        <w:t xml:space="preserve">Return </w:t>
      </w:r>
      <w:r>
        <w:t>the result of Invoke(</w:t>
      </w:r>
      <w:r>
        <w:rPr>
          <w:i/>
          <w:iCs/>
        </w:rPr>
        <w:t>rx</w:t>
      </w:r>
      <w:r>
        <w:t>,</w:t>
      </w:r>
      <w:r w:rsidRPr="00F862EE">
        <w:rPr>
          <w:rFonts w:ascii="Courier New" w:hAnsi="Courier New"/>
          <w:b/>
        </w:rPr>
        <w:t xml:space="preserve"> </w:t>
      </w:r>
      <w:r w:rsidRPr="00E77497">
        <w:rPr>
          <w:rFonts w:ascii="Courier New" w:hAnsi="Courier New"/>
          <w:b/>
        </w:rPr>
        <w:t>"</w:t>
      </w:r>
      <w:r>
        <w:rPr>
          <w:rFonts w:ascii="Courier New" w:hAnsi="Courier New"/>
          <w:b/>
        </w:rPr>
        <w:t>search</w:t>
      </w:r>
      <w:r w:rsidRPr="00E77497">
        <w:rPr>
          <w:rFonts w:ascii="Courier New" w:hAnsi="Courier New"/>
          <w:b/>
        </w:rPr>
        <w:t>"</w:t>
      </w:r>
      <w:r>
        <w:t>, (</w:t>
      </w:r>
      <w:r>
        <w:rPr>
          <w:i/>
          <w:iCs/>
        </w:rPr>
        <w:t>string</w:t>
      </w:r>
      <w:r>
        <w:t>))</w:t>
      </w:r>
      <w:r w:rsidRPr="00E77497">
        <w:t>.</w:t>
      </w:r>
    </w:p>
    <w:p w14:paraId="29653FD2"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C4E2B8A" w14:textId="77777777" w:rsidR="005D7F2D" w:rsidRPr="00E77497" w:rsidRDefault="005D7F2D" w:rsidP="005D7F2D">
      <w:pPr>
        <w:pStyle w:val="40"/>
      </w:pPr>
      <w:r w:rsidRPr="00E77497">
        <w:t>String.prototype.slice (start, end)</w:t>
      </w:r>
    </w:p>
    <w:p w14:paraId="4DE91537" w14:textId="77777777" w:rsidR="005D7F2D" w:rsidRPr="00E77497" w:rsidRDefault="005D7F2D" w:rsidP="005D7F2D">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01DFAEC9" w14:textId="77777777" w:rsidR="005D7F2D" w:rsidRPr="00E77497" w:rsidRDefault="005D7F2D" w:rsidP="005D7F2D">
      <w:pPr>
        <w:pStyle w:val="Alg4"/>
        <w:numPr>
          <w:ilvl w:val="0"/>
          <w:numId w:val="230"/>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7D40F34A" w14:textId="77777777" w:rsidR="005D7F2D" w:rsidRPr="00E77497" w:rsidRDefault="005D7F2D" w:rsidP="005D7F2D">
      <w:pPr>
        <w:pStyle w:val="Alg4"/>
        <w:numPr>
          <w:ilvl w:val="0"/>
          <w:numId w:val="230"/>
        </w:numPr>
      </w:pPr>
      <w:r w:rsidRPr="00E77497">
        <w:t xml:space="preserve">Let </w:t>
      </w:r>
      <w:r w:rsidRPr="00E77497">
        <w:rPr>
          <w:i/>
        </w:rPr>
        <w:t>S</w:t>
      </w:r>
      <w:r w:rsidRPr="00E77497">
        <w:t xml:space="preserve"> be ToString</w:t>
      </w:r>
      <w:r>
        <w:t>(</w:t>
      </w:r>
      <w:r>
        <w:rPr>
          <w:i/>
          <w:iCs/>
        </w:rPr>
        <w:t>O</w:t>
      </w:r>
      <w:r>
        <w:t>)</w:t>
      </w:r>
      <w:r w:rsidRPr="00E77497">
        <w:t>.</w:t>
      </w:r>
    </w:p>
    <w:p w14:paraId="3FC24669" w14:textId="77777777" w:rsidR="005D7F2D" w:rsidRPr="00E77497" w:rsidRDefault="005D7F2D" w:rsidP="005D7F2D">
      <w:pPr>
        <w:pStyle w:val="Alg4"/>
        <w:numPr>
          <w:ilvl w:val="0"/>
          <w:numId w:val="230"/>
        </w:numPr>
        <w:contextualSpacing/>
      </w:pPr>
      <w:r>
        <w:t>ReturnIfAbrupt(</w:t>
      </w:r>
      <w:r>
        <w:rPr>
          <w:i/>
        </w:rPr>
        <w:t>S</w:t>
      </w:r>
      <w:r>
        <w:t>).</w:t>
      </w:r>
    </w:p>
    <w:p w14:paraId="1B140389" w14:textId="77777777" w:rsidR="005D7F2D" w:rsidRPr="00E77497" w:rsidRDefault="005D7F2D" w:rsidP="005D7F2D">
      <w:pPr>
        <w:pStyle w:val="Alg4"/>
        <w:numPr>
          <w:ilvl w:val="0"/>
          <w:numId w:val="230"/>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14:paraId="69D86CFE" w14:textId="77777777" w:rsidR="005D7F2D" w:rsidRPr="00E77497" w:rsidRDefault="005D7F2D" w:rsidP="005D7F2D">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14:paraId="2EDA3E64" w14:textId="77777777" w:rsidR="005D7F2D" w:rsidRPr="00E77497" w:rsidRDefault="005D7F2D" w:rsidP="005D7F2D">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05984E4F" w14:textId="77777777" w:rsidR="005D7F2D" w:rsidRPr="00E77497" w:rsidRDefault="005D7F2D" w:rsidP="005D7F2D">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14:paraId="3F00E738" w14:textId="77777777" w:rsidR="005D7F2D" w:rsidRPr="00E77497" w:rsidRDefault="005D7F2D" w:rsidP="005D7F2D">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14:paraId="20B323DD" w14:textId="77777777" w:rsidR="005D7F2D" w:rsidRPr="00E77497" w:rsidRDefault="005D7F2D" w:rsidP="005D7F2D">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14:paraId="1373AAEE" w14:textId="77777777" w:rsidR="005D7F2D" w:rsidRPr="00E77497" w:rsidRDefault="005D7F2D" w:rsidP="005D7F2D">
      <w:pPr>
        <w:pStyle w:val="Alg4"/>
        <w:numPr>
          <w:ilvl w:val="0"/>
          <w:numId w:val="230"/>
        </w:numPr>
        <w:spacing w:after="220"/>
      </w:pPr>
      <w:r w:rsidRPr="00E77497">
        <w:t>Return a String</w:t>
      </w:r>
      <w:r>
        <w:t xml:space="preserve"> value</w:t>
      </w:r>
      <w:r w:rsidRPr="00E77497">
        <w:t xml:space="preserve"> containing </w:t>
      </w:r>
      <w:r w:rsidRPr="00E77497">
        <w:rPr>
          <w:i/>
        </w:rPr>
        <w:t>span</w:t>
      </w:r>
      <w:r w:rsidRPr="00E77497">
        <w:t xml:space="preserve"> consecutive </w:t>
      </w:r>
      <w:r>
        <w:t>elements</w:t>
      </w:r>
      <w:r w:rsidRPr="00E77497">
        <w:t xml:space="preserve"> from </w:t>
      </w:r>
      <w:r w:rsidRPr="00E77497">
        <w:rPr>
          <w:i/>
        </w:rPr>
        <w:t>S</w:t>
      </w:r>
      <w:r w:rsidRPr="00E77497">
        <w:t xml:space="preserve"> beginning with the </w:t>
      </w:r>
      <w:r>
        <w:t>element</w:t>
      </w:r>
      <w:r w:rsidRPr="00E77497">
        <w:t xml:space="preserve"> at position </w:t>
      </w:r>
      <w:r w:rsidRPr="00E77497">
        <w:rPr>
          <w:i/>
        </w:rPr>
        <w:t>from</w:t>
      </w:r>
      <w:r w:rsidRPr="00E77497">
        <w:t>.</w:t>
      </w:r>
    </w:p>
    <w:p w14:paraId="5771378A"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2D6C8320"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6EF1BDF" w14:textId="77777777" w:rsidR="005D7F2D" w:rsidRPr="00E77497" w:rsidRDefault="005D7F2D" w:rsidP="005D7F2D">
      <w:pPr>
        <w:pStyle w:val="40"/>
      </w:pPr>
      <w:r w:rsidRPr="00E77497">
        <w:t>String.prototype.split (separator, limit)</w:t>
      </w:r>
    </w:p>
    <w:p w14:paraId="0E0D0B2A" w14:textId="77777777" w:rsidR="005D7F2D" w:rsidRPr="00E77497" w:rsidRDefault="005D7F2D" w:rsidP="005D7F2D">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 or it may be a RegExp object.</w:t>
      </w:r>
    </w:p>
    <w:p w14:paraId="2571F2DF" w14:textId="77777777" w:rsidR="005D7F2D" w:rsidRPr="00E77497" w:rsidRDefault="005D7F2D" w:rsidP="005D7F2D">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1F7F19B9" w14:textId="77777777" w:rsidR="005D7F2D" w:rsidRPr="00E77497" w:rsidRDefault="005D7F2D" w:rsidP="005D7F2D">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6A0A9756" w14:textId="77777777" w:rsidR="005D7F2D" w:rsidRPr="00E77497" w:rsidRDefault="005D7F2D" w:rsidP="005D7F2D">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335CA2DF" w14:textId="77777777" w:rsidR="005D7F2D" w:rsidRPr="00E77497" w:rsidRDefault="005D7F2D" w:rsidP="005D7F2D">
      <w:pPr>
        <w:spacing w:after="60"/>
        <w:ind w:left="806"/>
        <w:rPr>
          <w:rFonts w:ascii="Courier New" w:hAnsi="Courier New" w:cs="Courier New"/>
          <w:b/>
        </w:rPr>
      </w:pPr>
      <w:r w:rsidRPr="00E77497">
        <w:rPr>
          <w:rFonts w:ascii="Courier New" w:hAnsi="Courier New" w:cs="Courier New"/>
          <w:b/>
        </w:rPr>
        <w:t>"A&lt;B&gt;bold&lt;/B&gt;and&lt;CODE&gt;coded&lt;/CODE&gt;".split(/&lt;(\/)?([^&lt;&gt;]+)&gt;/)</w:t>
      </w:r>
    </w:p>
    <w:p w14:paraId="03E11CAF" w14:textId="77777777" w:rsidR="005D7F2D" w:rsidRPr="00E77497" w:rsidRDefault="005D7F2D" w:rsidP="005D7F2D">
      <w:pPr>
        <w:spacing w:after="60"/>
      </w:pPr>
      <w:r w:rsidRPr="00E77497">
        <w:t>evaluates to the array</w:t>
      </w:r>
    </w:p>
    <w:p w14:paraId="6E16069D" w14:textId="77777777" w:rsidR="005D7F2D" w:rsidRPr="00E77497" w:rsidRDefault="005D7F2D" w:rsidP="005D7F2D">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5E08B935" w14:textId="77777777" w:rsidR="005D7F2D" w:rsidRPr="00E77497" w:rsidRDefault="005D7F2D" w:rsidP="005D7F2D">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0FB60FFB" w14:textId="77777777" w:rsidR="005D7F2D" w:rsidRPr="00E77497" w:rsidRDefault="005D7F2D" w:rsidP="005D7F2D">
      <w:r w:rsidRPr="00E77497">
        <w:t xml:space="preserve">When the </w:t>
      </w:r>
      <w:r w:rsidRPr="00E77497">
        <w:rPr>
          <w:rFonts w:ascii="Courier New" w:hAnsi="Courier New"/>
          <w:b/>
        </w:rPr>
        <w:t>split</w:t>
      </w:r>
      <w:r w:rsidRPr="00E77497">
        <w:t xml:space="preserve"> method is called, the following steps are taken:</w:t>
      </w:r>
    </w:p>
    <w:p w14:paraId="568FCEF9" w14:textId="77777777" w:rsidR="005D7F2D" w:rsidRPr="00E77497" w:rsidRDefault="005D7F2D" w:rsidP="005D7F2D">
      <w:pPr>
        <w:pStyle w:val="Alg4"/>
        <w:numPr>
          <w:ilvl w:val="0"/>
          <w:numId w:val="231"/>
        </w:numPr>
        <w:tabs>
          <w:tab w:val="left" w:pos="1710"/>
        </w:tabs>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66040889" w14:textId="77777777" w:rsidR="005D7F2D" w:rsidRPr="00E77497" w:rsidRDefault="005D7F2D" w:rsidP="005D7F2D">
      <w:pPr>
        <w:pStyle w:val="Alg4"/>
        <w:numPr>
          <w:ilvl w:val="0"/>
          <w:numId w:val="231"/>
        </w:numPr>
        <w:contextualSpacing/>
      </w:pPr>
      <w:r>
        <w:t>ReturnIfAbrupt(</w:t>
      </w:r>
      <w:r>
        <w:rPr>
          <w:i/>
        </w:rPr>
        <w:t>O</w:t>
      </w:r>
      <w:r>
        <w:t>).</w:t>
      </w:r>
    </w:p>
    <w:p w14:paraId="43C8670E" w14:textId="77777777" w:rsidR="005D7F2D" w:rsidRDefault="005D7F2D" w:rsidP="005D7F2D">
      <w:pPr>
        <w:pStyle w:val="Alg4"/>
        <w:numPr>
          <w:ilvl w:val="0"/>
          <w:numId w:val="231"/>
        </w:numPr>
      </w:pPr>
      <w:r w:rsidRPr="00E77497">
        <w:t>If Type(</w:t>
      </w:r>
      <w:r>
        <w:rPr>
          <w:i/>
        </w:rPr>
        <w:t>separator</w:t>
      </w:r>
      <w:r w:rsidRPr="00E77497">
        <w:t xml:space="preserve">) is Object and </w:t>
      </w:r>
      <w:r>
        <w:t>HasProperty(</w:t>
      </w:r>
      <w:r w:rsidRPr="00E77497">
        <w:rPr>
          <w:i/>
        </w:rPr>
        <w:t>separator</w:t>
      </w:r>
      <w:r>
        <w:rPr>
          <w:iCs/>
        </w:rPr>
        <w:t xml:space="preserve">, @@isRegExp) is </w:t>
      </w:r>
      <w:r>
        <w:rPr>
          <w:b/>
          <w:bCs/>
          <w:iCs/>
        </w:rPr>
        <w:t>true</w:t>
      </w:r>
      <w:r w:rsidRPr="00E77497" w:rsidDel="007D11D2">
        <w:rPr>
          <w:i/>
        </w:rPr>
        <w:t xml:space="preserve"> </w:t>
      </w:r>
      <w:r w:rsidRPr="00E77497">
        <w:t>, then</w:t>
      </w:r>
      <w:r>
        <w:t>,</w:t>
      </w:r>
    </w:p>
    <w:p w14:paraId="7A266484" w14:textId="77777777" w:rsidR="005D7F2D" w:rsidRDefault="005D7F2D" w:rsidP="005D7F2D">
      <w:pPr>
        <w:pStyle w:val="Alg4"/>
        <w:numPr>
          <w:ilvl w:val="1"/>
          <w:numId w:val="231"/>
        </w:numPr>
      </w:pPr>
      <w:r w:rsidRPr="00E77497">
        <w:t xml:space="preserve">Return </w:t>
      </w:r>
      <w:r>
        <w:t>the result of Invoke(</w:t>
      </w:r>
      <w:r>
        <w:rPr>
          <w:i/>
          <w:iCs/>
        </w:rPr>
        <w:t>separator</w:t>
      </w:r>
      <w:r>
        <w:t>,</w:t>
      </w:r>
      <w:r w:rsidRPr="00F862EE">
        <w:rPr>
          <w:rFonts w:ascii="Courier New" w:hAnsi="Courier New"/>
          <w:b/>
        </w:rPr>
        <w:t xml:space="preserve"> </w:t>
      </w:r>
      <w:r w:rsidRPr="00E77497">
        <w:rPr>
          <w:rFonts w:ascii="Courier New" w:hAnsi="Courier New"/>
          <w:b/>
        </w:rPr>
        <w:t>"</w:t>
      </w:r>
      <w:r>
        <w:rPr>
          <w:rFonts w:ascii="Courier New" w:hAnsi="Courier New"/>
          <w:b/>
        </w:rPr>
        <w:t>split</w:t>
      </w:r>
      <w:r w:rsidRPr="00E77497">
        <w:rPr>
          <w:rFonts w:ascii="Courier New" w:hAnsi="Courier New"/>
          <w:b/>
        </w:rPr>
        <w:t>"</w:t>
      </w:r>
      <w:r>
        <w:t>, (</w:t>
      </w:r>
      <w:r>
        <w:rPr>
          <w:i/>
          <w:iCs/>
        </w:rPr>
        <w:t>O</w:t>
      </w:r>
      <w:r>
        <w:t xml:space="preserve">, </w:t>
      </w:r>
      <w:r>
        <w:rPr>
          <w:i/>
          <w:iCs/>
        </w:rPr>
        <w:t>limit</w:t>
      </w:r>
      <w:r w:rsidRPr="00DC6C1C">
        <w:t>)</w:t>
      </w:r>
      <w:r>
        <w:t>)</w:t>
      </w:r>
    </w:p>
    <w:p w14:paraId="2DEB1364" w14:textId="77777777" w:rsidR="005D7F2D" w:rsidRPr="00E77497" w:rsidRDefault="005D7F2D" w:rsidP="005D7F2D">
      <w:pPr>
        <w:pStyle w:val="Alg4"/>
        <w:numPr>
          <w:ilvl w:val="0"/>
          <w:numId w:val="231"/>
        </w:numPr>
        <w:tabs>
          <w:tab w:val="left" w:pos="1710"/>
        </w:tabs>
      </w:pPr>
      <w:r w:rsidRPr="00E77497">
        <w:t xml:space="preserve">Let </w:t>
      </w:r>
      <w:r w:rsidRPr="00E77497">
        <w:rPr>
          <w:i/>
        </w:rPr>
        <w:t>S</w:t>
      </w:r>
      <w:r w:rsidRPr="00E77497">
        <w:t xml:space="preserve"> be ToString</w:t>
      </w:r>
      <w:r>
        <w:t>(</w:t>
      </w:r>
      <w:r>
        <w:rPr>
          <w:i/>
          <w:iCs/>
        </w:rPr>
        <w:t>O</w:t>
      </w:r>
      <w:r>
        <w:t>)</w:t>
      </w:r>
      <w:r w:rsidRPr="00E77497">
        <w:t>.</w:t>
      </w:r>
    </w:p>
    <w:p w14:paraId="2E53AB7C" w14:textId="77777777" w:rsidR="005D7F2D" w:rsidRPr="00E77497" w:rsidRDefault="005D7F2D" w:rsidP="005D7F2D">
      <w:pPr>
        <w:pStyle w:val="Alg4"/>
        <w:numPr>
          <w:ilvl w:val="0"/>
          <w:numId w:val="231"/>
        </w:numPr>
        <w:contextualSpacing/>
      </w:pPr>
      <w:r>
        <w:t>ReturnIfAbrupt(</w:t>
      </w:r>
      <w:r>
        <w:rPr>
          <w:i/>
        </w:rPr>
        <w:t>S</w:t>
      </w:r>
      <w:r>
        <w:t>).</w:t>
      </w:r>
    </w:p>
    <w:p w14:paraId="5AE68AD0" w14:textId="77777777" w:rsidR="005D7F2D" w:rsidRPr="00E77497" w:rsidRDefault="005D7F2D" w:rsidP="005D7F2D">
      <w:pPr>
        <w:pStyle w:val="Alg4"/>
        <w:numPr>
          <w:ilvl w:val="0"/>
          <w:numId w:val="231"/>
        </w:numPr>
      </w:pPr>
      <w:r w:rsidRPr="00E77497">
        <w:t xml:space="preserve">Let </w:t>
      </w:r>
      <w:r w:rsidRPr="00E77497">
        <w:rPr>
          <w:i/>
        </w:rPr>
        <w:t>A</w:t>
      </w:r>
      <w:r w:rsidRPr="00E77497">
        <w:t xml:space="preserve"> be </w:t>
      </w:r>
      <w:r>
        <w:t>the result of the abstract operation ArrayCreate with argument 0</w:t>
      </w:r>
      <w:r w:rsidRPr="00E77497">
        <w:t>.</w:t>
      </w:r>
    </w:p>
    <w:p w14:paraId="59683470" w14:textId="77777777" w:rsidR="005D7F2D" w:rsidRPr="00E77497" w:rsidRDefault="005D7F2D" w:rsidP="005D7F2D">
      <w:pPr>
        <w:pStyle w:val="Alg4"/>
        <w:numPr>
          <w:ilvl w:val="0"/>
          <w:numId w:val="231"/>
        </w:numPr>
      </w:pPr>
      <w:r w:rsidRPr="00E77497">
        <w:t xml:space="preserve">Let </w:t>
      </w:r>
      <w:r w:rsidRPr="00E77497">
        <w:rPr>
          <w:i/>
        </w:rPr>
        <w:t>lengthA</w:t>
      </w:r>
      <w:r w:rsidRPr="00E77497">
        <w:t xml:space="preserve"> be 0.</w:t>
      </w:r>
    </w:p>
    <w:p w14:paraId="0DB09597" w14:textId="77777777" w:rsidR="005D7F2D" w:rsidRPr="00E77497" w:rsidRDefault="005D7F2D" w:rsidP="005D7F2D">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14:paraId="4A6780B8" w14:textId="77777777" w:rsidR="005D7F2D" w:rsidRPr="00E77497" w:rsidRDefault="005D7F2D" w:rsidP="005D7F2D">
      <w:pPr>
        <w:pStyle w:val="Alg4"/>
        <w:numPr>
          <w:ilvl w:val="0"/>
          <w:numId w:val="231"/>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14:paraId="7FC1FBE4" w14:textId="77777777" w:rsidR="005D7F2D" w:rsidRPr="00E77497" w:rsidRDefault="005D7F2D" w:rsidP="005D7F2D">
      <w:pPr>
        <w:pStyle w:val="Alg4"/>
        <w:numPr>
          <w:ilvl w:val="0"/>
          <w:numId w:val="231"/>
        </w:numPr>
      </w:pPr>
      <w:r w:rsidRPr="00E77497">
        <w:t xml:space="preserve">Let </w:t>
      </w:r>
      <w:r w:rsidRPr="00E77497">
        <w:rPr>
          <w:i/>
        </w:rPr>
        <w:t>p</w:t>
      </w:r>
      <w:r w:rsidRPr="00E77497">
        <w:t xml:space="preserve"> = 0.</w:t>
      </w:r>
    </w:p>
    <w:p w14:paraId="4FE94CFE" w14:textId="77777777" w:rsidR="005D7F2D" w:rsidRPr="00E77497" w:rsidRDefault="005D7F2D" w:rsidP="005D7F2D">
      <w:pPr>
        <w:pStyle w:val="Alg4"/>
        <w:numPr>
          <w:ilvl w:val="0"/>
          <w:numId w:val="231"/>
        </w:numPr>
      </w:pPr>
      <w:r>
        <w:t>L</w:t>
      </w:r>
      <w:r w:rsidRPr="00E77497">
        <w:t xml:space="preserve">et </w:t>
      </w:r>
      <w:r w:rsidRPr="00E77497">
        <w:rPr>
          <w:i/>
        </w:rPr>
        <w:t>R</w:t>
      </w:r>
      <w:r w:rsidRPr="00E77497">
        <w:t xml:space="preserve"> </w:t>
      </w:r>
      <w:r>
        <w:t>be</w:t>
      </w:r>
      <w:r w:rsidRPr="00E77497">
        <w:t xml:space="preserve"> ToString(</w:t>
      </w:r>
      <w:r w:rsidRPr="00E77497">
        <w:rPr>
          <w:i/>
        </w:rPr>
        <w:t>separator</w:t>
      </w:r>
      <w:r w:rsidRPr="00E77497">
        <w:t>).</w:t>
      </w:r>
    </w:p>
    <w:p w14:paraId="443B8D28" w14:textId="77777777" w:rsidR="005D7F2D" w:rsidRPr="00E77497" w:rsidRDefault="005D7F2D" w:rsidP="005D7F2D">
      <w:pPr>
        <w:pStyle w:val="Alg4"/>
        <w:numPr>
          <w:ilvl w:val="0"/>
          <w:numId w:val="231"/>
        </w:numPr>
        <w:contextualSpacing/>
      </w:pPr>
      <w:r>
        <w:t>ReturnIfAbrupt(</w:t>
      </w:r>
      <w:r>
        <w:rPr>
          <w:i/>
        </w:rPr>
        <w:t>R</w:t>
      </w:r>
      <w:r>
        <w:t>).</w:t>
      </w:r>
    </w:p>
    <w:p w14:paraId="3BA30C0D" w14:textId="77777777" w:rsidR="005D7F2D" w:rsidRPr="00E77497" w:rsidRDefault="005D7F2D" w:rsidP="005D7F2D">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14:paraId="7912245D" w14:textId="77777777" w:rsidR="005D7F2D" w:rsidRPr="00E77497" w:rsidRDefault="005D7F2D" w:rsidP="005D7F2D">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14:paraId="4809F53A" w14:textId="77777777" w:rsidR="005D7F2D" w:rsidRPr="00E77497" w:rsidRDefault="005D7F2D" w:rsidP="005D7F2D">
      <w:pPr>
        <w:pStyle w:val="Alg4"/>
        <w:numPr>
          <w:ilvl w:val="1"/>
          <w:numId w:val="231"/>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1118C36" w14:textId="77777777" w:rsidR="005D7F2D" w:rsidRDefault="005D7F2D" w:rsidP="005D7F2D">
      <w:pPr>
        <w:pStyle w:val="Alg4"/>
        <w:numPr>
          <w:ilvl w:val="1"/>
          <w:numId w:val="231"/>
        </w:numPr>
        <w:spacing w:after="120"/>
        <w:contextualSpacing/>
      </w:pPr>
      <w:r>
        <w:t xml:space="preserve">Assert: </w:t>
      </w:r>
      <w:r>
        <w:rPr>
          <w:i/>
          <w:iCs/>
        </w:rPr>
        <w:t>status</w:t>
      </w:r>
      <w:r>
        <w:t xml:space="preserve"> is not</w:t>
      </w:r>
      <w:r w:rsidRPr="00BF41EC">
        <w:t xml:space="preserve"> </w:t>
      </w:r>
      <w:r>
        <w:t>an abrupt completion.</w:t>
      </w:r>
    </w:p>
    <w:p w14:paraId="593CBACC" w14:textId="77777777" w:rsidR="005D7F2D" w:rsidRPr="00E77497" w:rsidRDefault="005D7F2D" w:rsidP="005D7F2D">
      <w:pPr>
        <w:pStyle w:val="Alg4"/>
        <w:numPr>
          <w:ilvl w:val="1"/>
          <w:numId w:val="231"/>
        </w:numPr>
        <w:spacing w:after="120"/>
        <w:contextualSpacing/>
      </w:pPr>
      <w:r w:rsidRPr="00E77497">
        <w:t xml:space="preserve">Return </w:t>
      </w:r>
      <w:r w:rsidRPr="00E77497">
        <w:rPr>
          <w:i/>
        </w:rPr>
        <w:t>A</w:t>
      </w:r>
      <w:r w:rsidRPr="00E77497">
        <w:t>.</w:t>
      </w:r>
    </w:p>
    <w:p w14:paraId="09D71362" w14:textId="77777777" w:rsidR="005D7F2D" w:rsidRPr="00E77497" w:rsidRDefault="005D7F2D" w:rsidP="005D7F2D">
      <w:pPr>
        <w:pStyle w:val="Alg4"/>
        <w:numPr>
          <w:ilvl w:val="0"/>
          <w:numId w:val="231"/>
        </w:numPr>
      </w:pPr>
      <w:r w:rsidRPr="00E77497">
        <w:t xml:space="preserve">If </w:t>
      </w:r>
      <w:r w:rsidRPr="00E77497">
        <w:rPr>
          <w:i/>
        </w:rPr>
        <w:t>s</w:t>
      </w:r>
      <w:r w:rsidRPr="00E77497">
        <w:t xml:space="preserve"> = 0, then</w:t>
      </w:r>
    </w:p>
    <w:p w14:paraId="1B0F3FF7" w14:textId="77777777" w:rsidR="005D7F2D" w:rsidRPr="00E77497" w:rsidRDefault="005D7F2D" w:rsidP="005D7F2D">
      <w:pPr>
        <w:pStyle w:val="Alg4"/>
        <w:numPr>
          <w:ilvl w:val="1"/>
          <w:numId w:val="231"/>
        </w:numPr>
      </w:pPr>
      <w:r>
        <w:t xml:space="preserve">Let </w:t>
      </w:r>
      <w:r>
        <w:rPr>
          <w:i/>
          <w:iCs/>
        </w:rPr>
        <w:t>z</w:t>
      </w:r>
      <w:r>
        <w:t xml:space="preserve"> be the result of</w:t>
      </w:r>
      <w:r w:rsidRPr="00546435">
        <w:t xml:space="preserve"> </w:t>
      </w:r>
      <w:r w:rsidRPr="00B7613C">
        <w:t>SplitMatch</w:t>
      </w:r>
      <w:r w:rsidRPr="00E77497">
        <w:t>(</w:t>
      </w:r>
      <w:r w:rsidRPr="00E77497">
        <w:rPr>
          <w:i/>
        </w:rPr>
        <w:t>S</w:t>
      </w:r>
      <w:r w:rsidRPr="00E77497">
        <w:t xml:space="preserve">, 0, </w:t>
      </w:r>
      <w:r w:rsidRPr="00E77497">
        <w:rPr>
          <w:i/>
        </w:rPr>
        <w:t>R</w:t>
      </w:r>
      <w:r w:rsidRPr="00E77497">
        <w:t>).</w:t>
      </w:r>
    </w:p>
    <w:p w14:paraId="3315A466" w14:textId="77777777" w:rsidR="005D7F2D" w:rsidRPr="00E77497" w:rsidRDefault="005D7F2D" w:rsidP="005D7F2D">
      <w:pPr>
        <w:pStyle w:val="Alg4"/>
        <w:numPr>
          <w:ilvl w:val="1"/>
          <w:numId w:val="231"/>
        </w:numPr>
      </w:pPr>
      <w:r w:rsidRPr="00E77497">
        <w:t xml:space="preserve">If </w:t>
      </w:r>
      <w:r w:rsidRPr="00E77497">
        <w:rPr>
          <w:i/>
        </w:rPr>
        <w:t>z</w:t>
      </w:r>
      <w:r w:rsidRPr="00E77497">
        <w:t xml:space="preserve"> is not </w:t>
      </w:r>
      <w:r>
        <w:rPr>
          <w:b/>
        </w:rPr>
        <w:t>false</w:t>
      </w:r>
      <w:r w:rsidRPr="00E77497">
        <w:t xml:space="preserve">, return </w:t>
      </w:r>
      <w:r w:rsidRPr="00E77497">
        <w:rPr>
          <w:i/>
        </w:rPr>
        <w:t>A</w:t>
      </w:r>
      <w:r w:rsidRPr="00E77497">
        <w:t>.</w:t>
      </w:r>
    </w:p>
    <w:p w14:paraId="6050A356" w14:textId="77777777" w:rsidR="005D7F2D" w:rsidRPr="00E77497" w:rsidRDefault="005D7F2D" w:rsidP="005D7F2D">
      <w:pPr>
        <w:pStyle w:val="Alg4"/>
        <w:numPr>
          <w:ilvl w:val="1"/>
          <w:numId w:val="231"/>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1097029F" w14:textId="77777777" w:rsidR="005D7F2D" w:rsidRDefault="005D7F2D" w:rsidP="005D7F2D">
      <w:pPr>
        <w:pStyle w:val="Alg4"/>
        <w:numPr>
          <w:ilvl w:val="1"/>
          <w:numId w:val="231"/>
        </w:numPr>
        <w:spacing w:after="120"/>
        <w:contextualSpacing/>
      </w:pPr>
      <w:r>
        <w:t xml:space="preserve">Assert: </w:t>
      </w:r>
      <w:r>
        <w:rPr>
          <w:i/>
          <w:iCs/>
        </w:rPr>
        <w:t>status</w:t>
      </w:r>
      <w:r>
        <w:t xml:space="preserve"> is not</w:t>
      </w:r>
      <w:r w:rsidRPr="00BF41EC">
        <w:t xml:space="preserve"> </w:t>
      </w:r>
      <w:r>
        <w:t>an abrupt completion.</w:t>
      </w:r>
    </w:p>
    <w:p w14:paraId="0C4C4237" w14:textId="77777777" w:rsidR="005D7F2D" w:rsidRPr="00E77497" w:rsidRDefault="005D7F2D" w:rsidP="005D7F2D">
      <w:pPr>
        <w:pStyle w:val="Alg4"/>
        <w:numPr>
          <w:ilvl w:val="1"/>
          <w:numId w:val="231"/>
        </w:numPr>
        <w:spacing w:after="120"/>
        <w:contextualSpacing/>
      </w:pPr>
      <w:r w:rsidRPr="00E77497">
        <w:t xml:space="preserve">Return </w:t>
      </w:r>
      <w:r w:rsidRPr="00E77497">
        <w:rPr>
          <w:i/>
        </w:rPr>
        <w:t>A</w:t>
      </w:r>
      <w:r w:rsidRPr="00E77497">
        <w:t>.</w:t>
      </w:r>
    </w:p>
    <w:p w14:paraId="6494F126" w14:textId="77777777" w:rsidR="005D7F2D" w:rsidRPr="00E77497" w:rsidRDefault="005D7F2D" w:rsidP="005D7F2D">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14:paraId="40F42F59" w14:textId="77777777" w:rsidR="005D7F2D" w:rsidRPr="00E65A34" w:rsidRDefault="005D7F2D" w:rsidP="005D7F2D">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72C93C6D" w14:textId="77777777" w:rsidR="005D7F2D" w:rsidRPr="00E77497" w:rsidRDefault="005D7F2D" w:rsidP="005D7F2D">
      <w:pPr>
        <w:pStyle w:val="Alg4"/>
        <w:numPr>
          <w:ilvl w:val="1"/>
          <w:numId w:val="231"/>
        </w:numPr>
      </w:pPr>
      <w:r>
        <w:t xml:space="preserve">Let </w:t>
      </w:r>
      <w:r>
        <w:rPr>
          <w:i/>
          <w:iCs/>
        </w:rPr>
        <w:t>e</w:t>
      </w:r>
      <w:r>
        <w:t xml:space="preserve"> be the result of</w:t>
      </w:r>
      <w:r w:rsidRPr="00546435">
        <w:t xml:space="preserve"> </w:t>
      </w:r>
      <w:r w:rsidRPr="00E74C84">
        <w:rPr>
          <w:iCs/>
        </w:rPr>
        <w:t>SplitMatch</w:t>
      </w:r>
      <w:r w:rsidRPr="00A67AF2">
        <w:t>(</w:t>
      </w:r>
      <w:r w:rsidRPr="008A7168">
        <w:rPr>
          <w:i/>
        </w:rPr>
        <w:t>S, q, R</w:t>
      </w:r>
      <w:r w:rsidRPr="00B820AB">
        <w:t>)</w:t>
      </w:r>
      <w:r w:rsidRPr="00E77497">
        <w:t>.</w:t>
      </w:r>
    </w:p>
    <w:p w14:paraId="2D200C4C" w14:textId="77777777" w:rsidR="005D7F2D" w:rsidRPr="00E77497" w:rsidRDefault="005D7F2D" w:rsidP="005D7F2D">
      <w:pPr>
        <w:pStyle w:val="Alg4"/>
        <w:numPr>
          <w:ilvl w:val="1"/>
          <w:numId w:val="231"/>
        </w:numPr>
      </w:pPr>
      <w:r w:rsidRPr="00E77497">
        <w:t xml:space="preserve">If </w:t>
      </w:r>
      <w:r>
        <w:rPr>
          <w:i/>
        </w:rPr>
        <w:t>e</w:t>
      </w:r>
      <w:r w:rsidRPr="00E77497">
        <w:t xml:space="preserve"> is </w:t>
      </w:r>
      <w:r>
        <w:rPr>
          <w:b/>
        </w:rPr>
        <w:t>false</w:t>
      </w:r>
      <w:r w:rsidRPr="00E77497">
        <w:t xml:space="preserve">, then let </w:t>
      </w:r>
      <w:r w:rsidRPr="00E77497">
        <w:rPr>
          <w:i/>
        </w:rPr>
        <w:t>q</w:t>
      </w:r>
      <w:r w:rsidRPr="00E77497">
        <w:t xml:space="preserve"> = </w:t>
      </w:r>
      <w:r w:rsidRPr="00E77497">
        <w:rPr>
          <w:i/>
        </w:rPr>
        <w:t>q</w:t>
      </w:r>
      <w:r w:rsidRPr="00E77497">
        <w:t>+1.</w:t>
      </w:r>
    </w:p>
    <w:p w14:paraId="41848C43" w14:textId="77777777" w:rsidR="005D7F2D" w:rsidRPr="00E77497" w:rsidRDefault="005D7F2D" w:rsidP="005D7F2D">
      <w:pPr>
        <w:pStyle w:val="Alg4"/>
        <w:numPr>
          <w:ilvl w:val="1"/>
          <w:numId w:val="231"/>
        </w:numPr>
      </w:pPr>
      <w:r w:rsidRPr="00E77497">
        <w:t xml:space="preserve">Else  </w:t>
      </w:r>
      <w:r>
        <w:rPr>
          <w:i/>
        </w:rPr>
        <w:t>e</w:t>
      </w:r>
      <w:r w:rsidRPr="00E77497">
        <w:t xml:space="preserve"> is </w:t>
      </w:r>
      <w:r>
        <w:t xml:space="preserve">an integer index into </w:t>
      </w:r>
      <w:r>
        <w:rPr>
          <w:i/>
          <w:iCs/>
        </w:rPr>
        <w:t>S</w:t>
      </w:r>
      <w:r w:rsidRPr="00E77497">
        <w:t>,</w:t>
      </w:r>
    </w:p>
    <w:p w14:paraId="1505B937" w14:textId="77777777" w:rsidR="005D7F2D" w:rsidRPr="00E77497" w:rsidRDefault="005D7F2D" w:rsidP="005D7F2D">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179F226A" w14:textId="77777777" w:rsidR="005D7F2D" w:rsidRPr="00E65A34" w:rsidRDefault="005D7F2D" w:rsidP="005D7F2D">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14:paraId="4EF7EF29" w14:textId="77777777" w:rsidR="005D7F2D" w:rsidRPr="00E77497" w:rsidRDefault="005D7F2D" w:rsidP="005D7F2D">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code units</w:t>
      </w:r>
      <w:r w:rsidRPr="00B820AB">
        <w:t xml:space="preserve"> at positions </w:t>
      </w:r>
      <w:r w:rsidRPr="00675B74">
        <w:rPr>
          <w:i/>
        </w:rPr>
        <w:t>p</w:t>
      </w:r>
      <w:r w:rsidRPr="00E77497">
        <w:t xml:space="preserve"> (inclusive) through </w:t>
      </w:r>
      <w:r w:rsidRPr="00E77497">
        <w:rPr>
          <w:i/>
        </w:rPr>
        <w:t>q</w:t>
      </w:r>
      <w:r w:rsidRPr="00E77497">
        <w:t xml:space="preserve"> (exclusive).</w:t>
      </w:r>
    </w:p>
    <w:p w14:paraId="189EC9A5" w14:textId="77777777" w:rsidR="005D7F2D" w:rsidRPr="00E77497" w:rsidRDefault="005D7F2D" w:rsidP="005D7F2D">
      <w:pPr>
        <w:pStyle w:val="Alg4"/>
        <w:numPr>
          <w:ilvl w:val="3"/>
          <w:numId w:val="231"/>
        </w:numPr>
      </w:pPr>
      <w:r>
        <w:t xml:space="preserve">Let </w:t>
      </w:r>
      <w:r>
        <w:rPr>
          <w:i/>
          <w:iCs/>
        </w:rPr>
        <w:t>status</w:t>
      </w:r>
      <w:r>
        <w:t xml:space="preserve"> be</w:t>
      </w:r>
      <w:r w:rsidRPr="00E77497">
        <w:t xml:space="preserve"> the</w:t>
      </w:r>
      <w:r>
        <w:t xml:space="preserve"> result of</w:t>
      </w:r>
      <w:r w:rsidRPr="001D3BCC">
        <w:t xml:space="preserve"> </w:t>
      </w:r>
      <w:r>
        <w:t>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1EAA78F0" w14:textId="77777777" w:rsidR="005D7F2D" w:rsidRDefault="005D7F2D" w:rsidP="005D7F2D">
      <w:pPr>
        <w:pStyle w:val="Alg4"/>
        <w:numPr>
          <w:ilvl w:val="3"/>
          <w:numId w:val="231"/>
        </w:numPr>
      </w:pPr>
      <w:r>
        <w:t xml:space="preserve">Assert: </w:t>
      </w:r>
      <w:r>
        <w:rPr>
          <w:i/>
          <w:iCs/>
        </w:rPr>
        <w:t>status</w:t>
      </w:r>
      <w:r>
        <w:t xml:space="preserve"> is not</w:t>
      </w:r>
      <w:r w:rsidRPr="00BF41EC">
        <w:t xml:space="preserve"> </w:t>
      </w:r>
      <w:r>
        <w:t>an abrupt completion.</w:t>
      </w:r>
    </w:p>
    <w:p w14:paraId="0CEE594C" w14:textId="77777777" w:rsidR="005D7F2D" w:rsidRPr="00E77497" w:rsidRDefault="005D7F2D" w:rsidP="005D7F2D">
      <w:pPr>
        <w:pStyle w:val="Alg4"/>
        <w:numPr>
          <w:ilvl w:val="3"/>
          <w:numId w:val="231"/>
        </w:numPr>
      </w:pPr>
      <w:r w:rsidRPr="00E77497">
        <w:t xml:space="preserve">Increment </w:t>
      </w:r>
      <w:r w:rsidRPr="00E77497">
        <w:rPr>
          <w:i/>
        </w:rPr>
        <w:t>lengthA</w:t>
      </w:r>
      <w:r w:rsidRPr="00E77497">
        <w:t xml:space="preserve"> by 1.</w:t>
      </w:r>
    </w:p>
    <w:p w14:paraId="2EE45E60" w14:textId="77777777" w:rsidR="005D7F2D" w:rsidRPr="00E77497" w:rsidRDefault="005D7F2D" w:rsidP="005D7F2D">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0A055156" w14:textId="77777777" w:rsidR="005D7F2D" w:rsidRPr="00E77497" w:rsidRDefault="005D7F2D" w:rsidP="005D7F2D">
      <w:pPr>
        <w:pStyle w:val="Alg4"/>
        <w:numPr>
          <w:ilvl w:val="3"/>
          <w:numId w:val="231"/>
        </w:numPr>
      </w:pPr>
      <w:r w:rsidRPr="00E77497">
        <w:t xml:space="preserve">Let </w:t>
      </w:r>
      <w:r w:rsidRPr="00CC55C8">
        <w:rPr>
          <w:i/>
          <w:iCs/>
        </w:rPr>
        <w:t>p</w:t>
      </w:r>
      <w:r w:rsidRPr="00E77497">
        <w:t xml:space="preserve"> = </w:t>
      </w:r>
      <w:r w:rsidRPr="00C332EF">
        <w:rPr>
          <w:i/>
          <w:iCs/>
        </w:rPr>
        <w:t>e</w:t>
      </w:r>
      <w:r w:rsidRPr="00E77497">
        <w:t>.</w:t>
      </w:r>
    </w:p>
    <w:p w14:paraId="090DF629" w14:textId="77777777" w:rsidR="005D7F2D" w:rsidRPr="00E77497" w:rsidRDefault="005D7F2D" w:rsidP="005D7F2D">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14:paraId="77A932EC" w14:textId="77777777" w:rsidR="005D7F2D" w:rsidRPr="00E77497" w:rsidRDefault="005D7F2D" w:rsidP="005D7F2D">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code units</w:t>
      </w:r>
      <w:r w:rsidRPr="00E77497">
        <w:t xml:space="preserve"> at positions </w:t>
      </w:r>
      <w:r w:rsidRPr="00E77497">
        <w:rPr>
          <w:i/>
        </w:rPr>
        <w:t>p</w:t>
      </w:r>
      <w:r w:rsidRPr="00E77497">
        <w:t xml:space="preserve"> (inclusive) through </w:t>
      </w:r>
      <w:r w:rsidRPr="00E77497">
        <w:rPr>
          <w:i/>
        </w:rPr>
        <w:t>s</w:t>
      </w:r>
      <w:r w:rsidRPr="00E77497">
        <w:t xml:space="preserve"> (exclusive).</w:t>
      </w:r>
    </w:p>
    <w:p w14:paraId="31137222" w14:textId="77777777" w:rsidR="005D7F2D" w:rsidRPr="00E77497" w:rsidRDefault="005D7F2D" w:rsidP="005D7F2D">
      <w:pPr>
        <w:pStyle w:val="Alg4"/>
        <w:numPr>
          <w:ilvl w:val="0"/>
          <w:numId w:val="231"/>
        </w:numPr>
      </w:pPr>
      <w:r>
        <w:t xml:space="preserve">Let </w:t>
      </w:r>
      <w:r>
        <w:rPr>
          <w:i/>
          <w:iCs/>
        </w:rPr>
        <w:t>status</w:t>
      </w:r>
      <w:r>
        <w:t xml:space="preserve"> be</w:t>
      </w:r>
      <w:r w:rsidRPr="00E77497">
        <w:t xml:space="preserve"> the</w:t>
      </w:r>
      <w:r>
        <w:t xml:space="preserve"> result of</w:t>
      </w:r>
      <w:r w:rsidRPr="001D3BCC">
        <w:t xml:space="preserve"> </w:t>
      </w:r>
      <w:r>
        <w:t>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20E597E" w14:textId="77777777" w:rsidR="005D7F2D" w:rsidRDefault="005D7F2D" w:rsidP="005D7F2D">
      <w:pPr>
        <w:pStyle w:val="Alg4"/>
        <w:numPr>
          <w:ilvl w:val="0"/>
          <w:numId w:val="231"/>
        </w:numPr>
        <w:spacing w:after="220"/>
        <w:contextualSpacing/>
      </w:pPr>
      <w:r>
        <w:rPr>
          <w:i/>
          <w:iCs/>
        </w:rPr>
        <w:t>status</w:t>
      </w:r>
      <w:r>
        <w:t xml:space="preserve"> is not</w:t>
      </w:r>
      <w:r w:rsidRPr="00BF41EC">
        <w:t xml:space="preserve"> </w:t>
      </w:r>
      <w:r>
        <w:t>an abrupt completion.</w:t>
      </w:r>
    </w:p>
    <w:p w14:paraId="0B8C1A22" w14:textId="77777777" w:rsidR="005D7F2D" w:rsidRPr="00E77497" w:rsidRDefault="005D7F2D" w:rsidP="005D7F2D">
      <w:pPr>
        <w:pStyle w:val="Alg4"/>
        <w:numPr>
          <w:ilvl w:val="0"/>
          <w:numId w:val="231"/>
        </w:numPr>
        <w:spacing w:after="220"/>
      </w:pPr>
      <w:r w:rsidRPr="00E77497">
        <w:t xml:space="preserve">Return </w:t>
      </w:r>
      <w:r w:rsidRPr="00E77497">
        <w:rPr>
          <w:i/>
        </w:rPr>
        <w:t>A</w:t>
      </w:r>
      <w:r w:rsidRPr="00E77497">
        <w:t>.</w:t>
      </w:r>
    </w:p>
    <w:p w14:paraId="18D33849"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SplitMatch </w:t>
      </w:r>
      <w:r>
        <w:rPr>
          <w:rFonts w:ascii="Helvetica" w:hAnsi="Helvetica"/>
          <w:b/>
          <w:spacing w:val="6"/>
        </w:rPr>
        <w:t>Abstract Operation</w:t>
      </w:r>
    </w:p>
    <w:p w14:paraId="7A230941" w14:textId="77777777" w:rsidR="005D7F2D" w:rsidRPr="00E77497" w:rsidRDefault="005D7F2D" w:rsidP="005D7F2D">
      <w:r w:rsidRPr="00E77497">
        <w:t xml:space="preserve">The abstract operation </w:t>
      </w:r>
      <w:r w:rsidRPr="00F92BFE">
        <w:rPr>
          <w:rFonts w:cs="Arial"/>
          <w:iCs/>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w:t>
      </w:r>
      <w:r w:rsidRPr="00E77497">
        <w:rPr>
          <w:rFonts w:ascii="Times New Roman" w:hAnsi="Times New Roman"/>
          <w:i/>
        </w:rPr>
        <w:t>R</w:t>
      </w:r>
      <w:r w:rsidRPr="00E77497">
        <w:t xml:space="preserve">, and performs the following in order to return </w:t>
      </w:r>
      <w:r>
        <w:t xml:space="preserve">either </w:t>
      </w:r>
      <w:r>
        <w:rPr>
          <w:b/>
          <w:bCs/>
        </w:rPr>
        <w:t>false</w:t>
      </w:r>
      <w:r>
        <w:t xml:space="preserve"> or the end index of a match</w:t>
      </w:r>
      <w:r w:rsidRPr="00E77497">
        <w:t>:</w:t>
      </w:r>
    </w:p>
    <w:p w14:paraId="2D27006B" w14:textId="77777777" w:rsidR="005D7F2D" w:rsidRPr="00E77497" w:rsidRDefault="005D7F2D" w:rsidP="005D7F2D">
      <w:pPr>
        <w:pStyle w:val="Alg4"/>
        <w:numPr>
          <w:ilvl w:val="0"/>
          <w:numId w:val="232"/>
        </w:numPr>
      </w:pPr>
      <w:r w:rsidRPr="00E77497">
        <w:t>Type(</w:t>
      </w:r>
      <w:r w:rsidRPr="00E77497">
        <w:rPr>
          <w:i/>
        </w:rPr>
        <w:t>R</w:t>
      </w:r>
      <w:r w:rsidRPr="00E77497">
        <w:t xml:space="preserve">) must be String. Let </w:t>
      </w:r>
      <w:r w:rsidRPr="00E77497">
        <w:rPr>
          <w:i/>
        </w:rPr>
        <w:t>r</w:t>
      </w:r>
      <w:r w:rsidRPr="00E77497">
        <w:t xml:space="preserve"> be the number of </w:t>
      </w:r>
      <w:r>
        <w:t>code units</w:t>
      </w:r>
      <w:r w:rsidRPr="00E77497">
        <w:t xml:space="preserve"> in </w:t>
      </w:r>
      <w:r w:rsidRPr="00E77497">
        <w:rPr>
          <w:i/>
        </w:rPr>
        <w:t>R</w:t>
      </w:r>
      <w:r w:rsidRPr="00E77497">
        <w:t>.</w:t>
      </w:r>
    </w:p>
    <w:p w14:paraId="4C47E1D0" w14:textId="77777777" w:rsidR="005D7F2D" w:rsidRPr="00E77497" w:rsidRDefault="005D7F2D" w:rsidP="005D7F2D">
      <w:pPr>
        <w:pStyle w:val="Alg4"/>
        <w:numPr>
          <w:ilvl w:val="0"/>
          <w:numId w:val="232"/>
        </w:numPr>
      </w:pPr>
      <w:r w:rsidRPr="00E77497">
        <w:t xml:space="preserve">Let </w:t>
      </w:r>
      <w:r w:rsidRPr="00E77497">
        <w:rPr>
          <w:i/>
        </w:rPr>
        <w:t>s</w:t>
      </w:r>
      <w:r w:rsidRPr="00E77497">
        <w:t xml:space="preserve"> be the number of </w:t>
      </w:r>
      <w:r>
        <w:t>code units</w:t>
      </w:r>
      <w:r w:rsidRPr="00E77497">
        <w:t xml:space="preserve"> in </w:t>
      </w:r>
      <w:r w:rsidRPr="00E77497">
        <w:rPr>
          <w:i/>
        </w:rPr>
        <w:t>S</w:t>
      </w:r>
      <w:r w:rsidRPr="00E77497">
        <w:t>.</w:t>
      </w:r>
    </w:p>
    <w:p w14:paraId="7CAEB356" w14:textId="77777777" w:rsidR="005D7F2D" w:rsidRPr="00E77497" w:rsidRDefault="005D7F2D" w:rsidP="005D7F2D">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w:t>
      </w:r>
      <w:r w:rsidRPr="00B7613C">
        <w:rPr>
          <w:b/>
          <w:bCs/>
        </w:rPr>
        <w:t>false</w:t>
      </w:r>
      <w:r w:rsidRPr="00E77497">
        <w:t>.</w:t>
      </w:r>
    </w:p>
    <w:p w14:paraId="5522F515" w14:textId="77777777" w:rsidR="005D7F2D" w:rsidRPr="00E77497" w:rsidRDefault="005D7F2D" w:rsidP="005D7F2D">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r>
        <w:t>code unit</w:t>
      </w:r>
      <w:r w:rsidRPr="00E77497">
        <w:t xml:space="preserve">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r>
        <w:t>code unit</w:t>
      </w:r>
      <w:r w:rsidRPr="00E77497">
        <w:t xml:space="preserve"> at position </w:t>
      </w:r>
      <w:r w:rsidRPr="00E77497">
        <w:rPr>
          <w:i/>
        </w:rPr>
        <w:t>i</w:t>
      </w:r>
      <w:r w:rsidRPr="00E77497">
        <w:t xml:space="preserve"> of </w:t>
      </w:r>
      <w:r w:rsidRPr="00E77497">
        <w:rPr>
          <w:i/>
        </w:rPr>
        <w:t>R</w:t>
      </w:r>
      <w:r w:rsidRPr="00E77497">
        <w:t xml:space="preserve">, then return </w:t>
      </w:r>
      <w:r>
        <w:rPr>
          <w:b/>
        </w:rPr>
        <w:t>false</w:t>
      </w:r>
      <w:r w:rsidRPr="00E77497">
        <w:t>.</w:t>
      </w:r>
    </w:p>
    <w:p w14:paraId="392116CC" w14:textId="77777777" w:rsidR="005D7F2D" w:rsidRPr="00E77497" w:rsidRDefault="005D7F2D" w:rsidP="005D7F2D">
      <w:pPr>
        <w:pStyle w:val="Alg4"/>
        <w:numPr>
          <w:ilvl w:val="0"/>
          <w:numId w:val="232"/>
        </w:numPr>
        <w:spacing w:after="220"/>
      </w:pPr>
      <w:r w:rsidRPr="00E77497">
        <w:t xml:space="preserve">Return </w:t>
      </w:r>
      <w:r w:rsidRPr="00E77497">
        <w:rPr>
          <w:i/>
        </w:rPr>
        <w:t>q</w:t>
      </w:r>
      <w:r w:rsidRPr="00E77497">
        <w:t>+</w:t>
      </w:r>
      <w:r w:rsidRPr="00E77497">
        <w:rPr>
          <w:i/>
        </w:rPr>
        <w:t>r</w:t>
      </w:r>
      <w:r w:rsidRPr="00E77497">
        <w:t xml:space="preserve">. </w:t>
      </w:r>
    </w:p>
    <w:p w14:paraId="457466BA"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1D95C683" w14:textId="77777777" w:rsidR="005D7F2D" w:rsidRPr="00E77497" w:rsidRDefault="005D7F2D" w:rsidP="005D7F2D">
      <w:pPr>
        <w:pStyle w:val="Note"/>
      </w:pPr>
      <w:r w:rsidRPr="00E77497">
        <w:t xml:space="preserve">NOTE </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5ED5A5F" w14:textId="77777777" w:rsidR="00A856C5" w:rsidRPr="00762CE7" w:rsidRDefault="00A856C5" w:rsidP="00A856C5">
      <w:pPr>
        <w:pStyle w:val="40"/>
      </w:pPr>
      <w:r w:rsidRPr="00762CE7">
        <w:t>String.prototype.startsWith (searchString</w:t>
      </w:r>
      <w:r>
        <w:t xml:space="preserve"> [</w:t>
      </w:r>
      <w:r w:rsidRPr="00762CE7">
        <w:t>, position</w:t>
      </w:r>
      <w:r>
        <w:t xml:space="preserve"> ] </w:t>
      </w:r>
      <w:r w:rsidRPr="00762CE7">
        <w:t>)</w:t>
      </w:r>
    </w:p>
    <w:p w14:paraId="4DB0ACA0" w14:textId="77777777" w:rsidR="00A856C5" w:rsidRPr="00762CE7" w:rsidRDefault="00A856C5" w:rsidP="00A856C5">
      <w:pPr>
        <w:rPr>
          <w:rFonts w:cs="Arial"/>
        </w:rPr>
      </w:pPr>
      <w:r w:rsidRPr="00762CE7">
        <w:rPr>
          <w:rFonts w:cs="Arial"/>
        </w:rPr>
        <w:t>The following steps are taken:</w:t>
      </w:r>
    </w:p>
    <w:p w14:paraId="0DDB6639" w14:textId="77777777" w:rsidR="00A856C5" w:rsidRPr="003757D7" w:rsidRDefault="00A856C5" w:rsidP="00A856C5">
      <w:pPr>
        <w:numPr>
          <w:ilvl w:val="0"/>
          <w:numId w:val="806"/>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14:paraId="34ED41FE"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5B26DC">
        <w:rPr>
          <w:rFonts w:ascii="Times New Roman" w:eastAsia="Times New Roman" w:hAnsi="Times New Roman"/>
          <w:spacing w:val="6"/>
          <w:lang w:eastAsia="en-US"/>
        </w:rPr>
        <w:t>.</w:t>
      </w:r>
    </w:p>
    <w:p w14:paraId="0D098A56" w14:textId="77777777" w:rsidR="00A856C5" w:rsidRPr="00E77497" w:rsidRDefault="00A856C5" w:rsidP="00A856C5">
      <w:pPr>
        <w:pStyle w:val="Alg4"/>
        <w:numPr>
          <w:ilvl w:val="0"/>
          <w:numId w:val="806"/>
        </w:numPr>
        <w:contextualSpacing/>
      </w:pPr>
      <w:r>
        <w:t>ReturnIfAbrupt(</w:t>
      </w:r>
      <w:r>
        <w:rPr>
          <w:i/>
        </w:rPr>
        <w:t>S</w:t>
      </w:r>
      <w:r>
        <w:t>).</w:t>
      </w:r>
    </w:p>
    <w:p w14:paraId="420CCFA5"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p>
    <w:p w14:paraId="0086D4F2" w14:textId="77777777" w:rsidR="00A856C5" w:rsidRPr="00E77497" w:rsidRDefault="00A856C5" w:rsidP="00A856C5">
      <w:pPr>
        <w:pStyle w:val="Alg4"/>
        <w:numPr>
          <w:ilvl w:val="0"/>
          <w:numId w:val="806"/>
        </w:numPr>
        <w:contextualSpacing/>
      </w:pPr>
      <w:r>
        <w:t>ReturnIfAbrupt(</w:t>
      </w:r>
      <w:r w:rsidRPr="005B26DC">
        <w:rPr>
          <w:i/>
        </w:rPr>
        <w:t>searchStr</w:t>
      </w:r>
      <w:r>
        <w:t>).</w:t>
      </w:r>
    </w:p>
    <w:p w14:paraId="4FA3FFE3"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p>
    <w:p w14:paraId="619C753D" w14:textId="77777777" w:rsidR="00A856C5" w:rsidRPr="00E77497" w:rsidRDefault="00A856C5" w:rsidP="00A856C5">
      <w:pPr>
        <w:pStyle w:val="Alg4"/>
        <w:numPr>
          <w:ilvl w:val="0"/>
          <w:numId w:val="806"/>
        </w:numPr>
        <w:contextualSpacing/>
      </w:pPr>
      <w:r>
        <w:t>ReturnIfAbrupt(</w:t>
      </w:r>
      <w:r>
        <w:rPr>
          <w:i/>
        </w:rPr>
        <w:t>pos</w:t>
      </w:r>
      <w:r>
        <w:t>).</w:t>
      </w:r>
    </w:p>
    <w:p w14:paraId="4A4A9F4B"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p>
    <w:p w14:paraId="2BCDDCEF"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p>
    <w:p w14:paraId="13A18AC1"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w:t>
      </w:r>
    </w:p>
    <w:p w14:paraId="3754BDFE"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p>
    <w:p w14:paraId="490995BC"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r>
        <w:rPr>
          <w:rFonts w:ascii="Times New Roman" w:eastAsia="Times New Roman" w:hAnsi="Times New Roman"/>
          <w:spacing w:val="6"/>
          <w:lang w:eastAsia="en-US"/>
        </w:rPr>
        <w:t>sequence of elements</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r>
        <w:rPr>
          <w:rFonts w:ascii="Times New Roman" w:eastAsia="Times New Roman" w:hAnsi="Times New Roman"/>
          <w:spacing w:val="6"/>
          <w:lang w:eastAsia="en-US"/>
        </w:rPr>
        <w:t>is the same as the full element sequence</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p>
    <w:p w14:paraId="0FC22CAF" w14:textId="77777777" w:rsidR="00A856C5" w:rsidRPr="005B26DC" w:rsidRDefault="00A856C5" w:rsidP="00A856C5">
      <w:pPr>
        <w:numPr>
          <w:ilvl w:val="0"/>
          <w:numId w:val="806"/>
        </w:numPr>
        <w:spacing w:after="22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p>
    <w:p w14:paraId="2738F1D2" w14:textId="77777777"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p>
    <w:p w14:paraId="4EA1BA43" w14:textId="77777777" w:rsidR="00A856C5" w:rsidRDefault="00A856C5" w:rsidP="00A856C5">
      <w:pPr>
        <w:pStyle w:val="Note"/>
      </w:pPr>
      <w:r>
        <w:t>NOTE 1</w:t>
      </w:r>
      <w:r>
        <w:tab/>
        <w:t>This method returns</w:t>
      </w:r>
      <w:r w:rsidRPr="00762CE7">
        <w:t xml:space="preserve"> </w:t>
      </w:r>
      <w:r w:rsidRPr="00762CE7">
        <w:rPr>
          <w:b/>
        </w:rPr>
        <w:t>true</w:t>
      </w:r>
      <w:r w:rsidRPr="00762CE7">
        <w:t xml:space="preserve"> if the sequence of </w:t>
      </w:r>
      <w:r>
        <w:t>elements</w:t>
      </w:r>
      <w:r w:rsidRPr="00762CE7">
        <w:t xml:space="preserve"> of </w:t>
      </w:r>
      <w:r w:rsidRPr="00762CE7">
        <w:rPr>
          <w:i/>
        </w:rPr>
        <w:t>searchString</w:t>
      </w:r>
      <w:r w:rsidRPr="00762CE7">
        <w:t xml:space="preserve"> converted to a String </w:t>
      </w:r>
      <w:r>
        <w:t>is the same as</w:t>
      </w:r>
      <w:r w:rsidRPr="00762CE7">
        <w:t xml:space="preserve"> the corresponding </w:t>
      </w:r>
      <w:r>
        <w:t>elements</w:t>
      </w:r>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p>
    <w:p w14:paraId="2D73864A" w14:textId="77777777" w:rsidR="00A856C5" w:rsidRPr="00762CE7" w:rsidRDefault="00A856C5" w:rsidP="00A856C5">
      <w:pPr>
        <w:pStyle w:val="Note"/>
      </w:pPr>
      <w:r w:rsidRPr="00762CE7">
        <w:t>NOTE</w:t>
      </w:r>
      <w:r>
        <w:t xml:space="preserve"> 2</w:t>
      </w:r>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14:paraId="43F39894" w14:textId="77777777" w:rsidR="005D7F2D" w:rsidRPr="00E77497" w:rsidRDefault="005D7F2D" w:rsidP="005D7F2D">
      <w:pPr>
        <w:pStyle w:val="40"/>
      </w:pPr>
      <w:r w:rsidRPr="00E77497">
        <w:t>String.prototype.substring (start, end)</w:t>
      </w:r>
    </w:p>
    <w:p w14:paraId="73313B7B" w14:textId="77777777" w:rsidR="005D7F2D" w:rsidRPr="00E77497" w:rsidRDefault="005D7F2D" w:rsidP="005D7F2D">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42C3D618" w14:textId="77777777" w:rsidR="005D7F2D" w:rsidRPr="00E77497" w:rsidRDefault="005D7F2D" w:rsidP="005D7F2D">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6DF92CA9" w14:textId="77777777" w:rsidR="005D7F2D" w:rsidRPr="00E77497" w:rsidRDefault="005D7F2D" w:rsidP="005D7F2D">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0B333659" w14:textId="77777777" w:rsidR="005D7F2D" w:rsidRPr="00E77497" w:rsidRDefault="005D7F2D" w:rsidP="005D7F2D">
      <w:r w:rsidRPr="00E77497">
        <w:t>The following steps are taken:</w:t>
      </w:r>
    </w:p>
    <w:p w14:paraId="46B8BDFD" w14:textId="77777777" w:rsidR="005D7F2D" w:rsidRPr="00E77497" w:rsidRDefault="005D7F2D" w:rsidP="005D7F2D">
      <w:pPr>
        <w:pStyle w:val="Alg4"/>
        <w:numPr>
          <w:ilvl w:val="0"/>
          <w:numId w:val="23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385D5B97" w14:textId="77777777" w:rsidR="005D7F2D" w:rsidRPr="00E77497" w:rsidRDefault="005D7F2D" w:rsidP="005D7F2D">
      <w:pPr>
        <w:pStyle w:val="Alg4"/>
        <w:numPr>
          <w:ilvl w:val="0"/>
          <w:numId w:val="233"/>
        </w:numPr>
      </w:pPr>
      <w:r w:rsidRPr="00E77497">
        <w:t xml:space="preserve">Let </w:t>
      </w:r>
      <w:r w:rsidRPr="00E77497">
        <w:rPr>
          <w:i/>
        </w:rPr>
        <w:t>S</w:t>
      </w:r>
      <w:r w:rsidRPr="00E77497">
        <w:t xml:space="preserve"> be ToString</w:t>
      </w:r>
      <w:r>
        <w:t>(</w:t>
      </w:r>
      <w:r>
        <w:rPr>
          <w:i/>
          <w:iCs/>
        </w:rPr>
        <w:t>O</w:t>
      </w:r>
      <w:r>
        <w:t>)</w:t>
      </w:r>
      <w:r w:rsidRPr="00E77497">
        <w:t>.</w:t>
      </w:r>
    </w:p>
    <w:p w14:paraId="708F9109" w14:textId="77777777" w:rsidR="005D7F2D" w:rsidRPr="00E77497" w:rsidRDefault="005D7F2D" w:rsidP="005D7F2D">
      <w:pPr>
        <w:pStyle w:val="Alg4"/>
        <w:numPr>
          <w:ilvl w:val="0"/>
          <w:numId w:val="233"/>
        </w:numPr>
        <w:contextualSpacing/>
      </w:pPr>
      <w:r>
        <w:t>ReturnIfAbrupt(</w:t>
      </w:r>
      <w:r>
        <w:rPr>
          <w:i/>
        </w:rPr>
        <w:t>S</w:t>
      </w:r>
      <w:r>
        <w:t>).</w:t>
      </w:r>
    </w:p>
    <w:p w14:paraId="4EBBF6A9" w14:textId="77777777" w:rsidR="005D7F2D" w:rsidRPr="00E77497" w:rsidRDefault="005D7F2D" w:rsidP="005D7F2D">
      <w:pPr>
        <w:pStyle w:val="Alg4"/>
        <w:numPr>
          <w:ilvl w:val="0"/>
          <w:numId w:val="233"/>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14:paraId="1BF29CEB" w14:textId="77777777" w:rsidR="005D7F2D" w:rsidRPr="00E77497" w:rsidRDefault="005D7F2D" w:rsidP="005D7F2D">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14:paraId="457AAFF3" w14:textId="77777777" w:rsidR="005D7F2D" w:rsidRPr="00E77497" w:rsidRDefault="005D7F2D" w:rsidP="005D7F2D">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0EBCC92F" w14:textId="77777777" w:rsidR="005D7F2D" w:rsidRPr="00E77497" w:rsidRDefault="005D7F2D" w:rsidP="005D7F2D">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14:paraId="7B7EC39F" w14:textId="77777777" w:rsidR="005D7F2D" w:rsidRPr="00E77497" w:rsidRDefault="005D7F2D" w:rsidP="005D7F2D">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14:paraId="4923A9C4" w14:textId="77777777" w:rsidR="005D7F2D" w:rsidRPr="00E77497" w:rsidRDefault="005D7F2D" w:rsidP="005D7F2D">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14:paraId="7834998B" w14:textId="77777777" w:rsidR="005D7F2D" w:rsidRPr="00E77497" w:rsidRDefault="005D7F2D" w:rsidP="005D7F2D">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14:paraId="14F3656E" w14:textId="77777777" w:rsidR="005D7F2D" w:rsidRPr="006B6D0A" w:rsidRDefault="005D7F2D" w:rsidP="005D7F2D">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w:t>
      </w:r>
      <w:r>
        <w:t>code units</w:t>
      </w:r>
      <w:r w:rsidRPr="00E77497">
        <w:t xml:space="preserve"> from </w:t>
      </w:r>
      <w:r w:rsidRPr="00E77497">
        <w:rPr>
          <w:i/>
        </w:rPr>
        <w:t>S</w:t>
      </w:r>
      <w:r w:rsidRPr="00E77497">
        <w:t xml:space="preserve">, namely the </w:t>
      </w:r>
      <w:r>
        <w:t>code units</w:t>
      </w:r>
      <w:r w:rsidRPr="00E77497">
        <w:t xml:space="preserve"> 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14:paraId="5886F138" w14:textId="77777777" w:rsidR="005D7F2D" w:rsidRPr="00A67AF2" w:rsidRDefault="005D7F2D" w:rsidP="005D7F2D">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4BE0DD64" w14:textId="77777777" w:rsidR="005D7F2D" w:rsidRPr="00E77497" w:rsidRDefault="005D7F2D" w:rsidP="005D7F2D">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C9A1C53" w14:textId="77777777" w:rsidR="005D7F2D" w:rsidRPr="00E77497" w:rsidRDefault="005D7F2D" w:rsidP="005D7F2D">
      <w:pPr>
        <w:pStyle w:val="40"/>
      </w:pPr>
      <w:r w:rsidRPr="00E77497">
        <w:t>String.prototype.toLocaleLowerCase ( )</w:t>
      </w:r>
    </w:p>
    <w:p w14:paraId="0F3D4B36" w14:textId="77777777"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083CEC">
        <w:t>6.1.4</w:t>
      </w:r>
      <w:r w:rsidR="00C225F5">
        <w:fldChar w:fldCharType="end"/>
      </w:r>
      <w:r>
        <w:t xml:space="preserve">. </w:t>
      </w:r>
    </w:p>
    <w:p w14:paraId="3D7B0CCA" w14:textId="77777777" w:rsidR="005D7F2D" w:rsidRPr="00E77497" w:rsidRDefault="005D7F2D" w:rsidP="005D7F2D">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34A687BC" w14:textId="77777777" w:rsidR="005D7F2D" w:rsidRPr="00E77497" w:rsidRDefault="005D7F2D" w:rsidP="005D7F2D">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73B215C7" w14:textId="77777777" w:rsidR="005D7F2D" w:rsidRPr="00E77497" w:rsidRDefault="005D7F2D" w:rsidP="005D7F2D">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1FA755F" w14:textId="77777777" w:rsidR="00A856C5" w:rsidRPr="00E77497" w:rsidRDefault="00A856C5" w:rsidP="00A856C5">
      <w:pPr>
        <w:pStyle w:val="40"/>
      </w:pPr>
      <w:r w:rsidRPr="00E77497">
        <w:t>String.prototype.toLocaleUpperCase ( )</w:t>
      </w:r>
    </w:p>
    <w:p w14:paraId="50757D93" w14:textId="77777777" w:rsidR="00A856C5" w:rsidRDefault="00A856C5" w:rsidP="00A856C5">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083CEC">
        <w:t>6.1.4</w:t>
      </w:r>
      <w:r w:rsidR="00C225F5">
        <w:fldChar w:fldCharType="end"/>
      </w:r>
      <w:r>
        <w:t xml:space="preserve">. </w:t>
      </w:r>
    </w:p>
    <w:p w14:paraId="465F55DB" w14:textId="77777777" w:rsidR="00A856C5" w:rsidRPr="00E77497" w:rsidRDefault="00A856C5" w:rsidP="00A856C5">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526D8A26" w14:textId="77777777" w:rsidR="00A856C5" w:rsidRPr="00E77497" w:rsidRDefault="00A856C5" w:rsidP="00A856C5">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4F59BA9B" w14:textId="77777777" w:rsidR="00A856C5" w:rsidRPr="00E77497" w:rsidRDefault="00A856C5" w:rsidP="00A856C5">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058AE3D" w14:textId="77777777" w:rsidR="00A856C5" w:rsidRPr="00E77497" w:rsidRDefault="00A856C5" w:rsidP="00A856C5">
      <w:pPr>
        <w:pStyle w:val="40"/>
      </w:pPr>
      <w:r w:rsidRPr="00E77497">
        <w:t>String.prototype.toLowerCase ( )</w:t>
      </w:r>
    </w:p>
    <w:p w14:paraId="25214383" w14:textId="77777777" w:rsidR="00A856C5" w:rsidRPr="00E77497" w:rsidRDefault="00A856C5" w:rsidP="00A856C5">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083CEC">
        <w:t>6.1.4</w:t>
      </w:r>
      <w:r w:rsidR="00C225F5">
        <w:fldChar w:fldCharType="end"/>
      </w:r>
      <w:r>
        <w:t xml:space="preserve">. </w:t>
      </w:r>
      <w:r w:rsidRPr="00E77497">
        <w:t>The following steps are taken:</w:t>
      </w:r>
    </w:p>
    <w:p w14:paraId="0827BAE8" w14:textId="77777777" w:rsidR="00A856C5" w:rsidRPr="00E77497" w:rsidRDefault="00A856C5" w:rsidP="00A856C5">
      <w:pPr>
        <w:pStyle w:val="Alg4"/>
        <w:numPr>
          <w:ilvl w:val="0"/>
          <w:numId w:val="23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773A003D" w14:textId="77777777" w:rsidR="00A856C5" w:rsidRPr="00E77497" w:rsidRDefault="00A856C5" w:rsidP="00A856C5">
      <w:pPr>
        <w:pStyle w:val="Alg4"/>
        <w:numPr>
          <w:ilvl w:val="0"/>
          <w:numId w:val="234"/>
        </w:numPr>
      </w:pPr>
      <w:r w:rsidRPr="00E77497">
        <w:t xml:space="preserve">Let </w:t>
      </w:r>
      <w:r w:rsidRPr="00E77497">
        <w:rPr>
          <w:i/>
        </w:rPr>
        <w:t>S</w:t>
      </w:r>
      <w:r w:rsidRPr="00E77497">
        <w:t xml:space="preserve"> be ToString</w:t>
      </w:r>
      <w:r>
        <w:t>(</w:t>
      </w:r>
      <w:r>
        <w:rPr>
          <w:i/>
          <w:iCs/>
        </w:rPr>
        <w:t>O</w:t>
      </w:r>
      <w:r>
        <w:t>)</w:t>
      </w:r>
      <w:r w:rsidRPr="00E77497">
        <w:t>.</w:t>
      </w:r>
    </w:p>
    <w:p w14:paraId="07281994" w14:textId="77777777" w:rsidR="00A856C5" w:rsidRPr="00E77497" w:rsidRDefault="00A856C5" w:rsidP="00A856C5">
      <w:pPr>
        <w:pStyle w:val="Alg4"/>
        <w:numPr>
          <w:ilvl w:val="0"/>
          <w:numId w:val="234"/>
        </w:numPr>
        <w:contextualSpacing/>
      </w:pPr>
      <w:r>
        <w:t>ReturnIfAbrupt(</w:t>
      </w:r>
      <w:r>
        <w:rPr>
          <w:i/>
        </w:rPr>
        <w:t>S</w:t>
      </w:r>
      <w:r>
        <w:t>).</w:t>
      </w:r>
    </w:p>
    <w:p w14:paraId="2869E828" w14:textId="77777777" w:rsidR="00A856C5" w:rsidRDefault="00A856C5" w:rsidP="00A856C5">
      <w:pPr>
        <w:pStyle w:val="Alg4"/>
        <w:numPr>
          <w:ilvl w:val="0"/>
          <w:numId w:val="234"/>
        </w:numPr>
      </w:pPr>
      <w:r>
        <w:t xml:space="preserve">Let </w:t>
      </w:r>
      <w:r w:rsidRPr="00863C90">
        <w:rPr>
          <w:i/>
        </w:rPr>
        <w:t>cpList</w:t>
      </w:r>
      <w:r>
        <w:t xml:space="preserve"> be a List containing in order the code points as defned in </w:t>
      </w:r>
      <w:r w:rsidR="00C225F5">
        <w:fldChar w:fldCharType="begin"/>
      </w:r>
      <w:r w:rsidR="00C225F5">
        <w:instrText xml:space="preserve"> REF _Ref365546409 \r \h </w:instrText>
      </w:r>
      <w:r w:rsidR="00C225F5">
        <w:fldChar w:fldCharType="separate"/>
      </w:r>
      <w:r w:rsidR="00083CEC">
        <w:t>6.1.4</w:t>
      </w:r>
      <w:r w:rsidR="00C225F5">
        <w:fldChar w:fldCharType="end"/>
      </w:r>
      <w:r>
        <w:t xml:space="preserve"> of </w:t>
      </w:r>
      <w:r w:rsidRPr="00863C90">
        <w:rPr>
          <w:i/>
        </w:rPr>
        <w:t>S</w:t>
      </w:r>
      <w:r>
        <w:t xml:space="preserve">, starting at the first element of </w:t>
      </w:r>
      <w:r w:rsidRPr="00863C90">
        <w:rPr>
          <w:i/>
        </w:rPr>
        <w:t>S</w:t>
      </w:r>
      <w:r>
        <w:t>.</w:t>
      </w:r>
    </w:p>
    <w:p w14:paraId="01FC1283" w14:textId="77777777" w:rsidR="00A856C5" w:rsidRDefault="00A856C5" w:rsidP="00A856C5">
      <w:pPr>
        <w:pStyle w:val="Alg4"/>
        <w:numPr>
          <w:ilvl w:val="0"/>
          <w:numId w:val="234"/>
        </w:numPr>
      </w:pPr>
      <w:r>
        <w:t xml:space="preserve">For each code point </w:t>
      </w:r>
      <w:r w:rsidRPr="00863C90">
        <w:rPr>
          <w:i/>
        </w:rPr>
        <w:t>c</w:t>
      </w:r>
      <w:r>
        <w:t xml:space="preserve"> in </w:t>
      </w:r>
      <w:r w:rsidRPr="00863C90">
        <w:rPr>
          <w:i/>
        </w:rPr>
        <w:t>cpList</w:t>
      </w:r>
      <w:r>
        <w:t xml:space="preserve">, if the Unicode Character Database provides a language insensitive lower case equivalent of </w:t>
      </w:r>
      <w:r w:rsidRPr="00863C90">
        <w:rPr>
          <w:i/>
        </w:rPr>
        <w:t>c</w:t>
      </w:r>
      <w:r>
        <w:t xml:space="preserve"> then replace </w:t>
      </w:r>
      <w:r w:rsidRPr="00863C90">
        <w:rPr>
          <w:i/>
        </w:rPr>
        <w:t>c</w:t>
      </w:r>
      <w:r>
        <w:t xml:space="preserve"> in </w:t>
      </w:r>
      <w:r w:rsidRPr="00863C90">
        <w:rPr>
          <w:i/>
        </w:rPr>
        <w:t>cpList</w:t>
      </w:r>
      <w:r>
        <w:t xml:space="preserve"> with that equivalent code point(s).</w:t>
      </w:r>
    </w:p>
    <w:p w14:paraId="3E5EE61C" w14:textId="77777777" w:rsidR="00A856C5" w:rsidRDefault="00A856C5" w:rsidP="00A856C5">
      <w:pPr>
        <w:pStyle w:val="Alg4"/>
        <w:numPr>
          <w:ilvl w:val="0"/>
          <w:numId w:val="234"/>
        </w:numPr>
      </w:pPr>
      <w:r>
        <w:t xml:space="preserve">Let </w:t>
      </w:r>
      <w:r w:rsidRPr="00863C90">
        <w:rPr>
          <w:i/>
        </w:rPr>
        <w:t>cuList</w:t>
      </w:r>
      <w:r>
        <w:t xml:space="preserve"> be a new List.</w:t>
      </w:r>
    </w:p>
    <w:p w14:paraId="59AE94B1" w14:textId="77777777" w:rsidR="00A856C5" w:rsidRDefault="00A856C5" w:rsidP="00A856C5">
      <w:pPr>
        <w:pStyle w:val="Alg4"/>
        <w:numPr>
          <w:ilvl w:val="0"/>
          <w:numId w:val="234"/>
        </w:numPr>
      </w:pPr>
      <w:r>
        <w:t xml:space="preserve">For each code point </w:t>
      </w:r>
      <w:r w:rsidRPr="00863C90">
        <w:rPr>
          <w:i/>
        </w:rPr>
        <w:t>c</w:t>
      </w:r>
      <w:r>
        <w:t xml:space="preserve"> in </w:t>
      </w:r>
      <w:r w:rsidRPr="00863C90">
        <w:rPr>
          <w:i/>
        </w:rPr>
        <w:t>cpList</w:t>
      </w:r>
      <w:r>
        <w:t xml:space="preserve">, in order,  append to </w:t>
      </w:r>
      <w:r w:rsidRPr="00BC2562">
        <w:rPr>
          <w:i/>
        </w:rPr>
        <w:t>cuList</w:t>
      </w:r>
      <w:r>
        <w:t xml:space="preserve">  the elements of the UTF-16 Encoding (clause 6) of </w:t>
      </w:r>
      <w:r w:rsidRPr="00863C90">
        <w:rPr>
          <w:i/>
        </w:rPr>
        <w:t>c</w:t>
      </w:r>
      <w:r>
        <w:t>.</w:t>
      </w:r>
    </w:p>
    <w:p w14:paraId="198B36F3" w14:textId="77777777" w:rsidR="00A856C5" w:rsidRPr="00E77497" w:rsidRDefault="00A856C5" w:rsidP="00A856C5">
      <w:pPr>
        <w:pStyle w:val="Alg4"/>
        <w:numPr>
          <w:ilvl w:val="0"/>
          <w:numId w:val="234"/>
        </w:numPr>
      </w:pPr>
      <w:r w:rsidRPr="00E77497">
        <w:t xml:space="preserve">Let </w:t>
      </w:r>
      <w:r w:rsidRPr="00E77497">
        <w:rPr>
          <w:i/>
        </w:rPr>
        <w:t>L</w:t>
      </w:r>
      <w:r w:rsidRPr="00E77497">
        <w:t xml:space="preserve"> be a String </w:t>
      </w:r>
      <w:r>
        <w:t xml:space="preserve">whose elements are, in order, the elements of </w:t>
      </w:r>
      <w:r w:rsidRPr="006768C7">
        <w:rPr>
          <w:i/>
        </w:rPr>
        <w:t>cuList</w:t>
      </w:r>
      <w:r>
        <w:t xml:space="preserve"> </w:t>
      </w:r>
      <w:r w:rsidRPr="00E77497">
        <w:t>.</w:t>
      </w:r>
    </w:p>
    <w:p w14:paraId="0CC7CA4B" w14:textId="77777777" w:rsidR="00A856C5" w:rsidRPr="00E77497" w:rsidRDefault="00A856C5" w:rsidP="00A856C5">
      <w:pPr>
        <w:pStyle w:val="Alg4"/>
        <w:numPr>
          <w:ilvl w:val="0"/>
          <w:numId w:val="234"/>
        </w:numPr>
        <w:spacing w:after="220"/>
      </w:pPr>
      <w:r w:rsidRPr="00E77497">
        <w:t xml:space="preserve">Return </w:t>
      </w:r>
      <w:r w:rsidRPr="00E77497">
        <w:rPr>
          <w:i/>
        </w:rPr>
        <w:t>L</w:t>
      </w:r>
      <w:r w:rsidRPr="00E77497">
        <w:t>.</w:t>
      </w:r>
    </w:p>
    <w:p w14:paraId="67A853B2" w14:textId="77777777" w:rsidR="00A856C5" w:rsidRPr="00E77497" w:rsidRDefault="00A856C5" w:rsidP="00A856C5">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w:t>
      </w:r>
    </w:p>
    <w:p w14:paraId="3F9FB333" w14:textId="77777777" w:rsidR="00A856C5" w:rsidRPr="00E77497" w:rsidRDefault="00A856C5" w:rsidP="00A856C5">
      <w:pPr>
        <w:pStyle w:val="Note"/>
      </w:pPr>
      <w:r w:rsidRPr="00E77497">
        <w:t>NOTE 1</w:t>
      </w:r>
      <w:r w:rsidRPr="00E77497">
        <w:tab/>
        <w:t xml:space="preserve">The case mapping of some </w:t>
      </w:r>
      <w:r>
        <w:t>code points</w:t>
      </w:r>
      <w:r w:rsidRPr="00E77497">
        <w:t xml:space="preserve"> may produce multiple </w:t>
      </w:r>
      <w:r>
        <w:t xml:space="preserve">code points </w:t>
      </w:r>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6CAA75B4" w14:textId="77777777" w:rsidR="00A856C5" w:rsidRPr="00E77497" w:rsidRDefault="00A856C5" w:rsidP="00A856C5">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27273D9" w14:textId="77777777" w:rsidR="00A856C5" w:rsidRPr="00E77497" w:rsidRDefault="00A856C5" w:rsidP="00A856C5">
      <w:pPr>
        <w:pStyle w:val="40"/>
      </w:pPr>
      <w:r w:rsidRPr="00E77497">
        <w:t>String.prototype.toString ( )</w:t>
      </w:r>
    </w:p>
    <w:p w14:paraId="5BD3369A" w14:textId="77777777" w:rsidR="00A856C5" w:rsidRPr="00E77497" w:rsidRDefault="00A856C5" w:rsidP="00A856C5">
      <w:r w:rsidRPr="00E77497">
        <w:t xml:space="preserve">When the </w:t>
      </w:r>
      <w:r>
        <w:rPr>
          <w:rFonts w:ascii="Courier New" w:hAnsi="Courier New"/>
          <w:b/>
        </w:rPr>
        <w:t>toString</w:t>
      </w:r>
      <w:r w:rsidRPr="00E77497">
        <w:t xml:space="preserve"> method is called, the following steps are taken:</w:t>
      </w:r>
    </w:p>
    <w:p w14:paraId="50E2ABEE" w14:textId="77777777" w:rsidR="00A856C5" w:rsidRPr="00E77497" w:rsidRDefault="00A856C5" w:rsidP="00A856C5">
      <w:pPr>
        <w:pStyle w:val="Alg4"/>
        <w:numPr>
          <w:ilvl w:val="0"/>
          <w:numId w:val="239"/>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14:paraId="22EA9836" w14:textId="77777777" w:rsidR="00A856C5" w:rsidRDefault="00A856C5" w:rsidP="00A856C5">
      <w:pPr>
        <w:pStyle w:val="Alg4"/>
        <w:numPr>
          <w:ilvl w:val="0"/>
          <w:numId w:val="239"/>
        </w:numPr>
        <w:spacing w:after="220"/>
      </w:pPr>
      <w:r>
        <w:t xml:space="preserve">Return  </w:t>
      </w:r>
      <w:r>
        <w:rPr>
          <w:i/>
        </w:rPr>
        <w:t>s</w:t>
      </w:r>
      <w:r>
        <w:t>.</w:t>
      </w:r>
    </w:p>
    <w:p w14:paraId="1CDE25CA" w14:textId="77777777" w:rsidR="00A856C5" w:rsidRPr="00E77497" w:rsidRDefault="00A856C5" w:rsidP="00A856C5">
      <w:pPr>
        <w:pStyle w:val="Note"/>
      </w:pPr>
      <w:r w:rsidRPr="00E77497">
        <w:t>N</w:t>
      </w:r>
      <w:r>
        <w:t>OTE</w:t>
      </w:r>
      <w:r>
        <w:tab/>
      </w:r>
      <w:r w:rsidRPr="00E77497">
        <w:t xml:space="preserve"> </w:t>
      </w:r>
      <w:r>
        <w:t>F</w:t>
      </w:r>
      <w:r w:rsidRPr="00E77497">
        <w:t xml:space="preserve">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p>
    <w:p w14:paraId="115C6584" w14:textId="77777777" w:rsidR="005D7F2D" w:rsidRPr="00E77497" w:rsidRDefault="005D7F2D" w:rsidP="005D7F2D">
      <w:pPr>
        <w:pStyle w:val="40"/>
      </w:pPr>
      <w:r w:rsidRPr="00E77497">
        <w:t>String.prototype.toUpperCase ( )</w:t>
      </w:r>
    </w:p>
    <w:p w14:paraId="20AF3619" w14:textId="77777777"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083CEC">
        <w:t>6.1.4</w:t>
      </w:r>
      <w:r w:rsidR="00C225F5">
        <w:fldChar w:fldCharType="end"/>
      </w:r>
      <w:r>
        <w:t xml:space="preserve">. </w:t>
      </w:r>
    </w:p>
    <w:p w14:paraId="7CBB18F2" w14:textId="77777777" w:rsidR="005D7F2D" w:rsidRPr="00E77497" w:rsidRDefault="005D7F2D" w:rsidP="005D7F2D">
      <w:r w:rsidRPr="00E77497">
        <w:t xml:space="preserve">This function behaves in exactly the same way as </w:t>
      </w:r>
      <w:r w:rsidRPr="00E77497">
        <w:rPr>
          <w:rFonts w:ascii="Courier New" w:hAnsi="Courier New"/>
          <w:b/>
        </w:rPr>
        <w:t>String.prototype.toLowerCase</w:t>
      </w:r>
      <w:r w:rsidRPr="00E77497">
        <w:t xml:space="preserve">, except that </w:t>
      </w:r>
      <w:r>
        <w:t>code points</w:t>
      </w:r>
      <w:r w:rsidRPr="00E77497">
        <w:t xml:space="preserve"> are mapped to their </w:t>
      </w:r>
      <w:r w:rsidRPr="00E77497">
        <w:rPr>
          <w:rFonts w:ascii="Times New Roman" w:hAnsi="Times New Roman"/>
          <w:i/>
        </w:rPr>
        <w:t>uppercase</w:t>
      </w:r>
      <w:r w:rsidRPr="00E77497">
        <w:t xml:space="preserve"> equivalents as specified in the Unicode Character Database.</w:t>
      </w:r>
    </w:p>
    <w:p w14:paraId="30B90123"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46D740E" w14:textId="77777777" w:rsidR="005D7F2D" w:rsidRPr="00E77497" w:rsidRDefault="005D7F2D" w:rsidP="005D7F2D">
      <w:pPr>
        <w:pStyle w:val="40"/>
      </w:pPr>
      <w:r w:rsidRPr="00E77497">
        <w:t>String.prototype.trim ( )</w:t>
      </w:r>
    </w:p>
    <w:p w14:paraId="360A1CD8" w14:textId="77777777"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083CEC">
        <w:t>6.1.4</w:t>
      </w:r>
      <w:r w:rsidR="00C225F5">
        <w:fldChar w:fldCharType="end"/>
      </w:r>
      <w:r>
        <w:t xml:space="preserve">. </w:t>
      </w:r>
    </w:p>
    <w:p w14:paraId="3D01698E" w14:textId="77777777" w:rsidR="005D7F2D" w:rsidRPr="00E77497" w:rsidRDefault="005D7F2D" w:rsidP="005D7F2D">
      <w:r w:rsidRPr="00E77497">
        <w:t>The following steps are taken:</w:t>
      </w:r>
    </w:p>
    <w:p w14:paraId="7A3B3351" w14:textId="77777777" w:rsidR="005D7F2D" w:rsidRPr="00E77497" w:rsidRDefault="005D7F2D" w:rsidP="005D7F2D">
      <w:pPr>
        <w:pStyle w:val="Alg4"/>
        <w:numPr>
          <w:ilvl w:val="0"/>
          <w:numId w:val="23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4C2C963F" w14:textId="77777777" w:rsidR="005D7F2D" w:rsidRPr="00E77497" w:rsidRDefault="005D7F2D" w:rsidP="005D7F2D">
      <w:pPr>
        <w:pStyle w:val="Alg4"/>
        <w:numPr>
          <w:ilvl w:val="0"/>
          <w:numId w:val="235"/>
        </w:numPr>
      </w:pPr>
      <w:r w:rsidRPr="00E77497">
        <w:t xml:space="preserve">Let </w:t>
      </w:r>
      <w:r w:rsidRPr="00E77497">
        <w:rPr>
          <w:i/>
        </w:rPr>
        <w:t>S</w:t>
      </w:r>
      <w:r w:rsidRPr="00E77497">
        <w:t xml:space="preserve"> be ToString</w:t>
      </w:r>
      <w:r w:rsidRPr="0084041B">
        <w:t>(</w:t>
      </w:r>
      <w:r w:rsidRPr="0084041B">
        <w:rPr>
          <w:i/>
          <w:iCs/>
        </w:rPr>
        <w:t>O</w:t>
      </w:r>
      <w:r w:rsidRPr="0084041B">
        <w:t>)</w:t>
      </w:r>
      <w:r w:rsidRPr="00E77497">
        <w:t>.</w:t>
      </w:r>
    </w:p>
    <w:p w14:paraId="658CD769" w14:textId="77777777" w:rsidR="005D7F2D" w:rsidRPr="00E77497" w:rsidRDefault="005D7F2D" w:rsidP="005D7F2D">
      <w:pPr>
        <w:pStyle w:val="Alg4"/>
        <w:numPr>
          <w:ilvl w:val="0"/>
          <w:numId w:val="235"/>
        </w:numPr>
        <w:contextualSpacing/>
      </w:pPr>
      <w:r>
        <w:t>ReturnIfAbrupt(</w:t>
      </w:r>
      <w:r>
        <w:rPr>
          <w:i/>
        </w:rPr>
        <w:t>S</w:t>
      </w:r>
      <w:r>
        <w:t>).</w:t>
      </w:r>
    </w:p>
    <w:p w14:paraId="6730BFE4" w14:textId="77777777" w:rsidR="005D7F2D" w:rsidRPr="00E77497" w:rsidRDefault="005D7F2D" w:rsidP="005D7F2D">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r>
        <w:t xml:space="preserve"> </w:t>
      </w:r>
      <w:r w:rsidRPr="00A91A28">
        <w:t xml:space="preserve">When determining whether a </w:t>
      </w:r>
      <w:r>
        <w:t xml:space="preserve">Unicode </w:t>
      </w:r>
      <w:r w:rsidRPr="00A91A28">
        <w:t xml:space="preserve">character is in Unicode general category “Zs”, code unit sequences are interpreted as </w:t>
      </w:r>
      <w:r>
        <w:t xml:space="preserve">UTF-16 encoded </w:t>
      </w:r>
      <w:r w:rsidRPr="00A91A28">
        <w:t xml:space="preserve">code point sequences as specified in </w:t>
      </w:r>
      <w:r w:rsidR="00C225F5">
        <w:fldChar w:fldCharType="begin"/>
      </w:r>
      <w:r w:rsidR="00C225F5">
        <w:instrText xml:space="preserve"> REF _Ref365546409 \r \h </w:instrText>
      </w:r>
      <w:r w:rsidR="00C225F5">
        <w:fldChar w:fldCharType="separate"/>
      </w:r>
      <w:r w:rsidR="00083CEC">
        <w:t>6.1.4</w:t>
      </w:r>
      <w:r w:rsidR="00C225F5">
        <w:fldChar w:fldCharType="end"/>
      </w:r>
      <w:r w:rsidRPr="00A91A28">
        <w:t>.</w:t>
      </w:r>
    </w:p>
    <w:p w14:paraId="543E8B7B" w14:textId="77777777" w:rsidR="005D7F2D" w:rsidRPr="00E77497" w:rsidRDefault="005D7F2D" w:rsidP="005D7F2D">
      <w:pPr>
        <w:pStyle w:val="Alg4"/>
        <w:numPr>
          <w:ilvl w:val="0"/>
          <w:numId w:val="235"/>
        </w:numPr>
        <w:spacing w:after="220"/>
      </w:pPr>
      <w:r w:rsidRPr="00E77497">
        <w:t xml:space="preserve">Return </w:t>
      </w:r>
      <w:r w:rsidRPr="00E77497">
        <w:rPr>
          <w:i/>
        </w:rPr>
        <w:t>T</w:t>
      </w:r>
      <w:r w:rsidRPr="00E77497">
        <w:t>.</w:t>
      </w:r>
    </w:p>
    <w:p w14:paraId="7E79DEF9"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46BE8E0" w14:textId="77777777" w:rsidR="00A856C5" w:rsidRPr="00E77497" w:rsidRDefault="00A856C5" w:rsidP="00A856C5">
      <w:pPr>
        <w:pStyle w:val="40"/>
      </w:pPr>
      <w:r w:rsidRPr="00E77497">
        <w:t>String.prototype.valueOf ( )</w:t>
      </w:r>
    </w:p>
    <w:p w14:paraId="5AD19AF0" w14:textId="77777777" w:rsidR="00A856C5" w:rsidRPr="00E77497" w:rsidRDefault="00A856C5" w:rsidP="00A856C5">
      <w:r w:rsidRPr="00E77497">
        <w:t xml:space="preserve">When the </w:t>
      </w:r>
      <w:r>
        <w:rPr>
          <w:rFonts w:ascii="Courier New" w:hAnsi="Courier New"/>
          <w:b/>
        </w:rPr>
        <w:t>valueOf</w:t>
      </w:r>
      <w:r w:rsidRPr="00E77497">
        <w:t xml:space="preserve"> method is called, the following steps are taken:</w:t>
      </w:r>
    </w:p>
    <w:p w14:paraId="3631C08E" w14:textId="77777777" w:rsidR="00A856C5" w:rsidRPr="00E77497" w:rsidRDefault="00A856C5" w:rsidP="00A856C5">
      <w:pPr>
        <w:pStyle w:val="Alg4"/>
        <w:numPr>
          <w:ilvl w:val="0"/>
          <w:numId w:val="1328"/>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14:paraId="2DB4D97C" w14:textId="77777777" w:rsidR="00A856C5" w:rsidRDefault="00A856C5" w:rsidP="00A856C5">
      <w:pPr>
        <w:pStyle w:val="Alg4"/>
        <w:numPr>
          <w:ilvl w:val="0"/>
          <w:numId w:val="1328"/>
        </w:numPr>
        <w:spacing w:after="220"/>
      </w:pPr>
      <w:r>
        <w:t xml:space="preserve">Return  </w:t>
      </w:r>
      <w:r>
        <w:rPr>
          <w:i/>
        </w:rPr>
        <w:t>s</w:t>
      </w:r>
      <w:r>
        <w:t>.</w:t>
      </w:r>
    </w:p>
    <w:p w14:paraId="0E0831FB" w14:textId="77777777" w:rsidR="005D7F2D" w:rsidRPr="00E77497" w:rsidRDefault="005D7F2D" w:rsidP="005D7F2D">
      <w:pPr>
        <w:pStyle w:val="30"/>
      </w:pPr>
      <w:bookmarkStart w:id="5235" w:name="_Toc366142074"/>
      <w:r w:rsidRPr="00E77497">
        <w:t>Properties of String Instances</w:t>
      </w:r>
      <w:bookmarkEnd w:id="5235"/>
    </w:p>
    <w:p w14:paraId="6B722C0B" w14:textId="77777777" w:rsidR="005D7F2D" w:rsidRDefault="005D7F2D" w:rsidP="005D7F2D">
      <w:r w:rsidRPr="00E77497">
        <w:t xml:space="preserve">String instances </w:t>
      </w:r>
      <w:r>
        <w:t xml:space="preserve">are String exotic objects and have the internal methods specified for such objects. String instances </w:t>
      </w:r>
      <w:r w:rsidRPr="00E77497">
        <w:t>inherit properties from the String prototype object</w:t>
      </w:r>
      <w:r>
        <w:t>.</w:t>
      </w:r>
      <w:r w:rsidRPr="00E77497">
        <w:t xml:space="preserve"> </w:t>
      </w:r>
      <w:r>
        <w:t>String</w:t>
      </w:r>
      <w:r w:rsidRPr="00E77497">
        <w:t xml:space="preserve"> instances also have a [[</w:t>
      </w:r>
      <w:r>
        <w:t>StringData</w:t>
      </w:r>
      <w:r w:rsidRPr="00E77497">
        <w:t xml:space="preserve">]] internal </w:t>
      </w:r>
      <w:r>
        <w:t xml:space="preserve">data </w:t>
      </w:r>
      <w:r w:rsidRPr="00E77497">
        <w:t>property.</w:t>
      </w:r>
    </w:p>
    <w:p w14:paraId="1610953D" w14:textId="77777777" w:rsidR="005D7F2D" w:rsidRPr="00E77497" w:rsidRDefault="005D7F2D" w:rsidP="005D7F2D">
      <w:r w:rsidRPr="00E77497">
        <w:t xml:space="preserve">String instances have a </w:t>
      </w:r>
      <w:r w:rsidRPr="00E77497">
        <w:rPr>
          <w:rFonts w:ascii="Courier New" w:hAnsi="Courier New"/>
          <w:b/>
        </w:rPr>
        <w:t>length</w:t>
      </w:r>
      <w:r w:rsidRPr="00E77497">
        <w:t xml:space="preserve"> property, and a set of enumerable properties with </w:t>
      </w:r>
      <w:r>
        <w:t>integer</w:t>
      </w:r>
      <w:r w:rsidRPr="00E77497">
        <w:t xml:space="preserve"> index</w:t>
      </w:r>
      <w:r>
        <w:t>ed</w:t>
      </w:r>
      <w:r w:rsidRPr="00E77497">
        <w:t xml:space="preserve"> names.</w:t>
      </w:r>
    </w:p>
    <w:p w14:paraId="153A06BA" w14:textId="77777777" w:rsidR="005D7F2D" w:rsidRPr="00E77497" w:rsidRDefault="005D7F2D" w:rsidP="005D7F2D">
      <w:pPr>
        <w:pStyle w:val="40"/>
      </w:pPr>
      <w:r w:rsidRPr="00E77497">
        <w:t>length</w:t>
      </w:r>
    </w:p>
    <w:p w14:paraId="6E20BE92" w14:textId="77777777" w:rsidR="005D7F2D" w:rsidRPr="00E77497" w:rsidRDefault="005D7F2D" w:rsidP="005D7F2D">
      <w:r w:rsidRPr="00E77497">
        <w:t xml:space="preserve">The number of </w:t>
      </w:r>
      <w:r>
        <w:t>elements</w:t>
      </w:r>
      <w:r w:rsidRPr="00E77497">
        <w:t xml:space="preserve"> in the String value represented by this String object.</w:t>
      </w:r>
    </w:p>
    <w:p w14:paraId="793BDF4C" w14:textId="77777777" w:rsidR="005D7F2D" w:rsidRPr="00E77497" w:rsidRDefault="005D7F2D" w:rsidP="005D7F2D">
      <w:r w:rsidRPr="00E77497">
        <w:t xml:space="preserve">Once a String object is </w:t>
      </w:r>
      <w:r>
        <w:t>initialised</w:t>
      </w:r>
      <w:r w:rsidRPr="00E77497">
        <w:t xml:space="preserve">,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8F254FC" w14:textId="77777777" w:rsidR="005D7F2D" w:rsidRPr="00E77497" w:rsidRDefault="005D7F2D" w:rsidP="005D7F2D">
      <w:pPr>
        <w:pStyle w:val="20"/>
      </w:pPr>
      <w:bookmarkStart w:id="5236" w:name="_Ref365534640"/>
      <w:bookmarkStart w:id="5237" w:name="_Toc366142075"/>
      <w:r w:rsidRPr="00E77497">
        <w:t>RegExp (Regular Expression) Objects</w:t>
      </w:r>
      <w:bookmarkEnd w:id="5236"/>
      <w:bookmarkEnd w:id="5237"/>
    </w:p>
    <w:p w14:paraId="53B2EA17" w14:textId="77777777" w:rsidR="005D7F2D" w:rsidRPr="00E77497" w:rsidRDefault="005D7F2D" w:rsidP="005D7F2D">
      <w:r w:rsidRPr="00E77497">
        <w:t>A RegExp object contains a regular expression and the associated flags.</w:t>
      </w:r>
    </w:p>
    <w:p w14:paraId="11CB4415" w14:textId="77777777" w:rsidR="005D7F2D" w:rsidRPr="00E77497" w:rsidRDefault="005D7F2D" w:rsidP="005D7F2D">
      <w:pPr>
        <w:pStyle w:val="Note"/>
      </w:pPr>
      <w:r w:rsidRPr="00E77497">
        <w:t>NOTE</w:t>
      </w:r>
      <w:r w:rsidRPr="00E77497">
        <w:tab/>
        <w:t>The form and functionality of regular expressions is modelled after the regular expression facility in the Perl 5 programming language.</w:t>
      </w:r>
    </w:p>
    <w:p w14:paraId="3DFF974C" w14:textId="77777777" w:rsidR="005D7F2D" w:rsidRPr="00E77497" w:rsidRDefault="005D7F2D" w:rsidP="005D7F2D">
      <w:pPr>
        <w:pStyle w:val="30"/>
      </w:pPr>
      <w:bookmarkStart w:id="5238" w:name="_Ref365534757"/>
      <w:bookmarkStart w:id="5239" w:name="_Ref365534801"/>
      <w:bookmarkStart w:id="5240" w:name="_Ref365537364"/>
      <w:bookmarkStart w:id="5241" w:name="_Ref365636453"/>
      <w:bookmarkStart w:id="5242" w:name="_Toc366142076"/>
      <w:r w:rsidRPr="00E77497">
        <w:t>Patterns</w:t>
      </w:r>
      <w:bookmarkEnd w:id="5238"/>
      <w:bookmarkEnd w:id="5239"/>
      <w:bookmarkEnd w:id="5240"/>
      <w:bookmarkEnd w:id="5241"/>
      <w:bookmarkEnd w:id="5242"/>
    </w:p>
    <w:p w14:paraId="115C04E5" w14:textId="77777777" w:rsidR="005D7F2D" w:rsidRPr="00E77497" w:rsidRDefault="005D7F2D" w:rsidP="005D7F2D">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12348735" w14:textId="77777777" w:rsidR="005D7F2D" w:rsidRPr="00E77497" w:rsidRDefault="005D7F2D" w:rsidP="005D7F2D">
      <w:pPr>
        <w:pStyle w:val="Syntax"/>
      </w:pPr>
      <w:r w:rsidRPr="00E77497">
        <w:t>Syntax</w:t>
      </w:r>
    </w:p>
    <w:p w14:paraId="0433B0B5" w14:textId="77777777" w:rsidR="005D7F2D" w:rsidRPr="00E77497" w:rsidRDefault="005D7F2D" w:rsidP="005D7F2D">
      <w:pPr>
        <w:pStyle w:val="SyntaxRule"/>
      </w:pPr>
      <w:r w:rsidRPr="00E77497">
        <w:t xml:space="preserve">Pattern </w:t>
      </w:r>
      <w:r w:rsidRPr="00E77497">
        <w:rPr>
          <w:rFonts w:ascii="Arial" w:hAnsi="Arial"/>
          <w:b/>
          <w:i w:val="0"/>
        </w:rPr>
        <w:t>::</w:t>
      </w:r>
    </w:p>
    <w:p w14:paraId="4E0EC8EC" w14:textId="77777777" w:rsidR="005D7F2D" w:rsidRPr="00E77497" w:rsidRDefault="005D7F2D" w:rsidP="005D7F2D">
      <w:pPr>
        <w:pStyle w:val="SyntaxDefinition"/>
      </w:pPr>
      <w:r w:rsidRPr="00E77497">
        <w:t>Disjunction</w:t>
      </w:r>
    </w:p>
    <w:p w14:paraId="283EF647" w14:textId="77777777" w:rsidR="005D7F2D" w:rsidRPr="00E77497" w:rsidRDefault="005D7F2D" w:rsidP="005D7F2D">
      <w:pPr>
        <w:pStyle w:val="SyntaxRule"/>
      </w:pPr>
      <w:r w:rsidRPr="00E77497">
        <w:t xml:space="preserve">Disjunction </w:t>
      </w:r>
      <w:r w:rsidRPr="00E77497">
        <w:rPr>
          <w:rFonts w:ascii="Arial" w:hAnsi="Arial"/>
          <w:b/>
          <w:i w:val="0"/>
        </w:rPr>
        <w:t>::</w:t>
      </w:r>
    </w:p>
    <w:p w14:paraId="127AD4E4" w14:textId="77777777" w:rsidR="005D7F2D" w:rsidRPr="00E77497" w:rsidRDefault="005D7F2D" w:rsidP="005D7F2D">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0D45F32B" w14:textId="77777777" w:rsidR="005D7F2D" w:rsidRPr="00E77497" w:rsidRDefault="005D7F2D" w:rsidP="005D7F2D">
      <w:pPr>
        <w:pStyle w:val="SyntaxRule"/>
      </w:pPr>
      <w:r w:rsidRPr="00E77497">
        <w:t xml:space="preserve">Alternative </w:t>
      </w:r>
      <w:r w:rsidRPr="00E77497">
        <w:rPr>
          <w:rFonts w:ascii="Arial" w:hAnsi="Arial"/>
          <w:b/>
          <w:i w:val="0"/>
        </w:rPr>
        <w:t>::</w:t>
      </w:r>
    </w:p>
    <w:p w14:paraId="4F8E5EE9" w14:textId="77777777" w:rsidR="005D7F2D" w:rsidRPr="00E77497" w:rsidRDefault="005D7F2D" w:rsidP="005D7F2D">
      <w:pPr>
        <w:pStyle w:val="SyntaxDefinition"/>
        <w:rPr>
          <w:vertAlign w:val="subscript"/>
        </w:rPr>
      </w:pPr>
      <w:r w:rsidRPr="00E77497">
        <w:rPr>
          <w:rFonts w:ascii="Arial" w:hAnsi="Arial"/>
          <w:i w:val="0"/>
          <w:sz w:val="16"/>
        </w:rPr>
        <w:t>[empty]</w:t>
      </w:r>
      <w:r w:rsidRPr="00E77497">
        <w:br/>
        <w:t>Alternative Term</w:t>
      </w:r>
    </w:p>
    <w:p w14:paraId="23DBE384" w14:textId="77777777" w:rsidR="005D7F2D" w:rsidRPr="00E77497" w:rsidRDefault="005D7F2D" w:rsidP="005D7F2D">
      <w:pPr>
        <w:pStyle w:val="SyntaxRule"/>
      </w:pPr>
      <w:r w:rsidRPr="00E77497">
        <w:t xml:space="preserve">Term </w:t>
      </w:r>
      <w:r w:rsidRPr="00E77497">
        <w:rPr>
          <w:rFonts w:ascii="Arial" w:hAnsi="Arial"/>
          <w:b/>
          <w:i w:val="0"/>
        </w:rPr>
        <w:t>::</w:t>
      </w:r>
    </w:p>
    <w:p w14:paraId="45B414BF" w14:textId="77777777" w:rsidR="005D7F2D" w:rsidRPr="00C7794D" w:rsidRDefault="005D7F2D" w:rsidP="005D7F2D">
      <w:pPr>
        <w:pStyle w:val="SyntaxDefinition"/>
        <w:rPr>
          <w:vertAlign w:val="subscript"/>
        </w:rPr>
      </w:pPr>
      <w:r w:rsidRPr="00C7794D">
        <w:t>Assertion</w:t>
      </w:r>
      <w:r w:rsidRPr="00C7794D">
        <w:br/>
        <w:t>Atom</w:t>
      </w:r>
      <w:r w:rsidRPr="00C7794D">
        <w:br/>
        <w:t>Atom Quantifier</w:t>
      </w:r>
    </w:p>
    <w:p w14:paraId="288CBC67" w14:textId="77777777" w:rsidR="005D7F2D" w:rsidRPr="00C7794D" w:rsidRDefault="005D7F2D" w:rsidP="005D7F2D">
      <w:pPr>
        <w:pStyle w:val="SyntaxRule"/>
      </w:pPr>
      <w:r w:rsidRPr="00C7794D">
        <w:t xml:space="preserve">Assertion </w:t>
      </w:r>
      <w:r w:rsidRPr="00C7794D">
        <w:rPr>
          <w:rFonts w:ascii="Arial" w:hAnsi="Arial"/>
          <w:b/>
          <w:i w:val="0"/>
        </w:rPr>
        <w:t>::</w:t>
      </w:r>
    </w:p>
    <w:p w14:paraId="3A248D2A" w14:textId="77777777" w:rsidR="005D7F2D" w:rsidRPr="00C7794D" w:rsidRDefault="005D7F2D" w:rsidP="005D7F2D">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2748649E" w14:textId="77777777" w:rsidR="005D7F2D" w:rsidRPr="00C7794D" w:rsidRDefault="005D7F2D" w:rsidP="005D7F2D">
      <w:pPr>
        <w:pStyle w:val="SyntaxRule"/>
      </w:pPr>
      <w:r w:rsidRPr="00C7794D">
        <w:t xml:space="preserve">Quantifier </w:t>
      </w:r>
      <w:r w:rsidRPr="00C7794D">
        <w:rPr>
          <w:rFonts w:ascii="Arial" w:hAnsi="Arial"/>
          <w:b/>
          <w:i w:val="0"/>
        </w:rPr>
        <w:t>::</w:t>
      </w:r>
    </w:p>
    <w:p w14:paraId="1F48CB81" w14:textId="77777777" w:rsidR="005D7F2D" w:rsidRPr="00C7794D" w:rsidRDefault="005D7F2D" w:rsidP="005D7F2D">
      <w:pPr>
        <w:pStyle w:val="SyntaxDefinition"/>
      </w:pPr>
      <w:r w:rsidRPr="00C7794D">
        <w:t>QuantifierPrefix</w:t>
      </w:r>
      <w:r w:rsidRPr="00C7794D">
        <w:br/>
        <w:t>QuantifierPrefix</w:t>
      </w:r>
      <w:r w:rsidRPr="00C7794D">
        <w:rPr>
          <w:rFonts w:ascii="Courier New" w:hAnsi="Courier New"/>
          <w:b/>
          <w:i w:val="0"/>
        </w:rPr>
        <w:t xml:space="preserve"> ?</w:t>
      </w:r>
    </w:p>
    <w:p w14:paraId="46B3DFFE" w14:textId="77777777" w:rsidR="005D7F2D" w:rsidRPr="00C7794D" w:rsidRDefault="005D7F2D" w:rsidP="005D7F2D">
      <w:pPr>
        <w:pStyle w:val="SyntaxRule"/>
      </w:pPr>
      <w:r w:rsidRPr="00C7794D">
        <w:t xml:space="preserve">QuantifierPrefix </w:t>
      </w:r>
      <w:r w:rsidRPr="00C7794D">
        <w:rPr>
          <w:rFonts w:ascii="Arial" w:hAnsi="Arial"/>
          <w:b/>
          <w:i w:val="0"/>
        </w:rPr>
        <w:t>::</w:t>
      </w:r>
    </w:p>
    <w:p w14:paraId="7DA4DBBA" w14:textId="77777777" w:rsidR="005D7F2D" w:rsidRPr="00C7794D" w:rsidRDefault="005D7F2D" w:rsidP="005D7F2D">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388E6136" w14:textId="77777777" w:rsidR="005D7F2D" w:rsidRPr="006B6D0A" w:rsidRDefault="005D7F2D" w:rsidP="005D7F2D">
      <w:pPr>
        <w:pStyle w:val="SyntaxRule"/>
      </w:pPr>
      <w:r w:rsidRPr="004D1BD1">
        <w:t xml:space="preserve">Atom </w:t>
      </w:r>
      <w:r w:rsidRPr="008B7F6F">
        <w:rPr>
          <w:rFonts w:ascii="Arial" w:hAnsi="Arial"/>
          <w:b/>
          <w:i w:val="0"/>
        </w:rPr>
        <w:t>::</w:t>
      </w:r>
    </w:p>
    <w:p w14:paraId="49342B29" w14:textId="77777777" w:rsidR="005D7F2D" w:rsidRPr="00E77497" w:rsidRDefault="005D7F2D" w:rsidP="005D7F2D">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716895DD" w14:textId="77777777" w:rsidR="005D7F2D" w:rsidRPr="00E77497" w:rsidRDefault="005D7F2D" w:rsidP="005D7F2D">
      <w:pPr>
        <w:pStyle w:val="SyntaxRule"/>
      </w:pPr>
      <w:r w:rsidRPr="00E77497">
        <w:t xml:space="preserve">PatternCharacter </w:t>
      </w:r>
      <w:r w:rsidRPr="00E77497">
        <w:rPr>
          <w:rFonts w:ascii="Arial" w:hAnsi="Arial"/>
          <w:b/>
          <w:i w:val="0"/>
        </w:rPr>
        <w:t>::</w:t>
      </w:r>
      <w:r w:rsidRPr="00E77497">
        <w:t xml:space="preserve"> </w:t>
      </w:r>
    </w:p>
    <w:p w14:paraId="544A348C" w14:textId="77777777" w:rsidR="005D7F2D" w:rsidRPr="00E77497" w:rsidRDefault="005D7F2D" w:rsidP="005D7F2D">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3DCEC30A" w14:textId="77777777" w:rsidR="005D7F2D" w:rsidRPr="00E77497" w:rsidRDefault="005D7F2D" w:rsidP="005D7F2D">
      <w:pPr>
        <w:pStyle w:val="SyntaxRule"/>
      </w:pPr>
      <w:r w:rsidRPr="00E77497">
        <w:t xml:space="preserve">AtomEscape </w:t>
      </w:r>
      <w:r w:rsidRPr="00E77497">
        <w:rPr>
          <w:rFonts w:ascii="Arial" w:hAnsi="Arial"/>
          <w:b/>
          <w:i w:val="0"/>
        </w:rPr>
        <w:t>::</w:t>
      </w:r>
    </w:p>
    <w:p w14:paraId="401D2ADA" w14:textId="77777777" w:rsidR="005D7F2D" w:rsidRPr="00E77497" w:rsidRDefault="005D7F2D" w:rsidP="005D7F2D">
      <w:pPr>
        <w:pStyle w:val="SyntaxDefinition"/>
      </w:pPr>
      <w:r w:rsidRPr="00E77497">
        <w:t>DecimalEscape</w:t>
      </w:r>
      <w:r w:rsidRPr="00E77497">
        <w:br/>
        <w:t>CharacterEscape</w:t>
      </w:r>
      <w:r w:rsidRPr="00E77497">
        <w:br/>
        <w:t>CharacterClassEscape</w:t>
      </w:r>
    </w:p>
    <w:p w14:paraId="3A01CD54" w14:textId="77777777" w:rsidR="005D7F2D" w:rsidRPr="00E77497" w:rsidRDefault="005D7F2D" w:rsidP="005D7F2D">
      <w:pPr>
        <w:pStyle w:val="SyntaxRule"/>
      </w:pPr>
      <w:r w:rsidRPr="00E77497">
        <w:t xml:space="preserve">CharacterEscape </w:t>
      </w:r>
      <w:r w:rsidRPr="00E77497">
        <w:rPr>
          <w:rFonts w:ascii="Arial" w:hAnsi="Arial"/>
          <w:b/>
          <w:i w:val="0"/>
        </w:rPr>
        <w:t>::</w:t>
      </w:r>
    </w:p>
    <w:p w14:paraId="722EEB13" w14:textId="77777777" w:rsidR="005D7F2D" w:rsidRPr="00E77497" w:rsidRDefault="005D7F2D" w:rsidP="005D7F2D">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14:paraId="0CFD36C2" w14:textId="77777777" w:rsidR="005D7F2D" w:rsidRPr="00E77497" w:rsidRDefault="005D7F2D" w:rsidP="005D7F2D">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692A77E2" w14:textId="77777777"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f  n  r  t  v</w:t>
      </w:r>
    </w:p>
    <w:p w14:paraId="1D45F6EA" w14:textId="77777777" w:rsidR="005D7F2D" w:rsidRPr="00E77497" w:rsidRDefault="005D7F2D" w:rsidP="005D7F2D">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201E325F" w14:textId="77777777"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417F254D" w14:textId="77777777" w:rsidR="005D7F2D" w:rsidRPr="00E77497" w:rsidRDefault="005D7F2D" w:rsidP="005D7F2D">
      <w:pPr>
        <w:pStyle w:val="SyntaxRule"/>
      </w:pPr>
      <w:r w:rsidRPr="00E77497">
        <w:t xml:space="preserve">IdentityEscape </w:t>
      </w:r>
      <w:r w:rsidRPr="00E77497">
        <w:rPr>
          <w:rFonts w:ascii="Arial" w:hAnsi="Arial"/>
          <w:b/>
          <w:i w:val="0"/>
        </w:rPr>
        <w:t>::</w:t>
      </w:r>
    </w:p>
    <w:p w14:paraId="45C6DD0E" w14:textId="77777777" w:rsidR="005D7F2D" w:rsidRPr="00E77497" w:rsidRDefault="005D7F2D" w:rsidP="005D7F2D">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791B3301" w14:textId="77777777" w:rsidR="005D7F2D" w:rsidRPr="00E77497" w:rsidRDefault="005D7F2D" w:rsidP="005D7F2D">
      <w:pPr>
        <w:pStyle w:val="SyntaxRule"/>
      </w:pPr>
      <w:r w:rsidRPr="00E77497">
        <w:t xml:space="preserve">DecimalEscape </w:t>
      </w:r>
      <w:r w:rsidRPr="00E77497">
        <w:rPr>
          <w:rFonts w:ascii="Arial" w:hAnsi="Arial"/>
          <w:b/>
          <w:i w:val="0"/>
        </w:rPr>
        <w:t>::</w:t>
      </w:r>
    </w:p>
    <w:p w14:paraId="2380B429" w14:textId="77777777" w:rsidR="005D7F2D" w:rsidRPr="00E77497" w:rsidRDefault="005D7F2D" w:rsidP="005D7F2D">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1B8C5A0B" w14:textId="77777777" w:rsidR="005D7F2D" w:rsidRPr="00E77497" w:rsidRDefault="005D7F2D" w:rsidP="005D7F2D">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726726F8" w14:textId="77777777"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d  D  s  S  w  W</w:t>
      </w:r>
    </w:p>
    <w:p w14:paraId="7A4EE32A" w14:textId="77777777" w:rsidR="005D7F2D" w:rsidRPr="00E77497" w:rsidRDefault="005D7F2D" w:rsidP="005D7F2D">
      <w:pPr>
        <w:pStyle w:val="SyntaxRule"/>
      </w:pPr>
      <w:r w:rsidRPr="00E77497">
        <w:t xml:space="preserve">CharacterClass  </w:t>
      </w:r>
      <w:r w:rsidRPr="00E77497">
        <w:rPr>
          <w:rFonts w:ascii="Arial" w:hAnsi="Arial"/>
          <w:b/>
          <w:i w:val="0"/>
        </w:rPr>
        <w:t>::</w:t>
      </w:r>
    </w:p>
    <w:p w14:paraId="3F6DB1D4" w14:textId="77777777" w:rsidR="005D7F2D" w:rsidRPr="00E77497" w:rsidRDefault="005D7F2D" w:rsidP="005D7F2D">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6E4BD752" w14:textId="77777777" w:rsidR="005D7F2D" w:rsidRPr="00E77497" w:rsidRDefault="005D7F2D" w:rsidP="005D7F2D">
      <w:pPr>
        <w:pStyle w:val="SyntaxRule"/>
      </w:pPr>
      <w:r w:rsidRPr="00E77497">
        <w:t xml:space="preserve">ClassRanges </w:t>
      </w:r>
      <w:r w:rsidRPr="00E77497">
        <w:rPr>
          <w:rFonts w:ascii="Arial" w:hAnsi="Arial"/>
          <w:b/>
          <w:i w:val="0"/>
        </w:rPr>
        <w:t>::</w:t>
      </w:r>
    </w:p>
    <w:p w14:paraId="6E9065AA" w14:textId="77777777" w:rsidR="005D7F2D" w:rsidRPr="00E77497" w:rsidRDefault="005D7F2D" w:rsidP="005D7F2D">
      <w:pPr>
        <w:pStyle w:val="SyntaxDefinition"/>
        <w:rPr>
          <w:vertAlign w:val="subscript"/>
        </w:rPr>
      </w:pPr>
      <w:r w:rsidRPr="00E77497">
        <w:rPr>
          <w:rFonts w:ascii="Arial" w:hAnsi="Arial"/>
          <w:i w:val="0"/>
          <w:sz w:val="16"/>
        </w:rPr>
        <w:t>[empty]</w:t>
      </w:r>
      <w:r w:rsidRPr="00E77497">
        <w:br/>
        <w:t>NonemptyClassRanges</w:t>
      </w:r>
    </w:p>
    <w:p w14:paraId="349914C8" w14:textId="77777777" w:rsidR="005D7F2D" w:rsidRPr="00E77497" w:rsidRDefault="005D7F2D" w:rsidP="005D7F2D">
      <w:pPr>
        <w:pStyle w:val="SyntaxRule"/>
      </w:pPr>
      <w:r w:rsidRPr="00E77497">
        <w:t xml:space="preserve">NonemptyClassRanges </w:t>
      </w:r>
      <w:r w:rsidRPr="00E77497">
        <w:rPr>
          <w:rFonts w:ascii="Arial" w:hAnsi="Arial"/>
          <w:b/>
          <w:i w:val="0"/>
        </w:rPr>
        <w:t>::</w:t>
      </w:r>
    </w:p>
    <w:p w14:paraId="6FBF1764" w14:textId="77777777" w:rsidR="005D7F2D" w:rsidRPr="00E77497" w:rsidRDefault="005D7F2D" w:rsidP="005D7F2D">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10F15643" w14:textId="77777777" w:rsidR="005D7F2D" w:rsidRPr="00E77497" w:rsidRDefault="005D7F2D" w:rsidP="005D7F2D">
      <w:pPr>
        <w:pStyle w:val="SyntaxRule"/>
      </w:pPr>
      <w:r w:rsidRPr="00E77497">
        <w:t xml:space="preserve">NonemptyClassRangesNoDash </w:t>
      </w:r>
      <w:r w:rsidRPr="00E77497">
        <w:rPr>
          <w:rFonts w:ascii="Arial" w:hAnsi="Arial"/>
          <w:b/>
          <w:i w:val="0"/>
        </w:rPr>
        <w:t>::</w:t>
      </w:r>
    </w:p>
    <w:p w14:paraId="1586F06E" w14:textId="77777777" w:rsidR="005D7F2D" w:rsidRPr="00E77497" w:rsidRDefault="005D7F2D" w:rsidP="005D7F2D">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74C26641" w14:textId="77777777" w:rsidR="005D7F2D" w:rsidRPr="00E77497" w:rsidRDefault="005D7F2D" w:rsidP="005D7F2D">
      <w:pPr>
        <w:pStyle w:val="SyntaxRule"/>
      </w:pPr>
      <w:r w:rsidRPr="00E77497">
        <w:t xml:space="preserve">ClassAtom </w:t>
      </w:r>
      <w:r w:rsidRPr="00E77497">
        <w:rPr>
          <w:rFonts w:ascii="Arial" w:hAnsi="Arial"/>
          <w:b/>
          <w:i w:val="0"/>
        </w:rPr>
        <w:t>::</w:t>
      </w:r>
    </w:p>
    <w:p w14:paraId="60D9B197" w14:textId="77777777" w:rsidR="005D7F2D" w:rsidRPr="00E77497" w:rsidRDefault="005D7F2D" w:rsidP="005D7F2D">
      <w:pPr>
        <w:pStyle w:val="SyntaxDefinition"/>
      </w:pPr>
      <w:r w:rsidRPr="00E77497">
        <w:rPr>
          <w:rFonts w:ascii="Courier New" w:hAnsi="Courier New"/>
          <w:b/>
          <w:i w:val="0"/>
        </w:rPr>
        <w:t>-</w:t>
      </w:r>
      <w:r w:rsidRPr="00E77497">
        <w:br/>
        <w:t>ClassAtomNoDash</w:t>
      </w:r>
    </w:p>
    <w:p w14:paraId="1A7ECFF0" w14:textId="77777777" w:rsidR="005D7F2D" w:rsidRPr="00E77497" w:rsidRDefault="005D7F2D" w:rsidP="005D7F2D">
      <w:pPr>
        <w:pStyle w:val="SyntaxRule"/>
      </w:pPr>
      <w:r w:rsidRPr="00E77497">
        <w:t xml:space="preserve">ClassAtomNoDash </w:t>
      </w:r>
      <w:r w:rsidRPr="00E77497">
        <w:rPr>
          <w:rFonts w:ascii="Arial" w:hAnsi="Arial"/>
          <w:b/>
          <w:i w:val="0"/>
        </w:rPr>
        <w:t>::</w:t>
      </w:r>
    </w:p>
    <w:p w14:paraId="0DFBFB1D" w14:textId="77777777" w:rsidR="005D7F2D" w:rsidRPr="00E77497" w:rsidRDefault="005D7F2D" w:rsidP="005D7F2D">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16DD419C" w14:textId="77777777" w:rsidR="005D7F2D" w:rsidRPr="00E77497" w:rsidRDefault="005D7F2D" w:rsidP="005D7F2D">
      <w:pPr>
        <w:pStyle w:val="SyntaxRule"/>
      </w:pPr>
      <w:r w:rsidRPr="00E77497">
        <w:t xml:space="preserve">ClassEscape </w:t>
      </w:r>
      <w:r w:rsidRPr="00E77497">
        <w:rPr>
          <w:rFonts w:ascii="Arial" w:hAnsi="Arial"/>
          <w:b/>
          <w:i w:val="0"/>
        </w:rPr>
        <w:t>::</w:t>
      </w:r>
    </w:p>
    <w:p w14:paraId="412AA862" w14:textId="77777777" w:rsidR="005D7F2D" w:rsidRPr="00E77497" w:rsidRDefault="005D7F2D" w:rsidP="005D7F2D">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1C8A7F9C" w14:textId="77777777" w:rsidR="005D7F2D" w:rsidRPr="00E77497" w:rsidRDefault="005D7F2D" w:rsidP="005D7F2D">
      <w:pPr>
        <w:pStyle w:val="30"/>
      </w:pPr>
      <w:bookmarkStart w:id="5243" w:name="_Ref366078803"/>
      <w:bookmarkStart w:id="5244" w:name="_Ref366078816"/>
      <w:bookmarkStart w:id="5245" w:name="_Ref366078833"/>
      <w:bookmarkStart w:id="5246" w:name="_Ref366079056"/>
      <w:bookmarkStart w:id="5247" w:name="_Toc366142077"/>
      <w:r w:rsidRPr="00E77497">
        <w:t>Pattern Semantics</w:t>
      </w:r>
      <w:bookmarkEnd w:id="5243"/>
      <w:bookmarkEnd w:id="5244"/>
      <w:bookmarkEnd w:id="5245"/>
      <w:bookmarkEnd w:id="5246"/>
      <w:bookmarkEnd w:id="5247"/>
    </w:p>
    <w:p w14:paraId="084E4C82" w14:textId="77777777" w:rsidR="005D7F2D" w:rsidRPr="00E77497" w:rsidRDefault="005D7F2D" w:rsidP="005D7F2D">
      <w:r w:rsidRPr="00E77497">
        <w:t xml:space="preserve">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w:t>
      </w:r>
      <w:r>
        <w:t>[[RegExpMatcher]]</w:t>
      </w:r>
      <w:r w:rsidRPr="00E77497">
        <w:t xml:space="preserve"> internal </w:t>
      </w:r>
      <w:r>
        <w:t xml:space="preserve">data </w:t>
      </w:r>
      <w:r w:rsidRPr="00E77497">
        <w:t>property.</w:t>
      </w:r>
    </w:p>
    <w:p w14:paraId="3ED9B99E" w14:textId="77777777" w:rsidR="005D7F2D" w:rsidRPr="00E77497" w:rsidRDefault="005D7F2D" w:rsidP="005D7F2D">
      <w:pPr>
        <w:pStyle w:val="40"/>
      </w:pPr>
      <w:bookmarkStart w:id="5248" w:name="_Ref366079453"/>
      <w:r w:rsidRPr="00E77497">
        <w:t>Notation</w:t>
      </w:r>
      <w:bookmarkEnd w:id="5248"/>
    </w:p>
    <w:p w14:paraId="41B2CA8D" w14:textId="77777777" w:rsidR="005D7F2D" w:rsidRPr="00E77497" w:rsidRDefault="005D7F2D" w:rsidP="005D7F2D">
      <w:pPr>
        <w:spacing w:after="120"/>
      </w:pPr>
      <w:r w:rsidRPr="00E77497">
        <w:t>The descriptions below use the following variables:</w:t>
      </w:r>
    </w:p>
    <w:p w14:paraId="03114923" w14:textId="77777777" w:rsidR="005D7F2D" w:rsidRPr="00E77497" w:rsidRDefault="005D7F2D" w:rsidP="005D7F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492F62E3" w14:textId="77777777" w:rsidR="005D7F2D" w:rsidRPr="00E77497" w:rsidRDefault="005D7F2D" w:rsidP="005D7F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14:paraId="39F16786" w14:textId="77777777" w:rsidR="005D7F2D" w:rsidRPr="00E77497" w:rsidRDefault="005D7F2D" w:rsidP="005D7F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7D1D4DFA" w14:textId="77777777" w:rsidR="005D7F2D" w:rsidRPr="00E77497" w:rsidRDefault="005D7F2D" w:rsidP="005D7F2D">
      <w:pPr>
        <w:numPr>
          <w:ilvl w:val="0"/>
          <w:numId w:val="285"/>
        </w:numPr>
        <w:spacing w:after="60"/>
        <w:ind w:left="1080"/>
      </w:pPr>
      <w:r w:rsidRPr="00E77497">
        <w:rPr>
          <w:rFonts w:ascii="Times New Roman" w:hAnsi="Times New Roman"/>
          <w:i/>
        </w:rPr>
        <w:t>IgnoreCase</w:t>
      </w:r>
      <w:r w:rsidRPr="00E77497">
        <w:t xml:space="preserve"> is </w:t>
      </w:r>
      <w:r w:rsidRPr="00F92BFE">
        <w:rPr>
          <w:rFonts w:ascii="Times New Roman" w:hAnsi="Times New Roman"/>
          <w:b/>
          <w:bCs/>
        </w:rPr>
        <w:t>true</w:t>
      </w:r>
      <w:r>
        <w:t xml:space="preserve"> if the</w:t>
      </w:r>
      <w:r w:rsidRPr="00E77497">
        <w:t xml:space="preserve"> RegExp object's </w:t>
      </w:r>
      <w:r>
        <w:t xml:space="preserve">[[OriginalFlags]] internal data </w:t>
      </w:r>
      <w:r w:rsidRPr="00E77497">
        <w:t>property</w:t>
      </w:r>
      <w:r w:rsidRPr="00FB7B23">
        <w:t xml:space="preserve"> </w:t>
      </w:r>
      <w:r>
        <w:t xml:space="preserve">contains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and otherwise is </w:t>
      </w:r>
      <w:r w:rsidRPr="00F92BFE">
        <w:rPr>
          <w:rFonts w:ascii="Times New Roman" w:hAnsi="Times New Roman"/>
          <w:b/>
          <w:bCs/>
        </w:rPr>
        <w:t>false</w:t>
      </w:r>
      <w:r w:rsidRPr="00E77497">
        <w:t>.</w:t>
      </w:r>
    </w:p>
    <w:p w14:paraId="684568E7" w14:textId="77777777" w:rsidR="005D7F2D" w:rsidRPr="00E77497" w:rsidRDefault="005D7F2D" w:rsidP="005D7F2D">
      <w:pPr>
        <w:numPr>
          <w:ilvl w:val="0"/>
          <w:numId w:val="285"/>
        </w:numPr>
        <w:ind w:left="1080"/>
      </w:pPr>
      <w:r w:rsidRPr="00E77497">
        <w:rPr>
          <w:rFonts w:ascii="Times New Roman" w:hAnsi="Times New Roman"/>
          <w:i/>
        </w:rPr>
        <w:t>Multiline</w:t>
      </w:r>
      <w:r w:rsidRPr="00E77497">
        <w:t xml:space="preserve"> is </w:t>
      </w:r>
      <w:r w:rsidRPr="00F92BFE">
        <w:rPr>
          <w:rFonts w:ascii="Times New Roman" w:hAnsi="Times New Roman"/>
          <w:b/>
          <w:bCs/>
        </w:rPr>
        <w:t>true</w:t>
      </w:r>
      <w:r>
        <w:t xml:space="preserve"> if the</w:t>
      </w:r>
      <w:r w:rsidRPr="00E77497">
        <w:t xml:space="preserve"> RegExp object’s </w:t>
      </w:r>
      <w:r>
        <w:t xml:space="preserve">[[OriginalFlags]] internal data </w:t>
      </w:r>
      <w:r w:rsidRPr="00E77497">
        <w:t>property</w:t>
      </w:r>
      <w:r>
        <w:t xml:space="preserve"> contains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and otherwise is </w:t>
      </w:r>
      <w:r w:rsidRPr="00F92BFE">
        <w:rPr>
          <w:rFonts w:ascii="Times New Roman" w:hAnsi="Times New Roman"/>
          <w:b/>
          <w:bCs/>
        </w:rPr>
        <w:t>false</w:t>
      </w:r>
      <w:r w:rsidRPr="00E77497">
        <w:t>.</w:t>
      </w:r>
    </w:p>
    <w:p w14:paraId="49D65423" w14:textId="77777777" w:rsidR="005D7F2D" w:rsidRPr="00E77497" w:rsidRDefault="005D7F2D" w:rsidP="005D7F2D">
      <w:r w:rsidRPr="00E77497">
        <w:t>Furthermore, the descriptions below use the following internal data structures:</w:t>
      </w:r>
    </w:p>
    <w:p w14:paraId="3E66A3F9" w14:textId="77777777"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14:paraId="02AD5875" w14:textId="77777777"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 </w:t>
      </w:r>
      <w:r>
        <w:t>List</w:t>
      </w:r>
      <w:r w:rsidRPr="00E77497">
        <w:t xml:space="preserve">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4F27418B" w14:textId="77777777"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300A3E73" w14:textId="77777777"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140AA12A" w14:textId="77777777"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76D5847F" w14:textId="77777777" w:rsidR="005D7F2D" w:rsidRPr="00E77497" w:rsidRDefault="005D7F2D" w:rsidP="005D7F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14:paraId="7848FDD6" w14:textId="77777777" w:rsidR="005D7F2D" w:rsidRPr="00E77497" w:rsidRDefault="005D7F2D" w:rsidP="005D7F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233EE4C5" w14:textId="77777777" w:rsidR="005D7F2D" w:rsidRPr="00E77497" w:rsidRDefault="005D7F2D" w:rsidP="005D7F2D">
      <w:pPr>
        <w:pStyle w:val="40"/>
      </w:pPr>
      <w:r w:rsidRPr="00E77497">
        <w:t>Pattern</w:t>
      </w:r>
    </w:p>
    <w:p w14:paraId="3EDB0DF1" w14:textId="77777777" w:rsidR="005D7F2D" w:rsidRPr="00E77497" w:rsidRDefault="005D7F2D" w:rsidP="005D7F2D">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74B2AF1D" w14:textId="77777777" w:rsidR="005D7F2D" w:rsidRPr="00E77497" w:rsidRDefault="005D7F2D" w:rsidP="005D7F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14:paraId="05F4E034" w14:textId="77777777" w:rsidR="005D7F2D" w:rsidRPr="00E77497" w:rsidRDefault="005D7F2D" w:rsidP="005D7F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1E49D753" w14:textId="77777777" w:rsidR="005D7F2D" w:rsidRPr="00E77497" w:rsidRDefault="005D7F2D" w:rsidP="005D7F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xml:space="preserve">. This variable will be used throughout the algorithms in </w:t>
      </w:r>
      <w:r w:rsidR="006A3D7C">
        <w:fldChar w:fldCharType="begin"/>
      </w:r>
      <w:r w:rsidR="006A3D7C">
        <w:instrText xml:space="preserve"> REF _Ref366078803 \r \h </w:instrText>
      </w:r>
      <w:r w:rsidR="006A3D7C">
        <w:fldChar w:fldCharType="separate"/>
      </w:r>
      <w:r w:rsidR="00083CEC">
        <w:t>21.2.2</w:t>
      </w:r>
      <w:r w:rsidR="006A3D7C">
        <w:fldChar w:fldCharType="end"/>
      </w:r>
      <w:r w:rsidRPr="00E77497">
        <w:t>.</w:t>
      </w:r>
    </w:p>
    <w:p w14:paraId="11D659FB" w14:textId="77777777" w:rsidR="005D7F2D" w:rsidRPr="00E77497" w:rsidRDefault="005D7F2D" w:rsidP="005D7F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xml:space="preserve">. This variable will be used throughout the algorithms in </w:t>
      </w:r>
      <w:r w:rsidR="006A3D7C">
        <w:fldChar w:fldCharType="begin"/>
      </w:r>
      <w:r w:rsidR="006A3D7C">
        <w:instrText xml:space="preserve"> REF _Ref366078816 \r \h </w:instrText>
      </w:r>
      <w:r w:rsidR="006A3D7C">
        <w:fldChar w:fldCharType="separate"/>
      </w:r>
      <w:r w:rsidR="00083CEC">
        <w:t>21.2.2</w:t>
      </w:r>
      <w:r w:rsidR="006A3D7C">
        <w:fldChar w:fldCharType="end"/>
      </w:r>
      <w:r w:rsidRPr="00E77497">
        <w:t>.</w:t>
      </w:r>
    </w:p>
    <w:p w14:paraId="6746A8F4" w14:textId="77777777" w:rsidR="005D7F2D" w:rsidRPr="00E77497" w:rsidRDefault="005D7F2D" w:rsidP="005D7F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14:paraId="1CCC9061" w14:textId="77777777" w:rsidR="005D7F2D" w:rsidRPr="00E77497" w:rsidRDefault="005D7F2D" w:rsidP="005D7F2D">
      <w:pPr>
        <w:pStyle w:val="Alg40"/>
        <w:numPr>
          <w:ilvl w:val="0"/>
          <w:numId w:val="402"/>
        </w:numPr>
        <w:ind w:left="1800" w:hanging="270"/>
      </w:pPr>
      <w:r w:rsidRPr="00E77497">
        <w:t xml:space="preserve">Let </w:t>
      </w:r>
      <w:r w:rsidRPr="00E77497">
        <w:rPr>
          <w:i/>
        </w:rPr>
        <w:t>cap</w:t>
      </w:r>
      <w:r w:rsidRPr="00E77497">
        <w:t xml:space="preserve"> be a </w:t>
      </w:r>
      <w:r>
        <w:t>List</w:t>
      </w:r>
      <w:r w:rsidRPr="00E77497">
        <w:t xml:space="preserve">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6ECB96C0" w14:textId="77777777" w:rsidR="005D7F2D" w:rsidRPr="00E77497" w:rsidRDefault="005D7F2D" w:rsidP="005D7F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14:paraId="136348D3" w14:textId="77777777" w:rsidR="005D7F2D" w:rsidRPr="00E77497" w:rsidRDefault="005D7F2D" w:rsidP="005D7F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62ED90E8" w14:textId="77777777" w:rsidR="005D7F2D" w:rsidRPr="00E77497" w:rsidRDefault="005D7F2D" w:rsidP="005D7F2D">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w:t>
      </w:r>
      <w:r w:rsidR="006A3D7C">
        <w:fldChar w:fldCharType="begin"/>
      </w:r>
      <w:r w:rsidR="006A3D7C">
        <w:instrText xml:space="preserve"> REF _Ref366078833 \r \h </w:instrText>
      </w:r>
      <w:r w:rsidR="006A3D7C">
        <w:fldChar w:fldCharType="separate"/>
      </w:r>
      <w:r w:rsidR="00083CEC">
        <w:t>21.2.2</w:t>
      </w:r>
      <w:r w:rsidR="006A3D7C">
        <w:fldChar w:fldCharType="end"/>
      </w:r>
      <w:r w:rsidRPr="00E77497">
        <w:t xml:space="preserve">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4EDCEE58" w14:textId="77777777" w:rsidR="005D7F2D" w:rsidRPr="00E77497" w:rsidRDefault="005D7F2D" w:rsidP="005D7F2D">
      <w:pPr>
        <w:pStyle w:val="40"/>
      </w:pPr>
      <w:r w:rsidRPr="00E77497">
        <w:t>Disjunction</w:t>
      </w:r>
    </w:p>
    <w:p w14:paraId="0CB08C8D" w14:textId="77777777" w:rsidR="005D7F2D" w:rsidRPr="00E77497" w:rsidRDefault="005D7F2D" w:rsidP="005D7F2D">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6A6090">
        <w:rPr>
          <w:rFonts w:ascii="Times New Roman" w:hAnsi="Times New Roman"/>
          <w:iCs/>
        </w:rPr>
        <w:t>Matcher</w:t>
      </w:r>
      <w:r w:rsidRPr="00E77497">
        <w:t xml:space="preserve"> and returning that </w:t>
      </w:r>
      <w:r w:rsidRPr="006A6090">
        <w:rPr>
          <w:rFonts w:ascii="Times New Roman" w:hAnsi="Times New Roman"/>
          <w:iCs/>
        </w:rPr>
        <w:t>Matcher</w:t>
      </w:r>
      <w:r w:rsidRPr="00E77497">
        <w:t>.</w:t>
      </w:r>
    </w:p>
    <w:p w14:paraId="6C0CA3E2" w14:textId="77777777" w:rsidR="005D7F2D" w:rsidRPr="00E77497" w:rsidRDefault="005D7F2D" w:rsidP="005D7F2D">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3BF80AD1" w14:textId="77777777" w:rsidR="005D7F2D" w:rsidRPr="00E77497" w:rsidRDefault="005D7F2D" w:rsidP="005D7F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14:paraId="35C3B530" w14:textId="77777777" w:rsidR="005D7F2D" w:rsidRPr="00E77497" w:rsidRDefault="005D7F2D" w:rsidP="005D7F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14:paraId="300AD44C" w14:textId="77777777" w:rsidR="005D7F2D" w:rsidRPr="00E77497" w:rsidRDefault="005D7F2D" w:rsidP="005D7F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2A7F23A1" w14:textId="77777777" w:rsidR="005D7F2D" w:rsidRPr="00E77497" w:rsidRDefault="005D7F2D" w:rsidP="005D7F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14:paraId="6A869DEB" w14:textId="77777777" w:rsidR="005D7F2D" w:rsidRPr="00E77497" w:rsidRDefault="005D7F2D" w:rsidP="005D7F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14:paraId="496536AF" w14:textId="77777777" w:rsidR="005D7F2D" w:rsidRPr="00E77497" w:rsidRDefault="005D7F2D" w:rsidP="005D7F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14:paraId="4AEFAA25" w14:textId="77777777" w:rsidR="005D7F2D" w:rsidRPr="00E77497" w:rsidRDefault="005D7F2D" w:rsidP="005D7F2D">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675F2DB9" w14:textId="77777777" w:rsidR="005D7F2D" w:rsidRPr="00E77497" w:rsidRDefault="005D7F2D" w:rsidP="005D7F2D">
      <w:pPr>
        <w:pStyle w:val="CodeSample4"/>
        <w:spacing w:after="60"/>
        <w:ind w:left="2059"/>
        <w:rPr>
          <w:sz w:val="18"/>
          <w:szCs w:val="18"/>
        </w:rPr>
      </w:pPr>
      <w:r w:rsidRPr="00E77497">
        <w:rPr>
          <w:sz w:val="18"/>
          <w:szCs w:val="18"/>
        </w:rPr>
        <w:t>/a|ab/.exec("abc")</w:t>
      </w:r>
    </w:p>
    <w:p w14:paraId="4969FBB5" w14:textId="77777777" w:rsidR="005D7F2D" w:rsidRPr="00E77497" w:rsidRDefault="005D7F2D" w:rsidP="005D7F2D">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01EA1F02" w14:textId="77777777" w:rsidR="005D7F2D" w:rsidRPr="00E77497" w:rsidRDefault="005D7F2D" w:rsidP="005D7F2D">
      <w:pPr>
        <w:pStyle w:val="CodeSample4"/>
        <w:spacing w:after="60"/>
        <w:ind w:left="2059"/>
        <w:rPr>
          <w:sz w:val="18"/>
          <w:szCs w:val="18"/>
        </w:rPr>
      </w:pPr>
      <w:r w:rsidRPr="00E77497">
        <w:rPr>
          <w:sz w:val="18"/>
          <w:szCs w:val="18"/>
        </w:rPr>
        <w:t>/((a)|(ab))((c)|(bc))/.exec("abc")</w:t>
      </w:r>
    </w:p>
    <w:p w14:paraId="0DB43173" w14:textId="77777777" w:rsidR="005D7F2D" w:rsidRPr="00E77497" w:rsidRDefault="005D7F2D" w:rsidP="005D7F2D">
      <w:pPr>
        <w:pStyle w:val="Note"/>
        <w:spacing w:after="60"/>
      </w:pPr>
      <w:r w:rsidRPr="00E77497">
        <w:t>returns the array</w:t>
      </w:r>
    </w:p>
    <w:p w14:paraId="54D9B237" w14:textId="77777777" w:rsidR="005D7F2D" w:rsidRPr="00E77497" w:rsidRDefault="005D7F2D" w:rsidP="005D7F2D">
      <w:pPr>
        <w:pStyle w:val="CodeSample4"/>
        <w:spacing w:after="60"/>
        <w:ind w:left="2059"/>
        <w:rPr>
          <w:sz w:val="18"/>
          <w:szCs w:val="18"/>
        </w:rPr>
      </w:pPr>
      <w:r w:rsidRPr="00E77497">
        <w:rPr>
          <w:sz w:val="18"/>
          <w:szCs w:val="18"/>
        </w:rPr>
        <w:t>["abc", "a", "a", undefined, "bc", undefined, "bc"]</w:t>
      </w:r>
    </w:p>
    <w:p w14:paraId="3E96C39E" w14:textId="77777777" w:rsidR="005D7F2D" w:rsidRPr="00E77497" w:rsidRDefault="005D7F2D" w:rsidP="005D7F2D">
      <w:pPr>
        <w:pStyle w:val="Note"/>
        <w:spacing w:after="60"/>
      </w:pPr>
      <w:r w:rsidRPr="00E77497">
        <w:t>and not</w:t>
      </w:r>
    </w:p>
    <w:p w14:paraId="38DB63DC" w14:textId="77777777" w:rsidR="005D7F2D" w:rsidRPr="00E77497" w:rsidRDefault="005D7F2D" w:rsidP="005D7F2D">
      <w:pPr>
        <w:pStyle w:val="CodeSample4"/>
        <w:ind w:left="2058" w:hanging="357"/>
        <w:rPr>
          <w:sz w:val="18"/>
          <w:szCs w:val="18"/>
        </w:rPr>
      </w:pPr>
      <w:r w:rsidRPr="00E77497">
        <w:rPr>
          <w:sz w:val="18"/>
          <w:szCs w:val="18"/>
        </w:rPr>
        <w:t>["abc", "ab", undefined, "ab", "c", "c", undefined]</w:t>
      </w:r>
    </w:p>
    <w:p w14:paraId="5392B222" w14:textId="77777777" w:rsidR="005D7F2D" w:rsidRPr="00E77497" w:rsidRDefault="005D7F2D" w:rsidP="005D7F2D">
      <w:pPr>
        <w:pStyle w:val="40"/>
      </w:pPr>
      <w:r w:rsidRPr="00E77497">
        <w:t>Alternative</w:t>
      </w:r>
    </w:p>
    <w:p w14:paraId="3DC89992" w14:textId="77777777" w:rsidR="005D7F2D" w:rsidRPr="00E77497" w:rsidRDefault="005D7F2D" w:rsidP="005D7F2D">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53B83A00" w14:textId="77777777" w:rsidR="005D7F2D" w:rsidRPr="00E77497" w:rsidRDefault="005D7F2D" w:rsidP="005D7F2D">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5D95E22C" w14:textId="77777777" w:rsidR="005D7F2D" w:rsidRPr="00E77497" w:rsidRDefault="005D7F2D" w:rsidP="005D7F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14:paraId="5A129976" w14:textId="77777777" w:rsidR="005D7F2D" w:rsidRPr="00E77497" w:rsidRDefault="005D7F2D" w:rsidP="005D7F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14:paraId="169617CA" w14:textId="77777777" w:rsidR="005D7F2D" w:rsidRPr="00E77497" w:rsidRDefault="005D7F2D" w:rsidP="005D7F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171B64A5" w14:textId="77777777" w:rsidR="005D7F2D" w:rsidRPr="00E77497" w:rsidRDefault="005D7F2D" w:rsidP="005D7F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10F0D3A1" w14:textId="77777777" w:rsidR="005D7F2D" w:rsidRPr="00E77497" w:rsidRDefault="005D7F2D" w:rsidP="005D7F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01F3781F" w14:textId="77777777" w:rsidR="005D7F2D" w:rsidRPr="00E77497" w:rsidRDefault="005D7F2D" w:rsidP="005D7F2D">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7453EC50" w14:textId="77777777" w:rsidR="005D7F2D" w:rsidRPr="00E77497" w:rsidRDefault="005D7F2D" w:rsidP="005D7F2D">
      <w:pPr>
        <w:pStyle w:val="40"/>
      </w:pPr>
      <w:r w:rsidRPr="00E77497">
        <w:t>Term</w:t>
      </w:r>
    </w:p>
    <w:p w14:paraId="529DBBF7" w14:textId="77777777"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0840C9BA" w14:textId="77777777" w:rsidR="005D7F2D" w:rsidRPr="00E77497" w:rsidRDefault="005D7F2D" w:rsidP="005D7F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14:paraId="388793A0" w14:textId="77777777" w:rsidR="005D7F2D" w:rsidRPr="00E77497" w:rsidRDefault="005D7F2D" w:rsidP="005D7F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14:paraId="44373DA9" w14:textId="77777777" w:rsidR="005D7F2D" w:rsidRPr="00E77497" w:rsidRDefault="005D7F2D" w:rsidP="005D7F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14:paraId="164562C0" w14:textId="77777777" w:rsidR="005D7F2D" w:rsidRPr="00E77497" w:rsidRDefault="005D7F2D" w:rsidP="005D7F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14:paraId="7EEA17DE" w14:textId="77777777"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14:paraId="75A2A1B9" w14:textId="77777777"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7B231CA1" w14:textId="77777777" w:rsidR="005D7F2D" w:rsidRPr="00E77497" w:rsidRDefault="005D7F2D" w:rsidP="005D7F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14:paraId="0D0E5862" w14:textId="77777777" w:rsidR="005D7F2D" w:rsidRPr="00546435" w:rsidRDefault="005D7F2D" w:rsidP="005D7F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7A615FDF" w14:textId="77777777" w:rsidR="005D7F2D" w:rsidRPr="00E77497" w:rsidRDefault="005D7F2D" w:rsidP="005D7F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04A7D7AA" w14:textId="77777777" w:rsidR="005D7F2D" w:rsidRPr="00E77497" w:rsidRDefault="005D7F2D" w:rsidP="005D7F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36094CBB" w14:textId="77777777" w:rsidR="005D7F2D" w:rsidRPr="00E77497" w:rsidRDefault="005D7F2D" w:rsidP="005D7F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1DD16FB6" w14:textId="77777777" w:rsidR="005D7F2D" w:rsidRPr="00E77497" w:rsidRDefault="005D7F2D" w:rsidP="005D7F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06B7616D" w14:textId="77777777" w:rsidR="005D7F2D" w:rsidRPr="00E77497" w:rsidRDefault="005D7F2D" w:rsidP="005D7F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442150F0"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RepeatMatcher </w:t>
      </w:r>
      <w:r>
        <w:rPr>
          <w:rFonts w:ascii="Helvetica" w:hAnsi="Helvetica"/>
          <w:b/>
          <w:spacing w:val="6"/>
        </w:rPr>
        <w:t>Abstract Operation</w:t>
      </w:r>
    </w:p>
    <w:p w14:paraId="4D2AE5D2" w14:textId="77777777" w:rsidR="005D7F2D" w:rsidRPr="00E77497" w:rsidRDefault="005D7F2D" w:rsidP="005D7F2D">
      <w:r w:rsidRPr="00E77497">
        <w:t xml:space="preserve">The abstract operation </w:t>
      </w:r>
      <w:r w:rsidRPr="007B7042">
        <w:rPr>
          <w:rFonts w:ascii="Times New Roman" w:hAnsi="Times New Roman"/>
          <w:iCs/>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01BF92F1" w14:textId="77777777" w:rsidR="005D7F2D" w:rsidRPr="00E77497" w:rsidRDefault="005D7F2D" w:rsidP="005D7F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14:paraId="2D74DF60" w14:textId="77777777" w:rsidR="005D7F2D" w:rsidRPr="00E77497" w:rsidRDefault="005D7F2D" w:rsidP="005D7F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14:paraId="77AA25B7" w14:textId="77777777" w:rsidR="005D7F2D" w:rsidRPr="00E77497" w:rsidRDefault="005D7F2D" w:rsidP="005D7F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14:paraId="5575C508" w14:textId="77777777" w:rsidR="005D7F2D" w:rsidRPr="00E77497" w:rsidRDefault="005D7F2D" w:rsidP="005D7F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14:paraId="22149EF2" w14:textId="77777777" w:rsidR="005D7F2D" w:rsidRPr="00E77497" w:rsidRDefault="005D7F2D" w:rsidP="005D7F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14:paraId="0C2277FE" w14:textId="77777777" w:rsidR="005D7F2D" w:rsidRPr="00E77497" w:rsidRDefault="005D7F2D" w:rsidP="005D7F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21620917" w14:textId="77777777" w:rsidR="005D7F2D" w:rsidRPr="00E77497" w:rsidRDefault="005D7F2D" w:rsidP="005D7F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w:t>
      </w:r>
      <w:r>
        <w:t>List</w:t>
      </w:r>
      <w:r w:rsidRPr="00E77497">
        <w:t>.</w:t>
      </w:r>
    </w:p>
    <w:p w14:paraId="49038B93" w14:textId="77777777" w:rsidR="005D7F2D" w:rsidRPr="00E77497" w:rsidRDefault="005D7F2D" w:rsidP="005D7F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14:paraId="280E668A" w14:textId="77777777" w:rsidR="005D7F2D" w:rsidRPr="00E77497" w:rsidRDefault="005D7F2D" w:rsidP="005D7F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B807155" w14:textId="77777777" w:rsidR="005D7F2D" w:rsidRPr="00E77497" w:rsidRDefault="005D7F2D" w:rsidP="005D7F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14:paraId="1988A25F" w14:textId="77777777" w:rsidR="005D7F2D" w:rsidRPr="00E77497" w:rsidRDefault="005D7F2D" w:rsidP="005D7F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14:paraId="29C9DDD8" w14:textId="77777777" w:rsidR="005D7F2D" w:rsidRPr="00E77497" w:rsidRDefault="005D7F2D" w:rsidP="005D7F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14:paraId="40507E50" w14:textId="77777777" w:rsidR="005D7F2D" w:rsidRPr="00E77497" w:rsidRDefault="005D7F2D" w:rsidP="005D7F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14:paraId="6B0A8A8B" w14:textId="77777777" w:rsidR="005D7F2D" w:rsidRPr="00E77497" w:rsidRDefault="005D7F2D" w:rsidP="005D7F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0E71DB47" w14:textId="77777777" w:rsidR="005D7F2D" w:rsidRPr="00E77497" w:rsidRDefault="005D7F2D" w:rsidP="005D7F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14:paraId="40F5F21C" w14:textId="77777777" w:rsidR="005D7F2D" w:rsidRPr="00E77497" w:rsidRDefault="005D7F2D" w:rsidP="005D7F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14:paraId="3655E24E" w14:textId="77777777" w:rsidR="005D7F2D" w:rsidRPr="00E77497" w:rsidRDefault="005D7F2D" w:rsidP="005D7F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17D7A4C7" w14:textId="77777777" w:rsidR="005D7F2D" w:rsidRPr="00E77497" w:rsidRDefault="005D7F2D" w:rsidP="005D7F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14:paraId="46D922FC" w14:textId="77777777" w:rsidR="005D7F2D" w:rsidRPr="00E77497" w:rsidRDefault="005D7F2D" w:rsidP="005D7F2D">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14:paraId="131FFC56" w14:textId="77777777" w:rsidR="005D7F2D" w:rsidRPr="00E77497" w:rsidRDefault="005D7F2D" w:rsidP="005D7F2D">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4D201A1A" w14:textId="77777777" w:rsidR="005D7F2D" w:rsidRPr="00E77497" w:rsidRDefault="005D7F2D" w:rsidP="005D7F2D">
      <w:pPr>
        <w:pStyle w:val="Note"/>
        <w:spacing w:after="60"/>
      </w:pPr>
      <w:r w:rsidRPr="00E77497">
        <w:t>Compare</w:t>
      </w:r>
    </w:p>
    <w:p w14:paraId="63962D63" w14:textId="77777777" w:rsidR="005D7F2D" w:rsidRPr="00E77497" w:rsidRDefault="005D7F2D" w:rsidP="005D7F2D">
      <w:pPr>
        <w:pStyle w:val="CodeSample4"/>
        <w:spacing w:after="60"/>
        <w:ind w:left="2059"/>
        <w:rPr>
          <w:sz w:val="18"/>
        </w:rPr>
      </w:pPr>
      <w:r w:rsidRPr="00E77497">
        <w:rPr>
          <w:sz w:val="18"/>
        </w:rPr>
        <w:t>/a[a-z]{2,4}/.exec("abcdefghi")</w:t>
      </w:r>
    </w:p>
    <w:p w14:paraId="135815EB" w14:textId="77777777" w:rsidR="005D7F2D" w:rsidRPr="00E77497" w:rsidRDefault="005D7F2D" w:rsidP="005D7F2D">
      <w:pPr>
        <w:pStyle w:val="Note"/>
        <w:spacing w:after="60"/>
      </w:pPr>
      <w:r w:rsidRPr="00E77497">
        <w:t xml:space="preserve">which returns </w:t>
      </w:r>
      <w:r w:rsidRPr="00E77497">
        <w:rPr>
          <w:rFonts w:ascii="Courier New" w:hAnsi="Courier New"/>
          <w:b/>
        </w:rPr>
        <w:t>"abcde"</w:t>
      </w:r>
      <w:r w:rsidRPr="00E77497">
        <w:t xml:space="preserve"> with</w:t>
      </w:r>
    </w:p>
    <w:p w14:paraId="354DA1E0" w14:textId="77777777" w:rsidR="005D7F2D" w:rsidRPr="00E77497" w:rsidRDefault="005D7F2D" w:rsidP="005D7F2D">
      <w:pPr>
        <w:pStyle w:val="CodeSample4"/>
        <w:spacing w:after="60"/>
        <w:ind w:left="2059"/>
        <w:rPr>
          <w:sz w:val="18"/>
        </w:rPr>
      </w:pPr>
      <w:r w:rsidRPr="00E77497">
        <w:rPr>
          <w:sz w:val="18"/>
        </w:rPr>
        <w:t>/a[a-z]{2,4}?/.exec("abcdefghi")</w:t>
      </w:r>
    </w:p>
    <w:p w14:paraId="7E47EF7B" w14:textId="77777777" w:rsidR="005D7F2D" w:rsidRPr="00E77497" w:rsidRDefault="005D7F2D" w:rsidP="005D7F2D">
      <w:pPr>
        <w:pStyle w:val="Note"/>
      </w:pPr>
      <w:r w:rsidRPr="00E77497">
        <w:t xml:space="preserve">which returns </w:t>
      </w:r>
      <w:r w:rsidRPr="00E77497">
        <w:rPr>
          <w:rFonts w:ascii="Courier New" w:hAnsi="Courier New"/>
          <w:b/>
        </w:rPr>
        <w:t>"abc"</w:t>
      </w:r>
      <w:r w:rsidRPr="00E77497">
        <w:t>.</w:t>
      </w:r>
    </w:p>
    <w:p w14:paraId="28BB2B1C" w14:textId="77777777" w:rsidR="005D7F2D" w:rsidRPr="00E77497" w:rsidRDefault="005D7F2D" w:rsidP="005D7F2D">
      <w:pPr>
        <w:pStyle w:val="Note"/>
        <w:spacing w:after="60"/>
      </w:pPr>
      <w:r w:rsidRPr="00E77497">
        <w:t>Consider also</w:t>
      </w:r>
    </w:p>
    <w:p w14:paraId="2F719A87" w14:textId="77777777" w:rsidR="005D7F2D" w:rsidRPr="00E77497" w:rsidRDefault="005D7F2D" w:rsidP="005D7F2D">
      <w:pPr>
        <w:pStyle w:val="CodeSample4"/>
        <w:spacing w:after="60"/>
        <w:ind w:left="2059"/>
        <w:rPr>
          <w:sz w:val="18"/>
        </w:rPr>
      </w:pPr>
      <w:r w:rsidRPr="00E77497">
        <w:rPr>
          <w:sz w:val="18"/>
        </w:rPr>
        <w:t>/(aa|aabaac|ba|b|c)*/.exec("aabaac")</w:t>
      </w:r>
    </w:p>
    <w:p w14:paraId="34420037" w14:textId="77777777" w:rsidR="005D7F2D" w:rsidRPr="00E77497" w:rsidRDefault="005D7F2D" w:rsidP="005D7F2D">
      <w:pPr>
        <w:pStyle w:val="Note"/>
        <w:spacing w:after="60"/>
      </w:pPr>
      <w:r w:rsidRPr="00E77497">
        <w:t>which, by the choice point ordering above, returns the array</w:t>
      </w:r>
    </w:p>
    <w:p w14:paraId="630F0948" w14:textId="77777777" w:rsidR="005D7F2D" w:rsidRPr="00E77497" w:rsidRDefault="005D7F2D" w:rsidP="005D7F2D">
      <w:pPr>
        <w:pStyle w:val="CodeSample4"/>
        <w:spacing w:after="60"/>
        <w:ind w:left="2059"/>
        <w:rPr>
          <w:sz w:val="18"/>
        </w:rPr>
      </w:pPr>
      <w:r w:rsidRPr="00E77497">
        <w:rPr>
          <w:sz w:val="18"/>
        </w:rPr>
        <w:t>["aaba", "ba"]</w:t>
      </w:r>
    </w:p>
    <w:p w14:paraId="52E3FE0D" w14:textId="77777777" w:rsidR="005D7F2D" w:rsidRPr="00E77497" w:rsidRDefault="005D7F2D" w:rsidP="005D7F2D">
      <w:pPr>
        <w:pStyle w:val="Note"/>
        <w:spacing w:after="60"/>
      </w:pPr>
      <w:r w:rsidRPr="00E77497">
        <w:t>and not any of:</w:t>
      </w:r>
    </w:p>
    <w:p w14:paraId="0F960BF9" w14:textId="77777777" w:rsidR="005D7F2D" w:rsidRPr="00E77497" w:rsidRDefault="005D7F2D" w:rsidP="005D7F2D">
      <w:pPr>
        <w:pStyle w:val="CodeSample4"/>
        <w:spacing w:after="60"/>
        <w:ind w:left="2059"/>
        <w:contextualSpacing/>
        <w:rPr>
          <w:sz w:val="18"/>
        </w:rPr>
      </w:pPr>
      <w:r w:rsidRPr="00E77497">
        <w:rPr>
          <w:sz w:val="18"/>
        </w:rPr>
        <w:t>["aabaac", "aabaac"]</w:t>
      </w:r>
    </w:p>
    <w:p w14:paraId="0A55FB5E" w14:textId="77777777" w:rsidR="005D7F2D" w:rsidRPr="00E77497" w:rsidRDefault="005D7F2D" w:rsidP="005D7F2D">
      <w:pPr>
        <w:pStyle w:val="CodeSample4"/>
        <w:spacing w:after="60"/>
        <w:ind w:left="2059"/>
        <w:rPr>
          <w:sz w:val="18"/>
        </w:rPr>
      </w:pPr>
      <w:r w:rsidRPr="00E77497">
        <w:rPr>
          <w:sz w:val="18"/>
        </w:rPr>
        <w:t>["aabaac", "c"]</w:t>
      </w:r>
    </w:p>
    <w:p w14:paraId="1F99098F" w14:textId="77777777" w:rsidR="005D7F2D" w:rsidRPr="00E77497" w:rsidRDefault="005D7F2D" w:rsidP="005D7F2D">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4D108692" w14:textId="77777777" w:rsidR="005D7F2D" w:rsidRPr="00E77497" w:rsidRDefault="005D7F2D" w:rsidP="005D7F2D">
      <w:pPr>
        <w:pStyle w:val="CodeSample4"/>
        <w:spacing w:after="60"/>
        <w:ind w:left="2059"/>
        <w:rPr>
          <w:sz w:val="18"/>
        </w:rPr>
      </w:pPr>
      <w:r w:rsidRPr="00E77497">
        <w:rPr>
          <w:sz w:val="18"/>
        </w:rPr>
        <w:t>"aaaaaaaaaa,aaaaaaaaaaaaaaa".replace(/^(a+)\1*,\1+$/,"$1")</w:t>
      </w:r>
    </w:p>
    <w:p w14:paraId="0E075DCB" w14:textId="77777777" w:rsidR="005D7F2D" w:rsidRPr="00E77497" w:rsidRDefault="005D7F2D" w:rsidP="005D7F2D">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4BA5E48D" w14:textId="77777777" w:rsidR="005D7F2D" w:rsidRPr="00E77497" w:rsidRDefault="005D7F2D" w:rsidP="005D7F2D">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363DCAB7" w14:textId="77777777" w:rsidR="005D7F2D" w:rsidRPr="00E77497" w:rsidRDefault="005D7F2D" w:rsidP="005D7F2D">
      <w:pPr>
        <w:pStyle w:val="CodeSample4"/>
        <w:spacing w:after="60"/>
        <w:ind w:left="2059"/>
        <w:rPr>
          <w:sz w:val="18"/>
        </w:rPr>
      </w:pPr>
      <w:r w:rsidRPr="00E77497">
        <w:rPr>
          <w:sz w:val="18"/>
        </w:rPr>
        <w:t>/(z)((a+)?(b+)?(c))*/.exec("zaacbbbcac")</w:t>
      </w:r>
    </w:p>
    <w:p w14:paraId="7B96B1FB" w14:textId="77777777" w:rsidR="005D7F2D" w:rsidRPr="00E77497" w:rsidRDefault="005D7F2D" w:rsidP="005D7F2D">
      <w:pPr>
        <w:pStyle w:val="Note"/>
        <w:spacing w:after="60"/>
      </w:pPr>
      <w:r w:rsidRPr="00E77497">
        <w:t>which returns the array</w:t>
      </w:r>
    </w:p>
    <w:p w14:paraId="5F36F2C7" w14:textId="77777777" w:rsidR="005D7F2D" w:rsidRPr="00E77497" w:rsidRDefault="005D7F2D" w:rsidP="005D7F2D">
      <w:pPr>
        <w:pStyle w:val="CodeSample4"/>
        <w:spacing w:after="60"/>
        <w:ind w:left="2059"/>
        <w:rPr>
          <w:sz w:val="18"/>
        </w:rPr>
      </w:pPr>
      <w:r w:rsidRPr="00E77497">
        <w:rPr>
          <w:sz w:val="18"/>
        </w:rPr>
        <w:t>["zaacbbbcac", "z", "ac", "a", undefined, "c"]</w:t>
      </w:r>
    </w:p>
    <w:p w14:paraId="5A0C9B3A" w14:textId="77777777" w:rsidR="005D7F2D" w:rsidRPr="00E77497" w:rsidRDefault="005D7F2D" w:rsidP="005D7F2D">
      <w:pPr>
        <w:pStyle w:val="Note"/>
        <w:spacing w:after="60"/>
      </w:pPr>
      <w:r w:rsidRPr="00E77497">
        <w:t>and not</w:t>
      </w:r>
    </w:p>
    <w:p w14:paraId="30ABDF3B" w14:textId="77777777" w:rsidR="005D7F2D" w:rsidRPr="00E77497" w:rsidRDefault="005D7F2D" w:rsidP="005D7F2D">
      <w:pPr>
        <w:pStyle w:val="CodeSample4"/>
        <w:spacing w:after="60"/>
        <w:ind w:left="2059"/>
        <w:rPr>
          <w:sz w:val="18"/>
        </w:rPr>
      </w:pPr>
      <w:r w:rsidRPr="00E77497">
        <w:rPr>
          <w:sz w:val="18"/>
        </w:rPr>
        <w:t>["zaacbbbcac", "z", "ac", "a", "bbb", "c"]</w:t>
      </w:r>
    </w:p>
    <w:p w14:paraId="4C9FA822" w14:textId="77777777" w:rsidR="005D7F2D" w:rsidRPr="00E77497" w:rsidRDefault="005D7F2D" w:rsidP="005D7F2D">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2402080E" w14:textId="77777777" w:rsidR="005D7F2D" w:rsidRPr="00E77497" w:rsidRDefault="005D7F2D" w:rsidP="005D7F2D">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14:paraId="7CFBC38B" w14:textId="77777777" w:rsidR="005D7F2D" w:rsidRPr="00E77497" w:rsidRDefault="005D7F2D" w:rsidP="005D7F2D">
      <w:pPr>
        <w:pStyle w:val="CodeSample4"/>
        <w:spacing w:after="60"/>
        <w:ind w:left="2059"/>
        <w:rPr>
          <w:sz w:val="18"/>
        </w:rPr>
      </w:pPr>
      <w:r w:rsidRPr="00E77497">
        <w:rPr>
          <w:sz w:val="18"/>
        </w:rPr>
        <w:t>/(a*)*/.exec("b")</w:t>
      </w:r>
    </w:p>
    <w:p w14:paraId="6189B01E" w14:textId="77777777" w:rsidR="005D7F2D" w:rsidRPr="00E77497" w:rsidRDefault="005D7F2D" w:rsidP="005D7F2D">
      <w:pPr>
        <w:pStyle w:val="Note"/>
        <w:spacing w:after="60"/>
      </w:pPr>
      <w:r w:rsidRPr="00E77497">
        <w:t>or the slightly more complicated:</w:t>
      </w:r>
    </w:p>
    <w:p w14:paraId="7A365C37" w14:textId="77777777" w:rsidR="005D7F2D" w:rsidRPr="00E77497" w:rsidRDefault="005D7F2D" w:rsidP="005D7F2D">
      <w:pPr>
        <w:pStyle w:val="CodeSample4"/>
        <w:spacing w:after="60"/>
        <w:ind w:left="2059"/>
        <w:rPr>
          <w:sz w:val="18"/>
        </w:rPr>
      </w:pPr>
      <w:r w:rsidRPr="00E77497">
        <w:rPr>
          <w:sz w:val="18"/>
        </w:rPr>
        <w:t>/(a*)b\1+/.exec("baaaac")</w:t>
      </w:r>
    </w:p>
    <w:p w14:paraId="127CAAB6" w14:textId="77777777" w:rsidR="005D7F2D" w:rsidRPr="00E77497" w:rsidRDefault="005D7F2D" w:rsidP="005D7F2D">
      <w:pPr>
        <w:pStyle w:val="Note"/>
        <w:spacing w:after="60"/>
      </w:pPr>
      <w:r w:rsidRPr="00E77497">
        <w:t>which returns the array</w:t>
      </w:r>
    </w:p>
    <w:p w14:paraId="53ADBDFD" w14:textId="77777777" w:rsidR="005D7F2D" w:rsidRPr="00E77497" w:rsidRDefault="005D7F2D" w:rsidP="005D7F2D">
      <w:pPr>
        <w:pStyle w:val="CodeSample4"/>
        <w:ind w:left="2058" w:hanging="357"/>
        <w:rPr>
          <w:sz w:val="18"/>
        </w:rPr>
      </w:pPr>
      <w:r w:rsidRPr="00E77497">
        <w:rPr>
          <w:sz w:val="18"/>
        </w:rPr>
        <w:t>["b", ""]</w:t>
      </w:r>
    </w:p>
    <w:p w14:paraId="4B5E83C0" w14:textId="77777777" w:rsidR="005D7F2D" w:rsidRPr="00E77497" w:rsidRDefault="005D7F2D" w:rsidP="005D7F2D">
      <w:pPr>
        <w:pStyle w:val="40"/>
      </w:pPr>
      <w:r w:rsidRPr="00E77497">
        <w:t>Assertion</w:t>
      </w:r>
    </w:p>
    <w:p w14:paraId="03F14BB9" w14:textId="77777777"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5AF2AC0E" w14:textId="77777777" w:rsidR="005D7F2D" w:rsidRPr="00E77497" w:rsidRDefault="005D7F2D" w:rsidP="005D7F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ABF899A" w14:textId="77777777" w:rsidR="005D7F2D" w:rsidRPr="00E77497" w:rsidRDefault="005D7F2D" w:rsidP="005D7F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14:paraId="110E9DBC" w14:textId="77777777" w:rsidR="005D7F2D" w:rsidRPr="00E77497" w:rsidRDefault="005D7F2D" w:rsidP="005D7F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78C5DF07" w14:textId="77777777" w:rsidR="005D7F2D" w:rsidRPr="00E77497" w:rsidRDefault="005D7F2D" w:rsidP="005D7F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14:paraId="5A0A166A" w14:textId="77777777" w:rsidR="005D7F2D" w:rsidRPr="00E77497" w:rsidRDefault="005D7F2D" w:rsidP="005D7F2D">
      <w:pPr>
        <w:pStyle w:val="Alg4"/>
        <w:numPr>
          <w:ilvl w:val="0"/>
          <w:numId w:val="292"/>
        </w:numPr>
        <w:spacing w:after="220"/>
      </w:pPr>
      <w:r w:rsidRPr="00E77497">
        <w:t xml:space="preserve">Return </w:t>
      </w:r>
      <w:r w:rsidRPr="00E77497">
        <w:rPr>
          <w:b/>
        </w:rPr>
        <w:t>false</w:t>
      </w:r>
      <w:r w:rsidRPr="00E77497">
        <w:t>.</w:t>
      </w:r>
    </w:p>
    <w:p w14:paraId="500AB88C" w14:textId="77777777"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4656BD1C" w14:textId="77777777" w:rsidR="005D7F2D" w:rsidRPr="00E77497" w:rsidRDefault="005D7F2D" w:rsidP="005D7F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08A1A461" w14:textId="77777777" w:rsidR="005D7F2D" w:rsidRPr="00E77497" w:rsidRDefault="005D7F2D" w:rsidP="005D7F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14:paraId="3C2BE279" w14:textId="77777777" w:rsidR="005D7F2D" w:rsidRPr="00E77497" w:rsidRDefault="005D7F2D" w:rsidP="005D7F2D">
      <w:pPr>
        <w:pStyle w:val="Alg4"/>
        <w:numPr>
          <w:ilvl w:val="0"/>
          <w:numId w:val="293"/>
        </w:numPr>
      </w:pPr>
      <w:r w:rsidRPr="00E77497">
        <w:t xml:space="preserve">If </w:t>
      </w:r>
      <w:r>
        <w:rPr>
          <w:i/>
        </w:rPr>
        <w:t>M</w:t>
      </w:r>
      <w:r w:rsidRPr="00E77497">
        <w:rPr>
          <w:i/>
        </w:rPr>
        <w:t>ultiline</w:t>
      </w:r>
      <w:r w:rsidRPr="00E77497">
        <w:t xml:space="preserve"> is </w:t>
      </w:r>
      <w:r w:rsidRPr="00E77497">
        <w:rPr>
          <w:b/>
        </w:rPr>
        <w:t>false</w:t>
      </w:r>
      <w:r w:rsidRPr="00E77497">
        <w:t xml:space="preserve">, return </w:t>
      </w:r>
      <w:r w:rsidRPr="00E77497">
        <w:rPr>
          <w:b/>
        </w:rPr>
        <w:t>false</w:t>
      </w:r>
      <w:r w:rsidRPr="00E77497">
        <w:t>.</w:t>
      </w:r>
    </w:p>
    <w:p w14:paraId="7A9C0F80" w14:textId="77777777" w:rsidR="005D7F2D" w:rsidRPr="00E77497" w:rsidRDefault="005D7F2D" w:rsidP="005D7F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14:paraId="500B8FA5" w14:textId="77777777" w:rsidR="005D7F2D" w:rsidRPr="00E77497" w:rsidRDefault="005D7F2D" w:rsidP="005D7F2D">
      <w:pPr>
        <w:pStyle w:val="Alg4"/>
        <w:numPr>
          <w:ilvl w:val="0"/>
          <w:numId w:val="293"/>
        </w:numPr>
        <w:spacing w:after="220"/>
      </w:pPr>
      <w:r w:rsidRPr="00E77497">
        <w:t xml:space="preserve">Return </w:t>
      </w:r>
      <w:r w:rsidRPr="00E77497">
        <w:rPr>
          <w:b/>
        </w:rPr>
        <w:t>false</w:t>
      </w:r>
      <w:r w:rsidRPr="00E77497">
        <w:t>.</w:t>
      </w:r>
    </w:p>
    <w:p w14:paraId="66928761" w14:textId="77777777"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1E60774C" w14:textId="77777777" w:rsidR="005D7F2D" w:rsidRPr="00E77497" w:rsidRDefault="005D7F2D" w:rsidP="005D7F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75CD5707" w14:textId="77777777" w:rsidR="005D7F2D" w:rsidRPr="00E77497" w:rsidRDefault="005D7F2D" w:rsidP="005D7F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14:paraId="61909F20" w14:textId="77777777" w:rsidR="005D7F2D" w:rsidRPr="00E77497" w:rsidRDefault="005D7F2D" w:rsidP="005D7F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 and let </w:t>
      </w:r>
      <w:r w:rsidRPr="00E77497">
        <w:rPr>
          <w:i/>
        </w:rPr>
        <w:t>b</w:t>
      </w:r>
      <w:r w:rsidRPr="00E77497">
        <w:t xml:space="preserve"> be the Boolean result.</w:t>
      </w:r>
    </w:p>
    <w:p w14:paraId="04358AEF" w14:textId="77777777" w:rsidR="005D7F2D" w:rsidRPr="00E77497" w:rsidRDefault="005D7F2D" w:rsidP="005D7F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151FB36A" w14:textId="77777777" w:rsidR="005D7F2D" w:rsidRPr="00E77497" w:rsidRDefault="005D7F2D" w:rsidP="005D7F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7C32B302" w14:textId="77777777" w:rsidR="005D7F2D" w:rsidRPr="00E77497" w:rsidRDefault="005D7F2D" w:rsidP="005D7F2D">
      <w:pPr>
        <w:pStyle w:val="Alg4"/>
        <w:numPr>
          <w:ilvl w:val="0"/>
          <w:numId w:val="294"/>
        </w:numPr>
        <w:spacing w:after="220"/>
      </w:pPr>
      <w:r w:rsidRPr="00E77497">
        <w:t xml:space="preserve">Return </w:t>
      </w:r>
      <w:r w:rsidRPr="00E77497">
        <w:rPr>
          <w:b/>
        </w:rPr>
        <w:t>false</w:t>
      </w:r>
      <w:r w:rsidRPr="00E77497">
        <w:t>.</w:t>
      </w:r>
    </w:p>
    <w:p w14:paraId="400A5B32" w14:textId="77777777"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68597696" w14:textId="77777777" w:rsidR="005D7F2D" w:rsidRPr="00E77497" w:rsidRDefault="005D7F2D" w:rsidP="005D7F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B274823" w14:textId="77777777" w:rsidR="005D7F2D" w:rsidRPr="00E77497" w:rsidRDefault="005D7F2D" w:rsidP="005D7F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14:paraId="3D0732EB" w14:textId="77777777" w:rsidR="005D7F2D" w:rsidRPr="00E77497" w:rsidRDefault="005D7F2D" w:rsidP="005D7F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 and let </w:t>
      </w:r>
      <w:r w:rsidRPr="00F66266">
        <w:rPr>
          <w:i/>
          <w:iCs/>
        </w:rPr>
        <w:t>b</w:t>
      </w:r>
      <w:r w:rsidRPr="00E77497">
        <w:t xml:space="preserve"> be the Boolean result.</w:t>
      </w:r>
    </w:p>
    <w:p w14:paraId="583930CB" w14:textId="77777777" w:rsidR="005D7F2D" w:rsidRPr="00E77497" w:rsidRDefault="005D7F2D" w:rsidP="005D7F2D">
      <w:pPr>
        <w:pStyle w:val="Alg4"/>
        <w:numPr>
          <w:ilvl w:val="0"/>
          <w:numId w:val="298"/>
        </w:numPr>
      </w:pPr>
      <w:r w:rsidRPr="00E77497">
        <w:t xml:space="preserve">If </w:t>
      </w:r>
      <w:r w:rsidRPr="00F66266">
        <w:rPr>
          <w:i/>
          <w:iCs/>
        </w:rPr>
        <w:t>a</w:t>
      </w:r>
      <w:r w:rsidRPr="00E77497">
        <w:t xml:space="preserve"> is </w:t>
      </w:r>
      <w:r w:rsidRPr="00E77497">
        <w:rPr>
          <w:b/>
        </w:rPr>
        <w:t>true</w:t>
      </w:r>
      <w:r w:rsidRPr="00E77497">
        <w:t xml:space="preserve"> and </w:t>
      </w:r>
      <w:r w:rsidRPr="00F66266">
        <w:rPr>
          <w:i/>
          <w:iCs/>
        </w:rPr>
        <w:t>b</w:t>
      </w:r>
      <w:r w:rsidRPr="00E77497">
        <w:t xml:space="preserve"> is </w:t>
      </w:r>
      <w:r w:rsidRPr="00E77497">
        <w:rPr>
          <w:b/>
        </w:rPr>
        <w:t>false</w:t>
      </w:r>
      <w:r w:rsidRPr="00E77497">
        <w:t xml:space="preserve">, return </w:t>
      </w:r>
      <w:r w:rsidRPr="00E77497">
        <w:rPr>
          <w:b/>
        </w:rPr>
        <w:t>false</w:t>
      </w:r>
      <w:r w:rsidRPr="00E77497">
        <w:t>.</w:t>
      </w:r>
    </w:p>
    <w:p w14:paraId="2511CA44" w14:textId="77777777" w:rsidR="005D7F2D" w:rsidRPr="00E77497" w:rsidRDefault="005D7F2D" w:rsidP="005D7F2D">
      <w:pPr>
        <w:pStyle w:val="Alg4"/>
        <w:numPr>
          <w:ilvl w:val="0"/>
          <w:numId w:val="298"/>
        </w:numPr>
      </w:pPr>
      <w:r w:rsidRPr="00E77497">
        <w:t xml:space="preserve">If </w:t>
      </w:r>
      <w:r w:rsidRPr="00F66266">
        <w:rPr>
          <w:i/>
          <w:iCs/>
        </w:rPr>
        <w:t>a</w:t>
      </w:r>
      <w:r w:rsidRPr="00E77497">
        <w:t xml:space="preserve"> is </w:t>
      </w:r>
      <w:r w:rsidRPr="00E77497">
        <w:rPr>
          <w:b/>
        </w:rPr>
        <w:t>false</w:t>
      </w:r>
      <w:r w:rsidRPr="00E77497">
        <w:t xml:space="preserve"> and </w:t>
      </w:r>
      <w:r w:rsidRPr="00F66266">
        <w:rPr>
          <w:i/>
          <w:iCs/>
        </w:rPr>
        <w:t>b</w:t>
      </w:r>
      <w:r w:rsidRPr="00E77497">
        <w:t xml:space="preserve"> is </w:t>
      </w:r>
      <w:r w:rsidRPr="00E77497">
        <w:rPr>
          <w:b/>
        </w:rPr>
        <w:t>true</w:t>
      </w:r>
      <w:r w:rsidRPr="00E77497">
        <w:t xml:space="preserve">, return </w:t>
      </w:r>
      <w:r w:rsidRPr="00E77497">
        <w:rPr>
          <w:b/>
        </w:rPr>
        <w:t>false</w:t>
      </w:r>
      <w:r w:rsidRPr="00E77497">
        <w:t>.</w:t>
      </w:r>
    </w:p>
    <w:p w14:paraId="36896979" w14:textId="77777777" w:rsidR="005D7F2D" w:rsidRPr="00E77497" w:rsidRDefault="005D7F2D" w:rsidP="005D7F2D">
      <w:pPr>
        <w:pStyle w:val="Alg4"/>
        <w:numPr>
          <w:ilvl w:val="0"/>
          <w:numId w:val="298"/>
        </w:numPr>
        <w:spacing w:after="220"/>
      </w:pPr>
      <w:r w:rsidRPr="00E77497">
        <w:t xml:space="preserve">Return </w:t>
      </w:r>
      <w:r w:rsidRPr="00E77497">
        <w:rPr>
          <w:b/>
        </w:rPr>
        <w:t>true</w:t>
      </w:r>
      <w:r w:rsidRPr="00E77497">
        <w:t>.</w:t>
      </w:r>
    </w:p>
    <w:p w14:paraId="50A00778" w14:textId="77777777"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264B6F7F" w14:textId="77777777" w:rsidR="005D7F2D" w:rsidRPr="00E77497" w:rsidRDefault="005D7F2D" w:rsidP="005D7F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14:paraId="37011A01" w14:textId="77777777" w:rsidR="005D7F2D" w:rsidRPr="00E77497" w:rsidRDefault="005D7F2D" w:rsidP="005D7F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404F5B0D" w14:textId="77777777" w:rsidR="005D7F2D" w:rsidRPr="00E77497" w:rsidRDefault="005D7F2D" w:rsidP="005D7F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3F64CE86" w14:textId="77777777" w:rsidR="005D7F2D" w:rsidRPr="00E77497" w:rsidRDefault="005D7F2D" w:rsidP="005D7F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1953CB7D" w14:textId="77777777" w:rsidR="005D7F2D" w:rsidRPr="00E77497" w:rsidRDefault="005D7F2D" w:rsidP="005D7F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14:paraId="3EB247F6" w14:textId="77777777"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14:paraId="587F8221" w14:textId="77777777"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w:t>
      </w:r>
      <w:r>
        <w:t>List</w:t>
      </w:r>
      <w:r w:rsidRPr="00E77497">
        <w:t>.</w:t>
      </w:r>
    </w:p>
    <w:p w14:paraId="2EB01D0E" w14:textId="77777777"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35577F99" w14:textId="77777777"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14:paraId="78C6DE6E" w14:textId="77777777" w:rsidR="005D7F2D" w:rsidRPr="00E77497" w:rsidRDefault="005D7F2D" w:rsidP="005D7F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14:paraId="0050179A" w14:textId="77777777" w:rsidR="005D7F2D" w:rsidRPr="00E77497" w:rsidRDefault="005D7F2D" w:rsidP="005D7F2D">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1BA62951" w14:textId="77777777" w:rsidR="005D7F2D" w:rsidRPr="00E77497" w:rsidRDefault="005D7F2D" w:rsidP="005D7F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14:paraId="508BCF02" w14:textId="77777777" w:rsidR="005D7F2D" w:rsidRPr="00E77497" w:rsidRDefault="005D7F2D" w:rsidP="005D7F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1E916C00" w14:textId="77777777" w:rsidR="005D7F2D" w:rsidRPr="00E77497" w:rsidRDefault="005D7F2D" w:rsidP="005D7F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4BE90188" w14:textId="77777777" w:rsidR="005D7F2D" w:rsidRPr="00E77497" w:rsidRDefault="005D7F2D" w:rsidP="005D7F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44ECADD3" w14:textId="77777777" w:rsidR="005D7F2D" w:rsidRPr="00E77497" w:rsidRDefault="005D7F2D" w:rsidP="005D7F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46D55550" w14:textId="77777777" w:rsidR="005D7F2D" w:rsidRPr="00E77497" w:rsidRDefault="005D7F2D" w:rsidP="005D7F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14:paraId="0136B9DB"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IsWordChar </w:t>
      </w:r>
      <w:r>
        <w:rPr>
          <w:rFonts w:ascii="Helvetica" w:hAnsi="Helvetica"/>
          <w:b/>
          <w:spacing w:val="6"/>
        </w:rPr>
        <w:t>Abstract Operation</w:t>
      </w:r>
    </w:p>
    <w:p w14:paraId="2B84A73B" w14:textId="77777777" w:rsidR="005D7F2D" w:rsidRPr="00E77497" w:rsidRDefault="005D7F2D" w:rsidP="005D7F2D">
      <w:r w:rsidRPr="00E77497">
        <w:t xml:space="preserve">The abstract operation </w:t>
      </w:r>
      <w:r w:rsidRPr="00F92BFE">
        <w:rPr>
          <w:rFonts w:cs="Arial"/>
          <w:iCs/>
        </w:rPr>
        <w:t>IsWordChar</w:t>
      </w:r>
      <w:r w:rsidRPr="00E77497">
        <w:t xml:space="preserve"> takes an integer parameter </w:t>
      </w:r>
      <w:r w:rsidRPr="00E77497">
        <w:rPr>
          <w:rFonts w:ascii="Times New Roman" w:hAnsi="Times New Roman"/>
          <w:i/>
        </w:rPr>
        <w:t>e</w:t>
      </w:r>
      <w:r w:rsidRPr="00E77497">
        <w:t xml:space="preserve"> and performs the following:</w:t>
      </w:r>
    </w:p>
    <w:p w14:paraId="1B103D68" w14:textId="77777777" w:rsidR="005D7F2D" w:rsidRPr="00E77497" w:rsidRDefault="005D7F2D" w:rsidP="005D7F2D">
      <w:pPr>
        <w:pStyle w:val="Alg4"/>
        <w:numPr>
          <w:ilvl w:val="0"/>
          <w:numId w:val="295"/>
        </w:numPr>
      </w:pPr>
      <w:r w:rsidRPr="00E77497">
        <w:t xml:space="preserve">If </w:t>
      </w:r>
      <w:r w:rsidRPr="00E77497">
        <w:rPr>
          <w:i/>
        </w:rPr>
        <w:t>e</w:t>
      </w:r>
      <w:r w:rsidRPr="00E77497">
        <w:t xml:space="preserve"> is –1 or </w:t>
      </w:r>
      <w:r w:rsidRPr="00E77497">
        <w:rPr>
          <w:i/>
        </w:rPr>
        <w:t>e</w:t>
      </w:r>
      <w:r w:rsidRPr="00E77497">
        <w:t xml:space="preserve"> </w:t>
      </w:r>
      <w:r w:rsidRPr="00217EA5">
        <w:t xml:space="preserve"> </w:t>
      </w:r>
      <w:r w:rsidRPr="00E77497">
        <w:t xml:space="preserve">is </w:t>
      </w:r>
      <w:r w:rsidRPr="00E77497">
        <w:rPr>
          <w:i/>
        </w:rPr>
        <w:t>InputLength</w:t>
      </w:r>
      <w:r w:rsidRPr="00E77497">
        <w:t xml:space="preserve">, return </w:t>
      </w:r>
      <w:r w:rsidRPr="00E77497">
        <w:rPr>
          <w:b/>
        </w:rPr>
        <w:t>false</w:t>
      </w:r>
      <w:r w:rsidRPr="00E77497">
        <w:t>.</w:t>
      </w:r>
    </w:p>
    <w:p w14:paraId="59107BE2" w14:textId="77777777" w:rsidR="005D7F2D" w:rsidRPr="00E77497" w:rsidRDefault="005D7F2D" w:rsidP="005D7F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686D7F07" w14:textId="77777777" w:rsidR="005D7F2D" w:rsidRPr="00E77497" w:rsidRDefault="005D7F2D" w:rsidP="005D7F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5D7F2D" w:rsidRPr="00E77497" w14:paraId="735ADC6F" w14:textId="77777777" w:rsidTr="005D7F2D">
        <w:trPr>
          <w:tblHeader/>
        </w:trPr>
        <w:tc>
          <w:tcPr>
            <w:tcW w:w="288" w:type="dxa"/>
          </w:tcPr>
          <w:p w14:paraId="4BAF23AE" w14:textId="77777777" w:rsidR="005D7F2D" w:rsidRPr="00E77497" w:rsidRDefault="005D7F2D" w:rsidP="005D7F2D">
            <w:pPr>
              <w:pStyle w:val="SyntaxOneOf"/>
              <w:spacing w:after="60"/>
              <w:rPr>
                <w:rFonts w:cs="Courier New"/>
              </w:rPr>
            </w:pPr>
            <w:r w:rsidRPr="00E77497">
              <w:rPr>
                <w:rFonts w:cs="Courier New"/>
              </w:rPr>
              <w:t>a</w:t>
            </w:r>
          </w:p>
        </w:tc>
        <w:tc>
          <w:tcPr>
            <w:tcW w:w="288" w:type="dxa"/>
          </w:tcPr>
          <w:p w14:paraId="18F8B8E2" w14:textId="77777777" w:rsidR="005D7F2D" w:rsidRPr="00E77497" w:rsidRDefault="005D7F2D" w:rsidP="005D7F2D">
            <w:pPr>
              <w:pStyle w:val="SyntaxOneOf"/>
              <w:spacing w:after="60"/>
              <w:rPr>
                <w:rFonts w:cs="Courier New"/>
              </w:rPr>
            </w:pPr>
            <w:r w:rsidRPr="00E77497">
              <w:rPr>
                <w:rFonts w:cs="Courier New"/>
              </w:rPr>
              <w:t>b</w:t>
            </w:r>
          </w:p>
        </w:tc>
        <w:tc>
          <w:tcPr>
            <w:tcW w:w="288" w:type="dxa"/>
          </w:tcPr>
          <w:p w14:paraId="18D97472" w14:textId="77777777" w:rsidR="005D7F2D" w:rsidRPr="00E77497" w:rsidRDefault="005D7F2D" w:rsidP="005D7F2D">
            <w:pPr>
              <w:pStyle w:val="SyntaxOneOf"/>
              <w:spacing w:after="60"/>
              <w:rPr>
                <w:rFonts w:cs="Courier New"/>
              </w:rPr>
            </w:pPr>
            <w:r w:rsidRPr="00E77497">
              <w:rPr>
                <w:rFonts w:cs="Courier New"/>
              </w:rPr>
              <w:t>c</w:t>
            </w:r>
          </w:p>
        </w:tc>
        <w:tc>
          <w:tcPr>
            <w:tcW w:w="288" w:type="dxa"/>
          </w:tcPr>
          <w:p w14:paraId="6954F1AF" w14:textId="77777777" w:rsidR="005D7F2D" w:rsidRPr="00E77497" w:rsidRDefault="005D7F2D" w:rsidP="005D7F2D">
            <w:pPr>
              <w:pStyle w:val="SyntaxOneOf"/>
              <w:spacing w:after="60"/>
              <w:rPr>
                <w:rFonts w:cs="Courier New"/>
              </w:rPr>
            </w:pPr>
            <w:r w:rsidRPr="00E77497">
              <w:rPr>
                <w:rFonts w:cs="Courier New"/>
              </w:rPr>
              <w:t>d</w:t>
            </w:r>
          </w:p>
        </w:tc>
        <w:tc>
          <w:tcPr>
            <w:tcW w:w="288" w:type="dxa"/>
          </w:tcPr>
          <w:p w14:paraId="7AC8B038" w14:textId="77777777" w:rsidR="005D7F2D" w:rsidRPr="00E77497" w:rsidRDefault="005D7F2D" w:rsidP="005D7F2D">
            <w:pPr>
              <w:pStyle w:val="SyntaxOneOf"/>
              <w:spacing w:after="60"/>
              <w:rPr>
                <w:rFonts w:cs="Courier New"/>
              </w:rPr>
            </w:pPr>
            <w:r w:rsidRPr="00E77497">
              <w:rPr>
                <w:rFonts w:cs="Courier New"/>
              </w:rPr>
              <w:t>e</w:t>
            </w:r>
          </w:p>
        </w:tc>
        <w:tc>
          <w:tcPr>
            <w:tcW w:w="288" w:type="dxa"/>
          </w:tcPr>
          <w:p w14:paraId="001D58E5" w14:textId="77777777" w:rsidR="005D7F2D" w:rsidRPr="00E77497" w:rsidRDefault="005D7F2D" w:rsidP="005D7F2D">
            <w:pPr>
              <w:pStyle w:val="SyntaxOneOf"/>
              <w:spacing w:after="60"/>
              <w:rPr>
                <w:rFonts w:cs="Courier New"/>
              </w:rPr>
            </w:pPr>
            <w:r w:rsidRPr="00E77497">
              <w:rPr>
                <w:rFonts w:cs="Courier New"/>
              </w:rPr>
              <w:t>f</w:t>
            </w:r>
          </w:p>
        </w:tc>
        <w:tc>
          <w:tcPr>
            <w:tcW w:w="288" w:type="dxa"/>
          </w:tcPr>
          <w:p w14:paraId="00E8091C" w14:textId="77777777" w:rsidR="005D7F2D" w:rsidRPr="00E77497" w:rsidRDefault="005D7F2D" w:rsidP="005D7F2D">
            <w:pPr>
              <w:pStyle w:val="SyntaxOneOf"/>
              <w:spacing w:after="60"/>
              <w:rPr>
                <w:rFonts w:cs="Courier New"/>
              </w:rPr>
            </w:pPr>
            <w:r w:rsidRPr="00E77497">
              <w:rPr>
                <w:rFonts w:cs="Courier New"/>
              </w:rPr>
              <w:t>g</w:t>
            </w:r>
          </w:p>
        </w:tc>
        <w:tc>
          <w:tcPr>
            <w:tcW w:w="288" w:type="dxa"/>
          </w:tcPr>
          <w:p w14:paraId="60B22853" w14:textId="77777777" w:rsidR="005D7F2D" w:rsidRPr="00E77497" w:rsidRDefault="005D7F2D" w:rsidP="005D7F2D">
            <w:pPr>
              <w:pStyle w:val="SyntaxOneOf"/>
              <w:spacing w:after="60"/>
              <w:rPr>
                <w:rFonts w:cs="Courier New"/>
              </w:rPr>
            </w:pPr>
            <w:r w:rsidRPr="00E77497">
              <w:rPr>
                <w:rFonts w:cs="Courier New"/>
              </w:rPr>
              <w:t>h</w:t>
            </w:r>
          </w:p>
        </w:tc>
        <w:tc>
          <w:tcPr>
            <w:tcW w:w="288" w:type="dxa"/>
          </w:tcPr>
          <w:p w14:paraId="2DC1E65C" w14:textId="77777777" w:rsidR="005D7F2D" w:rsidRPr="00E77497" w:rsidRDefault="005D7F2D" w:rsidP="005D7F2D">
            <w:pPr>
              <w:pStyle w:val="SyntaxOneOf"/>
              <w:spacing w:after="60"/>
              <w:rPr>
                <w:rFonts w:cs="Courier New"/>
              </w:rPr>
            </w:pPr>
            <w:r w:rsidRPr="00E77497">
              <w:rPr>
                <w:rFonts w:cs="Courier New"/>
              </w:rPr>
              <w:t>i</w:t>
            </w:r>
          </w:p>
        </w:tc>
        <w:tc>
          <w:tcPr>
            <w:tcW w:w="288" w:type="dxa"/>
          </w:tcPr>
          <w:p w14:paraId="02AF2D4B" w14:textId="77777777" w:rsidR="005D7F2D" w:rsidRPr="00E77497" w:rsidRDefault="005D7F2D" w:rsidP="005D7F2D">
            <w:pPr>
              <w:pStyle w:val="SyntaxOneOf"/>
              <w:spacing w:after="60"/>
              <w:rPr>
                <w:rFonts w:cs="Courier New"/>
              </w:rPr>
            </w:pPr>
            <w:r w:rsidRPr="00E77497">
              <w:rPr>
                <w:rFonts w:cs="Courier New"/>
              </w:rPr>
              <w:t>j</w:t>
            </w:r>
          </w:p>
        </w:tc>
        <w:tc>
          <w:tcPr>
            <w:tcW w:w="288" w:type="dxa"/>
          </w:tcPr>
          <w:p w14:paraId="15694FDE" w14:textId="77777777" w:rsidR="005D7F2D" w:rsidRPr="00E77497" w:rsidRDefault="005D7F2D" w:rsidP="005D7F2D">
            <w:pPr>
              <w:pStyle w:val="SyntaxOneOf"/>
              <w:spacing w:after="60"/>
              <w:rPr>
                <w:rFonts w:cs="Courier New"/>
              </w:rPr>
            </w:pPr>
            <w:r w:rsidRPr="00E77497">
              <w:rPr>
                <w:rFonts w:cs="Courier New"/>
              </w:rPr>
              <w:t>k</w:t>
            </w:r>
          </w:p>
        </w:tc>
        <w:tc>
          <w:tcPr>
            <w:tcW w:w="288" w:type="dxa"/>
          </w:tcPr>
          <w:p w14:paraId="0429C548" w14:textId="77777777" w:rsidR="005D7F2D" w:rsidRPr="00E77497" w:rsidRDefault="005D7F2D" w:rsidP="005D7F2D">
            <w:pPr>
              <w:pStyle w:val="SyntaxOneOf"/>
              <w:spacing w:after="60"/>
              <w:rPr>
                <w:rFonts w:cs="Courier New"/>
              </w:rPr>
            </w:pPr>
            <w:r w:rsidRPr="00E77497">
              <w:rPr>
                <w:rFonts w:cs="Courier New"/>
              </w:rPr>
              <w:t>l</w:t>
            </w:r>
          </w:p>
        </w:tc>
        <w:tc>
          <w:tcPr>
            <w:tcW w:w="288" w:type="dxa"/>
          </w:tcPr>
          <w:p w14:paraId="5182062A" w14:textId="77777777" w:rsidR="005D7F2D" w:rsidRPr="00E77497" w:rsidRDefault="005D7F2D" w:rsidP="005D7F2D">
            <w:pPr>
              <w:pStyle w:val="SyntaxOneOf"/>
              <w:spacing w:after="60"/>
              <w:rPr>
                <w:rFonts w:cs="Courier New"/>
              </w:rPr>
            </w:pPr>
            <w:r w:rsidRPr="00E77497">
              <w:rPr>
                <w:rFonts w:cs="Courier New"/>
              </w:rPr>
              <w:t>m</w:t>
            </w:r>
          </w:p>
        </w:tc>
        <w:tc>
          <w:tcPr>
            <w:tcW w:w="288" w:type="dxa"/>
          </w:tcPr>
          <w:p w14:paraId="04335D24" w14:textId="77777777" w:rsidR="005D7F2D" w:rsidRPr="00E77497" w:rsidRDefault="005D7F2D" w:rsidP="005D7F2D">
            <w:pPr>
              <w:pStyle w:val="SyntaxOneOf"/>
              <w:spacing w:after="60"/>
              <w:rPr>
                <w:rFonts w:cs="Courier New"/>
              </w:rPr>
            </w:pPr>
            <w:r w:rsidRPr="00E77497">
              <w:rPr>
                <w:rFonts w:cs="Courier New"/>
              </w:rPr>
              <w:t>n</w:t>
            </w:r>
          </w:p>
        </w:tc>
        <w:tc>
          <w:tcPr>
            <w:tcW w:w="288" w:type="dxa"/>
          </w:tcPr>
          <w:p w14:paraId="4188E66D" w14:textId="77777777" w:rsidR="005D7F2D" w:rsidRPr="00E77497" w:rsidRDefault="005D7F2D" w:rsidP="005D7F2D">
            <w:pPr>
              <w:pStyle w:val="SyntaxOneOf"/>
              <w:spacing w:after="60"/>
              <w:rPr>
                <w:rFonts w:cs="Courier New"/>
              </w:rPr>
            </w:pPr>
            <w:r w:rsidRPr="00E77497">
              <w:rPr>
                <w:rFonts w:cs="Courier New"/>
              </w:rPr>
              <w:t>o</w:t>
            </w:r>
          </w:p>
        </w:tc>
        <w:tc>
          <w:tcPr>
            <w:tcW w:w="288" w:type="dxa"/>
          </w:tcPr>
          <w:p w14:paraId="3BFCADDA" w14:textId="77777777" w:rsidR="005D7F2D" w:rsidRPr="00E77497" w:rsidRDefault="005D7F2D" w:rsidP="005D7F2D">
            <w:pPr>
              <w:pStyle w:val="SyntaxOneOf"/>
              <w:spacing w:after="60"/>
              <w:rPr>
                <w:rFonts w:cs="Courier New"/>
              </w:rPr>
            </w:pPr>
            <w:r w:rsidRPr="00E77497">
              <w:rPr>
                <w:rFonts w:cs="Courier New"/>
              </w:rPr>
              <w:t>p</w:t>
            </w:r>
          </w:p>
        </w:tc>
        <w:tc>
          <w:tcPr>
            <w:tcW w:w="288" w:type="dxa"/>
          </w:tcPr>
          <w:p w14:paraId="67A65E42" w14:textId="77777777" w:rsidR="005D7F2D" w:rsidRPr="00E77497" w:rsidRDefault="005D7F2D" w:rsidP="005D7F2D">
            <w:pPr>
              <w:pStyle w:val="SyntaxOneOf"/>
              <w:spacing w:after="60"/>
              <w:rPr>
                <w:rFonts w:cs="Courier New"/>
              </w:rPr>
            </w:pPr>
            <w:r w:rsidRPr="00E77497">
              <w:rPr>
                <w:rFonts w:cs="Courier New"/>
              </w:rPr>
              <w:t>q</w:t>
            </w:r>
          </w:p>
        </w:tc>
        <w:tc>
          <w:tcPr>
            <w:tcW w:w="288" w:type="dxa"/>
          </w:tcPr>
          <w:p w14:paraId="747AF08D" w14:textId="77777777" w:rsidR="005D7F2D" w:rsidRPr="00E77497" w:rsidRDefault="005D7F2D" w:rsidP="005D7F2D">
            <w:pPr>
              <w:pStyle w:val="SyntaxOneOf"/>
              <w:spacing w:after="60"/>
              <w:rPr>
                <w:rFonts w:cs="Courier New"/>
              </w:rPr>
            </w:pPr>
            <w:r w:rsidRPr="00E77497">
              <w:rPr>
                <w:rFonts w:cs="Courier New"/>
              </w:rPr>
              <w:t>r</w:t>
            </w:r>
          </w:p>
        </w:tc>
        <w:tc>
          <w:tcPr>
            <w:tcW w:w="288" w:type="dxa"/>
          </w:tcPr>
          <w:p w14:paraId="2B6B449D" w14:textId="77777777" w:rsidR="005D7F2D" w:rsidRPr="00E77497" w:rsidRDefault="005D7F2D" w:rsidP="005D7F2D">
            <w:pPr>
              <w:pStyle w:val="SyntaxOneOf"/>
              <w:spacing w:after="60"/>
              <w:rPr>
                <w:rFonts w:cs="Courier New"/>
              </w:rPr>
            </w:pPr>
            <w:r w:rsidRPr="00E77497">
              <w:rPr>
                <w:rFonts w:cs="Courier New"/>
              </w:rPr>
              <w:t>s</w:t>
            </w:r>
          </w:p>
        </w:tc>
        <w:tc>
          <w:tcPr>
            <w:tcW w:w="288" w:type="dxa"/>
          </w:tcPr>
          <w:p w14:paraId="4D340A62" w14:textId="77777777" w:rsidR="005D7F2D" w:rsidRPr="00E77497" w:rsidRDefault="005D7F2D" w:rsidP="005D7F2D">
            <w:pPr>
              <w:pStyle w:val="SyntaxOneOf"/>
              <w:spacing w:after="60"/>
              <w:rPr>
                <w:rFonts w:cs="Courier New"/>
              </w:rPr>
            </w:pPr>
            <w:r w:rsidRPr="00E77497">
              <w:rPr>
                <w:rFonts w:cs="Courier New"/>
              </w:rPr>
              <w:t>t</w:t>
            </w:r>
          </w:p>
        </w:tc>
        <w:tc>
          <w:tcPr>
            <w:tcW w:w="288" w:type="dxa"/>
          </w:tcPr>
          <w:p w14:paraId="607F3927" w14:textId="77777777" w:rsidR="005D7F2D" w:rsidRPr="00E77497" w:rsidRDefault="005D7F2D" w:rsidP="005D7F2D">
            <w:pPr>
              <w:pStyle w:val="SyntaxOneOf"/>
              <w:spacing w:after="60"/>
              <w:rPr>
                <w:rFonts w:cs="Courier New"/>
              </w:rPr>
            </w:pPr>
            <w:r w:rsidRPr="00E77497">
              <w:rPr>
                <w:rFonts w:cs="Courier New"/>
              </w:rPr>
              <w:t>u</w:t>
            </w:r>
          </w:p>
        </w:tc>
        <w:tc>
          <w:tcPr>
            <w:tcW w:w="288" w:type="dxa"/>
          </w:tcPr>
          <w:p w14:paraId="0BC0680F" w14:textId="77777777" w:rsidR="005D7F2D" w:rsidRPr="00E77497" w:rsidRDefault="005D7F2D" w:rsidP="005D7F2D">
            <w:pPr>
              <w:pStyle w:val="SyntaxOneOf"/>
              <w:spacing w:after="60"/>
              <w:rPr>
                <w:rFonts w:cs="Courier New"/>
              </w:rPr>
            </w:pPr>
            <w:r w:rsidRPr="00E77497">
              <w:rPr>
                <w:rFonts w:cs="Courier New"/>
              </w:rPr>
              <w:t>v</w:t>
            </w:r>
          </w:p>
        </w:tc>
        <w:tc>
          <w:tcPr>
            <w:tcW w:w="288" w:type="dxa"/>
          </w:tcPr>
          <w:p w14:paraId="6F64C796" w14:textId="77777777" w:rsidR="005D7F2D" w:rsidRPr="00E77497" w:rsidRDefault="005D7F2D" w:rsidP="005D7F2D">
            <w:pPr>
              <w:pStyle w:val="SyntaxOneOf"/>
              <w:spacing w:after="60"/>
              <w:rPr>
                <w:rFonts w:cs="Courier New"/>
              </w:rPr>
            </w:pPr>
            <w:r w:rsidRPr="00E77497">
              <w:rPr>
                <w:rFonts w:cs="Courier New"/>
              </w:rPr>
              <w:t>w</w:t>
            </w:r>
          </w:p>
        </w:tc>
        <w:tc>
          <w:tcPr>
            <w:tcW w:w="288" w:type="dxa"/>
          </w:tcPr>
          <w:p w14:paraId="0849B1EB" w14:textId="77777777" w:rsidR="005D7F2D" w:rsidRPr="00E77497" w:rsidRDefault="005D7F2D" w:rsidP="005D7F2D">
            <w:pPr>
              <w:pStyle w:val="SyntaxOneOf"/>
              <w:spacing w:after="60"/>
              <w:rPr>
                <w:rFonts w:cs="Courier New"/>
              </w:rPr>
            </w:pPr>
            <w:r w:rsidRPr="00E77497">
              <w:rPr>
                <w:rFonts w:cs="Courier New"/>
              </w:rPr>
              <w:t>x</w:t>
            </w:r>
          </w:p>
        </w:tc>
        <w:tc>
          <w:tcPr>
            <w:tcW w:w="288" w:type="dxa"/>
          </w:tcPr>
          <w:p w14:paraId="0E3B318E" w14:textId="77777777" w:rsidR="005D7F2D" w:rsidRPr="00E77497" w:rsidRDefault="005D7F2D" w:rsidP="005D7F2D">
            <w:pPr>
              <w:pStyle w:val="SyntaxOneOf"/>
              <w:spacing w:after="60"/>
              <w:rPr>
                <w:rFonts w:cs="Courier New"/>
              </w:rPr>
            </w:pPr>
            <w:r w:rsidRPr="00E77497">
              <w:rPr>
                <w:rFonts w:cs="Courier New"/>
              </w:rPr>
              <w:t>y</w:t>
            </w:r>
          </w:p>
        </w:tc>
        <w:tc>
          <w:tcPr>
            <w:tcW w:w="288" w:type="dxa"/>
          </w:tcPr>
          <w:p w14:paraId="0FE8DC5F" w14:textId="77777777" w:rsidR="005D7F2D" w:rsidRPr="00E77497" w:rsidRDefault="005D7F2D" w:rsidP="005D7F2D">
            <w:pPr>
              <w:pStyle w:val="SyntaxOneOf"/>
              <w:spacing w:after="60"/>
              <w:rPr>
                <w:rFonts w:cs="Courier New"/>
              </w:rPr>
            </w:pPr>
            <w:r w:rsidRPr="00E77497">
              <w:rPr>
                <w:rFonts w:cs="Courier New"/>
              </w:rPr>
              <w:t>z</w:t>
            </w:r>
          </w:p>
        </w:tc>
      </w:tr>
      <w:tr w:rsidR="005D7F2D" w:rsidRPr="00E77497" w14:paraId="6EEE63F3" w14:textId="77777777" w:rsidTr="005D7F2D">
        <w:trPr>
          <w:tblHeader/>
        </w:trPr>
        <w:tc>
          <w:tcPr>
            <w:tcW w:w="288" w:type="dxa"/>
          </w:tcPr>
          <w:p w14:paraId="7FC789CD" w14:textId="77777777" w:rsidR="005D7F2D" w:rsidRPr="00E77497" w:rsidRDefault="005D7F2D" w:rsidP="005D7F2D">
            <w:pPr>
              <w:pStyle w:val="SyntaxOneOf"/>
              <w:spacing w:after="60"/>
              <w:rPr>
                <w:rFonts w:cs="Courier New"/>
              </w:rPr>
            </w:pPr>
            <w:r w:rsidRPr="00E77497">
              <w:rPr>
                <w:rFonts w:cs="Courier New"/>
              </w:rPr>
              <w:t>A</w:t>
            </w:r>
          </w:p>
        </w:tc>
        <w:tc>
          <w:tcPr>
            <w:tcW w:w="288" w:type="dxa"/>
          </w:tcPr>
          <w:p w14:paraId="24FE8ADD" w14:textId="77777777" w:rsidR="005D7F2D" w:rsidRPr="00E77497" w:rsidRDefault="005D7F2D" w:rsidP="005D7F2D">
            <w:pPr>
              <w:pStyle w:val="SyntaxOneOf"/>
              <w:spacing w:after="60"/>
              <w:rPr>
                <w:rFonts w:cs="Courier New"/>
              </w:rPr>
            </w:pPr>
            <w:r w:rsidRPr="00E77497">
              <w:rPr>
                <w:rFonts w:cs="Courier New"/>
              </w:rPr>
              <w:t>B</w:t>
            </w:r>
          </w:p>
        </w:tc>
        <w:tc>
          <w:tcPr>
            <w:tcW w:w="288" w:type="dxa"/>
          </w:tcPr>
          <w:p w14:paraId="542210D5" w14:textId="77777777" w:rsidR="005D7F2D" w:rsidRPr="00E77497" w:rsidRDefault="005D7F2D" w:rsidP="005D7F2D">
            <w:pPr>
              <w:pStyle w:val="SyntaxOneOf"/>
              <w:spacing w:after="60"/>
              <w:rPr>
                <w:rFonts w:cs="Courier New"/>
              </w:rPr>
            </w:pPr>
            <w:r w:rsidRPr="00E77497">
              <w:rPr>
                <w:rFonts w:cs="Courier New"/>
              </w:rPr>
              <w:t>C</w:t>
            </w:r>
          </w:p>
        </w:tc>
        <w:tc>
          <w:tcPr>
            <w:tcW w:w="288" w:type="dxa"/>
          </w:tcPr>
          <w:p w14:paraId="39EC9F55" w14:textId="77777777" w:rsidR="005D7F2D" w:rsidRPr="00E77497" w:rsidRDefault="005D7F2D" w:rsidP="005D7F2D">
            <w:pPr>
              <w:pStyle w:val="SyntaxOneOf"/>
              <w:spacing w:after="60"/>
              <w:rPr>
                <w:rFonts w:cs="Courier New"/>
              </w:rPr>
            </w:pPr>
            <w:r w:rsidRPr="00E77497">
              <w:rPr>
                <w:rFonts w:cs="Courier New"/>
              </w:rPr>
              <w:t>D</w:t>
            </w:r>
          </w:p>
        </w:tc>
        <w:tc>
          <w:tcPr>
            <w:tcW w:w="288" w:type="dxa"/>
          </w:tcPr>
          <w:p w14:paraId="45A9658E" w14:textId="77777777" w:rsidR="005D7F2D" w:rsidRPr="00E77497" w:rsidRDefault="005D7F2D" w:rsidP="005D7F2D">
            <w:pPr>
              <w:pStyle w:val="SyntaxOneOf"/>
              <w:spacing w:after="60"/>
              <w:rPr>
                <w:rFonts w:cs="Courier New"/>
              </w:rPr>
            </w:pPr>
            <w:r w:rsidRPr="00E77497">
              <w:rPr>
                <w:rFonts w:cs="Courier New"/>
              </w:rPr>
              <w:t>E</w:t>
            </w:r>
          </w:p>
        </w:tc>
        <w:tc>
          <w:tcPr>
            <w:tcW w:w="288" w:type="dxa"/>
          </w:tcPr>
          <w:p w14:paraId="0EA9E516" w14:textId="77777777" w:rsidR="005D7F2D" w:rsidRPr="00E77497" w:rsidRDefault="005D7F2D" w:rsidP="005D7F2D">
            <w:pPr>
              <w:pStyle w:val="SyntaxOneOf"/>
              <w:spacing w:after="60"/>
              <w:rPr>
                <w:rFonts w:cs="Courier New"/>
              </w:rPr>
            </w:pPr>
            <w:r w:rsidRPr="00E77497">
              <w:rPr>
                <w:rFonts w:cs="Courier New"/>
              </w:rPr>
              <w:t>F</w:t>
            </w:r>
          </w:p>
        </w:tc>
        <w:tc>
          <w:tcPr>
            <w:tcW w:w="288" w:type="dxa"/>
          </w:tcPr>
          <w:p w14:paraId="26C63112" w14:textId="77777777" w:rsidR="005D7F2D" w:rsidRPr="00E77497" w:rsidRDefault="005D7F2D" w:rsidP="005D7F2D">
            <w:pPr>
              <w:pStyle w:val="SyntaxOneOf"/>
              <w:spacing w:after="60"/>
              <w:rPr>
                <w:rFonts w:cs="Courier New"/>
              </w:rPr>
            </w:pPr>
            <w:r w:rsidRPr="00E77497">
              <w:rPr>
                <w:rFonts w:cs="Courier New"/>
              </w:rPr>
              <w:t>G</w:t>
            </w:r>
          </w:p>
        </w:tc>
        <w:tc>
          <w:tcPr>
            <w:tcW w:w="288" w:type="dxa"/>
          </w:tcPr>
          <w:p w14:paraId="1C553C3C" w14:textId="77777777" w:rsidR="005D7F2D" w:rsidRPr="00E77497" w:rsidRDefault="005D7F2D" w:rsidP="005D7F2D">
            <w:pPr>
              <w:pStyle w:val="SyntaxOneOf"/>
              <w:spacing w:after="60"/>
              <w:rPr>
                <w:rFonts w:cs="Courier New"/>
              </w:rPr>
            </w:pPr>
            <w:r w:rsidRPr="00E77497">
              <w:rPr>
                <w:rFonts w:cs="Courier New"/>
              </w:rPr>
              <w:t>H</w:t>
            </w:r>
          </w:p>
        </w:tc>
        <w:tc>
          <w:tcPr>
            <w:tcW w:w="288" w:type="dxa"/>
          </w:tcPr>
          <w:p w14:paraId="0CF48239" w14:textId="77777777" w:rsidR="005D7F2D" w:rsidRPr="00E77497" w:rsidRDefault="005D7F2D" w:rsidP="005D7F2D">
            <w:pPr>
              <w:pStyle w:val="SyntaxOneOf"/>
              <w:spacing w:after="60"/>
              <w:rPr>
                <w:rFonts w:cs="Courier New"/>
              </w:rPr>
            </w:pPr>
            <w:r w:rsidRPr="00E77497">
              <w:rPr>
                <w:rFonts w:cs="Courier New"/>
              </w:rPr>
              <w:t>I</w:t>
            </w:r>
          </w:p>
        </w:tc>
        <w:tc>
          <w:tcPr>
            <w:tcW w:w="288" w:type="dxa"/>
          </w:tcPr>
          <w:p w14:paraId="1B346F92" w14:textId="77777777" w:rsidR="005D7F2D" w:rsidRPr="00E77497" w:rsidRDefault="005D7F2D" w:rsidP="005D7F2D">
            <w:pPr>
              <w:pStyle w:val="SyntaxOneOf"/>
              <w:spacing w:after="60"/>
              <w:rPr>
                <w:rFonts w:cs="Courier New"/>
              </w:rPr>
            </w:pPr>
            <w:r w:rsidRPr="00E77497">
              <w:rPr>
                <w:rFonts w:cs="Courier New"/>
              </w:rPr>
              <w:t>J</w:t>
            </w:r>
          </w:p>
        </w:tc>
        <w:tc>
          <w:tcPr>
            <w:tcW w:w="288" w:type="dxa"/>
          </w:tcPr>
          <w:p w14:paraId="45A8E39E" w14:textId="77777777" w:rsidR="005D7F2D" w:rsidRPr="00E77497" w:rsidRDefault="005D7F2D" w:rsidP="005D7F2D">
            <w:pPr>
              <w:pStyle w:val="SyntaxOneOf"/>
              <w:spacing w:after="60"/>
              <w:rPr>
                <w:rFonts w:cs="Courier New"/>
              </w:rPr>
            </w:pPr>
            <w:r w:rsidRPr="00E77497">
              <w:rPr>
                <w:rFonts w:cs="Courier New"/>
              </w:rPr>
              <w:t>K</w:t>
            </w:r>
          </w:p>
        </w:tc>
        <w:tc>
          <w:tcPr>
            <w:tcW w:w="288" w:type="dxa"/>
          </w:tcPr>
          <w:p w14:paraId="7B310B59" w14:textId="77777777" w:rsidR="005D7F2D" w:rsidRPr="00E77497" w:rsidRDefault="005D7F2D" w:rsidP="005D7F2D">
            <w:pPr>
              <w:pStyle w:val="SyntaxOneOf"/>
              <w:spacing w:after="60"/>
              <w:rPr>
                <w:rFonts w:cs="Courier New"/>
              </w:rPr>
            </w:pPr>
            <w:r w:rsidRPr="00E77497">
              <w:rPr>
                <w:rFonts w:cs="Courier New"/>
              </w:rPr>
              <w:t>L</w:t>
            </w:r>
          </w:p>
        </w:tc>
        <w:tc>
          <w:tcPr>
            <w:tcW w:w="288" w:type="dxa"/>
          </w:tcPr>
          <w:p w14:paraId="238D4534" w14:textId="77777777" w:rsidR="005D7F2D" w:rsidRPr="00E77497" w:rsidRDefault="005D7F2D" w:rsidP="005D7F2D">
            <w:pPr>
              <w:pStyle w:val="SyntaxOneOf"/>
              <w:spacing w:after="60"/>
              <w:rPr>
                <w:rFonts w:cs="Courier New"/>
              </w:rPr>
            </w:pPr>
            <w:r w:rsidRPr="00E77497">
              <w:rPr>
                <w:rFonts w:cs="Courier New"/>
              </w:rPr>
              <w:t>M</w:t>
            </w:r>
          </w:p>
        </w:tc>
        <w:tc>
          <w:tcPr>
            <w:tcW w:w="288" w:type="dxa"/>
          </w:tcPr>
          <w:p w14:paraId="7DA496B5" w14:textId="77777777" w:rsidR="005D7F2D" w:rsidRPr="00E77497" w:rsidRDefault="005D7F2D" w:rsidP="005D7F2D">
            <w:pPr>
              <w:pStyle w:val="SyntaxOneOf"/>
              <w:spacing w:after="60"/>
              <w:rPr>
                <w:rFonts w:cs="Courier New"/>
              </w:rPr>
            </w:pPr>
            <w:r w:rsidRPr="00E77497">
              <w:rPr>
                <w:rFonts w:cs="Courier New"/>
              </w:rPr>
              <w:t>N</w:t>
            </w:r>
          </w:p>
        </w:tc>
        <w:tc>
          <w:tcPr>
            <w:tcW w:w="288" w:type="dxa"/>
          </w:tcPr>
          <w:p w14:paraId="2E368E26" w14:textId="77777777" w:rsidR="005D7F2D" w:rsidRPr="00E77497" w:rsidRDefault="005D7F2D" w:rsidP="005D7F2D">
            <w:pPr>
              <w:pStyle w:val="SyntaxOneOf"/>
              <w:spacing w:after="60"/>
              <w:rPr>
                <w:rFonts w:cs="Courier New"/>
              </w:rPr>
            </w:pPr>
            <w:r w:rsidRPr="00E77497">
              <w:rPr>
                <w:rFonts w:cs="Courier New"/>
              </w:rPr>
              <w:t>O</w:t>
            </w:r>
          </w:p>
        </w:tc>
        <w:tc>
          <w:tcPr>
            <w:tcW w:w="288" w:type="dxa"/>
          </w:tcPr>
          <w:p w14:paraId="7DF80CF6" w14:textId="77777777" w:rsidR="005D7F2D" w:rsidRPr="00E77497" w:rsidRDefault="005D7F2D" w:rsidP="005D7F2D">
            <w:pPr>
              <w:pStyle w:val="SyntaxOneOf"/>
              <w:spacing w:after="60"/>
              <w:rPr>
                <w:rFonts w:cs="Courier New"/>
              </w:rPr>
            </w:pPr>
            <w:r w:rsidRPr="00E77497">
              <w:rPr>
                <w:rFonts w:cs="Courier New"/>
              </w:rPr>
              <w:t>P</w:t>
            </w:r>
          </w:p>
        </w:tc>
        <w:tc>
          <w:tcPr>
            <w:tcW w:w="288" w:type="dxa"/>
          </w:tcPr>
          <w:p w14:paraId="30162C4F" w14:textId="77777777" w:rsidR="005D7F2D" w:rsidRPr="00E77497" w:rsidRDefault="005D7F2D" w:rsidP="005D7F2D">
            <w:pPr>
              <w:pStyle w:val="SyntaxOneOf"/>
              <w:spacing w:after="60"/>
              <w:rPr>
                <w:rFonts w:cs="Courier New"/>
              </w:rPr>
            </w:pPr>
            <w:r w:rsidRPr="00E77497">
              <w:rPr>
                <w:rFonts w:cs="Courier New"/>
              </w:rPr>
              <w:t>Q</w:t>
            </w:r>
          </w:p>
        </w:tc>
        <w:tc>
          <w:tcPr>
            <w:tcW w:w="288" w:type="dxa"/>
          </w:tcPr>
          <w:p w14:paraId="5DAE9EC0" w14:textId="77777777" w:rsidR="005D7F2D" w:rsidRPr="00E77497" w:rsidRDefault="005D7F2D" w:rsidP="005D7F2D">
            <w:pPr>
              <w:pStyle w:val="SyntaxOneOf"/>
              <w:spacing w:after="60"/>
              <w:rPr>
                <w:rFonts w:cs="Courier New"/>
              </w:rPr>
            </w:pPr>
            <w:r w:rsidRPr="00E77497">
              <w:rPr>
                <w:rFonts w:cs="Courier New"/>
              </w:rPr>
              <w:t>R</w:t>
            </w:r>
          </w:p>
        </w:tc>
        <w:tc>
          <w:tcPr>
            <w:tcW w:w="288" w:type="dxa"/>
          </w:tcPr>
          <w:p w14:paraId="0F0D139B" w14:textId="77777777" w:rsidR="005D7F2D" w:rsidRPr="00E77497" w:rsidRDefault="005D7F2D" w:rsidP="005D7F2D">
            <w:pPr>
              <w:pStyle w:val="SyntaxOneOf"/>
              <w:spacing w:after="60"/>
              <w:rPr>
                <w:rFonts w:cs="Courier New"/>
              </w:rPr>
            </w:pPr>
            <w:r w:rsidRPr="00E77497">
              <w:rPr>
                <w:rFonts w:cs="Courier New"/>
              </w:rPr>
              <w:t>S</w:t>
            </w:r>
          </w:p>
        </w:tc>
        <w:tc>
          <w:tcPr>
            <w:tcW w:w="288" w:type="dxa"/>
          </w:tcPr>
          <w:p w14:paraId="03B5CB59" w14:textId="77777777" w:rsidR="005D7F2D" w:rsidRPr="00E77497" w:rsidRDefault="005D7F2D" w:rsidP="005D7F2D">
            <w:pPr>
              <w:pStyle w:val="SyntaxOneOf"/>
              <w:spacing w:after="60"/>
              <w:rPr>
                <w:rFonts w:cs="Courier New"/>
              </w:rPr>
            </w:pPr>
            <w:r w:rsidRPr="00E77497">
              <w:rPr>
                <w:rFonts w:cs="Courier New"/>
              </w:rPr>
              <w:t>T</w:t>
            </w:r>
          </w:p>
        </w:tc>
        <w:tc>
          <w:tcPr>
            <w:tcW w:w="288" w:type="dxa"/>
          </w:tcPr>
          <w:p w14:paraId="7046C4FC" w14:textId="77777777" w:rsidR="005D7F2D" w:rsidRPr="00E77497" w:rsidRDefault="005D7F2D" w:rsidP="005D7F2D">
            <w:pPr>
              <w:pStyle w:val="SyntaxOneOf"/>
              <w:spacing w:after="60"/>
              <w:rPr>
                <w:rFonts w:cs="Courier New"/>
              </w:rPr>
            </w:pPr>
            <w:r w:rsidRPr="00E77497">
              <w:rPr>
                <w:rFonts w:cs="Courier New"/>
              </w:rPr>
              <w:t>U</w:t>
            </w:r>
          </w:p>
        </w:tc>
        <w:tc>
          <w:tcPr>
            <w:tcW w:w="288" w:type="dxa"/>
          </w:tcPr>
          <w:p w14:paraId="65FFE577" w14:textId="77777777" w:rsidR="005D7F2D" w:rsidRPr="00E77497" w:rsidRDefault="005D7F2D" w:rsidP="005D7F2D">
            <w:pPr>
              <w:pStyle w:val="SyntaxOneOf"/>
              <w:spacing w:after="60"/>
              <w:rPr>
                <w:rFonts w:cs="Courier New"/>
              </w:rPr>
            </w:pPr>
            <w:r w:rsidRPr="00E77497">
              <w:rPr>
                <w:rFonts w:cs="Courier New"/>
              </w:rPr>
              <w:t>V</w:t>
            </w:r>
          </w:p>
        </w:tc>
        <w:tc>
          <w:tcPr>
            <w:tcW w:w="288" w:type="dxa"/>
          </w:tcPr>
          <w:p w14:paraId="2512F20E" w14:textId="77777777" w:rsidR="005D7F2D" w:rsidRPr="00E77497" w:rsidRDefault="005D7F2D" w:rsidP="005D7F2D">
            <w:pPr>
              <w:pStyle w:val="SyntaxOneOf"/>
              <w:spacing w:after="60"/>
              <w:rPr>
                <w:rFonts w:cs="Courier New"/>
              </w:rPr>
            </w:pPr>
            <w:r w:rsidRPr="00E77497">
              <w:rPr>
                <w:rFonts w:cs="Courier New"/>
              </w:rPr>
              <w:t>W</w:t>
            </w:r>
          </w:p>
        </w:tc>
        <w:tc>
          <w:tcPr>
            <w:tcW w:w="288" w:type="dxa"/>
          </w:tcPr>
          <w:p w14:paraId="62DCC52C" w14:textId="77777777" w:rsidR="005D7F2D" w:rsidRPr="00E77497" w:rsidRDefault="005D7F2D" w:rsidP="005D7F2D">
            <w:pPr>
              <w:pStyle w:val="SyntaxOneOf"/>
              <w:spacing w:after="60"/>
              <w:rPr>
                <w:rFonts w:cs="Courier New"/>
              </w:rPr>
            </w:pPr>
            <w:r w:rsidRPr="00E77497">
              <w:rPr>
                <w:rFonts w:cs="Courier New"/>
              </w:rPr>
              <w:t>X</w:t>
            </w:r>
          </w:p>
        </w:tc>
        <w:tc>
          <w:tcPr>
            <w:tcW w:w="288" w:type="dxa"/>
          </w:tcPr>
          <w:p w14:paraId="4A850AC4" w14:textId="77777777" w:rsidR="005D7F2D" w:rsidRPr="00E77497" w:rsidRDefault="005D7F2D" w:rsidP="005D7F2D">
            <w:pPr>
              <w:pStyle w:val="SyntaxOneOf"/>
              <w:spacing w:after="60"/>
              <w:rPr>
                <w:rFonts w:cs="Courier New"/>
              </w:rPr>
            </w:pPr>
            <w:r w:rsidRPr="00E77497">
              <w:rPr>
                <w:rFonts w:cs="Courier New"/>
              </w:rPr>
              <w:t>Y</w:t>
            </w:r>
          </w:p>
        </w:tc>
        <w:tc>
          <w:tcPr>
            <w:tcW w:w="288" w:type="dxa"/>
          </w:tcPr>
          <w:p w14:paraId="6CFADC9D" w14:textId="77777777" w:rsidR="005D7F2D" w:rsidRPr="00E77497" w:rsidRDefault="005D7F2D" w:rsidP="005D7F2D">
            <w:pPr>
              <w:pStyle w:val="SyntaxOneOf"/>
              <w:spacing w:after="60"/>
              <w:rPr>
                <w:rFonts w:cs="Courier New"/>
              </w:rPr>
            </w:pPr>
            <w:r w:rsidRPr="00E77497">
              <w:rPr>
                <w:rFonts w:cs="Courier New"/>
              </w:rPr>
              <w:t>Z</w:t>
            </w:r>
          </w:p>
        </w:tc>
      </w:tr>
      <w:tr w:rsidR="005D7F2D" w:rsidRPr="00E77497" w14:paraId="3656D1A1" w14:textId="77777777" w:rsidTr="005D7F2D">
        <w:trPr>
          <w:tblHeader/>
        </w:trPr>
        <w:tc>
          <w:tcPr>
            <w:tcW w:w="288" w:type="dxa"/>
          </w:tcPr>
          <w:p w14:paraId="4A7D574A" w14:textId="77777777" w:rsidR="005D7F2D" w:rsidRPr="00E77497" w:rsidRDefault="005D7F2D" w:rsidP="005D7F2D">
            <w:pPr>
              <w:pStyle w:val="SyntaxOneOf"/>
              <w:spacing w:after="60"/>
              <w:rPr>
                <w:rFonts w:cs="Courier New"/>
              </w:rPr>
            </w:pPr>
            <w:r w:rsidRPr="00E77497">
              <w:rPr>
                <w:rFonts w:cs="Courier New"/>
              </w:rPr>
              <w:t>0</w:t>
            </w:r>
          </w:p>
        </w:tc>
        <w:tc>
          <w:tcPr>
            <w:tcW w:w="288" w:type="dxa"/>
          </w:tcPr>
          <w:p w14:paraId="458A8F05" w14:textId="77777777" w:rsidR="005D7F2D" w:rsidRPr="00E77497" w:rsidRDefault="005D7F2D" w:rsidP="005D7F2D">
            <w:pPr>
              <w:pStyle w:val="SyntaxOneOf"/>
              <w:spacing w:after="60"/>
              <w:rPr>
                <w:rFonts w:cs="Courier New"/>
              </w:rPr>
            </w:pPr>
            <w:r w:rsidRPr="00E77497">
              <w:rPr>
                <w:rFonts w:cs="Courier New"/>
              </w:rPr>
              <w:t>1</w:t>
            </w:r>
          </w:p>
        </w:tc>
        <w:tc>
          <w:tcPr>
            <w:tcW w:w="288" w:type="dxa"/>
          </w:tcPr>
          <w:p w14:paraId="6F9D8430" w14:textId="77777777" w:rsidR="005D7F2D" w:rsidRPr="00E77497" w:rsidRDefault="005D7F2D" w:rsidP="005D7F2D">
            <w:pPr>
              <w:pStyle w:val="SyntaxOneOf"/>
              <w:spacing w:after="60"/>
              <w:rPr>
                <w:rFonts w:cs="Courier New"/>
              </w:rPr>
            </w:pPr>
            <w:r w:rsidRPr="00E77497">
              <w:rPr>
                <w:rFonts w:cs="Courier New"/>
              </w:rPr>
              <w:t>2</w:t>
            </w:r>
          </w:p>
        </w:tc>
        <w:tc>
          <w:tcPr>
            <w:tcW w:w="288" w:type="dxa"/>
          </w:tcPr>
          <w:p w14:paraId="08E50952" w14:textId="77777777" w:rsidR="005D7F2D" w:rsidRPr="00E77497" w:rsidRDefault="005D7F2D" w:rsidP="005D7F2D">
            <w:pPr>
              <w:pStyle w:val="SyntaxOneOf"/>
              <w:spacing w:after="60"/>
              <w:rPr>
                <w:rFonts w:cs="Courier New"/>
              </w:rPr>
            </w:pPr>
            <w:r w:rsidRPr="00E77497">
              <w:rPr>
                <w:rFonts w:cs="Courier New"/>
              </w:rPr>
              <w:t>3</w:t>
            </w:r>
          </w:p>
        </w:tc>
        <w:tc>
          <w:tcPr>
            <w:tcW w:w="288" w:type="dxa"/>
          </w:tcPr>
          <w:p w14:paraId="55A34736" w14:textId="77777777" w:rsidR="005D7F2D" w:rsidRPr="00E77497" w:rsidRDefault="005D7F2D" w:rsidP="005D7F2D">
            <w:pPr>
              <w:pStyle w:val="SyntaxOneOf"/>
              <w:spacing w:after="60"/>
              <w:rPr>
                <w:rFonts w:cs="Courier New"/>
              </w:rPr>
            </w:pPr>
            <w:r w:rsidRPr="00E77497">
              <w:rPr>
                <w:rFonts w:cs="Courier New"/>
              </w:rPr>
              <w:t>4</w:t>
            </w:r>
          </w:p>
        </w:tc>
        <w:tc>
          <w:tcPr>
            <w:tcW w:w="288" w:type="dxa"/>
          </w:tcPr>
          <w:p w14:paraId="73EFB3D6" w14:textId="77777777" w:rsidR="005D7F2D" w:rsidRPr="00E77497" w:rsidRDefault="005D7F2D" w:rsidP="005D7F2D">
            <w:pPr>
              <w:pStyle w:val="SyntaxOneOf"/>
              <w:spacing w:after="60"/>
              <w:rPr>
                <w:rFonts w:cs="Courier New"/>
              </w:rPr>
            </w:pPr>
            <w:r w:rsidRPr="00E77497">
              <w:rPr>
                <w:rFonts w:cs="Courier New"/>
              </w:rPr>
              <w:t>5</w:t>
            </w:r>
          </w:p>
        </w:tc>
        <w:tc>
          <w:tcPr>
            <w:tcW w:w="288" w:type="dxa"/>
          </w:tcPr>
          <w:p w14:paraId="4DD3150C" w14:textId="77777777" w:rsidR="005D7F2D" w:rsidRPr="00E77497" w:rsidRDefault="005D7F2D" w:rsidP="005D7F2D">
            <w:pPr>
              <w:pStyle w:val="SyntaxOneOf"/>
              <w:spacing w:after="60"/>
              <w:rPr>
                <w:rFonts w:cs="Courier New"/>
              </w:rPr>
            </w:pPr>
            <w:r w:rsidRPr="00E77497">
              <w:rPr>
                <w:rFonts w:cs="Courier New"/>
              </w:rPr>
              <w:t>6</w:t>
            </w:r>
          </w:p>
        </w:tc>
        <w:tc>
          <w:tcPr>
            <w:tcW w:w="288" w:type="dxa"/>
          </w:tcPr>
          <w:p w14:paraId="35DB5463" w14:textId="77777777" w:rsidR="005D7F2D" w:rsidRPr="00E77497" w:rsidRDefault="005D7F2D" w:rsidP="005D7F2D">
            <w:pPr>
              <w:pStyle w:val="SyntaxOneOf"/>
              <w:spacing w:after="60"/>
              <w:rPr>
                <w:rFonts w:cs="Courier New"/>
              </w:rPr>
            </w:pPr>
            <w:r w:rsidRPr="00E77497">
              <w:rPr>
                <w:rFonts w:cs="Courier New"/>
              </w:rPr>
              <w:t>7</w:t>
            </w:r>
          </w:p>
        </w:tc>
        <w:tc>
          <w:tcPr>
            <w:tcW w:w="288" w:type="dxa"/>
          </w:tcPr>
          <w:p w14:paraId="3A412A70" w14:textId="77777777" w:rsidR="005D7F2D" w:rsidRPr="00E77497" w:rsidRDefault="005D7F2D" w:rsidP="005D7F2D">
            <w:pPr>
              <w:pStyle w:val="SyntaxOneOf"/>
              <w:spacing w:after="60"/>
              <w:rPr>
                <w:rFonts w:cs="Courier New"/>
              </w:rPr>
            </w:pPr>
            <w:r w:rsidRPr="00E77497">
              <w:rPr>
                <w:rFonts w:cs="Courier New"/>
              </w:rPr>
              <w:t>8</w:t>
            </w:r>
          </w:p>
        </w:tc>
        <w:tc>
          <w:tcPr>
            <w:tcW w:w="288" w:type="dxa"/>
          </w:tcPr>
          <w:p w14:paraId="7105E7AC" w14:textId="77777777" w:rsidR="005D7F2D" w:rsidRPr="00E77497" w:rsidRDefault="005D7F2D" w:rsidP="005D7F2D">
            <w:pPr>
              <w:pStyle w:val="SyntaxOneOf"/>
              <w:spacing w:after="60"/>
              <w:rPr>
                <w:rFonts w:cs="Courier New"/>
              </w:rPr>
            </w:pPr>
            <w:r w:rsidRPr="00E77497">
              <w:rPr>
                <w:rFonts w:cs="Courier New"/>
              </w:rPr>
              <w:t>9</w:t>
            </w:r>
          </w:p>
        </w:tc>
        <w:tc>
          <w:tcPr>
            <w:tcW w:w="288" w:type="dxa"/>
          </w:tcPr>
          <w:p w14:paraId="0A959B49" w14:textId="77777777" w:rsidR="005D7F2D" w:rsidRPr="00E77497" w:rsidRDefault="005D7F2D" w:rsidP="005D7F2D">
            <w:pPr>
              <w:pStyle w:val="SyntaxOneOf"/>
              <w:spacing w:after="60"/>
              <w:rPr>
                <w:rFonts w:cs="Courier New"/>
              </w:rPr>
            </w:pPr>
            <w:r w:rsidRPr="00E77497">
              <w:rPr>
                <w:rFonts w:cs="Courier New"/>
              </w:rPr>
              <w:t>_</w:t>
            </w:r>
          </w:p>
        </w:tc>
        <w:tc>
          <w:tcPr>
            <w:tcW w:w="288" w:type="dxa"/>
          </w:tcPr>
          <w:p w14:paraId="28730548" w14:textId="77777777" w:rsidR="005D7F2D" w:rsidRPr="00E77497" w:rsidRDefault="005D7F2D" w:rsidP="005D7F2D">
            <w:pPr>
              <w:pStyle w:val="SyntaxOneOf"/>
              <w:spacing w:after="60"/>
              <w:rPr>
                <w:rFonts w:cs="Courier New"/>
              </w:rPr>
            </w:pPr>
          </w:p>
        </w:tc>
        <w:tc>
          <w:tcPr>
            <w:tcW w:w="288" w:type="dxa"/>
          </w:tcPr>
          <w:p w14:paraId="5F9E52C0" w14:textId="77777777" w:rsidR="005D7F2D" w:rsidRPr="00E77497" w:rsidRDefault="005D7F2D" w:rsidP="005D7F2D">
            <w:pPr>
              <w:pStyle w:val="SyntaxOneOf"/>
              <w:spacing w:after="60"/>
              <w:rPr>
                <w:rFonts w:cs="Courier New"/>
              </w:rPr>
            </w:pPr>
          </w:p>
        </w:tc>
        <w:tc>
          <w:tcPr>
            <w:tcW w:w="288" w:type="dxa"/>
          </w:tcPr>
          <w:p w14:paraId="57D98769" w14:textId="77777777" w:rsidR="005D7F2D" w:rsidRPr="00E77497" w:rsidRDefault="005D7F2D" w:rsidP="005D7F2D">
            <w:pPr>
              <w:pStyle w:val="SyntaxOneOf"/>
              <w:spacing w:after="60"/>
              <w:rPr>
                <w:rFonts w:cs="Courier New"/>
              </w:rPr>
            </w:pPr>
          </w:p>
        </w:tc>
        <w:tc>
          <w:tcPr>
            <w:tcW w:w="288" w:type="dxa"/>
          </w:tcPr>
          <w:p w14:paraId="4F2CA40E" w14:textId="77777777" w:rsidR="005D7F2D" w:rsidRPr="00E77497" w:rsidRDefault="005D7F2D" w:rsidP="005D7F2D">
            <w:pPr>
              <w:pStyle w:val="SyntaxOneOf"/>
              <w:spacing w:after="60"/>
              <w:rPr>
                <w:rFonts w:cs="Courier New"/>
              </w:rPr>
            </w:pPr>
          </w:p>
        </w:tc>
        <w:tc>
          <w:tcPr>
            <w:tcW w:w="288" w:type="dxa"/>
          </w:tcPr>
          <w:p w14:paraId="7E9E8FEA" w14:textId="77777777" w:rsidR="005D7F2D" w:rsidRPr="00E77497" w:rsidRDefault="005D7F2D" w:rsidP="005D7F2D">
            <w:pPr>
              <w:pStyle w:val="SyntaxOneOf"/>
              <w:spacing w:after="60"/>
              <w:rPr>
                <w:rFonts w:cs="Courier New"/>
              </w:rPr>
            </w:pPr>
          </w:p>
        </w:tc>
        <w:tc>
          <w:tcPr>
            <w:tcW w:w="288" w:type="dxa"/>
          </w:tcPr>
          <w:p w14:paraId="2403F441" w14:textId="77777777" w:rsidR="005D7F2D" w:rsidRPr="00E77497" w:rsidRDefault="005D7F2D" w:rsidP="005D7F2D">
            <w:pPr>
              <w:pStyle w:val="SyntaxOneOf"/>
              <w:spacing w:after="60"/>
              <w:rPr>
                <w:rFonts w:cs="Courier New"/>
              </w:rPr>
            </w:pPr>
          </w:p>
        </w:tc>
        <w:tc>
          <w:tcPr>
            <w:tcW w:w="288" w:type="dxa"/>
          </w:tcPr>
          <w:p w14:paraId="46BE18FC" w14:textId="77777777" w:rsidR="005D7F2D" w:rsidRPr="00E77497" w:rsidRDefault="005D7F2D" w:rsidP="005D7F2D">
            <w:pPr>
              <w:pStyle w:val="SyntaxOneOf"/>
              <w:spacing w:after="60"/>
              <w:rPr>
                <w:rFonts w:cs="Courier New"/>
              </w:rPr>
            </w:pPr>
          </w:p>
        </w:tc>
        <w:tc>
          <w:tcPr>
            <w:tcW w:w="288" w:type="dxa"/>
          </w:tcPr>
          <w:p w14:paraId="05D15E4E" w14:textId="77777777" w:rsidR="005D7F2D" w:rsidRPr="00E77497" w:rsidRDefault="005D7F2D" w:rsidP="005D7F2D">
            <w:pPr>
              <w:pStyle w:val="SyntaxOneOf"/>
              <w:spacing w:after="60"/>
              <w:rPr>
                <w:rFonts w:cs="Courier New"/>
              </w:rPr>
            </w:pPr>
          </w:p>
        </w:tc>
        <w:tc>
          <w:tcPr>
            <w:tcW w:w="288" w:type="dxa"/>
          </w:tcPr>
          <w:p w14:paraId="4C1B993F" w14:textId="77777777" w:rsidR="005D7F2D" w:rsidRPr="00E77497" w:rsidRDefault="005D7F2D" w:rsidP="005D7F2D">
            <w:pPr>
              <w:pStyle w:val="SyntaxOneOf"/>
              <w:spacing w:after="60"/>
              <w:rPr>
                <w:rFonts w:cs="Courier New"/>
              </w:rPr>
            </w:pPr>
          </w:p>
        </w:tc>
        <w:tc>
          <w:tcPr>
            <w:tcW w:w="288" w:type="dxa"/>
          </w:tcPr>
          <w:p w14:paraId="59D2E798" w14:textId="77777777" w:rsidR="005D7F2D" w:rsidRPr="00E77497" w:rsidRDefault="005D7F2D" w:rsidP="005D7F2D">
            <w:pPr>
              <w:pStyle w:val="SyntaxOneOf"/>
              <w:spacing w:after="60"/>
              <w:rPr>
                <w:rFonts w:cs="Courier New"/>
              </w:rPr>
            </w:pPr>
          </w:p>
        </w:tc>
        <w:tc>
          <w:tcPr>
            <w:tcW w:w="288" w:type="dxa"/>
          </w:tcPr>
          <w:p w14:paraId="0B0B86AB" w14:textId="77777777" w:rsidR="005D7F2D" w:rsidRPr="00E77497" w:rsidRDefault="005D7F2D" w:rsidP="005D7F2D">
            <w:pPr>
              <w:pStyle w:val="SyntaxOneOf"/>
              <w:spacing w:after="60"/>
              <w:rPr>
                <w:rFonts w:cs="Courier New"/>
              </w:rPr>
            </w:pPr>
          </w:p>
        </w:tc>
        <w:tc>
          <w:tcPr>
            <w:tcW w:w="288" w:type="dxa"/>
          </w:tcPr>
          <w:p w14:paraId="5439F66E" w14:textId="77777777" w:rsidR="005D7F2D" w:rsidRPr="00E77497" w:rsidRDefault="005D7F2D" w:rsidP="005D7F2D">
            <w:pPr>
              <w:pStyle w:val="SyntaxOneOf"/>
              <w:spacing w:after="60"/>
              <w:rPr>
                <w:rFonts w:cs="Courier New"/>
              </w:rPr>
            </w:pPr>
          </w:p>
        </w:tc>
        <w:tc>
          <w:tcPr>
            <w:tcW w:w="288" w:type="dxa"/>
          </w:tcPr>
          <w:p w14:paraId="4EAFCF86" w14:textId="77777777" w:rsidR="005D7F2D" w:rsidRPr="00E77497" w:rsidRDefault="005D7F2D" w:rsidP="005D7F2D">
            <w:pPr>
              <w:pStyle w:val="SyntaxOneOf"/>
              <w:spacing w:after="60"/>
              <w:rPr>
                <w:rFonts w:cs="Courier New"/>
              </w:rPr>
            </w:pPr>
          </w:p>
        </w:tc>
        <w:tc>
          <w:tcPr>
            <w:tcW w:w="288" w:type="dxa"/>
          </w:tcPr>
          <w:p w14:paraId="49B9214B" w14:textId="77777777" w:rsidR="005D7F2D" w:rsidRPr="00E77497" w:rsidRDefault="005D7F2D" w:rsidP="005D7F2D">
            <w:pPr>
              <w:pStyle w:val="SyntaxOneOf"/>
              <w:spacing w:after="60"/>
              <w:rPr>
                <w:rFonts w:cs="Courier New"/>
              </w:rPr>
            </w:pPr>
          </w:p>
        </w:tc>
        <w:tc>
          <w:tcPr>
            <w:tcW w:w="288" w:type="dxa"/>
          </w:tcPr>
          <w:p w14:paraId="5E3F1D60" w14:textId="77777777" w:rsidR="005D7F2D" w:rsidRPr="00E77497" w:rsidRDefault="005D7F2D" w:rsidP="005D7F2D">
            <w:pPr>
              <w:pStyle w:val="SyntaxOneOf"/>
              <w:spacing w:after="60"/>
              <w:rPr>
                <w:rFonts w:cs="Courier New"/>
              </w:rPr>
            </w:pPr>
          </w:p>
        </w:tc>
      </w:tr>
    </w:tbl>
    <w:p w14:paraId="3BB4DA97" w14:textId="77777777" w:rsidR="005D7F2D" w:rsidRPr="00E77497" w:rsidRDefault="005D7F2D" w:rsidP="005D7F2D">
      <w:pPr>
        <w:pStyle w:val="Alg4"/>
        <w:numPr>
          <w:ilvl w:val="0"/>
          <w:numId w:val="295"/>
        </w:numPr>
        <w:spacing w:after="220"/>
      </w:pPr>
      <w:r w:rsidRPr="00E77497">
        <w:t xml:space="preserve">Return </w:t>
      </w:r>
      <w:r w:rsidRPr="00E77497">
        <w:rPr>
          <w:b/>
        </w:rPr>
        <w:t>false</w:t>
      </w:r>
      <w:r w:rsidRPr="00E77497">
        <w:t>.</w:t>
      </w:r>
    </w:p>
    <w:p w14:paraId="2432A92D" w14:textId="77777777" w:rsidR="005D7F2D" w:rsidRPr="00E77497" w:rsidRDefault="005D7F2D" w:rsidP="005D7F2D">
      <w:pPr>
        <w:pStyle w:val="40"/>
      </w:pPr>
      <w:r w:rsidRPr="00E77497">
        <w:t>Quantifier</w:t>
      </w:r>
    </w:p>
    <w:p w14:paraId="4690E06A" w14:textId="77777777" w:rsidR="005D7F2D" w:rsidRPr="00E77497" w:rsidRDefault="005D7F2D" w:rsidP="005D7F2D">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3EFE1DC5" w14:textId="77777777" w:rsidR="005D7F2D" w:rsidRPr="00E77497" w:rsidRDefault="005D7F2D" w:rsidP="005D7F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35C8F18C" w14:textId="77777777" w:rsidR="005D7F2D" w:rsidRPr="00E77497" w:rsidRDefault="005D7F2D" w:rsidP="005D7F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14:paraId="78E75FAC" w14:textId="77777777" w:rsidR="005D7F2D" w:rsidRPr="00E77497" w:rsidRDefault="005D7F2D" w:rsidP="005D7F2D">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5F4E4530" w14:textId="77777777" w:rsidR="005D7F2D" w:rsidRPr="00E77497" w:rsidRDefault="005D7F2D" w:rsidP="005D7F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58C13E71" w14:textId="77777777" w:rsidR="005D7F2D" w:rsidRPr="00E77497" w:rsidRDefault="005D7F2D" w:rsidP="005D7F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14:paraId="0885667F" w14:textId="77777777" w:rsidR="005D7F2D" w:rsidRPr="004D1BD1"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14:paraId="00B9C9C4" w14:textId="77777777" w:rsidR="005D7F2D" w:rsidRPr="004D1BD1" w:rsidRDefault="005D7F2D" w:rsidP="005D7F2D">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14:paraId="727E1D72" w14:textId="77777777" w:rsidR="005D7F2D" w:rsidRPr="00E65A34" w:rsidRDefault="005D7F2D" w:rsidP="005D7F2D">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14:paraId="6B3C95EC" w14:textId="77777777" w:rsidR="005D7F2D" w:rsidRPr="00E77497" w:rsidRDefault="005D7F2D" w:rsidP="005D7F2D">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0E507FB0" w14:textId="77777777" w:rsidR="005D7F2D" w:rsidRPr="00E77497" w:rsidRDefault="005D7F2D" w:rsidP="005D7F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w:t>
      </w:r>
      <w:r w:rsidR="008E26B6">
        <w:fldChar w:fldCharType="begin"/>
      </w:r>
      <w:r w:rsidR="008E26B6">
        <w:instrText xml:space="preserve"> REF _Ref424530746 \r \h </w:instrText>
      </w:r>
      <w:r w:rsidR="008E26B6">
        <w:fldChar w:fldCharType="separate"/>
      </w:r>
      <w:r w:rsidR="00083CEC">
        <w:t>11.8.3</w:t>
      </w:r>
      <w:r w:rsidR="008E26B6">
        <w:fldChar w:fldCharType="end"/>
      </w:r>
      <w:r w:rsidRPr="00E77497">
        <w:t>).</w:t>
      </w:r>
    </w:p>
    <w:p w14:paraId="413F4DA4" w14:textId="77777777" w:rsidR="005D7F2D" w:rsidRPr="00E77497" w:rsidRDefault="005D7F2D" w:rsidP="005D7F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14:paraId="34926A17" w14:textId="77777777" w:rsidR="005D7F2D" w:rsidRPr="00E77497"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6FFCC234" w14:textId="77777777" w:rsidR="005D7F2D" w:rsidRPr="00E77497" w:rsidRDefault="005D7F2D" w:rsidP="005D7F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14:paraId="4EB33A87" w14:textId="77777777" w:rsidR="005D7F2D" w:rsidRPr="00E77497" w:rsidRDefault="005D7F2D" w:rsidP="005D7F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14:paraId="4CD92DC6" w14:textId="77777777" w:rsidR="005D7F2D" w:rsidRPr="00E77497"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42BDF1E0" w14:textId="77777777" w:rsidR="005D7F2D" w:rsidRPr="00E77497" w:rsidRDefault="005D7F2D" w:rsidP="005D7F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14:paraId="0BF4FC43" w14:textId="77777777" w:rsidR="005D7F2D" w:rsidRPr="00E77497" w:rsidRDefault="005D7F2D" w:rsidP="005D7F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14:paraId="507E60AB" w14:textId="77777777" w:rsidR="005D7F2D" w:rsidRPr="00E77497" w:rsidRDefault="005D7F2D" w:rsidP="005D7F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14:paraId="1B4F6128" w14:textId="77777777" w:rsidR="005D7F2D" w:rsidRPr="00E77497" w:rsidRDefault="005D7F2D" w:rsidP="005D7F2D">
      <w:pPr>
        <w:pStyle w:val="40"/>
      </w:pPr>
      <w:r w:rsidRPr="00E77497">
        <w:t>Atom</w:t>
      </w:r>
    </w:p>
    <w:p w14:paraId="4F4EF7A0"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237E8287" w14:textId="77777777" w:rsidR="005D7F2D" w:rsidRPr="00E77497" w:rsidRDefault="005D7F2D" w:rsidP="005D7F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14:paraId="476240DF" w14:textId="77777777" w:rsidR="005D7F2D" w:rsidRPr="00E77497" w:rsidRDefault="005D7F2D" w:rsidP="005D7F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1F5F7DF6" w14:textId="77777777" w:rsidR="005D7F2D" w:rsidRPr="00E77497" w:rsidRDefault="005D7F2D" w:rsidP="005D7F2D">
      <w:pPr>
        <w:pStyle w:val="Alg4"/>
        <w:numPr>
          <w:ilvl w:val="0"/>
          <w:numId w:val="304"/>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2D6FFCC4"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3C40C019" w14:textId="77777777" w:rsidR="005D7F2D" w:rsidRPr="00E77497" w:rsidRDefault="005D7F2D" w:rsidP="005D7F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14:paraId="1B165135" w14:textId="77777777" w:rsidR="005D7F2D" w:rsidRPr="00E77497" w:rsidRDefault="005D7F2D" w:rsidP="005D7F2D">
      <w:pPr>
        <w:pStyle w:val="Alg4"/>
        <w:numPr>
          <w:ilvl w:val="0"/>
          <w:numId w:val="305"/>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423614BA"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14:paraId="2FC5FF6F"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59E51353" w14:textId="77777777" w:rsidR="005D7F2D" w:rsidRPr="00E77497" w:rsidRDefault="005D7F2D" w:rsidP="005D7F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4423345D" w14:textId="77777777" w:rsidR="005D7F2D" w:rsidRPr="00E77497" w:rsidRDefault="005D7F2D" w:rsidP="005D7F2D">
      <w:pPr>
        <w:pStyle w:val="Alg4"/>
        <w:numPr>
          <w:ilvl w:val="0"/>
          <w:numId w:val="306"/>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i/>
        </w:rPr>
        <w:t>invert</w:t>
      </w:r>
      <w:r w:rsidRPr="00E77497">
        <w:t>) and return its Matcher result.</w:t>
      </w:r>
    </w:p>
    <w:p w14:paraId="159CAC21"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36842762" w14:textId="77777777" w:rsidR="005D7F2D" w:rsidRPr="00E77497" w:rsidRDefault="005D7F2D" w:rsidP="005D7F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14:paraId="06E7B9B0" w14:textId="77777777" w:rsidR="005D7F2D" w:rsidRPr="00E77497" w:rsidRDefault="005D7F2D" w:rsidP="005D7F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02CB5BAD" w14:textId="77777777" w:rsidR="005D7F2D" w:rsidRPr="00E77497" w:rsidRDefault="005D7F2D" w:rsidP="005D7F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4E889AF1" w14:textId="77777777" w:rsidR="005D7F2D" w:rsidRPr="00E77497" w:rsidRDefault="005D7F2D" w:rsidP="005D7F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69ACF800" w14:textId="77777777" w:rsidR="005D7F2D" w:rsidRPr="00E77497" w:rsidRDefault="005D7F2D" w:rsidP="005D7F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w:t>
      </w:r>
      <w:r>
        <w:t>List</w:t>
      </w:r>
      <w:r w:rsidRPr="00E77497">
        <w:t>.</w:t>
      </w:r>
    </w:p>
    <w:p w14:paraId="2BB310C9" w14:textId="77777777" w:rsidR="005D7F2D" w:rsidRPr="00E77497" w:rsidRDefault="005D7F2D" w:rsidP="005D7F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0F97C15E" w14:textId="77777777" w:rsidR="005D7F2D" w:rsidRPr="00E77497" w:rsidRDefault="005D7F2D" w:rsidP="005D7F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4BE1FE87" w14:textId="77777777" w:rsidR="005D7F2D" w:rsidRPr="00E77497" w:rsidRDefault="005D7F2D" w:rsidP="005D7F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37EE508B" w14:textId="77777777" w:rsidR="005D7F2D" w:rsidRPr="00E77497" w:rsidRDefault="005D7F2D" w:rsidP="005D7F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4C94B39F" w14:textId="77777777" w:rsidR="005D7F2D" w:rsidRPr="00E77497" w:rsidRDefault="005D7F2D" w:rsidP="005D7F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7FBBAD67" w14:textId="77777777" w:rsidR="005D7F2D" w:rsidRPr="00E77497" w:rsidRDefault="005D7F2D" w:rsidP="005D7F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14:paraId="5DF85608" w14:textId="77777777" w:rsidR="005D7F2D" w:rsidRPr="00E77497" w:rsidRDefault="005D7F2D" w:rsidP="005D7F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1B095670"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14:paraId="5045BEE2"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CharacterSetMatcher </w:t>
      </w:r>
      <w:r>
        <w:rPr>
          <w:rFonts w:ascii="Helvetica" w:hAnsi="Helvetica"/>
          <w:b/>
          <w:spacing w:val="6"/>
        </w:rPr>
        <w:t>Abstract Operation</w:t>
      </w:r>
    </w:p>
    <w:p w14:paraId="1EB8C6C9" w14:textId="77777777" w:rsidR="005D7F2D" w:rsidRPr="00E77497" w:rsidRDefault="005D7F2D" w:rsidP="005D7F2D">
      <w:r w:rsidRPr="00E77497">
        <w:t xml:space="preserve">The abstract operation </w:t>
      </w:r>
      <w:r w:rsidRPr="00F92BFE">
        <w:rPr>
          <w:rFonts w:cs="Arial"/>
          <w:iCs/>
        </w:rPr>
        <w:t>CharacterSetMatcher</w:t>
      </w:r>
      <w:r w:rsidRPr="00E77497">
        <w:rPr>
          <w:rFonts w:ascii="Times New Roman" w:hAnsi="Times New Roman"/>
          <w:i/>
        </w:rPr>
        <w:t xml:space="preserve">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31AEC8F7" w14:textId="77777777" w:rsidR="005D7F2D" w:rsidRPr="00E77497" w:rsidRDefault="005D7F2D" w:rsidP="005D7F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19606B33" w14:textId="77777777" w:rsidR="005D7F2D" w:rsidRPr="00E77497" w:rsidRDefault="005D7F2D" w:rsidP="005D7F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2FD313C" w14:textId="77777777" w:rsidR="005D7F2D" w:rsidRPr="00E77497" w:rsidRDefault="005D7F2D" w:rsidP="005D7F2D">
      <w:pPr>
        <w:pStyle w:val="Alg40"/>
        <w:numPr>
          <w:ilvl w:val="3"/>
          <w:numId w:val="308"/>
        </w:numPr>
        <w:tabs>
          <w:tab w:val="clear" w:pos="864"/>
          <w:tab w:val="clear" w:pos="2520"/>
        </w:tabs>
        <w:ind w:left="1800"/>
      </w:pPr>
      <w:r w:rsidRPr="00E77497">
        <w:t xml:space="preserve">If </w:t>
      </w:r>
      <w:r w:rsidRPr="00E77497">
        <w:rPr>
          <w:i/>
        </w:rPr>
        <w:t>e</w:t>
      </w:r>
      <w:r w:rsidRPr="00E77497">
        <w:t xml:space="preserve"> is </w:t>
      </w:r>
      <w:r w:rsidRPr="00E77497">
        <w:rPr>
          <w:i/>
        </w:rPr>
        <w:t>InputLength</w:t>
      </w:r>
      <w:r w:rsidRPr="00E77497">
        <w:t xml:space="preserve">, return </w:t>
      </w:r>
      <w:r w:rsidRPr="00E77497">
        <w:rPr>
          <w:b/>
        </w:rPr>
        <w:t>failure</w:t>
      </w:r>
      <w:r w:rsidRPr="00E77497">
        <w:t>.</w:t>
      </w:r>
    </w:p>
    <w:p w14:paraId="66569CFE" w14:textId="77777777"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14:paraId="23D1A014" w14:textId="77777777"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D814DD">
        <w:rPr>
          <w:iCs/>
        </w:rPr>
        <w:t>Canonicalize</w:t>
      </w:r>
      <w:r w:rsidRPr="00E77497">
        <w:t>(</w:t>
      </w:r>
      <w:r w:rsidRPr="00E77497">
        <w:rPr>
          <w:i/>
        </w:rPr>
        <w:t>ch</w:t>
      </w:r>
      <w:r w:rsidRPr="00E77497">
        <w:t>).</w:t>
      </w:r>
    </w:p>
    <w:p w14:paraId="3BF6F702" w14:textId="77777777" w:rsidR="005D7F2D" w:rsidRPr="00E77497" w:rsidRDefault="005D7F2D" w:rsidP="005D7F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14:paraId="0C6ED61B" w14:textId="77777777" w:rsidR="005D7F2D" w:rsidRPr="00E77497" w:rsidRDefault="005D7F2D" w:rsidP="005D7F2D">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is </w:t>
      </w:r>
      <w:r w:rsidRPr="00E77497">
        <w:rPr>
          <w:i/>
        </w:rPr>
        <w:t>cc</w:t>
      </w:r>
      <w:r w:rsidRPr="00E77497">
        <w:t xml:space="preserve">, return </w:t>
      </w:r>
      <w:r w:rsidRPr="00E77497">
        <w:rPr>
          <w:b/>
        </w:rPr>
        <w:t>failure</w:t>
      </w:r>
      <w:r w:rsidRPr="00E77497">
        <w:t>.</w:t>
      </w:r>
    </w:p>
    <w:p w14:paraId="13187D23" w14:textId="77777777" w:rsidR="005D7F2D" w:rsidRPr="00E77497" w:rsidRDefault="005D7F2D" w:rsidP="005D7F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14:paraId="2D856B74" w14:textId="77777777" w:rsidR="005D7F2D" w:rsidRPr="00E77497" w:rsidRDefault="005D7F2D" w:rsidP="005D7F2D">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is </w:t>
      </w:r>
      <w:r w:rsidRPr="00E77497">
        <w:rPr>
          <w:i/>
        </w:rPr>
        <w:t>cc</w:t>
      </w:r>
      <w:r w:rsidRPr="00E77497">
        <w:t>, return</w:t>
      </w:r>
      <w:r w:rsidRPr="00E77497">
        <w:rPr>
          <w:b/>
        </w:rPr>
        <w:t xml:space="preserve"> failure.</w:t>
      </w:r>
    </w:p>
    <w:p w14:paraId="7277FC68" w14:textId="77777777"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t>List</w:t>
      </w:r>
      <w:r w:rsidRPr="00E77497">
        <w:t>.</w:t>
      </w:r>
    </w:p>
    <w:p w14:paraId="001B15A0" w14:textId="77777777"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14:paraId="2A1947B6" w14:textId="77777777" w:rsidR="005D7F2D" w:rsidRPr="00E77497" w:rsidRDefault="005D7F2D" w:rsidP="005D7F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26E0C785"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Canonicalize </w:t>
      </w:r>
      <w:r>
        <w:rPr>
          <w:rFonts w:ascii="Helvetica" w:hAnsi="Helvetica"/>
          <w:b/>
          <w:spacing w:val="6"/>
        </w:rPr>
        <w:t>Abstract Operation</w:t>
      </w:r>
    </w:p>
    <w:p w14:paraId="1852F63C" w14:textId="77777777" w:rsidR="005D7F2D" w:rsidRPr="00E77497" w:rsidRDefault="005D7F2D" w:rsidP="005D7F2D">
      <w:r w:rsidRPr="00E77497">
        <w:t xml:space="preserve">The abstract operation </w:t>
      </w:r>
      <w:r w:rsidRPr="00F92BFE">
        <w:rPr>
          <w:rFonts w:cs="Arial"/>
          <w:iCs/>
        </w:rPr>
        <w:t>Canonicalize</w:t>
      </w:r>
      <w:r w:rsidRPr="00E77497">
        <w:rPr>
          <w:rFonts w:ascii="Times New Roman" w:hAnsi="Times New Roman"/>
          <w:i/>
        </w:rPr>
        <w:t xml:space="preserve"> </w:t>
      </w:r>
      <w:r w:rsidRPr="00E77497">
        <w:t xml:space="preserve">takes a character parameter </w:t>
      </w:r>
      <w:r w:rsidRPr="00E77497">
        <w:rPr>
          <w:rFonts w:ascii="Times New Roman" w:hAnsi="Times New Roman"/>
          <w:i/>
        </w:rPr>
        <w:t>ch</w:t>
      </w:r>
      <w:r w:rsidRPr="00E77497">
        <w:t xml:space="preserve"> and performs the following steps:</w:t>
      </w:r>
    </w:p>
    <w:p w14:paraId="41BD2920" w14:textId="77777777" w:rsidR="005D7F2D" w:rsidRPr="00E77497" w:rsidRDefault="005D7F2D" w:rsidP="005D7F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10DF757D" w14:textId="77777777" w:rsidR="005D7F2D" w:rsidRPr="00E77497" w:rsidRDefault="005D7F2D" w:rsidP="005D7F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14:paraId="67AAED1D" w14:textId="77777777" w:rsidR="005D7F2D" w:rsidRPr="00E77497" w:rsidRDefault="005D7F2D" w:rsidP="005D7F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14:paraId="23574DEC" w14:textId="77777777" w:rsidR="005D7F2D" w:rsidRPr="00E77497" w:rsidRDefault="005D7F2D" w:rsidP="005D7F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14:paraId="67552F26" w14:textId="77777777" w:rsidR="005D7F2D" w:rsidRPr="00E77497" w:rsidRDefault="005D7F2D" w:rsidP="005D7F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14:paraId="49FEAB88" w14:textId="77777777" w:rsidR="005D7F2D" w:rsidRPr="00E77497" w:rsidRDefault="005D7F2D" w:rsidP="005D7F2D">
      <w:pPr>
        <w:pStyle w:val="Alg4"/>
        <w:numPr>
          <w:ilvl w:val="0"/>
          <w:numId w:val="311"/>
        </w:numPr>
        <w:spacing w:after="120"/>
      </w:pPr>
      <w:r w:rsidRPr="00E77497">
        <w:t xml:space="preserve">Return </w:t>
      </w:r>
      <w:r w:rsidRPr="00E77497">
        <w:rPr>
          <w:i/>
        </w:rPr>
        <w:t>cu</w:t>
      </w:r>
      <w:r w:rsidRPr="00E77497">
        <w:t>.</w:t>
      </w:r>
    </w:p>
    <w:p w14:paraId="4A075B5E" w14:textId="77777777" w:rsidR="005D7F2D" w:rsidRPr="00E77497" w:rsidRDefault="005D7F2D" w:rsidP="005D7F2D">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1749129F" w14:textId="77777777" w:rsidR="005D7F2D" w:rsidRPr="00E77497" w:rsidRDefault="005D7F2D" w:rsidP="005D7F2D">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695C1FB2" w14:textId="77777777" w:rsidR="005D7F2D" w:rsidRPr="00E77497" w:rsidRDefault="005D7F2D" w:rsidP="005D7F2D">
      <w:pPr>
        <w:pStyle w:val="Note"/>
        <w:spacing w:after="60"/>
      </w:pPr>
      <w:r w:rsidRPr="00E77497">
        <w:t>For example,</w:t>
      </w:r>
    </w:p>
    <w:p w14:paraId="0E38E9E0" w14:textId="77777777" w:rsidR="005D7F2D" w:rsidRPr="00E77497" w:rsidRDefault="005D7F2D" w:rsidP="005D7F2D">
      <w:pPr>
        <w:pStyle w:val="CodeSample4"/>
        <w:spacing w:after="60"/>
        <w:ind w:left="2059"/>
        <w:rPr>
          <w:sz w:val="18"/>
        </w:rPr>
      </w:pPr>
      <w:r w:rsidRPr="00E77497">
        <w:rPr>
          <w:sz w:val="18"/>
        </w:rPr>
        <w:t>/(?=(a+))/.exec("baaabac")</w:t>
      </w:r>
    </w:p>
    <w:p w14:paraId="3870F3AB" w14:textId="77777777" w:rsidR="005D7F2D" w:rsidRPr="00E77497" w:rsidRDefault="005D7F2D" w:rsidP="005D7F2D">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6040B0EC" w14:textId="77777777" w:rsidR="005D7F2D" w:rsidRPr="00E77497" w:rsidRDefault="005D7F2D" w:rsidP="005D7F2D">
      <w:pPr>
        <w:pStyle w:val="CodeSample4"/>
        <w:spacing w:after="240"/>
        <w:ind w:left="2059"/>
        <w:rPr>
          <w:sz w:val="18"/>
        </w:rPr>
      </w:pPr>
      <w:r w:rsidRPr="00E77497">
        <w:rPr>
          <w:sz w:val="18"/>
        </w:rPr>
        <w:t>["", "aaa"]</w:t>
      </w:r>
    </w:p>
    <w:p w14:paraId="2CD04AB7" w14:textId="77777777" w:rsidR="005D7F2D" w:rsidRPr="00E77497" w:rsidRDefault="005D7F2D" w:rsidP="005D7F2D">
      <w:pPr>
        <w:pStyle w:val="Note"/>
        <w:spacing w:after="60"/>
      </w:pPr>
      <w:r w:rsidRPr="00E77497">
        <w:t>To illustrate the lack of backtracking into the lookahead, consider:</w:t>
      </w:r>
    </w:p>
    <w:p w14:paraId="4DCF276B" w14:textId="77777777" w:rsidR="005D7F2D" w:rsidRPr="00E77497" w:rsidRDefault="005D7F2D" w:rsidP="005D7F2D">
      <w:pPr>
        <w:pStyle w:val="CodeSample4"/>
        <w:spacing w:after="240"/>
        <w:ind w:left="2059"/>
        <w:rPr>
          <w:sz w:val="18"/>
        </w:rPr>
      </w:pPr>
      <w:r w:rsidRPr="00E77497">
        <w:rPr>
          <w:sz w:val="18"/>
        </w:rPr>
        <w:t>/(?=(a+))a*b\1/.exec("baaabac")</w:t>
      </w:r>
    </w:p>
    <w:p w14:paraId="1F282504" w14:textId="77777777" w:rsidR="005D7F2D" w:rsidRPr="00E77497" w:rsidRDefault="005D7F2D" w:rsidP="005D7F2D">
      <w:pPr>
        <w:pStyle w:val="Note"/>
        <w:spacing w:after="60"/>
      </w:pPr>
      <w:r w:rsidRPr="00E77497">
        <w:t>This expression returns</w:t>
      </w:r>
    </w:p>
    <w:p w14:paraId="6220C891" w14:textId="77777777" w:rsidR="005D7F2D" w:rsidRPr="00E77497" w:rsidRDefault="005D7F2D" w:rsidP="005D7F2D">
      <w:pPr>
        <w:pStyle w:val="CodeSample4"/>
        <w:spacing w:after="60"/>
        <w:ind w:left="2059"/>
        <w:rPr>
          <w:sz w:val="18"/>
        </w:rPr>
      </w:pPr>
      <w:r w:rsidRPr="00E77497">
        <w:rPr>
          <w:sz w:val="18"/>
        </w:rPr>
        <w:t>["aba", "a"]</w:t>
      </w:r>
    </w:p>
    <w:p w14:paraId="1EBB52C5" w14:textId="77777777" w:rsidR="005D7F2D" w:rsidRPr="00E77497" w:rsidRDefault="005D7F2D" w:rsidP="005D7F2D">
      <w:pPr>
        <w:pStyle w:val="Note"/>
        <w:spacing w:after="60"/>
      </w:pPr>
      <w:r w:rsidRPr="00E77497">
        <w:t>and not:</w:t>
      </w:r>
    </w:p>
    <w:p w14:paraId="13631F38" w14:textId="77777777" w:rsidR="005D7F2D" w:rsidRPr="00E77497" w:rsidRDefault="005D7F2D" w:rsidP="005D7F2D">
      <w:pPr>
        <w:pStyle w:val="CodeSample4"/>
        <w:spacing w:after="240"/>
        <w:ind w:left="2059"/>
        <w:rPr>
          <w:sz w:val="18"/>
        </w:rPr>
      </w:pPr>
      <w:r w:rsidRPr="00E77497">
        <w:rPr>
          <w:sz w:val="18"/>
        </w:rPr>
        <w:t>["aaaba", "a"]</w:t>
      </w:r>
    </w:p>
    <w:p w14:paraId="5CB15E0A" w14:textId="77777777" w:rsidR="005D7F2D" w:rsidRPr="00E77497" w:rsidRDefault="005D7F2D" w:rsidP="005D7F2D">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1B719667" w14:textId="77777777" w:rsidR="005D7F2D" w:rsidRPr="00E77497" w:rsidRDefault="005D7F2D" w:rsidP="005D7F2D">
      <w:pPr>
        <w:pStyle w:val="CodeSample4"/>
        <w:spacing w:after="60"/>
        <w:ind w:left="2059"/>
        <w:rPr>
          <w:sz w:val="18"/>
        </w:rPr>
      </w:pPr>
      <w:r w:rsidRPr="00E77497">
        <w:rPr>
          <w:sz w:val="18"/>
        </w:rPr>
        <w:t>/(.*?)a(?!(a+)b\2c)\2(.*)/.exec("baaabaac")</w:t>
      </w:r>
    </w:p>
    <w:p w14:paraId="6FA3AF0D" w14:textId="77777777" w:rsidR="005D7F2D" w:rsidRPr="00E77497" w:rsidRDefault="005D7F2D" w:rsidP="005D7F2D">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757F8A6B" w14:textId="77777777" w:rsidR="005D7F2D" w:rsidRPr="00E77497" w:rsidRDefault="005D7F2D" w:rsidP="005D7F2D">
      <w:pPr>
        <w:pStyle w:val="CodeSample4"/>
        <w:spacing w:after="60"/>
        <w:ind w:left="2059"/>
        <w:rPr>
          <w:sz w:val="18"/>
        </w:rPr>
      </w:pPr>
      <w:r w:rsidRPr="00E77497">
        <w:rPr>
          <w:sz w:val="18"/>
        </w:rPr>
        <w:t>["baaabaac", "ba", undefined, "abaac"]</w:t>
      </w:r>
    </w:p>
    <w:p w14:paraId="38EE1F16" w14:textId="77777777" w:rsidR="005D7F2D" w:rsidRPr="00E77497" w:rsidRDefault="005D7F2D" w:rsidP="005D7F2D">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14:paraId="222B5E58" w14:textId="77777777" w:rsidR="005D7F2D" w:rsidRPr="00E77497" w:rsidRDefault="005D7F2D" w:rsidP="005D7F2D">
      <w:pPr>
        <w:pStyle w:val="40"/>
      </w:pPr>
      <w:r w:rsidRPr="00E77497">
        <w:t>AtomEscape</w:t>
      </w:r>
    </w:p>
    <w:p w14:paraId="74CF1727" w14:textId="77777777"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47B8346B" w14:textId="77777777" w:rsidR="005D7F2D" w:rsidRPr="00E77497" w:rsidRDefault="005D7F2D" w:rsidP="005D7F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14:paraId="00BFD374" w14:textId="77777777" w:rsidR="005D7F2D" w:rsidRPr="00E77497" w:rsidRDefault="005D7F2D" w:rsidP="005D7F2D">
      <w:pPr>
        <w:pStyle w:val="Alg4"/>
        <w:numPr>
          <w:ilvl w:val="0"/>
          <w:numId w:val="314"/>
        </w:numPr>
      </w:pPr>
      <w:r w:rsidRPr="00E77497">
        <w:t xml:space="preserve">If </w:t>
      </w:r>
      <w:r w:rsidRPr="00E77497">
        <w:rPr>
          <w:i/>
        </w:rPr>
        <w:t>E</w:t>
      </w:r>
      <w:r w:rsidRPr="00E77497">
        <w:t xml:space="preserve"> is a character, then</w:t>
      </w:r>
    </w:p>
    <w:p w14:paraId="5A1FAFCD" w14:textId="77777777" w:rsidR="005D7F2D" w:rsidRPr="00E77497" w:rsidRDefault="005D7F2D" w:rsidP="005D7F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14:paraId="0CA84131" w14:textId="77777777" w:rsidR="005D7F2D" w:rsidRPr="00E77497" w:rsidRDefault="005D7F2D" w:rsidP="005D7F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2DD99B17" w14:textId="77777777" w:rsidR="005D7F2D" w:rsidRPr="00E77497" w:rsidRDefault="005D7F2D" w:rsidP="005D7F2D">
      <w:pPr>
        <w:pStyle w:val="Alg4"/>
        <w:numPr>
          <w:ilvl w:val="1"/>
          <w:numId w:val="314"/>
        </w:numPr>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101F943B" w14:textId="77777777" w:rsidR="005D7F2D" w:rsidRPr="00E77497" w:rsidRDefault="005D7F2D" w:rsidP="005D7F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14:paraId="26864ADD" w14:textId="77777777" w:rsidR="005D7F2D" w:rsidRPr="00E77497" w:rsidRDefault="005D7F2D" w:rsidP="005D7F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w:t>
      </w:r>
      <w:r>
        <w:rPr>
          <w:i/>
        </w:rPr>
        <w:t>c</w:t>
      </w:r>
      <w:r w:rsidRPr="00E77497">
        <w:rPr>
          <w:i/>
        </w:rPr>
        <w:t>apturingParens</w:t>
      </w:r>
      <w:r w:rsidRPr="00E77497">
        <w:t xml:space="preserve"> then throw a </w:t>
      </w:r>
      <w:r w:rsidRPr="00E77497">
        <w:rPr>
          <w:b/>
        </w:rPr>
        <w:t>SyntaxError</w:t>
      </w:r>
      <w:r w:rsidRPr="00E77497">
        <w:t xml:space="preserve"> exception.</w:t>
      </w:r>
    </w:p>
    <w:p w14:paraId="08F2D94E" w14:textId="77777777" w:rsidR="005D7F2D" w:rsidRPr="00E77497" w:rsidRDefault="005D7F2D" w:rsidP="005D7F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678730B8" w14:textId="77777777" w:rsidR="005D7F2D" w:rsidRPr="00E77497" w:rsidRDefault="005D7F2D" w:rsidP="005D7F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t>List</w:t>
      </w:r>
      <w:r w:rsidRPr="00E77497">
        <w:t>.</w:t>
      </w:r>
    </w:p>
    <w:p w14:paraId="4864E334" w14:textId="77777777" w:rsidR="005D7F2D" w:rsidRPr="00E77497" w:rsidRDefault="005D7F2D" w:rsidP="005D7F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14:paraId="616D0BFE" w14:textId="77777777" w:rsidR="005D7F2D" w:rsidRPr="00E77497" w:rsidRDefault="005D7F2D" w:rsidP="005D7F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14:paraId="2F7201C4" w14:textId="77777777" w:rsidR="005D7F2D" w:rsidRPr="00E77497" w:rsidRDefault="005D7F2D" w:rsidP="005D7F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3BA84A9" w14:textId="77777777" w:rsidR="005D7F2D" w:rsidRPr="00E77497" w:rsidRDefault="005D7F2D" w:rsidP="005D7F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14:paraId="658013AB" w14:textId="77777777" w:rsidR="005D7F2D" w:rsidRPr="00E77497" w:rsidRDefault="005D7F2D" w:rsidP="005D7F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14:paraId="7D7F83E0" w14:textId="77777777" w:rsidR="005D7F2D" w:rsidRPr="00E77497" w:rsidRDefault="005D7F2D" w:rsidP="005D7F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14:paraId="1FF312C7" w14:textId="77777777" w:rsidR="005D7F2D" w:rsidRPr="00E77497" w:rsidRDefault="005D7F2D" w:rsidP="005D7F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D814DD">
        <w:rPr>
          <w:iCs/>
        </w:rPr>
        <w:t>Canonicalize</w:t>
      </w:r>
      <w:r w:rsidRPr="00E77497">
        <w:t>(</w:t>
      </w:r>
      <w:r w:rsidRPr="00E77497">
        <w:rPr>
          <w:i/>
        </w:rPr>
        <w:t>s</w:t>
      </w:r>
      <w:r w:rsidRPr="00E77497">
        <w:t>[</w:t>
      </w:r>
      <w:r w:rsidRPr="00E77497">
        <w:rPr>
          <w:i/>
        </w:rPr>
        <w:t>i</w:t>
      </w:r>
      <w:r w:rsidRPr="00E77497">
        <w:t xml:space="preserve">]) is not the same character as </w:t>
      </w:r>
      <w:r w:rsidRPr="00D814DD">
        <w:rPr>
          <w:iCs/>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14:paraId="4B240D12" w14:textId="77777777" w:rsidR="005D7F2D" w:rsidRPr="00E77497" w:rsidRDefault="005D7F2D" w:rsidP="005D7F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14:paraId="41164EE5" w14:textId="77777777" w:rsidR="005D7F2D" w:rsidRPr="00E77497" w:rsidRDefault="005D7F2D" w:rsidP="005D7F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0FDD7B7D" w14:textId="77777777"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3ED72B26" w14:textId="77777777" w:rsidR="005D7F2D" w:rsidRPr="00E77497" w:rsidRDefault="005D7F2D" w:rsidP="005D7F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14:paraId="5F9F283F" w14:textId="77777777" w:rsidR="005D7F2D" w:rsidRPr="00E77497" w:rsidRDefault="005D7F2D" w:rsidP="005D7F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77D7D1C0" w14:textId="77777777" w:rsidR="005D7F2D" w:rsidRPr="00E77497" w:rsidRDefault="005D7F2D" w:rsidP="005D7F2D">
      <w:pPr>
        <w:pStyle w:val="Alg4"/>
        <w:numPr>
          <w:ilvl w:val="0"/>
          <w:numId w:val="313"/>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2D969CED" w14:textId="77777777"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060EF26A" w14:textId="77777777" w:rsidR="005D7F2D" w:rsidRPr="00E77497" w:rsidRDefault="005D7F2D" w:rsidP="005D7F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14:paraId="06767679" w14:textId="77777777" w:rsidR="005D7F2D" w:rsidRPr="00E77497" w:rsidRDefault="005D7F2D" w:rsidP="005D7F2D">
      <w:pPr>
        <w:pStyle w:val="Alg4"/>
        <w:numPr>
          <w:ilvl w:val="0"/>
          <w:numId w:val="312"/>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09ABA8A6" w14:textId="77777777" w:rsidR="005D7F2D" w:rsidRPr="00E77497" w:rsidRDefault="005D7F2D" w:rsidP="005D7F2D">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w:t>
      </w:r>
      <w:r w:rsidR="006A3D7C">
        <w:fldChar w:fldCharType="begin"/>
      </w:r>
      <w:r w:rsidR="006A3D7C">
        <w:instrText xml:space="preserve"> REF _Ref366078993 \r \h </w:instrText>
      </w:r>
      <w:r w:rsidR="006A3D7C">
        <w:fldChar w:fldCharType="separate"/>
      </w:r>
      <w:r w:rsidR="00083CEC">
        <w:t>21.2.2.11</w:t>
      </w:r>
      <w:r w:rsidR="006A3D7C">
        <w:fldChar w:fldCharType="end"/>
      </w:r>
      <w:r w:rsidRPr="00E77497">
        <w:t xml:space="preserve">).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19718D9F" w14:textId="77777777" w:rsidR="005D7F2D" w:rsidRPr="00E77497" w:rsidRDefault="005D7F2D" w:rsidP="005D7F2D">
      <w:pPr>
        <w:pStyle w:val="40"/>
      </w:pPr>
      <w:r w:rsidRPr="00E77497">
        <w:t>CharacterEscape</w:t>
      </w:r>
    </w:p>
    <w:p w14:paraId="3452D1C6" w14:textId="77777777" w:rsidR="005D7F2D" w:rsidRPr="00E77497" w:rsidRDefault="005D7F2D" w:rsidP="005D7F2D">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w:t>
      </w:r>
      <w:r w:rsidR="00B6171B">
        <w:t xml:space="preserve"> to </w:t>
      </w:r>
      <w:r w:rsidR="00B6171B">
        <w:fldChar w:fldCharType="begin"/>
      </w:r>
      <w:r w:rsidR="00B6171B">
        <w:instrText xml:space="preserve"> REF _Ref366065901 \h </w:instrText>
      </w:r>
      <w:r w:rsidR="00B6171B">
        <w:fldChar w:fldCharType="separate"/>
      </w:r>
      <w:r w:rsidR="00083CEC">
        <w:t xml:space="preserve">Table </w:t>
      </w:r>
      <w:r w:rsidR="00083CEC">
        <w:rPr>
          <w:noProof/>
        </w:rPr>
        <w:t>34</w:t>
      </w:r>
      <w:r w:rsidR="00B6171B">
        <w:fldChar w:fldCharType="end"/>
      </w:r>
      <w:r w:rsidR="00B6171B">
        <w:t>.</w:t>
      </w:r>
      <w:r w:rsidRPr="00E77497">
        <w:t xml:space="preserve"> </w:t>
      </w:r>
    </w:p>
    <w:p w14:paraId="68465791" w14:textId="77777777" w:rsidR="005D7F2D" w:rsidRPr="00E77497" w:rsidRDefault="005D7F2D" w:rsidP="005D7F2D">
      <w:pPr>
        <w:pStyle w:val="Tabletitle"/>
      </w:pPr>
      <w:bookmarkStart w:id="5249" w:name="_Ref366065901"/>
      <w:r>
        <w:t xml:space="preserve">Table </w:t>
      </w:r>
      <w:r>
        <w:fldChar w:fldCharType="begin"/>
      </w:r>
      <w:r>
        <w:instrText xml:space="preserve"> SEQ Table \* ARABIC </w:instrText>
      </w:r>
      <w:r>
        <w:fldChar w:fldCharType="separate"/>
      </w:r>
      <w:r w:rsidR="00083CEC">
        <w:rPr>
          <w:noProof/>
        </w:rPr>
        <w:t>34</w:t>
      </w:r>
      <w:r>
        <w:fldChar w:fldCharType="end"/>
      </w:r>
      <w:bookmarkEnd w:id="5249"/>
      <w:r w:rsidRPr="00E77497">
        <w:rPr>
          <w:rFonts w:eastAsia="Arial Unicode MS"/>
        </w:rPr>
        <w:t xml:space="preserve"> — ControlEscape Character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1709"/>
        <w:gridCol w:w="1896"/>
        <w:gridCol w:w="1003"/>
      </w:tblGrid>
      <w:tr w:rsidR="005D7F2D" w:rsidRPr="00170FD1" w14:paraId="5D4ED620" w14:textId="77777777" w:rsidTr="005D7F2D">
        <w:trPr>
          <w:jc w:val="center"/>
        </w:trPr>
        <w:tc>
          <w:tcPr>
            <w:tcW w:w="1896" w:type="dxa"/>
            <w:shd w:val="solid" w:color="C0C0C0" w:fill="FFFFFF"/>
          </w:tcPr>
          <w:p w14:paraId="6D9A502E" w14:textId="77777777" w:rsidR="005D7F2D" w:rsidRPr="007B40AF" w:rsidRDefault="005D7F2D" w:rsidP="005D7F2D">
            <w:pPr>
              <w:spacing w:after="120"/>
              <w:rPr>
                <w:shd w:val="solid" w:color="C0C0C0" w:fill="FFFFFF"/>
              </w:rPr>
            </w:pPr>
            <w:r w:rsidRPr="007B40AF">
              <w:rPr>
                <w:shd w:val="solid" w:color="C0C0C0" w:fill="FFFFFF"/>
              </w:rPr>
              <w:t xml:space="preserve">ControlEscape </w:t>
            </w:r>
          </w:p>
        </w:tc>
        <w:tc>
          <w:tcPr>
            <w:tcW w:w="1709" w:type="dxa"/>
            <w:shd w:val="solid" w:color="C0C0C0" w:fill="FFFFFF"/>
          </w:tcPr>
          <w:p w14:paraId="5402F43D" w14:textId="77777777" w:rsidR="005D7F2D" w:rsidRPr="007B40AF" w:rsidRDefault="005D7F2D" w:rsidP="005D7F2D">
            <w:pPr>
              <w:spacing w:after="120"/>
              <w:rPr>
                <w:shd w:val="solid" w:color="C0C0C0" w:fill="FFFFFF"/>
              </w:rPr>
            </w:pPr>
            <w:r w:rsidRPr="007B40AF">
              <w:rPr>
                <w:shd w:val="solid" w:color="C0C0C0" w:fill="FFFFFF"/>
              </w:rPr>
              <w:t>Code Unit</w:t>
            </w:r>
          </w:p>
        </w:tc>
        <w:tc>
          <w:tcPr>
            <w:tcW w:w="1896" w:type="dxa"/>
            <w:shd w:val="solid" w:color="C0C0C0" w:fill="FFFFFF"/>
          </w:tcPr>
          <w:p w14:paraId="1060A7FF" w14:textId="77777777" w:rsidR="005D7F2D" w:rsidRPr="007B40AF" w:rsidRDefault="005D7F2D" w:rsidP="005D7F2D">
            <w:pPr>
              <w:spacing w:after="120"/>
              <w:rPr>
                <w:shd w:val="solid" w:color="C0C0C0" w:fill="FFFFFF"/>
              </w:rPr>
            </w:pPr>
            <w:r w:rsidRPr="007B40AF">
              <w:rPr>
                <w:shd w:val="solid" w:color="C0C0C0" w:fill="FFFFFF"/>
              </w:rPr>
              <w:t>Name</w:t>
            </w:r>
          </w:p>
        </w:tc>
        <w:tc>
          <w:tcPr>
            <w:tcW w:w="1003" w:type="dxa"/>
            <w:shd w:val="solid" w:color="C0C0C0" w:fill="FFFFFF"/>
          </w:tcPr>
          <w:p w14:paraId="6719A153" w14:textId="77777777" w:rsidR="005D7F2D" w:rsidRPr="007B40AF" w:rsidRDefault="005D7F2D" w:rsidP="005D7F2D">
            <w:pPr>
              <w:spacing w:after="120"/>
              <w:rPr>
                <w:shd w:val="solid" w:color="C0C0C0" w:fill="FFFFFF"/>
              </w:rPr>
            </w:pPr>
            <w:r w:rsidRPr="007B40AF">
              <w:rPr>
                <w:shd w:val="solid" w:color="C0C0C0" w:fill="FFFFFF"/>
              </w:rPr>
              <w:t>Symbol</w:t>
            </w:r>
          </w:p>
        </w:tc>
      </w:tr>
      <w:tr w:rsidR="005D7F2D" w:rsidRPr="00E77497" w14:paraId="78C18140" w14:textId="77777777" w:rsidTr="005D7F2D">
        <w:trPr>
          <w:jc w:val="center"/>
        </w:trPr>
        <w:tc>
          <w:tcPr>
            <w:tcW w:w="1896" w:type="dxa"/>
          </w:tcPr>
          <w:p w14:paraId="347975D3" w14:textId="77777777" w:rsidR="005D7F2D" w:rsidRPr="00A67AF2" w:rsidRDefault="005D7F2D" w:rsidP="005D7F2D">
            <w:pPr>
              <w:keepNext/>
              <w:keepLines/>
              <w:spacing w:after="40"/>
              <w:jc w:val="center"/>
              <w:rPr>
                <w:rFonts w:ascii="Courier" w:hAnsi="Courier"/>
                <w:b/>
              </w:rPr>
            </w:pPr>
            <w:r w:rsidRPr="00A67AF2">
              <w:rPr>
                <w:rFonts w:ascii="Courier New" w:hAnsi="Courier New"/>
                <w:b/>
              </w:rPr>
              <w:t>t</w:t>
            </w:r>
          </w:p>
        </w:tc>
        <w:tc>
          <w:tcPr>
            <w:tcW w:w="1709" w:type="dxa"/>
          </w:tcPr>
          <w:p w14:paraId="32A9DE38" w14:textId="77777777" w:rsidR="005D7F2D" w:rsidRPr="00675B74" w:rsidRDefault="005D7F2D" w:rsidP="005D7F2D">
            <w:pPr>
              <w:keepNext/>
              <w:keepLines/>
              <w:spacing w:after="40"/>
              <w:rPr>
                <w:rFonts w:ascii="Courier" w:hAnsi="Courier"/>
                <w:b/>
              </w:rPr>
            </w:pPr>
            <w:r w:rsidRPr="00B820AB">
              <w:rPr>
                <w:rFonts w:ascii="Courier New" w:hAnsi="Courier New"/>
                <w:b/>
              </w:rPr>
              <w:t>\u0009</w:t>
            </w:r>
          </w:p>
        </w:tc>
        <w:tc>
          <w:tcPr>
            <w:tcW w:w="1896" w:type="dxa"/>
          </w:tcPr>
          <w:p w14:paraId="39BED785" w14:textId="77777777" w:rsidR="005D7F2D" w:rsidRPr="00E77497" w:rsidRDefault="005D7F2D" w:rsidP="005D7F2D">
            <w:pPr>
              <w:keepNext/>
              <w:keepLines/>
              <w:spacing w:after="40"/>
            </w:pPr>
            <w:r w:rsidRPr="00E77497">
              <w:t>horizontal tab</w:t>
            </w:r>
          </w:p>
        </w:tc>
        <w:tc>
          <w:tcPr>
            <w:tcW w:w="1003" w:type="dxa"/>
          </w:tcPr>
          <w:p w14:paraId="695EE69A" w14:textId="77777777" w:rsidR="005D7F2D" w:rsidRPr="00E77497" w:rsidRDefault="005D7F2D" w:rsidP="005D7F2D">
            <w:pPr>
              <w:keepNext/>
              <w:keepLines/>
              <w:spacing w:after="40"/>
            </w:pPr>
            <w:r w:rsidRPr="00E77497">
              <w:t>&lt;HT&gt;</w:t>
            </w:r>
          </w:p>
        </w:tc>
      </w:tr>
      <w:tr w:rsidR="005D7F2D" w:rsidRPr="00E77497" w14:paraId="13768E76" w14:textId="77777777" w:rsidTr="005D7F2D">
        <w:trPr>
          <w:jc w:val="center"/>
        </w:trPr>
        <w:tc>
          <w:tcPr>
            <w:tcW w:w="1896" w:type="dxa"/>
          </w:tcPr>
          <w:p w14:paraId="32887640" w14:textId="77777777" w:rsidR="005D7F2D" w:rsidRPr="00E77497" w:rsidRDefault="005D7F2D" w:rsidP="005D7F2D">
            <w:pPr>
              <w:keepNext/>
              <w:keepLines/>
              <w:spacing w:after="40"/>
              <w:jc w:val="center"/>
              <w:rPr>
                <w:rFonts w:ascii="Courier" w:hAnsi="Courier"/>
                <w:b/>
              </w:rPr>
            </w:pPr>
            <w:r w:rsidRPr="00E77497">
              <w:rPr>
                <w:rFonts w:ascii="Courier New" w:hAnsi="Courier New"/>
                <w:b/>
              </w:rPr>
              <w:t>n</w:t>
            </w:r>
          </w:p>
        </w:tc>
        <w:tc>
          <w:tcPr>
            <w:tcW w:w="1709" w:type="dxa"/>
          </w:tcPr>
          <w:p w14:paraId="382D54C9" w14:textId="77777777" w:rsidR="005D7F2D" w:rsidRPr="00E77497" w:rsidRDefault="005D7F2D" w:rsidP="005D7F2D">
            <w:pPr>
              <w:keepNext/>
              <w:keepLines/>
              <w:spacing w:after="40"/>
            </w:pPr>
            <w:r w:rsidRPr="00E77497">
              <w:rPr>
                <w:rFonts w:ascii="Courier New" w:hAnsi="Courier New"/>
                <w:b/>
              </w:rPr>
              <w:t>\u000A</w:t>
            </w:r>
          </w:p>
        </w:tc>
        <w:tc>
          <w:tcPr>
            <w:tcW w:w="1896" w:type="dxa"/>
          </w:tcPr>
          <w:p w14:paraId="3E1A6D33" w14:textId="77777777" w:rsidR="005D7F2D" w:rsidRPr="00E77497" w:rsidRDefault="005D7F2D" w:rsidP="005D7F2D">
            <w:pPr>
              <w:keepNext/>
              <w:keepLines/>
              <w:spacing w:after="40"/>
            </w:pPr>
            <w:r w:rsidRPr="00E77497">
              <w:t>line feed (new line)</w:t>
            </w:r>
          </w:p>
        </w:tc>
        <w:tc>
          <w:tcPr>
            <w:tcW w:w="1003" w:type="dxa"/>
          </w:tcPr>
          <w:p w14:paraId="16DC10A0" w14:textId="77777777" w:rsidR="005D7F2D" w:rsidRPr="00E77497" w:rsidRDefault="005D7F2D" w:rsidP="005D7F2D">
            <w:pPr>
              <w:keepNext/>
              <w:keepLines/>
              <w:spacing w:after="40"/>
            </w:pPr>
            <w:r w:rsidRPr="00E77497">
              <w:t>&lt;LF&gt;</w:t>
            </w:r>
          </w:p>
        </w:tc>
      </w:tr>
      <w:tr w:rsidR="005D7F2D" w:rsidRPr="00E77497" w14:paraId="00D82287" w14:textId="77777777" w:rsidTr="005D7F2D">
        <w:trPr>
          <w:jc w:val="center"/>
        </w:trPr>
        <w:tc>
          <w:tcPr>
            <w:tcW w:w="1896" w:type="dxa"/>
          </w:tcPr>
          <w:p w14:paraId="46441185" w14:textId="77777777" w:rsidR="005D7F2D" w:rsidRPr="00E77497" w:rsidRDefault="005D7F2D" w:rsidP="005D7F2D">
            <w:pPr>
              <w:keepNext/>
              <w:keepLines/>
              <w:spacing w:after="40"/>
              <w:jc w:val="center"/>
              <w:rPr>
                <w:rFonts w:ascii="Courier" w:hAnsi="Courier"/>
                <w:b/>
              </w:rPr>
            </w:pPr>
            <w:r w:rsidRPr="00E77497">
              <w:rPr>
                <w:rFonts w:ascii="Courier New" w:hAnsi="Courier New"/>
                <w:b/>
              </w:rPr>
              <w:t>v</w:t>
            </w:r>
          </w:p>
        </w:tc>
        <w:tc>
          <w:tcPr>
            <w:tcW w:w="1709" w:type="dxa"/>
          </w:tcPr>
          <w:p w14:paraId="3C60EE30" w14:textId="77777777" w:rsidR="005D7F2D" w:rsidRPr="00E77497" w:rsidRDefault="005D7F2D" w:rsidP="005D7F2D">
            <w:pPr>
              <w:keepNext/>
              <w:keepLines/>
              <w:spacing w:after="40"/>
              <w:rPr>
                <w:rFonts w:ascii="Courier" w:hAnsi="Courier"/>
                <w:b/>
              </w:rPr>
            </w:pPr>
            <w:r w:rsidRPr="00E77497">
              <w:rPr>
                <w:rFonts w:ascii="Courier New" w:hAnsi="Courier New"/>
                <w:b/>
              </w:rPr>
              <w:t>\u000B</w:t>
            </w:r>
          </w:p>
        </w:tc>
        <w:tc>
          <w:tcPr>
            <w:tcW w:w="1896" w:type="dxa"/>
          </w:tcPr>
          <w:p w14:paraId="6D9E7D3A" w14:textId="77777777" w:rsidR="005D7F2D" w:rsidRPr="00E77497" w:rsidRDefault="005D7F2D" w:rsidP="005D7F2D">
            <w:pPr>
              <w:keepNext/>
              <w:keepLines/>
              <w:spacing w:after="40"/>
            </w:pPr>
            <w:r w:rsidRPr="00E77497">
              <w:t>vertical tab</w:t>
            </w:r>
          </w:p>
        </w:tc>
        <w:tc>
          <w:tcPr>
            <w:tcW w:w="1003" w:type="dxa"/>
          </w:tcPr>
          <w:p w14:paraId="74371972" w14:textId="77777777" w:rsidR="005D7F2D" w:rsidRPr="00E77497" w:rsidRDefault="005D7F2D" w:rsidP="005D7F2D">
            <w:pPr>
              <w:keepNext/>
              <w:keepLines/>
              <w:spacing w:after="40"/>
            </w:pPr>
            <w:r w:rsidRPr="00E77497">
              <w:t>&lt;VT&gt;</w:t>
            </w:r>
          </w:p>
        </w:tc>
      </w:tr>
      <w:tr w:rsidR="005D7F2D" w:rsidRPr="00E77497" w14:paraId="4C06A1C9" w14:textId="77777777" w:rsidTr="005D7F2D">
        <w:trPr>
          <w:jc w:val="center"/>
        </w:trPr>
        <w:tc>
          <w:tcPr>
            <w:tcW w:w="1896" w:type="dxa"/>
          </w:tcPr>
          <w:p w14:paraId="7EB14F1C" w14:textId="77777777" w:rsidR="005D7F2D" w:rsidRPr="00E77497" w:rsidRDefault="005D7F2D" w:rsidP="005D7F2D">
            <w:pPr>
              <w:keepNext/>
              <w:keepLines/>
              <w:spacing w:after="40"/>
              <w:jc w:val="center"/>
              <w:rPr>
                <w:rFonts w:ascii="Courier" w:hAnsi="Courier"/>
                <w:b/>
              </w:rPr>
            </w:pPr>
            <w:r w:rsidRPr="00E77497">
              <w:rPr>
                <w:rFonts w:ascii="Courier New" w:hAnsi="Courier New"/>
                <w:b/>
              </w:rPr>
              <w:t>f</w:t>
            </w:r>
          </w:p>
        </w:tc>
        <w:tc>
          <w:tcPr>
            <w:tcW w:w="1709" w:type="dxa"/>
          </w:tcPr>
          <w:p w14:paraId="7334DC9B" w14:textId="77777777" w:rsidR="005D7F2D" w:rsidRPr="00E77497" w:rsidRDefault="005D7F2D" w:rsidP="005D7F2D">
            <w:pPr>
              <w:keepNext/>
              <w:keepLines/>
              <w:spacing w:after="40"/>
            </w:pPr>
            <w:r w:rsidRPr="00E77497">
              <w:rPr>
                <w:rFonts w:ascii="Courier New" w:hAnsi="Courier New"/>
                <w:b/>
              </w:rPr>
              <w:t>\u000C</w:t>
            </w:r>
          </w:p>
        </w:tc>
        <w:tc>
          <w:tcPr>
            <w:tcW w:w="1896" w:type="dxa"/>
          </w:tcPr>
          <w:p w14:paraId="4E002037" w14:textId="77777777" w:rsidR="005D7F2D" w:rsidRPr="00E77497" w:rsidRDefault="005D7F2D" w:rsidP="005D7F2D">
            <w:pPr>
              <w:keepNext/>
              <w:keepLines/>
              <w:spacing w:after="40"/>
            </w:pPr>
            <w:r w:rsidRPr="00E77497">
              <w:t>form feed</w:t>
            </w:r>
          </w:p>
        </w:tc>
        <w:tc>
          <w:tcPr>
            <w:tcW w:w="1003" w:type="dxa"/>
          </w:tcPr>
          <w:p w14:paraId="75E0CC32" w14:textId="77777777" w:rsidR="005D7F2D" w:rsidRPr="00E77497" w:rsidRDefault="005D7F2D" w:rsidP="005D7F2D">
            <w:pPr>
              <w:keepNext/>
              <w:keepLines/>
              <w:spacing w:after="40"/>
            </w:pPr>
            <w:r w:rsidRPr="00E77497">
              <w:t>&lt;FF&gt;</w:t>
            </w:r>
          </w:p>
        </w:tc>
      </w:tr>
      <w:tr w:rsidR="005D7F2D" w:rsidRPr="00E77497" w14:paraId="6F877480" w14:textId="77777777" w:rsidTr="005D7F2D">
        <w:trPr>
          <w:jc w:val="center"/>
        </w:trPr>
        <w:tc>
          <w:tcPr>
            <w:tcW w:w="1896" w:type="dxa"/>
          </w:tcPr>
          <w:p w14:paraId="35796D2B" w14:textId="77777777" w:rsidR="005D7F2D" w:rsidRPr="00E77497" w:rsidRDefault="005D7F2D" w:rsidP="005D7F2D">
            <w:pPr>
              <w:keepLines/>
              <w:spacing w:after="40"/>
              <w:jc w:val="center"/>
              <w:rPr>
                <w:rFonts w:ascii="Courier" w:hAnsi="Courier"/>
                <w:b/>
              </w:rPr>
            </w:pPr>
            <w:r w:rsidRPr="00E77497">
              <w:rPr>
                <w:rFonts w:ascii="Courier New" w:hAnsi="Courier New"/>
                <w:b/>
              </w:rPr>
              <w:t>r</w:t>
            </w:r>
          </w:p>
        </w:tc>
        <w:tc>
          <w:tcPr>
            <w:tcW w:w="1709" w:type="dxa"/>
          </w:tcPr>
          <w:p w14:paraId="0E5DD999" w14:textId="77777777" w:rsidR="005D7F2D" w:rsidRPr="00E77497" w:rsidRDefault="005D7F2D" w:rsidP="005D7F2D">
            <w:pPr>
              <w:keepLines/>
              <w:spacing w:after="40"/>
              <w:rPr>
                <w:rFonts w:ascii="Courier" w:hAnsi="Courier"/>
                <w:b/>
              </w:rPr>
            </w:pPr>
            <w:r w:rsidRPr="00E77497">
              <w:rPr>
                <w:rFonts w:ascii="Courier New" w:hAnsi="Courier New"/>
                <w:b/>
              </w:rPr>
              <w:t>\u000D</w:t>
            </w:r>
          </w:p>
        </w:tc>
        <w:tc>
          <w:tcPr>
            <w:tcW w:w="1896" w:type="dxa"/>
          </w:tcPr>
          <w:p w14:paraId="4171874B" w14:textId="77777777" w:rsidR="005D7F2D" w:rsidRPr="00E77497" w:rsidRDefault="005D7F2D" w:rsidP="005D7F2D">
            <w:pPr>
              <w:keepLines/>
              <w:spacing w:after="40"/>
            </w:pPr>
            <w:r w:rsidRPr="00E77497">
              <w:t>carriage return</w:t>
            </w:r>
          </w:p>
        </w:tc>
        <w:tc>
          <w:tcPr>
            <w:tcW w:w="1003" w:type="dxa"/>
          </w:tcPr>
          <w:p w14:paraId="3B601160" w14:textId="77777777" w:rsidR="005D7F2D" w:rsidRPr="00E77497" w:rsidRDefault="005D7F2D" w:rsidP="005D7F2D">
            <w:pPr>
              <w:keepLines/>
              <w:spacing w:after="40"/>
              <w:rPr>
                <w:rFonts w:ascii="Courier" w:hAnsi="Courier"/>
                <w:b/>
              </w:rPr>
            </w:pPr>
            <w:r w:rsidRPr="00E77497">
              <w:t>&lt;CR&gt;</w:t>
            </w:r>
          </w:p>
        </w:tc>
      </w:tr>
    </w:tbl>
    <w:p w14:paraId="3A8D5088" w14:textId="77777777" w:rsidR="005D7F2D" w:rsidRPr="00E77497" w:rsidRDefault="005D7F2D" w:rsidP="005D7F2D"/>
    <w:p w14:paraId="5A5738F6" w14:textId="77777777"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5F31211D" w14:textId="77777777" w:rsidR="005D7F2D" w:rsidRPr="00E77497" w:rsidRDefault="005D7F2D" w:rsidP="005D7F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14:paraId="7AD03703" w14:textId="77777777" w:rsidR="005D7F2D" w:rsidRPr="00E77497" w:rsidRDefault="005D7F2D" w:rsidP="005D7F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14:paraId="20DB7A5C" w14:textId="77777777" w:rsidR="005D7F2D" w:rsidRPr="00E77497" w:rsidRDefault="005D7F2D" w:rsidP="005D7F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1EF1D019" w14:textId="77777777" w:rsidR="005D7F2D" w:rsidRPr="00E77497" w:rsidRDefault="005D7F2D" w:rsidP="005D7F2D">
      <w:pPr>
        <w:pStyle w:val="Alg4"/>
        <w:numPr>
          <w:ilvl w:val="0"/>
          <w:numId w:val="315"/>
        </w:numPr>
        <w:spacing w:after="220"/>
      </w:pPr>
      <w:r w:rsidRPr="00E77497">
        <w:t xml:space="preserve">Return the character whose code unit value is </w:t>
      </w:r>
      <w:r w:rsidRPr="00E77497">
        <w:rPr>
          <w:i/>
        </w:rPr>
        <w:t>j</w:t>
      </w:r>
      <w:r w:rsidRPr="00E77497">
        <w:t>.</w:t>
      </w:r>
    </w:p>
    <w:p w14:paraId="3DC91D28" w14:textId="77777777"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w:t>
      </w:r>
      <w:r w:rsidR="00B051D4">
        <w:fldChar w:fldCharType="begin"/>
      </w:r>
      <w:r w:rsidR="00B051D4">
        <w:instrText xml:space="preserve"> REF _Ref365803032 \r \h </w:instrText>
      </w:r>
      <w:r w:rsidR="00B051D4">
        <w:fldChar w:fldCharType="separate"/>
      </w:r>
      <w:r w:rsidR="00083CEC">
        <w:t>11.8.4</w:t>
      </w:r>
      <w:r w:rsidR="00B051D4">
        <w:fldChar w:fldCharType="end"/>
      </w:r>
      <w:r w:rsidRPr="00E77497">
        <w:t>) and returning its character result.</w:t>
      </w:r>
    </w:p>
    <w:p w14:paraId="67706BB5" w14:textId="77777777"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w:t>
      </w:r>
      <w:r w:rsidR="00B051D4">
        <w:fldChar w:fldCharType="begin"/>
      </w:r>
      <w:r w:rsidR="00B051D4">
        <w:instrText xml:space="preserve"> REF _Ref365803032 \r \h </w:instrText>
      </w:r>
      <w:r w:rsidR="00B051D4">
        <w:fldChar w:fldCharType="separate"/>
      </w:r>
      <w:r w:rsidR="00083CEC">
        <w:t>11.8.4</w:t>
      </w:r>
      <w:r w:rsidR="00B051D4">
        <w:fldChar w:fldCharType="end"/>
      </w:r>
      <w:r w:rsidRPr="00E77497">
        <w:t>) and returning its character result.</w:t>
      </w:r>
    </w:p>
    <w:p w14:paraId="5EE0F956" w14:textId="77777777"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77CA385F" w14:textId="77777777" w:rsidR="005D7F2D" w:rsidRPr="00E77497" w:rsidRDefault="005D7F2D" w:rsidP="005D7F2D">
      <w:pPr>
        <w:pStyle w:val="40"/>
      </w:pPr>
      <w:bookmarkStart w:id="5250" w:name="_Ref366078993"/>
      <w:r w:rsidRPr="00E77497">
        <w:t>DecimalEscape</w:t>
      </w:r>
      <w:bookmarkEnd w:id="5250"/>
    </w:p>
    <w:p w14:paraId="23E19670" w14:textId="77777777" w:rsidR="005D7F2D" w:rsidRPr="006B6D0A" w:rsidRDefault="005D7F2D" w:rsidP="005D7F2D">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14:paraId="20551F54" w14:textId="77777777" w:rsidR="005D7F2D" w:rsidRPr="00A67AF2" w:rsidRDefault="005D7F2D" w:rsidP="005D7F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14:paraId="7C9FAEC8" w14:textId="77777777" w:rsidR="005D7F2D" w:rsidRPr="00675B74" w:rsidRDefault="005D7F2D" w:rsidP="005D7F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14:paraId="1501239F" w14:textId="77777777" w:rsidR="005D7F2D" w:rsidRPr="00E77497" w:rsidRDefault="005D7F2D" w:rsidP="005D7F2D">
      <w:pPr>
        <w:pStyle w:val="Alg4"/>
        <w:numPr>
          <w:ilvl w:val="0"/>
          <w:numId w:val="316"/>
        </w:numPr>
        <w:spacing w:after="220"/>
      </w:pPr>
      <w:r w:rsidRPr="00E77497">
        <w:t xml:space="preserve">Return the EscapeValue consisting of the integer </w:t>
      </w:r>
      <w:r w:rsidRPr="00E77497">
        <w:rPr>
          <w:i/>
        </w:rPr>
        <w:t>i</w:t>
      </w:r>
      <w:r w:rsidRPr="00E77497">
        <w:t>.</w:t>
      </w:r>
    </w:p>
    <w:p w14:paraId="67C05311" w14:textId="77777777" w:rsidR="005D7F2D" w:rsidRPr="00E77497" w:rsidRDefault="005D7F2D" w:rsidP="005D7F2D">
      <w:r w:rsidRPr="00E77497">
        <w:t xml:space="preserve">The definition of “the MV of </w:t>
      </w:r>
      <w:r w:rsidRPr="00E77497">
        <w:rPr>
          <w:rFonts w:ascii="Times New Roman" w:hAnsi="Times New Roman"/>
          <w:i/>
        </w:rPr>
        <w:t>DecimalIntegerLiteral</w:t>
      </w:r>
      <w:r w:rsidRPr="00E77497">
        <w:t xml:space="preserve">” is in </w:t>
      </w:r>
      <w:r w:rsidR="008E26B6">
        <w:fldChar w:fldCharType="begin"/>
      </w:r>
      <w:r w:rsidR="008E26B6">
        <w:instrText xml:space="preserve"> REF _Ref424530746 \r \h </w:instrText>
      </w:r>
      <w:r w:rsidR="008E26B6">
        <w:fldChar w:fldCharType="separate"/>
      </w:r>
      <w:r w:rsidR="00083CEC">
        <w:t>11.8.3</w:t>
      </w:r>
      <w:r w:rsidR="008E26B6">
        <w:fldChar w:fldCharType="end"/>
      </w:r>
      <w:r w:rsidRPr="00E77497">
        <w:t>.</w:t>
      </w:r>
    </w:p>
    <w:p w14:paraId="583F97E1" w14:textId="77777777" w:rsidR="005D7F2D" w:rsidRPr="00E77497" w:rsidRDefault="005D7F2D" w:rsidP="005D7F2D">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1AB27160" w14:textId="77777777" w:rsidR="005D7F2D" w:rsidRPr="00E77497" w:rsidRDefault="005D7F2D" w:rsidP="005D7F2D">
      <w:pPr>
        <w:pStyle w:val="40"/>
      </w:pPr>
      <w:r w:rsidRPr="00E77497">
        <w:t>CharacterClassEscape</w:t>
      </w:r>
    </w:p>
    <w:p w14:paraId="4AB43329"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7E1B8A13"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018D0779"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w:t>
      </w:r>
      <w:r w:rsidR="008E26B6">
        <w:fldChar w:fldCharType="begin"/>
      </w:r>
      <w:r w:rsidR="008E26B6">
        <w:instrText xml:space="preserve"> REF _Ref451679260 \r \h </w:instrText>
      </w:r>
      <w:r w:rsidR="008E26B6">
        <w:fldChar w:fldCharType="separate"/>
      </w:r>
      <w:r w:rsidR="00083CEC">
        <w:t>11.2</w:t>
      </w:r>
      <w:r w:rsidR="008E26B6">
        <w:fldChar w:fldCharType="end"/>
      </w:r>
      <w:r w:rsidRPr="00E77497">
        <w:t xml:space="preserve">) or </w:t>
      </w:r>
      <w:r w:rsidRPr="00E77497">
        <w:rPr>
          <w:rFonts w:ascii="Times New Roman" w:hAnsi="Times New Roman"/>
          <w:i/>
        </w:rPr>
        <w:t>LineTerminator</w:t>
      </w:r>
      <w:r w:rsidRPr="00E77497">
        <w:t xml:space="preserve"> (</w:t>
      </w:r>
      <w:r w:rsidR="008E26B6">
        <w:fldChar w:fldCharType="begin"/>
      </w:r>
      <w:r w:rsidR="008E26B6">
        <w:instrText xml:space="preserve"> REF _Ref366087973 \r \h </w:instrText>
      </w:r>
      <w:r w:rsidR="008E26B6">
        <w:fldChar w:fldCharType="separate"/>
      </w:r>
      <w:r w:rsidR="00083CEC">
        <w:t>11.3</w:t>
      </w:r>
      <w:r w:rsidR="008E26B6">
        <w:fldChar w:fldCharType="end"/>
      </w:r>
      <w:r w:rsidRPr="00E77497">
        <w:t>) productions.</w:t>
      </w:r>
    </w:p>
    <w:p w14:paraId="1A645725"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166FE409"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5D7F2D" w:rsidRPr="00E77497" w14:paraId="7D2F53BF" w14:textId="77777777" w:rsidTr="005D7F2D">
        <w:trPr>
          <w:tblHeader/>
        </w:trPr>
        <w:tc>
          <w:tcPr>
            <w:tcW w:w="288" w:type="dxa"/>
          </w:tcPr>
          <w:p w14:paraId="5D8BF815" w14:textId="77777777" w:rsidR="005D7F2D" w:rsidRPr="00E77497" w:rsidRDefault="005D7F2D" w:rsidP="005D7F2D">
            <w:pPr>
              <w:pStyle w:val="SyntaxOneOf"/>
            </w:pPr>
            <w:r w:rsidRPr="00E77497">
              <w:t>a</w:t>
            </w:r>
          </w:p>
        </w:tc>
        <w:tc>
          <w:tcPr>
            <w:tcW w:w="288" w:type="dxa"/>
          </w:tcPr>
          <w:p w14:paraId="5DB938C6" w14:textId="77777777" w:rsidR="005D7F2D" w:rsidRPr="00E77497" w:rsidRDefault="005D7F2D" w:rsidP="005D7F2D">
            <w:pPr>
              <w:pStyle w:val="SyntaxOneOf"/>
            </w:pPr>
            <w:r w:rsidRPr="00E77497">
              <w:t>b</w:t>
            </w:r>
          </w:p>
        </w:tc>
        <w:tc>
          <w:tcPr>
            <w:tcW w:w="288" w:type="dxa"/>
          </w:tcPr>
          <w:p w14:paraId="25C3DEBF" w14:textId="77777777" w:rsidR="005D7F2D" w:rsidRPr="00E77497" w:rsidRDefault="005D7F2D" w:rsidP="005D7F2D">
            <w:pPr>
              <w:pStyle w:val="SyntaxOneOf"/>
            </w:pPr>
            <w:r w:rsidRPr="00E77497">
              <w:t>c</w:t>
            </w:r>
          </w:p>
        </w:tc>
        <w:tc>
          <w:tcPr>
            <w:tcW w:w="288" w:type="dxa"/>
          </w:tcPr>
          <w:p w14:paraId="6644FE8E" w14:textId="77777777" w:rsidR="005D7F2D" w:rsidRPr="00E77497" w:rsidRDefault="005D7F2D" w:rsidP="005D7F2D">
            <w:pPr>
              <w:pStyle w:val="SyntaxOneOf"/>
            </w:pPr>
            <w:r w:rsidRPr="00E77497">
              <w:t>d</w:t>
            </w:r>
          </w:p>
        </w:tc>
        <w:tc>
          <w:tcPr>
            <w:tcW w:w="288" w:type="dxa"/>
          </w:tcPr>
          <w:p w14:paraId="7FE67E20" w14:textId="77777777" w:rsidR="005D7F2D" w:rsidRPr="00E77497" w:rsidRDefault="005D7F2D" w:rsidP="005D7F2D">
            <w:pPr>
              <w:pStyle w:val="SyntaxOneOf"/>
            </w:pPr>
            <w:r w:rsidRPr="00E77497">
              <w:t>e</w:t>
            </w:r>
          </w:p>
        </w:tc>
        <w:tc>
          <w:tcPr>
            <w:tcW w:w="288" w:type="dxa"/>
          </w:tcPr>
          <w:p w14:paraId="48818B15" w14:textId="77777777" w:rsidR="005D7F2D" w:rsidRPr="00E77497" w:rsidRDefault="005D7F2D" w:rsidP="005D7F2D">
            <w:pPr>
              <w:pStyle w:val="SyntaxOneOf"/>
            </w:pPr>
            <w:r w:rsidRPr="00E77497">
              <w:t>f</w:t>
            </w:r>
          </w:p>
        </w:tc>
        <w:tc>
          <w:tcPr>
            <w:tcW w:w="288" w:type="dxa"/>
          </w:tcPr>
          <w:p w14:paraId="2CC18F67" w14:textId="77777777" w:rsidR="005D7F2D" w:rsidRPr="00E77497" w:rsidRDefault="005D7F2D" w:rsidP="005D7F2D">
            <w:pPr>
              <w:pStyle w:val="SyntaxOneOf"/>
            </w:pPr>
            <w:r w:rsidRPr="00E77497">
              <w:t>g</w:t>
            </w:r>
          </w:p>
        </w:tc>
        <w:tc>
          <w:tcPr>
            <w:tcW w:w="288" w:type="dxa"/>
          </w:tcPr>
          <w:p w14:paraId="18A7360A" w14:textId="77777777" w:rsidR="005D7F2D" w:rsidRPr="00E77497" w:rsidRDefault="005D7F2D" w:rsidP="005D7F2D">
            <w:pPr>
              <w:pStyle w:val="SyntaxOneOf"/>
            </w:pPr>
            <w:r w:rsidRPr="00E77497">
              <w:t>h</w:t>
            </w:r>
          </w:p>
        </w:tc>
        <w:tc>
          <w:tcPr>
            <w:tcW w:w="288" w:type="dxa"/>
          </w:tcPr>
          <w:p w14:paraId="61D0EC61" w14:textId="77777777" w:rsidR="005D7F2D" w:rsidRPr="00E77497" w:rsidRDefault="005D7F2D" w:rsidP="005D7F2D">
            <w:pPr>
              <w:pStyle w:val="SyntaxOneOf"/>
            </w:pPr>
            <w:r w:rsidRPr="00E77497">
              <w:t>i</w:t>
            </w:r>
          </w:p>
        </w:tc>
        <w:tc>
          <w:tcPr>
            <w:tcW w:w="288" w:type="dxa"/>
          </w:tcPr>
          <w:p w14:paraId="270941C5" w14:textId="77777777" w:rsidR="005D7F2D" w:rsidRPr="00E77497" w:rsidRDefault="005D7F2D" w:rsidP="005D7F2D">
            <w:pPr>
              <w:pStyle w:val="SyntaxOneOf"/>
            </w:pPr>
            <w:r w:rsidRPr="00E77497">
              <w:t>j</w:t>
            </w:r>
          </w:p>
        </w:tc>
        <w:tc>
          <w:tcPr>
            <w:tcW w:w="288" w:type="dxa"/>
          </w:tcPr>
          <w:p w14:paraId="292CF810" w14:textId="77777777" w:rsidR="005D7F2D" w:rsidRPr="00E77497" w:rsidRDefault="005D7F2D" w:rsidP="005D7F2D">
            <w:pPr>
              <w:pStyle w:val="SyntaxOneOf"/>
            </w:pPr>
            <w:r w:rsidRPr="00E77497">
              <w:t>k</w:t>
            </w:r>
          </w:p>
        </w:tc>
        <w:tc>
          <w:tcPr>
            <w:tcW w:w="288" w:type="dxa"/>
          </w:tcPr>
          <w:p w14:paraId="3D353AF4" w14:textId="77777777" w:rsidR="005D7F2D" w:rsidRPr="00E77497" w:rsidRDefault="005D7F2D" w:rsidP="005D7F2D">
            <w:pPr>
              <w:pStyle w:val="SyntaxOneOf"/>
            </w:pPr>
            <w:r w:rsidRPr="00E77497">
              <w:t>l</w:t>
            </w:r>
          </w:p>
        </w:tc>
        <w:tc>
          <w:tcPr>
            <w:tcW w:w="288" w:type="dxa"/>
          </w:tcPr>
          <w:p w14:paraId="3E2384DF" w14:textId="77777777" w:rsidR="005D7F2D" w:rsidRPr="00E77497" w:rsidRDefault="005D7F2D" w:rsidP="005D7F2D">
            <w:pPr>
              <w:pStyle w:val="SyntaxOneOf"/>
            </w:pPr>
            <w:r w:rsidRPr="00E77497">
              <w:t>m</w:t>
            </w:r>
          </w:p>
        </w:tc>
        <w:tc>
          <w:tcPr>
            <w:tcW w:w="288" w:type="dxa"/>
          </w:tcPr>
          <w:p w14:paraId="73AD3DDE" w14:textId="77777777" w:rsidR="005D7F2D" w:rsidRPr="00E77497" w:rsidRDefault="005D7F2D" w:rsidP="005D7F2D">
            <w:pPr>
              <w:pStyle w:val="SyntaxOneOf"/>
            </w:pPr>
            <w:r w:rsidRPr="00E77497">
              <w:t>n</w:t>
            </w:r>
          </w:p>
        </w:tc>
        <w:tc>
          <w:tcPr>
            <w:tcW w:w="288" w:type="dxa"/>
          </w:tcPr>
          <w:p w14:paraId="582B6C34" w14:textId="77777777" w:rsidR="005D7F2D" w:rsidRPr="00E77497" w:rsidRDefault="005D7F2D" w:rsidP="005D7F2D">
            <w:pPr>
              <w:pStyle w:val="SyntaxOneOf"/>
            </w:pPr>
            <w:r w:rsidRPr="00E77497">
              <w:t>o</w:t>
            </w:r>
          </w:p>
        </w:tc>
        <w:tc>
          <w:tcPr>
            <w:tcW w:w="288" w:type="dxa"/>
          </w:tcPr>
          <w:p w14:paraId="14E2D8CA" w14:textId="77777777" w:rsidR="005D7F2D" w:rsidRPr="00E77497" w:rsidRDefault="005D7F2D" w:rsidP="005D7F2D">
            <w:pPr>
              <w:pStyle w:val="SyntaxOneOf"/>
            </w:pPr>
            <w:r w:rsidRPr="00E77497">
              <w:t>p</w:t>
            </w:r>
          </w:p>
        </w:tc>
        <w:tc>
          <w:tcPr>
            <w:tcW w:w="288" w:type="dxa"/>
          </w:tcPr>
          <w:p w14:paraId="5DA38550" w14:textId="77777777" w:rsidR="005D7F2D" w:rsidRPr="00E77497" w:rsidRDefault="005D7F2D" w:rsidP="005D7F2D">
            <w:pPr>
              <w:pStyle w:val="SyntaxOneOf"/>
            </w:pPr>
            <w:r w:rsidRPr="00E77497">
              <w:t>q</w:t>
            </w:r>
          </w:p>
        </w:tc>
        <w:tc>
          <w:tcPr>
            <w:tcW w:w="288" w:type="dxa"/>
          </w:tcPr>
          <w:p w14:paraId="653E3649" w14:textId="77777777" w:rsidR="005D7F2D" w:rsidRPr="00E77497" w:rsidRDefault="005D7F2D" w:rsidP="005D7F2D">
            <w:pPr>
              <w:pStyle w:val="SyntaxOneOf"/>
            </w:pPr>
            <w:r w:rsidRPr="00E77497">
              <w:t>r</w:t>
            </w:r>
          </w:p>
        </w:tc>
        <w:tc>
          <w:tcPr>
            <w:tcW w:w="288" w:type="dxa"/>
          </w:tcPr>
          <w:p w14:paraId="1EB581C3" w14:textId="77777777" w:rsidR="005D7F2D" w:rsidRPr="00E77497" w:rsidRDefault="005D7F2D" w:rsidP="005D7F2D">
            <w:pPr>
              <w:pStyle w:val="SyntaxOneOf"/>
            </w:pPr>
            <w:r w:rsidRPr="00E77497">
              <w:t>s</w:t>
            </w:r>
          </w:p>
        </w:tc>
        <w:tc>
          <w:tcPr>
            <w:tcW w:w="288" w:type="dxa"/>
          </w:tcPr>
          <w:p w14:paraId="343FD741" w14:textId="77777777" w:rsidR="005D7F2D" w:rsidRPr="00E77497" w:rsidRDefault="005D7F2D" w:rsidP="005D7F2D">
            <w:pPr>
              <w:pStyle w:val="SyntaxOneOf"/>
            </w:pPr>
            <w:r w:rsidRPr="00E77497">
              <w:t>t</w:t>
            </w:r>
          </w:p>
        </w:tc>
        <w:tc>
          <w:tcPr>
            <w:tcW w:w="288" w:type="dxa"/>
          </w:tcPr>
          <w:p w14:paraId="1031A20C" w14:textId="77777777" w:rsidR="005D7F2D" w:rsidRPr="00E77497" w:rsidRDefault="005D7F2D" w:rsidP="005D7F2D">
            <w:pPr>
              <w:pStyle w:val="SyntaxOneOf"/>
            </w:pPr>
            <w:r w:rsidRPr="00E77497">
              <w:t>u</w:t>
            </w:r>
          </w:p>
        </w:tc>
        <w:tc>
          <w:tcPr>
            <w:tcW w:w="288" w:type="dxa"/>
          </w:tcPr>
          <w:p w14:paraId="5B225A22" w14:textId="77777777" w:rsidR="005D7F2D" w:rsidRPr="00E77497" w:rsidRDefault="005D7F2D" w:rsidP="005D7F2D">
            <w:pPr>
              <w:pStyle w:val="SyntaxOneOf"/>
            </w:pPr>
            <w:r w:rsidRPr="00E77497">
              <w:t>v</w:t>
            </w:r>
          </w:p>
        </w:tc>
        <w:tc>
          <w:tcPr>
            <w:tcW w:w="288" w:type="dxa"/>
          </w:tcPr>
          <w:p w14:paraId="4FE8B7E5" w14:textId="77777777" w:rsidR="005D7F2D" w:rsidRPr="00E77497" w:rsidRDefault="005D7F2D" w:rsidP="005D7F2D">
            <w:pPr>
              <w:pStyle w:val="SyntaxOneOf"/>
            </w:pPr>
            <w:r w:rsidRPr="00E77497">
              <w:t>w</w:t>
            </w:r>
          </w:p>
        </w:tc>
        <w:tc>
          <w:tcPr>
            <w:tcW w:w="288" w:type="dxa"/>
          </w:tcPr>
          <w:p w14:paraId="2DE3BB76" w14:textId="77777777" w:rsidR="005D7F2D" w:rsidRPr="00E77497" w:rsidRDefault="005D7F2D" w:rsidP="005D7F2D">
            <w:pPr>
              <w:pStyle w:val="SyntaxOneOf"/>
            </w:pPr>
            <w:r w:rsidRPr="00E77497">
              <w:t>x</w:t>
            </w:r>
          </w:p>
        </w:tc>
        <w:tc>
          <w:tcPr>
            <w:tcW w:w="288" w:type="dxa"/>
          </w:tcPr>
          <w:p w14:paraId="149B6D98" w14:textId="77777777" w:rsidR="005D7F2D" w:rsidRPr="00E77497" w:rsidRDefault="005D7F2D" w:rsidP="005D7F2D">
            <w:pPr>
              <w:pStyle w:val="SyntaxOneOf"/>
            </w:pPr>
            <w:r w:rsidRPr="00E77497">
              <w:t>y</w:t>
            </w:r>
          </w:p>
        </w:tc>
        <w:tc>
          <w:tcPr>
            <w:tcW w:w="288" w:type="dxa"/>
          </w:tcPr>
          <w:p w14:paraId="29C81DE3" w14:textId="77777777" w:rsidR="005D7F2D" w:rsidRPr="00E77497" w:rsidRDefault="005D7F2D" w:rsidP="005D7F2D">
            <w:pPr>
              <w:pStyle w:val="SyntaxOneOf"/>
            </w:pPr>
            <w:r w:rsidRPr="00E77497">
              <w:t>z</w:t>
            </w:r>
          </w:p>
        </w:tc>
      </w:tr>
      <w:tr w:rsidR="005D7F2D" w:rsidRPr="00E77497" w14:paraId="7B3D84C1" w14:textId="77777777" w:rsidTr="005D7F2D">
        <w:trPr>
          <w:tblHeader/>
        </w:trPr>
        <w:tc>
          <w:tcPr>
            <w:tcW w:w="288" w:type="dxa"/>
          </w:tcPr>
          <w:p w14:paraId="1BACAEC4" w14:textId="77777777" w:rsidR="005D7F2D" w:rsidRPr="00E77497" w:rsidRDefault="005D7F2D" w:rsidP="005D7F2D">
            <w:pPr>
              <w:pStyle w:val="SyntaxOneOf"/>
            </w:pPr>
            <w:r w:rsidRPr="00E77497">
              <w:t>A</w:t>
            </w:r>
          </w:p>
        </w:tc>
        <w:tc>
          <w:tcPr>
            <w:tcW w:w="288" w:type="dxa"/>
          </w:tcPr>
          <w:p w14:paraId="4AB949BA" w14:textId="77777777" w:rsidR="005D7F2D" w:rsidRPr="00E77497" w:rsidRDefault="005D7F2D" w:rsidP="005D7F2D">
            <w:pPr>
              <w:pStyle w:val="SyntaxOneOf"/>
            </w:pPr>
            <w:r w:rsidRPr="00E77497">
              <w:t>B</w:t>
            </w:r>
          </w:p>
        </w:tc>
        <w:tc>
          <w:tcPr>
            <w:tcW w:w="288" w:type="dxa"/>
          </w:tcPr>
          <w:p w14:paraId="414E4B13" w14:textId="77777777" w:rsidR="005D7F2D" w:rsidRPr="00E77497" w:rsidRDefault="005D7F2D" w:rsidP="005D7F2D">
            <w:pPr>
              <w:pStyle w:val="SyntaxOneOf"/>
            </w:pPr>
            <w:r w:rsidRPr="00E77497">
              <w:t>C</w:t>
            </w:r>
          </w:p>
        </w:tc>
        <w:tc>
          <w:tcPr>
            <w:tcW w:w="288" w:type="dxa"/>
          </w:tcPr>
          <w:p w14:paraId="73A2DDF5" w14:textId="77777777" w:rsidR="005D7F2D" w:rsidRPr="00E77497" w:rsidRDefault="005D7F2D" w:rsidP="005D7F2D">
            <w:pPr>
              <w:pStyle w:val="SyntaxOneOf"/>
            </w:pPr>
            <w:r w:rsidRPr="00E77497">
              <w:t>D</w:t>
            </w:r>
          </w:p>
        </w:tc>
        <w:tc>
          <w:tcPr>
            <w:tcW w:w="288" w:type="dxa"/>
          </w:tcPr>
          <w:p w14:paraId="4A29F9D6" w14:textId="77777777" w:rsidR="005D7F2D" w:rsidRPr="00E77497" w:rsidRDefault="005D7F2D" w:rsidP="005D7F2D">
            <w:pPr>
              <w:pStyle w:val="SyntaxOneOf"/>
            </w:pPr>
            <w:r w:rsidRPr="00E77497">
              <w:t>E</w:t>
            </w:r>
          </w:p>
        </w:tc>
        <w:tc>
          <w:tcPr>
            <w:tcW w:w="288" w:type="dxa"/>
          </w:tcPr>
          <w:p w14:paraId="47626E11" w14:textId="77777777" w:rsidR="005D7F2D" w:rsidRPr="00E77497" w:rsidRDefault="005D7F2D" w:rsidP="005D7F2D">
            <w:pPr>
              <w:pStyle w:val="SyntaxOneOf"/>
            </w:pPr>
            <w:r w:rsidRPr="00E77497">
              <w:t>F</w:t>
            </w:r>
          </w:p>
        </w:tc>
        <w:tc>
          <w:tcPr>
            <w:tcW w:w="288" w:type="dxa"/>
          </w:tcPr>
          <w:p w14:paraId="26256E86" w14:textId="77777777" w:rsidR="005D7F2D" w:rsidRPr="00E77497" w:rsidRDefault="005D7F2D" w:rsidP="005D7F2D">
            <w:pPr>
              <w:pStyle w:val="SyntaxOneOf"/>
            </w:pPr>
            <w:r w:rsidRPr="00E77497">
              <w:t>G</w:t>
            </w:r>
          </w:p>
        </w:tc>
        <w:tc>
          <w:tcPr>
            <w:tcW w:w="288" w:type="dxa"/>
          </w:tcPr>
          <w:p w14:paraId="050DD72F" w14:textId="77777777" w:rsidR="005D7F2D" w:rsidRPr="00E77497" w:rsidRDefault="005D7F2D" w:rsidP="005D7F2D">
            <w:pPr>
              <w:pStyle w:val="SyntaxOneOf"/>
            </w:pPr>
            <w:r w:rsidRPr="00E77497">
              <w:t>H</w:t>
            </w:r>
          </w:p>
        </w:tc>
        <w:tc>
          <w:tcPr>
            <w:tcW w:w="288" w:type="dxa"/>
          </w:tcPr>
          <w:p w14:paraId="7F04EB01" w14:textId="77777777" w:rsidR="005D7F2D" w:rsidRPr="00E77497" w:rsidRDefault="005D7F2D" w:rsidP="005D7F2D">
            <w:pPr>
              <w:pStyle w:val="SyntaxOneOf"/>
            </w:pPr>
            <w:r w:rsidRPr="00E77497">
              <w:t>I</w:t>
            </w:r>
          </w:p>
        </w:tc>
        <w:tc>
          <w:tcPr>
            <w:tcW w:w="288" w:type="dxa"/>
          </w:tcPr>
          <w:p w14:paraId="7AB889C2" w14:textId="77777777" w:rsidR="005D7F2D" w:rsidRPr="00E77497" w:rsidRDefault="005D7F2D" w:rsidP="005D7F2D">
            <w:pPr>
              <w:pStyle w:val="SyntaxOneOf"/>
            </w:pPr>
            <w:r w:rsidRPr="00E77497">
              <w:t>J</w:t>
            </w:r>
          </w:p>
        </w:tc>
        <w:tc>
          <w:tcPr>
            <w:tcW w:w="288" w:type="dxa"/>
          </w:tcPr>
          <w:p w14:paraId="1489D62F" w14:textId="77777777" w:rsidR="005D7F2D" w:rsidRPr="00E77497" w:rsidRDefault="005D7F2D" w:rsidP="005D7F2D">
            <w:pPr>
              <w:pStyle w:val="SyntaxOneOf"/>
            </w:pPr>
            <w:r w:rsidRPr="00E77497">
              <w:t>K</w:t>
            </w:r>
          </w:p>
        </w:tc>
        <w:tc>
          <w:tcPr>
            <w:tcW w:w="288" w:type="dxa"/>
          </w:tcPr>
          <w:p w14:paraId="06EA828C" w14:textId="77777777" w:rsidR="005D7F2D" w:rsidRPr="00E77497" w:rsidRDefault="005D7F2D" w:rsidP="005D7F2D">
            <w:pPr>
              <w:pStyle w:val="SyntaxOneOf"/>
            </w:pPr>
            <w:r w:rsidRPr="00E77497">
              <w:t>L</w:t>
            </w:r>
          </w:p>
        </w:tc>
        <w:tc>
          <w:tcPr>
            <w:tcW w:w="288" w:type="dxa"/>
          </w:tcPr>
          <w:p w14:paraId="6D9EF48C" w14:textId="77777777" w:rsidR="005D7F2D" w:rsidRPr="00E77497" w:rsidRDefault="005D7F2D" w:rsidP="005D7F2D">
            <w:pPr>
              <w:pStyle w:val="SyntaxOneOf"/>
            </w:pPr>
            <w:r w:rsidRPr="00E77497">
              <w:t>M</w:t>
            </w:r>
          </w:p>
        </w:tc>
        <w:tc>
          <w:tcPr>
            <w:tcW w:w="288" w:type="dxa"/>
          </w:tcPr>
          <w:p w14:paraId="061887D6" w14:textId="77777777" w:rsidR="005D7F2D" w:rsidRPr="00E77497" w:rsidRDefault="005D7F2D" w:rsidP="005D7F2D">
            <w:pPr>
              <w:pStyle w:val="SyntaxOneOf"/>
            </w:pPr>
            <w:r w:rsidRPr="00E77497">
              <w:t>N</w:t>
            </w:r>
          </w:p>
        </w:tc>
        <w:tc>
          <w:tcPr>
            <w:tcW w:w="288" w:type="dxa"/>
          </w:tcPr>
          <w:p w14:paraId="761FE2A6" w14:textId="77777777" w:rsidR="005D7F2D" w:rsidRPr="00E77497" w:rsidRDefault="005D7F2D" w:rsidP="005D7F2D">
            <w:pPr>
              <w:pStyle w:val="SyntaxOneOf"/>
            </w:pPr>
            <w:r w:rsidRPr="00E77497">
              <w:t>O</w:t>
            </w:r>
          </w:p>
        </w:tc>
        <w:tc>
          <w:tcPr>
            <w:tcW w:w="288" w:type="dxa"/>
          </w:tcPr>
          <w:p w14:paraId="4046E634" w14:textId="77777777" w:rsidR="005D7F2D" w:rsidRPr="00E77497" w:rsidRDefault="005D7F2D" w:rsidP="005D7F2D">
            <w:pPr>
              <w:pStyle w:val="SyntaxOneOf"/>
            </w:pPr>
            <w:r w:rsidRPr="00E77497">
              <w:t>P</w:t>
            </w:r>
          </w:p>
        </w:tc>
        <w:tc>
          <w:tcPr>
            <w:tcW w:w="288" w:type="dxa"/>
          </w:tcPr>
          <w:p w14:paraId="7AFA21F1" w14:textId="77777777" w:rsidR="005D7F2D" w:rsidRPr="00E77497" w:rsidRDefault="005D7F2D" w:rsidP="005D7F2D">
            <w:pPr>
              <w:pStyle w:val="SyntaxOneOf"/>
            </w:pPr>
            <w:r w:rsidRPr="00E77497">
              <w:t>Q</w:t>
            </w:r>
          </w:p>
        </w:tc>
        <w:tc>
          <w:tcPr>
            <w:tcW w:w="288" w:type="dxa"/>
          </w:tcPr>
          <w:p w14:paraId="68F51E93" w14:textId="77777777" w:rsidR="005D7F2D" w:rsidRPr="00E77497" w:rsidRDefault="005D7F2D" w:rsidP="005D7F2D">
            <w:pPr>
              <w:pStyle w:val="SyntaxOneOf"/>
            </w:pPr>
            <w:r w:rsidRPr="00E77497">
              <w:t>R</w:t>
            </w:r>
          </w:p>
        </w:tc>
        <w:tc>
          <w:tcPr>
            <w:tcW w:w="288" w:type="dxa"/>
          </w:tcPr>
          <w:p w14:paraId="1EA2C957" w14:textId="77777777" w:rsidR="005D7F2D" w:rsidRPr="00E77497" w:rsidRDefault="005D7F2D" w:rsidP="005D7F2D">
            <w:pPr>
              <w:pStyle w:val="SyntaxOneOf"/>
            </w:pPr>
            <w:r w:rsidRPr="00E77497">
              <w:t>S</w:t>
            </w:r>
          </w:p>
        </w:tc>
        <w:tc>
          <w:tcPr>
            <w:tcW w:w="288" w:type="dxa"/>
          </w:tcPr>
          <w:p w14:paraId="6612E392" w14:textId="77777777" w:rsidR="005D7F2D" w:rsidRPr="00E77497" w:rsidRDefault="005D7F2D" w:rsidP="005D7F2D">
            <w:pPr>
              <w:pStyle w:val="SyntaxOneOf"/>
            </w:pPr>
            <w:r w:rsidRPr="00E77497">
              <w:t>T</w:t>
            </w:r>
          </w:p>
        </w:tc>
        <w:tc>
          <w:tcPr>
            <w:tcW w:w="288" w:type="dxa"/>
          </w:tcPr>
          <w:p w14:paraId="7DB1577D" w14:textId="77777777" w:rsidR="005D7F2D" w:rsidRPr="00E77497" w:rsidRDefault="005D7F2D" w:rsidP="005D7F2D">
            <w:pPr>
              <w:pStyle w:val="SyntaxOneOf"/>
            </w:pPr>
            <w:r w:rsidRPr="00E77497">
              <w:t>U</w:t>
            </w:r>
          </w:p>
        </w:tc>
        <w:tc>
          <w:tcPr>
            <w:tcW w:w="288" w:type="dxa"/>
          </w:tcPr>
          <w:p w14:paraId="1776557E" w14:textId="77777777" w:rsidR="005D7F2D" w:rsidRPr="00E77497" w:rsidRDefault="005D7F2D" w:rsidP="005D7F2D">
            <w:pPr>
              <w:pStyle w:val="SyntaxOneOf"/>
            </w:pPr>
            <w:r w:rsidRPr="00E77497">
              <w:t>V</w:t>
            </w:r>
          </w:p>
        </w:tc>
        <w:tc>
          <w:tcPr>
            <w:tcW w:w="288" w:type="dxa"/>
          </w:tcPr>
          <w:p w14:paraId="31BA78A6" w14:textId="77777777" w:rsidR="005D7F2D" w:rsidRPr="00E77497" w:rsidRDefault="005D7F2D" w:rsidP="005D7F2D">
            <w:pPr>
              <w:pStyle w:val="SyntaxOneOf"/>
            </w:pPr>
            <w:r w:rsidRPr="00E77497">
              <w:t>W</w:t>
            </w:r>
          </w:p>
        </w:tc>
        <w:tc>
          <w:tcPr>
            <w:tcW w:w="288" w:type="dxa"/>
          </w:tcPr>
          <w:p w14:paraId="59B342C8" w14:textId="77777777" w:rsidR="005D7F2D" w:rsidRPr="00E77497" w:rsidRDefault="005D7F2D" w:rsidP="005D7F2D">
            <w:pPr>
              <w:pStyle w:val="SyntaxOneOf"/>
            </w:pPr>
            <w:r w:rsidRPr="00E77497">
              <w:t>X</w:t>
            </w:r>
          </w:p>
        </w:tc>
        <w:tc>
          <w:tcPr>
            <w:tcW w:w="288" w:type="dxa"/>
          </w:tcPr>
          <w:p w14:paraId="4D15E1A0" w14:textId="77777777" w:rsidR="005D7F2D" w:rsidRPr="00E77497" w:rsidRDefault="005D7F2D" w:rsidP="005D7F2D">
            <w:pPr>
              <w:pStyle w:val="SyntaxOneOf"/>
            </w:pPr>
            <w:r w:rsidRPr="00E77497">
              <w:t>Y</w:t>
            </w:r>
          </w:p>
        </w:tc>
        <w:tc>
          <w:tcPr>
            <w:tcW w:w="288" w:type="dxa"/>
          </w:tcPr>
          <w:p w14:paraId="5B7D9156" w14:textId="77777777" w:rsidR="005D7F2D" w:rsidRPr="00E77497" w:rsidRDefault="005D7F2D" w:rsidP="005D7F2D">
            <w:pPr>
              <w:pStyle w:val="SyntaxOneOf"/>
            </w:pPr>
            <w:r w:rsidRPr="00E77497">
              <w:t>Z</w:t>
            </w:r>
          </w:p>
        </w:tc>
      </w:tr>
      <w:tr w:rsidR="005D7F2D" w:rsidRPr="00E77497" w14:paraId="39CE9465" w14:textId="77777777" w:rsidTr="005D7F2D">
        <w:tc>
          <w:tcPr>
            <w:tcW w:w="288" w:type="dxa"/>
          </w:tcPr>
          <w:p w14:paraId="021ACB44" w14:textId="77777777" w:rsidR="005D7F2D" w:rsidRPr="00E77497" w:rsidRDefault="005D7F2D" w:rsidP="005D7F2D">
            <w:pPr>
              <w:pStyle w:val="SyntaxOneOf"/>
            </w:pPr>
            <w:r w:rsidRPr="00E77497">
              <w:t>0</w:t>
            </w:r>
          </w:p>
        </w:tc>
        <w:tc>
          <w:tcPr>
            <w:tcW w:w="288" w:type="dxa"/>
          </w:tcPr>
          <w:p w14:paraId="58F49996" w14:textId="77777777" w:rsidR="005D7F2D" w:rsidRPr="00E77497" w:rsidRDefault="005D7F2D" w:rsidP="005D7F2D">
            <w:pPr>
              <w:pStyle w:val="SyntaxOneOf"/>
            </w:pPr>
            <w:r w:rsidRPr="00E77497">
              <w:t>1</w:t>
            </w:r>
          </w:p>
        </w:tc>
        <w:tc>
          <w:tcPr>
            <w:tcW w:w="288" w:type="dxa"/>
          </w:tcPr>
          <w:p w14:paraId="3AB4FDF1" w14:textId="77777777" w:rsidR="005D7F2D" w:rsidRPr="00E77497" w:rsidRDefault="005D7F2D" w:rsidP="005D7F2D">
            <w:pPr>
              <w:pStyle w:val="SyntaxOneOf"/>
            </w:pPr>
            <w:r w:rsidRPr="00E77497">
              <w:t>2</w:t>
            </w:r>
          </w:p>
        </w:tc>
        <w:tc>
          <w:tcPr>
            <w:tcW w:w="288" w:type="dxa"/>
          </w:tcPr>
          <w:p w14:paraId="4C7EC6FD" w14:textId="77777777" w:rsidR="005D7F2D" w:rsidRPr="00E77497" w:rsidRDefault="005D7F2D" w:rsidP="005D7F2D">
            <w:pPr>
              <w:pStyle w:val="SyntaxOneOf"/>
            </w:pPr>
            <w:r w:rsidRPr="00E77497">
              <w:t>3</w:t>
            </w:r>
          </w:p>
        </w:tc>
        <w:tc>
          <w:tcPr>
            <w:tcW w:w="288" w:type="dxa"/>
          </w:tcPr>
          <w:p w14:paraId="36A4B9D8" w14:textId="77777777" w:rsidR="005D7F2D" w:rsidRPr="00E77497" w:rsidRDefault="005D7F2D" w:rsidP="005D7F2D">
            <w:pPr>
              <w:pStyle w:val="SyntaxOneOf"/>
            </w:pPr>
            <w:r w:rsidRPr="00E77497">
              <w:t>4</w:t>
            </w:r>
          </w:p>
        </w:tc>
        <w:tc>
          <w:tcPr>
            <w:tcW w:w="288" w:type="dxa"/>
          </w:tcPr>
          <w:p w14:paraId="687A5674" w14:textId="77777777" w:rsidR="005D7F2D" w:rsidRPr="00E77497" w:rsidRDefault="005D7F2D" w:rsidP="005D7F2D">
            <w:pPr>
              <w:pStyle w:val="SyntaxOneOf"/>
            </w:pPr>
            <w:r w:rsidRPr="00E77497">
              <w:t>5</w:t>
            </w:r>
          </w:p>
        </w:tc>
        <w:tc>
          <w:tcPr>
            <w:tcW w:w="288" w:type="dxa"/>
          </w:tcPr>
          <w:p w14:paraId="385388D1" w14:textId="77777777" w:rsidR="005D7F2D" w:rsidRPr="00E77497" w:rsidRDefault="005D7F2D" w:rsidP="005D7F2D">
            <w:pPr>
              <w:pStyle w:val="SyntaxOneOf"/>
            </w:pPr>
            <w:r w:rsidRPr="00E77497">
              <w:t>6</w:t>
            </w:r>
          </w:p>
        </w:tc>
        <w:tc>
          <w:tcPr>
            <w:tcW w:w="288" w:type="dxa"/>
          </w:tcPr>
          <w:p w14:paraId="77B48A3F" w14:textId="77777777" w:rsidR="005D7F2D" w:rsidRPr="00E77497" w:rsidRDefault="005D7F2D" w:rsidP="005D7F2D">
            <w:pPr>
              <w:pStyle w:val="SyntaxOneOf"/>
            </w:pPr>
            <w:r w:rsidRPr="00E77497">
              <w:t>7</w:t>
            </w:r>
          </w:p>
        </w:tc>
        <w:tc>
          <w:tcPr>
            <w:tcW w:w="288" w:type="dxa"/>
          </w:tcPr>
          <w:p w14:paraId="6428884C" w14:textId="77777777" w:rsidR="005D7F2D" w:rsidRPr="00E77497" w:rsidRDefault="005D7F2D" w:rsidP="005D7F2D">
            <w:pPr>
              <w:pStyle w:val="SyntaxOneOf"/>
            </w:pPr>
            <w:r w:rsidRPr="00E77497">
              <w:t>8</w:t>
            </w:r>
          </w:p>
        </w:tc>
        <w:tc>
          <w:tcPr>
            <w:tcW w:w="288" w:type="dxa"/>
          </w:tcPr>
          <w:p w14:paraId="0201BDBB" w14:textId="77777777" w:rsidR="005D7F2D" w:rsidRPr="00E77497" w:rsidRDefault="005D7F2D" w:rsidP="005D7F2D">
            <w:pPr>
              <w:pStyle w:val="SyntaxOneOf"/>
            </w:pPr>
            <w:r w:rsidRPr="00E77497">
              <w:t>9</w:t>
            </w:r>
          </w:p>
        </w:tc>
        <w:tc>
          <w:tcPr>
            <w:tcW w:w="288" w:type="dxa"/>
          </w:tcPr>
          <w:p w14:paraId="17D8548D" w14:textId="77777777" w:rsidR="005D7F2D" w:rsidRPr="00E77497" w:rsidRDefault="005D7F2D" w:rsidP="005D7F2D">
            <w:pPr>
              <w:pStyle w:val="SyntaxOneOf"/>
            </w:pPr>
            <w:r w:rsidRPr="00E77497">
              <w:t>_</w:t>
            </w:r>
          </w:p>
        </w:tc>
        <w:tc>
          <w:tcPr>
            <w:tcW w:w="288" w:type="dxa"/>
          </w:tcPr>
          <w:p w14:paraId="61305FBE" w14:textId="77777777" w:rsidR="005D7F2D" w:rsidRPr="00E77497" w:rsidRDefault="005D7F2D" w:rsidP="005D7F2D">
            <w:pPr>
              <w:pStyle w:val="SyntaxOneOf"/>
            </w:pPr>
          </w:p>
        </w:tc>
        <w:tc>
          <w:tcPr>
            <w:tcW w:w="288" w:type="dxa"/>
          </w:tcPr>
          <w:p w14:paraId="17D5E78C" w14:textId="77777777" w:rsidR="005D7F2D" w:rsidRPr="00E77497" w:rsidRDefault="005D7F2D" w:rsidP="005D7F2D">
            <w:pPr>
              <w:pStyle w:val="SyntaxOneOf"/>
            </w:pPr>
          </w:p>
        </w:tc>
        <w:tc>
          <w:tcPr>
            <w:tcW w:w="288" w:type="dxa"/>
          </w:tcPr>
          <w:p w14:paraId="0420B271" w14:textId="77777777" w:rsidR="005D7F2D" w:rsidRPr="00E77497" w:rsidRDefault="005D7F2D" w:rsidP="005D7F2D">
            <w:pPr>
              <w:pStyle w:val="SyntaxOneOf"/>
            </w:pPr>
          </w:p>
        </w:tc>
        <w:tc>
          <w:tcPr>
            <w:tcW w:w="288" w:type="dxa"/>
          </w:tcPr>
          <w:p w14:paraId="756A3E96" w14:textId="77777777" w:rsidR="005D7F2D" w:rsidRPr="00E77497" w:rsidRDefault="005D7F2D" w:rsidP="005D7F2D">
            <w:pPr>
              <w:pStyle w:val="SyntaxOneOf"/>
            </w:pPr>
          </w:p>
        </w:tc>
        <w:tc>
          <w:tcPr>
            <w:tcW w:w="288" w:type="dxa"/>
          </w:tcPr>
          <w:p w14:paraId="07F000C6" w14:textId="77777777" w:rsidR="005D7F2D" w:rsidRPr="00E77497" w:rsidRDefault="005D7F2D" w:rsidP="005D7F2D">
            <w:pPr>
              <w:pStyle w:val="SyntaxOneOf"/>
            </w:pPr>
          </w:p>
        </w:tc>
        <w:tc>
          <w:tcPr>
            <w:tcW w:w="288" w:type="dxa"/>
          </w:tcPr>
          <w:p w14:paraId="1D5A5E36" w14:textId="77777777" w:rsidR="005D7F2D" w:rsidRPr="00E77497" w:rsidRDefault="005D7F2D" w:rsidP="005D7F2D">
            <w:pPr>
              <w:pStyle w:val="SyntaxOneOf"/>
            </w:pPr>
          </w:p>
        </w:tc>
        <w:tc>
          <w:tcPr>
            <w:tcW w:w="288" w:type="dxa"/>
          </w:tcPr>
          <w:p w14:paraId="2EDCEC86" w14:textId="77777777" w:rsidR="005D7F2D" w:rsidRPr="00E77497" w:rsidRDefault="005D7F2D" w:rsidP="005D7F2D">
            <w:pPr>
              <w:pStyle w:val="SyntaxOneOf"/>
            </w:pPr>
          </w:p>
        </w:tc>
        <w:tc>
          <w:tcPr>
            <w:tcW w:w="288" w:type="dxa"/>
          </w:tcPr>
          <w:p w14:paraId="6C6A9F47" w14:textId="77777777" w:rsidR="005D7F2D" w:rsidRPr="00E77497" w:rsidRDefault="005D7F2D" w:rsidP="005D7F2D">
            <w:pPr>
              <w:pStyle w:val="SyntaxOneOf"/>
            </w:pPr>
          </w:p>
        </w:tc>
        <w:tc>
          <w:tcPr>
            <w:tcW w:w="288" w:type="dxa"/>
          </w:tcPr>
          <w:p w14:paraId="516D5563" w14:textId="77777777" w:rsidR="005D7F2D" w:rsidRPr="00E77497" w:rsidRDefault="005D7F2D" w:rsidP="005D7F2D">
            <w:pPr>
              <w:pStyle w:val="SyntaxOneOf"/>
            </w:pPr>
          </w:p>
        </w:tc>
        <w:tc>
          <w:tcPr>
            <w:tcW w:w="288" w:type="dxa"/>
          </w:tcPr>
          <w:p w14:paraId="6A7194B3" w14:textId="77777777" w:rsidR="005D7F2D" w:rsidRPr="00E77497" w:rsidRDefault="005D7F2D" w:rsidP="005D7F2D">
            <w:pPr>
              <w:pStyle w:val="SyntaxOneOf"/>
            </w:pPr>
          </w:p>
        </w:tc>
        <w:tc>
          <w:tcPr>
            <w:tcW w:w="288" w:type="dxa"/>
          </w:tcPr>
          <w:p w14:paraId="226279C9" w14:textId="77777777" w:rsidR="005D7F2D" w:rsidRPr="00E77497" w:rsidRDefault="005D7F2D" w:rsidP="005D7F2D">
            <w:pPr>
              <w:pStyle w:val="SyntaxOneOf"/>
            </w:pPr>
          </w:p>
        </w:tc>
        <w:tc>
          <w:tcPr>
            <w:tcW w:w="288" w:type="dxa"/>
          </w:tcPr>
          <w:p w14:paraId="36E6D6EE" w14:textId="77777777" w:rsidR="005D7F2D" w:rsidRPr="00E77497" w:rsidRDefault="005D7F2D" w:rsidP="005D7F2D">
            <w:pPr>
              <w:pStyle w:val="SyntaxOneOf"/>
            </w:pPr>
          </w:p>
        </w:tc>
        <w:tc>
          <w:tcPr>
            <w:tcW w:w="288" w:type="dxa"/>
          </w:tcPr>
          <w:p w14:paraId="50D04A2B" w14:textId="77777777" w:rsidR="005D7F2D" w:rsidRPr="00E77497" w:rsidRDefault="005D7F2D" w:rsidP="005D7F2D">
            <w:pPr>
              <w:pStyle w:val="SyntaxOneOf"/>
            </w:pPr>
          </w:p>
        </w:tc>
        <w:tc>
          <w:tcPr>
            <w:tcW w:w="288" w:type="dxa"/>
          </w:tcPr>
          <w:p w14:paraId="61BA2810" w14:textId="77777777" w:rsidR="005D7F2D" w:rsidRPr="00E77497" w:rsidRDefault="005D7F2D" w:rsidP="005D7F2D">
            <w:pPr>
              <w:pStyle w:val="SyntaxOneOf"/>
            </w:pPr>
          </w:p>
        </w:tc>
        <w:tc>
          <w:tcPr>
            <w:tcW w:w="288" w:type="dxa"/>
          </w:tcPr>
          <w:p w14:paraId="3D9FE2DA" w14:textId="77777777" w:rsidR="005D7F2D" w:rsidRPr="00E77497" w:rsidRDefault="005D7F2D" w:rsidP="005D7F2D">
            <w:pPr>
              <w:pStyle w:val="SyntaxOneOf"/>
            </w:pPr>
          </w:p>
        </w:tc>
      </w:tr>
    </w:tbl>
    <w:p w14:paraId="451FC04E"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6E215377" w14:textId="77777777" w:rsidR="005D7F2D" w:rsidRPr="00E77497" w:rsidRDefault="005D7F2D" w:rsidP="005D7F2D">
      <w:pPr>
        <w:pStyle w:val="40"/>
      </w:pPr>
      <w:r w:rsidRPr="00E77497">
        <w:t>CharacterClass</w:t>
      </w:r>
    </w:p>
    <w:p w14:paraId="0F8BE1FD" w14:textId="77777777" w:rsidR="005D7F2D" w:rsidRPr="00B820AB" w:rsidRDefault="005D7F2D" w:rsidP="005D7F2D">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04694DCD" w14:textId="77777777" w:rsidR="005D7F2D" w:rsidRPr="00E77497" w:rsidRDefault="005D7F2D" w:rsidP="005D7F2D">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56DA6F5D" w14:textId="77777777" w:rsidR="005D7F2D" w:rsidRPr="00E77497" w:rsidRDefault="005D7F2D" w:rsidP="005D7F2D">
      <w:pPr>
        <w:pStyle w:val="40"/>
      </w:pPr>
      <w:r w:rsidRPr="00E77497">
        <w:t>ClassRanges</w:t>
      </w:r>
    </w:p>
    <w:p w14:paraId="14EF1DFA" w14:textId="77777777" w:rsidR="005D7F2D" w:rsidRPr="00E77497" w:rsidRDefault="005D7F2D" w:rsidP="005D7F2D">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345DB578" w14:textId="77777777" w:rsidR="005D7F2D" w:rsidRPr="00E77497" w:rsidRDefault="005D7F2D" w:rsidP="005D7F2D">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0A079889" w14:textId="77777777" w:rsidR="005D7F2D" w:rsidRPr="00E77497" w:rsidRDefault="005D7F2D" w:rsidP="005D7F2D">
      <w:pPr>
        <w:pStyle w:val="40"/>
      </w:pPr>
      <w:r w:rsidRPr="00E77497">
        <w:t>NonemptyClassRanges</w:t>
      </w:r>
    </w:p>
    <w:p w14:paraId="60736E60" w14:textId="77777777"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475E31F7" w14:textId="77777777"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14:paraId="03AFA973" w14:textId="77777777" w:rsidR="005D7F2D" w:rsidRPr="00E77497" w:rsidRDefault="005D7F2D" w:rsidP="005D7F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14:paraId="050456A8" w14:textId="77777777" w:rsidR="005D7F2D" w:rsidRPr="00E77497" w:rsidRDefault="005D7F2D" w:rsidP="005D7F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127D0F26" w14:textId="77777777" w:rsidR="005D7F2D" w:rsidRPr="00E77497" w:rsidRDefault="005D7F2D" w:rsidP="005D7F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62BAED69" w14:textId="77777777"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14:paraId="3832AF5C" w14:textId="77777777" w:rsidR="005D7F2D" w:rsidRPr="00E77497" w:rsidRDefault="005D7F2D" w:rsidP="005D7F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14:paraId="0B7E2A93" w14:textId="77777777" w:rsidR="005D7F2D" w:rsidRPr="00E77497" w:rsidRDefault="005D7F2D" w:rsidP="005D7F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14:paraId="02340E31" w14:textId="77777777" w:rsidR="005D7F2D" w:rsidRPr="00E77497" w:rsidRDefault="005D7F2D" w:rsidP="005D7F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14:paraId="2211178A" w14:textId="77777777" w:rsidR="005D7F2D" w:rsidRPr="00E77497" w:rsidRDefault="005D7F2D" w:rsidP="005D7F2D">
      <w:pPr>
        <w:pStyle w:val="Alg4"/>
        <w:numPr>
          <w:ilvl w:val="0"/>
          <w:numId w:val="318"/>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04C0C349" w14:textId="77777777" w:rsidR="005D7F2D" w:rsidRPr="00E77497" w:rsidRDefault="005D7F2D" w:rsidP="005D7F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721069D5"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CharacterRange </w:t>
      </w:r>
      <w:r>
        <w:rPr>
          <w:rFonts w:ascii="Helvetica" w:hAnsi="Helvetica"/>
          <w:b/>
          <w:spacing w:val="6"/>
        </w:rPr>
        <w:t>Abstract Operation</w:t>
      </w:r>
    </w:p>
    <w:p w14:paraId="7AB917EC" w14:textId="77777777" w:rsidR="005D7F2D" w:rsidRPr="00E77497" w:rsidRDefault="005D7F2D" w:rsidP="005D7F2D">
      <w:r w:rsidRPr="00E77497">
        <w:t xml:space="preserve">The abstract operation </w:t>
      </w:r>
      <w:r w:rsidRPr="00D814DD">
        <w:rPr>
          <w:rFonts w:cs="Arial"/>
          <w:iCs/>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29D7A934" w14:textId="77777777" w:rsidR="005D7F2D" w:rsidRPr="00E77497" w:rsidRDefault="005D7F2D" w:rsidP="005D7F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14:paraId="5182FC18" w14:textId="77777777" w:rsidR="005D7F2D" w:rsidRPr="00E77497" w:rsidRDefault="005D7F2D" w:rsidP="005D7F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14:paraId="290DF425" w14:textId="77777777" w:rsidR="005D7F2D" w:rsidRPr="00E77497" w:rsidRDefault="005D7F2D" w:rsidP="005D7F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14:paraId="175BF79A" w14:textId="77777777" w:rsidR="005D7F2D" w:rsidRPr="00E77497" w:rsidRDefault="005D7F2D" w:rsidP="005D7F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14:paraId="3E367F59" w14:textId="77777777" w:rsidR="005D7F2D" w:rsidRPr="00E77497" w:rsidRDefault="005D7F2D" w:rsidP="005D7F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14:paraId="4BC06035" w14:textId="77777777" w:rsidR="005D7F2D" w:rsidRPr="00E77497" w:rsidRDefault="005D7F2D" w:rsidP="005D7F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14:paraId="2E37BA28" w14:textId="77777777" w:rsidR="005D7F2D" w:rsidRPr="00E77497" w:rsidRDefault="005D7F2D" w:rsidP="005D7F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14:paraId="2AED4F66" w14:textId="77777777" w:rsidR="005D7F2D" w:rsidRPr="00E77497" w:rsidRDefault="005D7F2D" w:rsidP="005D7F2D">
      <w:pPr>
        <w:pStyle w:val="40"/>
      </w:pPr>
      <w:r w:rsidRPr="00E77497">
        <w:t>NonemptyClassRangesNoDash</w:t>
      </w:r>
    </w:p>
    <w:p w14:paraId="6D0BBEBD" w14:textId="77777777" w:rsidR="005D7F2D" w:rsidRPr="00E77497" w:rsidRDefault="005D7F2D" w:rsidP="005D7F2D">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76A14BD2" w14:textId="77777777" w:rsidR="005D7F2D" w:rsidRPr="00E77497" w:rsidRDefault="005D7F2D" w:rsidP="005D7F2D">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24E6BE89" w14:textId="77777777" w:rsidR="005D7F2D" w:rsidRPr="00E77497" w:rsidRDefault="005D7F2D" w:rsidP="005D7F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14:paraId="4328625D" w14:textId="77777777" w:rsidR="005D7F2D" w:rsidRPr="00E77497" w:rsidRDefault="005D7F2D" w:rsidP="005D7F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7F526665" w14:textId="77777777" w:rsidR="005D7F2D" w:rsidRPr="00E77497" w:rsidRDefault="005D7F2D" w:rsidP="005D7F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172F1E04" w14:textId="77777777" w:rsidR="005D7F2D" w:rsidRPr="00E77497" w:rsidRDefault="005D7F2D" w:rsidP="005D7F2D">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059F3388" w14:textId="77777777" w:rsidR="005D7F2D" w:rsidRPr="00E77497" w:rsidRDefault="005D7F2D" w:rsidP="005D7F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14:paraId="4788A519" w14:textId="77777777" w:rsidR="005D7F2D" w:rsidRPr="00E77497" w:rsidRDefault="005D7F2D" w:rsidP="005D7F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14:paraId="60328EDD" w14:textId="77777777" w:rsidR="005D7F2D" w:rsidRPr="00E77497" w:rsidRDefault="005D7F2D" w:rsidP="005D7F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14:paraId="0E9FABE0" w14:textId="77777777" w:rsidR="005D7F2D" w:rsidRPr="00E77497" w:rsidRDefault="005D7F2D" w:rsidP="005D7F2D">
      <w:pPr>
        <w:pStyle w:val="Alg4"/>
        <w:numPr>
          <w:ilvl w:val="0"/>
          <w:numId w:val="320"/>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1E915FF5" w14:textId="77777777" w:rsidR="005D7F2D" w:rsidRPr="00E77497" w:rsidRDefault="005D7F2D" w:rsidP="005D7F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4A1AFA98" w14:textId="77777777" w:rsidR="005D7F2D" w:rsidRPr="00E77497" w:rsidRDefault="005D7F2D" w:rsidP="005D7F2D">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14:paraId="080C62BA" w14:textId="77777777" w:rsidR="005D7F2D" w:rsidRPr="00E77497" w:rsidRDefault="005D7F2D" w:rsidP="005D7F2D">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5E343450" w14:textId="77777777" w:rsidR="005D7F2D" w:rsidRPr="00E77497" w:rsidRDefault="005D7F2D" w:rsidP="005D7F2D">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13C7CA7D" w14:textId="77777777" w:rsidR="005D7F2D" w:rsidRPr="00E77497" w:rsidRDefault="005D7F2D" w:rsidP="005D7F2D">
      <w:pPr>
        <w:pStyle w:val="40"/>
      </w:pPr>
      <w:r w:rsidRPr="00E77497">
        <w:t>ClassAtom</w:t>
      </w:r>
    </w:p>
    <w:p w14:paraId="72AFE6B0" w14:textId="77777777" w:rsidR="005D7F2D" w:rsidRPr="00E77497" w:rsidRDefault="005D7F2D" w:rsidP="005D7F2D">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6131E080" w14:textId="77777777" w:rsidR="005D7F2D" w:rsidRPr="00E77497" w:rsidRDefault="005D7F2D" w:rsidP="005D7F2D">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517E845D" w14:textId="77777777" w:rsidR="005D7F2D" w:rsidRPr="00E77497" w:rsidRDefault="005D7F2D" w:rsidP="005D7F2D">
      <w:pPr>
        <w:pStyle w:val="40"/>
      </w:pPr>
      <w:r w:rsidRPr="00E77497">
        <w:t>ClassAtomNoDash</w:t>
      </w:r>
    </w:p>
    <w:p w14:paraId="7DA8B2E8" w14:textId="77777777" w:rsidR="005D7F2D" w:rsidRPr="00E77497" w:rsidRDefault="005D7F2D" w:rsidP="005D7F2D">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14:paraId="4BE4674A" w14:textId="77777777" w:rsidR="005D7F2D" w:rsidRPr="00E77497" w:rsidRDefault="005D7F2D" w:rsidP="005D7F2D">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14:paraId="145B6936" w14:textId="77777777" w:rsidR="005D7F2D" w:rsidRPr="00E77497" w:rsidRDefault="005D7F2D" w:rsidP="005D7F2D">
      <w:pPr>
        <w:pStyle w:val="40"/>
      </w:pPr>
      <w:r w:rsidRPr="00E77497">
        <w:t>ClassEscape</w:t>
      </w:r>
    </w:p>
    <w:p w14:paraId="11E0029A" w14:textId="77777777"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59D09A72" w14:textId="77777777" w:rsidR="005D7F2D" w:rsidRPr="00E77497" w:rsidRDefault="005D7F2D" w:rsidP="005D7F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14:paraId="32C1F2B6" w14:textId="77777777" w:rsidR="005D7F2D" w:rsidRPr="00E77497" w:rsidRDefault="005D7F2D" w:rsidP="005D7F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55890E27" w14:textId="77777777" w:rsidR="005D7F2D" w:rsidRPr="00E77497" w:rsidRDefault="005D7F2D" w:rsidP="005D7F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14:paraId="05F0C670" w14:textId="77777777" w:rsidR="005D7F2D" w:rsidRPr="00E77497" w:rsidRDefault="005D7F2D" w:rsidP="005D7F2D">
      <w:pPr>
        <w:pStyle w:val="Alg4"/>
        <w:numPr>
          <w:ilvl w:val="0"/>
          <w:numId w:val="322"/>
        </w:numPr>
        <w:spacing w:after="220"/>
      </w:pPr>
      <w:r w:rsidRPr="00E77497">
        <w:t xml:space="preserve">Return the one-element CharSet containing the character </w:t>
      </w:r>
      <w:r w:rsidRPr="00E77497">
        <w:rPr>
          <w:i/>
        </w:rPr>
        <w:t>ch</w:t>
      </w:r>
      <w:r w:rsidRPr="00E77497">
        <w:t>.</w:t>
      </w:r>
    </w:p>
    <w:p w14:paraId="00F9691E" w14:textId="77777777"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14:paraId="7B4260BD" w14:textId="77777777"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14:paraId="3C861F62" w14:textId="77777777"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14:paraId="006EC733" w14:textId="77777777" w:rsidR="005D7F2D" w:rsidRPr="00E77497" w:rsidRDefault="005D7F2D" w:rsidP="005D7F2D">
      <w:pPr>
        <w:pStyle w:val="Note"/>
      </w:pPr>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34DCA5C7" w14:textId="77777777" w:rsidR="005D7F2D" w:rsidRPr="00E77497" w:rsidRDefault="005D7F2D" w:rsidP="005D7F2D">
      <w:pPr>
        <w:pStyle w:val="30"/>
      </w:pPr>
      <w:bookmarkStart w:id="5251" w:name="_Ref365541972"/>
      <w:bookmarkStart w:id="5252" w:name="_Toc366142078"/>
      <w:r w:rsidRPr="00E77497">
        <w:t>The RegExp Constructor</w:t>
      </w:r>
      <w:bookmarkEnd w:id="5251"/>
      <w:bookmarkEnd w:id="5252"/>
      <w:r w:rsidRPr="00E77497">
        <w:t xml:space="preserve"> </w:t>
      </w:r>
    </w:p>
    <w:p w14:paraId="0FD08A41" w14:textId="77777777" w:rsidR="005D7F2D" w:rsidRDefault="005D7F2D" w:rsidP="005D7F2D">
      <w:r>
        <w:t xml:space="preserve">The RegExp constructor is the %RegExp% intrinsic object and the initial value of the </w:t>
      </w:r>
      <w:r w:rsidRPr="00E74C84">
        <w:rPr>
          <w:rFonts w:ascii="Courier New" w:eastAsia="Times New Roman" w:hAnsi="Courier New" w:cs="Courier New"/>
          <w:b/>
          <w:spacing w:val="6"/>
          <w:lang w:eastAsia="en-US"/>
        </w:rPr>
        <w:t>RegExp</w:t>
      </w:r>
      <w:r>
        <w:t xml:space="preserve"> property of the global object. </w:t>
      </w:r>
      <w:r w:rsidRPr="00E77497">
        <w:t xml:space="preserve">When </w:t>
      </w:r>
      <w:r>
        <w:rPr>
          <w:rFonts w:ascii="Courier New" w:hAnsi="Courier New"/>
          <w:b/>
        </w:rPr>
        <w:t>RegExp</w:t>
      </w:r>
      <w:r w:rsidRPr="00E77497">
        <w:t xml:space="preserve"> is called as a function rather than as a constructor, it creates and initialises a new </w:t>
      </w:r>
      <w:r>
        <w:t>RegExp</w:t>
      </w:r>
      <w:r w:rsidRPr="00E77497">
        <w:t xml:space="preserve"> object. Thus the function call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an [[RegExpMatcher]] internal data property whose value is </w:t>
      </w:r>
      <w:r w:rsidRPr="00582659">
        <w:rPr>
          <w:rFonts w:ascii="Times New Roman" w:hAnsi="Times New Roman"/>
          <w:b/>
          <w:bCs/>
        </w:rPr>
        <w:t>undefined</w:t>
      </w:r>
      <w:r w:rsidRPr="00E77497">
        <w:t xml:space="preserve">, it </w:t>
      </w:r>
      <w:r w:rsidRPr="00F94F77">
        <w:t>initial</w:t>
      </w:r>
      <w:r>
        <w:t xml:space="preserve">ises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RegExp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14:paraId="4E549F1D" w14:textId="77777777" w:rsidR="005D7F2D" w:rsidRPr="00E77497" w:rsidRDefault="005D7F2D" w:rsidP="005D7F2D">
      <w:r>
        <w:t xml:space="preserve">The </w:t>
      </w:r>
      <w:r>
        <w:rPr>
          <w:rFonts w:ascii="Courier New" w:hAnsi="Courier New"/>
          <w:b/>
        </w:rPr>
        <w:t>RegExp</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RegExp</w:t>
      </w:r>
      <w:r>
        <w:t xml:space="preserve"> behaviour must include a </w:t>
      </w:r>
      <w:r w:rsidRPr="00E775BC">
        <w:rPr>
          <w:rFonts w:ascii="Courier New" w:hAnsi="Courier New" w:cs="Courier New"/>
          <w:b/>
          <w:bCs/>
        </w:rPr>
        <w:t>super</w:t>
      </w:r>
      <w:r>
        <w:t xml:space="preserve"> call to the </w:t>
      </w:r>
      <w:r>
        <w:rPr>
          <w:rFonts w:ascii="Courier New" w:hAnsi="Courier New"/>
          <w:b/>
        </w:rPr>
        <w:t>RegExp</w:t>
      </w:r>
      <w:r w:rsidRPr="00E77497">
        <w:t xml:space="preserve"> </w:t>
      </w:r>
      <w:r>
        <w:t xml:space="preserve">constructor to initialise subclass instances. </w:t>
      </w:r>
    </w:p>
    <w:p w14:paraId="1F690646" w14:textId="77777777" w:rsidR="005D7F2D" w:rsidRPr="00E77497" w:rsidRDefault="005D7F2D" w:rsidP="005D7F2D">
      <w:pPr>
        <w:pStyle w:val="40"/>
      </w:pPr>
      <w:bookmarkStart w:id="5253" w:name="_Ref365534690"/>
      <w:r w:rsidRPr="00E77497">
        <w:t>RegExp(pattern, flags)</w:t>
      </w:r>
      <w:bookmarkEnd w:id="5253"/>
    </w:p>
    <w:p w14:paraId="1B22686D" w14:textId="77777777" w:rsidR="005D7F2D" w:rsidRDefault="005D7F2D" w:rsidP="005D7F2D">
      <w:r>
        <w:t>The following steps are taken:</w:t>
      </w:r>
    </w:p>
    <w:p w14:paraId="120CCB88" w14:textId="77777777" w:rsidR="005D7F2D" w:rsidRDefault="005D7F2D" w:rsidP="005D7F2D">
      <w:pPr>
        <w:numPr>
          <w:ilvl w:val="0"/>
          <w:numId w:val="32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RegExp</w:t>
      </w:r>
      <w:r w:rsidRPr="00E77497">
        <w:t xml:space="preserve"> </w:t>
      </w:r>
      <w:r>
        <w:rPr>
          <w:rFonts w:ascii="Times New Roman" w:eastAsia="Times New Roman" w:hAnsi="Times New Roman"/>
          <w:spacing w:val="6"/>
          <w:lang w:eastAsia="en-US"/>
        </w:rPr>
        <w:t>function object.</w:t>
      </w:r>
    </w:p>
    <w:p w14:paraId="0FE8E126" w14:textId="77777777" w:rsidR="005D7F2D" w:rsidRDefault="005D7F2D" w:rsidP="005D7F2D">
      <w:pPr>
        <w:pStyle w:val="Alg4"/>
        <w:numPr>
          <w:ilvl w:val="0"/>
          <w:numId w:val="323"/>
        </w:numPr>
      </w:pPr>
      <w:r>
        <w:t xml:space="preserve">Let </w:t>
      </w:r>
      <w:r>
        <w:rPr>
          <w:i/>
        </w:rPr>
        <w:t>O</w:t>
      </w:r>
      <w:r>
        <w:t xml:space="preserve"> be the </w:t>
      </w:r>
      <w:r w:rsidRPr="00F94F77">
        <w:rPr>
          <w:b/>
        </w:rPr>
        <w:t>this</w:t>
      </w:r>
      <w:r>
        <w:t xml:space="preserve"> value.</w:t>
      </w:r>
    </w:p>
    <w:p w14:paraId="74121FE1" w14:textId="77777777" w:rsidR="005D7F2D" w:rsidRDefault="005D7F2D" w:rsidP="005D7F2D">
      <w:pPr>
        <w:pStyle w:val="Alg4"/>
        <w:numPr>
          <w:ilvl w:val="0"/>
          <w:numId w:val="323"/>
        </w:numPr>
      </w:pPr>
      <w:r>
        <w:t>If Type(</w:t>
      </w:r>
      <w:r>
        <w:rPr>
          <w:i/>
          <w:iCs/>
        </w:rPr>
        <w:t>O</w:t>
      </w:r>
      <w:r>
        <w:t>) is not Object or Type(</w:t>
      </w:r>
      <w:r>
        <w:rPr>
          <w:i/>
          <w:iCs/>
        </w:rPr>
        <w:t>O</w:t>
      </w:r>
      <w:r>
        <w:t xml:space="preserve">) is Object and </w:t>
      </w:r>
      <w:r>
        <w:rPr>
          <w:i/>
          <w:iCs/>
        </w:rPr>
        <w:t>O</w:t>
      </w:r>
      <w:r>
        <w:t xml:space="preserve"> does not have a [[RegExpMatcher]] internal data property or Type(</w:t>
      </w:r>
      <w:r>
        <w:rPr>
          <w:i/>
          <w:iCs/>
        </w:rPr>
        <w:t>O</w:t>
      </w:r>
      <w:r>
        <w:t xml:space="preserve">) is Object and </w:t>
      </w:r>
      <w:r>
        <w:rPr>
          <w:i/>
          <w:iCs/>
        </w:rPr>
        <w:t>O</w:t>
      </w:r>
      <w:r>
        <w:t xml:space="preserve"> has a [[RegExpMatcher]] internal data property and the value of [[RegExpMatcher]] is not </w:t>
      </w:r>
      <w:r>
        <w:rPr>
          <w:b/>
          <w:bCs/>
        </w:rPr>
        <w:t>undefined</w:t>
      </w:r>
      <w:r>
        <w:t xml:space="preserve">, </w:t>
      </w:r>
      <w:commentRangeStart w:id="5254"/>
      <w:r>
        <w:t>then</w:t>
      </w:r>
      <w:commentRangeEnd w:id="5254"/>
      <w:r>
        <w:rPr>
          <w:rStyle w:val="af6"/>
          <w:rFonts w:ascii="Arial" w:eastAsia="MS Mincho" w:hAnsi="Arial"/>
          <w:spacing w:val="0"/>
          <w:lang w:eastAsia="ja-JP"/>
        </w:rPr>
        <w:commentReference w:id="5254"/>
      </w:r>
    </w:p>
    <w:p w14:paraId="765DF9F7" w14:textId="77777777" w:rsidR="005D7F2D" w:rsidRDefault="005D7F2D" w:rsidP="005D7F2D">
      <w:pPr>
        <w:pStyle w:val="Alg4"/>
        <w:numPr>
          <w:ilvl w:val="1"/>
          <w:numId w:val="323"/>
        </w:numPr>
      </w:pPr>
      <w:r>
        <w:t>If Type(</w:t>
      </w:r>
      <w:r>
        <w:rPr>
          <w:i/>
          <w:iCs/>
        </w:rPr>
        <w:t>pattern</w:t>
      </w:r>
      <w:r>
        <w:t xml:space="preserve">) is Object and </w:t>
      </w:r>
      <w:r>
        <w:rPr>
          <w:i/>
          <w:iCs/>
        </w:rPr>
        <w:t>O</w:t>
      </w:r>
      <w:r>
        <w:t xml:space="preserve"> has a [[RegExpMatcher]] internal data property and </w:t>
      </w:r>
      <w:r>
        <w:rPr>
          <w:i/>
          <w:iCs/>
        </w:rPr>
        <w:t>flags</w:t>
      </w:r>
      <w:r>
        <w:t xml:space="preserve"> is </w:t>
      </w:r>
      <w:r w:rsidRPr="00ED0770">
        <w:rPr>
          <w:b/>
          <w:bCs/>
        </w:rPr>
        <w:t>undefined</w:t>
      </w:r>
      <w:r>
        <w:t xml:space="preserve">, then </w:t>
      </w:r>
    </w:p>
    <w:p w14:paraId="0E4B630F" w14:textId="77777777" w:rsidR="005D7F2D" w:rsidRDefault="005D7F2D" w:rsidP="005D7F2D">
      <w:pPr>
        <w:pStyle w:val="Alg4"/>
        <w:numPr>
          <w:ilvl w:val="2"/>
          <w:numId w:val="323"/>
        </w:numPr>
      </w:pPr>
      <w:r>
        <w:t xml:space="preserve">Return </w:t>
      </w:r>
      <w:r>
        <w:rPr>
          <w:i/>
          <w:iCs/>
        </w:rPr>
        <w:t>pattern</w:t>
      </w:r>
      <w:r>
        <w:t>;</w:t>
      </w:r>
    </w:p>
    <w:p w14:paraId="7D23E055" w14:textId="77777777" w:rsidR="005D7F2D" w:rsidRDefault="005D7F2D" w:rsidP="005D7F2D">
      <w:pPr>
        <w:pStyle w:val="Alg4"/>
        <w:numPr>
          <w:ilvl w:val="1"/>
          <w:numId w:val="323"/>
        </w:numPr>
      </w:pPr>
      <w:r>
        <w:t xml:space="preserve">Let </w:t>
      </w:r>
      <w:r>
        <w:rPr>
          <w:i/>
          <w:iCs/>
        </w:rPr>
        <w:t>O</w:t>
      </w:r>
      <w:r>
        <w:t xml:space="preserve"> be the result of calling the abstract operation RegExpAlloc with argument </w:t>
      </w:r>
      <w:r>
        <w:rPr>
          <w:i/>
          <w:iCs/>
        </w:rPr>
        <w:t>func</w:t>
      </w:r>
      <w:r>
        <w:t>.</w:t>
      </w:r>
    </w:p>
    <w:p w14:paraId="64620B52" w14:textId="77777777" w:rsidR="005D7F2D" w:rsidRDefault="005D7F2D" w:rsidP="005D7F2D">
      <w:pPr>
        <w:pStyle w:val="Alg4"/>
        <w:numPr>
          <w:ilvl w:val="1"/>
          <w:numId w:val="323"/>
        </w:numPr>
      </w:pPr>
      <w:r>
        <w:t>ReturnIfAbrupt(</w:t>
      </w:r>
      <w:r>
        <w:rPr>
          <w:i/>
          <w:iCs/>
        </w:rPr>
        <w:t>O</w:t>
      </w:r>
      <w:r>
        <w:t>).</w:t>
      </w:r>
    </w:p>
    <w:p w14:paraId="20593F1A" w14:textId="77777777" w:rsidR="005D7F2D" w:rsidRDefault="005D7F2D" w:rsidP="005D7F2D">
      <w:pPr>
        <w:pStyle w:val="Alg4"/>
        <w:numPr>
          <w:ilvl w:val="0"/>
          <w:numId w:val="323"/>
        </w:numPr>
      </w:pPr>
      <w:r>
        <w:t>If Type(</w:t>
      </w:r>
      <w:r>
        <w:rPr>
          <w:i/>
          <w:iCs/>
        </w:rPr>
        <w:t>pattern</w:t>
      </w:r>
      <w:r>
        <w:t xml:space="preserve">) is Object and </w:t>
      </w:r>
      <w:r>
        <w:rPr>
          <w:i/>
          <w:iCs/>
        </w:rPr>
        <w:t>pattern</w:t>
      </w:r>
      <w:r>
        <w:t xml:space="preserve"> has a [[RegExpMatcher]] internal data property, then</w:t>
      </w:r>
    </w:p>
    <w:p w14:paraId="1AD69B05" w14:textId="77777777" w:rsidR="005D7F2D" w:rsidRDefault="005D7F2D" w:rsidP="005D7F2D">
      <w:pPr>
        <w:pStyle w:val="Alg4"/>
        <w:numPr>
          <w:ilvl w:val="1"/>
          <w:numId w:val="323"/>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14:paraId="3605C8BD" w14:textId="77777777" w:rsidR="005D7F2D" w:rsidRDefault="005D7F2D" w:rsidP="005D7F2D">
      <w:pPr>
        <w:pStyle w:val="Alg4"/>
        <w:numPr>
          <w:ilvl w:val="1"/>
          <w:numId w:val="323"/>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14:paraId="16F2BDCC" w14:textId="77777777" w:rsidR="005D7F2D" w:rsidRDefault="005D7F2D" w:rsidP="005D7F2D">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14:paraId="79680B5B" w14:textId="77777777" w:rsidR="005D7F2D" w:rsidRDefault="005D7F2D" w:rsidP="005D7F2D">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27889081" w14:textId="77777777" w:rsidR="005D7F2D" w:rsidRPr="00076B9E" w:rsidRDefault="005D7F2D" w:rsidP="005D7F2D">
      <w:pPr>
        <w:numPr>
          <w:ilvl w:val="0"/>
          <w:numId w:val="323"/>
        </w:numPr>
        <w:contextualSpacing/>
        <w:rPr>
          <w:rFonts w:ascii="Times New Roman" w:hAnsi="Times New Roman"/>
        </w:rPr>
      </w:pPr>
      <w:r>
        <w:rPr>
          <w:rFonts w:ascii="Times New Roman" w:hAnsi="Times New Roman"/>
        </w:rPr>
        <w:t>Else,</w:t>
      </w:r>
    </w:p>
    <w:p w14:paraId="3D1C74D0" w14:textId="77777777" w:rsidR="005D7F2D" w:rsidRDefault="005D7F2D" w:rsidP="005D7F2D">
      <w:pPr>
        <w:numPr>
          <w:ilvl w:val="1"/>
          <w:numId w:val="323"/>
        </w:numPr>
        <w:spacing w:after="0"/>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w:t>
      </w:r>
      <w:r>
        <w:rPr>
          <w:rFonts w:ascii="Times New Roman" w:hAnsi="Times New Roman"/>
          <w:i/>
          <w:iCs/>
        </w:rPr>
        <w:t>pattern</w:t>
      </w:r>
      <w:r>
        <w:rPr>
          <w:rFonts w:ascii="Times New Roman" w:hAnsi="Times New Roman"/>
        </w:rPr>
        <w:t>.</w:t>
      </w:r>
    </w:p>
    <w:p w14:paraId="07BA2223" w14:textId="77777777" w:rsidR="005D7F2D" w:rsidRDefault="005D7F2D" w:rsidP="005D7F2D">
      <w:pPr>
        <w:numPr>
          <w:ilvl w:val="1"/>
          <w:numId w:val="323"/>
        </w:numPr>
        <w:spacing w:after="0"/>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w:t>
      </w:r>
      <w:r>
        <w:rPr>
          <w:rFonts w:ascii="Times New Roman" w:hAnsi="Times New Roman"/>
          <w:i/>
          <w:iCs/>
        </w:rPr>
        <w:t>flags</w:t>
      </w:r>
      <w:r>
        <w:rPr>
          <w:rFonts w:ascii="Times New Roman" w:hAnsi="Times New Roman"/>
        </w:rPr>
        <w:t>.</w:t>
      </w:r>
    </w:p>
    <w:p w14:paraId="0ABC52A3" w14:textId="77777777" w:rsidR="005D7F2D" w:rsidRDefault="005D7F2D" w:rsidP="005D7F2D">
      <w:pPr>
        <w:pStyle w:val="Alg4"/>
        <w:numPr>
          <w:ilvl w:val="0"/>
          <w:numId w:val="323"/>
        </w:numPr>
        <w:spacing w:after="220"/>
      </w:pPr>
      <w:r>
        <w:t xml:space="preserve">Return the result of the abstract operation RegExpInitialise with arguments </w:t>
      </w:r>
      <w:r>
        <w:rPr>
          <w:i/>
          <w:iCs/>
        </w:rPr>
        <w:t>O,</w:t>
      </w:r>
      <w:r>
        <w:t xml:space="preserve"> </w:t>
      </w:r>
      <w:r>
        <w:rPr>
          <w:i/>
        </w:rPr>
        <w:t>P</w:t>
      </w:r>
      <w:r>
        <w:rPr>
          <w:iCs/>
        </w:rPr>
        <w:t>,</w:t>
      </w:r>
      <w:r>
        <w:t xml:space="preserve"> and </w:t>
      </w:r>
      <w:r>
        <w:rPr>
          <w:i/>
        </w:rPr>
        <w:t>F</w:t>
      </w:r>
      <w:r w:rsidDel="00320730">
        <w:t xml:space="preserve"> </w:t>
      </w:r>
      <w:r w:rsidRPr="00E77497">
        <w:t>.</w:t>
      </w:r>
    </w:p>
    <w:p w14:paraId="75BAFA59" w14:textId="77777777" w:rsidR="005D7F2D" w:rsidRPr="00C7794D" w:rsidRDefault="005D7F2D" w:rsidP="005D7F2D">
      <w:pPr>
        <w:pStyle w:val="Note"/>
      </w:pPr>
      <w:r w:rsidRPr="00C7794D">
        <w:t>NOTE</w:t>
      </w:r>
      <w:r w:rsidRPr="00C7794D">
        <w:tab/>
        <w:t xml:space="preserve">If pattern is </w:t>
      </w:r>
      <w:r>
        <w:t xml:space="preserve">supplied using </w:t>
      </w:r>
      <w:r w:rsidRPr="00C7794D">
        <w:t xml:space="preserve">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21231EF2" w14:textId="77777777" w:rsidR="005D7F2D" w:rsidRPr="00E77497" w:rsidRDefault="005D7F2D" w:rsidP="005D7F2D">
      <w:pPr>
        <w:pStyle w:val="40"/>
      </w:pPr>
      <w:bookmarkStart w:id="5255" w:name="_Ref365534675"/>
      <w:r w:rsidRPr="00E77497">
        <w:t>new RegExp(</w:t>
      </w:r>
      <w:r>
        <w:t>...argumentsList</w:t>
      </w:r>
      <w:r w:rsidRPr="00E77497">
        <w:t>)</w:t>
      </w:r>
      <w:bookmarkEnd w:id="5255"/>
    </w:p>
    <w:p w14:paraId="5B66F212" w14:textId="77777777" w:rsidR="005D7F2D" w:rsidRDefault="005D7F2D" w:rsidP="005D7F2D">
      <w:r>
        <w:rPr>
          <w:rFonts w:ascii="Courier New" w:hAnsi="Courier New"/>
          <w:b/>
        </w:rPr>
        <w:t>RegExp</w:t>
      </w:r>
      <w:r w:rsidRPr="00E77497">
        <w:t xml:space="preserve"> </w:t>
      </w:r>
      <w:r>
        <w:t xml:space="preserve">called as part of a new expression with argument list </w:t>
      </w:r>
      <w:r w:rsidRPr="00BF1455">
        <w:rPr>
          <w:rFonts w:ascii="Times New Roman" w:eastAsia="Times New Roman" w:hAnsi="Times New Roman"/>
          <w:i/>
          <w:iCs/>
          <w:spacing w:val="6"/>
          <w:lang w:eastAsia="en-US"/>
        </w:rPr>
        <w:t>argumentsList</w:t>
      </w:r>
      <w:r w:rsidRPr="00BF1455" w:rsidDel="00BF1455">
        <w:rPr>
          <w:i/>
          <w:iCs/>
        </w:rPr>
        <w:t xml:space="preserve"> </w:t>
      </w:r>
      <w:r>
        <w:t>it performs the following steps:</w:t>
      </w:r>
    </w:p>
    <w:p w14:paraId="1761734F" w14:textId="77777777" w:rsidR="005D7F2D" w:rsidRDefault="005D7F2D" w:rsidP="005D7F2D">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RegExp</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10915E37" w14:textId="77777777" w:rsidR="005D7F2D" w:rsidRDefault="005D7F2D" w:rsidP="005D7F2D">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33D82685" w14:textId="77777777" w:rsidR="005D7F2D" w:rsidRPr="00E4780A" w:rsidRDefault="005D7F2D" w:rsidP="005D7F2D">
      <w:pPr>
        <w:numPr>
          <w:ilvl w:val="0"/>
          <w:numId w:val="134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064A7B2F" w14:textId="77777777" w:rsidR="005D7F2D" w:rsidRPr="00E77497" w:rsidRDefault="005D7F2D" w:rsidP="005D7F2D">
      <w:r>
        <w:t xml:space="preserve">If </w:t>
      </w:r>
      <w:r>
        <w:rPr>
          <w:rFonts w:ascii="Courier New" w:hAnsi="Courier New"/>
          <w:b/>
        </w:rPr>
        <w:t>RegExp</w:t>
      </w:r>
      <w:r w:rsidRPr="00E77497">
        <w:t xml:space="preserve"> </w:t>
      </w:r>
      <w:r>
        <w:t>is implemented as an ordinary function object, its [[Construct]] internal method will perform the above steps.</w:t>
      </w:r>
    </w:p>
    <w:p w14:paraId="72647CC2" w14:textId="77777777" w:rsidR="005D7F2D" w:rsidRDefault="005D7F2D" w:rsidP="005D7F2D">
      <w:pPr>
        <w:pStyle w:val="40"/>
      </w:pPr>
      <w:bookmarkStart w:id="5256" w:name="_Ref366078738"/>
      <w:r>
        <w:t>Abstract Operations for the RegExp Constructor</w:t>
      </w:r>
      <w:bookmarkEnd w:id="5256"/>
    </w:p>
    <w:p w14:paraId="141311A5" w14:textId="77777777" w:rsidR="005D7F2D" w:rsidRDefault="005D7F2D" w:rsidP="005D7F2D">
      <w:r w:rsidRPr="00E77497">
        <w:rPr>
          <w:rFonts w:ascii="Helvetica" w:hAnsi="Helvetica"/>
          <w:b/>
        </w:rPr>
        <w:t xml:space="preserve">Runtime Semantics: </w:t>
      </w:r>
      <w:r w:rsidRPr="007D695C">
        <w:rPr>
          <w:rFonts w:ascii="Helvetica" w:hAnsi="Helvetica"/>
          <w:b/>
          <w:spacing w:val="6"/>
        </w:rPr>
        <w:t>RegExp</w:t>
      </w:r>
      <w:r>
        <w:rPr>
          <w:rFonts w:ascii="Helvetica" w:hAnsi="Helvetica"/>
          <w:b/>
          <w:spacing w:val="6"/>
        </w:rPr>
        <w:t>Alloc</w:t>
      </w:r>
      <w:r w:rsidRPr="007D695C">
        <w:rPr>
          <w:rFonts w:ascii="Helvetica" w:hAnsi="Helvetica"/>
          <w:b/>
          <w:spacing w:val="6"/>
        </w:rPr>
        <w:t xml:space="preserve"> </w:t>
      </w:r>
      <w:r>
        <w:rPr>
          <w:rFonts w:ascii="Helvetica" w:hAnsi="Helvetica"/>
          <w:b/>
          <w:spacing w:val="6"/>
        </w:rPr>
        <w:t>Abstract Operation</w:t>
      </w:r>
    </w:p>
    <w:p w14:paraId="3A98A176" w14:textId="77777777" w:rsidR="005D7F2D" w:rsidRDefault="005D7F2D" w:rsidP="005D7F2D">
      <w:r>
        <w:t xml:space="preserve">When the abstract operation RegExpAlloc with argument </w:t>
      </w:r>
      <w:r>
        <w:rPr>
          <w:rFonts w:ascii="Times New Roman" w:eastAsia="Times New Roman" w:hAnsi="Times New Roman"/>
          <w:i/>
          <w:spacing w:val="6"/>
          <w:lang w:eastAsia="en-US"/>
        </w:rPr>
        <w:t>constructor</w:t>
      </w:r>
      <w:r>
        <w:t xml:space="preserve"> </w:t>
      </w:r>
      <w:r w:rsidRPr="00C72F39">
        <w:t>is called</w:t>
      </w:r>
      <w:r w:rsidRPr="00E77497">
        <w:t>, the following steps are taken:</w:t>
      </w:r>
    </w:p>
    <w:p w14:paraId="0C770064" w14:textId="77777777" w:rsidR="005D7F2D" w:rsidRDefault="005D7F2D" w:rsidP="005D7F2D">
      <w:pPr>
        <w:numPr>
          <w:ilvl w:val="0"/>
          <w:numId w:val="1339"/>
        </w:numPr>
        <w:contextualSpacing/>
        <w:rPr>
          <w:rFonts w:ascii="Times New Roman" w:hAnsi="Times New Roman"/>
        </w:rPr>
      </w:pPr>
      <w:r>
        <w:rPr>
          <w:rFonts w:ascii="Times New Roman" w:hAnsi="Times New Roman"/>
        </w:rPr>
        <w:t xml:space="preserve">Assert: </w:t>
      </w:r>
      <w:r>
        <w:rPr>
          <w:rFonts w:ascii="Times New Roman" w:eastAsia="Times New Roman" w:hAnsi="Times New Roman"/>
          <w:i/>
          <w:spacing w:val="6"/>
          <w:lang w:eastAsia="en-US"/>
        </w:rPr>
        <w:t>constructor</w:t>
      </w:r>
      <w:r>
        <w:rPr>
          <w:rFonts w:ascii="Times New Roman" w:eastAsia="Times New Roman" w:hAnsi="Times New Roman"/>
          <w:iCs/>
          <w:spacing w:val="6"/>
          <w:lang w:eastAsia="en-US"/>
        </w:rPr>
        <w:t xml:space="preserve"> is an object that has a [[Construct]] internal method.</w:t>
      </w:r>
    </w:p>
    <w:p w14:paraId="4C56AB9C" w14:textId="77777777" w:rsidR="005D7F2D" w:rsidRPr="00E77497" w:rsidRDefault="005D7F2D" w:rsidP="005D7F2D">
      <w:pPr>
        <w:numPr>
          <w:ilvl w:val="0"/>
          <w:numId w:val="133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eastAsia="Times New Roman" w:hAnsi="Times New Roman"/>
          <w:i/>
          <w:spacing w:val="6"/>
          <w:lang w:eastAsia="en-U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RegExp</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xml:space="preserve">, ( </w:t>
      </w:r>
      <w:r>
        <w:rPr>
          <w:rFonts w:ascii="Times New Roman" w:hAnsi="Times New Roman"/>
          <w:sz w:val="18"/>
        </w:rPr>
        <w:t>[[RegExpMatcher]], [[OriginalSource]], [[OriginalFlags]]</w:t>
      </w:r>
      <w:r w:rsidRPr="0054023E">
        <w:rPr>
          <w:rFonts w:ascii="Times New Roman" w:hAnsi="Times New Roman"/>
          <w:sz w:val="18"/>
        </w:rPr>
        <w:t>)</w:t>
      </w:r>
      <w:r>
        <w:rPr>
          <w:rFonts w:ascii="Times New Roman" w:hAnsi="Times New Roman"/>
          <w:iCs/>
        </w:rPr>
        <w:t>)</w:t>
      </w:r>
      <w:r w:rsidRPr="00E77497">
        <w:rPr>
          <w:rFonts w:ascii="Times New Roman" w:hAnsi="Times New Roman"/>
        </w:rPr>
        <w:t>.</w:t>
      </w:r>
    </w:p>
    <w:p w14:paraId="34024AC0" w14:textId="77777777" w:rsidR="005D7F2D" w:rsidRDefault="005D7F2D" w:rsidP="005D7F2D">
      <w:pPr>
        <w:numPr>
          <w:ilvl w:val="0"/>
          <w:numId w:val="133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DefinePropertyOrThrow(</w:t>
      </w:r>
      <w:r>
        <w:rPr>
          <w:rFonts w:ascii="Times New Roman" w:hAnsi="Times New Roman"/>
          <w:i/>
          <w:iCs/>
        </w:rPr>
        <w:t>obj</w:t>
      </w:r>
      <w:r>
        <w:rPr>
          <w:rFonts w:ascii="Times New Roman" w:hAnsi="Times New Roman"/>
        </w:rPr>
        <w:t>,</w:t>
      </w:r>
      <w:r w:rsidRPr="00C5658F">
        <w:rPr>
          <w:rFonts w:ascii="Courier New" w:hAnsi="Courier New" w:cs="Courier New"/>
          <w:b/>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PropertyDescriptor {[[Writable]]: </w:t>
      </w:r>
      <w:r>
        <w:rPr>
          <w:rFonts w:ascii="Times New Roman" w:hAnsi="Times New Roman"/>
          <w:b/>
          <w:bCs/>
        </w:rPr>
        <w:t>true</w:t>
      </w:r>
      <w:r>
        <w:rPr>
          <w:rFonts w:ascii="Times New Roman" w:hAnsi="Times New Roman"/>
        </w:rPr>
        <w:t xml:space="preserve">, [[Enumberable]]: </w:t>
      </w:r>
      <w:r>
        <w:rPr>
          <w:rFonts w:ascii="Times New Roman" w:hAnsi="Times New Roman"/>
          <w:b/>
          <w:bCs/>
        </w:rPr>
        <w:t>false</w:t>
      </w:r>
      <w:r>
        <w:rPr>
          <w:rFonts w:ascii="Times New Roman" w:hAnsi="Times New Roman"/>
        </w:rPr>
        <w:t xml:space="preserve">, [[Configurable]]: </w:t>
      </w:r>
      <w:r>
        <w:rPr>
          <w:rFonts w:ascii="Times New Roman" w:hAnsi="Times New Roman"/>
          <w:b/>
          <w:bCs/>
        </w:rPr>
        <w:t>false}).</w:t>
      </w:r>
    </w:p>
    <w:p w14:paraId="56FA81BD" w14:textId="77777777" w:rsidR="005D7F2D" w:rsidRDefault="005D7F2D" w:rsidP="005D7F2D">
      <w:pPr>
        <w:numPr>
          <w:ilvl w:val="0"/>
          <w:numId w:val="1339"/>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14:paraId="63500F44" w14:textId="77777777" w:rsidR="005D7F2D" w:rsidRPr="00E77497" w:rsidRDefault="005D7F2D" w:rsidP="005D7F2D">
      <w:pPr>
        <w:numPr>
          <w:ilvl w:val="0"/>
          <w:numId w:val="133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11669B38" w14:textId="77777777" w:rsidR="005D7F2D" w:rsidRPr="00E77497" w:rsidRDefault="005D7F2D" w:rsidP="005D7F2D">
      <w:pPr>
        <w:pStyle w:val="Note"/>
      </w:pPr>
      <w:r>
        <w:t>NOTE</w:t>
      </w:r>
      <w:r>
        <w:tab/>
        <w:t xml:space="preserve">[[RegExpMatcher]] is initially assigned the value </w:t>
      </w:r>
      <w:r w:rsidRPr="004E623C">
        <w:rPr>
          <w:rFonts w:ascii="Times New Roman" w:hAnsi="Times New Roman"/>
          <w:b/>
          <w:bCs/>
        </w:rPr>
        <w:t>undefined</w:t>
      </w:r>
      <w:r>
        <w:t xml:space="preserve"> as a flag to indicate that the instance has not yet been initialised by the </w:t>
      </w:r>
      <w:r w:rsidRPr="00977F8C">
        <w:rPr>
          <w:rFonts w:ascii="Times New Roman" w:hAnsi="Times New Roman"/>
          <w:b/>
          <w:bCs/>
        </w:rPr>
        <w:t>RegExp</w:t>
      </w:r>
      <w:r>
        <w:t xml:space="preserve"> constructor. This flag value is never directly exposed to ECMAScript code; hence implementation may choose to encode the flag in some other manner. </w:t>
      </w:r>
    </w:p>
    <w:p w14:paraId="285D5BF5" w14:textId="77777777" w:rsidR="005D7F2D" w:rsidRDefault="005D7F2D" w:rsidP="005D7F2D">
      <w:r w:rsidRPr="00E77497">
        <w:rPr>
          <w:rFonts w:ascii="Helvetica" w:hAnsi="Helvetica"/>
          <w:b/>
        </w:rPr>
        <w:t xml:space="preserve">Runtime Semantics: </w:t>
      </w:r>
      <w:r w:rsidRPr="007D695C">
        <w:rPr>
          <w:rFonts w:ascii="Helvetica" w:hAnsi="Helvetica"/>
          <w:b/>
          <w:spacing w:val="6"/>
        </w:rPr>
        <w:t>RegExp</w:t>
      </w:r>
      <w:r>
        <w:rPr>
          <w:rFonts w:ascii="Helvetica" w:hAnsi="Helvetica"/>
          <w:b/>
          <w:spacing w:val="6"/>
        </w:rPr>
        <w:t>Initialise</w:t>
      </w:r>
      <w:r w:rsidRPr="007D695C">
        <w:rPr>
          <w:rFonts w:ascii="Helvetica" w:hAnsi="Helvetica"/>
          <w:b/>
          <w:spacing w:val="6"/>
        </w:rPr>
        <w:t xml:space="preserve"> </w:t>
      </w:r>
      <w:r>
        <w:rPr>
          <w:rFonts w:ascii="Helvetica" w:hAnsi="Helvetica"/>
          <w:b/>
          <w:spacing w:val="6"/>
        </w:rPr>
        <w:t>Abstract Operation</w:t>
      </w:r>
    </w:p>
    <w:p w14:paraId="209D8AB7" w14:textId="77777777" w:rsidR="005D7F2D" w:rsidRDefault="005D7F2D" w:rsidP="005D7F2D">
      <w:r>
        <w:t xml:space="preserve">When the abstract operation RegExpInitialise with arguments </w:t>
      </w:r>
      <w:r w:rsidRPr="00933A42">
        <w:rPr>
          <w:rFonts w:ascii="Times New Roman" w:eastAsia="Times New Roman" w:hAnsi="Times New Roman"/>
          <w:i/>
          <w:spacing w:val="6"/>
          <w:lang w:eastAsia="en-US"/>
        </w:rPr>
        <w:t>obj</w:t>
      </w:r>
      <w:r>
        <w:rPr>
          <w:i/>
          <w:iCs/>
        </w:rPr>
        <w:t>,</w:t>
      </w:r>
      <w:r>
        <w:t xml:space="preserve"> </w:t>
      </w:r>
      <w:r w:rsidRPr="00E2267E">
        <w:rPr>
          <w:rFonts w:ascii="Times New Roman" w:eastAsia="Times New Roman" w:hAnsi="Times New Roman"/>
          <w:i/>
          <w:spacing w:val="6"/>
          <w:lang w:eastAsia="en-US"/>
        </w:rPr>
        <w:t>pattern</w:t>
      </w:r>
      <w:r>
        <w:t xml:space="preserve">, and </w:t>
      </w:r>
      <w:r w:rsidRPr="00E2267E">
        <w:rPr>
          <w:rFonts w:ascii="Times New Roman" w:eastAsia="Times New Roman" w:hAnsi="Times New Roman"/>
          <w:i/>
          <w:spacing w:val="6"/>
          <w:lang w:eastAsia="en-US"/>
        </w:rPr>
        <w:t>flags</w:t>
      </w:r>
      <w:r>
        <w:t xml:space="preserve"> </w:t>
      </w:r>
      <w:r w:rsidRPr="00C72F39">
        <w:t>is called</w:t>
      </w:r>
      <w:r w:rsidRPr="00E77497">
        <w:t>, the following steps are taken:</w:t>
      </w:r>
    </w:p>
    <w:p w14:paraId="56DF579C" w14:textId="77777777" w:rsidR="005D7F2D" w:rsidRDefault="005D7F2D" w:rsidP="005D7F2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pattern</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P</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14:paraId="5130E04D" w14:textId="77777777" w:rsidR="005D7F2D" w:rsidRDefault="005D7F2D" w:rsidP="005D7F2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P</w:t>
      </w:r>
      <w:r>
        <w:rPr>
          <w:rFonts w:ascii="Times New Roman" w:hAnsi="Times New Roman"/>
        </w:rPr>
        <w:t xml:space="preserve"> be ToString(</w:t>
      </w:r>
      <w:r>
        <w:rPr>
          <w:rFonts w:ascii="Times New Roman" w:hAnsi="Times New Roman"/>
          <w:i/>
          <w:iCs/>
        </w:rPr>
        <w:t>pattern</w:t>
      </w:r>
      <w:r>
        <w:rPr>
          <w:rFonts w:ascii="Times New Roman" w:hAnsi="Times New Roman"/>
        </w:rPr>
        <w:t>).</w:t>
      </w:r>
    </w:p>
    <w:p w14:paraId="5B19C1A3" w14:textId="77777777"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P</w:t>
      </w:r>
      <w:r>
        <w:rPr>
          <w:rFonts w:ascii="Times New Roman" w:hAnsi="Times New Roman"/>
        </w:rPr>
        <w:t>).</w:t>
      </w:r>
    </w:p>
    <w:p w14:paraId="062677FD" w14:textId="77777777" w:rsidR="005D7F2D" w:rsidRDefault="005D7F2D" w:rsidP="005D7F2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flags</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F</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14:paraId="0CD5DC5C" w14:textId="77777777" w:rsidR="005D7F2D" w:rsidRDefault="005D7F2D" w:rsidP="005D7F2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F</w:t>
      </w:r>
      <w:r>
        <w:rPr>
          <w:rFonts w:ascii="Times New Roman" w:hAnsi="Times New Roman"/>
        </w:rPr>
        <w:t xml:space="preserve"> be ToString(</w:t>
      </w:r>
      <w:r>
        <w:rPr>
          <w:rFonts w:ascii="Times New Roman" w:hAnsi="Times New Roman"/>
          <w:i/>
          <w:iCs/>
        </w:rPr>
        <w:t>flags</w:t>
      </w:r>
      <w:r>
        <w:rPr>
          <w:rFonts w:ascii="Times New Roman" w:hAnsi="Times New Roman"/>
        </w:rPr>
        <w:t>).</w:t>
      </w:r>
    </w:p>
    <w:p w14:paraId="037378C9" w14:textId="77777777"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F</w:t>
      </w:r>
      <w:r>
        <w:rPr>
          <w:rFonts w:ascii="Times New Roman" w:hAnsi="Times New Roman"/>
        </w:rPr>
        <w:t>).</w:t>
      </w:r>
    </w:p>
    <w:p w14:paraId="7FED75CE" w14:textId="77777777" w:rsidR="005D7F2D" w:rsidRDefault="005D7F2D" w:rsidP="005D7F2D">
      <w:pPr>
        <w:pStyle w:val="Alg4"/>
        <w:numPr>
          <w:ilvl w:val="0"/>
          <w:numId w:val="1341"/>
        </w:numPr>
      </w:pPr>
      <w:r w:rsidRPr="0080514F">
        <w:t xml:space="preserve">If </w:t>
      </w:r>
      <w:r w:rsidRPr="0080514F">
        <w:rPr>
          <w:i/>
          <w:iCs/>
        </w:rPr>
        <w:t>F</w:t>
      </w:r>
      <w:r w:rsidRPr="0080514F">
        <w:t xml:space="preserve"> contains any character other than </w:t>
      </w:r>
      <w:r w:rsidRPr="0080514F">
        <w:rPr>
          <w:rFonts w:ascii="Courier New" w:hAnsi="Courier New" w:cs="Courier New"/>
          <w:b/>
        </w:rPr>
        <w:t>"g"</w:t>
      </w:r>
      <w:r w:rsidRPr="0080514F">
        <w:t xml:space="preserve">, </w:t>
      </w:r>
      <w:r w:rsidRPr="0080514F">
        <w:rPr>
          <w:rFonts w:ascii="Courier New" w:hAnsi="Courier New" w:cs="Courier New"/>
          <w:b/>
        </w:rPr>
        <w:t>"i"</w:t>
      </w:r>
      <w:r w:rsidRPr="0080514F">
        <w:t xml:space="preserve">, </w:t>
      </w:r>
      <w:r w:rsidRPr="0080514F">
        <w:rPr>
          <w:rFonts w:ascii="Courier New" w:hAnsi="Courier New" w:cs="Courier New"/>
          <w:b/>
        </w:rPr>
        <w:t>"m"</w:t>
      </w:r>
      <w:r w:rsidRPr="0080514F">
        <w:t xml:space="preserve">, </w:t>
      </w:r>
      <w:r w:rsidRPr="0080514F">
        <w:rPr>
          <w:rFonts w:ascii="Courier New" w:hAnsi="Courier New" w:cs="Courier New"/>
          <w:b/>
        </w:rPr>
        <w:t>"</w:t>
      </w:r>
      <w:r>
        <w:rPr>
          <w:rFonts w:ascii="Courier New" w:hAnsi="Courier New" w:cs="Courier New"/>
          <w:b/>
        </w:rPr>
        <w:t>u</w:t>
      </w:r>
      <w:r w:rsidRPr="0080514F">
        <w:rPr>
          <w:rFonts w:ascii="Courier New" w:hAnsi="Courier New" w:cs="Courier New"/>
          <w:b/>
        </w:rPr>
        <w:t>"</w:t>
      </w:r>
      <w:r w:rsidRPr="0080514F">
        <w:t xml:space="preserve">, or </w:t>
      </w:r>
      <w:r w:rsidRPr="0080514F">
        <w:rPr>
          <w:rFonts w:ascii="Courier New" w:hAnsi="Courier New" w:cs="Courier New"/>
          <w:b/>
        </w:rPr>
        <w:t>"</w:t>
      </w:r>
      <w:r>
        <w:rPr>
          <w:rFonts w:ascii="Courier New" w:hAnsi="Courier New" w:cs="Courier New"/>
          <w:b/>
        </w:rPr>
        <w:t>y</w:t>
      </w:r>
      <w:r w:rsidRPr="0080514F">
        <w:rPr>
          <w:rFonts w:ascii="Courier New" w:hAnsi="Courier New" w:cs="Courier New"/>
          <w:b/>
        </w:rPr>
        <w:t>"</w:t>
      </w:r>
      <w:r w:rsidRPr="0080514F">
        <w:t xml:space="preserve"> or if it contains the same character more than once, then throw a </w:t>
      </w:r>
      <w:r w:rsidRPr="0080514F">
        <w:rPr>
          <w:b/>
        </w:rPr>
        <w:t>SyntaxError</w:t>
      </w:r>
      <w:r w:rsidRPr="0080514F">
        <w:t xml:space="preserve"> exception.</w:t>
      </w:r>
    </w:p>
    <w:p w14:paraId="53CD6848" w14:textId="77777777" w:rsidR="005D7F2D" w:rsidRDefault="005D7F2D" w:rsidP="005D7F2D">
      <w:pPr>
        <w:pStyle w:val="Alg4"/>
        <w:numPr>
          <w:ilvl w:val="0"/>
          <w:numId w:val="1341"/>
        </w:numPr>
      </w:pPr>
      <w:r w:rsidRPr="00E77497">
        <w:t xml:space="preserve">Parse </w:t>
      </w:r>
      <w:r>
        <w:rPr>
          <w:i/>
        </w:rPr>
        <w:t>P</w:t>
      </w:r>
      <w:r w:rsidRPr="00E77497">
        <w:t xml:space="preserve"> </w:t>
      </w:r>
      <w:r>
        <w:t xml:space="preserve">interpreted as UTF-16 encoded Unicode characters </w:t>
      </w:r>
      <w:r w:rsidRPr="00E77497">
        <w:t xml:space="preserve">using the grammars in </w:t>
      </w:r>
      <w:r w:rsidR="006A3D7C">
        <w:fldChar w:fldCharType="begin"/>
      </w:r>
      <w:r w:rsidR="006A3D7C">
        <w:instrText xml:space="preserve"> REF _Ref365534757 \r \h </w:instrText>
      </w:r>
      <w:r w:rsidR="006A3D7C">
        <w:fldChar w:fldCharType="separate"/>
      </w:r>
      <w:r w:rsidR="00083CEC">
        <w:t>21.2.1</w:t>
      </w:r>
      <w:r w:rsidR="006A3D7C">
        <w:fldChar w:fldCharType="end"/>
      </w:r>
      <w:r w:rsidRPr="00664530">
        <w:t xml:space="preserve"> </w:t>
      </w:r>
      <w:r w:rsidRPr="00E77497">
        <w:t xml:space="preserve">for the goal symbol </w:t>
      </w:r>
      <w:r>
        <w:rPr>
          <w:i/>
        </w:rPr>
        <w:t>Pattern</w:t>
      </w:r>
      <w:r w:rsidRPr="00E77497">
        <w:t xml:space="preserve">. Throw a </w:t>
      </w:r>
      <w:r w:rsidRPr="00E77497">
        <w:rPr>
          <w:b/>
        </w:rPr>
        <w:t>SyntaxError</w:t>
      </w:r>
      <w:r w:rsidRPr="00E77497">
        <w:t xml:space="preserve"> exception if </w:t>
      </w:r>
      <w:r>
        <w:rPr>
          <w:i/>
        </w:rPr>
        <w:t>P</w:t>
      </w:r>
      <w:r w:rsidRPr="00E77497">
        <w:t xml:space="preserve"> did not conform to the grammar</w:t>
      </w:r>
      <w:r>
        <w:t xml:space="preserve"> or if all characters of </w:t>
      </w:r>
      <w:r>
        <w:rPr>
          <w:i/>
          <w:iCs/>
        </w:rPr>
        <w:t>P</w:t>
      </w:r>
      <w:r>
        <w:t xml:space="preserve"> where not matched by the parse. </w:t>
      </w:r>
    </w:p>
    <w:p w14:paraId="0A266328" w14:textId="77777777" w:rsidR="005D7F2D" w:rsidRDefault="005D7F2D" w:rsidP="005D7F2D">
      <w:pPr>
        <w:pStyle w:val="Alg4"/>
        <w:numPr>
          <w:ilvl w:val="0"/>
          <w:numId w:val="1341"/>
        </w:numPr>
      </w:pPr>
      <w:r>
        <w:t>Set</w:t>
      </w:r>
      <w:r w:rsidRPr="00C7794D">
        <w:t xml:space="preserve"> </w:t>
      </w:r>
      <w:r>
        <w:rPr>
          <w:i/>
          <w:iCs/>
        </w:rPr>
        <w:t>obj’s</w:t>
      </w:r>
      <w:r>
        <w:t xml:space="preserve"> [[RegExpMatcher]] internal data property</w:t>
      </w:r>
      <w:r w:rsidRPr="00C7794D">
        <w:t xml:space="preserve"> </w:t>
      </w:r>
      <w:r>
        <w:t xml:space="preserve">to the internal procedure </w:t>
      </w:r>
      <w:r w:rsidRPr="00C7794D">
        <w:t xml:space="preserve">obtained by evaluating ("compiling") the </w:t>
      </w:r>
      <w:r>
        <w:t xml:space="preserve">step 3’s parse of </w:t>
      </w:r>
      <w:r w:rsidRPr="00BA122E">
        <w:rPr>
          <w:i/>
          <w:iCs/>
        </w:rPr>
        <w:t>P</w:t>
      </w:r>
      <w:r>
        <w:t xml:space="preserve"> and applying the semantics provided</w:t>
      </w:r>
      <w:r w:rsidRPr="00C7794D">
        <w:t xml:space="preserve"> in </w:t>
      </w:r>
      <w:r w:rsidR="006A3D7C">
        <w:fldChar w:fldCharType="begin"/>
      </w:r>
      <w:r w:rsidR="006A3D7C">
        <w:instrText xml:space="preserve"> REF _Ref366079056 \r \h </w:instrText>
      </w:r>
      <w:r w:rsidR="006A3D7C">
        <w:fldChar w:fldCharType="separate"/>
      </w:r>
      <w:r w:rsidR="00083CEC">
        <w:t>21.2.2</w:t>
      </w:r>
      <w:r w:rsidR="006A3D7C">
        <w:fldChar w:fldCharType="end"/>
      </w:r>
      <w:r w:rsidRPr="00C7794D">
        <w:t>.</w:t>
      </w:r>
    </w:p>
    <w:p w14:paraId="7DB6B691" w14:textId="77777777" w:rsidR="005D7F2D" w:rsidRDefault="005D7F2D" w:rsidP="005D7F2D">
      <w:pPr>
        <w:numPr>
          <w:ilvl w:val="0"/>
          <w:numId w:val="1341"/>
        </w:numPr>
        <w:contextualSpacing/>
        <w:rPr>
          <w:rFonts w:ascii="Times New Roman" w:hAnsi="Times New Roman"/>
        </w:rPr>
      </w:pPr>
      <w:r>
        <w:rPr>
          <w:rFonts w:ascii="Times New Roman" w:hAnsi="Times New Roman"/>
        </w:rPr>
        <w:t xml:space="preserve">Set the value of </w:t>
      </w:r>
      <w:r>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P</w:t>
      </w:r>
      <w:r>
        <w:rPr>
          <w:rFonts w:ascii="Times New Roman" w:hAnsi="Times New Roman"/>
        </w:rPr>
        <w:t>.</w:t>
      </w:r>
    </w:p>
    <w:p w14:paraId="6586CBFD" w14:textId="77777777" w:rsidR="005D7F2D" w:rsidRDefault="005D7F2D" w:rsidP="005D7F2D">
      <w:pPr>
        <w:numPr>
          <w:ilvl w:val="0"/>
          <w:numId w:val="1341"/>
        </w:numPr>
        <w:spacing w:after="0"/>
        <w:rPr>
          <w:rFonts w:ascii="Times New Roman" w:hAnsi="Times New Roman"/>
        </w:rPr>
      </w:pPr>
      <w:r>
        <w:rPr>
          <w:rFonts w:ascii="Times New Roman" w:hAnsi="Times New Roman"/>
        </w:rPr>
        <w:t xml:space="preserve">Set the value of </w:t>
      </w:r>
      <w:r>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F</w:t>
      </w:r>
      <w:r>
        <w:rPr>
          <w:rFonts w:ascii="Times New Roman" w:hAnsi="Times New Roman"/>
        </w:rPr>
        <w:t>.</w:t>
      </w:r>
    </w:p>
    <w:p w14:paraId="7F4C97BA" w14:textId="77777777" w:rsidR="005D7F2D" w:rsidRDefault="005D7F2D" w:rsidP="005D7F2D">
      <w:pPr>
        <w:numPr>
          <w:ilvl w:val="0"/>
          <w:numId w:val="1341"/>
        </w:numPr>
        <w:contextualSpacing/>
        <w:rPr>
          <w:rFonts w:ascii="Times New Roman" w:hAnsi="Times New Roman"/>
        </w:rPr>
      </w:pPr>
      <w:r>
        <w:rPr>
          <w:rFonts w:ascii="Times New Roman" w:hAnsi="Times New Roman"/>
        </w:rPr>
        <w:t xml:space="preserve">Let </w:t>
      </w:r>
      <w:r>
        <w:rPr>
          <w:rFonts w:ascii="Times New Roman" w:hAnsi="Times New Roman"/>
          <w:i/>
          <w:iCs/>
        </w:rPr>
        <w:t>putStatus</w:t>
      </w:r>
      <w:r>
        <w:rPr>
          <w:rFonts w:ascii="Times New Roman" w:hAnsi="Times New Roman"/>
        </w:rPr>
        <w:t xml:space="preserve"> be the result of Put(</w:t>
      </w:r>
      <w:r>
        <w:rPr>
          <w:rFonts w:ascii="Times New Roman" w:hAnsi="Times New Roman"/>
          <w:i/>
          <w:iCs/>
        </w:rPr>
        <w:t>obj</w:t>
      </w:r>
      <w:r>
        <w:rPr>
          <w:rFonts w:ascii="Times New Roman" w:hAnsi="Times New Roman"/>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0, </w:t>
      </w:r>
      <w:r>
        <w:rPr>
          <w:rFonts w:ascii="Times New Roman" w:hAnsi="Times New Roman"/>
          <w:b/>
          <w:bCs/>
        </w:rPr>
        <w:t>true</w:t>
      </w:r>
      <w:r>
        <w:rPr>
          <w:rFonts w:ascii="Times New Roman" w:hAnsi="Times New Roman"/>
        </w:rPr>
        <w:t>).</w:t>
      </w:r>
    </w:p>
    <w:p w14:paraId="3865AD36" w14:textId="77777777"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iCs/>
        </w:rPr>
        <w:t>putStatus</w:t>
      </w:r>
      <w:r>
        <w:rPr>
          <w:rFonts w:ascii="Times New Roman" w:hAnsi="Times New Roman"/>
        </w:rPr>
        <w:t>).</w:t>
      </w:r>
    </w:p>
    <w:p w14:paraId="2FB2C729" w14:textId="77777777" w:rsidR="005D7F2D" w:rsidRDefault="005D7F2D" w:rsidP="005D7F2D">
      <w:pPr>
        <w:pStyle w:val="Alg4"/>
        <w:numPr>
          <w:ilvl w:val="0"/>
          <w:numId w:val="1341"/>
        </w:numPr>
        <w:spacing w:after="220"/>
      </w:pPr>
      <w:r>
        <w:t xml:space="preserve">Return </w:t>
      </w:r>
      <w:r>
        <w:rPr>
          <w:i/>
        </w:rPr>
        <w:t>obj</w:t>
      </w:r>
      <w:r w:rsidRPr="00E77497">
        <w:t>.</w:t>
      </w:r>
    </w:p>
    <w:p w14:paraId="788F41DD" w14:textId="77777777" w:rsidR="005D7F2D" w:rsidRDefault="005D7F2D" w:rsidP="005D7F2D">
      <w:r w:rsidRPr="00E77497">
        <w:rPr>
          <w:rFonts w:ascii="Helvetica" w:hAnsi="Helvetica"/>
          <w:b/>
        </w:rPr>
        <w:t xml:space="preserve">Runtime Semantics: </w:t>
      </w:r>
      <w:r w:rsidRPr="007D695C">
        <w:rPr>
          <w:rFonts w:ascii="Helvetica" w:hAnsi="Helvetica"/>
          <w:b/>
          <w:spacing w:val="6"/>
        </w:rPr>
        <w:t>RegExp</w:t>
      </w:r>
      <w:r>
        <w:rPr>
          <w:rFonts w:ascii="Helvetica" w:hAnsi="Helvetica"/>
          <w:b/>
          <w:spacing w:val="6"/>
        </w:rPr>
        <w:t>Create</w:t>
      </w:r>
      <w:r w:rsidRPr="007D695C">
        <w:rPr>
          <w:rFonts w:ascii="Helvetica" w:hAnsi="Helvetica"/>
          <w:b/>
          <w:spacing w:val="6"/>
        </w:rPr>
        <w:t xml:space="preserve"> </w:t>
      </w:r>
      <w:r>
        <w:rPr>
          <w:rFonts w:ascii="Helvetica" w:hAnsi="Helvetica"/>
          <w:b/>
          <w:spacing w:val="6"/>
        </w:rPr>
        <w:t>Abstract Operation</w:t>
      </w:r>
    </w:p>
    <w:p w14:paraId="2ADEB08D" w14:textId="77777777" w:rsidR="005D7F2D" w:rsidRDefault="005D7F2D" w:rsidP="005D7F2D">
      <w:r>
        <w:t xml:space="preserve">When the abstract operation RegExpCreate with arguments </w:t>
      </w:r>
      <w:r>
        <w:rPr>
          <w:rFonts w:ascii="Times New Roman" w:eastAsia="Times New Roman" w:hAnsi="Times New Roman"/>
          <w:i/>
          <w:spacing w:val="6"/>
          <w:lang w:eastAsia="en-US"/>
        </w:rPr>
        <w:t>P</w:t>
      </w:r>
      <w:r>
        <w:t xml:space="preserve"> and </w:t>
      </w:r>
      <w:r>
        <w:rPr>
          <w:rFonts w:ascii="Times New Roman" w:eastAsia="Times New Roman" w:hAnsi="Times New Roman"/>
          <w:i/>
          <w:spacing w:val="6"/>
          <w:lang w:eastAsia="en-US"/>
        </w:rPr>
        <w:t>F</w:t>
      </w:r>
      <w:r>
        <w:t xml:space="preserve"> </w:t>
      </w:r>
      <w:r w:rsidRPr="00C72F39">
        <w:t>is called</w:t>
      </w:r>
      <w:r w:rsidRPr="00E77497">
        <w:t>, the following steps are taken:</w:t>
      </w:r>
    </w:p>
    <w:p w14:paraId="3C27CF0A" w14:textId="77777777" w:rsidR="005D7F2D" w:rsidRDefault="005D7F2D" w:rsidP="005D7F2D">
      <w:pPr>
        <w:pStyle w:val="Alg4"/>
        <w:numPr>
          <w:ilvl w:val="0"/>
          <w:numId w:val="1381"/>
        </w:numPr>
      </w:pPr>
      <w:r>
        <w:t xml:space="preserve">Let </w:t>
      </w:r>
      <w:r>
        <w:rPr>
          <w:i/>
          <w:iCs/>
        </w:rPr>
        <w:t>obj</w:t>
      </w:r>
      <w:r>
        <w:t xml:space="preserve"> be the result of calling the abstract operation RegExpAlloc with argument %RegExp%.</w:t>
      </w:r>
    </w:p>
    <w:p w14:paraId="5E3E86DA" w14:textId="77777777" w:rsidR="005D7F2D" w:rsidRDefault="005D7F2D" w:rsidP="005D7F2D">
      <w:pPr>
        <w:pStyle w:val="Alg4"/>
        <w:numPr>
          <w:ilvl w:val="0"/>
          <w:numId w:val="1381"/>
        </w:numPr>
      </w:pPr>
      <w:r>
        <w:t>ReturnIfAbrupt(</w:t>
      </w:r>
      <w:r>
        <w:rPr>
          <w:i/>
          <w:iCs/>
        </w:rPr>
        <w:t>obj</w:t>
      </w:r>
      <w:r>
        <w:t>).</w:t>
      </w:r>
    </w:p>
    <w:p w14:paraId="1FC83955" w14:textId="77777777" w:rsidR="005D7F2D" w:rsidRDefault="005D7F2D" w:rsidP="005D7F2D">
      <w:pPr>
        <w:pStyle w:val="Alg4"/>
        <w:numPr>
          <w:ilvl w:val="0"/>
          <w:numId w:val="1381"/>
        </w:numPr>
        <w:spacing w:after="220"/>
      </w:pPr>
      <w:r>
        <w:t xml:space="preserve">Return the result of the abstract operation RegExpInitialise with arguments </w:t>
      </w:r>
      <w:r>
        <w:rPr>
          <w:i/>
          <w:iCs/>
        </w:rPr>
        <w:t>obj,</w:t>
      </w:r>
      <w:r>
        <w:t xml:space="preserve"> </w:t>
      </w:r>
      <w:r>
        <w:rPr>
          <w:i/>
        </w:rPr>
        <w:t>P</w:t>
      </w:r>
      <w:r>
        <w:rPr>
          <w:iCs/>
        </w:rPr>
        <w:t>,</w:t>
      </w:r>
      <w:r>
        <w:t xml:space="preserve"> and </w:t>
      </w:r>
      <w:r>
        <w:rPr>
          <w:i/>
        </w:rPr>
        <w:t>F</w:t>
      </w:r>
      <w:r w:rsidDel="00320730">
        <w:t xml:space="preserve"> </w:t>
      </w:r>
      <w:r w:rsidRPr="00E77497">
        <w:t>.</w:t>
      </w:r>
    </w:p>
    <w:p w14:paraId="5F4C2714" w14:textId="77777777" w:rsidR="005D7F2D" w:rsidRDefault="005D7F2D" w:rsidP="005D7F2D">
      <w:r w:rsidRPr="00E77497">
        <w:rPr>
          <w:rFonts w:ascii="Helvetica" w:hAnsi="Helvetica"/>
          <w:b/>
        </w:rPr>
        <w:t xml:space="preserve">Runtime Semantics: </w:t>
      </w:r>
      <w:r>
        <w:rPr>
          <w:rFonts w:ascii="Helvetica" w:hAnsi="Helvetica"/>
          <w:b/>
          <w:spacing w:val="6"/>
        </w:rPr>
        <w:t>EscapeRegExpPattern</w:t>
      </w:r>
      <w:r w:rsidRPr="007D695C">
        <w:rPr>
          <w:rFonts w:ascii="Helvetica" w:hAnsi="Helvetica"/>
          <w:b/>
          <w:spacing w:val="6"/>
        </w:rPr>
        <w:t xml:space="preserve"> </w:t>
      </w:r>
      <w:r>
        <w:rPr>
          <w:rFonts w:ascii="Helvetica" w:hAnsi="Helvetica"/>
          <w:b/>
          <w:spacing w:val="6"/>
        </w:rPr>
        <w:t>Abstract Operation</w:t>
      </w:r>
    </w:p>
    <w:p w14:paraId="078402C2" w14:textId="77777777" w:rsidR="005D7F2D" w:rsidRDefault="005D7F2D" w:rsidP="005D7F2D">
      <w:r>
        <w:t xml:space="preserve">When the abstract operation </w:t>
      </w:r>
      <w:r w:rsidRPr="00326113">
        <w:t xml:space="preserve">EscapeRegExpPattern </w:t>
      </w:r>
      <w:r>
        <w:t xml:space="preserve">with arguments </w:t>
      </w:r>
      <w:r>
        <w:rPr>
          <w:rFonts w:ascii="Times New Roman" w:eastAsia="Times New Roman" w:hAnsi="Times New Roman"/>
          <w:i/>
          <w:spacing w:val="6"/>
          <w:lang w:eastAsia="en-US"/>
        </w:rPr>
        <w:t>P</w:t>
      </w:r>
      <w:r>
        <w:t xml:space="preserve"> and </w:t>
      </w:r>
      <w:r w:rsidRPr="00655E48">
        <w:rPr>
          <w:rFonts w:ascii="Times New Roman" w:hAnsi="Times New Roman"/>
          <w:i/>
          <w:iCs/>
        </w:rPr>
        <w:t>F</w:t>
      </w:r>
      <w:r>
        <w:t xml:space="preserve"> </w:t>
      </w:r>
      <w:r w:rsidRPr="00326113">
        <w:t>is</w:t>
      </w:r>
      <w:r w:rsidRPr="00C72F39">
        <w:t xml:space="preserve"> called</w:t>
      </w:r>
      <w:r w:rsidRPr="00E77497">
        <w:t xml:space="preserve">, the following </w:t>
      </w:r>
      <w:r>
        <w:t>occurs</w:t>
      </w:r>
      <w:r w:rsidRPr="00E77497">
        <w:t>:</w:t>
      </w:r>
    </w:p>
    <w:p w14:paraId="6E6A93CE" w14:textId="77777777" w:rsidR="005D7F2D" w:rsidRPr="00FA4775" w:rsidRDefault="005D7F2D" w:rsidP="005D7F2D">
      <w:pPr>
        <w:rPr>
          <w:i/>
          <w:iCs/>
        </w:rPr>
      </w:pPr>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326113">
        <w:t xml:space="preserve"> </w:t>
      </w:r>
      <w:r>
        <w:t>interpreted as UTF-16 encoded Unicode characters</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w:t>
      </w:r>
      <w:r>
        <w:t>[[RegExpMatcher]]</w:t>
      </w:r>
      <w:r w:rsidRPr="00C7794D">
        <w:t xml:space="preserve"> </w:t>
      </w:r>
      <w:r w:rsidRPr="004D1BD1">
        <w:t>internal</w:t>
      </w:r>
      <w:r w:rsidRPr="00314265">
        <w:t xml:space="preserve"> </w:t>
      </w:r>
      <w:r>
        <w:t>data</w:t>
      </w:r>
      <w:r w:rsidRPr="004D1BD1">
        <w:t xml:space="preserve"> </w:t>
      </w:r>
      <w:r w:rsidRPr="00C7794D">
        <w:t xml:space="preserve">property. </w:t>
      </w:r>
      <w:r>
        <w:t xml:space="preserve">Separate calls to this abstract operation using the same values for </w:t>
      </w:r>
      <w:r>
        <w:rPr>
          <w:rFonts w:ascii="Times New Roman" w:eastAsia="Times New Roman" w:hAnsi="Times New Roman"/>
          <w:i/>
          <w:spacing w:val="6"/>
          <w:lang w:eastAsia="en-US"/>
        </w:rPr>
        <w:t>P</w:t>
      </w:r>
      <w:r>
        <w:t xml:space="preserve"> and </w:t>
      </w:r>
      <w:r w:rsidRPr="00FA4775">
        <w:rPr>
          <w:rFonts w:ascii="Times New Roman" w:hAnsi="Times New Roman"/>
          <w:i/>
          <w:iCs/>
        </w:rPr>
        <w:t>F</w:t>
      </w:r>
      <w:r>
        <w:t xml:space="preserve"> must produce identical results.</w:t>
      </w:r>
    </w:p>
    <w:p w14:paraId="09B5430B" w14:textId="77777777" w:rsidR="005D7F2D" w:rsidRDefault="005D7F2D" w:rsidP="005D7F2D">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w:t>
      </w:r>
      <w:commentRangeStart w:id="5257"/>
      <w:r w:rsidRPr="00C7794D">
        <w:t xml:space="preserve">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among other possibilities</w:t>
      </w:r>
      <w:commentRangeEnd w:id="5257"/>
      <w:r>
        <w:rPr>
          <w:rStyle w:val="af6"/>
        </w:rPr>
        <w:commentReference w:id="5257"/>
      </w:r>
      <w:r w:rsidRPr="00C7794D">
        <w:t xml:space="preserve">,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09D9C48E" w14:textId="77777777" w:rsidR="005D7F2D" w:rsidRPr="00C7794D" w:rsidRDefault="005D7F2D" w:rsidP="005D7F2D">
      <w:r>
        <w:t xml:space="preserve">Return </w:t>
      </w:r>
      <w:r w:rsidRPr="00C7794D">
        <w:rPr>
          <w:rFonts w:ascii="Times New Roman" w:hAnsi="Times New Roman"/>
          <w:i/>
          <w:iCs/>
        </w:rPr>
        <w:t>S</w:t>
      </w:r>
      <w:r>
        <w:t>.</w:t>
      </w:r>
    </w:p>
    <w:p w14:paraId="025640F9" w14:textId="77777777" w:rsidR="005D7F2D" w:rsidRPr="004D1BD1" w:rsidRDefault="005D7F2D" w:rsidP="005D7F2D">
      <w:pPr>
        <w:pStyle w:val="30"/>
      </w:pPr>
      <w:bookmarkStart w:id="5258" w:name="_Ref365969953"/>
      <w:bookmarkStart w:id="5259" w:name="_Toc366142079"/>
      <w:r w:rsidRPr="004D1BD1">
        <w:t>Properties of the RegExp Constructor</w:t>
      </w:r>
      <w:bookmarkEnd w:id="5258"/>
      <w:bookmarkEnd w:id="5259"/>
    </w:p>
    <w:p w14:paraId="42074B93" w14:textId="77777777" w:rsidR="005D7F2D" w:rsidRPr="006B6D0A" w:rsidRDefault="005D7F2D" w:rsidP="005D7F2D">
      <w:r w:rsidRPr="008B7F6F">
        <w:t xml:space="preserve">The value of the [[Prototype]] internal </w:t>
      </w:r>
      <w:r>
        <w:t xml:space="preserve">data </w:t>
      </w:r>
      <w:r w:rsidRPr="008B7F6F">
        <w:t>property of the R</w:t>
      </w:r>
      <w:r w:rsidRPr="006B6D0A">
        <w:t>egExp constructor is the standard built-in Function prototype object (</w:t>
      </w:r>
      <w:r w:rsidR="006A3D7C">
        <w:fldChar w:fldCharType="begin"/>
      </w:r>
      <w:r w:rsidR="006A3D7C">
        <w:instrText xml:space="preserve"> REF _Ref359681817 \r \h </w:instrText>
      </w:r>
      <w:r w:rsidR="006A3D7C">
        <w:fldChar w:fldCharType="separate"/>
      </w:r>
      <w:r w:rsidR="00083CEC">
        <w:t>19.2.3</w:t>
      </w:r>
      <w:r w:rsidR="006A3D7C">
        <w:fldChar w:fldCharType="end"/>
      </w:r>
      <w:r w:rsidRPr="006B6D0A">
        <w:t>).</w:t>
      </w:r>
    </w:p>
    <w:p w14:paraId="2CEB2C4F" w14:textId="77777777" w:rsidR="005D7F2D" w:rsidRPr="00A67AF2" w:rsidRDefault="005D7F2D" w:rsidP="005D7F2D">
      <w:r w:rsidRPr="006B6D0A">
        <w:t xml:space="preserve">Besides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550F9E60" w14:textId="77777777" w:rsidR="005D7F2D" w:rsidRPr="00A67AF2" w:rsidRDefault="005D7F2D" w:rsidP="005D7F2D">
      <w:pPr>
        <w:pStyle w:val="40"/>
      </w:pPr>
      <w:r w:rsidRPr="00A67AF2">
        <w:t>RegExp.prototype</w:t>
      </w:r>
    </w:p>
    <w:p w14:paraId="533BB43F" w14:textId="77777777" w:rsidR="005D7F2D" w:rsidRPr="00675B74" w:rsidRDefault="005D7F2D" w:rsidP="005D7F2D">
      <w:r w:rsidRPr="00A67AF2">
        <w:t xml:space="preserve">The initial value of </w:t>
      </w:r>
      <w:r w:rsidRPr="00B820AB">
        <w:rPr>
          <w:rFonts w:ascii="Courier New" w:hAnsi="Courier New"/>
          <w:b/>
        </w:rPr>
        <w:t>RegExp.prototype</w:t>
      </w:r>
      <w:r w:rsidRPr="00675B74">
        <w:t xml:space="preserve"> is the RegExp prototype object (</w:t>
      </w:r>
      <w:r w:rsidR="006A3D7C">
        <w:fldChar w:fldCharType="begin"/>
      </w:r>
      <w:r w:rsidR="006A3D7C">
        <w:instrText xml:space="preserve"> REF _Ref366079121 \r \h </w:instrText>
      </w:r>
      <w:r w:rsidR="006A3D7C">
        <w:fldChar w:fldCharType="separate"/>
      </w:r>
      <w:r w:rsidR="00083CEC">
        <w:t>21.2.5</w:t>
      </w:r>
      <w:r w:rsidR="006A3D7C">
        <w:fldChar w:fldCharType="end"/>
      </w:r>
      <w:r w:rsidRPr="00675B74">
        <w:t>).</w:t>
      </w:r>
    </w:p>
    <w:p w14:paraId="347EB9E4" w14:textId="77777777" w:rsidR="005D7F2D" w:rsidRPr="00E77497" w:rsidRDefault="005D7F2D" w:rsidP="005D7F2D">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7CAE33F8" w14:textId="77777777" w:rsidR="005D7F2D" w:rsidRPr="00A67AF2" w:rsidRDefault="005D7F2D" w:rsidP="005D7F2D">
      <w:pPr>
        <w:pStyle w:val="40"/>
      </w:pPr>
      <w:r>
        <w:t>RegExp[ @@create ]</w:t>
      </w:r>
      <w:r w:rsidRPr="00A67AF2">
        <w:t xml:space="preserve"> (</w:t>
      </w:r>
      <w:r>
        <w:t xml:space="preserve"> </w:t>
      </w:r>
      <w:r w:rsidRPr="00A67AF2">
        <w:t>)</w:t>
      </w:r>
    </w:p>
    <w:p w14:paraId="420CB09F" w14:textId="77777777"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p>
    <w:p w14:paraId="7BE0A397" w14:textId="77777777" w:rsidR="005D7F2D" w:rsidRPr="00E77497" w:rsidRDefault="005D7F2D" w:rsidP="005D7F2D">
      <w:pPr>
        <w:numPr>
          <w:ilvl w:val="0"/>
          <w:numId w:val="1342"/>
        </w:numPr>
        <w:rPr>
          <w:rFonts w:ascii="Times New Roman" w:hAnsi="Times New Roman"/>
        </w:rPr>
      </w:pPr>
      <w:r w:rsidRPr="00E77497">
        <w:rPr>
          <w:rFonts w:ascii="Times New Roman" w:hAnsi="Times New Roman"/>
        </w:rPr>
        <w:t>Return</w:t>
      </w:r>
      <w:r w:rsidRPr="005A7473">
        <w:t xml:space="preserve"> </w:t>
      </w:r>
      <w:r w:rsidRPr="005A7473">
        <w:rPr>
          <w:rFonts w:ascii="Times New Roman" w:hAnsi="Times New Roman"/>
        </w:rPr>
        <w:t xml:space="preserve">the result of calling the abstract operation RegExpAlloc with argument </w:t>
      </w:r>
      <w:r>
        <w:rPr>
          <w:rFonts w:ascii="Times New Roman" w:hAnsi="Times New Roman"/>
          <w:i/>
          <w:iCs/>
        </w:rPr>
        <w:t>F</w:t>
      </w:r>
      <w:r w:rsidRPr="00E77497">
        <w:rPr>
          <w:rFonts w:ascii="Times New Roman" w:hAnsi="Times New Roman"/>
        </w:rPr>
        <w:t>.</w:t>
      </w:r>
    </w:p>
    <w:p w14:paraId="73F0E445" w14:textId="77777777" w:rsidR="005D7F2D" w:rsidRDefault="005D7F2D" w:rsidP="005D7F2D">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14:paraId="7B721430" w14:textId="77777777" w:rsidR="005D7F2D" w:rsidRPr="00E77497" w:rsidRDefault="005D7F2D" w:rsidP="005D7F2D">
      <w:pPr>
        <w:pStyle w:val="30"/>
      </w:pPr>
      <w:bookmarkStart w:id="5260" w:name="_Ref366079121"/>
      <w:bookmarkStart w:id="5261" w:name="_Ref366135892"/>
      <w:bookmarkStart w:id="5262" w:name="_Ref366135962"/>
      <w:bookmarkStart w:id="5263" w:name="_Toc366142080"/>
      <w:r w:rsidRPr="00E77497">
        <w:t>Properties of the RegExp Prototype Object</w:t>
      </w:r>
      <w:bookmarkEnd w:id="5260"/>
      <w:bookmarkEnd w:id="5261"/>
      <w:bookmarkEnd w:id="5262"/>
      <w:bookmarkEnd w:id="5263"/>
    </w:p>
    <w:p w14:paraId="627D6FA5" w14:textId="77777777" w:rsidR="005D7F2D" w:rsidRPr="00E77497" w:rsidRDefault="005D7F2D" w:rsidP="005D7F2D">
      <w:r w:rsidRPr="00E77497">
        <w:t xml:space="preserve">The </w:t>
      </w:r>
      <w:r>
        <w:t>RegExp</w:t>
      </w:r>
      <w:r w:rsidRPr="00E77497">
        <w:t xml:space="preserve"> prototype object is a</w:t>
      </w:r>
      <w:r>
        <w:t>n ordinary</w:t>
      </w:r>
      <w:r w:rsidRPr="00E77497">
        <w:t xml:space="preserve"> object</w:t>
      </w:r>
      <w:r>
        <w:t>.</w:t>
      </w:r>
      <w:r w:rsidRPr="00E77497">
        <w:t xml:space="preserve"> </w:t>
      </w:r>
      <w:r>
        <w:t>It is not a RegExp instance and does not have</w:t>
      </w:r>
      <w:r w:rsidRPr="00E77497">
        <w:t xml:space="preserve"> a </w:t>
      </w:r>
      <w:r>
        <w:t>[[RegExpMatcher]] internal data property or any of the other internal data properties of RegExp instance objects</w:t>
      </w:r>
      <w:r w:rsidRPr="00E77497">
        <w:t>.</w:t>
      </w:r>
    </w:p>
    <w:p w14:paraId="0130F0AD" w14:textId="77777777" w:rsidR="005D7F2D" w:rsidRPr="00E77497" w:rsidRDefault="005D7F2D" w:rsidP="005D7F2D">
      <w:r w:rsidRPr="00E77497">
        <w:t xml:space="preserve">The value of the [[Prototype]] internal </w:t>
      </w:r>
      <w:r>
        <w:t xml:space="preserve">data </w:t>
      </w:r>
      <w:r w:rsidRPr="00E77497">
        <w:t>property of the RegExp prototype object is the standard built-in Object prototype object (</w:t>
      </w:r>
      <w:r w:rsidR="006A3D7C">
        <w:fldChar w:fldCharType="begin"/>
      </w:r>
      <w:r w:rsidR="006A3D7C">
        <w:instrText xml:space="preserve"> REF _Ref360007187 \r \h </w:instrText>
      </w:r>
      <w:r w:rsidR="006A3D7C">
        <w:fldChar w:fldCharType="separate"/>
      </w:r>
      <w:r w:rsidR="00083CEC">
        <w:t>19.1.4</w:t>
      </w:r>
      <w:r w:rsidR="006A3D7C">
        <w:fldChar w:fldCharType="end"/>
      </w:r>
      <w:r w:rsidRPr="00E77497">
        <w:t>).</w:t>
      </w:r>
    </w:p>
    <w:p w14:paraId="4D8DC742" w14:textId="77777777" w:rsidR="005D7F2D" w:rsidRPr="00E77497" w:rsidRDefault="005D7F2D" w:rsidP="005D7F2D">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53220179" w14:textId="77777777" w:rsidR="005D7F2D" w:rsidRPr="00E77497" w:rsidRDefault="005D7F2D" w:rsidP="005D7F2D">
      <w:pPr>
        <w:pStyle w:val="40"/>
      </w:pPr>
      <w:r w:rsidRPr="00E77497">
        <w:t>RegExp.prototype.constructor</w:t>
      </w:r>
    </w:p>
    <w:p w14:paraId="5A9F63BC" w14:textId="77777777" w:rsidR="005D7F2D" w:rsidRPr="00E77497" w:rsidRDefault="005D7F2D" w:rsidP="005D7F2D">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2FC208E7" w14:textId="77777777" w:rsidR="005D7F2D" w:rsidRPr="00E77497" w:rsidRDefault="005D7F2D" w:rsidP="005D7F2D">
      <w:pPr>
        <w:pStyle w:val="40"/>
      </w:pPr>
      <w:bookmarkStart w:id="5264" w:name="_Ref366079704"/>
      <w:r w:rsidRPr="00E77497">
        <w:t>RegExp.prototype.exec(string)</w:t>
      </w:r>
      <w:bookmarkEnd w:id="5264"/>
    </w:p>
    <w:p w14:paraId="41DC4515" w14:textId="77777777" w:rsidR="005D7F2D" w:rsidRPr="00E77497" w:rsidRDefault="005D7F2D" w:rsidP="005D7F2D">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3A531530" w14:textId="77777777" w:rsidR="005D7F2D" w:rsidRPr="00E77497" w:rsidRDefault="005D7F2D" w:rsidP="005D7F2D">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2060B51F" w14:textId="77777777" w:rsidR="005D7F2D" w:rsidRPr="00E77497" w:rsidRDefault="005D7F2D" w:rsidP="005D7F2D">
      <w:pPr>
        <w:pStyle w:val="Alg4"/>
        <w:numPr>
          <w:ilvl w:val="0"/>
          <w:numId w:val="706"/>
        </w:numPr>
      </w:pPr>
      <w:r w:rsidRPr="00E77497">
        <w:t xml:space="preserve">Let </w:t>
      </w:r>
      <w:r>
        <w:rPr>
          <w:i/>
        </w:rPr>
        <w:t>R</w:t>
      </w:r>
      <w:r w:rsidRPr="00E77497">
        <w:t xml:space="preserve"> be the</w:t>
      </w:r>
      <w:r>
        <w:t xml:space="preserve"> </w:t>
      </w:r>
      <w:r w:rsidRPr="00E77497">
        <w:rPr>
          <w:b/>
        </w:rPr>
        <w:t>this</w:t>
      </w:r>
      <w:r w:rsidRPr="00E77497">
        <w:t xml:space="preserve"> value.</w:t>
      </w:r>
    </w:p>
    <w:p w14:paraId="39112235" w14:textId="77777777" w:rsidR="005D7F2D" w:rsidRPr="00E77497" w:rsidRDefault="005D7F2D" w:rsidP="005D7F2D">
      <w:pPr>
        <w:pStyle w:val="Alg4"/>
        <w:numPr>
          <w:ilvl w:val="0"/>
          <w:numId w:val="706"/>
        </w:numPr>
      </w:pPr>
      <w:r>
        <w:t>If Type(</w:t>
      </w:r>
      <w:r>
        <w:rPr>
          <w:i/>
          <w:iCs/>
        </w:rPr>
        <w:t>R)</w:t>
      </w:r>
      <w:r>
        <w:t xml:space="preserve"> is not Object, then throw a </w:t>
      </w:r>
      <w:r w:rsidRPr="003F3BD9">
        <w:rPr>
          <w:b/>
        </w:rPr>
        <w:t>TypeError</w:t>
      </w:r>
      <w:r>
        <w:t xml:space="preserve"> exception.</w:t>
      </w:r>
    </w:p>
    <w:p w14:paraId="615A0AB7" w14:textId="77777777" w:rsidR="005D7F2D" w:rsidRDefault="005D7F2D" w:rsidP="005D7F2D">
      <w:pPr>
        <w:pStyle w:val="Alg4"/>
        <w:numPr>
          <w:ilvl w:val="0"/>
          <w:numId w:val="706"/>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14:paraId="565A08EA" w14:textId="77777777" w:rsidR="005D7F2D" w:rsidRDefault="005D7F2D" w:rsidP="005D7F2D">
      <w:pPr>
        <w:pStyle w:val="Alg4"/>
        <w:numPr>
          <w:ilvl w:val="0"/>
          <w:numId w:val="706"/>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5714CB34" w14:textId="77777777" w:rsidR="005D7F2D" w:rsidRDefault="005D7F2D" w:rsidP="005D7F2D">
      <w:pPr>
        <w:pStyle w:val="Alg4"/>
        <w:numPr>
          <w:ilvl w:val="0"/>
          <w:numId w:val="706"/>
        </w:numPr>
      </w:pPr>
      <w:r w:rsidRPr="00E77497">
        <w:t xml:space="preserve">Let </w:t>
      </w:r>
      <w:r w:rsidRPr="00E77497">
        <w:rPr>
          <w:i/>
        </w:rPr>
        <w:t>S</w:t>
      </w:r>
      <w:r w:rsidRPr="00E77497">
        <w:t xml:space="preserve"> be the value of ToString(</w:t>
      </w:r>
      <w:r w:rsidRPr="00E77497">
        <w:rPr>
          <w:i/>
        </w:rPr>
        <w:t>string</w:t>
      </w:r>
      <w:r w:rsidRPr="00E77497">
        <w:t>)</w:t>
      </w:r>
    </w:p>
    <w:p w14:paraId="53C46DB2" w14:textId="77777777" w:rsidR="005D7F2D" w:rsidRDefault="005D7F2D" w:rsidP="005D7F2D">
      <w:pPr>
        <w:pStyle w:val="Alg4"/>
        <w:numPr>
          <w:ilvl w:val="0"/>
          <w:numId w:val="706"/>
        </w:numPr>
      </w:pPr>
      <w:r>
        <w:t>ReturnIfAbrupt(</w:t>
      </w:r>
      <w:r>
        <w:rPr>
          <w:i/>
        </w:rPr>
        <w:t>S</w:t>
      </w:r>
      <w:r>
        <w:t>).</w:t>
      </w:r>
    </w:p>
    <w:p w14:paraId="31B11D68" w14:textId="77777777" w:rsidR="005D7F2D" w:rsidRDefault="005D7F2D" w:rsidP="005D7F2D">
      <w:pPr>
        <w:pStyle w:val="Alg4"/>
        <w:numPr>
          <w:ilvl w:val="0"/>
          <w:numId w:val="706"/>
        </w:numPr>
        <w:spacing w:after="220"/>
      </w:pPr>
      <w:r>
        <w:t xml:space="preserve">Return the result of the RegExpExec abstract operation with arguments </w:t>
      </w:r>
      <w:r w:rsidRPr="00134DAD">
        <w:rPr>
          <w:i/>
        </w:rPr>
        <w:t>R</w:t>
      </w:r>
      <w:r>
        <w:t xml:space="preserve"> and </w:t>
      </w:r>
      <w:r w:rsidRPr="00134DAD">
        <w:rPr>
          <w:i/>
        </w:rPr>
        <w:t>S</w:t>
      </w:r>
      <w:r w:rsidRPr="00E77497">
        <w:t>.</w:t>
      </w:r>
    </w:p>
    <w:p w14:paraId="72C1ED27"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RegExpExec </w:t>
      </w:r>
      <w:r>
        <w:rPr>
          <w:rFonts w:ascii="Helvetica" w:hAnsi="Helvetica"/>
          <w:b/>
          <w:spacing w:val="6"/>
        </w:rPr>
        <w:t>Abstract Operation</w:t>
      </w:r>
    </w:p>
    <w:p w14:paraId="14B3F139" w14:textId="77777777" w:rsidR="005D7F2D" w:rsidRPr="00134DAD" w:rsidRDefault="005D7F2D" w:rsidP="005D7F2D">
      <w:pPr>
        <w:rPr>
          <w:lang w:eastAsia="en-US"/>
        </w:rPr>
      </w:pPr>
      <w:r>
        <w:rPr>
          <w:lang w:eastAsia="en-US"/>
        </w:rPr>
        <w:t xml:space="preserve">The abstract operation RegExpExec with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p>
    <w:p w14:paraId="5639DB84" w14:textId="77777777" w:rsidR="005D7F2D" w:rsidRDefault="005D7F2D" w:rsidP="005D7F2D">
      <w:pPr>
        <w:pStyle w:val="Alg4"/>
        <w:numPr>
          <w:ilvl w:val="0"/>
          <w:numId w:val="703"/>
        </w:numPr>
      </w:pPr>
      <w:r>
        <w:t xml:space="preserve">Assert: </w:t>
      </w:r>
      <w:r>
        <w:rPr>
          <w:i/>
          <w:iCs/>
        </w:rPr>
        <w:t>R</w:t>
      </w:r>
      <w:r>
        <w:t xml:space="preserve"> is an initialised RegExp instance.</w:t>
      </w:r>
    </w:p>
    <w:p w14:paraId="04A73F8F" w14:textId="77777777" w:rsidR="005D7F2D" w:rsidRPr="00E77497" w:rsidRDefault="005D7F2D" w:rsidP="005D7F2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14:paraId="1F3DF3F1" w14:textId="77777777" w:rsidR="005D7F2D" w:rsidRPr="00E77497" w:rsidRDefault="005D7F2D" w:rsidP="005D7F2D">
      <w:pPr>
        <w:pStyle w:val="Alg4"/>
        <w:numPr>
          <w:ilvl w:val="0"/>
          <w:numId w:val="703"/>
        </w:numPr>
      </w:pPr>
      <w:r w:rsidRPr="00E77497">
        <w:t xml:space="preserve">Let </w:t>
      </w:r>
      <w:r w:rsidRPr="00E77497">
        <w:rPr>
          <w:i/>
        </w:rPr>
        <w:t>lastIndex</w:t>
      </w:r>
      <w:r w:rsidRPr="00E77497">
        <w:t xml:space="preserve"> be the result of Get</w:t>
      </w:r>
      <w:r>
        <w:t>(</w:t>
      </w:r>
      <w:r w:rsidRPr="00E77497">
        <w:rPr>
          <w:i/>
        </w:rPr>
        <w:t>R</w:t>
      </w:r>
      <w:r>
        <w:t>,</w:t>
      </w:r>
      <w:r w:rsidRPr="00E77497">
        <w:t>"</w:t>
      </w:r>
      <w:r w:rsidRPr="00E77497">
        <w:rPr>
          <w:rFonts w:ascii="Courier New" w:hAnsi="Courier New" w:cs="Courier New"/>
          <w:b/>
        </w:rPr>
        <w:t>lastIndex</w:t>
      </w:r>
      <w:r w:rsidRPr="00E77497">
        <w:t>"</w:t>
      </w:r>
      <w:r>
        <w:t>)</w:t>
      </w:r>
      <w:r w:rsidRPr="00E77497">
        <w:t>.</w:t>
      </w:r>
    </w:p>
    <w:p w14:paraId="26C437B9" w14:textId="77777777" w:rsidR="005D7F2D" w:rsidRPr="00E77497" w:rsidRDefault="005D7F2D" w:rsidP="005D7F2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14:paraId="509A7F82" w14:textId="77777777" w:rsidR="005D7F2D" w:rsidRDefault="005D7F2D" w:rsidP="005D7F2D">
      <w:pPr>
        <w:pStyle w:val="Alg4"/>
        <w:numPr>
          <w:ilvl w:val="0"/>
          <w:numId w:val="703"/>
        </w:numPr>
      </w:pPr>
      <w:r>
        <w:t>ReturnIfAbrupt(</w:t>
      </w:r>
      <w:r>
        <w:rPr>
          <w:i/>
        </w:rPr>
        <w:t>i</w:t>
      </w:r>
      <w:r>
        <w:t>).</w:t>
      </w:r>
    </w:p>
    <w:p w14:paraId="521A8D1F" w14:textId="77777777" w:rsidR="005D7F2D" w:rsidRPr="00E77497" w:rsidRDefault="005D7F2D" w:rsidP="005D7F2D">
      <w:pPr>
        <w:pStyle w:val="Alg4"/>
        <w:numPr>
          <w:ilvl w:val="0"/>
          <w:numId w:val="703"/>
        </w:numPr>
      </w:pPr>
      <w:r w:rsidRPr="00E77497">
        <w:t xml:space="preserve">Let </w:t>
      </w:r>
      <w:r w:rsidRPr="00E77497">
        <w:rPr>
          <w:i/>
        </w:rPr>
        <w:t>global</w:t>
      </w:r>
      <w:r w:rsidRPr="00E77497">
        <w:t xml:space="preserve"> be the result of </w:t>
      </w:r>
      <w:r>
        <w:t>ToBoolean(</w:t>
      </w:r>
      <w:r w:rsidRPr="00E77497">
        <w:t>Get</w:t>
      </w:r>
      <w:r>
        <w:t>(</w:t>
      </w:r>
      <w:r w:rsidRPr="00E77497">
        <w:rPr>
          <w:i/>
        </w:rPr>
        <w:t>R</w:t>
      </w:r>
      <w:r>
        <w:t>,</w:t>
      </w:r>
      <w:r w:rsidRPr="00E77497">
        <w:t xml:space="preserve"> "</w:t>
      </w:r>
      <w:r w:rsidRPr="00E77497">
        <w:rPr>
          <w:rFonts w:ascii="Courier New" w:hAnsi="Courier New"/>
          <w:b/>
        </w:rPr>
        <w:t>global</w:t>
      </w:r>
      <w:r w:rsidRPr="00E77497">
        <w:rPr>
          <w:rFonts w:ascii="Courier New" w:hAnsi="Courier New" w:cs="Courier New"/>
          <w:b/>
        </w:rPr>
        <w:t>"</w:t>
      </w:r>
      <w:r>
        <w:rPr>
          <w:rFonts w:ascii="Courier New" w:hAnsi="Courier New" w:cs="Courier New"/>
          <w:b/>
        </w:rPr>
        <w:t>))</w:t>
      </w:r>
      <w:r w:rsidRPr="00E77497">
        <w:t>.</w:t>
      </w:r>
    </w:p>
    <w:p w14:paraId="5FA4B181" w14:textId="77777777" w:rsidR="005D7F2D" w:rsidRDefault="005D7F2D" w:rsidP="005D7F2D">
      <w:pPr>
        <w:pStyle w:val="Alg4"/>
        <w:numPr>
          <w:ilvl w:val="0"/>
          <w:numId w:val="703"/>
        </w:numPr>
      </w:pPr>
      <w:r>
        <w:t>ReturnIfAbrupt(</w:t>
      </w:r>
      <w:r>
        <w:rPr>
          <w:i/>
        </w:rPr>
        <w:t>global</w:t>
      </w:r>
      <w:r>
        <w:t>).</w:t>
      </w:r>
    </w:p>
    <w:p w14:paraId="4C3A9A7F" w14:textId="77777777" w:rsidR="005D7F2D" w:rsidRPr="00E77497" w:rsidRDefault="005D7F2D" w:rsidP="005D7F2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14:paraId="7F45E4E8" w14:textId="77777777" w:rsidR="005D7F2D" w:rsidRDefault="005D7F2D" w:rsidP="005D7F2D">
      <w:pPr>
        <w:pStyle w:val="Alg4"/>
        <w:numPr>
          <w:ilvl w:val="0"/>
          <w:numId w:val="703"/>
        </w:numPr>
      </w:pPr>
      <w:r>
        <w:t xml:space="preserve">Let </w:t>
      </w:r>
      <w:r>
        <w:rPr>
          <w:i/>
          <w:iCs/>
        </w:rPr>
        <w:t>matcher</w:t>
      </w:r>
      <w:r>
        <w:t xml:space="preserve"> be the value of </w:t>
      </w:r>
      <w:r>
        <w:rPr>
          <w:i/>
        </w:rPr>
        <w:t>R’s</w:t>
      </w:r>
      <w:r>
        <w:rPr>
          <w:iCs/>
        </w:rPr>
        <w:t xml:space="preserve"> </w:t>
      </w:r>
      <w:r>
        <w:t>[[RegExpMatcher]] internal</w:t>
      </w:r>
      <w:r w:rsidRPr="00314265">
        <w:t xml:space="preserve"> </w:t>
      </w:r>
      <w:r>
        <w:t>data property.</w:t>
      </w:r>
    </w:p>
    <w:p w14:paraId="376B9244" w14:textId="77777777" w:rsidR="005D7F2D" w:rsidRPr="00E77497" w:rsidRDefault="005D7F2D" w:rsidP="005D7F2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14:paraId="34D70974" w14:textId="77777777" w:rsidR="005D7F2D" w:rsidRPr="00E77497" w:rsidRDefault="005D7F2D" w:rsidP="005D7F2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14:paraId="38927D4F" w14:textId="77777777" w:rsidR="005D7F2D" w:rsidRPr="00E77497" w:rsidRDefault="005D7F2D" w:rsidP="005D7F2D">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66DE1531" w14:textId="77777777" w:rsidR="005D7F2D" w:rsidRPr="00E77497" w:rsidRDefault="005D7F2D" w:rsidP="005D7F2D">
      <w:pPr>
        <w:pStyle w:val="Alg4"/>
        <w:numPr>
          <w:ilvl w:val="2"/>
          <w:numId w:val="703"/>
        </w:numPr>
      </w:pPr>
      <w:r>
        <w:t xml:space="preserve">Let </w:t>
      </w:r>
      <w:r>
        <w:rPr>
          <w:i/>
        </w:rPr>
        <w:t>put</w:t>
      </w:r>
      <w:r w:rsidRPr="00F726FB">
        <w:rPr>
          <w:i/>
        </w:rPr>
        <w:t>Status</w:t>
      </w:r>
      <w:r>
        <w:t xml:space="preserve"> be the result of </w:t>
      </w:r>
      <w:r w:rsidRPr="00E77497">
        <w:t>Put</w:t>
      </w:r>
      <w:r>
        <w:t>(</w:t>
      </w:r>
      <w:r w:rsidRPr="00E77497">
        <w:rPr>
          <w:i/>
        </w:rPr>
        <w:t>R</w:t>
      </w:r>
      <w:r>
        <w:t xml:space="preserve">, </w:t>
      </w:r>
      <w:r w:rsidRPr="00E77497">
        <w:t>"</w:t>
      </w:r>
      <w:r w:rsidRPr="00E77497">
        <w:rPr>
          <w:rFonts w:ascii="Courier New" w:hAnsi="Courier New"/>
          <w:b/>
        </w:rPr>
        <w:t>lastIndex</w:t>
      </w:r>
      <w:r w:rsidRPr="00E77497">
        <w:rPr>
          <w:rFonts w:ascii="Courier New" w:hAnsi="Courier New" w:cs="Courier New"/>
          <w:b/>
        </w:rPr>
        <w:t>"</w:t>
      </w:r>
      <w:r w:rsidRPr="00E77497">
        <w:t xml:space="preserve">, 0, </w:t>
      </w:r>
      <w:r w:rsidRPr="00E77497">
        <w:rPr>
          <w:b/>
        </w:rPr>
        <w:t>true</w:t>
      </w:r>
      <w:r>
        <w:rPr>
          <w:bCs/>
        </w:rPr>
        <w:t>)</w:t>
      </w:r>
      <w:r w:rsidRPr="00E77497">
        <w:t>.</w:t>
      </w:r>
    </w:p>
    <w:p w14:paraId="70DFDC4E" w14:textId="77777777" w:rsidR="005D7F2D" w:rsidRDefault="005D7F2D" w:rsidP="005D7F2D">
      <w:pPr>
        <w:pStyle w:val="Alg4"/>
        <w:numPr>
          <w:ilvl w:val="2"/>
          <w:numId w:val="703"/>
        </w:numPr>
      </w:pPr>
      <w:r>
        <w:t>ReturnIfAbrupt(</w:t>
      </w:r>
      <w:r>
        <w:rPr>
          <w:i/>
        </w:rPr>
        <w:t>put</w:t>
      </w:r>
      <w:r w:rsidRPr="00F726FB">
        <w:rPr>
          <w:i/>
        </w:rPr>
        <w:t>Status</w:t>
      </w:r>
      <w:r>
        <w:t>).</w:t>
      </w:r>
    </w:p>
    <w:p w14:paraId="57137E91" w14:textId="77777777" w:rsidR="005D7F2D" w:rsidRPr="00E77497" w:rsidRDefault="005D7F2D" w:rsidP="005D7F2D">
      <w:pPr>
        <w:pStyle w:val="Alg4"/>
        <w:numPr>
          <w:ilvl w:val="2"/>
          <w:numId w:val="703"/>
        </w:numPr>
      </w:pPr>
      <w:r w:rsidRPr="00E77497">
        <w:t xml:space="preserve">Return </w:t>
      </w:r>
      <w:r w:rsidRPr="00E77497">
        <w:rPr>
          <w:b/>
        </w:rPr>
        <w:t>null</w:t>
      </w:r>
      <w:r w:rsidRPr="00E77497">
        <w:t>.</w:t>
      </w:r>
    </w:p>
    <w:p w14:paraId="21EB5F9D" w14:textId="77777777" w:rsidR="005D7F2D" w:rsidRPr="00E77497" w:rsidRDefault="005D7F2D" w:rsidP="005D7F2D">
      <w:pPr>
        <w:pStyle w:val="Alg4"/>
        <w:numPr>
          <w:ilvl w:val="1"/>
          <w:numId w:val="703"/>
        </w:numPr>
      </w:pPr>
      <w:r>
        <w:t xml:space="preserve">Let </w:t>
      </w:r>
      <w:r w:rsidRPr="00681A60">
        <w:rPr>
          <w:i/>
        </w:rPr>
        <w:t>r</w:t>
      </w:r>
      <w:r>
        <w:t xml:space="preserve"> be the result of calling</w:t>
      </w:r>
      <w:r w:rsidRPr="00E77497">
        <w:t xml:space="preserve"> </w:t>
      </w:r>
      <w:r>
        <w:rPr>
          <w:i/>
          <w:iCs/>
        </w:rPr>
        <w:t>matcher</w:t>
      </w:r>
      <w:r>
        <w:t xml:space="preserve"> </w:t>
      </w:r>
      <w:r w:rsidRPr="00E77497">
        <w:t xml:space="preserve">with arguments </w:t>
      </w:r>
      <w:r w:rsidRPr="00E77497">
        <w:rPr>
          <w:i/>
        </w:rPr>
        <w:t>S</w:t>
      </w:r>
      <w:r w:rsidRPr="00E77497">
        <w:t xml:space="preserve"> and </w:t>
      </w:r>
      <w:r w:rsidRPr="00E77497">
        <w:rPr>
          <w:i/>
        </w:rPr>
        <w:t>i</w:t>
      </w:r>
      <w:r w:rsidRPr="00E77497">
        <w:t>.</w:t>
      </w:r>
    </w:p>
    <w:p w14:paraId="5DBFC2D4" w14:textId="77777777" w:rsidR="005D7F2D" w:rsidRPr="00E77497" w:rsidRDefault="005D7F2D" w:rsidP="005D7F2D">
      <w:pPr>
        <w:pStyle w:val="Alg4"/>
        <w:numPr>
          <w:ilvl w:val="1"/>
          <w:numId w:val="703"/>
        </w:numPr>
      </w:pPr>
      <w:r w:rsidRPr="00E77497">
        <w:t xml:space="preserve">If </w:t>
      </w:r>
      <w:r w:rsidRPr="00681A60">
        <w:rPr>
          <w:i/>
        </w:rPr>
        <w:t>r</w:t>
      </w:r>
      <w:r>
        <w:t xml:space="preserve"> is</w:t>
      </w:r>
      <w:r w:rsidRPr="00E77497">
        <w:t xml:space="preserve"> </w:t>
      </w:r>
      <w:r w:rsidRPr="00E77497">
        <w:rPr>
          <w:b/>
        </w:rPr>
        <w:t>failure</w:t>
      </w:r>
      <w:r w:rsidRPr="00E77497">
        <w:t xml:space="preserve">, then </w:t>
      </w:r>
    </w:p>
    <w:p w14:paraId="20A23315" w14:textId="77777777" w:rsidR="005D7F2D" w:rsidRPr="00E77497" w:rsidRDefault="005D7F2D" w:rsidP="005D7F2D">
      <w:pPr>
        <w:pStyle w:val="Alg4"/>
        <w:numPr>
          <w:ilvl w:val="2"/>
          <w:numId w:val="703"/>
        </w:numPr>
        <w:rPr>
          <w:i/>
        </w:rPr>
      </w:pPr>
      <w:r w:rsidRPr="00145775">
        <w:rPr>
          <w:iCs/>
        </w:rPr>
        <w:t>Let</w:t>
      </w:r>
      <w:r w:rsidRPr="00E77497">
        <w:rPr>
          <w:i/>
        </w:rPr>
        <w:t xml:space="preserve"> i </w:t>
      </w:r>
      <w:r w:rsidRPr="00145775">
        <w:rPr>
          <w:iCs/>
        </w:rPr>
        <w:t>=</w:t>
      </w:r>
      <w:r w:rsidRPr="00E77497">
        <w:rPr>
          <w:i/>
        </w:rPr>
        <w:t xml:space="preserve"> i</w:t>
      </w:r>
      <w:r w:rsidRPr="00145775">
        <w:rPr>
          <w:iCs/>
        </w:rPr>
        <w:t>+1.</w:t>
      </w:r>
    </w:p>
    <w:p w14:paraId="098E6DF8" w14:textId="77777777" w:rsidR="005D7F2D" w:rsidRPr="00E77497" w:rsidRDefault="005D7F2D" w:rsidP="005D7F2D">
      <w:pPr>
        <w:pStyle w:val="Alg4"/>
        <w:numPr>
          <w:ilvl w:val="1"/>
          <w:numId w:val="703"/>
        </w:numPr>
      </w:pPr>
      <w:r w:rsidRPr="00E77497">
        <w:t xml:space="preserve">else </w:t>
      </w:r>
    </w:p>
    <w:p w14:paraId="381D858E" w14:textId="77777777" w:rsidR="005D7F2D" w:rsidRPr="00E77497" w:rsidRDefault="005D7F2D" w:rsidP="005D7F2D">
      <w:pPr>
        <w:pStyle w:val="Alg4"/>
        <w:numPr>
          <w:ilvl w:val="2"/>
          <w:numId w:val="703"/>
        </w:numPr>
      </w:pPr>
      <w:r>
        <w:t>Assert:</w:t>
      </w:r>
      <w:r w:rsidRPr="00E77497">
        <w:t xml:space="preserve"> </w:t>
      </w:r>
      <w:r w:rsidRPr="00E77497">
        <w:rPr>
          <w:i/>
        </w:rPr>
        <w:t>r</w:t>
      </w:r>
      <w:r w:rsidRPr="00E77497">
        <w:t xml:space="preserve"> </w:t>
      </w:r>
      <w:r>
        <w:t>is a</w:t>
      </w:r>
      <w:r w:rsidRPr="00E77497">
        <w:t xml:space="preserve"> State.</w:t>
      </w:r>
    </w:p>
    <w:p w14:paraId="5F9976D8" w14:textId="77777777" w:rsidR="005D7F2D" w:rsidRPr="00E77497" w:rsidRDefault="005D7F2D" w:rsidP="005D7F2D">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14:paraId="1D7129A4" w14:textId="77777777" w:rsidR="005D7F2D" w:rsidRPr="00E77497" w:rsidRDefault="005D7F2D" w:rsidP="005D7F2D">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19574502" w14:textId="77777777" w:rsidR="005D7F2D" w:rsidRPr="00E77497" w:rsidRDefault="005D7F2D" w:rsidP="005D7F2D">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14:paraId="43FF1BB1" w14:textId="77777777" w:rsidR="005D7F2D" w:rsidRPr="00E77497" w:rsidRDefault="005D7F2D" w:rsidP="005D7F2D">
      <w:pPr>
        <w:pStyle w:val="Alg4"/>
        <w:numPr>
          <w:ilvl w:val="1"/>
          <w:numId w:val="703"/>
        </w:numPr>
      </w:pPr>
      <w:r>
        <w:t xml:space="preserve">Let </w:t>
      </w:r>
      <w:r>
        <w:rPr>
          <w:i/>
        </w:rPr>
        <w:t>put</w:t>
      </w:r>
      <w:r w:rsidRPr="00F726FB">
        <w:rPr>
          <w:i/>
        </w:rPr>
        <w:t>Status</w:t>
      </w:r>
      <w:r>
        <w:t xml:space="preserve"> be the result of </w:t>
      </w:r>
      <w:r w:rsidRPr="00E77497">
        <w:t>Put</w:t>
      </w:r>
      <w:r>
        <w:t>(</w:t>
      </w:r>
      <w:r w:rsidRPr="00E77497">
        <w:rPr>
          <w:i/>
        </w:rPr>
        <w:t>R</w:t>
      </w:r>
      <w:r>
        <w:t>,</w:t>
      </w:r>
      <w:r w:rsidRPr="00E77497">
        <w:t xml:space="preserve"> "</w:t>
      </w:r>
      <w:r w:rsidRPr="00E77497">
        <w:rPr>
          <w:rFonts w:ascii="Courier New" w:hAnsi="Courier New"/>
          <w:b/>
        </w:rPr>
        <w:t>lastIndex</w:t>
      </w:r>
      <w:r w:rsidRPr="00E77497">
        <w:rPr>
          <w:rFonts w:ascii="Courier New" w:hAnsi="Courier New" w:cs="Courier New"/>
          <w:b/>
        </w:rPr>
        <w:t>"</w:t>
      </w:r>
      <w:r w:rsidRPr="00E77497">
        <w:t xml:space="preserve">, </w:t>
      </w:r>
      <w:r w:rsidRPr="00E77497">
        <w:rPr>
          <w:i/>
        </w:rPr>
        <w:t>e</w:t>
      </w:r>
      <w:r w:rsidRPr="00E77497">
        <w:t xml:space="preserve">, </w:t>
      </w:r>
      <w:r w:rsidRPr="00E77497">
        <w:rPr>
          <w:b/>
        </w:rPr>
        <w:t>true</w:t>
      </w:r>
      <w:r>
        <w:rPr>
          <w:bCs/>
        </w:rPr>
        <w:t>)</w:t>
      </w:r>
      <w:r w:rsidRPr="00E77497">
        <w:t>.</w:t>
      </w:r>
    </w:p>
    <w:p w14:paraId="2CD63775" w14:textId="77777777" w:rsidR="005D7F2D" w:rsidRDefault="005D7F2D" w:rsidP="005D7F2D">
      <w:pPr>
        <w:pStyle w:val="Alg4"/>
        <w:numPr>
          <w:ilvl w:val="1"/>
          <w:numId w:val="703"/>
        </w:numPr>
      </w:pPr>
      <w:r>
        <w:t>ReturnIfAbrupt(</w:t>
      </w:r>
      <w:r>
        <w:rPr>
          <w:i/>
        </w:rPr>
        <w:t>put</w:t>
      </w:r>
      <w:r w:rsidRPr="00F726FB">
        <w:rPr>
          <w:i/>
        </w:rPr>
        <w:t>Status</w:t>
      </w:r>
      <w:r>
        <w:t>).</w:t>
      </w:r>
    </w:p>
    <w:p w14:paraId="311A5B65" w14:textId="77777777" w:rsidR="005D7F2D" w:rsidRPr="00E77497" w:rsidRDefault="005D7F2D" w:rsidP="005D7F2D">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w:t>
      </w:r>
      <w:r>
        <w:t>List</w:t>
      </w:r>
      <w:r w:rsidRPr="00E77497">
        <w:t xml:space="preserve">. (This is the same value as </w:t>
      </w:r>
      <w:r w:rsidR="006A3D7C">
        <w:fldChar w:fldCharType="begin"/>
      </w:r>
      <w:r w:rsidR="006A3D7C">
        <w:instrText xml:space="preserve"> REF _Ref366079453 \r \h </w:instrText>
      </w:r>
      <w:r w:rsidR="006A3D7C">
        <w:fldChar w:fldCharType="separate"/>
      </w:r>
      <w:r w:rsidR="00083CEC">
        <w:t>21.2.2.1</w:t>
      </w:r>
      <w:r w:rsidR="006A3D7C">
        <w:fldChar w:fldCharType="end"/>
      </w:r>
      <w:r w:rsidRPr="00E77497">
        <w:t xml:space="preserve">'s </w:t>
      </w:r>
      <w:r w:rsidRPr="00E77497">
        <w:rPr>
          <w:i/>
        </w:rPr>
        <w:t>N</w:t>
      </w:r>
      <w:r>
        <w:rPr>
          <w:i/>
        </w:rPr>
        <w:t>c</w:t>
      </w:r>
      <w:r w:rsidRPr="00E77497">
        <w:rPr>
          <w:i/>
        </w:rPr>
        <w:t>apturingParens</w:t>
      </w:r>
      <w:r w:rsidRPr="00E77497">
        <w:t>.)</w:t>
      </w:r>
    </w:p>
    <w:p w14:paraId="5B310E00" w14:textId="77777777" w:rsidR="005D7F2D" w:rsidRPr="00E77497" w:rsidRDefault="005D7F2D" w:rsidP="005D7F2D">
      <w:pPr>
        <w:pStyle w:val="Alg4"/>
        <w:numPr>
          <w:ilvl w:val="0"/>
          <w:numId w:val="703"/>
        </w:numPr>
      </w:pPr>
      <w:r w:rsidRPr="00E77497">
        <w:t xml:space="preserve">Let </w:t>
      </w:r>
      <w:r w:rsidRPr="00E77497">
        <w:rPr>
          <w:i/>
        </w:rPr>
        <w:t>A</w:t>
      </w:r>
      <w:r w:rsidRPr="00E77497">
        <w:t xml:space="preserve"> be </w:t>
      </w:r>
      <w:r>
        <w:t>the result of the abstract operation ArrayCreate with argument 0</w:t>
      </w:r>
      <w:r w:rsidRPr="00E77497">
        <w:t>.</w:t>
      </w:r>
    </w:p>
    <w:p w14:paraId="03F30DD0" w14:textId="77777777" w:rsidR="005D7F2D" w:rsidRPr="00E77497" w:rsidRDefault="005D7F2D" w:rsidP="005D7F2D">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14:paraId="1E65A90D" w14:textId="77777777" w:rsidR="005D7F2D" w:rsidRDefault="005D7F2D" w:rsidP="005D7F2D">
      <w:pPr>
        <w:pStyle w:val="Alg4"/>
        <w:numPr>
          <w:ilvl w:val="0"/>
          <w:numId w:val="703"/>
        </w:numPr>
      </w:pPr>
      <w:r>
        <w:t>Assert: The following [DefineOwnProperty]] calls will not result in an abrupt completion.</w:t>
      </w:r>
    </w:p>
    <w:p w14:paraId="3D130BF3" w14:textId="77777777"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7A02E7">
        <w:t xml:space="preserve"> </w:t>
      </w:r>
      <w:r>
        <w:t>and</w:t>
      </w:r>
      <w:r w:rsidRPr="00E77497">
        <w:t xml:space="preserve"> Property Descriptor {[[Value]]: </w:t>
      </w:r>
      <w:r w:rsidRPr="00E77497">
        <w:rPr>
          <w:i/>
        </w:rPr>
        <w:t>matchIndex</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1EBE33E9" w14:textId="77777777"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01DA21D4" w14:textId="77777777"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t xml:space="preserve"> and</w:t>
      </w:r>
      <w:r w:rsidRPr="00E77497">
        <w:t xml:space="preserve"> Property Descriptor {[[Value]]: </w:t>
      </w:r>
      <w:r w:rsidRPr="00E77497">
        <w:rPr>
          <w:i/>
        </w:rPr>
        <w:t>n</w:t>
      </w:r>
      <w:r w:rsidRPr="00E77497">
        <w:t xml:space="preserve"> + 1}.</w:t>
      </w:r>
    </w:p>
    <w:p w14:paraId="28506DA0" w14:textId="77777777" w:rsidR="005D7F2D" w:rsidRPr="00E77497" w:rsidRDefault="005D7F2D" w:rsidP="005D7F2D">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308A6207" w14:textId="77777777"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t xml:space="preserve"> and</w:t>
      </w:r>
      <w:r w:rsidRPr="00E77497">
        <w:t xml:space="preserve"> Property Descriptor {[[Value]]: </w:t>
      </w:r>
      <w:r w:rsidRPr="00E77497">
        <w:rPr>
          <w:i/>
        </w:rPr>
        <w:t>matchedSubstr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7DF7B49" w14:textId="77777777" w:rsidR="005D7F2D" w:rsidRPr="006B6D0A" w:rsidRDefault="005D7F2D" w:rsidP="005D7F2D">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Pr="00E77497">
        <w:rPr>
          <w:i/>
        </w:rPr>
        <w:t xml:space="preserve">i </w:t>
      </w:r>
      <w:r w:rsidRPr="006B6D0A">
        <w:sym w:font="Symbol" w:char="F0A3"/>
      </w:r>
      <w:r w:rsidRPr="006B6D0A">
        <w:t xml:space="preserve"> </w:t>
      </w:r>
      <w:r w:rsidRPr="006B6D0A">
        <w:rPr>
          <w:i/>
        </w:rPr>
        <w:t>n</w:t>
      </w:r>
    </w:p>
    <w:p w14:paraId="63898A11" w14:textId="77777777" w:rsidR="005D7F2D" w:rsidRPr="00E77497" w:rsidRDefault="005D7F2D" w:rsidP="005D7F2D">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w:t>
      </w:r>
      <w:r>
        <w:t>List</w:t>
      </w:r>
      <w:r w:rsidRPr="00E77497">
        <w:t>.</w:t>
      </w:r>
    </w:p>
    <w:p w14:paraId="2E829341" w14:textId="77777777" w:rsidR="005D7F2D" w:rsidRPr="00E77497" w:rsidRDefault="005D7F2D" w:rsidP="005D7F2D">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w:t>
      </w:r>
      <w:r>
        <w:t xml:space="preserve"> and</w:t>
      </w:r>
      <w:r w:rsidRPr="00E77497">
        <w:t xml:space="preserve"> Property Descriptor {[[Value]]: </w:t>
      </w:r>
      <w:r w:rsidRPr="00E77497">
        <w:rPr>
          <w:i/>
        </w:rPr>
        <w:t>captureI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257FFB9" w14:textId="77777777" w:rsidR="005D7F2D" w:rsidRPr="00E77497" w:rsidRDefault="005D7F2D" w:rsidP="005D7F2D">
      <w:pPr>
        <w:pStyle w:val="Alg4"/>
        <w:numPr>
          <w:ilvl w:val="0"/>
          <w:numId w:val="703"/>
        </w:numPr>
        <w:spacing w:after="220"/>
      </w:pPr>
      <w:r w:rsidRPr="00E77497">
        <w:t xml:space="preserve">Return </w:t>
      </w:r>
      <w:r w:rsidRPr="00E77497">
        <w:rPr>
          <w:i/>
        </w:rPr>
        <w:t>A</w:t>
      </w:r>
      <w:r w:rsidRPr="00E77497">
        <w:t>.</w:t>
      </w:r>
    </w:p>
    <w:p w14:paraId="64FA579D" w14:textId="77777777" w:rsidR="005D7F2D" w:rsidRPr="00E77497" w:rsidRDefault="005D7F2D" w:rsidP="005D7F2D">
      <w:pPr>
        <w:pStyle w:val="40"/>
      </w:pPr>
      <w:r>
        <w:t xml:space="preserve">get </w:t>
      </w:r>
      <w:r w:rsidRPr="00E77497">
        <w:t>RegExp.prototype.</w:t>
      </w:r>
      <w:r>
        <w:t>global</w:t>
      </w:r>
      <w:r w:rsidRPr="00E77497">
        <w:t xml:space="preserve"> </w:t>
      </w:r>
    </w:p>
    <w:p w14:paraId="73000217" w14:textId="77777777"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global</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625D2750" w14:textId="77777777" w:rsidR="005D7F2D" w:rsidRPr="00E77497" w:rsidRDefault="005D7F2D" w:rsidP="005D7F2D">
      <w:pPr>
        <w:pStyle w:val="Alg4"/>
        <w:numPr>
          <w:ilvl w:val="0"/>
          <w:numId w:val="1078"/>
        </w:numPr>
      </w:pPr>
      <w:r w:rsidRPr="00E77497">
        <w:t xml:space="preserve">Let </w:t>
      </w:r>
      <w:r>
        <w:rPr>
          <w:i/>
        </w:rPr>
        <w:t>R</w:t>
      </w:r>
      <w:r w:rsidRPr="00E77497">
        <w:t xml:space="preserve"> be the</w:t>
      </w:r>
      <w:r>
        <w:t xml:space="preserve"> </w:t>
      </w:r>
      <w:r w:rsidRPr="00E77497">
        <w:rPr>
          <w:b/>
        </w:rPr>
        <w:t>this</w:t>
      </w:r>
      <w:r w:rsidRPr="00E77497">
        <w:t xml:space="preserve"> value.</w:t>
      </w:r>
    </w:p>
    <w:p w14:paraId="2ABA04C0" w14:textId="77777777" w:rsidR="005D7F2D" w:rsidRPr="00E77497" w:rsidRDefault="005D7F2D" w:rsidP="005D7F2D">
      <w:pPr>
        <w:pStyle w:val="Alg4"/>
        <w:numPr>
          <w:ilvl w:val="0"/>
          <w:numId w:val="1078"/>
        </w:numPr>
      </w:pPr>
      <w:r>
        <w:t>If Type(</w:t>
      </w:r>
      <w:r>
        <w:rPr>
          <w:i/>
          <w:iCs/>
        </w:rPr>
        <w:t>R)</w:t>
      </w:r>
      <w:r>
        <w:t xml:space="preserve"> is not Object, then throw a </w:t>
      </w:r>
      <w:r w:rsidRPr="003F3BD9">
        <w:rPr>
          <w:b/>
        </w:rPr>
        <w:t>TypeError</w:t>
      </w:r>
      <w:r>
        <w:t xml:space="preserve"> exception.</w:t>
      </w:r>
    </w:p>
    <w:p w14:paraId="3D5507AD" w14:textId="77777777" w:rsidR="005D7F2D" w:rsidRDefault="005D7F2D" w:rsidP="005D7F2D">
      <w:pPr>
        <w:pStyle w:val="Alg4"/>
        <w:numPr>
          <w:ilvl w:val="0"/>
          <w:numId w:val="1078"/>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14:paraId="02144E18" w14:textId="77777777" w:rsidR="005D7F2D" w:rsidRDefault="005D7F2D" w:rsidP="005D7F2D">
      <w:pPr>
        <w:numPr>
          <w:ilvl w:val="0"/>
          <w:numId w:val="107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6004A4D1" w14:textId="77777777" w:rsidR="005D7F2D" w:rsidRDefault="005D7F2D" w:rsidP="005D7F2D">
      <w:pPr>
        <w:pStyle w:val="Alg4"/>
        <w:numPr>
          <w:ilvl w:val="0"/>
          <w:numId w:val="1078"/>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2D33C550" w14:textId="77777777" w:rsidR="005D7F2D" w:rsidRDefault="005D7F2D" w:rsidP="005D7F2D">
      <w:pPr>
        <w:pStyle w:val="Alg4"/>
        <w:numPr>
          <w:ilvl w:val="0"/>
          <w:numId w:val="1078"/>
        </w:numPr>
      </w:pPr>
      <w:r>
        <w:t xml:space="preserve">If </w:t>
      </w:r>
      <w:r>
        <w:rPr>
          <w:i/>
          <w:iCs/>
        </w:rPr>
        <w:t>flags</w:t>
      </w:r>
      <w:r>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t xml:space="preserve">, then return </w:t>
      </w:r>
      <w:r>
        <w:rPr>
          <w:b/>
          <w:bCs/>
        </w:rPr>
        <w:t>true</w:t>
      </w:r>
      <w:r>
        <w:t>.</w:t>
      </w:r>
    </w:p>
    <w:p w14:paraId="3625614F" w14:textId="77777777" w:rsidR="005D7F2D" w:rsidRPr="00E77497" w:rsidRDefault="005D7F2D" w:rsidP="005D7F2D">
      <w:pPr>
        <w:pStyle w:val="Alg4"/>
        <w:numPr>
          <w:ilvl w:val="0"/>
          <w:numId w:val="1078"/>
        </w:numPr>
        <w:spacing w:after="220"/>
      </w:pPr>
      <w:r>
        <w:t>Return</w:t>
      </w:r>
      <w:r>
        <w:rPr>
          <w:iCs/>
        </w:rPr>
        <w:t xml:space="preserve"> </w:t>
      </w:r>
      <w:r>
        <w:rPr>
          <w:b/>
          <w:bCs/>
          <w:iCs/>
        </w:rPr>
        <w:t>false</w:t>
      </w:r>
      <w:r>
        <w:t>.</w:t>
      </w:r>
    </w:p>
    <w:p w14:paraId="5312E5F8" w14:textId="77777777" w:rsidR="005D7F2D" w:rsidRPr="00E77497" w:rsidRDefault="005D7F2D" w:rsidP="005D7F2D">
      <w:pPr>
        <w:pStyle w:val="40"/>
      </w:pPr>
      <w:r>
        <w:t xml:space="preserve">get </w:t>
      </w:r>
      <w:r w:rsidRPr="00E77497">
        <w:t>RegExp.prototype.</w:t>
      </w:r>
      <w:r>
        <w:t>ignoreCase</w:t>
      </w:r>
      <w:r w:rsidRPr="00E77497">
        <w:t xml:space="preserve"> </w:t>
      </w:r>
    </w:p>
    <w:p w14:paraId="170D45DF" w14:textId="77777777"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ignoreCase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733E2944" w14:textId="77777777" w:rsidR="005D7F2D" w:rsidRPr="00E77497" w:rsidRDefault="005D7F2D" w:rsidP="005D7F2D">
      <w:pPr>
        <w:pStyle w:val="Alg4"/>
        <w:numPr>
          <w:ilvl w:val="0"/>
          <w:numId w:val="1345"/>
        </w:numPr>
      </w:pPr>
      <w:r w:rsidRPr="00E77497">
        <w:t xml:space="preserve">Let </w:t>
      </w:r>
      <w:r>
        <w:rPr>
          <w:i/>
        </w:rPr>
        <w:t>R</w:t>
      </w:r>
      <w:r w:rsidRPr="00E77497">
        <w:t xml:space="preserve"> be the</w:t>
      </w:r>
      <w:r>
        <w:t xml:space="preserve"> </w:t>
      </w:r>
      <w:r w:rsidRPr="00E77497">
        <w:rPr>
          <w:b/>
        </w:rPr>
        <w:t>this</w:t>
      </w:r>
      <w:r w:rsidRPr="00E77497">
        <w:t xml:space="preserve"> value.</w:t>
      </w:r>
    </w:p>
    <w:p w14:paraId="32C20AD1" w14:textId="77777777" w:rsidR="005D7F2D" w:rsidRPr="00E77497" w:rsidRDefault="005D7F2D" w:rsidP="005D7F2D">
      <w:pPr>
        <w:pStyle w:val="Alg4"/>
        <w:numPr>
          <w:ilvl w:val="0"/>
          <w:numId w:val="1345"/>
        </w:numPr>
      </w:pPr>
      <w:r>
        <w:t>If Type(</w:t>
      </w:r>
      <w:r>
        <w:rPr>
          <w:i/>
          <w:iCs/>
        </w:rPr>
        <w:t>R)</w:t>
      </w:r>
      <w:r>
        <w:t xml:space="preserve"> is not Object, then throw a </w:t>
      </w:r>
      <w:r w:rsidRPr="003F3BD9">
        <w:rPr>
          <w:b/>
        </w:rPr>
        <w:t>TypeError</w:t>
      </w:r>
      <w:r>
        <w:t xml:space="preserve"> exception.</w:t>
      </w:r>
    </w:p>
    <w:p w14:paraId="5925CA2B" w14:textId="77777777" w:rsidR="005D7F2D" w:rsidRDefault="005D7F2D" w:rsidP="005D7F2D">
      <w:pPr>
        <w:pStyle w:val="Alg4"/>
        <w:numPr>
          <w:ilvl w:val="0"/>
          <w:numId w:val="1345"/>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14:paraId="19C9B016" w14:textId="77777777" w:rsidR="005D7F2D" w:rsidRDefault="005D7F2D" w:rsidP="005D7F2D">
      <w:pPr>
        <w:numPr>
          <w:ilvl w:val="0"/>
          <w:numId w:val="1345"/>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6974F503" w14:textId="77777777" w:rsidR="005D7F2D" w:rsidRDefault="005D7F2D" w:rsidP="005D7F2D">
      <w:pPr>
        <w:pStyle w:val="Alg4"/>
        <w:numPr>
          <w:ilvl w:val="0"/>
          <w:numId w:val="1345"/>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46E856B2" w14:textId="77777777" w:rsidR="005D7F2D" w:rsidRDefault="005D7F2D" w:rsidP="005D7F2D">
      <w:pPr>
        <w:pStyle w:val="Alg4"/>
        <w:numPr>
          <w:ilvl w:val="0"/>
          <w:numId w:val="1345"/>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then return </w:t>
      </w:r>
      <w:r>
        <w:rPr>
          <w:b/>
          <w:bCs/>
        </w:rPr>
        <w:t>true</w:t>
      </w:r>
      <w:r>
        <w:t>.</w:t>
      </w:r>
    </w:p>
    <w:p w14:paraId="5A52C600" w14:textId="77777777" w:rsidR="005D7F2D" w:rsidRPr="00E77497" w:rsidRDefault="005D7F2D" w:rsidP="005D7F2D">
      <w:pPr>
        <w:pStyle w:val="Alg4"/>
        <w:numPr>
          <w:ilvl w:val="0"/>
          <w:numId w:val="1345"/>
        </w:numPr>
        <w:spacing w:after="220"/>
      </w:pPr>
      <w:r>
        <w:t>Return</w:t>
      </w:r>
      <w:r>
        <w:rPr>
          <w:iCs/>
        </w:rPr>
        <w:t xml:space="preserve"> </w:t>
      </w:r>
      <w:r>
        <w:rPr>
          <w:b/>
          <w:bCs/>
          <w:iCs/>
        </w:rPr>
        <w:t>false</w:t>
      </w:r>
      <w:r>
        <w:t>.</w:t>
      </w:r>
    </w:p>
    <w:p w14:paraId="3482D7F3" w14:textId="77777777" w:rsidR="003F1242" w:rsidRPr="00E77497" w:rsidRDefault="003F1242" w:rsidP="003F1242">
      <w:pPr>
        <w:pStyle w:val="40"/>
      </w:pPr>
      <w:r>
        <w:t>RegExp</w:t>
      </w:r>
      <w:r w:rsidRPr="00E77497">
        <w:t>.prototype.match (</w:t>
      </w:r>
      <w:r>
        <w:t>string</w:t>
      </w:r>
      <w:r w:rsidRPr="00E77497">
        <w:t>)</w:t>
      </w:r>
    </w:p>
    <w:p w14:paraId="1AA358FA" w14:textId="77777777" w:rsidR="003F1242" w:rsidRPr="00E77497" w:rsidRDefault="003F1242" w:rsidP="003F1242">
      <w:r w:rsidRPr="00E77497">
        <w:t xml:space="preserve">When the </w:t>
      </w:r>
      <w:r w:rsidRPr="00E77497">
        <w:rPr>
          <w:rFonts w:ascii="Courier New" w:hAnsi="Courier New"/>
          <w:b/>
        </w:rPr>
        <w:t>match</w:t>
      </w:r>
      <w:r w:rsidRPr="00E77497">
        <w:t xml:space="preserve"> method is called with argument </w:t>
      </w:r>
      <w:r>
        <w:rPr>
          <w:rFonts w:ascii="Times New Roman" w:hAnsi="Times New Roman"/>
          <w:i/>
        </w:rPr>
        <w:t>string</w:t>
      </w:r>
      <w:r w:rsidRPr="00E77497">
        <w:t>, the following steps are taken:</w:t>
      </w:r>
    </w:p>
    <w:p w14:paraId="07991E2E" w14:textId="77777777" w:rsidR="003F1242" w:rsidRPr="00E77497" w:rsidRDefault="003F1242" w:rsidP="003F1242">
      <w:pPr>
        <w:pStyle w:val="Alg4"/>
        <w:numPr>
          <w:ilvl w:val="0"/>
          <w:numId w:val="1364"/>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18277666" w14:textId="77777777" w:rsidR="003F1242" w:rsidRPr="00E77497" w:rsidRDefault="003F1242" w:rsidP="003F1242">
      <w:pPr>
        <w:pStyle w:val="Alg4"/>
        <w:numPr>
          <w:ilvl w:val="0"/>
          <w:numId w:val="1364"/>
        </w:numPr>
      </w:pPr>
      <w:r>
        <w:t>If Type(</w:t>
      </w:r>
      <w:r w:rsidRPr="00E77497">
        <w:rPr>
          <w:i/>
        </w:rPr>
        <w:t>rx</w:t>
      </w:r>
      <w:r>
        <w:rPr>
          <w:i/>
          <w:iCs/>
        </w:rPr>
        <w:t>)</w:t>
      </w:r>
      <w:r>
        <w:t xml:space="preserve"> is not Object, then throw a </w:t>
      </w:r>
      <w:r w:rsidRPr="003F3BD9">
        <w:rPr>
          <w:b/>
        </w:rPr>
        <w:t>TypeError</w:t>
      </w:r>
      <w:r>
        <w:t xml:space="preserve"> exception.</w:t>
      </w:r>
    </w:p>
    <w:p w14:paraId="3CF5D68F" w14:textId="77777777" w:rsidR="003F1242" w:rsidRDefault="003F1242" w:rsidP="003F1242">
      <w:pPr>
        <w:pStyle w:val="Alg4"/>
        <w:numPr>
          <w:ilvl w:val="0"/>
          <w:numId w:val="1364"/>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14:paraId="3E350BEF" w14:textId="77777777" w:rsidR="003F1242" w:rsidRDefault="003F1242" w:rsidP="003F1242">
      <w:pPr>
        <w:pStyle w:val="Alg4"/>
        <w:numPr>
          <w:ilvl w:val="0"/>
          <w:numId w:val="1364"/>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14179D74" w14:textId="77777777" w:rsidR="003F1242" w:rsidRDefault="003F1242" w:rsidP="003F1242">
      <w:pPr>
        <w:pStyle w:val="Alg4"/>
        <w:numPr>
          <w:ilvl w:val="0"/>
          <w:numId w:val="1364"/>
        </w:numPr>
      </w:pPr>
      <w:r w:rsidRPr="00E77497">
        <w:t xml:space="preserve">Let </w:t>
      </w:r>
      <w:r w:rsidRPr="00E77497">
        <w:rPr>
          <w:i/>
        </w:rPr>
        <w:t>S</w:t>
      </w:r>
      <w:r w:rsidRPr="00E77497">
        <w:t xml:space="preserve"> be the value of ToString(</w:t>
      </w:r>
      <w:r w:rsidRPr="00E77497">
        <w:rPr>
          <w:i/>
        </w:rPr>
        <w:t>string</w:t>
      </w:r>
      <w:r w:rsidRPr="00E77497">
        <w:t>)</w:t>
      </w:r>
    </w:p>
    <w:p w14:paraId="69002582" w14:textId="77777777" w:rsidR="003F1242" w:rsidRPr="00E77497" w:rsidRDefault="003F1242" w:rsidP="003F1242">
      <w:pPr>
        <w:pStyle w:val="Alg4"/>
        <w:numPr>
          <w:ilvl w:val="0"/>
          <w:numId w:val="1364"/>
        </w:numPr>
        <w:contextualSpacing/>
      </w:pPr>
      <w:r>
        <w:t>ReturnIfAbrupt(</w:t>
      </w:r>
      <w:r>
        <w:rPr>
          <w:i/>
        </w:rPr>
        <w:t>S</w:t>
      </w:r>
      <w:r>
        <w:t>).</w:t>
      </w:r>
    </w:p>
    <w:p w14:paraId="45ABD92C" w14:textId="77777777" w:rsidR="003F1242" w:rsidRPr="00E77497" w:rsidRDefault="003F1242" w:rsidP="003F1242">
      <w:pPr>
        <w:pStyle w:val="Alg4"/>
        <w:numPr>
          <w:ilvl w:val="0"/>
          <w:numId w:val="1364"/>
        </w:numPr>
      </w:pPr>
      <w:r w:rsidRPr="00E77497">
        <w:t xml:space="preserve">Let </w:t>
      </w:r>
      <w:r w:rsidRPr="00E77497">
        <w:rPr>
          <w:i/>
        </w:rPr>
        <w:t>global</w:t>
      </w:r>
      <w:r w:rsidRPr="00E77497">
        <w:t xml:space="preserve"> be the result of </w:t>
      </w:r>
      <w:r>
        <w:t>ToBoolean(</w:t>
      </w:r>
      <w:r w:rsidRPr="00E77497">
        <w:t>Get</w:t>
      </w:r>
      <w:r>
        <w:t>(</w:t>
      </w:r>
      <w:r w:rsidRPr="00E77497">
        <w:rPr>
          <w:i/>
        </w:rPr>
        <w:t>rx</w:t>
      </w:r>
      <w:r>
        <w:t>,</w:t>
      </w:r>
      <w:r w:rsidRPr="00E77497">
        <w:t xml:space="preserve"> </w:t>
      </w:r>
      <w:r w:rsidRPr="00E77497">
        <w:rPr>
          <w:rFonts w:ascii="Courier New" w:hAnsi="Courier New"/>
          <w:b/>
        </w:rPr>
        <w:t>"global"</w:t>
      </w:r>
      <w:r w:rsidRPr="00844B9F">
        <w:rPr>
          <w:bCs/>
        </w:rPr>
        <w:t>)</w:t>
      </w:r>
      <w:r>
        <w:rPr>
          <w:bCs/>
        </w:rPr>
        <w:t>)</w:t>
      </w:r>
      <w:r w:rsidRPr="00E77497">
        <w:t>.</w:t>
      </w:r>
    </w:p>
    <w:p w14:paraId="6CB74ADE" w14:textId="77777777" w:rsidR="003F1242" w:rsidRPr="00E77497" w:rsidRDefault="003F1242" w:rsidP="003F1242">
      <w:pPr>
        <w:pStyle w:val="Alg4"/>
        <w:numPr>
          <w:ilvl w:val="0"/>
          <w:numId w:val="1364"/>
        </w:numPr>
        <w:contextualSpacing/>
      </w:pPr>
      <w:r>
        <w:t>ReturnIfAbrupt(</w:t>
      </w:r>
      <w:r>
        <w:rPr>
          <w:i/>
        </w:rPr>
        <w:t>global</w:t>
      </w:r>
      <w:r>
        <w:t>).</w:t>
      </w:r>
    </w:p>
    <w:p w14:paraId="4EC01757" w14:textId="77777777" w:rsidR="003F1242" w:rsidRPr="00E77497" w:rsidRDefault="003F1242" w:rsidP="003F1242">
      <w:pPr>
        <w:pStyle w:val="Alg4"/>
        <w:numPr>
          <w:ilvl w:val="0"/>
          <w:numId w:val="1364"/>
        </w:numPr>
      </w:pPr>
      <w:r w:rsidRPr="00E77497">
        <w:t xml:space="preserve">If </w:t>
      </w:r>
      <w:r w:rsidRPr="00E77497">
        <w:rPr>
          <w:i/>
        </w:rPr>
        <w:t>global</w:t>
      </w:r>
      <w:r w:rsidRPr="00E77497">
        <w:t xml:space="preserve"> is not </w:t>
      </w:r>
      <w:r w:rsidRPr="00E77497">
        <w:rPr>
          <w:b/>
        </w:rPr>
        <w:t>true</w:t>
      </w:r>
      <w:r w:rsidRPr="00E77497">
        <w:t>, then</w:t>
      </w:r>
    </w:p>
    <w:p w14:paraId="3A4C45A3" w14:textId="77777777" w:rsidR="003F1242" w:rsidRPr="00E77497" w:rsidRDefault="003F1242" w:rsidP="003F1242">
      <w:pPr>
        <w:pStyle w:val="Alg4"/>
        <w:numPr>
          <w:ilvl w:val="1"/>
          <w:numId w:val="1364"/>
        </w:numPr>
      </w:pPr>
      <w:r w:rsidRPr="00E77497">
        <w:t xml:space="preserve">Return the result of calling the </w:t>
      </w:r>
      <w:r>
        <w:t>abstract operation RegExpExec</w:t>
      </w:r>
      <w:r w:rsidRPr="00E77497">
        <w:t xml:space="preserve"> (see </w:t>
      </w:r>
      <w:r w:rsidR="006A3D7C">
        <w:fldChar w:fldCharType="begin"/>
      </w:r>
      <w:r w:rsidR="006A3D7C">
        <w:instrText xml:space="preserve"> REF _Ref366079704 \r \h </w:instrText>
      </w:r>
      <w:r w:rsidR="006A3D7C">
        <w:fldChar w:fldCharType="separate"/>
      </w:r>
      <w:r w:rsidR="00083CEC">
        <w:t>21.2.5.2</w:t>
      </w:r>
      <w:r w:rsidR="006A3D7C">
        <w:fldChar w:fldCharType="end"/>
      </w:r>
      <w:r w:rsidRPr="00E77497">
        <w:t>)</w:t>
      </w:r>
      <w:r>
        <w:t xml:space="preserve"> </w:t>
      </w:r>
      <w:r w:rsidRPr="00E77497">
        <w:t>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14:paraId="1B1860AC" w14:textId="77777777" w:rsidR="003F1242" w:rsidRPr="00E77497" w:rsidRDefault="003F1242" w:rsidP="003F1242">
      <w:pPr>
        <w:pStyle w:val="Alg4"/>
        <w:numPr>
          <w:ilvl w:val="0"/>
          <w:numId w:val="1364"/>
        </w:numPr>
      </w:pPr>
      <w:r w:rsidRPr="00E77497">
        <w:t xml:space="preserve">Else </w:t>
      </w:r>
      <w:r w:rsidRPr="00E77497">
        <w:rPr>
          <w:i/>
        </w:rPr>
        <w:t>global</w:t>
      </w:r>
      <w:r w:rsidRPr="00E77497">
        <w:t xml:space="preserve"> is </w:t>
      </w:r>
      <w:r w:rsidRPr="00E77497">
        <w:rPr>
          <w:b/>
        </w:rPr>
        <w:t>true</w:t>
      </w:r>
      <w:r w:rsidRPr="00E77497">
        <w:t>,</w:t>
      </w:r>
    </w:p>
    <w:p w14:paraId="114173E3" w14:textId="77777777" w:rsidR="003F1242" w:rsidRPr="00E77497" w:rsidRDefault="003F1242" w:rsidP="003F1242">
      <w:pPr>
        <w:pStyle w:val="Alg4"/>
        <w:numPr>
          <w:ilvl w:val="1"/>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 xml:space="preserve">, </w:t>
      </w:r>
      <w:r w:rsidRPr="00E77497">
        <w:t>0</w:t>
      </w:r>
      <w:r>
        <w:t xml:space="preserve">, </w:t>
      </w:r>
      <w:r w:rsidRPr="00BC2562">
        <w:rPr>
          <w:b/>
        </w:rPr>
        <w:t>true</w:t>
      </w:r>
      <w:r w:rsidRPr="00BD4490">
        <w:rPr>
          <w:bCs/>
        </w:rPr>
        <w:t>)</w:t>
      </w:r>
      <w:r w:rsidRPr="00E77497">
        <w:t>.</w:t>
      </w:r>
    </w:p>
    <w:p w14:paraId="1707974C" w14:textId="77777777" w:rsidR="003F1242" w:rsidRDefault="003F1242" w:rsidP="003F1242">
      <w:pPr>
        <w:pStyle w:val="Alg4"/>
        <w:numPr>
          <w:ilvl w:val="1"/>
          <w:numId w:val="1364"/>
        </w:numPr>
      </w:pPr>
      <w:r>
        <w:t>ReturnIfAbrupt(</w:t>
      </w:r>
      <w:r>
        <w:rPr>
          <w:i/>
        </w:rPr>
        <w:t>putStatus</w:t>
      </w:r>
      <w:r>
        <w:t>).</w:t>
      </w:r>
    </w:p>
    <w:p w14:paraId="1943EB32" w14:textId="77777777" w:rsidR="003F1242" w:rsidRPr="00E77497" w:rsidRDefault="003F1242" w:rsidP="003F1242">
      <w:pPr>
        <w:pStyle w:val="Alg4"/>
        <w:numPr>
          <w:ilvl w:val="1"/>
          <w:numId w:val="1364"/>
        </w:numPr>
      </w:pPr>
      <w:r w:rsidRPr="00E77497">
        <w:t xml:space="preserve">Let </w:t>
      </w:r>
      <w:r w:rsidRPr="00E77497">
        <w:rPr>
          <w:i/>
        </w:rPr>
        <w:t>A</w:t>
      </w:r>
      <w:r w:rsidRPr="00E77497">
        <w:t xml:space="preserve"> be </w:t>
      </w:r>
      <w:r>
        <w:t>the result of the abstract operation ArrayCreate with argument 0</w:t>
      </w:r>
      <w:r w:rsidRPr="00E77497">
        <w:t>.</w:t>
      </w:r>
    </w:p>
    <w:p w14:paraId="5DA2938F" w14:textId="77777777" w:rsidR="003F1242" w:rsidRPr="00E77497" w:rsidRDefault="003F1242" w:rsidP="003F1242">
      <w:pPr>
        <w:pStyle w:val="Alg4"/>
        <w:numPr>
          <w:ilvl w:val="1"/>
          <w:numId w:val="1364"/>
        </w:numPr>
      </w:pPr>
      <w:r w:rsidRPr="00E77497">
        <w:t xml:space="preserve">Let </w:t>
      </w:r>
      <w:r w:rsidRPr="00E77497">
        <w:rPr>
          <w:i/>
        </w:rPr>
        <w:t>previousLastIndex</w:t>
      </w:r>
      <w:r w:rsidRPr="00E77497">
        <w:t xml:space="preserve"> be 0.</w:t>
      </w:r>
    </w:p>
    <w:p w14:paraId="4103D035" w14:textId="77777777" w:rsidR="003F1242" w:rsidRPr="00E77497" w:rsidRDefault="003F1242" w:rsidP="003F1242">
      <w:pPr>
        <w:pStyle w:val="Alg4"/>
        <w:numPr>
          <w:ilvl w:val="1"/>
          <w:numId w:val="1364"/>
        </w:numPr>
      </w:pPr>
      <w:r w:rsidRPr="00E77497">
        <w:t xml:space="preserve">Let </w:t>
      </w:r>
      <w:r w:rsidRPr="00E77497">
        <w:rPr>
          <w:i/>
        </w:rPr>
        <w:t>n</w:t>
      </w:r>
      <w:r w:rsidRPr="00E77497">
        <w:t xml:space="preserve"> be 0.</w:t>
      </w:r>
    </w:p>
    <w:p w14:paraId="4A575360" w14:textId="77777777" w:rsidR="003F1242" w:rsidRPr="00E77497" w:rsidRDefault="003F1242" w:rsidP="003F1242">
      <w:pPr>
        <w:pStyle w:val="Alg4"/>
        <w:numPr>
          <w:ilvl w:val="1"/>
          <w:numId w:val="1364"/>
        </w:numPr>
      </w:pPr>
      <w:r w:rsidRPr="00E77497">
        <w:t xml:space="preserve">Let </w:t>
      </w:r>
      <w:r w:rsidRPr="00E77497">
        <w:rPr>
          <w:i/>
        </w:rPr>
        <w:t>lastMatch</w:t>
      </w:r>
      <w:r w:rsidRPr="00E77497">
        <w:t xml:space="preserve"> be </w:t>
      </w:r>
      <w:r w:rsidRPr="00E77497">
        <w:rPr>
          <w:b/>
        </w:rPr>
        <w:t>true</w:t>
      </w:r>
      <w:r w:rsidRPr="00E77497">
        <w:t>.</w:t>
      </w:r>
    </w:p>
    <w:p w14:paraId="132666B7" w14:textId="77777777" w:rsidR="003F1242" w:rsidRPr="00E77497" w:rsidRDefault="003F1242" w:rsidP="003F1242">
      <w:pPr>
        <w:pStyle w:val="Alg4"/>
        <w:numPr>
          <w:ilvl w:val="1"/>
          <w:numId w:val="1364"/>
        </w:numPr>
      </w:pPr>
      <w:r w:rsidRPr="00E77497">
        <w:t xml:space="preserve">Repeat, while </w:t>
      </w:r>
      <w:r w:rsidRPr="00E77497">
        <w:rPr>
          <w:i/>
        </w:rPr>
        <w:t>lastMatch</w:t>
      </w:r>
      <w:r w:rsidRPr="00E77497">
        <w:t xml:space="preserve"> is </w:t>
      </w:r>
      <w:r w:rsidRPr="00E77497">
        <w:rPr>
          <w:b/>
        </w:rPr>
        <w:t>true</w:t>
      </w:r>
    </w:p>
    <w:p w14:paraId="433F2FFB" w14:textId="77777777" w:rsidR="003F1242" w:rsidRPr="00E77497" w:rsidRDefault="003F1242" w:rsidP="003F1242">
      <w:pPr>
        <w:pStyle w:val="Alg4"/>
        <w:numPr>
          <w:ilvl w:val="2"/>
          <w:numId w:val="1364"/>
        </w:numPr>
      </w:pPr>
      <w:r w:rsidRPr="00E77497">
        <w:t xml:space="preserve">Let </w:t>
      </w:r>
      <w:r w:rsidRPr="00E77497">
        <w:rPr>
          <w:i/>
        </w:rPr>
        <w:t>result</w:t>
      </w:r>
      <w:r w:rsidRPr="00E77497">
        <w:t xml:space="preserve"> be the result of the </w:t>
      </w:r>
      <w:r>
        <w:t>abstract operation RegExpExec</w:t>
      </w:r>
      <w:r w:rsidRPr="00E77497">
        <w:t xml:space="preserve"> 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14:paraId="6A207E2F" w14:textId="77777777" w:rsidR="003F1242" w:rsidRDefault="003F1242" w:rsidP="003F1242">
      <w:pPr>
        <w:pStyle w:val="Alg4"/>
        <w:numPr>
          <w:ilvl w:val="2"/>
          <w:numId w:val="1364"/>
        </w:numPr>
      </w:pPr>
      <w:r>
        <w:t>ReturnIfAbrupt(</w:t>
      </w:r>
      <w:r>
        <w:rPr>
          <w:i/>
        </w:rPr>
        <w:t>result</w:t>
      </w:r>
      <w:r>
        <w:t>).</w:t>
      </w:r>
    </w:p>
    <w:p w14:paraId="7B95AE48" w14:textId="77777777" w:rsidR="003F1242" w:rsidRPr="00E77497" w:rsidRDefault="003F1242" w:rsidP="003F1242">
      <w:pPr>
        <w:pStyle w:val="Alg4"/>
        <w:numPr>
          <w:ilvl w:val="2"/>
          <w:numId w:val="1364"/>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384BFEDC" w14:textId="77777777" w:rsidR="003F1242" w:rsidRPr="00E77497" w:rsidRDefault="003F1242" w:rsidP="003F1242">
      <w:pPr>
        <w:pStyle w:val="Alg4"/>
        <w:numPr>
          <w:ilvl w:val="2"/>
          <w:numId w:val="1364"/>
        </w:numPr>
        <w:rPr>
          <w:b/>
        </w:rPr>
      </w:pPr>
      <w:r w:rsidRPr="00E77497">
        <w:t xml:space="preserve">Else </w:t>
      </w:r>
      <w:r w:rsidRPr="00E77497">
        <w:rPr>
          <w:i/>
        </w:rPr>
        <w:t>result</w:t>
      </w:r>
      <w:r w:rsidRPr="00E77497">
        <w:t xml:space="preserve"> is not </w:t>
      </w:r>
      <w:r w:rsidRPr="00E77497">
        <w:rPr>
          <w:b/>
        </w:rPr>
        <w:t>null</w:t>
      </w:r>
      <w:r w:rsidRPr="00E77497">
        <w:t>,</w:t>
      </w:r>
    </w:p>
    <w:p w14:paraId="567D1DC1" w14:textId="77777777" w:rsidR="003F1242" w:rsidRPr="00E77497" w:rsidRDefault="003F1242" w:rsidP="003F1242">
      <w:pPr>
        <w:pStyle w:val="Alg4"/>
        <w:numPr>
          <w:ilvl w:val="3"/>
          <w:numId w:val="1364"/>
        </w:numPr>
      </w:pPr>
      <w:r w:rsidRPr="00E77497">
        <w:t xml:space="preserve">Let </w:t>
      </w:r>
      <w:r w:rsidRPr="00E77497">
        <w:rPr>
          <w:i/>
        </w:rPr>
        <w:t>thisIndex</w:t>
      </w:r>
      <w:r w:rsidRPr="00E77497">
        <w:t xml:space="preserve">  be the result of </w:t>
      </w:r>
      <w:r>
        <w:t>ToInteger(</w:t>
      </w:r>
      <w:r w:rsidRPr="00E77497">
        <w:t>Get</w:t>
      </w:r>
      <w:r>
        <w:t>(</w:t>
      </w:r>
      <w:r w:rsidRPr="00E77497">
        <w:rPr>
          <w:i/>
        </w:rPr>
        <w:t>rx</w:t>
      </w:r>
      <w:r>
        <w:t>,</w:t>
      </w:r>
      <w:r w:rsidRPr="00E77497">
        <w:t xml:space="preserve"> </w:t>
      </w:r>
      <w:r w:rsidRPr="00E77497">
        <w:rPr>
          <w:rFonts w:ascii="Courier New" w:hAnsi="Courier New"/>
          <w:b/>
        </w:rPr>
        <w:t>"lastIndex"</w:t>
      </w:r>
      <w:r w:rsidRPr="00844B9F">
        <w:rPr>
          <w:bCs/>
        </w:rPr>
        <w:t>)</w:t>
      </w:r>
      <w:r>
        <w:rPr>
          <w:bCs/>
        </w:rPr>
        <w:t>)</w:t>
      </w:r>
      <w:r w:rsidRPr="00E77497">
        <w:t>.</w:t>
      </w:r>
    </w:p>
    <w:p w14:paraId="18EB5B2B" w14:textId="77777777" w:rsidR="003F1242" w:rsidRDefault="003F1242" w:rsidP="003F1242">
      <w:pPr>
        <w:pStyle w:val="Alg4"/>
        <w:numPr>
          <w:ilvl w:val="3"/>
          <w:numId w:val="1364"/>
        </w:numPr>
      </w:pPr>
      <w:r>
        <w:t>ReturnIfAbrupt(</w:t>
      </w:r>
      <w:r w:rsidRPr="00E77497">
        <w:rPr>
          <w:i/>
        </w:rPr>
        <w:t>thisIndex</w:t>
      </w:r>
      <w:r>
        <w:t>).</w:t>
      </w:r>
    </w:p>
    <w:p w14:paraId="1815433C" w14:textId="77777777" w:rsidR="003F1242" w:rsidRPr="00E77497" w:rsidRDefault="003F1242" w:rsidP="003F1242">
      <w:pPr>
        <w:pStyle w:val="Alg4"/>
        <w:numPr>
          <w:ilvl w:val="3"/>
          <w:numId w:val="1364"/>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02C11AA2" w14:textId="77777777" w:rsidR="003F1242" w:rsidRPr="00E77497" w:rsidRDefault="003F1242" w:rsidP="003F1242">
      <w:pPr>
        <w:pStyle w:val="Alg4"/>
        <w:numPr>
          <w:ilvl w:val="4"/>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w:t>
      </w:r>
      <w:r w:rsidRPr="00E77497">
        <w:t xml:space="preserve"> </w:t>
      </w:r>
      <w:r w:rsidRPr="00E77497">
        <w:rPr>
          <w:i/>
        </w:rPr>
        <w:t>thisIndex</w:t>
      </w:r>
      <w:r w:rsidRPr="00E77497">
        <w:t>+1</w:t>
      </w:r>
      <w:r>
        <w:t xml:space="preserve">, </w:t>
      </w:r>
      <w:r w:rsidRPr="00253B6F">
        <w:rPr>
          <w:b/>
        </w:rPr>
        <w:t>true</w:t>
      </w:r>
      <w:r>
        <w:rPr>
          <w:bCs/>
        </w:rPr>
        <w:t>)</w:t>
      </w:r>
      <w:r w:rsidRPr="00E77497">
        <w:t>.</w:t>
      </w:r>
    </w:p>
    <w:p w14:paraId="4527776B" w14:textId="77777777" w:rsidR="003F1242" w:rsidRDefault="003F1242" w:rsidP="003F1242">
      <w:pPr>
        <w:pStyle w:val="Alg4"/>
        <w:numPr>
          <w:ilvl w:val="4"/>
          <w:numId w:val="1364"/>
        </w:numPr>
      </w:pPr>
      <w:r>
        <w:t>ReturnIfAbrupt(</w:t>
      </w:r>
      <w:r>
        <w:rPr>
          <w:i/>
        </w:rPr>
        <w:t>putStatus</w:t>
      </w:r>
      <w:r>
        <w:t>).</w:t>
      </w:r>
    </w:p>
    <w:p w14:paraId="161D110D" w14:textId="77777777" w:rsidR="003F1242" w:rsidRPr="00E77497" w:rsidRDefault="003F1242" w:rsidP="003F1242">
      <w:pPr>
        <w:pStyle w:val="Alg4"/>
        <w:numPr>
          <w:ilvl w:val="4"/>
          <w:numId w:val="1364"/>
        </w:numPr>
      </w:pPr>
      <w:r w:rsidRPr="00E77497">
        <w:t xml:space="preserve">Set </w:t>
      </w:r>
      <w:r w:rsidRPr="00E77497">
        <w:rPr>
          <w:i/>
        </w:rPr>
        <w:t>previousLastIndex</w:t>
      </w:r>
      <w:r w:rsidRPr="00E77497">
        <w:t xml:space="preserve"> to </w:t>
      </w:r>
      <w:r w:rsidRPr="00E77497">
        <w:rPr>
          <w:i/>
        </w:rPr>
        <w:t>thisIndex</w:t>
      </w:r>
      <w:r w:rsidRPr="00E77497">
        <w:t>+1.</w:t>
      </w:r>
    </w:p>
    <w:p w14:paraId="7423EDA5" w14:textId="77777777" w:rsidR="003F1242" w:rsidRDefault="003F1242" w:rsidP="003F1242">
      <w:pPr>
        <w:pStyle w:val="Alg4"/>
        <w:numPr>
          <w:ilvl w:val="3"/>
          <w:numId w:val="1364"/>
        </w:numPr>
      </w:pPr>
      <w:r w:rsidRPr="00E77497">
        <w:t>Else,</w:t>
      </w:r>
    </w:p>
    <w:p w14:paraId="2160CF8D" w14:textId="77777777" w:rsidR="003F1242" w:rsidRPr="00E77497" w:rsidRDefault="003F1242" w:rsidP="003F1242">
      <w:pPr>
        <w:pStyle w:val="Alg4"/>
        <w:numPr>
          <w:ilvl w:val="4"/>
          <w:numId w:val="1364"/>
        </w:numPr>
      </w:pPr>
      <w:r>
        <w:t>S</w:t>
      </w:r>
      <w:r w:rsidRPr="00E77497">
        <w:t xml:space="preserve">et </w:t>
      </w:r>
      <w:r w:rsidRPr="00E77497">
        <w:rPr>
          <w:i/>
        </w:rPr>
        <w:t>previousLastIndex</w:t>
      </w:r>
      <w:r w:rsidRPr="00E77497">
        <w:t xml:space="preserve"> to </w:t>
      </w:r>
      <w:r w:rsidRPr="00E77497">
        <w:rPr>
          <w:i/>
        </w:rPr>
        <w:t>thisIndex</w:t>
      </w:r>
      <w:r w:rsidRPr="00E77497">
        <w:t>.</w:t>
      </w:r>
    </w:p>
    <w:p w14:paraId="1A070A66" w14:textId="77777777" w:rsidR="003F1242" w:rsidRPr="00E77497" w:rsidRDefault="003F1242" w:rsidP="003F1242">
      <w:pPr>
        <w:pStyle w:val="Alg4"/>
        <w:numPr>
          <w:ilvl w:val="3"/>
          <w:numId w:val="1364"/>
        </w:numPr>
      </w:pPr>
      <w:r w:rsidRPr="00E77497">
        <w:t xml:space="preserve">Let </w:t>
      </w:r>
      <w:r w:rsidRPr="00E77497">
        <w:rPr>
          <w:i/>
        </w:rPr>
        <w:t>matchStr</w:t>
      </w:r>
      <w:r w:rsidRPr="00E77497">
        <w:t xml:space="preserve"> be the result of Get</w:t>
      </w:r>
      <w:r>
        <w:t>(</w:t>
      </w:r>
      <w:r w:rsidRPr="00E77497">
        <w:rPr>
          <w:i/>
        </w:rPr>
        <w:t>result</w:t>
      </w:r>
      <w:r>
        <w:t>,</w:t>
      </w:r>
      <w:r w:rsidRPr="00E77497">
        <w:t xml:space="preserve"> </w:t>
      </w:r>
      <w:r w:rsidRPr="00E77497">
        <w:rPr>
          <w:rFonts w:ascii="Courier New" w:hAnsi="Courier New"/>
          <w:b/>
        </w:rPr>
        <w:t>"0"</w:t>
      </w:r>
      <w:r w:rsidRPr="00844B9F">
        <w:rPr>
          <w:bCs/>
        </w:rPr>
        <w:t>)</w:t>
      </w:r>
      <w:r w:rsidRPr="00E77497">
        <w:t>.</w:t>
      </w:r>
    </w:p>
    <w:p w14:paraId="1B26AB0C" w14:textId="77777777" w:rsidR="003F1242" w:rsidRPr="00E77497" w:rsidRDefault="003F1242" w:rsidP="003F1242">
      <w:pPr>
        <w:pStyle w:val="Alg4"/>
        <w:numPr>
          <w:ilvl w:val="3"/>
          <w:numId w:val="1364"/>
        </w:numPr>
      </w:pPr>
      <w:r>
        <w:t xml:space="preserve">Let </w:t>
      </w:r>
      <w:r>
        <w:rPr>
          <w:i/>
          <w:iCs/>
        </w:rPr>
        <w:t>defineStatus</w:t>
      </w:r>
      <w:r>
        <w:t xml:space="preserve"> be the result of </w:t>
      </w:r>
      <w:r w:rsidRPr="00E77497">
        <w:t>DefineProperty</w:t>
      </w:r>
      <w:r>
        <w:t>OrThrow(</w:t>
      </w:r>
      <w:r w:rsidRPr="00E77497">
        <w:rPr>
          <w:i/>
        </w:rPr>
        <w:t>A</w:t>
      </w:r>
      <w:r>
        <w:rPr>
          <w:iCs/>
        </w:rPr>
        <w:t>,</w:t>
      </w:r>
      <w:r w:rsidRPr="00E77497">
        <w:t xml:space="preserve"> ToString(</w:t>
      </w:r>
      <w:r w:rsidRPr="00E77497">
        <w:rPr>
          <w:i/>
        </w:rPr>
        <w:t>n</w:t>
      </w:r>
      <w:r w:rsidRPr="00E77497">
        <w:t>)</w:t>
      </w:r>
      <w:r>
        <w:t xml:space="preserve">, </w:t>
      </w:r>
      <w:r w:rsidRPr="00E77497">
        <w:t xml:space="preserve">Property Descriptor {[[Value]]: </w:t>
      </w:r>
      <w:r w:rsidRPr="00E77497">
        <w:rPr>
          <w:i/>
        </w:rPr>
        <w:t>matchStr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14:paraId="357CA37B" w14:textId="77777777" w:rsidR="003F1242" w:rsidRDefault="003F1242" w:rsidP="003F1242">
      <w:pPr>
        <w:pStyle w:val="Alg4"/>
        <w:numPr>
          <w:ilvl w:val="3"/>
          <w:numId w:val="1364"/>
        </w:numPr>
      </w:pPr>
      <w:r>
        <w:t>ReturnIfAbrupt(</w:t>
      </w:r>
      <w:r>
        <w:rPr>
          <w:i/>
        </w:rPr>
        <w:t>defineStatus</w:t>
      </w:r>
      <w:r>
        <w:t>).</w:t>
      </w:r>
    </w:p>
    <w:p w14:paraId="09988166" w14:textId="77777777" w:rsidR="003F1242" w:rsidRPr="00E77497" w:rsidRDefault="003F1242" w:rsidP="003F1242">
      <w:pPr>
        <w:pStyle w:val="Alg4"/>
        <w:numPr>
          <w:ilvl w:val="3"/>
          <w:numId w:val="1364"/>
        </w:numPr>
      </w:pPr>
      <w:r w:rsidRPr="00E77497">
        <w:t xml:space="preserve">Increment </w:t>
      </w:r>
      <w:r w:rsidRPr="00E77497">
        <w:rPr>
          <w:i/>
        </w:rPr>
        <w:t>n</w:t>
      </w:r>
      <w:r w:rsidRPr="00E77497">
        <w:t>.</w:t>
      </w:r>
    </w:p>
    <w:p w14:paraId="3AA8E61E" w14:textId="77777777" w:rsidR="003F1242" w:rsidRPr="00E77497" w:rsidRDefault="003F1242" w:rsidP="003F1242">
      <w:pPr>
        <w:pStyle w:val="Alg4"/>
        <w:numPr>
          <w:ilvl w:val="1"/>
          <w:numId w:val="1364"/>
        </w:numPr>
      </w:pPr>
      <w:r w:rsidRPr="00E77497">
        <w:t xml:space="preserve">If </w:t>
      </w:r>
      <w:r w:rsidRPr="00E77497">
        <w:rPr>
          <w:i/>
        </w:rPr>
        <w:t>n</w:t>
      </w:r>
      <w:r w:rsidRPr="00E77497">
        <w:t xml:space="preserve"> = 0, then return </w:t>
      </w:r>
      <w:r w:rsidRPr="00E77497">
        <w:rPr>
          <w:b/>
        </w:rPr>
        <w:t>null</w:t>
      </w:r>
      <w:r w:rsidRPr="00E77497">
        <w:t>.</w:t>
      </w:r>
    </w:p>
    <w:p w14:paraId="7C90F259" w14:textId="77777777" w:rsidR="003F1242" w:rsidRPr="00E77497" w:rsidRDefault="003F1242" w:rsidP="003F1242">
      <w:pPr>
        <w:pStyle w:val="Alg4"/>
        <w:numPr>
          <w:ilvl w:val="1"/>
          <w:numId w:val="1364"/>
        </w:numPr>
        <w:spacing w:after="220"/>
      </w:pPr>
      <w:r w:rsidRPr="00E77497">
        <w:t xml:space="preserve">Return </w:t>
      </w:r>
      <w:r w:rsidRPr="00E77497">
        <w:rPr>
          <w:i/>
        </w:rPr>
        <w:t>A</w:t>
      </w:r>
      <w:r w:rsidRPr="00E77497">
        <w:t>.</w:t>
      </w:r>
    </w:p>
    <w:p w14:paraId="5FAE3E49" w14:textId="77777777" w:rsidR="005D7F2D" w:rsidRPr="00E77497" w:rsidRDefault="005D7F2D" w:rsidP="005D7F2D">
      <w:pPr>
        <w:pStyle w:val="40"/>
      </w:pPr>
      <w:r>
        <w:t xml:space="preserve">get </w:t>
      </w:r>
      <w:r w:rsidRPr="00E77497">
        <w:t>RegExp.prototype.</w:t>
      </w:r>
      <w:r>
        <w:t>multiline</w:t>
      </w:r>
      <w:r w:rsidRPr="00E77497">
        <w:t xml:space="preserve"> </w:t>
      </w:r>
    </w:p>
    <w:p w14:paraId="3A985D66" w14:textId="77777777"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multiline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0243D498" w14:textId="77777777" w:rsidR="005D7F2D" w:rsidRPr="00E77497" w:rsidRDefault="005D7F2D" w:rsidP="005D7F2D">
      <w:pPr>
        <w:pStyle w:val="Alg4"/>
        <w:numPr>
          <w:ilvl w:val="0"/>
          <w:numId w:val="1346"/>
        </w:numPr>
      </w:pPr>
      <w:r w:rsidRPr="00E77497">
        <w:t xml:space="preserve">Let </w:t>
      </w:r>
      <w:r>
        <w:rPr>
          <w:i/>
        </w:rPr>
        <w:t>R</w:t>
      </w:r>
      <w:r w:rsidRPr="00E77497">
        <w:t xml:space="preserve"> be the</w:t>
      </w:r>
      <w:r>
        <w:t xml:space="preserve"> </w:t>
      </w:r>
      <w:r w:rsidRPr="00E77497">
        <w:rPr>
          <w:b/>
        </w:rPr>
        <w:t>this</w:t>
      </w:r>
      <w:r w:rsidRPr="00E77497">
        <w:t xml:space="preserve"> value.</w:t>
      </w:r>
    </w:p>
    <w:p w14:paraId="7F3F8A14" w14:textId="77777777" w:rsidR="005D7F2D" w:rsidRPr="00E77497" w:rsidRDefault="005D7F2D" w:rsidP="005D7F2D">
      <w:pPr>
        <w:pStyle w:val="Alg4"/>
        <w:numPr>
          <w:ilvl w:val="0"/>
          <w:numId w:val="1346"/>
        </w:numPr>
      </w:pPr>
      <w:r>
        <w:t>If Type(</w:t>
      </w:r>
      <w:r>
        <w:rPr>
          <w:i/>
          <w:iCs/>
        </w:rPr>
        <w:t>R)</w:t>
      </w:r>
      <w:r>
        <w:t xml:space="preserve"> is not Object, then throw a </w:t>
      </w:r>
      <w:r w:rsidRPr="003F3BD9">
        <w:rPr>
          <w:b/>
        </w:rPr>
        <w:t>TypeError</w:t>
      </w:r>
      <w:r>
        <w:t xml:space="preserve"> exception.</w:t>
      </w:r>
    </w:p>
    <w:p w14:paraId="43A130AE" w14:textId="77777777" w:rsidR="005D7F2D" w:rsidRDefault="005D7F2D" w:rsidP="005D7F2D">
      <w:pPr>
        <w:pStyle w:val="Alg4"/>
        <w:numPr>
          <w:ilvl w:val="0"/>
          <w:numId w:val="1346"/>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14:paraId="19D56718" w14:textId="77777777" w:rsidR="005D7F2D" w:rsidRDefault="005D7F2D" w:rsidP="005D7F2D">
      <w:pPr>
        <w:numPr>
          <w:ilvl w:val="0"/>
          <w:numId w:val="1346"/>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2AE0BC11" w14:textId="77777777" w:rsidR="005D7F2D" w:rsidRDefault="005D7F2D" w:rsidP="005D7F2D">
      <w:pPr>
        <w:pStyle w:val="Alg4"/>
        <w:numPr>
          <w:ilvl w:val="0"/>
          <w:numId w:val="1346"/>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0A9BA26F" w14:textId="77777777" w:rsidR="005D7F2D" w:rsidRDefault="005D7F2D" w:rsidP="005D7F2D">
      <w:pPr>
        <w:pStyle w:val="Alg4"/>
        <w:numPr>
          <w:ilvl w:val="0"/>
          <w:numId w:val="1346"/>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then return </w:t>
      </w:r>
      <w:r>
        <w:rPr>
          <w:b/>
          <w:bCs/>
        </w:rPr>
        <w:t>true</w:t>
      </w:r>
      <w:r>
        <w:t>.</w:t>
      </w:r>
    </w:p>
    <w:p w14:paraId="0FB33007" w14:textId="77777777" w:rsidR="005D7F2D" w:rsidRPr="00E77497" w:rsidRDefault="005D7F2D" w:rsidP="005D7F2D">
      <w:pPr>
        <w:pStyle w:val="Alg4"/>
        <w:numPr>
          <w:ilvl w:val="0"/>
          <w:numId w:val="1346"/>
        </w:numPr>
        <w:spacing w:after="220"/>
      </w:pPr>
      <w:r>
        <w:t>Return</w:t>
      </w:r>
      <w:r>
        <w:rPr>
          <w:iCs/>
        </w:rPr>
        <w:t xml:space="preserve"> </w:t>
      </w:r>
      <w:r>
        <w:rPr>
          <w:b/>
          <w:bCs/>
          <w:iCs/>
        </w:rPr>
        <w:t>false</w:t>
      </w:r>
      <w:r>
        <w:t>.</w:t>
      </w:r>
    </w:p>
    <w:p w14:paraId="68463CC1" w14:textId="77777777" w:rsidR="003F1242" w:rsidRPr="00E77497" w:rsidRDefault="003F1242" w:rsidP="003F1242">
      <w:pPr>
        <w:pStyle w:val="40"/>
      </w:pPr>
      <w:r>
        <w:t>RegExp</w:t>
      </w:r>
      <w:r w:rsidRPr="00E77497">
        <w:t>.prototype.replace (</w:t>
      </w:r>
      <w:r>
        <w:t>S</w:t>
      </w:r>
      <w:r w:rsidRPr="00E77497">
        <w:t>, replaceValue)</w:t>
      </w:r>
    </w:p>
    <w:p w14:paraId="6995AB80" w14:textId="77777777" w:rsidR="003F1242" w:rsidRDefault="003F1242" w:rsidP="003F1242">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w:t>
      </w:r>
      <w:r>
        <w:t xml:space="preserve"> and </w:t>
      </w:r>
      <w:r w:rsidRPr="00CE6ED6">
        <w:rPr>
          <w:rFonts w:ascii="Times New Roman" w:hAnsi="Times New Roman"/>
          <w:i/>
          <w:iCs/>
        </w:rPr>
        <w:t>replaceValue</w:t>
      </w:r>
      <w:r w:rsidRPr="00E77497">
        <w:t xml:space="preserve"> the following steps are taken:</w:t>
      </w:r>
    </w:p>
    <w:p w14:paraId="2DE14337" w14:textId="77777777"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r>
        <w:t xml:space="preserve">TODO:  need tol finish this and have it make use of </w:t>
      </w:r>
      <w:r w:rsidRPr="00CE6ED6">
        <w:rPr>
          <w:rFonts w:ascii="Helvetica" w:hAnsi="Helvetica"/>
          <w:b/>
          <w:spacing w:val="6"/>
        </w:rPr>
        <w:t>GetReplaceSubstitution</w:t>
      </w:r>
      <w:r>
        <w:rPr>
          <w:rFonts w:ascii="Helvetica" w:hAnsi="Helvetica"/>
          <w:b/>
          <w:spacing w:val="6"/>
        </w:rPr>
        <w:t xml:space="preserve"> </w:t>
      </w:r>
      <w:r>
        <w:rPr>
          <w:rFonts w:ascii="Helvetica" w:hAnsi="Helvetica"/>
          <w:bCs/>
          <w:spacing w:val="6"/>
        </w:rPr>
        <w:t xml:space="preserve">operation in </w:t>
      </w:r>
      <w:r w:rsidR="006A3D7C">
        <w:rPr>
          <w:rFonts w:ascii="Helvetica" w:hAnsi="Helvetica"/>
          <w:bCs/>
          <w:spacing w:val="6"/>
        </w:rPr>
        <w:fldChar w:fldCharType="begin"/>
      </w:r>
      <w:r w:rsidR="006A3D7C">
        <w:rPr>
          <w:rFonts w:ascii="Helvetica" w:hAnsi="Helvetica"/>
          <w:bCs/>
          <w:spacing w:val="6"/>
        </w:rPr>
        <w:instrText xml:space="preserve"> REF _Ref366079819 \r \h </w:instrText>
      </w:r>
      <w:r w:rsidR="006A3D7C">
        <w:rPr>
          <w:rFonts w:ascii="Helvetica" w:hAnsi="Helvetica"/>
          <w:bCs/>
          <w:spacing w:val="6"/>
        </w:rPr>
      </w:r>
      <w:r w:rsidR="006A3D7C">
        <w:rPr>
          <w:rFonts w:ascii="Helvetica" w:hAnsi="Helvetica"/>
          <w:bCs/>
          <w:spacing w:val="6"/>
        </w:rPr>
        <w:fldChar w:fldCharType="separate"/>
      </w:r>
      <w:r w:rsidR="00083CEC">
        <w:rPr>
          <w:rFonts w:ascii="Helvetica" w:hAnsi="Helvetica"/>
          <w:bCs/>
          <w:spacing w:val="6"/>
        </w:rPr>
        <w:t>21.1.3.14</w:t>
      </w:r>
      <w:r w:rsidR="006A3D7C">
        <w:rPr>
          <w:rFonts w:ascii="Helvetica" w:hAnsi="Helvetica"/>
          <w:bCs/>
          <w:spacing w:val="6"/>
        </w:rPr>
        <w:fldChar w:fldCharType="end"/>
      </w:r>
    </w:p>
    <w:p w14:paraId="35DC562B" w14:textId="77777777"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14:paraId="60E28A82" w14:textId="77777777"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14:paraId="6DE883BA" w14:textId="77777777" w:rsidR="003F1242" w:rsidRPr="00145775" w:rsidRDefault="003F1242" w:rsidP="003F1242">
      <w:pPr>
        <w:rPr>
          <w:bCs/>
        </w:rPr>
      </w:pPr>
    </w:p>
    <w:p w14:paraId="0C1262FF" w14:textId="77777777" w:rsidR="003F1242" w:rsidRPr="00E77497" w:rsidRDefault="003F1242" w:rsidP="003F1242">
      <w:pPr>
        <w:pStyle w:val="Alg4"/>
        <w:numPr>
          <w:ilvl w:val="0"/>
          <w:numId w:val="1365"/>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386C7DD2" w14:textId="77777777" w:rsidR="003F1242" w:rsidRPr="00E77497" w:rsidRDefault="003F1242" w:rsidP="003F1242">
      <w:pPr>
        <w:pStyle w:val="Alg4"/>
        <w:numPr>
          <w:ilvl w:val="0"/>
          <w:numId w:val="1365"/>
        </w:numPr>
      </w:pPr>
      <w:r>
        <w:t>If Type(</w:t>
      </w:r>
      <w:r w:rsidRPr="00E77497">
        <w:rPr>
          <w:i/>
        </w:rPr>
        <w:t>rx</w:t>
      </w:r>
      <w:r>
        <w:rPr>
          <w:i/>
          <w:iCs/>
        </w:rPr>
        <w:t>)</w:t>
      </w:r>
      <w:r>
        <w:t xml:space="preserve"> is not Object, then throw a </w:t>
      </w:r>
      <w:r w:rsidRPr="003F3BD9">
        <w:rPr>
          <w:b/>
        </w:rPr>
        <w:t>TypeError</w:t>
      </w:r>
      <w:r>
        <w:t xml:space="preserve"> exception.</w:t>
      </w:r>
    </w:p>
    <w:p w14:paraId="3523A912" w14:textId="77777777" w:rsidR="003F1242" w:rsidRDefault="003F1242" w:rsidP="003F1242">
      <w:pPr>
        <w:pStyle w:val="Alg4"/>
        <w:numPr>
          <w:ilvl w:val="0"/>
          <w:numId w:val="1365"/>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14:paraId="3419F1D4" w14:textId="77777777" w:rsidR="003F1242" w:rsidRDefault="003F1242" w:rsidP="003F1242">
      <w:pPr>
        <w:pStyle w:val="Alg4"/>
        <w:numPr>
          <w:ilvl w:val="0"/>
          <w:numId w:val="1365"/>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625F2722" w14:textId="77777777" w:rsidR="003F1242" w:rsidRDefault="003F1242" w:rsidP="003F1242">
      <w:pPr>
        <w:pStyle w:val="Alg4"/>
        <w:numPr>
          <w:ilvl w:val="0"/>
          <w:numId w:val="1365"/>
        </w:numPr>
        <w:spacing w:after="120"/>
        <w:contextualSpacing/>
      </w:pPr>
      <w:r w:rsidRPr="00E77497">
        <w:t xml:space="preserve">Let </w:t>
      </w:r>
      <w:r w:rsidRPr="00E77497">
        <w:rPr>
          <w:i/>
        </w:rPr>
        <w:t>string</w:t>
      </w:r>
      <w:r w:rsidRPr="00E77497">
        <w:t xml:space="preserve"> be ToString</w:t>
      </w:r>
      <w:r>
        <w:t>(</w:t>
      </w:r>
      <w:r>
        <w:rPr>
          <w:i/>
          <w:iCs/>
        </w:rPr>
        <w:t>S</w:t>
      </w:r>
      <w:r>
        <w:t>).</w:t>
      </w:r>
    </w:p>
    <w:p w14:paraId="776D2A60" w14:textId="77777777" w:rsidR="003F1242" w:rsidRPr="00E77497" w:rsidRDefault="003F1242" w:rsidP="003F1242">
      <w:pPr>
        <w:pStyle w:val="Alg4"/>
        <w:numPr>
          <w:ilvl w:val="0"/>
          <w:numId w:val="1365"/>
        </w:numPr>
      </w:pPr>
      <w:r>
        <w:t>ReturnIfAbrupt(</w:t>
      </w:r>
      <w:r>
        <w:rPr>
          <w:i/>
        </w:rPr>
        <w:t>string</w:t>
      </w:r>
      <w:r>
        <w:t>)</w:t>
      </w:r>
      <w:r w:rsidRPr="00E77497">
        <w:t>.</w:t>
      </w:r>
    </w:p>
    <w:p w14:paraId="31FF9BB6" w14:textId="77777777" w:rsidR="003F1242" w:rsidRPr="00E77497" w:rsidRDefault="003F1242" w:rsidP="003F1242">
      <w:pPr>
        <w:pStyle w:val="Alg4"/>
        <w:numPr>
          <w:ilvl w:val="0"/>
          <w:numId w:val="1365"/>
        </w:numPr>
        <w:spacing w:after="120"/>
        <w:contextualSpacing/>
      </w:pPr>
      <w:commentRangeStart w:id="5265"/>
      <w:r w:rsidRPr="00E77497">
        <w:t xml:space="preserve">If </w:t>
      </w:r>
      <w:r w:rsidRPr="00343E36">
        <w:rPr>
          <w:i/>
        </w:rPr>
        <w:t>searchValue</w:t>
      </w:r>
      <w:r w:rsidRPr="00E77497">
        <w:t xml:space="preserve">.global is </w:t>
      </w:r>
      <w:r w:rsidRPr="007019FA">
        <w:rPr>
          <w:b/>
        </w:rPr>
        <w:t>false</w:t>
      </w:r>
      <w:r w:rsidRPr="00E77497">
        <w:t xml:space="preserve">, then search </w:t>
      </w:r>
      <w:r w:rsidRPr="00343E36">
        <w:rPr>
          <w:i/>
        </w:rPr>
        <w:t>string</w:t>
      </w:r>
      <w:r w:rsidRPr="00E77497">
        <w:t xml:space="preserve"> for the first match of the regular expression </w:t>
      </w:r>
      <w:r w:rsidRPr="00343E36">
        <w:rPr>
          <w:i/>
        </w:rPr>
        <w:t>searchValue</w:t>
      </w:r>
      <w:r w:rsidRPr="00E77497">
        <w:t xml:space="preserve">. If </w:t>
      </w:r>
      <w:r w:rsidRPr="00343E36">
        <w:rPr>
          <w:i/>
        </w:rPr>
        <w:t>searchValue</w:t>
      </w:r>
      <w:r w:rsidRPr="00E77497">
        <w:t xml:space="preserve">.global is </w:t>
      </w:r>
      <w:r w:rsidRPr="007019FA">
        <w:rPr>
          <w:b/>
        </w:rPr>
        <w:t>true</w:t>
      </w:r>
      <w:r w:rsidRPr="00E77497">
        <w:t xml:space="preserve">, then search </w:t>
      </w:r>
      <w:r w:rsidRPr="00343E36">
        <w:rPr>
          <w:i/>
        </w:rPr>
        <w:t>string</w:t>
      </w:r>
      <w:r w:rsidRPr="00E77497">
        <w:t xml:space="preserve"> for all matches of the regular expression </w:t>
      </w:r>
      <w:r w:rsidRPr="00343E36">
        <w:rPr>
          <w:i/>
        </w:rPr>
        <w:t>searchValue</w:t>
      </w:r>
      <w:r w:rsidRPr="00E77497">
        <w:t xml:space="preserve">. Do the search in the same manner as in </w:t>
      </w:r>
      <w:r>
        <w:rPr>
          <w:rFonts w:ascii="Courier New" w:hAnsi="Courier New"/>
          <w:b/>
        </w:rPr>
        <w:t>RegExp</w:t>
      </w:r>
      <w:r w:rsidRPr="007019FA">
        <w:rPr>
          <w:rFonts w:ascii="Courier New" w:hAnsi="Courier New"/>
          <w:b/>
        </w:rPr>
        <w:t>.prototype.match</w:t>
      </w:r>
      <w:r w:rsidRPr="00E77497">
        <w:t xml:space="preserve">, including the update of </w:t>
      </w:r>
      <w:r w:rsidRPr="00343E36">
        <w:rPr>
          <w:i/>
        </w:rPr>
        <w:t>searchValue</w:t>
      </w:r>
      <w:r w:rsidRPr="00E77497">
        <w:t>.</w:t>
      </w:r>
      <w:r w:rsidRPr="007019FA">
        <w:rPr>
          <w:rFonts w:ascii="Courier New" w:hAnsi="Courier New"/>
          <w:b/>
        </w:rPr>
        <w:t>lastIndex</w:t>
      </w:r>
      <w:r w:rsidRPr="00E77497">
        <w:t xml:space="preserve">. Let </w:t>
      </w:r>
      <w:r w:rsidRPr="00343E36">
        <w:rPr>
          <w:i/>
        </w:rPr>
        <w:t>m</w:t>
      </w:r>
      <w:r w:rsidRPr="00E77497">
        <w:t xml:space="preserve"> be the number of left capturing parentheses in </w:t>
      </w:r>
      <w:r w:rsidRPr="00343E36">
        <w:rPr>
          <w:i/>
        </w:rPr>
        <w:t>searchValue</w:t>
      </w:r>
      <w:r w:rsidRPr="00E77497">
        <w:t xml:space="preserve"> (using </w:t>
      </w:r>
      <w:r w:rsidRPr="00343E36">
        <w:rPr>
          <w:i/>
        </w:rPr>
        <w:t>NcapturingParens</w:t>
      </w:r>
      <w:r w:rsidRPr="00E77497">
        <w:t xml:space="preserve"> as specified in </w:t>
      </w:r>
      <w:r w:rsidR="00386020">
        <w:fldChar w:fldCharType="begin"/>
      </w:r>
      <w:r w:rsidR="00386020">
        <w:instrText xml:space="preserve"> REF _Ref366079453 \r \h </w:instrText>
      </w:r>
      <w:r w:rsidR="00386020">
        <w:fldChar w:fldCharType="separate"/>
      </w:r>
      <w:r w:rsidR="00083CEC">
        <w:t>21.2.2.1</w:t>
      </w:r>
      <w:r w:rsidR="00386020">
        <w:fldChar w:fldCharType="end"/>
      </w:r>
      <w:r w:rsidRPr="00E77497">
        <w:t>).</w:t>
      </w:r>
    </w:p>
    <w:p w14:paraId="36057241" w14:textId="77777777" w:rsidR="003F1242" w:rsidRDefault="003F1242" w:rsidP="003F1242">
      <w:pPr>
        <w:pStyle w:val="Alg4"/>
        <w:numPr>
          <w:ilvl w:val="0"/>
          <w:numId w:val="1365"/>
        </w:numPr>
        <w:spacing w:after="120"/>
        <w:contextualSpacing/>
      </w:pPr>
      <w:r w:rsidRPr="00E77497">
        <w:t xml:space="preserve">If </w:t>
      </w:r>
      <w:r w:rsidRPr="007019FA">
        <w:rPr>
          <w:i/>
        </w:rPr>
        <w:t>replaceValue</w:t>
      </w:r>
      <w:r w:rsidRPr="00E77497">
        <w:t xml:space="preserve"> is a function, then</w:t>
      </w:r>
    </w:p>
    <w:p w14:paraId="09FCF8FD" w14:textId="77777777" w:rsidR="003F1242" w:rsidRPr="00E77497" w:rsidRDefault="003F1242" w:rsidP="003F1242">
      <w:pPr>
        <w:pStyle w:val="Alg4"/>
        <w:numPr>
          <w:ilvl w:val="1"/>
          <w:numId w:val="1365"/>
        </w:numPr>
        <w:spacing w:after="120"/>
        <w:contextualSpacing/>
      </w:pPr>
      <w:r>
        <w:t>F</w:t>
      </w:r>
      <w:r w:rsidRPr="00E77497">
        <w:t xml:space="preserve">or each matched substring, call the function with the following </w:t>
      </w:r>
      <w:r w:rsidRPr="007019FA">
        <w:rPr>
          <w:i/>
        </w:rPr>
        <w:t>m</w:t>
      </w:r>
      <w:r w:rsidRPr="00E77497">
        <w:t xml:space="preserve"> + 3 arguments. Argument 1 is the substring that matched. If </w:t>
      </w:r>
      <w:r w:rsidRPr="007019FA">
        <w:rPr>
          <w:i/>
        </w:rPr>
        <w:t>searchValue</w:t>
      </w:r>
      <w:r w:rsidRPr="00E77497">
        <w:t xml:space="preserve"> is a regular expression, the next </w:t>
      </w:r>
      <w:r w:rsidRPr="007019FA">
        <w:rPr>
          <w:i/>
        </w:rPr>
        <w:t>m</w:t>
      </w:r>
      <w:r w:rsidRPr="00E77497">
        <w:t xml:space="preserve"> arguments are all of the captures in the MatchResult (see </w:t>
      </w:r>
      <w:r w:rsidR="00386020">
        <w:fldChar w:fldCharType="begin"/>
      </w:r>
      <w:r w:rsidR="00386020">
        <w:instrText xml:space="preserve"> REF _Ref366079453 \r \h </w:instrText>
      </w:r>
      <w:r w:rsidR="00386020">
        <w:fldChar w:fldCharType="separate"/>
      </w:r>
      <w:r w:rsidR="00083CEC">
        <w:t>21.2.2.1</w:t>
      </w:r>
      <w:r w:rsidR="00386020">
        <w:fldChar w:fldCharType="end"/>
      </w:r>
      <w:r w:rsidRPr="00E77497">
        <w:t xml:space="preserve">). Argument </w:t>
      </w:r>
      <w:r w:rsidRPr="007019FA">
        <w:rPr>
          <w:i/>
        </w:rPr>
        <w:t>m</w:t>
      </w:r>
      <w:r w:rsidRPr="00E77497">
        <w:t xml:space="preserve"> + 2 is the offset within </w:t>
      </w:r>
      <w:r w:rsidRPr="007019FA">
        <w:rPr>
          <w:i/>
        </w:rPr>
        <w:t>string</w:t>
      </w:r>
      <w:r w:rsidRPr="00E77497">
        <w:t xml:space="preserve"> where the match occurred, and argument </w:t>
      </w:r>
      <w:r w:rsidRPr="007019FA">
        <w:rPr>
          <w:i/>
        </w:rPr>
        <w:t>m</w:t>
      </w:r>
      <w:r w:rsidRPr="00E77497">
        <w:t xml:space="preserve"> + 3 is </w:t>
      </w:r>
      <w:r w:rsidRPr="007019FA">
        <w:rPr>
          <w:i/>
        </w:rPr>
        <w:t>string</w:t>
      </w:r>
      <w:r w:rsidRPr="00E77497">
        <w:t>. The result is a String value derived from the original input by replacing each matched substring with the corresponding return value of the function call, converted to a String if need be.</w:t>
      </w:r>
    </w:p>
    <w:p w14:paraId="48E8BF6D" w14:textId="77777777" w:rsidR="003F1242" w:rsidRDefault="003F1242" w:rsidP="003F1242">
      <w:pPr>
        <w:pStyle w:val="Alg4"/>
        <w:numPr>
          <w:ilvl w:val="0"/>
          <w:numId w:val="1365"/>
        </w:numPr>
        <w:spacing w:after="120"/>
        <w:contextualSpacing/>
      </w:pPr>
      <w:r>
        <w:t>Else,</w:t>
      </w:r>
    </w:p>
    <w:p w14:paraId="2404974F" w14:textId="77777777" w:rsidR="003F1242" w:rsidRPr="00E77497" w:rsidRDefault="003F1242" w:rsidP="003F1242">
      <w:pPr>
        <w:pStyle w:val="Alg4"/>
        <w:numPr>
          <w:ilvl w:val="1"/>
          <w:numId w:val="1509"/>
        </w:numPr>
        <w:tabs>
          <w:tab w:val="clear" w:pos="2520"/>
          <w:tab w:val="num" w:pos="1080"/>
        </w:tabs>
        <w:spacing w:after="120"/>
        <w:ind w:left="1080" w:hanging="270"/>
        <w:contextualSpacing/>
      </w:pPr>
      <w:r>
        <w:t>L</w:t>
      </w:r>
      <w:r w:rsidRPr="00E77497">
        <w:t xml:space="preserve">et </w:t>
      </w:r>
      <w:r w:rsidRPr="00343E36">
        <w:rPr>
          <w:i/>
        </w:rPr>
        <w:t>newstring</w:t>
      </w:r>
      <w:r w:rsidRPr="00E77497">
        <w:t xml:space="preserve"> denote the result of converting </w:t>
      </w:r>
      <w:r w:rsidRPr="00343E36">
        <w:rPr>
          <w:i/>
        </w:rPr>
        <w:t>replaceValue</w:t>
      </w:r>
      <w:r w:rsidRPr="00E77497">
        <w:t xml:space="preserve"> to a String. The result is a String value derived from the original input String by replacing each matched substring with a String derived from </w:t>
      </w:r>
      <w:r w:rsidRPr="00343E36">
        <w:rPr>
          <w:i/>
        </w:rPr>
        <w:t>newstring</w:t>
      </w:r>
      <w:r w:rsidRPr="00E77497">
        <w:t xml:space="preserve"> by replacing </w:t>
      </w:r>
      <w:r>
        <w:t>elements</w:t>
      </w:r>
      <w:r w:rsidRPr="00E77497">
        <w:t xml:space="preserve"> in </w:t>
      </w:r>
      <w:r w:rsidRPr="00343E36">
        <w:rPr>
          <w:i/>
        </w:rPr>
        <w:t>newstring</w:t>
      </w:r>
      <w:r w:rsidRPr="00E77497">
        <w:t xml:space="preserve"> by replacement text as specified in</w:t>
      </w:r>
      <w:r>
        <w:t xml:space="preserve"> </w:t>
      </w:r>
      <w:r w:rsidRPr="00E77497">
        <w:t xml:space="preserve">. These </w:t>
      </w:r>
      <w:r w:rsidRPr="00343E36">
        <w:rPr>
          <w:rFonts w:ascii="Courier New" w:hAnsi="Courier New"/>
          <w:b/>
        </w:rPr>
        <w:t>$</w:t>
      </w:r>
      <w:r w:rsidRPr="00E77497">
        <w:t xml:space="preserve"> replacements are done left-to-right,</w:t>
      </w:r>
      <w:r>
        <w:t xml:space="preserve"> </w:t>
      </w:r>
      <w:r w:rsidRPr="00E77497">
        <w:t xml:space="preserve">and, once such a replacement is performed, the new replacement text is not subject to further replacements. For example, </w:t>
      </w:r>
      <w:r w:rsidRPr="00343E36">
        <w:rPr>
          <w:rFonts w:ascii="Courier New" w:hAnsi="Courier New"/>
          <w:b/>
        </w:rPr>
        <w:t>"$1,$2".replace(/(\$(\d))/g, "$$1-$1$2")</w:t>
      </w:r>
      <w:r w:rsidRPr="00E77497">
        <w:t xml:space="preserve"> returns </w:t>
      </w:r>
      <w:r w:rsidRPr="00343E36">
        <w:rPr>
          <w:rFonts w:ascii="Courier New" w:hAnsi="Courier New"/>
          <w:b/>
        </w:rPr>
        <w:t>"$1-$11,$1-$22"</w:t>
      </w:r>
      <w:r w:rsidRPr="00E77497">
        <w:t xml:space="preserve">. A </w:t>
      </w:r>
      <w:r w:rsidRPr="00343E36">
        <w:rPr>
          <w:rFonts w:ascii="Courier New" w:hAnsi="Courier New"/>
          <w:b/>
        </w:rPr>
        <w:t>$</w:t>
      </w:r>
      <w:r w:rsidRPr="00E77497">
        <w:t xml:space="preserve"> in </w:t>
      </w:r>
      <w:r w:rsidRPr="00343E36">
        <w:rPr>
          <w:i/>
        </w:rPr>
        <w:t>newstring</w:t>
      </w:r>
      <w:r w:rsidRPr="00E77497">
        <w:t xml:space="preserve"> that does not match any of the forms below is left as is.</w:t>
      </w:r>
      <w:commentRangeEnd w:id="5265"/>
      <w:r>
        <w:rPr>
          <w:rStyle w:val="af6"/>
        </w:rPr>
        <w:commentReference w:id="5265"/>
      </w:r>
    </w:p>
    <w:p w14:paraId="5F2D7BF4" w14:textId="77777777" w:rsidR="003F1242" w:rsidRPr="00E77497" w:rsidRDefault="003F1242" w:rsidP="003F1242">
      <w:pPr>
        <w:pStyle w:val="40"/>
      </w:pPr>
      <w:r>
        <w:t>RegExp</w:t>
      </w:r>
      <w:r w:rsidRPr="00E77497">
        <w:t>.prototype.search (</w:t>
      </w:r>
      <w:r>
        <w:t>S</w:t>
      </w:r>
      <w:r w:rsidRPr="00E77497">
        <w:t>)</w:t>
      </w:r>
    </w:p>
    <w:p w14:paraId="6EF919B4" w14:textId="77777777" w:rsidR="003F1242" w:rsidRPr="00E77497" w:rsidRDefault="003F1242" w:rsidP="003F1242">
      <w:r w:rsidRPr="00E77497">
        <w:t xml:space="preserve">When the search method is called with argument </w:t>
      </w:r>
      <w:r>
        <w:rPr>
          <w:rFonts w:ascii="Times New Roman" w:hAnsi="Times New Roman"/>
          <w:i/>
        </w:rPr>
        <w:t>S</w:t>
      </w:r>
      <w:r w:rsidRPr="00E77497">
        <w:t>, the following steps are taken:</w:t>
      </w:r>
    </w:p>
    <w:p w14:paraId="655BF4F7" w14:textId="77777777" w:rsidR="003F1242" w:rsidRPr="00E77497" w:rsidRDefault="003F1242" w:rsidP="003F1242">
      <w:pPr>
        <w:pStyle w:val="Alg4"/>
        <w:numPr>
          <w:ilvl w:val="0"/>
          <w:numId w:val="1382"/>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13D19B33" w14:textId="77777777" w:rsidR="003F1242" w:rsidRPr="00E77497" w:rsidRDefault="003F1242" w:rsidP="003F1242">
      <w:pPr>
        <w:pStyle w:val="Alg4"/>
        <w:numPr>
          <w:ilvl w:val="0"/>
          <w:numId w:val="1382"/>
        </w:numPr>
      </w:pPr>
      <w:r>
        <w:t>If Type(</w:t>
      </w:r>
      <w:r w:rsidRPr="00E77497">
        <w:rPr>
          <w:i/>
        </w:rPr>
        <w:t>rx</w:t>
      </w:r>
      <w:r>
        <w:rPr>
          <w:i/>
          <w:iCs/>
        </w:rPr>
        <w:t>)</w:t>
      </w:r>
      <w:r>
        <w:t xml:space="preserve"> is not Object, then throw a </w:t>
      </w:r>
      <w:r w:rsidRPr="003F3BD9">
        <w:rPr>
          <w:b/>
        </w:rPr>
        <w:t>TypeError</w:t>
      </w:r>
      <w:r>
        <w:t xml:space="preserve"> exception.</w:t>
      </w:r>
    </w:p>
    <w:p w14:paraId="6B3BA37B" w14:textId="77777777" w:rsidR="003F1242" w:rsidRDefault="003F1242" w:rsidP="003F1242">
      <w:pPr>
        <w:pStyle w:val="Alg4"/>
        <w:numPr>
          <w:ilvl w:val="0"/>
          <w:numId w:val="1382"/>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14:paraId="69FB891C" w14:textId="77777777" w:rsidR="003F1242" w:rsidRDefault="003F1242" w:rsidP="003F1242">
      <w:pPr>
        <w:pStyle w:val="Alg4"/>
        <w:numPr>
          <w:ilvl w:val="0"/>
          <w:numId w:val="1382"/>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71C7F8DF" w14:textId="77777777" w:rsidR="003F1242" w:rsidRDefault="003F1242" w:rsidP="003F1242">
      <w:pPr>
        <w:pStyle w:val="Alg4"/>
        <w:numPr>
          <w:ilvl w:val="0"/>
          <w:numId w:val="1382"/>
        </w:numPr>
        <w:spacing w:after="120"/>
        <w:contextualSpacing/>
      </w:pPr>
      <w:r w:rsidRPr="00E77497">
        <w:t xml:space="preserve">Let </w:t>
      </w:r>
      <w:r w:rsidRPr="00E77497">
        <w:rPr>
          <w:i/>
        </w:rPr>
        <w:t>string</w:t>
      </w:r>
      <w:r w:rsidRPr="00E77497">
        <w:t xml:space="preserve"> be ToString</w:t>
      </w:r>
      <w:r>
        <w:t>(</w:t>
      </w:r>
      <w:r>
        <w:rPr>
          <w:i/>
          <w:iCs/>
        </w:rPr>
        <w:t>S</w:t>
      </w:r>
      <w:r>
        <w:t>).</w:t>
      </w:r>
    </w:p>
    <w:p w14:paraId="1FA36CF6" w14:textId="77777777" w:rsidR="003F1242" w:rsidRPr="00E77497" w:rsidRDefault="003F1242" w:rsidP="003F1242">
      <w:pPr>
        <w:pStyle w:val="Alg4"/>
        <w:numPr>
          <w:ilvl w:val="0"/>
          <w:numId w:val="1382"/>
        </w:numPr>
      </w:pPr>
      <w:r>
        <w:t>ReturnIfAbrupt(</w:t>
      </w:r>
      <w:r>
        <w:rPr>
          <w:i/>
        </w:rPr>
        <w:t>string</w:t>
      </w:r>
      <w:r>
        <w:t>)</w:t>
      </w:r>
      <w:r w:rsidRPr="00E77497">
        <w:t>.</w:t>
      </w:r>
    </w:p>
    <w:p w14:paraId="5B97ED36" w14:textId="77777777" w:rsidR="003F1242" w:rsidRPr="00E77497" w:rsidRDefault="003F1242" w:rsidP="003F1242">
      <w:pPr>
        <w:pStyle w:val="Alg4"/>
        <w:numPr>
          <w:ilvl w:val="0"/>
          <w:numId w:val="1382"/>
        </w:numPr>
      </w:pPr>
      <w:commentRangeStart w:id="5266"/>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r>
        <w:t xml:space="preserve"> If an abrupt completion occurs during the search, </w:t>
      </w:r>
      <w:r w:rsidRPr="00FA34E7">
        <w:rPr>
          <w:i/>
        </w:rPr>
        <w:t>result</w:t>
      </w:r>
      <w:r>
        <w:t xml:space="preserve"> is that Completion Record.</w:t>
      </w:r>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5266"/>
      <w:r>
        <w:rPr>
          <w:rStyle w:val="af6"/>
          <w:rFonts w:ascii="Arial" w:eastAsia="MS Mincho" w:hAnsi="Arial"/>
          <w:spacing w:val="0"/>
          <w:lang w:eastAsia="ja-JP"/>
        </w:rPr>
        <w:commentReference w:id="5266"/>
      </w:r>
    </w:p>
    <w:p w14:paraId="6E741445" w14:textId="77777777" w:rsidR="003F1242" w:rsidRPr="00E77497" w:rsidRDefault="003F1242" w:rsidP="003F1242">
      <w:pPr>
        <w:pStyle w:val="Alg4"/>
        <w:numPr>
          <w:ilvl w:val="0"/>
          <w:numId w:val="1382"/>
        </w:numPr>
        <w:spacing w:after="120"/>
      </w:pPr>
      <w:r w:rsidRPr="00E77497">
        <w:t xml:space="preserve">Return </w:t>
      </w:r>
      <w:r w:rsidRPr="00E77497">
        <w:rPr>
          <w:i/>
        </w:rPr>
        <w:t>result</w:t>
      </w:r>
      <w:r w:rsidRPr="00E77497">
        <w:t>.</w:t>
      </w:r>
    </w:p>
    <w:p w14:paraId="763A8B3B" w14:textId="77777777" w:rsidR="005D7F2D" w:rsidRPr="00E77497" w:rsidRDefault="005D7F2D" w:rsidP="005D7F2D">
      <w:pPr>
        <w:pStyle w:val="40"/>
      </w:pPr>
      <w:r>
        <w:t xml:space="preserve">get </w:t>
      </w:r>
      <w:r w:rsidRPr="00E77497">
        <w:t>RegExp.prototype.</w:t>
      </w:r>
      <w:r>
        <w:t>source</w:t>
      </w:r>
      <w:r w:rsidRPr="00E77497">
        <w:t xml:space="preserve"> </w:t>
      </w:r>
    </w:p>
    <w:p w14:paraId="3EFC537D" w14:textId="77777777"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source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711BC264" w14:textId="77777777" w:rsidR="005D7F2D" w:rsidRPr="00E77497" w:rsidRDefault="005D7F2D" w:rsidP="005D7F2D">
      <w:pPr>
        <w:pStyle w:val="Alg4"/>
        <w:numPr>
          <w:ilvl w:val="0"/>
          <w:numId w:val="1344"/>
        </w:numPr>
      </w:pPr>
      <w:r w:rsidRPr="00E77497">
        <w:t xml:space="preserve">Let </w:t>
      </w:r>
      <w:r>
        <w:rPr>
          <w:i/>
        </w:rPr>
        <w:t>R</w:t>
      </w:r>
      <w:r w:rsidRPr="00E77497">
        <w:t xml:space="preserve"> be the</w:t>
      </w:r>
      <w:r>
        <w:t xml:space="preserve"> </w:t>
      </w:r>
      <w:r w:rsidRPr="00E77497">
        <w:rPr>
          <w:b/>
        </w:rPr>
        <w:t>this</w:t>
      </w:r>
      <w:r w:rsidRPr="00E77497">
        <w:t xml:space="preserve"> value.</w:t>
      </w:r>
    </w:p>
    <w:p w14:paraId="50FD6A51" w14:textId="77777777" w:rsidR="005D7F2D" w:rsidRPr="00E77497" w:rsidRDefault="005D7F2D" w:rsidP="005D7F2D">
      <w:pPr>
        <w:pStyle w:val="Alg4"/>
        <w:numPr>
          <w:ilvl w:val="0"/>
          <w:numId w:val="1344"/>
        </w:numPr>
      </w:pPr>
      <w:r>
        <w:t>If Type(</w:t>
      </w:r>
      <w:r>
        <w:rPr>
          <w:i/>
          <w:iCs/>
        </w:rPr>
        <w:t>R)</w:t>
      </w:r>
      <w:r>
        <w:t xml:space="preserve"> is not Object, then throw a </w:t>
      </w:r>
      <w:r w:rsidRPr="003F3BD9">
        <w:rPr>
          <w:b/>
        </w:rPr>
        <w:t>TypeError</w:t>
      </w:r>
      <w:r>
        <w:t xml:space="preserve"> exception.</w:t>
      </w:r>
    </w:p>
    <w:p w14:paraId="24E48629" w14:textId="77777777" w:rsidR="005D7F2D" w:rsidRDefault="005D7F2D" w:rsidP="005D7F2D">
      <w:pPr>
        <w:pStyle w:val="Alg4"/>
        <w:numPr>
          <w:ilvl w:val="0"/>
          <w:numId w:val="1344"/>
        </w:numPr>
      </w:pPr>
      <w:r>
        <w:t xml:space="preserve">If </w:t>
      </w:r>
      <w:r>
        <w:rPr>
          <w:i/>
        </w:rPr>
        <w:t>R</w:t>
      </w:r>
      <w:r>
        <w:t xml:space="preserve"> does not have a [[OriginalSource]] internal</w:t>
      </w:r>
      <w:r w:rsidRPr="00314265">
        <w:t xml:space="preserve"> </w:t>
      </w:r>
      <w:r>
        <w:t xml:space="preserve">data property throw a </w:t>
      </w:r>
      <w:r w:rsidRPr="007B0456">
        <w:rPr>
          <w:b/>
        </w:rPr>
        <w:t>TypeError</w:t>
      </w:r>
      <w:r>
        <w:t xml:space="preserve"> exception.</w:t>
      </w:r>
    </w:p>
    <w:p w14:paraId="6DFB9979" w14:textId="77777777" w:rsidR="005D7F2D" w:rsidRDefault="005D7F2D" w:rsidP="005D7F2D">
      <w:pPr>
        <w:pStyle w:val="Alg4"/>
        <w:numPr>
          <w:ilvl w:val="0"/>
          <w:numId w:val="1344"/>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14:paraId="683BBB34" w14:textId="77777777" w:rsidR="005D7F2D" w:rsidRDefault="005D7F2D" w:rsidP="005D7F2D">
      <w:pPr>
        <w:numPr>
          <w:ilvl w:val="0"/>
          <w:numId w:val="1344"/>
        </w:numPr>
        <w:contextualSpacing/>
        <w:rPr>
          <w:rFonts w:ascii="Times New Roman" w:hAnsi="Times New Roman"/>
        </w:rPr>
      </w:pPr>
      <w:r>
        <w:rPr>
          <w:rFonts w:ascii="Times New Roman" w:hAnsi="Times New Roman"/>
        </w:rPr>
        <w:t xml:space="preserve">Let </w:t>
      </w:r>
      <w:r>
        <w:rPr>
          <w:rFonts w:ascii="Times New Roman" w:hAnsi="Times New Roman"/>
          <w:i/>
          <w:iCs/>
        </w:rPr>
        <w:t>src</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14:paraId="5689AAA8" w14:textId="77777777" w:rsidR="005D7F2D" w:rsidRDefault="005D7F2D" w:rsidP="005D7F2D">
      <w:pPr>
        <w:numPr>
          <w:ilvl w:val="0"/>
          <w:numId w:val="1344"/>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7A64D707" w14:textId="77777777" w:rsidR="005D7F2D" w:rsidRDefault="005D7F2D" w:rsidP="005D7F2D">
      <w:pPr>
        <w:pStyle w:val="Alg4"/>
        <w:numPr>
          <w:ilvl w:val="0"/>
          <w:numId w:val="1344"/>
        </w:numPr>
      </w:pPr>
      <w:r>
        <w:t xml:space="preserve">If either </w:t>
      </w:r>
      <w:r>
        <w:rPr>
          <w:i/>
          <w:iCs/>
        </w:rPr>
        <w:t>src</w:t>
      </w:r>
      <w:r>
        <w:t xml:space="preserve"> or </w:t>
      </w:r>
      <w:r>
        <w:rPr>
          <w:i/>
          <w:iCs/>
        </w:rPr>
        <w:t>flags</w:t>
      </w:r>
      <w:r>
        <w:t xml:space="preserve"> is </w:t>
      </w:r>
      <w:r>
        <w:rPr>
          <w:b/>
          <w:bCs/>
        </w:rPr>
        <w:t>undefined</w:t>
      </w:r>
      <w:r>
        <w:t xml:space="preserve">, then throw a </w:t>
      </w:r>
      <w:r>
        <w:rPr>
          <w:b/>
          <w:bCs/>
        </w:rPr>
        <w:t>TypeError</w:t>
      </w:r>
      <w:r>
        <w:t xml:space="preserve"> exception.</w:t>
      </w:r>
    </w:p>
    <w:p w14:paraId="099A2C3F" w14:textId="77777777" w:rsidR="005D7F2D" w:rsidRPr="00E77497" w:rsidRDefault="005D7F2D" w:rsidP="005D7F2D">
      <w:pPr>
        <w:pStyle w:val="Alg4"/>
        <w:numPr>
          <w:ilvl w:val="0"/>
          <w:numId w:val="1344"/>
        </w:numPr>
        <w:spacing w:after="220"/>
      </w:pPr>
      <w:r>
        <w:t xml:space="preserve">Return </w:t>
      </w:r>
      <w:r>
        <w:rPr>
          <w:iCs/>
        </w:rPr>
        <w:t xml:space="preserve">the result of the abstract operation </w:t>
      </w:r>
      <w:r w:rsidRPr="00326113">
        <w:t>EscapeRegExpPattern</w:t>
      </w:r>
      <w:r>
        <w:t xml:space="preserve"> with arguments </w:t>
      </w:r>
      <w:r>
        <w:rPr>
          <w:i/>
          <w:iCs/>
        </w:rPr>
        <w:t>src</w:t>
      </w:r>
      <w:r>
        <w:t xml:space="preserve"> and </w:t>
      </w:r>
      <w:r>
        <w:rPr>
          <w:i/>
          <w:iCs/>
        </w:rPr>
        <w:t>flags</w:t>
      </w:r>
      <w:r>
        <w:t>.</w:t>
      </w:r>
    </w:p>
    <w:p w14:paraId="7AA0145F" w14:textId="77777777" w:rsidR="003F1242" w:rsidRPr="00E77497" w:rsidRDefault="003F1242" w:rsidP="003F1242">
      <w:pPr>
        <w:pStyle w:val="40"/>
      </w:pPr>
      <w:r>
        <w:t>RegExp</w:t>
      </w:r>
      <w:r w:rsidRPr="00E77497">
        <w:t>.prototype.split (</w:t>
      </w:r>
      <w:r>
        <w:t>string</w:t>
      </w:r>
      <w:r w:rsidRPr="00E77497">
        <w:t>, limit)</w:t>
      </w:r>
    </w:p>
    <w:p w14:paraId="6A3A7626" w14:textId="77777777" w:rsidR="003F1242" w:rsidRPr="00E77497" w:rsidRDefault="003F1242" w:rsidP="003F1242">
      <w:r w:rsidRPr="00E77497">
        <w:t xml:space="preserve">Returns an Array object into which substrings of the result of converting </w:t>
      </w:r>
      <w:r w:rsidRPr="00C5668D">
        <w:rPr>
          <w:rFonts w:ascii="Times New Roman" w:hAnsi="Times New Roman"/>
          <w:i/>
          <w:iCs/>
        </w:rPr>
        <w:t>string</w:t>
      </w:r>
      <w:r w:rsidRPr="00E77497">
        <w:t xml:space="preserve"> to a String have been stored. The substrings are determined by searching from left to right for </w:t>
      </w:r>
      <w:r>
        <w:t xml:space="preserve">matches of the </w:t>
      </w:r>
      <w:r w:rsidRPr="00F103C2">
        <w:rPr>
          <w:b/>
          <w:bCs/>
        </w:rPr>
        <w:t>this</w:t>
      </w:r>
      <w:r>
        <w:t xml:space="preserve"> value regular expression</w:t>
      </w:r>
      <w:r w:rsidRPr="00E77497">
        <w:t xml:space="preserve">; these occurrences are not part of any substring in the returned array, but serve to divide up the String value. </w:t>
      </w:r>
    </w:p>
    <w:p w14:paraId="5FD37089" w14:textId="77777777" w:rsidR="003F1242" w:rsidRPr="00E77497" w:rsidRDefault="003F1242" w:rsidP="003F1242">
      <w:r w:rsidRPr="00E77497">
        <w:t xml:space="preserve">The </w:t>
      </w:r>
      <w:r w:rsidRPr="00CE3CDC">
        <w:rPr>
          <w:b/>
          <w:bCs/>
        </w:rPr>
        <w:t>this</w:t>
      </w:r>
      <w:r>
        <w:t xml:space="preserve"> </w:t>
      </w:r>
      <w:r w:rsidRPr="00E77497">
        <w:t xml:space="preserve">value may be an empty regular expression or a regular expression that can match an empty String. In this case, </w:t>
      </w:r>
      <w:r>
        <w:rPr>
          <w:rFonts w:cs="Arial"/>
          <w:iCs/>
        </w:rPr>
        <w:t>regular expression</w:t>
      </w:r>
      <w:r w:rsidRPr="00E77497">
        <w:t xml:space="preserve"> does not match the empty substring at the beginning or end of the input String, nor does it match the empty substring at the end of the previous separator match. (For example, if </w:t>
      </w:r>
      <w:r>
        <w:t>the regular expression matches</w:t>
      </w:r>
      <w:r w:rsidRPr="00E77497">
        <w:t xml:space="preserve">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w:t>
      </w:r>
      <w:r>
        <w:t>O</w:t>
      </w:r>
      <w:r w:rsidRPr="00E77497">
        <w:t xml:space="preserve">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/a*?/.split("ab")</w:t>
      </w:r>
      <w:r w:rsidRPr="00E77497">
        <w:t xml:space="preserve"> evaluates to the array </w:t>
      </w:r>
      <w:r w:rsidRPr="00E77497">
        <w:rPr>
          <w:rFonts w:ascii="Courier New" w:hAnsi="Courier New"/>
          <w:b/>
        </w:rPr>
        <w:t>["a","b"]</w:t>
      </w:r>
      <w:r w:rsidRPr="00E77497">
        <w:t xml:space="preserve">, while </w:t>
      </w:r>
      <w:r>
        <w:rPr>
          <w:rFonts w:ascii="Courier New" w:hAnsi="Courier New"/>
          <w:b/>
        </w:rPr>
        <w:t>/a*</w:t>
      </w:r>
      <w:r w:rsidRPr="00E77497">
        <w:rPr>
          <w:rFonts w:ascii="Courier New" w:hAnsi="Courier New"/>
          <w:b/>
        </w:rPr>
        <w:t>/.split("ab")</w:t>
      </w:r>
      <w:r w:rsidRPr="00E77497">
        <w:t xml:space="preserve"> evaluates to the array</w:t>
      </w:r>
      <w:r w:rsidRPr="00E77497">
        <w:rPr>
          <w:rFonts w:ascii="Courier New" w:hAnsi="Courier New"/>
          <w:b/>
        </w:rPr>
        <w:t>["","b"]</w:t>
      </w:r>
      <w:r w:rsidRPr="00E77497">
        <w:t>.)</w:t>
      </w:r>
    </w:p>
    <w:p w14:paraId="4D9124B7" w14:textId="77777777" w:rsidR="003F1242" w:rsidRPr="00E77497" w:rsidRDefault="003F1242" w:rsidP="003F1242">
      <w:r w:rsidRPr="00E77497">
        <w:t xml:space="preserve">If the </w:t>
      </w:r>
      <w:r w:rsidRPr="00C5668D">
        <w:rPr>
          <w:rFonts w:ascii="Times New Roman" w:hAnsi="Times New Roman"/>
          <w:bCs/>
          <w:i/>
          <w:iCs/>
        </w:rPr>
        <w:t>string</w:t>
      </w:r>
      <w:r w:rsidRPr="00E77497">
        <w:t xml:space="preserve"> is (or converts to) the empty String, the result depends on whether </w:t>
      </w:r>
      <w:r>
        <w:t xml:space="preserve">the regular expression </w:t>
      </w:r>
      <w:r w:rsidRPr="00E77497">
        <w:t>can match the empty String. If it can, the result array contains no elements. Otherwise, the result array contains one element, which is the empty String.</w:t>
      </w:r>
    </w:p>
    <w:p w14:paraId="543A5E5D" w14:textId="77777777" w:rsidR="003F1242" w:rsidRPr="00E77497" w:rsidRDefault="003F1242" w:rsidP="003F1242">
      <w:pPr>
        <w:spacing w:after="60"/>
      </w:pPr>
      <w:r w:rsidRPr="00E77497">
        <w:t xml:space="preserve">If </w:t>
      </w:r>
      <w:r>
        <w:t>the</w:t>
      </w:r>
      <w:r w:rsidRPr="00E77497">
        <w:t xml:space="preserve">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5E43067A" w14:textId="77777777" w:rsidR="003F1242" w:rsidRPr="00E77497" w:rsidRDefault="003F1242" w:rsidP="003F1242">
      <w:pPr>
        <w:spacing w:after="60"/>
        <w:ind w:left="806"/>
        <w:rPr>
          <w:rFonts w:ascii="Courier New" w:hAnsi="Courier New" w:cs="Courier New"/>
          <w:b/>
        </w:rPr>
      </w:pPr>
      <w:r w:rsidRPr="00E77497">
        <w:rPr>
          <w:rFonts w:ascii="Courier New" w:hAnsi="Courier New" w:cs="Courier New"/>
          <w:b/>
        </w:rPr>
        <w:t>/&lt;(\/)?([^&lt;&gt;]+)&gt;/.split("A&lt;B&gt;bold&lt;/B&gt;and&lt;CODE&gt;coded&lt;/CODE&gt;")</w:t>
      </w:r>
    </w:p>
    <w:p w14:paraId="4C5C575A" w14:textId="77777777" w:rsidR="003F1242" w:rsidRPr="00E77497" w:rsidRDefault="003F1242" w:rsidP="003F1242">
      <w:pPr>
        <w:spacing w:after="60"/>
      </w:pPr>
      <w:r w:rsidRPr="00E77497">
        <w:t>evaluates to the array</w:t>
      </w:r>
    </w:p>
    <w:p w14:paraId="0D8FFA28" w14:textId="77777777" w:rsidR="003F1242" w:rsidRPr="00E77497" w:rsidRDefault="003F1242" w:rsidP="003F1242">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677C7791" w14:textId="77777777" w:rsidR="003F1242" w:rsidRPr="00E77497" w:rsidRDefault="003F1242" w:rsidP="003F1242">
      <w:r w:rsidRPr="00E77497">
        <w:t xml:space="preserve">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2D03E7DE" w14:textId="77777777" w:rsidR="003F1242" w:rsidRPr="00E77497" w:rsidRDefault="003F1242" w:rsidP="003F1242">
      <w:r w:rsidRPr="00E77497">
        <w:t xml:space="preserve">When the </w:t>
      </w:r>
      <w:r w:rsidRPr="00E77497">
        <w:rPr>
          <w:rFonts w:ascii="Courier New" w:hAnsi="Courier New"/>
          <w:b/>
        </w:rPr>
        <w:t>split</w:t>
      </w:r>
      <w:r w:rsidRPr="00E77497">
        <w:t xml:space="preserve"> method is called, the following steps are taken:</w:t>
      </w:r>
    </w:p>
    <w:p w14:paraId="09E30299" w14:textId="77777777" w:rsidR="003F1242" w:rsidRPr="00E77497" w:rsidRDefault="003F1242" w:rsidP="003F1242">
      <w:pPr>
        <w:pStyle w:val="Alg4"/>
        <w:numPr>
          <w:ilvl w:val="0"/>
          <w:numId w:val="1383"/>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64E75DFA" w14:textId="77777777" w:rsidR="003F1242" w:rsidRPr="00E77497" w:rsidRDefault="003F1242" w:rsidP="003F1242">
      <w:pPr>
        <w:pStyle w:val="Alg4"/>
        <w:numPr>
          <w:ilvl w:val="0"/>
          <w:numId w:val="1383"/>
        </w:numPr>
      </w:pPr>
      <w:r>
        <w:t>If Type(</w:t>
      </w:r>
      <w:r w:rsidRPr="00E77497">
        <w:rPr>
          <w:i/>
        </w:rPr>
        <w:t>rx</w:t>
      </w:r>
      <w:r>
        <w:rPr>
          <w:i/>
          <w:iCs/>
        </w:rPr>
        <w:t>)</w:t>
      </w:r>
      <w:r>
        <w:t xml:space="preserve"> is not Object, then throw a </w:t>
      </w:r>
      <w:r w:rsidRPr="003F3BD9">
        <w:rPr>
          <w:b/>
        </w:rPr>
        <w:t>TypeError</w:t>
      </w:r>
      <w:r>
        <w:t xml:space="preserve"> exception.</w:t>
      </w:r>
    </w:p>
    <w:p w14:paraId="1B0D3B14" w14:textId="77777777" w:rsidR="003F1242" w:rsidRDefault="003F1242" w:rsidP="003F1242">
      <w:pPr>
        <w:pStyle w:val="Alg4"/>
        <w:numPr>
          <w:ilvl w:val="0"/>
          <w:numId w:val="1383"/>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14:paraId="65A04063" w14:textId="77777777" w:rsidR="003F1242" w:rsidRDefault="003F1242" w:rsidP="003F1242">
      <w:pPr>
        <w:pStyle w:val="Alg4"/>
        <w:numPr>
          <w:ilvl w:val="0"/>
          <w:numId w:val="1383"/>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4FD2F2CD" w14:textId="77777777" w:rsidR="003F1242" w:rsidRDefault="003F1242" w:rsidP="003F1242">
      <w:pPr>
        <w:pStyle w:val="Alg4"/>
        <w:numPr>
          <w:ilvl w:val="0"/>
          <w:numId w:val="1383"/>
        </w:numPr>
        <w:tabs>
          <w:tab w:val="left" w:pos="1710"/>
        </w:tabs>
      </w:pPr>
      <w:r>
        <w:t xml:space="preserve">Let </w:t>
      </w:r>
      <w:r>
        <w:rPr>
          <w:i/>
          <w:iCs/>
        </w:rPr>
        <w:t>matcher</w:t>
      </w:r>
      <w:r>
        <w:t xml:space="preserve"> be the value of </w:t>
      </w:r>
      <w:r w:rsidRPr="00E77497">
        <w:rPr>
          <w:i/>
        </w:rPr>
        <w:t>rx</w:t>
      </w:r>
      <w:r>
        <w:rPr>
          <w:i/>
        </w:rPr>
        <w:t>’s</w:t>
      </w:r>
      <w:r>
        <w:rPr>
          <w:iCs/>
        </w:rPr>
        <w:t xml:space="preserve"> </w:t>
      </w:r>
      <w:r>
        <w:t>[[RegExpMatcher]] internal</w:t>
      </w:r>
      <w:r w:rsidRPr="00314265">
        <w:t xml:space="preserve"> </w:t>
      </w:r>
      <w:r>
        <w:t>data property.</w:t>
      </w:r>
    </w:p>
    <w:p w14:paraId="6AB97E55" w14:textId="77777777" w:rsidR="003F1242" w:rsidRPr="00E77497" w:rsidRDefault="003F1242" w:rsidP="003F1242">
      <w:pPr>
        <w:pStyle w:val="Alg4"/>
        <w:numPr>
          <w:ilvl w:val="0"/>
          <w:numId w:val="1383"/>
        </w:numPr>
        <w:tabs>
          <w:tab w:val="left" w:pos="1710"/>
        </w:tabs>
      </w:pPr>
      <w:r w:rsidRPr="00E77497">
        <w:t xml:space="preserve">Let </w:t>
      </w:r>
      <w:r w:rsidRPr="00E77497">
        <w:rPr>
          <w:i/>
        </w:rPr>
        <w:t>S</w:t>
      </w:r>
      <w:r w:rsidRPr="00E77497">
        <w:t xml:space="preserve"> be ToString</w:t>
      </w:r>
      <w:r>
        <w:t>(</w:t>
      </w:r>
      <w:r>
        <w:rPr>
          <w:i/>
          <w:iCs/>
        </w:rPr>
        <w:t>string</w:t>
      </w:r>
      <w:r>
        <w:t>)</w:t>
      </w:r>
      <w:r w:rsidRPr="00E77497">
        <w:t>.</w:t>
      </w:r>
    </w:p>
    <w:p w14:paraId="6930773E" w14:textId="77777777" w:rsidR="003F1242" w:rsidRPr="00E77497" w:rsidRDefault="003F1242" w:rsidP="003F1242">
      <w:pPr>
        <w:pStyle w:val="Alg4"/>
        <w:numPr>
          <w:ilvl w:val="0"/>
          <w:numId w:val="1383"/>
        </w:numPr>
        <w:contextualSpacing/>
      </w:pPr>
      <w:r>
        <w:t>ReturnIfAbrupt(</w:t>
      </w:r>
      <w:r>
        <w:rPr>
          <w:i/>
        </w:rPr>
        <w:t>S</w:t>
      </w:r>
      <w:r>
        <w:t>).</w:t>
      </w:r>
    </w:p>
    <w:p w14:paraId="035B62BD" w14:textId="77777777" w:rsidR="003F1242" w:rsidRPr="00E77497" w:rsidRDefault="003F1242" w:rsidP="003F1242">
      <w:pPr>
        <w:pStyle w:val="Alg4"/>
        <w:numPr>
          <w:ilvl w:val="0"/>
          <w:numId w:val="1383"/>
        </w:numPr>
      </w:pPr>
      <w:r w:rsidRPr="00E77497">
        <w:t xml:space="preserve">Let </w:t>
      </w:r>
      <w:r w:rsidRPr="00E77497">
        <w:rPr>
          <w:i/>
        </w:rPr>
        <w:t>A</w:t>
      </w:r>
      <w:r w:rsidRPr="00E77497">
        <w:t xml:space="preserve"> be </w:t>
      </w:r>
      <w:r>
        <w:t>the result of the abstract operation ArrayCreate with argument 0</w:t>
      </w:r>
      <w:r w:rsidRPr="00E77497">
        <w:t>.</w:t>
      </w:r>
    </w:p>
    <w:p w14:paraId="63E79EA3" w14:textId="77777777" w:rsidR="003F1242" w:rsidRPr="00E77497" w:rsidRDefault="003F1242" w:rsidP="003F1242">
      <w:pPr>
        <w:pStyle w:val="Alg4"/>
        <w:numPr>
          <w:ilvl w:val="0"/>
          <w:numId w:val="1383"/>
        </w:numPr>
        <w:contextualSpacing/>
      </w:pPr>
      <w:r>
        <w:t>ReturnIfAbrupt(</w:t>
      </w:r>
      <w:r>
        <w:rPr>
          <w:i/>
        </w:rPr>
        <w:t>A</w:t>
      </w:r>
      <w:r>
        <w:t>).</w:t>
      </w:r>
    </w:p>
    <w:p w14:paraId="47BDB2F9" w14:textId="77777777" w:rsidR="003F1242" w:rsidRPr="00E77497" w:rsidRDefault="003F1242" w:rsidP="003F1242">
      <w:pPr>
        <w:pStyle w:val="Alg4"/>
        <w:numPr>
          <w:ilvl w:val="0"/>
          <w:numId w:val="1383"/>
        </w:numPr>
      </w:pPr>
      <w:r w:rsidRPr="00E77497">
        <w:t xml:space="preserve">Let </w:t>
      </w:r>
      <w:r w:rsidRPr="00E77497">
        <w:rPr>
          <w:i/>
        </w:rPr>
        <w:t>lengthA</w:t>
      </w:r>
      <w:r w:rsidRPr="00E77497">
        <w:t xml:space="preserve"> be 0.</w:t>
      </w:r>
    </w:p>
    <w:p w14:paraId="5387D98A" w14:textId="77777777" w:rsidR="003F1242" w:rsidRPr="00E77497" w:rsidRDefault="003F1242" w:rsidP="003F1242">
      <w:pPr>
        <w:pStyle w:val="Alg4"/>
        <w:numPr>
          <w:ilvl w:val="0"/>
          <w:numId w:val="1383"/>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w:t>
      </w:r>
      <w:r>
        <w:t>ToLength</w:t>
      </w:r>
      <w:r w:rsidRPr="00E77497">
        <w:t>(</w:t>
      </w:r>
      <w:r w:rsidRPr="00E77497">
        <w:rPr>
          <w:i/>
        </w:rPr>
        <w:t>limit</w:t>
      </w:r>
      <w:r w:rsidRPr="00E77497">
        <w:t>).</w:t>
      </w:r>
    </w:p>
    <w:p w14:paraId="1DB1703B" w14:textId="77777777" w:rsidR="003F1242" w:rsidRPr="00E77497" w:rsidRDefault="003F1242" w:rsidP="003F1242">
      <w:pPr>
        <w:pStyle w:val="Alg4"/>
        <w:numPr>
          <w:ilvl w:val="0"/>
          <w:numId w:val="1383"/>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14:paraId="3B2B4CE5" w14:textId="77777777" w:rsidR="003F1242" w:rsidRPr="00E77497" w:rsidRDefault="003F1242" w:rsidP="003F1242">
      <w:pPr>
        <w:pStyle w:val="Alg4"/>
        <w:numPr>
          <w:ilvl w:val="0"/>
          <w:numId w:val="1383"/>
        </w:numPr>
      </w:pPr>
      <w:r w:rsidRPr="00E77497">
        <w:t xml:space="preserve">Let </w:t>
      </w:r>
      <w:r w:rsidRPr="00E77497">
        <w:rPr>
          <w:i/>
        </w:rPr>
        <w:t>p</w:t>
      </w:r>
      <w:r w:rsidRPr="00E77497">
        <w:t xml:space="preserve"> = 0.</w:t>
      </w:r>
    </w:p>
    <w:p w14:paraId="0731AF48" w14:textId="77777777" w:rsidR="003F1242" w:rsidRPr="00E77497" w:rsidRDefault="003F1242" w:rsidP="003F1242">
      <w:pPr>
        <w:pStyle w:val="Alg4"/>
        <w:numPr>
          <w:ilvl w:val="0"/>
          <w:numId w:val="1383"/>
        </w:numPr>
      </w:pPr>
      <w:r w:rsidRPr="00E77497">
        <w:t xml:space="preserve">If </w:t>
      </w:r>
      <w:r w:rsidRPr="00E77497">
        <w:rPr>
          <w:i/>
        </w:rPr>
        <w:t>lim</w:t>
      </w:r>
      <w:r w:rsidRPr="00E77497">
        <w:t xml:space="preserve"> = 0, return </w:t>
      </w:r>
      <w:r w:rsidRPr="00E77497">
        <w:rPr>
          <w:i/>
        </w:rPr>
        <w:t>A</w:t>
      </w:r>
      <w:r w:rsidRPr="00E77497">
        <w:t>.</w:t>
      </w:r>
    </w:p>
    <w:p w14:paraId="181E1894" w14:textId="77777777" w:rsidR="003F1242" w:rsidRPr="00E77497" w:rsidRDefault="003F1242" w:rsidP="003F1242">
      <w:pPr>
        <w:pStyle w:val="Alg4"/>
        <w:numPr>
          <w:ilvl w:val="0"/>
          <w:numId w:val="1383"/>
        </w:numPr>
      </w:pPr>
      <w:r w:rsidRPr="00E77497">
        <w:t xml:space="preserve">If </w:t>
      </w:r>
      <w:r w:rsidRPr="00E77497">
        <w:rPr>
          <w:i/>
        </w:rPr>
        <w:t>s</w:t>
      </w:r>
      <w:r w:rsidRPr="00E77497">
        <w:t xml:space="preserve"> = 0, then</w:t>
      </w:r>
    </w:p>
    <w:p w14:paraId="55A19AD0" w14:textId="77777777" w:rsidR="003F1242" w:rsidRDefault="003F1242" w:rsidP="003F1242">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Pr>
          <w:iCs/>
        </w:rPr>
        <w:t>0.</w:t>
      </w:r>
    </w:p>
    <w:p w14:paraId="33BD0E7B" w14:textId="77777777" w:rsidR="003F1242" w:rsidRDefault="003F1242" w:rsidP="003F1242">
      <w:pPr>
        <w:pStyle w:val="Alg4"/>
        <w:numPr>
          <w:ilvl w:val="1"/>
          <w:numId w:val="1383"/>
        </w:numPr>
      </w:pPr>
      <w:r>
        <w:t>ReturnIfAbrupt(</w:t>
      </w:r>
      <w:r>
        <w:rPr>
          <w:i/>
          <w:iCs/>
        </w:rPr>
        <w:t>z</w:t>
      </w:r>
      <w:r>
        <w:t>).</w:t>
      </w:r>
    </w:p>
    <w:p w14:paraId="76E15441" w14:textId="77777777" w:rsidR="003F1242" w:rsidRPr="00E77497" w:rsidRDefault="003F1242" w:rsidP="003F1242">
      <w:pPr>
        <w:pStyle w:val="Alg4"/>
        <w:numPr>
          <w:ilvl w:val="1"/>
          <w:numId w:val="1383"/>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3D6A3E12" w14:textId="77777777" w:rsidR="003F1242" w:rsidRPr="00E77497" w:rsidRDefault="003F1242" w:rsidP="003F1242">
      <w:pPr>
        <w:pStyle w:val="Alg4"/>
        <w:numPr>
          <w:ilvl w:val="1"/>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2FDC0724" w14:textId="77777777" w:rsidR="003F1242" w:rsidRDefault="003F1242" w:rsidP="003F1242">
      <w:pPr>
        <w:pStyle w:val="Alg4"/>
        <w:numPr>
          <w:ilvl w:val="1"/>
          <w:numId w:val="1383"/>
        </w:numPr>
        <w:spacing w:after="120"/>
        <w:contextualSpacing/>
      </w:pPr>
      <w:r>
        <w:t xml:space="preserve">Assert: </w:t>
      </w:r>
      <w:r>
        <w:rPr>
          <w:i/>
          <w:iCs/>
        </w:rPr>
        <w:t>status</w:t>
      </w:r>
      <w:r>
        <w:t xml:space="preserve"> is not</w:t>
      </w:r>
      <w:r w:rsidRPr="00BF41EC">
        <w:t xml:space="preserve"> </w:t>
      </w:r>
      <w:r>
        <w:t>an abrupt completion.</w:t>
      </w:r>
    </w:p>
    <w:p w14:paraId="270AB850" w14:textId="77777777" w:rsidR="003F1242" w:rsidRPr="00E77497" w:rsidRDefault="003F1242" w:rsidP="003F1242">
      <w:pPr>
        <w:pStyle w:val="Alg4"/>
        <w:numPr>
          <w:ilvl w:val="1"/>
          <w:numId w:val="1383"/>
        </w:numPr>
        <w:spacing w:after="120"/>
        <w:contextualSpacing/>
      </w:pPr>
      <w:r w:rsidRPr="00E77497">
        <w:t xml:space="preserve">Return </w:t>
      </w:r>
      <w:r w:rsidRPr="00E77497">
        <w:rPr>
          <w:i/>
        </w:rPr>
        <w:t>A</w:t>
      </w:r>
      <w:r w:rsidRPr="00E77497">
        <w:t>.</w:t>
      </w:r>
    </w:p>
    <w:p w14:paraId="614D8C6F" w14:textId="77777777" w:rsidR="003F1242" w:rsidRPr="00E77497" w:rsidRDefault="003F1242" w:rsidP="003F1242">
      <w:pPr>
        <w:pStyle w:val="Alg4"/>
        <w:numPr>
          <w:ilvl w:val="0"/>
          <w:numId w:val="1383"/>
        </w:numPr>
      </w:pPr>
      <w:r w:rsidRPr="00E77497">
        <w:t xml:space="preserve">Let </w:t>
      </w:r>
      <w:r w:rsidRPr="00E77497">
        <w:rPr>
          <w:i/>
        </w:rPr>
        <w:t>q</w:t>
      </w:r>
      <w:r w:rsidRPr="00E77497">
        <w:t xml:space="preserve"> = </w:t>
      </w:r>
      <w:r w:rsidRPr="00E77497">
        <w:rPr>
          <w:i/>
        </w:rPr>
        <w:t>p</w:t>
      </w:r>
      <w:r w:rsidRPr="00E77497">
        <w:t>.</w:t>
      </w:r>
    </w:p>
    <w:p w14:paraId="77116114" w14:textId="77777777" w:rsidR="003F1242" w:rsidRPr="00E65A34" w:rsidRDefault="003F1242" w:rsidP="003F1242">
      <w:pPr>
        <w:pStyle w:val="Alg4"/>
        <w:numPr>
          <w:ilvl w:val="0"/>
          <w:numId w:val="1383"/>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70C6258A" w14:textId="77777777" w:rsidR="003F1242" w:rsidRDefault="003F1242" w:rsidP="003F1242">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sidRPr="00E77497">
        <w:rPr>
          <w:i/>
        </w:rPr>
        <w:t>q</w:t>
      </w:r>
    </w:p>
    <w:p w14:paraId="7C9B00E9" w14:textId="77777777" w:rsidR="003F1242" w:rsidRDefault="003F1242" w:rsidP="003F1242">
      <w:pPr>
        <w:pStyle w:val="Alg4"/>
        <w:numPr>
          <w:ilvl w:val="1"/>
          <w:numId w:val="1383"/>
        </w:numPr>
      </w:pPr>
      <w:r>
        <w:t>ReturnIfAbrupt(</w:t>
      </w:r>
      <w:r>
        <w:rPr>
          <w:i/>
          <w:iCs/>
        </w:rPr>
        <w:t>z</w:t>
      </w:r>
      <w:r>
        <w:t>).</w:t>
      </w:r>
    </w:p>
    <w:p w14:paraId="617EEC7E" w14:textId="77777777" w:rsidR="003F1242" w:rsidRPr="00E77497" w:rsidRDefault="003F1242" w:rsidP="003F1242">
      <w:pPr>
        <w:pStyle w:val="Alg4"/>
        <w:numPr>
          <w:ilvl w:val="1"/>
          <w:numId w:val="1383"/>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5D4395BB" w14:textId="77777777" w:rsidR="003F1242" w:rsidRPr="00E77497" w:rsidRDefault="003F1242" w:rsidP="003F1242">
      <w:pPr>
        <w:pStyle w:val="Alg4"/>
        <w:numPr>
          <w:ilvl w:val="1"/>
          <w:numId w:val="1383"/>
        </w:numPr>
      </w:pPr>
      <w:r w:rsidRPr="00E77497">
        <w:t xml:space="preserve">Else  </w:t>
      </w:r>
      <w:r w:rsidRPr="00E77497">
        <w:rPr>
          <w:i/>
        </w:rPr>
        <w:t>z</w:t>
      </w:r>
      <w:r w:rsidRPr="00E77497">
        <w:t xml:space="preserve"> is not </w:t>
      </w:r>
      <w:r w:rsidRPr="00E77497">
        <w:rPr>
          <w:b/>
        </w:rPr>
        <w:t>failure</w:t>
      </w:r>
      <w:r w:rsidRPr="00E77497">
        <w:t>,</w:t>
      </w:r>
    </w:p>
    <w:p w14:paraId="04D41FB9" w14:textId="77777777" w:rsidR="003F1242" w:rsidRPr="00E77497" w:rsidRDefault="003F1242" w:rsidP="003F1242">
      <w:pPr>
        <w:pStyle w:val="Alg4"/>
        <w:numPr>
          <w:ilvl w:val="2"/>
          <w:numId w:val="1383"/>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w:t>
      </w:r>
      <w:r>
        <w:t>List</w:t>
      </w:r>
      <w:r w:rsidRPr="00E77497">
        <w:t>.</w:t>
      </w:r>
    </w:p>
    <w:p w14:paraId="58D1A830" w14:textId="77777777" w:rsidR="003F1242" w:rsidRPr="00E77497" w:rsidRDefault="003F1242" w:rsidP="003F1242">
      <w:pPr>
        <w:pStyle w:val="Alg4"/>
        <w:numPr>
          <w:ilvl w:val="2"/>
          <w:numId w:val="1383"/>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7E2E2B2D" w14:textId="77777777" w:rsidR="003F1242" w:rsidRPr="00E65A34" w:rsidRDefault="003F1242" w:rsidP="003F1242">
      <w:pPr>
        <w:pStyle w:val="Alg4"/>
        <w:numPr>
          <w:ilvl w:val="2"/>
          <w:numId w:val="1383"/>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14:paraId="4C3B5336" w14:textId="77777777" w:rsidR="003F1242" w:rsidRPr="00E77497" w:rsidRDefault="003F1242" w:rsidP="003F1242">
      <w:pPr>
        <w:pStyle w:val="Alg4"/>
        <w:numPr>
          <w:ilvl w:val="3"/>
          <w:numId w:val="1383"/>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elements</w:t>
      </w:r>
      <w:r w:rsidRPr="00B820AB">
        <w:t xml:space="preserve"> at positions </w:t>
      </w:r>
      <w:r w:rsidRPr="00675B74">
        <w:rPr>
          <w:i/>
        </w:rPr>
        <w:t>p</w:t>
      </w:r>
      <w:r w:rsidRPr="00E77497">
        <w:t xml:space="preserve"> (inclusive) through </w:t>
      </w:r>
      <w:r w:rsidRPr="00E77497">
        <w:rPr>
          <w:i/>
        </w:rPr>
        <w:t>q</w:t>
      </w:r>
      <w:r w:rsidRPr="00E77497">
        <w:t xml:space="preserve"> (exclusive).</w:t>
      </w:r>
    </w:p>
    <w:p w14:paraId="1AF40DD2" w14:textId="77777777" w:rsidR="003F1242" w:rsidRPr="00E77497" w:rsidRDefault="003F1242" w:rsidP="003F1242">
      <w:pPr>
        <w:pStyle w:val="Alg4"/>
        <w:numPr>
          <w:ilvl w:val="3"/>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1FC2E48B" w14:textId="77777777" w:rsidR="003F1242" w:rsidRDefault="003F1242" w:rsidP="003F1242">
      <w:pPr>
        <w:pStyle w:val="Alg4"/>
        <w:numPr>
          <w:ilvl w:val="3"/>
          <w:numId w:val="1383"/>
        </w:numPr>
      </w:pPr>
      <w:r>
        <w:t xml:space="preserve">Assert: </w:t>
      </w:r>
      <w:r>
        <w:rPr>
          <w:i/>
          <w:iCs/>
        </w:rPr>
        <w:t>status</w:t>
      </w:r>
      <w:r>
        <w:t xml:space="preserve"> is not an abrupt completion.</w:t>
      </w:r>
    </w:p>
    <w:p w14:paraId="12C66544" w14:textId="77777777" w:rsidR="003F1242" w:rsidRPr="00E77497" w:rsidRDefault="003F1242" w:rsidP="003F1242">
      <w:pPr>
        <w:pStyle w:val="Alg4"/>
        <w:numPr>
          <w:ilvl w:val="3"/>
          <w:numId w:val="1383"/>
        </w:numPr>
      </w:pPr>
      <w:r w:rsidRPr="00E77497">
        <w:t xml:space="preserve">Increment </w:t>
      </w:r>
      <w:r w:rsidRPr="00E77497">
        <w:rPr>
          <w:i/>
        </w:rPr>
        <w:t>lengthA</w:t>
      </w:r>
      <w:r w:rsidRPr="00E77497">
        <w:t xml:space="preserve"> by 1.</w:t>
      </w:r>
    </w:p>
    <w:p w14:paraId="6027A117" w14:textId="77777777" w:rsidR="003F1242" w:rsidRPr="00E77497" w:rsidRDefault="003F1242" w:rsidP="003F1242">
      <w:pPr>
        <w:pStyle w:val="Alg4"/>
        <w:numPr>
          <w:ilvl w:val="3"/>
          <w:numId w:val="1383"/>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6B5BE2D1" w14:textId="77777777" w:rsidR="003F1242" w:rsidRPr="00E77497" w:rsidRDefault="003F1242" w:rsidP="003F1242">
      <w:pPr>
        <w:pStyle w:val="Alg4"/>
        <w:numPr>
          <w:ilvl w:val="3"/>
          <w:numId w:val="1383"/>
        </w:numPr>
      </w:pPr>
      <w:r w:rsidRPr="00E77497">
        <w:t xml:space="preserve">Let </w:t>
      </w:r>
      <w:r w:rsidRPr="00CC55C8">
        <w:rPr>
          <w:i/>
          <w:iCs/>
        </w:rPr>
        <w:t>p</w:t>
      </w:r>
      <w:r w:rsidRPr="00E77497">
        <w:t xml:space="preserve"> = </w:t>
      </w:r>
      <w:r w:rsidRPr="00C332EF">
        <w:rPr>
          <w:i/>
          <w:iCs/>
        </w:rPr>
        <w:t>e</w:t>
      </w:r>
      <w:r w:rsidRPr="00E77497">
        <w:t>.</w:t>
      </w:r>
    </w:p>
    <w:p w14:paraId="3F19689B" w14:textId="77777777" w:rsidR="003F1242" w:rsidRPr="00E77497" w:rsidRDefault="003F1242" w:rsidP="003F1242">
      <w:pPr>
        <w:pStyle w:val="Alg4"/>
        <w:numPr>
          <w:ilvl w:val="3"/>
          <w:numId w:val="1383"/>
        </w:numPr>
      </w:pPr>
      <w:r w:rsidRPr="00E77497">
        <w:t xml:space="preserve">Let </w:t>
      </w:r>
      <w:r w:rsidRPr="00E77497">
        <w:rPr>
          <w:i/>
        </w:rPr>
        <w:t>i</w:t>
      </w:r>
      <w:r w:rsidRPr="00E77497">
        <w:t xml:space="preserve"> = 0.</w:t>
      </w:r>
    </w:p>
    <w:p w14:paraId="4CCEE5BD" w14:textId="77777777" w:rsidR="003F1242" w:rsidRPr="00E77497" w:rsidRDefault="003F1242" w:rsidP="003F1242">
      <w:pPr>
        <w:pStyle w:val="Alg4"/>
        <w:numPr>
          <w:ilvl w:val="3"/>
          <w:numId w:val="1383"/>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38505EEC" w14:textId="77777777" w:rsidR="003F1242" w:rsidRPr="00E77497" w:rsidRDefault="003F1242" w:rsidP="003F1242">
      <w:pPr>
        <w:pStyle w:val="Alg4"/>
        <w:numPr>
          <w:ilvl w:val="4"/>
          <w:numId w:val="1383"/>
        </w:numPr>
      </w:pPr>
      <w:r w:rsidRPr="00E77497">
        <w:t xml:space="preserve">Let </w:t>
      </w:r>
      <w:r w:rsidRPr="00E77497">
        <w:rPr>
          <w:i/>
        </w:rPr>
        <w:t>i</w:t>
      </w:r>
      <w:r w:rsidRPr="00E77497">
        <w:t xml:space="preserve"> = </w:t>
      </w:r>
      <w:r w:rsidRPr="00E77497">
        <w:rPr>
          <w:i/>
        </w:rPr>
        <w:t>i</w:t>
      </w:r>
      <w:r w:rsidRPr="00E77497">
        <w:t>+1.</w:t>
      </w:r>
    </w:p>
    <w:p w14:paraId="7E5666B6" w14:textId="77777777" w:rsidR="003F1242" w:rsidRPr="00E77497" w:rsidRDefault="003F1242" w:rsidP="003F1242">
      <w:pPr>
        <w:pStyle w:val="Alg4"/>
        <w:numPr>
          <w:ilvl w:val="4"/>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 </w:t>
      </w:r>
      <w:r w:rsidRPr="00E77497">
        <w:t xml:space="preserve">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3AF524C" w14:textId="77777777" w:rsidR="003F1242" w:rsidRDefault="003F1242" w:rsidP="003F1242">
      <w:pPr>
        <w:pStyle w:val="Alg4"/>
        <w:numPr>
          <w:ilvl w:val="4"/>
          <w:numId w:val="1383"/>
        </w:numPr>
      </w:pPr>
      <w:r>
        <w:t xml:space="preserve">Assert: </w:t>
      </w:r>
      <w:r>
        <w:rPr>
          <w:i/>
          <w:iCs/>
        </w:rPr>
        <w:t>status</w:t>
      </w:r>
      <w:r>
        <w:t xml:space="preserve"> is not an abrupt completion.</w:t>
      </w:r>
    </w:p>
    <w:p w14:paraId="07F502F5" w14:textId="77777777" w:rsidR="003F1242" w:rsidRPr="00E77497" w:rsidRDefault="003F1242" w:rsidP="003F1242">
      <w:pPr>
        <w:pStyle w:val="Alg4"/>
        <w:numPr>
          <w:ilvl w:val="4"/>
          <w:numId w:val="1383"/>
        </w:numPr>
      </w:pPr>
      <w:r w:rsidRPr="00E77497">
        <w:t xml:space="preserve">Increment </w:t>
      </w:r>
      <w:r w:rsidRPr="00E77497">
        <w:rPr>
          <w:i/>
        </w:rPr>
        <w:t>lengthA</w:t>
      </w:r>
      <w:r w:rsidRPr="00E77497">
        <w:t xml:space="preserve"> by 1.</w:t>
      </w:r>
    </w:p>
    <w:p w14:paraId="5D7F2035" w14:textId="77777777" w:rsidR="003F1242" w:rsidRPr="00E77497" w:rsidRDefault="003F1242" w:rsidP="003F1242">
      <w:pPr>
        <w:pStyle w:val="Alg4"/>
        <w:numPr>
          <w:ilvl w:val="4"/>
          <w:numId w:val="1383"/>
        </w:numPr>
      </w:pPr>
      <w:r w:rsidRPr="00E77497">
        <w:t xml:space="preserve">If </w:t>
      </w:r>
      <w:r w:rsidRPr="00E77497">
        <w:rPr>
          <w:i/>
        </w:rPr>
        <w:t xml:space="preserve">lengthA </w:t>
      </w:r>
      <w:r w:rsidRPr="00E77497">
        <w:t xml:space="preserve">= </w:t>
      </w:r>
      <w:r w:rsidRPr="00E77497">
        <w:rPr>
          <w:i/>
        </w:rPr>
        <w:t>lim</w:t>
      </w:r>
      <w:r w:rsidRPr="00E77497">
        <w:t xml:space="preserve">, return </w:t>
      </w:r>
      <w:r w:rsidRPr="00E77497">
        <w:rPr>
          <w:i/>
        </w:rPr>
        <w:t>A</w:t>
      </w:r>
      <w:r w:rsidRPr="00E77497">
        <w:t>.</w:t>
      </w:r>
    </w:p>
    <w:p w14:paraId="71037BB9" w14:textId="77777777" w:rsidR="003F1242" w:rsidRPr="00E77497" w:rsidRDefault="003F1242" w:rsidP="003F1242">
      <w:pPr>
        <w:pStyle w:val="Alg4"/>
        <w:numPr>
          <w:ilvl w:val="3"/>
          <w:numId w:val="1383"/>
        </w:numPr>
        <w:tabs>
          <w:tab w:val="num" w:pos="3240"/>
        </w:tabs>
      </w:pPr>
      <w:r w:rsidRPr="00E77497">
        <w:t xml:space="preserve">Let </w:t>
      </w:r>
      <w:r w:rsidRPr="00E77497">
        <w:rPr>
          <w:i/>
        </w:rPr>
        <w:t>q</w:t>
      </w:r>
      <w:r w:rsidRPr="00E77497">
        <w:t xml:space="preserve"> = </w:t>
      </w:r>
      <w:r w:rsidRPr="00E77497">
        <w:rPr>
          <w:i/>
        </w:rPr>
        <w:t>p</w:t>
      </w:r>
      <w:r w:rsidRPr="00E77497">
        <w:t>.</w:t>
      </w:r>
    </w:p>
    <w:p w14:paraId="2DAE6CAF" w14:textId="77777777" w:rsidR="003F1242" w:rsidRPr="00E77497" w:rsidRDefault="003F1242" w:rsidP="003F1242">
      <w:pPr>
        <w:pStyle w:val="Alg4"/>
        <w:numPr>
          <w:ilvl w:val="0"/>
          <w:numId w:val="1383"/>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elements</w:t>
      </w:r>
      <w:r w:rsidRPr="00E77497">
        <w:t xml:space="preserve"> at positions </w:t>
      </w:r>
      <w:r w:rsidRPr="00E77497">
        <w:rPr>
          <w:i/>
        </w:rPr>
        <w:t>p</w:t>
      </w:r>
      <w:r w:rsidRPr="00E77497">
        <w:t xml:space="preserve"> (inclusive) through </w:t>
      </w:r>
      <w:r w:rsidRPr="00E77497">
        <w:rPr>
          <w:i/>
        </w:rPr>
        <w:t>s</w:t>
      </w:r>
      <w:r w:rsidRPr="00E77497">
        <w:t xml:space="preserve"> (exclusive).</w:t>
      </w:r>
    </w:p>
    <w:p w14:paraId="178C2E73" w14:textId="77777777" w:rsidR="003F1242" w:rsidRPr="00E77497" w:rsidRDefault="003F1242" w:rsidP="003F1242">
      <w:pPr>
        <w:pStyle w:val="Alg4"/>
        <w:numPr>
          <w:ilvl w:val="0"/>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77DEA014" w14:textId="77777777" w:rsidR="003F1242" w:rsidRDefault="003F1242" w:rsidP="003F1242">
      <w:pPr>
        <w:pStyle w:val="Alg4"/>
        <w:numPr>
          <w:ilvl w:val="0"/>
          <w:numId w:val="1383"/>
        </w:numPr>
        <w:spacing w:after="220"/>
        <w:contextualSpacing/>
      </w:pPr>
      <w:r>
        <w:t xml:space="preserve">Assert: </w:t>
      </w:r>
      <w:r>
        <w:rPr>
          <w:i/>
          <w:iCs/>
        </w:rPr>
        <w:t>status</w:t>
      </w:r>
      <w:r>
        <w:t xml:space="preserve"> is not an abrupt completion.</w:t>
      </w:r>
    </w:p>
    <w:p w14:paraId="32B02936" w14:textId="77777777" w:rsidR="003F1242" w:rsidRPr="00E77497" w:rsidRDefault="003F1242" w:rsidP="003F1242">
      <w:pPr>
        <w:pStyle w:val="Alg4"/>
        <w:numPr>
          <w:ilvl w:val="0"/>
          <w:numId w:val="1383"/>
        </w:numPr>
        <w:spacing w:after="220"/>
      </w:pPr>
      <w:r w:rsidRPr="00E77497">
        <w:t xml:space="preserve">Return </w:t>
      </w:r>
      <w:r w:rsidRPr="00E77497">
        <w:rPr>
          <w:i/>
        </w:rPr>
        <w:t>A</w:t>
      </w:r>
      <w:r w:rsidRPr="00E77497">
        <w:t>.</w:t>
      </w:r>
    </w:p>
    <w:p w14:paraId="2B29BF88" w14:textId="77777777" w:rsidR="003F1242" w:rsidRPr="00E77497" w:rsidRDefault="003F1242" w:rsidP="003F1242">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7BA57FBF" w14:textId="77777777" w:rsidR="003F1242" w:rsidRPr="00E77497" w:rsidRDefault="003F1242" w:rsidP="003F1242">
      <w:pPr>
        <w:pStyle w:val="Note"/>
      </w:pPr>
      <w:r w:rsidRPr="00E77497">
        <w:t>NOTE 1</w:t>
      </w:r>
      <w:r w:rsidRPr="00E77497">
        <w:tab/>
        <w:t xml:space="preserve">The </w:t>
      </w:r>
      <w:r w:rsidRPr="00E77497">
        <w:rPr>
          <w:rFonts w:ascii="Courier New" w:hAnsi="Courier New"/>
          <w:b/>
        </w:rPr>
        <w:t>split</w:t>
      </w:r>
      <w:r w:rsidRPr="00E77497">
        <w:t xml:space="preserve"> method ignores the value of </w:t>
      </w:r>
      <w:r>
        <w:t xml:space="preserve">the </w:t>
      </w:r>
      <w:r w:rsidRPr="00E77497">
        <w:rPr>
          <w:rFonts w:ascii="Courier New" w:hAnsi="Courier New"/>
          <w:b/>
        </w:rPr>
        <w:t>global</w:t>
      </w:r>
      <w:r w:rsidRPr="00E77497">
        <w:t xml:space="preserve"> </w:t>
      </w:r>
      <w:r>
        <w:t>property of this RegExp object</w:t>
      </w:r>
      <w:r w:rsidRPr="00E77497">
        <w:t>.</w:t>
      </w:r>
    </w:p>
    <w:p w14:paraId="1722BD32" w14:textId="77777777" w:rsidR="005D7F2D" w:rsidRPr="00E77497" w:rsidRDefault="005D7F2D" w:rsidP="005D7F2D">
      <w:pPr>
        <w:pStyle w:val="40"/>
      </w:pPr>
      <w:r>
        <w:t xml:space="preserve">get </w:t>
      </w:r>
      <w:r w:rsidRPr="00E77497">
        <w:t>RegExp.prototype.</w:t>
      </w:r>
      <w:r>
        <w:t>sticky</w:t>
      </w:r>
      <w:r w:rsidRPr="00E77497">
        <w:t xml:space="preserve"> </w:t>
      </w:r>
    </w:p>
    <w:p w14:paraId="2AC0F5EA" w14:textId="77777777"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.sticky</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47A6E82D" w14:textId="77777777" w:rsidR="005D7F2D" w:rsidRPr="00E77497" w:rsidRDefault="005D7F2D" w:rsidP="005D7F2D">
      <w:pPr>
        <w:pStyle w:val="Alg4"/>
        <w:numPr>
          <w:ilvl w:val="0"/>
          <w:numId w:val="1348"/>
        </w:numPr>
      </w:pPr>
      <w:r w:rsidRPr="00E77497">
        <w:t xml:space="preserve">Let </w:t>
      </w:r>
      <w:r>
        <w:rPr>
          <w:i/>
        </w:rPr>
        <w:t>R</w:t>
      </w:r>
      <w:r w:rsidRPr="00E77497">
        <w:t xml:space="preserve"> be the</w:t>
      </w:r>
      <w:r>
        <w:t xml:space="preserve"> </w:t>
      </w:r>
      <w:r w:rsidRPr="00E77497">
        <w:rPr>
          <w:b/>
        </w:rPr>
        <w:t>this</w:t>
      </w:r>
      <w:r w:rsidRPr="00E77497">
        <w:t xml:space="preserve"> value.</w:t>
      </w:r>
    </w:p>
    <w:p w14:paraId="6925DBD7" w14:textId="77777777" w:rsidR="005D7F2D" w:rsidRPr="00E77497" w:rsidRDefault="005D7F2D" w:rsidP="005D7F2D">
      <w:pPr>
        <w:pStyle w:val="Alg4"/>
        <w:numPr>
          <w:ilvl w:val="0"/>
          <w:numId w:val="1348"/>
        </w:numPr>
      </w:pPr>
      <w:r>
        <w:t>If Type(</w:t>
      </w:r>
      <w:r>
        <w:rPr>
          <w:i/>
          <w:iCs/>
        </w:rPr>
        <w:t>R)</w:t>
      </w:r>
      <w:r>
        <w:t xml:space="preserve"> is not Object, then throw a </w:t>
      </w:r>
      <w:r w:rsidRPr="003F3BD9">
        <w:rPr>
          <w:b/>
        </w:rPr>
        <w:t>TypeError</w:t>
      </w:r>
      <w:r>
        <w:t xml:space="preserve"> exception.</w:t>
      </w:r>
    </w:p>
    <w:p w14:paraId="6C6FAA9C" w14:textId="77777777" w:rsidR="005D7F2D" w:rsidRDefault="005D7F2D" w:rsidP="005D7F2D">
      <w:pPr>
        <w:pStyle w:val="Alg4"/>
        <w:numPr>
          <w:ilvl w:val="0"/>
          <w:numId w:val="1348"/>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14:paraId="12F104E8" w14:textId="77777777" w:rsidR="005D7F2D" w:rsidRDefault="005D7F2D" w:rsidP="005D7F2D">
      <w:pPr>
        <w:numPr>
          <w:ilvl w:val="0"/>
          <w:numId w:val="134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4355F0DA" w14:textId="77777777" w:rsidR="005D7F2D" w:rsidRDefault="005D7F2D" w:rsidP="005D7F2D">
      <w:pPr>
        <w:pStyle w:val="Alg4"/>
        <w:numPr>
          <w:ilvl w:val="0"/>
          <w:numId w:val="1348"/>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5305BA5A" w14:textId="77777777" w:rsidR="005D7F2D" w:rsidRDefault="005D7F2D" w:rsidP="005D7F2D">
      <w:pPr>
        <w:pStyle w:val="Alg4"/>
        <w:numPr>
          <w:ilvl w:val="0"/>
          <w:numId w:val="1348"/>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then return </w:t>
      </w:r>
      <w:r>
        <w:rPr>
          <w:b/>
          <w:bCs/>
        </w:rPr>
        <w:t>true</w:t>
      </w:r>
      <w:r>
        <w:t>.</w:t>
      </w:r>
    </w:p>
    <w:p w14:paraId="1DCB02C3" w14:textId="77777777" w:rsidR="005D7F2D" w:rsidRPr="00E77497" w:rsidRDefault="005D7F2D" w:rsidP="005D7F2D">
      <w:pPr>
        <w:pStyle w:val="Alg4"/>
        <w:numPr>
          <w:ilvl w:val="0"/>
          <w:numId w:val="1348"/>
        </w:numPr>
        <w:spacing w:after="220"/>
      </w:pPr>
      <w:r>
        <w:t>Return</w:t>
      </w:r>
      <w:r>
        <w:rPr>
          <w:iCs/>
        </w:rPr>
        <w:t xml:space="preserve"> </w:t>
      </w:r>
      <w:r>
        <w:rPr>
          <w:b/>
          <w:bCs/>
          <w:iCs/>
        </w:rPr>
        <w:t>false</w:t>
      </w:r>
      <w:r>
        <w:t>.</w:t>
      </w:r>
    </w:p>
    <w:p w14:paraId="1035B42E" w14:textId="77777777" w:rsidR="003F1242" w:rsidRPr="00E77497" w:rsidRDefault="003F1242" w:rsidP="003F1242">
      <w:pPr>
        <w:pStyle w:val="40"/>
      </w:pPr>
      <w:r w:rsidRPr="00E77497">
        <w:t>RegExp.prototype.test(string)</w:t>
      </w:r>
    </w:p>
    <w:p w14:paraId="774E0B2B" w14:textId="77777777" w:rsidR="003F1242" w:rsidRPr="00E77497" w:rsidRDefault="003F1242" w:rsidP="003F1242">
      <w:r w:rsidRPr="00E77497">
        <w:t>The following steps are taken:</w:t>
      </w:r>
    </w:p>
    <w:p w14:paraId="080F753F" w14:textId="77777777" w:rsidR="003F1242" w:rsidRPr="00E77497" w:rsidRDefault="003F1242" w:rsidP="003F1242">
      <w:pPr>
        <w:pStyle w:val="Alg4"/>
        <w:numPr>
          <w:ilvl w:val="0"/>
          <w:numId w:val="324"/>
        </w:numPr>
      </w:pPr>
      <w:r w:rsidRPr="00E77497">
        <w:t xml:space="preserve">Let </w:t>
      </w:r>
      <w:r>
        <w:rPr>
          <w:i/>
        </w:rPr>
        <w:t>R</w:t>
      </w:r>
      <w:r w:rsidRPr="00E77497">
        <w:t xml:space="preserve"> be the</w:t>
      </w:r>
      <w:r>
        <w:t xml:space="preserve"> </w:t>
      </w:r>
      <w:r w:rsidRPr="00E77497">
        <w:rPr>
          <w:b/>
        </w:rPr>
        <w:t>this</w:t>
      </w:r>
      <w:r w:rsidRPr="00E77497">
        <w:t xml:space="preserve"> value.</w:t>
      </w:r>
    </w:p>
    <w:p w14:paraId="5411B8D8" w14:textId="77777777" w:rsidR="003F1242" w:rsidRPr="00E77497" w:rsidRDefault="003F1242" w:rsidP="003F1242">
      <w:pPr>
        <w:pStyle w:val="Alg4"/>
        <w:numPr>
          <w:ilvl w:val="0"/>
          <w:numId w:val="324"/>
        </w:numPr>
      </w:pPr>
      <w:r>
        <w:t>If Type(</w:t>
      </w:r>
      <w:r>
        <w:rPr>
          <w:i/>
          <w:iCs/>
        </w:rPr>
        <w:t>R)</w:t>
      </w:r>
      <w:r>
        <w:t xml:space="preserve"> is not Object, then throw a </w:t>
      </w:r>
      <w:r w:rsidRPr="003F3BD9">
        <w:rPr>
          <w:b/>
        </w:rPr>
        <w:t>TypeError</w:t>
      </w:r>
      <w:r>
        <w:t xml:space="preserve"> exception.</w:t>
      </w:r>
    </w:p>
    <w:p w14:paraId="46ED10D5" w14:textId="77777777" w:rsidR="003F1242" w:rsidRDefault="003F1242" w:rsidP="003F1242">
      <w:pPr>
        <w:pStyle w:val="Alg4"/>
        <w:numPr>
          <w:ilvl w:val="0"/>
          <w:numId w:val="324"/>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14:paraId="0FAB9778" w14:textId="77777777" w:rsidR="003F1242" w:rsidRDefault="003F1242" w:rsidP="003F1242">
      <w:pPr>
        <w:pStyle w:val="Alg4"/>
        <w:numPr>
          <w:ilvl w:val="0"/>
          <w:numId w:val="324"/>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44DE9323" w14:textId="77777777" w:rsidR="003F1242" w:rsidRDefault="003F1242" w:rsidP="003F1242">
      <w:pPr>
        <w:pStyle w:val="Alg4"/>
        <w:numPr>
          <w:ilvl w:val="0"/>
          <w:numId w:val="324"/>
        </w:numPr>
      </w:pPr>
      <w:r w:rsidRPr="00E77497">
        <w:t xml:space="preserve">Let </w:t>
      </w:r>
      <w:r w:rsidRPr="00E77497">
        <w:rPr>
          <w:i/>
        </w:rPr>
        <w:t>S</w:t>
      </w:r>
      <w:r w:rsidRPr="00E77497">
        <w:t xml:space="preserve"> be the value of ToString(</w:t>
      </w:r>
      <w:r w:rsidRPr="00E77497">
        <w:rPr>
          <w:i/>
        </w:rPr>
        <w:t>string</w:t>
      </w:r>
      <w:r w:rsidRPr="00E77497">
        <w:t>)</w:t>
      </w:r>
    </w:p>
    <w:p w14:paraId="29BF7690" w14:textId="77777777" w:rsidR="003F1242" w:rsidRDefault="003F1242" w:rsidP="003F1242">
      <w:pPr>
        <w:pStyle w:val="Alg4"/>
        <w:numPr>
          <w:ilvl w:val="0"/>
          <w:numId w:val="324"/>
        </w:numPr>
      </w:pPr>
      <w:r>
        <w:t>ReturnIfAbrupt(</w:t>
      </w:r>
      <w:r>
        <w:rPr>
          <w:i/>
        </w:rPr>
        <w:t>S</w:t>
      </w:r>
      <w:r>
        <w:t>).</w:t>
      </w:r>
    </w:p>
    <w:p w14:paraId="31344BC7" w14:textId="77777777" w:rsidR="003F1242" w:rsidRPr="00E77497" w:rsidRDefault="003F1242" w:rsidP="003F1242">
      <w:pPr>
        <w:pStyle w:val="Alg4"/>
        <w:numPr>
          <w:ilvl w:val="0"/>
          <w:numId w:val="324"/>
        </w:numPr>
      </w:pPr>
      <w:r w:rsidRPr="00E77497">
        <w:t xml:space="preserve">Let </w:t>
      </w:r>
      <w:r w:rsidRPr="00E77497">
        <w:rPr>
          <w:i/>
        </w:rPr>
        <w:t>match</w:t>
      </w:r>
      <w:r w:rsidRPr="00E77497">
        <w:t xml:space="preserve"> be the result of</w:t>
      </w:r>
      <w:r>
        <w:t xml:space="preserve"> the</w:t>
      </w:r>
      <w:r w:rsidRPr="00E77497">
        <w:t xml:space="preserve"> </w:t>
      </w:r>
      <w:r>
        <w:t xml:space="preserve">RegExpExec abstract operation with arguments </w:t>
      </w:r>
      <w:r w:rsidRPr="00134DAD">
        <w:rPr>
          <w:i/>
        </w:rPr>
        <w:t>R</w:t>
      </w:r>
      <w:r>
        <w:t xml:space="preserve"> and </w:t>
      </w:r>
      <w:r w:rsidRPr="00134DAD">
        <w:rPr>
          <w:i/>
        </w:rPr>
        <w:t>S</w:t>
      </w:r>
      <w:r w:rsidRPr="00E77497">
        <w:t>.</w:t>
      </w:r>
    </w:p>
    <w:p w14:paraId="3E4BE67D" w14:textId="77777777" w:rsidR="003F1242" w:rsidRDefault="003F1242" w:rsidP="003F1242">
      <w:pPr>
        <w:pStyle w:val="Alg4"/>
        <w:numPr>
          <w:ilvl w:val="0"/>
          <w:numId w:val="324"/>
        </w:numPr>
      </w:pPr>
      <w:r>
        <w:t>ReturnIfAbrupt(</w:t>
      </w:r>
      <w:r>
        <w:rPr>
          <w:i/>
        </w:rPr>
        <w:t>match</w:t>
      </w:r>
      <w:r>
        <w:t>).</w:t>
      </w:r>
    </w:p>
    <w:p w14:paraId="00D6110C" w14:textId="77777777" w:rsidR="003F1242" w:rsidRPr="00E77497" w:rsidRDefault="003F1242" w:rsidP="003F1242">
      <w:pPr>
        <w:pStyle w:val="Alg4"/>
        <w:numPr>
          <w:ilvl w:val="0"/>
          <w:numId w:val="324"/>
        </w:numPr>
        <w:spacing w:after="240"/>
      </w:pPr>
      <w:r w:rsidRPr="00E77497">
        <w:t xml:space="preserve">If </w:t>
      </w:r>
      <w:r w:rsidRPr="00E77497">
        <w:rPr>
          <w:i/>
        </w:rPr>
        <w:t>match</w:t>
      </w:r>
      <w:r w:rsidRPr="00E77497">
        <w:t xml:space="preserve"> is not </w:t>
      </w:r>
      <w:r w:rsidRPr="00C52FC5">
        <w:rPr>
          <w:b/>
          <w:bCs/>
        </w:rPr>
        <w:t>null</w:t>
      </w:r>
      <w:r w:rsidRPr="00E77497">
        <w:t xml:space="preserve">, then return </w:t>
      </w:r>
      <w:r w:rsidRPr="00E77497">
        <w:rPr>
          <w:b/>
        </w:rPr>
        <w:t>true</w:t>
      </w:r>
      <w:r w:rsidRPr="00E77497">
        <w:t xml:space="preserve">; else return </w:t>
      </w:r>
      <w:r w:rsidRPr="00E77497">
        <w:rPr>
          <w:b/>
        </w:rPr>
        <w:t>false</w:t>
      </w:r>
      <w:r w:rsidRPr="00E77497">
        <w:t>.</w:t>
      </w:r>
    </w:p>
    <w:p w14:paraId="2F589F59" w14:textId="77777777" w:rsidR="003F1242" w:rsidRPr="00E77497" w:rsidRDefault="003F1242" w:rsidP="003F1242">
      <w:pPr>
        <w:pStyle w:val="40"/>
      </w:pPr>
      <w:r w:rsidRPr="00E77497">
        <w:t>RegExp.prototype.toString()</w:t>
      </w:r>
    </w:p>
    <w:p w14:paraId="75E5F6B1" w14:textId="77777777" w:rsidR="003F1242" w:rsidRPr="00E77497" w:rsidRDefault="003F1242" w:rsidP="003F1242">
      <w:pPr>
        <w:pStyle w:val="Alg4"/>
        <w:numPr>
          <w:ilvl w:val="0"/>
          <w:numId w:val="1343"/>
        </w:numPr>
      </w:pPr>
      <w:r w:rsidRPr="00E77497">
        <w:t xml:space="preserve">Let </w:t>
      </w:r>
      <w:r>
        <w:rPr>
          <w:i/>
        </w:rPr>
        <w:t>R</w:t>
      </w:r>
      <w:r w:rsidRPr="00E77497">
        <w:t xml:space="preserve"> be the</w:t>
      </w:r>
      <w:r>
        <w:t xml:space="preserve"> </w:t>
      </w:r>
      <w:r w:rsidRPr="00E77497">
        <w:rPr>
          <w:b/>
        </w:rPr>
        <w:t>this</w:t>
      </w:r>
      <w:r w:rsidRPr="00E77497">
        <w:t xml:space="preserve"> value.</w:t>
      </w:r>
    </w:p>
    <w:p w14:paraId="1235D615" w14:textId="77777777" w:rsidR="003F1242" w:rsidRPr="00E77497" w:rsidRDefault="003F1242" w:rsidP="003F1242">
      <w:pPr>
        <w:pStyle w:val="Alg4"/>
        <w:numPr>
          <w:ilvl w:val="0"/>
          <w:numId w:val="1343"/>
        </w:numPr>
      </w:pPr>
      <w:r>
        <w:t>If Type(</w:t>
      </w:r>
      <w:r>
        <w:rPr>
          <w:i/>
          <w:iCs/>
        </w:rPr>
        <w:t>R)</w:t>
      </w:r>
      <w:r>
        <w:t xml:space="preserve"> is not Object, then throw a </w:t>
      </w:r>
      <w:r w:rsidRPr="003F3BD9">
        <w:rPr>
          <w:b/>
        </w:rPr>
        <w:t>TypeError</w:t>
      </w:r>
      <w:r>
        <w:t xml:space="preserve"> exception.</w:t>
      </w:r>
    </w:p>
    <w:p w14:paraId="3662A38B" w14:textId="77777777" w:rsidR="003F1242" w:rsidRDefault="003F1242" w:rsidP="003F1242">
      <w:pPr>
        <w:pStyle w:val="Alg4"/>
        <w:numPr>
          <w:ilvl w:val="0"/>
          <w:numId w:val="1343"/>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14:paraId="0128E304" w14:textId="77777777" w:rsidR="003F1242" w:rsidRDefault="003F1242" w:rsidP="003F1242">
      <w:pPr>
        <w:pStyle w:val="Alg4"/>
        <w:numPr>
          <w:ilvl w:val="0"/>
          <w:numId w:val="1343"/>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1899C9ED" w14:textId="77777777" w:rsidR="003F1242" w:rsidRDefault="003F1242" w:rsidP="003F1242">
      <w:pPr>
        <w:pStyle w:val="Alg4"/>
        <w:numPr>
          <w:ilvl w:val="0"/>
          <w:numId w:val="1343"/>
        </w:numPr>
      </w:pPr>
      <w:r>
        <w:t xml:space="preserve">Let </w:t>
      </w:r>
      <w:r>
        <w:rPr>
          <w:i/>
          <w:iCs/>
        </w:rPr>
        <w:t>pattern</w:t>
      </w:r>
      <w:r>
        <w:t xml:space="preserve"> be the result of ToString(Get(</w:t>
      </w:r>
      <w:r>
        <w:rPr>
          <w:i/>
          <w:iCs/>
        </w:rPr>
        <w:t>R</w:t>
      </w:r>
      <w:r>
        <w:t xml:space="preserve">, </w:t>
      </w:r>
      <w:r w:rsidRPr="00C7794D">
        <w:rPr>
          <w:rFonts w:ascii="Courier New" w:hAnsi="Courier New" w:cs="Courier New"/>
          <w:b/>
        </w:rPr>
        <w:t>"</w:t>
      </w:r>
      <w:r>
        <w:rPr>
          <w:rFonts w:ascii="Courier New" w:hAnsi="Courier New"/>
          <w:b/>
        </w:rPr>
        <w:t>source</w:t>
      </w:r>
      <w:r w:rsidRPr="00C7794D">
        <w:rPr>
          <w:rFonts w:ascii="Courier New" w:hAnsi="Courier New" w:cs="Courier New"/>
          <w:b/>
        </w:rPr>
        <w:t>"</w:t>
      </w:r>
      <w:r>
        <w:t>)).</w:t>
      </w:r>
    </w:p>
    <w:p w14:paraId="5EE448C9" w14:textId="77777777" w:rsidR="003F1242" w:rsidRDefault="003F1242" w:rsidP="003F1242">
      <w:pPr>
        <w:pStyle w:val="Alg4"/>
        <w:numPr>
          <w:ilvl w:val="0"/>
          <w:numId w:val="1343"/>
        </w:numPr>
      </w:pPr>
      <w:r>
        <w:t>ReturnIfAbrupt(</w:t>
      </w:r>
      <w:r>
        <w:rPr>
          <w:i/>
        </w:rPr>
        <w:t>pattern</w:t>
      </w:r>
      <w:r>
        <w:t>).</w:t>
      </w:r>
    </w:p>
    <w:p w14:paraId="76C93B7E" w14:textId="77777777" w:rsidR="003F1242" w:rsidRDefault="003F1242" w:rsidP="003F1242">
      <w:pPr>
        <w:pStyle w:val="Alg4"/>
        <w:numPr>
          <w:ilvl w:val="0"/>
          <w:numId w:val="1343"/>
        </w:numPr>
      </w:pPr>
      <w:r>
        <w:t xml:space="preserve">Let </w:t>
      </w:r>
      <w:r w:rsidRPr="00733967">
        <w:rPr>
          <w:i/>
          <w:iCs/>
        </w:rPr>
        <w:t>result</w:t>
      </w:r>
      <w:r>
        <w:t xml:space="preserve"> be the </w:t>
      </w:r>
      <w:r w:rsidRPr="00733967">
        <w:t xml:space="preserve">String value formed by concatenating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w:t>
      </w:r>
      <w:r w:rsidRPr="00733967">
        <w:rPr>
          <w:bCs/>
          <w:i/>
          <w:iCs/>
        </w:rPr>
        <w:t>pattern</w:t>
      </w:r>
      <w:r w:rsidRPr="00E77497">
        <w:t>, and</w:t>
      </w:r>
      <w:r>
        <w:t xml:space="preserve">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655E48">
        <w:rPr>
          <w:sz w:val="18"/>
        </w:rPr>
        <w:t>.</w:t>
      </w:r>
    </w:p>
    <w:p w14:paraId="20FC4BA8" w14:textId="77777777" w:rsidR="003F1242" w:rsidRDefault="003F1242" w:rsidP="003F1242">
      <w:pPr>
        <w:pStyle w:val="Alg4"/>
        <w:numPr>
          <w:ilvl w:val="0"/>
          <w:numId w:val="1343"/>
        </w:numPr>
      </w:pPr>
      <w:r>
        <w:t xml:space="preserve">Let </w:t>
      </w:r>
      <w:r>
        <w:rPr>
          <w:i/>
          <w:iCs/>
        </w:rPr>
        <w:t>global</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global</w:t>
      </w:r>
      <w:r w:rsidRPr="00C7794D">
        <w:rPr>
          <w:rFonts w:ascii="Courier New" w:hAnsi="Courier New" w:cs="Courier New"/>
          <w:b/>
        </w:rPr>
        <w:t>"</w:t>
      </w:r>
      <w:r>
        <w:t>)).</w:t>
      </w:r>
    </w:p>
    <w:p w14:paraId="09EF41AE" w14:textId="77777777" w:rsidR="003F1242" w:rsidRDefault="003F1242" w:rsidP="003F1242">
      <w:pPr>
        <w:pStyle w:val="Alg4"/>
        <w:numPr>
          <w:ilvl w:val="0"/>
          <w:numId w:val="1343"/>
        </w:numPr>
      </w:pPr>
      <w:r>
        <w:t>ReturnIfAbrupt(</w:t>
      </w:r>
      <w:r>
        <w:rPr>
          <w:i/>
          <w:iCs/>
        </w:rPr>
        <w:t>global</w:t>
      </w:r>
      <w:r>
        <w:t>).</w:t>
      </w:r>
    </w:p>
    <w:p w14:paraId="3AB754ED" w14:textId="77777777" w:rsidR="003F1242" w:rsidRDefault="003F1242" w:rsidP="003F1242">
      <w:pPr>
        <w:pStyle w:val="Alg4"/>
        <w:numPr>
          <w:ilvl w:val="0"/>
          <w:numId w:val="1343"/>
        </w:numPr>
      </w:pPr>
      <w:r>
        <w:t xml:space="preserve">If </w:t>
      </w:r>
      <w:r>
        <w:rPr>
          <w:i/>
          <w:iCs/>
        </w:rPr>
        <w:t>global</w:t>
      </w:r>
      <w:r>
        <w:t xml:space="preserve"> is </w:t>
      </w:r>
      <w:r>
        <w:rPr>
          <w:b/>
          <w:bCs/>
        </w:rPr>
        <w:t>true</w:t>
      </w:r>
      <w:r>
        <w:t xml:space="preserve">, then append </w:t>
      </w:r>
      <w:r w:rsidRPr="00C7794D">
        <w:rPr>
          <w:rFonts w:ascii="Courier New" w:hAnsi="Courier New" w:cs="Courier New"/>
          <w:b/>
        </w:rPr>
        <w:t>"</w:t>
      </w:r>
      <w:r>
        <w:rPr>
          <w:rFonts w:ascii="Courier New" w:hAnsi="Courier New"/>
          <w:b/>
        </w:rPr>
        <w:t>g</w:t>
      </w:r>
      <w:r w:rsidRPr="00C7794D">
        <w:rPr>
          <w:rFonts w:ascii="Courier New" w:hAnsi="Courier New" w:cs="Courier New"/>
          <w:b/>
        </w:rPr>
        <w:t>"</w:t>
      </w:r>
      <w:r>
        <w:t xml:space="preserve"> as the last character of </w:t>
      </w:r>
      <w:r>
        <w:rPr>
          <w:i/>
          <w:iCs/>
        </w:rPr>
        <w:t>result</w:t>
      </w:r>
      <w:r>
        <w:t>.</w:t>
      </w:r>
    </w:p>
    <w:p w14:paraId="2641E217" w14:textId="77777777" w:rsidR="003F1242" w:rsidRDefault="003F1242" w:rsidP="003F1242">
      <w:pPr>
        <w:pStyle w:val="Alg4"/>
        <w:numPr>
          <w:ilvl w:val="0"/>
          <w:numId w:val="1343"/>
        </w:numPr>
      </w:pPr>
      <w:r>
        <w:t xml:space="preserve">Let </w:t>
      </w:r>
      <w:r>
        <w:rPr>
          <w:i/>
          <w:iCs/>
        </w:rPr>
        <w:t>ignoreCase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ignoreCase</w:t>
      </w:r>
      <w:r w:rsidRPr="00C7794D">
        <w:rPr>
          <w:rFonts w:ascii="Courier New" w:hAnsi="Courier New" w:cs="Courier New"/>
          <w:b/>
        </w:rPr>
        <w:t>"</w:t>
      </w:r>
      <w:r>
        <w:t>)).</w:t>
      </w:r>
    </w:p>
    <w:p w14:paraId="488B459A" w14:textId="77777777" w:rsidR="003F1242" w:rsidRDefault="003F1242" w:rsidP="003F1242">
      <w:pPr>
        <w:pStyle w:val="Alg4"/>
        <w:numPr>
          <w:ilvl w:val="0"/>
          <w:numId w:val="1343"/>
        </w:numPr>
      </w:pPr>
      <w:r>
        <w:t>ReturnIfAbrupt(</w:t>
      </w:r>
      <w:r>
        <w:rPr>
          <w:i/>
          <w:iCs/>
        </w:rPr>
        <w:t>ignoreCase</w:t>
      </w:r>
      <w:r>
        <w:t>).</w:t>
      </w:r>
    </w:p>
    <w:p w14:paraId="21F9F618" w14:textId="77777777" w:rsidR="003F1242" w:rsidRDefault="003F1242" w:rsidP="003F1242">
      <w:pPr>
        <w:pStyle w:val="Alg4"/>
        <w:numPr>
          <w:ilvl w:val="0"/>
          <w:numId w:val="1343"/>
        </w:numPr>
      </w:pPr>
      <w:r>
        <w:t xml:space="preserve">If </w:t>
      </w:r>
      <w:r>
        <w:rPr>
          <w:i/>
          <w:iCs/>
        </w:rPr>
        <w:t>ignoreCase</w:t>
      </w:r>
      <w:r>
        <w:t xml:space="preserve"> is </w:t>
      </w:r>
      <w:r>
        <w:rPr>
          <w:b/>
          <w:bCs/>
        </w:rPr>
        <w:t>true</w:t>
      </w:r>
      <w:r>
        <w:t xml:space="preserve">, then append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as the last character of </w:t>
      </w:r>
      <w:r>
        <w:rPr>
          <w:i/>
          <w:iCs/>
        </w:rPr>
        <w:t>result</w:t>
      </w:r>
      <w:r>
        <w:t>.</w:t>
      </w:r>
    </w:p>
    <w:p w14:paraId="0D62C5B2" w14:textId="77777777" w:rsidR="003F1242" w:rsidRDefault="003F1242" w:rsidP="003F1242">
      <w:pPr>
        <w:pStyle w:val="Alg4"/>
        <w:numPr>
          <w:ilvl w:val="0"/>
          <w:numId w:val="1343"/>
        </w:numPr>
      </w:pPr>
      <w:r>
        <w:t xml:space="preserve">Let </w:t>
      </w:r>
      <w:r>
        <w:rPr>
          <w:i/>
          <w:iCs/>
        </w:rPr>
        <w:t>multiline</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multiline</w:t>
      </w:r>
      <w:r w:rsidRPr="00C7794D">
        <w:rPr>
          <w:rFonts w:ascii="Courier New" w:hAnsi="Courier New" w:cs="Courier New"/>
          <w:b/>
        </w:rPr>
        <w:t>"</w:t>
      </w:r>
      <w:r>
        <w:t>)).</w:t>
      </w:r>
    </w:p>
    <w:p w14:paraId="21470260" w14:textId="77777777" w:rsidR="003F1242" w:rsidRDefault="003F1242" w:rsidP="003F1242">
      <w:pPr>
        <w:pStyle w:val="Alg4"/>
        <w:numPr>
          <w:ilvl w:val="0"/>
          <w:numId w:val="1343"/>
        </w:numPr>
      </w:pPr>
      <w:r>
        <w:t>ReturnIfAbrupt(</w:t>
      </w:r>
      <w:r>
        <w:rPr>
          <w:i/>
          <w:iCs/>
        </w:rPr>
        <w:t>multiline</w:t>
      </w:r>
      <w:r>
        <w:t>).</w:t>
      </w:r>
    </w:p>
    <w:p w14:paraId="3C32E601" w14:textId="77777777" w:rsidR="003F1242" w:rsidRDefault="003F1242" w:rsidP="003F1242">
      <w:pPr>
        <w:pStyle w:val="Alg4"/>
        <w:numPr>
          <w:ilvl w:val="0"/>
          <w:numId w:val="1343"/>
        </w:numPr>
      </w:pPr>
      <w:r>
        <w:t xml:space="preserve">If </w:t>
      </w:r>
      <w:r>
        <w:rPr>
          <w:i/>
          <w:iCs/>
        </w:rPr>
        <w:t>multiline</w:t>
      </w:r>
      <w:r>
        <w:t xml:space="preserve"> is </w:t>
      </w:r>
      <w:r>
        <w:rPr>
          <w:b/>
          <w:bCs/>
        </w:rPr>
        <w:t>true</w:t>
      </w:r>
      <w:r>
        <w:t xml:space="preserve">, then append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as the last character of </w:t>
      </w:r>
      <w:r>
        <w:rPr>
          <w:i/>
          <w:iCs/>
        </w:rPr>
        <w:t>result</w:t>
      </w:r>
      <w:r>
        <w:t>.</w:t>
      </w:r>
    </w:p>
    <w:p w14:paraId="07AE98FF" w14:textId="77777777" w:rsidR="003F1242" w:rsidRDefault="003F1242" w:rsidP="003F1242">
      <w:pPr>
        <w:pStyle w:val="Alg4"/>
        <w:numPr>
          <w:ilvl w:val="0"/>
          <w:numId w:val="1343"/>
        </w:numPr>
      </w:pPr>
      <w:r>
        <w:t xml:space="preserve">Let </w:t>
      </w:r>
      <w:r>
        <w:rPr>
          <w:i/>
          <w:iCs/>
        </w:rPr>
        <w:t>unicode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unicode</w:t>
      </w:r>
      <w:r w:rsidRPr="00C7794D">
        <w:rPr>
          <w:rFonts w:ascii="Courier New" w:hAnsi="Courier New" w:cs="Courier New"/>
          <w:b/>
        </w:rPr>
        <w:t>"</w:t>
      </w:r>
      <w:r>
        <w:t>)).</w:t>
      </w:r>
    </w:p>
    <w:p w14:paraId="50301FF0" w14:textId="77777777" w:rsidR="003F1242" w:rsidRDefault="003F1242" w:rsidP="003F1242">
      <w:pPr>
        <w:pStyle w:val="Alg4"/>
        <w:numPr>
          <w:ilvl w:val="0"/>
          <w:numId w:val="1343"/>
        </w:numPr>
      </w:pPr>
      <w:r>
        <w:t>ReturnIfAbrupt(</w:t>
      </w:r>
      <w:r>
        <w:rPr>
          <w:i/>
        </w:rPr>
        <w:t>unicode</w:t>
      </w:r>
      <w:r>
        <w:t>).</w:t>
      </w:r>
    </w:p>
    <w:p w14:paraId="614627F5" w14:textId="77777777" w:rsidR="003F1242" w:rsidRDefault="003F1242" w:rsidP="003F1242">
      <w:pPr>
        <w:pStyle w:val="Alg4"/>
        <w:numPr>
          <w:ilvl w:val="0"/>
          <w:numId w:val="1343"/>
        </w:numPr>
      </w:pPr>
      <w:r>
        <w:t xml:space="preserve">If </w:t>
      </w:r>
      <w:r>
        <w:rPr>
          <w:i/>
          <w:iCs/>
        </w:rPr>
        <w:t>unicode</w:t>
      </w:r>
      <w:r>
        <w:t xml:space="preserve"> is </w:t>
      </w:r>
      <w:r>
        <w:rPr>
          <w:b/>
          <w:bCs/>
        </w:rPr>
        <w:t>true</w:t>
      </w:r>
      <w:r>
        <w:t xml:space="preserve">, then append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as the last character of </w:t>
      </w:r>
      <w:r>
        <w:rPr>
          <w:i/>
          <w:iCs/>
        </w:rPr>
        <w:t>result</w:t>
      </w:r>
      <w:r>
        <w:t>.</w:t>
      </w:r>
    </w:p>
    <w:p w14:paraId="5B77BFD0" w14:textId="77777777" w:rsidR="003F1242" w:rsidRDefault="003F1242" w:rsidP="003F1242">
      <w:pPr>
        <w:pStyle w:val="Alg4"/>
        <w:numPr>
          <w:ilvl w:val="0"/>
          <w:numId w:val="1343"/>
        </w:numPr>
      </w:pPr>
      <w:r>
        <w:t xml:space="preserve">Let </w:t>
      </w:r>
      <w:r>
        <w:rPr>
          <w:i/>
          <w:iCs/>
        </w:rPr>
        <w:t>sticky</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sticky</w:t>
      </w:r>
      <w:r w:rsidRPr="00C7794D">
        <w:rPr>
          <w:rFonts w:ascii="Courier New" w:hAnsi="Courier New" w:cs="Courier New"/>
          <w:b/>
        </w:rPr>
        <w:t>"</w:t>
      </w:r>
      <w:r>
        <w:t>)).</w:t>
      </w:r>
    </w:p>
    <w:p w14:paraId="1C06784A" w14:textId="77777777" w:rsidR="003F1242" w:rsidRDefault="003F1242" w:rsidP="003F1242">
      <w:pPr>
        <w:pStyle w:val="Alg4"/>
        <w:numPr>
          <w:ilvl w:val="0"/>
          <w:numId w:val="1343"/>
        </w:numPr>
      </w:pPr>
      <w:r>
        <w:t>ReturnIfAbrupt(</w:t>
      </w:r>
      <w:r>
        <w:rPr>
          <w:i/>
          <w:iCs/>
        </w:rPr>
        <w:t>sticky</w:t>
      </w:r>
      <w:r>
        <w:t>).</w:t>
      </w:r>
    </w:p>
    <w:p w14:paraId="3F416DAC" w14:textId="77777777" w:rsidR="003F1242" w:rsidRDefault="003F1242" w:rsidP="003F1242">
      <w:pPr>
        <w:pStyle w:val="Alg4"/>
        <w:numPr>
          <w:ilvl w:val="0"/>
          <w:numId w:val="1343"/>
        </w:numPr>
      </w:pPr>
      <w:r>
        <w:t xml:space="preserve">If </w:t>
      </w:r>
      <w:r>
        <w:rPr>
          <w:i/>
          <w:iCs/>
        </w:rPr>
        <w:t>sticky</w:t>
      </w:r>
      <w:r>
        <w:t xml:space="preserve"> is </w:t>
      </w:r>
      <w:r>
        <w:rPr>
          <w:b/>
          <w:bCs/>
        </w:rPr>
        <w:t>true</w:t>
      </w:r>
      <w:r>
        <w:t xml:space="preserve">, then append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as the last character of </w:t>
      </w:r>
      <w:r>
        <w:rPr>
          <w:i/>
          <w:iCs/>
        </w:rPr>
        <w:t>result</w:t>
      </w:r>
      <w:r>
        <w:t>.</w:t>
      </w:r>
    </w:p>
    <w:p w14:paraId="4C194191" w14:textId="77777777" w:rsidR="003F1242" w:rsidRDefault="003F1242" w:rsidP="003F1242">
      <w:pPr>
        <w:pStyle w:val="Alg4"/>
        <w:numPr>
          <w:ilvl w:val="0"/>
          <w:numId w:val="1343"/>
        </w:numPr>
        <w:spacing w:after="240"/>
      </w:pPr>
      <w:r>
        <w:t xml:space="preserve">Return </w:t>
      </w:r>
      <w:r>
        <w:rPr>
          <w:i/>
          <w:iCs/>
        </w:rPr>
        <w:t>result</w:t>
      </w:r>
      <w:r>
        <w:t>.</w:t>
      </w:r>
    </w:p>
    <w:p w14:paraId="7FF52898" w14:textId="77777777" w:rsidR="003F1242" w:rsidRPr="00C7794D" w:rsidRDefault="003F1242" w:rsidP="003F1242">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7B235603" w14:textId="77777777" w:rsidR="003F1242" w:rsidRPr="00E77497" w:rsidRDefault="003F1242" w:rsidP="003F1242">
      <w:pPr>
        <w:pStyle w:val="40"/>
      </w:pPr>
      <w:r>
        <w:t xml:space="preserve">get </w:t>
      </w:r>
      <w:r w:rsidRPr="00E77497">
        <w:t>RegExp.prototype.</w:t>
      </w:r>
      <w:r>
        <w:t>unicode</w:t>
      </w:r>
      <w:r w:rsidRPr="00E77497">
        <w:t xml:space="preserve"> </w:t>
      </w:r>
    </w:p>
    <w:p w14:paraId="15A7A89A" w14:textId="77777777" w:rsidR="003F1242" w:rsidRPr="00E77497" w:rsidRDefault="003F1242" w:rsidP="003F1242">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unicode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5BFBEAFE" w14:textId="77777777" w:rsidR="003F1242" w:rsidRPr="00E77497" w:rsidRDefault="003F1242" w:rsidP="003F1242">
      <w:pPr>
        <w:pStyle w:val="Alg4"/>
        <w:numPr>
          <w:ilvl w:val="0"/>
          <w:numId w:val="1347"/>
        </w:numPr>
      </w:pPr>
      <w:r w:rsidRPr="00E77497">
        <w:t xml:space="preserve">Let </w:t>
      </w:r>
      <w:r>
        <w:rPr>
          <w:i/>
        </w:rPr>
        <w:t>R</w:t>
      </w:r>
      <w:r w:rsidRPr="00E77497">
        <w:t xml:space="preserve"> be the</w:t>
      </w:r>
      <w:r>
        <w:t xml:space="preserve"> </w:t>
      </w:r>
      <w:r w:rsidRPr="00E77497">
        <w:rPr>
          <w:b/>
        </w:rPr>
        <w:t>this</w:t>
      </w:r>
      <w:r w:rsidRPr="00E77497">
        <w:t xml:space="preserve"> value.</w:t>
      </w:r>
    </w:p>
    <w:p w14:paraId="6A730450" w14:textId="77777777" w:rsidR="003F1242" w:rsidRPr="00E77497" w:rsidRDefault="003F1242" w:rsidP="003F1242">
      <w:pPr>
        <w:pStyle w:val="Alg4"/>
        <w:numPr>
          <w:ilvl w:val="0"/>
          <w:numId w:val="1347"/>
        </w:numPr>
      </w:pPr>
      <w:r>
        <w:t>If Type(</w:t>
      </w:r>
      <w:r>
        <w:rPr>
          <w:i/>
          <w:iCs/>
        </w:rPr>
        <w:t>R)</w:t>
      </w:r>
      <w:r>
        <w:t xml:space="preserve"> is not Object, then throw a </w:t>
      </w:r>
      <w:r w:rsidRPr="003F3BD9">
        <w:rPr>
          <w:b/>
        </w:rPr>
        <w:t>TypeError</w:t>
      </w:r>
      <w:r>
        <w:t xml:space="preserve"> exception.</w:t>
      </w:r>
    </w:p>
    <w:p w14:paraId="59795C6F" w14:textId="77777777" w:rsidR="003F1242" w:rsidRDefault="003F1242" w:rsidP="003F1242">
      <w:pPr>
        <w:pStyle w:val="Alg4"/>
        <w:numPr>
          <w:ilvl w:val="0"/>
          <w:numId w:val="1347"/>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14:paraId="1FDBF354" w14:textId="77777777" w:rsidR="003F1242" w:rsidRDefault="003F1242" w:rsidP="003F1242">
      <w:pPr>
        <w:numPr>
          <w:ilvl w:val="0"/>
          <w:numId w:val="1347"/>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5412B1A9" w14:textId="77777777" w:rsidR="003F1242" w:rsidRDefault="003F1242" w:rsidP="003F1242">
      <w:pPr>
        <w:pStyle w:val="Alg4"/>
        <w:numPr>
          <w:ilvl w:val="0"/>
          <w:numId w:val="1347"/>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6C36798F" w14:textId="77777777" w:rsidR="003F1242" w:rsidRDefault="003F1242" w:rsidP="003F1242">
      <w:pPr>
        <w:pStyle w:val="Alg4"/>
        <w:numPr>
          <w:ilvl w:val="0"/>
          <w:numId w:val="1347"/>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then return </w:t>
      </w:r>
      <w:r>
        <w:rPr>
          <w:b/>
          <w:bCs/>
        </w:rPr>
        <w:t>true</w:t>
      </w:r>
      <w:r>
        <w:t>.</w:t>
      </w:r>
    </w:p>
    <w:p w14:paraId="00E242A3" w14:textId="77777777" w:rsidR="003F1242" w:rsidRPr="00E77497" w:rsidRDefault="003F1242" w:rsidP="003F1242">
      <w:pPr>
        <w:pStyle w:val="Alg4"/>
        <w:numPr>
          <w:ilvl w:val="0"/>
          <w:numId w:val="1347"/>
        </w:numPr>
        <w:spacing w:after="220"/>
      </w:pPr>
      <w:r>
        <w:t>Return</w:t>
      </w:r>
      <w:r>
        <w:rPr>
          <w:iCs/>
        </w:rPr>
        <w:t xml:space="preserve"> </w:t>
      </w:r>
      <w:r>
        <w:rPr>
          <w:b/>
          <w:bCs/>
          <w:iCs/>
        </w:rPr>
        <w:t>false</w:t>
      </w:r>
      <w:r>
        <w:t>.</w:t>
      </w:r>
    </w:p>
    <w:p w14:paraId="0323190C" w14:textId="77777777" w:rsidR="005D7F2D" w:rsidRPr="00E77497" w:rsidRDefault="005D7F2D" w:rsidP="005D7F2D">
      <w:pPr>
        <w:pStyle w:val="40"/>
      </w:pPr>
      <w:r>
        <w:t>RegExp</w:t>
      </w:r>
      <w:r w:rsidRPr="00E77497">
        <w:t>.prototype</w:t>
      </w:r>
      <w:del w:id="5267" w:author="Rev 18 Allen Wirfs-Brock" w:date="2013-09-03T19:08:00Z">
        <w:r w:rsidRPr="00E77497" w:rsidDel="003F1242">
          <w:delText>.</w:delText>
        </w:r>
        <w:r w:rsidDel="003F1242">
          <w:delText>@@</w:delText>
        </w:r>
      </w:del>
      <w:ins w:id="5268" w:author="Rev 18 Allen Wirfs-Brock" w:date="2013-09-03T19:08:00Z">
        <w:r w:rsidR="003F1242">
          <w:t xml:space="preserve"> [ @@</w:t>
        </w:r>
      </w:ins>
      <w:r>
        <w:t>isRegExp</w:t>
      </w:r>
      <w:r w:rsidRPr="00E77497">
        <w:t xml:space="preserve"> </w:t>
      </w:r>
      <w:ins w:id="5269" w:author="Rev 18 Allen Wirfs-Brock" w:date="2013-09-03T19:08:00Z">
        <w:r w:rsidR="003F1242">
          <w:t>]</w:t>
        </w:r>
      </w:ins>
    </w:p>
    <w:p w14:paraId="74848CD1" w14:textId="77777777" w:rsidR="005D7F2D" w:rsidRPr="004B53AC" w:rsidRDefault="005D7F2D" w:rsidP="005D7F2D">
      <w:r w:rsidRPr="00E77497">
        <w:t xml:space="preserve">The </w:t>
      </w:r>
      <w:r>
        <w:t xml:space="preserve">initial value of the @@isRegExp property is </w:t>
      </w:r>
      <w:r w:rsidRPr="0060534A">
        <w:rPr>
          <w:rFonts w:ascii="Times New Roman" w:hAnsi="Times New Roman"/>
          <w:b/>
          <w:bCs/>
        </w:rPr>
        <w:t>true</w:t>
      </w:r>
      <w:r>
        <w:t>.</w:t>
      </w:r>
    </w:p>
    <w:p w14:paraId="1C1B20C1" w14:textId="77777777" w:rsidR="005D7F2D" w:rsidRDefault="005D7F2D" w:rsidP="005D7F2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14:paraId="57C449C7" w14:textId="77777777" w:rsidR="005D7F2D" w:rsidRPr="004D1BD1" w:rsidRDefault="005D7F2D" w:rsidP="005D7F2D">
      <w:pPr>
        <w:pStyle w:val="30"/>
      </w:pPr>
      <w:bookmarkStart w:id="5270" w:name="_Toc366142081"/>
      <w:r w:rsidRPr="004D1BD1">
        <w:t>Properties of RegExp Instances</w:t>
      </w:r>
      <w:bookmarkEnd w:id="5270"/>
    </w:p>
    <w:p w14:paraId="204F43F1" w14:textId="77777777" w:rsidR="005D7F2D" w:rsidRDefault="005D7F2D" w:rsidP="005D7F2D">
      <w:r w:rsidRPr="008B7F6F">
        <w:t>RegExp instances</w:t>
      </w:r>
      <w:r w:rsidRPr="00F620ED">
        <w:t xml:space="preserve"> </w:t>
      </w:r>
      <w:r>
        <w:t>are ordinary objects that</w:t>
      </w:r>
      <w:r w:rsidRPr="008B7F6F">
        <w:t xml:space="preserve"> inherit properties from the RegExp prototype object</w:t>
      </w:r>
      <w:r>
        <w:t>.</w:t>
      </w:r>
      <w:r w:rsidRPr="008B7F6F">
        <w:t xml:space="preserve"> </w:t>
      </w:r>
      <w:r>
        <w:t>RegExp instances</w:t>
      </w:r>
      <w:r w:rsidRPr="008B7F6F">
        <w:t xml:space="preserve"> </w:t>
      </w:r>
      <w:r w:rsidRPr="006B6D0A">
        <w:t xml:space="preserve">have </w:t>
      </w:r>
      <w:r w:rsidRPr="00A67AF2">
        <w:t xml:space="preserve">internal </w:t>
      </w:r>
      <w:r>
        <w:t>data properties</w:t>
      </w:r>
      <w:r w:rsidRPr="00A67AF2">
        <w:t xml:space="preserve"> </w:t>
      </w:r>
      <w:r>
        <w:t xml:space="preserve">[[RegExpMatcher]], [[OriginalSource]], and [[OriginalFlags]]. </w:t>
      </w:r>
      <w:r w:rsidRPr="00E77497">
        <w:t xml:space="preserve">The value of the </w:t>
      </w:r>
      <w:r>
        <w:t>[[RegExpMatcher]]</w:t>
      </w:r>
      <w:r w:rsidRPr="00E77497">
        <w:t xml:space="preserve"> internal </w:t>
      </w:r>
      <w:r>
        <w:t xml:space="preserve">data </w:t>
      </w:r>
      <w:r w:rsidRPr="00E77497">
        <w:t xml:space="preserve">property is an implementation dependent representation of the </w:t>
      </w:r>
      <w:r w:rsidRPr="00E77497">
        <w:rPr>
          <w:rFonts w:ascii="Times New Roman" w:hAnsi="Times New Roman"/>
          <w:i/>
        </w:rPr>
        <w:t>Pattern</w:t>
      </w:r>
      <w:r w:rsidRPr="00E77497">
        <w:t xml:space="preserve"> of the RegExp object.</w:t>
      </w:r>
    </w:p>
    <w:p w14:paraId="1BEE3691" w14:textId="77777777" w:rsidR="005D7F2D" w:rsidRPr="00E77497" w:rsidRDefault="005D7F2D" w:rsidP="005D7F2D">
      <w:pPr>
        <w:pStyle w:val="Note"/>
      </w:pPr>
      <w:r>
        <w:t>NOTE</w:t>
      </w:r>
      <w:r>
        <w:tab/>
        <w:t>Prior to the 6</w:t>
      </w:r>
      <w:r w:rsidRPr="000C3B36">
        <w:rPr>
          <w:vertAlign w:val="superscript"/>
        </w:rPr>
        <w:t>th</w:t>
      </w:r>
      <w:r>
        <w:t xml:space="preserve"> Edition, </w:t>
      </w:r>
      <w:r w:rsidRPr="000C3B36">
        <w:rPr>
          <w:rFonts w:ascii="Courier New" w:hAnsi="Courier New" w:cs="Courier New"/>
          <w:b/>
          <w:bCs/>
        </w:rPr>
        <w:t>RegExp</w:t>
      </w:r>
      <w:r>
        <w:t xml:space="preserve"> instances were specified as having the own data properties </w:t>
      </w:r>
      <w:r w:rsidRPr="000C3B36">
        <w:rPr>
          <w:rFonts w:ascii="Courier New" w:hAnsi="Courier New" w:cs="Courier New"/>
          <w:b/>
          <w:bCs/>
        </w:rPr>
        <w:t>source</w:t>
      </w:r>
      <w:r>
        <w:t xml:space="preserve">, </w:t>
      </w:r>
      <w:r w:rsidRPr="000C3B36">
        <w:rPr>
          <w:rFonts w:ascii="Courier New" w:hAnsi="Courier New" w:cs="Courier New"/>
          <w:b/>
          <w:bCs/>
        </w:rPr>
        <w:t>global</w:t>
      </w:r>
      <w:r>
        <w:t xml:space="preserve">, </w:t>
      </w:r>
      <w:r w:rsidRPr="000C3B36">
        <w:rPr>
          <w:rFonts w:ascii="Courier New" w:hAnsi="Courier New" w:cs="Courier New"/>
          <w:b/>
          <w:bCs/>
        </w:rPr>
        <w:t>ignoreCase</w:t>
      </w:r>
      <w:r>
        <w:t xml:space="preserve">, and </w:t>
      </w:r>
      <w:r w:rsidRPr="000C3B36">
        <w:rPr>
          <w:rFonts w:ascii="Courier New" w:hAnsi="Courier New" w:cs="Courier New"/>
          <w:b/>
          <w:bCs/>
        </w:rPr>
        <w:t>multiline</w:t>
      </w:r>
      <w:r>
        <w:t>. Those properties are now specified as accessor properties of RegExp.prototype.</w:t>
      </w:r>
    </w:p>
    <w:p w14:paraId="1CB00D21" w14:textId="77777777" w:rsidR="005D7F2D" w:rsidRPr="00E77497" w:rsidRDefault="005D7F2D" w:rsidP="0023289A">
      <w:pPr>
        <w:tabs>
          <w:tab w:val="left" w:pos="5109"/>
        </w:tabs>
      </w:pPr>
      <w:r w:rsidRPr="00E77497">
        <w:t>RegExp instances also have the following properties.</w:t>
      </w:r>
      <w:r w:rsidR="0023289A">
        <w:tab/>
      </w:r>
    </w:p>
    <w:p w14:paraId="28F46429" w14:textId="77777777" w:rsidR="005D7F2D" w:rsidRPr="00E77497" w:rsidRDefault="005D7F2D" w:rsidP="005D7F2D">
      <w:pPr>
        <w:pStyle w:val="40"/>
      </w:pPr>
      <w:r w:rsidRPr="00E77497">
        <w:t>lastIndex</w:t>
      </w:r>
    </w:p>
    <w:p w14:paraId="42B34313" w14:textId="77777777" w:rsidR="005D7F2D" w:rsidRPr="00A67AF2" w:rsidRDefault="005D7F2D" w:rsidP="005D7F2D">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w:t>
      </w:r>
      <w:r w:rsidR="006A3D7C">
        <w:fldChar w:fldCharType="begin"/>
      </w:r>
      <w:r w:rsidR="006A3D7C">
        <w:instrText xml:space="preserve"> REF _Ref366079704 \r \h </w:instrText>
      </w:r>
      <w:r w:rsidR="006A3D7C">
        <w:fldChar w:fldCharType="separate"/>
      </w:r>
      <w:r w:rsidR="00083CEC">
        <w:t>21.2.5.2</w:t>
      </w:r>
      <w:r w:rsidR="006A3D7C">
        <w:fldChar w:fldCharType="end"/>
      </w:r>
      <w:r w:rsidRPr="00C7794D">
        <w:t xml:space="preserve">).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14:paraId="722102FF" w14:textId="77777777" w:rsidR="005D7F2D" w:rsidRPr="00B820AB" w:rsidRDefault="005D7F2D" w:rsidP="005D7F2D">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14:paraId="777CDB55" w14:textId="77777777" w:rsidR="003E75AF" w:rsidRDefault="003E75AF" w:rsidP="009158C6">
      <w:pPr>
        <w:pStyle w:val="1"/>
      </w:pPr>
      <w:bookmarkStart w:id="5271" w:name="_Toc366142082"/>
      <w:r>
        <w:t>Indexed Collections</w:t>
      </w:r>
      <w:bookmarkEnd w:id="5271"/>
    </w:p>
    <w:p w14:paraId="0BF73EE6" w14:textId="77777777" w:rsidR="00E46E17" w:rsidRPr="00E77497" w:rsidRDefault="00E46E17" w:rsidP="00E46E17">
      <w:pPr>
        <w:pStyle w:val="20"/>
      </w:pPr>
      <w:bookmarkStart w:id="5272" w:name="_Ref366080055"/>
      <w:bookmarkStart w:id="5273" w:name="_Toc366142083"/>
      <w:r w:rsidRPr="00E77497">
        <w:t>Array Objects</w:t>
      </w:r>
      <w:bookmarkEnd w:id="5272"/>
      <w:bookmarkEnd w:id="5273"/>
    </w:p>
    <w:bookmarkEnd w:id="5124"/>
    <w:bookmarkEnd w:id="5125"/>
    <w:bookmarkEnd w:id="5126"/>
    <w:bookmarkEnd w:id="5128"/>
    <w:bookmarkEnd w:id="5129"/>
    <w:p w14:paraId="2734AA24" w14:textId="77777777" w:rsidR="008D0EB8" w:rsidRDefault="004C02EF" w:rsidP="00B5407B">
      <w:r w:rsidRPr="00E77497">
        <w:t xml:space="preserve">Array objects </w:t>
      </w:r>
      <w:r w:rsidR="008D0EB8">
        <w:t xml:space="preserve">are exotic objects that </w:t>
      </w:r>
      <w:r w:rsidRPr="00E77497">
        <w:t>give special treatment to a certain class of property names</w:t>
      </w:r>
      <w:r w:rsidR="00B6171B">
        <w:t>. See</w:t>
      </w:r>
      <w:r w:rsidR="009158C6">
        <w:t xml:space="preserve"> </w:t>
      </w:r>
      <w:r w:rsidR="009158C6">
        <w:fldChar w:fldCharType="begin"/>
      </w:r>
      <w:r w:rsidR="009158C6">
        <w:instrText xml:space="preserve"> REF _Ref366065936 \r \h </w:instrText>
      </w:r>
      <w:r w:rsidR="009158C6">
        <w:fldChar w:fldCharType="separate"/>
      </w:r>
      <w:r w:rsidR="00083CEC">
        <w:t>9.2.2</w:t>
      </w:r>
      <w:r w:rsidR="009158C6">
        <w:fldChar w:fldCharType="end"/>
      </w:r>
      <w:r w:rsidR="008D0EB8">
        <w:t xml:space="preserve"> for a definition of this special treatment. </w:t>
      </w:r>
    </w:p>
    <w:p w14:paraId="2A6FDD7A" w14:textId="77777777" w:rsidR="004C02EF" w:rsidRPr="00E77497" w:rsidRDefault="004C02EF" w:rsidP="008D0EB8">
      <w:bookmarkStart w:id="5274" w:name="_Toc393690398"/>
      <w:bookmarkStart w:id="5275" w:name="_Ref404501450"/>
      <w:commentRangeStart w:id="5276"/>
      <w:r w:rsidRPr="00E77497">
        <w:t xml:space="preserve">An </w:t>
      </w:r>
      <w:r w:rsidR="008D0EB8">
        <w:t xml:space="preserve">Array </w:t>
      </w:r>
      <w:r w:rsidRPr="00E77497">
        <w:t xml:space="preserve">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20906637" w14:textId="77777777" w:rsidR="004C02EF" w:rsidRPr="00E77497" w:rsidRDefault="004C02EF" w:rsidP="00323AC7">
      <w:pPr>
        <w:numPr>
          <w:ilvl w:val="0"/>
          <w:numId w:val="196"/>
        </w:numPr>
        <w:spacing w:after="120" w:line="240" w:lineRule="auto"/>
        <w:contextualSpacing/>
        <w:rPr>
          <w:rFonts w:ascii="Times New Roman" w:eastAsia="Times New Roman" w:hAnsi="Times New Roman"/>
          <w:spacing w:val="6"/>
          <w:lang w:eastAsia="en-US"/>
        </w:rPr>
      </w:pPr>
      <w:bookmarkStart w:id="5277" w:name="_Ref424531647"/>
      <w:bookmarkStart w:id="5278" w:name="_Toc472818921"/>
      <w:bookmarkStart w:id="5279"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Get</w:t>
      </w:r>
      <w:r w:rsidR="00323AC7">
        <w:rPr>
          <w:rFonts w:ascii="Times New Roman" w:eastAsia="Times New Roman" w:hAnsi="Times New Roman"/>
          <w:spacing w:val="6"/>
          <w:lang w:eastAsia="en-US"/>
        </w:rPr>
        <w:t>(</w:t>
      </w:r>
      <w:r w:rsidRPr="00E77497">
        <w:rPr>
          <w:rFonts w:ascii="Times New Roman" w:eastAsia="Times New Roman" w:hAnsi="Times New Roman"/>
          <w:i/>
          <w:spacing w:val="6"/>
          <w:lang w:eastAsia="en-US"/>
        </w:rPr>
        <w:t>O</w:t>
      </w:r>
      <w:r w:rsidR="00323AC7">
        <w:rPr>
          <w:rFonts w:ascii="Times New Roman" w:eastAsia="Times New Roman" w:hAnsi="Times New Roman"/>
          <w:spacing w:val="6"/>
          <w:lang w:eastAsia="en-US"/>
        </w:rPr>
        <w:t>,</w:t>
      </w:r>
      <w:r w:rsidRPr="00E77497">
        <w:rPr>
          <w:rFonts w:ascii="Times New Roman" w:eastAsia="Times New Roman" w:hAnsi="Times New Roman"/>
          <w:spacing w:val="6"/>
          <w:lang w:eastAsia="en-US"/>
        </w:rPr>
        <w:t xml:space="preserve"> </w:t>
      </w:r>
      <w:r w:rsidRPr="00E77497">
        <w:rPr>
          <w:rFonts w:ascii="Times New Roman" w:eastAsia="Times New Roman" w:hAnsi="Times New Roman"/>
          <w:b/>
          <w:spacing w:val="6"/>
          <w:lang w:eastAsia="en-US"/>
        </w:rPr>
        <w:t>"length"</w:t>
      </w:r>
      <w:r w:rsidR="00323AC7">
        <w:rPr>
          <w:rFonts w:ascii="Times New Roman" w:eastAsia="Times New Roman" w:hAnsi="Times New Roman"/>
          <w:b/>
          <w:spacing w:val="6"/>
          <w:lang w:eastAsia="en-US"/>
        </w:rPr>
        <w:t>)</w:t>
      </w:r>
      <w:r w:rsidRPr="00E77497">
        <w:rPr>
          <w:rFonts w:ascii="Times New Roman" w:eastAsia="Times New Roman" w:hAnsi="Times New Roman"/>
          <w:spacing w:val="6"/>
          <w:lang w:eastAsia="en-US"/>
        </w:rPr>
        <w:t>.</w:t>
      </w:r>
    </w:p>
    <w:p w14:paraId="5EAE1E1A"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14:paraId="58C5A848"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14:paraId="31D5AE05"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14:paraId="6D81C3D0" w14:textId="77777777"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commentRangeEnd w:id="5276"/>
      <w:r w:rsidR="00E435B1">
        <w:rPr>
          <w:rStyle w:val="af6"/>
        </w:rPr>
        <w:commentReference w:id="5276"/>
      </w:r>
    </w:p>
    <w:p w14:paraId="26420623" w14:textId="77777777" w:rsidR="0093237E" w:rsidRPr="00E77497" w:rsidRDefault="0093237E" w:rsidP="0093237E">
      <w:pPr>
        <w:pStyle w:val="30"/>
      </w:pPr>
      <w:bookmarkStart w:id="5280" w:name="_Ref364595653"/>
      <w:bookmarkStart w:id="5281" w:name="_Toc241509274"/>
      <w:bookmarkStart w:id="5282" w:name="_Toc244416761"/>
      <w:bookmarkStart w:id="5283" w:name="_Toc276631125"/>
      <w:bookmarkStart w:id="5284" w:name="_Toc366142084"/>
      <w:r>
        <w:t>T</w:t>
      </w:r>
      <w:r w:rsidRPr="00E77497">
        <w:t>he Array Constructor</w:t>
      </w:r>
      <w:bookmarkEnd w:id="5280"/>
      <w:bookmarkEnd w:id="5284"/>
    </w:p>
    <w:p w14:paraId="4DF2450E" w14:textId="77777777" w:rsidR="0087245E" w:rsidRDefault="00885200" w:rsidP="00001CC3">
      <w:bookmarkStart w:id="5285" w:name="_Toc361663690"/>
      <w:bookmarkStart w:id="5286" w:name="_Toc361665531"/>
      <w:bookmarkStart w:id="5287" w:name="_Toc361663691"/>
      <w:bookmarkStart w:id="5288" w:name="_Toc361665532"/>
      <w:bookmarkStart w:id="5289" w:name="_Toc361663692"/>
      <w:bookmarkStart w:id="5290" w:name="_Toc361665533"/>
      <w:bookmarkStart w:id="5291" w:name="_Toc361663696"/>
      <w:bookmarkStart w:id="5292" w:name="_Toc361665537"/>
      <w:bookmarkStart w:id="5293" w:name="_Toc361663697"/>
      <w:bookmarkStart w:id="5294" w:name="_Toc361665538"/>
      <w:bookmarkEnd w:id="5274"/>
      <w:bookmarkEnd w:id="5275"/>
      <w:bookmarkEnd w:id="5277"/>
      <w:bookmarkEnd w:id="5278"/>
      <w:bookmarkEnd w:id="5279"/>
      <w:bookmarkEnd w:id="5281"/>
      <w:bookmarkEnd w:id="5282"/>
      <w:bookmarkEnd w:id="5283"/>
      <w:bookmarkEnd w:id="5285"/>
      <w:bookmarkEnd w:id="5286"/>
      <w:bookmarkEnd w:id="5287"/>
      <w:bookmarkEnd w:id="5288"/>
      <w:bookmarkEnd w:id="5289"/>
      <w:bookmarkEnd w:id="5290"/>
      <w:bookmarkEnd w:id="5291"/>
      <w:bookmarkEnd w:id="5292"/>
      <w:bookmarkEnd w:id="5293"/>
      <w:bookmarkEnd w:id="5294"/>
      <w:r>
        <w:t xml:space="preserve">The Array constructor is the %Array% </w:t>
      </w:r>
      <w:r w:rsidR="00CE3CDC">
        <w:t>intrinsic</w:t>
      </w:r>
      <w:r>
        <w:t xml:space="preserve"> object and the initial value of the </w:t>
      </w:r>
      <w:r w:rsidRPr="005D12CE">
        <w:rPr>
          <w:rFonts w:ascii="Courier New" w:eastAsia="Times New Roman" w:hAnsi="Courier New" w:cs="Courier New"/>
          <w:b/>
          <w:spacing w:val="6"/>
          <w:lang w:eastAsia="en-US"/>
        </w:rPr>
        <w:t>Array</w:t>
      </w:r>
      <w:r>
        <w:t xml:space="preserve"> </w:t>
      </w:r>
      <w:r w:rsidR="009F7037">
        <w:t xml:space="preserve">property of the </w:t>
      </w:r>
      <w:r>
        <w:t xml:space="preserve">global </w:t>
      </w:r>
      <w:r w:rsidR="009F7037">
        <w:t>object</w:t>
      </w:r>
      <w:r>
        <w:t xml:space="preserve">. </w:t>
      </w:r>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5295" w:name="_Toc393690399"/>
      <w:r w:rsidR="001C3062">
        <w:t xml:space="preserve"> </w:t>
      </w:r>
      <w:r w:rsidR="0087245E">
        <w:t xml:space="preserve">However, if the </w:t>
      </w:r>
      <w:r w:rsidR="0087245E" w:rsidRPr="00C255C0">
        <w:rPr>
          <w:b/>
          <w:bCs/>
        </w:rPr>
        <w:t>this</w:t>
      </w:r>
      <w:r w:rsidR="0087245E">
        <w:t xml:space="preserve"> value value passed in the call is an Object with an [[</w:t>
      </w:r>
      <w:r w:rsidR="00F659A8">
        <w:t>Array</w:t>
      </w:r>
      <w:r w:rsidR="001C3062">
        <w:t>Initiali</w:t>
      </w:r>
      <w:r w:rsidR="00001CC3">
        <w:t>s</w:t>
      </w:r>
      <w:r w:rsidR="001C3062">
        <w:t>ationState</w:t>
      </w:r>
      <w:r w:rsidR="0087245E">
        <w:t>]] internal data</w:t>
      </w:r>
      <w:r w:rsidR="001C3062">
        <w:t xml:space="preserve"> property whose </w:t>
      </w:r>
      <w:r w:rsidR="00582659">
        <w:t>v</w:t>
      </w:r>
      <w:r w:rsidR="001C3062">
        <w:t xml:space="preserve">alue is </w:t>
      </w:r>
      <w:r w:rsidR="001C3062" w:rsidRPr="00145775">
        <w:rPr>
          <w:rFonts w:ascii="Times New Roman" w:hAnsi="Times New Roman"/>
          <w:b/>
          <w:bCs/>
        </w:rPr>
        <w:t>undefined</w:t>
      </w:r>
      <w:r w:rsidR="0087245E" w:rsidRPr="00E77497">
        <w:t xml:space="preserve">, it </w:t>
      </w:r>
      <w:r w:rsidR="0087245E" w:rsidRPr="00F94F77">
        <w:t>initial</w:t>
      </w:r>
      <w:r w:rsidR="006B2604">
        <w:t>ise</w:t>
      </w:r>
      <w:r w:rsidR="0087245E">
        <w:t xml:space="preserve">s the </w:t>
      </w:r>
      <w:r w:rsidR="0087245E" w:rsidRPr="00C0565F">
        <w:rPr>
          <w:b/>
        </w:rPr>
        <w:t>this</w:t>
      </w:r>
      <w:r w:rsidR="0087245E">
        <w:t xml:space="preserve"> value using the argument value</w:t>
      </w:r>
      <w:r w:rsidR="00582659">
        <w:t>s</w:t>
      </w:r>
      <w:r w:rsidR="0087245E" w:rsidRPr="00E77497">
        <w:t>.</w:t>
      </w:r>
      <w:r w:rsidR="0087245E">
        <w:t xml:space="preserve">  This permits</w:t>
      </w:r>
      <w:r w:rsidR="0087245E" w:rsidRPr="00C255C0">
        <w:rPr>
          <w:rFonts w:ascii="Courier New" w:hAnsi="Courier New"/>
          <w:b/>
        </w:rPr>
        <w:t xml:space="preserve"> </w:t>
      </w:r>
      <w:r w:rsidR="001C3062">
        <w:rPr>
          <w:rFonts w:ascii="Courier New" w:hAnsi="Courier New"/>
          <w:b/>
        </w:rPr>
        <w:t>Array</w:t>
      </w:r>
      <w:r w:rsidR="0087245E">
        <w:rPr>
          <w:rFonts w:ascii="Courier New" w:hAnsi="Courier New"/>
          <w:b/>
        </w:rPr>
        <w:t xml:space="preserve"> </w:t>
      </w:r>
      <w:r w:rsidR="0087245E" w:rsidRPr="00977F8C">
        <w:t xml:space="preserve">to be used both </w:t>
      </w:r>
      <w:r w:rsidR="001C3062">
        <w:t>as factory method</w:t>
      </w:r>
      <w:r w:rsidR="0087245E" w:rsidRPr="00977F8C">
        <w:t xml:space="preserve"> and</w:t>
      </w:r>
      <w:r w:rsidR="0087245E">
        <w:rPr>
          <w:rFonts w:ascii="Courier New" w:hAnsi="Courier New"/>
          <w:b/>
        </w:rPr>
        <w:t xml:space="preserve"> </w:t>
      </w:r>
      <w:r w:rsidR="0087245E">
        <w:t>to perform constructor instance initialization.</w:t>
      </w:r>
    </w:p>
    <w:p w14:paraId="625009D8" w14:textId="77777777" w:rsidR="0087245E" w:rsidRPr="00E77497" w:rsidRDefault="004A468D" w:rsidP="00DB2D84">
      <w:r>
        <w:t xml:space="preserve">The </w:t>
      </w:r>
      <w:r>
        <w:rPr>
          <w:rFonts w:ascii="Courier New" w:hAnsi="Courier New"/>
          <w:b/>
        </w:rPr>
        <w:t>Array</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E77497">
        <w:t xml:space="preserve"> </w:t>
      </w:r>
      <w:r>
        <w:t xml:space="preserve">behaviour must include a </w:t>
      </w:r>
      <w:r w:rsidRPr="00E775BC">
        <w:rPr>
          <w:rFonts w:ascii="Courier New" w:hAnsi="Courier New" w:cs="Courier New"/>
          <w:b/>
          <w:bCs/>
        </w:rPr>
        <w:t>super</w:t>
      </w:r>
      <w:r>
        <w:t xml:space="preserve"> call to </w:t>
      </w:r>
      <w:r w:rsidR="0087245E">
        <w:t xml:space="preserve">the </w:t>
      </w:r>
      <w:r w:rsidR="001C3062">
        <w:rPr>
          <w:rFonts w:ascii="Courier New" w:hAnsi="Courier New"/>
          <w:b/>
        </w:rPr>
        <w:t>Array</w:t>
      </w:r>
      <w:r w:rsidR="0087245E" w:rsidRPr="00E77497">
        <w:t xml:space="preserve"> </w:t>
      </w:r>
      <w:r w:rsidR="0087245E">
        <w:t>constructor to initial</w:t>
      </w:r>
      <w:r w:rsidR="006B2604">
        <w:t>ise</w:t>
      </w:r>
      <w:r w:rsidR="0087245E">
        <w:t xml:space="preserve"> subclass instances. </w:t>
      </w:r>
    </w:p>
    <w:p w14:paraId="3396828E" w14:textId="77777777" w:rsidR="004C02EF" w:rsidRPr="00E77497" w:rsidRDefault="004C02EF" w:rsidP="00D148E9">
      <w:pPr>
        <w:pStyle w:val="40"/>
      </w:pPr>
      <w:r w:rsidRPr="00E77497">
        <w:t xml:space="preserve">Array ( [ item1 [ , item2 [ , </w:t>
      </w:r>
      <w:r w:rsidRPr="00E77497">
        <w:rPr>
          <w:snapToGrid w:val="0"/>
        </w:rPr>
        <w:t>…</w:t>
      </w:r>
      <w:r w:rsidRPr="00E77497">
        <w:t xml:space="preserve"> ] ] ]</w:t>
      </w:r>
      <w:bookmarkEnd w:id="5295"/>
      <w:r w:rsidRPr="00E77497">
        <w:t xml:space="preserve"> )</w:t>
      </w:r>
    </w:p>
    <w:p w14:paraId="301B4852" w14:textId="77777777" w:rsidR="00F52DB3" w:rsidRPr="00E77497" w:rsidRDefault="00F52DB3" w:rsidP="006B43B3">
      <w:bookmarkStart w:id="5296" w:name="_Toc393690400"/>
      <w:r w:rsidRPr="00E77497">
        <w:t xml:space="preserve">This description applies if and only if the Array constructor is </w:t>
      </w:r>
      <w:r w:rsidR="006B43B3">
        <w:t>called with</w:t>
      </w:r>
      <w:r w:rsidRPr="00E77497">
        <w:t xml:space="preserve"> no arguments or at least two arguments.</w:t>
      </w:r>
    </w:p>
    <w:p w14:paraId="21B23740" w14:textId="77777777" w:rsidR="004C02EF" w:rsidRPr="00E77497" w:rsidRDefault="004C02EF" w:rsidP="004C02EF">
      <w:r w:rsidRPr="00E77497">
        <w:t xml:space="preserve">When the </w:t>
      </w:r>
      <w:r w:rsidRPr="00E77497">
        <w:rPr>
          <w:rFonts w:ascii="Courier New" w:hAnsi="Courier New"/>
          <w:b/>
        </w:rPr>
        <w:t>Array</w:t>
      </w:r>
      <w:r w:rsidRPr="00E77497">
        <w:t xml:space="preserve"> function is called the following steps are taken:</w:t>
      </w:r>
    </w:p>
    <w:p w14:paraId="4CFE5456" w14:textId="77777777" w:rsidR="00BA1011" w:rsidRDefault="00BA1011" w:rsidP="005A1315">
      <w:pPr>
        <w:pStyle w:val="Alg4"/>
        <w:numPr>
          <w:ilvl w:val="0"/>
          <w:numId w:val="199"/>
        </w:numPr>
      </w:pPr>
      <w:bookmarkStart w:id="5297" w:name="_Toc382291617"/>
      <w:bookmarkEnd w:id="5296"/>
      <w:r>
        <w:t xml:space="preserve">Let </w:t>
      </w:r>
      <w:r w:rsidR="005A1315">
        <w:rPr>
          <w:i/>
        </w:rPr>
        <w:t>numberOfArgs</w:t>
      </w:r>
      <w:r>
        <w:t xml:space="preserve"> be the number of arguments passed to this constructor call.</w:t>
      </w:r>
    </w:p>
    <w:p w14:paraId="53F64906" w14:textId="77777777" w:rsidR="00D967D4" w:rsidRDefault="00D967D4" w:rsidP="005A1315">
      <w:pPr>
        <w:pStyle w:val="Alg4"/>
        <w:numPr>
          <w:ilvl w:val="0"/>
          <w:numId w:val="199"/>
        </w:numPr>
      </w:pPr>
      <w:r>
        <w:t xml:space="preserve">Assert: </w:t>
      </w:r>
      <w:r w:rsidR="005A1315">
        <w:rPr>
          <w:i/>
        </w:rPr>
        <w:t>numberOfArgs</w:t>
      </w:r>
      <w:r w:rsidR="005A1315">
        <w:t xml:space="preserve"> </w:t>
      </w:r>
      <w:r>
        <w:t>≠ 1.</w:t>
      </w:r>
    </w:p>
    <w:p w14:paraId="2A5C4698" w14:textId="77777777" w:rsidR="00D967D4" w:rsidRDefault="00D967D4" w:rsidP="00333B36">
      <w:pPr>
        <w:pStyle w:val="Alg4"/>
        <w:numPr>
          <w:ilvl w:val="0"/>
          <w:numId w:val="199"/>
        </w:numPr>
      </w:pPr>
      <w:r>
        <w:t xml:space="preserve">Let </w:t>
      </w:r>
      <w:r w:rsidR="00333B36">
        <w:rPr>
          <w:i/>
        </w:rPr>
        <w:t>O</w:t>
      </w:r>
      <w:r>
        <w:t xml:space="preserve"> be the </w:t>
      </w:r>
      <w:r w:rsidRPr="00F94F77">
        <w:rPr>
          <w:b/>
        </w:rPr>
        <w:t>this</w:t>
      </w:r>
      <w:r>
        <w:t xml:space="preserve"> value.</w:t>
      </w:r>
    </w:p>
    <w:p w14:paraId="310CFFC6" w14:textId="77777777" w:rsidR="00333B36" w:rsidRDefault="00333B36" w:rsidP="00001CC3">
      <w:pPr>
        <w:pStyle w:val="Alg4"/>
        <w:numPr>
          <w:ilvl w:val="0"/>
          <w:numId w:val="199"/>
        </w:numPr>
      </w:pPr>
      <w:r>
        <w:t>If Type(</w:t>
      </w:r>
      <w:r>
        <w:rPr>
          <w:i/>
          <w:iCs/>
        </w:rPr>
        <w:t>O</w:t>
      </w:r>
      <w:r>
        <w:t xml:space="preserve">) is Object and </w:t>
      </w:r>
      <w:r>
        <w:rPr>
          <w:i/>
          <w:iCs/>
        </w:rPr>
        <w:t>O</w:t>
      </w:r>
      <w:r>
        <w:t xml:space="preserve"> has a [[</w:t>
      </w:r>
      <w:r w:rsidR="009A53FA">
        <w:t>Array</w:t>
      </w:r>
      <w:r>
        <w:t>Initiali</w:t>
      </w:r>
      <w:r w:rsidR="00001CC3">
        <w:t>s</w:t>
      </w:r>
      <w:r>
        <w:t>ationState]] internal data property and the value of [[</w:t>
      </w:r>
      <w:r w:rsidR="00001CC3">
        <w:t>Array</w:t>
      </w:r>
      <w:r>
        <w:t>Initiali</w:t>
      </w:r>
      <w:r w:rsidR="00001CC3">
        <w:t>s</w:t>
      </w:r>
      <w:r>
        <w:t xml:space="preserve">ationState]] is </w:t>
      </w:r>
      <w:r w:rsidR="009829D2">
        <w:rPr>
          <w:b/>
          <w:bCs/>
        </w:rPr>
        <w:t>false</w:t>
      </w:r>
      <w:r>
        <w:t>, then</w:t>
      </w:r>
    </w:p>
    <w:p w14:paraId="5ABD1E81" w14:textId="77777777" w:rsidR="00333B36" w:rsidRDefault="00333B36" w:rsidP="00001CC3">
      <w:pPr>
        <w:pStyle w:val="Alg4"/>
        <w:numPr>
          <w:ilvl w:val="1"/>
          <w:numId w:val="199"/>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14:paraId="244810F5" w14:textId="77777777" w:rsidR="00D967D4" w:rsidRDefault="00333B36" w:rsidP="00145775">
      <w:pPr>
        <w:pStyle w:val="Alg4"/>
        <w:numPr>
          <w:ilvl w:val="1"/>
          <w:numId w:val="199"/>
        </w:numPr>
      </w:pPr>
      <w:r>
        <w:t xml:space="preserve">Let </w:t>
      </w:r>
      <w:r>
        <w:rPr>
          <w:i/>
          <w:iCs/>
        </w:rPr>
        <w:t>array</w:t>
      </w:r>
      <w:r>
        <w:t xml:space="preserve"> be </w:t>
      </w:r>
      <w:r>
        <w:rPr>
          <w:i/>
          <w:iCs/>
        </w:rPr>
        <w:t>O</w:t>
      </w:r>
      <w:r>
        <w:t>.</w:t>
      </w:r>
    </w:p>
    <w:p w14:paraId="7BBF5587" w14:textId="77777777" w:rsidR="00333B36" w:rsidRDefault="00333B36" w:rsidP="006169E5">
      <w:pPr>
        <w:pStyle w:val="Alg4"/>
        <w:numPr>
          <w:ilvl w:val="0"/>
          <w:numId w:val="199"/>
        </w:numPr>
      </w:pPr>
      <w:r>
        <w:t>Else,</w:t>
      </w:r>
    </w:p>
    <w:p w14:paraId="764103AA" w14:textId="77777777" w:rsidR="00AF678B"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14:paraId="3736990E" w14:textId="77777777" w:rsidR="00AF678B" w:rsidRPr="00076B9E"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449A7126" w14:textId="77777777" w:rsidR="00AF678B" w:rsidRDefault="00AF678B" w:rsidP="00145775">
      <w:pPr>
        <w:numPr>
          <w:ilvl w:val="1"/>
          <w:numId w:val="199"/>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73F38815" w14:textId="77777777" w:rsidR="00BA1011" w:rsidRPr="00E77497" w:rsidRDefault="00BA1011" w:rsidP="00145775">
      <w:pPr>
        <w:pStyle w:val="Alg4"/>
        <w:numPr>
          <w:ilvl w:val="1"/>
          <w:numId w:val="199"/>
        </w:numPr>
      </w:pPr>
      <w:r w:rsidRPr="00E77497">
        <w:t xml:space="preserve">Let </w:t>
      </w:r>
      <w:r w:rsidRPr="00E77497">
        <w:rPr>
          <w:i/>
        </w:rPr>
        <w:t>array</w:t>
      </w:r>
      <w:r w:rsidRPr="00E77497">
        <w:t xml:space="preserve"> be the result of </w:t>
      </w:r>
      <w:r>
        <w:t xml:space="preserve">the </w:t>
      </w:r>
      <w:r w:rsidR="00D4543D">
        <w:t>abstract operation</w:t>
      </w:r>
      <w:r>
        <w:t xml:space="preserve"> ArrayCreate with argument</w:t>
      </w:r>
      <w:r w:rsidR="00CC303D">
        <w:t>s</w:t>
      </w:r>
      <w:r w:rsidRPr="00E77497">
        <w:t xml:space="preserve"> </w:t>
      </w:r>
      <w:r w:rsidR="005A1315">
        <w:rPr>
          <w:i/>
        </w:rPr>
        <w:t>numberOfArgs</w:t>
      </w:r>
      <w:r w:rsidR="00AF678B" w:rsidRPr="00AF678B">
        <w:rPr>
          <w:iCs/>
        </w:rPr>
        <w:t xml:space="preserve"> </w:t>
      </w:r>
      <w:r w:rsidR="00AF678B">
        <w:rPr>
          <w:iCs/>
        </w:rPr>
        <w:t xml:space="preserve">and </w:t>
      </w:r>
      <w:r w:rsidR="00AF678B">
        <w:rPr>
          <w:i/>
          <w:iCs/>
        </w:rPr>
        <w:t>proto</w:t>
      </w:r>
      <w:r w:rsidR="00AF678B" w:rsidRPr="00E77497" w:rsidDel="005A1315">
        <w:rPr>
          <w:i/>
        </w:rPr>
        <w:t xml:space="preserve"> </w:t>
      </w:r>
      <w:r w:rsidRPr="00E77497">
        <w:t>.</w:t>
      </w:r>
    </w:p>
    <w:p w14:paraId="60B88031" w14:textId="77777777" w:rsidR="00BA1011" w:rsidRDefault="00BA1011" w:rsidP="00BA1011">
      <w:pPr>
        <w:pStyle w:val="Alg4"/>
        <w:numPr>
          <w:ilvl w:val="0"/>
          <w:numId w:val="199"/>
        </w:numPr>
        <w:contextualSpacing/>
      </w:pPr>
      <w:r>
        <w:t>ReturnIfAbrupt(</w:t>
      </w:r>
      <w:r>
        <w:rPr>
          <w:i/>
        </w:rPr>
        <w:t>array</w:t>
      </w:r>
      <w:r>
        <w:t>).</w:t>
      </w:r>
    </w:p>
    <w:p w14:paraId="211ACDAA" w14:textId="77777777" w:rsidR="00BA1011" w:rsidRPr="00E77497" w:rsidRDefault="00BA1011" w:rsidP="00BA1011">
      <w:pPr>
        <w:pStyle w:val="Alg4"/>
        <w:numPr>
          <w:ilvl w:val="0"/>
          <w:numId w:val="199"/>
        </w:numPr>
      </w:pPr>
      <w:r w:rsidRPr="00E77497">
        <w:t xml:space="preserve">Let </w:t>
      </w:r>
      <w:r w:rsidRPr="00E77497">
        <w:rPr>
          <w:i/>
        </w:rPr>
        <w:t>k</w:t>
      </w:r>
      <w:r w:rsidRPr="00E77497">
        <w:t xml:space="preserve"> be 0.</w:t>
      </w:r>
    </w:p>
    <w:p w14:paraId="1C50C1E2" w14:textId="77777777" w:rsidR="00BA1011" w:rsidRDefault="00BA1011" w:rsidP="00BA1011">
      <w:pPr>
        <w:pStyle w:val="Alg4"/>
        <w:numPr>
          <w:ilvl w:val="0"/>
          <w:numId w:val="199"/>
        </w:numPr>
      </w:pPr>
      <w:r>
        <w:t xml:space="preserve">Let </w:t>
      </w:r>
      <w:r w:rsidRPr="00BA1011">
        <w:rPr>
          <w:i/>
        </w:rPr>
        <w:t>items</w:t>
      </w:r>
      <w:r>
        <w:t xml:space="preserve"> be a zero-origined List contain</w:t>
      </w:r>
      <w:r w:rsidR="00B5407B">
        <w:t>ing</w:t>
      </w:r>
      <w:r>
        <w:t xml:space="preserve"> the argument items in order.</w:t>
      </w:r>
    </w:p>
    <w:p w14:paraId="612ACDBF" w14:textId="77777777" w:rsidR="00BA1011" w:rsidRPr="00E77497" w:rsidRDefault="00BA1011" w:rsidP="005A1315">
      <w:pPr>
        <w:pStyle w:val="Alg4"/>
        <w:numPr>
          <w:ilvl w:val="0"/>
          <w:numId w:val="199"/>
        </w:numPr>
      </w:pPr>
      <w:r w:rsidRPr="00E77497">
        <w:t xml:space="preserve">Repeat, while </w:t>
      </w:r>
      <w:r w:rsidRPr="00E77497">
        <w:rPr>
          <w:i/>
        </w:rPr>
        <w:t xml:space="preserve">k </w:t>
      </w:r>
      <w:r w:rsidRPr="00E77497">
        <w:t xml:space="preserve">&lt; </w:t>
      </w:r>
      <w:r w:rsidR="005A1315">
        <w:rPr>
          <w:i/>
        </w:rPr>
        <w:t>numberOfArgs</w:t>
      </w:r>
    </w:p>
    <w:p w14:paraId="4223FFA3" w14:textId="77777777" w:rsidR="00BA1011" w:rsidRPr="00E77497" w:rsidRDefault="00BA1011" w:rsidP="00BA1011">
      <w:pPr>
        <w:pStyle w:val="Alg4"/>
        <w:numPr>
          <w:ilvl w:val="1"/>
          <w:numId w:val="199"/>
        </w:numPr>
      </w:pPr>
      <w:r w:rsidRPr="00E77497">
        <w:t xml:space="preserve">Let </w:t>
      </w:r>
      <w:r w:rsidRPr="00E77497">
        <w:rPr>
          <w:i/>
        </w:rPr>
        <w:t>Pk</w:t>
      </w:r>
      <w:r w:rsidRPr="00E77497">
        <w:t xml:space="preserve"> be ToString(</w:t>
      </w:r>
      <w:r w:rsidRPr="00E77497">
        <w:rPr>
          <w:i/>
        </w:rPr>
        <w:t>k</w:t>
      </w:r>
      <w:r w:rsidRPr="00E77497">
        <w:t>).</w:t>
      </w:r>
    </w:p>
    <w:p w14:paraId="7A12F597" w14:textId="77777777" w:rsidR="00BA1011" w:rsidRPr="00E77497" w:rsidRDefault="00BA1011" w:rsidP="00BA1011">
      <w:pPr>
        <w:pStyle w:val="Alg4"/>
        <w:numPr>
          <w:ilvl w:val="1"/>
          <w:numId w:val="199"/>
        </w:numPr>
        <w:tabs>
          <w:tab w:val="left" w:pos="2520"/>
        </w:tabs>
      </w:pPr>
      <w:r w:rsidRPr="00E77497">
        <w:t xml:space="preserve">Let </w:t>
      </w:r>
      <w:r>
        <w:rPr>
          <w:i/>
        </w:rPr>
        <w:t>itemK</w:t>
      </w:r>
      <w:r w:rsidRPr="00E77497">
        <w:t xml:space="preserve"> be </w:t>
      </w:r>
      <w:r w:rsidRPr="00240626">
        <w:rPr>
          <w:i/>
        </w:rPr>
        <w:t>k</w:t>
      </w:r>
      <w:r w:rsidRPr="00240626">
        <w:rPr>
          <w:vertAlign w:val="superscript"/>
        </w:rPr>
        <w:t>th</w:t>
      </w:r>
      <w:r>
        <w:t xml:space="preserve"> element of </w:t>
      </w:r>
      <w:r w:rsidRPr="00BA1011">
        <w:rPr>
          <w:i/>
        </w:rPr>
        <w:t>items</w:t>
      </w:r>
      <w:r w:rsidRPr="00E77497">
        <w:t>.</w:t>
      </w:r>
    </w:p>
    <w:p w14:paraId="446498D7" w14:textId="77777777" w:rsidR="00BA1011" w:rsidRPr="00E77497" w:rsidRDefault="00C0137B" w:rsidP="00C0137B">
      <w:pPr>
        <w:pStyle w:val="Alg4"/>
        <w:numPr>
          <w:ilvl w:val="1"/>
          <w:numId w:val="199"/>
        </w:numPr>
      </w:pPr>
      <w:r>
        <w:t xml:space="preserve">Let </w:t>
      </w:r>
      <w:r w:rsidRPr="00E1304F">
        <w:rPr>
          <w:i/>
        </w:rPr>
        <w:t>define</w:t>
      </w:r>
      <w:r>
        <w:rPr>
          <w:i/>
        </w:rPr>
        <w:t>Status</w:t>
      </w:r>
      <w:r>
        <w:t xml:space="preserve"> be the result of </w:t>
      </w:r>
      <w:r w:rsidR="00BA1011" w:rsidRPr="00E77497">
        <w:t>DefineProperty</w:t>
      </w:r>
      <w:r>
        <w:t>OrThrow(</w:t>
      </w:r>
      <w:r w:rsidR="00EA71C5">
        <w:rPr>
          <w:i/>
        </w:rPr>
        <w:t>array</w:t>
      </w:r>
      <w:r>
        <w:rPr>
          <w:iCs/>
        </w:rPr>
        <w:t>,</w:t>
      </w:r>
      <w:r w:rsidR="00BA1011" w:rsidRPr="00E77497">
        <w:t xml:space="preserve"> </w:t>
      </w:r>
      <w:r w:rsidR="00BA1011" w:rsidRPr="00E77497">
        <w:rPr>
          <w:i/>
        </w:rPr>
        <w:t>Pk</w:t>
      </w:r>
      <w:r w:rsidR="00BA1011" w:rsidRPr="00E77497">
        <w:t>,</w:t>
      </w:r>
      <w:r w:rsidR="005513EC">
        <w:t xml:space="preserve"> </w:t>
      </w:r>
      <w:r w:rsidR="00BA1011" w:rsidRPr="00E77497">
        <w:t xml:space="preserve">Property Descriptor {[[Value]]: </w:t>
      </w:r>
      <w:r w:rsidR="00EA71C5">
        <w:rPr>
          <w:i/>
        </w:rPr>
        <w:t>itemK</w:t>
      </w:r>
      <w:r w:rsidR="00BA1011" w:rsidRPr="00E77497">
        <w:t xml:space="preserve">, [[Writable]]: </w:t>
      </w:r>
      <w:r w:rsidR="00BA1011" w:rsidRPr="00E77497">
        <w:rPr>
          <w:b/>
        </w:rPr>
        <w:t>true</w:t>
      </w:r>
      <w:r w:rsidR="00BA1011" w:rsidRPr="00E77497">
        <w:t xml:space="preserve">, [[Enumerable]]: </w:t>
      </w:r>
      <w:r w:rsidR="00BA1011" w:rsidRPr="00E77497">
        <w:rPr>
          <w:b/>
        </w:rPr>
        <w:t>true</w:t>
      </w:r>
      <w:r w:rsidR="00BA1011" w:rsidRPr="00E77497">
        <w:t xml:space="preserve">, [[Configurable]]: </w:t>
      </w:r>
      <w:r w:rsidR="00BA1011" w:rsidRPr="00E77497">
        <w:rPr>
          <w:b/>
        </w:rPr>
        <w:t>true</w:t>
      </w:r>
      <w:r w:rsidR="00BA1011" w:rsidRPr="00E77497">
        <w:t>}</w:t>
      </w:r>
      <w:r>
        <w:t>)</w:t>
      </w:r>
      <w:r w:rsidR="00BA1011" w:rsidRPr="00E77497">
        <w:t>.</w:t>
      </w:r>
    </w:p>
    <w:p w14:paraId="62485B07" w14:textId="77777777" w:rsidR="00C0137B" w:rsidRDefault="00C0137B" w:rsidP="00C0137B">
      <w:pPr>
        <w:pStyle w:val="Alg4"/>
        <w:numPr>
          <w:ilvl w:val="1"/>
          <w:numId w:val="199"/>
        </w:numPr>
      </w:pPr>
      <w:r>
        <w:t>ReturnIfAbrupt(</w:t>
      </w:r>
      <w:r>
        <w:rPr>
          <w:i/>
        </w:rPr>
        <w:t>defineStatus</w:t>
      </w:r>
      <w:r>
        <w:t>).</w:t>
      </w:r>
    </w:p>
    <w:p w14:paraId="0CD8FD1A" w14:textId="77777777" w:rsidR="00BA1011" w:rsidRPr="00E77497" w:rsidRDefault="00BA1011" w:rsidP="00BA1011">
      <w:pPr>
        <w:pStyle w:val="Alg4"/>
        <w:numPr>
          <w:ilvl w:val="1"/>
          <w:numId w:val="199"/>
        </w:numPr>
      </w:pPr>
      <w:r w:rsidRPr="00E77497">
        <w:t xml:space="preserve">Increase </w:t>
      </w:r>
      <w:r w:rsidRPr="00E77497">
        <w:rPr>
          <w:i/>
        </w:rPr>
        <w:t>k</w:t>
      </w:r>
      <w:r w:rsidRPr="00E77497">
        <w:t xml:space="preserve"> by 1.</w:t>
      </w:r>
    </w:p>
    <w:p w14:paraId="7B7294F3" w14:textId="77777777" w:rsidR="00BA1011" w:rsidRPr="00E77497" w:rsidRDefault="00BA1011" w:rsidP="005A1315">
      <w:pPr>
        <w:pStyle w:val="Alg4"/>
        <w:numPr>
          <w:ilvl w:val="0"/>
          <w:numId w:val="199"/>
        </w:numPr>
      </w:pPr>
      <w:r>
        <w:t xml:space="preserve">Let </w:t>
      </w:r>
      <w:r w:rsidRPr="00924A5A">
        <w:rPr>
          <w:i/>
        </w:rPr>
        <w:t>putStatus</w:t>
      </w:r>
      <w:r>
        <w:t xml:space="preserve"> be the result of </w:t>
      </w:r>
      <w:r w:rsidRPr="00E77497">
        <w:t>Put</w:t>
      </w:r>
      <w:r w:rsidR="00156AA7">
        <w:t>(</w:t>
      </w:r>
      <w:r w:rsidR="00EA71C5">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005A1315">
        <w:rPr>
          <w:i/>
        </w:rPr>
        <w:t>numberOfArgs</w:t>
      </w:r>
      <w:r w:rsidRPr="00E77497">
        <w:t xml:space="preserve">, </w:t>
      </w:r>
      <w:r w:rsidRPr="00E77497">
        <w:rPr>
          <w:b/>
        </w:rPr>
        <w:t>true</w:t>
      </w:r>
      <w:r w:rsidR="00156AA7">
        <w:rPr>
          <w:bCs/>
        </w:rPr>
        <w:t>)</w:t>
      </w:r>
      <w:r w:rsidRPr="00E77497">
        <w:t>.</w:t>
      </w:r>
    </w:p>
    <w:p w14:paraId="75C92B8E" w14:textId="77777777" w:rsidR="00BA1011" w:rsidRPr="00E77497" w:rsidRDefault="00BA1011" w:rsidP="00BA1011">
      <w:pPr>
        <w:pStyle w:val="Alg4"/>
        <w:numPr>
          <w:ilvl w:val="0"/>
          <w:numId w:val="199"/>
        </w:numPr>
        <w:contextualSpacing/>
      </w:pPr>
      <w:r>
        <w:t>ReturnIfAbrupt(</w:t>
      </w:r>
      <w:r>
        <w:rPr>
          <w:i/>
        </w:rPr>
        <w:t>putStatus</w:t>
      </w:r>
      <w:r>
        <w:t>).</w:t>
      </w:r>
    </w:p>
    <w:p w14:paraId="4198DB66" w14:textId="77777777" w:rsidR="00BA1011" w:rsidRPr="00E77497" w:rsidRDefault="00BA1011" w:rsidP="00BA1011">
      <w:pPr>
        <w:pStyle w:val="Alg4"/>
        <w:numPr>
          <w:ilvl w:val="0"/>
          <w:numId w:val="199"/>
        </w:numPr>
        <w:spacing w:after="220"/>
        <w:contextualSpacing/>
      </w:pPr>
      <w:r w:rsidRPr="00E77497">
        <w:t xml:space="preserve">Return  </w:t>
      </w:r>
      <w:r w:rsidR="00EA71C5" w:rsidRPr="00E77497">
        <w:rPr>
          <w:i/>
        </w:rPr>
        <w:t>array</w:t>
      </w:r>
      <w:r w:rsidRPr="00E77497">
        <w:t>.</w:t>
      </w:r>
    </w:p>
    <w:p w14:paraId="2025B8CA" w14:textId="77777777" w:rsidR="004C02EF" w:rsidRPr="00E77497" w:rsidRDefault="004C02EF" w:rsidP="006C7A34">
      <w:pPr>
        <w:pStyle w:val="40"/>
      </w:pPr>
      <w:bookmarkStart w:id="5298" w:name="_Toc385672287"/>
      <w:bookmarkStart w:id="5299" w:name="_Toc393690404"/>
      <w:bookmarkStart w:id="5300" w:name="_Ref455971750"/>
      <w:r w:rsidRPr="00E77497">
        <w:t>Array (len</w:t>
      </w:r>
      <w:bookmarkEnd w:id="5297"/>
      <w:bookmarkEnd w:id="5298"/>
      <w:bookmarkEnd w:id="5299"/>
      <w:r w:rsidRPr="00E77497">
        <w:t>)</w:t>
      </w:r>
      <w:bookmarkStart w:id="5301" w:name="_Toc382291618"/>
      <w:bookmarkEnd w:id="5300"/>
    </w:p>
    <w:p w14:paraId="622EE3F7" w14:textId="77777777" w:rsidR="00EA71C5" w:rsidRPr="00E77497" w:rsidRDefault="00EA71C5" w:rsidP="006B43B3">
      <w:r w:rsidRPr="00E77497">
        <w:t xml:space="preserve">This description applies if and only if the Array constructor is </w:t>
      </w:r>
      <w:r w:rsidR="006B43B3">
        <w:t>called with</w:t>
      </w:r>
      <w:r w:rsidRPr="00E77497">
        <w:t xml:space="preserve"> </w:t>
      </w:r>
      <w:r>
        <w:t>exactly</w:t>
      </w:r>
      <w:r w:rsidRPr="00E77497">
        <w:t xml:space="preserve"> </w:t>
      </w:r>
      <w:r>
        <w:t>one</w:t>
      </w:r>
      <w:r w:rsidRPr="00E77497">
        <w:t xml:space="preserve"> argument.</w:t>
      </w:r>
    </w:p>
    <w:p w14:paraId="3BEC589E" w14:textId="77777777" w:rsidR="005A1315" w:rsidRDefault="005A1315" w:rsidP="005A1315">
      <w:pPr>
        <w:pStyle w:val="Alg4"/>
        <w:numPr>
          <w:ilvl w:val="0"/>
          <w:numId w:val="810"/>
        </w:numPr>
      </w:pPr>
      <w:r>
        <w:t xml:space="preserve">Let </w:t>
      </w:r>
      <w:r>
        <w:rPr>
          <w:i/>
        </w:rPr>
        <w:t>numberOfArgs</w:t>
      </w:r>
      <w:r>
        <w:t xml:space="preserve"> be the number of arguments passed to this constructor call.</w:t>
      </w:r>
    </w:p>
    <w:p w14:paraId="75106FB9" w14:textId="77777777" w:rsidR="005A1315" w:rsidRDefault="005A1315" w:rsidP="00075691">
      <w:pPr>
        <w:pStyle w:val="Alg4"/>
        <w:numPr>
          <w:ilvl w:val="0"/>
          <w:numId w:val="810"/>
        </w:numPr>
      </w:pPr>
      <w:r>
        <w:t xml:space="preserve">Assert: </w:t>
      </w:r>
      <w:r>
        <w:rPr>
          <w:i/>
        </w:rPr>
        <w:t>numberOfArgs</w:t>
      </w:r>
      <w:r>
        <w:t xml:space="preserve"> </w:t>
      </w:r>
      <w:r w:rsidR="00075691">
        <w:t>=</w:t>
      </w:r>
      <w:r>
        <w:t xml:space="preserve"> 1.</w:t>
      </w:r>
    </w:p>
    <w:p w14:paraId="129B139B" w14:textId="77777777" w:rsidR="005A1315" w:rsidRDefault="005A1315" w:rsidP="005A1315">
      <w:pPr>
        <w:pStyle w:val="Alg4"/>
        <w:numPr>
          <w:ilvl w:val="0"/>
          <w:numId w:val="810"/>
        </w:numPr>
      </w:pPr>
      <w:r>
        <w:t xml:space="preserve">Let </w:t>
      </w:r>
      <w:r>
        <w:rPr>
          <w:i/>
        </w:rPr>
        <w:t>O</w:t>
      </w:r>
      <w:r>
        <w:t xml:space="preserve"> be the </w:t>
      </w:r>
      <w:r w:rsidRPr="00F94F77">
        <w:rPr>
          <w:b/>
        </w:rPr>
        <w:t>this</w:t>
      </w:r>
      <w:r>
        <w:t xml:space="preserve"> value.</w:t>
      </w:r>
    </w:p>
    <w:p w14:paraId="624BDD79" w14:textId="77777777" w:rsidR="005A1315" w:rsidRDefault="005A1315" w:rsidP="00201E92">
      <w:pPr>
        <w:pStyle w:val="Alg4"/>
        <w:numPr>
          <w:ilvl w:val="0"/>
          <w:numId w:val="810"/>
        </w:numPr>
      </w:pPr>
      <w:r>
        <w:t>If Type(</w:t>
      </w:r>
      <w:r>
        <w:rPr>
          <w:i/>
          <w:iCs/>
        </w:rPr>
        <w:t>O</w:t>
      </w:r>
      <w:r>
        <w:t xml:space="preserve">) is Object and </w:t>
      </w:r>
      <w:r>
        <w:rPr>
          <w:i/>
          <w:iCs/>
        </w:rPr>
        <w:t>O</w:t>
      </w:r>
      <w:r>
        <w:t xml:space="preserve"> has a</w:t>
      </w:r>
      <w:r w:rsidR="009A53FA">
        <w:t>n</w:t>
      </w:r>
      <w:r>
        <w:t xml:space="preserve"> [[</w:t>
      </w:r>
      <w:r w:rsidR="009A53FA">
        <w:t>Array</w:t>
      </w:r>
      <w:r>
        <w:t>Initiali</w:t>
      </w:r>
      <w:r w:rsidR="00001CC3">
        <w:t>s</w:t>
      </w:r>
      <w:r>
        <w:t>ationState]] internal data property and the value of [[</w:t>
      </w:r>
      <w:r w:rsidR="00001CC3">
        <w:t>Array</w:t>
      </w:r>
      <w:r>
        <w:t>Initiali</w:t>
      </w:r>
      <w:r w:rsidR="00201E92">
        <w:t>s</w:t>
      </w:r>
      <w:r>
        <w:t xml:space="preserve">ationState]] is </w:t>
      </w:r>
      <w:r w:rsidR="009829D2">
        <w:rPr>
          <w:b/>
          <w:bCs/>
        </w:rPr>
        <w:t>false</w:t>
      </w:r>
      <w:r>
        <w:t>, then</w:t>
      </w:r>
    </w:p>
    <w:p w14:paraId="137C65B1" w14:textId="77777777" w:rsidR="005A1315" w:rsidRDefault="005A1315" w:rsidP="00001CC3">
      <w:pPr>
        <w:pStyle w:val="Alg4"/>
        <w:numPr>
          <w:ilvl w:val="1"/>
          <w:numId w:val="810"/>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14:paraId="2655FF02" w14:textId="77777777" w:rsidR="005A1315" w:rsidRDefault="005A1315" w:rsidP="005A1315">
      <w:pPr>
        <w:pStyle w:val="Alg4"/>
        <w:numPr>
          <w:ilvl w:val="1"/>
          <w:numId w:val="810"/>
        </w:numPr>
      </w:pPr>
      <w:r>
        <w:t xml:space="preserve">Let </w:t>
      </w:r>
      <w:r>
        <w:rPr>
          <w:i/>
          <w:iCs/>
        </w:rPr>
        <w:t>array</w:t>
      </w:r>
      <w:r>
        <w:t xml:space="preserve"> be </w:t>
      </w:r>
      <w:r>
        <w:rPr>
          <w:i/>
          <w:iCs/>
        </w:rPr>
        <w:t>O</w:t>
      </w:r>
      <w:r>
        <w:t>.</w:t>
      </w:r>
    </w:p>
    <w:p w14:paraId="4C24C30C" w14:textId="77777777" w:rsidR="005A1315" w:rsidRDefault="005A1315" w:rsidP="005A1315">
      <w:pPr>
        <w:pStyle w:val="Alg4"/>
        <w:numPr>
          <w:ilvl w:val="0"/>
          <w:numId w:val="810"/>
        </w:numPr>
      </w:pPr>
      <w:r>
        <w:t>Else,</w:t>
      </w:r>
    </w:p>
    <w:p w14:paraId="395B7C9A" w14:textId="77777777" w:rsidR="00CC303D"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14:paraId="05C7E03D" w14:textId="77777777" w:rsidR="00CC303D" w:rsidRPr="00076B9E"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5FF231CA" w14:textId="77777777" w:rsidR="00CC303D" w:rsidRDefault="00CC303D" w:rsidP="00CC303D">
      <w:pPr>
        <w:numPr>
          <w:ilvl w:val="1"/>
          <w:numId w:val="810"/>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696D03F9" w14:textId="77777777" w:rsidR="005A1315" w:rsidRPr="00E77497" w:rsidRDefault="005A1315" w:rsidP="00B5407B">
      <w:pPr>
        <w:pStyle w:val="Alg4"/>
        <w:numPr>
          <w:ilvl w:val="1"/>
          <w:numId w:val="810"/>
        </w:numPr>
      </w:pPr>
      <w:r w:rsidRPr="00E77497">
        <w:t xml:space="preserve">Let </w:t>
      </w:r>
      <w:r w:rsidRPr="00E77497">
        <w:rPr>
          <w:i/>
        </w:rPr>
        <w:t>array</w:t>
      </w:r>
      <w:r w:rsidRPr="00E77497">
        <w:t xml:space="preserve"> be the result of </w:t>
      </w:r>
      <w:r>
        <w:t>ArrayCreate</w:t>
      </w:r>
      <w:r w:rsidR="00B5407B">
        <w:t>(</w:t>
      </w:r>
      <w:r>
        <w:t>0</w:t>
      </w:r>
      <w:r w:rsidR="00B5407B">
        <w:t>,</w:t>
      </w:r>
      <w:r w:rsidR="00CC303D" w:rsidRPr="00CC303D">
        <w:rPr>
          <w:iCs/>
        </w:rPr>
        <w:t xml:space="preserve"> </w:t>
      </w:r>
      <w:r w:rsidR="00CC303D">
        <w:rPr>
          <w:i/>
          <w:iCs/>
        </w:rPr>
        <w:t>proto</w:t>
      </w:r>
      <w:r w:rsidR="00B5407B">
        <w:t>)</w:t>
      </w:r>
      <w:r w:rsidRPr="00E77497">
        <w:t>.</w:t>
      </w:r>
    </w:p>
    <w:p w14:paraId="163E4F63" w14:textId="77777777" w:rsidR="005A1315" w:rsidRDefault="005A1315" w:rsidP="00145775">
      <w:pPr>
        <w:pStyle w:val="Alg4"/>
        <w:numPr>
          <w:ilvl w:val="0"/>
          <w:numId w:val="810"/>
        </w:numPr>
        <w:contextualSpacing/>
      </w:pPr>
      <w:r>
        <w:t>ReturnIfAbrupt(</w:t>
      </w:r>
      <w:r>
        <w:rPr>
          <w:i/>
        </w:rPr>
        <w:t>array</w:t>
      </w:r>
      <w:r>
        <w:t>).</w:t>
      </w:r>
    </w:p>
    <w:p w14:paraId="6F7839F7" w14:textId="77777777" w:rsidR="00EA71C5" w:rsidRDefault="00EA71C5" w:rsidP="00EA71C5">
      <w:pPr>
        <w:pStyle w:val="Alg4"/>
        <w:numPr>
          <w:ilvl w:val="0"/>
          <w:numId w:val="810"/>
        </w:numPr>
      </w:pPr>
      <w:bookmarkStart w:id="5302" w:name="_Toc382291619"/>
      <w:bookmarkStart w:id="5303" w:name="_Toc385672289"/>
      <w:bookmarkStart w:id="5304" w:name="_Toc393690406"/>
      <w:bookmarkStart w:id="5305" w:name="_Ref457709045"/>
      <w:bookmarkStart w:id="5306" w:name="_Toc472818923"/>
      <w:bookmarkStart w:id="5307" w:name="_Toc235503501"/>
      <w:bookmarkStart w:id="5308" w:name="_Toc241509276"/>
      <w:bookmarkStart w:id="5309" w:name="_Toc244416763"/>
      <w:bookmarkStart w:id="5310" w:name="_Toc276631127"/>
      <w:bookmarkEnd w:id="5301"/>
      <w:r>
        <w:t>If Type(</w:t>
      </w:r>
      <w:r w:rsidRPr="00EA71C5">
        <w:rPr>
          <w:i/>
        </w:rPr>
        <w:t>len</w:t>
      </w:r>
      <w:r>
        <w:t>) is not Number, then</w:t>
      </w:r>
    </w:p>
    <w:p w14:paraId="7254B0FD" w14:textId="77777777" w:rsidR="00EA71C5" w:rsidRPr="00E77497" w:rsidRDefault="00EA71C5" w:rsidP="00B067C0">
      <w:pPr>
        <w:pStyle w:val="Alg4"/>
        <w:numPr>
          <w:ilvl w:val="1"/>
          <w:numId w:val="810"/>
        </w:numPr>
      </w:pPr>
      <w:r>
        <w:t xml:space="preserve">Let </w:t>
      </w:r>
      <w:r w:rsidRPr="00E1304F">
        <w:rPr>
          <w:i/>
        </w:rPr>
        <w:t>define</w:t>
      </w:r>
      <w:r>
        <w:rPr>
          <w:i/>
        </w:rPr>
        <w:t>Status</w:t>
      </w:r>
      <w:r>
        <w:t xml:space="preserve"> be the result of </w:t>
      </w:r>
      <w:r w:rsidRPr="00E77497">
        <w:t>DefineProperty</w:t>
      </w:r>
      <w:r w:rsidR="00B067C0">
        <w:t>OrThrow(</w:t>
      </w:r>
      <w:r>
        <w:rPr>
          <w:i/>
        </w:rPr>
        <w:t>array</w:t>
      </w:r>
      <w:r w:rsidR="00B067C0">
        <w:t>,</w:t>
      </w:r>
      <w:r w:rsidRPr="00E77497">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r w:rsidRPr="00E77497">
        <w:t xml:space="preserve">, Property Descriptor {[[Value]]: </w:t>
      </w:r>
      <w:r>
        <w:rPr>
          <w:i/>
        </w:rPr>
        <w:t>len</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14:paraId="3616C848" w14:textId="77777777" w:rsidR="00EA71C5" w:rsidRPr="00E77497" w:rsidRDefault="00EA71C5" w:rsidP="00EA71C5">
      <w:pPr>
        <w:pStyle w:val="Alg4"/>
        <w:numPr>
          <w:ilvl w:val="1"/>
          <w:numId w:val="810"/>
        </w:numPr>
        <w:contextualSpacing/>
      </w:pPr>
      <w:r>
        <w:t>ReturnIfAbrupt(</w:t>
      </w:r>
      <w:r w:rsidRPr="00E1304F">
        <w:rPr>
          <w:i/>
        </w:rPr>
        <w:t>define</w:t>
      </w:r>
      <w:r>
        <w:rPr>
          <w:i/>
        </w:rPr>
        <w:t>Status</w:t>
      </w:r>
      <w:r>
        <w:t>).</w:t>
      </w:r>
    </w:p>
    <w:p w14:paraId="230E3B10" w14:textId="77777777" w:rsidR="00EA71C5" w:rsidRDefault="000C0749" w:rsidP="000C0749">
      <w:pPr>
        <w:pStyle w:val="Alg4"/>
        <w:numPr>
          <w:ilvl w:val="1"/>
          <w:numId w:val="810"/>
        </w:numPr>
      </w:pPr>
      <w:r>
        <w:t xml:space="preserve">Let </w:t>
      </w:r>
      <w:r w:rsidRPr="00291CBE">
        <w:rPr>
          <w:i/>
        </w:rPr>
        <w:t>intLen</w:t>
      </w:r>
      <w:r>
        <w:t xml:space="preserve"> be 1.</w:t>
      </w:r>
    </w:p>
    <w:p w14:paraId="73FCA489" w14:textId="77777777" w:rsidR="000C0749" w:rsidRDefault="000C0749" w:rsidP="00EA71C5">
      <w:pPr>
        <w:pStyle w:val="Alg4"/>
        <w:numPr>
          <w:ilvl w:val="0"/>
          <w:numId w:val="810"/>
        </w:numPr>
      </w:pPr>
      <w:r>
        <w:t>Else,</w:t>
      </w:r>
    </w:p>
    <w:p w14:paraId="3E40FFCD" w14:textId="77777777" w:rsidR="00EA71C5" w:rsidRDefault="00291CBE" w:rsidP="00145775">
      <w:pPr>
        <w:pStyle w:val="Alg4"/>
        <w:numPr>
          <w:ilvl w:val="1"/>
          <w:numId w:val="810"/>
        </w:numPr>
      </w:pPr>
      <w:r>
        <w:t xml:space="preserve">Let </w:t>
      </w:r>
      <w:r w:rsidRPr="00291CBE">
        <w:rPr>
          <w:i/>
        </w:rPr>
        <w:t>intLen</w:t>
      </w:r>
      <w:r>
        <w:t xml:space="preserve"> be ToUint32(</w:t>
      </w:r>
      <w:r w:rsidRPr="00291CBE">
        <w:rPr>
          <w:i/>
        </w:rPr>
        <w:t>len</w:t>
      </w:r>
      <w:r>
        <w:t>).</w:t>
      </w:r>
    </w:p>
    <w:p w14:paraId="5EA221D4" w14:textId="77777777" w:rsidR="00291CBE" w:rsidRDefault="00291CBE" w:rsidP="00145775">
      <w:pPr>
        <w:pStyle w:val="Alg4"/>
        <w:numPr>
          <w:ilvl w:val="1"/>
          <w:numId w:val="810"/>
        </w:numPr>
      </w:pPr>
      <w:r>
        <w:t xml:space="preserve">If </w:t>
      </w:r>
      <w:r w:rsidRPr="00291CBE">
        <w:rPr>
          <w:i/>
        </w:rPr>
        <w:t>intLen</w:t>
      </w:r>
      <w:r>
        <w:t xml:space="preserve"> ≠ </w:t>
      </w:r>
      <w:r w:rsidRPr="00291CBE">
        <w:rPr>
          <w:i/>
        </w:rPr>
        <w:t>len</w:t>
      </w:r>
      <w:r>
        <w:t xml:space="preserve">, then throw a </w:t>
      </w:r>
      <w:r w:rsidRPr="003E1861">
        <w:rPr>
          <w:b/>
        </w:rPr>
        <w:t>RangeError</w:t>
      </w:r>
      <w:r>
        <w:t xml:space="preserve"> exception.</w:t>
      </w:r>
    </w:p>
    <w:p w14:paraId="0CF8B15D" w14:textId="77777777" w:rsidR="000C0749" w:rsidRPr="00E77497" w:rsidRDefault="000C0749" w:rsidP="000C0749">
      <w:pPr>
        <w:pStyle w:val="Alg4"/>
        <w:numPr>
          <w:ilvl w:val="0"/>
          <w:numId w:val="810"/>
        </w:numPr>
      </w:pPr>
      <w:r>
        <w:t xml:space="preserve">Let </w:t>
      </w:r>
      <w:r w:rsidRPr="00924A5A">
        <w:rPr>
          <w:i/>
        </w:rPr>
        <w:t>putStatus</w:t>
      </w:r>
      <w:r>
        <w:t xml:space="preserve"> be the result of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Pr="00291CBE">
        <w:rPr>
          <w:i/>
        </w:rPr>
        <w:t>intLen</w:t>
      </w:r>
      <w:r w:rsidRPr="00E77497">
        <w:t xml:space="preserve">, </w:t>
      </w:r>
      <w:r w:rsidRPr="00E77497">
        <w:rPr>
          <w:b/>
        </w:rPr>
        <w:t>true</w:t>
      </w:r>
      <w:r>
        <w:rPr>
          <w:bCs/>
        </w:rPr>
        <w:t>)</w:t>
      </w:r>
      <w:r w:rsidRPr="00E77497">
        <w:t>.</w:t>
      </w:r>
    </w:p>
    <w:p w14:paraId="3BB8ED1D" w14:textId="77777777" w:rsidR="000C0749" w:rsidRPr="00E77497" w:rsidRDefault="000C0749" w:rsidP="000C0749">
      <w:pPr>
        <w:pStyle w:val="Alg4"/>
        <w:numPr>
          <w:ilvl w:val="0"/>
          <w:numId w:val="810"/>
        </w:numPr>
        <w:contextualSpacing/>
      </w:pPr>
      <w:r>
        <w:t>ReturnIfAbrupt(</w:t>
      </w:r>
      <w:r>
        <w:rPr>
          <w:i/>
        </w:rPr>
        <w:t>putStatus</w:t>
      </w:r>
      <w:r>
        <w:t>).</w:t>
      </w:r>
    </w:p>
    <w:p w14:paraId="406D5172" w14:textId="77777777" w:rsidR="00EA71C5" w:rsidRPr="00E77497" w:rsidRDefault="00EA71C5" w:rsidP="00EA71C5">
      <w:pPr>
        <w:pStyle w:val="Alg4"/>
        <w:numPr>
          <w:ilvl w:val="0"/>
          <w:numId w:val="810"/>
        </w:numPr>
        <w:spacing w:after="220"/>
        <w:contextualSpacing/>
      </w:pPr>
      <w:r w:rsidRPr="00E77497">
        <w:t xml:space="preserve">Return  </w:t>
      </w:r>
      <w:r w:rsidRPr="00E77497">
        <w:rPr>
          <w:i/>
        </w:rPr>
        <w:t>array</w:t>
      </w:r>
      <w:r w:rsidRPr="00E77497">
        <w:t>.</w:t>
      </w:r>
    </w:p>
    <w:p w14:paraId="3CDA4912" w14:textId="77777777" w:rsidR="001C3062" w:rsidRPr="00E77497" w:rsidRDefault="00885200" w:rsidP="00197BED">
      <w:pPr>
        <w:pStyle w:val="40"/>
      </w:pPr>
      <w:r>
        <w:t xml:space="preserve">new </w:t>
      </w:r>
      <w:r w:rsidR="001C3062" w:rsidRPr="00E77497">
        <w:t xml:space="preserve"> Array </w:t>
      </w:r>
      <w:r>
        <w:t>( ... argumentsList)</w:t>
      </w:r>
    </w:p>
    <w:p w14:paraId="1D321C65" w14:textId="77777777" w:rsidR="001C3062" w:rsidRDefault="001C3062" w:rsidP="00192F0E">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initialises </w:t>
      </w:r>
      <w:r w:rsidR="00885200">
        <w:t>a</w:t>
      </w:r>
      <w:r w:rsidRPr="00E77497">
        <w:t xml:space="preserve"> newly created object.</w:t>
      </w:r>
    </w:p>
    <w:p w14:paraId="267814E7" w14:textId="77777777"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Array</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67C69CF6" w14:textId="77777777"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4980684D" w14:textId="77777777" w:rsidR="00AF7014" w:rsidRPr="00E4780A" w:rsidRDefault="00AF7014" w:rsidP="00201E92">
      <w:pPr>
        <w:numPr>
          <w:ilvl w:val="0"/>
          <w:numId w:val="1447"/>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5E2E3121" w14:textId="77777777" w:rsidR="00AF7014" w:rsidRPr="00E77497" w:rsidRDefault="00AF7014" w:rsidP="00A146E5">
      <w:r>
        <w:t xml:space="preserve">If </w:t>
      </w:r>
      <w:r w:rsidR="00A146E5">
        <w:rPr>
          <w:rFonts w:ascii="Courier New" w:hAnsi="Courier New"/>
          <w:b/>
        </w:rPr>
        <w:t>Array</w:t>
      </w:r>
      <w:r w:rsidRPr="00E77497">
        <w:t xml:space="preserve"> </w:t>
      </w:r>
      <w:r>
        <w:t>is implemented as an ordinary function object, its [[Construct]] internal method will perform the above steps.</w:t>
      </w:r>
    </w:p>
    <w:p w14:paraId="2D1FB30E" w14:textId="77777777" w:rsidR="00E46E17" w:rsidRPr="00E77497" w:rsidRDefault="00E46E17" w:rsidP="00E46E17">
      <w:pPr>
        <w:pStyle w:val="30"/>
      </w:pPr>
      <w:bookmarkStart w:id="5311" w:name="_Toc366142085"/>
      <w:r w:rsidRPr="00E77497">
        <w:t>Properties of the Array Constructor</w:t>
      </w:r>
      <w:bookmarkEnd w:id="5311"/>
    </w:p>
    <w:bookmarkEnd w:id="5302"/>
    <w:bookmarkEnd w:id="5303"/>
    <w:bookmarkEnd w:id="5304"/>
    <w:bookmarkEnd w:id="5305"/>
    <w:bookmarkEnd w:id="5306"/>
    <w:bookmarkEnd w:id="5307"/>
    <w:bookmarkEnd w:id="5308"/>
    <w:bookmarkEnd w:id="5309"/>
    <w:bookmarkEnd w:id="5310"/>
    <w:p w14:paraId="3424E16D" w14:textId="77777777" w:rsidR="004C02EF" w:rsidRPr="00E77497" w:rsidRDefault="004C02EF" w:rsidP="00E46E17">
      <w:r w:rsidRPr="00E77497">
        <w:t xml:space="preserve">The value of the [[Prototype]] internal </w:t>
      </w:r>
      <w:r w:rsidR="00A14F8E">
        <w:t xml:space="preserve">data </w:t>
      </w:r>
      <w:r w:rsidRPr="00E77497">
        <w:t>property of the Array constructor is the Function prototype object (</w:t>
      </w:r>
      <w:r w:rsidR="00E46E17">
        <w:fldChar w:fldCharType="begin"/>
      </w:r>
      <w:r w:rsidR="00E46E17">
        <w:instrText xml:space="preserve"> REF _Ref359681817 \r \h </w:instrText>
      </w:r>
      <w:r w:rsidR="00E46E17">
        <w:fldChar w:fldCharType="separate"/>
      </w:r>
      <w:r w:rsidR="00083CEC">
        <w:t>19.2.3</w:t>
      </w:r>
      <w:r w:rsidR="00E46E17">
        <w:fldChar w:fldCharType="end"/>
      </w:r>
      <w:r w:rsidRPr="00E77497">
        <w:t>).</w:t>
      </w:r>
    </w:p>
    <w:p w14:paraId="05E8D510" w14:textId="77777777" w:rsidR="004C02EF" w:rsidRPr="00E77497" w:rsidRDefault="004C02EF" w:rsidP="00B5407B">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5312" w:name="_Hlt424534161"/>
      <w:bookmarkStart w:id="5313" w:name="_Toc382291620"/>
      <w:bookmarkStart w:id="5314" w:name="_Toc385672290"/>
      <w:bookmarkStart w:id="5315" w:name="_Ref393614155"/>
      <w:bookmarkStart w:id="5316" w:name="_Toc393690407"/>
      <w:bookmarkStart w:id="5317" w:name="_Ref404501859"/>
      <w:bookmarkStart w:id="5318" w:name="_Ref404502071"/>
      <w:bookmarkStart w:id="5319" w:name="_Ref404502112"/>
      <w:bookmarkEnd w:id="5312"/>
    </w:p>
    <w:p w14:paraId="50427EB5" w14:textId="77777777" w:rsidR="00BC77AC" w:rsidRPr="00E77497" w:rsidRDefault="00BC77AC" w:rsidP="00BC77AC">
      <w:pPr>
        <w:pStyle w:val="40"/>
      </w:pPr>
      <w:bookmarkStart w:id="5320" w:name="_Ref424534154"/>
      <w:r w:rsidRPr="00E77497">
        <w:t>Array.</w:t>
      </w:r>
      <w:r>
        <w:t>from</w:t>
      </w:r>
      <w:r w:rsidRPr="00E77497">
        <w:t xml:space="preserve"> ( </w:t>
      </w:r>
      <w:r>
        <w:t>arrayLike , mapfn=undefined, thisArg=undefined</w:t>
      </w:r>
      <w:r w:rsidRPr="00E77497">
        <w:t xml:space="preserve"> )</w:t>
      </w:r>
    </w:p>
    <w:p w14:paraId="2203D2ED" w14:textId="77777777" w:rsidR="00BC77AC" w:rsidRPr="00E77497" w:rsidRDefault="00BC77AC" w:rsidP="00BC77AC">
      <w:r w:rsidRPr="00E77497">
        <w:t xml:space="preserve">When the </w:t>
      </w:r>
      <w:r>
        <w:rPr>
          <w:rFonts w:ascii="Courier New" w:hAnsi="Courier New" w:cs="Courier New"/>
          <w:b/>
        </w:rPr>
        <w:t>from</w:t>
      </w:r>
      <w:r w:rsidRPr="00E77497">
        <w:t xml:space="preserve"> method is called with </w:t>
      </w:r>
      <w:r>
        <w:t xml:space="preserve"> argument </w:t>
      </w:r>
      <w:r w:rsidRPr="00AD7E43">
        <w:rPr>
          <w:rFonts w:ascii="Times New Roman" w:eastAsia="Times New Roman" w:hAnsi="Times New Roman"/>
          <w:i/>
          <w:spacing w:val="6"/>
          <w:lang w:eastAsia="en-US"/>
        </w:rPr>
        <w:t>arrayLike</w:t>
      </w:r>
      <w:r>
        <w:t xml:space="preserve"> and optional arguments </w:t>
      </w:r>
      <w:r w:rsidRPr="00995549">
        <w:rPr>
          <w:rFonts w:ascii="Times New Roman" w:eastAsia="Times New Roman" w:hAnsi="Times New Roman"/>
          <w:i/>
          <w:spacing w:val="6"/>
          <w:lang w:eastAsia="en-US"/>
        </w:rPr>
        <w:t>mapfn</w:t>
      </w:r>
      <w:r>
        <w:t xml:space="preserve"> and </w:t>
      </w:r>
      <w:r w:rsidRPr="00995549">
        <w:rPr>
          <w:rFonts w:ascii="Times New Roman" w:eastAsia="Times New Roman" w:hAnsi="Times New Roman"/>
          <w:i/>
          <w:spacing w:val="6"/>
          <w:lang w:eastAsia="en-US"/>
        </w:rPr>
        <w:t>thisArg</w:t>
      </w:r>
      <w:r w:rsidRPr="00E77497">
        <w:t xml:space="preserve"> the following steps are taken:</w:t>
      </w:r>
    </w:p>
    <w:p w14:paraId="07BF9A87" w14:textId="77777777" w:rsidR="00BC77AC" w:rsidRDefault="00BC77AC" w:rsidP="00BC77AC">
      <w:pPr>
        <w:pStyle w:val="Alg4"/>
        <w:numPr>
          <w:ilvl w:val="0"/>
          <w:numId w:val="809"/>
        </w:numPr>
      </w:pPr>
      <w:r>
        <w:t xml:space="preserve">Let </w:t>
      </w:r>
      <w:r w:rsidRPr="004403FF">
        <w:rPr>
          <w:i/>
        </w:rPr>
        <w:t>C</w:t>
      </w:r>
      <w:r>
        <w:t xml:space="preserve"> be the </w:t>
      </w:r>
      <w:r w:rsidRPr="00E77497">
        <w:rPr>
          <w:b/>
        </w:rPr>
        <w:t xml:space="preserve">this </w:t>
      </w:r>
      <w:r>
        <w:t>value.</w:t>
      </w:r>
    </w:p>
    <w:p w14:paraId="5C97EB02" w14:textId="77777777" w:rsidR="00BC77AC" w:rsidRDefault="00BC77AC" w:rsidP="00BC77AC">
      <w:pPr>
        <w:pStyle w:val="Alg4"/>
        <w:numPr>
          <w:ilvl w:val="0"/>
          <w:numId w:val="809"/>
        </w:numPr>
      </w:pPr>
      <w:r>
        <w:t xml:space="preserve">Let </w:t>
      </w:r>
      <w:r w:rsidRPr="001F4648">
        <w:rPr>
          <w:i/>
        </w:rPr>
        <w:t>items</w:t>
      </w:r>
      <w:r>
        <w:t xml:space="preserve"> be ToObject(</w:t>
      </w:r>
      <w:r w:rsidRPr="001F4648">
        <w:rPr>
          <w:i/>
        </w:rPr>
        <w:t>arrayLike</w:t>
      </w:r>
      <w:r>
        <w:t>).</w:t>
      </w:r>
    </w:p>
    <w:p w14:paraId="4B1F8DE2" w14:textId="77777777" w:rsidR="00BC77AC" w:rsidRDefault="00BC77AC" w:rsidP="00BC77AC">
      <w:pPr>
        <w:pStyle w:val="Alg4"/>
        <w:numPr>
          <w:ilvl w:val="0"/>
          <w:numId w:val="809"/>
        </w:numPr>
      </w:pPr>
      <w:r>
        <w:t>ReturnIfAbrupt(</w:t>
      </w:r>
      <w:r w:rsidRPr="001F4648">
        <w:rPr>
          <w:i/>
        </w:rPr>
        <w:t>items</w:t>
      </w:r>
      <w:r>
        <w:t>).</w:t>
      </w:r>
    </w:p>
    <w:p w14:paraId="1492EEFF" w14:textId="77777777" w:rsidR="00BC77AC" w:rsidRDefault="00BC77AC" w:rsidP="00BC77AC">
      <w:pPr>
        <w:pStyle w:val="Alg4"/>
        <w:numPr>
          <w:ilvl w:val="0"/>
          <w:numId w:val="809"/>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14:paraId="63E76295" w14:textId="77777777" w:rsidR="00BC77AC" w:rsidRDefault="00BC77AC" w:rsidP="00BC77AC">
      <w:pPr>
        <w:pStyle w:val="Alg4"/>
        <w:numPr>
          <w:ilvl w:val="0"/>
          <w:numId w:val="809"/>
        </w:numPr>
      </w:pPr>
      <w:r>
        <w:t>else</w:t>
      </w:r>
    </w:p>
    <w:p w14:paraId="3EBDE5F1" w14:textId="77777777" w:rsidR="00BC77AC" w:rsidRPr="00E77497" w:rsidRDefault="00BC77AC" w:rsidP="00BC77AC">
      <w:pPr>
        <w:pStyle w:val="Alg4"/>
        <w:numPr>
          <w:ilvl w:val="1"/>
          <w:numId w:val="809"/>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14:paraId="162B130A" w14:textId="77777777" w:rsidR="00BC77AC" w:rsidRPr="00E77497" w:rsidRDefault="00BC77AC" w:rsidP="00BC77AC">
      <w:pPr>
        <w:pStyle w:val="Alg4"/>
        <w:numPr>
          <w:ilvl w:val="1"/>
          <w:numId w:val="809"/>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14:paraId="0D861ADC" w14:textId="77777777" w:rsidR="00BC77AC" w:rsidRDefault="00BC77AC" w:rsidP="00BC77AC">
      <w:pPr>
        <w:pStyle w:val="Alg4"/>
        <w:numPr>
          <w:ilvl w:val="1"/>
          <w:numId w:val="809"/>
        </w:numPr>
      </w:pPr>
      <w:r>
        <w:t xml:space="preserve">Let  </w:t>
      </w:r>
      <w:r>
        <w:rPr>
          <w:i/>
          <w:iCs/>
        </w:rPr>
        <w:t>mapping</w:t>
      </w:r>
      <w:r>
        <w:t xml:space="preserve"> be </w:t>
      </w:r>
      <w:r>
        <w:rPr>
          <w:b/>
          <w:bCs/>
        </w:rPr>
        <w:t>true</w:t>
      </w:r>
    </w:p>
    <w:p w14:paraId="6CC1348C" w14:textId="77777777" w:rsidR="00BC77AC" w:rsidRPr="00E77497" w:rsidRDefault="00BC77AC" w:rsidP="00BC77AC">
      <w:pPr>
        <w:pStyle w:val="Alg4"/>
        <w:numPr>
          <w:ilvl w:val="0"/>
          <w:numId w:val="809"/>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14:paraId="4B09DBC4" w14:textId="77777777" w:rsidR="00BC77AC" w:rsidRDefault="00BC77AC" w:rsidP="00BC77AC">
      <w:pPr>
        <w:pStyle w:val="Alg4"/>
        <w:numPr>
          <w:ilvl w:val="0"/>
          <w:numId w:val="809"/>
        </w:numPr>
      </w:pPr>
      <w:r>
        <w:t>ReturnIfAbrupt(</w:t>
      </w:r>
      <w:r>
        <w:rPr>
          <w:i/>
        </w:rPr>
        <w:t>usingIterator</w:t>
      </w:r>
      <w:r>
        <w:t>).</w:t>
      </w:r>
    </w:p>
    <w:p w14:paraId="5440C040" w14:textId="77777777" w:rsidR="00BC77AC" w:rsidRDefault="00BC77AC" w:rsidP="00BC77AC">
      <w:pPr>
        <w:pStyle w:val="Alg4"/>
        <w:numPr>
          <w:ilvl w:val="0"/>
          <w:numId w:val="809"/>
        </w:numPr>
      </w:pPr>
      <w:r>
        <w:t xml:space="preserve">If </w:t>
      </w:r>
      <w:r>
        <w:rPr>
          <w:i/>
          <w:iCs/>
        </w:rPr>
        <w:t>usingIterator</w:t>
      </w:r>
      <w:r>
        <w:t xml:space="preserve"> is </w:t>
      </w:r>
      <w:r>
        <w:rPr>
          <w:b/>
          <w:bCs/>
        </w:rPr>
        <w:t>true</w:t>
      </w:r>
      <w:r>
        <w:t>, then</w:t>
      </w:r>
    </w:p>
    <w:p w14:paraId="531C2D1E" w14:textId="77777777" w:rsidR="00BC77AC" w:rsidRDefault="00BC77AC" w:rsidP="00BC77AC">
      <w:pPr>
        <w:pStyle w:val="Alg4"/>
        <w:numPr>
          <w:ilvl w:val="1"/>
          <w:numId w:val="809"/>
        </w:numPr>
      </w:pPr>
      <w:r>
        <w:t xml:space="preserve">Let </w:t>
      </w:r>
      <w:r w:rsidRPr="00402531">
        <w:rPr>
          <w:i/>
          <w:iCs/>
        </w:rPr>
        <w:t>iterator</w:t>
      </w:r>
      <w:r w:rsidRPr="00EA0311" w:rsidDel="004D6903">
        <w:rPr>
          <w:i/>
        </w:rPr>
        <w:t xml:space="preserve"> </w:t>
      </w:r>
      <w:r>
        <w:t>be the result of performing GetIterator(</w:t>
      </w:r>
      <w:r>
        <w:rPr>
          <w:i/>
          <w:iCs/>
        </w:rPr>
        <w:t>items</w:t>
      </w:r>
      <w:r>
        <w:t>).</w:t>
      </w:r>
    </w:p>
    <w:p w14:paraId="7AFBB7E1" w14:textId="77777777" w:rsidR="00BC77AC" w:rsidRDefault="00BC77AC" w:rsidP="00BC77AC">
      <w:pPr>
        <w:pStyle w:val="Alg4"/>
        <w:numPr>
          <w:ilvl w:val="1"/>
          <w:numId w:val="809"/>
        </w:numPr>
      </w:pPr>
      <w:r>
        <w:t>ReturnIfAbrupt(</w:t>
      </w:r>
      <w:r w:rsidRPr="00402531">
        <w:rPr>
          <w:i/>
          <w:iCs/>
        </w:rPr>
        <w:t>iterator</w:t>
      </w:r>
      <w:r>
        <w:t>).</w:t>
      </w:r>
    </w:p>
    <w:p w14:paraId="25CA26BB" w14:textId="77777777" w:rsidR="00BC77AC" w:rsidRDefault="00BC77AC" w:rsidP="00BC77AC">
      <w:pPr>
        <w:pStyle w:val="Alg4"/>
        <w:numPr>
          <w:ilvl w:val="1"/>
          <w:numId w:val="809"/>
        </w:numPr>
      </w:pPr>
      <w:r>
        <w:t>If IsConstructor(</w:t>
      </w:r>
      <w:r w:rsidRPr="00924A5A">
        <w:rPr>
          <w:i/>
        </w:rPr>
        <w:t>C</w:t>
      </w:r>
      <w:r>
        <w:t xml:space="preserve">) is </w:t>
      </w:r>
      <w:r w:rsidRPr="00924A5A">
        <w:rPr>
          <w:b/>
        </w:rPr>
        <w:t>true</w:t>
      </w:r>
      <w:r>
        <w:t>, then</w:t>
      </w:r>
    </w:p>
    <w:p w14:paraId="573C8E4D" w14:textId="77777777" w:rsidR="00BC77AC" w:rsidRDefault="00BC77AC" w:rsidP="00BC77AC">
      <w:pPr>
        <w:pStyle w:val="Alg4"/>
        <w:numPr>
          <w:ilvl w:val="2"/>
          <w:numId w:val="809"/>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5321"/>
      <w:r>
        <w:t>with an empty argument list.</w:t>
      </w:r>
      <w:commentRangeEnd w:id="5321"/>
      <w:r>
        <w:rPr>
          <w:rStyle w:val="af6"/>
          <w:rFonts w:ascii="Arial" w:eastAsia="MS Mincho" w:hAnsi="Arial"/>
          <w:spacing w:val="0"/>
          <w:lang w:eastAsia="ja-JP"/>
        </w:rPr>
        <w:commentReference w:id="5321"/>
      </w:r>
    </w:p>
    <w:p w14:paraId="492C0CEB" w14:textId="77777777" w:rsidR="00BC77AC" w:rsidRDefault="00BC77AC" w:rsidP="00BC77AC">
      <w:pPr>
        <w:pStyle w:val="Alg4"/>
        <w:numPr>
          <w:ilvl w:val="1"/>
          <w:numId w:val="809"/>
        </w:numPr>
      </w:pPr>
      <w:r>
        <w:t>Else,</w:t>
      </w:r>
    </w:p>
    <w:p w14:paraId="39F87142" w14:textId="77777777" w:rsidR="00BC77AC" w:rsidRPr="00E77497" w:rsidRDefault="00BC77AC" w:rsidP="00BC77AC">
      <w:pPr>
        <w:pStyle w:val="Alg4"/>
        <w:numPr>
          <w:ilvl w:val="2"/>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14:paraId="0B1DBB4F" w14:textId="77777777" w:rsidR="00BC77AC" w:rsidRDefault="00BC77AC" w:rsidP="00BC77AC">
      <w:pPr>
        <w:pStyle w:val="Alg4"/>
        <w:numPr>
          <w:ilvl w:val="1"/>
          <w:numId w:val="809"/>
        </w:numPr>
      </w:pPr>
      <w:r>
        <w:t>ReturnIfAbrupt(</w:t>
      </w:r>
      <w:r>
        <w:rPr>
          <w:i/>
        </w:rPr>
        <w:t>A</w:t>
      </w:r>
      <w:r>
        <w:t>).</w:t>
      </w:r>
    </w:p>
    <w:p w14:paraId="0EA7805F" w14:textId="77777777" w:rsidR="00BC77AC" w:rsidRPr="00E77497" w:rsidRDefault="00BC77AC" w:rsidP="00BC77AC">
      <w:pPr>
        <w:pStyle w:val="Alg4"/>
        <w:numPr>
          <w:ilvl w:val="1"/>
          <w:numId w:val="809"/>
        </w:numPr>
      </w:pPr>
      <w:r w:rsidRPr="00E77497">
        <w:t xml:space="preserve">Let </w:t>
      </w:r>
      <w:r w:rsidRPr="00E77497">
        <w:rPr>
          <w:i/>
        </w:rPr>
        <w:t>k</w:t>
      </w:r>
      <w:r w:rsidRPr="00E77497">
        <w:t xml:space="preserve"> be 0.</w:t>
      </w:r>
    </w:p>
    <w:p w14:paraId="4AF4789B" w14:textId="77777777" w:rsidR="00BC77AC" w:rsidRPr="00A5755A" w:rsidRDefault="00BC77AC" w:rsidP="00BC77AC">
      <w:pPr>
        <w:pStyle w:val="Alg4"/>
        <w:numPr>
          <w:ilvl w:val="1"/>
          <w:numId w:val="809"/>
        </w:numPr>
        <w:contextualSpacing/>
      </w:pPr>
      <w:r>
        <w:t>Repeat</w:t>
      </w:r>
    </w:p>
    <w:p w14:paraId="1FC39FB6" w14:textId="77777777" w:rsidR="00BC77AC" w:rsidRPr="00E77497" w:rsidRDefault="00BC77AC" w:rsidP="00BC77AC">
      <w:pPr>
        <w:pStyle w:val="Alg4"/>
        <w:numPr>
          <w:ilvl w:val="2"/>
          <w:numId w:val="809"/>
        </w:numPr>
      </w:pPr>
      <w:r w:rsidRPr="00E77497">
        <w:t xml:space="preserve">Let </w:t>
      </w:r>
      <w:r w:rsidRPr="00E77497">
        <w:rPr>
          <w:i/>
        </w:rPr>
        <w:t>Pk</w:t>
      </w:r>
      <w:r w:rsidRPr="00E77497">
        <w:t xml:space="preserve"> be ToString(</w:t>
      </w:r>
      <w:r w:rsidRPr="00E77497">
        <w:rPr>
          <w:i/>
        </w:rPr>
        <w:t>k</w:t>
      </w:r>
      <w:r w:rsidRPr="00E77497">
        <w:t>).</w:t>
      </w:r>
    </w:p>
    <w:p w14:paraId="2ED2D4F2" w14:textId="77777777" w:rsidR="00BC77AC" w:rsidRDefault="00BC77AC" w:rsidP="00BC77AC">
      <w:pPr>
        <w:pStyle w:val="Alg3"/>
        <w:numPr>
          <w:ilvl w:val="2"/>
          <w:numId w:val="809"/>
        </w:numPr>
      </w:pPr>
      <w:r>
        <w:t xml:space="preserve">Let </w:t>
      </w:r>
      <w:r w:rsidRPr="004848CA">
        <w:rPr>
          <w:i/>
        </w:rPr>
        <w:t>next</w:t>
      </w:r>
      <w:r>
        <w:t xml:space="preserve"> be the result of IteratorNext(</w:t>
      </w:r>
      <w:r w:rsidRPr="00402531">
        <w:rPr>
          <w:i/>
          <w:iCs/>
        </w:rPr>
        <w:t>iterator</w:t>
      </w:r>
      <w:r>
        <w:t>).</w:t>
      </w:r>
    </w:p>
    <w:p w14:paraId="69401ADC" w14:textId="77777777" w:rsidR="00BC77AC" w:rsidRDefault="00BC77AC" w:rsidP="00BC77AC">
      <w:pPr>
        <w:pStyle w:val="Alg4"/>
        <w:numPr>
          <w:ilvl w:val="2"/>
          <w:numId w:val="809"/>
        </w:numPr>
        <w:contextualSpacing/>
      </w:pPr>
      <w:r>
        <w:t>ReturnIfAbrupt(</w:t>
      </w:r>
      <w:r w:rsidRPr="004E372D">
        <w:rPr>
          <w:i/>
        </w:rPr>
        <w:t>next</w:t>
      </w:r>
      <w:r>
        <w:t>).</w:t>
      </w:r>
    </w:p>
    <w:p w14:paraId="5B5346AF" w14:textId="77777777" w:rsidR="00BC77AC" w:rsidRDefault="00BC77AC" w:rsidP="00BC77AC">
      <w:pPr>
        <w:numPr>
          <w:ilvl w:val="2"/>
          <w:numId w:val="809"/>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14:paraId="24CB7C78" w14:textId="77777777" w:rsidR="00BC77AC" w:rsidRDefault="00BC77AC" w:rsidP="00BC77AC">
      <w:pPr>
        <w:numPr>
          <w:ilvl w:val="2"/>
          <w:numId w:val="809"/>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2D72D9B7" w14:textId="77777777" w:rsidR="00BC77AC" w:rsidRDefault="00BC77AC" w:rsidP="00BC77AC">
      <w:pPr>
        <w:pStyle w:val="Alg3"/>
        <w:numPr>
          <w:ilvl w:val="2"/>
          <w:numId w:val="809"/>
        </w:numPr>
      </w:pPr>
      <w:r>
        <w:t xml:space="preserve">If </w:t>
      </w:r>
      <w:r>
        <w:rPr>
          <w:i/>
          <w:iCs/>
        </w:rPr>
        <w:t>done</w:t>
      </w:r>
      <w:r>
        <w:t xml:space="preserve"> is </w:t>
      </w:r>
      <w:r>
        <w:rPr>
          <w:b/>
        </w:rPr>
        <w:t>true</w:t>
      </w:r>
      <w:r>
        <w:t xml:space="preserve">, then </w:t>
      </w:r>
    </w:p>
    <w:p w14:paraId="2A171E51" w14:textId="77777777" w:rsidR="00BC77AC" w:rsidRPr="00E77497" w:rsidRDefault="00BC77AC" w:rsidP="00BC77AC">
      <w:pPr>
        <w:pStyle w:val="Alg4"/>
        <w:numPr>
          <w:ilvl w:val="3"/>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k</w:t>
      </w:r>
      <w:r w:rsidRPr="00E77497">
        <w:t xml:space="preserve">, </w:t>
      </w:r>
      <w:r w:rsidRPr="00E77497">
        <w:rPr>
          <w:b/>
        </w:rPr>
        <w:t>true</w:t>
      </w:r>
      <w:r>
        <w:rPr>
          <w:bCs/>
        </w:rPr>
        <w:t>)</w:t>
      </w:r>
      <w:r w:rsidRPr="00E77497">
        <w:t>.</w:t>
      </w:r>
    </w:p>
    <w:p w14:paraId="53F2E549" w14:textId="77777777" w:rsidR="00BC77AC" w:rsidRPr="00E77497" w:rsidRDefault="00BC77AC" w:rsidP="00BC77AC">
      <w:pPr>
        <w:pStyle w:val="Alg4"/>
        <w:numPr>
          <w:ilvl w:val="3"/>
          <w:numId w:val="809"/>
        </w:numPr>
        <w:contextualSpacing/>
      </w:pPr>
      <w:r>
        <w:t>ReturnIfAbrupt(</w:t>
      </w:r>
      <w:r>
        <w:rPr>
          <w:i/>
        </w:rPr>
        <w:t>putStatus</w:t>
      </w:r>
      <w:r>
        <w:t>).</w:t>
      </w:r>
    </w:p>
    <w:p w14:paraId="285315E3" w14:textId="77777777" w:rsidR="00BC77AC" w:rsidRPr="00E77497" w:rsidRDefault="00BC77AC" w:rsidP="00BC77AC">
      <w:pPr>
        <w:pStyle w:val="Alg4"/>
        <w:numPr>
          <w:ilvl w:val="3"/>
          <w:numId w:val="809"/>
        </w:numPr>
        <w:spacing w:after="120"/>
        <w:contextualSpacing/>
      </w:pPr>
      <w:r w:rsidRPr="00E77497">
        <w:t xml:space="preserve">Return </w:t>
      </w:r>
      <w:r w:rsidRPr="00F07B04">
        <w:rPr>
          <w:bCs/>
          <w:i/>
        </w:rPr>
        <w:t>A</w:t>
      </w:r>
      <w:r w:rsidRPr="00E77497">
        <w:t>.</w:t>
      </w:r>
    </w:p>
    <w:p w14:paraId="167B5C51" w14:textId="77777777" w:rsidR="00BC77AC" w:rsidRDefault="00BC77AC" w:rsidP="00BC77AC">
      <w:pPr>
        <w:pStyle w:val="Alg4"/>
        <w:numPr>
          <w:ilvl w:val="2"/>
          <w:numId w:val="809"/>
        </w:numPr>
        <w:spacing w:after="120"/>
        <w:contextualSpacing/>
      </w:pPr>
      <w:r>
        <w:t xml:space="preserve">Let </w:t>
      </w:r>
      <w:r>
        <w:rPr>
          <w:i/>
          <w:iCs/>
        </w:rPr>
        <w:t>nextValue</w:t>
      </w:r>
      <w:r>
        <w:t xml:space="preserve"> be IteratorValue(</w:t>
      </w:r>
      <w:r>
        <w:rPr>
          <w:i/>
          <w:iCs/>
        </w:rPr>
        <w:t>next</w:t>
      </w:r>
      <w:r>
        <w:t>).</w:t>
      </w:r>
    </w:p>
    <w:p w14:paraId="15914168" w14:textId="77777777" w:rsidR="00BC77AC" w:rsidRDefault="00BC77AC" w:rsidP="00BC77AC">
      <w:pPr>
        <w:pStyle w:val="Alg4"/>
        <w:numPr>
          <w:ilvl w:val="2"/>
          <w:numId w:val="809"/>
        </w:numPr>
        <w:spacing w:after="120"/>
        <w:contextualSpacing/>
      </w:pPr>
      <w:r>
        <w:t>ReturnIfAbrupt(</w:t>
      </w:r>
      <w:r>
        <w:rPr>
          <w:i/>
          <w:iCs/>
        </w:rPr>
        <w:t>nextValue</w:t>
      </w:r>
      <w:r>
        <w:t>).</w:t>
      </w:r>
    </w:p>
    <w:p w14:paraId="0086EC2E" w14:textId="77777777" w:rsidR="00BC77AC" w:rsidRDefault="00BC77AC" w:rsidP="00BC77AC">
      <w:pPr>
        <w:pStyle w:val="Alg4"/>
        <w:numPr>
          <w:ilvl w:val="2"/>
          <w:numId w:val="809"/>
        </w:numPr>
      </w:pPr>
      <w:r>
        <w:t xml:space="preserve">If </w:t>
      </w:r>
      <w:r>
        <w:rPr>
          <w:i/>
          <w:iCs/>
        </w:rPr>
        <w:t>mapping</w:t>
      </w:r>
      <w:r>
        <w:t xml:space="preserve"> is </w:t>
      </w:r>
      <w:r>
        <w:rPr>
          <w:b/>
          <w:bCs/>
        </w:rPr>
        <w:t>true</w:t>
      </w:r>
      <w:r>
        <w:t>, then</w:t>
      </w:r>
    </w:p>
    <w:p w14:paraId="531F596E" w14:textId="77777777" w:rsidR="00BC77AC" w:rsidRPr="00E77497" w:rsidRDefault="00BC77AC" w:rsidP="00BC77A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iCs/>
        </w:rPr>
        <w:t>nextValue</w:t>
      </w:r>
      <w:r w:rsidRPr="00E77497" w:rsidDel="0034032C">
        <w:rPr>
          <w:i/>
        </w:rPr>
        <w:t xml:space="preserve"> </w:t>
      </w:r>
      <w:r>
        <w:rPr>
          <w:iCs/>
        </w:rPr>
        <w:t xml:space="preserve">as </w:t>
      </w:r>
      <w:r w:rsidRPr="008D31E0">
        <w:rPr>
          <w:i/>
        </w:rPr>
        <w:t>argumentsList</w:t>
      </w:r>
      <w:r w:rsidRPr="00E77497">
        <w:t>.</w:t>
      </w:r>
    </w:p>
    <w:p w14:paraId="74B6BE0E" w14:textId="77777777" w:rsidR="00BC77AC" w:rsidRPr="00E77497" w:rsidRDefault="00BC77AC" w:rsidP="00BC77AC">
      <w:pPr>
        <w:pStyle w:val="Alg4"/>
        <w:numPr>
          <w:ilvl w:val="3"/>
          <w:numId w:val="809"/>
        </w:numPr>
        <w:contextualSpacing/>
      </w:pPr>
      <w:r>
        <w:t>ReturnIfAbrupt(</w:t>
      </w:r>
      <w:r>
        <w:rPr>
          <w:i/>
        </w:rPr>
        <w:t>mappedValue</w:t>
      </w:r>
      <w:r>
        <w:t>).</w:t>
      </w:r>
    </w:p>
    <w:p w14:paraId="21A61660" w14:textId="77777777" w:rsidR="00BC77AC" w:rsidRDefault="00BC77AC" w:rsidP="00BC77AC">
      <w:pPr>
        <w:pStyle w:val="Alg4"/>
        <w:numPr>
          <w:ilvl w:val="2"/>
          <w:numId w:val="809"/>
        </w:numPr>
      </w:pPr>
      <w:r>
        <w:t xml:space="preserve">Else, let </w:t>
      </w:r>
      <w:r>
        <w:rPr>
          <w:i/>
          <w:iCs/>
        </w:rPr>
        <w:t>mappedValue</w:t>
      </w:r>
      <w:r>
        <w:t xml:space="preserve"> be </w:t>
      </w:r>
      <w:r>
        <w:rPr>
          <w:i/>
          <w:iCs/>
        </w:rPr>
        <w:t>nextValue</w:t>
      </w:r>
      <w:r>
        <w:t>.</w:t>
      </w:r>
    </w:p>
    <w:p w14:paraId="7BB51AF1" w14:textId="77777777" w:rsidR="00BC77AC" w:rsidRPr="00E77497" w:rsidRDefault="00BC77AC" w:rsidP="00BC77A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r>
        <w:rPr>
          <w:iCs/>
        </w:rPr>
        <w:t>,</w:t>
      </w:r>
      <w:r>
        <w:t xml:space="preserve"> </w:t>
      </w:r>
      <w:r w:rsidRPr="00E77497">
        <w:t xml:space="preserve">Property Descriptor {[[Value]]: </w:t>
      </w:r>
      <w:r>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14:paraId="6DD786FC" w14:textId="77777777" w:rsidR="00BC77AC" w:rsidRPr="00E77497" w:rsidRDefault="00BC77AC" w:rsidP="00BC77AC">
      <w:pPr>
        <w:pStyle w:val="Alg4"/>
        <w:numPr>
          <w:ilvl w:val="2"/>
          <w:numId w:val="809"/>
        </w:numPr>
        <w:contextualSpacing/>
      </w:pPr>
      <w:r>
        <w:t>ReturnIfAbrupt(</w:t>
      </w:r>
      <w:r w:rsidRPr="00E1304F">
        <w:rPr>
          <w:i/>
        </w:rPr>
        <w:t>define</w:t>
      </w:r>
      <w:r>
        <w:rPr>
          <w:i/>
        </w:rPr>
        <w:t>Status</w:t>
      </w:r>
      <w:r>
        <w:t>).</w:t>
      </w:r>
    </w:p>
    <w:p w14:paraId="00626012" w14:textId="77777777" w:rsidR="00BC77AC" w:rsidRPr="00E77497" w:rsidRDefault="00BC77AC" w:rsidP="00BC77AC">
      <w:pPr>
        <w:pStyle w:val="Alg4"/>
        <w:numPr>
          <w:ilvl w:val="2"/>
          <w:numId w:val="809"/>
        </w:numPr>
      </w:pPr>
      <w:r w:rsidRPr="00E77497">
        <w:t xml:space="preserve">Increase </w:t>
      </w:r>
      <w:r w:rsidRPr="00E77497">
        <w:rPr>
          <w:i/>
        </w:rPr>
        <w:t>k</w:t>
      </w:r>
      <w:r w:rsidRPr="00E77497">
        <w:t xml:space="preserve"> by 1.</w:t>
      </w:r>
    </w:p>
    <w:p w14:paraId="590C4304" w14:textId="77777777" w:rsidR="00BC77AC" w:rsidRDefault="00BC77AC" w:rsidP="00BC77AC">
      <w:pPr>
        <w:pStyle w:val="Alg4"/>
        <w:numPr>
          <w:ilvl w:val="0"/>
          <w:numId w:val="809"/>
        </w:numPr>
      </w:pPr>
      <w:r>
        <w:t xml:space="preserve">Assert: </w:t>
      </w:r>
      <w:r>
        <w:rPr>
          <w:i/>
          <w:iCs/>
        </w:rPr>
        <w:t>items</w:t>
      </w:r>
      <w:r>
        <w:t xml:space="preserve"> is not an Iterator so assume it is Array-like.</w:t>
      </w:r>
    </w:p>
    <w:p w14:paraId="4673DE4D" w14:textId="77777777" w:rsidR="00BC77AC" w:rsidRPr="00E77497" w:rsidRDefault="00BC77AC" w:rsidP="00BC77AC">
      <w:pPr>
        <w:pStyle w:val="Alg4"/>
        <w:numPr>
          <w:ilvl w:val="0"/>
          <w:numId w:val="809"/>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6623FCC6" w14:textId="77777777" w:rsidR="00BC77AC" w:rsidRPr="00E77497" w:rsidRDefault="00BC77AC" w:rsidP="00BC77AC">
      <w:pPr>
        <w:pStyle w:val="Alg4"/>
        <w:numPr>
          <w:ilvl w:val="0"/>
          <w:numId w:val="809"/>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14:paraId="0DA518BE" w14:textId="77777777" w:rsidR="00BC77AC" w:rsidRDefault="00BC77AC" w:rsidP="00BC77AC">
      <w:pPr>
        <w:pStyle w:val="Alg4"/>
        <w:numPr>
          <w:ilvl w:val="0"/>
          <w:numId w:val="809"/>
        </w:numPr>
      </w:pPr>
      <w:r>
        <w:t>ReturnIfAbrupt(</w:t>
      </w:r>
      <w:r w:rsidRPr="00E77497">
        <w:rPr>
          <w:i/>
        </w:rPr>
        <w:t>len</w:t>
      </w:r>
      <w:r>
        <w:t>).If IsConstructor(</w:t>
      </w:r>
      <w:r w:rsidRPr="00924A5A">
        <w:rPr>
          <w:i/>
        </w:rPr>
        <w:t>C</w:t>
      </w:r>
      <w:r>
        <w:t xml:space="preserve">) is </w:t>
      </w:r>
      <w:r w:rsidRPr="00924A5A">
        <w:rPr>
          <w:b/>
        </w:rPr>
        <w:t>true</w:t>
      </w:r>
      <w:r>
        <w:t>, then</w:t>
      </w:r>
    </w:p>
    <w:p w14:paraId="11B2D837" w14:textId="77777777" w:rsidR="00BC77AC" w:rsidRDefault="00BC77AC" w:rsidP="00BC77AC">
      <w:pPr>
        <w:pStyle w:val="Alg4"/>
        <w:numPr>
          <w:ilvl w:val="1"/>
          <w:numId w:val="809"/>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5322"/>
      <w:r>
        <w:t xml:space="preserve">with an argument list containing the single item </w:t>
      </w:r>
      <w:r w:rsidRPr="001F4648">
        <w:rPr>
          <w:i/>
        </w:rPr>
        <w:t>len</w:t>
      </w:r>
      <w:r>
        <w:t>.</w:t>
      </w:r>
      <w:commentRangeEnd w:id="5322"/>
      <w:r>
        <w:rPr>
          <w:rStyle w:val="af6"/>
          <w:rFonts w:ascii="Arial" w:eastAsia="MS Mincho" w:hAnsi="Arial"/>
          <w:spacing w:val="0"/>
          <w:lang w:eastAsia="ja-JP"/>
        </w:rPr>
        <w:commentReference w:id="5322"/>
      </w:r>
    </w:p>
    <w:p w14:paraId="151D6962" w14:textId="77777777" w:rsidR="00BC77AC" w:rsidRPr="00E77497" w:rsidRDefault="00BC77AC" w:rsidP="00BC77AC">
      <w:pPr>
        <w:pStyle w:val="Alg4"/>
        <w:numPr>
          <w:ilvl w:val="1"/>
          <w:numId w:val="809"/>
        </w:numPr>
      </w:pPr>
      <w:r>
        <w:t xml:space="preserve">Let </w:t>
      </w:r>
      <w:r w:rsidRPr="00924A5A">
        <w:rPr>
          <w:i/>
        </w:rPr>
        <w:t>A</w:t>
      </w:r>
      <w:r>
        <w:t xml:space="preserve"> be ToObject(</w:t>
      </w:r>
      <w:r w:rsidRPr="00924A5A">
        <w:rPr>
          <w:i/>
        </w:rPr>
        <w:t>newObj</w:t>
      </w:r>
      <w:r>
        <w:t>)</w:t>
      </w:r>
      <w:r w:rsidRPr="00E77497">
        <w:t>.</w:t>
      </w:r>
    </w:p>
    <w:p w14:paraId="24609F4F" w14:textId="77777777" w:rsidR="00BC77AC" w:rsidRDefault="00BC77AC" w:rsidP="00BC77AC">
      <w:pPr>
        <w:pStyle w:val="Alg4"/>
        <w:numPr>
          <w:ilvl w:val="0"/>
          <w:numId w:val="809"/>
        </w:numPr>
      </w:pPr>
      <w:r>
        <w:t>Else,</w:t>
      </w:r>
    </w:p>
    <w:p w14:paraId="29CC50D9" w14:textId="77777777" w:rsidR="00BC77AC" w:rsidRPr="00E77497" w:rsidRDefault="00BC77AC" w:rsidP="00BC77AC">
      <w:pPr>
        <w:pStyle w:val="Alg4"/>
        <w:numPr>
          <w:ilvl w:val="1"/>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len</w:t>
      </w:r>
      <w:r w:rsidRPr="00E77497">
        <w:t>.</w:t>
      </w:r>
    </w:p>
    <w:p w14:paraId="1E4662AF" w14:textId="77777777" w:rsidR="00BC77AC" w:rsidRDefault="00BC77AC" w:rsidP="00BC77AC">
      <w:pPr>
        <w:pStyle w:val="Alg4"/>
        <w:numPr>
          <w:ilvl w:val="0"/>
          <w:numId w:val="809"/>
        </w:numPr>
      </w:pPr>
      <w:r>
        <w:t>ReturnIfAbrupt(</w:t>
      </w:r>
      <w:r>
        <w:rPr>
          <w:i/>
        </w:rPr>
        <w:t>A</w:t>
      </w:r>
      <w:r>
        <w:t>).</w:t>
      </w:r>
    </w:p>
    <w:p w14:paraId="0D44A2DA" w14:textId="77777777" w:rsidR="00BC77AC" w:rsidRPr="00E77497" w:rsidRDefault="00BC77AC" w:rsidP="00BC77AC">
      <w:pPr>
        <w:pStyle w:val="Alg4"/>
        <w:numPr>
          <w:ilvl w:val="0"/>
          <w:numId w:val="809"/>
        </w:numPr>
      </w:pPr>
      <w:r w:rsidRPr="00E77497">
        <w:t xml:space="preserve">Let </w:t>
      </w:r>
      <w:r w:rsidRPr="00E77497">
        <w:rPr>
          <w:i/>
        </w:rPr>
        <w:t>k</w:t>
      </w:r>
      <w:r w:rsidRPr="00E77497">
        <w:t xml:space="preserve"> be 0.</w:t>
      </w:r>
    </w:p>
    <w:p w14:paraId="1D283F6B" w14:textId="77777777" w:rsidR="00BC77AC" w:rsidRPr="00E77497" w:rsidRDefault="00BC77AC" w:rsidP="00BC77AC">
      <w:pPr>
        <w:pStyle w:val="Alg4"/>
        <w:numPr>
          <w:ilvl w:val="0"/>
          <w:numId w:val="809"/>
        </w:numPr>
      </w:pPr>
      <w:r w:rsidRPr="00E77497">
        <w:t xml:space="preserve">Repeat, while </w:t>
      </w:r>
      <w:r w:rsidRPr="00E77497">
        <w:rPr>
          <w:i/>
        </w:rPr>
        <w:t xml:space="preserve">k </w:t>
      </w:r>
      <w:r w:rsidRPr="00E77497">
        <w:t xml:space="preserve">&lt; </w:t>
      </w:r>
      <w:r w:rsidRPr="00E77497">
        <w:rPr>
          <w:i/>
        </w:rPr>
        <w:t>len</w:t>
      </w:r>
    </w:p>
    <w:p w14:paraId="2C15A485" w14:textId="77777777" w:rsidR="00BC77AC" w:rsidRPr="00E77497" w:rsidRDefault="00BC77AC" w:rsidP="00BC77AC">
      <w:pPr>
        <w:pStyle w:val="Alg4"/>
        <w:numPr>
          <w:ilvl w:val="1"/>
          <w:numId w:val="809"/>
        </w:numPr>
      </w:pPr>
      <w:r w:rsidRPr="00E77497">
        <w:t xml:space="preserve">Let </w:t>
      </w:r>
      <w:r w:rsidRPr="00E77497">
        <w:rPr>
          <w:i/>
        </w:rPr>
        <w:t>Pk</w:t>
      </w:r>
      <w:r w:rsidRPr="00E77497">
        <w:t xml:space="preserve"> be ToString(</w:t>
      </w:r>
      <w:r w:rsidRPr="00E77497">
        <w:rPr>
          <w:i/>
        </w:rPr>
        <w:t>k</w:t>
      </w:r>
      <w:r w:rsidRPr="00E77497">
        <w:t>).</w:t>
      </w:r>
    </w:p>
    <w:p w14:paraId="55554214" w14:textId="77777777" w:rsidR="00BC77AC" w:rsidRPr="00E77497" w:rsidRDefault="00BC77AC" w:rsidP="00BC77AC">
      <w:pPr>
        <w:pStyle w:val="Alg4"/>
        <w:numPr>
          <w:ilvl w:val="1"/>
          <w:numId w:val="809"/>
        </w:numPr>
      </w:pPr>
      <w:r w:rsidRPr="00E77497">
        <w:t xml:space="preserve">Let </w:t>
      </w:r>
      <w:r w:rsidRPr="00E77497">
        <w:rPr>
          <w:i/>
        </w:rPr>
        <w:t>kPresent</w:t>
      </w:r>
      <w:r w:rsidRPr="00E77497">
        <w:t xml:space="preserve"> be the result of </w:t>
      </w:r>
      <w:r>
        <w:t>HasProperty(</w:t>
      </w:r>
      <w:r>
        <w:rPr>
          <w:i/>
        </w:rPr>
        <w:t>items</w:t>
      </w:r>
      <w:r>
        <w:t>,</w:t>
      </w:r>
      <w:r w:rsidRPr="00E77497">
        <w:t xml:space="preserve"> </w:t>
      </w:r>
      <w:r w:rsidRPr="00E77497">
        <w:rPr>
          <w:i/>
        </w:rPr>
        <w:t>Pk</w:t>
      </w:r>
      <w:r>
        <w:rPr>
          <w:iCs/>
        </w:rPr>
        <w:t>)</w:t>
      </w:r>
      <w:r w:rsidRPr="00E77497">
        <w:t>.</w:t>
      </w:r>
    </w:p>
    <w:p w14:paraId="42D4E935" w14:textId="77777777" w:rsidR="00BC77AC" w:rsidRDefault="00BC77AC" w:rsidP="00BC77AC">
      <w:pPr>
        <w:pStyle w:val="Alg3"/>
        <w:numPr>
          <w:ilvl w:val="1"/>
          <w:numId w:val="809"/>
        </w:numPr>
        <w:tabs>
          <w:tab w:val="left" w:pos="720"/>
        </w:tabs>
      </w:pPr>
      <w:r>
        <w:t>ReturnIfAbrupt(</w:t>
      </w:r>
      <w:r>
        <w:rPr>
          <w:i/>
          <w:iCs/>
        </w:rPr>
        <w:t>kPresent</w:t>
      </w:r>
      <w:r>
        <w:t>).</w:t>
      </w:r>
    </w:p>
    <w:p w14:paraId="7D037E53" w14:textId="77777777" w:rsidR="00BC77AC" w:rsidRPr="00E77497" w:rsidRDefault="00BC77AC" w:rsidP="00BC77AC">
      <w:pPr>
        <w:pStyle w:val="Alg4"/>
        <w:numPr>
          <w:ilvl w:val="1"/>
          <w:numId w:val="809"/>
        </w:numPr>
      </w:pPr>
      <w:r w:rsidRPr="00E77497">
        <w:t xml:space="preserve">If </w:t>
      </w:r>
      <w:r w:rsidRPr="00E77497">
        <w:rPr>
          <w:i/>
        </w:rPr>
        <w:t>kPresent</w:t>
      </w:r>
      <w:r w:rsidRPr="00E77497">
        <w:t xml:space="preserve"> is </w:t>
      </w:r>
      <w:r w:rsidRPr="00E77497">
        <w:rPr>
          <w:b/>
        </w:rPr>
        <w:t>true</w:t>
      </w:r>
      <w:r w:rsidRPr="00E77497">
        <w:t>, then</w:t>
      </w:r>
    </w:p>
    <w:p w14:paraId="0A1241D3" w14:textId="77777777" w:rsidR="00BC77AC" w:rsidRPr="00E77497" w:rsidRDefault="00BC77AC" w:rsidP="00BC77AC">
      <w:pPr>
        <w:pStyle w:val="Alg4"/>
        <w:numPr>
          <w:ilvl w:val="2"/>
          <w:numId w:val="809"/>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14:paraId="7973DEF1" w14:textId="77777777" w:rsidR="00BC77AC" w:rsidRPr="00E77497" w:rsidRDefault="00BC77AC" w:rsidP="00BC77AC">
      <w:pPr>
        <w:pStyle w:val="Alg4"/>
        <w:numPr>
          <w:ilvl w:val="2"/>
          <w:numId w:val="809"/>
        </w:numPr>
        <w:contextualSpacing/>
      </w:pPr>
      <w:r>
        <w:t>ReturnIfAbrupt(</w:t>
      </w:r>
      <w:r w:rsidRPr="00E77497">
        <w:rPr>
          <w:i/>
        </w:rPr>
        <w:t>kValue</w:t>
      </w:r>
      <w:r>
        <w:t>).</w:t>
      </w:r>
    </w:p>
    <w:p w14:paraId="6D3CB298" w14:textId="77777777" w:rsidR="00BC77AC" w:rsidRDefault="00BC77AC" w:rsidP="00BC77AC">
      <w:pPr>
        <w:pStyle w:val="Alg4"/>
        <w:numPr>
          <w:ilvl w:val="2"/>
          <w:numId w:val="809"/>
        </w:numPr>
      </w:pPr>
      <w:r>
        <w:t xml:space="preserve">If </w:t>
      </w:r>
      <w:r>
        <w:rPr>
          <w:i/>
          <w:iCs/>
        </w:rPr>
        <w:t>mapping</w:t>
      </w:r>
      <w:r>
        <w:t xml:space="preserve"> is </w:t>
      </w:r>
      <w:r>
        <w:rPr>
          <w:b/>
          <w:bCs/>
        </w:rPr>
        <w:t>true</w:t>
      </w:r>
      <w:r>
        <w:t>, then</w:t>
      </w:r>
    </w:p>
    <w:p w14:paraId="4C9C528D" w14:textId="77777777" w:rsidR="00BC77AC" w:rsidRPr="00E77497" w:rsidRDefault="00BC77AC" w:rsidP="00BC77A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14:paraId="2417C344" w14:textId="77777777" w:rsidR="00BC77AC" w:rsidRPr="00E77497" w:rsidRDefault="00BC77AC" w:rsidP="00BC77AC">
      <w:pPr>
        <w:pStyle w:val="Alg4"/>
        <w:numPr>
          <w:ilvl w:val="3"/>
          <w:numId w:val="809"/>
        </w:numPr>
        <w:contextualSpacing/>
      </w:pPr>
      <w:r>
        <w:t>ReturnIfAbrupt(</w:t>
      </w:r>
      <w:r>
        <w:rPr>
          <w:i/>
        </w:rPr>
        <w:t>mappedValue</w:t>
      </w:r>
      <w:r>
        <w:t>).</w:t>
      </w:r>
    </w:p>
    <w:p w14:paraId="3EAACB97" w14:textId="77777777" w:rsidR="00BC77AC" w:rsidRDefault="00BC77AC" w:rsidP="00BC77AC">
      <w:pPr>
        <w:pStyle w:val="Alg4"/>
        <w:numPr>
          <w:ilvl w:val="2"/>
          <w:numId w:val="809"/>
        </w:numPr>
      </w:pPr>
      <w:r>
        <w:t xml:space="preserve">Else, let </w:t>
      </w:r>
      <w:r>
        <w:rPr>
          <w:i/>
          <w:iCs/>
        </w:rPr>
        <w:t>mappedValue</w:t>
      </w:r>
      <w:r>
        <w:t xml:space="preserve"> be </w:t>
      </w:r>
      <w:r>
        <w:rPr>
          <w:i/>
          <w:iCs/>
        </w:rPr>
        <w:t>kValue</w:t>
      </w:r>
      <w:r>
        <w:t>.</w:t>
      </w:r>
    </w:p>
    <w:p w14:paraId="39512910" w14:textId="77777777" w:rsidR="00BC77AC" w:rsidRPr="00E77497" w:rsidRDefault="00BC77AC" w:rsidP="00BC77A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r>
        <w:t xml:space="preserve"> </w:t>
      </w:r>
      <w:r w:rsidRPr="00E77497">
        <w:t xml:space="preserve">Property Descriptor {[[Value]]: </w:t>
      </w:r>
      <w:r>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14:paraId="79A1100B" w14:textId="77777777" w:rsidR="00BC77AC" w:rsidRPr="00E77497" w:rsidRDefault="00BC77AC" w:rsidP="00BC77AC">
      <w:pPr>
        <w:pStyle w:val="Alg4"/>
        <w:numPr>
          <w:ilvl w:val="2"/>
          <w:numId w:val="809"/>
        </w:numPr>
        <w:contextualSpacing/>
      </w:pPr>
      <w:r>
        <w:t>ReturnIfAbrupt(</w:t>
      </w:r>
      <w:r w:rsidRPr="00E1304F">
        <w:rPr>
          <w:i/>
        </w:rPr>
        <w:t>define</w:t>
      </w:r>
      <w:r>
        <w:rPr>
          <w:i/>
        </w:rPr>
        <w:t>Status</w:t>
      </w:r>
      <w:r>
        <w:t>).</w:t>
      </w:r>
    </w:p>
    <w:p w14:paraId="32F16FE8" w14:textId="77777777" w:rsidR="00BC77AC" w:rsidRPr="00E77497" w:rsidRDefault="00BC77AC" w:rsidP="00BC77AC">
      <w:pPr>
        <w:pStyle w:val="Alg4"/>
        <w:numPr>
          <w:ilvl w:val="1"/>
          <w:numId w:val="809"/>
        </w:numPr>
      </w:pPr>
      <w:r w:rsidRPr="00E77497">
        <w:t xml:space="preserve">Increase </w:t>
      </w:r>
      <w:r w:rsidRPr="00E77497">
        <w:rPr>
          <w:i/>
        </w:rPr>
        <w:t>k</w:t>
      </w:r>
      <w:r w:rsidRPr="00E77497">
        <w:t xml:space="preserve"> by 1.</w:t>
      </w:r>
    </w:p>
    <w:p w14:paraId="735EDF22" w14:textId="77777777" w:rsidR="00BC77AC" w:rsidRPr="00E77497" w:rsidRDefault="00BC77AC" w:rsidP="00BC77AC">
      <w:pPr>
        <w:pStyle w:val="Alg4"/>
        <w:numPr>
          <w:ilvl w:val="0"/>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sidRPr="00E77497">
        <w:rPr>
          <w:i/>
        </w:rPr>
        <w:t>len</w:t>
      </w:r>
      <w:r w:rsidRPr="00E77497">
        <w:t xml:space="preserve">, </w:t>
      </w:r>
      <w:r w:rsidRPr="00E77497">
        <w:rPr>
          <w:b/>
        </w:rPr>
        <w:t>true</w:t>
      </w:r>
      <w:r>
        <w:rPr>
          <w:bCs/>
        </w:rPr>
        <w:t>)</w:t>
      </w:r>
      <w:r w:rsidRPr="00E77497">
        <w:t>.</w:t>
      </w:r>
    </w:p>
    <w:p w14:paraId="19A322F9" w14:textId="77777777" w:rsidR="00BC77AC" w:rsidRPr="00E77497" w:rsidRDefault="00BC77AC" w:rsidP="00BC77AC">
      <w:pPr>
        <w:pStyle w:val="Alg4"/>
        <w:numPr>
          <w:ilvl w:val="0"/>
          <w:numId w:val="809"/>
        </w:numPr>
        <w:contextualSpacing/>
      </w:pPr>
      <w:r>
        <w:t>ReturnIfAbrupt(</w:t>
      </w:r>
      <w:r>
        <w:rPr>
          <w:i/>
        </w:rPr>
        <w:t>putStatus</w:t>
      </w:r>
      <w:r>
        <w:t>).</w:t>
      </w:r>
    </w:p>
    <w:p w14:paraId="22817B9B" w14:textId="77777777" w:rsidR="00BC77AC" w:rsidRPr="00E77497" w:rsidRDefault="00BC77AC" w:rsidP="00BC77AC">
      <w:pPr>
        <w:pStyle w:val="Alg4"/>
        <w:numPr>
          <w:ilvl w:val="0"/>
          <w:numId w:val="809"/>
        </w:numPr>
        <w:spacing w:after="120"/>
      </w:pPr>
      <w:r w:rsidRPr="00E77497">
        <w:t xml:space="preserve">Return </w:t>
      </w:r>
      <w:r w:rsidRPr="00F07B04">
        <w:rPr>
          <w:bCs/>
          <w:i/>
        </w:rPr>
        <w:t>A</w:t>
      </w:r>
      <w:r w:rsidRPr="00E77497">
        <w:t>.</w:t>
      </w:r>
    </w:p>
    <w:p w14:paraId="5C6FB848" w14:textId="77777777" w:rsidR="00BC77AC" w:rsidRPr="00E77497" w:rsidRDefault="00BC77AC" w:rsidP="00BC77AC">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p>
    <w:p w14:paraId="44FD8D3B" w14:textId="77777777" w:rsidR="004C02EF" w:rsidRPr="00E77497" w:rsidRDefault="004C02EF" w:rsidP="007A5192">
      <w:pPr>
        <w:pStyle w:val="40"/>
      </w:pPr>
      <w:bookmarkStart w:id="5323" w:name="_Toc385672291"/>
      <w:bookmarkStart w:id="5324" w:name="_Toc382291621"/>
      <w:bookmarkStart w:id="5325" w:name="_Toc393690408"/>
      <w:bookmarkEnd w:id="5313"/>
      <w:bookmarkEnd w:id="5314"/>
      <w:bookmarkEnd w:id="5315"/>
      <w:bookmarkEnd w:id="5316"/>
      <w:bookmarkEnd w:id="5317"/>
      <w:bookmarkEnd w:id="5318"/>
      <w:bookmarkEnd w:id="5319"/>
      <w:bookmarkEnd w:id="5320"/>
      <w:r w:rsidRPr="00E77497">
        <w:t>Array.isArray ( arg )</w:t>
      </w:r>
    </w:p>
    <w:p w14:paraId="4E1FD990" w14:textId="77777777" w:rsidR="004C02EF" w:rsidRPr="00E77497" w:rsidRDefault="004C02EF" w:rsidP="00B5407B">
      <w:r w:rsidRPr="00E77497">
        <w:t xml:space="preserve">The </w:t>
      </w:r>
      <w:r w:rsidRPr="00B5407B">
        <w:rPr>
          <w:rFonts w:ascii="Courier New" w:hAnsi="Courier New" w:cs="Courier New"/>
          <w:b/>
          <w:bCs/>
        </w:rPr>
        <w:t>isArray</w:t>
      </w:r>
      <w:r w:rsidRPr="00E77497">
        <w:t xml:space="preserve"> function takes one argument </w:t>
      </w:r>
      <w:r w:rsidRPr="00E77497">
        <w:rPr>
          <w:rFonts w:ascii="Times New Roman" w:hAnsi="Times New Roman"/>
          <w:i/>
        </w:rPr>
        <w:t>arg</w:t>
      </w:r>
      <w:r w:rsidRPr="00E77497">
        <w:t xml:space="preserve">, and </w:t>
      </w:r>
      <w:r w:rsidR="003F6807">
        <w:t>performs the</w:t>
      </w:r>
      <w:r w:rsidRPr="00E77497">
        <w:t xml:space="preserve"> following:</w:t>
      </w:r>
    </w:p>
    <w:p w14:paraId="36EA4DF1" w14:textId="77777777"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14:paraId="55BCEE37" w14:textId="77777777" w:rsidR="004C02EF" w:rsidRPr="00E77497" w:rsidRDefault="004C02EF" w:rsidP="00AB1747">
      <w:pPr>
        <w:pStyle w:val="Alg4"/>
        <w:numPr>
          <w:ilvl w:val="0"/>
          <w:numId w:val="705"/>
        </w:numPr>
      </w:pPr>
      <w:r w:rsidRPr="00E77497">
        <w:t xml:space="preserve">If </w:t>
      </w:r>
      <w:r w:rsidRPr="00E77497">
        <w:rPr>
          <w:i/>
        </w:rPr>
        <w:t xml:space="preserve">arg </w:t>
      </w:r>
      <w:r w:rsidR="00AB1747">
        <w:t>is an exotic Array object</w:t>
      </w:r>
      <w:r w:rsidRPr="00E77497">
        <w:t xml:space="preserve">, then return </w:t>
      </w:r>
      <w:r w:rsidRPr="00E77497">
        <w:rPr>
          <w:b/>
        </w:rPr>
        <w:t>true</w:t>
      </w:r>
      <w:r w:rsidRPr="00E77497">
        <w:t>.</w:t>
      </w:r>
    </w:p>
    <w:p w14:paraId="4C0BA1C0" w14:textId="77777777"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14:paraId="7549208F" w14:textId="77777777" w:rsidR="008F293E" w:rsidRPr="00E77497" w:rsidRDefault="008F293E" w:rsidP="007A5192">
      <w:pPr>
        <w:pStyle w:val="40"/>
      </w:pPr>
      <w:bookmarkStart w:id="5326" w:name="_Toc385672292"/>
      <w:bookmarkStart w:id="5327" w:name="_Ref393609293"/>
      <w:bookmarkStart w:id="5328" w:name="_Toc393690409"/>
      <w:bookmarkStart w:id="5329" w:name="_Ref404502135"/>
      <w:bookmarkStart w:id="5330" w:name="_Ref424534233"/>
      <w:bookmarkStart w:id="5331" w:name="_Toc472818924"/>
      <w:bookmarkStart w:id="5332" w:name="_Toc235503502"/>
      <w:bookmarkStart w:id="5333" w:name="_Toc241509277"/>
      <w:bookmarkStart w:id="5334" w:name="_Toc244416764"/>
      <w:bookmarkStart w:id="5335" w:name="_Toc276631128"/>
      <w:bookmarkEnd w:id="5323"/>
      <w:bookmarkEnd w:id="5325"/>
      <w:r w:rsidRPr="00E77497">
        <w:t>Array.</w:t>
      </w:r>
      <w:r>
        <w:t>of</w:t>
      </w:r>
      <w:r w:rsidRPr="00E77497">
        <w:t xml:space="preserve"> ( </w:t>
      </w:r>
      <w:r w:rsidR="00C1136A">
        <w:t>...</w:t>
      </w:r>
      <w:r>
        <w:t>items</w:t>
      </w:r>
      <w:r w:rsidRPr="00E77497">
        <w:t xml:space="preserve"> )</w:t>
      </w:r>
    </w:p>
    <w:p w14:paraId="1172F7AD" w14:textId="77777777" w:rsidR="008F293E" w:rsidRPr="00E77497" w:rsidRDefault="008F293E" w:rsidP="008F293E">
      <w:r w:rsidRPr="00E77497">
        <w:t xml:space="preserve">When the </w:t>
      </w:r>
      <w:r w:rsidR="004403FF">
        <w:rPr>
          <w:rFonts w:ascii="Courier New" w:hAnsi="Courier New" w:cs="Courier New"/>
          <w:b/>
        </w:rPr>
        <w:t>of</w:t>
      </w:r>
      <w:r w:rsidRPr="00E77497">
        <w:t xml:space="preserve"> method is called with </w:t>
      </w:r>
      <w:r w:rsidR="004403FF">
        <w:t>any number of arguments</w:t>
      </w:r>
      <w:r w:rsidRPr="00E77497">
        <w:t>, the following steps are taken:</w:t>
      </w:r>
    </w:p>
    <w:p w14:paraId="029466B7" w14:textId="77777777" w:rsidR="001F4648" w:rsidRPr="00E77497" w:rsidRDefault="001F4648" w:rsidP="00323AC7">
      <w:pPr>
        <w:pStyle w:val="Alg4"/>
        <w:numPr>
          <w:ilvl w:val="0"/>
          <w:numId w:val="808"/>
        </w:numPr>
      </w:pPr>
      <w:r w:rsidRPr="00E77497">
        <w:t xml:space="preserve">Let </w:t>
      </w:r>
      <w:r w:rsidRPr="00E77497">
        <w:rPr>
          <w:i/>
        </w:rPr>
        <w:t>lenValue</w:t>
      </w:r>
      <w:r w:rsidRPr="00E77497">
        <w:t xml:space="preserve">  be the result of Get</w:t>
      </w:r>
      <w:r w:rsidR="00323AC7">
        <w:t>(</w:t>
      </w:r>
      <w:r>
        <w:rPr>
          <w:i/>
        </w:rPr>
        <w:t>items</w:t>
      </w:r>
      <w:r w:rsidR="00323AC7">
        <w:t>,</w:t>
      </w:r>
      <w:r w:rsidRPr="00E77497">
        <w:t xml:space="preserve"> </w:t>
      </w:r>
      <w:r w:rsidRPr="00E77497">
        <w:rPr>
          <w:rFonts w:ascii="Courier New" w:hAnsi="Courier New" w:cs="Courier New"/>
          <w:b/>
        </w:rPr>
        <w:t>"length"</w:t>
      </w:r>
      <w:r w:rsidR="00323AC7" w:rsidRPr="00844B9F">
        <w:rPr>
          <w:bCs/>
        </w:rPr>
        <w:t>)</w:t>
      </w:r>
      <w:r w:rsidRPr="00E77497">
        <w:t>.</w:t>
      </w:r>
    </w:p>
    <w:p w14:paraId="12353D2B" w14:textId="77777777" w:rsidR="001F4648" w:rsidRPr="00E77497" w:rsidRDefault="001F4648" w:rsidP="001F4648">
      <w:pPr>
        <w:pStyle w:val="Alg4"/>
        <w:numPr>
          <w:ilvl w:val="0"/>
          <w:numId w:val="808"/>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14:paraId="1F78676D" w14:textId="77777777" w:rsidR="004403FF" w:rsidRDefault="004403FF" w:rsidP="00BE653C">
      <w:pPr>
        <w:pStyle w:val="Alg4"/>
        <w:numPr>
          <w:ilvl w:val="0"/>
          <w:numId w:val="808"/>
        </w:numPr>
      </w:pPr>
      <w:r>
        <w:t xml:space="preserve">Let </w:t>
      </w:r>
      <w:r w:rsidRPr="004403FF">
        <w:rPr>
          <w:i/>
        </w:rPr>
        <w:t>C</w:t>
      </w:r>
      <w:r>
        <w:t xml:space="preserve"> be the </w:t>
      </w:r>
      <w:r w:rsidRPr="00E77497">
        <w:rPr>
          <w:b/>
        </w:rPr>
        <w:t xml:space="preserve">this </w:t>
      </w:r>
      <w:r>
        <w:t>value.</w:t>
      </w:r>
    </w:p>
    <w:p w14:paraId="6924920B" w14:textId="77777777" w:rsidR="004403FF" w:rsidRDefault="00CE62AE" w:rsidP="00DF6040">
      <w:pPr>
        <w:pStyle w:val="Alg4"/>
        <w:numPr>
          <w:ilvl w:val="0"/>
          <w:numId w:val="808"/>
        </w:numPr>
      </w:pPr>
      <w:r>
        <w:t xml:space="preserve">If </w:t>
      </w:r>
      <w:r w:rsidR="00DF6040">
        <w:t>I</w:t>
      </w:r>
      <w:r>
        <w:t>s</w:t>
      </w:r>
      <w:r w:rsidR="00924A5A">
        <w:t>Constructor(</w:t>
      </w:r>
      <w:r w:rsidR="00924A5A" w:rsidRPr="00924A5A">
        <w:rPr>
          <w:i/>
        </w:rPr>
        <w:t>C</w:t>
      </w:r>
      <w:r w:rsidR="00924A5A">
        <w:t xml:space="preserve">) is </w:t>
      </w:r>
      <w:r w:rsidR="00924A5A" w:rsidRPr="00924A5A">
        <w:rPr>
          <w:b/>
        </w:rPr>
        <w:t>true</w:t>
      </w:r>
      <w:r w:rsidR="00924A5A">
        <w:t>, then</w:t>
      </w:r>
    </w:p>
    <w:p w14:paraId="3B039AD8" w14:textId="77777777" w:rsidR="00924A5A" w:rsidRDefault="00924A5A" w:rsidP="00924A5A">
      <w:pPr>
        <w:pStyle w:val="Alg4"/>
        <w:numPr>
          <w:ilvl w:val="1"/>
          <w:numId w:val="808"/>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5336"/>
      <w:r>
        <w:t>with an argument list</w:t>
      </w:r>
      <w:r w:rsidR="001F4648">
        <w:t xml:space="preserve"> containing the single item </w:t>
      </w:r>
      <w:r w:rsidR="001F4648" w:rsidRPr="001F4648">
        <w:rPr>
          <w:i/>
        </w:rPr>
        <w:t>len</w:t>
      </w:r>
      <w:r>
        <w:t>.</w:t>
      </w:r>
      <w:commentRangeEnd w:id="5336"/>
      <w:r w:rsidR="001F4648">
        <w:rPr>
          <w:rStyle w:val="af6"/>
          <w:rFonts w:ascii="Arial" w:eastAsia="MS Mincho" w:hAnsi="Arial"/>
          <w:spacing w:val="0"/>
          <w:lang w:eastAsia="ja-JP"/>
        </w:rPr>
        <w:commentReference w:id="5336"/>
      </w:r>
    </w:p>
    <w:p w14:paraId="14582B0F" w14:textId="77777777" w:rsidR="00924A5A" w:rsidRDefault="00924A5A" w:rsidP="00BE653C">
      <w:pPr>
        <w:pStyle w:val="Alg4"/>
        <w:numPr>
          <w:ilvl w:val="0"/>
          <w:numId w:val="808"/>
        </w:numPr>
      </w:pPr>
      <w:r>
        <w:t>Else,</w:t>
      </w:r>
    </w:p>
    <w:p w14:paraId="1578A915" w14:textId="77777777" w:rsidR="00924A5A" w:rsidRPr="00E77497" w:rsidRDefault="00C70ECC" w:rsidP="00DF6040">
      <w:pPr>
        <w:pStyle w:val="Alg4"/>
        <w:numPr>
          <w:ilvl w:val="1"/>
          <w:numId w:val="808"/>
        </w:numPr>
      </w:pPr>
      <w:r w:rsidRPr="00E77497">
        <w:t xml:space="preserve">Let </w:t>
      </w:r>
      <w:r w:rsidRPr="00E77497">
        <w:rPr>
          <w:i/>
        </w:rPr>
        <w:t>A</w:t>
      </w:r>
      <w:r w:rsidRPr="00E77497">
        <w:t xml:space="preserve"> be </w:t>
      </w:r>
      <w:r>
        <w:t xml:space="preserve">the result of the </w:t>
      </w:r>
      <w:r w:rsidR="00D4543D">
        <w:t>abstract operation</w:t>
      </w:r>
      <w:r>
        <w:t xml:space="preserve"> ArrayCreate with argument</w:t>
      </w:r>
      <w:r w:rsidRPr="00E77497">
        <w:t xml:space="preserve"> </w:t>
      </w:r>
      <w:r w:rsidRPr="00E77497">
        <w:rPr>
          <w:i/>
        </w:rPr>
        <w:t>len</w:t>
      </w:r>
      <w:r w:rsidRPr="00E77497">
        <w:t>.</w:t>
      </w:r>
    </w:p>
    <w:p w14:paraId="50FB3ACF" w14:textId="77777777" w:rsidR="008F293E" w:rsidRDefault="008F293E" w:rsidP="00BE653C">
      <w:pPr>
        <w:pStyle w:val="Alg4"/>
        <w:numPr>
          <w:ilvl w:val="0"/>
          <w:numId w:val="808"/>
        </w:numPr>
      </w:pPr>
      <w:r>
        <w:t>ReturnIfAbrupt(</w:t>
      </w:r>
      <w:r w:rsidR="004403FF">
        <w:rPr>
          <w:i/>
        </w:rPr>
        <w:t>A</w:t>
      </w:r>
      <w:r>
        <w:t>).</w:t>
      </w:r>
    </w:p>
    <w:p w14:paraId="510BE92C" w14:textId="77777777" w:rsidR="008F293E" w:rsidRPr="00E77497" w:rsidRDefault="008F293E" w:rsidP="00BE653C">
      <w:pPr>
        <w:pStyle w:val="Alg4"/>
        <w:numPr>
          <w:ilvl w:val="0"/>
          <w:numId w:val="808"/>
        </w:numPr>
      </w:pPr>
      <w:r w:rsidRPr="00E77497">
        <w:t xml:space="preserve">Let </w:t>
      </w:r>
      <w:r w:rsidRPr="00E77497">
        <w:rPr>
          <w:i/>
        </w:rPr>
        <w:t>k</w:t>
      </w:r>
      <w:r w:rsidRPr="00E77497">
        <w:t xml:space="preserve"> be 0.</w:t>
      </w:r>
    </w:p>
    <w:p w14:paraId="50FD0BE2" w14:textId="77777777" w:rsidR="008F293E" w:rsidRPr="00E77497" w:rsidRDefault="008F293E" w:rsidP="00BE653C">
      <w:pPr>
        <w:pStyle w:val="Alg4"/>
        <w:numPr>
          <w:ilvl w:val="0"/>
          <w:numId w:val="808"/>
        </w:numPr>
      </w:pPr>
      <w:r w:rsidRPr="00E77497">
        <w:t xml:space="preserve">Repeat, while </w:t>
      </w:r>
      <w:r w:rsidRPr="00E77497">
        <w:rPr>
          <w:i/>
        </w:rPr>
        <w:t xml:space="preserve">k </w:t>
      </w:r>
      <w:r w:rsidRPr="00E77497">
        <w:t xml:space="preserve">&lt; </w:t>
      </w:r>
      <w:r w:rsidRPr="00E77497">
        <w:rPr>
          <w:i/>
        </w:rPr>
        <w:t>len</w:t>
      </w:r>
    </w:p>
    <w:p w14:paraId="16BDC135" w14:textId="77777777" w:rsidR="008F293E" w:rsidRPr="00E77497" w:rsidRDefault="008F293E" w:rsidP="004403FF">
      <w:pPr>
        <w:pStyle w:val="Alg4"/>
        <w:numPr>
          <w:ilvl w:val="1"/>
          <w:numId w:val="808"/>
        </w:numPr>
      </w:pPr>
      <w:r w:rsidRPr="00E77497">
        <w:t xml:space="preserve">Let </w:t>
      </w:r>
      <w:r w:rsidRPr="00E77497">
        <w:rPr>
          <w:i/>
        </w:rPr>
        <w:t>Pk</w:t>
      </w:r>
      <w:r w:rsidRPr="00E77497">
        <w:t xml:space="preserve"> be ToString(</w:t>
      </w:r>
      <w:r w:rsidRPr="00E77497">
        <w:rPr>
          <w:i/>
        </w:rPr>
        <w:t>k</w:t>
      </w:r>
      <w:r w:rsidRPr="00E77497">
        <w:t>).</w:t>
      </w:r>
    </w:p>
    <w:p w14:paraId="08A9DB82" w14:textId="77777777" w:rsidR="008F293E" w:rsidRPr="00E77497" w:rsidRDefault="008F293E" w:rsidP="00323AC7">
      <w:pPr>
        <w:pStyle w:val="Alg4"/>
        <w:numPr>
          <w:ilvl w:val="1"/>
          <w:numId w:val="808"/>
        </w:numPr>
        <w:tabs>
          <w:tab w:val="left" w:pos="2520"/>
        </w:tabs>
      </w:pPr>
      <w:r w:rsidRPr="00E77497">
        <w:t xml:space="preserve">Let </w:t>
      </w:r>
      <w:r w:rsidRPr="00E77497">
        <w:rPr>
          <w:i/>
        </w:rPr>
        <w:t>kValue</w:t>
      </w:r>
      <w:r w:rsidRPr="00E77497">
        <w:t xml:space="preserve"> be the result of Get</w:t>
      </w:r>
      <w:r w:rsidR="00323AC7">
        <w:t>(</w:t>
      </w:r>
      <w:r>
        <w:rPr>
          <w:i/>
        </w:rPr>
        <w:t>items</w:t>
      </w:r>
      <w:r w:rsidR="00323AC7">
        <w:t>,</w:t>
      </w:r>
      <w:r w:rsidRPr="00E77497">
        <w:t xml:space="preserve"> </w:t>
      </w:r>
      <w:r w:rsidRPr="00E77497">
        <w:rPr>
          <w:i/>
        </w:rPr>
        <w:t>Pk</w:t>
      </w:r>
      <w:r w:rsidR="00323AC7">
        <w:rPr>
          <w:iCs/>
        </w:rPr>
        <w:t>)</w:t>
      </w:r>
      <w:r w:rsidRPr="00E77497">
        <w:t>.</w:t>
      </w:r>
    </w:p>
    <w:p w14:paraId="7756C81D" w14:textId="77777777" w:rsidR="00BE653C" w:rsidRPr="00E77497" w:rsidRDefault="00BE653C" w:rsidP="00B067C0">
      <w:pPr>
        <w:pStyle w:val="Alg4"/>
        <w:numPr>
          <w:ilvl w:val="1"/>
          <w:numId w:val="808"/>
        </w:numPr>
      </w:pPr>
      <w:r>
        <w:t xml:space="preserve">Let </w:t>
      </w:r>
      <w:r w:rsidRPr="00E1304F">
        <w:rPr>
          <w:i/>
        </w:rPr>
        <w:t>define</w:t>
      </w:r>
      <w:r>
        <w:rPr>
          <w:i/>
        </w:rPr>
        <w:t>Status</w:t>
      </w:r>
      <w:r>
        <w:t xml:space="preserve"> be the result</w:t>
      </w:r>
      <w:r w:rsidR="008E6750">
        <w:t xml:space="preserve"> of</w:t>
      </w:r>
      <w:r>
        <w:t xml:space="preserve"> </w:t>
      </w:r>
      <w:r w:rsidRPr="00E77497">
        <w:t>DefineProperty</w:t>
      </w:r>
      <w:r w:rsidR="00B067C0">
        <w:t>OrThrow(</w:t>
      </w:r>
      <w:r w:rsidRPr="00E77497">
        <w:rPr>
          <w:i/>
        </w:rPr>
        <w:t>A</w:t>
      </w:r>
      <w:r w:rsidR="00B067C0">
        <w:t>,</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14:paraId="57480216" w14:textId="77777777" w:rsidR="00BE653C" w:rsidRPr="00E77497" w:rsidRDefault="00BE653C" w:rsidP="004403FF">
      <w:pPr>
        <w:pStyle w:val="Alg4"/>
        <w:numPr>
          <w:ilvl w:val="1"/>
          <w:numId w:val="808"/>
        </w:numPr>
        <w:contextualSpacing/>
      </w:pPr>
      <w:r>
        <w:t>ReturnIfAbrupt(</w:t>
      </w:r>
      <w:r w:rsidRPr="00E1304F">
        <w:rPr>
          <w:i/>
        </w:rPr>
        <w:t>define</w:t>
      </w:r>
      <w:r>
        <w:rPr>
          <w:i/>
        </w:rPr>
        <w:t>Status</w:t>
      </w:r>
      <w:r>
        <w:t>).</w:t>
      </w:r>
    </w:p>
    <w:p w14:paraId="0084E215" w14:textId="77777777" w:rsidR="008F293E" w:rsidRPr="00E77497" w:rsidRDefault="008F293E" w:rsidP="004403FF">
      <w:pPr>
        <w:pStyle w:val="Alg4"/>
        <w:numPr>
          <w:ilvl w:val="1"/>
          <w:numId w:val="808"/>
        </w:numPr>
      </w:pPr>
      <w:r w:rsidRPr="00E77497">
        <w:t xml:space="preserve">Increase </w:t>
      </w:r>
      <w:r w:rsidRPr="00E77497">
        <w:rPr>
          <w:i/>
        </w:rPr>
        <w:t>k</w:t>
      </w:r>
      <w:r w:rsidRPr="00E77497">
        <w:t xml:space="preserve"> by 1.</w:t>
      </w:r>
    </w:p>
    <w:p w14:paraId="04E1FC2D" w14:textId="77777777" w:rsidR="004403FF" w:rsidRPr="00E77497" w:rsidRDefault="004403FF" w:rsidP="00F07B04">
      <w:pPr>
        <w:pStyle w:val="Alg4"/>
        <w:numPr>
          <w:ilvl w:val="0"/>
          <w:numId w:val="808"/>
        </w:numPr>
      </w:pPr>
      <w:r>
        <w:t xml:space="preserve">Let </w:t>
      </w:r>
      <w:r w:rsidRPr="00924A5A">
        <w:rPr>
          <w:i/>
        </w:rPr>
        <w:t>putStatus</w:t>
      </w:r>
      <w:r>
        <w:t xml:space="preserve"> be the result of </w:t>
      </w:r>
      <w:r w:rsidRPr="00E77497">
        <w:t>Put</w:t>
      </w:r>
      <w:r w:rsidR="00156AA7">
        <w:t>(</w:t>
      </w:r>
      <w:r>
        <w:rPr>
          <w:i/>
        </w:rPr>
        <w:t>A</w:t>
      </w:r>
      <w:r w:rsidR="00156AA7">
        <w:t xml:space="preserve">, </w:t>
      </w:r>
      <w:r w:rsidRPr="00F07B04">
        <w:rPr>
          <w:rFonts w:ascii="Courier New" w:hAnsi="Courier New" w:cs="Courier New"/>
          <w:b/>
          <w:bCs/>
        </w:rPr>
        <w:t>"</w:t>
      </w:r>
      <w:r w:rsidRPr="00E77497">
        <w:rPr>
          <w:rFonts w:ascii="Courier New" w:hAnsi="Courier New"/>
          <w:b/>
        </w:rPr>
        <w:t>length</w:t>
      </w:r>
      <w:r w:rsidRPr="00F07B04">
        <w:rPr>
          <w:rFonts w:ascii="Courier New" w:hAnsi="Courier New" w:cs="Courier New"/>
          <w:b/>
          <w:bCs/>
        </w:rPr>
        <w:t>"</w:t>
      </w:r>
      <w:r w:rsidRPr="00E77497">
        <w:t xml:space="preserve">, </w:t>
      </w:r>
      <w:r w:rsidRPr="00E77497">
        <w:rPr>
          <w:i/>
        </w:rPr>
        <w:t>len</w:t>
      </w:r>
      <w:r w:rsidRPr="00E77497">
        <w:t xml:space="preserve">, </w:t>
      </w:r>
      <w:r w:rsidRPr="00E77497">
        <w:rPr>
          <w:b/>
        </w:rPr>
        <w:t>true</w:t>
      </w:r>
      <w:r w:rsidR="00F07B04">
        <w:rPr>
          <w:bCs/>
        </w:rPr>
        <w:t>)</w:t>
      </w:r>
      <w:r w:rsidRPr="00E77497">
        <w:t>.</w:t>
      </w:r>
    </w:p>
    <w:p w14:paraId="6C93F4D5" w14:textId="77777777" w:rsidR="004403FF" w:rsidRPr="00E77497" w:rsidRDefault="004403FF" w:rsidP="004403FF">
      <w:pPr>
        <w:pStyle w:val="Alg4"/>
        <w:numPr>
          <w:ilvl w:val="0"/>
          <w:numId w:val="808"/>
        </w:numPr>
        <w:contextualSpacing/>
      </w:pPr>
      <w:r>
        <w:t>ReturnIfAbrupt(</w:t>
      </w:r>
      <w:r>
        <w:rPr>
          <w:i/>
        </w:rPr>
        <w:t>putStatus</w:t>
      </w:r>
      <w:r>
        <w:t>).</w:t>
      </w:r>
    </w:p>
    <w:p w14:paraId="03247458" w14:textId="77777777" w:rsidR="008F293E" w:rsidRPr="00E77497" w:rsidRDefault="008F293E" w:rsidP="00924A5A">
      <w:pPr>
        <w:pStyle w:val="Alg4"/>
        <w:numPr>
          <w:ilvl w:val="0"/>
          <w:numId w:val="808"/>
        </w:numPr>
        <w:spacing w:after="120"/>
      </w:pPr>
      <w:r w:rsidRPr="00E77497">
        <w:t xml:space="preserve">Return </w:t>
      </w:r>
      <w:r w:rsidR="00BE653C" w:rsidRPr="00CC55C8">
        <w:rPr>
          <w:bCs/>
          <w:i/>
        </w:rPr>
        <w:t>A</w:t>
      </w:r>
      <w:r w:rsidRPr="00E77497">
        <w:t>.</w:t>
      </w:r>
    </w:p>
    <w:p w14:paraId="289009D8" w14:textId="77777777" w:rsidR="005E4457" w:rsidRPr="00E77497" w:rsidRDefault="005E4457" w:rsidP="005E4457">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14:paraId="38D66DF3" w14:textId="77777777" w:rsidR="000F607A" w:rsidRDefault="000F607A" w:rsidP="00C70ECC">
      <w:pPr>
        <w:pStyle w:val="Note"/>
      </w:pPr>
      <w:r>
        <w:t>NOTE 1</w:t>
      </w:r>
      <w:r>
        <w:tab/>
        <w:t xml:space="preserve">The </w:t>
      </w:r>
      <w:r w:rsidRPr="000F607A">
        <w:rPr>
          <w:rFonts w:ascii="Times New Roman" w:hAnsi="Times New Roman"/>
          <w:i/>
        </w:rPr>
        <w:t>items</w:t>
      </w:r>
      <w:r>
        <w:t xml:space="preserve"> argument is assume</w:t>
      </w:r>
      <w:r w:rsidR="00803345">
        <w:t>d</w:t>
      </w:r>
      <w:r>
        <w:t xml:space="preserve"> to be a well-formed rest argument value. </w:t>
      </w:r>
    </w:p>
    <w:p w14:paraId="1544E2E4" w14:textId="77777777" w:rsidR="00C70ECC" w:rsidRPr="00E77497" w:rsidRDefault="00C70ECC" w:rsidP="00C70ECC">
      <w:pPr>
        <w:pStyle w:val="Note"/>
      </w:pPr>
      <w:r w:rsidRPr="00E77497">
        <w:t>NOTE</w:t>
      </w:r>
      <w:r w:rsidR="000F607A">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r w:rsidR="00FA6597">
        <w:t>in</w:t>
      </w:r>
      <w:r>
        <w:t>herited by</w:t>
      </w:r>
      <w:r w:rsidRPr="00E77497">
        <w:t xml:space="preserve"> other </w:t>
      </w:r>
      <w:r>
        <w:t>constructors</w:t>
      </w:r>
      <w:r w:rsidRPr="00E77497">
        <w:t xml:space="preserve"> </w:t>
      </w:r>
      <w:r w:rsidR="000F607A">
        <w:t>that may be called with a single numeric argument</w:t>
      </w:r>
      <w:r w:rsidRPr="00E77497">
        <w:t xml:space="preserve">. </w:t>
      </w:r>
    </w:p>
    <w:p w14:paraId="0EC0EF9E" w14:textId="77777777" w:rsidR="00BC77AC" w:rsidRPr="00E77497" w:rsidRDefault="00BC77AC" w:rsidP="00BC77AC">
      <w:pPr>
        <w:pStyle w:val="40"/>
      </w:pPr>
      <w:r w:rsidRPr="00E77497">
        <w:t>Array.prototype</w:t>
      </w:r>
    </w:p>
    <w:p w14:paraId="1AB52903" w14:textId="77777777" w:rsidR="00BC77AC" w:rsidRPr="00E77497" w:rsidRDefault="00BC77AC" w:rsidP="00BC77AC">
      <w:r w:rsidRPr="00E77497">
        <w:t xml:space="preserve">The value of </w:t>
      </w:r>
      <w:r w:rsidRPr="00E77497">
        <w:rPr>
          <w:rFonts w:ascii="Courier New" w:hAnsi="Courier New"/>
          <w:b/>
        </w:rPr>
        <w:t>Array.prototype</w:t>
      </w:r>
      <w:r w:rsidRPr="00E77497">
        <w:t xml:space="preserve"> is </w:t>
      </w:r>
      <w:r>
        <w:t xml:space="preserve">%ArrayPrototype%, </w:t>
      </w:r>
      <w:r w:rsidRPr="00E77497">
        <w:t>the</w:t>
      </w:r>
      <w:r>
        <w:t xml:space="preserve"> intrinsic</w:t>
      </w:r>
      <w:r w:rsidRPr="00E77497">
        <w:t xml:space="preserve"> Array prototype object (</w:t>
      </w:r>
      <w:r w:rsidR="006A3D7C">
        <w:fldChar w:fldCharType="begin"/>
      </w:r>
      <w:r w:rsidR="006A3D7C">
        <w:instrText xml:space="preserve"> REF _Ref366080012 \r \h </w:instrText>
      </w:r>
      <w:r w:rsidR="006A3D7C">
        <w:fldChar w:fldCharType="separate"/>
      </w:r>
      <w:r w:rsidR="00083CEC">
        <w:t>22.1.3</w:t>
      </w:r>
      <w:r w:rsidR="006A3D7C">
        <w:fldChar w:fldCharType="end"/>
      </w:r>
      <w:r w:rsidRPr="00E77497">
        <w:t>).</w:t>
      </w:r>
    </w:p>
    <w:p w14:paraId="32F31CCD" w14:textId="77777777" w:rsidR="00BC77AC" w:rsidRPr="00E77497" w:rsidRDefault="00BC77AC" w:rsidP="00BC77A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3A4AD9B" w14:textId="77777777" w:rsidR="009829D2" w:rsidRPr="00A67AF2" w:rsidRDefault="009829D2" w:rsidP="007A5192">
      <w:pPr>
        <w:pStyle w:val="40"/>
      </w:pPr>
      <w:r>
        <w:t>Array[ @@create ]</w:t>
      </w:r>
      <w:r w:rsidRPr="00A67AF2">
        <w:t xml:space="preserve"> (</w:t>
      </w:r>
      <w:r>
        <w:t xml:space="preserve"> </w:t>
      </w:r>
      <w:r w:rsidRPr="00A67AF2">
        <w:t>)</w:t>
      </w:r>
    </w:p>
    <w:p w14:paraId="4FA4D193" w14:textId="77777777" w:rsidR="009829D2" w:rsidRPr="00E77497" w:rsidRDefault="005670F3" w:rsidP="009829D2">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9829D2" w:rsidRPr="00E77497">
        <w:t>:</w:t>
      </w:r>
    </w:p>
    <w:p w14:paraId="0108CC13" w14:textId="77777777" w:rsidR="009829D2"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498995F2" w14:textId="77777777" w:rsidR="009829D2" w:rsidRPr="00076B9E"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3E4A42BA" w14:textId="77777777" w:rsidR="009829D2" w:rsidRDefault="009829D2" w:rsidP="00DA6094">
      <w:pPr>
        <w:numPr>
          <w:ilvl w:val="0"/>
          <w:numId w:val="1455"/>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41EEA865" w14:textId="77777777" w:rsidR="009829D2" w:rsidRPr="00E77497"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Array</w:t>
      </w:r>
      <w:r w:rsidRPr="004C6606">
        <w:rPr>
          <w:rFonts w:ascii="Times New Roman" w:hAnsi="Times New Roman"/>
          <w:iCs/>
        </w:rPr>
        <w:t xml:space="preserve">Create </w:t>
      </w:r>
      <w:r w:rsidR="004E3DC9">
        <w:rPr>
          <w:rFonts w:ascii="Times New Roman" w:hAnsi="Times New Roman"/>
          <w:iCs/>
        </w:rPr>
        <w:t>with a</w:t>
      </w:r>
      <w:r w:rsidR="00411141">
        <w:rPr>
          <w:rFonts w:ascii="Times New Roman" w:hAnsi="Times New Roman"/>
          <w:iCs/>
        </w:rPr>
        <w:t>r</w:t>
      </w:r>
      <w:r w:rsidR="004E3DC9">
        <w:rPr>
          <w:rFonts w:ascii="Times New Roman" w:hAnsi="Times New Roman"/>
          <w:iCs/>
        </w:rPr>
        <w:t xml:space="preserve">guments </w:t>
      </w:r>
      <w:r w:rsidR="00144CA9" w:rsidRPr="00144CA9">
        <w:rPr>
          <w:rFonts w:ascii="Times New Roman" w:hAnsi="Times New Roman"/>
          <w:b/>
          <w:bCs/>
          <w:iCs/>
        </w:rPr>
        <w:t>undefined</w:t>
      </w:r>
      <w:r w:rsidR="004E3DC9">
        <w:rPr>
          <w:rFonts w:ascii="Times New Roman" w:hAnsi="Times New Roman"/>
          <w:iCs/>
        </w:rPr>
        <w:t xml:space="preserve"> and </w:t>
      </w:r>
      <w:r>
        <w:rPr>
          <w:rFonts w:ascii="Times New Roman" w:hAnsi="Times New Roman"/>
          <w:i/>
          <w:iCs/>
        </w:rPr>
        <w:t>proto</w:t>
      </w:r>
      <w:r w:rsidRPr="00E77497">
        <w:rPr>
          <w:rFonts w:ascii="Times New Roman" w:hAnsi="Times New Roman"/>
        </w:rPr>
        <w:t>.</w:t>
      </w:r>
    </w:p>
    <w:p w14:paraId="7BBF07D3" w14:textId="77777777" w:rsidR="009829D2" w:rsidRPr="00E77497" w:rsidRDefault="009829D2" w:rsidP="00DA6094">
      <w:pPr>
        <w:numPr>
          <w:ilvl w:val="0"/>
          <w:numId w:val="1455"/>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6A9C2163" w14:textId="77777777" w:rsidR="009829D2" w:rsidRDefault="009829D2" w:rsidP="00566F28">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566F28">
        <w:rPr>
          <w:b/>
        </w:rPr>
        <w:t>true</w:t>
      </w:r>
      <w:r w:rsidRPr="00E77497">
        <w:t xml:space="preserve"> }.</w:t>
      </w:r>
    </w:p>
    <w:p w14:paraId="02B9B700" w14:textId="77777777" w:rsidR="009829D2" w:rsidRPr="00E77497" w:rsidRDefault="009829D2" w:rsidP="006B2604">
      <w:pPr>
        <w:pStyle w:val="Note"/>
      </w:pPr>
      <w:r>
        <w:t>NOTE</w:t>
      </w:r>
      <w:r w:rsidR="00AF678B">
        <w:t xml:space="preserve"> 1</w:t>
      </w:r>
      <w:r>
        <w:tab/>
      </w:r>
      <w:r w:rsidR="00144CA9">
        <w:t xml:space="preserve">Passing </w:t>
      </w:r>
      <w:r w:rsidR="00144CA9" w:rsidRPr="009A53FA">
        <w:rPr>
          <w:rFonts w:ascii="Times New Roman" w:hAnsi="Times New Roman"/>
          <w:b/>
          <w:bCs/>
        </w:rPr>
        <w:t>undefined</w:t>
      </w:r>
      <w:r w:rsidR="00144CA9">
        <w:t xml:space="preserve"> as the first argument to </w:t>
      </w:r>
      <w:r w:rsidR="00144CA9" w:rsidRPr="009A53FA">
        <w:rPr>
          <w:rFonts w:ascii="Times New Roman" w:hAnsi="Times New Roman"/>
        </w:rPr>
        <w:t>ArrayCreate</w:t>
      </w:r>
      <w:r w:rsidR="00144CA9">
        <w:t xml:space="preserve"> causes the</w:t>
      </w:r>
      <w:r w:rsidR="009A53FA">
        <w:t xml:space="preserve"> </w:t>
      </w:r>
      <w:r>
        <w:t>[[</w:t>
      </w:r>
      <w:r w:rsidR="009A53FA">
        <w:t>Array</w:t>
      </w:r>
      <w:r w:rsidR="004E3DC9" w:rsidRPr="009829D2">
        <w:rPr>
          <w:rFonts w:ascii="Times New Roman" w:hAnsi="Times New Roman"/>
        </w:rPr>
        <w:t>Initiali</w:t>
      </w:r>
      <w:r w:rsidR="00001CC3">
        <w:rPr>
          <w:rFonts w:ascii="Times New Roman" w:hAnsi="Times New Roman"/>
        </w:rPr>
        <w:t>s</w:t>
      </w:r>
      <w:r w:rsidR="004E3DC9" w:rsidRPr="009829D2">
        <w:rPr>
          <w:rFonts w:ascii="Times New Roman" w:hAnsi="Times New Roman"/>
        </w:rPr>
        <w:t>ationState</w:t>
      </w:r>
      <w:r>
        <w:t xml:space="preserve">]] </w:t>
      </w:r>
      <w:r w:rsidR="009A53FA">
        <w:t>internal data property of the array to be</w:t>
      </w:r>
      <w:r>
        <w:t xml:space="preserve"> initially assigned the value </w:t>
      </w:r>
      <w:r w:rsidR="004E3DC9">
        <w:rPr>
          <w:rFonts w:ascii="Times New Roman" w:hAnsi="Times New Roman"/>
          <w:b/>
          <w:bCs/>
        </w:rPr>
        <w:t>false</w:t>
      </w:r>
      <w:r w:rsidR="009A53FA">
        <w:rPr>
          <w:rFonts w:ascii="Times New Roman" w:hAnsi="Times New Roman"/>
        </w:rPr>
        <w:t>.</w:t>
      </w:r>
      <w:r>
        <w:t xml:space="preserve"> </w:t>
      </w:r>
      <w:r w:rsidR="009A53FA">
        <w:t>This is</w:t>
      </w:r>
      <w:r>
        <w:t xml:space="preserve"> a flag</w:t>
      </w:r>
      <w:r w:rsidR="009A53FA">
        <w:t xml:space="preserve"> used</w:t>
      </w:r>
      <w:r>
        <w:t xml:space="preserve"> to indicate that the instance has not yet been initiali</w:t>
      </w:r>
      <w:r w:rsidR="006B2604">
        <w:t>s</w:t>
      </w:r>
      <w:r>
        <w:t xml:space="preserve">ed by the </w:t>
      </w:r>
      <w:r w:rsidR="004E3DC9" w:rsidRPr="009A53FA">
        <w:rPr>
          <w:rFonts w:ascii="Courier New" w:hAnsi="Courier New" w:cs="Courier New"/>
          <w:b/>
          <w:bCs/>
        </w:rPr>
        <w:t>Array</w:t>
      </w:r>
      <w:r>
        <w:t xml:space="preserve"> constructor. This flag value is never directly exposed to ECMAScript code; hence implementation may choose to encode the flag in </w:t>
      </w:r>
      <w:r w:rsidR="001C638E">
        <w:t>any</w:t>
      </w:r>
      <w:r>
        <w:t xml:space="preserve"> </w:t>
      </w:r>
      <w:r w:rsidR="001C638E">
        <w:t xml:space="preserve">unobservable </w:t>
      </w:r>
      <w:r>
        <w:t xml:space="preserve">manner. </w:t>
      </w:r>
    </w:p>
    <w:p w14:paraId="29AE1AEC" w14:textId="77777777" w:rsidR="00AF678B" w:rsidRPr="00E77497" w:rsidRDefault="00AF678B" w:rsidP="00AF678B">
      <w:pPr>
        <w:pStyle w:val="Note"/>
      </w:pPr>
      <w:r w:rsidRPr="00E77497">
        <w:t>NOTE</w:t>
      </w:r>
      <w:r>
        <w:t xml:space="preserve"> 2</w:t>
      </w:r>
      <w:r w:rsidRPr="00E77497">
        <w:tab/>
        <w:t>The</w:t>
      </w:r>
      <w:r>
        <w:t xml:space="preserve"> Array</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Array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an exotic Array object whose [[Prototype]] value is obtained from the associated constructor.</w:t>
      </w:r>
    </w:p>
    <w:p w14:paraId="174B91C0" w14:textId="77777777" w:rsidR="00CD325F" w:rsidRPr="00E77497" w:rsidRDefault="00CD325F" w:rsidP="00CD325F">
      <w:pPr>
        <w:pStyle w:val="30"/>
      </w:pPr>
      <w:bookmarkStart w:id="5337" w:name="_Ref366080012"/>
      <w:bookmarkStart w:id="5338" w:name="_Ref366135831"/>
      <w:bookmarkStart w:id="5339" w:name="_Toc366142086"/>
      <w:r w:rsidRPr="00E77497">
        <w:t>Properties of the Array Prototype Object</w:t>
      </w:r>
      <w:bookmarkEnd w:id="5337"/>
      <w:bookmarkEnd w:id="5338"/>
      <w:bookmarkEnd w:id="5339"/>
    </w:p>
    <w:bookmarkEnd w:id="5324"/>
    <w:bookmarkEnd w:id="5326"/>
    <w:bookmarkEnd w:id="5327"/>
    <w:bookmarkEnd w:id="5328"/>
    <w:bookmarkEnd w:id="5329"/>
    <w:bookmarkEnd w:id="5330"/>
    <w:bookmarkEnd w:id="5331"/>
    <w:bookmarkEnd w:id="5332"/>
    <w:bookmarkEnd w:id="5333"/>
    <w:bookmarkEnd w:id="5334"/>
    <w:bookmarkEnd w:id="5335"/>
    <w:p w14:paraId="49233E34" w14:textId="77777777" w:rsidR="004C02EF" w:rsidRPr="00E77497" w:rsidRDefault="004C02EF" w:rsidP="006D4E23">
      <w:r w:rsidRPr="00E77497">
        <w:t xml:space="preserve">The value of the [[Prototype]] internal </w:t>
      </w:r>
      <w:r w:rsidR="00A14F8E">
        <w:t xml:space="preserve">data </w:t>
      </w:r>
      <w:r w:rsidRPr="00E77497">
        <w:t xml:space="preserve">property of the Array prototype object is the </w:t>
      </w:r>
      <w:r w:rsidR="006D4E23">
        <w:t>intrinsic object %ObjectPrototype%</w:t>
      </w:r>
      <w:r w:rsidRPr="00E77497">
        <w:t>.</w:t>
      </w:r>
    </w:p>
    <w:p w14:paraId="6816275B" w14:textId="77777777" w:rsidR="004C02EF" w:rsidRPr="00E77497" w:rsidRDefault="004C02EF" w:rsidP="00803345">
      <w:r w:rsidRPr="00E77497">
        <w:t xml:space="preserve">The Array prototype object is itself an </w:t>
      </w:r>
      <w:r w:rsidR="00EE7617">
        <w:t>ordinary</w:t>
      </w:r>
      <w:r w:rsidR="0082298D">
        <w:t xml:space="preserve"> object</w:t>
      </w:r>
      <w:r w:rsidR="00EE7617">
        <w:t>. It is not an Array instance and does not have</w:t>
      </w:r>
      <w:r w:rsidRPr="00E77497">
        <w:t xml:space="preserve"> a </w:t>
      </w:r>
      <w:r w:rsidRPr="00E77497">
        <w:rPr>
          <w:rFonts w:ascii="Courier New" w:hAnsi="Courier New"/>
          <w:b/>
        </w:rPr>
        <w:t>length</w:t>
      </w:r>
      <w:r w:rsidRPr="00E77497">
        <w:t xml:space="preserve"> property .</w:t>
      </w:r>
    </w:p>
    <w:p w14:paraId="34F0BF6D" w14:textId="77777777" w:rsidR="004C02EF" w:rsidRPr="00E77497" w:rsidRDefault="004C02EF" w:rsidP="004C02EF">
      <w:pPr>
        <w:pStyle w:val="Note"/>
      </w:pPr>
      <w:bookmarkStart w:id="5340" w:name="_Toc385672293"/>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5341" w:name="_Toc393690410"/>
    </w:p>
    <w:p w14:paraId="12EC8B9F" w14:textId="77777777" w:rsidR="00260FF1" w:rsidRDefault="00260FF1" w:rsidP="00260FF1">
      <w:pPr>
        <w:pStyle w:val="40"/>
      </w:pPr>
      <w:r w:rsidRPr="00725085">
        <w:t>Array.prototype.concat ( [ item1 [ , item2 [ , … ] ] ] )</w:t>
      </w:r>
    </w:p>
    <w:p w14:paraId="17B51021" w14:textId="77777777" w:rsidR="00260FF1" w:rsidRPr="00E77497" w:rsidRDefault="00260FF1" w:rsidP="00260FF1">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14:paraId="183892C4" w14:textId="77777777" w:rsidR="00260FF1" w:rsidRPr="00E77497" w:rsidRDefault="00260FF1" w:rsidP="00260FF1">
      <w:r w:rsidRPr="00E77497">
        <w:t>The following steps are taken:</w:t>
      </w:r>
    </w:p>
    <w:p w14:paraId="4D631556" w14:textId="77777777" w:rsidR="00260FF1" w:rsidRPr="00E77497" w:rsidRDefault="00260FF1" w:rsidP="00260FF1">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D365D8E" w14:textId="77777777" w:rsidR="00260FF1" w:rsidRDefault="00260FF1" w:rsidP="00260FF1">
      <w:pPr>
        <w:pStyle w:val="Alg4"/>
        <w:numPr>
          <w:ilvl w:val="0"/>
          <w:numId w:val="201"/>
        </w:numPr>
      </w:pPr>
      <w:r>
        <w:t>ReturnIfAbrupt(</w:t>
      </w:r>
      <w:r>
        <w:rPr>
          <w:i/>
        </w:rPr>
        <w:t>O</w:t>
      </w:r>
      <w:r>
        <w:t>).</w:t>
      </w:r>
    </w:p>
    <w:p w14:paraId="59AFFE34" w14:textId="77777777" w:rsidR="00260FF1" w:rsidRDefault="00260FF1" w:rsidP="00260FF1">
      <w:pPr>
        <w:pStyle w:val="Alg4"/>
        <w:numPr>
          <w:ilvl w:val="0"/>
          <w:numId w:val="201"/>
        </w:numPr>
      </w:pPr>
      <w:r>
        <w:t xml:space="preserve">Let </w:t>
      </w:r>
      <w:r>
        <w:rPr>
          <w:i/>
          <w:iCs/>
        </w:rPr>
        <w:t>A</w:t>
      </w:r>
      <w:r>
        <w:t xml:space="preserve"> be </w:t>
      </w:r>
      <w:r>
        <w:rPr>
          <w:b/>
          <w:bCs/>
        </w:rPr>
        <w:t>undefined</w:t>
      </w:r>
      <w:r>
        <w:t>.</w:t>
      </w:r>
    </w:p>
    <w:p w14:paraId="4FB80734" w14:textId="77777777" w:rsidR="00260FF1" w:rsidRDefault="00260FF1" w:rsidP="00260FF1">
      <w:pPr>
        <w:pStyle w:val="Alg4"/>
        <w:numPr>
          <w:ilvl w:val="0"/>
          <w:numId w:val="201"/>
        </w:numPr>
      </w:pPr>
      <w:r>
        <w:t xml:space="preserve">If </w:t>
      </w:r>
      <w:r w:rsidRPr="00E77497">
        <w:rPr>
          <w:i/>
        </w:rPr>
        <w:t>O</w:t>
      </w:r>
      <w:r>
        <w:t xml:space="preserve"> is an </w:t>
      </w:r>
      <w:r w:rsidRPr="00E77497">
        <w:t xml:space="preserve"> </w:t>
      </w:r>
      <w:r>
        <w:t>exotic Array object, then</w:t>
      </w:r>
    </w:p>
    <w:p w14:paraId="61F92876" w14:textId="77777777" w:rsidR="00260FF1" w:rsidRDefault="00260FF1" w:rsidP="00260FF1">
      <w:pPr>
        <w:pStyle w:val="Alg4"/>
        <w:numPr>
          <w:ilvl w:val="1"/>
          <w:numId w:val="201"/>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14:paraId="2E921727" w14:textId="77777777" w:rsidR="00260FF1" w:rsidRDefault="00260FF1" w:rsidP="00260FF1">
      <w:pPr>
        <w:pStyle w:val="Alg4"/>
        <w:numPr>
          <w:ilvl w:val="1"/>
          <w:numId w:val="201"/>
        </w:numPr>
      </w:pPr>
      <w:r>
        <w:t>ReturnIfAbrupt(</w:t>
      </w:r>
      <w:r>
        <w:rPr>
          <w:i/>
        </w:rPr>
        <w:t>C</w:t>
      </w:r>
      <w:r>
        <w:t>).</w:t>
      </w:r>
    </w:p>
    <w:p w14:paraId="358EF64E" w14:textId="77777777" w:rsidR="00260FF1" w:rsidRDefault="00260FF1" w:rsidP="00260FF1">
      <w:pPr>
        <w:pStyle w:val="Alg4"/>
        <w:numPr>
          <w:ilvl w:val="1"/>
          <w:numId w:val="201"/>
        </w:numPr>
      </w:pPr>
      <w:r>
        <w:t>If IsConstructor(</w:t>
      </w:r>
      <w:r w:rsidRPr="00924A5A">
        <w:rPr>
          <w:i/>
        </w:rPr>
        <w:t>C</w:t>
      </w:r>
      <w:r>
        <w:t xml:space="preserve">) is </w:t>
      </w:r>
      <w:r w:rsidRPr="00924A5A">
        <w:rPr>
          <w:b/>
        </w:rPr>
        <w:t>true</w:t>
      </w:r>
      <w:r>
        <w:t>, then</w:t>
      </w:r>
    </w:p>
    <w:p w14:paraId="488BDE95" w14:textId="77777777" w:rsidR="00260FF1" w:rsidRDefault="00260FF1" w:rsidP="00260FF1">
      <w:pPr>
        <w:pStyle w:val="Alg4"/>
        <w:numPr>
          <w:ilvl w:val="2"/>
          <w:numId w:val="201"/>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190B40">
        <w:t>0</w:t>
      </w:r>
      <w:r>
        <w:rPr>
          <w:iCs/>
        </w:rPr>
        <w:t>))</w:t>
      </w:r>
      <w:r>
        <w:t>.</w:t>
      </w:r>
    </w:p>
    <w:p w14:paraId="38E6E893" w14:textId="77777777" w:rsidR="00260FF1" w:rsidRDefault="00260FF1" w:rsidP="00260FF1">
      <w:pPr>
        <w:pStyle w:val="Alg4"/>
        <w:numPr>
          <w:ilvl w:val="0"/>
          <w:numId w:val="201"/>
        </w:numPr>
      </w:pPr>
      <w:r>
        <w:t xml:space="preserve">If </w:t>
      </w:r>
      <w:r>
        <w:rPr>
          <w:i/>
          <w:iCs/>
        </w:rPr>
        <w:t>A</w:t>
      </w:r>
      <w:r>
        <w:t xml:space="preserve"> is </w:t>
      </w:r>
      <w:r>
        <w:rPr>
          <w:b/>
          <w:bCs/>
        </w:rPr>
        <w:t>undefined</w:t>
      </w:r>
      <w:r>
        <w:t>, then</w:t>
      </w:r>
    </w:p>
    <w:p w14:paraId="0D751F34" w14:textId="77777777" w:rsidR="00260FF1" w:rsidRPr="00E77497" w:rsidRDefault="00260FF1" w:rsidP="00260FF1">
      <w:pPr>
        <w:pStyle w:val="Alg4"/>
        <w:numPr>
          <w:ilvl w:val="1"/>
          <w:numId w:val="201"/>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14:paraId="613AD286" w14:textId="77777777" w:rsidR="00260FF1" w:rsidRDefault="00260FF1" w:rsidP="00260FF1">
      <w:pPr>
        <w:pStyle w:val="Alg4"/>
        <w:numPr>
          <w:ilvl w:val="0"/>
          <w:numId w:val="201"/>
        </w:numPr>
      </w:pPr>
      <w:r>
        <w:t>ReturnIfAbrupt(</w:t>
      </w:r>
      <w:r>
        <w:rPr>
          <w:i/>
        </w:rPr>
        <w:t>A</w:t>
      </w:r>
      <w:r>
        <w:t>).</w:t>
      </w:r>
    </w:p>
    <w:p w14:paraId="28AB4735" w14:textId="77777777" w:rsidR="00260FF1" w:rsidRPr="00E77497" w:rsidRDefault="00260FF1" w:rsidP="00260FF1">
      <w:pPr>
        <w:pStyle w:val="Alg4"/>
        <w:numPr>
          <w:ilvl w:val="0"/>
          <w:numId w:val="201"/>
        </w:numPr>
      </w:pPr>
      <w:r w:rsidRPr="00E77497">
        <w:t xml:space="preserve">Let </w:t>
      </w:r>
      <w:r w:rsidRPr="00E77497">
        <w:rPr>
          <w:i/>
        </w:rPr>
        <w:t>n</w:t>
      </w:r>
      <w:r w:rsidRPr="00E77497">
        <w:t xml:space="preserve"> be 0.</w:t>
      </w:r>
    </w:p>
    <w:p w14:paraId="4DD77EA4" w14:textId="77777777" w:rsidR="00260FF1" w:rsidRPr="00E77497" w:rsidRDefault="00260FF1" w:rsidP="00260FF1">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14:paraId="5F2230DE" w14:textId="77777777" w:rsidR="00260FF1" w:rsidRPr="00E77497" w:rsidRDefault="00260FF1" w:rsidP="00260FF1">
      <w:pPr>
        <w:pStyle w:val="Alg4"/>
        <w:numPr>
          <w:ilvl w:val="0"/>
          <w:numId w:val="201"/>
        </w:numPr>
      </w:pPr>
      <w:r w:rsidRPr="00E77497">
        <w:t xml:space="preserve">Repeat, while </w:t>
      </w:r>
      <w:r w:rsidRPr="00E77497">
        <w:rPr>
          <w:i/>
        </w:rPr>
        <w:t>items</w:t>
      </w:r>
      <w:r w:rsidRPr="00E77497">
        <w:t xml:space="preserve"> is not empty</w:t>
      </w:r>
    </w:p>
    <w:p w14:paraId="3DB9A5F1" w14:textId="77777777" w:rsidR="00260FF1" w:rsidRPr="00E77497" w:rsidRDefault="00260FF1" w:rsidP="00260FF1">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161FDA9B" w14:textId="77777777" w:rsidR="00260FF1" w:rsidRDefault="00260FF1" w:rsidP="00260FF1">
      <w:pPr>
        <w:pStyle w:val="Alg4"/>
        <w:numPr>
          <w:ilvl w:val="1"/>
          <w:numId w:val="201"/>
        </w:numPr>
      </w:pPr>
      <w:r>
        <w:t xml:space="preserve">Let </w:t>
      </w:r>
      <w:r>
        <w:rPr>
          <w:i/>
          <w:iCs/>
        </w:rPr>
        <w:t>spreadable</w:t>
      </w:r>
      <w:r>
        <w:t xml:space="preserve"> be the result of IsConcatSpreadable(</w:t>
      </w:r>
      <w:r>
        <w:rPr>
          <w:i/>
          <w:iCs/>
        </w:rPr>
        <w:t>E</w:t>
      </w:r>
      <w:r>
        <w:t>).</w:t>
      </w:r>
    </w:p>
    <w:p w14:paraId="5F122DCB" w14:textId="77777777" w:rsidR="00260FF1" w:rsidRDefault="00260FF1" w:rsidP="00260FF1">
      <w:pPr>
        <w:pStyle w:val="Alg4"/>
        <w:numPr>
          <w:ilvl w:val="1"/>
          <w:numId w:val="201"/>
        </w:numPr>
      </w:pPr>
      <w:r>
        <w:t>ReturnIfAbrupt(</w:t>
      </w:r>
      <w:r>
        <w:rPr>
          <w:i/>
          <w:iCs/>
        </w:rPr>
        <w:t>spreadable</w:t>
      </w:r>
      <w:r>
        <w:t>).</w:t>
      </w:r>
    </w:p>
    <w:p w14:paraId="5773BB82" w14:textId="77777777" w:rsidR="00260FF1" w:rsidRPr="00E77497" w:rsidRDefault="00260FF1" w:rsidP="00260FF1">
      <w:pPr>
        <w:pStyle w:val="Alg4"/>
        <w:numPr>
          <w:ilvl w:val="1"/>
          <w:numId w:val="201"/>
        </w:numPr>
        <w:tabs>
          <w:tab w:val="left" w:pos="2160"/>
        </w:tabs>
      </w:pPr>
      <w:r w:rsidRPr="00E77497">
        <w:t xml:space="preserve">If </w:t>
      </w:r>
      <w:r>
        <w:rPr>
          <w:i/>
          <w:iCs/>
        </w:rPr>
        <w:t>spreadable</w:t>
      </w:r>
      <w:r w:rsidRPr="00E77497">
        <w:t xml:space="preserve"> </w:t>
      </w:r>
      <w:r>
        <w:t xml:space="preserve">is </w:t>
      </w:r>
      <w:r w:rsidRPr="00034105">
        <w:rPr>
          <w:b/>
          <w:bCs/>
        </w:rPr>
        <w:t>true</w:t>
      </w:r>
      <w:r w:rsidRPr="00E77497">
        <w:t>, then</w:t>
      </w:r>
    </w:p>
    <w:p w14:paraId="0DED403F" w14:textId="77777777" w:rsidR="00260FF1" w:rsidRPr="00E77497" w:rsidRDefault="00260FF1" w:rsidP="00260FF1">
      <w:pPr>
        <w:pStyle w:val="Alg4"/>
        <w:numPr>
          <w:ilvl w:val="2"/>
          <w:numId w:val="201"/>
        </w:numPr>
        <w:tabs>
          <w:tab w:val="left" w:pos="2520"/>
        </w:tabs>
      </w:pPr>
      <w:r w:rsidRPr="00E77497">
        <w:t xml:space="preserve">Let </w:t>
      </w:r>
      <w:r w:rsidRPr="00E77497">
        <w:rPr>
          <w:i/>
        </w:rPr>
        <w:t>k</w:t>
      </w:r>
      <w:r w:rsidRPr="00E77497">
        <w:t xml:space="preserve"> be 0.</w:t>
      </w:r>
    </w:p>
    <w:p w14:paraId="61C67871" w14:textId="77777777" w:rsidR="00260FF1" w:rsidRPr="00E77497" w:rsidRDefault="00260FF1" w:rsidP="00260FF1">
      <w:pPr>
        <w:pStyle w:val="Alg4"/>
        <w:numPr>
          <w:ilvl w:val="2"/>
          <w:numId w:val="201"/>
        </w:numPr>
        <w:tabs>
          <w:tab w:val="left" w:pos="2520"/>
        </w:tabs>
      </w:pPr>
      <w:r w:rsidRPr="00E77497">
        <w:t xml:space="preserve">Let </w:t>
      </w:r>
      <w:r w:rsidRPr="00E77497">
        <w:rPr>
          <w:i/>
        </w:rPr>
        <w:t>len</w:t>
      </w:r>
      <w:r>
        <w:rPr>
          <w:i/>
        </w:rPr>
        <w:t>Val</w:t>
      </w:r>
      <w:r w:rsidRPr="00E77497">
        <w:t xml:space="preserve"> be the result of Get</w:t>
      </w:r>
      <w:r>
        <w:t>(</w:t>
      </w:r>
      <w:r>
        <w:rPr>
          <w:i/>
        </w:rPr>
        <w:t>E</w:t>
      </w:r>
      <w:r>
        <w:t>,</w:t>
      </w:r>
      <w:r w:rsidRPr="00E77497">
        <w:t xml:space="preserve"> </w:t>
      </w:r>
      <w:r w:rsidRPr="00E77497">
        <w:rPr>
          <w:rFonts w:ascii="Courier New" w:hAnsi="Courier New"/>
          <w:b/>
        </w:rPr>
        <w:t>"length"</w:t>
      </w:r>
      <w:r>
        <w:rPr>
          <w:bCs/>
        </w:rPr>
        <w:t>)</w:t>
      </w:r>
      <w:r w:rsidRPr="00E77497">
        <w:t>.</w:t>
      </w:r>
    </w:p>
    <w:p w14:paraId="160772CD" w14:textId="77777777" w:rsidR="00260FF1" w:rsidRDefault="00260FF1" w:rsidP="00260FF1">
      <w:pPr>
        <w:pStyle w:val="Alg4"/>
        <w:numPr>
          <w:ilvl w:val="2"/>
          <w:numId w:val="201"/>
        </w:numPr>
        <w:tabs>
          <w:tab w:val="left" w:pos="2520"/>
        </w:tabs>
      </w:pPr>
      <w:r>
        <w:t xml:space="preserve">Let </w:t>
      </w:r>
      <w:r w:rsidRPr="00E66725">
        <w:rPr>
          <w:i/>
          <w:iCs/>
        </w:rPr>
        <w:t>len</w:t>
      </w:r>
      <w:r>
        <w:t xml:space="preserve"> be </w:t>
      </w:r>
      <w:r w:rsidRPr="00E66725">
        <w:t>ToLength</w:t>
      </w:r>
      <w:r>
        <w:t>(</w:t>
      </w:r>
      <w:r>
        <w:rPr>
          <w:i/>
          <w:iCs/>
        </w:rPr>
        <w:t>lenVal</w:t>
      </w:r>
      <w:r>
        <w:t xml:space="preserve">). </w:t>
      </w:r>
    </w:p>
    <w:p w14:paraId="36CBDD98" w14:textId="77777777" w:rsidR="00260FF1" w:rsidRDefault="00260FF1" w:rsidP="00260FF1">
      <w:pPr>
        <w:pStyle w:val="Alg4"/>
        <w:numPr>
          <w:ilvl w:val="2"/>
          <w:numId w:val="201"/>
        </w:numPr>
        <w:tabs>
          <w:tab w:val="left" w:pos="2520"/>
        </w:tabs>
      </w:pPr>
      <w:r>
        <w:t>ReturnIfAbrupt(</w:t>
      </w:r>
      <w:r>
        <w:rPr>
          <w:i/>
        </w:rPr>
        <w:t>len</w:t>
      </w:r>
      <w:r>
        <w:t>).</w:t>
      </w:r>
    </w:p>
    <w:p w14:paraId="4600CFC2" w14:textId="77777777" w:rsidR="00260FF1" w:rsidRPr="00E77497" w:rsidRDefault="00260FF1" w:rsidP="00260FF1">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14:paraId="282F2084" w14:textId="77777777" w:rsidR="00260FF1" w:rsidRPr="00E77497" w:rsidRDefault="00260FF1" w:rsidP="00260FF1">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14:paraId="32FF3608" w14:textId="77777777" w:rsidR="00260FF1" w:rsidRPr="00E77497" w:rsidRDefault="00260FF1" w:rsidP="00260FF1">
      <w:pPr>
        <w:pStyle w:val="Alg4"/>
        <w:numPr>
          <w:ilvl w:val="3"/>
          <w:numId w:val="201"/>
        </w:numPr>
      </w:pPr>
      <w:r w:rsidRPr="00E77497">
        <w:t xml:space="preserve">Let </w:t>
      </w:r>
      <w:r w:rsidRPr="00E77497">
        <w:rPr>
          <w:i/>
        </w:rPr>
        <w:t>exists</w:t>
      </w:r>
      <w:r w:rsidRPr="00E77497">
        <w:t xml:space="preserve"> be the result of </w:t>
      </w:r>
      <w:r>
        <w:t>HasProperty(</w:t>
      </w:r>
      <w:r w:rsidRPr="00E77497">
        <w:rPr>
          <w:i/>
        </w:rPr>
        <w:t>E</w:t>
      </w:r>
      <w:r>
        <w:t>,</w:t>
      </w:r>
      <w:r w:rsidRPr="00E77497">
        <w:t xml:space="preserve"> </w:t>
      </w:r>
      <w:r w:rsidRPr="00E77497">
        <w:rPr>
          <w:i/>
        </w:rPr>
        <w:t>P</w:t>
      </w:r>
      <w:r>
        <w:rPr>
          <w:iCs/>
        </w:rPr>
        <w:t>)</w:t>
      </w:r>
      <w:r w:rsidRPr="00E77497">
        <w:t>.</w:t>
      </w:r>
    </w:p>
    <w:p w14:paraId="03C88EBA" w14:textId="77777777" w:rsidR="00260FF1" w:rsidRDefault="00260FF1" w:rsidP="00260FF1">
      <w:pPr>
        <w:pStyle w:val="Alg3"/>
        <w:numPr>
          <w:ilvl w:val="3"/>
          <w:numId w:val="201"/>
        </w:numPr>
        <w:tabs>
          <w:tab w:val="left" w:pos="720"/>
        </w:tabs>
      </w:pPr>
      <w:r>
        <w:t>ReturnIfAbrupt(</w:t>
      </w:r>
      <w:r>
        <w:rPr>
          <w:i/>
          <w:iCs/>
        </w:rPr>
        <w:t>exists</w:t>
      </w:r>
      <w:r>
        <w:t>).</w:t>
      </w:r>
    </w:p>
    <w:p w14:paraId="4018236D" w14:textId="77777777" w:rsidR="00260FF1" w:rsidRPr="00E77497" w:rsidRDefault="00260FF1" w:rsidP="00260FF1">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14:paraId="7913ECBA" w14:textId="77777777" w:rsidR="00260FF1" w:rsidRPr="00E77497" w:rsidRDefault="00260FF1" w:rsidP="00260FF1">
      <w:pPr>
        <w:pStyle w:val="Alg4"/>
        <w:numPr>
          <w:ilvl w:val="4"/>
          <w:numId w:val="201"/>
        </w:numPr>
      </w:pPr>
      <w:r w:rsidRPr="00E77497">
        <w:t xml:space="preserve">Let </w:t>
      </w:r>
      <w:r w:rsidRPr="00E77497">
        <w:rPr>
          <w:i/>
        </w:rPr>
        <w:t>subElement</w:t>
      </w:r>
      <w:r w:rsidRPr="00E77497">
        <w:t xml:space="preserve"> be the result of Get</w:t>
      </w:r>
      <w:r>
        <w:t>(</w:t>
      </w:r>
      <w:r w:rsidRPr="00E77497">
        <w:rPr>
          <w:i/>
        </w:rPr>
        <w:t>E</w:t>
      </w:r>
      <w:r>
        <w:t>,</w:t>
      </w:r>
      <w:r w:rsidRPr="00E77497">
        <w:t xml:space="preserve"> </w:t>
      </w:r>
      <w:r w:rsidRPr="00E77497">
        <w:rPr>
          <w:i/>
        </w:rPr>
        <w:t>P</w:t>
      </w:r>
      <w:r>
        <w:rPr>
          <w:iCs/>
        </w:rPr>
        <w:t>)</w:t>
      </w:r>
      <w:r w:rsidRPr="00E77497">
        <w:t>.</w:t>
      </w:r>
    </w:p>
    <w:p w14:paraId="0C6D9D80" w14:textId="77777777" w:rsidR="00260FF1" w:rsidRPr="00E77497" w:rsidRDefault="00260FF1" w:rsidP="00260FF1">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t xml:space="preserve"> and</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43FE9C6" w14:textId="77777777" w:rsidR="00260FF1" w:rsidRPr="00E77497" w:rsidRDefault="00260FF1" w:rsidP="00260FF1">
      <w:pPr>
        <w:pStyle w:val="Alg4"/>
        <w:numPr>
          <w:ilvl w:val="3"/>
          <w:numId w:val="201"/>
        </w:numPr>
      </w:pPr>
      <w:r w:rsidRPr="00E77497">
        <w:t xml:space="preserve">Increase </w:t>
      </w:r>
      <w:r w:rsidRPr="00E77497">
        <w:rPr>
          <w:i/>
        </w:rPr>
        <w:t>n</w:t>
      </w:r>
      <w:r w:rsidRPr="00E77497">
        <w:t xml:space="preserve"> by 1.</w:t>
      </w:r>
    </w:p>
    <w:p w14:paraId="02F84C91" w14:textId="77777777" w:rsidR="00260FF1" w:rsidRPr="00E77497" w:rsidRDefault="00260FF1" w:rsidP="00260FF1">
      <w:pPr>
        <w:pStyle w:val="Alg4"/>
        <w:numPr>
          <w:ilvl w:val="3"/>
          <w:numId w:val="201"/>
        </w:numPr>
      </w:pPr>
      <w:r w:rsidRPr="00E77497">
        <w:t xml:space="preserve">Increase </w:t>
      </w:r>
      <w:r w:rsidRPr="00E77497">
        <w:rPr>
          <w:i/>
        </w:rPr>
        <w:t>k</w:t>
      </w:r>
      <w:r w:rsidRPr="00E77497">
        <w:t xml:space="preserve"> by 1.</w:t>
      </w:r>
    </w:p>
    <w:p w14:paraId="0A9DFEEA" w14:textId="77777777" w:rsidR="00260FF1" w:rsidRPr="00E77497" w:rsidRDefault="00260FF1" w:rsidP="00260FF1">
      <w:pPr>
        <w:pStyle w:val="Alg4"/>
        <w:numPr>
          <w:ilvl w:val="1"/>
          <w:numId w:val="201"/>
        </w:numPr>
        <w:tabs>
          <w:tab w:val="left" w:pos="2160"/>
        </w:tabs>
      </w:pPr>
      <w:r w:rsidRPr="00E77497">
        <w:t xml:space="preserve">Else </w:t>
      </w:r>
      <w:r w:rsidRPr="00E77497">
        <w:rPr>
          <w:i/>
        </w:rPr>
        <w:t>E</w:t>
      </w:r>
      <w:r w:rsidRPr="00E77497">
        <w:t xml:space="preserve"> is </w:t>
      </w:r>
      <w:r>
        <w:t>added as a single item rather than spread</w:t>
      </w:r>
      <w:r w:rsidRPr="00E77497">
        <w:t>,</w:t>
      </w:r>
    </w:p>
    <w:p w14:paraId="6A491F3D" w14:textId="77777777" w:rsidR="00260FF1" w:rsidRPr="00E77497" w:rsidRDefault="00260FF1" w:rsidP="00260FF1">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t xml:space="preserve"> and</w:t>
      </w:r>
      <w:r w:rsidRPr="00E77497">
        <w:t xml:space="preserve"> 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12405BE4" w14:textId="77777777" w:rsidR="00260FF1" w:rsidRPr="00E77497" w:rsidRDefault="00260FF1" w:rsidP="00260FF1">
      <w:pPr>
        <w:pStyle w:val="Alg4"/>
        <w:numPr>
          <w:ilvl w:val="2"/>
          <w:numId w:val="201"/>
        </w:numPr>
        <w:tabs>
          <w:tab w:val="left" w:pos="2520"/>
        </w:tabs>
      </w:pPr>
      <w:r w:rsidRPr="00E77497">
        <w:t xml:space="preserve">Increase </w:t>
      </w:r>
      <w:r w:rsidRPr="00E77497">
        <w:rPr>
          <w:i/>
        </w:rPr>
        <w:t>n</w:t>
      </w:r>
      <w:r w:rsidRPr="00E77497">
        <w:t xml:space="preserve"> by 1.</w:t>
      </w:r>
    </w:p>
    <w:p w14:paraId="4A12043B" w14:textId="77777777" w:rsidR="00260FF1" w:rsidRPr="00E77497" w:rsidRDefault="00260FF1" w:rsidP="00260FF1">
      <w:pPr>
        <w:pStyle w:val="Alg4"/>
        <w:numPr>
          <w:ilvl w:val="0"/>
          <w:numId w:val="201"/>
        </w:numPr>
      </w:pPr>
      <w:r>
        <w:t xml:space="preserve">Let </w:t>
      </w:r>
      <w:r w:rsidRPr="00CA3654">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n</w:t>
      </w:r>
      <w:r w:rsidRPr="00E77497">
        <w:t xml:space="preserve">, </w:t>
      </w:r>
      <w:r w:rsidRPr="00E77497">
        <w:rPr>
          <w:b/>
        </w:rPr>
        <w:t>true</w:t>
      </w:r>
      <w:r>
        <w:rPr>
          <w:bCs/>
        </w:rPr>
        <w:t>)</w:t>
      </w:r>
      <w:r w:rsidRPr="00E77497">
        <w:t>.</w:t>
      </w:r>
    </w:p>
    <w:p w14:paraId="3039336F" w14:textId="77777777" w:rsidR="00260FF1" w:rsidRPr="00E77497" w:rsidRDefault="00260FF1" w:rsidP="00260FF1">
      <w:pPr>
        <w:pStyle w:val="Alg4"/>
        <w:numPr>
          <w:ilvl w:val="0"/>
          <w:numId w:val="201"/>
        </w:numPr>
        <w:contextualSpacing/>
      </w:pPr>
      <w:r>
        <w:t>ReturnIfAbrupt(</w:t>
      </w:r>
      <w:r>
        <w:rPr>
          <w:i/>
        </w:rPr>
        <w:t>putStatus</w:t>
      </w:r>
      <w:r>
        <w:t>).</w:t>
      </w:r>
    </w:p>
    <w:p w14:paraId="1D7707A9" w14:textId="77777777" w:rsidR="00260FF1" w:rsidRPr="00E77497" w:rsidRDefault="00260FF1" w:rsidP="00260FF1">
      <w:pPr>
        <w:pStyle w:val="Alg4"/>
        <w:numPr>
          <w:ilvl w:val="0"/>
          <w:numId w:val="201"/>
        </w:numPr>
        <w:spacing w:after="220"/>
      </w:pPr>
      <w:r w:rsidRPr="00E77497">
        <w:t xml:space="preserve">Return </w:t>
      </w:r>
      <w:r w:rsidRPr="00E77497">
        <w:rPr>
          <w:i/>
        </w:rPr>
        <w:t>A</w:t>
      </w:r>
      <w:r w:rsidRPr="00E77497">
        <w:t>.</w:t>
      </w:r>
    </w:p>
    <w:p w14:paraId="7A6DAC2B"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5C72DC4A" w14:textId="77777777" w:rsidR="00260FF1" w:rsidRDefault="00260FF1" w:rsidP="00260FF1">
      <w:pPr>
        <w:pStyle w:val="Note"/>
      </w:pPr>
      <w:r>
        <w:t>NOTE 1</w:t>
      </w:r>
      <w:r>
        <w:tab/>
        <w:t xml:space="preserve">The explicit setting of the </w:t>
      </w:r>
      <w:r w:rsidRPr="00B02185">
        <w:rPr>
          <w:rFonts w:ascii="Courier New" w:hAnsi="Courier New"/>
          <w:b/>
        </w:rPr>
        <w:t>length</w:t>
      </w:r>
      <w:r>
        <w:t xml:space="preserve"> property in step 9 is necessary to ensure that its value is correct in situations where the trailing elements of the result Array are not present.</w:t>
      </w:r>
    </w:p>
    <w:p w14:paraId="3D79E7A9" w14:textId="77777777" w:rsidR="00260FF1" w:rsidRPr="00E77497" w:rsidRDefault="00260FF1" w:rsidP="00260FF1">
      <w:pPr>
        <w:pStyle w:val="Note"/>
      </w:pPr>
      <w:r w:rsidRPr="00E77497">
        <w:t>NOTE</w:t>
      </w:r>
      <w:r>
        <w:t xml:space="preserve"> 2</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8B92400" w14:textId="77777777" w:rsidR="00260FF1" w:rsidRDefault="00260FF1" w:rsidP="00260FF1">
      <w:pPr>
        <w:pStyle w:val="51"/>
      </w:pPr>
      <w:r>
        <w:t>IsConcatSpreadable ( O ) Abstract Operation</w:t>
      </w:r>
    </w:p>
    <w:p w14:paraId="41A6D32A" w14:textId="77777777" w:rsidR="00260FF1" w:rsidRDefault="00260FF1" w:rsidP="00260FF1">
      <w:r>
        <w:t xml:space="preserve">The abstract operation </w:t>
      </w:r>
      <w:r w:rsidRPr="0034032C">
        <w:t xml:space="preserve">IsConcatSpreadable </w:t>
      </w:r>
      <w:r>
        <w:t xml:space="preserve">with argument </w:t>
      </w:r>
      <w:r w:rsidRPr="00F92BFE">
        <w:rPr>
          <w:rFonts w:ascii="Times New Roman" w:hAnsi="Times New Roman"/>
          <w:i/>
          <w:iCs/>
        </w:rPr>
        <w:t>O</w:t>
      </w:r>
      <w:r>
        <w:t xml:space="preserve"> performs the following steps:</w:t>
      </w:r>
    </w:p>
    <w:p w14:paraId="37FFD0D1" w14:textId="77777777" w:rsidR="00260FF1" w:rsidRDefault="00260FF1" w:rsidP="00260FF1">
      <w:pPr>
        <w:numPr>
          <w:ilvl w:val="0"/>
          <w:numId w:val="1507"/>
        </w:numPr>
        <w:spacing w:after="0"/>
        <w:contextualSpacing/>
        <w:rPr>
          <w:rFonts w:ascii="Times New Roman" w:hAnsi="Times New Roman"/>
        </w:rPr>
      </w:pPr>
      <w:r>
        <w:rPr>
          <w:rFonts w:ascii="Times New Roman" w:hAnsi="Times New Roman"/>
        </w:rPr>
        <w:t>ReturnIfAbrupt(</w:t>
      </w:r>
      <w:r>
        <w:rPr>
          <w:rFonts w:ascii="Times New Roman" w:hAnsi="Times New Roman"/>
          <w:i/>
          <w:iCs/>
        </w:rPr>
        <w:t>O</w:t>
      </w:r>
      <w:r>
        <w:rPr>
          <w:rFonts w:ascii="Times New Roman" w:hAnsi="Times New Roman"/>
        </w:rPr>
        <w:t xml:space="preserve">). </w:t>
      </w:r>
    </w:p>
    <w:p w14:paraId="6BFAC49B" w14:textId="77777777" w:rsidR="00260FF1" w:rsidRDefault="00260FF1" w:rsidP="00260FF1">
      <w:pPr>
        <w:pStyle w:val="Alg4"/>
        <w:numPr>
          <w:ilvl w:val="0"/>
          <w:numId w:val="1507"/>
        </w:numPr>
      </w:pPr>
      <w:r>
        <w:t>If Type(</w:t>
      </w:r>
      <w:r>
        <w:rPr>
          <w:i/>
          <w:iCs/>
        </w:rPr>
        <w:t>O</w:t>
      </w:r>
      <w:r>
        <w:t xml:space="preserve">) is not Object, then throw a </w:t>
      </w:r>
      <w:r w:rsidRPr="00952EE3">
        <w:rPr>
          <w:b/>
          <w:bCs/>
        </w:rPr>
        <w:t>TypeError</w:t>
      </w:r>
      <w:r>
        <w:t xml:space="preserve"> exception.</w:t>
      </w:r>
    </w:p>
    <w:p w14:paraId="0E55509E" w14:textId="77777777" w:rsidR="00260FF1" w:rsidRDefault="00260FF1" w:rsidP="00260FF1">
      <w:pPr>
        <w:pStyle w:val="Alg4"/>
        <w:numPr>
          <w:ilvl w:val="0"/>
          <w:numId w:val="1507"/>
        </w:numPr>
      </w:pPr>
      <w:r>
        <w:t xml:space="preserve">Let </w:t>
      </w:r>
      <w:r>
        <w:rPr>
          <w:i/>
        </w:rPr>
        <w:t>spreadable</w:t>
      </w:r>
      <w:r>
        <w:t xml:space="preserve"> be </w:t>
      </w:r>
      <w:r w:rsidRPr="00E77497">
        <w:t>Get</w:t>
      </w:r>
      <w:r>
        <w:t>(</w:t>
      </w:r>
      <w:r>
        <w:rPr>
          <w:i/>
        </w:rPr>
        <w:t>O</w:t>
      </w:r>
      <w:r>
        <w:t>,</w:t>
      </w:r>
      <w:r w:rsidRPr="00E77497">
        <w:t xml:space="preserve"> </w:t>
      </w:r>
      <w:r>
        <w:t>@@isConcatSpreadable</w:t>
      </w:r>
      <w:r w:rsidRPr="00844B9F">
        <w:rPr>
          <w:bCs/>
        </w:rPr>
        <w:t>)</w:t>
      </w:r>
      <w:r>
        <w:t>.</w:t>
      </w:r>
    </w:p>
    <w:p w14:paraId="7A027CDC" w14:textId="77777777" w:rsidR="00260FF1" w:rsidRDefault="00260FF1" w:rsidP="00260FF1">
      <w:pPr>
        <w:pStyle w:val="Alg4"/>
        <w:numPr>
          <w:ilvl w:val="0"/>
          <w:numId w:val="1507"/>
        </w:numPr>
      </w:pPr>
      <w:r>
        <w:t>ReturnIfAbrupt(</w:t>
      </w:r>
      <w:r>
        <w:rPr>
          <w:i/>
        </w:rPr>
        <w:t>spreadable</w:t>
      </w:r>
      <w:r>
        <w:t>).</w:t>
      </w:r>
    </w:p>
    <w:p w14:paraId="4C7CFE5B" w14:textId="77777777" w:rsidR="00260FF1" w:rsidRDefault="00260FF1" w:rsidP="00260FF1">
      <w:pPr>
        <w:pStyle w:val="Alg4"/>
        <w:numPr>
          <w:ilvl w:val="0"/>
          <w:numId w:val="1507"/>
        </w:numPr>
      </w:pPr>
      <w:r>
        <w:t xml:space="preserve">If </w:t>
      </w:r>
      <w:r>
        <w:rPr>
          <w:i/>
        </w:rPr>
        <w:t>spreadable</w:t>
      </w:r>
      <w:r>
        <w:t xml:space="preserve"> is not </w:t>
      </w:r>
      <w:r w:rsidRPr="006312C3">
        <w:rPr>
          <w:b/>
        </w:rPr>
        <w:t>undefined</w:t>
      </w:r>
      <w:r>
        <w:t>, then return ToBoolean(</w:t>
      </w:r>
      <w:r>
        <w:rPr>
          <w:i/>
        </w:rPr>
        <w:t>spreadable</w:t>
      </w:r>
      <w:r>
        <w:rPr>
          <w:iCs/>
        </w:rPr>
        <w:t>)</w:t>
      </w:r>
      <w:r>
        <w:t>.</w:t>
      </w:r>
    </w:p>
    <w:p w14:paraId="7236BB67" w14:textId="77777777" w:rsidR="00260FF1" w:rsidRDefault="00260FF1" w:rsidP="00260FF1">
      <w:pPr>
        <w:pStyle w:val="Alg4"/>
        <w:numPr>
          <w:ilvl w:val="0"/>
          <w:numId w:val="1507"/>
        </w:numPr>
      </w:pPr>
      <w:r>
        <w:t xml:space="preserve">If </w:t>
      </w:r>
      <w:r>
        <w:rPr>
          <w:i/>
          <w:iCs/>
        </w:rPr>
        <w:t>O</w:t>
      </w:r>
      <w:r>
        <w:t xml:space="preserve"> is an exotic Array object, then return </w:t>
      </w:r>
      <w:r>
        <w:rPr>
          <w:b/>
          <w:bCs/>
          <w:iCs/>
        </w:rPr>
        <w:t>true</w:t>
      </w:r>
      <w:r>
        <w:t>.</w:t>
      </w:r>
    </w:p>
    <w:p w14:paraId="38C05029" w14:textId="77777777" w:rsidR="00260FF1" w:rsidRPr="006312C3" w:rsidRDefault="00260FF1" w:rsidP="00260FF1">
      <w:pPr>
        <w:numPr>
          <w:ilvl w:val="0"/>
          <w:numId w:val="1507"/>
        </w:numPr>
        <w:rPr>
          <w:rFonts w:ascii="Times New Roman" w:hAnsi="Times New Roman"/>
        </w:rPr>
      </w:pPr>
      <w:r w:rsidRPr="00E77497">
        <w:rPr>
          <w:rFonts w:ascii="Times New Roman" w:hAnsi="Times New Roman"/>
        </w:rPr>
        <w:t xml:space="preserve">Return </w:t>
      </w:r>
      <w:r>
        <w:rPr>
          <w:rFonts w:ascii="Times New Roman" w:hAnsi="Times New Roman"/>
          <w:b/>
          <w:bCs/>
          <w:iCs/>
        </w:rPr>
        <w:t>false</w:t>
      </w:r>
      <w:r>
        <w:rPr>
          <w:rFonts w:ascii="Times New Roman" w:hAnsi="Times New Roman"/>
        </w:rPr>
        <w:t>.</w:t>
      </w:r>
    </w:p>
    <w:p w14:paraId="44D0048B" w14:textId="77777777" w:rsidR="004C02EF" w:rsidRPr="00E77497" w:rsidRDefault="004C02EF" w:rsidP="007A5192">
      <w:pPr>
        <w:pStyle w:val="40"/>
      </w:pPr>
      <w:r w:rsidRPr="00E77497">
        <w:t>Array.prototype.constructo</w:t>
      </w:r>
      <w:bookmarkEnd w:id="5340"/>
      <w:bookmarkEnd w:id="5341"/>
      <w:r w:rsidRPr="00E77497">
        <w:t>r</w:t>
      </w:r>
    </w:p>
    <w:p w14:paraId="7B4B258E" w14:textId="77777777"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5342" w:name="_Toc385672294"/>
      <w:bookmarkStart w:id="5343" w:name="_Toc393690411"/>
    </w:p>
    <w:p w14:paraId="0CECA95B" w14:textId="77777777" w:rsidR="00260FF1" w:rsidRPr="00E77497" w:rsidRDefault="00260FF1" w:rsidP="00260FF1">
      <w:pPr>
        <w:pStyle w:val="40"/>
      </w:pPr>
      <w:bookmarkStart w:id="5344" w:name="_Hlt451680383"/>
      <w:bookmarkStart w:id="5345" w:name="_Ref360108309"/>
      <w:bookmarkStart w:id="5346" w:name="_Ref451680376"/>
      <w:bookmarkStart w:id="5347" w:name="_Ref366080765"/>
      <w:bookmarkEnd w:id="5344"/>
      <w:r w:rsidRPr="00E77497">
        <w:t>Array.prototype.</w:t>
      </w:r>
      <w:r>
        <w:t>copyWith</w:t>
      </w:r>
      <w:r w:rsidRPr="00E77497">
        <w:t xml:space="preserve"> (</w:t>
      </w:r>
      <w:r>
        <w:t xml:space="preserve">target, </w:t>
      </w:r>
      <w:r w:rsidRPr="00E77497">
        <w:t>start, end</w:t>
      </w:r>
      <w:r>
        <w:t xml:space="preserve"> = this.length</w:t>
      </w:r>
      <w:r w:rsidRPr="00E77497">
        <w:t>)</w:t>
      </w:r>
      <w:bookmarkEnd w:id="5347"/>
    </w:p>
    <w:p w14:paraId="6E29C9C5" w14:textId="77777777" w:rsidR="00260FF1" w:rsidRPr="00E77497" w:rsidRDefault="00260FF1" w:rsidP="00260FF1">
      <w:r w:rsidRPr="00E77497">
        <w:t xml:space="preserve">The </w:t>
      </w:r>
      <w:r w:rsidRPr="00DE27EB">
        <w:rPr>
          <w:rFonts w:ascii="Courier New" w:hAnsi="Courier New"/>
          <w:b/>
        </w:rPr>
        <w:t xml:space="preserve">copyWith </w:t>
      </w:r>
      <w:r w:rsidRPr="00E77497">
        <w:t xml:space="preserve">method takes </w:t>
      </w:r>
      <w:r>
        <w:t>up to three</w:t>
      </w:r>
      <w:r w:rsidRPr="00E77497">
        <w:t xml:space="preserve"> arguments</w:t>
      </w:r>
      <w:r>
        <w:t xml:space="preserve"> </w:t>
      </w:r>
      <w:r>
        <w:rPr>
          <w:rFonts w:ascii="Times New Roman" w:hAnsi="Times New Roman"/>
          <w:i/>
        </w:rPr>
        <w:t>target</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end</w:t>
      </w:r>
      <w:r>
        <w:t xml:space="preserve"> argument is optional with the length of the </w:t>
      </w:r>
      <w:r w:rsidRPr="00C25482">
        <w:rPr>
          <w:b/>
          <w:bCs/>
        </w:rPr>
        <w:t>this</w:t>
      </w:r>
      <w:r>
        <w:t xml:space="preserve"> object as its default value. </w:t>
      </w:r>
      <w:r w:rsidRPr="00E77497">
        <w:t xml:space="preserve">If </w:t>
      </w:r>
      <w:r>
        <w:rPr>
          <w:rFonts w:ascii="Times New Roman" w:hAnsi="Times New Roman"/>
          <w:i/>
        </w:rPr>
        <w:t>taqrget</w:t>
      </w:r>
      <w:r w:rsidRPr="00E77497">
        <w:t xml:space="preserve"> is negative, it is treated as </w:t>
      </w:r>
      <w:r w:rsidRPr="00E77497">
        <w:rPr>
          <w:rFonts w:ascii="Times New Roman" w:hAnsi="Times New Roman"/>
          <w:i/>
        </w:rPr>
        <w:t>length</w:t>
      </w:r>
      <w:r w:rsidRPr="00E77497">
        <w:rPr>
          <w:rFonts w:ascii="Times New Roman" w:hAnsi="Times New Roman"/>
        </w:rPr>
        <w:t>+</w:t>
      </w:r>
      <w:r>
        <w:rPr>
          <w:rFonts w:ascii="Times New Roman" w:hAnsi="Times New Roman"/>
          <w:i/>
        </w:rPr>
        <w:t>target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14:paraId="542E6FDE" w14:textId="77777777" w:rsidR="00260FF1" w:rsidRPr="00E77497" w:rsidRDefault="00260FF1" w:rsidP="00260FF1">
      <w:pPr>
        <w:pStyle w:val="Alg4"/>
        <w:numPr>
          <w:ilvl w:val="0"/>
          <w:numId w:val="157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48687AB" w14:textId="77777777" w:rsidR="00260FF1" w:rsidRDefault="00260FF1" w:rsidP="00260FF1">
      <w:pPr>
        <w:pStyle w:val="Alg4"/>
        <w:numPr>
          <w:ilvl w:val="0"/>
          <w:numId w:val="1573"/>
        </w:numPr>
      </w:pPr>
      <w:r>
        <w:t>ReturnIfAbrupt(</w:t>
      </w:r>
      <w:r>
        <w:rPr>
          <w:i/>
        </w:rPr>
        <w:t>O</w:t>
      </w:r>
      <w:r>
        <w:t>).</w:t>
      </w:r>
    </w:p>
    <w:p w14:paraId="080F73CE" w14:textId="77777777" w:rsidR="00260FF1" w:rsidRPr="00E77497" w:rsidRDefault="00260FF1" w:rsidP="00260FF1">
      <w:pPr>
        <w:pStyle w:val="Alg4"/>
        <w:numPr>
          <w:ilvl w:val="0"/>
          <w:numId w:val="157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53DA60A7" w14:textId="77777777" w:rsidR="00260FF1" w:rsidRPr="00E77497" w:rsidRDefault="00260FF1" w:rsidP="00260FF1">
      <w:pPr>
        <w:pStyle w:val="Alg4"/>
        <w:numPr>
          <w:ilvl w:val="0"/>
          <w:numId w:val="157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7BBAD70F" w14:textId="77777777" w:rsidR="00260FF1" w:rsidRPr="00E77497" w:rsidRDefault="00260FF1" w:rsidP="00260FF1">
      <w:pPr>
        <w:pStyle w:val="Alg4"/>
        <w:numPr>
          <w:ilvl w:val="0"/>
          <w:numId w:val="1573"/>
        </w:numPr>
        <w:contextualSpacing/>
      </w:pPr>
      <w:r>
        <w:t>ReturnIfAbrupt(</w:t>
      </w:r>
      <w:r w:rsidRPr="00E77497">
        <w:rPr>
          <w:i/>
        </w:rPr>
        <w:t>len</w:t>
      </w:r>
      <w:r>
        <w:t>).</w:t>
      </w:r>
    </w:p>
    <w:p w14:paraId="49D945F9" w14:textId="77777777" w:rsidR="00260FF1" w:rsidRDefault="00260FF1" w:rsidP="00260FF1">
      <w:pPr>
        <w:pStyle w:val="Alg4"/>
        <w:numPr>
          <w:ilvl w:val="0"/>
          <w:numId w:val="1573"/>
        </w:numPr>
      </w:pPr>
      <w:r>
        <w:t xml:space="preserve">Let </w:t>
      </w:r>
      <w:r>
        <w:rPr>
          <w:i/>
          <w:iCs/>
        </w:rPr>
        <w:t>len</w:t>
      </w:r>
      <w:r>
        <w:t xml:space="preserve"> be max(</w:t>
      </w:r>
      <w:r>
        <w:rPr>
          <w:i/>
          <w:iCs/>
        </w:rPr>
        <w:t>len</w:t>
      </w:r>
      <w:r>
        <w:t>, 0).</w:t>
      </w:r>
    </w:p>
    <w:p w14:paraId="2F5E2E1C" w14:textId="77777777" w:rsidR="00260FF1" w:rsidRPr="00E77497" w:rsidRDefault="00260FF1" w:rsidP="00260FF1">
      <w:pPr>
        <w:pStyle w:val="Alg4"/>
        <w:numPr>
          <w:ilvl w:val="0"/>
          <w:numId w:val="1573"/>
        </w:numPr>
      </w:pPr>
      <w:r w:rsidRPr="00E77497">
        <w:t xml:space="preserve">Let </w:t>
      </w:r>
      <w:r w:rsidRPr="00E77497">
        <w:rPr>
          <w:i/>
        </w:rPr>
        <w:t>relative</w:t>
      </w:r>
      <w:r>
        <w:rPr>
          <w:i/>
        </w:rPr>
        <w:t>Target</w:t>
      </w:r>
      <w:r w:rsidRPr="00E77497">
        <w:t xml:space="preserve"> be ToInteger(</w:t>
      </w:r>
      <w:r>
        <w:rPr>
          <w:i/>
        </w:rPr>
        <w:t>target</w:t>
      </w:r>
      <w:r w:rsidRPr="00E77497">
        <w:t>).</w:t>
      </w:r>
    </w:p>
    <w:p w14:paraId="4B1BBB0B" w14:textId="77777777" w:rsidR="00260FF1" w:rsidRPr="00E77497" w:rsidRDefault="00260FF1" w:rsidP="00260FF1">
      <w:pPr>
        <w:pStyle w:val="Alg4"/>
        <w:numPr>
          <w:ilvl w:val="0"/>
          <w:numId w:val="1573"/>
        </w:numPr>
      </w:pPr>
      <w:r w:rsidRPr="00E77497">
        <w:t xml:space="preserve">If </w:t>
      </w:r>
      <w:r w:rsidRPr="00E77497">
        <w:rPr>
          <w:i/>
        </w:rPr>
        <w:t>relative</w:t>
      </w:r>
      <w:r>
        <w:rPr>
          <w:i/>
        </w:rPr>
        <w:t>Target</w:t>
      </w:r>
      <w:r w:rsidRPr="00E77497">
        <w:t xml:space="preserve"> is negative, let </w:t>
      </w:r>
      <w:r>
        <w:rPr>
          <w:i/>
        </w:rPr>
        <w:t>to</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to</w:t>
      </w:r>
      <w:r w:rsidRPr="00E77497">
        <w:t xml:space="preserve"> be min(</w:t>
      </w:r>
      <w:r w:rsidRPr="00E77497">
        <w:rPr>
          <w:i/>
        </w:rPr>
        <w:t>relativeStart</w:t>
      </w:r>
      <w:r w:rsidRPr="00E77497">
        <w:t>,</w:t>
      </w:r>
      <w:r w:rsidRPr="00E77497">
        <w:rPr>
          <w:i/>
        </w:rPr>
        <w:t xml:space="preserve"> len</w:t>
      </w:r>
      <w:r w:rsidRPr="00E77497">
        <w:t>).</w:t>
      </w:r>
    </w:p>
    <w:p w14:paraId="01E36ACB" w14:textId="77777777" w:rsidR="00260FF1" w:rsidRPr="00E77497" w:rsidRDefault="00260FF1" w:rsidP="00260FF1">
      <w:pPr>
        <w:pStyle w:val="Alg4"/>
        <w:numPr>
          <w:ilvl w:val="0"/>
          <w:numId w:val="1573"/>
        </w:numPr>
        <w:contextualSpacing/>
      </w:pPr>
      <w:r>
        <w:t>ReturnIfAbrupt(</w:t>
      </w:r>
      <w:r>
        <w:rPr>
          <w:i/>
        </w:rPr>
        <w:t>relativeTarget</w:t>
      </w:r>
      <w:r>
        <w:t>).</w:t>
      </w:r>
    </w:p>
    <w:p w14:paraId="0C84A067" w14:textId="77777777" w:rsidR="00260FF1" w:rsidRPr="00E77497" w:rsidRDefault="00260FF1" w:rsidP="00260FF1">
      <w:pPr>
        <w:pStyle w:val="Alg4"/>
        <w:numPr>
          <w:ilvl w:val="0"/>
          <w:numId w:val="1573"/>
        </w:numPr>
      </w:pPr>
      <w:r w:rsidRPr="00E77497">
        <w:t xml:space="preserve">Let </w:t>
      </w:r>
      <w:r w:rsidRPr="00E77497">
        <w:rPr>
          <w:i/>
        </w:rPr>
        <w:t>relativeStart</w:t>
      </w:r>
      <w:r w:rsidRPr="00E77497">
        <w:t xml:space="preserve"> be ToInteger(</w:t>
      </w:r>
      <w:r w:rsidRPr="00E77497">
        <w:rPr>
          <w:i/>
        </w:rPr>
        <w:t>start</w:t>
      </w:r>
      <w:r w:rsidRPr="00E77497">
        <w:t>).</w:t>
      </w:r>
    </w:p>
    <w:p w14:paraId="570A3ACD" w14:textId="77777777" w:rsidR="00260FF1" w:rsidRPr="00E77497" w:rsidRDefault="00260FF1" w:rsidP="00260FF1">
      <w:pPr>
        <w:pStyle w:val="Alg4"/>
        <w:numPr>
          <w:ilvl w:val="0"/>
          <w:numId w:val="1573"/>
        </w:numPr>
        <w:contextualSpacing/>
      </w:pPr>
      <w:r>
        <w:t>ReturnIfAbrupt(</w:t>
      </w:r>
      <w:r>
        <w:rPr>
          <w:i/>
        </w:rPr>
        <w:t>relativeStart</w:t>
      </w:r>
      <w:r>
        <w:t>).</w:t>
      </w:r>
    </w:p>
    <w:p w14:paraId="3E7EC1D3" w14:textId="77777777" w:rsidR="00260FF1" w:rsidRPr="00E77497" w:rsidRDefault="00260FF1" w:rsidP="00260FF1">
      <w:pPr>
        <w:pStyle w:val="Alg4"/>
        <w:numPr>
          <w:ilvl w:val="0"/>
          <w:numId w:val="1573"/>
        </w:numPr>
      </w:pPr>
      <w:r w:rsidRPr="00E77497">
        <w:t xml:space="preserve">If </w:t>
      </w:r>
      <w:r w:rsidRPr="00E77497">
        <w:rPr>
          <w:i/>
        </w:rPr>
        <w:t>relativeStart</w:t>
      </w:r>
      <w:r w:rsidRPr="00E77497">
        <w:t xml:space="preserve"> is negative, let </w:t>
      </w:r>
      <w:r>
        <w:rPr>
          <w:i/>
        </w:rPr>
        <w:t>from</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from</w:t>
      </w:r>
      <w:r w:rsidRPr="00E77497">
        <w:t xml:space="preserve"> be min(</w:t>
      </w:r>
      <w:r w:rsidRPr="00E77497">
        <w:rPr>
          <w:i/>
        </w:rPr>
        <w:t>relativeStart</w:t>
      </w:r>
      <w:r w:rsidRPr="00E77497">
        <w:t>,</w:t>
      </w:r>
      <w:r w:rsidRPr="00E77497">
        <w:rPr>
          <w:i/>
        </w:rPr>
        <w:t xml:space="preserve"> len</w:t>
      </w:r>
      <w:r w:rsidRPr="00E77497">
        <w:t>).</w:t>
      </w:r>
    </w:p>
    <w:p w14:paraId="1FDE93C5" w14:textId="77777777" w:rsidR="00260FF1" w:rsidRPr="00E77497" w:rsidRDefault="00260FF1" w:rsidP="00260FF1">
      <w:pPr>
        <w:pStyle w:val="Alg4"/>
        <w:numPr>
          <w:ilvl w:val="0"/>
          <w:numId w:val="157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38D7B76C" w14:textId="77777777" w:rsidR="00260FF1" w:rsidRPr="00E77497" w:rsidRDefault="00260FF1" w:rsidP="00260FF1">
      <w:pPr>
        <w:pStyle w:val="Alg4"/>
        <w:numPr>
          <w:ilvl w:val="0"/>
          <w:numId w:val="1573"/>
        </w:numPr>
        <w:contextualSpacing/>
      </w:pPr>
      <w:r>
        <w:t>ReturnIfAbrupt(</w:t>
      </w:r>
      <w:r>
        <w:rPr>
          <w:i/>
        </w:rPr>
        <w:t>relativeEnd</w:t>
      </w:r>
      <w:r>
        <w:t>).</w:t>
      </w:r>
    </w:p>
    <w:p w14:paraId="46A46F51" w14:textId="77777777" w:rsidR="00260FF1" w:rsidRPr="00E77497" w:rsidRDefault="00260FF1" w:rsidP="00260FF1">
      <w:pPr>
        <w:pStyle w:val="Alg4"/>
        <w:numPr>
          <w:ilvl w:val="0"/>
          <w:numId w:val="1573"/>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2D4F6266" w14:textId="77777777" w:rsidR="00260FF1" w:rsidRDefault="00260FF1" w:rsidP="00260FF1">
      <w:pPr>
        <w:pStyle w:val="Alg4"/>
        <w:numPr>
          <w:ilvl w:val="0"/>
          <w:numId w:val="1573"/>
        </w:numPr>
      </w:pPr>
      <w:r>
        <w:t xml:space="preserve">Let </w:t>
      </w:r>
      <w:r>
        <w:rPr>
          <w:i/>
          <w:iCs/>
        </w:rPr>
        <w:t>count</w:t>
      </w:r>
      <w:r>
        <w:t xml:space="preserve"> be min(</w:t>
      </w:r>
      <w:r>
        <w:rPr>
          <w:i/>
          <w:iCs/>
        </w:rPr>
        <w:t>final</w:t>
      </w:r>
      <w:r>
        <w:t>-</w:t>
      </w:r>
      <w:r>
        <w:rPr>
          <w:i/>
          <w:iCs/>
        </w:rPr>
        <w:t>from</w:t>
      </w:r>
      <w:r>
        <w:t xml:space="preserve">, </w:t>
      </w:r>
      <w:r>
        <w:rPr>
          <w:i/>
          <w:iCs/>
        </w:rPr>
        <w:t>len</w:t>
      </w:r>
      <w:r>
        <w:t>-</w:t>
      </w:r>
      <w:r>
        <w:rPr>
          <w:i/>
          <w:iCs/>
        </w:rPr>
        <w:t>to</w:t>
      </w:r>
      <w:r>
        <w:t>).</w:t>
      </w:r>
    </w:p>
    <w:p w14:paraId="597EB314" w14:textId="77777777" w:rsidR="00260FF1" w:rsidRDefault="00260FF1" w:rsidP="00260FF1">
      <w:pPr>
        <w:pStyle w:val="Alg4"/>
        <w:numPr>
          <w:ilvl w:val="0"/>
          <w:numId w:val="1573"/>
        </w:numPr>
      </w:pPr>
      <w:r>
        <w:t xml:space="preserve">If </w:t>
      </w:r>
      <w:r>
        <w:rPr>
          <w:i/>
          <w:iCs/>
        </w:rPr>
        <w:t>from</w:t>
      </w:r>
      <w:r>
        <w:t>&lt;</w:t>
      </w:r>
      <w:r>
        <w:rPr>
          <w:i/>
          <w:iCs/>
        </w:rPr>
        <w:t>to</w:t>
      </w:r>
      <w:r>
        <w:t xml:space="preserve"> and </w:t>
      </w:r>
      <w:r>
        <w:rPr>
          <w:i/>
          <w:iCs/>
        </w:rPr>
        <w:t>to&lt;from+count</w:t>
      </w:r>
    </w:p>
    <w:p w14:paraId="6CA8DFCD" w14:textId="77777777" w:rsidR="00260FF1" w:rsidRDefault="00260FF1" w:rsidP="00260FF1">
      <w:pPr>
        <w:pStyle w:val="Alg4"/>
        <w:numPr>
          <w:ilvl w:val="1"/>
          <w:numId w:val="1573"/>
        </w:numPr>
      </w:pPr>
      <w:r>
        <w:t xml:space="preserve">Let </w:t>
      </w:r>
      <w:r>
        <w:rPr>
          <w:i/>
          <w:iCs/>
        </w:rPr>
        <w:t>direction</w:t>
      </w:r>
      <w:r>
        <w:t xml:space="preserve"> = -1.</w:t>
      </w:r>
    </w:p>
    <w:p w14:paraId="259EBE00" w14:textId="77777777" w:rsidR="00260FF1" w:rsidRDefault="00260FF1" w:rsidP="00260FF1">
      <w:pPr>
        <w:pStyle w:val="Alg4"/>
        <w:numPr>
          <w:ilvl w:val="1"/>
          <w:numId w:val="1573"/>
        </w:numPr>
      </w:pPr>
      <w:r>
        <w:t xml:space="preserve">Let </w:t>
      </w:r>
      <w:r>
        <w:rPr>
          <w:i/>
          <w:iCs/>
        </w:rPr>
        <w:t>from</w:t>
      </w:r>
      <w:r>
        <w:t xml:space="preserve"> = </w:t>
      </w:r>
      <w:r>
        <w:rPr>
          <w:i/>
          <w:iCs/>
        </w:rPr>
        <w:t>from</w:t>
      </w:r>
      <w:r>
        <w:t xml:space="preserve"> + </w:t>
      </w:r>
      <w:r>
        <w:rPr>
          <w:i/>
          <w:iCs/>
        </w:rPr>
        <w:t>count</w:t>
      </w:r>
      <w:r>
        <w:t xml:space="preserve"> -1.</w:t>
      </w:r>
    </w:p>
    <w:p w14:paraId="55EBC9A9" w14:textId="77777777" w:rsidR="00260FF1" w:rsidRDefault="00260FF1" w:rsidP="00260FF1">
      <w:pPr>
        <w:pStyle w:val="Alg4"/>
        <w:numPr>
          <w:ilvl w:val="1"/>
          <w:numId w:val="1573"/>
        </w:numPr>
      </w:pPr>
      <w:r>
        <w:t xml:space="preserve">Let </w:t>
      </w:r>
      <w:r>
        <w:rPr>
          <w:i/>
          <w:iCs/>
        </w:rPr>
        <w:t>to</w:t>
      </w:r>
      <w:r>
        <w:t xml:space="preserve"> = </w:t>
      </w:r>
      <w:r>
        <w:rPr>
          <w:i/>
          <w:iCs/>
        </w:rPr>
        <w:t>to</w:t>
      </w:r>
      <w:r>
        <w:t xml:space="preserve"> + </w:t>
      </w:r>
      <w:r>
        <w:rPr>
          <w:i/>
          <w:iCs/>
        </w:rPr>
        <w:t>count</w:t>
      </w:r>
      <w:r>
        <w:t xml:space="preserve"> -1.</w:t>
      </w:r>
    </w:p>
    <w:p w14:paraId="51A4330F" w14:textId="77777777" w:rsidR="00260FF1" w:rsidRDefault="00260FF1" w:rsidP="00260FF1">
      <w:pPr>
        <w:pStyle w:val="Alg4"/>
        <w:numPr>
          <w:ilvl w:val="0"/>
          <w:numId w:val="1573"/>
        </w:numPr>
      </w:pPr>
      <w:r>
        <w:t>Else,</w:t>
      </w:r>
    </w:p>
    <w:p w14:paraId="2347980C" w14:textId="77777777" w:rsidR="00260FF1" w:rsidRDefault="00260FF1" w:rsidP="00260FF1">
      <w:pPr>
        <w:pStyle w:val="Alg4"/>
        <w:numPr>
          <w:ilvl w:val="1"/>
          <w:numId w:val="1573"/>
        </w:numPr>
      </w:pPr>
      <w:r>
        <w:t xml:space="preserve">Let </w:t>
      </w:r>
      <w:r>
        <w:rPr>
          <w:i/>
          <w:iCs/>
        </w:rPr>
        <w:t>direction</w:t>
      </w:r>
      <w:r>
        <w:t xml:space="preserve"> = 1.</w:t>
      </w:r>
    </w:p>
    <w:p w14:paraId="0CA0D6C9" w14:textId="77777777" w:rsidR="00260FF1" w:rsidRPr="00E77497" w:rsidRDefault="00260FF1" w:rsidP="00260FF1">
      <w:pPr>
        <w:pStyle w:val="Alg4"/>
        <w:numPr>
          <w:ilvl w:val="0"/>
          <w:numId w:val="1573"/>
        </w:numPr>
      </w:pPr>
      <w:r w:rsidRPr="00E77497">
        <w:t xml:space="preserve">Repeat, while </w:t>
      </w:r>
      <w:r>
        <w:rPr>
          <w:i/>
          <w:iCs/>
        </w:rPr>
        <w:t>count</w:t>
      </w:r>
      <w:r w:rsidRPr="00E77497">
        <w:t xml:space="preserve"> </w:t>
      </w:r>
      <w:r>
        <w:t>&gt;</w:t>
      </w:r>
      <w:r w:rsidRPr="00E77497">
        <w:t xml:space="preserve"> </w:t>
      </w:r>
      <w:r>
        <w:rPr>
          <w:iCs/>
        </w:rPr>
        <w:t>0</w:t>
      </w:r>
    </w:p>
    <w:p w14:paraId="115C8901" w14:textId="77777777" w:rsidR="00260FF1" w:rsidRPr="00E77497" w:rsidRDefault="00260FF1" w:rsidP="00260FF1">
      <w:pPr>
        <w:pStyle w:val="Alg4"/>
        <w:numPr>
          <w:ilvl w:val="1"/>
          <w:numId w:val="1573"/>
        </w:numPr>
      </w:pPr>
      <w:r w:rsidRPr="00E77497">
        <w:t xml:space="preserve">Let </w:t>
      </w:r>
      <w:r w:rsidRPr="00E77497">
        <w:rPr>
          <w:i/>
        </w:rPr>
        <w:t>from</w:t>
      </w:r>
      <w:r>
        <w:rPr>
          <w:i/>
        </w:rPr>
        <w:t>Key</w:t>
      </w:r>
      <w:r w:rsidRPr="00E77497">
        <w:t xml:space="preserve"> be ToString(</w:t>
      </w:r>
      <w:r>
        <w:rPr>
          <w:i/>
        </w:rPr>
        <w:t>from</w:t>
      </w:r>
      <w:r w:rsidRPr="00E77497">
        <w:t>).</w:t>
      </w:r>
    </w:p>
    <w:p w14:paraId="2600B6BE" w14:textId="77777777" w:rsidR="00260FF1" w:rsidRPr="00E77497" w:rsidRDefault="00260FF1" w:rsidP="00260FF1">
      <w:pPr>
        <w:pStyle w:val="Alg4"/>
        <w:numPr>
          <w:ilvl w:val="1"/>
          <w:numId w:val="1573"/>
        </w:numPr>
      </w:pPr>
      <w:r w:rsidRPr="00E77497">
        <w:t xml:space="preserve">Let </w:t>
      </w:r>
      <w:r w:rsidRPr="00E77497">
        <w:rPr>
          <w:i/>
        </w:rPr>
        <w:t>to</w:t>
      </w:r>
      <w:r>
        <w:rPr>
          <w:i/>
        </w:rPr>
        <w:t>Key</w:t>
      </w:r>
      <w:r w:rsidRPr="00E77497">
        <w:t xml:space="preserve"> be ToString(</w:t>
      </w:r>
      <w:r>
        <w:rPr>
          <w:i/>
        </w:rPr>
        <w:t>to</w:t>
      </w:r>
      <w:r w:rsidRPr="00E77497">
        <w:t>).</w:t>
      </w:r>
    </w:p>
    <w:p w14:paraId="046F6687" w14:textId="77777777" w:rsidR="00260FF1" w:rsidRPr="00E77497" w:rsidRDefault="00260FF1" w:rsidP="00260FF1">
      <w:pPr>
        <w:pStyle w:val="Alg4"/>
        <w:numPr>
          <w:ilvl w:val="1"/>
          <w:numId w:val="1573"/>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
        </w:rPr>
        <w:t>Key</w:t>
      </w:r>
      <w:r>
        <w:rPr>
          <w:iCs/>
        </w:rPr>
        <w:t>)</w:t>
      </w:r>
      <w:r w:rsidRPr="00E77497">
        <w:t>.</w:t>
      </w:r>
    </w:p>
    <w:p w14:paraId="40BCF1CE" w14:textId="77777777" w:rsidR="00260FF1" w:rsidRDefault="00260FF1" w:rsidP="00260FF1">
      <w:pPr>
        <w:pStyle w:val="Alg3"/>
        <w:numPr>
          <w:ilvl w:val="1"/>
          <w:numId w:val="1573"/>
        </w:numPr>
        <w:tabs>
          <w:tab w:val="left" w:pos="720"/>
        </w:tabs>
      </w:pPr>
      <w:r>
        <w:t>ReturnIfAbrupt(</w:t>
      </w:r>
      <w:r>
        <w:rPr>
          <w:i/>
          <w:iCs/>
        </w:rPr>
        <w:t>fromPresent</w:t>
      </w:r>
      <w:r>
        <w:t>).</w:t>
      </w:r>
    </w:p>
    <w:p w14:paraId="2B953E7C" w14:textId="77777777" w:rsidR="00260FF1" w:rsidRPr="00E77497" w:rsidRDefault="00260FF1" w:rsidP="00260FF1">
      <w:pPr>
        <w:pStyle w:val="Alg4"/>
        <w:numPr>
          <w:ilvl w:val="1"/>
          <w:numId w:val="1573"/>
        </w:numPr>
      </w:pPr>
      <w:r w:rsidRPr="00E77497">
        <w:t xml:space="preserve">If </w:t>
      </w:r>
      <w:r w:rsidRPr="00E77497">
        <w:rPr>
          <w:i/>
        </w:rPr>
        <w:t>fromPresent</w:t>
      </w:r>
      <w:r w:rsidRPr="00E77497">
        <w:t xml:space="preserve"> is </w:t>
      </w:r>
      <w:r w:rsidRPr="00E77497">
        <w:rPr>
          <w:b/>
        </w:rPr>
        <w:t>true</w:t>
      </w:r>
      <w:r w:rsidRPr="00E77497">
        <w:t>, then</w:t>
      </w:r>
    </w:p>
    <w:p w14:paraId="178ADBF0" w14:textId="77777777" w:rsidR="00260FF1" w:rsidRPr="00E77497" w:rsidRDefault="00260FF1" w:rsidP="00260FF1">
      <w:pPr>
        <w:pStyle w:val="Alg4"/>
        <w:numPr>
          <w:ilvl w:val="2"/>
          <w:numId w:val="1573"/>
        </w:numPr>
      </w:pPr>
      <w:r w:rsidRPr="00E77497">
        <w:t xml:space="preserve">Let </w:t>
      </w:r>
      <w:r w:rsidRPr="00E77497">
        <w:rPr>
          <w:i/>
        </w:rPr>
        <w:t>fromVal</w:t>
      </w:r>
      <w:r w:rsidRPr="00E77497">
        <w:t xml:space="preserve"> be the result of Get</w:t>
      </w:r>
      <w:r>
        <w:t>(</w:t>
      </w:r>
      <w:r w:rsidRPr="00E77497">
        <w:rPr>
          <w:i/>
        </w:rPr>
        <w:t>O</w:t>
      </w:r>
      <w:r>
        <w:t>,</w:t>
      </w:r>
      <w:r w:rsidRPr="00E77497">
        <w:t xml:space="preserve"> </w:t>
      </w:r>
      <w:r w:rsidRPr="00E77497">
        <w:rPr>
          <w:i/>
        </w:rPr>
        <w:t>from</w:t>
      </w:r>
      <w:r>
        <w:rPr>
          <w:i/>
        </w:rPr>
        <w:t>Key</w:t>
      </w:r>
      <w:r>
        <w:rPr>
          <w:iCs/>
        </w:rPr>
        <w:t>)</w:t>
      </w:r>
      <w:r w:rsidRPr="00E77497">
        <w:t>.</w:t>
      </w:r>
    </w:p>
    <w:p w14:paraId="45244534" w14:textId="77777777" w:rsidR="00260FF1" w:rsidRPr="00E77497" w:rsidRDefault="00260FF1" w:rsidP="00260FF1">
      <w:pPr>
        <w:pStyle w:val="Alg4"/>
        <w:numPr>
          <w:ilvl w:val="2"/>
          <w:numId w:val="1573"/>
        </w:numPr>
        <w:contextualSpacing/>
      </w:pPr>
      <w:r>
        <w:t>ReturnIfAbrupt(</w:t>
      </w:r>
      <w:r>
        <w:rPr>
          <w:i/>
        </w:rPr>
        <w:t>fromVal</w:t>
      </w:r>
      <w:r>
        <w:t>).</w:t>
      </w:r>
    </w:p>
    <w:p w14:paraId="1B7FAC84" w14:textId="77777777" w:rsidR="00260FF1" w:rsidRPr="00E77497" w:rsidRDefault="00260FF1" w:rsidP="00260FF1">
      <w:pPr>
        <w:pStyle w:val="Alg4"/>
        <w:numPr>
          <w:ilvl w:val="2"/>
          <w:numId w:val="1573"/>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to</w:t>
      </w:r>
      <w:r>
        <w:rPr>
          <w:i/>
        </w:rPr>
        <w:t>Key</w:t>
      </w:r>
      <w:r w:rsidRPr="00E77497">
        <w:t xml:space="preserve">, </w:t>
      </w:r>
      <w:r w:rsidRPr="00E77497">
        <w:rPr>
          <w:i/>
        </w:rPr>
        <w:t>fromVal</w:t>
      </w:r>
      <w:r w:rsidRPr="00E77497">
        <w:t xml:space="preserve">, </w:t>
      </w:r>
      <w:r w:rsidRPr="00E77497">
        <w:rPr>
          <w:b/>
        </w:rPr>
        <w:t>true</w:t>
      </w:r>
      <w:r>
        <w:rPr>
          <w:bCs/>
        </w:rPr>
        <w:t>)</w:t>
      </w:r>
      <w:r w:rsidRPr="00E77497">
        <w:t>.</w:t>
      </w:r>
    </w:p>
    <w:p w14:paraId="0C0A0884" w14:textId="77777777" w:rsidR="00260FF1" w:rsidRPr="00E77497" w:rsidRDefault="00260FF1" w:rsidP="00260FF1">
      <w:pPr>
        <w:pStyle w:val="Alg4"/>
        <w:numPr>
          <w:ilvl w:val="2"/>
          <w:numId w:val="1573"/>
        </w:numPr>
        <w:contextualSpacing/>
      </w:pPr>
      <w:r>
        <w:t>ReturnIfAbrupt(</w:t>
      </w:r>
      <w:r>
        <w:rPr>
          <w:i/>
        </w:rPr>
        <w:t>putStatus</w:t>
      </w:r>
      <w:r>
        <w:t>).</w:t>
      </w:r>
    </w:p>
    <w:p w14:paraId="77F56B25" w14:textId="77777777" w:rsidR="00260FF1" w:rsidRPr="00E77497" w:rsidRDefault="00260FF1" w:rsidP="00260FF1">
      <w:pPr>
        <w:pStyle w:val="Alg4"/>
        <w:numPr>
          <w:ilvl w:val="1"/>
          <w:numId w:val="1573"/>
        </w:numPr>
      </w:pPr>
      <w:r w:rsidRPr="00E77497">
        <w:t xml:space="preserve">Else </w:t>
      </w:r>
      <w:r w:rsidRPr="00E77497">
        <w:rPr>
          <w:i/>
        </w:rPr>
        <w:t>fromPresent</w:t>
      </w:r>
      <w:r w:rsidRPr="00E77497">
        <w:t xml:space="preserve"> is </w:t>
      </w:r>
      <w:r w:rsidRPr="00E77497">
        <w:rPr>
          <w:b/>
        </w:rPr>
        <w:t>false</w:t>
      </w:r>
      <w:r w:rsidRPr="00E77497">
        <w:t>,</w:t>
      </w:r>
    </w:p>
    <w:p w14:paraId="1D1C5751" w14:textId="77777777" w:rsidR="00260FF1" w:rsidRPr="00E77497" w:rsidRDefault="00260FF1" w:rsidP="00260FF1">
      <w:pPr>
        <w:pStyle w:val="Alg4"/>
        <w:numPr>
          <w:ilvl w:val="2"/>
          <w:numId w:val="1573"/>
        </w:numPr>
      </w:pPr>
      <w:r>
        <w:t xml:space="preserve">Let </w:t>
      </w:r>
      <w:r>
        <w:rPr>
          <w:i/>
        </w:rPr>
        <w:t>delete</w:t>
      </w:r>
      <w:r w:rsidRPr="00377713">
        <w:rPr>
          <w:i/>
        </w:rPr>
        <w:t>Status</w:t>
      </w:r>
      <w:r>
        <w:t xml:space="preserve"> be the result of </w:t>
      </w:r>
      <w:r w:rsidRPr="00E77497">
        <w:t>Delete</w:t>
      </w:r>
      <w:r>
        <w:t>PropertyOrThrow(</w:t>
      </w:r>
      <w:r w:rsidRPr="00E77497">
        <w:rPr>
          <w:i/>
        </w:rPr>
        <w:t>O</w:t>
      </w:r>
      <w:r>
        <w:rPr>
          <w:iCs/>
        </w:rPr>
        <w:t>,</w:t>
      </w:r>
      <w:r w:rsidRPr="00E77497">
        <w:t xml:space="preserve"> </w:t>
      </w:r>
      <w:r w:rsidRPr="00E77497">
        <w:rPr>
          <w:i/>
        </w:rPr>
        <w:t>to</w:t>
      </w:r>
      <w:r>
        <w:rPr>
          <w:i/>
        </w:rPr>
        <w:t>Key</w:t>
      </w:r>
      <w:r>
        <w:t>)</w:t>
      </w:r>
      <w:r w:rsidRPr="00E77497">
        <w:t>.</w:t>
      </w:r>
    </w:p>
    <w:p w14:paraId="634E6F0D" w14:textId="77777777" w:rsidR="00260FF1" w:rsidRPr="00E77497" w:rsidRDefault="00260FF1" w:rsidP="00260FF1">
      <w:pPr>
        <w:pStyle w:val="Alg4"/>
        <w:numPr>
          <w:ilvl w:val="2"/>
          <w:numId w:val="1573"/>
        </w:numPr>
        <w:contextualSpacing/>
      </w:pPr>
      <w:r>
        <w:t>ReturnIfAbrupt(</w:t>
      </w:r>
      <w:r>
        <w:rPr>
          <w:i/>
        </w:rPr>
        <w:t>deleteStatus</w:t>
      </w:r>
      <w:r>
        <w:t>).</w:t>
      </w:r>
    </w:p>
    <w:p w14:paraId="53074181" w14:textId="77777777" w:rsidR="00260FF1" w:rsidRDefault="00260FF1" w:rsidP="00260FF1">
      <w:pPr>
        <w:pStyle w:val="Alg4"/>
        <w:numPr>
          <w:ilvl w:val="1"/>
          <w:numId w:val="1573"/>
        </w:numPr>
      </w:pPr>
      <w:r>
        <w:t xml:space="preserve">Let </w:t>
      </w:r>
      <w:r>
        <w:rPr>
          <w:i/>
          <w:iCs/>
        </w:rPr>
        <w:t>from</w:t>
      </w:r>
      <w:r>
        <w:t xml:space="preserve"> be </w:t>
      </w:r>
      <w:r>
        <w:rPr>
          <w:i/>
          <w:iCs/>
        </w:rPr>
        <w:t>from</w:t>
      </w:r>
      <w:r>
        <w:t xml:space="preserve"> + </w:t>
      </w:r>
      <w:r>
        <w:rPr>
          <w:i/>
          <w:iCs/>
        </w:rPr>
        <w:t>direction</w:t>
      </w:r>
      <w:r>
        <w:t>.</w:t>
      </w:r>
    </w:p>
    <w:p w14:paraId="5868CE66" w14:textId="77777777" w:rsidR="00260FF1" w:rsidRPr="00E77497" w:rsidRDefault="00260FF1" w:rsidP="00260FF1">
      <w:pPr>
        <w:pStyle w:val="Alg4"/>
        <w:numPr>
          <w:ilvl w:val="1"/>
          <w:numId w:val="1573"/>
        </w:numPr>
      </w:pPr>
      <w:r>
        <w:t xml:space="preserve">Let </w:t>
      </w:r>
      <w:r>
        <w:rPr>
          <w:i/>
          <w:iCs/>
        </w:rPr>
        <w:t>to</w:t>
      </w:r>
      <w:r>
        <w:t xml:space="preserve"> be </w:t>
      </w:r>
      <w:r>
        <w:rPr>
          <w:i/>
          <w:iCs/>
        </w:rPr>
        <w:t>to</w:t>
      </w:r>
      <w:r>
        <w:t xml:space="preserve"> + </w:t>
      </w:r>
      <w:r>
        <w:rPr>
          <w:i/>
          <w:iCs/>
        </w:rPr>
        <w:t>direction</w:t>
      </w:r>
      <w:r>
        <w:t>.</w:t>
      </w:r>
    </w:p>
    <w:p w14:paraId="47C30568" w14:textId="77777777" w:rsidR="00260FF1" w:rsidRPr="00E77497" w:rsidRDefault="00260FF1" w:rsidP="00260FF1">
      <w:pPr>
        <w:pStyle w:val="Alg4"/>
        <w:numPr>
          <w:ilvl w:val="1"/>
          <w:numId w:val="1573"/>
        </w:numPr>
      </w:pPr>
      <w:r>
        <w:t xml:space="preserve">Let </w:t>
      </w:r>
      <w:r>
        <w:rPr>
          <w:i/>
          <w:iCs/>
        </w:rPr>
        <w:t>count</w:t>
      </w:r>
      <w:r>
        <w:t xml:space="preserve"> be </w:t>
      </w:r>
      <w:r>
        <w:rPr>
          <w:i/>
          <w:iCs/>
        </w:rPr>
        <w:t>count</w:t>
      </w:r>
      <w:r>
        <w:t xml:space="preserve"> - 1.</w:t>
      </w:r>
    </w:p>
    <w:p w14:paraId="1FB34545" w14:textId="77777777" w:rsidR="00260FF1" w:rsidRPr="00E77497" w:rsidRDefault="00260FF1" w:rsidP="00260FF1">
      <w:pPr>
        <w:pStyle w:val="Alg4"/>
        <w:numPr>
          <w:ilvl w:val="0"/>
          <w:numId w:val="1573"/>
        </w:numPr>
        <w:spacing w:after="220"/>
      </w:pPr>
      <w:r w:rsidRPr="00E77497">
        <w:t xml:space="preserve">Return </w:t>
      </w:r>
      <w:r>
        <w:rPr>
          <w:i/>
        </w:rPr>
        <w:t>O</w:t>
      </w:r>
      <w:r w:rsidRPr="00E77497">
        <w:t>.</w:t>
      </w:r>
    </w:p>
    <w:p w14:paraId="3B751D6A"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r>
        <w:rPr>
          <w:rFonts w:ascii="Courier New" w:hAnsi="Courier New"/>
          <w:b/>
        </w:rPr>
        <w:t>fill</w:t>
      </w:r>
      <w:r w:rsidRPr="00E77497">
        <w:t xml:space="preserve"> method is </w:t>
      </w:r>
      <w:r>
        <w:rPr>
          <w:b/>
        </w:rPr>
        <w:t>2</w:t>
      </w:r>
      <w:r w:rsidRPr="00E77497">
        <w:t>.</w:t>
      </w:r>
    </w:p>
    <w:p w14:paraId="16F651F0" w14:textId="77777777" w:rsidR="00260FF1" w:rsidRPr="00E77497" w:rsidRDefault="00260FF1" w:rsidP="00260FF1">
      <w:pPr>
        <w:pStyle w:val="Note"/>
      </w:pPr>
      <w:r>
        <w:t>NOTE 1</w:t>
      </w:r>
      <w:r>
        <w:tab/>
      </w:r>
      <w:r w:rsidRPr="00E77497">
        <w:t xml:space="preserve">The </w:t>
      </w:r>
      <w:r w:rsidRPr="00DE27EB">
        <w:rPr>
          <w:rFonts w:ascii="Courier New" w:hAnsi="Courier New"/>
          <w:b/>
        </w:rPr>
        <w:t xml:space="preserve">copyWith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DE27EB">
        <w:rPr>
          <w:rFonts w:ascii="Courier New" w:hAnsi="Courier New"/>
          <w:b/>
        </w:rPr>
        <w:t xml:space="preserve">copyWith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2B22348" w14:textId="77777777" w:rsidR="00260FF1" w:rsidRDefault="00260FF1" w:rsidP="00260FF1">
      <w:pPr>
        <w:pStyle w:val="40"/>
      </w:pPr>
      <w:bookmarkStart w:id="5348" w:name="_Ref366080787"/>
      <w:r w:rsidRPr="00714C7E">
        <w:t>Array.prototype.entries ( )</w:t>
      </w:r>
      <w:bookmarkEnd w:id="5348"/>
    </w:p>
    <w:p w14:paraId="07003263" w14:textId="77777777" w:rsidR="00260FF1" w:rsidRPr="00E77497" w:rsidRDefault="00260FF1" w:rsidP="00260FF1">
      <w:r w:rsidRPr="00E77497">
        <w:t>The following steps are taken:</w:t>
      </w:r>
    </w:p>
    <w:p w14:paraId="2D99C068" w14:textId="77777777" w:rsidR="00260FF1" w:rsidRPr="00E77497" w:rsidRDefault="00260FF1" w:rsidP="00260FF1">
      <w:pPr>
        <w:pStyle w:val="Alg4"/>
        <w:numPr>
          <w:ilvl w:val="0"/>
          <w:numId w:val="988"/>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7E772857" w14:textId="77777777" w:rsidR="00260FF1" w:rsidRPr="00E77497" w:rsidRDefault="00260FF1" w:rsidP="00260FF1">
      <w:pPr>
        <w:pStyle w:val="Alg4"/>
        <w:numPr>
          <w:ilvl w:val="0"/>
          <w:numId w:val="988"/>
        </w:numPr>
      </w:pPr>
      <w:r>
        <w:t>ReturnIfAbrupt(</w:t>
      </w:r>
      <w:r>
        <w:rPr>
          <w:i/>
        </w:rPr>
        <w:t>O</w:t>
      </w:r>
      <w:r>
        <w:t>).</w:t>
      </w:r>
    </w:p>
    <w:p w14:paraId="3C538901" w14:textId="77777777" w:rsidR="00260FF1" w:rsidRDefault="00260FF1" w:rsidP="00260FF1">
      <w:pPr>
        <w:pStyle w:val="Alg4"/>
        <w:numPr>
          <w:ilvl w:val="0"/>
          <w:numId w:val="988"/>
        </w:numPr>
        <w:spacing w:after="280"/>
      </w:pPr>
      <w:r>
        <w:t xml:space="preserve">Return the result of calling the CreateArrayIterator abstract operation with arguments </w:t>
      </w:r>
      <w:r>
        <w:rPr>
          <w:i/>
        </w:rPr>
        <w:t>O</w:t>
      </w:r>
      <w:r>
        <w:t xml:space="preserve"> and </w:t>
      </w:r>
      <w:r w:rsidRPr="00E77497">
        <w:rPr>
          <w:b/>
        </w:rPr>
        <w:t>"</w:t>
      </w:r>
      <w:r>
        <w:rPr>
          <w:rFonts w:ascii="Courier New" w:hAnsi="Courier New" w:cs="Courier New"/>
          <w:b/>
        </w:rPr>
        <w:t>key+value</w:t>
      </w:r>
      <w:r w:rsidRPr="00E77497">
        <w:rPr>
          <w:b/>
        </w:rPr>
        <w:t>"</w:t>
      </w:r>
      <w:r>
        <w:t>.</w:t>
      </w:r>
    </w:p>
    <w:p w14:paraId="6BBBC31A" w14:textId="77777777" w:rsidR="00260FF1" w:rsidRDefault="00260FF1" w:rsidP="00260FF1">
      <w:pPr>
        <w:pStyle w:val="40"/>
      </w:pPr>
      <w:bookmarkStart w:id="5349" w:name="_Ref366080386"/>
      <w:r w:rsidRPr="00E77497">
        <w:t>Array.prototype.every ( callbackfn [ , thisArg ] )</w:t>
      </w:r>
      <w:bookmarkEnd w:id="5349"/>
    </w:p>
    <w:p w14:paraId="1D38B130" w14:textId="77777777"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22F231EA"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4071AFAE" w14:textId="77777777"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14:paraId="646D7F99" w14:textId="77777777" w:rsidR="00260FF1" w:rsidRPr="00E77497" w:rsidRDefault="00260FF1" w:rsidP="00260FF1">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57C5052B" w14:textId="77777777" w:rsidR="00260FF1" w:rsidRPr="00E77497" w:rsidRDefault="00260FF1" w:rsidP="00260FF1">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3C6434BD" w14:textId="77777777" w:rsidR="00260FF1" w:rsidRPr="00E77497" w:rsidRDefault="00260FF1" w:rsidP="00260FF1">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6B4802A3" w14:textId="77777777" w:rsidR="00260FF1" w:rsidRPr="00E77497" w:rsidRDefault="00260FF1" w:rsidP="00260FF1">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49A0819" w14:textId="77777777" w:rsidR="00260FF1" w:rsidRDefault="00260FF1" w:rsidP="00260FF1">
      <w:pPr>
        <w:pStyle w:val="Alg4"/>
        <w:numPr>
          <w:ilvl w:val="0"/>
          <w:numId w:val="214"/>
        </w:numPr>
      </w:pPr>
      <w:r>
        <w:t>ReturnIfAbrupt(</w:t>
      </w:r>
      <w:r>
        <w:rPr>
          <w:i/>
        </w:rPr>
        <w:t>O</w:t>
      </w:r>
      <w:r>
        <w:t>).</w:t>
      </w:r>
    </w:p>
    <w:p w14:paraId="64357BAD" w14:textId="77777777" w:rsidR="00260FF1" w:rsidRPr="00E77497" w:rsidRDefault="00260FF1" w:rsidP="00260FF1">
      <w:pPr>
        <w:pStyle w:val="Alg4"/>
        <w:numPr>
          <w:ilvl w:val="0"/>
          <w:numId w:val="214"/>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72D67875" w14:textId="77777777" w:rsidR="00260FF1" w:rsidRPr="00E77497" w:rsidRDefault="00260FF1" w:rsidP="00260FF1">
      <w:pPr>
        <w:pStyle w:val="Alg4"/>
        <w:numPr>
          <w:ilvl w:val="0"/>
          <w:numId w:val="21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28D80DD3" w14:textId="77777777" w:rsidR="00260FF1" w:rsidRPr="00E77497" w:rsidRDefault="00260FF1" w:rsidP="00260FF1">
      <w:pPr>
        <w:pStyle w:val="Alg4"/>
        <w:numPr>
          <w:ilvl w:val="0"/>
          <w:numId w:val="214"/>
        </w:numPr>
        <w:contextualSpacing/>
      </w:pPr>
      <w:r>
        <w:t>ReturnIfAbrupt(</w:t>
      </w:r>
      <w:r w:rsidRPr="00E77497">
        <w:rPr>
          <w:i/>
        </w:rPr>
        <w:t>len</w:t>
      </w:r>
      <w:r>
        <w:t>).</w:t>
      </w:r>
    </w:p>
    <w:p w14:paraId="03973218" w14:textId="77777777" w:rsidR="00260FF1" w:rsidRPr="00E77497" w:rsidRDefault="00260FF1" w:rsidP="00260FF1">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A697F69" w14:textId="77777777" w:rsidR="00260FF1" w:rsidRPr="00E77497" w:rsidRDefault="00260FF1" w:rsidP="00260FF1">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C49BDEE" w14:textId="77777777" w:rsidR="00260FF1" w:rsidRPr="00E77497" w:rsidRDefault="00260FF1" w:rsidP="00260FF1">
      <w:pPr>
        <w:pStyle w:val="Alg4"/>
        <w:numPr>
          <w:ilvl w:val="0"/>
          <w:numId w:val="214"/>
        </w:numPr>
      </w:pPr>
      <w:r w:rsidRPr="00E77497">
        <w:t xml:space="preserve">Let </w:t>
      </w:r>
      <w:r w:rsidRPr="00E77497">
        <w:rPr>
          <w:i/>
        </w:rPr>
        <w:t>k</w:t>
      </w:r>
      <w:r w:rsidRPr="00E77497">
        <w:t xml:space="preserve"> be 0.</w:t>
      </w:r>
    </w:p>
    <w:p w14:paraId="540824AF" w14:textId="77777777" w:rsidR="00260FF1" w:rsidRPr="00E77497" w:rsidRDefault="00260FF1" w:rsidP="00260FF1">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14:paraId="57742384" w14:textId="77777777" w:rsidR="00260FF1" w:rsidRPr="00E77497" w:rsidRDefault="00260FF1" w:rsidP="00260FF1">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14:paraId="1D8365E8" w14:textId="77777777" w:rsidR="00260FF1" w:rsidRPr="00E77497" w:rsidRDefault="00260FF1" w:rsidP="00260FF1">
      <w:pPr>
        <w:pStyle w:val="Alg4"/>
        <w:numPr>
          <w:ilvl w:val="1"/>
          <w:numId w:val="214"/>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sidRPr="00A30692">
        <w:rPr>
          <w:iCs/>
        </w:rPr>
        <w:t>)</w:t>
      </w:r>
      <w:r w:rsidRPr="00E77497">
        <w:t>.</w:t>
      </w:r>
    </w:p>
    <w:p w14:paraId="54E93EC9" w14:textId="77777777" w:rsidR="00260FF1" w:rsidRDefault="00260FF1" w:rsidP="00260FF1">
      <w:pPr>
        <w:pStyle w:val="Alg4"/>
        <w:numPr>
          <w:ilvl w:val="1"/>
          <w:numId w:val="214"/>
        </w:numPr>
      </w:pPr>
      <w:r>
        <w:t>ReturnIfAbrupt(</w:t>
      </w:r>
      <w:r>
        <w:rPr>
          <w:i/>
          <w:iCs/>
        </w:rPr>
        <w:t>kPresent</w:t>
      </w:r>
      <w:r>
        <w:t>).</w:t>
      </w:r>
    </w:p>
    <w:p w14:paraId="131A8621" w14:textId="77777777" w:rsidR="00260FF1" w:rsidRPr="00E77497" w:rsidRDefault="00260FF1" w:rsidP="00260FF1">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14:paraId="7B98630C" w14:textId="77777777" w:rsidR="00260FF1" w:rsidRPr="00E77497" w:rsidRDefault="00260FF1" w:rsidP="00260FF1">
      <w:pPr>
        <w:pStyle w:val="Alg4"/>
        <w:numPr>
          <w:ilvl w:val="2"/>
          <w:numId w:val="214"/>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201CB301" w14:textId="77777777" w:rsidR="00260FF1" w:rsidRPr="00E77497" w:rsidRDefault="00260FF1" w:rsidP="00260FF1">
      <w:pPr>
        <w:pStyle w:val="Alg4"/>
        <w:numPr>
          <w:ilvl w:val="2"/>
          <w:numId w:val="214"/>
        </w:numPr>
        <w:contextualSpacing/>
      </w:pPr>
      <w:r>
        <w:t>ReturnIfAbrupt(</w:t>
      </w:r>
      <w:r>
        <w:rPr>
          <w:i/>
        </w:rPr>
        <w:t>kValue</w:t>
      </w:r>
      <w:r>
        <w:t>).</w:t>
      </w:r>
    </w:p>
    <w:p w14:paraId="080BF9B8" w14:textId="77777777" w:rsidR="00260FF1" w:rsidRPr="00E77497" w:rsidRDefault="00260FF1" w:rsidP="00260FF1">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 List</w:t>
      </w:r>
      <w:r w:rsidRPr="00E77497">
        <w:t xml:space="preserve">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4E77BED7" w14:textId="77777777" w:rsidR="00260FF1" w:rsidRPr="00E77497" w:rsidRDefault="00260FF1" w:rsidP="00260FF1">
      <w:pPr>
        <w:pStyle w:val="Alg4"/>
        <w:numPr>
          <w:ilvl w:val="2"/>
          <w:numId w:val="214"/>
        </w:numPr>
        <w:contextualSpacing/>
      </w:pPr>
      <w:r>
        <w:t>ReturnIfAbrupt(</w:t>
      </w:r>
      <w:r>
        <w:rPr>
          <w:i/>
        </w:rPr>
        <w:t>testResult</w:t>
      </w:r>
      <w:r>
        <w:t>).</w:t>
      </w:r>
    </w:p>
    <w:p w14:paraId="62E12461" w14:textId="77777777" w:rsidR="00260FF1" w:rsidRPr="00E77497" w:rsidRDefault="00260FF1" w:rsidP="00260FF1">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723D9B1D" w14:textId="77777777" w:rsidR="00260FF1" w:rsidRPr="00E77497" w:rsidRDefault="00260FF1" w:rsidP="00260FF1">
      <w:pPr>
        <w:pStyle w:val="Alg4"/>
        <w:numPr>
          <w:ilvl w:val="1"/>
          <w:numId w:val="214"/>
        </w:numPr>
      </w:pPr>
      <w:r w:rsidRPr="00E77497">
        <w:t xml:space="preserve">Increase </w:t>
      </w:r>
      <w:r w:rsidRPr="00E77497">
        <w:rPr>
          <w:i/>
        </w:rPr>
        <w:t>k</w:t>
      </w:r>
      <w:r w:rsidRPr="00E77497">
        <w:t xml:space="preserve"> by 1.</w:t>
      </w:r>
    </w:p>
    <w:p w14:paraId="4074ADBB" w14:textId="77777777" w:rsidR="00260FF1" w:rsidRPr="00E77497" w:rsidRDefault="00260FF1" w:rsidP="00260FF1">
      <w:pPr>
        <w:pStyle w:val="Alg4"/>
        <w:numPr>
          <w:ilvl w:val="0"/>
          <w:numId w:val="214"/>
        </w:numPr>
        <w:spacing w:after="120"/>
      </w:pPr>
      <w:r w:rsidRPr="00E77497">
        <w:t xml:space="preserve">Return </w:t>
      </w:r>
      <w:r w:rsidRPr="00E77497">
        <w:rPr>
          <w:b/>
        </w:rPr>
        <w:t>true</w:t>
      </w:r>
      <w:r w:rsidRPr="00E77497">
        <w:t>.</w:t>
      </w:r>
    </w:p>
    <w:p w14:paraId="5739C50F"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5E49C064"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4E66A467" w14:textId="77777777" w:rsidR="00260FF1" w:rsidRPr="00E77497" w:rsidRDefault="00260FF1" w:rsidP="00260FF1">
      <w:pPr>
        <w:pStyle w:val="40"/>
      </w:pPr>
      <w:bookmarkStart w:id="5350" w:name="_Ref366080808"/>
      <w:r w:rsidRPr="00E77497">
        <w:t>Array.prototype.</w:t>
      </w:r>
      <w:r>
        <w:t>fill</w:t>
      </w:r>
      <w:r w:rsidRPr="00E77497">
        <w:t xml:space="preserve"> (</w:t>
      </w:r>
      <w:r>
        <w:t xml:space="preserve">value, </w:t>
      </w:r>
      <w:r w:rsidRPr="00E77497">
        <w:t>start</w:t>
      </w:r>
      <w:r>
        <w:t xml:space="preserve"> = 0</w:t>
      </w:r>
      <w:r w:rsidRPr="00E77497">
        <w:t>, end</w:t>
      </w:r>
      <w:r>
        <w:t xml:space="preserve"> = this.length</w:t>
      </w:r>
      <w:r w:rsidRPr="00E77497">
        <w:t>)</w:t>
      </w:r>
      <w:bookmarkEnd w:id="5350"/>
    </w:p>
    <w:p w14:paraId="52BDE8B8" w14:textId="77777777" w:rsidR="00260FF1" w:rsidRPr="00E77497" w:rsidRDefault="00260FF1" w:rsidP="00260FF1">
      <w:r w:rsidRPr="00E77497">
        <w:t xml:space="preserve">The </w:t>
      </w:r>
      <w:r>
        <w:rPr>
          <w:rFonts w:ascii="Courier New" w:hAnsi="Courier New"/>
          <w:b/>
        </w:rPr>
        <w:t>fill</w:t>
      </w:r>
      <w:r w:rsidRPr="00E77497">
        <w:t xml:space="preserve"> method takes </w:t>
      </w:r>
      <w:r>
        <w:t>up to three</w:t>
      </w:r>
      <w:r w:rsidRPr="00E77497">
        <w:t xml:space="preserve"> arguments</w:t>
      </w:r>
      <w:r>
        <w:t xml:space="preserve"> </w:t>
      </w:r>
      <w:r w:rsidRPr="005F26F0">
        <w:rPr>
          <w:rFonts w:ascii="Times New Roman" w:hAnsi="Times New Roman"/>
          <w:i/>
        </w:rPr>
        <w:t>value</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start</w:t>
      </w:r>
      <w:r>
        <w:rPr>
          <w:i/>
          <w:iCs/>
        </w:rPr>
        <w:t xml:space="preserve"> </w:t>
      </w:r>
      <w:r w:rsidRPr="005F26F0">
        <w:t>and</w:t>
      </w:r>
      <w:r>
        <w:rPr>
          <w:i/>
          <w:iCs/>
        </w:rPr>
        <w:t xml:space="preserve"> </w:t>
      </w:r>
      <w:r w:rsidRPr="005F26F0">
        <w:rPr>
          <w:rFonts w:ascii="Times New Roman" w:hAnsi="Times New Roman"/>
          <w:i/>
        </w:rPr>
        <w:t>end</w:t>
      </w:r>
      <w:r>
        <w:t xml:space="preserve"> arguments are optional with default values of 0 and the length of the </w:t>
      </w:r>
      <w:r w:rsidRPr="00C25482">
        <w:rPr>
          <w:b/>
          <w:bCs/>
        </w:rPr>
        <w:t>this</w:t>
      </w:r>
      <w:r>
        <w:t xml:space="preserve"> object. </w:t>
      </w:r>
      <w:r w:rsidRPr="00E77497">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14:paraId="5A95CADC" w14:textId="77777777" w:rsidR="00260FF1" w:rsidRPr="00E77497" w:rsidRDefault="00260FF1" w:rsidP="00260FF1">
      <w:pPr>
        <w:pStyle w:val="Alg4"/>
        <w:numPr>
          <w:ilvl w:val="0"/>
          <w:numId w:val="157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F9448F7" w14:textId="77777777" w:rsidR="00260FF1" w:rsidRDefault="00260FF1" w:rsidP="00260FF1">
      <w:pPr>
        <w:pStyle w:val="Alg4"/>
        <w:numPr>
          <w:ilvl w:val="0"/>
          <w:numId w:val="1572"/>
        </w:numPr>
      </w:pPr>
      <w:r>
        <w:t>ReturnIfAbrupt(</w:t>
      </w:r>
      <w:r>
        <w:rPr>
          <w:i/>
        </w:rPr>
        <w:t>O</w:t>
      </w:r>
      <w:r>
        <w:t>).</w:t>
      </w:r>
    </w:p>
    <w:p w14:paraId="36C00CEA" w14:textId="77777777" w:rsidR="00260FF1" w:rsidRPr="00E77497" w:rsidRDefault="00260FF1" w:rsidP="00260FF1">
      <w:pPr>
        <w:pStyle w:val="Alg4"/>
        <w:numPr>
          <w:ilvl w:val="0"/>
          <w:numId w:val="157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00BC370B" w14:textId="77777777" w:rsidR="00260FF1" w:rsidRPr="00E77497" w:rsidRDefault="00260FF1" w:rsidP="00260FF1">
      <w:pPr>
        <w:pStyle w:val="Alg4"/>
        <w:numPr>
          <w:ilvl w:val="0"/>
          <w:numId w:val="157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4F983FCA" w14:textId="77777777" w:rsidR="00260FF1" w:rsidRPr="00E77497" w:rsidRDefault="00260FF1" w:rsidP="00260FF1">
      <w:pPr>
        <w:pStyle w:val="Alg4"/>
        <w:numPr>
          <w:ilvl w:val="0"/>
          <w:numId w:val="1572"/>
        </w:numPr>
        <w:contextualSpacing/>
      </w:pPr>
      <w:r>
        <w:t>ReturnIfAbrupt(</w:t>
      </w:r>
      <w:r w:rsidRPr="00E77497">
        <w:rPr>
          <w:i/>
        </w:rPr>
        <w:t>len</w:t>
      </w:r>
      <w:r>
        <w:t>).</w:t>
      </w:r>
    </w:p>
    <w:p w14:paraId="1ED41B54" w14:textId="77777777" w:rsidR="00260FF1" w:rsidRDefault="00260FF1" w:rsidP="00260FF1">
      <w:pPr>
        <w:pStyle w:val="Alg4"/>
        <w:numPr>
          <w:ilvl w:val="0"/>
          <w:numId w:val="1572"/>
        </w:numPr>
      </w:pPr>
      <w:r>
        <w:t xml:space="preserve">Let </w:t>
      </w:r>
      <w:r>
        <w:rPr>
          <w:i/>
          <w:iCs/>
        </w:rPr>
        <w:t>len</w:t>
      </w:r>
      <w:r>
        <w:t xml:space="preserve"> be max(</w:t>
      </w:r>
      <w:r>
        <w:rPr>
          <w:i/>
          <w:iCs/>
        </w:rPr>
        <w:t>len</w:t>
      </w:r>
      <w:r>
        <w:t>, 0).</w:t>
      </w:r>
    </w:p>
    <w:p w14:paraId="4A291685" w14:textId="77777777" w:rsidR="00260FF1" w:rsidRPr="00E77497" w:rsidRDefault="00260FF1" w:rsidP="00260FF1">
      <w:pPr>
        <w:pStyle w:val="Alg4"/>
        <w:numPr>
          <w:ilvl w:val="0"/>
          <w:numId w:val="1572"/>
        </w:numPr>
      </w:pPr>
      <w:r w:rsidRPr="00E77497">
        <w:t xml:space="preserve">Let </w:t>
      </w:r>
      <w:r w:rsidRPr="00E77497">
        <w:rPr>
          <w:i/>
        </w:rPr>
        <w:t>relativeStart</w:t>
      </w:r>
      <w:r w:rsidRPr="00E77497">
        <w:t xml:space="preserve"> be ToInteger(</w:t>
      </w:r>
      <w:r w:rsidRPr="00E77497">
        <w:rPr>
          <w:i/>
        </w:rPr>
        <w:t>start</w:t>
      </w:r>
      <w:r w:rsidRPr="00E77497">
        <w:t>).</w:t>
      </w:r>
    </w:p>
    <w:p w14:paraId="2551BE37" w14:textId="77777777" w:rsidR="00260FF1" w:rsidRPr="00E77497" w:rsidRDefault="00260FF1" w:rsidP="00260FF1">
      <w:pPr>
        <w:pStyle w:val="Alg4"/>
        <w:numPr>
          <w:ilvl w:val="0"/>
          <w:numId w:val="1572"/>
        </w:numPr>
        <w:contextualSpacing/>
      </w:pPr>
      <w:r>
        <w:t>ReturnIfAbrupt(</w:t>
      </w:r>
      <w:r>
        <w:rPr>
          <w:i/>
        </w:rPr>
        <w:t>relativeStart</w:t>
      </w:r>
      <w:r>
        <w:t>).</w:t>
      </w:r>
    </w:p>
    <w:p w14:paraId="4BFB0BE9" w14:textId="77777777" w:rsidR="00260FF1" w:rsidRPr="00E77497" w:rsidRDefault="00260FF1" w:rsidP="00260FF1">
      <w:pPr>
        <w:pStyle w:val="Alg4"/>
        <w:numPr>
          <w:ilvl w:val="0"/>
          <w:numId w:val="1572"/>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7904D1DE" w14:textId="77777777" w:rsidR="00260FF1" w:rsidRPr="00E77497" w:rsidRDefault="00260FF1" w:rsidP="00260FF1">
      <w:pPr>
        <w:pStyle w:val="Alg4"/>
        <w:numPr>
          <w:ilvl w:val="0"/>
          <w:numId w:val="1572"/>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48F424E3" w14:textId="77777777" w:rsidR="00260FF1" w:rsidRPr="00E77497" w:rsidRDefault="00260FF1" w:rsidP="00260FF1">
      <w:pPr>
        <w:pStyle w:val="Alg4"/>
        <w:numPr>
          <w:ilvl w:val="0"/>
          <w:numId w:val="1572"/>
        </w:numPr>
        <w:contextualSpacing/>
      </w:pPr>
      <w:r>
        <w:t>ReturnIfAbrupt(</w:t>
      </w:r>
      <w:r>
        <w:rPr>
          <w:i/>
        </w:rPr>
        <w:t>relativeEnd</w:t>
      </w:r>
      <w:r>
        <w:t>).</w:t>
      </w:r>
    </w:p>
    <w:p w14:paraId="59380064" w14:textId="77777777" w:rsidR="00260FF1" w:rsidRPr="00E77497" w:rsidRDefault="00260FF1" w:rsidP="00260FF1">
      <w:pPr>
        <w:pStyle w:val="Alg4"/>
        <w:numPr>
          <w:ilvl w:val="0"/>
          <w:numId w:val="1572"/>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5473D3B2" w14:textId="77777777" w:rsidR="00260FF1" w:rsidRPr="00E77497" w:rsidRDefault="00260FF1" w:rsidP="00260FF1">
      <w:pPr>
        <w:pStyle w:val="Alg4"/>
        <w:numPr>
          <w:ilvl w:val="0"/>
          <w:numId w:val="1572"/>
        </w:numPr>
      </w:pPr>
      <w:r w:rsidRPr="00E77497">
        <w:t xml:space="preserve">Repeat, while </w:t>
      </w:r>
      <w:r w:rsidRPr="00E77497">
        <w:rPr>
          <w:i/>
        </w:rPr>
        <w:t>k</w:t>
      </w:r>
      <w:r w:rsidRPr="00E77497">
        <w:t xml:space="preserve"> &lt; </w:t>
      </w:r>
      <w:r w:rsidRPr="00E77497">
        <w:rPr>
          <w:i/>
        </w:rPr>
        <w:t>final</w:t>
      </w:r>
    </w:p>
    <w:p w14:paraId="7A8D258F" w14:textId="77777777" w:rsidR="00260FF1" w:rsidRPr="00E77497" w:rsidRDefault="00260FF1" w:rsidP="00260FF1">
      <w:pPr>
        <w:pStyle w:val="Alg4"/>
        <w:numPr>
          <w:ilvl w:val="1"/>
          <w:numId w:val="1572"/>
        </w:numPr>
      </w:pPr>
      <w:r w:rsidRPr="00E77497">
        <w:t xml:space="preserve">Let </w:t>
      </w:r>
      <w:r w:rsidRPr="00E77497">
        <w:rPr>
          <w:i/>
        </w:rPr>
        <w:t>Pk</w:t>
      </w:r>
      <w:r w:rsidRPr="00E77497">
        <w:t xml:space="preserve"> be ToString(</w:t>
      </w:r>
      <w:r w:rsidRPr="00E77497">
        <w:rPr>
          <w:i/>
        </w:rPr>
        <w:t>k</w:t>
      </w:r>
      <w:r w:rsidRPr="00E77497">
        <w:t>).</w:t>
      </w:r>
    </w:p>
    <w:p w14:paraId="13E6CD3F" w14:textId="77777777" w:rsidR="00260FF1" w:rsidRPr="00E77497" w:rsidRDefault="00260FF1" w:rsidP="00260FF1">
      <w:pPr>
        <w:pStyle w:val="Alg4"/>
        <w:numPr>
          <w:ilvl w:val="1"/>
          <w:numId w:val="1572"/>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Pk</w:t>
      </w:r>
      <w:r w:rsidRPr="00E77497">
        <w:t xml:space="preserve">, </w:t>
      </w:r>
      <w:r>
        <w:rPr>
          <w:i/>
        </w:rPr>
        <w:t>v</w:t>
      </w:r>
      <w:r w:rsidRPr="00E77497">
        <w:rPr>
          <w:i/>
        </w:rPr>
        <w:t>alue</w:t>
      </w:r>
      <w:r w:rsidRPr="00E77497">
        <w:t xml:space="preserve">, </w:t>
      </w:r>
      <w:r w:rsidRPr="00E77497">
        <w:rPr>
          <w:b/>
        </w:rPr>
        <w:t>true</w:t>
      </w:r>
      <w:r>
        <w:rPr>
          <w:bCs/>
        </w:rPr>
        <w:t>)</w:t>
      </w:r>
      <w:r w:rsidRPr="00E77497">
        <w:t>.</w:t>
      </w:r>
    </w:p>
    <w:p w14:paraId="185CABC0" w14:textId="77777777" w:rsidR="00260FF1" w:rsidRPr="00E77497" w:rsidRDefault="00260FF1" w:rsidP="00260FF1">
      <w:pPr>
        <w:pStyle w:val="Alg4"/>
        <w:numPr>
          <w:ilvl w:val="1"/>
          <w:numId w:val="1572"/>
        </w:numPr>
        <w:contextualSpacing/>
      </w:pPr>
      <w:r>
        <w:t>ReturnIfAbrupt(</w:t>
      </w:r>
      <w:r>
        <w:rPr>
          <w:i/>
        </w:rPr>
        <w:t>putStatus</w:t>
      </w:r>
      <w:r>
        <w:t>).</w:t>
      </w:r>
    </w:p>
    <w:p w14:paraId="3635B1A1" w14:textId="77777777" w:rsidR="00260FF1" w:rsidRPr="00E77497" w:rsidRDefault="00260FF1" w:rsidP="00260FF1">
      <w:pPr>
        <w:pStyle w:val="Alg4"/>
        <w:numPr>
          <w:ilvl w:val="1"/>
          <w:numId w:val="1572"/>
        </w:numPr>
      </w:pPr>
      <w:r w:rsidRPr="00E77497">
        <w:t xml:space="preserve">Increase </w:t>
      </w:r>
      <w:r w:rsidRPr="00E77497">
        <w:rPr>
          <w:i/>
        </w:rPr>
        <w:t>k</w:t>
      </w:r>
      <w:r w:rsidRPr="00E77497">
        <w:t xml:space="preserve"> by 1.</w:t>
      </w:r>
    </w:p>
    <w:p w14:paraId="44EC2EE7" w14:textId="77777777" w:rsidR="00260FF1" w:rsidRPr="00E77497" w:rsidRDefault="00260FF1" w:rsidP="00260FF1">
      <w:pPr>
        <w:pStyle w:val="Alg4"/>
        <w:numPr>
          <w:ilvl w:val="0"/>
          <w:numId w:val="1572"/>
        </w:numPr>
        <w:spacing w:after="220"/>
      </w:pPr>
      <w:r w:rsidRPr="00E77497">
        <w:t xml:space="preserve">Return </w:t>
      </w:r>
      <w:r>
        <w:rPr>
          <w:i/>
        </w:rPr>
        <w:t>O</w:t>
      </w:r>
      <w:r w:rsidRPr="00E77497">
        <w:t>.</w:t>
      </w:r>
    </w:p>
    <w:p w14:paraId="33D01D59"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r>
        <w:rPr>
          <w:rFonts w:ascii="Courier New" w:hAnsi="Courier New"/>
          <w:b/>
        </w:rPr>
        <w:t>fill</w:t>
      </w:r>
      <w:r w:rsidRPr="00E77497">
        <w:t xml:space="preserve"> method is </w:t>
      </w:r>
      <w:r>
        <w:rPr>
          <w:b/>
        </w:rPr>
        <w:t>1</w:t>
      </w:r>
      <w:r w:rsidRPr="00E77497">
        <w:t>.</w:t>
      </w:r>
    </w:p>
    <w:p w14:paraId="5202B978" w14:textId="77777777" w:rsidR="00260FF1" w:rsidRPr="00E77497" w:rsidRDefault="00260FF1" w:rsidP="00260FF1">
      <w:pPr>
        <w:pStyle w:val="Note"/>
      </w:pPr>
      <w:r>
        <w:t>NOTE 1</w:t>
      </w:r>
      <w:r>
        <w:tab/>
      </w:r>
      <w:r w:rsidRPr="00E77497">
        <w:t xml:space="preserve">The </w:t>
      </w:r>
      <w:r>
        <w:rPr>
          <w:rFonts w:ascii="Courier New" w:hAnsi="Courier New"/>
          <w:b/>
        </w:rPr>
        <w:t>fill</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b/>
        </w:rPr>
        <w:t>fill</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4D921E23" w14:textId="77777777" w:rsidR="00260FF1" w:rsidRDefault="00260FF1" w:rsidP="00260FF1">
      <w:pPr>
        <w:pStyle w:val="40"/>
      </w:pPr>
      <w:bookmarkStart w:id="5351" w:name="_Ref366080822"/>
      <w:r w:rsidRPr="00A00059">
        <w:t>Array.prototype.filter ( callbackfn [ , thisArg ] )</w:t>
      </w:r>
      <w:bookmarkEnd w:id="5351"/>
    </w:p>
    <w:p w14:paraId="799B13FB" w14:textId="77777777"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4D5A7A45"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3118D19" w14:textId="77777777"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14:paraId="735EBE5D" w14:textId="77777777" w:rsidR="00260FF1" w:rsidRPr="00E77497" w:rsidRDefault="00260FF1" w:rsidP="00260FF1">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14B9DE2A" w14:textId="77777777" w:rsidR="00260FF1" w:rsidRPr="00E77497" w:rsidRDefault="00260FF1" w:rsidP="00260FF1">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398CA5C9" w14:textId="77777777" w:rsidR="00260FF1" w:rsidRPr="00E77497" w:rsidRDefault="00260FF1" w:rsidP="00260FF1">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63C0D028" w14:textId="77777777" w:rsidR="00260FF1" w:rsidRPr="00E77497" w:rsidRDefault="00260FF1" w:rsidP="00260FF1">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6FE7AF3" w14:textId="77777777" w:rsidR="00260FF1" w:rsidRDefault="00260FF1" w:rsidP="00260FF1">
      <w:pPr>
        <w:pStyle w:val="Alg4"/>
        <w:numPr>
          <w:ilvl w:val="0"/>
          <w:numId w:val="218"/>
        </w:numPr>
      </w:pPr>
      <w:r>
        <w:t>ReturnIfAbrupt(</w:t>
      </w:r>
      <w:r>
        <w:rPr>
          <w:i/>
        </w:rPr>
        <w:t>O</w:t>
      </w:r>
      <w:r>
        <w:t>).</w:t>
      </w:r>
    </w:p>
    <w:p w14:paraId="1BBFB61D" w14:textId="77777777" w:rsidR="00260FF1" w:rsidRPr="00E77497" w:rsidRDefault="00260FF1" w:rsidP="00260FF1">
      <w:pPr>
        <w:pStyle w:val="Alg4"/>
        <w:numPr>
          <w:ilvl w:val="0"/>
          <w:numId w:val="21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24BA3780" w14:textId="77777777" w:rsidR="00260FF1" w:rsidRPr="00E77497" w:rsidRDefault="00260FF1" w:rsidP="00260FF1">
      <w:pPr>
        <w:pStyle w:val="Alg4"/>
        <w:numPr>
          <w:ilvl w:val="0"/>
          <w:numId w:val="21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16EFEF7C" w14:textId="77777777" w:rsidR="00260FF1" w:rsidRPr="00E77497" w:rsidRDefault="00260FF1" w:rsidP="00260FF1">
      <w:pPr>
        <w:pStyle w:val="Alg4"/>
        <w:numPr>
          <w:ilvl w:val="0"/>
          <w:numId w:val="218"/>
        </w:numPr>
        <w:contextualSpacing/>
      </w:pPr>
      <w:r>
        <w:t>ReturnIfAbrupt(</w:t>
      </w:r>
      <w:r w:rsidRPr="00E77497">
        <w:rPr>
          <w:i/>
        </w:rPr>
        <w:t>len</w:t>
      </w:r>
      <w:r>
        <w:t>).</w:t>
      </w:r>
    </w:p>
    <w:p w14:paraId="0DC3348D" w14:textId="77777777" w:rsidR="00260FF1" w:rsidRPr="00E77497" w:rsidRDefault="00260FF1" w:rsidP="00260FF1">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4C3CA29" w14:textId="77777777" w:rsidR="00260FF1" w:rsidRPr="00E77497" w:rsidRDefault="00260FF1" w:rsidP="00260FF1">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362F3E91" w14:textId="77777777" w:rsidR="00260FF1" w:rsidRDefault="00260FF1" w:rsidP="00260FF1">
      <w:pPr>
        <w:pStyle w:val="Alg4"/>
        <w:numPr>
          <w:ilvl w:val="0"/>
          <w:numId w:val="218"/>
        </w:numPr>
      </w:pPr>
      <w:r>
        <w:t xml:space="preserve">Let </w:t>
      </w:r>
      <w:r>
        <w:rPr>
          <w:i/>
          <w:iCs/>
        </w:rPr>
        <w:t>A</w:t>
      </w:r>
      <w:r>
        <w:t xml:space="preserve"> be </w:t>
      </w:r>
      <w:r>
        <w:rPr>
          <w:b/>
          <w:bCs/>
        </w:rPr>
        <w:t>undefined</w:t>
      </w:r>
      <w:r>
        <w:t>.</w:t>
      </w:r>
    </w:p>
    <w:p w14:paraId="4D8018F1" w14:textId="77777777" w:rsidR="00260FF1" w:rsidRDefault="00260FF1" w:rsidP="00260FF1">
      <w:pPr>
        <w:pStyle w:val="Alg4"/>
        <w:numPr>
          <w:ilvl w:val="0"/>
          <w:numId w:val="218"/>
        </w:numPr>
      </w:pPr>
      <w:r>
        <w:t xml:space="preserve">If </w:t>
      </w:r>
      <w:r w:rsidRPr="00E77497">
        <w:rPr>
          <w:i/>
        </w:rPr>
        <w:t>O</w:t>
      </w:r>
      <w:r>
        <w:t xml:space="preserve"> is an </w:t>
      </w:r>
      <w:r w:rsidRPr="00E77497">
        <w:t xml:space="preserve"> </w:t>
      </w:r>
      <w:r>
        <w:t>exotic Array object, then</w:t>
      </w:r>
    </w:p>
    <w:p w14:paraId="4649AE57" w14:textId="77777777" w:rsidR="00260FF1" w:rsidRDefault="00260FF1" w:rsidP="00260FF1">
      <w:pPr>
        <w:pStyle w:val="Alg4"/>
        <w:numPr>
          <w:ilvl w:val="1"/>
          <w:numId w:val="218"/>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14:paraId="13B222D0" w14:textId="77777777" w:rsidR="00260FF1" w:rsidRDefault="00260FF1" w:rsidP="00260FF1">
      <w:pPr>
        <w:pStyle w:val="Alg4"/>
        <w:numPr>
          <w:ilvl w:val="1"/>
          <w:numId w:val="218"/>
        </w:numPr>
      </w:pPr>
      <w:r>
        <w:t>ReturnIfAbrupt(</w:t>
      </w:r>
      <w:r>
        <w:rPr>
          <w:i/>
        </w:rPr>
        <w:t>C</w:t>
      </w:r>
      <w:r>
        <w:t>).</w:t>
      </w:r>
    </w:p>
    <w:p w14:paraId="33EE4BEC" w14:textId="77777777" w:rsidR="00260FF1" w:rsidRDefault="00260FF1" w:rsidP="00260FF1">
      <w:pPr>
        <w:pStyle w:val="Alg4"/>
        <w:numPr>
          <w:ilvl w:val="1"/>
          <w:numId w:val="218"/>
        </w:numPr>
      </w:pPr>
      <w:r>
        <w:t>If IsConstructor(</w:t>
      </w:r>
      <w:r w:rsidRPr="00924A5A">
        <w:rPr>
          <w:i/>
        </w:rPr>
        <w:t>C</w:t>
      </w:r>
      <w:r>
        <w:t xml:space="preserve">) is </w:t>
      </w:r>
      <w:r w:rsidRPr="00924A5A">
        <w:rPr>
          <w:b/>
        </w:rPr>
        <w:t>true</w:t>
      </w:r>
      <w:r>
        <w:t>, then</w:t>
      </w:r>
    </w:p>
    <w:p w14:paraId="57E365B7" w14:textId="77777777" w:rsidR="00260FF1" w:rsidRDefault="00260FF1" w:rsidP="00260FF1">
      <w:pPr>
        <w:pStyle w:val="Alg4"/>
        <w:numPr>
          <w:ilvl w:val="2"/>
          <w:numId w:val="218"/>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5352"/>
      <w:r>
        <w:t xml:space="preserve">with an argument list containing the single item </w:t>
      </w:r>
      <w:r>
        <w:rPr>
          <w:iCs/>
        </w:rPr>
        <w:t>0</w:t>
      </w:r>
      <w:r>
        <w:t>.</w:t>
      </w:r>
      <w:commentRangeEnd w:id="5352"/>
      <w:r>
        <w:rPr>
          <w:rStyle w:val="af6"/>
          <w:rFonts w:ascii="Arial" w:eastAsia="MS Mincho" w:hAnsi="Arial"/>
          <w:spacing w:val="0"/>
          <w:lang w:eastAsia="ja-JP"/>
        </w:rPr>
        <w:commentReference w:id="5352"/>
      </w:r>
    </w:p>
    <w:p w14:paraId="49C1F42C" w14:textId="77777777" w:rsidR="00260FF1" w:rsidRDefault="00260FF1" w:rsidP="00260FF1">
      <w:pPr>
        <w:pStyle w:val="Alg4"/>
        <w:numPr>
          <w:ilvl w:val="0"/>
          <w:numId w:val="218"/>
        </w:numPr>
      </w:pPr>
      <w:r>
        <w:t xml:space="preserve">If </w:t>
      </w:r>
      <w:r>
        <w:rPr>
          <w:i/>
          <w:iCs/>
        </w:rPr>
        <w:t>A</w:t>
      </w:r>
      <w:r>
        <w:t xml:space="preserve"> is </w:t>
      </w:r>
      <w:r>
        <w:rPr>
          <w:b/>
          <w:bCs/>
        </w:rPr>
        <w:t>undefined</w:t>
      </w:r>
      <w:r>
        <w:t>, then</w:t>
      </w:r>
    </w:p>
    <w:p w14:paraId="30C11BE5" w14:textId="77777777" w:rsidR="00260FF1" w:rsidRPr="00E77497" w:rsidRDefault="00260FF1" w:rsidP="00260FF1">
      <w:pPr>
        <w:pStyle w:val="Alg4"/>
        <w:numPr>
          <w:ilvl w:val="1"/>
          <w:numId w:val="218"/>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14:paraId="7B57E6D8" w14:textId="77777777" w:rsidR="00260FF1" w:rsidRDefault="00260FF1" w:rsidP="00260FF1">
      <w:pPr>
        <w:pStyle w:val="Alg4"/>
        <w:numPr>
          <w:ilvl w:val="0"/>
          <w:numId w:val="218"/>
        </w:numPr>
      </w:pPr>
      <w:r>
        <w:t>ReturnIfAbrupt(</w:t>
      </w:r>
      <w:r>
        <w:rPr>
          <w:i/>
        </w:rPr>
        <w:t>A</w:t>
      </w:r>
      <w:r>
        <w:t>).</w:t>
      </w:r>
    </w:p>
    <w:p w14:paraId="763FF7AF" w14:textId="77777777" w:rsidR="00260FF1" w:rsidRPr="00E77497" w:rsidRDefault="00260FF1" w:rsidP="00260FF1">
      <w:pPr>
        <w:pStyle w:val="Alg4"/>
        <w:numPr>
          <w:ilvl w:val="0"/>
          <w:numId w:val="218"/>
        </w:numPr>
      </w:pPr>
      <w:r w:rsidRPr="00E77497">
        <w:t xml:space="preserve">Let </w:t>
      </w:r>
      <w:r w:rsidRPr="00E77497">
        <w:rPr>
          <w:i/>
        </w:rPr>
        <w:t>k</w:t>
      </w:r>
      <w:r w:rsidRPr="00E77497">
        <w:t xml:space="preserve"> be 0.</w:t>
      </w:r>
    </w:p>
    <w:p w14:paraId="0F0DE14C" w14:textId="77777777" w:rsidR="00260FF1" w:rsidRPr="00E77497" w:rsidRDefault="00260FF1" w:rsidP="00260FF1">
      <w:pPr>
        <w:pStyle w:val="Alg4"/>
        <w:numPr>
          <w:ilvl w:val="0"/>
          <w:numId w:val="218"/>
        </w:numPr>
      </w:pPr>
      <w:r w:rsidRPr="00E77497">
        <w:t xml:space="preserve">Let </w:t>
      </w:r>
      <w:r w:rsidRPr="00E77497">
        <w:rPr>
          <w:i/>
        </w:rPr>
        <w:t>to</w:t>
      </w:r>
      <w:r w:rsidRPr="00E77497">
        <w:t xml:space="preserve"> be 0.</w:t>
      </w:r>
    </w:p>
    <w:p w14:paraId="2288E9AB" w14:textId="77777777" w:rsidR="00260FF1" w:rsidRPr="00E77497" w:rsidRDefault="00260FF1" w:rsidP="00260FF1">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14:paraId="7978FC6A" w14:textId="77777777" w:rsidR="00260FF1" w:rsidRPr="00E77497" w:rsidRDefault="00260FF1" w:rsidP="00260FF1">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14:paraId="317870A9" w14:textId="77777777" w:rsidR="00260FF1" w:rsidRPr="00E77497" w:rsidRDefault="00260FF1" w:rsidP="00260FF1">
      <w:pPr>
        <w:pStyle w:val="Alg4"/>
        <w:numPr>
          <w:ilvl w:val="1"/>
          <w:numId w:val="218"/>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7486CA80" w14:textId="77777777" w:rsidR="00260FF1" w:rsidRDefault="00260FF1" w:rsidP="00260FF1">
      <w:pPr>
        <w:pStyle w:val="Alg3"/>
        <w:numPr>
          <w:ilvl w:val="1"/>
          <w:numId w:val="218"/>
        </w:numPr>
        <w:tabs>
          <w:tab w:val="left" w:pos="720"/>
        </w:tabs>
      </w:pPr>
      <w:r>
        <w:t>ReturnIfAbrupt(</w:t>
      </w:r>
      <w:r>
        <w:rPr>
          <w:i/>
          <w:iCs/>
        </w:rPr>
        <w:t>kPresent</w:t>
      </w:r>
      <w:r>
        <w:t>).</w:t>
      </w:r>
    </w:p>
    <w:p w14:paraId="721378CC" w14:textId="77777777" w:rsidR="00260FF1" w:rsidRPr="00E77497" w:rsidRDefault="00260FF1" w:rsidP="00260FF1">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14:paraId="700E2451" w14:textId="77777777" w:rsidR="00260FF1" w:rsidRPr="00E77497" w:rsidRDefault="00260FF1" w:rsidP="00260FF1">
      <w:pPr>
        <w:pStyle w:val="Alg4"/>
        <w:numPr>
          <w:ilvl w:val="2"/>
          <w:numId w:val="21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69941B27" w14:textId="77777777" w:rsidR="00260FF1" w:rsidRPr="00E77497" w:rsidRDefault="00260FF1" w:rsidP="00260FF1">
      <w:pPr>
        <w:pStyle w:val="Alg4"/>
        <w:numPr>
          <w:ilvl w:val="2"/>
          <w:numId w:val="218"/>
        </w:numPr>
        <w:contextualSpacing/>
      </w:pPr>
      <w:r>
        <w:t>ReturnIfAbrupt(</w:t>
      </w:r>
      <w:r>
        <w:rPr>
          <w:i/>
        </w:rPr>
        <w:t>k</w:t>
      </w:r>
      <w:r w:rsidRPr="006A5E27">
        <w:rPr>
          <w:i/>
        </w:rPr>
        <w:t>Value</w:t>
      </w:r>
      <w:r>
        <w:t>).</w:t>
      </w:r>
    </w:p>
    <w:p w14:paraId="71E29E60" w14:textId="77777777" w:rsidR="00260FF1" w:rsidRPr="00E77497" w:rsidRDefault="00260FF1" w:rsidP="00260FF1">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1DE2C8B5" w14:textId="77777777" w:rsidR="00260FF1" w:rsidRPr="00E77497" w:rsidRDefault="00260FF1" w:rsidP="00260FF1">
      <w:pPr>
        <w:pStyle w:val="Alg4"/>
        <w:numPr>
          <w:ilvl w:val="2"/>
          <w:numId w:val="218"/>
        </w:numPr>
        <w:contextualSpacing/>
      </w:pPr>
      <w:r>
        <w:t>ReturnIfAbrupt(</w:t>
      </w:r>
      <w:r>
        <w:rPr>
          <w:i/>
        </w:rPr>
        <w:t>selected</w:t>
      </w:r>
      <w:r>
        <w:t>).</w:t>
      </w:r>
    </w:p>
    <w:p w14:paraId="203A76BC" w14:textId="77777777" w:rsidR="00260FF1" w:rsidRPr="00E77497" w:rsidRDefault="00260FF1" w:rsidP="00260FF1">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14:paraId="7DE9DFDD" w14:textId="77777777" w:rsidR="00260FF1" w:rsidRPr="00E77497" w:rsidRDefault="00260FF1" w:rsidP="00260FF1">
      <w:pPr>
        <w:pStyle w:val="Alg4"/>
        <w:numPr>
          <w:ilvl w:val="3"/>
          <w:numId w:val="218"/>
        </w:numPr>
      </w:pPr>
      <w:r w:rsidRPr="00E77497">
        <w:t xml:space="preserve">Call the [[DefineOwnProperty]] internal method of </w:t>
      </w:r>
      <w:r w:rsidRPr="00E77497">
        <w:rPr>
          <w:i/>
        </w:rPr>
        <w:t>A</w:t>
      </w:r>
      <w:r w:rsidRPr="00E77497">
        <w:t xml:space="preserve"> with arguments ToString(</w:t>
      </w:r>
      <w:r w:rsidRPr="00E77497">
        <w:rPr>
          <w:i/>
        </w:rPr>
        <w:t>to</w:t>
      </w:r>
      <w:r w:rsidRPr="00E77497">
        <w:t>)</w:t>
      </w:r>
      <w:r>
        <w:t xml:space="preserve"> and</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103E0BC3" w14:textId="77777777" w:rsidR="00260FF1" w:rsidRPr="00E77497" w:rsidRDefault="00260FF1" w:rsidP="00260FF1">
      <w:pPr>
        <w:pStyle w:val="Alg4"/>
        <w:numPr>
          <w:ilvl w:val="3"/>
          <w:numId w:val="218"/>
        </w:numPr>
      </w:pPr>
      <w:r w:rsidRPr="00E77497">
        <w:t xml:space="preserve">Increase </w:t>
      </w:r>
      <w:r w:rsidRPr="00E77497">
        <w:rPr>
          <w:i/>
        </w:rPr>
        <w:t>to</w:t>
      </w:r>
      <w:r w:rsidRPr="00E77497">
        <w:t xml:space="preserve"> by 1.</w:t>
      </w:r>
    </w:p>
    <w:p w14:paraId="3755EFAA" w14:textId="77777777" w:rsidR="00260FF1" w:rsidRPr="00E77497" w:rsidRDefault="00260FF1" w:rsidP="00260FF1">
      <w:pPr>
        <w:pStyle w:val="Alg4"/>
        <w:numPr>
          <w:ilvl w:val="1"/>
          <w:numId w:val="218"/>
        </w:numPr>
      </w:pPr>
      <w:r w:rsidRPr="00E77497">
        <w:t xml:space="preserve">Increase </w:t>
      </w:r>
      <w:r w:rsidRPr="00E77497">
        <w:rPr>
          <w:i/>
        </w:rPr>
        <w:t>k</w:t>
      </w:r>
      <w:r w:rsidRPr="00E77497">
        <w:t xml:space="preserve"> by 1.</w:t>
      </w:r>
    </w:p>
    <w:p w14:paraId="76D80C98" w14:textId="77777777" w:rsidR="00260FF1" w:rsidRPr="00E77497" w:rsidRDefault="00260FF1" w:rsidP="00260FF1">
      <w:pPr>
        <w:pStyle w:val="Alg4"/>
        <w:numPr>
          <w:ilvl w:val="0"/>
          <w:numId w:val="218"/>
        </w:numPr>
        <w:spacing w:after="120"/>
      </w:pPr>
      <w:r w:rsidRPr="00E77497">
        <w:t xml:space="preserve">Return </w:t>
      </w:r>
      <w:r w:rsidRPr="00E77497">
        <w:rPr>
          <w:i/>
        </w:rPr>
        <w:t>A</w:t>
      </w:r>
      <w:r w:rsidRPr="00E77497">
        <w:t>.</w:t>
      </w:r>
    </w:p>
    <w:p w14:paraId="59681A21"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09BF4805"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A3AAE1A" w14:textId="77777777" w:rsidR="00260FF1" w:rsidRPr="00E77497" w:rsidRDefault="00260FF1" w:rsidP="00260FF1">
      <w:pPr>
        <w:pStyle w:val="40"/>
      </w:pPr>
      <w:bookmarkStart w:id="5353" w:name="_Ref366080839"/>
      <w:r w:rsidRPr="00E77497">
        <w:t>Array.prototype.</w:t>
      </w:r>
      <w:r>
        <w:t>find</w:t>
      </w:r>
      <w:r w:rsidRPr="00E77497">
        <w:t xml:space="preserve"> ( </w:t>
      </w:r>
      <w:r>
        <w:t>predicate</w:t>
      </w:r>
      <w:r w:rsidRPr="00E77497">
        <w:t xml:space="preserve"> , thisArg </w:t>
      </w:r>
      <w:r>
        <w:t>= undefined</w:t>
      </w:r>
      <w:r w:rsidRPr="00E77497">
        <w:t xml:space="preserve"> )</w:t>
      </w:r>
      <w:bookmarkEnd w:id="5353"/>
    </w:p>
    <w:p w14:paraId="0835DD76" w14:textId="77777777"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79129C">
        <w:rPr>
          <w:rFonts w:ascii="Times New Roman" w:eastAsia="Times New Roman" w:hAnsi="Times New Roman"/>
          <w:b/>
          <w:spacing w:val="6"/>
          <w:lang w:eastAsia="en-US"/>
        </w:rPr>
        <w:t>true</w:t>
      </w:r>
      <w:r w:rsidRPr="00E77497">
        <w:t xml:space="preserve"> or </w:t>
      </w:r>
      <w:r w:rsidRPr="0079129C">
        <w:rPr>
          <w:rFonts w:ascii="Times New Roman" w:eastAsia="Times New Roman" w:hAnsi="Times New Roman"/>
          <w:b/>
          <w:spacing w:val="6"/>
          <w:lang w:eastAsia="en-US"/>
        </w:rPr>
        <w:t>false</w:t>
      </w:r>
      <w:r w:rsidRPr="00E77497">
        <w:t xml:space="preserve">. </w:t>
      </w:r>
      <w:r>
        <w:rPr>
          <w:rFonts w:ascii="Courier New" w:hAnsi="Courier New" w:cs="Courier New"/>
          <w:b/>
        </w:rPr>
        <w:t>find</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7A0841">
        <w:rPr>
          <w:rFonts w:ascii="Times New Roman" w:hAnsi="Times New Roman"/>
          <w:b/>
        </w:rPr>
        <w:t>true</w:t>
      </w:r>
      <w:r w:rsidRPr="00E77497">
        <w:t xml:space="preserve">. If such an element is found, </w:t>
      </w:r>
      <w:r>
        <w:rPr>
          <w:rFonts w:ascii="Courier New" w:hAnsi="Courier New" w:cs="Courier New"/>
          <w:b/>
        </w:rPr>
        <w:t>find</w:t>
      </w:r>
      <w:r w:rsidRPr="00E77497">
        <w:t xml:space="preserve"> immediately returns</w:t>
      </w:r>
      <w:r>
        <w:t xml:space="preserve"> that element value</w:t>
      </w:r>
      <w:r w:rsidRPr="00E77497">
        <w:t xml:space="preserve">. Otherwise, </w:t>
      </w:r>
      <w:r>
        <w:rPr>
          <w:rFonts w:ascii="Courier New" w:hAnsi="Courier New" w:cs="Courier New"/>
          <w:b/>
        </w:rPr>
        <w:t>find</w:t>
      </w:r>
      <w:r w:rsidRPr="00E77497">
        <w:t xml:space="preserve"> returns </w:t>
      </w:r>
      <w:r w:rsidRPr="007A0841">
        <w:rPr>
          <w:rFonts w:ascii="Times New Roman" w:hAnsi="Times New Roman"/>
          <w:b/>
        </w:rPr>
        <w:t>undefined</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14:paraId="157DAC52"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7A0841">
        <w:rPr>
          <w:rFonts w:ascii="Times New Roman" w:hAnsi="Times New Roman"/>
          <w:b/>
        </w:rPr>
        <w:t>undefined</w:t>
      </w:r>
      <w:r w:rsidRPr="00E77497">
        <w:t xml:space="preserve"> is used instead.</w:t>
      </w:r>
    </w:p>
    <w:p w14:paraId="11487EF6" w14:textId="77777777"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14:paraId="253B6D8C" w14:textId="77777777" w:rsidR="00260FF1" w:rsidRPr="00E77497" w:rsidRDefault="00260FF1" w:rsidP="00260FF1">
      <w:r>
        <w:rPr>
          <w:rFonts w:ascii="Courier New" w:hAnsi="Courier New" w:cs="Courier New"/>
          <w:b/>
        </w:rPr>
        <w:t>find</w:t>
      </w:r>
      <w:r w:rsidRPr="00E77497">
        <w:t xml:space="preserve"> does not directly mutate the object on which it is called but the object may be mutated by the calls to </w:t>
      </w:r>
      <w:r>
        <w:rPr>
          <w:rFonts w:ascii="Times New Roman" w:hAnsi="Times New Roman"/>
          <w:i/>
        </w:rPr>
        <w:t>predicate</w:t>
      </w:r>
      <w:r w:rsidRPr="00E77497">
        <w:t>.</w:t>
      </w:r>
    </w:p>
    <w:p w14:paraId="73E666F4" w14:textId="77777777" w:rsidR="00260FF1" w:rsidRPr="00E77497" w:rsidRDefault="00260FF1" w:rsidP="00260FF1">
      <w:r w:rsidRPr="00E77497">
        <w:t xml:space="preserve">The range of elements processed by </w:t>
      </w:r>
      <w:r>
        <w:rPr>
          <w:rFonts w:ascii="Courier New" w:hAnsi="Courier New" w:cs="Courier New"/>
          <w:b/>
        </w:rPr>
        <w:t>find</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w:t>
      </w:r>
      <w:r w:rsidRPr="00E77497">
        <w:t xml:space="preserve"> visits them; elements that are deleted after the call to </w:t>
      </w:r>
      <w:r>
        <w:rPr>
          <w:rFonts w:ascii="Courier New" w:hAnsi="Courier New" w:cs="Courier New"/>
          <w:b/>
        </w:rPr>
        <w:t>find</w:t>
      </w:r>
      <w:r w:rsidRPr="00E77497">
        <w:t xml:space="preserve"> begins and before being visited are not visited.</w:t>
      </w:r>
      <w:r w:rsidRPr="00E77497">
        <w:rPr>
          <w:rFonts w:ascii="Courier New" w:hAnsi="Courier New" w:cs="Courier New"/>
          <w:b/>
        </w:rPr>
        <w:t xml:space="preserve"> </w:t>
      </w:r>
    </w:p>
    <w:p w14:paraId="69088956" w14:textId="77777777" w:rsidR="00260FF1" w:rsidRPr="00E77497" w:rsidRDefault="00260FF1" w:rsidP="00260FF1">
      <w:r w:rsidRPr="00E77497">
        <w:t xml:space="preserve">When the </w:t>
      </w:r>
      <w:r>
        <w:rPr>
          <w:rFonts w:ascii="Courier New" w:hAnsi="Courier New" w:cs="Courier New"/>
          <w:b/>
        </w:rPr>
        <w:t>find</w:t>
      </w:r>
      <w:r w:rsidRPr="00E77497">
        <w:t xml:space="preserve"> method is called with one or two arguments, the following steps are taken:</w:t>
      </w:r>
    </w:p>
    <w:p w14:paraId="07899B43" w14:textId="77777777" w:rsidR="00260FF1" w:rsidRPr="00E77497" w:rsidRDefault="00260FF1" w:rsidP="00260FF1">
      <w:pPr>
        <w:pStyle w:val="Alg4"/>
        <w:numPr>
          <w:ilvl w:val="0"/>
          <w:numId w:val="138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51605D9" w14:textId="77777777" w:rsidR="00260FF1" w:rsidRDefault="00260FF1" w:rsidP="00260FF1">
      <w:pPr>
        <w:pStyle w:val="Alg4"/>
        <w:numPr>
          <w:ilvl w:val="0"/>
          <w:numId w:val="1389"/>
        </w:numPr>
      </w:pPr>
      <w:r>
        <w:t>ReturnIfAbrupt(</w:t>
      </w:r>
      <w:r>
        <w:rPr>
          <w:i/>
        </w:rPr>
        <w:t>O</w:t>
      </w:r>
      <w:r>
        <w:t>).</w:t>
      </w:r>
    </w:p>
    <w:p w14:paraId="78EB2B9F" w14:textId="77777777" w:rsidR="00260FF1" w:rsidRPr="00E77497" w:rsidRDefault="00260FF1" w:rsidP="00260FF1">
      <w:pPr>
        <w:pStyle w:val="Alg4"/>
        <w:numPr>
          <w:ilvl w:val="0"/>
          <w:numId w:val="138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70F57223" w14:textId="77777777" w:rsidR="00260FF1" w:rsidRPr="00E77497" w:rsidRDefault="00260FF1" w:rsidP="00260FF1">
      <w:pPr>
        <w:pStyle w:val="Alg4"/>
        <w:numPr>
          <w:ilvl w:val="0"/>
          <w:numId w:val="1389"/>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1328A0D4" w14:textId="77777777" w:rsidR="00260FF1" w:rsidRPr="00E77497" w:rsidRDefault="00260FF1" w:rsidP="00260FF1">
      <w:pPr>
        <w:pStyle w:val="Alg4"/>
        <w:numPr>
          <w:ilvl w:val="0"/>
          <w:numId w:val="1389"/>
        </w:numPr>
        <w:contextualSpacing/>
      </w:pPr>
      <w:r>
        <w:t>ReturnIfAbrupt(</w:t>
      </w:r>
      <w:r w:rsidRPr="00E77497">
        <w:rPr>
          <w:i/>
        </w:rPr>
        <w:t>len</w:t>
      </w:r>
      <w:r>
        <w:t>).</w:t>
      </w:r>
    </w:p>
    <w:p w14:paraId="18AE9F16" w14:textId="77777777" w:rsidR="00260FF1" w:rsidRPr="00E77497" w:rsidRDefault="00260FF1" w:rsidP="00260FF1">
      <w:pPr>
        <w:pStyle w:val="Alg4"/>
        <w:numPr>
          <w:ilvl w:val="0"/>
          <w:numId w:val="1389"/>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14:paraId="7E19E010" w14:textId="77777777" w:rsidR="00260FF1" w:rsidRPr="00E77497" w:rsidRDefault="00260FF1" w:rsidP="00260FF1">
      <w:pPr>
        <w:pStyle w:val="Alg4"/>
        <w:numPr>
          <w:ilvl w:val="0"/>
          <w:numId w:val="138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1B5B42F" w14:textId="77777777" w:rsidR="00260FF1" w:rsidRPr="00E77497" w:rsidRDefault="00260FF1" w:rsidP="00260FF1">
      <w:pPr>
        <w:pStyle w:val="Alg4"/>
        <w:numPr>
          <w:ilvl w:val="0"/>
          <w:numId w:val="1389"/>
        </w:numPr>
      </w:pPr>
      <w:r w:rsidRPr="00E77497">
        <w:t xml:space="preserve">Let </w:t>
      </w:r>
      <w:r w:rsidRPr="00E77497">
        <w:rPr>
          <w:i/>
        </w:rPr>
        <w:t>k</w:t>
      </w:r>
      <w:r w:rsidRPr="00E77497">
        <w:t xml:space="preserve"> be 0.</w:t>
      </w:r>
    </w:p>
    <w:p w14:paraId="72CE37FA" w14:textId="77777777" w:rsidR="00260FF1" w:rsidRPr="00E77497" w:rsidRDefault="00260FF1" w:rsidP="00260FF1">
      <w:pPr>
        <w:pStyle w:val="Alg4"/>
        <w:numPr>
          <w:ilvl w:val="0"/>
          <w:numId w:val="1389"/>
        </w:numPr>
      </w:pPr>
      <w:r w:rsidRPr="00E77497">
        <w:t xml:space="preserve">Repeat, while </w:t>
      </w:r>
      <w:r w:rsidRPr="00E77497">
        <w:rPr>
          <w:i/>
        </w:rPr>
        <w:t xml:space="preserve">k </w:t>
      </w:r>
      <w:r w:rsidRPr="00E77497">
        <w:t xml:space="preserve">&lt; </w:t>
      </w:r>
      <w:r w:rsidRPr="00E77497">
        <w:rPr>
          <w:i/>
        </w:rPr>
        <w:t>len</w:t>
      </w:r>
    </w:p>
    <w:p w14:paraId="6C4667E8" w14:textId="77777777" w:rsidR="00260FF1" w:rsidRPr="00E77497" w:rsidRDefault="00260FF1" w:rsidP="00260FF1">
      <w:pPr>
        <w:pStyle w:val="Alg4"/>
        <w:numPr>
          <w:ilvl w:val="1"/>
          <w:numId w:val="1389"/>
        </w:numPr>
      </w:pPr>
      <w:r w:rsidRPr="00E77497">
        <w:t xml:space="preserve">Let </w:t>
      </w:r>
      <w:r w:rsidRPr="00E77497">
        <w:rPr>
          <w:i/>
        </w:rPr>
        <w:t>Pk</w:t>
      </w:r>
      <w:r w:rsidRPr="00E77497">
        <w:t xml:space="preserve"> be ToString(</w:t>
      </w:r>
      <w:r w:rsidRPr="00E77497">
        <w:rPr>
          <w:i/>
        </w:rPr>
        <w:t>k</w:t>
      </w:r>
      <w:r w:rsidRPr="00E77497">
        <w:t>).</w:t>
      </w:r>
    </w:p>
    <w:p w14:paraId="640D134F" w14:textId="77777777" w:rsidR="00260FF1" w:rsidRPr="00E77497" w:rsidRDefault="00260FF1" w:rsidP="00260FF1">
      <w:pPr>
        <w:pStyle w:val="Alg4"/>
        <w:numPr>
          <w:ilvl w:val="1"/>
          <w:numId w:val="138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64AAAA6B" w14:textId="77777777" w:rsidR="00260FF1" w:rsidRDefault="00260FF1" w:rsidP="00260FF1">
      <w:pPr>
        <w:pStyle w:val="Alg3"/>
        <w:numPr>
          <w:ilvl w:val="1"/>
          <w:numId w:val="1389"/>
        </w:numPr>
        <w:tabs>
          <w:tab w:val="left" w:pos="720"/>
        </w:tabs>
      </w:pPr>
      <w:r>
        <w:t>ReturnIfAbrupt(</w:t>
      </w:r>
      <w:r>
        <w:rPr>
          <w:i/>
          <w:iCs/>
        </w:rPr>
        <w:t>kPresent</w:t>
      </w:r>
      <w:r>
        <w:t>).</w:t>
      </w:r>
    </w:p>
    <w:p w14:paraId="0258BA38" w14:textId="77777777" w:rsidR="00260FF1" w:rsidRPr="00E77497" w:rsidRDefault="00260FF1" w:rsidP="00260FF1">
      <w:pPr>
        <w:pStyle w:val="Alg4"/>
        <w:numPr>
          <w:ilvl w:val="1"/>
          <w:numId w:val="1389"/>
        </w:numPr>
      </w:pPr>
      <w:r w:rsidRPr="00E77497">
        <w:t xml:space="preserve">If </w:t>
      </w:r>
      <w:r w:rsidRPr="00E77497">
        <w:rPr>
          <w:i/>
        </w:rPr>
        <w:t>kPresent</w:t>
      </w:r>
      <w:r w:rsidRPr="00E77497">
        <w:t xml:space="preserve"> is </w:t>
      </w:r>
      <w:r w:rsidRPr="00E77497">
        <w:rPr>
          <w:b/>
        </w:rPr>
        <w:t>true</w:t>
      </w:r>
      <w:r w:rsidRPr="00E77497">
        <w:t>, then</w:t>
      </w:r>
    </w:p>
    <w:p w14:paraId="20ECA6AD" w14:textId="77777777" w:rsidR="00260FF1" w:rsidRPr="00E77497" w:rsidRDefault="00260FF1" w:rsidP="00260FF1">
      <w:pPr>
        <w:pStyle w:val="Alg4"/>
        <w:numPr>
          <w:ilvl w:val="2"/>
          <w:numId w:val="138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31C2F465" w14:textId="77777777" w:rsidR="00260FF1" w:rsidRPr="00E77497" w:rsidRDefault="00260FF1" w:rsidP="00260FF1">
      <w:pPr>
        <w:pStyle w:val="Alg4"/>
        <w:numPr>
          <w:ilvl w:val="2"/>
          <w:numId w:val="1389"/>
        </w:numPr>
        <w:contextualSpacing/>
      </w:pPr>
      <w:r>
        <w:t>ReturnIfAbrupt(</w:t>
      </w:r>
      <w:r>
        <w:rPr>
          <w:i/>
        </w:rPr>
        <w:t>kValue</w:t>
      </w:r>
      <w:r>
        <w:t>).</w:t>
      </w:r>
    </w:p>
    <w:p w14:paraId="1F26A45B" w14:textId="77777777" w:rsidR="00260FF1" w:rsidRPr="00E77497" w:rsidRDefault="00260FF1" w:rsidP="00260FF1">
      <w:pPr>
        <w:pStyle w:val="Alg4"/>
        <w:numPr>
          <w:ilvl w:val="2"/>
          <w:numId w:val="1389"/>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287BEC7C" w14:textId="77777777" w:rsidR="00260FF1" w:rsidRPr="00E77497" w:rsidRDefault="00260FF1" w:rsidP="00260FF1">
      <w:pPr>
        <w:pStyle w:val="Alg4"/>
        <w:numPr>
          <w:ilvl w:val="2"/>
          <w:numId w:val="1389"/>
        </w:numPr>
        <w:contextualSpacing/>
      </w:pPr>
      <w:r>
        <w:t>ReturnIfAbrupt(</w:t>
      </w:r>
      <w:r>
        <w:rPr>
          <w:i/>
        </w:rPr>
        <w:t>testResult</w:t>
      </w:r>
      <w:r>
        <w:t>).</w:t>
      </w:r>
    </w:p>
    <w:p w14:paraId="352C1814" w14:textId="77777777" w:rsidR="00260FF1" w:rsidRPr="00E77497" w:rsidRDefault="00260FF1" w:rsidP="00260FF1">
      <w:pPr>
        <w:pStyle w:val="Alg4"/>
        <w:numPr>
          <w:ilvl w:val="2"/>
          <w:numId w:val="1389"/>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kValue</w:t>
      </w:r>
      <w:r w:rsidRPr="00E77497">
        <w:t>.</w:t>
      </w:r>
    </w:p>
    <w:p w14:paraId="77A49898" w14:textId="77777777" w:rsidR="00260FF1" w:rsidRPr="00E77497" w:rsidRDefault="00260FF1" w:rsidP="00260FF1">
      <w:pPr>
        <w:pStyle w:val="Alg4"/>
        <w:numPr>
          <w:ilvl w:val="1"/>
          <w:numId w:val="1389"/>
        </w:numPr>
      </w:pPr>
      <w:r w:rsidRPr="00E77497">
        <w:t xml:space="preserve">Increase </w:t>
      </w:r>
      <w:r w:rsidRPr="00E77497">
        <w:rPr>
          <w:i/>
        </w:rPr>
        <w:t>k</w:t>
      </w:r>
      <w:r w:rsidRPr="00E77497">
        <w:t xml:space="preserve"> by 1.</w:t>
      </w:r>
    </w:p>
    <w:p w14:paraId="007EFD8D" w14:textId="77777777" w:rsidR="00260FF1" w:rsidRPr="00E77497" w:rsidRDefault="00260FF1" w:rsidP="00260FF1">
      <w:pPr>
        <w:pStyle w:val="Alg4"/>
        <w:numPr>
          <w:ilvl w:val="0"/>
          <w:numId w:val="1389"/>
        </w:numPr>
        <w:spacing w:after="120"/>
      </w:pPr>
      <w:r w:rsidRPr="00E77497">
        <w:t xml:space="preserve">Return </w:t>
      </w:r>
      <w:r>
        <w:rPr>
          <w:b/>
        </w:rPr>
        <w:t>undefined</w:t>
      </w:r>
      <w:r w:rsidRPr="00E77497">
        <w:t>.</w:t>
      </w:r>
    </w:p>
    <w:p w14:paraId="22D1C74B"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p>
    <w:p w14:paraId="64D73D25" w14:textId="77777777" w:rsidR="00260FF1" w:rsidRPr="00E77497" w:rsidRDefault="00260FF1" w:rsidP="00260FF1">
      <w:pPr>
        <w:pStyle w:val="Note"/>
      </w:pPr>
      <w:r w:rsidRPr="00E77497">
        <w:t>NOTE</w:t>
      </w:r>
      <w:r w:rsidRPr="00E77497">
        <w:tab/>
        <w:t xml:space="preserve">The </w:t>
      </w:r>
      <w:r>
        <w:rPr>
          <w:rFonts w:ascii="Courier New" w:hAnsi="Courier New" w:cs="Courier New"/>
          <w:b/>
        </w:rPr>
        <w:t>find</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3051A2ED" w14:textId="77777777" w:rsidR="00260FF1" w:rsidRPr="00E77497" w:rsidRDefault="00260FF1" w:rsidP="00260FF1">
      <w:pPr>
        <w:pStyle w:val="40"/>
      </w:pPr>
      <w:bookmarkStart w:id="5354" w:name="_Ref366080849"/>
      <w:r w:rsidRPr="00E77497">
        <w:t>Array.prototype.</w:t>
      </w:r>
      <w:r>
        <w:t>findIndex</w:t>
      </w:r>
      <w:r w:rsidRPr="00E77497">
        <w:t xml:space="preserve"> ( </w:t>
      </w:r>
      <w:r>
        <w:t>predicate</w:t>
      </w:r>
      <w:r w:rsidRPr="00E77497">
        <w:t xml:space="preserve"> , thisArg </w:t>
      </w:r>
      <w:r>
        <w:t>= undefined</w:t>
      </w:r>
      <w:r w:rsidRPr="00E77497">
        <w:t xml:space="preserve"> )</w:t>
      </w:r>
      <w:bookmarkEnd w:id="5354"/>
    </w:p>
    <w:p w14:paraId="46E41E3C" w14:textId="77777777"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Pr>
          <w:rFonts w:ascii="Courier New" w:hAnsi="Courier New" w:cs="Courier New"/>
          <w:b/>
        </w:rPr>
        <w:t>findIndex</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E77497">
        <w:rPr>
          <w:b/>
        </w:rPr>
        <w:t>true</w:t>
      </w:r>
      <w:r w:rsidRPr="00E77497">
        <w:t xml:space="preserve">. If such an element is found, </w:t>
      </w:r>
      <w:r>
        <w:rPr>
          <w:rFonts w:ascii="Courier New" w:hAnsi="Courier New" w:cs="Courier New"/>
          <w:b/>
        </w:rPr>
        <w:t>findIndex</w:t>
      </w:r>
      <w:r w:rsidRPr="00E77497">
        <w:t xml:space="preserve"> immediately returns</w:t>
      </w:r>
      <w:r>
        <w:t xml:space="preserve"> the index of that element value</w:t>
      </w:r>
      <w:r w:rsidRPr="00E77497">
        <w:t xml:space="preserve">. Otherwise, </w:t>
      </w:r>
      <w:r>
        <w:rPr>
          <w:rFonts w:ascii="Courier New" w:hAnsi="Courier New" w:cs="Courier New"/>
          <w:b/>
        </w:rPr>
        <w:t>findIndex</w:t>
      </w:r>
      <w:r w:rsidRPr="00E77497">
        <w:t xml:space="preserve"> returns </w:t>
      </w:r>
      <w:r>
        <w:rPr>
          <w:bCs/>
        </w:rPr>
        <w:t>-1</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14:paraId="3868D038"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E77497">
        <w:rPr>
          <w:b/>
        </w:rPr>
        <w:t>undefined</w:t>
      </w:r>
      <w:r w:rsidRPr="00E77497">
        <w:t xml:space="preserve"> is used instead.</w:t>
      </w:r>
    </w:p>
    <w:p w14:paraId="2808C7D1" w14:textId="77777777"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14:paraId="73E65DBC" w14:textId="77777777" w:rsidR="00260FF1" w:rsidRPr="00E77497" w:rsidRDefault="00260FF1" w:rsidP="00260FF1">
      <w:r>
        <w:rPr>
          <w:rFonts w:ascii="Courier New" w:hAnsi="Courier New" w:cs="Courier New"/>
          <w:b/>
        </w:rPr>
        <w:t>findIndex</w:t>
      </w:r>
      <w:r w:rsidRPr="00E77497">
        <w:t xml:space="preserve"> does not directly mutate the object on which it is called but the object may be mutated by the calls to </w:t>
      </w:r>
      <w:r>
        <w:rPr>
          <w:rFonts w:ascii="Times New Roman" w:hAnsi="Times New Roman"/>
          <w:i/>
        </w:rPr>
        <w:t>predicate</w:t>
      </w:r>
      <w:r w:rsidRPr="00E77497">
        <w:t>.</w:t>
      </w:r>
    </w:p>
    <w:p w14:paraId="67A6FA11" w14:textId="77777777" w:rsidR="00260FF1" w:rsidRPr="00E77497" w:rsidRDefault="00260FF1" w:rsidP="00260FF1">
      <w:r w:rsidRPr="00E77497">
        <w:t xml:space="preserve">The range of elements processed by </w:t>
      </w:r>
      <w:r>
        <w:rPr>
          <w:rFonts w:ascii="Courier New" w:hAnsi="Courier New" w:cs="Courier New"/>
          <w:b/>
        </w:rPr>
        <w:t>findIndex</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findIndex</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findIndex</w:t>
      </w:r>
      <w:r w:rsidRPr="00E77497">
        <w:t xml:space="preserve"> visits them; elements that are deleted after the call to </w:t>
      </w:r>
      <w:r>
        <w:rPr>
          <w:rFonts w:ascii="Courier New" w:hAnsi="Courier New" w:cs="Courier New"/>
          <w:b/>
        </w:rPr>
        <w:t>findIndex</w:t>
      </w:r>
      <w:r w:rsidRPr="00E77497">
        <w:t xml:space="preserve"> begins and before being visited are not visited.</w:t>
      </w:r>
      <w:r w:rsidRPr="00E77497">
        <w:rPr>
          <w:rFonts w:ascii="Courier New" w:hAnsi="Courier New" w:cs="Courier New"/>
          <w:b/>
        </w:rPr>
        <w:t xml:space="preserve"> </w:t>
      </w:r>
    </w:p>
    <w:p w14:paraId="0BD45949" w14:textId="77777777" w:rsidR="00260FF1" w:rsidRPr="00E77497" w:rsidRDefault="00260FF1" w:rsidP="00260FF1">
      <w:r w:rsidRPr="00E77497">
        <w:t xml:space="preserve">When the </w:t>
      </w:r>
      <w:r>
        <w:rPr>
          <w:rFonts w:ascii="Courier New" w:hAnsi="Courier New" w:cs="Courier New"/>
          <w:b/>
        </w:rPr>
        <w:t>findIndex</w:t>
      </w:r>
      <w:r w:rsidRPr="00E77497">
        <w:t xml:space="preserve"> method is called with one or two arguments, the following steps are taken:</w:t>
      </w:r>
    </w:p>
    <w:p w14:paraId="6C7209B4" w14:textId="77777777" w:rsidR="00260FF1" w:rsidRPr="00E77497" w:rsidRDefault="00260FF1" w:rsidP="00260FF1">
      <w:pPr>
        <w:pStyle w:val="Alg4"/>
        <w:numPr>
          <w:ilvl w:val="0"/>
          <w:numId w:val="139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DEB2377" w14:textId="77777777" w:rsidR="00260FF1" w:rsidRDefault="00260FF1" w:rsidP="00260FF1">
      <w:pPr>
        <w:pStyle w:val="Alg4"/>
        <w:numPr>
          <w:ilvl w:val="0"/>
          <w:numId w:val="1390"/>
        </w:numPr>
      </w:pPr>
      <w:r>
        <w:t>ReturnIfAbrupt(</w:t>
      </w:r>
      <w:r>
        <w:rPr>
          <w:i/>
        </w:rPr>
        <w:t>O</w:t>
      </w:r>
      <w:r>
        <w:t>).</w:t>
      </w:r>
    </w:p>
    <w:p w14:paraId="70BC8DC7" w14:textId="77777777" w:rsidR="00260FF1" w:rsidRPr="00E77497" w:rsidRDefault="00260FF1" w:rsidP="00260FF1">
      <w:pPr>
        <w:pStyle w:val="Alg4"/>
        <w:numPr>
          <w:ilvl w:val="0"/>
          <w:numId w:val="139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0C980DBF" w14:textId="77777777" w:rsidR="00260FF1" w:rsidRPr="00E77497" w:rsidRDefault="00260FF1" w:rsidP="00260FF1">
      <w:pPr>
        <w:pStyle w:val="Alg4"/>
        <w:numPr>
          <w:ilvl w:val="0"/>
          <w:numId w:val="1390"/>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40541501" w14:textId="77777777" w:rsidR="00260FF1" w:rsidRPr="00E77497" w:rsidRDefault="00260FF1" w:rsidP="00260FF1">
      <w:pPr>
        <w:pStyle w:val="Alg4"/>
        <w:numPr>
          <w:ilvl w:val="0"/>
          <w:numId w:val="1390"/>
        </w:numPr>
        <w:contextualSpacing/>
      </w:pPr>
      <w:r>
        <w:t>ReturnIfAbrupt(</w:t>
      </w:r>
      <w:r w:rsidRPr="00E77497">
        <w:rPr>
          <w:i/>
        </w:rPr>
        <w:t>len</w:t>
      </w:r>
      <w:r>
        <w:t>).</w:t>
      </w:r>
    </w:p>
    <w:p w14:paraId="74B69F2D" w14:textId="77777777" w:rsidR="00260FF1" w:rsidRPr="00E77497" w:rsidRDefault="00260FF1" w:rsidP="00260FF1">
      <w:pPr>
        <w:pStyle w:val="Alg4"/>
        <w:numPr>
          <w:ilvl w:val="0"/>
          <w:numId w:val="1390"/>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14:paraId="1D057D0F" w14:textId="77777777" w:rsidR="00260FF1" w:rsidRPr="00E77497" w:rsidRDefault="00260FF1" w:rsidP="00260FF1">
      <w:pPr>
        <w:pStyle w:val="Alg4"/>
        <w:numPr>
          <w:ilvl w:val="0"/>
          <w:numId w:val="1390"/>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769B57BA" w14:textId="77777777" w:rsidR="00260FF1" w:rsidRPr="00E77497" w:rsidRDefault="00260FF1" w:rsidP="00260FF1">
      <w:pPr>
        <w:pStyle w:val="Alg4"/>
        <w:numPr>
          <w:ilvl w:val="0"/>
          <w:numId w:val="1390"/>
        </w:numPr>
      </w:pPr>
      <w:r w:rsidRPr="00E77497">
        <w:t xml:space="preserve">Let </w:t>
      </w:r>
      <w:r w:rsidRPr="00E77497">
        <w:rPr>
          <w:i/>
        </w:rPr>
        <w:t>k</w:t>
      </w:r>
      <w:r w:rsidRPr="00E77497">
        <w:t xml:space="preserve"> be 0.</w:t>
      </w:r>
    </w:p>
    <w:p w14:paraId="40816C03" w14:textId="77777777" w:rsidR="00260FF1" w:rsidRPr="00E77497" w:rsidRDefault="00260FF1" w:rsidP="00260FF1">
      <w:pPr>
        <w:pStyle w:val="Alg4"/>
        <w:numPr>
          <w:ilvl w:val="0"/>
          <w:numId w:val="1390"/>
        </w:numPr>
      </w:pPr>
      <w:r w:rsidRPr="00E77497">
        <w:t xml:space="preserve">Repeat, while </w:t>
      </w:r>
      <w:r w:rsidRPr="00E77497">
        <w:rPr>
          <w:i/>
        </w:rPr>
        <w:t xml:space="preserve">k </w:t>
      </w:r>
      <w:r w:rsidRPr="00E77497">
        <w:t xml:space="preserve">&lt; </w:t>
      </w:r>
      <w:r w:rsidRPr="00E77497">
        <w:rPr>
          <w:i/>
        </w:rPr>
        <w:t>len</w:t>
      </w:r>
    </w:p>
    <w:p w14:paraId="4019893B" w14:textId="77777777" w:rsidR="00260FF1" w:rsidRPr="00E77497" w:rsidRDefault="00260FF1" w:rsidP="00260FF1">
      <w:pPr>
        <w:pStyle w:val="Alg4"/>
        <w:numPr>
          <w:ilvl w:val="1"/>
          <w:numId w:val="1390"/>
        </w:numPr>
      </w:pPr>
      <w:r w:rsidRPr="00E77497">
        <w:t xml:space="preserve">Let </w:t>
      </w:r>
      <w:r w:rsidRPr="00E77497">
        <w:rPr>
          <w:i/>
        </w:rPr>
        <w:t>Pk</w:t>
      </w:r>
      <w:r w:rsidRPr="00E77497">
        <w:t xml:space="preserve"> be ToString(</w:t>
      </w:r>
      <w:r w:rsidRPr="00E77497">
        <w:rPr>
          <w:i/>
        </w:rPr>
        <w:t>k</w:t>
      </w:r>
      <w:r w:rsidRPr="00E77497">
        <w:t>).</w:t>
      </w:r>
    </w:p>
    <w:p w14:paraId="2EB2639E" w14:textId="77777777" w:rsidR="00260FF1" w:rsidRPr="00E77497" w:rsidRDefault="00260FF1" w:rsidP="00260FF1">
      <w:pPr>
        <w:pStyle w:val="Alg4"/>
        <w:numPr>
          <w:ilvl w:val="1"/>
          <w:numId w:val="139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0CA46D4F" w14:textId="77777777" w:rsidR="00260FF1" w:rsidRDefault="00260FF1" w:rsidP="00260FF1">
      <w:pPr>
        <w:pStyle w:val="Alg3"/>
        <w:numPr>
          <w:ilvl w:val="1"/>
          <w:numId w:val="1390"/>
        </w:numPr>
        <w:tabs>
          <w:tab w:val="left" w:pos="720"/>
        </w:tabs>
      </w:pPr>
      <w:r>
        <w:t>ReturnIfAbrupt(</w:t>
      </w:r>
      <w:r>
        <w:rPr>
          <w:i/>
          <w:iCs/>
        </w:rPr>
        <w:t>kPresent</w:t>
      </w:r>
      <w:r>
        <w:t>).</w:t>
      </w:r>
    </w:p>
    <w:p w14:paraId="1B021910" w14:textId="77777777" w:rsidR="00260FF1" w:rsidRPr="00E77497" w:rsidRDefault="00260FF1" w:rsidP="00260FF1">
      <w:pPr>
        <w:pStyle w:val="Alg4"/>
        <w:numPr>
          <w:ilvl w:val="1"/>
          <w:numId w:val="1390"/>
        </w:numPr>
      </w:pPr>
      <w:r w:rsidRPr="00E77497">
        <w:t xml:space="preserve">If </w:t>
      </w:r>
      <w:r w:rsidRPr="00E77497">
        <w:rPr>
          <w:i/>
        </w:rPr>
        <w:t>kPresent</w:t>
      </w:r>
      <w:r w:rsidRPr="00E77497">
        <w:t xml:space="preserve"> is </w:t>
      </w:r>
      <w:r w:rsidRPr="00E77497">
        <w:rPr>
          <w:b/>
        </w:rPr>
        <w:t>true</w:t>
      </w:r>
      <w:r w:rsidRPr="00E77497">
        <w:t>, then</w:t>
      </w:r>
    </w:p>
    <w:p w14:paraId="3A88387B" w14:textId="77777777" w:rsidR="00260FF1" w:rsidRPr="00E77497" w:rsidRDefault="00260FF1" w:rsidP="00260FF1">
      <w:pPr>
        <w:pStyle w:val="Alg4"/>
        <w:numPr>
          <w:ilvl w:val="2"/>
          <w:numId w:val="139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16EB8CF8" w14:textId="77777777" w:rsidR="00260FF1" w:rsidRPr="00E77497" w:rsidRDefault="00260FF1" w:rsidP="00260FF1">
      <w:pPr>
        <w:pStyle w:val="Alg4"/>
        <w:numPr>
          <w:ilvl w:val="2"/>
          <w:numId w:val="1390"/>
        </w:numPr>
        <w:contextualSpacing/>
      </w:pPr>
      <w:r>
        <w:t>ReturnIfAbrupt(</w:t>
      </w:r>
      <w:r>
        <w:rPr>
          <w:i/>
        </w:rPr>
        <w:t>kValue</w:t>
      </w:r>
      <w:r>
        <w:t>).</w:t>
      </w:r>
    </w:p>
    <w:p w14:paraId="658BC81B" w14:textId="77777777" w:rsidR="00260FF1" w:rsidRPr="00E77497" w:rsidRDefault="00260FF1" w:rsidP="00260FF1">
      <w:pPr>
        <w:pStyle w:val="Alg4"/>
        <w:numPr>
          <w:ilvl w:val="2"/>
          <w:numId w:val="1390"/>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3E888E9F" w14:textId="77777777" w:rsidR="00260FF1" w:rsidRPr="00E77497" w:rsidRDefault="00260FF1" w:rsidP="00260FF1">
      <w:pPr>
        <w:pStyle w:val="Alg4"/>
        <w:numPr>
          <w:ilvl w:val="2"/>
          <w:numId w:val="1390"/>
        </w:numPr>
        <w:contextualSpacing/>
      </w:pPr>
      <w:r>
        <w:t>ReturnIfAbrupt(</w:t>
      </w:r>
      <w:r>
        <w:rPr>
          <w:i/>
        </w:rPr>
        <w:t>testResult</w:t>
      </w:r>
      <w:r>
        <w:t>).</w:t>
      </w:r>
    </w:p>
    <w:p w14:paraId="17D4494C" w14:textId="77777777" w:rsidR="00260FF1" w:rsidRPr="00E77497" w:rsidRDefault="00260FF1" w:rsidP="00260FF1">
      <w:pPr>
        <w:pStyle w:val="Alg4"/>
        <w:numPr>
          <w:ilvl w:val="2"/>
          <w:numId w:val="1390"/>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w:t>
      </w:r>
      <w:r w:rsidRPr="00E77497">
        <w:t>.</w:t>
      </w:r>
    </w:p>
    <w:p w14:paraId="460CB2CA" w14:textId="77777777" w:rsidR="00260FF1" w:rsidRPr="00E77497" w:rsidRDefault="00260FF1" w:rsidP="00260FF1">
      <w:pPr>
        <w:pStyle w:val="Alg4"/>
        <w:numPr>
          <w:ilvl w:val="1"/>
          <w:numId w:val="1390"/>
        </w:numPr>
      </w:pPr>
      <w:r w:rsidRPr="00E77497">
        <w:t xml:space="preserve">Increase </w:t>
      </w:r>
      <w:r w:rsidRPr="00E77497">
        <w:rPr>
          <w:i/>
        </w:rPr>
        <w:t>k</w:t>
      </w:r>
      <w:r w:rsidRPr="00E77497">
        <w:t xml:space="preserve"> by 1.</w:t>
      </w:r>
    </w:p>
    <w:p w14:paraId="7033C27A" w14:textId="77777777" w:rsidR="00260FF1" w:rsidRPr="00E77497" w:rsidRDefault="00260FF1" w:rsidP="00260FF1">
      <w:pPr>
        <w:pStyle w:val="Alg4"/>
        <w:numPr>
          <w:ilvl w:val="0"/>
          <w:numId w:val="1390"/>
        </w:numPr>
        <w:spacing w:after="120"/>
      </w:pPr>
      <w:r w:rsidRPr="00E77497">
        <w:t xml:space="preserve">Return </w:t>
      </w:r>
      <w:r>
        <w:rPr>
          <w:bCs/>
        </w:rPr>
        <w:t>-1</w:t>
      </w:r>
      <w:r w:rsidRPr="00E77497">
        <w:t>.</w:t>
      </w:r>
    </w:p>
    <w:p w14:paraId="0CB8AD06"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findIndex</w:t>
      </w:r>
      <w:r w:rsidRPr="00E77497">
        <w:t xml:space="preserve"> method is </w:t>
      </w:r>
      <w:r w:rsidRPr="00E77497">
        <w:rPr>
          <w:b/>
        </w:rPr>
        <w:t>1</w:t>
      </w:r>
      <w:r w:rsidRPr="00E77497">
        <w:t>.</w:t>
      </w:r>
    </w:p>
    <w:p w14:paraId="23D26578" w14:textId="77777777" w:rsidR="00260FF1" w:rsidRPr="00E77497" w:rsidRDefault="00260FF1" w:rsidP="00260FF1">
      <w:pPr>
        <w:pStyle w:val="Note"/>
      </w:pPr>
      <w:r w:rsidRPr="00E77497">
        <w:t>NOTE</w:t>
      </w:r>
      <w:r w:rsidRPr="00E77497">
        <w:tab/>
        <w:t xml:space="preserve">The </w:t>
      </w:r>
      <w:r>
        <w:rPr>
          <w:rFonts w:ascii="Courier New" w:hAnsi="Courier New" w:cs="Courier New"/>
          <w:b/>
        </w:rPr>
        <w:t>findIndex</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findIndex</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598B7F77" w14:textId="77777777" w:rsidR="00260FF1" w:rsidRDefault="00260FF1" w:rsidP="00260FF1">
      <w:pPr>
        <w:pStyle w:val="40"/>
      </w:pPr>
      <w:bookmarkStart w:id="5355" w:name="_Ref366080862"/>
      <w:r w:rsidRPr="00E77497">
        <w:t>Array.prototype.forEach ( callbackfn [ , thisArg ] )</w:t>
      </w:r>
      <w:bookmarkEnd w:id="5355"/>
    </w:p>
    <w:p w14:paraId="57A5CE06" w14:textId="77777777"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0EDD9533"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65B170E9" w14:textId="77777777"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 </w:t>
      </w:r>
    </w:p>
    <w:p w14:paraId="63457B00" w14:textId="77777777" w:rsidR="00260FF1" w:rsidRPr="00E77497" w:rsidRDefault="00260FF1" w:rsidP="00260FF1">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7B8C9F77" w14:textId="77777777" w:rsidR="00260FF1" w:rsidRPr="00E77497" w:rsidRDefault="00260FF1" w:rsidP="00260FF1">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5CCE8AB8" w14:textId="77777777" w:rsidR="00260FF1" w:rsidRPr="00E77497" w:rsidRDefault="00260FF1" w:rsidP="00260FF1">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7AACA3A9" w14:textId="77777777" w:rsidR="00260FF1" w:rsidRPr="00E77497" w:rsidRDefault="00260FF1" w:rsidP="00260FF1">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C0F7D09" w14:textId="77777777" w:rsidR="00260FF1" w:rsidRDefault="00260FF1" w:rsidP="00260FF1">
      <w:pPr>
        <w:pStyle w:val="Alg4"/>
        <w:numPr>
          <w:ilvl w:val="0"/>
          <w:numId w:val="824"/>
        </w:numPr>
      </w:pPr>
      <w:r>
        <w:t>ReturnIfAbrupt(</w:t>
      </w:r>
      <w:r>
        <w:rPr>
          <w:i/>
        </w:rPr>
        <w:t>O</w:t>
      </w:r>
      <w:r>
        <w:t>).</w:t>
      </w:r>
    </w:p>
    <w:p w14:paraId="093C98D1" w14:textId="77777777" w:rsidR="00260FF1" w:rsidRPr="00E77497" w:rsidRDefault="00260FF1" w:rsidP="00260FF1">
      <w:pPr>
        <w:pStyle w:val="Alg4"/>
        <w:numPr>
          <w:ilvl w:val="0"/>
          <w:numId w:val="824"/>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74BF3588" w14:textId="77777777" w:rsidR="00260FF1" w:rsidRPr="00E77497" w:rsidRDefault="00260FF1" w:rsidP="00260FF1">
      <w:pPr>
        <w:pStyle w:val="Alg4"/>
        <w:numPr>
          <w:ilvl w:val="0"/>
          <w:numId w:val="82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667597AB" w14:textId="77777777" w:rsidR="00260FF1" w:rsidRPr="00E77497" w:rsidRDefault="00260FF1" w:rsidP="00260FF1">
      <w:pPr>
        <w:pStyle w:val="Alg4"/>
        <w:numPr>
          <w:ilvl w:val="0"/>
          <w:numId w:val="824"/>
        </w:numPr>
        <w:contextualSpacing/>
      </w:pPr>
      <w:r>
        <w:t>ReturnIfAbrupt(</w:t>
      </w:r>
      <w:r w:rsidRPr="00E77497">
        <w:rPr>
          <w:i/>
        </w:rPr>
        <w:t>len</w:t>
      </w:r>
      <w:r>
        <w:t>).</w:t>
      </w:r>
    </w:p>
    <w:p w14:paraId="48485F4D" w14:textId="77777777" w:rsidR="00260FF1" w:rsidRPr="00E77497" w:rsidRDefault="00260FF1" w:rsidP="00260FF1">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B7CE132" w14:textId="77777777" w:rsidR="00260FF1" w:rsidRPr="00E77497" w:rsidRDefault="00260FF1" w:rsidP="00260FF1">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20D7F4F0" w14:textId="77777777" w:rsidR="00260FF1" w:rsidRPr="00E77497" w:rsidRDefault="00260FF1" w:rsidP="00260FF1">
      <w:pPr>
        <w:pStyle w:val="Alg4"/>
        <w:numPr>
          <w:ilvl w:val="0"/>
          <w:numId w:val="824"/>
        </w:numPr>
      </w:pPr>
      <w:r w:rsidRPr="00E77497">
        <w:t xml:space="preserve">Let </w:t>
      </w:r>
      <w:r w:rsidRPr="00E77497">
        <w:rPr>
          <w:i/>
        </w:rPr>
        <w:t>k</w:t>
      </w:r>
      <w:r w:rsidRPr="00E77497">
        <w:t xml:space="preserve"> be 0.</w:t>
      </w:r>
    </w:p>
    <w:p w14:paraId="17DC5064" w14:textId="77777777" w:rsidR="00260FF1" w:rsidRPr="00E77497" w:rsidRDefault="00260FF1" w:rsidP="00260FF1">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14:paraId="7A04BE74" w14:textId="77777777" w:rsidR="00260FF1" w:rsidRPr="00E77497" w:rsidRDefault="00260FF1" w:rsidP="00260FF1">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14:paraId="230B55D6" w14:textId="77777777" w:rsidR="00260FF1" w:rsidRPr="00E77497" w:rsidRDefault="00260FF1" w:rsidP="00260FF1">
      <w:pPr>
        <w:pStyle w:val="Alg4"/>
        <w:numPr>
          <w:ilvl w:val="1"/>
          <w:numId w:val="824"/>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04E8C997" w14:textId="77777777" w:rsidR="00260FF1" w:rsidRDefault="00260FF1" w:rsidP="00260FF1">
      <w:pPr>
        <w:pStyle w:val="Alg3"/>
        <w:numPr>
          <w:ilvl w:val="1"/>
          <w:numId w:val="824"/>
        </w:numPr>
        <w:tabs>
          <w:tab w:val="left" w:pos="720"/>
        </w:tabs>
      </w:pPr>
      <w:r>
        <w:t>ReturnIfAbrupt(</w:t>
      </w:r>
      <w:r>
        <w:rPr>
          <w:i/>
          <w:iCs/>
        </w:rPr>
        <w:t>kPresent</w:t>
      </w:r>
      <w:r>
        <w:t>).</w:t>
      </w:r>
    </w:p>
    <w:p w14:paraId="718A46F9" w14:textId="77777777" w:rsidR="00260FF1" w:rsidRPr="00E77497" w:rsidRDefault="00260FF1" w:rsidP="00260FF1">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14:paraId="60D1A33C" w14:textId="77777777" w:rsidR="00260FF1" w:rsidRPr="00E77497" w:rsidRDefault="00260FF1" w:rsidP="00260FF1">
      <w:pPr>
        <w:pStyle w:val="Alg4"/>
        <w:numPr>
          <w:ilvl w:val="2"/>
          <w:numId w:val="824"/>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65701A79" w14:textId="77777777" w:rsidR="00260FF1" w:rsidRPr="00E77497" w:rsidRDefault="00260FF1" w:rsidP="00260FF1">
      <w:pPr>
        <w:pStyle w:val="Alg4"/>
        <w:numPr>
          <w:ilvl w:val="2"/>
          <w:numId w:val="824"/>
        </w:numPr>
        <w:contextualSpacing/>
      </w:pPr>
      <w:r>
        <w:t>ReturnIfAbrupt(</w:t>
      </w:r>
      <w:r>
        <w:rPr>
          <w:i/>
        </w:rPr>
        <w:t>kValue</w:t>
      </w:r>
      <w:r>
        <w:t>).</w:t>
      </w:r>
    </w:p>
    <w:p w14:paraId="18B48075" w14:textId="77777777" w:rsidR="00260FF1" w:rsidRPr="00E77497" w:rsidRDefault="00260FF1" w:rsidP="00260FF1">
      <w:pPr>
        <w:pStyle w:val="Alg4"/>
        <w:numPr>
          <w:ilvl w:val="2"/>
          <w:numId w:val="824"/>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5FB0BC94" w14:textId="77777777" w:rsidR="00260FF1" w:rsidRPr="00E77497" w:rsidRDefault="00260FF1" w:rsidP="00260FF1">
      <w:pPr>
        <w:pStyle w:val="Alg4"/>
        <w:numPr>
          <w:ilvl w:val="2"/>
          <w:numId w:val="824"/>
        </w:numPr>
        <w:contextualSpacing/>
      </w:pPr>
      <w:r>
        <w:t>ReturnIfAbrupt(</w:t>
      </w:r>
      <w:r>
        <w:rPr>
          <w:i/>
        </w:rPr>
        <w:t>funcResult</w:t>
      </w:r>
      <w:r>
        <w:t>).</w:t>
      </w:r>
    </w:p>
    <w:p w14:paraId="1A3F5CD3" w14:textId="77777777" w:rsidR="00260FF1" w:rsidRPr="00E77497" w:rsidRDefault="00260FF1" w:rsidP="00260FF1">
      <w:pPr>
        <w:pStyle w:val="Alg4"/>
        <w:numPr>
          <w:ilvl w:val="1"/>
          <w:numId w:val="824"/>
        </w:numPr>
      </w:pPr>
      <w:r w:rsidRPr="00E77497">
        <w:t xml:space="preserve">Increase </w:t>
      </w:r>
      <w:r w:rsidRPr="00E77497">
        <w:rPr>
          <w:i/>
        </w:rPr>
        <w:t>k</w:t>
      </w:r>
      <w:r w:rsidRPr="00E77497">
        <w:t xml:space="preserve"> by 1.</w:t>
      </w:r>
    </w:p>
    <w:p w14:paraId="0BD8C314" w14:textId="77777777" w:rsidR="00260FF1" w:rsidRPr="00E77497" w:rsidRDefault="00260FF1" w:rsidP="00260FF1">
      <w:pPr>
        <w:pStyle w:val="Alg4"/>
        <w:numPr>
          <w:ilvl w:val="0"/>
          <w:numId w:val="824"/>
        </w:numPr>
        <w:spacing w:after="120"/>
      </w:pPr>
      <w:r w:rsidRPr="00E77497">
        <w:t xml:space="preserve">Return </w:t>
      </w:r>
      <w:r w:rsidRPr="00E77497">
        <w:rPr>
          <w:b/>
        </w:rPr>
        <w:t>undefined</w:t>
      </w:r>
      <w:r w:rsidRPr="00E77497">
        <w:t>.</w:t>
      </w:r>
    </w:p>
    <w:p w14:paraId="15C08121" w14:textId="77777777" w:rsidR="00260FF1" w:rsidRPr="00E77497" w:rsidRDefault="00260FF1" w:rsidP="00260FF1">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15267E92"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0D267A2" w14:textId="77777777" w:rsidR="00260FF1" w:rsidRDefault="00260FF1" w:rsidP="00260FF1">
      <w:pPr>
        <w:pStyle w:val="40"/>
      </w:pPr>
      <w:bookmarkStart w:id="5356" w:name="_Ref366080881"/>
      <w:r w:rsidRPr="00E77497">
        <w:t>Array.prototype.indexOf ( searchElement [ , fromIndex ] )</w:t>
      </w:r>
      <w:bookmarkEnd w:id="5356"/>
    </w:p>
    <w:p w14:paraId="22DE54FF" w14:textId="77777777" w:rsidR="00260FF1" w:rsidRPr="00E77497" w:rsidRDefault="00260FF1" w:rsidP="00260FF1">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Strict Equality Comparison </w:t>
      </w:r>
      <w:r>
        <w:t>a</w:t>
      </w:r>
      <w:r w:rsidRPr="00E77497">
        <w:t>lgorithm</w:t>
      </w:r>
      <w:r w:rsidRPr="00E77497" w:rsidDel="00B35B81">
        <w:t xml:space="preserve"> </w:t>
      </w:r>
      <w:r w:rsidRPr="00E77497">
        <w:t>(</w:t>
      </w:r>
      <w:r w:rsidR="00386020">
        <w:fldChar w:fldCharType="begin"/>
      </w:r>
      <w:r w:rsidR="00386020">
        <w:instrText xml:space="preserve"> REF _Ref366084084 \r \h </w:instrText>
      </w:r>
      <w:r w:rsidR="00386020">
        <w:fldChar w:fldCharType="separate"/>
      </w:r>
      <w:r w:rsidR="00083CEC">
        <w:t>7.2.10</w:t>
      </w:r>
      <w:r w:rsidR="00386020">
        <w:fldChar w:fldCharType="end"/>
      </w:r>
      <w:r w:rsidRPr="00E77497">
        <w:t>), and if found at one or more positions, returns the index of the first such position; otherwise, -1 is returned.</w:t>
      </w:r>
    </w:p>
    <w:p w14:paraId="466F7562" w14:textId="77777777" w:rsidR="00260FF1" w:rsidRPr="00E77497" w:rsidRDefault="00260FF1" w:rsidP="00260FF1">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3CF6FF2A" w14:textId="77777777" w:rsidR="00260FF1" w:rsidRPr="00E77497" w:rsidRDefault="00260FF1" w:rsidP="00260FF1">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6AA7C639" w14:textId="77777777" w:rsidR="00260FF1" w:rsidRPr="00E77497" w:rsidRDefault="00260FF1" w:rsidP="00260FF1">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16C5BFD" w14:textId="77777777" w:rsidR="00260FF1" w:rsidRDefault="00260FF1" w:rsidP="00260FF1">
      <w:pPr>
        <w:pStyle w:val="Alg4"/>
        <w:numPr>
          <w:ilvl w:val="0"/>
          <w:numId w:val="391"/>
        </w:numPr>
      </w:pPr>
      <w:r>
        <w:t>ReturnIfAbrupt(</w:t>
      </w:r>
      <w:r>
        <w:rPr>
          <w:i/>
        </w:rPr>
        <w:t>O</w:t>
      </w:r>
      <w:r>
        <w:t>).</w:t>
      </w:r>
    </w:p>
    <w:p w14:paraId="7511C63C" w14:textId="77777777" w:rsidR="00260FF1" w:rsidRPr="00E77497" w:rsidRDefault="00260FF1" w:rsidP="00260FF1">
      <w:pPr>
        <w:pStyle w:val="Alg4"/>
        <w:numPr>
          <w:ilvl w:val="0"/>
          <w:numId w:val="391"/>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45EED705" w14:textId="77777777" w:rsidR="00260FF1" w:rsidRPr="00E77497" w:rsidRDefault="00260FF1" w:rsidP="00260FF1">
      <w:pPr>
        <w:pStyle w:val="Alg4"/>
        <w:numPr>
          <w:ilvl w:val="0"/>
          <w:numId w:val="391"/>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76BBB1F4" w14:textId="77777777" w:rsidR="00260FF1" w:rsidRPr="00E77497" w:rsidRDefault="00260FF1" w:rsidP="00260FF1">
      <w:pPr>
        <w:pStyle w:val="Alg4"/>
        <w:numPr>
          <w:ilvl w:val="0"/>
          <w:numId w:val="391"/>
        </w:numPr>
        <w:contextualSpacing/>
      </w:pPr>
      <w:r>
        <w:t>ReturnIfAbrupt(</w:t>
      </w:r>
      <w:r w:rsidRPr="00E77497">
        <w:rPr>
          <w:i/>
        </w:rPr>
        <w:t>len</w:t>
      </w:r>
      <w:r>
        <w:t>).</w:t>
      </w:r>
    </w:p>
    <w:p w14:paraId="19A6E75D" w14:textId="77777777" w:rsidR="00260FF1" w:rsidRPr="00E77497" w:rsidRDefault="00260FF1" w:rsidP="00260FF1">
      <w:pPr>
        <w:pStyle w:val="Alg4"/>
        <w:numPr>
          <w:ilvl w:val="0"/>
          <w:numId w:val="391"/>
        </w:numPr>
      </w:pPr>
      <w:r w:rsidRPr="00E77497">
        <w:t xml:space="preserve">If </w:t>
      </w:r>
      <w:r w:rsidRPr="00E77497">
        <w:rPr>
          <w:i/>
        </w:rPr>
        <w:t>len</w:t>
      </w:r>
      <w:r w:rsidRPr="00E77497">
        <w:t xml:space="preserve"> is 0, return -1.</w:t>
      </w:r>
    </w:p>
    <w:p w14:paraId="330688DE" w14:textId="77777777" w:rsidR="00260FF1" w:rsidRPr="00E77497" w:rsidRDefault="00260FF1" w:rsidP="00260FF1">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1CBD7B53" w14:textId="77777777" w:rsidR="00260FF1" w:rsidRPr="00E77497" w:rsidRDefault="00260FF1" w:rsidP="00260FF1">
      <w:pPr>
        <w:pStyle w:val="Alg4"/>
        <w:numPr>
          <w:ilvl w:val="0"/>
          <w:numId w:val="391"/>
        </w:numPr>
        <w:contextualSpacing/>
      </w:pPr>
      <w:r>
        <w:t>ReturnIfAbrupt(</w:t>
      </w:r>
      <w:r>
        <w:rPr>
          <w:i/>
        </w:rPr>
        <w:t>n</w:t>
      </w:r>
      <w:r>
        <w:t>).</w:t>
      </w:r>
    </w:p>
    <w:p w14:paraId="2C30EE5A" w14:textId="77777777" w:rsidR="00260FF1" w:rsidRPr="00E77497" w:rsidRDefault="00260FF1" w:rsidP="00260FF1">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14:paraId="6C34CC4F" w14:textId="77777777" w:rsidR="00260FF1" w:rsidRPr="00E77497" w:rsidRDefault="00260FF1" w:rsidP="00260FF1">
      <w:pPr>
        <w:pStyle w:val="Alg4"/>
        <w:numPr>
          <w:ilvl w:val="0"/>
          <w:numId w:val="391"/>
        </w:numPr>
      </w:pPr>
      <w:r w:rsidRPr="00E77497">
        <w:t xml:space="preserve">If </w:t>
      </w:r>
      <w:r w:rsidRPr="00E77497">
        <w:rPr>
          <w:i/>
        </w:rPr>
        <w:t xml:space="preserve">n </w:t>
      </w:r>
      <w:r w:rsidRPr="00E77497">
        <w:t xml:space="preserve">≥ 0, then </w:t>
      </w:r>
    </w:p>
    <w:p w14:paraId="408ED5D4" w14:textId="77777777" w:rsidR="00260FF1" w:rsidRPr="00E77497" w:rsidRDefault="00260FF1" w:rsidP="00260FF1">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14:paraId="42AE0BD8" w14:textId="77777777" w:rsidR="00260FF1" w:rsidRPr="00E77497" w:rsidRDefault="00260FF1" w:rsidP="00260FF1">
      <w:pPr>
        <w:pStyle w:val="Alg4"/>
        <w:numPr>
          <w:ilvl w:val="0"/>
          <w:numId w:val="391"/>
        </w:numPr>
      </w:pPr>
      <w:r w:rsidRPr="00E77497">
        <w:t xml:space="preserve">Else </w:t>
      </w:r>
      <w:r w:rsidRPr="00E77497">
        <w:rPr>
          <w:i/>
        </w:rPr>
        <w:t>n</w:t>
      </w:r>
      <w:r w:rsidRPr="00E77497">
        <w:t>&lt;0,</w:t>
      </w:r>
    </w:p>
    <w:p w14:paraId="2A09318A" w14:textId="77777777" w:rsidR="00260FF1" w:rsidRPr="00E77497" w:rsidRDefault="00260FF1" w:rsidP="00260FF1">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3DBE4D54" w14:textId="77777777" w:rsidR="00260FF1" w:rsidRPr="00E77497" w:rsidRDefault="00260FF1" w:rsidP="00260FF1">
      <w:pPr>
        <w:pStyle w:val="Alg4"/>
        <w:numPr>
          <w:ilvl w:val="1"/>
          <w:numId w:val="391"/>
        </w:numPr>
      </w:pPr>
      <w:r w:rsidRPr="00E77497">
        <w:t xml:space="preserve">If </w:t>
      </w:r>
      <w:r w:rsidRPr="00E77497">
        <w:rPr>
          <w:i/>
        </w:rPr>
        <w:t xml:space="preserve">k </w:t>
      </w:r>
      <w:r>
        <w:t>&lt;</w:t>
      </w:r>
      <w:r w:rsidRPr="00E77497">
        <w:t xml:space="preserve"> 0, then let </w:t>
      </w:r>
      <w:r w:rsidRPr="00E77497">
        <w:rPr>
          <w:i/>
        </w:rPr>
        <w:t>k</w:t>
      </w:r>
      <w:r w:rsidRPr="00E77497">
        <w:t xml:space="preserve"> be 0.</w:t>
      </w:r>
    </w:p>
    <w:p w14:paraId="48A97352" w14:textId="77777777" w:rsidR="00260FF1" w:rsidRPr="00E77497" w:rsidRDefault="00260FF1" w:rsidP="00260FF1">
      <w:pPr>
        <w:pStyle w:val="Alg4"/>
        <w:numPr>
          <w:ilvl w:val="0"/>
          <w:numId w:val="391"/>
        </w:numPr>
      </w:pPr>
      <w:r w:rsidRPr="00E77497">
        <w:t xml:space="preserve">Repeat, while </w:t>
      </w:r>
      <w:r w:rsidRPr="00E77497">
        <w:rPr>
          <w:i/>
        </w:rPr>
        <w:t>k</w:t>
      </w:r>
      <w:r w:rsidRPr="00E77497">
        <w:t>&lt;</w:t>
      </w:r>
      <w:r w:rsidRPr="00E77497">
        <w:rPr>
          <w:i/>
        </w:rPr>
        <w:t>len</w:t>
      </w:r>
    </w:p>
    <w:p w14:paraId="27B9E888" w14:textId="77777777" w:rsidR="00260FF1" w:rsidRPr="00E77497" w:rsidRDefault="00260FF1" w:rsidP="00260FF1">
      <w:pPr>
        <w:pStyle w:val="Alg4"/>
        <w:numPr>
          <w:ilvl w:val="1"/>
          <w:numId w:val="391"/>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ToString(</w:t>
      </w:r>
      <w:r w:rsidRPr="00E77497">
        <w:rPr>
          <w:i/>
        </w:rPr>
        <w:t>k</w:t>
      </w:r>
      <w:r w:rsidRPr="00E77497">
        <w:t>)</w:t>
      </w:r>
      <w:r>
        <w:t>)</w:t>
      </w:r>
      <w:r w:rsidRPr="00E77497">
        <w:t>.</w:t>
      </w:r>
    </w:p>
    <w:p w14:paraId="221A77C9" w14:textId="77777777" w:rsidR="00260FF1" w:rsidRDefault="00260FF1" w:rsidP="00260FF1">
      <w:pPr>
        <w:pStyle w:val="Alg3"/>
        <w:numPr>
          <w:ilvl w:val="1"/>
          <w:numId w:val="391"/>
        </w:numPr>
        <w:tabs>
          <w:tab w:val="left" w:pos="720"/>
        </w:tabs>
      </w:pPr>
      <w:r>
        <w:t>ReturnIfAbrupt(</w:t>
      </w:r>
      <w:r>
        <w:rPr>
          <w:i/>
          <w:iCs/>
        </w:rPr>
        <w:t>kPresent</w:t>
      </w:r>
      <w:r>
        <w:t>).</w:t>
      </w:r>
    </w:p>
    <w:p w14:paraId="6C720D58" w14:textId="77777777" w:rsidR="00260FF1" w:rsidRPr="00E77497" w:rsidRDefault="00260FF1" w:rsidP="00260FF1">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14:paraId="6E76D311" w14:textId="77777777" w:rsidR="00260FF1" w:rsidRPr="00E77497" w:rsidRDefault="00260FF1" w:rsidP="00260FF1">
      <w:pPr>
        <w:pStyle w:val="Alg4"/>
        <w:numPr>
          <w:ilvl w:val="2"/>
          <w:numId w:val="391"/>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14:paraId="5F8C14CE" w14:textId="77777777" w:rsidR="00260FF1" w:rsidRPr="00E77497" w:rsidRDefault="00260FF1" w:rsidP="00260FF1">
      <w:pPr>
        <w:pStyle w:val="Alg4"/>
        <w:numPr>
          <w:ilvl w:val="2"/>
          <w:numId w:val="391"/>
        </w:numPr>
        <w:contextualSpacing/>
      </w:pPr>
      <w:r>
        <w:t>ReturnIfAbrupt(</w:t>
      </w:r>
      <w:r>
        <w:rPr>
          <w:i/>
        </w:rPr>
        <w:t>elementK</w:t>
      </w:r>
      <w:r>
        <w:t>).</w:t>
      </w:r>
    </w:p>
    <w:p w14:paraId="1C0716C1" w14:textId="77777777" w:rsidR="00260FF1" w:rsidRPr="00E77497" w:rsidRDefault="00260FF1" w:rsidP="00260FF1">
      <w:pPr>
        <w:pStyle w:val="Alg4"/>
        <w:numPr>
          <w:ilvl w:val="2"/>
          <w:numId w:val="391"/>
        </w:numPr>
      </w:pPr>
      <w:r w:rsidRPr="00E77497">
        <w:t xml:space="preserve">Let </w:t>
      </w:r>
      <w:r w:rsidRPr="00E77497">
        <w:rPr>
          <w:i/>
        </w:rPr>
        <w:t>same</w:t>
      </w:r>
      <w:r w:rsidRPr="00E77497">
        <w:t xml:space="preserve"> be the result of </w:t>
      </w:r>
      <w:r>
        <w:t>performing</w:t>
      </w:r>
      <w:r w:rsidRPr="00E77497">
        <w:t xml:space="preserve"> Strict Equality Comparison </w:t>
      </w:r>
      <w:r w:rsidRPr="00E77497">
        <w:rPr>
          <w:i/>
        </w:rPr>
        <w:t>searchElement</w:t>
      </w:r>
      <w:r w:rsidRPr="00E77497">
        <w:t xml:space="preserve"> </w:t>
      </w:r>
      <w:r>
        <w:t>===</w:t>
      </w:r>
      <w:r w:rsidRPr="00E77497">
        <w:t xml:space="preserve"> </w:t>
      </w:r>
      <w:r w:rsidRPr="00E77497">
        <w:rPr>
          <w:i/>
        </w:rPr>
        <w:t>elementK</w:t>
      </w:r>
      <w:r w:rsidRPr="00E77497">
        <w:t>.</w:t>
      </w:r>
    </w:p>
    <w:p w14:paraId="57009D83" w14:textId="77777777" w:rsidR="00260FF1" w:rsidRPr="00E77497" w:rsidRDefault="00260FF1" w:rsidP="00260FF1">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4DA79BA8" w14:textId="77777777" w:rsidR="00260FF1" w:rsidRPr="00E77497" w:rsidRDefault="00260FF1" w:rsidP="00260FF1">
      <w:pPr>
        <w:pStyle w:val="Alg4"/>
        <w:numPr>
          <w:ilvl w:val="1"/>
          <w:numId w:val="391"/>
        </w:numPr>
      </w:pPr>
      <w:r w:rsidRPr="00E77497">
        <w:t xml:space="preserve">Increase </w:t>
      </w:r>
      <w:r w:rsidRPr="00E77497">
        <w:rPr>
          <w:i/>
        </w:rPr>
        <w:t xml:space="preserve">k </w:t>
      </w:r>
      <w:r w:rsidRPr="00E77497">
        <w:t>by 1.</w:t>
      </w:r>
    </w:p>
    <w:p w14:paraId="320B598B" w14:textId="77777777" w:rsidR="00260FF1" w:rsidRPr="00E77497" w:rsidRDefault="00260FF1" w:rsidP="00260FF1">
      <w:pPr>
        <w:pStyle w:val="Alg4"/>
        <w:numPr>
          <w:ilvl w:val="0"/>
          <w:numId w:val="391"/>
        </w:numPr>
        <w:spacing w:after="120"/>
      </w:pPr>
      <w:r w:rsidRPr="00E77497">
        <w:t>Return -1.</w:t>
      </w:r>
    </w:p>
    <w:p w14:paraId="7876F758"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06FBE09C"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7E47B0B" w14:textId="77777777" w:rsidR="00260FF1" w:rsidRPr="00E77497" w:rsidRDefault="00260FF1" w:rsidP="00260FF1">
      <w:pPr>
        <w:pStyle w:val="40"/>
      </w:pPr>
      <w:bookmarkStart w:id="5357" w:name="_Ref366080893"/>
      <w:r w:rsidRPr="00E77497">
        <w:t>Array.prototype.join (separator)</w:t>
      </w:r>
      <w:bookmarkEnd w:id="5357"/>
    </w:p>
    <w:p w14:paraId="63511B94" w14:textId="77777777" w:rsidR="00260FF1" w:rsidRPr="00E77497" w:rsidRDefault="00260FF1" w:rsidP="00260FF1">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p>
    <w:p w14:paraId="399BDAA7" w14:textId="77777777" w:rsidR="00260FF1" w:rsidRPr="00E77497" w:rsidRDefault="00260FF1" w:rsidP="00260FF1">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2B200300" w14:textId="77777777" w:rsidR="00260FF1" w:rsidRPr="00E77497" w:rsidRDefault="00260FF1" w:rsidP="00260FF1">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61FD1AC" w14:textId="77777777" w:rsidR="00260FF1" w:rsidRDefault="00260FF1" w:rsidP="00260FF1">
      <w:pPr>
        <w:pStyle w:val="Alg4"/>
        <w:numPr>
          <w:ilvl w:val="0"/>
          <w:numId w:val="203"/>
        </w:numPr>
      </w:pPr>
      <w:r>
        <w:t>ReturnIfAbrupt(</w:t>
      </w:r>
      <w:r>
        <w:rPr>
          <w:i/>
        </w:rPr>
        <w:t>O</w:t>
      </w:r>
      <w:r>
        <w:t>).</w:t>
      </w:r>
    </w:p>
    <w:p w14:paraId="0DBB6F95" w14:textId="77777777" w:rsidR="00260FF1" w:rsidRPr="00E77497" w:rsidRDefault="00260FF1" w:rsidP="00260FF1">
      <w:pPr>
        <w:pStyle w:val="Alg4"/>
        <w:numPr>
          <w:ilvl w:val="0"/>
          <w:numId w:val="20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6AB44E2A" w14:textId="77777777" w:rsidR="00260FF1" w:rsidRPr="00E77497" w:rsidRDefault="00260FF1" w:rsidP="00260FF1">
      <w:pPr>
        <w:pStyle w:val="Alg4"/>
        <w:numPr>
          <w:ilvl w:val="0"/>
          <w:numId w:val="20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22279373" w14:textId="77777777" w:rsidR="00260FF1" w:rsidRPr="00E77497" w:rsidRDefault="00260FF1" w:rsidP="00260FF1">
      <w:pPr>
        <w:pStyle w:val="Alg4"/>
        <w:numPr>
          <w:ilvl w:val="0"/>
          <w:numId w:val="203"/>
        </w:numPr>
        <w:contextualSpacing/>
      </w:pPr>
      <w:r>
        <w:t>ReturnIfAbrupt(</w:t>
      </w:r>
      <w:r w:rsidRPr="00E77497">
        <w:rPr>
          <w:i/>
        </w:rPr>
        <w:t>len</w:t>
      </w:r>
      <w:r>
        <w:t>).</w:t>
      </w:r>
    </w:p>
    <w:p w14:paraId="635075B9" w14:textId="77777777" w:rsidR="00260FF1" w:rsidRPr="00E77497" w:rsidRDefault="00260FF1" w:rsidP="00260FF1">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14:paraId="20C116F8" w14:textId="77777777" w:rsidR="00260FF1" w:rsidRPr="00E77497" w:rsidRDefault="00260FF1" w:rsidP="00260FF1">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14:paraId="2A9AFCFD" w14:textId="77777777" w:rsidR="00260FF1" w:rsidRPr="00E77497" w:rsidRDefault="00260FF1" w:rsidP="00260FF1">
      <w:pPr>
        <w:pStyle w:val="Alg4"/>
        <w:numPr>
          <w:ilvl w:val="0"/>
          <w:numId w:val="203"/>
        </w:numPr>
      </w:pPr>
      <w:r w:rsidRPr="00E77497">
        <w:t xml:space="preserve">If </w:t>
      </w:r>
      <w:r w:rsidRPr="00E77497">
        <w:rPr>
          <w:i/>
        </w:rPr>
        <w:t>len</w:t>
      </w:r>
      <w:r w:rsidRPr="00E77497">
        <w:t xml:space="preserve"> is zero, return the empty String.</w:t>
      </w:r>
    </w:p>
    <w:p w14:paraId="16E84809" w14:textId="77777777" w:rsidR="00260FF1" w:rsidRPr="00E77497" w:rsidRDefault="00260FF1" w:rsidP="00260FF1">
      <w:pPr>
        <w:pStyle w:val="Alg4"/>
        <w:numPr>
          <w:ilvl w:val="0"/>
          <w:numId w:val="203"/>
        </w:numPr>
      </w:pPr>
      <w:r w:rsidRPr="00E77497">
        <w:t xml:space="preserve">Let </w:t>
      </w:r>
      <w:r w:rsidRPr="00E77497">
        <w:rPr>
          <w:i/>
        </w:rPr>
        <w:t>element0</w:t>
      </w:r>
      <w:r w:rsidRPr="00E77497">
        <w:t xml:space="preserve"> be the result of Get</w:t>
      </w:r>
      <w:r>
        <w:t>(</w:t>
      </w:r>
      <w:r w:rsidRPr="00E77497">
        <w:rPr>
          <w:i/>
        </w:rPr>
        <w:t>O</w:t>
      </w:r>
      <w:r>
        <w:t>,</w:t>
      </w:r>
      <w:r w:rsidRPr="00E77497">
        <w:t xml:space="preserve"> </w:t>
      </w:r>
      <w:r w:rsidRPr="00E77497">
        <w:rPr>
          <w:rFonts w:ascii="Courier New" w:hAnsi="Courier New"/>
          <w:b/>
        </w:rPr>
        <w:t>"0"</w:t>
      </w:r>
      <w:r w:rsidRPr="00844B9F">
        <w:rPr>
          <w:bCs/>
        </w:rPr>
        <w:t>)</w:t>
      </w:r>
      <w:r w:rsidRPr="00E77497">
        <w:t>.</w:t>
      </w:r>
    </w:p>
    <w:p w14:paraId="682037BE" w14:textId="77777777" w:rsidR="00260FF1" w:rsidRPr="00E77497" w:rsidRDefault="00260FF1" w:rsidP="00260FF1">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w:t>
      </w:r>
      <w:r>
        <w:t>l</w:t>
      </w:r>
      <w:r w:rsidRPr="00E77497">
        <w:t xml:space="preserve">et </w:t>
      </w:r>
      <w:r w:rsidRPr="00E77497">
        <w:rPr>
          <w:i/>
        </w:rPr>
        <w:t>R</w:t>
      </w:r>
      <w:r w:rsidRPr="00E77497">
        <w:t xml:space="preserve"> be ToString(</w:t>
      </w:r>
      <w:r w:rsidRPr="00E77497">
        <w:rPr>
          <w:i/>
        </w:rPr>
        <w:t>element0</w:t>
      </w:r>
      <w:r w:rsidRPr="00E77497">
        <w:t>).</w:t>
      </w:r>
    </w:p>
    <w:p w14:paraId="37074FE3" w14:textId="77777777" w:rsidR="00260FF1" w:rsidRPr="00E77497" w:rsidRDefault="00260FF1" w:rsidP="00260FF1">
      <w:pPr>
        <w:pStyle w:val="Alg4"/>
        <w:numPr>
          <w:ilvl w:val="0"/>
          <w:numId w:val="203"/>
        </w:numPr>
        <w:contextualSpacing/>
      </w:pPr>
      <w:r>
        <w:t>ReturnIfAbrupt(</w:t>
      </w:r>
      <w:r>
        <w:rPr>
          <w:i/>
        </w:rPr>
        <w:t>R</w:t>
      </w:r>
      <w:r>
        <w:t>).</w:t>
      </w:r>
    </w:p>
    <w:p w14:paraId="2E908577" w14:textId="77777777" w:rsidR="00260FF1" w:rsidRPr="00E77497" w:rsidRDefault="00260FF1" w:rsidP="00260FF1">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795D0370" w14:textId="77777777" w:rsidR="00260FF1" w:rsidRPr="00E77497" w:rsidRDefault="00260FF1" w:rsidP="00260FF1">
      <w:pPr>
        <w:pStyle w:val="Alg4"/>
        <w:numPr>
          <w:ilvl w:val="0"/>
          <w:numId w:val="203"/>
        </w:numPr>
      </w:pPr>
      <w:r w:rsidRPr="00E77497">
        <w:t xml:space="preserve">Repeat, while </w:t>
      </w:r>
      <w:r w:rsidRPr="00E77497">
        <w:rPr>
          <w:i/>
        </w:rPr>
        <w:t>k</w:t>
      </w:r>
      <w:r w:rsidRPr="00E77497">
        <w:t xml:space="preserve"> &lt; </w:t>
      </w:r>
      <w:r w:rsidRPr="00E77497">
        <w:rPr>
          <w:i/>
        </w:rPr>
        <w:t>len</w:t>
      </w:r>
    </w:p>
    <w:p w14:paraId="0059DE65" w14:textId="77777777" w:rsidR="00260FF1" w:rsidRPr="00E77497" w:rsidRDefault="00260FF1" w:rsidP="00260FF1">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12B5822A" w14:textId="77777777" w:rsidR="00260FF1" w:rsidRPr="00E77497" w:rsidRDefault="00260FF1" w:rsidP="00260FF1">
      <w:pPr>
        <w:pStyle w:val="Alg4"/>
        <w:numPr>
          <w:ilvl w:val="1"/>
          <w:numId w:val="203"/>
        </w:numPr>
      </w:pPr>
      <w:r w:rsidRPr="00E77497">
        <w:t xml:space="preserve">Let </w:t>
      </w:r>
      <w:r w:rsidRPr="00E77497">
        <w:rPr>
          <w:i/>
        </w:rPr>
        <w:t>element</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14:paraId="584F44F2" w14:textId="77777777" w:rsidR="00260FF1" w:rsidRPr="00E77497" w:rsidRDefault="00260FF1" w:rsidP="00260FF1">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w:t>
      </w:r>
      <w:r>
        <w:t>then l</w:t>
      </w:r>
      <w:r w:rsidRPr="00E77497">
        <w:t xml:space="preserve">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7414EF41" w14:textId="77777777" w:rsidR="00260FF1" w:rsidRPr="00E77497" w:rsidRDefault="00260FF1" w:rsidP="00260FF1">
      <w:pPr>
        <w:pStyle w:val="Alg4"/>
        <w:numPr>
          <w:ilvl w:val="1"/>
          <w:numId w:val="203"/>
        </w:numPr>
        <w:contextualSpacing/>
      </w:pPr>
      <w:r>
        <w:t>ReturnIfAbrupt(</w:t>
      </w:r>
      <w:r>
        <w:rPr>
          <w:i/>
        </w:rPr>
        <w:t>next</w:t>
      </w:r>
      <w:r>
        <w:t>).</w:t>
      </w:r>
    </w:p>
    <w:p w14:paraId="622B7FE1" w14:textId="77777777" w:rsidR="00260FF1" w:rsidRPr="00E77497" w:rsidRDefault="00260FF1" w:rsidP="00260FF1">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39D5D0E7" w14:textId="77777777" w:rsidR="00260FF1" w:rsidRPr="00E77497" w:rsidRDefault="00260FF1" w:rsidP="00260FF1">
      <w:pPr>
        <w:pStyle w:val="Alg4"/>
        <w:numPr>
          <w:ilvl w:val="1"/>
          <w:numId w:val="203"/>
        </w:numPr>
      </w:pPr>
      <w:r w:rsidRPr="00E77497">
        <w:t xml:space="preserve">Increase </w:t>
      </w:r>
      <w:r w:rsidRPr="00E77497">
        <w:rPr>
          <w:i/>
        </w:rPr>
        <w:t>k</w:t>
      </w:r>
      <w:r w:rsidRPr="00E77497">
        <w:t xml:space="preserve"> by 1.</w:t>
      </w:r>
    </w:p>
    <w:p w14:paraId="5ABBF28D" w14:textId="77777777" w:rsidR="00260FF1" w:rsidRPr="00E77497" w:rsidRDefault="00260FF1" w:rsidP="00260FF1">
      <w:pPr>
        <w:pStyle w:val="Alg4"/>
        <w:numPr>
          <w:ilvl w:val="0"/>
          <w:numId w:val="203"/>
        </w:numPr>
        <w:spacing w:after="220"/>
      </w:pPr>
      <w:r w:rsidRPr="00E77497">
        <w:t xml:space="preserve">Return </w:t>
      </w:r>
      <w:r w:rsidRPr="00E77497">
        <w:rPr>
          <w:i/>
        </w:rPr>
        <w:t>R</w:t>
      </w:r>
      <w:r w:rsidRPr="00E77497">
        <w:t>.</w:t>
      </w:r>
    </w:p>
    <w:p w14:paraId="7754F3BF"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1117CF24" w14:textId="77777777" w:rsidR="00260FF1" w:rsidRPr="00E77497" w:rsidRDefault="00260FF1" w:rsidP="00260FF1">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59724928" w14:textId="77777777" w:rsidR="00260FF1" w:rsidRDefault="00260FF1" w:rsidP="00260FF1">
      <w:pPr>
        <w:pStyle w:val="40"/>
      </w:pPr>
      <w:bookmarkStart w:id="5358" w:name="_Ref366080451"/>
      <w:r w:rsidRPr="00714C7E">
        <w:t>Array.prototype.keys ( )</w:t>
      </w:r>
      <w:bookmarkEnd w:id="5358"/>
    </w:p>
    <w:p w14:paraId="106D5C66" w14:textId="77777777" w:rsidR="00260FF1" w:rsidRPr="00E77497" w:rsidRDefault="00260FF1" w:rsidP="00260FF1">
      <w:r w:rsidRPr="00E77497">
        <w:t>The following steps are taken:</w:t>
      </w:r>
    </w:p>
    <w:p w14:paraId="4E7E78DD" w14:textId="77777777" w:rsidR="00260FF1" w:rsidRPr="00E77497" w:rsidRDefault="00260FF1" w:rsidP="00260FF1">
      <w:pPr>
        <w:pStyle w:val="Alg4"/>
        <w:numPr>
          <w:ilvl w:val="0"/>
          <w:numId w:val="1001"/>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64EF9EE2" w14:textId="77777777" w:rsidR="00260FF1" w:rsidRPr="00E77497" w:rsidRDefault="00260FF1" w:rsidP="00260FF1">
      <w:pPr>
        <w:pStyle w:val="Alg4"/>
        <w:numPr>
          <w:ilvl w:val="0"/>
          <w:numId w:val="1001"/>
        </w:numPr>
      </w:pPr>
      <w:r>
        <w:t>ReturnIfAbrupt(</w:t>
      </w:r>
      <w:r>
        <w:rPr>
          <w:i/>
        </w:rPr>
        <w:t>O</w:t>
      </w:r>
      <w:r>
        <w:t>).</w:t>
      </w:r>
    </w:p>
    <w:p w14:paraId="57AF33D2" w14:textId="77777777" w:rsidR="00260FF1" w:rsidRDefault="00260FF1" w:rsidP="00260FF1">
      <w:pPr>
        <w:pStyle w:val="Alg4"/>
        <w:numPr>
          <w:ilvl w:val="0"/>
          <w:numId w:val="1001"/>
        </w:numPr>
        <w:spacing w:after="280"/>
      </w:pPr>
      <w:r>
        <w:t xml:space="preserve">Return the result of calling the CreateArrayIterator abstract operation with arguments </w:t>
      </w:r>
      <w:r>
        <w:rPr>
          <w:i/>
        </w:rPr>
        <w:t>O</w:t>
      </w:r>
      <w:r>
        <w:t xml:space="preserve"> and </w:t>
      </w:r>
      <w:r w:rsidRPr="00E77497">
        <w:rPr>
          <w:b/>
        </w:rPr>
        <w:t>"</w:t>
      </w:r>
      <w:r>
        <w:rPr>
          <w:rFonts w:ascii="Courier New" w:hAnsi="Courier New" w:cs="Courier New"/>
          <w:b/>
        </w:rPr>
        <w:t>key</w:t>
      </w:r>
      <w:r w:rsidRPr="00E77497">
        <w:rPr>
          <w:b/>
        </w:rPr>
        <w:t>"</w:t>
      </w:r>
      <w:r>
        <w:t>.</w:t>
      </w:r>
    </w:p>
    <w:p w14:paraId="7763D275" w14:textId="77777777" w:rsidR="00260FF1" w:rsidRDefault="00260FF1" w:rsidP="00260FF1">
      <w:pPr>
        <w:pStyle w:val="40"/>
      </w:pPr>
      <w:bookmarkStart w:id="5359" w:name="_Toc382291623"/>
      <w:bookmarkStart w:id="5360" w:name="_Toc385672297"/>
      <w:bookmarkStart w:id="5361" w:name="_Toc393690413"/>
      <w:bookmarkStart w:id="5362" w:name="_Ref366080475"/>
      <w:bookmarkEnd w:id="5342"/>
      <w:bookmarkEnd w:id="5343"/>
      <w:bookmarkEnd w:id="5345"/>
      <w:bookmarkEnd w:id="5346"/>
      <w:r w:rsidRPr="004C0245">
        <w:t>Array.prototype.lastIndexOf ( searchElement [ , fromIndex ] )</w:t>
      </w:r>
      <w:bookmarkEnd w:id="5362"/>
    </w:p>
    <w:p w14:paraId="4B8DC42B" w14:textId="77777777" w:rsidR="00260FF1" w:rsidRPr="00E77497" w:rsidRDefault="00260FF1" w:rsidP="00260FF1">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Strict Equality Comparison </w:t>
      </w:r>
      <w:r>
        <w:t>a</w:t>
      </w:r>
      <w:r w:rsidRPr="00E77497">
        <w:t>lgorithm</w:t>
      </w:r>
      <w:r w:rsidRPr="00E77497" w:rsidDel="00B35B81">
        <w:t xml:space="preserve"> </w:t>
      </w:r>
      <w:r w:rsidRPr="00E77497">
        <w:t>(</w:t>
      </w:r>
      <w:r w:rsidR="00386020">
        <w:fldChar w:fldCharType="begin"/>
      </w:r>
      <w:r w:rsidR="00386020">
        <w:instrText xml:space="preserve"> REF _Ref366084118 \r \h </w:instrText>
      </w:r>
      <w:r w:rsidR="00386020">
        <w:fldChar w:fldCharType="separate"/>
      </w:r>
      <w:r w:rsidR="00083CEC">
        <w:t>7.2.10</w:t>
      </w:r>
      <w:r w:rsidR="00386020">
        <w:fldChar w:fldCharType="end"/>
      </w:r>
      <w:r w:rsidRPr="00E77497">
        <w:t>), and if found at one or more positions, returns the index of the last such position; otherwise, -1 is returned.</w:t>
      </w:r>
    </w:p>
    <w:p w14:paraId="18AB9498" w14:textId="77777777" w:rsidR="00260FF1" w:rsidRPr="00E77497" w:rsidRDefault="00260FF1" w:rsidP="00260FF1">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14:paraId="09703F13" w14:textId="77777777" w:rsidR="00260FF1" w:rsidRPr="00E77497" w:rsidRDefault="00260FF1" w:rsidP="00260FF1">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323063B1" w14:textId="77777777" w:rsidR="00260FF1" w:rsidRPr="00E77497" w:rsidRDefault="00260FF1" w:rsidP="00260FF1">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56D4217" w14:textId="77777777" w:rsidR="00260FF1" w:rsidRDefault="00260FF1" w:rsidP="00260FF1">
      <w:pPr>
        <w:pStyle w:val="Alg4"/>
        <w:numPr>
          <w:ilvl w:val="0"/>
          <w:numId w:val="213"/>
        </w:numPr>
      </w:pPr>
      <w:r>
        <w:t>ReturnIfAbrupt(</w:t>
      </w:r>
      <w:r>
        <w:rPr>
          <w:i/>
        </w:rPr>
        <w:t>O</w:t>
      </w:r>
      <w:r>
        <w:t>).</w:t>
      </w:r>
    </w:p>
    <w:p w14:paraId="4B8D1617" w14:textId="77777777" w:rsidR="00260FF1" w:rsidRPr="00E77497" w:rsidRDefault="00260FF1" w:rsidP="00260FF1">
      <w:pPr>
        <w:pStyle w:val="Alg4"/>
        <w:numPr>
          <w:ilvl w:val="0"/>
          <w:numId w:val="213"/>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7E9550DC" w14:textId="77777777" w:rsidR="00260FF1" w:rsidRPr="00E77497" w:rsidRDefault="00260FF1" w:rsidP="00260FF1">
      <w:pPr>
        <w:pStyle w:val="Alg4"/>
        <w:numPr>
          <w:ilvl w:val="0"/>
          <w:numId w:val="213"/>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414C0653" w14:textId="77777777" w:rsidR="00260FF1" w:rsidRPr="00E77497" w:rsidRDefault="00260FF1" w:rsidP="00260FF1">
      <w:pPr>
        <w:pStyle w:val="Alg4"/>
        <w:numPr>
          <w:ilvl w:val="0"/>
          <w:numId w:val="213"/>
        </w:numPr>
        <w:contextualSpacing/>
      </w:pPr>
      <w:r>
        <w:t>ReturnIfAbrupt(</w:t>
      </w:r>
      <w:r w:rsidRPr="00E77497">
        <w:rPr>
          <w:i/>
        </w:rPr>
        <w:t>len</w:t>
      </w:r>
      <w:r>
        <w:t>).</w:t>
      </w:r>
    </w:p>
    <w:p w14:paraId="1C9B887A" w14:textId="77777777" w:rsidR="00260FF1" w:rsidRPr="00E77497" w:rsidRDefault="00260FF1" w:rsidP="00260FF1">
      <w:pPr>
        <w:pStyle w:val="Alg4"/>
        <w:numPr>
          <w:ilvl w:val="0"/>
          <w:numId w:val="213"/>
        </w:numPr>
      </w:pPr>
      <w:r w:rsidRPr="00E77497">
        <w:t xml:space="preserve">If </w:t>
      </w:r>
      <w:r w:rsidRPr="00E77497">
        <w:rPr>
          <w:i/>
        </w:rPr>
        <w:t>len</w:t>
      </w:r>
      <w:r w:rsidRPr="00E77497">
        <w:t xml:space="preserve"> is 0, return -1.</w:t>
      </w:r>
    </w:p>
    <w:p w14:paraId="15CF807F" w14:textId="77777777" w:rsidR="00260FF1" w:rsidRPr="00E77497" w:rsidRDefault="00260FF1" w:rsidP="00260FF1">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14:paraId="54814940" w14:textId="77777777" w:rsidR="00260FF1" w:rsidRPr="00E77497" w:rsidRDefault="00260FF1" w:rsidP="00260FF1">
      <w:pPr>
        <w:pStyle w:val="Alg4"/>
        <w:numPr>
          <w:ilvl w:val="0"/>
          <w:numId w:val="213"/>
        </w:numPr>
        <w:contextualSpacing/>
      </w:pPr>
      <w:r>
        <w:t>ReturnIfAbrupt(</w:t>
      </w:r>
      <w:r>
        <w:rPr>
          <w:i/>
        </w:rPr>
        <w:t>n</w:t>
      </w:r>
      <w:r>
        <w:t>).</w:t>
      </w:r>
    </w:p>
    <w:p w14:paraId="7EE3F02B" w14:textId="77777777" w:rsidR="00260FF1" w:rsidRPr="00E77497" w:rsidRDefault="00260FF1" w:rsidP="00260FF1">
      <w:pPr>
        <w:pStyle w:val="Alg4"/>
        <w:numPr>
          <w:ilvl w:val="0"/>
          <w:numId w:val="213"/>
        </w:numPr>
      </w:pPr>
      <w:r w:rsidRPr="00E77497">
        <w:t xml:space="preserve">If </w:t>
      </w:r>
      <w:r w:rsidRPr="00E77497">
        <w:rPr>
          <w:i/>
        </w:rPr>
        <w:t>n</w:t>
      </w:r>
      <w:r w:rsidRPr="00E77497">
        <w:t xml:space="preserve"> ≥ </w:t>
      </w:r>
      <w:r w:rsidRPr="007177CB">
        <w:rPr>
          <w:iCs/>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14:paraId="09818C3F" w14:textId="77777777" w:rsidR="00260FF1" w:rsidRPr="00E77497" w:rsidRDefault="00260FF1" w:rsidP="00260FF1">
      <w:pPr>
        <w:pStyle w:val="Alg4"/>
        <w:numPr>
          <w:ilvl w:val="0"/>
          <w:numId w:val="213"/>
        </w:numPr>
      </w:pPr>
      <w:r w:rsidRPr="00E77497">
        <w:t xml:space="preserve">Else  </w:t>
      </w:r>
      <w:r w:rsidRPr="00E77497">
        <w:rPr>
          <w:i/>
        </w:rPr>
        <w:t>n</w:t>
      </w:r>
      <w:r w:rsidRPr="00E77497">
        <w:t xml:space="preserve"> &lt; 0,</w:t>
      </w:r>
    </w:p>
    <w:p w14:paraId="49EE12A5" w14:textId="77777777" w:rsidR="00260FF1" w:rsidRPr="00E77497" w:rsidRDefault="00260FF1" w:rsidP="00260FF1">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14:paraId="4D4E21E7" w14:textId="77777777" w:rsidR="00260FF1" w:rsidRPr="00E77497" w:rsidRDefault="00260FF1" w:rsidP="00260FF1">
      <w:pPr>
        <w:pStyle w:val="Alg4"/>
        <w:numPr>
          <w:ilvl w:val="0"/>
          <w:numId w:val="213"/>
        </w:numPr>
      </w:pPr>
      <w:r w:rsidRPr="00E77497">
        <w:t xml:space="preserve">Repeat, while </w:t>
      </w:r>
      <w:r w:rsidRPr="00E77497">
        <w:rPr>
          <w:i/>
        </w:rPr>
        <w:t>k</w:t>
      </w:r>
      <w:r w:rsidRPr="00E77497">
        <w:t xml:space="preserve">≥ </w:t>
      </w:r>
      <w:r w:rsidRPr="007177CB">
        <w:rPr>
          <w:iCs/>
        </w:rPr>
        <w:t>0</w:t>
      </w:r>
    </w:p>
    <w:p w14:paraId="49776C37" w14:textId="77777777" w:rsidR="00260FF1" w:rsidRPr="00E77497" w:rsidRDefault="00260FF1" w:rsidP="00260FF1">
      <w:pPr>
        <w:pStyle w:val="Alg4"/>
        <w:numPr>
          <w:ilvl w:val="1"/>
          <w:numId w:val="213"/>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ToString(</w:t>
      </w:r>
      <w:r w:rsidRPr="00E77497">
        <w:rPr>
          <w:i/>
        </w:rPr>
        <w:t>k</w:t>
      </w:r>
      <w:r w:rsidRPr="00E77497">
        <w:t>)</w:t>
      </w:r>
      <w:r>
        <w:t>)</w:t>
      </w:r>
      <w:r w:rsidRPr="00E77497">
        <w:t>.</w:t>
      </w:r>
    </w:p>
    <w:p w14:paraId="057F56E5" w14:textId="77777777" w:rsidR="00260FF1" w:rsidRDefault="00260FF1" w:rsidP="00260FF1">
      <w:pPr>
        <w:pStyle w:val="Alg3"/>
        <w:numPr>
          <w:ilvl w:val="1"/>
          <w:numId w:val="213"/>
        </w:numPr>
        <w:tabs>
          <w:tab w:val="left" w:pos="720"/>
        </w:tabs>
      </w:pPr>
      <w:r>
        <w:t>ReturnIfAbrupt(</w:t>
      </w:r>
      <w:r>
        <w:rPr>
          <w:i/>
          <w:iCs/>
        </w:rPr>
        <w:t>kPresent</w:t>
      </w:r>
      <w:r>
        <w:t>).</w:t>
      </w:r>
    </w:p>
    <w:p w14:paraId="01354BAA" w14:textId="77777777" w:rsidR="00260FF1" w:rsidRPr="00E77497" w:rsidRDefault="00260FF1" w:rsidP="00260FF1">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14:paraId="74A45C45" w14:textId="77777777" w:rsidR="00260FF1" w:rsidRPr="00E77497" w:rsidRDefault="00260FF1" w:rsidP="00260FF1">
      <w:pPr>
        <w:pStyle w:val="Alg4"/>
        <w:numPr>
          <w:ilvl w:val="2"/>
          <w:numId w:val="213"/>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14:paraId="6074C704" w14:textId="77777777" w:rsidR="00260FF1" w:rsidRPr="00E77497" w:rsidRDefault="00260FF1" w:rsidP="00260FF1">
      <w:pPr>
        <w:pStyle w:val="Alg4"/>
        <w:numPr>
          <w:ilvl w:val="2"/>
          <w:numId w:val="213"/>
        </w:numPr>
        <w:contextualSpacing/>
      </w:pPr>
      <w:r>
        <w:t>ReturnIfAbrupt(</w:t>
      </w:r>
      <w:r>
        <w:rPr>
          <w:i/>
        </w:rPr>
        <w:t>elementK</w:t>
      </w:r>
      <w:r>
        <w:t>).</w:t>
      </w:r>
    </w:p>
    <w:p w14:paraId="7B03C4E2" w14:textId="77777777" w:rsidR="00260FF1" w:rsidRPr="00E77497" w:rsidRDefault="00260FF1" w:rsidP="00260FF1">
      <w:pPr>
        <w:pStyle w:val="Alg4"/>
        <w:numPr>
          <w:ilvl w:val="2"/>
          <w:numId w:val="213"/>
        </w:numPr>
      </w:pPr>
      <w:r w:rsidRPr="00E77497">
        <w:t xml:space="preserve">Let </w:t>
      </w:r>
      <w:r w:rsidRPr="00E77497">
        <w:rPr>
          <w:i/>
        </w:rPr>
        <w:t>same</w:t>
      </w:r>
      <w:r w:rsidRPr="00E77497">
        <w:t xml:space="preserve"> be the result of </w:t>
      </w:r>
      <w:r>
        <w:t>performing</w:t>
      </w:r>
      <w:r w:rsidRPr="00E77497">
        <w:t xml:space="preserve"> Strict Equality Comparison </w:t>
      </w:r>
      <w:r>
        <w:br/>
      </w:r>
      <w:r w:rsidRPr="00E77497">
        <w:rPr>
          <w:i/>
        </w:rPr>
        <w:t>searchElement</w:t>
      </w:r>
      <w:r w:rsidRPr="00E77497">
        <w:t xml:space="preserve"> </w:t>
      </w:r>
      <w:r>
        <w:t>===</w:t>
      </w:r>
      <w:r w:rsidRPr="00E77497">
        <w:t xml:space="preserve"> </w:t>
      </w:r>
      <w:r w:rsidRPr="00E77497">
        <w:rPr>
          <w:i/>
        </w:rPr>
        <w:t>elementK</w:t>
      </w:r>
      <w:r w:rsidRPr="00E77497">
        <w:t>.</w:t>
      </w:r>
    </w:p>
    <w:p w14:paraId="5AA50989" w14:textId="77777777" w:rsidR="00260FF1" w:rsidRPr="00E77497" w:rsidRDefault="00260FF1" w:rsidP="00260FF1">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086BBB4B" w14:textId="77777777" w:rsidR="00260FF1" w:rsidRPr="00E77497" w:rsidRDefault="00260FF1" w:rsidP="00260FF1">
      <w:pPr>
        <w:pStyle w:val="Alg4"/>
        <w:numPr>
          <w:ilvl w:val="1"/>
          <w:numId w:val="213"/>
        </w:numPr>
      </w:pPr>
      <w:r w:rsidRPr="00E77497">
        <w:t xml:space="preserve">Decrease </w:t>
      </w:r>
      <w:r w:rsidRPr="00E77497">
        <w:rPr>
          <w:i/>
        </w:rPr>
        <w:t>k</w:t>
      </w:r>
      <w:r w:rsidRPr="00E77497">
        <w:t xml:space="preserve"> by 1.</w:t>
      </w:r>
    </w:p>
    <w:p w14:paraId="27FCDCA7" w14:textId="77777777" w:rsidR="00260FF1" w:rsidRPr="00E77497" w:rsidRDefault="00260FF1" w:rsidP="00260FF1">
      <w:pPr>
        <w:pStyle w:val="Alg4"/>
        <w:numPr>
          <w:ilvl w:val="0"/>
          <w:numId w:val="213"/>
        </w:numPr>
        <w:spacing w:after="120"/>
      </w:pPr>
      <w:r w:rsidRPr="00E77497">
        <w:t>Return -1.</w:t>
      </w:r>
    </w:p>
    <w:p w14:paraId="2AA9B32F"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4B4BD49C"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372849E7" w14:textId="77777777" w:rsidR="00260FF1" w:rsidRPr="00A00059" w:rsidRDefault="00260FF1" w:rsidP="00260FF1">
      <w:pPr>
        <w:pStyle w:val="40"/>
      </w:pPr>
      <w:bookmarkStart w:id="5363" w:name="_Ref366080925"/>
      <w:r w:rsidRPr="00A00059">
        <w:t>Array.prototype.map ( callbackfn [ , thisArg ] )</w:t>
      </w:r>
      <w:bookmarkEnd w:id="5363"/>
    </w:p>
    <w:p w14:paraId="1FA7E59B" w14:textId="77777777"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0720381D"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7A156AFA" w14:textId="77777777"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14:paraId="22B5ECBD" w14:textId="77777777" w:rsidR="00260FF1" w:rsidRPr="00E77497" w:rsidRDefault="00260FF1" w:rsidP="00260FF1">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3847C223" w14:textId="77777777" w:rsidR="00260FF1" w:rsidRPr="00E77497" w:rsidRDefault="00260FF1" w:rsidP="00260FF1">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33EF8A63" w14:textId="77777777" w:rsidR="00260FF1" w:rsidRPr="00E77497" w:rsidRDefault="00260FF1" w:rsidP="00260FF1">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079CD15C" w14:textId="77777777" w:rsidR="00260FF1" w:rsidRPr="00E77497" w:rsidRDefault="00260FF1" w:rsidP="00260FF1">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6185E49" w14:textId="77777777" w:rsidR="00260FF1" w:rsidRDefault="00260FF1" w:rsidP="00260FF1">
      <w:pPr>
        <w:pStyle w:val="Alg4"/>
        <w:numPr>
          <w:ilvl w:val="0"/>
          <w:numId w:val="217"/>
        </w:numPr>
      </w:pPr>
      <w:r>
        <w:t>ReturnIfAbrupt(</w:t>
      </w:r>
      <w:r>
        <w:rPr>
          <w:i/>
        </w:rPr>
        <w:t>O</w:t>
      </w:r>
      <w:r>
        <w:t>).</w:t>
      </w:r>
    </w:p>
    <w:p w14:paraId="0FE5E246" w14:textId="77777777" w:rsidR="00260FF1" w:rsidRPr="00E77497" w:rsidRDefault="00260FF1" w:rsidP="00260FF1">
      <w:pPr>
        <w:pStyle w:val="Alg4"/>
        <w:numPr>
          <w:ilvl w:val="0"/>
          <w:numId w:val="21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01266369" w14:textId="77777777" w:rsidR="00260FF1" w:rsidRPr="00E77497" w:rsidRDefault="00260FF1" w:rsidP="00260FF1">
      <w:pPr>
        <w:pStyle w:val="Alg4"/>
        <w:numPr>
          <w:ilvl w:val="0"/>
          <w:numId w:val="21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38C06DAA" w14:textId="77777777" w:rsidR="00260FF1" w:rsidRPr="00E77497" w:rsidRDefault="00260FF1" w:rsidP="00260FF1">
      <w:pPr>
        <w:pStyle w:val="Alg4"/>
        <w:numPr>
          <w:ilvl w:val="0"/>
          <w:numId w:val="217"/>
        </w:numPr>
        <w:contextualSpacing/>
      </w:pPr>
      <w:r>
        <w:t>ReturnIfAbrupt(</w:t>
      </w:r>
      <w:r w:rsidRPr="00E77497">
        <w:rPr>
          <w:i/>
        </w:rPr>
        <w:t>len</w:t>
      </w:r>
      <w:r>
        <w:t>).</w:t>
      </w:r>
    </w:p>
    <w:p w14:paraId="493BE747" w14:textId="77777777" w:rsidR="00260FF1" w:rsidRPr="00E77497" w:rsidRDefault="00260FF1" w:rsidP="00260FF1">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A246FE7" w14:textId="77777777" w:rsidR="00260FF1" w:rsidRPr="00E77497" w:rsidRDefault="00260FF1" w:rsidP="00260FF1">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02E5B3FC" w14:textId="77777777" w:rsidR="00260FF1" w:rsidRDefault="00260FF1" w:rsidP="00260FF1">
      <w:pPr>
        <w:pStyle w:val="Alg4"/>
        <w:numPr>
          <w:ilvl w:val="0"/>
          <w:numId w:val="217"/>
        </w:numPr>
      </w:pPr>
      <w:r>
        <w:t xml:space="preserve">Let </w:t>
      </w:r>
      <w:r>
        <w:rPr>
          <w:i/>
          <w:iCs/>
        </w:rPr>
        <w:t>A</w:t>
      </w:r>
      <w:r>
        <w:t xml:space="preserve"> be </w:t>
      </w:r>
      <w:r>
        <w:rPr>
          <w:b/>
          <w:bCs/>
        </w:rPr>
        <w:t>undefined</w:t>
      </w:r>
      <w:r>
        <w:t>.</w:t>
      </w:r>
    </w:p>
    <w:p w14:paraId="41366D77" w14:textId="77777777" w:rsidR="00260FF1" w:rsidRDefault="00260FF1" w:rsidP="00260FF1">
      <w:pPr>
        <w:pStyle w:val="Alg4"/>
        <w:numPr>
          <w:ilvl w:val="0"/>
          <w:numId w:val="217"/>
        </w:numPr>
      </w:pPr>
      <w:r>
        <w:t xml:space="preserve">If </w:t>
      </w:r>
      <w:r w:rsidRPr="00E77497">
        <w:rPr>
          <w:i/>
        </w:rPr>
        <w:t>O</w:t>
      </w:r>
      <w:r>
        <w:t xml:space="preserve"> is an </w:t>
      </w:r>
      <w:r w:rsidRPr="00E77497">
        <w:t xml:space="preserve"> </w:t>
      </w:r>
      <w:r>
        <w:t>exotic Array object, then</w:t>
      </w:r>
    </w:p>
    <w:p w14:paraId="60123A6F" w14:textId="77777777" w:rsidR="00260FF1" w:rsidRDefault="00260FF1" w:rsidP="00260FF1">
      <w:pPr>
        <w:pStyle w:val="Alg4"/>
        <w:numPr>
          <w:ilvl w:val="1"/>
          <w:numId w:val="217"/>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14:paraId="36589AC1" w14:textId="77777777" w:rsidR="00260FF1" w:rsidRDefault="00260FF1" w:rsidP="00260FF1">
      <w:pPr>
        <w:pStyle w:val="Alg4"/>
        <w:numPr>
          <w:ilvl w:val="1"/>
          <w:numId w:val="217"/>
        </w:numPr>
      </w:pPr>
      <w:r>
        <w:t>ReturnIfAbrupt(</w:t>
      </w:r>
      <w:r>
        <w:rPr>
          <w:i/>
        </w:rPr>
        <w:t>C</w:t>
      </w:r>
      <w:r>
        <w:t>).</w:t>
      </w:r>
    </w:p>
    <w:p w14:paraId="00359D35" w14:textId="77777777" w:rsidR="00260FF1" w:rsidRDefault="00260FF1" w:rsidP="00260FF1">
      <w:pPr>
        <w:pStyle w:val="Alg4"/>
        <w:numPr>
          <w:ilvl w:val="1"/>
          <w:numId w:val="217"/>
        </w:numPr>
      </w:pPr>
      <w:r>
        <w:t>If IsConstructor(</w:t>
      </w:r>
      <w:r w:rsidRPr="00924A5A">
        <w:rPr>
          <w:i/>
        </w:rPr>
        <w:t>C</w:t>
      </w:r>
      <w:r>
        <w:t xml:space="preserve">) is </w:t>
      </w:r>
      <w:r w:rsidRPr="00924A5A">
        <w:rPr>
          <w:b/>
        </w:rPr>
        <w:t>true</w:t>
      </w:r>
      <w:r>
        <w:t>, then</w:t>
      </w:r>
    </w:p>
    <w:p w14:paraId="23DCAB7C" w14:textId="77777777" w:rsidR="00260FF1" w:rsidRDefault="00260FF1" w:rsidP="00260FF1">
      <w:pPr>
        <w:pStyle w:val="Alg4"/>
        <w:numPr>
          <w:ilvl w:val="2"/>
          <w:numId w:val="217"/>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5364"/>
      <w:r>
        <w:t xml:space="preserve">with an argument list containing the single item </w:t>
      </w:r>
      <w:r w:rsidRPr="00663EE4">
        <w:rPr>
          <w:i/>
        </w:rPr>
        <w:t>len</w:t>
      </w:r>
      <w:r>
        <w:t>.</w:t>
      </w:r>
      <w:commentRangeEnd w:id="5364"/>
      <w:r>
        <w:rPr>
          <w:rStyle w:val="af6"/>
          <w:rFonts w:ascii="Arial" w:eastAsia="MS Mincho" w:hAnsi="Arial"/>
          <w:spacing w:val="0"/>
          <w:lang w:eastAsia="ja-JP"/>
        </w:rPr>
        <w:commentReference w:id="5364"/>
      </w:r>
    </w:p>
    <w:p w14:paraId="63AB747C" w14:textId="77777777" w:rsidR="00260FF1" w:rsidRDefault="00260FF1" w:rsidP="00260FF1">
      <w:pPr>
        <w:pStyle w:val="Alg4"/>
        <w:numPr>
          <w:ilvl w:val="0"/>
          <w:numId w:val="217"/>
        </w:numPr>
      </w:pPr>
      <w:r>
        <w:t xml:space="preserve">If </w:t>
      </w:r>
      <w:r>
        <w:rPr>
          <w:i/>
          <w:iCs/>
        </w:rPr>
        <w:t>A</w:t>
      </w:r>
      <w:r>
        <w:t xml:space="preserve"> is </w:t>
      </w:r>
      <w:r>
        <w:rPr>
          <w:b/>
          <w:bCs/>
        </w:rPr>
        <w:t>undefined</w:t>
      </w:r>
      <w:r>
        <w:t>, then</w:t>
      </w:r>
    </w:p>
    <w:p w14:paraId="43A0A95D" w14:textId="77777777" w:rsidR="00260FF1" w:rsidRPr="00E77497" w:rsidRDefault="00260FF1" w:rsidP="00260FF1">
      <w:pPr>
        <w:pStyle w:val="Alg4"/>
        <w:numPr>
          <w:ilvl w:val="1"/>
          <w:numId w:val="217"/>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663EE4">
        <w:rPr>
          <w:i/>
        </w:rPr>
        <w:t>len</w:t>
      </w:r>
      <w:r w:rsidRPr="00E77497">
        <w:t>.</w:t>
      </w:r>
    </w:p>
    <w:p w14:paraId="058E3958" w14:textId="77777777" w:rsidR="00260FF1" w:rsidRDefault="00260FF1" w:rsidP="00260FF1">
      <w:pPr>
        <w:pStyle w:val="Alg4"/>
        <w:numPr>
          <w:ilvl w:val="0"/>
          <w:numId w:val="217"/>
        </w:numPr>
      </w:pPr>
      <w:r>
        <w:t>ReturnIfAbrupt(</w:t>
      </w:r>
      <w:r>
        <w:rPr>
          <w:i/>
        </w:rPr>
        <w:t>A</w:t>
      </w:r>
      <w:r>
        <w:t>).</w:t>
      </w:r>
    </w:p>
    <w:p w14:paraId="3C3A8F4E" w14:textId="77777777" w:rsidR="00260FF1" w:rsidRPr="00E77497" w:rsidRDefault="00260FF1" w:rsidP="00260FF1">
      <w:pPr>
        <w:pStyle w:val="Alg4"/>
        <w:numPr>
          <w:ilvl w:val="0"/>
          <w:numId w:val="217"/>
        </w:numPr>
      </w:pPr>
      <w:r w:rsidRPr="00E77497">
        <w:t xml:space="preserve">Let </w:t>
      </w:r>
      <w:r w:rsidRPr="00E77497">
        <w:rPr>
          <w:i/>
        </w:rPr>
        <w:t>k</w:t>
      </w:r>
      <w:r w:rsidRPr="00E77497">
        <w:t xml:space="preserve"> be 0.</w:t>
      </w:r>
    </w:p>
    <w:p w14:paraId="2D986EDD" w14:textId="77777777" w:rsidR="00260FF1" w:rsidRPr="00E77497" w:rsidRDefault="00260FF1" w:rsidP="00260FF1">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14:paraId="4BE1F1B8" w14:textId="77777777" w:rsidR="00260FF1" w:rsidRPr="00E77497" w:rsidRDefault="00260FF1" w:rsidP="00260FF1">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14:paraId="36030D17" w14:textId="77777777" w:rsidR="00260FF1" w:rsidRPr="00E77497" w:rsidRDefault="00260FF1" w:rsidP="00260FF1">
      <w:pPr>
        <w:pStyle w:val="Alg4"/>
        <w:numPr>
          <w:ilvl w:val="1"/>
          <w:numId w:val="217"/>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2E19FEC1" w14:textId="77777777" w:rsidR="00260FF1" w:rsidRDefault="00260FF1" w:rsidP="00260FF1">
      <w:pPr>
        <w:pStyle w:val="Alg3"/>
        <w:numPr>
          <w:ilvl w:val="1"/>
          <w:numId w:val="217"/>
        </w:numPr>
        <w:tabs>
          <w:tab w:val="left" w:pos="720"/>
        </w:tabs>
      </w:pPr>
      <w:r>
        <w:t>ReturnIfAbrupt(</w:t>
      </w:r>
      <w:r>
        <w:rPr>
          <w:i/>
          <w:iCs/>
        </w:rPr>
        <w:t>kPresent</w:t>
      </w:r>
      <w:r>
        <w:t>).</w:t>
      </w:r>
    </w:p>
    <w:p w14:paraId="364EEBF5" w14:textId="77777777" w:rsidR="00260FF1" w:rsidRPr="00E77497" w:rsidRDefault="00260FF1" w:rsidP="00260FF1">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14:paraId="0CBEF88A" w14:textId="77777777" w:rsidR="00260FF1" w:rsidRPr="00E77497" w:rsidRDefault="00260FF1" w:rsidP="00260FF1">
      <w:pPr>
        <w:pStyle w:val="Alg4"/>
        <w:numPr>
          <w:ilvl w:val="2"/>
          <w:numId w:val="21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15517424" w14:textId="77777777" w:rsidR="00260FF1" w:rsidRPr="00E77497" w:rsidRDefault="00260FF1" w:rsidP="00260FF1">
      <w:pPr>
        <w:pStyle w:val="Alg4"/>
        <w:numPr>
          <w:ilvl w:val="2"/>
          <w:numId w:val="217"/>
        </w:numPr>
        <w:contextualSpacing/>
      </w:pPr>
      <w:r>
        <w:t>ReturnIfAbrupt(</w:t>
      </w:r>
      <w:r w:rsidRPr="00E77497">
        <w:rPr>
          <w:i/>
        </w:rPr>
        <w:t>kValue</w:t>
      </w:r>
      <w:r>
        <w:t>).</w:t>
      </w:r>
    </w:p>
    <w:p w14:paraId="70E150C8" w14:textId="77777777" w:rsidR="00260FF1" w:rsidRPr="00E77497" w:rsidRDefault="00260FF1" w:rsidP="00260FF1">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14:paraId="0EE50258" w14:textId="77777777" w:rsidR="00260FF1" w:rsidRPr="00E77497" w:rsidRDefault="00260FF1" w:rsidP="00260FF1">
      <w:pPr>
        <w:pStyle w:val="Alg4"/>
        <w:numPr>
          <w:ilvl w:val="2"/>
          <w:numId w:val="217"/>
        </w:numPr>
        <w:contextualSpacing/>
      </w:pPr>
      <w:r>
        <w:t>ReturnIfAbrupt(</w:t>
      </w:r>
      <w:r>
        <w:rPr>
          <w:i/>
        </w:rPr>
        <w:t>mappedValue</w:t>
      </w:r>
      <w:r>
        <w:t>).</w:t>
      </w:r>
    </w:p>
    <w:p w14:paraId="02979CD9" w14:textId="77777777" w:rsidR="00260FF1" w:rsidRPr="00E77497" w:rsidRDefault="00260FF1" w:rsidP="00260FF1">
      <w:pPr>
        <w:pStyle w:val="Alg4"/>
        <w:numPr>
          <w:ilvl w:val="2"/>
          <w:numId w:val="217"/>
        </w:numPr>
      </w:pPr>
      <w:r w:rsidRPr="00E77497">
        <w:t xml:space="preserve">Call the [[DefineOwnProperty]] internal method of </w:t>
      </w:r>
      <w:r w:rsidRPr="00E77497">
        <w:rPr>
          <w:i/>
        </w:rPr>
        <w:t>A</w:t>
      </w:r>
      <w:r w:rsidRPr="00E77497">
        <w:t xml:space="preserve"> with arguments </w:t>
      </w:r>
      <w:r w:rsidRPr="00E77497">
        <w:rPr>
          <w:i/>
        </w:rPr>
        <w:t>Pk</w:t>
      </w:r>
      <w:r>
        <w:t xml:space="preserve"> and</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0D68F120" w14:textId="77777777" w:rsidR="00260FF1" w:rsidRPr="00E77497" w:rsidRDefault="00260FF1" w:rsidP="00260FF1">
      <w:pPr>
        <w:pStyle w:val="Alg4"/>
        <w:numPr>
          <w:ilvl w:val="1"/>
          <w:numId w:val="217"/>
        </w:numPr>
      </w:pPr>
      <w:r w:rsidRPr="00E77497">
        <w:t xml:space="preserve">Increase </w:t>
      </w:r>
      <w:r w:rsidRPr="00E77497">
        <w:rPr>
          <w:i/>
        </w:rPr>
        <w:t>k</w:t>
      </w:r>
      <w:r w:rsidRPr="00E77497">
        <w:t xml:space="preserve"> by 1.</w:t>
      </w:r>
    </w:p>
    <w:p w14:paraId="0DF70643" w14:textId="77777777" w:rsidR="00260FF1" w:rsidRPr="00E77497" w:rsidRDefault="00260FF1" w:rsidP="00260FF1">
      <w:pPr>
        <w:pStyle w:val="Alg4"/>
        <w:numPr>
          <w:ilvl w:val="0"/>
          <w:numId w:val="217"/>
        </w:numPr>
        <w:spacing w:after="120"/>
      </w:pPr>
      <w:r w:rsidRPr="00E77497">
        <w:t xml:space="preserve">Return </w:t>
      </w:r>
      <w:r w:rsidRPr="00E77497">
        <w:rPr>
          <w:i/>
        </w:rPr>
        <w:t>A</w:t>
      </w:r>
      <w:r w:rsidRPr="00E77497">
        <w:t>.</w:t>
      </w:r>
    </w:p>
    <w:p w14:paraId="58B7F435"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2420741D"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C1354BB" w14:textId="77777777" w:rsidR="00725085" w:rsidRDefault="00725085" w:rsidP="00D148E9">
      <w:pPr>
        <w:pStyle w:val="40"/>
      </w:pPr>
      <w:r w:rsidRPr="00E77497">
        <w:t>Array.prototype.pop ( )</w:t>
      </w:r>
    </w:p>
    <w:p w14:paraId="5CA63564" w14:textId="77777777" w:rsidR="004C02EF" w:rsidRPr="00E77497" w:rsidRDefault="004C02EF" w:rsidP="004C02EF">
      <w:r w:rsidRPr="00E77497">
        <w:t>The last element of the array is removed from the array and returned.</w:t>
      </w:r>
    </w:p>
    <w:p w14:paraId="6F5B24A7" w14:textId="77777777"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69A0704" w14:textId="77777777" w:rsidR="00134DAD" w:rsidRDefault="00134DAD" w:rsidP="00134DAD">
      <w:pPr>
        <w:pStyle w:val="Alg4"/>
        <w:numPr>
          <w:ilvl w:val="0"/>
          <w:numId w:val="202"/>
        </w:numPr>
      </w:pPr>
      <w:r>
        <w:t>ReturnIfAbrupt(</w:t>
      </w:r>
      <w:r>
        <w:rPr>
          <w:i/>
        </w:rPr>
        <w:t>O</w:t>
      </w:r>
      <w:r>
        <w:t>).</w:t>
      </w:r>
    </w:p>
    <w:p w14:paraId="2E0BF11B" w14:textId="77777777" w:rsidR="004C02EF" w:rsidRPr="00E77497" w:rsidRDefault="004C02EF" w:rsidP="008B362B">
      <w:pPr>
        <w:pStyle w:val="Alg4"/>
        <w:numPr>
          <w:ilvl w:val="0"/>
          <w:numId w:val="202"/>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14:paraId="1B2D6BAF" w14:textId="77777777" w:rsidR="004C02EF" w:rsidRPr="00E77497" w:rsidRDefault="004C02EF" w:rsidP="00E66725">
      <w:pPr>
        <w:pStyle w:val="Alg4"/>
        <w:numPr>
          <w:ilvl w:val="0"/>
          <w:numId w:val="202"/>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14:paraId="3888C801" w14:textId="77777777" w:rsidR="00CA3654" w:rsidRPr="00E77497" w:rsidRDefault="00C82981" w:rsidP="00CA3654">
      <w:pPr>
        <w:pStyle w:val="Alg4"/>
        <w:numPr>
          <w:ilvl w:val="0"/>
          <w:numId w:val="202"/>
        </w:numPr>
        <w:contextualSpacing/>
      </w:pPr>
      <w:r>
        <w:t>ReturnIfAbrupt(</w:t>
      </w:r>
      <w:r w:rsidRPr="00E77497">
        <w:rPr>
          <w:i/>
        </w:rPr>
        <w:t>len</w:t>
      </w:r>
      <w:r>
        <w:t>).</w:t>
      </w:r>
    </w:p>
    <w:p w14:paraId="726DA760" w14:textId="77777777"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14:paraId="73BB05FB" w14:textId="77777777" w:rsidR="004C02EF" w:rsidRPr="00E77497" w:rsidRDefault="00377713"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Cs/>
        </w:rPr>
        <w:t>0</w:t>
      </w:r>
      <w:r w:rsidR="00F07B04" w:rsidRPr="00E77497">
        <w:t xml:space="preserve">, </w:t>
      </w:r>
      <w:r w:rsidR="00F07B04" w:rsidRPr="00E77497">
        <w:rPr>
          <w:b/>
        </w:rPr>
        <w:t>true</w:t>
      </w:r>
      <w:r w:rsidR="00F07B04">
        <w:rPr>
          <w:bCs/>
        </w:rPr>
        <w:t>)</w:t>
      </w:r>
      <w:r w:rsidR="004C02EF" w:rsidRPr="00E77497">
        <w:t>.</w:t>
      </w:r>
    </w:p>
    <w:p w14:paraId="68E174FA" w14:textId="77777777" w:rsidR="00377713" w:rsidRPr="00E77497" w:rsidRDefault="0002527B" w:rsidP="00377713">
      <w:pPr>
        <w:pStyle w:val="Alg4"/>
        <w:numPr>
          <w:ilvl w:val="1"/>
          <w:numId w:val="202"/>
        </w:numPr>
        <w:contextualSpacing/>
      </w:pPr>
      <w:r>
        <w:t>ReturnIfAbrupt(</w:t>
      </w:r>
      <w:r>
        <w:rPr>
          <w:i/>
        </w:rPr>
        <w:t>putStatus</w:t>
      </w:r>
      <w:r>
        <w:t>).</w:t>
      </w:r>
    </w:p>
    <w:p w14:paraId="2C519255" w14:textId="77777777" w:rsidR="004C02EF" w:rsidRPr="00E77497" w:rsidRDefault="004C02EF" w:rsidP="00834A33">
      <w:pPr>
        <w:pStyle w:val="Alg4"/>
        <w:numPr>
          <w:ilvl w:val="1"/>
          <w:numId w:val="202"/>
        </w:numPr>
      </w:pPr>
      <w:r w:rsidRPr="00E77497">
        <w:t xml:space="preserve">Return </w:t>
      </w:r>
      <w:r w:rsidRPr="00E77497">
        <w:rPr>
          <w:b/>
        </w:rPr>
        <w:t>undefined</w:t>
      </w:r>
      <w:r w:rsidRPr="00E77497">
        <w:t>.</w:t>
      </w:r>
    </w:p>
    <w:p w14:paraId="506795DA" w14:textId="77777777" w:rsidR="004C02EF" w:rsidRPr="00E77497" w:rsidRDefault="004C02EF" w:rsidP="00BE1C30">
      <w:pPr>
        <w:pStyle w:val="Alg4"/>
        <w:numPr>
          <w:ilvl w:val="0"/>
          <w:numId w:val="202"/>
        </w:numPr>
      </w:pPr>
      <w:r w:rsidRPr="00E77497">
        <w:t xml:space="preserve">Else </w:t>
      </w:r>
      <w:r w:rsidRPr="00E77497">
        <w:rPr>
          <w:i/>
        </w:rPr>
        <w:t>len</w:t>
      </w:r>
      <w:r w:rsidRPr="00E77497">
        <w:t xml:space="preserve"> &gt; 0</w:t>
      </w:r>
      <w:r w:rsidR="00BE1C30" w:rsidRPr="00E77497">
        <w:t>,</w:t>
      </w:r>
    </w:p>
    <w:p w14:paraId="30ECB745" w14:textId="77777777" w:rsidR="004C02EF" w:rsidRPr="00E77497" w:rsidRDefault="004C02EF" w:rsidP="00834A33">
      <w:pPr>
        <w:pStyle w:val="Alg4"/>
        <w:numPr>
          <w:ilvl w:val="1"/>
          <w:numId w:val="202"/>
        </w:numPr>
      </w:pPr>
      <w:r w:rsidRPr="00E77497">
        <w:t xml:space="preserve">Let </w:t>
      </w:r>
      <w:r w:rsidR="007112EC" w:rsidRPr="00E77497">
        <w:rPr>
          <w:i/>
        </w:rPr>
        <w:t>newLen</w:t>
      </w:r>
      <w:r w:rsidR="007112EC" w:rsidRPr="00E77497">
        <w:t xml:space="preserve"> </w:t>
      </w:r>
      <w:r w:rsidRPr="00E77497">
        <w:t xml:space="preserve">be </w:t>
      </w:r>
      <w:r w:rsidRPr="00E77497">
        <w:rPr>
          <w:i/>
        </w:rPr>
        <w:t>len</w:t>
      </w:r>
      <w:r w:rsidRPr="00E77497">
        <w:t>–1.</w:t>
      </w:r>
    </w:p>
    <w:p w14:paraId="043F9B33" w14:textId="77777777" w:rsidR="007112EC" w:rsidRPr="00E77497" w:rsidRDefault="007112EC" w:rsidP="00834A33">
      <w:pPr>
        <w:pStyle w:val="Alg4"/>
        <w:numPr>
          <w:ilvl w:val="1"/>
          <w:numId w:val="202"/>
        </w:numPr>
      </w:pPr>
      <w:r w:rsidRPr="00E77497">
        <w:t xml:space="preserve">Let </w:t>
      </w:r>
      <w:r w:rsidRPr="00E77497">
        <w:rPr>
          <w:i/>
        </w:rPr>
        <w:t>indx</w:t>
      </w:r>
      <w:r w:rsidRPr="00E77497">
        <w:t xml:space="preserve"> be ToString(</w:t>
      </w:r>
      <w:r w:rsidRPr="00E77497">
        <w:rPr>
          <w:i/>
        </w:rPr>
        <w:t>newLen</w:t>
      </w:r>
      <w:r w:rsidRPr="00E77497">
        <w:t>).</w:t>
      </w:r>
    </w:p>
    <w:p w14:paraId="1731B1CC" w14:textId="77777777" w:rsidR="004C02EF" w:rsidRPr="00E77497" w:rsidRDefault="004C02EF" w:rsidP="008B362B">
      <w:pPr>
        <w:pStyle w:val="Alg4"/>
        <w:numPr>
          <w:ilvl w:val="1"/>
          <w:numId w:val="202"/>
        </w:numPr>
      </w:pPr>
      <w:r w:rsidRPr="00E77497">
        <w:t xml:space="preserve">Let </w:t>
      </w:r>
      <w:r w:rsidRPr="00E77497">
        <w:rPr>
          <w:i/>
        </w:rPr>
        <w:t>element</w:t>
      </w:r>
      <w:r w:rsidRPr="00E77497">
        <w:t xml:space="preserve"> be the result of Get</w:t>
      </w:r>
      <w:r w:rsidR="008B362B">
        <w:t>(</w:t>
      </w:r>
      <w:r w:rsidRPr="00E77497">
        <w:rPr>
          <w:i/>
        </w:rPr>
        <w:t>O</w:t>
      </w:r>
      <w:r w:rsidR="008B362B">
        <w:t>,</w:t>
      </w:r>
      <w:r w:rsidRPr="00E77497">
        <w:t xml:space="preserve"> </w:t>
      </w:r>
      <w:r w:rsidRPr="00E77497">
        <w:rPr>
          <w:i/>
        </w:rPr>
        <w:t>indx</w:t>
      </w:r>
      <w:r w:rsidR="008B362B">
        <w:rPr>
          <w:iCs/>
        </w:rPr>
        <w:t>)</w:t>
      </w:r>
      <w:r w:rsidRPr="00E77497">
        <w:t>.</w:t>
      </w:r>
    </w:p>
    <w:p w14:paraId="687E9069" w14:textId="77777777" w:rsidR="0083511A" w:rsidRPr="00E77497" w:rsidRDefault="0002527B" w:rsidP="0083511A">
      <w:pPr>
        <w:pStyle w:val="Alg4"/>
        <w:numPr>
          <w:ilvl w:val="1"/>
          <w:numId w:val="202"/>
        </w:numPr>
        <w:contextualSpacing/>
      </w:pPr>
      <w:r>
        <w:t>ReturnIfAbrupt(</w:t>
      </w:r>
      <w:r>
        <w:rPr>
          <w:i/>
        </w:rPr>
        <w:t>element</w:t>
      </w:r>
      <w:r>
        <w:t>).</w:t>
      </w:r>
    </w:p>
    <w:p w14:paraId="5A76F9EA" w14:textId="77777777" w:rsidR="004C02EF" w:rsidRPr="00E77497" w:rsidRDefault="0083511A" w:rsidP="0046541A">
      <w:pPr>
        <w:pStyle w:val="Alg4"/>
        <w:numPr>
          <w:ilvl w:val="1"/>
          <w:numId w:val="202"/>
        </w:numPr>
      </w:pPr>
      <w:r>
        <w:t xml:space="preserve">Let </w:t>
      </w:r>
      <w:r>
        <w:rPr>
          <w:i/>
        </w:rPr>
        <w:t>delete</w:t>
      </w:r>
      <w:r w:rsidRPr="00377713">
        <w:rPr>
          <w:i/>
        </w:rPr>
        <w:t>Status</w:t>
      </w:r>
      <w:r>
        <w:t xml:space="preserve"> be the result</w:t>
      </w:r>
      <w:r w:rsidR="00DB33BD">
        <w:t xml:space="preserve"> of</w:t>
      </w:r>
      <w:r>
        <w:t xml:space="preserve"> </w:t>
      </w:r>
      <w:r w:rsidR="004C02EF" w:rsidRPr="00E77497">
        <w:t>Delete</w:t>
      </w:r>
      <w:r w:rsidR="00DB33BD">
        <w:t>Property</w:t>
      </w:r>
      <w:r w:rsidR="0046541A">
        <w:t>OrThrow</w:t>
      </w:r>
      <w:r w:rsidR="00DB33BD">
        <w:t>(</w:t>
      </w:r>
      <w:r w:rsidR="004C02EF" w:rsidRPr="00E77497">
        <w:rPr>
          <w:i/>
        </w:rPr>
        <w:t>O</w:t>
      </w:r>
      <w:r w:rsidR="00DB33BD">
        <w:rPr>
          <w:iCs/>
        </w:rPr>
        <w:t>,</w:t>
      </w:r>
      <w:r w:rsidR="004C02EF" w:rsidRPr="00E77497">
        <w:t xml:space="preserve"> </w:t>
      </w:r>
      <w:r w:rsidR="004C02EF" w:rsidRPr="00E77497">
        <w:rPr>
          <w:i/>
        </w:rPr>
        <w:t>indx</w:t>
      </w:r>
      <w:r w:rsidR="00DB33BD">
        <w:rPr>
          <w:iCs/>
        </w:rPr>
        <w:t>)</w:t>
      </w:r>
      <w:r w:rsidR="004C02EF" w:rsidRPr="00E77497">
        <w:t>.</w:t>
      </w:r>
    </w:p>
    <w:p w14:paraId="215E63D2" w14:textId="77777777" w:rsidR="0083511A" w:rsidRPr="00E77497" w:rsidRDefault="0002527B" w:rsidP="0083511A">
      <w:pPr>
        <w:pStyle w:val="Alg4"/>
        <w:numPr>
          <w:ilvl w:val="1"/>
          <w:numId w:val="202"/>
        </w:numPr>
        <w:contextualSpacing/>
      </w:pPr>
      <w:r>
        <w:t>ReturnIfAbrupt(</w:t>
      </w:r>
      <w:r>
        <w:rPr>
          <w:i/>
        </w:rPr>
        <w:t>deleteStatus</w:t>
      </w:r>
      <w:r>
        <w:t>).</w:t>
      </w:r>
    </w:p>
    <w:p w14:paraId="3D2832A6" w14:textId="77777777" w:rsidR="004C02EF" w:rsidRPr="00E77497" w:rsidRDefault="0083511A"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newL</w:t>
      </w:r>
      <w:r w:rsidR="00F07B04" w:rsidRPr="00E77497">
        <w:rPr>
          <w:i/>
        </w:rPr>
        <w:t>en</w:t>
      </w:r>
      <w:r w:rsidR="00F07B04" w:rsidRPr="00E77497">
        <w:t xml:space="preserve">, </w:t>
      </w:r>
      <w:r w:rsidR="00F07B04" w:rsidRPr="00E77497">
        <w:rPr>
          <w:b/>
        </w:rPr>
        <w:t>true</w:t>
      </w:r>
      <w:r w:rsidR="00F07B04">
        <w:rPr>
          <w:bCs/>
        </w:rPr>
        <w:t>)</w:t>
      </w:r>
      <w:r w:rsidR="004C02EF" w:rsidRPr="00E77497">
        <w:t>.</w:t>
      </w:r>
    </w:p>
    <w:p w14:paraId="4A2BEF75" w14:textId="77777777" w:rsidR="0083511A" w:rsidRPr="00E77497" w:rsidRDefault="0002527B" w:rsidP="0083511A">
      <w:pPr>
        <w:pStyle w:val="Alg4"/>
        <w:numPr>
          <w:ilvl w:val="1"/>
          <w:numId w:val="202"/>
        </w:numPr>
        <w:contextualSpacing/>
      </w:pPr>
      <w:r>
        <w:t>ReturnIfAbrupt(</w:t>
      </w:r>
      <w:r>
        <w:rPr>
          <w:i/>
        </w:rPr>
        <w:t>putStatus</w:t>
      </w:r>
      <w:r>
        <w:t>).</w:t>
      </w:r>
    </w:p>
    <w:p w14:paraId="128E3D97" w14:textId="77777777"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14:paraId="75DD7469"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14:paraId="4BC7E6F1" w14:textId="77777777" w:rsidR="00725085" w:rsidRDefault="00725085" w:rsidP="00D148E9">
      <w:pPr>
        <w:pStyle w:val="40"/>
      </w:pPr>
      <w:bookmarkStart w:id="5365" w:name="_Ref457709102"/>
      <w:r w:rsidRPr="00E77497">
        <w:t>Array.prototype.push ( [ item1 [ , item2 [ , … ] ] ] )</w:t>
      </w:r>
    </w:p>
    <w:bookmarkEnd w:id="5365"/>
    <w:p w14:paraId="4EF37CB3" w14:textId="77777777" w:rsidR="004C02EF" w:rsidRPr="00E77497" w:rsidRDefault="004C02EF" w:rsidP="004C02EF">
      <w:r w:rsidRPr="00E77497">
        <w:t>The arguments are appended to the end of the array, in the order in which they appear. The new length of the array is returned as the result of the call.</w:t>
      </w:r>
    </w:p>
    <w:p w14:paraId="6E03AE00" w14:textId="77777777"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1E372113" w14:textId="77777777"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3FC9F1B" w14:textId="77777777" w:rsidR="00134DAD" w:rsidRDefault="00134DAD" w:rsidP="00134DAD">
      <w:pPr>
        <w:pStyle w:val="Alg4"/>
        <w:numPr>
          <w:ilvl w:val="0"/>
          <w:numId w:val="204"/>
        </w:numPr>
      </w:pPr>
      <w:r>
        <w:t>ReturnIfAbrupt(</w:t>
      </w:r>
      <w:r>
        <w:rPr>
          <w:i/>
        </w:rPr>
        <w:t>O</w:t>
      </w:r>
      <w:r>
        <w:t>).</w:t>
      </w:r>
    </w:p>
    <w:p w14:paraId="4D70BA68" w14:textId="77777777" w:rsidR="004C02EF" w:rsidRPr="00E77497" w:rsidRDefault="004C02EF" w:rsidP="008B362B">
      <w:pPr>
        <w:pStyle w:val="Alg4"/>
        <w:numPr>
          <w:ilvl w:val="0"/>
          <w:numId w:val="204"/>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14:paraId="78ABFB53" w14:textId="77777777" w:rsidR="004C02EF" w:rsidRPr="00E77497" w:rsidRDefault="004C02EF" w:rsidP="00E66725">
      <w:pPr>
        <w:pStyle w:val="Alg4"/>
        <w:numPr>
          <w:ilvl w:val="0"/>
          <w:numId w:val="204"/>
        </w:numPr>
      </w:pPr>
      <w:r w:rsidRPr="00E77497">
        <w:t xml:space="preserve">Let </w:t>
      </w:r>
      <w:r w:rsidRPr="00E77497">
        <w:rPr>
          <w:i/>
        </w:rPr>
        <w:t>n</w:t>
      </w:r>
      <w:r w:rsidRPr="00E77497">
        <w:t xml:space="preserve"> be </w:t>
      </w:r>
      <w:r w:rsidR="00E66725">
        <w:t>ToLength</w:t>
      </w:r>
      <w:r w:rsidRPr="00E77497">
        <w:t>(</w:t>
      </w:r>
      <w:r w:rsidRPr="00E77497">
        <w:rPr>
          <w:i/>
        </w:rPr>
        <w:t>lenVal</w:t>
      </w:r>
      <w:r w:rsidRPr="00E77497">
        <w:t>).</w:t>
      </w:r>
    </w:p>
    <w:p w14:paraId="78D58D4B" w14:textId="77777777" w:rsidR="00CA3654" w:rsidRPr="00E77497" w:rsidRDefault="00C82981" w:rsidP="00CA3654">
      <w:pPr>
        <w:pStyle w:val="Alg4"/>
        <w:numPr>
          <w:ilvl w:val="0"/>
          <w:numId w:val="204"/>
        </w:numPr>
        <w:contextualSpacing/>
      </w:pPr>
      <w:r>
        <w:t>ReturnIfAbrupt(</w:t>
      </w:r>
      <w:r w:rsidR="0002527B">
        <w:rPr>
          <w:i/>
        </w:rPr>
        <w:t>n</w:t>
      </w:r>
      <w:r>
        <w:t>).</w:t>
      </w:r>
    </w:p>
    <w:p w14:paraId="339A770D" w14:textId="77777777"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47D5EA7D" w14:textId="77777777"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14:paraId="7491A329" w14:textId="77777777"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122D4F5D" w14:textId="77777777" w:rsidR="004C02EF" w:rsidRPr="00E77497" w:rsidRDefault="0083511A" w:rsidP="00F07B04">
      <w:pPr>
        <w:pStyle w:val="Alg4"/>
        <w:numPr>
          <w:ilvl w:val="1"/>
          <w:numId w:val="204"/>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ToString(</w:t>
      </w:r>
      <w:r w:rsidR="004C02EF" w:rsidRPr="00E77497">
        <w:rPr>
          <w:i/>
        </w:rPr>
        <w:t>n</w:t>
      </w:r>
      <w:r w:rsidR="004C02EF" w:rsidRPr="00E77497">
        <w:t xml:space="preserve">), </w:t>
      </w:r>
      <w:r w:rsidR="004C02EF" w:rsidRPr="00E77497">
        <w:rPr>
          <w:i/>
        </w:rPr>
        <w:t>E</w:t>
      </w:r>
      <w:r w:rsidR="004C02EF" w:rsidRPr="00E77497">
        <w:t xml:space="preserve">, </w:t>
      </w:r>
      <w:r w:rsidR="004C02EF" w:rsidRPr="00E77497">
        <w:rPr>
          <w:b/>
        </w:rPr>
        <w:t>true</w:t>
      </w:r>
      <w:r w:rsidR="00F07B04">
        <w:rPr>
          <w:bCs/>
        </w:rPr>
        <w:t>)</w:t>
      </w:r>
      <w:r w:rsidR="004C02EF" w:rsidRPr="00E77497">
        <w:t>.</w:t>
      </w:r>
    </w:p>
    <w:p w14:paraId="6F4A52D0" w14:textId="77777777" w:rsidR="0083511A" w:rsidRPr="00E77497" w:rsidRDefault="0002527B" w:rsidP="0083511A">
      <w:pPr>
        <w:pStyle w:val="Alg4"/>
        <w:numPr>
          <w:ilvl w:val="1"/>
          <w:numId w:val="204"/>
        </w:numPr>
        <w:contextualSpacing/>
      </w:pPr>
      <w:r>
        <w:t>ReturnIfAbrupt(</w:t>
      </w:r>
      <w:r>
        <w:rPr>
          <w:i/>
        </w:rPr>
        <w:t>putStatus</w:t>
      </w:r>
      <w:r>
        <w:t>).</w:t>
      </w:r>
    </w:p>
    <w:p w14:paraId="1157DFF7" w14:textId="77777777"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14:paraId="7337B782" w14:textId="77777777" w:rsidR="004C02EF" w:rsidRPr="00E77497" w:rsidRDefault="0083511A" w:rsidP="00F07B04">
      <w:pPr>
        <w:pStyle w:val="Alg4"/>
        <w:numPr>
          <w:ilvl w:val="0"/>
          <w:numId w:val="204"/>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w:t>
      </w:r>
      <w:r w:rsidR="00F07B04" w:rsidRPr="00E77497">
        <w:t xml:space="preserve">, </w:t>
      </w:r>
      <w:r w:rsidR="00F07B04" w:rsidRPr="00E77497">
        <w:rPr>
          <w:b/>
        </w:rPr>
        <w:t>true</w:t>
      </w:r>
      <w:r w:rsidR="00F07B04">
        <w:rPr>
          <w:bCs/>
        </w:rPr>
        <w:t>)</w:t>
      </w:r>
      <w:r w:rsidR="004C02EF" w:rsidRPr="00E77497">
        <w:t>.</w:t>
      </w:r>
    </w:p>
    <w:p w14:paraId="3B87D995" w14:textId="77777777" w:rsidR="0083511A" w:rsidRPr="00E77497" w:rsidRDefault="0002527B" w:rsidP="0083511A">
      <w:pPr>
        <w:pStyle w:val="Alg4"/>
        <w:numPr>
          <w:ilvl w:val="0"/>
          <w:numId w:val="204"/>
        </w:numPr>
        <w:contextualSpacing/>
      </w:pPr>
      <w:r>
        <w:t>ReturnIfAbrupt(</w:t>
      </w:r>
      <w:r>
        <w:rPr>
          <w:i/>
        </w:rPr>
        <w:t>putStatus</w:t>
      </w:r>
      <w:r>
        <w:t>)</w:t>
      </w:r>
      <w:r w:rsidR="0083511A">
        <w:t>.</w:t>
      </w:r>
    </w:p>
    <w:p w14:paraId="65B2FD92" w14:textId="77777777"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14:paraId="1EB6BF1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63CD317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14:paraId="51EF7BD8" w14:textId="77777777" w:rsidR="00260FF1" w:rsidRPr="00A00059" w:rsidRDefault="00260FF1" w:rsidP="00260FF1">
      <w:pPr>
        <w:pStyle w:val="40"/>
      </w:pPr>
      <w:bookmarkStart w:id="5366" w:name="_Ref364861238"/>
      <w:bookmarkStart w:id="5367" w:name="_Ref440446490"/>
      <w:bookmarkStart w:id="5368" w:name="_Ref366080943"/>
      <w:r w:rsidRPr="00A00059">
        <w:t>Array.prototype.reduce ( callbackfn [ , initialValue ] )</w:t>
      </w:r>
      <w:bookmarkEnd w:id="5368"/>
    </w:p>
    <w:p w14:paraId="6B6EF099" w14:textId="77777777" w:rsidR="00260FF1" w:rsidRPr="00E77497" w:rsidRDefault="00260FF1" w:rsidP="00260FF1">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1A110356" w14:textId="77777777" w:rsidR="00260FF1" w:rsidRPr="00E77497" w:rsidRDefault="00260FF1" w:rsidP="00260FF1">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19B9C77F" w14:textId="77777777" w:rsidR="00260FF1" w:rsidRPr="00E77497" w:rsidRDefault="00260FF1" w:rsidP="00260FF1">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07271108" w14:textId="77777777" w:rsidR="00260FF1" w:rsidRPr="00E77497" w:rsidRDefault="00260FF1" w:rsidP="00260FF1">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00C514BC" w14:textId="77777777" w:rsidR="00260FF1" w:rsidRPr="00E77497" w:rsidRDefault="00260FF1" w:rsidP="00260FF1">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23B925F3" w14:textId="77777777" w:rsidR="00260FF1" w:rsidRPr="00E77497" w:rsidRDefault="00260FF1" w:rsidP="00260FF1">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0F190DB" w14:textId="77777777" w:rsidR="00260FF1" w:rsidRDefault="00260FF1" w:rsidP="00260FF1">
      <w:pPr>
        <w:pStyle w:val="Alg4"/>
        <w:numPr>
          <w:ilvl w:val="0"/>
          <w:numId w:val="219"/>
        </w:numPr>
      </w:pPr>
      <w:r>
        <w:t>ReturnIfAbrupt(</w:t>
      </w:r>
      <w:r>
        <w:rPr>
          <w:i/>
        </w:rPr>
        <w:t>O</w:t>
      </w:r>
      <w:r>
        <w:t>).</w:t>
      </w:r>
    </w:p>
    <w:p w14:paraId="1E4EDBAB" w14:textId="77777777" w:rsidR="00260FF1" w:rsidRPr="00E77497" w:rsidRDefault="00260FF1" w:rsidP="00260FF1">
      <w:pPr>
        <w:pStyle w:val="Alg4"/>
        <w:numPr>
          <w:ilvl w:val="0"/>
          <w:numId w:val="21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524DF07F" w14:textId="77777777" w:rsidR="00260FF1" w:rsidRPr="00E77497" w:rsidRDefault="00260FF1" w:rsidP="00260FF1">
      <w:pPr>
        <w:pStyle w:val="Alg4"/>
        <w:numPr>
          <w:ilvl w:val="0"/>
          <w:numId w:val="219"/>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13101144" w14:textId="77777777" w:rsidR="00260FF1" w:rsidRPr="00E77497" w:rsidRDefault="00260FF1" w:rsidP="00260FF1">
      <w:pPr>
        <w:pStyle w:val="Alg4"/>
        <w:numPr>
          <w:ilvl w:val="0"/>
          <w:numId w:val="219"/>
        </w:numPr>
        <w:contextualSpacing/>
      </w:pPr>
      <w:r>
        <w:t>ReturnIfAbrupt(</w:t>
      </w:r>
      <w:r w:rsidRPr="00E77497">
        <w:rPr>
          <w:i/>
        </w:rPr>
        <w:t>len</w:t>
      </w:r>
      <w:r>
        <w:t>).</w:t>
      </w:r>
    </w:p>
    <w:p w14:paraId="6A7326AE" w14:textId="77777777" w:rsidR="00260FF1" w:rsidRPr="00E77497" w:rsidRDefault="00260FF1" w:rsidP="00260FF1">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E9FDE44" w14:textId="77777777" w:rsidR="00260FF1" w:rsidRPr="00E77497" w:rsidRDefault="00260FF1" w:rsidP="00260FF1">
      <w:pPr>
        <w:pStyle w:val="Alg4"/>
        <w:numPr>
          <w:ilvl w:val="0"/>
          <w:numId w:val="219"/>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14:paraId="361EB69D" w14:textId="77777777" w:rsidR="00260FF1" w:rsidRPr="00E77497" w:rsidRDefault="00260FF1" w:rsidP="00260FF1">
      <w:pPr>
        <w:pStyle w:val="Alg4"/>
        <w:numPr>
          <w:ilvl w:val="0"/>
          <w:numId w:val="219"/>
        </w:numPr>
      </w:pPr>
      <w:r w:rsidRPr="00E77497">
        <w:t xml:space="preserve">Let </w:t>
      </w:r>
      <w:r w:rsidRPr="00E77497">
        <w:rPr>
          <w:i/>
        </w:rPr>
        <w:t>k</w:t>
      </w:r>
      <w:r w:rsidRPr="00E77497">
        <w:t xml:space="preserve"> be 0.</w:t>
      </w:r>
    </w:p>
    <w:p w14:paraId="53506BB1" w14:textId="77777777" w:rsidR="00260FF1" w:rsidRPr="00E77497" w:rsidRDefault="00260FF1" w:rsidP="00260FF1">
      <w:pPr>
        <w:pStyle w:val="Alg4"/>
        <w:numPr>
          <w:ilvl w:val="0"/>
          <w:numId w:val="219"/>
        </w:numPr>
      </w:pPr>
      <w:r w:rsidRPr="00E77497">
        <w:t xml:space="preserve">If </w:t>
      </w:r>
      <w:r w:rsidRPr="00E77497">
        <w:rPr>
          <w:i/>
        </w:rPr>
        <w:t>initialValue</w:t>
      </w:r>
      <w:r w:rsidRPr="00E77497">
        <w:t xml:space="preserve"> is present, then</w:t>
      </w:r>
    </w:p>
    <w:p w14:paraId="4F404A27" w14:textId="77777777" w:rsidR="00260FF1" w:rsidRPr="00E77497" w:rsidRDefault="00260FF1" w:rsidP="00260FF1">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14:paraId="7069A6BD" w14:textId="77777777" w:rsidR="00260FF1" w:rsidRPr="00E77497" w:rsidRDefault="00260FF1" w:rsidP="00260FF1">
      <w:pPr>
        <w:pStyle w:val="Alg4"/>
        <w:numPr>
          <w:ilvl w:val="0"/>
          <w:numId w:val="219"/>
        </w:numPr>
      </w:pPr>
      <w:r w:rsidRPr="00E77497">
        <w:t xml:space="preserve">Else </w:t>
      </w:r>
      <w:r w:rsidRPr="00E77497">
        <w:rPr>
          <w:i/>
        </w:rPr>
        <w:t>initialValue</w:t>
      </w:r>
      <w:r w:rsidRPr="00E77497">
        <w:t xml:space="preserve"> is not present,</w:t>
      </w:r>
    </w:p>
    <w:p w14:paraId="202E8212" w14:textId="77777777" w:rsidR="00260FF1" w:rsidRPr="00E77497" w:rsidRDefault="00260FF1" w:rsidP="00260FF1">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14:paraId="3340A51C" w14:textId="77777777" w:rsidR="00260FF1" w:rsidRPr="00E77497" w:rsidRDefault="00260FF1" w:rsidP="00260FF1">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520B0254" w14:textId="77777777" w:rsidR="00260FF1" w:rsidRPr="00E77497" w:rsidRDefault="00260FF1" w:rsidP="00260FF1">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14:paraId="0B654495" w14:textId="77777777" w:rsidR="00260FF1" w:rsidRPr="00E77497" w:rsidRDefault="00260FF1" w:rsidP="00260FF1">
      <w:pPr>
        <w:pStyle w:val="Alg4"/>
        <w:numPr>
          <w:ilvl w:val="2"/>
          <w:numId w:val="21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4704C977" w14:textId="77777777" w:rsidR="00260FF1" w:rsidRDefault="00260FF1" w:rsidP="00260FF1">
      <w:pPr>
        <w:pStyle w:val="Alg3"/>
        <w:numPr>
          <w:ilvl w:val="2"/>
          <w:numId w:val="219"/>
        </w:numPr>
        <w:tabs>
          <w:tab w:val="left" w:pos="720"/>
        </w:tabs>
      </w:pPr>
      <w:r>
        <w:t>ReturnIfAbrupt(</w:t>
      </w:r>
      <w:r>
        <w:rPr>
          <w:i/>
          <w:iCs/>
        </w:rPr>
        <w:t>kPresent</w:t>
      </w:r>
      <w:r>
        <w:t>).</w:t>
      </w:r>
    </w:p>
    <w:p w14:paraId="1DB1C30F" w14:textId="77777777" w:rsidR="00260FF1" w:rsidRPr="00E77497" w:rsidRDefault="00260FF1" w:rsidP="00260FF1">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14:paraId="4794CE58" w14:textId="77777777" w:rsidR="00260FF1" w:rsidRPr="00E77497" w:rsidRDefault="00260FF1" w:rsidP="00260FF1">
      <w:pPr>
        <w:pStyle w:val="Alg4"/>
        <w:numPr>
          <w:ilvl w:val="3"/>
          <w:numId w:val="219"/>
        </w:numPr>
      </w:pPr>
      <w:r w:rsidRPr="00E77497">
        <w:t xml:space="preserve">Let </w:t>
      </w:r>
      <w:r w:rsidRPr="00E77497">
        <w:rPr>
          <w:i/>
        </w:rPr>
        <w:t>accumulator</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32BCF324" w14:textId="77777777" w:rsidR="00260FF1" w:rsidRPr="00E77497" w:rsidRDefault="00260FF1" w:rsidP="00260FF1">
      <w:pPr>
        <w:pStyle w:val="Alg4"/>
        <w:numPr>
          <w:ilvl w:val="3"/>
          <w:numId w:val="219"/>
        </w:numPr>
        <w:contextualSpacing/>
      </w:pPr>
      <w:r>
        <w:t>ReturnIfAbrupt(</w:t>
      </w:r>
      <w:r w:rsidRPr="00E77497">
        <w:rPr>
          <w:i/>
        </w:rPr>
        <w:t>accumulator</w:t>
      </w:r>
      <w:r>
        <w:t>).</w:t>
      </w:r>
    </w:p>
    <w:p w14:paraId="15C87882" w14:textId="77777777" w:rsidR="00260FF1" w:rsidRPr="00E77497" w:rsidRDefault="00260FF1" w:rsidP="00260FF1">
      <w:pPr>
        <w:pStyle w:val="Alg4"/>
        <w:numPr>
          <w:ilvl w:val="2"/>
          <w:numId w:val="219"/>
        </w:numPr>
      </w:pPr>
      <w:r w:rsidRPr="00E77497">
        <w:t xml:space="preserve">Increase </w:t>
      </w:r>
      <w:r w:rsidRPr="00E77497">
        <w:rPr>
          <w:i/>
        </w:rPr>
        <w:t>k</w:t>
      </w:r>
      <w:r w:rsidRPr="00E77497">
        <w:t xml:space="preserve"> by 1.</w:t>
      </w:r>
    </w:p>
    <w:p w14:paraId="46C3D131" w14:textId="77777777" w:rsidR="00260FF1" w:rsidRPr="00E77497" w:rsidRDefault="00260FF1" w:rsidP="00260FF1">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613D26F5" w14:textId="77777777" w:rsidR="00260FF1" w:rsidRPr="00E77497" w:rsidRDefault="00260FF1" w:rsidP="00260FF1">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14:paraId="020C5CE6" w14:textId="77777777" w:rsidR="00260FF1" w:rsidRPr="00E77497" w:rsidRDefault="00260FF1" w:rsidP="00260FF1">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14:paraId="2F549981" w14:textId="77777777" w:rsidR="00260FF1" w:rsidRPr="00E77497" w:rsidRDefault="00260FF1" w:rsidP="00260FF1">
      <w:pPr>
        <w:pStyle w:val="Alg4"/>
        <w:numPr>
          <w:ilvl w:val="1"/>
          <w:numId w:val="21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5B91BB50" w14:textId="77777777" w:rsidR="00260FF1" w:rsidRDefault="00260FF1" w:rsidP="00260FF1">
      <w:pPr>
        <w:pStyle w:val="Alg3"/>
        <w:numPr>
          <w:ilvl w:val="1"/>
          <w:numId w:val="219"/>
        </w:numPr>
        <w:tabs>
          <w:tab w:val="left" w:pos="720"/>
        </w:tabs>
      </w:pPr>
      <w:r>
        <w:t>ReturnIfAbrupt(</w:t>
      </w:r>
      <w:r>
        <w:rPr>
          <w:i/>
          <w:iCs/>
        </w:rPr>
        <w:t>kPresent</w:t>
      </w:r>
      <w:r>
        <w:t>).</w:t>
      </w:r>
    </w:p>
    <w:p w14:paraId="00CBC78E" w14:textId="77777777" w:rsidR="00260FF1" w:rsidRPr="00E77497" w:rsidRDefault="00260FF1" w:rsidP="00260FF1">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14:paraId="24B33DBF" w14:textId="77777777" w:rsidR="00260FF1" w:rsidRPr="00E77497" w:rsidRDefault="00260FF1" w:rsidP="00260FF1">
      <w:pPr>
        <w:pStyle w:val="Alg4"/>
        <w:numPr>
          <w:ilvl w:val="2"/>
          <w:numId w:val="21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0B5493D8" w14:textId="77777777" w:rsidR="00260FF1" w:rsidRPr="00E77497" w:rsidRDefault="00260FF1" w:rsidP="00260FF1">
      <w:pPr>
        <w:pStyle w:val="Alg4"/>
        <w:numPr>
          <w:ilvl w:val="2"/>
          <w:numId w:val="219"/>
        </w:numPr>
        <w:contextualSpacing/>
      </w:pPr>
      <w:r>
        <w:t>ReturnIfAbrupt(</w:t>
      </w:r>
      <w:r>
        <w:rPr>
          <w:i/>
        </w:rPr>
        <w:t>kValue</w:t>
      </w:r>
      <w:r>
        <w:t>).</w:t>
      </w:r>
    </w:p>
    <w:p w14:paraId="46B88113" w14:textId="77777777" w:rsidR="00260FF1" w:rsidRPr="00E77497" w:rsidRDefault="00260FF1" w:rsidP="00260FF1">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2F3C8F8E" w14:textId="77777777" w:rsidR="00260FF1" w:rsidRPr="00E77497" w:rsidRDefault="00260FF1" w:rsidP="00260FF1">
      <w:pPr>
        <w:pStyle w:val="Alg4"/>
        <w:numPr>
          <w:ilvl w:val="2"/>
          <w:numId w:val="219"/>
        </w:numPr>
        <w:contextualSpacing/>
      </w:pPr>
      <w:r>
        <w:t>ReturnIfAbrupt(</w:t>
      </w:r>
      <w:r w:rsidRPr="00E77497">
        <w:rPr>
          <w:i/>
        </w:rPr>
        <w:t>accumulator</w:t>
      </w:r>
      <w:r>
        <w:t>).</w:t>
      </w:r>
    </w:p>
    <w:p w14:paraId="415C0E0E" w14:textId="77777777" w:rsidR="00260FF1" w:rsidRPr="00E77497" w:rsidRDefault="00260FF1" w:rsidP="00260FF1">
      <w:pPr>
        <w:pStyle w:val="Alg4"/>
        <w:numPr>
          <w:ilvl w:val="1"/>
          <w:numId w:val="219"/>
        </w:numPr>
      </w:pPr>
      <w:r w:rsidRPr="00E77497">
        <w:t xml:space="preserve">Increase </w:t>
      </w:r>
      <w:r w:rsidRPr="00E77497">
        <w:rPr>
          <w:i/>
        </w:rPr>
        <w:t>k</w:t>
      </w:r>
      <w:r w:rsidRPr="00E77497">
        <w:t xml:space="preserve"> by 1.</w:t>
      </w:r>
    </w:p>
    <w:p w14:paraId="03941644" w14:textId="77777777" w:rsidR="00260FF1" w:rsidRPr="00E77497" w:rsidRDefault="00260FF1" w:rsidP="00260FF1">
      <w:pPr>
        <w:pStyle w:val="Alg4"/>
        <w:numPr>
          <w:ilvl w:val="0"/>
          <w:numId w:val="219"/>
        </w:numPr>
        <w:spacing w:after="120"/>
      </w:pPr>
      <w:r w:rsidRPr="00E77497">
        <w:t xml:space="preserve">Return </w:t>
      </w:r>
      <w:r w:rsidRPr="00E77497">
        <w:rPr>
          <w:i/>
        </w:rPr>
        <w:t>accumulator</w:t>
      </w:r>
      <w:r w:rsidRPr="00E77497">
        <w:t>.</w:t>
      </w:r>
    </w:p>
    <w:p w14:paraId="6326E6BF"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666F287E"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51715452" w14:textId="77777777" w:rsidR="00260FF1" w:rsidRPr="00A00059" w:rsidRDefault="00260FF1" w:rsidP="00260FF1">
      <w:pPr>
        <w:pStyle w:val="40"/>
      </w:pPr>
      <w:bookmarkStart w:id="5369" w:name="_Ref366080959"/>
      <w:r w:rsidRPr="00A00059">
        <w:t>Array.prototype.reduceRight ( callbackfn [ , initialValue ] )</w:t>
      </w:r>
      <w:bookmarkEnd w:id="5369"/>
    </w:p>
    <w:p w14:paraId="03BCB2DF" w14:textId="77777777" w:rsidR="00260FF1" w:rsidRPr="00E77497" w:rsidRDefault="00260FF1" w:rsidP="00260FF1">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7926C9C2" w14:textId="77777777" w:rsidR="00260FF1" w:rsidRPr="00E77497" w:rsidRDefault="00260FF1" w:rsidP="00260FF1">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601712E2" w14:textId="77777777" w:rsidR="00260FF1" w:rsidRPr="00E77497" w:rsidRDefault="00260FF1" w:rsidP="00260FF1">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703C483B" w14:textId="77777777" w:rsidR="00260FF1" w:rsidRPr="00E77497" w:rsidRDefault="00260FF1" w:rsidP="00260FF1">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53AC015C" w14:textId="77777777" w:rsidR="00260FF1" w:rsidRPr="00E77497" w:rsidRDefault="00260FF1" w:rsidP="00260FF1">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08BCFF11" w14:textId="77777777" w:rsidR="00260FF1" w:rsidRPr="00E77497" w:rsidRDefault="00260FF1" w:rsidP="00260FF1">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591DE14" w14:textId="77777777" w:rsidR="00260FF1" w:rsidRDefault="00260FF1" w:rsidP="00260FF1">
      <w:pPr>
        <w:pStyle w:val="Alg4"/>
        <w:numPr>
          <w:ilvl w:val="0"/>
          <w:numId w:val="220"/>
        </w:numPr>
      </w:pPr>
      <w:r>
        <w:t>ReturnIfAbrupt(</w:t>
      </w:r>
      <w:r>
        <w:rPr>
          <w:i/>
        </w:rPr>
        <w:t>O</w:t>
      </w:r>
      <w:r>
        <w:t>).</w:t>
      </w:r>
    </w:p>
    <w:p w14:paraId="58019A3A" w14:textId="77777777" w:rsidR="00260FF1" w:rsidRPr="00E77497" w:rsidRDefault="00260FF1" w:rsidP="00260FF1">
      <w:pPr>
        <w:pStyle w:val="Alg4"/>
        <w:numPr>
          <w:ilvl w:val="0"/>
          <w:numId w:val="22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508691AA" w14:textId="77777777" w:rsidR="00260FF1" w:rsidRPr="00E77497" w:rsidRDefault="00260FF1" w:rsidP="00260FF1">
      <w:pPr>
        <w:pStyle w:val="Alg4"/>
        <w:numPr>
          <w:ilvl w:val="0"/>
          <w:numId w:val="220"/>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558F047E" w14:textId="77777777" w:rsidR="00260FF1" w:rsidRPr="00E77497" w:rsidRDefault="00260FF1" w:rsidP="00260FF1">
      <w:pPr>
        <w:pStyle w:val="Alg4"/>
        <w:numPr>
          <w:ilvl w:val="0"/>
          <w:numId w:val="220"/>
        </w:numPr>
        <w:contextualSpacing/>
      </w:pPr>
      <w:r>
        <w:t>ReturnIfAbrupt(</w:t>
      </w:r>
      <w:r w:rsidRPr="00E77497">
        <w:rPr>
          <w:i/>
        </w:rPr>
        <w:t>len</w:t>
      </w:r>
      <w:r>
        <w:t>).</w:t>
      </w:r>
    </w:p>
    <w:p w14:paraId="6AAC3887" w14:textId="77777777" w:rsidR="00260FF1" w:rsidRPr="00E77497" w:rsidRDefault="00260FF1" w:rsidP="00260FF1">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6C017C51" w14:textId="77777777" w:rsidR="00260FF1" w:rsidRPr="00E77497" w:rsidRDefault="00260FF1" w:rsidP="00260FF1">
      <w:pPr>
        <w:pStyle w:val="Alg4"/>
        <w:numPr>
          <w:ilvl w:val="0"/>
          <w:numId w:val="220"/>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14:paraId="100B1123" w14:textId="77777777" w:rsidR="00260FF1" w:rsidRPr="00E77497" w:rsidRDefault="00260FF1" w:rsidP="00260FF1">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14:paraId="139D19CC" w14:textId="77777777" w:rsidR="00260FF1" w:rsidRPr="00E77497" w:rsidRDefault="00260FF1" w:rsidP="00260FF1">
      <w:pPr>
        <w:pStyle w:val="Alg4"/>
        <w:numPr>
          <w:ilvl w:val="0"/>
          <w:numId w:val="220"/>
        </w:numPr>
      </w:pPr>
      <w:r w:rsidRPr="00E77497">
        <w:t xml:space="preserve">If </w:t>
      </w:r>
      <w:r w:rsidRPr="00E77497">
        <w:rPr>
          <w:i/>
        </w:rPr>
        <w:t>initialValue</w:t>
      </w:r>
      <w:r w:rsidRPr="00E77497">
        <w:t xml:space="preserve"> is present, then</w:t>
      </w:r>
    </w:p>
    <w:p w14:paraId="0CF375CA" w14:textId="77777777" w:rsidR="00260FF1" w:rsidRPr="00E77497" w:rsidRDefault="00260FF1" w:rsidP="00260FF1">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14:paraId="72FA6F37" w14:textId="77777777" w:rsidR="00260FF1" w:rsidRPr="00E77497" w:rsidRDefault="00260FF1" w:rsidP="00260FF1">
      <w:pPr>
        <w:pStyle w:val="Alg4"/>
        <w:numPr>
          <w:ilvl w:val="0"/>
          <w:numId w:val="220"/>
        </w:numPr>
      </w:pPr>
      <w:r w:rsidRPr="00E77497">
        <w:t xml:space="preserve">Else </w:t>
      </w:r>
      <w:r w:rsidRPr="00E77497">
        <w:rPr>
          <w:i/>
        </w:rPr>
        <w:t>initialValue</w:t>
      </w:r>
      <w:r w:rsidRPr="00E77497">
        <w:t xml:space="preserve"> is not present,</w:t>
      </w:r>
    </w:p>
    <w:p w14:paraId="0C8990F6" w14:textId="77777777" w:rsidR="00260FF1" w:rsidRPr="00E77497" w:rsidRDefault="00260FF1" w:rsidP="00260FF1">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14:paraId="148AEA23" w14:textId="77777777" w:rsidR="00260FF1" w:rsidRPr="00E77497" w:rsidRDefault="00260FF1" w:rsidP="00260FF1">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14:paraId="3045001B" w14:textId="77777777" w:rsidR="00260FF1" w:rsidRPr="00E77497" w:rsidRDefault="00260FF1" w:rsidP="00260FF1">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14:paraId="6221D8E8" w14:textId="77777777" w:rsidR="00260FF1" w:rsidRPr="00E77497" w:rsidRDefault="00260FF1" w:rsidP="00260FF1">
      <w:pPr>
        <w:pStyle w:val="Alg4"/>
        <w:numPr>
          <w:ilvl w:val="2"/>
          <w:numId w:val="22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478B38F6" w14:textId="77777777" w:rsidR="00260FF1" w:rsidRDefault="00260FF1" w:rsidP="00260FF1">
      <w:pPr>
        <w:pStyle w:val="Alg3"/>
        <w:numPr>
          <w:ilvl w:val="2"/>
          <w:numId w:val="220"/>
        </w:numPr>
        <w:tabs>
          <w:tab w:val="left" w:pos="720"/>
        </w:tabs>
      </w:pPr>
      <w:r>
        <w:t>ReturnIfAbrupt(</w:t>
      </w:r>
      <w:r>
        <w:rPr>
          <w:i/>
          <w:iCs/>
        </w:rPr>
        <w:t>kPresent</w:t>
      </w:r>
      <w:r>
        <w:t>).</w:t>
      </w:r>
    </w:p>
    <w:p w14:paraId="431518CC" w14:textId="77777777" w:rsidR="00260FF1" w:rsidRPr="00E77497" w:rsidRDefault="00260FF1" w:rsidP="00260FF1">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14:paraId="1B652560" w14:textId="77777777" w:rsidR="00260FF1" w:rsidRPr="00E77497" w:rsidRDefault="00260FF1" w:rsidP="00260FF1">
      <w:pPr>
        <w:pStyle w:val="Alg4"/>
        <w:numPr>
          <w:ilvl w:val="3"/>
          <w:numId w:val="220"/>
        </w:numPr>
      </w:pPr>
      <w:r w:rsidRPr="00E77497">
        <w:t xml:space="preserve">Let </w:t>
      </w:r>
      <w:r w:rsidRPr="00E77497">
        <w:rPr>
          <w:i/>
        </w:rPr>
        <w:t>accumulator</w:t>
      </w:r>
      <w:r w:rsidRPr="00E77497">
        <w:t xml:space="preserve"> be the result </w:t>
      </w:r>
      <w:r>
        <w:t xml:space="preserve">of </w:t>
      </w:r>
      <w:r w:rsidRPr="00E77497">
        <w:t>Get</w:t>
      </w:r>
      <w:r>
        <w:t>(</w:t>
      </w:r>
      <w:r w:rsidRPr="00E77497">
        <w:rPr>
          <w:i/>
        </w:rPr>
        <w:t>O</w:t>
      </w:r>
      <w:r>
        <w:t>,</w:t>
      </w:r>
      <w:r w:rsidRPr="00E77497">
        <w:t xml:space="preserve"> </w:t>
      </w:r>
      <w:r w:rsidRPr="00E77497">
        <w:rPr>
          <w:i/>
        </w:rPr>
        <w:t>Pk</w:t>
      </w:r>
      <w:r>
        <w:rPr>
          <w:iCs/>
        </w:rPr>
        <w:t>)</w:t>
      </w:r>
      <w:r w:rsidRPr="00E77497">
        <w:t>.</w:t>
      </w:r>
    </w:p>
    <w:p w14:paraId="1257907F" w14:textId="77777777" w:rsidR="00260FF1" w:rsidRPr="00E77497" w:rsidRDefault="00260FF1" w:rsidP="00260FF1">
      <w:pPr>
        <w:pStyle w:val="Alg4"/>
        <w:numPr>
          <w:ilvl w:val="3"/>
          <w:numId w:val="220"/>
        </w:numPr>
        <w:contextualSpacing/>
      </w:pPr>
      <w:r>
        <w:t>ReturnIfAbrupt(</w:t>
      </w:r>
      <w:r w:rsidRPr="00E77497">
        <w:rPr>
          <w:i/>
        </w:rPr>
        <w:t>accumulator</w:t>
      </w:r>
      <w:r>
        <w:t>).</w:t>
      </w:r>
    </w:p>
    <w:p w14:paraId="444F0997" w14:textId="77777777" w:rsidR="00260FF1" w:rsidRPr="00E77497" w:rsidRDefault="00260FF1" w:rsidP="00260FF1">
      <w:pPr>
        <w:pStyle w:val="Alg4"/>
        <w:numPr>
          <w:ilvl w:val="2"/>
          <w:numId w:val="220"/>
        </w:numPr>
      </w:pPr>
      <w:r w:rsidRPr="00E77497">
        <w:t xml:space="preserve">Decrease </w:t>
      </w:r>
      <w:r w:rsidRPr="00E77497">
        <w:rPr>
          <w:i/>
        </w:rPr>
        <w:t>k</w:t>
      </w:r>
      <w:r w:rsidRPr="00E77497">
        <w:t xml:space="preserve"> by 1.</w:t>
      </w:r>
    </w:p>
    <w:p w14:paraId="272FBB33" w14:textId="77777777" w:rsidR="00260FF1" w:rsidRPr="00E77497" w:rsidRDefault="00260FF1" w:rsidP="00260FF1">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6D2D6918" w14:textId="77777777" w:rsidR="00260FF1" w:rsidRPr="00E77497" w:rsidRDefault="00260FF1" w:rsidP="00260FF1">
      <w:pPr>
        <w:pStyle w:val="Alg4"/>
        <w:numPr>
          <w:ilvl w:val="0"/>
          <w:numId w:val="220"/>
        </w:numPr>
      </w:pPr>
      <w:r w:rsidRPr="00E77497">
        <w:t xml:space="preserve">Repeat, while </w:t>
      </w:r>
      <w:r w:rsidRPr="00E77497">
        <w:rPr>
          <w:i/>
        </w:rPr>
        <w:t xml:space="preserve">k </w:t>
      </w:r>
      <w:r w:rsidRPr="00E77497">
        <w:t>≥ 0</w:t>
      </w:r>
    </w:p>
    <w:p w14:paraId="0225A832" w14:textId="77777777" w:rsidR="00260FF1" w:rsidRPr="00E77497" w:rsidRDefault="00260FF1" w:rsidP="00260FF1">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14:paraId="79B23DFC" w14:textId="77777777" w:rsidR="00260FF1" w:rsidRPr="00E77497" w:rsidRDefault="00260FF1" w:rsidP="00260FF1">
      <w:pPr>
        <w:pStyle w:val="Alg4"/>
        <w:numPr>
          <w:ilvl w:val="1"/>
          <w:numId w:val="22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4600D2C0" w14:textId="77777777" w:rsidR="00260FF1" w:rsidRDefault="00260FF1" w:rsidP="00260FF1">
      <w:pPr>
        <w:pStyle w:val="Alg3"/>
        <w:numPr>
          <w:ilvl w:val="1"/>
          <w:numId w:val="220"/>
        </w:numPr>
        <w:tabs>
          <w:tab w:val="left" w:pos="720"/>
        </w:tabs>
      </w:pPr>
      <w:r>
        <w:t>ReturnIfAbrupt(</w:t>
      </w:r>
      <w:r>
        <w:rPr>
          <w:i/>
          <w:iCs/>
        </w:rPr>
        <w:t>kPresent</w:t>
      </w:r>
      <w:r>
        <w:t>).</w:t>
      </w:r>
    </w:p>
    <w:p w14:paraId="28A1F761" w14:textId="77777777" w:rsidR="00260FF1" w:rsidRPr="00E77497" w:rsidRDefault="00260FF1" w:rsidP="00260FF1">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14:paraId="689BFFBB" w14:textId="77777777" w:rsidR="00260FF1" w:rsidRPr="00E77497" w:rsidRDefault="00260FF1" w:rsidP="00260FF1">
      <w:pPr>
        <w:pStyle w:val="Alg4"/>
        <w:numPr>
          <w:ilvl w:val="2"/>
          <w:numId w:val="22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43AE8B51" w14:textId="77777777" w:rsidR="00260FF1" w:rsidRPr="00E77497" w:rsidRDefault="00260FF1" w:rsidP="00260FF1">
      <w:pPr>
        <w:pStyle w:val="Alg4"/>
        <w:numPr>
          <w:ilvl w:val="2"/>
          <w:numId w:val="220"/>
        </w:numPr>
        <w:contextualSpacing/>
      </w:pPr>
      <w:r>
        <w:t>ReturnIfAbrupt(</w:t>
      </w:r>
      <w:r>
        <w:rPr>
          <w:i/>
        </w:rPr>
        <w:t>kValue</w:t>
      </w:r>
      <w:r>
        <w:t>).</w:t>
      </w:r>
    </w:p>
    <w:p w14:paraId="1A2368DC" w14:textId="77777777" w:rsidR="00260FF1" w:rsidRPr="00E77497" w:rsidRDefault="00260FF1" w:rsidP="00260FF1">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5B7A8FDE" w14:textId="77777777" w:rsidR="00260FF1" w:rsidRPr="00E77497" w:rsidRDefault="00260FF1" w:rsidP="00260FF1">
      <w:pPr>
        <w:pStyle w:val="Alg4"/>
        <w:numPr>
          <w:ilvl w:val="2"/>
          <w:numId w:val="220"/>
        </w:numPr>
        <w:contextualSpacing/>
      </w:pPr>
      <w:r>
        <w:t>ReturnIfAbrupt(</w:t>
      </w:r>
      <w:r w:rsidRPr="00E77497">
        <w:rPr>
          <w:i/>
        </w:rPr>
        <w:t>accumulator</w:t>
      </w:r>
      <w:r>
        <w:t>).</w:t>
      </w:r>
    </w:p>
    <w:p w14:paraId="07EE3096" w14:textId="77777777" w:rsidR="00260FF1" w:rsidRPr="00E77497" w:rsidRDefault="00260FF1" w:rsidP="00260FF1">
      <w:pPr>
        <w:pStyle w:val="Alg4"/>
        <w:numPr>
          <w:ilvl w:val="1"/>
          <w:numId w:val="220"/>
        </w:numPr>
      </w:pPr>
      <w:r w:rsidRPr="00E77497">
        <w:t xml:space="preserve">Decrease </w:t>
      </w:r>
      <w:r w:rsidRPr="00E77497">
        <w:rPr>
          <w:i/>
        </w:rPr>
        <w:t>k</w:t>
      </w:r>
      <w:r w:rsidRPr="00E77497">
        <w:t xml:space="preserve"> by 1.</w:t>
      </w:r>
    </w:p>
    <w:p w14:paraId="57CAA469" w14:textId="77777777" w:rsidR="00260FF1" w:rsidRPr="00E77497" w:rsidRDefault="00260FF1" w:rsidP="00260FF1">
      <w:pPr>
        <w:pStyle w:val="Alg4"/>
        <w:numPr>
          <w:ilvl w:val="0"/>
          <w:numId w:val="220"/>
        </w:numPr>
        <w:spacing w:after="120"/>
      </w:pPr>
      <w:r w:rsidRPr="00E77497">
        <w:t xml:space="preserve">Return </w:t>
      </w:r>
      <w:r w:rsidRPr="00E77497">
        <w:rPr>
          <w:i/>
        </w:rPr>
        <w:t>accumulator</w:t>
      </w:r>
      <w:r w:rsidRPr="00E77497">
        <w:t>.</w:t>
      </w:r>
    </w:p>
    <w:p w14:paraId="141239A6"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1A3A3F31"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479702E2" w14:textId="77777777" w:rsidR="006232CB" w:rsidRDefault="006232CB" w:rsidP="006232CB">
      <w:pPr>
        <w:pStyle w:val="40"/>
      </w:pPr>
      <w:bookmarkStart w:id="5370" w:name="_Ref366080975"/>
      <w:r w:rsidRPr="006232CB">
        <w:t>Array.prototype.reverse ( )</w:t>
      </w:r>
      <w:bookmarkEnd w:id="5366"/>
      <w:bookmarkEnd w:id="5370"/>
    </w:p>
    <w:bookmarkEnd w:id="5359"/>
    <w:bookmarkEnd w:id="5360"/>
    <w:bookmarkEnd w:id="5361"/>
    <w:bookmarkEnd w:id="5367"/>
    <w:p w14:paraId="075667E7" w14:textId="77777777" w:rsidR="004C02EF" w:rsidRPr="00E77497" w:rsidRDefault="004C02EF" w:rsidP="004C02EF">
      <w:r w:rsidRPr="00E77497">
        <w:t>The elements of the array are rearranged so as to reverse their order. The object is returned as the result of the call.</w:t>
      </w:r>
      <w:bookmarkStart w:id="5371" w:name="_Toc382291624"/>
    </w:p>
    <w:p w14:paraId="18DCCD8E" w14:textId="77777777"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9C682BF" w14:textId="77777777" w:rsidR="00134DAD" w:rsidRDefault="00134DAD" w:rsidP="00134DAD">
      <w:pPr>
        <w:pStyle w:val="Alg4"/>
        <w:numPr>
          <w:ilvl w:val="0"/>
          <w:numId w:val="205"/>
        </w:numPr>
      </w:pPr>
      <w:r>
        <w:t>ReturnIfAbrupt(</w:t>
      </w:r>
      <w:r>
        <w:rPr>
          <w:i/>
        </w:rPr>
        <w:t>O</w:t>
      </w:r>
      <w:r>
        <w:t>).</w:t>
      </w:r>
    </w:p>
    <w:p w14:paraId="7F92C222" w14:textId="77777777" w:rsidR="004C02EF" w:rsidRPr="00E77497" w:rsidRDefault="004C02EF" w:rsidP="008B362B">
      <w:pPr>
        <w:pStyle w:val="Alg4"/>
        <w:numPr>
          <w:ilvl w:val="0"/>
          <w:numId w:val="205"/>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14:paraId="3C2E9002" w14:textId="77777777" w:rsidR="004C02EF" w:rsidRPr="00E77497" w:rsidRDefault="004C02EF" w:rsidP="00E66725">
      <w:pPr>
        <w:pStyle w:val="Alg4"/>
        <w:numPr>
          <w:ilvl w:val="0"/>
          <w:numId w:val="205"/>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14:paraId="615767BA" w14:textId="77777777" w:rsidR="00CA3654" w:rsidRPr="00E77497" w:rsidRDefault="00C82981" w:rsidP="00CA3654">
      <w:pPr>
        <w:pStyle w:val="Alg4"/>
        <w:numPr>
          <w:ilvl w:val="0"/>
          <w:numId w:val="205"/>
        </w:numPr>
        <w:contextualSpacing/>
      </w:pPr>
      <w:r>
        <w:t>ReturnIfAbrupt(</w:t>
      </w:r>
      <w:r w:rsidRPr="00E77497">
        <w:rPr>
          <w:i/>
        </w:rPr>
        <w:t>len</w:t>
      </w:r>
      <w:r>
        <w:t>).</w:t>
      </w:r>
    </w:p>
    <w:p w14:paraId="713343F4" w14:textId="77777777"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14:paraId="56C2CB5E" w14:textId="77777777"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14:paraId="0A00CC5D" w14:textId="77777777"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14:paraId="5BACBEE3" w14:textId="77777777"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14:paraId="0D23DFA9" w14:textId="77777777"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14:paraId="34481E07" w14:textId="77777777"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14:paraId="4DB4BEE5" w14:textId="77777777" w:rsidR="004C02EF" w:rsidRPr="00E77497" w:rsidRDefault="004C02EF" w:rsidP="008B362B">
      <w:pPr>
        <w:pStyle w:val="Alg4"/>
        <w:numPr>
          <w:ilvl w:val="1"/>
          <w:numId w:val="205"/>
        </w:numPr>
      </w:pPr>
      <w:r w:rsidRPr="00E77497">
        <w:t xml:space="preserve">Let </w:t>
      </w:r>
      <w:r w:rsidRPr="00E77497">
        <w:rPr>
          <w:i/>
        </w:rPr>
        <w:t>lowerValue</w:t>
      </w:r>
      <w:r w:rsidRPr="00E77497">
        <w:t xml:space="preserve"> be the result of Get</w:t>
      </w:r>
      <w:r w:rsidR="008B362B">
        <w:t>(</w:t>
      </w:r>
      <w:r w:rsidRPr="00E77497">
        <w:rPr>
          <w:i/>
        </w:rPr>
        <w:t>O</w:t>
      </w:r>
      <w:r w:rsidR="008B362B">
        <w:t>,</w:t>
      </w:r>
      <w:r w:rsidRPr="00E77497">
        <w:t xml:space="preserve"> </w:t>
      </w:r>
      <w:r w:rsidRPr="00E77497">
        <w:rPr>
          <w:i/>
        </w:rPr>
        <w:t xml:space="preserve"> lowerP</w:t>
      </w:r>
      <w:r w:rsidR="008B362B">
        <w:rPr>
          <w:iCs/>
        </w:rPr>
        <w:t>)</w:t>
      </w:r>
      <w:r w:rsidRPr="00E77497">
        <w:t>.</w:t>
      </w:r>
    </w:p>
    <w:p w14:paraId="2A0C348E" w14:textId="77777777" w:rsidR="0083511A" w:rsidRPr="00E77497" w:rsidRDefault="0002527B" w:rsidP="0083511A">
      <w:pPr>
        <w:pStyle w:val="Alg4"/>
        <w:numPr>
          <w:ilvl w:val="1"/>
          <w:numId w:val="205"/>
        </w:numPr>
        <w:contextualSpacing/>
      </w:pPr>
      <w:r>
        <w:t>ReturnIfAbrupt(</w:t>
      </w:r>
      <w:r>
        <w:rPr>
          <w:i/>
        </w:rPr>
        <w:t>lowerValue</w:t>
      </w:r>
      <w:r>
        <w:t>)</w:t>
      </w:r>
      <w:r w:rsidR="0083511A">
        <w:t>.</w:t>
      </w:r>
    </w:p>
    <w:p w14:paraId="3148EB80" w14:textId="77777777" w:rsidR="004C02EF" w:rsidRPr="00E77497" w:rsidRDefault="004C02EF" w:rsidP="008B362B">
      <w:pPr>
        <w:pStyle w:val="Alg4"/>
        <w:numPr>
          <w:ilvl w:val="1"/>
          <w:numId w:val="205"/>
        </w:numPr>
      </w:pPr>
      <w:r w:rsidRPr="00E77497">
        <w:t xml:space="preserve">Let </w:t>
      </w:r>
      <w:r w:rsidRPr="00E77497">
        <w:rPr>
          <w:i/>
        </w:rPr>
        <w:t>upperValue</w:t>
      </w:r>
      <w:r w:rsidRPr="00E77497">
        <w:t xml:space="preserve"> be the result of Get</w:t>
      </w:r>
      <w:r w:rsidR="008B362B">
        <w:t>(</w:t>
      </w:r>
      <w:r w:rsidRPr="00E77497">
        <w:rPr>
          <w:i/>
        </w:rPr>
        <w:t>O</w:t>
      </w:r>
      <w:r w:rsidR="008B362B">
        <w:t>,</w:t>
      </w:r>
      <w:r w:rsidRPr="00E77497">
        <w:t xml:space="preserve"> </w:t>
      </w:r>
      <w:r w:rsidR="008B362B">
        <w:rPr>
          <w:i/>
        </w:rPr>
        <w:t>upper</w:t>
      </w:r>
      <w:r w:rsidR="008B362B">
        <w:t>)</w:t>
      </w:r>
      <w:r w:rsidRPr="00E77497">
        <w:t>.</w:t>
      </w:r>
    </w:p>
    <w:p w14:paraId="557F6504" w14:textId="77777777" w:rsidR="0083511A" w:rsidRPr="00E77497" w:rsidRDefault="0002527B" w:rsidP="0083511A">
      <w:pPr>
        <w:pStyle w:val="Alg4"/>
        <w:numPr>
          <w:ilvl w:val="1"/>
          <w:numId w:val="205"/>
        </w:numPr>
        <w:contextualSpacing/>
      </w:pPr>
      <w:r>
        <w:t>ReturnIfAbrupt(</w:t>
      </w:r>
      <w:r>
        <w:rPr>
          <w:i/>
        </w:rPr>
        <w:t>upperValue</w:t>
      </w:r>
      <w:r>
        <w:t>)</w:t>
      </w:r>
      <w:r w:rsidR="0083511A">
        <w:t>.</w:t>
      </w:r>
    </w:p>
    <w:p w14:paraId="13532A4A" w14:textId="77777777" w:rsidR="004C02EF" w:rsidRPr="00E77497" w:rsidRDefault="004C02EF" w:rsidP="00542A13">
      <w:pPr>
        <w:pStyle w:val="Alg4"/>
        <w:numPr>
          <w:ilvl w:val="1"/>
          <w:numId w:val="205"/>
        </w:numPr>
      </w:pPr>
      <w:r w:rsidRPr="00E77497">
        <w:t xml:space="preserve">Let </w:t>
      </w:r>
      <w:r w:rsidRPr="00E77497">
        <w:rPr>
          <w:i/>
        </w:rPr>
        <w:t>lowerExists</w:t>
      </w:r>
      <w:r w:rsidRPr="00E77497">
        <w:t xml:space="preserve"> be the result of </w:t>
      </w:r>
      <w:r w:rsidR="00542A13">
        <w:t>HasProperty(</w:t>
      </w:r>
      <w:r w:rsidRPr="00E77497">
        <w:rPr>
          <w:i/>
        </w:rPr>
        <w:t>O</w:t>
      </w:r>
      <w:r w:rsidR="00542A13">
        <w:t>,</w:t>
      </w:r>
      <w:r w:rsidRPr="00E77497">
        <w:t xml:space="preserve"> </w:t>
      </w:r>
      <w:r w:rsidRPr="00E77497">
        <w:rPr>
          <w:i/>
        </w:rPr>
        <w:t>lowerP</w:t>
      </w:r>
      <w:r w:rsidR="00542A13">
        <w:rPr>
          <w:iCs/>
        </w:rPr>
        <w:t>)</w:t>
      </w:r>
      <w:r w:rsidRPr="00E77497">
        <w:t>.</w:t>
      </w:r>
    </w:p>
    <w:p w14:paraId="788A1892" w14:textId="77777777" w:rsidR="000950D9" w:rsidRDefault="000950D9" w:rsidP="000950D9">
      <w:pPr>
        <w:pStyle w:val="Alg3"/>
        <w:numPr>
          <w:ilvl w:val="1"/>
          <w:numId w:val="205"/>
        </w:numPr>
        <w:tabs>
          <w:tab w:val="left" w:pos="720"/>
        </w:tabs>
      </w:pPr>
      <w:r>
        <w:t>ReturnIfAbrupt(</w:t>
      </w:r>
      <w:r>
        <w:rPr>
          <w:i/>
          <w:iCs/>
        </w:rPr>
        <w:t>lowerExists</w:t>
      </w:r>
      <w:r>
        <w:t>).</w:t>
      </w:r>
    </w:p>
    <w:p w14:paraId="64DD8203" w14:textId="77777777" w:rsidR="004C02EF" w:rsidRPr="00E77497" w:rsidRDefault="004C02EF" w:rsidP="00542A13">
      <w:pPr>
        <w:pStyle w:val="Alg4"/>
        <w:numPr>
          <w:ilvl w:val="1"/>
          <w:numId w:val="205"/>
        </w:numPr>
      </w:pPr>
      <w:r w:rsidRPr="00E77497">
        <w:t xml:space="preserve">Let </w:t>
      </w:r>
      <w:r w:rsidRPr="00E77497">
        <w:rPr>
          <w:i/>
        </w:rPr>
        <w:t>upperExists</w:t>
      </w:r>
      <w:r w:rsidRPr="00E77497">
        <w:t xml:space="preserve"> be the result of </w:t>
      </w:r>
      <w:r w:rsidR="00542A13">
        <w:t>HasProperty(</w:t>
      </w:r>
      <w:r w:rsidRPr="00E77497">
        <w:rPr>
          <w:i/>
        </w:rPr>
        <w:t>O</w:t>
      </w:r>
      <w:r w:rsidR="00542A13">
        <w:t>,</w:t>
      </w:r>
      <w:r w:rsidRPr="00E77497">
        <w:t xml:space="preserve"> </w:t>
      </w:r>
      <w:r w:rsidRPr="00E77497">
        <w:rPr>
          <w:i/>
        </w:rPr>
        <w:t>upperP</w:t>
      </w:r>
      <w:r w:rsidR="00542A13">
        <w:rPr>
          <w:iCs/>
        </w:rPr>
        <w:t>)</w:t>
      </w:r>
      <w:r w:rsidRPr="00E77497">
        <w:t>.</w:t>
      </w:r>
    </w:p>
    <w:p w14:paraId="20D1995D" w14:textId="77777777" w:rsidR="000950D9" w:rsidRDefault="000950D9" w:rsidP="000950D9">
      <w:pPr>
        <w:pStyle w:val="Alg3"/>
        <w:numPr>
          <w:ilvl w:val="1"/>
          <w:numId w:val="205"/>
        </w:numPr>
        <w:tabs>
          <w:tab w:val="left" w:pos="720"/>
        </w:tabs>
      </w:pPr>
      <w:r>
        <w:t>ReturnIfAbrupt(</w:t>
      </w:r>
      <w:r>
        <w:rPr>
          <w:i/>
          <w:iCs/>
        </w:rPr>
        <w:t>upperExists</w:t>
      </w:r>
      <w:r>
        <w:t>).</w:t>
      </w:r>
    </w:p>
    <w:p w14:paraId="23F54A52" w14:textId="77777777"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14:paraId="1430F4D9" w14:textId="77777777"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14:paraId="352DE021" w14:textId="77777777" w:rsidR="0083511A" w:rsidRPr="00E77497" w:rsidRDefault="0002527B" w:rsidP="0083511A">
      <w:pPr>
        <w:pStyle w:val="Alg4"/>
        <w:numPr>
          <w:ilvl w:val="2"/>
          <w:numId w:val="205"/>
        </w:numPr>
        <w:contextualSpacing/>
      </w:pPr>
      <w:r>
        <w:t>ReturnIfAbrupt(</w:t>
      </w:r>
      <w:r>
        <w:rPr>
          <w:i/>
        </w:rPr>
        <w:t>putStatus</w:t>
      </w:r>
      <w:r>
        <w:t>)</w:t>
      </w:r>
      <w:r w:rsidR="0083511A">
        <w:t>.</w:t>
      </w:r>
    </w:p>
    <w:p w14:paraId="3BFC2DC7" w14:textId="77777777"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F07B04">
        <w:t>)</w:t>
      </w:r>
      <w:r w:rsidR="004C02EF" w:rsidRPr="00E77497">
        <w:t>.</w:t>
      </w:r>
    </w:p>
    <w:p w14:paraId="5474F253" w14:textId="77777777" w:rsidR="0083511A" w:rsidRPr="00E77497" w:rsidRDefault="0002527B" w:rsidP="0083511A">
      <w:pPr>
        <w:pStyle w:val="Alg4"/>
        <w:numPr>
          <w:ilvl w:val="2"/>
          <w:numId w:val="205"/>
        </w:numPr>
        <w:contextualSpacing/>
      </w:pPr>
      <w:r>
        <w:t>ReturnIfAbrupt(</w:t>
      </w:r>
      <w:r>
        <w:rPr>
          <w:i/>
        </w:rPr>
        <w:t>putStatus</w:t>
      </w:r>
      <w:r>
        <w:t>)</w:t>
      </w:r>
      <w:r w:rsidR="0083511A">
        <w:t>.</w:t>
      </w:r>
    </w:p>
    <w:p w14:paraId="25813B7C"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14:paraId="69D3DC03" w14:textId="77777777"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14:paraId="7FAC425E" w14:textId="77777777" w:rsidR="0083511A" w:rsidRPr="00E77497" w:rsidRDefault="0002527B" w:rsidP="0083511A">
      <w:pPr>
        <w:pStyle w:val="Alg4"/>
        <w:numPr>
          <w:ilvl w:val="2"/>
          <w:numId w:val="205"/>
        </w:numPr>
        <w:contextualSpacing/>
      </w:pPr>
      <w:r>
        <w:t>ReturnIfAbrupt(</w:t>
      </w:r>
      <w:r>
        <w:rPr>
          <w:i/>
        </w:rPr>
        <w:t>putStatus</w:t>
      </w:r>
      <w:r>
        <w:t>)</w:t>
      </w:r>
      <w:r w:rsidR="0083511A">
        <w:t>.</w:t>
      </w:r>
    </w:p>
    <w:p w14:paraId="0E7B03D7" w14:textId="77777777"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upperP</w:t>
      </w:r>
      <w:r w:rsidR="00272B20">
        <w:rPr>
          <w:bCs/>
        </w:rPr>
        <w:t>)</w:t>
      </w:r>
      <w:r w:rsidR="004C02EF" w:rsidRPr="00E77497">
        <w:t>.</w:t>
      </w:r>
    </w:p>
    <w:p w14:paraId="204F13F8" w14:textId="77777777" w:rsidR="0083511A" w:rsidRPr="00E77497" w:rsidRDefault="0002527B" w:rsidP="0083511A">
      <w:pPr>
        <w:pStyle w:val="Alg4"/>
        <w:numPr>
          <w:ilvl w:val="2"/>
          <w:numId w:val="205"/>
        </w:numPr>
        <w:contextualSpacing/>
      </w:pPr>
      <w:r>
        <w:t>ReturnIfAbrupt(</w:t>
      </w:r>
      <w:r>
        <w:rPr>
          <w:i/>
        </w:rPr>
        <w:t>deleteStatus</w:t>
      </w:r>
      <w:r>
        <w:t>)</w:t>
      </w:r>
      <w:r w:rsidR="0083511A">
        <w:t>.</w:t>
      </w:r>
    </w:p>
    <w:p w14:paraId="14BDC1CD"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14:paraId="4EC08B7F" w14:textId="77777777"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lowerP</w:t>
      </w:r>
      <w:r w:rsidR="00272B20">
        <w:t>)</w:t>
      </w:r>
      <w:r w:rsidR="004C02EF" w:rsidRPr="00E77497">
        <w:t>.</w:t>
      </w:r>
    </w:p>
    <w:p w14:paraId="4BB45F8D" w14:textId="77777777" w:rsidR="0083511A" w:rsidRPr="00E77497" w:rsidRDefault="0002527B" w:rsidP="0083511A">
      <w:pPr>
        <w:pStyle w:val="Alg4"/>
        <w:numPr>
          <w:ilvl w:val="2"/>
          <w:numId w:val="205"/>
        </w:numPr>
        <w:contextualSpacing/>
      </w:pPr>
      <w:r>
        <w:t>ReturnIfAbrupt(</w:t>
      </w:r>
      <w:r>
        <w:rPr>
          <w:i/>
        </w:rPr>
        <w:t>deleteStatus</w:t>
      </w:r>
      <w:r>
        <w:t>)</w:t>
      </w:r>
      <w:r w:rsidR="0083511A">
        <w:t>.</w:t>
      </w:r>
    </w:p>
    <w:p w14:paraId="61C28AF3" w14:textId="77777777" w:rsidR="004C02EF" w:rsidRPr="00E77497" w:rsidRDefault="0083511A" w:rsidP="004C10DB">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4C10DB">
        <w:t>)</w:t>
      </w:r>
      <w:r w:rsidR="004C02EF" w:rsidRPr="00E77497">
        <w:t>.</w:t>
      </w:r>
    </w:p>
    <w:p w14:paraId="7F59673D" w14:textId="77777777" w:rsidR="0083511A" w:rsidRPr="00E77497" w:rsidRDefault="0002527B" w:rsidP="0083511A">
      <w:pPr>
        <w:pStyle w:val="Alg4"/>
        <w:numPr>
          <w:ilvl w:val="2"/>
          <w:numId w:val="205"/>
        </w:numPr>
        <w:contextualSpacing/>
      </w:pPr>
      <w:r>
        <w:t>ReturnIfAbrupt(</w:t>
      </w:r>
      <w:r>
        <w:rPr>
          <w:i/>
        </w:rPr>
        <w:t>putStatus</w:t>
      </w:r>
      <w:r>
        <w:t>)</w:t>
      </w:r>
      <w:r w:rsidR="0083511A">
        <w:t>.</w:t>
      </w:r>
    </w:p>
    <w:p w14:paraId="23DA7CA2" w14:textId="77777777" w:rsidR="004C02EF" w:rsidRPr="00E77497" w:rsidRDefault="004C02EF" w:rsidP="00BE1C30">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r w:rsidR="00BE1C30" w:rsidRPr="00E77497">
        <w:t>,</w:t>
      </w:r>
    </w:p>
    <w:p w14:paraId="0FEC14DE" w14:textId="77777777" w:rsidR="004C02EF" w:rsidRPr="00E77497" w:rsidRDefault="004C02EF" w:rsidP="00834A33">
      <w:pPr>
        <w:pStyle w:val="Alg4"/>
        <w:numPr>
          <w:ilvl w:val="2"/>
          <w:numId w:val="205"/>
        </w:numPr>
      </w:pPr>
      <w:r w:rsidRPr="00E77497">
        <w:t>No action is required.</w:t>
      </w:r>
    </w:p>
    <w:p w14:paraId="6EE93D19" w14:textId="77777777"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14:paraId="04D9C79F" w14:textId="77777777"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14:paraId="31CBC2A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5372" w:name="_Toc385672298"/>
      <w:bookmarkStart w:id="5373" w:name="_Toc393690414"/>
    </w:p>
    <w:p w14:paraId="70F75ABB" w14:textId="77777777" w:rsidR="00725085" w:rsidRDefault="00725085" w:rsidP="00D148E9">
      <w:pPr>
        <w:pStyle w:val="40"/>
      </w:pPr>
      <w:bookmarkStart w:id="5374" w:name="_Ref440446538"/>
      <w:r w:rsidRPr="00E77497">
        <w:t>Array.prototype.shift ( )</w:t>
      </w:r>
    </w:p>
    <w:bookmarkEnd w:id="5374"/>
    <w:p w14:paraId="5C609E82" w14:textId="77777777" w:rsidR="004C02EF" w:rsidRPr="00E77497" w:rsidRDefault="004C02EF" w:rsidP="004C02EF">
      <w:r w:rsidRPr="00E77497">
        <w:t>The first element of the array is removed from the array and returned.</w:t>
      </w:r>
    </w:p>
    <w:p w14:paraId="01ADD4B2" w14:textId="77777777"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4C5609F" w14:textId="77777777" w:rsidR="00134DAD" w:rsidRDefault="00134DAD" w:rsidP="00134DAD">
      <w:pPr>
        <w:pStyle w:val="Alg4"/>
        <w:numPr>
          <w:ilvl w:val="0"/>
          <w:numId w:val="206"/>
        </w:numPr>
      </w:pPr>
      <w:r>
        <w:t>ReturnIfAbrupt(</w:t>
      </w:r>
      <w:r>
        <w:rPr>
          <w:i/>
        </w:rPr>
        <w:t>O</w:t>
      </w:r>
      <w:r>
        <w:t>).</w:t>
      </w:r>
    </w:p>
    <w:p w14:paraId="231870D5" w14:textId="77777777" w:rsidR="004C02EF" w:rsidRPr="00E77497" w:rsidRDefault="004C02EF" w:rsidP="00E71B69">
      <w:pPr>
        <w:pStyle w:val="Alg4"/>
        <w:numPr>
          <w:ilvl w:val="0"/>
          <w:numId w:val="206"/>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14:paraId="7BAD6745" w14:textId="77777777" w:rsidR="004C02EF" w:rsidRPr="00E77497" w:rsidRDefault="004C02EF" w:rsidP="00E66725">
      <w:pPr>
        <w:pStyle w:val="Alg4"/>
        <w:numPr>
          <w:ilvl w:val="0"/>
          <w:numId w:val="206"/>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14:paraId="465FB318" w14:textId="77777777" w:rsidR="00CA3654" w:rsidRPr="00E77497" w:rsidRDefault="00C82981" w:rsidP="00CA3654">
      <w:pPr>
        <w:pStyle w:val="Alg4"/>
        <w:numPr>
          <w:ilvl w:val="0"/>
          <w:numId w:val="206"/>
        </w:numPr>
        <w:contextualSpacing/>
      </w:pPr>
      <w:r>
        <w:t>ReturnIfAbrupt(</w:t>
      </w:r>
      <w:r w:rsidRPr="00E77497">
        <w:rPr>
          <w:i/>
        </w:rPr>
        <w:t>len</w:t>
      </w:r>
      <w:r>
        <w:t>).</w:t>
      </w:r>
    </w:p>
    <w:p w14:paraId="60668D0A" w14:textId="77777777"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14:paraId="593D92FF" w14:textId="77777777" w:rsidR="004C02EF" w:rsidRPr="00E77497" w:rsidRDefault="008537DE" w:rsidP="004C10DB">
      <w:pPr>
        <w:pStyle w:val="Alg4"/>
        <w:numPr>
          <w:ilvl w:val="1"/>
          <w:numId w:val="206"/>
        </w:numPr>
      </w:pPr>
      <w:r>
        <w:t xml:space="preserve">Let </w:t>
      </w:r>
      <w:r w:rsidRPr="00377713">
        <w:rPr>
          <w:i/>
        </w:rPr>
        <w:t>putStatus</w:t>
      </w:r>
      <w:r>
        <w:t xml:space="preserve"> be the result of </w:t>
      </w:r>
      <w:r w:rsidR="004C10DB" w:rsidRPr="00E77497">
        <w:t>Put</w:t>
      </w:r>
      <w:r w:rsidR="004C10DB">
        <w:t>(</w:t>
      </w:r>
      <w:r w:rsidR="004C10DB">
        <w:rPr>
          <w:i/>
        </w:rPr>
        <w:t>O</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C10DB">
        <w:rPr>
          <w:iCs/>
        </w:rPr>
        <w:t>0</w:t>
      </w:r>
      <w:r w:rsidR="004C10DB" w:rsidRPr="00E77497">
        <w:t xml:space="preserve">, </w:t>
      </w:r>
      <w:r w:rsidR="004C10DB" w:rsidRPr="00E77497">
        <w:rPr>
          <w:b/>
        </w:rPr>
        <w:t>true</w:t>
      </w:r>
      <w:r w:rsidR="004C10DB">
        <w:rPr>
          <w:bCs/>
        </w:rPr>
        <w:t>)</w:t>
      </w:r>
      <w:r w:rsidR="004C02EF" w:rsidRPr="00E77497">
        <w:t>.</w:t>
      </w:r>
    </w:p>
    <w:p w14:paraId="2A3D1CBA" w14:textId="77777777" w:rsidR="008537DE" w:rsidRPr="00E77497" w:rsidRDefault="006B4102" w:rsidP="008537DE">
      <w:pPr>
        <w:pStyle w:val="Alg4"/>
        <w:numPr>
          <w:ilvl w:val="1"/>
          <w:numId w:val="206"/>
        </w:numPr>
        <w:contextualSpacing/>
      </w:pPr>
      <w:r>
        <w:t>ReturnIfAbrupt(</w:t>
      </w:r>
      <w:r>
        <w:rPr>
          <w:i/>
        </w:rPr>
        <w:t>putStatus</w:t>
      </w:r>
      <w:r>
        <w:t>)</w:t>
      </w:r>
      <w:r w:rsidR="008537DE">
        <w:t>.</w:t>
      </w:r>
    </w:p>
    <w:p w14:paraId="0583C81E" w14:textId="77777777" w:rsidR="004C02EF" w:rsidRPr="00E77497" w:rsidRDefault="004C02EF" w:rsidP="00834A33">
      <w:pPr>
        <w:pStyle w:val="Alg4"/>
        <w:numPr>
          <w:ilvl w:val="1"/>
          <w:numId w:val="206"/>
        </w:numPr>
      </w:pPr>
      <w:r w:rsidRPr="00E77497">
        <w:t xml:space="preserve">Return </w:t>
      </w:r>
      <w:r w:rsidRPr="00E77497">
        <w:rPr>
          <w:b/>
        </w:rPr>
        <w:t>undefined</w:t>
      </w:r>
      <w:r w:rsidRPr="00E77497">
        <w:t>.</w:t>
      </w:r>
    </w:p>
    <w:p w14:paraId="2BA0D162" w14:textId="77777777" w:rsidR="004C02EF" w:rsidRPr="00E77497" w:rsidRDefault="004C02EF" w:rsidP="00E71B69">
      <w:pPr>
        <w:pStyle w:val="Alg4"/>
        <w:numPr>
          <w:ilvl w:val="0"/>
          <w:numId w:val="206"/>
        </w:numPr>
      </w:pPr>
      <w:r w:rsidRPr="00E77497">
        <w:t xml:space="preserve">Let </w:t>
      </w:r>
      <w:r w:rsidRPr="00E77497">
        <w:rPr>
          <w:i/>
        </w:rPr>
        <w:t>first</w:t>
      </w:r>
      <w:r w:rsidRPr="00E77497">
        <w:t xml:space="preserve"> be the result of Get</w:t>
      </w:r>
      <w:r w:rsidR="00E71B69">
        <w:t>(</w:t>
      </w:r>
      <w:r w:rsidRPr="00E77497">
        <w:rPr>
          <w:i/>
        </w:rPr>
        <w:t>O</w:t>
      </w:r>
      <w:r w:rsidR="00E71B69">
        <w:t>,</w:t>
      </w:r>
      <w:r w:rsidRPr="00E77497">
        <w:t xml:space="preserve"> </w:t>
      </w:r>
      <w:r w:rsidRPr="004C10DB">
        <w:rPr>
          <w:rFonts w:ascii="Courier New" w:hAnsi="Courier New"/>
        </w:rPr>
        <w:t>"</w:t>
      </w:r>
      <w:r w:rsidRPr="00E71B69">
        <w:rPr>
          <w:rFonts w:ascii="Courier New" w:hAnsi="Courier New"/>
          <w:b/>
        </w:rPr>
        <w:t>0</w:t>
      </w:r>
      <w:r w:rsidRPr="004C10DB">
        <w:rPr>
          <w:rFonts w:ascii="Courier New" w:hAnsi="Courier New"/>
        </w:rPr>
        <w:t>"</w:t>
      </w:r>
      <w:r w:rsidR="00E71B69" w:rsidRPr="00844B9F">
        <w:t>)</w:t>
      </w:r>
      <w:r w:rsidRPr="00E77497">
        <w:t>.</w:t>
      </w:r>
    </w:p>
    <w:p w14:paraId="538D7611" w14:textId="77777777" w:rsidR="008537DE" w:rsidRPr="00E77497" w:rsidRDefault="0002527B" w:rsidP="008537DE">
      <w:pPr>
        <w:pStyle w:val="Alg4"/>
        <w:numPr>
          <w:ilvl w:val="0"/>
          <w:numId w:val="206"/>
        </w:numPr>
        <w:contextualSpacing/>
      </w:pPr>
      <w:r>
        <w:t>ReturnIfAbrupt(</w:t>
      </w:r>
      <w:r>
        <w:rPr>
          <w:i/>
        </w:rPr>
        <w:t>first</w:t>
      </w:r>
      <w:r>
        <w:t>)</w:t>
      </w:r>
      <w:r w:rsidR="008537DE">
        <w:t>.</w:t>
      </w:r>
    </w:p>
    <w:p w14:paraId="74F73F5E" w14:textId="77777777"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14:paraId="4C46E725" w14:textId="77777777"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14:paraId="571E42CB" w14:textId="77777777"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14:paraId="3EF5431B" w14:textId="77777777"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14:paraId="621C4915" w14:textId="77777777" w:rsidR="004C02EF" w:rsidRPr="00E77497" w:rsidRDefault="004C02EF" w:rsidP="00542A13">
      <w:pPr>
        <w:pStyle w:val="Alg4"/>
        <w:numPr>
          <w:ilvl w:val="1"/>
          <w:numId w:val="206"/>
        </w:numPr>
      </w:pPr>
      <w:r w:rsidRPr="00E77497">
        <w:t xml:space="preserve">Let </w:t>
      </w:r>
      <w:r w:rsidRPr="00E77497">
        <w:rPr>
          <w:i/>
        </w:rPr>
        <w:t>fromPresent</w:t>
      </w:r>
      <w:r w:rsidRPr="00E77497">
        <w:t xml:space="preserve"> be the result of </w:t>
      </w:r>
      <w:r w:rsidR="00542A13">
        <w:t>HasProperty(</w:t>
      </w:r>
      <w:r w:rsidRPr="00E77497">
        <w:rPr>
          <w:i/>
        </w:rPr>
        <w:t>O</w:t>
      </w:r>
      <w:r w:rsidR="00542A13">
        <w:t>,</w:t>
      </w:r>
      <w:r w:rsidRPr="00E77497">
        <w:t xml:space="preserve"> </w:t>
      </w:r>
      <w:r w:rsidRPr="00E77497">
        <w:rPr>
          <w:i/>
        </w:rPr>
        <w:t>from</w:t>
      </w:r>
      <w:r w:rsidR="00542A13">
        <w:rPr>
          <w:iCs/>
        </w:rPr>
        <w:t>)</w:t>
      </w:r>
      <w:r w:rsidRPr="00E77497">
        <w:t>.</w:t>
      </w:r>
    </w:p>
    <w:p w14:paraId="722CA881" w14:textId="77777777" w:rsidR="000950D9" w:rsidRDefault="000950D9" w:rsidP="000950D9">
      <w:pPr>
        <w:pStyle w:val="Alg3"/>
        <w:numPr>
          <w:ilvl w:val="1"/>
          <w:numId w:val="206"/>
        </w:numPr>
        <w:tabs>
          <w:tab w:val="left" w:pos="720"/>
        </w:tabs>
      </w:pPr>
      <w:r>
        <w:t>ReturnIfAbrupt(</w:t>
      </w:r>
      <w:r>
        <w:rPr>
          <w:i/>
          <w:iCs/>
        </w:rPr>
        <w:t>fromPresent</w:t>
      </w:r>
      <w:r>
        <w:t>).</w:t>
      </w:r>
    </w:p>
    <w:p w14:paraId="36496310" w14:textId="77777777"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14:paraId="386A1C94" w14:textId="77777777" w:rsidR="004C02EF" w:rsidRPr="00E77497" w:rsidRDefault="004C02EF" w:rsidP="00E71B69">
      <w:pPr>
        <w:pStyle w:val="Alg4"/>
        <w:numPr>
          <w:ilvl w:val="2"/>
          <w:numId w:val="206"/>
        </w:numPr>
      </w:pPr>
      <w:r w:rsidRPr="00E77497">
        <w:t xml:space="preserve">Let </w:t>
      </w:r>
      <w:r w:rsidRPr="00E77497">
        <w:rPr>
          <w:i/>
        </w:rPr>
        <w:t>fromVal</w:t>
      </w:r>
      <w:r w:rsidRPr="00E77497">
        <w:t xml:space="preserve"> be the result of Get</w:t>
      </w:r>
      <w:r w:rsidR="00E71B69">
        <w:t>(</w:t>
      </w:r>
      <w:r w:rsidRPr="00E77497">
        <w:rPr>
          <w:i/>
        </w:rPr>
        <w:t>O</w:t>
      </w:r>
      <w:r w:rsidR="00E71B69">
        <w:t>,</w:t>
      </w:r>
      <w:r w:rsidRPr="00E77497">
        <w:t xml:space="preserve"> </w:t>
      </w:r>
      <w:r w:rsidRPr="00E77497">
        <w:rPr>
          <w:i/>
        </w:rPr>
        <w:t>from</w:t>
      </w:r>
      <w:r w:rsidR="00E71B69">
        <w:rPr>
          <w:iCs/>
        </w:rPr>
        <w:t>)</w:t>
      </w:r>
      <w:r w:rsidRPr="00E77497">
        <w:t>.</w:t>
      </w:r>
    </w:p>
    <w:p w14:paraId="59D72358" w14:textId="77777777" w:rsidR="008537DE" w:rsidRPr="00E77497" w:rsidRDefault="0002527B" w:rsidP="008537DE">
      <w:pPr>
        <w:pStyle w:val="Alg4"/>
        <w:numPr>
          <w:ilvl w:val="2"/>
          <w:numId w:val="206"/>
        </w:numPr>
        <w:contextualSpacing/>
      </w:pPr>
      <w:r>
        <w:t>ReturnIfAbrupt(</w:t>
      </w:r>
      <w:r>
        <w:rPr>
          <w:i/>
        </w:rPr>
        <w:t>fromVal</w:t>
      </w:r>
      <w:r>
        <w:t>)</w:t>
      </w:r>
      <w:r w:rsidR="008537DE">
        <w:t>.</w:t>
      </w:r>
    </w:p>
    <w:p w14:paraId="2D73CF0C" w14:textId="77777777" w:rsidR="004C02EF" w:rsidRPr="00E77497" w:rsidRDefault="008537DE" w:rsidP="004C10DB">
      <w:pPr>
        <w:pStyle w:val="Alg4"/>
        <w:numPr>
          <w:ilvl w:val="2"/>
          <w:numId w:val="206"/>
        </w:numPr>
      </w:pPr>
      <w:r>
        <w:t xml:space="preserve">Let </w:t>
      </w:r>
      <w:r w:rsidRPr="00377713">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w:t>
      </w:r>
      <w:r w:rsidR="004C02EF" w:rsidRPr="00E77497">
        <w:t xml:space="preserve">, </w:t>
      </w:r>
      <w:r w:rsidR="004C02EF" w:rsidRPr="00E77497">
        <w:rPr>
          <w:b/>
        </w:rPr>
        <w:t>true</w:t>
      </w:r>
      <w:r w:rsidR="004C10DB">
        <w:rPr>
          <w:bCs/>
        </w:rPr>
        <w:t>)</w:t>
      </w:r>
      <w:r w:rsidR="004C02EF" w:rsidRPr="00E77497">
        <w:t>.</w:t>
      </w:r>
    </w:p>
    <w:p w14:paraId="4EDABE4C" w14:textId="77777777" w:rsidR="008537DE" w:rsidRPr="00E77497" w:rsidRDefault="0002527B" w:rsidP="008537DE">
      <w:pPr>
        <w:pStyle w:val="Alg4"/>
        <w:numPr>
          <w:ilvl w:val="2"/>
          <w:numId w:val="206"/>
        </w:numPr>
        <w:contextualSpacing/>
      </w:pPr>
      <w:r>
        <w:t>ReturnIfAbrupt(</w:t>
      </w:r>
      <w:r>
        <w:rPr>
          <w:i/>
        </w:rPr>
        <w:t>putStatus</w:t>
      </w:r>
      <w:r>
        <w:t>)</w:t>
      </w:r>
      <w:r w:rsidR="008537DE">
        <w:t>.</w:t>
      </w:r>
    </w:p>
    <w:p w14:paraId="38C359A1" w14:textId="77777777" w:rsidR="004C02EF" w:rsidRPr="00E77497" w:rsidRDefault="004C02EF" w:rsidP="00BE1C30">
      <w:pPr>
        <w:pStyle w:val="Alg4"/>
        <w:numPr>
          <w:ilvl w:val="1"/>
          <w:numId w:val="206"/>
        </w:numPr>
      </w:pPr>
      <w:r w:rsidRPr="00E77497">
        <w:t xml:space="preserve">Else </w:t>
      </w:r>
      <w:r w:rsidRPr="00E77497">
        <w:rPr>
          <w:i/>
        </w:rPr>
        <w:t>fromPresent</w:t>
      </w:r>
      <w:r w:rsidRPr="00E77497">
        <w:t xml:space="preserve"> is </w:t>
      </w:r>
      <w:r w:rsidRPr="00E77497">
        <w:rPr>
          <w:b/>
        </w:rPr>
        <w:t>false</w:t>
      </w:r>
      <w:r w:rsidR="00BE1C30" w:rsidRPr="00E77497">
        <w:t>,</w:t>
      </w:r>
    </w:p>
    <w:p w14:paraId="39523E2B" w14:textId="77777777" w:rsidR="004C02EF" w:rsidRPr="00E77497" w:rsidRDefault="008537DE" w:rsidP="0046541A">
      <w:pPr>
        <w:pStyle w:val="Alg4"/>
        <w:numPr>
          <w:ilvl w:val="2"/>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rPr>
          <w:iCs/>
        </w:rPr>
        <w:t>,</w:t>
      </w:r>
      <w:r w:rsidR="004C02EF" w:rsidRPr="00E77497">
        <w:t xml:space="preserve"> </w:t>
      </w:r>
      <w:r w:rsidR="004C02EF" w:rsidRPr="00E77497">
        <w:rPr>
          <w:i/>
        </w:rPr>
        <w:t>to</w:t>
      </w:r>
      <w:r w:rsidR="0046541A">
        <w:t>)</w:t>
      </w:r>
      <w:r w:rsidR="004C02EF" w:rsidRPr="00E77497">
        <w:t>.</w:t>
      </w:r>
    </w:p>
    <w:p w14:paraId="2327D8CE" w14:textId="77777777" w:rsidR="008537DE" w:rsidRPr="00E77497" w:rsidRDefault="006B4102" w:rsidP="008537DE">
      <w:pPr>
        <w:pStyle w:val="Alg4"/>
        <w:numPr>
          <w:ilvl w:val="2"/>
          <w:numId w:val="206"/>
        </w:numPr>
        <w:contextualSpacing/>
      </w:pPr>
      <w:r>
        <w:t>ReturnIfAbrupt(</w:t>
      </w:r>
      <w:r>
        <w:rPr>
          <w:i/>
        </w:rPr>
        <w:t>deleteStatus</w:t>
      </w:r>
      <w:r>
        <w:t>)</w:t>
      </w:r>
      <w:r w:rsidR="008537DE">
        <w:t>.</w:t>
      </w:r>
    </w:p>
    <w:p w14:paraId="4AB520DD" w14:textId="77777777"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14:paraId="21BAA9CF" w14:textId="77777777" w:rsidR="004C02EF" w:rsidRPr="00E77497" w:rsidRDefault="008537DE" w:rsidP="0046541A">
      <w:pPr>
        <w:pStyle w:val="Alg4"/>
        <w:numPr>
          <w:ilvl w:val="0"/>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t>,</w:t>
      </w:r>
      <w:r w:rsidR="004C02EF" w:rsidRPr="00E77497">
        <w:t xml:space="preserve"> ToString(</w:t>
      </w:r>
      <w:r w:rsidR="004C02EF" w:rsidRPr="00E77497">
        <w:rPr>
          <w:i/>
        </w:rPr>
        <w:t>len</w:t>
      </w:r>
      <w:r w:rsidR="004C02EF" w:rsidRPr="00E77497">
        <w:t>–1)</w:t>
      </w:r>
      <w:r w:rsidR="0046541A">
        <w:t>)</w:t>
      </w:r>
      <w:r w:rsidR="004C02EF" w:rsidRPr="00E77497">
        <w:t>.</w:t>
      </w:r>
    </w:p>
    <w:p w14:paraId="111136C7" w14:textId="77777777" w:rsidR="008537DE" w:rsidRPr="00E77497" w:rsidRDefault="006B4102" w:rsidP="008537DE">
      <w:pPr>
        <w:pStyle w:val="Alg4"/>
        <w:numPr>
          <w:ilvl w:val="0"/>
          <w:numId w:val="206"/>
        </w:numPr>
        <w:contextualSpacing/>
      </w:pPr>
      <w:r>
        <w:t>ReturnIfAbrupt(</w:t>
      </w:r>
      <w:r>
        <w:rPr>
          <w:i/>
        </w:rPr>
        <w:t>deleteStatus</w:t>
      </w:r>
      <w:r>
        <w:t>)</w:t>
      </w:r>
      <w:r w:rsidR="008537DE">
        <w:t>.</w:t>
      </w:r>
    </w:p>
    <w:p w14:paraId="5C6F3C32" w14:textId="77777777" w:rsidR="004C02EF" w:rsidRPr="00E77497" w:rsidRDefault="004403FF" w:rsidP="004C10DB">
      <w:pPr>
        <w:pStyle w:val="Alg4"/>
        <w:numPr>
          <w:ilvl w:val="0"/>
          <w:numId w:val="206"/>
        </w:numPr>
      </w:pPr>
      <w:r>
        <w:t xml:space="preserve">Let </w:t>
      </w:r>
      <w:r w:rsidRPr="00250FC6">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4C10DB">
        <w:rPr>
          <w:rFonts w:ascii="Courier New" w:hAnsi="Courier New"/>
          <w:b/>
          <w:bCs/>
        </w:rPr>
        <w:t>"</w:t>
      </w:r>
      <w:r w:rsidR="004C02EF" w:rsidRPr="00E77497">
        <w:rPr>
          <w:rFonts w:ascii="Courier New" w:hAnsi="Courier New"/>
          <w:b/>
        </w:rPr>
        <w:t>length</w:t>
      </w:r>
      <w:r w:rsidR="004C02EF" w:rsidRPr="004C10DB">
        <w:rPr>
          <w:rFonts w:ascii="Courier New" w:hAnsi="Courier New" w:cs="Courier New"/>
          <w:b/>
          <w:bCs/>
        </w:rPr>
        <w:t>"</w:t>
      </w:r>
      <w:r w:rsidR="004C02EF" w:rsidRPr="00E77497">
        <w:t xml:space="preserve">, </w:t>
      </w:r>
      <w:r w:rsidR="004C02EF" w:rsidRPr="00E77497">
        <w:rPr>
          <w:i/>
        </w:rPr>
        <w:t>len</w:t>
      </w:r>
      <w:r w:rsidR="004C02EF" w:rsidRPr="00E77497">
        <w:t xml:space="preserve">–1, </w:t>
      </w:r>
      <w:r w:rsidR="004C02EF" w:rsidRPr="00E77497">
        <w:rPr>
          <w:b/>
        </w:rPr>
        <w:t>true</w:t>
      </w:r>
      <w:r w:rsidR="004C10DB">
        <w:rPr>
          <w:bCs/>
        </w:rPr>
        <w:t>)</w:t>
      </w:r>
      <w:r w:rsidR="004C02EF" w:rsidRPr="00E77497">
        <w:t>.</w:t>
      </w:r>
    </w:p>
    <w:p w14:paraId="32652414" w14:textId="77777777" w:rsidR="008537DE" w:rsidRPr="00E77497" w:rsidRDefault="006B4102" w:rsidP="008537DE">
      <w:pPr>
        <w:pStyle w:val="Alg4"/>
        <w:numPr>
          <w:ilvl w:val="0"/>
          <w:numId w:val="206"/>
        </w:numPr>
        <w:contextualSpacing/>
      </w:pPr>
      <w:r>
        <w:t>ReturnIfAbrupt(</w:t>
      </w:r>
      <w:r>
        <w:rPr>
          <w:i/>
        </w:rPr>
        <w:t>putStatus</w:t>
      </w:r>
      <w:r>
        <w:t>)</w:t>
      </w:r>
      <w:r w:rsidR="008537DE">
        <w:t>.</w:t>
      </w:r>
    </w:p>
    <w:p w14:paraId="6D25EBE7" w14:textId="77777777"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14:paraId="62D7F88C"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14:paraId="126707FA" w14:textId="77777777" w:rsidR="00725085" w:rsidRDefault="00725085" w:rsidP="00D148E9">
      <w:pPr>
        <w:pStyle w:val="40"/>
      </w:pPr>
      <w:bookmarkStart w:id="5375" w:name="_Ref364926623"/>
      <w:bookmarkStart w:id="5376" w:name="_Ref440446605"/>
      <w:r w:rsidRPr="00E77497">
        <w:t>Array.prototype.slice (start, end)</w:t>
      </w:r>
      <w:bookmarkEnd w:id="5375"/>
    </w:p>
    <w:bookmarkEnd w:id="5376"/>
    <w:p w14:paraId="15A9B1A1"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14:paraId="2A101C9F" w14:textId="77777777"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726BCE7" w14:textId="77777777" w:rsidR="00134DAD" w:rsidRDefault="00134DAD" w:rsidP="00134DAD">
      <w:pPr>
        <w:pStyle w:val="Alg4"/>
        <w:numPr>
          <w:ilvl w:val="0"/>
          <w:numId w:val="207"/>
        </w:numPr>
      </w:pPr>
      <w:r>
        <w:t>ReturnIfAbrupt(</w:t>
      </w:r>
      <w:r>
        <w:rPr>
          <w:i/>
        </w:rPr>
        <w:t>O</w:t>
      </w:r>
      <w:r>
        <w:t>).</w:t>
      </w:r>
    </w:p>
    <w:p w14:paraId="3429CC26" w14:textId="77777777" w:rsidR="004C02EF" w:rsidRPr="00E77497" w:rsidRDefault="004C02EF" w:rsidP="00937565">
      <w:pPr>
        <w:pStyle w:val="Alg4"/>
        <w:numPr>
          <w:ilvl w:val="0"/>
          <w:numId w:val="207"/>
        </w:numPr>
      </w:pPr>
      <w:r w:rsidRPr="00E77497">
        <w:t xml:space="preserve">Let </w:t>
      </w:r>
      <w:r w:rsidRPr="00E77497">
        <w:rPr>
          <w:i/>
        </w:rPr>
        <w:t>A</w:t>
      </w:r>
      <w:r w:rsidRPr="00E77497">
        <w:t xml:space="preserve"> be </w:t>
      </w:r>
      <w:r w:rsidR="00F44A1F">
        <w:t xml:space="preserve">the result of the </w:t>
      </w:r>
      <w:r w:rsidR="00D4543D">
        <w:t>abstract operation</w:t>
      </w:r>
      <w:r w:rsidR="00F44A1F">
        <w:t xml:space="preserve"> ArrayCreate with argument 0</w:t>
      </w:r>
      <w:r w:rsidRPr="00E77497">
        <w:t>.</w:t>
      </w:r>
    </w:p>
    <w:p w14:paraId="4289ACAA" w14:textId="77777777" w:rsidR="004C02EF" w:rsidRPr="00E77497" w:rsidRDefault="004C02EF" w:rsidP="00E71B69">
      <w:pPr>
        <w:pStyle w:val="Alg4"/>
        <w:numPr>
          <w:ilvl w:val="0"/>
          <w:numId w:val="207"/>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14:paraId="36B1CDF3" w14:textId="77777777" w:rsidR="004C02EF" w:rsidRPr="00E77497" w:rsidRDefault="004C02EF" w:rsidP="00E66725">
      <w:pPr>
        <w:pStyle w:val="Alg4"/>
        <w:numPr>
          <w:ilvl w:val="0"/>
          <w:numId w:val="207"/>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14:paraId="5E36B519" w14:textId="77777777" w:rsidR="00CA3654" w:rsidRPr="00E77497" w:rsidRDefault="00C82981" w:rsidP="00CA3654">
      <w:pPr>
        <w:pStyle w:val="Alg4"/>
        <w:numPr>
          <w:ilvl w:val="0"/>
          <w:numId w:val="207"/>
        </w:numPr>
        <w:contextualSpacing/>
      </w:pPr>
      <w:r>
        <w:t>ReturnIfAbrupt(</w:t>
      </w:r>
      <w:r w:rsidRPr="00E77497">
        <w:rPr>
          <w:i/>
        </w:rPr>
        <w:t>len</w:t>
      </w:r>
      <w:r>
        <w:t>).</w:t>
      </w:r>
    </w:p>
    <w:p w14:paraId="73CE6768" w14:textId="77777777"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14:paraId="5061ED20" w14:textId="77777777" w:rsidR="008537DE" w:rsidRPr="00E77497" w:rsidRDefault="006B4102" w:rsidP="008537DE">
      <w:pPr>
        <w:pStyle w:val="Alg4"/>
        <w:numPr>
          <w:ilvl w:val="0"/>
          <w:numId w:val="207"/>
        </w:numPr>
        <w:contextualSpacing/>
      </w:pPr>
      <w:r>
        <w:t>ReturnIfAbrupt(</w:t>
      </w:r>
      <w:r>
        <w:rPr>
          <w:i/>
        </w:rPr>
        <w:t>relativeStart</w:t>
      </w:r>
      <w:r>
        <w:t>)</w:t>
      </w:r>
      <w:r w:rsidR="008537DE">
        <w:t>.</w:t>
      </w:r>
    </w:p>
    <w:p w14:paraId="57D2D7A4" w14:textId="77777777"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4EA78173" w14:textId="77777777"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0B1DEE93" w14:textId="77777777" w:rsidR="008537DE" w:rsidRPr="00E77497" w:rsidRDefault="006B4102" w:rsidP="008537DE">
      <w:pPr>
        <w:pStyle w:val="Alg4"/>
        <w:numPr>
          <w:ilvl w:val="0"/>
          <w:numId w:val="207"/>
        </w:numPr>
        <w:contextualSpacing/>
      </w:pPr>
      <w:r>
        <w:t>ReturnIfAbrupt(</w:t>
      </w:r>
      <w:r>
        <w:rPr>
          <w:i/>
        </w:rPr>
        <w:t>relativeEnd</w:t>
      </w:r>
      <w:r>
        <w:t>)</w:t>
      </w:r>
      <w:r w:rsidR="008537DE">
        <w:t>.</w:t>
      </w:r>
    </w:p>
    <w:p w14:paraId="1656300F" w14:textId="77777777"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037E5AD6" w14:textId="77777777" w:rsidR="00190B40" w:rsidRDefault="00190B40" w:rsidP="00190B40">
      <w:pPr>
        <w:pStyle w:val="Alg4"/>
        <w:numPr>
          <w:ilvl w:val="0"/>
          <w:numId w:val="207"/>
        </w:numPr>
      </w:pPr>
      <w:r>
        <w:t xml:space="preserve">Let </w:t>
      </w:r>
      <w:r>
        <w:rPr>
          <w:i/>
          <w:iCs/>
        </w:rPr>
        <w:t>count</w:t>
      </w:r>
      <w:r>
        <w:t xml:space="preserve"> be </w:t>
      </w:r>
      <w:r>
        <w:rPr>
          <w:i/>
          <w:iCs/>
        </w:rPr>
        <w:t>final</w:t>
      </w:r>
      <w:r>
        <w:t xml:space="preserve"> – k.</w:t>
      </w:r>
    </w:p>
    <w:p w14:paraId="216F7DBD" w14:textId="77777777" w:rsidR="00190B40" w:rsidRDefault="00190B40" w:rsidP="00190B40">
      <w:pPr>
        <w:pStyle w:val="Alg4"/>
        <w:numPr>
          <w:ilvl w:val="0"/>
          <w:numId w:val="207"/>
        </w:numPr>
      </w:pPr>
      <w:r>
        <w:t xml:space="preserve">Let </w:t>
      </w:r>
      <w:r>
        <w:rPr>
          <w:i/>
          <w:iCs/>
        </w:rPr>
        <w:t>A</w:t>
      </w:r>
      <w:r>
        <w:t xml:space="preserve"> be </w:t>
      </w:r>
      <w:r>
        <w:rPr>
          <w:b/>
          <w:bCs/>
        </w:rPr>
        <w:t>undefined</w:t>
      </w:r>
      <w:r>
        <w:t>.</w:t>
      </w:r>
    </w:p>
    <w:p w14:paraId="4D3785C4" w14:textId="77777777" w:rsidR="00190B40" w:rsidRDefault="00190B40" w:rsidP="00190B40">
      <w:pPr>
        <w:pStyle w:val="Alg4"/>
        <w:numPr>
          <w:ilvl w:val="0"/>
          <w:numId w:val="207"/>
        </w:numPr>
      </w:pPr>
      <w:r>
        <w:t xml:space="preserve">If </w:t>
      </w:r>
      <w:r w:rsidRPr="00E77497">
        <w:rPr>
          <w:i/>
        </w:rPr>
        <w:t>O</w:t>
      </w:r>
      <w:r>
        <w:t xml:space="preserve"> is an </w:t>
      </w:r>
      <w:r w:rsidRPr="00E77497">
        <w:t xml:space="preserve"> </w:t>
      </w:r>
      <w:r>
        <w:t>exotic Array object, then</w:t>
      </w:r>
    </w:p>
    <w:p w14:paraId="66137C54" w14:textId="77777777" w:rsidR="00190B40" w:rsidRDefault="00190B40" w:rsidP="00E74C84">
      <w:pPr>
        <w:pStyle w:val="Alg4"/>
        <w:numPr>
          <w:ilvl w:val="1"/>
          <w:numId w:val="20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14959156" w14:textId="77777777" w:rsidR="00190B40" w:rsidRPr="00E77497" w:rsidRDefault="00190B40" w:rsidP="00E74C84">
      <w:pPr>
        <w:pStyle w:val="Alg4"/>
        <w:numPr>
          <w:ilvl w:val="1"/>
          <w:numId w:val="207"/>
        </w:numPr>
        <w:contextualSpacing/>
      </w:pPr>
      <w:r>
        <w:t>ReturnIfAbrupt(</w:t>
      </w:r>
      <w:r>
        <w:rPr>
          <w:i/>
        </w:rPr>
        <w:t>C</w:t>
      </w:r>
      <w:r>
        <w:t>).</w:t>
      </w:r>
    </w:p>
    <w:p w14:paraId="48F55C85" w14:textId="77777777" w:rsidR="00190B40" w:rsidRDefault="00190B40" w:rsidP="00E74C84">
      <w:pPr>
        <w:pStyle w:val="Alg4"/>
        <w:numPr>
          <w:ilvl w:val="1"/>
          <w:numId w:val="207"/>
        </w:numPr>
      </w:pPr>
      <w:r>
        <w:t>If IsConstructor(</w:t>
      </w:r>
      <w:r w:rsidRPr="00924A5A">
        <w:rPr>
          <w:i/>
        </w:rPr>
        <w:t>C</w:t>
      </w:r>
      <w:r>
        <w:t xml:space="preserve">) is </w:t>
      </w:r>
      <w:r w:rsidRPr="00924A5A">
        <w:rPr>
          <w:b/>
        </w:rPr>
        <w:t>true</w:t>
      </w:r>
      <w:r>
        <w:t>, then</w:t>
      </w:r>
    </w:p>
    <w:p w14:paraId="07EB30B6" w14:textId="77777777" w:rsidR="00190B40" w:rsidRDefault="00190B40" w:rsidP="00E74C84">
      <w:pPr>
        <w:pStyle w:val="Alg4"/>
        <w:numPr>
          <w:ilvl w:val="2"/>
          <w:numId w:val="207"/>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Pr>
          <w:i/>
          <w:iCs/>
        </w:rPr>
        <w:t>count</w:t>
      </w:r>
      <w:commentRangeStart w:id="5377"/>
      <w:r>
        <w:rPr>
          <w:iCs/>
        </w:rPr>
        <w:t>))</w:t>
      </w:r>
      <w:r>
        <w:t>.</w:t>
      </w:r>
      <w:commentRangeEnd w:id="5377"/>
      <w:r>
        <w:rPr>
          <w:rStyle w:val="af6"/>
          <w:rFonts w:ascii="Arial" w:eastAsia="MS Mincho" w:hAnsi="Arial"/>
          <w:spacing w:val="0"/>
          <w:lang w:eastAsia="ja-JP"/>
        </w:rPr>
        <w:commentReference w:id="5377"/>
      </w:r>
    </w:p>
    <w:p w14:paraId="64B87A26" w14:textId="77777777" w:rsidR="00190B40" w:rsidRDefault="00190B40" w:rsidP="00190B40">
      <w:pPr>
        <w:pStyle w:val="Alg4"/>
        <w:numPr>
          <w:ilvl w:val="0"/>
          <w:numId w:val="207"/>
        </w:numPr>
      </w:pPr>
      <w:r>
        <w:t xml:space="preserve">If </w:t>
      </w:r>
      <w:r>
        <w:rPr>
          <w:i/>
          <w:iCs/>
        </w:rPr>
        <w:t>A</w:t>
      </w:r>
      <w:r>
        <w:t xml:space="preserve"> is </w:t>
      </w:r>
      <w:r>
        <w:rPr>
          <w:b/>
          <w:bCs/>
        </w:rPr>
        <w:t>undefined</w:t>
      </w:r>
      <w:r>
        <w:t>, then</w:t>
      </w:r>
    </w:p>
    <w:p w14:paraId="14330150" w14:textId="77777777" w:rsidR="00190B40" w:rsidRPr="00E77497" w:rsidRDefault="00190B40" w:rsidP="00190B40">
      <w:pPr>
        <w:pStyle w:val="Alg4"/>
        <w:numPr>
          <w:ilvl w:val="1"/>
          <w:numId w:val="207"/>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
        </w:rPr>
        <w:t>count</w:t>
      </w:r>
      <w:r w:rsidRPr="00E77497">
        <w:t>.</w:t>
      </w:r>
    </w:p>
    <w:p w14:paraId="03C6170F" w14:textId="77777777" w:rsidR="00190B40" w:rsidRDefault="00190B40" w:rsidP="00190B40">
      <w:pPr>
        <w:pStyle w:val="Alg4"/>
        <w:numPr>
          <w:ilvl w:val="0"/>
          <w:numId w:val="207"/>
        </w:numPr>
      </w:pPr>
      <w:r>
        <w:t>ReturnIfAbrupt(</w:t>
      </w:r>
      <w:r>
        <w:rPr>
          <w:i/>
        </w:rPr>
        <w:t>A</w:t>
      </w:r>
      <w:r>
        <w:t>).</w:t>
      </w:r>
    </w:p>
    <w:p w14:paraId="616F4861" w14:textId="77777777"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14:paraId="05389858" w14:textId="77777777"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14:paraId="6739190B" w14:textId="77777777"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14:paraId="1482BA3A" w14:textId="77777777" w:rsidR="004C02EF" w:rsidRPr="00E77497" w:rsidRDefault="004C02EF" w:rsidP="00542A13">
      <w:pPr>
        <w:pStyle w:val="Alg4"/>
        <w:numPr>
          <w:ilvl w:val="1"/>
          <w:numId w:val="207"/>
        </w:numPr>
      </w:pPr>
      <w:r w:rsidRPr="00E77497">
        <w:t xml:space="preserve">Let </w:t>
      </w:r>
      <w:r w:rsidRPr="00E77497">
        <w:rPr>
          <w:i/>
        </w:rPr>
        <w:t>kPresent</w:t>
      </w:r>
      <w:r w:rsidRPr="00E77497">
        <w:t xml:space="preserve"> be the result of </w:t>
      </w:r>
      <w:r w:rsidR="00542A13">
        <w:t>HasProperty(</w:t>
      </w:r>
      <w:r w:rsidRPr="00E77497">
        <w:rPr>
          <w:i/>
        </w:rPr>
        <w:t>O</w:t>
      </w:r>
      <w:r w:rsidR="00542A13">
        <w:t>,</w:t>
      </w:r>
      <w:r w:rsidRPr="00E77497">
        <w:t xml:space="preserve"> </w:t>
      </w:r>
      <w:r w:rsidRPr="00E77497">
        <w:rPr>
          <w:i/>
        </w:rPr>
        <w:t>Pk</w:t>
      </w:r>
      <w:r w:rsidR="00542A13">
        <w:rPr>
          <w:iCs/>
        </w:rPr>
        <w:t>)</w:t>
      </w:r>
      <w:r w:rsidRPr="00E77497">
        <w:t>.</w:t>
      </w:r>
    </w:p>
    <w:p w14:paraId="762F06E1" w14:textId="77777777" w:rsidR="000950D9" w:rsidRDefault="000950D9" w:rsidP="000950D9">
      <w:pPr>
        <w:pStyle w:val="Alg3"/>
        <w:numPr>
          <w:ilvl w:val="1"/>
          <w:numId w:val="207"/>
        </w:numPr>
        <w:tabs>
          <w:tab w:val="left" w:pos="720"/>
        </w:tabs>
      </w:pPr>
      <w:r>
        <w:t>ReturnIfAbrupt(</w:t>
      </w:r>
      <w:r>
        <w:rPr>
          <w:i/>
          <w:iCs/>
        </w:rPr>
        <w:t>kPresent</w:t>
      </w:r>
      <w:r>
        <w:t>).</w:t>
      </w:r>
    </w:p>
    <w:p w14:paraId="0527CE58" w14:textId="77777777"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14:paraId="6323A8F5" w14:textId="77777777" w:rsidR="004C02EF" w:rsidRPr="00E77497" w:rsidRDefault="004C02EF" w:rsidP="00E71B69">
      <w:pPr>
        <w:pStyle w:val="Alg4"/>
        <w:numPr>
          <w:ilvl w:val="2"/>
          <w:numId w:val="207"/>
        </w:numPr>
        <w:tabs>
          <w:tab w:val="left" w:pos="2520"/>
        </w:tabs>
      </w:pPr>
      <w:r w:rsidRPr="00E77497">
        <w:t xml:space="preserve">Let </w:t>
      </w:r>
      <w:r w:rsidRPr="00E77497">
        <w:rPr>
          <w:i/>
        </w:rPr>
        <w:t>kValue</w:t>
      </w:r>
      <w:r w:rsidRPr="00E77497">
        <w:t xml:space="preserve"> be the result of Get</w:t>
      </w:r>
      <w:r w:rsidR="00E71B69">
        <w:t>(</w:t>
      </w:r>
      <w:r w:rsidRPr="00E77497">
        <w:rPr>
          <w:i/>
        </w:rPr>
        <w:t>O</w:t>
      </w:r>
      <w:r w:rsidR="00E71B69">
        <w:t>,</w:t>
      </w:r>
      <w:r w:rsidRPr="00E77497">
        <w:t xml:space="preserve"> </w:t>
      </w:r>
      <w:r w:rsidRPr="00E77497">
        <w:rPr>
          <w:i/>
        </w:rPr>
        <w:t>Pk</w:t>
      </w:r>
      <w:r w:rsidR="00E71B69">
        <w:rPr>
          <w:iCs/>
        </w:rPr>
        <w:t>)</w:t>
      </w:r>
      <w:r w:rsidRPr="00E77497">
        <w:t>.</w:t>
      </w:r>
    </w:p>
    <w:p w14:paraId="6A15B889" w14:textId="77777777" w:rsidR="008537DE" w:rsidRPr="00E77497" w:rsidRDefault="006B4102" w:rsidP="008537DE">
      <w:pPr>
        <w:pStyle w:val="Alg4"/>
        <w:numPr>
          <w:ilvl w:val="2"/>
          <w:numId w:val="207"/>
        </w:numPr>
        <w:contextualSpacing/>
      </w:pPr>
      <w:r>
        <w:t>ReturnIfAbrupt(</w:t>
      </w:r>
      <w:r>
        <w:rPr>
          <w:i/>
        </w:rPr>
        <w:t>kValue</w:t>
      </w:r>
      <w:r>
        <w:t>)</w:t>
      </w:r>
      <w:r w:rsidR="008537DE">
        <w:t>.</w:t>
      </w:r>
    </w:p>
    <w:p w14:paraId="5E55516F" w14:textId="77777777" w:rsidR="004C02EF" w:rsidRPr="00E77497" w:rsidRDefault="00B62CD0" w:rsidP="00B62CD0">
      <w:pPr>
        <w:pStyle w:val="Alg4"/>
        <w:numPr>
          <w:ilvl w:val="2"/>
          <w:numId w:val="207"/>
        </w:numPr>
        <w:tabs>
          <w:tab w:val="left" w:pos="2520"/>
        </w:tabs>
      </w:pPr>
      <w:r>
        <w:t xml:space="preserve">Let </w:t>
      </w:r>
      <w:r w:rsidRPr="00B62CD0">
        <w:rPr>
          <w:i/>
          <w:iCs/>
        </w:rPr>
        <w:t>status</w:t>
      </w:r>
      <w:r>
        <w:t xml:space="preserve"> be the result of CreateOwnDataProperty(</w:t>
      </w:r>
      <w:r w:rsidR="004C02EF" w:rsidRPr="00E77497">
        <w:rPr>
          <w:i/>
        </w:rPr>
        <w:t>A</w:t>
      </w:r>
      <w:r>
        <w:t>,</w:t>
      </w:r>
      <w:r w:rsidR="004C02EF" w:rsidRPr="00E77497">
        <w:t xml:space="preserve"> ToString(</w:t>
      </w:r>
      <w:r w:rsidR="004C02EF" w:rsidRPr="00E77497">
        <w:rPr>
          <w:i/>
        </w:rPr>
        <w:t>n</w:t>
      </w:r>
      <w:r w:rsidR="00B067C0" w:rsidRPr="00E77497">
        <w:t>)</w:t>
      </w:r>
      <w:r>
        <w:t>,</w:t>
      </w:r>
      <w:r w:rsidR="00B067C0" w:rsidRPr="00E77497">
        <w:t xml:space="preserve"> </w:t>
      </w:r>
      <w:r w:rsidR="004C02EF" w:rsidRPr="00E77497">
        <w:rPr>
          <w:i/>
        </w:rPr>
        <w:t>kValue</w:t>
      </w:r>
      <w:r w:rsidR="004C02EF" w:rsidRPr="00E77497">
        <w:t xml:space="preserve"> </w:t>
      </w:r>
      <w:r>
        <w:t>)</w:t>
      </w:r>
      <w:r w:rsidR="004C02EF" w:rsidRPr="00E77497">
        <w:t>.</w:t>
      </w:r>
    </w:p>
    <w:p w14:paraId="0A21FE39" w14:textId="77777777" w:rsidR="00B62CD0" w:rsidRDefault="00B62CD0" w:rsidP="00B62CD0">
      <w:pPr>
        <w:pStyle w:val="Alg4"/>
        <w:numPr>
          <w:ilvl w:val="2"/>
          <w:numId w:val="207"/>
        </w:numPr>
      </w:pPr>
      <w:r>
        <w:t>ReturnIfAbrupt(</w:t>
      </w:r>
      <w:r>
        <w:rPr>
          <w:i/>
          <w:iCs/>
        </w:rPr>
        <w:t>status</w:t>
      </w:r>
      <w:r>
        <w:t>).</w:t>
      </w:r>
    </w:p>
    <w:p w14:paraId="55227D97" w14:textId="77777777" w:rsidR="00B62CD0" w:rsidRPr="00B62CD0" w:rsidRDefault="00B62CD0" w:rsidP="00B62CD0">
      <w:pPr>
        <w:pStyle w:val="Alg4"/>
        <w:numPr>
          <w:ilvl w:val="2"/>
          <w:numId w:val="207"/>
        </w:numPr>
      </w:pPr>
      <w:r>
        <w:t xml:space="preserve">If </w:t>
      </w:r>
      <w:r w:rsidRPr="00B62CD0">
        <w:rPr>
          <w:i/>
          <w:iCs/>
        </w:rPr>
        <w:t>status</w:t>
      </w:r>
      <w:r>
        <w:t xml:space="preserve"> is </w:t>
      </w:r>
      <w:r w:rsidRPr="00966F28">
        <w:rPr>
          <w:b/>
          <w:bCs/>
        </w:rPr>
        <w:t>false</w:t>
      </w:r>
      <w:r>
        <w:t xml:space="preserve">, throw a </w:t>
      </w:r>
      <w:r w:rsidRPr="00966F28">
        <w:rPr>
          <w:b/>
          <w:bCs/>
        </w:rPr>
        <w:t>TypeError</w:t>
      </w:r>
      <w:r>
        <w:t xml:space="preserve"> exception.</w:t>
      </w:r>
    </w:p>
    <w:p w14:paraId="2738DC21" w14:textId="77777777"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14:paraId="4B61A266" w14:textId="77777777"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14:paraId="7B9FF6AC" w14:textId="77777777" w:rsidR="00A43365" w:rsidRPr="00E77497" w:rsidRDefault="00A43365" w:rsidP="0042285B">
      <w:pPr>
        <w:pStyle w:val="Alg4"/>
        <w:numPr>
          <w:ilvl w:val="0"/>
          <w:numId w:val="207"/>
        </w:numPr>
      </w:pPr>
      <w:r>
        <w:t xml:space="preserve">Let </w:t>
      </w:r>
      <w:r w:rsidRPr="000A12EF">
        <w:rPr>
          <w:i/>
        </w:rPr>
        <w:t>putStatus</w:t>
      </w:r>
      <w:r>
        <w:t xml:space="preserve"> be the result of </w:t>
      </w:r>
      <w:r w:rsidR="004C10DB" w:rsidRPr="00E77497">
        <w:t>Put</w:t>
      </w:r>
      <w:r w:rsidR="004C10DB">
        <w:t>(</w:t>
      </w:r>
      <w:r w:rsidR="004C10DB">
        <w:rPr>
          <w:i/>
        </w:rPr>
        <w:t>A</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2285B">
        <w:rPr>
          <w:i/>
        </w:rPr>
        <w:t>n</w:t>
      </w:r>
      <w:r w:rsidR="004C10DB" w:rsidRPr="00E77497">
        <w:t xml:space="preserve">, </w:t>
      </w:r>
      <w:r w:rsidR="004C10DB" w:rsidRPr="00E77497">
        <w:rPr>
          <w:b/>
        </w:rPr>
        <w:t>true</w:t>
      </w:r>
      <w:r w:rsidR="004C10DB">
        <w:rPr>
          <w:bCs/>
        </w:rPr>
        <w:t>)</w:t>
      </w:r>
      <w:r w:rsidRPr="00E77497">
        <w:t>.</w:t>
      </w:r>
    </w:p>
    <w:p w14:paraId="42C71999" w14:textId="77777777" w:rsidR="00A43365" w:rsidRDefault="00A43365" w:rsidP="00A43365">
      <w:pPr>
        <w:pStyle w:val="Alg4"/>
        <w:numPr>
          <w:ilvl w:val="0"/>
          <w:numId w:val="207"/>
        </w:numPr>
        <w:spacing w:after="120"/>
        <w:contextualSpacing/>
      </w:pPr>
      <w:r>
        <w:t>ReturnIfAbrupt(</w:t>
      </w:r>
      <w:r>
        <w:rPr>
          <w:i/>
        </w:rPr>
        <w:t>putStatus</w:t>
      </w:r>
      <w:r>
        <w:t>).</w:t>
      </w:r>
    </w:p>
    <w:p w14:paraId="6B2DD8D2" w14:textId="77777777"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14:paraId="58E3F31D"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3BF27F12" w14:textId="77777777" w:rsidR="00B02185" w:rsidRDefault="00B02185" w:rsidP="004C02EF">
      <w:pPr>
        <w:pStyle w:val="Note"/>
      </w:pPr>
      <w:r>
        <w:t>NOTE 1</w:t>
      </w:r>
      <w:r>
        <w:tab/>
        <w:t xml:space="preserve">The explicit setting of the </w:t>
      </w:r>
      <w:r w:rsidRPr="00B02185">
        <w:rPr>
          <w:rFonts w:ascii="Courier New" w:hAnsi="Courier New"/>
          <w:b/>
        </w:rPr>
        <w:t>length</w:t>
      </w:r>
      <w:r>
        <w:t xml:space="preserve"> property of the result Array in step 15 is necessary to ensure that its value is correct in situations where the trailing elements of the result Array are not present.</w:t>
      </w:r>
    </w:p>
    <w:p w14:paraId="61019FB7" w14:textId="77777777"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14:paraId="165928F1" w14:textId="77777777" w:rsidR="00260FF1" w:rsidRDefault="00260FF1" w:rsidP="00260FF1">
      <w:pPr>
        <w:pStyle w:val="40"/>
      </w:pPr>
      <w:bookmarkStart w:id="5378" w:name="_Ref364866226"/>
      <w:bookmarkStart w:id="5379" w:name="_Ref440446657"/>
      <w:bookmarkStart w:id="5380" w:name="_Ref366081030"/>
      <w:r w:rsidRPr="00E77497">
        <w:t>Array.prototype.some ( callbackfn [ , thisArg ] )</w:t>
      </w:r>
      <w:bookmarkEnd w:id="5380"/>
    </w:p>
    <w:p w14:paraId="758469E2" w14:textId="77777777"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73DEF61D"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4B94AFD8" w14:textId="77777777"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14:paraId="222ACE4F" w14:textId="77777777" w:rsidR="00260FF1" w:rsidRPr="00E77497" w:rsidRDefault="00260FF1" w:rsidP="00260FF1">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5F396232" w14:textId="77777777" w:rsidR="00260FF1" w:rsidRPr="00E77497" w:rsidRDefault="00260FF1" w:rsidP="00260FF1">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37790C87" w14:textId="77777777" w:rsidR="00260FF1" w:rsidRPr="00725085" w:rsidRDefault="00260FF1" w:rsidP="00260FF1">
      <w:r w:rsidRPr="00725085">
        <w:t xml:space="preserve">When the </w:t>
      </w:r>
      <w:r w:rsidRPr="00725085">
        <w:rPr>
          <w:rFonts w:ascii="Courier New" w:hAnsi="Courier New" w:cs="Courier New"/>
          <w:b/>
        </w:rPr>
        <w:t>some</w:t>
      </w:r>
      <w:r w:rsidRPr="00725085">
        <w:t xml:space="preserve"> method is called with one or two arguments, the following steps are taken:</w:t>
      </w:r>
    </w:p>
    <w:p w14:paraId="39E27441" w14:textId="77777777" w:rsidR="00260FF1" w:rsidRPr="00725085" w:rsidRDefault="00260FF1" w:rsidP="00260FF1">
      <w:pPr>
        <w:pStyle w:val="Alg4"/>
        <w:numPr>
          <w:ilvl w:val="0"/>
          <w:numId w:val="215"/>
        </w:numPr>
      </w:pPr>
      <w:r w:rsidRPr="00725085">
        <w:t xml:space="preserve">Let </w:t>
      </w:r>
      <w:r w:rsidRPr="00725085">
        <w:rPr>
          <w:i/>
        </w:rPr>
        <w:t>O</w:t>
      </w:r>
      <w:r w:rsidRPr="00725085">
        <w:t xml:space="preserve"> be the result of calling ToObject passing the </w:t>
      </w:r>
      <w:r w:rsidRPr="00725085">
        <w:rPr>
          <w:b/>
        </w:rPr>
        <w:t xml:space="preserve">this </w:t>
      </w:r>
      <w:r w:rsidRPr="00725085">
        <w:t>value as the argument.</w:t>
      </w:r>
    </w:p>
    <w:p w14:paraId="3F92B9F4" w14:textId="77777777" w:rsidR="00260FF1" w:rsidRPr="00714C7E" w:rsidRDefault="00260FF1" w:rsidP="00260FF1">
      <w:pPr>
        <w:pStyle w:val="Alg4"/>
        <w:numPr>
          <w:ilvl w:val="0"/>
          <w:numId w:val="215"/>
        </w:numPr>
      </w:pPr>
      <w:r w:rsidRPr="00714C7E">
        <w:t>ReturnIfAbrupt(</w:t>
      </w:r>
      <w:r w:rsidRPr="00714C7E">
        <w:rPr>
          <w:i/>
        </w:rPr>
        <w:t>O</w:t>
      </w:r>
      <w:r w:rsidRPr="00714C7E">
        <w:t>).</w:t>
      </w:r>
    </w:p>
    <w:p w14:paraId="7AF4A565" w14:textId="77777777" w:rsidR="00260FF1" w:rsidRPr="00E74C84" w:rsidRDefault="00260FF1" w:rsidP="00260FF1">
      <w:pPr>
        <w:pStyle w:val="Alg4"/>
        <w:numPr>
          <w:ilvl w:val="0"/>
          <w:numId w:val="215"/>
        </w:numPr>
      </w:pPr>
      <w:r w:rsidRPr="00714C7E">
        <w:t xml:space="preserve">Let </w:t>
      </w:r>
      <w:r w:rsidRPr="00714C7E">
        <w:rPr>
          <w:i/>
        </w:rPr>
        <w:t>lenValue</w:t>
      </w:r>
      <w:r w:rsidRPr="00714C7E">
        <w:t xml:space="preserve">  be the result of </w:t>
      </w:r>
      <w:r w:rsidRPr="00663EE4">
        <w:t>Get(</w:t>
      </w:r>
      <w:r w:rsidRPr="00663EE4">
        <w:rPr>
          <w:i/>
        </w:rPr>
        <w:t>O</w:t>
      </w:r>
      <w:r w:rsidRPr="00190B40">
        <w:t xml:space="preserve">, </w:t>
      </w:r>
      <w:r w:rsidRPr="00190B40">
        <w:rPr>
          <w:rFonts w:ascii="Courier New" w:hAnsi="Courier New"/>
          <w:b/>
        </w:rPr>
        <w:t>"length"</w:t>
      </w:r>
      <w:r w:rsidRPr="00190B40">
        <w:rPr>
          <w:bCs/>
        </w:rPr>
        <w:t>)</w:t>
      </w:r>
      <w:r w:rsidRPr="00E74C84">
        <w:t>.</w:t>
      </w:r>
    </w:p>
    <w:p w14:paraId="167A1924" w14:textId="77777777" w:rsidR="00260FF1" w:rsidRPr="00E74C84" w:rsidRDefault="00260FF1" w:rsidP="00260FF1">
      <w:pPr>
        <w:pStyle w:val="Alg4"/>
        <w:numPr>
          <w:ilvl w:val="0"/>
          <w:numId w:val="215"/>
        </w:numPr>
      </w:pPr>
      <w:r w:rsidRPr="00E74C84">
        <w:t xml:space="preserve">Let </w:t>
      </w:r>
      <w:r w:rsidRPr="00E74C84">
        <w:rPr>
          <w:i/>
        </w:rPr>
        <w:t>len</w:t>
      </w:r>
      <w:r w:rsidRPr="00E74C84">
        <w:t xml:space="preserve"> be ToLength(</w:t>
      </w:r>
      <w:r w:rsidRPr="00E74C84">
        <w:rPr>
          <w:i/>
        </w:rPr>
        <w:t>lenValue</w:t>
      </w:r>
      <w:r w:rsidRPr="00E74C84">
        <w:t>).</w:t>
      </w:r>
    </w:p>
    <w:p w14:paraId="652340E2" w14:textId="77777777" w:rsidR="00260FF1" w:rsidRPr="00E74C84" w:rsidRDefault="00260FF1" w:rsidP="00260FF1">
      <w:pPr>
        <w:pStyle w:val="Alg4"/>
        <w:numPr>
          <w:ilvl w:val="0"/>
          <w:numId w:val="215"/>
        </w:numPr>
        <w:contextualSpacing/>
      </w:pPr>
      <w:r w:rsidRPr="00E74C84">
        <w:t>ReturnIfAbrupt(</w:t>
      </w:r>
      <w:r w:rsidRPr="00E74C84">
        <w:rPr>
          <w:i/>
        </w:rPr>
        <w:t>len</w:t>
      </w:r>
      <w:r w:rsidRPr="00E74C84">
        <w:t>).</w:t>
      </w:r>
    </w:p>
    <w:p w14:paraId="147D10E5" w14:textId="77777777" w:rsidR="00260FF1" w:rsidRPr="00E74C84" w:rsidRDefault="00260FF1" w:rsidP="00260FF1">
      <w:pPr>
        <w:pStyle w:val="Alg4"/>
        <w:numPr>
          <w:ilvl w:val="0"/>
          <w:numId w:val="215"/>
        </w:numPr>
      </w:pPr>
      <w:r w:rsidRPr="00E74C84">
        <w:t>If IsCallable(</w:t>
      </w:r>
      <w:r w:rsidRPr="00E74C84">
        <w:rPr>
          <w:i/>
        </w:rPr>
        <w:t>callbackfn</w:t>
      </w:r>
      <w:r w:rsidRPr="00E74C84">
        <w:t xml:space="preserve">) is </w:t>
      </w:r>
      <w:r w:rsidRPr="00E74C84">
        <w:rPr>
          <w:b/>
        </w:rPr>
        <w:t>false</w:t>
      </w:r>
      <w:r w:rsidRPr="00E74C84">
        <w:t xml:space="preserve">, throw a </w:t>
      </w:r>
      <w:r w:rsidRPr="00E74C84">
        <w:rPr>
          <w:b/>
        </w:rPr>
        <w:t>TypeError</w:t>
      </w:r>
      <w:r w:rsidRPr="00E74C84">
        <w:t xml:space="preserve"> exception.</w:t>
      </w:r>
    </w:p>
    <w:p w14:paraId="1CFDDF29" w14:textId="77777777" w:rsidR="00260FF1" w:rsidRPr="00E74C84" w:rsidRDefault="00260FF1" w:rsidP="00260FF1">
      <w:pPr>
        <w:pStyle w:val="Alg4"/>
        <w:numPr>
          <w:ilvl w:val="0"/>
          <w:numId w:val="215"/>
        </w:numPr>
      </w:pPr>
      <w:r w:rsidRPr="00E74C84">
        <w:t xml:space="preserve">If </w:t>
      </w:r>
      <w:r w:rsidRPr="00E74C84">
        <w:rPr>
          <w:i/>
        </w:rPr>
        <w:t>thisArg</w:t>
      </w:r>
      <w:r w:rsidRPr="00E74C84">
        <w:t xml:space="preserve"> was supplied, let </w:t>
      </w:r>
      <w:r w:rsidRPr="00E74C84">
        <w:rPr>
          <w:i/>
        </w:rPr>
        <w:t>T</w:t>
      </w:r>
      <w:r w:rsidRPr="00E74C84">
        <w:t xml:space="preserve"> be </w:t>
      </w:r>
      <w:r w:rsidRPr="00E74C84">
        <w:rPr>
          <w:i/>
        </w:rPr>
        <w:t>thisArg</w:t>
      </w:r>
      <w:r w:rsidRPr="00E74C84">
        <w:t xml:space="preserve">; else let </w:t>
      </w:r>
      <w:r w:rsidRPr="00E74C84">
        <w:rPr>
          <w:i/>
        </w:rPr>
        <w:t>T</w:t>
      </w:r>
      <w:r w:rsidRPr="00E74C84">
        <w:t xml:space="preserve"> be </w:t>
      </w:r>
      <w:r w:rsidRPr="00E74C84">
        <w:rPr>
          <w:b/>
        </w:rPr>
        <w:t>undefined</w:t>
      </w:r>
      <w:r w:rsidRPr="00E74C84">
        <w:t>.</w:t>
      </w:r>
    </w:p>
    <w:p w14:paraId="5266E3B0" w14:textId="77777777" w:rsidR="00260FF1" w:rsidRPr="00E74C84" w:rsidRDefault="00260FF1" w:rsidP="00260FF1">
      <w:pPr>
        <w:pStyle w:val="Alg4"/>
        <w:numPr>
          <w:ilvl w:val="0"/>
          <w:numId w:val="215"/>
        </w:numPr>
      </w:pPr>
      <w:r w:rsidRPr="00E74C84">
        <w:t xml:space="preserve">Let </w:t>
      </w:r>
      <w:r w:rsidRPr="00E74C84">
        <w:rPr>
          <w:i/>
        </w:rPr>
        <w:t>k</w:t>
      </w:r>
      <w:r w:rsidRPr="00E74C84">
        <w:t xml:space="preserve"> be 0.</w:t>
      </w:r>
    </w:p>
    <w:p w14:paraId="5039AED4" w14:textId="77777777" w:rsidR="00260FF1" w:rsidRPr="00E74C84" w:rsidRDefault="00260FF1" w:rsidP="00260FF1">
      <w:pPr>
        <w:pStyle w:val="Alg4"/>
        <w:numPr>
          <w:ilvl w:val="0"/>
          <w:numId w:val="215"/>
        </w:numPr>
      </w:pPr>
      <w:r w:rsidRPr="00E74C84">
        <w:t xml:space="preserve">Repeat, while </w:t>
      </w:r>
      <w:r w:rsidRPr="00E74C84">
        <w:rPr>
          <w:i/>
        </w:rPr>
        <w:t xml:space="preserve">k </w:t>
      </w:r>
      <w:r w:rsidRPr="00E74C84">
        <w:t xml:space="preserve">&lt; </w:t>
      </w:r>
      <w:r w:rsidRPr="00E74C84">
        <w:rPr>
          <w:i/>
        </w:rPr>
        <w:t>len</w:t>
      </w:r>
    </w:p>
    <w:p w14:paraId="4FF4D754" w14:textId="77777777" w:rsidR="00260FF1" w:rsidRPr="00E74C84" w:rsidRDefault="00260FF1" w:rsidP="00260FF1">
      <w:pPr>
        <w:pStyle w:val="Alg4"/>
        <w:numPr>
          <w:ilvl w:val="1"/>
          <w:numId w:val="215"/>
        </w:numPr>
      </w:pPr>
      <w:r w:rsidRPr="00E74C84">
        <w:t xml:space="preserve">Let </w:t>
      </w:r>
      <w:r w:rsidRPr="00E74C84">
        <w:rPr>
          <w:i/>
        </w:rPr>
        <w:t>Pk</w:t>
      </w:r>
      <w:r w:rsidRPr="00E74C84">
        <w:t xml:space="preserve"> be ToString(</w:t>
      </w:r>
      <w:r w:rsidRPr="00E74C84">
        <w:rPr>
          <w:i/>
        </w:rPr>
        <w:t>k</w:t>
      </w:r>
      <w:r w:rsidRPr="00E74C84">
        <w:t>).</w:t>
      </w:r>
    </w:p>
    <w:p w14:paraId="7EF582F6" w14:textId="77777777" w:rsidR="00260FF1" w:rsidRPr="00E74C84" w:rsidRDefault="00260FF1" w:rsidP="00260FF1">
      <w:pPr>
        <w:pStyle w:val="Alg4"/>
        <w:numPr>
          <w:ilvl w:val="1"/>
          <w:numId w:val="215"/>
        </w:numPr>
      </w:pPr>
      <w:r w:rsidRPr="00E74C84">
        <w:t xml:space="preserve">Let </w:t>
      </w:r>
      <w:r w:rsidRPr="00E74C84">
        <w:rPr>
          <w:i/>
        </w:rPr>
        <w:t>kPresent</w:t>
      </w:r>
      <w:r w:rsidRPr="00E74C84">
        <w:t xml:space="preserve"> be the result of HasProperty(</w:t>
      </w:r>
      <w:r w:rsidRPr="00E74C84">
        <w:rPr>
          <w:i/>
        </w:rPr>
        <w:t>O</w:t>
      </w:r>
      <w:r w:rsidRPr="00E74C84">
        <w:t xml:space="preserve">, </w:t>
      </w:r>
      <w:r w:rsidRPr="00E74C84">
        <w:rPr>
          <w:i/>
        </w:rPr>
        <w:t>Pk</w:t>
      </w:r>
      <w:r w:rsidRPr="00E74C84">
        <w:rPr>
          <w:iCs/>
        </w:rPr>
        <w:t>)</w:t>
      </w:r>
      <w:r w:rsidRPr="00E74C84">
        <w:t>.</w:t>
      </w:r>
    </w:p>
    <w:p w14:paraId="2BAE0237" w14:textId="77777777" w:rsidR="00260FF1" w:rsidRPr="00E74C84" w:rsidRDefault="00260FF1" w:rsidP="00260FF1">
      <w:pPr>
        <w:pStyle w:val="Alg3"/>
        <w:numPr>
          <w:ilvl w:val="1"/>
          <w:numId w:val="215"/>
        </w:numPr>
        <w:tabs>
          <w:tab w:val="left" w:pos="720"/>
        </w:tabs>
      </w:pPr>
      <w:r w:rsidRPr="00E74C84">
        <w:t>ReturnIfAbrupt(</w:t>
      </w:r>
      <w:r w:rsidRPr="00E74C84">
        <w:rPr>
          <w:i/>
          <w:iCs/>
        </w:rPr>
        <w:t>kPresent</w:t>
      </w:r>
      <w:r w:rsidRPr="00E74C84">
        <w:t>).</w:t>
      </w:r>
    </w:p>
    <w:p w14:paraId="4D97D2B8" w14:textId="77777777" w:rsidR="00260FF1" w:rsidRPr="00E74C84" w:rsidRDefault="00260FF1" w:rsidP="00260FF1">
      <w:pPr>
        <w:pStyle w:val="Alg4"/>
        <w:numPr>
          <w:ilvl w:val="1"/>
          <w:numId w:val="215"/>
        </w:numPr>
      </w:pPr>
      <w:r w:rsidRPr="00E74C84">
        <w:t xml:space="preserve">If </w:t>
      </w:r>
      <w:r w:rsidRPr="00E74C84">
        <w:rPr>
          <w:i/>
        </w:rPr>
        <w:t>kPresent</w:t>
      </w:r>
      <w:r w:rsidRPr="00E74C84">
        <w:t xml:space="preserve"> is </w:t>
      </w:r>
      <w:r w:rsidRPr="00E74C84">
        <w:rPr>
          <w:b/>
        </w:rPr>
        <w:t>true</w:t>
      </w:r>
      <w:r w:rsidRPr="00E74C84">
        <w:t>, then</w:t>
      </w:r>
    </w:p>
    <w:p w14:paraId="547BB568" w14:textId="77777777" w:rsidR="00260FF1" w:rsidRPr="00E74C84" w:rsidRDefault="00260FF1" w:rsidP="00260FF1">
      <w:pPr>
        <w:pStyle w:val="Alg4"/>
        <w:numPr>
          <w:ilvl w:val="2"/>
          <w:numId w:val="215"/>
        </w:numPr>
      </w:pPr>
      <w:r w:rsidRPr="00E74C84">
        <w:t xml:space="preserve">Let </w:t>
      </w:r>
      <w:r w:rsidRPr="00E74C84">
        <w:rPr>
          <w:i/>
        </w:rPr>
        <w:t>kValue</w:t>
      </w:r>
      <w:r w:rsidRPr="00E74C84">
        <w:t xml:space="preserve"> be the result of Get(</w:t>
      </w:r>
      <w:r w:rsidRPr="00E74C84">
        <w:rPr>
          <w:i/>
        </w:rPr>
        <w:t>O</w:t>
      </w:r>
      <w:r w:rsidRPr="00E74C84">
        <w:t xml:space="preserve">, </w:t>
      </w:r>
      <w:r w:rsidRPr="00E74C84">
        <w:rPr>
          <w:i/>
        </w:rPr>
        <w:t>Pk</w:t>
      </w:r>
      <w:r w:rsidRPr="00E74C84">
        <w:rPr>
          <w:iCs/>
        </w:rPr>
        <w:t>)</w:t>
      </w:r>
      <w:r w:rsidRPr="00E74C84">
        <w:t>.</w:t>
      </w:r>
    </w:p>
    <w:p w14:paraId="28EB4B72" w14:textId="77777777" w:rsidR="00260FF1" w:rsidRPr="00E74C84" w:rsidRDefault="00260FF1" w:rsidP="00260FF1">
      <w:pPr>
        <w:pStyle w:val="Alg4"/>
        <w:numPr>
          <w:ilvl w:val="2"/>
          <w:numId w:val="215"/>
        </w:numPr>
        <w:contextualSpacing/>
      </w:pPr>
      <w:r w:rsidRPr="00E74C84">
        <w:t>ReturnIfAbrupt(</w:t>
      </w:r>
      <w:r w:rsidRPr="00E74C84">
        <w:rPr>
          <w:i/>
        </w:rPr>
        <w:t>kValue</w:t>
      </w:r>
      <w:r w:rsidRPr="00E74C84">
        <w:t>).</w:t>
      </w:r>
    </w:p>
    <w:p w14:paraId="65BA2722" w14:textId="77777777" w:rsidR="00260FF1" w:rsidRPr="00E74C84" w:rsidRDefault="00260FF1" w:rsidP="00260FF1">
      <w:pPr>
        <w:pStyle w:val="Alg4"/>
        <w:numPr>
          <w:ilvl w:val="2"/>
          <w:numId w:val="215"/>
        </w:numPr>
      </w:pPr>
      <w:r w:rsidRPr="00E74C84">
        <w:t xml:space="preserve">Let </w:t>
      </w:r>
      <w:r w:rsidRPr="00E74C84">
        <w:rPr>
          <w:i/>
        </w:rPr>
        <w:t>testResult</w:t>
      </w:r>
      <w:r w:rsidRPr="00E74C84">
        <w:t xml:space="preserve"> be the result of calling the [[Call]] internal method of </w:t>
      </w:r>
      <w:r w:rsidRPr="00E74C84">
        <w:rPr>
          <w:i/>
        </w:rPr>
        <w:t>callbackfn</w:t>
      </w:r>
      <w:r w:rsidRPr="00E74C84">
        <w:t xml:space="preserve"> with </w:t>
      </w:r>
      <w:r w:rsidRPr="00E74C84">
        <w:rPr>
          <w:i/>
        </w:rPr>
        <w:t>T</w:t>
      </w:r>
      <w:r w:rsidRPr="00E74C84">
        <w:t xml:space="preserve"> as </w:t>
      </w:r>
      <w:r w:rsidRPr="00E74C84">
        <w:rPr>
          <w:i/>
        </w:rPr>
        <w:t>thisArgument</w:t>
      </w:r>
      <w:r w:rsidRPr="00E74C84">
        <w:t xml:space="preserve"> and a List containing </w:t>
      </w:r>
      <w:r w:rsidRPr="00E74C84">
        <w:rPr>
          <w:i/>
        </w:rPr>
        <w:t>kValue</w:t>
      </w:r>
      <w:r w:rsidRPr="00E74C84">
        <w:t xml:space="preserve">, </w:t>
      </w:r>
      <w:r w:rsidRPr="00E74C84">
        <w:rPr>
          <w:i/>
        </w:rPr>
        <w:t>k</w:t>
      </w:r>
      <w:r w:rsidRPr="00E74C84">
        <w:t xml:space="preserve">, and </w:t>
      </w:r>
      <w:r w:rsidRPr="00E74C84">
        <w:rPr>
          <w:i/>
        </w:rPr>
        <w:t>O</w:t>
      </w:r>
      <w:r w:rsidRPr="00E74C84">
        <w:rPr>
          <w:iCs/>
        </w:rPr>
        <w:t xml:space="preserve"> as </w:t>
      </w:r>
      <w:r w:rsidRPr="00E74C84">
        <w:rPr>
          <w:i/>
        </w:rPr>
        <w:t>argumentsList</w:t>
      </w:r>
      <w:r w:rsidRPr="00E74C84">
        <w:t>.</w:t>
      </w:r>
    </w:p>
    <w:p w14:paraId="317C3193" w14:textId="77777777" w:rsidR="00260FF1" w:rsidRPr="00E74C84" w:rsidRDefault="00260FF1" w:rsidP="00260FF1">
      <w:pPr>
        <w:pStyle w:val="Alg4"/>
        <w:numPr>
          <w:ilvl w:val="2"/>
          <w:numId w:val="215"/>
        </w:numPr>
        <w:contextualSpacing/>
      </w:pPr>
      <w:r w:rsidRPr="00E74C84">
        <w:t>ReturnIfAbrupt(</w:t>
      </w:r>
      <w:r w:rsidRPr="00E74C84">
        <w:rPr>
          <w:i/>
        </w:rPr>
        <w:t>testResult</w:t>
      </w:r>
      <w:r w:rsidRPr="00E74C84">
        <w:t>).</w:t>
      </w:r>
    </w:p>
    <w:p w14:paraId="04868F4D" w14:textId="77777777" w:rsidR="00260FF1" w:rsidRPr="00E74C84" w:rsidRDefault="00260FF1" w:rsidP="00260FF1">
      <w:pPr>
        <w:pStyle w:val="Alg4"/>
        <w:numPr>
          <w:ilvl w:val="2"/>
          <w:numId w:val="215"/>
        </w:numPr>
      </w:pPr>
      <w:r w:rsidRPr="00E74C84">
        <w:t>If ToBoolean(</w:t>
      </w:r>
      <w:r w:rsidRPr="00E74C84">
        <w:rPr>
          <w:i/>
        </w:rPr>
        <w:t>testResult)</w:t>
      </w:r>
      <w:r w:rsidRPr="00E74C84">
        <w:t xml:space="preserve"> is </w:t>
      </w:r>
      <w:r w:rsidRPr="00E74C84">
        <w:rPr>
          <w:b/>
        </w:rPr>
        <w:t>true</w:t>
      </w:r>
      <w:r w:rsidRPr="00E74C84">
        <w:t xml:space="preserve">, return </w:t>
      </w:r>
      <w:r w:rsidRPr="00E74C84">
        <w:rPr>
          <w:b/>
        </w:rPr>
        <w:t>true</w:t>
      </w:r>
      <w:r w:rsidRPr="00E74C84">
        <w:t>.</w:t>
      </w:r>
    </w:p>
    <w:p w14:paraId="3934279C" w14:textId="77777777" w:rsidR="00260FF1" w:rsidRPr="00E74C84" w:rsidRDefault="00260FF1" w:rsidP="00260FF1">
      <w:pPr>
        <w:pStyle w:val="Alg4"/>
        <w:numPr>
          <w:ilvl w:val="1"/>
          <w:numId w:val="215"/>
        </w:numPr>
      </w:pPr>
      <w:r w:rsidRPr="00E74C84">
        <w:t xml:space="preserve">Increase </w:t>
      </w:r>
      <w:r w:rsidRPr="00E74C84">
        <w:rPr>
          <w:i/>
        </w:rPr>
        <w:t>k</w:t>
      </w:r>
      <w:r w:rsidRPr="00E74C84">
        <w:t xml:space="preserve"> by 1.</w:t>
      </w:r>
    </w:p>
    <w:p w14:paraId="20E04CB6" w14:textId="77777777" w:rsidR="00260FF1" w:rsidRPr="00E74C84" w:rsidRDefault="00260FF1" w:rsidP="00260FF1">
      <w:pPr>
        <w:pStyle w:val="Alg4"/>
        <w:numPr>
          <w:ilvl w:val="0"/>
          <w:numId w:val="215"/>
        </w:numPr>
        <w:spacing w:after="120"/>
      </w:pPr>
      <w:r w:rsidRPr="00E74C84">
        <w:t xml:space="preserve">Return </w:t>
      </w:r>
      <w:r w:rsidRPr="00E74C84">
        <w:rPr>
          <w:b/>
        </w:rPr>
        <w:t>false</w:t>
      </w:r>
      <w:r w:rsidRPr="00E74C84">
        <w:t>.</w:t>
      </w:r>
    </w:p>
    <w:p w14:paraId="57EBAF11" w14:textId="77777777" w:rsidR="00260FF1" w:rsidRPr="00E77497" w:rsidRDefault="00260FF1" w:rsidP="00260FF1">
      <w:pPr>
        <w:pStyle w:val="M4"/>
        <w:tabs>
          <w:tab w:val="center" w:pos="4876"/>
        </w:tabs>
        <w:ind w:left="0"/>
      </w:pPr>
      <w:r w:rsidRPr="00E74C84">
        <w:t xml:space="preserve">The </w:t>
      </w:r>
      <w:r w:rsidRPr="00E74C84">
        <w:rPr>
          <w:rFonts w:ascii="Courier New" w:hAnsi="Courier New"/>
          <w:b/>
        </w:rPr>
        <w:t>length</w:t>
      </w:r>
      <w:r w:rsidRPr="00E74C84">
        <w:t xml:space="preserve"> property of the </w:t>
      </w:r>
      <w:r w:rsidRPr="00E74C84">
        <w:rPr>
          <w:rFonts w:ascii="Courier New" w:hAnsi="Courier New" w:cs="Courier New"/>
          <w:b/>
        </w:rPr>
        <w:t>some</w:t>
      </w:r>
      <w:r w:rsidRPr="00E74C84">
        <w:t xml:space="preserve"> method is </w:t>
      </w:r>
      <w:r w:rsidRPr="00E74C84">
        <w:rPr>
          <w:b/>
        </w:rPr>
        <w:t>1</w:t>
      </w:r>
      <w:r w:rsidRPr="00E74C84">
        <w:t>.</w:t>
      </w:r>
      <w:r>
        <w:tab/>
      </w:r>
    </w:p>
    <w:p w14:paraId="07A80DEC"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552ADC0B" w14:textId="77777777" w:rsidR="001B0BF2" w:rsidRDefault="001B0BF2" w:rsidP="00D148E9">
      <w:pPr>
        <w:pStyle w:val="40"/>
      </w:pPr>
      <w:bookmarkStart w:id="5381" w:name="_Ref366078424"/>
      <w:r w:rsidRPr="00E77497">
        <w:t>Array.prototype.sort (comparefn)</w:t>
      </w:r>
      <w:bookmarkEnd w:id="5378"/>
      <w:bookmarkEnd w:id="5381"/>
    </w:p>
    <w:bookmarkEnd w:id="5371"/>
    <w:bookmarkEnd w:id="5372"/>
    <w:bookmarkEnd w:id="5373"/>
    <w:bookmarkEnd w:id="5379"/>
    <w:p w14:paraId="68486C82" w14:textId="77777777"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3D77A140" w14:textId="77777777" w:rsidR="004C02EF" w:rsidRPr="00E77497" w:rsidRDefault="004C02EF" w:rsidP="004C02EF">
      <w:commentRangeStart w:id="5382"/>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14:paraId="3171EEEA" w14:textId="77777777" w:rsidR="004C02EF" w:rsidRPr="00E77497" w:rsidRDefault="004C02EF" w:rsidP="00F25D17">
      <w:r w:rsidRPr="00E77497">
        <w:t xml:space="preserve">Let </w:t>
      </w:r>
      <w:r w:rsidRPr="00E77497">
        <w:rPr>
          <w:rFonts w:ascii="Times New Roman" w:hAnsi="Times New Roman"/>
          <w:i/>
        </w:rPr>
        <w:t>len</w:t>
      </w:r>
      <w:r w:rsidRPr="00E77497">
        <w:t xml:space="preserve"> be the result of applying Uint32 to the result of </w:t>
      </w:r>
      <w:r w:rsidR="00E71B69" w:rsidRPr="00E77497">
        <w:t>Get</w:t>
      </w:r>
      <w:r w:rsidR="00E71B69">
        <w:t>(</w:t>
      </w:r>
      <w:r w:rsidR="00F25D17">
        <w:rPr>
          <w:i/>
        </w:rPr>
        <w:t>obj</w:t>
      </w:r>
      <w:r w:rsidR="00E71B69">
        <w:t>,</w:t>
      </w:r>
      <w:r w:rsidR="00E71B69" w:rsidRPr="00E77497">
        <w:t xml:space="preserve"> </w:t>
      </w:r>
      <w:r w:rsidR="00E71B69" w:rsidRPr="00E77497">
        <w:rPr>
          <w:rFonts w:ascii="Courier New" w:hAnsi="Courier New"/>
          <w:b/>
        </w:rPr>
        <w:t>"length"</w:t>
      </w:r>
      <w:r w:rsidR="00E71B69">
        <w:rPr>
          <w:bCs/>
        </w:rPr>
        <w:t>)</w:t>
      </w:r>
      <w:r w:rsidRPr="00E77497">
        <w:t>.</w:t>
      </w:r>
      <w:commentRangeEnd w:id="5382"/>
      <w:r w:rsidR="006B4102">
        <w:rPr>
          <w:rStyle w:val="af6"/>
        </w:rPr>
        <w:commentReference w:id="5382"/>
      </w:r>
    </w:p>
    <w:p w14:paraId="7AE7589A" w14:textId="77777777"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183F04BC" w14:textId="77777777" w:rsidR="004C02EF" w:rsidRPr="00E77497" w:rsidRDefault="004C02EF" w:rsidP="00BD5B36">
      <w:r w:rsidRPr="00E77497">
        <w:t xml:space="preserve">Let </w:t>
      </w:r>
      <w:r w:rsidRPr="00E77497">
        <w:rPr>
          <w:rFonts w:ascii="Times New Roman" w:hAnsi="Times New Roman"/>
          <w:i/>
        </w:rPr>
        <w:t>proto</w:t>
      </w:r>
      <w:r w:rsidRPr="00E77497">
        <w:t xml:space="preserve"> be the </w:t>
      </w:r>
      <w:r w:rsidR="00A14F8E">
        <w:t>result</w:t>
      </w:r>
      <w:r w:rsidR="00A14F8E" w:rsidRPr="00E77497">
        <w:t xml:space="preserve"> </w:t>
      </w:r>
      <w:r w:rsidRPr="00E77497">
        <w:t>of</w:t>
      </w:r>
      <w:r w:rsidR="00A14F8E">
        <w:t xml:space="preserve"> calling</w:t>
      </w:r>
      <w:r w:rsidRPr="00E77497">
        <w:t xml:space="preserve"> the [[</w:t>
      </w:r>
      <w:r w:rsidR="00A14F8E">
        <w:t>GetInherit</w:t>
      </w:r>
      <w:r w:rsidR="00BD5B36">
        <w:t>a</w:t>
      </w:r>
      <w:r w:rsidR="00A14F8E">
        <w:t>nce</w:t>
      </w:r>
      <w:r w:rsidRPr="00E77497">
        <w:t xml:space="preserve">]] internal </w:t>
      </w:r>
      <w:r w:rsidR="00022312">
        <w:t>method</w:t>
      </w:r>
      <w:r w:rsidR="00022312" w:rsidRPr="00E77497">
        <w:t xml:space="preserve"> </w:t>
      </w:r>
      <w:r w:rsidRPr="00E77497">
        <w:t xml:space="preserve">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44A54C48" w14:textId="77777777"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w:t>
      </w:r>
      <w:r w:rsidR="006A3D7C">
        <w:fldChar w:fldCharType="begin"/>
      </w:r>
      <w:r w:rsidR="006A3D7C">
        <w:instrText xml:space="preserve"> REF _Ref366080055 \r \h </w:instrText>
      </w:r>
      <w:r w:rsidR="006A3D7C">
        <w:fldChar w:fldCharType="separate"/>
      </w:r>
      <w:r w:rsidR="00083CEC">
        <w:t>22.1</w:t>
      </w:r>
      <w:r w:rsidR="006A3D7C">
        <w:fldChar w:fldCharType="end"/>
      </w:r>
      <w:r w:rsidRPr="00E77497">
        <w:t>)</w:t>
      </w:r>
    </w:p>
    <w:p w14:paraId="146C3189" w14:textId="77777777"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15B52445" w14:textId="77777777" w:rsidR="004C02EF" w:rsidRPr="00E77497" w:rsidRDefault="004C02EF" w:rsidP="00B62CD0">
      <w:pPr>
        <w:numPr>
          <w:ilvl w:val="0"/>
          <w:numId w:val="208"/>
        </w:numPr>
      </w:pPr>
      <w:r w:rsidRPr="00E65A34">
        <w:t>The result of HasProperty</w:t>
      </w:r>
      <w:r w:rsidR="00B62CD0">
        <w:t>(</w:t>
      </w:r>
      <w:r w:rsidRPr="00546435">
        <w:rPr>
          <w:rFonts w:ascii="Times New Roman" w:hAnsi="Times New Roman"/>
          <w:i/>
        </w:rPr>
        <w:t>proto</w:t>
      </w:r>
      <w:r w:rsidR="00B62CD0">
        <w:t>,</w:t>
      </w:r>
      <w:r w:rsidRPr="00A67AF2">
        <w:t xml:space="preserve">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00B62CD0">
        <w:rPr>
          <w:rFonts w:ascii="Times New Roman" w:hAnsi="Times New Roman"/>
        </w:rPr>
        <w:t>)</w:t>
      </w:r>
      <w:r w:rsidRPr="00675B74">
        <w:t xml:space="preserve"> is </w:t>
      </w:r>
      <w:r w:rsidRPr="00E77497">
        <w:rPr>
          <w:b/>
        </w:rPr>
        <w:t>true</w:t>
      </w:r>
      <w:r w:rsidRPr="00E77497">
        <w:t>.</w:t>
      </w:r>
    </w:p>
    <w:p w14:paraId="613D3A30"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04EE3C73" w14:textId="77777777" w:rsidR="004C02EF" w:rsidRPr="00E77497" w:rsidRDefault="004C02EF" w:rsidP="001D1445">
      <w:pPr>
        <w:numPr>
          <w:ilvl w:val="0"/>
          <w:numId w:val="208"/>
        </w:numPr>
        <w:contextualSpacing/>
      </w:pPr>
      <w:r w:rsidRPr="00E77497">
        <w:t xml:space="preserve">The </w:t>
      </w:r>
      <w:r w:rsidR="00906D5A" w:rsidRPr="00E65A34">
        <w:t>result of the</w:t>
      </w:r>
      <w:r w:rsidR="001D1445">
        <w:t xml:space="preserve"> predicate</w:t>
      </w:r>
      <w:r w:rsidR="00906D5A" w:rsidRPr="00E65A34">
        <w:t xml:space="preserve"> </w:t>
      </w:r>
      <w:r w:rsidR="00906D5A">
        <w:t>Is</w:t>
      </w:r>
      <w:r w:rsidRPr="00E77497">
        <w:t>Extensible</w:t>
      </w:r>
      <w:r w:rsidR="001D1445">
        <w:t>(</w:t>
      </w:r>
      <w:r w:rsidRPr="00E77497">
        <w:rPr>
          <w:rFonts w:ascii="Times New Roman" w:hAnsi="Times New Roman"/>
          <w:i/>
        </w:rPr>
        <w:t>obj</w:t>
      </w:r>
      <w:r w:rsidR="001D1445">
        <w:rPr>
          <w:rFonts w:ascii="Times New Roman" w:hAnsi="Times New Roman"/>
          <w:iCs/>
        </w:rPr>
        <w:t>)</w:t>
      </w:r>
      <w:r w:rsidRPr="00E77497">
        <w:t xml:space="preserve"> is </w:t>
      </w:r>
      <w:r w:rsidRPr="00E77497">
        <w:rPr>
          <w:b/>
        </w:rPr>
        <w:t>false</w:t>
      </w:r>
      <w:r w:rsidRPr="00E77497">
        <w:t>.</w:t>
      </w:r>
    </w:p>
    <w:p w14:paraId="4291C8AA" w14:textId="77777777"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6DCC0722"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473A9A56" w14:textId="77777777" w:rsidR="004C02EF" w:rsidRPr="00E77497" w:rsidRDefault="004C02EF" w:rsidP="004C02EF">
      <w:r w:rsidRPr="00E77497">
        <w:t>Otherwise, the following steps are taken</w:t>
      </w:r>
      <w:bookmarkStart w:id="5383" w:name="_Toc382291625"/>
      <w:r w:rsidRPr="00E77497">
        <w:t>.</w:t>
      </w:r>
    </w:p>
    <w:p w14:paraId="2E3FC02B" w14:textId="77777777" w:rsidR="004C02EF" w:rsidRPr="00E77497" w:rsidRDefault="004C02EF" w:rsidP="005670F3">
      <w:pPr>
        <w:pStyle w:val="Alg4"/>
        <w:numPr>
          <w:ilvl w:val="0"/>
          <w:numId w:val="209"/>
        </w:numPr>
      </w:pPr>
      <w:r w:rsidRPr="00E77497">
        <w:t xml:space="preserve">Perform an implementation-dependent sequence of calls to the [[Get]] </w:t>
      </w:r>
      <w:r w:rsidR="006F6FD7">
        <w:t>and</w:t>
      </w:r>
      <w:r w:rsidRPr="00E77497">
        <w:t xml:space="preserve"> [[</w:t>
      </w:r>
      <w:r w:rsidR="00E71B69">
        <w:t>Set</w:t>
      </w:r>
      <w:r w:rsidRPr="00E77497">
        <w:t>]]</w:t>
      </w:r>
      <w:r w:rsidR="006F6FD7">
        <w:t xml:space="preserve"> internal methods </w:t>
      </w:r>
      <w:r w:rsidR="006F6FD7" w:rsidRPr="00E77497">
        <w:t xml:space="preserve">of </w:t>
      </w:r>
      <w:r w:rsidR="006F6FD7" w:rsidRPr="00E77497">
        <w:rPr>
          <w:i/>
        </w:rPr>
        <w:t>obj</w:t>
      </w:r>
      <w:r w:rsidRPr="00E77497">
        <w:t xml:space="preserve">, </w:t>
      </w:r>
      <w:r w:rsidR="006F6FD7">
        <w:t xml:space="preserve">to the </w:t>
      </w:r>
      <w:r w:rsidRPr="00E77497">
        <w:t>Delete</w:t>
      </w:r>
      <w:r w:rsidR="006F6FD7">
        <w:t>Property</w:t>
      </w:r>
      <w:r w:rsidR="000C005A">
        <w:t>OrThrow</w:t>
      </w:r>
      <w:r w:rsidR="006F6FD7" w:rsidRPr="00E77497">
        <w:t xml:space="preserve"> </w:t>
      </w:r>
      <w:r w:rsidR="006F6FD7">
        <w:t>abstract operation</w:t>
      </w:r>
      <w:r w:rsidRPr="00E77497">
        <w:t xml:space="preserve"> </w:t>
      </w:r>
      <w:r w:rsidR="006F6FD7">
        <w:t>with</w:t>
      </w:r>
      <w:r w:rsidR="006F6FD7" w:rsidRPr="00E77497">
        <w:t xml:space="preserve"> </w:t>
      </w:r>
      <w:r w:rsidRPr="00E77497">
        <w:rPr>
          <w:i/>
        </w:rPr>
        <w:t>obj</w:t>
      </w:r>
      <w:r w:rsidRPr="00E77497">
        <w:t xml:space="preserve"> </w:t>
      </w:r>
      <w:r w:rsidR="006F6FD7">
        <w:t xml:space="preserve">as the first argument, </w:t>
      </w:r>
      <w:r w:rsidRPr="00E77497">
        <w:t xml:space="preserve">and to SortCompare (described below), where the </w:t>
      </w:r>
      <w:r w:rsidR="00E71B69">
        <w:t>property key</w:t>
      </w:r>
      <w:r w:rsidR="00E71B69" w:rsidRPr="00E77497">
        <w:t xml:space="preserve"> </w:t>
      </w:r>
      <w:r w:rsidRPr="00E77497">
        <w:t>argument for each call to [[Get]], [[</w:t>
      </w:r>
      <w:r w:rsidR="00E71B69">
        <w:t>Set</w:t>
      </w:r>
      <w:r w:rsidRPr="00E77497">
        <w:t xml:space="preserve">]], or </w:t>
      </w:r>
      <w:r w:rsidR="006F6FD7">
        <w:t>DeleteProperty</w:t>
      </w:r>
      <w:r w:rsidR="000C005A">
        <w:t>OrThrow</w:t>
      </w:r>
      <w:r w:rsidR="000C005A" w:rsidRPr="00E77497">
        <w:t xml:space="preserve"> </w:t>
      </w:r>
      <w:r w:rsidRPr="00E77497">
        <w:t xml:space="preserve">is </w:t>
      </w:r>
      <w:r w:rsidR="00E71B69">
        <w:t xml:space="preserve">the string representation of </w:t>
      </w:r>
      <w:r w:rsidRPr="00E77497">
        <w:t xml:space="preserve">a nonnegative integer less than </w:t>
      </w:r>
      <w:r w:rsidRPr="00E77497">
        <w:rPr>
          <w:i/>
        </w:rPr>
        <w:t xml:space="preserve">len </w:t>
      </w:r>
      <w:r w:rsidRPr="00E77497">
        <w:t xml:space="preserve">and where the arguments for calls to SortCompare are results of previous calls to the [[Get]] internal method. If </w:t>
      </w:r>
      <w:r w:rsidRPr="00E77497">
        <w:rPr>
          <w:i/>
        </w:rPr>
        <w:t>obj</w:t>
      </w:r>
      <w:r w:rsidRPr="00E77497">
        <w:t xml:space="preserve"> is not sparse then Delete</w:t>
      </w:r>
      <w:r w:rsidR="006F6FD7">
        <w:t>Property</w:t>
      </w:r>
      <w:r w:rsidR="000C005A">
        <w:t>OrThrow</w:t>
      </w:r>
      <w:r w:rsidR="006F6FD7" w:rsidRPr="00E77497">
        <w:t xml:space="preserve"> </w:t>
      </w:r>
      <w:r w:rsidRPr="00E77497">
        <w:t>must not be called.</w:t>
      </w:r>
      <w:r w:rsidR="006B4102">
        <w:t xml:space="preserve"> If </w:t>
      </w:r>
      <w:r w:rsidR="0002321E">
        <w:t xml:space="preserve">any [[Set]] call returns </w:t>
      </w:r>
      <w:r w:rsidR="0002321E" w:rsidRPr="0002321E">
        <w:rPr>
          <w:b/>
          <w:bCs/>
        </w:rPr>
        <w:t>false</w:t>
      </w:r>
      <w:r w:rsidR="0002321E">
        <w:t xml:space="preserve"> a </w:t>
      </w:r>
      <w:r w:rsidR="0002321E" w:rsidRPr="0002321E">
        <w:rPr>
          <w:b/>
          <w:bCs/>
        </w:rPr>
        <w:t>TypeError</w:t>
      </w:r>
      <w:r w:rsidR="0002321E">
        <w:t xml:space="preserve"> exception is thrown. If </w:t>
      </w:r>
      <w:r w:rsidR="006B4102">
        <w:t>an abrupt completion is returned from any of these operations, it is immediately returned as the value of this function.</w:t>
      </w:r>
    </w:p>
    <w:p w14:paraId="5EBBECD0" w14:textId="77777777"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14:paraId="6A78D46E" w14:textId="77777777" w:rsidR="004C02EF" w:rsidRPr="00E77497" w:rsidRDefault="004C02EF" w:rsidP="004C02EF">
      <w:pPr>
        <w:keepNext/>
      </w:pPr>
      <w:r w:rsidRPr="00E77497">
        <w:t>The returned object must have the following two properties.</w:t>
      </w:r>
    </w:p>
    <w:p w14:paraId="387A7D3E" w14:textId="77777777"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4E2381F9" w14:textId="77777777"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433E0E1D" w14:textId="77777777" w:rsidR="004C02EF" w:rsidRPr="00E77497" w:rsidRDefault="004C02EF" w:rsidP="005670F3">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3EB05483" w14:textId="77777777"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0DA70799"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5BDB4289" w14:textId="77777777" w:rsidR="004C02EF" w:rsidRPr="00E77497" w:rsidRDefault="004C02EF" w:rsidP="00C25482">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w:t>
      </w:r>
      <w:r w:rsidR="00C25482" w:rsidRPr="00C25482">
        <w:rPr>
          <w:rFonts w:ascii="Times New Roman" w:hAnsi="Times New Roman"/>
          <w:i/>
          <w:iCs/>
        </w:rPr>
        <w:t>obj</w:t>
      </w:r>
      <w:r w:rsidRPr="00E77497">
        <w:rPr>
          <w:rFonts w:ascii="Times New Roman" w:hAnsi="Times New Roman"/>
        </w:rPr>
        <w:t>.</w:t>
      </w:r>
    </w:p>
    <w:p w14:paraId="05946654"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29264EDA"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3DABCCB9"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02D9B2A6"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74A72AD2"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4C22B40D" w14:textId="77777777"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6A622791" w14:textId="77777777" w:rsidR="00E435B1" w:rsidRDefault="00E435B1" w:rsidP="00E435B1">
      <w:r w:rsidRPr="00E77497">
        <w:rPr>
          <w:rFonts w:ascii="Helvetica" w:hAnsi="Helvetica"/>
          <w:b/>
        </w:rPr>
        <w:t xml:space="preserve">Runtime Semantics: </w:t>
      </w:r>
      <w:r w:rsidRPr="00E435B1">
        <w:rPr>
          <w:rFonts w:ascii="Helvetica" w:hAnsi="Helvetica"/>
          <w:b/>
          <w:spacing w:val="6"/>
        </w:rPr>
        <w:t xml:space="preserve">SortCompare </w:t>
      </w:r>
      <w:r>
        <w:rPr>
          <w:rFonts w:ascii="Helvetica" w:hAnsi="Helvetica"/>
          <w:b/>
          <w:spacing w:val="6"/>
        </w:rPr>
        <w:t>Abstract Operation</w:t>
      </w:r>
    </w:p>
    <w:p w14:paraId="5294E581" w14:textId="77777777"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35355B0F" w14:textId="77777777"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14:paraId="5AF31614" w14:textId="77777777"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14:paraId="3AA2EFFB" w14:textId="77777777" w:rsidR="004C02EF" w:rsidRPr="00E77497" w:rsidRDefault="004C02EF" w:rsidP="00B62CD0">
      <w:pPr>
        <w:pStyle w:val="Alg4"/>
        <w:numPr>
          <w:ilvl w:val="0"/>
          <w:numId w:val="210"/>
        </w:numPr>
      </w:pPr>
      <w:r w:rsidRPr="00E77497">
        <w:t xml:space="preserve">Let </w:t>
      </w:r>
      <w:r w:rsidRPr="00E77497">
        <w:rPr>
          <w:i/>
        </w:rPr>
        <w:t>hasj</w:t>
      </w:r>
      <w:r w:rsidRPr="00E77497">
        <w:t xml:space="preserve"> be the result of </w:t>
      </w:r>
      <w:r w:rsidR="00B62CD0">
        <w:t>HasProperty(</w:t>
      </w:r>
      <w:r w:rsidRPr="00E77497">
        <w:rPr>
          <w:i/>
        </w:rPr>
        <w:t>obj</w:t>
      </w:r>
      <w:r w:rsidR="00B62CD0">
        <w:t>,</w:t>
      </w:r>
      <w:r w:rsidRPr="00E77497">
        <w:t xml:space="preserve"> </w:t>
      </w:r>
      <w:r w:rsidRPr="00E77497">
        <w:rPr>
          <w:i/>
        </w:rPr>
        <w:t>jString</w:t>
      </w:r>
      <w:r w:rsidR="00B62CD0">
        <w:rPr>
          <w:iCs/>
        </w:rPr>
        <w:t>)</w:t>
      </w:r>
      <w:r w:rsidRPr="00E77497">
        <w:t>.</w:t>
      </w:r>
    </w:p>
    <w:p w14:paraId="17DD4D8C" w14:textId="77777777" w:rsidR="000950D9" w:rsidRDefault="000950D9" w:rsidP="00966F28">
      <w:pPr>
        <w:pStyle w:val="Alg3"/>
        <w:numPr>
          <w:ilvl w:val="0"/>
          <w:numId w:val="210"/>
        </w:numPr>
        <w:tabs>
          <w:tab w:val="left" w:pos="720"/>
        </w:tabs>
      </w:pPr>
      <w:r>
        <w:t>ReturnIfAbrupt(</w:t>
      </w:r>
      <w:r>
        <w:rPr>
          <w:i/>
          <w:iCs/>
        </w:rPr>
        <w:t>hasj</w:t>
      </w:r>
      <w:r>
        <w:t>).</w:t>
      </w:r>
    </w:p>
    <w:p w14:paraId="1FF4B3C7" w14:textId="77777777" w:rsidR="004C02EF" w:rsidRPr="00E77497" w:rsidRDefault="004C02EF" w:rsidP="00B62CD0">
      <w:pPr>
        <w:pStyle w:val="Alg4"/>
        <w:numPr>
          <w:ilvl w:val="0"/>
          <w:numId w:val="210"/>
        </w:numPr>
      </w:pPr>
      <w:r w:rsidRPr="00E77497">
        <w:t xml:space="preserve">Let </w:t>
      </w:r>
      <w:r w:rsidRPr="00E77497">
        <w:rPr>
          <w:i/>
        </w:rPr>
        <w:t>hask</w:t>
      </w:r>
      <w:r w:rsidRPr="00E77497">
        <w:t xml:space="preserve"> be the result of </w:t>
      </w:r>
      <w:r w:rsidR="00B62CD0">
        <w:t>HasProperty(</w:t>
      </w:r>
      <w:r w:rsidRPr="00E77497">
        <w:rPr>
          <w:i/>
        </w:rPr>
        <w:t>obj</w:t>
      </w:r>
      <w:r w:rsidR="00B62CD0">
        <w:t>,</w:t>
      </w:r>
      <w:r w:rsidRPr="00E77497">
        <w:t xml:space="preserve"> </w:t>
      </w:r>
      <w:r w:rsidRPr="00E77497">
        <w:rPr>
          <w:i/>
        </w:rPr>
        <w:t>kString</w:t>
      </w:r>
      <w:r w:rsidR="00B62CD0">
        <w:rPr>
          <w:iCs/>
        </w:rPr>
        <w:t>)</w:t>
      </w:r>
      <w:r w:rsidRPr="00E77497">
        <w:t>.</w:t>
      </w:r>
    </w:p>
    <w:p w14:paraId="09A18A73" w14:textId="77777777" w:rsidR="000950D9" w:rsidRDefault="000950D9" w:rsidP="00966F28">
      <w:pPr>
        <w:pStyle w:val="Alg3"/>
        <w:numPr>
          <w:ilvl w:val="0"/>
          <w:numId w:val="210"/>
        </w:numPr>
        <w:tabs>
          <w:tab w:val="left" w:pos="720"/>
        </w:tabs>
      </w:pPr>
      <w:r>
        <w:t>ReturnIfAbrupt(</w:t>
      </w:r>
      <w:r>
        <w:rPr>
          <w:i/>
          <w:iCs/>
        </w:rPr>
        <w:t>hask</w:t>
      </w:r>
      <w:r>
        <w:t>).</w:t>
      </w:r>
    </w:p>
    <w:p w14:paraId="15491740"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14:paraId="300DB1F1"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14:paraId="18702D2A" w14:textId="77777777"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14:paraId="22816A18" w14:textId="77777777" w:rsidR="004C02EF" w:rsidRPr="00E77497" w:rsidRDefault="004C02EF" w:rsidP="0002321E">
      <w:pPr>
        <w:pStyle w:val="Alg4"/>
        <w:numPr>
          <w:ilvl w:val="0"/>
          <w:numId w:val="210"/>
        </w:numPr>
      </w:pPr>
      <w:r w:rsidRPr="00E77497">
        <w:t xml:space="preserve">Let </w:t>
      </w:r>
      <w:r w:rsidRPr="00E77497">
        <w:rPr>
          <w:i/>
        </w:rPr>
        <w:t>x</w:t>
      </w:r>
      <w:r w:rsidRPr="00E77497">
        <w:t xml:space="preserve"> be the result of Get</w:t>
      </w:r>
      <w:r w:rsidR="0002321E">
        <w:t>(</w:t>
      </w:r>
      <w:r w:rsidRPr="00E77497">
        <w:rPr>
          <w:i/>
        </w:rPr>
        <w:t>obj</w:t>
      </w:r>
      <w:r w:rsidR="0002321E">
        <w:t>,</w:t>
      </w:r>
      <w:r w:rsidRPr="00E77497">
        <w:rPr>
          <w:i/>
        </w:rPr>
        <w:t>jString</w:t>
      </w:r>
      <w:r w:rsidR="0002321E">
        <w:rPr>
          <w:iCs/>
        </w:rPr>
        <w:t>)</w:t>
      </w:r>
      <w:r w:rsidRPr="00E77497">
        <w:t>.</w:t>
      </w:r>
    </w:p>
    <w:p w14:paraId="59CFD948" w14:textId="77777777" w:rsidR="006B4102" w:rsidRDefault="006B4102" w:rsidP="00834A33">
      <w:pPr>
        <w:pStyle w:val="Alg4"/>
        <w:numPr>
          <w:ilvl w:val="0"/>
          <w:numId w:val="210"/>
        </w:numPr>
      </w:pPr>
      <w:r>
        <w:t>ReturnIfAbrupt(</w:t>
      </w:r>
      <w:r>
        <w:rPr>
          <w:i/>
        </w:rPr>
        <w:t>x</w:t>
      </w:r>
      <w:r>
        <w:t>).</w:t>
      </w:r>
    </w:p>
    <w:p w14:paraId="15CF92B3" w14:textId="77777777" w:rsidR="004C02EF" w:rsidRPr="00E77497" w:rsidRDefault="004C02EF" w:rsidP="0002321E">
      <w:pPr>
        <w:pStyle w:val="Alg4"/>
        <w:numPr>
          <w:ilvl w:val="0"/>
          <w:numId w:val="210"/>
        </w:numPr>
      </w:pPr>
      <w:r w:rsidRPr="00E77497">
        <w:t xml:space="preserve">Let </w:t>
      </w:r>
      <w:r w:rsidRPr="00E77497">
        <w:rPr>
          <w:i/>
        </w:rPr>
        <w:t>y</w:t>
      </w:r>
      <w:r w:rsidRPr="00E77497">
        <w:t xml:space="preserve"> be the result of Get</w:t>
      </w:r>
      <w:r w:rsidR="0002321E">
        <w:t>(</w:t>
      </w:r>
      <w:r w:rsidRPr="00E77497">
        <w:rPr>
          <w:i/>
        </w:rPr>
        <w:t>obj</w:t>
      </w:r>
      <w:r w:rsidR="0002321E">
        <w:t>,</w:t>
      </w:r>
      <w:r w:rsidRPr="00E77497">
        <w:t xml:space="preserve"> </w:t>
      </w:r>
      <w:r w:rsidRPr="00E77497">
        <w:rPr>
          <w:i/>
        </w:rPr>
        <w:t>kString</w:t>
      </w:r>
      <w:r w:rsidR="0002321E">
        <w:rPr>
          <w:iCs/>
        </w:rPr>
        <w:t>)</w:t>
      </w:r>
      <w:r w:rsidRPr="00E77497">
        <w:t>.</w:t>
      </w:r>
    </w:p>
    <w:p w14:paraId="573B93F3" w14:textId="77777777" w:rsidR="006B4102" w:rsidRDefault="006B4102" w:rsidP="00834A33">
      <w:pPr>
        <w:pStyle w:val="Alg4"/>
        <w:numPr>
          <w:ilvl w:val="0"/>
          <w:numId w:val="210"/>
        </w:numPr>
      </w:pPr>
      <w:r>
        <w:t>ReturnIfAbrupt(</w:t>
      </w:r>
      <w:r>
        <w:rPr>
          <w:i/>
        </w:rPr>
        <w:t>y</w:t>
      </w:r>
      <w:r>
        <w:t>).</w:t>
      </w:r>
    </w:p>
    <w:p w14:paraId="23A7B097"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14:paraId="732E4620"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14:paraId="51453F72" w14:textId="77777777"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14:paraId="689FE223" w14:textId="77777777"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14:paraId="58B33DDE" w14:textId="77777777"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6F594FBA" w14:textId="77777777" w:rsidR="004C02EF" w:rsidRPr="00E77497" w:rsidRDefault="004C02EF" w:rsidP="008D31E0">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008D31E0" w:rsidRPr="006637C6">
        <w:rPr>
          <w:i/>
        </w:rPr>
        <w:t>this</w:t>
      </w:r>
      <w:r w:rsidR="008D31E0">
        <w:rPr>
          <w:i/>
        </w:rPr>
        <w:t>Argument</w:t>
      </w:r>
      <w:r w:rsidR="008D31E0" w:rsidRPr="00E77497">
        <w:t xml:space="preserve"> </w:t>
      </w:r>
      <w:r w:rsidRPr="00E77497">
        <w:t xml:space="preserve">and with </w:t>
      </w:r>
      <w:r w:rsidR="008D31E0">
        <w:t>a List contain</w:t>
      </w:r>
      <w:r w:rsidR="0070125A">
        <w:t>ing</w:t>
      </w:r>
      <w:r w:rsidR="008D31E0">
        <w:t xml:space="preserve"> the values of</w:t>
      </w:r>
      <w:r w:rsidR="008D31E0" w:rsidRPr="00E77497">
        <w:t xml:space="preserve"> </w:t>
      </w:r>
      <w:r w:rsidRPr="00E77497">
        <w:rPr>
          <w:i/>
        </w:rPr>
        <w:t>x</w:t>
      </w:r>
      <w:r w:rsidRPr="00E77497">
        <w:t xml:space="preserve"> and </w:t>
      </w:r>
      <w:r w:rsidRPr="00E77497">
        <w:rPr>
          <w:i/>
        </w:rPr>
        <w:t>y</w:t>
      </w:r>
      <w:r w:rsidR="008D31E0">
        <w:rPr>
          <w:iCs/>
        </w:rPr>
        <w:t xml:space="preserve"> as the </w:t>
      </w:r>
      <w:r w:rsidR="008D31E0" w:rsidRPr="008D31E0">
        <w:rPr>
          <w:i/>
        </w:rPr>
        <w:t>argumentsList</w:t>
      </w:r>
      <w:r w:rsidRPr="00E77497">
        <w:t>.</w:t>
      </w:r>
    </w:p>
    <w:p w14:paraId="505489DB" w14:textId="77777777"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14:paraId="563976FE" w14:textId="77777777" w:rsidR="006B4102" w:rsidRDefault="006B4102" w:rsidP="00834A33">
      <w:pPr>
        <w:pStyle w:val="Alg4"/>
        <w:numPr>
          <w:ilvl w:val="0"/>
          <w:numId w:val="210"/>
        </w:numPr>
      </w:pPr>
      <w:r>
        <w:t>ReturnIfAbrupt(</w:t>
      </w:r>
      <w:r>
        <w:rPr>
          <w:i/>
        </w:rPr>
        <w:t>xString</w:t>
      </w:r>
      <w:r>
        <w:t>).</w:t>
      </w:r>
    </w:p>
    <w:p w14:paraId="7596BF58" w14:textId="77777777"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14:paraId="33378157" w14:textId="77777777" w:rsidR="006B4102" w:rsidRDefault="006B4102" w:rsidP="00834A33">
      <w:pPr>
        <w:pStyle w:val="Alg4"/>
        <w:numPr>
          <w:ilvl w:val="0"/>
          <w:numId w:val="210"/>
        </w:numPr>
      </w:pPr>
      <w:r>
        <w:t>ReturnIfAbrupt(</w:t>
      </w:r>
      <w:r>
        <w:rPr>
          <w:i/>
        </w:rPr>
        <w:t>yString</w:t>
      </w:r>
      <w:r>
        <w:t>).</w:t>
      </w:r>
    </w:p>
    <w:p w14:paraId="7369AF82" w14:textId="77777777"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14:paraId="387F0450" w14:textId="77777777"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14:paraId="7BD55517" w14:textId="77777777"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14:paraId="422E4000" w14:textId="77777777"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w:t>
      </w:r>
      <w:r w:rsidRPr="00C332EF">
        <w:rPr>
          <w:b/>
        </w:rPr>
        <w:t>undefined</w:t>
      </w:r>
      <w:r w:rsidRPr="00E77497">
        <w:t xml:space="preserve"> property values always sort to the end of the result, followed by non-existent property values.</w:t>
      </w:r>
    </w:p>
    <w:p w14:paraId="035A2887"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5384" w:name="_Ref457709104"/>
      <w:bookmarkStart w:id="5385" w:name="_Toc385672299"/>
      <w:bookmarkStart w:id="5386" w:name="_Toc393690415"/>
    </w:p>
    <w:p w14:paraId="34D1856E" w14:textId="77777777" w:rsidR="004C02EF" w:rsidRPr="00E77497" w:rsidRDefault="004C02EF" w:rsidP="00D148E9">
      <w:pPr>
        <w:pStyle w:val="40"/>
      </w:pPr>
      <w:r w:rsidRPr="00E77497">
        <w:t>Array.prototype.splice (start, deleteCount [ , item1 [ , item2 [ , … ] ] ] )</w:t>
      </w:r>
      <w:bookmarkEnd w:id="5384"/>
    </w:p>
    <w:p w14:paraId="64F8A440" w14:textId="77777777" w:rsidR="004C02EF" w:rsidRPr="00E77497" w:rsidRDefault="004C02EF" w:rsidP="00E66725">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w:t>
      </w:r>
      <w:r w:rsidR="00E66725">
        <w:t>integer</w:t>
      </w:r>
      <w:r w:rsidR="00E66725" w:rsidRPr="00E77497">
        <w:t xml:space="preserve"> </w:t>
      </w:r>
      <w:r w:rsidRPr="00E77497">
        <w:t xml:space="preserve">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14:paraId="31C21C8B" w14:textId="77777777"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ECDCC8B" w14:textId="77777777" w:rsidR="00134DAD" w:rsidRDefault="00134DAD" w:rsidP="00134DAD">
      <w:pPr>
        <w:pStyle w:val="Alg4"/>
        <w:numPr>
          <w:ilvl w:val="0"/>
          <w:numId w:val="211"/>
        </w:numPr>
      </w:pPr>
      <w:r>
        <w:t>ReturnIfAbrupt(</w:t>
      </w:r>
      <w:r>
        <w:rPr>
          <w:i/>
        </w:rPr>
        <w:t>O</w:t>
      </w:r>
      <w:r>
        <w:t>).</w:t>
      </w:r>
    </w:p>
    <w:p w14:paraId="382CFEB6" w14:textId="77777777" w:rsidR="004C02EF" w:rsidRPr="00E77497" w:rsidRDefault="004C02EF" w:rsidP="0034032C">
      <w:pPr>
        <w:pStyle w:val="Alg4"/>
        <w:numPr>
          <w:ilvl w:val="0"/>
          <w:numId w:val="211"/>
        </w:numPr>
      </w:pPr>
      <w:r w:rsidRPr="00E77497">
        <w:t xml:space="preserve">Let </w:t>
      </w:r>
      <w:r w:rsidRPr="00E77497">
        <w:rPr>
          <w:i/>
        </w:rPr>
        <w:t>lenVal</w:t>
      </w:r>
      <w:r w:rsidRPr="00E77497">
        <w:t xml:space="preserve"> be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14:paraId="31345CAB" w14:textId="77777777" w:rsidR="004C02EF" w:rsidRPr="00E77497" w:rsidRDefault="004C02EF" w:rsidP="00E66725">
      <w:pPr>
        <w:pStyle w:val="Alg4"/>
        <w:numPr>
          <w:ilvl w:val="0"/>
          <w:numId w:val="211"/>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14:paraId="40D3C9B6" w14:textId="77777777" w:rsidR="00CA3654" w:rsidRPr="00E77497" w:rsidRDefault="00C82981" w:rsidP="00CA3654">
      <w:pPr>
        <w:pStyle w:val="Alg4"/>
        <w:numPr>
          <w:ilvl w:val="0"/>
          <w:numId w:val="211"/>
        </w:numPr>
        <w:contextualSpacing/>
      </w:pPr>
      <w:r>
        <w:t>ReturnIfAbrupt(</w:t>
      </w:r>
      <w:r w:rsidRPr="00E77497">
        <w:rPr>
          <w:i/>
        </w:rPr>
        <w:t>len</w:t>
      </w:r>
      <w:r>
        <w:t>).</w:t>
      </w:r>
    </w:p>
    <w:p w14:paraId="17EE30CC" w14:textId="77777777"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14:paraId="27D2C83E" w14:textId="77777777" w:rsidR="000A12EF" w:rsidRDefault="000A12EF" w:rsidP="00834A33">
      <w:pPr>
        <w:pStyle w:val="Alg4"/>
        <w:numPr>
          <w:ilvl w:val="0"/>
          <w:numId w:val="211"/>
        </w:numPr>
      </w:pPr>
      <w:r>
        <w:t>ReturnIfAbrupt(</w:t>
      </w:r>
      <w:r>
        <w:rPr>
          <w:i/>
        </w:rPr>
        <w:t>relativeStart</w:t>
      </w:r>
      <w:r>
        <w:t>).</w:t>
      </w:r>
    </w:p>
    <w:p w14:paraId="5C58CCF6" w14:textId="77777777"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55BBDC6C" w14:textId="77777777" w:rsidR="004B49EB" w:rsidRDefault="004B49EB" w:rsidP="00834A33">
      <w:pPr>
        <w:pStyle w:val="Alg4"/>
        <w:numPr>
          <w:ilvl w:val="0"/>
          <w:numId w:val="211"/>
        </w:numPr>
      </w:pPr>
      <w:r>
        <w:t xml:space="preserve">If </w:t>
      </w:r>
      <w:r>
        <w:rPr>
          <w:i/>
          <w:iCs/>
        </w:rPr>
        <w:t>deleteCount</w:t>
      </w:r>
      <w:r>
        <w:t xml:space="preserve"> is not present, then</w:t>
      </w:r>
    </w:p>
    <w:p w14:paraId="2303FA05" w14:textId="77777777" w:rsidR="004B49EB" w:rsidRDefault="004B49EB" w:rsidP="004B49EB">
      <w:pPr>
        <w:pStyle w:val="Alg4"/>
        <w:numPr>
          <w:ilvl w:val="1"/>
          <w:numId w:val="211"/>
        </w:numPr>
      </w:pPr>
      <w:r w:rsidRPr="00E77497">
        <w:t xml:space="preserve">Let </w:t>
      </w:r>
      <w:r w:rsidRPr="00E77497">
        <w:rPr>
          <w:i/>
        </w:rPr>
        <w:t>actualDeleteCount</w:t>
      </w:r>
      <w:r w:rsidRPr="00E77497">
        <w:t xml:space="preserve"> be</w:t>
      </w:r>
      <w:r>
        <w:t xml:space="preserve"> </w:t>
      </w:r>
      <w:r>
        <w:rPr>
          <w:i/>
          <w:iCs/>
        </w:rPr>
        <w:t>len</w:t>
      </w:r>
      <w:r>
        <w:t xml:space="preserve"> - </w:t>
      </w:r>
      <w:r>
        <w:rPr>
          <w:i/>
          <w:iCs/>
        </w:rPr>
        <w:t>actualStart</w:t>
      </w:r>
    </w:p>
    <w:p w14:paraId="6A9B6309" w14:textId="77777777" w:rsidR="004B49EB" w:rsidRDefault="004B49EB" w:rsidP="00834A33">
      <w:pPr>
        <w:pStyle w:val="Alg4"/>
        <w:numPr>
          <w:ilvl w:val="0"/>
          <w:numId w:val="211"/>
        </w:numPr>
      </w:pPr>
      <w:r>
        <w:t>Else,</w:t>
      </w:r>
    </w:p>
    <w:p w14:paraId="66334C93" w14:textId="77777777" w:rsidR="004B49EB" w:rsidRDefault="004B49EB" w:rsidP="004B49EB">
      <w:pPr>
        <w:pStyle w:val="Alg4"/>
        <w:numPr>
          <w:ilvl w:val="1"/>
          <w:numId w:val="211"/>
        </w:numPr>
      </w:pPr>
      <w:r>
        <w:t xml:space="preserve">Let </w:t>
      </w:r>
      <w:r>
        <w:rPr>
          <w:i/>
          <w:iCs/>
        </w:rPr>
        <w:t>dc</w:t>
      </w:r>
      <w:r>
        <w:t xml:space="preserve"> be </w:t>
      </w:r>
      <w:r w:rsidRPr="00E77497">
        <w:t>ToInteger(</w:t>
      </w:r>
      <w:r w:rsidRPr="00E77497">
        <w:rPr>
          <w:i/>
        </w:rPr>
        <w:t>deleteCount</w:t>
      </w:r>
      <w:r>
        <w:t>).</w:t>
      </w:r>
    </w:p>
    <w:p w14:paraId="590D8A5A" w14:textId="77777777" w:rsidR="004B49EB" w:rsidRDefault="004B49EB" w:rsidP="004B49EB">
      <w:pPr>
        <w:pStyle w:val="Alg3"/>
        <w:numPr>
          <w:ilvl w:val="1"/>
          <w:numId w:val="211"/>
        </w:numPr>
        <w:tabs>
          <w:tab w:val="left" w:pos="720"/>
        </w:tabs>
      </w:pPr>
      <w:r>
        <w:t>ReturnIfAbrupt(</w:t>
      </w:r>
      <w:r>
        <w:rPr>
          <w:i/>
          <w:iCs/>
        </w:rPr>
        <w:t>dc</w:t>
      </w:r>
      <w:r>
        <w:t>).</w:t>
      </w:r>
    </w:p>
    <w:p w14:paraId="77818E8F" w14:textId="77777777" w:rsidR="004C02EF" w:rsidRPr="00E77497" w:rsidRDefault="004C02EF" w:rsidP="004B49EB">
      <w:pPr>
        <w:pStyle w:val="Alg4"/>
        <w:numPr>
          <w:ilvl w:val="1"/>
          <w:numId w:val="211"/>
        </w:numPr>
      </w:pPr>
      <w:r w:rsidRPr="00E77497">
        <w:t xml:space="preserve">Let </w:t>
      </w:r>
      <w:r w:rsidRPr="00E77497">
        <w:rPr>
          <w:i/>
        </w:rPr>
        <w:t>actualDeleteCount</w:t>
      </w:r>
      <w:r w:rsidRPr="00E77497">
        <w:t xml:space="preserve"> be min(max(</w:t>
      </w:r>
      <w:r w:rsidR="004B49EB">
        <w:rPr>
          <w:i/>
          <w:iCs/>
        </w:rPr>
        <w:t>dc</w:t>
      </w:r>
      <w:r w:rsidRPr="00E77497">
        <w:t>,0),</w:t>
      </w:r>
      <w:r w:rsidRPr="00E77497">
        <w:rPr>
          <w:i/>
        </w:rPr>
        <w:t xml:space="preserve"> len</w:t>
      </w:r>
      <w:r w:rsidRPr="00E77497">
        <w:t xml:space="preserve"> –</w:t>
      </w:r>
      <w:r w:rsidRPr="00E77497">
        <w:rPr>
          <w:i/>
        </w:rPr>
        <w:t xml:space="preserve"> actualStart</w:t>
      </w:r>
      <w:r w:rsidRPr="00E77497">
        <w:t>).</w:t>
      </w:r>
    </w:p>
    <w:p w14:paraId="40470B6B" w14:textId="77777777" w:rsidR="00190B40" w:rsidRDefault="00190B40" w:rsidP="00190B40">
      <w:pPr>
        <w:pStyle w:val="Alg4"/>
        <w:numPr>
          <w:ilvl w:val="0"/>
          <w:numId w:val="211"/>
        </w:numPr>
      </w:pPr>
      <w:r>
        <w:t xml:space="preserve">Let </w:t>
      </w:r>
      <w:r>
        <w:rPr>
          <w:i/>
          <w:iCs/>
        </w:rPr>
        <w:t>count</w:t>
      </w:r>
      <w:r>
        <w:t xml:space="preserve"> be </w:t>
      </w:r>
      <w:r>
        <w:rPr>
          <w:i/>
          <w:iCs/>
        </w:rPr>
        <w:t>final</w:t>
      </w:r>
      <w:r>
        <w:t xml:space="preserve"> – k.</w:t>
      </w:r>
    </w:p>
    <w:p w14:paraId="008DF14D" w14:textId="77777777" w:rsidR="00190B40" w:rsidRDefault="00190B40" w:rsidP="00190B40">
      <w:pPr>
        <w:pStyle w:val="Alg4"/>
        <w:numPr>
          <w:ilvl w:val="0"/>
          <w:numId w:val="211"/>
        </w:numPr>
      </w:pPr>
      <w:r>
        <w:t xml:space="preserve">Let </w:t>
      </w:r>
      <w:r>
        <w:rPr>
          <w:i/>
          <w:iCs/>
        </w:rPr>
        <w:t>A</w:t>
      </w:r>
      <w:r>
        <w:t xml:space="preserve"> be </w:t>
      </w:r>
      <w:r>
        <w:rPr>
          <w:b/>
          <w:bCs/>
        </w:rPr>
        <w:t>undefined</w:t>
      </w:r>
      <w:r>
        <w:t>.</w:t>
      </w:r>
    </w:p>
    <w:p w14:paraId="606EB9E3" w14:textId="77777777" w:rsidR="00190B40" w:rsidRDefault="00190B40" w:rsidP="00190B40">
      <w:pPr>
        <w:pStyle w:val="Alg4"/>
        <w:numPr>
          <w:ilvl w:val="0"/>
          <w:numId w:val="211"/>
        </w:numPr>
      </w:pPr>
      <w:r>
        <w:t xml:space="preserve">If </w:t>
      </w:r>
      <w:r w:rsidRPr="00E77497">
        <w:rPr>
          <w:i/>
        </w:rPr>
        <w:t>O</w:t>
      </w:r>
      <w:r>
        <w:t xml:space="preserve"> is an </w:t>
      </w:r>
      <w:r w:rsidRPr="00E77497">
        <w:t xml:space="preserve"> </w:t>
      </w:r>
      <w:r>
        <w:t>exotic Array object, then</w:t>
      </w:r>
    </w:p>
    <w:p w14:paraId="12DE2C09" w14:textId="77777777" w:rsidR="00190B40" w:rsidRDefault="00190B40" w:rsidP="00190B40">
      <w:pPr>
        <w:pStyle w:val="Alg4"/>
        <w:numPr>
          <w:ilvl w:val="1"/>
          <w:numId w:val="211"/>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704C09CB" w14:textId="77777777" w:rsidR="00190B40" w:rsidRPr="00E77497" w:rsidRDefault="00190B40" w:rsidP="00190B40">
      <w:pPr>
        <w:pStyle w:val="Alg4"/>
        <w:numPr>
          <w:ilvl w:val="1"/>
          <w:numId w:val="211"/>
        </w:numPr>
        <w:contextualSpacing/>
      </w:pPr>
      <w:r>
        <w:t>ReturnIfAbrupt(</w:t>
      </w:r>
      <w:r>
        <w:rPr>
          <w:i/>
        </w:rPr>
        <w:t>C</w:t>
      </w:r>
      <w:r>
        <w:t>).</w:t>
      </w:r>
    </w:p>
    <w:p w14:paraId="30209740" w14:textId="77777777" w:rsidR="00190B40" w:rsidRDefault="00190B40" w:rsidP="00190B40">
      <w:pPr>
        <w:pStyle w:val="Alg4"/>
        <w:numPr>
          <w:ilvl w:val="1"/>
          <w:numId w:val="211"/>
        </w:numPr>
      </w:pPr>
      <w:r>
        <w:t>If IsConstructor(</w:t>
      </w:r>
      <w:r w:rsidRPr="00924A5A">
        <w:rPr>
          <w:i/>
        </w:rPr>
        <w:t>C</w:t>
      </w:r>
      <w:r>
        <w:t xml:space="preserve">) is </w:t>
      </w:r>
      <w:r w:rsidRPr="00924A5A">
        <w:rPr>
          <w:b/>
        </w:rPr>
        <w:t>true</w:t>
      </w:r>
      <w:r>
        <w:t>, then</w:t>
      </w:r>
    </w:p>
    <w:p w14:paraId="6D57384E" w14:textId="77777777" w:rsidR="00190B40" w:rsidRDefault="00190B40" w:rsidP="00190B40">
      <w:pPr>
        <w:pStyle w:val="Alg4"/>
        <w:numPr>
          <w:ilvl w:val="2"/>
          <w:numId w:val="211"/>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E77497">
        <w:rPr>
          <w:i/>
        </w:rPr>
        <w:t>actualDeleteCount</w:t>
      </w:r>
      <w:commentRangeStart w:id="5387"/>
      <w:r>
        <w:rPr>
          <w:iCs/>
        </w:rPr>
        <w:t>))</w:t>
      </w:r>
      <w:r>
        <w:t>.</w:t>
      </w:r>
      <w:commentRangeEnd w:id="5387"/>
      <w:r>
        <w:rPr>
          <w:rStyle w:val="af6"/>
          <w:rFonts w:ascii="Arial" w:eastAsia="MS Mincho" w:hAnsi="Arial"/>
          <w:spacing w:val="0"/>
          <w:lang w:eastAsia="ja-JP"/>
        </w:rPr>
        <w:commentReference w:id="5387"/>
      </w:r>
    </w:p>
    <w:p w14:paraId="4618022B" w14:textId="77777777" w:rsidR="00190B40" w:rsidRDefault="00190B40" w:rsidP="00190B40">
      <w:pPr>
        <w:pStyle w:val="Alg4"/>
        <w:numPr>
          <w:ilvl w:val="0"/>
          <w:numId w:val="211"/>
        </w:numPr>
      </w:pPr>
      <w:r>
        <w:t xml:space="preserve">If </w:t>
      </w:r>
      <w:r>
        <w:rPr>
          <w:i/>
          <w:iCs/>
        </w:rPr>
        <w:t>A</w:t>
      </w:r>
      <w:r>
        <w:t xml:space="preserve"> is </w:t>
      </w:r>
      <w:r>
        <w:rPr>
          <w:b/>
          <w:bCs/>
        </w:rPr>
        <w:t>undefined</w:t>
      </w:r>
      <w:r>
        <w:t>, then</w:t>
      </w:r>
    </w:p>
    <w:p w14:paraId="221812F3" w14:textId="77777777" w:rsidR="00190B40" w:rsidRPr="00E77497" w:rsidRDefault="00190B40" w:rsidP="00190B40">
      <w:pPr>
        <w:pStyle w:val="Alg4"/>
        <w:numPr>
          <w:ilvl w:val="1"/>
          <w:numId w:val="211"/>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actualDeleteCount</w:t>
      </w:r>
      <w:r w:rsidRPr="00E77497">
        <w:t>.</w:t>
      </w:r>
    </w:p>
    <w:p w14:paraId="109BBA43" w14:textId="77777777" w:rsidR="00190B40" w:rsidRDefault="00190B40" w:rsidP="00190B40">
      <w:pPr>
        <w:pStyle w:val="Alg4"/>
        <w:numPr>
          <w:ilvl w:val="0"/>
          <w:numId w:val="211"/>
        </w:numPr>
      </w:pPr>
      <w:r>
        <w:t>ReturnIfAbrupt(</w:t>
      </w:r>
      <w:r>
        <w:rPr>
          <w:i/>
        </w:rPr>
        <w:t>A</w:t>
      </w:r>
      <w:r>
        <w:t>).</w:t>
      </w:r>
    </w:p>
    <w:p w14:paraId="414568D8"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14:paraId="1ED3EB68" w14:textId="77777777"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14:paraId="42FAAC74" w14:textId="77777777"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25B6B668" w14:textId="77777777" w:rsidR="004C02EF" w:rsidRPr="00E77497" w:rsidRDefault="004C02EF" w:rsidP="00B62CD0">
      <w:pPr>
        <w:pStyle w:val="Alg4"/>
        <w:numPr>
          <w:ilvl w:val="1"/>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14:paraId="6D808C92" w14:textId="77777777" w:rsidR="000950D9" w:rsidRDefault="000950D9" w:rsidP="000950D9">
      <w:pPr>
        <w:pStyle w:val="Alg3"/>
        <w:numPr>
          <w:ilvl w:val="1"/>
          <w:numId w:val="211"/>
        </w:numPr>
        <w:tabs>
          <w:tab w:val="left" w:pos="720"/>
        </w:tabs>
      </w:pPr>
      <w:r>
        <w:t>ReturnIfAbrupt(</w:t>
      </w:r>
      <w:r>
        <w:rPr>
          <w:i/>
          <w:iCs/>
        </w:rPr>
        <w:t>fromPresent</w:t>
      </w:r>
      <w:r>
        <w:t>).</w:t>
      </w:r>
    </w:p>
    <w:p w14:paraId="779DA03E" w14:textId="77777777"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14:paraId="7519573E" w14:textId="77777777" w:rsidR="004C02EF" w:rsidRPr="00E77497" w:rsidRDefault="004C02EF" w:rsidP="0002321E">
      <w:pPr>
        <w:pStyle w:val="Alg4"/>
        <w:numPr>
          <w:ilvl w:val="2"/>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rPr>
          <w:i/>
        </w:rPr>
        <w:t>,</w:t>
      </w:r>
      <w:r w:rsidRPr="00E77497">
        <w:t xml:space="preserve"> </w:t>
      </w:r>
      <w:r w:rsidRPr="00E77497">
        <w:rPr>
          <w:i/>
        </w:rPr>
        <w:t>from</w:t>
      </w:r>
      <w:r w:rsidR="0002321E">
        <w:rPr>
          <w:iCs/>
        </w:rPr>
        <w:t>)</w:t>
      </w:r>
      <w:r w:rsidRPr="00E77497">
        <w:t>.</w:t>
      </w:r>
    </w:p>
    <w:p w14:paraId="6834D4F1" w14:textId="77777777" w:rsidR="000A12EF" w:rsidRDefault="000A12EF" w:rsidP="00834A33">
      <w:pPr>
        <w:pStyle w:val="Alg4"/>
        <w:numPr>
          <w:ilvl w:val="2"/>
          <w:numId w:val="211"/>
        </w:numPr>
      </w:pPr>
      <w:r>
        <w:t>ReturnIfAbrupt(</w:t>
      </w:r>
      <w:r>
        <w:rPr>
          <w:i/>
        </w:rPr>
        <w:t>fromValue</w:t>
      </w:r>
      <w:r>
        <w:t>).</w:t>
      </w:r>
    </w:p>
    <w:p w14:paraId="4DD9FF49" w14:textId="77777777" w:rsidR="004C02EF" w:rsidRPr="00E77497" w:rsidRDefault="004C02EF" w:rsidP="00B067C0">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00B067C0" w:rsidRPr="00E77497">
        <w:t>)</w:t>
      </w:r>
      <w:r w:rsidR="00B067C0">
        <w:t xml:space="preserve"> and</w:t>
      </w:r>
      <w:r w:rsidR="00B067C0" w:rsidRPr="00E77497">
        <w:t xml:space="preserve"> </w:t>
      </w:r>
      <w:r w:rsidRPr="00E77497">
        <w:t xml:space="preserve">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3F237647" w14:textId="77777777"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14:paraId="4E7D44B4" w14:textId="77777777" w:rsidR="000A12EF" w:rsidRDefault="000A12EF" w:rsidP="004C10DB">
      <w:pPr>
        <w:pStyle w:val="Alg4"/>
        <w:numPr>
          <w:ilvl w:val="0"/>
          <w:numId w:val="211"/>
        </w:numPr>
      </w:pPr>
      <w:r>
        <w:t xml:space="preserve">Let </w:t>
      </w:r>
      <w:r w:rsidRPr="000A12EF">
        <w:rPr>
          <w:i/>
        </w:rPr>
        <w:t>putStatus</w:t>
      </w:r>
      <w:r>
        <w:t xml:space="preserve"> be the result of Put</w:t>
      </w:r>
      <w:r w:rsidR="004C10DB">
        <w:t>(</w:t>
      </w:r>
      <w:r w:rsidRPr="000A12EF">
        <w:rPr>
          <w:i/>
        </w:rPr>
        <w:t>A</w:t>
      </w:r>
      <w:r w:rsidR="004C10DB">
        <w:t>,</w:t>
      </w:r>
      <w:r>
        <w:t xml:space="preserve"> </w:t>
      </w:r>
      <w:r w:rsidRPr="004C10DB">
        <w:rPr>
          <w:rFonts w:ascii="Courier New" w:hAnsi="Courier New"/>
          <w:b/>
        </w:rPr>
        <w:t>"</w:t>
      </w:r>
      <w:r w:rsidRPr="00E77497">
        <w:rPr>
          <w:rFonts w:ascii="Courier New" w:hAnsi="Courier New"/>
          <w:b/>
        </w:rPr>
        <w:t>length</w:t>
      </w:r>
      <w:r w:rsidRPr="004C10DB">
        <w:rPr>
          <w:rFonts w:ascii="Courier New" w:hAnsi="Courier New"/>
          <w:b/>
        </w:rPr>
        <w:t>"</w:t>
      </w:r>
      <w:r>
        <w:t xml:space="preserve">, </w:t>
      </w:r>
      <w:r w:rsidRPr="000A12EF">
        <w:rPr>
          <w:i/>
        </w:rPr>
        <w:t>actualDeleteCount</w:t>
      </w:r>
      <w:r>
        <w:t xml:space="preserve">, </w:t>
      </w:r>
      <w:r w:rsidRPr="000A12EF">
        <w:rPr>
          <w:b/>
        </w:rPr>
        <w:t>true</w:t>
      </w:r>
      <w:r w:rsidR="004C10DB">
        <w:rPr>
          <w:bCs/>
        </w:rPr>
        <w:t>)</w:t>
      </w:r>
      <w:r>
        <w:t>.</w:t>
      </w:r>
    </w:p>
    <w:p w14:paraId="36C18F19" w14:textId="77777777" w:rsidR="000A12EF" w:rsidRDefault="000A12EF" w:rsidP="00834A33">
      <w:pPr>
        <w:pStyle w:val="Alg4"/>
        <w:numPr>
          <w:ilvl w:val="0"/>
          <w:numId w:val="211"/>
        </w:numPr>
      </w:pPr>
      <w:r>
        <w:t>ReturnIfAbrupt(</w:t>
      </w:r>
      <w:r>
        <w:rPr>
          <w:i/>
        </w:rPr>
        <w:t>putStatus</w:t>
      </w:r>
      <w:r>
        <w:t>).</w:t>
      </w:r>
    </w:p>
    <w:p w14:paraId="3A9B8687" w14:textId="77777777"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14:paraId="7B84B7B7" w14:textId="77777777"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14:paraId="2D88DD0B" w14:textId="77777777"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14:paraId="7694C8AF"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14:paraId="44E3CBAC"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7209671D"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6DC5B75F"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5518B0D2" w14:textId="77777777"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14:paraId="2F444520" w14:textId="77777777" w:rsidR="000950D9" w:rsidRDefault="000950D9" w:rsidP="00966F28">
      <w:pPr>
        <w:pStyle w:val="Alg3"/>
        <w:numPr>
          <w:ilvl w:val="2"/>
          <w:numId w:val="211"/>
        </w:numPr>
        <w:tabs>
          <w:tab w:val="left" w:pos="720"/>
        </w:tabs>
      </w:pPr>
      <w:r>
        <w:t>ReturnIfAbrupt(</w:t>
      </w:r>
      <w:r>
        <w:rPr>
          <w:i/>
          <w:iCs/>
        </w:rPr>
        <w:t>fromPresent</w:t>
      </w:r>
      <w:r>
        <w:t>).</w:t>
      </w:r>
    </w:p>
    <w:p w14:paraId="691CB87C"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0DDE616A" w14:textId="77777777"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14:paraId="274BD65B" w14:textId="77777777" w:rsidR="00F726FB" w:rsidRDefault="00F726FB" w:rsidP="00834A33">
      <w:pPr>
        <w:pStyle w:val="Alg4"/>
        <w:numPr>
          <w:ilvl w:val="3"/>
          <w:numId w:val="211"/>
        </w:numPr>
      </w:pPr>
      <w:r>
        <w:t>ReturnIfAbrupt(</w:t>
      </w:r>
      <w:r>
        <w:rPr>
          <w:i/>
        </w:rPr>
        <w:t>fromValue</w:t>
      </w:r>
      <w:r>
        <w:t>).</w:t>
      </w:r>
    </w:p>
    <w:p w14:paraId="236B3967" w14:textId="77777777" w:rsidR="004C02EF" w:rsidRPr="00E77497" w:rsidRDefault="000A12EF"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14:paraId="6385DDD0" w14:textId="77777777" w:rsidR="000A12EF" w:rsidRDefault="000A12EF" w:rsidP="00F726FB">
      <w:pPr>
        <w:pStyle w:val="Alg4"/>
        <w:numPr>
          <w:ilvl w:val="3"/>
          <w:numId w:val="211"/>
        </w:numPr>
      </w:pPr>
      <w:r>
        <w:t>ReturnIfAbrupt(</w:t>
      </w:r>
      <w:r>
        <w:rPr>
          <w:i/>
        </w:rPr>
        <w:t>putStatus</w:t>
      </w:r>
      <w:r>
        <w:t>).</w:t>
      </w:r>
    </w:p>
    <w:p w14:paraId="219B53A6" w14:textId="77777777"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14:paraId="5EE4CE09" w14:textId="77777777" w:rsidR="004C02EF" w:rsidRPr="00E77497" w:rsidRDefault="00F726FB" w:rsidP="006F6FD7">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6F6FD7">
        <w:t>(</w:t>
      </w:r>
      <w:r w:rsidR="004C02EF" w:rsidRPr="00E77497">
        <w:rPr>
          <w:i/>
        </w:rPr>
        <w:t>O</w:t>
      </w:r>
      <w:r w:rsidR="006F6FD7">
        <w:rPr>
          <w:iCs/>
        </w:rPr>
        <w:t>,</w:t>
      </w:r>
      <w:r w:rsidR="004C02EF" w:rsidRPr="00E77497" w:rsidDel="00275DFF">
        <w:t xml:space="preserve"> </w:t>
      </w:r>
      <w:r w:rsidR="004C02EF" w:rsidRPr="00E77497">
        <w:rPr>
          <w:i/>
        </w:rPr>
        <w:t>to</w:t>
      </w:r>
      <w:r w:rsidR="006F6FD7">
        <w:t>)</w:t>
      </w:r>
      <w:r w:rsidR="004C02EF" w:rsidRPr="00E77497">
        <w:t>.</w:t>
      </w:r>
    </w:p>
    <w:p w14:paraId="0AC11B18" w14:textId="77777777" w:rsidR="00F726FB" w:rsidRDefault="00F726FB" w:rsidP="00F726FB">
      <w:pPr>
        <w:pStyle w:val="Alg4"/>
        <w:numPr>
          <w:ilvl w:val="3"/>
          <w:numId w:val="211"/>
        </w:numPr>
      </w:pPr>
      <w:r>
        <w:t>ReturnIfAbrupt(</w:t>
      </w:r>
      <w:r>
        <w:rPr>
          <w:i/>
        </w:rPr>
        <w:t>deleteStatus</w:t>
      </w:r>
      <w:r>
        <w:t>).</w:t>
      </w:r>
    </w:p>
    <w:p w14:paraId="2D3929CF" w14:textId="77777777" w:rsidR="004C02EF" w:rsidRPr="00E77497" w:rsidRDefault="004C02EF" w:rsidP="00834A33">
      <w:pPr>
        <w:pStyle w:val="Alg4"/>
        <w:numPr>
          <w:ilvl w:val="2"/>
          <w:numId w:val="211"/>
        </w:numPr>
      </w:pPr>
      <w:r w:rsidRPr="00E77497">
        <w:t xml:space="preserve">Increase </w:t>
      </w:r>
      <w:r w:rsidRPr="0034032C">
        <w:rPr>
          <w:i/>
          <w:iCs/>
        </w:rPr>
        <w:t>k</w:t>
      </w:r>
      <w:r w:rsidRPr="00E77497">
        <w:t xml:space="preserve"> by 1.</w:t>
      </w:r>
    </w:p>
    <w:p w14:paraId="0505A59F"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14:paraId="44AF79D0"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1AE0EB1E" w14:textId="77777777" w:rsidR="004C02EF" w:rsidRPr="00E77497" w:rsidRDefault="00F726FB" w:rsidP="000C005A">
      <w:pPr>
        <w:pStyle w:val="Alg4"/>
        <w:numPr>
          <w:ilvl w:val="2"/>
          <w:numId w:val="211"/>
        </w:numPr>
        <w:tabs>
          <w:tab w:val="num" w:pos="270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ToString(</w:t>
      </w:r>
      <w:r w:rsidR="004C02EF" w:rsidRPr="00E77497">
        <w:rPr>
          <w:i/>
        </w:rPr>
        <w:t>k</w:t>
      </w:r>
      <w:r w:rsidR="004C02EF" w:rsidRPr="00E77497">
        <w:t>–1)</w:t>
      </w:r>
      <w:r w:rsidR="000C005A">
        <w:t>)</w:t>
      </w:r>
      <w:r w:rsidR="004C02EF" w:rsidRPr="00E77497">
        <w:t>.</w:t>
      </w:r>
    </w:p>
    <w:p w14:paraId="41A8AD79" w14:textId="77777777" w:rsidR="00F726FB" w:rsidRDefault="00F726FB" w:rsidP="00834A33">
      <w:pPr>
        <w:pStyle w:val="Alg4"/>
        <w:numPr>
          <w:ilvl w:val="2"/>
          <w:numId w:val="211"/>
        </w:numPr>
        <w:tabs>
          <w:tab w:val="num" w:pos="2700"/>
        </w:tabs>
      </w:pPr>
      <w:r>
        <w:t>ReturnIfAbrupt(</w:t>
      </w:r>
      <w:r>
        <w:rPr>
          <w:i/>
        </w:rPr>
        <w:t>deleteStatus</w:t>
      </w:r>
      <w:r>
        <w:t>).</w:t>
      </w:r>
    </w:p>
    <w:p w14:paraId="7F13D10C" w14:textId="77777777"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14:paraId="3647AE40" w14:textId="77777777"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14:paraId="76F48E82"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1F0C1973"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14:paraId="2E390CF2"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5DB27448"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2223DC3A" w14:textId="77777777"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14:paraId="54C47064" w14:textId="77777777" w:rsidR="000950D9" w:rsidRDefault="000950D9" w:rsidP="00966F28">
      <w:pPr>
        <w:pStyle w:val="Alg3"/>
        <w:numPr>
          <w:ilvl w:val="2"/>
          <w:numId w:val="211"/>
        </w:numPr>
        <w:tabs>
          <w:tab w:val="left" w:pos="720"/>
        </w:tabs>
      </w:pPr>
      <w:r>
        <w:t>ReturnIfAbrupt(</w:t>
      </w:r>
      <w:r>
        <w:rPr>
          <w:i/>
          <w:iCs/>
        </w:rPr>
        <w:t>fromPresent</w:t>
      </w:r>
      <w:r>
        <w:t>).</w:t>
      </w:r>
    </w:p>
    <w:p w14:paraId="0F188592"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3AC8F254" w14:textId="77777777"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14:paraId="4A055483" w14:textId="77777777" w:rsidR="00F726FB" w:rsidRDefault="00F726FB" w:rsidP="00F726FB">
      <w:pPr>
        <w:pStyle w:val="Alg4"/>
        <w:numPr>
          <w:ilvl w:val="3"/>
          <w:numId w:val="211"/>
        </w:numPr>
      </w:pPr>
      <w:r>
        <w:t>ReturnIfAbrupt(</w:t>
      </w:r>
      <w:r>
        <w:rPr>
          <w:i/>
        </w:rPr>
        <w:t>fromValue</w:t>
      </w:r>
      <w:r>
        <w:t>).</w:t>
      </w:r>
    </w:p>
    <w:p w14:paraId="4987F0D1" w14:textId="77777777" w:rsidR="004C02EF" w:rsidRPr="00E77497" w:rsidRDefault="00F726FB"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14:paraId="7F2E69D9" w14:textId="77777777" w:rsidR="00F726FB" w:rsidRDefault="00F726FB" w:rsidP="00F726FB">
      <w:pPr>
        <w:pStyle w:val="Alg4"/>
        <w:numPr>
          <w:ilvl w:val="3"/>
          <w:numId w:val="211"/>
        </w:numPr>
      </w:pPr>
      <w:r>
        <w:t>ReturnIfAbrupt(</w:t>
      </w:r>
      <w:r>
        <w:rPr>
          <w:i/>
        </w:rPr>
        <w:t>putStatus</w:t>
      </w:r>
      <w:r>
        <w:t>).</w:t>
      </w:r>
    </w:p>
    <w:p w14:paraId="329FA790" w14:textId="77777777"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14:paraId="31EC115C" w14:textId="77777777" w:rsidR="004C02EF" w:rsidRPr="00E77497" w:rsidRDefault="00F726FB" w:rsidP="000C005A">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w:t>
      </w:r>
      <w:r w:rsidR="004C02EF" w:rsidRPr="00E77497">
        <w:rPr>
          <w:i/>
        </w:rPr>
        <w:t>to</w:t>
      </w:r>
      <w:r w:rsidR="000C005A">
        <w:t>)</w:t>
      </w:r>
      <w:r w:rsidR="004C02EF" w:rsidRPr="00E77497">
        <w:t>.</w:t>
      </w:r>
    </w:p>
    <w:p w14:paraId="4862CC4A" w14:textId="77777777" w:rsidR="00F726FB" w:rsidRDefault="00F726FB" w:rsidP="00F726FB">
      <w:pPr>
        <w:pStyle w:val="Alg4"/>
        <w:numPr>
          <w:ilvl w:val="3"/>
          <w:numId w:val="211"/>
        </w:numPr>
      </w:pPr>
      <w:r>
        <w:t>ReturnIfAbrupt(</w:t>
      </w:r>
      <w:r>
        <w:rPr>
          <w:i/>
        </w:rPr>
        <w:t>deleteStatus</w:t>
      </w:r>
      <w:r>
        <w:t>).</w:t>
      </w:r>
    </w:p>
    <w:p w14:paraId="114412DE" w14:textId="77777777"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14:paraId="7B949C45"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14:paraId="0F3C0A2A" w14:textId="77777777"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14:paraId="0D5EB3EB" w14:textId="77777777"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0528FCDD" w14:textId="77777777" w:rsidR="004C02EF" w:rsidRPr="00E77497" w:rsidRDefault="00F726FB" w:rsidP="004C10DB">
      <w:pPr>
        <w:pStyle w:val="Alg4"/>
        <w:numPr>
          <w:ilvl w:val="1"/>
          <w:numId w:val="211"/>
        </w:numPr>
      </w:pPr>
      <w:r>
        <w:t xml:space="preserve">Let </w:t>
      </w:r>
      <w:r w:rsidRPr="000A12EF">
        <w:rPr>
          <w:i/>
        </w:rPr>
        <w:t>putStatus</w:t>
      </w:r>
      <w:r>
        <w:t xml:space="preserve"> be the result of</w:t>
      </w:r>
      <w:r w:rsidR="008E6750">
        <w:t xml:space="preserve"> </w:t>
      </w:r>
      <w:r w:rsidR="004C02EF" w:rsidRPr="00E77497">
        <w:t>Put</w:t>
      </w:r>
      <w:r w:rsidR="004C10DB">
        <w:t>(</w:t>
      </w:r>
      <w:r w:rsidR="004C02EF" w:rsidRPr="00E77497">
        <w:rPr>
          <w:i/>
        </w:rPr>
        <w:t>O</w:t>
      </w:r>
      <w:r w:rsidR="004C10DB">
        <w:t>,</w:t>
      </w:r>
      <w:r w:rsidR="004C02EF" w:rsidRPr="00E77497">
        <w:t xml:space="preserve"> ToString(</w:t>
      </w:r>
      <w:r w:rsidR="004C02EF" w:rsidRPr="00E77497">
        <w:rPr>
          <w:i/>
        </w:rPr>
        <w:t>k</w:t>
      </w:r>
      <w:r w:rsidR="004C02EF" w:rsidRPr="00E77497">
        <w:t xml:space="preserve">), </w:t>
      </w:r>
      <w:r w:rsidR="004C02EF" w:rsidRPr="00E77497">
        <w:rPr>
          <w:i/>
        </w:rPr>
        <w:t>E</w:t>
      </w:r>
      <w:r w:rsidR="004C02EF" w:rsidRPr="00E77497">
        <w:t xml:space="preserve">, </w:t>
      </w:r>
      <w:r w:rsidR="004C02EF" w:rsidRPr="00E77497">
        <w:rPr>
          <w:b/>
        </w:rPr>
        <w:t>true</w:t>
      </w:r>
      <w:r w:rsidR="004C10DB">
        <w:rPr>
          <w:bCs/>
        </w:rPr>
        <w:t>)</w:t>
      </w:r>
      <w:r w:rsidR="004C02EF" w:rsidRPr="00E77497">
        <w:t>.</w:t>
      </w:r>
    </w:p>
    <w:p w14:paraId="1079707F" w14:textId="77777777" w:rsidR="00F726FB" w:rsidRDefault="00F726FB" w:rsidP="00834A33">
      <w:pPr>
        <w:pStyle w:val="Alg4"/>
        <w:numPr>
          <w:ilvl w:val="1"/>
          <w:numId w:val="211"/>
        </w:numPr>
      </w:pPr>
      <w:r>
        <w:t>ReturnIfAbrupt(</w:t>
      </w:r>
      <w:r>
        <w:rPr>
          <w:i/>
        </w:rPr>
        <w:t>putStatus</w:t>
      </w:r>
      <w:r>
        <w:t>).</w:t>
      </w:r>
    </w:p>
    <w:p w14:paraId="1DDD732F" w14:textId="77777777"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14:paraId="53988AA5" w14:textId="77777777" w:rsidR="004C02EF" w:rsidRPr="00E77497" w:rsidRDefault="00F726FB" w:rsidP="00BD4490">
      <w:pPr>
        <w:pStyle w:val="Alg4"/>
        <w:numPr>
          <w:ilvl w:val="0"/>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BD4490">
        <w:rPr>
          <w:rFonts w:ascii="Courier New" w:hAnsi="Courier New"/>
          <w:b/>
        </w:rPr>
        <w:t>"</w:t>
      </w:r>
      <w:r w:rsidR="004C02EF" w:rsidRPr="00E77497">
        <w:rPr>
          <w:rFonts w:ascii="Courier New" w:hAnsi="Courier New"/>
          <w:b/>
        </w:rPr>
        <w:t>length</w:t>
      </w:r>
      <w:r w:rsidR="004C02EF" w:rsidRPr="00BD4490">
        <w:rPr>
          <w:rFonts w:ascii="Courier New" w:hAnsi="Courier New"/>
          <w:b/>
        </w:rPr>
        <w:t>"</w:t>
      </w:r>
      <w:r w:rsidR="004C02EF" w:rsidRPr="00E77497">
        <w:t xml:space="preserve">,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w:t>
      </w:r>
      <w:r w:rsidR="004C02EF" w:rsidRPr="00E77497">
        <w:rPr>
          <w:b/>
        </w:rPr>
        <w:t>true</w:t>
      </w:r>
      <w:r w:rsidR="004C10DB">
        <w:rPr>
          <w:bCs/>
        </w:rPr>
        <w:t>)</w:t>
      </w:r>
      <w:r w:rsidR="004C02EF" w:rsidRPr="00E77497">
        <w:t>.</w:t>
      </w:r>
    </w:p>
    <w:p w14:paraId="1E0BBB1A" w14:textId="77777777" w:rsidR="00F726FB" w:rsidRDefault="00F726FB" w:rsidP="00F726FB">
      <w:pPr>
        <w:pStyle w:val="Alg4"/>
        <w:numPr>
          <w:ilvl w:val="0"/>
          <w:numId w:val="211"/>
        </w:numPr>
        <w:spacing w:after="120"/>
        <w:contextualSpacing/>
      </w:pPr>
      <w:r>
        <w:t>ReturnIfAbrupt(</w:t>
      </w:r>
      <w:r>
        <w:rPr>
          <w:i/>
        </w:rPr>
        <w:t>putStatus</w:t>
      </w:r>
      <w:r>
        <w:t>).</w:t>
      </w:r>
    </w:p>
    <w:p w14:paraId="4315A225" w14:textId="77777777"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14:paraId="2FFA4D2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306E46E7" w14:textId="77777777" w:rsidR="00B02185" w:rsidRDefault="00B02185" w:rsidP="00B02185">
      <w:pPr>
        <w:pStyle w:val="Note"/>
      </w:pPr>
      <w:r>
        <w:t>NOTE 1</w:t>
      </w:r>
      <w:r>
        <w:tab/>
        <w:t xml:space="preserve">The explicit setting of the </w:t>
      </w:r>
      <w:r w:rsidRPr="00B02185">
        <w:rPr>
          <w:rFonts w:ascii="Courier New" w:hAnsi="Courier New"/>
          <w:b/>
        </w:rPr>
        <w:t>length</w:t>
      </w:r>
      <w:r>
        <w:t xml:space="preserve"> property of the result Array in step 13 is necessary to ensure that its value is correct in situations where its trailing elements are not present.</w:t>
      </w:r>
    </w:p>
    <w:p w14:paraId="11A2EA2E" w14:textId="77777777"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14:paraId="31FEAD85" w14:textId="77777777" w:rsidR="00260FF1" w:rsidRPr="00E77497" w:rsidRDefault="00260FF1" w:rsidP="00260FF1">
      <w:pPr>
        <w:pStyle w:val="40"/>
      </w:pPr>
      <w:bookmarkStart w:id="5388" w:name="_Ref364928575"/>
      <w:bookmarkStart w:id="5389" w:name="_Toc472818925"/>
      <w:bookmarkStart w:id="5390" w:name="_Toc235503503"/>
      <w:bookmarkStart w:id="5391" w:name="_Toc241509278"/>
      <w:bookmarkStart w:id="5392" w:name="_Toc244416765"/>
      <w:bookmarkStart w:id="5393" w:name="_Toc276631129"/>
      <w:bookmarkStart w:id="5394" w:name="_Ref366081100"/>
      <w:r w:rsidRPr="00E77497">
        <w:t>Array.prototype.toLocaleString ( )</w:t>
      </w:r>
      <w:bookmarkEnd w:id="5394"/>
    </w:p>
    <w:p w14:paraId="125393BF" w14:textId="77777777" w:rsidR="00260FF1" w:rsidRPr="00E77497" w:rsidRDefault="00260FF1" w:rsidP="00260FF1">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2B57C45B" w14:textId="77777777" w:rsidR="00260FF1" w:rsidRPr="00E77497" w:rsidRDefault="00260FF1" w:rsidP="00260FF1">
      <w:r w:rsidRPr="00E77497">
        <w:t>The result is calculated as follows:</w:t>
      </w:r>
    </w:p>
    <w:p w14:paraId="611492DA" w14:textId="77777777" w:rsidR="00260FF1" w:rsidRPr="00E77497" w:rsidRDefault="00260FF1" w:rsidP="00260FF1">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6D528D15" w14:textId="77777777" w:rsidR="00260FF1" w:rsidRDefault="00260FF1" w:rsidP="00260FF1">
      <w:pPr>
        <w:pStyle w:val="Alg4"/>
        <w:numPr>
          <w:ilvl w:val="0"/>
          <w:numId w:val="200"/>
        </w:numPr>
      </w:pPr>
      <w:r>
        <w:t>ReturnIfAbrupt(</w:t>
      </w:r>
      <w:r>
        <w:rPr>
          <w:i/>
        </w:rPr>
        <w:t>array</w:t>
      </w:r>
      <w:r>
        <w:t>).</w:t>
      </w:r>
    </w:p>
    <w:p w14:paraId="12FB614F" w14:textId="77777777" w:rsidR="00260FF1" w:rsidRPr="00E77497" w:rsidRDefault="00260FF1" w:rsidP="00260FF1">
      <w:pPr>
        <w:pStyle w:val="Alg4"/>
        <w:numPr>
          <w:ilvl w:val="0"/>
          <w:numId w:val="200"/>
        </w:numPr>
      </w:pPr>
      <w:r w:rsidRPr="00E77497">
        <w:t xml:space="preserve">Let </w:t>
      </w:r>
      <w:r w:rsidRPr="00E77497">
        <w:rPr>
          <w:i/>
        </w:rPr>
        <w:t>arrayLen</w:t>
      </w:r>
      <w:r w:rsidRPr="00E77497">
        <w:t xml:space="preserve"> be the result of Get</w:t>
      </w:r>
      <w:r>
        <w:t>(</w:t>
      </w:r>
      <w:r w:rsidRPr="00E77497">
        <w:rPr>
          <w:i/>
        </w:rPr>
        <w:t>array</w:t>
      </w:r>
      <w:r>
        <w:t>,</w:t>
      </w:r>
      <w:r w:rsidRPr="00E77497">
        <w:t xml:space="preserve"> </w:t>
      </w:r>
      <w:r w:rsidRPr="00E77497">
        <w:rPr>
          <w:rFonts w:ascii="Courier New" w:hAnsi="Courier New"/>
          <w:b/>
        </w:rPr>
        <w:t>"length"</w:t>
      </w:r>
      <w:r>
        <w:rPr>
          <w:bCs/>
        </w:rPr>
        <w:t>)</w:t>
      </w:r>
      <w:r w:rsidRPr="00E77497">
        <w:t>.</w:t>
      </w:r>
    </w:p>
    <w:p w14:paraId="50D0BEC8" w14:textId="77777777" w:rsidR="00260FF1" w:rsidRPr="00E77497" w:rsidRDefault="00260FF1" w:rsidP="00260FF1">
      <w:pPr>
        <w:pStyle w:val="Alg4"/>
        <w:numPr>
          <w:ilvl w:val="0"/>
          <w:numId w:val="200"/>
        </w:numPr>
      </w:pPr>
      <w:r w:rsidRPr="00E77497">
        <w:t xml:space="preserve">Let </w:t>
      </w:r>
      <w:r w:rsidRPr="00E77497">
        <w:rPr>
          <w:i/>
        </w:rPr>
        <w:t>len</w:t>
      </w:r>
      <w:r w:rsidRPr="00E77497">
        <w:t xml:space="preserve"> be </w:t>
      </w:r>
      <w:r>
        <w:t>ToLength</w:t>
      </w:r>
      <w:r w:rsidRPr="00E77497">
        <w:t>(</w:t>
      </w:r>
      <w:r w:rsidRPr="00E77497">
        <w:rPr>
          <w:i/>
        </w:rPr>
        <w:t>arrayLen</w:t>
      </w:r>
      <w:r w:rsidRPr="00E77497">
        <w:t>).</w:t>
      </w:r>
    </w:p>
    <w:p w14:paraId="7333E980" w14:textId="77777777" w:rsidR="00260FF1" w:rsidRDefault="00260FF1" w:rsidP="00260FF1">
      <w:pPr>
        <w:pStyle w:val="Alg4"/>
        <w:numPr>
          <w:ilvl w:val="0"/>
          <w:numId w:val="200"/>
        </w:numPr>
        <w:contextualSpacing/>
      </w:pPr>
      <w:r>
        <w:t>ReturnIfAbrupt(</w:t>
      </w:r>
      <w:r w:rsidRPr="00E77497">
        <w:rPr>
          <w:i/>
        </w:rPr>
        <w:t>len</w:t>
      </w:r>
      <w:r>
        <w:t>).</w:t>
      </w:r>
    </w:p>
    <w:p w14:paraId="2991D474" w14:textId="77777777" w:rsidR="00260FF1" w:rsidRPr="00E77497" w:rsidRDefault="00260FF1" w:rsidP="00260FF1">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5A9030D8" w14:textId="77777777" w:rsidR="00260FF1" w:rsidRPr="00E77497" w:rsidRDefault="00260FF1" w:rsidP="00260FF1">
      <w:pPr>
        <w:pStyle w:val="Alg4"/>
        <w:numPr>
          <w:ilvl w:val="0"/>
          <w:numId w:val="200"/>
        </w:numPr>
      </w:pPr>
      <w:r w:rsidRPr="00E77497">
        <w:t xml:space="preserve">If </w:t>
      </w:r>
      <w:r w:rsidRPr="00E77497">
        <w:rPr>
          <w:i/>
        </w:rPr>
        <w:t>len</w:t>
      </w:r>
      <w:r w:rsidRPr="00E77497">
        <w:t xml:space="preserve"> is zero, return the empty String.</w:t>
      </w:r>
    </w:p>
    <w:p w14:paraId="68AEABFA" w14:textId="77777777" w:rsidR="00260FF1" w:rsidRPr="00E77497" w:rsidRDefault="00260FF1" w:rsidP="00260FF1">
      <w:pPr>
        <w:pStyle w:val="Alg4"/>
        <w:numPr>
          <w:ilvl w:val="0"/>
          <w:numId w:val="200"/>
        </w:numPr>
      </w:pPr>
      <w:r w:rsidRPr="00E77497">
        <w:t xml:space="preserve">Let </w:t>
      </w:r>
      <w:r w:rsidRPr="00E77497">
        <w:rPr>
          <w:i/>
        </w:rPr>
        <w:t>firstElement</w:t>
      </w:r>
      <w:r w:rsidRPr="00E77497">
        <w:t xml:space="preserve"> be the result of Get</w:t>
      </w:r>
      <w:r>
        <w:t>(</w:t>
      </w:r>
      <w:r w:rsidRPr="00E77497">
        <w:rPr>
          <w:i/>
        </w:rPr>
        <w:t>array</w:t>
      </w:r>
      <w:r>
        <w:t>,</w:t>
      </w:r>
      <w:r w:rsidRPr="00E77497">
        <w:t xml:space="preserve"> </w:t>
      </w:r>
      <w:r w:rsidRPr="00E77497">
        <w:rPr>
          <w:rFonts w:ascii="Courier New" w:hAnsi="Courier New"/>
          <w:b/>
        </w:rPr>
        <w:t>"0"</w:t>
      </w:r>
      <w:r w:rsidRPr="00844B9F">
        <w:rPr>
          <w:bCs/>
        </w:rPr>
        <w:t>)</w:t>
      </w:r>
      <w:r w:rsidRPr="00E77497">
        <w:t>.</w:t>
      </w:r>
    </w:p>
    <w:p w14:paraId="10088A0A" w14:textId="77777777" w:rsidR="00260FF1" w:rsidRDefault="00260FF1" w:rsidP="00260FF1">
      <w:pPr>
        <w:pStyle w:val="Alg4"/>
        <w:numPr>
          <w:ilvl w:val="0"/>
          <w:numId w:val="200"/>
        </w:numPr>
      </w:pPr>
      <w:r>
        <w:t>ReturnIfAbrupt(</w:t>
      </w:r>
      <w:r>
        <w:rPr>
          <w:i/>
        </w:rPr>
        <w:t>firstElement</w:t>
      </w:r>
      <w:r>
        <w:t>).</w:t>
      </w:r>
    </w:p>
    <w:p w14:paraId="32A44A8B" w14:textId="77777777" w:rsidR="00260FF1" w:rsidRPr="00E77497" w:rsidRDefault="00260FF1" w:rsidP="00260FF1">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63CC9714" w14:textId="77777777" w:rsidR="00260FF1" w:rsidRPr="00E77497" w:rsidRDefault="00260FF1" w:rsidP="00260FF1">
      <w:pPr>
        <w:pStyle w:val="Alg4"/>
        <w:numPr>
          <w:ilvl w:val="1"/>
          <w:numId w:val="200"/>
        </w:numPr>
      </w:pPr>
      <w:r w:rsidRPr="00E77497">
        <w:t xml:space="preserve">Let </w:t>
      </w:r>
      <w:r w:rsidRPr="00E77497">
        <w:rPr>
          <w:i/>
        </w:rPr>
        <w:t>R</w:t>
      </w:r>
      <w:r w:rsidRPr="00E77497">
        <w:t xml:space="preserve"> be the empty String.</w:t>
      </w:r>
    </w:p>
    <w:p w14:paraId="3ACCB946" w14:textId="77777777" w:rsidR="00260FF1" w:rsidRPr="00E77497" w:rsidRDefault="00260FF1" w:rsidP="00260FF1">
      <w:pPr>
        <w:pStyle w:val="Alg4"/>
        <w:numPr>
          <w:ilvl w:val="0"/>
          <w:numId w:val="200"/>
        </w:numPr>
      </w:pPr>
      <w:r w:rsidRPr="00E77497">
        <w:t xml:space="preserve">Else </w:t>
      </w:r>
    </w:p>
    <w:p w14:paraId="5AEC988E" w14:textId="77777777" w:rsidR="00260FF1" w:rsidRDefault="00260FF1" w:rsidP="00260FF1">
      <w:pPr>
        <w:pStyle w:val="Alg4"/>
        <w:numPr>
          <w:ilvl w:val="1"/>
          <w:numId w:val="200"/>
        </w:numPr>
      </w:pPr>
      <w:r w:rsidRPr="00E77497">
        <w:t xml:space="preserve">Let </w:t>
      </w:r>
      <w:r w:rsidRPr="00E77497">
        <w:rPr>
          <w:i/>
        </w:rPr>
        <w:t>R</w:t>
      </w:r>
      <w:r w:rsidRPr="00E77497">
        <w:t xml:space="preserve"> be the result of </w:t>
      </w:r>
      <w:r>
        <w:t>Invoke(</w:t>
      </w:r>
      <w:r w:rsidRPr="00E77497">
        <w:rPr>
          <w:i/>
        </w:rPr>
        <w:t>firstElement</w:t>
      </w:r>
      <w:r>
        <w:t>,</w:t>
      </w:r>
      <w:r w:rsidRPr="00E77497">
        <w:rPr>
          <w:i/>
        </w:rPr>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14:paraId="41A56F87" w14:textId="77777777" w:rsidR="00260FF1" w:rsidRDefault="00260FF1" w:rsidP="00260FF1">
      <w:pPr>
        <w:pStyle w:val="Alg4"/>
        <w:numPr>
          <w:ilvl w:val="1"/>
          <w:numId w:val="200"/>
        </w:numPr>
        <w:contextualSpacing/>
      </w:pPr>
      <w:commentRangeStart w:id="5395"/>
      <w:r>
        <w:t xml:space="preserve">Let </w:t>
      </w:r>
      <w:r w:rsidRPr="00610B3D">
        <w:rPr>
          <w:i/>
        </w:rPr>
        <w:t>R</w:t>
      </w:r>
      <w:r>
        <w:t xml:space="preserve"> be ToString(</w:t>
      </w:r>
      <w:r w:rsidRPr="00610B3D">
        <w:rPr>
          <w:i/>
        </w:rPr>
        <w:t>R</w:t>
      </w:r>
      <w:r>
        <w:t>).</w:t>
      </w:r>
      <w:commentRangeEnd w:id="5395"/>
      <w:r>
        <w:rPr>
          <w:rStyle w:val="af6"/>
          <w:rFonts w:ascii="Arial" w:eastAsia="MS Mincho" w:hAnsi="Arial"/>
          <w:spacing w:val="0"/>
          <w:lang w:eastAsia="ja-JP"/>
        </w:rPr>
        <w:commentReference w:id="5395"/>
      </w:r>
    </w:p>
    <w:p w14:paraId="02B4761F" w14:textId="77777777" w:rsidR="00260FF1" w:rsidRPr="00E77497" w:rsidRDefault="00260FF1" w:rsidP="00260FF1">
      <w:pPr>
        <w:pStyle w:val="Alg4"/>
        <w:numPr>
          <w:ilvl w:val="1"/>
          <w:numId w:val="200"/>
        </w:numPr>
        <w:contextualSpacing/>
      </w:pPr>
      <w:r>
        <w:t>ReturnIfAbrupt(</w:t>
      </w:r>
      <w:r>
        <w:rPr>
          <w:i/>
        </w:rPr>
        <w:t>R</w:t>
      </w:r>
      <w:r>
        <w:t>).</w:t>
      </w:r>
    </w:p>
    <w:p w14:paraId="60244233" w14:textId="77777777" w:rsidR="00260FF1" w:rsidRPr="00E77497" w:rsidRDefault="00260FF1" w:rsidP="00260FF1">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6A0C8E8C" w14:textId="77777777" w:rsidR="00260FF1" w:rsidRPr="00E77497" w:rsidRDefault="00260FF1" w:rsidP="00260FF1">
      <w:pPr>
        <w:pStyle w:val="Alg4"/>
        <w:numPr>
          <w:ilvl w:val="0"/>
          <w:numId w:val="200"/>
        </w:numPr>
      </w:pPr>
      <w:r w:rsidRPr="00E77497">
        <w:t xml:space="preserve">Repeat, while </w:t>
      </w:r>
      <w:r w:rsidRPr="00E77497">
        <w:rPr>
          <w:i/>
        </w:rPr>
        <w:t>k</w:t>
      </w:r>
      <w:r w:rsidRPr="00E77497">
        <w:t xml:space="preserve"> &lt; </w:t>
      </w:r>
      <w:r w:rsidRPr="00E77497">
        <w:rPr>
          <w:i/>
        </w:rPr>
        <w:t>len</w:t>
      </w:r>
    </w:p>
    <w:p w14:paraId="7EC5708A" w14:textId="77777777" w:rsidR="00260FF1" w:rsidRPr="00E77497" w:rsidRDefault="00260FF1" w:rsidP="00260FF1">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777B5C9C" w14:textId="77777777" w:rsidR="00260FF1" w:rsidRPr="00E77497" w:rsidRDefault="00260FF1" w:rsidP="00260FF1">
      <w:pPr>
        <w:pStyle w:val="Alg4"/>
        <w:numPr>
          <w:ilvl w:val="1"/>
          <w:numId w:val="200"/>
        </w:numPr>
      </w:pPr>
      <w:r w:rsidRPr="00E77497">
        <w:t xml:space="preserve">Let </w:t>
      </w:r>
      <w:r w:rsidRPr="00E77497">
        <w:rPr>
          <w:i/>
        </w:rPr>
        <w:t>nextElement</w:t>
      </w:r>
      <w:r w:rsidRPr="00E77497">
        <w:t xml:space="preserve"> be the result of Get</w:t>
      </w:r>
      <w:r>
        <w:t>(</w:t>
      </w:r>
      <w:r w:rsidRPr="00E77497">
        <w:rPr>
          <w:i/>
        </w:rPr>
        <w:t>array</w:t>
      </w:r>
      <w:r>
        <w:t>,</w:t>
      </w:r>
      <w:r w:rsidRPr="00E77497">
        <w:t>ToString(</w:t>
      </w:r>
      <w:r w:rsidRPr="00E77497">
        <w:rPr>
          <w:i/>
        </w:rPr>
        <w:t>k</w:t>
      </w:r>
      <w:r w:rsidRPr="00E77497">
        <w:t>)</w:t>
      </w:r>
      <w:r>
        <w:t>)</w:t>
      </w:r>
      <w:r w:rsidRPr="00E77497">
        <w:t>.</w:t>
      </w:r>
    </w:p>
    <w:p w14:paraId="529CBDE3" w14:textId="77777777" w:rsidR="00260FF1" w:rsidRDefault="00260FF1" w:rsidP="00260FF1">
      <w:pPr>
        <w:pStyle w:val="Alg4"/>
        <w:numPr>
          <w:ilvl w:val="1"/>
          <w:numId w:val="200"/>
        </w:numPr>
      </w:pPr>
      <w:r>
        <w:t>ReturnIfAbrupt(</w:t>
      </w:r>
      <w:r>
        <w:rPr>
          <w:i/>
        </w:rPr>
        <w:t>nextElement</w:t>
      </w:r>
      <w:r>
        <w:t>).</w:t>
      </w:r>
    </w:p>
    <w:p w14:paraId="622D98FC" w14:textId="77777777" w:rsidR="00260FF1" w:rsidRPr="00E77497" w:rsidRDefault="00260FF1" w:rsidP="00260FF1">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0A52EE7E" w14:textId="77777777" w:rsidR="00260FF1" w:rsidRPr="00E77497" w:rsidRDefault="00260FF1" w:rsidP="00260FF1">
      <w:pPr>
        <w:pStyle w:val="Alg4"/>
        <w:numPr>
          <w:ilvl w:val="2"/>
          <w:numId w:val="200"/>
        </w:numPr>
      </w:pPr>
      <w:r w:rsidRPr="00E77497">
        <w:t xml:space="preserve">Let </w:t>
      </w:r>
      <w:r w:rsidRPr="00E77497">
        <w:rPr>
          <w:i/>
        </w:rPr>
        <w:t>R</w:t>
      </w:r>
      <w:r w:rsidRPr="00E77497">
        <w:t xml:space="preserve"> be the empty String.</w:t>
      </w:r>
    </w:p>
    <w:p w14:paraId="2A93FD50" w14:textId="77777777" w:rsidR="00260FF1" w:rsidRPr="00E77497" w:rsidRDefault="00260FF1" w:rsidP="00260FF1">
      <w:pPr>
        <w:pStyle w:val="Alg4"/>
        <w:numPr>
          <w:ilvl w:val="1"/>
          <w:numId w:val="200"/>
        </w:numPr>
      </w:pPr>
      <w:r w:rsidRPr="00E77497">
        <w:t xml:space="preserve">Else </w:t>
      </w:r>
    </w:p>
    <w:p w14:paraId="0A69BFFB" w14:textId="77777777" w:rsidR="00260FF1" w:rsidRDefault="00260FF1" w:rsidP="00260FF1">
      <w:pPr>
        <w:pStyle w:val="Alg4"/>
        <w:numPr>
          <w:ilvl w:val="2"/>
          <w:numId w:val="200"/>
        </w:numPr>
      </w:pPr>
      <w:r w:rsidRPr="00E77497">
        <w:t xml:space="preserve">Let </w:t>
      </w:r>
      <w:r w:rsidRPr="00E77497">
        <w:rPr>
          <w:i/>
        </w:rPr>
        <w:t>R</w:t>
      </w:r>
      <w:r w:rsidRPr="00E77497">
        <w:t xml:space="preserve"> be the result of </w:t>
      </w:r>
      <w:r>
        <w:t>Invoke(</w:t>
      </w:r>
      <w:r w:rsidRPr="00E77497">
        <w:rPr>
          <w:i/>
        </w:rPr>
        <w:t>nextElement</w:t>
      </w:r>
      <w:r>
        <w:t>,</w:t>
      </w:r>
      <w:r w:rsidRPr="00E77497">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14:paraId="15F6B277" w14:textId="77777777" w:rsidR="00260FF1" w:rsidRDefault="00260FF1" w:rsidP="00260FF1">
      <w:pPr>
        <w:pStyle w:val="Alg4"/>
        <w:numPr>
          <w:ilvl w:val="2"/>
          <w:numId w:val="200"/>
        </w:numPr>
        <w:contextualSpacing/>
      </w:pPr>
      <w:commentRangeStart w:id="5396"/>
      <w:r>
        <w:t xml:space="preserve">Let </w:t>
      </w:r>
      <w:r w:rsidRPr="00610B3D">
        <w:rPr>
          <w:i/>
        </w:rPr>
        <w:t>R</w:t>
      </w:r>
      <w:r>
        <w:t xml:space="preserve"> be ToString(</w:t>
      </w:r>
      <w:r w:rsidRPr="00610B3D">
        <w:rPr>
          <w:i/>
        </w:rPr>
        <w:t>R</w:t>
      </w:r>
      <w:r>
        <w:t>).</w:t>
      </w:r>
      <w:commentRangeEnd w:id="5396"/>
      <w:r>
        <w:rPr>
          <w:rStyle w:val="af6"/>
          <w:rFonts w:ascii="Arial" w:eastAsia="MS Mincho" w:hAnsi="Arial"/>
          <w:spacing w:val="0"/>
          <w:lang w:eastAsia="ja-JP"/>
        </w:rPr>
        <w:commentReference w:id="5396"/>
      </w:r>
    </w:p>
    <w:p w14:paraId="34292E23" w14:textId="77777777" w:rsidR="00260FF1" w:rsidRPr="00E77497" w:rsidRDefault="00260FF1" w:rsidP="00260FF1">
      <w:pPr>
        <w:pStyle w:val="Alg4"/>
        <w:numPr>
          <w:ilvl w:val="2"/>
          <w:numId w:val="200"/>
        </w:numPr>
        <w:contextualSpacing/>
      </w:pPr>
      <w:r>
        <w:t>ReturnIfAbrupt(</w:t>
      </w:r>
      <w:r>
        <w:rPr>
          <w:i/>
        </w:rPr>
        <w:t>R</w:t>
      </w:r>
      <w:r>
        <w:t>).</w:t>
      </w:r>
    </w:p>
    <w:p w14:paraId="2ADBC351" w14:textId="77777777" w:rsidR="00260FF1" w:rsidRPr="00E77497" w:rsidRDefault="00260FF1" w:rsidP="00260FF1">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4BE0C2A8" w14:textId="77777777" w:rsidR="00260FF1" w:rsidRPr="00E77497" w:rsidRDefault="00260FF1" w:rsidP="00260FF1">
      <w:pPr>
        <w:pStyle w:val="Alg4"/>
        <w:numPr>
          <w:ilvl w:val="1"/>
          <w:numId w:val="200"/>
        </w:numPr>
      </w:pPr>
      <w:r w:rsidRPr="00E77497">
        <w:t xml:space="preserve">Increase </w:t>
      </w:r>
      <w:r w:rsidRPr="00E77497">
        <w:rPr>
          <w:i/>
        </w:rPr>
        <w:t>k</w:t>
      </w:r>
      <w:r w:rsidRPr="00E77497">
        <w:t xml:space="preserve"> by 1.</w:t>
      </w:r>
    </w:p>
    <w:p w14:paraId="089884C5" w14:textId="77777777" w:rsidR="00260FF1" w:rsidRPr="00E77497" w:rsidRDefault="00260FF1" w:rsidP="00260FF1">
      <w:pPr>
        <w:pStyle w:val="Alg4"/>
        <w:numPr>
          <w:ilvl w:val="0"/>
          <w:numId w:val="200"/>
        </w:numPr>
        <w:spacing w:after="220"/>
      </w:pPr>
      <w:r w:rsidRPr="00E77497">
        <w:t xml:space="preserve">Return </w:t>
      </w:r>
      <w:r w:rsidRPr="00E77497">
        <w:rPr>
          <w:i/>
        </w:rPr>
        <w:t>R</w:t>
      </w:r>
      <w:r w:rsidRPr="00E77497">
        <w:t>.</w:t>
      </w:r>
    </w:p>
    <w:p w14:paraId="5E2A35F5" w14:textId="77777777" w:rsidR="00260FF1" w:rsidRPr="00E77497" w:rsidRDefault="00260FF1" w:rsidP="00260FF1">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1464E148" w14:textId="77777777" w:rsidR="00260FF1" w:rsidRPr="00E77497" w:rsidRDefault="00260FF1" w:rsidP="00260FF1">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r>
        <w:rPr>
          <w:sz w:val="18"/>
        </w:rPr>
        <w:t>n</w:t>
      </w:r>
      <w:r w:rsidRPr="00E77497">
        <w:rPr>
          <w:sz w:val="18"/>
        </w:rPr>
        <w:t xml:space="preserve"> </w:t>
      </w:r>
      <w:r>
        <w:rPr>
          <w:sz w:val="18"/>
        </w:rPr>
        <w:t>exotic</w:t>
      </w:r>
      <w:r w:rsidRPr="00E77497">
        <w:rPr>
          <w:sz w:val="18"/>
        </w:rPr>
        <w:t xml:space="preserve"> object</w:t>
      </w:r>
      <w:r w:rsidRPr="000625F1">
        <w:t xml:space="preserve"> </w:t>
      </w:r>
      <w:r w:rsidRPr="005D449B">
        <w:rPr>
          <w:sz w:val="18"/>
        </w:rPr>
        <w:t>that is not an Array</w:t>
      </w:r>
      <w:r w:rsidRPr="008E7E56">
        <w:rPr>
          <w:sz w:val="16"/>
        </w:rPr>
        <w:t xml:space="preserve"> </w:t>
      </w:r>
      <w:r w:rsidRPr="00E77497">
        <w:rPr>
          <w:sz w:val="18"/>
        </w:rPr>
        <w:t>is implementation-dependent.</w:t>
      </w:r>
    </w:p>
    <w:p w14:paraId="7D23427F" w14:textId="77777777" w:rsidR="00260FF1" w:rsidRPr="00E77497" w:rsidRDefault="00260FF1" w:rsidP="00260FF1">
      <w:pPr>
        <w:pStyle w:val="40"/>
      </w:pPr>
      <w:bookmarkStart w:id="5397" w:name="_Ref366081115"/>
      <w:r w:rsidRPr="00E77497">
        <w:t>Array.prototype.toString ( )</w:t>
      </w:r>
      <w:bookmarkEnd w:id="5397"/>
    </w:p>
    <w:p w14:paraId="4CBAFCF2" w14:textId="77777777" w:rsidR="00260FF1" w:rsidRPr="00E77497" w:rsidRDefault="00260FF1" w:rsidP="00260FF1">
      <w:r w:rsidRPr="00E77497">
        <w:t xml:space="preserve">When the </w:t>
      </w:r>
      <w:r w:rsidRPr="00E77497">
        <w:rPr>
          <w:rFonts w:ascii="Courier New" w:hAnsi="Courier New"/>
          <w:b/>
        </w:rPr>
        <w:t>toString</w:t>
      </w:r>
      <w:r w:rsidRPr="00E77497">
        <w:t xml:space="preserve"> method is called, the following steps are taken:</w:t>
      </w:r>
    </w:p>
    <w:p w14:paraId="3C869EAA" w14:textId="77777777" w:rsidR="00260FF1" w:rsidRPr="00E77497" w:rsidRDefault="00260FF1" w:rsidP="00260FF1">
      <w:pPr>
        <w:pStyle w:val="Alg4"/>
        <w:numPr>
          <w:ilvl w:val="0"/>
          <w:numId w:val="1317"/>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1381B5EE" w14:textId="77777777" w:rsidR="00260FF1" w:rsidRDefault="00260FF1" w:rsidP="00260FF1">
      <w:pPr>
        <w:pStyle w:val="Alg4"/>
        <w:numPr>
          <w:ilvl w:val="0"/>
          <w:numId w:val="1317"/>
        </w:numPr>
        <w:contextualSpacing/>
      </w:pPr>
      <w:r>
        <w:t>ReturnIfAbrupt(</w:t>
      </w:r>
      <w:r>
        <w:rPr>
          <w:i/>
        </w:rPr>
        <w:t>array</w:t>
      </w:r>
      <w:r>
        <w:t>).</w:t>
      </w:r>
    </w:p>
    <w:p w14:paraId="722D1A97" w14:textId="77777777" w:rsidR="00260FF1" w:rsidRPr="00E77497" w:rsidRDefault="00260FF1" w:rsidP="00260FF1">
      <w:pPr>
        <w:pStyle w:val="Alg4"/>
        <w:numPr>
          <w:ilvl w:val="0"/>
          <w:numId w:val="1317"/>
        </w:numPr>
      </w:pPr>
      <w:r w:rsidRPr="00E77497">
        <w:t xml:space="preserve">Let </w:t>
      </w:r>
      <w:r w:rsidRPr="00E77497">
        <w:rPr>
          <w:i/>
        </w:rPr>
        <w:t>func</w:t>
      </w:r>
      <w:r w:rsidRPr="00E77497">
        <w:t xml:space="preserve"> be the result of Get</w:t>
      </w:r>
      <w:r>
        <w:t>(</w:t>
      </w:r>
      <w:r w:rsidRPr="00E77497">
        <w:rPr>
          <w:i/>
        </w:rPr>
        <w:t>array</w:t>
      </w:r>
      <w:r>
        <w:t>,</w:t>
      </w:r>
      <w:r w:rsidRPr="00E77497">
        <w:t xml:space="preserve"> </w:t>
      </w:r>
      <w:r w:rsidRPr="00E77497">
        <w:rPr>
          <w:rFonts w:ascii="Courier New" w:hAnsi="Courier New"/>
          <w:b/>
        </w:rPr>
        <w:t>"join"</w:t>
      </w:r>
      <w:r w:rsidRPr="00844B9F">
        <w:rPr>
          <w:bCs/>
        </w:rPr>
        <w:t>)</w:t>
      </w:r>
      <w:r w:rsidRPr="00E77497">
        <w:t>.</w:t>
      </w:r>
    </w:p>
    <w:p w14:paraId="4761F65C" w14:textId="77777777" w:rsidR="00260FF1" w:rsidRDefault="00260FF1" w:rsidP="00260FF1">
      <w:pPr>
        <w:pStyle w:val="Alg4"/>
        <w:numPr>
          <w:ilvl w:val="0"/>
          <w:numId w:val="1317"/>
        </w:numPr>
        <w:contextualSpacing/>
      </w:pPr>
      <w:r>
        <w:t>ReturnIfAbrupt(</w:t>
      </w:r>
      <w:r>
        <w:rPr>
          <w:i/>
        </w:rPr>
        <w:t>func</w:t>
      </w:r>
      <w:r>
        <w:t>).</w:t>
      </w:r>
    </w:p>
    <w:p w14:paraId="143509A8" w14:textId="77777777" w:rsidR="00260FF1" w:rsidRPr="00E77497" w:rsidRDefault="00260FF1" w:rsidP="00260FF1">
      <w:pPr>
        <w:pStyle w:val="Alg4"/>
        <w:numPr>
          <w:ilvl w:val="0"/>
          <w:numId w:val="1317"/>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w:t>
      </w:r>
      <w:r w:rsidR="006A3D7C">
        <w:fldChar w:fldCharType="begin"/>
      </w:r>
      <w:r w:rsidR="006A3D7C">
        <w:instrText xml:space="preserve"> REF _Ref366080108 \r \h </w:instrText>
      </w:r>
      <w:r w:rsidR="006A3D7C">
        <w:fldChar w:fldCharType="separate"/>
      </w:r>
      <w:r w:rsidR="00083CEC">
        <w:t>19.1.4.6</w:t>
      </w:r>
      <w:r w:rsidR="006A3D7C">
        <w:fldChar w:fldCharType="end"/>
      </w:r>
      <w:r w:rsidRPr="00E77497">
        <w:t>).</w:t>
      </w:r>
    </w:p>
    <w:p w14:paraId="51C02A87" w14:textId="77777777" w:rsidR="00260FF1" w:rsidRPr="00E77497" w:rsidRDefault="00260FF1" w:rsidP="00260FF1">
      <w:pPr>
        <w:pStyle w:val="Alg4"/>
        <w:numPr>
          <w:ilvl w:val="0"/>
          <w:numId w:val="1317"/>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w:t>
      </w:r>
      <w:r w:rsidRPr="006637C6">
        <w:rPr>
          <w:i/>
        </w:rPr>
        <w:t>this</w:t>
      </w:r>
      <w:r>
        <w:rPr>
          <w:i/>
        </w:rPr>
        <w:t>Argument</w:t>
      </w:r>
      <w:r w:rsidRPr="00E77497">
        <w:t xml:space="preserve"> and an empty</w:t>
      </w:r>
      <w:r>
        <w:t xml:space="preserve"> List as</w:t>
      </w:r>
      <w:r w:rsidRPr="00E77497">
        <w:t xml:space="preserve"> </w:t>
      </w:r>
      <w:r w:rsidRPr="008D31E0">
        <w:rPr>
          <w:i/>
          <w:iCs/>
        </w:rPr>
        <w:t>argumentsList</w:t>
      </w:r>
      <w:r w:rsidRPr="00E77497">
        <w:t>.</w:t>
      </w:r>
    </w:p>
    <w:p w14:paraId="542C553C" w14:textId="77777777" w:rsidR="00260FF1" w:rsidRPr="00E77497" w:rsidRDefault="00260FF1" w:rsidP="00260FF1">
      <w:pPr>
        <w:pStyle w:val="Note"/>
      </w:pPr>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r>
        <w:t>n</w:t>
      </w:r>
      <w:r w:rsidRPr="00E77497">
        <w:t xml:space="preserve"> </w:t>
      </w:r>
      <w:r>
        <w:t>exotic</w:t>
      </w:r>
      <w:r w:rsidRPr="00E77497">
        <w:t xml:space="preserve"> object</w:t>
      </w:r>
      <w:r>
        <w:t xml:space="preserve"> that is not an Array</w:t>
      </w:r>
      <w:r w:rsidRPr="00E77497">
        <w:t xml:space="preserve"> is implementation-dependent.</w:t>
      </w:r>
    </w:p>
    <w:p w14:paraId="43CEB09E" w14:textId="77777777" w:rsidR="00260FF1" w:rsidRPr="00E77497" w:rsidRDefault="00260FF1" w:rsidP="00260FF1">
      <w:pPr>
        <w:pStyle w:val="40"/>
      </w:pPr>
      <w:r w:rsidRPr="00E77497">
        <w:t>Array.prototype.unshift ( [ item1 [ , item2 [ , … ] ] ] )</w:t>
      </w:r>
    </w:p>
    <w:p w14:paraId="6B5A84B9" w14:textId="77777777" w:rsidR="00260FF1" w:rsidRPr="00E77497" w:rsidRDefault="00260FF1" w:rsidP="00260FF1">
      <w:r w:rsidRPr="00E77497">
        <w:t>The arguments are prepended to the start of the array, such that their order within the array is the same as the order in which they appear in the argument list.</w:t>
      </w:r>
    </w:p>
    <w:p w14:paraId="0AA2998F" w14:textId="77777777" w:rsidR="00260FF1" w:rsidRPr="00E77497" w:rsidRDefault="00260FF1" w:rsidP="00260FF1">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1AE9A93D" w14:textId="77777777" w:rsidR="00260FF1" w:rsidRPr="00E77497" w:rsidRDefault="00260FF1" w:rsidP="00260FF1">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10E5C09" w14:textId="77777777" w:rsidR="00260FF1" w:rsidRDefault="00260FF1" w:rsidP="00260FF1">
      <w:pPr>
        <w:pStyle w:val="Alg4"/>
        <w:numPr>
          <w:ilvl w:val="0"/>
          <w:numId w:val="212"/>
        </w:numPr>
      </w:pPr>
      <w:r>
        <w:t>ReturnIfAbrupt(</w:t>
      </w:r>
      <w:r>
        <w:rPr>
          <w:i/>
        </w:rPr>
        <w:t>O</w:t>
      </w:r>
      <w:r>
        <w:t>).</w:t>
      </w:r>
    </w:p>
    <w:p w14:paraId="6EED74B2" w14:textId="77777777" w:rsidR="00260FF1" w:rsidRPr="00E77497" w:rsidRDefault="00260FF1" w:rsidP="00260FF1">
      <w:pPr>
        <w:pStyle w:val="Alg4"/>
        <w:numPr>
          <w:ilvl w:val="0"/>
          <w:numId w:val="21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26A2D00B" w14:textId="77777777" w:rsidR="00260FF1" w:rsidRPr="00E77497" w:rsidRDefault="00260FF1" w:rsidP="00260FF1">
      <w:pPr>
        <w:pStyle w:val="Alg4"/>
        <w:numPr>
          <w:ilvl w:val="0"/>
          <w:numId w:val="21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4F1407BE" w14:textId="77777777" w:rsidR="00260FF1" w:rsidRPr="00E77497" w:rsidRDefault="00260FF1" w:rsidP="00260FF1">
      <w:pPr>
        <w:pStyle w:val="Alg4"/>
        <w:numPr>
          <w:ilvl w:val="0"/>
          <w:numId w:val="212"/>
        </w:numPr>
        <w:contextualSpacing/>
      </w:pPr>
      <w:r>
        <w:t>ReturnIfAbrupt(</w:t>
      </w:r>
      <w:r w:rsidRPr="00E77497">
        <w:rPr>
          <w:i/>
        </w:rPr>
        <w:t>len</w:t>
      </w:r>
      <w:r>
        <w:t>).</w:t>
      </w:r>
    </w:p>
    <w:p w14:paraId="4E79E461" w14:textId="77777777" w:rsidR="00260FF1" w:rsidRPr="00E77497" w:rsidRDefault="00260FF1" w:rsidP="00260FF1">
      <w:pPr>
        <w:pStyle w:val="Alg4"/>
        <w:numPr>
          <w:ilvl w:val="0"/>
          <w:numId w:val="212"/>
        </w:numPr>
      </w:pPr>
      <w:r w:rsidRPr="00E77497">
        <w:t xml:space="preserve">Let </w:t>
      </w:r>
      <w:r w:rsidRPr="00E77497">
        <w:rPr>
          <w:i/>
        </w:rPr>
        <w:t>argCount</w:t>
      </w:r>
      <w:r w:rsidRPr="00E77497">
        <w:t xml:space="preserve"> be the number of actual arguments.</w:t>
      </w:r>
    </w:p>
    <w:p w14:paraId="353B4DB5" w14:textId="77777777" w:rsidR="00260FF1" w:rsidRPr="00E77497" w:rsidRDefault="00260FF1" w:rsidP="00260FF1">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14:paraId="3F20E4E2" w14:textId="77777777" w:rsidR="00260FF1" w:rsidRPr="00E77497" w:rsidRDefault="00260FF1" w:rsidP="00260FF1">
      <w:pPr>
        <w:pStyle w:val="Alg4"/>
        <w:numPr>
          <w:ilvl w:val="0"/>
          <w:numId w:val="212"/>
        </w:numPr>
      </w:pPr>
      <w:r w:rsidRPr="00E77497">
        <w:t xml:space="preserve">Repeat, while </w:t>
      </w:r>
      <w:r w:rsidRPr="00E77497">
        <w:rPr>
          <w:i/>
        </w:rPr>
        <w:t>k</w:t>
      </w:r>
      <w:r w:rsidRPr="00E77497">
        <w:t xml:space="preserve"> &gt; 0, </w:t>
      </w:r>
    </w:p>
    <w:p w14:paraId="6BF97A8E" w14:textId="77777777" w:rsidR="00260FF1" w:rsidRPr="00E77497" w:rsidRDefault="00260FF1" w:rsidP="00260FF1">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14:paraId="5CDF8C3A" w14:textId="77777777" w:rsidR="00260FF1" w:rsidRPr="00E77497" w:rsidRDefault="00260FF1" w:rsidP="00260FF1">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14:paraId="0713639E" w14:textId="77777777" w:rsidR="00260FF1" w:rsidRPr="00E77497" w:rsidRDefault="00260FF1" w:rsidP="00260FF1">
      <w:pPr>
        <w:pStyle w:val="Alg4"/>
        <w:numPr>
          <w:ilvl w:val="1"/>
          <w:numId w:val="212"/>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Cs/>
        </w:rPr>
        <w:t>)</w:t>
      </w:r>
      <w:r w:rsidRPr="00E77497">
        <w:t>.</w:t>
      </w:r>
    </w:p>
    <w:p w14:paraId="0DE15003" w14:textId="77777777" w:rsidR="00260FF1" w:rsidRDefault="00260FF1" w:rsidP="00260FF1">
      <w:pPr>
        <w:pStyle w:val="Alg3"/>
        <w:numPr>
          <w:ilvl w:val="1"/>
          <w:numId w:val="212"/>
        </w:numPr>
        <w:tabs>
          <w:tab w:val="left" w:pos="720"/>
        </w:tabs>
      </w:pPr>
      <w:r>
        <w:t>ReturnIfAbrupt(</w:t>
      </w:r>
      <w:r>
        <w:rPr>
          <w:i/>
          <w:iCs/>
        </w:rPr>
        <w:t>fromPresent</w:t>
      </w:r>
      <w:r>
        <w:t>).</w:t>
      </w:r>
    </w:p>
    <w:p w14:paraId="17C72BA1" w14:textId="77777777" w:rsidR="00260FF1" w:rsidRPr="00E77497" w:rsidRDefault="00260FF1" w:rsidP="00260FF1">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14:paraId="4EE17D3B" w14:textId="77777777" w:rsidR="00260FF1" w:rsidRPr="00E77497" w:rsidRDefault="00260FF1" w:rsidP="00260FF1">
      <w:pPr>
        <w:pStyle w:val="Alg4"/>
        <w:numPr>
          <w:ilvl w:val="2"/>
          <w:numId w:val="212"/>
        </w:numPr>
        <w:tabs>
          <w:tab w:val="left" w:pos="2340"/>
        </w:tabs>
      </w:pPr>
      <w:r w:rsidRPr="00E77497">
        <w:t xml:space="preserve">Let </w:t>
      </w:r>
      <w:r w:rsidRPr="00E77497">
        <w:rPr>
          <w:i/>
        </w:rPr>
        <w:t>fromValue</w:t>
      </w:r>
      <w:r w:rsidRPr="00E77497">
        <w:t xml:space="preserve"> be the result of Get</w:t>
      </w:r>
      <w:r>
        <w:t>(</w:t>
      </w:r>
      <w:r w:rsidRPr="00E77497">
        <w:rPr>
          <w:i/>
        </w:rPr>
        <w:t>O</w:t>
      </w:r>
      <w:r>
        <w:t>,</w:t>
      </w:r>
      <w:r w:rsidRPr="00E77497">
        <w:t xml:space="preserve"> </w:t>
      </w:r>
      <w:r w:rsidRPr="00E77497">
        <w:rPr>
          <w:i/>
        </w:rPr>
        <w:t>from</w:t>
      </w:r>
      <w:r>
        <w:rPr>
          <w:iCs/>
        </w:rPr>
        <w:t>)</w:t>
      </w:r>
      <w:r w:rsidRPr="00E77497">
        <w:t>.</w:t>
      </w:r>
    </w:p>
    <w:p w14:paraId="3B8E0DAF" w14:textId="77777777" w:rsidR="00260FF1" w:rsidRDefault="00260FF1" w:rsidP="00260FF1">
      <w:pPr>
        <w:pStyle w:val="Alg4"/>
        <w:numPr>
          <w:ilvl w:val="2"/>
          <w:numId w:val="212"/>
        </w:numPr>
        <w:tabs>
          <w:tab w:val="left" w:pos="2340"/>
        </w:tabs>
      </w:pPr>
      <w:r>
        <w:t>ReturnIfAbrupt(</w:t>
      </w:r>
      <w:r>
        <w:rPr>
          <w:i/>
        </w:rPr>
        <w:t>fromValue</w:t>
      </w:r>
      <w:r>
        <w:t>).</w:t>
      </w:r>
    </w:p>
    <w:p w14:paraId="53AFD6D4" w14:textId="77777777" w:rsidR="00260FF1" w:rsidRPr="00E77497" w:rsidRDefault="00260FF1" w:rsidP="00260FF1">
      <w:pPr>
        <w:pStyle w:val="Alg4"/>
        <w:numPr>
          <w:ilvl w:val="2"/>
          <w:numId w:val="212"/>
        </w:numPr>
        <w:tabs>
          <w:tab w:val="left" w:pos="2340"/>
        </w:tabs>
      </w:pPr>
      <w:r>
        <w:t xml:space="preserve">Let </w:t>
      </w:r>
      <w:r>
        <w:rPr>
          <w:i/>
        </w:rPr>
        <w:t>put</w:t>
      </w:r>
      <w:r w:rsidRPr="00F726FB">
        <w:rPr>
          <w:i/>
        </w:rPr>
        <w:t>Status</w:t>
      </w:r>
      <w:r>
        <w:t xml:space="preserve"> be the result of </w:t>
      </w:r>
      <w:r w:rsidRPr="00E77497">
        <w:t>Put</w:t>
      </w:r>
      <w:r>
        <w:t>(</w:t>
      </w:r>
      <w:r w:rsidRPr="00E77497">
        <w:rPr>
          <w:i/>
        </w:rPr>
        <w:t>O</w:t>
      </w:r>
      <w:r>
        <w:t>,</w:t>
      </w:r>
      <w:r w:rsidRPr="00E77497">
        <w:t xml:space="preserve"> </w:t>
      </w:r>
      <w:r w:rsidRPr="00E77497">
        <w:rPr>
          <w:i/>
        </w:rPr>
        <w:t>to</w:t>
      </w:r>
      <w:r w:rsidRPr="00E77497">
        <w:t xml:space="preserve">, </w:t>
      </w:r>
      <w:r w:rsidRPr="00E77497">
        <w:rPr>
          <w:i/>
        </w:rPr>
        <w:t>fromValue</w:t>
      </w:r>
      <w:r w:rsidRPr="00E77497">
        <w:t xml:space="preserve">, </w:t>
      </w:r>
      <w:r w:rsidRPr="00E77497">
        <w:rPr>
          <w:b/>
        </w:rPr>
        <w:t>true</w:t>
      </w:r>
      <w:r>
        <w:rPr>
          <w:bCs/>
        </w:rPr>
        <w:t>)</w:t>
      </w:r>
      <w:r w:rsidRPr="00E77497">
        <w:t>.</w:t>
      </w:r>
    </w:p>
    <w:p w14:paraId="1BD15E35" w14:textId="77777777" w:rsidR="00260FF1" w:rsidRDefault="00260FF1" w:rsidP="00260FF1">
      <w:pPr>
        <w:pStyle w:val="Alg4"/>
        <w:numPr>
          <w:ilvl w:val="2"/>
          <w:numId w:val="212"/>
        </w:numPr>
      </w:pPr>
      <w:r>
        <w:t>ReturnIfAbrupt(</w:t>
      </w:r>
      <w:r>
        <w:rPr>
          <w:i/>
        </w:rPr>
        <w:t>putStatus</w:t>
      </w:r>
      <w:r>
        <w:t>).</w:t>
      </w:r>
    </w:p>
    <w:p w14:paraId="4A17CCE7" w14:textId="77777777" w:rsidR="00260FF1" w:rsidRPr="00E77497" w:rsidRDefault="00260FF1" w:rsidP="00260FF1">
      <w:pPr>
        <w:pStyle w:val="Alg4"/>
        <w:numPr>
          <w:ilvl w:val="1"/>
          <w:numId w:val="212"/>
        </w:numPr>
      </w:pPr>
      <w:r w:rsidRPr="00E77497">
        <w:t xml:space="preserve">Else </w:t>
      </w:r>
      <w:r w:rsidRPr="00E77497">
        <w:rPr>
          <w:i/>
        </w:rPr>
        <w:t>fromPresent</w:t>
      </w:r>
      <w:r w:rsidRPr="00E77497">
        <w:t xml:space="preserve"> is </w:t>
      </w:r>
      <w:r w:rsidRPr="00E77497">
        <w:rPr>
          <w:b/>
        </w:rPr>
        <w:t>false</w:t>
      </w:r>
      <w:r w:rsidRPr="00E77497">
        <w:t>,</w:t>
      </w:r>
    </w:p>
    <w:p w14:paraId="0E1C95DC" w14:textId="77777777" w:rsidR="00260FF1" w:rsidRPr="00E77497" w:rsidRDefault="00260FF1" w:rsidP="00260FF1">
      <w:pPr>
        <w:pStyle w:val="Alg4"/>
        <w:numPr>
          <w:ilvl w:val="2"/>
          <w:numId w:val="212"/>
        </w:numPr>
        <w:tabs>
          <w:tab w:val="left" w:pos="2340"/>
        </w:tabs>
      </w:pPr>
      <w:r>
        <w:t xml:space="preserve">Let </w:t>
      </w:r>
      <w:r w:rsidRPr="00F726FB">
        <w:rPr>
          <w:i/>
        </w:rPr>
        <w:t>deleteStatus</w:t>
      </w:r>
      <w:r>
        <w:t xml:space="preserve"> be the result of </w:t>
      </w:r>
      <w:r w:rsidRPr="00E77497">
        <w:t>Delete</w:t>
      </w:r>
      <w:r>
        <w:t>PropertyOrThrow(</w:t>
      </w:r>
      <w:r w:rsidRPr="00E77497">
        <w:rPr>
          <w:i/>
        </w:rPr>
        <w:t>O</w:t>
      </w:r>
      <w:r>
        <w:t>,</w:t>
      </w:r>
      <w:r w:rsidRPr="00E77497">
        <w:t xml:space="preserve"> </w:t>
      </w:r>
      <w:r w:rsidRPr="00E77497">
        <w:rPr>
          <w:i/>
        </w:rPr>
        <w:t>to</w:t>
      </w:r>
      <w:r>
        <w:t>)</w:t>
      </w:r>
      <w:r w:rsidRPr="00E77497">
        <w:t>.</w:t>
      </w:r>
    </w:p>
    <w:p w14:paraId="79ADC786" w14:textId="77777777" w:rsidR="00260FF1" w:rsidRDefault="00260FF1" w:rsidP="00260FF1">
      <w:pPr>
        <w:pStyle w:val="Alg4"/>
        <w:numPr>
          <w:ilvl w:val="2"/>
          <w:numId w:val="212"/>
        </w:numPr>
      </w:pPr>
      <w:r>
        <w:t>ReturnIfAbrupt(</w:t>
      </w:r>
      <w:r>
        <w:rPr>
          <w:i/>
        </w:rPr>
        <w:t>deleteStatus</w:t>
      </w:r>
      <w:r>
        <w:t>).</w:t>
      </w:r>
    </w:p>
    <w:p w14:paraId="1ACC5F23" w14:textId="77777777" w:rsidR="00260FF1" w:rsidRPr="00E77497" w:rsidRDefault="00260FF1" w:rsidP="00260FF1">
      <w:pPr>
        <w:pStyle w:val="Alg4"/>
        <w:numPr>
          <w:ilvl w:val="1"/>
          <w:numId w:val="212"/>
        </w:numPr>
      </w:pPr>
      <w:r w:rsidRPr="00E77497">
        <w:t xml:space="preserve">Decrease </w:t>
      </w:r>
      <w:r w:rsidRPr="00E77497">
        <w:rPr>
          <w:i/>
        </w:rPr>
        <w:t>k</w:t>
      </w:r>
      <w:r w:rsidRPr="00E77497">
        <w:t xml:space="preserve"> by 1.</w:t>
      </w:r>
    </w:p>
    <w:p w14:paraId="2D6A7425" w14:textId="77777777" w:rsidR="00260FF1" w:rsidRPr="00E77497" w:rsidRDefault="00260FF1" w:rsidP="00260FF1">
      <w:pPr>
        <w:pStyle w:val="Alg4"/>
        <w:numPr>
          <w:ilvl w:val="0"/>
          <w:numId w:val="212"/>
        </w:numPr>
      </w:pPr>
      <w:r w:rsidRPr="00E77497">
        <w:t xml:space="preserve">Let </w:t>
      </w:r>
      <w:r w:rsidRPr="00E77497">
        <w:rPr>
          <w:i/>
        </w:rPr>
        <w:t>j</w:t>
      </w:r>
      <w:r w:rsidRPr="00E77497">
        <w:t xml:space="preserve"> be 0.</w:t>
      </w:r>
    </w:p>
    <w:p w14:paraId="67F66C48" w14:textId="77777777" w:rsidR="00260FF1" w:rsidRPr="00E77497" w:rsidRDefault="00260FF1" w:rsidP="00260FF1">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73A4F2E0" w14:textId="77777777" w:rsidR="00260FF1" w:rsidRPr="00E77497" w:rsidRDefault="00260FF1" w:rsidP="00260FF1">
      <w:pPr>
        <w:pStyle w:val="Alg4"/>
        <w:numPr>
          <w:ilvl w:val="0"/>
          <w:numId w:val="212"/>
        </w:numPr>
      </w:pPr>
      <w:r w:rsidRPr="00E77497">
        <w:t xml:space="preserve">Repeat, while </w:t>
      </w:r>
      <w:r w:rsidRPr="00E77497">
        <w:rPr>
          <w:i/>
        </w:rPr>
        <w:t>items</w:t>
      </w:r>
      <w:r w:rsidRPr="00E77497">
        <w:t xml:space="preserve"> is not empty</w:t>
      </w:r>
    </w:p>
    <w:p w14:paraId="1A066AB9" w14:textId="77777777" w:rsidR="00260FF1" w:rsidRPr="00E77497" w:rsidRDefault="00260FF1" w:rsidP="00260FF1">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0338EBB1" w14:textId="77777777" w:rsidR="00260FF1" w:rsidRPr="00E77497" w:rsidRDefault="00260FF1" w:rsidP="00260FF1">
      <w:pPr>
        <w:pStyle w:val="Alg4"/>
        <w:numPr>
          <w:ilvl w:val="1"/>
          <w:numId w:val="212"/>
        </w:numPr>
      </w:pPr>
      <w:r>
        <w:t xml:space="preserve">Let </w:t>
      </w:r>
      <w:r>
        <w:rPr>
          <w:i/>
        </w:rPr>
        <w:t>put</w:t>
      </w:r>
      <w:r w:rsidRPr="00F726FB">
        <w:rPr>
          <w:i/>
        </w:rPr>
        <w:t>Status</w:t>
      </w:r>
      <w:r>
        <w:t xml:space="preserve"> be the result of </w:t>
      </w:r>
      <w:r w:rsidRPr="00E77497">
        <w:t>Put</w:t>
      </w:r>
      <w:r>
        <w:t>(</w:t>
      </w:r>
      <w:r w:rsidRPr="00E77497">
        <w:rPr>
          <w:i/>
        </w:rPr>
        <w:t>O</w:t>
      </w:r>
      <w:r>
        <w:t>,</w:t>
      </w:r>
      <w:r w:rsidRPr="00E77497">
        <w:t xml:space="preserve"> ToString(</w:t>
      </w:r>
      <w:r w:rsidRPr="00E77497">
        <w:rPr>
          <w:i/>
        </w:rPr>
        <w:t>j</w:t>
      </w:r>
      <w:r w:rsidRPr="00E77497">
        <w:t xml:space="preserve">), </w:t>
      </w:r>
      <w:r w:rsidRPr="00E77497">
        <w:rPr>
          <w:i/>
        </w:rPr>
        <w:t>E</w:t>
      </w:r>
      <w:r w:rsidRPr="00E77497">
        <w:t xml:space="preserve">, </w:t>
      </w:r>
      <w:r w:rsidRPr="00E77497">
        <w:rPr>
          <w:b/>
        </w:rPr>
        <w:t>true</w:t>
      </w:r>
      <w:r>
        <w:rPr>
          <w:bCs/>
        </w:rPr>
        <w:t>)</w:t>
      </w:r>
      <w:r w:rsidRPr="00E77497">
        <w:t>.</w:t>
      </w:r>
    </w:p>
    <w:p w14:paraId="39B6866B" w14:textId="77777777" w:rsidR="00260FF1" w:rsidRDefault="00260FF1" w:rsidP="00260FF1">
      <w:pPr>
        <w:pStyle w:val="Alg4"/>
        <w:numPr>
          <w:ilvl w:val="1"/>
          <w:numId w:val="212"/>
        </w:numPr>
      </w:pPr>
      <w:r>
        <w:t>ReturnIfAbrupt(</w:t>
      </w:r>
      <w:r>
        <w:rPr>
          <w:i/>
        </w:rPr>
        <w:t>putStatus</w:t>
      </w:r>
      <w:r>
        <w:t>).</w:t>
      </w:r>
    </w:p>
    <w:p w14:paraId="2A4F9BA7" w14:textId="77777777" w:rsidR="00260FF1" w:rsidRPr="00E77497" w:rsidRDefault="00260FF1" w:rsidP="00260FF1">
      <w:pPr>
        <w:pStyle w:val="Alg4"/>
        <w:numPr>
          <w:ilvl w:val="1"/>
          <w:numId w:val="212"/>
        </w:numPr>
      </w:pPr>
      <w:r w:rsidRPr="00E77497">
        <w:t xml:space="preserve">Increase </w:t>
      </w:r>
      <w:r w:rsidRPr="00E77497">
        <w:rPr>
          <w:i/>
        </w:rPr>
        <w:t>j</w:t>
      </w:r>
      <w:r w:rsidRPr="00E77497">
        <w:t xml:space="preserve"> by 1.</w:t>
      </w:r>
    </w:p>
    <w:p w14:paraId="4B132BE9" w14:textId="77777777" w:rsidR="00260FF1" w:rsidRPr="00E77497" w:rsidRDefault="00260FF1" w:rsidP="00260FF1">
      <w:pPr>
        <w:pStyle w:val="Alg4"/>
        <w:numPr>
          <w:ilvl w:val="0"/>
          <w:numId w:val="212"/>
        </w:numPr>
      </w:pPr>
      <w:r>
        <w:t xml:space="preserve">Let </w:t>
      </w:r>
      <w:r>
        <w:rPr>
          <w:i/>
        </w:rPr>
        <w:t>put</w:t>
      </w:r>
      <w:r w:rsidRPr="00F726FB">
        <w:rPr>
          <w:i/>
        </w:rPr>
        <w:t>Status</w:t>
      </w:r>
      <w:r>
        <w:t xml:space="preserve"> be the result of </w:t>
      </w:r>
      <w:r w:rsidRPr="00E77497">
        <w:t>Put</w:t>
      </w:r>
      <w:r>
        <w:t>(</w:t>
      </w:r>
      <w:r w:rsidRPr="00E77497">
        <w:rPr>
          <w:i/>
        </w:rPr>
        <w:t>O</w:t>
      </w:r>
      <w:r>
        <w:t xml:space="preserve">, </w:t>
      </w:r>
      <w:r w:rsidRPr="00BD4490">
        <w:rPr>
          <w:rFonts w:ascii="Courier New" w:hAnsi="Courier New"/>
          <w:b/>
        </w:rPr>
        <w:t>"</w:t>
      </w:r>
      <w:r w:rsidRPr="00E77497">
        <w:rPr>
          <w:rFonts w:ascii="Courier New" w:hAnsi="Courier New"/>
          <w:b/>
        </w:rPr>
        <w:t>length</w:t>
      </w:r>
      <w:r w:rsidRPr="00BD4490">
        <w:rPr>
          <w:rFonts w:ascii="Courier New" w:hAnsi="Courier New"/>
          <w:b/>
        </w:rPr>
        <w:t>"</w:t>
      </w:r>
      <w:r w:rsidRPr="00E77497">
        <w:t xml:space="preserve">, </w:t>
      </w:r>
      <w:r w:rsidRPr="00E77497">
        <w:rPr>
          <w:i/>
        </w:rPr>
        <w:t>len</w:t>
      </w:r>
      <w:r w:rsidRPr="00E77497">
        <w:t>+</w:t>
      </w:r>
      <w:r w:rsidRPr="00E77497">
        <w:rPr>
          <w:i/>
        </w:rPr>
        <w:t>argCount</w:t>
      </w:r>
      <w:r w:rsidRPr="00E77497">
        <w:t xml:space="preserve">, </w:t>
      </w:r>
      <w:r w:rsidRPr="00E77497">
        <w:rPr>
          <w:b/>
        </w:rPr>
        <w:t>true</w:t>
      </w:r>
      <w:r>
        <w:rPr>
          <w:bCs/>
        </w:rPr>
        <w:t>)</w:t>
      </w:r>
      <w:r w:rsidRPr="00E77497">
        <w:t>.</w:t>
      </w:r>
    </w:p>
    <w:p w14:paraId="3988661B" w14:textId="77777777" w:rsidR="00260FF1" w:rsidRDefault="00260FF1" w:rsidP="00260FF1">
      <w:pPr>
        <w:pStyle w:val="Alg4"/>
        <w:numPr>
          <w:ilvl w:val="0"/>
          <w:numId w:val="212"/>
        </w:numPr>
        <w:spacing w:after="120"/>
        <w:contextualSpacing/>
      </w:pPr>
      <w:r>
        <w:t>ReturnIfAbrupt(</w:t>
      </w:r>
      <w:r>
        <w:rPr>
          <w:i/>
        </w:rPr>
        <w:t>putStatus</w:t>
      </w:r>
      <w:r>
        <w:t>).</w:t>
      </w:r>
    </w:p>
    <w:p w14:paraId="40C1F931" w14:textId="77777777" w:rsidR="00260FF1" w:rsidRPr="00E77497" w:rsidRDefault="00260FF1" w:rsidP="00260FF1">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14:paraId="6C81AF67"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14:paraId="4633041E" w14:textId="77777777" w:rsidR="00260FF1" w:rsidRPr="00E77497" w:rsidRDefault="00260FF1" w:rsidP="00260FF1">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E31DCEC" w14:textId="77777777" w:rsidR="00714C7E" w:rsidRDefault="00714C7E" w:rsidP="00A52CA4">
      <w:pPr>
        <w:pStyle w:val="40"/>
      </w:pPr>
      <w:bookmarkStart w:id="5398" w:name="_Ref364929205"/>
      <w:bookmarkEnd w:id="5388"/>
      <w:r>
        <w:t>Array</w:t>
      </w:r>
      <w:r w:rsidRPr="00E77497">
        <w:t>.prototype.</w:t>
      </w:r>
      <w:r>
        <w:t>values</w:t>
      </w:r>
      <w:r w:rsidRPr="00E77497">
        <w:t xml:space="preserve"> </w:t>
      </w:r>
      <w:commentRangeStart w:id="5399"/>
      <w:r w:rsidRPr="00E77497">
        <w:t xml:space="preserve">( </w:t>
      </w:r>
      <w:r>
        <w:t xml:space="preserve">  </w:t>
      </w:r>
      <w:r w:rsidRPr="00E77497">
        <w:t>)</w:t>
      </w:r>
      <w:commentRangeEnd w:id="5399"/>
      <w:r>
        <w:rPr>
          <w:rStyle w:val="af6"/>
          <w:b w:val="0"/>
        </w:rPr>
        <w:commentReference w:id="5399"/>
      </w:r>
      <w:bookmarkEnd w:id="5398"/>
    </w:p>
    <w:p w14:paraId="49F52466" w14:textId="77777777" w:rsidR="00A041A1" w:rsidRPr="00E77497" w:rsidRDefault="00A041A1" w:rsidP="00A041A1">
      <w:r w:rsidRPr="00E77497">
        <w:t>The following steps are taken:</w:t>
      </w:r>
    </w:p>
    <w:p w14:paraId="5C822EA6" w14:textId="77777777" w:rsidR="00A041A1" w:rsidRPr="00E77497" w:rsidRDefault="00A041A1" w:rsidP="00EF2471">
      <w:pPr>
        <w:pStyle w:val="Alg4"/>
        <w:numPr>
          <w:ilvl w:val="0"/>
          <w:numId w:val="1002"/>
        </w:numPr>
      </w:pPr>
      <w:r w:rsidRPr="00E77497">
        <w:t xml:space="preserve">Let </w:t>
      </w:r>
      <w:r w:rsidR="00EF2471">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09448F18" w14:textId="77777777" w:rsidR="00A041A1" w:rsidRPr="00E77497" w:rsidRDefault="00A041A1" w:rsidP="00EF2471">
      <w:pPr>
        <w:pStyle w:val="Alg4"/>
        <w:numPr>
          <w:ilvl w:val="0"/>
          <w:numId w:val="1002"/>
        </w:numPr>
      </w:pPr>
      <w:r>
        <w:t>ReturnIfAbrupt(</w:t>
      </w:r>
      <w:r w:rsidR="00EF2471">
        <w:rPr>
          <w:i/>
        </w:rPr>
        <w:t>O</w:t>
      </w:r>
      <w:r>
        <w:t>).</w:t>
      </w:r>
    </w:p>
    <w:p w14:paraId="263237B4" w14:textId="77777777" w:rsidR="00A041A1" w:rsidRDefault="00A041A1" w:rsidP="00EF2471">
      <w:pPr>
        <w:pStyle w:val="Alg4"/>
        <w:numPr>
          <w:ilvl w:val="0"/>
          <w:numId w:val="1002"/>
        </w:numPr>
        <w:spacing w:after="280"/>
      </w:pPr>
      <w:r>
        <w:t xml:space="preserve">Return the result of calling the </w:t>
      </w:r>
      <w:r w:rsidR="00EF2471">
        <w:t xml:space="preserve">CreateArrayIterator </w:t>
      </w:r>
      <w:r>
        <w:t xml:space="preserve">abstract operation with arguments </w:t>
      </w:r>
      <w:r w:rsidR="00EF2471">
        <w:rPr>
          <w:i/>
        </w:rPr>
        <w:t>O</w:t>
      </w:r>
      <w:r>
        <w:t xml:space="preserve"> and </w:t>
      </w:r>
      <w:r w:rsidRPr="00E77497">
        <w:rPr>
          <w:b/>
        </w:rPr>
        <w:t>"</w:t>
      </w:r>
      <w:r>
        <w:rPr>
          <w:rFonts w:ascii="Courier New" w:hAnsi="Courier New" w:cs="Courier New"/>
          <w:b/>
        </w:rPr>
        <w:t>value</w:t>
      </w:r>
      <w:r w:rsidRPr="00E77497">
        <w:rPr>
          <w:b/>
        </w:rPr>
        <w:t>"</w:t>
      </w:r>
      <w:r>
        <w:t>.</w:t>
      </w:r>
    </w:p>
    <w:p w14:paraId="6F8FBFC4" w14:textId="77777777" w:rsidR="00A041A1" w:rsidRPr="00E77497" w:rsidRDefault="00A041A1" w:rsidP="00E4696F">
      <w:pPr>
        <w:pStyle w:val="40"/>
      </w:pPr>
      <w:r>
        <w:t>Array</w:t>
      </w:r>
      <w:r w:rsidRPr="00E77497">
        <w:t>.prototype</w:t>
      </w:r>
      <w:r w:rsidR="00E4696F">
        <w:t xml:space="preserve"> [</w:t>
      </w:r>
      <w:r w:rsidR="00B11C9E">
        <w:t xml:space="preserve"> </w:t>
      </w:r>
      <w:r>
        <w:t>@@iterator</w:t>
      </w:r>
      <w:r w:rsidR="00B11C9E">
        <w:t xml:space="preserve"> </w:t>
      </w:r>
      <w:r w:rsidR="00E4696F">
        <w:t xml:space="preserve">] </w:t>
      </w:r>
      <w:r w:rsidRPr="00E77497">
        <w:t xml:space="preserve"> ( </w:t>
      </w:r>
      <w:r>
        <w:t xml:space="preserve">  </w:t>
      </w:r>
      <w:r w:rsidRPr="00E77497">
        <w:t>)</w:t>
      </w:r>
    </w:p>
    <w:p w14:paraId="78BCB810" w14:textId="77777777" w:rsidR="00A041A1" w:rsidRPr="00097A4C" w:rsidRDefault="00A041A1" w:rsidP="002F7F35">
      <w:r w:rsidRPr="00E77497">
        <w:t xml:space="preserve">The </w:t>
      </w:r>
      <w:r>
        <w:t xml:space="preserve">initial value of the @@iterator property is the same function object as the initial value of the </w:t>
      </w:r>
      <w:r w:rsidR="00EF2471" w:rsidRPr="00EF2471">
        <w:rPr>
          <w:b/>
          <w:bCs/>
        </w:rPr>
        <w:t>Array.prototype.</w:t>
      </w:r>
      <w:r w:rsidR="002F7F35">
        <w:rPr>
          <w:b/>
        </w:rPr>
        <w:t>values</w:t>
      </w:r>
      <w:r>
        <w:t xml:space="preserve"> property.</w:t>
      </w:r>
    </w:p>
    <w:p w14:paraId="7AEE335F" w14:textId="77777777" w:rsidR="0065158F" w:rsidRDefault="0065158F" w:rsidP="00C25482">
      <w:pPr>
        <w:pStyle w:val="40"/>
      </w:pPr>
      <w:r>
        <w:t>Array</w:t>
      </w:r>
      <w:r w:rsidRPr="00E77497">
        <w:t>.prototype</w:t>
      </w:r>
      <w:r>
        <w:t xml:space="preserve"> [ @@unscopables ]</w:t>
      </w:r>
    </w:p>
    <w:p w14:paraId="1F35C391" w14:textId="77777777" w:rsidR="0065158F" w:rsidRDefault="0065158F" w:rsidP="0065158F">
      <w:r w:rsidRPr="00E77497">
        <w:t xml:space="preserve">The </w:t>
      </w:r>
      <w:r>
        <w:t>initial value of the @@</w:t>
      </w:r>
      <w:r w:rsidRPr="0065158F">
        <w:t xml:space="preserve">unscopables </w:t>
      </w:r>
      <w:r>
        <w:t>data property is an object created by the following steps:</w:t>
      </w:r>
    </w:p>
    <w:p w14:paraId="6C9C557C" w14:textId="77777777" w:rsidR="0065158F" w:rsidRPr="00E77497" w:rsidRDefault="0065158F" w:rsidP="0065158F">
      <w:pPr>
        <w:pStyle w:val="Alg4"/>
        <w:numPr>
          <w:ilvl w:val="0"/>
          <w:numId w:val="1569"/>
        </w:numPr>
      </w:pPr>
      <w:r w:rsidRPr="00E77497">
        <w:t xml:space="preserve">Let </w:t>
      </w:r>
      <w:r>
        <w:rPr>
          <w:i/>
        </w:rPr>
        <w:t>blackList</w:t>
      </w:r>
      <w:r w:rsidRPr="00E77497">
        <w:t xml:space="preserve"> be the</w:t>
      </w:r>
      <w:r>
        <w:t xml:space="preserve"> result of calling ArrayCreate(</w:t>
      </w:r>
      <w:r>
        <w:rPr>
          <w:iCs/>
        </w:rPr>
        <w:t>5, %ArrayPrototype%)</w:t>
      </w:r>
      <w:r w:rsidRPr="00E77497">
        <w:t>.</w:t>
      </w:r>
    </w:p>
    <w:p w14:paraId="44885EA6" w14:textId="77777777"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0</w:t>
      </w:r>
      <w:r w:rsidRPr="00E77497">
        <w:rPr>
          <w:b/>
        </w:rPr>
        <w:t>"</w:t>
      </w:r>
      <w:r>
        <w:rPr>
          <w:iCs/>
        </w:rPr>
        <w:t xml:space="preserve">, </w:t>
      </w:r>
      <w:r w:rsidRPr="00E77497">
        <w:rPr>
          <w:b/>
        </w:rPr>
        <w:t>"</w:t>
      </w:r>
      <w:r>
        <w:rPr>
          <w:rFonts w:ascii="Courier New" w:hAnsi="Courier New" w:cs="Courier New"/>
          <w:b/>
        </w:rPr>
        <w:t>find</w:t>
      </w:r>
      <w:r w:rsidRPr="00E77497">
        <w:rPr>
          <w:b/>
        </w:rPr>
        <w:t>"</w:t>
      </w:r>
      <w:r>
        <w:t>).</w:t>
      </w:r>
    </w:p>
    <w:p w14:paraId="3EA3CFA9" w14:textId="77777777"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1</w:t>
      </w:r>
      <w:r w:rsidRPr="00E77497">
        <w:rPr>
          <w:b/>
        </w:rPr>
        <w:t>"</w:t>
      </w:r>
      <w:r>
        <w:rPr>
          <w:iCs/>
        </w:rPr>
        <w:t xml:space="preserve">, </w:t>
      </w:r>
      <w:r w:rsidRPr="00E77497">
        <w:rPr>
          <w:b/>
        </w:rPr>
        <w:t>"</w:t>
      </w:r>
      <w:r>
        <w:rPr>
          <w:rFonts w:ascii="Courier New" w:hAnsi="Courier New" w:cs="Courier New"/>
          <w:b/>
        </w:rPr>
        <w:t>findIndex</w:t>
      </w:r>
      <w:r w:rsidRPr="00E77497">
        <w:rPr>
          <w:b/>
        </w:rPr>
        <w:t>"</w:t>
      </w:r>
      <w:r>
        <w:t>).</w:t>
      </w:r>
    </w:p>
    <w:p w14:paraId="2D625991" w14:textId="77777777"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2</w:t>
      </w:r>
      <w:r w:rsidRPr="00E77497">
        <w:rPr>
          <w:b/>
        </w:rPr>
        <w:t>"</w:t>
      </w:r>
      <w:r>
        <w:rPr>
          <w:iCs/>
        </w:rPr>
        <w:t xml:space="preserve">, </w:t>
      </w:r>
      <w:r w:rsidRPr="00E77497">
        <w:rPr>
          <w:b/>
        </w:rPr>
        <w:t>"</w:t>
      </w:r>
      <w:r>
        <w:rPr>
          <w:rFonts w:ascii="Courier New" w:hAnsi="Courier New" w:cs="Courier New"/>
          <w:b/>
        </w:rPr>
        <w:t>fill</w:t>
      </w:r>
      <w:r w:rsidRPr="00E77497">
        <w:rPr>
          <w:b/>
        </w:rPr>
        <w:t>"</w:t>
      </w:r>
      <w:r>
        <w:t>).</w:t>
      </w:r>
    </w:p>
    <w:p w14:paraId="3112DAFB" w14:textId="77777777"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3</w:t>
      </w:r>
      <w:r w:rsidRPr="00E77497">
        <w:rPr>
          <w:b/>
        </w:rPr>
        <w:t>"</w:t>
      </w:r>
      <w:r>
        <w:rPr>
          <w:iCs/>
        </w:rPr>
        <w:t xml:space="preserve">, </w:t>
      </w:r>
      <w:r w:rsidRPr="00E77497">
        <w:rPr>
          <w:b/>
        </w:rPr>
        <w:t>"</w:t>
      </w:r>
      <w:r>
        <w:rPr>
          <w:rFonts w:ascii="Courier New" w:hAnsi="Courier New" w:cs="Courier New"/>
          <w:b/>
        </w:rPr>
        <w:t>copyWithin</w:t>
      </w:r>
      <w:r w:rsidRPr="00E77497">
        <w:rPr>
          <w:b/>
        </w:rPr>
        <w:t>"</w:t>
      </w:r>
      <w:r>
        <w:t>).</w:t>
      </w:r>
    </w:p>
    <w:p w14:paraId="3B6797B7" w14:textId="77777777"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4</w:t>
      </w:r>
      <w:r w:rsidRPr="00E77497">
        <w:rPr>
          <w:b/>
        </w:rPr>
        <w:t>"</w:t>
      </w:r>
      <w:r>
        <w:rPr>
          <w:iCs/>
        </w:rPr>
        <w:t xml:space="preserve">, </w:t>
      </w:r>
      <w:r w:rsidRPr="00E77497">
        <w:rPr>
          <w:b/>
        </w:rPr>
        <w:t>"</w:t>
      </w:r>
      <w:r>
        <w:rPr>
          <w:rFonts w:ascii="Courier New" w:hAnsi="Courier New" w:cs="Courier New"/>
          <w:b/>
        </w:rPr>
        <w:t>entries</w:t>
      </w:r>
      <w:r w:rsidRPr="00E77497">
        <w:rPr>
          <w:b/>
        </w:rPr>
        <w:t>"</w:t>
      </w:r>
      <w:r>
        <w:t>).</w:t>
      </w:r>
    </w:p>
    <w:p w14:paraId="10341ABB" w14:textId="77777777"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5</w:t>
      </w:r>
      <w:r w:rsidRPr="00E77497">
        <w:rPr>
          <w:b/>
        </w:rPr>
        <w:t>"</w:t>
      </w:r>
      <w:r>
        <w:rPr>
          <w:iCs/>
        </w:rPr>
        <w:t xml:space="preserve">, </w:t>
      </w:r>
      <w:r w:rsidRPr="00E77497">
        <w:rPr>
          <w:b/>
        </w:rPr>
        <w:t>"</w:t>
      </w:r>
      <w:r>
        <w:rPr>
          <w:rFonts w:ascii="Courier New" w:hAnsi="Courier New" w:cs="Courier New"/>
          <w:b/>
        </w:rPr>
        <w:t>keys</w:t>
      </w:r>
      <w:r w:rsidRPr="00E77497">
        <w:rPr>
          <w:b/>
        </w:rPr>
        <w:t>"</w:t>
      </w:r>
      <w:r>
        <w:t>).</w:t>
      </w:r>
    </w:p>
    <w:p w14:paraId="39F223D8" w14:textId="77777777"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6</w:t>
      </w:r>
      <w:r w:rsidRPr="00E77497">
        <w:rPr>
          <w:b/>
        </w:rPr>
        <w:t>"</w:t>
      </w:r>
      <w:r>
        <w:rPr>
          <w:iCs/>
        </w:rPr>
        <w:t xml:space="preserve">, </w:t>
      </w:r>
      <w:r w:rsidRPr="00E77497">
        <w:rPr>
          <w:b/>
        </w:rPr>
        <w:t>"</w:t>
      </w:r>
      <w:r>
        <w:rPr>
          <w:rFonts w:ascii="Courier New" w:hAnsi="Courier New" w:cs="Courier New"/>
          <w:b/>
        </w:rPr>
        <w:t>values</w:t>
      </w:r>
      <w:r w:rsidRPr="00E77497">
        <w:rPr>
          <w:b/>
        </w:rPr>
        <w:t>"</w:t>
      </w:r>
      <w:r>
        <w:t>).</w:t>
      </w:r>
    </w:p>
    <w:p w14:paraId="1955D9E2" w14:textId="77777777" w:rsidR="0065158F" w:rsidRDefault="0065158F" w:rsidP="0065158F">
      <w:pPr>
        <w:pStyle w:val="Alg4"/>
        <w:numPr>
          <w:ilvl w:val="0"/>
          <w:numId w:val="1569"/>
        </w:numPr>
        <w:spacing w:after="280"/>
      </w:pPr>
      <w:r>
        <w:t xml:space="preserve">Return </w:t>
      </w:r>
      <w:commentRangeStart w:id="5400"/>
      <w:r>
        <w:rPr>
          <w:i/>
        </w:rPr>
        <w:t>blackList</w:t>
      </w:r>
      <w:commentRangeEnd w:id="5400"/>
      <w:r>
        <w:rPr>
          <w:rStyle w:val="af6"/>
          <w:rFonts w:ascii="Arial" w:eastAsia="MS Mincho" w:hAnsi="Arial"/>
          <w:spacing w:val="0"/>
          <w:lang w:eastAsia="ja-JP"/>
        </w:rPr>
        <w:commentReference w:id="5400"/>
      </w:r>
      <w:r>
        <w:t>.</w:t>
      </w:r>
    </w:p>
    <w:p w14:paraId="0D94605D" w14:textId="77777777" w:rsidR="0065158F" w:rsidRDefault="0065158F" w:rsidP="0065158F">
      <w:r w:rsidRPr="00E77497">
        <w:t xml:space="preserve">This property has the attributes { [[Writable]]: </w:t>
      </w:r>
      <w:r w:rsidRPr="00F92BFE">
        <w:rPr>
          <w:rFonts w:ascii="Times New Roman" w:hAnsi="Times New Roman"/>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1041782D" w14:textId="77777777" w:rsidR="00046AED" w:rsidRPr="00046AED" w:rsidRDefault="00046AED" w:rsidP="007824A5">
      <w:pPr>
        <w:pStyle w:val="Note"/>
      </w:pPr>
      <w:r>
        <w:t>NOTE</w:t>
      </w:r>
      <w:r>
        <w:tab/>
        <w:t xml:space="preserve">The elements of this array are property names that were not included as standard properties of </w:t>
      </w:r>
      <w:r w:rsidRPr="00046AED">
        <w:rPr>
          <w:rFonts w:ascii="Courier New" w:hAnsi="Courier New" w:cs="Courier New"/>
          <w:b/>
          <w:bCs/>
        </w:rPr>
        <w:t>Array.prototype</w:t>
      </w:r>
      <w:r>
        <w:t xml:space="preserve"> prior to the sixth edition of this specification. These names are ignored for </w:t>
      </w:r>
      <w:r w:rsidRPr="007824A5">
        <w:rPr>
          <w:rFonts w:ascii="Courier New" w:hAnsi="Courier New" w:cs="Courier New"/>
          <w:b/>
          <w:bCs/>
        </w:rPr>
        <w:t>with</w:t>
      </w:r>
      <w:r w:rsidR="007824A5">
        <w:t xml:space="preserve"> </w:t>
      </w:r>
      <w:r>
        <w:t>statement binding purposes in order to preserve the behaviour of existing code that might use one</w:t>
      </w:r>
      <w:r w:rsidR="007824A5">
        <w:t xml:space="preserve"> of these names as a binding in an outer scope that is shadowed by a </w:t>
      </w:r>
      <w:r w:rsidR="007824A5" w:rsidRPr="007824A5">
        <w:rPr>
          <w:rFonts w:ascii="Courier New" w:hAnsi="Courier New" w:cs="Courier New"/>
          <w:b/>
          <w:bCs/>
        </w:rPr>
        <w:t>with</w:t>
      </w:r>
      <w:r w:rsidR="007824A5">
        <w:t xml:space="preserve"> statement whose binding object is an Array object.</w:t>
      </w:r>
    </w:p>
    <w:p w14:paraId="3AAC0627" w14:textId="77777777" w:rsidR="004C02EF" w:rsidRPr="00E77497" w:rsidRDefault="004C02EF" w:rsidP="007A5192">
      <w:pPr>
        <w:pStyle w:val="30"/>
      </w:pPr>
      <w:bookmarkStart w:id="5401" w:name="_Toc366142087"/>
      <w:r w:rsidRPr="00E77497">
        <w:t>Properties of Array Instance</w:t>
      </w:r>
      <w:bookmarkEnd w:id="5383"/>
      <w:bookmarkEnd w:id="5385"/>
      <w:bookmarkEnd w:id="5386"/>
      <w:r w:rsidRPr="00E77497">
        <w:t>s</w:t>
      </w:r>
      <w:bookmarkEnd w:id="5389"/>
      <w:bookmarkEnd w:id="5390"/>
      <w:bookmarkEnd w:id="5391"/>
      <w:bookmarkEnd w:id="5392"/>
      <w:bookmarkEnd w:id="5393"/>
      <w:bookmarkEnd w:id="5401"/>
    </w:p>
    <w:p w14:paraId="7474DBA9" w14:textId="77777777" w:rsidR="004C02EF" w:rsidRPr="00E77497" w:rsidRDefault="004C02EF" w:rsidP="00E375C3">
      <w:r w:rsidRPr="00E77497">
        <w:t>Array instances</w:t>
      </w:r>
      <w:r w:rsidR="00022312">
        <w:t xml:space="preserve"> are exot</w:t>
      </w:r>
      <w:r w:rsidR="00EE77CB">
        <w:t>ic</w:t>
      </w:r>
      <w:r w:rsidR="00022312">
        <w:t xml:space="preserve"> Array object</w:t>
      </w:r>
      <w:r w:rsidR="00EE77CB">
        <w:t>s</w:t>
      </w:r>
      <w:r w:rsidR="00022312">
        <w:t xml:space="preserve"> </w:t>
      </w:r>
      <w:r w:rsidR="00A146E5">
        <w:t>and have the internal methods specified for such objects. Array instances</w:t>
      </w:r>
      <w:r w:rsidRPr="00E77497">
        <w:t xml:space="preserve"> inherit properties from the Array prototype object</w:t>
      </w:r>
      <w:r w:rsidR="00A146E5">
        <w:t>.</w:t>
      </w:r>
      <w:r w:rsidRPr="00E77497">
        <w:t xml:space="preserve"> </w:t>
      </w:r>
      <w:r w:rsidR="00A146E5">
        <w:t>Array instances also</w:t>
      </w:r>
      <w:r w:rsidR="00A146E5" w:rsidRPr="00E77497">
        <w:t xml:space="preserve"> </w:t>
      </w:r>
      <w:r w:rsidR="00963019" w:rsidRPr="00E77497">
        <w:t xml:space="preserve">have </w:t>
      </w:r>
      <w:r w:rsidR="00A146E5">
        <w:t>a</w:t>
      </w:r>
      <w:r w:rsidR="00E375C3">
        <w:t>n</w:t>
      </w:r>
      <w:r w:rsidR="00963019" w:rsidRPr="00E77497">
        <w:t xml:space="preserve"> [</w:t>
      </w:r>
      <w:r w:rsidR="00E375C3">
        <w:t>[</w:t>
      </w:r>
      <w:r w:rsidR="00201E92">
        <w:t>Array</w:t>
      </w:r>
      <w:r w:rsidR="00A146E5">
        <w:t>Initiali</w:t>
      </w:r>
      <w:r w:rsidR="00201E92">
        <w:t>s</w:t>
      </w:r>
      <w:r w:rsidR="00A146E5">
        <w:t>ationState</w:t>
      </w:r>
      <w:r w:rsidR="00963019" w:rsidRPr="00E77497">
        <w:t xml:space="preserve">]] </w:t>
      </w:r>
      <w:r w:rsidRPr="00E77497">
        <w:t xml:space="preserve">internal </w:t>
      </w:r>
      <w:r w:rsidR="00022312">
        <w:t xml:space="preserve">data </w:t>
      </w:r>
      <w:r w:rsidRPr="00E77497">
        <w:t xml:space="preserve">property. </w:t>
      </w:r>
      <w:bookmarkStart w:id="5402" w:name="_Hlt424531027"/>
      <w:bookmarkStart w:id="5403" w:name="_Ref384024926"/>
      <w:bookmarkStart w:id="5404" w:name="_Ref385487297"/>
      <w:bookmarkStart w:id="5405" w:name="_Toc385672300"/>
      <w:bookmarkStart w:id="5406" w:name="_Toc393690416"/>
      <w:bookmarkEnd w:id="5402"/>
    </w:p>
    <w:p w14:paraId="421BC5E6" w14:textId="77777777" w:rsidR="00A146E5" w:rsidRPr="00E77497" w:rsidRDefault="00A146E5" w:rsidP="00A146E5">
      <w:bookmarkStart w:id="5407" w:name="_Ref424531062"/>
      <w:r>
        <w:t>Array</w:t>
      </w:r>
      <w:r w:rsidRPr="00E77497">
        <w:t xml:space="preserve"> instances have a </w:t>
      </w:r>
      <w:r w:rsidRPr="00E77497">
        <w:rPr>
          <w:rFonts w:ascii="Courier New" w:hAnsi="Courier New"/>
          <w:b/>
        </w:rPr>
        <w:t>length</w:t>
      </w:r>
      <w:r w:rsidRPr="00E77497">
        <w:t xml:space="preserve"> property, and a set of enumerable properties with array index names.</w:t>
      </w:r>
    </w:p>
    <w:p w14:paraId="3E83EAC9" w14:textId="77777777" w:rsidR="004C02EF" w:rsidRPr="00E77497" w:rsidRDefault="004C02EF" w:rsidP="007A5192">
      <w:pPr>
        <w:pStyle w:val="40"/>
      </w:pPr>
      <w:bookmarkStart w:id="5408" w:name="_Toc382291626"/>
      <w:bookmarkStart w:id="5409" w:name="_Toc385672301"/>
      <w:bookmarkStart w:id="5410" w:name="_Toc393690417"/>
      <w:bookmarkEnd w:id="5403"/>
      <w:bookmarkEnd w:id="5404"/>
      <w:bookmarkEnd w:id="5405"/>
      <w:bookmarkEnd w:id="5406"/>
      <w:bookmarkEnd w:id="5407"/>
      <w:r w:rsidRPr="00E77497">
        <w:t>lengt</w:t>
      </w:r>
      <w:bookmarkEnd w:id="5408"/>
      <w:bookmarkEnd w:id="5409"/>
      <w:bookmarkEnd w:id="5410"/>
      <w:r w:rsidRPr="00E77497">
        <w:t>h</w:t>
      </w:r>
    </w:p>
    <w:p w14:paraId="65D2FFE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6AAF32ED" w14:textId="77777777"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5411" w:name="_Toc382291627"/>
      <w:bookmarkStart w:id="5412" w:name="_Ref383601992"/>
      <w:bookmarkStart w:id="5413" w:name="_Toc385672302"/>
      <w:bookmarkStart w:id="5414" w:name="_Toc393690418"/>
      <w:bookmarkStart w:id="5415" w:name="_Ref404493357"/>
    </w:p>
    <w:p w14:paraId="5E41A648" w14:textId="77777777" w:rsidR="004C02EF" w:rsidRPr="00E77497" w:rsidRDefault="004C02EF" w:rsidP="00A146E5">
      <w:pPr>
        <w:pStyle w:val="Note"/>
      </w:pPr>
      <w:r w:rsidRPr="00E77497">
        <w:t>NOTE</w:t>
      </w:r>
      <w:r w:rsidRPr="00E77497">
        <w:tab/>
        <w:t xml:space="preserve">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w:t>
      </w:r>
      <w:r w:rsidR="004B439B">
        <w:fldChar w:fldCharType="begin"/>
      </w:r>
      <w:r w:rsidR="004B439B">
        <w:instrText xml:space="preserve"> REF _Ref365531949 \r \h </w:instrText>
      </w:r>
      <w:r w:rsidR="004B439B">
        <w:fldChar w:fldCharType="separate"/>
      </w:r>
      <w:r w:rsidR="00083CEC">
        <w:t>9.2.2.1</w:t>
      </w:r>
      <w:r w:rsidR="004B439B">
        <w:fldChar w:fldCharType="end"/>
      </w:r>
      <w:r w:rsidRPr="00E77497">
        <w:t>.</w:t>
      </w:r>
    </w:p>
    <w:p w14:paraId="1794FF7C" w14:textId="77777777" w:rsidR="0094126F" w:rsidRDefault="0094126F" w:rsidP="00D148E9">
      <w:pPr>
        <w:pStyle w:val="30"/>
      </w:pPr>
      <w:bookmarkStart w:id="5416" w:name="_Ref424531349"/>
      <w:bookmarkStart w:id="5417" w:name="_Toc472818926"/>
      <w:bookmarkStart w:id="5418" w:name="_Toc235503504"/>
      <w:bookmarkStart w:id="5419" w:name="_Toc241509279"/>
      <w:bookmarkStart w:id="5420" w:name="_Toc244416766"/>
      <w:bookmarkStart w:id="5421" w:name="_Toc276631130"/>
      <w:bookmarkStart w:id="5422" w:name="_Toc366142088"/>
      <w:r>
        <w:t>Array Iterator Object Structure</w:t>
      </w:r>
      <w:bookmarkEnd w:id="5422"/>
    </w:p>
    <w:p w14:paraId="4A19FE08" w14:textId="77777777" w:rsidR="0094126F" w:rsidRDefault="0094126F" w:rsidP="0094126F">
      <w:r>
        <w:t>An Array Iterator is an object, with the structure defined below, that represent</w:t>
      </w:r>
      <w:r w:rsidR="00803345">
        <w:t>s</w:t>
      </w:r>
      <w:r>
        <w:t xml:space="preserve"> a specific iteration over some specific Array instance object. There is not a named constructor for Array Iterator objects.  Instead, Array iterator objects are created by calling certain methods of Array instance objects.</w:t>
      </w:r>
    </w:p>
    <w:p w14:paraId="62334568" w14:textId="77777777" w:rsidR="0094126F" w:rsidRDefault="0094126F" w:rsidP="00D148E9">
      <w:pPr>
        <w:pStyle w:val="40"/>
      </w:pPr>
      <w:r>
        <w:t>CreateArrayIterator Abstract Operation</w:t>
      </w:r>
    </w:p>
    <w:p w14:paraId="63FA9214" w14:textId="77777777" w:rsidR="0094126F" w:rsidRDefault="0094126F" w:rsidP="009149DA">
      <w:r>
        <w:t xml:space="preserve">Several methods of Array objects return </w:t>
      </w:r>
      <w:r w:rsidR="003966E3">
        <w:t>Iterator</w:t>
      </w:r>
      <w:r>
        <w:t xml:space="preserve"> objects. The abstract operation CreateArrayIterator with arguments </w:t>
      </w:r>
      <w:r>
        <w:rPr>
          <w:rFonts w:ascii="Times New Roman" w:hAnsi="Times New Roman"/>
          <w:i/>
        </w:rPr>
        <w:t>array</w:t>
      </w:r>
      <w:r>
        <w:t xml:space="preserve"> and </w:t>
      </w:r>
      <w:r w:rsidRPr="0087223F">
        <w:rPr>
          <w:rFonts w:ascii="Times New Roman" w:hAnsi="Times New Roman"/>
          <w:i/>
        </w:rPr>
        <w:t>kind</w:t>
      </w:r>
      <w:r>
        <w:t xml:space="preserve"> is used to create such iterator objects. It performs the following steps:</w:t>
      </w:r>
    </w:p>
    <w:p w14:paraId="1EC2E74E" w14:textId="77777777" w:rsidR="0094126F" w:rsidRPr="00E77497" w:rsidRDefault="0094126F" w:rsidP="0094126F">
      <w:pPr>
        <w:pStyle w:val="Alg4"/>
        <w:numPr>
          <w:ilvl w:val="0"/>
          <w:numId w:val="1000"/>
        </w:numPr>
      </w:pPr>
      <w:r w:rsidRPr="00E77497">
        <w:t xml:space="preserve">Let </w:t>
      </w:r>
      <w:r>
        <w:rPr>
          <w:i/>
        </w:rPr>
        <w:t>O</w:t>
      </w:r>
      <w:r w:rsidRPr="00E77497">
        <w:t xml:space="preserve"> be the</w:t>
      </w:r>
      <w:r>
        <w:t xml:space="preserve"> result of  calling ToObject(</w:t>
      </w:r>
      <w:r>
        <w:rPr>
          <w:i/>
        </w:rPr>
        <w:t>array</w:t>
      </w:r>
      <w:r>
        <w:t>)</w:t>
      </w:r>
      <w:r w:rsidRPr="00E77497">
        <w:t>.</w:t>
      </w:r>
    </w:p>
    <w:p w14:paraId="36304D3D" w14:textId="77777777" w:rsidR="0094126F" w:rsidRPr="00E77497" w:rsidRDefault="0094126F" w:rsidP="0094126F">
      <w:pPr>
        <w:pStyle w:val="Alg4"/>
        <w:numPr>
          <w:ilvl w:val="0"/>
          <w:numId w:val="1000"/>
        </w:numPr>
      </w:pPr>
      <w:r>
        <w:t>ReturnIfAbrupt(</w:t>
      </w:r>
      <w:r>
        <w:rPr>
          <w:i/>
        </w:rPr>
        <w:t>O</w:t>
      </w:r>
      <w:r>
        <w:t>).</w:t>
      </w:r>
    </w:p>
    <w:p w14:paraId="760FF5F2" w14:textId="77777777" w:rsidR="0094126F" w:rsidRPr="00E77497" w:rsidRDefault="0094126F" w:rsidP="007F6E43">
      <w:pPr>
        <w:pStyle w:val="Alg4"/>
        <w:numPr>
          <w:ilvl w:val="0"/>
          <w:numId w:val="1000"/>
        </w:numPr>
      </w:pPr>
      <w:r w:rsidRPr="00E77497">
        <w:t xml:space="preserve">Let </w:t>
      </w:r>
      <w:r w:rsidR="002F6F1C">
        <w:rPr>
          <w:i/>
        </w:rPr>
        <w:t>iterator</w:t>
      </w:r>
      <w:r w:rsidRPr="00E77497">
        <w:rPr>
          <w:i/>
        </w:rPr>
        <w:t xml:space="preserve"> </w:t>
      </w:r>
      <w:r w:rsidRPr="00E77497">
        <w:t xml:space="preserve">be </w:t>
      </w:r>
      <w:r>
        <w:t>the result of ObjectCreate</w:t>
      </w:r>
      <w:r w:rsidR="007F6E43">
        <w:t>(</w:t>
      </w:r>
      <w:r>
        <w:t>%ArrayIteratorPrototype%</w:t>
      </w:r>
      <w:r w:rsidR="007F6E43">
        <w:t xml:space="preserve">, </w:t>
      </w:r>
      <w:r>
        <w:t xml:space="preserve"> </w:t>
      </w:r>
      <w:r w:rsidR="007F6E43">
        <w:t>([[</w:t>
      </w:r>
      <w:r w:rsidR="007F6E43" w:rsidRPr="004B6770">
        <w:t>IteratedObject</w:t>
      </w:r>
      <w:r w:rsidR="007F6E43">
        <w:t>]], [[Array</w:t>
      </w:r>
      <w:r w:rsidR="007F6E43" w:rsidRPr="004B6770">
        <w:t>Iterator</w:t>
      </w:r>
      <w:r w:rsidR="007F6E43">
        <w:t>NextIndex]], [[ArrayIterationKind]]))</w:t>
      </w:r>
      <w:r w:rsidRPr="00E77497">
        <w:t>.</w:t>
      </w:r>
    </w:p>
    <w:p w14:paraId="5D5B4E7B" w14:textId="77777777"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Iterated</w:t>
      </w:r>
      <w:r w:rsidR="0094126F">
        <w:t xml:space="preserve">Object]] internal </w:t>
      </w:r>
      <w:r w:rsidR="00022312">
        <w:t xml:space="preserve">data </w:t>
      </w:r>
      <w:r w:rsidR="0094126F">
        <w:t xml:space="preserve">property to </w:t>
      </w:r>
      <w:r w:rsidR="00BA1960">
        <w:rPr>
          <w:i/>
        </w:rPr>
        <w:t>O</w:t>
      </w:r>
      <w:r w:rsidR="0094126F">
        <w:t>.</w:t>
      </w:r>
    </w:p>
    <w:p w14:paraId="12DEB168" w14:textId="77777777"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ArrayIterator</w:t>
      </w:r>
      <w:r w:rsidR="0094126F">
        <w:t>NextIndex]] internal</w:t>
      </w:r>
      <w:r w:rsidR="008C7F3D">
        <w:t xml:space="preserve"> </w:t>
      </w:r>
      <w:r w:rsidR="00022312">
        <w:t xml:space="preserve">data </w:t>
      </w:r>
      <w:r w:rsidR="0094126F">
        <w:t xml:space="preserve"> property to 0.</w:t>
      </w:r>
    </w:p>
    <w:p w14:paraId="0448ABC4" w14:textId="77777777"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w:t>
      </w:r>
      <w:r w:rsidR="0094126F">
        <w:t xml:space="preserve">IterationKind]] internal </w:t>
      </w:r>
      <w:r w:rsidR="00022312">
        <w:t xml:space="preserve">data </w:t>
      </w:r>
      <w:r w:rsidR="0094126F">
        <w:t xml:space="preserve">property </w:t>
      </w:r>
      <w:r>
        <w:rPr>
          <w:i/>
        </w:rPr>
        <w:t>to</w:t>
      </w:r>
      <w:r w:rsidR="0094126F">
        <w:t xml:space="preserve"> </w:t>
      </w:r>
      <w:r w:rsidR="0094126F" w:rsidRPr="0087223F">
        <w:rPr>
          <w:i/>
        </w:rPr>
        <w:t>kind</w:t>
      </w:r>
      <w:r w:rsidR="0094126F">
        <w:t>.</w:t>
      </w:r>
    </w:p>
    <w:p w14:paraId="72F22E87" w14:textId="77777777" w:rsidR="0094126F" w:rsidRDefault="0094126F" w:rsidP="002F6F1C">
      <w:pPr>
        <w:pStyle w:val="Alg4"/>
        <w:numPr>
          <w:ilvl w:val="0"/>
          <w:numId w:val="1000"/>
        </w:numPr>
        <w:spacing w:after="220"/>
        <w:contextualSpacing/>
      </w:pPr>
      <w:r>
        <w:t xml:space="preserve">Return </w:t>
      </w:r>
      <w:r w:rsidR="002F6F1C">
        <w:rPr>
          <w:i/>
        </w:rPr>
        <w:t>iterator</w:t>
      </w:r>
      <w:r>
        <w:t>.</w:t>
      </w:r>
    </w:p>
    <w:p w14:paraId="4FEFF750" w14:textId="77777777" w:rsidR="0094126F" w:rsidRDefault="0094126F" w:rsidP="00D148E9">
      <w:pPr>
        <w:pStyle w:val="40"/>
      </w:pPr>
      <w:r>
        <w:t xml:space="preserve">The </w:t>
      </w:r>
      <w:r w:rsidR="004B6770">
        <w:t>Array</w:t>
      </w:r>
      <w:r>
        <w:t xml:space="preserve"> Iterator Prototype</w:t>
      </w:r>
    </w:p>
    <w:p w14:paraId="43EFA515" w14:textId="77777777" w:rsidR="0094126F" w:rsidRDefault="0094126F" w:rsidP="00BA1960">
      <w:r>
        <w:t xml:space="preserve">All </w:t>
      </w:r>
      <w:r w:rsidR="00BA1960">
        <w:t>Array</w:t>
      </w:r>
      <w:r>
        <w:t xml:space="preserve"> Iterator Objects inherit properties from a common </w:t>
      </w:r>
      <w:r w:rsidR="00BA1960">
        <w:t>Array</w:t>
      </w:r>
      <w:r>
        <w:t xml:space="preserve"> Iterator Prototype object.  The [[Prototype]] internal </w:t>
      </w:r>
      <w:r w:rsidR="00906D5A">
        <w:t xml:space="preserve">data </w:t>
      </w:r>
      <w:r>
        <w:t xml:space="preserve">property of the </w:t>
      </w:r>
      <w:r w:rsidR="00BA1960">
        <w:t>Array</w:t>
      </w:r>
      <w:r>
        <w:t xml:space="preserve"> Iterator Prototype is the %ObjectPrototype% intrinsic object. In addition, the </w:t>
      </w:r>
      <w:r w:rsidR="00BA1960">
        <w:t>Array</w:t>
      </w:r>
      <w:r>
        <w:t xml:space="preserve"> Iterator Prototype </w:t>
      </w:r>
      <w:r w:rsidR="00803345">
        <w:t>h</w:t>
      </w:r>
      <w:r>
        <w:t>as the following properties:</w:t>
      </w:r>
    </w:p>
    <w:p w14:paraId="5B9CFB7B" w14:textId="77777777" w:rsidR="0094126F" w:rsidRDefault="00BA1960" w:rsidP="00483C7C">
      <w:pPr>
        <w:pStyle w:val="51"/>
      </w:pPr>
      <w:r>
        <w:rPr>
          <w:i/>
        </w:rPr>
        <w:t>Array</w:t>
      </w:r>
      <w:commentRangeStart w:id="5423"/>
      <w:r w:rsidR="0094126F" w:rsidRPr="00061845">
        <w:rPr>
          <w:i/>
        </w:rPr>
        <w:t>Iterator</w:t>
      </w:r>
      <w:r w:rsidR="0094126F">
        <w:t>.prototype.constructor</w:t>
      </w:r>
      <w:commentRangeEnd w:id="5423"/>
      <w:r w:rsidR="0094126F">
        <w:rPr>
          <w:rStyle w:val="af6"/>
          <w:b w:val="0"/>
        </w:rPr>
        <w:commentReference w:id="5423"/>
      </w:r>
    </w:p>
    <w:p w14:paraId="30688A42" w14:textId="77777777" w:rsidR="0094126F" w:rsidRDefault="00BA1960" w:rsidP="00966F28">
      <w:pPr>
        <w:pStyle w:val="51"/>
      </w:pPr>
      <w:r>
        <w:rPr>
          <w:i/>
        </w:rPr>
        <w:t>Array</w:t>
      </w:r>
      <w:r w:rsidR="0094126F" w:rsidRPr="00061845">
        <w:rPr>
          <w:i/>
        </w:rPr>
        <w:t>Iterator</w:t>
      </w:r>
      <w:r w:rsidR="0094126F">
        <w:t>.prototype.next( )</w:t>
      </w:r>
    </w:p>
    <w:p w14:paraId="358CC105" w14:textId="77777777" w:rsidR="0094126F" w:rsidRDefault="0094126F" w:rsidP="0094126F">
      <w:pPr>
        <w:pStyle w:val="Alg4"/>
        <w:numPr>
          <w:ilvl w:val="0"/>
          <w:numId w:val="1004"/>
        </w:numPr>
      </w:pPr>
      <w:r>
        <w:t xml:space="preserve">Let </w:t>
      </w:r>
      <w:r w:rsidRPr="009B7611">
        <w:rPr>
          <w:i/>
        </w:rPr>
        <w:t>O</w:t>
      </w:r>
      <w:r>
        <w:t xml:space="preserve"> be the </w:t>
      </w:r>
      <w:r w:rsidRPr="009B7611">
        <w:rPr>
          <w:b/>
        </w:rPr>
        <w:t>this</w:t>
      </w:r>
      <w:r>
        <w:t xml:space="preserve"> value.</w:t>
      </w:r>
    </w:p>
    <w:p w14:paraId="73D5BBBF" w14:textId="77777777" w:rsidR="0094126F" w:rsidRDefault="0094126F" w:rsidP="0094126F">
      <w:pPr>
        <w:pStyle w:val="Alg4"/>
        <w:numPr>
          <w:ilvl w:val="0"/>
          <w:numId w:val="1004"/>
        </w:numPr>
        <w:spacing w:after="280"/>
        <w:contextualSpacing/>
      </w:pPr>
      <w:r>
        <w:t>If Type(</w:t>
      </w:r>
      <w:r w:rsidRPr="00061845">
        <w:rPr>
          <w:i/>
        </w:rPr>
        <w:t>O</w:t>
      </w:r>
      <w:r>
        <w:t xml:space="preserve">) is not Object, throw a </w:t>
      </w:r>
      <w:r w:rsidRPr="00061845">
        <w:rPr>
          <w:b/>
        </w:rPr>
        <w:t>TypeError</w:t>
      </w:r>
      <w:r>
        <w:t xml:space="preserve"> exception.</w:t>
      </w:r>
    </w:p>
    <w:p w14:paraId="699093E8" w14:textId="77777777" w:rsidR="0094126F" w:rsidRPr="00E77497" w:rsidRDefault="0094126F" w:rsidP="00BA1960">
      <w:pPr>
        <w:pStyle w:val="Alg4"/>
        <w:numPr>
          <w:ilvl w:val="0"/>
          <w:numId w:val="1004"/>
        </w:numPr>
      </w:pPr>
      <w:r>
        <w:t xml:space="preserve">If </w:t>
      </w:r>
      <w:r w:rsidRPr="00061845">
        <w:rPr>
          <w:i/>
        </w:rPr>
        <w:t>O</w:t>
      </w:r>
      <w:r>
        <w:t xml:space="preserve"> does not have all of the internal properties of a </w:t>
      </w:r>
      <w:r w:rsidR="00BA1960">
        <w:t>Array Iterator Instance (</w:t>
      </w:r>
      <w:r w:rsidR="006A3D7C">
        <w:fldChar w:fldCharType="begin"/>
      </w:r>
      <w:r w:rsidR="006A3D7C">
        <w:instrText xml:space="preserve"> REF _Ref366080311 \r \h </w:instrText>
      </w:r>
      <w:r w:rsidR="006A3D7C">
        <w:fldChar w:fldCharType="separate"/>
      </w:r>
      <w:r w:rsidR="00083CEC">
        <w:t>22.1.5.3</w:t>
      </w:r>
      <w:r w:rsidR="006A3D7C">
        <w:fldChar w:fldCharType="end"/>
      </w:r>
      <w:r>
        <w:t xml:space="preserve">), throw a </w:t>
      </w:r>
      <w:r w:rsidRPr="00061845">
        <w:rPr>
          <w:b/>
        </w:rPr>
        <w:t>TypeError</w:t>
      </w:r>
      <w:r>
        <w:t xml:space="preserve"> exception.</w:t>
      </w:r>
    </w:p>
    <w:p w14:paraId="6A871F7E" w14:textId="77777777" w:rsidR="0094126F" w:rsidRDefault="0094126F" w:rsidP="00BA1960">
      <w:pPr>
        <w:pStyle w:val="Alg4"/>
        <w:numPr>
          <w:ilvl w:val="0"/>
          <w:numId w:val="1004"/>
        </w:numPr>
        <w:spacing w:after="280"/>
        <w:contextualSpacing/>
      </w:pPr>
      <w:r>
        <w:t xml:space="preserve">Let </w:t>
      </w:r>
      <w:r w:rsidR="00BA1960">
        <w:rPr>
          <w:i/>
        </w:rPr>
        <w:t>a</w:t>
      </w:r>
      <w:r>
        <w:t xml:space="preserve"> be the value of the [[</w:t>
      </w:r>
      <w:r w:rsidR="00BA1960">
        <w:t>IteratedObject</w:t>
      </w:r>
      <w:r>
        <w:t>]] internal</w:t>
      </w:r>
      <w:r w:rsidR="008C7F3D">
        <w:t xml:space="preserve"> </w:t>
      </w:r>
      <w:r w:rsidR="00022312">
        <w:t>data</w:t>
      </w:r>
      <w:r>
        <w:t xml:space="preserve"> property of</w:t>
      </w:r>
      <w:r w:rsidRPr="002166A8">
        <w:rPr>
          <w:i/>
        </w:rPr>
        <w:t xml:space="preserve"> </w:t>
      </w:r>
      <w:r w:rsidRPr="009B7611">
        <w:rPr>
          <w:i/>
        </w:rPr>
        <w:t>O</w:t>
      </w:r>
      <w:r>
        <w:t>.</w:t>
      </w:r>
    </w:p>
    <w:p w14:paraId="5CD01A69" w14:textId="77777777" w:rsidR="0094126F" w:rsidRDefault="0094126F" w:rsidP="00BA1960">
      <w:pPr>
        <w:pStyle w:val="Alg4"/>
        <w:numPr>
          <w:ilvl w:val="0"/>
          <w:numId w:val="1004"/>
        </w:numPr>
        <w:spacing w:after="280"/>
        <w:contextualSpacing/>
      </w:pPr>
      <w:r>
        <w:t xml:space="preserve">Let </w:t>
      </w:r>
      <w:r>
        <w:rPr>
          <w:i/>
        </w:rPr>
        <w:t>index</w:t>
      </w:r>
      <w:r>
        <w:t xml:space="preserve"> be the value of the [[</w:t>
      </w:r>
      <w:r w:rsidR="00BA1960">
        <w:t>ArrayIteratorNextIndex</w:t>
      </w:r>
      <w:r>
        <w:t>]] internal</w:t>
      </w:r>
      <w:r w:rsidR="00022312">
        <w:t xml:space="preserve"> data</w:t>
      </w:r>
      <w:r>
        <w:t xml:space="preserve"> property of</w:t>
      </w:r>
      <w:r w:rsidRPr="002166A8">
        <w:rPr>
          <w:i/>
        </w:rPr>
        <w:t xml:space="preserve"> </w:t>
      </w:r>
      <w:r w:rsidRPr="009B7611">
        <w:rPr>
          <w:i/>
        </w:rPr>
        <w:t>O</w:t>
      </w:r>
      <w:r>
        <w:t>.</w:t>
      </w:r>
    </w:p>
    <w:p w14:paraId="36920EBA" w14:textId="77777777" w:rsidR="0094126F" w:rsidRDefault="0094126F" w:rsidP="00BA1960">
      <w:pPr>
        <w:pStyle w:val="Alg4"/>
        <w:numPr>
          <w:ilvl w:val="0"/>
          <w:numId w:val="1004"/>
        </w:numPr>
        <w:spacing w:after="280"/>
        <w:contextualSpacing/>
      </w:pPr>
      <w:r>
        <w:t xml:space="preserve">Let </w:t>
      </w:r>
      <w:r>
        <w:rPr>
          <w:i/>
        </w:rPr>
        <w:t>itemKind</w:t>
      </w:r>
      <w:r>
        <w:t xml:space="preserve"> be the value of the [[</w:t>
      </w:r>
      <w:r w:rsidR="00BA1960">
        <w:t>ArrayIterationKind</w:t>
      </w:r>
      <w:r>
        <w:t xml:space="preserve">]] internal </w:t>
      </w:r>
      <w:r w:rsidR="00022312">
        <w:t xml:space="preserve">data </w:t>
      </w:r>
      <w:r>
        <w:t>property of</w:t>
      </w:r>
      <w:r w:rsidRPr="002166A8">
        <w:rPr>
          <w:i/>
        </w:rPr>
        <w:t xml:space="preserve"> </w:t>
      </w:r>
      <w:r w:rsidRPr="009B7611">
        <w:rPr>
          <w:i/>
        </w:rPr>
        <w:t>O</w:t>
      </w:r>
      <w:r>
        <w:t>.</w:t>
      </w:r>
    </w:p>
    <w:p w14:paraId="1C4BD495" w14:textId="77777777" w:rsidR="00C940D3" w:rsidRPr="00E77497" w:rsidRDefault="00C940D3" w:rsidP="00543F35">
      <w:pPr>
        <w:pStyle w:val="Alg4"/>
        <w:numPr>
          <w:ilvl w:val="0"/>
          <w:numId w:val="1004"/>
        </w:numPr>
      </w:pPr>
      <w:r w:rsidRPr="00E77497">
        <w:t xml:space="preserve">Let </w:t>
      </w:r>
      <w:r w:rsidRPr="00E77497">
        <w:rPr>
          <w:i/>
        </w:rPr>
        <w:t>lenValue</w:t>
      </w:r>
      <w:r w:rsidRPr="00E77497">
        <w:t xml:space="preserve">  be the result of </w:t>
      </w:r>
      <w:r w:rsidR="00543F35" w:rsidRPr="00E77497">
        <w:t>Get</w:t>
      </w:r>
      <w:r w:rsidR="00543F35">
        <w:t>(</w:t>
      </w:r>
      <w:r w:rsidR="00543F35">
        <w:rPr>
          <w:i/>
        </w:rPr>
        <w:t>a</w:t>
      </w:r>
      <w:r w:rsidR="00543F35">
        <w:t>,</w:t>
      </w:r>
      <w:r w:rsidR="00543F35" w:rsidRPr="00E77497">
        <w:t xml:space="preserve"> </w:t>
      </w:r>
      <w:r w:rsidR="00543F35" w:rsidRPr="00E77497">
        <w:rPr>
          <w:rFonts w:ascii="Courier New" w:hAnsi="Courier New"/>
          <w:b/>
        </w:rPr>
        <w:t>"length"</w:t>
      </w:r>
      <w:r w:rsidR="00543F35">
        <w:rPr>
          <w:bCs/>
        </w:rPr>
        <w:t>)</w:t>
      </w:r>
      <w:r w:rsidRPr="00E77497">
        <w:t>.</w:t>
      </w:r>
    </w:p>
    <w:p w14:paraId="242717E5" w14:textId="77777777" w:rsidR="00C940D3" w:rsidRPr="00E77497" w:rsidRDefault="00C940D3" w:rsidP="00E66725">
      <w:pPr>
        <w:pStyle w:val="Alg4"/>
        <w:numPr>
          <w:ilvl w:val="0"/>
          <w:numId w:val="1004"/>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14:paraId="0ACC75C6" w14:textId="77777777" w:rsidR="00C940D3" w:rsidRPr="00E77497" w:rsidRDefault="00C940D3" w:rsidP="00C940D3">
      <w:pPr>
        <w:pStyle w:val="Alg4"/>
        <w:numPr>
          <w:ilvl w:val="0"/>
          <w:numId w:val="1004"/>
        </w:numPr>
        <w:contextualSpacing/>
      </w:pPr>
      <w:r>
        <w:t>ReturnIfAbrupt(</w:t>
      </w:r>
      <w:r w:rsidRPr="00E77497">
        <w:rPr>
          <w:i/>
        </w:rPr>
        <w:t>len</w:t>
      </w:r>
      <w:r>
        <w:t>).</w:t>
      </w:r>
    </w:p>
    <w:p w14:paraId="60CEEEA4" w14:textId="77777777" w:rsidR="00262B6B" w:rsidRDefault="00262B6B" w:rsidP="00262B6B">
      <w:pPr>
        <w:pStyle w:val="Alg4"/>
        <w:numPr>
          <w:ilvl w:val="0"/>
          <w:numId w:val="1004"/>
        </w:numPr>
      </w:pPr>
      <w:commentRangeStart w:id="5424"/>
      <w:r>
        <w:t xml:space="preserve">If </w:t>
      </w:r>
      <w:r w:rsidRPr="00262B6B">
        <w:rPr>
          <w:i/>
          <w:iCs/>
        </w:rPr>
        <w:t>itemKind</w:t>
      </w:r>
      <w:r>
        <w:t xml:space="preserve"> contains the substring </w:t>
      </w:r>
      <w:r w:rsidRPr="00E77497">
        <w:rPr>
          <w:b/>
        </w:rPr>
        <w:t>"</w:t>
      </w:r>
      <w:r>
        <w:rPr>
          <w:rFonts w:ascii="Courier New" w:hAnsi="Courier New" w:cs="Courier New"/>
          <w:b/>
        </w:rPr>
        <w:t>sparse</w:t>
      </w:r>
      <w:r w:rsidRPr="00E77497">
        <w:rPr>
          <w:b/>
        </w:rPr>
        <w:t>"</w:t>
      </w:r>
      <w:r w:rsidRPr="00262B6B">
        <w:t>, then</w:t>
      </w:r>
    </w:p>
    <w:p w14:paraId="7DA5EEE1" w14:textId="77777777" w:rsidR="00262B6B" w:rsidRDefault="00262B6B" w:rsidP="00262B6B">
      <w:pPr>
        <w:pStyle w:val="Alg4"/>
        <w:numPr>
          <w:ilvl w:val="1"/>
          <w:numId w:val="1004"/>
        </w:numPr>
      </w:pPr>
      <w:r>
        <w:t xml:space="preserve">Let </w:t>
      </w:r>
      <w:r w:rsidRPr="00262B6B">
        <w:rPr>
          <w:i/>
          <w:iCs/>
        </w:rPr>
        <w:t>found</w:t>
      </w:r>
      <w:r>
        <w:t xml:space="preserve"> be </w:t>
      </w:r>
      <w:r w:rsidRPr="00262B6B">
        <w:rPr>
          <w:b/>
          <w:bCs/>
        </w:rPr>
        <w:t>false</w:t>
      </w:r>
      <w:r>
        <w:t>.</w:t>
      </w:r>
    </w:p>
    <w:p w14:paraId="61CA1DC1" w14:textId="77777777" w:rsidR="00C940D3" w:rsidRPr="00E77497" w:rsidRDefault="00C940D3" w:rsidP="00262B6B">
      <w:pPr>
        <w:pStyle w:val="Alg4"/>
        <w:numPr>
          <w:ilvl w:val="1"/>
          <w:numId w:val="1004"/>
        </w:numPr>
      </w:pPr>
      <w:r w:rsidRPr="00E77497">
        <w:t>Repeat, while</w:t>
      </w:r>
      <w:r w:rsidR="00262B6B">
        <w:t xml:space="preserve"> </w:t>
      </w:r>
      <w:r w:rsidR="00262B6B">
        <w:rPr>
          <w:i/>
          <w:iCs/>
        </w:rPr>
        <w:t>found</w:t>
      </w:r>
      <w:r w:rsidR="00262B6B">
        <w:t xml:space="preserve"> is </w:t>
      </w:r>
      <w:r w:rsidR="00262B6B">
        <w:rPr>
          <w:b/>
          <w:bCs/>
        </w:rPr>
        <w:t>false</w:t>
      </w:r>
      <w:r w:rsidR="00262B6B">
        <w:t xml:space="preserve"> and</w:t>
      </w:r>
      <w:r w:rsidRPr="00E77497">
        <w:t xml:space="preserve"> </w:t>
      </w:r>
      <w:r>
        <w:rPr>
          <w:i/>
        </w:rPr>
        <w:t>index</w:t>
      </w:r>
      <w:r w:rsidRPr="00E77497">
        <w:rPr>
          <w:i/>
        </w:rPr>
        <w:t xml:space="preserve"> </w:t>
      </w:r>
      <w:r w:rsidRPr="00E77497">
        <w:t xml:space="preserve">&lt; </w:t>
      </w:r>
      <w:r w:rsidRPr="00E77497">
        <w:rPr>
          <w:i/>
        </w:rPr>
        <w:t>len</w:t>
      </w:r>
    </w:p>
    <w:p w14:paraId="21E4643C" w14:textId="77777777" w:rsidR="00C940D3" w:rsidRPr="00E77497" w:rsidRDefault="00C940D3" w:rsidP="00262B6B">
      <w:pPr>
        <w:pStyle w:val="Alg4"/>
        <w:numPr>
          <w:ilvl w:val="2"/>
          <w:numId w:val="1004"/>
        </w:numPr>
      </w:pPr>
      <w:r w:rsidRPr="00E77497">
        <w:t xml:space="preserve">Let </w:t>
      </w:r>
      <w:r w:rsidR="00262B6B">
        <w:rPr>
          <w:i/>
        </w:rPr>
        <w:t>elementKey</w:t>
      </w:r>
      <w:r w:rsidRPr="00E77497">
        <w:t xml:space="preserve"> be ToString(</w:t>
      </w:r>
      <w:r w:rsidR="00262B6B">
        <w:rPr>
          <w:i/>
        </w:rPr>
        <w:t>index</w:t>
      </w:r>
      <w:r w:rsidRPr="00E77497">
        <w:t>).</w:t>
      </w:r>
    </w:p>
    <w:p w14:paraId="51E61395" w14:textId="77777777" w:rsidR="00C940D3" w:rsidRPr="00E77497" w:rsidRDefault="00C940D3" w:rsidP="00A30692">
      <w:pPr>
        <w:pStyle w:val="Alg4"/>
        <w:numPr>
          <w:ilvl w:val="2"/>
          <w:numId w:val="1004"/>
        </w:numPr>
      </w:pPr>
      <w:r w:rsidRPr="00E77497">
        <w:t xml:space="preserve">Let </w:t>
      </w:r>
      <w:r w:rsidR="00262B6B">
        <w:rPr>
          <w:i/>
        </w:rPr>
        <w:t>found</w:t>
      </w:r>
      <w:r w:rsidRPr="00E77497">
        <w:t xml:space="preserve"> be the result of </w:t>
      </w:r>
      <w:r w:rsidR="00A30692">
        <w:t>HasProperty(</w:t>
      </w:r>
      <w:r w:rsidR="00A30692">
        <w:rPr>
          <w:i/>
        </w:rPr>
        <w:t>a</w:t>
      </w:r>
      <w:r w:rsidR="00A30692">
        <w:t>,</w:t>
      </w:r>
      <w:r w:rsidR="00A30692" w:rsidRPr="00E77497">
        <w:t xml:space="preserve"> </w:t>
      </w:r>
      <w:r w:rsidR="00262B6B">
        <w:rPr>
          <w:i/>
        </w:rPr>
        <w:t>elementKey</w:t>
      </w:r>
      <w:r w:rsidR="00A30692">
        <w:rPr>
          <w:iCs/>
        </w:rPr>
        <w:t>)</w:t>
      </w:r>
      <w:r w:rsidRPr="00E77497">
        <w:t>.</w:t>
      </w:r>
    </w:p>
    <w:p w14:paraId="028A2768" w14:textId="77777777" w:rsidR="008F2BA1" w:rsidRDefault="008F2BA1" w:rsidP="00966F28">
      <w:pPr>
        <w:pStyle w:val="Alg3"/>
        <w:numPr>
          <w:ilvl w:val="2"/>
          <w:numId w:val="1004"/>
        </w:numPr>
        <w:tabs>
          <w:tab w:val="left" w:pos="720"/>
        </w:tabs>
      </w:pPr>
      <w:r>
        <w:t>ReturnIfAbrupt(</w:t>
      </w:r>
      <w:r>
        <w:rPr>
          <w:i/>
          <w:iCs/>
        </w:rPr>
        <w:t>found</w:t>
      </w:r>
      <w:r>
        <w:t>).</w:t>
      </w:r>
    </w:p>
    <w:p w14:paraId="09165FF5" w14:textId="77777777" w:rsidR="00C940D3" w:rsidRPr="00E77497" w:rsidRDefault="00C940D3" w:rsidP="00262B6B">
      <w:pPr>
        <w:pStyle w:val="Alg4"/>
        <w:numPr>
          <w:ilvl w:val="2"/>
          <w:numId w:val="1004"/>
        </w:numPr>
      </w:pPr>
      <w:r w:rsidRPr="00E77497">
        <w:t xml:space="preserve">If </w:t>
      </w:r>
      <w:r w:rsidR="00262B6B">
        <w:rPr>
          <w:i/>
        </w:rPr>
        <w:t>found</w:t>
      </w:r>
      <w:r w:rsidR="00262B6B" w:rsidRPr="00E77497">
        <w:t xml:space="preserve"> </w:t>
      </w:r>
      <w:r w:rsidRPr="00E77497">
        <w:t xml:space="preserve">is </w:t>
      </w:r>
      <w:r w:rsidR="00262B6B">
        <w:rPr>
          <w:b/>
        </w:rPr>
        <w:t>false</w:t>
      </w:r>
      <w:r w:rsidRPr="00E77497">
        <w:t>, then</w:t>
      </w:r>
    </w:p>
    <w:p w14:paraId="3A6BDCB3" w14:textId="77777777" w:rsidR="00C940D3" w:rsidRPr="00E77497" w:rsidRDefault="00C940D3" w:rsidP="00262B6B">
      <w:pPr>
        <w:pStyle w:val="Alg4"/>
        <w:numPr>
          <w:ilvl w:val="3"/>
          <w:numId w:val="1004"/>
        </w:numPr>
      </w:pPr>
      <w:r w:rsidRPr="00E77497">
        <w:t xml:space="preserve">Increase </w:t>
      </w:r>
      <w:r w:rsidR="00262B6B">
        <w:rPr>
          <w:i/>
        </w:rPr>
        <w:t>index</w:t>
      </w:r>
      <w:r w:rsidRPr="00E77497">
        <w:t xml:space="preserve"> by 1.</w:t>
      </w:r>
      <w:commentRangeEnd w:id="5424"/>
      <w:r w:rsidR="007A2AE2">
        <w:rPr>
          <w:rStyle w:val="af6"/>
          <w:rFonts w:ascii="Arial" w:eastAsia="MS Mincho" w:hAnsi="Arial"/>
          <w:spacing w:val="0"/>
          <w:lang w:eastAsia="ja-JP"/>
        </w:rPr>
        <w:commentReference w:id="5424"/>
      </w:r>
    </w:p>
    <w:p w14:paraId="56FE8D51" w14:textId="77777777" w:rsidR="003A4CC8" w:rsidRDefault="003A4CC8" w:rsidP="003A4CC8">
      <w:pPr>
        <w:pStyle w:val="Alg4"/>
        <w:numPr>
          <w:ilvl w:val="0"/>
          <w:numId w:val="1004"/>
        </w:numPr>
        <w:spacing w:after="280"/>
        <w:contextualSpacing/>
      </w:pPr>
      <w:r>
        <w:t xml:space="preserve">If </w:t>
      </w:r>
      <w:r>
        <w:rPr>
          <w:i/>
        </w:rPr>
        <w:t>index</w:t>
      </w:r>
      <w:r w:rsidRPr="00E77497">
        <w:rPr>
          <w:i/>
        </w:rPr>
        <w:t xml:space="preserve"> </w:t>
      </w:r>
      <w:r>
        <w:t>≥</w:t>
      </w:r>
      <w:r w:rsidRPr="00E77497">
        <w:t xml:space="preserve"> </w:t>
      </w:r>
      <w:r>
        <w:rPr>
          <w:i/>
        </w:rPr>
        <w:t>len</w:t>
      </w:r>
      <w:r>
        <w:rPr>
          <w:iCs/>
        </w:rPr>
        <w:t>, then</w:t>
      </w:r>
    </w:p>
    <w:p w14:paraId="7E804639" w14:textId="77777777" w:rsidR="003A4CC8" w:rsidRDefault="003A4CC8" w:rsidP="00FA5D11">
      <w:pPr>
        <w:pStyle w:val="Alg4"/>
        <w:numPr>
          <w:ilvl w:val="1"/>
          <w:numId w:val="1004"/>
        </w:numPr>
        <w:spacing w:after="280"/>
        <w:contextualSpacing/>
      </w:pPr>
      <w:r>
        <w:t>Set the value of the [[ArrayIteratorNextIndex]] internal</w:t>
      </w:r>
      <w:r w:rsidR="00022312">
        <w:t xml:space="preserve"> data</w:t>
      </w:r>
      <w:r>
        <w:t xml:space="preserve"> property of</w:t>
      </w:r>
      <w:r w:rsidRPr="002166A8">
        <w:rPr>
          <w:i/>
        </w:rPr>
        <w:t xml:space="preserve"> </w:t>
      </w:r>
      <w:r w:rsidRPr="009B7611">
        <w:rPr>
          <w:i/>
        </w:rPr>
        <w:t>O</w:t>
      </w:r>
      <w:r>
        <w:rPr>
          <w:iCs/>
        </w:rPr>
        <w:t xml:space="preserve"> to +</w:t>
      </w:r>
      <w:r w:rsidR="00FA5D11">
        <w:rPr>
          <w:iCs/>
        </w:rPr>
        <w:t>∞</w:t>
      </w:r>
      <w:r>
        <w:t>.</w:t>
      </w:r>
    </w:p>
    <w:p w14:paraId="1A12E4D5" w14:textId="77777777" w:rsidR="00CF542D" w:rsidRDefault="003A4CC8" w:rsidP="00CF542D">
      <w:pPr>
        <w:pStyle w:val="Alg4"/>
        <w:numPr>
          <w:ilvl w:val="0"/>
          <w:numId w:val="1004"/>
        </w:numPr>
        <w:spacing w:after="280"/>
        <w:contextualSpacing/>
      </w:pPr>
      <w:r w:rsidRPr="00E77497">
        <w:t xml:space="preserve">Return </w:t>
      </w:r>
      <w:r w:rsidR="0056441E">
        <w:t>CreateItrResultObject(</w:t>
      </w:r>
      <w:r w:rsidR="0056441E">
        <w:rPr>
          <w:b/>
          <w:bCs/>
        </w:rPr>
        <w:t>undefined</w:t>
      </w:r>
      <w:r w:rsidR="0056441E">
        <w:t xml:space="preserve">, </w:t>
      </w:r>
      <w:r w:rsidR="0056441E" w:rsidRPr="0056441E">
        <w:rPr>
          <w:b/>
          <w:bCs/>
        </w:rPr>
        <w:t>true</w:t>
      </w:r>
      <w:r w:rsidR="0056441E">
        <w:t>)</w:t>
      </w:r>
      <w:r w:rsidRPr="00E77497">
        <w:t>.</w:t>
      </w:r>
      <w:r w:rsidR="00CF542D">
        <w:t xml:space="preserve">Set the value of the [[ArrayIteratorNextIndex]] internal </w:t>
      </w:r>
      <w:r w:rsidR="00022312">
        <w:t xml:space="preserve">data </w:t>
      </w:r>
      <w:r w:rsidR="00CF542D">
        <w:t>property of</w:t>
      </w:r>
      <w:r w:rsidR="00CF542D" w:rsidRPr="002166A8">
        <w:rPr>
          <w:i/>
        </w:rPr>
        <w:t xml:space="preserve"> </w:t>
      </w:r>
      <w:r w:rsidR="00CF542D" w:rsidRPr="009B7611">
        <w:rPr>
          <w:i/>
        </w:rPr>
        <w:t>O</w:t>
      </w:r>
      <w:r w:rsidR="00CF542D">
        <w:rPr>
          <w:iCs/>
        </w:rPr>
        <w:t xml:space="preserve"> to </w:t>
      </w:r>
      <w:r w:rsidR="00CF542D">
        <w:rPr>
          <w:i/>
        </w:rPr>
        <w:t>index</w:t>
      </w:r>
      <w:r w:rsidR="00CF542D">
        <w:rPr>
          <w:iCs/>
        </w:rPr>
        <w:t>+1</w:t>
      </w:r>
      <w:r w:rsidR="00CF542D">
        <w:t>.</w:t>
      </w:r>
    </w:p>
    <w:p w14:paraId="61E1770D" w14:textId="77777777" w:rsidR="00CF542D" w:rsidRDefault="00CF542D" w:rsidP="00CF542D">
      <w:pPr>
        <w:pStyle w:val="Alg4"/>
        <w:numPr>
          <w:ilvl w:val="0"/>
          <w:numId w:val="1004"/>
        </w:numPr>
        <w:spacing w:after="28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value</w:t>
      </w:r>
      <w:r w:rsidRPr="00E77497">
        <w:rPr>
          <w:b/>
        </w:rPr>
        <w:t>"</w:t>
      </w:r>
      <w:r w:rsidRPr="00262B6B">
        <w:t>, then</w:t>
      </w:r>
    </w:p>
    <w:p w14:paraId="21A105FE" w14:textId="77777777" w:rsidR="00E66725" w:rsidRDefault="00E66725" w:rsidP="00E66725">
      <w:pPr>
        <w:pStyle w:val="Alg4"/>
        <w:numPr>
          <w:ilvl w:val="1"/>
          <w:numId w:val="1004"/>
        </w:numPr>
        <w:spacing w:after="280"/>
        <w:contextualSpacing/>
      </w:pPr>
      <w:r w:rsidRPr="00E77497">
        <w:t xml:space="preserve">Let </w:t>
      </w:r>
      <w:r>
        <w:rPr>
          <w:i/>
        </w:rPr>
        <w:t>elementKey</w:t>
      </w:r>
      <w:r w:rsidRPr="00E77497">
        <w:t xml:space="preserve"> be ToString(</w:t>
      </w:r>
      <w:r>
        <w:rPr>
          <w:i/>
        </w:rPr>
        <w:t>index</w:t>
      </w:r>
      <w:r w:rsidRPr="00E77497">
        <w:t>).</w:t>
      </w:r>
    </w:p>
    <w:p w14:paraId="396F93B3" w14:textId="77777777" w:rsidR="00CF542D" w:rsidRPr="00E77497" w:rsidRDefault="00CF542D" w:rsidP="00543F35">
      <w:pPr>
        <w:pStyle w:val="Alg4"/>
        <w:numPr>
          <w:ilvl w:val="1"/>
          <w:numId w:val="1004"/>
        </w:numPr>
        <w:tabs>
          <w:tab w:val="left" w:pos="2520"/>
        </w:tabs>
      </w:pPr>
      <w:r w:rsidRPr="00E77497">
        <w:t xml:space="preserve">Let </w:t>
      </w:r>
      <w:r>
        <w:rPr>
          <w:i/>
        </w:rPr>
        <w:t>element</w:t>
      </w:r>
      <w:r w:rsidRPr="00E77497">
        <w:rPr>
          <w:i/>
        </w:rPr>
        <w:t>Value</w:t>
      </w:r>
      <w:r w:rsidRPr="00E77497">
        <w:t xml:space="preserve"> be the result of Get</w:t>
      </w:r>
      <w:r w:rsidR="00543F35">
        <w:t>(</w:t>
      </w:r>
      <w:r>
        <w:rPr>
          <w:i/>
        </w:rPr>
        <w:t>a</w:t>
      </w:r>
      <w:r w:rsidR="00543F35">
        <w:t>,</w:t>
      </w:r>
      <w:r w:rsidRPr="00E77497">
        <w:t xml:space="preserve"> </w:t>
      </w:r>
      <w:r>
        <w:rPr>
          <w:i/>
        </w:rPr>
        <w:t>elementKey</w:t>
      </w:r>
      <w:r w:rsidR="00543F35">
        <w:rPr>
          <w:iCs/>
        </w:rPr>
        <w:t>)</w:t>
      </w:r>
      <w:r w:rsidRPr="00E77497">
        <w:t>.</w:t>
      </w:r>
    </w:p>
    <w:p w14:paraId="08821D3C" w14:textId="77777777" w:rsidR="00CF542D" w:rsidRDefault="00CF542D" w:rsidP="00F80F9F">
      <w:pPr>
        <w:pStyle w:val="Alg4"/>
        <w:numPr>
          <w:ilvl w:val="1"/>
          <w:numId w:val="1004"/>
        </w:numPr>
        <w:contextualSpacing/>
      </w:pPr>
      <w:r>
        <w:t>ReturnIfAbrupt(</w:t>
      </w:r>
      <w:r>
        <w:rPr>
          <w:i/>
        </w:rPr>
        <w:t>element</w:t>
      </w:r>
      <w:r w:rsidRPr="00E77497">
        <w:rPr>
          <w:i/>
        </w:rPr>
        <w:t>Value</w:t>
      </w:r>
      <w:r>
        <w:t>).</w:t>
      </w:r>
    </w:p>
    <w:p w14:paraId="02A84D29" w14:textId="77777777" w:rsidR="00CF542D" w:rsidRDefault="00CF542D" w:rsidP="00F80F9F">
      <w:pPr>
        <w:pStyle w:val="Alg4"/>
        <w:numPr>
          <w:ilvl w:val="0"/>
          <w:numId w:val="1004"/>
        </w:numPr>
        <w:spacing w:after="24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key+value</w:t>
      </w:r>
      <w:r w:rsidRPr="00E77497">
        <w:rPr>
          <w:b/>
        </w:rPr>
        <w:t>"</w:t>
      </w:r>
      <w:r w:rsidRPr="00262B6B">
        <w:t>, then</w:t>
      </w:r>
    </w:p>
    <w:p w14:paraId="0DA4C084" w14:textId="77777777" w:rsidR="00CF542D" w:rsidRDefault="00CF542D" w:rsidP="00F80F9F">
      <w:pPr>
        <w:pStyle w:val="Alg4"/>
        <w:numPr>
          <w:ilvl w:val="1"/>
          <w:numId w:val="1004"/>
        </w:numPr>
        <w:spacing w:after="240"/>
        <w:contextualSpacing/>
      </w:pPr>
      <w:r>
        <w:t xml:space="preserve">Let </w:t>
      </w:r>
      <w:r w:rsidRPr="009B7611">
        <w:rPr>
          <w:i/>
        </w:rPr>
        <w:t>result</w:t>
      </w:r>
      <w:r>
        <w:t xml:space="preserve"> be the result of the abstract operation ArrayCreate with argument 2.</w:t>
      </w:r>
    </w:p>
    <w:p w14:paraId="047A384A" w14:textId="77777777" w:rsidR="00CF542D" w:rsidRDefault="00CF542D" w:rsidP="00F80F9F">
      <w:pPr>
        <w:pStyle w:val="Alg4"/>
        <w:numPr>
          <w:ilvl w:val="1"/>
          <w:numId w:val="1004"/>
        </w:numPr>
        <w:spacing w:after="240"/>
        <w:contextualSpacing/>
      </w:pPr>
      <w:r>
        <w:t xml:space="preserve">Assert: </w:t>
      </w:r>
      <w:r w:rsidRPr="009B7611">
        <w:rPr>
          <w:i/>
        </w:rPr>
        <w:t>result</w:t>
      </w:r>
      <w:r>
        <w:t xml:space="preserve"> is a new, well-formed Array object so the following operations will never fail.</w:t>
      </w:r>
    </w:p>
    <w:p w14:paraId="5FCE1911" w14:textId="77777777" w:rsidR="00CF542D" w:rsidRDefault="00CF542D" w:rsidP="00E66725">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0</w:t>
      </w:r>
      <w:r w:rsidRPr="00E77497">
        <w:rPr>
          <w:b/>
        </w:rPr>
        <w:t>"</w:t>
      </w:r>
      <w:r w:rsidR="00630508">
        <w:t xml:space="preserve"> and</w:t>
      </w:r>
      <w:r>
        <w:t xml:space="preserve"> Property Descriptor {[[Value]]: </w:t>
      </w:r>
      <w:r w:rsidR="00E66725">
        <w:rPr>
          <w:i/>
        </w:rPr>
        <w:t>index</w:t>
      </w:r>
      <w:r w:rsidR="00F80F9F">
        <w:t>,</w:t>
      </w:r>
      <w:r>
        <w:t xml:space="preserve"> [[Writable]]: </w:t>
      </w:r>
      <w:r w:rsidRPr="00581965">
        <w:rPr>
          <w:b/>
        </w:rPr>
        <w:t>true</w:t>
      </w:r>
      <w:r>
        <w:t xml:space="preserve">, [[Enumerable]]: </w:t>
      </w:r>
      <w:r w:rsidRPr="00581965">
        <w:rPr>
          <w:b/>
        </w:rPr>
        <w:t>true</w:t>
      </w:r>
      <w:r>
        <w:t xml:space="preserve">, [[Configurable]]: </w:t>
      </w:r>
      <w:r w:rsidRPr="00581965">
        <w:rPr>
          <w:b/>
        </w:rPr>
        <w:t>true</w:t>
      </w:r>
      <w:r>
        <w:t>}.</w:t>
      </w:r>
    </w:p>
    <w:p w14:paraId="00A48522" w14:textId="77777777" w:rsidR="00CF542D" w:rsidRDefault="00CF542D" w:rsidP="00630508">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1</w:t>
      </w:r>
      <w:r w:rsidRPr="00E77497">
        <w:rPr>
          <w:b/>
        </w:rPr>
        <w:t>"</w:t>
      </w:r>
      <w:r w:rsidR="00630508">
        <w:t xml:space="preserve"> and</w:t>
      </w:r>
      <w:r>
        <w:t xml:space="preserve"> Property Descriptor {[[Value]]: </w:t>
      </w:r>
      <w:r w:rsidR="00F80F9F">
        <w:rPr>
          <w:i/>
        </w:rPr>
        <w:t>element</w:t>
      </w:r>
      <w:r w:rsidR="00F80F9F" w:rsidRPr="00E77497">
        <w:rPr>
          <w:i/>
        </w:rPr>
        <w:t>Value</w:t>
      </w:r>
      <w:r>
        <w:t xml:space="preserve">, [[Writable]]: </w:t>
      </w:r>
      <w:r w:rsidRPr="00581965">
        <w:rPr>
          <w:b/>
        </w:rPr>
        <w:t>true</w:t>
      </w:r>
      <w:r>
        <w:t xml:space="preserve">, [[Enumerable]]: </w:t>
      </w:r>
      <w:r w:rsidRPr="00581965">
        <w:rPr>
          <w:b/>
        </w:rPr>
        <w:t>true</w:t>
      </w:r>
      <w:r>
        <w:t xml:space="preserve">, [[Configurable]]: </w:t>
      </w:r>
      <w:r w:rsidRPr="00581965">
        <w:rPr>
          <w:b/>
        </w:rPr>
        <w:t>true</w:t>
      </w:r>
      <w:r>
        <w:t>}.</w:t>
      </w:r>
    </w:p>
    <w:p w14:paraId="429428AB" w14:textId="77777777" w:rsidR="00F80F9F" w:rsidRDefault="00F80F9F" w:rsidP="00725B1C">
      <w:pPr>
        <w:pStyle w:val="Alg4"/>
        <w:numPr>
          <w:ilvl w:val="1"/>
          <w:numId w:val="1004"/>
        </w:numPr>
        <w:spacing w:after="240"/>
        <w:contextualSpacing/>
      </w:pPr>
      <w:r>
        <w:t xml:space="preserve">Return </w:t>
      </w:r>
      <w:r w:rsidR="00725B1C">
        <w:t>CreateItrResultObject(</w:t>
      </w:r>
      <w:r w:rsidR="00725B1C" w:rsidRPr="00725B1C">
        <w:rPr>
          <w:i/>
          <w:iCs/>
        </w:rPr>
        <w:t>result</w:t>
      </w:r>
      <w:r w:rsidR="00725B1C">
        <w:t xml:space="preserve">, </w:t>
      </w:r>
      <w:r w:rsidR="00725B1C">
        <w:rPr>
          <w:b/>
          <w:bCs/>
        </w:rPr>
        <w:t>false</w:t>
      </w:r>
      <w:r w:rsidR="00725B1C">
        <w:t>)</w:t>
      </w:r>
      <w:r>
        <w:t>.</w:t>
      </w:r>
    </w:p>
    <w:p w14:paraId="48E8EE41" w14:textId="77777777" w:rsidR="0094126F" w:rsidRDefault="00F80F9F" w:rsidP="00E66725">
      <w:pPr>
        <w:pStyle w:val="Alg4"/>
        <w:numPr>
          <w:ilvl w:val="0"/>
          <w:numId w:val="1004"/>
        </w:numPr>
        <w:spacing w:after="240"/>
        <w:contextualSpacing/>
      </w:pPr>
      <w:r>
        <w:t xml:space="preserve">Else </w:t>
      </w:r>
      <w:r w:rsidR="0094126F">
        <w:t xml:space="preserve">If </w:t>
      </w:r>
      <w:r w:rsidR="0094126F" w:rsidRPr="008816D4">
        <w:rPr>
          <w:i/>
        </w:rPr>
        <w:t>itemKind</w:t>
      </w:r>
      <w:r w:rsidR="0094126F">
        <w:t xml:space="preserve"> </w:t>
      </w:r>
      <w:r>
        <w:t xml:space="preserve">contains the substring </w:t>
      </w:r>
      <w:r w:rsidR="0094126F" w:rsidRPr="00E77497">
        <w:rPr>
          <w:b/>
        </w:rPr>
        <w:t>"</w:t>
      </w:r>
      <w:r w:rsidR="0094126F">
        <w:rPr>
          <w:rFonts w:ascii="Courier New" w:hAnsi="Courier New" w:cs="Courier New"/>
          <w:b/>
        </w:rPr>
        <w:t>key</w:t>
      </w:r>
      <w:r w:rsidR="0094126F" w:rsidRPr="00E77497">
        <w:rPr>
          <w:b/>
        </w:rPr>
        <w:t>"</w:t>
      </w:r>
      <w:r w:rsidR="0094126F">
        <w:t xml:space="preserve"> then, </w:t>
      </w:r>
      <w:r>
        <w:t xml:space="preserve">return </w:t>
      </w:r>
      <w:r w:rsidR="00725B1C">
        <w:t>CreateItrResultObject(</w:t>
      </w:r>
      <w:r w:rsidR="00E66725">
        <w:rPr>
          <w:i/>
        </w:rPr>
        <w:t>index</w:t>
      </w:r>
      <w:r>
        <w:t>,</w:t>
      </w:r>
      <w:r w:rsidR="00725B1C" w:rsidRPr="00725B1C">
        <w:rPr>
          <w:b/>
          <w:bCs/>
        </w:rPr>
        <w:t xml:space="preserve"> </w:t>
      </w:r>
      <w:r w:rsidR="00725B1C">
        <w:rPr>
          <w:b/>
          <w:bCs/>
        </w:rPr>
        <w:t>false</w:t>
      </w:r>
      <w:r w:rsidR="00725B1C">
        <w:t>)</w:t>
      </w:r>
      <w:r w:rsidR="0094126F">
        <w:t>.</w:t>
      </w:r>
    </w:p>
    <w:p w14:paraId="2B091984" w14:textId="77777777" w:rsidR="0094126F" w:rsidRDefault="00725B1C" w:rsidP="00725B1C">
      <w:pPr>
        <w:pStyle w:val="Alg4"/>
        <w:numPr>
          <w:ilvl w:val="0"/>
          <w:numId w:val="1004"/>
        </w:numPr>
        <w:spacing w:after="240"/>
        <w:contextualSpacing/>
      </w:pPr>
      <w:r>
        <w:t xml:space="preserve">Assert: </w:t>
      </w:r>
      <w:r w:rsidR="008002D2" w:rsidRPr="00725B1C">
        <w:rPr>
          <w:i/>
        </w:rPr>
        <w:t>itemKind</w:t>
      </w:r>
      <w:r w:rsidR="008002D2">
        <w:t xml:space="preserve"> </w:t>
      </w:r>
      <w:r w:rsidR="0042285B">
        <w:t xml:space="preserve">contains the substring </w:t>
      </w:r>
      <w:r w:rsidR="008002D2" w:rsidRPr="00725B1C">
        <w:rPr>
          <w:rFonts w:ascii="Courier New" w:hAnsi="Courier New" w:cs="Courier New"/>
          <w:b/>
        </w:rPr>
        <w:t>"value"</w:t>
      </w:r>
      <w:r w:rsidR="0094126F">
        <w:t xml:space="preserve">, </w:t>
      </w:r>
    </w:p>
    <w:p w14:paraId="1724B7FE" w14:textId="77777777" w:rsidR="0094126F" w:rsidRPr="002166A8" w:rsidRDefault="00F80F9F" w:rsidP="00725B1C">
      <w:pPr>
        <w:pStyle w:val="Alg4"/>
        <w:numPr>
          <w:ilvl w:val="0"/>
          <w:numId w:val="1004"/>
        </w:numPr>
        <w:spacing w:after="280"/>
      </w:pPr>
      <w:r>
        <w:t xml:space="preserve">Return </w:t>
      </w:r>
      <w:r w:rsidR="00725B1C">
        <w:t>CreateItrResultObject(</w:t>
      </w:r>
      <w:r>
        <w:rPr>
          <w:i/>
        </w:rPr>
        <w:t>element</w:t>
      </w:r>
      <w:r w:rsidRPr="00E77497">
        <w:rPr>
          <w:i/>
        </w:rPr>
        <w:t>Value</w:t>
      </w:r>
      <w:r w:rsidR="00725B1C">
        <w:rPr>
          <w:iCs/>
        </w:rPr>
        <w:t xml:space="preserve">, </w:t>
      </w:r>
      <w:r w:rsidR="00725B1C">
        <w:rPr>
          <w:b/>
          <w:bCs/>
        </w:rPr>
        <w:t>false</w:t>
      </w:r>
      <w:r w:rsidR="00725B1C">
        <w:t>)</w:t>
      </w:r>
      <w:r>
        <w:t>.</w:t>
      </w:r>
    </w:p>
    <w:p w14:paraId="76B35959" w14:textId="77777777" w:rsidR="0094126F" w:rsidRPr="00E77497" w:rsidRDefault="004B6770" w:rsidP="00483C7C">
      <w:pPr>
        <w:pStyle w:val="51"/>
      </w:pPr>
      <w:r>
        <w:rPr>
          <w:i/>
        </w:rPr>
        <w:t>Array</w:t>
      </w:r>
      <w:r w:rsidR="0094126F" w:rsidRPr="009B7611">
        <w:rPr>
          <w:i/>
        </w:rPr>
        <w:t>Iterator</w:t>
      </w:r>
      <w:r w:rsidR="0094126F" w:rsidRPr="00E77497">
        <w:t>.prototype.</w:t>
      </w:r>
      <w:r w:rsidR="0094126F">
        <w:t>@@iterator</w:t>
      </w:r>
      <w:r w:rsidR="0094126F" w:rsidRPr="00E77497">
        <w:t xml:space="preserve"> ( </w:t>
      </w:r>
      <w:r w:rsidR="0094126F">
        <w:t xml:space="preserve">  </w:t>
      </w:r>
      <w:r w:rsidR="0094126F" w:rsidRPr="00E77497">
        <w:t>)</w:t>
      </w:r>
    </w:p>
    <w:p w14:paraId="59778F83" w14:textId="77777777" w:rsidR="0094126F" w:rsidRPr="00E77497" w:rsidRDefault="0094126F" w:rsidP="0094126F">
      <w:r w:rsidRPr="00E77497">
        <w:t>The following steps are taken:</w:t>
      </w:r>
    </w:p>
    <w:p w14:paraId="5AC968E2" w14:textId="77777777" w:rsidR="0094126F" w:rsidRPr="002166A8" w:rsidRDefault="0094126F" w:rsidP="0094126F">
      <w:pPr>
        <w:pStyle w:val="Alg4"/>
        <w:numPr>
          <w:ilvl w:val="0"/>
          <w:numId w:val="1005"/>
        </w:numPr>
        <w:spacing w:after="280"/>
      </w:pPr>
      <w:r w:rsidRPr="00E77497">
        <w:t xml:space="preserve">Return </w:t>
      </w:r>
      <w:r>
        <w:t xml:space="preserve">the </w:t>
      </w:r>
      <w:r w:rsidRPr="006847F6">
        <w:rPr>
          <w:b/>
        </w:rPr>
        <w:t>this</w:t>
      </w:r>
      <w:r>
        <w:t xml:space="preserve"> value</w:t>
      </w:r>
      <w:r w:rsidRPr="00E77497">
        <w:t>.</w:t>
      </w:r>
    </w:p>
    <w:p w14:paraId="7BC98D33" w14:textId="77777777" w:rsidR="0094126F" w:rsidRDefault="004B6770" w:rsidP="00483C7C">
      <w:pPr>
        <w:pStyle w:val="51"/>
      </w:pPr>
      <w:r>
        <w:rPr>
          <w:i/>
        </w:rPr>
        <w:t>Array</w:t>
      </w:r>
      <w:r w:rsidR="0094126F" w:rsidRPr="009B7611">
        <w:rPr>
          <w:i/>
        </w:rPr>
        <w:t>Iterator</w:t>
      </w:r>
      <w:r w:rsidR="0094126F">
        <w:t>.prototype.@@toStringTag</w:t>
      </w:r>
    </w:p>
    <w:p w14:paraId="7E3ADB54" w14:textId="77777777" w:rsidR="0094126F" w:rsidRPr="00097A4C" w:rsidRDefault="0094126F" w:rsidP="004B6770">
      <w:r w:rsidRPr="00E77497">
        <w:t xml:space="preserve">The </w:t>
      </w:r>
      <w:r>
        <w:t xml:space="preserve">initial value of the @@toStringTag property is the string value </w:t>
      </w:r>
      <w:r w:rsidRPr="00E77497">
        <w:rPr>
          <w:b/>
        </w:rPr>
        <w:t>"</w:t>
      </w:r>
      <w:r w:rsidR="004B6770">
        <w:rPr>
          <w:rFonts w:ascii="Courier New" w:hAnsi="Courier New" w:cs="Courier New"/>
          <w:b/>
        </w:rPr>
        <w:t>Array</w:t>
      </w:r>
      <w:r>
        <w:rPr>
          <w:rFonts w:ascii="Courier New" w:hAnsi="Courier New" w:cs="Courier New"/>
          <w:b/>
        </w:rPr>
        <w:t xml:space="preserve"> Iterator</w:t>
      </w:r>
      <w:r w:rsidRPr="00E77497">
        <w:rPr>
          <w:b/>
        </w:rPr>
        <w:t>"</w:t>
      </w:r>
      <w:r>
        <w:t>.</w:t>
      </w:r>
    </w:p>
    <w:p w14:paraId="32FD24D2" w14:textId="77777777" w:rsidR="0094126F" w:rsidRDefault="0094126F" w:rsidP="00D148E9">
      <w:pPr>
        <w:pStyle w:val="40"/>
      </w:pPr>
      <w:bookmarkStart w:id="5425" w:name="_Ref366080311"/>
      <w:r>
        <w:t xml:space="preserve">Properties of </w:t>
      </w:r>
      <w:r w:rsidR="004B6770">
        <w:t>Array</w:t>
      </w:r>
      <w:r>
        <w:t xml:space="preserve"> Iterator Instances</w:t>
      </w:r>
      <w:bookmarkEnd w:id="5425"/>
    </w:p>
    <w:p w14:paraId="347A5725" w14:textId="77777777" w:rsidR="0094126F" w:rsidRDefault="004B6770" w:rsidP="00E375C3">
      <w:r>
        <w:t>Array</w:t>
      </w:r>
      <w:r w:rsidR="0094126F" w:rsidRPr="00E77497">
        <w:t xml:space="preserve"> </w:t>
      </w:r>
      <w:r w:rsidR="0094126F">
        <w:t>Iterator instances</w:t>
      </w:r>
      <w:r w:rsidR="0094126F" w:rsidRPr="00E77497">
        <w:t xml:space="preserve"> inherit properties from the </w:t>
      </w:r>
      <w:r>
        <w:t>Array</w:t>
      </w:r>
      <w:r w:rsidR="0094126F">
        <w:t xml:space="preserve"> Iterator</w:t>
      </w:r>
      <w:r w:rsidR="0094126F" w:rsidRPr="00E77497">
        <w:t xml:space="preserve"> prototype</w:t>
      </w:r>
      <w:r w:rsidR="0094126F">
        <w:t xml:space="preserve"> (the intrinsic,  %</w:t>
      </w:r>
      <w:r>
        <w:t>Array</w:t>
      </w:r>
      <w:r w:rsidR="0094126F">
        <w:t>IteratorPrototype%)</w:t>
      </w:r>
      <w:r w:rsidR="00E375C3">
        <w:t>.</w:t>
      </w:r>
      <w:r w:rsidR="0094126F" w:rsidRPr="00E77497">
        <w:t xml:space="preserve"> </w:t>
      </w:r>
      <w:r>
        <w:t>Array</w:t>
      </w:r>
      <w:r w:rsidR="0094126F">
        <w:t xml:space="preserve"> Iterator instances are initially created with</w:t>
      </w:r>
      <w:r w:rsidR="0094126F" w:rsidRPr="00E77497">
        <w:t xml:space="preserve"> </w:t>
      </w:r>
      <w:r w:rsidR="0094126F">
        <w:t>the internal properties</w:t>
      </w:r>
      <w:r>
        <w:t xml:space="preserve"> listed in </w:t>
      </w:r>
      <w:r>
        <w:fldChar w:fldCharType="begin"/>
      </w:r>
      <w:r>
        <w:instrText xml:space="preserve"> REF _Ref338585047 \h </w:instrText>
      </w:r>
      <w:r>
        <w:fldChar w:fldCharType="separate"/>
      </w:r>
      <w:r w:rsidR="00083CEC">
        <w:t xml:space="preserve">Table </w:t>
      </w:r>
      <w:r w:rsidR="00083CEC">
        <w:rPr>
          <w:noProof/>
        </w:rPr>
        <w:t>35</w:t>
      </w:r>
      <w:r>
        <w:fldChar w:fldCharType="end"/>
      </w:r>
      <w:r w:rsidR="0094126F">
        <w:t>.</w:t>
      </w:r>
    </w:p>
    <w:p w14:paraId="546DEB86" w14:textId="77777777" w:rsidR="0094126F" w:rsidRDefault="0094126F" w:rsidP="004B6770">
      <w:pPr>
        <w:pStyle w:val="afffff4"/>
        <w:keepNext/>
        <w:jc w:val="center"/>
      </w:pPr>
      <w:bookmarkStart w:id="5426" w:name="_Ref338585047"/>
      <w:r>
        <w:t xml:space="preserve">Table </w:t>
      </w:r>
      <w:r>
        <w:fldChar w:fldCharType="begin"/>
      </w:r>
      <w:r>
        <w:instrText xml:space="preserve"> SEQ Table \* ARABIC </w:instrText>
      </w:r>
      <w:r>
        <w:fldChar w:fldCharType="separate"/>
      </w:r>
      <w:r w:rsidR="00083CEC">
        <w:rPr>
          <w:noProof/>
        </w:rPr>
        <w:t>35</w:t>
      </w:r>
      <w:r>
        <w:fldChar w:fldCharType="end"/>
      </w:r>
      <w:bookmarkEnd w:id="5426"/>
      <w:r>
        <w:t xml:space="preserve"> — Internal </w:t>
      </w:r>
      <w:r w:rsidR="00022312">
        <w:t xml:space="preserve">Data </w:t>
      </w:r>
      <w:r>
        <w:t xml:space="preserve">Properties of </w:t>
      </w:r>
      <w:r w:rsidR="004B6770">
        <w:t>Array</w:t>
      </w:r>
      <w:r>
        <w:t xml:space="preserve">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4126F" w:rsidRPr="00E77497" w14:paraId="7650B4D6" w14:textId="77777777" w:rsidTr="004B6770">
        <w:tc>
          <w:tcPr>
            <w:tcW w:w="2250" w:type="dxa"/>
            <w:tcBorders>
              <w:top w:val="single" w:sz="12" w:space="0" w:color="000000"/>
              <w:left w:val="single" w:sz="6" w:space="0" w:color="000000"/>
              <w:bottom w:val="single" w:sz="6" w:space="0" w:color="000000"/>
              <w:right w:val="nil"/>
            </w:tcBorders>
            <w:shd w:val="solid" w:color="C0C0C0" w:fill="FFFFFF"/>
          </w:tcPr>
          <w:p w14:paraId="17F15FA7" w14:textId="77777777" w:rsidR="0094126F" w:rsidRPr="002166A8" w:rsidRDefault="0094126F" w:rsidP="004B6770">
            <w:pPr>
              <w:spacing w:after="120"/>
              <w:jc w:val="center"/>
              <w:rPr>
                <w:b/>
                <w:shd w:val="solid" w:color="C0C0C0" w:fill="FFFFFF"/>
              </w:rPr>
            </w:pPr>
            <w:r w:rsidRPr="002166A8">
              <w:rPr>
                <w:b/>
                <w:shd w:val="solid" w:color="C0C0C0" w:fill="FFFFFF"/>
              </w:rPr>
              <w:t xml:space="preserve">Internal </w:t>
            </w:r>
            <w:r w:rsidR="00022312">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21EF59B2" w14:textId="77777777" w:rsidR="0094126F" w:rsidRPr="002166A8" w:rsidRDefault="0094126F" w:rsidP="004B6770">
            <w:pPr>
              <w:spacing w:after="120"/>
              <w:jc w:val="center"/>
              <w:rPr>
                <w:b/>
                <w:shd w:val="solid" w:color="C0C0C0" w:fill="FFFFFF"/>
              </w:rPr>
            </w:pPr>
            <w:r w:rsidRPr="002166A8">
              <w:rPr>
                <w:b/>
                <w:shd w:val="solid" w:color="C0C0C0" w:fill="FFFFFF"/>
              </w:rPr>
              <w:t>Description</w:t>
            </w:r>
          </w:p>
        </w:tc>
      </w:tr>
      <w:tr w:rsidR="0094126F" w:rsidRPr="00E77497" w14:paraId="22C5643C" w14:textId="77777777" w:rsidTr="004B6770">
        <w:tc>
          <w:tcPr>
            <w:tcW w:w="2250" w:type="dxa"/>
            <w:tcBorders>
              <w:top w:val="nil"/>
            </w:tcBorders>
          </w:tcPr>
          <w:p w14:paraId="11367845" w14:textId="77777777" w:rsidR="0094126F" w:rsidRPr="00504F46" w:rsidRDefault="0094126F" w:rsidP="004B6770">
            <w:pPr>
              <w:spacing w:after="0"/>
              <w:contextualSpacing/>
              <w:rPr>
                <w:rFonts w:ascii="Times New Roman" w:hAnsi="Times New Roman"/>
              </w:rPr>
            </w:pPr>
            <w:r>
              <w:rPr>
                <w:rFonts w:ascii="Times New Roman" w:hAnsi="Times New Roman"/>
              </w:rPr>
              <w:t>[[</w:t>
            </w:r>
            <w:r w:rsidR="004B6770" w:rsidRPr="004B6770">
              <w:rPr>
                <w:rFonts w:ascii="Times New Roman" w:hAnsi="Times New Roman"/>
              </w:rPr>
              <w:t>IteratedObject</w:t>
            </w:r>
            <w:r>
              <w:rPr>
                <w:rFonts w:ascii="Times New Roman" w:hAnsi="Times New Roman"/>
              </w:rPr>
              <w:t>]]</w:t>
            </w:r>
          </w:p>
        </w:tc>
        <w:tc>
          <w:tcPr>
            <w:tcW w:w="5957" w:type="dxa"/>
            <w:tcBorders>
              <w:top w:val="nil"/>
            </w:tcBorders>
          </w:tcPr>
          <w:p w14:paraId="71B0B2B9" w14:textId="77777777" w:rsidR="0094126F" w:rsidRPr="006847F6" w:rsidRDefault="0094126F" w:rsidP="00F15231">
            <w:pPr>
              <w:spacing w:after="0"/>
              <w:contextualSpacing/>
              <w:rPr>
                <w:rFonts w:cs="Arial"/>
              </w:rPr>
            </w:pPr>
            <w:r w:rsidRPr="002166A8">
              <w:rPr>
                <w:rFonts w:cs="Arial"/>
              </w:rPr>
              <w:t>The object</w:t>
            </w:r>
            <w:r>
              <w:rPr>
                <w:rFonts w:cs="Arial"/>
              </w:rPr>
              <w:t xml:space="preserve"> </w:t>
            </w:r>
            <w:r w:rsidR="00F15231">
              <w:rPr>
                <w:rFonts w:cs="Arial"/>
              </w:rPr>
              <w:t>whose array elements</w:t>
            </w:r>
            <w:r>
              <w:rPr>
                <w:rFonts w:cs="Arial"/>
              </w:rPr>
              <w:t xml:space="preserve"> </w:t>
            </w:r>
            <w:r w:rsidR="00F15231">
              <w:rPr>
                <w:rFonts w:cs="Arial"/>
              </w:rPr>
              <w:t>are</w:t>
            </w:r>
            <w:r>
              <w:rPr>
                <w:rFonts w:cs="Arial"/>
              </w:rPr>
              <w:t xml:space="preserve"> being iterated.</w:t>
            </w:r>
          </w:p>
        </w:tc>
      </w:tr>
      <w:tr w:rsidR="0094126F" w:rsidRPr="00E77497" w14:paraId="16117AAA" w14:textId="77777777" w:rsidTr="004B6770">
        <w:tc>
          <w:tcPr>
            <w:tcW w:w="2250" w:type="dxa"/>
            <w:tcBorders>
              <w:top w:val="nil"/>
            </w:tcBorders>
          </w:tcPr>
          <w:p w14:paraId="09A3238C" w14:textId="77777777"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sidRPr="004B6770">
              <w:rPr>
                <w:rFonts w:ascii="Times New Roman" w:hAnsi="Times New Roman"/>
              </w:rPr>
              <w:t>ArrayIteratorNextIndex</w:t>
            </w:r>
            <w:r>
              <w:rPr>
                <w:rFonts w:ascii="Times New Roman" w:hAnsi="Times New Roman"/>
              </w:rPr>
              <w:t>]]</w:t>
            </w:r>
          </w:p>
        </w:tc>
        <w:tc>
          <w:tcPr>
            <w:tcW w:w="5957" w:type="dxa"/>
            <w:tcBorders>
              <w:top w:val="nil"/>
            </w:tcBorders>
          </w:tcPr>
          <w:p w14:paraId="52976BDA" w14:textId="77777777" w:rsidR="0094126F" w:rsidRPr="000D3CBD" w:rsidRDefault="0094126F" w:rsidP="00F15231">
            <w:pPr>
              <w:spacing w:after="0"/>
              <w:contextualSpacing/>
              <w:rPr>
                <w:rFonts w:cs="Arial"/>
              </w:rPr>
            </w:pPr>
            <w:r>
              <w:rPr>
                <w:rFonts w:cs="Arial"/>
              </w:rPr>
              <w:t xml:space="preserve">The integer index of the next </w:t>
            </w:r>
            <w:r w:rsidR="00F15231">
              <w:rPr>
                <w:rFonts w:cs="Arial"/>
              </w:rPr>
              <w:t>array</w:t>
            </w:r>
            <w:r>
              <w:rPr>
                <w:rFonts w:cs="Arial"/>
              </w:rPr>
              <w:t xml:space="preserve"> </w:t>
            </w:r>
            <w:r w:rsidR="00F15231">
              <w:rPr>
                <w:rFonts w:cs="Arial"/>
              </w:rPr>
              <w:t>index</w:t>
            </w:r>
            <w:r>
              <w:rPr>
                <w:rFonts w:cs="Arial"/>
              </w:rPr>
              <w:t xml:space="preserve"> to be examined by this iteration.</w:t>
            </w:r>
          </w:p>
        </w:tc>
      </w:tr>
      <w:tr w:rsidR="0094126F" w:rsidRPr="00E77497" w14:paraId="1E1CD504" w14:textId="77777777" w:rsidTr="004B6770">
        <w:tc>
          <w:tcPr>
            <w:tcW w:w="2250" w:type="dxa"/>
          </w:tcPr>
          <w:p w14:paraId="379B97E3" w14:textId="77777777"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Pr>
                <w:rFonts w:ascii="Times New Roman" w:hAnsi="Times New Roman"/>
              </w:rPr>
              <w:t>Array</w:t>
            </w:r>
            <w:r>
              <w:rPr>
                <w:rFonts w:ascii="Times New Roman" w:hAnsi="Times New Roman"/>
              </w:rPr>
              <w:t>IterationKind]]</w:t>
            </w:r>
          </w:p>
        </w:tc>
        <w:tc>
          <w:tcPr>
            <w:tcW w:w="5957" w:type="dxa"/>
          </w:tcPr>
          <w:p w14:paraId="671EA7EB" w14:textId="77777777" w:rsidR="0094126F" w:rsidRPr="000D3CBD" w:rsidRDefault="0094126F" w:rsidP="00F15231">
            <w:pPr>
              <w:spacing w:after="0"/>
              <w:contextualSpacing/>
              <w:jc w:val="left"/>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rsidR="004B6770">
              <w:rPr>
                <w:b/>
              </w:rPr>
              <w:t xml:space="preserve">, </w:t>
            </w:r>
            <w:r w:rsidR="004B6770" w:rsidRPr="00E77497">
              <w:rPr>
                <w:b/>
              </w:rPr>
              <w:t>"</w:t>
            </w:r>
            <w:r w:rsidR="004B6770" w:rsidRPr="00F15231">
              <w:rPr>
                <w:rFonts w:ascii="Courier New" w:hAnsi="Courier New" w:cs="Courier New"/>
                <w:b/>
              </w:rPr>
              <w:t>sparse</w:t>
            </w:r>
            <w:r w:rsidR="004B6770">
              <w:rPr>
                <w:b/>
              </w:rPr>
              <w:t>:</w:t>
            </w:r>
            <w:r w:rsidR="004B6770">
              <w:rPr>
                <w:rFonts w:ascii="Courier New" w:hAnsi="Courier New" w:cs="Courier New"/>
                <w:b/>
              </w:rPr>
              <w:t>key</w:t>
            </w:r>
            <w:r w:rsidR="004B6770" w:rsidRPr="00E77497">
              <w:rPr>
                <w:b/>
              </w:rPr>
              <w:t>"</w:t>
            </w:r>
            <w:r w:rsidR="004B6770">
              <w:t xml:space="preserve">, </w:t>
            </w:r>
            <w:r w:rsidR="004B6770" w:rsidRPr="00E77497">
              <w:rPr>
                <w:b/>
              </w:rPr>
              <w:t>"</w:t>
            </w:r>
            <w:r w:rsidR="00F15231" w:rsidRPr="00F15231">
              <w:rPr>
                <w:rFonts w:ascii="Courier New" w:hAnsi="Courier New" w:cs="Courier New"/>
                <w:b/>
              </w:rPr>
              <w:t>spar</w:t>
            </w:r>
            <w:r w:rsidR="004B6770" w:rsidRPr="00F15231">
              <w:rPr>
                <w:rFonts w:ascii="Courier New" w:hAnsi="Courier New" w:cs="Courier New"/>
                <w:b/>
              </w:rPr>
              <w:t>se:</w:t>
            </w:r>
            <w:r w:rsidR="004B6770">
              <w:rPr>
                <w:rFonts w:ascii="Courier New" w:hAnsi="Courier New" w:cs="Courier New"/>
                <w:b/>
              </w:rPr>
              <w:t>value</w:t>
            </w:r>
            <w:r w:rsidR="004B6770" w:rsidRPr="00E77497">
              <w:rPr>
                <w:b/>
              </w:rPr>
              <w:t>"</w:t>
            </w:r>
            <w:r w:rsidR="004B6770">
              <w:t xml:space="preserve">, </w:t>
            </w:r>
            <w:r w:rsidR="004B6770" w:rsidRPr="00E77497">
              <w:rPr>
                <w:b/>
              </w:rPr>
              <w:t>"</w:t>
            </w:r>
            <w:r w:rsidR="00F15231" w:rsidRPr="00F15231">
              <w:rPr>
                <w:rFonts w:ascii="Courier New" w:hAnsi="Courier New" w:cs="Courier New"/>
                <w:b/>
              </w:rPr>
              <w:t>sparse:</w:t>
            </w:r>
            <w:r w:rsidR="004B6770">
              <w:rPr>
                <w:rFonts w:ascii="Courier New" w:hAnsi="Courier New" w:cs="Courier New"/>
                <w:b/>
              </w:rPr>
              <w:t>key+value</w:t>
            </w:r>
            <w:r w:rsidR="004B6770" w:rsidRPr="00E77497">
              <w:rPr>
                <w:b/>
              </w:rPr>
              <w:t>"</w:t>
            </w:r>
            <w:r>
              <w:t>.</w:t>
            </w:r>
          </w:p>
        </w:tc>
      </w:tr>
    </w:tbl>
    <w:p w14:paraId="5324AA7B" w14:textId="77777777" w:rsidR="0094126F" w:rsidRDefault="0094126F" w:rsidP="0094126F"/>
    <w:p w14:paraId="40AD1B15" w14:textId="77777777" w:rsidR="003E75AF" w:rsidRDefault="003E75AF" w:rsidP="003E75AF">
      <w:pPr>
        <w:pStyle w:val="20"/>
      </w:pPr>
      <w:bookmarkStart w:id="5427" w:name="_Toc365474581"/>
      <w:bookmarkStart w:id="5428" w:name="_Toc365639260"/>
      <w:bookmarkStart w:id="5429" w:name="_Toc365474584"/>
      <w:bookmarkStart w:id="5430" w:name="_Toc365639263"/>
      <w:bookmarkStart w:id="5431" w:name="_Toc365474590"/>
      <w:bookmarkStart w:id="5432" w:name="_Toc365639269"/>
      <w:bookmarkStart w:id="5433" w:name="_Toc365474591"/>
      <w:bookmarkStart w:id="5434" w:name="_Toc365639270"/>
      <w:bookmarkStart w:id="5435" w:name="_Toc365474602"/>
      <w:bookmarkStart w:id="5436" w:name="_Toc365639281"/>
      <w:bookmarkStart w:id="5437" w:name="_Toc365474603"/>
      <w:bookmarkStart w:id="5438" w:name="_Toc365639282"/>
      <w:bookmarkStart w:id="5439" w:name="_Hlt424535880"/>
      <w:bookmarkStart w:id="5440" w:name="_Toc365474618"/>
      <w:bookmarkStart w:id="5441" w:name="_Toc365639297"/>
      <w:bookmarkStart w:id="5442" w:name="_Toc365474619"/>
      <w:bookmarkStart w:id="5443" w:name="_Toc365639298"/>
      <w:bookmarkStart w:id="5444" w:name="_Toc365474621"/>
      <w:bookmarkStart w:id="5445" w:name="_Toc365639300"/>
      <w:bookmarkStart w:id="5446" w:name="_Toc365474622"/>
      <w:bookmarkStart w:id="5447" w:name="_Toc365639301"/>
      <w:bookmarkStart w:id="5448" w:name="_Toc365474623"/>
      <w:bookmarkStart w:id="5449" w:name="_Toc365639302"/>
      <w:bookmarkStart w:id="5450" w:name="_Toc365474627"/>
      <w:bookmarkStart w:id="5451" w:name="_Toc365639306"/>
      <w:bookmarkStart w:id="5452" w:name="_Toc365474632"/>
      <w:bookmarkStart w:id="5453" w:name="_Toc365639311"/>
      <w:bookmarkStart w:id="5454" w:name="_Toc365474633"/>
      <w:bookmarkStart w:id="5455" w:name="_Toc365639312"/>
      <w:bookmarkStart w:id="5456" w:name="_Toc365474635"/>
      <w:bookmarkStart w:id="5457" w:name="_Toc365639314"/>
      <w:bookmarkStart w:id="5458" w:name="_Toc365474636"/>
      <w:bookmarkStart w:id="5459" w:name="_Toc365639315"/>
      <w:bookmarkStart w:id="5460" w:name="_Toc365474637"/>
      <w:bookmarkStart w:id="5461" w:name="_Toc365639316"/>
      <w:bookmarkStart w:id="5462" w:name="_Toc365474639"/>
      <w:bookmarkStart w:id="5463" w:name="_Toc365639318"/>
      <w:bookmarkStart w:id="5464" w:name="_Toc365474640"/>
      <w:bookmarkStart w:id="5465" w:name="_Toc365639319"/>
      <w:bookmarkStart w:id="5466" w:name="_Toc365474643"/>
      <w:bookmarkStart w:id="5467" w:name="_Toc365639322"/>
      <w:bookmarkStart w:id="5468" w:name="_Toc365474650"/>
      <w:bookmarkStart w:id="5469" w:name="_Toc365639329"/>
      <w:bookmarkStart w:id="5470" w:name="_Toc365474653"/>
      <w:bookmarkStart w:id="5471" w:name="_Toc365639332"/>
      <w:bookmarkStart w:id="5472" w:name="_Toc365474656"/>
      <w:bookmarkStart w:id="5473" w:name="_Toc365639335"/>
      <w:bookmarkStart w:id="5474" w:name="_Toc365474657"/>
      <w:bookmarkStart w:id="5475" w:name="_Toc365639336"/>
      <w:bookmarkStart w:id="5476" w:name="_Toc365474659"/>
      <w:bookmarkStart w:id="5477" w:name="_Toc365639338"/>
      <w:bookmarkStart w:id="5478" w:name="_Toc365474661"/>
      <w:bookmarkStart w:id="5479" w:name="_Toc365639340"/>
      <w:bookmarkStart w:id="5480" w:name="_Toc365474662"/>
      <w:bookmarkStart w:id="5481" w:name="_Toc365639341"/>
      <w:bookmarkStart w:id="5482" w:name="_Toc365474665"/>
      <w:bookmarkStart w:id="5483" w:name="_Toc365639344"/>
      <w:bookmarkStart w:id="5484" w:name="_Toc365474667"/>
      <w:bookmarkStart w:id="5485" w:name="_Toc365639346"/>
      <w:bookmarkStart w:id="5486" w:name="_Toc365474668"/>
      <w:bookmarkStart w:id="5487" w:name="_Toc365639347"/>
      <w:bookmarkStart w:id="5488" w:name="_Toc365474670"/>
      <w:bookmarkStart w:id="5489" w:name="_Toc365639349"/>
      <w:bookmarkStart w:id="5490" w:name="_Toc365474672"/>
      <w:bookmarkStart w:id="5491" w:name="_Toc365639351"/>
      <w:bookmarkStart w:id="5492" w:name="_Toc365474673"/>
      <w:bookmarkStart w:id="5493" w:name="_Toc365639352"/>
      <w:bookmarkStart w:id="5494" w:name="_Toc365474681"/>
      <w:bookmarkStart w:id="5495" w:name="_Toc365639360"/>
      <w:bookmarkStart w:id="5496" w:name="_Toc365474682"/>
      <w:bookmarkStart w:id="5497" w:name="_Toc365639361"/>
      <w:bookmarkStart w:id="5498" w:name="_Toc365474684"/>
      <w:bookmarkStart w:id="5499" w:name="_Toc365639363"/>
      <w:bookmarkStart w:id="5500" w:name="_Toc365474689"/>
      <w:bookmarkStart w:id="5501" w:name="_Toc365639368"/>
      <w:bookmarkStart w:id="5502" w:name="_Toc365474692"/>
      <w:bookmarkStart w:id="5503" w:name="_Toc365639371"/>
      <w:bookmarkStart w:id="5504" w:name="_Toc365474714"/>
      <w:bookmarkStart w:id="5505" w:name="_Toc365639393"/>
      <w:bookmarkStart w:id="5506" w:name="_Toc365474716"/>
      <w:bookmarkStart w:id="5507" w:name="_Toc365639395"/>
      <w:bookmarkStart w:id="5508" w:name="_Toc365474726"/>
      <w:bookmarkStart w:id="5509" w:name="_Toc365639405"/>
      <w:bookmarkStart w:id="5510" w:name="_Toc365474728"/>
      <w:bookmarkStart w:id="5511" w:name="_Toc365639407"/>
      <w:bookmarkStart w:id="5512" w:name="_Toc365474734"/>
      <w:bookmarkStart w:id="5513" w:name="_Toc365639413"/>
      <w:bookmarkStart w:id="5514" w:name="_Toc365474739"/>
      <w:bookmarkStart w:id="5515" w:name="_Toc365639418"/>
      <w:bookmarkStart w:id="5516" w:name="_Toc365474744"/>
      <w:bookmarkStart w:id="5517" w:name="_Toc365639423"/>
      <w:bookmarkStart w:id="5518" w:name="_Toc365474745"/>
      <w:bookmarkStart w:id="5519" w:name="_Toc365639424"/>
      <w:bookmarkStart w:id="5520" w:name="_Toc365474755"/>
      <w:bookmarkStart w:id="5521" w:name="_Toc365639434"/>
      <w:bookmarkStart w:id="5522" w:name="_Toc365474757"/>
      <w:bookmarkStart w:id="5523" w:name="_Toc365639436"/>
      <w:bookmarkStart w:id="5524" w:name="_Toc365474759"/>
      <w:bookmarkStart w:id="5525" w:name="_Toc365639438"/>
      <w:bookmarkStart w:id="5526" w:name="_Toc365474771"/>
      <w:bookmarkStart w:id="5527" w:name="_Toc365639450"/>
      <w:bookmarkStart w:id="5528" w:name="_Toc365474773"/>
      <w:bookmarkStart w:id="5529" w:name="_Toc365639452"/>
      <w:bookmarkStart w:id="5530" w:name="_Toc365474775"/>
      <w:bookmarkStart w:id="5531" w:name="_Toc365639454"/>
      <w:bookmarkStart w:id="5532" w:name="_Toc365474788"/>
      <w:bookmarkStart w:id="5533" w:name="_Toc365639467"/>
      <w:bookmarkStart w:id="5534" w:name="_Toc365474789"/>
      <w:bookmarkStart w:id="5535" w:name="_Toc365639468"/>
      <w:bookmarkStart w:id="5536" w:name="_Toc365474790"/>
      <w:bookmarkStart w:id="5537" w:name="_Toc365639469"/>
      <w:bookmarkStart w:id="5538" w:name="_Toc365474802"/>
      <w:bookmarkStart w:id="5539" w:name="_Toc365639481"/>
      <w:bookmarkStart w:id="5540" w:name="_Toc365474805"/>
      <w:bookmarkStart w:id="5541" w:name="_Toc365639484"/>
      <w:bookmarkStart w:id="5542" w:name="_Toc365474806"/>
      <w:bookmarkStart w:id="5543" w:name="_Toc365639485"/>
      <w:bookmarkStart w:id="5544" w:name="_Toc365474808"/>
      <w:bookmarkStart w:id="5545" w:name="_Toc365639487"/>
      <w:bookmarkStart w:id="5546" w:name="_Toc365474812"/>
      <w:bookmarkStart w:id="5547" w:name="_Toc365639491"/>
      <w:bookmarkStart w:id="5548" w:name="_Toc365474819"/>
      <w:bookmarkStart w:id="5549" w:name="_Toc365639498"/>
      <w:bookmarkStart w:id="5550" w:name="_Toc365474823"/>
      <w:bookmarkStart w:id="5551" w:name="_Toc365639502"/>
      <w:bookmarkStart w:id="5552" w:name="_Toc365474825"/>
      <w:bookmarkStart w:id="5553" w:name="_Toc365639504"/>
      <w:bookmarkStart w:id="5554" w:name="_Toc365474828"/>
      <w:bookmarkStart w:id="5555" w:name="_Toc365639507"/>
      <w:bookmarkStart w:id="5556" w:name="_Toc365474830"/>
      <w:bookmarkStart w:id="5557" w:name="_Toc365639509"/>
      <w:bookmarkStart w:id="5558" w:name="_Toc365474834"/>
      <w:bookmarkStart w:id="5559" w:name="_Toc365639513"/>
      <w:bookmarkStart w:id="5560" w:name="_Toc365474837"/>
      <w:bookmarkStart w:id="5561" w:name="_Toc365639516"/>
      <w:bookmarkStart w:id="5562" w:name="_Toc365474847"/>
      <w:bookmarkStart w:id="5563" w:name="_Toc365639526"/>
      <w:bookmarkStart w:id="5564" w:name="_Toc365474849"/>
      <w:bookmarkStart w:id="5565" w:name="_Toc365639528"/>
      <w:bookmarkStart w:id="5566" w:name="_Toc365474852"/>
      <w:bookmarkStart w:id="5567" w:name="_Toc365639531"/>
      <w:bookmarkStart w:id="5568" w:name="_Toc365474853"/>
      <w:bookmarkStart w:id="5569" w:name="_Toc365639532"/>
      <w:bookmarkStart w:id="5570" w:name="_Toc365474854"/>
      <w:bookmarkStart w:id="5571" w:name="_Toc365639533"/>
      <w:bookmarkStart w:id="5572" w:name="_Toc365474858"/>
      <w:bookmarkStart w:id="5573" w:name="_Toc365639537"/>
      <w:bookmarkStart w:id="5574" w:name="_Toc365474859"/>
      <w:bookmarkStart w:id="5575" w:name="_Toc365639538"/>
      <w:bookmarkStart w:id="5576" w:name="_Toc365474860"/>
      <w:bookmarkStart w:id="5577" w:name="_Toc365639539"/>
      <w:bookmarkStart w:id="5578" w:name="_Toc365474861"/>
      <w:bookmarkStart w:id="5579" w:name="_Toc365639540"/>
      <w:bookmarkStart w:id="5580" w:name="_Toc365474864"/>
      <w:bookmarkStart w:id="5581" w:name="_Toc365639543"/>
      <w:bookmarkStart w:id="5582" w:name="_Toc365474865"/>
      <w:bookmarkStart w:id="5583" w:name="_Toc365639544"/>
      <w:bookmarkStart w:id="5584" w:name="_Toc365474867"/>
      <w:bookmarkStart w:id="5585" w:name="_Toc365639546"/>
      <w:bookmarkStart w:id="5586" w:name="_Toc365474870"/>
      <w:bookmarkStart w:id="5587" w:name="_Toc365639549"/>
      <w:bookmarkStart w:id="5588" w:name="_Toc365474875"/>
      <w:bookmarkStart w:id="5589" w:name="_Toc365639554"/>
      <w:bookmarkStart w:id="5590" w:name="_Toc365474877"/>
      <w:bookmarkStart w:id="5591" w:name="_Toc365639556"/>
      <w:bookmarkStart w:id="5592" w:name="_Toc365474879"/>
      <w:bookmarkStart w:id="5593" w:name="_Toc365639558"/>
      <w:bookmarkStart w:id="5594" w:name="_Toc365474880"/>
      <w:bookmarkStart w:id="5595" w:name="_Toc365639559"/>
      <w:bookmarkStart w:id="5596" w:name="_Toc365474882"/>
      <w:bookmarkStart w:id="5597" w:name="_Toc365639561"/>
      <w:bookmarkStart w:id="5598" w:name="_Toc365474921"/>
      <w:bookmarkStart w:id="5599" w:name="_Toc365639600"/>
      <w:bookmarkStart w:id="5600" w:name="_Toc365474924"/>
      <w:bookmarkStart w:id="5601" w:name="_Toc365639603"/>
      <w:bookmarkStart w:id="5602" w:name="_Toc365474926"/>
      <w:bookmarkStart w:id="5603" w:name="_Toc365639605"/>
      <w:bookmarkStart w:id="5604" w:name="_Toc365474935"/>
      <w:bookmarkStart w:id="5605" w:name="_Toc365639614"/>
      <w:bookmarkStart w:id="5606" w:name="_Toc365474957"/>
      <w:bookmarkStart w:id="5607" w:name="_Toc365639636"/>
      <w:bookmarkStart w:id="5608" w:name="_Toc365474960"/>
      <w:bookmarkStart w:id="5609" w:name="_Toc365639639"/>
      <w:bookmarkStart w:id="5610" w:name="_Toc365474962"/>
      <w:bookmarkStart w:id="5611" w:name="_Toc365639641"/>
      <w:bookmarkStart w:id="5612" w:name="_Toc365474969"/>
      <w:bookmarkStart w:id="5613" w:name="_Toc365639648"/>
      <w:bookmarkStart w:id="5614" w:name="_Toc365474982"/>
      <w:bookmarkStart w:id="5615" w:name="_Toc365639661"/>
      <w:bookmarkStart w:id="5616" w:name="_Toc365474985"/>
      <w:bookmarkStart w:id="5617" w:name="_Toc365639664"/>
      <w:bookmarkStart w:id="5618" w:name="_Toc365474988"/>
      <w:bookmarkStart w:id="5619" w:name="_Toc365639667"/>
      <w:bookmarkStart w:id="5620" w:name="_Toc365475007"/>
      <w:bookmarkStart w:id="5621" w:name="_Toc365639686"/>
      <w:bookmarkStart w:id="5622" w:name="_Toc365475027"/>
      <w:bookmarkStart w:id="5623" w:name="_Toc365639706"/>
      <w:bookmarkStart w:id="5624" w:name="_Toc365475042"/>
      <w:bookmarkStart w:id="5625" w:name="_Toc365639721"/>
      <w:bookmarkStart w:id="5626" w:name="_Toc365475043"/>
      <w:bookmarkStart w:id="5627" w:name="_Toc365639722"/>
      <w:bookmarkStart w:id="5628" w:name="_Toc365475044"/>
      <w:bookmarkStart w:id="5629" w:name="_Toc365639723"/>
      <w:bookmarkStart w:id="5630" w:name="_Toc365475046"/>
      <w:bookmarkStart w:id="5631" w:name="_Toc365639725"/>
      <w:bookmarkStart w:id="5632" w:name="_Toc365475072"/>
      <w:bookmarkStart w:id="5633" w:name="_Toc365639751"/>
      <w:bookmarkStart w:id="5634" w:name="_Toc365475073"/>
      <w:bookmarkStart w:id="5635" w:name="_Toc365639752"/>
      <w:bookmarkStart w:id="5636" w:name="_Toc365475080"/>
      <w:bookmarkStart w:id="5637" w:name="_Toc365639759"/>
      <w:bookmarkStart w:id="5638" w:name="_Toc365475082"/>
      <w:bookmarkStart w:id="5639" w:name="_Toc365639761"/>
      <w:bookmarkStart w:id="5640" w:name="_Toc365475084"/>
      <w:bookmarkStart w:id="5641" w:name="_Toc365639763"/>
      <w:bookmarkStart w:id="5642" w:name="_Toc365475085"/>
      <w:bookmarkStart w:id="5643" w:name="_Toc365639764"/>
      <w:bookmarkStart w:id="5644" w:name="_Toc365475087"/>
      <w:bookmarkStart w:id="5645" w:name="_Toc365639766"/>
      <w:bookmarkStart w:id="5646" w:name="_Toc365475091"/>
      <w:bookmarkStart w:id="5647" w:name="_Toc365639770"/>
      <w:bookmarkStart w:id="5648" w:name="_Toc365475093"/>
      <w:bookmarkStart w:id="5649" w:name="_Toc365639772"/>
      <w:bookmarkStart w:id="5650" w:name="_Toc365475095"/>
      <w:bookmarkStart w:id="5651" w:name="_Toc365639774"/>
      <w:bookmarkStart w:id="5652" w:name="_Toc365475097"/>
      <w:bookmarkStart w:id="5653" w:name="_Toc365639776"/>
      <w:bookmarkStart w:id="5654" w:name="_Toc365475105"/>
      <w:bookmarkStart w:id="5655" w:name="_Toc365639784"/>
      <w:bookmarkStart w:id="5656" w:name="_Toc365475109"/>
      <w:bookmarkStart w:id="5657" w:name="_Toc365639788"/>
      <w:bookmarkStart w:id="5658" w:name="_Toc365475111"/>
      <w:bookmarkStart w:id="5659" w:name="_Toc365639790"/>
      <w:bookmarkStart w:id="5660" w:name="_Toc365475113"/>
      <w:bookmarkStart w:id="5661" w:name="_Toc365639792"/>
      <w:bookmarkStart w:id="5662" w:name="_Toc365475116"/>
      <w:bookmarkStart w:id="5663" w:name="_Toc365639795"/>
      <w:bookmarkStart w:id="5664" w:name="_Toc365475124"/>
      <w:bookmarkStart w:id="5665" w:name="_Toc365639803"/>
      <w:bookmarkStart w:id="5666" w:name="_Toc365475128"/>
      <w:bookmarkStart w:id="5667" w:name="_Toc365639807"/>
      <w:bookmarkStart w:id="5668" w:name="_Toc365475130"/>
      <w:bookmarkStart w:id="5669" w:name="_Toc365639809"/>
      <w:bookmarkStart w:id="5670" w:name="_Toc365475132"/>
      <w:bookmarkStart w:id="5671" w:name="_Toc365639811"/>
      <w:bookmarkStart w:id="5672" w:name="_Toc365475134"/>
      <w:bookmarkStart w:id="5673" w:name="_Toc365639813"/>
      <w:bookmarkStart w:id="5674" w:name="_Toc365475140"/>
      <w:bookmarkStart w:id="5675" w:name="_Toc365639819"/>
      <w:bookmarkStart w:id="5676" w:name="_Toc365475143"/>
      <w:bookmarkStart w:id="5677" w:name="_Toc365639822"/>
      <w:bookmarkStart w:id="5678" w:name="_Toc365475147"/>
      <w:bookmarkStart w:id="5679" w:name="_Toc365639826"/>
      <w:bookmarkStart w:id="5680" w:name="_Toc365475149"/>
      <w:bookmarkStart w:id="5681" w:name="_Toc365639828"/>
      <w:bookmarkStart w:id="5682" w:name="_Toc365475152"/>
      <w:bookmarkStart w:id="5683" w:name="_Toc365639831"/>
      <w:bookmarkStart w:id="5684" w:name="_Toc365475153"/>
      <w:bookmarkStart w:id="5685" w:name="_Toc365639832"/>
      <w:bookmarkStart w:id="5686" w:name="_Toc365475154"/>
      <w:bookmarkStart w:id="5687" w:name="_Toc365639833"/>
      <w:bookmarkStart w:id="5688" w:name="_Toc365475155"/>
      <w:bookmarkStart w:id="5689" w:name="_Toc365639834"/>
      <w:bookmarkStart w:id="5690" w:name="_Toc365475159"/>
      <w:bookmarkStart w:id="5691" w:name="_Toc365639838"/>
      <w:bookmarkStart w:id="5692" w:name="_Toc365475162"/>
      <w:bookmarkStart w:id="5693" w:name="_Toc365639841"/>
      <w:bookmarkStart w:id="5694" w:name="_Toc365475163"/>
      <w:bookmarkStart w:id="5695" w:name="_Toc365639842"/>
      <w:bookmarkStart w:id="5696" w:name="_Toc365475165"/>
      <w:bookmarkStart w:id="5697" w:name="_Toc365639844"/>
      <w:bookmarkStart w:id="5698" w:name="_Toc365475167"/>
      <w:bookmarkStart w:id="5699" w:name="_Toc365639846"/>
      <w:bookmarkStart w:id="5700" w:name="_Toc361663713"/>
      <w:bookmarkStart w:id="5701" w:name="_Toc361665554"/>
      <w:bookmarkStart w:id="5702" w:name="_Toc361667383"/>
      <w:bookmarkStart w:id="5703" w:name="_Toc361669212"/>
      <w:bookmarkStart w:id="5704" w:name="_Toc364935256"/>
      <w:bookmarkStart w:id="5705" w:name="_Toc365475172"/>
      <w:bookmarkStart w:id="5706" w:name="_Toc365639851"/>
      <w:bookmarkStart w:id="5707" w:name="_Toc361663715"/>
      <w:bookmarkStart w:id="5708" w:name="_Toc361665556"/>
      <w:bookmarkStart w:id="5709" w:name="_Toc361667385"/>
      <w:bookmarkStart w:id="5710" w:name="_Toc361669214"/>
      <w:bookmarkStart w:id="5711" w:name="_Toc364935258"/>
      <w:bookmarkStart w:id="5712" w:name="_Toc365475174"/>
      <w:bookmarkStart w:id="5713" w:name="_Toc365639853"/>
      <w:bookmarkStart w:id="5714" w:name="_Toc365475187"/>
      <w:bookmarkStart w:id="5715" w:name="_Toc365639866"/>
      <w:bookmarkStart w:id="5716" w:name="_Toc365475209"/>
      <w:bookmarkStart w:id="5717" w:name="_Toc365639888"/>
      <w:bookmarkStart w:id="5718" w:name="_Toc365475211"/>
      <w:bookmarkStart w:id="5719" w:name="_Toc365639890"/>
      <w:bookmarkStart w:id="5720" w:name="_Toc365475218"/>
      <w:bookmarkStart w:id="5721" w:name="_Toc365639897"/>
      <w:bookmarkStart w:id="5722" w:name="_Toc365475225"/>
      <w:bookmarkStart w:id="5723" w:name="_Toc365639904"/>
      <w:bookmarkStart w:id="5724" w:name="_Toc365475226"/>
      <w:bookmarkStart w:id="5725" w:name="_Toc365639905"/>
      <w:bookmarkStart w:id="5726" w:name="_Toc365475242"/>
      <w:bookmarkStart w:id="5727" w:name="_Toc365639921"/>
      <w:bookmarkStart w:id="5728" w:name="_Toc365475243"/>
      <w:bookmarkStart w:id="5729" w:name="_Toc365639922"/>
      <w:bookmarkStart w:id="5730" w:name="_Toc365475245"/>
      <w:bookmarkStart w:id="5731" w:name="_Toc365639924"/>
      <w:bookmarkStart w:id="5732" w:name="_Toc365475249"/>
      <w:bookmarkStart w:id="5733" w:name="_Toc365639928"/>
      <w:bookmarkStart w:id="5734" w:name="_Toc365475252"/>
      <w:bookmarkStart w:id="5735" w:name="_Toc365639931"/>
      <w:bookmarkStart w:id="5736" w:name="_Toc365475271"/>
      <w:bookmarkStart w:id="5737" w:name="_Toc365639950"/>
      <w:bookmarkStart w:id="5738" w:name="_Toc365475272"/>
      <w:bookmarkStart w:id="5739" w:name="_Toc365639951"/>
      <w:bookmarkStart w:id="5740" w:name="_Toc365475275"/>
      <w:bookmarkStart w:id="5741" w:name="_Toc365639954"/>
      <w:bookmarkStart w:id="5742" w:name="_Toc365475276"/>
      <w:bookmarkStart w:id="5743" w:name="_Toc365639955"/>
      <w:bookmarkStart w:id="5744" w:name="_Toc365475280"/>
      <w:bookmarkStart w:id="5745" w:name="_Toc365639959"/>
      <w:bookmarkStart w:id="5746" w:name="_Toc365475283"/>
      <w:bookmarkStart w:id="5747" w:name="_Toc365639962"/>
      <w:bookmarkStart w:id="5748" w:name="_Toc365475284"/>
      <w:bookmarkStart w:id="5749" w:name="_Toc365639963"/>
      <w:bookmarkStart w:id="5750" w:name="_Toc365475297"/>
      <w:bookmarkStart w:id="5751" w:name="_Toc365639976"/>
      <w:bookmarkStart w:id="5752" w:name="_Toc365475298"/>
      <w:bookmarkStart w:id="5753" w:name="_Toc365639977"/>
      <w:bookmarkStart w:id="5754" w:name="_Toc365475310"/>
      <w:bookmarkStart w:id="5755" w:name="_Toc365639989"/>
      <w:bookmarkStart w:id="5756" w:name="_Toc365475330"/>
      <w:bookmarkStart w:id="5757" w:name="_Toc365640009"/>
      <w:bookmarkStart w:id="5758" w:name="_Toc365475355"/>
      <w:bookmarkStart w:id="5759" w:name="_Toc365640034"/>
      <w:bookmarkStart w:id="5760" w:name="_Toc365475359"/>
      <w:bookmarkStart w:id="5761" w:name="_Toc365640038"/>
      <w:bookmarkStart w:id="5762" w:name="_Toc365475365"/>
      <w:bookmarkStart w:id="5763" w:name="_Toc365640044"/>
      <w:bookmarkStart w:id="5764" w:name="_Toc365475366"/>
      <w:bookmarkStart w:id="5765" w:name="_Toc365640045"/>
      <w:bookmarkStart w:id="5766" w:name="_Toc365475373"/>
      <w:bookmarkStart w:id="5767" w:name="_Toc365640052"/>
      <w:bookmarkStart w:id="5768" w:name="_Toc365475374"/>
      <w:bookmarkStart w:id="5769" w:name="_Toc365640053"/>
      <w:bookmarkStart w:id="5770" w:name="_Toc365475376"/>
      <w:bookmarkStart w:id="5771" w:name="_Toc365640055"/>
      <w:bookmarkStart w:id="5772" w:name="_Toc365475380"/>
      <w:bookmarkStart w:id="5773" w:name="_Toc365640059"/>
      <w:bookmarkStart w:id="5774" w:name="_Toc365475393"/>
      <w:bookmarkStart w:id="5775" w:name="_Toc365640072"/>
      <w:bookmarkStart w:id="5776" w:name="_Toc365475409"/>
      <w:bookmarkStart w:id="5777" w:name="_Toc365640088"/>
      <w:bookmarkStart w:id="5778" w:name="_Toc365475431"/>
      <w:bookmarkStart w:id="5779" w:name="_Toc365640110"/>
      <w:bookmarkStart w:id="5780" w:name="_Toc365475445"/>
      <w:bookmarkStart w:id="5781" w:name="_Toc365640124"/>
      <w:bookmarkStart w:id="5782" w:name="_Toc365475455"/>
      <w:bookmarkStart w:id="5783" w:name="_Toc365640134"/>
      <w:bookmarkStart w:id="5784" w:name="_Toc365475456"/>
      <w:bookmarkStart w:id="5785" w:name="_Toc365640135"/>
      <w:bookmarkStart w:id="5786" w:name="_Toc365475458"/>
      <w:bookmarkStart w:id="5787" w:name="_Toc365640137"/>
      <w:bookmarkStart w:id="5788" w:name="_Toc365475459"/>
      <w:bookmarkStart w:id="5789" w:name="_Toc365640138"/>
      <w:bookmarkStart w:id="5790" w:name="_Hlt458401033"/>
      <w:bookmarkStart w:id="5791" w:name="_Toc365475478"/>
      <w:bookmarkStart w:id="5792" w:name="_Toc365640157"/>
      <w:bookmarkStart w:id="5793" w:name="_Toc365475518"/>
      <w:bookmarkStart w:id="5794" w:name="_Toc365640197"/>
      <w:bookmarkStart w:id="5795" w:name="_Toc365475519"/>
      <w:bookmarkStart w:id="5796" w:name="_Toc365640198"/>
      <w:bookmarkStart w:id="5797" w:name="_Toc365475520"/>
      <w:bookmarkStart w:id="5798" w:name="_Toc365640199"/>
      <w:bookmarkStart w:id="5799" w:name="_Toc365475522"/>
      <w:bookmarkStart w:id="5800" w:name="_Toc365640201"/>
      <w:bookmarkStart w:id="5801" w:name="_Toc365475527"/>
      <w:bookmarkStart w:id="5802" w:name="_Toc365640206"/>
      <w:bookmarkStart w:id="5803" w:name="_Toc365475560"/>
      <w:bookmarkStart w:id="5804" w:name="_Toc365640239"/>
      <w:bookmarkStart w:id="5805" w:name="_Toc365475562"/>
      <w:bookmarkStart w:id="5806" w:name="_Toc365640241"/>
      <w:bookmarkStart w:id="5807" w:name="_Toc365475612"/>
      <w:bookmarkStart w:id="5808" w:name="_Toc365640291"/>
      <w:bookmarkStart w:id="5809" w:name="_Toc365475725"/>
      <w:bookmarkStart w:id="5810" w:name="_Toc365640404"/>
      <w:bookmarkStart w:id="5811" w:name="_Toc365475729"/>
      <w:bookmarkStart w:id="5812" w:name="_Toc365640408"/>
      <w:bookmarkStart w:id="5813" w:name="_Toc365475734"/>
      <w:bookmarkStart w:id="5814" w:name="_Toc365640413"/>
      <w:bookmarkStart w:id="5815" w:name="_Toc365475738"/>
      <w:bookmarkStart w:id="5816" w:name="_Toc365640417"/>
      <w:bookmarkStart w:id="5817" w:name="_Toc365475744"/>
      <w:bookmarkStart w:id="5818" w:name="_Toc365640423"/>
      <w:bookmarkStart w:id="5819" w:name="_Toc365475747"/>
      <w:bookmarkStart w:id="5820" w:name="_Toc365640426"/>
      <w:bookmarkStart w:id="5821" w:name="_Toc365475758"/>
      <w:bookmarkStart w:id="5822" w:name="_Toc365640437"/>
      <w:bookmarkStart w:id="5823" w:name="_Toc365475760"/>
      <w:bookmarkStart w:id="5824" w:name="_Toc365640439"/>
      <w:bookmarkStart w:id="5825" w:name="_Toc365475761"/>
      <w:bookmarkStart w:id="5826" w:name="_Toc365640440"/>
      <w:bookmarkStart w:id="5827" w:name="_Toc365475766"/>
      <w:bookmarkStart w:id="5828" w:name="_Toc365640445"/>
      <w:bookmarkStart w:id="5829" w:name="_Toc365475774"/>
      <w:bookmarkStart w:id="5830" w:name="_Toc365640453"/>
      <w:bookmarkStart w:id="5831" w:name="_Toc365475788"/>
      <w:bookmarkStart w:id="5832" w:name="_Toc365640467"/>
      <w:bookmarkStart w:id="5833" w:name="_Toc365475789"/>
      <w:bookmarkStart w:id="5834" w:name="_Toc365640468"/>
      <w:bookmarkStart w:id="5835" w:name="_Toc365475799"/>
      <w:bookmarkStart w:id="5836" w:name="_Toc365640478"/>
      <w:bookmarkStart w:id="5837" w:name="_Toc365475805"/>
      <w:bookmarkStart w:id="5838" w:name="_Toc365640484"/>
      <w:bookmarkStart w:id="5839" w:name="_Toc365475806"/>
      <w:bookmarkStart w:id="5840" w:name="_Toc365640485"/>
      <w:bookmarkStart w:id="5841" w:name="_Toc365475807"/>
      <w:bookmarkStart w:id="5842" w:name="_Toc365640486"/>
      <w:bookmarkStart w:id="5843" w:name="_Toc365475810"/>
      <w:bookmarkStart w:id="5844" w:name="_Toc365640489"/>
      <w:bookmarkStart w:id="5845" w:name="_Toc365475811"/>
      <w:bookmarkStart w:id="5846" w:name="_Toc365640490"/>
      <w:bookmarkStart w:id="5847" w:name="_Toc365475812"/>
      <w:bookmarkStart w:id="5848" w:name="_Toc365640491"/>
      <w:bookmarkStart w:id="5849" w:name="_Toc365475828"/>
      <w:bookmarkStart w:id="5850" w:name="_Toc365640507"/>
      <w:bookmarkStart w:id="5851" w:name="_Toc365475839"/>
      <w:bookmarkStart w:id="5852" w:name="_Toc365640518"/>
      <w:bookmarkStart w:id="5853" w:name="_Toc365475848"/>
      <w:bookmarkStart w:id="5854" w:name="_Toc365640527"/>
      <w:bookmarkStart w:id="5855" w:name="_Toc365475849"/>
      <w:bookmarkStart w:id="5856" w:name="_Toc365640528"/>
      <w:bookmarkStart w:id="5857" w:name="_Toc365475852"/>
      <w:bookmarkStart w:id="5858" w:name="_Toc365640531"/>
      <w:bookmarkStart w:id="5859" w:name="_Toc365475853"/>
      <w:bookmarkStart w:id="5860" w:name="_Toc365640532"/>
      <w:bookmarkStart w:id="5861" w:name="_Toc365475854"/>
      <w:bookmarkStart w:id="5862" w:name="_Toc365640533"/>
      <w:bookmarkStart w:id="5863" w:name="_Toc365475858"/>
      <w:bookmarkStart w:id="5864" w:name="_Toc365640537"/>
      <w:bookmarkStart w:id="5865" w:name="_Toc365475880"/>
      <w:bookmarkStart w:id="5866" w:name="_Toc365640559"/>
      <w:bookmarkStart w:id="5867" w:name="_Toc365475898"/>
      <w:bookmarkStart w:id="5868" w:name="_Toc365640577"/>
      <w:bookmarkStart w:id="5869" w:name="_Toc365475959"/>
      <w:bookmarkStart w:id="5870" w:name="_Toc365640638"/>
      <w:bookmarkStart w:id="5871" w:name="_Toc365475962"/>
      <w:bookmarkStart w:id="5872" w:name="_Toc365640641"/>
      <w:bookmarkStart w:id="5873" w:name="_Toc365475967"/>
      <w:bookmarkStart w:id="5874" w:name="_Toc365640646"/>
      <w:bookmarkStart w:id="5875" w:name="_Toc365475970"/>
      <w:bookmarkStart w:id="5876" w:name="_Toc365640649"/>
      <w:bookmarkStart w:id="5877" w:name="_Toc365475972"/>
      <w:bookmarkStart w:id="5878" w:name="_Toc365640651"/>
      <w:bookmarkStart w:id="5879" w:name="_Toc365475977"/>
      <w:bookmarkStart w:id="5880" w:name="_Toc365640656"/>
      <w:bookmarkStart w:id="5881" w:name="_Toc365475979"/>
      <w:bookmarkStart w:id="5882" w:name="_Toc365640658"/>
      <w:bookmarkStart w:id="5883" w:name="_Toc365475984"/>
      <w:bookmarkStart w:id="5884" w:name="_Toc365640663"/>
      <w:bookmarkStart w:id="5885" w:name="_Toc365475987"/>
      <w:bookmarkStart w:id="5886" w:name="_Toc365640666"/>
      <w:bookmarkStart w:id="5887" w:name="_Toc365475988"/>
      <w:bookmarkStart w:id="5888" w:name="_Toc365640667"/>
      <w:bookmarkStart w:id="5889" w:name="_Toc365476023"/>
      <w:bookmarkStart w:id="5890" w:name="_Toc365640702"/>
      <w:bookmarkStart w:id="5891" w:name="_Toc365476025"/>
      <w:bookmarkStart w:id="5892" w:name="_Toc365640704"/>
      <w:bookmarkStart w:id="5893" w:name="_Toc365476035"/>
      <w:bookmarkStart w:id="5894" w:name="_Toc365640714"/>
      <w:bookmarkStart w:id="5895" w:name="_Toc365476042"/>
      <w:bookmarkStart w:id="5896" w:name="_Toc365640721"/>
      <w:bookmarkStart w:id="5897" w:name="_Toc365476043"/>
      <w:bookmarkStart w:id="5898" w:name="_Toc365640722"/>
      <w:bookmarkStart w:id="5899" w:name="_Toc365476046"/>
      <w:bookmarkStart w:id="5900" w:name="_Toc365640725"/>
      <w:bookmarkStart w:id="5901" w:name="_Toc365476050"/>
      <w:bookmarkStart w:id="5902" w:name="_Toc365640729"/>
      <w:bookmarkStart w:id="5903" w:name="_Toc365476051"/>
      <w:bookmarkStart w:id="5904" w:name="_Toc365640730"/>
      <w:bookmarkStart w:id="5905" w:name="_Toc365476059"/>
      <w:bookmarkStart w:id="5906" w:name="_Toc365640738"/>
      <w:bookmarkStart w:id="5907" w:name="_Toc365476062"/>
      <w:bookmarkStart w:id="5908" w:name="_Toc365640741"/>
      <w:bookmarkStart w:id="5909" w:name="_Toc365476073"/>
      <w:bookmarkStart w:id="5910" w:name="_Toc365640752"/>
      <w:bookmarkStart w:id="5911" w:name="_Toc365476074"/>
      <w:bookmarkStart w:id="5912" w:name="_Toc365640753"/>
      <w:bookmarkStart w:id="5913" w:name="_Toc365476082"/>
      <w:bookmarkStart w:id="5914" w:name="_Toc365640761"/>
      <w:bookmarkStart w:id="5915" w:name="_Toc365476089"/>
      <w:bookmarkStart w:id="5916" w:name="_Toc365640768"/>
      <w:bookmarkStart w:id="5917" w:name="_Toc365476118"/>
      <w:bookmarkStart w:id="5918" w:name="_Toc365640797"/>
      <w:bookmarkStart w:id="5919" w:name="_Toc365476119"/>
      <w:bookmarkStart w:id="5920" w:name="_Toc365640798"/>
      <w:bookmarkStart w:id="5921" w:name="_Toc365476121"/>
      <w:bookmarkStart w:id="5922" w:name="_Toc365640800"/>
      <w:bookmarkStart w:id="5923" w:name="_Toc365476122"/>
      <w:bookmarkStart w:id="5924" w:name="_Toc365640801"/>
      <w:bookmarkStart w:id="5925" w:name="_Toc365476128"/>
      <w:bookmarkStart w:id="5926" w:name="_Toc365640807"/>
      <w:bookmarkStart w:id="5927" w:name="_Toc365476131"/>
      <w:bookmarkStart w:id="5928" w:name="_Toc365640810"/>
      <w:bookmarkStart w:id="5929" w:name="_Hlt456012598"/>
      <w:bookmarkStart w:id="5930" w:name="_Toc365476138"/>
      <w:bookmarkStart w:id="5931" w:name="_Toc365640817"/>
      <w:bookmarkStart w:id="5932" w:name="_Toc365476209"/>
      <w:bookmarkStart w:id="5933" w:name="_Toc365640888"/>
      <w:bookmarkStart w:id="5934" w:name="_Hlt455975912"/>
      <w:bookmarkStart w:id="5935" w:name="_Toc365476295"/>
      <w:bookmarkStart w:id="5936" w:name="_Toc365640974"/>
      <w:bookmarkStart w:id="5937" w:name="_Toc365476323"/>
      <w:bookmarkStart w:id="5938" w:name="_Toc365641002"/>
      <w:bookmarkStart w:id="5939" w:name="_Toc365476413"/>
      <w:bookmarkStart w:id="5940" w:name="_Toc365641092"/>
      <w:bookmarkStart w:id="5941" w:name="_Toc365476414"/>
      <w:bookmarkStart w:id="5942" w:name="_Toc365641093"/>
      <w:bookmarkStart w:id="5943" w:name="_Toc365476416"/>
      <w:bookmarkStart w:id="5944" w:name="_Toc365641095"/>
      <w:bookmarkStart w:id="5945" w:name="_Toc365476424"/>
      <w:bookmarkStart w:id="5946" w:name="_Toc365641103"/>
      <w:bookmarkStart w:id="5947" w:name="_Toc365476426"/>
      <w:bookmarkStart w:id="5948" w:name="_Toc365641105"/>
      <w:bookmarkStart w:id="5949" w:name="_Toc393690593"/>
      <w:bookmarkStart w:id="5950" w:name="_Hlt457446511"/>
      <w:bookmarkStart w:id="5951" w:name="_Toc365476434"/>
      <w:bookmarkStart w:id="5952" w:name="_Toc365641113"/>
      <w:bookmarkStart w:id="5953" w:name="_Toc365476436"/>
      <w:bookmarkStart w:id="5954" w:name="_Toc365641115"/>
      <w:bookmarkStart w:id="5955" w:name="_Toc365476438"/>
      <w:bookmarkStart w:id="5956" w:name="_Toc365641117"/>
      <w:bookmarkStart w:id="5957" w:name="_Toc365476439"/>
      <w:bookmarkStart w:id="5958" w:name="_Toc365641118"/>
      <w:bookmarkStart w:id="5959" w:name="_Toc365476440"/>
      <w:bookmarkStart w:id="5960" w:name="_Toc365641119"/>
      <w:bookmarkStart w:id="5961" w:name="_Toc365476441"/>
      <w:bookmarkStart w:id="5962" w:name="_Toc365641120"/>
      <w:bookmarkStart w:id="5963" w:name="_Toc365476442"/>
      <w:bookmarkStart w:id="5964" w:name="_Toc365641121"/>
      <w:bookmarkStart w:id="5965" w:name="_Toc365476443"/>
      <w:bookmarkStart w:id="5966" w:name="_Toc365641122"/>
      <w:bookmarkStart w:id="5967" w:name="_Toc365476444"/>
      <w:bookmarkStart w:id="5968" w:name="_Toc365641123"/>
      <w:bookmarkStart w:id="5969" w:name="_Toc365476445"/>
      <w:bookmarkStart w:id="5970" w:name="_Toc365641124"/>
      <w:bookmarkStart w:id="5971" w:name="_Toc365476446"/>
      <w:bookmarkStart w:id="5972" w:name="_Toc365641125"/>
      <w:bookmarkStart w:id="5973" w:name="_Toc365476447"/>
      <w:bookmarkStart w:id="5974" w:name="_Toc365641126"/>
      <w:bookmarkStart w:id="5975" w:name="_Toc365476448"/>
      <w:bookmarkStart w:id="5976" w:name="_Toc365641127"/>
      <w:bookmarkStart w:id="5977" w:name="_Toc365476449"/>
      <w:bookmarkStart w:id="5978" w:name="_Toc365641128"/>
      <w:bookmarkStart w:id="5979" w:name="_Toc365476451"/>
      <w:bookmarkStart w:id="5980" w:name="_Toc365641130"/>
      <w:bookmarkStart w:id="5981" w:name="_Toc365476452"/>
      <w:bookmarkStart w:id="5982" w:name="_Toc365641131"/>
      <w:bookmarkStart w:id="5983" w:name="_Toc365476454"/>
      <w:bookmarkStart w:id="5984" w:name="_Toc365641133"/>
      <w:bookmarkStart w:id="5985" w:name="_Toc365476456"/>
      <w:bookmarkStart w:id="5986" w:name="_Toc365641135"/>
      <w:bookmarkStart w:id="5987" w:name="_Toc365476458"/>
      <w:bookmarkStart w:id="5988" w:name="_Toc365641137"/>
      <w:bookmarkStart w:id="5989" w:name="_Toc365476460"/>
      <w:bookmarkStart w:id="5990" w:name="_Toc365641139"/>
      <w:bookmarkStart w:id="5991" w:name="_Toc365476461"/>
      <w:bookmarkStart w:id="5992" w:name="_Toc365641140"/>
      <w:bookmarkStart w:id="5993" w:name="_Toc365476462"/>
      <w:bookmarkStart w:id="5994" w:name="_Toc365641141"/>
      <w:bookmarkStart w:id="5995" w:name="_Toc365476463"/>
      <w:bookmarkStart w:id="5996" w:name="_Toc365641142"/>
      <w:bookmarkStart w:id="5997" w:name="_Toc365476464"/>
      <w:bookmarkStart w:id="5998" w:name="_Toc365641143"/>
      <w:bookmarkStart w:id="5999" w:name="_Toc365476466"/>
      <w:bookmarkStart w:id="6000" w:name="_Toc365641145"/>
      <w:bookmarkStart w:id="6001" w:name="_Toc365476467"/>
      <w:bookmarkStart w:id="6002" w:name="_Toc365641146"/>
      <w:bookmarkStart w:id="6003" w:name="_Toc365476468"/>
      <w:bookmarkStart w:id="6004" w:name="_Toc365641147"/>
      <w:bookmarkStart w:id="6005" w:name="_Toc365476469"/>
      <w:bookmarkStart w:id="6006" w:name="_Toc365641148"/>
      <w:bookmarkStart w:id="6007" w:name="_Toc365476470"/>
      <w:bookmarkStart w:id="6008" w:name="_Toc365641149"/>
      <w:bookmarkStart w:id="6009" w:name="_Toc365476472"/>
      <w:bookmarkStart w:id="6010" w:name="_Toc365641151"/>
      <w:bookmarkStart w:id="6011" w:name="_Toc365476474"/>
      <w:bookmarkStart w:id="6012" w:name="_Toc365641153"/>
      <w:bookmarkStart w:id="6013" w:name="_Toc365476476"/>
      <w:bookmarkStart w:id="6014" w:name="_Toc365641155"/>
      <w:bookmarkStart w:id="6015" w:name="_Toc365476477"/>
      <w:bookmarkStart w:id="6016" w:name="_Toc365641156"/>
      <w:bookmarkStart w:id="6017" w:name="_Toc365476478"/>
      <w:bookmarkStart w:id="6018" w:name="_Toc365641157"/>
      <w:bookmarkStart w:id="6019" w:name="_Toc365476479"/>
      <w:bookmarkStart w:id="6020" w:name="_Toc365641158"/>
      <w:bookmarkStart w:id="6021" w:name="_Hlt463788138"/>
      <w:bookmarkStart w:id="6022" w:name="_Toc365476549"/>
      <w:bookmarkStart w:id="6023" w:name="_Toc365641228"/>
      <w:bookmarkStart w:id="6024" w:name="_Toc365476644"/>
      <w:bookmarkStart w:id="6025" w:name="_Toc365641323"/>
      <w:bookmarkStart w:id="6026" w:name="_Toc365476764"/>
      <w:bookmarkStart w:id="6027" w:name="_Toc365641443"/>
      <w:bookmarkStart w:id="6028" w:name="_Toc365476777"/>
      <w:bookmarkStart w:id="6029" w:name="_Toc365641456"/>
      <w:bookmarkStart w:id="6030" w:name="_Toc365476791"/>
      <w:bookmarkStart w:id="6031" w:name="_Toc365641470"/>
      <w:bookmarkStart w:id="6032" w:name="_Toc365476846"/>
      <w:bookmarkStart w:id="6033" w:name="_Toc365641525"/>
      <w:bookmarkStart w:id="6034" w:name="_Toc365476877"/>
      <w:bookmarkStart w:id="6035" w:name="_Toc365641556"/>
      <w:bookmarkStart w:id="6036" w:name="_Toc365476986"/>
      <w:bookmarkStart w:id="6037" w:name="_Toc365641665"/>
      <w:bookmarkStart w:id="6038" w:name="_Toc365476999"/>
      <w:bookmarkStart w:id="6039" w:name="_Toc365641678"/>
      <w:bookmarkStart w:id="6040" w:name="_Toc365477041"/>
      <w:bookmarkStart w:id="6041" w:name="_Toc365641720"/>
      <w:bookmarkStart w:id="6042" w:name="_Toc365477046"/>
      <w:bookmarkStart w:id="6043" w:name="_Toc365641725"/>
      <w:bookmarkStart w:id="6044" w:name="_Toc365477047"/>
      <w:bookmarkStart w:id="6045" w:name="_Toc365641726"/>
      <w:bookmarkStart w:id="6046" w:name="_Toc365477048"/>
      <w:bookmarkStart w:id="6047" w:name="_Toc365641727"/>
      <w:bookmarkStart w:id="6048" w:name="_Toc365477050"/>
      <w:bookmarkStart w:id="6049" w:name="_Toc365641729"/>
      <w:bookmarkStart w:id="6050" w:name="_Toc365477053"/>
      <w:bookmarkStart w:id="6051" w:name="_Toc365641732"/>
      <w:bookmarkStart w:id="6052" w:name="_Toc365477056"/>
      <w:bookmarkStart w:id="6053" w:name="_Toc365641735"/>
      <w:bookmarkStart w:id="6054" w:name="_Toc365477059"/>
      <w:bookmarkStart w:id="6055" w:name="_Toc365641738"/>
      <w:bookmarkStart w:id="6056" w:name="_Toc365477060"/>
      <w:bookmarkStart w:id="6057" w:name="_Toc365641739"/>
      <w:bookmarkStart w:id="6058" w:name="_Toc365477065"/>
      <w:bookmarkStart w:id="6059" w:name="_Toc365641744"/>
      <w:bookmarkStart w:id="6060" w:name="_Toc365477066"/>
      <w:bookmarkStart w:id="6061" w:name="_Toc365641745"/>
      <w:bookmarkStart w:id="6062" w:name="_Toc365477072"/>
      <w:bookmarkStart w:id="6063" w:name="_Toc365641751"/>
      <w:bookmarkStart w:id="6064" w:name="_Toc365477073"/>
      <w:bookmarkStart w:id="6065" w:name="_Toc365641752"/>
      <w:bookmarkStart w:id="6066" w:name="_Toc365477075"/>
      <w:bookmarkStart w:id="6067" w:name="_Toc365641754"/>
      <w:bookmarkStart w:id="6068" w:name="_Toc365477076"/>
      <w:bookmarkStart w:id="6069" w:name="_Toc365641755"/>
      <w:bookmarkStart w:id="6070" w:name="_Toc365477077"/>
      <w:bookmarkStart w:id="6071" w:name="_Toc365641756"/>
      <w:bookmarkStart w:id="6072" w:name="_Toc365477079"/>
      <w:bookmarkStart w:id="6073" w:name="_Toc365641758"/>
      <w:bookmarkStart w:id="6074" w:name="_Toc365477082"/>
      <w:bookmarkStart w:id="6075" w:name="_Toc365641761"/>
      <w:bookmarkStart w:id="6076" w:name="_Toc365477083"/>
      <w:bookmarkStart w:id="6077" w:name="_Toc365641762"/>
      <w:bookmarkStart w:id="6078" w:name="_Toc365477092"/>
      <w:bookmarkStart w:id="6079" w:name="_Toc365641771"/>
      <w:bookmarkStart w:id="6080" w:name="_Toc365477093"/>
      <w:bookmarkStart w:id="6081" w:name="_Toc365641772"/>
      <w:bookmarkStart w:id="6082" w:name="_Toc365477094"/>
      <w:bookmarkStart w:id="6083" w:name="_Toc365641773"/>
      <w:bookmarkStart w:id="6084" w:name="_Toc365477096"/>
      <w:bookmarkStart w:id="6085" w:name="_Toc365641775"/>
      <w:bookmarkStart w:id="6086" w:name="_Toc365477097"/>
      <w:bookmarkStart w:id="6087" w:name="_Toc365641776"/>
      <w:bookmarkStart w:id="6088" w:name="_Toc365477098"/>
      <w:bookmarkStart w:id="6089" w:name="_Toc365641777"/>
      <w:bookmarkStart w:id="6090" w:name="_Toc365477100"/>
      <w:bookmarkStart w:id="6091" w:name="_Toc365641779"/>
      <w:bookmarkStart w:id="6092" w:name="_Toc365477101"/>
      <w:bookmarkStart w:id="6093" w:name="_Toc365641780"/>
      <w:bookmarkStart w:id="6094" w:name="_Toc365477102"/>
      <w:bookmarkStart w:id="6095" w:name="_Toc365641781"/>
      <w:bookmarkStart w:id="6096" w:name="_Toc365477106"/>
      <w:bookmarkStart w:id="6097" w:name="_Toc365641785"/>
      <w:bookmarkStart w:id="6098" w:name="_Toc365477107"/>
      <w:bookmarkStart w:id="6099" w:name="_Toc365641786"/>
      <w:bookmarkStart w:id="6100" w:name="_Toc365477108"/>
      <w:bookmarkStart w:id="6101" w:name="_Toc365641787"/>
      <w:bookmarkStart w:id="6102" w:name="_Toc365477113"/>
      <w:bookmarkStart w:id="6103" w:name="_Toc365641792"/>
      <w:bookmarkStart w:id="6104" w:name="_Toc365477114"/>
      <w:bookmarkStart w:id="6105" w:name="_Toc365641793"/>
      <w:bookmarkStart w:id="6106" w:name="_Toc365477115"/>
      <w:bookmarkStart w:id="6107" w:name="_Toc365641794"/>
      <w:bookmarkStart w:id="6108" w:name="_Toc361663779"/>
      <w:bookmarkStart w:id="6109" w:name="_Toc361665620"/>
      <w:bookmarkStart w:id="6110" w:name="_Toc361667449"/>
      <w:bookmarkStart w:id="6111" w:name="_Toc361669278"/>
      <w:bookmarkStart w:id="6112" w:name="_Toc364935322"/>
      <w:bookmarkStart w:id="6113" w:name="_Toc365477127"/>
      <w:bookmarkStart w:id="6114" w:name="_Toc365641806"/>
      <w:bookmarkStart w:id="6115" w:name="_Toc361663783"/>
      <w:bookmarkStart w:id="6116" w:name="_Toc361665624"/>
      <w:bookmarkStart w:id="6117" w:name="_Toc361667453"/>
      <w:bookmarkStart w:id="6118" w:name="_Toc361669282"/>
      <w:bookmarkStart w:id="6119" w:name="_Toc364935326"/>
      <w:bookmarkStart w:id="6120" w:name="_Toc365477131"/>
      <w:bookmarkStart w:id="6121" w:name="_Toc365641810"/>
      <w:bookmarkStart w:id="6122" w:name="_Toc361663784"/>
      <w:bookmarkStart w:id="6123" w:name="_Toc361665625"/>
      <w:bookmarkStart w:id="6124" w:name="_Toc361667454"/>
      <w:bookmarkStart w:id="6125" w:name="_Toc361669283"/>
      <w:bookmarkStart w:id="6126" w:name="_Toc364935327"/>
      <w:bookmarkStart w:id="6127" w:name="_Toc365477132"/>
      <w:bookmarkStart w:id="6128" w:name="_Toc365641811"/>
      <w:bookmarkStart w:id="6129" w:name="_Hlt455971295"/>
      <w:bookmarkStart w:id="6130" w:name="_Toc365477142"/>
      <w:bookmarkStart w:id="6131" w:name="_Toc365641821"/>
      <w:bookmarkStart w:id="6132" w:name="_Toc365477154"/>
      <w:bookmarkStart w:id="6133" w:name="_Toc365641833"/>
      <w:bookmarkStart w:id="6134" w:name="_Toc365477158"/>
      <w:bookmarkStart w:id="6135" w:name="_Toc365641837"/>
      <w:bookmarkStart w:id="6136" w:name="_Toc365477159"/>
      <w:bookmarkStart w:id="6137" w:name="_Toc365641838"/>
      <w:bookmarkStart w:id="6138" w:name="_Toc365477161"/>
      <w:bookmarkStart w:id="6139" w:name="_Toc365641840"/>
      <w:bookmarkStart w:id="6140" w:name="_Toc365477162"/>
      <w:bookmarkStart w:id="6141" w:name="_Toc365641841"/>
      <w:bookmarkStart w:id="6142" w:name="_Toc365477163"/>
      <w:bookmarkStart w:id="6143" w:name="_Toc365641842"/>
      <w:bookmarkStart w:id="6144" w:name="_Toc365477165"/>
      <w:bookmarkStart w:id="6145" w:name="_Toc365641844"/>
      <w:bookmarkStart w:id="6146" w:name="_Toc365477171"/>
      <w:bookmarkStart w:id="6147" w:name="_Toc365641850"/>
      <w:bookmarkStart w:id="6148" w:name="_Toc365477173"/>
      <w:bookmarkStart w:id="6149" w:name="_Toc365641852"/>
      <w:bookmarkStart w:id="6150" w:name="_Toc365477175"/>
      <w:bookmarkStart w:id="6151" w:name="_Toc365641854"/>
      <w:bookmarkStart w:id="6152" w:name="_Toc365477182"/>
      <w:bookmarkStart w:id="6153" w:name="_Toc365641861"/>
      <w:bookmarkStart w:id="6154" w:name="_Toc365477198"/>
      <w:bookmarkStart w:id="6155" w:name="_Toc365641877"/>
      <w:bookmarkStart w:id="6156" w:name="_Toc365477199"/>
      <w:bookmarkStart w:id="6157" w:name="_Toc365641878"/>
      <w:bookmarkStart w:id="6158" w:name="_Toc365477206"/>
      <w:bookmarkStart w:id="6159" w:name="_Toc365641885"/>
      <w:bookmarkStart w:id="6160" w:name="_Toc365477211"/>
      <w:bookmarkStart w:id="6161" w:name="_Toc365641890"/>
      <w:bookmarkStart w:id="6162" w:name="_Toc365477215"/>
      <w:bookmarkStart w:id="6163" w:name="_Toc365641894"/>
      <w:bookmarkStart w:id="6164" w:name="_Toc365477220"/>
      <w:bookmarkStart w:id="6165" w:name="_Toc365641899"/>
      <w:bookmarkStart w:id="6166" w:name="_Toc365477224"/>
      <w:bookmarkStart w:id="6167" w:name="_Toc365641903"/>
      <w:bookmarkStart w:id="6168" w:name="_Toc365477229"/>
      <w:bookmarkStart w:id="6169" w:name="_Toc365641908"/>
      <w:bookmarkStart w:id="6170" w:name="_Toc365477233"/>
      <w:bookmarkStart w:id="6171" w:name="_Toc365641912"/>
      <w:bookmarkStart w:id="6172" w:name="_Toc365477238"/>
      <w:bookmarkStart w:id="6173" w:name="_Toc365641917"/>
      <w:bookmarkStart w:id="6174" w:name="_Toc365477239"/>
      <w:bookmarkStart w:id="6175" w:name="_Toc365641918"/>
      <w:bookmarkStart w:id="6176" w:name="_Toc365477242"/>
      <w:bookmarkStart w:id="6177" w:name="_Toc365641921"/>
      <w:bookmarkStart w:id="6178" w:name="_Toc365477243"/>
      <w:bookmarkStart w:id="6179" w:name="_Toc365641922"/>
      <w:bookmarkStart w:id="6180" w:name="_Toc365477248"/>
      <w:bookmarkStart w:id="6181" w:name="_Toc365641927"/>
      <w:bookmarkStart w:id="6182" w:name="_Toc365477252"/>
      <w:bookmarkStart w:id="6183" w:name="_Toc365641931"/>
      <w:bookmarkStart w:id="6184" w:name="_Toc365477256"/>
      <w:bookmarkStart w:id="6185" w:name="_Toc365641935"/>
      <w:bookmarkStart w:id="6186" w:name="_Toc365477257"/>
      <w:bookmarkStart w:id="6187" w:name="_Toc365641936"/>
      <w:bookmarkStart w:id="6188" w:name="_Toc365477265"/>
      <w:bookmarkStart w:id="6189" w:name="_Toc365641944"/>
      <w:bookmarkStart w:id="6190" w:name="_Toc365477270"/>
      <w:bookmarkStart w:id="6191" w:name="_Toc365641949"/>
      <w:bookmarkStart w:id="6192" w:name="_Toc365477273"/>
      <w:bookmarkStart w:id="6193" w:name="_Toc365641952"/>
      <w:bookmarkStart w:id="6194" w:name="_Toc365477276"/>
      <w:bookmarkStart w:id="6195" w:name="_Toc365641955"/>
      <w:bookmarkStart w:id="6196" w:name="_Toc365477277"/>
      <w:bookmarkStart w:id="6197" w:name="_Toc365641956"/>
      <w:bookmarkStart w:id="6198" w:name="_Toc365477278"/>
      <w:bookmarkStart w:id="6199" w:name="_Toc365641957"/>
      <w:bookmarkStart w:id="6200" w:name="_Toc365477284"/>
      <w:bookmarkStart w:id="6201" w:name="_Toc365641963"/>
      <w:bookmarkStart w:id="6202" w:name="_Toc365477294"/>
      <w:bookmarkStart w:id="6203" w:name="_Toc365641973"/>
      <w:bookmarkStart w:id="6204" w:name="_Toc365477300"/>
      <w:bookmarkStart w:id="6205" w:name="_Toc365641979"/>
      <w:bookmarkStart w:id="6206" w:name="_Toc365477303"/>
      <w:bookmarkStart w:id="6207" w:name="_Toc365641982"/>
      <w:bookmarkStart w:id="6208" w:name="_Toc365477304"/>
      <w:bookmarkStart w:id="6209" w:name="_Toc365641983"/>
      <w:bookmarkStart w:id="6210" w:name="_Toc365477306"/>
      <w:bookmarkStart w:id="6211" w:name="_Toc365641985"/>
      <w:bookmarkStart w:id="6212" w:name="_Toc365477316"/>
      <w:bookmarkStart w:id="6213" w:name="_Toc365641995"/>
      <w:bookmarkStart w:id="6214" w:name="_Toc365477320"/>
      <w:bookmarkStart w:id="6215" w:name="_Toc365641999"/>
      <w:bookmarkStart w:id="6216" w:name="_Toc365477327"/>
      <w:bookmarkStart w:id="6217" w:name="_Toc365642006"/>
      <w:bookmarkStart w:id="6218" w:name="_Toc365477336"/>
      <w:bookmarkStart w:id="6219" w:name="_Toc365642015"/>
      <w:bookmarkStart w:id="6220" w:name="_Toc365477338"/>
      <w:bookmarkStart w:id="6221" w:name="_Toc365642017"/>
      <w:bookmarkStart w:id="6222" w:name="_Toc365477339"/>
      <w:bookmarkStart w:id="6223" w:name="_Toc365642018"/>
      <w:bookmarkStart w:id="6224" w:name="_Toc365477340"/>
      <w:bookmarkStart w:id="6225" w:name="_Toc365642019"/>
      <w:bookmarkStart w:id="6226" w:name="_Toc365477342"/>
      <w:bookmarkStart w:id="6227" w:name="_Toc365642021"/>
      <w:bookmarkStart w:id="6228" w:name="_Toc365477348"/>
      <w:bookmarkStart w:id="6229" w:name="_Toc365642027"/>
      <w:bookmarkStart w:id="6230" w:name="_Toc365477352"/>
      <w:bookmarkStart w:id="6231" w:name="_Toc365642031"/>
      <w:bookmarkStart w:id="6232" w:name="_Toc365477356"/>
      <w:bookmarkStart w:id="6233" w:name="_Toc365642035"/>
      <w:bookmarkStart w:id="6234" w:name="_Toc365477361"/>
      <w:bookmarkStart w:id="6235" w:name="_Toc365642040"/>
      <w:bookmarkStart w:id="6236" w:name="_Toc365477374"/>
      <w:bookmarkStart w:id="6237" w:name="_Toc365642053"/>
      <w:bookmarkStart w:id="6238" w:name="_Toc365477379"/>
      <w:bookmarkStart w:id="6239" w:name="_Toc365642058"/>
      <w:bookmarkStart w:id="6240" w:name="_Toc365477381"/>
      <w:bookmarkStart w:id="6241" w:name="_Toc365642060"/>
      <w:bookmarkStart w:id="6242" w:name="_Toc365477384"/>
      <w:bookmarkStart w:id="6243" w:name="_Toc365642063"/>
      <w:bookmarkStart w:id="6244" w:name="_Toc365477388"/>
      <w:bookmarkStart w:id="6245" w:name="_Toc365642067"/>
      <w:bookmarkStart w:id="6246" w:name="_Toc365477389"/>
      <w:bookmarkStart w:id="6247" w:name="_Toc365642068"/>
      <w:bookmarkStart w:id="6248" w:name="_Toc365477395"/>
      <w:bookmarkStart w:id="6249" w:name="_Toc365642074"/>
      <w:bookmarkStart w:id="6250" w:name="_Toc365477396"/>
      <w:bookmarkStart w:id="6251" w:name="_Toc365642075"/>
      <w:bookmarkStart w:id="6252" w:name="_Toc365477402"/>
      <w:bookmarkStart w:id="6253" w:name="_Toc365642081"/>
      <w:bookmarkStart w:id="6254" w:name="_Toc365477424"/>
      <w:bookmarkStart w:id="6255" w:name="_Toc365642103"/>
      <w:bookmarkStart w:id="6256" w:name="_Toc365477425"/>
      <w:bookmarkStart w:id="6257" w:name="_Toc365642104"/>
      <w:bookmarkStart w:id="6258" w:name="_Toc365477427"/>
      <w:bookmarkStart w:id="6259" w:name="_Toc365642106"/>
      <w:bookmarkStart w:id="6260" w:name="_Toc365477428"/>
      <w:bookmarkStart w:id="6261" w:name="_Toc365642107"/>
      <w:bookmarkStart w:id="6262" w:name="_Toc365477429"/>
      <w:bookmarkStart w:id="6263" w:name="_Toc365642108"/>
      <w:bookmarkStart w:id="6264" w:name="_Toc365477445"/>
      <w:bookmarkStart w:id="6265" w:name="_Toc365642124"/>
      <w:bookmarkStart w:id="6266" w:name="_Toc365477446"/>
      <w:bookmarkStart w:id="6267" w:name="_Toc365642125"/>
      <w:bookmarkStart w:id="6268" w:name="_Toc365477451"/>
      <w:bookmarkStart w:id="6269" w:name="_Toc365642130"/>
      <w:bookmarkStart w:id="6270" w:name="_Toc365477452"/>
      <w:bookmarkStart w:id="6271" w:name="_Toc365642131"/>
      <w:bookmarkStart w:id="6272" w:name="_Toc365477454"/>
      <w:bookmarkStart w:id="6273" w:name="_Toc365642133"/>
      <w:bookmarkStart w:id="6274" w:name="_Toc365477455"/>
      <w:bookmarkStart w:id="6275" w:name="_Toc365642134"/>
      <w:bookmarkStart w:id="6276" w:name="_Toc365477456"/>
      <w:bookmarkStart w:id="6277" w:name="_Toc365642135"/>
      <w:bookmarkStart w:id="6278" w:name="_Toc365477457"/>
      <w:bookmarkStart w:id="6279" w:name="_Toc365642136"/>
      <w:bookmarkStart w:id="6280" w:name="_Toc365477462"/>
      <w:bookmarkStart w:id="6281" w:name="_Toc365642141"/>
      <w:bookmarkStart w:id="6282" w:name="_Toc365477465"/>
      <w:bookmarkStart w:id="6283" w:name="_Toc365642144"/>
      <w:bookmarkStart w:id="6284" w:name="_Toc365477471"/>
      <w:bookmarkStart w:id="6285" w:name="_Toc365642150"/>
      <w:bookmarkStart w:id="6286" w:name="_Toc365477476"/>
      <w:bookmarkStart w:id="6287" w:name="_Toc365642155"/>
      <w:bookmarkStart w:id="6288" w:name="_Toc365477477"/>
      <w:bookmarkStart w:id="6289" w:name="_Toc365642156"/>
      <w:bookmarkStart w:id="6290" w:name="_Toc365477495"/>
      <w:bookmarkStart w:id="6291" w:name="_Toc365642174"/>
      <w:bookmarkStart w:id="6292" w:name="_Toc365477496"/>
      <w:bookmarkStart w:id="6293" w:name="_Toc365642175"/>
      <w:bookmarkStart w:id="6294" w:name="_Toc365477515"/>
      <w:bookmarkStart w:id="6295" w:name="_Toc365642194"/>
      <w:bookmarkStart w:id="6296" w:name="_Toc365477516"/>
      <w:bookmarkStart w:id="6297" w:name="_Toc365642195"/>
      <w:bookmarkStart w:id="6298" w:name="_Toc365477517"/>
      <w:bookmarkStart w:id="6299" w:name="_Toc365642196"/>
      <w:bookmarkStart w:id="6300" w:name="_Toc365477518"/>
      <w:bookmarkStart w:id="6301" w:name="_Toc365642197"/>
      <w:bookmarkStart w:id="6302" w:name="_Toc365477519"/>
      <w:bookmarkStart w:id="6303" w:name="_Toc365642198"/>
      <w:bookmarkStart w:id="6304" w:name="_Toc365477535"/>
      <w:bookmarkStart w:id="6305" w:name="_Toc365642214"/>
      <w:bookmarkStart w:id="6306" w:name="_Hlt457703771"/>
      <w:bookmarkStart w:id="6307" w:name="_Ref456011632"/>
      <w:bookmarkStart w:id="6308" w:name="_Toc365477540"/>
      <w:bookmarkStart w:id="6309" w:name="_Toc365642219"/>
      <w:bookmarkStart w:id="6310" w:name="_Toc365477541"/>
      <w:bookmarkStart w:id="6311" w:name="_Toc365642220"/>
      <w:bookmarkStart w:id="6312" w:name="_Toc365477546"/>
      <w:bookmarkStart w:id="6313" w:name="_Toc365642225"/>
      <w:bookmarkStart w:id="6314" w:name="_Toc365477547"/>
      <w:bookmarkStart w:id="6315" w:name="_Toc365642226"/>
      <w:bookmarkStart w:id="6316" w:name="_Toc365477551"/>
      <w:bookmarkStart w:id="6317" w:name="_Toc365642230"/>
      <w:bookmarkStart w:id="6318" w:name="_Toc365477554"/>
      <w:bookmarkStart w:id="6319" w:name="_Toc365642233"/>
      <w:bookmarkStart w:id="6320" w:name="_Toc365477557"/>
      <w:bookmarkStart w:id="6321" w:name="_Toc365642236"/>
      <w:bookmarkStart w:id="6322" w:name="_Toc365477560"/>
      <w:bookmarkStart w:id="6323" w:name="_Toc365642239"/>
      <w:bookmarkStart w:id="6324" w:name="_Toc365477561"/>
      <w:bookmarkStart w:id="6325" w:name="_Toc365642240"/>
      <w:bookmarkStart w:id="6326" w:name="_Toc365477570"/>
      <w:bookmarkStart w:id="6327" w:name="_Toc365642249"/>
      <w:bookmarkStart w:id="6328" w:name="_Toc365477571"/>
      <w:bookmarkStart w:id="6329" w:name="_Toc365642250"/>
      <w:bookmarkStart w:id="6330" w:name="_Toc365477586"/>
      <w:bookmarkStart w:id="6331" w:name="_Toc365642265"/>
      <w:bookmarkStart w:id="6332" w:name="_Toc365477587"/>
      <w:bookmarkStart w:id="6333" w:name="_Toc365642266"/>
      <w:bookmarkStart w:id="6334" w:name="_Toc365477614"/>
      <w:bookmarkStart w:id="6335" w:name="_Toc365642293"/>
      <w:bookmarkStart w:id="6336" w:name="_Toc365477615"/>
      <w:bookmarkStart w:id="6337" w:name="_Toc365642294"/>
      <w:bookmarkStart w:id="6338" w:name="_Toc365477616"/>
      <w:bookmarkStart w:id="6339" w:name="_Toc365642295"/>
      <w:bookmarkStart w:id="6340" w:name="_Toc365477617"/>
      <w:bookmarkStart w:id="6341" w:name="_Toc365642296"/>
      <w:bookmarkStart w:id="6342" w:name="_Toc365477618"/>
      <w:bookmarkStart w:id="6343" w:name="_Toc365642297"/>
      <w:bookmarkStart w:id="6344" w:name="_Toc365477620"/>
      <w:bookmarkStart w:id="6345" w:name="_Toc365642299"/>
      <w:bookmarkStart w:id="6346" w:name="_Toc365477621"/>
      <w:bookmarkStart w:id="6347" w:name="_Toc365642300"/>
      <w:bookmarkStart w:id="6348" w:name="_Toc365477624"/>
      <w:bookmarkStart w:id="6349" w:name="_Toc365642303"/>
      <w:bookmarkStart w:id="6350" w:name="_Toc365477625"/>
      <w:bookmarkStart w:id="6351" w:name="_Toc365642304"/>
      <w:bookmarkStart w:id="6352" w:name="_Toc365477628"/>
      <w:bookmarkStart w:id="6353" w:name="_Toc365642307"/>
      <w:bookmarkStart w:id="6354" w:name="_Toc365477629"/>
      <w:bookmarkStart w:id="6355" w:name="_Toc365642308"/>
      <w:bookmarkStart w:id="6356" w:name="_Toc365477631"/>
      <w:bookmarkStart w:id="6357" w:name="_Toc365642310"/>
      <w:bookmarkStart w:id="6358" w:name="_Toc365477632"/>
      <w:bookmarkStart w:id="6359" w:name="_Toc365642311"/>
      <w:bookmarkStart w:id="6360" w:name="_Toc365477633"/>
      <w:bookmarkStart w:id="6361" w:name="_Toc365642312"/>
      <w:bookmarkStart w:id="6362" w:name="_Toc365477634"/>
      <w:bookmarkStart w:id="6363" w:name="_Toc365642313"/>
      <w:bookmarkStart w:id="6364" w:name="_Toc365477635"/>
      <w:bookmarkStart w:id="6365" w:name="_Toc365642314"/>
      <w:bookmarkStart w:id="6366" w:name="_Toc365477637"/>
      <w:bookmarkStart w:id="6367" w:name="_Toc365642316"/>
      <w:bookmarkStart w:id="6368" w:name="_Toc365477638"/>
      <w:bookmarkStart w:id="6369" w:name="_Toc365642317"/>
      <w:bookmarkStart w:id="6370" w:name="_Toc365477640"/>
      <w:bookmarkStart w:id="6371" w:name="_Toc365642319"/>
      <w:bookmarkStart w:id="6372" w:name="_Toc365477641"/>
      <w:bookmarkStart w:id="6373" w:name="_Toc365642320"/>
      <w:bookmarkStart w:id="6374" w:name="_Toc365477643"/>
      <w:bookmarkStart w:id="6375" w:name="_Toc365642322"/>
      <w:bookmarkStart w:id="6376" w:name="_Toc365477649"/>
      <w:bookmarkStart w:id="6377" w:name="_Toc365642328"/>
      <w:bookmarkStart w:id="6378" w:name="_Toc365477652"/>
      <w:bookmarkStart w:id="6379" w:name="_Toc365642331"/>
      <w:bookmarkStart w:id="6380" w:name="_Toc365477653"/>
      <w:bookmarkStart w:id="6381" w:name="_Toc365642332"/>
      <w:bookmarkStart w:id="6382" w:name="_Toc365477654"/>
      <w:bookmarkStart w:id="6383" w:name="_Toc365642333"/>
      <w:bookmarkStart w:id="6384" w:name="_Toc365477655"/>
      <w:bookmarkStart w:id="6385" w:name="_Toc365642334"/>
      <w:bookmarkStart w:id="6386" w:name="_Toc365477656"/>
      <w:bookmarkStart w:id="6387" w:name="_Toc365642335"/>
      <w:bookmarkStart w:id="6388" w:name="_Toc365477658"/>
      <w:bookmarkStart w:id="6389" w:name="_Toc365642337"/>
      <w:bookmarkStart w:id="6390" w:name="_Toc365477659"/>
      <w:bookmarkStart w:id="6391" w:name="_Toc365642338"/>
      <w:bookmarkStart w:id="6392" w:name="_Toc365477661"/>
      <w:bookmarkStart w:id="6393" w:name="_Toc365642340"/>
      <w:bookmarkStart w:id="6394" w:name="_Toc365477662"/>
      <w:bookmarkStart w:id="6395" w:name="_Toc365642341"/>
      <w:bookmarkStart w:id="6396" w:name="_Toc365477663"/>
      <w:bookmarkStart w:id="6397" w:name="_Toc365642342"/>
      <w:bookmarkStart w:id="6398" w:name="_Toc365477664"/>
      <w:bookmarkStart w:id="6399" w:name="_Toc365642343"/>
      <w:bookmarkStart w:id="6400" w:name="_Toc365477665"/>
      <w:bookmarkStart w:id="6401" w:name="_Toc365642344"/>
      <w:bookmarkStart w:id="6402" w:name="_Toc365477667"/>
      <w:bookmarkStart w:id="6403" w:name="_Toc365642346"/>
      <w:bookmarkStart w:id="6404" w:name="_Toc365477674"/>
      <w:bookmarkStart w:id="6405" w:name="_Toc365642353"/>
      <w:bookmarkStart w:id="6406" w:name="_Toc365477676"/>
      <w:bookmarkStart w:id="6407" w:name="_Toc365642355"/>
      <w:bookmarkStart w:id="6408" w:name="_Toc365477683"/>
      <w:bookmarkStart w:id="6409" w:name="_Toc365642362"/>
      <w:bookmarkStart w:id="6410" w:name="_Toc365477688"/>
      <w:bookmarkStart w:id="6411" w:name="_Toc365642367"/>
      <w:bookmarkStart w:id="6412" w:name="_Toc365477698"/>
      <w:bookmarkStart w:id="6413" w:name="_Toc365642377"/>
      <w:bookmarkStart w:id="6414" w:name="_Toc365477709"/>
      <w:bookmarkStart w:id="6415" w:name="_Toc365642388"/>
      <w:bookmarkStart w:id="6416" w:name="_Toc365477727"/>
      <w:bookmarkStart w:id="6417" w:name="_Toc365642406"/>
      <w:bookmarkStart w:id="6418" w:name="_Toc365477748"/>
      <w:bookmarkStart w:id="6419" w:name="_Toc365642427"/>
      <w:bookmarkStart w:id="6420" w:name="_Toc365477754"/>
      <w:bookmarkStart w:id="6421" w:name="_Toc365642433"/>
      <w:bookmarkStart w:id="6422" w:name="_Toc365477774"/>
      <w:bookmarkStart w:id="6423" w:name="_Toc365642453"/>
      <w:bookmarkStart w:id="6424" w:name="_Toc365477779"/>
      <w:bookmarkStart w:id="6425" w:name="_Toc365642458"/>
      <w:bookmarkStart w:id="6426" w:name="_Toc365477782"/>
      <w:bookmarkStart w:id="6427" w:name="_Toc365642461"/>
      <w:bookmarkStart w:id="6428" w:name="_Toc365477783"/>
      <w:bookmarkStart w:id="6429" w:name="_Toc365642462"/>
      <w:bookmarkStart w:id="6430" w:name="_Toc365477793"/>
      <w:bookmarkStart w:id="6431" w:name="_Toc365642472"/>
      <w:bookmarkStart w:id="6432" w:name="_Toc365477795"/>
      <w:bookmarkStart w:id="6433" w:name="_Toc365642474"/>
      <w:bookmarkStart w:id="6434" w:name="_Toc365477798"/>
      <w:bookmarkStart w:id="6435" w:name="_Toc365642477"/>
      <w:bookmarkStart w:id="6436" w:name="_Toc365477804"/>
      <w:bookmarkStart w:id="6437" w:name="_Toc365642483"/>
      <w:bookmarkStart w:id="6438" w:name="_Toc365477815"/>
      <w:bookmarkStart w:id="6439" w:name="_Toc365642494"/>
      <w:bookmarkStart w:id="6440" w:name="_Toc365477818"/>
      <w:bookmarkStart w:id="6441" w:name="_Toc365642497"/>
      <w:bookmarkStart w:id="6442" w:name="_Toc365477838"/>
      <w:bookmarkStart w:id="6443" w:name="_Toc365642517"/>
      <w:bookmarkStart w:id="6444" w:name="_Toc365477847"/>
      <w:bookmarkStart w:id="6445" w:name="_Toc365642526"/>
      <w:bookmarkStart w:id="6446" w:name="_Toc365477850"/>
      <w:bookmarkStart w:id="6447" w:name="_Toc365642529"/>
      <w:bookmarkStart w:id="6448" w:name="_Toc365477853"/>
      <w:bookmarkStart w:id="6449" w:name="_Toc365642532"/>
      <w:bookmarkStart w:id="6450" w:name="_Toc365477864"/>
      <w:bookmarkStart w:id="6451" w:name="_Toc365642543"/>
      <w:bookmarkStart w:id="6452" w:name="_Toc365477871"/>
      <w:bookmarkStart w:id="6453" w:name="_Toc365642550"/>
      <w:bookmarkStart w:id="6454" w:name="_Ref458400834"/>
      <w:bookmarkStart w:id="6455" w:name="_Toc472818970"/>
      <w:bookmarkStart w:id="6456" w:name="_Toc235503552"/>
      <w:bookmarkStart w:id="6457" w:name="_Toc241509327"/>
      <w:bookmarkStart w:id="6458" w:name="_Toc244416814"/>
      <w:bookmarkStart w:id="6459" w:name="_Toc276631178"/>
      <w:bookmarkStart w:id="6460" w:name="_Toc366142089"/>
      <w:bookmarkEnd w:id="5411"/>
      <w:bookmarkEnd w:id="5412"/>
      <w:bookmarkEnd w:id="5413"/>
      <w:bookmarkEnd w:id="5414"/>
      <w:bookmarkEnd w:id="5415"/>
      <w:bookmarkEnd w:id="5416"/>
      <w:bookmarkEnd w:id="5417"/>
      <w:bookmarkEnd w:id="5418"/>
      <w:bookmarkEnd w:id="5419"/>
      <w:bookmarkEnd w:id="5420"/>
      <w:bookmarkEnd w:id="5421"/>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r w:rsidRPr="00B5468C">
        <w:rPr>
          <w:i/>
        </w:rPr>
        <w:t>TypedArray</w:t>
      </w:r>
      <w:r>
        <w:t xml:space="preserve"> Objects</w:t>
      </w:r>
      <w:bookmarkEnd w:id="6460"/>
      <w:r>
        <w:t xml:space="preserve"> </w:t>
      </w:r>
    </w:p>
    <w:p w14:paraId="4BF4CBC5" w14:textId="77777777" w:rsidR="003E75AF" w:rsidRPr="00DF5095" w:rsidRDefault="003E75AF" w:rsidP="003E75AF">
      <w:r>
        <w:rPr>
          <w:i/>
          <w:iCs/>
        </w:rPr>
        <w:t>TypedArray</w:t>
      </w:r>
      <w:r>
        <w:t xml:space="preserve"> objects present an array-like view of an underlying binary data buffer. Each element of a </w:t>
      </w:r>
      <w:r w:rsidRPr="004B439B">
        <w:rPr>
          <w:i/>
        </w:rPr>
        <w:t>TypedArray</w:t>
      </w:r>
      <w:r w:rsidRPr="004B439B">
        <w:t xml:space="preserve"> instance has the same underlying binary scalar data type. There</w:t>
      </w:r>
      <w:r>
        <w:t xml:space="preserve"> is a distinct </w:t>
      </w:r>
      <w:r>
        <w:rPr>
          <w:i/>
          <w:iCs/>
        </w:rPr>
        <w:t>TypedArray</w:t>
      </w:r>
      <w:r>
        <w:t xml:space="preserve"> constructor for each of tbe nine supported element types. For each constructor in</w:t>
      </w:r>
      <w:r w:rsidR="00DD2409">
        <w:t xml:space="preserve"> </w:t>
      </w:r>
      <w:r w:rsidR="00DD2409">
        <w:fldChar w:fldCharType="begin"/>
      </w:r>
      <w:r w:rsidR="00DD2409">
        <w:instrText xml:space="preserve"> REF _Ref366065074 \h </w:instrText>
      </w:r>
      <w:r w:rsidR="00DD2409">
        <w:fldChar w:fldCharType="separate"/>
      </w:r>
      <w:r w:rsidR="00083CEC">
        <w:t xml:space="preserve">Table </w:t>
      </w:r>
      <w:r w:rsidR="00083CEC">
        <w:rPr>
          <w:noProof/>
        </w:rPr>
        <w:t>36</w:t>
      </w:r>
      <w:r w:rsidR="00DD2409">
        <w:fldChar w:fldCharType="end"/>
      </w:r>
      <w:r w:rsidR="00DD2409">
        <w:t xml:space="preserve"> </w:t>
      </w:r>
      <w:r>
        <w:t xml:space="preserve">is a distinct </w:t>
      </w:r>
      <w:r>
        <w:rPr>
          <w:i/>
        </w:rPr>
        <w:t>TypedArray</w:t>
      </w:r>
      <w:r>
        <w:t xml:space="preserve"> constructor object with a corresponding prototype object and instances.</w:t>
      </w:r>
    </w:p>
    <w:p w14:paraId="093A27ED" w14:textId="77777777" w:rsidR="0030795D" w:rsidRDefault="0030795D" w:rsidP="00DD2409">
      <w:pPr>
        <w:pStyle w:val="afffff4"/>
        <w:keepNext/>
        <w:jc w:val="center"/>
      </w:pPr>
      <w:bookmarkStart w:id="6461" w:name="_Ref366065074"/>
      <w:r>
        <w:t xml:space="preserve">Table </w:t>
      </w:r>
      <w:r>
        <w:fldChar w:fldCharType="begin"/>
      </w:r>
      <w:r>
        <w:instrText xml:space="preserve"> SEQ Table \* ARABIC </w:instrText>
      </w:r>
      <w:r>
        <w:fldChar w:fldCharType="separate"/>
      </w:r>
      <w:r w:rsidR="00083CEC">
        <w:rPr>
          <w:noProof/>
        </w:rPr>
        <w:t>36</w:t>
      </w:r>
      <w:r>
        <w:fldChar w:fldCharType="end"/>
      </w:r>
      <w:bookmarkEnd w:id="6461"/>
      <w:r>
        <w:t xml:space="preserve"> </w:t>
      </w:r>
      <w:r w:rsidRPr="00A04CC0">
        <w:t xml:space="preserve">– The </w:t>
      </w:r>
      <w:r w:rsidRPr="00DD2409">
        <w:rPr>
          <w:i/>
        </w:rPr>
        <w:t>TypedArray</w:t>
      </w:r>
      <w:r w:rsidRPr="00A04CC0">
        <w:t xml:space="preserve"> Constructors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1101"/>
        <w:gridCol w:w="990"/>
        <w:gridCol w:w="1710"/>
        <w:gridCol w:w="2666"/>
        <w:gridCol w:w="1524"/>
      </w:tblGrid>
      <w:tr w:rsidR="003E75AF" w:rsidRPr="00F50C0D" w14:paraId="006A60F5" w14:textId="77777777" w:rsidTr="003E75AF">
        <w:trPr>
          <w:cantSplit/>
        </w:trPr>
        <w:tc>
          <w:tcPr>
            <w:tcW w:w="1977" w:type="dxa"/>
            <w:shd w:val="clear" w:color="auto" w:fill="BFBFBF"/>
          </w:tcPr>
          <w:p w14:paraId="171A5D08" w14:textId="77777777" w:rsidR="003E75AF" w:rsidRPr="00F50C0D" w:rsidRDefault="003E75AF" w:rsidP="00DD2409">
            <w:pPr>
              <w:keepNext/>
              <w:spacing w:after="120"/>
              <w:rPr>
                <w:shd w:val="solid" w:color="C0C0C0" w:fill="FFFFFF"/>
              </w:rPr>
            </w:pPr>
            <w:r w:rsidRPr="00F50C0D">
              <w:rPr>
                <w:shd w:val="solid" w:color="C0C0C0" w:fill="FFFFFF"/>
              </w:rPr>
              <w:t xml:space="preserve">Constructor Name </w:t>
            </w:r>
          </w:p>
        </w:tc>
        <w:tc>
          <w:tcPr>
            <w:tcW w:w="1101" w:type="dxa"/>
            <w:shd w:val="clear" w:color="auto" w:fill="BFBFBF"/>
          </w:tcPr>
          <w:p w14:paraId="696FBCA4" w14:textId="77777777" w:rsidR="003E75AF" w:rsidRPr="00F50C0D" w:rsidRDefault="003E75AF" w:rsidP="00DD2409">
            <w:pPr>
              <w:keepNext/>
              <w:spacing w:after="120"/>
              <w:rPr>
                <w:shd w:val="solid" w:color="C0C0C0" w:fill="FFFFFF"/>
              </w:rPr>
            </w:pPr>
            <w:r w:rsidRPr="00F50C0D">
              <w:rPr>
                <w:shd w:val="solid" w:color="C0C0C0" w:fill="FFFFFF"/>
              </w:rPr>
              <w:t>Element</w:t>
            </w:r>
            <w:r>
              <w:rPr>
                <w:shd w:val="solid" w:color="C0C0C0" w:fill="FFFFFF"/>
              </w:rPr>
              <w:br/>
            </w:r>
            <w:r w:rsidRPr="00F50C0D">
              <w:rPr>
                <w:shd w:val="solid" w:color="C0C0C0" w:fill="FFFFFF"/>
              </w:rPr>
              <w:t>Type</w:t>
            </w:r>
          </w:p>
        </w:tc>
        <w:tc>
          <w:tcPr>
            <w:tcW w:w="990" w:type="dxa"/>
            <w:shd w:val="clear" w:color="auto" w:fill="BFBFBF"/>
          </w:tcPr>
          <w:p w14:paraId="7EA4DD61" w14:textId="77777777" w:rsidR="003E75AF" w:rsidRPr="00F50C0D" w:rsidRDefault="003E75AF" w:rsidP="00DD2409">
            <w:pPr>
              <w:keepNext/>
              <w:spacing w:after="120"/>
              <w:rPr>
                <w:shd w:val="solid" w:color="C0C0C0" w:fill="FFFFFF"/>
              </w:rPr>
            </w:pPr>
            <w:r w:rsidRPr="00F50C0D">
              <w:rPr>
                <w:shd w:val="solid" w:color="C0C0C0" w:fill="FFFFFF"/>
              </w:rPr>
              <w:t>Element Size</w:t>
            </w:r>
          </w:p>
        </w:tc>
        <w:tc>
          <w:tcPr>
            <w:tcW w:w="1710" w:type="dxa"/>
            <w:shd w:val="clear" w:color="auto" w:fill="BFBFBF"/>
          </w:tcPr>
          <w:p w14:paraId="15CDD178" w14:textId="77777777" w:rsidR="003E75AF" w:rsidRPr="00F50C0D" w:rsidRDefault="003E75AF" w:rsidP="00DD2409">
            <w:pPr>
              <w:keepNext/>
              <w:spacing w:after="120"/>
              <w:rPr>
                <w:shd w:val="solid" w:color="C0C0C0" w:fill="FFFFFF"/>
              </w:rPr>
            </w:pPr>
            <w:r>
              <w:rPr>
                <w:shd w:val="solid" w:color="C0C0C0" w:fill="FFFFFF"/>
              </w:rPr>
              <w:t>Conversion Operation</w:t>
            </w:r>
          </w:p>
        </w:tc>
        <w:tc>
          <w:tcPr>
            <w:tcW w:w="2666" w:type="dxa"/>
            <w:shd w:val="clear" w:color="auto" w:fill="BFBFBF"/>
          </w:tcPr>
          <w:p w14:paraId="13E9AC8F" w14:textId="77777777" w:rsidR="003E75AF" w:rsidRPr="00F50C0D" w:rsidRDefault="003E75AF" w:rsidP="00DD2409">
            <w:pPr>
              <w:keepNext/>
              <w:spacing w:after="120"/>
              <w:rPr>
                <w:shd w:val="solid" w:color="C0C0C0" w:fill="FFFFFF"/>
              </w:rPr>
            </w:pPr>
            <w:r w:rsidRPr="00F50C0D">
              <w:rPr>
                <w:shd w:val="solid" w:color="C0C0C0" w:fill="FFFFFF"/>
              </w:rPr>
              <w:t xml:space="preserve">Description </w:t>
            </w:r>
          </w:p>
        </w:tc>
        <w:tc>
          <w:tcPr>
            <w:tcW w:w="1524" w:type="dxa"/>
            <w:shd w:val="clear" w:color="auto" w:fill="BFBFBF"/>
          </w:tcPr>
          <w:p w14:paraId="068D93C3" w14:textId="77777777" w:rsidR="003E75AF" w:rsidRPr="00F50C0D" w:rsidRDefault="003E75AF" w:rsidP="00DD2409">
            <w:pPr>
              <w:keepNext/>
              <w:spacing w:after="120"/>
              <w:rPr>
                <w:shd w:val="solid" w:color="C0C0C0" w:fill="FFFFFF"/>
              </w:rPr>
            </w:pPr>
            <w:r w:rsidRPr="00F50C0D">
              <w:rPr>
                <w:shd w:val="solid" w:color="C0C0C0" w:fill="FFFFFF"/>
              </w:rPr>
              <w:t>Equivalent C Type</w:t>
            </w:r>
          </w:p>
        </w:tc>
      </w:tr>
      <w:tr w:rsidR="003E75AF" w:rsidRPr="00150D27" w14:paraId="68CEED18" w14:textId="77777777" w:rsidTr="003E75AF">
        <w:trPr>
          <w:cantSplit/>
        </w:trPr>
        <w:tc>
          <w:tcPr>
            <w:tcW w:w="1977" w:type="dxa"/>
            <w:shd w:val="clear" w:color="auto" w:fill="auto"/>
          </w:tcPr>
          <w:p w14:paraId="0C164490" w14:textId="77777777" w:rsidR="003E75AF" w:rsidRPr="00833846" w:rsidRDefault="003E75AF" w:rsidP="00DD2409">
            <w:pPr>
              <w:keepNext/>
              <w:spacing w:after="0"/>
              <w:contextualSpacing/>
              <w:rPr>
                <w:rFonts w:eastAsia="Times New Roman"/>
              </w:rPr>
            </w:pPr>
            <w:r w:rsidRPr="00833846">
              <w:rPr>
                <w:rFonts w:eastAsia="Times New Roman"/>
              </w:rPr>
              <w:t xml:space="preserve">Int8Array </w:t>
            </w:r>
          </w:p>
        </w:tc>
        <w:tc>
          <w:tcPr>
            <w:tcW w:w="1101" w:type="dxa"/>
          </w:tcPr>
          <w:p w14:paraId="4D510C93" w14:textId="77777777" w:rsidR="003E75AF" w:rsidRPr="00833846" w:rsidRDefault="003E75AF" w:rsidP="00DD2409">
            <w:pPr>
              <w:keepNext/>
              <w:spacing w:after="0"/>
              <w:contextualSpacing/>
              <w:rPr>
                <w:rFonts w:eastAsia="Times New Roman"/>
              </w:rPr>
            </w:pPr>
            <w:r>
              <w:rPr>
                <w:rFonts w:eastAsia="Times New Roman"/>
              </w:rPr>
              <w:t>Int8</w:t>
            </w:r>
          </w:p>
        </w:tc>
        <w:tc>
          <w:tcPr>
            <w:tcW w:w="990" w:type="dxa"/>
            <w:shd w:val="clear" w:color="auto" w:fill="auto"/>
          </w:tcPr>
          <w:p w14:paraId="395C3496" w14:textId="77777777" w:rsidR="003E75AF" w:rsidRPr="00833846" w:rsidRDefault="003E75AF" w:rsidP="00DD2409">
            <w:pPr>
              <w:keepNext/>
              <w:spacing w:after="0"/>
              <w:contextualSpacing/>
              <w:rPr>
                <w:rFonts w:eastAsia="Times New Roman"/>
              </w:rPr>
            </w:pPr>
            <w:r w:rsidRPr="00833846">
              <w:rPr>
                <w:rFonts w:eastAsia="Times New Roman"/>
              </w:rPr>
              <w:t xml:space="preserve">1 </w:t>
            </w:r>
          </w:p>
        </w:tc>
        <w:tc>
          <w:tcPr>
            <w:tcW w:w="1710" w:type="dxa"/>
          </w:tcPr>
          <w:p w14:paraId="215A4419" w14:textId="77777777" w:rsidR="003E75AF" w:rsidRPr="00833846" w:rsidRDefault="003E75AF" w:rsidP="00DD2409">
            <w:pPr>
              <w:keepNext/>
              <w:spacing w:after="0"/>
              <w:contextualSpacing/>
              <w:rPr>
                <w:rFonts w:eastAsia="Times New Roman"/>
              </w:rPr>
            </w:pPr>
            <w:commentRangeStart w:id="6462"/>
            <w:r>
              <w:rPr>
                <w:rFonts w:eastAsia="Times New Roman"/>
              </w:rPr>
              <w:t>ToInt8</w:t>
            </w:r>
            <w:commentRangeEnd w:id="6462"/>
            <w:r>
              <w:rPr>
                <w:rStyle w:val="af6"/>
              </w:rPr>
              <w:commentReference w:id="6462"/>
            </w:r>
          </w:p>
        </w:tc>
        <w:tc>
          <w:tcPr>
            <w:tcW w:w="2666" w:type="dxa"/>
            <w:shd w:val="clear" w:color="auto" w:fill="auto"/>
          </w:tcPr>
          <w:p w14:paraId="1EF33240" w14:textId="77777777" w:rsidR="003E75AF" w:rsidRPr="00833846" w:rsidRDefault="003E75AF" w:rsidP="00DD2409">
            <w:pPr>
              <w:keepNext/>
              <w:spacing w:after="0"/>
              <w:contextualSpacing/>
              <w:jc w:val="left"/>
              <w:rPr>
                <w:rFonts w:eastAsia="Times New Roman"/>
              </w:rPr>
            </w:pPr>
            <w:r w:rsidRPr="00833846">
              <w:rPr>
                <w:rFonts w:eastAsia="Times New Roman"/>
              </w:rPr>
              <w:t xml:space="preserve">8-bit 2’s complement signed integer </w:t>
            </w:r>
          </w:p>
        </w:tc>
        <w:tc>
          <w:tcPr>
            <w:tcW w:w="1524" w:type="dxa"/>
            <w:shd w:val="clear" w:color="auto" w:fill="auto"/>
          </w:tcPr>
          <w:p w14:paraId="72DB7972" w14:textId="77777777" w:rsidR="003E75AF" w:rsidRPr="00833846" w:rsidRDefault="003E75AF" w:rsidP="00DD2409">
            <w:pPr>
              <w:keepNext/>
              <w:spacing w:after="0"/>
              <w:contextualSpacing/>
              <w:rPr>
                <w:rFonts w:eastAsia="Times New Roman"/>
              </w:rPr>
            </w:pPr>
            <w:r w:rsidRPr="00833846">
              <w:rPr>
                <w:rFonts w:eastAsia="Times New Roman"/>
              </w:rPr>
              <w:t>signed char</w:t>
            </w:r>
          </w:p>
        </w:tc>
      </w:tr>
      <w:tr w:rsidR="003E75AF" w:rsidRPr="00150D27" w14:paraId="69276AD1" w14:textId="77777777" w:rsidTr="003E75AF">
        <w:trPr>
          <w:cantSplit/>
        </w:trPr>
        <w:tc>
          <w:tcPr>
            <w:tcW w:w="1977" w:type="dxa"/>
            <w:shd w:val="clear" w:color="auto" w:fill="auto"/>
          </w:tcPr>
          <w:p w14:paraId="656A9419" w14:textId="77777777" w:rsidR="003E75AF" w:rsidRPr="00833846" w:rsidRDefault="003E75AF" w:rsidP="00DD2409">
            <w:pPr>
              <w:keepNext/>
              <w:spacing w:after="0"/>
              <w:contextualSpacing/>
              <w:rPr>
                <w:rFonts w:eastAsia="Times New Roman"/>
              </w:rPr>
            </w:pPr>
            <w:r w:rsidRPr="00833846">
              <w:rPr>
                <w:rFonts w:eastAsia="Times New Roman"/>
              </w:rPr>
              <w:t xml:space="preserve">Uint8Array </w:t>
            </w:r>
          </w:p>
        </w:tc>
        <w:tc>
          <w:tcPr>
            <w:tcW w:w="1101" w:type="dxa"/>
          </w:tcPr>
          <w:p w14:paraId="44C06FE1" w14:textId="77777777" w:rsidR="003E75AF" w:rsidRPr="00833846" w:rsidRDefault="003E75AF" w:rsidP="00DD2409">
            <w:pPr>
              <w:keepNext/>
              <w:spacing w:after="0"/>
              <w:contextualSpacing/>
              <w:rPr>
                <w:rFonts w:eastAsia="Times New Roman"/>
              </w:rPr>
            </w:pPr>
            <w:r>
              <w:rPr>
                <w:rFonts w:eastAsia="Times New Roman"/>
              </w:rPr>
              <w:t>Uint8</w:t>
            </w:r>
          </w:p>
        </w:tc>
        <w:tc>
          <w:tcPr>
            <w:tcW w:w="990" w:type="dxa"/>
            <w:shd w:val="clear" w:color="auto" w:fill="auto"/>
          </w:tcPr>
          <w:p w14:paraId="2590DAB0" w14:textId="77777777" w:rsidR="003E75AF" w:rsidRPr="00833846" w:rsidRDefault="003E75AF" w:rsidP="00DD2409">
            <w:pPr>
              <w:keepNext/>
              <w:spacing w:after="0"/>
              <w:contextualSpacing/>
              <w:rPr>
                <w:rFonts w:eastAsia="Times New Roman"/>
              </w:rPr>
            </w:pPr>
            <w:r w:rsidRPr="00833846">
              <w:rPr>
                <w:rFonts w:eastAsia="Times New Roman"/>
              </w:rPr>
              <w:t xml:space="preserve">1 </w:t>
            </w:r>
          </w:p>
        </w:tc>
        <w:tc>
          <w:tcPr>
            <w:tcW w:w="1710" w:type="dxa"/>
          </w:tcPr>
          <w:p w14:paraId="41226482" w14:textId="77777777" w:rsidR="003E75AF" w:rsidRPr="00833846" w:rsidRDefault="003E75AF" w:rsidP="00DD2409">
            <w:pPr>
              <w:keepNext/>
              <w:spacing w:after="0"/>
              <w:contextualSpacing/>
              <w:rPr>
                <w:rFonts w:eastAsia="Times New Roman"/>
              </w:rPr>
            </w:pPr>
            <w:commentRangeStart w:id="6463"/>
            <w:r>
              <w:rPr>
                <w:rFonts w:eastAsia="Times New Roman"/>
              </w:rPr>
              <w:t>ToUint8</w:t>
            </w:r>
            <w:commentRangeEnd w:id="6463"/>
            <w:r>
              <w:rPr>
                <w:rStyle w:val="af6"/>
              </w:rPr>
              <w:commentReference w:id="6463"/>
            </w:r>
          </w:p>
        </w:tc>
        <w:tc>
          <w:tcPr>
            <w:tcW w:w="2666" w:type="dxa"/>
            <w:shd w:val="clear" w:color="auto" w:fill="auto"/>
          </w:tcPr>
          <w:p w14:paraId="5F76AF82" w14:textId="77777777" w:rsidR="003E75AF" w:rsidRPr="00833846" w:rsidRDefault="003E75AF" w:rsidP="00DD2409">
            <w:pPr>
              <w:keepNext/>
              <w:spacing w:after="0"/>
              <w:contextualSpacing/>
              <w:jc w:val="left"/>
              <w:rPr>
                <w:rFonts w:eastAsia="Times New Roman"/>
              </w:rPr>
            </w:pPr>
            <w:r w:rsidRPr="00833846">
              <w:rPr>
                <w:rFonts w:eastAsia="Times New Roman"/>
              </w:rPr>
              <w:t xml:space="preserve">8-bit unsigned integer </w:t>
            </w:r>
          </w:p>
        </w:tc>
        <w:tc>
          <w:tcPr>
            <w:tcW w:w="1524" w:type="dxa"/>
            <w:shd w:val="clear" w:color="auto" w:fill="auto"/>
          </w:tcPr>
          <w:p w14:paraId="6737F7B9" w14:textId="77777777" w:rsidR="003E75AF" w:rsidRPr="00833846" w:rsidRDefault="003E75AF" w:rsidP="00DD2409">
            <w:pPr>
              <w:keepNext/>
              <w:spacing w:after="0"/>
              <w:contextualSpacing/>
              <w:rPr>
                <w:rFonts w:eastAsia="Times New Roman"/>
              </w:rPr>
            </w:pPr>
            <w:r w:rsidRPr="00833846">
              <w:rPr>
                <w:rFonts w:eastAsia="Times New Roman"/>
              </w:rPr>
              <w:t>unsigned char</w:t>
            </w:r>
          </w:p>
        </w:tc>
      </w:tr>
      <w:tr w:rsidR="003E75AF" w:rsidRPr="00150D27" w14:paraId="130914C1" w14:textId="77777777" w:rsidTr="003E75AF">
        <w:trPr>
          <w:cantSplit/>
        </w:trPr>
        <w:tc>
          <w:tcPr>
            <w:tcW w:w="1977" w:type="dxa"/>
            <w:shd w:val="clear" w:color="auto" w:fill="auto"/>
          </w:tcPr>
          <w:p w14:paraId="2839C25F" w14:textId="77777777" w:rsidR="003E75AF" w:rsidRPr="00833846" w:rsidRDefault="003E75AF" w:rsidP="00DD2409">
            <w:pPr>
              <w:keepNext/>
              <w:spacing w:after="0"/>
              <w:contextualSpacing/>
              <w:rPr>
                <w:rFonts w:eastAsia="Times New Roman"/>
              </w:rPr>
            </w:pPr>
            <w:r>
              <w:rPr>
                <w:rFonts w:eastAsia="Times New Roman"/>
              </w:rPr>
              <w:t>Uint8ClampedArray</w:t>
            </w:r>
          </w:p>
        </w:tc>
        <w:tc>
          <w:tcPr>
            <w:tcW w:w="1101" w:type="dxa"/>
          </w:tcPr>
          <w:p w14:paraId="4AE2864F" w14:textId="77777777" w:rsidR="003E75AF" w:rsidRDefault="003E75AF" w:rsidP="00DD2409">
            <w:pPr>
              <w:keepNext/>
              <w:spacing w:after="0"/>
              <w:contextualSpacing/>
              <w:rPr>
                <w:rFonts w:eastAsia="Times New Roman"/>
              </w:rPr>
            </w:pPr>
            <w:commentRangeStart w:id="6464"/>
            <w:r>
              <w:rPr>
                <w:rFonts w:eastAsia="Times New Roman"/>
              </w:rPr>
              <w:t>Uint8C</w:t>
            </w:r>
            <w:commentRangeEnd w:id="6464"/>
            <w:r>
              <w:rPr>
                <w:rStyle w:val="af6"/>
              </w:rPr>
              <w:commentReference w:id="6464"/>
            </w:r>
          </w:p>
        </w:tc>
        <w:tc>
          <w:tcPr>
            <w:tcW w:w="990" w:type="dxa"/>
            <w:shd w:val="clear" w:color="auto" w:fill="auto"/>
          </w:tcPr>
          <w:p w14:paraId="6F476FB2" w14:textId="77777777" w:rsidR="003E75AF" w:rsidRPr="00833846" w:rsidRDefault="003E75AF" w:rsidP="00DD2409">
            <w:pPr>
              <w:keepNext/>
              <w:spacing w:after="0"/>
              <w:contextualSpacing/>
              <w:rPr>
                <w:rFonts w:eastAsia="Times New Roman"/>
              </w:rPr>
            </w:pPr>
            <w:r>
              <w:rPr>
                <w:rFonts w:eastAsia="Times New Roman"/>
              </w:rPr>
              <w:t>1</w:t>
            </w:r>
          </w:p>
        </w:tc>
        <w:tc>
          <w:tcPr>
            <w:tcW w:w="1710" w:type="dxa"/>
          </w:tcPr>
          <w:p w14:paraId="2294E831" w14:textId="77777777" w:rsidR="003E75AF" w:rsidRPr="00833846" w:rsidRDefault="003E75AF" w:rsidP="00DD2409">
            <w:pPr>
              <w:keepNext/>
              <w:spacing w:after="0"/>
              <w:contextualSpacing/>
              <w:rPr>
                <w:rFonts w:eastAsia="Times New Roman"/>
              </w:rPr>
            </w:pPr>
            <w:commentRangeStart w:id="6465"/>
            <w:r>
              <w:rPr>
                <w:rFonts w:eastAsia="Times New Roman"/>
              </w:rPr>
              <w:t>ToUint8Clamp</w:t>
            </w:r>
            <w:commentRangeEnd w:id="6465"/>
            <w:r>
              <w:rPr>
                <w:rStyle w:val="af6"/>
              </w:rPr>
              <w:commentReference w:id="6465"/>
            </w:r>
          </w:p>
        </w:tc>
        <w:tc>
          <w:tcPr>
            <w:tcW w:w="2666" w:type="dxa"/>
            <w:shd w:val="clear" w:color="auto" w:fill="auto"/>
          </w:tcPr>
          <w:p w14:paraId="459C6243" w14:textId="77777777" w:rsidR="003E75AF" w:rsidRPr="00833846" w:rsidRDefault="003E75AF" w:rsidP="00DD2409">
            <w:pPr>
              <w:keepNext/>
              <w:spacing w:after="0"/>
              <w:contextualSpacing/>
              <w:jc w:val="left"/>
              <w:rPr>
                <w:rFonts w:eastAsia="Times New Roman"/>
              </w:rPr>
            </w:pPr>
            <w:r w:rsidRPr="00833846">
              <w:rPr>
                <w:rFonts w:eastAsia="Times New Roman"/>
              </w:rPr>
              <w:t>8-bit unsigned integer</w:t>
            </w:r>
            <w:r>
              <w:rPr>
                <w:rFonts w:eastAsia="Times New Roman"/>
              </w:rPr>
              <w:t xml:space="preserve"> (clamped)</w:t>
            </w:r>
          </w:p>
        </w:tc>
        <w:tc>
          <w:tcPr>
            <w:tcW w:w="1524" w:type="dxa"/>
            <w:shd w:val="clear" w:color="auto" w:fill="auto"/>
          </w:tcPr>
          <w:p w14:paraId="1B72829A" w14:textId="77777777" w:rsidR="003E75AF" w:rsidRPr="00833846" w:rsidRDefault="003E75AF" w:rsidP="00DD2409">
            <w:pPr>
              <w:keepNext/>
              <w:spacing w:after="0"/>
              <w:contextualSpacing/>
              <w:rPr>
                <w:rFonts w:eastAsia="Times New Roman"/>
              </w:rPr>
            </w:pPr>
            <w:r w:rsidRPr="00833846">
              <w:rPr>
                <w:rFonts w:eastAsia="Times New Roman"/>
              </w:rPr>
              <w:t>unsigned char</w:t>
            </w:r>
          </w:p>
        </w:tc>
      </w:tr>
      <w:tr w:rsidR="003E75AF" w:rsidRPr="00150D27" w14:paraId="58E9E580" w14:textId="77777777" w:rsidTr="003E75AF">
        <w:trPr>
          <w:cantSplit/>
        </w:trPr>
        <w:tc>
          <w:tcPr>
            <w:tcW w:w="1977" w:type="dxa"/>
            <w:shd w:val="clear" w:color="auto" w:fill="auto"/>
          </w:tcPr>
          <w:p w14:paraId="5E6DFC8A" w14:textId="77777777" w:rsidR="003E75AF" w:rsidRPr="00833846" w:rsidRDefault="003E75AF" w:rsidP="00DD2409">
            <w:pPr>
              <w:keepNext/>
              <w:spacing w:after="0"/>
              <w:contextualSpacing/>
              <w:rPr>
                <w:rFonts w:eastAsia="Times New Roman"/>
              </w:rPr>
            </w:pPr>
            <w:r w:rsidRPr="00833846">
              <w:rPr>
                <w:rFonts w:eastAsia="Times New Roman"/>
              </w:rPr>
              <w:t xml:space="preserve">Int16Array </w:t>
            </w:r>
          </w:p>
        </w:tc>
        <w:tc>
          <w:tcPr>
            <w:tcW w:w="1101" w:type="dxa"/>
          </w:tcPr>
          <w:p w14:paraId="3C7E1E76" w14:textId="77777777" w:rsidR="003E75AF" w:rsidRPr="00833846" w:rsidRDefault="003E75AF" w:rsidP="00DD2409">
            <w:pPr>
              <w:keepNext/>
              <w:spacing w:after="0"/>
              <w:contextualSpacing/>
              <w:rPr>
                <w:rFonts w:eastAsia="Times New Roman"/>
              </w:rPr>
            </w:pPr>
            <w:r>
              <w:rPr>
                <w:rFonts w:eastAsia="Times New Roman"/>
              </w:rPr>
              <w:t>Int16</w:t>
            </w:r>
          </w:p>
        </w:tc>
        <w:tc>
          <w:tcPr>
            <w:tcW w:w="990" w:type="dxa"/>
            <w:shd w:val="clear" w:color="auto" w:fill="auto"/>
          </w:tcPr>
          <w:p w14:paraId="4D637706" w14:textId="77777777" w:rsidR="003E75AF" w:rsidRPr="00833846" w:rsidRDefault="003E75AF" w:rsidP="00DD2409">
            <w:pPr>
              <w:keepNext/>
              <w:spacing w:after="0"/>
              <w:contextualSpacing/>
              <w:rPr>
                <w:rFonts w:eastAsia="Times New Roman"/>
              </w:rPr>
            </w:pPr>
            <w:r w:rsidRPr="00833846">
              <w:rPr>
                <w:rFonts w:eastAsia="Times New Roman"/>
              </w:rPr>
              <w:t xml:space="preserve">2 </w:t>
            </w:r>
          </w:p>
        </w:tc>
        <w:tc>
          <w:tcPr>
            <w:tcW w:w="1710" w:type="dxa"/>
          </w:tcPr>
          <w:p w14:paraId="7BD9F911" w14:textId="77777777" w:rsidR="003E75AF" w:rsidRPr="00833846" w:rsidRDefault="003E75AF" w:rsidP="00DD2409">
            <w:pPr>
              <w:keepNext/>
              <w:spacing w:after="0"/>
              <w:contextualSpacing/>
              <w:rPr>
                <w:rFonts w:eastAsia="Times New Roman"/>
              </w:rPr>
            </w:pPr>
            <w:r>
              <w:rPr>
                <w:rFonts w:eastAsia="Times New Roman"/>
              </w:rPr>
              <w:t>ToInt16</w:t>
            </w:r>
          </w:p>
        </w:tc>
        <w:tc>
          <w:tcPr>
            <w:tcW w:w="2666" w:type="dxa"/>
            <w:shd w:val="clear" w:color="auto" w:fill="auto"/>
          </w:tcPr>
          <w:p w14:paraId="743503D9" w14:textId="77777777" w:rsidR="003E75AF" w:rsidRPr="00833846" w:rsidRDefault="003E75AF" w:rsidP="00DD2409">
            <w:pPr>
              <w:keepNext/>
              <w:spacing w:after="0"/>
              <w:contextualSpacing/>
              <w:jc w:val="left"/>
              <w:rPr>
                <w:rFonts w:eastAsia="Times New Roman"/>
              </w:rPr>
            </w:pPr>
            <w:r w:rsidRPr="00833846">
              <w:rPr>
                <w:rFonts w:eastAsia="Times New Roman"/>
              </w:rPr>
              <w:t xml:space="preserve">16-bit 2’s complement signed integer </w:t>
            </w:r>
          </w:p>
        </w:tc>
        <w:tc>
          <w:tcPr>
            <w:tcW w:w="1524" w:type="dxa"/>
            <w:shd w:val="clear" w:color="auto" w:fill="auto"/>
          </w:tcPr>
          <w:p w14:paraId="30E193A5" w14:textId="77777777" w:rsidR="003E75AF" w:rsidRPr="00833846" w:rsidRDefault="003E75AF" w:rsidP="00DD2409">
            <w:pPr>
              <w:keepNext/>
              <w:spacing w:after="0"/>
              <w:contextualSpacing/>
              <w:rPr>
                <w:rFonts w:eastAsia="Times New Roman"/>
              </w:rPr>
            </w:pPr>
            <w:r w:rsidRPr="00833846">
              <w:rPr>
                <w:rFonts w:eastAsia="Times New Roman"/>
              </w:rPr>
              <w:t>Short</w:t>
            </w:r>
          </w:p>
        </w:tc>
      </w:tr>
      <w:tr w:rsidR="003E75AF" w:rsidRPr="00150D27" w14:paraId="00276179" w14:textId="77777777" w:rsidTr="003E75AF">
        <w:trPr>
          <w:cantSplit/>
        </w:trPr>
        <w:tc>
          <w:tcPr>
            <w:tcW w:w="1977" w:type="dxa"/>
            <w:shd w:val="clear" w:color="auto" w:fill="auto"/>
          </w:tcPr>
          <w:p w14:paraId="2016410F" w14:textId="77777777" w:rsidR="003E75AF" w:rsidRPr="00833846" w:rsidRDefault="003E75AF" w:rsidP="00DD2409">
            <w:pPr>
              <w:keepNext/>
              <w:spacing w:after="0"/>
              <w:contextualSpacing/>
              <w:rPr>
                <w:rFonts w:eastAsia="Times New Roman"/>
              </w:rPr>
            </w:pPr>
            <w:r w:rsidRPr="00833846">
              <w:rPr>
                <w:rFonts w:eastAsia="Times New Roman"/>
              </w:rPr>
              <w:t xml:space="preserve">Uint16Array </w:t>
            </w:r>
          </w:p>
        </w:tc>
        <w:tc>
          <w:tcPr>
            <w:tcW w:w="1101" w:type="dxa"/>
          </w:tcPr>
          <w:p w14:paraId="10CAA2F6" w14:textId="77777777" w:rsidR="003E75AF" w:rsidRPr="00833846" w:rsidRDefault="003E75AF" w:rsidP="00DD2409">
            <w:pPr>
              <w:keepNext/>
              <w:spacing w:after="0"/>
              <w:contextualSpacing/>
              <w:rPr>
                <w:rFonts w:eastAsia="Times New Roman"/>
              </w:rPr>
            </w:pPr>
            <w:r>
              <w:rPr>
                <w:rFonts w:eastAsia="Times New Roman"/>
              </w:rPr>
              <w:t>Uint16</w:t>
            </w:r>
          </w:p>
        </w:tc>
        <w:tc>
          <w:tcPr>
            <w:tcW w:w="990" w:type="dxa"/>
            <w:shd w:val="clear" w:color="auto" w:fill="auto"/>
          </w:tcPr>
          <w:p w14:paraId="48DA67EC" w14:textId="77777777" w:rsidR="003E75AF" w:rsidRPr="00833846" w:rsidRDefault="003E75AF" w:rsidP="00DD2409">
            <w:pPr>
              <w:keepNext/>
              <w:spacing w:after="0"/>
              <w:contextualSpacing/>
              <w:rPr>
                <w:rFonts w:eastAsia="Times New Roman"/>
              </w:rPr>
            </w:pPr>
            <w:r w:rsidRPr="00833846">
              <w:rPr>
                <w:rFonts w:eastAsia="Times New Roman"/>
              </w:rPr>
              <w:t xml:space="preserve">2 </w:t>
            </w:r>
          </w:p>
        </w:tc>
        <w:tc>
          <w:tcPr>
            <w:tcW w:w="1710" w:type="dxa"/>
          </w:tcPr>
          <w:p w14:paraId="7DD1972E" w14:textId="77777777" w:rsidR="003E75AF" w:rsidRPr="00833846" w:rsidRDefault="003E75AF" w:rsidP="00DD2409">
            <w:pPr>
              <w:keepNext/>
              <w:spacing w:after="0"/>
              <w:contextualSpacing/>
              <w:rPr>
                <w:rFonts w:eastAsia="Times New Roman"/>
              </w:rPr>
            </w:pPr>
            <w:r>
              <w:rPr>
                <w:rFonts w:eastAsia="Times New Roman"/>
              </w:rPr>
              <w:t>ToUint16</w:t>
            </w:r>
          </w:p>
        </w:tc>
        <w:tc>
          <w:tcPr>
            <w:tcW w:w="2666" w:type="dxa"/>
            <w:shd w:val="clear" w:color="auto" w:fill="auto"/>
          </w:tcPr>
          <w:p w14:paraId="6CA1C6BB" w14:textId="77777777" w:rsidR="003E75AF" w:rsidRPr="00833846" w:rsidRDefault="003E75AF" w:rsidP="00DD2409">
            <w:pPr>
              <w:keepNext/>
              <w:spacing w:after="0"/>
              <w:contextualSpacing/>
              <w:rPr>
                <w:rFonts w:eastAsia="Times New Roman"/>
              </w:rPr>
            </w:pPr>
            <w:r w:rsidRPr="00833846">
              <w:rPr>
                <w:rFonts w:eastAsia="Times New Roman"/>
              </w:rPr>
              <w:t xml:space="preserve">16-bit unsigned integer </w:t>
            </w:r>
          </w:p>
        </w:tc>
        <w:tc>
          <w:tcPr>
            <w:tcW w:w="1524" w:type="dxa"/>
            <w:shd w:val="clear" w:color="auto" w:fill="auto"/>
          </w:tcPr>
          <w:p w14:paraId="1551DA10" w14:textId="77777777" w:rsidR="003E75AF" w:rsidRPr="00833846" w:rsidRDefault="003E75AF" w:rsidP="00DD2409">
            <w:pPr>
              <w:keepNext/>
              <w:spacing w:after="0"/>
              <w:contextualSpacing/>
              <w:rPr>
                <w:rFonts w:eastAsia="Times New Roman"/>
              </w:rPr>
            </w:pPr>
            <w:r w:rsidRPr="00833846">
              <w:rPr>
                <w:rFonts w:eastAsia="Times New Roman"/>
              </w:rPr>
              <w:t>unsigned short</w:t>
            </w:r>
          </w:p>
        </w:tc>
      </w:tr>
      <w:tr w:rsidR="003E75AF" w:rsidRPr="00150D27" w14:paraId="715B1E5C" w14:textId="77777777" w:rsidTr="003E75AF">
        <w:trPr>
          <w:cantSplit/>
        </w:trPr>
        <w:tc>
          <w:tcPr>
            <w:tcW w:w="1977" w:type="dxa"/>
            <w:shd w:val="clear" w:color="auto" w:fill="auto"/>
          </w:tcPr>
          <w:p w14:paraId="01D30147" w14:textId="77777777" w:rsidR="003E75AF" w:rsidRPr="00833846" w:rsidRDefault="003E75AF" w:rsidP="00DD2409">
            <w:pPr>
              <w:keepNext/>
              <w:spacing w:after="0"/>
              <w:contextualSpacing/>
              <w:rPr>
                <w:rFonts w:eastAsia="Times New Roman"/>
              </w:rPr>
            </w:pPr>
            <w:r w:rsidRPr="00833846">
              <w:rPr>
                <w:rFonts w:eastAsia="Times New Roman"/>
              </w:rPr>
              <w:t xml:space="preserve">Int32Array </w:t>
            </w:r>
          </w:p>
        </w:tc>
        <w:tc>
          <w:tcPr>
            <w:tcW w:w="1101" w:type="dxa"/>
          </w:tcPr>
          <w:p w14:paraId="16E4BB9E" w14:textId="77777777" w:rsidR="003E75AF" w:rsidRPr="00833846" w:rsidRDefault="003E75AF" w:rsidP="00DD2409">
            <w:pPr>
              <w:keepNext/>
              <w:spacing w:after="0"/>
              <w:contextualSpacing/>
              <w:rPr>
                <w:rFonts w:eastAsia="Times New Roman"/>
              </w:rPr>
            </w:pPr>
            <w:r>
              <w:rPr>
                <w:rFonts w:eastAsia="Times New Roman"/>
              </w:rPr>
              <w:t>Int32</w:t>
            </w:r>
          </w:p>
        </w:tc>
        <w:tc>
          <w:tcPr>
            <w:tcW w:w="990" w:type="dxa"/>
            <w:shd w:val="clear" w:color="auto" w:fill="auto"/>
          </w:tcPr>
          <w:p w14:paraId="5FFE4E70" w14:textId="77777777"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14:paraId="3A140587" w14:textId="77777777" w:rsidR="003E75AF" w:rsidRPr="00833846" w:rsidRDefault="003E75AF" w:rsidP="00DD2409">
            <w:pPr>
              <w:keepNext/>
              <w:spacing w:after="0"/>
              <w:contextualSpacing/>
              <w:rPr>
                <w:rFonts w:eastAsia="Times New Roman"/>
              </w:rPr>
            </w:pPr>
            <w:r>
              <w:rPr>
                <w:rFonts w:eastAsia="Times New Roman"/>
              </w:rPr>
              <w:t>ToInt32</w:t>
            </w:r>
          </w:p>
        </w:tc>
        <w:tc>
          <w:tcPr>
            <w:tcW w:w="2666" w:type="dxa"/>
            <w:shd w:val="clear" w:color="auto" w:fill="auto"/>
          </w:tcPr>
          <w:p w14:paraId="2D24DE51" w14:textId="77777777" w:rsidR="003E75AF" w:rsidRPr="00833846" w:rsidRDefault="003E75AF" w:rsidP="00DD2409">
            <w:pPr>
              <w:keepNext/>
              <w:spacing w:after="0"/>
              <w:contextualSpacing/>
              <w:jc w:val="left"/>
              <w:rPr>
                <w:rFonts w:eastAsia="Times New Roman"/>
              </w:rPr>
            </w:pPr>
            <w:r w:rsidRPr="00833846">
              <w:rPr>
                <w:rFonts w:eastAsia="Times New Roman"/>
              </w:rPr>
              <w:t xml:space="preserve">32-bit 2’s complement signed integer </w:t>
            </w:r>
          </w:p>
        </w:tc>
        <w:tc>
          <w:tcPr>
            <w:tcW w:w="1524" w:type="dxa"/>
            <w:shd w:val="clear" w:color="auto" w:fill="auto"/>
          </w:tcPr>
          <w:p w14:paraId="7A718DD5" w14:textId="77777777" w:rsidR="003E75AF" w:rsidRPr="00833846" w:rsidRDefault="003E75AF" w:rsidP="00DD2409">
            <w:pPr>
              <w:keepNext/>
              <w:spacing w:after="0"/>
              <w:contextualSpacing/>
              <w:rPr>
                <w:rFonts w:eastAsia="Times New Roman"/>
              </w:rPr>
            </w:pPr>
            <w:r w:rsidRPr="00833846">
              <w:rPr>
                <w:rFonts w:eastAsia="Times New Roman"/>
              </w:rPr>
              <w:t>Int</w:t>
            </w:r>
          </w:p>
        </w:tc>
      </w:tr>
      <w:tr w:rsidR="003E75AF" w:rsidRPr="00150D27" w14:paraId="60855AFE" w14:textId="77777777" w:rsidTr="003E75AF">
        <w:trPr>
          <w:cantSplit/>
        </w:trPr>
        <w:tc>
          <w:tcPr>
            <w:tcW w:w="1977" w:type="dxa"/>
            <w:shd w:val="clear" w:color="auto" w:fill="auto"/>
          </w:tcPr>
          <w:p w14:paraId="4FA8A489" w14:textId="77777777" w:rsidR="003E75AF" w:rsidRPr="00833846" w:rsidRDefault="003E75AF" w:rsidP="00DD2409">
            <w:pPr>
              <w:keepNext/>
              <w:spacing w:after="0"/>
              <w:contextualSpacing/>
              <w:rPr>
                <w:rFonts w:eastAsia="Times New Roman"/>
              </w:rPr>
            </w:pPr>
            <w:r w:rsidRPr="00833846">
              <w:rPr>
                <w:rFonts w:eastAsia="Times New Roman"/>
              </w:rPr>
              <w:t xml:space="preserve">Uint32Array </w:t>
            </w:r>
          </w:p>
        </w:tc>
        <w:tc>
          <w:tcPr>
            <w:tcW w:w="1101" w:type="dxa"/>
          </w:tcPr>
          <w:p w14:paraId="13BCF204" w14:textId="77777777" w:rsidR="003E75AF" w:rsidRPr="00833846" w:rsidRDefault="003E75AF" w:rsidP="00DD2409">
            <w:pPr>
              <w:keepNext/>
              <w:spacing w:after="0"/>
              <w:contextualSpacing/>
              <w:rPr>
                <w:rFonts w:eastAsia="Times New Roman"/>
              </w:rPr>
            </w:pPr>
            <w:r>
              <w:rPr>
                <w:rFonts w:eastAsia="Times New Roman"/>
              </w:rPr>
              <w:t>Uint32</w:t>
            </w:r>
          </w:p>
        </w:tc>
        <w:tc>
          <w:tcPr>
            <w:tcW w:w="990" w:type="dxa"/>
            <w:shd w:val="clear" w:color="auto" w:fill="auto"/>
          </w:tcPr>
          <w:p w14:paraId="529D398D" w14:textId="77777777"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14:paraId="74B5B59A" w14:textId="77777777" w:rsidR="003E75AF" w:rsidRPr="00833846" w:rsidRDefault="003E75AF" w:rsidP="00DD2409">
            <w:pPr>
              <w:keepNext/>
              <w:spacing w:after="0"/>
              <w:contextualSpacing/>
              <w:rPr>
                <w:rFonts w:eastAsia="Times New Roman"/>
              </w:rPr>
            </w:pPr>
            <w:r>
              <w:rPr>
                <w:rFonts w:eastAsia="Times New Roman"/>
              </w:rPr>
              <w:t>ToUint32</w:t>
            </w:r>
          </w:p>
        </w:tc>
        <w:tc>
          <w:tcPr>
            <w:tcW w:w="2666" w:type="dxa"/>
            <w:shd w:val="clear" w:color="auto" w:fill="auto"/>
          </w:tcPr>
          <w:p w14:paraId="7A04DDE9" w14:textId="77777777" w:rsidR="003E75AF" w:rsidRPr="00833846" w:rsidRDefault="003E75AF" w:rsidP="00DD2409">
            <w:pPr>
              <w:keepNext/>
              <w:spacing w:after="0"/>
              <w:contextualSpacing/>
              <w:rPr>
                <w:rFonts w:eastAsia="Times New Roman"/>
              </w:rPr>
            </w:pPr>
            <w:r w:rsidRPr="00833846">
              <w:rPr>
                <w:rFonts w:eastAsia="Times New Roman"/>
              </w:rPr>
              <w:t xml:space="preserve">32-bit unsigned integer </w:t>
            </w:r>
          </w:p>
        </w:tc>
        <w:tc>
          <w:tcPr>
            <w:tcW w:w="1524" w:type="dxa"/>
            <w:shd w:val="clear" w:color="auto" w:fill="auto"/>
          </w:tcPr>
          <w:p w14:paraId="27C23559" w14:textId="77777777" w:rsidR="003E75AF" w:rsidRPr="00833846" w:rsidRDefault="003E75AF" w:rsidP="00DD2409">
            <w:pPr>
              <w:keepNext/>
              <w:spacing w:after="0"/>
              <w:contextualSpacing/>
              <w:rPr>
                <w:rFonts w:eastAsia="Times New Roman"/>
              </w:rPr>
            </w:pPr>
            <w:r w:rsidRPr="00833846">
              <w:rPr>
                <w:rFonts w:eastAsia="Times New Roman"/>
              </w:rPr>
              <w:t>unsigned int</w:t>
            </w:r>
          </w:p>
        </w:tc>
      </w:tr>
      <w:tr w:rsidR="003E75AF" w:rsidRPr="00150D27" w14:paraId="56C42784" w14:textId="77777777" w:rsidTr="003E75AF">
        <w:trPr>
          <w:cantSplit/>
        </w:trPr>
        <w:tc>
          <w:tcPr>
            <w:tcW w:w="1977" w:type="dxa"/>
            <w:shd w:val="clear" w:color="auto" w:fill="auto"/>
          </w:tcPr>
          <w:p w14:paraId="77009CEF" w14:textId="77777777" w:rsidR="003E75AF" w:rsidRPr="00833846" w:rsidRDefault="003E75AF" w:rsidP="00DD2409">
            <w:pPr>
              <w:keepNext/>
              <w:spacing w:after="0"/>
              <w:contextualSpacing/>
              <w:rPr>
                <w:rFonts w:eastAsia="Times New Roman"/>
              </w:rPr>
            </w:pPr>
            <w:r w:rsidRPr="00833846">
              <w:rPr>
                <w:rFonts w:eastAsia="Times New Roman"/>
              </w:rPr>
              <w:t xml:space="preserve">Float32Array </w:t>
            </w:r>
          </w:p>
        </w:tc>
        <w:tc>
          <w:tcPr>
            <w:tcW w:w="1101" w:type="dxa"/>
          </w:tcPr>
          <w:p w14:paraId="6D9174C8" w14:textId="77777777" w:rsidR="003E75AF" w:rsidRPr="00833846" w:rsidRDefault="003E75AF" w:rsidP="00DD2409">
            <w:pPr>
              <w:keepNext/>
              <w:spacing w:after="0"/>
              <w:contextualSpacing/>
              <w:rPr>
                <w:rFonts w:eastAsia="Times New Roman"/>
              </w:rPr>
            </w:pPr>
            <w:r>
              <w:rPr>
                <w:rFonts w:eastAsia="Times New Roman"/>
              </w:rPr>
              <w:t>Float32</w:t>
            </w:r>
            <w:r w:rsidRPr="00833846">
              <w:rPr>
                <w:rFonts w:eastAsia="Times New Roman"/>
              </w:rPr>
              <w:t xml:space="preserve"> </w:t>
            </w:r>
          </w:p>
        </w:tc>
        <w:tc>
          <w:tcPr>
            <w:tcW w:w="990" w:type="dxa"/>
            <w:shd w:val="clear" w:color="auto" w:fill="auto"/>
          </w:tcPr>
          <w:p w14:paraId="003A1585" w14:textId="77777777"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14:paraId="4F584258" w14:textId="77777777" w:rsidR="003E75AF" w:rsidRPr="00833846" w:rsidRDefault="003E75AF" w:rsidP="00DD2409">
            <w:pPr>
              <w:keepNext/>
              <w:spacing w:after="0"/>
              <w:contextualSpacing/>
              <w:rPr>
                <w:rFonts w:eastAsia="Times New Roman"/>
              </w:rPr>
            </w:pPr>
          </w:p>
        </w:tc>
        <w:tc>
          <w:tcPr>
            <w:tcW w:w="2666" w:type="dxa"/>
            <w:shd w:val="clear" w:color="auto" w:fill="auto"/>
          </w:tcPr>
          <w:p w14:paraId="07F5F833" w14:textId="77777777" w:rsidR="003E75AF" w:rsidRPr="00833846" w:rsidRDefault="003E75AF" w:rsidP="00DD2409">
            <w:pPr>
              <w:keepNext/>
              <w:spacing w:after="0"/>
              <w:contextualSpacing/>
              <w:rPr>
                <w:rFonts w:eastAsia="Times New Roman"/>
              </w:rPr>
            </w:pPr>
            <w:r w:rsidRPr="00833846">
              <w:rPr>
                <w:rFonts w:eastAsia="Times New Roman"/>
              </w:rPr>
              <w:t xml:space="preserve">32-bit IEEE floating point </w:t>
            </w:r>
          </w:p>
        </w:tc>
        <w:tc>
          <w:tcPr>
            <w:tcW w:w="1524" w:type="dxa"/>
            <w:shd w:val="clear" w:color="auto" w:fill="auto"/>
          </w:tcPr>
          <w:p w14:paraId="023F704F" w14:textId="77777777" w:rsidR="003E75AF" w:rsidRPr="00833846" w:rsidRDefault="003E75AF" w:rsidP="00DD2409">
            <w:pPr>
              <w:keepNext/>
              <w:spacing w:after="0"/>
              <w:contextualSpacing/>
              <w:rPr>
                <w:rFonts w:eastAsia="Times New Roman"/>
              </w:rPr>
            </w:pPr>
            <w:r w:rsidRPr="00833846">
              <w:rPr>
                <w:rFonts w:eastAsia="Times New Roman"/>
              </w:rPr>
              <w:t>Float</w:t>
            </w:r>
          </w:p>
        </w:tc>
      </w:tr>
      <w:tr w:rsidR="003E75AF" w:rsidRPr="00150D27" w14:paraId="21DFE086" w14:textId="77777777" w:rsidTr="003E75AF">
        <w:trPr>
          <w:cantSplit/>
        </w:trPr>
        <w:tc>
          <w:tcPr>
            <w:tcW w:w="1977" w:type="dxa"/>
            <w:shd w:val="clear" w:color="auto" w:fill="auto"/>
          </w:tcPr>
          <w:p w14:paraId="3E2CE239" w14:textId="77777777" w:rsidR="003E75AF" w:rsidRPr="00833846" w:rsidRDefault="003E75AF" w:rsidP="003E75AF">
            <w:pPr>
              <w:spacing w:after="0"/>
              <w:contextualSpacing/>
              <w:rPr>
                <w:rFonts w:eastAsia="Times New Roman"/>
              </w:rPr>
            </w:pPr>
            <w:r w:rsidRPr="00833846">
              <w:rPr>
                <w:rFonts w:eastAsia="Times New Roman"/>
              </w:rPr>
              <w:t xml:space="preserve">Float64Array </w:t>
            </w:r>
          </w:p>
        </w:tc>
        <w:tc>
          <w:tcPr>
            <w:tcW w:w="1101" w:type="dxa"/>
          </w:tcPr>
          <w:p w14:paraId="5AEF8B6F" w14:textId="77777777" w:rsidR="003E75AF" w:rsidRPr="00833846" w:rsidRDefault="003E75AF" w:rsidP="003E75AF">
            <w:pPr>
              <w:spacing w:after="0"/>
              <w:contextualSpacing/>
              <w:rPr>
                <w:rFonts w:eastAsia="Times New Roman"/>
              </w:rPr>
            </w:pPr>
            <w:r>
              <w:rPr>
                <w:rFonts w:eastAsia="Times New Roman"/>
              </w:rPr>
              <w:t>Float64</w:t>
            </w:r>
          </w:p>
        </w:tc>
        <w:tc>
          <w:tcPr>
            <w:tcW w:w="990" w:type="dxa"/>
            <w:shd w:val="clear" w:color="auto" w:fill="auto"/>
          </w:tcPr>
          <w:p w14:paraId="32C4FC4A" w14:textId="77777777" w:rsidR="003E75AF" w:rsidRPr="00833846" w:rsidRDefault="003E75AF" w:rsidP="003E75AF">
            <w:pPr>
              <w:spacing w:after="0"/>
              <w:contextualSpacing/>
              <w:rPr>
                <w:rFonts w:eastAsia="Times New Roman"/>
              </w:rPr>
            </w:pPr>
            <w:r w:rsidRPr="00833846">
              <w:rPr>
                <w:rFonts w:eastAsia="Times New Roman"/>
              </w:rPr>
              <w:t xml:space="preserve">8 </w:t>
            </w:r>
          </w:p>
        </w:tc>
        <w:tc>
          <w:tcPr>
            <w:tcW w:w="1710" w:type="dxa"/>
          </w:tcPr>
          <w:p w14:paraId="4A0F69FD" w14:textId="77777777" w:rsidR="003E75AF" w:rsidRPr="00833846" w:rsidRDefault="003E75AF" w:rsidP="003E75AF">
            <w:pPr>
              <w:spacing w:after="0"/>
              <w:contextualSpacing/>
              <w:rPr>
                <w:rFonts w:eastAsia="Times New Roman"/>
              </w:rPr>
            </w:pPr>
          </w:p>
        </w:tc>
        <w:tc>
          <w:tcPr>
            <w:tcW w:w="2666" w:type="dxa"/>
            <w:shd w:val="clear" w:color="auto" w:fill="auto"/>
          </w:tcPr>
          <w:p w14:paraId="4C61F736" w14:textId="77777777" w:rsidR="003E75AF" w:rsidRPr="00833846" w:rsidRDefault="003E75AF" w:rsidP="003E75AF">
            <w:pPr>
              <w:spacing w:after="0"/>
              <w:contextualSpacing/>
              <w:rPr>
                <w:rFonts w:eastAsia="Times New Roman"/>
              </w:rPr>
            </w:pPr>
            <w:r w:rsidRPr="00833846">
              <w:rPr>
                <w:rFonts w:eastAsia="Times New Roman"/>
              </w:rPr>
              <w:t xml:space="preserve">64-bit IEEE floating point </w:t>
            </w:r>
          </w:p>
        </w:tc>
        <w:tc>
          <w:tcPr>
            <w:tcW w:w="1524" w:type="dxa"/>
            <w:shd w:val="clear" w:color="auto" w:fill="auto"/>
          </w:tcPr>
          <w:p w14:paraId="6555A676" w14:textId="77777777" w:rsidR="003E75AF" w:rsidRPr="00833846" w:rsidRDefault="003E75AF" w:rsidP="003E75AF">
            <w:pPr>
              <w:spacing w:after="0"/>
              <w:contextualSpacing/>
              <w:rPr>
                <w:rFonts w:eastAsia="Times New Roman"/>
              </w:rPr>
            </w:pPr>
            <w:r w:rsidRPr="00833846">
              <w:rPr>
                <w:rFonts w:eastAsia="Times New Roman"/>
              </w:rPr>
              <w:t>Double</w:t>
            </w:r>
          </w:p>
        </w:tc>
      </w:tr>
    </w:tbl>
    <w:p w14:paraId="24B53E7C" w14:textId="77777777" w:rsidR="003E75AF" w:rsidRDefault="003E75AF" w:rsidP="003E75AF"/>
    <w:p w14:paraId="582AF1AA" w14:textId="77777777" w:rsidR="003E75AF" w:rsidRDefault="003E75AF" w:rsidP="003E75AF">
      <w:r>
        <w:t>I</w:t>
      </w:r>
      <w:r w:rsidRPr="00E77497">
        <w:t>n the definition</w:t>
      </w:r>
      <w:r>
        <w:t xml:space="preserve">s below, </w:t>
      </w:r>
      <w:r w:rsidRPr="00E77497">
        <w:t xml:space="preserve"> references to </w:t>
      </w:r>
      <w:r>
        <w:rPr>
          <w:i/>
        </w:rPr>
        <w:t>TypedArray</w:t>
      </w:r>
      <w:r w:rsidRPr="00E77497">
        <w:t xml:space="preserve"> should be replaced with the appropriate </w:t>
      </w:r>
      <w:r>
        <w:t>constructor</w:t>
      </w:r>
      <w:r w:rsidRPr="00E77497">
        <w:t xml:space="preserve"> name from </w:t>
      </w:r>
      <w:r>
        <w:t>the above table</w:t>
      </w:r>
      <w:r w:rsidRPr="00E77497">
        <w:t>.</w:t>
      </w:r>
      <w:r>
        <w:t xml:space="preserve"> The phrase “the element size in bytes” refers to the value in the Element Size column of the table in the row corresponding to the constructor. The phrase “element Type” refers to the value in the Element Type column for that row.</w:t>
      </w:r>
    </w:p>
    <w:p w14:paraId="0285DFB4" w14:textId="77777777" w:rsidR="003E75AF" w:rsidRDefault="003E75AF" w:rsidP="003E75AF">
      <w:pPr>
        <w:pStyle w:val="30"/>
      </w:pPr>
      <w:bookmarkStart w:id="6466" w:name="_Ref366084337"/>
      <w:bookmarkStart w:id="6467" w:name="_Toc366142090"/>
      <w:r>
        <w:t>The %</w:t>
      </w:r>
      <w:r w:rsidRPr="00B5468C">
        <w:rPr>
          <w:iCs/>
        </w:rPr>
        <w:t>TypedArray</w:t>
      </w:r>
      <w:r>
        <w:rPr>
          <w:iCs/>
        </w:rPr>
        <w:t>%</w:t>
      </w:r>
      <w:r>
        <w:t xml:space="preserve"> Intrinsic Object</w:t>
      </w:r>
      <w:bookmarkEnd w:id="6466"/>
      <w:bookmarkEnd w:id="6467"/>
    </w:p>
    <w:p w14:paraId="64E3A0CE" w14:textId="77777777" w:rsidR="003E75AF" w:rsidRPr="00DF5095" w:rsidRDefault="003E75AF" w:rsidP="003E75AF">
      <w:r>
        <w:t xml:space="preserve">The %TypedArray% intrinsic object is a constructor-like function object that all of the </w:t>
      </w:r>
      <w:r>
        <w:rPr>
          <w:i/>
          <w:iCs/>
        </w:rPr>
        <w:t>TypedArray</w:t>
      </w:r>
      <w:r>
        <w:t xml:space="preserve"> constructor object inherit from. %TypedArray% and its corresponding prototype object provide common properties that are inherited by all </w:t>
      </w:r>
      <w:r>
        <w:rPr>
          <w:i/>
          <w:iCs/>
        </w:rPr>
        <w:t>TypeArray</w:t>
      </w:r>
      <w:r>
        <w:t xml:space="preserve"> constructors and their instances. The %TypedArray% intrinsic does not have a global name or appear as a property of the global object.</w:t>
      </w:r>
    </w:p>
    <w:p w14:paraId="0B9CE352" w14:textId="77777777" w:rsidR="003E75AF" w:rsidRDefault="003E75AF" w:rsidP="003E75AF">
      <w:r>
        <w:t xml:space="preserve">However, if the </w:t>
      </w:r>
      <w:r w:rsidRPr="00C255C0">
        <w:rPr>
          <w:b/>
          <w:bCs/>
        </w:rPr>
        <w:t>this</w:t>
      </w:r>
      <w:r>
        <w:t xml:space="preserve"> value value passed in the call is an Object with an [[ViewedArrayBuffer]] internal data property whose value is </w:t>
      </w:r>
      <w:r w:rsidRPr="00145775">
        <w:rPr>
          <w:rFonts w:ascii="Times New Roman" w:hAnsi="Times New Roman"/>
          <w:b/>
          <w:bCs/>
        </w:rPr>
        <w:t>undefined</w:t>
      </w:r>
      <w:r w:rsidRPr="00E77497">
        <w:t xml:space="preserve">, it </w:t>
      </w:r>
      <w:r w:rsidRPr="00F94F77">
        <w:t>initialize</w:t>
      </w:r>
      <w:r>
        <w:t xml:space="preserve">s the </w:t>
      </w:r>
      <w:r w:rsidRPr="00C0565F">
        <w:rPr>
          <w:b/>
        </w:rPr>
        <w:t>this</w:t>
      </w:r>
      <w:r>
        <w:t xml:space="preserve"> value using the argument values</w:t>
      </w:r>
      <w:r w:rsidRPr="00E77497">
        <w:t>.</w:t>
      </w:r>
      <w:r>
        <w:t xml:space="preserve">  This permits super invocation of the </w:t>
      </w:r>
      <w:r w:rsidRPr="000F44FC">
        <w:rPr>
          <w:rFonts w:ascii="Courier New" w:hAnsi="Courier New"/>
          <w:b/>
          <w:i/>
          <w:iCs/>
        </w:rPr>
        <w:t>TypedArray</w:t>
      </w:r>
      <w:r>
        <w:t xml:space="preserve"> constructors by </w:t>
      </w:r>
      <w:r w:rsidRPr="000F44FC">
        <w:rPr>
          <w:rFonts w:ascii="Courier New" w:hAnsi="Courier New"/>
          <w:b/>
          <w:i/>
          <w:iCs/>
        </w:rPr>
        <w:t>TypedArray</w:t>
      </w:r>
      <w:r>
        <w:t xml:space="preserve"> subclasses.</w:t>
      </w:r>
    </w:p>
    <w:p w14:paraId="1CC97B29" w14:textId="77777777" w:rsidR="003E75AF" w:rsidRDefault="003E75AF" w:rsidP="003E75AF">
      <w:r>
        <w:t xml:space="preserve">The %TypedArray% intrinsic function object is designed to act as the superclass of the various </w:t>
      </w:r>
      <w:r>
        <w:rPr>
          <w:i/>
          <w:iCs/>
        </w:rPr>
        <w:t>TypedArray</w:t>
      </w:r>
      <w:r>
        <w:t xml:space="preserve"> constructors. Those constructors use %TypedArray% to initialize their instances by invoking %TypedArray% as if by making a </w:t>
      </w:r>
      <w:r w:rsidRPr="00E775BC">
        <w:rPr>
          <w:rFonts w:ascii="Courier New" w:hAnsi="Courier New" w:cs="Courier New"/>
          <w:b/>
          <w:bCs/>
        </w:rPr>
        <w:t>super</w:t>
      </w:r>
      <w:r>
        <w:t xml:space="preserve"> call. The %TypedArray% intrinsic function is not designed to be directly called in any other way.  If %TypedArray% is directly called or called as part of a </w:t>
      </w:r>
      <w:r w:rsidRPr="00410919">
        <w:rPr>
          <w:rFonts w:ascii="Courier New" w:hAnsi="Courier New" w:cs="Courier New"/>
          <w:b/>
          <w:bCs/>
        </w:rPr>
        <w:t>new</w:t>
      </w:r>
      <w:r>
        <w:t xml:space="preserve"> expression an exception is thrown.</w:t>
      </w:r>
    </w:p>
    <w:p w14:paraId="78869A79" w14:textId="77777777" w:rsidR="003E75AF" w:rsidRDefault="003E75AF" w:rsidP="003E75AF">
      <w:r>
        <w:t xml:space="preserve">The actual behaviour of a </w:t>
      </w:r>
      <w:r w:rsidRPr="00E775BC">
        <w:rPr>
          <w:rFonts w:ascii="Courier New" w:hAnsi="Courier New" w:cs="Courier New"/>
          <w:b/>
          <w:bCs/>
        </w:rPr>
        <w:t>super</w:t>
      </w:r>
      <w:r>
        <w:t xml:space="preserve"> call of %TypedArray% depends upon the number  and kind of arguments that are passed to it.</w:t>
      </w:r>
    </w:p>
    <w:p w14:paraId="5EE11834" w14:textId="77777777" w:rsidR="003E75AF" w:rsidRDefault="003E75AF" w:rsidP="003E75AF">
      <w:pPr>
        <w:pStyle w:val="40"/>
      </w:pPr>
      <w:r>
        <w:t>%</w:t>
      </w:r>
      <w:r w:rsidRPr="00410919">
        <w:t>TypedArray</w:t>
      </w:r>
      <w:r>
        <w:t>% ( length )</w:t>
      </w:r>
    </w:p>
    <w:p w14:paraId="7C6A73A8" w14:textId="77777777" w:rsidR="003E75AF" w:rsidRPr="00E77497" w:rsidRDefault="003E75AF" w:rsidP="003E75AF">
      <w:r w:rsidRPr="00E77497">
        <w:t xml:space="preserve">This description applies if and only </w:t>
      </w:r>
      <w:r>
        <w:t>when</w:t>
      </w:r>
      <w:r w:rsidRPr="00E77497">
        <w:t xml:space="preserve"> </w:t>
      </w:r>
      <w:r>
        <w:t>%</w:t>
      </w:r>
      <w:r w:rsidRPr="005631D4">
        <w:t>TypedArray</w:t>
      </w:r>
      <w:r>
        <w:t>%</w:t>
      </w:r>
      <w:r w:rsidRPr="00E77497">
        <w:t xml:space="preserve"> </w:t>
      </w:r>
      <w:r>
        <w:t>function</w:t>
      </w:r>
      <w:r w:rsidRPr="00E77497">
        <w:t xml:space="preserve"> is </w:t>
      </w:r>
      <w:r>
        <w:t>called and the Type of the first</w:t>
      </w:r>
      <w:r w:rsidRPr="00E77497">
        <w:t xml:space="preserve"> argument </w:t>
      </w:r>
      <w:r>
        <w:t>is not Object</w:t>
      </w:r>
      <w:r w:rsidRPr="00E77497">
        <w:t>.</w:t>
      </w:r>
    </w:p>
    <w:p w14:paraId="1AE3DC09" w14:textId="77777777" w:rsidR="003E75AF" w:rsidRDefault="003E75AF" w:rsidP="003E75AF">
      <w:r>
        <w:t>%</w:t>
      </w:r>
      <w:r w:rsidRPr="00573628">
        <w:t>TypedArray</w:t>
      </w:r>
      <w:r>
        <w:t xml:space="preserve">% called with argument </w:t>
      </w:r>
      <w:r>
        <w:rPr>
          <w:rFonts w:ascii="Times New Roman" w:eastAsia="Times New Roman" w:hAnsi="Times New Roman"/>
          <w:i/>
          <w:iCs/>
          <w:spacing w:val="6"/>
          <w:lang w:eastAsia="en-US"/>
        </w:rPr>
        <w:t>length</w:t>
      </w:r>
      <w:r>
        <w:t xml:space="preserve"> performs the following steps:</w:t>
      </w:r>
    </w:p>
    <w:p w14:paraId="327CFD3E" w14:textId="77777777" w:rsidR="003E75AF" w:rsidRDefault="003E75AF" w:rsidP="003E75AF">
      <w:pPr>
        <w:pStyle w:val="Alg4"/>
        <w:numPr>
          <w:ilvl w:val="0"/>
          <w:numId w:val="1292"/>
        </w:numPr>
      </w:pPr>
      <w:commentRangeStart w:id="6468"/>
      <w:r>
        <w:t>Assert:  Type(</w:t>
      </w:r>
      <w:r>
        <w:rPr>
          <w:i/>
          <w:iCs/>
        </w:rPr>
        <w:t>length</w:t>
      </w:r>
      <w:r>
        <w:t>) is not Object.</w:t>
      </w:r>
      <w:commentRangeEnd w:id="6468"/>
      <w:r>
        <w:rPr>
          <w:rStyle w:val="af6"/>
          <w:rFonts w:ascii="Arial" w:eastAsia="MS Mincho" w:hAnsi="Arial"/>
          <w:spacing w:val="0"/>
          <w:lang w:eastAsia="ja-JP"/>
        </w:rPr>
        <w:commentReference w:id="6468"/>
      </w:r>
    </w:p>
    <w:p w14:paraId="000C014E" w14:textId="77777777" w:rsidR="003E75AF" w:rsidRDefault="003E75AF" w:rsidP="003E75AF">
      <w:pPr>
        <w:pStyle w:val="Alg4"/>
        <w:numPr>
          <w:ilvl w:val="0"/>
          <w:numId w:val="1292"/>
        </w:numPr>
      </w:pPr>
      <w:r>
        <w:t xml:space="preserve">Let </w:t>
      </w:r>
      <w:r>
        <w:rPr>
          <w:i/>
        </w:rPr>
        <w:t>O</w:t>
      </w:r>
      <w:r>
        <w:t xml:space="preserve"> be the </w:t>
      </w:r>
      <w:r w:rsidRPr="00F94F77">
        <w:rPr>
          <w:b/>
        </w:rPr>
        <w:t>this</w:t>
      </w:r>
      <w:r>
        <w:t xml:space="preserve"> value.</w:t>
      </w:r>
    </w:p>
    <w:p w14:paraId="679AAF47" w14:textId="77777777" w:rsidR="003E75AF" w:rsidRDefault="003E75AF" w:rsidP="003E75AF">
      <w:pPr>
        <w:pStyle w:val="Alg4"/>
        <w:numPr>
          <w:ilvl w:val="0"/>
          <w:numId w:val="1292"/>
        </w:numPr>
      </w:pPr>
      <w:r>
        <w:t>If Type(</w:t>
      </w:r>
      <w:r>
        <w:rPr>
          <w:i/>
        </w:rPr>
        <w:t>O</w:t>
      </w:r>
      <w:r>
        <w:rPr>
          <w:iCs/>
        </w:rPr>
        <w:t>)</w:t>
      </w:r>
      <w:r>
        <w:t xml:space="preserve"> is not Object or if </w:t>
      </w:r>
      <w:r>
        <w:rPr>
          <w:i/>
          <w:iCs/>
        </w:rPr>
        <w:t>O</w:t>
      </w:r>
      <w:r>
        <w:t xml:space="preserve"> does not have an [[ViewedArrayBuffer]] internal data property</w:t>
      </w:r>
      <w:r w:rsidRPr="001E658E">
        <w:t xml:space="preserve"> </w:t>
      </w:r>
      <w:r>
        <w:t xml:space="preserve">or if the value of </w:t>
      </w:r>
      <w:r>
        <w:rPr>
          <w:i/>
          <w:iCs/>
        </w:rPr>
        <w:t>O’s</w:t>
      </w:r>
      <w:r>
        <w:t xml:space="preserve"> [[ViewedArrayBuffer]] internal data property is not </w:t>
      </w:r>
      <w:r>
        <w:rPr>
          <w:b/>
          <w:bCs/>
        </w:rPr>
        <w:t>undefined</w:t>
      </w:r>
      <w:r>
        <w:t>, then</w:t>
      </w:r>
    </w:p>
    <w:p w14:paraId="34431B80" w14:textId="77777777" w:rsidR="003E75AF" w:rsidRPr="00E77497" w:rsidRDefault="003E75AF" w:rsidP="003E75AF">
      <w:pPr>
        <w:pStyle w:val="Alg4"/>
        <w:numPr>
          <w:ilvl w:val="1"/>
          <w:numId w:val="1292"/>
        </w:numPr>
      </w:pPr>
      <w:r>
        <w:t xml:space="preserve">Throw a </w:t>
      </w:r>
      <w:r w:rsidRPr="005631D4">
        <w:rPr>
          <w:b/>
          <w:bCs/>
        </w:rPr>
        <w:t>TypeError</w:t>
      </w:r>
      <w:r>
        <w:t xml:space="preserve"> exception.</w:t>
      </w:r>
    </w:p>
    <w:p w14:paraId="0D82C369" w14:textId="77777777" w:rsidR="003E75AF" w:rsidRDefault="003E75AF" w:rsidP="003E75AF">
      <w:pPr>
        <w:pStyle w:val="Alg4"/>
        <w:numPr>
          <w:ilvl w:val="0"/>
          <w:numId w:val="1292"/>
        </w:numPr>
      </w:pPr>
      <w:r>
        <w:t xml:space="preserve">If </w:t>
      </w:r>
      <w:r>
        <w:rPr>
          <w:i/>
          <w:iCs/>
        </w:rPr>
        <w:t>O</w:t>
      </w:r>
      <w:r>
        <w:t xml:space="preserve"> does not have an [[TypedArrayName]] internal data property, then throw a </w:t>
      </w:r>
      <w:r w:rsidRPr="00AB259F">
        <w:rPr>
          <w:b/>
          <w:bCs/>
        </w:rPr>
        <w:t>TypeError</w:t>
      </w:r>
      <w:r>
        <w:t xml:space="preserve"> exception.</w:t>
      </w:r>
    </w:p>
    <w:p w14:paraId="6C8F58AD" w14:textId="77777777" w:rsidR="003E75AF" w:rsidRDefault="003E75AF" w:rsidP="003E75AF">
      <w:pPr>
        <w:pStyle w:val="Alg4"/>
        <w:numPr>
          <w:ilvl w:val="0"/>
          <w:numId w:val="1292"/>
        </w:numPr>
      </w:pPr>
      <w:r>
        <w:t xml:space="preserve">Let </w:t>
      </w:r>
      <w:r>
        <w:rPr>
          <w:i/>
          <w:iCs/>
        </w:rPr>
        <w:t>constructorName</w:t>
      </w:r>
      <w:r>
        <w:t xml:space="preserve"> be the string value </w:t>
      </w:r>
      <w:r>
        <w:rPr>
          <w:i/>
        </w:rPr>
        <w:t>O</w:t>
      </w:r>
      <w:r>
        <w:t>’s [[TypedArrayName]] internal</w:t>
      </w:r>
      <w:r w:rsidRPr="00314265">
        <w:t xml:space="preserve"> </w:t>
      </w:r>
      <w:r>
        <w:t>data property.</w:t>
      </w:r>
    </w:p>
    <w:p w14:paraId="5249D444" w14:textId="77777777" w:rsidR="003E75AF" w:rsidRDefault="003E75AF" w:rsidP="003E75AF">
      <w:pPr>
        <w:pStyle w:val="Alg4"/>
        <w:numPr>
          <w:ilvl w:val="0"/>
          <w:numId w:val="1292"/>
        </w:numPr>
      </w:pPr>
      <w:r>
        <w:t xml:space="preserve">Let </w:t>
      </w:r>
      <w:r>
        <w:rPr>
          <w:i/>
          <w:iCs/>
        </w:rPr>
        <w:t>elementType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083CEC">
        <w:t xml:space="preserve">Table </w:t>
      </w:r>
      <w:r w:rsidR="00083CEC">
        <w:rPr>
          <w:noProof/>
        </w:rPr>
        <w:t>36</w:t>
      </w:r>
      <w:r w:rsidR="00D160DD">
        <w:fldChar w:fldCharType="end"/>
      </w:r>
      <w:r w:rsidR="00D160DD">
        <w:t xml:space="preserve"> </w:t>
      </w:r>
      <w:r>
        <w:t xml:space="preserve">for </w:t>
      </w:r>
      <w:r>
        <w:rPr>
          <w:i/>
          <w:iCs/>
        </w:rPr>
        <w:t>constructorName</w:t>
      </w:r>
      <w:r>
        <w:t>.</w:t>
      </w:r>
    </w:p>
    <w:p w14:paraId="7561126F" w14:textId="77777777" w:rsidR="003E75AF" w:rsidRDefault="003E75AF" w:rsidP="003E75AF">
      <w:pPr>
        <w:pStyle w:val="Alg4"/>
        <w:numPr>
          <w:ilvl w:val="0"/>
          <w:numId w:val="1292"/>
        </w:numPr>
      </w:pPr>
      <w:r>
        <w:t xml:space="preserve">Let </w:t>
      </w:r>
      <w:r>
        <w:rPr>
          <w:i/>
          <w:iCs/>
        </w:rPr>
        <w:t>numberLength</w:t>
      </w:r>
      <w:r>
        <w:t xml:space="preserve"> be ToNumber(</w:t>
      </w:r>
      <w:r>
        <w:rPr>
          <w:i/>
          <w:iCs/>
        </w:rPr>
        <w:t>length</w:t>
      </w:r>
      <w:r>
        <w:t>).</w:t>
      </w:r>
    </w:p>
    <w:p w14:paraId="280D3572" w14:textId="77777777" w:rsidR="003E75AF" w:rsidRDefault="003E75AF" w:rsidP="003E75AF">
      <w:pPr>
        <w:pStyle w:val="Alg4"/>
        <w:numPr>
          <w:ilvl w:val="0"/>
          <w:numId w:val="1292"/>
        </w:numPr>
      </w:pPr>
      <w:r>
        <w:t xml:space="preserve">Let </w:t>
      </w:r>
      <w:r>
        <w:rPr>
          <w:i/>
          <w:iCs/>
        </w:rPr>
        <w:t>elementLength</w:t>
      </w:r>
      <w:r>
        <w:t xml:space="preserve"> be ToInteger(</w:t>
      </w:r>
      <w:r>
        <w:rPr>
          <w:i/>
          <w:iCs/>
        </w:rPr>
        <w:t>numberLength</w:t>
      </w:r>
      <w:r>
        <w:t>).</w:t>
      </w:r>
    </w:p>
    <w:p w14:paraId="1DC8197A" w14:textId="77777777" w:rsidR="003E75AF" w:rsidRPr="00E77497" w:rsidRDefault="003E75AF" w:rsidP="003E75AF">
      <w:pPr>
        <w:pStyle w:val="Alg4"/>
        <w:numPr>
          <w:ilvl w:val="0"/>
          <w:numId w:val="1292"/>
        </w:numPr>
      </w:pPr>
      <w:r>
        <w:t>ReturnIfAbrupt(</w:t>
      </w:r>
      <w:r>
        <w:rPr>
          <w:i/>
          <w:iCs/>
        </w:rPr>
        <w:t>elementLength</w:t>
      </w:r>
      <w:r>
        <w:t>).</w:t>
      </w:r>
    </w:p>
    <w:p w14:paraId="2086269A" w14:textId="77777777" w:rsidR="003E75AF" w:rsidRDefault="003E75AF" w:rsidP="003E75AF">
      <w:pPr>
        <w:pStyle w:val="Alg4"/>
        <w:numPr>
          <w:ilvl w:val="0"/>
          <w:numId w:val="1292"/>
        </w:numPr>
      </w:pPr>
      <w:r>
        <w:t xml:space="preserve">If </w:t>
      </w:r>
      <w:r w:rsidRPr="00B41D88">
        <w:rPr>
          <w:i/>
          <w:iCs/>
        </w:rPr>
        <w:t>numberLength</w:t>
      </w:r>
      <w:r>
        <w:t xml:space="preserve"> ≠ </w:t>
      </w:r>
      <w:r w:rsidRPr="00B41D88">
        <w:rPr>
          <w:i/>
          <w:iCs/>
        </w:rPr>
        <w:t>elementLength</w:t>
      </w:r>
      <w:r>
        <w:t xml:space="preserve"> or </w:t>
      </w:r>
      <w:r w:rsidRPr="00B41D88">
        <w:rPr>
          <w:i/>
          <w:iCs/>
        </w:rPr>
        <w:t>elementLength</w:t>
      </w:r>
      <w:r>
        <w:t xml:space="preserve"> &lt; 0, then throw a </w:t>
      </w:r>
      <w:r w:rsidRPr="004B4AF5">
        <w:rPr>
          <w:b/>
          <w:bCs/>
        </w:rPr>
        <w:t>RangeError</w:t>
      </w:r>
      <w:r>
        <w:t xml:space="preserve"> exception.</w:t>
      </w:r>
    </w:p>
    <w:p w14:paraId="5583AE25" w14:textId="77777777" w:rsidR="003E75AF" w:rsidRDefault="003E75AF" w:rsidP="003E75AF">
      <w:pPr>
        <w:pStyle w:val="Alg4"/>
        <w:numPr>
          <w:ilvl w:val="0"/>
          <w:numId w:val="1292"/>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(%ArrayBuffer%)</w:t>
      </w:r>
      <w:r w:rsidRPr="00E77497">
        <w:t>.</w:t>
      </w:r>
    </w:p>
    <w:p w14:paraId="37BCB73B" w14:textId="77777777" w:rsidR="003E75AF" w:rsidRPr="00E77497" w:rsidRDefault="003E75AF" w:rsidP="003E75AF">
      <w:pPr>
        <w:pStyle w:val="Alg4"/>
        <w:numPr>
          <w:ilvl w:val="0"/>
          <w:numId w:val="1292"/>
        </w:numPr>
      </w:pPr>
      <w:r>
        <w:t>ReturnIfAbrupt(</w:t>
      </w:r>
      <w:r>
        <w:rPr>
          <w:i/>
          <w:iCs/>
        </w:rPr>
        <w:t>data</w:t>
      </w:r>
      <w:r>
        <w:t>).</w:t>
      </w:r>
    </w:p>
    <w:p w14:paraId="5DCE1A97" w14:textId="77777777" w:rsidR="003E75AF" w:rsidRDefault="003E75AF" w:rsidP="003E75AF">
      <w:pPr>
        <w:pStyle w:val="Alg4"/>
        <w:numPr>
          <w:ilvl w:val="0"/>
          <w:numId w:val="1292"/>
        </w:numPr>
      </w:pPr>
      <w:r>
        <w:t xml:space="preserve">Let </w:t>
      </w:r>
      <w:r>
        <w:rPr>
          <w:i/>
          <w:iCs/>
        </w:rPr>
        <w:t>elementSize</w:t>
      </w:r>
      <w:r>
        <w:t xml:space="preserve"> be the Size Element value in</w:t>
      </w:r>
      <w:r w:rsidR="00D160DD">
        <w:t xml:space="preserve"> </w:t>
      </w:r>
      <w:r w:rsidR="00D160DD">
        <w:fldChar w:fldCharType="begin"/>
      </w:r>
      <w:r w:rsidR="00D160DD">
        <w:instrText xml:space="preserve"> REF _Ref366065074 \h </w:instrText>
      </w:r>
      <w:r w:rsidR="00D160DD">
        <w:fldChar w:fldCharType="separate"/>
      </w:r>
      <w:r w:rsidR="00083CEC">
        <w:t xml:space="preserve">Table </w:t>
      </w:r>
      <w:r w:rsidR="00083CEC">
        <w:rPr>
          <w:noProof/>
        </w:rPr>
        <w:t>36</w:t>
      </w:r>
      <w:r w:rsidR="00D160DD">
        <w:fldChar w:fldCharType="end"/>
      </w:r>
      <w:r w:rsidR="00D160DD">
        <w:t xml:space="preserve"> </w:t>
      </w:r>
      <w:r>
        <w:t xml:space="preserve">for </w:t>
      </w:r>
      <w:r>
        <w:rPr>
          <w:i/>
          <w:iCs/>
        </w:rPr>
        <w:t>constructorName</w:t>
      </w:r>
      <w:r>
        <w:t>.</w:t>
      </w:r>
    </w:p>
    <w:p w14:paraId="46DEE99F" w14:textId="77777777" w:rsidR="003E75AF" w:rsidRDefault="003E75AF" w:rsidP="003E75AF">
      <w:pPr>
        <w:pStyle w:val="Alg4"/>
        <w:numPr>
          <w:ilvl w:val="0"/>
          <w:numId w:val="1292"/>
        </w:numPr>
      </w:pPr>
      <w:r>
        <w:t xml:space="preserve">Let </w:t>
      </w:r>
      <w:r>
        <w:rPr>
          <w:i/>
          <w:iCs/>
        </w:rPr>
        <w:t>byteLength</w:t>
      </w:r>
      <w:r>
        <w:t xml:space="preserve"> be </w:t>
      </w:r>
      <w:r>
        <w:rPr>
          <w:i/>
          <w:iCs/>
        </w:rPr>
        <w:t>elementSize</w:t>
      </w:r>
      <w:r>
        <w:t xml:space="preserve"> × </w:t>
      </w:r>
      <w:r>
        <w:rPr>
          <w:i/>
          <w:iCs/>
        </w:rPr>
        <w:t>elementLength</w:t>
      </w:r>
      <w:r>
        <w:t>.</w:t>
      </w:r>
    </w:p>
    <w:p w14:paraId="70B55FA3" w14:textId="77777777" w:rsidR="003E75AF" w:rsidRDefault="003E75AF" w:rsidP="003E75AF">
      <w:pPr>
        <w:pStyle w:val="Alg4"/>
        <w:numPr>
          <w:ilvl w:val="0"/>
          <w:numId w:val="1292"/>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14:paraId="7922D91C" w14:textId="77777777" w:rsidR="003E75AF" w:rsidRDefault="003E75AF" w:rsidP="003E75AF">
      <w:pPr>
        <w:pStyle w:val="Alg4"/>
        <w:numPr>
          <w:ilvl w:val="0"/>
          <w:numId w:val="1292"/>
        </w:numPr>
      </w:pPr>
      <w:r>
        <w:t>ReturnIfAbrupt(</w:t>
      </w:r>
      <w:r>
        <w:rPr>
          <w:i/>
        </w:rPr>
        <w:t>status</w:t>
      </w:r>
      <w:r>
        <w:t>).</w:t>
      </w:r>
    </w:p>
    <w:p w14:paraId="48F012C3" w14:textId="77777777" w:rsidR="003E75AF" w:rsidRDefault="003E75AF" w:rsidP="003E75AF">
      <w:pPr>
        <w:pStyle w:val="Alg4"/>
        <w:numPr>
          <w:ilvl w:val="0"/>
          <w:numId w:val="1292"/>
        </w:numPr>
      </w:pPr>
      <w:r>
        <w:t xml:space="preserve">Set </w:t>
      </w:r>
      <w:r w:rsidRPr="00AB259F">
        <w:rPr>
          <w:i/>
          <w:iCs/>
        </w:rPr>
        <w:t>O’s</w:t>
      </w:r>
      <w:r>
        <w:t xml:space="preserve"> [[ViewedArrayBuffer]] to </w:t>
      </w:r>
      <w:r>
        <w:rPr>
          <w:i/>
        </w:rPr>
        <w:t>data</w:t>
      </w:r>
      <w:r>
        <w:rPr>
          <w:iCs/>
        </w:rPr>
        <w:t>.</w:t>
      </w:r>
    </w:p>
    <w:p w14:paraId="3D0CABF7" w14:textId="77777777" w:rsidR="003E75AF" w:rsidRDefault="003E75AF" w:rsidP="003E75AF">
      <w:pPr>
        <w:pStyle w:val="Alg4"/>
        <w:numPr>
          <w:ilvl w:val="0"/>
          <w:numId w:val="1292"/>
        </w:numPr>
      </w:pPr>
      <w:r>
        <w:t xml:space="preserve">Set </w:t>
      </w:r>
      <w:r>
        <w:rPr>
          <w:i/>
        </w:rPr>
        <w:t>O</w:t>
      </w:r>
      <w:r>
        <w:t>’s [[ByteLength]] internal</w:t>
      </w:r>
      <w:r w:rsidRPr="00314265">
        <w:t xml:space="preserve"> </w:t>
      </w:r>
      <w:r>
        <w:t xml:space="preserve">data property to </w:t>
      </w:r>
      <w:r>
        <w:rPr>
          <w:i/>
          <w:iCs/>
        </w:rPr>
        <w:t>byteLength</w:t>
      </w:r>
      <w:r>
        <w:t>.</w:t>
      </w:r>
    </w:p>
    <w:p w14:paraId="2A2DF681" w14:textId="77777777" w:rsidR="003E75AF" w:rsidRDefault="003E75AF" w:rsidP="003E75AF">
      <w:pPr>
        <w:pStyle w:val="Alg4"/>
        <w:numPr>
          <w:ilvl w:val="0"/>
          <w:numId w:val="1292"/>
        </w:numPr>
      </w:pPr>
      <w:r>
        <w:t xml:space="preserve">Set </w:t>
      </w:r>
      <w:r>
        <w:rPr>
          <w:i/>
        </w:rPr>
        <w:t>O</w:t>
      </w:r>
      <w:r>
        <w:t>’s [[ByteOffset]] internal</w:t>
      </w:r>
      <w:r w:rsidRPr="00314265">
        <w:t xml:space="preserve"> </w:t>
      </w:r>
      <w:r>
        <w:t xml:space="preserve">data property to </w:t>
      </w:r>
      <w:r w:rsidRPr="008F22BF">
        <w:t>0</w:t>
      </w:r>
      <w:r>
        <w:t>.</w:t>
      </w:r>
    </w:p>
    <w:p w14:paraId="40566930" w14:textId="77777777" w:rsidR="003E75AF" w:rsidRDefault="003E75AF" w:rsidP="003E75AF">
      <w:pPr>
        <w:pStyle w:val="Alg4"/>
        <w:numPr>
          <w:ilvl w:val="0"/>
          <w:numId w:val="1292"/>
        </w:numPr>
      </w:pPr>
      <w:r>
        <w:t xml:space="preserve">Set </w:t>
      </w:r>
      <w:r>
        <w:rPr>
          <w:i/>
        </w:rPr>
        <w:t>O</w:t>
      </w:r>
      <w:r>
        <w:t>’s [[ArrayLength]] internal</w:t>
      </w:r>
      <w:r w:rsidRPr="00314265">
        <w:t xml:space="preserve"> </w:t>
      </w:r>
      <w:r>
        <w:t xml:space="preserve">data property to </w:t>
      </w:r>
      <w:r>
        <w:rPr>
          <w:i/>
          <w:iCs/>
        </w:rPr>
        <w:t>elementLength</w:t>
      </w:r>
      <w:r>
        <w:t>.</w:t>
      </w:r>
    </w:p>
    <w:p w14:paraId="4E0E245D" w14:textId="77777777" w:rsidR="003E75AF" w:rsidRPr="00E77497" w:rsidRDefault="003E75AF" w:rsidP="003E75AF">
      <w:pPr>
        <w:pStyle w:val="Alg4"/>
        <w:numPr>
          <w:ilvl w:val="0"/>
          <w:numId w:val="1292"/>
        </w:numPr>
        <w:spacing w:after="120"/>
      </w:pPr>
      <w:r w:rsidRPr="00E77497">
        <w:t xml:space="preserve">Return </w:t>
      </w:r>
      <w:r>
        <w:rPr>
          <w:i/>
        </w:rPr>
        <w:t>O</w:t>
      </w:r>
      <w:r w:rsidRPr="00E77497">
        <w:t>.</w:t>
      </w:r>
    </w:p>
    <w:p w14:paraId="0F95DA08" w14:textId="77777777" w:rsidR="003E75AF" w:rsidRDefault="003E75AF" w:rsidP="003E75AF">
      <w:pPr>
        <w:pStyle w:val="40"/>
      </w:pPr>
      <w:r>
        <w:t>%</w:t>
      </w:r>
      <w:r w:rsidRPr="00573628">
        <w:t>TypedArray</w:t>
      </w:r>
      <w:r>
        <w:t>%</w:t>
      </w:r>
      <w:r w:rsidDel="0087063A">
        <w:rPr>
          <w:i/>
        </w:rPr>
        <w:t xml:space="preserve"> </w:t>
      </w:r>
      <w:r>
        <w:t>( typedArray )</w:t>
      </w:r>
    </w:p>
    <w:p w14:paraId="02DA1B02" w14:textId="77777777"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 [[ViewedArrayBuffer]] internal data property</w:t>
      </w:r>
      <w:r w:rsidRPr="00E77497">
        <w:t>.</w:t>
      </w:r>
    </w:p>
    <w:p w14:paraId="044AD4C0" w14:textId="77777777" w:rsidR="003E75AF" w:rsidRDefault="003E75AF" w:rsidP="003E75AF">
      <w:r>
        <w:t>%</w:t>
      </w:r>
      <w:r w:rsidRPr="00573628">
        <w:t>TypedArray</w:t>
      </w:r>
      <w:r>
        <w:t xml:space="preserve">%called with argument </w:t>
      </w:r>
      <w:r>
        <w:rPr>
          <w:rFonts w:ascii="Times New Roman" w:eastAsia="Times New Roman" w:hAnsi="Times New Roman"/>
          <w:i/>
          <w:iCs/>
          <w:spacing w:val="6"/>
          <w:lang w:eastAsia="en-US"/>
        </w:rPr>
        <w:t>typedArray</w:t>
      </w:r>
      <w:r>
        <w:t xml:space="preserve"> performs the following steps:</w:t>
      </w:r>
    </w:p>
    <w:p w14:paraId="45D085FF" w14:textId="77777777" w:rsidR="003E75AF" w:rsidRDefault="003E75AF" w:rsidP="003E75AF">
      <w:pPr>
        <w:pStyle w:val="Alg4"/>
        <w:numPr>
          <w:ilvl w:val="0"/>
          <w:numId w:val="1296"/>
        </w:numPr>
      </w:pPr>
      <w:commentRangeStart w:id="6469"/>
      <w:r>
        <w:t>Assert:  Type(</w:t>
      </w:r>
      <w:r>
        <w:rPr>
          <w:i/>
          <w:iCs/>
        </w:rPr>
        <w:t>typedArray</w:t>
      </w:r>
      <w:r>
        <w:t xml:space="preserve">) is Object and </w:t>
      </w:r>
      <w:r>
        <w:rPr>
          <w:i/>
          <w:iCs/>
        </w:rPr>
        <w:t>typedArray</w:t>
      </w:r>
      <w:r>
        <w:t xml:space="preserve"> has a [[ViewedArrayBuffer]] internal data property.</w:t>
      </w:r>
      <w:commentRangeEnd w:id="6469"/>
      <w:r>
        <w:rPr>
          <w:rStyle w:val="af6"/>
          <w:rFonts w:ascii="Arial" w:eastAsia="MS Mincho" w:hAnsi="Arial"/>
          <w:spacing w:val="0"/>
          <w:lang w:eastAsia="ja-JP"/>
        </w:rPr>
        <w:commentReference w:id="6469"/>
      </w:r>
    </w:p>
    <w:p w14:paraId="6BB1539A" w14:textId="77777777" w:rsidR="003E75AF" w:rsidRDefault="003E75AF" w:rsidP="003E75AF">
      <w:pPr>
        <w:pStyle w:val="Alg4"/>
        <w:numPr>
          <w:ilvl w:val="0"/>
          <w:numId w:val="1296"/>
        </w:numPr>
      </w:pPr>
      <w:r>
        <w:t xml:space="preserve">Let </w:t>
      </w:r>
      <w:r>
        <w:rPr>
          <w:i/>
          <w:iCs/>
        </w:rPr>
        <w:t>srcArray</w:t>
      </w:r>
      <w:r>
        <w:t xml:space="preserve"> be </w:t>
      </w:r>
      <w:r>
        <w:rPr>
          <w:i/>
          <w:iCs/>
        </w:rPr>
        <w:t>typedArray</w:t>
      </w:r>
      <w:r>
        <w:t>.</w:t>
      </w:r>
    </w:p>
    <w:p w14:paraId="0CE132E9" w14:textId="77777777" w:rsidR="003E75AF" w:rsidRDefault="003E75AF" w:rsidP="003E75AF">
      <w:pPr>
        <w:pStyle w:val="Alg4"/>
        <w:numPr>
          <w:ilvl w:val="0"/>
          <w:numId w:val="1296"/>
        </w:numPr>
      </w:pPr>
      <w:r>
        <w:t xml:space="preserve">Let </w:t>
      </w:r>
      <w:r>
        <w:rPr>
          <w:i/>
        </w:rPr>
        <w:t>O</w:t>
      </w:r>
      <w:r>
        <w:t xml:space="preserve"> be the </w:t>
      </w:r>
      <w:r w:rsidRPr="00F94F77">
        <w:rPr>
          <w:b/>
        </w:rPr>
        <w:t>this</w:t>
      </w:r>
      <w:r>
        <w:t xml:space="preserve"> value.</w:t>
      </w:r>
    </w:p>
    <w:p w14:paraId="366AC0C7" w14:textId="77777777" w:rsidR="003E75AF" w:rsidRPr="00E77497" w:rsidRDefault="003E75AF" w:rsidP="003E75AF">
      <w:pPr>
        <w:pStyle w:val="Alg4"/>
        <w:numPr>
          <w:ilvl w:val="0"/>
          <w:numId w:val="1296"/>
        </w:numPr>
      </w:pPr>
      <w:r>
        <w:t>If Type(</w:t>
      </w:r>
      <w:r>
        <w:rPr>
          <w:i/>
        </w:rPr>
        <w:t>O</w:t>
      </w:r>
      <w:r>
        <w:rPr>
          <w:iCs/>
        </w:rPr>
        <w:t>)</w:t>
      </w:r>
      <w:r>
        <w:t xml:space="preserve"> is not Object or if </w:t>
      </w:r>
      <w:r>
        <w:rPr>
          <w:i/>
          <w:iCs/>
        </w:rPr>
        <w:t>O</w:t>
      </w:r>
      <w:r>
        <w:t xml:space="preserve"> does not have an [[ViewedArrayBuffer]] internal data property, then throw a </w:t>
      </w:r>
      <w:r w:rsidRPr="006001FF">
        <w:rPr>
          <w:b/>
          <w:bCs/>
        </w:rPr>
        <w:t>TypeError</w:t>
      </w:r>
      <w:r>
        <w:t xml:space="preserve"> exception.</w:t>
      </w:r>
    </w:p>
    <w:p w14:paraId="38726B9C" w14:textId="77777777" w:rsidR="003E75AF" w:rsidRDefault="003E75AF" w:rsidP="003E75AF">
      <w:pPr>
        <w:pStyle w:val="Alg4"/>
        <w:numPr>
          <w:ilvl w:val="0"/>
          <w:numId w:val="1296"/>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14:paraId="189706EE" w14:textId="77777777" w:rsidR="003E75AF" w:rsidRDefault="003E75AF" w:rsidP="003E75AF">
      <w:pPr>
        <w:pStyle w:val="Alg4"/>
        <w:numPr>
          <w:ilvl w:val="0"/>
          <w:numId w:val="1296"/>
        </w:numPr>
      </w:pPr>
      <w:r>
        <w:t xml:space="preserve">If </w:t>
      </w:r>
      <w:r>
        <w:rPr>
          <w:i/>
          <w:iCs/>
        </w:rPr>
        <w:t>O</w:t>
      </w:r>
      <w:r>
        <w:t xml:space="preserve"> does not have an [[TypedArrayName]] internal data property, then throw a </w:t>
      </w:r>
      <w:r w:rsidRPr="00AB259F">
        <w:rPr>
          <w:b/>
          <w:bCs/>
        </w:rPr>
        <w:t>TypeError</w:t>
      </w:r>
      <w:r>
        <w:t xml:space="preserve"> exception.</w:t>
      </w:r>
    </w:p>
    <w:p w14:paraId="74F1A855" w14:textId="77777777" w:rsidR="003E75AF" w:rsidRDefault="003E75AF" w:rsidP="003E75AF">
      <w:pPr>
        <w:pStyle w:val="Alg4"/>
        <w:numPr>
          <w:ilvl w:val="0"/>
          <w:numId w:val="1296"/>
        </w:numPr>
      </w:pPr>
      <w:r>
        <w:t xml:space="preserve">If the value of </w:t>
      </w:r>
      <w:r>
        <w:rPr>
          <w:i/>
          <w:iCs/>
        </w:rPr>
        <w:t>srcArray</w:t>
      </w:r>
      <w:r w:rsidRPr="00AB259F">
        <w:rPr>
          <w:i/>
          <w:iCs/>
        </w:rPr>
        <w:t>’s</w:t>
      </w:r>
      <w:r>
        <w:t xml:space="preserve"> [[ViewedArrayBuffer]] internal data property is </w:t>
      </w:r>
      <w:r>
        <w:rPr>
          <w:b/>
          <w:bCs/>
        </w:rPr>
        <w:t>undefined</w:t>
      </w:r>
      <w:r>
        <w:t xml:space="preserve">, then throw a </w:t>
      </w:r>
      <w:r w:rsidRPr="00AB259F">
        <w:rPr>
          <w:b/>
          <w:bCs/>
        </w:rPr>
        <w:t>TypeError</w:t>
      </w:r>
      <w:r>
        <w:t xml:space="preserve"> exception.</w:t>
      </w:r>
    </w:p>
    <w:p w14:paraId="75D3B6D8" w14:textId="77777777" w:rsidR="003E75AF" w:rsidRDefault="003E75AF" w:rsidP="003E75AF">
      <w:pPr>
        <w:pStyle w:val="Alg4"/>
        <w:numPr>
          <w:ilvl w:val="0"/>
          <w:numId w:val="1296"/>
        </w:numPr>
      </w:pPr>
      <w:r>
        <w:t xml:space="preserve">Let </w:t>
      </w:r>
      <w:r>
        <w:rPr>
          <w:i/>
          <w:iCs/>
        </w:rPr>
        <w:t>constructorName</w:t>
      </w:r>
      <w:r>
        <w:t xml:space="preserve"> be the string value </w:t>
      </w:r>
      <w:r>
        <w:rPr>
          <w:i/>
        </w:rPr>
        <w:t>O</w:t>
      </w:r>
      <w:r>
        <w:t>’s [[TypedArrayName]] internal</w:t>
      </w:r>
      <w:r w:rsidRPr="00314265">
        <w:t xml:space="preserve"> </w:t>
      </w:r>
      <w:r>
        <w:t>data property.</w:t>
      </w:r>
    </w:p>
    <w:p w14:paraId="561A60F2" w14:textId="77777777" w:rsidR="003E75AF" w:rsidRDefault="003E75AF" w:rsidP="003E75AF">
      <w:pPr>
        <w:pStyle w:val="Alg4"/>
        <w:numPr>
          <w:ilvl w:val="0"/>
          <w:numId w:val="1296"/>
        </w:numPr>
      </w:pPr>
      <w:r>
        <w:t xml:space="preserve">Let </w:t>
      </w:r>
      <w:r>
        <w:rPr>
          <w:i/>
          <w:iCs/>
        </w:rPr>
        <w:t>elementType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083CEC">
        <w:t xml:space="preserve">Table </w:t>
      </w:r>
      <w:r w:rsidR="00083CEC">
        <w:rPr>
          <w:noProof/>
        </w:rPr>
        <w:t>36</w:t>
      </w:r>
      <w:r w:rsidR="00D160DD">
        <w:fldChar w:fldCharType="end"/>
      </w:r>
      <w:r w:rsidR="00D160DD">
        <w:t xml:space="preserve"> </w:t>
      </w:r>
      <w:r>
        <w:t xml:space="preserve">for </w:t>
      </w:r>
      <w:r>
        <w:rPr>
          <w:i/>
          <w:iCs/>
        </w:rPr>
        <w:t>constructorName</w:t>
      </w:r>
      <w:r>
        <w:t>.</w:t>
      </w:r>
    </w:p>
    <w:p w14:paraId="4D061415" w14:textId="77777777" w:rsidR="003E75AF" w:rsidRDefault="003E75AF" w:rsidP="003E75AF">
      <w:pPr>
        <w:pStyle w:val="Alg4"/>
        <w:numPr>
          <w:ilvl w:val="0"/>
          <w:numId w:val="1296"/>
        </w:numPr>
      </w:pPr>
      <w:r>
        <w:t xml:space="preserve">Let </w:t>
      </w:r>
      <w:r>
        <w:rPr>
          <w:i/>
          <w:iCs/>
        </w:rPr>
        <w:t>elementLength</w:t>
      </w:r>
      <w:r>
        <w:t xml:space="preserve"> be the value of </w:t>
      </w:r>
      <w:r>
        <w:rPr>
          <w:i/>
          <w:iCs/>
        </w:rPr>
        <w:t>srcArray’s</w:t>
      </w:r>
      <w:r>
        <w:t xml:space="preserve"> [[ArrayLength]] internal data property.</w:t>
      </w:r>
    </w:p>
    <w:p w14:paraId="7D3D403E" w14:textId="77777777" w:rsidR="003E75AF" w:rsidRDefault="003E75AF" w:rsidP="003E75AF">
      <w:pPr>
        <w:pStyle w:val="Alg4"/>
        <w:numPr>
          <w:ilvl w:val="0"/>
          <w:numId w:val="1296"/>
        </w:numPr>
      </w:pPr>
      <w:r>
        <w:t xml:space="preserve">Let </w:t>
      </w:r>
      <w:r>
        <w:rPr>
          <w:i/>
          <w:iCs/>
        </w:rPr>
        <w:t>srcName</w:t>
      </w:r>
      <w:r>
        <w:t xml:space="preserve"> be the string value </w:t>
      </w:r>
      <w:r>
        <w:rPr>
          <w:i/>
          <w:iCs/>
        </w:rPr>
        <w:t>srcArray’s</w:t>
      </w:r>
      <w:r>
        <w:t xml:space="preserve"> [[TypedArrayName]] internal</w:t>
      </w:r>
      <w:r w:rsidRPr="00314265">
        <w:t xml:space="preserve"> </w:t>
      </w:r>
      <w:r>
        <w:t>data property.</w:t>
      </w:r>
    </w:p>
    <w:p w14:paraId="31D689D4" w14:textId="77777777" w:rsidR="003E75AF" w:rsidRDefault="003E75AF" w:rsidP="003E75AF">
      <w:pPr>
        <w:pStyle w:val="Alg4"/>
        <w:numPr>
          <w:ilvl w:val="0"/>
          <w:numId w:val="1296"/>
        </w:numPr>
      </w:pPr>
      <w:r>
        <w:t xml:space="preserve">Let </w:t>
      </w:r>
      <w:r>
        <w:rPr>
          <w:i/>
          <w:iCs/>
        </w:rPr>
        <w:t>srcType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083CEC">
        <w:t xml:space="preserve">Table </w:t>
      </w:r>
      <w:r w:rsidR="00083CEC">
        <w:rPr>
          <w:noProof/>
        </w:rPr>
        <w:t>36</w:t>
      </w:r>
      <w:r w:rsidR="00D160DD">
        <w:fldChar w:fldCharType="end"/>
      </w:r>
      <w:r w:rsidR="00D160DD">
        <w:t xml:space="preserve"> </w:t>
      </w:r>
      <w:r>
        <w:t xml:space="preserve">for </w:t>
      </w:r>
      <w:r>
        <w:rPr>
          <w:i/>
          <w:iCs/>
        </w:rPr>
        <w:t>srcName</w:t>
      </w:r>
      <w:r>
        <w:t>.</w:t>
      </w:r>
    </w:p>
    <w:p w14:paraId="0E7254DF" w14:textId="77777777" w:rsidR="003E75AF" w:rsidRDefault="003E75AF" w:rsidP="003E75AF">
      <w:pPr>
        <w:pStyle w:val="Alg4"/>
        <w:numPr>
          <w:ilvl w:val="0"/>
          <w:numId w:val="1296"/>
        </w:numPr>
      </w:pPr>
      <w:r>
        <w:t xml:space="preserve">Let </w:t>
      </w:r>
      <w:r>
        <w:rPr>
          <w:i/>
          <w:iCs/>
        </w:rPr>
        <w:t>srcData</w:t>
      </w:r>
      <w:r>
        <w:t xml:space="preserve"> be the value of </w:t>
      </w:r>
      <w:r>
        <w:rPr>
          <w:i/>
          <w:iCs/>
        </w:rPr>
        <w:t>srcArray’s</w:t>
      </w:r>
      <w:r>
        <w:t xml:space="preserve"> [[ViewedArrayBuffer]] internal data property.</w:t>
      </w:r>
    </w:p>
    <w:p w14:paraId="532EB418" w14:textId="77777777" w:rsidR="003E75AF" w:rsidRDefault="003E75AF" w:rsidP="003E75AF">
      <w:pPr>
        <w:pStyle w:val="Alg4"/>
        <w:numPr>
          <w:ilvl w:val="0"/>
          <w:numId w:val="1296"/>
        </w:numPr>
      </w:pPr>
      <w:r>
        <w:t xml:space="preserve">Let </w:t>
      </w:r>
      <w:r>
        <w:rPr>
          <w:i/>
          <w:iCs/>
        </w:rPr>
        <w:t>srcByteOffset</w:t>
      </w:r>
      <w:r>
        <w:t xml:space="preserve"> be the value of </w:t>
      </w:r>
      <w:r>
        <w:rPr>
          <w:i/>
          <w:iCs/>
        </w:rPr>
        <w:t>srcArray</w:t>
      </w:r>
      <w:r>
        <w:t>’s [[ByteOffset]] internal</w:t>
      </w:r>
      <w:r w:rsidRPr="00314265">
        <w:t xml:space="preserve"> </w:t>
      </w:r>
      <w:r>
        <w:t>data property.</w:t>
      </w:r>
    </w:p>
    <w:p w14:paraId="41BFE8B1" w14:textId="77777777" w:rsidR="003E75AF" w:rsidRDefault="003E75AF" w:rsidP="003E75AF">
      <w:pPr>
        <w:pStyle w:val="Alg4"/>
        <w:numPr>
          <w:ilvl w:val="0"/>
          <w:numId w:val="1296"/>
        </w:numPr>
      </w:pPr>
      <w:r>
        <w:t xml:space="preserve">Let </w:t>
      </w:r>
      <w:r>
        <w:rPr>
          <w:i/>
          <w:iCs/>
        </w:rPr>
        <w:t>data</w:t>
      </w:r>
      <w:r>
        <w:t xml:space="preserve"> be</w:t>
      </w:r>
      <w:r w:rsidRPr="00E77497">
        <w:t xml:space="preserve"> </w:t>
      </w:r>
      <w:r>
        <w:t xml:space="preserve">the result of calling </w:t>
      </w:r>
      <w:commentRangeStart w:id="6470"/>
      <w:r>
        <w:rPr>
          <w:iCs/>
        </w:rPr>
        <w:t>Clone</w:t>
      </w:r>
      <w:r w:rsidRPr="00075111">
        <w:rPr>
          <w:iCs/>
        </w:rPr>
        <w:t>ArrayBuffer</w:t>
      </w:r>
      <w:commentRangeEnd w:id="6470"/>
      <w:r>
        <w:rPr>
          <w:rStyle w:val="af6"/>
          <w:rFonts w:ascii="Arial" w:eastAsia="MS Mincho" w:hAnsi="Arial"/>
          <w:spacing w:val="0"/>
          <w:lang w:eastAsia="ja-JP"/>
        </w:rPr>
        <w:commentReference w:id="6470"/>
      </w:r>
      <w:r>
        <w:rPr>
          <w:iCs/>
        </w:rPr>
        <w:t>(</w:t>
      </w:r>
      <w:r>
        <w:rPr>
          <w:i/>
        </w:rPr>
        <w:t>srcData</w:t>
      </w:r>
      <w:r>
        <w:rPr>
          <w:iCs/>
        </w:rPr>
        <w:t>,</w:t>
      </w:r>
      <w:r w:rsidRPr="006C576A">
        <w:rPr>
          <w:i/>
          <w:iCs/>
        </w:rPr>
        <w:t xml:space="preserve"> </w:t>
      </w:r>
      <w:r>
        <w:rPr>
          <w:i/>
          <w:iCs/>
        </w:rPr>
        <w:t>srcByteOffset</w:t>
      </w:r>
      <w:r>
        <w:t>,</w:t>
      </w:r>
      <w:r>
        <w:rPr>
          <w:iCs/>
        </w:rPr>
        <w:t xml:space="preserve"> </w:t>
      </w:r>
      <w:r>
        <w:rPr>
          <w:i/>
        </w:rPr>
        <w:t>srcType,elementType</w:t>
      </w:r>
      <w:r>
        <w:rPr>
          <w:iCs/>
        </w:rPr>
        <w:t xml:space="preserve">, </w:t>
      </w:r>
      <w:r>
        <w:rPr>
          <w:i/>
        </w:rPr>
        <w:t>elementLength</w:t>
      </w:r>
      <w:r>
        <w:rPr>
          <w:iCs/>
        </w:rPr>
        <w:t>)</w:t>
      </w:r>
      <w:r w:rsidRPr="00E77497">
        <w:t>.</w:t>
      </w:r>
    </w:p>
    <w:p w14:paraId="7A4E9E52" w14:textId="77777777" w:rsidR="003E75AF" w:rsidRPr="00E77497" w:rsidRDefault="003E75AF" w:rsidP="003E75AF">
      <w:pPr>
        <w:pStyle w:val="Alg4"/>
        <w:numPr>
          <w:ilvl w:val="0"/>
          <w:numId w:val="1296"/>
        </w:numPr>
      </w:pPr>
      <w:r>
        <w:t>ReturnIfAbrupt(</w:t>
      </w:r>
      <w:r>
        <w:rPr>
          <w:i/>
          <w:iCs/>
        </w:rPr>
        <w:t>data</w:t>
      </w:r>
      <w:r>
        <w:t>).</w:t>
      </w:r>
    </w:p>
    <w:p w14:paraId="351CAFB1" w14:textId="77777777" w:rsidR="003E75AF" w:rsidRDefault="003E75AF" w:rsidP="003E75AF">
      <w:pPr>
        <w:pStyle w:val="Alg4"/>
        <w:numPr>
          <w:ilvl w:val="0"/>
          <w:numId w:val="1296"/>
        </w:numPr>
      </w:pPr>
      <w:r>
        <w:t xml:space="preserve">Let </w:t>
      </w:r>
      <w:r>
        <w:rPr>
          <w:i/>
          <w:iCs/>
        </w:rPr>
        <w:t>elementSize</w:t>
      </w:r>
      <w:r>
        <w:t xml:space="preserve"> be the Size Element value in</w:t>
      </w:r>
      <w:r w:rsidR="00D160DD">
        <w:t xml:space="preserve"> </w:t>
      </w:r>
      <w:r w:rsidR="00D160DD">
        <w:fldChar w:fldCharType="begin"/>
      </w:r>
      <w:r w:rsidR="00D160DD">
        <w:instrText xml:space="preserve"> REF _Ref366065074 \h </w:instrText>
      </w:r>
      <w:r w:rsidR="00D160DD">
        <w:fldChar w:fldCharType="separate"/>
      </w:r>
      <w:r w:rsidR="00083CEC">
        <w:t xml:space="preserve">Table </w:t>
      </w:r>
      <w:r w:rsidR="00083CEC">
        <w:rPr>
          <w:noProof/>
        </w:rPr>
        <w:t>36</w:t>
      </w:r>
      <w:r w:rsidR="00D160DD">
        <w:fldChar w:fldCharType="end"/>
      </w:r>
      <w:r w:rsidR="00D160DD">
        <w:t xml:space="preserve"> </w:t>
      </w:r>
      <w:r>
        <w:t xml:space="preserve">for </w:t>
      </w:r>
      <w:r>
        <w:rPr>
          <w:i/>
          <w:iCs/>
        </w:rPr>
        <w:t>constructorName</w:t>
      </w:r>
      <w:r>
        <w:t>.</w:t>
      </w:r>
    </w:p>
    <w:p w14:paraId="288CF58A" w14:textId="77777777" w:rsidR="003E75AF" w:rsidRDefault="003E75AF" w:rsidP="003E75AF">
      <w:pPr>
        <w:pStyle w:val="Alg4"/>
        <w:numPr>
          <w:ilvl w:val="0"/>
          <w:numId w:val="1296"/>
        </w:numPr>
      </w:pPr>
      <w:r>
        <w:t xml:space="preserve">Let </w:t>
      </w:r>
      <w:r>
        <w:rPr>
          <w:i/>
          <w:iCs/>
        </w:rPr>
        <w:t>byteLength</w:t>
      </w:r>
      <w:r>
        <w:t xml:space="preserve"> be </w:t>
      </w:r>
      <w:r>
        <w:rPr>
          <w:i/>
          <w:iCs/>
        </w:rPr>
        <w:t>elementSize</w:t>
      </w:r>
      <w:r>
        <w:t xml:space="preserve"> × </w:t>
      </w:r>
      <w:r>
        <w:rPr>
          <w:i/>
          <w:iCs/>
        </w:rPr>
        <w:t>elementLength</w:t>
      </w:r>
      <w:r>
        <w:t>.</w:t>
      </w:r>
    </w:p>
    <w:p w14:paraId="42B4799D" w14:textId="77777777" w:rsidR="003E75AF" w:rsidRDefault="003E75AF" w:rsidP="003E75AF">
      <w:pPr>
        <w:pStyle w:val="Alg4"/>
        <w:numPr>
          <w:ilvl w:val="0"/>
          <w:numId w:val="1296"/>
        </w:numPr>
      </w:pPr>
      <w:r>
        <w:t xml:space="preserve">Set </w:t>
      </w:r>
      <w:r w:rsidRPr="00AB259F">
        <w:rPr>
          <w:i/>
          <w:iCs/>
        </w:rPr>
        <w:t>O’s</w:t>
      </w:r>
      <w:r>
        <w:t xml:space="preserve"> [[ViewedArrayBuffer]] to </w:t>
      </w:r>
      <w:r>
        <w:rPr>
          <w:i/>
        </w:rPr>
        <w:t>data</w:t>
      </w:r>
      <w:r>
        <w:rPr>
          <w:iCs/>
        </w:rPr>
        <w:t>.</w:t>
      </w:r>
    </w:p>
    <w:p w14:paraId="20AA44A5" w14:textId="77777777" w:rsidR="003E75AF" w:rsidRDefault="003E75AF" w:rsidP="003E75AF">
      <w:pPr>
        <w:pStyle w:val="Alg4"/>
        <w:numPr>
          <w:ilvl w:val="0"/>
          <w:numId w:val="1296"/>
        </w:numPr>
      </w:pPr>
      <w:r>
        <w:t xml:space="preserve">Set </w:t>
      </w:r>
      <w:r>
        <w:rPr>
          <w:i/>
        </w:rPr>
        <w:t>O</w:t>
      </w:r>
      <w:r>
        <w:t>’s [[ByteLength]] internal</w:t>
      </w:r>
      <w:r w:rsidRPr="00314265">
        <w:t xml:space="preserve"> </w:t>
      </w:r>
      <w:r>
        <w:t xml:space="preserve">data property to </w:t>
      </w:r>
      <w:r>
        <w:rPr>
          <w:i/>
          <w:iCs/>
        </w:rPr>
        <w:t>byteLength</w:t>
      </w:r>
      <w:r>
        <w:t>.</w:t>
      </w:r>
    </w:p>
    <w:p w14:paraId="3F1821CB" w14:textId="77777777" w:rsidR="003E75AF" w:rsidRDefault="003E75AF" w:rsidP="003E75AF">
      <w:pPr>
        <w:pStyle w:val="Alg4"/>
        <w:numPr>
          <w:ilvl w:val="0"/>
          <w:numId w:val="1296"/>
        </w:numPr>
      </w:pPr>
      <w:r>
        <w:t xml:space="preserve">Set </w:t>
      </w:r>
      <w:r>
        <w:rPr>
          <w:i/>
        </w:rPr>
        <w:t>O</w:t>
      </w:r>
      <w:r>
        <w:t>’s [[ByteOffset]] internal</w:t>
      </w:r>
      <w:r w:rsidRPr="00314265">
        <w:t xml:space="preserve"> </w:t>
      </w:r>
      <w:r>
        <w:t xml:space="preserve">data property to </w:t>
      </w:r>
      <w:r w:rsidRPr="008F22BF">
        <w:t>0</w:t>
      </w:r>
      <w:r>
        <w:t>.</w:t>
      </w:r>
    </w:p>
    <w:p w14:paraId="1BD536E6" w14:textId="77777777" w:rsidR="003E75AF" w:rsidRDefault="003E75AF" w:rsidP="003E75AF">
      <w:pPr>
        <w:pStyle w:val="Alg4"/>
        <w:numPr>
          <w:ilvl w:val="0"/>
          <w:numId w:val="1296"/>
        </w:numPr>
      </w:pPr>
      <w:r>
        <w:t xml:space="preserve">Set </w:t>
      </w:r>
      <w:r>
        <w:rPr>
          <w:i/>
        </w:rPr>
        <w:t>O</w:t>
      </w:r>
      <w:r>
        <w:t>’s [[ArrayLength]] internal</w:t>
      </w:r>
      <w:r w:rsidRPr="00314265">
        <w:t xml:space="preserve"> </w:t>
      </w:r>
      <w:r>
        <w:t xml:space="preserve">data property to </w:t>
      </w:r>
      <w:r>
        <w:rPr>
          <w:i/>
          <w:iCs/>
        </w:rPr>
        <w:t>elementLength</w:t>
      </w:r>
      <w:r>
        <w:t>.</w:t>
      </w:r>
    </w:p>
    <w:p w14:paraId="5DA7DA56" w14:textId="77777777" w:rsidR="003E75AF" w:rsidRPr="00E77497" w:rsidRDefault="003E75AF" w:rsidP="003E75AF">
      <w:pPr>
        <w:pStyle w:val="Alg4"/>
        <w:numPr>
          <w:ilvl w:val="0"/>
          <w:numId w:val="1296"/>
        </w:numPr>
        <w:spacing w:after="120"/>
      </w:pPr>
      <w:r w:rsidRPr="00E77497">
        <w:t xml:space="preserve">Return </w:t>
      </w:r>
      <w:r>
        <w:rPr>
          <w:i/>
        </w:rPr>
        <w:t>O</w:t>
      </w:r>
      <w:r w:rsidRPr="00E77497">
        <w:t>.</w:t>
      </w:r>
    </w:p>
    <w:p w14:paraId="0B700BB5" w14:textId="77777777" w:rsidR="003E75AF" w:rsidRDefault="003E75AF" w:rsidP="003E75AF">
      <w:pPr>
        <w:pStyle w:val="40"/>
      </w:pPr>
      <w:r>
        <w:t>%</w:t>
      </w:r>
      <w:r w:rsidRPr="00573628">
        <w:t>TypedArray</w:t>
      </w:r>
      <w:r>
        <w:t>%</w:t>
      </w:r>
      <w:r w:rsidDel="0087063A">
        <w:rPr>
          <w:i/>
        </w:rPr>
        <w:t xml:space="preserve"> </w:t>
      </w:r>
      <w:r>
        <w:t xml:space="preserve">( </w:t>
      </w:r>
      <w:commentRangeStart w:id="6471"/>
      <w:r>
        <w:t xml:space="preserve">array </w:t>
      </w:r>
      <w:commentRangeEnd w:id="6471"/>
      <w:r>
        <w:rPr>
          <w:rStyle w:val="af6"/>
          <w:b w:val="0"/>
        </w:rPr>
        <w:commentReference w:id="6471"/>
      </w:r>
      <w:r>
        <w:t>)</w:t>
      </w:r>
    </w:p>
    <w:p w14:paraId="647DD8E5" w14:textId="77777777"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first argument is Object and that object does not have either a [[ViewedArrayBuffer]] or a [[ArrayBufferData]] internal data property</w:t>
      </w:r>
      <w:r w:rsidRPr="00E77497">
        <w:t>.</w:t>
      </w:r>
    </w:p>
    <w:p w14:paraId="4AF6C798" w14:textId="77777777" w:rsidR="003E75AF" w:rsidRDefault="003E75AF" w:rsidP="003E75AF">
      <w:r>
        <w:t>%</w:t>
      </w:r>
      <w:r w:rsidRPr="00573628">
        <w:t>TypedArray</w:t>
      </w:r>
      <w:r>
        <w:t xml:space="preserve">% called with argument </w:t>
      </w:r>
      <w:r>
        <w:rPr>
          <w:rFonts w:ascii="Times New Roman" w:eastAsia="Times New Roman" w:hAnsi="Times New Roman"/>
          <w:i/>
          <w:iCs/>
          <w:spacing w:val="6"/>
          <w:lang w:eastAsia="en-US"/>
        </w:rPr>
        <w:t>array</w:t>
      </w:r>
      <w:r>
        <w:t xml:space="preserve"> performs the following steps:</w:t>
      </w:r>
    </w:p>
    <w:p w14:paraId="7853FC77" w14:textId="77777777" w:rsidR="003E75AF" w:rsidRDefault="003E75AF" w:rsidP="003E75AF">
      <w:pPr>
        <w:pStyle w:val="Alg4"/>
        <w:numPr>
          <w:ilvl w:val="0"/>
          <w:numId w:val="1297"/>
        </w:numPr>
      </w:pPr>
      <w:commentRangeStart w:id="6472"/>
      <w:r>
        <w:t>Assert:  Type(</w:t>
      </w:r>
      <w:r>
        <w:rPr>
          <w:i/>
          <w:iCs/>
        </w:rPr>
        <w:t>array</w:t>
      </w:r>
      <w:r>
        <w:t xml:space="preserve">) is Object and </w:t>
      </w:r>
      <w:r>
        <w:rPr>
          <w:i/>
          <w:iCs/>
        </w:rPr>
        <w:t>array</w:t>
      </w:r>
      <w:r>
        <w:t xml:space="preserve"> does not have either a [[ViewedArrayBuffer]] or a [[ArrayBufferData]] internal data property.</w:t>
      </w:r>
      <w:commentRangeEnd w:id="6472"/>
      <w:r>
        <w:rPr>
          <w:rStyle w:val="af6"/>
          <w:rFonts w:ascii="Arial" w:eastAsia="MS Mincho" w:hAnsi="Arial"/>
          <w:spacing w:val="0"/>
          <w:lang w:eastAsia="ja-JP"/>
        </w:rPr>
        <w:commentReference w:id="6472"/>
      </w:r>
    </w:p>
    <w:p w14:paraId="490950CC" w14:textId="77777777" w:rsidR="003E75AF" w:rsidRDefault="003E75AF" w:rsidP="003E75AF">
      <w:pPr>
        <w:pStyle w:val="Alg4"/>
        <w:numPr>
          <w:ilvl w:val="0"/>
          <w:numId w:val="1297"/>
        </w:numPr>
      </w:pPr>
      <w:r>
        <w:t xml:space="preserve">Let </w:t>
      </w:r>
      <w:r>
        <w:rPr>
          <w:i/>
        </w:rPr>
        <w:t>O</w:t>
      </w:r>
      <w:r>
        <w:t xml:space="preserve"> be the </w:t>
      </w:r>
      <w:r w:rsidRPr="00F94F77">
        <w:rPr>
          <w:b/>
        </w:rPr>
        <w:t>this</w:t>
      </w:r>
      <w:r>
        <w:t xml:space="preserve"> value.</w:t>
      </w:r>
    </w:p>
    <w:p w14:paraId="056D8DC9" w14:textId="77777777" w:rsidR="003E75AF" w:rsidRDefault="003E75AF" w:rsidP="003E75AF">
      <w:pPr>
        <w:pStyle w:val="Alg4"/>
        <w:numPr>
          <w:ilvl w:val="0"/>
          <w:numId w:val="1297"/>
        </w:numPr>
      </w:pPr>
      <w:r>
        <w:t xml:space="preserve">Let </w:t>
      </w:r>
      <w:r>
        <w:rPr>
          <w:i/>
          <w:iCs/>
        </w:rPr>
        <w:t>srcArray</w:t>
      </w:r>
      <w:r>
        <w:t xml:space="preserve"> be </w:t>
      </w:r>
      <w:r>
        <w:rPr>
          <w:i/>
          <w:iCs/>
        </w:rPr>
        <w:t>array</w:t>
      </w:r>
      <w:r>
        <w:t>.</w:t>
      </w:r>
    </w:p>
    <w:p w14:paraId="56E50C2B" w14:textId="77777777" w:rsidR="003E75AF" w:rsidRPr="00E77497" w:rsidRDefault="003E75AF" w:rsidP="003E75AF">
      <w:pPr>
        <w:pStyle w:val="Alg4"/>
        <w:numPr>
          <w:ilvl w:val="0"/>
          <w:numId w:val="1297"/>
        </w:numPr>
      </w:pPr>
      <w:r>
        <w:t>If Type(</w:t>
      </w:r>
      <w:r>
        <w:rPr>
          <w:i/>
        </w:rPr>
        <w:t>O</w:t>
      </w:r>
      <w:r>
        <w:rPr>
          <w:iCs/>
        </w:rPr>
        <w:t>)</w:t>
      </w:r>
      <w:r>
        <w:t xml:space="preserve"> is not Object or if </w:t>
      </w:r>
      <w:r>
        <w:rPr>
          <w:i/>
          <w:iCs/>
        </w:rPr>
        <w:t>O</w:t>
      </w:r>
      <w:r>
        <w:t xml:space="preserve"> does not have an [[ViewedArrayBuffer]] internal data property, then throw a </w:t>
      </w:r>
      <w:r w:rsidRPr="00647365">
        <w:rPr>
          <w:b/>
          <w:bCs/>
        </w:rPr>
        <w:t>TypeError</w:t>
      </w:r>
      <w:r>
        <w:t xml:space="preserve"> exception.</w:t>
      </w:r>
    </w:p>
    <w:p w14:paraId="2C10B7A5" w14:textId="77777777" w:rsidR="003E75AF" w:rsidRDefault="003E75AF" w:rsidP="003E75AF">
      <w:pPr>
        <w:pStyle w:val="Alg4"/>
        <w:numPr>
          <w:ilvl w:val="0"/>
          <w:numId w:val="1297"/>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14:paraId="18620F9B" w14:textId="77777777" w:rsidR="003E75AF" w:rsidRDefault="003E75AF" w:rsidP="003E75AF">
      <w:pPr>
        <w:pStyle w:val="Alg4"/>
        <w:numPr>
          <w:ilvl w:val="0"/>
          <w:numId w:val="1297"/>
        </w:numPr>
      </w:pPr>
      <w:r>
        <w:t xml:space="preserve">If </w:t>
      </w:r>
      <w:r>
        <w:rPr>
          <w:i/>
          <w:iCs/>
        </w:rPr>
        <w:t>O</w:t>
      </w:r>
      <w:r>
        <w:t xml:space="preserve"> does not have an [[TypedArrayName]] internal data property, then throw a </w:t>
      </w:r>
      <w:r w:rsidRPr="00AB259F">
        <w:rPr>
          <w:b/>
          <w:bCs/>
        </w:rPr>
        <w:t>TypeError</w:t>
      </w:r>
      <w:r>
        <w:t xml:space="preserve"> exception.</w:t>
      </w:r>
    </w:p>
    <w:p w14:paraId="04FD7EE9" w14:textId="77777777" w:rsidR="003E75AF" w:rsidRDefault="003E75AF" w:rsidP="003E75AF">
      <w:pPr>
        <w:pStyle w:val="Alg4"/>
        <w:numPr>
          <w:ilvl w:val="0"/>
          <w:numId w:val="1297"/>
        </w:numPr>
      </w:pPr>
      <w:r>
        <w:t xml:space="preserve">Let </w:t>
      </w:r>
      <w:r>
        <w:rPr>
          <w:i/>
          <w:iCs/>
        </w:rPr>
        <w:t>constructorName</w:t>
      </w:r>
      <w:r>
        <w:t xml:space="preserve"> be the string value </w:t>
      </w:r>
      <w:r>
        <w:rPr>
          <w:i/>
        </w:rPr>
        <w:t>O</w:t>
      </w:r>
      <w:r>
        <w:t>’s [[TypedArrayName]] internal</w:t>
      </w:r>
      <w:r w:rsidRPr="00314265">
        <w:t xml:space="preserve"> </w:t>
      </w:r>
      <w:r>
        <w:t>data property.</w:t>
      </w:r>
    </w:p>
    <w:p w14:paraId="0BFA5CB5" w14:textId="77777777" w:rsidR="003E75AF" w:rsidRDefault="003E75AF" w:rsidP="003E75AF">
      <w:pPr>
        <w:pStyle w:val="Alg4"/>
        <w:numPr>
          <w:ilvl w:val="0"/>
          <w:numId w:val="1297"/>
        </w:numPr>
      </w:pPr>
      <w:r>
        <w:t xml:space="preserve">Let </w:t>
      </w:r>
      <w:r>
        <w:rPr>
          <w:i/>
          <w:iCs/>
        </w:rPr>
        <w:t>elementType</w:t>
      </w:r>
      <w:r>
        <w:t xml:space="preserve"> be the string value of the Element Type value </w:t>
      </w:r>
      <w:r w:rsidR="004B439B">
        <w:t xml:space="preserve">in </w:t>
      </w:r>
      <w:r w:rsidR="004B439B">
        <w:fldChar w:fldCharType="begin"/>
      </w:r>
      <w:r w:rsidR="004B439B">
        <w:instrText xml:space="preserve"> REF _Ref366065074 \h </w:instrText>
      </w:r>
      <w:r w:rsidR="004B439B">
        <w:fldChar w:fldCharType="separate"/>
      </w:r>
      <w:r w:rsidR="00083CEC">
        <w:t xml:space="preserve">Table </w:t>
      </w:r>
      <w:r w:rsidR="00083CEC">
        <w:rPr>
          <w:noProof/>
        </w:rPr>
        <w:t>36</w:t>
      </w:r>
      <w:r w:rsidR="004B439B">
        <w:fldChar w:fldCharType="end"/>
      </w:r>
      <w:r w:rsidR="004B439B">
        <w:t xml:space="preserve"> </w:t>
      </w:r>
      <w:r>
        <w:t xml:space="preserve">for </w:t>
      </w:r>
      <w:r>
        <w:rPr>
          <w:i/>
          <w:iCs/>
        </w:rPr>
        <w:t>constructorName</w:t>
      </w:r>
      <w:r>
        <w:t>.</w:t>
      </w:r>
    </w:p>
    <w:p w14:paraId="1EC337BD" w14:textId="77777777" w:rsidR="003E75AF" w:rsidRDefault="003E75AF" w:rsidP="003E75AF">
      <w:pPr>
        <w:pStyle w:val="Alg4"/>
        <w:numPr>
          <w:ilvl w:val="0"/>
          <w:numId w:val="1297"/>
        </w:numPr>
      </w:pPr>
      <w:r>
        <w:t xml:space="preserve">Let </w:t>
      </w:r>
      <w:r>
        <w:rPr>
          <w:i/>
          <w:iCs/>
        </w:rPr>
        <w:t>arrayLength</w:t>
      </w:r>
      <w:r>
        <w:t xml:space="preserve"> be the result of Get(</w:t>
      </w:r>
      <w:r>
        <w:rPr>
          <w:i/>
          <w:iCs/>
        </w:rPr>
        <w:t>srcArray</w:t>
      </w:r>
      <w:r>
        <w:t xml:space="preserve">, </w:t>
      </w:r>
      <w:r w:rsidRPr="00E77497">
        <w:rPr>
          <w:b/>
        </w:rPr>
        <w:t>"</w:t>
      </w:r>
      <w:r>
        <w:rPr>
          <w:rFonts w:ascii="Courier New" w:hAnsi="Courier New" w:cs="Courier New"/>
          <w:b/>
        </w:rPr>
        <w:t>length</w:t>
      </w:r>
      <w:r w:rsidRPr="00E77497">
        <w:rPr>
          <w:b/>
        </w:rPr>
        <w:t>"</w:t>
      </w:r>
      <w:r>
        <w:t>).</w:t>
      </w:r>
    </w:p>
    <w:p w14:paraId="423E190A" w14:textId="77777777" w:rsidR="003E75AF" w:rsidRDefault="003E75AF" w:rsidP="003E75AF">
      <w:pPr>
        <w:pStyle w:val="Alg4"/>
        <w:numPr>
          <w:ilvl w:val="0"/>
          <w:numId w:val="1297"/>
        </w:numPr>
      </w:pPr>
      <w:r>
        <w:t xml:space="preserve">Let </w:t>
      </w:r>
      <w:r>
        <w:rPr>
          <w:i/>
          <w:iCs/>
        </w:rPr>
        <w:t>elementLength</w:t>
      </w:r>
      <w:r>
        <w:t xml:space="preserve"> be ToLength(</w:t>
      </w:r>
      <w:r>
        <w:rPr>
          <w:i/>
          <w:iCs/>
        </w:rPr>
        <w:t>arrayLength</w:t>
      </w:r>
      <w:r>
        <w:t xml:space="preserve"> ).</w:t>
      </w:r>
    </w:p>
    <w:p w14:paraId="63536421" w14:textId="77777777" w:rsidR="003E75AF" w:rsidRDefault="003E75AF" w:rsidP="003E75AF">
      <w:pPr>
        <w:pStyle w:val="Alg4"/>
        <w:numPr>
          <w:ilvl w:val="0"/>
          <w:numId w:val="1297"/>
        </w:numPr>
      </w:pPr>
      <w:r>
        <w:t>ReturnIfAbrupt(</w:t>
      </w:r>
      <w:r>
        <w:rPr>
          <w:i/>
          <w:iCs/>
        </w:rPr>
        <w:t>elementLength</w:t>
      </w:r>
      <w:r>
        <w:t>).</w:t>
      </w:r>
    </w:p>
    <w:p w14:paraId="11353B7B" w14:textId="77777777" w:rsidR="003E75AF" w:rsidRDefault="003E75AF" w:rsidP="003E75AF">
      <w:pPr>
        <w:pStyle w:val="Alg4"/>
        <w:numPr>
          <w:ilvl w:val="0"/>
          <w:numId w:val="1297"/>
        </w:numPr>
      </w:pPr>
      <w:r>
        <w:t xml:space="preserve">If </w:t>
      </w:r>
      <w:r w:rsidRPr="00B41D88">
        <w:rPr>
          <w:i/>
          <w:iCs/>
        </w:rPr>
        <w:t>elementLength</w:t>
      </w:r>
      <w:r>
        <w:t xml:space="preserve"> &lt; 0, then throw a </w:t>
      </w:r>
      <w:r>
        <w:rPr>
          <w:b/>
          <w:bCs/>
        </w:rPr>
        <w:t>RangeError</w:t>
      </w:r>
      <w:r>
        <w:t xml:space="preserve"> exception.</w:t>
      </w:r>
    </w:p>
    <w:p w14:paraId="423789F7" w14:textId="77777777" w:rsidR="003E75AF" w:rsidRDefault="003E75AF" w:rsidP="003E75AF">
      <w:pPr>
        <w:pStyle w:val="Alg4"/>
        <w:numPr>
          <w:ilvl w:val="0"/>
          <w:numId w:val="1297"/>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(%ArrayBuffer%)</w:t>
      </w:r>
      <w:r w:rsidRPr="00E77497">
        <w:t>.</w:t>
      </w:r>
    </w:p>
    <w:p w14:paraId="67B4AFFB" w14:textId="77777777" w:rsidR="003E75AF" w:rsidRPr="00E77497" w:rsidRDefault="003E75AF" w:rsidP="003E75AF">
      <w:pPr>
        <w:pStyle w:val="Alg4"/>
        <w:numPr>
          <w:ilvl w:val="0"/>
          <w:numId w:val="1297"/>
        </w:numPr>
      </w:pPr>
      <w:r>
        <w:t>ReturnIfAbrupt(</w:t>
      </w:r>
      <w:r>
        <w:rPr>
          <w:i/>
          <w:iCs/>
        </w:rPr>
        <w:t>data</w:t>
      </w:r>
      <w:r>
        <w:t>).</w:t>
      </w:r>
    </w:p>
    <w:p w14:paraId="19D01590" w14:textId="77777777" w:rsidR="003E75AF" w:rsidRDefault="003E75AF" w:rsidP="003E75AF">
      <w:pPr>
        <w:pStyle w:val="Alg4"/>
        <w:numPr>
          <w:ilvl w:val="0"/>
          <w:numId w:val="1297"/>
        </w:numPr>
      </w:pPr>
      <w:r>
        <w:t xml:space="preserve">Let </w:t>
      </w:r>
      <w:r>
        <w:rPr>
          <w:i/>
          <w:iCs/>
        </w:rPr>
        <w:t>elementSize</w:t>
      </w:r>
      <w:r>
        <w:t xml:space="preserve"> be the Size Element value </w:t>
      </w:r>
      <w:r w:rsidR="004B439B">
        <w:t xml:space="preserve">in </w:t>
      </w:r>
      <w:r w:rsidR="004B439B">
        <w:fldChar w:fldCharType="begin"/>
      </w:r>
      <w:r w:rsidR="004B439B">
        <w:instrText xml:space="preserve"> REF _Ref366065074 \h </w:instrText>
      </w:r>
      <w:r w:rsidR="004B439B">
        <w:fldChar w:fldCharType="separate"/>
      </w:r>
      <w:r w:rsidR="00083CEC">
        <w:t xml:space="preserve">Table </w:t>
      </w:r>
      <w:r w:rsidR="00083CEC">
        <w:rPr>
          <w:noProof/>
        </w:rPr>
        <w:t>36</w:t>
      </w:r>
      <w:r w:rsidR="004B439B">
        <w:fldChar w:fldCharType="end"/>
      </w:r>
      <w:r w:rsidR="004B439B">
        <w:t xml:space="preserve"> </w:t>
      </w:r>
      <w:r>
        <w:t xml:space="preserve">for </w:t>
      </w:r>
      <w:r>
        <w:rPr>
          <w:i/>
          <w:iCs/>
        </w:rPr>
        <w:t>constructorName</w:t>
      </w:r>
      <w:r>
        <w:t>.</w:t>
      </w:r>
    </w:p>
    <w:p w14:paraId="5ED805EF" w14:textId="77777777" w:rsidR="003E75AF" w:rsidRDefault="003E75AF" w:rsidP="003E75AF">
      <w:pPr>
        <w:pStyle w:val="Alg4"/>
        <w:numPr>
          <w:ilvl w:val="0"/>
          <w:numId w:val="1297"/>
        </w:numPr>
      </w:pPr>
      <w:r>
        <w:t xml:space="preserve">Let </w:t>
      </w:r>
      <w:r>
        <w:rPr>
          <w:i/>
          <w:iCs/>
        </w:rPr>
        <w:t>byteLength</w:t>
      </w:r>
      <w:r>
        <w:t xml:space="preserve"> be </w:t>
      </w:r>
      <w:r>
        <w:rPr>
          <w:i/>
          <w:iCs/>
        </w:rPr>
        <w:t>elementSize</w:t>
      </w:r>
      <w:r>
        <w:t xml:space="preserve"> × </w:t>
      </w:r>
      <w:r>
        <w:rPr>
          <w:i/>
          <w:iCs/>
        </w:rPr>
        <w:t>elementLength</w:t>
      </w:r>
      <w:r>
        <w:t>.</w:t>
      </w:r>
    </w:p>
    <w:p w14:paraId="20688CC0" w14:textId="77777777" w:rsidR="003E75AF" w:rsidRDefault="003E75AF" w:rsidP="003E75AF">
      <w:pPr>
        <w:pStyle w:val="Alg4"/>
        <w:numPr>
          <w:ilvl w:val="0"/>
          <w:numId w:val="1297"/>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14:paraId="65EC5CF1" w14:textId="77777777" w:rsidR="003E75AF" w:rsidRPr="00E77497" w:rsidRDefault="003E75AF" w:rsidP="003E75AF">
      <w:pPr>
        <w:pStyle w:val="Alg4"/>
        <w:numPr>
          <w:ilvl w:val="0"/>
          <w:numId w:val="1297"/>
        </w:numPr>
      </w:pPr>
      <w:r>
        <w:t>ReturnIfAbrupt(</w:t>
      </w:r>
      <w:r>
        <w:rPr>
          <w:i/>
          <w:iCs/>
        </w:rPr>
        <w:t>status</w:t>
      </w:r>
      <w:r>
        <w:t>).</w:t>
      </w:r>
    </w:p>
    <w:p w14:paraId="37B6766C" w14:textId="77777777" w:rsidR="003E75AF" w:rsidRPr="00E77497" w:rsidRDefault="003E75AF" w:rsidP="003E75AF">
      <w:pPr>
        <w:pStyle w:val="Alg4"/>
        <w:numPr>
          <w:ilvl w:val="0"/>
          <w:numId w:val="1297"/>
        </w:numPr>
      </w:pPr>
      <w:r w:rsidRPr="00E77497">
        <w:t xml:space="preserve">Let </w:t>
      </w:r>
      <w:r w:rsidRPr="00E77497">
        <w:rPr>
          <w:i/>
        </w:rPr>
        <w:t>k</w:t>
      </w:r>
      <w:r w:rsidRPr="00E77497">
        <w:t xml:space="preserve"> be 0.</w:t>
      </w:r>
    </w:p>
    <w:p w14:paraId="6DE9E426" w14:textId="77777777" w:rsidR="003E75AF" w:rsidRPr="00E77497" w:rsidRDefault="003E75AF" w:rsidP="003E75AF">
      <w:pPr>
        <w:pStyle w:val="Alg4"/>
        <w:numPr>
          <w:ilvl w:val="0"/>
          <w:numId w:val="1297"/>
        </w:numPr>
      </w:pPr>
      <w:r w:rsidRPr="00E77497">
        <w:t xml:space="preserve">Repeat, while </w:t>
      </w:r>
      <w:r w:rsidRPr="00E77497">
        <w:rPr>
          <w:i/>
        </w:rPr>
        <w:t xml:space="preserve">k </w:t>
      </w:r>
      <w:r w:rsidRPr="00E77497">
        <w:t xml:space="preserve">&lt; </w:t>
      </w:r>
      <w:r>
        <w:rPr>
          <w:i/>
          <w:iCs/>
        </w:rPr>
        <w:t>elementLength</w:t>
      </w:r>
    </w:p>
    <w:p w14:paraId="40E27A9E" w14:textId="77777777" w:rsidR="003E75AF" w:rsidRPr="00E77497" w:rsidRDefault="003E75AF" w:rsidP="003E75AF">
      <w:pPr>
        <w:pStyle w:val="Alg4"/>
        <w:numPr>
          <w:ilvl w:val="1"/>
          <w:numId w:val="1297"/>
        </w:numPr>
      </w:pPr>
      <w:r w:rsidRPr="00E77497">
        <w:t xml:space="preserve">Let </w:t>
      </w:r>
      <w:r w:rsidRPr="00E77497">
        <w:rPr>
          <w:i/>
        </w:rPr>
        <w:t>Pk</w:t>
      </w:r>
      <w:r w:rsidRPr="00E77497">
        <w:t xml:space="preserve"> be ToString(</w:t>
      </w:r>
      <w:r w:rsidRPr="00E77497">
        <w:rPr>
          <w:i/>
        </w:rPr>
        <w:t>k</w:t>
      </w:r>
      <w:r w:rsidRPr="00E77497">
        <w:t>).</w:t>
      </w:r>
    </w:p>
    <w:p w14:paraId="4B86E021" w14:textId="77777777" w:rsidR="003E75AF" w:rsidRPr="00E77497" w:rsidRDefault="003E75AF" w:rsidP="003E75AF">
      <w:pPr>
        <w:pStyle w:val="Alg4"/>
        <w:numPr>
          <w:ilvl w:val="1"/>
          <w:numId w:val="1297"/>
        </w:numPr>
        <w:tabs>
          <w:tab w:val="left" w:pos="2520"/>
        </w:tabs>
      </w:pPr>
      <w:r w:rsidRPr="00E77497">
        <w:t xml:space="preserve">Let </w:t>
      </w:r>
      <w:r w:rsidRPr="00E77497">
        <w:rPr>
          <w:i/>
        </w:rPr>
        <w:t>kValue</w:t>
      </w:r>
      <w:r w:rsidRPr="00E77497">
        <w:t xml:space="preserve"> be the result of Get</w:t>
      </w:r>
      <w:r>
        <w:t>(</w:t>
      </w:r>
      <w:r>
        <w:rPr>
          <w:i/>
          <w:iCs/>
        </w:rPr>
        <w:t>srcArray</w:t>
      </w:r>
      <w:r>
        <w:t>,</w:t>
      </w:r>
      <w:r w:rsidRPr="00E77497">
        <w:t xml:space="preserve"> </w:t>
      </w:r>
      <w:r w:rsidRPr="00E77497">
        <w:rPr>
          <w:i/>
        </w:rPr>
        <w:t>Pk</w:t>
      </w:r>
      <w:r>
        <w:rPr>
          <w:iCs/>
        </w:rPr>
        <w:t>)</w:t>
      </w:r>
      <w:r w:rsidRPr="00E77497">
        <w:t>.</w:t>
      </w:r>
    </w:p>
    <w:p w14:paraId="10513EF0" w14:textId="77777777" w:rsidR="003E75AF" w:rsidRDefault="003E75AF" w:rsidP="003E75AF">
      <w:pPr>
        <w:pStyle w:val="Alg4"/>
        <w:numPr>
          <w:ilvl w:val="1"/>
          <w:numId w:val="1297"/>
        </w:numPr>
        <w:contextualSpacing/>
      </w:pPr>
      <w:r>
        <w:t xml:space="preserve">Let </w:t>
      </w:r>
      <w:r>
        <w:rPr>
          <w:i/>
          <w:iCs/>
        </w:rPr>
        <w:t>kNumber</w:t>
      </w:r>
      <w:r>
        <w:t xml:space="preserve"> be ToNumber(</w:t>
      </w:r>
      <w:r w:rsidRPr="00E77497">
        <w:rPr>
          <w:i/>
        </w:rPr>
        <w:t>kValue</w:t>
      </w:r>
      <w:r>
        <w:t>).</w:t>
      </w:r>
    </w:p>
    <w:p w14:paraId="17E834B6" w14:textId="77777777" w:rsidR="003E75AF" w:rsidRPr="00E77497" w:rsidRDefault="003E75AF" w:rsidP="003E75AF">
      <w:pPr>
        <w:pStyle w:val="Alg4"/>
        <w:numPr>
          <w:ilvl w:val="1"/>
          <w:numId w:val="1297"/>
        </w:numPr>
        <w:contextualSpacing/>
      </w:pPr>
      <w:r>
        <w:t>ReturnIfAbrupt(</w:t>
      </w:r>
      <w:r>
        <w:rPr>
          <w:i/>
          <w:iCs/>
        </w:rPr>
        <w:t>kNumber</w:t>
      </w:r>
      <w:r>
        <w:t>).</w:t>
      </w:r>
    </w:p>
    <w:p w14:paraId="423AF472" w14:textId="77777777" w:rsidR="003E75AF" w:rsidRPr="00E77497" w:rsidRDefault="003E75AF" w:rsidP="003E75AF">
      <w:pPr>
        <w:pStyle w:val="Alg4"/>
        <w:numPr>
          <w:ilvl w:val="1"/>
          <w:numId w:val="1297"/>
        </w:numPr>
        <w:tabs>
          <w:tab w:val="left" w:pos="2520"/>
        </w:tabs>
      </w:pPr>
      <w:r>
        <w:t>Perform SetValueInBuffer(</w:t>
      </w:r>
      <w:r>
        <w:rPr>
          <w:i/>
          <w:iCs/>
        </w:rPr>
        <w:t>data</w:t>
      </w:r>
      <w:r>
        <w:t xml:space="preserve">, </w:t>
      </w:r>
      <w:r>
        <w:rPr>
          <w:i/>
          <w:iCs/>
        </w:rPr>
        <w:t>k ×</w:t>
      </w:r>
      <w:r w:rsidRPr="0020112B">
        <w:rPr>
          <w:i/>
          <w:iCs/>
        </w:rPr>
        <w:t xml:space="preserve"> </w:t>
      </w:r>
      <w:r>
        <w:rPr>
          <w:i/>
          <w:iCs/>
        </w:rPr>
        <w:t>elementSize</w:t>
      </w:r>
      <w:r>
        <w:t>,</w:t>
      </w:r>
      <w:r w:rsidRPr="00AD0AC9">
        <w:rPr>
          <w:i/>
          <w:iCs/>
        </w:rPr>
        <w:t xml:space="preserve"> </w:t>
      </w:r>
      <w:r>
        <w:rPr>
          <w:i/>
          <w:iCs/>
        </w:rPr>
        <w:t>elementType</w:t>
      </w:r>
      <w:r>
        <w:t xml:space="preserve">, </w:t>
      </w:r>
      <w:r>
        <w:rPr>
          <w:i/>
          <w:iCs/>
        </w:rPr>
        <w:t>kNumber</w:t>
      </w:r>
      <w:r>
        <w:t>)</w:t>
      </w:r>
      <w:r w:rsidRPr="00E77497">
        <w:t>.</w:t>
      </w:r>
    </w:p>
    <w:p w14:paraId="6AC09A72" w14:textId="77777777" w:rsidR="003E75AF" w:rsidRPr="00E77497" w:rsidRDefault="003E75AF" w:rsidP="003E75AF">
      <w:pPr>
        <w:pStyle w:val="Alg4"/>
        <w:numPr>
          <w:ilvl w:val="1"/>
          <w:numId w:val="1297"/>
        </w:numPr>
      </w:pPr>
      <w:r w:rsidRPr="00E77497">
        <w:t xml:space="preserve">Increase </w:t>
      </w:r>
      <w:r w:rsidRPr="00E77497">
        <w:rPr>
          <w:i/>
        </w:rPr>
        <w:t>k</w:t>
      </w:r>
      <w:r w:rsidRPr="00E77497">
        <w:t xml:space="preserve"> by 1.</w:t>
      </w:r>
    </w:p>
    <w:p w14:paraId="79F1E9DE" w14:textId="77777777" w:rsidR="003E75AF" w:rsidRDefault="003E75AF" w:rsidP="003E75AF">
      <w:pPr>
        <w:pStyle w:val="Alg4"/>
        <w:numPr>
          <w:ilvl w:val="0"/>
          <w:numId w:val="1297"/>
        </w:numPr>
      </w:pPr>
      <w:r>
        <w:t xml:space="preserve">Set </w:t>
      </w:r>
      <w:r w:rsidRPr="00AB259F">
        <w:rPr>
          <w:i/>
          <w:iCs/>
        </w:rPr>
        <w:t>O’s</w:t>
      </w:r>
      <w:r>
        <w:t xml:space="preserve"> [[ViewedArrayBuffer]] to </w:t>
      </w:r>
      <w:r>
        <w:rPr>
          <w:i/>
        </w:rPr>
        <w:t>data</w:t>
      </w:r>
      <w:r>
        <w:rPr>
          <w:iCs/>
        </w:rPr>
        <w:t>.</w:t>
      </w:r>
    </w:p>
    <w:p w14:paraId="50A5DD69" w14:textId="77777777" w:rsidR="003E75AF" w:rsidRDefault="003E75AF" w:rsidP="003E75AF">
      <w:pPr>
        <w:pStyle w:val="Alg4"/>
        <w:numPr>
          <w:ilvl w:val="0"/>
          <w:numId w:val="1297"/>
        </w:numPr>
      </w:pPr>
      <w:r>
        <w:t xml:space="preserve">Set </w:t>
      </w:r>
      <w:r>
        <w:rPr>
          <w:i/>
        </w:rPr>
        <w:t>O</w:t>
      </w:r>
      <w:r>
        <w:t>’s [[ByteLength]] internal</w:t>
      </w:r>
      <w:r w:rsidRPr="00314265">
        <w:t xml:space="preserve"> </w:t>
      </w:r>
      <w:r>
        <w:t xml:space="preserve">data property to </w:t>
      </w:r>
      <w:r>
        <w:rPr>
          <w:i/>
          <w:iCs/>
        </w:rPr>
        <w:t>byteLength</w:t>
      </w:r>
      <w:r>
        <w:t>.</w:t>
      </w:r>
    </w:p>
    <w:p w14:paraId="062BF76A" w14:textId="77777777" w:rsidR="003E75AF" w:rsidRDefault="003E75AF" w:rsidP="003E75AF">
      <w:pPr>
        <w:pStyle w:val="Alg4"/>
        <w:numPr>
          <w:ilvl w:val="0"/>
          <w:numId w:val="1297"/>
        </w:numPr>
      </w:pPr>
      <w:r>
        <w:t xml:space="preserve">Set </w:t>
      </w:r>
      <w:r>
        <w:rPr>
          <w:i/>
        </w:rPr>
        <w:t>O</w:t>
      </w:r>
      <w:r>
        <w:t>’s [[ByteOffset]] internal</w:t>
      </w:r>
      <w:r w:rsidRPr="00314265">
        <w:t xml:space="preserve"> </w:t>
      </w:r>
      <w:r>
        <w:t xml:space="preserve">data property to </w:t>
      </w:r>
      <w:r w:rsidRPr="008F22BF">
        <w:t>0</w:t>
      </w:r>
      <w:r>
        <w:t>.</w:t>
      </w:r>
    </w:p>
    <w:p w14:paraId="5FBF510F" w14:textId="77777777" w:rsidR="003E75AF" w:rsidRDefault="003E75AF" w:rsidP="003E75AF">
      <w:pPr>
        <w:pStyle w:val="Alg4"/>
        <w:numPr>
          <w:ilvl w:val="0"/>
          <w:numId w:val="1297"/>
        </w:numPr>
      </w:pPr>
      <w:r>
        <w:t xml:space="preserve">Set </w:t>
      </w:r>
      <w:r>
        <w:rPr>
          <w:i/>
        </w:rPr>
        <w:t>O</w:t>
      </w:r>
      <w:r>
        <w:t>’s [[ArrayLength]] internal</w:t>
      </w:r>
      <w:r w:rsidRPr="00314265">
        <w:t xml:space="preserve"> </w:t>
      </w:r>
      <w:r>
        <w:t xml:space="preserve">data property to </w:t>
      </w:r>
      <w:r>
        <w:rPr>
          <w:i/>
          <w:iCs/>
        </w:rPr>
        <w:t>elementLength</w:t>
      </w:r>
      <w:r>
        <w:t>.</w:t>
      </w:r>
    </w:p>
    <w:p w14:paraId="49958517" w14:textId="77777777" w:rsidR="003E75AF" w:rsidRPr="00E77497" w:rsidRDefault="003E75AF" w:rsidP="003E75AF">
      <w:pPr>
        <w:pStyle w:val="Alg4"/>
        <w:numPr>
          <w:ilvl w:val="0"/>
          <w:numId w:val="1297"/>
        </w:numPr>
        <w:spacing w:after="120"/>
      </w:pPr>
      <w:r w:rsidRPr="00E77497">
        <w:t xml:space="preserve">Return </w:t>
      </w:r>
      <w:r>
        <w:rPr>
          <w:i/>
        </w:rPr>
        <w:t>O</w:t>
      </w:r>
      <w:r w:rsidRPr="00E77497">
        <w:t>.</w:t>
      </w:r>
    </w:p>
    <w:p w14:paraId="081F98A1" w14:textId="77777777" w:rsidR="003E75AF" w:rsidRDefault="003E75AF" w:rsidP="003E75AF">
      <w:pPr>
        <w:pStyle w:val="40"/>
      </w:pPr>
      <w:r>
        <w:t>%</w:t>
      </w:r>
      <w:r w:rsidRPr="00573628">
        <w:t>TypedArray</w:t>
      </w:r>
      <w:r>
        <w:t>%</w:t>
      </w:r>
      <w:r w:rsidDel="0087063A">
        <w:rPr>
          <w:i/>
        </w:rPr>
        <w:t xml:space="preserve"> </w:t>
      </w:r>
      <w:r>
        <w:t>( buffer, byteOffset=0, length=undefined )</w:t>
      </w:r>
    </w:p>
    <w:p w14:paraId="3F2F00BA" w14:textId="77777777"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 [[ArrayBufferData]] internal data property</w:t>
      </w:r>
      <w:r w:rsidRPr="00E77497">
        <w:t>.</w:t>
      </w:r>
    </w:p>
    <w:p w14:paraId="093BA7CE" w14:textId="77777777" w:rsidR="003E75AF" w:rsidRDefault="003E75AF" w:rsidP="003E75AF">
      <w:r>
        <w:t>%</w:t>
      </w:r>
      <w:r w:rsidRPr="00573628">
        <w:t>TypedArray</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14:paraId="50A14135" w14:textId="77777777" w:rsidR="003E75AF" w:rsidRDefault="003E75AF" w:rsidP="003E75AF">
      <w:pPr>
        <w:pStyle w:val="Alg4"/>
        <w:numPr>
          <w:ilvl w:val="0"/>
          <w:numId w:val="1299"/>
        </w:numPr>
      </w:pPr>
      <w:r>
        <w:t>Assert:  Type(</w:t>
      </w:r>
      <w:r>
        <w:rPr>
          <w:i/>
          <w:iCs/>
        </w:rPr>
        <w:t>buffer</w:t>
      </w:r>
      <w:r>
        <w:t xml:space="preserve">) is Object and </w:t>
      </w:r>
      <w:r>
        <w:rPr>
          <w:i/>
          <w:iCs/>
        </w:rPr>
        <w:t>buffer</w:t>
      </w:r>
      <w:r>
        <w:t xml:space="preserve"> has a [[ArrayBufferData]] internal data property.</w:t>
      </w:r>
      <w:r>
        <w:rPr>
          <w:rStyle w:val="af6"/>
          <w:rFonts w:ascii="Arial" w:eastAsia="MS Mincho" w:hAnsi="Arial"/>
          <w:spacing w:val="0"/>
          <w:lang w:eastAsia="ja-JP"/>
        </w:rPr>
        <w:commentReference w:id="6473"/>
      </w:r>
    </w:p>
    <w:p w14:paraId="554F7102" w14:textId="77777777" w:rsidR="003E75AF" w:rsidRDefault="003E75AF" w:rsidP="003E75AF">
      <w:pPr>
        <w:pStyle w:val="Alg4"/>
        <w:numPr>
          <w:ilvl w:val="0"/>
          <w:numId w:val="1299"/>
        </w:numPr>
      </w:pPr>
      <w:r>
        <w:t xml:space="preserve">Let </w:t>
      </w:r>
      <w:r>
        <w:rPr>
          <w:i/>
        </w:rPr>
        <w:t>O</w:t>
      </w:r>
      <w:r>
        <w:t xml:space="preserve"> be the </w:t>
      </w:r>
      <w:r w:rsidRPr="00F94F77">
        <w:rPr>
          <w:b/>
        </w:rPr>
        <w:t>this</w:t>
      </w:r>
      <w:r>
        <w:t xml:space="preserve"> value.</w:t>
      </w:r>
    </w:p>
    <w:p w14:paraId="63AF4300" w14:textId="77777777" w:rsidR="003E75AF" w:rsidRDefault="003E75AF" w:rsidP="003E75AF">
      <w:pPr>
        <w:pStyle w:val="Alg4"/>
        <w:numPr>
          <w:ilvl w:val="0"/>
          <w:numId w:val="1299"/>
        </w:numPr>
      </w:pPr>
      <w:r>
        <w:t xml:space="preserve">If the value of </w:t>
      </w:r>
      <w:r>
        <w:rPr>
          <w:i/>
        </w:rPr>
        <w:t>buffer</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14:paraId="55AA38B5" w14:textId="77777777" w:rsidR="003E75AF" w:rsidRPr="00E77497" w:rsidRDefault="003E75AF" w:rsidP="003E75AF">
      <w:pPr>
        <w:pStyle w:val="Alg4"/>
        <w:numPr>
          <w:ilvl w:val="0"/>
          <w:numId w:val="1299"/>
        </w:numPr>
      </w:pPr>
      <w:r>
        <w:t>If Type(</w:t>
      </w:r>
      <w:r>
        <w:rPr>
          <w:i/>
        </w:rPr>
        <w:t>O</w:t>
      </w:r>
      <w:r>
        <w:rPr>
          <w:iCs/>
        </w:rPr>
        <w:t>)</w:t>
      </w:r>
      <w:r>
        <w:t xml:space="preserve"> is not Object or if </w:t>
      </w:r>
      <w:r>
        <w:rPr>
          <w:i/>
          <w:iCs/>
        </w:rPr>
        <w:t>O</w:t>
      </w:r>
      <w:r>
        <w:t xml:space="preserve"> does not have an [[ViewedArrayBuffer]] internal data property, then throw a </w:t>
      </w:r>
      <w:r w:rsidRPr="00F5744B">
        <w:rPr>
          <w:b/>
          <w:bCs/>
        </w:rPr>
        <w:t>TypeError</w:t>
      </w:r>
      <w:r>
        <w:t xml:space="preserve"> exception.</w:t>
      </w:r>
    </w:p>
    <w:p w14:paraId="7E4E4C32" w14:textId="77777777" w:rsidR="003E75AF" w:rsidRDefault="003E75AF" w:rsidP="003E75AF">
      <w:pPr>
        <w:pStyle w:val="Alg4"/>
        <w:numPr>
          <w:ilvl w:val="0"/>
          <w:numId w:val="1299"/>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14:paraId="1CCE0F34" w14:textId="77777777" w:rsidR="003E75AF" w:rsidRDefault="003E75AF" w:rsidP="003E75AF">
      <w:pPr>
        <w:pStyle w:val="Alg4"/>
        <w:numPr>
          <w:ilvl w:val="0"/>
          <w:numId w:val="1299"/>
        </w:numPr>
      </w:pPr>
      <w:r>
        <w:t xml:space="preserve">If </w:t>
      </w:r>
      <w:r>
        <w:rPr>
          <w:i/>
          <w:iCs/>
        </w:rPr>
        <w:t>O</w:t>
      </w:r>
      <w:r>
        <w:t xml:space="preserve"> does not have an [[TypedArrayName]] internal data property, then throw a </w:t>
      </w:r>
      <w:r w:rsidRPr="00AB259F">
        <w:rPr>
          <w:b/>
          <w:bCs/>
        </w:rPr>
        <w:t>TypeError</w:t>
      </w:r>
      <w:r>
        <w:t xml:space="preserve"> exception.</w:t>
      </w:r>
    </w:p>
    <w:p w14:paraId="282A0D3E" w14:textId="77777777" w:rsidR="003E75AF" w:rsidRDefault="003E75AF" w:rsidP="003E75AF">
      <w:pPr>
        <w:pStyle w:val="Alg4"/>
        <w:numPr>
          <w:ilvl w:val="0"/>
          <w:numId w:val="1299"/>
        </w:numPr>
      </w:pPr>
      <w:r>
        <w:t xml:space="preserve">Let </w:t>
      </w:r>
      <w:r>
        <w:rPr>
          <w:i/>
          <w:iCs/>
        </w:rPr>
        <w:t>constructorName</w:t>
      </w:r>
      <w:r>
        <w:t xml:space="preserve"> be the string value </w:t>
      </w:r>
      <w:r>
        <w:rPr>
          <w:i/>
        </w:rPr>
        <w:t>O</w:t>
      </w:r>
      <w:r>
        <w:t>’s [[TypedArrayName]] internal</w:t>
      </w:r>
      <w:r w:rsidRPr="00314265">
        <w:t xml:space="preserve"> </w:t>
      </w:r>
      <w:r>
        <w:t>data property.</w:t>
      </w:r>
    </w:p>
    <w:p w14:paraId="704AC4B5" w14:textId="77777777" w:rsidR="003E75AF" w:rsidRDefault="003E75AF" w:rsidP="003E75AF">
      <w:pPr>
        <w:pStyle w:val="Alg4"/>
        <w:numPr>
          <w:ilvl w:val="0"/>
          <w:numId w:val="1299"/>
        </w:numPr>
      </w:pPr>
      <w:r>
        <w:t xml:space="preserve">Let </w:t>
      </w:r>
      <w:r>
        <w:rPr>
          <w:i/>
          <w:iCs/>
        </w:rPr>
        <w:t>elementType</w:t>
      </w:r>
      <w:r>
        <w:t xml:space="preserve"> be the string value of the Element Type value </w:t>
      </w:r>
      <w:r w:rsidR="004B439B">
        <w:t xml:space="preserve">in </w:t>
      </w:r>
      <w:r w:rsidR="004B439B">
        <w:fldChar w:fldCharType="begin"/>
      </w:r>
      <w:r w:rsidR="004B439B">
        <w:instrText xml:space="preserve"> REF _Ref366065074 \h </w:instrText>
      </w:r>
      <w:r w:rsidR="004B439B">
        <w:fldChar w:fldCharType="separate"/>
      </w:r>
      <w:r w:rsidR="00083CEC">
        <w:t xml:space="preserve">Table </w:t>
      </w:r>
      <w:r w:rsidR="00083CEC">
        <w:rPr>
          <w:noProof/>
        </w:rPr>
        <w:t>36</w:t>
      </w:r>
      <w:r w:rsidR="004B439B">
        <w:fldChar w:fldCharType="end"/>
      </w:r>
      <w:r w:rsidR="004B439B">
        <w:t xml:space="preserve"> </w:t>
      </w:r>
      <w:r>
        <w:t xml:space="preserve">for </w:t>
      </w:r>
      <w:r>
        <w:rPr>
          <w:i/>
          <w:iCs/>
        </w:rPr>
        <w:t>constructorName</w:t>
      </w:r>
      <w:r>
        <w:t>.</w:t>
      </w:r>
    </w:p>
    <w:p w14:paraId="7F695500" w14:textId="77777777" w:rsidR="003E75AF" w:rsidRDefault="003E75AF" w:rsidP="003E75AF">
      <w:pPr>
        <w:pStyle w:val="Alg4"/>
        <w:numPr>
          <w:ilvl w:val="0"/>
          <w:numId w:val="1299"/>
        </w:numPr>
      </w:pPr>
      <w:r>
        <w:t xml:space="preserve">Let </w:t>
      </w:r>
      <w:r w:rsidRPr="00BA47D7">
        <w:rPr>
          <w:i/>
          <w:iCs/>
        </w:rPr>
        <w:t>element</w:t>
      </w:r>
      <w:r>
        <w:rPr>
          <w:i/>
          <w:iCs/>
        </w:rPr>
        <w:t>Size</w:t>
      </w:r>
      <w:r>
        <w:t xml:space="preserve"> be the Number value of the Element Size value </w:t>
      </w:r>
      <w:r w:rsidR="004B439B">
        <w:t xml:space="preserve">in </w:t>
      </w:r>
      <w:r w:rsidR="004B439B">
        <w:fldChar w:fldCharType="begin"/>
      </w:r>
      <w:r w:rsidR="004B439B">
        <w:instrText xml:space="preserve"> REF _Ref366065074 \h </w:instrText>
      </w:r>
      <w:r w:rsidR="004B439B">
        <w:fldChar w:fldCharType="separate"/>
      </w:r>
      <w:r w:rsidR="00083CEC">
        <w:t xml:space="preserve">Table </w:t>
      </w:r>
      <w:r w:rsidR="00083CEC">
        <w:rPr>
          <w:noProof/>
        </w:rPr>
        <w:t>36</w:t>
      </w:r>
      <w:r w:rsidR="004B439B">
        <w:fldChar w:fldCharType="end"/>
      </w:r>
      <w:r w:rsidR="004B439B">
        <w:t xml:space="preserve"> </w:t>
      </w:r>
      <w:r>
        <w:t xml:space="preserve">for </w:t>
      </w:r>
      <w:r>
        <w:rPr>
          <w:i/>
          <w:iCs/>
        </w:rPr>
        <w:t>constructorName</w:t>
      </w:r>
      <w:r>
        <w:t>.</w:t>
      </w:r>
    </w:p>
    <w:p w14:paraId="06EEEDF2" w14:textId="77777777" w:rsidR="003E75AF" w:rsidRDefault="003E75AF" w:rsidP="003E75AF">
      <w:pPr>
        <w:pStyle w:val="Alg4"/>
        <w:numPr>
          <w:ilvl w:val="0"/>
          <w:numId w:val="1299"/>
        </w:numPr>
      </w:pPr>
      <w:r>
        <w:t xml:space="preserve">Let </w:t>
      </w:r>
      <w:r>
        <w:rPr>
          <w:i/>
          <w:iCs/>
        </w:rPr>
        <w:t>offset</w:t>
      </w:r>
      <w:r>
        <w:t xml:space="preserve"> be ToInteger(</w:t>
      </w:r>
      <w:r>
        <w:rPr>
          <w:i/>
          <w:iCs/>
        </w:rPr>
        <w:t>byteOffset</w:t>
      </w:r>
      <w:r>
        <w:t>).</w:t>
      </w:r>
    </w:p>
    <w:p w14:paraId="172B03A8" w14:textId="77777777" w:rsidR="003E75AF" w:rsidRDefault="003E75AF" w:rsidP="003E75AF">
      <w:pPr>
        <w:pStyle w:val="Alg4"/>
        <w:numPr>
          <w:ilvl w:val="0"/>
          <w:numId w:val="1299"/>
        </w:numPr>
      </w:pPr>
      <w:commentRangeStart w:id="6474"/>
      <w:r>
        <w:t>ReturnIfAbrupt(</w:t>
      </w:r>
      <w:r>
        <w:rPr>
          <w:i/>
          <w:iCs/>
        </w:rPr>
        <w:t>offset</w:t>
      </w:r>
      <w:r>
        <w:t>).</w:t>
      </w:r>
      <w:commentRangeEnd w:id="6474"/>
      <w:r>
        <w:rPr>
          <w:rStyle w:val="af6"/>
          <w:rFonts w:ascii="Arial" w:eastAsia="MS Mincho" w:hAnsi="Arial"/>
          <w:spacing w:val="0"/>
          <w:lang w:eastAsia="ja-JP"/>
        </w:rPr>
        <w:commentReference w:id="6474"/>
      </w:r>
    </w:p>
    <w:p w14:paraId="6837F3FC" w14:textId="77777777" w:rsidR="003E75AF" w:rsidRDefault="003E75AF" w:rsidP="003E75AF">
      <w:pPr>
        <w:pStyle w:val="Alg4"/>
        <w:numPr>
          <w:ilvl w:val="0"/>
          <w:numId w:val="1299"/>
        </w:numPr>
      </w:pPr>
      <w:r>
        <w:t xml:space="preserve">If </w:t>
      </w:r>
      <w:r>
        <w:rPr>
          <w:i/>
          <w:iCs/>
        </w:rPr>
        <w:t>offset</w:t>
      </w:r>
      <w:r>
        <w:t xml:space="preserve"> &lt; 0, then throw a </w:t>
      </w:r>
      <w:r w:rsidRPr="004B4AF5">
        <w:rPr>
          <w:b/>
          <w:bCs/>
        </w:rPr>
        <w:t>RangeError</w:t>
      </w:r>
      <w:r>
        <w:t xml:space="preserve"> exception.</w:t>
      </w:r>
    </w:p>
    <w:p w14:paraId="4597EDFA" w14:textId="77777777" w:rsidR="003E75AF" w:rsidRDefault="003E75AF" w:rsidP="003E75AF">
      <w:pPr>
        <w:pStyle w:val="Alg4"/>
        <w:numPr>
          <w:ilvl w:val="0"/>
          <w:numId w:val="1299"/>
        </w:numPr>
      </w:pPr>
      <w:r>
        <w:t xml:space="preserve">If </w:t>
      </w:r>
      <w:r>
        <w:rPr>
          <w:i/>
          <w:iCs/>
        </w:rPr>
        <w:t>offset</w:t>
      </w:r>
      <w:r>
        <w:t xml:space="preserve"> modulo </w:t>
      </w:r>
      <w:r>
        <w:rPr>
          <w:i/>
          <w:iCs/>
        </w:rPr>
        <w:t>elementSize</w:t>
      </w:r>
      <w:r>
        <w:t xml:space="preserve"> ≠ 0, then throw a </w:t>
      </w:r>
      <w:r>
        <w:rPr>
          <w:b/>
          <w:bCs/>
        </w:rPr>
        <w:t>RangeError</w:t>
      </w:r>
      <w:r>
        <w:t xml:space="preserve"> exception.</w:t>
      </w:r>
    </w:p>
    <w:p w14:paraId="70916B15" w14:textId="77777777" w:rsidR="003E75AF" w:rsidRDefault="003E75AF" w:rsidP="003E75AF">
      <w:pPr>
        <w:pStyle w:val="Alg4"/>
        <w:numPr>
          <w:ilvl w:val="0"/>
          <w:numId w:val="1299"/>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14:paraId="15C5E79D" w14:textId="77777777" w:rsidR="003E75AF" w:rsidRDefault="003E75AF" w:rsidP="003E75AF">
      <w:pPr>
        <w:pStyle w:val="Alg4"/>
        <w:numPr>
          <w:ilvl w:val="0"/>
          <w:numId w:val="1299"/>
        </w:numPr>
      </w:pPr>
      <w:r>
        <w:t xml:space="preserve">If </w:t>
      </w:r>
      <w:r>
        <w:rPr>
          <w:i/>
          <w:iCs/>
        </w:rPr>
        <w:t xml:space="preserve">offset </w:t>
      </w:r>
      <w:r>
        <w:t>+</w:t>
      </w:r>
      <w:r w:rsidRPr="00B27B9B">
        <w:rPr>
          <w:i/>
          <w:iCs/>
        </w:rPr>
        <w:t xml:space="preserve"> </w:t>
      </w:r>
      <w:r>
        <w:rPr>
          <w:i/>
          <w:iCs/>
        </w:rPr>
        <w:t>elementSize</w:t>
      </w:r>
      <w:r w:rsidRPr="00B27B9B">
        <w:t xml:space="preserve">  </w:t>
      </w:r>
      <w:r>
        <w:t xml:space="preserve">≥ </w:t>
      </w:r>
      <w:r w:rsidRPr="001C2F19">
        <w:rPr>
          <w:i/>
          <w:iCs/>
        </w:rPr>
        <w:t>bufferByteLength</w:t>
      </w:r>
      <w:r>
        <w:t xml:space="preserve">, then throw a </w:t>
      </w:r>
      <w:r w:rsidRPr="004B4AF5">
        <w:rPr>
          <w:b/>
          <w:bCs/>
        </w:rPr>
        <w:t>RangeError</w:t>
      </w:r>
      <w:r>
        <w:t xml:space="preserve"> exception.</w:t>
      </w:r>
    </w:p>
    <w:p w14:paraId="64532390" w14:textId="77777777" w:rsidR="003E75AF" w:rsidRDefault="003E75AF" w:rsidP="003E75AF">
      <w:pPr>
        <w:pStyle w:val="Alg4"/>
        <w:numPr>
          <w:ilvl w:val="0"/>
          <w:numId w:val="1299"/>
        </w:numPr>
      </w:pPr>
      <w:r>
        <w:t xml:space="preserve">If </w:t>
      </w:r>
      <w:r>
        <w:rPr>
          <w:i/>
          <w:iCs/>
        </w:rPr>
        <w:t>length</w:t>
      </w:r>
      <w:r>
        <w:t xml:space="preserve"> is </w:t>
      </w:r>
      <w:r>
        <w:rPr>
          <w:b/>
          <w:bCs/>
        </w:rPr>
        <w:t>undefined</w:t>
      </w:r>
      <w:r>
        <w:t>, then</w:t>
      </w:r>
    </w:p>
    <w:p w14:paraId="6488279F" w14:textId="77777777" w:rsidR="003E75AF" w:rsidRDefault="003E75AF" w:rsidP="003E75AF">
      <w:pPr>
        <w:pStyle w:val="Alg4"/>
        <w:numPr>
          <w:ilvl w:val="1"/>
          <w:numId w:val="1299"/>
        </w:numPr>
      </w:pPr>
      <w:r>
        <w:t xml:space="preserve">If </w:t>
      </w:r>
      <w:r w:rsidRPr="001C2F19">
        <w:rPr>
          <w:i/>
          <w:iCs/>
        </w:rPr>
        <w:t>bufferByteLength</w:t>
      </w:r>
      <w:r>
        <w:t xml:space="preserve"> modulo </w:t>
      </w:r>
      <w:r>
        <w:rPr>
          <w:i/>
          <w:iCs/>
        </w:rPr>
        <w:t>elementSize</w:t>
      </w:r>
      <w:r>
        <w:t xml:space="preserve"> ≠ 0, then throw a </w:t>
      </w:r>
      <w:r>
        <w:rPr>
          <w:b/>
          <w:bCs/>
        </w:rPr>
        <w:t>RangeError</w:t>
      </w:r>
      <w:r>
        <w:t xml:space="preserve"> exception.</w:t>
      </w:r>
    </w:p>
    <w:p w14:paraId="5664F692" w14:textId="77777777" w:rsidR="003E75AF" w:rsidRDefault="003E75AF" w:rsidP="003E75AF">
      <w:pPr>
        <w:pStyle w:val="Alg4"/>
        <w:numPr>
          <w:ilvl w:val="1"/>
          <w:numId w:val="1299"/>
        </w:numPr>
      </w:pPr>
      <w:r>
        <w:t xml:space="preserve">Let </w:t>
      </w:r>
      <w:r>
        <w:rPr>
          <w:i/>
          <w:iCs/>
        </w:rPr>
        <w:t>newByteLength</w:t>
      </w:r>
      <w:r>
        <w:t xml:space="preserve"> be </w:t>
      </w:r>
      <w:r w:rsidRPr="001C2F19">
        <w:rPr>
          <w:i/>
          <w:iCs/>
        </w:rPr>
        <w:t>bufferByteLength</w:t>
      </w:r>
      <w:r>
        <w:t xml:space="preserve"> – </w:t>
      </w:r>
      <w:r>
        <w:rPr>
          <w:i/>
          <w:iCs/>
        </w:rPr>
        <w:t>offset</w:t>
      </w:r>
      <w:r>
        <w:t>.</w:t>
      </w:r>
    </w:p>
    <w:p w14:paraId="7A5429E2" w14:textId="77777777" w:rsidR="003E75AF" w:rsidRDefault="003E75AF" w:rsidP="003E75AF">
      <w:pPr>
        <w:pStyle w:val="Alg4"/>
        <w:numPr>
          <w:ilvl w:val="0"/>
          <w:numId w:val="1299"/>
        </w:numPr>
      </w:pPr>
      <w:r>
        <w:t>Else,</w:t>
      </w:r>
    </w:p>
    <w:p w14:paraId="09D7C40F" w14:textId="77777777" w:rsidR="003E75AF" w:rsidRPr="001F6037" w:rsidRDefault="003E75AF" w:rsidP="003E75AF">
      <w:pPr>
        <w:pStyle w:val="Alg4"/>
        <w:numPr>
          <w:ilvl w:val="1"/>
          <w:numId w:val="1299"/>
        </w:numPr>
        <w:rPr>
          <w:i/>
          <w:iCs/>
        </w:rPr>
      </w:pPr>
      <w:r>
        <w:t xml:space="preserve">Let </w:t>
      </w:r>
      <w:r>
        <w:rPr>
          <w:i/>
          <w:iCs/>
        </w:rPr>
        <w:t>newLength</w:t>
      </w:r>
      <w:r>
        <w:t xml:space="preserve"> be ToLength(</w:t>
      </w:r>
      <w:r>
        <w:rPr>
          <w:i/>
          <w:iCs/>
        </w:rPr>
        <w:t>length).</w:t>
      </w:r>
    </w:p>
    <w:p w14:paraId="358917CA" w14:textId="77777777" w:rsidR="003E75AF" w:rsidRDefault="003E75AF" w:rsidP="003E75AF">
      <w:pPr>
        <w:pStyle w:val="Alg4"/>
        <w:numPr>
          <w:ilvl w:val="1"/>
          <w:numId w:val="1299"/>
        </w:numPr>
      </w:pPr>
      <w:r>
        <w:t>ReturnIfAbrupt(</w:t>
      </w:r>
      <w:r>
        <w:rPr>
          <w:i/>
          <w:iCs/>
        </w:rPr>
        <w:t>newLength</w:t>
      </w:r>
      <w:r>
        <w:t>).</w:t>
      </w:r>
    </w:p>
    <w:p w14:paraId="67627DE4" w14:textId="77777777" w:rsidR="003E75AF" w:rsidRDefault="003E75AF" w:rsidP="003E75AF">
      <w:pPr>
        <w:pStyle w:val="Alg4"/>
        <w:numPr>
          <w:ilvl w:val="1"/>
          <w:numId w:val="1299"/>
        </w:numPr>
      </w:pPr>
      <w:r>
        <w:t xml:space="preserve">If </w:t>
      </w:r>
      <w:r>
        <w:rPr>
          <w:i/>
          <w:iCs/>
        </w:rPr>
        <w:t>newLength</w:t>
      </w:r>
      <w:r>
        <w:t xml:space="preserve"> &lt; 0, then throw a </w:t>
      </w:r>
      <w:r w:rsidRPr="004B4AF5">
        <w:rPr>
          <w:b/>
          <w:bCs/>
        </w:rPr>
        <w:t>RangeError</w:t>
      </w:r>
      <w:r>
        <w:t xml:space="preserve"> exception.</w:t>
      </w:r>
    </w:p>
    <w:p w14:paraId="4884880B" w14:textId="77777777" w:rsidR="003E75AF" w:rsidRDefault="003E75AF" w:rsidP="003E75AF">
      <w:pPr>
        <w:pStyle w:val="Alg4"/>
        <w:numPr>
          <w:ilvl w:val="1"/>
          <w:numId w:val="1299"/>
        </w:numPr>
      </w:pPr>
      <w:r>
        <w:t xml:space="preserve">Let </w:t>
      </w:r>
      <w:r>
        <w:rPr>
          <w:i/>
          <w:iCs/>
        </w:rPr>
        <w:t>newByteLength</w:t>
      </w:r>
      <w:r>
        <w:t xml:space="preserve"> be </w:t>
      </w:r>
      <w:r>
        <w:rPr>
          <w:i/>
          <w:iCs/>
        </w:rPr>
        <w:t>newLength</w:t>
      </w:r>
      <w:r>
        <w:t xml:space="preserve"> × </w:t>
      </w:r>
      <w:r>
        <w:rPr>
          <w:i/>
          <w:iCs/>
        </w:rPr>
        <w:t>elementSize</w:t>
      </w:r>
      <w:r>
        <w:t>.</w:t>
      </w:r>
    </w:p>
    <w:p w14:paraId="1F63DD46" w14:textId="77777777" w:rsidR="003E75AF" w:rsidRDefault="003E75AF" w:rsidP="003E75AF">
      <w:pPr>
        <w:pStyle w:val="Alg4"/>
        <w:numPr>
          <w:ilvl w:val="1"/>
          <w:numId w:val="1299"/>
        </w:numPr>
      </w:pPr>
      <w:r>
        <w:t xml:space="preserve">If </w:t>
      </w:r>
      <w:r w:rsidRPr="00B67286">
        <w:rPr>
          <w:i/>
          <w:iCs/>
        </w:rPr>
        <w:t>offset</w:t>
      </w:r>
      <w:r>
        <w:t>+</w:t>
      </w:r>
      <w:r w:rsidRPr="00B67286">
        <w:rPr>
          <w:i/>
          <w:iCs/>
        </w:rPr>
        <w:t>newByteLength</w:t>
      </w:r>
      <w:r>
        <w:t xml:space="preserve"> &gt; </w:t>
      </w:r>
      <w:r w:rsidRPr="001C2F19">
        <w:rPr>
          <w:i/>
          <w:iCs/>
        </w:rPr>
        <w:t>bufferByteLength</w:t>
      </w:r>
      <w:r>
        <w:t xml:space="preserve">, then throw a </w:t>
      </w:r>
      <w:r>
        <w:rPr>
          <w:b/>
          <w:bCs/>
        </w:rPr>
        <w:t>RangeError</w:t>
      </w:r>
      <w:r>
        <w:t xml:space="preserve"> exception.</w:t>
      </w:r>
    </w:p>
    <w:p w14:paraId="552C80A6" w14:textId="77777777" w:rsidR="003E75AF" w:rsidRDefault="003E75AF" w:rsidP="003E75AF">
      <w:pPr>
        <w:pStyle w:val="Alg4"/>
        <w:numPr>
          <w:ilvl w:val="0"/>
          <w:numId w:val="1299"/>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14:paraId="27503F51" w14:textId="77777777" w:rsidR="003E75AF" w:rsidRDefault="003E75AF" w:rsidP="003E75AF">
      <w:pPr>
        <w:pStyle w:val="Alg4"/>
        <w:numPr>
          <w:ilvl w:val="0"/>
          <w:numId w:val="1299"/>
        </w:numPr>
      </w:pPr>
      <w:r>
        <w:t xml:space="preserve">Set </w:t>
      </w:r>
      <w:r w:rsidRPr="00AB259F">
        <w:rPr>
          <w:i/>
          <w:iCs/>
        </w:rPr>
        <w:t>O’s</w:t>
      </w:r>
      <w:r>
        <w:t xml:space="preserve"> [[ViewedArrayBuffer]] to </w:t>
      </w:r>
      <w:r>
        <w:rPr>
          <w:i/>
        </w:rPr>
        <w:t>buffer</w:t>
      </w:r>
      <w:r>
        <w:rPr>
          <w:iCs/>
        </w:rPr>
        <w:t>.</w:t>
      </w:r>
    </w:p>
    <w:p w14:paraId="4C99C630" w14:textId="77777777" w:rsidR="003E75AF" w:rsidRDefault="003E75AF" w:rsidP="003E75AF">
      <w:pPr>
        <w:pStyle w:val="Alg4"/>
        <w:numPr>
          <w:ilvl w:val="0"/>
          <w:numId w:val="1299"/>
        </w:numPr>
      </w:pPr>
      <w:r>
        <w:t xml:space="preserve">Set </w:t>
      </w:r>
      <w:r>
        <w:rPr>
          <w:i/>
        </w:rPr>
        <w:t>O</w:t>
      </w:r>
      <w:r>
        <w:t>’s [[ByteLength]] internal</w:t>
      </w:r>
      <w:r w:rsidRPr="00314265">
        <w:t xml:space="preserve"> </w:t>
      </w:r>
      <w:r>
        <w:t xml:space="preserve">data property to </w:t>
      </w:r>
      <w:r>
        <w:rPr>
          <w:i/>
          <w:iCs/>
        </w:rPr>
        <w:t>newByteLength</w:t>
      </w:r>
      <w:r>
        <w:t>.</w:t>
      </w:r>
    </w:p>
    <w:p w14:paraId="42550F61" w14:textId="77777777" w:rsidR="003E75AF" w:rsidRDefault="003E75AF" w:rsidP="003E75AF">
      <w:pPr>
        <w:pStyle w:val="Alg4"/>
        <w:numPr>
          <w:ilvl w:val="0"/>
          <w:numId w:val="1299"/>
        </w:numPr>
      </w:pPr>
      <w:r>
        <w:t xml:space="preserve">Set </w:t>
      </w:r>
      <w:r>
        <w:rPr>
          <w:i/>
        </w:rPr>
        <w:t>O</w:t>
      </w:r>
      <w:r>
        <w:t>’s [[ByteOffset]] internal</w:t>
      </w:r>
      <w:r w:rsidRPr="00314265">
        <w:t xml:space="preserve"> </w:t>
      </w:r>
      <w:r>
        <w:t xml:space="preserve">data property to </w:t>
      </w:r>
      <w:r>
        <w:rPr>
          <w:i/>
          <w:iCs/>
        </w:rPr>
        <w:t>offset</w:t>
      </w:r>
      <w:r>
        <w:t>.</w:t>
      </w:r>
    </w:p>
    <w:p w14:paraId="543BE450" w14:textId="77777777" w:rsidR="003E75AF" w:rsidRDefault="003E75AF" w:rsidP="003E75AF">
      <w:pPr>
        <w:pStyle w:val="Alg4"/>
        <w:numPr>
          <w:ilvl w:val="0"/>
          <w:numId w:val="1299"/>
        </w:numPr>
      </w:pPr>
      <w:r>
        <w:t xml:space="preserve">Set </w:t>
      </w:r>
      <w:r>
        <w:rPr>
          <w:i/>
        </w:rPr>
        <w:t>O</w:t>
      </w:r>
      <w:r>
        <w:t>’s [[ArrayLength]] internal</w:t>
      </w:r>
      <w:r w:rsidRPr="00314265">
        <w:t xml:space="preserve"> </w:t>
      </w:r>
      <w:r>
        <w:t xml:space="preserve">data property to </w:t>
      </w:r>
      <w:r>
        <w:rPr>
          <w:i/>
          <w:iCs/>
        </w:rPr>
        <w:t>newByteLength /</w:t>
      </w:r>
      <w:r w:rsidRPr="00674971">
        <w:rPr>
          <w:i/>
          <w:iCs/>
        </w:rPr>
        <w:t xml:space="preserve"> </w:t>
      </w:r>
      <w:r>
        <w:rPr>
          <w:i/>
          <w:iCs/>
        </w:rPr>
        <w:t xml:space="preserve">elementSize </w:t>
      </w:r>
      <w:r>
        <w:t>.</w:t>
      </w:r>
    </w:p>
    <w:p w14:paraId="18B2B65E" w14:textId="77777777" w:rsidR="003E75AF" w:rsidRPr="00E77497" w:rsidRDefault="003E75AF" w:rsidP="003E75AF">
      <w:pPr>
        <w:pStyle w:val="Alg4"/>
        <w:numPr>
          <w:ilvl w:val="0"/>
          <w:numId w:val="1299"/>
        </w:numPr>
        <w:spacing w:after="120"/>
      </w:pPr>
      <w:r w:rsidRPr="00E77497">
        <w:t xml:space="preserve">Return </w:t>
      </w:r>
      <w:r>
        <w:rPr>
          <w:i/>
        </w:rPr>
        <w:t>O</w:t>
      </w:r>
      <w:r w:rsidRPr="00E77497">
        <w:t>.</w:t>
      </w:r>
    </w:p>
    <w:p w14:paraId="1B0AFDCE" w14:textId="77777777" w:rsidR="003E75AF" w:rsidRDefault="003E75AF" w:rsidP="003E75AF">
      <w:pPr>
        <w:pStyle w:val="40"/>
      </w:pPr>
      <w:r>
        <w:t>%</w:t>
      </w:r>
      <w:r w:rsidRPr="00573628">
        <w:t>TypedArray</w:t>
      </w:r>
      <w:r>
        <w:t>% ( all other argument combinations )</w:t>
      </w:r>
    </w:p>
    <w:p w14:paraId="0FB79085" w14:textId="77777777" w:rsidR="003E75AF" w:rsidRPr="00F902DF" w:rsidRDefault="003E75AF" w:rsidP="003E75AF">
      <w:r>
        <w:t xml:space="preserve">If </w:t>
      </w:r>
      <w:r w:rsidRPr="00E77497">
        <w:t xml:space="preserve">the </w:t>
      </w:r>
      <w:r>
        <w:t>%</w:t>
      </w:r>
      <w:r w:rsidRPr="00104D33">
        <w:t>TypedArray</w:t>
      </w:r>
      <w:r>
        <w:t>%</w:t>
      </w:r>
      <w:r w:rsidRPr="00E77497">
        <w:t xml:space="preserve"> </w:t>
      </w:r>
      <w:r>
        <w:t>function</w:t>
      </w:r>
      <w:r w:rsidRPr="00E77497">
        <w:t xml:space="preserve"> is </w:t>
      </w:r>
      <w:r>
        <w:t xml:space="preserve">called with arguments that do not match any of the preceeding argument descriptions a </w:t>
      </w:r>
      <w:r w:rsidRPr="00F92BFE">
        <w:rPr>
          <w:rFonts w:ascii="Times New Roman" w:hAnsi="Times New Roman"/>
          <w:b/>
          <w:bCs/>
        </w:rPr>
        <w:t>TypeError</w:t>
      </w:r>
      <w:r>
        <w:t xml:space="preserve"> exception is thrown</w:t>
      </w:r>
      <w:r w:rsidRPr="00E77497">
        <w:t>.</w:t>
      </w:r>
    </w:p>
    <w:p w14:paraId="102FF923" w14:textId="77777777" w:rsidR="003E75AF" w:rsidRDefault="003E75AF" w:rsidP="003E75AF">
      <w:pPr>
        <w:pStyle w:val="30"/>
      </w:pPr>
      <w:bookmarkStart w:id="6475" w:name="_Toc366142091"/>
      <w:r>
        <w:t>Properties of the %</w:t>
      </w:r>
      <w:r w:rsidRPr="00573628">
        <w:t>TypedArray</w:t>
      </w:r>
      <w:r>
        <w:t>%</w:t>
      </w:r>
      <w:r>
        <w:rPr>
          <w:iCs/>
        </w:rPr>
        <w:t xml:space="preserve"> Intrinsic Object</w:t>
      </w:r>
      <w:bookmarkEnd w:id="6475"/>
    </w:p>
    <w:p w14:paraId="1B757DBF" w14:textId="77777777" w:rsidR="003E75AF" w:rsidRDefault="003E75AF" w:rsidP="003E75AF">
      <w:r>
        <w:t>The %TypedArray% intrinsic object is a built-in function object. The value of the [[Prototype]] internal data property of %</w:t>
      </w:r>
      <w:r w:rsidRPr="005631D4">
        <w:t>TypedArray</w:t>
      </w:r>
      <w:r>
        <w:t>% is the Function prototype object (</w:t>
      </w:r>
      <w:r>
        <w:fldChar w:fldCharType="begin"/>
      </w:r>
      <w:r>
        <w:instrText xml:space="preserve"> REF _Ref359681817 \r \h </w:instrText>
      </w:r>
      <w:r>
        <w:fldChar w:fldCharType="separate"/>
      </w:r>
      <w:r w:rsidR="00083CEC">
        <w:t>19.2.3</w:t>
      </w:r>
      <w:r>
        <w:fldChar w:fldCharType="end"/>
      </w:r>
      <w:r>
        <w:t>).</w:t>
      </w:r>
    </w:p>
    <w:p w14:paraId="0565CD8D" w14:textId="77777777" w:rsidR="003E75AF" w:rsidRDefault="003E75AF" w:rsidP="003E75AF">
      <w:r>
        <w:t xml:space="preserve">The %TypedArray% intrinsic object does not have a </w:t>
      </w:r>
      <w:r w:rsidRPr="00BC724F">
        <w:t>[[TypedArrayConstructor]] internal data property</w:t>
      </w:r>
      <w:r>
        <w:t xml:space="preserve">. </w:t>
      </w:r>
    </w:p>
    <w:p w14:paraId="2D8B4070" w14:textId="77777777" w:rsidR="003E75AF" w:rsidRDefault="003E75AF" w:rsidP="003E75AF">
      <w:r>
        <w:t xml:space="preserve">Besides a </w:t>
      </w:r>
      <w:r w:rsidRPr="001F1A6C">
        <w:rPr>
          <w:rFonts w:ascii="Courier New" w:hAnsi="Courier New" w:cs="Courier New"/>
          <w:b/>
          <w:bCs/>
        </w:rPr>
        <w:t>length</w:t>
      </w:r>
      <w:r>
        <w:t xml:space="preserve"> property (whose value is 3), %</w:t>
      </w:r>
      <w:r w:rsidRPr="00573628">
        <w:t>TypedArray</w:t>
      </w:r>
      <w:r>
        <w:t>% has the following properties:</w:t>
      </w:r>
    </w:p>
    <w:p w14:paraId="5233D497" w14:textId="77777777" w:rsidR="00550D8C" w:rsidRPr="00E77497" w:rsidRDefault="00550D8C" w:rsidP="00550D8C">
      <w:pPr>
        <w:pStyle w:val="40"/>
      </w:pPr>
      <w:r>
        <w:t>%</w:t>
      </w:r>
      <w:r w:rsidRPr="00573628">
        <w:t>TypedArray</w:t>
      </w:r>
      <w:r>
        <w:t>%</w:t>
      </w:r>
      <w:r w:rsidRPr="00E77497">
        <w:t>.</w:t>
      </w:r>
      <w:r>
        <w:t>from</w:t>
      </w:r>
      <w:r w:rsidRPr="00E77497">
        <w:t xml:space="preserve"> ( </w:t>
      </w:r>
      <w:r>
        <w:t>source , mapfn=undefined, thisArg=undefined</w:t>
      </w:r>
      <w:r w:rsidRPr="00E77497">
        <w:t xml:space="preserve"> )</w:t>
      </w:r>
    </w:p>
    <w:p w14:paraId="296F7EC5" w14:textId="77777777" w:rsidR="00550D8C" w:rsidRPr="00E77497" w:rsidRDefault="00550D8C" w:rsidP="00550D8C">
      <w:r w:rsidRPr="00E77497">
        <w:t xml:space="preserve">When the </w:t>
      </w:r>
      <w:r>
        <w:rPr>
          <w:rFonts w:ascii="Courier New" w:hAnsi="Courier New" w:cs="Courier New"/>
          <w:b/>
        </w:rPr>
        <w:t>from</w:t>
      </w:r>
      <w:r w:rsidRPr="00E77497">
        <w:t xml:space="preserve"> method is called with </w:t>
      </w:r>
      <w:r>
        <w:t xml:space="preserve"> argument </w:t>
      </w:r>
      <w:r>
        <w:rPr>
          <w:rFonts w:ascii="Times New Roman" w:eastAsia="Times New Roman" w:hAnsi="Times New Roman"/>
          <w:i/>
          <w:spacing w:val="6"/>
          <w:lang w:eastAsia="en-US"/>
        </w:rPr>
        <w:t>source</w:t>
      </w:r>
      <w:r w:rsidRPr="00E77497">
        <w:t>,</w:t>
      </w:r>
      <w:r>
        <w:t xml:space="preserve"> and optional arguments </w:t>
      </w:r>
      <w:r>
        <w:rPr>
          <w:i/>
          <w:iCs/>
        </w:rPr>
        <w:t>mapfn</w:t>
      </w:r>
      <w:r>
        <w:t xml:space="preserve"> and </w:t>
      </w:r>
      <w:r>
        <w:rPr>
          <w:i/>
          <w:iCs/>
        </w:rPr>
        <w:t>thisArg</w:t>
      </w:r>
      <w:r>
        <w:t>,</w:t>
      </w:r>
      <w:r w:rsidRPr="00E77497">
        <w:t xml:space="preserve"> the following steps are taken:</w:t>
      </w:r>
    </w:p>
    <w:p w14:paraId="355F2435" w14:textId="77777777" w:rsidR="00550D8C" w:rsidRDefault="00550D8C" w:rsidP="00550D8C">
      <w:pPr>
        <w:pStyle w:val="Alg4"/>
        <w:numPr>
          <w:ilvl w:val="0"/>
          <w:numId w:val="1503"/>
        </w:numPr>
      </w:pPr>
      <w:r>
        <w:t xml:space="preserve">Let </w:t>
      </w:r>
      <w:r w:rsidRPr="004403FF">
        <w:rPr>
          <w:i/>
        </w:rPr>
        <w:t>C</w:t>
      </w:r>
      <w:r>
        <w:t xml:space="preserve"> be the </w:t>
      </w:r>
      <w:r w:rsidRPr="00E77497">
        <w:rPr>
          <w:b/>
        </w:rPr>
        <w:t xml:space="preserve">this </w:t>
      </w:r>
      <w:r>
        <w:t>value.</w:t>
      </w:r>
    </w:p>
    <w:p w14:paraId="1DFCDA86" w14:textId="77777777" w:rsidR="00550D8C" w:rsidRDefault="00550D8C" w:rsidP="00550D8C">
      <w:pPr>
        <w:pStyle w:val="Alg4"/>
        <w:numPr>
          <w:ilvl w:val="0"/>
          <w:numId w:val="1503"/>
        </w:numPr>
      </w:pPr>
      <w:r>
        <w:t>If IsConstructor(</w:t>
      </w:r>
      <w:r w:rsidRPr="00924A5A">
        <w:rPr>
          <w:i/>
        </w:rPr>
        <w:t>C</w:t>
      </w:r>
      <w:r>
        <w:t xml:space="preserve">) is </w:t>
      </w:r>
      <w:r>
        <w:rPr>
          <w:b/>
        </w:rPr>
        <w:t>false</w:t>
      </w:r>
      <w:r>
        <w:t xml:space="preserve">, then throw a </w:t>
      </w:r>
      <w:r w:rsidRPr="003F7754">
        <w:rPr>
          <w:b/>
          <w:bCs/>
        </w:rPr>
        <w:t>TypeError</w:t>
      </w:r>
      <w:r>
        <w:t xml:space="preserve"> exception</w:t>
      </w:r>
      <w:r w:rsidRPr="00E77497">
        <w:t>.</w:t>
      </w:r>
    </w:p>
    <w:p w14:paraId="08581548" w14:textId="77777777" w:rsidR="00550D8C" w:rsidRDefault="00550D8C" w:rsidP="00550D8C">
      <w:pPr>
        <w:pStyle w:val="Alg4"/>
        <w:numPr>
          <w:ilvl w:val="0"/>
          <w:numId w:val="1503"/>
        </w:numPr>
      </w:pPr>
      <w:r>
        <w:t xml:space="preserve">Let </w:t>
      </w:r>
      <w:r w:rsidRPr="001F4648">
        <w:rPr>
          <w:i/>
        </w:rPr>
        <w:t>items</w:t>
      </w:r>
      <w:r>
        <w:t xml:space="preserve"> be ToObject(</w:t>
      </w:r>
      <w:r>
        <w:rPr>
          <w:i/>
        </w:rPr>
        <w:t>source</w:t>
      </w:r>
      <w:r>
        <w:t>).</w:t>
      </w:r>
    </w:p>
    <w:p w14:paraId="36353363" w14:textId="77777777" w:rsidR="00550D8C" w:rsidRDefault="00550D8C" w:rsidP="00550D8C">
      <w:pPr>
        <w:pStyle w:val="Alg4"/>
        <w:numPr>
          <w:ilvl w:val="0"/>
          <w:numId w:val="1503"/>
        </w:numPr>
      </w:pPr>
      <w:r>
        <w:t>ReturnIfAbrupt(</w:t>
      </w:r>
      <w:r w:rsidRPr="001F4648">
        <w:rPr>
          <w:i/>
        </w:rPr>
        <w:t>items</w:t>
      </w:r>
      <w:r>
        <w:t>).</w:t>
      </w:r>
    </w:p>
    <w:p w14:paraId="32013AB4" w14:textId="77777777" w:rsidR="00550D8C" w:rsidRDefault="00550D8C" w:rsidP="00550D8C">
      <w:pPr>
        <w:pStyle w:val="Alg4"/>
        <w:numPr>
          <w:ilvl w:val="0"/>
          <w:numId w:val="1503"/>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14:paraId="7435C7C8" w14:textId="77777777" w:rsidR="00550D8C" w:rsidRDefault="00550D8C" w:rsidP="00550D8C">
      <w:pPr>
        <w:pStyle w:val="Alg4"/>
        <w:numPr>
          <w:ilvl w:val="0"/>
          <w:numId w:val="1503"/>
        </w:numPr>
      </w:pPr>
      <w:r>
        <w:t>else</w:t>
      </w:r>
    </w:p>
    <w:p w14:paraId="4E3E2CEE" w14:textId="77777777" w:rsidR="00550D8C" w:rsidRPr="00E77497" w:rsidRDefault="00550D8C" w:rsidP="00550D8C">
      <w:pPr>
        <w:pStyle w:val="Alg4"/>
        <w:numPr>
          <w:ilvl w:val="1"/>
          <w:numId w:val="1503"/>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14:paraId="424E883E" w14:textId="77777777" w:rsidR="00550D8C" w:rsidRPr="00E77497" w:rsidRDefault="00550D8C" w:rsidP="00550D8C">
      <w:pPr>
        <w:pStyle w:val="Alg4"/>
        <w:numPr>
          <w:ilvl w:val="1"/>
          <w:numId w:val="1503"/>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14:paraId="59CD8DEF" w14:textId="77777777" w:rsidR="00550D8C" w:rsidRDefault="00550D8C" w:rsidP="00550D8C">
      <w:pPr>
        <w:pStyle w:val="Alg4"/>
        <w:numPr>
          <w:ilvl w:val="1"/>
          <w:numId w:val="1503"/>
        </w:numPr>
      </w:pPr>
      <w:r>
        <w:t xml:space="preserve">Let  </w:t>
      </w:r>
      <w:r>
        <w:rPr>
          <w:i/>
          <w:iCs/>
        </w:rPr>
        <w:t>mapping</w:t>
      </w:r>
      <w:r>
        <w:t xml:space="preserve"> be </w:t>
      </w:r>
      <w:r>
        <w:rPr>
          <w:b/>
          <w:bCs/>
        </w:rPr>
        <w:t>true</w:t>
      </w:r>
    </w:p>
    <w:p w14:paraId="3DCAFABE" w14:textId="77777777" w:rsidR="00550D8C" w:rsidRPr="00E77497" w:rsidRDefault="00550D8C" w:rsidP="00550D8C">
      <w:pPr>
        <w:pStyle w:val="Alg4"/>
        <w:numPr>
          <w:ilvl w:val="0"/>
          <w:numId w:val="1503"/>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14:paraId="2F021A99" w14:textId="77777777" w:rsidR="00550D8C" w:rsidRDefault="00550D8C" w:rsidP="00550D8C">
      <w:pPr>
        <w:pStyle w:val="Alg4"/>
        <w:numPr>
          <w:ilvl w:val="0"/>
          <w:numId w:val="1503"/>
        </w:numPr>
      </w:pPr>
      <w:r>
        <w:t>ReturnIfAbrupt(</w:t>
      </w:r>
      <w:r>
        <w:rPr>
          <w:i/>
        </w:rPr>
        <w:t>usingIterator</w:t>
      </w:r>
      <w:r>
        <w:t>).</w:t>
      </w:r>
    </w:p>
    <w:p w14:paraId="7EC335AC" w14:textId="77777777" w:rsidR="00550D8C" w:rsidRDefault="00550D8C" w:rsidP="00550D8C">
      <w:pPr>
        <w:pStyle w:val="Alg4"/>
        <w:numPr>
          <w:ilvl w:val="0"/>
          <w:numId w:val="1503"/>
        </w:numPr>
      </w:pPr>
      <w:r>
        <w:t xml:space="preserve">If </w:t>
      </w:r>
      <w:r>
        <w:rPr>
          <w:i/>
          <w:iCs/>
        </w:rPr>
        <w:t>usingIterator</w:t>
      </w:r>
      <w:r>
        <w:t xml:space="preserve"> is </w:t>
      </w:r>
      <w:r>
        <w:rPr>
          <w:b/>
          <w:bCs/>
        </w:rPr>
        <w:t>true</w:t>
      </w:r>
      <w:r>
        <w:t>, then</w:t>
      </w:r>
    </w:p>
    <w:p w14:paraId="21EEFC60" w14:textId="77777777" w:rsidR="00550D8C" w:rsidRDefault="00550D8C" w:rsidP="00550D8C">
      <w:pPr>
        <w:pStyle w:val="Alg4"/>
        <w:numPr>
          <w:ilvl w:val="1"/>
          <w:numId w:val="1503"/>
        </w:numPr>
      </w:pPr>
      <w:r>
        <w:t xml:space="preserve">Let </w:t>
      </w:r>
      <w:r w:rsidRPr="00402531">
        <w:rPr>
          <w:i/>
          <w:iCs/>
        </w:rPr>
        <w:t>iterator</w:t>
      </w:r>
      <w:r w:rsidRPr="00EA0311" w:rsidDel="004D6903">
        <w:rPr>
          <w:i/>
        </w:rPr>
        <w:t xml:space="preserve"> </w:t>
      </w:r>
      <w:r>
        <w:t>be the result of performing GetIterator(</w:t>
      </w:r>
      <w:r>
        <w:rPr>
          <w:i/>
          <w:iCs/>
        </w:rPr>
        <w:t>items</w:t>
      </w:r>
      <w:r>
        <w:t>).</w:t>
      </w:r>
    </w:p>
    <w:p w14:paraId="6854B023" w14:textId="77777777" w:rsidR="00550D8C" w:rsidRDefault="00550D8C" w:rsidP="00550D8C">
      <w:pPr>
        <w:pStyle w:val="Alg4"/>
        <w:numPr>
          <w:ilvl w:val="1"/>
          <w:numId w:val="1503"/>
        </w:numPr>
      </w:pPr>
      <w:r>
        <w:t>ReturnIfAbrupt(</w:t>
      </w:r>
      <w:r w:rsidRPr="00402531">
        <w:rPr>
          <w:i/>
          <w:iCs/>
        </w:rPr>
        <w:t>iterator</w:t>
      </w:r>
      <w:r>
        <w:t>).</w:t>
      </w:r>
    </w:p>
    <w:p w14:paraId="13F61093" w14:textId="77777777" w:rsidR="00550D8C" w:rsidRDefault="00550D8C" w:rsidP="00550D8C">
      <w:pPr>
        <w:pStyle w:val="Alg4"/>
        <w:numPr>
          <w:ilvl w:val="1"/>
          <w:numId w:val="1503"/>
        </w:numPr>
      </w:pPr>
      <w:r>
        <w:t xml:space="preserve">Let </w:t>
      </w:r>
      <w:r>
        <w:rPr>
          <w:i/>
          <w:iCs/>
        </w:rPr>
        <w:t>values</w:t>
      </w:r>
      <w:r>
        <w:t xml:space="preserve"> be a new empty List.</w:t>
      </w:r>
    </w:p>
    <w:p w14:paraId="61E6936B" w14:textId="77777777" w:rsidR="00550D8C" w:rsidRDefault="00550D8C" w:rsidP="00550D8C">
      <w:pPr>
        <w:pStyle w:val="Alg4"/>
        <w:numPr>
          <w:ilvl w:val="1"/>
          <w:numId w:val="1503"/>
        </w:numPr>
        <w:contextualSpacing/>
      </w:pPr>
      <w:r>
        <w:t xml:space="preserve">Let </w:t>
      </w:r>
      <w:r>
        <w:rPr>
          <w:i/>
          <w:iCs/>
        </w:rPr>
        <w:t>done</w:t>
      </w:r>
      <w:r>
        <w:t xml:space="preserve"> be </w:t>
      </w:r>
      <w:r>
        <w:rPr>
          <w:b/>
          <w:bCs/>
        </w:rPr>
        <w:t>false</w:t>
      </w:r>
      <w:r>
        <w:t>.</w:t>
      </w:r>
    </w:p>
    <w:p w14:paraId="65B25CAA" w14:textId="77777777" w:rsidR="00550D8C" w:rsidRPr="00A5755A" w:rsidRDefault="00550D8C" w:rsidP="00550D8C">
      <w:pPr>
        <w:pStyle w:val="Alg4"/>
        <w:numPr>
          <w:ilvl w:val="1"/>
          <w:numId w:val="1503"/>
        </w:numPr>
        <w:contextualSpacing/>
      </w:pPr>
      <w:r>
        <w:t xml:space="preserve">Repeat, while </w:t>
      </w:r>
      <w:r>
        <w:rPr>
          <w:i/>
          <w:iCs/>
        </w:rPr>
        <w:t>done</w:t>
      </w:r>
      <w:r>
        <w:t xml:space="preserve"> is </w:t>
      </w:r>
      <w:r>
        <w:rPr>
          <w:b/>
          <w:bCs/>
        </w:rPr>
        <w:t>false</w:t>
      </w:r>
    </w:p>
    <w:p w14:paraId="0699DC13" w14:textId="77777777" w:rsidR="00550D8C" w:rsidRDefault="00550D8C" w:rsidP="00550D8C">
      <w:pPr>
        <w:pStyle w:val="Alg3"/>
        <w:numPr>
          <w:ilvl w:val="2"/>
          <w:numId w:val="1503"/>
        </w:numPr>
      </w:pPr>
      <w:r>
        <w:t xml:space="preserve">Let </w:t>
      </w:r>
      <w:r w:rsidRPr="004848CA">
        <w:rPr>
          <w:i/>
        </w:rPr>
        <w:t>next</w:t>
      </w:r>
      <w:r>
        <w:t xml:space="preserve"> be the result of IteratorNext(</w:t>
      </w:r>
      <w:r w:rsidRPr="00402531">
        <w:rPr>
          <w:i/>
          <w:iCs/>
        </w:rPr>
        <w:t>iterator</w:t>
      </w:r>
      <w:r>
        <w:t>).</w:t>
      </w:r>
    </w:p>
    <w:p w14:paraId="579C711C" w14:textId="77777777" w:rsidR="00550D8C" w:rsidRDefault="00550D8C" w:rsidP="00550D8C">
      <w:pPr>
        <w:pStyle w:val="Alg4"/>
        <w:numPr>
          <w:ilvl w:val="2"/>
          <w:numId w:val="1503"/>
        </w:numPr>
        <w:contextualSpacing/>
      </w:pPr>
      <w:r>
        <w:t>ReturnIfAbrupt(</w:t>
      </w:r>
      <w:r w:rsidRPr="004E372D">
        <w:rPr>
          <w:i/>
        </w:rPr>
        <w:t>next</w:t>
      </w:r>
      <w:r>
        <w:t>).</w:t>
      </w:r>
    </w:p>
    <w:p w14:paraId="27AC1F75" w14:textId="77777777" w:rsidR="00550D8C" w:rsidRDefault="00550D8C" w:rsidP="00550D8C">
      <w:pPr>
        <w:numPr>
          <w:ilvl w:val="2"/>
          <w:numId w:val="1503"/>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14:paraId="113F8EA5" w14:textId="77777777" w:rsidR="00550D8C" w:rsidRDefault="00550D8C" w:rsidP="00550D8C">
      <w:pPr>
        <w:numPr>
          <w:ilvl w:val="2"/>
          <w:numId w:val="1503"/>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4E4FF9D3" w14:textId="77777777" w:rsidR="00550D8C" w:rsidRDefault="00550D8C" w:rsidP="00550D8C">
      <w:pPr>
        <w:pStyle w:val="Alg3"/>
        <w:numPr>
          <w:ilvl w:val="2"/>
          <w:numId w:val="1503"/>
        </w:numPr>
      </w:pPr>
      <w:r>
        <w:t xml:space="preserve">If </w:t>
      </w:r>
      <w:r>
        <w:rPr>
          <w:i/>
          <w:iCs/>
        </w:rPr>
        <w:t>done</w:t>
      </w:r>
      <w:r>
        <w:t xml:space="preserve"> is </w:t>
      </w:r>
      <w:r>
        <w:rPr>
          <w:b/>
        </w:rPr>
        <w:t>false</w:t>
      </w:r>
      <w:r>
        <w:t xml:space="preserve">, then </w:t>
      </w:r>
    </w:p>
    <w:p w14:paraId="6D300218" w14:textId="77777777" w:rsidR="00550D8C" w:rsidRDefault="00550D8C" w:rsidP="00550D8C">
      <w:pPr>
        <w:pStyle w:val="Alg4"/>
        <w:numPr>
          <w:ilvl w:val="3"/>
          <w:numId w:val="1503"/>
        </w:numPr>
        <w:spacing w:after="120"/>
        <w:contextualSpacing/>
      </w:pPr>
      <w:r>
        <w:t xml:space="preserve">Let </w:t>
      </w:r>
      <w:r>
        <w:rPr>
          <w:i/>
          <w:iCs/>
        </w:rPr>
        <w:t>nextValue</w:t>
      </w:r>
      <w:r>
        <w:t xml:space="preserve"> be IteratorValue(</w:t>
      </w:r>
      <w:r>
        <w:rPr>
          <w:i/>
          <w:iCs/>
        </w:rPr>
        <w:t>next</w:t>
      </w:r>
      <w:r>
        <w:t>).</w:t>
      </w:r>
    </w:p>
    <w:p w14:paraId="65CD48E1" w14:textId="77777777" w:rsidR="00550D8C" w:rsidRDefault="00550D8C" w:rsidP="00550D8C">
      <w:pPr>
        <w:pStyle w:val="Alg4"/>
        <w:numPr>
          <w:ilvl w:val="3"/>
          <w:numId w:val="1503"/>
        </w:numPr>
        <w:spacing w:after="120"/>
        <w:contextualSpacing/>
      </w:pPr>
      <w:r>
        <w:t>ReturnIfAbrupt(</w:t>
      </w:r>
      <w:r>
        <w:rPr>
          <w:i/>
          <w:iCs/>
        </w:rPr>
        <w:t>nextValue</w:t>
      </w:r>
      <w:r>
        <w:t>).</w:t>
      </w:r>
    </w:p>
    <w:p w14:paraId="0F71CAD0" w14:textId="77777777" w:rsidR="00550D8C" w:rsidRDefault="00550D8C" w:rsidP="00550D8C">
      <w:pPr>
        <w:pStyle w:val="Alg4"/>
        <w:numPr>
          <w:ilvl w:val="3"/>
          <w:numId w:val="1503"/>
        </w:numPr>
        <w:spacing w:after="120"/>
        <w:contextualSpacing/>
      </w:pPr>
      <w:r>
        <w:t xml:space="preserve">Append </w:t>
      </w:r>
      <w:r>
        <w:rPr>
          <w:i/>
          <w:iCs/>
        </w:rPr>
        <w:t>nextValue</w:t>
      </w:r>
      <w:r>
        <w:t xml:space="preserve"> to the end of the List </w:t>
      </w:r>
      <w:r>
        <w:rPr>
          <w:i/>
          <w:iCs/>
        </w:rPr>
        <w:t>values</w:t>
      </w:r>
      <w:r>
        <w:t>.</w:t>
      </w:r>
    </w:p>
    <w:p w14:paraId="1B7E56B2" w14:textId="77777777" w:rsidR="00550D8C" w:rsidRPr="00E77497" w:rsidRDefault="00550D8C" w:rsidP="00550D8C">
      <w:pPr>
        <w:pStyle w:val="Alg4"/>
        <w:numPr>
          <w:ilvl w:val="1"/>
          <w:numId w:val="1503"/>
        </w:numPr>
      </w:pPr>
      <w:r w:rsidRPr="00E77497">
        <w:t xml:space="preserve">Let </w:t>
      </w:r>
      <w:r w:rsidRPr="00E77497">
        <w:rPr>
          <w:i/>
        </w:rPr>
        <w:t>len</w:t>
      </w:r>
      <w:r w:rsidRPr="00E77497">
        <w:t xml:space="preserve"> be </w:t>
      </w:r>
      <w:r>
        <w:t xml:space="preserve">the number of elements in </w:t>
      </w:r>
      <w:r>
        <w:rPr>
          <w:i/>
          <w:iCs/>
        </w:rPr>
        <w:t>values</w:t>
      </w:r>
      <w:r w:rsidRPr="00E77497">
        <w:t>.</w:t>
      </w:r>
    </w:p>
    <w:p w14:paraId="58D0A8EE" w14:textId="77777777" w:rsidR="00550D8C" w:rsidRDefault="00550D8C" w:rsidP="00550D8C">
      <w:pPr>
        <w:pStyle w:val="Alg4"/>
        <w:numPr>
          <w:ilvl w:val="1"/>
          <w:numId w:val="1503"/>
        </w:numPr>
      </w:pPr>
      <w:r w:rsidRPr="00E77497">
        <w:t xml:space="preserve">Let </w:t>
      </w:r>
      <w:r>
        <w:rPr>
          <w:i/>
        </w:rPr>
        <w:t>newObj</w:t>
      </w:r>
      <w:r w:rsidRPr="00E77497">
        <w:t xml:space="preserve"> be </w:t>
      </w:r>
      <w:r>
        <w:t>the result of OrdinaryConstruct(</w:t>
      </w:r>
      <w:r w:rsidRPr="00924A5A">
        <w:rPr>
          <w:i/>
        </w:rPr>
        <w:t>C</w:t>
      </w:r>
      <w:r w:rsidRPr="003F7754">
        <w:rPr>
          <w:iCs/>
        </w:rPr>
        <w:t>,</w:t>
      </w:r>
      <w:r>
        <w:t xml:space="preserve"> (</w:t>
      </w:r>
      <w:commentRangeStart w:id="6476"/>
      <w:r w:rsidRPr="001F4648">
        <w:rPr>
          <w:i/>
        </w:rPr>
        <w:t>len</w:t>
      </w:r>
      <w:r>
        <w:rPr>
          <w:iCs/>
        </w:rPr>
        <w:t>))</w:t>
      </w:r>
      <w:r>
        <w:t>.</w:t>
      </w:r>
      <w:commentRangeEnd w:id="6476"/>
      <w:r>
        <w:rPr>
          <w:rStyle w:val="af6"/>
          <w:rFonts w:ascii="Arial" w:eastAsia="MS Mincho" w:hAnsi="Arial"/>
          <w:spacing w:val="0"/>
          <w:lang w:eastAsia="ja-JP"/>
        </w:rPr>
        <w:commentReference w:id="6476"/>
      </w:r>
    </w:p>
    <w:p w14:paraId="57ED8A20" w14:textId="77777777" w:rsidR="00550D8C" w:rsidRDefault="00550D8C" w:rsidP="00550D8C">
      <w:pPr>
        <w:pStyle w:val="Alg4"/>
        <w:numPr>
          <w:ilvl w:val="1"/>
          <w:numId w:val="1503"/>
        </w:numPr>
      </w:pPr>
      <w:r>
        <w:t>ReturnIfAbrupt(</w:t>
      </w:r>
      <w:r w:rsidRPr="00924A5A">
        <w:rPr>
          <w:i/>
        </w:rPr>
        <w:t>newObj</w:t>
      </w:r>
      <w:r>
        <w:t>).</w:t>
      </w:r>
    </w:p>
    <w:p w14:paraId="4ED8DB65" w14:textId="77777777" w:rsidR="00550D8C" w:rsidRPr="00E77497" w:rsidRDefault="00550D8C" w:rsidP="00550D8C">
      <w:pPr>
        <w:pStyle w:val="Alg4"/>
        <w:numPr>
          <w:ilvl w:val="1"/>
          <w:numId w:val="1503"/>
        </w:numPr>
      </w:pPr>
      <w:r w:rsidRPr="00E77497">
        <w:t xml:space="preserve">Let </w:t>
      </w:r>
      <w:r w:rsidRPr="00E77497">
        <w:rPr>
          <w:i/>
        </w:rPr>
        <w:t>k</w:t>
      </w:r>
      <w:r w:rsidRPr="00E77497">
        <w:t xml:space="preserve"> be 0.</w:t>
      </w:r>
    </w:p>
    <w:p w14:paraId="70658F80" w14:textId="77777777" w:rsidR="00550D8C" w:rsidRPr="00E77497" w:rsidRDefault="00550D8C" w:rsidP="00550D8C">
      <w:pPr>
        <w:pStyle w:val="Alg4"/>
        <w:numPr>
          <w:ilvl w:val="1"/>
          <w:numId w:val="1503"/>
        </w:numPr>
      </w:pPr>
      <w:r w:rsidRPr="00E77497">
        <w:t xml:space="preserve">Repeat, while </w:t>
      </w:r>
      <w:r w:rsidRPr="00E77497">
        <w:rPr>
          <w:i/>
        </w:rPr>
        <w:t xml:space="preserve">k </w:t>
      </w:r>
      <w:r w:rsidRPr="00E77497">
        <w:t xml:space="preserve">&lt; </w:t>
      </w:r>
      <w:r w:rsidRPr="00E77497">
        <w:rPr>
          <w:i/>
        </w:rPr>
        <w:t>len</w:t>
      </w:r>
    </w:p>
    <w:p w14:paraId="033F0B3A" w14:textId="77777777" w:rsidR="00550D8C" w:rsidRPr="00E77497" w:rsidRDefault="00550D8C" w:rsidP="00550D8C">
      <w:pPr>
        <w:pStyle w:val="Alg4"/>
        <w:numPr>
          <w:ilvl w:val="2"/>
          <w:numId w:val="1503"/>
        </w:numPr>
      </w:pPr>
      <w:r w:rsidRPr="00E77497">
        <w:t xml:space="preserve">Let </w:t>
      </w:r>
      <w:r w:rsidRPr="00E77497">
        <w:rPr>
          <w:i/>
        </w:rPr>
        <w:t>Pk</w:t>
      </w:r>
      <w:r w:rsidRPr="00E77497">
        <w:t xml:space="preserve"> be ToString(</w:t>
      </w:r>
      <w:r w:rsidRPr="00E77497">
        <w:rPr>
          <w:i/>
        </w:rPr>
        <w:t>k</w:t>
      </w:r>
      <w:r w:rsidRPr="00E77497">
        <w:t>).</w:t>
      </w:r>
    </w:p>
    <w:p w14:paraId="249E6EF0" w14:textId="77777777" w:rsidR="00550D8C" w:rsidRPr="00E77497" w:rsidRDefault="00550D8C" w:rsidP="00550D8C">
      <w:pPr>
        <w:pStyle w:val="Alg4"/>
        <w:numPr>
          <w:ilvl w:val="2"/>
          <w:numId w:val="1503"/>
        </w:numPr>
        <w:tabs>
          <w:tab w:val="left" w:pos="2520"/>
        </w:tabs>
      </w:pPr>
      <w:r w:rsidRPr="00E77497">
        <w:t xml:space="preserve">Let </w:t>
      </w:r>
      <w:r w:rsidRPr="00E77497">
        <w:rPr>
          <w:i/>
        </w:rPr>
        <w:t>kValue</w:t>
      </w:r>
      <w:r w:rsidRPr="00E77497">
        <w:t xml:space="preserve"> be the </w:t>
      </w:r>
      <w:r>
        <w:t xml:space="preserve">first element of </w:t>
      </w:r>
      <w:r>
        <w:rPr>
          <w:i/>
          <w:iCs/>
        </w:rPr>
        <w:t>values</w:t>
      </w:r>
      <w:r>
        <w:t xml:space="preserve"> and remove that element from </w:t>
      </w:r>
      <w:r>
        <w:rPr>
          <w:i/>
          <w:iCs/>
        </w:rPr>
        <w:t>list</w:t>
      </w:r>
      <w:r w:rsidRPr="00E77497">
        <w:t>.</w:t>
      </w:r>
    </w:p>
    <w:p w14:paraId="6D12AFE0" w14:textId="77777777" w:rsidR="00550D8C" w:rsidRDefault="00550D8C" w:rsidP="00550D8C">
      <w:pPr>
        <w:pStyle w:val="Alg4"/>
        <w:numPr>
          <w:ilvl w:val="2"/>
          <w:numId w:val="1503"/>
        </w:numPr>
      </w:pPr>
      <w:r>
        <w:t xml:space="preserve">If </w:t>
      </w:r>
      <w:r>
        <w:rPr>
          <w:i/>
          <w:iCs/>
        </w:rPr>
        <w:t>mapping</w:t>
      </w:r>
      <w:r>
        <w:t xml:space="preserve"> is </w:t>
      </w:r>
      <w:r>
        <w:rPr>
          <w:b/>
          <w:bCs/>
        </w:rPr>
        <w:t>true</w:t>
      </w:r>
      <w:r>
        <w:t>, then</w:t>
      </w:r>
    </w:p>
    <w:p w14:paraId="00F2082F" w14:textId="77777777" w:rsidR="00550D8C" w:rsidRPr="00E77497" w:rsidRDefault="00550D8C" w:rsidP="00550D8C">
      <w:pPr>
        <w:pStyle w:val="Alg4"/>
        <w:numPr>
          <w:ilvl w:val="3"/>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Pr>
          <w:iCs/>
        </w:rPr>
        <w:t xml:space="preserve"> as </w:t>
      </w:r>
      <w:r w:rsidRPr="008D31E0">
        <w:rPr>
          <w:i/>
        </w:rPr>
        <w:t>argumentsList</w:t>
      </w:r>
      <w:r w:rsidRPr="00E77497">
        <w:t>.</w:t>
      </w:r>
    </w:p>
    <w:p w14:paraId="6030A473" w14:textId="77777777" w:rsidR="00550D8C" w:rsidRPr="00E77497" w:rsidRDefault="00550D8C" w:rsidP="00550D8C">
      <w:pPr>
        <w:pStyle w:val="Alg4"/>
        <w:numPr>
          <w:ilvl w:val="3"/>
          <w:numId w:val="1503"/>
        </w:numPr>
        <w:contextualSpacing/>
      </w:pPr>
      <w:r>
        <w:t>ReturnIfAbrupt(</w:t>
      </w:r>
      <w:r>
        <w:rPr>
          <w:i/>
        </w:rPr>
        <w:t>mappedValue</w:t>
      </w:r>
      <w:r>
        <w:t>).</w:t>
      </w:r>
    </w:p>
    <w:p w14:paraId="4521C484" w14:textId="77777777" w:rsidR="00550D8C" w:rsidRDefault="00550D8C" w:rsidP="00550D8C">
      <w:pPr>
        <w:pStyle w:val="Alg4"/>
        <w:numPr>
          <w:ilvl w:val="2"/>
          <w:numId w:val="1503"/>
        </w:numPr>
      </w:pPr>
      <w:r>
        <w:t xml:space="preserve">Else, let </w:t>
      </w:r>
      <w:r>
        <w:rPr>
          <w:i/>
          <w:iCs/>
        </w:rPr>
        <w:t>mappedValue</w:t>
      </w:r>
      <w:r>
        <w:t xml:space="preserve"> be </w:t>
      </w:r>
      <w:r>
        <w:rPr>
          <w:i/>
          <w:iCs/>
        </w:rPr>
        <w:t>kValue</w:t>
      </w:r>
      <w:r>
        <w:t>.</w:t>
      </w:r>
    </w:p>
    <w:p w14:paraId="3B7CE11B" w14:textId="77777777" w:rsidR="00550D8C" w:rsidRPr="00E77497" w:rsidRDefault="00550D8C" w:rsidP="00550D8C">
      <w:pPr>
        <w:pStyle w:val="Alg4"/>
        <w:numPr>
          <w:ilvl w:val="2"/>
          <w:numId w:val="1503"/>
        </w:numPr>
      </w:pPr>
      <w:r>
        <w:t xml:space="preserve">Let </w:t>
      </w:r>
      <w:r>
        <w:rPr>
          <w:i/>
        </w:rPr>
        <w:t>putStatus</w:t>
      </w:r>
      <w:r>
        <w:t xml:space="preserve"> be the result of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14:paraId="40D4AAE4" w14:textId="77777777" w:rsidR="00550D8C" w:rsidRPr="00E77497" w:rsidRDefault="00550D8C" w:rsidP="00550D8C">
      <w:pPr>
        <w:pStyle w:val="Alg4"/>
        <w:numPr>
          <w:ilvl w:val="2"/>
          <w:numId w:val="1503"/>
        </w:numPr>
        <w:contextualSpacing/>
      </w:pPr>
      <w:r>
        <w:t>ReturnIfAbrupt(</w:t>
      </w:r>
      <w:r>
        <w:rPr>
          <w:i/>
        </w:rPr>
        <w:t>putStatus</w:t>
      </w:r>
      <w:r>
        <w:t>).</w:t>
      </w:r>
    </w:p>
    <w:p w14:paraId="39ACBDC0" w14:textId="77777777" w:rsidR="00550D8C" w:rsidRPr="00E77497" w:rsidRDefault="00550D8C" w:rsidP="00550D8C">
      <w:pPr>
        <w:pStyle w:val="Alg4"/>
        <w:numPr>
          <w:ilvl w:val="2"/>
          <w:numId w:val="1503"/>
        </w:numPr>
      </w:pPr>
      <w:r w:rsidRPr="00E77497">
        <w:t xml:space="preserve">Increase </w:t>
      </w:r>
      <w:r w:rsidRPr="00E77497">
        <w:rPr>
          <w:i/>
        </w:rPr>
        <w:t>k</w:t>
      </w:r>
      <w:r w:rsidRPr="00E77497">
        <w:t xml:space="preserve"> by 1.</w:t>
      </w:r>
    </w:p>
    <w:p w14:paraId="32F84F2F" w14:textId="77777777" w:rsidR="00550D8C" w:rsidRDefault="00550D8C" w:rsidP="00550D8C">
      <w:pPr>
        <w:pStyle w:val="Alg4"/>
        <w:numPr>
          <w:ilvl w:val="1"/>
          <w:numId w:val="1503"/>
        </w:numPr>
        <w:spacing w:after="120"/>
        <w:contextualSpacing/>
      </w:pPr>
      <w:r>
        <w:t xml:space="preserve">Assert: </w:t>
      </w:r>
      <w:r>
        <w:rPr>
          <w:i/>
          <w:iCs/>
        </w:rPr>
        <w:t>values</w:t>
      </w:r>
      <w:r>
        <w:t xml:space="preserve"> is now an empty List.</w:t>
      </w:r>
    </w:p>
    <w:p w14:paraId="7B028F25" w14:textId="77777777" w:rsidR="00550D8C" w:rsidRPr="00E77497" w:rsidRDefault="00550D8C" w:rsidP="00550D8C">
      <w:pPr>
        <w:pStyle w:val="Alg4"/>
        <w:numPr>
          <w:ilvl w:val="1"/>
          <w:numId w:val="1503"/>
        </w:numPr>
        <w:spacing w:after="120"/>
        <w:contextualSpacing/>
      </w:pPr>
      <w:r w:rsidRPr="00E77497">
        <w:t xml:space="preserve">Return </w:t>
      </w:r>
      <w:r w:rsidRPr="00924A5A">
        <w:rPr>
          <w:i/>
        </w:rPr>
        <w:t>newObj</w:t>
      </w:r>
      <w:r w:rsidRPr="00E77497">
        <w:t>.</w:t>
      </w:r>
    </w:p>
    <w:p w14:paraId="2C3A6CD0" w14:textId="77777777" w:rsidR="00550D8C" w:rsidRDefault="00550D8C" w:rsidP="00550D8C">
      <w:pPr>
        <w:pStyle w:val="Alg4"/>
        <w:numPr>
          <w:ilvl w:val="0"/>
          <w:numId w:val="1503"/>
        </w:numPr>
      </w:pPr>
      <w:r>
        <w:t xml:space="preserve">Assert: </w:t>
      </w:r>
      <w:r>
        <w:rPr>
          <w:i/>
          <w:iCs/>
        </w:rPr>
        <w:t>items</w:t>
      </w:r>
      <w:r>
        <w:t xml:space="preserve"> is not an Iterator so assume it is Array-like.</w:t>
      </w:r>
    </w:p>
    <w:p w14:paraId="586D3077" w14:textId="77777777" w:rsidR="00550D8C" w:rsidRPr="00E77497" w:rsidRDefault="00550D8C" w:rsidP="00550D8C">
      <w:pPr>
        <w:pStyle w:val="Alg4"/>
        <w:numPr>
          <w:ilvl w:val="0"/>
          <w:numId w:val="1503"/>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6FE93B51" w14:textId="77777777" w:rsidR="00550D8C" w:rsidRPr="00E77497" w:rsidRDefault="00550D8C" w:rsidP="00550D8C">
      <w:pPr>
        <w:pStyle w:val="Alg4"/>
        <w:numPr>
          <w:ilvl w:val="0"/>
          <w:numId w:val="1503"/>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14:paraId="61957674" w14:textId="77777777" w:rsidR="00550D8C" w:rsidRDefault="00550D8C" w:rsidP="00550D8C">
      <w:pPr>
        <w:pStyle w:val="Alg4"/>
        <w:numPr>
          <w:ilvl w:val="0"/>
          <w:numId w:val="1503"/>
        </w:numPr>
      </w:pPr>
      <w:r>
        <w:t>ReturnIfAbrupt(</w:t>
      </w:r>
      <w:r w:rsidRPr="00E77497">
        <w:rPr>
          <w:i/>
        </w:rPr>
        <w:t>len</w:t>
      </w:r>
      <w:r>
        <w:t>).</w:t>
      </w:r>
    </w:p>
    <w:p w14:paraId="3DEE2CDD" w14:textId="77777777" w:rsidR="00550D8C" w:rsidRDefault="00550D8C" w:rsidP="00550D8C">
      <w:pPr>
        <w:pStyle w:val="Alg4"/>
        <w:numPr>
          <w:ilvl w:val="0"/>
          <w:numId w:val="1503"/>
        </w:numPr>
      </w:pPr>
      <w:r w:rsidRPr="00E77497">
        <w:t xml:space="preserve">Let </w:t>
      </w:r>
      <w:r>
        <w:rPr>
          <w:i/>
        </w:rPr>
        <w:t>newObj</w:t>
      </w:r>
      <w:r w:rsidRPr="00E77497">
        <w:t xml:space="preserve"> be </w:t>
      </w:r>
      <w:r>
        <w:t>the result of OrdinaryConstruct(</w:t>
      </w:r>
      <w:r w:rsidRPr="00924A5A">
        <w:rPr>
          <w:i/>
        </w:rPr>
        <w:t>C</w:t>
      </w:r>
      <w:r w:rsidRPr="003F7754">
        <w:rPr>
          <w:iCs/>
        </w:rPr>
        <w:t>,</w:t>
      </w:r>
      <w:r>
        <w:t xml:space="preserve"> (</w:t>
      </w:r>
      <w:commentRangeStart w:id="6477"/>
      <w:r w:rsidRPr="001F4648">
        <w:rPr>
          <w:i/>
        </w:rPr>
        <w:t>len</w:t>
      </w:r>
      <w:r>
        <w:rPr>
          <w:iCs/>
        </w:rPr>
        <w:t>))</w:t>
      </w:r>
      <w:r>
        <w:t>.</w:t>
      </w:r>
      <w:commentRangeEnd w:id="6477"/>
      <w:r>
        <w:rPr>
          <w:rStyle w:val="af6"/>
          <w:rFonts w:ascii="Arial" w:eastAsia="MS Mincho" w:hAnsi="Arial"/>
          <w:spacing w:val="0"/>
          <w:lang w:eastAsia="ja-JP"/>
        </w:rPr>
        <w:commentReference w:id="6477"/>
      </w:r>
    </w:p>
    <w:p w14:paraId="753BE343" w14:textId="77777777" w:rsidR="00550D8C" w:rsidRDefault="00550D8C" w:rsidP="00550D8C">
      <w:pPr>
        <w:pStyle w:val="Alg4"/>
        <w:numPr>
          <w:ilvl w:val="0"/>
          <w:numId w:val="1503"/>
        </w:numPr>
      </w:pPr>
      <w:r>
        <w:t>ReturnIfAbrupt(</w:t>
      </w:r>
      <w:r w:rsidRPr="00924A5A">
        <w:rPr>
          <w:i/>
        </w:rPr>
        <w:t>newObj</w:t>
      </w:r>
      <w:r>
        <w:t>).</w:t>
      </w:r>
    </w:p>
    <w:p w14:paraId="158A7E66" w14:textId="77777777" w:rsidR="00550D8C" w:rsidRPr="00E77497" w:rsidRDefault="00550D8C" w:rsidP="00550D8C">
      <w:pPr>
        <w:pStyle w:val="Alg4"/>
        <w:numPr>
          <w:ilvl w:val="0"/>
          <w:numId w:val="1503"/>
        </w:numPr>
      </w:pPr>
      <w:r w:rsidRPr="00E77497">
        <w:t xml:space="preserve">Let </w:t>
      </w:r>
      <w:r w:rsidRPr="00E77497">
        <w:rPr>
          <w:i/>
        </w:rPr>
        <w:t>k</w:t>
      </w:r>
      <w:r w:rsidRPr="00E77497">
        <w:t xml:space="preserve"> be 0.</w:t>
      </w:r>
    </w:p>
    <w:p w14:paraId="7D1FC8AC" w14:textId="77777777" w:rsidR="00550D8C" w:rsidRPr="00E77497" w:rsidRDefault="00550D8C" w:rsidP="00550D8C">
      <w:pPr>
        <w:pStyle w:val="Alg4"/>
        <w:numPr>
          <w:ilvl w:val="0"/>
          <w:numId w:val="1503"/>
        </w:numPr>
      </w:pPr>
      <w:r w:rsidRPr="00E77497">
        <w:t xml:space="preserve">Repeat, while </w:t>
      </w:r>
      <w:r w:rsidRPr="00E77497">
        <w:rPr>
          <w:i/>
        </w:rPr>
        <w:t xml:space="preserve">k </w:t>
      </w:r>
      <w:r w:rsidRPr="00E77497">
        <w:t xml:space="preserve">&lt; </w:t>
      </w:r>
      <w:r w:rsidRPr="00E77497">
        <w:rPr>
          <w:i/>
        </w:rPr>
        <w:t>len</w:t>
      </w:r>
    </w:p>
    <w:p w14:paraId="47626279" w14:textId="77777777" w:rsidR="00550D8C" w:rsidRPr="00E77497" w:rsidRDefault="00550D8C" w:rsidP="00550D8C">
      <w:pPr>
        <w:pStyle w:val="Alg4"/>
        <w:numPr>
          <w:ilvl w:val="1"/>
          <w:numId w:val="1503"/>
        </w:numPr>
      </w:pPr>
      <w:r w:rsidRPr="00E77497">
        <w:t xml:space="preserve">Let </w:t>
      </w:r>
      <w:r w:rsidRPr="00E77497">
        <w:rPr>
          <w:i/>
        </w:rPr>
        <w:t>Pk</w:t>
      </w:r>
      <w:r w:rsidRPr="00E77497">
        <w:t xml:space="preserve"> be ToString(</w:t>
      </w:r>
      <w:r w:rsidRPr="00E77497">
        <w:rPr>
          <w:i/>
        </w:rPr>
        <w:t>k</w:t>
      </w:r>
      <w:r w:rsidRPr="00E77497">
        <w:t>).</w:t>
      </w:r>
    </w:p>
    <w:p w14:paraId="24689CB1" w14:textId="77777777" w:rsidR="00550D8C" w:rsidRPr="00E77497" w:rsidRDefault="00550D8C" w:rsidP="00550D8C">
      <w:pPr>
        <w:pStyle w:val="Alg4"/>
        <w:numPr>
          <w:ilvl w:val="1"/>
          <w:numId w:val="1503"/>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14:paraId="5C4FF8E2" w14:textId="77777777" w:rsidR="00550D8C" w:rsidRPr="00E77497" w:rsidRDefault="00550D8C" w:rsidP="00550D8C">
      <w:pPr>
        <w:pStyle w:val="Alg4"/>
        <w:numPr>
          <w:ilvl w:val="1"/>
          <w:numId w:val="1503"/>
        </w:numPr>
        <w:contextualSpacing/>
      </w:pPr>
      <w:r>
        <w:t>ReturnIfAbrupt(</w:t>
      </w:r>
      <w:r w:rsidRPr="00E77497">
        <w:rPr>
          <w:i/>
        </w:rPr>
        <w:t>kValue</w:t>
      </w:r>
      <w:r>
        <w:t>).</w:t>
      </w:r>
    </w:p>
    <w:p w14:paraId="030BD3FE" w14:textId="77777777" w:rsidR="00550D8C" w:rsidRDefault="00550D8C" w:rsidP="00550D8C">
      <w:pPr>
        <w:pStyle w:val="Alg4"/>
        <w:numPr>
          <w:ilvl w:val="1"/>
          <w:numId w:val="1503"/>
        </w:numPr>
      </w:pPr>
      <w:r>
        <w:t xml:space="preserve">If </w:t>
      </w:r>
      <w:r>
        <w:rPr>
          <w:i/>
          <w:iCs/>
        </w:rPr>
        <w:t>mapping</w:t>
      </w:r>
      <w:r>
        <w:t xml:space="preserve"> is </w:t>
      </w:r>
      <w:r>
        <w:rPr>
          <w:b/>
          <w:bCs/>
        </w:rPr>
        <w:t>true</w:t>
      </w:r>
      <w:r>
        <w:t>, then</w:t>
      </w:r>
    </w:p>
    <w:p w14:paraId="77D05B3C" w14:textId="77777777" w:rsidR="00550D8C" w:rsidRPr="00E77497" w:rsidRDefault="00550D8C" w:rsidP="00550D8C">
      <w:pPr>
        <w:pStyle w:val="Alg4"/>
        <w:numPr>
          <w:ilvl w:val="2"/>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14:paraId="0F491433" w14:textId="77777777" w:rsidR="00550D8C" w:rsidRPr="00E77497" w:rsidRDefault="00550D8C" w:rsidP="00550D8C">
      <w:pPr>
        <w:pStyle w:val="Alg4"/>
        <w:numPr>
          <w:ilvl w:val="2"/>
          <w:numId w:val="1503"/>
        </w:numPr>
        <w:contextualSpacing/>
      </w:pPr>
      <w:r>
        <w:t>ReturnIfAbrupt(</w:t>
      </w:r>
      <w:r>
        <w:rPr>
          <w:i/>
        </w:rPr>
        <w:t>mappedValue</w:t>
      </w:r>
      <w:r>
        <w:t>).</w:t>
      </w:r>
    </w:p>
    <w:p w14:paraId="01989544" w14:textId="77777777" w:rsidR="00550D8C" w:rsidRDefault="00550D8C" w:rsidP="00550D8C">
      <w:pPr>
        <w:pStyle w:val="Alg4"/>
        <w:numPr>
          <w:ilvl w:val="1"/>
          <w:numId w:val="1503"/>
        </w:numPr>
      </w:pPr>
      <w:r>
        <w:t xml:space="preserve">Else, let </w:t>
      </w:r>
      <w:r>
        <w:rPr>
          <w:i/>
          <w:iCs/>
        </w:rPr>
        <w:t>mappedValue</w:t>
      </w:r>
      <w:r>
        <w:t xml:space="preserve"> be </w:t>
      </w:r>
      <w:r>
        <w:rPr>
          <w:i/>
          <w:iCs/>
        </w:rPr>
        <w:t>kValue</w:t>
      </w:r>
      <w:r>
        <w:t>.</w:t>
      </w:r>
    </w:p>
    <w:p w14:paraId="55A2EFAC" w14:textId="77777777" w:rsidR="00550D8C" w:rsidRPr="00E77497" w:rsidRDefault="00550D8C" w:rsidP="00550D8C">
      <w:pPr>
        <w:pStyle w:val="Alg4"/>
        <w:numPr>
          <w:ilvl w:val="1"/>
          <w:numId w:val="1503"/>
        </w:numPr>
      </w:pPr>
      <w:r>
        <w:t xml:space="preserve">Let </w:t>
      </w:r>
      <w:r>
        <w:rPr>
          <w:i/>
        </w:rPr>
        <w:t>putStatus</w:t>
      </w:r>
      <w:r>
        <w:t xml:space="preserve"> be the result of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14:paraId="66D18C80" w14:textId="77777777" w:rsidR="00550D8C" w:rsidRPr="00E77497" w:rsidRDefault="00550D8C" w:rsidP="00550D8C">
      <w:pPr>
        <w:pStyle w:val="Alg4"/>
        <w:numPr>
          <w:ilvl w:val="1"/>
          <w:numId w:val="1503"/>
        </w:numPr>
        <w:contextualSpacing/>
      </w:pPr>
      <w:r>
        <w:t>ReturnIfAbrupt(</w:t>
      </w:r>
      <w:r>
        <w:rPr>
          <w:i/>
        </w:rPr>
        <w:t>putStatus</w:t>
      </w:r>
      <w:r>
        <w:t>).</w:t>
      </w:r>
    </w:p>
    <w:p w14:paraId="1007E8D7" w14:textId="77777777" w:rsidR="00550D8C" w:rsidRPr="00E77497" w:rsidRDefault="00550D8C" w:rsidP="00550D8C">
      <w:pPr>
        <w:pStyle w:val="Alg4"/>
        <w:numPr>
          <w:ilvl w:val="1"/>
          <w:numId w:val="1503"/>
        </w:numPr>
      </w:pPr>
      <w:r w:rsidRPr="00E77497">
        <w:t xml:space="preserve">Increase </w:t>
      </w:r>
      <w:r w:rsidRPr="00E77497">
        <w:rPr>
          <w:i/>
        </w:rPr>
        <w:t>k</w:t>
      </w:r>
      <w:r w:rsidRPr="00E77497">
        <w:t xml:space="preserve"> by 1.</w:t>
      </w:r>
    </w:p>
    <w:p w14:paraId="1A7C2785" w14:textId="77777777" w:rsidR="00550D8C" w:rsidRPr="00E77497" w:rsidRDefault="00550D8C" w:rsidP="00550D8C">
      <w:pPr>
        <w:pStyle w:val="Alg4"/>
        <w:numPr>
          <w:ilvl w:val="0"/>
          <w:numId w:val="1503"/>
        </w:numPr>
        <w:spacing w:after="120"/>
      </w:pPr>
      <w:r w:rsidRPr="00E77497">
        <w:t xml:space="preserve">Return </w:t>
      </w:r>
      <w:r w:rsidRPr="00924A5A">
        <w:rPr>
          <w:i/>
        </w:rPr>
        <w:t>newObj</w:t>
      </w:r>
      <w:r w:rsidRPr="00E77497">
        <w:t>.</w:t>
      </w:r>
    </w:p>
    <w:p w14:paraId="2804E1A0" w14:textId="77777777" w:rsidR="00550D8C" w:rsidRPr="00E77497" w:rsidRDefault="00550D8C" w:rsidP="00550D8C">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r>
        <w:t xml:space="preserve">This function uses [[Put]] to store elements into a newly created object and assume that the constructor sets the </w:t>
      </w:r>
      <w:r w:rsidRPr="00315DAF">
        <w:rPr>
          <w:rFonts w:ascii="Courier New" w:hAnsi="Courier New" w:cs="Courier New"/>
          <w:b/>
          <w:bCs/>
        </w:rPr>
        <w:t>length</w:t>
      </w:r>
      <w:r>
        <w:t xml:space="preserve"> property of the new object to the argument value passed to it.</w:t>
      </w:r>
    </w:p>
    <w:p w14:paraId="5E507577" w14:textId="77777777" w:rsidR="003E75AF" w:rsidRPr="00E77497" w:rsidRDefault="003E75AF" w:rsidP="003E75AF">
      <w:pPr>
        <w:pStyle w:val="40"/>
      </w:pPr>
      <w:r>
        <w:t>%</w:t>
      </w:r>
      <w:r w:rsidRPr="00573628">
        <w:t>TypedArray</w:t>
      </w:r>
      <w:r>
        <w:t>%</w:t>
      </w:r>
      <w:r w:rsidRPr="00E77497">
        <w:t>.</w:t>
      </w:r>
      <w:r>
        <w:t>of</w:t>
      </w:r>
      <w:r w:rsidRPr="00E77497">
        <w:t xml:space="preserve"> ( </w:t>
      </w:r>
      <w:r>
        <w:t>...items</w:t>
      </w:r>
      <w:r w:rsidRPr="00E77497">
        <w:t xml:space="preserve"> )</w:t>
      </w:r>
    </w:p>
    <w:p w14:paraId="4FB734DD" w14:textId="77777777" w:rsidR="003E75AF" w:rsidRPr="00E77497" w:rsidRDefault="003E75AF" w:rsidP="003E75AF">
      <w:r w:rsidRPr="00E77497">
        <w:t xml:space="preserve">When the </w:t>
      </w:r>
      <w:r>
        <w:rPr>
          <w:rFonts w:ascii="Courier New" w:hAnsi="Courier New" w:cs="Courier New"/>
          <w:b/>
        </w:rPr>
        <w:t>of</w:t>
      </w:r>
      <w:r w:rsidRPr="00E77497">
        <w:t xml:space="preserve"> method is called with </w:t>
      </w:r>
      <w:r>
        <w:t>any number of arguments</w:t>
      </w:r>
      <w:r w:rsidRPr="00E77497">
        <w:t>, the following steps are taken:</w:t>
      </w:r>
    </w:p>
    <w:p w14:paraId="4273EBEF" w14:textId="77777777" w:rsidR="003E75AF" w:rsidRPr="00E77497" w:rsidRDefault="003E75AF" w:rsidP="003E75AF">
      <w:pPr>
        <w:pStyle w:val="Alg4"/>
        <w:numPr>
          <w:ilvl w:val="0"/>
          <w:numId w:val="1545"/>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742F0E02" w14:textId="77777777" w:rsidR="003E75AF" w:rsidRPr="00E77497" w:rsidRDefault="003E75AF" w:rsidP="003E75AF">
      <w:pPr>
        <w:pStyle w:val="Alg4"/>
        <w:numPr>
          <w:ilvl w:val="0"/>
          <w:numId w:val="1545"/>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14:paraId="4C3948EE" w14:textId="77777777" w:rsidR="003E75AF" w:rsidRDefault="003E75AF" w:rsidP="003E75AF">
      <w:pPr>
        <w:pStyle w:val="Alg4"/>
        <w:numPr>
          <w:ilvl w:val="0"/>
          <w:numId w:val="1545"/>
        </w:numPr>
      </w:pPr>
      <w:r>
        <w:t xml:space="preserve">Let </w:t>
      </w:r>
      <w:r w:rsidRPr="004403FF">
        <w:rPr>
          <w:i/>
        </w:rPr>
        <w:t>C</w:t>
      </w:r>
      <w:r>
        <w:t xml:space="preserve"> be the </w:t>
      </w:r>
      <w:r w:rsidRPr="00E77497">
        <w:rPr>
          <w:b/>
        </w:rPr>
        <w:t xml:space="preserve">this </w:t>
      </w:r>
      <w:r>
        <w:t>value.</w:t>
      </w:r>
    </w:p>
    <w:p w14:paraId="4CAFA302" w14:textId="77777777" w:rsidR="003E75AF" w:rsidRDefault="003E75AF" w:rsidP="003E75AF">
      <w:pPr>
        <w:pStyle w:val="Alg4"/>
        <w:numPr>
          <w:ilvl w:val="0"/>
          <w:numId w:val="1545"/>
        </w:numPr>
      </w:pPr>
      <w:r>
        <w:t>If IsConstructor(</w:t>
      </w:r>
      <w:r w:rsidRPr="00924A5A">
        <w:rPr>
          <w:i/>
        </w:rPr>
        <w:t>C</w:t>
      </w:r>
      <w:r>
        <w:t xml:space="preserve">) is </w:t>
      </w:r>
      <w:r w:rsidRPr="00924A5A">
        <w:rPr>
          <w:b/>
        </w:rPr>
        <w:t>true</w:t>
      </w:r>
      <w:r>
        <w:t>, then</w:t>
      </w:r>
    </w:p>
    <w:p w14:paraId="090D67AF" w14:textId="77777777" w:rsidR="003E75AF" w:rsidRDefault="003E75AF" w:rsidP="003E75AF">
      <w:pPr>
        <w:pStyle w:val="Alg4"/>
        <w:numPr>
          <w:ilvl w:val="1"/>
          <w:numId w:val="1545"/>
        </w:numPr>
      </w:pPr>
      <w:r w:rsidRPr="00E77497">
        <w:t xml:space="preserve">Let </w:t>
      </w:r>
      <w:r>
        <w:rPr>
          <w:i/>
        </w:rPr>
        <w:t>newObj</w:t>
      </w:r>
      <w:r w:rsidRPr="00E77497">
        <w:t xml:space="preserve"> be </w:t>
      </w:r>
      <w:r>
        <w:t>the result of OrdinaryConstruct(</w:t>
      </w:r>
      <w:r w:rsidRPr="00924A5A">
        <w:rPr>
          <w:i/>
        </w:rPr>
        <w:t>C</w:t>
      </w:r>
      <w:r w:rsidRPr="003F7754">
        <w:rPr>
          <w:iCs/>
        </w:rPr>
        <w:t>,</w:t>
      </w:r>
      <w:r>
        <w:t xml:space="preserve"> (</w:t>
      </w:r>
      <w:commentRangeStart w:id="6478"/>
      <w:r w:rsidRPr="001F4648">
        <w:rPr>
          <w:i/>
        </w:rPr>
        <w:t>len</w:t>
      </w:r>
      <w:r>
        <w:rPr>
          <w:iCs/>
        </w:rPr>
        <w:t>))</w:t>
      </w:r>
      <w:r>
        <w:t>.</w:t>
      </w:r>
      <w:commentRangeEnd w:id="6478"/>
      <w:r>
        <w:rPr>
          <w:rStyle w:val="af6"/>
          <w:rFonts w:ascii="Arial" w:eastAsia="MS Mincho" w:hAnsi="Arial"/>
          <w:spacing w:val="0"/>
          <w:lang w:eastAsia="ja-JP"/>
        </w:rPr>
        <w:commentReference w:id="6478"/>
      </w:r>
    </w:p>
    <w:p w14:paraId="624F63E3" w14:textId="77777777" w:rsidR="003E75AF" w:rsidRDefault="003E75AF" w:rsidP="003E75AF">
      <w:pPr>
        <w:pStyle w:val="Alg4"/>
        <w:numPr>
          <w:ilvl w:val="0"/>
          <w:numId w:val="1545"/>
        </w:numPr>
      </w:pPr>
      <w:r>
        <w:t>Else,</w:t>
      </w:r>
    </w:p>
    <w:p w14:paraId="1AB7E7F7" w14:textId="77777777" w:rsidR="003E75AF" w:rsidRPr="00E77497" w:rsidRDefault="003E75AF" w:rsidP="003E75AF">
      <w:pPr>
        <w:pStyle w:val="Alg4"/>
        <w:numPr>
          <w:ilvl w:val="1"/>
          <w:numId w:val="1545"/>
        </w:numPr>
      </w:pPr>
      <w:r>
        <w:t xml:space="preserve">Throw a </w:t>
      </w:r>
      <w:r w:rsidRPr="003F7754">
        <w:rPr>
          <w:b/>
          <w:bCs/>
        </w:rPr>
        <w:t>TypeError</w:t>
      </w:r>
      <w:r>
        <w:t xml:space="preserve"> exception</w:t>
      </w:r>
      <w:r w:rsidRPr="00E77497">
        <w:t>.</w:t>
      </w:r>
    </w:p>
    <w:p w14:paraId="1C4AA2CF" w14:textId="77777777" w:rsidR="003E75AF" w:rsidRDefault="003E75AF" w:rsidP="003E75AF">
      <w:pPr>
        <w:pStyle w:val="Alg4"/>
        <w:numPr>
          <w:ilvl w:val="0"/>
          <w:numId w:val="1545"/>
        </w:numPr>
      </w:pPr>
      <w:r>
        <w:t>ReturnIfAbrupt(</w:t>
      </w:r>
      <w:r>
        <w:rPr>
          <w:i/>
        </w:rPr>
        <w:t>newObj</w:t>
      </w:r>
      <w:r>
        <w:t>).</w:t>
      </w:r>
    </w:p>
    <w:p w14:paraId="76549BE3" w14:textId="77777777" w:rsidR="003E75AF" w:rsidRPr="00E77497" w:rsidRDefault="003E75AF" w:rsidP="003E75AF">
      <w:pPr>
        <w:pStyle w:val="Alg4"/>
        <w:numPr>
          <w:ilvl w:val="0"/>
          <w:numId w:val="1545"/>
        </w:numPr>
      </w:pPr>
      <w:r w:rsidRPr="00E77497">
        <w:t xml:space="preserve">Let </w:t>
      </w:r>
      <w:r w:rsidRPr="00E77497">
        <w:rPr>
          <w:i/>
        </w:rPr>
        <w:t>k</w:t>
      </w:r>
      <w:r w:rsidRPr="00E77497">
        <w:t xml:space="preserve"> be 0.</w:t>
      </w:r>
    </w:p>
    <w:p w14:paraId="26ED589D" w14:textId="77777777" w:rsidR="003E75AF" w:rsidRPr="00E77497" w:rsidRDefault="003E75AF" w:rsidP="003E75AF">
      <w:pPr>
        <w:pStyle w:val="Alg4"/>
        <w:numPr>
          <w:ilvl w:val="0"/>
          <w:numId w:val="1545"/>
        </w:numPr>
      </w:pPr>
      <w:r w:rsidRPr="00E77497">
        <w:t xml:space="preserve">Repeat, while </w:t>
      </w:r>
      <w:r w:rsidRPr="00E77497">
        <w:rPr>
          <w:i/>
        </w:rPr>
        <w:t xml:space="preserve">k </w:t>
      </w:r>
      <w:r w:rsidRPr="00E77497">
        <w:t xml:space="preserve">&lt; </w:t>
      </w:r>
      <w:r w:rsidRPr="00E77497">
        <w:rPr>
          <w:i/>
        </w:rPr>
        <w:t>len</w:t>
      </w:r>
    </w:p>
    <w:p w14:paraId="7A6D5054" w14:textId="77777777" w:rsidR="003E75AF" w:rsidRPr="00E77497" w:rsidRDefault="003E75AF" w:rsidP="003E75AF">
      <w:pPr>
        <w:pStyle w:val="Alg4"/>
        <w:numPr>
          <w:ilvl w:val="1"/>
          <w:numId w:val="1545"/>
        </w:numPr>
      </w:pPr>
      <w:r w:rsidRPr="00E77497">
        <w:t xml:space="preserve">Let </w:t>
      </w:r>
      <w:r w:rsidRPr="00E77497">
        <w:rPr>
          <w:i/>
        </w:rPr>
        <w:t>Pk</w:t>
      </w:r>
      <w:r w:rsidRPr="00E77497">
        <w:t xml:space="preserve"> be ToString(</w:t>
      </w:r>
      <w:r w:rsidRPr="00E77497">
        <w:rPr>
          <w:i/>
        </w:rPr>
        <w:t>k</w:t>
      </w:r>
      <w:r w:rsidRPr="00E77497">
        <w:t>).</w:t>
      </w:r>
    </w:p>
    <w:p w14:paraId="4EAFA9CA" w14:textId="77777777" w:rsidR="003E75AF" w:rsidRPr="00E77497" w:rsidRDefault="003E75AF" w:rsidP="003E75AF">
      <w:pPr>
        <w:pStyle w:val="Alg4"/>
        <w:numPr>
          <w:ilvl w:val="1"/>
          <w:numId w:val="1545"/>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14:paraId="44118D37" w14:textId="77777777" w:rsidR="003E75AF" w:rsidRPr="00E77497" w:rsidRDefault="003E75AF" w:rsidP="003E75AF">
      <w:pPr>
        <w:pStyle w:val="Alg4"/>
        <w:numPr>
          <w:ilvl w:val="1"/>
          <w:numId w:val="1545"/>
        </w:numPr>
      </w:pPr>
      <w:r>
        <w:t xml:space="preserve">Let </w:t>
      </w:r>
      <w:r w:rsidRPr="00E1304F">
        <w:rPr>
          <w:i/>
        </w:rPr>
        <w:t>define</w:t>
      </w:r>
      <w:r>
        <w:rPr>
          <w:i/>
        </w:rPr>
        <w:t>Status</w:t>
      </w:r>
      <w:r>
        <w:t xml:space="preserve"> be the result of Put(</w:t>
      </w:r>
      <w:r>
        <w:rPr>
          <w:i/>
        </w:rPr>
        <w:t>newObj</w:t>
      </w:r>
      <w:r>
        <w:t>,</w:t>
      </w:r>
      <w:r w:rsidRPr="00E77497">
        <w:rPr>
          <w:i/>
        </w:rPr>
        <w:t>Pk</w:t>
      </w:r>
      <w:r w:rsidRPr="00E77497">
        <w:t xml:space="preserve">, </w:t>
      </w:r>
      <w:r>
        <w:rPr>
          <w:i/>
        </w:rPr>
        <w:t>kValue</w:t>
      </w:r>
      <w:r>
        <w:t>.[[value]]</w:t>
      </w:r>
      <w:r w:rsidRPr="00E77497">
        <w:t>,</w:t>
      </w:r>
      <w:r w:rsidRPr="00E85F3D">
        <w:rPr>
          <w:b/>
        </w:rPr>
        <w:t xml:space="preserve"> </w:t>
      </w:r>
      <w:r w:rsidRPr="00E77497">
        <w:rPr>
          <w:b/>
        </w:rPr>
        <w:t>true</w:t>
      </w:r>
      <w:r>
        <w:t>)</w:t>
      </w:r>
      <w:r w:rsidRPr="00E77497">
        <w:t>.</w:t>
      </w:r>
    </w:p>
    <w:p w14:paraId="706340DB" w14:textId="77777777" w:rsidR="003E75AF" w:rsidRPr="00E77497" w:rsidRDefault="003E75AF" w:rsidP="003E75AF">
      <w:pPr>
        <w:pStyle w:val="Alg4"/>
        <w:numPr>
          <w:ilvl w:val="1"/>
          <w:numId w:val="1545"/>
        </w:numPr>
        <w:contextualSpacing/>
      </w:pPr>
      <w:r>
        <w:t>ReturnIfAbrupt(</w:t>
      </w:r>
      <w:r w:rsidRPr="00E1304F">
        <w:rPr>
          <w:i/>
        </w:rPr>
        <w:t>define</w:t>
      </w:r>
      <w:r>
        <w:rPr>
          <w:i/>
        </w:rPr>
        <w:t>Status</w:t>
      </w:r>
      <w:r>
        <w:t>).</w:t>
      </w:r>
    </w:p>
    <w:p w14:paraId="2ABC1582" w14:textId="77777777" w:rsidR="003E75AF" w:rsidRPr="00E77497" w:rsidRDefault="003E75AF" w:rsidP="003E75AF">
      <w:pPr>
        <w:pStyle w:val="Alg4"/>
        <w:numPr>
          <w:ilvl w:val="1"/>
          <w:numId w:val="1545"/>
        </w:numPr>
      </w:pPr>
      <w:r w:rsidRPr="00E77497">
        <w:t xml:space="preserve">Increase </w:t>
      </w:r>
      <w:r w:rsidRPr="00E77497">
        <w:rPr>
          <w:i/>
        </w:rPr>
        <w:t>k</w:t>
      </w:r>
      <w:r w:rsidRPr="00E77497">
        <w:t xml:space="preserve"> by 1.</w:t>
      </w:r>
    </w:p>
    <w:p w14:paraId="0C91F120" w14:textId="77777777" w:rsidR="003E75AF" w:rsidRPr="00E77497" w:rsidRDefault="003E75AF" w:rsidP="003E75AF">
      <w:pPr>
        <w:pStyle w:val="Alg4"/>
        <w:numPr>
          <w:ilvl w:val="0"/>
          <w:numId w:val="1545"/>
        </w:numPr>
        <w:spacing w:after="120"/>
      </w:pPr>
      <w:r w:rsidRPr="00E77497">
        <w:t xml:space="preserve">Return </w:t>
      </w:r>
      <w:r>
        <w:rPr>
          <w:i/>
        </w:rPr>
        <w:t>newObj</w:t>
      </w:r>
      <w:r w:rsidRPr="00E77497">
        <w:t>.</w:t>
      </w:r>
    </w:p>
    <w:p w14:paraId="55DC0462" w14:textId="77777777" w:rsidR="003E75AF" w:rsidRPr="00E77497" w:rsidRDefault="003E75AF" w:rsidP="003E75AF">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14:paraId="74A1006F" w14:textId="77777777" w:rsidR="003E75AF" w:rsidRDefault="003E75AF" w:rsidP="003E75AF">
      <w:pPr>
        <w:pStyle w:val="Note"/>
      </w:pPr>
      <w:r>
        <w:t>NOTE 1</w:t>
      </w:r>
      <w:r>
        <w:tab/>
        <w:t xml:space="preserve">The </w:t>
      </w:r>
      <w:r w:rsidRPr="000F607A">
        <w:rPr>
          <w:rFonts w:ascii="Times New Roman" w:hAnsi="Times New Roman"/>
          <w:i/>
        </w:rPr>
        <w:t>items</w:t>
      </w:r>
      <w:r>
        <w:t xml:space="preserve"> argument is assumed to be a well-formed rest argument value. </w:t>
      </w:r>
    </w:p>
    <w:p w14:paraId="5F9AA48C" w14:textId="77777777" w:rsidR="003E75AF" w:rsidRPr="00E77497" w:rsidRDefault="003E75AF" w:rsidP="003E75AF">
      <w:pPr>
        <w:pStyle w:val="Note"/>
      </w:pPr>
      <w:r w:rsidRPr="00E77497">
        <w:t>NOTE</w:t>
      </w:r>
      <w:r>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 xml:space="preserve">a </w:t>
      </w:r>
      <w:r w:rsidRPr="003F7754">
        <w:rPr>
          <w:i/>
          <w:iCs/>
        </w:rPr>
        <w:t>TypedArray</w:t>
      </w:r>
      <w:r w:rsidRPr="00E77497">
        <w:t xml:space="preserve"> </w:t>
      </w:r>
      <w:r>
        <w:t>constructor</w:t>
      </w:r>
      <w:r w:rsidRPr="00E77497">
        <w:t xml:space="preserve">. Therefore it can be transferred </w:t>
      </w:r>
      <w:r>
        <w:t>to or inherited by</w:t>
      </w:r>
      <w:r w:rsidRPr="00E77497">
        <w:t xml:space="preserve"> other </w:t>
      </w:r>
      <w:r>
        <w:t>constructors</w:t>
      </w:r>
      <w:r w:rsidRPr="00E77497">
        <w:t xml:space="preserve"> </w:t>
      </w:r>
      <w:r>
        <w:t>that may be called with a single numeric argument</w:t>
      </w:r>
      <w:r w:rsidRPr="00E77497">
        <w:t xml:space="preserve">. </w:t>
      </w:r>
      <w:r>
        <w:t>However, it does assume that  constructor creates and initializes a length property that is initialized to its argument value.</w:t>
      </w:r>
    </w:p>
    <w:p w14:paraId="4AA7835F" w14:textId="77777777" w:rsidR="00550D8C" w:rsidRDefault="00550D8C" w:rsidP="00550D8C">
      <w:pPr>
        <w:pStyle w:val="40"/>
      </w:pPr>
      <w:r>
        <w:t>%</w:t>
      </w:r>
      <w:r w:rsidRPr="00573628">
        <w:t>TypedArray</w:t>
      </w:r>
      <w:r>
        <w:t>%.prototype</w:t>
      </w:r>
    </w:p>
    <w:p w14:paraId="1767BEA9" w14:textId="77777777" w:rsidR="00550D8C" w:rsidRDefault="00550D8C" w:rsidP="00550D8C">
      <w:r>
        <w:t>The initial value of %</w:t>
      </w:r>
      <w:r w:rsidRPr="00573628">
        <w:t>TypedArray</w:t>
      </w:r>
      <w:r>
        <w:t>%.prototype is the %TypedArrayPrototype% intrinsic object (</w:t>
      </w:r>
      <w:r w:rsidR="00386020">
        <w:fldChar w:fldCharType="begin"/>
      </w:r>
      <w:r w:rsidR="00386020">
        <w:instrText xml:space="preserve"> REF _Ref366084182 \r \h </w:instrText>
      </w:r>
      <w:r w:rsidR="00386020">
        <w:fldChar w:fldCharType="separate"/>
      </w:r>
      <w:r w:rsidR="00083CEC">
        <w:t>22.2.3</w:t>
      </w:r>
      <w:r w:rsidR="00386020">
        <w:fldChar w:fldCharType="end"/>
      </w:r>
      <w:r>
        <w:t>).</w:t>
      </w:r>
    </w:p>
    <w:p w14:paraId="020A297F" w14:textId="77777777" w:rsidR="00550D8C" w:rsidRDefault="00550D8C" w:rsidP="00550D8C">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14:paraId="5AE6A748" w14:textId="77777777" w:rsidR="003E75AF" w:rsidRPr="00A67AF2" w:rsidRDefault="003E75AF" w:rsidP="003E75AF">
      <w:pPr>
        <w:pStyle w:val="40"/>
      </w:pPr>
      <w:r>
        <w:t>%</w:t>
      </w:r>
      <w:r w:rsidRPr="00573628">
        <w:t>TypedArray</w:t>
      </w:r>
      <w:r>
        <w:t>%</w:t>
      </w:r>
      <w:r w:rsidDel="007D0DD9">
        <w:rPr>
          <w:i/>
        </w:rPr>
        <w:t xml:space="preserve"> </w:t>
      </w:r>
      <w:r>
        <w:t>[ @@create ]</w:t>
      </w:r>
      <w:r w:rsidRPr="00A67AF2">
        <w:t xml:space="preserve"> (</w:t>
      </w:r>
      <w:r>
        <w:t xml:space="preserve"> </w:t>
      </w:r>
      <w:r w:rsidRPr="00A67AF2">
        <w:t>)</w:t>
      </w:r>
    </w:p>
    <w:p w14:paraId="5DAC4D33" w14:textId="77777777" w:rsidR="003E75AF" w:rsidRPr="00E77497" w:rsidRDefault="003E75AF" w:rsidP="003E75AF">
      <w:r>
        <w:t>T</w:t>
      </w:r>
      <w:r w:rsidRPr="00675B74">
        <w:t>he</w:t>
      </w:r>
      <w:r>
        <w:t xml:space="preserve"> @@create</w:t>
      </w:r>
      <w:r w:rsidRPr="00675B74">
        <w:t xml:space="preserve"> method of</w:t>
      </w:r>
      <w:r>
        <w:t xml:space="preserve"> %</w:t>
      </w:r>
      <w:r w:rsidRPr="00573628">
        <w:t>TypedArray</w:t>
      </w:r>
      <w:r>
        <w:t>%</w:t>
      </w:r>
      <w:r w:rsidRPr="00E77497">
        <w:t xml:space="preserve"> </w:t>
      </w:r>
      <w:r>
        <w:t>performs the</w:t>
      </w:r>
      <w:r w:rsidRPr="00E77497">
        <w:t xml:space="preserve"> following steps:</w:t>
      </w:r>
    </w:p>
    <w:p w14:paraId="361A786B" w14:textId="77777777" w:rsidR="003E75AF" w:rsidRDefault="003E75AF" w:rsidP="003E75AF">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308A6103" w14:textId="77777777" w:rsidR="003E75AF" w:rsidRDefault="003E75AF" w:rsidP="003E75AF">
      <w:pPr>
        <w:numPr>
          <w:ilvl w:val="0"/>
          <w:numId w:val="1301"/>
        </w:numPr>
        <w:contextualSpacing/>
        <w:rPr>
          <w:rFonts w:ascii="Times New Roman" w:hAnsi="Times New Roman"/>
        </w:rPr>
      </w:pPr>
      <w:r>
        <w:rPr>
          <w:rFonts w:ascii="Times New Roman" w:hAnsi="Times New Roman"/>
        </w:rPr>
        <w:t>If Type(</w:t>
      </w:r>
      <w:r>
        <w:rPr>
          <w:rFonts w:ascii="Times New Roman" w:hAnsi="Times New Roman"/>
          <w:i/>
          <w:iCs/>
        </w:rPr>
        <w:t>F</w:t>
      </w:r>
      <w:r>
        <w:rPr>
          <w:rFonts w:ascii="Times New Roman" w:hAnsi="Times New Roman"/>
        </w:rPr>
        <w:t xml:space="preserve">) is not Object, then throw a </w:t>
      </w:r>
      <w:r w:rsidRPr="00C77389">
        <w:rPr>
          <w:rFonts w:ascii="Times New Roman" w:hAnsi="Times New Roman"/>
          <w:b/>
          <w:bCs/>
        </w:rPr>
        <w:t>TypeError</w:t>
      </w:r>
      <w:r>
        <w:rPr>
          <w:rFonts w:ascii="Times New Roman" w:hAnsi="Times New Roman"/>
        </w:rPr>
        <w:t xml:space="preserve"> exception.</w:t>
      </w:r>
    </w:p>
    <w:p w14:paraId="47B87626" w14:textId="77777777" w:rsidR="003E75AF" w:rsidRDefault="003E75AF" w:rsidP="003E75AF">
      <w:pPr>
        <w:numPr>
          <w:ilvl w:val="0"/>
          <w:numId w:val="1301"/>
        </w:numPr>
        <w:contextualSpacing/>
        <w:rPr>
          <w:rFonts w:ascii="Times New Roman" w:hAnsi="Times New Roman"/>
        </w:rPr>
      </w:pPr>
      <w:r>
        <w:rPr>
          <w:rFonts w:ascii="Times New Roman" w:hAnsi="Times New Roman"/>
        </w:rPr>
        <w:t xml:space="preserve">If </w:t>
      </w:r>
      <w:r>
        <w:rPr>
          <w:rFonts w:ascii="Times New Roman" w:hAnsi="Times New Roman"/>
          <w:i/>
          <w:iCs/>
        </w:rPr>
        <w:t>F</w:t>
      </w:r>
      <w:r>
        <w:rPr>
          <w:rFonts w:ascii="Times New Roman" w:hAnsi="Times New Roman"/>
        </w:rPr>
        <w:t xml:space="preserve"> does not have a [[</w:t>
      </w:r>
      <w:r w:rsidRPr="00520808">
        <w:rPr>
          <w:rFonts w:ascii="Times New Roman" w:hAnsi="Times New Roman"/>
        </w:rPr>
        <w:t>TypedArrayConstructor</w:t>
      </w:r>
      <w:r>
        <w:rPr>
          <w:rFonts w:ascii="Times New Roman" w:hAnsi="Times New Roman"/>
        </w:rPr>
        <w:t xml:space="preserve">]] internal data property, then throw a </w:t>
      </w:r>
      <w:r w:rsidRPr="00C77389">
        <w:rPr>
          <w:rFonts w:ascii="Times New Roman" w:hAnsi="Times New Roman"/>
          <w:b/>
          <w:bCs/>
        </w:rPr>
        <w:t>TypeError</w:t>
      </w:r>
      <w:r>
        <w:rPr>
          <w:rFonts w:ascii="Times New Roman" w:hAnsi="Times New Roman"/>
        </w:rPr>
        <w:t xml:space="preserve"> exception.</w:t>
      </w:r>
    </w:p>
    <w:p w14:paraId="0A996347" w14:textId="77777777" w:rsidR="003E75AF" w:rsidRPr="00076B9E" w:rsidRDefault="003E75AF" w:rsidP="003E75AF">
      <w:pPr>
        <w:numPr>
          <w:ilvl w:val="0"/>
          <w:numId w:val="1301"/>
        </w:numPr>
        <w:ind w:left="403" w:hanging="403"/>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sidRPr="00695875">
        <w:rPr>
          <w:rFonts w:ascii="Courier New" w:hAnsi="Courier New"/>
          <w:b/>
        </w:rPr>
        <w:t>%</w:t>
      </w:r>
      <w:r w:rsidRPr="00C77389">
        <w:rPr>
          <w:rFonts w:ascii="Times New Roman" w:hAnsi="Times New Roman"/>
          <w:bCs/>
        </w:rPr>
        <w:t>TypedArray</w:t>
      </w:r>
      <w:r w:rsidRPr="00695875">
        <w:rPr>
          <w:rFonts w:ascii="Courier New" w:hAnsi="Courier New"/>
          <w:b/>
        </w:rPr>
        <w:t>Prototype%</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39825B9B" w14:textId="77777777" w:rsidR="003E75AF" w:rsidRDefault="003E75AF" w:rsidP="003E75AF">
      <w:pPr>
        <w:numPr>
          <w:ilvl w:val="0"/>
          <w:numId w:val="1301"/>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590127B8" w14:textId="77777777" w:rsidR="003E75AF" w:rsidRPr="00E77497" w:rsidRDefault="003E75AF" w:rsidP="003E75AF">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A62B7D">
        <w:rPr>
          <w:rFonts w:ascii="Times New Roman" w:hAnsi="Times New Roman"/>
          <w:iCs/>
        </w:rPr>
        <w:t xml:space="preserve">IntegerIndexedObjectCreate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14:paraId="1C5D9297" w14:textId="77777777"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 xml:space="preserve">Add a </w:t>
      </w:r>
      <w:r>
        <w:rPr>
          <w:rFonts w:ascii="Times New Roman" w:hAnsi="Times New Roman"/>
        </w:rPr>
        <w:t>[[ViewedArrayBuffer]]</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3C32B2">
        <w:rPr>
          <w:rFonts w:ascii="Times New Roman" w:hAnsi="Times New Roman"/>
          <w:b/>
          <w:bCs/>
          <w:iCs/>
        </w:rPr>
        <w:t>undefined</w:t>
      </w:r>
      <w:r w:rsidRPr="004F54AE">
        <w:rPr>
          <w:rFonts w:ascii="Times New Roman" w:hAnsi="Times New Roman"/>
        </w:rPr>
        <w:t>.</w:t>
      </w:r>
    </w:p>
    <w:p w14:paraId="4CCD6F0A" w14:textId="77777777"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TypedArray</w:t>
      </w:r>
      <w:r>
        <w:rPr>
          <w:rFonts w:ascii="Times New Roman" w:hAnsi="Times New Roman"/>
        </w:rPr>
        <w:t>Name</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the value of </w:t>
      </w:r>
      <w:r>
        <w:rPr>
          <w:rFonts w:ascii="Times New Roman" w:hAnsi="Times New Roman"/>
          <w:i/>
        </w:rPr>
        <w:t>F’s</w:t>
      </w:r>
      <w:r>
        <w:rPr>
          <w:rFonts w:ascii="Times New Roman" w:hAnsi="Times New Roman"/>
          <w:iCs/>
        </w:rPr>
        <w:t xml:space="preserve"> </w:t>
      </w:r>
      <w:r>
        <w:rPr>
          <w:rFonts w:ascii="Times New Roman" w:hAnsi="Times New Roman"/>
        </w:rPr>
        <w:t>[[</w:t>
      </w:r>
      <w:r w:rsidRPr="00520808">
        <w:rPr>
          <w:rFonts w:ascii="Times New Roman" w:hAnsi="Times New Roman"/>
        </w:rPr>
        <w:t>TypedArrayConstructor</w:t>
      </w:r>
      <w:r>
        <w:rPr>
          <w:rFonts w:ascii="Times New Roman" w:hAnsi="Times New Roman"/>
        </w:rPr>
        <w:t>]] internal data property</w:t>
      </w:r>
      <w:r w:rsidRPr="003C32B2" w:rsidDel="00C77389">
        <w:rPr>
          <w:rFonts w:ascii="Times New Roman" w:hAnsi="Times New Roman"/>
          <w:b/>
          <w:bCs/>
          <w:iCs/>
        </w:rPr>
        <w:t xml:space="preserve"> </w:t>
      </w:r>
      <w:r w:rsidRPr="004F54AE">
        <w:rPr>
          <w:rFonts w:ascii="Times New Roman" w:hAnsi="Times New Roman"/>
        </w:rPr>
        <w:t>.</w:t>
      </w:r>
    </w:p>
    <w:p w14:paraId="0029B7B7" w14:textId="77777777"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ByteLength</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3C32B2">
        <w:rPr>
          <w:rFonts w:ascii="Times New Roman" w:hAnsi="Times New Roman"/>
          <w:iCs/>
        </w:rPr>
        <w:t>0</w:t>
      </w:r>
      <w:r w:rsidRPr="004F54AE">
        <w:rPr>
          <w:rFonts w:ascii="Times New Roman" w:hAnsi="Times New Roman"/>
        </w:rPr>
        <w:t>.</w:t>
      </w:r>
    </w:p>
    <w:p w14:paraId="5B799C3B" w14:textId="77777777"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ByteOffset</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7A6A03">
        <w:rPr>
          <w:rFonts w:ascii="Times New Roman" w:hAnsi="Times New Roman"/>
          <w:iCs/>
        </w:rPr>
        <w:t>0</w:t>
      </w:r>
      <w:r w:rsidRPr="004F54AE">
        <w:rPr>
          <w:rFonts w:ascii="Times New Roman" w:hAnsi="Times New Roman"/>
        </w:rPr>
        <w:t>.</w:t>
      </w:r>
    </w:p>
    <w:p w14:paraId="636B587A" w14:textId="77777777"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ArrayLength</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7A6A03">
        <w:rPr>
          <w:rFonts w:ascii="Times New Roman" w:hAnsi="Times New Roman"/>
          <w:iCs/>
        </w:rPr>
        <w:t>0</w:t>
      </w:r>
      <w:r w:rsidRPr="004F54AE">
        <w:rPr>
          <w:rFonts w:ascii="Times New Roman" w:hAnsi="Times New Roman"/>
        </w:rPr>
        <w:t>.</w:t>
      </w:r>
    </w:p>
    <w:p w14:paraId="282E2EC4" w14:textId="77777777" w:rsidR="003E75AF" w:rsidRDefault="003E75AF" w:rsidP="003E75AF">
      <w:pPr>
        <w:numPr>
          <w:ilvl w:val="0"/>
          <w:numId w:val="1301"/>
        </w:numPr>
        <w:spacing w:after="0"/>
        <w:contextualSpacing/>
        <w:rPr>
          <w:rFonts w:ascii="Times New Roman" w:hAnsi="Times New Roman"/>
        </w:rPr>
      </w:pPr>
      <w:r>
        <w:rPr>
          <w:rFonts w:ascii="Times New Roman" w:hAnsi="Times New Roman"/>
        </w:rPr>
        <w:t xml:space="preserve">Call the [[PreventExtensions]] internal method of </w:t>
      </w:r>
      <w:r>
        <w:rPr>
          <w:rFonts w:ascii="Times New Roman" w:hAnsi="Times New Roman"/>
          <w:i/>
          <w:iCs/>
        </w:rPr>
        <w:t>obj</w:t>
      </w:r>
      <w:r>
        <w:rPr>
          <w:rFonts w:ascii="Times New Roman" w:hAnsi="Times New Roman"/>
        </w:rPr>
        <w:t>.</w:t>
      </w:r>
    </w:p>
    <w:p w14:paraId="0EC4E501" w14:textId="77777777" w:rsidR="003E75AF" w:rsidRDefault="003E75AF" w:rsidP="003E75AF">
      <w:pPr>
        <w:numPr>
          <w:ilvl w:val="0"/>
          <w:numId w:val="130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32921C00" w14:textId="77777777" w:rsidR="003E75AF" w:rsidRPr="00E77497" w:rsidRDefault="003E75AF" w:rsidP="003E75AF">
      <w:pPr>
        <w:contextualSpacing/>
        <w:rPr>
          <w:rFonts w:ascii="Times New Roman" w:hAnsi="Times New Roman"/>
        </w:rPr>
      </w:pPr>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2A48EE2A" w14:textId="77777777" w:rsidR="003E75AF" w:rsidRDefault="003E75AF" w:rsidP="003E75AF">
      <w:pPr>
        <w:pStyle w:val="30"/>
      </w:pPr>
      <w:bookmarkStart w:id="6479" w:name="_Ref366084182"/>
      <w:bookmarkStart w:id="6480" w:name="_Ref366084407"/>
      <w:bookmarkStart w:id="6481" w:name="_Toc366142092"/>
      <w:r>
        <w:t>Properties of the %</w:t>
      </w:r>
      <w:r w:rsidRPr="00573628">
        <w:t>TypedArray</w:t>
      </w:r>
      <w:r>
        <w:t>Prototype% Object</w:t>
      </w:r>
      <w:bookmarkEnd w:id="6479"/>
      <w:bookmarkEnd w:id="6480"/>
      <w:bookmarkEnd w:id="6481"/>
    </w:p>
    <w:p w14:paraId="4AE583A5" w14:textId="77777777" w:rsidR="003E75AF" w:rsidRDefault="003E75AF" w:rsidP="003E75AF">
      <w:r>
        <w:t>The value of the [[Prototype]] internal data property of the %</w:t>
      </w:r>
      <w:r w:rsidRPr="00573628">
        <w:t>TypedArray</w:t>
      </w:r>
      <w:r>
        <w:t>Prototype% object is the standard built-in Object prototype object (</w:t>
      </w:r>
      <w:r>
        <w:fldChar w:fldCharType="begin"/>
      </w:r>
      <w:r>
        <w:instrText xml:space="preserve"> REF _Ref360007187 \r \h </w:instrText>
      </w:r>
      <w:r>
        <w:fldChar w:fldCharType="separate"/>
      </w:r>
      <w:r w:rsidR="00083CEC">
        <w:t>19.1.4</w:t>
      </w:r>
      <w:r>
        <w:fldChar w:fldCharType="end"/>
      </w:r>
      <w:r>
        <w:t>). The %</w:t>
      </w:r>
      <w:r w:rsidRPr="00573628">
        <w:t>TypedArray</w:t>
      </w:r>
      <w:r>
        <w:t xml:space="preserve">Prototype% object is an ordinary object. It does not have a [[ViewedArrayBuffer]] or or any other of the internal data properties that are specific to </w:t>
      </w:r>
      <w:r>
        <w:rPr>
          <w:i/>
          <w:iCs/>
        </w:rPr>
        <w:t>TypedArray</w:t>
      </w:r>
      <w:r>
        <w:t xml:space="preserve"> instance objects.</w:t>
      </w:r>
    </w:p>
    <w:p w14:paraId="61F8283B" w14:textId="77777777" w:rsidR="003E75AF" w:rsidRDefault="003E75AF" w:rsidP="003E75AF">
      <w:pPr>
        <w:pStyle w:val="40"/>
      </w:pPr>
      <w:commentRangeStart w:id="6482"/>
      <w:r>
        <w:t xml:space="preserve">get </w:t>
      </w:r>
      <w:commentRangeEnd w:id="6482"/>
      <w:r>
        <w:rPr>
          <w:rStyle w:val="af6"/>
          <w:b w:val="0"/>
        </w:rPr>
        <w:commentReference w:id="6482"/>
      </w:r>
      <w:r w:rsidRPr="00286791">
        <w:rPr>
          <w:i/>
        </w:rPr>
        <w:t xml:space="preserve"> </w:t>
      </w:r>
      <w:r>
        <w:t>%</w:t>
      </w:r>
      <w:r w:rsidRPr="00573628">
        <w:t>TypedArray</w:t>
      </w:r>
      <w:r>
        <w:t>%.prototype.buffer</w:t>
      </w:r>
    </w:p>
    <w:p w14:paraId="082C50BB" w14:textId="77777777" w:rsidR="003E75AF" w:rsidRPr="00E77497" w:rsidRDefault="003E75AF" w:rsidP="003E75AF">
      <w:r>
        <w:t>%</w:t>
      </w:r>
      <w:r w:rsidRPr="00560AAC">
        <w:rPr>
          <w:iCs/>
        </w:rPr>
        <w:t>TypedArray</w:t>
      </w:r>
      <w:r>
        <w:rPr>
          <w:iCs/>
        </w:rPr>
        <w:t>%</w:t>
      </w:r>
      <w: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14:paraId="2721BBA0" w14:textId="77777777" w:rsidR="003E75AF" w:rsidRPr="00E77497" w:rsidRDefault="003E75AF" w:rsidP="003E75AF">
      <w:pPr>
        <w:pStyle w:val="Alg4"/>
        <w:numPr>
          <w:ilvl w:val="0"/>
          <w:numId w:val="1303"/>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5427AA9D" w14:textId="77777777" w:rsidR="003E75AF" w:rsidRPr="00E77497" w:rsidRDefault="003E75AF" w:rsidP="003E75AF">
      <w:pPr>
        <w:pStyle w:val="Alg4"/>
        <w:numPr>
          <w:ilvl w:val="0"/>
          <w:numId w:val="1303"/>
        </w:numPr>
      </w:pPr>
      <w:r>
        <w:t>ReturnIfAbrupt(</w:t>
      </w:r>
      <w:r>
        <w:rPr>
          <w:i/>
        </w:rPr>
        <w:t>O</w:t>
      </w:r>
      <w:r>
        <w:t>).</w:t>
      </w:r>
    </w:p>
    <w:p w14:paraId="10C91970" w14:textId="77777777" w:rsidR="003E75AF" w:rsidRDefault="003E75AF" w:rsidP="003E75AF">
      <w:pPr>
        <w:pStyle w:val="Alg4"/>
        <w:numPr>
          <w:ilvl w:val="0"/>
          <w:numId w:val="1303"/>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14:paraId="0DE18D58" w14:textId="77777777" w:rsidR="003E75AF" w:rsidRPr="00E77497" w:rsidRDefault="003E75AF" w:rsidP="003E75AF">
      <w:pPr>
        <w:pStyle w:val="Alg4"/>
        <w:numPr>
          <w:ilvl w:val="0"/>
          <w:numId w:val="1303"/>
        </w:numPr>
      </w:pPr>
      <w:r>
        <w:t xml:space="preserve">Let </w:t>
      </w:r>
      <w:r>
        <w:rPr>
          <w:i/>
          <w:iCs/>
        </w:rPr>
        <w:t>buffer</w:t>
      </w:r>
      <w:r>
        <w:t xml:space="preserve"> be the value of </w:t>
      </w:r>
      <w:r>
        <w:rPr>
          <w:i/>
        </w:rPr>
        <w:t>O</w:t>
      </w:r>
      <w:r>
        <w:t>’s [[ViewedArrayBuffer]] internal</w:t>
      </w:r>
      <w:r w:rsidRPr="00314265">
        <w:t xml:space="preserve"> </w:t>
      </w:r>
      <w:r>
        <w:t>data property.</w:t>
      </w:r>
    </w:p>
    <w:p w14:paraId="20F83087" w14:textId="77777777" w:rsidR="003E75AF" w:rsidRDefault="003E75AF" w:rsidP="003E75AF">
      <w:pPr>
        <w:pStyle w:val="Alg4"/>
        <w:numPr>
          <w:ilvl w:val="0"/>
          <w:numId w:val="1303"/>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6C6A706D" w14:textId="77777777" w:rsidR="003E75AF" w:rsidRPr="00E77497" w:rsidRDefault="003E75AF" w:rsidP="003E75AF">
      <w:pPr>
        <w:pStyle w:val="Alg4"/>
        <w:numPr>
          <w:ilvl w:val="0"/>
          <w:numId w:val="1303"/>
        </w:numPr>
        <w:spacing w:after="220"/>
      </w:pPr>
      <w:r>
        <w:t xml:space="preserve">Return </w:t>
      </w:r>
      <w:r>
        <w:rPr>
          <w:i/>
          <w:iCs/>
        </w:rPr>
        <w:t>buffer</w:t>
      </w:r>
      <w:r>
        <w:t>.</w:t>
      </w:r>
    </w:p>
    <w:p w14:paraId="4A67E714" w14:textId="77777777" w:rsidR="003E75AF" w:rsidRDefault="003E75AF" w:rsidP="003E75AF">
      <w:pPr>
        <w:pStyle w:val="40"/>
      </w:pPr>
      <w:commentRangeStart w:id="6483"/>
      <w:r>
        <w:t xml:space="preserve">get </w:t>
      </w:r>
      <w:commentRangeEnd w:id="6483"/>
      <w:r>
        <w:rPr>
          <w:rStyle w:val="af6"/>
          <w:b w:val="0"/>
        </w:rPr>
        <w:commentReference w:id="6483"/>
      </w:r>
      <w:r w:rsidRPr="00286791">
        <w:rPr>
          <w:i/>
        </w:rPr>
        <w:t xml:space="preserve"> </w:t>
      </w:r>
      <w:r>
        <w:t>%</w:t>
      </w:r>
      <w:r w:rsidRPr="00573628">
        <w:t>TypedArray</w:t>
      </w:r>
      <w:r>
        <w:t>%.prototype.byteLength</w:t>
      </w:r>
    </w:p>
    <w:p w14:paraId="0F18D03F" w14:textId="77777777" w:rsidR="003E75AF" w:rsidRPr="00E77497" w:rsidRDefault="003E75AF" w:rsidP="003E75AF">
      <w:r>
        <w:t>%</w:t>
      </w:r>
      <w:r w:rsidRPr="00560AAC">
        <w:rPr>
          <w:iCs/>
        </w:rPr>
        <w:t>TypedArray</w:t>
      </w:r>
      <w:r>
        <w:rPr>
          <w:iCs/>
        </w:rPr>
        <w:t>%</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45F9BC88" w14:textId="77777777" w:rsidR="003E75AF" w:rsidRPr="00E77497" w:rsidRDefault="003E75AF" w:rsidP="003E75AF">
      <w:pPr>
        <w:pStyle w:val="Alg4"/>
        <w:numPr>
          <w:ilvl w:val="0"/>
          <w:numId w:val="1304"/>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18C2775D" w14:textId="77777777" w:rsidR="003E75AF" w:rsidRPr="00E77497" w:rsidRDefault="003E75AF" w:rsidP="003E75AF">
      <w:pPr>
        <w:pStyle w:val="Alg4"/>
        <w:numPr>
          <w:ilvl w:val="0"/>
          <w:numId w:val="1304"/>
        </w:numPr>
      </w:pPr>
      <w:r>
        <w:t>ReturnIfAbrupt(</w:t>
      </w:r>
      <w:r>
        <w:rPr>
          <w:i/>
        </w:rPr>
        <w:t>O</w:t>
      </w:r>
      <w:r>
        <w:t>).</w:t>
      </w:r>
    </w:p>
    <w:p w14:paraId="7769E8F9" w14:textId="77777777" w:rsidR="003E75AF" w:rsidRDefault="003E75AF" w:rsidP="003E75AF">
      <w:pPr>
        <w:pStyle w:val="Alg4"/>
        <w:numPr>
          <w:ilvl w:val="0"/>
          <w:numId w:val="1304"/>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14:paraId="351B8F85" w14:textId="77777777" w:rsidR="003E75AF" w:rsidRPr="00E77497" w:rsidRDefault="003E75AF" w:rsidP="003E75AF">
      <w:pPr>
        <w:pStyle w:val="Alg4"/>
        <w:numPr>
          <w:ilvl w:val="0"/>
          <w:numId w:val="1304"/>
        </w:numPr>
      </w:pPr>
      <w:r>
        <w:t xml:space="preserve">Let </w:t>
      </w:r>
      <w:r>
        <w:rPr>
          <w:i/>
          <w:iCs/>
        </w:rPr>
        <w:t>buffer</w:t>
      </w:r>
      <w:r>
        <w:t xml:space="preserve"> be the value of </w:t>
      </w:r>
      <w:r>
        <w:rPr>
          <w:i/>
        </w:rPr>
        <w:t>O</w:t>
      </w:r>
      <w:r>
        <w:t>’s [[ViewedArrayBuffer]] internal</w:t>
      </w:r>
      <w:r w:rsidRPr="00314265">
        <w:t xml:space="preserve"> </w:t>
      </w:r>
      <w:r>
        <w:t>data property.</w:t>
      </w:r>
    </w:p>
    <w:p w14:paraId="7D5DACEA" w14:textId="77777777" w:rsidR="003E75AF" w:rsidRDefault="003E75AF" w:rsidP="003E75AF">
      <w:pPr>
        <w:pStyle w:val="Alg4"/>
        <w:numPr>
          <w:ilvl w:val="0"/>
          <w:numId w:val="1304"/>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0DBF97C7" w14:textId="77777777" w:rsidR="003E75AF" w:rsidRDefault="003E75AF" w:rsidP="003E75AF">
      <w:pPr>
        <w:pStyle w:val="Alg4"/>
        <w:numPr>
          <w:ilvl w:val="0"/>
          <w:numId w:val="1304"/>
        </w:numPr>
      </w:pPr>
      <w:r>
        <w:t xml:space="preserve">Let </w:t>
      </w:r>
      <w:r>
        <w:rPr>
          <w:i/>
          <w:iCs/>
        </w:rPr>
        <w:t>size</w:t>
      </w:r>
      <w:r>
        <w:t xml:space="preserve"> be the value of </w:t>
      </w:r>
      <w:r>
        <w:rPr>
          <w:i/>
        </w:rPr>
        <w:t>O</w:t>
      </w:r>
      <w:r>
        <w:t>’s [[ByteLength]] internal</w:t>
      </w:r>
      <w:r w:rsidRPr="00314265">
        <w:t xml:space="preserve"> </w:t>
      </w:r>
      <w:r>
        <w:t>data property.</w:t>
      </w:r>
    </w:p>
    <w:p w14:paraId="0A2E700F" w14:textId="77777777" w:rsidR="003E75AF" w:rsidRPr="00E77497" w:rsidRDefault="003E75AF" w:rsidP="003E75AF">
      <w:pPr>
        <w:pStyle w:val="Alg4"/>
        <w:numPr>
          <w:ilvl w:val="0"/>
          <w:numId w:val="1304"/>
        </w:numPr>
        <w:spacing w:after="220"/>
      </w:pPr>
      <w:r>
        <w:t xml:space="preserve">Return </w:t>
      </w:r>
      <w:r>
        <w:rPr>
          <w:i/>
          <w:iCs/>
        </w:rPr>
        <w:t>size</w:t>
      </w:r>
      <w:r>
        <w:t>.</w:t>
      </w:r>
    </w:p>
    <w:p w14:paraId="328D9CDB" w14:textId="77777777" w:rsidR="003E75AF" w:rsidRDefault="003E75AF" w:rsidP="003E75AF">
      <w:pPr>
        <w:pStyle w:val="40"/>
      </w:pPr>
      <w:commentRangeStart w:id="6484"/>
      <w:r>
        <w:t xml:space="preserve">get </w:t>
      </w:r>
      <w:commentRangeEnd w:id="6484"/>
      <w:r>
        <w:rPr>
          <w:rStyle w:val="af6"/>
          <w:b w:val="0"/>
        </w:rPr>
        <w:commentReference w:id="6484"/>
      </w:r>
      <w:r w:rsidRPr="00286791">
        <w:rPr>
          <w:i/>
        </w:rPr>
        <w:t xml:space="preserve"> </w:t>
      </w:r>
      <w:r>
        <w:t>%</w:t>
      </w:r>
      <w:r w:rsidRPr="00573628">
        <w:t>TypedArray</w:t>
      </w:r>
      <w:r>
        <w:t>%.prototype.byteOffset</w:t>
      </w:r>
    </w:p>
    <w:p w14:paraId="7DC75A3E" w14:textId="77777777" w:rsidR="003E75AF" w:rsidRPr="00E77497" w:rsidRDefault="003E75AF" w:rsidP="003E75AF">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63DDF0CF" w14:textId="77777777" w:rsidR="003E75AF" w:rsidRPr="00E77497" w:rsidRDefault="003E75AF" w:rsidP="003E75AF">
      <w:pPr>
        <w:pStyle w:val="Alg4"/>
        <w:numPr>
          <w:ilvl w:val="0"/>
          <w:numId w:val="1305"/>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546C31CE" w14:textId="77777777" w:rsidR="003E75AF" w:rsidRPr="00E77497" w:rsidRDefault="003E75AF" w:rsidP="003E75AF">
      <w:pPr>
        <w:pStyle w:val="Alg4"/>
        <w:numPr>
          <w:ilvl w:val="0"/>
          <w:numId w:val="1305"/>
        </w:numPr>
      </w:pPr>
      <w:r>
        <w:t>ReturnIfAbrupt(</w:t>
      </w:r>
      <w:r>
        <w:rPr>
          <w:i/>
        </w:rPr>
        <w:t>O</w:t>
      </w:r>
      <w:r>
        <w:t>).</w:t>
      </w:r>
    </w:p>
    <w:p w14:paraId="55BF884C" w14:textId="77777777" w:rsidR="003E75AF" w:rsidRDefault="003E75AF" w:rsidP="003E75AF">
      <w:pPr>
        <w:pStyle w:val="Alg4"/>
        <w:numPr>
          <w:ilvl w:val="0"/>
          <w:numId w:val="1305"/>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14:paraId="2FDCAAFF" w14:textId="77777777" w:rsidR="003E75AF" w:rsidRPr="00E77497" w:rsidRDefault="003E75AF" w:rsidP="003E75AF">
      <w:pPr>
        <w:pStyle w:val="Alg4"/>
        <w:numPr>
          <w:ilvl w:val="0"/>
          <w:numId w:val="1305"/>
        </w:numPr>
      </w:pPr>
      <w:r>
        <w:t xml:space="preserve">Let </w:t>
      </w:r>
      <w:r>
        <w:rPr>
          <w:i/>
          <w:iCs/>
        </w:rPr>
        <w:t>buffer</w:t>
      </w:r>
      <w:r>
        <w:t xml:space="preserve"> be the value of </w:t>
      </w:r>
      <w:r>
        <w:rPr>
          <w:i/>
        </w:rPr>
        <w:t>O</w:t>
      </w:r>
      <w:r>
        <w:t>’s [[ViewedArrayBuffer]] internal</w:t>
      </w:r>
      <w:r w:rsidRPr="00314265">
        <w:t xml:space="preserve"> </w:t>
      </w:r>
      <w:r>
        <w:t>data property.</w:t>
      </w:r>
    </w:p>
    <w:p w14:paraId="3F98B4E1" w14:textId="77777777" w:rsidR="003E75AF" w:rsidRDefault="003E75AF" w:rsidP="003E75AF">
      <w:pPr>
        <w:pStyle w:val="Alg4"/>
        <w:numPr>
          <w:ilvl w:val="0"/>
          <w:numId w:val="1305"/>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605FF713" w14:textId="77777777" w:rsidR="003E75AF" w:rsidRDefault="003E75AF" w:rsidP="003E75AF">
      <w:pPr>
        <w:pStyle w:val="Alg4"/>
        <w:numPr>
          <w:ilvl w:val="0"/>
          <w:numId w:val="1305"/>
        </w:numPr>
      </w:pPr>
      <w:r>
        <w:t xml:space="preserve">Let </w:t>
      </w:r>
      <w:r>
        <w:rPr>
          <w:i/>
          <w:iCs/>
        </w:rPr>
        <w:t>offset</w:t>
      </w:r>
      <w:r>
        <w:t xml:space="preserve"> be the value of </w:t>
      </w:r>
      <w:r>
        <w:rPr>
          <w:i/>
        </w:rPr>
        <w:t>O</w:t>
      </w:r>
      <w:r>
        <w:t>’s [[ByteOffset]] internal</w:t>
      </w:r>
      <w:r w:rsidRPr="00314265">
        <w:t xml:space="preserve"> </w:t>
      </w:r>
      <w:r>
        <w:t>data property.</w:t>
      </w:r>
    </w:p>
    <w:p w14:paraId="5C967DD9" w14:textId="77777777" w:rsidR="003E75AF" w:rsidRPr="00E77497" w:rsidRDefault="003E75AF" w:rsidP="003E75AF">
      <w:pPr>
        <w:pStyle w:val="Alg4"/>
        <w:numPr>
          <w:ilvl w:val="0"/>
          <w:numId w:val="1305"/>
        </w:numPr>
        <w:spacing w:after="220"/>
      </w:pPr>
      <w:r>
        <w:t xml:space="preserve">Return </w:t>
      </w:r>
      <w:r>
        <w:rPr>
          <w:i/>
          <w:iCs/>
        </w:rPr>
        <w:t>offset</w:t>
      </w:r>
      <w:r>
        <w:t>.</w:t>
      </w:r>
    </w:p>
    <w:p w14:paraId="1466E7E5" w14:textId="77777777" w:rsidR="00550D8C" w:rsidRDefault="00550D8C" w:rsidP="00550D8C">
      <w:pPr>
        <w:pStyle w:val="40"/>
      </w:pPr>
      <w:r>
        <w:t>%</w:t>
      </w:r>
      <w:r w:rsidRPr="00573628">
        <w:t>TypedArray</w:t>
      </w:r>
      <w:r>
        <w:t>%.prototype.constructor</w:t>
      </w:r>
    </w:p>
    <w:p w14:paraId="4ADAEB8C" w14:textId="77777777" w:rsidR="00550D8C" w:rsidRDefault="00550D8C" w:rsidP="00550D8C">
      <w:r>
        <w:t>The initial value of %</w:t>
      </w:r>
      <w:r w:rsidRPr="00560AAC">
        <w:rPr>
          <w:iCs/>
        </w:rPr>
        <w:t>TypedArray</w:t>
      </w:r>
      <w:r>
        <w:rPr>
          <w:iCs/>
        </w:rPr>
        <w:t>%</w:t>
      </w:r>
      <w:r>
        <w:t>.prototype.constructor is the %</w:t>
      </w:r>
      <w:r w:rsidRPr="00560AAC">
        <w:rPr>
          <w:iCs/>
        </w:rPr>
        <w:t>TypedArray</w:t>
      </w:r>
      <w:r>
        <w:rPr>
          <w:iCs/>
        </w:rPr>
        <w:t>%</w:t>
      </w:r>
      <w:r>
        <w:t xml:space="preserve"> intrinsic object.</w:t>
      </w:r>
    </w:p>
    <w:p w14:paraId="4B8B2BE8" w14:textId="77777777" w:rsidR="00376910" w:rsidRPr="00E77497" w:rsidRDefault="00376910" w:rsidP="00376910">
      <w:pPr>
        <w:pStyle w:val="40"/>
      </w:pPr>
      <w:r>
        <w:t>%</w:t>
      </w:r>
      <w:r w:rsidRPr="00573628">
        <w:t>TypedArray</w:t>
      </w:r>
      <w:r>
        <w:t>%</w:t>
      </w:r>
      <w:r w:rsidRPr="00E77497">
        <w:t>.prototype.</w:t>
      </w:r>
      <w:r>
        <w:t>copyWithin</w:t>
      </w:r>
      <w:r w:rsidRPr="00E77497">
        <w:t xml:space="preserve"> (</w:t>
      </w:r>
      <w:r>
        <w:t>target, start, end = this.length</w:t>
      </w:r>
      <w:r w:rsidRPr="00E77497">
        <w:t xml:space="preserve"> )</w:t>
      </w:r>
    </w:p>
    <w:p w14:paraId="35203926"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copyWithin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copyWithin </w:t>
      </w:r>
      <w:r>
        <w:t xml:space="preserve">as defined in </w:t>
      </w:r>
      <w:r w:rsidR="004B439B">
        <w:fldChar w:fldCharType="begin"/>
      </w:r>
      <w:r w:rsidR="004B439B">
        <w:instrText xml:space="preserve"> REF _Ref366080765 \r \h </w:instrText>
      </w:r>
      <w:r w:rsidR="004B439B">
        <w:fldChar w:fldCharType="separate"/>
      </w:r>
      <w:r w:rsidR="00083CEC">
        <w:t>22.1.3.3</w:t>
      </w:r>
      <w:r w:rsidR="004B439B">
        <w:fldChar w:fldCharType="end"/>
      </w:r>
      <w:r>
        <w:t>. However, the implementation of the algorithm may be optimized to assume that the this value is an object that has a fixed length and whose integer indexed properties are not sparse.</w:t>
      </w:r>
    </w:p>
    <w:p w14:paraId="303D46CA"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Pr>
          <w:b/>
        </w:rPr>
        <w:t>2</w:t>
      </w:r>
      <w:r w:rsidRPr="00E77497">
        <w:t>.</w:t>
      </w:r>
      <w:r>
        <w:tab/>
      </w:r>
      <w:r>
        <w:tab/>
      </w:r>
    </w:p>
    <w:p w14:paraId="39D18102" w14:textId="77777777" w:rsidR="00376910" w:rsidRPr="00E77497" w:rsidRDefault="00376910" w:rsidP="00376910">
      <w:pPr>
        <w:pStyle w:val="40"/>
      </w:pPr>
      <w:r>
        <w:t>%</w:t>
      </w:r>
      <w:r w:rsidRPr="00573628">
        <w:t>TypedArray</w:t>
      </w:r>
      <w:r>
        <w:t>%</w:t>
      </w:r>
      <w:r w:rsidRPr="00E77497">
        <w:t>.prototype.</w:t>
      </w:r>
      <w:r>
        <w:t>entries</w:t>
      </w:r>
      <w:r w:rsidRPr="00E77497">
        <w:t xml:space="preserve"> (</w:t>
      </w:r>
      <w:r>
        <w:t xml:space="preserve"> </w:t>
      </w:r>
      <w:r w:rsidRPr="00E77497">
        <w:t>)</w:t>
      </w:r>
    </w:p>
    <w:p w14:paraId="354F0A76" w14:textId="77777777" w:rsidR="00376910" w:rsidRPr="00E77497" w:rsidRDefault="00376910" w:rsidP="00376910">
      <w:r w:rsidRPr="00E77497">
        <w:t xml:space="preserve">The </w:t>
      </w:r>
      <w:r>
        <w:t xml:space="preserve">initial value of the </w:t>
      </w:r>
      <w:r w:rsidRPr="00E46E17">
        <w:t>%TypedArray%.</w:t>
      </w:r>
      <w:r w:rsidRPr="00714C7E">
        <w:rPr>
          <w:rFonts w:ascii="Courier New" w:hAnsi="Courier New" w:cs="Courier New"/>
          <w:b/>
          <w:bCs/>
        </w:rPr>
        <w:t>prototype.entries</w:t>
      </w:r>
      <w:r w:rsidRPr="00E77497">
        <w:t xml:space="preserve"> </w:t>
      </w:r>
      <w:r>
        <w:t xml:space="preserve">data property is the same built-in function object as the </w:t>
      </w:r>
      <w:r w:rsidRPr="00714C7E">
        <w:rPr>
          <w:rFonts w:ascii="Courier New" w:hAnsi="Courier New" w:cs="Courier New"/>
          <w:b/>
          <w:bCs/>
        </w:rPr>
        <w:t>Array.prototype.entries</w:t>
      </w:r>
      <w:r>
        <w:t xml:space="preserve"> method defined in </w:t>
      </w:r>
      <w:r w:rsidR="004B439B">
        <w:fldChar w:fldCharType="begin"/>
      </w:r>
      <w:r w:rsidR="004B439B">
        <w:instrText xml:space="preserve"> REF _Ref366080787 \r \h </w:instrText>
      </w:r>
      <w:r w:rsidR="004B439B">
        <w:fldChar w:fldCharType="separate"/>
      </w:r>
      <w:r w:rsidR="00083CEC">
        <w:t>22.1.3.4</w:t>
      </w:r>
      <w:r w:rsidR="004B439B">
        <w:fldChar w:fldCharType="end"/>
      </w:r>
      <w:r>
        <w:t>.</w:t>
      </w:r>
    </w:p>
    <w:p w14:paraId="34511773" w14:textId="77777777" w:rsidR="00376910" w:rsidRPr="00E77497" w:rsidRDefault="00376910" w:rsidP="00376910">
      <w:pPr>
        <w:pStyle w:val="40"/>
      </w:pPr>
      <w:r>
        <w:t>%</w:t>
      </w:r>
      <w:r w:rsidRPr="00573628">
        <w:t>TypedArray</w:t>
      </w:r>
      <w:r>
        <w:t>%</w:t>
      </w:r>
      <w:r w:rsidRPr="00E77497">
        <w:t>.prototype.</w:t>
      </w:r>
      <w:r>
        <w:t>every</w:t>
      </w:r>
      <w:r w:rsidRPr="00E77497">
        <w:t xml:space="preserve"> (</w:t>
      </w:r>
      <w:r>
        <w:t xml:space="preserve"> callbackfn,</w:t>
      </w:r>
      <w:r w:rsidRPr="00CC0A63">
        <w:t xml:space="preserve"> </w:t>
      </w:r>
      <w:r>
        <w:t xml:space="preserve">thisArg = undefined </w:t>
      </w:r>
      <w:r w:rsidRPr="00E77497">
        <w:t>)</w:t>
      </w:r>
    </w:p>
    <w:p w14:paraId="25FD74AA"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every</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every</w:t>
      </w:r>
      <w:r>
        <w:t xml:space="preserve"> as defined in </w:t>
      </w:r>
      <w:r w:rsidR="006A3D7C">
        <w:fldChar w:fldCharType="begin"/>
      </w:r>
      <w:r w:rsidR="006A3D7C">
        <w:instrText xml:space="preserve"> REF _Ref366080386 \r \h </w:instrText>
      </w:r>
      <w:r w:rsidR="006A3D7C">
        <w:fldChar w:fldCharType="separate"/>
      </w:r>
      <w:r w:rsidR="00083CEC">
        <w:t>22.1.3.5</w:t>
      </w:r>
      <w:r w:rsidR="006A3D7C">
        <w:fldChar w:fldCharType="end"/>
      </w:r>
      <w:r>
        <w:t>. However, the implementation of the algorithm may be optimized to assume that the this value is an object that has a fixed length and whose integer indexed properties are not sparse.</w:t>
      </w:r>
    </w:p>
    <w:p w14:paraId="07716817" w14:textId="77777777"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24B2F507" w14:textId="77777777" w:rsidR="00376910" w:rsidRPr="00E77497" w:rsidRDefault="00376910" w:rsidP="00376910">
      <w:pPr>
        <w:pStyle w:val="40"/>
      </w:pPr>
      <w:r>
        <w:t>%</w:t>
      </w:r>
      <w:r w:rsidRPr="00573628">
        <w:t>TypedArray</w:t>
      </w:r>
      <w:r>
        <w:t>%</w:t>
      </w:r>
      <w:r w:rsidRPr="00E77497">
        <w:t>.prototype.</w:t>
      </w:r>
      <w:r>
        <w:t>fill</w:t>
      </w:r>
      <w:r w:rsidRPr="00E77497">
        <w:t xml:space="preserve"> (</w:t>
      </w:r>
      <w:r>
        <w:t>value, start = 0, end = this.length</w:t>
      </w:r>
      <w:r w:rsidRPr="00E77497">
        <w:t xml:space="preserve"> )</w:t>
      </w:r>
    </w:p>
    <w:p w14:paraId="006EC9A4"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fill</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fill </w:t>
      </w:r>
      <w:r>
        <w:t xml:space="preserve">as defined in </w:t>
      </w:r>
      <w:r w:rsidR="004B439B">
        <w:fldChar w:fldCharType="begin"/>
      </w:r>
      <w:r w:rsidR="004B439B">
        <w:instrText xml:space="preserve"> REF _Ref366080808 \r \h </w:instrText>
      </w:r>
      <w:r w:rsidR="004B439B">
        <w:fldChar w:fldCharType="separate"/>
      </w:r>
      <w:r w:rsidR="00083CEC">
        <w:t>22.1.3.6</w:t>
      </w:r>
      <w:r w:rsidR="004B439B">
        <w:fldChar w:fldCharType="end"/>
      </w:r>
      <w:r>
        <w:t>. However, the implementation of the algorithm may be optimized to assume that the this value is an object that has a fixed length and whose integer indexed properties are not sparse.</w:t>
      </w:r>
    </w:p>
    <w:p w14:paraId="353A3F9E"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14:paraId="16A75C3B" w14:textId="77777777" w:rsidR="00376910" w:rsidRPr="00E77497" w:rsidRDefault="00376910" w:rsidP="00376910">
      <w:pPr>
        <w:pStyle w:val="40"/>
      </w:pPr>
      <w:r>
        <w:t>%</w:t>
      </w:r>
      <w:r w:rsidRPr="00573628">
        <w:t>TypedArray</w:t>
      </w:r>
      <w:r>
        <w:t>%</w:t>
      </w:r>
      <w:r w:rsidRPr="00E77497">
        <w:t>.prototype.</w:t>
      </w:r>
      <w:r>
        <w:t>filter</w:t>
      </w:r>
      <w:r w:rsidRPr="00E77497">
        <w:t xml:space="preserve"> (</w:t>
      </w:r>
      <w:r>
        <w:t xml:space="preserve"> callbackfn,</w:t>
      </w:r>
      <w:r w:rsidRPr="00CC0A63">
        <w:t xml:space="preserve"> </w:t>
      </w:r>
      <w:r>
        <w:t xml:space="preserve">thisArg = undefined </w:t>
      </w:r>
      <w:r w:rsidRPr="00E77497">
        <w:t>)</w:t>
      </w:r>
    </w:p>
    <w:p w14:paraId="2D89FB85" w14:textId="77777777" w:rsidR="00376910" w:rsidRDefault="00376910" w:rsidP="00376910">
      <w:r>
        <w:t>The interpretation and use of the arguments of %TypedArray%</w:t>
      </w:r>
      <w:r w:rsidRPr="006232CB">
        <w:rPr>
          <w:rFonts w:ascii="Courier New" w:hAnsi="Courier New" w:cs="Courier New"/>
          <w:b/>
          <w:bCs/>
        </w:rPr>
        <w:t>.prototype.</w:t>
      </w:r>
      <w:r>
        <w:rPr>
          <w:rFonts w:ascii="Courier New" w:hAnsi="Courier New" w:cs="Courier New"/>
          <w:b/>
          <w:bCs/>
        </w:rPr>
        <w:t>filter</w:t>
      </w:r>
      <w:r>
        <w:t xml:space="preserve"> are the same as for  </w:t>
      </w:r>
      <w:r w:rsidRPr="006232CB">
        <w:rPr>
          <w:rFonts w:ascii="Courier New" w:hAnsi="Courier New" w:cs="Courier New"/>
          <w:b/>
          <w:bCs/>
        </w:rPr>
        <w:t>Array.prototype.</w:t>
      </w:r>
      <w:r>
        <w:rPr>
          <w:rFonts w:ascii="Courier New" w:hAnsi="Courier New" w:cs="Courier New"/>
          <w:b/>
          <w:bCs/>
        </w:rPr>
        <w:t>filter</w:t>
      </w:r>
      <w:r>
        <w:t xml:space="preserve"> as defined in </w:t>
      </w:r>
      <w:r w:rsidR="004B439B">
        <w:fldChar w:fldCharType="begin"/>
      </w:r>
      <w:r w:rsidR="004B439B">
        <w:instrText xml:space="preserve"> REF _Ref366080822 \r \h </w:instrText>
      </w:r>
      <w:r w:rsidR="004B439B">
        <w:fldChar w:fldCharType="separate"/>
      </w:r>
      <w:r w:rsidR="00083CEC">
        <w:t>22.1.3.7</w:t>
      </w:r>
      <w:r w:rsidR="004B439B">
        <w:fldChar w:fldCharType="end"/>
      </w:r>
      <w:r>
        <w:t>.</w:t>
      </w:r>
    </w:p>
    <w:p w14:paraId="2182E25D" w14:textId="77777777" w:rsidR="00376910" w:rsidRPr="00E77497" w:rsidRDefault="00376910" w:rsidP="00376910">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3532DF18" w14:textId="77777777" w:rsidR="00376910" w:rsidRPr="00E77497" w:rsidRDefault="00376910" w:rsidP="00376910">
      <w:pPr>
        <w:pStyle w:val="Alg4"/>
        <w:numPr>
          <w:ilvl w:val="0"/>
          <w:numId w:val="158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BA55A9E" w14:textId="77777777" w:rsidR="00376910" w:rsidRDefault="00376910" w:rsidP="00376910">
      <w:pPr>
        <w:pStyle w:val="Alg4"/>
        <w:numPr>
          <w:ilvl w:val="0"/>
          <w:numId w:val="1588"/>
        </w:numPr>
      </w:pPr>
      <w:r>
        <w:t>ReturnIfAbrupt(</w:t>
      </w:r>
      <w:r>
        <w:rPr>
          <w:i/>
        </w:rPr>
        <w:t>O</w:t>
      </w:r>
      <w:r>
        <w:t>).</w:t>
      </w:r>
    </w:p>
    <w:p w14:paraId="11925F1E" w14:textId="77777777" w:rsidR="00376910" w:rsidRPr="00E77497" w:rsidRDefault="00376910" w:rsidP="00376910">
      <w:pPr>
        <w:pStyle w:val="Alg4"/>
        <w:numPr>
          <w:ilvl w:val="0"/>
          <w:numId w:val="158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3757B992" w14:textId="77777777" w:rsidR="00376910" w:rsidRPr="00E77497" w:rsidRDefault="00376910" w:rsidP="00376910">
      <w:pPr>
        <w:pStyle w:val="Alg4"/>
        <w:numPr>
          <w:ilvl w:val="0"/>
          <w:numId w:val="158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3B76EE4E" w14:textId="77777777" w:rsidR="00376910" w:rsidRPr="00E77497" w:rsidRDefault="00376910" w:rsidP="00376910">
      <w:pPr>
        <w:pStyle w:val="Alg4"/>
        <w:numPr>
          <w:ilvl w:val="0"/>
          <w:numId w:val="1588"/>
        </w:numPr>
        <w:contextualSpacing/>
      </w:pPr>
      <w:r>
        <w:t>ReturnIfAbrupt(</w:t>
      </w:r>
      <w:r w:rsidRPr="00E77497">
        <w:rPr>
          <w:i/>
        </w:rPr>
        <w:t>len</w:t>
      </w:r>
      <w:r>
        <w:t>).</w:t>
      </w:r>
    </w:p>
    <w:p w14:paraId="5CA0FF20" w14:textId="77777777" w:rsidR="00376910" w:rsidRPr="00E77497" w:rsidRDefault="00376910" w:rsidP="00376910">
      <w:pPr>
        <w:pStyle w:val="Alg4"/>
        <w:numPr>
          <w:ilvl w:val="0"/>
          <w:numId w:val="158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276851D5" w14:textId="77777777" w:rsidR="00376910" w:rsidRPr="00E77497" w:rsidRDefault="00376910" w:rsidP="00376910">
      <w:pPr>
        <w:pStyle w:val="Alg4"/>
        <w:numPr>
          <w:ilvl w:val="0"/>
          <w:numId w:val="158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68181EBC" w14:textId="77777777" w:rsidR="00376910" w:rsidRDefault="00376910" w:rsidP="00376910">
      <w:pPr>
        <w:pStyle w:val="Alg4"/>
        <w:numPr>
          <w:ilvl w:val="0"/>
          <w:numId w:val="1588"/>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006001A5" w14:textId="77777777" w:rsidR="00376910" w:rsidRPr="00E77497" w:rsidRDefault="00376910" w:rsidP="00376910">
      <w:pPr>
        <w:pStyle w:val="Alg4"/>
        <w:numPr>
          <w:ilvl w:val="0"/>
          <w:numId w:val="1588"/>
        </w:numPr>
        <w:contextualSpacing/>
      </w:pPr>
      <w:r>
        <w:t>ReturnIfAbrupt(</w:t>
      </w:r>
      <w:r>
        <w:rPr>
          <w:i/>
        </w:rPr>
        <w:t>C</w:t>
      </w:r>
      <w:r>
        <w:t>).</w:t>
      </w:r>
    </w:p>
    <w:p w14:paraId="7E2BC744" w14:textId="77777777" w:rsidR="00376910" w:rsidRDefault="00376910" w:rsidP="00376910">
      <w:pPr>
        <w:pStyle w:val="Alg4"/>
        <w:numPr>
          <w:ilvl w:val="0"/>
          <w:numId w:val="1588"/>
        </w:numPr>
      </w:pPr>
      <w:r>
        <w:t>If IsConstructor(</w:t>
      </w:r>
      <w:r w:rsidRPr="00924A5A">
        <w:rPr>
          <w:i/>
        </w:rPr>
        <w:t>C</w:t>
      </w:r>
      <w:r>
        <w:t xml:space="preserve">) is </w:t>
      </w:r>
      <w:r>
        <w:rPr>
          <w:b/>
        </w:rPr>
        <w:t>false</w:t>
      </w:r>
      <w:r>
        <w:t>, then</w:t>
      </w:r>
    </w:p>
    <w:p w14:paraId="708881F9" w14:textId="77777777" w:rsidR="00376910" w:rsidRPr="00E77497" w:rsidRDefault="00376910" w:rsidP="00376910">
      <w:pPr>
        <w:pStyle w:val="Alg4"/>
        <w:numPr>
          <w:ilvl w:val="1"/>
          <w:numId w:val="1588"/>
        </w:numPr>
      </w:pPr>
      <w:r>
        <w:t xml:space="preserve">Throw a </w:t>
      </w:r>
      <w:r w:rsidRPr="003F7754">
        <w:rPr>
          <w:b/>
          <w:bCs/>
        </w:rPr>
        <w:t>TypeError</w:t>
      </w:r>
      <w:r>
        <w:t xml:space="preserve"> exception</w:t>
      </w:r>
      <w:r w:rsidRPr="00E77497">
        <w:t>.</w:t>
      </w:r>
    </w:p>
    <w:p w14:paraId="3FEF28DD" w14:textId="77777777" w:rsidR="00376910" w:rsidRDefault="00376910" w:rsidP="00376910">
      <w:pPr>
        <w:pStyle w:val="Alg4"/>
        <w:numPr>
          <w:ilvl w:val="0"/>
          <w:numId w:val="1588"/>
        </w:numPr>
      </w:pPr>
      <w:r>
        <w:t xml:space="preserve">Let </w:t>
      </w:r>
      <w:r>
        <w:rPr>
          <w:i/>
          <w:iCs/>
        </w:rPr>
        <w:t>kept</w:t>
      </w:r>
      <w:r>
        <w:t xml:space="preserve"> be a new empty List.</w:t>
      </w:r>
    </w:p>
    <w:p w14:paraId="54FF866B" w14:textId="77777777" w:rsidR="00376910" w:rsidRPr="00E77497" w:rsidRDefault="00376910" w:rsidP="00376910">
      <w:pPr>
        <w:pStyle w:val="Alg4"/>
        <w:numPr>
          <w:ilvl w:val="0"/>
          <w:numId w:val="1588"/>
        </w:numPr>
      </w:pPr>
      <w:r w:rsidRPr="00E77497">
        <w:t xml:space="preserve">Let </w:t>
      </w:r>
      <w:r w:rsidRPr="00E77497">
        <w:rPr>
          <w:i/>
        </w:rPr>
        <w:t>k</w:t>
      </w:r>
      <w:r w:rsidRPr="00E77497">
        <w:t xml:space="preserve"> be 0.</w:t>
      </w:r>
    </w:p>
    <w:p w14:paraId="69D4926E" w14:textId="77777777" w:rsidR="00376910" w:rsidRPr="00E77497" w:rsidRDefault="00376910" w:rsidP="00376910">
      <w:pPr>
        <w:pStyle w:val="Alg4"/>
        <w:numPr>
          <w:ilvl w:val="0"/>
          <w:numId w:val="1588"/>
        </w:numPr>
      </w:pPr>
      <w:r w:rsidRPr="00E77497">
        <w:t xml:space="preserve">Let </w:t>
      </w:r>
      <w:r>
        <w:rPr>
          <w:i/>
        </w:rPr>
        <w:t>captured</w:t>
      </w:r>
      <w:r w:rsidRPr="00E77497">
        <w:t xml:space="preserve"> be 0.</w:t>
      </w:r>
    </w:p>
    <w:p w14:paraId="1B0284D1" w14:textId="77777777" w:rsidR="00376910" w:rsidRPr="00E77497" w:rsidRDefault="00376910" w:rsidP="00376910">
      <w:pPr>
        <w:pStyle w:val="Alg4"/>
        <w:numPr>
          <w:ilvl w:val="0"/>
          <w:numId w:val="1588"/>
        </w:numPr>
      </w:pPr>
      <w:r w:rsidRPr="00E77497">
        <w:t xml:space="preserve">Repeat, while </w:t>
      </w:r>
      <w:r w:rsidRPr="00E77497">
        <w:rPr>
          <w:i/>
        </w:rPr>
        <w:t xml:space="preserve">k </w:t>
      </w:r>
      <w:r w:rsidRPr="00E77497">
        <w:t xml:space="preserve">&lt; </w:t>
      </w:r>
      <w:r w:rsidRPr="00E77497">
        <w:rPr>
          <w:i/>
        </w:rPr>
        <w:t>len</w:t>
      </w:r>
    </w:p>
    <w:p w14:paraId="4AAE0D42" w14:textId="77777777" w:rsidR="00376910" w:rsidRPr="00E77497" w:rsidRDefault="00376910" w:rsidP="00376910">
      <w:pPr>
        <w:pStyle w:val="Alg4"/>
        <w:numPr>
          <w:ilvl w:val="1"/>
          <w:numId w:val="1588"/>
        </w:numPr>
      </w:pPr>
      <w:r w:rsidRPr="00E77497">
        <w:t xml:space="preserve">Let </w:t>
      </w:r>
      <w:r w:rsidRPr="00E77497">
        <w:rPr>
          <w:i/>
        </w:rPr>
        <w:t>Pk</w:t>
      </w:r>
      <w:r w:rsidRPr="00E77497">
        <w:t xml:space="preserve"> be ToString(</w:t>
      </w:r>
      <w:r w:rsidRPr="00E77497">
        <w:rPr>
          <w:i/>
        </w:rPr>
        <w:t>k</w:t>
      </w:r>
      <w:r w:rsidRPr="00E77497">
        <w:t>).</w:t>
      </w:r>
    </w:p>
    <w:p w14:paraId="123F73D2" w14:textId="77777777" w:rsidR="00376910" w:rsidRPr="00E77497" w:rsidRDefault="00376910" w:rsidP="00376910">
      <w:pPr>
        <w:pStyle w:val="Alg4"/>
        <w:numPr>
          <w:ilvl w:val="1"/>
          <w:numId w:val="158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274B06C6" w14:textId="77777777" w:rsidR="00376910" w:rsidRPr="00E77497" w:rsidRDefault="00376910" w:rsidP="00376910">
      <w:pPr>
        <w:pStyle w:val="Alg4"/>
        <w:numPr>
          <w:ilvl w:val="1"/>
          <w:numId w:val="1588"/>
        </w:numPr>
        <w:contextualSpacing/>
      </w:pPr>
      <w:r>
        <w:t>ReturnIfAbrupt(</w:t>
      </w:r>
      <w:r>
        <w:rPr>
          <w:i/>
        </w:rPr>
        <w:t>k</w:t>
      </w:r>
      <w:r w:rsidRPr="006A5E27">
        <w:rPr>
          <w:i/>
        </w:rPr>
        <w:t>Value</w:t>
      </w:r>
      <w:r>
        <w:t>).</w:t>
      </w:r>
    </w:p>
    <w:p w14:paraId="044F9859" w14:textId="77777777" w:rsidR="00376910" w:rsidRPr="00E77497" w:rsidRDefault="00376910" w:rsidP="00376910">
      <w:pPr>
        <w:pStyle w:val="Alg4"/>
        <w:numPr>
          <w:ilvl w:val="1"/>
          <w:numId w:val="158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7C944D91" w14:textId="77777777" w:rsidR="00376910" w:rsidRPr="00E77497" w:rsidRDefault="00376910" w:rsidP="00376910">
      <w:pPr>
        <w:pStyle w:val="Alg4"/>
        <w:numPr>
          <w:ilvl w:val="1"/>
          <w:numId w:val="1588"/>
        </w:numPr>
        <w:contextualSpacing/>
      </w:pPr>
      <w:r>
        <w:t>ReturnIfAbrupt(</w:t>
      </w:r>
      <w:r>
        <w:rPr>
          <w:i/>
        </w:rPr>
        <w:t>selected</w:t>
      </w:r>
      <w:r>
        <w:t>).</w:t>
      </w:r>
    </w:p>
    <w:p w14:paraId="6070BF91" w14:textId="77777777" w:rsidR="00376910" w:rsidRPr="00E77497" w:rsidRDefault="00376910" w:rsidP="00376910">
      <w:pPr>
        <w:pStyle w:val="Alg4"/>
        <w:numPr>
          <w:ilvl w:val="1"/>
          <w:numId w:val="1588"/>
        </w:numPr>
      </w:pPr>
      <w:r w:rsidRPr="00E77497">
        <w:t>If ToBoolean(</w:t>
      </w:r>
      <w:r w:rsidRPr="00E77497">
        <w:rPr>
          <w:i/>
        </w:rPr>
        <w:t>selected</w:t>
      </w:r>
      <w:r w:rsidRPr="00E77497">
        <w:t xml:space="preserve">) is </w:t>
      </w:r>
      <w:r w:rsidRPr="00E77497">
        <w:rPr>
          <w:b/>
        </w:rPr>
        <w:t>true</w:t>
      </w:r>
      <w:r w:rsidRPr="00E77497">
        <w:t>, then</w:t>
      </w:r>
    </w:p>
    <w:p w14:paraId="6071FC4F" w14:textId="77777777" w:rsidR="00376910" w:rsidRDefault="00376910" w:rsidP="00376910">
      <w:pPr>
        <w:pStyle w:val="Alg4"/>
        <w:numPr>
          <w:ilvl w:val="2"/>
          <w:numId w:val="1588"/>
        </w:numPr>
      </w:pPr>
      <w:r>
        <w:t xml:space="preserve">Append </w:t>
      </w:r>
      <w:r>
        <w:rPr>
          <w:i/>
          <w:iCs/>
        </w:rPr>
        <w:t>kValue</w:t>
      </w:r>
      <w:r>
        <w:t xml:space="preserve"> to the end of </w:t>
      </w:r>
      <w:r>
        <w:rPr>
          <w:i/>
          <w:iCs/>
        </w:rPr>
        <w:t>kept</w:t>
      </w:r>
      <w:r>
        <w:t>.</w:t>
      </w:r>
    </w:p>
    <w:p w14:paraId="0FE94C5A" w14:textId="77777777" w:rsidR="00376910" w:rsidRPr="00E77497" w:rsidRDefault="00376910" w:rsidP="00376910">
      <w:pPr>
        <w:pStyle w:val="Alg4"/>
        <w:numPr>
          <w:ilvl w:val="2"/>
          <w:numId w:val="1588"/>
        </w:numPr>
      </w:pPr>
      <w:r w:rsidRPr="00E77497">
        <w:t xml:space="preserve">Increase </w:t>
      </w:r>
      <w:r w:rsidRPr="00714C7E">
        <w:rPr>
          <w:i/>
        </w:rPr>
        <w:t xml:space="preserve">captured </w:t>
      </w:r>
      <w:r w:rsidRPr="00E77497">
        <w:t>by 1.</w:t>
      </w:r>
    </w:p>
    <w:p w14:paraId="0422D085" w14:textId="77777777" w:rsidR="00376910" w:rsidRPr="00E77497" w:rsidRDefault="00376910" w:rsidP="00376910">
      <w:pPr>
        <w:pStyle w:val="Alg4"/>
        <w:numPr>
          <w:ilvl w:val="1"/>
          <w:numId w:val="1588"/>
        </w:numPr>
      </w:pPr>
      <w:r w:rsidRPr="00E77497">
        <w:t xml:space="preserve">Increase </w:t>
      </w:r>
      <w:r w:rsidRPr="00E77497">
        <w:rPr>
          <w:i/>
        </w:rPr>
        <w:t>k</w:t>
      </w:r>
      <w:r w:rsidRPr="00E77497">
        <w:t xml:space="preserve"> by 1.</w:t>
      </w:r>
    </w:p>
    <w:p w14:paraId="46A63E28" w14:textId="77777777" w:rsidR="00376910" w:rsidRDefault="00376910" w:rsidP="00376910">
      <w:pPr>
        <w:pStyle w:val="Alg4"/>
        <w:numPr>
          <w:ilvl w:val="0"/>
          <w:numId w:val="1588"/>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714C7E">
        <w:rPr>
          <w:i/>
        </w:rPr>
        <w:t>captured</w:t>
      </w:r>
      <w:commentRangeStart w:id="6485"/>
      <w:r>
        <w:rPr>
          <w:iCs/>
        </w:rPr>
        <w:t>))</w:t>
      </w:r>
      <w:r>
        <w:t>.</w:t>
      </w:r>
      <w:commentRangeEnd w:id="6485"/>
      <w:r>
        <w:rPr>
          <w:rStyle w:val="af6"/>
          <w:rFonts w:ascii="Arial" w:eastAsia="MS Mincho" w:hAnsi="Arial"/>
          <w:spacing w:val="0"/>
          <w:lang w:eastAsia="ja-JP"/>
        </w:rPr>
        <w:commentReference w:id="6485"/>
      </w:r>
    </w:p>
    <w:p w14:paraId="72AB5514" w14:textId="77777777" w:rsidR="00376910" w:rsidRPr="00E77497" w:rsidRDefault="00376910" w:rsidP="00376910">
      <w:pPr>
        <w:pStyle w:val="Alg4"/>
        <w:numPr>
          <w:ilvl w:val="0"/>
          <w:numId w:val="1588"/>
        </w:numPr>
      </w:pPr>
      <w:r w:rsidRPr="00E77497">
        <w:t xml:space="preserve">Let </w:t>
      </w:r>
      <w:r w:rsidRPr="00E77497">
        <w:rPr>
          <w:i/>
        </w:rPr>
        <w:t>n</w:t>
      </w:r>
      <w:r w:rsidRPr="00E77497">
        <w:t xml:space="preserve"> be 0.</w:t>
      </w:r>
    </w:p>
    <w:p w14:paraId="31EBC439" w14:textId="77777777" w:rsidR="00376910" w:rsidRPr="00E77497" w:rsidRDefault="00376910" w:rsidP="00376910">
      <w:pPr>
        <w:pStyle w:val="Alg4"/>
        <w:numPr>
          <w:ilvl w:val="0"/>
          <w:numId w:val="1588"/>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iCs/>
        </w:rPr>
        <w:t>kept</w:t>
      </w:r>
    </w:p>
    <w:p w14:paraId="3CD37E2C" w14:textId="77777777" w:rsidR="00376910" w:rsidRPr="00E77497" w:rsidRDefault="00376910" w:rsidP="00376910">
      <w:pPr>
        <w:pStyle w:val="Alg4"/>
        <w:numPr>
          <w:ilvl w:val="1"/>
          <w:numId w:val="1588"/>
        </w:numPr>
        <w:tabs>
          <w:tab w:val="left" w:pos="1701"/>
        </w:tabs>
      </w:pPr>
      <w:r>
        <w:t xml:space="preserve">Let </w:t>
      </w:r>
      <w:r>
        <w:rPr>
          <w:i/>
          <w:iCs/>
        </w:rPr>
        <w:t>status</w:t>
      </w:r>
      <w:r>
        <w:t xml:space="preserve"> be the result of</w:t>
      </w:r>
      <w:r w:rsidRPr="00E77497">
        <w:t xml:space="preserve"> </w:t>
      </w:r>
      <w:r>
        <w:t>CreateOwnDataProperty(</w:t>
      </w:r>
      <w:r>
        <w:rPr>
          <w:i/>
        </w:rPr>
        <w:t>A</w:t>
      </w:r>
      <w:r>
        <w:t>,</w:t>
      </w:r>
      <w:r w:rsidRPr="00E77497">
        <w:t xml:space="preserve"> ToString(</w:t>
      </w:r>
      <w:r w:rsidRPr="00E77497">
        <w:rPr>
          <w:i/>
        </w:rPr>
        <w:t>n</w:t>
      </w:r>
      <w:r w:rsidRPr="00E77497">
        <w:t>)</w:t>
      </w:r>
      <w:r>
        <w:t>,</w:t>
      </w:r>
      <w:r w:rsidRPr="00E77497">
        <w:t xml:space="preserve"> </w:t>
      </w:r>
      <w:r>
        <w:rPr>
          <w:i/>
        </w:rPr>
        <w:t>e</w:t>
      </w:r>
      <w:r>
        <w:t>).</w:t>
      </w:r>
    </w:p>
    <w:p w14:paraId="189C320F" w14:textId="77777777" w:rsidR="00376910" w:rsidRDefault="00376910" w:rsidP="00376910">
      <w:pPr>
        <w:pStyle w:val="Alg4"/>
        <w:numPr>
          <w:ilvl w:val="1"/>
          <w:numId w:val="1588"/>
        </w:numPr>
        <w:tabs>
          <w:tab w:val="left" w:pos="1701"/>
        </w:tabs>
      </w:pPr>
      <w:r>
        <w:t xml:space="preserve">Assert:  </w:t>
      </w:r>
      <w:r>
        <w:rPr>
          <w:i/>
          <w:iCs/>
        </w:rPr>
        <w:t>status</w:t>
      </w:r>
      <w:r>
        <w:t xml:space="preserve"> is </w:t>
      </w:r>
      <w:r>
        <w:rPr>
          <w:b/>
          <w:bCs/>
        </w:rPr>
        <w:t>true</w:t>
      </w:r>
      <w:r>
        <w:t>.</w:t>
      </w:r>
    </w:p>
    <w:p w14:paraId="3B391548" w14:textId="77777777" w:rsidR="00376910" w:rsidRPr="00E77497" w:rsidRDefault="00376910" w:rsidP="00376910">
      <w:pPr>
        <w:pStyle w:val="Alg4"/>
        <w:numPr>
          <w:ilvl w:val="1"/>
          <w:numId w:val="1588"/>
        </w:numPr>
        <w:tabs>
          <w:tab w:val="left" w:pos="1701"/>
        </w:tabs>
      </w:pPr>
      <w:r w:rsidRPr="00E77497">
        <w:t xml:space="preserve">Increment </w:t>
      </w:r>
      <w:r w:rsidRPr="00E77497">
        <w:rPr>
          <w:i/>
        </w:rPr>
        <w:t>n</w:t>
      </w:r>
      <w:r w:rsidRPr="00E77497">
        <w:t xml:space="preserve"> by 1.</w:t>
      </w:r>
    </w:p>
    <w:p w14:paraId="17F24EF7" w14:textId="77777777" w:rsidR="00376910" w:rsidRPr="00E77497" w:rsidRDefault="00376910" w:rsidP="00376910">
      <w:pPr>
        <w:pStyle w:val="Alg4"/>
        <w:numPr>
          <w:ilvl w:val="0"/>
          <w:numId w:val="1588"/>
        </w:numPr>
        <w:spacing w:after="120"/>
      </w:pPr>
      <w:r w:rsidRPr="00E77497">
        <w:t xml:space="preserve">Return </w:t>
      </w:r>
      <w:r w:rsidRPr="00E77497">
        <w:rPr>
          <w:i/>
        </w:rPr>
        <w:t>A</w:t>
      </w:r>
      <w:r w:rsidRPr="00E77497">
        <w:t>.</w:t>
      </w:r>
    </w:p>
    <w:p w14:paraId="45CC0B1C" w14:textId="77777777"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3FD2FF8C" w14:textId="77777777" w:rsidR="00376910" w:rsidRPr="00E77497" w:rsidRDefault="00376910" w:rsidP="00376910">
      <w:pPr>
        <w:pStyle w:val="40"/>
      </w:pPr>
      <w:r>
        <w:t>%</w:t>
      </w:r>
      <w:r w:rsidRPr="00573628">
        <w:t>TypedArray</w:t>
      </w:r>
      <w:r>
        <w:t>%</w:t>
      </w:r>
      <w:r w:rsidRPr="00E77497">
        <w:t>.prototype.</w:t>
      </w:r>
      <w:r>
        <w:t>find</w:t>
      </w:r>
      <w:r w:rsidRPr="00E77497">
        <w:t xml:space="preserve"> (</w:t>
      </w:r>
      <w:r>
        <w:t>predicate, thisArg = undefined</w:t>
      </w:r>
      <w:r w:rsidRPr="00E77497">
        <w:t>)</w:t>
      </w:r>
    </w:p>
    <w:p w14:paraId="1CA2778D"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find</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 </w:t>
      </w:r>
      <w:r>
        <w:t xml:space="preserve">as defined in </w:t>
      </w:r>
      <w:r w:rsidR="004B439B">
        <w:fldChar w:fldCharType="begin"/>
      </w:r>
      <w:r w:rsidR="004B439B">
        <w:instrText xml:space="preserve"> REF _Ref366080839 \r \h </w:instrText>
      </w:r>
      <w:r w:rsidR="004B439B">
        <w:fldChar w:fldCharType="separate"/>
      </w:r>
      <w:r w:rsidR="00083CEC">
        <w:t>22.1.3.8</w:t>
      </w:r>
      <w:r w:rsidR="004B439B">
        <w:fldChar w:fldCharType="end"/>
      </w:r>
      <w:r>
        <w:t>. However, the implementation of the algorithm may be optimized to assume that the this value is an object that has a fixed length and whose integer indexed properties are not sparse.</w:t>
      </w:r>
    </w:p>
    <w:p w14:paraId="1FD11FF6"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14:paraId="34C3DBA3" w14:textId="77777777" w:rsidR="00376910" w:rsidRPr="00E77497" w:rsidRDefault="00376910" w:rsidP="00376910">
      <w:pPr>
        <w:pStyle w:val="40"/>
      </w:pPr>
      <w:r>
        <w:t>%</w:t>
      </w:r>
      <w:r w:rsidRPr="00573628">
        <w:t>TypedArray</w:t>
      </w:r>
      <w:r>
        <w:t>%</w:t>
      </w:r>
      <w:r w:rsidRPr="00E77497">
        <w:t>.prototype.</w:t>
      </w:r>
      <w:r>
        <w:t>findIndex</w:t>
      </w:r>
      <w:r w:rsidRPr="00E77497">
        <w:t xml:space="preserve"> (</w:t>
      </w:r>
      <w:r>
        <w:t xml:space="preserve"> predicate, thisArg = undefined</w:t>
      </w:r>
      <w:r w:rsidRPr="00E77497">
        <w:t xml:space="preserve"> )</w:t>
      </w:r>
    </w:p>
    <w:p w14:paraId="58CDC9B1"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findIndex</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findIndex </w:t>
      </w:r>
      <w:r>
        <w:t xml:space="preserve">as defined in </w:t>
      </w:r>
      <w:r w:rsidR="004B439B">
        <w:fldChar w:fldCharType="begin"/>
      </w:r>
      <w:r w:rsidR="004B439B">
        <w:instrText xml:space="preserve"> REF _Ref366080849 \r \h </w:instrText>
      </w:r>
      <w:r w:rsidR="004B439B">
        <w:fldChar w:fldCharType="separate"/>
      </w:r>
      <w:r w:rsidR="00083CEC">
        <w:t>22.1.3.9</w:t>
      </w:r>
      <w:r w:rsidR="004B439B">
        <w:fldChar w:fldCharType="end"/>
      </w:r>
      <w:r>
        <w:t>. However, the implementation of the algorithm may be optimized to assume that the this value is an object that has a fixed length and whose integer indexed properties are not sparse.</w:t>
      </w:r>
    </w:p>
    <w:p w14:paraId="69BF5E18"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Pr>
          <w:rFonts w:ascii="Courier New" w:hAnsi="Courier New" w:cs="Courier New"/>
          <w:b/>
          <w:bCs/>
        </w:rPr>
        <w:t>Index</w:t>
      </w:r>
      <w:r w:rsidRPr="00E77497">
        <w:t xml:space="preserve"> method is </w:t>
      </w:r>
      <w:r w:rsidRPr="00E77497">
        <w:rPr>
          <w:b/>
        </w:rPr>
        <w:t>1</w:t>
      </w:r>
      <w:r w:rsidRPr="00E77497">
        <w:t>.</w:t>
      </w:r>
      <w:r>
        <w:tab/>
      </w:r>
      <w:r>
        <w:tab/>
      </w:r>
    </w:p>
    <w:p w14:paraId="6D89B3E7" w14:textId="77777777" w:rsidR="00376910" w:rsidRPr="00E77497" w:rsidRDefault="00376910" w:rsidP="00376910">
      <w:pPr>
        <w:pStyle w:val="40"/>
      </w:pPr>
      <w:r>
        <w:t>%</w:t>
      </w:r>
      <w:r w:rsidRPr="00573628">
        <w:t>TypedArray</w:t>
      </w:r>
      <w:r>
        <w:t>%</w:t>
      </w:r>
      <w:r w:rsidRPr="00E77497">
        <w:t>.prototype.</w:t>
      </w:r>
      <w:r>
        <w:t>forEach</w:t>
      </w:r>
      <w:r w:rsidRPr="00E77497">
        <w:t xml:space="preserve"> (</w:t>
      </w:r>
      <w:r>
        <w:t xml:space="preserve"> callbackfn,</w:t>
      </w:r>
      <w:r w:rsidRPr="00CC0A63">
        <w:t xml:space="preserve"> </w:t>
      </w:r>
      <w:r>
        <w:t xml:space="preserve">thisArg = undefined </w:t>
      </w:r>
      <w:r w:rsidRPr="00E77497">
        <w:t>)</w:t>
      </w:r>
    </w:p>
    <w:p w14:paraId="56C7A86B"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forEach</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forEach</w:t>
      </w:r>
      <w:r>
        <w:t xml:space="preserve"> as defined in </w:t>
      </w:r>
      <w:r w:rsidR="004B439B">
        <w:fldChar w:fldCharType="begin"/>
      </w:r>
      <w:r w:rsidR="004B439B">
        <w:instrText xml:space="preserve"> REF _Ref366080862 \r \h </w:instrText>
      </w:r>
      <w:r w:rsidR="004B439B">
        <w:fldChar w:fldCharType="separate"/>
      </w:r>
      <w:r w:rsidR="00083CEC">
        <w:t>22.1.3.10</w:t>
      </w:r>
      <w:r w:rsidR="004B439B">
        <w:fldChar w:fldCharType="end"/>
      </w:r>
      <w:r>
        <w:t>. However, the implementation of the algorithm may be optimized to assume that the this value is an object that has a fixed length and whose integer indexed properties are not sparse.</w:t>
      </w:r>
    </w:p>
    <w:p w14:paraId="4494E251" w14:textId="77777777" w:rsidR="00376910" w:rsidRPr="00E77497" w:rsidRDefault="00376910" w:rsidP="00376910">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forEach</w:t>
      </w:r>
      <w:r w:rsidRPr="00E77497">
        <w:t xml:space="preserve"> method is </w:t>
      </w:r>
      <w:r w:rsidRPr="00E77497">
        <w:rPr>
          <w:b/>
        </w:rPr>
        <w:t>1</w:t>
      </w:r>
      <w:r w:rsidRPr="00E77497">
        <w:t>.</w:t>
      </w:r>
      <w:r>
        <w:tab/>
      </w:r>
    </w:p>
    <w:p w14:paraId="1EBB2847" w14:textId="77777777" w:rsidR="00376910" w:rsidRPr="00E77497" w:rsidRDefault="00376910" w:rsidP="00376910">
      <w:pPr>
        <w:pStyle w:val="40"/>
      </w:pPr>
      <w:r>
        <w:t>%</w:t>
      </w:r>
      <w:r w:rsidRPr="00573628">
        <w:t>TypedArray</w:t>
      </w:r>
      <w:r>
        <w:t>%</w:t>
      </w:r>
      <w:r w:rsidRPr="00E77497">
        <w:t>.prototype.</w:t>
      </w:r>
      <w:r>
        <w:t>indexOf</w:t>
      </w:r>
      <w:r w:rsidRPr="00E77497">
        <w:t xml:space="preserve"> (</w:t>
      </w:r>
      <w:r>
        <w:t xml:space="preserve">searchElement, fromIndex = 0 </w:t>
      </w:r>
      <w:r w:rsidRPr="00E77497">
        <w:t>)</w:t>
      </w:r>
    </w:p>
    <w:p w14:paraId="0D04E005"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indexOf</w:t>
      </w:r>
      <w:r>
        <w:t xml:space="preserve"> as defined in </w:t>
      </w:r>
      <w:r w:rsidR="004B439B">
        <w:fldChar w:fldCharType="begin"/>
      </w:r>
      <w:r w:rsidR="004B439B">
        <w:instrText xml:space="preserve"> REF _Ref366080881 \r \h </w:instrText>
      </w:r>
      <w:r w:rsidR="004B439B">
        <w:fldChar w:fldCharType="separate"/>
      </w:r>
      <w:r w:rsidR="00083CEC">
        <w:t>22.1.3.11</w:t>
      </w:r>
      <w:r w:rsidR="004B439B">
        <w:fldChar w:fldCharType="end"/>
      </w:r>
      <w:r>
        <w:t>. However, the implementation of the algorithm may be optimized to assume that the this value is an object that has a fixed length and whose integer indexed properties are not sparse.</w:t>
      </w:r>
    </w:p>
    <w:p w14:paraId="0F12EA73" w14:textId="77777777" w:rsidR="00376910" w:rsidRPr="00E77497" w:rsidRDefault="00376910" w:rsidP="00376910">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63B8EDF4" w14:textId="77777777" w:rsidR="00376910" w:rsidRPr="00E77497" w:rsidRDefault="00376910" w:rsidP="00376910">
      <w:pPr>
        <w:pStyle w:val="40"/>
      </w:pPr>
      <w:r>
        <w:t>%</w:t>
      </w:r>
      <w:r w:rsidRPr="00573628">
        <w:t>TypedArray</w:t>
      </w:r>
      <w:r>
        <w:t>%</w:t>
      </w:r>
      <w:r w:rsidRPr="00E77497">
        <w:t>.prototype.join (</w:t>
      </w:r>
      <w:r>
        <w:t xml:space="preserve"> </w:t>
      </w:r>
      <w:r w:rsidRPr="00E77497">
        <w:t>separator</w:t>
      </w:r>
      <w:r>
        <w:t xml:space="preserve"> </w:t>
      </w:r>
      <w:r w:rsidRPr="00E77497">
        <w:t>)</w:t>
      </w:r>
    </w:p>
    <w:p w14:paraId="488DA1FA" w14:textId="77777777" w:rsidR="00376910" w:rsidRPr="00E77497" w:rsidRDefault="00376910" w:rsidP="00376910">
      <w:r>
        <w:t>%TypedArray%</w:t>
      </w:r>
      <w:r w:rsidRPr="006232CB">
        <w:rPr>
          <w:rFonts w:ascii="Courier New" w:hAnsi="Courier New" w:cs="Courier New"/>
          <w:b/>
          <w:bCs/>
        </w:rPr>
        <w:t>.prototype.</w:t>
      </w:r>
      <w:r>
        <w:rPr>
          <w:rFonts w:ascii="Courier New" w:hAnsi="Courier New" w:cs="Courier New"/>
          <w:b/>
          <w:bCs/>
        </w:rPr>
        <w:t>join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join</w:t>
      </w:r>
      <w:r>
        <w:t xml:space="preserve"> as defined in </w:t>
      </w:r>
      <w:r w:rsidR="004B439B">
        <w:fldChar w:fldCharType="begin"/>
      </w:r>
      <w:r w:rsidR="004B439B">
        <w:instrText xml:space="preserve"> REF _Ref366080893 \r \h </w:instrText>
      </w:r>
      <w:r w:rsidR="004B439B">
        <w:fldChar w:fldCharType="separate"/>
      </w:r>
      <w:r w:rsidR="00083CEC">
        <w:t>22.1.3.12</w:t>
      </w:r>
      <w:r w:rsidR="004B439B">
        <w:fldChar w:fldCharType="end"/>
      </w:r>
      <w:r>
        <w:t xml:space="preserve">. </w:t>
      </w:r>
      <w:r w:rsidRPr="00725085">
        <w:t>However, the implementation of the algorithm may be optimized to assume that the this value is an object that has a fixed length and whose integer indexed properties are not sparse.</w:t>
      </w:r>
    </w:p>
    <w:p w14:paraId="7C8BC2B7" w14:textId="77777777" w:rsidR="00376910" w:rsidRPr="00E77497" w:rsidRDefault="00376910" w:rsidP="00376910">
      <w:pPr>
        <w:pStyle w:val="40"/>
      </w:pPr>
      <w:r>
        <w:t>%</w:t>
      </w:r>
      <w:r w:rsidRPr="00573628">
        <w:t>TypedArray</w:t>
      </w:r>
      <w:r>
        <w:t>%</w:t>
      </w:r>
      <w:r w:rsidRPr="00E77497">
        <w:t>.prototype.</w:t>
      </w:r>
      <w:r>
        <w:t xml:space="preserve">keys ( </w:t>
      </w:r>
      <w:r w:rsidRPr="00E77497">
        <w:t>)</w:t>
      </w:r>
    </w:p>
    <w:p w14:paraId="18B9F0F3" w14:textId="77777777" w:rsidR="00376910" w:rsidRPr="00E77497" w:rsidRDefault="00376910" w:rsidP="00376910">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key</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key</w:t>
      </w:r>
      <w:r w:rsidRPr="00AC44FD">
        <w:rPr>
          <w:rFonts w:ascii="Courier New" w:hAnsi="Courier New" w:cs="Courier New"/>
          <w:b/>
          <w:bCs/>
        </w:rPr>
        <w:t>s</w:t>
      </w:r>
      <w:r>
        <w:t xml:space="preserve"> method defined in </w:t>
      </w:r>
      <w:r w:rsidR="006A3D7C">
        <w:fldChar w:fldCharType="begin"/>
      </w:r>
      <w:r w:rsidR="006A3D7C">
        <w:instrText xml:space="preserve"> REF _Ref366080451 \r \h </w:instrText>
      </w:r>
      <w:r w:rsidR="006A3D7C">
        <w:fldChar w:fldCharType="separate"/>
      </w:r>
      <w:r w:rsidR="00083CEC">
        <w:t>22.1.3.13</w:t>
      </w:r>
      <w:r w:rsidR="006A3D7C">
        <w:fldChar w:fldCharType="end"/>
      </w:r>
      <w:r>
        <w:t>.</w:t>
      </w:r>
    </w:p>
    <w:p w14:paraId="305D6788" w14:textId="77777777" w:rsidR="00376910" w:rsidRPr="00E77497" w:rsidRDefault="00376910" w:rsidP="00376910">
      <w:pPr>
        <w:pStyle w:val="40"/>
      </w:pPr>
      <w:r>
        <w:t>%</w:t>
      </w:r>
      <w:r w:rsidRPr="00573628">
        <w:t>TypedArray</w:t>
      </w:r>
      <w:r>
        <w:t>%</w:t>
      </w:r>
      <w:r w:rsidRPr="00E77497">
        <w:t>.prototype.</w:t>
      </w:r>
      <w:r>
        <w:t>lastIndexOf</w:t>
      </w:r>
      <w:r w:rsidRPr="00E77497">
        <w:t xml:space="preserve"> ( </w:t>
      </w:r>
      <w:r>
        <w:t xml:space="preserve">searchElement, fromIndex = this.length-1 </w:t>
      </w:r>
      <w:r w:rsidRPr="00E77497">
        <w:t>)</w:t>
      </w:r>
    </w:p>
    <w:p w14:paraId="0A598A4D"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lastIndexOf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lastIndexOf</w:t>
      </w:r>
      <w:r>
        <w:t xml:space="preserve"> as defined in </w:t>
      </w:r>
      <w:r w:rsidR="006A3D7C">
        <w:fldChar w:fldCharType="begin"/>
      </w:r>
      <w:r w:rsidR="006A3D7C">
        <w:instrText xml:space="preserve"> REF _Ref366080475 \r \h </w:instrText>
      </w:r>
      <w:r w:rsidR="006A3D7C">
        <w:fldChar w:fldCharType="separate"/>
      </w:r>
      <w:r w:rsidR="00083CEC">
        <w:t>22.1.3.14</w:t>
      </w:r>
      <w:r w:rsidR="006A3D7C">
        <w:fldChar w:fldCharType="end"/>
      </w:r>
      <w:r>
        <w:t>. However, the implementation of the algorithm may be optimized to assume that the this value is an object that has a fixed length and whose integer indexed properties are not sparse.</w:t>
      </w:r>
    </w:p>
    <w:p w14:paraId="281B60CD" w14:textId="77777777"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3D5D4E1F" w14:textId="77777777" w:rsidR="003E75AF" w:rsidRDefault="003E75AF" w:rsidP="003E75AF">
      <w:pPr>
        <w:pStyle w:val="40"/>
      </w:pPr>
      <w:commentRangeStart w:id="6486"/>
      <w:r>
        <w:t xml:space="preserve">get </w:t>
      </w:r>
      <w:commentRangeEnd w:id="6486"/>
      <w:r>
        <w:rPr>
          <w:rStyle w:val="af6"/>
          <w:b w:val="0"/>
        </w:rPr>
        <w:commentReference w:id="6486"/>
      </w:r>
      <w:r w:rsidRPr="00286791">
        <w:rPr>
          <w:i/>
        </w:rPr>
        <w:t xml:space="preserve"> </w:t>
      </w:r>
      <w:r>
        <w:t>%</w:t>
      </w:r>
      <w:r w:rsidRPr="00573628">
        <w:t>TypedArray</w:t>
      </w:r>
      <w:r>
        <w:t>%.prototype.length</w:t>
      </w:r>
    </w:p>
    <w:p w14:paraId="3F8AD733" w14:textId="77777777" w:rsidR="003E75AF" w:rsidRPr="00E77497" w:rsidRDefault="003E75AF" w:rsidP="003E75AF">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4C6E947F" w14:textId="77777777" w:rsidR="003E75AF" w:rsidRPr="00E77497" w:rsidRDefault="003E75AF" w:rsidP="003E75AF">
      <w:pPr>
        <w:pStyle w:val="Alg4"/>
        <w:numPr>
          <w:ilvl w:val="0"/>
          <w:numId w:val="1306"/>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4943A53A" w14:textId="77777777" w:rsidR="003E75AF" w:rsidRPr="00E77497" w:rsidRDefault="003E75AF" w:rsidP="003E75AF">
      <w:pPr>
        <w:pStyle w:val="Alg4"/>
        <w:numPr>
          <w:ilvl w:val="0"/>
          <w:numId w:val="1306"/>
        </w:numPr>
      </w:pPr>
      <w:r>
        <w:t>ReturnIfAbrupt(</w:t>
      </w:r>
      <w:r>
        <w:rPr>
          <w:i/>
        </w:rPr>
        <w:t>O</w:t>
      </w:r>
      <w:r>
        <w:t>).</w:t>
      </w:r>
    </w:p>
    <w:p w14:paraId="43267AC9" w14:textId="77777777" w:rsidR="003E75AF" w:rsidRDefault="003E75AF" w:rsidP="003E75AF">
      <w:pPr>
        <w:pStyle w:val="Alg4"/>
        <w:numPr>
          <w:ilvl w:val="0"/>
          <w:numId w:val="1306"/>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14:paraId="36414D42" w14:textId="77777777" w:rsidR="003E75AF" w:rsidRPr="00E77497" w:rsidRDefault="003E75AF" w:rsidP="003E75AF">
      <w:pPr>
        <w:pStyle w:val="Alg4"/>
        <w:numPr>
          <w:ilvl w:val="0"/>
          <w:numId w:val="1306"/>
        </w:numPr>
      </w:pPr>
      <w:r>
        <w:t xml:space="preserve">Let </w:t>
      </w:r>
      <w:r>
        <w:rPr>
          <w:i/>
          <w:iCs/>
        </w:rPr>
        <w:t>buffer</w:t>
      </w:r>
      <w:r>
        <w:t xml:space="preserve"> be the value of </w:t>
      </w:r>
      <w:r>
        <w:rPr>
          <w:i/>
        </w:rPr>
        <w:t>O</w:t>
      </w:r>
      <w:r>
        <w:t>’s [[ViewedArrayBuffer]] internal</w:t>
      </w:r>
      <w:r w:rsidRPr="00314265">
        <w:t xml:space="preserve"> </w:t>
      </w:r>
      <w:r>
        <w:t>data property.</w:t>
      </w:r>
    </w:p>
    <w:p w14:paraId="023DA776" w14:textId="77777777" w:rsidR="003E75AF" w:rsidRDefault="003E75AF" w:rsidP="003E75AF">
      <w:pPr>
        <w:pStyle w:val="Alg4"/>
        <w:numPr>
          <w:ilvl w:val="0"/>
          <w:numId w:val="1306"/>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124DFC1D" w14:textId="77777777" w:rsidR="003E75AF" w:rsidRDefault="003E75AF" w:rsidP="003E75AF">
      <w:pPr>
        <w:pStyle w:val="Alg4"/>
        <w:numPr>
          <w:ilvl w:val="0"/>
          <w:numId w:val="1306"/>
        </w:numPr>
      </w:pPr>
      <w:r>
        <w:t xml:space="preserve">Let </w:t>
      </w:r>
      <w:r>
        <w:rPr>
          <w:i/>
          <w:iCs/>
        </w:rPr>
        <w:t>length</w:t>
      </w:r>
      <w:r>
        <w:t xml:space="preserve"> be the value of </w:t>
      </w:r>
      <w:r>
        <w:rPr>
          <w:i/>
        </w:rPr>
        <w:t>O</w:t>
      </w:r>
      <w:r>
        <w:t>’s [[ArrayLength]] internal</w:t>
      </w:r>
      <w:r w:rsidRPr="00314265">
        <w:t xml:space="preserve"> </w:t>
      </w:r>
      <w:r>
        <w:t>data property.</w:t>
      </w:r>
    </w:p>
    <w:p w14:paraId="54CD9863" w14:textId="77777777" w:rsidR="003E75AF" w:rsidRPr="00E77497" w:rsidRDefault="003E75AF" w:rsidP="003E75AF">
      <w:pPr>
        <w:pStyle w:val="Alg4"/>
        <w:numPr>
          <w:ilvl w:val="0"/>
          <w:numId w:val="1306"/>
        </w:numPr>
        <w:spacing w:after="220"/>
      </w:pPr>
      <w:r>
        <w:t xml:space="preserve">Return </w:t>
      </w:r>
      <w:r>
        <w:rPr>
          <w:i/>
          <w:iCs/>
        </w:rPr>
        <w:t>length</w:t>
      </w:r>
      <w:r>
        <w:t>.</w:t>
      </w:r>
    </w:p>
    <w:p w14:paraId="6E5BF31E" w14:textId="77777777" w:rsidR="00376910" w:rsidRPr="00E77497" w:rsidRDefault="00376910" w:rsidP="00376910">
      <w:pPr>
        <w:pStyle w:val="40"/>
      </w:pPr>
      <w:r>
        <w:t>%</w:t>
      </w:r>
      <w:r w:rsidRPr="00573628">
        <w:t>TypedArray</w:t>
      </w:r>
      <w:r>
        <w:t>%</w:t>
      </w:r>
      <w:r w:rsidRPr="00E77497">
        <w:t>.prototype.</w:t>
      </w:r>
      <w:r>
        <w:t>map</w:t>
      </w:r>
      <w:r w:rsidRPr="00E77497">
        <w:t xml:space="preserve"> (</w:t>
      </w:r>
      <w:r>
        <w:t xml:space="preserve"> callbackfn,</w:t>
      </w:r>
      <w:r w:rsidRPr="00CC0A63">
        <w:t xml:space="preserve"> </w:t>
      </w:r>
      <w:r>
        <w:t xml:space="preserve">thisArg = undefined </w:t>
      </w:r>
      <w:r w:rsidRPr="00E77497">
        <w:t>)</w:t>
      </w:r>
    </w:p>
    <w:p w14:paraId="588AA7FA" w14:textId="77777777" w:rsidR="00376910" w:rsidRDefault="00376910" w:rsidP="00376910">
      <w:r>
        <w:t>The interpretation and use of the arguments of %TypedArray%</w:t>
      </w:r>
      <w:r w:rsidRPr="006232CB">
        <w:rPr>
          <w:rFonts w:ascii="Courier New" w:hAnsi="Courier New" w:cs="Courier New"/>
          <w:b/>
          <w:bCs/>
        </w:rPr>
        <w:t>.prototype.</w:t>
      </w:r>
      <w:r>
        <w:rPr>
          <w:rFonts w:ascii="Courier New" w:hAnsi="Courier New" w:cs="Courier New"/>
          <w:b/>
          <w:bCs/>
        </w:rPr>
        <w:t>map</w:t>
      </w:r>
      <w:r>
        <w:t xml:space="preserve"> are the same as for  </w:t>
      </w:r>
      <w:r w:rsidRPr="006232CB">
        <w:rPr>
          <w:rFonts w:ascii="Courier New" w:hAnsi="Courier New" w:cs="Courier New"/>
          <w:b/>
          <w:bCs/>
        </w:rPr>
        <w:t>Array.prototype.</w:t>
      </w:r>
      <w:r>
        <w:rPr>
          <w:rFonts w:ascii="Courier New" w:hAnsi="Courier New" w:cs="Courier New"/>
          <w:b/>
          <w:bCs/>
        </w:rPr>
        <w:t>map</w:t>
      </w:r>
      <w:r>
        <w:t xml:space="preserve"> as defined in </w:t>
      </w:r>
      <w:r w:rsidR="004B439B">
        <w:fldChar w:fldCharType="begin"/>
      </w:r>
      <w:r w:rsidR="004B439B">
        <w:instrText xml:space="preserve"> REF _Ref366080925 \r \h </w:instrText>
      </w:r>
      <w:r w:rsidR="004B439B">
        <w:fldChar w:fldCharType="separate"/>
      </w:r>
      <w:r w:rsidR="00083CEC">
        <w:t>22.1.3.15</w:t>
      </w:r>
      <w:r w:rsidR="004B439B">
        <w:fldChar w:fldCharType="end"/>
      </w:r>
      <w:r>
        <w:t>.</w:t>
      </w:r>
    </w:p>
    <w:p w14:paraId="5A5B192E" w14:textId="77777777" w:rsidR="00376910" w:rsidRPr="00E77497" w:rsidRDefault="00376910" w:rsidP="00376910">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73E1E11C" w14:textId="77777777" w:rsidR="00376910" w:rsidRPr="00E77497" w:rsidRDefault="00376910" w:rsidP="00376910">
      <w:pPr>
        <w:pStyle w:val="Alg4"/>
        <w:numPr>
          <w:ilvl w:val="0"/>
          <w:numId w:val="158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B85E27D" w14:textId="77777777" w:rsidR="00376910" w:rsidRDefault="00376910" w:rsidP="00376910">
      <w:pPr>
        <w:pStyle w:val="Alg4"/>
        <w:numPr>
          <w:ilvl w:val="0"/>
          <w:numId w:val="1587"/>
        </w:numPr>
      </w:pPr>
      <w:r>
        <w:t>ReturnIfAbrupt(</w:t>
      </w:r>
      <w:r>
        <w:rPr>
          <w:i/>
        </w:rPr>
        <w:t>O</w:t>
      </w:r>
      <w:r>
        <w:t>).</w:t>
      </w:r>
    </w:p>
    <w:p w14:paraId="1A4E9DDE" w14:textId="77777777" w:rsidR="00376910" w:rsidRPr="00E77497" w:rsidRDefault="00376910" w:rsidP="00376910">
      <w:pPr>
        <w:pStyle w:val="Alg4"/>
        <w:numPr>
          <w:ilvl w:val="0"/>
          <w:numId w:val="158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550B19ED" w14:textId="77777777" w:rsidR="00376910" w:rsidRPr="00E77497" w:rsidRDefault="00376910" w:rsidP="00376910">
      <w:pPr>
        <w:pStyle w:val="Alg4"/>
        <w:numPr>
          <w:ilvl w:val="0"/>
          <w:numId w:val="158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25EE6F7E" w14:textId="77777777" w:rsidR="00376910" w:rsidRPr="00E77497" w:rsidRDefault="00376910" w:rsidP="00376910">
      <w:pPr>
        <w:pStyle w:val="Alg4"/>
        <w:numPr>
          <w:ilvl w:val="0"/>
          <w:numId w:val="1587"/>
        </w:numPr>
        <w:contextualSpacing/>
      </w:pPr>
      <w:r>
        <w:t>ReturnIfAbrupt(</w:t>
      </w:r>
      <w:r w:rsidRPr="00E77497">
        <w:rPr>
          <w:i/>
        </w:rPr>
        <w:t>len</w:t>
      </w:r>
      <w:r>
        <w:t>).</w:t>
      </w:r>
    </w:p>
    <w:p w14:paraId="4737F8CF" w14:textId="77777777" w:rsidR="00376910" w:rsidRPr="00E77497" w:rsidRDefault="00376910" w:rsidP="00376910">
      <w:pPr>
        <w:pStyle w:val="Alg4"/>
        <w:numPr>
          <w:ilvl w:val="0"/>
          <w:numId w:val="158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4950F457" w14:textId="77777777" w:rsidR="00376910" w:rsidRPr="00E77497" w:rsidRDefault="00376910" w:rsidP="00376910">
      <w:pPr>
        <w:pStyle w:val="Alg4"/>
        <w:numPr>
          <w:ilvl w:val="0"/>
          <w:numId w:val="158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1BA90F6" w14:textId="77777777" w:rsidR="00376910" w:rsidRDefault="00376910" w:rsidP="00376910">
      <w:pPr>
        <w:pStyle w:val="Alg4"/>
        <w:numPr>
          <w:ilvl w:val="0"/>
          <w:numId w:val="158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2D5801AA" w14:textId="77777777" w:rsidR="00376910" w:rsidRPr="00E77497" w:rsidRDefault="00376910" w:rsidP="00376910">
      <w:pPr>
        <w:pStyle w:val="Alg4"/>
        <w:numPr>
          <w:ilvl w:val="0"/>
          <w:numId w:val="1587"/>
        </w:numPr>
        <w:contextualSpacing/>
      </w:pPr>
      <w:r>
        <w:t>ReturnIfAbrupt(</w:t>
      </w:r>
      <w:r>
        <w:rPr>
          <w:i/>
        </w:rPr>
        <w:t>C</w:t>
      </w:r>
      <w:r>
        <w:t>).</w:t>
      </w:r>
    </w:p>
    <w:p w14:paraId="2444977F" w14:textId="77777777" w:rsidR="00376910" w:rsidRDefault="00376910" w:rsidP="00376910">
      <w:pPr>
        <w:pStyle w:val="Alg4"/>
        <w:numPr>
          <w:ilvl w:val="0"/>
          <w:numId w:val="1587"/>
        </w:numPr>
      </w:pPr>
      <w:r>
        <w:t>If IsConstructor(</w:t>
      </w:r>
      <w:r w:rsidRPr="00924A5A">
        <w:rPr>
          <w:i/>
        </w:rPr>
        <w:t>C</w:t>
      </w:r>
      <w:r>
        <w:t xml:space="preserve">) is </w:t>
      </w:r>
      <w:r w:rsidRPr="00924A5A">
        <w:rPr>
          <w:b/>
        </w:rPr>
        <w:t>true</w:t>
      </w:r>
      <w:r>
        <w:t>, then</w:t>
      </w:r>
    </w:p>
    <w:p w14:paraId="7674BA93" w14:textId="77777777" w:rsidR="00376910" w:rsidRDefault="00376910" w:rsidP="00376910">
      <w:pPr>
        <w:pStyle w:val="Alg4"/>
        <w:numPr>
          <w:ilvl w:val="1"/>
          <w:numId w:val="1587"/>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commentRangeStart w:id="6487"/>
      <w:r w:rsidRPr="001F4648">
        <w:rPr>
          <w:i/>
        </w:rPr>
        <w:t>len</w:t>
      </w:r>
      <w:r>
        <w:rPr>
          <w:iCs/>
        </w:rPr>
        <w:t>))</w:t>
      </w:r>
      <w:r>
        <w:t>.</w:t>
      </w:r>
      <w:commentRangeEnd w:id="6487"/>
      <w:r>
        <w:rPr>
          <w:rStyle w:val="af6"/>
          <w:rFonts w:ascii="Arial" w:eastAsia="MS Mincho" w:hAnsi="Arial"/>
          <w:spacing w:val="0"/>
          <w:lang w:eastAsia="ja-JP"/>
        </w:rPr>
        <w:commentReference w:id="6487"/>
      </w:r>
    </w:p>
    <w:p w14:paraId="772698A1" w14:textId="77777777" w:rsidR="00376910" w:rsidRDefault="00376910" w:rsidP="00376910">
      <w:pPr>
        <w:pStyle w:val="Alg4"/>
        <w:numPr>
          <w:ilvl w:val="0"/>
          <w:numId w:val="1587"/>
        </w:numPr>
      </w:pPr>
      <w:r>
        <w:t>Else,</w:t>
      </w:r>
    </w:p>
    <w:p w14:paraId="1EBA42D0" w14:textId="77777777" w:rsidR="00376910" w:rsidRPr="00E77497" w:rsidRDefault="00376910" w:rsidP="00376910">
      <w:pPr>
        <w:pStyle w:val="Alg4"/>
        <w:numPr>
          <w:ilvl w:val="1"/>
          <w:numId w:val="1587"/>
        </w:numPr>
      </w:pPr>
      <w:r>
        <w:t xml:space="preserve">Throw a </w:t>
      </w:r>
      <w:r w:rsidRPr="003F7754">
        <w:rPr>
          <w:b/>
          <w:bCs/>
        </w:rPr>
        <w:t>TypeError</w:t>
      </w:r>
      <w:r>
        <w:t xml:space="preserve"> exception</w:t>
      </w:r>
      <w:r w:rsidRPr="00E77497">
        <w:t>.</w:t>
      </w:r>
    </w:p>
    <w:p w14:paraId="6AA1F5CF" w14:textId="77777777" w:rsidR="00376910" w:rsidRPr="00E77497" w:rsidRDefault="00376910" w:rsidP="00376910">
      <w:pPr>
        <w:pStyle w:val="Alg4"/>
        <w:numPr>
          <w:ilvl w:val="0"/>
          <w:numId w:val="1587"/>
        </w:numPr>
      </w:pPr>
      <w:r w:rsidRPr="00E77497">
        <w:t xml:space="preserve">Let </w:t>
      </w:r>
      <w:r w:rsidRPr="00E77497">
        <w:rPr>
          <w:i/>
        </w:rPr>
        <w:t>k</w:t>
      </w:r>
      <w:r w:rsidRPr="00E77497">
        <w:t xml:space="preserve"> be 0.</w:t>
      </w:r>
    </w:p>
    <w:p w14:paraId="625FF4A4" w14:textId="77777777" w:rsidR="00376910" w:rsidRPr="00E77497" w:rsidRDefault="00376910" w:rsidP="00376910">
      <w:pPr>
        <w:pStyle w:val="Alg4"/>
        <w:numPr>
          <w:ilvl w:val="0"/>
          <w:numId w:val="1587"/>
        </w:numPr>
      </w:pPr>
      <w:r w:rsidRPr="00E77497">
        <w:t xml:space="preserve">Repeat, while </w:t>
      </w:r>
      <w:r w:rsidRPr="00E77497">
        <w:rPr>
          <w:i/>
        </w:rPr>
        <w:t xml:space="preserve">k </w:t>
      </w:r>
      <w:r w:rsidRPr="00E77497">
        <w:t xml:space="preserve">&lt; </w:t>
      </w:r>
      <w:r w:rsidRPr="00E77497">
        <w:rPr>
          <w:i/>
        </w:rPr>
        <w:t>len</w:t>
      </w:r>
    </w:p>
    <w:p w14:paraId="16392DBE" w14:textId="77777777" w:rsidR="00376910" w:rsidRPr="00E77497" w:rsidRDefault="00376910" w:rsidP="00376910">
      <w:pPr>
        <w:pStyle w:val="Alg4"/>
        <w:numPr>
          <w:ilvl w:val="1"/>
          <w:numId w:val="1587"/>
        </w:numPr>
      </w:pPr>
      <w:r w:rsidRPr="00E77497">
        <w:t xml:space="preserve">Let </w:t>
      </w:r>
      <w:r w:rsidRPr="00E77497">
        <w:rPr>
          <w:i/>
        </w:rPr>
        <w:t>Pk</w:t>
      </w:r>
      <w:r w:rsidRPr="00E77497">
        <w:t xml:space="preserve"> be ToString(</w:t>
      </w:r>
      <w:r w:rsidRPr="00E77497">
        <w:rPr>
          <w:i/>
        </w:rPr>
        <w:t>k</w:t>
      </w:r>
      <w:r w:rsidRPr="00E77497">
        <w:t>).</w:t>
      </w:r>
    </w:p>
    <w:p w14:paraId="2A9C96A9" w14:textId="77777777" w:rsidR="00376910" w:rsidRPr="00E77497" w:rsidRDefault="00376910" w:rsidP="00376910">
      <w:pPr>
        <w:pStyle w:val="Alg4"/>
        <w:numPr>
          <w:ilvl w:val="1"/>
          <w:numId w:val="158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544C938E" w14:textId="77777777" w:rsidR="00376910" w:rsidRPr="00E77497" w:rsidRDefault="00376910" w:rsidP="00376910">
      <w:pPr>
        <w:pStyle w:val="Alg4"/>
        <w:numPr>
          <w:ilvl w:val="1"/>
          <w:numId w:val="1587"/>
        </w:numPr>
        <w:contextualSpacing/>
      </w:pPr>
      <w:r>
        <w:t>ReturnIfAbrupt(</w:t>
      </w:r>
      <w:r w:rsidRPr="00E77497">
        <w:rPr>
          <w:i/>
        </w:rPr>
        <w:t>kValue</w:t>
      </w:r>
      <w:r>
        <w:t>).</w:t>
      </w:r>
    </w:p>
    <w:p w14:paraId="18C59757" w14:textId="77777777" w:rsidR="00376910" w:rsidRPr="00E77497" w:rsidRDefault="00376910" w:rsidP="00376910">
      <w:pPr>
        <w:pStyle w:val="Alg4"/>
        <w:numPr>
          <w:ilvl w:val="1"/>
          <w:numId w:val="158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14:paraId="6F4B9588" w14:textId="77777777" w:rsidR="00376910" w:rsidRPr="00E77497" w:rsidRDefault="00376910" w:rsidP="00376910">
      <w:pPr>
        <w:pStyle w:val="Alg4"/>
        <w:numPr>
          <w:ilvl w:val="1"/>
          <w:numId w:val="1587"/>
        </w:numPr>
        <w:contextualSpacing/>
      </w:pPr>
      <w:r>
        <w:t>ReturnIfAbrupt(</w:t>
      </w:r>
      <w:r>
        <w:rPr>
          <w:i/>
        </w:rPr>
        <w:t>mappedValue</w:t>
      </w:r>
      <w:r>
        <w:t>).</w:t>
      </w:r>
    </w:p>
    <w:p w14:paraId="41B473B3" w14:textId="77777777" w:rsidR="00376910" w:rsidRDefault="00376910" w:rsidP="00376910">
      <w:pPr>
        <w:pStyle w:val="Alg4"/>
        <w:numPr>
          <w:ilvl w:val="1"/>
          <w:numId w:val="1587"/>
        </w:numPr>
      </w:pPr>
      <w:r>
        <w:t xml:space="preserve">Let </w:t>
      </w:r>
      <w:r w:rsidRPr="00725085">
        <w:t>status</w:t>
      </w:r>
      <w:r>
        <w:t xml:space="preserve"> be the result of </w:t>
      </w:r>
      <w:r w:rsidRPr="00725085">
        <w:t>Put</w:t>
      </w:r>
      <w:r>
        <w:t>(</w:t>
      </w:r>
      <w:r w:rsidRPr="00E77497">
        <w:rPr>
          <w:i/>
        </w:rPr>
        <w:t>A</w:t>
      </w:r>
      <w:r>
        <w:t>,</w:t>
      </w:r>
      <w:r w:rsidRPr="00E77497">
        <w:t xml:space="preserve"> </w:t>
      </w:r>
      <w:r w:rsidRPr="00E77497">
        <w:rPr>
          <w:i/>
        </w:rPr>
        <w:t>Pk</w:t>
      </w:r>
      <w:r>
        <w:t>,</w:t>
      </w:r>
      <w:r w:rsidRPr="00E77497">
        <w:t xml:space="preserve"> </w:t>
      </w:r>
      <w:r w:rsidRPr="00725085">
        <w:rPr>
          <w:i/>
        </w:rPr>
        <w:t>mappedValue</w:t>
      </w:r>
      <w:r w:rsidRPr="00E77497">
        <w:t xml:space="preserve">, </w:t>
      </w:r>
      <w:r w:rsidRPr="00E77497">
        <w:rPr>
          <w:b/>
        </w:rPr>
        <w:t>true</w:t>
      </w:r>
      <w:r w:rsidRPr="00E77497">
        <w:t xml:space="preserve"> </w:t>
      </w:r>
      <w:r>
        <w:t>).</w:t>
      </w:r>
    </w:p>
    <w:p w14:paraId="42C76614" w14:textId="77777777" w:rsidR="00376910" w:rsidRPr="00E77497" w:rsidRDefault="00376910" w:rsidP="00376910">
      <w:pPr>
        <w:pStyle w:val="Alg4"/>
        <w:numPr>
          <w:ilvl w:val="1"/>
          <w:numId w:val="1587"/>
        </w:numPr>
      </w:pPr>
      <w:r>
        <w:t>ReturnIfAbrupt(</w:t>
      </w:r>
      <w:r>
        <w:rPr>
          <w:i/>
        </w:rPr>
        <w:t>mappedValue</w:t>
      </w:r>
      <w:r>
        <w:t>).</w:t>
      </w:r>
    </w:p>
    <w:p w14:paraId="76A3F51D" w14:textId="77777777" w:rsidR="00376910" w:rsidRPr="00E77497" w:rsidRDefault="00376910" w:rsidP="00376910">
      <w:pPr>
        <w:pStyle w:val="Alg4"/>
        <w:numPr>
          <w:ilvl w:val="1"/>
          <w:numId w:val="1587"/>
        </w:numPr>
      </w:pPr>
      <w:r w:rsidRPr="00E77497">
        <w:t xml:space="preserve">Increase </w:t>
      </w:r>
      <w:r w:rsidRPr="00E77497">
        <w:rPr>
          <w:i/>
        </w:rPr>
        <w:t>k</w:t>
      </w:r>
      <w:r w:rsidRPr="00E77497">
        <w:t xml:space="preserve"> by 1.</w:t>
      </w:r>
    </w:p>
    <w:p w14:paraId="0AFF504D" w14:textId="77777777" w:rsidR="00376910" w:rsidRPr="00E77497" w:rsidRDefault="00376910" w:rsidP="00376910">
      <w:pPr>
        <w:pStyle w:val="Alg4"/>
        <w:numPr>
          <w:ilvl w:val="0"/>
          <w:numId w:val="1587"/>
        </w:numPr>
        <w:spacing w:after="120"/>
      </w:pPr>
      <w:r w:rsidRPr="00E77497">
        <w:t xml:space="preserve">Return </w:t>
      </w:r>
      <w:r w:rsidRPr="00E77497">
        <w:rPr>
          <w:i/>
        </w:rPr>
        <w:t>A</w:t>
      </w:r>
      <w:r w:rsidRPr="00E77497">
        <w:t>.</w:t>
      </w:r>
    </w:p>
    <w:p w14:paraId="7FB849B3" w14:textId="77777777"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5BF04CEA" w14:textId="77777777" w:rsidR="00376910" w:rsidRPr="00E77497" w:rsidRDefault="00376910" w:rsidP="00376910">
      <w:pPr>
        <w:pStyle w:val="40"/>
      </w:pPr>
      <w:r>
        <w:t>%</w:t>
      </w:r>
      <w:r w:rsidRPr="00573628">
        <w:t>TypedArray</w:t>
      </w:r>
      <w:r>
        <w:t>%</w:t>
      </w:r>
      <w:r w:rsidRPr="00E77497">
        <w:t>.prototype.</w:t>
      </w:r>
      <w:r>
        <w:t>reduce</w:t>
      </w:r>
      <w:r w:rsidRPr="00E77497">
        <w:t xml:space="preserve"> (</w:t>
      </w:r>
      <w:r>
        <w:t xml:space="preserve"> callbackfn [, initialValue] </w:t>
      </w:r>
      <w:r w:rsidRPr="00E77497">
        <w:t>)</w:t>
      </w:r>
    </w:p>
    <w:p w14:paraId="2CC394A3"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reduce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reduce </w:t>
      </w:r>
      <w:r>
        <w:t xml:space="preserve">as defined in </w:t>
      </w:r>
      <w:r w:rsidR="004B439B">
        <w:fldChar w:fldCharType="begin"/>
      </w:r>
      <w:r w:rsidR="004B439B">
        <w:instrText xml:space="preserve"> REF _Ref366080943 \r \h </w:instrText>
      </w:r>
      <w:r w:rsidR="004B439B">
        <w:fldChar w:fldCharType="separate"/>
      </w:r>
      <w:r w:rsidR="00083CEC">
        <w:t>22.1.3.18</w:t>
      </w:r>
      <w:r w:rsidR="004B439B">
        <w:fldChar w:fldCharType="end"/>
      </w:r>
      <w:r>
        <w:t>. However, the implementation of the algorithm may be optimized to assume that the this value is an object that has a fixed length and whose integer indexed properties are not sparse.</w:t>
      </w:r>
    </w:p>
    <w:p w14:paraId="6629ECB5"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w:t>
      </w:r>
      <w:r w:rsidRPr="00E77497">
        <w:t xml:space="preserve"> method is </w:t>
      </w:r>
      <w:r w:rsidRPr="00E77497">
        <w:rPr>
          <w:b/>
        </w:rPr>
        <w:t>1</w:t>
      </w:r>
      <w:r w:rsidRPr="00E77497">
        <w:t>.</w:t>
      </w:r>
      <w:r>
        <w:tab/>
      </w:r>
      <w:r>
        <w:tab/>
      </w:r>
    </w:p>
    <w:p w14:paraId="716ABE22" w14:textId="77777777" w:rsidR="00376910" w:rsidRPr="00E77497" w:rsidRDefault="00376910" w:rsidP="00376910">
      <w:pPr>
        <w:pStyle w:val="40"/>
      </w:pPr>
      <w:r>
        <w:t>%</w:t>
      </w:r>
      <w:r w:rsidRPr="00573628">
        <w:t>TypedArray</w:t>
      </w:r>
      <w:r>
        <w:t>%</w:t>
      </w:r>
      <w:r w:rsidRPr="00E77497">
        <w:t>.prototype.</w:t>
      </w:r>
      <w:r>
        <w:t>reduceRight</w:t>
      </w:r>
      <w:r w:rsidRPr="00E77497">
        <w:t xml:space="preserve"> ( </w:t>
      </w:r>
      <w:r>
        <w:t xml:space="preserve">callbackfn [, initialValue] </w:t>
      </w:r>
      <w:r w:rsidRPr="00E77497">
        <w:t>)</w:t>
      </w:r>
    </w:p>
    <w:p w14:paraId="270D0B26"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reduce</w:t>
      </w:r>
      <w:r>
        <w:rPr>
          <w:rFonts w:ascii="Courier New" w:hAnsi="Courier New" w:cs="Courier New"/>
          <w:b/>
        </w:rPr>
        <w:t>Right</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reduce</w:t>
      </w:r>
      <w:r>
        <w:rPr>
          <w:rFonts w:ascii="Courier New" w:hAnsi="Courier New" w:cs="Courier New"/>
          <w:b/>
        </w:rPr>
        <w:t>Right</w:t>
      </w:r>
      <w:r>
        <w:rPr>
          <w:rFonts w:ascii="Courier New" w:hAnsi="Courier New" w:cs="Courier New"/>
          <w:b/>
          <w:bCs/>
        </w:rPr>
        <w:t xml:space="preserve"> </w:t>
      </w:r>
      <w:r>
        <w:t xml:space="preserve">as defined in </w:t>
      </w:r>
      <w:r w:rsidR="004B439B">
        <w:fldChar w:fldCharType="begin"/>
      </w:r>
      <w:r w:rsidR="004B439B">
        <w:instrText xml:space="preserve"> REF _Ref366080959 \r \h </w:instrText>
      </w:r>
      <w:r w:rsidR="004B439B">
        <w:fldChar w:fldCharType="separate"/>
      </w:r>
      <w:r w:rsidR="00083CEC">
        <w:t>22.1.3.19</w:t>
      </w:r>
      <w:r w:rsidR="004B439B">
        <w:fldChar w:fldCharType="end"/>
      </w:r>
      <w:r>
        <w:t>. However, the implementation of the algorithm may be optimized to assume that the this value is an object that has a fixed length and whose integer indexed properties are not sparse.</w:t>
      </w:r>
    </w:p>
    <w:p w14:paraId="3A7180C1"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reduceRight</w:t>
      </w:r>
      <w:r w:rsidRPr="00E77497">
        <w:t xml:space="preserve"> method is </w:t>
      </w:r>
      <w:r w:rsidRPr="00E77497">
        <w:rPr>
          <w:b/>
        </w:rPr>
        <w:t>1</w:t>
      </w:r>
      <w:r w:rsidRPr="00E77497">
        <w:t>.</w:t>
      </w:r>
      <w:r>
        <w:tab/>
      </w:r>
      <w:r>
        <w:tab/>
      </w:r>
    </w:p>
    <w:p w14:paraId="2F653EB0" w14:textId="77777777" w:rsidR="00376910" w:rsidRDefault="00376910" w:rsidP="00376910">
      <w:pPr>
        <w:pStyle w:val="40"/>
      </w:pPr>
      <w:r>
        <w:t>%</w:t>
      </w:r>
      <w:r w:rsidRPr="00573628">
        <w:t>TypedArray</w:t>
      </w:r>
      <w:r>
        <w:t>%</w:t>
      </w:r>
      <w:r w:rsidRPr="00E77497">
        <w:t>.prototype.reverse ( )</w:t>
      </w:r>
    </w:p>
    <w:p w14:paraId="5A229FDB" w14:textId="77777777" w:rsidR="00376910" w:rsidRPr="006232CB" w:rsidRDefault="00376910" w:rsidP="00376910">
      <w:r>
        <w:t>%TypedArray%</w:t>
      </w:r>
      <w:r w:rsidRPr="006232CB">
        <w:rPr>
          <w:rFonts w:ascii="Courier New" w:hAnsi="Courier New" w:cs="Courier New"/>
          <w:b/>
          <w:bCs/>
        </w:rPr>
        <w:t>.prototype.reverse</w:t>
      </w:r>
      <w:r>
        <w:t xml:space="preserve"> is a distinct function that implements the same algorithm as </w:t>
      </w:r>
      <w:r w:rsidRPr="006232CB">
        <w:rPr>
          <w:rFonts w:ascii="Courier New" w:hAnsi="Courier New" w:cs="Courier New"/>
          <w:b/>
          <w:bCs/>
        </w:rPr>
        <w:t>Array.prototype.reverse</w:t>
      </w:r>
      <w:r>
        <w:t xml:space="preserve"> as defined in </w:t>
      </w:r>
      <w:r w:rsidR="004B439B">
        <w:fldChar w:fldCharType="begin"/>
      </w:r>
      <w:r w:rsidR="004B439B">
        <w:instrText xml:space="preserve"> REF _Ref366080975 \r \h </w:instrText>
      </w:r>
      <w:r w:rsidR="004B439B">
        <w:fldChar w:fldCharType="separate"/>
      </w:r>
      <w:r w:rsidR="00083CEC">
        <w:t>22.1.3.20</w:t>
      </w:r>
      <w:r w:rsidR="004B439B">
        <w:fldChar w:fldCharType="end"/>
      </w:r>
      <w:r>
        <w:t>. However, the implementation of the algorithm may be optimized to assume that the this value is an object that has a fixed length and whose integer indexed properties are not sparse.</w:t>
      </w:r>
    </w:p>
    <w:p w14:paraId="7D5B7E0E" w14:textId="77777777" w:rsidR="003E75AF" w:rsidRDefault="003E75AF" w:rsidP="003E75AF">
      <w:pPr>
        <w:pStyle w:val="40"/>
      </w:pPr>
      <w:bookmarkStart w:id="6488" w:name="_Ref366084290"/>
      <w:r>
        <w:t>%</w:t>
      </w:r>
      <w:r w:rsidRPr="00573628">
        <w:t>TypedArray</w:t>
      </w:r>
      <w:r>
        <w:t>%.prototype.set(array, offset = 0 )</w:t>
      </w:r>
      <w:bookmarkEnd w:id="6488"/>
    </w:p>
    <w:p w14:paraId="39FFD5B3" w14:textId="77777777" w:rsidR="003E75AF" w:rsidRDefault="003E75AF" w:rsidP="003E75AF">
      <w:r>
        <w:t xml:space="preserve">Set multiple values in this </w:t>
      </w:r>
      <w:r w:rsidRPr="009B01AD">
        <w:rPr>
          <w:i/>
        </w:rPr>
        <w:t>TypedArray</w:t>
      </w:r>
      <w:r>
        <w:t xml:space="preserve">, reading the values from the object </w:t>
      </w:r>
      <w:r>
        <w:rPr>
          <w:i/>
        </w:rPr>
        <w:t>a</w:t>
      </w:r>
      <w:r w:rsidRPr="009B01AD">
        <w:rPr>
          <w:i/>
        </w:rPr>
        <w:t>rray</w:t>
      </w:r>
      <w:r>
        <w:t xml:space="preserve">.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14:paraId="26B5FC2F" w14:textId="77777777" w:rsidR="003E75AF" w:rsidRDefault="003E75AF" w:rsidP="003E75AF">
      <w:pPr>
        <w:pStyle w:val="Alg4"/>
        <w:numPr>
          <w:ilvl w:val="0"/>
          <w:numId w:val="928"/>
        </w:numPr>
      </w:pPr>
      <w:r>
        <w:t xml:space="preserve">Assert: </w:t>
      </w:r>
      <w:r>
        <w:rPr>
          <w:i/>
          <w:iCs/>
        </w:rPr>
        <w:t>typedArray</w:t>
      </w:r>
      <w:r>
        <w:t xml:space="preserve"> does not have a [[ViewedArrayBuffer]] internal</w:t>
      </w:r>
      <w:r w:rsidRPr="00314265">
        <w:t xml:space="preserve"> </w:t>
      </w:r>
      <w:r>
        <w:t xml:space="preserve">data property.  If it does, the definition in </w:t>
      </w:r>
      <w:r w:rsidR="00386020">
        <w:fldChar w:fldCharType="begin"/>
      </w:r>
      <w:r w:rsidR="00386020">
        <w:instrText xml:space="preserve"> REF _Ref366084266 \r \h </w:instrText>
      </w:r>
      <w:r w:rsidR="00386020">
        <w:fldChar w:fldCharType="separate"/>
      </w:r>
      <w:r w:rsidR="00083CEC">
        <w:t>22.2.3.23</w:t>
      </w:r>
      <w:r w:rsidR="00386020">
        <w:fldChar w:fldCharType="end"/>
      </w:r>
      <w:r>
        <w:t xml:space="preserve"> applies.</w:t>
      </w:r>
    </w:p>
    <w:p w14:paraId="2E986DD8" w14:textId="77777777" w:rsidR="003E75AF" w:rsidRPr="00E77497" w:rsidRDefault="003E75AF" w:rsidP="003E75AF">
      <w:pPr>
        <w:pStyle w:val="Alg4"/>
        <w:numPr>
          <w:ilvl w:val="0"/>
          <w:numId w:val="928"/>
        </w:numPr>
      </w:pPr>
      <w:r w:rsidRPr="00E77497">
        <w:t xml:space="preserve">Let </w:t>
      </w:r>
      <w:r>
        <w:rPr>
          <w:i/>
        </w:rPr>
        <w:t>target</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28BAB7FC" w14:textId="77777777" w:rsidR="003E75AF" w:rsidRPr="00E77497" w:rsidRDefault="003E75AF" w:rsidP="003E75AF">
      <w:pPr>
        <w:pStyle w:val="Alg4"/>
        <w:numPr>
          <w:ilvl w:val="0"/>
          <w:numId w:val="928"/>
        </w:numPr>
      </w:pPr>
      <w:r>
        <w:t>ReturnIfAbrupt(</w:t>
      </w:r>
      <w:r>
        <w:rPr>
          <w:i/>
        </w:rPr>
        <w:t>target</w:t>
      </w:r>
      <w:r>
        <w:t>).</w:t>
      </w:r>
    </w:p>
    <w:p w14:paraId="1E310116" w14:textId="77777777" w:rsidR="003E75AF" w:rsidRDefault="003E75AF" w:rsidP="003E75AF">
      <w:pPr>
        <w:pStyle w:val="Alg4"/>
        <w:numPr>
          <w:ilvl w:val="0"/>
          <w:numId w:val="928"/>
        </w:numPr>
      </w:pPr>
      <w:r>
        <w:t xml:space="preserve">If </w:t>
      </w:r>
      <w:r>
        <w:rPr>
          <w:i/>
        </w:rPr>
        <w:t>target</w:t>
      </w:r>
      <w:r>
        <w:t xml:space="preserve"> does not have a [[ViewedArrayBuffer]] internal</w:t>
      </w:r>
      <w:r w:rsidRPr="00314265">
        <w:t xml:space="preserve"> </w:t>
      </w:r>
      <w:r>
        <w:t xml:space="preserve">data property throw a </w:t>
      </w:r>
      <w:r w:rsidRPr="00B5244C">
        <w:rPr>
          <w:b/>
        </w:rPr>
        <w:t>TypeError</w:t>
      </w:r>
      <w:r>
        <w:t xml:space="preserve"> exception.</w:t>
      </w:r>
    </w:p>
    <w:p w14:paraId="590367DB" w14:textId="77777777" w:rsidR="003E75AF" w:rsidRPr="00E77497" w:rsidRDefault="003E75AF" w:rsidP="003E75AF">
      <w:pPr>
        <w:pStyle w:val="Alg4"/>
        <w:numPr>
          <w:ilvl w:val="0"/>
          <w:numId w:val="928"/>
        </w:numPr>
      </w:pPr>
      <w:r>
        <w:t xml:space="preserve">Let </w:t>
      </w:r>
      <w:r>
        <w:rPr>
          <w:i/>
          <w:iCs/>
        </w:rPr>
        <w:t>targetBuffer</w:t>
      </w:r>
      <w:r>
        <w:t xml:space="preserve"> be the value of </w:t>
      </w:r>
      <w:r>
        <w:rPr>
          <w:i/>
        </w:rPr>
        <w:t>target</w:t>
      </w:r>
      <w:r>
        <w:t>’s [[ViewedArrayBuffer]] internal</w:t>
      </w:r>
      <w:r w:rsidRPr="00314265">
        <w:t xml:space="preserve"> </w:t>
      </w:r>
      <w:r>
        <w:t>data property.</w:t>
      </w:r>
    </w:p>
    <w:p w14:paraId="72B4259B" w14:textId="77777777" w:rsidR="003E75AF" w:rsidRDefault="003E75AF" w:rsidP="003E75AF">
      <w:pPr>
        <w:pStyle w:val="Alg4"/>
        <w:numPr>
          <w:ilvl w:val="0"/>
          <w:numId w:val="928"/>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14:paraId="04139E7A" w14:textId="77777777" w:rsidR="003E75AF" w:rsidRDefault="003E75AF" w:rsidP="003E75AF">
      <w:pPr>
        <w:pStyle w:val="Alg4"/>
        <w:numPr>
          <w:ilvl w:val="0"/>
          <w:numId w:val="928"/>
        </w:numPr>
      </w:pPr>
      <w:r>
        <w:t xml:space="preserve">Let </w:t>
      </w:r>
      <w:r>
        <w:rPr>
          <w:i/>
          <w:iCs/>
        </w:rPr>
        <w:t>targetLength</w:t>
      </w:r>
      <w:r>
        <w:t xml:space="preserve"> be the value of </w:t>
      </w:r>
      <w:r>
        <w:rPr>
          <w:i/>
        </w:rPr>
        <w:t>target</w:t>
      </w:r>
      <w:r>
        <w:t>’s [[ArrayLength]] internal</w:t>
      </w:r>
      <w:r w:rsidRPr="00314265">
        <w:t xml:space="preserve"> </w:t>
      </w:r>
      <w:r>
        <w:t>data property.</w:t>
      </w:r>
    </w:p>
    <w:p w14:paraId="7FB368D6" w14:textId="77777777" w:rsidR="003E75AF" w:rsidRDefault="003E75AF" w:rsidP="003E75AF">
      <w:pPr>
        <w:pStyle w:val="Alg3"/>
        <w:numPr>
          <w:ilvl w:val="0"/>
          <w:numId w:val="928"/>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14:paraId="20C9D4A0" w14:textId="77777777" w:rsidR="003E75AF" w:rsidRDefault="003E75AF" w:rsidP="003E75AF">
      <w:pPr>
        <w:pStyle w:val="Alg4"/>
        <w:numPr>
          <w:ilvl w:val="0"/>
          <w:numId w:val="928"/>
        </w:numPr>
      </w:pPr>
      <w:r>
        <w:t>ReturnIfAbrupt(</w:t>
      </w:r>
      <w:r w:rsidRPr="0017778E">
        <w:rPr>
          <w:i/>
          <w:iCs/>
        </w:rPr>
        <w:t>targe</w:t>
      </w:r>
      <w:r w:rsidRPr="004109FE">
        <w:rPr>
          <w:i/>
          <w:iCs/>
        </w:rPr>
        <w:t>t</w:t>
      </w:r>
      <w:r>
        <w:rPr>
          <w:i/>
          <w:iCs/>
        </w:rPr>
        <w:t>Offset</w:t>
      </w:r>
      <w:r>
        <w:t>).</w:t>
      </w:r>
    </w:p>
    <w:p w14:paraId="79EED3C4" w14:textId="77777777" w:rsidR="003E75AF" w:rsidRDefault="003E75AF" w:rsidP="003E75AF">
      <w:pPr>
        <w:pStyle w:val="Alg4"/>
        <w:numPr>
          <w:ilvl w:val="0"/>
          <w:numId w:val="928"/>
        </w:numPr>
      </w:pPr>
      <w:r>
        <w:t xml:space="preserve">If </w:t>
      </w:r>
      <w:r w:rsidRPr="00CD495C">
        <w:rPr>
          <w:i/>
          <w:iCs/>
        </w:rPr>
        <w:t>target</w:t>
      </w:r>
      <w:r>
        <w:rPr>
          <w:i/>
          <w:iCs/>
        </w:rPr>
        <w:t>Offset</w:t>
      </w:r>
      <w:r>
        <w:t xml:space="preserve"> &lt; 0, then throw a </w:t>
      </w:r>
      <w:r w:rsidRPr="004B4AF5">
        <w:rPr>
          <w:b/>
          <w:bCs/>
        </w:rPr>
        <w:t>RangeError</w:t>
      </w:r>
      <w:r>
        <w:t xml:space="preserve"> exception.</w:t>
      </w:r>
    </w:p>
    <w:p w14:paraId="5A3EF7A5" w14:textId="77777777" w:rsidR="003E75AF" w:rsidRDefault="003E75AF" w:rsidP="003E75AF">
      <w:pPr>
        <w:pStyle w:val="Alg4"/>
        <w:numPr>
          <w:ilvl w:val="0"/>
          <w:numId w:val="928"/>
        </w:numPr>
      </w:pPr>
      <w:r>
        <w:t xml:space="preserve">Let </w:t>
      </w:r>
      <w:r>
        <w:rPr>
          <w:i/>
          <w:iCs/>
        </w:rPr>
        <w:t>targetName</w:t>
      </w:r>
      <w:r>
        <w:t xml:space="preserve"> be the string value </w:t>
      </w:r>
      <w:r>
        <w:rPr>
          <w:i/>
        </w:rPr>
        <w:t>target</w:t>
      </w:r>
      <w:r>
        <w:t>’s [[TypedArrayName]] internal</w:t>
      </w:r>
      <w:r w:rsidRPr="00314265">
        <w:t xml:space="preserve"> </w:t>
      </w:r>
      <w:r>
        <w:t>data property.</w:t>
      </w:r>
    </w:p>
    <w:p w14:paraId="3CAF4F15" w14:textId="77777777" w:rsidR="003E75AF" w:rsidRDefault="003E75AF" w:rsidP="003E75AF">
      <w:pPr>
        <w:pStyle w:val="Alg4"/>
        <w:numPr>
          <w:ilvl w:val="0"/>
          <w:numId w:val="928"/>
        </w:numPr>
      </w:pPr>
      <w:r>
        <w:t xml:space="preserve">Let </w:t>
      </w:r>
      <w:r>
        <w:rPr>
          <w:i/>
          <w:iCs/>
        </w:rPr>
        <w:t>targetElementSize</w:t>
      </w:r>
      <w:r>
        <w:t xml:space="preserve"> be the</w:t>
      </w:r>
      <w:r w:rsidRPr="00540D45">
        <w:t xml:space="preserve"> Number value of the Element Size value specified in  for </w:t>
      </w:r>
      <w:r>
        <w:rPr>
          <w:i/>
          <w:iCs/>
        </w:rPr>
        <w:t>targetName</w:t>
      </w:r>
      <w:r w:rsidRPr="00540D45">
        <w:t>.</w:t>
      </w:r>
    </w:p>
    <w:p w14:paraId="2C799FD0" w14:textId="77777777" w:rsidR="003E75AF" w:rsidRDefault="003E75AF" w:rsidP="003E75AF">
      <w:pPr>
        <w:pStyle w:val="Alg4"/>
        <w:numPr>
          <w:ilvl w:val="0"/>
          <w:numId w:val="928"/>
        </w:numPr>
      </w:pPr>
      <w:r>
        <w:t xml:space="preserve">Let </w:t>
      </w:r>
      <w:r>
        <w:rPr>
          <w:i/>
          <w:iCs/>
        </w:rPr>
        <w:t>targetType</w:t>
      </w:r>
      <w:r>
        <w:t xml:space="preserve"> be the string value of the Element Type value in  for </w:t>
      </w:r>
      <w:r>
        <w:rPr>
          <w:i/>
          <w:iCs/>
        </w:rPr>
        <w:t>targetName</w:t>
      </w:r>
      <w:r>
        <w:t>.</w:t>
      </w:r>
    </w:p>
    <w:p w14:paraId="50F4B778" w14:textId="77777777" w:rsidR="003E75AF" w:rsidRDefault="003E75AF" w:rsidP="003E75AF">
      <w:pPr>
        <w:pStyle w:val="Alg4"/>
        <w:numPr>
          <w:ilvl w:val="0"/>
          <w:numId w:val="928"/>
        </w:numPr>
      </w:pPr>
      <w:r>
        <w:t xml:space="preserve">Let </w:t>
      </w:r>
      <w:r>
        <w:rPr>
          <w:i/>
          <w:iCs/>
        </w:rPr>
        <w:t>targetByteOffset</w:t>
      </w:r>
      <w:r>
        <w:t xml:space="preserve"> be the value of </w:t>
      </w:r>
      <w:r>
        <w:rPr>
          <w:i/>
        </w:rPr>
        <w:t>target</w:t>
      </w:r>
      <w:r>
        <w:t>’s [[ByteOffset]] internal</w:t>
      </w:r>
      <w:r w:rsidRPr="00314265">
        <w:t xml:space="preserve"> </w:t>
      </w:r>
      <w:r>
        <w:t>data property.</w:t>
      </w:r>
    </w:p>
    <w:p w14:paraId="572F4651" w14:textId="77777777" w:rsidR="003E75AF" w:rsidRPr="00E77497" w:rsidRDefault="003E75AF" w:rsidP="003E75AF">
      <w:pPr>
        <w:pStyle w:val="Alg4"/>
        <w:numPr>
          <w:ilvl w:val="0"/>
          <w:numId w:val="928"/>
        </w:numPr>
      </w:pPr>
      <w:r w:rsidRPr="00E77497">
        <w:t xml:space="preserve">Let </w:t>
      </w:r>
      <w:r>
        <w:rPr>
          <w:i/>
        </w:rPr>
        <w:t>src</w:t>
      </w:r>
      <w:r w:rsidRPr="00E77497">
        <w:t xml:space="preserve"> be the</w:t>
      </w:r>
      <w:r>
        <w:t xml:space="preserve"> result of  ToObject(</w:t>
      </w:r>
      <w:r>
        <w:rPr>
          <w:i/>
          <w:iCs/>
        </w:rPr>
        <w:t>array</w:t>
      </w:r>
      <w:r>
        <w:t xml:space="preserve">). </w:t>
      </w:r>
    </w:p>
    <w:p w14:paraId="4BA97574" w14:textId="77777777" w:rsidR="003E75AF" w:rsidRPr="00E77497" w:rsidRDefault="003E75AF" w:rsidP="003E75AF">
      <w:pPr>
        <w:pStyle w:val="Alg4"/>
        <w:numPr>
          <w:ilvl w:val="0"/>
          <w:numId w:val="928"/>
        </w:numPr>
      </w:pPr>
      <w:r>
        <w:t>ReturnIfAbrupt(</w:t>
      </w:r>
      <w:r>
        <w:rPr>
          <w:i/>
        </w:rPr>
        <w:t>src</w:t>
      </w:r>
      <w:r>
        <w:t>).</w:t>
      </w:r>
    </w:p>
    <w:p w14:paraId="3F0BCFC9" w14:textId="77777777" w:rsidR="003E75AF" w:rsidRDefault="003E75AF" w:rsidP="003E75AF">
      <w:pPr>
        <w:pStyle w:val="Alg4"/>
        <w:numPr>
          <w:ilvl w:val="0"/>
          <w:numId w:val="928"/>
        </w:numPr>
      </w:pPr>
      <w:r>
        <w:t xml:space="preserve">Let </w:t>
      </w:r>
      <w:r w:rsidRPr="006B5799">
        <w:rPr>
          <w:i/>
          <w:iCs/>
        </w:rPr>
        <w:t>srcLen</w:t>
      </w:r>
      <w:r>
        <w:t xml:space="preserve"> be the result of </w:t>
      </w:r>
      <w:r w:rsidRPr="00E77497">
        <w:t>Get</w:t>
      </w:r>
      <w:r>
        <w:t>(</w:t>
      </w:r>
      <w:r>
        <w:rPr>
          <w:i/>
        </w:rPr>
        <w:t>src</w:t>
      </w:r>
      <w:r>
        <w:t>,</w:t>
      </w:r>
      <w:r w:rsidRPr="00E77497">
        <w:t xml:space="preserve"> </w:t>
      </w:r>
      <w:r w:rsidRPr="00E77497">
        <w:rPr>
          <w:rFonts w:ascii="Courier New" w:hAnsi="Courier New"/>
          <w:b/>
        </w:rPr>
        <w:t>"length"</w:t>
      </w:r>
      <w:r>
        <w:rPr>
          <w:bCs/>
        </w:rPr>
        <w:t>).</w:t>
      </w:r>
    </w:p>
    <w:p w14:paraId="432F3A65" w14:textId="77777777" w:rsidR="003E75AF" w:rsidRDefault="003E75AF" w:rsidP="003E75AF">
      <w:pPr>
        <w:pStyle w:val="Alg4"/>
        <w:numPr>
          <w:ilvl w:val="0"/>
          <w:numId w:val="928"/>
        </w:numPr>
      </w:pPr>
      <w:r>
        <w:t xml:space="preserve">Let </w:t>
      </w:r>
      <w:r>
        <w:rPr>
          <w:i/>
          <w:iCs/>
        </w:rPr>
        <w:t>numberLength</w:t>
      </w:r>
      <w:r>
        <w:t xml:space="preserve"> be ToNumber(</w:t>
      </w:r>
      <w:r w:rsidRPr="006B5799">
        <w:rPr>
          <w:i/>
          <w:iCs/>
        </w:rPr>
        <w:t>srcLen</w:t>
      </w:r>
      <w:r>
        <w:t>).</w:t>
      </w:r>
    </w:p>
    <w:p w14:paraId="05E00F82" w14:textId="77777777" w:rsidR="003E75AF" w:rsidRDefault="003E75AF" w:rsidP="003E75AF">
      <w:pPr>
        <w:pStyle w:val="Alg4"/>
        <w:numPr>
          <w:ilvl w:val="0"/>
          <w:numId w:val="928"/>
        </w:numPr>
      </w:pPr>
      <w:r>
        <w:t xml:space="preserve">Let </w:t>
      </w:r>
      <w:r>
        <w:rPr>
          <w:i/>
          <w:iCs/>
        </w:rPr>
        <w:t>srcLength</w:t>
      </w:r>
      <w:r>
        <w:t xml:space="preserve"> be ToInteger(</w:t>
      </w:r>
      <w:r>
        <w:rPr>
          <w:i/>
          <w:iCs/>
        </w:rPr>
        <w:t>numberLength</w:t>
      </w:r>
      <w:r>
        <w:t>).</w:t>
      </w:r>
    </w:p>
    <w:p w14:paraId="7FBFA765" w14:textId="77777777" w:rsidR="003E75AF" w:rsidRDefault="003E75AF" w:rsidP="003E75AF">
      <w:pPr>
        <w:pStyle w:val="Alg4"/>
        <w:numPr>
          <w:ilvl w:val="0"/>
          <w:numId w:val="928"/>
        </w:numPr>
      </w:pPr>
      <w:r>
        <w:t>ReturnIfAbrupt(</w:t>
      </w:r>
      <w:r>
        <w:rPr>
          <w:i/>
          <w:iCs/>
        </w:rPr>
        <w:t>srcLength</w:t>
      </w:r>
      <w:r>
        <w:t>).</w:t>
      </w:r>
    </w:p>
    <w:p w14:paraId="7685BE3B" w14:textId="77777777" w:rsidR="003E75AF" w:rsidRDefault="003E75AF" w:rsidP="003E75AF">
      <w:pPr>
        <w:pStyle w:val="Alg4"/>
        <w:numPr>
          <w:ilvl w:val="0"/>
          <w:numId w:val="928"/>
        </w:numPr>
      </w:pPr>
      <w:r>
        <w:t xml:space="preserve">If </w:t>
      </w:r>
      <w:r w:rsidRPr="00B41D88">
        <w:rPr>
          <w:i/>
          <w:iCs/>
        </w:rPr>
        <w:t>numberLength</w:t>
      </w:r>
      <w:r>
        <w:t xml:space="preserve"> ≠ </w:t>
      </w:r>
      <w:r>
        <w:rPr>
          <w:i/>
          <w:iCs/>
        </w:rPr>
        <w:t>srcLength</w:t>
      </w:r>
      <w:r>
        <w:t xml:space="preserve"> or </w:t>
      </w:r>
      <w:r>
        <w:rPr>
          <w:i/>
          <w:iCs/>
        </w:rPr>
        <w:t>srcLength</w:t>
      </w:r>
      <w:r>
        <w:t xml:space="preserve"> &lt; 0, then throw a </w:t>
      </w:r>
      <w:r>
        <w:rPr>
          <w:b/>
          <w:bCs/>
        </w:rPr>
        <w:t>TypeError</w:t>
      </w:r>
      <w:r>
        <w:t xml:space="preserve"> exception.</w:t>
      </w:r>
    </w:p>
    <w:p w14:paraId="03DFD70C" w14:textId="77777777" w:rsidR="003E75AF" w:rsidRDefault="003E75AF" w:rsidP="003E75AF">
      <w:pPr>
        <w:pStyle w:val="Alg3"/>
        <w:numPr>
          <w:ilvl w:val="0"/>
          <w:numId w:val="928"/>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14:paraId="3D499358" w14:textId="77777777" w:rsidR="003E75AF" w:rsidRPr="00E77497" w:rsidRDefault="003E75AF" w:rsidP="003E75AF">
      <w:pPr>
        <w:pStyle w:val="Alg4"/>
        <w:numPr>
          <w:ilvl w:val="0"/>
          <w:numId w:val="928"/>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14:paraId="4AA66259" w14:textId="77777777" w:rsidR="003E75AF" w:rsidRDefault="003E75AF" w:rsidP="003E75AF">
      <w:pPr>
        <w:pStyle w:val="Alg4"/>
        <w:numPr>
          <w:ilvl w:val="0"/>
          <w:numId w:val="928"/>
        </w:numPr>
      </w:pPr>
      <w:r>
        <w:t xml:space="preserve">Let </w:t>
      </w:r>
      <w:r>
        <w:rPr>
          <w:i/>
        </w:rPr>
        <w:t>k</w:t>
      </w:r>
      <w:r>
        <w:t xml:space="preserve"> be 0.</w:t>
      </w:r>
    </w:p>
    <w:p w14:paraId="6C17BFD4" w14:textId="77777777" w:rsidR="003E75AF" w:rsidRDefault="003E75AF" w:rsidP="003E75AF">
      <w:pPr>
        <w:pStyle w:val="Alg4"/>
        <w:numPr>
          <w:ilvl w:val="0"/>
          <w:numId w:val="928"/>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14:paraId="66271D80" w14:textId="77777777" w:rsidR="003E75AF" w:rsidRPr="00E77497" w:rsidRDefault="003E75AF" w:rsidP="003E75AF">
      <w:pPr>
        <w:pStyle w:val="Alg4"/>
        <w:numPr>
          <w:ilvl w:val="0"/>
          <w:numId w:val="928"/>
        </w:numPr>
      </w:pPr>
      <w:r w:rsidRPr="00E77497">
        <w:t xml:space="preserve">Repeat, while </w:t>
      </w:r>
      <w:r>
        <w:rPr>
          <w:i/>
        </w:rPr>
        <w:t>targetByteIndex</w:t>
      </w:r>
      <w:r w:rsidRPr="00E77497">
        <w:t xml:space="preserve"> &lt; </w:t>
      </w:r>
      <w:r>
        <w:rPr>
          <w:i/>
          <w:iCs/>
        </w:rPr>
        <w:t>limit</w:t>
      </w:r>
    </w:p>
    <w:p w14:paraId="05A3B083" w14:textId="77777777" w:rsidR="003E75AF" w:rsidRPr="00E77497" w:rsidRDefault="003E75AF" w:rsidP="003E75AF">
      <w:pPr>
        <w:pStyle w:val="Alg4"/>
        <w:numPr>
          <w:ilvl w:val="1"/>
          <w:numId w:val="928"/>
        </w:numPr>
      </w:pPr>
      <w:r w:rsidRPr="00E77497">
        <w:t xml:space="preserve">Let </w:t>
      </w:r>
      <w:r w:rsidRPr="00E77497">
        <w:rPr>
          <w:i/>
        </w:rPr>
        <w:t>Pk</w:t>
      </w:r>
      <w:r w:rsidRPr="00E77497">
        <w:t xml:space="preserve"> be ToString(</w:t>
      </w:r>
      <w:r w:rsidRPr="00E77497">
        <w:rPr>
          <w:i/>
        </w:rPr>
        <w:t>k</w:t>
      </w:r>
      <w:r w:rsidRPr="00E77497">
        <w:t>).</w:t>
      </w:r>
    </w:p>
    <w:p w14:paraId="73B7527A" w14:textId="77777777" w:rsidR="003E75AF" w:rsidRPr="00E77497" w:rsidRDefault="003E75AF" w:rsidP="003E75AF">
      <w:pPr>
        <w:pStyle w:val="Alg4"/>
        <w:numPr>
          <w:ilvl w:val="1"/>
          <w:numId w:val="928"/>
        </w:numPr>
        <w:tabs>
          <w:tab w:val="left" w:pos="2520"/>
        </w:tabs>
      </w:pPr>
      <w:r w:rsidRPr="00E77497">
        <w:t xml:space="preserve">Let </w:t>
      </w:r>
      <w:r w:rsidRPr="00E77497">
        <w:rPr>
          <w:i/>
        </w:rPr>
        <w:t>kValue</w:t>
      </w:r>
      <w:r w:rsidRPr="00E77497">
        <w:t xml:space="preserve"> be the result of Get</w:t>
      </w:r>
      <w:r>
        <w:t>(</w:t>
      </w:r>
      <w:r>
        <w:rPr>
          <w:i/>
        </w:rPr>
        <w:t>src</w:t>
      </w:r>
      <w:r>
        <w:t>,</w:t>
      </w:r>
      <w:r w:rsidRPr="00E77497">
        <w:t xml:space="preserve"> </w:t>
      </w:r>
      <w:r w:rsidRPr="00E77497">
        <w:rPr>
          <w:i/>
        </w:rPr>
        <w:t>Pk</w:t>
      </w:r>
      <w:r>
        <w:rPr>
          <w:iCs/>
        </w:rPr>
        <w:t>)</w:t>
      </w:r>
      <w:r w:rsidRPr="00E77497">
        <w:t>.</w:t>
      </w:r>
    </w:p>
    <w:p w14:paraId="5AE3F7B2" w14:textId="77777777" w:rsidR="003E75AF" w:rsidRDefault="003E75AF" w:rsidP="003E75AF">
      <w:pPr>
        <w:pStyle w:val="Alg4"/>
        <w:numPr>
          <w:ilvl w:val="1"/>
          <w:numId w:val="928"/>
        </w:numPr>
        <w:contextualSpacing/>
      </w:pPr>
      <w:r>
        <w:t xml:space="preserve">Let </w:t>
      </w:r>
      <w:r>
        <w:rPr>
          <w:i/>
          <w:iCs/>
        </w:rPr>
        <w:t>kNumber</w:t>
      </w:r>
      <w:r>
        <w:t xml:space="preserve"> be ToNumber(</w:t>
      </w:r>
      <w:r w:rsidRPr="00E77497">
        <w:rPr>
          <w:i/>
        </w:rPr>
        <w:t>kValue</w:t>
      </w:r>
      <w:r>
        <w:t>).</w:t>
      </w:r>
    </w:p>
    <w:p w14:paraId="76A25EB9" w14:textId="77777777" w:rsidR="003E75AF" w:rsidRPr="00E77497" w:rsidRDefault="003E75AF" w:rsidP="003E75AF">
      <w:pPr>
        <w:pStyle w:val="Alg4"/>
        <w:numPr>
          <w:ilvl w:val="1"/>
          <w:numId w:val="928"/>
        </w:numPr>
        <w:contextualSpacing/>
      </w:pPr>
      <w:r>
        <w:t>ReturnIfAbrupt(</w:t>
      </w:r>
      <w:r>
        <w:rPr>
          <w:i/>
          <w:iCs/>
        </w:rPr>
        <w:t>kNumber</w:t>
      </w:r>
      <w:r>
        <w:t>).</w:t>
      </w:r>
    </w:p>
    <w:p w14:paraId="4E18D119" w14:textId="77777777" w:rsidR="003E75AF" w:rsidRPr="00E77497" w:rsidRDefault="003E75AF" w:rsidP="003E75AF">
      <w:pPr>
        <w:pStyle w:val="Alg4"/>
        <w:numPr>
          <w:ilvl w:val="1"/>
          <w:numId w:val="928"/>
        </w:numPr>
        <w:tabs>
          <w:tab w:val="left" w:pos="2520"/>
        </w:tabs>
      </w:pPr>
      <w:r>
        <w:t>Perform SetValueInBuffer(</w:t>
      </w:r>
      <w:r>
        <w:rPr>
          <w:i/>
          <w:iCs/>
        </w:rPr>
        <w:t>targetBuffer</w:t>
      </w:r>
      <w:r>
        <w:t xml:space="preserve">, </w:t>
      </w:r>
      <w:r>
        <w:rPr>
          <w:i/>
          <w:iCs/>
        </w:rPr>
        <w:t>targetByteIndex</w:t>
      </w:r>
      <w:r>
        <w:t>,</w:t>
      </w:r>
      <w:r w:rsidRPr="00AD0AC9">
        <w:rPr>
          <w:i/>
          <w:iCs/>
        </w:rPr>
        <w:t xml:space="preserve"> </w:t>
      </w:r>
      <w:r>
        <w:rPr>
          <w:i/>
          <w:iCs/>
        </w:rPr>
        <w:t>targetType</w:t>
      </w:r>
      <w:r>
        <w:t xml:space="preserve">, </w:t>
      </w:r>
      <w:r>
        <w:rPr>
          <w:i/>
          <w:iCs/>
        </w:rPr>
        <w:t>kNumber</w:t>
      </w:r>
      <w:r>
        <w:t>)</w:t>
      </w:r>
      <w:r w:rsidRPr="00E77497">
        <w:t>.</w:t>
      </w:r>
    </w:p>
    <w:p w14:paraId="291A8985" w14:textId="77777777" w:rsidR="003E75AF" w:rsidRPr="00E77497" w:rsidRDefault="003E75AF" w:rsidP="003E75AF">
      <w:pPr>
        <w:pStyle w:val="Alg4"/>
        <w:numPr>
          <w:ilvl w:val="1"/>
          <w:numId w:val="928"/>
        </w:numPr>
      </w:pPr>
      <w:r>
        <w:t>Set</w:t>
      </w:r>
      <w:r w:rsidRPr="00E77497">
        <w:t xml:space="preserve"> </w:t>
      </w:r>
      <w:r w:rsidRPr="00E77497">
        <w:rPr>
          <w:i/>
        </w:rPr>
        <w:t>k</w:t>
      </w:r>
      <w:r w:rsidRPr="00E77497">
        <w:t xml:space="preserve"> </w:t>
      </w:r>
      <w:r>
        <w:t xml:space="preserve">to </w:t>
      </w:r>
      <w:r>
        <w:rPr>
          <w:i/>
          <w:iCs/>
        </w:rPr>
        <w:t>k</w:t>
      </w:r>
      <w:r>
        <w:t xml:space="preserve"> +</w:t>
      </w:r>
      <w:r w:rsidRPr="00E77497">
        <w:t xml:space="preserve"> 1.</w:t>
      </w:r>
    </w:p>
    <w:p w14:paraId="7A1A7A32" w14:textId="77777777" w:rsidR="003E75AF" w:rsidRPr="00E77497" w:rsidRDefault="003E75AF" w:rsidP="003E75AF">
      <w:pPr>
        <w:pStyle w:val="Alg4"/>
        <w:numPr>
          <w:ilvl w:val="1"/>
          <w:numId w:val="928"/>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14:paraId="64CEC9EC" w14:textId="77777777" w:rsidR="003E75AF" w:rsidRDefault="003E75AF" w:rsidP="003E75AF">
      <w:pPr>
        <w:pStyle w:val="Alg4"/>
        <w:numPr>
          <w:ilvl w:val="0"/>
          <w:numId w:val="928"/>
        </w:numPr>
        <w:spacing w:after="240"/>
      </w:pPr>
      <w:r>
        <w:t xml:space="preserve">Return </w:t>
      </w:r>
      <w:r>
        <w:rPr>
          <w:b/>
          <w:bCs/>
        </w:rPr>
        <w:t>undefined</w:t>
      </w:r>
      <w:r>
        <w:t>.</w:t>
      </w:r>
    </w:p>
    <w:p w14:paraId="6C254304" w14:textId="77777777" w:rsidR="003E75AF" w:rsidRPr="00AC44FD" w:rsidRDefault="003E75AF" w:rsidP="003E75AF">
      <w:pPr>
        <w:pStyle w:val="40"/>
      </w:pPr>
      <w:bookmarkStart w:id="6489" w:name="_Ref366084266"/>
      <w:r w:rsidRPr="009B0388">
        <w:t>%</w:t>
      </w:r>
      <w:r w:rsidRPr="00AC44FD">
        <w:t>TypedArray%</w:t>
      </w:r>
      <w:r w:rsidRPr="009B0388">
        <w:t>.</w:t>
      </w:r>
      <w:r w:rsidRPr="00AC44FD">
        <w:t>prototype.set(typedArray, offset = 0 )</w:t>
      </w:r>
      <w:bookmarkEnd w:id="6489"/>
    </w:p>
    <w:p w14:paraId="6C88D9F3" w14:textId="77777777" w:rsidR="003E75AF" w:rsidRDefault="003E75AF" w:rsidP="003E75AF">
      <w:r>
        <w:t xml:space="preserve">Set multiple values in this </w:t>
      </w:r>
      <w:r w:rsidRPr="009B01AD">
        <w:rPr>
          <w:i/>
        </w:rPr>
        <w:t>TypedArray</w:t>
      </w:r>
      <w:r>
        <w:t xml:space="preserve">, reading the values from the </w:t>
      </w:r>
      <w:r w:rsidRPr="007B40AF">
        <w:rPr>
          <w:rFonts w:ascii="Times New Roman" w:hAnsi="Times New Roman"/>
          <w:i/>
        </w:rPr>
        <w:t>typedArray</w:t>
      </w:r>
      <w:r>
        <w:t xml:space="preserve"> argument object.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14:paraId="591E35E3" w14:textId="77777777" w:rsidR="003E75AF" w:rsidRDefault="003E75AF" w:rsidP="003E75AF">
      <w:pPr>
        <w:pStyle w:val="Alg4"/>
        <w:numPr>
          <w:ilvl w:val="0"/>
          <w:numId w:val="1311"/>
        </w:numPr>
      </w:pPr>
      <w:r>
        <w:t xml:space="preserve">Assert: </w:t>
      </w:r>
      <w:r>
        <w:rPr>
          <w:i/>
          <w:iCs/>
        </w:rPr>
        <w:t>typedArray</w:t>
      </w:r>
      <w:r>
        <w:t xml:space="preserve"> has a [[ViewedArrayBuffer]] internal</w:t>
      </w:r>
      <w:r w:rsidRPr="00314265">
        <w:t xml:space="preserve"> </w:t>
      </w:r>
      <w:r>
        <w:t xml:space="preserve">data property.  If it does not, the definition in </w:t>
      </w:r>
      <w:r w:rsidR="00386020">
        <w:fldChar w:fldCharType="begin"/>
      </w:r>
      <w:r w:rsidR="00386020">
        <w:instrText xml:space="preserve"> REF _Ref366084290 \r \h </w:instrText>
      </w:r>
      <w:r w:rsidR="00386020">
        <w:fldChar w:fldCharType="separate"/>
      </w:r>
      <w:r w:rsidR="00083CEC">
        <w:t>22.2.3.22</w:t>
      </w:r>
      <w:r w:rsidR="00386020">
        <w:fldChar w:fldCharType="end"/>
      </w:r>
      <w:r>
        <w:t xml:space="preserve"> applies.</w:t>
      </w:r>
    </w:p>
    <w:p w14:paraId="770633FB" w14:textId="77777777" w:rsidR="003E75AF" w:rsidRPr="00E77497" w:rsidRDefault="003E75AF" w:rsidP="003E75AF">
      <w:pPr>
        <w:pStyle w:val="Alg4"/>
        <w:numPr>
          <w:ilvl w:val="0"/>
          <w:numId w:val="1311"/>
        </w:numPr>
      </w:pPr>
      <w:r w:rsidRPr="00E77497">
        <w:t xml:space="preserve">Let </w:t>
      </w:r>
      <w:r>
        <w:rPr>
          <w:i/>
        </w:rPr>
        <w:t>target</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44052150" w14:textId="77777777" w:rsidR="003E75AF" w:rsidRPr="00E77497" w:rsidRDefault="003E75AF" w:rsidP="003E75AF">
      <w:pPr>
        <w:pStyle w:val="Alg4"/>
        <w:numPr>
          <w:ilvl w:val="0"/>
          <w:numId w:val="1311"/>
        </w:numPr>
      </w:pPr>
      <w:r>
        <w:t>ReturnIfAbrupt(</w:t>
      </w:r>
      <w:r>
        <w:rPr>
          <w:i/>
        </w:rPr>
        <w:t>target</w:t>
      </w:r>
      <w:r>
        <w:t>).</w:t>
      </w:r>
    </w:p>
    <w:p w14:paraId="13DBE118" w14:textId="77777777" w:rsidR="003E75AF" w:rsidRDefault="003E75AF" w:rsidP="003E75AF">
      <w:pPr>
        <w:pStyle w:val="Alg4"/>
        <w:numPr>
          <w:ilvl w:val="0"/>
          <w:numId w:val="1311"/>
        </w:numPr>
      </w:pPr>
      <w:r>
        <w:t xml:space="preserve">If </w:t>
      </w:r>
      <w:r>
        <w:rPr>
          <w:i/>
        </w:rPr>
        <w:t>target</w:t>
      </w:r>
      <w:r>
        <w:t xml:space="preserve"> does not have a [[ViewedArrayBuffer]] internal</w:t>
      </w:r>
      <w:r w:rsidRPr="00314265">
        <w:t xml:space="preserve"> </w:t>
      </w:r>
      <w:r>
        <w:t xml:space="preserve">data property throw a </w:t>
      </w:r>
      <w:r w:rsidRPr="00B5244C">
        <w:rPr>
          <w:b/>
        </w:rPr>
        <w:t>TypeError</w:t>
      </w:r>
      <w:r>
        <w:t xml:space="preserve"> exception.</w:t>
      </w:r>
    </w:p>
    <w:p w14:paraId="7556FFD3" w14:textId="77777777" w:rsidR="003E75AF" w:rsidRPr="00E77497" w:rsidRDefault="003E75AF" w:rsidP="003E75AF">
      <w:pPr>
        <w:pStyle w:val="Alg4"/>
        <w:numPr>
          <w:ilvl w:val="0"/>
          <w:numId w:val="1311"/>
        </w:numPr>
      </w:pPr>
      <w:r>
        <w:t xml:space="preserve">Let </w:t>
      </w:r>
      <w:r>
        <w:rPr>
          <w:i/>
          <w:iCs/>
        </w:rPr>
        <w:t>targetBuffer</w:t>
      </w:r>
      <w:r>
        <w:t xml:space="preserve"> be the value of </w:t>
      </w:r>
      <w:r>
        <w:rPr>
          <w:i/>
        </w:rPr>
        <w:t>target</w:t>
      </w:r>
      <w:r>
        <w:t>’s [[ViewedArrayBuffer]] internal</w:t>
      </w:r>
      <w:r w:rsidRPr="00314265">
        <w:t xml:space="preserve"> </w:t>
      </w:r>
      <w:r>
        <w:t>data property.</w:t>
      </w:r>
    </w:p>
    <w:p w14:paraId="25A14501" w14:textId="77777777" w:rsidR="003E75AF" w:rsidRDefault="003E75AF" w:rsidP="003E75AF">
      <w:pPr>
        <w:pStyle w:val="Alg4"/>
        <w:numPr>
          <w:ilvl w:val="0"/>
          <w:numId w:val="1311"/>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14:paraId="36E0FAE0" w14:textId="77777777" w:rsidR="003E75AF" w:rsidRDefault="003E75AF" w:rsidP="003E75AF">
      <w:pPr>
        <w:pStyle w:val="Alg4"/>
        <w:numPr>
          <w:ilvl w:val="0"/>
          <w:numId w:val="1311"/>
        </w:numPr>
      </w:pPr>
      <w:r>
        <w:t xml:space="preserve">Let </w:t>
      </w:r>
      <w:r>
        <w:rPr>
          <w:i/>
          <w:iCs/>
        </w:rPr>
        <w:t>targetLength</w:t>
      </w:r>
      <w:r>
        <w:t xml:space="preserve"> be the value of </w:t>
      </w:r>
      <w:r>
        <w:rPr>
          <w:i/>
        </w:rPr>
        <w:t>target</w:t>
      </w:r>
      <w:r>
        <w:t>’s [[ArrayLength]] internal</w:t>
      </w:r>
      <w:r w:rsidRPr="00314265">
        <w:t xml:space="preserve"> </w:t>
      </w:r>
      <w:r>
        <w:t>data property.</w:t>
      </w:r>
    </w:p>
    <w:p w14:paraId="70053019" w14:textId="77777777" w:rsidR="003E75AF" w:rsidRDefault="003E75AF" w:rsidP="003E75AF">
      <w:pPr>
        <w:pStyle w:val="Alg3"/>
        <w:numPr>
          <w:ilvl w:val="0"/>
          <w:numId w:val="1311"/>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14:paraId="12132F4A" w14:textId="77777777" w:rsidR="003E75AF" w:rsidRDefault="003E75AF" w:rsidP="003E75AF">
      <w:pPr>
        <w:pStyle w:val="Alg4"/>
        <w:numPr>
          <w:ilvl w:val="0"/>
          <w:numId w:val="1311"/>
        </w:numPr>
      </w:pPr>
      <w:r>
        <w:t>ReturnIfAbrupt(</w:t>
      </w:r>
      <w:r w:rsidRPr="00197BED">
        <w:rPr>
          <w:i/>
          <w:iCs/>
        </w:rPr>
        <w:t>target</w:t>
      </w:r>
      <w:r>
        <w:rPr>
          <w:i/>
          <w:iCs/>
        </w:rPr>
        <w:t>Offset</w:t>
      </w:r>
      <w:r>
        <w:t>).</w:t>
      </w:r>
    </w:p>
    <w:p w14:paraId="0509D545" w14:textId="77777777" w:rsidR="003E75AF" w:rsidRDefault="003E75AF" w:rsidP="003E75AF">
      <w:pPr>
        <w:pStyle w:val="Alg4"/>
        <w:numPr>
          <w:ilvl w:val="0"/>
          <w:numId w:val="1311"/>
        </w:numPr>
      </w:pPr>
      <w:r>
        <w:t xml:space="preserve">If </w:t>
      </w:r>
      <w:r w:rsidRPr="00CD495C">
        <w:rPr>
          <w:i/>
          <w:iCs/>
        </w:rPr>
        <w:t>target</w:t>
      </w:r>
      <w:r>
        <w:rPr>
          <w:i/>
          <w:iCs/>
        </w:rPr>
        <w:t>Offset</w:t>
      </w:r>
      <w:r>
        <w:t xml:space="preserve"> &lt; 0, then throw a </w:t>
      </w:r>
      <w:r w:rsidRPr="004B4AF5">
        <w:rPr>
          <w:b/>
          <w:bCs/>
        </w:rPr>
        <w:t>RangeError</w:t>
      </w:r>
      <w:r>
        <w:t xml:space="preserve"> exception.</w:t>
      </w:r>
    </w:p>
    <w:p w14:paraId="6547720F" w14:textId="77777777" w:rsidR="003E75AF" w:rsidRDefault="003E75AF" w:rsidP="003E75AF">
      <w:pPr>
        <w:pStyle w:val="Alg4"/>
        <w:numPr>
          <w:ilvl w:val="0"/>
          <w:numId w:val="1311"/>
        </w:numPr>
      </w:pPr>
      <w:r>
        <w:t xml:space="preserve">Let </w:t>
      </w:r>
      <w:r>
        <w:rPr>
          <w:i/>
          <w:iCs/>
        </w:rPr>
        <w:t>targetName</w:t>
      </w:r>
      <w:r>
        <w:t xml:space="preserve"> be the string value </w:t>
      </w:r>
      <w:r>
        <w:rPr>
          <w:i/>
        </w:rPr>
        <w:t>target</w:t>
      </w:r>
      <w:r>
        <w:t>’s [[TypedArrayName]] internal</w:t>
      </w:r>
      <w:r w:rsidRPr="00314265">
        <w:t xml:space="preserve"> </w:t>
      </w:r>
      <w:r>
        <w:t>data property.</w:t>
      </w:r>
    </w:p>
    <w:p w14:paraId="00EF99EC" w14:textId="77777777" w:rsidR="003E75AF" w:rsidRDefault="003E75AF" w:rsidP="003E75AF">
      <w:pPr>
        <w:pStyle w:val="Alg4"/>
        <w:numPr>
          <w:ilvl w:val="0"/>
          <w:numId w:val="1311"/>
        </w:numPr>
      </w:pPr>
      <w:r>
        <w:t xml:space="preserve">Let </w:t>
      </w:r>
      <w:r>
        <w:rPr>
          <w:i/>
          <w:iCs/>
        </w:rPr>
        <w:t>targetType</w:t>
      </w:r>
      <w:r>
        <w:t xml:space="preserve"> be the string value of the Element Type value in</w:t>
      </w:r>
      <w:r w:rsidR="004B439B">
        <w:t xml:space="preserve"> </w:t>
      </w:r>
      <w:r w:rsidR="004B439B">
        <w:fldChar w:fldCharType="begin"/>
      </w:r>
      <w:r w:rsidR="004B439B">
        <w:instrText xml:space="preserve"> REF _Ref366065074 \h </w:instrText>
      </w:r>
      <w:r w:rsidR="004B439B">
        <w:fldChar w:fldCharType="separate"/>
      </w:r>
      <w:r w:rsidR="00083CEC">
        <w:t xml:space="preserve">Table </w:t>
      </w:r>
      <w:r w:rsidR="00083CEC">
        <w:rPr>
          <w:noProof/>
        </w:rPr>
        <w:t>36</w:t>
      </w:r>
      <w:r w:rsidR="004B439B">
        <w:fldChar w:fldCharType="end"/>
      </w:r>
      <w:r w:rsidR="004B439B">
        <w:t xml:space="preserve"> </w:t>
      </w:r>
      <w:r>
        <w:t xml:space="preserve">for </w:t>
      </w:r>
      <w:r>
        <w:rPr>
          <w:i/>
          <w:iCs/>
        </w:rPr>
        <w:t>targetName</w:t>
      </w:r>
      <w:r>
        <w:t>.</w:t>
      </w:r>
    </w:p>
    <w:p w14:paraId="02F09881" w14:textId="77777777" w:rsidR="003E75AF" w:rsidRDefault="003E75AF" w:rsidP="003E75AF">
      <w:pPr>
        <w:pStyle w:val="Alg4"/>
        <w:numPr>
          <w:ilvl w:val="0"/>
          <w:numId w:val="1311"/>
        </w:numPr>
      </w:pPr>
      <w:r>
        <w:t xml:space="preserve">Let </w:t>
      </w:r>
      <w:r>
        <w:rPr>
          <w:i/>
          <w:iCs/>
        </w:rPr>
        <w:t>targetElementSize</w:t>
      </w:r>
      <w:r>
        <w:t xml:space="preserve"> be the</w:t>
      </w:r>
      <w:r w:rsidRPr="00540D45">
        <w:t xml:space="preserve"> Number value of the Element Size value specified in </w:t>
      </w:r>
      <w:r w:rsidR="004B439B">
        <w:fldChar w:fldCharType="begin"/>
      </w:r>
      <w:r w:rsidR="004B439B">
        <w:instrText xml:space="preserve"> REF _Ref366065074 \h </w:instrText>
      </w:r>
      <w:r w:rsidR="004B439B">
        <w:fldChar w:fldCharType="separate"/>
      </w:r>
      <w:r w:rsidR="00083CEC">
        <w:t xml:space="preserve">Table </w:t>
      </w:r>
      <w:r w:rsidR="00083CEC">
        <w:rPr>
          <w:noProof/>
        </w:rPr>
        <w:t>36</w:t>
      </w:r>
      <w:r w:rsidR="004B439B">
        <w:fldChar w:fldCharType="end"/>
      </w:r>
      <w:r w:rsidRPr="00540D45">
        <w:t xml:space="preserve"> for </w:t>
      </w:r>
      <w:r>
        <w:rPr>
          <w:i/>
          <w:iCs/>
        </w:rPr>
        <w:t>targetName</w:t>
      </w:r>
      <w:r w:rsidRPr="00540D45">
        <w:t>.</w:t>
      </w:r>
    </w:p>
    <w:p w14:paraId="63172EF4" w14:textId="77777777" w:rsidR="003E75AF" w:rsidRDefault="003E75AF" w:rsidP="003E75AF">
      <w:pPr>
        <w:pStyle w:val="Alg4"/>
        <w:numPr>
          <w:ilvl w:val="0"/>
          <w:numId w:val="1311"/>
        </w:numPr>
      </w:pPr>
      <w:r>
        <w:t xml:space="preserve">Let </w:t>
      </w:r>
      <w:r>
        <w:rPr>
          <w:i/>
          <w:iCs/>
        </w:rPr>
        <w:t>targetByteOffset</w:t>
      </w:r>
      <w:r>
        <w:t xml:space="preserve"> be the value of </w:t>
      </w:r>
      <w:r>
        <w:rPr>
          <w:i/>
        </w:rPr>
        <w:t>target</w:t>
      </w:r>
      <w:r>
        <w:t>’s [[ByteOffset]] internal</w:t>
      </w:r>
      <w:r w:rsidRPr="00314265">
        <w:t xml:space="preserve"> </w:t>
      </w:r>
      <w:r>
        <w:t>data property.</w:t>
      </w:r>
    </w:p>
    <w:p w14:paraId="0B7144C9" w14:textId="77777777" w:rsidR="003E75AF" w:rsidRPr="00E77497" w:rsidRDefault="003E75AF" w:rsidP="003E75AF">
      <w:pPr>
        <w:pStyle w:val="Alg4"/>
        <w:numPr>
          <w:ilvl w:val="0"/>
          <w:numId w:val="1311"/>
        </w:numPr>
      </w:pPr>
      <w:r>
        <w:t xml:space="preserve">Let </w:t>
      </w:r>
      <w:r>
        <w:rPr>
          <w:i/>
          <w:iCs/>
        </w:rPr>
        <w:t>srcBuffer</w:t>
      </w:r>
      <w:r>
        <w:t xml:space="preserve"> be the value of </w:t>
      </w:r>
      <w:r>
        <w:rPr>
          <w:i/>
          <w:iCs/>
        </w:rPr>
        <w:t>typedArray</w:t>
      </w:r>
      <w:r>
        <w:t>’s [[ViewedArrayBuffer]] internal</w:t>
      </w:r>
      <w:r w:rsidRPr="00314265">
        <w:t xml:space="preserve"> </w:t>
      </w:r>
      <w:r>
        <w:t>data property.</w:t>
      </w:r>
    </w:p>
    <w:p w14:paraId="13687ABC" w14:textId="77777777" w:rsidR="003E75AF" w:rsidRDefault="003E75AF" w:rsidP="003E75AF">
      <w:pPr>
        <w:pStyle w:val="Alg4"/>
        <w:numPr>
          <w:ilvl w:val="0"/>
          <w:numId w:val="1311"/>
        </w:numPr>
      </w:pPr>
      <w:r>
        <w:t xml:space="preserve">If </w:t>
      </w:r>
      <w:r>
        <w:rPr>
          <w:i/>
          <w:iCs/>
        </w:rPr>
        <w:t>srcBuffer</w:t>
      </w:r>
      <w:r>
        <w:t xml:space="preserve"> is </w:t>
      </w:r>
      <w:r>
        <w:rPr>
          <w:b/>
          <w:bCs/>
        </w:rPr>
        <w:t>undefined</w:t>
      </w:r>
      <w:r>
        <w:t xml:space="preserve">, then throw a </w:t>
      </w:r>
      <w:r>
        <w:rPr>
          <w:b/>
          <w:bCs/>
        </w:rPr>
        <w:t>TypeError</w:t>
      </w:r>
      <w:r>
        <w:t xml:space="preserve"> exception.</w:t>
      </w:r>
    </w:p>
    <w:p w14:paraId="2A393C1D" w14:textId="77777777" w:rsidR="003E75AF" w:rsidRDefault="003E75AF" w:rsidP="003E75AF">
      <w:pPr>
        <w:pStyle w:val="Alg4"/>
        <w:numPr>
          <w:ilvl w:val="0"/>
          <w:numId w:val="1311"/>
        </w:numPr>
      </w:pPr>
      <w:r>
        <w:t xml:space="preserve">Let </w:t>
      </w:r>
      <w:r>
        <w:rPr>
          <w:i/>
          <w:iCs/>
        </w:rPr>
        <w:t>srcName</w:t>
      </w:r>
      <w:r>
        <w:t xml:space="preserve"> be the string value </w:t>
      </w:r>
      <w:r>
        <w:rPr>
          <w:i/>
          <w:iCs/>
        </w:rPr>
        <w:t>typedArray</w:t>
      </w:r>
      <w:r>
        <w:t>’s [[TypedArrayName]] internal</w:t>
      </w:r>
      <w:r w:rsidRPr="00314265">
        <w:t xml:space="preserve"> </w:t>
      </w:r>
      <w:r>
        <w:t>data property.</w:t>
      </w:r>
    </w:p>
    <w:p w14:paraId="70C3F8C0" w14:textId="77777777" w:rsidR="003E75AF" w:rsidRDefault="003E75AF" w:rsidP="003E75AF">
      <w:pPr>
        <w:pStyle w:val="Alg4"/>
        <w:numPr>
          <w:ilvl w:val="0"/>
          <w:numId w:val="1311"/>
        </w:numPr>
      </w:pPr>
      <w:r>
        <w:t xml:space="preserve">Let </w:t>
      </w:r>
      <w:r>
        <w:rPr>
          <w:i/>
          <w:iCs/>
        </w:rPr>
        <w:t>srcType</w:t>
      </w:r>
      <w:r>
        <w:t xml:space="preserve"> be the string value of the Element Type value in</w:t>
      </w:r>
      <w:r w:rsidR="004B439B">
        <w:t xml:space="preserve"> </w:t>
      </w:r>
      <w:r w:rsidR="004B439B">
        <w:fldChar w:fldCharType="begin"/>
      </w:r>
      <w:r w:rsidR="004B439B">
        <w:instrText xml:space="preserve"> REF _Ref366065074 \h </w:instrText>
      </w:r>
      <w:r w:rsidR="004B439B">
        <w:fldChar w:fldCharType="separate"/>
      </w:r>
      <w:r w:rsidR="00083CEC">
        <w:t xml:space="preserve">Table </w:t>
      </w:r>
      <w:r w:rsidR="00083CEC">
        <w:rPr>
          <w:noProof/>
        </w:rPr>
        <w:t>36</w:t>
      </w:r>
      <w:r w:rsidR="004B439B">
        <w:fldChar w:fldCharType="end"/>
      </w:r>
      <w:r w:rsidR="004B439B">
        <w:t xml:space="preserve"> </w:t>
      </w:r>
      <w:r>
        <w:t xml:space="preserve">for </w:t>
      </w:r>
      <w:r>
        <w:rPr>
          <w:i/>
          <w:iCs/>
        </w:rPr>
        <w:t>srcName</w:t>
      </w:r>
      <w:r>
        <w:t xml:space="preserve"> .</w:t>
      </w:r>
    </w:p>
    <w:p w14:paraId="292AE43F" w14:textId="77777777" w:rsidR="003E75AF" w:rsidRDefault="003E75AF" w:rsidP="003E75AF">
      <w:pPr>
        <w:pStyle w:val="Alg4"/>
        <w:numPr>
          <w:ilvl w:val="0"/>
          <w:numId w:val="1311"/>
        </w:numPr>
      </w:pPr>
      <w:r>
        <w:t xml:space="preserve">Let </w:t>
      </w:r>
      <w:r>
        <w:rPr>
          <w:i/>
          <w:iCs/>
        </w:rPr>
        <w:t>srcElementSize</w:t>
      </w:r>
      <w:r>
        <w:t xml:space="preserve"> be the</w:t>
      </w:r>
      <w:r w:rsidRPr="00540D45">
        <w:t xml:space="preserve"> Number value of the Element Size value specified in </w:t>
      </w:r>
      <w:r w:rsidR="004B439B">
        <w:fldChar w:fldCharType="begin"/>
      </w:r>
      <w:r w:rsidR="004B439B">
        <w:instrText xml:space="preserve"> REF _Ref366065074 \h </w:instrText>
      </w:r>
      <w:r w:rsidR="004B439B">
        <w:fldChar w:fldCharType="separate"/>
      </w:r>
      <w:r w:rsidR="00083CEC">
        <w:t xml:space="preserve">Table </w:t>
      </w:r>
      <w:r w:rsidR="00083CEC">
        <w:rPr>
          <w:noProof/>
        </w:rPr>
        <w:t>36</w:t>
      </w:r>
      <w:r w:rsidR="004B439B">
        <w:fldChar w:fldCharType="end"/>
      </w:r>
      <w:r w:rsidRPr="00540D45">
        <w:t xml:space="preserve"> for </w:t>
      </w:r>
      <w:r>
        <w:rPr>
          <w:i/>
          <w:iCs/>
        </w:rPr>
        <w:t>srcName</w:t>
      </w:r>
      <w:r w:rsidRPr="00540D45">
        <w:t>.</w:t>
      </w:r>
    </w:p>
    <w:p w14:paraId="6D832086" w14:textId="77777777" w:rsidR="003E75AF" w:rsidRDefault="003E75AF" w:rsidP="003E75AF">
      <w:pPr>
        <w:pStyle w:val="Alg4"/>
        <w:numPr>
          <w:ilvl w:val="0"/>
          <w:numId w:val="1311"/>
        </w:numPr>
      </w:pPr>
      <w:r>
        <w:t xml:space="preserve">Let </w:t>
      </w:r>
      <w:r>
        <w:rPr>
          <w:i/>
          <w:iCs/>
        </w:rPr>
        <w:t>srcLength</w:t>
      </w:r>
      <w:r>
        <w:t xml:space="preserve"> be the value of </w:t>
      </w:r>
      <w:r>
        <w:rPr>
          <w:i/>
          <w:iCs/>
        </w:rPr>
        <w:t>typedArray</w:t>
      </w:r>
      <w:r>
        <w:t>’s [[ArrayLength]] internal</w:t>
      </w:r>
      <w:r w:rsidRPr="00314265">
        <w:t xml:space="preserve"> </w:t>
      </w:r>
      <w:r>
        <w:t>data property.</w:t>
      </w:r>
    </w:p>
    <w:p w14:paraId="5A839423" w14:textId="77777777" w:rsidR="003E75AF" w:rsidRDefault="003E75AF" w:rsidP="003E75AF">
      <w:pPr>
        <w:pStyle w:val="Alg4"/>
        <w:numPr>
          <w:ilvl w:val="0"/>
          <w:numId w:val="1311"/>
        </w:numPr>
      </w:pPr>
      <w:r>
        <w:t xml:space="preserve">Let </w:t>
      </w:r>
      <w:r>
        <w:rPr>
          <w:i/>
          <w:iCs/>
        </w:rPr>
        <w:t>srcByteOffset</w:t>
      </w:r>
      <w:r>
        <w:t xml:space="preserve"> be the value of </w:t>
      </w:r>
      <w:r>
        <w:rPr>
          <w:i/>
          <w:iCs/>
        </w:rPr>
        <w:t>typedArray</w:t>
      </w:r>
      <w:r>
        <w:t>’s [[ByteOffset]] internal</w:t>
      </w:r>
      <w:r w:rsidRPr="00314265">
        <w:t xml:space="preserve"> </w:t>
      </w:r>
      <w:r>
        <w:t>data property.</w:t>
      </w:r>
    </w:p>
    <w:p w14:paraId="04D6EC71" w14:textId="77777777" w:rsidR="003E75AF" w:rsidRDefault="003E75AF" w:rsidP="003E75AF">
      <w:pPr>
        <w:pStyle w:val="Alg3"/>
        <w:numPr>
          <w:ilvl w:val="0"/>
          <w:numId w:val="1311"/>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14:paraId="443969D7" w14:textId="77777777" w:rsidR="003E75AF" w:rsidRDefault="003E75AF" w:rsidP="003E75AF">
      <w:pPr>
        <w:pStyle w:val="Alg4"/>
        <w:numPr>
          <w:ilvl w:val="0"/>
          <w:numId w:val="1311"/>
        </w:numPr>
      </w:pPr>
      <w:r>
        <w:t>If SameValue(</w:t>
      </w:r>
      <w:r>
        <w:rPr>
          <w:i/>
          <w:iCs/>
        </w:rPr>
        <w:t>srcBuffer</w:t>
      </w:r>
      <w:r>
        <w:t xml:space="preserve">, </w:t>
      </w:r>
      <w:r>
        <w:rPr>
          <w:i/>
          <w:iCs/>
        </w:rPr>
        <w:t>targetBuffer</w:t>
      </w:r>
      <w:r>
        <w:t xml:space="preserve">) is </w:t>
      </w:r>
      <w:r>
        <w:rPr>
          <w:b/>
          <w:bCs/>
        </w:rPr>
        <w:t>true</w:t>
      </w:r>
      <w:r>
        <w:t xml:space="preserve">, then </w:t>
      </w:r>
    </w:p>
    <w:p w14:paraId="699E3F2F" w14:textId="77777777" w:rsidR="003E75AF" w:rsidRDefault="003E75AF" w:rsidP="003E75AF">
      <w:pPr>
        <w:pStyle w:val="Alg4"/>
        <w:numPr>
          <w:ilvl w:val="1"/>
          <w:numId w:val="1311"/>
        </w:numPr>
      </w:pPr>
      <w:r>
        <w:t xml:space="preserve">Let </w:t>
      </w:r>
      <w:r>
        <w:rPr>
          <w:i/>
          <w:iCs/>
        </w:rPr>
        <w:t>srcBuffer</w:t>
      </w:r>
      <w:r>
        <w:t xml:space="preserve"> be</w:t>
      </w:r>
      <w:r w:rsidRPr="00E77497">
        <w:t xml:space="preserve"> </w:t>
      </w:r>
      <w:r>
        <w:t xml:space="preserve">the result of calling </w:t>
      </w:r>
      <w:commentRangeStart w:id="6490"/>
      <w:r>
        <w:rPr>
          <w:iCs/>
        </w:rPr>
        <w:t>Clone</w:t>
      </w:r>
      <w:r w:rsidRPr="00075111">
        <w:rPr>
          <w:iCs/>
        </w:rPr>
        <w:t>ArrayBuffer</w:t>
      </w:r>
      <w:commentRangeEnd w:id="6490"/>
      <w:r>
        <w:rPr>
          <w:rStyle w:val="af6"/>
          <w:rFonts w:ascii="Arial" w:eastAsia="MS Mincho" w:hAnsi="Arial"/>
          <w:spacing w:val="0"/>
          <w:lang w:eastAsia="ja-JP"/>
        </w:rPr>
        <w:commentReference w:id="6490"/>
      </w:r>
      <w:r>
        <w:rPr>
          <w:iCs/>
        </w:rPr>
        <w:t>(</w:t>
      </w:r>
      <w:r>
        <w:rPr>
          <w:i/>
        </w:rPr>
        <w:t>srcBuffer</w:t>
      </w:r>
      <w:r>
        <w:rPr>
          <w:iCs/>
        </w:rPr>
        <w:t xml:space="preserve">, </w:t>
      </w:r>
      <w:r>
        <w:rPr>
          <w:i/>
          <w:iCs/>
        </w:rPr>
        <w:t>srcByteOffset</w:t>
      </w:r>
      <w:r>
        <w:rPr>
          <w:iCs/>
        </w:rPr>
        <w:t xml:space="preserve">, </w:t>
      </w:r>
      <w:r>
        <w:rPr>
          <w:i/>
        </w:rPr>
        <w:t>srcType,</w:t>
      </w:r>
      <w:r w:rsidRPr="00326BE7">
        <w:rPr>
          <w:i/>
        </w:rPr>
        <w:t xml:space="preserve"> </w:t>
      </w:r>
      <w:r>
        <w:rPr>
          <w:i/>
        </w:rPr>
        <w:t>srcType</w:t>
      </w:r>
      <w:r>
        <w:rPr>
          <w:iCs/>
        </w:rPr>
        <w:t xml:space="preserve">, </w:t>
      </w:r>
      <w:r>
        <w:rPr>
          <w:i/>
          <w:iCs/>
        </w:rPr>
        <w:t>srcLength</w:t>
      </w:r>
      <w:r>
        <w:rPr>
          <w:iCs/>
        </w:rPr>
        <w:t>)</w:t>
      </w:r>
      <w:r w:rsidRPr="00E77497">
        <w:t>.</w:t>
      </w:r>
    </w:p>
    <w:p w14:paraId="76EAE55B" w14:textId="77777777" w:rsidR="003E75AF" w:rsidRDefault="003E75AF" w:rsidP="003E75AF">
      <w:pPr>
        <w:pStyle w:val="Alg4"/>
        <w:numPr>
          <w:ilvl w:val="1"/>
          <w:numId w:val="1311"/>
        </w:numPr>
      </w:pPr>
      <w:r>
        <w:t xml:space="preserve">Let </w:t>
      </w:r>
      <w:r w:rsidRPr="00423AE3">
        <w:rPr>
          <w:i/>
        </w:rPr>
        <w:t>src</w:t>
      </w:r>
      <w:r>
        <w:rPr>
          <w:i/>
        </w:rPr>
        <w:t>Byte</w:t>
      </w:r>
      <w:r w:rsidRPr="00423AE3">
        <w:rPr>
          <w:i/>
        </w:rPr>
        <w:t>Index</w:t>
      </w:r>
      <w:r>
        <w:t xml:space="preserve"> be 0.</w:t>
      </w:r>
    </w:p>
    <w:p w14:paraId="2C6DDADB" w14:textId="77777777" w:rsidR="003E75AF" w:rsidRDefault="003E75AF" w:rsidP="003E75AF">
      <w:pPr>
        <w:pStyle w:val="Alg4"/>
        <w:numPr>
          <w:ilvl w:val="0"/>
          <w:numId w:val="1311"/>
        </w:numPr>
      </w:pPr>
      <w:r>
        <w:t xml:space="preserve">Else, let </w:t>
      </w:r>
      <w:r w:rsidRPr="00423AE3">
        <w:rPr>
          <w:i/>
        </w:rPr>
        <w:t>src</w:t>
      </w:r>
      <w:r>
        <w:rPr>
          <w:i/>
        </w:rPr>
        <w:t>Byte</w:t>
      </w:r>
      <w:r w:rsidRPr="00423AE3">
        <w:rPr>
          <w:i/>
        </w:rPr>
        <w:t>Index</w:t>
      </w:r>
      <w:r>
        <w:t xml:space="preserve"> be </w:t>
      </w:r>
      <w:r>
        <w:rPr>
          <w:i/>
          <w:iCs/>
        </w:rPr>
        <w:t>srcByteOffset</w:t>
      </w:r>
      <w:r>
        <w:t>.</w:t>
      </w:r>
    </w:p>
    <w:p w14:paraId="0D71D4B6" w14:textId="77777777" w:rsidR="003E75AF" w:rsidRPr="00E77497" w:rsidRDefault="003E75AF" w:rsidP="003E75AF">
      <w:pPr>
        <w:pStyle w:val="Alg4"/>
        <w:numPr>
          <w:ilvl w:val="0"/>
          <w:numId w:val="1311"/>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14:paraId="62F9F2BA" w14:textId="77777777" w:rsidR="003E75AF" w:rsidRDefault="003E75AF" w:rsidP="003E75AF">
      <w:pPr>
        <w:pStyle w:val="Alg4"/>
        <w:numPr>
          <w:ilvl w:val="0"/>
          <w:numId w:val="1311"/>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14:paraId="29E1B4A5" w14:textId="77777777" w:rsidR="003E75AF" w:rsidRPr="00E77497" w:rsidRDefault="003E75AF" w:rsidP="003E75AF">
      <w:pPr>
        <w:pStyle w:val="Alg4"/>
        <w:numPr>
          <w:ilvl w:val="0"/>
          <w:numId w:val="1311"/>
        </w:numPr>
      </w:pPr>
      <w:r w:rsidRPr="00E77497">
        <w:t xml:space="preserve">Repeat, while </w:t>
      </w:r>
      <w:r>
        <w:rPr>
          <w:i/>
        </w:rPr>
        <w:t>targetByteIndex</w:t>
      </w:r>
      <w:r w:rsidRPr="00E77497">
        <w:t xml:space="preserve"> &lt; </w:t>
      </w:r>
      <w:r>
        <w:rPr>
          <w:i/>
          <w:iCs/>
        </w:rPr>
        <w:t>limit</w:t>
      </w:r>
    </w:p>
    <w:p w14:paraId="52DBE712" w14:textId="77777777" w:rsidR="003E75AF" w:rsidRPr="00E77497" w:rsidRDefault="003E75AF" w:rsidP="003E75AF">
      <w:pPr>
        <w:pStyle w:val="Alg4"/>
        <w:numPr>
          <w:ilvl w:val="1"/>
          <w:numId w:val="1311"/>
        </w:numPr>
        <w:tabs>
          <w:tab w:val="left" w:pos="2520"/>
        </w:tabs>
      </w:pPr>
      <w:r w:rsidRPr="00E77497">
        <w:t xml:space="preserve">Let </w:t>
      </w:r>
      <w:r>
        <w:rPr>
          <w:i/>
        </w:rPr>
        <w:t>value</w:t>
      </w:r>
      <w:r w:rsidRPr="00E77497">
        <w:t xml:space="preserve"> </w:t>
      </w:r>
      <w:r>
        <w:t xml:space="preserve">be the result of </w:t>
      </w:r>
      <w:r w:rsidRPr="008A5FB5">
        <w:t>GetValueFromBuffer</w:t>
      </w:r>
      <w:r>
        <w:t xml:space="preserve"> (</w:t>
      </w:r>
      <w:r>
        <w:rPr>
          <w:i/>
          <w:iCs/>
        </w:rPr>
        <w:t>srcBuffer</w:t>
      </w:r>
      <w:r>
        <w:t xml:space="preserve">, </w:t>
      </w:r>
      <w:r w:rsidRPr="002763F2">
        <w:rPr>
          <w:i/>
        </w:rPr>
        <w:t>src</w:t>
      </w:r>
      <w:r>
        <w:rPr>
          <w:i/>
        </w:rPr>
        <w:t>Byte</w:t>
      </w:r>
      <w:r w:rsidRPr="002763F2">
        <w:rPr>
          <w:i/>
        </w:rPr>
        <w:t>Index</w:t>
      </w:r>
      <w:r>
        <w:t xml:space="preserve">, </w:t>
      </w:r>
      <w:r>
        <w:rPr>
          <w:i/>
          <w:iCs/>
        </w:rPr>
        <w:t>src</w:t>
      </w:r>
      <w:r w:rsidRPr="00BA47D7">
        <w:rPr>
          <w:i/>
          <w:iCs/>
        </w:rPr>
        <w:t>Type</w:t>
      </w:r>
      <w:r>
        <w:t>)</w:t>
      </w:r>
      <w:r w:rsidRPr="00E77497">
        <w:t>.</w:t>
      </w:r>
    </w:p>
    <w:p w14:paraId="593C822B" w14:textId="77777777" w:rsidR="003E75AF" w:rsidRPr="00E77497" w:rsidRDefault="003E75AF" w:rsidP="003E75AF">
      <w:pPr>
        <w:pStyle w:val="Alg4"/>
        <w:numPr>
          <w:ilvl w:val="1"/>
          <w:numId w:val="1311"/>
        </w:numPr>
        <w:tabs>
          <w:tab w:val="left" w:pos="2520"/>
        </w:tabs>
      </w:pPr>
      <w:r>
        <w:t xml:space="preserve">Let </w:t>
      </w:r>
      <w:r>
        <w:rPr>
          <w:i/>
        </w:rPr>
        <w:t>status</w:t>
      </w:r>
      <w:r>
        <w:t xml:space="preserve"> be</w:t>
      </w:r>
      <w:r w:rsidRPr="00E77497">
        <w:t xml:space="preserve"> the</w:t>
      </w:r>
      <w:r>
        <w:t xml:space="preserve"> result of SetValueInBuffer (</w:t>
      </w:r>
      <w:r>
        <w:rPr>
          <w:i/>
          <w:iCs/>
        </w:rPr>
        <w:t>targetBuffer</w:t>
      </w:r>
      <w:r>
        <w:t xml:space="preserve">, </w:t>
      </w:r>
      <w:r>
        <w:rPr>
          <w:i/>
        </w:rPr>
        <w:t>targetByteIndex</w:t>
      </w:r>
      <w:r>
        <w:t>,</w:t>
      </w:r>
      <w:r w:rsidRPr="00AD0AC9">
        <w:rPr>
          <w:i/>
          <w:iCs/>
        </w:rPr>
        <w:t xml:space="preserve"> </w:t>
      </w:r>
      <w:r>
        <w:rPr>
          <w:i/>
          <w:iCs/>
        </w:rPr>
        <w:t>targetType</w:t>
      </w:r>
      <w:r>
        <w:t xml:space="preserve">, </w:t>
      </w:r>
      <w:r>
        <w:rPr>
          <w:i/>
        </w:rPr>
        <w:t>value</w:t>
      </w:r>
      <w:r>
        <w:t>)</w:t>
      </w:r>
      <w:r w:rsidRPr="00E77497">
        <w:t>.</w:t>
      </w:r>
    </w:p>
    <w:p w14:paraId="015A834B" w14:textId="77777777" w:rsidR="003E75AF" w:rsidRPr="00E77497" w:rsidRDefault="003E75AF" w:rsidP="003E75AF">
      <w:pPr>
        <w:pStyle w:val="Alg4"/>
        <w:numPr>
          <w:ilvl w:val="1"/>
          <w:numId w:val="1311"/>
        </w:numPr>
        <w:contextualSpacing/>
      </w:pPr>
      <w:r>
        <w:t xml:space="preserve">Set </w:t>
      </w:r>
      <w:r w:rsidRPr="002763F2">
        <w:rPr>
          <w:i/>
        </w:rPr>
        <w:t>src</w:t>
      </w:r>
      <w:r>
        <w:rPr>
          <w:i/>
        </w:rPr>
        <w:t>Byte</w:t>
      </w:r>
      <w:r w:rsidRPr="002763F2">
        <w:rPr>
          <w:i/>
        </w:rPr>
        <w:t>Index</w:t>
      </w:r>
      <w:r>
        <w:rPr>
          <w:iCs/>
        </w:rPr>
        <w:t xml:space="preserve"> to </w:t>
      </w:r>
      <w:r w:rsidRPr="002763F2">
        <w:rPr>
          <w:i/>
        </w:rPr>
        <w:t>src</w:t>
      </w:r>
      <w:r>
        <w:rPr>
          <w:i/>
        </w:rPr>
        <w:t>Byte</w:t>
      </w:r>
      <w:r w:rsidRPr="002763F2">
        <w:rPr>
          <w:i/>
        </w:rPr>
        <w:t>Index</w:t>
      </w:r>
      <w:r>
        <w:rPr>
          <w:iCs/>
        </w:rPr>
        <w:t xml:space="preserve"> + </w:t>
      </w:r>
      <w:r>
        <w:rPr>
          <w:i/>
          <w:iCs/>
        </w:rPr>
        <w:t>srcElementSize</w:t>
      </w:r>
      <w:r>
        <w:t xml:space="preserve">.Return </w:t>
      </w:r>
    </w:p>
    <w:p w14:paraId="086B754B" w14:textId="77777777" w:rsidR="003E75AF" w:rsidRPr="00E77497" w:rsidRDefault="003E75AF" w:rsidP="003E75AF">
      <w:pPr>
        <w:pStyle w:val="Alg4"/>
        <w:numPr>
          <w:ilvl w:val="1"/>
          <w:numId w:val="1311"/>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14:paraId="1D7F75B2" w14:textId="77777777" w:rsidR="003E75AF" w:rsidRDefault="003E75AF" w:rsidP="003E75AF">
      <w:pPr>
        <w:pStyle w:val="Alg4"/>
        <w:numPr>
          <w:ilvl w:val="0"/>
          <w:numId w:val="1311"/>
        </w:numPr>
        <w:spacing w:after="240"/>
      </w:pPr>
      <w:r>
        <w:t xml:space="preserve">Return </w:t>
      </w:r>
      <w:r>
        <w:rPr>
          <w:b/>
          <w:bCs/>
        </w:rPr>
        <w:t>undefined</w:t>
      </w:r>
      <w:r>
        <w:t>.</w:t>
      </w:r>
    </w:p>
    <w:p w14:paraId="3DD2FC87" w14:textId="77777777" w:rsidR="003E75AF" w:rsidRPr="00E77497" w:rsidRDefault="003E75AF" w:rsidP="003E75AF">
      <w:pPr>
        <w:pStyle w:val="40"/>
      </w:pPr>
      <w:r>
        <w:t>%</w:t>
      </w:r>
      <w:r w:rsidRPr="00573628">
        <w:t>TypedArray</w:t>
      </w:r>
      <w:r>
        <w:t>%</w:t>
      </w:r>
      <w:r w:rsidRPr="00E77497">
        <w:t>.prototype.slice (</w:t>
      </w:r>
      <w:r>
        <w:t xml:space="preserve"> start, end</w:t>
      </w:r>
      <w:r w:rsidRPr="00E77497">
        <w:t xml:space="preserve"> )</w:t>
      </w:r>
    </w:p>
    <w:p w14:paraId="622E947B" w14:textId="77777777" w:rsidR="003E75AF" w:rsidRDefault="003E75AF" w:rsidP="003E75AF">
      <w:r>
        <w:t>The interpretation and use of the arguments of %TypedArray%</w:t>
      </w:r>
      <w:r w:rsidRPr="006232CB">
        <w:rPr>
          <w:rFonts w:ascii="Courier New" w:hAnsi="Courier New" w:cs="Courier New"/>
          <w:b/>
          <w:bCs/>
        </w:rPr>
        <w:t>.prototype.</w:t>
      </w:r>
      <w:r>
        <w:rPr>
          <w:rFonts w:ascii="Courier New" w:hAnsi="Courier New" w:cs="Courier New"/>
          <w:b/>
          <w:bCs/>
        </w:rPr>
        <w:t>slice</w:t>
      </w:r>
      <w:r>
        <w:t xml:space="preserve"> are the same as for  </w:t>
      </w:r>
      <w:r w:rsidRPr="006232CB">
        <w:rPr>
          <w:rFonts w:ascii="Courier New" w:hAnsi="Courier New" w:cs="Courier New"/>
          <w:b/>
          <w:bCs/>
        </w:rPr>
        <w:t>Array.prototype.</w:t>
      </w:r>
      <w:r>
        <w:rPr>
          <w:rFonts w:ascii="Courier New" w:hAnsi="Courier New" w:cs="Courier New"/>
          <w:b/>
          <w:bCs/>
        </w:rPr>
        <w:t>slice</w:t>
      </w:r>
      <w:r>
        <w:t xml:space="preserve"> as defined in </w:t>
      </w:r>
      <w:r w:rsidR="004B439B">
        <w:fldChar w:fldCharType="begin"/>
      </w:r>
      <w:r w:rsidR="004B439B">
        <w:instrText xml:space="preserve"> REF _Ref364926623 \r \h </w:instrText>
      </w:r>
      <w:r w:rsidR="004B439B">
        <w:fldChar w:fldCharType="separate"/>
      </w:r>
      <w:r w:rsidR="00083CEC">
        <w:t>22.1.3.22</w:t>
      </w:r>
      <w:r w:rsidR="004B439B">
        <w:fldChar w:fldCharType="end"/>
      </w:r>
      <w:r>
        <w:t xml:space="preserve">. </w:t>
      </w:r>
      <w:r w:rsidRPr="00E77497">
        <w:t>The following steps are taken:</w:t>
      </w:r>
    </w:p>
    <w:p w14:paraId="30031524" w14:textId="77777777" w:rsidR="003E75AF" w:rsidRPr="00E77497" w:rsidRDefault="003E75AF" w:rsidP="003E75AF">
      <w:pPr>
        <w:pStyle w:val="Alg4"/>
        <w:numPr>
          <w:ilvl w:val="0"/>
          <w:numId w:val="158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14ED37C" w14:textId="77777777" w:rsidR="003E75AF" w:rsidRDefault="003E75AF" w:rsidP="003E75AF">
      <w:pPr>
        <w:pStyle w:val="Alg4"/>
        <w:numPr>
          <w:ilvl w:val="0"/>
          <w:numId w:val="1585"/>
        </w:numPr>
      </w:pPr>
      <w:r>
        <w:t>ReturnIfAbrupt(</w:t>
      </w:r>
      <w:r>
        <w:rPr>
          <w:i/>
        </w:rPr>
        <w:t>O</w:t>
      </w:r>
      <w:r>
        <w:t>).</w:t>
      </w:r>
    </w:p>
    <w:p w14:paraId="4813E183" w14:textId="77777777" w:rsidR="003E75AF" w:rsidRPr="00E77497" w:rsidRDefault="003E75AF" w:rsidP="003E75AF">
      <w:pPr>
        <w:pStyle w:val="Alg4"/>
        <w:numPr>
          <w:ilvl w:val="0"/>
          <w:numId w:val="1585"/>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3DBF3189" w14:textId="77777777" w:rsidR="003E75AF" w:rsidRPr="00E77497" w:rsidRDefault="003E75AF" w:rsidP="003E75AF">
      <w:pPr>
        <w:pStyle w:val="Alg4"/>
        <w:numPr>
          <w:ilvl w:val="0"/>
          <w:numId w:val="1585"/>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6ADC3CFE" w14:textId="77777777" w:rsidR="003E75AF" w:rsidRPr="00E77497" w:rsidRDefault="003E75AF" w:rsidP="003E75AF">
      <w:pPr>
        <w:pStyle w:val="Alg4"/>
        <w:numPr>
          <w:ilvl w:val="0"/>
          <w:numId w:val="1585"/>
        </w:numPr>
        <w:contextualSpacing/>
      </w:pPr>
      <w:r>
        <w:t>ReturnIfAbrupt(</w:t>
      </w:r>
      <w:r w:rsidRPr="00E77497">
        <w:rPr>
          <w:i/>
        </w:rPr>
        <w:t>len</w:t>
      </w:r>
      <w:r>
        <w:t>).</w:t>
      </w:r>
    </w:p>
    <w:p w14:paraId="1E1CCF84" w14:textId="77777777" w:rsidR="003E75AF" w:rsidRPr="00E77497" w:rsidRDefault="003E75AF" w:rsidP="003E75AF">
      <w:pPr>
        <w:pStyle w:val="Alg4"/>
        <w:numPr>
          <w:ilvl w:val="0"/>
          <w:numId w:val="1585"/>
        </w:numPr>
      </w:pPr>
      <w:r w:rsidRPr="00E77497">
        <w:t xml:space="preserve">Let </w:t>
      </w:r>
      <w:r w:rsidRPr="00E77497">
        <w:rPr>
          <w:i/>
        </w:rPr>
        <w:t>relativeStart</w:t>
      </w:r>
      <w:r w:rsidRPr="00E77497">
        <w:t xml:space="preserve"> be ToInteger(</w:t>
      </w:r>
      <w:r w:rsidRPr="00E77497">
        <w:rPr>
          <w:i/>
        </w:rPr>
        <w:t>start</w:t>
      </w:r>
      <w:r w:rsidRPr="00E77497">
        <w:t>).</w:t>
      </w:r>
    </w:p>
    <w:p w14:paraId="5251BC84" w14:textId="77777777" w:rsidR="003E75AF" w:rsidRPr="00E77497" w:rsidRDefault="003E75AF" w:rsidP="003E75AF">
      <w:pPr>
        <w:pStyle w:val="Alg4"/>
        <w:numPr>
          <w:ilvl w:val="0"/>
          <w:numId w:val="1585"/>
        </w:numPr>
        <w:contextualSpacing/>
      </w:pPr>
      <w:r>
        <w:t>ReturnIfAbrupt(</w:t>
      </w:r>
      <w:r>
        <w:rPr>
          <w:i/>
        </w:rPr>
        <w:t>relativeStart</w:t>
      </w:r>
      <w:r>
        <w:t>).</w:t>
      </w:r>
    </w:p>
    <w:p w14:paraId="24B9EB52" w14:textId="77777777" w:rsidR="003E75AF" w:rsidRPr="00E77497" w:rsidRDefault="003E75AF" w:rsidP="003E75AF">
      <w:pPr>
        <w:pStyle w:val="Alg4"/>
        <w:numPr>
          <w:ilvl w:val="0"/>
          <w:numId w:val="1585"/>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0B857AB0" w14:textId="77777777" w:rsidR="003E75AF" w:rsidRPr="00E77497" w:rsidRDefault="003E75AF" w:rsidP="003E75AF">
      <w:pPr>
        <w:pStyle w:val="Alg4"/>
        <w:numPr>
          <w:ilvl w:val="0"/>
          <w:numId w:val="15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1AC079DF" w14:textId="77777777" w:rsidR="003E75AF" w:rsidRPr="00E77497" w:rsidRDefault="003E75AF" w:rsidP="003E75AF">
      <w:pPr>
        <w:pStyle w:val="Alg4"/>
        <w:numPr>
          <w:ilvl w:val="0"/>
          <w:numId w:val="1585"/>
        </w:numPr>
        <w:contextualSpacing/>
      </w:pPr>
      <w:r>
        <w:t>ReturnIfAbrupt(</w:t>
      </w:r>
      <w:r>
        <w:rPr>
          <w:i/>
        </w:rPr>
        <w:t>relativeEnd</w:t>
      </w:r>
      <w:r>
        <w:t>).</w:t>
      </w:r>
    </w:p>
    <w:p w14:paraId="651021DF" w14:textId="77777777" w:rsidR="003E75AF" w:rsidRPr="00E77497" w:rsidRDefault="003E75AF" w:rsidP="003E75AF">
      <w:pPr>
        <w:pStyle w:val="Alg4"/>
        <w:numPr>
          <w:ilvl w:val="0"/>
          <w:numId w:val="15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36F05B41" w14:textId="77777777" w:rsidR="003E75AF" w:rsidRDefault="003E75AF" w:rsidP="003E75AF">
      <w:pPr>
        <w:pStyle w:val="Alg4"/>
        <w:numPr>
          <w:ilvl w:val="0"/>
          <w:numId w:val="1585"/>
        </w:numPr>
      </w:pPr>
      <w:r>
        <w:t xml:space="preserve">Let </w:t>
      </w:r>
      <w:r>
        <w:rPr>
          <w:i/>
          <w:iCs/>
        </w:rPr>
        <w:t>count</w:t>
      </w:r>
      <w:r>
        <w:t xml:space="preserve"> be </w:t>
      </w:r>
      <w:r>
        <w:rPr>
          <w:i/>
          <w:iCs/>
        </w:rPr>
        <w:t>final</w:t>
      </w:r>
      <w:r>
        <w:t xml:space="preserve"> – k.</w:t>
      </w:r>
    </w:p>
    <w:p w14:paraId="3DE98E07" w14:textId="77777777" w:rsidR="003E75AF" w:rsidRDefault="003E75AF" w:rsidP="003E75AF">
      <w:pPr>
        <w:pStyle w:val="Alg4"/>
        <w:numPr>
          <w:ilvl w:val="0"/>
          <w:numId w:val="1585"/>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43FA6BF9" w14:textId="77777777" w:rsidR="003E75AF" w:rsidRPr="00E77497" w:rsidRDefault="003E75AF" w:rsidP="003E75AF">
      <w:pPr>
        <w:pStyle w:val="Alg4"/>
        <w:numPr>
          <w:ilvl w:val="0"/>
          <w:numId w:val="1585"/>
        </w:numPr>
        <w:contextualSpacing/>
      </w:pPr>
      <w:r>
        <w:t>ReturnIfAbrupt(</w:t>
      </w:r>
      <w:r>
        <w:rPr>
          <w:i/>
        </w:rPr>
        <w:t>C</w:t>
      </w:r>
      <w:r>
        <w:t>).</w:t>
      </w:r>
    </w:p>
    <w:p w14:paraId="790D0998" w14:textId="77777777" w:rsidR="003E75AF" w:rsidRDefault="003E75AF" w:rsidP="003E75AF">
      <w:pPr>
        <w:pStyle w:val="Alg4"/>
        <w:numPr>
          <w:ilvl w:val="0"/>
          <w:numId w:val="1585"/>
        </w:numPr>
      </w:pPr>
      <w:r>
        <w:t>If IsConstructor(</w:t>
      </w:r>
      <w:r w:rsidRPr="00924A5A">
        <w:rPr>
          <w:i/>
        </w:rPr>
        <w:t>C</w:t>
      </w:r>
      <w:r>
        <w:t xml:space="preserve">) is </w:t>
      </w:r>
      <w:r w:rsidRPr="00924A5A">
        <w:rPr>
          <w:b/>
        </w:rPr>
        <w:t>true</w:t>
      </w:r>
      <w:r>
        <w:t>, then</w:t>
      </w:r>
    </w:p>
    <w:p w14:paraId="0435F9C5" w14:textId="77777777" w:rsidR="003E75AF" w:rsidRDefault="003E75AF" w:rsidP="003E75AF">
      <w:pPr>
        <w:pStyle w:val="Alg4"/>
        <w:numPr>
          <w:ilvl w:val="1"/>
          <w:numId w:val="1585"/>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Pr>
          <w:i/>
          <w:iCs/>
        </w:rPr>
        <w:t>count</w:t>
      </w:r>
      <w:commentRangeStart w:id="6491"/>
      <w:r>
        <w:rPr>
          <w:iCs/>
        </w:rPr>
        <w:t>))</w:t>
      </w:r>
      <w:r>
        <w:t>.</w:t>
      </w:r>
      <w:commentRangeEnd w:id="6491"/>
      <w:r>
        <w:rPr>
          <w:rStyle w:val="af6"/>
          <w:rFonts w:ascii="Arial" w:eastAsia="MS Mincho" w:hAnsi="Arial"/>
          <w:spacing w:val="0"/>
          <w:lang w:eastAsia="ja-JP"/>
        </w:rPr>
        <w:commentReference w:id="6491"/>
      </w:r>
    </w:p>
    <w:p w14:paraId="25BB9D43" w14:textId="77777777" w:rsidR="003E75AF" w:rsidRDefault="003E75AF" w:rsidP="003E75AF">
      <w:pPr>
        <w:pStyle w:val="Alg4"/>
        <w:numPr>
          <w:ilvl w:val="0"/>
          <w:numId w:val="1585"/>
        </w:numPr>
      </w:pPr>
      <w:r>
        <w:t>Else,</w:t>
      </w:r>
    </w:p>
    <w:p w14:paraId="298CCAA3" w14:textId="77777777" w:rsidR="003E75AF" w:rsidRPr="00E77497" w:rsidRDefault="003E75AF" w:rsidP="003E75AF">
      <w:pPr>
        <w:pStyle w:val="Alg4"/>
        <w:numPr>
          <w:ilvl w:val="1"/>
          <w:numId w:val="1585"/>
        </w:numPr>
      </w:pPr>
      <w:r>
        <w:t xml:space="preserve">Throw a </w:t>
      </w:r>
      <w:r w:rsidRPr="003F7754">
        <w:rPr>
          <w:b/>
          <w:bCs/>
        </w:rPr>
        <w:t>TypeError</w:t>
      </w:r>
      <w:r>
        <w:t xml:space="preserve"> exception</w:t>
      </w:r>
      <w:r w:rsidRPr="00E77497">
        <w:t>.</w:t>
      </w:r>
    </w:p>
    <w:p w14:paraId="1946AB01" w14:textId="77777777" w:rsidR="003E75AF" w:rsidRPr="00E77497" w:rsidRDefault="003E75AF" w:rsidP="003E75AF">
      <w:pPr>
        <w:pStyle w:val="Alg4"/>
        <w:numPr>
          <w:ilvl w:val="0"/>
          <w:numId w:val="1585"/>
        </w:numPr>
      </w:pPr>
      <w:r w:rsidRPr="00E77497">
        <w:t xml:space="preserve">Let </w:t>
      </w:r>
      <w:r w:rsidRPr="00E77497">
        <w:rPr>
          <w:i/>
        </w:rPr>
        <w:t>n</w:t>
      </w:r>
      <w:r w:rsidRPr="00E77497">
        <w:t xml:space="preserve"> be 0.</w:t>
      </w:r>
    </w:p>
    <w:p w14:paraId="471B0C65" w14:textId="77777777" w:rsidR="003E75AF" w:rsidRPr="00E77497" w:rsidRDefault="003E75AF" w:rsidP="003E75AF">
      <w:pPr>
        <w:pStyle w:val="Alg4"/>
        <w:numPr>
          <w:ilvl w:val="0"/>
          <w:numId w:val="1585"/>
        </w:numPr>
      </w:pPr>
      <w:r w:rsidRPr="00E77497">
        <w:t xml:space="preserve">Repeat, while </w:t>
      </w:r>
      <w:r w:rsidRPr="00E77497">
        <w:rPr>
          <w:i/>
        </w:rPr>
        <w:t>k</w:t>
      </w:r>
      <w:r w:rsidRPr="00E77497">
        <w:t xml:space="preserve"> &lt; </w:t>
      </w:r>
      <w:r w:rsidRPr="00E77497">
        <w:rPr>
          <w:i/>
        </w:rPr>
        <w:t>final</w:t>
      </w:r>
    </w:p>
    <w:p w14:paraId="73B76005" w14:textId="77777777" w:rsidR="003E75AF" w:rsidRPr="00E77497" w:rsidRDefault="003E75AF" w:rsidP="003E75AF">
      <w:pPr>
        <w:pStyle w:val="Alg4"/>
        <w:numPr>
          <w:ilvl w:val="1"/>
          <w:numId w:val="1585"/>
        </w:numPr>
      </w:pPr>
      <w:r w:rsidRPr="00E77497">
        <w:t xml:space="preserve">Let </w:t>
      </w:r>
      <w:r w:rsidRPr="00E77497">
        <w:rPr>
          <w:i/>
        </w:rPr>
        <w:t>Pk</w:t>
      </w:r>
      <w:r w:rsidRPr="00E77497">
        <w:t xml:space="preserve"> be ToString(</w:t>
      </w:r>
      <w:r w:rsidRPr="00E77497">
        <w:rPr>
          <w:i/>
        </w:rPr>
        <w:t>k</w:t>
      </w:r>
      <w:r w:rsidRPr="00E77497">
        <w:t>).</w:t>
      </w:r>
    </w:p>
    <w:p w14:paraId="5CEB9E25" w14:textId="77777777" w:rsidR="003E75AF" w:rsidRPr="00E77497" w:rsidRDefault="003E75AF" w:rsidP="003E75AF">
      <w:pPr>
        <w:pStyle w:val="Alg4"/>
        <w:numPr>
          <w:ilvl w:val="1"/>
          <w:numId w:val="1585"/>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561ED4DF" w14:textId="77777777" w:rsidR="003E75AF" w:rsidRPr="00E77497" w:rsidRDefault="003E75AF" w:rsidP="003E75AF">
      <w:pPr>
        <w:pStyle w:val="Alg4"/>
        <w:numPr>
          <w:ilvl w:val="1"/>
          <w:numId w:val="1585"/>
        </w:numPr>
        <w:contextualSpacing/>
      </w:pPr>
      <w:r>
        <w:t>ReturnIfAbrupt(</w:t>
      </w:r>
      <w:r>
        <w:rPr>
          <w:i/>
        </w:rPr>
        <w:t>kValue</w:t>
      </w:r>
      <w:r>
        <w:t>).</w:t>
      </w:r>
    </w:p>
    <w:p w14:paraId="77D94A45" w14:textId="77777777" w:rsidR="003E75AF" w:rsidRPr="00E77497" w:rsidRDefault="003E75AF" w:rsidP="003E75AF">
      <w:pPr>
        <w:pStyle w:val="Alg4"/>
        <w:numPr>
          <w:ilvl w:val="1"/>
          <w:numId w:val="1585"/>
        </w:numPr>
        <w:tabs>
          <w:tab w:val="left" w:pos="2520"/>
        </w:tabs>
      </w:pPr>
      <w:r>
        <w:t xml:space="preserve">Let </w:t>
      </w:r>
      <w:r w:rsidRPr="00B62CD0">
        <w:rPr>
          <w:i/>
          <w:iCs/>
        </w:rPr>
        <w:t>status</w:t>
      </w:r>
      <w:r>
        <w:t xml:space="preserve"> be the result of Put(</w:t>
      </w:r>
      <w:r w:rsidRPr="00E77497">
        <w:rPr>
          <w:i/>
        </w:rPr>
        <w:t>A</w:t>
      </w:r>
      <w:r>
        <w:t>,</w:t>
      </w:r>
      <w:r w:rsidRPr="00E77497">
        <w:t xml:space="preserve"> ToString(</w:t>
      </w:r>
      <w:r w:rsidRPr="00E77497">
        <w:rPr>
          <w:i/>
        </w:rPr>
        <w:t>n</w:t>
      </w:r>
      <w:r w:rsidRPr="00E77497">
        <w:t>)</w:t>
      </w:r>
      <w:r>
        <w:t>,</w:t>
      </w:r>
      <w:r w:rsidRPr="00E77497">
        <w:t xml:space="preserve"> </w:t>
      </w:r>
      <w:r w:rsidRPr="00E77497">
        <w:rPr>
          <w:i/>
        </w:rPr>
        <w:t>kValue</w:t>
      </w:r>
      <w:r w:rsidRPr="00E77497">
        <w:t xml:space="preserve">, </w:t>
      </w:r>
      <w:r w:rsidRPr="00E77497">
        <w:rPr>
          <w:b/>
        </w:rPr>
        <w:t>true</w:t>
      </w:r>
      <w:r w:rsidRPr="00E77497">
        <w:t xml:space="preserve"> </w:t>
      </w:r>
      <w:r>
        <w:t>)</w:t>
      </w:r>
      <w:r w:rsidRPr="00E77497">
        <w:t>.</w:t>
      </w:r>
    </w:p>
    <w:p w14:paraId="66034268" w14:textId="77777777" w:rsidR="003E75AF" w:rsidRDefault="003E75AF" w:rsidP="003E75AF">
      <w:pPr>
        <w:pStyle w:val="Alg4"/>
        <w:numPr>
          <w:ilvl w:val="1"/>
          <w:numId w:val="1585"/>
        </w:numPr>
      </w:pPr>
      <w:r>
        <w:t>ReturnIfAbrupt(</w:t>
      </w:r>
      <w:r>
        <w:rPr>
          <w:i/>
          <w:iCs/>
        </w:rPr>
        <w:t>status</w:t>
      </w:r>
      <w:r>
        <w:t>).</w:t>
      </w:r>
    </w:p>
    <w:p w14:paraId="26178E0A" w14:textId="77777777" w:rsidR="003E75AF" w:rsidRPr="00B62CD0" w:rsidRDefault="003E75AF" w:rsidP="003E75AF">
      <w:pPr>
        <w:pStyle w:val="Alg4"/>
        <w:numPr>
          <w:ilvl w:val="1"/>
          <w:numId w:val="1585"/>
        </w:numPr>
      </w:pPr>
      <w:r>
        <w:t xml:space="preserve">If </w:t>
      </w:r>
      <w:r w:rsidRPr="00B62CD0">
        <w:rPr>
          <w:i/>
          <w:iCs/>
        </w:rPr>
        <w:t>status</w:t>
      </w:r>
      <w:r>
        <w:t xml:space="preserve"> is </w:t>
      </w:r>
      <w:r w:rsidRPr="00966F28">
        <w:rPr>
          <w:b/>
          <w:bCs/>
        </w:rPr>
        <w:t>false</w:t>
      </w:r>
      <w:r>
        <w:t xml:space="preserve">, throw a </w:t>
      </w:r>
      <w:r w:rsidRPr="00966F28">
        <w:rPr>
          <w:b/>
          <w:bCs/>
        </w:rPr>
        <w:t>TypeError</w:t>
      </w:r>
      <w:r>
        <w:t xml:space="preserve"> exception.</w:t>
      </w:r>
    </w:p>
    <w:p w14:paraId="70B0CB94" w14:textId="77777777" w:rsidR="003E75AF" w:rsidRPr="00E77497" w:rsidRDefault="003E75AF" w:rsidP="003E75AF">
      <w:pPr>
        <w:pStyle w:val="Alg4"/>
        <w:numPr>
          <w:ilvl w:val="1"/>
          <w:numId w:val="1585"/>
        </w:numPr>
      </w:pPr>
      <w:r w:rsidRPr="00E77497">
        <w:t xml:space="preserve">Increase </w:t>
      </w:r>
      <w:r w:rsidRPr="00E77497">
        <w:rPr>
          <w:i/>
        </w:rPr>
        <w:t>k</w:t>
      </w:r>
      <w:r w:rsidRPr="00E77497">
        <w:t xml:space="preserve"> by 1.</w:t>
      </w:r>
    </w:p>
    <w:p w14:paraId="497EE493" w14:textId="77777777" w:rsidR="003E75AF" w:rsidRPr="00E77497" w:rsidRDefault="003E75AF" w:rsidP="003E75AF">
      <w:pPr>
        <w:pStyle w:val="Alg4"/>
        <w:numPr>
          <w:ilvl w:val="1"/>
          <w:numId w:val="1585"/>
        </w:numPr>
      </w:pPr>
      <w:r w:rsidRPr="00E77497">
        <w:t xml:space="preserve">Increase </w:t>
      </w:r>
      <w:r w:rsidRPr="00E77497">
        <w:rPr>
          <w:i/>
        </w:rPr>
        <w:t>n</w:t>
      </w:r>
      <w:r w:rsidRPr="00E77497">
        <w:t xml:space="preserve"> by 1.</w:t>
      </w:r>
    </w:p>
    <w:p w14:paraId="2413C654" w14:textId="77777777" w:rsidR="003E75AF" w:rsidRPr="00E77497" w:rsidRDefault="003E75AF" w:rsidP="003E75AF">
      <w:pPr>
        <w:pStyle w:val="Alg4"/>
        <w:numPr>
          <w:ilvl w:val="0"/>
          <w:numId w:val="1585"/>
        </w:numPr>
        <w:spacing w:after="220"/>
      </w:pPr>
      <w:r w:rsidRPr="00E77497">
        <w:t xml:space="preserve">Return </w:t>
      </w:r>
      <w:r w:rsidRPr="00E77497">
        <w:rPr>
          <w:i/>
        </w:rPr>
        <w:t>A</w:t>
      </w:r>
      <w:r w:rsidRPr="00E77497">
        <w:t>.</w:t>
      </w:r>
    </w:p>
    <w:p w14:paraId="25AC3FB6" w14:textId="77777777" w:rsidR="003E75AF" w:rsidRPr="00E77497" w:rsidRDefault="003E75AF" w:rsidP="003E75A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5C14EFA0" w14:textId="77777777" w:rsidR="00376910" w:rsidRPr="00E77497" w:rsidRDefault="00376910" w:rsidP="00376910">
      <w:pPr>
        <w:pStyle w:val="40"/>
      </w:pPr>
      <w:r>
        <w:t>%</w:t>
      </w:r>
      <w:r w:rsidRPr="00573628">
        <w:t>TypedArray</w:t>
      </w:r>
      <w:r>
        <w:t>%</w:t>
      </w:r>
      <w:r w:rsidRPr="00E77497">
        <w:t>.prototype.</w:t>
      </w:r>
      <w:r>
        <w:t>some</w:t>
      </w:r>
      <w:r w:rsidRPr="00E77497">
        <w:t xml:space="preserve"> (</w:t>
      </w:r>
      <w:r>
        <w:t xml:space="preserve"> callbackfn,</w:t>
      </w:r>
      <w:r w:rsidRPr="00CC0A63">
        <w:t xml:space="preserve"> </w:t>
      </w:r>
      <w:r>
        <w:t xml:space="preserve">thisArg = undefined </w:t>
      </w:r>
      <w:r w:rsidRPr="00E77497">
        <w:t>)</w:t>
      </w:r>
    </w:p>
    <w:p w14:paraId="2A39A40B"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some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some</w:t>
      </w:r>
      <w:r>
        <w:t xml:space="preserve"> as defined in </w:t>
      </w:r>
      <w:r w:rsidR="004B439B">
        <w:fldChar w:fldCharType="begin"/>
      </w:r>
      <w:r w:rsidR="004B439B">
        <w:instrText xml:space="preserve"> REF _Ref366081030 \r \h </w:instrText>
      </w:r>
      <w:r w:rsidR="004B439B">
        <w:fldChar w:fldCharType="separate"/>
      </w:r>
      <w:r w:rsidR="00083CEC">
        <w:t>22.1.3.23</w:t>
      </w:r>
      <w:r w:rsidR="004B439B">
        <w:fldChar w:fldCharType="end"/>
      </w:r>
      <w:r>
        <w:t>. However, the implementation of the algorithm may be optimized to assume that the this value is an object that has a fixed length and whose integer indexed properties are not sparse.</w:t>
      </w:r>
    </w:p>
    <w:p w14:paraId="00570873" w14:textId="77777777" w:rsidR="00376910" w:rsidRPr="00E77497" w:rsidRDefault="00376910" w:rsidP="00376910">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r>
        <w:tab/>
      </w:r>
    </w:p>
    <w:p w14:paraId="25EBDE13" w14:textId="77777777" w:rsidR="003E75AF" w:rsidRPr="00E77497" w:rsidRDefault="003E75AF" w:rsidP="003E75AF">
      <w:pPr>
        <w:pStyle w:val="40"/>
      </w:pPr>
      <w:r>
        <w:t>%</w:t>
      </w:r>
      <w:r w:rsidRPr="00573628">
        <w:t>TypedArray</w:t>
      </w:r>
      <w:r>
        <w:t>%</w:t>
      </w:r>
      <w:r w:rsidRPr="00E77497">
        <w:t>.prototype.</w:t>
      </w:r>
      <w:r>
        <w:t>sort</w:t>
      </w:r>
      <w:r w:rsidRPr="00E77497">
        <w:t xml:space="preserve"> (</w:t>
      </w:r>
      <w:r>
        <w:t xml:space="preserve"> comparefn </w:t>
      </w:r>
      <w:r w:rsidRPr="00E77497">
        <w:t>)</w:t>
      </w:r>
    </w:p>
    <w:p w14:paraId="64B33E84" w14:textId="77777777" w:rsidR="003E75AF" w:rsidRDefault="003E75AF" w:rsidP="003E75AF">
      <w:r>
        <w:t>%TypedArray%</w:t>
      </w:r>
      <w:r w:rsidRPr="006232CB">
        <w:rPr>
          <w:rFonts w:ascii="Courier New" w:hAnsi="Courier New" w:cs="Courier New"/>
          <w:b/>
          <w:bCs/>
        </w:rPr>
        <w:t>.prototype.</w:t>
      </w:r>
      <w:r>
        <w:rPr>
          <w:rFonts w:ascii="Courier New" w:hAnsi="Courier New" w:cs="Courier New"/>
          <w:b/>
          <w:bCs/>
        </w:rPr>
        <w:t>sort</w:t>
      </w:r>
      <w:r>
        <w:t xml:space="preserve"> is a distinct function that implements the same requirements as those of  </w:t>
      </w:r>
      <w:r w:rsidRPr="006232CB">
        <w:rPr>
          <w:rFonts w:ascii="Courier New" w:hAnsi="Courier New" w:cs="Courier New"/>
          <w:b/>
          <w:bCs/>
        </w:rPr>
        <w:t>Array.prototype.</w:t>
      </w:r>
      <w:r>
        <w:rPr>
          <w:rFonts w:ascii="Courier New" w:hAnsi="Courier New" w:cs="Courier New"/>
          <w:b/>
          <w:bCs/>
        </w:rPr>
        <w:t>sort</w:t>
      </w:r>
      <w:r>
        <w:t xml:space="preserve"> as defined in </w:t>
      </w:r>
      <w:r w:rsidR="004B439B">
        <w:fldChar w:fldCharType="begin"/>
      </w:r>
      <w:r w:rsidR="004B439B">
        <w:instrText xml:space="preserve"> REF _Ref366078424 \r \h </w:instrText>
      </w:r>
      <w:r w:rsidR="004B439B">
        <w:fldChar w:fldCharType="separate"/>
      </w:r>
      <w:r w:rsidR="00083CEC">
        <w:t>22.1.3.24</w:t>
      </w:r>
      <w:r w:rsidR="004B439B">
        <w:fldChar w:fldCharType="end"/>
      </w:r>
      <w:r>
        <w:t>. However, the implementation of the %TypedArray%</w:t>
      </w:r>
      <w:r w:rsidRPr="006232CB">
        <w:rPr>
          <w:rFonts w:ascii="Courier New" w:hAnsi="Courier New" w:cs="Courier New"/>
          <w:b/>
          <w:bCs/>
        </w:rPr>
        <w:t>.prototype.</w:t>
      </w:r>
      <w:r>
        <w:rPr>
          <w:rFonts w:ascii="Courier New" w:hAnsi="Courier New" w:cs="Courier New"/>
          <w:b/>
          <w:bCs/>
        </w:rPr>
        <w:t>sort</w:t>
      </w:r>
      <w:r>
        <w:t xml:space="preserve"> algorithm may be optimized to assume that the this value is an object that has a fixed length and whose integer indexed properties are not sparse. The only internal methods of the this object call that the algorithm may use are  </w:t>
      </w:r>
      <w:r w:rsidRPr="00E77497">
        <w:t xml:space="preserve">[[Get]] </w:t>
      </w:r>
      <w:r>
        <w:t>and</w:t>
      </w:r>
      <w:r w:rsidRPr="00E77497">
        <w:t xml:space="preserve"> [[</w:t>
      </w:r>
      <w:r>
        <w:t>Set</w:t>
      </w:r>
      <w:r w:rsidRPr="00E77497">
        <w:t>]]</w:t>
      </w:r>
      <w:r>
        <w:t>.</w:t>
      </w:r>
    </w:p>
    <w:p w14:paraId="4B723E58" w14:textId="77777777" w:rsidR="003E75AF" w:rsidRDefault="003E75AF" w:rsidP="003E75AF">
      <w:r>
        <w:t>The following version of SortCompare is used by %TypedArray%</w:t>
      </w:r>
      <w:r w:rsidRPr="006232CB">
        <w:rPr>
          <w:rFonts w:ascii="Courier New" w:hAnsi="Courier New" w:cs="Courier New"/>
          <w:b/>
          <w:bCs/>
        </w:rPr>
        <w:t>.prototype.</w:t>
      </w:r>
      <w:r>
        <w:rPr>
          <w:rFonts w:ascii="Courier New" w:hAnsi="Courier New" w:cs="Courier New"/>
          <w:b/>
          <w:bCs/>
        </w:rPr>
        <w:t>sort</w:t>
      </w:r>
      <w:r>
        <w:t xml:space="preserve">. It performs a numeric coparison rather than the string comparsion used in </w:t>
      </w:r>
      <w:r w:rsidR="004B439B">
        <w:fldChar w:fldCharType="begin"/>
      </w:r>
      <w:r w:rsidR="004B439B">
        <w:instrText xml:space="preserve"> REF _Ref366078424 \r \h </w:instrText>
      </w:r>
      <w:r w:rsidR="004B439B">
        <w:fldChar w:fldCharType="separate"/>
      </w:r>
      <w:r w:rsidR="00083CEC">
        <w:t>22.1.3.24</w:t>
      </w:r>
      <w:r w:rsidR="004B439B">
        <w:fldChar w:fldCharType="end"/>
      </w:r>
      <w:r>
        <w:t>.</w:t>
      </w:r>
    </w:p>
    <w:p w14:paraId="78CEA17D" w14:textId="77777777" w:rsidR="003E75AF" w:rsidRPr="00E77497" w:rsidRDefault="003E75AF" w:rsidP="003E75AF">
      <w:r>
        <w:t xml:space="preserve">The Typed Array </w:t>
      </w:r>
      <w:r w:rsidRPr="00E77497">
        <w:t xml:space="preserve">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2A162B5A" w14:textId="77777777" w:rsidR="003E75AF" w:rsidRPr="00E77497" w:rsidRDefault="003E75AF" w:rsidP="003E75AF">
      <w:pPr>
        <w:pStyle w:val="Alg4"/>
        <w:numPr>
          <w:ilvl w:val="0"/>
          <w:numId w:val="1586"/>
        </w:numPr>
      </w:pPr>
      <w:r w:rsidRPr="00E77497">
        <w:t xml:space="preserve">Let </w:t>
      </w:r>
      <w:r w:rsidRPr="00E77497">
        <w:rPr>
          <w:i/>
        </w:rPr>
        <w:t>jString</w:t>
      </w:r>
      <w:r w:rsidRPr="00E77497">
        <w:t xml:space="preserve"> be ToString(</w:t>
      </w:r>
      <w:r w:rsidRPr="00E77497">
        <w:rPr>
          <w:i/>
        </w:rPr>
        <w:t>j</w:t>
      </w:r>
      <w:r w:rsidRPr="00E77497">
        <w:t>).</w:t>
      </w:r>
    </w:p>
    <w:p w14:paraId="2F89E7C0" w14:textId="77777777" w:rsidR="003E75AF" w:rsidRPr="00E77497" w:rsidRDefault="003E75AF" w:rsidP="003E75AF">
      <w:pPr>
        <w:pStyle w:val="Alg4"/>
        <w:numPr>
          <w:ilvl w:val="0"/>
          <w:numId w:val="1586"/>
        </w:numPr>
      </w:pPr>
      <w:r w:rsidRPr="00E77497">
        <w:t xml:space="preserve">Let </w:t>
      </w:r>
      <w:r w:rsidRPr="00E77497">
        <w:rPr>
          <w:i/>
        </w:rPr>
        <w:t>kString</w:t>
      </w:r>
      <w:r w:rsidRPr="00E77497">
        <w:t xml:space="preserve"> be ToString(</w:t>
      </w:r>
      <w:r w:rsidRPr="00E77497">
        <w:rPr>
          <w:i/>
        </w:rPr>
        <w:t>k</w:t>
      </w:r>
      <w:r w:rsidRPr="00E77497">
        <w:t>).</w:t>
      </w:r>
    </w:p>
    <w:p w14:paraId="588C723C" w14:textId="77777777" w:rsidR="003E75AF" w:rsidRPr="00E77497" w:rsidRDefault="003E75AF" w:rsidP="003E75AF">
      <w:pPr>
        <w:pStyle w:val="Alg4"/>
        <w:numPr>
          <w:ilvl w:val="0"/>
          <w:numId w:val="1586"/>
        </w:numPr>
      </w:pPr>
      <w:r w:rsidRPr="00E77497">
        <w:t xml:space="preserve">Let </w:t>
      </w:r>
      <w:r w:rsidRPr="00E77497">
        <w:rPr>
          <w:i/>
        </w:rPr>
        <w:t>x</w:t>
      </w:r>
      <w:r w:rsidRPr="00E77497">
        <w:t xml:space="preserve"> be the result of Get</w:t>
      </w:r>
      <w:r>
        <w:t>(</w:t>
      </w:r>
      <w:r w:rsidRPr="00E77497">
        <w:rPr>
          <w:i/>
        </w:rPr>
        <w:t>obj</w:t>
      </w:r>
      <w:r>
        <w:t>,</w:t>
      </w:r>
      <w:r w:rsidRPr="00E77497">
        <w:rPr>
          <w:i/>
        </w:rPr>
        <w:t>jString</w:t>
      </w:r>
      <w:r>
        <w:rPr>
          <w:iCs/>
        </w:rPr>
        <w:t>)</w:t>
      </w:r>
      <w:r w:rsidRPr="00E77497">
        <w:t>.</w:t>
      </w:r>
    </w:p>
    <w:p w14:paraId="1F075E90" w14:textId="77777777" w:rsidR="003E75AF" w:rsidRDefault="003E75AF" w:rsidP="003E75AF">
      <w:pPr>
        <w:pStyle w:val="Alg4"/>
        <w:numPr>
          <w:ilvl w:val="0"/>
          <w:numId w:val="1586"/>
        </w:numPr>
      </w:pPr>
      <w:r>
        <w:t>ReturnIfAbrupt(</w:t>
      </w:r>
      <w:r>
        <w:rPr>
          <w:i/>
        </w:rPr>
        <w:t>x</w:t>
      </w:r>
      <w:r>
        <w:t>).</w:t>
      </w:r>
    </w:p>
    <w:p w14:paraId="78C369F7" w14:textId="77777777" w:rsidR="003E75AF" w:rsidRPr="00E77497" w:rsidRDefault="003E75AF" w:rsidP="003E75AF">
      <w:pPr>
        <w:pStyle w:val="Alg4"/>
        <w:numPr>
          <w:ilvl w:val="0"/>
          <w:numId w:val="1586"/>
        </w:numPr>
      </w:pPr>
      <w:r w:rsidRPr="00E77497">
        <w:t xml:space="preserve">Let </w:t>
      </w:r>
      <w:r w:rsidRPr="00E77497">
        <w:rPr>
          <w:i/>
        </w:rPr>
        <w:t>y</w:t>
      </w:r>
      <w:r w:rsidRPr="00E77497">
        <w:t xml:space="preserve"> be the result of Get</w:t>
      </w:r>
      <w:r>
        <w:t>(</w:t>
      </w:r>
      <w:r w:rsidRPr="00E77497">
        <w:rPr>
          <w:i/>
        </w:rPr>
        <w:t>obj</w:t>
      </w:r>
      <w:r>
        <w:t>,</w:t>
      </w:r>
      <w:r w:rsidRPr="00E77497">
        <w:t xml:space="preserve"> </w:t>
      </w:r>
      <w:r w:rsidRPr="00E77497">
        <w:rPr>
          <w:i/>
        </w:rPr>
        <w:t>kString</w:t>
      </w:r>
      <w:r>
        <w:rPr>
          <w:iCs/>
        </w:rPr>
        <w:t>)</w:t>
      </w:r>
      <w:r w:rsidRPr="00E77497">
        <w:t>.</w:t>
      </w:r>
    </w:p>
    <w:p w14:paraId="7BC516A6" w14:textId="77777777" w:rsidR="003E75AF" w:rsidRDefault="003E75AF" w:rsidP="003E75AF">
      <w:pPr>
        <w:pStyle w:val="Alg4"/>
        <w:numPr>
          <w:ilvl w:val="0"/>
          <w:numId w:val="1586"/>
        </w:numPr>
      </w:pPr>
      <w:r>
        <w:t>ReturnIfAbrupt(</w:t>
      </w:r>
      <w:r>
        <w:rPr>
          <w:i/>
        </w:rPr>
        <w:t>y</w:t>
      </w:r>
      <w:r>
        <w:t>).</w:t>
      </w:r>
    </w:p>
    <w:p w14:paraId="5302CA20" w14:textId="77777777" w:rsidR="003E75AF" w:rsidRDefault="003E75AF" w:rsidP="003E75AF">
      <w:pPr>
        <w:pStyle w:val="Alg4"/>
        <w:numPr>
          <w:ilvl w:val="0"/>
          <w:numId w:val="1586"/>
        </w:numPr>
      </w:pPr>
      <w:r>
        <w:t>Assert: Both Type(</w:t>
      </w:r>
      <w:r w:rsidRPr="001B0BF2">
        <w:rPr>
          <w:i/>
          <w:iCs/>
        </w:rPr>
        <w:t>x</w:t>
      </w:r>
      <w:r>
        <w:t>) and Type(</w:t>
      </w:r>
      <w:r w:rsidRPr="001B0BF2">
        <w:rPr>
          <w:i/>
          <w:iCs/>
        </w:rPr>
        <w:t>y</w:t>
      </w:r>
      <w:r>
        <w:t>) is Number.</w:t>
      </w:r>
    </w:p>
    <w:p w14:paraId="2D111627" w14:textId="77777777" w:rsidR="003E75AF" w:rsidRPr="00E77497" w:rsidRDefault="003E75AF" w:rsidP="003E75AF">
      <w:pPr>
        <w:pStyle w:val="Alg4"/>
        <w:numPr>
          <w:ilvl w:val="0"/>
          <w:numId w:val="1586"/>
        </w:numPr>
      </w:pPr>
      <w:r w:rsidRPr="00E77497">
        <w:t xml:space="preserve">If </w:t>
      </w:r>
      <w:r w:rsidRPr="00E77497">
        <w:rPr>
          <w:i/>
        </w:rPr>
        <w:t>x</w:t>
      </w:r>
      <w:r w:rsidRPr="00E77497">
        <w:t xml:space="preserve"> and </w:t>
      </w:r>
      <w:r w:rsidRPr="00E77497">
        <w:rPr>
          <w:i/>
        </w:rPr>
        <w:t>y</w:t>
      </w:r>
      <w:r w:rsidRPr="00E77497">
        <w:t xml:space="preserve"> are both </w:t>
      </w:r>
      <w:r>
        <w:rPr>
          <w:b/>
        </w:rPr>
        <w:t>NaN</w:t>
      </w:r>
      <w:r w:rsidRPr="00E77497">
        <w:t xml:space="preserve">, return </w:t>
      </w:r>
      <w:r w:rsidRPr="00E77497">
        <w:rPr>
          <w:b/>
        </w:rPr>
        <w:t>+0</w:t>
      </w:r>
      <w:r w:rsidRPr="00E77497">
        <w:t>.</w:t>
      </w:r>
    </w:p>
    <w:p w14:paraId="038B988F" w14:textId="77777777" w:rsidR="003E75AF" w:rsidRPr="00E77497" w:rsidRDefault="003E75AF" w:rsidP="003E75AF">
      <w:pPr>
        <w:pStyle w:val="Alg4"/>
        <w:numPr>
          <w:ilvl w:val="0"/>
          <w:numId w:val="1586"/>
        </w:numPr>
      </w:pPr>
      <w:r w:rsidRPr="00E77497">
        <w:t xml:space="preserve">If </w:t>
      </w:r>
      <w:r w:rsidRPr="00E77497">
        <w:rPr>
          <w:i/>
        </w:rPr>
        <w:t>x</w:t>
      </w:r>
      <w:r w:rsidRPr="00E77497">
        <w:t xml:space="preserve"> is </w:t>
      </w:r>
      <w:r>
        <w:rPr>
          <w:b/>
        </w:rPr>
        <w:t>NaN</w:t>
      </w:r>
      <w:r w:rsidRPr="00E77497">
        <w:t>, return 1.</w:t>
      </w:r>
    </w:p>
    <w:p w14:paraId="1D6856E1" w14:textId="77777777" w:rsidR="003E75AF" w:rsidRPr="003B4312" w:rsidRDefault="003E75AF" w:rsidP="003E75AF">
      <w:pPr>
        <w:pStyle w:val="Alg4"/>
        <w:numPr>
          <w:ilvl w:val="0"/>
          <w:numId w:val="1586"/>
        </w:numPr>
      </w:pPr>
      <w:r w:rsidRPr="00E77497">
        <w:t xml:space="preserve">If </w:t>
      </w:r>
      <w:r w:rsidRPr="00E77497">
        <w:rPr>
          <w:i/>
        </w:rPr>
        <w:t>y</w:t>
      </w:r>
      <w:r w:rsidRPr="00E77497">
        <w:t xml:space="preserve"> is </w:t>
      </w:r>
      <w:r>
        <w:rPr>
          <w:b/>
        </w:rPr>
        <w:t>NaN</w:t>
      </w:r>
      <w:r w:rsidRPr="00E77497">
        <w:t xml:space="preserve">, return </w:t>
      </w:r>
      <w:r w:rsidRPr="003B4312">
        <w:sym w:font="Symbol" w:char="F02D"/>
      </w:r>
      <w:r w:rsidRPr="003B4312">
        <w:t>1.</w:t>
      </w:r>
    </w:p>
    <w:p w14:paraId="46D9C0AB" w14:textId="77777777" w:rsidR="003E75AF" w:rsidRPr="00546435" w:rsidRDefault="003E75AF" w:rsidP="003E75AF">
      <w:pPr>
        <w:pStyle w:val="Alg4"/>
        <w:numPr>
          <w:ilvl w:val="0"/>
          <w:numId w:val="1586"/>
        </w:numPr>
      </w:pPr>
      <w:r w:rsidRPr="006B6D0A">
        <w:t xml:space="preserve">If the argument </w:t>
      </w:r>
      <w:r w:rsidRPr="006B6D0A">
        <w:rPr>
          <w:i/>
        </w:rPr>
        <w:t>comparefn</w:t>
      </w:r>
      <w:r w:rsidRPr="006B6D0A">
        <w:t xml:space="preserve"> is not </w:t>
      </w:r>
      <w:r w:rsidRPr="00E65A34">
        <w:rPr>
          <w:b/>
        </w:rPr>
        <w:t>undefined</w:t>
      </w:r>
      <w:r w:rsidRPr="00546435">
        <w:t>, then</w:t>
      </w:r>
    </w:p>
    <w:p w14:paraId="2AC12C2D" w14:textId="77777777" w:rsidR="003E75AF" w:rsidRPr="00E77497" w:rsidRDefault="003E75AF" w:rsidP="003E75AF">
      <w:pPr>
        <w:pStyle w:val="Alg4"/>
        <w:numPr>
          <w:ilvl w:val="1"/>
          <w:numId w:val="1586"/>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4FC87BD6" w14:textId="77777777" w:rsidR="003E75AF" w:rsidRPr="00E77497" w:rsidRDefault="003E75AF" w:rsidP="003E75AF">
      <w:pPr>
        <w:pStyle w:val="Alg4"/>
        <w:numPr>
          <w:ilvl w:val="1"/>
          <w:numId w:val="1586"/>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Pr="006637C6">
        <w:rPr>
          <w:i/>
        </w:rPr>
        <w:t>this</w:t>
      </w:r>
      <w:r>
        <w:rPr>
          <w:i/>
        </w:rPr>
        <w:t>Argument</w:t>
      </w:r>
      <w:r w:rsidRPr="00E77497">
        <w:t xml:space="preserve"> and with </w:t>
      </w:r>
      <w:r>
        <w:t>a List containing the values of</w:t>
      </w:r>
      <w:r w:rsidRPr="00E77497">
        <w:t xml:space="preserve"> </w:t>
      </w:r>
      <w:r w:rsidRPr="00E77497">
        <w:rPr>
          <w:i/>
        </w:rPr>
        <w:t>x</w:t>
      </w:r>
      <w:r w:rsidRPr="00E77497">
        <w:t xml:space="preserve"> and </w:t>
      </w:r>
      <w:r w:rsidRPr="00E77497">
        <w:rPr>
          <w:i/>
        </w:rPr>
        <w:t>y</w:t>
      </w:r>
      <w:r>
        <w:rPr>
          <w:iCs/>
        </w:rPr>
        <w:t xml:space="preserve"> as the </w:t>
      </w:r>
      <w:r w:rsidRPr="008D31E0">
        <w:rPr>
          <w:i/>
        </w:rPr>
        <w:t>argumentsList</w:t>
      </w:r>
      <w:r w:rsidRPr="00E77497">
        <w:t>.</w:t>
      </w:r>
    </w:p>
    <w:p w14:paraId="59439124" w14:textId="77777777" w:rsidR="003E75AF" w:rsidRPr="003B4312" w:rsidRDefault="003E75AF" w:rsidP="003E75AF">
      <w:pPr>
        <w:pStyle w:val="Alg4"/>
        <w:numPr>
          <w:ilvl w:val="0"/>
          <w:numId w:val="1586"/>
        </w:numPr>
      </w:pPr>
      <w:r w:rsidRPr="00E77497">
        <w:t xml:space="preserve">If </w:t>
      </w:r>
      <w:r w:rsidRPr="00E77497">
        <w:rPr>
          <w:i/>
        </w:rPr>
        <w:t>x</w:t>
      </w:r>
      <w:r w:rsidRPr="00E77497">
        <w:t xml:space="preserve"> &lt; </w:t>
      </w:r>
      <w:r>
        <w:rPr>
          <w:i/>
        </w:rPr>
        <w:t>yStrin</w:t>
      </w:r>
      <w:r w:rsidRPr="00E77497">
        <w:t xml:space="preserve">, return </w:t>
      </w:r>
      <w:r w:rsidRPr="003B4312">
        <w:sym w:font="Symbol" w:char="F02D"/>
      </w:r>
      <w:r w:rsidRPr="003B4312">
        <w:t>1.</w:t>
      </w:r>
    </w:p>
    <w:p w14:paraId="1023E819" w14:textId="77777777" w:rsidR="003E75AF" w:rsidRPr="00A67AF2" w:rsidRDefault="003E75AF" w:rsidP="003E75AF">
      <w:pPr>
        <w:pStyle w:val="Alg4"/>
        <w:numPr>
          <w:ilvl w:val="0"/>
          <w:numId w:val="1586"/>
        </w:numPr>
      </w:pPr>
      <w:r w:rsidRPr="006B6D0A">
        <w:t xml:space="preserve">If </w:t>
      </w:r>
      <w:r w:rsidRPr="006B6D0A">
        <w:rPr>
          <w:i/>
        </w:rPr>
        <w:t>x</w:t>
      </w:r>
      <w:r w:rsidRPr="00E65A34">
        <w:t xml:space="preserve"> &gt; </w:t>
      </w:r>
      <w:r w:rsidRPr="00546435">
        <w:rPr>
          <w:i/>
        </w:rPr>
        <w:t>y</w:t>
      </w:r>
      <w:r w:rsidRPr="00A67AF2">
        <w:t>, return 1.</w:t>
      </w:r>
    </w:p>
    <w:p w14:paraId="4C8BCEA3" w14:textId="77777777" w:rsidR="003E75AF" w:rsidRPr="00675B74" w:rsidRDefault="003E75AF" w:rsidP="003E75AF">
      <w:pPr>
        <w:pStyle w:val="Alg4"/>
        <w:numPr>
          <w:ilvl w:val="0"/>
          <w:numId w:val="1586"/>
        </w:numPr>
        <w:spacing w:after="120"/>
      </w:pPr>
      <w:r w:rsidRPr="00A67AF2">
        <w:t xml:space="preserve">Return </w:t>
      </w:r>
      <w:r w:rsidRPr="00B820AB">
        <w:rPr>
          <w:b/>
        </w:rPr>
        <w:t>+0</w:t>
      </w:r>
      <w:r w:rsidRPr="00675B74">
        <w:t>.</w:t>
      </w:r>
    </w:p>
    <w:p w14:paraId="2A832EF7" w14:textId="77777777" w:rsidR="003E75AF" w:rsidRPr="006232CB" w:rsidRDefault="003E75AF" w:rsidP="003E75AF">
      <w:pPr>
        <w:pStyle w:val="Note"/>
      </w:pPr>
      <w:r w:rsidRPr="00E77497">
        <w:t>NOTE 1</w:t>
      </w:r>
      <w:r w:rsidRPr="00E77497">
        <w:tab/>
        <w:t xml:space="preserve">Because </w:t>
      </w:r>
      <w:r>
        <w:rPr>
          <w:b/>
        </w:rPr>
        <w:t>NaN</w:t>
      </w:r>
      <w:r w:rsidRPr="00E77497">
        <w:t xml:space="preserve"> always compares greater than any other value, </w:t>
      </w:r>
      <w:r>
        <w:rPr>
          <w:b/>
        </w:rPr>
        <w:t>NaN</w:t>
      </w:r>
      <w:r w:rsidRPr="00E77497">
        <w:t xml:space="preserve"> property values always sort to the end of the result</w:t>
      </w:r>
      <w:r>
        <w:t>.</w:t>
      </w:r>
    </w:p>
    <w:p w14:paraId="05AD74DA" w14:textId="77777777" w:rsidR="00376910" w:rsidRDefault="00376910" w:rsidP="00376910">
      <w:pPr>
        <w:pStyle w:val="40"/>
      </w:pPr>
      <w:r>
        <w:t>%</w:t>
      </w:r>
      <w:r w:rsidRPr="00573628">
        <w:t>TypedArray</w:t>
      </w:r>
      <w:r>
        <w:t>%.prototype.subarray(begin = 0, end = this.length )</w:t>
      </w:r>
      <w:r>
        <w:rPr>
          <w:rStyle w:val="af6"/>
          <w:b w:val="0"/>
        </w:rPr>
        <w:commentReference w:id="6492"/>
      </w:r>
    </w:p>
    <w:p w14:paraId="6A688EBB" w14:textId="77777777" w:rsidR="00376910" w:rsidRDefault="00376910" w:rsidP="00376910">
      <w:r>
        <w:t xml:space="preserve">Returns a new </w:t>
      </w:r>
      <w:r w:rsidRPr="009B01AD">
        <w:rPr>
          <w:i/>
        </w:rPr>
        <w:t>TypedArray</w:t>
      </w:r>
      <w:r>
        <w:t xml:space="preserve"> object whose element types is the same as this </w:t>
      </w:r>
      <w:r w:rsidRPr="00FB286F">
        <w:rPr>
          <w:i/>
          <w:iCs/>
        </w:rPr>
        <w:t>TypedArray</w:t>
      </w:r>
      <w:r>
        <w:t xml:space="preserve"> and whose ArrayBuffer is the same as the ArrayBuffer of this </w:t>
      </w:r>
      <w:r w:rsidRPr="009B01AD">
        <w:rPr>
          <w:i/>
        </w:rPr>
        <w:t>TypedArray</w:t>
      </w:r>
      <w:r>
        <w:t xml:space="preserve">, referencing the elements at </w:t>
      </w:r>
      <w:r w:rsidRPr="00FB286F">
        <w:rPr>
          <w:rFonts w:ascii="Times New Roman" w:eastAsia="Times New Roman" w:hAnsi="Times New Roman"/>
          <w:i/>
          <w:spacing w:val="6"/>
          <w:lang w:eastAsia="en-US"/>
        </w:rPr>
        <w:t>begin</w:t>
      </w:r>
      <w:r>
        <w:t xml:space="preserve">, inclusive, up to </w:t>
      </w:r>
      <w:r w:rsidRPr="00FB286F">
        <w:rPr>
          <w:rFonts w:ascii="Times New Roman" w:eastAsia="Times New Roman" w:hAnsi="Times New Roman"/>
          <w:i/>
          <w:spacing w:val="6"/>
          <w:lang w:eastAsia="en-US"/>
        </w:rPr>
        <w:t>end</w:t>
      </w:r>
      <w:r>
        <w:t xml:space="preserve">, exclusive. If either </w:t>
      </w:r>
      <w:r w:rsidRPr="00FB286F">
        <w:rPr>
          <w:rFonts w:ascii="Times New Roman" w:eastAsia="Times New Roman" w:hAnsi="Times New Roman"/>
          <w:i/>
          <w:spacing w:val="6"/>
          <w:lang w:eastAsia="en-US"/>
        </w:rPr>
        <w:t>begin</w:t>
      </w:r>
      <w:r>
        <w:t xml:space="preserve"> or </w:t>
      </w:r>
      <w:r w:rsidRPr="00FB286F">
        <w:rPr>
          <w:rFonts w:ascii="Times New Roman" w:eastAsia="Times New Roman" w:hAnsi="Times New Roman"/>
          <w:i/>
          <w:spacing w:val="6"/>
          <w:lang w:eastAsia="en-US"/>
        </w:rPr>
        <w:t>end</w:t>
      </w:r>
      <w:r>
        <w:t xml:space="preserve"> is negative, it refers to an index from the end of the array, as opposed to from the beginning.</w:t>
      </w:r>
    </w:p>
    <w:p w14:paraId="48389D56" w14:textId="77777777" w:rsidR="00376910" w:rsidRPr="00E77497" w:rsidRDefault="00376910" w:rsidP="00376910">
      <w:pPr>
        <w:pStyle w:val="Alg4"/>
        <w:numPr>
          <w:ilvl w:val="0"/>
          <w:numId w:val="1312"/>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3EF8BA51" w14:textId="77777777" w:rsidR="00376910" w:rsidRPr="00E77497" w:rsidRDefault="00376910" w:rsidP="00376910">
      <w:pPr>
        <w:pStyle w:val="Alg4"/>
        <w:numPr>
          <w:ilvl w:val="0"/>
          <w:numId w:val="1312"/>
        </w:numPr>
      </w:pPr>
      <w:r>
        <w:t>ReturnIfAbrupt(</w:t>
      </w:r>
      <w:r>
        <w:rPr>
          <w:i/>
        </w:rPr>
        <w:t>O</w:t>
      </w:r>
      <w:r>
        <w:t>).</w:t>
      </w:r>
    </w:p>
    <w:p w14:paraId="6710999A" w14:textId="77777777" w:rsidR="00376910" w:rsidRDefault="00376910" w:rsidP="00376910">
      <w:pPr>
        <w:pStyle w:val="Alg4"/>
        <w:numPr>
          <w:ilvl w:val="0"/>
          <w:numId w:val="1312"/>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14:paraId="02E1A388" w14:textId="77777777" w:rsidR="00376910" w:rsidRPr="00E77497" w:rsidRDefault="00376910" w:rsidP="00376910">
      <w:pPr>
        <w:pStyle w:val="Alg4"/>
        <w:numPr>
          <w:ilvl w:val="0"/>
          <w:numId w:val="1312"/>
        </w:numPr>
      </w:pPr>
      <w:r>
        <w:t xml:space="preserve">Let </w:t>
      </w:r>
      <w:r>
        <w:rPr>
          <w:i/>
          <w:iCs/>
        </w:rPr>
        <w:t>buffer</w:t>
      </w:r>
      <w:r>
        <w:t xml:space="preserve"> be the value of </w:t>
      </w:r>
      <w:r>
        <w:rPr>
          <w:i/>
        </w:rPr>
        <w:t>O</w:t>
      </w:r>
      <w:r>
        <w:t>’s [[ViewedArrayBuffer]] internal</w:t>
      </w:r>
      <w:r w:rsidRPr="00314265">
        <w:t xml:space="preserve"> </w:t>
      </w:r>
      <w:r>
        <w:t>data property.</w:t>
      </w:r>
    </w:p>
    <w:p w14:paraId="254B522E" w14:textId="77777777" w:rsidR="00376910" w:rsidRDefault="00376910" w:rsidP="00376910">
      <w:pPr>
        <w:pStyle w:val="Alg4"/>
        <w:numPr>
          <w:ilvl w:val="0"/>
          <w:numId w:val="1312"/>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559C63E9" w14:textId="77777777" w:rsidR="00376910" w:rsidRDefault="00376910" w:rsidP="00376910">
      <w:pPr>
        <w:pStyle w:val="Alg3"/>
        <w:numPr>
          <w:ilvl w:val="0"/>
          <w:numId w:val="1312"/>
        </w:numPr>
      </w:pPr>
      <w:r>
        <w:t xml:space="preserve">Let </w:t>
      </w:r>
      <w:r>
        <w:rPr>
          <w:i/>
          <w:iCs/>
        </w:rPr>
        <w:t>srcLength</w:t>
      </w:r>
      <w:r>
        <w:t xml:space="preserve"> be the value of </w:t>
      </w:r>
      <w:r>
        <w:rPr>
          <w:i/>
        </w:rPr>
        <w:t>O</w:t>
      </w:r>
      <w:r>
        <w:t>’s [[ArrayLength]] internal</w:t>
      </w:r>
      <w:r w:rsidRPr="00314265">
        <w:t xml:space="preserve"> </w:t>
      </w:r>
      <w:r>
        <w:t>data property.</w:t>
      </w:r>
    </w:p>
    <w:p w14:paraId="6BB1D123" w14:textId="77777777" w:rsidR="00376910" w:rsidRDefault="00376910" w:rsidP="00376910">
      <w:pPr>
        <w:pStyle w:val="Alg3"/>
        <w:numPr>
          <w:ilvl w:val="0"/>
          <w:numId w:val="1312"/>
        </w:numPr>
      </w:pPr>
      <w:r>
        <w:t xml:space="preserve">Let </w:t>
      </w:r>
      <w:r w:rsidRPr="00FB286F">
        <w:rPr>
          <w:i/>
          <w:iCs/>
        </w:rPr>
        <w:t>beginInt</w:t>
      </w:r>
      <w:r>
        <w:t xml:space="preserve"> be ToInteger(</w:t>
      </w:r>
      <w:r w:rsidRPr="00FB286F">
        <w:rPr>
          <w:i/>
          <w:iCs/>
        </w:rPr>
        <w:t>begin</w:t>
      </w:r>
      <w:r>
        <w:t>)</w:t>
      </w:r>
    </w:p>
    <w:p w14:paraId="1FB11059" w14:textId="77777777" w:rsidR="00376910" w:rsidRDefault="00376910" w:rsidP="00376910">
      <w:pPr>
        <w:pStyle w:val="Alg3"/>
        <w:numPr>
          <w:ilvl w:val="0"/>
          <w:numId w:val="1312"/>
        </w:numPr>
      </w:pPr>
      <w:r>
        <w:t>ReturnIfAbrupt(</w:t>
      </w:r>
      <w:r w:rsidRPr="002763F2">
        <w:rPr>
          <w:i/>
          <w:iCs/>
        </w:rPr>
        <w:t>beginInt</w:t>
      </w:r>
      <w:r>
        <w:t>).</w:t>
      </w:r>
    </w:p>
    <w:p w14:paraId="66CCD7B5" w14:textId="77777777" w:rsidR="00376910" w:rsidRDefault="00376910" w:rsidP="00376910">
      <w:pPr>
        <w:pStyle w:val="Alg3"/>
        <w:numPr>
          <w:ilvl w:val="0"/>
          <w:numId w:val="1312"/>
        </w:numPr>
      </w:pPr>
      <w:r>
        <w:t xml:space="preserve">If </w:t>
      </w:r>
      <w:r w:rsidRPr="00FB286F">
        <w:rPr>
          <w:i/>
          <w:iCs/>
        </w:rPr>
        <w:t>beginInt</w:t>
      </w:r>
      <w:r>
        <w:t xml:space="preserve"> &lt; 0, then let </w:t>
      </w:r>
      <w:r w:rsidRPr="00FB286F">
        <w:rPr>
          <w:i/>
          <w:iCs/>
        </w:rPr>
        <w:t>beginInt</w:t>
      </w:r>
      <w:r>
        <w:t xml:space="preserve"> be </w:t>
      </w:r>
      <w:r w:rsidRPr="00FB286F">
        <w:rPr>
          <w:i/>
          <w:iCs/>
        </w:rPr>
        <w:t>srcLength</w:t>
      </w:r>
      <w:r>
        <w:t xml:space="preserve"> + </w:t>
      </w:r>
      <w:r w:rsidRPr="00FB286F">
        <w:rPr>
          <w:i/>
          <w:iCs/>
        </w:rPr>
        <w:t>beginInt</w:t>
      </w:r>
      <w:r>
        <w:t>.</w:t>
      </w:r>
    </w:p>
    <w:p w14:paraId="5B7C2F7E" w14:textId="77777777" w:rsidR="00376910" w:rsidRDefault="00376910" w:rsidP="00376910">
      <w:pPr>
        <w:pStyle w:val="Alg3"/>
        <w:numPr>
          <w:ilvl w:val="0"/>
          <w:numId w:val="1312"/>
        </w:numPr>
      </w:pPr>
      <w:r>
        <w:t xml:space="preserve">Let </w:t>
      </w:r>
      <w:r w:rsidRPr="00FB286F">
        <w:rPr>
          <w:i/>
          <w:iCs/>
        </w:rPr>
        <w:t>beginIndex</w:t>
      </w:r>
      <w:r>
        <w:t xml:space="preserve"> be min(</w:t>
      </w:r>
      <w:r w:rsidRPr="00FB286F">
        <w:rPr>
          <w:i/>
          <w:iCs/>
        </w:rPr>
        <w:t>srcLength</w:t>
      </w:r>
      <w:r>
        <w:t xml:space="preserve">, max(0, </w:t>
      </w:r>
      <w:r w:rsidRPr="00FB286F">
        <w:rPr>
          <w:i/>
          <w:iCs/>
        </w:rPr>
        <w:t>beginInt</w:t>
      </w:r>
      <w:r>
        <w:t>)).</w:t>
      </w:r>
    </w:p>
    <w:p w14:paraId="4636CE76" w14:textId="77777777" w:rsidR="00376910" w:rsidRDefault="00376910" w:rsidP="00376910">
      <w:pPr>
        <w:pStyle w:val="Alg3"/>
        <w:numPr>
          <w:ilvl w:val="0"/>
          <w:numId w:val="1312"/>
        </w:numPr>
      </w:pPr>
      <w:r>
        <w:t xml:space="preserve">If </w:t>
      </w:r>
      <w:r>
        <w:rPr>
          <w:i/>
          <w:iCs/>
        </w:rPr>
        <w:t>end</w:t>
      </w:r>
      <w:r>
        <w:t xml:space="preserve"> is </w:t>
      </w:r>
      <w:r>
        <w:rPr>
          <w:b/>
          <w:bCs/>
        </w:rPr>
        <w:t>undefined</w:t>
      </w:r>
      <w:r>
        <w:t xml:space="preserve">, then let </w:t>
      </w:r>
      <w:r>
        <w:rPr>
          <w:i/>
          <w:iCs/>
        </w:rPr>
        <w:t>end</w:t>
      </w:r>
      <w:r>
        <w:t xml:space="preserve"> be </w:t>
      </w:r>
      <w:r>
        <w:rPr>
          <w:i/>
          <w:iCs/>
        </w:rPr>
        <w:t>srcLength</w:t>
      </w:r>
      <w:r>
        <w:t>.</w:t>
      </w:r>
    </w:p>
    <w:p w14:paraId="3F9B6EF7" w14:textId="77777777" w:rsidR="00376910" w:rsidRDefault="00376910" w:rsidP="00376910">
      <w:pPr>
        <w:pStyle w:val="Alg3"/>
        <w:numPr>
          <w:ilvl w:val="0"/>
          <w:numId w:val="1312"/>
        </w:numPr>
      </w:pPr>
      <w:r>
        <w:t xml:space="preserve">Let </w:t>
      </w:r>
      <w:r w:rsidRPr="001860C7">
        <w:rPr>
          <w:i/>
          <w:iCs/>
        </w:rPr>
        <w:t>endInt</w:t>
      </w:r>
      <w:r>
        <w:t xml:space="preserve"> be ToInteger(</w:t>
      </w:r>
      <w:r w:rsidRPr="001860C7">
        <w:rPr>
          <w:i/>
          <w:iCs/>
        </w:rPr>
        <w:t>end</w:t>
      </w:r>
      <w:r>
        <w:t>).</w:t>
      </w:r>
    </w:p>
    <w:p w14:paraId="48FCDB5D" w14:textId="77777777" w:rsidR="00376910" w:rsidRDefault="00376910" w:rsidP="00376910">
      <w:pPr>
        <w:pStyle w:val="Alg3"/>
        <w:numPr>
          <w:ilvl w:val="0"/>
          <w:numId w:val="1312"/>
        </w:numPr>
      </w:pPr>
      <w:r>
        <w:t>ReturnIfAbrupt(</w:t>
      </w:r>
      <w:r>
        <w:rPr>
          <w:i/>
          <w:iCs/>
        </w:rPr>
        <w:t>end</w:t>
      </w:r>
      <w:r w:rsidRPr="002763F2">
        <w:rPr>
          <w:i/>
          <w:iCs/>
        </w:rPr>
        <w:t>Int</w:t>
      </w:r>
      <w:r>
        <w:t>).</w:t>
      </w:r>
    </w:p>
    <w:p w14:paraId="27784C43" w14:textId="77777777" w:rsidR="00376910" w:rsidRDefault="00376910" w:rsidP="00376910">
      <w:pPr>
        <w:pStyle w:val="Alg3"/>
        <w:numPr>
          <w:ilvl w:val="0"/>
          <w:numId w:val="1312"/>
        </w:numPr>
      </w:pPr>
      <w:r>
        <w:t xml:space="preserve">If </w:t>
      </w:r>
      <w:r w:rsidRPr="001860C7">
        <w:rPr>
          <w:i/>
          <w:iCs/>
        </w:rPr>
        <w:t>endInt</w:t>
      </w:r>
      <w:r>
        <w:t xml:space="preserve"> &lt; 0, then let </w:t>
      </w:r>
      <w:r w:rsidRPr="001860C7">
        <w:rPr>
          <w:i/>
          <w:iCs/>
        </w:rPr>
        <w:t>endInt</w:t>
      </w:r>
      <w:r>
        <w:t xml:space="preserve"> be </w:t>
      </w:r>
      <w:r w:rsidRPr="001860C7">
        <w:rPr>
          <w:i/>
          <w:iCs/>
        </w:rPr>
        <w:t>srcLength</w:t>
      </w:r>
      <w:r>
        <w:t xml:space="preserve"> + </w:t>
      </w:r>
      <w:r w:rsidRPr="001860C7">
        <w:rPr>
          <w:i/>
          <w:iCs/>
        </w:rPr>
        <w:t>endInt</w:t>
      </w:r>
      <w:r>
        <w:t>.</w:t>
      </w:r>
    </w:p>
    <w:p w14:paraId="4D127923" w14:textId="77777777" w:rsidR="00376910" w:rsidRDefault="00376910" w:rsidP="00376910">
      <w:pPr>
        <w:pStyle w:val="Alg3"/>
        <w:numPr>
          <w:ilvl w:val="0"/>
          <w:numId w:val="1312"/>
        </w:numPr>
      </w:pPr>
      <w:r>
        <w:t xml:space="preserve">Let </w:t>
      </w:r>
      <w:r w:rsidRPr="001860C7">
        <w:rPr>
          <w:i/>
          <w:iCs/>
        </w:rPr>
        <w:t>endIndex</w:t>
      </w:r>
      <w:r>
        <w:t xml:space="preserve"> be max(0,min(</w:t>
      </w:r>
      <w:r w:rsidRPr="001860C7">
        <w:rPr>
          <w:i/>
          <w:iCs/>
        </w:rPr>
        <w:t>srcLength</w:t>
      </w:r>
      <w:r>
        <w:t xml:space="preserve">, </w:t>
      </w:r>
      <w:r w:rsidRPr="001860C7">
        <w:rPr>
          <w:i/>
          <w:iCs/>
        </w:rPr>
        <w:t>endInt</w:t>
      </w:r>
      <w:r>
        <w:t>)).</w:t>
      </w:r>
    </w:p>
    <w:p w14:paraId="58BE028A" w14:textId="77777777" w:rsidR="00376910" w:rsidRDefault="00376910" w:rsidP="00376910">
      <w:pPr>
        <w:pStyle w:val="Alg3"/>
        <w:numPr>
          <w:ilvl w:val="0"/>
          <w:numId w:val="1312"/>
        </w:numPr>
      </w:pPr>
      <w:r>
        <w:t xml:space="preserve">If </w:t>
      </w:r>
      <w:r w:rsidRPr="001860C7">
        <w:rPr>
          <w:i/>
          <w:iCs/>
        </w:rPr>
        <w:t>endIndex</w:t>
      </w:r>
      <w:r>
        <w:t xml:space="preserve"> &lt; </w:t>
      </w:r>
      <w:r w:rsidRPr="001860C7">
        <w:rPr>
          <w:i/>
          <w:iCs/>
        </w:rPr>
        <w:t>beginIndex</w:t>
      </w:r>
      <w:r>
        <w:t xml:space="preserve">, then let </w:t>
      </w:r>
      <w:r w:rsidRPr="001860C7">
        <w:rPr>
          <w:i/>
          <w:iCs/>
        </w:rPr>
        <w:t>endIndex</w:t>
      </w:r>
      <w:r>
        <w:t xml:space="preserve"> be </w:t>
      </w:r>
      <w:r w:rsidRPr="001860C7">
        <w:rPr>
          <w:i/>
          <w:iCs/>
        </w:rPr>
        <w:t>beginIndex</w:t>
      </w:r>
      <w:r>
        <w:t>.</w:t>
      </w:r>
    </w:p>
    <w:p w14:paraId="0C744546" w14:textId="77777777" w:rsidR="00376910" w:rsidRDefault="00376910" w:rsidP="00376910">
      <w:pPr>
        <w:pStyle w:val="Alg4"/>
        <w:numPr>
          <w:ilvl w:val="0"/>
          <w:numId w:val="1312"/>
        </w:numPr>
      </w:pPr>
      <w:r>
        <w:t xml:space="preserve">Let </w:t>
      </w:r>
      <w:r>
        <w:rPr>
          <w:i/>
          <w:iCs/>
        </w:rPr>
        <w:t>newLength</w:t>
      </w:r>
      <w:r>
        <w:t xml:space="preserve"> be </w:t>
      </w:r>
      <w:r w:rsidRPr="001860C7">
        <w:rPr>
          <w:i/>
          <w:iCs/>
        </w:rPr>
        <w:t>endIndex</w:t>
      </w:r>
      <w:r>
        <w:t xml:space="preserve"> - </w:t>
      </w:r>
      <w:r w:rsidRPr="001860C7">
        <w:rPr>
          <w:i/>
          <w:iCs/>
        </w:rPr>
        <w:t>beginIndex</w:t>
      </w:r>
      <w:r>
        <w:t>.</w:t>
      </w:r>
    </w:p>
    <w:p w14:paraId="63923970" w14:textId="77777777" w:rsidR="00376910" w:rsidRDefault="00376910" w:rsidP="00376910">
      <w:pPr>
        <w:pStyle w:val="Alg4"/>
        <w:numPr>
          <w:ilvl w:val="0"/>
          <w:numId w:val="1312"/>
        </w:numPr>
      </w:pPr>
      <w:r>
        <w:t xml:space="preserve">Let </w:t>
      </w:r>
      <w:r>
        <w:rPr>
          <w:i/>
          <w:iCs/>
        </w:rPr>
        <w:t>constructorName</w:t>
      </w:r>
      <w:r>
        <w:t xml:space="preserve"> be the string value </w:t>
      </w:r>
      <w:r>
        <w:rPr>
          <w:i/>
          <w:iCs/>
        </w:rPr>
        <w:t>O</w:t>
      </w:r>
      <w:r>
        <w:t>’s [[TypedArrayName]] internal</w:t>
      </w:r>
      <w:r w:rsidRPr="00314265">
        <w:t xml:space="preserve"> </w:t>
      </w:r>
      <w:r>
        <w:t>data property.</w:t>
      </w:r>
    </w:p>
    <w:p w14:paraId="7BB26190" w14:textId="77777777" w:rsidR="00376910" w:rsidRDefault="00376910" w:rsidP="00376910">
      <w:pPr>
        <w:pStyle w:val="Alg4"/>
        <w:numPr>
          <w:ilvl w:val="0"/>
          <w:numId w:val="1312"/>
        </w:numPr>
      </w:pPr>
      <w:r>
        <w:t xml:space="preserve">Let </w:t>
      </w:r>
      <w:r>
        <w:rPr>
          <w:i/>
          <w:iCs/>
        </w:rPr>
        <w:t>elementType</w:t>
      </w:r>
      <w:r>
        <w:t xml:space="preserve"> be the string value of the Element Type value in  for </w:t>
      </w:r>
      <w:r>
        <w:rPr>
          <w:i/>
          <w:iCs/>
        </w:rPr>
        <w:t>constructorName</w:t>
      </w:r>
      <w:r>
        <w:t>.</w:t>
      </w:r>
    </w:p>
    <w:p w14:paraId="0555D664" w14:textId="77777777" w:rsidR="00376910" w:rsidRDefault="00376910" w:rsidP="00376910">
      <w:pPr>
        <w:pStyle w:val="Alg4"/>
        <w:numPr>
          <w:ilvl w:val="0"/>
          <w:numId w:val="1312"/>
        </w:numPr>
      </w:pPr>
      <w:r>
        <w:t xml:space="preserve">Let </w:t>
      </w:r>
      <w:r>
        <w:rPr>
          <w:i/>
          <w:iCs/>
        </w:rPr>
        <w:t>elementSize</w:t>
      </w:r>
      <w:r>
        <w:t xml:space="preserve"> be the</w:t>
      </w:r>
      <w:r w:rsidRPr="00540D45">
        <w:t xml:space="preserve"> Number value of the Element Size value specified in </w:t>
      </w:r>
      <w:r>
        <w:t xml:space="preserve"> </w:t>
      </w:r>
      <w:r w:rsidRPr="00540D45">
        <w:t xml:space="preserve">for </w:t>
      </w:r>
      <w:r>
        <w:rPr>
          <w:i/>
          <w:iCs/>
        </w:rPr>
        <w:t>constructorName</w:t>
      </w:r>
      <w:r w:rsidRPr="00540D45">
        <w:t>.</w:t>
      </w:r>
    </w:p>
    <w:p w14:paraId="490E5E38" w14:textId="77777777" w:rsidR="00376910" w:rsidRDefault="00376910" w:rsidP="00376910">
      <w:pPr>
        <w:pStyle w:val="Alg4"/>
        <w:numPr>
          <w:ilvl w:val="0"/>
          <w:numId w:val="1312"/>
        </w:numPr>
      </w:pPr>
      <w:r>
        <w:t xml:space="preserve">Let </w:t>
      </w:r>
      <w:r>
        <w:rPr>
          <w:i/>
          <w:iCs/>
        </w:rPr>
        <w:t>srcByteOffset</w:t>
      </w:r>
      <w:r>
        <w:t xml:space="preserve"> be the value of </w:t>
      </w:r>
      <w:r>
        <w:rPr>
          <w:i/>
          <w:iCs/>
        </w:rPr>
        <w:t>O</w:t>
      </w:r>
      <w:r>
        <w:t>’s [[ByteOffset]] internal</w:t>
      </w:r>
      <w:r w:rsidRPr="00314265">
        <w:t xml:space="preserve"> </w:t>
      </w:r>
      <w:r>
        <w:t>data property.</w:t>
      </w:r>
    </w:p>
    <w:p w14:paraId="47416468" w14:textId="77777777" w:rsidR="00376910" w:rsidRDefault="00376910" w:rsidP="00376910">
      <w:pPr>
        <w:pStyle w:val="Alg4"/>
        <w:numPr>
          <w:ilvl w:val="0"/>
          <w:numId w:val="1312"/>
        </w:numPr>
      </w:pPr>
      <w:r>
        <w:t xml:space="preserve">Let </w:t>
      </w:r>
      <w:r>
        <w:rPr>
          <w:i/>
          <w:iCs/>
        </w:rPr>
        <w:t>beginByteOffset</w:t>
      </w:r>
      <w:r>
        <w:t xml:space="preserve"> be </w:t>
      </w:r>
      <w:r>
        <w:rPr>
          <w:i/>
          <w:iCs/>
        </w:rPr>
        <w:t>srcByteOffset</w:t>
      </w:r>
      <w:r>
        <w:t xml:space="preserve"> + </w:t>
      </w:r>
      <w:r>
        <w:rPr>
          <w:i/>
          <w:iCs/>
        </w:rPr>
        <w:t>beginIndex</w:t>
      </w:r>
      <w:r>
        <w:t xml:space="preserve"> × </w:t>
      </w:r>
      <w:r>
        <w:rPr>
          <w:i/>
          <w:iCs/>
        </w:rPr>
        <w:t>elementSize</w:t>
      </w:r>
      <w:r>
        <w:t>.</w:t>
      </w:r>
    </w:p>
    <w:p w14:paraId="32B5D05C" w14:textId="77777777" w:rsidR="00376910" w:rsidRPr="00EB24FE" w:rsidRDefault="00376910" w:rsidP="00376910">
      <w:pPr>
        <w:numPr>
          <w:ilvl w:val="0"/>
          <w:numId w:val="1312"/>
        </w:numPr>
        <w:spacing w:after="0"/>
        <w:contextualSpacing/>
        <w:rPr>
          <w:rFonts w:ascii="Times New Roman" w:hAnsi="Times New Roman"/>
        </w:rPr>
      </w:pPr>
      <w:r w:rsidRPr="00E77497">
        <w:rPr>
          <w:rFonts w:ascii="Times New Roman" w:hAnsi="Times New Roman"/>
        </w:rPr>
        <w:t xml:space="preserve">Let </w:t>
      </w:r>
      <w:r>
        <w:rPr>
          <w:rFonts w:ascii="Times New Roman" w:hAnsi="Times New Roman"/>
          <w:i/>
        </w:rPr>
        <w:t>constructor</w:t>
      </w:r>
      <w:r w:rsidRPr="00E77497">
        <w:rPr>
          <w:rFonts w:ascii="Times New Roman" w:hAnsi="Times New Roman"/>
          <w:i/>
        </w:rPr>
        <w:t xml:space="preserve">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O</w:t>
      </w:r>
      <w:r>
        <w:rPr>
          <w:rFonts w:ascii="Times New Roman" w:hAnsi="Times New Roman"/>
        </w:rPr>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sidRPr="00844B9F">
        <w:rPr>
          <w:rFonts w:ascii="Times New Roman" w:hAnsi="Times New Roman"/>
          <w:bCs/>
        </w:rPr>
        <w:t>)</w:t>
      </w:r>
      <w:r w:rsidRPr="00E77497">
        <w:rPr>
          <w:rFonts w:ascii="Times New Roman" w:hAnsi="Times New Roman"/>
        </w:rPr>
        <w:t>.</w:t>
      </w:r>
    </w:p>
    <w:p w14:paraId="04072674" w14:textId="77777777" w:rsidR="00376910" w:rsidRDefault="00376910" w:rsidP="00376910">
      <w:pPr>
        <w:pStyle w:val="Alg4"/>
        <w:numPr>
          <w:ilvl w:val="0"/>
          <w:numId w:val="1312"/>
        </w:numPr>
      </w:pPr>
      <w:r>
        <w:t>ReturnIfAbrupt(</w:t>
      </w:r>
      <w:r>
        <w:rPr>
          <w:i/>
        </w:rPr>
        <w:t>constructor</w:t>
      </w:r>
      <w:r>
        <w:t>).</w:t>
      </w:r>
    </w:p>
    <w:p w14:paraId="215AD921" w14:textId="77777777" w:rsidR="00376910" w:rsidRPr="00E77497" w:rsidRDefault="00376910" w:rsidP="00376910">
      <w:pPr>
        <w:pStyle w:val="Alg4"/>
        <w:numPr>
          <w:ilvl w:val="0"/>
          <w:numId w:val="1312"/>
        </w:numPr>
      </w:pPr>
      <w:r>
        <w:t>If IsConstructor(</w:t>
      </w:r>
      <w:r>
        <w:rPr>
          <w:i/>
          <w:iCs/>
        </w:rPr>
        <w:t>constructor</w:t>
      </w:r>
      <w:r>
        <w:t xml:space="preserve">) is </w:t>
      </w:r>
      <w:r>
        <w:rPr>
          <w:b/>
          <w:bCs/>
        </w:rPr>
        <w:t>false</w:t>
      </w:r>
      <w:r>
        <w:t xml:space="preserve">, then throw a </w:t>
      </w:r>
      <w:r>
        <w:rPr>
          <w:b/>
          <w:bCs/>
        </w:rPr>
        <w:t>T</w:t>
      </w:r>
      <w:r w:rsidRPr="00EB24FE">
        <w:rPr>
          <w:b/>
          <w:bCs/>
        </w:rPr>
        <w:t>ypeError</w:t>
      </w:r>
      <w:r>
        <w:t xml:space="preserve"> exception. </w:t>
      </w:r>
    </w:p>
    <w:p w14:paraId="3548882D" w14:textId="77777777" w:rsidR="00376910" w:rsidRDefault="00376910" w:rsidP="00376910">
      <w:pPr>
        <w:pStyle w:val="Alg4"/>
        <w:numPr>
          <w:ilvl w:val="0"/>
          <w:numId w:val="1312"/>
        </w:numPr>
      </w:pPr>
      <w:r>
        <w:t xml:space="preserve">Let </w:t>
      </w:r>
      <w:r w:rsidRPr="00BD1EEB">
        <w:rPr>
          <w:i/>
          <w:iCs/>
        </w:rPr>
        <w:t>argumentsList</w:t>
      </w:r>
      <w:r>
        <w:t xml:space="preserve"> be a List consisting of </w:t>
      </w:r>
      <w:r>
        <w:rPr>
          <w:i/>
          <w:iCs/>
        </w:rPr>
        <w:t>buffer</w:t>
      </w:r>
      <w:r>
        <w:t xml:space="preserve">, </w:t>
      </w:r>
      <w:r>
        <w:rPr>
          <w:i/>
          <w:iCs/>
        </w:rPr>
        <w:t>beginByteOffset</w:t>
      </w:r>
      <w:r>
        <w:t xml:space="preserve">, and </w:t>
      </w:r>
      <w:r>
        <w:rPr>
          <w:i/>
          <w:iCs/>
        </w:rPr>
        <w:t>newLength</w:t>
      </w:r>
      <w:r>
        <w:t>.</w:t>
      </w:r>
    </w:p>
    <w:p w14:paraId="3A9D013D" w14:textId="77777777" w:rsidR="00376910" w:rsidRDefault="00376910" w:rsidP="00376910">
      <w:pPr>
        <w:pStyle w:val="Alg4"/>
        <w:numPr>
          <w:ilvl w:val="0"/>
          <w:numId w:val="1312"/>
        </w:numPr>
        <w:spacing w:after="240"/>
        <w:contextualSpacing/>
      </w:pPr>
      <w:r>
        <w:t>Return</w:t>
      </w:r>
      <w:r w:rsidRPr="00E77497">
        <w:t xml:space="preserve"> </w:t>
      </w:r>
      <w:r>
        <w:rPr>
          <w:iCs/>
        </w:rPr>
        <w:t xml:space="preserve">the result of calling the [[Construct]] internal method of </w:t>
      </w:r>
      <w:r>
        <w:rPr>
          <w:i/>
        </w:rPr>
        <w:t>constructor</w:t>
      </w:r>
      <w:r>
        <w:rPr>
          <w:iCs/>
        </w:rPr>
        <w:t xml:space="preserve"> with </w:t>
      </w:r>
      <w:r>
        <w:rPr>
          <w:i/>
        </w:rPr>
        <w:t>argumentsList</w:t>
      </w:r>
      <w:r>
        <w:rPr>
          <w:iCs/>
        </w:rPr>
        <w:t xml:space="preserve"> as the argument</w:t>
      </w:r>
      <w:r w:rsidRPr="00E77497">
        <w:t>.</w:t>
      </w:r>
      <w:r>
        <w:t xml:space="preserve"> </w:t>
      </w:r>
    </w:p>
    <w:p w14:paraId="3445414D" w14:textId="77777777" w:rsidR="00376910" w:rsidRPr="00E77497" w:rsidRDefault="00376910" w:rsidP="00376910">
      <w:pPr>
        <w:pStyle w:val="40"/>
      </w:pPr>
      <w:r>
        <w:t>%</w:t>
      </w:r>
      <w:r w:rsidRPr="00573628">
        <w:t>TypedArray</w:t>
      </w:r>
      <w:r>
        <w:t>%</w:t>
      </w:r>
      <w:r w:rsidRPr="00E77497">
        <w:t>.prototype.to</w:t>
      </w:r>
      <w:r>
        <w:t>Locale</w:t>
      </w:r>
      <w:r w:rsidRPr="00E77497">
        <w:t>String ( )</w:t>
      </w:r>
    </w:p>
    <w:p w14:paraId="5FE6ED07" w14:textId="77777777" w:rsidR="00376910" w:rsidRPr="00E77497" w:rsidRDefault="00376910" w:rsidP="00376910">
      <w:r w:rsidRPr="00E77497">
        <w:t xml:space="preserve">The </w:t>
      </w:r>
      <w:r>
        <w:t xml:space="preserve">initial value of the </w:t>
      </w:r>
      <w:r w:rsidRPr="00E46E17">
        <w:t>%TypedArray%.prototype.to</w:t>
      </w:r>
      <w:r>
        <w:t>Locale</w:t>
      </w:r>
      <w:r w:rsidRPr="00E46E17">
        <w:t>String</w:t>
      </w:r>
      <w:r w:rsidRPr="00E77497">
        <w:t xml:space="preserve"> </w:t>
      </w:r>
      <w:r>
        <w:t xml:space="preserve">data property is the same built-in function object as the Array.prototype.toLocaleString method defined in </w:t>
      </w:r>
      <w:r w:rsidR="004B439B">
        <w:fldChar w:fldCharType="begin"/>
      </w:r>
      <w:r w:rsidR="004B439B">
        <w:instrText xml:space="preserve"> REF _Ref366081100 \r \h </w:instrText>
      </w:r>
      <w:r w:rsidR="004B439B">
        <w:fldChar w:fldCharType="separate"/>
      </w:r>
      <w:r w:rsidR="00083CEC">
        <w:t>22.1.3.26</w:t>
      </w:r>
      <w:r w:rsidR="004B439B">
        <w:fldChar w:fldCharType="end"/>
      </w:r>
      <w:r>
        <w:t>.</w:t>
      </w:r>
    </w:p>
    <w:p w14:paraId="39201F61" w14:textId="77777777" w:rsidR="00376910" w:rsidRPr="00E77497" w:rsidRDefault="00376910" w:rsidP="00376910">
      <w:pPr>
        <w:pStyle w:val="40"/>
      </w:pPr>
      <w:r>
        <w:t>%</w:t>
      </w:r>
      <w:r w:rsidRPr="00573628">
        <w:t>TypedArray</w:t>
      </w:r>
      <w:r>
        <w:t>%</w:t>
      </w:r>
      <w:r w:rsidRPr="00E77497">
        <w:t>.prototype.toString ( )</w:t>
      </w:r>
    </w:p>
    <w:p w14:paraId="20608D0E" w14:textId="77777777" w:rsidR="00376910" w:rsidRPr="00E77497" w:rsidRDefault="00376910" w:rsidP="00376910">
      <w:r w:rsidRPr="00E77497">
        <w:t xml:space="preserve">The </w:t>
      </w:r>
      <w:r>
        <w:t xml:space="preserve">initial value of the </w:t>
      </w:r>
      <w:r w:rsidRPr="00E46E17">
        <w:t>%TypedArray%.prototype.toString</w:t>
      </w:r>
      <w:r w:rsidRPr="00E77497">
        <w:t xml:space="preserve"> </w:t>
      </w:r>
      <w:r>
        <w:t xml:space="preserve">data property is the same built-in function object as the Array.prototype.toString method defined in </w:t>
      </w:r>
      <w:r w:rsidR="004B439B">
        <w:fldChar w:fldCharType="begin"/>
      </w:r>
      <w:r w:rsidR="004B439B">
        <w:instrText xml:space="preserve"> REF _Ref366081115 \r \h </w:instrText>
      </w:r>
      <w:r w:rsidR="004B439B">
        <w:fldChar w:fldCharType="separate"/>
      </w:r>
      <w:r w:rsidR="00083CEC">
        <w:t>22.1.3.27</w:t>
      </w:r>
      <w:r w:rsidR="004B439B">
        <w:fldChar w:fldCharType="end"/>
      </w:r>
      <w:r>
        <w:t>.</w:t>
      </w:r>
    </w:p>
    <w:p w14:paraId="33100A22" w14:textId="77777777" w:rsidR="003E75AF" w:rsidRPr="00E77497" w:rsidRDefault="003E75AF" w:rsidP="003E75AF">
      <w:pPr>
        <w:pStyle w:val="40"/>
      </w:pPr>
      <w:r>
        <w:t>%</w:t>
      </w:r>
      <w:r w:rsidRPr="00573628">
        <w:t>TypedArray</w:t>
      </w:r>
      <w:r>
        <w:t>%</w:t>
      </w:r>
      <w:r w:rsidRPr="00E77497">
        <w:t>.prototype.</w:t>
      </w:r>
      <w:r>
        <w:t>values</w:t>
      </w:r>
      <w:r w:rsidRPr="00E77497">
        <w:t xml:space="preserve"> ( </w:t>
      </w:r>
      <w:r>
        <w:t xml:space="preserve">  </w:t>
      </w:r>
      <w:r w:rsidRPr="00E77497">
        <w:t>)</w:t>
      </w:r>
    </w:p>
    <w:p w14:paraId="09618F19" w14:textId="77777777" w:rsidR="003E75AF" w:rsidRPr="00E77497" w:rsidRDefault="003E75AF" w:rsidP="003E75AF">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value</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value</w:t>
      </w:r>
      <w:r w:rsidRPr="00AC44FD">
        <w:rPr>
          <w:rFonts w:ascii="Courier New" w:hAnsi="Courier New" w:cs="Courier New"/>
          <w:b/>
          <w:bCs/>
        </w:rPr>
        <w:t>s</w:t>
      </w:r>
      <w:r>
        <w:t xml:space="preserve"> method defined in </w:t>
      </w:r>
      <w:r w:rsidR="004B439B">
        <w:fldChar w:fldCharType="begin"/>
      </w:r>
      <w:r w:rsidR="004B439B">
        <w:instrText xml:space="preserve"> REF _Ref364929205 \r \h </w:instrText>
      </w:r>
      <w:r w:rsidR="004B439B">
        <w:fldChar w:fldCharType="separate"/>
      </w:r>
      <w:r w:rsidR="00083CEC">
        <w:t>22.1.3.29</w:t>
      </w:r>
      <w:r w:rsidR="004B439B">
        <w:fldChar w:fldCharType="end"/>
      </w:r>
      <w:r>
        <w:t>.</w:t>
      </w:r>
    </w:p>
    <w:p w14:paraId="7EBB7643" w14:textId="77777777" w:rsidR="003E75AF" w:rsidRPr="00E77497" w:rsidRDefault="003E75AF" w:rsidP="003E75AF">
      <w:pPr>
        <w:pStyle w:val="40"/>
      </w:pPr>
      <w:r>
        <w:t>%</w:t>
      </w:r>
      <w:r w:rsidRPr="00573628">
        <w:t>TypedArray</w:t>
      </w:r>
      <w:r>
        <w:t>%</w:t>
      </w:r>
      <w:r w:rsidRPr="00E77497">
        <w:t>.prototype</w:t>
      </w:r>
      <w:r>
        <w:t xml:space="preserve"> [ @@iterator ] </w:t>
      </w:r>
      <w:r w:rsidRPr="00E77497">
        <w:t xml:space="preserve"> ( </w:t>
      </w:r>
      <w:r>
        <w:t xml:space="preserve">  </w:t>
      </w:r>
      <w:r w:rsidRPr="00E77497">
        <w:t>)</w:t>
      </w:r>
    </w:p>
    <w:p w14:paraId="78B4F3C7" w14:textId="77777777" w:rsidR="003E75AF" w:rsidRPr="00097A4C" w:rsidRDefault="003E75AF" w:rsidP="003E75AF">
      <w:r w:rsidRPr="00E77497">
        <w:t xml:space="preserve">The </w:t>
      </w:r>
      <w:r>
        <w:t>initial value of the @@iterator property is the same function object as the initial value of the %</w:t>
      </w:r>
      <w:r w:rsidRPr="007F76CC">
        <w:rPr>
          <w:iCs/>
        </w:rPr>
        <w:t>TypedArray</w:t>
      </w:r>
      <w:r>
        <w:rPr>
          <w:iCs/>
        </w:rPr>
        <w:t>%</w:t>
      </w:r>
      <w:r w:rsidRPr="00EF2471">
        <w:rPr>
          <w:b/>
          <w:bCs/>
        </w:rPr>
        <w:t>.prototype.</w:t>
      </w:r>
      <w:r>
        <w:rPr>
          <w:b/>
        </w:rPr>
        <w:t>values</w:t>
      </w:r>
      <w:r>
        <w:t xml:space="preserve"> property.</w:t>
      </w:r>
    </w:p>
    <w:p w14:paraId="50F91AD8" w14:textId="77777777" w:rsidR="003E75AF" w:rsidRPr="00E77497" w:rsidRDefault="003E75AF" w:rsidP="003E75AF">
      <w:pPr>
        <w:pStyle w:val="40"/>
      </w:pPr>
      <w:r>
        <w:rPr>
          <w:iCs/>
        </w:rPr>
        <w:t>get %</w:t>
      </w:r>
      <w:r w:rsidRPr="007F76CC">
        <w:rPr>
          <w:iCs/>
        </w:rPr>
        <w:t>TypedArray</w:t>
      </w:r>
      <w:r>
        <w:rPr>
          <w:iCs/>
        </w:rPr>
        <w:t>%</w:t>
      </w:r>
      <w:r w:rsidRPr="00E77497">
        <w:t>.prototype</w:t>
      </w:r>
      <w:r>
        <w:t xml:space="preserve"> [ @@toStringTag</w:t>
      </w:r>
      <w:r w:rsidRPr="00E77497">
        <w:t xml:space="preserve"> </w:t>
      </w:r>
      <w:r>
        <w:t>]</w:t>
      </w:r>
    </w:p>
    <w:p w14:paraId="7F87AC8D" w14:textId="77777777" w:rsidR="003E75AF" w:rsidRPr="00E77497" w:rsidRDefault="003E75AF" w:rsidP="003E75AF">
      <w:r>
        <w:t>%</w:t>
      </w:r>
      <w:r w:rsidRPr="00560AAC">
        <w:rPr>
          <w:iCs/>
        </w:rPr>
        <w:t>TypedArray</w:t>
      </w:r>
      <w:r>
        <w:rPr>
          <w:iCs/>
        </w:rPr>
        <w:t>%</w:t>
      </w:r>
      <w:r>
        <w:t>.</w:t>
      </w:r>
      <w:r w:rsidRPr="00573628">
        <w:rPr>
          <w:rFonts w:ascii="Courier New" w:hAnsi="Courier New" w:cs="Courier New"/>
          <w:b/>
          <w:bCs/>
        </w:rPr>
        <w:t>prototype</w:t>
      </w:r>
      <w:r>
        <w:rPr>
          <w:rFonts w:ascii="Courier New" w:hAnsi="Courier New" w:cs="Courier New"/>
          <w:b/>
          <w:bCs/>
        </w:rPr>
        <w:t>[@@toStringTag]</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12F3A67F" w14:textId="77777777" w:rsidR="003E75AF" w:rsidRPr="00E77497" w:rsidRDefault="003E75AF" w:rsidP="003E75AF">
      <w:pPr>
        <w:pStyle w:val="Alg4"/>
        <w:numPr>
          <w:ilvl w:val="0"/>
          <w:numId w:val="1504"/>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2847009F" w14:textId="77777777" w:rsidR="003E75AF" w:rsidRPr="00E77497" w:rsidRDefault="003E75AF" w:rsidP="003E75AF">
      <w:pPr>
        <w:pStyle w:val="Alg4"/>
        <w:numPr>
          <w:ilvl w:val="0"/>
          <w:numId w:val="1504"/>
        </w:numPr>
      </w:pPr>
      <w:r>
        <w:t>ReturnIfAbrupt(</w:t>
      </w:r>
      <w:r>
        <w:rPr>
          <w:i/>
        </w:rPr>
        <w:t>O</w:t>
      </w:r>
      <w:r>
        <w:t>).</w:t>
      </w:r>
    </w:p>
    <w:p w14:paraId="46EFAD3A" w14:textId="77777777" w:rsidR="003E75AF" w:rsidRDefault="003E75AF" w:rsidP="003E75AF">
      <w:pPr>
        <w:pStyle w:val="Alg4"/>
        <w:numPr>
          <w:ilvl w:val="0"/>
          <w:numId w:val="1504"/>
        </w:numPr>
      </w:pPr>
      <w:r>
        <w:t xml:space="preserve">If </w:t>
      </w:r>
      <w:r>
        <w:rPr>
          <w:i/>
        </w:rPr>
        <w:t>O</w:t>
      </w:r>
      <w:r>
        <w:t xml:space="preserve"> does not have a [[</w:t>
      </w:r>
      <w:r w:rsidRPr="00243E99">
        <w:t>TypedArray</w:t>
      </w:r>
      <w:r>
        <w:t>Name]] internal</w:t>
      </w:r>
      <w:r w:rsidRPr="00314265">
        <w:t xml:space="preserve"> </w:t>
      </w:r>
      <w:r>
        <w:t xml:space="preserve">data property throw a </w:t>
      </w:r>
      <w:r w:rsidRPr="00B5244C">
        <w:rPr>
          <w:b/>
        </w:rPr>
        <w:t>TypeError</w:t>
      </w:r>
      <w:r>
        <w:t xml:space="preserve"> exception.</w:t>
      </w:r>
    </w:p>
    <w:p w14:paraId="73D55F43" w14:textId="77777777" w:rsidR="003E75AF" w:rsidRPr="00E77497" w:rsidRDefault="003E75AF" w:rsidP="003E75AF">
      <w:pPr>
        <w:pStyle w:val="Alg4"/>
        <w:numPr>
          <w:ilvl w:val="0"/>
          <w:numId w:val="1504"/>
        </w:numPr>
      </w:pPr>
      <w:r>
        <w:t xml:space="preserve">Let </w:t>
      </w:r>
      <w:r>
        <w:rPr>
          <w:i/>
          <w:iCs/>
        </w:rPr>
        <w:t>name</w:t>
      </w:r>
      <w:r>
        <w:t xml:space="preserve"> be the value of </w:t>
      </w:r>
      <w:r>
        <w:rPr>
          <w:i/>
        </w:rPr>
        <w:t>O</w:t>
      </w:r>
      <w:r>
        <w:t>’s [[</w:t>
      </w:r>
      <w:r w:rsidRPr="00243E99">
        <w:t>TypedArray</w:t>
      </w:r>
      <w:r>
        <w:t>Name]] internal</w:t>
      </w:r>
      <w:r w:rsidRPr="00314265">
        <w:t xml:space="preserve"> </w:t>
      </w:r>
      <w:r>
        <w:t>data property.</w:t>
      </w:r>
    </w:p>
    <w:p w14:paraId="5BB47B55" w14:textId="77777777" w:rsidR="003E75AF" w:rsidRDefault="003E75AF" w:rsidP="003E75AF">
      <w:pPr>
        <w:pStyle w:val="Alg4"/>
        <w:numPr>
          <w:ilvl w:val="0"/>
          <w:numId w:val="1504"/>
        </w:numPr>
      </w:pPr>
      <w:r>
        <w:t xml:space="preserve">Assert: </w:t>
      </w:r>
      <w:r>
        <w:rPr>
          <w:i/>
          <w:iCs/>
        </w:rPr>
        <w:t>name</w:t>
      </w:r>
      <w:r>
        <w:t xml:space="preserve"> is a String value.</w:t>
      </w:r>
    </w:p>
    <w:p w14:paraId="35EC5E98" w14:textId="77777777" w:rsidR="003E75AF" w:rsidRPr="00E77497" w:rsidRDefault="003E75AF" w:rsidP="003E75AF">
      <w:pPr>
        <w:pStyle w:val="Alg4"/>
        <w:numPr>
          <w:ilvl w:val="0"/>
          <w:numId w:val="1504"/>
        </w:numPr>
        <w:spacing w:after="220"/>
      </w:pPr>
      <w:r>
        <w:t xml:space="preserve">Return </w:t>
      </w:r>
      <w:r>
        <w:rPr>
          <w:i/>
          <w:iCs/>
        </w:rPr>
        <w:t>name</w:t>
      </w:r>
      <w:r>
        <w:t>.</w:t>
      </w:r>
    </w:p>
    <w:p w14:paraId="47F5CA94" w14:textId="77777777" w:rsidR="003E75AF" w:rsidRPr="00E77497" w:rsidRDefault="003E75AF" w:rsidP="003E75AF">
      <w:r w:rsidRPr="00E77497">
        <w:t xml:space="preserve">This property has the attributes {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3B69760B" w14:textId="77777777" w:rsidR="003E75AF" w:rsidRDefault="003E75AF" w:rsidP="003E75AF">
      <w:pPr>
        <w:pStyle w:val="30"/>
      </w:pPr>
      <w:bookmarkStart w:id="6493" w:name="_Ref365542336"/>
      <w:bookmarkStart w:id="6494" w:name="_Ref365542356"/>
      <w:bookmarkStart w:id="6495" w:name="_Ref365542379"/>
      <w:bookmarkStart w:id="6496" w:name="_Ref365542398"/>
      <w:bookmarkStart w:id="6497" w:name="_Ref365542470"/>
      <w:bookmarkStart w:id="6498" w:name="_Ref365542508"/>
      <w:bookmarkStart w:id="6499" w:name="_Ref365542535"/>
      <w:bookmarkStart w:id="6500" w:name="_Ref365542552"/>
      <w:bookmarkStart w:id="6501" w:name="_Ref365542565"/>
      <w:bookmarkStart w:id="6502" w:name="_Toc366142093"/>
      <w:r>
        <w:t xml:space="preserve">The </w:t>
      </w:r>
      <w:r>
        <w:rPr>
          <w:i/>
        </w:rPr>
        <w:t>TypedArray</w:t>
      </w:r>
      <w:r>
        <w:t xml:space="preserve"> Constructors</w:t>
      </w:r>
      <w:bookmarkEnd w:id="6493"/>
      <w:bookmarkEnd w:id="6494"/>
      <w:bookmarkEnd w:id="6495"/>
      <w:bookmarkEnd w:id="6496"/>
      <w:bookmarkEnd w:id="6497"/>
      <w:bookmarkEnd w:id="6498"/>
      <w:bookmarkEnd w:id="6499"/>
      <w:bookmarkEnd w:id="6500"/>
      <w:bookmarkEnd w:id="6501"/>
      <w:bookmarkEnd w:id="6502"/>
    </w:p>
    <w:p w14:paraId="57E25B83" w14:textId="77777777" w:rsidR="003E75AF" w:rsidRDefault="003E75AF" w:rsidP="003E75AF">
      <w:r w:rsidRPr="00E77497">
        <w:t xml:space="preserve">Each of these </w:t>
      </w:r>
      <w:r>
        <w:rPr>
          <w:i/>
        </w:rPr>
        <w:t>TypedArray</w:t>
      </w:r>
      <w:r>
        <w:t xml:space="preserve"> constructor </w:t>
      </w:r>
      <w:r w:rsidRPr="00E77497">
        <w:t xml:space="preserve">objects has the structure described below, differing only in the name used as the constructor name instead of </w:t>
      </w:r>
      <w:r>
        <w:rPr>
          <w:i/>
        </w:rPr>
        <w:t>TypedArray</w:t>
      </w:r>
      <w:r w:rsidRPr="00E77497">
        <w:t xml:space="preserve">, </w:t>
      </w:r>
      <w:r w:rsidR="0023289A" w:rsidRPr="00E77497">
        <w:t>in</w:t>
      </w:r>
      <w:r w:rsidR="0023289A">
        <w:t xml:space="preserve"> </w:t>
      </w:r>
      <w:r w:rsidR="004B439B">
        <w:fldChar w:fldCharType="begin"/>
      </w:r>
      <w:r w:rsidR="004B439B">
        <w:instrText xml:space="preserve"> REF _Ref366065074 \h </w:instrText>
      </w:r>
      <w:r w:rsidR="004B439B">
        <w:fldChar w:fldCharType="separate"/>
      </w:r>
      <w:r w:rsidR="00083CEC">
        <w:t xml:space="preserve">Table </w:t>
      </w:r>
      <w:r w:rsidR="00083CEC">
        <w:rPr>
          <w:noProof/>
        </w:rPr>
        <w:t>36</w:t>
      </w:r>
      <w:r w:rsidR="004B439B">
        <w:fldChar w:fldCharType="end"/>
      </w:r>
      <w:r>
        <w:t>.</w:t>
      </w:r>
    </w:p>
    <w:p w14:paraId="21DD906D" w14:textId="77777777" w:rsidR="003E75AF" w:rsidRDefault="003E75AF" w:rsidP="003E75AF">
      <w:r>
        <w:t xml:space="preserve">When a </w:t>
      </w:r>
      <w:r>
        <w:rPr>
          <w:i/>
        </w:rPr>
        <w:t>TypedArray</w:t>
      </w:r>
      <w:r>
        <w:t xml:space="preserve"> constructor is called as a function rather than as a constructor, it initialises a new </w:t>
      </w:r>
      <w:r>
        <w:rPr>
          <w:i/>
        </w:rPr>
        <w:t>TypedArray</w:t>
      </w:r>
      <w:r>
        <w:t xml:space="preserve"> object. The </w:t>
      </w:r>
      <w:r w:rsidRPr="00C255C0">
        <w:rPr>
          <w:b/>
          <w:bCs/>
        </w:rPr>
        <w:t>this</w:t>
      </w:r>
      <w:r>
        <w:t xml:space="preserve"> value value passed in the call must be an Object with an [[ViewedArrayBuffer]] internal data property whose value is </w:t>
      </w:r>
      <w:r w:rsidRPr="00145775">
        <w:rPr>
          <w:rFonts w:ascii="Times New Roman" w:hAnsi="Times New Roman"/>
          <w:b/>
          <w:bCs/>
        </w:rPr>
        <w:t>undefined</w:t>
      </w:r>
      <w:r>
        <w:t>.</w:t>
      </w:r>
      <w:r w:rsidRPr="00E77497">
        <w:t xml:space="preserve"> </w:t>
      </w:r>
      <w:r>
        <w:t>The constructor function</w:t>
      </w:r>
      <w:r w:rsidRPr="00E77497">
        <w:t xml:space="preserve"> </w:t>
      </w:r>
      <w:r w:rsidRPr="00F94F77">
        <w:t>initiali</w:t>
      </w:r>
      <w:r>
        <w:t>s</w:t>
      </w:r>
      <w:r w:rsidRPr="00F94F77">
        <w:t>e</w:t>
      </w:r>
      <w:r>
        <w:t xml:space="preserve">s the </w:t>
      </w:r>
      <w:r w:rsidRPr="00C0565F">
        <w:rPr>
          <w:b/>
        </w:rPr>
        <w:t>this</w:t>
      </w:r>
      <w:r>
        <w:t xml:space="preserve"> value using the argument values</w:t>
      </w:r>
      <w:r w:rsidRPr="00E77497">
        <w:t>.</w:t>
      </w:r>
      <w:r>
        <w:t xml:space="preserve">  </w:t>
      </w:r>
    </w:p>
    <w:p w14:paraId="4BFA6549" w14:textId="77777777" w:rsidR="003E75AF" w:rsidRPr="00E77497" w:rsidRDefault="003E75AF" w:rsidP="003E75AF">
      <w:r>
        <w:t xml:space="preserve">The </w:t>
      </w:r>
      <w:r w:rsidRPr="000F44FC">
        <w:rPr>
          <w:rFonts w:ascii="Courier New" w:hAnsi="Courier New"/>
          <w:b/>
          <w:i/>
          <w:iCs/>
        </w:rPr>
        <w:t>TypedArray</w:t>
      </w:r>
      <w:r>
        <w:t xml:space="preserve"> constructors are designed to be subclassable. They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F44FC">
        <w:rPr>
          <w:rFonts w:ascii="Courier New" w:hAnsi="Courier New"/>
          <w:b/>
          <w:i/>
          <w:iCs/>
        </w:rPr>
        <w:t>TypedArray</w:t>
      </w:r>
      <w:r>
        <w:t xml:space="preserve"> behaviour must include a </w:t>
      </w:r>
      <w:r w:rsidRPr="00E775BC">
        <w:rPr>
          <w:rFonts w:ascii="Courier New" w:hAnsi="Courier New" w:cs="Courier New"/>
          <w:b/>
          <w:bCs/>
        </w:rPr>
        <w:t>super</w:t>
      </w:r>
      <w:r>
        <w:t xml:space="preserve"> call to the </w:t>
      </w:r>
      <w:r w:rsidRPr="000F44FC">
        <w:rPr>
          <w:rFonts w:ascii="Courier New" w:hAnsi="Courier New"/>
          <w:b/>
          <w:i/>
          <w:iCs/>
        </w:rPr>
        <w:t>TypedArray</w:t>
      </w:r>
      <w:r>
        <w:t xml:space="preserve"> constructor to initialise subclass instances. </w:t>
      </w:r>
    </w:p>
    <w:p w14:paraId="600C8A7E" w14:textId="77777777" w:rsidR="003E75AF" w:rsidRDefault="003E75AF" w:rsidP="003E75AF">
      <w:pPr>
        <w:pStyle w:val="40"/>
      </w:pPr>
      <w:r>
        <w:t xml:space="preserve">new </w:t>
      </w:r>
      <w:r w:rsidRPr="00747551">
        <w:rPr>
          <w:i/>
          <w:iCs/>
        </w:rPr>
        <w:t>TypedArray</w:t>
      </w:r>
      <w:r>
        <w:t>( ...</w:t>
      </w:r>
      <w:r w:rsidRPr="00DB2D84">
        <w:t xml:space="preserve"> </w:t>
      </w:r>
      <w:r>
        <w:t>argumentsList)</w:t>
      </w:r>
    </w:p>
    <w:p w14:paraId="5C29EFF8" w14:textId="77777777" w:rsidR="003E75AF" w:rsidRDefault="003E75AF" w:rsidP="003E75AF">
      <w:r>
        <w:t xml:space="preserve">A </w:t>
      </w:r>
      <w:r w:rsidRPr="00747551">
        <w:rPr>
          <w:i/>
          <w:iCs/>
        </w:rPr>
        <w:t>TypedArray</w:t>
      </w:r>
      <w:r>
        <w:t xml:space="preserve"> constructor with a list of arguments </w:t>
      </w:r>
      <w:r w:rsidRPr="00F92BFE">
        <w:rPr>
          <w:rFonts w:ascii="Times New Roman" w:hAnsi="Times New Roman"/>
          <w:i/>
          <w:iCs/>
        </w:rPr>
        <w:t>argumentsList</w:t>
      </w:r>
      <w:r>
        <w:t xml:space="preserve"> performs the following steps:</w:t>
      </w:r>
    </w:p>
    <w:p w14:paraId="4FE7E206" w14:textId="77777777"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F08BA">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that was called.</w:t>
      </w:r>
    </w:p>
    <w:p w14:paraId="0DD6CD5C" w14:textId="77777777" w:rsidR="003E75AF" w:rsidRPr="00AF08BA"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hAnsi="Times New Roman"/>
        </w:rPr>
        <w:t xml:space="preserve">let </w:t>
      </w:r>
      <w:r>
        <w:rPr>
          <w:rFonts w:ascii="Times New Roman" w:hAnsi="Times New Roman"/>
          <w:i/>
          <w:iCs/>
        </w:rPr>
        <w:t>realmF</w:t>
      </w:r>
      <w:r>
        <w:rPr>
          <w:rFonts w:ascii="Times New Roman" w:hAnsi="Times New Roman"/>
        </w:rPr>
        <w:t xml:space="preserve"> be </w:t>
      </w:r>
      <w:r>
        <w:rPr>
          <w:rFonts w:ascii="Times New Roman" w:eastAsia="Times New Roman" w:hAnsi="Times New Roman"/>
          <w:i/>
          <w:iCs/>
          <w:spacing w:val="6"/>
          <w:lang w:eastAsia="en-US"/>
        </w:rPr>
        <w:t>F</w:t>
      </w:r>
      <w:r>
        <w:rPr>
          <w:rFonts w:ascii="Times New Roman" w:hAnsi="Times New Roman"/>
          <w:i/>
          <w:iCs/>
        </w:rPr>
        <w:t>’s</w:t>
      </w:r>
      <w:r>
        <w:rPr>
          <w:rFonts w:ascii="Times New Roman" w:hAnsi="Times New Roman"/>
        </w:rPr>
        <w:t xml:space="preserve"> [[Realm]] internal data property.</w:t>
      </w:r>
    </w:p>
    <w:p w14:paraId="0490F959" w14:textId="77777777"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super</w:t>
      </w:r>
      <w:r>
        <w:rPr>
          <w:rFonts w:ascii="Times New Roman" w:eastAsia="Times New Roman" w:hAnsi="Times New Roman"/>
          <w:spacing w:val="6"/>
          <w:lang w:eastAsia="en-US"/>
        </w:rPr>
        <w:t xml:space="preserve"> be </w:t>
      </w:r>
      <w:r>
        <w:rPr>
          <w:rFonts w:ascii="Times New Roman" w:eastAsia="Times New Roman" w:hAnsi="Times New Roman"/>
          <w:i/>
          <w:iCs/>
          <w:spacing w:val="6"/>
          <w:lang w:eastAsia="en-US"/>
        </w:rPr>
        <w:t>realmF’s</w:t>
      </w:r>
      <w:r>
        <w:rPr>
          <w:rFonts w:ascii="Times New Roman" w:eastAsia="Times New Roman" w:hAnsi="Times New Roman"/>
          <w:spacing w:val="6"/>
          <w:lang w:eastAsia="en-US"/>
        </w:rPr>
        <w:t xml:space="preserve"> intrinsic object named  %TypedArray%.</w:t>
      </w:r>
    </w:p>
    <w:p w14:paraId="48BA8447" w14:textId="77777777"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[[Call]] internal method that invoked </w:t>
      </w:r>
      <w:r>
        <w:rPr>
          <w:rFonts w:ascii="Times New Roman" w:eastAsia="Times New Roman" w:hAnsi="Times New Roman"/>
          <w:i/>
          <w:iCs/>
          <w:spacing w:val="6"/>
          <w:lang w:eastAsia="en-US"/>
        </w:rPr>
        <w:t>F</w:t>
      </w:r>
      <w:r>
        <w:rPr>
          <w:rFonts w:ascii="Times New Roman" w:eastAsia="Times New Roman" w:hAnsi="Times New Roman"/>
          <w:spacing w:val="6"/>
          <w:lang w:eastAsia="en-US"/>
        </w:rPr>
        <w:t>.</w:t>
      </w:r>
    </w:p>
    <w:p w14:paraId="3671736E" w14:textId="77777777" w:rsidR="003E75AF" w:rsidRPr="00E4780A" w:rsidRDefault="003E75AF" w:rsidP="003E75AF">
      <w:pPr>
        <w:numPr>
          <w:ilvl w:val="0"/>
          <w:numId w:val="157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 xml:space="preserve">calling the [[Call]] internal method of </w:t>
      </w:r>
      <w:r>
        <w:rPr>
          <w:rFonts w:ascii="Times New Roman" w:eastAsia="Times New Roman" w:hAnsi="Times New Roman"/>
          <w:i/>
          <w:spacing w:val="6"/>
          <w:lang w:eastAsia="en-US"/>
        </w:rPr>
        <w:t>super</w:t>
      </w:r>
      <w:r>
        <w:rPr>
          <w:rFonts w:ascii="Times New Roman" w:eastAsia="Times New Roman" w:hAnsi="Times New Roman"/>
          <w:iCs/>
          <w:spacing w:val="6"/>
          <w:lang w:eastAsia="en-US"/>
        </w:rPr>
        <w:t xml:space="preserve"> with </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and </w:t>
      </w:r>
      <w:r w:rsidRPr="0003414D">
        <w:rPr>
          <w:rFonts w:ascii="Times New Roman" w:hAnsi="Times New Roman"/>
          <w:i/>
        </w:rPr>
        <w:t>argumentsList</w:t>
      </w:r>
      <w:r>
        <w:rPr>
          <w:rFonts w:ascii="Times New Roman" w:hAnsi="Times New Roman"/>
          <w:iCs/>
        </w:rPr>
        <w:t xml:space="preserve"> as arguments</w:t>
      </w:r>
      <w:r w:rsidRPr="00A33491">
        <w:rPr>
          <w:rFonts w:ascii="Times New Roman" w:eastAsia="Times New Roman" w:hAnsi="Times New Roman"/>
          <w:spacing w:val="6"/>
          <w:lang w:eastAsia="en-US"/>
        </w:rPr>
        <w:t>.</w:t>
      </w:r>
    </w:p>
    <w:p w14:paraId="3966226C" w14:textId="77777777" w:rsidR="003E75AF" w:rsidRDefault="003E75AF" w:rsidP="003E75AF">
      <w:pPr>
        <w:pStyle w:val="40"/>
      </w:pPr>
      <w:r>
        <w:t xml:space="preserve">new </w:t>
      </w:r>
      <w:r w:rsidRPr="00AC44FD">
        <w:rPr>
          <w:i/>
          <w:iCs/>
        </w:rPr>
        <w:t>TypedArray</w:t>
      </w:r>
      <w:r>
        <w:t>( ...</w:t>
      </w:r>
      <w:r w:rsidRPr="00DB2D84">
        <w:t xml:space="preserve"> </w:t>
      </w:r>
      <w:r>
        <w:t>argumentsList)</w:t>
      </w:r>
    </w:p>
    <w:p w14:paraId="1E434C73" w14:textId="77777777" w:rsidR="003E75AF" w:rsidRDefault="003E75AF" w:rsidP="003E75AF">
      <w:r>
        <w:t xml:space="preserve">A </w:t>
      </w:r>
      <w:r w:rsidRPr="00AC44FD">
        <w:rPr>
          <w:i/>
          <w:iCs/>
        </w:rPr>
        <w:t>TypedArray</w:t>
      </w:r>
      <w:r>
        <w:t xml:space="preserve"> constructor called as part of a new expression performs the following steps:</w:t>
      </w:r>
    </w:p>
    <w:p w14:paraId="16D888A2" w14:textId="77777777" w:rsidR="003E75AF" w:rsidRDefault="003E75AF" w:rsidP="003E75AF">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C44FD">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0BFE72D1" w14:textId="77777777" w:rsidR="003E75AF" w:rsidRDefault="003E75AF" w:rsidP="003E75AF">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3B8765BD" w14:textId="77777777" w:rsidR="003E75AF" w:rsidRPr="00E4780A" w:rsidRDefault="003E75AF" w:rsidP="003E75AF">
      <w:pPr>
        <w:numPr>
          <w:ilvl w:val="0"/>
          <w:numId w:val="157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5456C4C6" w14:textId="77777777" w:rsidR="003E75AF" w:rsidRDefault="003E75AF" w:rsidP="003E75AF">
      <w:pPr>
        <w:pStyle w:val="30"/>
      </w:pPr>
      <w:bookmarkStart w:id="6503" w:name="_Toc366142094"/>
      <w:r>
        <w:t xml:space="preserve">Properties of the </w:t>
      </w:r>
      <w:r>
        <w:rPr>
          <w:i/>
        </w:rPr>
        <w:t>TypedArray</w:t>
      </w:r>
      <w:r>
        <w:t xml:space="preserve"> Constructors</w:t>
      </w:r>
      <w:bookmarkEnd w:id="6503"/>
    </w:p>
    <w:p w14:paraId="1FC7B3DA" w14:textId="77777777" w:rsidR="003E75AF" w:rsidRDefault="003E75AF" w:rsidP="003E75AF">
      <w:r>
        <w:t xml:space="preserve">The value of the [[Prototype]] internal data property of each </w:t>
      </w:r>
      <w:r>
        <w:rPr>
          <w:i/>
        </w:rPr>
        <w:t>TypedArray</w:t>
      </w:r>
      <w:r>
        <w:t xml:space="preserve"> constructor is the %TypedArray% intrinsic object (</w:t>
      </w:r>
      <w:r w:rsidR="00386020">
        <w:fldChar w:fldCharType="begin"/>
      </w:r>
      <w:r w:rsidR="00386020">
        <w:instrText xml:space="preserve"> REF _Ref366084337 \r \h </w:instrText>
      </w:r>
      <w:r w:rsidR="00386020">
        <w:fldChar w:fldCharType="separate"/>
      </w:r>
      <w:r w:rsidR="00083CEC">
        <w:t>22.2.1</w:t>
      </w:r>
      <w:r w:rsidR="00386020">
        <w:fldChar w:fldCharType="end"/>
      </w:r>
      <w:r>
        <w:t>).</w:t>
      </w:r>
    </w:p>
    <w:p w14:paraId="4B4B7674" w14:textId="77777777" w:rsidR="003E75AF" w:rsidRDefault="003E75AF" w:rsidP="003E75AF">
      <w:r>
        <w:t xml:space="preserve">Each </w:t>
      </w:r>
      <w:r>
        <w:rPr>
          <w:i/>
        </w:rPr>
        <w:t>TypedArray</w:t>
      </w:r>
      <w:r>
        <w:t xml:space="preserve"> constructor has a </w:t>
      </w:r>
      <w:r w:rsidRPr="00BC724F">
        <w:t>[[TypedArrayConstructor]] internal data property</w:t>
      </w:r>
      <w:r>
        <w:t xml:space="preserve"> whose String value is the </w:t>
      </w:r>
      <w:r w:rsidRPr="00E77497">
        <w:t xml:space="preserve">constructor name </w:t>
      </w:r>
      <w:r>
        <w:t>in the corresponding row</w:t>
      </w:r>
      <w:r w:rsidRPr="00E77497">
        <w:t xml:space="preserve"> </w:t>
      </w:r>
      <w:r w:rsidR="004B439B" w:rsidRPr="00E77497">
        <w:t>in</w:t>
      </w:r>
      <w:r w:rsidR="004B439B">
        <w:t xml:space="preserve"> </w:t>
      </w:r>
      <w:r w:rsidR="004B439B">
        <w:fldChar w:fldCharType="begin"/>
      </w:r>
      <w:r w:rsidR="004B439B">
        <w:instrText xml:space="preserve"> REF _Ref366065074 \h </w:instrText>
      </w:r>
      <w:r w:rsidR="004B439B">
        <w:fldChar w:fldCharType="separate"/>
      </w:r>
      <w:r w:rsidR="00083CEC">
        <w:t xml:space="preserve">Table </w:t>
      </w:r>
      <w:r w:rsidR="00083CEC">
        <w:rPr>
          <w:noProof/>
        </w:rPr>
        <w:t>36</w:t>
      </w:r>
      <w:r w:rsidR="004B439B">
        <w:fldChar w:fldCharType="end"/>
      </w:r>
      <w:r>
        <w:t>.</w:t>
      </w:r>
    </w:p>
    <w:p w14:paraId="290C2C30" w14:textId="77777777" w:rsidR="003E75AF" w:rsidRDefault="003E75AF" w:rsidP="003E75AF">
      <w:r>
        <w:t xml:space="preserve">Besides a </w:t>
      </w:r>
      <w:r w:rsidRPr="001F1A6C">
        <w:rPr>
          <w:rFonts w:ascii="Courier New" w:hAnsi="Courier New" w:cs="Courier New"/>
          <w:b/>
          <w:bCs/>
        </w:rPr>
        <w:t>length</w:t>
      </w:r>
      <w:r>
        <w:t xml:space="preserve"> property (whose value is 3), each </w:t>
      </w:r>
      <w:r>
        <w:rPr>
          <w:i/>
        </w:rPr>
        <w:t>TypedArray</w:t>
      </w:r>
      <w:r>
        <w:t xml:space="preserve"> constructor has the following properties:</w:t>
      </w:r>
    </w:p>
    <w:p w14:paraId="5308046E" w14:textId="77777777" w:rsidR="00703EB0" w:rsidRDefault="00703EB0" w:rsidP="00703EB0">
      <w:pPr>
        <w:pStyle w:val="40"/>
      </w:pPr>
      <w:r w:rsidRPr="006074C6">
        <w:rPr>
          <w:i/>
          <w:iCs/>
        </w:rPr>
        <w:t>TypedArray</w:t>
      </w:r>
      <w:r>
        <w:t>.BYTES_PER_ELEMENT</w:t>
      </w:r>
    </w:p>
    <w:p w14:paraId="759EC560" w14:textId="77777777" w:rsidR="00703EB0" w:rsidRDefault="00703EB0" w:rsidP="00703EB0">
      <w:r>
        <w:t xml:space="preserve">The value of </w:t>
      </w:r>
      <w:r>
        <w:rPr>
          <w:i/>
        </w:rPr>
        <w:t>TypedArray</w:t>
      </w:r>
      <w:r>
        <w:t xml:space="preserve">.BYTES_PER_ELEMENT is the Number value of the Element Size value specified in  for </w:t>
      </w:r>
      <w:r w:rsidRPr="00BA47D7">
        <w:rPr>
          <w:i/>
          <w:iCs/>
        </w:rPr>
        <w:t>TypedArray</w:t>
      </w:r>
      <w:r>
        <w:t>.</w:t>
      </w:r>
    </w:p>
    <w:p w14:paraId="6706F6C6" w14:textId="77777777" w:rsidR="00703EB0" w:rsidRDefault="00703EB0" w:rsidP="00703EB0">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14:paraId="1135F05C" w14:textId="77777777" w:rsidR="003E75AF" w:rsidRDefault="003E75AF" w:rsidP="003E75AF">
      <w:pPr>
        <w:pStyle w:val="40"/>
      </w:pPr>
      <w:r>
        <w:rPr>
          <w:i/>
        </w:rPr>
        <w:t>TypedArray</w:t>
      </w:r>
      <w:r>
        <w:t>.prototype</w:t>
      </w:r>
    </w:p>
    <w:p w14:paraId="5D52B883" w14:textId="77777777" w:rsidR="003E75AF" w:rsidRDefault="003E75AF" w:rsidP="003E75AF">
      <w:r>
        <w:t xml:space="preserve">The initial value of </w:t>
      </w:r>
      <w:r>
        <w:rPr>
          <w:i/>
        </w:rPr>
        <w:t>TypedArray</w:t>
      </w:r>
      <w:r>
        <w:t xml:space="preserve">.prototype is the corresponding </w:t>
      </w:r>
      <w:r>
        <w:rPr>
          <w:i/>
        </w:rPr>
        <w:t>TypedArray</w:t>
      </w:r>
      <w:r>
        <w:t xml:space="preserve"> prototype object (</w:t>
      </w:r>
      <w:r w:rsidR="00386020">
        <w:fldChar w:fldCharType="begin"/>
      </w:r>
      <w:r w:rsidR="00386020">
        <w:instrText xml:space="preserve"> REF _Ref366084384 \r \h </w:instrText>
      </w:r>
      <w:r w:rsidR="00386020">
        <w:fldChar w:fldCharType="separate"/>
      </w:r>
      <w:r w:rsidR="00083CEC">
        <w:t>22.2.6</w:t>
      </w:r>
      <w:r w:rsidR="00386020">
        <w:fldChar w:fldCharType="end"/>
      </w:r>
      <w:r>
        <w:t>).</w:t>
      </w:r>
    </w:p>
    <w:p w14:paraId="497D512E" w14:textId="77777777" w:rsidR="003E75AF" w:rsidRDefault="003E75AF" w:rsidP="003E75AF">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14:paraId="67A03883" w14:textId="77777777" w:rsidR="003E75AF" w:rsidRDefault="003E75AF" w:rsidP="003E75AF">
      <w:pPr>
        <w:pStyle w:val="30"/>
      </w:pPr>
      <w:bookmarkStart w:id="6504" w:name="_Ref366084384"/>
      <w:bookmarkStart w:id="6505" w:name="_Toc366142095"/>
      <w:r>
        <w:t xml:space="preserve">Properties of </w:t>
      </w:r>
      <w:r>
        <w:rPr>
          <w:i/>
        </w:rPr>
        <w:t>TypedArray</w:t>
      </w:r>
      <w:r>
        <w:t xml:space="preserve"> Prototype Objects</w:t>
      </w:r>
      <w:bookmarkEnd w:id="6504"/>
      <w:bookmarkEnd w:id="6505"/>
    </w:p>
    <w:p w14:paraId="08A4DB86" w14:textId="77777777" w:rsidR="003E75AF" w:rsidRDefault="003E75AF" w:rsidP="003E75AF">
      <w:r>
        <w:t xml:space="preserve">The value of the [[Prototype]] internal data property of a </w:t>
      </w:r>
      <w:r w:rsidRPr="006074C6">
        <w:rPr>
          <w:i/>
          <w:iCs/>
        </w:rPr>
        <w:t>TypedArray</w:t>
      </w:r>
      <w:r>
        <w:t xml:space="preserve"> prototype object is the standard built-in %TypedArrayPrototype% object (</w:t>
      </w:r>
      <w:r w:rsidR="00386020">
        <w:fldChar w:fldCharType="begin"/>
      </w:r>
      <w:r w:rsidR="00386020">
        <w:instrText xml:space="preserve"> REF _Ref366084407 \r \h </w:instrText>
      </w:r>
      <w:r w:rsidR="00386020">
        <w:fldChar w:fldCharType="separate"/>
      </w:r>
      <w:r w:rsidR="00083CEC">
        <w:t>22.2.3</w:t>
      </w:r>
      <w:r w:rsidR="00386020">
        <w:fldChar w:fldCharType="end"/>
      </w:r>
      <w:r>
        <w:t xml:space="preserve">). A </w:t>
      </w:r>
      <w:r w:rsidRPr="00573628">
        <w:rPr>
          <w:i/>
          <w:iCs/>
        </w:rPr>
        <w:t>TypedArray</w:t>
      </w:r>
      <w:r>
        <w:t xml:space="preserve"> prototype object is an ordinary object. It does not have a [[ViewedArrayBuffer]] or or any other of the internal data properties that are specific to </w:t>
      </w:r>
      <w:r>
        <w:rPr>
          <w:i/>
          <w:iCs/>
        </w:rPr>
        <w:t>TypedArray</w:t>
      </w:r>
      <w:r>
        <w:t xml:space="preserve"> instance objects.</w:t>
      </w:r>
    </w:p>
    <w:p w14:paraId="378666AB" w14:textId="77777777" w:rsidR="00703EB0" w:rsidRDefault="00703EB0" w:rsidP="00703EB0">
      <w:pPr>
        <w:pStyle w:val="40"/>
      </w:pPr>
      <w:r w:rsidRPr="006074C6">
        <w:rPr>
          <w:i/>
          <w:iCs/>
        </w:rPr>
        <w:t>TypedArray</w:t>
      </w:r>
      <w:r>
        <w:t>.prototype.BYTES_PER_ELEMENT</w:t>
      </w:r>
    </w:p>
    <w:p w14:paraId="3A1D706F" w14:textId="77777777" w:rsidR="00703EB0" w:rsidRDefault="00703EB0" w:rsidP="00703EB0">
      <w:r>
        <w:t xml:space="preserve">The value of </w:t>
      </w:r>
      <w:r>
        <w:rPr>
          <w:i/>
        </w:rPr>
        <w:t>TypedArray</w:t>
      </w:r>
      <w:r>
        <w:t xml:space="preserve">.prototype.BYTES_PER_ELEMENT is the Number value of the Element Size value specified in  for </w:t>
      </w:r>
      <w:r w:rsidRPr="00BA47D7">
        <w:rPr>
          <w:i/>
          <w:iCs/>
        </w:rPr>
        <w:t>TypedArray</w:t>
      </w:r>
      <w:r>
        <w:t>.</w:t>
      </w:r>
    </w:p>
    <w:p w14:paraId="166F22A6" w14:textId="77777777" w:rsidR="00703EB0" w:rsidRDefault="00703EB0" w:rsidP="00703EB0">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14:paraId="4091095B" w14:textId="77777777" w:rsidR="003E75AF" w:rsidRDefault="003E75AF" w:rsidP="003E75AF">
      <w:pPr>
        <w:pStyle w:val="40"/>
      </w:pPr>
      <w:r w:rsidRPr="006074C6">
        <w:rPr>
          <w:i/>
          <w:iCs/>
        </w:rPr>
        <w:t>TypedArray</w:t>
      </w:r>
      <w:r>
        <w:t>.prototype.constructor</w:t>
      </w:r>
    </w:p>
    <w:p w14:paraId="1720B3BD" w14:textId="77777777" w:rsidR="003E75AF" w:rsidRDefault="003E75AF" w:rsidP="003E75AF">
      <w:r>
        <w:t xml:space="preserve">The initial value of a </w:t>
      </w:r>
      <w:r>
        <w:rPr>
          <w:i/>
        </w:rPr>
        <w:t>TypedArray</w:t>
      </w:r>
      <w:r>
        <w:t xml:space="preserve">.prototype.constructor is the corresponding standard built-in </w:t>
      </w:r>
      <w:r>
        <w:rPr>
          <w:i/>
        </w:rPr>
        <w:t>TypedArray</w:t>
      </w:r>
      <w:r>
        <w:t xml:space="preserve"> constructor.</w:t>
      </w:r>
    </w:p>
    <w:p w14:paraId="5C9C1EAB" w14:textId="77777777" w:rsidR="003E75AF" w:rsidRDefault="003E75AF" w:rsidP="003E75AF">
      <w:pPr>
        <w:pStyle w:val="30"/>
      </w:pPr>
      <w:bookmarkStart w:id="6506" w:name="_Toc366142096"/>
      <w:r>
        <w:t xml:space="preserve">Properties of </w:t>
      </w:r>
      <w:r>
        <w:rPr>
          <w:i/>
        </w:rPr>
        <w:t>TypedArray</w:t>
      </w:r>
      <w:r>
        <w:t xml:space="preserve"> Instances</w:t>
      </w:r>
      <w:bookmarkEnd w:id="6506"/>
    </w:p>
    <w:p w14:paraId="6C516B1F" w14:textId="77777777" w:rsidR="003E75AF" w:rsidRDefault="003E75AF" w:rsidP="003E75AF">
      <w:r>
        <w:rPr>
          <w:i/>
        </w:rPr>
        <w:t>TypedArray</w:t>
      </w:r>
      <w:r>
        <w:t xml:space="preserve"> instances are Integer Indexed exotic objects. Each </w:t>
      </w:r>
      <w:r>
        <w:rPr>
          <w:i/>
        </w:rPr>
        <w:t>TypedArray</w:t>
      </w:r>
      <w:r>
        <w:t xml:space="preserve"> instances inherits properties from the corresponding </w:t>
      </w:r>
      <w:r>
        <w:rPr>
          <w:i/>
        </w:rPr>
        <w:t>TypedArray</w:t>
      </w:r>
      <w:r>
        <w:t xml:space="preserve"> prototype object. Each </w:t>
      </w:r>
      <w:r>
        <w:rPr>
          <w:i/>
        </w:rPr>
        <w:t>TypedArray</w:t>
      </w:r>
      <w:r>
        <w:t xml:space="preserve"> instances</w:t>
      </w:r>
      <w:r w:rsidRPr="00E77497">
        <w:t xml:space="preserve"> have </w:t>
      </w:r>
      <w:r>
        <w:t>the following internal data properties:</w:t>
      </w:r>
      <w:r w:rsidRPr="00E77497">
        <w:t xml:space="preserve"> </w:t>
      </w:r>
      <w:r>
        <w:t xml:space="preserve">[[ViewedArrayBuffer]], </w:t>
      </w:r>
      <w:r w:rsidRPr="00E77497">
        <w:t>[[</w:t>
      </w:r>
      <w:r>
        <w:t xml:space="preserve">TypedArrayName]], </w:t>
      </w:r>
      <w:r w:rsidRPr="00E77497">
        <w:t>[[</w:t>
      </w:r>
      <w:r>
        <w:t>ByteLength]], [[ByteOffset]], and [[ArrayLength]].</w:t>
      </w:r>
    </w:p>
    <w:p w14:paraId="0A877EC6" w14:textId="77777777" w:rsidR="00A95C0C" w:rsidRDefault="00A95C0C" w:rsidP="00703EB0">
      <w:pPr>
        <w:pStyle w:val="1"/>
      </w:pPr>
      <w:bookmarkStart w:id="6507" w:name="_Toc366142097"/>
      <w:r>
        <w:t>Keyed Collection</w:t>
      </w:r>
      <w:bookmarkEnd w:id="6507"/>
    </w:p>
    <w:p w14:paraId="0B1724CF" w14:textId="77777777" w:rsidR="00A95C0C" w:rsidRDefault="00A95C0C" w:rsidP="00BA2DF2">
      <w:pPr>
        <w:pStyle w:val="20"/>
      </w:pPr>
      <w:bookmarkStart w:id="6508" w:name="_Toc366142098"/>
      <w:r>
        <w:t>Map Objects</w:t>
      </w:r>
      <w:bookmarkEnd w:id="6508"/>
    </w:p>
    <w:p w14:paraId="11EBD97E" w14:textId="77777777" w:rsidR="00A95C0C" w:rsidRDefault="00A95C0C" w:rsidP="00BA2DF2">
      <w:r>
        <w:t>Map objects are collections of key/value pairs where both the keys and values may be arbitrary ECMAScript language values. A distinct key value may only occur in one key/value pair within the Map’s collection.</w:t>
      </w:r>
      <w:r w:rsidRPr="00E046A5">
        <w:t xml:space="preserve"> </w:t>
      </w:r>
      <w:r>
        <w:t>Distinct key values as discriminated using the a comparision algorithm that is selected when the Map is created.</w:t>
      </w:r>
    </w:p>
    <w:p w14:paraId="20036468" w14:textId="77777777" w:rsidR="00A95C0C" w:rsidRDefault="00A95C0C" w:rsidP="00BA2DF2">
      <w:r>
        <w:t>A Map object can iterate its elements in insertion order. Map object must be implemented using either hash tables or other mechanisms that, on average, provide access times that are sublinear on the number of elements in the collection. The data structures used in this Map objects specification is only intended to describe the required observable semantics of Map objects.  It is not intended to be a viable implementation model.</w:t>
      </w:r>
    </w:p>
    <w:p w14:paraId="3D2FB502" w14:textId="77777777" w:rsidR="00A95C0C" w:rsidRPr="00E77497" w:rsidRDefault="00A95C0C" w:rsidP="00BA2DF2">
      <w:pPr>
        <w:pStyle w:val="30"/>
      </w:pPr>
      <w:bookmarkStart w:id="6509" w:name="_Ref365542800"/>
      <w:bookmarkStart w:id="6510" w:name="_Toc366142099"/>
      <w:r w:rsidRPr="00E77497">
        <w:t xml:space="preserve">The </w:t>
      </w:r>
      <w:r>
        <w:t>Map</w:t>
      </w:r>
      <w:r w:rsidRPr="00E77497">
        <w:t xml:space="preserve"> Constructor</w:t>
      </w:r>
      <w:bookmarkEnd w:id="6509"/>
      <w:bookmarkEnd w:id="6510"/>
      <w:r w:rsidRPr="00E77497">
        <w:t xml:space="preserve"> </w:t>
      </w:r>
    </w:p>
    <w:p w14:paraId="6A3FF5A6" w14:textId="77777777" w:rsidR="00A95C0C" w:rsidRDefault="00A95C0C" w:rsidP="00BA2DF2">
      <w:r>
        <w:t xml:space="preserve">The </w:t>
      </w:r>
      <w:r w:rsidRPr="0064604A">
        <w:t xml:space="preserve">Map </w:t>
      </w:r>
      <w:r>
        <w:t>constructor is the %</w:t>
      </w:r>
      <w:r w:rsidRPr="0064604A">
        <w:t>Map</w:t>
      </w:r>
      <w:r>
        <w:t xml:space="preserve">% intrinsic object and the initial value of the </w:t>
      </w:r>
      <w:r w:rsidRPr="0064604A">
        <w:rPr>
          <w:rFonts w:ascii="Courier New" w:eastAsia="Times New Roman" w:hAnsi="Courier New" w:cs="Courier New"/>
          <w:b/>
          <w:spacing w:val="6"/>
          <w:lang w:eastAsia="en-US"/>
        </w:rPr>
        <w:t>Map</w:t>
      </w:r>
      <w:r w:rsidRPr="00F92BFE">
        <w:rPr>
          <w:rFonts w:ascii="Times New Roman" w:eastAsia="Times New Roman" w:hAnsi="Times New Roman"/>
          <w:b/>
          <w:spacing w:val="6"/>
          <w:lang w:eastAsia="en-US"/>
        </w:rPr>
        <w:t xml:space="preserve"> </w:t>
      </w:r>
      <w:r>
        <w:t xml:space="preserve">property of the global object. </w:t>
      </w:r>
      <w:r w:rsidRPr="00E77497">
        <w:t xml:space="preserve">When </w:t>
      </w:r>
      <w:r>
        <w:rPr>
          <w:rFonts w:ascii="Courier New" w:hAnsi="Courier New"/>
          <w:b/>
        </w:rPr>
        <w:t>Map</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sidRPr="00F94F77">
        <w:rPr>
          <w:rFonts w:ascii="Courier New" w:hAnsi="Courier New"/>
          <w:b/>
        </w:rPr>
        <w:t>Map.prototype</w:t>
      </w:r>
      <w:r>
        <w:t xml:space="preserve"> internal methods</w:t>
      </w:r>
      <w:r w:rsidRPr="00E77497">
        <w:t>.</w:t>
      </w:r>
    </w:p>
    <w:p w14:paraId="32BFDF09" w14:textId="77777777" w:rsidR="00A95C0C" w:rsidRPr="00E77497" w:rsidRDefault="00A95C0C" w:rsidP="00BA2DF2">
      <w:r>
        <w:t xml:space="preserve">The </w:t>
      </w:r>
      <w:r>
        <w:rPr>
          <w:rFonts w:ascii="Courier New" w:hAnsi="Courier New"/>
          <w:b/>
        </w:rPr>
        <w:t>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Map</w:t>
      </w:r>
      <w:r>
        <w:t xml:space="preserve">. </w:t>
      </w:r>
    </w:p>
    <w:p w14:paraId="05DC2E2C" w14:textId="77777777" w:rsidR="00A95C0C" w:rsidRPr="00E77497" w:rsidRDefault="00A95C0C" w:rsidP="00BA2DF2">
      <w:pPr>
        <w:pStyle w:val="40"/>
      </w:pPr>
      <w:r>
        <w:t>Map</w:t>
      </w:r>
      <w:r w:rsidRPr="00E77497">
        <w:t xml:space="preserve"> (</w:t>
      </w:r>
      <w:r>
        <w:t xml:space="preserve">iterable = undefined , comparator = undefined </w:t>
      </w:r>
      <w:r w:rsidRPr="00E77497">
        <w:t>)</w:t>
      </w:r>
      <w:r>
        <w:tab/>
      </w:r>
    </w:p>
    <w:p w14:paraId="6AE3EF8D" w14:textId="77777777" w:rsidR="00A95C0C" w:rsidRPr="00E77497" w:rsidRDefault="00A95C0C" w:rsidP="00BA2DF2">
      <w:r w:rsidRPr="00E77497">
        <w:t xml:space="preserve">When the </w:t>
      </w:r>
      <w:r>
        <w:rPr>
          <w:rFonts w:ascii="Courier New" w:hAnsi="Courier New"/>
          <w:b/>
        </w:rPr>
        <w:t>Map</w:t>
      </w:r>
      <w:r w:rsidRPr="00E77497">
        <w:t xml:space="preserve"> function is called</w:t>
      </w:r>
      <w:r w:rsidRPr="00BB7225">
        <w:t xml:space="preserve"> </w:t>
      </w:r>
      <w:r>
        <w:t xml:space="preserve">with optional arguments </w:t>
      </w:r>
      <w:r w:rsidRPr="00655E48">
        <w:rPr>
          <w:rFonts w:ascii="Times New Roman" w:hAnsi="Times New Roman"/>
          <w:i/>
          <w:iCs/>
        </w:rPr>
        <w:t>iterable</w:t>
      </w:r>
      <w:r w:rsidRPr="00E77497">
        <w:t xml:space="preserve"> </w:t>
      </w:r>
      <w:r>
        <w:t xml:space="preserve">and </w:t>
      </w:r>
      <w:r w:rsidRPr="00655E48">
        <w:rPr>
          <w:rFonts w:ascii="Times New Roman" w:hAnsi="Times New Roman"/>
          <w:i/>
          <w:iCs/>
        </w:rPr>
        <w:t>comparator</w:t>
      </w:r>
      <w:r>
        <w:t xml:space="preserve"> </w:t>
      </w:r>
      <w:r w:rsidRPr="00BB7225">
        <w:t>the</w:t>
      </w:r>
      <w:r w:rsidRPr="00E77497">
        <w:t xml:space="preserve"> following steps are taken:</w:t>
      </w:r>
    </w:p>
    <w:p w14:paraId="4569DC73" w14:textId="77777777" w:rsidR="00A95C0C" w:rsidRDefault="00A95C0C" w:rsidP="00BA2DF2">
      <w:pPr>
        <w:pStyle w:val="Alg4"/>
        <w:numPr>
          <w:ilvl w:val="0"/>
          <w:numId w:val="1360"/>
        </w:numPr>
      </w:pPr>
      <w:r>
        <w:t xml:space="preserve">Let </w:t>
      </w:r>
      <w:r>
        <w:rPr>
          <w:i/>
        </w:rPr>
        <w:t>map</w:t>
      </w:r>
      <w:r>
        <w:t xml:space="preserve"> be the </w:t>
      </w:r>
      <w:r w:rsidRPr="00F94F77">
        <w:rPr>
          <w:b/>
        </w:rPr>
        <w:t>this</w:t>
      </w:r>
      <w:r>
        <w:t xml:space="preserve"> value.</w:t>
      </w:r>
    </w:p>
    <w:p w14:paraId="093AF4BB" w14:textId="77777777" w:rsidR="00A95C0C" w:rsidRPr="00E77497" w:rsidRDefault="00A95C0C" w:rsidP="00BA2DF2">
      <w:pPr>
        <w:pStyle w:val="Alg4"/>
        <w:numPr>
          <w:ilvl w:val="0"/>
          <w:numId w:val="1360"/>
        </w:numPr>
      </w:pPr>
      <w:r>
        <w:t>If Type(</w:t>
      </w:r>
      <w:r>
        <w:rPr>
          <w:i/>
          <w:iCs/>
        </w:rPr>
        <w:t>map</w:t>
      </w:r>
      <w:r>
        <w:t xml:space="preserve">) is not Object then,  throw a </w:t>
      </w:r>
      <w:r w:rsidRPr="00BB7225">
        <w:rPr>
          <w:b/>
          <w:bCs/>
        </w:rPr>
        <w:t>TypeError</w:t>
      </w:r>
      <w:r>
        <w:t xml:space="preserve"> exception</w:t>
      </w:r>
      <w:r w:rsidRPr="00E77497">
        <w:t>.</w:t>
      </w:r>
    </w:p>
    <w:p w14:paraId="35CB7251" w14:textId="77777777" w:rsidR="00A95C0C" w:rsidRPr="00E77497" w:rsidRDefault="00A95C0C" w:rsidP="00BA2DF2">
      <w:pPr>
        <w:pStyle w:val="Alg4"/>
        <w:numPr>
          <w:ilvl w:val="0"/>
          <w:numId w:val="1360"/>
        </w:numPr>
      </w:pPr>
      <w:r>
        <w:t xml:space="preserve">If </w:t>
      </w:r>
      <w:r>
        <w:rPr>
          <w:i/>
        </w:rPr>
        <w:t>map</w:t>
      </w:r>
      <w:r>
        <w:t xml:space="preserve"> does not have a [[MapData]] internal data property, then  throw a </w:t>
      </w:r>
      <w:r w:rsidRPr="00BB7225">
        <w:rPr>
          <w:b/>
          <w:bCs/>
        </w:rPr>
        <w:t>TypeError</w:t>
      </w:r>
      <w:r>
        <w:t xml:space="preserve"> exception.</w:t>
      </w:r>
    </w:p>
    <w:p w14:paraId="58ED52BC" w14:textId="77777777" w:rsidR="00A95C0C" w:rsidRPr="00E77497" w:rsidRDefault="00A95C0C" w:rsidP="00BA2DF2">
      <w:pPr>
        <w:pStyle w:val="Alg4"/>
        <w:numPr>
          <w:ilvl w:val="0"/>
          <w:numId w:val="1360"/>
        </w:numPr>
      </w:pPr>
      <w:r>
        <w:t xml:space="preserve">If </w:t>
      </w:r>
      <w:r>
        <w:rPr>
          <w:i/>
        </w:rPr>
        <w:t>map’s</w:t>
      </w:r>
      <w:r>
        <w:t xml:space="preserve"> [[MapData]] internal data property is not </w:t>
      </w:r>
      <w:r>
        <w:rPr>
          <w:b/>
          <w:bCs/>
        </w:rPr>
        <w:t>undefined</w:t>
      </w:r>
      <w:r>
        <w:t xml:space="preserve">, then  throw a </w:t>
      </w:r>
      <w:r w:rsidRPr="00BB7225">
        <w:rPr>
          <w:b/>
          <w:bCs/>
        </w:rPr>
        <w:t>TypeError</w:t>
      </w:r>
      <w:r>
        <w:t xml:space="preserve"> exception.</w:t>
      </w:r>
    </w:p>
    <w:p w14:paraId="238BD0D0" w14:textId="77777777" w:rsidR="00A95C0C" w:rsidRDefault="00A95C0C" w:rsidP="00BA2DF2">
      <w:pPr>
        <w:pStyle w:val="Alg4"/>
        <w:numPr>
          <w:ilvl w:val="0"/>
          <w:numId w:val="1360"/>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45D67F39" w14:textId="77777777" w:rsidR="00A95C0C" w:rsidRDefault="00A95C0C" w:rsidP="00BA2DF2">
      <w:pPr>
        <w:pStyle w:val="Alg4"/>
        <w:numPr>
          <w:ilvl w:val="0"/>
          <w:numId w:val="1360"/>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Pr>
          <w:i/>
        </w:rPr>
        <w:t>iter</w:t>
      </w:r>
      <w:r>
        <w:t xml:space="preserve"> be </w:t>
      </w:r>
      <w:r w:rsidRPr="00C33EC3">
        <w:rPr>
          <w:b/>
        </w:rPr>
        <w:t>undefined</w:t>
      </w:r>
      <w:r>
        <w:t>.</w:t>
      </w:r>
    </w:p>
    <w:p w14:paraId="50DB885F" w14:textId="77777777" w:rsidR="00A95C0C" w:rsidRDefault="00A95C0C" w:rsidP="00BA2DF2">
      <w:pPr>
        <w:pStyle w:val="Alg4"/>
        <w:numPr>
          <w:ilvl w:val="0"/>
          <w:numId w:val="1360"/>
        </w:numPr>
      </w:pPr>
      <w:r>
        <w:t>Else,</w:t>
      </w:r>
    </w:p>
    <w:p w14:paraId="110B761D" w14:textId="77777777" w:rsidR="00A95C0C" w:rsidRDefault="00A95C0C" w:rsidP="00BA2DF2">
      <w:pPr>
        <w:pStyle w:val="Alg4"/>
        <w:numPr>
          <w:ilvl w:val="1"/>
          <w:numId w:val="1360"/>
        </w:numPr>
      </w:pPr>
      <w:r>
        <w:t xml:space="preserve">Let </w:t>
      </w:r>
      <w:r>
        <w:rPr>
          <w:i/>
        </w:rPr>
        <w:t>iter</w:t>
      </w:r>
      <w:r>
        <w:t xml:space="preserve"> be the result of GetIterator(</w:t>
      </w:r>
      <w:r w:rsidRPr="00B5244C">
        <w:rPr>
          <w:i/>
        </w:rPr>
        <w:t>iterable</w:t>
      </w:r>
      <w:r>
        <w:rPr>
          <w:iCs/>
        </w:rPr>
        <w:t>).</w:t>
      </w:r>
    </w:p>
    <w:p w14:paraId="7FBEE297" w14:textId="77777777" w:rsidR="00A95C0C" w:rsidRDefault="00A95C0C" w:rsidP="00BA2DF2">
      <w:pPr>
        <w:pStyle w:val="Alg4"/>
        <w:numPr>
          <w:ilvl w:val="1"/>
          <w:numId w:val="1360"/>
        </w:numPr>
      </w:pPr>
      <w:r>
        <w:t>ReturnIfAbrupt(</w:t>
      </w:r>
      <w:r>
        <w:rPr>
          <w:i/>
        </w:rPr>
        <w:t>iter</w:t>
      </w:r>
      <w:r>
        <w:t>).</w:t>
      </w:r>
    </w:p>
    <w:p w14:paraId="5907B390" w14:textId="77777777" w:rsidR="00A95C0C" w:rsidRDefault="00A95C0C" w:rsidP="00BA2DF2">
      <w:pPr>
        <w:pStyle w:val="Alg4"/>
        <w:numPr>
          <w:ilvl w:val="1"/>
          <w:numId w:val="1360"/>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14:paraId="17808D22" w14:textId="77777777" w:rsidR="00A95C0C" w:rsidRDefault="00A95C0C" w:rsidP="00BA2DF2">
      <w:pPr>
        <w:pStyle w:val="Alg4"/>
        <w:numPr>
          <w:ilvl w:val="1"/>
          <w:numId w:val="1360"/>
        </w:numPr>
      </w:pPr>
      <w:r>
        <w:t>ReturnIfAbrupt(</w:t>
      </w:r>
      <w:r w:rsidRPr="00C903CE">
        <w:rPr>
          <w:i/>
        </w:rPr>
        <w:t>adder</w:t>
      </w:r>
      <w:r>
        <w:t>).</w:t>
      </w:r>
    </w:p>
    <w:p w14:paraId="39B30175" w14:textId="77777777" w:rsidR="00A95C0C" w:rsidRDefault="00A95C0C" w:rsidP="00BA2DF2">
      <w:pPr>
        <w:pStyle w:val="Alg4"/>
        <w:numPr>
          <w:ilvl w:val="1"/>
          <w:numId w:val="1360"/>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234BB082" w14:textId="77777777" w:rsidR="00A95C0C" w:rsidRDefault="00A95C0C" w:rsidP="00BA2DF2">
      <w:pPr>
        <w:pStyle w:val="Alg4"/>
        <w:numPr>
          <w:ilvl w:val="0"/>
          <w:numId w:val="1360"/>
        </w:numPr>
      </w:pPr>
      <w:r>
        <w:t xml:space="preserve">If </w:t>
      </w:r>
      <w:r w:rsidRPr="0067698A">
        <w:rPr>
          <w:i/>
          <w:iCs/>
        </w:rPr>
        <w:t>comparator</w:t>
      </w:r>
      <w:r>
        <w:t xml:space="preserve"> is not </w:t>
      </w:r>
      <w:r w:rsidRPr="00740B90">
        <w:rPr>
          <w:b/>
        </w:rPr>
        <w:t>undefined</w:t>
      </w:r>
      <w:r>
        <w:t xml:space="preserve">, then </w:t>
      </w:r>
    </w:p>
    <w:p w14:paraId="29BF3E40" w14:textId="77777777" w:rsidR="00A95C0C" w:rsidRDefault="00A95C0C" w:rsidP="00BA2DF2">
      <w:pPr>
        <w:numPr>
          <w:ilvl w:val="1"/>
          <w:numId w:val="1360"/>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14:paraId="28C3DA9E" w14:textId="77777777" w:rsidR="00A95C0C" w:rsidRPr="004F54AE" w:rsidRDefault="00A95C0C" w:rsidP="00BA2DF2">
      <w:pPr>
        <w:numPr>
          <w:ilvl w:val="0"/>
          <w:numId w:val="1360"/>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14:paraId="7CA6B02B" w14:textId="77777777" w:rsidR="00A95C0C" w:rsidRDefault="00A95C0C" w:rsidP="00BA2DF2">
      <w:pPr>
        <w:pStyle w:val="Alg4"/>
        <w:numPr>
          <w:ilvl w:val="0"/>
          <w:numId w:val="1360"/>
        </w:numPr>
      </w:pPr>
      <w:r>
        <w:t>Set</w:t>
      </w:r>
      <w:r w:rsidRPr="004F54AE">
        <w:t xml:space="preserve"> </w:t>
      </w:r>
      <w:r w:rsidRPr="00A21A8F">
        <w:rPr>
          <w:i/>
        </w:rPr>
        <w:t>map’</w:t>
      </w:r>
      <w:r>
        <w:rPr>
          <w:i/>
        </w:rPr>
        <w:t>s</w:t>
      </w:r>
      <w:r w:rsidRPr="00A21A8F">
        <w:t xml:space="preserve"> </w:t>
      </w:r>
      <w:r w:rsidRPr="004F54AE">
        <w:t>[[</w:t>
      </w:r>
      <w:r w:rsidRPr="0067698A">
        <w:rPr>
          <w:sz w:val="18"/>
        </w:rPr>
        <w:t>MapComparator</w:t>
      </w:r>
      <w:r w:rsidRPr="004F54AE">
        <w:t xml:space="preserve">]] internal data property </w:t>
      </w:r>
      <w:r>
        <w:rPr>
          <w:iCs/>
        </w:rPr>
        <w:t xml:space="preserve">to </w:t>
      </w:r>
      <w:r w:rsidRPr="0067698A">
        <w:rPr>
          <w:i/>
          <w:iCs/>
        </w:rPr>
        <w:t>comparator</w:t>
      </w:r>
      <w:r w:rsidRPr="004F54AE">
        <w:t>.</w:t>
      </w:r>
    </w:p>
    <w:p w14:paraId="21C15A7C" w14:textId="77777777" w:rsidR="00A95C0C" w:rsidRDefault="00A95C0C" w:rsidP="00BA2DF2">
      <w:pPr>
        <w:pStyle w:val="Alg4"/>
        <w:numPr>
          <w:ilvl w:val="0"/>
          <w:numId w:val="1360"/>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14:paraId="11B8FA14" w14:textId="77777777" w:rsidR="00A95C0C" w:rsidRPr="00A5755A" w:rsidRDefault="00A95C0C" w:rsidP="00BA2DF2">
      <w:pPr>
        <w:pStyle w:val="Alg4"/>
        <w:numPr>
          <w:ilvl w:val="0"/>
          <w:numId w:val="1360"/>
        </w:numPr>
        <w:contextualSpacing/>
      </w:pPr>
      <w:r>
        <w:t>Repeat</w:t>
      </w:r>
    </w:p>
    <w:p w14:paraId="005E7922" w14:textId="77777777" w:rsidR="00A95C0C" w:rsidRDefault="00A95C0C" w:rsidP="00BA2DF2">
      <w:pPr>
        <w:pStyle w:val="Alg3"/>
        <w:numPr>
          <w:ilvl w:val="1"/>
          <w:numId w:val="1360"/>
        </w:numPr>
      </w:pPr>
      <w:r>
        <w:t xml:space="preserve">Let </w:t>
      </w:r>
      <w:r w:rsidRPr="004848CA">
        <w:rPr>
          <w:i/>
        </w:rPr>
        <w:t>next</w:t>
      </w:r>
      <w:r>
        <w:t xml:space="preserve"> be the result of IteratorNext(</w:t>
      </w:r>
      <w:r>
        <w:rPr>
          <w:i/>
        </w:rPr>
        <w:t>iter</w:t>
      </w:r>
      <w:r>
        <w:t>).</w:t>
      </w:r>
    </w:p>
    <w:p w14:paraId="4359B2BE" w14:textId="77777777" w:rsidR="00A95C0C" w:rsidRDefault="00A95C0C" w:rsidP="00BA2DF2">
      <w:pPr>
        <w:pStyle w:val="Alg4"/>
        <w:numPr>
          <w:ilvl w:val="1"/>
          <w:numId w:val="1360"/>
        </w:numPr>
        <w:contextualSpacing/>
      </w:pPr>
      <w:r>
        <w:t>ReturnIfAbrupt(</w:t>
      </w:r>
      <w:r w:rsidRPr="004E372D">
        <w:rPr>
          <w:i/>
        </w:rPr>
        <w:t>next</w:t>
      </w:r>
      <w:r>
        <w:t>).</w:t>
      </w:r>
    </w:p>
    <w:p w14:paraId="632AEF00" w14:textId="77777777" w:rsidR="00A95C0C" w:rsidRDefault="00A95C0C" w:rsidP="00BA2DF2">
      <w:pPr>
        <w:numPr>
          <w:ilvl w:val="1"/>
          <w:numId w:val="1360"/>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14:paraId="011FC246" w14:textId="77777777" w:rsidR="00A95C0C" w:rsidRDefault="00A95C0C" w:rsidP="00BA2DF2">
      <w:pPr>
        <w:numPr>
          <w:ilvl w:val="1"/>
          <w:numId w:val="1360"/>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3A6CA0CA" w14:textId="77777777" w:rsidR="00A95C0C" w:rsidRDefault="00A95C0C" w:rsidP="00BA2DF2">
      <w:pPr>
        <w:pStyle w:val="Alg3"/>
        <w:numPr>
          <w:ilvl w:val="1"/>
          <w:numId w:val="1360"/>
        </w:numPr>
      </w:pPr>
      <w:r>
        <w:t xml:space="preserve">If </w:t>
      </w:r>
      <w:r>
        <w:rPr>
          <w:i/>
          <w:iCs/>
        </w:rPr>
        <w:t>done</w:t>
      </w:r>
      <w:r>
        <w:t xml:space="preserve"> is </w:t>
      </w:r>
      <w:r w:rsidRPr="00B5244C">
        <w:rPr>
          <w:b/>
        </w:rPr>
        <w:t>true</w:t>
      </w:r>
      <w:r>
        <w:t xml:space="preserve">, then </w:t>
      </w:r>
      <w:r w:rsidRPr="00E77497">
        <w:t xml:space="preserve">return </w:t>
      </w:r>
      <w:r>
        <w:t>NormalCompletion(</w:t>
      </w:r>
      <w:r>
        <w:rPr>
          <w:i/>
        </w:rPr>
        <w:t>map</w:t>
      </w:r>
      <w:r w:rsidRPr="00E77497">
        <w:t>).</w:t>
      </w:r>
    </w:p>
    <w:p w14:paraId="74614969" w14:textId="77777777" w:rsidR="00A95C0C" w:rsidRDefault="00A95C0C" w:rsidP="00BA2DF2">
      <w:pPr>
        <w:pStyle w:val="Alg4"/>
        <w:numPr>
          <w:ilvl w:val="1"/>
          <w:numId w:val="1360"/>
        </w:numPr>
        <w:spacing w:after="120"/>
        <w:contextualSpacing/>
      </w:pPr>
      <w:r>
        <w:t xml:space="preserve">Let </w:t>
      </w:r>
      <w:r>
        <w:rPr>
          <w:i/>
          <w:iCs/>
        </w:rPr>
        <w:t>nextItem</w:t>
      </w:r>
      <w:r>
        <w:t xml:space="preserve"> be IteratorValue(</w:t>
      </w:r>
      <w:r>
        <w:rPr>
          <w:i/>
          <w:iCs/>
        </w:rPr>
        <w:t>next</w:t>
      </w:r>
      <w:r>
        <w:t>).</w:t>
      </w:r>
    </w:p>
    <w:p w14:paraId="534A3941" w14:textId="77777777" w:rsidR="00A95C0C" w:rsidRDefault="00A95C0C" w:rsidP="00BA2DF2">
      <w:pPr>
        <w:pStyle w:val="Alg4"/>
        <w:numPr>
          <w:ilvl w:val="1"/>
          <w:numId w:val="1360"/>
        </w:numPr>
        <w:spacing w:after="120"/>
        <w:contextualSpacing/>
      </w:pPr>
      <w:r>
        <w:t>ReturnIfAbrupt(</w:t>
      </w:r>
      <w:r>
        <w:rPr>
          <w:i/>
          <w:iCs/>
        </w:rPr>
        <w:t>nextItem</w:t>
      </w:r>
      <w:r>
        <w:t>).</w:t>
      </w:r>
    </w:p>
    <w:p w14:paraId="6183530B" w14:textId="77777777" w:rsidR="00A95C0C" w:rsidRDefault="00A95C0C" w:rsidP="00BA2DF2">
      <w:pPr>
        <w:pStyle w:val="Alg4"/>
        <w:numPr>
          <w:ilvl w:val="1"/>
          <w:numId w:val="1360"/>
        </w:numPr>
        <w:spacing w:after="120"/>
        <w:contextualSpacing/>
      </w:pPr>
      <w:r>
        <w:t>If Type(</w:t>
      </w:r>
      <w:r>
        <w:rPr>
          <w:i/>
          <w:iCs/>
        </w:rPr>
        <w:t>nextItem</w:t>
      </w:r>
      <w:r>
        <w:t xml:space="preserve">) is not Object, then throw a </w:t>
      </w:r>
      <w:r w:rsidRPr="0065158F">
        <w:rPr>
          <w:b/>
          <w:bCs/>
        </w:rPr>
        <w:t>TypeError</w:t>
      </w:r>
      <w:r>
        <w:t xml:space="preserve"> execution.</w:t>
      </w:r>
    </w:p>
    <w:p w14:paraId="0615C470" w14:textId="77777777" w:rsidR="00A95C0C" w:rsidRDefault="00A95C0C" w:rsidP="00BA2DF2">
      <w:pPr>
        <w:pStyle w:val="Alg4"/>
        <w:numPr>
          <w:ilvl w:val="1"/>
          <w:numId w:val="1360"/>
        </w:numPr>
        <w:spacing w:after="120"/>
        <w:contextualSpacing/>
      </w:pPr>
      <w:r>
        <w:t xml:space="preserve">Let </w:t>
      </w:r>
      <w:r w:rsidRPr="004E372D">
        <w:rPr>
          <w:i/>
        </w:rPr>
        <w:t>k</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14:paraId="0C1D9E55" w14:textId="77777777" w:rsidR="00A95C0C" w:rsidRDefault="00A95C0C" w:rsidP="00BA2DF2">
      <w:pPr>
        <w:pStyle w:val="Alg4"/>
        <w:numPr>
          <w:ilvl w:val="1"/>
          <w:numId w:val="1360"/>
        </w:numPr>
        <w:spacing w:after="120"/>
        <w:contextualSpacing/>
      </w:pPr>
      <w:r>
        <w:t>ReturnIfAbrupt(</w:t>
      </w:r>
      <w:r>
        <w:rPr>
          <w:i/>
        </w:rPr>
        <w:t>k</w:t>
      </w:r>
      <w:r>
        <w:t>).</w:t>
      </w:r>
    </w:p>
    <w:p w14:paraId="674FEBB5" w14:textId="77777777" w:rsidR="00A95C0C" w:rsidRDefault="00A95C0C" w:rsidP="00BA2DF2">
      <w:pPr>
        <w:pStyle w:val="Alg4"/>
        <w:numPr>
          <w:ilvl w:val="1"/>
          <w:numId w:val="1360"/>
        </w:numPr>
        <w:spacing w:after="120"/>
        <w:contextualSpacing/>
      </w:pPr>
      <w:r>
        <w:t xml:space="preserve">Let </w:t>
      </w:r>
      <w:r>
        <w:rPr>
          <w:i/>
        </w:rPr>
        <w:t>v</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14:paraId="00126DE0" w14:textId="77777777" w:rsidR="00A95C0C" w:rsidRDefault="00A95C0C" w:rsidP="00BA2DF2">
      <w:pPr>
        <w:pStyle w:val="Alg4"/>
        <w:numPr>
          <w:ilvl w:val="1"/>
          <w:numId w:val="1360"/>
        </w:numPr>
        <w:spacing w:after="120"/>
        <w:contextualSpacing/>
      </w:pPr>
      <w:r>
        <w:t>ReturnIfAbrupt(</w:t>
      </w:r>
      <w:r>
        <w:rPr>
          <w:i/>
        </w:rPr>
        <w:t>v</w:t>
      </w:r>
      <w:r>
        <w:t>).</w:t>
      </w:r>
    </w:p>
    <w:p w14:paraId="5E0DEC29" w14:textId="77777777" w:rsidR="00A95C0C" w:rsidRDefault="00A95C0C" w:rsidP="00BA2DF2">
      <w:pPr>
        <w:pStyle w:val="Alg4"/>
        <w:numPr>
          <w:ilvl w:val="1"/>
          <w:numId w:val="1360"/>
        </w:numPr>
        <w:spacing w:after="120"/>
        <w:contextualSpacing/>
      </w:pPr>
      <w:commentRangeStart w:id="6511"/>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commentRangeStart w:id="6512"/>
      <w:r>
        <w:rPr>
          <w:i/>
        </w:rPr>
        <w:t>argumentsList</w:t>
      </w:r>
      <w:commentRangeEnd w:id="6512"/>
      <w:r>
        <w:rPr>
          <w:rStyle w:val="af6"/>
          <w:rFonts w:ascii="Arial" w:eastAsia="MS Mincho" w:hAnsi="Arial"/>
          <w:spacing w:val="0"/>
          <w:lang w:eastAsia="ja-JP"/>
        </w:rPr>
        <w:commentReference w:id="6512"/>
      </w:r>
      <w:r>
        <w:t>.</w:t>
      </w:r>
      <w:commentRangeEnd w:id="6511"/>
      <w:r>
        <w:rPr>
          <w:rStyle w:val="af6"/>
          <w:rFonts w:ascii="Arial" w:eastAsia="MS Mincho" w:hAnsi="Arial"/>
          <w:spacing w:val="0"/>
          <w:lang w:eastAsia="ja-JP"/>
        </w:rPr>
        <w:commentReference w:id="6511"/>
      </w:r>
    </w:p>
    <w:p w14:paraId="5729CD2B" w14:textId="77777777" w:rsidR="00A95C0C" w:rsidRPr="00E77497" w:rsidRDefault="00A95C0C" w:rsidP="00BA2DF2">
      <w:pPr>
        <w:pStyle w:val="Alg4"/>
        <w:numPr>
          <w:ilvl w:val="1"/>
          <w:numId w:val="1360"/>
        </w:numPr>
        <w:spacing w:after="240"/>
        <w:contextualSpacing/>
      </w:pPr>
      <w:r>
        <w:t>ReturnIfAbrupt(</w:t>
      </w:r>
      <w:r w:rsidRPr="00926A35">
        <w:rPr>
          <w:i/>
        </w:rPr>
        <w:t>status</w:t>
      </w:r>
      <w:r>
        <w:t>).</w:t>
      </w:r>
    </w:p>
    <w:p w14:paraId="79B0BDCA" w14:textId="77777777" w:rsidR="00A95C0C" w:rsidRDefault="00A95C0C" w:rsidP="00BA2DF2">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either an </w:t>
      </w:r>
      <w:r w:rsidRPr="00586BDD">
        <w:rPr>
          <w:rFonts w:ascii="Times New Roman" w:hAnsi="Times New Roman"/>
        </w:rPr>
        <w:t>@@iterator</w:t>
      </w:r>
      <w:r>
        <w:t xml:space="preserve"> method that returns an iterator object that produces two element array-like objects whose first element is a value that will be used as an Map key and whose second element is the value to associate with that key.</w:t>
      </w:r>
    </w:p>
    <w:p w14:paraId="0C6DE00D" w14:textId="77777777" w:rsidR="00A95C0C" w:rsidRPr="00E77497" w:rsidRDefault="00A95C0C" w:rsidP="00BA2DF2">
      <w:pPr>
        <w:pStyle w:val="40"/>
      </w:pPr>
      <w:r w:rsidRPr="00E77497">
        <w:t xml:space="preserve">new </w:t>
      </w:r>
      <w:r>
        <w:t>Map</w:t>
      </w:r>
      <w:r w:rsidRPr="00E77497">
        <w:t xml:space="preserve"> (</w:t>
      </w:r>
      <w:r>
        <w:t xml:space="preserve"> ... </w:t>
      </w:r>
      <w:r w:rsidRPr="0064604A">
        <w:t>argumentsList</w:t>
      </w:r>
      <w:r>
        <w:t xml:space="preserve"> </w:t>
      </w:r>
      <w:r w:rsidRPr="00E77497">
        <w:t>)</w:t>
      </w:r>
    </w:p>
    <w:p w14:paraId="6E391B53" w14:textId="77777777" w:rsidR="00A95C0C" w:rsidRDefault="00A95C0C" w:rsidP="00BA2DF2">
      <w:r w:rsidRPr="00E77497">
        <w:t xml:space="preserve">When </w:t>
      </w:r>
      <w:r>
        <w:rPr>
          <w:rFonts w:ascii="Courier New" w:hAnsi="Courier New"/>
          <w:b/>
        </w:rPr>
        <w:t>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r>
        <w:t xml:space="preserve"> </w:t>
      </w:r>
    </w:p>
    <w:p w14:paraId="1FDA3FBB" w14:textId="77777777" w:rsidR="00A95C0C" w:rsidRDefault="00A95C0C" w:rsidP="00BA2DF2">
      <w:r>
        <w:rPr>
          <w:rFonts w:ascii="Courier New" w:hAnsi="Courier New"/>
          <w:b/>
        </w:rPr>
        <w:t>Map</w:t>
      </w:r>
      <w:r w:rsidRPr="00E77497">
        <w:t xml:space="preserve"> </w:t>
      </w:r>
      <w:r>
        <w:t xml:space="preserve">called as part of a new expression with argument list </w:t>
      </w:r>
      <w:r w:rsidRPr="00445292">
        <w:rPr>
          <w:rFonts w:ascii="Times New Roman" w:hAnsi="Times New Roman"/>
          <w:i/>
          <w:iCs/>
        </w:rPr>
        <w:t>argumentsList</w:t>
      </w:r>
      <w:r w:rsidRPr="0064604A" w:rsidDel="0064604A">
        <w:rPr>
          <w:i/>
          <w:iCs/>
        </w:rPr>
        <w:t xml:space="preserve"> </w:t>
      </w:r>
      <w:r>
        <w:t>performs the following steps:</w:t>
      </w:r>
    </w:p>
    <w:p w14:paraId="12CBB716" w14:textId="77777777" w:rsidR="00A95C0C" w:rsidRDefault="00A95C0C" w:rsidP="00BA2DF2">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2C3B8BC7" w14:textId="77777777" w:rsidR="00A95C0C" w:rsidRDefault="00A95C0C" w:rsidP="00BA2DF2">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036E2165" w14:textId="77777777" w:rsidR="00A95C0C" w:rsidRPr="00E4780A" w:rsidRDefault="00A95C0C" w:rsidP="00BA2DF2">
      <w:pPr>
        <w:numPr>
          <w:ilvl w:val="0"/>
          <w:numId w:val="13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3303D9D6" w14:textId="77777777" w:rsidR="00A95C0C" w:rsidRPr="00E77497" w:rsidRDefault="00A95C0C" w:rsidP="00BA2DF2">
      <w:r>
        <w:t>If Map is implemented as an ordinary function object, its [[Construct]] internal method will perform the above steps.</w:t>
      </w:r>
    </w:p>
    <w:p w14:paraId="35C8BEC9" w14:textId="77777777" w:rsidR="00A95C0C" w:rsidRPr="00E77497" w:rsidRDefault="00A95C0C" w:rsidP="00BA2DF2">
      <w:pPr>
        <w:pStyle w:val="30"/>
      </w:pPr>
      <w:bookmarkStart w:id="6513" w:name="_Toc366142100"/>
      <w:r w:rsidRPr="00E77497">
        <w:t xml:space="preserve">Properties of the </w:t>
      </w:r>
      <w:r>
        <w:t>Map</w:t>
      </w:r>
      <w:r w:rsidRPr="00E77497">
        <w:t xml:space="preserve"> Constructor</w:t>
      </w:r>
      <w:bookmarkEnd w:id="6513"/>
    </w:p>
    <w:p w14:paraId="714BE8E7" w14:textId="77777777" w:rsidR="00A95C0C" w:rsidRPr="00E77497" w:rsidRDefault="00A95C0C" w:rsidP="00BA2DF2">
      <w:r w:rsidRPr="00E77497">
        <w:t xml:space="preserve">The value of the [[Prototype]] internal </w:t>
      </w:r>
      <w:r>
        <w:t xml:space="preserve">data </w:t>
      </w:r>
      <w:r w:rsidRPr="00E77497">
        <w:t xml:space="preserve">property of the </w:t>
      </w:r>
      <w:r>
        <w:t>Map</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083CEC">
        <w:t>19.2.3</w:t>
      </w:r>
      <w:r w:rsidR="004B439B">
        <w:fldChar w:fldCharType="end"/>
      </w:r>
      <w:r w:rsidRPr="00E77497">
        <w:t>).</w:t>
      </w:r>
    </w:p>
    <w:p w14:paraId="0832D57D" w14:textId="77777777" w:rsidR="00A95C0C" w:rsidRPr="00E77497" w:rsidRDefault="00A95C0C" w:rsidP="00BA2DF2">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Map</w:t>
      </w:r>
      <w:r w:rsidRPr="00E77497">
        <w:t xml:space="preserve"> constructor has the following property:</w:t>
      </w:r>
    </w:p>
    <w:p w14:paraId="2134E1B9" w14:textId="77777777" w:rsidR="00A95C0C" w:rsidRPr="00E77497" w:rsidRDefault="00A95C0C" w:rsidP="00BA2DF2">
      <w:pPr>
        <w:pStyle w:val="40"/>
      </w:pPr>
      <w:r>
        <w:t>Map</w:t>
      </w:r>
      <w:r w:rsidRPr="00E77497">
        <w:t>.prototype</w:t>
      </w:r>
    </w:p>
    <w:p w14:paraId="04C42A5C" w14:textId="77777777" w:rsidR="00A95C0C" w:rsidRPr="00E77497" w:rsidRDefault="00A95C0C" w:rsidP="00BA2DF2">
      <w:r w:rsidRPr="00E77497">
        <w:t xml:space="preserve">The initial value of </w:t>
      </w:r>
      <w:r>
        <w:rPr>
          <w:rFonts w:ascii="Courier New" w:hAnsi="Courier New"/>
          <w:b/>
        </w:rPr>
        <w:t>Map</w:t>
      </w:r>
      <w:r w:rsidRPr="00E77497">
        <w:rPr>
          <w:rFonts w:ascii="Courier New" w:hAnsi="Courier New"/>
          <w:b/>
        </w:rPr>
        <w:t>.prototype</w:t>
      </w:r>
      <w:r w:rsidRPr="00E77497">
        <w:t xml:space="preserve"> is the </w:t>
      </w:r>
      <w:r>
        <w:t>Map</w:t>
      </w:r>
      <w:r w:rsidRPr="00E77497">
        <w:t xml:space="preserve"> prototype object (</w:t>
      </w:r>
      <w:r w:rsidR="004B439B">
        <w:fldChar w:fldCharType="begin"/>
      </w:r>
      <w:r w:rsidR="004B439B">
        <w:instrText xml:space="preserve"> REF _Ref366081697 \r \h </w:instrText>
      </w:r>
      <w:r w:rsidR="004B439B">
        <w:fldChar w:fldCharType="separate"/>
      </w:r>
      <w:r w:rsidR="00083CEC">
        <w:t>23.1.3</w:t>
      </w:r>
      <w:r w:rsidR="004B439B">
        <w:fldChar w:fldCharType="end"/>
      </w:r>
      <w:r w:rsidRPr="00E77497">
        <w:t>).</w:t>
      </w:r>
    </w:p>
    <w:p w14:paraId="7499CF14" w14:textId="77777777" w:rsidR="00A95C0C" w:rsidRPr="00E77497"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BAA334B" w14:textId="77777777" w:rsidR="00A95C0C" w:rsidRPr="00A67AF2" w:rsidRDefault="00A95C0C" w:rsidP="00BA2DF2">
      <w:pPr>
        <w:pStyle w:val="40"/>
      </w:pPr>
      <w:r>
        <w:t>Map[ @@create ]</w:t>
      </w:r>
      <w:r w:rsidRPr="00A67AF2">
        <w:t xml:space="preserve"> (</w:t>
      </w:r>
      <w:r>
        <w:t xml:space="preserve"> </w:t>
      </w:r>
      <w:r w:rsidRPr="00A67AF2">
        <w:t>)</w:t>
      </w:r>
    </w:p>
    <w:p w14:paraId="5B7E95FE" w14:textId="77777777" w:rsidR="00A95C0C" w:rsidRPr="00E77497" w:rsidRDefault="00A95C0C" w:rsidP="00BA2DF2">
      <w:r>
        <w:t>T</w:t>
      </w:r>
      <w:r w:rsidRPr="00675B74">
        <w:t>he</w:t>
      </w:r>
      <w:r>
        <w:t xml:space="preserve"> @@create</w:t>
      </w:r>
      <w:r w:rsidRPr="00675B74">
        <w:t xml:space="preserve"> method of</w:t>
      </w:r>
      <w:r>
        <w:t xml:space="preserve"> a Map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224D11A2" w14:textId="77777777" w:rsidR="00A95C0C" w:rsidRDefault="00A95C0C" w:rsidP="00BA2DF2">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01AA3DF6" w14:textId="77777777" w:rsidR="00A95C0C" w:rsidRPr="00E77497" w:rsidRDefault="00A95C0C" w:rsidP="00BA2DF2">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Map</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xml:space="preserve">, ( [[MapData]] </w:t>
      </w:r>
      <w:r w:rsidRPr="00463A39">
        <w:rPr>
          <w:rFonts w:ascii="Times New Roman" w:hAnsi="Times New Roman"/>
        </w:rPr>
        <w:t>, [[MapComparator]])</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14:paraId="7B17AC21" w14:textId="77777777" w:rsidR="00A95C0C" w:rsidRPr="00E77497" w:rsidRDefault="00A95C0C" w:rsidP="00BA2DF2">
      <w:pPr>
        <w:numPr>
          <w:ilvl w:val="0"/>
          <w:numId w:val="152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56335CCF" w14:textId="77777777" w:rsidR="00A95C0C"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0B7C4918" w14:textId="77777777" w:rsidR="00A95C0C" w:rsidRPr="00E77497" w:rsidRDefault="00A95C0C" w:rsidP="00BA2DF2">
      <w:pPr>
        <w:pStyle w:val="30"/>
      </w:pPr>
      <w:bookmarkStart w:id="6514" w:name="_Ref366081697"/>
      <w:bookmarkStart w:id="6515" w:name="_Toc366142101"/>
      <w:r w:rsidRPr="00E77497">
        <w:t xml:space="preserve">Properties of the </w:t>
      </w:r>
      <w:r>
        <w:t>Map</w:t>
      </w:r>
      <w:r w:rsidRPr="00E77497">
        <w:t xml:space="preserve"> Prototype Object</w:t>
      </w:r>
      <w:bookmarkEnd w:id="6514"/>
      <w:bookmarkEnd w:id="6515"/>
    </w:p>
    <w:p w14:paraId="3A0CD3AB" w14:textId="77777777" w:rsidR="00A95C0C" w:rsidRDefault="00A95C0C" w:rsidP="00BA2DF2">
      <w:r w:rsidRPr="00E77497">
        <w:t xml:space="preserve">The value of the [[Prototype]] internal </w:t>
      </w:r>
      <w:r>
        <w:t xml:space="preserve">data </w:t>
      </w:r>
      <w:r w:rsidRPr="00E77497">
        <w:t xml:space="preserve">property of the </w:t>
      </w:r>
      <w:r>
        <w:t>Map</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083CEC">
        <w:t>19.1.4</w:t>
      </w:r>
      <w:r w:rsidR="004B439B">
        <w:fldChar w:fldCharType="end"/>
      </w:r>
      <w:r w:rsidRPr="00E77497">
        <w:t>).</w:t>
      </w:r>
      <w:r>
        <w:t xml:space="preserve"> The Map prototype object is an ordinary object. It does not have a [[MapData]] or a [[MapComparator]] internal data property. </w:t>
      </w:r>
    </w:p>
    <w:p w14:paraId="19211892" w14:textId="77777777" w:rsidR="00F8032F" w:rsidRPr="00E77497" w:rsidRDefault="00F8032F" w:rsidP="00F8032F">
      <w:pPr>
        <w:pStyle w:val="40"/>
      </w:pPr>
      <w:r>
        <w:t>Map</w:t>
      </w:r>
      <w:r w:rsidRPr="00E77497">
        <w:t>.prototype.</w:t>
      </w:r>
      <w:r>
        <w:t>clear</w:t>
      </w:r>
      <w:r w:rsidRPr="00E77497">
        <w:t xml:space="preserve"> ()</w:t>
      </w:r>
    </w:p>
    <w:p w14:paraId="25B85D87" w14:textId="77777777" w:rsidR="00F8032F" w:rsidRPr="00E77497" w:rsidRDefault="00F8032F" w:rsidP="00F8032F">
      <w:r w:rsidRPr="00E77497">
        <w:t>The following steps are taken:</w:t>
      </w:r>
    </w:p>
    <w:p w14:paraId="2CE8B845" w14:textId="77777777" w:rsidR="00F8032F" w:rsidRPr="00E77497" w:rsidRDefault="00F8032F" w:rsidP="00F8032F">
      <w:pPr>
        <w:pStyle w:val="Alg4"/>
        <w:numPr>
          <w:ilvl w:val="0"/>
          <w:numId w:val="986"/>
        </w:numPr>
      </w:pPr>
      <w:r w:rsidRPr="00E77497">
        <w:t xml:space="preserve">Let </w:t>
      </w:r>
      <w:r>
        <w:rPr>
          <w:i/>
        </w:rPr>
        <w:t>M</w:t>
      </w:r>
      <w:r w:rsidRPr="00E77497">
        <w:t xml:space="preserve"> be the</w:t>
      </w:r>
      <w:r>
        <w:t xml:space="preserve"> </w:t>
      </w:r>
      <w:r w:rsidRPr="00E77497">
        <w:rPr>
          <w:b/>
        </w:rPr>
        <w:t>this</w:t>
      </w:r>
      <w:r w:rsidRPr="00E77497">
        <w:t xml:space="preserve"> value.</w:t>
      </w:r>
    </w:p>
    <w:p w14:paraId="76F1F9B1" w14:textId="77777777" w:rsidR="00F8032F" w:rsidRPr="00E77497" w:rsidRDefault="00F8032F" w:rsidP="00F8032F">
      <w:pPr>
        <w:pStyle w:val="Alg4"/>
        <w:numPr>
          <w:ilvl w:val="0"/>
          <w:numId w:val="986"/>
        </w:numPr>
      </w:pPr>
      <w:r>
        <w:t>If Type(</w:t>
      </w:r>
      <w:r>
        <w:rPr>
          <w:i/>
          <w:iCs/>
        </w:rPr>
        <w:t>M)</w:t>
      </w:r>
      <w:r>
        <w:t xml:space="preserve"> is not Object, then throw a </w:t>
      </w:r>
      <w:r w:rsidRPr="003F3BD9">
        <w:rPr>
          <w:b/>
        </w:rPr>
        <w:t>TypeError</w:t>
      </w:r>
      <w:r>
        <w:t xml:space="preserve"> exception.</w:t>
      </w:r>
    </w:p>
    <w:p w14:paraId="3C04F835" w14:textId="77777777" w:rsidR="00F8032F" w:rsidRDefault="00F8032F" w:rsidP="00F8032F">
      <w:pPr>
        <w:pStyle w:val="Alg4"/>
        <w:numPr>
          <w:ilvl w:val="0"/>
          <w:numId w:val="986"/>
        </w:numPr>
      </w:pPr>
      <w:r>
        <w:t xml:space="preserve">If </w:t>
      </w:r>
      <w:r w:rsidRPr="00B5244C">
        <w:rPr>
          <w:i/>
        </w:rPr>
        <w:t>M</w:t>
      </w:r>
      <w:r>
        <w:t xml:space="preserve"> does not have a [[MapData]] internal data property throw a </w:t>
      </w:r>
      <w:r w:rsidRPr="00B5244C">
        <w:rPr>
          <w:b/>
        </w:rPr>
        <w:t>TypeError</w:t>
      </w:r>
      <w:r>
        <w:t xml:space="preserve"> exception.</w:t>
      </w:r>
    </w:p>
    <w:p w14:paraId="25B2DB4D" w14:textId="77777777" w:rsidR="00F8032F" w:rsidRPr="00E77497" w:rsidRDefault="00F8032F" w:rsidP="00F8032F">
      <w:pPr>
        <w:pStyle w:val="Alg4"/>
        <w:numPr>
          <w:ilvl w:val="0"/>
          <w:numId w:val="98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5993EED7" w14:textId="77777777" w:rsidR="00F8032F" w:rsidRPr="00E77497" w:rsidRDefault="00F8032F" w:rsidP="00F8032F">
      <w:pPr>
        <w:pStyle w:val="Alg4"/>
        <w:numPr>
          <w:ilvl w:val="0"/>
          <w:numId w:val="986"/>
        </w:numPr>
      </w:pPr>
      <w:r>
        <w:t xml:space="preserve">Let </w:t>
      </w:r>
      <w:r w:rsidRPr="00B5244C">
        <w:rPr>
          <w:i/>
        </w:rPr>
        <w:t>entries</w:t>
      </w:r>
      <w:r>
        <w:t xml:space="preserve"> be the List that is the value of </w:t>
      </w:r>
      <w:r w:rsidRPr="00B5244C">
        <w:rPr>
          <w:i/>
        </w:rPr>
        <w:t>M</w:t>
      </w:r>
      <w:r>
        <w:t>’s [[MapData]] internal data property.</w:t>
      </w:r>
    </w:p>
    <w:p w14:paraId="1B3E8E17" w14:textId="77777777" w:rsidR="00F8032F" w:rsidRDefault="00F8032F" w:rsidP="00F8032F">
      <w:pPr>
        <w:pStyle w:val="Alg4"/>
        <w:numPr>
          <w:ilvl w:val="0"/>
          <w:numId w:val="986"/>
        </w:numPr>
      </w:pPr>
      <w:r>
        <w:t xml:space="preserve">Repeat for each Record {[[key]], [[value]]} </w:t>
      </w:r>
      <w:r w:rsidRPr="008E3DC8">
        <w:rPr>
          <w:i/>
        </w:rPr>
        <w:t>p</w:t>
      </w:r>
      <w:r>
        <w:t xml:space="preserve"> that is an element of </w:t>
      </w:r>
      <w:r w:rsidRPr="00B5244C">
        <w:rPr>
          <w:i/>
        </w:rPr>
        <w:t>entries</w:t>
      </w:r>
      <w:r>
        <w:rPr>
          <w:i/>
        </w:rPr>
        <w:t>,</w:t>
      </w:r>
    </w:p>
    <w:p w14:paraId="49DDD5FB" w14:textId="77777777" w:rsidR="00F8032F" w:rsidRDefault="00F8032F" w:rsidP="00F8032F">
      <w:pPr>
        <w:pStyle w:val="Alg4"/>
        <w:numPr>
          <w:ilvl w:val="1"/>
          <w:numId w:val="986"/>
        </w:numPr>
      </w:pPr>
      <w:r>
        <w:t xml:space="preserve">Set </w:t>
      </w:r>
      <w:r w:rsidRPr="0012412C">
        <w:rPr>
          <w:i/>
        </w:rPr>
        <w:t>p</w:t>
      </w:r>
      <w:r>
        <w:t xml:space="preserve">.[[key]] to </w:t>
      </w:r>
      <w:r w:rsidRPr="0012412C">
        <w:rPr>
          <w:rFonts w:ascii="Arial" w:hAnsi="Arial" w:cs="Arial"/>
        </w:rPr>
        <w:t>empty</w:t>
      </w:r>
      <w:r>
        <w:rPr>
          <w:i/>
        </w:rPr>
        <w:t>.</w:t>
      </w:r>
    </w:p>
    <w:p w14:paraId="5E66DEEA" w14:textId="77777777" w:rsidR="00F8032F" w:rsidRDefault="00F8032F" w:rsidP="00F8032F">
      <w:pPr>
        <w:pStyle w:val="Alg4"/>
        <w:numPr>
          <w:ilvl w:val="1"/>
          <w:numId w:val="986"/>
        </w:numPr>
      </w:pPr>
      <w:r>
        <w:t xml:space="preserve">Set </w:t>
      </w:r>
      <w:r w:rsidRPr="0012412C">
        <w:rPr>
          <w:i/>
        </w:rPr>
        <w:t>p</w:t>
      </w:r>
      <w:r>
        <w:t xml:space="preserve">.[[value]] to </w:t>
      </w:r>
      <w:r w:rsidRPr="00B5244C">
        <w:rPr>
          <w:rFonts w:ascii="Arial" w:hAnsi="Arial" w:cs="Arial"/>
        </w:rPr>
        <w:t>empty</w:t>
      </w:r>
      <w:r>
        <w:rPr>
          <w:i/>
        </w:rPr>
        <w:t>.</w:t>
      </w:r>
    </w:p>
    <w:p w14:paraId="2B82A3F5" w14:textId="77777777" w:rsidR="00F8032F" w:rsidRPr="00E77497" w:rsidRDefault="00F8032F" w:rsidP="00F8032F">
      <w:pPr>
        <w:pStyle w:val="Alg4"/>
        <w:numPr>
          <w:ilvl w:val="0"/>
          <w:numId w:val="986"/>
        </w:numPr>
        <w:spacing w:after="220"/>
      </w:pPr>
      <w:r>
        <w:t xml:space="preserve">Return </w:t>
      </w:r>
      <w:r>
        <w:rPr>
          <w:b/>
        </w:rPr>
        <w:t>undefined</w:t>
      </w:r>
      <w:r>
        <w:t>.</w:t>
      </w:r>
    </w:p>
    <w:p w14:paraId="4DD8A586" w14:textId="77777777" w:rsidR="00A95C0C" w:rsidRPr="00E77497" w:rsidRDefault="00A95C0C" w:rsidP="00BA2DF2">
      <w:pPr>
        <w:pStyle w:val="40"/>
      </w:pPr>
      <w:r>
        <w:t>Map</w:t>
      </w:r>
      <w:r w:rsidRPr="00E77497">
        <w:t>.prototype.constructor</w:t>
      </w:r>
    </w:p>
    <w:p w14:paraId="0B52F660" w14:textId="77777777" w:rsidR="00A95C0C" w:rsidRPr="00E77497" w:rsidRDefault="00A95C0C" w:rsidP="00BA2DF2">
      <w:r w:rsidRPr="00E77497">
        <w:t xml:space="preserve">The initial value of </w:t>
      </w:r>
      <w:r>
        <w:rPr>
          <w:rFonts w:ascii="Courier New" w:hAnsi="Courier New"/>
          <w:b/>
        </w:rPr>
        <w:t>Map</w:t>
      </w:r>
      <w:r w:rsidRPr="00E77497">
        <w:rPr>
          <w:rFonts w:ascii="Courier New" w:hAnsi="Courier New"/>
          <w:b/>
        </w:rPr>
        <w:t>.prototype.constructor</w:t>
      </w:r>
      <w:r w:rsidRPr="00E77497">
        <w:t xml:space="preserve"> is the built-in </w:t>
      </w:r>
      <w:r>
        <w:rPr>
          <w:rFonts w:ascii="Courier New" w:hAnsi="Courier New"/>
          <w:b/>
        </w:rPr>
        <w:t>Map</w:t>
      </w:r>
      <w:r w:rsidRPr="00E77497">
        <w:t xml:space="preserve"> constructor.</w:t>
      </w:r>
    </w:p>
    <w:p w14:paraId="08C27B8C" w14:textId="77777777" w:rsidR="00A95C0C" w:rsidRPr="00E77497" w:rsidRDefault="00A95C0C" w:rsidP="00BA2DF2">
      <w:pPr>
        <w:pStyle w:val="40"/>
      </w:pPr>
      <w:r>
        <w:t>Map</w:t>
      </w:r>
      <w:r w:rsidRPr="00E77497">
        <w:t>.prototype.</w:t>
      </w:r>
      <w:r>
        <w:t>delete</w:t>
      </w:r>
      <w:r w:rsidRPr="00E77497">
        <w:t xml:space="preserve"> ( </w:t>
      </w:r>
      <w:r>
        <w:t xml:space="preserve">key </w:t>
      </w:r>
      <w:r w:rsidRPr="00E77497">
        <w:t>)</w:t>
      </w:r>
    </w:p>
    <w:p w14:paraId="280A65F4" w14:textId="77777777" w:rsidR="00A95C0C" w:rsidRPr="00E77497" w:rsidRDefault="00A95C0C" w:rsidP="00BA2DF2">
      <w:r w:rsidRPr="00E77497">
        <w:t>The following steps are taken:</w:t>
      </w:r>
    </w:p>
    <w:p w14:paraId="31F60F0B" w14:textId="77777777" w:rsidR="00A95C0C" w:rsidRPr="00E77497" w:rsidRDefault="00A95C0C" w:rsidP="00BA2DF2">
      <w:pPr>
        <w:pStyle w:val="Alg4"/>
        <w:numPr>
          <w:ilvl w:val="0"/>
          <w:numId w:val="1106"/>
        </w:numPr>
      </w:pPr>
      <w:r w:rsidRPr="00E77497">
        <w:t xml:space="preserve">Let </w:t>
      </w:r>
      <w:r>
        <w:rPr>
          <w:i/>
        </w:rPr>
        <w:t>M</w:t>
      </w:r>
      <w:r w:rsidRPr="00E77497">
        <w:t xml:space="preserve"> be the</w:t>
      </w:r>
      <w:r>
        <w:t xml:space="preserve"> </w:t>
      </w:r>
      <w:r w:rsidRPr="00E77497">
        <w:rPr>
          <w:b/>
        </w:rPr>
        <w:t>this</w:t>
      </w:r>
      <w:r w:rsidRPr="00E77497">
        <w:t xml:space="preserve"> value.</w:t>
      </w:r>
    </w:p>
    <w:p w14:paraId="47ABE4D3" w14:textId="77777777" w:rsidR="00A95C0C" w:rsidRPr="00E77497" w:rsidRDefault="00A95C0C" w:rsidP="00BA2DF2">
      <w:pPr>
        <w:pStyle w:val="Alg4"/>
        <w:numPr>
          <w:ilvl w:val="0"/>
          <w:numId w:val="1106"/>
        </w:numPr>
      </w:pPr>
      <w:r>
        <w:t>If Type(</w:t>
      </w:r>
      <w:r>
        <w:rPr>
          <w:i/>
          <w:iCs/>
        </w:rPr>
        <w:t>M)</w:t>
      </w:r>
      <w:r>
        <w:t xml:space="preserve"> is not Object, then throw a </w:t>
      </w:r>
      <w:r w:rsidRPr="003F3BD9">
        <w:rPr>
          <w:b/>
        </w:rPr>
        <w:t>TypeError</w:t>
      </w:r>
      <w:r>
        <w:t xml:space="preserve"> exception.</w:t>
      </w:r>
    </w:p>
    <w:p w14:paraId="2876459A" w14:textId="77777777" w:rsidR="00A95C0C" w:rsidRDefault="00A95C0C" w:rsidP="00BA2DF2">
      <w:pPr>
        <w:pStyle w:val="Alg4"/>
        <w:numPr>
          <w:ilvl w:val="0"/>
          <w:numId w:val="1106"/>
        </w:numPr>
      </w:pPr>
      <w:r>
        <w:t xml:space="preserve">If </w:t>
      </w:r>
      <w:r w:rsidRPr="00B5244C">
        <w:rPr>
          <w:i/>
        </w:rPr>
        <w:t>M</w:t>
      </w:r>
      <w:r>
        <w:t xml:space="preserve"> does not have a [[MapData]] internal data property throw a </w:t>
      </w:r>
      <w:r w:rsidRPr="00B5244C">
        <w:rPr>
          <w:b/>
        </w:rPr>
        <w:t>TypeError</w:t>
      </w:r>
      <w:r>
        <w:t xml:space="preserve"> exception.</w:t>
      </w:r>
    </w:p>
    <w:p w14:paraId="5C58DB58" w14:textId="77777777" w:rsidR="00A95C0C" w:rsidRPr="00E77497" w:rsidRDefault="00A95C0C" w:rsidP="00BA2DF2">
      <w:pPr>
        <w:pStyle w:val="Alg4"/>
        <w:numPr>
          <w:ilvl w:val="0"/>
          <w:numId w:val="110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57E393DD" w14:textId="77777777" w:rsidR="00A95C0C" w:rsidRPr="0067698A" w:rsidRDefault="00A95C0C" w:rsidP="00BA2DF2">
      <w:pPr>
        <w:pStyle w:val="Alg4"/>
        <w:numPr>
          <w:ilvl w:val="0"/>
          <w:numId w:val="1106"/>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14:paraId="50AC5768" w14:textId="77777777" w:rsidR="00A95C0C" w:rsidRDefault="00A95C0C" w:rsidP="00BA2DF2">
      <w:pPr>
        <w:pStyle w:val="Alg4"/>
        <w:numPr>
          <w:ilvl w:val="0"/>
          <w:numId w:val="1106"/>
        </w:numPr>
      </w:pPr>
      <w:r>
        <w:t xml:space="preserve">Else, let </w:t>
      </w:r>
      <w:r>
        <w:rPr>
          <w:i/>
          <w:iCs/>
        </w:rPr>
        <w:t>same</w:t>
      </w:r>
      <w:r>
        <w:t xml:space="preserve"> be the abstract operation SameValue.</w:t>
      </w:r>
    </w:p>
    <w:p w14:paraId="7EA20D9D" w14:textId="77777777" w:rsidR="00A95C0C" w:rsidRPr="00E77497" w:rsidRDefault="00A95C0C" w:rsidP="00BA2DF2">
      <w:pPr>
        <w:pStyle w:val="Alg4"/>
        <w:numPr>
          <w:ilvl w:val="0"/>
          <w:numId w:val="1106"/>
        </w:numPr>
      </w:pPr>
      <w:r>
        <w:t xml:space="preserve">Let </w:t>
      </w:r>
      <w:r w:rsidRPr="00B5244C">
        <w:rPr>
          <w:i/>
        </w:rPr>
        <w:t>entries</w:t>
      </w:r>
      <w:r>
        <w:t xml:space="preserve"> be the List that is the value of </w:t>
      </w:r>
      <w:r w:rsidRPr="00B5244C">
        <w:rPr>
          <w:i/>
        </w:rPr>
        <w:t>M</w:t>
      </w:r>
      <w:r>
        <w:t>’s [[MapData]] internal data property.</w:t>
      </w:r>
    </w:p>
    <w:p w14:paraId="29F14243" w14:textId="77777777" w:rsidR="00A95C0C" w:rsidRDefault="00A95C0C" w:rsidP="00BA2DF2">
      <w:pPr>
        <w:pStyle w:val="Alg4"/>
        <w:numPr>
          <w:ilvl w:val="0"/>
          <w:numId w:val="1106"/>
        </w:numPr>
      </w:pPr>
      <w:r>
        <w:t xml:space="preserve">Repeat for each Record {[[key]], [[value]]} </w:t>
      </w:r>
      <w:r w:rsidRPr="008E3DC8">
        <w:rPr>
          <w:i/>
        </w:rPr>
        <w:t>p</w:t>
      </w:r>
      <w:r>
        <w:t xml:space="preserve"> that is an element of </w:t>
      </w:r>
      <w:r w:rsidRPr="00B5244C">
        <w:rPr>
          <w:i/>
        </w:rPr>
        <w:t>entries</w:t>
      </w:r>
      <w:r>
        <w:rPr>
          <w:i/>
        </w:rPr>
        <w:t>,</w:t>
      </w:r>
    </w:p>
    <w:p w14:paraId="2787D27E" w14:textId="77777777" w:rsidR="00A95C0C" w:rsidRDefault="00A95C0C" w:rsidP="00BA2DF2">
      <w:pPr>
        <w:pStyle w:val="Alg4"/>
        <w:numPr>
          <w:ilvl w:val="1"/>
          <w:numId w:val="1106"/>
        </w:numPr>
      </w:pPr>
      <w:r>
        <w:t xml:space="preserve">If </w:t>
      </w:r>
      <w:r w:rsidRPr="0067698A">
        <w:rPr>
          <w:i/>
          <w:iCs/>
        </w:rPr>
        <w:t>same</w:t>
      </w:r>
      <w:r>
        <w:t>(</w:t>
      </w:r>
      <w:r w:rsidRPr="00B5244C">
        <w:rPr>
          <w:i/>
        </w:rPr>
        <w:t>p</w:t>
      </w:r>
      <w:r>
        <w:t xml:space="preserve">.[[key]], </w:t>
      </w:r>
      <w:r w:rsidRPr="00B5244C">
        <w:rPr>
          <w:i/>
        </w:rPr>
        <w:t>key</w:t>
      </w:r>
      <w:r>
        <w:t>), then</w:t>
      </w:r>
    </w:p>
    <w:p w14:paraId="20A2F08F" w14:textId="77777777" w:rsidR="00A95C0C" w:rsidRDefault="00A95C0C" w:rsidP="00BA2DF2">
      <w:pPr>
        <w:pStyle w:val="Alg4"/>
        <w:numPr>
          <w:ilvl w:val="2"/>
          <w:numId w:val="1106"/>
        </w:numPr>
      </w:pPr>
      <w:r>
        <w:t xml:space="preserve">Set </w:t>
      </w:r>
      <w:r w:rsidRPr="0012412C">
        <w:rPr>
          <w:i/>
        </w:rPr>
        <w:t>p</w:t>
      </w:r>
      <w:r>
        <w:t xml:space="preserve">.[[key]] to </w:t>
      </w:r>
      <w:r w:rsidRPr="0012412C">
        <w:rPr>
          <w:rFonts w:ascii="Arial" w:hAnsi="Arial" w:cs="Arial"/>
        </w:rPr>
        <w:t>empty</w:t>
      </w:r>
      <w:r>
        <w:rPr>
          <w:i/>
        </w:rPr>
        <w:t>.</w:t>
      </w:r>
    </w:p>
    <w:p w14:paraId="25F36E0D" w14:textId="77777777" w:rsidR="00A95C0C" w:rsidRDefault="00A95C0C" w:rsidP="00BA2DF2">
      <w:pPr>
        <w:pStyle w:val="Alg4"/>
        <w:numPr>
          <w:ilvl w:val="2"/>
          <w:numId w:val="1106"/>
        </w:numPr>
      </w:pPr>
      <w:r>
        <w:t xml:space="preserve">Set </w:t>
      </w:r>
      <w:r w:rsidRPr="0012412C">
        <w:rPr>
          <w:i/>
        </w:rPr>
        <w:t>p</w:t>
      </w:r>
      <w:r>
        <w:t xml:space="preserve">.[[value]] to </w:t>
      </w:r>
      <w:r w:rsidRPr="00B5244C">
        <w:rPr>
          <w:rFonts w:ascii="Arial" w:hAnsi="Arial" w:cs="Arial"/>
        </w:rPr>
        <w:t>empty</w:t>
      </w:r>
      <w:r>
        <w:rPr>
          <w:i/>
        </w:rPr>
        <w:t>.</w:t>
      </w:r>
    </w:p>
    <w:p w14:paraId="06D1A2DF" w14:textId="77777777" w:rsidR="00A95C0C" w:rsidRDefault="00A95C0C" w:rsidP="00BA2DF2">
      <w:pPr>
        <w:pStyle w:val="Alg4"/>
        <w:numPr>
          <w:ilvl w:val="2"/>
          <w:numId w:val="1106"/>
        </w:numPr>
        <w:spacing w:after="220"/>
        <w:contextualSpacing/>
      </w:pPr>
      <w:r>
        <w:t xml:space="preserve">Return </w:t>
      </w:r>
      <w:r>
        <w:rPr>
          <w:b/>
        </w:rPr>
        <w:t>true</w:t>
      </w:r>
      <w:r>
        <w:t>.</w:t>
      </w:r>
    </w:p>
    <w:p w14:paraId="3361F6B1" w14:textId="77777777" w:rsidR="00A95C0C" w:rsidRPr="00E77497" w:rsidRDefault="00A95C0C" w:rsidP="00BA2DF2">
      <w:pPr>
        <w:pStyle w:val="Alg4"/>
        <w:numPr>
          <w:ilvl w:val="0"/>
          <w:numId w:val="1106"/>
        </w:numPr>
        <w:spacing w:after="220"/>
      </w:pPr>
      <w:r>
        <w:t xml:space="preserve">Return </w:t>
      </w:r>
      <w:r>
        <w:rPr>
          <w:b/>
        </w:rPr>
        <w:t>false</w:t>
      </w:r>
      <w:r>
        <w:t>.</w:t>
      </w:r>
    </w:p>
    <w:p w14:paraId="5041A82F" w14:textId="77777777" w:rsidR="00A95C0C" w:rsidRDefault="00A95C0C" w:rsidP="00BA2DF2">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01DE02A6" w14:textId="77777777" w:rsidR="00F8032F" w:rsidRPr="00E77497" w:rsidRDefault="00F8032F" w:rsidP="00F8032F">
      <w:pPr>
        <w:pStyle w:val="40"/>
      </w:pPr>
      <w:commentRangeStart w:id="6516"/>
      <w:r>
        <w:t>Map</w:t>
      </w:r>
      <w:r w:rsidRPr="00E77497">
        <w:t>.prototype.</w:t>
      </w:r>
      <w:r>
        <w:t>entries</w:t>
      </w:r>
      <w:r w:rsidRPr="00E77497">
        <w:t xml:space="preserve"> (</w:t>
      </w:r>
      <w:r>
        <w:t xml:space="preserve"> </w:t>
      </w:r>
      <w:r w:rsidRPr="00E77497">
        <w:t>)</w:t>
      </w:r>
      <w:commentRangeEnd w:id="6516"/>
      <w:r>
        <w:rPr>
          <w:rStyle w:val="af6"/>
          <w:b w:val="0"/>
        </w:rPr>
        <w:commentReference w:id="6516"/>
      </w:r>
    </w:p>
    <w:p w14:paraId="3D18392D" w14:textId="77777777" w:rsidR="00F8032F" w:rsidRPr="00E77497" w:rsidRDefault="00F8032F" w:rsidP="00F8032F">
      <w:r w:rsidRPr="00E77497">
        <w:t>The following steps are taken:</w:t>
      </w:r>
    </w:p>
    <w:p w14:paraId="655646E5" w14:textId="77777777" w:rsidR="00F8032F" w:rsidRPr="00E77497" w:rsidRDefault="00F8032F" w:rsidP="00F8032F">
      <w:pPr>
        <w:pStyle w:val="Alg4"/>
        <w:numPr>
          <w:ilvl w:val="0"/>
          <w:numId w:val="1107"/>
        </w:numPr>
      </w:pPr>
      <w:r w:rsidRPr="00E77497">
        <w:t xml:space="preserve">Let </w:t>
      </w:r>
      <w:r>
        <w:rPr>
          <w:i/>
        </w:rPr>
        <w:t>M</w:t>
      </w:r>
      <w:r w:rsidRPr="00E77497">
        <w:t xml:space="preserve"> be the</w:t>
      </w:r>
      <w:r>
        <w:t xml:space="preserve"> </w:t>
      </w:r>
      <w:r w:rsidRPr="00E77497">
        <w:rPr>
          <w:b/>
        </w:rPr>
        <w:t>this</w:t>
      </w:r>
      <w:r w:rsidRPr="00E77497">
        <w:t xml:space="preserve"> value.</w:t>
      </w:r>
    </w:p>
    <w:p w14:paraId="39EA9DFA" w14:textId="77777777" w:rsidR="00F8032F" w:rsidRPr="00E77497" w:rsidRDefault="00F8032F" w:rsidP="00F8032F">
      <w:pPr>
        <w:pStyle w:val="Alg4"/>
        <w:numPr>
          <w:ilvl w:val="0"/>
          <w:numId w:val="1107"/>
        </w:numPr>
      </w:pPr>
      <w:r>
        <w:t>If Type(</w:t>
      </w:r>
      <w:r>
        <w:rPr>
          <w:i/>
          <w:iCs/>
        </w:rPr>
        <w:t>M)</w:t>
      </w:r>
      <w:r>
        <w:t xml:space="preserve"> is not Object, then throw a </w:t>
      </w:r>
      <w:r w:rsidRPr="003F3BD9">
        <w:rPr>
          <w:b/>
        </w:rPr>
        <w:t>TypeError</w:t>
      </w:r>
      <w:r>
        <w:t xml:space="preserve"> exception.</w:t>
      </w:r>
    </w:p>
    <w:p w14:paraId="78BB510A" w14:textId="77777777" w:rsidR="00F8032F" w:rsidRDefault="00F8032F" w:rsidP="00F8032F">
      <w:pPr>
        <w:pStyle w:val="Alg4"/>
        <w:numPr>
          <w:ilvl w:val="0"/>
          <w:numId w:val="1107"/>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key+value</w:t>
      </w:r>
      <w:r w:rsidRPr="00E77497">
        <w:rPr>
          <w:b/>
        </w:rPr>
        <w:t>"</w:t>
      </w:r>
      <w:r>
        <w:t>.</w:t>
      </w:r>
    </w:p>
    <w:p w14:paraId="4520E8F0" w14:textId="77777777" w:rsidR="00A95C0C" w:rsidRPr="00E77497" w:rsidRDefault="00A95C0C" w:rsidP="00BA2DF2">
      <w:pPr>
        <w:pStyle w:val="40"/>
      </w:pPr>
      <w:r>
        <w:t>Map</w:t>
      </w:r>
      <w:r w:rsidRPr="00E77497">
        <w:t xml:space="preserve">.prototype.forEach ( callbackfn </w:t>
      </w:r>
      <w:r>
        <w:t xml:space="preserve"> , thisArg = undefined</w:t>
      </w:r>
      <w:r w:rsidRPr="00E77497">
        <w:t xml:space="preserve"> )</w:t>
      </w:r>
    </w:p>
    <w:p w14:paraId="1A952637" w14:textId="77777777" w:rsidR="00A95C0C" w:rsidRPr="00E77497" w:rsidRDefault="00A95C0C" w:rsidP="00BA2DF2">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key/value pair</w:t>
      </w:r>
      <w:r w:rsidRPr="00E77497">
        <w:t xml:space="preserve"> present in the </w:t>
      </w:r>
      <w:r>
        <w:t>map object</w:t>
      </w:r>
      <w:r w:rsidRPr="00E77497">
        <w:t xml:space="preserve">, in </w:t>
      </w:r>
      <w:r>
        <w:t>key insertion</w:t>
      </w:r>
      <w:r w:rsidRPr="00E77497">
        <w:t xml:space="preserve"> order. </w:t>
      </w:r>
      <w:r w:rsidRPr="00E77497">
        <w:rPr>
          <w:rFonts w:ascii="Times New Roman" w:hAnsi="Times New Roman"/>
          <w:i/>
        </w:rPr>
        <w:t>callbackfn</w:t>
      </w:r>
      <w:r w:rsidRPr="00E77497">
        <w:t xml:space="preserve"> is called only for </w:t>
      </w:r>
      <w:r>
        <w:t>keys</w:t>
      </w:r>
      <w:r w:rsidRPr="00E77497">
        <w:t xml:space="preserve"> of the </w:t>
      </w:r>
      <w:r>
        <w:t>map</w:t>
      </w:r>
      <w:r w:rsidRPr="00E77497">
        <w:t xml:space="preserve"> which actually exist; it is not called for </w:t>
      </w:r>
      <w:r>
        <w:t xml:space="preserve">keys that have been </w:t>
      </w:r>
      <w:r w:rsidRPr="00E77497">
        <w:t xml:space="preserve"> </w:t>
      </w:r>
      <w:r>
        <w:t>deleted from</w:t>
      </w:r>
      <w:r w:rsidRPr="00E77497">
        <w:t xml:space="preserve"> the </w:t>
      </w:r>
      <w:r>
        <w:t>map</w:t>
      </w:r>
      <w:r w:rsidRPr="00E77497">
        <w:t>.</w:t>
      </w:r>
    </w:p>
    <w:p w14:paraId="66E7DC74" w14:textId="77777777" w:rsidR="00A95C0C" w:rsidRPr="00E77497" w:rsidRDefault="00A95C0C" w:rsidP="00BA2DF2">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68012B20" w14:textId="77777777" w:rsidR="00A95C0C" w:rsidRPr="00E77497" w:rsidRDefault="00A95C0C" w:rsidP="00BA2DF2">
      <w:pPr>
        <w:pStyle w:val="Note"/>
      </w:pPr>
      <w:r>
        <w:t>NOTE</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14:paraId="0FE0546D" w14:textId="77777777" w:rsidR="00A95C0C" w:rsidRPr="00E77497" w:rsidRDefault="00A95C0C" w:rsidP="00BA2DF2">
      <w:r w:rsidRPr="00E77497">
        <w:rPr>
          <w:rFonts w:ascii="Times New Roman" w:hAnsi="Times New Roman"/>
          <w:i/>
        </w:rPr>
        <w:t>callbackfn</w:t>
      </w:r>
      <w:r w:rsidRPr="00E77497">
        <w:t xml:space="preserve"> is called with three arguments: the value of the </w:t>
      </w:r>
      <w:r>
        <w:t>item</w:t>
      </w:r>
      <w:r w:rsidRPr="00E77497">
        <w:t xml:space="preserve">, the </w:t>
      </w:r>
      <w:r>
        <w:t>key</w:t>
      </w:r>
      <w:r w:rsidRPr="00E77497">
        <w:t xml:space="preserve"> of the </w:t>
      </w:r>
      <w:r>
        <w:t>item</w:t>
      </w:r>
      <w:r w:rsidRPr="00E77497">
        <w:t xml:space="preserve">, and the </w:t>
      </w:r>
      <w:r>
        <w:t xml:space="preserve">Map </w:t>
      </w:r>
      <w:r w:rsidRPr="00E77497">
        <w:t xml:space="preserve">object being traversed. </w:t>
      </w:r>
    </w:p>
    <w:p w14:paraId="2C139F5C" w14:textId="77777777" w:rsidR="00A95C0C" w:rsidRPr="00E77497" w:rsidRDefault="00A95C0C" w:rsidP="00BA2DF2">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07D54406" w14:textId="77777777" w:rsidR="00A95C0C" w:rsidRPr="00E77497" w:rsidRDefault="00A95C0C" w:rsidP="00BA2DF2">
      <w:pPr>
        <w:pStyle w:val="Note"/>
      </w:pPr>
      <w:r>
        <w:t>NOTE</w:t>
      </w:r>
      <w:r>
        <w:tab/>
        <w:t>Each key is visited only once with the value that is current at the time of the visit. If the value associated with a key is modified after it has been visited, it is not re-visited.</w:t>
      </w:r>
      <w:r w:rsidRPr="00E77497">
        <w:t xml:space="preserve"> </w:t>
      </w:r>
      <w:r>
        <w:t>Keys</w:t>
      </w:r>
      <w:r w:rsidRPr="00E77497">
        <w:t xml:space="preserve"> that are deleted after the call to </w:t>
      </w:r>
      <w:r w:rsidRPr="00E77497">
        <w:rPr>
          <w:rFonts w:ascii="Courier New" w:hAnsi="Courier New" w:cs="Courier New"/>
          <w:b/>
        </w:rPr>
        <w:t>forEach</w:t>
      </w:r>
      <w:r w:rsidRPr="00E77497">
        <w:t xml:space="preserve"> begins and before being visited are not visited.</w:t>
      </w:r>
      <w:r>
        <w:t xml:space="preserve"> New keys added, after the call to </w:t>
      </w:r>
      <w:r w:rsidRPr="00E77497">
        <w:rPr>
          <w:rFonts w:ascii="Courier New" w:hAnsi="Courier New" w:cs="Courier New"/>
          <w:b/>
        </w:rPr>
        <w:t>forEach</w:t>
      </w:r>
      <w:r w:rsidRPr="00E77497">
        <w:t xml:space="preserve"> </w:t>
      </w:r>
      <w:r>
        <w:t xml:space="preserve">begins are visited. </w:t>
      </w:r>
    </w:p>
    <w:p w14:paraId="1B9F451E" w14:textId="77777777" w:rsidR="00A95C0C" w:rsidRPr="00E77497" w:rsidRDefault="00A95C0C" w:rsidP="00BA2DF2">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482B4672" w14:textId="77777777" w:rsidR="00A95C0C" w:rsidRPr="00E77497" w:rsidRDefault="00A95C0C" w:rsidP="00BA2DF2">
      <w:pPr>
        <w:pStyle w:val="Alg4"/>
        <w:numPr>
          <w:ilvl w:val="0"/>
          <w:numId w:val="999"/>
        </w:numPr>
      </w:pPr>
      <w:r w:rsidRPr="00E77497">
        <w:t xml:space="preserve">Let </w:t>
      </w:r>
      <w:r>
        <w:rPr>
          <w:i/>
        </w:rPr>
        <w:t>M</w:t>
      </w:r>
      <w:r w:rsidRPr="00E77497">
        <w:t xml:space="preserve"> be the</w:t>
      </w:r>
      <w:r>
        <w:t xml:space="preserve"> </w:t>
      </w:r>
      <w:r w:rsidRPr="00E77497">
        <w:rPr>
          <w:b/>
        </w:rPr>
        <w:t>this</w:t>
      </w:r>
      <w:r w:rsidRPr="00E77497">
        <w:t xml:space="preserve"> value.</w:t>
      </w:r>
    </w:p>
    <w:p w14:paraId="3F3A663F" w14:textId="77777777" w:rsidR="00A95C0C" w:rsidRPr="00E77497" w:rsidRDefault="00A95C0C" w:rsidP="00BA2DF2">
      <w:pPr>
        <w:pStyle w:val="Alg4"/>
        <w:numPr>
          <w:ilvl w:val="0"/>
          <w:numId w:val="999"/>
        </w:numPr>
      </w:pPr>
      <w:r>
        <w:t>If Type(</w:t>
      </w:r>
      <w:r>
        <w:rPr>
          <w:i/>
          <w:iCs/>
        </w:rPr>
        <w:t>M)</w:t>
      </w:r>
      <w:r>
        <w:t xml:space="preserve"> is not Object, then throw a </w:t>
      </w:r>
      <w:r w:rsidRPr="003F3BD9">
        <w:rPr>
          <w:b/>
        </w:rPr>
        <w:t>TypeError</w:t>
      </w:r>
      <w:r>
        <w:t xml:space="preserve"> exception.</w:t>
      </w:r>
    </w:p>
    <w:p w14:paraId="3E7148C4" w14:textId="77777777" w:rsidR="00A95C0C" w:rsidRDefault="00A95C0C" w:rsidP="00BA2DF2">
      <w:pPr>
        <w:pStyle w:val="Alg4"/>
        <w:numPr>
          <w:ilvl w:val="0"/>
          <w:numId w:val="999"/>
        </w:numPr>
      </w:pPr>
      <w:r>
        <w:t xml:space="preserve">If </w:t>
      </w:r>
      <w:r w:rsidRPr="00B5244C">
        <w:rPr>
          <w:i/>
        </w:rPr>
        <w:t>M</w:t>
      </w:r>
      <w:r>
        <w:t xml:space="preserve"> does not have a [[MapData]] internal data property throw a </w:t>
      </w:r>
      <w:r w:rsidRPr="00B5244C">
        <w:rPr>
          <w:b/>
        </w:rPr>
        <w:t>TypeError</w:t>
      </w:r>
      <w:r>
        <w:t xml:space="preserve"> exception.</w:t>
      </w:r>
    </w:p>
    <w:p w14:paraId="1B0164CB" w14:textId="77777777" w:rsidR="00A95C0C" w:rsidRPr="00E77497" w:rsidRDefault="00A95C0C" w:rsidP="00BA2DF2">
      <w:pPr>
        <w:pStyle w:val="Alg4"/>
        <w:numPr>
          <w:ilvl w:val="0"/>
          <w:numId w:val="999"/>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1F846E34" w14:textId="77777777" w:rsidR="00A95C0C" w:rsidRPr="00E77497" w:rsidRDefault="00A95C0C" w:rsidP="00BA2DF2">
      <w:pPr>
        <w:pStyle w:val="Alg4"/>
        <w:numPr>
          <w:ilvl w:val="0"/>
          <w:numId w:val="99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36848C0B" w14:textId="77777777" w:rsidR="00A95C0C" w:rsidRPr="00E77497" w:rsidRDefault="00A95C0C" w:rsidP="00BA2DF2">
      <w:pPr>
        <w:pStyle w:val="Alg4"/>
        <w:numPr>
          <w:ilvl w:val="0"/>
          <w:numId w:val="99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5FD62F5" w14:textId="77777777" w:rsidR="00A95C0C" w:rsidRPr="00E77497" w:rsidRDefault="00A95C0C" w:rsidP="00BA2DF2">
      <w:pPr>
        <w:pStyle w:val="Alg4"/>
        <w:numPr>
          <w:ilvl w:val="0"/>
          <w:numId w:val="999"/>
        </w:numPr>
      </w:pPr>
      <w:r>
        <w:t xml:space="preserve">Let </w:t>
      </w:r>
      <w:r w:rsidRPr="00B5244C">
        <w:rPr>
          <w:i/>
        </w:rPr>
        <w:t>entries</w:t>
      </w:r>
      <w:r>
        <w:t xml:space="preserve"> be the List that is the value of </w:t>
      </w:r>
      <w:r w:rsidRPr="00B5244C">
        <w:rPr>
          <w:i/>
        </w:rPr>
        <w:t>M</w:t>
      </w:r>
      <w:r>
        <w:t>’s [[MapData]] internal</w:t>
      </w:r>
      <w:r w:rsidRPr="00314265">
        <w:t xml:space="preserve"> </w:t>
      </w:r>
      <w:r>
        <w:t>data property.</w:t>
      </w:r>
    </w:p>
    <w:p w14:paraId="34CA0621" w14:textId="77777777" w:rsidR="00A95C0C" w:rsidRDefault="00A95C0C" w:rsidP="00BA2DF2">
      <w:pPr>
        <w:pStyle w:val="Alg4"/>
        <w:numPr>
          <w:ilvl w:val="0"/>
          <w:numId w:val="999"/>
        </w:numPr>
      </w:pPr>
      <w:r>
        <w:t xml:space="preserve">Repeat for each Record {[[key]], [[value]]} </w:t>
      </w:r>
      <w:r>
        <w:rPr>
          <w:i/>
        </w:rPr>
        <w:t>e</w:t>
      </w:r>
      <w:r>
        <w:t xml:space="preserve"> that is an element of </w:t>
      </w:r>
      <w:r w:rsidRPr="00B5244C">
        <w:rPr>
          <w:i/>
        </w:rPr>
        <w:t>entries</w:t>
      </w:r>
      <w:r>
        <w:rPr>
          <w:i/>
        </w:rPr>
        <w:t>,</w:t>
      </w:r>
      <w:r>
        <w:rPr>
          <w:iCs/>
        </w:rPr>
        <w:t xml:space="preserve"> </w:t>
      </w:r>
      <w:r>
        <w:t>in original key insertion order</w:t>
      </w:r>
    </w:p>
    <w:p w14:paraId="4559F183" w14:textId="77777777" w:rsidR="00A95C0C" w:rsidRDefault="00A95C0C" w:rsidP="00BA2DF2">
      <w:pPr>
        <w:pStyle w:val="Alg4"/>
        <w:numPr>
          <w:ilvl w:val="1"/>
          <w:numId w:val="999"/>
        </w:numPr>
        <w:spacing w:after="240"/>
        <w:contextualSpacing/>
      </w:pPr>
      <w:r>
        <w:t xml:space="preserve">If </w:t>
      </w:r>
      <w:r>
        <w:rPr>
          <w:i/>
        </w:rPr>
        <w:t>e</w:t>
      </w:r>
      <w:r>
        <w:t xml:space="preserve">.[[key]] is not </w:t>
      </w:r>
      <w:r w:rsidRPr="00A221E6">
        <w:rPr>
          <w:rFonts w:ascii="Arial" w:hAnsi="Arial" w:cs="Arial"/>
        </w:rPr>
        <w:t>empty</w:t>
      </w:r>
      <w:r>
        <w:t>, then</w:t>
      </w:r>
    </w:p>
    <w:p w14:paraId="2692FA0B" w14:textId="77777777" w:rsidR="00A95C0C" w:rsidRPr="00E77497" w:rsidRDefault="00A95C0C" w:rsidP="00BA2DF2">
      <w:pPr>
        <w:pStyle w:val="Alg4"/>
        <w:numPr>
          <w:ilvl w:val="2"/>
          <w:numId w:val="999"/>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rsidRPr="001A29AB">
        <w:t>List</w:t>
      </w:r>
      <w:r w:rsidRPr="00E77497">
        <w:t xml:space="preserve"> containing </w:t>
      </w:r>
      <w:r>
        <w:rPr>
          <w:i/>
        </w:rPr>
        <w:t>e</w:t>
      </w:r>
      <w:r>
        <w:t>.[[value]]</w:t>
      </w:r>
      <w:r w:rsidRPr="00E77497">
        <w:t xml:space="preserve">, </w:t>
      </w:r>
      <w:r>
        <w:rPr>
          <w:i/>
        </w:rPr>
        <w:t>e</w:t>
      </w:r>
      <w:r>
        <w:t>.[[key]]</w:t>
      </w:r>
      <w:r w:rsidRPr="00E77497">
        <w:t xml:space="preserve">, and </w:t>
      </w:r>
      <w:r>
        <w:rPr>
          <w:i/>
        </w:rPr>
        <w:t xml:space="preserve">M </w:t>
      </w:r>
      <w:r w:rsidRPr="001A29AB">
        <w:rPr>
          <w:iCs/>
        </w:rPr>
        <w:t>as</w:t>
      </w:r>
      <w:r>
        <w:rPr>
          <w:i/>
        </w:rPr>
        <w:t xml:space="preserve"> argumentsList</w:t>
      </w:r>
      <w:r w:rsidRPr="00E77497">
        <w:t>.</w:t>
      </w:r>
    </w:p>
    <w:p w14:paraId="6F8F4E76" w14:textId="77777777" w:rsidR="00A95C0C" w:rsidRPr="00E77497" w:rsidRDefault="00A95C0C" w:rsidP="00BA2DF2">
      <w:pPr>
        <w:pStyle w:val="Alg4"/>
        <w:numPr>
          <w:ilvl w:val="2"/>
          <w:numId w:val="999"/>
        </w:numPr>
        <w:contextualSpacing/>
      </w:pPr>
      <w:r>
        <w:t>ReturnIfAbrupt(</w:t>
      </w:r>
      <w:r>
        <w:rPr>
          <w:i/>
        </w:rPr>
        <w:t>funcResult</w:t>
      </w:r>
      <w:r>
        <w:t>).</w:t>
      </w:r>
    </w:p>
    <w:p w14:paraId="67C1F63B" w14:textId="77777777" w:rsidR="00A95C0C" w:rsidRPr="002166A8" w:rsidRDefault="00A95C0C" w:rsidP="00BA2DF2">
      <w:pPr>
        <w:pStyle w:val="Alg4"/>
        <w:numPr>
          <w:ilvl w:val="0"/>
          <w:numId w:val="999"/>
        </w:numPr>
        <w:spacing w:after="280"/>
      </w:pPr>
      <w:r w:rsidRPr="00E77497">
        <w:t xml:space="preserve">Return </w:t>
      </w:r>
      <w:r w:rsidRPr="00E77497">
        <w:rPr>
          <w:b/>
        </w:rPr>
        <w:t>undefined</w:t>
      </w:r>
      <w:r w:rsidRPr="00E77497">
        <w:t>.</w:t>
      </w:r>
    </w:p>
    <w:p w14:paraId="17102EE5" w14:textId="77777777" w:rsidR="00A95C0C" w:rsidRPr="00E77497" w:rsidRDefault="00A95C0C" w:rsidP="00BA2DF2">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62E3CB86" w14:textId="77777777" w:rsidR="00A95C0C" w:rsidRPr="00E77497" w:rsidRDefault="00A95C0C" w:rsidP="00BA2DF2">
      <w:pPr>
        <w:pStyle w:val="40"/>
      </w:pPr>
      <w:r>
        <w:t>Map</w:t>
      </w:r>
      <w:r w:rsidRPr="00E77497">
        <w:t>.prototype.</w:t>
      </w:r>
      <w:r>
        <w:t>get</w:t>
      </w:r>
      <w:r w:rsidRPr="00E77497">
        <w:t xml:space="preserve"> (</w:t>
      </w:r>
      <w:r>
        <w:t xml:space="preserve"> key</w:t>
      </w:r>
      <w:r w:rsidRPr="00E77497">
        <w:t xml:space="preserve"> )</w:t>
      </w:r>
    </w:p>
    <w:p w14:paraId="5803C6B2" w14:textId="77777777" w:rsidR="00A95C0C" w:rsidRPr="00E77497" w:rsidRDefault="00A95C0C" w:rsidP="00BA2DF2">
      <w:r w:rsidRPr="00E77497">
        <w:t>The following steps are taken:</w:t>
      </w:r>
    </w:p>
    <w:p w14:paraId="23EA6D89" w14:textId="77777777" w:rsidR="00A95C0C" w:rsidRPr="00E77497" w:rsidRDefault="00A95C0C" w:rsidP="00BA2DF2">
      <w:pPr>
        <w:pStyle w:val="Alg4"/>
        <w:numPr>
          <w:ilvl w:val="0"/>
          <w:numId w:val="983"/>
        </w:numPr>
      </w:pPr>
      <w:r w:rsidRPr="00E77497">
        <w:t xml:space="preserve">Let </w:t>
      </w:r>
      <w:r>
        <w:rPr>
          <w:i/>
        </w:rPr>
        <w:t>M</w:t>
      </w:r>
      <w:r w:rsidRPr="00E77497">
        <w:t xml:space="preserve"> be the</w:t>
      </w:r>
      <w:r>
        <w:t xml:space="preserve"> </w:t>
      </w:r>
      <w:r w:rsidRPr="00E77497">
        <w:rPr>
          <w:b/>
        </w:rPr>
        <w:t>this</w:t>
      </w:r>
      <w:r w:rsidRPr="00E77497">
        <w:t xml:space="preserve"> value.</w:t>
      </w:r>
    </w:p>
    <w:p w14:paraId="7378F68F" w14:textId="77777777" w:rsidR="00A95C0C" w:rsidRPr="00E77497" w:rsidRDefault="00A95C0C" w:rsidP="00BA2DF2">
      <w:pPr>
        <w:pStyle w:val="Alg4"/>
        <w:numPr>
          <w:ilvl w:val="0"/>
          <w:numId w:val="983"/>
        </w:numPr>
      </w:pPr>
      <w:r>
        <w:t>If Type(</w:t>
      </w:r>
      <w:r>
        <w:rPr>
          <w:i/>
          <w:iCs/>
        </w:rPr>
        <w:t>M)</w:t>
      </w:r>
      <w:r>
        <w:t xml:space="preserve"> is not Object, then throw a </w:t>
      </w:r>
      <w:r w:rsidRPr="003F3BD9">
        <w:rPr>
          <w:b/>
        </w:rPr>
        <w:t>TypeError</w:t>
      </w:r>
      <w:r>
        <w:t xml:space="preserve"> exception.</w:t>
      </w:r>
    </w:p>
    <w:p w14:paraId="0297CB55" w14:textId="77777777" w:rsidR="00A95C0C" w:rsidRDefault="00A95C0C" w:rsidP="00BA2DF2">
      <w:pPr>
        <w:pStyle w:val="Alg4"/>
        <w:numPr>
          <w:ilvl w:val="0"/>
          <w:numId w:val="983"/>
        </w:numPr>
      </w:pPr>
      <w:r>
        <w:t xml:space="preserve">If </w:t>
      </w:r>
      <w:r w:rsidRPr="007B0456">
        <w:rPr>
          <w:i/>
        </w:rPr>
        <w:t>M</w:t>
      </w:r>
      <w:r>
        <w:t xml:space="preserve"> does not have a [[MapData]] internal</w:t>
      </w:r>
      <w:r w:rsidRPr="00314265">
        <w:t xml:space="preserve"> </w:t>
      </w:r>
      <w:r>
        <w:t xml:space="preserve">data property throw a </w:t>
      </w:r>
      <w:r w:rsidRPr="007B0456">
        <w:rPr>
          <w:b/>
        </w:rPr>
        <w:t>TypeError</w:t>
      </w:r>
      <w:r>
        <w:t xml:space="preserve"> exception.</w:t>
      </w:r>
    </w:p>
    <w:p w14:paraId="14602744" w14:textId="77777777" w:rsidR="00A95C0C" w:rsidRPr="00E77497" w:rsidRDefault="00A95C0C" w:rsidP="00BA2DF2">
      <w:pPr>
        <w:pStyle w:val="Alg4"/>
        <w:numPr>
          <w:ilvl w:val="0"/>
          <w:numId w:val="983"/>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47CF15B3" w14:textId="77777777" w:rsidR="00A95C0C" w:rsidRPr="00E77497" w:rsidRDefault="00A95C0C" w:rsidP="00BA2DF2">
      <w:pPr>
        <w:pStyle w:val="Alg4"/>
        <w:numPr>
          <w:ilvl w:val="0"/>
          <w:numId w:val="983"/>
        </w:numPr>
      </w:pPr>
      <w:r>
        <w:t xml:space="preserve">Let </w:t>
      </w:r>
      <w:r w:rsidRPr="007B0456">
        <w:rPr>
          <w:i/>
        </w:rPr>
        <w:t>entries</w:t>
      </w:r>
      <w:r>
        <w:t xml:space="preserve"> be the List that is the value of </w:t>
      </w:r>
      <w:r w:rsidRPr="007B0456">
        <w:rPr>
          <w:i/>
        </w:rPr>
        <w:t>M</w:t>
      </w:r>
      <w:r>
        <w:t>’s [[MapData]] internal</w:t>
      </w:r>
      <w:r w:rsidRPr="00314265">
        <w:t xml:space="preserve"> </w:t>
      </w:r>
      <w:r>
        <w:t>data property.</w:t>
      </w:r>
    </w:p>
    <w:p w14:paraId="6E805522" w14:textId="77777777" w:rsidR="00A95C0C" w:rsidRPr="0067698A" w:rsidRDefault="00A95C0C" w:rsidP="00BA2DF2">
      <w:pPr>
        <w:pStyle w:val="Alg4"/>
        <w:numPr>
          <w:ilvl w:val="0"/>
          <w:numId w:val="983"/>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14:paraId="4C4EE2C6" w14:textId="77777777" w:rsidR="00A95C0C" w:rsidRDefault="00A95C0C" w:rsidP="00BA2DF2">
      <w:pPr>
        <w:pStyle w:val="Alg4"/>
        <w:numPr>
          <w:ilvl w:val="0"/>
          <w:numId w:val="983"/>
        </w:numPr>
      </w:pPr>
      <w:r>
        <w:t xml:space="preserve">Else, let </w:t>
      </w:r>
      <w:r>
        <w:rPr>
          <w:i/>
          <w:iCs/>
        </w:rPr>
        <w:t>same</w:t>
      </w:r>
      <w:r>
        <w:t xml:space="preserve"> be the abstract operation SameValue.</w:t>
      </w:r>
    </w:p>
    <w:p w14:paraId="095EB5A7" w14:textId="77777777" w:rsidR="00A95C0C" w:rsidRDefault="00A95C0C" w:rsidP="00BA2DF2">
      <w:pPr>
        <w:pStyle w:val="Alg4"/>
        <w:numPr>
          <w:ilvl w:val="0"/>
          <w:numId w:val="983"/>
        </w:numPr>
      </w:pPr>
      <w:r>
        <w:t xml:space="preserve">Repeat for each Record {[[key]], [[value]]} </w:t>
      </w:r>
      <w:r w:rsidRPr="008E3DC8">
        <w:rPr>
          <w:i/>
        </w:rPr>
        <w:t>p</w:t>
      </w:r>
      <w:r>
        <w:t xml:space="preserve"> that is an element of </w:t>
      </w:r>
      <w:r w:rsidRPr="00B5244C">
        <w:rPr>
          <w:i/>
        </w:rPr>
        <w:t>entries</w:t>
      </w:r>
      <w:r>
        <w:rPr>
          <w:i/>
        </w:rPr>
        <w:t>,</w:t>
      </w:r>
    </w:p>
    <w:p w14:paraId="116B747A" w14:textId="77777777" w:rsidR="00A95C0C" w:rsidRDefault="00A95C0C" w:rsidP="00BA2DF2">
      <w:pPr>
        <w:pStyle w:val="Alg4"/>
        <w:numPr>
          <w:ilvl w:val="1"/>
          <w:numId w:val="983"/>
        </w:numPr>
      </w:pPr>
      <w:r>
        <w:t xml:space="preserve">If </w:t>
      </w:r>
      <w:r w:rsidRPr="0067698A">
        <w:rPr>
          <w:i/>
          <w:iCs/>
        </w:rPr>
        <w:t>same</w:t>
      </w:r>
      <w:r>
        <w:t>(</w:t>
      </w:r>
      <w:r w:rsidRPr="007B0456">
        <w:rPr>
          <w:i/>
        </w:rPr>
        <w:t>p</w:t>
      </w:r>
      <w:r>
        <w:t xml:space="preserve">.[[key]], </w:t>
      </w:r>
      <w:r w:rsidRPr="007B0456">
        <w:rPr>
          <w:i/>
        </w:rPr>
        <w:t>key</w:t>
      </w:r>
      <w:r>
        <w:t xml:space="preserve">), then return </w:t>
      </w:r>
      <w:r w:rsidRPr="007B0456">
        <w:rPr>
          <w:i/>
        </w:rPr>
        <w:t>p</w:t>
      </w:r>
      <w:r>
        <w:t>.[[value]]</w:t>
      </w:r>
    </w:p>
    <w:p w14:paraId="6260379F" w14:textId="77777777" w:rsidR="00A95C0C" w:rsidRPr="00E77497" w:rsidRDefault="00A95C0C" w:rsidP="00BA2DF2">
      <w:pPr>
        <w:pStyle w:val="Alg4"/>
        <w:numPr>
          <w:ilvl w:val="0"/>
          <w:numId w:val="983"/>
        </w:numPr>
        <w:spacing w:after="220"/>
      </w:pPr>
      <w:r>
        <w:t xml:space="preserve">Return </w:t>
      </w:r>
      <w:r w:rsidRPr="007B0456">
        <w:rPr>
          <w:b/>
        </w:rPr>
        <w:t>undefined</w:t>
      </w:r>
      <w:r>
        <w:t>.</w:t>
      </w:r>
    </w:p>
    <w:p w14:paraId="2042BDA8" w14:textId="77777777" w:rsidR="00A95C0C" w:rsidRPr="00E77497" w:rsidRDefault="00A95C0C" w:rsidP="00BA2DF2">
      <w:pPr>
        <w:pStyle w:val="40"/>
      </w:pPr>
      <w:r>
        <w:t>Map</w:t>
      </w:r>
      <w:r w:rsidRPr="00E77497">
        <w:t>.prototype.</w:t>
      </w:r>
      <w:r>
        <w:t>has</w:t>
      </w:r>
      <w:r w:rsidRPr="00E77497">
        <w:t xml:space="preserve"> ( </w:t>
      </w:r>
      <w:r>
        <w:t xml:space="preserve">key </w:t>
      </w:r>
      <w:r w:rsidRPr="00E77497">
        <w:t>)</w:t>
      </w:r>
    </w:p>
    <w:p w14:paraId="3B72A947" w14:textId="77777777" w:rsidR="00A95C0C" w:rsidRPr="00E77497" w:rsidRDefault="00A95C0C" w:rsidP="00BA2DF2">
      <w:r w:rsidRPr="00E77497">
        <w:t>The following steps are taken:</w:t>
      </w:r>
    </w:p>
    <w:p w14:paraId="38D4DB11" w14:textId="77777777" w:rsidR="00A95C0C" w:rsidRPr="00E77497" w:rsidRDefault="00A95C0C" w:rsidP="00BA2DF2">
      <w:pPr>
        <w:pStyle w:val="Alg4"/>
        <w:numPr>
          <w:ilvl w:val="0"/>
          <w:numId w:val="984"/>
        </w:numPr>
      </w:pPr>
      <w:r w:rsidRPr="00E77497">
        <w:t xml:space="preserve">Let </w:t>
      </w:r>
      <w:r>
        <w:rPr>
          <w:i/>
        </w:rPr>
        <w:t>M</w:t>
      </w:r>
      <w:r w:rsidRPr="00E77497">
        <w:t xml:space="preserve"> be the</w:t>
      </w:r>
      <w:r>
        <w:t xml:space="preserve"> </w:t>
      </w:r>
      <w:r w:rsidRPr="00E77497">
        <w:rPr>
          <w:b/>
        </w:rPr>
        <w:t>this</w:t>
      </w:r>
      <w:r w:rsidRPr="00E77497">
        <w:t xml:space="preserve"> value.</w:t>
      </w:r>
    </w:p>
    <w:p w14:paraId="58E4DF96" w14:textId="77777777" w:rsidR="00A95C0C" w:rsidRPr="00E77497" w:rsidRDefault="00A95C0C" w:rsidP="00BA2DF2">
      <w:pPr>
        <w:pStyle w:val="Alg4"/>
        <w:numPr>
          <w:ilvl w:val="0"/>
          <w:numId w:val="984"/>
        </w:numPr>
      </w:pPr>
      <w:r>
        <w:t>If Type(</w:t>
      </w:r>
      <w:r>
        <w:rPr>
          <w:i/>
          <w:iCs/>
        </w:rPr>
        <w:t>M)</w:t>
      </w:r>
      <w:r>
        <w:t xml:space="preserve"> is not Object, then throw a </w:t>
      </w:r>
      <w:r w:rsidRPr="003F3BD9">
        <w:rPr>
          <w:b/>
        </w:rPr>
        <w:t>TypeError</w:t>
      </w:r>
      <w:r>
        <w:t xml:space="preserve"> exception.</w:t>
      </w:r>
    </w:p>
    <w:p w14:paraId="5F62511C" w14:textId="77777777" w:rsidR="00A95C0C" w:rsidRDefault="00A95C0C" w:rsidP="00BA2DF2">
      <w:pPr>
        <w:pStyle w:val="Alg4"/>
        <w:numPr>
          <w:ilvl w:val="0"/>
          <w:numId w:val="984"/>
        </w:numPr>
      </w:pPr>
      <w:r>
        <w:t xml:space="preserve">If </w:t>
      </w:r>
      <w:r w:rsidRPr="00B5244C">
        <w:rPr>
          <w:i/>
        </w:rPr>
        <w:t>M</w:t>
      </w:r>
      <w:r>
        <w:t xml:space="preserve"> does not have a [[MapData]] internal data property throw a </w:t>
      </w:r>
      <w:r w:rsidRPr="00B5244C">
        <w:rPr>
          <w:b/>
        </w:rPr>
        <w:t>TypeError</w:t>
      </w:r>
      <w:r>
        <w:t xml:space="preserve"> exception.</w:t>
      </w:r>
    </w:p>
    <w:p w14:paraId="59CE9449" w14:textId="77777777" w:rsidR="00A95C0C" w:rsidRPr="00E77497" w:rsidRDefault="00A95C0C" w:rsidP="00BA2DF2">
      <w:pPr>
        <w:pStyle w:val="Alg4"/>
        <w:numPr>
          <w:ilvl w:val="0"/>
          <w:numId w:val="984"/>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651B8AAF" w14:textId="77777777" w:rsidR="00A95C0C" w:rsidRPr="00E77497" w:rsidRDefault="00A95C0C" w:rsidP="00BA2DF2">
      <w:pPr>
        <w:pStyle w:val="Alg4"/>
        <w:numPr>
          <w:ilvl w:val="0"/>
          <w:numId w:val="984"/>
        </w:numPr>
      </w:pPr>
      <w:r>
        <w:t xml:space="preserve">Let </w:t>
      </w:r>
      <w:r w:rsidRPr="00B5244C">
        <w:rPr>
          <w:i/>
        </w:rPr>
        <w:t>entries</w:t>
      </w:r>
      <w:r>
        <w:t xml:space="preserve"> be the List that is the value of </w:t>
      </w:r>
      <w:r w:rsidRPr="00B5244C">
        <w:rPr>
          <w:i/>
        </w:rPr>
        <w:t>M</w:t>
      </w:r>
      <w:r>
        <w:t>’s [[MapData]] internal data property.</w:t>
      </w:r>
    </w:p>
    <w:p w14:paraId="6CA4576E" w14:textId="77777777" w:rsidR="00A95C0C" w:rsidRPr="0067698A" w:rsidRDefault="00A95C0C" w:rsidP="00BA2DF2">
      <w:pPr>
        <w:pStyle w:val="Alg4"/>
        <w:numPr>
          <w:ilvl w:val="0"/>
          <w:numId w:val="984"/>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14:paraId="77BAFA76" w14:textId="77777777" w:rsidR="00A95C0C" w:rsidRDefault="00A95C0C" w:rsidP="00BA2DF2">
      <w:pPr>
        <w:pStyle w:val="Alg4"/>
        <w:numPr>
          <w:ilvl w:val="0"/>
          <w:numId w:val="984"/>
        </w:numPr>
      </w:pPr>
      <w:r>
        <w:t xml:space="preserve">Else, let </w:t>
      </w:r>
      <w:r>
        <w:rPr>
          <w:i/>
          <w:iCs/>
        </w:rPr>
        <w:t>same</w:t>
      </w:r>
      <w:r>
        <w:t xml:space="preserve"> be the abstract operation SameValue.</w:t>
      </w:r>
    </w:p>
    <w:p w14:paraId="5B278976" w14:textId="77777777" w:rsidR="00A95C0C" w:rsidRPr="007B0456" w:rsidRDefault="00A95C0C" w:rsidP="00BA2DF2">
      <w:pPr>
        <w:pStyle w:val="Alg4"/>
        <w:numPr>
          <w:ilvl w:val="0"/>
          <w:numId w:val="984"/>
        </w:numPr>
      </w:pPr>
      <w:r>
        <w:t xml:space="preserve">Repeat for each Record {[[key]], [[value]]} </w:t>
      </w:r>
      <w:r w:rsidRPr="008E3DC8">
        <w:rPr>
          <w:i/>
        </w:rPr>
        <w:t>p</w:t>
      </w:r>
      <w:r>
        <w:t xml:space="preserve"> that is an element of </w:t>
      </w:r>
      <w:r w:rsidRPr="00B5244C">
        <w:rPr>
          <w:i/>
        </w:rPr>
        <w:t>entries</w:t>
      </w:r>
      <w:r>
        <w:rPr>
          <w:i/>
        </w:rPr>
        <w:t>,</w:t>
      </w:r>
    </w:p>
    <w:p w14:paraId="16D152CE" w14:textId="77777777" w:rsidR="00A95C0C" w:rsidRDefault="00A95C0C" w:rsidP="00BA2DF2">
      <w:pPr>
        <w:pStyle w:val="Alg4"/>
        <w:numPr>
          <w:ilvl w:val="1"/>
          <w:numId w:val="984"/>
        </w:numPr>
      </w:pPr>
      <w:r w:rsidRPr="00B5244C">
        <w:t xml:space="preserve">If </w:t>
      </w:r>
      <w:r w:rsidRPr="0067698A">
        <w:rPr>
          <w:i/>
          <w:iCs/>
        </w:rPr>
        <w:t>same</w:t>
      </w:r>
      <w:r>
        <w:t>(</w:t>
      </w:r>
      <w:r w:rsidRPr="007B0456">
        <w:rPr>
          <w:i/>
        </w:rPr>
        <w:t>p</w:t>
      </w:r>
      <w:r>
        <w:t xml:space="preserve">.[[key]], </w:t>
      </w:r>
      <w:r w:rsidRPr="007B0456">
        <w:rPr>
          <w:i/>
        </w:rPr>
        <w:t>key</w:t>
      </w:r>
      <w:r>
        <w:t xml:space="preserve">), then return </w:t>
      </w:r>
      <w:r w:rsidRPr="007B0456">
        <w:rPr>
          <w:b/>
        </w:rPr>
        <w:t>true</w:t>
      </w:r>
      <w:r w:rsidRPr="007B0456">
        <w:rPr>
          <w:i/>
        </w:rPr>
        <w:t>.</w:t>
      </w:r>
    </w:p>
    <w:p w14:paraId="776261A1" w14:textId="77777777" w:rsidR="00A95C0C" w:rsidRPr="00E77497" w:rsidRDefault="00A95C0C" w:rsidP="00BA2DF2">
      <w:pPr>
        <w:pStyle w:val="Alg4"/>
        <w:numPr>
          <w:ilvl w:val="0"/>
          <w:numId w:val="984"/>
        </w:numPr>
        <w:spacing w:after="220"/>
      </w:pPr>
      <w:r>
        <w:t xml:space="preserve">Return </w:t>
      </w:r>
      <w:r>
        <w:rPr>
          <w:b/>
        </w:rPr>
        <w:t>false</w:t>
      </w:r>
      <w:r>
        <w:t>.</w:t>
      </w:r>
    </w:p>
    <w:p w14:paraId="1448518E" w14:textId="77777777" w:rsidR="00A95C0C" w:rsidRPr="00E77497" w:rsidRDefault="00A95C0C" w:rsidP="00BA2DF2">
      <w:pPr>
        <w:pStyle w:val="40"/>
      </w:pPr>
      <w:r>
        <w:t>Map</w:t>
      </w:r>
      <w:r w:rsidRPr="00E77497">
        <w:t>.prototype.</w:t>
      </w:r>
      <w:r>
        <w:t xml:space="preserve">keys ( </w:t>
      </w:r>
      <w:r w:rsidRPr="00E77497">
        <w:t>)</w:t>
      </w:r>
    </w:p>
    <w:p w14:paraId="356D7600" w14:textId="77777777" w:rsidR="00A95C0C" w:rsidRPr="00E77497" w:rsidRDefault="00A95C0C" w:rsidP="00BA2DF2">
      <w:r w:rsidRPr="00E77497">
        <w:t>The following steps are taken:</w:t>
      </w:r>
    </w:p>
    <w:p w14:paraId="4354A76E" w14:textId="77777777" w:rsidR="00A95C0C" w:rsidRPr="00E77497" w:rsidRDefault="00A95C0C" w:rsidP="00BA2DF2">
      <w:pPr>
        <w:pStyle w:val="Alg4"/>
        <w:numPr>
          <w:ilvl w:val="0"/>
          <w:numId w:val="1108"/>
        </w:numPr>
      </w:pPr>
      <w:r w:rsidRPr="00E77497">
        <w:t xml:space="preserve">Let </w:t>
      </w:r>
      <w:r>
        <w:rPr>
          <w:i/>
        </w:rPr>
        <w:t>M</w:t>
      </w:r>
      <w:r w:rsidRPr="00E77497">
        <w:t xml:space="preserve"> be the</w:t>
      </w:r>
      <w:r>
        <w:t xml:space="preserve"> </w:t>
      </w:r>
      <w:r w:rsidRPr="00E77497">
        <w:rPr>
          <w:b/>
        </w:rPr>
        <w:t>this</w:t>
      </w:r>
      <w:r w:rsidRPr="00E77497">
        <w:t xml:space="preserve"> value.</w:t>
      </w:r>
    </w:p>
    <w:p w14:paraId="21A8011A" w14:textId="77777777" w:rsidR="00A95C0C" w:rsidRPr="00E77497" w:rsidRDefault="00A95C0C" w:rsidP="00BA2DF2">
      <w:pPr>
        <w:pStyle w:val="Alg4"/>
        <w:numPr>
          <w:ilvl w:val="0"/>
          <w:numId w:val="1108"/>
        </w:numPr>
      </w:pPr>
      <w:r>
        <w:t>If Type(</w:t>
      </w:r>
      <w:r>
        <w:rPr>
          <w:i/>
          <w:iCs/>
        </w:rPr>
        <w:t>M)</w:t>
      </w:r>
      <w:r>
        <w:t xml:space="preserve"> is not Object, then throw a </w:t>
      </w:r>
      <w:r w:rsidRPr="003F3BD9">
        <w:rPr>
          <w:b/>
        </w:rPr>
        <w:t>TypeError</w:t>
      </w:r>
      <w:r>
        <w:t xml:space="preserve"> exception.</w:t>
      </w:r>
    </w:p>
    <w:p w14:paraId="453F09A1" w14:textId="77777777" w:rsidR="00A95C0C" w:rsidRDefault="00A95C0C" w:rsidP="00BA2DF2">
      <w:pPr>
        <w:pStyle w:val="Alg4"/>
        <w:numPr>
          <w:ilvl w:val="0"/>
          <w:numId w:val="1108"/>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key</w:t>
      </w:r>
      <w:r w:rsidRPr="00E77497">
        <w:rPr>
          <w:b/>
        </w:rPr>
        <w:t>"</w:t>
      </w:r>
      <w:r>
        <w:t>.</w:t>
      </w:r>
    </w:p>
    <w:p w14:paraId="1E612E65" w14:textId="77777777" w:rsidR="00A95C0C" w:rsidRPr="00E77497" w:rsidRDefault="00A95C0C" w:rsidP="00BA2DF2">
      <w:pPr>
        <w:pStyle w:val="40"/>
      </w:pPr>
      <w:r>
        <w:t>Map</w:t>
      </w:r>
      <w:r w:rsidRPr="00E77497">
        <w:t>.prototype.</w:t>
      </w:r>
      <w:r>
        <w:t>set</w:t>
      </w:r>
      <w:r w:rsidRPr="00E77497">
        <w:t xml:space="preserve"> ( </w:t>
      </w:r>
      <w:r>
        <w:t xml:space="preserve">key , value </w:t>
      </w:r>
      <w:r w:rsidRPr="00E77497">
        <w:t>)</w:t>
      </w:r>
    </w:p>
    <w:p w14:paraId="113DA86B" w14:textId="77777777" w:rsidR="00A95C0C" w:rsidRPr="00E77497" w:rsidRDefault="00A95C0C" w:rsidP="00BA2DF2">
      <w:r w:rsidRPr="00E77497">
        <w:t>The following steps are taken:</w:t>
      </w:r>
    </w:p>
    <w:p w14:paraId="0572CE8A" w14:textId="77777777" w:rsidR="00A95C0C" w:rsidRPr="00E77497" w:rsidRDefault="00A95C0C" w:rsidP="00BA2DF2">
      <w:pPr>
        <w:pStyle w:val="Alg4"/>
        <w:numPr>
          <w:ilvl w:val="0"/>
          <w:numId w:val="1337"/>
        </w:numPr>
      </w:pPr>
      <w:r w:rsidRPr="00E77497">
        <w:t xml:space="preserve">Let </w:t>
      </w:r>
      <w:r>
        <w:rPr>
          <w:i/>
        </w:rPr>
        <w:t>M</w:t>
      </w:r>
      <w:r w:rsidRPr="00E77497">
        <w:t xml:space="preserve"> be </w:t>
      </w:r>
      <w:r>
        <w:t xml:space="preserve">the </w:t>
      </w:r>
      <w:r w:rsidRPr="00E77497">
        <w:rPr>
          <w:b/>
        </w:rPr>
        <w:t>this</w:t>
      </w:r>
      <w:r w:rsidRPr="00E77497">
        <w:t xml:space="preserve"> value.</w:t>
      </w:r>
    </w:p>
    <w:p w14:paraId="206A4A6B" w14:textId="77777777" w:rsidR="00A95C0C" w:rsidRPr="00E77497" w:rsidRDefault="00A95C0C" w:rsidP="00BA2DF2">
      <w:pPr>
        <w:pStyle w:val="Alg4"/>
        <w:numPr>
          <w:ilvl w:val="0"/>
          <w:numId w:val="1337"/>
        </w:numPr>
      </w:pPr>
      <w:r>
        <w:t>If Type(</w:t>
      </w:r>
      <w:r>
        <w:rPr>
          <w:i/>
          <w:iCs/>
        </w:rPr>
        <w:t>M)</w:t>
      </w:r>
      <w:r>
        <w:t xml:space="preserve"> is not Object, then throw a </w:t>
      </w:r>
      <w:r w:rsidRPr="003F3BD9">
        <w:rPr>
          <w:b/>
        </w:rPr>
        <w:t>TypeError</w:t>
      </w:r>
      <w:r>
        <w:t xml:space="preserve"> exception.</w:t>
      </w:r>
    </w:p>
    <w:p w14:paraId="28B5ACE2" w14:textId="77777777" w:rsidR="00A95C0C" w:rsidRDefault="00A95C0C" w:rsidP="00BA2DF2">
      <w:pPr>
        <w:pStyle w:val="Alg4"/>
        <w:numPr>
          <w:ilvl w:val="0"/>
          <w:numId w:val="1337"/>
        </w:numPr>
      </w:pPr>
      <w:r>
        <w:t xml:space="preserve">If </w:t>
      </w:r>
      <w:r w:rsidRPr="00B5244C">
        <w:rPr>
          <w:i/>
        </w:rPr>
        <w:t>M</w:t>
      </w:r>
      <w:r>
        <w:t xml:space="preserve"> does not have a [[MapData]] internal</w:t>
      </w:r>
      <w:r w:rsidRPr="00314265">
        <w:t xml:space="preserve"> </w:t>
      </w:r>
      <w:r>
        <w:t xml:space="preserve">data property throw a </w:t>
      </w:r>
      <w:r w:rsidRPr="00B5244C">
        <w:rPr>
          <w:b/>
        </w:rPr>
        <w:t>TypeError</w:t>
      </w:r>
      <w:r>
        <w:t xml:space="preserve"> exception.</w:t>
      </w:r>
    </w:p>
    <w:p w14:paraId="5CB634EA" w14:textId="77777777" w:rsidR="00A95C0C" w:rsidRPr="00E77497" w:rsidRDefault="00A95C0C" w:rsidP="00BA2DF2">
      <w:pPr>
        <w:pStyle w:val="Alg4"/>
        <w:numPr>
          <w:ilvl w:val="0"/>
          <w:numId w:val="1337"/>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5518D48A" w14:textId="77777777" w:rsidR="00A95C0C" w:rsidRPr="00E77497" w:rsidRDefault="00A95C0C" w:rsidP="00BA2DF2">
      <w:pPr>
        <w:pStyle w:val="Alg4"/>
        <w:numPr>
          <w:ilvl w:val="0"/>
          <w:numId w:val="1337"/>
        </w:numPr>
      </w:pPr>
      <w:r>
        <w:t xml:space="preserve">Let </w:t>
      </w:r>
      <w:r w:rsidRPr="00B5244C">
        <w:rPr>
          <w:i/>
        </w:rPr>
        <w:t>entries</w:t>
      </w:r>
      <w:r>
        <w:t xml:space="preserve"> be the List that is the value of </w:t>
      </w:r>
      <w:r w:rsidRPr="00B5244C">
        <w:rPr>
          <w:i/>
        </w:rPr>
        <w:t>M</w:t>
      </w:r>
      <w:r>
        <w:t>’s [[MapData]] internal</w:t>
      </w:r>
      <w:r w:rsidRPr="00314265">
        <w:t xml:space="preserve"> </w:t>
      </w:r>
      <w:r>
        <w:t>data property.</w:t>
      </w:r>
    </w:p>
    <w:p w14:paraId="349EA2AD" w14:textId="77777777" w:rsidR="00A95C0C" w:rsidRPr="0067698A" w:rsidRDefault="00A95C0C" w:rsidP="00BA2DF2">
      <w:pPr>
        <w:pStyle w:val="Alg4"/>
        <w:numPr>
          <w:ilvl w:val="0"/>
          <w:numId w:val="1337"/>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14:paraId="44D399F1" w14:textId="77777777" w:rsidR="00A95C0C" w:rsidRDefault="00A95C0C" w:rsidP="00BA2DF2">
      <w:pPr>
        <w:pStyle w:val="Alg4"/>
        <w:numPr>
          <w:ilvl w:val="0"/>
          <w:numId w:val="1337"/>
        </w:numPr>
      </w:pPr>
      <w:r>
        <w:t xml:space="preserve">Else, let </w:t>
      </w:r>
      <w:r>
        <w:rPr>
          <w:i/>
          <w:iCs/>
        </w:rPr>
        <w:t>same</w:t>
      </w:r>
      <w:r>
        <w:t xml:space="preserve"> be the abstract operation SameValue.</w:t>
      </w:r>
    </w:p>
    <w:p w14:paraId="04C59D41" w14:textId="77777777" w:rsidR="00A95C0C" w:rsidRDefault="00A95C0C" w:rsidP="00BA2DF2">
      <w:pPr>
        <w:pStyle w:val="Alg4"/>
        <w:numPr>
          <w:ilvl w:val="0"/>
          <w:numId w:val="1337"/>
        </w:numPr>
      </w:pPr>
      <w:r>
        <w:t xml:space="preserve">Repeat for each Record {[[key]], [[value]]} </w:t>
      </w:r>
      <w:r w:rsidRPr="008E3DC8">
        <w:rPr>
          <w:i/>
        </w:rPr>
        <w:t>p</w:t>
      </w:r>
      <w:r>
        <w:t xml:space="preserve"> that is an element of </w:t>
      </w:r>
      <w:r w:rsidRPr="00B5244C">
        <w:rPr>
          <w:i/>
        </w:rPr>
        <w:t>entries</w:t>
      </w:r>
      <w:r>
        <w:rPr>
          <w:i/>
        </w:rPr>
        <w:t>,</w:t>
      </w:r>
    </w:p>
    <w:p w14:paraId="2C2E6CE7" w14:textId="77777777" w:rsidR="00A95C0C" w:rsidRDefault="00A95C0C" w:rsidP="00BA2DF2">
      <w:pPr>
        <w:pStyle w:val="Alg4"/>
        <w:numPr>
          <w:ilvl w:val="1"/>
          <w:numId w:val="1337"/>
        </w:numPr>
      </w:pPr>
      <w:r>
        <w:t xml:space="preserve">If </w:t>
      </w:r>
      <w:r w:rsidRPr="0067698A">
        <w:rPr>
          <w:i/>
          <w:iCs/>
        </w:rPr>
        <w:t>same</w:t>
      </w:r>
      <w:r>
        <w:t>(</w:t>
      </w:r>
      <w:r w:rsidRPr="00B5244C">
        <w:rPr>
          <w:i/>
        </w:rPr>
        <w:t>p</w:t>
      </w:r>
      <w:r>
        <w:t xml:space="preserve">.[[key]], </w:t>
      </w:r>
      <w:r w:rsidRPr="00B5244C">
        <w:rPr>
          <w:i/>
        </w:rPr>
        <w:t>key</w:t>
      </w:r>
      <w:r>
        <w:t>), then</w:t>
      </w:r>
    </w:p>
    <w:p w14:paraId="0C14ACCB" w14:textId="77777777" w:rsidR="00A95C0C" w:rsidRDefault="00A95C0C" w:rsidP="00BA2DF2">
      <w:pPr>
        <w:pStyle w:val="Alg4"/>
        <w:numPr>
          <w:ilvl w:val="2"/>
          <w:numId w:val="1337"/>
        </w:numPr>
      </w:pPr>
      <w:r>
        <w:t xml:space="preserve">Set </w:t>
      </w:r>
      <w:r w:rsidRPr="0012412C">
        <w:rPr>
          <w:i/>
        </w:rPr>
        <w:t>p</w:t>
      </w:r>
      <w:r>
        <w:t xml:space="preserve">.[[value]] to </w:t>
      </w:r>
      <w:r w:rsidRPr="0012412C">
        <w:rPr>
          <w:i/>
        </w:rPr>
        <w:t>value</w:t>
      </w:r>
      <w:r>
        <w:rPr>
          <w:i/>
        </w:rPr>
        <w:t>.</w:t>
      </w:r>
    </w:p>
    <w:p w14:paraId="1035972E" w14:textId="77777777" w:rsidR="00A95C0C" w:rsidRDefault="00A95C0C" w:rsidP="00BA2DF2">
      <w:pPr>
        <w:pStyle w:val="Alg4"/>
        <w:numPr>
          <w:ilvl w:val="2"/>
          <w:numId w:val="1337"/>
        </w:numPr>
        <w:spacing w:after="220"/>
        <w:contextualSpacing/>
      </w:pPr>
      <w:r>
        <w:t xml:space="preserve">Return </w:t>
      </w:r>
      <w:r w:rsidRPr="00B5244C">
        <w:rPr>
          <w:i/>
        </w:rPr>
        <w:t>M</w:t>
      </w:r>
      <w:r>
        <w:t>.</w:t>
      </w:r>
    </w:p>
    <w:p w14:paraId="72F5725C" w14:textId="77777777" w:rsidR="00A95C0C" w:rsidRDefault="00A95C0C" w:rsidP="00BA2DF2">
      <w:pPr>
        <w:pStyle w:val="Alg4"/>
        <w:numPr>
          <w:ilvl w:val="0"/>
          <w:numId w:val="1337"/>
        </w:numPr>
        <w:spacing w:after="220"/>
        <w:contextualSpacing/>
      </w:pPr>
      <w:r>
        <w:t xml:space="preserve">Let </w:t>
      </w:r>
      <w:r w:rsidRPr="00DE2737">
        <w:rPr>
          <w:i/>
          <w:iCs/>
        </w:rPr>
        <w:t>p</w:t>
      </w:r>
      <w:r>
        <w:t xml:space="preserve"> be the Record {[[key]]: </w:t>
      </w:r>
      <w:r w:rsidRPr="008E3DC8">
        <w:rPr>
          <w:i/>
        </w:rPr>
        <w:t>key</w:t>
      </w:r>
      <w:r>
        <w:t xml:space="preserve">, [[value]]: </w:t>
      </w:r>
      <w:r w:rsidRPr="008E3DC8">
        <w:rPr>
          <w:i/>
        </w:rPr>
        <w:t>value</w:t>
      </w:r>
      <w:r>
        <w:t>}</w:t>
      </w:r>
    </w:p>
    <w:p w14:paraId="4D312B88" w14:textId="77777777" w:rsidR="00A95C0C" w:rsidRDefault="00A95C0C" w:rsidP="00BA2DF2">
      <w:pPr>
        <w:pStyle w:val="Alg4"/>
        <w:numPr>
          <w:ilvl w:val="0"/>
          <w:numId w:val="1337"/>
        </w:numPr>
        <w:spacing w:after="220"/>
        <w:contextualSpacing/>
      </w:pPr>
      <w:r>
        <w:t xml:space="preserve">Append </w:t>
      </w:r>
      <w:r w:rsidRPr="0012412C">
        <w:rPr>
          <w:i/>
        </w:rPr>
        <w:t>p</w:t>
      </w:r>
      <w:r>
        <w:t xml:space="preserve"> as the last element of </w:t>
      </w:r>
      <w:r w:rsidRPr="0012412C">
        <w:rPr>
          <w:i/>
        </w:rPr>
        <w:t>entries</w:t>
      </w:r>
      <w:r>
        <w:t>.</w:t>
      </w:r>
    </w:p>
    <w:p w14:paraId="725FE0D6" w14:textId="77777777" w:rsidR="00A95C0C" w:rsidRPr="00E77497" w:rsidRDefault="00A95C0C" w:rsidP="00BA2DF2">
      <w:pPr>
        <w:pStyle w:val="Alg4"/>
        <w:numPr>
          <w:ilvl w:val="0"/>
          <w:numId w:val="1337"/>
        </w:numPr>
        <w:spacing w:after="220"/>
      </w:pPr>
      <w:r>
        <w:t xml:space="preserve">Return </w:t>
      </w:r>
      <w:r w:rsidRPr="00B5244C">
        <w:rPr>
          <w:i/>
        </w:rPr>
        <w:t>M</w:t>
      </w:r>
      <w:r>
        <w:t>.</w:t>
      </w:r>
    </w:p>
    <w:p w14:paraId="6341692D" w14:textId="77777777" w:rsidR="00A95C0C" w:rsidRPr="00E77497" w:rsidRDefault="00A95C0C" w:rsidP="00BA2DF2">
      <w:pPr>
        <w:pStyle w:val="40"/>
      </w:pPr>
      <w:r>
        <w:t>get Map</w:t>
      </w:r>
      <w:r w:rsidRPr="00E77497">
        <w:t>.prototype.</w:t>
      </w:r>
      <w:r>
        <w:t>size</w:t>
      </w:r>
      <w:r w:rsidRPr="00E77497">
        <w:t xml:space="preserve"> </w:t>
      </w:r>
    </w:p>
    <w:p w14:paraId="5F6CD1DE" w14:textId="77777777" w:rsidR="00A95C0C" w:rsidRPr="00E77497" w:rsidRDefault="00A95C0C" w:rsidP="00BA2DF2">
      <w:r>
        <w:t>Map</w:t>
      </w:r>
      <w:r w:rsidRPr="00E77497">
        <w:t>.prototype.</w:t>
      </w:r>
      <w:r>
        <w:t>size</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6CBC086A" w14:textId="77777777" w:rsidR="00A95C0C" w:rsidRPr="00E77497" w:rsidRDefault="00A95C0C" w:rsidP="00BA2DF2">
      <w:pPr>
        <w:pStyle w:val="Alg4"/>
        <w:numPr>
          <w:ilvl w:val="0"/>
          <w:numId w:val="1338"/>
        </w:numPr>
      </w:pPr>
      <w:r w:rsidRPr="00E77497">
        <w:t xml:space="preserve">Let </w:t>
      </w:r>
      <w:r>
        <w:rPr>
          <w:i/>
        </w:rPr>
        <w:t>M</w:t>
      </w:r>
      <w:r w:rsidRPr="00E77497">
        <w:t xml:space="preserve"> be the</w:t>
      </w:r>
      <w:r>
        <w:t xml:space="preserve"> </w:t>
      </w:r>
      <w:r w:rsidRPr="00E77497">
        <w:rPr>
          <w:b/>
        </w:rPr>
        <w:t>this</w:t>
      </w:r>
      <w:r w:rsidRPr="00E77497">
        <w:t xml:space="preserve"> value.</w:t>
      </w:r>
    </w:p>
    <w:p w14:paraId="049BB163" w14:textId="77777777" w:rsidR="00A95C0C" w:rsidRPr="00E77497" w:rsidRDefault="00A95C0C" w:rsidP="00BA2DF2">
      <w:pPr>
        <w:pStyle w:val="Alg4"/>
        <w:numPr>
          <w:ilvl w:val="0"/>
          <w:numId w:val="1338"/>
        </w:numPr>
      </w:pPr>
      <w:r>
        <w:t>If Type(</w:t>
      </w:r>
      <w:r>
        <w:rPr>
          <w:i/>
          <w:iCs/>
        </w:rPr>
        <w:t>M)</w:t>
      </w:r>
      <w:r>
        <w:t xml:space="preserve"> is not Object, then throw a </w:t>
      </w:r>
      <w:r w:rsidRPr="003F3BD9">
        <w:rPr>
          <w:b/>
        </w:rPr>
        <w:t>TypeError</w:t>
      </w:r>
      <w:r>
        <w:t xml:space="preserve"> exception.</w:t>
      </w:r>
    </w:p>
    <w:p w14:paraId="63F0E593" w14:textId="77777777" w:rsidR="00A95C0C" w:rsidRDefault="00A95C0C" w:rsidP="00BA2DF2">
      <w:pPr>
        <w:pStyle w:val="Alg4"/>
        <w:numPr>
          <w:ilvl w:val="0"/>
          <w:numId w:val="1338"/>
        </w:numPr>
      </w:pPr>
      <w:r>
        <w:t xml:space="preserve">If </w:t>
      </w:r>
      <w:r w:rsidRPr="00B5244C">
        <w:rPr>
          <w:i/>
        </w:rPr>
        <w:t>M</w:t>
      </w:r>
      <w:r>
        <w:t xml:space="preserve"> does not have a [[MapData]] internal</w:t>
      </w:r>
      <w:r w:rsidRPr="00314265">
        <w:t xml:space="preserve"> </w:t>
      </w:r>
      <w:r>
        <w:t xml:space="preserve">data property throw a </w:t>
      </w:r>
      <w:r w:rsidRPr="00B5244C">
        <w:rPr>
          <w:b/>
        </w:rPr>
        <w:t>TypeError</w:t>
      </w:r>
      <w:r>
        <w:t xml:space="preserve"> exception.</w:t>
      </w:r>
    </w:p>
    <w:p w14:paraId="2BA4249A" w14:textId="77777777" w:rsidR="00A95C0C" w:rsidRPr="00E77497" w:rsidRDefault="00A95C0C" w:rsidP="00BA2DF2">
      <w:pPr>
        <w:pStyle w:val="Alg4"/>
        <w:numPr>
          <w:ilvl w:val="0"/>
          <w:numId w:val="1338"/>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531CE682" w14:textId="77777777" w:rsidR="00A95C0C" w:rsidRPr="00E77497" w:rsidRDefault="00A95C0C" w:rsidP="00BA2DF2">
      <w:pPr>
        <w:pStyle w:val="Alg4"/>
        <w:numPr>
          <w:ilvl w:val="0"/>
          <w:numId w:val="1338"/>
        </w:numPr>
      </w:pPr>
      <w:r>
        <w:t xml:space="preserve">Let </w:t>
      </w:r>
      <w:r w:rsidRPr="00B5244C">
        <w:rPr>
          <w:i/>
        </w:rPr>
        <w:t>entries</w:t>
      </w:r>
      <w:r>
        <w:t xml:space="preserve"> be the List that is the value of </w:t>
      </w:r>
      <w:r w:rsidRPr="00B5244C">
        <w:rPr>
          <w:i/>
        </w:rPr>
        <w:t>M</w:t>
      </w:r>
      <w:r>
        <w:t>’s [[MapData]] internal data property.</w:t>
      </w:r>
    </w:p>
    <w:p w14:paraId="16C3FCC5" w14:textId="77777777" w:rsidR="00A95C0C" w:rsidRDefault="00A95C0C" w:rsidP="00BA2DF2">
      <w:pPr>
        <w:pStyle w:val="Alg4"/>
        <w:numPr>
          <w:ilvl w:val="0"/>
          <w:numId w:val="1338"/>
        </w:numPr>
      </w:pPr>
      <w:r>
        <w:t xml:space="preserve">Let </w:t>
      </w:r>
      <w:r w:rsidRPr="00926D71">
        <w:rPr>
          <w:i/>
        </w:rPr>
        <w:t>count</w:t>
      </w:r>
      <w:r>
        <w:t xml:space="preserve"> be 0.</w:t>
      </w:r>
    </w:p>
    <w:p w14:paraId="77C4C87C" w14:textId="77777777" w:rsidR="00A95C0C" w:rsidRDefault="00A95C0C" w:rsidP="00BA2DF2">
      <w:pPr>
        <w:pStyle w:val="Alg4"/>
        <w:numPr>
          <w:ilvl w:val="0"/>
          <w:numId w:val="1338"/>
        </w:numPr>
      </w:pPr>
      <w:r>
        <w:t xml:space="preserve">For each Record {[[key]], [[value]]} </w:t>
      </w:r>
      <w:r w:rsidRPr="008E3DC8">
        <w:rPr>
          <w:i/>
        </w:rPr>
        <w:t>p</w:t>
      </w:r>
      <w:r>
        <w:t xml:space="preserve"> that is an element of </w:t>
      </w:r>
      <w:r w:rsidRPr="00B5244C">
        <w:rPr>
          <w:i/>
        </w:rPr>
        <w:t>entries</w:t>
      </w:r>
    </w:p>
    <w:p w14:paraId="534C42B8" w14:textId="77777777" w:rsidR="00A95C0C" w:rsidRDefault="00A95C0C" w:rsidP="00BA2DF2">
      <w:pPr>
        <w:pStyle w:val="Alg4"/>
        <w:numPr>
          <w:ilvl w:val="1"/>
          <w:numId w:val="1338"/>
        </w:numPr>
      </w:pPr>
      <w:r>
        <w:rPr>
          <w:iCs/>
        </w:rPr>
        <w:t xml:space="preserve">If </w:t>
      </w:r>
      <w:r w:rsidRPr="00B5244C">
        <w:rPr>
          <w:i/>
        </w:rPr>
        <w:t>p</w:t>
      </w:r>
      <w:r>
        <w:t xml:space="preserve">.[[key]] is not </w:t>
      </w:r>
      <w:r w:rsidRPr="00926D71">
        <w:rPr>
          <w:rFonts w:ascii="Arial" w:hAnsi="Arial" w:cs="Arial"/>
        </w:rPr>
        <w:t>empty</w:t>
      </w:r>
      <w:r>
        <w:t xml:space="preserve"> then</w:t>
      </w:r>
    </w:p>
    <w:p w14:paraId="2FA8687B" w14:textId="77777777" w:rsidR="00A95C0C" w:rsidRDefault="00A95C0C" w:rsidP="00BA2DF2">
      <w:pPr>
        <w:pStyle w:val="Alg4"/>
        <w:numPr>
          <w:ilvl w:val="2"/>
          <w:numId w:val="1338"/>
        </w:numPr>
      </w:pPr>
      <w:r>
        <w:t xml:space="preserve">Set </w:t>
      </w:r>
      <w:r>
        <w:rPr>
          <w:i/>
        </w:rPr>
        <w:t>count</w:t>
      </w:r>
      <w:r>
        <w:t xml:space="preserve"> to </w:t>
      </w:r>
      <w:r>
        <w:rPr>
          <w:i/>
        </w:rPr>
        <w:t>count</w:t>
      </w:r>
      <w:r>
        <w:t>+1.</w:t>
      </w:r>
    </w:p>
    <w:p w14:paraId="6ABD1624" w14:textId="77777777" w:rsidR="00A95C0C" w:rsidRPr="00E77497" w:rsidRDefault="00A95C0C" w:rsidP="00BA2DF2">
      <w:pPr>
        <w:pStyle w:val="Alg4"/>
        <w:numPr>
          <w:ilvl w:val="0"/>
          <w:numId w:val="1338"/>
        </w:numPr>
        <w:spacing w:after="220"/>
      </w:pPr>
      <w:r>
        <w:t xml:space="preserve">Return </w:t>
      </w:r>
      <w:r>
        <w:rPr>
          <w:i/>
        </w:rPr>
        <w:t>count</w:t>
      </w:r>
      <w:r>
        <w:t>.</w:t>
      </w:r>
    </w:p>
    <w:p w14:paraId="73074CA6" w14:textId="77777777" w:rsidR="00A95C0C" w:rsidRPr="00E77497" w:rsidRDefault="00A95C0C" w:rsidP="00BA2DF2">
      <w:pPr>
        <w:pStyle w:val="40"/>
      </w:pPr>
      <w:r>
        <w:t>Map</w:t>
      </w:r>
      <w:r w:rsidRPr="00E77497">
        <w:t>.prototype.</w:t>
      </w:r>
      <w:r>
        <w:t>values</w:t>
      </w:r>
      <w:r w:rsidRPr="00E77497">
        <w:t xml:space="preserve"> ( </w:t>
      </w:r>
      <w:r>
        <w:t xml:space="preserve">  </w:t>
      </w:r>
      <w:r w:rsidRPr="00E77497">
        <w:t>)</w:t>
      </w:r>
    </w:p>
    <w:p w14:paraId="7A1479E2" w14:textId="77777777" w:rsidR="00A95C0C" w:rsidRPr="00E77497" w:rsidRDefault="00A95C0C" w:rsidP="00BA2DF2">
      <w:r w:rsidRPr="00E77497">
        <w:t>The following steps are taken:</w:t>
      </w:r>
    </w:p>
    <w:p w14:paraId="7E94BD6C" w14:textId="77777777" w:rsidR="00A95C0C" w:rsidRPr="00E77497" w:rsidRDefault="00A95C0C" w:rsidP="00BA2DF2">
      <w:pPr>
        <w:pStyle w:val="Alg4"/>
        <w:numPr>
          <w:ilvl w:val="0"/>
          <w:numId w:val="1109"/>
        </w:numPr>
      </w:pPr>
      <w:r w:rsidRPr="00E77497">
        <w:t xml:space="preserve">Let </w:t>
      </w:r>
      <w:r>
        <w:rPr>
          <w:i/>
        </w:rPr>
        <w:t>M</w:t>
      </w:r>
      <w:r w:rsidRPr="00E77497">
        <w:t xml:space="preserve"> be the</w:t>
      </w:r>
      <w:r>
        <w:t xml:space="preserve"> </w:t>
      </w:r>
      <w:r w:rsidRPr="00E77497">
        <w:rPr>
          <w:b/>
        </w:rPr>
        <w:t>this</w:t>
      </w:r>
      <w:r w:rsidRPr="00E77497">
        <w:t xml:space="preserve"> value.</w:t>
      </w:r>
    </w:p>
    <w:p w14:paraId="2B33CED9" w14:textId="77777777" w:rsidR="00A95C0C" w:rsidRPr="00E77497" w:rsidRDefault="00A95C0C" w:rsidP="00BA2DF2">
      <w:pPr>
        <w:pStyle w:val="Alg4"/>
        <w:numPr>
          <w:ilvl w:val="0"/>
          <w:numId w:val="1109"/>
        </w:numPr>
      </w:pPr>
      <w:r>
        <w:t>If Type(</w:t>
      </w:r>
      <w:r>
        <w:rPr>
          <w:i/>
          <w:iCs/>
        </w:rPr>
        <w:t>M)</w:t>
      </w:r>
      <w:r>
        <w:t xml:space="preserve"> is not Object, then throw a </w:t>
      </w:r>
      <w:r w:rsidRPr="003F3BD9">
        <w:rPr>
          <w:b/>
        </w:rPr>
        <w:t>TypeError</w:t>
      </w:r>
      <w:r>
        <w:t xml:space="preserve"> exception.</w:t>
      </w:r>
    </w:p>
    <w:p w14:paraId="7D9322FC" w14:textId="77777777" w:rsidR="00A95C0C" w:rsidRDefault="00A95C0C" w:rsidP="00BA2DF2">
      <w:pPr>
        <w:pStyle w:val="Alg4"/>
        <w:numPr>
          <w:ilvl w:val="0"/>
          <w:numId w:val="1109"/>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value</w:t>
      </w:r>
      <w:r w:rsidRPr="00E77497">
        <w:rPr>
          <w:b/>
        </w:rPr>
        <w:t>"</w:t>
      </w:r>
      <w:r>
        <w:t>.</w:t>
      </w:r>
    </w:p>
    <w:p w14:paraId="10B21AAE" w14:textId="77777777" w:rsidR="00A95C0C" w:rsidRPr="00E77497" w:rsidRDefault="00A95C0C" w:rsidP="00BA2DF2">
      <w:pPr>
        <w:pStyle w:val="40"/>
      </w:pPr>
      <w:r>
        <w:t>Map</w:t>
      </w:r>
      <w:r w:rsidRPr="00E77497">
        <w:t>.prototype</w:t>
      </w:r>
      <w:commentRangeStart w:id="6517"/>
      <w:r w:rsidRPr="00E77497">
        <w:t>.</w:t>
      </w:r>
      <w:r>
        <w:t>@@iterator</w:t>
      </w:r>
      <w:r w:rsidRPr="00E77497">
        <w:t xml:space="preserve"> </w:t>
      </w:r>
      <w:commentRangeEnd w:id="6517"/>
      <w:r>
        <w:rPr>
          <w:rStyle w:val="af6"/>
          <w:b w:val="0"/>
        </w:rPr>
        <w:commentReference w:id="6517"/>
      </w:r>
      <w:r w:rsidRPr="00E77497">
        <w:t xml:space="preserve">( </w:t>
      </w:r>
      <w:r>
        <w:t xml:space="preserve">  </w:t>
      </w:r>
      <w:r w:rsidRPr="00E77497">
        <w:t>)</w:t>
      </w:r>
    </w:p>
    <w:p w14:paraId="1BB645E0" w14:textId="77777777" w:rsidR="00A95C0C" w:rsidRPr="00097A4C" w:rsidRDefault="00A95C0C" w:rsidP="00BA2DF2">
      <w:commentRangeStart w:id="6518"/>
      <w:r w:rsidRPr="00E77497">
        <w:t xml:space="preserve">The </w:t>
      </w:r>
      <w:r>
        <w:t xml:space="preserve">initial value of the @@iterator property is the same function object as the initial value of the </w:t>
      </w:r>
      <w:r>
        <w:rPr>
          <w:b/>
        </w:rPr>
        <w:t>entries</w:t>
      </w:r>
      <w:r>
        <w:t xml:space="preserve"> property.</w:t>
      </w:r>
      <w:commentRangeEnd w:id="6518"/>
      <w:r>
        <w:rPr>
          <w:rStyle w:val="af6"/>
        </w:rPr>
        <w:commentReference w:id="6518"/>
      </w:r>
    </w:p>
    <w:p w14:paraId="3AA372D9" w14:textId="77777777" w:rsidR="00A95C0C" w:rsidRPr="00E77497" w:rsidRDefault="00A95C0C" w:rsidP="00BA2DF2">
      <w:pPr>
        <w:pStyle w:val="40"/>
      </w:pPr>
      <w:r>
        <w:t>Map</w:t>
      </w:r>
      <w:r w:rsidRPr="00E77497">
        <w:t>.prototype</w:t>
      </w:r>
      <w:r>
        <w:t xml:space="preserve"> [ @@toStringTag</w:t>
      </w:r>
      <w:r w:rsidRPr="00E77497">
        <w:t xml:space="preserve"> </w:t>
      </w:r>
      <w:r>
        <w:t>]</w:t>
      </w:r>
    </w:p>
    <w:p w14:paraId="2B79CBD2" w14:textId="77777777" w:rsidR="00A95C0C" w:rsidRPr="00097A4C" w:rsidRDefault="00A95C0C" w:rsidP="00BA2DF2">
      <w:r w:rsidRPr="00E77497">
        <w:t xml:space="preserve">The </w:t>
      </w:r>
      <w:r>
        <w:t xml:space="preserve">initial value of the @@toStringTag property is the string value </w:t>
      </w:r>
      <w:r w:rsidRPr="00E77497">
        <w:rPr>
          <w:b/>
        </w:rPr>
        <w:t>"</w:t>
      </w:r>
      <w:r>
        <w:rPr>
          <w:rFonts w:ascii="Courier New" w:hAnsi="Courier New" w:cs="Courier New"/>
          <w:b/>
        </w:rPr>
        <w:t>Map</w:t>
      </w:r>
      <w:r w:rsidRPr="00E77497">
        <w:rPr>
          <w:b/>
        </w:rPr>
        <w:t>"</w:t>
      </w:r>
      <w:r>
        <w:t>.</w:t>
      </w:r>
    </w:p>
    <w:p w14:paraId="7A8CFAB9" w14:textId="77777777" w:rsidR="00A95C0C" w:rsidRPr="00E77497" w:rsidRDefault="00A95C0C" w:rsidP="00BA2DF2">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0D7B7755" w14:textId="77777777" w:rsidR="00A95C0C" w:rsidRPr="00E77497" w:rsidRDefault="00A95C0C" w:rsidP="00BA2DF2">
      <w:pPr>
        <w:pStyle w:val="30"/>
      </w:pPr>
      <w:bookmarkStart w:id="6519" w:name="_Toc366142102"/>
      <w:r w:rsidRPr="00E77497">
        <w:t xml:space="preserve">Properties of </w:t>
      </w:r>
      <w:r>
        <w:t>Map</w:t>
      </w:r>
      <w:r w:rsidRPr="00E77497">
        <w:t xml:space="preserve"> Instances</w:t>
      </w:r>
      <w:bookmarkEnd w:id="6519"/>
    </w:p>
    <w:p w14:paraId="549DAF8D" w14:textId="77777777" w:rsidR="00A95C0C" w:rsidRPr="00E77497" w:rsidRDefault="00A95C0C" w:rsidP="00BA2DF2">
      <w:r>
        <w:t>Map</w:t>
      </w:r>
      <w:r w:rsidRPr="00E77497">
        <w:t xml:space="preserve"> instances</w:t>
      </w:r>
      <w:r>
        <w:t xml:space="preserve"> are ordinary objects that</w:t>
      </w:r>
      <w:r w:rsidRPr="00E77497">
        <w:t xml:space="preserve"> inherit properties from the </w:t>
      </w:r>
      <w:r>
        <w:t>Map</w:t>
      </w:r>
      <w:r w:rsidRPr="00E77497">
        <w:t xml:space="preserve"> prototype. </w:t>
      </w:r>
      <w:r>
        <w:t>Map instances</w:t>
      </w:r>
      <w:r w:rsidRPr="00E77497">
        <w:t xml:space="preserve"> also have a [[</w:t>
      </w:r>
      <w:r>
        <w:t>MapData]] internal data property and a [[MapComparator]] internal data property.</w:t>
      </w:r>
    </w:p>
    <w:p w14:paraId="40648C7D" w14:textId="77777777" w:rsidR="00A95C0C" w:rsidRDefault="00A95C0C" w:rsidP="00BA2DF2">
      <w:pPr>
        <w:pStyle w:val="30"/>
      </w:pPr>
      <w:bookmarkStart w:id="6520" w:name="_Toc366142103"/>
      <w:r>
        <w:t>Map Iterator Object Structure</w:t>
      </w:r>
      <w:bookmarkEnd w:id="6520"/>
    </w:p>
    <w:p w14:paraId="6C6E7033" w14:textId="77777777" w:rsidR="00A95C0C" w:rsidRDefault="00A95C0C" w:rsidP="00BA2DF2">
      <w:r>
        <w:t>A Map Iterator is an object, with the structure defined below, that represents a specific iteration over some specific Map instance object. There is not a named constructor for Map Iterator objects.  Instead, map iterator objects are created by calling certain methods of Map instance objects.</w:t>
      </w:r>
    </w:p>
    <w:p w14:paraId="63D337BB" w14:textId="77777777" w:rsidR="00A95C0C" w:rsidRDefault="00A95C0C" w:rsidP="00BA2DF2">
      <w:pPr>
        <w:pStyle w:val="40"/>
      </w:pPr>
      <w:r>
        <w:t>CreateMapIterator Abstract Operation</w:t>
      </w:r>
    </w:p>
    <w:p w14:paraId="390DEDA8" w14:textId="77777777" w:rsidR="00A95C0C" w:rsidRDefault="00A95C0C" w:rsidP="00BA2DF2">
      <w:r>
        <w:t xml:space="preserve">Several methods of Map objects return Iterator objects. The abstract operation CreateMapIterator with arguments </w:t>
      </w:r>
      <w:r>
        <w:rPr>
          <w:rFonts w:ascii="Times New Roman" w:hAnsi="Times New Roman"/>
          <w:i/>
        </w:rPr>
        <w:t>map</w:t>
      </w:r>
      <w:r>
        <w:t xml:space="preserve"> and </w:t>
      </w:r>
      <w:r w:rsidRPr="0087223F">
        <w:rPr>
          <w:rFonts w:ascii="Times New Roman" w:hAnsi="Times New Roman"/>
          <w:i/>
        </w:rPr>
        <w:t>kind</w:t>
      </w:r>
      <w:r>
        <w:t xml:space="preserve"> is used to create such iterator objects. It performs the following steps:</w:t>
      </w:r>
    </w:p>
    <w:p w14:paraId="66630F02" w14:textId="77777777" w:rsidR="00A95C0C" w:rsidRPr="00E77497" w:rsidRDefault="00A95C0C" w:rsidP="00BA2DF2">
      <w:pPr>
        <w:pStyle w:val="Alg4"/>
        <w:numPr>
          <w:ilvl w:val="0"/>
          <w:numId w:val="1110"/>
        </w:numPr>
      </w:pPr>
      <w:r w:rsidRPr="00E77497">
        <w:t xml:space="preserve">Let </w:t>
      </w:r>
      <w:r>
        <w:rPr>
          <w:i/>
        </w:rPr>
        <w:t>M</w:t>
      </w:r>
      <w:r w:rsidRPr="00E77497">
        <w:t xml:space="preserve"> be the</w:t>
      </w:r>
      <w:r>
        <w:t xml:space="preserve"> result of  calling ToObject(</w:t>
      </w:r>
      <w:r>
        <w:rPr>
          <w:i/>
        </w:rPr>
        <w:t>map</w:t>
      </w:r>
      <w:r>
        <w:t>)</w:t>
      </w:r>
      <w:r w:rsidRPr="00E77497">
        <w:t>.</w:t>
      </w:r>
    </w:p>
    <w:p w14:paraId="0143BCC9" w14:textId="77777777" w:rsidR="00A95C0C" w:rsidRPr="00E77497" w:rsidRDefault="00A95C0C" w:rsidP="00BA2DF2">
      <w:pPr>
        <w:pStyle w:val="Alg4"/>
        <w:numPr>
          <w:ilvl w:val="0"/>
          <w:numId w:val="1110"/>
        </w:numPr>
      </w:pPr>
      <w:r>
        <w:t>ReturnIfAbrupt(</w:t>
      </w:r>
      <w:r w:rsidRPr="005E0048">
        <w:rPr>
          <w:i/>
        </w:rPr>
        <w:t>M</w:t>
      </w:r>
      <w:r>
        <w:t>).</w:t>
      </w:r>
    </w:p>
    <w:p w14:paraId="1EAE2491" w14:textId="77777777" w:rsidR="00A95C0C" w:rsidRDefault="00A95C0C" w:rsidP="00BA2DF2">
      <w:pPr>
        <w:pStyle w:val="Alg4"/>
        <w:numPr>
          <w:ilvl w:val="0"/>
          <w:numId w:val="1110"/>
        </w:numPr>
      </w:pPr>
      <w:r>
        <w:t xml:space="preserve">If </w:t>
      </w:r>
      <w:r w:rsidRPr="007B0456">
        <w:rPr>
          <w:i/>
        </w:rPr>
        <w:t>M</w:t>
      </w:r>
      <w:r>
        <w:t xml:space="preserve"> does not have a [[MapData]] internal data property throw a </w:t>
      </w:r>
      <w:r w:rsidRPr="007B0456">
        <w:rPr>
          <w:b/>
        </w:rPr>
        <w:t>TypeError</w:t>
      </w:r>
      <w:r>
        <w:t xml:space="preserve"> exception.</w:t>
      </w:r>
    </w:p>
    <w:p w14:paraId="19BD9556" w14:textId="77777777" w:rsidR="00A95C0C" w:rsidRPr="00097A4C" w:rsidRDefault="00A95C0C" w:rsidP="00BA2DF2">
      <w:pPr>
        <w:pStyle w:val="Alg4"/>
        <w:numPr>
          <w:ilvl w:val="0"/>
          <w:numId w:val="1110"/>
        </w:numPr>
        <w:contextualSpacing/>
      </w:pPr>
      <w:r>
        <w:t xml:space="preserve">Let </w:t>
      </w:r>
      <w:r w:rsidRPr="00B5244C">
        <w:rPr>
          <w:i/>
        </w:rPr>
        <w:t>entries</w:t>
      </w:r>
      <w:r>
        <w:t xml:space="preserve"> be the List that is the value of </w:t>
      </w:r>
      <w:r w:rsidRPr="00B5244C">
        <w:rPr>
          <w:i/>
        </w:rPr>
        <w:t>M</w:t>
      </w:r>
      <w:r>
        <w:t>’s [[MapData]] internal data property.</w:t>
      </w:r>
    </w:p>
    <w:p w14:paraId="1916CE3D" w14:textId="77777777" w:rsidR="00A95C0C" w:rsidRPr="00E77497" w:rsidRDefault="00A95C0C" w:rsidP="00BA2DF2">
      <w:pPr>
        <w:pStyle w:val="Alg4"/>
        <w:numPr>
          <w:ilvl w:val="0"/>
          <w:numId w:val="1110"/>
        </w:numPr>
      </w:pPr>
      <w:r w:rsidRPr="00E77497">
        <w:t xml:space="preserve">Let </w:t>
      </w:r>
      <w:r>
        <w:rPr>
          <w:i/>
        </w:rPr>
        <w:t>iterator</w:t>
      </w:r>
      <w:r w:rsidRPr="00E77497">
        <w:rPr>
          <w:i/>
        </w:rPr>
        <w:t xml:space="preserve"> </w:t>
      </w:r>
      <w:r w:rsidRPr="00E77497">
        <w:t xml:space="preserve">be </w:t>
      </w:r>
      <w:r>
        <w:t>the result of ObjectCreate(%MapIteratorPrototype%,  ([[Map]], [[MapNextIndex]], [[MapIterationKind]]))</w:t>
      </w:r>
      <w:r w:rsidRPr="00E77497">
        <w:t>.</w:t>
      </w:r>
    </w:p>
    <w:p w14:paraId="1AF2A8A8" w14:textId="77777777" w:rsidR="00A95C0C" w:rsidRDefault="00A95C0C" w:rsidP="00BA2DF2">
      <w:pPr>
        <w:pStyle w:val="Alg4"/>
        <w:numPr>
          <w:ilvl w:val="0"/>
          <w:numId w:val="1110"/>
        </w:numPr>
        <w:spacing w:after="280"/>
        <w:contextualSpacing/>
      </w:pPr>
      <w:r>
        <w:t xml:space="preserve">Set </w:t>
      </w:r>
      <w:r>
        <w:rPr>
          <w:i/>
        </w:rPr>
        <w:t>iterator’s</w:t>
      </w:r>
      <w:r>
        <w:rPr>
          <w:iCs/>
        </w:rPr>
        <w:t xml:space="preserve"> </w:t>
      </w:r>
      <w:r>
        <w:t xml:space="preserve">[[Map]] internal data property to </w:t>
      </w:r>
      <w:r w:rsidRPr="0087223F">
        <w:rPr>
          <w:i/>
        </w:rPr>
        <w:t>M</w:t>
      </w:r>
      <w:r>
        <w:t>.</w:t>
      </w:r>
    </w:p>
    <w:p w14:paraId="6A3CF07C" w14:textId="77777777" w:rsidR="00A95C0C" w:rsidRDefault="00A95C0C" w:rsidP="00BA2DF2">
      <w:pPr>
        <w:pStyle w:val="Alg4"/>
        <w:numPr>
          <w:ilvl w:val="0"/>
          <w:numId w:val="1110"/>
        </w:numPr>
        <w:spacing w:after="280"/>
        <w:contextualSpacing/>
      </w:pPr>
      <w:r>
        <w:t xml:space="preserve">Set </w:t>
      </w:r>
      <w:r>
        <w:rPr>
          <w:i/>
        </w:rPr>
        <w:t>iterator’s</w:t>
      </w:r>
      <w:r w:rsidDel="00071909">
        <w:t xml:space="preserve"> </w:t>
      </w:r>
      <w:r>
        <w:t>[[MapNextIndex]] internal data property to 0.</w:t>
      </w:r>
    </w:p>
    <w:p w14:paraId="3EE2B720" w14:textId="77777777" w:rsidR="00A95C0C" w:rsidRDefault="00A95C0C" w:rsidP="00BA2DF2">
      <w:pPr>
        <w:pStyle w:val="Alg4"/>
        <w:numPr>
          <w:ilvl w:val="0"/>
          <w:numId w:val="1110"/>
        </w:numPr>
        <w:spacing w:after="280"/>
        <w:contextualSpacing/>
      </w:pPr>
      <w:r>
        <w:t xml:space="preserve">Set </w:t>
      </w:r>
      <w:r>
        <w:rPr>
          <w:i/>
        </w:rPr>
        <w:t>iterator’s</w:t>
      </w:r>
      <w:r w:rsidDel="00071909">
        <w:t xml:space="preserve"> </w:t>
      </w:r>
      <w:r>
        <w:t xml:space="preserve">[[MapIterationKind]] internal data property to </w:t>
      </w:r>
      <w:r w:rsidRPr="0087223F">
        <w:rPr>
          <w:i/>
        </w:rPr>
        <w:t>kind</w:t>
      </w:r>
      <w:r>
        <w:t>.</w:t>
      </w:r>
    </w:p>
    <w:p w14:paraId="1A982257" w14:textId="77777777" w:rsidR="00A95C0C" w:rsidRDefault="00A95C0C" w:rsidP="00BA2DF2">
      <w:pPr>
        <w:pStyle w:val="Alg4"/>
        <w:numPr>
          <w:ilvl w:val="0"/>
          <w:numId w:val="1110"/>
        </w:numPr>
        <w:spacing w:after="220"/>
        <w:contextualSpacing/>
      </w:pPr>
      <w:r>
        <w:t xml:space="preserve">Return </w:t>
      </w:r>
      <w:r>
        <w:rPr>
          <w:i/>
        </w:rPr>
        <w:t>iterator</w:t>
      </w:r>
      <w:r>
        <w:t>.</w:t>
      </w:r>
    </w:p>
    <w:p w14:paraId="596A23AB" w14:textId="77777777" w:rsidR="00A95C0C" w:rsidRDefault="00A95C0C" w:rsidP="00BA2DF2">
      <w:pPr>
        <w:pStyle w:val="40"/>
      </w:pPr>
      <w:r>
        <w:t>The Map Iterator Prototype</w:t>
      </w:r>
    </w:p>
    <w:p w14:paraId="57E73C93" w14:textId="77777777" w:rsidR="00A95C0C" w:rsidRDefault="00A95C0C" w:rsidP="00BA2DF2">
      <w:r>
        <w:t>All Map Iterator Objects inherit properties from a common Map Iterator Prototype object.  The [[Prototype]] internal data property of the Map Iterator Prototype is the %ObjectPrototype% intrinsic object. In addition, the Map Iterator Prototype has the following properties:</w:t>
      </w:r>
    </w:p>
    <w:p w14:paraId="5D0BAAFE" w14:textId="77777777" w:rsidR="00A95C0C" w:rsidRDefault="00A95C0C" w:rsidP="00BA2DF2">
      <w:pPr>
        <w:pStyle w:val="51"/>
      </w:pPr>
      <w:commentRangeStart w:id="6521"/>
      <w:r w:rsidRPr="00061845">
        <w:rPr>
          <w:i/>
        </w:rPr>
        <w:t>MapIterator</w:t>
      </w:r>
      <w:r>
        <w:t>.prototype.constructor</w:t>
      </w:r>
      <w:commentRangeEnd w:id="6521"/>
      <w:r>
        <w:rPr>
          <w:rStyle w:val="af6"/>
          <w:b w:val="0"/>
        </w:rPr>
        <w:commentReference w:id="6521"/>
      </w:r>
    </w:p>
    <w:p w14:paraId="23ABB914" w14:textId="77777777" w:rsidR="00A95C0C" w:rsidRDefault="00A95C0C" w:rsidP="00BA2DF2">
      <w:pPr>
        <w:pStyle w:val="51"/>
      </w:pPr>
      <w:r w:rsidRPr="00061845">
        <w:rPr>
          <w:i/>
        </w:rPr>
        <w:t>MapIterator</w:t>
      </w:r>
      <w:r>
        <w:t>.prototype.next( )</w:t>
      </w:r>
    </w:p>
    <w:p w14:paraId="0DE7EFD6" w14:textId="77777777" w:rsidR="00A95C0C" w:rsidRDefault="00A95C0C" w:rsidP="00BA2DF2">
      <w:pPr>
        <w:pStyle w:val="Alg4"/>
        <w:numPr>
          <w:ilvl w:val="0"/>
          <w:numId w:val="1111"/>
        </w:numPr>
      </w:pPr>
      <w:r>
        <w:t xml:space="preserve">Let </w:t>
      </w:r>
      <w:r w:rsidRPr="009B7611">
        <w:rPr>
          <w:i/>
        </w:rPr>
        <w:t>O</w:t>
      </w:r>
      <w:r>
        <w:t xml:space="preserve"> be the </w:t>
      </w:r>
      <w:r w:rsidRPr="009B7611">
        <w:rPr>
          <w:b/>
        </w:rPr>
        <w:t>this</w:t>
      </w:r>
      <w:r>
        <w:t xml:space="preserve"> value.</w:t>
      </w:r>
    </w:p>
    <w:p w14:paraId="15E8A7BB" w14:textId="77777777" w:rsidR="00A95C0C" w:rsidRDefault="00A95C0C" w:rsidP="00BA2DF2">
      <w:pPr>
        <w:pStyle w:val="Alg4"/>
        <w:numPr>
          <w:ilvl w:val="0"/>
          <w:numId w:val="1111"/>
        </w:numPr>
        <w:spacing w:after="280"/>
        <w:contextualSpacing/>
      </w:pPr>
      <w:r>
        <w:t>If Type(</w:t>
      </w:r>
      <w:r w:rsidRPr="00061845">
        <w:rPr>
          <w:i/>
        </w:rPr>
        <w:t>O</w:t>
      </w:r>
      <w:r>
        <w:t xml:space="preserve">) is not Object, throw a </w:t>
      </w:r>
      <w:r w:rsidRPr="00061845">
        <w:rPr>
          <w:b/>
        </w:rPr>
        <w:t>TypeError</w:t>
      </w:r>
      <w:r>
        <w:t xml:space="preserve"> exception.</w:t>
      </w:r>
    </w:p>
    <w:p w14:paraId="1977733F" w14:textId="77777777" w:rsidR="00A95C0C" w:rsidRPr="00E77497" w:rsidRDefault="00A95C0C" w:rsidP="00BA2DF2">
      <w:pPr>
        <w:pStyle w:val="Alg4"/>
        <w:numPr>
          <w:ilvl w:val="0"/>
          <w:numId w:val="1111"/>
        </w:numPr>
      </w:pPr>
      <w:r>
        <w:t xml:space="preserve">If </w:t>
      </w:r>
      <w:r w:rsidRPr="00061845">
        <w:rPr>
          <w:i/>
        </w:rPr>
        <w:t>O</w:t>
      </w:r>
      <w:r>
        <w:t xml:space="preserve"> does not have all of the internal properties of a Map Iterator Instance (</w:t>
      </w:r>
      <w:r w:rsidR="004B439B">
        <w:fldChar w:fldCharType="begin"/>
      </w:r>
      <w:r w:rsidR="004B439B">
        <w:instrText xml:space="preserve"> REF _Ref366081771 \r \h </w:instrText>
      </w:r>
      <w:r w:rsidR="004B439B">
        <w:fldChar w:fldCharType="separate"/>
      </w:r>
      <w:r w:rsidR="00083CEC">
        <w:t>23.1.5.3</w:t>
      </w:r>
      <w:r w:rsidR="004B439B">
        <w:fldChar w:fldCharType="end"/>
      </w:r>
      <w:r>
        <w:t xml:space="preserve">), throw a </w:t>
      </w:r>
      <w:r w:rsidRPr="00061845">
        <w:rPr>
          <w:b/>
        </w:rPr>
        <w:t>TypeError</w:t>
      </w:r>
      <w:r>
        <w:t xml:space="preserve"> exception.</w:t>
      </w:r>
    </w:p>
    <w:p w14:paraId="168D0836" w14:textId="77777777" w:rsidR="00A95C0C" w:rsidRDefault="00A95C0C" w:rsidP="00BA2DF2">
      <w:pPr>
        <w:pStyle w:val="Alg4"/>
        <w:numPr>
          <w:ilvl w:val="0"/>
          <w:numId w:val="1111"/>
        </w:numPr>
        <w:spacing w:after="280"/>
        <w:contextualSpacing/>
      </w:pPr>
      <w:r>
        <w:t xml:space="preserve">Let </w:t>
      </w:r>
      <w:r w:rsidRPr="00061845">
        <w:rPr>
          <w:i/>
        </w:rPr>
        <w:t>m</w:t>
      </w:r>
      <w:r>
        <w:t xml:space="preserve"> be the value of the [[Map]] internal data property of</w:t>
      </w:r>
      <w:r w:rsidRPr="002166A8">
        <w:rPr>
          <w:i/>
        </w:rPr>
        <w:t xml:space="preserve"> </w:t>
      </w:r>
      <w:r w:rsidRPr="009B7611">
        <w:rPr>
          <w:i/>
        </w:rPr>
        <w:t>O</w:t>
      </w:r>
      <w:r>
        <w:t>.</w:t>
      </w:r>
    </w:p>
    <w:p w14:paraId="3B80CEAB" w14:textId="77777777" w:rsidR="00A95C0C" w:rsidRDefault="00A95C0C" w:rsidP="00BA2DF2">
      <w:pPr>
        <w:pStyle w:val="Alg4"/>
        <w:numPr>
          <w:ilvl w:val="0"/>
          <w:numId w:val="1111"/>
        </w:numPr>
        <w:spacing w:after="280"/>
        <w:contextualSpacing/>
      </w:pPr>
      <w:r>
        <w:t xml:space="preserve">Let </w:t>
      </w:r>
      <w:r>
        <w:rPr>
          <w:i/>
        </w:rPr>
        <w:t>index</w:t>
      </w:r>
      <w:r>
        <w:t xml:space="preserve"> be the value of the [[MapNextIndex]] internal data property of</w:t>
      </w:r>
      <w:r w:rsidRPr="002166A8">
        <w:rPr>
          <w:i/>
        </w:rPr>
        <w:t xml:space="preserve"> </w:t>
      </w:r>
      <w:r w:rsidRPr="009B7611">
        <w:rPr>
          <w:i/>
        </w:rPr>
        <w:t>O</w:t>
      </w:r>
      <w:r>
        <w:t>.</w:t>
      </w:r>
    </w:p>
    <w:p w14:paraId="578541CC" w14:textId="77777777" w:rsidR="00A95C0C" w:rsidRDefault="00A95C0C" w:rsidP="00BA2DF2">
      <w:pPr>
        <w:pStyle w:val="Alg4"/>
        <w:numPr>
          <w:ilvl w:val="0"/>
          <w:numId w:val="1111"/>
        </w:numPr>
        <w:spacing w:after="280"/>
        <w:contextualSpacing/>
      </w:pPr>
      <w:r>
        <w:t xml:space="preserve">Let </w:t>
      </w:r>
      <w:r>
        <w:rPr>
          <w:i/>
        </w:rPr>
        <w:t>itemKind</w:t>
      </w:r>
      <w:r>
        <w:t xml:space="preserve"> be the value of the [[MapIterationKind]] internal data property of</w:t>
      </w:r>
      <w:r w:rsidRPr="002166A8">
        <w:rPr>
          <w:i/>
        </w:rPr>
        <w:t xml:space="preserve"> </w:t>
      </w:r>
      <w:r w:rsidRPr="009B7611">
        <w:rPr>
          <w:i/>
        </w:rPr>
        <w:t>O</w:t>
      </w:r>
      <w:r>
        <w:t>.</w:t>
      </w:r>
    </w:p>
    <w:p w14:paraId="2E3A1A7C" w14:textId="77777777" w:rsidR="00A95C0C" w:rsidRDefault="00A95C0C" w:rsidP="00BA2DF2">
      <w:pPr>
        <w:pStyle w:val="Alg4"/>
        <w:numPr>
          <w:ilvl w:val="0"/>
          <w:numId w:val="1111"/>
        </w:numPr>
        <w:spacing w:after="280"/>
        <w:contextualSpacing/>
      </w:pPr>
      <w:r>
        <w:t xml:space="preserve">Assert: </w:t>
      </w:r>
      <w:r w:rsidRPr="00061845">
        <w:rPr>
          <w:i/>
        </w:rPr>
        <w:t>m</w:t>
      </w:r>
      <w:r>
        <w:t xml:space="preserve"> has a [[MapData]] internal data property and </w:t>
      </w:r>
      <w:r>
        <w:rPr>
          <w:i/>
          <w:iCs/>
        </w:rPr>
        <w:t>m</w:t>
      </w:r>
      <w:r>
        <w:t xml:space="preserve"> has been initialised so the value of [[MapData]] is not </w:t>
      </w:r>
      <w:r>
        <w:rPr>
          <w:b/>
          <w:bCs/>
        </w:rPr>
        <w:t>undefined</w:t>
      </w:r>
      <w:r>
        <w:t>.</w:t>
      </w:r>
    </w:p>
    <w:p w14:paraId="0616C5B1" w14:textId="77777777" w:rsidR="00A95C0C" w:rsidRDefault="00A95C0C" w:rsidP="00BA2DF2">
      <w:pPr>
        <w:pStyle w:val="Alg4"/>
        <w:numPr>
          <w:ilvl w:val="0"/>
          <w:numId w:val="1111"/>
        </w:numPr>
        <w:spacing w:after="280"/>
        <w:contextualSpacing/>
      </w:pPr>
      <w:r>
        <w:t xml:space="preserve">Let </w:t>
      </w:r>
      <w:r w:rsidRPr="00B5244C">
        <w:rPr>
          <w:i/>
        </w:rPr>
        <w:t>entries</w:t>
      </w:r>
      <w:r>
        <w:t xml:space="preserve"> be the List that is the value of the [[MapData]] internal data property</w:t>
      </w:r>
      <w:r w:rsidRPr="003464A0">
        <w:t xml:space="preserve"> </w:t>
      </w:r>
      <w:r>
        <w:t>of</w:t>
      </w:r>
      <w:r w:rsidRPr="002166A8">
        <w:rPr>
          <w:i/>
        </w:rPr>
        <w:t xml:space="preserve"> </w:t>
      </w:r>
      <w:r>
        <w:rPr>
          <w:i/>
        </w:rPr>
        <w:t>m</w:t>
      </w:r>
      <w:r>
        <w:t>.</w:t>
      </w:r>
    </w:p>
    <w:p w14:paraId="32AAC515" w14:textId="77777777" w:rsidR="00A95C0C" w:rsidRPr="00A221E6" w:rsidRDefault="00A95C0C" w:rsidP="00BA2DF2">
      <w:pPr>
        <w:pStyle w:val="Alg4"/>
        <w:numPr>
          <w:ilvl w:val="0"/>
          <w:numId w:val="1111"/>
        </w:numPr>
        <w:spacing w:after="280"/>
        <w:contextualSpacing/>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14:paraId="5C578FCB" w14:textId="77777777" w:rsidR="00A95C0C" w:rsidRPr="00A221E6" w:rsidRDefault="00A95C0C" w:rsidP="00BA2DF2">
      <w:pPr>
        <w:pStyle w:val="Alg4"/>
        <w:numPr>
          <w:ilvl w:val="1"/>
          <w:numId w:val="1111"/>
        </w:numPr>
        <w:spacing w:after="240"/>
        <w:contextualSpacing/>
      </w:pPr>
      <w:r>
        <w:t xml:space="preserve">Let </w:t>
      </w:r>
      <w:r>
        <w:rPr>
          <w:i/>
        </w:rPr>
        <w:t>e</w:t>
      </w:r>
      <w:r>
        <w:t xml:space="preserve"> be the Record {[[key]], [[value]]} at 0-origined insertion position </w:t>
      </w:r>
      <w:r>
        <w:rPr>
          <w:i/>
        </w:rPr>
        <w:t>index</w:t>
      </w:r>
      <w:r>
        <w:t xml:space="preserve"> of </w:t>
      </w:r>
      <w:r>
        <w:rPr>
          <w:i/>
        </w:rPr>
        <w:t>entries</w:t>
      </w:r>
      <w:r>
        <w:t>.</w:t>
      </w:r>
    </w:p>
    <w:p w14:paraId="26343E6E" w14:textId="77777777" w:rsidR="00A95C0C" w:rsidRDefault="00A95C0C" w:rsidP="00BA2DF2">
      <w:pPr>
        <w:pStyle w:val="Alg4"/>
        <w:numPr>
          <w:ilvl w:val="1"/>
          <w:numId w:val="1111"/>
        </w:numPr>
        <w:spacing w:after="240"/>
        <w:contextualSpacing/>
      </w:pPr>
      <w:r>
        <w:t xml:space="preserve">Set </w:t>
      </w:r>
      <w:r>
        <w:rPr>
          <w:i/>
          <w:iCs/>
        </w:rPr>
        <w:t>index</w:t>
      </w:r>
      <w:r>
        <w:t xml:space="preserve"> to </w:t>
      </w:r>
      <w:r>
        <w:rPr>
          <w:i/>
          <w:iCs/>
        </w:rPr>
        <w:t>index</w:t>
      </w:r>
      <w:r>
        <w:t>+1;</w:t>
      </w:r>
    </w:p>
    <w:p w14:paraId="3D4BDA14" w14:textId="77777777" w:rsidR="00A95C0C" w:rsidRDefault="00A95C0C" w:rsidP="00BA2DF2">
      <w:pPr>
        <w:pStyle w:val="Alg4"/>
        <w:numPr>
          <w:ilvl w:val="1"/>
          <w:numId w:val="1111"/>
        </w:numPr>
        <w:spacing w:after="240"/>
        <w:contextualSpacing/>
      </w:pPr>
      <w:r>
        <w:t>Set the [[MapNextIndex]] internal data property of</w:t>
      </w:r>
      <w:r w:rsidRPr="002166A8">
        <w:rPr>
          <w:i/>
        </w:rPr>
        <w:t xml:space="preserve"> </w:t>
      </w:r>
      <w:r w:rsidRPr="009B7611">
        <w:rPr>
          <w:i/>
        </w:rPr>
        <w:t>O</w:t>
      </w:r>
      <w:r>
        <w:t xml:space="preserve"> to </w:t>
      </w:r>
      <w:r w:rsidRPr="00B52F42">
        <w:rPr>
          <w:i/>
        </w:rPr>
        <w:t>index</w:t>
      </w:r>
      <w:r>
        <w:t>.</w:t>
      </w:r>
    </w:p>
    <w:p w14:paraId="21F9FC1F" w14:textId="77777777" w:rsidR="00A95C0C" w:rsidRDefault="00A95C0C" w:rsidP="00BA2DF2">
      <w:pPr>
        <w:pStyle w:val="Alg4"/>
        <w:numPr>
          <w:ilvl w:val="1"/>
          <w:numId w:val="1111"/>
        </w:numPr>
        <w:spacing w:after="240"/>
        <w:contextualSpacing/>
      </w:pPr>
      <w:r>
        <w:t xml:space="preserve">If </w:t>
      </w:r>
      <w:r>
        <w:rPr>
          <w:i/>
        </w:rPr>
        <w:t>e</w:t>
      </w:r>
      <w:r>
        <w:t xml:space="preserve">.[[key]] is not </w:t>
      </w:r>
      <w:r w:rsidRPr="00A221E6">
        <w:rPr>
          <w:rFonts w:ascii="Arial" w:hAnsi="Arial" w:cs="Arial"/>
        </w:rPr>
        <w:t>empty</w:t>
      </w:r>
      <w:r>
        <w:t>, then</w:t>
      </w:r>
    </w:p>
    <w:p w14:paraId="0E49F659" w14:textId="77777777" w:rsidR="00A95C0C" w:rsidRDefault="00A95C0C" w:rsidP="00BA2DF2">
      <w:pPr>
        <w:pStyle w:val="Alg4"/>
        <w:numPr>
          <w:ilvl w:val="2"/>
          <w:numId w:val="111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 let </w:t>
      </w:r>
      <w:r w:rsidRPr="008816D4">
        <w:rPr>
          <w:i/>
        </w:rPr>
        <w:t>result</w:t>
      </w:r>
      <w:r>
        <w:t xml:space="preserve"> be </w:t>
      </w:r>
      <w:r>
        <w:rPr>
          <w:i/>
        </w:rPr>
        <w:t>e</w:t>
      </w:r>
      <w:r>
        <w:t>.[[key]].</w:t>
      </w:r>
    </w:p>
    <w:p w14:paraId="467C79F1" w14:textId="77777777" w:rsidR="00A95C0C" w:rsidRDefault="00A95C0C" w:rsidP="00BA2DF2">
      <w:pPr>
        <w:pStyle w:val="Alg4"/>
        <w:numPr>
          <w:ilvl w:val="2"/>
          <w:numId w:val="1111"/>
        </w:numPr>
        <w:spacing w:after="240"/>
        <w:contextualSpacing/>
      </w:pPr>
      <w:r>
        <w:t xml:space="preserve">Else if </w:t>
      </w:r>
      <w:r w:rsidRPr="009B7611">
        <w:rPr>
          <w:i/>
        </w:rPr>
        <w:t>itemKind</w:t>
      </w:r>
      <w:r>
        <w:t xml:space="preserve"> is </w:t>
      </w:r>
      <w:r w:rsidRPr="00E77497">
        <w:rPr>
          <w:b/>
        </w:rPr>
        <w:t>"</w:t>
      </w:r>
      <w:r>
        <w:rPr>
          <w:rFonts w:ascii="Courier New" w:hAnsi="Courier New" w:cs="Courier New"/>
          <w:b/>
        </w:rPr>
        <w:t>value</w:t>
      </w:r>
      <w:r w:rsidRPr="00E77497">
        <w:rPr>
          <w:b/>
        </w:rPr>
        <w:t>"</w:t>
      </w:r>
      <w:r>
        <w:t xml:space="preserve"> then, let </w:t>
      </w:r>
      <w:r w:rsidRPr="008816D4">
        <w:rPr>
          <w:i/>
        </w:rPr>
        <w:t>result</w:t>
      </w:r>
      <w:r>
        <w:t xml:space="preserve"> be </w:t>
      </w:r>
      <w:r>
        <w:rPr>
          <w:i/>
        </w:rPr>
        <w:t>e</w:t>
      </w:r>
      <w:r>
        <w:t>.[[value]].</w:t>
      </w:r>
    </w:p>
    <w:p w14:paraId="305EE293" w14:textId="77777777" w:rsidR="00A95C0C" w:rsidRDefault="00A95C0C" w:rsidP="00BA2DF2">
      <w:pPr>
        <w:pStyle w:val="Alg4"/>
        <w:numPr>
          <w:ilvl w:val="2"/>
          <w:numId w:val="1111"/>
        </w:numPr>
        <w:spacing w:after="240"/>
        <w:contextualSpacing/>
      </w:pPr>
      <w:r>
        <w:t xml:space="preserve">Else, </w:t>
      </w:r>
    </w:p>
    <w:p w14:paraId="4326FAF1" w14:textId="77777777" w:rsidR="00A95C0C" w:rsidRDefault="00A95C0C" w:rsidP="00BA2DF2">
      <w:pPr>
        <w:pStyle w:val="Alg4"/>
        <w:numPr>
          <w:ilvl w:val="3"/>
          <w:numId w:val="1111"/>
        </w:numPr>
        <w:spacing w:after="240"/>
        <w:contextualSpacing/>
      </w:pPr>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r w:rsidRPr="002C1977">
        <w:rPr>
          <w:bCs/>
        </w:rPr>
        <w:t>.</w:t>
      </w:r>
    </w:p>
    <w:p w14:paraId="4975CBB6" w14:textId="77777777" w:rsidR="00A95C0C" w:rsidRDefault="00A95C0C" w:rsidP="00BA2DF2">
      <w:pPr>
        <w:pStyle w:val="Alg4"/>
        <w:numPr>
          <w:ilvl w:val="3"/>
          <w:numId w:val="1111"/>
        </w:numPr>
        <w:spacing w:after="240"/>
        <w:contextualSpacing/>
      </w:pPr>
      <w:r>
        <w:t xml:space="preserve">Let </w:t>
      </w:r>
      <w:r w:rsidRPr="009B7611">
        <w:rPr>
          <w:i/>
        </w:rPr>
        <w:t>result</w:t>
      </w:r>
      <w:r>
        <w:t xml:space="preserve"> be the result of the abstract operation ArrayCreate with argument 2.</w:t>
      </w:r>
    </w:p>
    <w:p w14:paraId="4714EEFE" w14:textId="77777777" w:rsidR="00A95C0C" w:rsidRDefault="00A95C0C" w:rsidP="00BA2DF2">
      <w:pPr>
        <w:pStyle w:val="Alg4"/>
        <w:numPr>
          <w:ilvl w:val="3"/>
          <w:numId w:val="1111"/>
        </w:numPr>
        <w:spacing w:after="240"/>
        <w:contextualSpacing/>
      </w:pPr>
      <w:r>
        <w:t xml:space="preserve">Assert: </w:t>
      </w:r>
      <w:r w:rsidRPr="009B7611">
        <w:rPr>
          <w:i/>
        </w:rPr>
        <w:t>result</w:t>
      </w:r>
      <w:r>
        <w:t xml:space="preserve"> is a new, well-formed Array object so the following operations will never fail.</w:t>
      </w:r>
    </w:p>
    <w:p w14:paraId="09215301" w14:textId="77777777" w:rsidR="00A95C0C" w:rsidRDefault="00A95C0C" w:rsidP="00BA2DF2">
      <w:pPr>
        <w:pStyle w:val="Alg4"/>
        <w:numPr>
          <w:ilvl w:val="3"/>
          <w:numId w:val="111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.[[key]]) .</w:t>
      </w:r>
    </w:p>
    <w:p w14:paraId="5E7A00D6" w14:textId="77777777" w:rsidR="00A95C0C" w:rsidRDefault="00A95C0C" w:rsidP="00BA2DF2">
      <w:pPr>
        <w:pStyle w:val="Alg4"/>
        <w:numPr>
          <w:ilvl w:val="3"/>
          <w:numId w:val="111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.[[value]]).</w:t>
      </w:r>
    </w:p>
    <w:p w14:paraId="097F09C8" w14:textId="77777777" w:rsidR="00A95C0C" w:rsidRDefault="00A95C0C" w:rsidP="00BA2DF2">
      <w:pPr>
        <w:pStyle w:val="Alg4"/>
        <w:numPr>
          <w:ilvl w:val="2"/>
          <w:numId w:val="1111"/>
        </w:numPr>
        <w:spacing w:after="240"/>
        <w:contextualSpacing/>
      </w:pPr>
      <w:r>
        <w:t>Return CreateItrResultObject(</w:t>
      </w:r>
      <w:r w:rsidRPr="008816D4">
        <w:rPr>
          <w:i/>
        </w:rPr>
        <w:t>result</w:t>
      </w:r>
      <w:r>
        <w:t xml:space="preserve">, </w:t>
      </w:r>
      <w:r>
        <w:rPr>
          <w:b/>
          <w:bCs/>
        </w:rPr>
        <w:t>false</w:t>
      </w:r>
      <w:r>
        <w:t>).</w:t>
      </w:r>
    </w:p>
    <w:p w14:paraId="69A6F0AE" w14:textId="77777777" w:rsidR="00A95C0C" w:rsidRPr="002166A8" w:rsidRDefault="00A95C0C" w:rsidP="00BA2DF2">
      <w:pPr>
        <w:pStyle w:val="Alg4"/>
        <w:numPr>
          <w:ilvl w:val="0"/>
          <w:numId w:val="1111"/>
        </w:numPr>
        <w:spacing w:after="280"/>
      </w:pPr>
      <w:r w:rsidRPr="00E77497">
        <w:t xml:space="preserve">Return </w:t>
      </w:r>
      <w:r>
        <w:t>CreateItrResultObject(</w:t>
      </w:r>
      <w:r>
        <w:rPr>
          <w:b/>
          <w:bCs/>
        </w:rPr>
        <w:t>undefined</w:t>
      </w:r>
      <w:r>
        <w:t xml:space="preserve">, </w:t>
      </w:r>
      <w:r w:rsidRPr="0056441E">
        <w:rPr>
          <w:b/>
          <w:bCs/>
        </w:rPr>
        <w:t>true</w:t>
      </w:r>
      <w:r>
        <w:t>)</w:t>
      </w:r>
      <w:r w:rsidRPr="00E77497">
        <w:t>.</w:t>
      </w:r>
    </w:p>
    <w:p w14:paraId="446C37CD" w14:textId="77777777" w:rsidR="00A95C0C" w:rsidRPr="00E77497" w:rsidRDefault="00A95C0C" w:rsidP="00BA2DF2">
      <w:pPr>
        <w:pStyle w:val="51"/>
      </w:pPr>
      <w:r w:rsidRPr="00E77497">
        <w:tab/>
      </w:r>
      <w:r w:rsidRPr="009B7611">
        <w:rPr>
          <w:i/>
        </w:rPr>
        <w:t>MapIterator</w:t>
      </w:r>
      <w:r w:rsidRPr="00E77497">
        <w:t>.prototype</w:t>
      </w:r>
      <w:r>
        <w:t xml:space="preserve"> [ @@iterator ]</w:t>
      </w:r>
      <w:r w:rsidRPr="00E77497">
        <w:t xml:space="preserve"> ( </w:t>
      </w:r>
      <w:r>
        <w:t xml:space="preserve">  </w:t>
      </w:r>
      <w:r w:rsidRPr="00E77497">
        <w:t>)</w:t>
      </w:r>
    </w:p>
    <w:p w14:paraId="06A57F3B" w14:textId="77777777" w:rsidR="00A95C0C" w:rsidRPr="00E77497" w:rsidRDefault="00A95C0C" w:rsidP="00BA2DF2">
      <w:r w:rsidRPr="00E77497">
        <w:t>The following steps are taken:</w:t>
      </w:r>
    </w:p>
    <w:p w14:paraId="160EA00D" w14:textId="77777777" w:rsidR="00A95C0C" w:rsidRPr="002166A8" w:rsidRDefault="00A95C0C" w:rsidP="00BA2DF2">
      <w:pPr>
        <w:pStyle w:val="Alg4"/>
        <w:numPr>
          <w:ilvl w:val="0"/>
          <w:numId w:val="1112"/>
        </w:numPr>
        <w:spacing w:after="280"/>
      </w:pPr>
      <w:r w:rsidRPr="00E77497">
        <w:t xml:space="preserve">Return </w:t>
      </w:r>
      <w:r>
        <w:t xml:space="preserve">the </w:t>
      </w:r>
      <w:r w:rsidRPr="006847F6">
        <w:rPr>
          <w:b/>
        </w:rPr>
        <w:t>this</w:t>
      </w:r>
      <w:r>
        <w:t xml:space="preserve"> value</w:t>
      </w:r>
      <w:r w:rsidRPr="00E77497">
        <w:t>.</w:t>
      </w:r>
    </w:p>
    <w:p w14:paraId="4A1ECD3E" w14:textId="77777777" w:rsidR="00A95C0C" w:rsidRDefault="00A95C0C" w:rsidP="00BA2DF2">
      <w:pPr>
        <w:pStyle w:val="51"/>
      </w:pPr>
      <w:r w:rsidRPr="009B7611">
        <w:rPr>
          <w:i/>
        </w:rPr>
        <w:t>MapIterator</w:t>
      </w:r>
      <w:r>
        <w:t>.prototype [ @@toStringTag ]</w:t>
      </w:r>
    </w:p>
    <w:p w14:paraId="1AB4980C" w14:textId="77777777" w:rsidR="00A95C0C" w:rsidRPr="00097A4C" w:rsidRDefault="00A95C0C" w:rsidP="00BA2DF2">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p>
    <w:p w14:paraId="1D39B3A4" w14:textId="77777777" w:rsidR="00A95C0C" w:rsidRDefault="00A95C0C" w:rsidP="00BA2DF2">
      <w:pPr>
        <w:pStyle w:val="40"/>
      </w:pPr>
      <w:bookmarkStart w:id="6522" w:name="_Ref366081771"/>
      <w:r>
        <w:t>Properties of Map Iterator Instances</w:t>
      </w:r>
      <w:bookmarkEnd w:id="6522"/>
    </w:p>
    <w:p w14:paraId="49AD65A8" w14:textId="77777777" w:rsidR="00A95C0C" w:rsidRDefault="00A95C0C" w:rsidP="00BA2DF2">
      <w:r>
        <w:t>Map</w:t>
      </w:r>
      <w:r w:rsidRPr="00E77497">
        <w:t xml:space="preserve"> </w:t>
      </w:r>
      <w:r>
        <w:t>Iterator instances</w:t>
      </w:r>
      <w:r w:rsidRPr="00E77497">
        <w:t xml:space="preserve"> </w:t>
      </w:r>
      <w:r>
        <w:t xml:space="preserve">are ordinary objects that </w:t>
      </w:r>
      <w:r w:rsidRPr="00E77497">
        <w:t xml:space="preserve">inherit properties from the </w:t>
      </w:r>
      <w:r>
        <w:t>Map Iterator</w:t>
      </w:r>
      <w:r w:rsidRPr="00E77497">
        <w:t xml:space="preserve"> prototype</w:t>
      </w:r>
      <w:r>
        <w:t xml:space="preserve"> (the intrinsic,  %MapIteratorPrototype%).</w:t>
      </w:r>
      <w:r w:rsidRPr="00E77497">
        <w:t xml:space="preserve"> </w:t>
      </w:r>
      <w:r>
        <w:t>Map Iterator instances are initially created with</w:t>
      </w:r>
      <w:r w:rsidRPr="00E77497">
        <w:t xml:space="preserve"> </w:t>
      </w:r>
      <w:r>
        <w:t>the internal properties described in</w:t>
      </w:r>
      <w:r w:rsidR="00D160DD">
        <w:t xml:space="preserve"> </w:t>
      </w:r>
      <w:r w:rsidR="00D160DD">
        <w:fldChar w:fldCharType="begin"/>
      </w:r>
      <w:r w:rsidR="00D160DD">
        <w:instrText xml:space="preserve"> REF _Ref366066305 \h </w:instrText>
      </w:r>
      <w:r w:rsidR="00D160DD">
        <w:fldChar w:fldCharType="separate"/>
      </w:r>
      <w:r w:rsidR="00083CEC">
        <w:t xml:space="preserve">Table </w:t>
      </w:r>
      <w:r w:rsidR="00083CEC">
        <w:rPr>
          <w:noProof/>
        </w:rPr>
        <w:t>37</w:t>
      </w:r>
      <w:r w:rsidR="00D160DD">
        <w:fldChar w:fldCharType="end"/>
      </w:r>
      <w:r>
        <w:t>.</w:t>
      </w:r>
    </w:p>
    <w:p w14:paraId="1C21B806" w14:textId="77777777" w:rsidR="00A95C0C" w:rsidRDefault="00A95C0C" w:rsidP="00BA2DF2">
      <w:pPr>
        <w:pStyle w:val="afffff4"/>
        <w:keepNext/>
        <w:jc w:val="center"/>
      </w:pPr>
      <w:bookmarkStart w:id="6523" w:name="_Ref366066305"/>
      <w:r>
        <w:t xml:space="preserve">Table </w:t>
      </w:r>
      <w:r>
        <w:fldChar w:fldCharType="begin"/>
      </w:r>
      <w:r>
        <w:instrText xml:space="preserve"> SEQ Table \* ARABIC </w:instrText>
      </w:r>
      <w:r>
        <w:fldChar w:fldCharType="separate"/>
      </w:r>
      <w:r w:rsidR="00083CEC">
        <w:rPr>
          <w:noProof/>
        </w:rPr>
        <w:t>37</w:t>
      </w:r>
      <w:r>
        <w:fldChar w:fldCharType="end"/>
      </w:r>
      <w:bookmarkEnd w:id="6523"/>
      <w:r>
        <w:t xml:space="preserve"> — Internal Data Properties of Map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A95C0C" w:rsidRPr="00E77497" w14:paraId="41E1AB5D" w14:textId="77777777" w:rsidTr="00B55107">
        <w:tc>
          <w:tcPr>
            <w:tcW w:w="2250" w:type="dxa"/>
            <w:tcBorders>
              <w:top w:val="single" w:sz="12" w:space="0" w:color="000000"/>
              <w:left w:val="single" w:sz="6" w:space="0" w:color="000000"/>
              <w:bottom w:val="single" w:sz="6" w:space="0" w:color="000000"/>
              <w:right w:val="nil"/>
            </w:tcBorders>
            <w:shd w:val="solid" w:color="C0C0C0" w:fill="FFFFFF"/>
          </w:tcPr>
          <w:p w14:paraId="549D776D" w14:textId="77777777" w:rsidR="00A95C0C" w:rsidRPr="002166A8" w:rsidRDefault="00A95C0C" w:rsidP="00BA2DF2">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37FB61BF" w14:textId="77777777" w:rsidR="00A95C0C" w:rsidRPr="002166A8" w:rsidRDefault="00A95C0C" w:rsidP="00BA2DF2">
            <w:pPr>
              <w:spacing w:after="120"/>
              <w:jc w:val="center"/>
              <w:rPr>
                <w:b/>
                <w:shd w:val="solid" w:color="C0C0C0" w:fill="FFFFFF"/>
              </w:rPr>
            </w:pPr>
            <w:r w:rsidRPr="002166A8">
              <w:rPr>
                <w:b/>
                <w:shd w:val="solid" w:color="C0C0C0" w:fill="FFFFFF"/>
              </w:rPr>
              <w:t>Description</w:t>
            </w:r>
          </w:p>
        </w:tc>
      </w:tr>
      <w:tr w:rsidR="00A95C0C" w:rsidRPr="00E77497" w14:paraId="0187AD56" w14:textId="77777777" w:rsidTr="00B55107">
        <w:tc>
          <w:tcPr>
            <w:tcW w:w="2250" w:type="dxa"/>
            <w:tcBorders>
              <w:top w:val="nil"/>
            </w:tcBorders>
          </w:tcPr>
          <w:p w14:paraId="0977D380" w14:textId="77777777" w:rsidR="00A95C0C" w:rsidRPr="00504F46" w:rsidRDefault="00A95C0C" w:rsidP="00B55107">
            <w:pPr>
              <w:spacing w:after="0"/>
              <w:contextualSpacing/>
              <w:rPr>
                <w:rFonts w:ascii="Times New Roman" w:hAnsi="Times New Roman"/>
              </w:rPr>
            </w:pPr>
            <w:r>
              <w:rPr>
                <w:rFonts w:ascii="Times New Roman" w:hAnsi="Times New Roman"/>
              </w:rPr>
              <w:t>[[Map]]</w:t>
            </w:r>
          </w:p>
        </w:tc>
        <w:tc>
          <w:tcPr>
            <w:tcW w:w="5957" w:type="dxa"/>
            <w:tcBorders>
              <w:top w:val="nil"/>
            </w:tcBorders>
          </w:tcPr>
          <w:p w14:paraId="54F97844" w14:textId="77777777" w:rsidR="00A95C0C" w:rsidRPr="006847F6" w:rsidRDefault="00A95C0C" w:rsidP="007F5175">
            <w:pPr>
              <w:spacing w:after="0"/>
              <w:contextualSpacing/>
              <w:rPr>
                <w:rFonts w:cs="Arial"/>
              </w:rPr>
            </w:pPr>
            <w:r w:rsidRPr="002166A8">
              <w:rPr>
                <w:rFonts w:cs="Arial"/>
              </w:rPr>
              <w:t>The Map object</w:t>
            </w:r>
            <w:r>
              <w:rPr>
                <w:rFonts w:cs="Arial"/>
              </w:rPr>
              <w:t xml:space="preserve"> that is being iterated.</w:t>
            </w:r>
          </w:p>
        </w:tc>
      </w:tr>
      <w:tr w:rsidR="00A95C0C" w:rsidRPr="00E77497" w14:paraId="2C4E28FB" w14:textId="77777777" w:rsidTr="00B55107">
        <w:tc>
          <w:tcPr>
            <w:tcW w:w="2250" w:type="dxa"/>
            <w:tcBorders>
              <w:top w:val="nil"/>
            </w:tcBorders>
          </w:tcPr>
          <w:p w14:paraId="4D116D8B" w14:textId="77777777" w:rsidR="00A95C0C" w:rsidRPr="00E77497" w:rsidRDefault="00A95C0C" w:rsidP="00B55107">
            <w:pPr>
              <w:spacing w:after="0"/>
              <w:contextualSpacing/>
              <w:rPr>
                <w:rFonts w:ascii="Courier New" w:hAnsi="Courier New" w:cs="Courier New"/>
                <w:b/>
              </w:rPr>
            </w:pPr>
            <w:r>
              <w:rPr>
                <w:rFonts w:ascii="Times New Roman" w:hAnsi="Times New Roman"/>
              </w:rPr>
              <w:t>[[MapNextIndex]]</w:t>
            </w:r>
          </w:p>
        </w:tc>
        <w:tc>
          <w:tcPr>
            <w:tcW w:w="5957" w:type="dxa"/>
            <w:tcBorders>
              <w:top w:val="nil"/>
            </w:tcBorders>
          </w:tcPr>
          <w:p w14:paraId="30A45B45" w14:textId="77777777" w:rsidR="00A95C0C" w:rsidRPr="000D3CBD" w:rsidRDefault="00A95C0C" w:rsidP="007F5175">
            <w:pPr>
              <w:spacing w:after="0"/>
              <w:contextualSpacing/>
              <w:rPr>
                <w:rFonts w:cs="Arial"/>
              </w:rPr>
            </w:pPr>
            <w:r>
              <w:rPr>
                <w:rFonts w:cs="Arial"/>
              </w:rPr>
              <w:t>The integer index of the next Map data element to be examined by this iteration.</w:t>
            </w:r>
          </w:p>
        </w:tc>
      </w:tr>
      <w:tr w:rsidR="00A95C0C" w:rsidRPr="00E77497" w14:paraId="70A1DD15" w14:textId="77777777" w:rsidTr="00B55107">
        <w:tc>
          <w:tcPr>
            <w:tcW w:w="2250" w:type="dxa"/>
          </w:tcPr>
          <w:p w14:paraId="4D86E087" w14:textId="77777777" w:rsidR="00A95C0C" w:rsidRPr="00E77497" w:rsidRDefault="00A95C0C" w:rsidP="00B55107">
            <w:pPr>
              <w:spacing w:after="0"/>
              <w:contextualSpacing/>
              <w:rPr>
                <w:rFonts w:ascii="Courier New" w:hAnsi="Courier New" w:cs="Courier New"/>
                <w:b/>
              </w:rPr>
            </w:pPr>
            <w:r>
              <w:rPr>
                <w:rFonts w:ascii="Times New Roman" w:hAnsi="Times New Roman"/>
              </w:rPr>
              <w:t>[[MapIterationKind]]</w:t>
            </w:r>
          </w:p>
        </w:tc>
        <w:tc>
          <w:tcPr>
            <w:tcW w:w="5957" w:type="dxa"/>
          </w:tcPr>
          <w:p w14:paraId="4A606F7D" w14:textId="77777777" w:rsidR="00A95C0C" w:rsidRPr="000D3CBD" w:rsidRDefault="00A95C0C" w:rsidP="007F5175">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w:t>
            </w:r>
          </w:p>
        </w:tc>
      </w:tr>
    </w:tbl>
    <w:p w14:paraId="0CAB6432" w14:textId="77777777" w:rsidR="00A95C0C" w:rsidRDefault="00A95C0C" w:rsidP="00B55107"/>
    <w:p w14:paraId="262F857E" w14:textId="77777777" w:rsidR="00A95C0C" w:rsidRPr="0032146B" w:rsidRDefault="00A95C0C" w:rsidP="007F5175"/>
    <w:p w14:paraId="0820F683" w14:textId="77777777" w:rsidR="00B17855" w:rsidRDefault="00B17855" w:rsidP="00B17855">
      <w:pPr>
        <w:pStyle w:val="20"/>
      </w:pPr>
      <w:bookmarkStart w:id="6524" w:name="_Toc366142104"/>
      <w:r>
        <w:t>Set Objects</w:t>
      </w:r>
      <w:bookmarkEnd w:id="6524"/>
    </w:p>
    <w:p w14:paraId="739DBADB" w14:textId="77777777" w:rsidR="00B17855" w:rsidRDefault="00B17855" w:rsidP="00B17855">
      <w:r>
        <w:t>Set objects are collections of ECMAScript language values. A distinct value may only occur once as an element of a Set’s collection.</w:t>
      </w:r>
      <w:r w:rsidRPr="00E046A5">
        <w:t xml:space="preserve"> </w:t>
      </w:r>
      <w:r>
        <w:t>Distinct values are discriminated using a comparision algorithm that is selected when the Set is created.</w:t>
      </w:r>
    </w:p>
    <w:p w14:paraId="05165767" w14:textId="77777777" w:rsidR="00B17855" w:rsidRDefault="00B17855" w:rsidP="00B17855">
      <w:r>
        <w:t>A Set object can iterate its elements in insertion order. Set objects must be implemented using either hash tables or other mechanisms that, on average, provide access times that are sublinear on the number of elements in the collection. The data structures used in this Set objects specification is only intended to describe the required observable semantics of Set objects.  It is not intended to be a viable implementation model.</w:t>
      </w:r>
    </w:p>
    <w:p w14:paraId="4523B700" w14:textId="77777777" w:rsidR="00B17855" w:rsidRPr="00E77497" w:rsidRDefault="00B17855" w:rsidP="00B17855">
      <w:pPr>
        <w:pStyle w:val="30"/>
      </w:pPr>
      <w:bookmarkStart w:id="6525" w:name="_Ref366138152"/>
      <w:bookmarkStart w:id="6526" w:name="_Ref366140569"/>
      <w:bookmarkStart w:id="6527" w:name="_Toc366142105"/>
      <w:r w:rsidRPr="00E77497">
        <w:t xml:space="preserve">The </w:t>
      </w:r>
      <w:r>
        <w:t>Set</w:t>
      </w:r>
      <w:r w:rsidRPr="00E77497">
        <w:t xml:space="preserve"> Constructor</w:t>
      </w:r>
      <w:bookmarkEnd w:id="6525"/>
      <w:bookmarkEnd w:id="6526"/>
      <w:bookmarkEnd w:id="6527"/>
      <w:r w:rsidRPr="00E77497">
        <w:t xml:space="preserve"> </w:t>
      </w:r>
    </w:p>
    <w:p w14:paraId="063057C4" w14:textId="77777777" w:rsidR="00B17855" w:rsidRDefault="00B17855" w:rsidP="00B17855">
      <w:r>
        <w:t>The Set</w:t>
      </w:r>
      <w:r w:rsidRPr="0064604A">
        <w:t xml:space="preserve"> </w:t>
      </w:r>
      <w:r>
        <w:t xml:space="preserve">constructor is the %Set% intrinsic object and the initial value of the </w:t>
      </w:r>
      <w:r>
        <w:rPr>
          <w:rFonts w:ascii="Courier New" w:eastAsia="Times New Roman" w:hAnsi="Courier New" w:cs="Courier New"/>
          <w:b/>
          <w:spacing w:val="6"/>
          <w:lang w:eastAsia="en-US"/>
        </w:rPr>
        <w:t>Set</w:t>
      </w:r>
      <w:r w:rsidRPr="00F92BFE">
        <w:rPr>
          <w:rFonts w:ascii="Times New Roman" w:eastAsia="Times New Roman" w:hAnsi="Times New Roman"/>
          <w:b/>
          <w:spacing w:val="6"/>
          <w:lang w:eastAsia="en-US"/>
        </w:rPr>
        <w:t xml:space="preserve"> </w:t>
      </w:r>
      <w:r>
        <w:t xml:space="preserve">property of the global object. </w:t>
      </w:r>
      <w:r w:rsidRPr="00E77497">
        <w:t xml:space="preserve">When </w:t>
      </w:r>
      <w:r>
        <w:rPr>
          <w:rFonts w:ascii="Courier New" w:hAnsi="Courier New"/>
          <w:b/>
        </w:rPr>
        <w:t>Set</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Pr>
          <w:rFonts w:ascii="Courier New" w:hAnsi="Courier New"/>
          <w:b/>
        </w:rPr>
        <w:t>Set</w:t>
      </w:r>
      <w:r w:rsidRPr="00F94F77">
        <w:rPr>
          <w:rFonts w:ascii="Courier New" w:hAnsi="Courier New"/>
          <w:b/>
        </w:rPr>
        <w:t>.prototype</w:t>
      </w:r>
      <w:r>
        <w:t xml:space="preserve"> internal methods</w:t>
      </w:r>
      <w:r w:rsidRPr="00E77497">
        <w:t>.</w:t>
      </w:r>
    </w:p>
    <w:p w14:paraId="07A3A8BD" w14:textId="77777777" w:rsidR="00B17855" w:rsidRPr="00E77497" w:rsidRDefault="00B17855" w:rsidP="00B17855">
      <w:r>
        <w:t xml:space="preserve">The </w:t>
      </w:r>
      <w:r>
        <w:rPr>
          <w:rFonts w:ascii="Courier New" w:hAnsi="Courier New"/>
          <w:b/>
        </w:rPr>
        <w:t>Set</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Set</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Set</w:t>
      </w:r>
      <w:r>
        <w:t>.</w:t>
      </w:r>
    </w:p>
    <w:p w14:paraId="2C8D066B" w14:textId="77777777" w:rsidR="00B17855" w:rsidRPr="00E77497" w:rsidRDefault="00B17855" w:rsidP="00B17855">
      <w:pPr>
        <w:pStyle w:val="40"/>
      </w:pPr>
      <w:r>
        <w:t>Set</w:t>
      </w:r>
      <w:r w:rsidRPr="00E77497">
        <w:t xml:space="preserve"> (</w:t>
      </w:r>
      <w:r>
        <w:t xml:space="preserve">iterable = undefined, comparator = undefined </w:t>
      </w:r>
      <w:r w:rsidRPr="00E77497">
        <w:t>)</w:t>
      </w:r>
    </w:p>
    <w:p w14:paraId="393C13B5" w14:textId="77777777" w:rsidR="00B17855" w:rsidRPr="00E77497" w:rsidRDefault="00B17855" w:rsidP="00B17855">
      <w:r w:rsidRPr="00E77497">
        <w:t xml:space="preserve">When the </w:t>
      </w:r>
      <w:r>
        <w:rPr>
          <w:rFonts w:ascii="Courier New" w:hAnsi="Courier New"/>
          <w:b/>
        </w:rPr>
        <w:t>Set</w:t>
      </w:r>
      <w:r w:rsidRPr="00E77497">
        <w:t xml:space="preserve"> function is called</w:t>
      </w:r>
      <w:r w:rsidRPr="00BB7225">
        <w:t xml:space="preserve"> </w:t>
      </w:r>
      <w:r>
        <w:t xml:space="preserve">with optional arguments </w:t>
      </w:r>
      <w:r w:rsidRPr="00E046A5">
        <w:rPr>
          <w:rFonts w:ascii="Times New Roman" w:hAnsi="Times New Roman"/>
          <w:i/>
          <w:iCs/>
        </w:rPr>
        <w:t>iterable</w:t>
      </w:r>
      <w:r w:rsidRPr="00E77497">
        <w:t xml:space="preserve"> </w:t>
      </w:r>
      <w:r>
        <w:t xml:space="preserve">and </w:t>
      </w:r>
      <w:r w:rsidRPr="00E046A5">
        <w:rPr>
          <w:rFonts w:ascii="Times New Roman" w:hAnsi="Times New Roman"/>
          <w:i/>
          <w:iCs/>
        </w:rPr>
        <w:t>comparator</w:t>
      </w:r>
      <w:r>
        <w:t xml:space="preserve"> </w:t>
      </w:r>
      <w:r w:rsidRPr="00BB7225">
        <w:t>the</w:t>
      </w:r>
      <w:r w:rsidRPr="00E77497">
        <w:t xml:space="preserve"> following steps are taken:</w:t>
      </w:r>
    </w:p>
    <w:p w14:paraId="50CCE29E" w14:textId="77777777" w:rsidR="00B17855" w:rsidRDefault="00B17855" w:rsidP="00B17855">
      <w:pPr>
        <w:pStyle w:val="Alg4"/>
        <w:numPr>
          <w:ilvl w:val="0"/>
          <w:numId w:val="1318"/>
        </w:numPr>
      </w:pPr>
      <w:r>
        <w:t xml:space="preserve">Let </w:t>
      </w:r>
      <w:r>
        <w:rPr>
          <w:i/>
        </w:rPr>
        <w:t>set</w:t>
      </w:r>
      <w:r>
        <w:t xml:space="preserve"> be the </w:t>
      </w:r>
      <w:r w:rsidRPr="00F94F77">
        <w:rPr>
          <w:b/>
        </w:rPr>
        <w:t>this</w:t>
      </w:r>
      <w:r>
        <w:t xml:space="preserve"> value.</w:t>
      </w:r>
    </w:p>
    <w:p w14:paraId="5F1E9566" w14:textId="77777777" w:rsidR="00B17855" w:rsidRPr="00E77497" w:rsidRDefault="00B17855" w:rsidP="00B17855">
      <w:pPr>
        <w:pStyle w:val="Alg4"/>
        <w:numPr>
          <w:ilvl w:val="0"/>
          <w:numId w:val="1318"/>
        </w:numPr>
      </w:pPr>
      <w:r>
        <w:t>If Type(</w:t>
      </w:r>
      <w:r>
        <w:rPr>
          <w:i/>
          <w:iCs/>
        </w:rPr>
        <w:t>set</w:t>
      </w:r>
      <w:r>
        <w:t xml:space="preserve">) is not Object then,  throw a </w:t>
      </w:r>
      <w:r w:rsidRPr="00BB7225">
        <w:rPr>
          <w:b/>
          <w:bCs/>
        </w:rPr>
        <w:t>TypeError</w:t>
      </w:r>
      <w:r>
        <w:t xml:space="preserve"> exception</w:t>
      </w:r>
      <w:r w:rsidRPr="00E77497">
        <w:t>.</w:t>
      </w:r>
    </w:p>
    <w:p w14:paraId="33564744" w14:textId="77777777" w:rsidR="00B17855" w:rsidRPr="00E77497" w:rsidRDefault="00B17855" w:rsidP="00B17855">
      <w:pPr>
        <w:pStyle w:val="Alg4"/>
        <w:numPr>
          <w:ilvl w:val="0"/>
          <w:numId w:val="1318"/>
        </w:numPr>
      </w:pPr>
      <w:r>
        <w:t xml:space="preserve">If </w:t>
      </w:r>
      <w:r>
        <w:rPr>
          <w:i/>
        </w:rPr>
        <w:t>set</w:t>
      </w:r>
      <w:r>
        <w:t xml:space="preserve"> does not have a [[SetData]] internal data property, then  throw a </w:t>
      </w:r>
      <w:r w:rsidRPr="00BB7225">
        <w:rPr>
          <w:b/>
          <w:bCs/>
        </w:rPr>
        <w:t>TypeError</w:t>
      </w:r>
      <w:r>
        <w:t xml:space="preserve"> exception.</w:t>
      </w:r>
    </w:p>
    <w:p w14:paraId="0FF8D40C" w14:textId="77777777" w:rsidR="00B17855" w:rsidRPr="00E77497" w:rsidRDefault="00B17855" w:rsidP="00B17855">
      <w:pPr>
        <w:pStyle w:val="Alg4"/>
        <w:numPr>
          <w:ilvl w:val="0"/>
          <w:numId w:val="1318"/>
        </w:numPr>
      </w:pPr>
      <w:r>
        <w:t xml:space="preserve">If </w:t>
      </w:r>
      <w:r>
        <w:rPr>
          <w:i/>
        </w:rPr>
        <w:t>set’s</w:t>
      </w:r>
      <w:r>
        <w:t xml:space="preserve"> [[SetData]] internal data property is not </w:t>
      </w:r>
      <w:r>
        <w:rPr>
          <w:b/>
          <w:bCs/>
        </w:rPr>
        <w:t>undefined</w:t>
      </w:r>
      <w:r>
        <w:t xml:space="preserve">, then  throw a </w:t>
      </w:r>
      <w:r w:rsidRPr="00BB7225">
        <w:rPr>
          <w:b/>
          <w:bCs/>
        </w:rPr>
        <w:t>TypeError</w:t>
      </w:r>
      <w:r>
        <w:t xml:space="preserve"> exception.</w:t>
      </w:r>
    </w:p>
    <w:p w14:paraId="57EB89C1" w14:textId="77777777" w:rsidR="00B17855" w:rsidRDefault="00B17855" w:rsidP="00B17855">
      <w:pPr>
        <w:pStyle w:val="Alg4"/>
        <w:numPr>
          <w:ilvl w:val="0"/>
          <w:numId w:val="131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02109034" w14:textId="77777777" w:rsidR="00B17855" w:rsidRDefault="00B17855" w:rsidP="00B17855">
      <w:pPr>
        <w:pStyle w:val="Alg4"/>
        <w:numPr>
          <w:ilvl w:val="0"/>
          <w:numId w:val="1318"/>
        </w:numPr>
      </w:pPr>
      <w:r>
        <w:t xml:space="preserve">If </w:t>
      </w:r>
      <w:r w:rsidRPr="00740B90">
        <w:rPr>
          <w:i/>
        </w:rPr>
        <w:t>iterable</w:t>
      </w:r>
      <w:r>
        <w:t xml:space="preserve"> is</w:t>
      </w:r>
      <w:r w:rsidRPr="00CF382D">
        <w:t xml:space="preserve"> </w:t>
      </w:r>
      <w:r>
        <w:t xml:space="preserve">either </w:t>
      </w:r>
      <w:r w:rsidRPr="00740B90">
        <w:rPr>
          <w:b/>
        </w:rPr>
        <w:t>undefined</w:t>
      </w:r>
      <w:r>
        <w:rPr>
          <w:bCs/>
        </w:rPr>
        <w:t xml:space="preserve"> or</w:t>
      </w:r>
      <w:r>
        <w:t xml:space="preserve">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14:paraId="5078BB42" w14:textId="77777777" w:rsidR="00B17855" w:rsidRDefault="00B17855" w:rsidP="00B17855">
      <w:pPr>
        <w:pStyle w:val="Alg4"/>
        <w:numPr>
          <w:ilvl w:val="0"/>
          <w:numId w:val="1318"/>
        </w:numPr>
      </w:pPr>
      <w:r>
        <w:t>Else,</w:t>
      </w:r>
    </w:p>
    <w:p w14:paraId="42B4BECD" w14:textId="77777777" w:rsidR="00B17855" w:rsidRDefault="00B17855" w:rsidP="00B17855">
      <w:pPr>
        <w:pStyle w:val="Alg4"/>
        <w:numPr>
          <w:ilvl w:val="1"/>
          <w:numId w:val="1318"/>
        </w:numPr>
      </w:pPr>
      <w:r>
        <w:t xml:space="preserve">Let </w:t>
      </w:r>
      <w:r w:rsidRPr="00740B90">
        <w:rPr>
          <w:i/>
        </w:rPr>
        <w:t>it</w:t>
      </w:r>
      <w:r>
        <w:rPr>
          <w:i/>
        </w:rPr>
        <w:t>e</w:t>
      </w:r>
      <w:r w:rsidRPr="00740B90">
        <w:rPr>
          <w:i/>
        </w:rPr>
        <w:t>r</w:t>
      </w:r>
      <w:r>
        <w:t xml:space="preserve"> be the result of GetIterator(</w:t>
      </w:r>
      <w:r w:rsidRPr="00B5244C">
        <w:rPr>
          <w:i/>
        </w:rPr>
        <w:t>iterable</w:t>
      </w:r>
      <w:r>
        <w:t>).</w:t>
      </w:r>
    </w:p>
    <w:p w14:paraId="2B089790" w14:textId="77777777" w:rsidR="00B17855" w:rsidRDefault="00B17855" w:rsidP="00B17855">
      <w:pPr>
        <w:pStyle w:val="Alg4"/>
        <w:numPr>
          <w:ilvl w:val="1"/>
          <w:numId w:val="1318"/>
        </w:numPr>
      </w:pPr>
      <w:r>
        <w:t>ReturnIfAbrupt(</w:t>
      </w:r>
      <w:r w:rsidRPr="00C903CE">
        <w:rPr>
          <w:i/>
        </w:rPr>
        <w:t>it</w:t>
      </w:r>
      <w:r>
        <w:rPr>
          <w:i/>
        </w:rPr>
        <w:t>e</w:t>
      </w:r>
      <w:r w:rsidRPr="00C903CE">
        <w:rPr>
          <w:i/>
        </w:rPr>
        <w:t>r</w:t>
      </w:r>
      <w:r>
        <w:t>).</w:t>
      </w:r>
    </w:p>
    <w:p w14:paraId="03AB4808" w14:textId="77777777" w:rsidR="00B17855" w:rsidRDefault="00B17855" w:rsidP="00B17855">
      <w:pPr>
        <w:pStyle w:val="Alg4"/>
        <w:numPr>
          <w:ilvl w:val="1"/>
          <w:numId w:val="1318"/>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14:paraId="5CF710C7" w14:textId="77777777" w:rsidR="00B17855" w:rsidRDefault="00B17855" w:rsidP="00B17855">
      <w:pPr>
        <w:pStyle w:val="Alg4"/>
        <w:numPr>
          <w:ilvl w:val="1"/>
          <w:numId w:val="1318"/>
        </w:numPr>
      </w:pPr>
      <w:r>
        <w:t>ReturnIfAbrupt(</w:t>
      </w:r>
      <w:r w:rsidRPr="00C903CE">
        <w:rPr>
          <w:i/>
        </w:rPr>
        <w:t>adder</w:t>
      </w:r>
      <w:r>
        <w:t>).</w:t>
      </w:r>
    </w:p>
    <w:p w14:paraId="0D4B9323" w14:textId="77777777" w:rsidR="00B17855" w:rsidRDefault="00B17855" w:rsidP="00B17855">
      <w:pPr>
        <w:pStyle w:val="Alg4"/>
        <w:numPr>
          <w:ilvl w:val="1"/>
          <w:numId w:val="131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27586E52" w14:textId="77777777" w:rsidR="00B17855" w:rsidRDefault="00B17855" w:rsidP="00B17855">
      <w:pPr>
        <w:pStyle w:val="Alg4"/>
        <w:numPr>
          <w:ilvl w:val="0"/>
          <w:numId w:val="1318"/>
        </w:numPr>
      </w:pPr>
      <w:r>
        <w:t xml:space="preserve">If </w:t>
      </w:r>
      <w:r w:rsidRPr="0067698A">
        <w:rPr>
          <w:i/>
          <w:iCs/>
        </w:rPr>
        <w:t>comparator</w:t>
      </w:r>
      <w:r>
        <w:t xml:space="preserve"> is not present, let </w:t>
      </w:r>
      <w:r w:rsidRPr="0067698A">
        <w:rPr>
          <w:i/>
          <w:iCs/>
        </w:rPr>
        <w:t>comparator</w:t>
      </w:r>
      <w:r>
        <w:t xml:space="preserve"> be </w:t>
      </w:r>
      <w:r w:rsidRPr="00C33EC3">
        <w:rPr>
          <w:b/>
        </w:rPr>
        <w:t>undefined</w:t>
      </w:r>
      <w:r>
        <w:t>.</w:t>
      </w:r>
    </w:p>
    <w:p w14:paraId="068D1A02" w14:textId="77777777" w:rsidR="00B17855" w:rsidRDefault="00B17855" w:rsidP="00B17855">
      <w:pPr>
        <w:pStyle w:val="Alg4"/>
        <w:numPr>
          <w:ilvl w:val="0"/>
          <w:numId w:val="1318"/>
        </w:numPr>
      </w:pPr>
      <w:r>
        <w:t xml:space="preserve">If </w:t>
      </w:r>
      <w:r w:rsidRPr="0067698A">
        <w:rPr>
          <w:i/>
          <w:iCs/>
        </w:rPr>
        <w:t>comparator</w:t>
      </w:r>
      <w:r>
        <w:t xml:space="preserve"> is not </w:t>
      </w:r>
      <w:r w:rsidRPr="00740B90">
        <w:rPr>
          <w:b/>
        </w:rPr>
        <w:t>undefined</w:t>
      </w:r>
      <w:r>
        <w:t xml:space="preserve">, then </w:t>
      </w:r>
    </w:p>
    <w:p w14:paraId="6E2B6683" w14:textId="77777777" w:rsidR="00B17855" w:rsidRDefault="00B17855" w:rsidP="00B17855">
      <w:pPr>
        <w:numPr>
          <w:ilvl w:val="1"/>
          <w:numId w:val="1318"/>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14:paraId="12089ABE" w14:textId="77777777" w:rsidR="00B17855" w:rsidRPr="004F54AE" w:rsidRDefault="00B17855" w:rsidP="00B17855">
      <w:pPr>
        <w:numPr>
          <w:ilvl w:val="0"/>
          <w:numId w:val="131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14:paraId="6F2514E8" w14:textId="77777777" w:rsidR="00B17855" w:rsidRDefault="00B17855" w:rsidP="00B17855">
      <w:pPr>
        <w:pStyle w:val="Alg4"/>
        <w:numPr>
          <w:ilvl w:val="0"/>
          <w:numId w:val="1318"/>
        </w:numPr>
      </w:pPr>
      <w:r>
        <w:t>Set</w:t>
      </w:r>
      <w:r w:rsidRPr="004F54AE">
        <w:t xml:space="preserve"> </w:t>
      </w:r>
      <w:r w:rsidRPr="00224061">
        <w:rPr>
          <w:i/>
        </w:rPr>
        <w:t>set</w:t>
      </w:r>
      <w:r w:rsidRPr="00A21A8F">
        <w:rPr>
          <w:i/>
        </w:rPr>
        <w:t>’</w:t>
      </w:r>
      <w:r>
        <w:rPr>
          <w:i/>
        </w:rPr>
        <w:t>s</w:t>
      </w:r>
      <w:r w:rsidRPr="00A21A8F">
        <w:t xml:space="preserve"> </w:t>
      </w:r>
      <w:r w:rsidRPr="004F54AE">
        <w:t>[[</w:t>
      </w:r>
      <w:r w:rsidRPr="005D47F0">
        <w:rPr>
          <w:rFonts w:eastAsia="MS Mincho"/>
          <w:spacing w:val="0"/>
          <w:lang w:eastAsia="ja-JP"/>
        </w:rPr>
        <w:t>SetComparator</w:t>
      </w:r>
      <w:r w:rsidRPr="004F54AE">
        <w:t xml:space="preserve">]] internal data property </w:t>
      </w:r>
      <w:r>
        <w:rPr>
          <w:iCs/>
        </w:rPr>
        <w:t xml:space="preserve">to </w:t>
      </w:r>
      <w:r w:rsidRPr="0067698A">
        <w:rPr>
          <w:i/>
          <w:iCs/>
        </w:rPr>
        <w:t>comparator</w:t>
      </w:r>
      <w:r w:rsidRPr="004F54AE">
        <w:t>.</w:t>
      </w:r>
    </w:p>
    <w:p w14:paraId="7C9FF6B9" w14:textId="77777777" w:rsidR="00B17855" w:rsidRDefault="00B17855" w:rsidP="00B17855">
      <w:pPr>
        <w:pStyle w:val="Alg4"/>
        <w:numPr>
          <w:ilvl w:val="0"/>
          <w:numId w:val="1318"/>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14:paraId="1FC90D85" w14:textId="77777777" w:rsidR="00B17855" w:rsidRPr="00A5755A" w:rsidRDefault="00B17855" w:rsidP="00B17855">
      <w:pPr>
        <w:pStyle w:val="Alg4"/>
        <w:numPr>
          <w:ilvl w:val="0"/>
          <w:numId w:val="1318"/>
        </w:numPr>
        <w:contextualSpacing/>
      </w:pPr>
      <w:r>
        <w:t>Repeat</w:t>
      </w:r>
    </w:p>
    <w:p w14:paraId="7F1879F5" w14:textId="77777777" w:rsidR="00B17855" w:rsidRDefault="00B17855" w:rsidP="00B17855">
      <w:pPr>
        <w:pStyle w:val="Alg3"/>
        <w:numPr>
          <w:ilvl w:val="1"/>
          <w:numId w:val="1318"/>
        </w:numPr>
      </w:pPr>
      <w:r>
        <w:t xml:space="preserve">Let </w:t>
      </w:r>
      <w:r w:rsidRPr="004848CA">
        <w:rPr>
          <w:i/>
        </w:rPr>
        <w:t>next</w:t>
      </w:r>
      <w:r>
        <w:t xml:space="preserve"> be the result of IteratorNext(</w:t>
      </w:r>
      <w:r>
        <w:rPr>
          <w:i/>
        </w:rPr>
        <w:t>iter</w:t>
      </w:r>
      <w:r>
        <w:t>).</w:t>
      </w:r>
    </w:p>
    <w:p w14:paraId="690BB99E" w14:textId="77777777" w:rsidR="00B17855" w:rsidRDefault="00B17855" w:rsidP="00B17855">
      <w:pPr>
        <w:pStyle w:val="Alg4"/>
        <w:numPr>
          <w:ilvl w:val="1"/>
          <w:numId w:val="1318"/>
        </w:numPr>
        <w:contextualSpacing/>
      </w:pPr>
      <w:r>
        <w:t>ReturnIfAbrupt(</w:t>
      </w:r>
      <w:r w:rsidRPr="004E372D">
        <w:rPr>
          <w:i/>
        </w:rPr>
        <w:t>next</w:t>
      </w:r>
      <w:r>
        <w:t>).</w:t>
      </w:r>
    </w:p>
    <w:p w14:paraId="01DCC7EE" w14:textId="77777777" w:rsidR="00B17855" w:rsidRDefault="00B17855" w:rsidP="00B17855">
      <w:pPr>
        <w:numPr>
          <w:ilvl w:val="1"/>
          <w:numId w:val="1318"/>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14:paraId="0DEEADA9" w14:textId="77777777" w:rsidR="00B17855" w:rsidRDefault="00B17855" w:rsidP="00B17855">
      <w:pPr>
        <w:numPr>
          <w:ilvl w:val="1"/>
          <w:numId w:val="1318"/>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1888E8B8" w14:textId="77777777" w:rsidR="00B17855" w:rsidRDefault="00B17855" w:rsidP="00B17855">
      <w:pPr>
        <w:pStyle w:val="Alg3"/>
        <w:numPr>
          <w:ilvl w:val="1"/>
          <w:numId w:val="1318"/>
        </w:numPr>
      </w:pPr>
      <w:r>
        <w:t xml:space="preserve">If </w:t>
      </w:r>
      <w:r>
        <w:rPr>
          <w:i/>
          <w:iCs/>
        </w:rPr>
        <w:t>done</w:t>
      </w:r>
      <w:r>
        <w:t xml:space="preserve"> is </w:t>
      </w:r>
      <w:r w:rsidRPr="00B5244C">
        <w:rPr>
          <w:b/>
        </w:rPr>
        <w:t>true</w:t>
      </w:r>
      <w:r>
        <w:t xml:space="preserve">, then </w:t>
      </w:r>
      <w:r w:rsidRPr="00E77497">
        <w:t xml:space="preserve">return </w:t>
      </w:r>
      <w:r w:rsidRPr="00224061">
        <w:rPr>
          <w:i/>
        </w:rPr>
        <w:t>set</w:t>
      </w:r>
      <w:r w:rsidRPr="00E77497">
        <w:t>.</w:t>
      </w:r>
    </w:p>
    <w:p w14:paraId="5754876D" w14:textId="77777777" w:rsidR="00B17855" w:rsidRDefault="00B17855" w:rsidP="00B17855">
      <w:pPr>
        <w:pStyle w:val="Alg4"/>
        <w:numPr>
          <w:ilvl w:val="1"/>
          <w:numId w:val="1318"/>
        </w:numPr>
        <w:spacing w:after="120"/>
        <w:contextualSpacing/>
      </w:pPr>
      <w:r>
        <w:t xml:space="preserve">Let </w:t>
      </w:r>
      <w:r>
        <w:rPr>
          <w:i/>
          <w:iCs/>
        </w:rPr>
        <w:t>nextValue</w:t>
      </w:r>
      <w:r>
        <w:t xml:space="preserve"> be IteratorValue(</w:t>
      </w:r>
      <w:r>
        <w:rPr>
          <w:i/>
          <w:iCs/>
        </w:rPr>
        <w:t>next</w:t>
      </w:r>
      <w:r>
        <w:t>).</w:t>
      </w:r>
    </w:p>
    <w:p w14:paraId="60DC3D5B" w14:textId="77777777" w:rsidR="00B17855" w:rsidRDefault="00B17855" w:rsidP="00B17855">
      <w:pPr>
        <w:pStyle w:val="Alg4"/>
        <w:numPr>
          <w:ilvl w:val="1"/>
          <w:numId w:val="1318"/>
        </w:numPr>
        <w:spacing w:after="120"/>
        <w:contextualSpacing/>
      </w:pPr>
      <w:r>
        <w:t>ReturnIfAbrupt(</w:t>
      </w:r>
      <w:r>
        <w:rPr>
          <w:i/>
          <w:iCs/>
        </w:rPr>
        <w:t>nextValue</w:t>
      </w:r>
      <w:r>
        <w:t>).</w:t>
      </w:r>
    </w:p>
    <w:p w14:paraId="7C2AC750" w14:textId="77777777" w:rsidR="00B17855" w:rsidRDefault="00B17855" w:rsidP="00B17855">
      <w:pPr>
        <w:pStyle w:val="Alg4"/>
        <w:numPr>
          <w:ilvl w:val="1"/>
          <w:numId w:val="1318"/>
        </w:numPr>
        <w:spacing w:after="120"/>
        <w:contextualSpacing/>
      </w:pPr>
      <w:commentRangeStart w:id="6528"/>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commentRangeEnd w:id="6528"/>
      <w:r>
        <w:rPr>
          <w:rStyle w:val="af6"/>
          <w:rFonts w:ascii="Arial" w:eastAsia="MS Mincho" w:hAnsi="Arial"/>
          <w:spacing w:val="0"/>
          <w:lang w:eastAsia="ja-JP"/>
        </w:rPr>
        <w:commentReference w:id="6528"/>
      </w:r>
    </w:p>
    <w:p w14:paraId="102D408D" w14:textId="77777777" w:rsidR="00B17855" w:rsidRPr="00E77497" w:rsidRDefault="00B17855" w:rsidP="00B17855">
      <w:pPr>
        <w:pStyle w:val="Alg4"/>
        <w:numPr>
          <w:ilvl w:val="1"/>
          <w:numId w:val="1318"/>
        </w:numPr>
        <w:spacing w:after="240"/>
      </w:pPr>
      <w:r>
        <w:t>ReturnIfAbrupt(</w:t>
      </w:r>
      <w:r w:rsidRPr="00926A35">
        <w:rPr>
          <w:i/>
        </w:rPr>
        <w:t>status</w:t>
      </w:r>
      <w:r>
        <w:t>).</w:t>
      </w:r>
    </w:p>
    <w:p w14:paraId="331217B2" w14:textId="77777777" w:rsidR="00B17855" w:rsidRPr="00E77497" w:rsidRDefault="00B17855" w:rsidP="00B17855">
      <w:pPr>
        <w:pStyle w:val="40"/>
      </w:pPr>
      <w:r w:rsidRPr="00E77497">
        <w:t xml:space="preserve">new </w:t>
      </w:r>
      <w:r>
        <w:t>Set</w:t>
      </w:r>
      <w:r w:rsidRPr="00E77497">
        <w:t xml:space="preserve"> (</w:t>
      </w:r>
      <w:r>
        <w:t xml:space="preserve"> ... </w:t>
      </w:r>
      <w:r w:rsidRPr="00DD4B05">
        <w:t xml:space="preserve">argumentsList </w:t>
      </w:r>
      <w:r w:rsidRPr="00E77497">
        <w:t>)</w:t>
      </w:r>
    </w:p>
    <w:p w14:paraId="5823E386" w14:textId="77777777" w:rsidR="00B17855" w:rsidRPr="00E77497" w:rsidRDefault="00B17855" w:rsidP="00B17855">
      <w:r w:rsidRPr="00E77497">
        <w:t xml:space="preserve">When </w:t>
      </w:r>
      <w:r>
        <w:rPr>
          <w:rFonts w:ascii="Courier New" w:hAnsi="Courier New"/>
          <w:b/>
        </w:rPr>
        <w:t>Set</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14:paraId="73DC800A" w14:textId="77777777" w:rsidR="00B17855" w:rsidRDefault="00B17855" w:rsidP="00B17855">
      <w:r>
        <w:rPr>
          <w:rFonts w:ascii="Courier New" w:hAnsi="Courier New"/>
          <w:b/>
        </w:rPr>
        <w:t>Set</w:t>
      </w:r>
      <w:r w:rsidRPr="00E77497">
        <w:t xml:space="preserve"> </w:t>
      </w:r>
      <w:r>
        <w:t xml:space="preserve">called as part of a new expression with argument list </w:t>
      </w:r>
      <w:r w:rsidRPr="00F92BFE">
        <w:rPr>
          <w:rFonts w:ascii="Times New Roman" w:hAnsi="Times New Roman"/>
          <w:i/>
          <w:iCs/>
        </w:rPr>
        <w:t>argumentsList</w:t>
      </w:r>
      <w:r w:rsidRPr="00DD4B05">
        <w:rPr>
          <w:i/>
          <w:iCs/>
        </w:rPr>
        <w:t xml:space="preserve"> </w:t>
      </w:r>
      <w:r>
        <w:t>performs the following steps:</w:t>
      </w:r>
    </w:p>
    <w:p w14:paraId="6D290334" w14:textId="77777777" w:rsidR="00B17855" w:rsidRDefault="00B17855" w:rsidP="00B17855">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Set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596CE098" w14:textId="77777777" w:rsidR="00B17855" w:rsidRDefault="00B17855" w:rsidP="00B17855">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40F1070D" w14:textId="77777777" w:rsidR="00B17855" w:rsidRPr="00E4780A" w:rsidRDefault="00B17855" w:rsidP="00B17855">
      <w:pPr>
        <w:numPr>
          <w:ilvl w:val="0"/>
          <w:numId w:val="128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79A863C6" w14:textId="77777777" w:rsidR="00B17855" w:rsidRPr="00E77497" w:rsidRDefault="00B17855" w:rsidP="00B17855">
      <w:r>
        <w:t>If Set is implemented as an ordinary function object, its [[Construct]] internal method will perform the above steps.</w:t>
      </w:r>
    </w:p>
    <w:p w14:paraId="4C088BE7" w14:textId="77777777" w:rsidR="00B17855" w:rsidRPr="00E77497" w:rsidRDefault="00B17855" w:rsidP="00B17855">
      <w:pPr>
        <w:pStyle w:val="30"/>
      </w:pPr>
      <w:bookmarkStart w:id="6529" w:name="_Toc366142106"/>
      <w:r w:rsidRPr="00E77497">
        <w:t xml:space="preserve">Properties of the </w:t>
      </w:r>
      <w:r>
        <w:t>Set</w:t>
      </w:r>
      <w:r w:rsidRPr="00E77497">
        <w:t xml:space="preserve"> Constructor</w:t>
      </w:r>
      <w:bookmarkEnd w:id="6529"/>
    </w:p>
    <w:p w14:paraId="7EEC0930" w14:textId="77777777" w:rsidR="00B17855" w:rsidRPr="00E77497" w:rsidRDefault="00B17855" w:rsidP="00B17855">
      <w:r w:rsidRPr="00E77497">
        <w:t xml:space="preserve">The value of the [[Prototype]] internal </w:t>
      </w:r>
      <w:r>
        <w:t xml:space="preserve">data </w:t>
      </w:r>
      <w:r w:rsidRPr="00E77497">
        <w:t xml:space="preserve">property of the </w:t>
      </w:r>
      <w:r>
        <w:t>Set</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083CEC">
        <w:t>19.2.3</w:t>
      </w:r>
      <w:r w:rsidR="004B439B">
        <w:fldChar w:fldCharType="end"/>
      </w:r>
      <w:r w:rsidRPr="00E77497">
        <w:t>).</w:t>
      </w:r>
    </w:p>
    <w:p w14:paraId="40296256" w14:textId="77777777" w:rsidR="00B17855" w:rsidRPr="00E77497" w:rsidRDefault="00B17855" w:rsidP="00B17855">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Set</w:t>
      </w:r>
      <w:r w:rsidRPr="00E77497">
        <w:t xml:space="preserve"> constructor has the following property:</w:t>
      </w:r>
    </w:p>
    <w:p w14:paraId="0EAE464D" w14:textId="77777777" w:rsidR="00B17855" w:rsidRPr="00E77497" w:rsidRDefault="00B17855" w:rsidP="00B17855">
      <w:pPr>
        <w:pStyle w:val="40"/>
      </w:pPr>
      <w:r>
        <w:t>Set</w:t>
      </w:r>
      <w:r w:rsidRPr="00E77497">
        <w:t>.prototype</w:t>
      </w:r>
    </w:p>
    <w:p w14:paraId="4ECBAF45" w14:textId="77777777" w:rsidR="00B17855" w:rsidRPr="00E77497" w:rsidRDefault="00B17855" w:rsidP="00B17855">
      <w:r w:rsidRPr="00E77497">
        <w:t xml:space="preserve">The initial value of </w:t>
      </w:r>
      <w:r>
        <w:rPr>
          <w:rFonts w:ascii="Courier New" w:hAnsi="Courier New"/>
          <w:b/>
        </w:rPr>
        <w:t>Set</w:t>
      </w:r>
      <w:r w:rsidRPr="00E77497">
        <w:rPr>
          <w:rFonts w:ascii="Courier New" w:hAnsi="Courier New"/>
          <w:b/>
        </w:rPr>
        <w:t>.prototype</w:t>
      </w:r>
      <w:r w:rsidRPr="00E77497">
        <w:t xml:space="preserve"> is </w:t>
      </w:r>
      <w:r>
        <w:t xml:space="preserve">the intrinsic %SetPrototype% </w:t>
      </w:r>
      <w:r w:rsidRPr="00E77497">
        <w:t>object (</w:t>
      </w:r>
      <w:r w:rsidR="004B439B">
        <w:fldChar w:fldCharType="begin"/>
      </w:r>
      <w:r w:rsidR="004B439B">
        <w:instrText xml:space="preserve"> REF _Ref366081808 \r \h </w:instrText>
      </w:r>
      <w:r w:rsidR="004B439B">
        <w:fldChar w:fldCharType="separate"/>
      </w:r>
      <w:r w:rsidR="00083CEC">
        <w:t>23.2.3</w:t>
      </w:r>
      <w:r w:rsidR="004B439B">
        <w:fldChar w:fldCharType="end"/>
      </w:r>
      <w:r w:rsidRPr="00E77497">
        <w:t>).</w:t>
      </w:r>
    </w:p>
    <w:p w14:paraId="770FC5DA" w14:textId="77777777" w:rsidR="00B17855" w:rsidRPr="00E77497" w:rsidRDefault="00B17855" w:rsidP="00B17855">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3262997" w14:textId="77777777" w:rsidR="00B17855" w:rsidRPr="00A67AF2" w:rsidRDefault="00B17855" w:rsidP="00B17855">
      <w:pPr>
        <w:pStyle w:val="40"/>
      </w:pPr>
      <w:r>
        <w:t>Set[ @@create ]</w:t>
      </w:r>
      <w:r w:rsidRPr="00A67AF2">
        <w:t xml:space="preserve"> (</w:t>
      </w:r>
      <w:r>
        <w:t xml:space="preserve"> </w:t>
      </w:r>
      <w:r w:rsidRPr="00A67AF2">
        <w:t>)</w:t>
      </w:r>
    </w:p>
    <w:p w14:paraId="5A166730" w14:textId="77777777" w:rsidR="00B17855" w:rsidRPr="00E77497" w:rsidRDefault="00B17855" w:rsidP="00B17855">
      <w:r>
        <w:t>T</w:t>
      </w:r>
      <w:r w:rsidRPr="00675B74">
        <w:t>he</w:t>
      </w:r>
      <w:r>
        <w:t xml:space="preserve"> @@create</w:t>
      </w:r>
      <w:r w:rsidRPr="00675B74">
        <w:t xml:space="preserve"> method of</w:t>
      </w:r>
      <w:r>
        <w:t xml:space="preserve"> a Set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28817468" w14:textId="77777777" w:rsidR="00B17855" w:rsidRDefault="00B17855" w:rsidP="00B17855">
      <w:pPr>
        <w:numPr>
          <w:ilvl w:val="0"/>
          <w:numId w:val="128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095B76B4" w14:textId="77777777" w:rsidR="00B17855" w:rsidRPr="00E77497" w:rsidRDefault="00B17855" w:rsidP="00B17855">
      <w:pPr>
        <w:numPr>
          <w:ilvl w:val="0"/>
          <w:numId w:val="1286"/>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[[SetData</w:t>
      </w:r>
      <w:r w:rsidRPr="00071909">
        <w:rPr>
          <w:rFonts w:ascii="Times New Roman" w:hAnsi="Times New Roman"/>
        </w:rPr>
        <w:t>]]</w:t>
      </w:r>
      <w:r w:rsidRPr="00E15CC3">
        <w:rPr>
          <w:rFonts w:ascii="Times New Roman" w:hAnsi="Times New Roman"/>
        </w:rPr>
        <w:t xml:space="preserve"> , [[SetComparator]]</w:t>
      </w:r>
      <w:r w:rsidRPr="00145775">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14:paraId="14E57E5B" w14:textId="77777777" w:rsidR="00B17855" w:rsidRPr="00E77497" w:rsidRDefault="00B17855" w:rsidP="00B17855">
      <w:pPr>
        <w:numPr>
          <w:ilvl w:val="0"/>
          <w:numId w:val="128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432D2DEB" w14:textId="77777777" w:rsidR="00B17855" w:rsidRDefault="00B17855" w:rsidP="00B17855">
      <w:r w:rsidRPr="00E77497">
        <w:t xml:space="preserve">This property has the attributes </w:t>
      </w:r>
      <w:commentRangeStart w:id="6530"/>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6530"/>
      <w:r>
        <w:rPr>
          <w:rStyle w:val="af6"/>
        </w:rPr>
        <w:commentReference w:id="6530"/>
      </w:r>
      <w:r w:rsidRPr="00E77497">
        <w:t>.</w:t>
      </w:r>
    </w:p>
    <w:p w14:paraId="37476770" w14:textId="77777777" w:rsidR="00B17855" w:rsidRPr="00E77497" w:rsidRDefault="00B17855" w:rsidP="00B17855">
      <w:pPr>
        <w:pStyle w:val="30"/>
      </w:pPr>
      <w:bookmarkStart w:id="6531" w:name="_Ref366081808"/>
      <w:bookmarkStart w:id="6532" w:name="_Toc366142107"/>
      <w:r w:rsidRPr="00E77497">
        <w:t xml:space="preserve">Properties of the </w:t>
      </w:r>
      <w:r>
        <w:t>Set</w:t>
      </w:r>
      <w:r w:rsidRPr="00E77497">
        <w:t xml:space="preserve"> Prototype Object</w:t>
      </w:r>
      <w:bookmarkEnd w:id="6531"/>
      <w:bookmarkEnd w:id="6532"/>
    </w:p>
    <w:p w14:paraId="49581013" w14:textId="77777777" w:rsidR="00B17855" w:rsidRDefault="00B17855" w:rsidP="00B17855">
      <w:r w:rsidRPr="00E77497">
        <w:t xml:space="preserve">The value of the [[Prototype]] internal </w:t>
      </w:r>
      <w:r>
        <w:t xml:space="preserve">data </w:t>
      </w:r>
      <w:r w:rsidRPr="00E77497">
        <w:t xml:space="preserve">property of the </w:t>
      </w:r>
      <w:r>
        <w:t>Set</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083CEC">
        <w:t>19.1.4</w:t>
      </w:r>
      <w:r w:rsidR="004B439B">
        <w:fldChar w:fldCharType="end"/>
      </w:r>
      <w:r w:rsidRPr="00E77497">
        <w:t>).</w:t>
      </w:r>
      <w:r w:rsidRPr="005541C3">
        <w:t xml:space="preserve"> </w:t>
      </w:r>
      <w:r>
        <w:t>The Set prototype object is an ordinary object. It does not have a [[SetData]] or a [[SetComparator]] internal data property.</w:t>
      </w:r>
    </w:p>
    <w:p w14:paraId="526D8151" w14:textId="77777777" w:rsidR="00B17855" w:rsidRPr="00E77497" w:rsidRDefault="00B17855" w:rsidP="00B17855">
      <w:pPr>
        <w:pStyle w:val="40"/>
      </w:pPr>
      <w:r>
        <w:t>Set</w:t>
      </w:r>
      <w:r w:rsidRPr="00E77497">
        <w:t>.prototype.</w:t>
      </w:r>
      <w:r>
        <w:t>add</w:t>
      </w:r>
      <w:r w:rsidRPr="00E77497">
        <w:t xml:space="preserve"> (</w:t>
      </w:r>
      <w:r>
        <w:t xml:space="preserve">value </w:t>
      </w:r>
      <w:r w:rsidRPr="00E77497">
        <w:t>)</w:t>
      </w:r>
    </w:p>
    <w:p w14:paraId="4E06E727" w14:textId="77777777" w:rsidR="00B17855" w:rsidRPr="00E77497" w:rsidRDefault="00B17855" w:rsidP="00B17855">
      <w:r w:rsidRPr="00E77497">
        <w:t>The following steps are taken:</w:t>
      </w:r>
    </w:p>
    <w:p w14:paraId="79DE9E21" w14:textId="77777777" w:rsidR="00B17855" w:rsidRPr="00E77497" w:rsidRDefault="00B17855" w:rsidP="00B17855">
      <w:pPr>
        <w:pStyle w:val="Alg4"/>
        <w:numPr>
          <w:ilvl w:val="0"/>
          <w:numId w:val="107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6C654575" w14:textId="77777777" w:rsidR="00B17855" w:rsidRPr="00E77497" w:rsidRDefault="00B17855" w:rsidP="00B17855">
      <w:pPr>
        <w:pStyle w:val="Alg4"/>
        <w:numPr>
          <w:ilvl w:val="0"/>
          <w:numId w:val="1075"/>
        </w:numPr>
      </w:pPr>
      <w:r>
        <w:t>If Type(</w:t>
      </w:r>
      <w:r>
        <w:rPr>
          <w:i/>
          <w:iCs/>
        </w:rPr>
        <w:t>S)</w:t>
      </w:r>
      <w:r>
        <w:t xml:space="preserve"> is not Object, then throw a </w:t>
      </w:r>
      <w:r w:rsidRPr="003F3BD9">
        <w:rPr>
          <w:b/>
        </w:rPr>
        <w:t>TypeError</w:t>
      </w:r>
      <w:r>
        <w:t xml:space="preserve"> exception.</w:t>
      </w:r>
    </w:p>
    <w:p w14:paraId="042681E2" w14:textId="77777777" w:rsidR="00B17855" w:rsidRDefault="00B17855" w:rsidP="00B17855">
      <w:pPr>
        <w:pStyle w:val="Alg4"/>
        <w:numPr>
          <w:ilvl w:val="0"/>
          <w:numId w:val="1075"/>
        </w:numPr>
      </w:pPr>
      <w:r>
        <w:t xml:space="preserve">If </w:t>
      </w:r>
      <w:r>
        <w:rPr>
          <w:i/>
        </w:rPr>
        <w:t>S</w:t>
      </w:r>
      <w:r>
        <w:t xml:space="preserve"> does not have a [[SetData]] internal data property throw a </w:t>
      </w:r>
      <w:r w:rsidRPr="00B5244C">
        <w:rPr>
          <w:b/>
        </w:rPr>
        <w:t>TypeError</w:t>
      </w:r>
      <w:r>
        <w:t xml:space="preserve"> exception.</w:t>
      </w:r>
    </w:p>
    <w:p w14:paraId="54516FA0" w14:textId="77777777" w:rsidR="00B17855" w:rsidRPr="00E77497" w:rsidRDefault="00B17855" w:rsidP="00B17855">
      <w:pPr>
        <w:pStyle w:val="Alg4"/>
        <w:numPr>
          <w:ilvl w:val="0"/>
          <w:numId w:val="1075"/>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533433A0" w14:textId="77777777" w:rsidR="00B17855" w:rsidRPr="00E77497" w:rsidRDefault="00B17855" w:rsidP="00B17855">
      <w:pPr>
        <w:pStyle w:val="Alg4"/>
        <w:numPr>
          <w:ilvl w:val="0"/>
          <w:numId w:val="1075"/>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14:paraId="14AD6D8D" w14:textId="77777777" w:rsidR="00B17855" w:rsidRPr="0067698A" w:rsidRDefault="00B17855" w:rsidP="00B17855">
      <w:pPr>
        <w:pStyle w:val="Alg4"/>
        <w:numPr>
          <w:ilvl w:val="0"/>
          <w:numId w:val="1075"/>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14:paraId="5C506754" w14:textId="77777777" w:rsidR="00B17855" w:rsidRDefault="00B17855" w:rsidP="00B17855">
      <w:pPr>
        <w:pStyle w:val="Alg4"/>
        <w:numPr>
          <w:ilvl w:val="0"/>
          <w:numId w:val="1075"/>
        </w:numPr>
      </w:pPr>
      <w:r>
        <w:t xml:space="preserve">Else, let </w:t>
      </w:r>
      <w:r>
        <w:rPr>
          <w:i/>
          <w:iCs/>
        </w:rPr>
        <w:t>same</w:t>
      </w:r>
      <w:r>
        <w:t xml:space="preserve"> be the abstract operation SameValue.</w:t>
      </w:r>
    </w:p>
    <w:p w14:paraId="1398E8B2" w14:textId="77777777" w:rsidR="00B17855" w:rsidRDefault="00B17855" w:rsidP="00B17855">
      <w:pPr>
        <w:pStyle w:val="Alg4"/>
        <w:numPr>
          <w:ilvl w:val="0"/>
          <w:numId w:val="107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6C23ACB5" w14:textId="77777777" w:rsidR="00B17855" w:rsidRDefault="00B17855" w:rsidP="00B17855">
      <w:pPr>
        <w:pStyle w:val="Alg4"/>
        <w:numPr>
          <w:ilvl w:val="1"/>
          <w:numId w:val="1075"/>
        </w:numPr>
      </w:pPr>
      <w:r>
        <w:t xml:space="preserve">If </w:t>
      </w:r>
      <w:r>
        <w:rPr>
          <w:i/>
          <w:iCs/>
        </w:rPr>
        <w:t>e</w:t>
      </w:r>
      <w:r>
        <w:t xml:space="preserve"> is not </w:t>
      </w:r>
      <w:r w:rsidRPr="005E6B3A">
        <w:rPr>
          <w:rFonts w:ascii="Arial" w:hAnsi="Arial" w:cs="Arial"/>
        </w:rPr>
        <w:t>empty</w:t>
      </w:r>
      <w:r>
        <w:t xml:space="preserve"> and </w:t>
      </w:r>
      <w:r w:rsidRPr="00E35D6E">
        <w:rPr>
          <w:i/>
          <w:iCs/>
        </w:rPr>
        <w:t>same</w:t>
      </w:r>
      <w:r>
        <w:t>(</w:t>
      </w:r>
      <w:r>
        <w:rPr>
          <w:i/>
        </w:rPr>
        <w:t>e</w:t>
      </w:r>
      <w:r>
        <w:t xml:space="preserve">, </w:t>
      </w:r>
      <w:r>
        <w:rPr>
          <w:i/>
        </w:rPr>
        <w:t>value</w:t>
      </w:r>
      <w:r>
        <w:t>)</w:t>
      </w:r>
      <w:r w:rsidRPr="005E6B3A">
        <w:t xml:space="preserve"> </w:t>
      </w:r>
      <w:r>
        <w:t xml:space="preserve">is </w:t>
      </w:r>
      <w:r>
        <w:rPr>
          <w:b/>
          <w:bCs/>
        </w:rPr>
        <w:t>true</w:t>
      </w:r>
      <w:r>
        <w:t>, then</w:t>
      </w:r>
    </w:p>
    <w:p w14:paraId="2FA596DD" w14:textId="77777777" w:rsidR="00B17855" w:rsidRDefault="00B17855" w:rsidP="00B17855">
      <w:pPr>
        <w:pStyle w:val="Alg4"/>
        <w:numPr>
          <w:ilvl w:val="2"/>
          <w:numId w:val="1075"/>
        </w:numPr>
        <w:spacing w:after="220"/>
        <w:contextualSpacing/>
      </w:pPr>
      <w:r>
        <w:t xml:space="preserve">Return </w:t>
      </w:r>
      <w:r>
        <w:rPr>
          <w:i/>
        </w:rPr>
        <w:t>S</w:t>
      </w:r>
      <w:r>
        <w:t>.</w:t>
      </w:r>
    </w:p>
    <w:p w14:paraId="7E99608B" w14:textId="77777777" w:rsidR="00B17855" w:rsidRDefault="00B17855" w:rsidP="00B17855">
      <w:pPr>
        <w:pStyle w:val="Alg4"/>
        <w:numPr>
          <w:ilvl w:val="0"/>
          <w:numId w:val="1075"/>
        </w:numPr>
        <w:spacing w:after="220"/>
        <w:contextualSpacing/>
      </w:pPr>
      <w:r>
        <w:t xml:space="preserve">Append </w:t>
      </w:r>
      <w:r>
        <w:rPr>
          <w:i/>
        </w:rPr>
        <w:t>value</w:t>
      </w:r>
      <w:r>
        <w:t xml:space="preserve"> as the last element of </w:t>
      </w:r>
      <w:r w:rsidRPr="0012412C">
        <w:rPr>
          <w:i/>
        </w:rPr>
        <w:t>entries</w:t>
      </w:r>
      <w:r>
        <w:t>.</w:t>
      </w:r>
    </w:p>
    <w:p w14:paraId="5D19A08B" w14:textId="77777777" w:rsidR="00B17855" w:rsidRPr="00E77497" w:rsidRDefault="00B17855" w:rsidP="00B17855">
      <w:pPr>
        <w:pStyle w:val="Alg4"/>
        <w:numPr>
          <w:ilvl w:val="0"/>
          <w:numId w:val="1075"/>
        </w:numPr>
        <w:spacing w:after="220"/>
      </w:pPr>
      <w:r>
        <w:t xml:space="preserve">Return </w:t>
      </w:r>
      <w:r>
        <w:rPr>
          <w:i/>
        </w:rPr>
        <w:t>S</w:t>
      </w:r>
      <w:r>
        <w:t>.</w:t>
      </w:r>
    </w:p>
    <w:p w14:paraId="3B30CBA3" w14:textId="77777777" w:rsidR="00B17855" w:rsidRPr="00E77497" w:rsidRDefault="00B17855" w:rsidP="00B17855">
      <w:pPr>
        <w:pStyle w:val="40"/>
      </w:pPr>
      <w:r>
        <w:t>Set</w:t>
      </w:r>
      <w:r w:rsidRPr="00E77497">
        <w:t>.prototype.</w:t>
      </w:r>
      <w:r>
        <w:t>clear</w:t>
      </w:r>
      <w:r w:rsidRPr="00E77497">
        <w:t xml:space="preserve"> ()</w:t>
      </w:r>
    </w:p>
    <w:p w14:paraId="5A010F92" w14:textId="77777777" w:rsidR="00B17855" w:rsidRPr="00E77497" w:rsidRDefault="00B17855" w:rsidP="00B17855">
      <w:r w:rsidRPr="00E77497">
        <w:t>The following steps are taken:</w:t>
      </w:r>
    </w:p>
    <w:p w14:paraId="75BF2855" w14:textId="77777777" w:rsidR="00B17855" w:rsidRPr="00E77497" w:rsidRDefault="00B17855" w:rsidP="00B17855">
      <w:pPr>
        <w:pStyle w:val="Alg4"/>
        <w:numPr>
          <w:ilvl w:val="0"/>
          <w:numId w:val="1092"/>
        </w:numPr>
      </w:pPr>
      <w:r w:rsidRPr="00E77497">
        <w:t xml:space="preserve">Let </w:t>
      </w:r>
      <w:r>
        <w:rPr>
          <w:i/>
        </w:rPr>
        <w:t>S</w:t>
      </w:r>
      <w:r w:rsidRPr="00E77497">
        <w:t xml:space="preserve"> be </w:t>
      </w:r>
      <w:r w:rsidRPr="00E77497">
        <w:rPr>
          <w:b/>
        </w:rPr>
        <w:t>this</w:t>
      </w:r>
      <w:r w:rsidRPr="00E77497">
        <w:t xml:space="preserve"> value.</w:t>
      </w:r>
    </w:p>
    <w:p w14:paraId="417B2BFB" w14:textId="77777777" w:rsidR="00B17855" w:rsidRPr="00E77497" w:rsidRDefault="00B17855" w:rsidP="00B17855">
      <w:pPr>
        <w:pStyle w:val="Alg4"/>
        <w:numPr>
          <w:ilvl w:val="0"/>
          <w:numId w:val="1092"/>
        </w:numPr>
      </w:pPr>
      <w:r>
        <w:t>If Type(</w:t>
      </w:r>
      <w:r>
        <w:rPr>
          <w:i/>
          <w:iCs/>
        </w:rPr>
        <w:t>S)</w:t>
      </w:r>
      <w:r>
        <w:t xml:space="preserve"> is not Object, then throw a </w:t>
      </w:r>
      <w:r w:rsidRPr="003F3BD9">
        <w:rPr>
          <w:b/>
        </w:rPr>
        <w:t>TypeError</w:t>
      </w:r>
      <w:r>
        <w:t xml:space="preserve"> exception.</w:t>
      </w:r>
    </w:p>
    <w:p w14:paraId="2D5313A0" w14:textId="77777777" w:rsidR="00B17855" w:rsidRDefault="00B17855" w:rsidP="00B17855">
      <w:pPr>
        <w:pStyle w:val="Alg4"/>
        <w:numPr>
          <w:ilvl w:val="0"/>
          <w:numId w:val="1092"/>
        </w:numPr>
      </w:pPr>
      <w:r>
        <w:t xml:space="preserve">If </w:t>
      </w:r>
      <w:r>
        <w:rPr>
          <w:i/>
        </w:rPr>
        <w:t>S</w:t>
      </w:r>
      <w:r w:rsidRPr="00E77497">
        <w:t xml:space="preserve"> </w:t>
      </w:r>
      <w:r>
        <w:t>does not have a [[SetData]] internal</w:t>
      </w:r>
      <w:r w:rsidRPr="00314265">
        <w:t xml:space="preserve"> </w:t>
      </w:r>
      <w:r>
        <w:t xml:space="preserve">data property throw a </w:t>
      </w:r>
      <w:r w:rsidRPr="00B5244C">
        <w:rPr>
          <w:b/>
        </w:rPr>
        <w:t>TypeError</w:t>
      </w:r>
      <w:r>
        <w:t xml:space="preserve"> exception.</w:t>
      </w:r>
    </w:p>
    <w:p w14:paraId="6724B9FD" w14:textId="77777777" w:rsidR="00B17855" w:rsidRPr="00E77497" w:rsidRDefault="00B17855" w:rsidP="00B17855">
      <w:pPr>
        <w:pStyle w:val="Alg4"/>
        <w:numPr>
          <w:ilvl w:val="0"/>
          <w:numId w:val="1092"/>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07000916" w14:textId="77777777" w:rsidR="00B17855" w:rsidRPr="00E77497" w:rsidRDefault="00B17855" w:rsidP="00B17855">
      <w:pPr>
        <w:pStyle w:val="Alg4"/>
        <w:numPr>
          <w:ilvl w:val="0"/>
          <w:numId w:val="1092"/>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14:paraId="2769533B" w14:textId="77777777" w:rsidR="00B17855" w:rsidRDefault="00B17855" w:rsidP="00B17855">
      <w:pPr>
        <w:pStyle w:val="Alg4"/>
        <w:numPr>
          <w:ilvl w:val="0"/>
          <w:numId w:val="1092"/>
        </w:numPr>
      </w:pPr>
      <w:r>
        <w:t xml:space="preserve">Repeat for each </w:t>
      </w:r>
      <w:r w:rsidRPr="00436798">
        <w:rPr>
          <w:i/>
        </w:rPr>
        <w:t>e</w:t>
      </w:r>
      <w:r>
        <w:t xml:space="preserve"> that is an element of </w:t>
      </w:r>
      <w:r w:rsidRPr="00B5244C">
        <w:rPr>
          <w:i/>
        </w:rPr>
        <w:t>entries</w:t>
      </w:r>
      <w:r>
        <w:rPr>
          <w:i/>
        </w:rPr>
        <w:t>,</w:t>
      </w:r>
    </w:p>
    <w:p w14:paraId="0EAAC7CB" w14:textId="77777777" w:rsidR="00B17855" w:rsidRDefault="00B17855" w:rsidP="00B17855">
      <w:pPr>
        <w:pStyle w:val="Alg4"/>
        <w:numPr>
          <w:ilvl w:val="1"/>
          <w:numId w:val="1092"/>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14:paraId="48BF638E" w14:textId="77777777" w:rsidR="00B17855" w:rsidRPr="00E77497" w:rsidRDefault="00B17855" w:rsidP="00B17855">
      <w:pPr>
        <w:pStyle w:val="Alg4"/>
        <w:numPr>
          <w:ilvl w:val="0"/>
          <w:numId w:val="1092"/>
        </w:numPr>
        <w:spacing w:after="220"/>
      </w:pPr>
      <w:r>
        <w:t xml:space="preserve">Return </w:t>
      </w:r>
      <w:r>
        <w:rPr>
          <w:b/>
        </w:rPr>
        <w:t>undefined</w:t>
      </w:r>
      <w:r>
        <w:t>.</w:t>
      </w:r>
    </w:p>
    <w:p w14:paraId="715B09E3" w14:textId="77777777" w:rsidR="00C319DC" w:rsidRPr="00E77497" w:rsidRDefault="00C319DC" w:rsidP="00C319DC">
      <w:pPr>
        <w:pStyle w:val="40"/>
      </w:pPr>
      <w:r>
        <w:t>Set</w:t>
      </w:r>
      <w:r w:rsidRPr="00E77497">
        <w:t>.prototype.constructor</w:t>
      </w:r>
    </w:p>
    <w:p w14:paraId="4C97385C" w14:textId="77777777" w:rsidR="00C319DC" w:rsidRPr="00E77497" w:rsidRDefault="00C319DC" w:rsidP="00C319DC">
      <w:r w:rsidRPr="00E77497">
        <w:t xml:space="preserve">The initial value of </w:t>
      </w:r>
      <w:r>
        <w:rPr>
          <w:rFonts w:ascii="Courier New" w:hAnsi="Courier New"/>
          <w:b/>
        </w:rPr>
        <w:t>Set</w:t>
      </w:r>
      <w:r w:rsidRPr="00E77497">
        <w:rPr>
          <w:rFonts w:ascii="Courier New" w:hAnsi="Courier New"/>
          <w:b/>
        </w:rPr>
        <w:t>.prototype.constructor</w:t>
      </w:r>
      <w:r w:rsidRPr="00E77497">
        <w:t xml:space="preserve"> is the built-in </w:t>
      </w:r>
      <w:r>
        <w:rPr>
          <w:rFonts w:ascii="Courier New" w:hAnsi="Courier New"/>
          <w:b/>
        </w:rPr>
        <w:t>Set</w:t>
      </w:r>
      <w:r w:rsidRPr="00E77497">
        <w:t xml:space="preserve"> constructor.</w:t>
      </w:r>
    </w:p>
    <w:p w14:paraId="6059F4AA" w14:textId="77777777" w:rsidR="00B17855" w:rsidRPr="00E77497" w:rsidRDefault="00B17855" w:rsidP="00B17855">
      <w:pPr>
        <w:pStyle w:val="40"/>
      </w:pPr>
      <w:r>
        <w:t>Set</w:t>
      </w:r>
      <w:r w:rsidRPr="00E77497">
        <w:t>.prototype.</w:t>
      </w:r>
      <w:r>
        <w:t>delete</w:t>
      </w:r>
      <w:r w:rsidRPr="00E77497">
        <w:t xml:space="preserve"> ( </w:t>
      </w:r>
      <w:r>
        <w:t xml:space="preserve">value </w:t>
      </w:r>
      <w:r w:rsidRPr="00E77497">
        <w:t>)</w:t>
      </w:r>
    </w:p>
    <w:p w14:paraId="760C1664" w14:textId="77777777" w:rsidR="00B17855" w:rsidRPr="00E77497" w:rsidRDefault="00B17855" w:rsidP="00B17855">
      <w:r w:rsidRPr="00E77497">
        <w:t>The following steps are taken:</w:t>
      </w:r>
    </w:p>
    <w:p w14:paraId="48C3E51A" w14:textId="77777777" w:rsidR="00B17855" w:rsidRPr="00E77497" w:rsidRDefault="00B17855" w:rsidP="00B17855">
      <w:pPr>
        <w:pStyle w:val="Alg4"/>
        <w:numPr>
          <w:ilvl w:val="0"/>
          <w:numId w:val="1074"/>
        </w:numPr>
      </w:pPr>
      <w:r w:rsidRPr="00E77497">
        <w:t xml:space="preserve">Let </w:t>
      </w:r>
      <w:r>
        <w:rPr>
          <w:i/>
        </w:rPr>
        <w:t>S</w:t>
      </w:r>
      <w:r w:rsidRPr="00E77497">
        <w:t xml:space="preserve"> be the</w:t>
      </w:r>
      <w:r>
        <w:t xml:space="preserve"> </w:t>
      </w:r>
      <w:r w:rsidRPr="00E77497">
        <w:rPr>
          <w:b/>
        </w:rPr>
        <w:t>this</w:t>
      </w:r>
      <w:r w:rsidRPr="00E77497">
        <w:t xml:space="preserve"> value.</w:t>
      </w:r>
    </w:p>
    <w:p w14:paraId="1E38EA25" w14:textId="77777777" w:rsidR="00B17855" w:rsidRPr="00E77497" w:rsidRDefault="00B17855" w:rsidP="00B17855">
      <w:pPr>
        <w:pStyle w:val="Alg4"/>
        <w:numPr>
          <w:ilvl w:val="0"/>
          <w:numId w:val="1074"/>
        </w:numPr>
      </w:pPr>
      <w:r>
        <w:t>If Type(</w:t>
      </w:r>
      <w:r>
        <w:rPr>
          <w:i/>
          <w:iCs/>
        </w:rPr>
        <w:t>S)</w:t>
      </w:r>
      <w:r>
        <w:t xml:space="preserve"> is not Object, then throw a </w:t>
      </w:r>
      <w:r w:rsidRPr="003F3BD9">
        <w:rPr>
          <w:b/>
        </w:rPr>
        <w:t>TypeError</w:t>
      </w:r>
      <w:r>
        <w:t xml:space="preserve"> exception.</w:t>
      </w:r>
    </w:p>
    <w:p w14:paraId="087B3CCD" w14:textId="77777777" w:rsidR="00B17855" w:rsidRDefault="00B17855" w:rsidP="00B17855">
      <w:pPr>
        <w:pStyle w:val="Alg4"/>
        <w:numPr>
          <w:ilvl w:val="0"/>
          <w:numId w:val="1074"/>
        </w:numPr>
      </w:pPr>
      <w:r>
        <w:t xml:space="preserve">If </w:t>
      </w:r>
      <w:r>
        <w:rPr>
          <w:i/>
        </w:rPr>
        <w:t>S</w:t>
      </w:r>
      <w:r>
        <w:t xml:space="preserve"> does not have a [[SetData]] internal data property throw a </w:t>
      </w:r>
      <w:r w:rsidRPr="00B5244C">
        <w:rPr>
          <w:b/>
        </w:rPr>
        <w:t>TypeError</w:t>
      </w:r>
      <w:r>
        <w:t xml:space="preserve"> exception.</w:t>
      </w:r>
    </w:p>
    <w:p w14:paraId="7AD83027" w14:textId="77777777" w:rsidR="00B17855" w:rsidRPr="00E77497" w:rsidRDefault="00B17855" w:rsidP="00B17855">
      <w:pPr>
        <w:pStyle w:val="Alg4"/>
        <w:numPr>
          <w:ilvl w:val="0"/>
          <w:numId w:val="1074"/>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52BC4466" w14:textId="77777777" w:rsidR="00B17855" w:rsidRPr="00E77497" w:rsidRDefault="00B17855" w:rsidP="00B17855">
      <w:pPr>
        <w:pStyle w:val="Alg4"/>
        <w:numPr>
          <w:ilvl w:val="0"/>
          <w:numId w:val="1074"/>
        </w:numPr>
      </w:pPr>
      <w:r>
        <w:t xml:space="preserve">Let </w:t>
      </w:r>
      <w:r w:rsidRPr="00B5244C">
        <w:rPr>
          <w:i/>
        </w:rPr>
        <w:t>entries</w:t>
      </w:r>
      <w:r>
        <w:t xml:space="preserve"> be the List that is the value of </w:t>
      </w:r>
      <w:r>
        <w:rPr>
          <w:i/>
        </w:rPr>
        <w:t>S</w:t>
      </w:r>
      <w:r>
        <w:t>’s [[SetData]] internal data property.</w:t>
      </w:r>
    </w:p>
    <w:p w14:paraId="1B98DD31" w14:textId="77777777" w:rsidR="00B17855" w:rsidRPr="0067698A" w:rsidRDefault="00B17855" w:rsidP="00B17855">
      <w:pPr>
        <w:pStyle w:val="Alg4"/>
        <w:numPr>
          <w:ilvl w:val="0"/>
          <w:numId w:val="1074"/>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14:paraId="526A5600" w14:textId="77777777" w:rsidR="00B17855" w:rsidRDefault="00B17855" w:rsidP="00B17855">
      <w:pPr>
        <w:pStyle w:val="Alg4"/>
        <w:numPr>
          <w:ilvl w:val="0"/>
          <w:numId w:val="1074"/>
        </w:numPr>
      </w:pPr>
      <w:r>
        <w:t xml:space="preserve">Else, let </w:t>
      </w:r>
      <w:r>
        <w:rPr>
          <w:i/>
          <w:iCs/>
        </w:rPr>
        <w:t>same</w:t>
      </w:r>
      <w:r>
        <w:t xml:space="preserve"> be the abstract operation SameValue.</w:t>
      </w:r>
    </w:p>
    <w:p w14:paraId="5472167D" w14:textId="77777777" w:rsidR="00B17855" w:rsidRDefault="00B17855" w:rsidP="00B17855">
      <w:pPr>
        <w:pStyle w:val="Alg4"/>
        <w:numPr>
          <w:ilvl w:val="0"/>
          <w:numId w:val="1074"/>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14:paraId="37D5A71B" w14:textId="77777777" w:rsidR="00B17855" w:rsidRDefault="00B17855" w:rsidP="00B17855">
      <w:pPr>
        <w:pStyle w:val="Alg4"/>
        <w:numPr>
          <w:ilvl w:val="1"/>
          <w:numId w:val="1074"/>
        </w:numPr>
      </w:pPr>
      <w:r>
        <w:t xml:space="preserve">If </w:t>
      </w:r>
      <w:r>
        <w:rPr>
          <w:i/>
          <w:iCs/>
        </w:rPr>
        <w:t>e</w:t>
      </w:r>
      <w:r>
        <w:t xml:space="preserve"> is not </w:t>
      </w:r>
      <w:r w:rsidRPr="005E6B3A">
        <w:rPr>
          <w:rFonts w:ascii="Arial" w:hAnsi="Arial" w:cs="Arial"/>
        </w:rPr>
        <w:t>empty</w:t>
      </w:r>
      <w:r>
        <w:t xml:space="preserve"> and </w:t>
      </w:r>
      <w:r w:rsidRPr="00E35D6E">
        <w:rPr>
          <w:i/>
          <w:iCs/>
        </w:rPr>
        <w:t>same</w:t>
      </w:r>
      <w:r>
        <w:t>(</w:t>
      </w:r>
      <w:r>
        <w:rPr>
          <w:i/>
        </w:rPr>
        <w:t>e</w:t>
      </w:r>
      <w:r>
        <w:t xml:space="preserve">, </w:t>
      </w:r>
      <w:r>
        <w:rPr>
          <w:i/>
        </w:rPr>
        <w:t>value</w:t>
      </w:r>
      <w:r>
        <w:t xml:space="preserve">) is </w:t>
      </w:r>
      <w:r>
        <w:rPr>
          <w:b/>
          <w:bCs/>
        </w:rPr>
        <w:t>true</w:t>
      </w:r>
      <w:r>
        <w:t>, then</w:t>
      </w:r>
    </w:p>
    <w:p w14:paraId="1A788DA7" w14:textId="77777777" w:rsidR="00B17855" w:rsidRDefault="00B17855" w:rsidP="00B17855">
      <w:pPr>
        <w:pStyle w:val="Alg4"/>
        <w:numPr>
          <w:ilvl w:val="2"/>
          <w:numId w:val="1074"/>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14:paraId="1DDF0727" w14:textId="77777777" w:rsidR="00B17855" w:rsidRDefault="00B17855" w:rsidP="00B17855">
      <w:pPr>
        <w:pStyle w:val="Alg4"/>
        <w:numPr>
          <w:ilvl w:val="2"/>
          <w:numId w:val="1074"/>
        </w:numPr>
        <w:spacing w:after="220"/>
        <w:contextualSpacing/>
      </w:pPr>
      <w:r>
        <w:t xml:space="preserve">Return </w:t>
      </w:r>
      <w:r>
        <w:rPr>
          <w:b/>
        </w:rPr>
        <w:t>true</w:t>
      </w:r>
      <w:r>
        <w:t>.</w:t>
      </w:r>
    </w:p>
    <w:p w14:paraId="10222196" w14:textId="77777777" w:rsidR="00B17855" w:rsidRPr="00E77497" w:rsidRDefault="00B17855" w:rsidP="00B17855">
      <w:pPr>
        <w:pStyle w:val="Alg4"/>
        <w:numPr>
          <w:ilvl w:val="0"/>
          <w:numId w:val="1074"/>
        </w:numPr>
        <w:spacing w:after="220"/>
      </w:pPr>
      <w:r>
        <w:t xml:space="preserve">Return </w:t>
      </w:r>
      <w:r>
        <w:rPr>
          <w:b/>
        </w:rPr>
        <w:t>false</w:t>
      </w:r>
      <w:r>
        <w:t>.</w:t>
      </w:r>
    </w:p>
    <w:p w14:paraId="086F36BC" w14:textId="77777777" w:rsidR="00B17855" w:rsidRDefault="00B17855" w:rsidP="00B17855">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2D938976" w14:textId="77777777" w:rsidR="00B17855" w:rsidRPr="00E77497" w:rsidRDefault="00B17855" w:rsidP="00B17855">
      <w:pPr>
        <w:pStyle w:val="40"/>
      </w:pPr>
      <w:r>
        <w:t>Set</w:t>
      </w:r>
      <w:r w:rsidRPr="00E77497">
        <w:t>.prototype.</w:t>
      </w:r>
      <w:r>
        <w:t>entries</w:t>
      </w:r>
      <w:r w:rsidRPr="00E77497">
        <w:t xml:space="preserve"> (</w:t>
      </w:r>
      <w:r>
        <w:t xml:space="preserve"> </w:t>
      </w:r>
      <w:r w:rsidRPr="00E77497">
        <w:t>)</w:t>
      </w:r>
    </w:p>
    <w:p w14:paraId="100D526E" w14:textId="77777777" w:rsidR="00B17855" w:rsidRPr="00E77497" w:rsidRDefault="00B17855" w:rsidP="00B17855">
      <w:r w:rsidRPr="00E77497">
        <w:t>The following steps are taken:</w:t>
      </w:r>
    </w:p>
    <w:p w14:paraId="6A200247" w14:textId="77777777" w:rsidR="00B17855" w:rsidRPr="00E77497" w:rsidRDefault="00B17855" w:rsidP="00B17855">
      <w:pPr>
        <w:pStyle w:val="Alg4"/>
        <w:numPr>
          <w:ilvl w:val="0"/>
          <w:numId w:val="1362"/>
        </w:numPr>
      </w:pPr>
      <w:r w:rsidRPr="00E77497">
        <w:t xml:space="preserve">Let </w:t>
      </w:r>
      <w:r>
        <w:rPr>
          <w:i/>
        </w:rPr>
        <w:t>S</w:t>
      </w:r>
      <w:r w:rsidRPr="00E77497">
        <w:t xml:space="preserve"> be the</w:t>
      </w:r>
      <w:r>
        <w:t xml:space="preserve"> </w:t>
      </w:r>
      <w:r w:rsidRPr="00E77497">
        <w:rPr>
          <w:b/>
        </w:rPr>
        <w:t>this</w:t>
      </w:r>
      <w:r w:rsidRPr="00E77497">
        <w:t xml:space="preserve"> value.</w:t>
      </w:r>
    </w:p>
    <w:p w14:paraId="69044019" w14:textId="77777777" w:rsidR="00B17855" w:rsidRPr="00E77497" w:rsidRDefault="00B17855" w:rsidP="00B17855">
      <w:pPr>
        <w:pStyle w:val="Alg4"/>
        <w:numPr>
          <w:ilvl w:val="0"/>
          <w:numId w:val="1362"/>
        </w:numPr>
      </w:pPr>
      <w:r>
        <w:t>If Type(</w:t>
      </w:r>
      <w:r>
        <w:rPr>
          <w:i/>
          <w:iCs/>
        </w:rPr>
        <w:t>S)</w:t>
      </w:r>
      <w:r>
        <w:t xml:space="preserve"> is not Object, then throw a </w:t>
      </w:r>
      <w:r w:rsidRPr="003F3BD9">
        <w:rPr>
          <w:b/>
        </w:rPr>
        <w:t>TypeError</w:t>
      </w:r>
      <w:r>
        <w:t xml:space="preserve"> exception.</w:t>
      </w:r>
    </w:p>
    <w:p w14:paraId="631BE4E8" w14:textId="77777777" w:rsidR="00B17855" w:rsidRDefault="00B17855" w:rsidP="00B17855">
      <w:pPr>
        <w:pStyle w:val="Alg4"/>
        <w:numPr>
          <w:ilvl w:val="0"/>
          <w:numId w:val="1362"/>
        </w:numPr>
        <w:spacing w:after="280"/>
      </w:pPr>
      <w:r>
        <w:t xml:space="preserve">Return the result of calling the CreateSetIterator abstract operation with arguments </w:t>
      </w:r>
      <w:r>
        <w:rPr>
          <w:i/>
        </w:rPr>
        <w:t>S</w:t>
      </w:r>
      <w:r>
        <w:t xml:space="preserve"> and </w:t>
      </w:r>
      <w:r w:rsidRPr="00E77497">
        <w:rPr>
          <w:b/>
        </w:rPr>
        <w:t>"</w:t>
      </w:r>
      <w:r>
        <w:rPr>
          <w:rFonts w:ascii="Courier New" w:hAnsi="Courier New" w:cs="Courier New"/>
          <w:b/>
        </w:rPr>
        <w:t>key+value</w:t>
      </w:r>
      <w:r w:rsidRPr="00E77497">
        <w:rPr>
          <w:b/>
        </w:rPr>
        <w:t>"</w:t>
      </w:r>
      <w:r>
        <w:t>.</w:t>
      </w:r>
    </w:p>
    <w:p w14:paraId="402992B7" w14:textId="77777777" w:rsidR="00B17855" w:rsidRDefault="00B17855" w:rsidP="00B17855">
      <w:pPr>
        <w:pStyle w:val="Note"/>
      </w:pPr>
      <w:r>
        <w:t>NOTE</w:t>
      </w:r>
      <w:r>
        <w:tab/>
        <w:t>For iteration purposes, a Set appears similar to a Map where each entry has the same value for its key and value.</w:t>
      </w:r>
    </w:p>
    <w:p w14:paraId="15EE48AE" w14:textId="77777777" w:rsidR="00B17855" w:rsidRPr="00E77497" w:rsidRDefault="00B17855" w:rsidP="00B17855">
      <w:pPr>
        <w:pStyle w:val="40"/>
      </w:pPr>
      <w:r>
        <w:t>Set</w:t>
      </w:r>
      <w:r w:rsidRPr="00E77497">
        <w:t xml:space="preserve">.prototype.forEach ( callbackfn </w:t>
      </w:r>
      <w:r>
        <w:t xml:space="preserve"> , thisArg = undefined</w:t>
      </w:r>
      <w:r w:rsidRPr="00E77497">
        <w:t xml:space="preserve"> )</w:t>
      </w:r>
    </w:p>
    <w:p w14:paraId="7166F8A6" w14:textId="77777777" w:rsidR="00B17855" w:rsidRPr="00E77497" w:rsidRDefault="00B17855" w:rsidP="00B17855">
      <w:r w:rsidRPr="00E77497">
        <w:rPr>
          <w:rFonts w:ascii="Times New Roman" w:hAnsi="Times New Roman"/>
          <w:i/>
        </w:rPr>
        <w:t xml:space="preserve">callbackfn </w:t>
      </w:r>
      <w:r w:rsidRPr="00E77497">
        <w:t xml:space="preserve">should be a function that accepts </w:t>
      </w:r>
      <w:r>
        <w:t>three</w:t>
      </w:r>
      <w:r w:rsidRPr="00E77497">
        <w:t xml:space="preserv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 xml:space="preserve">value </w:t>
      </w:r>
      <w:r w:rsidRPr="00E77497">
        <w:t xml:space="preserve">present in the </w:t>
      </w:r>
      <w:r>
        <w:t>set object</w:t>
      </w:r>
      <w:r w:rsidRPr="00E77497">
        <w:t xml:space="preserve">, in </w:t>
      </w:r>
      <w:r>
        <w:t>value insertion</w:t>
      </w:r>
      <w:r w:rsidRPr="00E77497">
        <w:t xml:space="preserve"> order. </w:t>
      </w:r>
      <w:r w:rsidRPr="00E77497">
        <w:rPr>
          <w:rFonts w:ascii="Times New Roman" w:hAnsi="Times New Roman"/>
          <w:i/>
        </w:rPr>
        <w:t>callbackfn</w:t>
      </w:r>
      <w:r w:rsidRPr="00E77497">
        <w:t xml:space="preserve"> is called only for </w:t>
      </w:r>
      <w:r>
        <w:t>values</w:t>
      </w:r>
      <w:r w:rsidRPr="00E77497">
        <w:t xml:space="preserve"> of the </w:t>
      </w:r>
      <w:r>
        <w:t>Set</w:t>
      </w:r>
      <w:r w:rsidRPr="00E77497">
        <w:t xml:space="preserve"> which actually exist; it is not called for </w:t>
      </w:r>
      <w:r>
        <w:t xml:space="preserve">keys that have been </w:t>
      </w:r>
      <w:r w:rsidRPr="00E77497">
        <w:t xml:space="preserve"> </w:t>
      </w:r>
      <w:r>
        <w:t>deleted from</w:t>
      </w:r>
      <w:r w:rsidRPr="00E77497">
        <w:t xml:space="preserve"> the </w:t>
      </w:r>
      <w:r>
        <w:t>set</w:t>
      </w:r>
      <w:r w:rsidRPr="00E77497">
        <w:t>.</w:t>
      </w:r>
    </w:p>
    <w:p w14:paraId="165DF669" w14:textId="77777777" w:rsidR="00B17855" w:rsidRPr="00E77497" w:rsidRDefault="00B17855" w:rsidP="00B17855">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DC2E899" w14:textId="77777777" w:rsidR="00B17855" w:rsidRPr="00E77497" w:rsidRDefault="00B17855" w:rsidP="00B17855">
      <w:pPr>
        <w:pStyle w:val="Note"/>
      </w:pPr>
      <w:r>
        <w:t>NOTE 1</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14:paraId="2961EFE1" w14:textId="77777777" w:rsidR="00B17855" w:rsidRDefault="00B17855" w:rsidP="00B17855">
      <w:r w:rsidRPr="00E77497">
        <w:rPr>
          <w:rFonts w:ascii="Times New Roman" w:hAnsi="Times New Roman"/>
          <w:i/>
        </w:rPr>
        <w:t>callbackfn</w:t>
      </w:r>
      <w:r w:rsidRPr="00E77497">
        <w:t xml:space="preserve"> is called with </w:t>
      </w:r>
      <w:r>
        <w:t>three</w:t>
      </w:r>
      <w:r w:rsidRPr="00E77497">
        <w:t xml:space="preserve"> arguments: the </w:t>
      </w:r>
      <w:r>
        <w:t>first two arguments are a value contained in the Set. The same value of passed for both arguments. T</w:t>
      </w:r>
      <w:r w:rsidRPr="00E77497">
        <w:t xml:space="preserve">he </w:t>
      </w:r>
      <w:r>
        <w:t xml:space="preserve">Set </w:t>
      </w:r>
      <w:r w:rsidRPr="00E77497">
        <w:t>object being traversed</w:t>
      </w:r>
      <w:r>
        <w:t xml:space="preserve"> is passed as the third argument</w:t>
      </w:r>
      <w:r w:rsidRPr="00E77497">
        <w:t xml:space="preserve">. </w:t>
      </w:r>
    </w:p>
    <w:p w14:paraId="2D3C4A5B" w14:textId="77777777" w:rsidR="00B17855" w:rsidRPr="00717F79" w:rsidRDefault="00B17855" w:rsidP="00B17855">
      <w:pPr>
        <w:pStyle w:val="Note"/>
      </w:pPr>
      <w:r>
        <w:t>NOTE 2</w:t>
      </w:r>
      <w:r>
        <w:tab/>
        <w:t xml:space="preserve">The </w:t>
      </w:r>
      <w:r w:rsidRPr="00A76951">
        <w:rPr>
          <w:rFonts w:ascii="Times New Roman" w:hAnsi="Times New Roman"/>
          <w:i/>
          <w:iCs/>
        </w:rPr>
        <w:t>callbackfn</w:t>
      </w:r>
      <w:r>
        <w:rPr>
          <w:rFonts w:ascii="Times New Roman" w:hAnsi="Times New Roman"/>
        </w:rPr>
        <w:t xml:space="preserve"> </w:t>
      </w:r>
      <w:r>
        <w:t xml:space="preserve">is called with three arguments to be consistent with the call back functions used by </w:t>
      </w:r>
      <w:r w:rsidRPr="00717F79">
        <w:rPr>
          <w:rFonts w:ascii="Courier New" w:hAnsi="Courier New" w:cs="Courier New"/>
          <w:b/>
          <w:bCs/>
        </w:rPr>
        <w:t>forEach</w:t>
      </w:r>
      <w:r>
        <w:t xml:space="preserve"> methods for Map and Array.  For Sets, each item value is considered to be both the key and the value. </w:t>
      </w:r>
    </w:p>
    <w:p w14:paraId="7CFD40B3" w14:textId="77777777" w:rsidR="00B17855" w:rsidRPr="00E77497" w:rsidRDefault="00B17855" w:rsidP="00B17855">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1AA80359" w14:textId="77777777" w:rsidR="00B17855" w:rsidRPr="00E77497" w:rsidRDefault="00B17855" w:rsidP="00B17855">
      <w:pPr>
        <w:pStyle w:val="Note"/>
      </w:pPr>
      <w:r>
        <w:t>NOTE 3</w:t>
      </w:r>
      <w:r>
        <w:tab/>
        <w:t xml:space="preserve">Each value is normally visited only once. However, a value will be revisited if it is deleted after it has been visited and then re-added before the </w:t>
      </w:r>
      <w:r w:rsidRPr="00E77497">
        <w:t xml:space="preserve">to </w:t>
      </w:r>
      <w:r w:rsidRPr="00E77497">
        <w:rPr>
          <w:rFonts w:ascii="Courier New" w:hAnsi="Courier New" w:cs="Courier New"/>
          <w:b/>
        </w:rPr>
        <w:t>forEach</w:t>
      </w:r>
      <w:r w:rsidRPr="00E77497">
        <w:t xml:space="preserve"> </w:t>
      </w:r>
      <w:r>
        <w:t>call completes.</w:t>
      </w:r>
      <w:r w:rsidRPr="00E77497">
        <w:t xml:space="preserve"> </w:t>
      </w:r>
      <w:r>
        <w:t xml:space="preserve">Values </w:t>
      </w:r>
      <w:r w:rsidRPr="00E77497">
        <w:t xml:space="preserve">that are deleted after the call to </w:t>
      </w:r>
      <w:r w:rsidRPr="00E77497">
        <w:rPr>
          <w:rFonts w:ascii="Courier New" w:hAnsi="Courier New" w:cs="Courier New"/>
          <w:b/>
        </w:rPr>
        <w:t>forEach</w:t>
      </w:r>
      <w:r w:rsidRPr="00E77497">
        <w:t xml:space="preserve"> begins and before being visited are not visited</w:t>
      </w:r>
      <w:r>
        <w:t xml:space="preserve"> unless the value is added again before the </w:t>
      </w:r>
      <w:r w:rsidRPr="00E77497">
        <w:t xml:space="preserve">to </w:t>
      </w:r>
      <w:r w:rsidRPr="00E77497">
        <w:rPr>
          <w:rFonts w:ascii="Courier New" w:hAnsi="Courier New" w:cs="Courier New"/>
          <w:b/>
        </w:rPr>
        <w:t>forEach</w:t>
      </w:r>
      <w:r w:rsidRPr="00E77497">
        <w:t xml:space="preserve"> </w:t>
      </w:r>
      <w:r>
        <w:t>call completes</w:t>
      </w:r>
      <w:r w:rsidRPr="00E77497">
        <w:t>.</w:t>
      </w:r>
      <w:r>
        <w:t xml:space="preserve"> New values added, after the call to </w:t>
      </w:r>
      <w:r w:rsidRPr="00E77497">
        <w:rPr>
          <w:rFonts w:ascii="Courier New" w:hAnsi="Courier New" w:cs="Courier New"/>
          <w:b/>
        </w:rPr>
        <w:t>forEach</w:t>
      </w:r>
      <w:r w:rsidRPr="00E77497">
        <w:t xml:space="preserve"> </w:t>
      </w:r>
      <w:r>
        <w:t xml:space="preserve">begins are visited. </w:t>
      </w:r>
    </w:p>
    <w:p w14:paraId="3A952B99" w14:textId="77777777" w:rsidR="00B17855" w:rsidRPr="00E77497" w:rsidRDefault="00B17855" w:rsidP="00B17855">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07B66440" w14:textId="77777777" w:rsidR="00B17855" w:rsidRPr="00E77497" w:rsidRDefault="00B17855" w:rsidP="00B17855">
      <w:pPr>
        <w:pStyle w:val="Alg4"/>
        <w:numPr>
          <w:ilvl w:val="0"/>
          <w:numId w:val="1076"/>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7B30B2A7" w14:textId="77777777" w:rsidR="00B17855" w:rsidRPr="00E77497" w:rsidRDefault="00B17855" w:rsidP="00B17855">
      <w:pPr>
        <w:pStyle w:val="Alg4"/>
        <w:numPr>
          <w:ilvl w:val="0"/>
          <w:numId w:val="1076"/>
        </w:numPr>
      </w:pPr>
      <w:r>
        <w:t>If Type(</w:t>
      </w:r>
      <w:r>
        <w:rPr>
          <w:i/>
          <w:iCs/>
        </w:rPr>
        <w:t>S)</w:t>
      </w:r>
      <w:r>
        <w:t xml:space="preserve"> is not Object, then throw a </w:t>
      </w:r>
      <w:r w:rsidRPr="003F3BD9">
        <w:rPr>
          <w:b/>
        </w:rPr>
        <w:t>TypeError</w:t>
      </w:r>
      <w:r>
        <w:t xml:space="preserve"> exception.</w:t>
      </w:r>
    </w:p>
    <w:p w14:paraId="1642B4D8" w14:textId="77777777" w:rsidR="00B17855" w:rsidRDefault="00B17855" w:rsidP="00B17855">
      <w:pPr>
        <w:pStyle w:val="Alg4"/>
        <w:numPr>
          <w:ilvl w:val="0"/>
          <w:numId w:val="1076"/>
        </w:numPr>
      </w:pPr>
      <w:r>
        <w:t xml:space="preserve">If </w:t>
      </w:r>
      <w:r>
        <w:rPr>
          <w:i/>
        </w:rPr>
        <w:t>S</w:t>
      </w:r>
      <w:r>
        <w:t xml:space="preserve"> does not have a [[SetData]] internal</w:t>
      </w:r>
      <w:r w:rsidRPr="00314265">
        <w:t xml:space="preserve"> </w:t>
      </w:r>
      <w:r>
        <w:t xml:space="preserve">data property throw a </w:t>
      </w:r>
      <w:r w:rsidRPr="00B5244C">
        <w:rPr>
          <w:b/>
        </w:rPr>
        <w:t>TypeError</w:t>
      </w:r>
      <w:r>
        <w:t xml:space="preserve"> exception.</w:t>
      </w:r>
    </w:p>
    <w:p w14:paraId="182085D5" w14:textId="77777777" w:rsidR="00B17855" w:rsidRPr="00E77497" w:rsidRDefault="00B17855" w:rsidP="00B17855">
      <w:pPr>
        <w:pStyle w:val="Alg4"/>
        <w:numPr>
          <w:ilvl w:val="0"/>
          <w:numId w:val="1076"/>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32BAFB2C" w14:textId="77777777" w:rsidR="00B17855" w:rsidRPr="00E77497" w:rsidRDefault="00B17855" w:rsidP="00B17855">
      <w:pPr>
        <w:pStyle w:val="Alg4"/>
        <w:numPr>
          <w:ilvl w:val="0"/>
          <w:numId w:val="1076"/>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4A4282B4" w14:textId="77777777" w:rsidR="00B17855" w:rsidRPr="00E77497" w:rsidRDefault="00B17855" w:rsidP="00B17855">
      <w:pPr>
        <w:pStyle w:val="Alg4"/>
        <w:numPr>
          <w:ilvl w:val="0"/>
          <w:numId w:val="1076"/>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749D044F" w14:textId="77777777" w:rsidR="00B17855" w:rsidRPr="00E77497" w:rsidRDefault="00B17855" w:rsidP="00B17855">
      <w:pPr>
        <w:pStyle w:val="Alg4"/>
        <w:numPr>
          <w:ilvl w:val="0"/>
          <w:numId w:val="1076"/>
        </w:numPr>
      </w:pPr>
      <w:r>
        <w:t xml:space="preserve">Let </w:t>
      </w:r>
      <w:r w:rsidRPr="00B5244C">
        <w:rPr>
          <w:i/>
        </w:rPr>
        <w:t>entries</w:t>
      </w:r>
      <w:r>
        <w:t xml:space="preserve"> be the List that is the value of </w:t>
      </w:r>
      <w:r>
        <w:rPr>
          <w:i/>
        </w:rPr>
        <w:t>S</w:t>
      </w:r>
      <w:r>
        <w:t>’s [[SetData]] internal data property.</w:t>
      </w:r>
    </w:p>
    <w:p w14:paraId="46BB517F" w14:textId="77777777" w:rsidR="00B17855" w:rsidRDefault="00B17855" w:rsidP="00B17855">
      <w:pPr>
        <w:pStyle w:val="Alg4"/>
        <w:numPr>
          <w:ilvl w:val="0"/>
          <w:numId w:val="1076"/>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1B324649" w14:textId="77777777" w:rsidR="00B17855" w:rsidRDefault="00B17855" w:rsidP="00B17855">
      <w:pPr>
        <w:pStyle w:val="Alg4"/>
        <w:numPr>
          <w:ilvl w:val="1"/>
          <w:numId w:val="1076"/>
        </w:numPr>
        <w:spacing w:after="240"/>
        <w:contextualSpacing/>
      </w:pPr>
      <w:r>
        <w:t xml:space="preserve">If </w:t>
      </w:r>
      <w:r>
        <w:rPr>
          <w:i/>
        </w:rPr>
        <w:t>e</w:t>
      </w:r>
      <w:r>
        <w:t xml:space="preserve"> is not </w:t>
      </w:r>
      <w:r w:rsidRPr="00A221E6">
        <w:rPr>
          <w:rFonts w:ascii="Arial" w:hAnsi="Arial" w:cs="Arial"/>
        </w:rPr>
        <w:t>empty</w:t>
      </w:r>
      <w:r>
        <w:t>, then</w:t>
      </w:r>
    </w:p>
    <w:p w14:paraId="72BF2D7E" w14:textId="77777777" w:rsidR="00B17855" w:rsidRPr="00E77497" w:rsidRDefault="00B17855" w:rsidP="00B17855">
      <w:pPr>
        <w:pStyle w:val="Alg4"/>
        <w:numPr>
          <w:ilvl w:val="2"/>
          <w:numId w:val="1076"/>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rPr>
        <w:t>e</w:t>
      </w:r>
      <w:r>
        <w:rPr>
          <w:iCs/>
        </w:rPr>
        <w:t xml:space="preserve">, </w:t>
      </w:r>
      <w:r>
        <w:rPr>
          <w:i/>
        </w:rPr>
        <w:t>e</w:t>
      </w:r>
      <w:r>
        <w:rPr>
          <w:iCs/>
        </w:rPr>
        <w:t>,</w:t>
      </w:r>
      <w:r w:rsidRPr="00E77497">
        <w:t xml:space="preserve"> and </w:t>
      </w:r>
      <w:r>
        <w:rPr>
          <w:i/>
        </w:rPr>
        <w:t>S</w:t>
      </w:r>
      <w:r>
        <w:rPr>
          <w:iCs/>
        </w:rPr>
        <w:t xml:space="preserve"> as </w:t>
      </w:r>
      <w:r>
        <w:rPr>
          <w:i/>
        </w:rPr>
        <w:t>argumentsList</w:t>
      </w:r>
      <w:r w:rsidRPr="00E77497">
        <w:t>.</w:t>
      </w:r>
    </w:p>
    <w:p w14:paraId="2B4125D9" w14:textId="77777777" w:rsidR="00B17855" w:rsidRPr="00E77497" w:rsidRDefault="00B17855" w:rsidP="00B17855">
      <w:pPr>
        <w:pStyle w:val="Alg4"/>
        <w:numPr>
          <w:ilvl w:val="2"/>
          <w:numId w:val="1076"/>
        </w:numPr>
        <w:contextualSpacing/>
      </w:pPr>
      <w:r>
        <w:t>ReturnIfAbrupt(</w:t>
      </w:r>
      <w:r>
        <w:rPr>
          <w:i/>
        </w:rPr>
        <w:t>funcResult</w:t>
      </w:r>
      <w:r>
        <w:t>).</w:t>
      </w:r>
    </w:p>
    <w:p w14:paraId="7D55BF09" w14:textId="77777777" w:rsidR="00B17855" w:rsidRPr="002166A8" w:rsidRDefault="00B17855" w:rsidP="00B17855">
      <w:pPr>
        <w:pStyle w:val="Alg4"/>
        <w:numPr>
          <w:ilvl w:val="0"/>
          <w:numId w:val="1076"/>
        </w:numPr>
        <w:spacing w:after="280"/>
      </w:pPr>
      <w:r w:rsidRPr="00E77497">
        <w:t xml:space="preserve">Return </w:t>
      </w:r>
      <w:r w:rsidRPr="00E77497">
        <w:rPr>
          <w:b/>
        </w:rPr>
        <w:t>undefined</w:t>
      </w:r>
      <w:r w:rsidRPr="00E77497">
        <w:t>.</w:t>
      </w:r>
    </w:p>
    <w:p w14:paraId="5D8EA7DD" w14:textId="77777777" w:rsidR="00B17855" w:rsidRPr="00E77497" w:rsidRDefault="00B17855" w:rsidP="00B17855">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44CAC332" w14:textId="77777777" w:rsidR="00B17855" w:rsidRPr="00E77497" w:rsidRDefault="00B17855" w:rsidP="00B17855">
      <w:pPr>
        <w:pStyle w:val="40"/>
      </w:pPr>
      <w:r>
        <w:t>Set</w:t>
      </w:r>
      <w:r w:rsidRPr="00E77497">
        <w:t>.prototype.</w:t>
      </w:r>
      <w:r>
        <w:t>has</w:t>
      </w:r>
      <w:r w:rsidRPr="00E77497">
        <w:t xml:space="preserve"> ( </w:t>
      </w:r>
      <w:r>
        <w:t xml:space="preserve">value </w:t>
      </w:r>
      <w:r w:rsidRPr="00E77497">
        <w:t>)</w:t>
      </w:r>
    </w:p>
    <w:p w14:paraId="31AF1CF2" w14:textId="77777777" w:rsidR="00B17855" w:rsidRPr="00E77497" w:rsidRDefault="00B17855" w:rsidP="00B17855">
      <w:r w:rsidRPr="00E77497">
        <w:t>The following steps are taken:</w:t>
      </w:r>
    </w:p>
    <w:p w14:paraId="25F64A34" w14:textId="77777777" w:rsidR="00B17855" w:rsidRPr="00E77497" w:rsidRDefault="00B17855" w:rsidP="00B17855">
      <w:pPr>
        <w:pStyle w:val="Alg4"/>
        <w:numPr>
          <w:ilvl w:val="0"/>
          <w:numId w:val="1077"/>
        </w:numPr>
      </w:pPr>
      <w:r w:rsidRPr="00E77497">
        <w:t xml:space="preserve">Let </w:t>
      </w:r>
      <w:r>
        <w:rPr>
          <w:i/>
        </w:rPr>
        <w:t>S</w:t>
      </w:r>
      <w:r w:rsidRPr="00E77497">
        <w:t xml:space="preserve"> be the</w:t>
      </w:r>
      <w:r>
        <w:t xml:space="preserve"> </w:t>
      </w:r>
      <w:r w:rsidRPr="00E77497">
        <w:rPr>
          <w:b/>
        </w:rPr>
        <w:t>this</w:t>
      </w:r>
      <w:r w:rsidRPr="00E77497">
        <w:t xml:space="preserve"> value.</w:t>
      </w:r>
    </w:p>
    <w:p w14:paraId="74898202" w14:textId="77777777" w:rsidR="00B17855" w:rsidRPr="00E77497" w:rsidRDefault="00B17855" w:rsidP="00B17855">
      <w:pPr>
        <w:pStyle w:val="Alg4"/>
        <w:numPr>
          <w:ilvl w:val="0"/>
          <w:numId w:val="1077"/>
        </w:numPr>
      </w:pPr>
      <w:r>
        <w:t>If Type(</w:t>
      </w:r>
      <w:r>
        <w:rPr>
          <w:i/>
          <w:iCs/>
        </w:rPr>
        <w:t>S)</w:t>
      </w:r>
      <w:r>
        <w:t xml:space="preserve"> is not Object, then throw a </w:t>
      </w:r>
      <w:r w:rsidRPr="003F3BD9">
        <w:rPr>
          <w:b/>
        </w:rPr>
        <w:t>TypeError</w:t>
      </w:r>
      <w:r>
        <w:t xml:space="preserve"> exception.</w:t>
      </w:r>
    </w:p>
    <w:p w14:paraId="5A4D6DC0" w14:textId="77777777" w:rsidR="00B17855" w:rsidRDefault="00B17855" w:rsidP="00B17855">
      <w:pPr>
        <w:pStyle w:val="Alg4"/>
        <w:numPr>
          <w:ilvl w:val="0"/>
          <w:numId w:val="1077"/>
        </w:numPr>
      </w:pPr>
      <w:r>
        <w:t xml:space="preserve">If </w:t>
      </w:r>
      <w:r>
        <w:rPr>
          <w:i/>
        </w:rPr>
        <w:t>S</w:t>
      </w:r>
      <w:r>
        <w:t xml:space="preserve"> does not have a [[SetData]] internal data property throw a </w:t>
      </w:r>
      <w:r w:rsidRPr="00B5244C">
        <w:rPr>
          <w:b/>
        </w:rPr>
        <w:t>TypeError</w:t>
      </w:r>
      <w:r>
        <w:t xml:space="preserve"> exception.</w:t>
      </w:r>
    </w:p>
    <w:p w14:paraId="677855A9" w14:textId="77777777" w:rsidR="00B17855" w:rsidRPr="00E77497" w:rsidRDefault="00B17855" w:rsidP="00B17855">
      <w:pPr>
        <w:pStyle w:val="Alg4"/>
        <w:numPr>
          <w:ilvl w:val="0"/>
          <w:numId w:val="1077"/>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0E7B185A" w14:textId="77777777" w:rsidR="00B17855" w:rsidRPr="00E77497" w:rsidRDefault="00B17855" w:rsidP="00B17855">
      <w:pPr>
        <w:pStyle w:val="Alg4"/>
        <w:numPr>
          <w:ilvl w:val="0"/>
          <w:numId w:val="1077"/>
        </w:numPr>
      </w:pPr>
      <w:r>
        <w:t xml:space="preserve">Let </w:t>
      </w:r>
      <w:r w:rsidRPr="00B5244C">
        <w:rPr>
          <w:i/>
        </w:rPr>
        <w:t>entries</w:t>
      </w:r>
      <w:r>
        <w:t xml:space="preserve"> be the List that is the value of </w:t>
      </w:r>
      <w:r>
        <w:rPr>
          <w:i/>
        </w:rPr>
        <w:t>S</w:t>
      </w:r>
      <w:r>
        <w:t>’s [[SetData]] internal data property.</w:t>
      </w:r>
    </w:p>
    <w:p w14:paraId="2361F403" w14:textId="77777777" w:rsidR="00B17855" w:rsidRPr="0067698A" w:rsidRDefault="00B17855" w:rsidP="00B17855">
      <w:pPr>
        <w:pStyle w:val="Alg4"/>
        <w:numPr>
          <w:ilvl w:val="0"/>
          <w:numId w:val="1077"/>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14:paraId="7FDADD38" w14:textId="77777777" w:rsidR="00B17855" w:rsidRDefault="00B17855" w:rsidP="00B17855">
      <w:pPr>
        <w:pStyle w:val="Alg4"/>
        <w:numPr>
          <w:ilvl w:val="0"/>
          <w:numId w:val="1077"/>
        </w:numPr>
      </w:pPr>
      <w:r>
        <w:t xml:space="preserve">Else, let </w:t>
      </w:r>
      <w:r>
        <w:rPr>
          <w:i/>
          <w:iCs/>
        </w:rPr>
        <w:t>same</w:t>
      </w:r>
      <w:r>
        <w:t xml:space="preserve"> be the abstract operation SameValue.</w:t>
      </w:r>
    </w:p>
    <w:p w14:paraId="0A65AE26" w14:textId="77777777" w:rsidR="00B17855" w:rsidRPr="007B0456" w:rsidRDefault="00B17855" w:rsidP="00B17855">
      <w:pPr>
        <w:pStyle w:val="Alg4"/>
        <w:numPr>
          <w:ilvl w:val="0"/>
          <w:numId w:val="1077"/>
        </w:numPr>
      </w:pPr>
      <w:r>
        <w:t xml:space="preserve">Repeat for each </w:t>
      </w:r>
      <w:r w:rsidRPr="00A51C9D">
        <w:rPr>
          <w:i/>
          <w:iCs/>
        </w:rPr>
        <w:t>e</w:t>
      </w:r>
      <w:r>
        <w:t xml:space="preserve"> that is an element of </w:t>
      </w:r>
      <w:r w:rsidRPr="00B5244C">
        <w:rPr>
          <w:i/>
        </w:rPr>
        <w:t>entries</w:t>
      </w:r>
      <w:r>
        <w:rPr>
          <w:i/>
        </w:rPr>
        <w:t>,</w:t>
      </w:r>
    </w:p>
    <w:p w14:paraId="79D6A491" w14:textId="77777777" w:rsidR="00B17855" w:rsidRDefault="00B17855" w:rsidP="00B17855">
      <w:pPr>
        <w:pStyle w:val="Alg4"/>
        <w:numPr>
          <w:ilvl w:val="1"/>
          <w:numId w:val="1077"/>
        </w:numPr>
      </w:pPr>
      <w:r w:rsidRPr="00B5244C">
        <w:t xml:space="preserve">If </w:t>
      </w:r>
      <w:r>
        <w:rPr>
          <w:i/>
        </w:rPr>
        <w:t>e</w:t>
      </w:r>
      <w:r>
        <w:t xml:space="preserve"> is not </w:t>
      </w:r>
      <w:r w:rsidRPr="00A221E6">
        <w:rPr>
          <w:rFonts w:ascii="Arial" w:hAnsi="Arial" w:cs="Arial"/>
        </w:rPr>
        <w:t>empty</w:t>
      </w:r>
      <w:r>
        <w:t xml:space="preserve"> and </w:t>
      </w:r>
      <w:r w:rsidRPr="00C3717A">
        <w:rPr>
          <w:i/>
          <w:iCs/>
        </w:rPr>
        <w:t>same</w:t>
      </w:r>
      <w:r>
        <w:t>(</w:t>
      </w:r>
      <w:r>
        <w:rPr>
          <w:i/>
        </w:rPr>
        <w:t>e</w:t>
      </w:r>
      <w:r>
        <w:t xml:space="preserve">, </w:t>
      </w:r>
      <w:r>
        <w:rPr>
          <w:i/>
        </w:rPr>
        <w:t>value</w:t>
      </w:r>
      <w:r>
        <w:t xml:space="preserve">), then return </w:t>
      </w:r>
      <w:r w:rsidRPr="007B0456">
        <w:rPr>
          <w:b/>
        </w:rPr>
        <w:t>true</w:t>
      </w:r>
      <w:r w:rsidRPr="007B0456">
        <w:rPr>
          <w:i/>
        </w:rPr>
        <w:t>.</w:t>
      </w:r>
    </w:p>
    <w:p w14:paraId="3A745ACB" w14:textId="77777777" w:rsidR="00B17855" w:rsidRPr="00E77497" w:rsidRDefault="00B17855" w:rsidP="00B17855">
      <w:pPr>
        <w:pStyle w:val="Alg4"/>
        <w:numPr>
          <w:ilvl w:val="0"/>
          <w:numId w:val="1077"/>
        </w:numPr>
        <w:spacing w:after="220"/>
      </w:pPr>
      <w:r>
        <w:t xml:space="preserve">Return </w:t>
      </w:r>
      <w:r>
        <w:rPr>
          <w:b/>
        </w:rPr>
        <w:t>false</w:t>
      </w:r>
      <w:r>
        <w:t>.</w:t>
      </w:r>
    </w:p>
    <w:p w14:paraId="1CCBEB00" w14:textId="77777777" w:rsidR="00B17855" w:rsidRPr="00E77497" w:rsidRDefault="00B17855" w:rsidP="00B17855">
      <w:pPr>
        <w:pStyle w:val="40"/>
      </w:pPr>
      <w:r>
        <w:t>Set</w:t>
      </w:r>
      <w:r w:rsidRPr="00E77497">
        <w:t>.prototype.</w:t>
      </w:r>
      <w:r>
        <w:t>keys</w:t>
      </w:r>
      <w:r w:rsidRPr="00E77497">
        <w:t xml:space="preserve"> (</w:t>
      </w:r>
      <w:r>
        <w:t xml:space="preserve"> </w:t>
      </w:r>
      <w:r w:rsidRPr="00E77497">
        <w:t>)</w:t>
      </w:r>
    </w:p>
    <w:p w14:paraId="56031CE4" w14:textId="77777777" w:rsidR="00B17855" w:rsidRPr="00097A4C" w:rsidRDefault="00B17855" w:rsidP="00B17855">
      <w:commentRangeStart w:id="6533"/>
      <w:r w:rsidRPr="00E77497">
        <w:t xml:space="preserve">The </w:t>
      </w:r>
      <w:r>
        <w:t xml:space="preserve">initial value of the </w:t>
      </w:r>
      <w:r w:rsidRPr="00145775">
        <w:rPr>
          <w:rFonts w:ascii="Courier New" w:hAnsi="Courier New" w:cs="Courier New"/>
          <w:b/>
          <w:bCs/>
        </w:rPr>
        <w:t>keys</w:t>
      </w:r>
      <w:r>
        <w:t xml:space="preserve"> property is the same function object as the initial value of the </w:t>
      </w:r>
      <w:r w:rsidRPr="00BF2E1F">
        <w:rPr>
          <w:rFonts w:ascii="Courier New" w:hAnsi="Courier New" w:cs="Courier New"/>
          <w:b/>
        </w:rPr>
        <w:t>values</w:t>
      </w:r>
      <w:r>
        <w:t xml:space="preserve"> property.</w:t>
      </w:r>
      <w:commentRangeEnd w:id="6533"/>
      <w:r>
        <w:rPr>
          <w:rStyle w:val="af6"/>
        </w:rPr>
        <w:commentReference w:id="6533"/>
      </w:r>
    </w:p>
    <w:p w14:paraId="50783204" w14:textId="77777777" w:rsidR="00B17855" w:rsidRDefault="00B17855" w:rsidP="00B17855">
      <w:pPr>
        <w:pStyle w:val="Note"/>
      </w:pPr>
      <w:r>
        <w:t>NOTE</w:t>
      </w:r>
      <w:r>
        <w:tab/>
        <w:t>For iteration purposes, a Set appears similar to a Map where each entry has the same value for its key and value.</w:t>
      </w:r>
    </w:p>
    <w:p w14:paraId="2E239F77" w14:textId="77777777" w:rsidR="00B17855" w:rsidRPr="00E77497" w:rsidRDefault="00B17855" w:rsidP="00B17855">
      <w:pPr>
        <w:pStyle w:val="40"/>
      </w:pPr>
      <w:r>
        <w:t>get Set</w:t>
      </w:r>
      <w:r w:rsidRPr="00E77497">
        <w:t>.prototype.</w:t>
      </w:r>
      <w:r>
        <w:t>size</w:t>
      </w:r>
      <w:r w:rsidRPr="00E77497">
        <w:t xml:space="preserve"> </w:t>
      </w:r>
    </w:p>
    <w:p w14:paraId="27A9742B" w14:textId="77777777" w:rsidR="00B17855" w:rsidRPr="00E77497" w:rsidRDefault="00B17855" w:rsidP="00B17855">
      <w:r w:rsidRPr="00A51C9D">
        <w:rPr>
          <w:rFonts w:ascii="Courier New" w:hAnsi="Courier New" w:cs="Courier New"/>
          <w:b/>
          <w:bCs/>
        </w:rPr>
        <w:t>Set.prototype.size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2ADA6A97" w14:textId="77777777" w:rsidR="00B17855" w:rsidRPr="00E77497" w:rsidRDefault="00B17855" w:rsidP="00B17855">
      <w:pPr>
        <w:pStyle w:val="Alg4"/>
        <w:numPr>
          <w:ilvl w:val="0"/>
          <w:numId w:val="1459"/>
        </w:numPr>
      </w:pPr>
      <w:r w:rsidRPr="00E77497">
        <w:t xml:space="preserve">Let </w:t>
      </w:r>
      <w:r>
        <w:rPr>
          <w:i/>
        </w:rPr>
        <w:t>S</w:t>
      </w:r>
      <w:r w:rsidRPr="00E77497">
        <w:t xml:space="preserve"> be the</w:t>
      </w:r>
      <w:r>
        <w:t xml:space="preserve"> </w:t>
      </w:r>
      <w:r w:rsidRPr="00E77497">
        <w:rPr>
          <w:b/>
        </w:rPr>
        <w:t>this</w:t>
      </w:r>
      <w:r w:rsidRPr="00E77497">
        <w:t xml:space="preserve"> value.</w:t>
      </w:r>
    </w:p>
    <w:p w14:paraId="1837FBF3" w14:textId="77777777" w:rsidR="00B17855" w:rsidRPr="00E77497" w:rsidRDefault="00B17855" w:rsidP="00B17855">
      <w:pPr>
        <w:pStyle w:val="Alg4"/>
        <w:numPr>
          <w:ilvl w:val="0"/>
          <w:numId w:val="1459"/>
        </w:numPr>
      </w:pPr>
      <w:r>
        <w:t>If Type(</w:t>
      </w:r>
      <w:r>
        <w:rPr>
          <w:i/>
          <w:iCs/>
        </w:rPr>
        <w:t>S)</w:t>
      </w:r>
      <w:r>
        <w:t xml:space="preserve"> is not Object, then throw a </w:t>
      </w:r>
      <w:r w:rsidRPr="003F3BD9">
        <w:rPr>
          <w:b/>
        </w:rPr>
        <w:t>TypeError</w:t>
      </w:r>
      <w:r>
        <w:t xml:space="preserve"> exception.</w:t>
      </w:r>
    </w:p>
    <w:p w14:paraId="36C94BA1" w14:textId="77777777" w:rsidR="00B17855" w:rsidRDefault="00B17855" w:rsidP="00B17855">
      <w:pPr>
        <w:pStyle w:val="Alg4"/>
        <w:numPr>
          <w:ilvl w:val="0"/>
          <w:numId w:val="1459"/>
        </w:numPr>
      </w:pPr>
      <w:r>
        <w:t xml:space="preserve">If </w:t>
      </w:r>
      <w:r>
        <w:rPr>
          <w:i/>
        </w:rPr>
        <w:t>S</w:t>
      </w:r>
      <w:r>
        <w:t xml:space="preserve"> does not have a [[SetData]] internal data property throw a </w:t>
      </w:r>
      <w:r w:rsidRPr="00B5244C">
        <w:rPr>
          <w:b/>
        </w:rPr>
        <w:t>TypeError</w:t>
      </w:r>
      <w:r>
        <w:t xml:space="preserve"> exception.</w:t>
      </w:r>
    </w:p>
    <w:p w14:paraId="63673BB9" w14:textId="77777777" w:rsidR="00B17855" w:rsidRPr="00E77497" w:rsidRDefault="00B17855" w:rsidP="00B17855">
      <w:pPr>
        <w:pStyle w:val="Alg4"/>
        <w:numPr>
          <w:ilvl w:val="0"/>
          <w:numId w:val="1459"/>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0A6B190D" w14:textId="77777777" w:rsidR="00B17855" w:rsidRPr="00E77497" w:rsidRDefault="00B17855" w:rsidP="00B17855">
      <w:pPr>
        <w:pStyle w:val="Alg4"/>
        <w:numPr>
          <w:ilvl w:val="0"/>
          <w:numId w:val="1459"/>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14:paraId="49ACD054" w14:textId="77777777" w:rsidR="00B17855" w:rsidRDefault="00B17855" w:rsidP="00B17855">
      <w:pPr>
        <w:pStyle w:val="Alg4"/>
        <w:numPr>
          <w:ilvl w:val="0"/>
          <w:numId w:val="1459"/>
        </w:numPr>
      </w:pPr>
      <w:r>
        <w:t xml:space="preserve">Let </w:t>
      </w:r>
      <w:r w:rsidRPr="00926D71">
        <w:rPr>
          <w:i/>
        </w:rPr>
        <w:t>count</w:t>
      </w:r>
      <w:r>
        <w:t xml:space="preserve"> be 0.</w:t>
      </w:r>
    </w:p>
    <w:p w14:paraId="05C100BC" w14:textId="77777777" w:rsidR="00B17855" w:rsidRDefault="00B17855" w:rsidP="00B17855">
      <w:pPr>
        <w:pStyle w:val="Alg4"/>
        <w:numPr>
          <w:ilvl w:val="0"/>
          <w:numId w:val="1459"/>
        </w:numPr>
      </w:pPr>
      <w:r>
        <w:t xml:space="preserve">For each </w:t>
      </w:r>
      <w:r>
        <w:rPr>
          <w:i/>
        </w:rPr>
        <w:t>e</w:t>
      </w:r>
      <w:r>
        <w:t xml:space="preserve"> that is an element of </w:t>
      </w:r>
      <w:r w:rsidRPr="00B5244C">
        <w:rPr>
          <w:i/>
        </w:rPr>
        <w:t>entries</w:t>
      </w:r>
    </w:p>
    <w:p w14:paraId="5845D415" w14:textId="77777777" w:rsidR="00B17855" w:rsidRDefault="00B17855" w:rsidP="00B17855">
      <w:pPr>
        <w:pStyle w:val="Alg4"/>
        <w:numPr>
          <w:ilvl w:val="1"/>
          <w:numId w:val="1459"/>
        </w:numPr>
      </w:pPr>
      <w:r w:rsidRPr="00B5244C">
        <w:t xml:space="preserve">If </w:t>
      </w:r>
      <w:r>
        <w:rPr>
          <w:i/>
        </w:rPr>
        <w:t>e</w:t>
      </w:r>
      <w:r>
        <w:t xml:space="preserve"> is not </w:t>
      </w:r>
      <w:r w:rsidRPr="00A221E6">
        <w:rPr>
          <w:rFonts w:ascii="Arial" w:hAnsi="Arial" w:cs="Arial"/>
        </w:rPr>
        <w:t>empty</w:t>
      </w:r>
      <w:r>
        <w:t xml:space="preserve"> then</w:t>
      </w:r>
    </w:p>
    <w:p w14:paraId="09E614C8" w14:textId="77777777" w:rsidR="00B17855" w:rsidRDefault="00B17855" w:rsidP="00B17855">
      <w:pPr>
        <w:pStyle w:val="Alg4"/>
        <w:numPr>
          <w:ilvl w:val="2"/>
          <w:numId w:val="1459"/>
        </w:numPr>
      </w:pPr>
      <w:r>
        <w:t xml:space="preserve">Set </w:t>
      </w:r>
      <w:r>
        <w:rPr>
          <w:i/>
        </w:rPr>
        <w:t>count</w:t>
      </w:r>
      <w:r>
        <w:t xml:space="preserve"> to </w:t>
      </w:r>
      <w:r>
        <w:rPr>
          <w:i/>
        </w:rPr>
        <w:t>count</w:t>
      </w:r>
      <w:r>
        <w:t>+1.</w:t>
      </w:r>
    </w:p>
    <w:p w14:paraId="5AB7E664" w14:textId="77777777" w:rsidR="00B17855" w:rsidRPr="00E77497" w:rsidRDefault="00B17855" w:rsidP="00B17855">
      <w:pPr>
        <w:pStyle w:val="Alg4"/>
        <w:numPr>
          <w:ilvl w:val="0"/>
          <w:numId w:val="1459"/>
        </w:numPr>
        <w:spacing w:after="220"/>
      </w:pPr>
      <w:r>
        <w:t xml:space="preserve">Return </w:t>
      </w:r>
      <w:r>
        <w:rPr>
          <w:i/>
        </w:rPr>
        <w:t>count</w:t>
      </w:r>
      <w:r>
        <w:t>.</w:t>
      </w:r>
    </w:p>
    <w:p w14:paraId="5C0E6AD6" w14:textId="77777777" w:rsidR="00B17855" w:rsidRPr="00E77497" w:rsidRDefault="00B17855" w:rsidP="00B17855">
      <w:pPr>
        <w:pStyle w:val="40"/>
      </w:pPr>
      <w:r>
        <w:t>Set</w:t>
      </w:r>
      <w:r w:rsidRPr="00E77497">
        <w:t>.prototype.</w:t>
      </w:r>
      <w:r>
        <w:t>values</w:t>
      </w:r>
      <w:r w:rsidRPr="00E77497">
        <w:t xml:space="preserve"> ( </w:t>
      </w:r>
      <w:r>
        <w:t xml:space="preserve">  </w:t>
      </w:r>
      <w:r w:rsidRPr="00E77497">
        <w:t>)</w:t>
      </w:r>
    </w:p>
    <w:p w14:paraId="30256BC9" w14:textId="77777777" w:rsidR="00B17855" w:rsidRPr="00E77497" w:rsidRDefault="00B17855" w:rsidP="00B17855">
      <w:r w:rsidRPr="00E77497">
        <w:t>The following steps are taken:</w:t>
      </w:r>
    </w:p>
    <w:p w14:paraId="26A4C1E8" w14:textId="77777777" w:rsidR="00B17855" w:rsidRPr="00E77497" w:rsidRDefault="00B17855" w:rsidP="00B17855">
      <w:pPr>
        <w:pStyle w:val="Alg4"/>
        <w:numPr>
          <w:ilvl w:val="0"/>
          <w:numId w:val="1079"/>
        </w:numPr>
      </w:pPr>
      <w:r w:rsidRPr="00E77497">
        <w:t xml:space="preserve">Let </w:t>
      </w:r>
      <w:r>
        <w:rPr>
          <w:i/>
        </w:rPr>
        <w:t>S</w:t>
      </w:r>
      <w:r w:rsidRPr="00E77497">
        <w:t xml:space="preserve"> be the</w:t>
      </w:r>
      <w:r>
        <w:t xml:space="preserve"> </w:t>
      </w:r>
      <w:r w:rsidRPr="00E77497">
        <w:rPr>
          <w:b/>
        </w:rPr>
        <w:t>this</w:t>
      </w:r>
      <w:r w:rsidRPr="00E77497">
        <w:t xml:space="preserve"> value.</w:t>
      </w:r>
    </w:p>
    <w:p w14:paraId="19AFAA7D" w14:textId="77777777" w:rsidR="00B17855" w:rsidRPr="00E77497" w:rsidRDefault="00B17855" w:rsidP="00B17855">
      <w:pPr>
        <w:pStyle w:val="Alg4"/>
        <w:numPr>
          <w:ilvl w:val="0"/>
          <w:numId w:val="1079"/>
        </w:numPr>
      </w:pPr>
      <w:r>
        <w:t>If Type(</w:t>
      </w:r>
      <w:r>
        <w:rPr>
          <w:i/>
          <w:iCs/>
        </w:rPr>
        <w:t>S)</w:t>
      </w:r>
      <w:r>
        <w:t xml:space="preserve"> is not Object, then throw a </w:t>
      </w:r>
      <w:r w:rsidRPr="003F3BD9">
        <w:rPr>
          <w:b/>
        </w:rPr>
        <w:t>TypeError</w:t>
      </w:r>
      <w:r>
        <w:t xml:space="preserve"> exception.</w:t>
      </w:r>
    </w:p>
    <w:p w14:paraId="032C42A6" w14:textId="77777777" w:rsidR="00B17855" w:rsidRDefault="00B17855" w:rsidP="00B17855">
      <w:pPr>
        <w:pStyle w:val="Alg4"/>
        <w:numPr>
          <w:ilvl w:val="0"/>
          <w:numId w:val="1079"/>
        </w:numPr>
        <w:spacing w:after="280"/>
      </w:pPr>
      <w:r>
        <w:t xml:space="preserve">Return the result of calling the CreateSetIterator abstract operation with argument </w:t>
      </w:r>
      <w:r>
        <w:rPr>
          <w:i/>
        </w:rPr>
        <w:t>S</w:t>
      </w:r>
      <w:r w:rsidRPr="00471273">
        <w:t xml:space="preserve"> </w:t>
      </w:r>
      <w:r>
        <w:t xml:space="preserve">and </w:t>
      </w:r>
      <w:r w:rsidRPr="00E77497">
        <w:rPr>
          <w:b/>
        </w:rPr>
        <w:t>"</w:t>
      </w:r>
      <w:r>
        <w:rPr>
          <w:rFonts w:ascii="Courier New" w:hAnsi="Courier New" w:cs="Courier New"/>
          <w:b/>
        </w:rPr>
        <w:t>value</w:t>
      </w:r>
      <w:r w:rsidRPr="00E77497">
        <w:rPr>
          <w:b/>
        </w:rPr>
        <w:t>"</w:t>
      </w:r>
      <w:r>
        <w:t>.</w:t>
      </w:r>
    </w:p>
    <w:p w14:paraId="5405877C" w14:textId="77777777" w:rsidR="00B17855" w:rsidRPr="00E77497" w:rsidRDefault="00B17855" w:rsidP="00B17855">
      <w:pPr>
        <w:pStyle w:val="40"/>
      </w:pPr>
      <w:r>
        <w:t>Set</w:t>
      </w:r>
      <w:r w:rsidRPr="00E77497">
        <w:t>.prototype</w:t>
      </w:r>
      <w:r>
        <w:t xml:space="preserve"> [@@iterator</w:t>
      </w:r>
      <w:r w:rsidRPr="00E77497">
        <w:t xml:space="preserve"> </w:t>
      </w:r>
      <w:r>
        <w:t xml:space="preserve">] </w:t>
      </w:r>
      <w:r w:rsidRPr="00E77497">
        <w:t xml:space="preserve">( </w:t>
      </w:r>
      <w:r>
        <w:t xml:space="preserve">  </w:t>
      </w:r>
      <w:r w:rsidRPr="00E77497">
        <w:t>)</w:t>
      </w:r>
    </w:p>
    <w:p w14:paraId="732B8E31" w14:textId="77777777" w:rsidR="00B17855" w:rsidRPr="00097A4C" w:rsidRDefault="00B17855" w:rsidP="00B17855">
      <w:r w:rsidRPr="00E77497">
        <w:t xml:space="preserve">The </w:t>
      </w:r>
      <w:r>
        <w:t xml:space="preserve">initial value of the @@iterator property is the same function object as the initial value of the </w:t>
      </w:r>
      <w:r w:rsidRPr="00BF2E1F">
        <w:rPr>
          <w:rFonts w:ascii="Courier New" w:hAnsi="Courier New" w:cs="Courier New"/>
          <w:b/>
        </w:rPr>
        <w:t>values</w:t>
      </w:r>
      <w:r>
        <w:t xml:space="preserve"> property.</w:t>
      </w:r>
    </w:p>
    <w:p w14:paraId="68FADF17" w14:textId="77777777" w:rsidR="00B17855" w:rsidRPr="00E77497" w:rsidRDefault="00B17855" w:rsidP="00B17855">
      <w:pPr>
        <w:pStyle w:val="40"/>
      </w:pPr>
      <w:r>
        <w:t>Set</w:t>
      </w:r>
      <w:r w:rsidRPr="00E77497">
        <w:t>.prototype</w:t>
      </w:r>
      <w:r>
        <w:t xml:space="preserve"> [ @@toStringTag</w:t>
      </w:r>
      <w:r w:rsidRPr="00E77497">
        <w:t xml:space="preserve"> </w:t>
      </w:r>
      <w:r>
        <w:t>]</w:t>
      </w:r>
    </w:p>
    <w:p w14:paraId="7B4D67C5" w14:textId="77777777" w:rsidR="00B17855" w:rsidRPr="00097A4C" w:rsidRDefault="00B17855" w:rsidP="00B17855">
      <w:r w:rsidRPr="00E77497">
        <w:t xml:space="preserve">The </w:t>
      </w:r>
      <w:r>
        <w:t xml:space="preserve">initial value of the @@toStringTag property is the string value </w:t>
      </w:r>
      <w:r w:rsidRPr="00E77497">
        <w:rPr>
          <w:b/>
        </w:rPr>
        <w:t>"</w:t>
      </w:r>
      <w:r>
        <w:rPr>
          <w:rFonts w:ascii="Courier New" w:hAnsi="Courier New" w:cs="Courier New"/>
          <w:b/>
        </w:rPr>
        <w:t>Set</w:t>
      </w:r>
      <w:r w:rsidRPr="00E77497">
        <w:rPr>
          <w:b/>
        </w:rPr>
        <w:t>"</w:t>
      </w:r>
      <w:r>
        <w:t>.</w:t>
      </w:r>
    </w:p>
    <w:p w14:paraId="6392D86A" w14:textId="77777777" w:rsidR="00B17855" w:rsidRPr="00E77497" w:rsidRDefault="00B17855" w:rsidP="00B17855">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1385516C" w14:textId="77777777" w:rsidR="00B17855" w:rsidRPr="00E77497" w:rsidRDefault="00B17855" w:rsidP="00B17855">
      <w:pPr>
        <w:pStyle w:val="30"/>
      </w:pPr>
      <w:bookmarkStart w:id="6534" w:name="_Toc366142108"/>
      <w:r w:rsidRPr="00E77497">
        <w:t xml:space="preserve">Properties of </w:t>
      </w:r>
      <w:r>
        <w:t>Set</w:t>
      </w:r>
      <w:r w:rsidRPr="00E77497">
        <w:t xml:space="preserve"> Instances</w:t>
      </w:r>
      <w:bookmarkEnd w:id="6534"/>
    </w:p>
    <w:p w14:paraId="7C9159D2" w14:textId="77777777" w:rsidR="00B17855" w:rsidRPr="00E77497" w:rsidRDefault="00B17855" w:rsidP="00B17855">
      <w:r>
        <w:t>Set</w:t>
      </w:r>
      <w:r w:rsidRPr="00E77497">
        <w:t xml:space="preserve"> instances </w:t>
      </w:r>
      <w:r>
        <w:t>are ordinary objects that</w:t>
      </w:r>
      <w:r w:rsidRPr="00E77497">
        <w:t xml:space="preserve"> inherit properties from the </w:t>
      </w:r>
      <w:r>
        <w:t>Set</w:t>
      </w:r>
      <w:r w:rsidRPr="00E77497">
        <w:t xml:space="preserve"> prototype. </w:t>
      </w:r>
      <w:r>
        <w:t>After initialisation by the Set constructor, Set instances</w:t>
      </w:r>
      <w:r w:rsidRPr="00E77497">
        <w:t xml:space="preserve"> also have a [[</w:t>
      </w:r>
      <w:r>
        <w:t>SetData]] internal</w:t>
      </w:r>
      <w:r w:rsidRPr="00314265">
        <w:t xml:space="preserve"> </w:t>
      </w:r>
      <w:r>
        <w:t>data property</w:t>
      </w:r>
      <w:r w:rsidRPr="00C3717A">
        <w:t xml:space="preserve"> </w:t>
      </w:r>
      <w:r>
        <w:t>and a [[SetComparator]] internal data property.</w:t>
      </w:r>
    </w:p>
    <w:p w14:paraId="6F2FD954" w14:textId="77777777" w:rsidR="00B17855" w:rsidRDefault="00B17855" w:rsidP="00B17855">
      <w:pPr>
        <w:pStyle w:val="30"/>
      </w:pPr>
      <w:bookmarkStart w:id="6535" w:name="_Toc366142109"/>
      <w:r>
        <w:t>Set Iterator Object Structure</w:t>
      </w:r>
      <w:bookmarkEnd w:id="6535"/>
    </w:p>
    <w:p w14:paraId="19B15817" w14:textId="77777777" w:rsidR="00B17855" w:rsidRDefault="00B17855" w:rsidP="00B17855">
      <w:r>
        <w:t>A Set Iterator is an ordinary object, with the structure defined below, that represents a specific iteration over some specific Set instance object. There is not a named constructor for Set Iterator objects.  Instead, set iterator objects are created by calling certain methods of Set instance objects.</w:t>
      </w:r>
    </w:p>
    <w:p w14:paraId="438D2579" w14:textId="77777777" w:rsidR="00B17855" w:rsidRDefault="00B17855" w:rsidP="00B17855">
      <w:pPr>
        <w:pStyle w:val="40"/>
      </w:pPr>
      <w:r>
        <w:t>CreateSetIterator Abstract Operation</w:t>
      </w:r>
    </w:p>
    <w:p w14:paraId="18E378DD" w14:textId="77777777" w:rsidR="00B17855" w:rsidRDefault="00B17855" w:rsidP="00B17855">
      <w:r>
        <w:t xml:space="preserve">Several methods of Set objects return Iterator objects. The abstract operation CreateSetIterator with arguments </w:t>
      </w:r>
      <w:r>
        <w:rPr>
          <w:rFonts w:ascii="Times New Roman" w:hAnsi="Times New Roman"/>
          <w:i/>
        </w:rPr>
        <w:t>set</w:t>
      </w:r>
      <w:r>
        <w:t xml:space="preserve"> and </w:t>
      </w:r>
      <w:r w:rsidRPr="0087223F">
        <w:rPr>
          <w:rFonts w:ascii="Times New Roman" w:hAnsi="Times New Roman"/>
          <w:i/>
        </w:rPr>
        <w:t>kind</w:t>
      </w:r>
      <w:r>
        <w:t xml:space="preserve"> is used to create such iterator objects. It performs the following steps:</w:t>
      </w:r>
    </w:p>
    <w:p w14:paraId="69A06AF5" w14:textId="77777777" w:rsidR="00B17855" w:rsidRPr="00E77497" w:rsidRDefault="00B17855" w:rsidP="00B17855">
      <w:pPr>
        <w:pStyle w:val="Alg4"/>
        <w:numPr>
          <w:ilvl w:val="0"/>
          <w:numId w:val="1080"/>
        </w:numPr>
      </w:pPr>
      <w:r w:rsidRPr="00E77497">
        <w:t xml:space="preserve">Let </w:t>
      </w:r>
      <w:r>
        <w:rPr>
          <w:i/>
        </w:rPr>
        <w:t>S</w:t>
      </w:r>
      <w:r w:rsidRPr="00E77497">
        <w:t xml:space="preserve"> be the</w:t>
      </w:r>
      <w:r>
        <w:t xml:space="preserve"> result of  calling ToObject(</w:t>
      </w:r>
      <w:r>
        <w:rPr>
          <w:i/>
        </w:rPr>
        <w:t>set</w:t>
      </w:r>
      <w:r>
        <w:t>)</w:t>
      </w:r>
      <w:r w:rsidRPr="00E77497">
        <w:t>.</w:t>
      </w:r>
    </w:p>
    <w:p w14:paraId="4A342D71" w14:textId="77777777" w:rsidR="00B17855" w:rsidRPr="00E77497" w:rsidRDefault="00B17855" w:rsidP="00B17855">
      <w:pPr>
        <w:pStyle w:val="Alg4"/>
        <w:numPr>
          <w:ilvl w:val="0"/>
          <w:numId w:val="1080"/>
        </w:numPr>
      </w:pPr>
      <w:r>
        <w:t>ReturnIfAbrupt(</w:t>
      </w:r>
      <w:r>
        <w:rPr>
          <w:i/>
        </w:rPr>
        <w:t>S</w:t>
      </w:r>
      <w:r>
        <w:t>).</w:t>
      </w:r>
    </w:p>
    <w:p w14:paraId="4EC02C3B" w14:textId="77777777" w:rsidR="00B17855" w:rsidRDefault="00B17855" w:rsidP="00B17855">
      <w:pPr>
        <w:pStyle w:val="Alg4"/>
        <w:numPr>
          <w:ilvl w:val="0"/>
          <w:numId w:val="1080"/>
        </w:numPr>
      </w:pPr>
      <w:r>
        <w:t xml:space="preserve">If </w:t>
      </w:r>
      <w:r>
        <w:rPr>
          <w:i/>
        </w:rPr>
        <w:t>S</w:t>
      </w:r>
      <w:r>
        <w:t xml:space="preserve"> does not have a [[SetData]] internal</w:t>
      </w:r>
      <w:r w:rsidRPr="00314265">
        <w:t xml:space="preserve"> </w:t>
      </w:r>
      <w:r>
        <w:t xml:space="preserve">data property throw a </w:t>
      </w:r>
      <w:r w:rsidRPr="007B0456">
        <w:rPr>
          <w:b/>
        </w:rPr>
        <w:t>TypeError</w:t>
      </w:r>
      <w:r>
        <w:t xml:space="preserve"> exception.</w:t>
      </w:r>
    </w:p>
    <w:p w14:paraId="3D6DA7A7" w14:textId="77777777" w:rsidR="00B17855" w:rsidRPr="00E77497" w:rsidRDefault="00B17855" w:rsidP="00B17855">
      <w:pPr>
        <w:pStyle w:val="Alg4"/>
        <w:numPr>
          <w:ilvl w:val="0"/>
          <w:numId w:val="1080"/>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32C591CD" w14:textId="77777777" w:rsidR="00B17855" w:rsidRPr="00097A4C" w:rsidRDefault="00B17855" w:rsidP="00B17855">
      <w:pPr>
        <w:pStyle w:val="Alg4"/>
        <w:numPr>
          <w:ilvl w:val="0"/>
          <w:numId w:val="1080"/>
        </w:numPr>
        <w:contextualSpacing/>
      </w:pPr>
      <w:r>
        <w:t xml:space="preserve">Let </w:t>
      </w:r>
      <w:r w:rsidRPr="00B5244C">
        <w:rPr>
          <w:i/>
        </w:rPr>
        <w:t>entries</w:t>
      </w:r>
      <w:r>
        <w:t xml:space="preserve"> be the List that is the value of </w:t>
      </w:r>
      <w:r>
        <w:rPr>
          <w:i/>
        </w:rPr>
        <w:t>S</w:t>
      </w:r>
      <w:r>
        <w:t>’s [[SetData]] internal data property.</w:t>
      </w:r>
    </w:p>
    <w:p w14:paraId="60774109" w14:textId="77777777" w:rsidR="00B17855" w:rsidRPr="00E77497" w:rsidRDefault="00B17855" w:rsidP="00B17855">
      <w:pPr>
        <w:pStyle w:val="Alg4"/>
        <w:numPr>
          <w:ilvl w:val="0"/>
          <w:numId w:val="1080"/>
        </w:numPr>
      </w:pPr>
      <w:r w:rsidRPr="00E77497">
        <w:t xml:space="preserve">Let </w:t>
      </w:r>
      <w:r>
        <w:rPr>
          <w:i/>
        </w:rPr>
        <w:t>iterator</w:t>
      </w:r>
      <w:r w:rsidRPr="00E77497">
        <w:rPr>
          <w:i/>
        </w:rPr>
        <w:t xml:space="preserve"> </w:t>
      </w:r>
      <w:r w:rsidRPr="00E77497">
        <w:t xml:space="preserve">be </w:t>
      </w:r>
      <w:r>
        <w:t>the result of ObjectCreate(%SetIteratorPrototype%, ([[IteratedSet]], [[SetNextIndex]], [[SetIterationKind]]))</w:t>
      </w:r>
      <w:r w:rsidRPr="00E77497">
        <w:t>.</w:t>
      </w:r>
    </w:p>
    <w:p w14:paraId="5A06CEC2" w14:textId="77777777" w:rsidR="00B17855" w:rsidRDefault="00B17855" w:rsidP="00B17855">
      <w:pPr>
        <w:pStyle w:val="Alg4"/>
        <w:numPr>
          <w:ilvl w:val="0"/>
          <w:numId w:val="1080"/>
        </w:numPr>
        <w:spacing w:after="280"/>
        <w:contextualSpacing/>
      </w:pPr>
      <w:r>
        <w:t xml:space="preserve">Set </w:t>
      </w:r>
      <w:r>
        <w:rPr>
          <w:i/>
        </w:rPr>
        <w:t>iterator’s</w:t>
      </w:r>
      <w:r>
        <w:t xml:space="preserve"> [[IteratedSet]] internal data property to </w:t>
      </w:r>
      <w:r>
        <w:rPr>
          <w:i/>
        </w:rPr>
        <w:t>S</w:t>
      </w:r>
      <w:r>
        <w:t>.</w:t>
      </w:r>
    </w:p>
    <w:p w14:paraId="5236D62C" w14:textId="77777777" w:rsidR="00B17855" w:rsidRDefault="00B17855" w:rsidP="00B17855">
      <w:pPr>
        <w:pStyle w:val="Alg4"/>
        <w:numPr>
          <w:ilvl w:val="0"/>
          <w:numId w:val="1080"/>
        </w:numPr>
        <w:spacing w:after="280"/>
        <w:contextualSpacing/>
      </w:pPr>
      <w:r>
        <w:t xml:space="preserve">Set </w:t>
      </w:r>
      <w:r>
        <w:rPr>
          <w:i/>
        </w:rPr>
        <w:t>iterator’s</w:t>
      </w:r>
      <w:r w:rsidDel="00071909">
        <w:t xml:space="preserve"> </w:t>
      </w:r>
      <w:r>
        <w:t>[[SetNextIndex]] internal data property to 0.</w:t>
      </w:r>
    </w:p>
    <w:p w14:paraId="1CC32CD4" w14:textId="77777777" w:rsidR="00B17855" w:rsidRDefault="00B17855" w:rsidP="00B17855">
      <w:pPr>
        <w:pStyle w:val="Alg4"/>
        <w:numPr>
          <w:ilvl w:val="0"/>
          <w:numId w:val="1080"/>
        </w:numPr>
        <w:spacing w:after="280"/>
        <w:contextualSpacing/>
      </w:pPr>
      <w:r>
        <w:t xml:space="preserve">Set </w:t>
      </w:r>
      <w:r>
        <w:rPr>
          <w:i/>
        </w:rPr>
        <w:t>iterator’s</w:t>
      </w:r>
      <w:r w:rsidDel="00071909">
        <w:t xml:space="preserve"> </w:t>
      </w:r>
      <w:r>
        <w:t xml:space="preserve">[[SetIterationKind]] internal data property to </w:t>
      </w:r>
      <w:r w:rsidRPr="0087223F">
        <w:rPr>
          <w:i/>
        </w:rPr>
        <w:t>kind</w:t>
      </w:r>
      <w:r>
        <w:t>.</w:t>
      </w:r>
    </w:p>
    <w:p w14:paraId="069B8880" w14:textId="77777777" w:rsidR="00B17855" w:rsidRDefault="00B17855" w:rsidP="00B17855">
      <w:pPr>
        <w:pStyle w:val="Alg4"/>
        <w:numPr>
          <w:ilvl w:val="0"/>
          <w:numId w:val="1080"/>
        </w:numPr>
        <w:spacing w:after="220"/>
        <w:contextualSpacing/>
      </w:pPr>
      <w:r>
        <w:t xml:space="preserve">Return </w:t>
      </w:r>
      <w:r>
        <w:rPr>
          <w:i/>
        </w:rPr>
        <w:t>iterator</w:t>
      </w:r>
      <w:r>
        <w:t>.</w:t>
      </w:r>
    </w:p>
    <w:p w14:paraId="17D054EB" w14:textId="77777777" w:rsidR="00B17855" w:rsidRDefault="00B17855" w:rsidP="00B17855">
      <w:pPr>
        <w:pStyle w:val="40"/>
      </w:pPr>
      <w:r>
        <w:t>The Set Iterator Prototype</w:t>
      </w:r>
    </w:p>
    <w:p w14:paraId="2E567A9D" w14:textId="77777777" w:rsidR="00B17855" w:rsidRDefault="00B17855" w:rsidP="00B17855">
      <w:r>
        <w:t>All Set Iterator Objects inherit properties from a common Set Iterator Prototype object.  The [[Prototype]] internal data property of the Set Iterator Prototype is the %ObjectPrototype% intrinsic object. In addition, the Set Iterator Prototype has the following properties:</w:t>
      </w:r>
    </w:p>
    <w:p w14:paraId="46AA9833" w14:textId="77777777" w:rsidR="00B17855" w:rsidRDefault="00B17855" w:rsidP="00B17855">
      <w:pPr>
        <w:pStyle w:val="51"/>
      </w:pPr>
      <w:r>
        <w:rPr>
          <w:i/>
        </w:rPr>
        <w:t>Set</w:t>
      </w:r>
      <w:commentRangeStart w:id="6536"/>
      <w:r w:rsidRPr="00061845">
        <w:rPr>
          <w:i/>
        </w:rPr>
        <w:t>Iterator</w:t>
      </w:r>
      <w:r>
        <w:t>.prototype.constructor</w:t>
      </w:r>
      <w:commentRangeEnd w:id="6536"/>
      <w:r>
        <w:rPr>
          <w:rStyle w:val="af6"/>
          <w:b w:val="0"/>
        </w:rPr>
        <w:commentReference w:id="6536"/>
      </w:r>
    </w:p>
    <w:p w14:paraId="199DBB17" w14:textId="77777777" w:rsidR="00B17855" w:rsidRDefault="00B17855" w:rsidP="00B17855">
      <w:pPr>
        <w:pStyle w:val="51"/>
      </w:pPr>
      <w:r>
        <w:rPr>
          <w:i/>
        </w:rPr>
        <w:t>Set</w:t>
      </w:r>
      <w:r w:rsidRPr="00061845">
        <w:rPr>
          <w:i/>
        </w:rPr>
        <w:t>Iterator</w:t>
      </w:r>
      <w:r>
        <w:t>.prototype.next( )</w:t>
      </w:r>
    </w:p>
    <w:p w14:paraId="531F1DAC" w14:textId="77777777" w:rsidR="00B17855" w:rsidRDefault="00B17855" w:rsidP="00B17855">
      <w:pPr>
        <w:pStyle w:val="Alg4"/>
        <w:numPr>
          <w:ilvl w:val="0"/>
          <w:numId w:val="1081"/>
        </w:numPr>
      </w:pPr>
      <w:r>
        <w:t xml:space="preserve">Let </w:t>
      </w:r>
      <w:r w:rsidRPr="009B7611">
        <w:rPr>
          <w:i/>
        </w:rPr>
        <w:t>O</w:t>
      </w:r>
      <w:r>
        <w:t xml:space="preserve"> be the </w:t>
      </w:r>
      <w:r w:rsidRPr="009B7611">
        <w:rPr>
          <w:b/>
        </w:rPr>
        <w:t>this</w:t>
      </w:r>
      <w:r>
        <w:t xml:space="preserve"> value.</w:t>
      </w:r>
    </w:p>
    <w:p w14:paraId="6BC231CA" w14:textId="77777777" w:rsidR="00B17855" w:rsidRDefault="00B17855" w:rsidP="00B17855">
      <w:pPr>
        <w:pStyle w:val="Alg4"/>
        <w:numPr>
          <w:ilvl w:val="0"/>
          <w:numId w:val="1081"/>
        </w:numPr>
        <w:spacing w:after="280"/>
        <w:contextualSpacing/>
      </w:pPr>
      <w:r>
        <w:t>If Type(</w:t>
      </w:r>
      <w:r w:rsidRPr="00061845">
        <w:rPr>
          <w:i/>
        </w:rPr>
        <w:t>O</w:t>
      </w:r>
      <w:r>
        <w:t xml:space="preserve">) is not Object, throw a </w:t>
      </w:r>
      <w:r w:rsidRPr="00061845">
        <w:rPr>
          <w:b/>
        </w:rPr>
        <w:t>TypeError</w:t>
      </w:r>
      <w:r>
        <w:t xml:space="preserve"> exception.</w:t>
      </w:r>
    </w:p>
    <w:p w14:paraId="13FCF837" w14:textId="77777777" w:rsidR="00B17855" w:rsidRPr="00E77497" w:rsidRDefault="00B17855" w:rsidP="00B17855">
      <w:pPr>
        <w:pStyle w:val="Alg4"/>
        <w:numPr>
          <w:ilvl w:val="0"/>
          <w:numId w:val="1081"/>
        </w:numPr>
      </w:pPr>
      <w:r>
        <w:t xml:space="preserve">If </w:t>
      </w:r>
      <w:r w:rsidRPr="00061845">
        <w:rPr>
          <w:i/>
        </w:rPr>
        <w:t>O</w:t>
      </w:r>
      <w:r>
        <w:t xml:space="preserve"> does not have all of the internal properties of a Set Iterator Instance (</w:t>
      </w:r>
      <w:r w:rsidR="004B439B">
        <w:fldChar w:fldCharType="begin"/>
      </w:r>
      <w:r w:rsidR="004B439B">
        <w:instrText xml:space="preserve"> REF _Ref366081902 \r \h </w:instrText>
      </w:r>
      <w:r w:rsidR="004B439B">
        <w:fldChar w:fldCharType="separate"/>
      </w:r>
      <w:r w:rsidR="00083CEC">
        <w:t>23.2.5.3</w:t>
      </w:r>
      <w:r w:rsidR="004B439B">
        <w:fldChar w:fldCharType="end"/>
      </w:r>
      <w:r>
        <w:t xml:space="preserve">), throw a </w:t>
      </w:r>
      <w:r w:rsidRPr="00061845">
        <w:rPr>
          <w:b/>
        </w:rPr>
        <w:t>TypeError</w:t>
      </w:r>
      <w:r>
        <w:t xml:space="preserve"> exception.</w:t>
      </w:r>
    </w:p>
    <w:p w14:paraId="6ACB03C2" w14:textId="77777777" w:rsidR="00B17855" w:rsidRDefault="00B17855" w:rsidP="00B17855">
      <w:pPr>
        <w:pStyle w:val="Alg4"/>
        <w:numPr>
          <w:ilvl w:val="0"/>
          <w:numId w:val="1081"/>
        </w:numPr>
        <w:spacing w:after="280"/>
        <w:contextualSpacing/>
      </w:pPr>
      <w:r>
        <w:t xml:space="preserve">Let </w:t>
      </w:r>
      <w:r>
        <w:rPr>
          <w:i/>
        </w:rPr>
        <w:t>s</w:t>
      </w:r>
      <w:r>
        <w:t xml:space="preserve"> be the value of the [[IteratedSet]] internal</w:t>
      </w:r>
      <w:r w:rsidRPr="00314265">
        <w:t xml:space="preserve"> </w:t>
      </w:r>
      <w:r>
        <w:t>data property of</w:t>
      </w:r>
      <w:r w:rsidRPr="002166A8">
        <w:rPr>
          <w:i/>
        </w:rPr>
        <w:t xml:space="preserve"> </w:t>
      </w:r>
      <w:r w:rsidRPr="009B7611">
        <w:rPr>
          <w:i/>
        </w:rPr>
        <w:t>O</w:t>
      </w:r>
      <w:r>
        <w:t>.</w:t>
      </w:r>
    </w:p>
    <w:p w14:paraId="095C2902" w14:textId="77777777" w:rsidR="00B17855" w:rsidRDefault="00B17855" w:rsidP="00B17855">
      <w:pPr>
        <w:pStyle w:val="Alg4"/>
        <w:numPr>
          <w:ilvl w:val="0"/>
          <w:numId w:val="1081"/>
        </w:numPr>
        <w:spacing w:after="280"/>
        <w:contextualSpacing/>
      </w:pPr>
      <w:r>
        <w:t xml:space="preserve">Let </w:t>
      </w:r>
      <w:r>
        <w:rPr>
          <w:i/>
        </w:rPr>
        <w:t>index</w:t>
      </w:r>
      <w:r>
        <w:t xml:space="preserve"> be the value of the [[SetNextIndex]] internal data property of</w:t>
      </w:r>
      <w:r w:rsidRPr="002166A8">
        <w:rPr>
          <w:i/>
        </w:rPr>
        <w:t xml:space="preserve"> </w:t>
      </w:r>
      <w:r w:rsidRPr="009B7611">
        <w:rPr>
          <w:i/>
        </w:rPr>
        <w:t>O</w:t>
      </w:r>
      <w:r>
        <w:t>.</w:t>
      </w:r>
    </w:p>
    <w:p w14:paraId="2F9DEB33" w14:textId="77777777" w:rsidR="00B17855" w:rsidRDefault="00B17855" w:rsidP="00B17855">
      <w:pPr>
        <w:pStyle w:val="Alg4"/>
        <w:numPr>
          <w:ilvl w:val="0"/>
          <w:numId w:val="1081"/>
        </w:numPr>
        <w:spacing w:after="280"/>
        <w:contextualSpacing/>
      </w:pPr>
      <w:r>
        <w:t xml:space="preserve">Let </w:t>
      </w:r>
      <w:r>
        <w:rPr>
          <w:i/>
        </w:rPr>
        <w:t>itemKind</w:t>
      </w:r>
      <w:r>
        <w:t xml:space="preserve"> be the value of the [[SetIterationKind]] internal data property of</w:t>
      </w:r>
      <w:r w:rsidRPr="002166A8">
        <w:rPr>
          <w:i/>
        </w:rPr>
        <w:t xml:space="preserve"> </w:t>
      </w:r>
      <w:r w:rsidRPr="009B7611">
        <w:rPr>
          <w:i/>
        </w:rPr>
        <w:t>O</w:t>
      </w:r>
      <w:r>
        <w:t>.</w:t>
      </w:r>
    </w:p>
    <w:p w14:paraId="5854C337" w14:textId="77777777" w:rsidR="00B17855" w:rsidRDefault="00B17855" w:rsidP="00B17855">
      <w:pPr>
        <w:pStyle w:val="Alg4"/>
        <w:numPr>
          <w:ilvl w:val="0"/>
          <w:numId w:val="1081"/>
        </w:numPr>
        <w:spacing w:after="280"/>
        <w:contextualSpacing/>
      </w:pPr>
      <w:r>
        <w:t xml:space="preserve">Assert: </w:t>
      </w:r>
      <w:r>
        <w:rPr>
          <w:i/>
        </w:rPr>
        <w:t>s</w:t>
      </w:r>
      <w:r>
        <w:t xml:space="preserve"> has a [[SetData]] internal</w:t>
      </w:r>
      <w:r w:rsidRPr="00314265">
        <w:t xml:space="preserve"> </w:t>
      </w:r>
      <w:r>
        <w:t>data property</w:t>
      </w:r>
      <w:r w:rsidRPr="003E6982">
        <w:t xml:space="preserve"> </w:t>
      </w:r>
      <w:r>
        <w:t xml:space="preserve">and </w:t>
      </w:r>
      <w:r>
        <w:rPr>
          <w:i/>
          <w:iCs/>
        </w:rPr>
        <w:t>s</w:t>
      </w:r>
      <w:r>
        <w:t xml:space="preserve"> has been initialised so the value of [[SetData]] is not </w:t>
      </w:r>
      <w:r>
        <w:rPr>
          <w:b/>
          <w:bCs/>
        </w:rPr>
        <w:t>undefined</w:t>
      </w:r>
      <w:r>
        <w:t>.</w:t>
      </w:r>
    </w:p>
    <w:p w14:paraId="46D1FDF4" w14:textId="77777777" w:rsidR="00B17855" w:rsidRDefault="00B17855" w:rsidP="00B17855">
      <w:pPr>
        <w:pStyle w:val="Alg4"/>
        <w:numPr>
          <w:ilvl w:val="0"/>
          <w:numId w:val="1081"/>
        </w:numPr>
        <w:spacing w:after="280"/>
        <w:contextualSpacing/>
      </w:pPr>
      <w:r>
        <w:t xml:space="preserve">Let </w:t>
      </w:r>
      <w:r w:rsidRPr="00B5244C">
        <w:rPr>
          <w:i/>
        </w:rPr>
        <w:t>entries</w:t>
      </w:r>
      <w:r>
        <w:t xml:space="preserve"> be the List that is the value of the [[SetData]] internal</w:t>
      </w:r>
      <w:r w:rsidRPr="00314265">
        <w:t xml:space="preserve"> </w:t>
      </w:r>
      <w:r>
        <w:t>data property</w:t>
      </w:r>
      <w:r w:rsidRPr="003464A0">
        <w:t xml:space="preserve"> </w:t>
      </w:r>
      <w:r>
        <w:t>of</w:t>
      </w:r>
      <w:r w:rsidRPr="002166A8">
        <w:rPr>
          <w:i/>
        </w:rPr>
        <w:t xml:space="preserve"> </w:t>
      </w:r>
      <w:r>
        <w:rPr>
          <w:i/>
        </w:rPr>
        <w:t>s</w:t>
      </w:r>
      <w:r>
        <w:t>.</w:t>
      </w:r>
    </w:p>
    <w:p w14:paraId="010865D7" w14:textId="77777777" w:rsidR="00B17855" w:rsidRPr="00A221E6" w:rsidRDefault="00B17855" w:rsidP="00B17855">
      <w:pPr>
        <w:pStyle w:val="Alg4"/>
        <w:numPr>
          <w:ilvl w:val="0"/>
          <w:numId w:val="1081"/>
        </w:numPr>
        <w:spacing w:after="280"/>
        <w:contextualSpacing/>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14:paraId="3A37A7AC" w14:textId="77777777" w:rsidR="00B17855" w:rsidRPr="00A221E6" w:rsidRDefault="00B17855" w:rsidP="00B17855">
      <w:pPr>
        <w:pStyle w:val="Alg4"/>
        <w:numPr>
          <w:ilvl w:val="1"/>
          <w:numId w:val="1081"/>
        </w:numPr>
        <w:spacing w:after="240"/>
        <w:contextualSpacing/>
      </w:pPr>
      <w:r>
        <w:t xml:space="preserve">Let </w:t>
      </w:r>
      <w:r>
        <w:rPr>
          <w:i/>
        </w:rPr>
        <w:t>e</w:t>
      </w:r>
      <w:r>
        <w:t xml:space="preserve"> be the element at 0-origined insertion position </w:t>
      </w:r>
      <w:r>
        <w:rPr>
          <w:i/>
        </w:rPr>
        <w:t>index</w:t>
      </w:r>
      <w:r>
        <w:t xml:space="preserve"> of </w:t>
      </w:r>
      <w:r>
        <w:rPr>
          <w:i/>
        </w:rPr>
        <w:t>entries</w:t>
      </w:r>
      <w:r>
        <w:t>.</w:t>
      </w:r>
    </w:p>
    <w:p w14:paraId="04283EAA" w14:textId="77777777" w:rsidR="00B17855" w:rsidRDefault="00B17855" w:rsidP="00B17855">
      <w:pPr>
        <w:pStyle w:val="Alg4"/>
        <w:numPr>
          <w:ilvl w:val="1"/>
          <w:numId w:val="1081"/>
        </w:numPr>
        <w:spacing w:after="240"/>
        <w:contextualSpacing/>
      </w:pPr>
      <w:r>
        <w:t xml:space="preserve">Set </w:t>
      </w:r>
      <w:r>
        <w:rPr>
          <w:i/>
          <w:iCs/>
        </w:rPr>
        <w:t>index</w:t>
      </w:r>
      <w:r>
        <w:t xml:space="preserve"> to </w:t>
      </w:r>
      <w:r>
        <w:rPr>
          <w:i/>
          <w:iCs/>
        </w:rPr>
        <w:t>index</w:t>
      </w:r>
      <w:r>
        <w:t>+1;</w:t>
      </w:r>
    </w:p>
    <w:p w14:paraId="16F8C226" w14:textId="77777777" w:rsidR="00B17855" w:rsidRDefault="00B17855" w:rsidP="00B17855">
      <w:pPr>
        <w:pStyle w:val="Alg4"/>
        <w:numPr>
          <w:ilvl w:val="1"/>
          <w:numId w:val="1081"/>
        </w:numPr>
        <w:spacing w:after="240"/>
        <w:contextualSpacing/>
      </w:pPr>
      <w:r>
        <w:t>Set the [[SetNextIndex]] internal</w:t>
      </w:r>
      <w:r w:rsidRPr="00022312">
        <w:t xml:space="preserve"> </w:t>
      </w:r>
      <w:r>
        <w:t>data property of</w:t>
      </w:r>
      <w:r w:rsidRPr="002166A8">
        <w:rPr>
          <w:i/>
        </w:rPr>
        <w:t xml:space="preserve"> </w:t>
      </w:r>
      <w:r w:rsidRPr="009B7611">
        <w:rPr>
          <w:i/>
        </w:rPr>
        <w:t>O</w:t>
      </w:r>
      <w:r>
        <w:t xml:space="preserve"> to </w:t>
      </w:r>
      <w:r w:rsidRPr="00B52F42">
        <w:rPr>
          <w:i/>
        </w:rPr>
        <w:t>index</w:t>
      </w:r>
      <w:r>
        <w:t>.</w:t>
      </w:r>
    </w:p>
    <w:p w14:paraId="603CDCBB" w14:textId="77777777" w:rsidR="00B17855" w:rsidRDefault="00B17855" w:rsidP="00B17855">
      <w:pPr>
        <w:pStyle w:val="Alg4"/>
        <w:numPr>
          <w:ilvl w:val="1"/>
          <w:numId w:val="1081"/>
        </w:numPr>
        <w:spacing w:after="240"/>
        <w:contextualSpacing/>
      </w:pPr>
      <w:r>
        <w:t xml:space="preserve">If </w:t>
      </w:r>
      <w:r>
        <w:rPr>
          <w:i/>
        </w:rPr>
        <w:t>e</w:t>
      </w:r>
      <w:r>
        <w:t xml:space="preserve"> is not </w:t>
      </w:r>
      <w:r w:rsidRPr="00A221E6">
        <w:rPr>
          <w:rFonts w:ascii="Arial" w:hAnsi="Arial" w:cs="Arial"/>
        </w:rPr>
        <w:t>empty</w:t>
      </w:r>
      <w:r>
        <w:t>, then</w:t>
      </w:r>
    </w:p>
    <w:p w14:paraId="19ECE33A" w14:textId="77777777" w:rsidR="00B17855" w:rsidRDefault="00B17855" w:rsidP="00B17855">
      <w:pPr>
        <w:pStyle w:val="Alg4"/>
        <w:numPr>
          <w:ilvl w:val="2"/>
          <w:numId w:val="108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key+value</w:t>
      </w:r>
      <w:r w:rsidRPr="00E77497">
        <w:rPr>
          <w:b/>
        </w:rPr>
        <w:t>"</w:t>
      </w:r>
      <w:r>
        <w:t xml:space="preserve"> then,</w:t>
      </w:r>
    </w:p>
    <w:p w14:paraId="2FD5F420" w14:textId="77777777" w:rsidR="00B17855" w:rsidRDefault="00B17855" w:rsidP="00B17855">
      <w:pPr>
        <w:pStyle w:val="Alg4"/>
        <w:numPr>
          <w:ilvl w:val="3"/>
          <w:numId w:val="1081"/>
        </w:numPr>
        <w:spacing w:after="240"/>
        <w:contextualSpacing/>
      </w:pPr>
      <w:r>
        <w:t xml:space="preserve">Let </w:t>
      </w:r>
      <w:r w:rsidRPr="009B7611">
        <w:rPr>
          <w:i/>
        </w:rPr>
        <w:t>result</w:t>
      </w:r>
      <w:r>
        <w:t xml:space="preserve"> be the result of the abstract operation ArrayCreate with argument 2.</w:t>
      </w:r>
    </w:p>
    <w:p w14:paraId="3E03311D" w14:textId="77777777" w:rsidR="00B17855" w:rsidRDefault="00B17855" w:rsidP="00B17855">
      <w:pPr>
        <w:pStyle w:val="Alg4"/>
        <w:numPr>
          <w:ilvl w:val="3"/>
          <w:numId w:val="1081"/>
        </w:numPr>
        <w:spacing w:after="240"/>
        <w:contextualSpacing/>
      </w:pPr>
      <w:r>
        <w:t xml:space="preserve">Assert: </w:t>
      </w:r>
      <w:r w:rsidRPr="009B7611">
        <w:rPr>
          <w:i/>
        </w:rPr>
        <w:t>result</w:t>
      </w:r>
      <w:r>
        <w:t xml:space="preserve"> is a new, well-formed Array object so the following operations will never fail.</w:t>
      </w:r>
    </w:p>
    <w:p w14:paraId="1B7FF5F0" w14:textId="77777777" w:rsidR="00B17855" w:rsidRDefault="00B17855" w:rsidP="00B17855">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 .</w:t>
      </w:r>
    </w:p>
    <w:p w14:paraId="170AA7D8" w14:textId="77777777" w:rsidR="00B17855" w:rsidRDefault="00B17855" w:rsidP="00B17855">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w:t>
      </w:r>
    </w:p>
    <w:p w14:paraId="0ED5D107" w14:textId="77777777" w:rsidR="00B17855" w:rsidRDefault="00B17855" w:rsidP="00B17855">
      <w:pPr>
        <w:pStyle w:val="Alg4"/>
        <w:numPr>
          <w:ilvl w:val="3"/>
          <w:numId w:val="1081"/>
        </w:numPr>
        <w:spacing w:after="240"/>
        <w:contextualSpacing/>
      </w:pPr>
      <w:r>
        <w:t>Return CreateItrResultObject(</w:t>
      </w:r>
      <w:r>
        <w:rPr>
          <w:i/>
          <w:iCs/>
        </w:rPr>
        <w:t>result</w:t>
      </w:r>
      <w:r>
        <w:t xml:space="preserve">, </w:t>
      </w:r>
      <w:r>
        <w:rPr>
          <w:b/>
          <w:bCs/>
        </w:rPr>
        <w:t>false</w:t>
      </w:r>
      <w:r>
        <w:t>).</w:t>
      </w:r>
    </w:p>
    <w:p w14:paraId="3BC0BEED" w14:textId="77777777" w:rsidR="00B17855" w:rsidRDefault="00B17855" w:rsidP="00B17855">
      <w:pPr>
        <w:pStyle w:val="Alg4"/>
        <w:numPr>
          <w:ilvl w:val="2"/>
          <w:numId w:val="1081"/>
        </w:numPr>
        <w:spacing w:after="240"/>
        <w:contextualSpacing/>
      </w:pPr>
      <w:r>
        <w:t>Return CreateItrResultObject(</w:t>
      </w:r>
      <w:r>
        <w:rPr>
          <w:i/>
        </w:rPr>
        <w:t>e</w:t>
      </w:r>
      <w:r>
        <w:t xml:space="preserve">, </w:t>
      </w:r>
      <w:r>
        <w:rPr>
          <w:b/>
          <w:bCs/>
        </w:rPr>
        <w:t>false</w:t>
      </w:r>
      <w:r>
        <w:t>).</w:t>
      </w:r>
    </w:p>
    <w:p w14:paraId="6C696B94" w14:textId="77777777" w:rsidR="00B17855" w:rsidRPr="002166A8" w:rsidRDefault="00B17855" w:rsidP="00B17855">
      <w:pPr>
        <w:pStyle w:val="Alg4"/>
        <w:numPr>
          <w:ilvl w:val="0"/>
          <w:numId w:val="1081"/>
        </w:numPr>
        <w:spacing w:after="280"/>
      </w:pPr>
      <w:r w:rsidRPr="00E77497">
        <w:t xml:space="preserve">Return </w:t>
      </w:r>
      <w:r>
        <w:t>CreateItrResultObject(</w:t>
      </w:r>
      <w:r>
        <w:rPr>
          <w:b/>
          <w:bCs/>
        </w:rPr>
        <w:t>undefined</w:t>
      </w:r>
      <w:r>
        <w:t xml:space="preserve">, </w:t>
      </w:r>
      <w:r w:rsidRPr="0056441E">
        <w:rPr>
          <w:b/>
          <w:bCs/>
        </w:rPr>
        <w:t>true</w:t>
      </w:r>
      <w:r>
        <w:t>)</w:t>
      </w:r>
      <w:r w:rsidRPr="00E77497">
        <w:t>.</w:t>
      </w:r>
    </w:p>
    <w:p w14:paraId="2350F2AC" w14:textId="77777777" w:rsidR="00B17855" w:rsidRPr="00E77497" w:rsidRDefault="00B17855" w:rsidP="00B17855">
      <w:pPr>
        <w:pStyle w:val="51"/>
      </w:pPr>
      <w:r>
        <w:rPr>
          <w:i/>
        </w:rPr>
        <w:t>Set</w:t>
      </w:r>
      <w:r w:rsidRPr="009B7611">
        <w:rPr>
          <w:i/>
        </w:rPr>
        <w:t>Iterator</w:t>
      </w:r>
      <w:r w:rsidRPr="00E77497">
        <w:t>.prototype.</w:t>
      </w:r>
      <w:r>
        <w:t>@@iterator</w:t>
      </w:r>
      <w:r w:rsidRPr="00E77497">
        <w:t xml:space="preserve"> ( </w:t>
      </w:r>
      <w:r>
        <w:t xml:space="preserve">  </w:t>
      </w:r>
      <w:r w:rsidRPr="00E77497">
        <w:t>)</w:t>
      </w:r>
    </w:p>
    <w:p w14:paraId="737A6528" w14:textId="77777777" w:rsidR="00B17855" w:rsidRPr="00E77497" w:rsidRDefault="00B17855" w:rsidP="00B17855">
      <w:r w:rsidRPr="00E77497">
        <w:t>The following steps are taken:</w:t>
      </w:r>
    </w:p>
    <w:p w14:paraId="3987A3F8" w14:textId="77777777" w:rsidR="00B17855" w:rsidRPr="002166A8" w:rsidRDefault="00B17855" w:rsidP="00B17855">
      <w:pPr>
        <w:pStyle w:val="Alg4"/>
        <w:numPr>
          <w:ilvl w:val="0"/>
          <w:numId w:val="1082"/>
        </w:numPr>
        <w:spacing w:after="280"/>
      </w:pPr>
      <w:r w:rsidRPr="00E77497">
        <w:t xml:space="preserve">Return </w:t>
      </w:r>
      <w:r>
        <w:t xml:space="preserve">the </w:t>
      </w:r>
      <w:r w:rsidRPr="006847F6">
        <w:rPr>
          <w:b/>
        </w:rPr>
        <w:t>this</w:t>
      </w:r>
      <w:r>
        <w:t xml:space="preserve"> value</w:t>
      </w:r>
      <w:r w:rsidRPr="00E77497">
        <w:t>.</w:t>
      </w:r>
    </w:p>
    <w:p w14:paraId="23AA456D" w14:textId="77777777" w:rsidR="00B17855" w:rsidRDefault="00B17855" w:rsidP="00B17855">
      <w:pPr>
        <w:pStyle w:val="51"/>
      </w:pPr>
      <w:r>
        <w:tab/>
      </w:r>
      <w:r>
        <w:rPr>
          <w:i/>
        </w:rPr>
        <w:t>Set</w:t>
      </w:r>
      <w:r w:rsidRPr="009B7611">
        <w:rPr>
          <w:i/>
        </w:rPr>
        <w:t>Iterator</w:t>
      </w:r>
      <w:r>
        <w:t>.prototype.@@toStringTag</w:t>
      </w:r>
    </w:p>
    <w:p w14:paraId="56362264" w14:textId="77777777" w:rsidR="00B17855" w:rsidRPr="00097A4C" w:rsidRDefault="00B17855" w:rsidP="00B17855">
      <w:r w:rsidRPr="00E77497">
        <w:t xml:space="preserve">The </w:t>
      </w:r>
      <w:r>
        <w:t xml:space="preserve">initial value of the @@toStringTag property is the string value </w:t>
      </w:r>
      <w:r w:rsidRPr="00E77497">
        <w:rPr>
          <w:b/>
        </w:rPr>
        <w:t>"</w:t>
      </w:r>
      <w:r>
        <w:rPr>
          <w:rFonts w:ascii="Courier New" w:hAnsi="Courier New" w:cs="Courier New"/>
          <w:b/>
        </w:rPr>
        <w:t>Set Iterator</w:t>
      </w:r>
      <w:r w:rsidRPr="00E77497">
        <w:rPr>
          <w:b/>
        </w:rPr>
        <w:t>"</w:t>
      </w:r>
      <w:r>
        <w:t>.</w:t>
      </w:r>
    </w:p>
    <w:p w14:paraId="75D22E37" w14:textId="77777777" w:rsidR="00B17855" w:rsidRDefault="00B17855" w:rsidP="00B17855">
      <w:pPr>
        <w:pStyle w:val="40"/>
      </w:pPr>
      <w:bookmarkStart w:id="6537" w:name="_Ref366081902"/>
      <w:r>
        <w:t>Properties of Set Iterator Instances</w:t>
      </w:r>
      <w:bookmarkEnd w:id="6537"/>
    </w:p>
    <w:p w14:paraId="1B43F6A8" w14:textId="77777777" w:rsidR="00B17855" w:rsidRDefault="00B17855" w:rsidP="00B17855">
      <w:r>
        <w:t>Set</w:t>
      </w:r>
      <w:r w:rsidRPr="00E77497">
        <w:t xml:space="preserve"> </w:t>
      </w:r>
      <w:r>
        <w:t>Iterator instances</w:t>
      </w:r>
      <w:r w:rsidRPr="00E77497">
        <w:t xml:space="preserve"> inherit properties from the </w:t>
      </w:r>
      <w:r>
        <w:t>Set Iterator</w:t>
      </w:r>
      <w:r w:rsidRPr="00E77497">
        <w:t xml:space="preserve"> prototype</w:t>
      </w:r>
      <w:r>
        <w:t xml:space="preserve"> (the intrinsic,  %SetIteratorPrototype%).</w:t>
      </w:r>
      <w:r w:rsidRPr="00E77497">
        <w:t xml:space="preserve"> </w:t>
      </w:r>
      <w:r>
        <w:t>Set Iterator instances are initially created with</w:t>
      </w:r>
      <w:r w:rsidRPr="00E77497">
        <w:t xml:space="preserve"> </w:t>
      </w:r>
      <w:r>
        <w:t>the internal properties specified</w:t>
      </w:r>
      <w:r w:rsidR="0023289A">
        <w:t xml:space="preserve"> </w:t>
      </w:r>
      <w:r w:rsidR="0023289A">
        <w:fldChar w:fldCharType="begin"/>
      </w:r>
      <w:r w:rsidR="0023289A">
        <w:instrText xml:space="preserve"> REF _Ref366138660 \h </w:instrText>
      </w:r>
      <w:r w:rsidR="0023289A">
        <w:fldChar w:fldCharType="separate"/>
      </w:r>
      <w:r w:rsidR="00083CEC">
        <w:t xml:space="preserve">Table </w:t>
      </w:r>
      <w:r w:rsidR="00083CEC">
        <w:rPr>
          <w:noProof/>
        </w:rPr>
        <w:t>38</w:t>
      </w:r>
      <w:r w:rsidR="0023289A">
        <w:fldChar w:fldCharType="end"/>
      </w:r>
      <w:r>
        <w:t>.</w:t>
      </w:r>
    </w:p>
    <w:p w14:paraId="195A5C7B" w14:textId="77777777" w:rsidR="00B17855" w:rsidRDefault="00B17855" w:rsidP="00B17855">
      <w:pPr>
        <w:pStyle w:val="afffff4"/>
        <w:keepNext/>
        <w:jc w:val="center"/>
      </w:pPr>
      <w:bookmarkStart w:id="6538" w:name="_Ref366138660"/>
      <w:r>
        <w:t xml:space="preserve">Table </w:t>
      </w:r>
      <w:r>
        <w:fldChar w:fldCharType="begin"/>
      </w:r>
      <w:r>
        <w:instrText xml:space="preserve"> SEQ Table \* ARABIC </w:instrText>
      </w:r>
      <w:r>
        <w:fldChar w:fldCharType="separate"/>
      </w:r>
      <w:r w:rsidR="00083CEC">
        <w:rPr>
          <w:noProof/>
        </w:rPr>
        <w:t>38</w:t>
      </w:r>
      <w:r>
        <w:fldChar w:fldCharType="end"/>
      </w:r>
      <w:bookmarkEnd w:id="6538"/>
      <w:r>
        <w:t xml:space="preserve"> — Internal Data Properties of Set Iterator Instances</w:t>
      </w:r>
    </w:p>
    <w:tbl>
      <w:tblPr>
        <w:tblpPr w:leftFromText="180" w:rightFromText="180" w:vertAnchor="text" w:tblpXSpec="center" w:tblpY="1"/>
        <w:tblOverlap w:val="never"/>
        <w:tblW w:w="8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B17855" w:rsidRPr="00E77497" w14:paraId="1A295540" w14:textId="77777777" w:rsidTr="00BC77AC">
        <w:tc>
          <w:tcPr>
            <w:tcW w:w="2250" w:type="dxa"/>
            <w:tcBorders>
              <w:top w:val="single" w:sz="12" w:space="0" w:color="000000"/>
              <w:left w:val="single" w:sz="6" w:space="0" w:color="000000"/>
              <w:bottom w:val="single" w:sz="6" w:space="0" w:color="000000"/>
              <w:right w:val="nil"/>
            </w:tcBorders>
            <w:shd w:val="solid" w:color="C0C0C0" w:fill="FFFFFF"/>
          </w:tcPr>
          <w:p w14:paraId="3A9A9F2B" w14:textId="77777777" w:rsidR="00B17855" w:rsidRPr="002166A8" w:rsidRDefault="00B17855" w:rsidP="00BC77AC">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58D90F35" w14:textId="77777777" w:rsidR="00B17855" w:rsidRPr="002166A8" w:rsidRDefault="00B17855" w:rsidP="00BC77AC">
            <w:pPr>
              <w:spacing w:after="120"/>
              <w:jc w:val="center"/>
              <w:rPr>
                <w:b/>
                <w:shd w:val="solid" w:color="C0C0C0" w:fill="FFFFFF"/>
              </w:rPr>
            </w:pPr>
            <w:r w:rsidRPr="002166A8">
              <w:rPr>
                <w:b/>
                <w:shd w:val="solid" w:color="C0C0C0" w:fill="FFFFFF"/>
              </w:rPr>
              <w:t>Description</w:t>
            </w:r>
          </w:p>
        </w:tc>
      </w:tr>
      <w:tr w:rsidR="00B17855" w:rsidRPr="00E77497" w14:paraId="5A6300B9" w14:textId="77777777" w:rsidTr="00BC77AC">
        <w:tc>
          <w:tcPr>
            <w:tcW w:w="2250" w:type="dxa"/>
            <w:tcBorders>
              <w:top w:val="nil"/>
            </w:tcBorders>
          </w:tcPr>
          <w:p w14:paraId="3EB8286E" w14:textId="77777777" w:rsidR="00B17855" w:rsidRPr="00504F46" w:rsidRDefault="00B17855" w:rsidP="00BC77AC">
            <w:pPr>
              <w:spacing w:after="0"/>
              <w:contextualSpacing/>
              <w:rPr>
                <w:rFonts w:ascii="Times New Roman" w:hAnsi="Times New Roman"/>
              </w:rPr>
            </w:pPr>
            <w:r>
              <w:rPr>
                <w:rFonts w:ascii="Times New Roman" w:hAnsi="Times New Roman"/>
              </w:rPr>
              <w:t>[[</w:t>
            </w:r>
            <w:r w:rsidRPr="00C81E7E">
              <w:rPr>
                <w:rFonts w:ascii="Times New Roman" w:hAnsi="Times New Roman"/>
              </w:rPr>
              <w:t>IteratedSet</w:t>
            </w:r>
            <w:r>
              <w:rPr>
                <w:rFonts w:ascii="Times New Roman" w:hAnsi="Times New Roman"/>
              </w:rPr>
              <w:t>]]</w:t>
            </w:r>
          </w:p>
        </w:tc>
        <w:tc>
          <w:tcPr>
            <w:tcW w:w="5957" w:type="dxa"/>
            <w:tcBorders>
              <w:top w:val="nil"/>
            </w:tcBorders>
          </w:tcPr>
          <w:p w14:paraId="39F3D5EF" w14:textId="77777777" w:rsidR="00B17855" w:rsidRPr="006847F6" w:rsidRDefault="00B17855" w:rsidP="00BC77AC">
            <w:pPr>
              <w:spacing w:after="0"/>
              <w:contextualSpacing/>
              <w:rPr>
                <w:rFonts w:cs="Arial"/>
              </w:rPr>
            </w:pPr>
            <w:r w:rsidRPr="002166A8">
              <w:rPr>
                <w:rFonts w:cs="Arial"/>
              </w:rPr>
              <w:t xml:space="preserve">The </w:t>
            </w:r>
            <w:r>
              <w:rPr>
                <w:rFonts w:cs="Arial"/>
              </w:rPr>
              <w:t>Set</w:t>
            </w:r>
            <w:r w:rsidRPr="002166A8">
              <w:rPr>
                <w:rFonts w:cs="Arial"/>
              </w:rPr>
              <w:t xml:space="preserve"> object</w:t>
            </w:r>
            <w:r>
              <w:rPr>
                <w:rFonts w:cs="Arial"/>
              </w:rPr>
              <w:t xml:space="preserve"> that is being iterated.</w:t>
            </w:r>
          </w:p>
        </w:tc>
      </w:tr>
      <w:tr w:rsidR="00B17855" w:rsidRPr="00E77497" w14:paraId="2ED18851" w14:textId="77777777" w:rsidTr="00BC77AC">
        <w:tc>
          <w:tcPr>
            <w:tcW w:w="2250" w:type="dxa"/>
            <w:tcBorders>
              <w:top w:val="nil"/>
              <w:bottom w:val="single" w:sz="4" w:space="0" w:color="auto"/>
            </w:tcBorders>
          </w:tcPr>
          <w:p w14:paraId="231F9D50" w14:textId="77777777" w:rsidR="00B17855" w:rsidRPr="00E77497" w:rsidRDefault="00B17855" w:rsidP="00BC77AC">
            <w:pPr>
              <w:spacing w:after="0"/>
              <w:contextualSpacing/>
              <w:rPr>
                <w:rFonts w:ascii="Courier New" w:hAnsi="Courier New" w:cs="Courier New"/>
                <w:b/>
              </w:rPr>
            </w:pPr>
            <w:r>
              <w:rPr>
                <w:rFonts w:ascii="Times New Roman" w:hAnsi="Times New Roman"/>
              </w:rPr>
              <w:t>[[SetNextIndex]]</w:t>
            </w:r>
          </w:p>
        </w:tc>
        <w:tc>
          <w:tcPr>
            <w:tcW w:w="5957" w:type="dxa"/>
            <w:tcBorders>
              <w:top w:val="nil"/>
              <w:bottom w:val="single" w:sz="4" w:space="0" w:color="auto"/>
            </w:tcBorders>
          </w:tcPr>
          <w:p w14:paraId="0EE2D351" w14:textId="77777777" w:rsidR="00B17855" w:rsidRPr="000D3CBD" w:rsidRDefault="00B17855" w:rsidP="00BC77AC">
            <w:pPr>
              <w:spacing w:after="0"/>
              <w:contextualSpacing/>
              <w:rPr>
                <w:rFonts w:cs="Arial"/>
              </w:rPr>
            </w:pPr>
            <w:r>
              <w:rPr>
                <w:rFonts w:cs="Arial"/>
              </w:rPr>
              <w:t>The integer index of the next Set data element to be examined by this iteration.</w:t>
            </w:r>
          </w:p>
        </w:tc>
      </w:tr>
      <w:tr w:rsidR="00B17855" w:rsidRPr="00E77497" w14:paraId="4E75B54C" w14:textId="77777777" w:rsidTr="00BC77AC">
        <w:tc>
          <w:tcPr>
            <w:tcW w:w="2250" w:type="dxa"/>
            <w:tcBorders>
              <w:top w:val="single" w:sz="4" w:space="0" w:color="auto"/>
            </w:tcBorders>
          </w:tcPr>
          <w:p w14:paraId="3767669D" w14:textId="77777777" w:rsidR="00B17855" w:rsidRDefault="00B17855" w:rsidP="00BC77AC">
            <w:pPr>
              <w:spacing w:after="0"/>
              <w:contextualSpacing/>
              <w:rPr>
                <w:rFonts w:ascii="Times New Roman" w:hAnsi="Times New Roman"/>
              </w:rPr>
            </w:pPr>
            <w:r>
              <w:rPr>
                <w:rFonts w:ascii="Times New Roman" w:hAnsi="Times New Roman"/>
              </w:rPr>
              <w:t>[[SetIterationKind]]</w:t>
            </w:r>
          </w:p>
        </w:tc>
        <w:tc>
          <w:tcPr>
            <w:tcW w:w="5957" w:type="dxa"/>
            <w:tcBorders>
              <w:top w:val="single" w:sz="4" w:space="0" w:color="auto"/>
            </w:tcBorders>
          </w:tcPr>
          <w:p w14:paraId="14D8710D" w14:textId="77777777" w:rsidR="00B17855" w:rsidRDefault="00B17855" w:rsidP="00BC77AC">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 xml:space="preserve">. </w:t>
            </w:r>
            <w:r w:rsidRPr="00E77497">
              <w:rPr>
                <w:b/>
              </w:rPr>
              <w:t>"</w:t>
            </w:r>
            <w:r>
              <w:rPr>
                <w:rFonts w:ascii="Courier New" w:hAnsi="Courier New" w:cs="Courier New"/>
                <w:b/>
              </w:rPr>
              <w:t>key</w:t>
            </w:r>
            <w:r w:rsidRPr="00E77497">
              <w:rPr>
                <w:b/>
              </w:rPr>
              <w:t>"</w:t>
            </w:r>
            <w:r>
              <w:t xml:space="preserve"> and </w:t>
            </w:r>
            <w:r w:rsidRPr="00E77497">
              <w:rPr>
                <w:b/>
              </w:rPr>
              <w:t>"</w:t>
            </w:r>
            <w:r>
              <w:rPr>
                <w:rFonts w:ascii="Courier New" w:hAnsi="Courier New" w:cs="Courier New"/>
                <w:b/>
              </w:rPr>
              <w:t>value</w:t>
            </w:r>
            <w:r w:rsidRPr="00E77497">
              <w:rPr>
                <w:b/>
              </w:rPr>
              <w:t>"</w:t>
            </w:r>
            <w:r>
              <w:rPr>
                <w:b/>
              </w:rPr>
              <w:t xml:space="preserve"> </w:t>
            </w:r>
            <w:r>
              <w:t>have the same meaning.</w:t>
            </w:r>
          </w:p>
        </w:tc>
      </w:tr>
    </w:tbl>
    <w:p w14:paraId="14B8F995" w14:textId="77777777" w:rsidR="00B17855" w:rsidRPr="0032146B" w:rsidRDefault="00B17855" w:rsidP="00B17855"/>
    <w:p w14:paraId="174B7BDC" w14:textId="77777777" w:rsidR="00B17855" w:rsidRDefault="00B17855" w:rsidP="00B17855"/>
    <w:p w14:paraId="45DB5946" w14:textId="77777777" w:rsidR="00B17855" w:rsidRDefault="00B17855" w:rsidP="00B17855"/>
    <w:p w14:paraId="0AFCAEAC" w14:textId="77777777" w:rsidR="00B17855" w:rsidRDefault="00B17855" w:rsidP="00B17855"/>
    <w:p w14:paraId="1AC5A09A" w14:textId="77777777" w:rsidR="00B17855" w:rsidRDefault="00B17855" w:rsidP="00B17855"/>
    <w:p w14:paraId="2AAEFC8D" w14:textId="77777777" w:rsidR="00A95C0C" w:rsidRDefault="00A95C0C" w:rsidP="00052E66">
      <w:pPr>
        <w:pStyle w:val="20"/>
      </w:pPr>
      <w:bookmarkStart w:id="6539" w:name="_Ref366081992"/>
      <w:bookmarkStart w:id="6540" w:name="_Toc366142110"/>
      <w:r>
        <w:t>WeakMap Objects</w:t>
      </w:r>
      <w:bookmarkEnd w:id="6539"/>
      <w:bookmarkEnd w:id="6540"/>
    </w:p>
    <w:p w14:paraId="161B8770" w14:textId="77777777" w:rsidR="00A95C0C" w:rsidRDefault="00A95C0C" w:rsidP="00981659">
      <w:r>
        <w:t xml:space="preserve">WeakMap objects are collections of key/value pairs where the keys are ECMAScript objects and values may be arbitrary ECMAScript language values. A WeakMap may be queried to see if it contains an key/value pair with a specific key, but no mechanisms is provided for enumerating the objects it holds as keys. If an object that is being used as the key of a WeakMap key/value pair is only reachable by following a chain of references that start within that WeakMap, then that key/value pair is inaccessible and is automatically removed from the WeakMap. WeakMap implementations must detect and remove such key/value pairs and any associated resources.   </w:t>
      </w:r>
    </w:p>
    <w:p w14:paraId="3927A1D7" w14:textId="77777777" w:rsidR="00A95C0C" w:rsidRPr="00BE5FB4" w:rsidRDefault="00A95C0C" w:rsidP="00981659">
      <w:pPr>
        <w:autoSpaceDE w:val="0"/>
        <w:autoSpaceDN w:val="0"/>
        <w:adjustRightInd w:val="0"/>
        <w:rPr>
          <w:rFonts w:ascii="ArialMT" w:hAnsi="ArialMT" w:cs="ArialMT"/>
          <w:lang w:val="en-US" w:eastAsia="en-US"/>
        </w:rPr>
      </w:pPr>
      <w:r>
        <w:rPr>
          <w:rFonts w:ascii="ArialMT" w:hAnsi="ArialMT" w:cs="ArialMT"/>
          <w:lang w:val="en-US" w:eastAsia="en-US"/>
        </w:rPr>
        <w:t>An implementation may impose an arbitrarily determined latency between the time a key/value pair of a WeakMap becomes inaccessible and the time when the key/value pair is removed from the WeakMap. If this latency was observable to ECMAScript program, it would be a source of indeterminacy that could impact program execution.  For that reason, an ECMAScript implementation must not provide any means to observe a key of a WeakMap that does not require the observer to present the observed key. </w:t>
      </w:r>
    </w:p>
    <w:p w14:paraId="407879E4" w14:textId="77777777" w:rsidR="00A95C0C" w:rsidRDefault="00A95C0C" w:rsidP="00DA427D">
      <w:r>
        <w:t>WeakMap objects must be implemented using either hash tables or other mechanisms that, on average, provide access times that are sublinear on the number of key/value pairs in the collection. The data structure used in this WeakMap objects specification are only intended to describe the required observable semantics of WeakMap objects.  It is not intended to be a viable implementation model.</w:t>
      </w:r>
    </w:p>
    <w:p w14:paraId="68E8EFED" w14:textId="77777777" w:rsidR="00A95C0C" w:rsidRDefault="00A95C0C" w:rsidP="00C04626">
      <w:pPr>
        <w:pStyle w:val="Note"/>
      </w:pPr>
      <w:r>
        <w:t>NOTE</w:t>
      </w:r>
      <w:r>
        <w:tab/>
        <w:t>WeakMap and WeakSets are intended to provide mechanisms for dynamically associating state with an object in a manner that does not “leak” memory resources if, in the absence of the WeakMap or WeakSet, the object otherwise became inaccessible and subject to resource reclamation by the implementation’s garbage collection mechanisms. Achieving this characteristic requires coordination between the WeakMap or WeakSet implementation and the garbage collector.  The following references describe mechanism that may be useful to implementations of WeakMap and WeakSets:</w:t>
      </w:r>
    </w:p>
    <w:p w14:paraId="4B49379B" w14:textId="77777777" w:rsidR="00A95C0C" w:rsidRDefault="00A95C0C" w:rsidP="002021D1">
      <w:pPr>
        <w:pStyle w:val="Note"/>
        <w:ind w:left="403"/>
      </w:pPr>
      <w:r>
        <w:t xml:space="preserve">Barry Hayes. 1997. Ephemerons: a new finalization mechanism. In </w:t>
      </w:r>
      <w:r w:rsidRPr="00986496">
        <w:rPr>
          <w:i/>
          <w:iCs/>
        </w:rPr>
        <w:t>Proceedings of the 12th ACM SIGPLAN conference on Object-oriented programming, systems, languages, and applications (OOPSLA '97)</w:t>
      </w:r>
      <w:r>
        <w:t>, A. Michael Berman (Ed.). ACM, New York, NY, USA, 176-183</w:t>
      </w:r>
      <w:r w:rsidR="00B6171B">
        <w:t xml:space="preserve">. </w:t>
      </w:r>
      <w:hyperlink r:id="rId24" w:history="1">
        <w:r w:rsidR="00B6171B" w:rsidRPr="00B6171B">
          <w:rPr>
            <w:rStyle w:val="affb"/>
            <w:lang w:val="en-GB"/>
          </w:rPr>
          <w:t>http://doi.acm.org/10.1145/263698.263733</w:t>
        </w:r>
      </w:hyperlink>
      <w:r w:rsidR="00B6171B">
        <w:t>.</w:t>
      </w:r>
    </w:p>
    <w:p w14:paraId="52E70D59" w14:textId="77777777" w:rsidR="00A95C0C" w:rsidRDefault="00A95C0C" w:rsidP="00834ABD">
      <w:pPr>
        <w:pStyle w:val="Note"/>
        <w:ind w:left="403"/>
      </w:pPr>
      <w:r w:rsidRPr="00A62372">
        <w:t>Alexandra Barros, Roberto Ierusalimschy</w:t>
      </w:r>
      <w:r>
        <w:t xml:space="preserve">, </w:t>
      </w:r>
      <w:r w:rsidRPr="00A62372">
        <w:t>Eliminating Cycles in Weak Tables</w:t>
      </w:r>
      <w:r>
        <w:t xml:space="preserve">. </w:t>
      </w:r>
      <w:r w:rsidRPr="00A62372">
        <w:t>Journal of Universal Computer Science - J.UCS , vol. 14, no. 21, pp. 3481-3497, 2008</w:t>
      </w:r>
      <w:r>
        <w:t xml:space="preserve">. </w:t>
      </w:r>
      <w:hyperlink r:id="rId25" w:history="1">
        <w:r w:rsidRPr="0063283D">
          <w:rPr>
            <w:rStyle w:val="affb"/>
            <w:lang w:val="en-GB"/>
          </w:rPr>
          <w:t>http://www.jucs.org/jucs_14_21/eliminating_cycles_in_weak</w:t>
        </w:r>
      </w:hyperlink>
      <w:r>
        <w:t xml:space="preserve">  </w:t>
      </w:r>
    </w:p>
    <w:p w14:paraId="04F7F996" w14:textId="77777777" w:rsidR="00A95C0C" w:rsidRPr="00E77497" w:rsidRDefault="00A95C0C" w:rsidP="00CE51AB">
      <w:pPr>
        <w:pStyle w:val="30"/>
      </w:pPr>
      <w:bookmarkStart w:id="6541" w:name="_Ref365542827"/>
      <w:bookmarkStart w:id="6542" w:name="_Toc366142111"/>
      <w:r w:rsidRPr="00E77497">
        <w:t xml:space="preserve">The </w:t>
      </w:r>
      <w:r>
        <w:t>WeakMap</w:t>
      </w:r>
      <w:r w:rsidRPr="00E77497">
        <w:t xml:space="preserve"> Constructor</w:t>
      </w:r>
      <w:bookmarkEnd w:id="6541"/>
      <w:bookmarkEnd w:id="6542"/>
      <w:r w:rsidRPr="00E77497">
        <w:t xml:space="preserve"> </w:t>
      </w:r>
    </w:p>
    <w:p w14:paraId="382E9256" w14:textId="77777777" w:rsidR="00A95C0C" w:rsidRDefault="00A95C0C" w:rsidP="00BA2DF2">
      <w:r>
        <w:t>The WeakM</w:t>
      </w:r>
      <w:r w:rsidRPr="0064604A">
        <w:t xml:space="preserve">ap </w:t>
      </w:r>
      <w:r>
        <w:t>constructor is the %Weak</w:t>
      </w:r>
      <w:r w:rsidRPr="0064604A">
        <w:t>Map</w:t>
      </w:r>
      <w:r>
        <w:t xml:space="preserve">% intrinsic object and the initial value of the </w:t>
      </w:r>
      <w:r>
        <w:rPr>
          <w:rFonts w:ascii="Courier New" w:eastAsia="Times New Roman" w:hAnsi="Courier New" w:cs="Courier New"/>
          <w:b/>
          <w:spacing w:val="6"/>
          <w:lang w:eastAsia="en-US"/>
        </w:rPr>
        <w:t>WeakM</w:t>
      </w:r>
      <w:r w:rsidRPr="0064604A">
        <w:rPr>
          <w:rFonts w:ascii="Courier New" w:eastAsia="Times New Roman" w:hAnsi="Courier New" w:cs="Courier New"/>
          <w:b/>
          <w:spacing w:val="6"/>
          <w:lang w:eastAsia="en-US"/>
        </w:rPr>
        <w:t>ap</w:t>
      </w:r>
      <w:r w:rsidRPr="00F92BFE">
        <w:rPr>
          <w:rFonts w:ascii="Times New Roman" w:eastAsia="Times New Roman" w:hAnsi="Times New Roman"/>
          <w:b/>
          <w:spacing w:val="6"/>
          <w:lang w:eastAsia="en-US"/>
        </w:rPr>
        <w:t xml:space="preserve"> </w:t>
      </w:r>
      <w:r>
        <w:t xml:space="preserve">property of the global object. </w:t>
      </w:r>
      <w:r w:rsidRPr="00E77497">
        <w:t xml:space="preserve">When </w:t>
      </w:r>
      <w:r w:rsidRPr="00A62372">
        <w:rPr>
          <w:rFonts w:ascii="Courier New" w:hAnsi="Courier New" w:cs="Courier New"/>
          <w:b/>
          <w:bCs/>
        </w:rPr>
        <w:t>Weak</w:t>
      </w:r>
      <w:r>
        <w:rPr>
          <w:rFonts w:ascii="Courier New" w:hAnsi="Courier New"/>
          <w:b/>
        </w:rPr>
        <w:t>Map</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Pr>
          <w:rFonts w:ascii="Courier New" w:hAnsi="Courier New"/>
          <w:b/>
        </w:rPr>
        <w:t>WeakMap</w:t>
      </w:r>
      <w:r w:rsidRPr="00F94F77">
        <w:rPr>
          <w:rFonts w:ascii="Courier New" w:hAnsi="Courier New"/>
          <w:b/>
        </w:rPr>
        <w:t>.prototype</w:t>
      </w:r>
      <w:r>
        <w:t xml:space="preserve"> methods</w:t>
      </w:r>
      <w:r w:rsidRPr="00E77497">
        <w:t>.</w:t>
      </w:r>
    </w:p>
    <w:p w14:paraId="6DB0B279" w14:textId="77777777" w:rsidR="00A95C0C" w:rsidRDefault="00A95C0C" w:rsidP="00BA2DF2">
      <w:r>
        <w:t xml:space="preserve">The </w:t>
      </w:r>
      <w:r>
        <w:rPr>
          <w:rFonts w:ascii="Courier New" w:hAnsi="Courier New"/>
          <w:b/>
        </w:rPr>
        <w:t>WeakMap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WeakMap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WeakMap</w:t>
      </w:r>
      <w:r>
        <w:t>.</w:t>
      </w:r>
    </w:p>
    <w:p w14:paraId="2EBBC5DE" w14:textId="77777777" w:rsidR="00A95C0C" w:rsidRPr="00E77497" w:rsidRDefault="00A95C0C" w:rsidP="00BA2DF2">
      <w:pPr>
        <w:pStyle w:val="40"/>
      </w:pPr>
      <w:r>
        <w:t>WeakMap</w:t>
      </w:r>
      <w:r w:rsidRPr="00E77497">
        <w:t xml:space="preserve"> (</w:t>
      </w:r>
      <w:r>
        <w:t xml:space="preserve">iterable = undefined </w:t>
      </w:r>
      <w:r w:rsidRPr="00E77497">
        <w:t>)</w:t>
      </w:r>
    </w:p>
    <w:p w14:paraId="74A29D80" w14:textId="77777777" w:rsidR="00A95C0C" w:rsidRPr="0067698A" w:rsidRDefault="00A95C0C" w:rsidP="00BA2DF2">
      <w:r w:rsidRPr="0067698A">
        <w:t xml:space="preserve">When the </w:t>
      </w:r>
      <w:r w:rsidRPr="0067698A">
        <w:rPr>
          <w:rFonts w:ascii="Courier New" w:hAnsi="Courier New"/>
          <w:b/>
        </w:rPr>
        <w:t>WeakMap</w:t>
      </w:r>
      <w:r w:rsidRPr="0067698A">
        <w:t xml:space="preserve"> function is called with optional argument </w:t>
      </w:r>
      <w:r w:rsidRPr="00655E48">
        <w:rPr>
          <w:rFonts w:ascii="Times New Roman" w:hAnsi="Times New Roman"/>
          <w:i/>
          <w:iCs/>
        </w:rPr>
        <w:t>iterable</w:t>
      </w:r>
      <w:r w:rsidRPr="0067698A">
        <w:t xml:space="preserve"> the following steps are taken:</w:t>
      </w:r>
    </w:p>
    <w:p w14:paraId="1D813F1F" w14:textId="77777777" w:rsidR="00A95C0C" w:rsidRDefault="00A95C0C" w:rsidP="00BA2DF2">
      <w:pPr>
        <w:pStyle w:val="Alg4"/>
        <w:numPr>
          <w:ilvl w:val="0"/>
          <w:numId w:val="1358"/>
        </w:numPr>
      </w:pPr>
      <w:r>
        <w:t xml:space="preserve">Let </w:t>
      </w:r>
      <w:r>
        <w:rPr>
          <w:i/>
        </w:rPr>
        <w:t>map</w:t>
      </w:r>
      <w:r>
        <w:t xml:space="preserve"> be the </w:t>
      </w:r>
      <w:r w:rsidRPr="00F94F77">
        <w:rPr>
          <w:b/>
        </w:rPr>
        <w:t>this</w:t>
      </w:r>
      <w:r>
        <w:t xml:space="preserve"> value.</w:t>
      </w:r>
    </w:p>
    <w:p w14:paraId="025F596A" w14:textId="77777777" w:rsidR="00A95C0C" w:rsidRPr="00E77497" w:rsidRDefault="00A95C0C" w:rsidP="00BA2DF2">
      <w:pPr>
        <w:pStyle w:val="Alg4"/>
        <w:numPr>
          <w:ilvl w:val="0"/>
          <w:numId w:val="1358"/>
        </w:numPr>
      </w:pPr>
      <w:r>
        <w:t>If Type(</w:t>
      </w:r>
      <w:r>
        <w:rPr>
          <w:i/>
          <w:iCs/>
        </w:rPr>
        <w:t>map</w:t>
      </w:r>
      <w:r>
        <w:t xml:space="preserve">) is not Object then,  throw a </w:t>
      </w:r>
      <w:r w:rsidRPr="00BB7225">
        <w:rPr>
          <w:b/>
          <w:bCs/>
        </w:rPr>
        <w:t>TypeError</w:t>
      </w:r>
      <w:r>
        <w:t xml:space="preserve"> exception</w:t>
      </w:r>
      <w:r w:rsidRPr="00E77497">
        <w:t>.</w:t>
      </w:r>
    </w:p>
    <w:p w14:paraId="1EF5E01F" w14:textId="77777777" w:rsidR="00A95C0C" w:rsidRPr="00E77497" w:rsidRDefault="00A95C0C" w:rsidP="00BA2DF2">
      <w:pPr>
        <w:pStyle w:val="Alg4"/>
        <w:numPr>
          <w:ilvl w:val="0"/>
          <w:numId w:val="1358"/>
        </w:numPr>
      </w:pPr>
      <w:r>
        <w:t xml:space="preserve">If </w:t>
      </w:r>
      <w:r>
        <w:rPr>
          <w:i/>
        </w:rPr>
        <w:t>map</w:t>
      </w:r>
      <w:r>
        <w:t xml:space="preserve"> does not have a [[WeakMapData]] internal data property, then  throw a </w:t>
      </w:r>
      <w:r w:rsidRPr="00BB7225">
        <w:rPr>
          <w:b/>
          <w:bCs/>
        </w:rPr>
        <w:t>TypeError</w:t>
      </w:r>
      <w:r>
        <w:t xml:space="preserve"> exception.</w:t>
      </w:r>
    </w:p>
    <w:p w14:paraId="59A3C9F9" w14:textId="77777777" w:rsidR="00A95C0C" w:rsidRPr="00E77497" w:rsidRDefault="00A95C0C" w:rsidP="00BA2DF2">
      <w:pPr>
        <w:pStyle w:val="Alg4"/>
        <w:numPr>
          <w:ilvl w:val="0"/>
          <w:numId w:val="1358"/>
        </w:numPr>
      </w:pPr>
      <w:r>
        <w:t xml:space="preserve">If </w:t>
      </w:r>
      <w:r>
        <w:rPr>
          <w:i/>
        </w:rPr>
        <w:t>map’s</w:t>
      </w:r>
      <w:r>
        <w:t xml:space="preserve"> [[WeakMapData]] internal data property is not </w:t>
      </w:r>
      <w:r>
        <w:rPr>
          <w:b/>
          <w:bCs/>
        </w:rPr>
        <w:t>undefined</w:t>
      </w:r>
      <w:r>
        <w:t xml:space="preserve">, then  throw a </w:t>
      </w:r>
      <w:r w:rsidRPr="00BB7225">
        <w:rPr>
          <w:b/>
          <w:bCs/>
        </w:rPr>
        <w:t>TypeError</w:t>
      </w:r>
      <w:r>
        <w:t xml:space="preserve"> exception.</w:t>
      </w:r>
    </w:p>
    <w:p w14:paraId="7B883596" w14:textId="77777777" w:rsidR="00A95C0C" w:rsidRDefault="00A95C0C" w:rsidP="00BA2DF2">
      <w:pPr>
        <w:pStyle w:val="Alg4"/>
        <w:numPr>
          <w:ilvl w:val="0"/>
          <w:numId w:val="135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337CBD6B" w14:textId="77777777" w:rsidR="00A95C0C" w:rsidRDefault="00A95C0C" w:rsidP="00BA2DF2">
      <w:pPr>
        <w:pStyle w:val="Alg4"/>
        <w:numPr>
          <w:ilvl w:val="0"/>
          <w:numId w:val="1358"/>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14:paraId="537B8A83" w14:textId="77777777" w:rsidR="00A95C0C" w:rsidRDefault="00A95C0C" w:rsidP="00BA2DF2">
      <w:pPr>
        <w:pStyle w:val="Alg4"/>
        <w:numPr>
          <w:ilvl w:val="0"/>
          <w:numId w:val="1358"/>
        </w:numPr>
      </w:pPr>
      <w:r>
        <w:t>Else,</w:t>
      </w:r>
    </w:p>
    <w:p w14:paraId="457D98DC" w14:textId="77777777" w:rsidR="00A95C0C" w:rsidRDefault="00A95C0C" w:rsidP="00BA2DF2">
      <w:pPr>
        <w:pStyle w:val="Alg4"/>
        <w:numPr>
          <w:ilvl w:val="1"/>
          <w:numId w:val="1358"/>
        </w:numPr>
      </w:pPr>
      <w:r>
        <w:t xml:space="preserve">Let </w:t>
      </w:r>
      <w:r>
        <w:rPr>
          <w:i/>
        </w:rPr>
        <w:t>iter</w:t>
      </w:r>
      <w:r>
        <w:t xml:space="preserve"> be the result of GetIterator(</w:t>
      </w:r>
      <w:r w:rsidRPr="00B5244C">
        <w:rPr>
          <w:i/>
        </w:rPr>
        <w:t>iterable</w:t>
      </w:r>
      <w:r>
        <w:rPr>
          <w:iCs/>
        </w:rPr>
        <w:t>).</w:t>
      </w:r>
    </w:p>
    <w:p w14:paraId="7E5DFE85" w14:textId="77777777" w:rsidR="00A95C0C" w:rsidRDefault="00A95C0C" w:rsidP="00BA2DF2">
      <w:pPr>
        <w:pStyle w:val="Alg4"/>
        <w:numPr>
          <w:ilvl w:val="1"/>
          <w:numId w:val="1358"/>
        </w:numPr>
      </w:pPr>
      <w:r>
        <w:t>ReturnIfAbrupt(</w:t>
      </w:r>
      <w:r w:rsidRPr="00C903CE">
        <w:rPr>
          <w:i/>
        </w:rPr>
        <w:t>it</w:t>
      </w:r>
      <w:r>
        <w:rPr>
          <w:i/>
        </w:rPr>
        <w:t>e</w:t>
      </w:r>
      <w:r w:rsidRPr="00C903CE">
        <w:rPr>
          <w:i/>
        </w:rPr>
        <w:t>r</w:t>
      </w:r>
      <w:r>
        <w:t>).</w:t>
      </w:r>
    </w:p>
    <w:p w14:paraId="76FA22E8" w14:textId="77777777" w:rsidR="00A95C0C" w:rsidRDefault="00A95C0C" w:rsidP="00BA2DF2">
      <w:pPr>
        <w:pStyle w:val="Alg4"/>
        <w:numPr>
          <w:ilvl w:val="1"/>
          <w:numId w:val="1358"/>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14:paraId="751A2260" w14:textId="77777777" w:rsidR="00A95C0C" w:rsidRDefault="00A95C0C" w:rsidP="00BA2DF2">
      <w:pPr>
        <w:pStyle w:val="Alg4"/>
        <w:numPr>
          <w:ilvl w:val="1"/>
          <w:numId w:val="1358"/>
        </w:numPr>
      </w:pPr>
      <w:r>
        <w:t>ReturnIfAbrupt(</w:t>
      </w:r>
      <w:r w:rsidRPr="00C903CE">
        <w:rPr>
          <w:i/>
        </w:rPr>
        <w:t>adder</w:t>
      </w:r>
      <w:r>
        <w:t>).</w:t>
      </w:r>
    </w:p>
    <w:p w14:paraId="06A5C613" w14:textId="77777777" w:rsidR="00A95C0C" w:rsidRDefault="00A95C0C" w:rsidP="00BA2DF2">
      <w:pPr>
        <w:pStyle w:val="Alg4"/>
        <w:numPr>
          <w:ilvl w:val="1"/>
          <w:numId w:val="135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20AC6A7F" w14:textId="77777777" w:rsidR="00A95C0C" w:rsidRPr="004F54AE" w:rsidRDefault="00A95C0C" w:rsidP="00BA2DF2">
      <w:pPr>
        <w:numPr>
          <w:ilvl w:val="0"/>
          <w:numId w:val="135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Weak</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14:paraId="117E4855" w14:textId="77777777" w:rsidR="00A95C0C" w:rsidRDefault="00A95C0C" w:rsidP="00BA2DF2">
      <w:pPr>
        <w:pStyle w:val="Alg4"/>
        <w:numPr>
          <w:ilvl w:val="0"/>
          <w:numId w:val="1358"/>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14:paraId="34A98F37" w14:textId="77777777" w:rsidR="00A95C0C" w:rsidRPr="00A5755A" w:rsidRDefault="00A95C0C" w:rsidP="00BA2DF2">
      <w:pPr>
        <w:pStyle w:val="Alg4"/>
        <w:numPr>
          <w:ilvl w:val="0"/>
          <w:numId w:val="1358"/>
        </w:numPr>
        <w:contextualSpacing/>
      </w:pPr>
      <w:r>
        <w:t>Repeat</w:t>
      </w:r>
    </w:p>
    <w:p w14:paraId="67E7FC82" w14:textId="77777777" w:rsidR="00A95C0C" w:rsidRDefault="00A95C0C" w:rsidP="00BA2DF2">
      <w:pPr>
        <w:pStyle w:val="Alg3"/>
        <w:numPr>
          <w:ilvl w:val="1"/>
          <w:numId w:val="1358"/>
        </w:numPr>
      </w:pPr>
      <w:r>
        <w:t xml:space="preserve">Let </w:t>
      </w:r>
      <w:r w:rsidRPr="004848CA">
        <w:rPr>
          <w:i/>
        </w:rPr>
        <w:t>next</w:t>
      </w:r>
      <w:r>
        <w:t xml:space="preserve"> be the result of IteratorNext(</w:t>
      </w:r>
      <w:r>
        <w:rPr>
          <w:i/>
        </w:rPr>
        <w:t>iter</w:t>
      </w:r>
      <w:r>
        <w:t>).</w:t>
      </w:r>
    </w:p>
    <w:p w14:paraId="49CEE4A9" w14:textId="77777777" w:rsidR="00A95C0C" w:rsidRDefault="00A95C0C" w:rsidP="00BA2DF2">
      <w:pPr>
        <w:pStyle w:val="Alg4"/>
        <w:numPr>
          <w:ilvl w:val="1"/>
          <w:numId w:val="1358"/>
        </w:numPr>
        <w:contextualSpacing/>
      </w:pPr>
      <w:r>
        <w:t>ReturnIfAbrupt(</w:t>
      </w:r>
      <w:r w:rsidRPr="004E372D">
        <w:rPr>
          <w:i/>
        </w:rPr>
        <w:t>next</w:t>
      </w:r>
      <w:r>
        <w:t>).</w:t>
      </w:r>
    </w:p>
    <w:p w14:paraId="212714A4" w14:textId="77777777" w:rsidR="00A95C0C" w:rsidRDefault="00A95C0C" w:rsidP="00BA2DF2">
      <w:pPr>
        <w:numPr>
          <w:ilvl w:val="1"/>
          <w:numId w:val="1358"/>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14:paraId="734FAAF8" w14:textId="77777777" w:rsidR="00A95C0C" w:rsidRDefault="00A95C0C" w:rsidP="00BA2DF2">
      <w:pPr>
        <w:numPr>
          <w:ilvl w:val="1"/>
          <w:numId w:val="1358"/>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525EF2AA" w14:textId="77777777" w:rsidR="00A95C0C" w:rsidRDefault="00A95C0C" w:rsidP="00BA2DF2">
      <w:pPr>
        <w:pStyle w:val="Alg3"/>
        <w:numPr>
          <w:ilvl w:val="1"/>
          <w:numId w:val="1358"/>
        </w:numPr>
      </w:pPr>
      <w:r>
        <w:t xml:space="preserve">If </w:t>
      </w:r>
      <w:r>
        <w:rPr>
          <w:i/>
          <w:iCs/>
        </w:rPr>
        <w:t>done</w:t>
      </w:r>
      <w:r>
        <w:t xml:space="preserve"> is </w:t>
      </w:r>
      <w:r w:rsidRPr="00B5244C">
        <w:rPr>
          <w:b/>
        </w:rPr>
        <w:t>true</w:t>
      </w:r>
      <w:r>
        <w:t xml:space="preserve">, then </w:t>
      </w:r>
      <w:r w:rsidRPr="00E77497">
        <w:t xml:space="preserve">return </w:t>
      </w:r>
      <w:r>
        <w:t>NormalCompletion(</w:t>
      </w:r>
      <w:r>
        <w:rPr>
          <w:i/>
        </w:rPr>
        <w:t>map</w:t>
      </w:r>
      <w:r w:rsidRPr="00E77497">
        <w:t>).</w:t>
      </w:r>
    </w:p>
    <w:p w14:paraId="1F90464A" w14:textId="77777777" w:rsidR="00A95C0C" w:rsidRDefault="00A95C0C" w:rsidP="00BA2DF2">
      <w:pPr>
        <w:pStyle w:val="Alg4"/>
        <w:numPr>
          <w:ilvl w:val="1"/>
          <w:numId w:val="1358"/>
        </w:numPr>
        <w:spacing w:after="120"/>
        <w:contextualSpacing/>
      </w:pPr>
      <w:r>
        <w:t xml:space="preserve">Let </w:t>
      </w:r>
      <w:r>
        <w:rPr>
          <w:i/>
          <w:iCs/>
        </w:rPr>
        <w:t>nextValue</w:t>
      </w:r>
      <w:r>
        <w:t xml:space="preserve"> be IteratorValue(</w:t>
      </w:r>
      <w:r>
        <w:rPr>
          <w:i/>
          <w:iCs/>
        </w:rPr>
        <w:t>next</w:t>
      </w:r>
      <w:r>
        <w:t>).</w:t>
      </w:r>
    </w:p>
    <w:p w14:paraId="7CE55940" w14:textId="77777777" w:rsidR="00A95C0C" w:rsidRDefault="00A95C0C" w:rsidP="00BA2DF2">
      <w:pPr>
        <w:pStyle w:val="Alg4"/>
        <w:numPr>
          <w:ilvl w:val="1"/>
          <w:numId w:val="1358"/>
        </w:numPr>
        <w:spacing w:after="120"/>
        <w:contextualSpacing/>
      </w:pPr>
      <w:r>
        <w:t>ReturnIfAbrupt(</w:t>
      </w:r>
      <w:r>
        <w:rPr>
          <w:i/>
          <w:iCs/>
        </w:rPr>
        <w:t>nextValue</w:t>
      </w:r>
      <w:r>
        <w:t>).</w:t>
      </w:r>
    </w:p>
    <w:p w14:paraId="059DDA53" w14:textId="77777777" w:rsidR="00A95C0C" w:rsidRDefault="00A95C0C" w:rsidP="00BA2DF2">
      <w:pPr>
        <w:pStyle w:val="Alg4"/>
        <w:numPr>
          <w:ilvl w:val="1"/>
          <w:numId w:val="1358"/>
        </w:numPr>
        <w:spacing w:after="120"/>
        <w:contextualSpacing/>
      </w:pPr>
      <w:r>
        <w:t>If Type(</w:t>
      </w:r>
      <w:r>
        <w:rPr>
          <w:i/>
          <w:iCs/>
        </w:rPr>
        <w:t>nextValue</w:t>
      </w:r>
      <w:r>
        <w:t xml:space="preserve">) is not Object, then throw a </w:t>
      </w:r>
      <w:r w:rsidRPr="0065158F">
        <w:rPr>
          <w:b/>
          <w:bCs/>
        </w:rPr>
        <w:t>TypeError</w:t>
      </w:r>
      <w:r>
        <w:t xml:space="preserve"> execution.</w:t>
      </w:r>
    </w:p>
    <w:p w14:paraId="13CD4F30" w14:textId="77777777" w:rsidR="00A95C0C" w:rsidRDefault="00A95C0C" w:rsidP="00BA2DF2">
      <w:pPr>
        <w:pStyle w:val="Alg4"/>
        <w:numPr>
          <w:ilvl w:val="1"/>
          <w:numId w:val="1358"/>
        </w:numPr>
        <w:spacing w:after="120"/>
        <w:contextualSpacing/>
      </w:pPr>
      <w:r>
        <w:t xml:space="preserve">Let </w:t>
      </w:r>
      <w:r w:rsidRPr="004E372D">
        <w:rPr>
          <w:i/>
        </w:rPr>
        <w:t>k</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14:paraId="46639E48" w14:textId="77777777" w:rsidR="00A95C0C" w:rsidRDefault="00A95C0C" w:rsidP="00BA2DF2">
      <w:pPr>
        <w:pStyle w:val="Alg4"/>
        <w:numPr>
          <w:ilvl w:val="1"/>
          <w:numId w:val="1358"/>
        </w:numPr>
        <w:spacing w:after="120"/>
        <w:contextualSpacing/>
      </w:pPr>
      <w:r>
        <w:t>ReturnIfAbrupt(</w:t>
      </w:r>
      <w:r>
        <w:rPr>
          <w:i/>
        </w:rPr>
        <w:t>k</w:t>
      </w:r>
      <w:r>
        <w:t>).</w:t>
      </w:r>
    </w:p>
    <w:p w14:paraId="76BC12AF" w14:textId="77777777" w:rsidR="00A95C0C" w:rsidRDefault="00A95C0C" w:rsidP="00BA2DF2">
      <w:pPr>
        <w:pStyle w:val="Alg4"/>
        <w:numPr>
          <w:ilvl w:val="1"/>
          <w:numId w:val="1358"/>
        </w:numPr>
        <w:spacing w:after="120"/>
        <w:contextualSpacing/>
      </w:pPr>
      <w:r>
        <w:t xml:space="preserve">Let </w:t>
      </w:r>
      <w:r>
        <w:rPr>
          <w:i/>
        </w:rPr>
        <w:t>v</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14:paraId="2825BE4F" w14:textId="77777777" w:rsidR="00A95C0C" w:rsidRDefault="00A95C0C" w:rsidP="00BA2DF2">
      <w:pPr>
        <w:pStyle w:val="Alg4"/>
        <w:numPr>
          <w:ilvl w:val="1"/>
          <w:numId w:val="1358"/>
        </w:numPr>
        <w:spacing w:after="120"/>
        <w:contextualSpacing/>
      </w:pPr>
      <w:r>
        <w:t>ReturnIfAbrupt(</w:t>
      </w:r>
      <w:r>
        <w:rPr>
          <w:i/>
        </w:rPr>
        <w:t>v</w:t>
      </w:r>
      <w:r>
        <w:t>).</w:t>
      </w:r>
    </w:p>
    <w:p w14:paraId="4B02A48E" w14:textId="77777777" w:rsidR="00A95C0C" w:rsidRDefault="00A95C0C" w:rsidP="00BA2DF2">
      <w:pPr>
        <w:pStyle w:val="Alg4"/>
        <w:numPr>
          <w:ilvl w:val="1"/>
          <w:numId w:val="1358"/>
        </w:numPr>
        <w:spacing w:after="120"/>
        <w:contextualSpacing/>
      </w:pPr>
      <w:commentRangeStart w:id="6543"/>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r>
        <w:rPr>
          <w:i/>
        </w:rPr>
        <w:t>argumentsList</w:t>
      </w:r>
      <w:r>
        <w:t>.</w:t>
      </w:r>
      <w:commentRangeEnd w:id="6543"/>
      <w:r>
        <w:rPr>
          <w:rStyle w:val="af6"/>
          <w:rFonts w:ascii="Arial" w:eastAsia="MS Mincho" w:hAnsi="Arial"/>
          <w:spacing w:val="0"/>
          <w:lang w:eastAsia="ja-JP"/>
        </w:rPr>
        <w:commentReference w:id="6543"/>
      </w:r>
    </w:p>
    <w:p w14:paraId="3F6FBCD8" w14:textId="77777777" w:rsidR="00A95C0C" w:rsidRPr="00E77497" w:rsidRDefault="00A95C0C" w:rsidP="00BA2DF2">
      <w:pPr>
        <w:pStyle w:val="Alg4"/>
        <w:numPr>
          <w:ilvl w:val="1"/>
          <w:numId w:val="1358"/>
        </w:numPr>
        <w:spacing w:after="240"/>
        <w:contextualSpacing/>
      </w:pPr>
      <w:r>
        <w:t>ReturnIfAbrupt(</w:t>
      </w:r>
      <w:r w:rsidRPr="00926A35">
        <w:rPr>
          <w:i/>
        </w:rPr>
        <w:t>status</w:t>
      </w:r>
      <w:r>
        <w:t>).</w:t>
      </w:r>
    </w:p>
    <w:p w14:paraId="3CAC7B77" w14:textId="77777777" w:rsidR="00A95C0C" w:rsidRDefault="00A95C0C" w:rsidP="00BA2DF2">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an </w:t>
      </w:r>
      <w:r w:rsidRPr="00586BDD">
        <w:rPr>
          <w:rFonts w:ascii="Times New Roman" w:hAnsi="Times New Roman"/>
        </w:rPr>
        <w:t>@@iterator</w:t>
      </w:r>
      <w:r>
        <w:t xml:space="preserve"> method that returns an iterator object that produces two element array-like objects whose first element is a value that will be used as a WeakMap key and whose second element is the value to associate with that key.</w:t>
      </w:r>
    </w:p>
    <w:p w14:paraId="40096BA2" w14:textId="77777777" w:rsidR="00A95C0C" w:rsidRPr="00E77497" w:rsidRDefault="00A95C0C" w:rsidP="00BA2DF2">
      <w:pPr>
        <w:pStyle w:val="40"/>
      </w:pPr>
      <w:r w:rsidRPr="00E77497">
        <w:t xml:space="preserve">new </w:t>
      </w:r>
      <w:r>
        <w:t>WeakMap</w:t>
      </w:r>
      <w:r w:rsidRPr="00E77497">
        <w:t xml:space="preserve"> (</w:t>
      </w:r>
      <w:r>
        <w:t xml:space="preserve"> ... </w:t>
      </w:r>
      <w:r w:rsidRPr="0064604A">
        <w:t>argumentsList</w:t>
      </w:r>
      <w:r>
        <w:t xml:space="preserve"> </w:t>
      </w:r>
      <w:r w:rsidRPr="00E77497">
        <w:t>)</w:t>
      </w:r>
    </w:p>
    <w:p w14:paraId="4472F2CE" w14:textId="77777777" w:rsidR="00A95C0C" w:rsidRPr="00E77497" w:rsidRDefault="00A95C0C" w:rsidP="00BA2DF2">
      <w:r w:rsidRPr="00E77497">
        <w:t xml:space="preserve">When </w:t>
      </w:r>
      <w:r>
        <w:rPr>
          <w:rFonts w:ascii="Courier New" w:hAnsi="Courier New"/>
          <w:b/>
        </w:rPr>
        <w:t>WeakMap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14:paraId="08D99138" w14:textId="77777777" w:rsidR="00A95C0C" w:rsidRDefault="00A95C0C" w:rsidP="00BA2DF2">
      <w:r>
        <w:rPr>
          <w:rFonts w:ascii="Courier New" w:hAnsi="Courier New"/>
          <w:b/>
        </w:rPr>
        <w:t>WeakMap</w:t>
      </w:r>
      <w:r w:rsidRPr="00E77497">
        <w:t xml:space="preserve"> </w:t>
      </w:r>
      <w:r>
        <w:t xml:space="preserve">called as part of a new expression with argument list </w:t>
      </w:r>
      <w:r w:rsidRPr="00F92BFE">
        <w:rPr>
          <w:rFonts w:ascii="Times New Roman" w:hAnsi="Times New Roman"/>
          <w:i/>
        </w:rPr>
        <w:t>argumentsList</w:t>
      </w:r>
      <w:r w:rsidDel="00DD4B05">
        <w:rPr>
          <w:i/>
          <w:iCs/>
        </w:rPr>
        <w:t xml:space="preserve"> </w:t>
      </w:r>
      <w:r>
        <w:t>performs the following steps:</w:t>
      </w:r>
    </w:p>
    <w:p w14:paraId="1DA4D6A8" w14:textId="77777777" w:rsidR="00A95C0C" w:rsidRDefault="00A95C0C" w:rsidP="00BA2DF2">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WeakMap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57CB9F2E" w14:textId="77777777" w:rsidR="00A95C0C" w:rsidRDefault="00A95C0C" w:rsidP="00BA2DF2">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39A691BC" w14:textId="77777777" w:rsidR="00A95C0C" w:rsidRPr="00E4780A" w:rsidRDefault="00A95C0C" w:rsidP="00BA2DF2">
      <w:pPr>
        <w:numPr>
          <w:ilvl w:val="0"/>
          <w:numId w:val="1284"/>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4631B3F6" w14:textId="77777777" w:rsidR="00A95C0C" w:rsidRPr="00E77497" w:rsidRDefault="00A95C0C" w:rsidP="00BA2DF2">
      <w:r>
        <w:t>If WeakMap is implemented as an ordinary function object, its [[Construct]] internal method will perform the above steps.</w:t>
      </w:r>
    </w:p>
    <w:p w14:paraId="7BD1B5F6" w14:textId="77777777" w:rsidR="00A95C0C" w:rsidRPr="00E77497" w:rsidRDefault="00A95C0C" w:rsidP="00BA2DF2">
      <w:pPr>
        <w:pStyle w:val="30"/>
      </w:pPr>
      <w:bookmarkStart w:id="6544" w:name="_Toc366142112"/>
      <w:r w:rsidRPr="00E77497">
        <w:t xml:space="preserve">Properties of the </w:t>
      </w:r>
      <w:r>
        <w:t>WeakMap</w:t>
      </w:r>
      <w:r w:rsidRPr="00E77497">
        <w:t xml:space="preserve"> Constructor</w:t>
      </w:r>
      <w:bookmarkEnd w:id="6544"/>
    </w:p>
    <w:p w14:paraId="373E9727" w14:textId="77777777" w:rsidR="00A95C0C" w:rsidRPr="00E77497" w:rsidRDefault="00A95C0C" w:rsidP="00BA2DF2">
      <w:r w:rsidRPr="00E77497">
        <w:t xml:space="preserve">The value of the [[Prototype]] internal </w:t>
      </w:r>
      <w:r>
        <w:t xml:space="preserve">data </w:t>
      </w:r>
      <w:r w:rsidRPr="00E77497">
        <w:t xml:space="preserve">property of the </w:t>
      </w:r>
      <w:r>
        <w:t>WeakMap</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083CEC">
        <w:t>19.2.3</w:t>
      </w:r>
      <w:r w:rsidR="004B439B">
        <w:fldChar w:fldCharType="end"/>
      </w:r>
      <w:r w:rsidRPr="00E77497">
        <w:t>).</w:t>
      </w:r>
    </w:p>
    <w:p w14:paraId="77398583" w14:textId="77777777" w:rsidR="00A95C0C" w:rsidRPr="00E77497" w:rsidRDefault="00A95C0C" w:rsidP="00BA2DF2">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WeakMap</w:t>
      </w:r>
      <w:r w:rsidRPr="00E77497">
        <w:t xml:space="preserve"> constructor has the following property:</w:t>
      </w:r>
    </w:p>
    <w:p w14:paraId="74C3E454" w14:textId="77777777" w:rsidR="00A95C0C" w:rsidRPr="00E77497" w:rsidRDefault="00A95C0C" w:rsidP="00BA2DF2">
      <w:pPr>
        <w:pStyle w:val="40"/>
      </w:pPr>
      <w:r>
        <w:t>WeakMap</w:t>
      </w:r>
      <w:r w:rsidRPr="00E77497">
        <w:t>.prototype</w:t>
      </w:r>
    </w:p>
    <w:p w14:paraId="1A1B6088" w14:textId="77777777" w:rsidR="00A95C0C" w:rsidRPr="00E77497" w:rsidRDefault="00A95C0C" w:rsidP="00BA2DF2">
      <w:r w:rsidRPr="00E77497">
        <w:t xml:space="preserve">The initial value of </w:t>
      </w:r>
      <w:r>
        <w:rPr>
          <w:rFonts w:ascii="Courier New" w:hAnsi="Courier New"/>
          <w:b/>
        </w:rPr>
        <w:t>WeakMap</w:t>
      </w:r>
      <w:r w:rsidRPr="00E77497">
        <w:rPr>
          <w:rFonts w:ascii="Courier New" w:hAnsi="Courier New"/>
          <w:b/>
        </w:rPr>
        <w:t>.prototype</w:t>
      </w:r>
      <w:r w:rsidRPr="00E77497">
        <w:t xml:space="preserve"> is the </w:t>
      </w:r>
      <w:r>
        <w:t>WeakMap</w:t>
      </w:r>
      <w:r w:rsidRPr="00E77497">
        <w:t xml:space="preserve"> prototype object (</w:t>
      </w:r>
      <w:r w:rsidR="004B439B">
        <w:fldChar w:fldCharType="begin"/>
      </w:r>
      <w:r w:rsidR="004B439B">
        <w:instrText xml:space="preserve"> REF _Ref366081941 \r \h </w:instrText>
      </w:r>
      <w:r w:rsidR="004B439B">
        <w:fldChar w:fldCharType="separate"/>
      </w:r>
      <w:r w:rsidR="00083CEC">
        <w:t>23.3.3</w:t>
      </w:r>
      <w:r w:rsidR="004B439B">
        <w:fldChar w:fldCharType="end"/>
      </w:r>
      <w:r w:rsidRPr="00E77497">
        <w:t>).</w:t>
      </w:r>
    </w:p>
    <w:p w14:paraId="2752F82E" w14:textId="77777777" w:rsidR="00A95C0C" w:rsidRPr="00E77497"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507CE16" w14:textId="77777777" w:rsidR="00A95C0C" w:rsidRPr="00A67AF2" w:rsidRDefault="00A95C0C" w:rsidP="00BA2DF2">
      <w:pPr>
        <w:pStyle w:val="40"/>
      </w:pPr>
      <w:r>
        <w:t>WeakMap[ @@create ]</w:t>
      </w:r>
      <w:r w:rsidRPr="00A67AF2">
        <w:t xml:space="preserve"> (</w:t>
      </w:r>
      <w:r>
        <w:t xml:space="preserve"> </w:t>
      </w:r>
      <w:r w:rsidRPr="00A67AF2">
        <w:t>)</w:t>
      </w:r>
    </w:p>
    <w:p w14:paraId="0779DF83" w14:textId="77777777" w:rsidR="00A95C0C" w:rsidRPr="00E77497" w:rsidRDefault="00A95C0C" w:rsidP="00BA2DF2">
      <w:r>
        <w:t>T</w:t>
      </w:r>
      <w:r w:rsidRPr="00675B74">
        <w:t>he</w:t>
      </w:r>
      <w:r>
        <w:t xml:space="preserve"> @@create</w:t>
      </w:r>
      <w:r w:rsidRPr="00675B74">
        <w:t xml:space="preserve"> method of</w:t>
      </w:r>
      <w:r>
        <w:t xml:space="preserve"> a WeakMap</w:t>
      </w:r>
      <w:r w:rsidRPr="00675B74">
        <w:t xml:space="preserve"> </w:t>
      </w:r>
      <w:r>
        <w:t>object</w:t>
      </w:r>
      <w:r w:rsidRPr="00675B74">
        <w:t xml:space="preserve"> </w:t>
      </w:r>
      <w:r w:rsidRPr="00E77497">
        <w:rPr>
          <w:rFonts w:ascii="Times New Roman" w:hAnsi="Times New Roman"/>
          <w:i/>
        </w:rPr>
        <w:t>F</w:t>
      </w:r>
      <w:r w:rsidRPr="00E77497">
        <w:t xml:space="preserve"> </w:t>
      </w:r>
      <w:r>
        <w:t xml:space="preserve">performs </w:t>
      </w:r>
      <w:r w:rsidRPr="00E77497">
        <w:t>the following steps:</w:t>
      </w:r>
    </w:p>
    <w:p w14:paraId="69805CEF" w14:textId="77777777" w:rsidR="00A95C0C" w:rsidRDefault="00A95C0C" w:rsidP="00BA2DF2">
      <w:pPr>
        <w:numPr>
          <w:ilvl w:val="0"/>
          <w:numId w:val="127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7C7A2D70" w14:textId="77777777" w:rsidR="00A95C0C" w:rsidRPr="00E77497" w:rsidRDefault="00A95C0C" w:rsidP="00BA2DF2">
      <w:pPr>
        <w:numPr>
          <w:ilvl w:val="0"/>
          <w:numId w:val="1279"/>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WeakMap</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 [[</w:t>
      </w:r>
      <w:r>
        <w:rPr>
          <w:rFonts w:ascii="Times New Roman" w:hAnsi="Times New Roman"/>
          <w:sz w:val="18"/>
        </w:rPr>
        <w:t>Weak</w:t>
      </w:r>
      <w:r w:rsidRPr="00E87751">
        <w:rPr>
          <w:rFonts w:ascii="Times New Roman" w:hAnsi="Times New Roman"/>
          <w:sz w:val="18"/>
        </w:rPr>
        <w:t>MapData]] )</w:t>
      </w:r>
      <w:r>
        <w:rPr>
          <w:rFonts w:ascii="Times New Roman" w:hAnsi="Times New Roman"/>
          <w:iCs/>
        </w:rPr>
        <w:t>)</w:t>
      </w:r>
      <w:r w:rsidRPr="00E77497">
        <w:rPr>
          <w:rFonts w:ascii="Times New Roman" w:hAnsi="Times New Roman"/>
        </w:rPr>
        <w:t>.</w:t>
      </w:r>
    </w:p>
    <w:p w14:paraId="762E221D" w14:textId="77777777" w:rsidR="00A95C0C" w:rsidRPr="00E77497" w:rsidRDefault="00A95C0C" w:rsidP="00BA2DF2">
      <w:pPr>
        <w:numPr>
          <w:ilvl w:val="0"/>
          <w:numId w:val="127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62DF9943" w14:textId="77777777" w:rsidR="00A95C0C" w:rsidRDefault="00A95C0C" w:rsidP="00BA2DF2">
      <w:r w:rsidRPr="00E77497">
        <w:t xml:space="preserve">This property has the attributes </w:t>
      </w:r>
      <w:commentRangeStart w:id="6545"/>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6545"/>
      <w:r>
        <w:rPr>
          <w:rStyle w:val="af6"/>
        </w:rPr>
        <w:commentReference w:id="6545"/>
      </w:r>
      <w:r w:rsidRPr="00E77497">
        <w:t>.</w:t>
      </w:r>
    </w:p>
    <w:p w14:paraId="37077A61" w14:textId="77777777" w:rsidR="00A95C0C" w:rsidRPr="00E77497" w:rsidRDefault="00A95C0C" w:rsidP="00BA2DF2">
      <w:pPr>
        <w:pStyle w:val="30"/>
      </w:pPr>
      <w:bookmarkStart w:id="6546" w:name="_Ref366081941"/>
      <w:bookmarkStart w:id="6547" w:name="_Toc366142113"/>
      <w:r w:rsidRPr="00E77497">
        <w:t xml:space="preserve">Properties of the </w:t>
      </w:r>
      <w:r>
        <w:t>WeakMap</w:t>
      </w:r>
      <w:r w:rsidRPr="00E77497">
        <w:t xml:space="preserve"> Prototype Object</w:t>
      </w:r>
      <w:bookmarkEnd w:id="6546"/>
      <w:bookmarkEnd w:id="6547"/>
    </w:p>
    <w:p w14:paraId="34EEA951" w14:textId="77777777" w:rsidR="00A95C0C" w:rsidRDefault="00A95C0C" w:rsidP="00BA2DF2">
      <w:r w:rsidRPr="00E77497">
        <w:t xml:space="preserve">The value of the [[Prototype]] internal </w:t>
      </w:r>
      <w:r>
        <w:t xml:space="preserve">data </w:t>
      </w:r>
      <w:r w:rsidRPr="00E77497">
        <w:t xml:space="preserve">property of the </w:t>
      </w:r>
      <w:r>
        <w:t>WeakMap</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083CEC">
        <w:t>19.1.4</w:t>
      </w:r>
      <w:r w:rsidR="004B439B">
        <w:fldChar w:fldCharType="end"/>
      </w:r>
      <w:r w:rsidRPr="00E77497">
        <w:t>).</w:t>
      </w:r>
      <w:r w:rsidRPr="00A40AEE">
        <w:t xml:space="preserve"> </w:t>
      </w:r>
      <w:r>
        <w:t xml:space="preserve">The WeakMap prototype object is an ordinary object. It does not have a [[WeakMapData]] internal data property. </w:t>
      </w:r>
    </w:p>
    <w:p w14:paraId="42E2463E" w14:textId="77777777" w:rsidR="004A0859" w:rsidRPr="00E77497" w:rsidRDefault="004A0859" w:rsidP="004A0859">
      <w:pPr>
        <w:pStyle w:val="40"/>
      </w:pPr>
      <w:r>
        <w:t>WeakMap</w:t>
      </w:r>
      <w:r w:rsidRPr="00E77497">
        <w:t>.prototype.</w:t>
      </w:r>
      <w:r>
        <w:t>clear</w:t>
      </w:r>
      <w:r w:rsidRPr="00E77497">
        <w:t xml:space="preserve"> ()</w:t>
      </w:r>
    </w:p>
    <w:p w14:paraId="7DAD8CBD" w14:textId="77777777" w:rsidR="004A0859" w:rsidRPr="00E77497" w:rsidRDefault="004A0859" w:rsidP="004A0859">
      <w:r w:rsidRPr="00E77497">
        <w:t>The following steps are taken:</w:t>
      </w:r>
    </w:p>
    <w:p w14:paraId="05FD3529" w14:textId="77777777" w:rsidR="004A0859" w:rsidRPr="00E77497" w:rsidRDefault="004A0859" w:rsidP="004A0859">
      <w:pPr>
        <w:pStyle w:val="Alg4"/>
        <w:numPr>
          <w:ilvl w:val="0"/>
          <w:numId w:val="1091"/>
        </w:numPr>
      </w:pPr>
      <w:r w:rsidRPr="00E77497">
        <w:t xml:space="preserve">Let </w:t>
      </w:r>
      <w:r>
        <w:rPr>
          <w:i/>
        </w:rPr>
        <w:t>M</w:t>
      </w:r>
      <w:r w:rsidRPr="00E77497">
        <w:t xml:space="preserve"> be the</w:t>
      </w:r>
      <w:r>
        <w:t xml:space="preserve"> </w:t>
      </w:r>
      <w:r w:rsidRPr="00E77497">
        <w:rPr>
          <w:b/>
        </w:rPr>
        <w:t>this</w:t>
      </w:r>
      <w:r w:rsidRPr="00E77497">
        <w:t xml:space="preserve"> value.</w:t>
      </w:r>
    </w:p>
    <w:p w14:paraId="5DED1B2B" w14:textId="77777777" w:rsidR="004A0859" w:rsidRPr="00E77497" w:rsidRDefault="004A0859" w:rsidP="004A0859">
      <w:pPr>
        <w:pStyle w:val="Alg4"/>
        <w:numPr>
          <w:ilvl w:val="0"/>
          <w:numId w:val="1091"/>
        </w:numPr>
      </w:pPr>
      <w:r>
        <w:t>If Type(</w:t>
      </w:r>
      <w:r>
        <w:rPr>
          <w:i/>
          <w:iCs/>
        </w:rPr>
        <w:t>M)</w:t>
      </w:r>
      <w:r>
        <w:t xml:space="preserve"> is not Object, then throw a </w:t>
      </w:r>
      <w:r w:rsidRPr="003F3BD9">
        <w:rPr>
          <w:b/>
        </w:rPr>
        <w:t>TypeError</w:t>
      </w:r>
      <w:r>
        <w:t xml:space="preserve"> exception.</w:t>
      </w:r>
    </w:p>
    <w:p w14:paraId="6C382014" w14:textId="77777777" w:rsidR="004A0859" w:rsidRDefault="004A0859" w:rsidP="004A0859">
      <w:pPr>
        <w:pStyle w:val="Alg4"/>
        <w:numPr>
          <w:ilvl w:val="0"/>
          <w:numId w:val="1091"/>
        </w:numPr>
      </w:pPr>
      <w:r>
        <w:t xml:space="preserve">If </w:t>
      </w:r>
      <w:r w:rsidRPr="00B5244C">
        <w:rPr>
          <w:i/>
        </w:rPr>
        <w:t>M</w:t>
      </w:r>
      <w:r>
        <w:t xml:space="preserve"> does not have a [[WeakMapData]] internal data property throw a </w:t>
      </w:r>
      <w:r w:rsidRPr="00B5244C">
        <w:rPr>
          <w:b/>
        </w:rPr>
        <w:t>TypeError</w:t>
      </w:r>
      <w:r>
        <w:t xml:space="preserve"> exception.</w:t>
      </w:r>
    </w:p>
    <w:p w14:paraId="403388D7" w14:textId="77777777" w:rsidR="004A0859" w:rsidRPr="00E77497" w:rsidRDefault="004A0859" w:rsidP="004A0859">
      <w:pPr>
        <w:pStyle w:val="Alg4"/>
        <w:numPr>
          <w:ilvl w:val="0"/>
          <w:numId w:val="1091"/>
        </w:numPr>
      </w:pPr>
      <w:r>
        <w:t xml:space="preserve">If </w:t>
      </w:r>
      <w:r w:rsidRPr="00B5244C">
        <w:rPr>
          <w:i/>
        </w:rPr>
        <w:t>M</w:t>
      </w:r>
      <w:r>
        <w:rPr>
          <w:i/>
        </w:rPr>
        <w:t>’s</w:t>
      </w:r>
      <w:r>
        <w:t xml:space="preserve"> [[WeakMapData]] internal data property is </w:t>
      </w:r>
      <w:r w:rsidRPr="00942258">
        <w:rPr>
          <w:b/>
          <w:bCs/>
        </w:rPr>
        <w:t>undefined</w:t>
      </w:r>
      <w:r>
        <w:t xml:space="preserve">, then throw a </w:t>
      </w:r>
      <w:r w:rsidRPr="003F3BD9">
        <w:rPr>
          <w:b/>
        </w:rPr>
        <w:t>TypeError</w:t>
      </w:r>
      <w:r>
        <w:t xml:space="preserve"> exception.</w:t>
      </w:r>
    </w:p>
    <w:p w14:paraId="14157766" w14:textId="77777777" w:rsidR="004A0859" w:rsidRPr="00E77497" w:rsidRDefault="004A0859" w:rsidP="004A0859">
      <w:pPr>
        <w:pStyle w:val="Alg4"/>
        <w:numPr>
          <w:ilvl w:val="0"/>
          <w:numId w:val="1091"/>
        </w:numPr>
      </w:pPr>
      <w:r>
        <w:t xml:space="preserve">Set the value of </w:t>
      </w:r>
      <w:r w:rsidRPr="00B5244C">
        <w:rPr>
          <w:i/>
        </w:rPr>
        <w:t>M</w:t>
      </w:r>
      <w:r>
        <w:t>’s [[WeakMapData]] internal</w:t>
      </w:r>
      <w:r w:rsidRPr="00314265">
        <w:t xml:space="preserve"> </w:t>
      </w:r>
      <w:r>
        <w:t>data property to a new empty List.</w:t>
      </w:r>
    </w:p>
    <w:p w14:paraId="16924EFC" w14:textId="77777777" w:rsidR="004A0859" w:rsidRPr="00E77497" w:rsidRDefault="004A0859" w:rsidP="004A0859">
      <w:pPr>
        <w:pStyle w:val="Alg4"/>
        <w:numPr>
          <w:ilvl w:val="0"/>
          <w:numId w:val="1091"/>
        </w:numPr>
        <w:spacing w:after="220"/>
      </w:pPr>
      <w:r>
        <w:t xml:space="preserve">Return </w:t>
      </w:r>
      <w:r>
        <w:rPr>
          <w:b/>
        </w:rPr>
        <w:t>undefined</w:t>
      </w:r>
      <w:r>
        <w:t>.</w:t>
      </w:r>
    </w:p>
    <w:p w14:paraId="05ECE59A" w14:textId="77777777" w:rsidR="00A95C0C" w:rsidRPr="00E77497" w:rsidRDefault="00A95C0C" w:rsidP="00BA2DF2">
      <w:pPr>
        <w:pStyle w:val="40"/>
      </w:pPr>
      <w:r>
        <w:t>WeakMap</w:t>
      </w:r>
      <w:r w:rsidRPr="00E77497">
        <w:t>.prototype.constructor</w:t>
      </w:r>
    </w:p>
    <w:p w14:paraId="6C31066E" w14:textId="77777777" w:rsidR="00A95C0C" w:rsidRPr="00E77497" w:rsidRDefault="00A95C0C" w:rsidP="00BA2DF2">
      <w:r w:rsidRPr="00E77497">
        <w:t xml:space="preserve">The initial value of </w:t>
      </w:r>
      <w:r>
        <w:rPr>
          <w:rFonts w:ascii="Courier New" w:hAnsi="Courier New"/>
          <w:b/>
        </w:rPr>
        <w:t>WeakMap</w:t>
      </w:r>
      <w:r w:rsidRPr="00E77497">
        <w:rPr>
          <w:rFonts w:ascii="Courier New" w:hAnsi="Courier New"/>
          <w:b/>
        </w:rPr>
        <w:t>.prototype.constructor</w:t>
      </w:r>
      <w:r w:rsidRPr="00E77497">
        <w:t xml:space="preserve"> is the built-in </w:t>
      </w:r>
      <w:r>
        <w:rPr>
          <w:rFonts w:ascii="Courier New" w:hAnsi="Courier New"/>
          <w:b/>
        </w:rPr>
        <w:t>WeakMap</w:t>
      </w:r>
      <w:r w:rsidRPr="00E77497">
        <w:t xml:space="preserve"> constructor.</w:t>
      </w:r>
    </w:p>
    <w:p w14:paraId="2FD0A0B9" w14:textId="77777777" w:rsidR="00A95C0C" w:rsidRPr="00E77497" w:rsidRDefault="00A95C0C" w:rsidP="00BA2DF2">
      <w:pPr>
        <w:pStyle w:val="40"/>
      </w:pPr>
      <w:r>
        <w:t>WeakMap</w:t>
      </w:r>
      <w:r w:rsidRPr="00E77497">
        <w:t>.prototype.</w:t>
      </w:r>
      <w:r>
        <w:t>delete</w:t>
      </w:r>
      <w:r w:rsidRPr="00E77497">
        <w:t xml:space="preserve"> ( </w:t>
      </w:r>
      <w:r>
        <w:t xml:space="preserve">key </w:t>
      </w:r>
      <w:r w:rsidRPr="00E77497">
        <w:t>)</w:t>
      </w:r>
    </w:p>
    <w:p w14:paraId="71B2AF4C" w14:textId="77777777" w:rsidR="00A95C0C" w:rsidRPr="00E77497" w:rsidRDefault="00A95C0C" w:rsidP="00BA2DF2">
      <w:r w:rsidRPr="00E77497">
        <w:t>The following steps are taken:</w:t>
      </w:r>
    </w:p>
    <w:p w14:paraId="6EFBEB7F" w14:textId="77777777" w:rsidR="00A95C0C" w:rsidRPr="00E77497" w:rsidRDefault="00A95C0C" w:rsidP="00BA2DF2">
      <w:pPr>
        <w:pStyle w:val="Alg4"/>
        <w:numPr>
          <w:ilvl w:val="0"/>
          <w:numId w:val="1086"/>
        </w:numPr>
      </w:pPr>
      <w:r w:rsidRPr="00E77497">
        <w:t xml:space="preserve">Let </w:t>
      </w:r>
      <w:r>
        <w:rPr>
          <w:i/>
        </w:rPr>
        <w:t>M</w:t>
      </w:r>
      <w:r w:rsidRPr="00E77497">
        <w:t xml:space="preserve"> be the</w:t>
      </w:r>
      <w:r>
        <w:t xml:space="preserve"> </w:t>
      </w:r>
      <w:r w:rsidRPr="00E77497">
        <w:rPr>
          <w:b/>
        </w:rPr>
        <w:t>this</w:t>
      </w:r>
      <w:r w:rsidRPr="00E77497">
        <w:t xml:space="preserve"> value.</w:t>
      </w:r>
    </w:p>
    <w:p w14:paraId="51864EC3" w14:textId="77777777" w:rsidR="00A95C0C" w:rsidRPr="00E77497" w:rsidRDefault="00A95C0C" w:rsidP="00BA2DF2">
      <w:pPr>
        <w:pStyle w:val="Alg4"/>
        <w:numPr>
          <w:ilvl w:val="0"/>
          <w:numId w:val="1086"/>
        </w:numPr>
      </w:pPr>
      <w:r>
        <w:t>If Type(</w:t>
      </w:r>
      <w:r>
        <w:rPr>
          <w:i/>
          <w:iCs/>
        </w:rPr>
        <w:t>M)</w:t>
      </w:r>
      <w:r>
        <w:t xml:space="preserve"> is not Object, then throw a </w:t>
      </w:r>
      <w:r w:rsidRPr="003F3BD9">
        <w:rPr>
          <w:b/>
        </w:rPr>
        <w:t>TypeError</w:t>
      </w:r>
      <w:r>
        <w:t xml:space="preserve"> exception.</w:t>
      </w:r>
    </w:p>
    <w:p w14:paraId="288870C6" w14:textId="77777777" w:rsidR="00A95C0C" w:rsidRDefault="00A95C0C" w:rsidP="00BA2DF2">
      <w:pPr>
        <w:pStyle w:val="Alg4"/>
        <w:numPr>
          <w:ilvl w:val="0"/>
          <w:numId w:val="1086"/>
        </w:numPr>
      </w:pPr>
      <w:r>
        <w:t xml:space="preserve">If </w:t>
      </w:r>
      <w:r w:rsidRPr="00B5244C">
        <w:rPr>
          <w:i/>
        </w:rPr>
        <w:t>M</w:t>
      </w:r>
      <w:r>
        <w:t xml:space="preserve"> does not have a [[WeakMapData]] internal</w:t>
      </w:r>
      <w:r w:rsidRPr="00314265">
        <w:t xml:space="preserve"> </w:t>
      </w:r>
      <w:r>
        <w:t xml:space="preserve">data property throw a </w:t>
      </w:r>
      <w:r w:rsidRPr="00B5244C">
        <w:rPr>
          <w:b/>
        </w:rPr>
        <w:t>TypeError</w:t>
      </w:r>
      <w:r>
        <w:t xml:space="preserve"> exception.</w:t>
      </w:r>
    </w:p>
    <w:p w14:paraId="155B1EEB" w14:textId="77777777" w:rsidR="00A95C0C" w:rsidRPr="00E77497" w:rsidRDefault="00A95C0C" w:rsidP="00BA2DF2">
      <w:pPr>
        <w:pStyle w:val="Alg4"/>
        <w:numPr>
          <w:ilvl w:val="0"/>
          <w:numId w:val="1086"/>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14:paraId="63BDDFAE" w14:textId="77777777" w:rsidR="00A95C0C" w:rsidRPr="00E77497" w:rsidRDefault="00A95C0C" w:rsidP="00BA2DF2">
      <w:pPr>
        <w:pStyle w:val="Alg4"/>
        <w:numPr>
          <w:ilvl w:val="0"/>
          <w:numId w:val="1086"/>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063B0CE7" w14:textId="77777777" w:rsidR="00A95C0C" w:rsidRDefault="00A95C0C" w:rsidP="00BA2DF2">
      <w:pPr>
        <w:pStyle w:val="Alg4"/>
        <w:numPr>
          <w:ilvl w:val="0"/>
          <w:numId w:val="1086"/>
        </w:numPr>
      </w:pPr>
      <w:r>
        <w:t>If Type(</w:t>
      </w:r>
      <w:r>
        <w:rPr>
          <w:i/>
          <w:iCs/>
        </w:rPr>
        <w:t>key</w:t>
      </w:r>
      <w:r>
        <w:t xml:space="preserve">) is not Object, then throw a </w:t>
      </w:r>
      <w:r w:rsidRPr="0088015F">
        <w:rPr>
          <w:b/>
          <w:bCs/>
        </w:rPr>
        <w:t>TypeError</w:t>
      </w:r>
      <w:r>
        <w:t xml:space="preserve"> exception.</w:t>
      </w:r>
    </w:p>
    <w:p w14:paraId="226AA29B" w14:textId="77777777" w:rsidR="00A95C0C" w:rsidRDefault="00A95C0C" w:rsidP="00BA2DF2">
      <w:pPr>
        <w:pStyle w:val="Alg4"/>
        <w:numPr>
          <w:ilvl w:val="0"/>
          <w:numId w:val="1086"/>
        </w:numPr>
      </w:pPr>
      <w:r>
        <w:t xml:space="preserve">Repeat for each Record {[[key]], [[value]]} </w:t>
      </w:r>
      <w:r w:rsidRPr="008E3DC8">
        <w:rPr>
          <w:i/>
        </w:rPr>
        <w:t>p</w:t>
      </w:r>
      <w:r>
        <w:t xml:space="preserve"> that is an element of </w:t>
      </w:r>
      <w:r w:rsidRPr="00B5244C">
        <w:rPr>
          <w:i/>
        </w:rPr>
        <w:t>entries</w:t>
      </w:r>
      <w:r>
        <w:rPr>
          <w:i/>
        </w:rPr>
        <w:t>,</w:t>
      </w:r>
    </w:p>
    <w:p w14:paraId="6FECDFFC" w14:textId="77777777" w:rsidR="00A95C0C" w:rsidRDefault="00A95C0C" w:rsidP="00BA2DF2">
      <w:pPr>
        <w:pStyle w:val="Alg4"/>
        <w:numPr>
          <w:ilvl w:val="1"/>
          <w:numId w:val="1086"/>
        </w:numPr>
      </w:pPr>
      <w:r>
        <w:t xml:space="preserve">If </w:t>
      </w:r>
      <w:r w:rsidRPr="00B5244C">
        <w:rPr>
          <w:i/>
        </w:rPr>
        <w:t>p</w:t>
      </w:r>
      <w:r>
        <w:t xml:space="preserve">.[[key]] and </w:t>
      </w:r>
      <w:r>
        <w:rPr>
          <w:i/>
          <w:iCs/>
        </w:rPr>
        <w:t>key</w:t>
      </w:r>
      <w:r w:rsidRPr="00942258">
        <w:t xml:space="preserve"> </w:t>
      </w:r>
      <w:r>
        <w:t>are the same object, then</w:t>
      </w:r>
    </w:p>
    <w:p w14:paraId="6D59B1EB" w14:textId="77777777" w:rsidR="00A95C0C" w:rsidRDefault="00A95C0C" w:rsidP="00BA2DF2">
      <w:pPr>
        <w:pStyle w:val="Alg4"/>
        <w:numPr>
          <w:ilvl w:val="2"/>
          <w:numId w:val="1086"/>
        </w:numPr>
      </w:pPr>
      <w:r>
        <w:t xml:space="preserve">Set </w:t>
      </w:r>
      <w:r w:rsidRPr="0012412C">
        <w:rPr>
          <w:i/>
        </w:rPr>
        <w:t>p</w:t>
      </w:r>
      <w:r>
        <w:t xml:space="preserve">.[[key]] to </w:t>
      </w:r>
      <w:r w:rsidRPr="0012412C">
        <w:rPr>
          <w:rFonts w:ascii="Arial" w:hAnsi="Arial" w:cs="Arial"/>
        </w:rPr>
        <w:t>empty</w:t>
      </w:r>
      <w:r>
        <w:rPr>
          <w:i/>
        </w:rPr>
        <w:t>.</w:t>
      </w:r>
    </w:p>
    <w:p w14:paraId="250B6974" w14:textId="77777777" w:rsidR="00A95C0C" w:rsidRDefault="00A95C0C" w:rsidP="00BA2DF2">
      <w:pPr>
        <w:pStyle w:val="Alg4"/>
        <w:numPr>
          <w:ilvl w:val="2"/>
          <w:numId w:val="1086"/>
        </w:numPr>
      </w:pPr>
      <w:r>
        <w:t xml:space="preserve">Set </w:t>
      </w:r>
      <w:r w:rsidRPr="0012412C">
        <w:rPr>
          <w:i/>
        </w:rPr>
        <w:t>p</w:t>
      </w:r>
      <w:r>
        <w:t xml:space="preserve">.[[value]] to </w:t>
      </w:r>
      <w:r w:rsidRPr="00B5244C">
        <w:rPr>
          <w:rFonts w:ascii="Arial" w:hAnsi="Arial" w:cs="Arial"/>
        </w:rPr>
        <w:t>empty</w:t>
      </w:r>
      <w:r>
        <w:rPr>
          <w:i/>
        </w:rPr>
        <w:t>.</w:t>
      </w:r>
    </w:p>
    <w:p w14:paraId="41D93BF7" w14:textId="77777777" w:rsidR="00A95C0C" w:rsidRDefault="00A95C0C" w:rsidP="00BA2DF2">
      <w:pPr>
        <w:pStyle w:val="Alg4"/>
        <w:numPr>
          <w:ilvl w:val="2"/>
          <w:numId w:val="1086"/>
        </w:numPr>
        <w:spacing w:after="220"/>
        <w:contextualSpacing/>
      </w:pPr>
      <w:r>
        <w:t xml:space="preserve">Return </w:t>
      </w:r>
      <w:r>
        <w:rPr>
          <w:b/>
        </w:rPr>
        <w:t>true</w:t>
      </w:r>
      <w:r>
        <w:t>.</w:t>
      </w:r>
    </w:p>
    <w:p w14:paraId="45DE4EBE" w14:textId="77777777" w:rsidR="00A95C0C" w:rsidRPr="00E77497" w:rsidRDefault="00A95C0C" w:rsidP="00BA2DF2">
      <w:pPr>
        <w:pStyle w:val="Alg4"/>
        <w:numPr>
          <w:ilvl w:val="0"/>
          <w:numId w:val="1086"/>
        </w:numPr>
        <w:spacing w:after="220"/>
      </w:pPr>
      <w:r>
        <w:t xml:space="preserve">Return </w:t>
      </w:r>
      <w:r>
        <w:rPr>
          <w:b/>
        </w:rPr>
        <w:t>false</w:t>
      </w:r>
      <w:r>
        <w:t>.</w:t>
      </w:r>
    </w:p>
    <w:p w14:paraId="7C7FAAF5" w14:textId="77777777" w:rsidR="00A95C0C" w:rsidRDefault="00A95C0C" w:rsidP="00BA2DF2">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48CE7456" w14:textId="77777777" w:rsidR="00A95C0C" w:rsidRPr="00E77497" w:rsidRDefault="00A95C0C" w:rsidP="00BA2DF2">
      <w:pPr>
        <w:pStyle w:val="40"/>
      </w:pPr>
      <w:r>
        <w:t>WeakMap</w:t>
      </w:r>
      <w:r w:rsidRPr="00E77497">
        <w:t>.prototype.</w:t>
      </w:r>
      <w:r>
        <w:t>get</w:t>
      </w:r>
      <w:r w:rsidRPr="00E77497">
        <w:t xml:space="preserve"> (</w:t>
      </w:r>
      <w:r>
        <w:t xml:space="preserve"> key</w:t>
      </w:r>
      <w:r w:rsidRPr="00E77497">
        <w:t xml:space="preserve"> )</w:t>
      </w:r>
    </w:p>
    <w:p w14:paraId="3351E07C" w14:textId="77777777" w:rsidR="00A95C0C" w:rsidRPr="00E77497" w:rsidRDefault="00A95C0C" w:rsidP="00BA2DF2">
      <w:r w:rsidRPr="00E77497">
        <w:t>The following steps are taken:</w:t>
      </w:r>
    </w:p>
    <w:p w14:paraId="671DB555" w14:textId="77777777" w:rsidR="00A95C0C" w:rsidRPr="00E77497" w:rsidRDefault="00A95C0C" w:rsidP="00BA2DF2">
      <w:pPr>
        <w:pStyle w:val="Alg4"/>
        <w:numPr>
          <w:ilvl w:val="0"/>
          <w:numId w:val="1087"/>
        </w:numPr>
      </w:pPr>
      <w:r w:rsidRPr="00E77497">
        <w:t xml:space="preserve">Let </w:t>
      </w:r>
      <w:r>
        <w:rPr>
          <w:i/>
        </w:rPr>
        <w:t>M</w:t>
      </w:r>
      <w:r w:rsidRPr="00E77497">
        <w:t xml:space="preserve"> be the</w:t>
      </w:r>
      <w:r>
        <w:t xml:space="preserve"> </w:t>
      </w:r>
      <w:r w:rsidRPr="00E77497">
        <w:rPr>
          <w:b/>
        </w:rPr>
        <w:t>this</w:t>
      </w:r>
      <w:r w:rsidRPr="00E77497">
        <w:t xml:space="preserve"> value.</w:t>
      </w:r>
    </w:p>
    <w:p w14:paraId="79C2783C" w14:textId="77777777" w:rsidR="00A95C0C" w:rsidRPr="00E77497" w:rsidRDefault="00A95C0C" w:rsidP="00BA2DF2">
      <w:pPr>
        <w:pStyle w:val="Alg4"/>
        <w:numPr>
          <w:ilvl w:val="0"/>
          <w:numId w:val="1087"/>
        </w:numPr>
      </w:pPr>
      <w:r>
        <w:t>If Type(</w:t>
      </w:r>
      <w:r>
        <w:rPr>
          <w:i/>
          <w:iCs/>
        </w:rPr>
        <w:t>M)</w:t>
      </w:r>
      <w:r>
        <w:t xml:space="preserve"> is not Object, then throw a </w:t>
      </w:r>
      <w:r w:rsidRPr="003F3BD9">
        <w:rPr>
          <w:b/>
        </w:rPr>
        <w:t>TypeError</w:t>
      </w:r>
      <w:r>
        <w:t xml:space="preserve"> exception.</w:t>
      </w:r>
    </w:p>
    <w:p w14:paraId="348B8764" w14:textId="77777777" w:rsidR="00A95C0C" w:rsidRDefault="00A95C0C" w:rsidP="00BA2DF2">
      <w:pPr>
        <w:pStyle w:val="Alg4"/>
        <w:numPr>
          <w:ilvl w:val="0"/>
          <w:numId w:val="1087"/>
        </w:numPr>
      </w:pPr>
      <w:r>
        <w:t xml:space="preserve">If </w:t>
      </w:r>
      <w:r w:rsidRPr="007B0456">
        <w:rPr>
          <w:i/>
        </w:rPr>
        <w:t>M</w:t>
      </w:r>
      <w:r>
        <w:t xml:space="preserve"> does not have a [[WeakMapData]] internal</w:t>
      </w:r>
      <w:r w:rsidRPr="00314265">
        <w:t xml:space="preserve"> </w:t>
      </w:r>
      <w:r>
        <w:t xml:space="preserve">data property throw a </w:t>
      </w:r>
      <w:r w:rsidRPr="007B0456">
        <w:rPr>
          <w:b/>
        </w:rPr>
        <w:t>TypeError</w:t>
      </w:r>
      <w:r>
        <w:t xml:space="preserve"> exception.</w:t>
      </w:r>
    </w:p>
    <w:p w14:paraId="67D5C8E3" w14:textId="77777777" w:rsidR="00A95C0C" w:rsidRPr="00E77497" w:rsidRDefault="00A95C0C" w:rsidP="00BA2DF2">
      <w:pPr>
        <w:pStyle w:val="Alg4"/>
        <w:numPr>
          <w:ilvl w:val="0"/>
          <w:numId w:val="1087"/>
        </w:numPr>
      </w:pPr>
      <w:r>
        <w:t xml:space="preserve">Let </w:t>
      </w:r>
      <w:r w:rsidRPr="007B0456">
        <w:rPr>
          <w:i/>
        </w:rPr>
        <w:t>entries</w:t>
      </w:r>
      <w:r>
        <w:t xml:space="preserve"> be the List that is the value of </w:t>
      </w:r>
      <w:r w:rsidRPr="007B0456">
        <w:rPr>
          <w:i/>
        </w:rPr>
        <w:t>M</w:t>
      </w:r>
      <w:r>
        <w:t>’s [[WeakMapData]] internal</w:t>
      </w:r>
      <w:r w:rsidRPr="00314265">
        <w:t xml:space="preserve"> </w:t>
      </w:r>
      <w:r>
        <w:t>data property.</w:t>
      </w:r>
    </w:p>
    <w:p w14:paraId="0F88AA33" w14:textId="77777777" w:rsidR="00A95C0C" w:rsidRPr="00E77497" w:rsidRDefault="00A95C0C" w:rsidP="00BA2DF2">
      <w:pPr>
        <w:pStyle w:val="Alg4"/>
        <w:numPr>
          <w:ilvl w:val="0"/>
          <w:numId w:val="1087"/>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08F61210" w14:textId="77777777" w:rsidR="00A95C0C" w:rsidRDefault="00A95C0C" w:rsidP="00BA2DF2">
      <w:pPr>
        <w:pStyle w:val="Alg4"/>
        <w:numPr>
          <w:ilvl w:val="0"/>
          <w:numId w:val="1087"/>
        </w:numPr>
      </w:pPr>
      <w:r>
        <w:t>If Type(</w:t>
      </w:r>
      <w:r>
        <w:rPr>
          <w:i/>
          <w:iCs/>
        </w:rPr>
        <w:t>key</w:t>
      </w:r>
      <w:r>
        <w:t xml:space="preserve">) is not Object, then throw a </w:t>
      </w:r>
      <w:r w:rsidRPr="0088015F">
        <w:rPr>
          <w:b/>
          <w:bCs/>
        </w:rPr>
        <w:t>TypeError</w:t>
      </w:r>
      <w:r>
        <w:t xml:space="preserve"> exception.</w:t>
      </w:r>
    </w:p>
    <w:p w14:paraId="631FB7BE" w14:textId="77777777" w:rsidR="00A95C0C" w:rsidRDefault="00A95C0C" w:rsidP="00BA2DF2">
      <w:pPr>
        <w:pStyle w:val="Alg4"/>
        <w:numPr>
          <w:ilvl w:val="0"/>
          <w:numId w:val="1087"/>
        </w:numPr>
      </w:pPr>
      <w:r>
        <w:t xml:space="preserve">Repeat for each Record {[[key]], [[value]]} </w:t>
      </w:r>
      <w:r w:rsidRPr="008E3DC8">
        <w:rPr>
          <w:i/>
        </w:rPr>
        <w:t>p</w:t>
      </w:r>
      <w:r>
        <w:t xml:space="preserve"> that is an element of </w:t>
      </w:r>
      <w:r w:rsidRPr="00B5244C">
        <w:rPr>
          <w:i/>
        </w:rPr>
        <w:t>entries</w:t>
      </w:r>
      <w:r>
        <w:rPr>
          <w:i/>
        </w:rPr>
        <w:t>,</w:t>
      </w:r>
    </w:p>
    <w:p w14:paraId="52D8DC3F" w14:textId="77777777" w:rsidR="00A95C0C" w:rsidRDefault="00A95C0C" w:rsidP="00BA2DF2">
      <w:pPr>
        <w:pStyle w:val="Alg4"/>
        <w:numPr>
          <w:ilvl w:val="1"/>
          <w:numId w:val="1087"/>
        </w:numPr>
      </w:pPr>
      <w:r>
        <w:t xml:space="preserve">If </w:t>
      </w:r>
      <w:r w:rsidRPr="007B0456">
        <w:rPr>
          <w:i/>
        </w:rPr>
        <w:t>p</w:t>
      </w:r>
      <w:r>
        <w:t xml:space="preserve">.[[key]] and </w:t>
      </w:r>
      <w:r>
        <w:rPr>
          <w:i/>
          <w:iCs/>
        </w:rPr>
        <w:t>key</w:t>
      </w:r>
      <w:r w:rsidRPr="00942258">
        <w:t xml:space="preserve"> </w:t>
      </w:r>
      <w:r>
        <w:t xml:space="preserve">are the same object, then return </w:t>
      </w:r>
      <w:r w:rsidRPr="007B0456">
        <w:rPr>
          <w:i/>
        </w:rPr>
        <w:t>p</w:t>
      </w:r>
      <w:r>
        <w:t>.[[value]]</w:t>
      </w:r>
    </w:p>
    <w:p w14:paraId="64865020" w14:textId="77777777" w:rsidR="00A95C0C" w:rsidRPr="00E77497" w:rsidRDefault="00A95C0C" w:rsidP="00BA2DF2">
      <w:pPr>
        <w:pStyle w:val="Alg4"/>
        <w:numPr>
          <w:ilvl w:val="0"/>
          <w:numId w:val="1087"/>
        </w:numPr>
        <w:spacing w:after="220"/>
      </w:pPr>
      <w:r>
        <w:t xml:space="preserve">Return </w:t>
      </w:r>
      <w:r w:rsidRPr="00942258">
        <w:rPr>
          <w:i/>
          <w:iCs/>
        </w:rPr>
        <w:t xml:space="preserve"> </w:t>
      </w:r>
      <w:r w:rsidRPr="00942258">
        <w:rPr>
          <w:b/>
        </w:rPr>
        <w:t>undefined</w:t>
      </w:r>
      <w:r w:rsidRPr="00942258">
        <w:rPr>
          <w:i/>
          <w:iCs/>
        </w:rPr>
        <w:t>.</w:t>
      </w:r>
    </w:p>
    <w:p w14:paraId="0FBCC367" w14:textId="77777777" w:rsidR="00A95C0C" w:rsidRPr="00E77497" w:rsidRDefault="00A95C0C" w:rsidP="00BA2DF2">
      <w:pPr>
        <w:pStyle w:val="40"/>
      </w:pPr>
      <w:r>
        <w:t>WeakMap</w:t>
      </w:r>
      <w:r w:rsidRPr="00E77497">
        <w:t>.prototype.</w:t>
      </w:r>
      <w:r>
        <w:t>has</w:t>
      </w:r>
      <w:r w:rsidRPr="00E77497">
        <w:t xml:space="preserve"> ( </w:t>
      </w:r>
      <w:r>
        <w:t xml:space="preserve">key </w:t>
      </w:r>
      <w:r w:rsidRPr="00E77497">
        <w:t>)</w:t>
      </w:r>
    </w:p>
    <w:p w14:paraId="57A10FD9" w14:textId="77777777" w:rsidR="00A95C0C" w:rsidRPr="00E77497" w:rsidRDefault="00A95C0C" w:rsidP="00BA2DF2">
      <w:r w:rsidRPr="00E77497">
        <w:t>The following steps are taken:</w:t>
      </w:r>
    </w:p>
    <w:p w14:paraId="58E9D1F8" w14:textId="77777777" w:rsidR="00A95C0C" w:rsidRPr="00E77497" w:rsidRDefault="00A95C0C" w:rsidP="00BA2DF2">
      <w:pPr>
        <w:pStyle w:val="Alg4"/>
        <w:numPr>
          <w:ilvl w:val="0"/>
          <w:numId w:val="1088"/>
        </w:numPr>
      </w:pPr>
      <w:r w:rsidRPr="00E77497">
        <w:t xml:space="preserve">Let </w:t>
      </w:r>
      <w:r>
        <w:rPr>
          <w:i/>
        </w:rPr>
        <w:t>M</w:t>
      </w:r>
      <w:r w:rsidRPr="00E77497">
        <w:t xml:space="preserve"> be the</w:t>
      </w:r>
      <w:r>
        <w:t xml:space="preserve"> </w:t>
      </w:r>
      <w:r w:rsidRPr="00E77497">
        <w:rPr>
          <w:b/>
        </w:rPr>
        <w:t>this</w:t>
      </w:r>
      <w:r w:rsidRPr="00E77497">
        <w:t xml:space="preserve"> value.</w:t>
      </w:r>
    </w:p>
    <w:p w14:paraId="1D2904A4" w14:textId="77777777" w:rsidR="00A95C0C" w:rsidRPr="00E77497" w:rsidRDefault="00A95C0C" w:rsidP="00BA2DF2">
      <w:pPr>
        <w:pStyle w:val="Alg4"/>
        <w:numPr>
          <w:ilvl w:val="0"/>
          <w:numId w:val="1088"/>
        </w:numPr>
      </w:pPr>
      <w:r>
        <w:t>If Type(</w:t>
      </w:r>
      <w:r>
        <w:rPr>
          <w:i/>
          <w:iCs/>
        </w:rPr>
        <w:t>M)</w:t>
      </w:r>
      <w:r>
        <w:t xml:space="preserve"> is not Object, then throw a </w:t>
      </w:r>
      <w:r w:rsidRPr="003F3BD9">
        <w:rPr>
          <w:b/>
        </w:rPr>
        <w:t>TypeError</w:t>
      </w:r>
      <w:r>
        <w:t xml:space="preserve"> exception.</w:t>
      </w:r>
    </w:p>
    <w:p w14:paraId="49A3D07C" w14:textId="77777777" w:rsidR="00A95C0C" w:rsidRDefault="00A95C0C" w:rsidP="00BA2DF2">
      <w:pPr>
        <w:pStyle w:val="Alg4"/>
        <w:numPr>
          <w:ilvl w:val="0"/>
          <w:numId w:val="1088"/>
        </w:numPr>
      </w:pPr>
      <w:r>
        <w:t xml:space="preserve">If </w:t>
      </w:r>
      <w:r w:rsidRPr="00B5244C">
        <w:rPr>
          <w:i/>
        </w:rPr>
        <w:t>M</w:t>
      </w:r>
      <w:r>
        <w:t xml:space="preserve"> does not have a [[WeakMapData]] internal</w:t>
      </w:r>
      <w:r w:rsidRPr="00314265">
        <w:t xml:space="preserve"> </w:t>
      </w:r>
      <w:r>
        <w:t xml:space="preserve">data property throw a </w:t>
      </w:r>
      <w:r w:rsidRPr="00B5244C">
        <w:rPr>
          <w:b/>
        </w:rPr>
        <w:t>TypeError</w:t>
      </w:r>
      <w:r>
        <w:t xml:space="preserve"> exception.</w:t>
      </w:r>
    </w:p>
    <w:p w14:paraId="2C81F4C6" w14:textId="77777777" w:rsidR="00A95C0C" w:rsidRPr="00E77497" w:rsidRDefault="00A95C0C" w:rsidP="00BA2DF2">
      <w:pPr>
        <w:pStyle w:val="Alg4"/>
        <w:numPr>
          <w:ilvl w:val="0"/>
          <w:numId w:val="1088"/>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14:paraId="10980D99" w14:textId="77777777" w:rsidR="00A95C0C" w:rsidRPr="00E77497" w:rsidRDefault="00A95C0C" w:rsidP="00BA2DF2">
      <w:pPr>
        <w:pStyle w:val="Alg4"/>
        <w:numPr>
          <w:ilvl w:val="0"/>
          <w:numId w:val="1088"/>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344E6CDE" w14:textId="77777777" w:rsidR="00A95C0C" w:rsidRDefault="00A95C0C" w:rsidP="00BA2DF2">
      <w:pPr>
        <w:pStyle w:val="Alg4"/>
        <w:numPr>
          <w:ilvl w:val="0"/>
          <w:numId w:val="1088"/>
        </w:numPr>
      </w:pPr>
      <w:r>
        <w:t>If Type(</w:t>
      </w:r>
      <w:r>
        <w:rPr>
          <w:i/>
          <w:iCs/>
        </w:rPr>
        <w:t>key</w:t>
      </w:r>
      <w:r>
        <w:t xml:space="preserve">) is not Object, then throw a </w:t>
      </w:r>
      <w:r w:rsidRPr="0088015F">
        <w:rPr>
          <w:b/>
          <w:bCs/>
        </w:rPr>
        <w:t>TypeError</w:t>
      </w:r>
      <w:r>
        <w:t xml:space="preserve"> exception.</w:t>
      </w:r>
    </w:p>
    <w:p w14:paraId="3FB342A9" w14:textId="77777777" w:rsidR="00A95C0C" w:rsidRPr="007B0456" w:rsidRDefault="00A95C0C" w:rsidP="00BA2DF2">
      <w:pPr>
        <w:pStyle w:val="Alg4"/>
        <w:numPr>
          <w:ilvl w:val="0"/>
          <w:numId w:val="1088"/>
        </w:numPr>
      </w:pPr>
      <w:r>
        <w:t xml:space="preserve">Repeat for each Record {[[key]], [[value]]} </w:t>
      </w:r>
      <w:r w:rsidRPr="008E3DC8">
        <w:rPr>
          <w:i/>
        </w:rPr>
        <w:t>p</w:t>
      </w:r>
      <w:r>
        <w:t xml:space="preserve"> that is an element of </w:t>
      </w:r>
      <w:r w:rsidRPr="00B5244C">
        <w:rPr>
          <w:i/>
        </w:rPr>
        <w:t>entries</w:t>
      </w:r>
      <w:r>
        <w:rPr>
          <w:i/>
        </w:rPr>
        <w:t>,</w:t>
      </w:r>
    </w:p>
    <w:p w14:paraId="5B112835" w14:textId="77777777" w:rsidR="00A95C0C" w:rsidRDefault="00A95C0C" w:rsidP="00BA2DF2">
      <w:pPr>
        <w:pStyle w:val="Alg4"/>
        <w:numPr>
          <w:ilvl w:val="1"/>
          <w:numId w:val="1088"/>
        </w:numPr>
      </w:pPr>
      <w:r w:rsidRPr="00B5244C">
        <w:t xml:space="preserve">If </w:t>
      </w:r>
      <w:r w:rsidRPr="007B0456">
        <w:rPr>
          <w:i/>
        </w:rPr>
        <w:t>p</w:t>
      </w:r>
      <w:r>
        <w:t xml:space="preserve">.[[key]] and </w:t>
      </w:r>
      <w:r>
        <w:rPr>
          <w:i/>
          <w:iCs/>
        </w:rPr>
        <w:t>key</w:t>
      </w:r>
      <w:r w:rsidRPr="00942258">
        <w:t xml:space="preserve"> </w:t>
      </w:r>
      <w:r>
        <w:t xml:space="preserve">are the same object, then return </w:t>
      </w:r>
      <w:r w:rsidRPr="007B0456">
        <w:rPr>
          <w:b/>
        </w:rPr>
        <w:t>true</w:t>
      </w:r>
      <w:r w:rsidRPr="007B0456">
        <w:rPr>
          <w:i/>
        </w:rPr>
        <w:t>.</w:t>
      </w:r>
    </w:p>
    <w:p w14:paraId="3C4058CA" w14:textId="77777777" w:rsidR="00A95C0C" w:rsidRPr="00E77497" w:rsidRDefault="00A95C0C" w:rsidP="00BA2DF2">
      <w:pPr>
        <w:pStyle w:val="Alg4"/>
        <w:numPr>
          <w:ilvl w:val="0"/>
          <w:numId w:val="1088"/>
        </w:numPr>
        <w:spacing w:after="220"/>
      </w:pPr>
      <w:r>
        <w:t xml:space="preserve">Return </w:t>
      </w:r>
      <w:r>
        <w:rPr>
          <w:b/>
        </w:rPr>
        <w:t>false</w:t>
      </w:r>
      <w:r>
        <w:t>.</w:t>
      </w:r>
    </w:p>
    <w:p w14:paraId="0B9B0791" w14:textId="77777777" w:rsidR="00A95C0C" w:rsidRPr="00E77497" w:rsidRDefault="00A95C0C" w:rsidP="00BA2DF2">
      <w:pPr>
        <w:pStyle w:val="40"/>
      </w:pPr>
      <w:r>
        <w:t>WeakMap</w:t>
      </w:r>
      <w:r w:rsidRPr="00E77497">
        <w:t>.prototype.</w:t>
      </w:r>
      <w:r>
        <w:t>set</w:t>
      </w:r>
      <w:r w:rsidRPr="00E77497">
        <w:t xml:space="preserve"> ( </w:t>
      </w:r>
      <w:r>
        <w:t xml:space="preserve">key , value </w:t>
      </w:r>
      <w:r w:rsidRPr="00E77497">
        <w:t>)</w:t>
      </w:r>
    </w:p>
    <w:p w14:paraId="557DF268" w14:textId="77777777" w:rsidR="00A95C0C" w:rsidRPr="00E77497" w:rsidRDefault="00A95C0C" w:rsidP="00BA2DF2">
      <w:r w:rsidRPr="00E77497">
        <w:t>The following steps are taken:</w:t>
      </w:r>
    </w:p>
    <w:p w14:paraId="5BC96A7A" w14:textId="77777777" w:rsidR="00A95C0C" w:rsidRPr="00E77497" w:rsidRDefault="00A95C0C" w:rsidP="00BA2DF2">
      <w:pPr>
        <w:pStyle w:val="Alg4"/>
        <w:numPr>
          <w:ilvl w:val="0"/>
          <w:numId w:val="1089"/>
        </w:numPr>
      </w:pPr>
      <w:r w:rsidRPr="00E77497">
        <w:t xml:space="preserve">Let </w:t>
      </w:r>
      <w:r>
        <w:rPr>
          <w:i/>
        </w:rPr>
        <w:t>M</w:t>
      </w:r>
      <w:r w:rsidRPr="00E77497">
        <w:t xml:space="preserve"> be the</w:t>
      </w:r>
      <w:r>
        <w:t xml:space="preserve"> </w:t>
      </w:r>
      <w:r w:rsidRPr="00E77497">
        <w:rPr>
          <w:b/>
        </w:rPr>
        <w:t>this</w:t>
      </w:r>
      <w:r w:rsidRPr="00E77497">
        <w:t xml:space="preserve"> value.</w:t>
      </w:r>
    </w:p>
    <w:p w14:paraId="5906BD56" w14:textId="77777777" w:rsidR="00A95C0C" w:rsidRPr="00E77497" w:rsidRDefault="00A95C0C" w:rsidP="00BA2DF2">
      <w:pPr>
        <w:pStyle w:val="Alg4"/>
        <w:numPr>
          <w:ilvl w:val="0"/>
          <w:numId w:val="1089"/>
        </w:numPr>
      </w:pPr>
      <w:r>
        <w:t>If Type(</w:t>
      </w:r>
      <w:r>
        <w:rPr>
          <w:i/>
          <w:iCs/>
        </w:rPr>
        <w:t>M)</w:t>
      </w:r>
      <w:r>
        <w:t xml:space="preserve"> is not Object, then throw a </w:t>
      </w:r>
      <w:r w:rsidRPr="003F3BD9">
        <w:rPr>
          <w:b/>
        </w:rPr>
        <w:t>TypeError</w:t>
      </w:r>
      <w:r>
        <w:t xml:space="preserve"> exception.</w:t>
      </w:r>
    </w:p>
    <w:p w14:paraId="729A5F1C" w14:textId="77777777" w:rsidR="00A95C0C" w:rsidRDefault="00A95C0C" w:rsidP="00BA2DF2">
      <w:pPr>
        <w:pStyle w:val="Alg4"/>
        <w:numPr>
          <w:ilvl w:val="0"/>
          <w:numId w:val="1089"/>
        </w:numPr>
      </w:pPr>
      <w:r>
        <w:t xml:space="preserve">If </w:t>
      </w:r>
      <w:r w:rsidRPr="00B5244C">
        <w:rPr>
          <w:i/>
        </w:rPr>
        <w:t>M</w:t>
      </w:r>
      <w:r>
        <w:t xml:space="preserve"> does not have a [[WeakMapData]] internal data property throw a </w:t>
      </w:r>
      <w:r w:rsidRPr="00B5244C">
        <w:rPr>
          <w:b/>
        </w:rPr>
        <w:t>TypeError</w:t>
      </w:r>
      <w:r>
        <w:t xml:space="preserve"> exception.</w:t>
      </w:r>
    </w:p>
    <w:p w14:paraId="273FB154" w14:textId="77777777" w:rsidR="00A95C0C" w:rsidRPr="00E77497" w:rsidRDefault="00A95C0C" w:rsidP="00BA2DF2">
      <w:pPr>
        <w:pStyle w:val="Alg4"/>
        <w:numPr>
          <w:ilvl w:val="0"/>
          <w:numId w:val="1089"/>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14:paraId="5182BC9B" w14:textId="77777777" w:rsidR="00A95C0C" w:rsidRPr="00E77497" w:rsidRDefault="00A95C0C" w:rsidP="00BA2DF2">
      <w:pPr>
        <w:pStyle w:val="Alg4"/>
        <w:numPr>
          <w:ilvl w:val="0"/>
          <w:numId w:val="1089"/>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1F8A5F07" w14:textId="77777777" w:rsidR="00A95C0C" w:rsidRDefault="00A95C0C" w:rsidP="00BA2DF2">
      <w:pPr>
        <w:pStyle w:val="Alg4"/>
        <w:numPr>
          <w:ilvl w:val="0"/>
          <w:numId w:val="1089"/>
        </w:numPr>
      </w:pPr>
      <w:r>
        <w:t>If Type(</w:t>
      </w:r>
      <w:r>
        <w:rPr>
          <w:i/>
          <w:iCs/>
        </w:rPr>
        <w:t>key</w:t>
      </w:r>
      <w:r>
        <w:t xml:space="preserve">) is not Object, then throw a </w:t>
      </w:r>
      <w:r w:rsidRPr="0088015F">
        <w:rPr>
          <w:b/>
          <w:bCs/>
        </w:rPr>
        <w:t>TypeError</w:t>
      </w:r>
      <w:r>
        <w:t xml:space="preserve"> exception.</w:t>
      </w:r>
    </w:p>
    <w:p w14:paraId="1A6C456B" w14:textId="77777777" w:rsidR="00A95C0C" w:rsidRDefault="00A95C0C" w:rsidP="00BA2DF2">
      <w:pPr>
        <w:pStyle w:val="Alg4"/>
        <w:numPr>
          <w:ilvl w:val="0"/>
          <w:numId w:val="1089"/>
        </w:numPr>
      </w:pPr>
      <w:r>
        <w:t xml:space="preserve">Repeat for each Record {[[key]], [[value]]} </w:t>
      </w:r>
      <w:r w:rsidRPr="008E3DC8">
        <w:rPr>
          <w:i/>
        </w:rPr>
        <w:t>p</w:t>
      </w:r>
      <w:r>
        <w:t xml:space="preserve"> that is an element of </w:t>
      </w:r>
      <w:r w:rsidRPr="00B5244C">
        <w:rPr>
          <w:i/>
        </w:rPr>
        <w:t>entries</w:t>
      </w:r>
      <w:r>
        <w:rPr>
          <w:i/>
        </w:rPr>
        <w:t>,</w:t>
      </w:r>
    </w:p>
    <w:p w14:paraId="46AFE45A" w14:textId="77777777" w:rsidR="00A95C0C" w:rsidRDefault="00A95C0C" w:rsidP="00BA2DF2">
      <w:pPr>
        <w:pStyle w:val="Alg4"/>
        <w:numPr>
          <w:ilvl w:val="1"/>
          <w:numId w:val="1089"/>
        </w:numPr>
      </w:pPr>
      <w:r>
        <w:t xml:space="preserve">If </w:t>
      </w:r>
      <w:r w:rsidRPr="00B5244C">
        <w:rPr>
          <w:i/>
        </w:rPr>
        <w:t>p</w:t>
      </w:r>
      <w:r>
        <w:t xml:space="preserve">.[[key]] and </w:t>
      </w:r>
      <w:r w:rsidRPr="00B5244C">
        <w:rPr>
          <w:i/>
        </w:rPr>
        <w:t>key</w:t>
      </w:r>
      <w:r>
        <w:t xml:space="preserve"> are the same object, then</w:t>
      </w:r>
    </w:p>
    <w:p w14:paraId="64D8194D" w14:textId="77777777" w:rsidR="00A95C0C" w:rsidRDefault="00A95C0C" w:rsidP="00BA2DF2">
      <w:pPr>
        <w:pStyle w:val="Alg4"/>
        <w:numPr>
          <w:ilvl w:val="2"/>
          <w:numId w:val="1089"/>
        </w:numPr>
      </w:pPr>
      <w:r>
        <w:t xml:space="preserve">Set </w:t>
      </w:r>
      <w:r w:rsidRPr="0012412C">
        <w:rPr>
          <w:i/>
        </w:rPr>
        <w:t>p</w:t>
      </w:r>
      <w:r>
        <w:t xml:space="preserve">.[[value]] to </w:t>
      </w:r>
      <w:r w:rsidRPr="0012412C">
        <w:rPr>
          <w:i/>
        </w:rPr>
        <w:t>value</w:t>
      </w:r>
      <w:r>
        <w:rPr>
          <w:i/>
        </w:rPr>
        <w:t>.</w:t>
      </w:r>
    </w:p>
    <w:p w14:paraId="514F7930" w14:textId="77777777" w:rsidR="00A95C0C" w:rsidRDefault="00A95C0C" w:rsidP="00BA2DF2">
      <w:pPr>
        <w:pStyle w:val="Alg4"/>
        <w:numPr>
          <w:ilvl w:val="2"/>
          <w:numId w:val="1089"/>
        </w:numPr>
        <w:spacing w:after="220"/>
        <w:contextualSpacing/>
      </w:pPr>
      <w:r>
        <w:t xml:space="preserve">Return </w:t>
      </w:r>
      <w:r w:rsidRPr="00B5244C">
        <w:rPr>
          <w:i/>
        </w:rPr>
        <w:t>M</w:t>
      </w:r>
      <w:r>
        <w:t>.</w:t>
      </w:r>
    </w:p>
    <w:p w14:paraId="70E8F496" w14:textId="77777777" w:rsidR="00A95C0C" w:rsidRDefault="00A95C0C" w:rsidP="00BA2DF2">
      <w:pPr>
        <w:pStyle w:val="Alg4"/>
        <w:numPr>
          <w:ilvl w:val="0"/>
          <w:numId w:val="1089"/>
        </w:numPr>
        <w:spacing w:after="220"/>
        <w:contextualSpacing/>
      </w:pPr>
      <w:r>
        <w:t xml:space="preserve">Let </w:t>
      </w:r>
      <w:r w:rsidRPr="00DE2737">
        <w:rPr>
          <w:i/>
          <w:iCs/>
        </w:rPr>
        <w:t>p</w:t>
      </w:r>
      <w:r>
        <w:t xml:space="preserve"> be the Record {[[key]]: </w:t>
      </w:r>
      <w:r>
        <w:rPr>
          <w:i/>
          <w:iCs/>
        </w:rPr>
        <w:t>key</w:t>
      </w:r>
      <w:r>
        <w:t xml:space="preserve">, [[value]]: </w:t>
      </w:r>
      <w:r w:rsidRPr="008E3DC8">
        <w:rPr>
          <w:i/>
        </w:rPr>
        <w:t>value</w:t>
      </w:r>
      <w:r>
        <w:t>}</w:t>
      </w:r>
    </w:p>
    <w:p w14:paraId="33FC09A4" w14:textId="77777777" w:rsidR="00A95C0C" w:rsidRDefault="00A95C0C" w:rsidP="00BA2DF2">
      <w:pPr>
        <w:pStyle w:val="Alg4"/>
        <w:numPr>
          <w:ilvl w:val="0"/>
          <w:numId w:val="1089"/>
        </w:numPr>
        <w:spacing w:after="220"/>
        <w:contextualSpacing/>
      </w:pPr>
      <w:r>
        <w:t xml:space="preserve">Append </w:t>
      </w:r>
      <w:r w:rsidRPr="0012412C">
        <w:rPr>
          <w:i/>
        </w:rPr>
        <w:t>p</w:t>
      </w:r>
      <w:r>
        <w:t xml:space="preserve"> as the last element of </w:t>
      </w:r>
      <w:r w:rsidRPr="0012412C">
        <w:rPr>
          <w:i/>
        </w:rPr>
        <w:t>entries</w:t>
      </w:r>
      <w:r>
        <w:t>.</w:t>
      </w:r>
    </w:p>
    <w:p w14:paraId="670AA8D3" w14:textId="77777777" w:rsidR="00A95C0C" w:rsidRPr="00E77497" w:rsidRDefault="00A95C0C" w:rsidP="00BA2DF2">
      <w:pPr>
        <w:pStyle w:val="Alg4"/>
        <w:numPr>
          <w:ilvl w:val="0"/>
          <w:numId w:val="1089"/>
        </w:numPr>
        <w:spacing w:after="220"/>
      </w:pPr>
      <w:r>
        <w:t xml:space="preserve">Return </w:t>
      </w:r>
      <w:r w:rsidRPr="00B5244C">
        <w:rPr>
          <w:i/>
        </w:rPr>
        <w:t>M</w:t>
      </w:r>
      <w:r>
        <w:t>.</w:t>
      </w:r>
    </w:p>
    <w:p w14:paraId="1EFB9519" w14:textId="77777777" w:rsidR="00A95C0C" w:rsidRPr="00E77497" w:rsidRDefault="00A95C0C" w:rsidP="00BA2DF2">
      <w:pPr>
        <w:pStyle w:val="40"/>
      </w:pPr>
      <w:r>
        <w:t>WeakMap</w:t>
      </w:r>
      <w:r w:rsidRPr="00E77497">
        <w:t>.prototype</w:t>
      </w:r>
      <w:r>
        <w:t xml:space="preserve"> [ @@toStringTag</w:t>
      </w:r>
      <w:r w:rsidRPr="00E77497">
        <w:t xml:space="preserve"> </w:t>
      </w:r>
      <w:r>
        <w:t>]</w:t>
      </w:r>
    </w:p>
    <w:p w14:paraId="3493AFE2" w14:textId="77777777" w:rsidR="00A95C0C" w:rsidRPr="00097A4C" w:rsidRDefault="00A95C0C" w:rsidP="00BA2DF2">
      <w:r w:rsidRPr="00E77497">
        <w:t xml:space="preserve">The </w:t>
      </w:r>
      <w:r>
        <w:t xml:space="preserve">initial value of the @@toStringTag property is the string value </w:t>
      </w:r>
      <w:r w:rsidRPr="00E77497">
        <w:rPr>
          <w:b/>
        </w:rPr>
        <w:t>"</w:t>
      </w:r>
      <w:r w:rsidRPr="00A57005">
        <w:rPr>
          <w:rFonts w:ascii="Courier New" w:hAnsi="Courier New" w:cs="Courier New"/>
          <w:b/>
        </w:rPr>
        <w:t>Weak</w:t>
      </w:r>
      <w:r>
        <w:rPr>
          <w:rFonts w:ascii="Courier New" w:hAnsi="Courier New" w:cs="Courier New"/>
          <w:b/>
        </w:rPr>
        <w:t>Map</w:t>
      </w:r>
      <w:r w:rsidRPr="00E77497">
        <w:rPr>
          <w:b/>
        </w:rPr>
        <w:t>"</w:t>
      </w:r>
      <w:r>
        <w:t>.</w:t>
      </w:r>
    </w:p>
    <w:p w14:paraId="20CF35BD" w14:textId="77777777" w:rsidR="00A95C0C" w:rsidRPr="00E77497" w:rsidRDefault="00A95C0C" w:rsidP="00BA2DF2">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484D55D2" w14:textId="77777777" w:rsidR="00A95C0C" w:rsidRPr="00E77497" w:rsidRDefault="00A95C0C" w:rsidP="00BA2DF2">
      <w:pPr>
        <w:pStyle w:val="30"/>
      </w:pPr>
      <w:bookmarkStart w:id="6548" w:name="_Toc366142114"/>
      <w:r w:rsidRPr="00E77497">
        <w:t xml:space="preserve">Properties of </w:t>
      </w:r>
      <w:r>
        <w:t>WeakMap</w:t>
      </w:r>
      <w:r w:rsidRPr="00E77497">
        <w:t xml:space="preserve"> Instances</w:t>
      </w:r>
      <w:bookmarkEnd w:id="6548"/>
    </w:p>
    <w:p w14:paraId="59E2420A" w14:textId="77777777" w:rsidR="00A95C0C" w:rsidRPr="00E77497" w:rsidRDefault="00A95C0C" w:rsidP="00BA2DF2">
      <w:r>
        <w:t>WeakMap</w:t>
      </w:r>
      <w:r w:rsidRPr="00E77497">
        <w:t xml:space="preserve"> instances </w:t>
      </w:r>
      <w:r>
        <w:t>are ordinary objects that</w:t>
      </w:r>
      <w:r w:rsidRPr="00E77497">
        <w:t xml:space="preserve"> inherit properties from the </w:t>
      </w:r>
      <w:r>
        <w:t>WeakMap</w:t>
      </w:r>
      <w:r w:rsidRPr="00E77497">
        <w:t xml:space="preserve"> prototype. </w:t>
      </w:r>
      <w:r>
        <w:t>WeakMap instances</w:t>
      </w:r>
      <w:r w:rsidRPr="00E77497">
        <w:t xml:space="preserve"> also have a [[</w:t>
      </w:r>
      <w:r>
        <w:t>WeakMapData]] internal</w:t>
      </w:r>
      <w:r w:rsidRPr="00314265">
        <w:t xml:space="preserve"> </w:t>
      </w:r>
      <w:r>
        <w:t>data property.</w:t>
      </w:r>
    </w:p>
    <w:p w14:paraId="580C50EC" w14:textId="77777777" w:rsidR="000259C6" w:rsidRDefault="000259C6" w:rsidP="00DA427D">
      <w:pPr>
        <w:pStyle w:val="20"/>
      </w:pPr>
      <w:bookmarkStart w:id="6549" w:name="_Toc365477913"/>
      <w:bookmarkStart w:id="6550" w:name="_Toc365642592"/>
      <w:bookmarkStart w:id="6551" w:name="_Toc365477915"/>
      <w:bookmarkStart w:id="6552" w:name="_Toc365642594"/>
      <w:bookmarkStart w:id="6553" w:name="_Toc365477925"/>
      <w:bookmarkStart w:id="6554" w:name="_Toc365642604"/>
      <w:bookmarkStart w:id="6555" w:name="_Toc365477926"/>
      <w:bookmarkStart w:id="6556" w:name="_Toc365642605"/>
      <w:bookmarkStart w:id="6557" w:name="_Toc365477927"/>
      <w:bookmarkStart w:id="6558" w:name="_Toc365642606"/>
      <w:bookmarkStart w:id="6559" w:name="_Toc365477928"/>
      <w:bookmarkStart w:id="6560" w:name="_Toc365642607"/>
      <w:bookmarkStart w:id="6561" w:name="_Toc365477929"/>
      <w:bookmarkStart w:id="6562" w:name="_Toc365642608"/>
      <w:bookmarkStart w:id="6563" w:name="_Toc365477932"/>
      <w:bookmarkStart w:id="6564" w:name="_Toc365642611"/>
      <w:bookmarkStart w:id="6565" w:name="_Toc365477933"/>
      <w:bookmarkStart w:id="6566" w:name="_Toc365642612"/>
      <w:bookmarkStart w:id="6567" w:name="_Toc365477934"/>
      <w:bookmarkStart w:id="6568" w:name="_Toc365642613"/>
      <w:bookmarkStart w:id="6569" w:name="_Toc365477937"/>
      <w:bookmarkStart w:id="6570" w:name="_Toc365642616"/>
      <w:bookmarkStart w:id="6571" w:name="_Toc365477940"/>
      <w:bookmarkStart w:id="6572" w:name="_Toc365642619"/>
      <w:bookmarkStart w:id="6573" w:name="_Toc365477941"/>
      <w:bookmarkStart w:id="6574" w:name="_Toc365642620"/>
      <w:bookmarkStart w:id="6575" w:name="_Toc365477942"/>
      <w:bookmarkStart w:id="6576" w:name="_Toc365642621"/>
      <w:bookmarkStart w:id="6577" w:name="_Toc365477943"/>
      <w:bookmarkStart w:id="6578" w:name="_Toc365642622"/>
      <w:bookmarkStart w:id="6579" w:name="_Toc365477948"/>
      <w:bookmarkStart w:id="6580" w:name="_Toc365642627"/>
      <w:bookmarkStart w:id="6581" w:name="_Toc365477950"/>
      <w:bookmarkStart w:id="6582" w:name="_Toc365642629"/>
      <w:bookmarkStart w:id="6583" w:name="_Toc365477953"/>
      <w:bookmarkStart w:id="6584" w:name="_Toc365642632"/>
      <w:bookmarkStart w:id="6585" w:name="_Toc365477954"/>
      <w:bookmarkStart w:id="6586" w:name="_Toc365642633"/>
      <w:bookmarkStart w:id="6587" w:name="_Toc365477955"/>
      <w:bookmarkStart w:id="6588" w:name="_Toc365642634"/>
      <w:bookmarkStart w:id="6589" w:name="_Toc365477957"/>
      <w:bookmarkStart w:id="6590" w:name="_Toc365642636"/>
      <w:bookmarkStart w:id="6591" w:name="_Toc365477963"/>
      <w:bookmarkStart w:id="6592" w:name="_Toc365642642"/>
      <w:bookmarkStart w:id="6593" w:name="_Toc365477965"/>
      <w:bookmarkStart w:id="6594" w:name="_Toc365642644"/>
      <w:bookmarkStart w:id="6595" w:name="_Toc365477970"/>
      <w:bookmarkStart w:id="6596" w:name="_Toc365642649"/>
      <w:bookmarkStart w:id="6597" w:name="_Toc365477972"/>
      <w:bookmarkStart w:id="6598" w:name="_Toc365642651"/>
      <w:bookmarkStart w:id="6599" w:name="_Toc365477973"/>
      <w:bookmarkStart w:id="6600" w:name="_Toc365642652"/>
      <w:bookmarkStart w:id="6601" w:name="_Toc365477974"/>
      <w:bookmarkStart w:id="6602" w:name="_Toc365642653"/>
      <w:bookmarkStart w:id="6603" w:name="_Toc365477975"/>
      <w:bookmarkStart w:id="6604" w:name="_Toc365642654"/>
      <w:bookmarkStart w:id="6605" w:name="_Toc365477977"/>
      <w:bookmarkStart w:id="6606" w:name="_Toc365642656"/>
      <w:bookmarkStart w:id="6607" w:name="_Toc365477978"/>
      <w:bookmarkStart w:id="6608" w:name="_Toc365642657"/>
      <w:bookmarkStart w:id="6609" w:name="_Toc365477979"/>
      <w:bookmarkStart w:id="6610" w:name="_Toc365642658"/>
      <w:bookmarkStart w:id="6611" w:name="_Toc365477981"/>
      <w:bookmarkStart w:id="6612" w:name="_Toc365642660"/>
      <w:bookmarkStart w:id="6613" w:name="_Toc365477983"/>
      <w:bookmarkStart w:id="6614" w:name="_Toc365642662"/>
      <w:bookmarkStart w:id="6615" w:name="_Toc365477985"/>
      <w:bookmarkStart w:id="6616" w:name="_Toc365642664"/>
      <w:bookmarkStart w:id="6617" w:name="_Toc365477986"/>
      <w:bookmarkStart w:id="6618" w:name="_Toc365642665"/>
      <w:bookmarkStart w:id="6619" w:name="_Toc365477987"/>
      <w:bookmarkStart w:id="6620" w:name="_Toc365642666"/>
      <w:bookmarkStart w:id="6621" w:name="_Toc365477990"/>
      <w:bookmarkStart w:id="6622" w:name="_Toc365642669"/>
      <w:bookmarkStart w:id="6623" w:name="_Toc365477991"/>
      <w:bookmarkStart w:id="6624" w:name="_Toc365642670"/>
      <w:bookmarkStart w:id="6625" w:name="_Toc365477992"/>
      <w:bookmarkStart w:id="6626" w:name="_Toc365642671"/>
      <w:bookmarkStart w:id="6627" w:name="_Toc365477994"/>
      <w:bookmarkStart w:id="6628" w:name="_Toc365642673"/>
      <w:bookmarkStart w:id="6629" w:name="_Toc365477995"/>
      <w:bookmarkStart w:id="6630" w:name="_Toc365642674"/>
      <w:bookmarkStart w:id="6631" w:name="_Toc365477997"/>
      <w:bookmarkStart w:id="6632" w:name="_Toc365642676"/>
      <w:bookmarkStart w:id="6633" w:name="_Toc365477998"/>
      <w:bookmarkStart w:id="6634" w:name="_Toc365642677"/>
      <w:bookmarkStart w:id="6635" w:name="_Toc365478002"/>
      <w:bookmarkStart w:id="6636" w:name="_Toc365642681"/>
      <w:bookmarkStart w:id="6637" w:name="_Toc365478003"/>
      <w:bookmarkStart w:id="6638" w:name="_Toc365642682"/>
      <w:bookmarkStart w:id="6639" w:name="_Toc365478008"/>
      <w:bookmarkStart w:id="6640" w:name="_Toc365642687"/>
      <w:bookmarkStart w:id="6641" w:name="_Toc365478009"/>
      <w:bookmarkStart w:id="6642" w:name="_Toc365642688"/>
      <w:bookmarkStart w:id="6643" w:name="_Toc365478014"/>
      <w:bookmarkStart w:id="6644" w:name="_Toc365642693"/>
      <w:bookmarkStart w:id="6645" w:name="_Toc365478015"/>
      <w:bookmarkStart w:id="6646" w:name="_Toc365642694"/>
      <w:bookmarkStart w:id="6647" w:name="_Toc365478017"/>
      <w:bookmarkStart w:id="6648" w:name="_Toc365642696"/>
      <w:bookmarkStart w:id="6649" w:name="_Toc365478029"/>
      <w:bookmarkStart w:id="6650" w:name="_Toc365642708"/>
      <w:bookmarkStart w:id="6651" w:name="_Toc365478031"/>
      <w:bookmarkStart w:id="6652" w:name="_Toc365642710"/>
      <w:bookmarkStart w:id="6653" w:name="_Toc365478034"/>
      <w:bookmarkStart w:id="6654" w:name="_Toc365642713"/>
      <w:bookmarkStart w:id="6655" w:name="_Toc365478037"/>
      <w:bookmarkStart w:id="6656" w:name="_Toc365642716"/>
      <w:bookmarkStart w:id="6657" w:name="_Toc365478040"/>
      <w:bookmarkStart w:id="6658" w:name="_Toc365642719"/>
      <w:bookmarkStart w:id="6659" w:name="_Toc365478043"/>
      <w:bookmarkStart w:id="6660" w:name="_Toc365642722"/>
      <w:bookmarkStart w:id="6661" w:name="_Toc365478044"/>
      <w:bookmarkStart w:id="6662" w:name="_Toc365642723"/>
      <w:bookmarkStart w:id="6663" w:name="_Toc365478048"/>
      <w:bookmarkStart w:id="6664" w:name="_Toc365642727"/>
      <w:bookmarkStart w:id="6665" w:name="_Toc365478051"/>
      <w:bookmarkStart w:id="6666" w:name="_Toc365642730"/>
      <w:bookmarkStart w:id="6667" w:name="_Toc365478053"/>
      <w:bookmarkStart w:id="6668" w:name="_Toc365642732"/>
      <w:bookmarkStart w:id="6669" w:name="_Toc365478056"/>
      <w:bookmarkStart w:id="6670" w:name="_Toc365642735"/>
      <w:bookmarkStart w:id="6671" w:name="_Toc365478058"/>
      <w:bookmarkStart w:id="6672" w:name="_Toc365642737"/>
      <w:bookmarkStart w:id="6673" w:name="_Toc365478059"/>
      <w:bookmarkStart w:id="6674" w:name="_Toc365642738"/>
      <w:bookmarkStart w:id="6675" w:name="_Toc365478060"/>
      <w:bookmarkStart w:id="6676" w:name="_Toc365642739"/>
      <w:bookmarkStart w:id="6677" w:name="_Toc365478061"/>
      <w:bookmarkStart w:id="6678" w:name="_Toc365642740"/>
      <w:bookmarkStart w:id="6679" w:name="_Toc365478062"/>
      <w:bookmarkStart w:id="6680" w:name="_Toc365642741"/>
      <w:bookmarkStart w:id="6681" w:name="_Toc365478063"/>
      <w:bookmarkStart w:id="6682" w:name="_Toc365642742"/>
      <w:bookmarkStart w:id="6683" w:name="_Toc365478066"/>
      <w:bookmarkStart w:id="6684" w:name="_Toc365642745"/>
      <w:bookmarkStart w:id="6685" w:name="_Toc365478068"/>
      <w:bookmarkStart w:id="6686" w:name="_Toc365642747"/>
      <w:bookmarkStart w:id="6687" w:name="_Toc365478069"/>
      <w:bookmarkStart w:id="6688" w:name="_Toc365642748"/>
      <w:bookmarkStart w:id="6689" w:name="_Toc365478070"/>
      <w:bookmarkStart w:id="6690" w:name="_Toc365642749"/>
      <w:bookmarkStart w:id="6691" w:name="_Toc365478071"/>
      <w:bookmarkStart w:id="6692" w:name="_Toc365642750"/>
      <w:bookmarkStart w:id="6693" w:name="_Toc365478072"/>
      <w:bookmarkStart w:id="6694" w:name="_Toc365642751"/>
      <w:bookmarkStart w:id="6695" w:name="_Toc365478074"/>
      <w:bookmarkStart w:id="6696" w:name="_Toc365642753"/>
      <w:bookmarkStart w:id="6697" w:name="_Toc365478075"/>
      <w:bookmarkStart w:id="6698" w:name="_Toc365642754"/>
      <w:bookmarkStart w:id="6699" w:name="_Toc365478076"/>
      <w:bookmarkStart w:id="6700" w:name="_Toc365642755"/>
      <w:bookmarkStart w:id="6701" w:name="_Toc365478078"/>
      <w:bookmarkStart w:id="6702" w:name="_Toc365642757"/>
      <w:bookmarkStart w:id="6703" w:name="_Toc365478079"/>
      <w:bookmarkStart w:id="6704" w:name="_Toc365642758"/>
      <w:bookmarkStart w:id="6705" w:name="_Toc365478080"/>
      <w:bookmarkStart w:id="6706" w:name="_Toc365642759"/>
      <w:bookmarkStart w:id="6707" w:name="_Toc365478081"/>
      <w:bookmarkStart w:id="6708" w:name="_Toc365642760"/>
      <w:bookmarkStart w:id="6709" w:name="_Toc365478082"/>
      <w:bookmarkStart w:id="6710" w:name="_Toc365642761"/>
      <w:bookmarkStart w:id="6711" w:name="_Toc365478153"/>
      <w:bookmarkStart w:id="6712" w:name="_Toc365642832"/>
      <w:bookmarkStart w:id="6713" w:name="_Toc365478154"/>
      <w:bookmarkStart w:id="6714" w:name="_Toc365642833"/>
      <w:bookmarkStart w:id="6715" w:name="_Toc365478156"/>
      <w:bookmarkStart w:id="6716" w:name="_Toc365642835"/>
      <w:bookmarkStart w:id="6717" w:name="_Toc365478159"/>
      <w:bookmarkStart w:id="6718" w:name="_Toc365642838"/>
      <w:bookmarkStart w:id="6719" w:name="_Toc365478160"/>
      <w:bookmarkStart w:id="6720" w:name="_Toc365642839"/>
      <w:bookmarkStart w:id="6721" w:name="_Toc365478161"/>
      <w:bookmarkStart w:id="6722" w:name="_Toc365642840"/>
      <w:bookmarkStart w:id="6723" w:name="_Toc365478165"/>
      <w:bookmarkStart w:id="6724" w:name="_Toc365642844"/>
      <w:bookmarkStart w:id="6725" w:name="_Toc365478166"/>
      <w:bookmarkStart w:id="6726" w:name="_Toc365642845"/>
      <w:bookmarkStart w:id="6727" w:name="_Toc365478170"/>
      <w:bookmarkStart w:id="6728" w:name="_Toc365642849"/>
      <w:bookmarkStart w:id="6729" w:name="_Toc365478175"/>
      <w:bookmarkStart w:id="6730" w:name="_Toc365642854"/>
      <w:bookmarkStart w:id="6731" w:name="_Toc365478179"/>
      <w:bookmarkStart w:id="6732" w:name="_Toc365642858"/>
      <w:bookmarkStart w:id="6733" w:name="_Toc365478181"/>
      <w:bookmarkStart w:id="6734" w:name="_Toc365642860"/>
      <w:bookmarkStart w:id="6735" w:name="_Toc365478182"/>
      <w:bookmarkStart w:id="6736" w:name="_Toc365642861"/>
      <w:bookmarkStart w:id="6737" w:name="_Toc365478183"/>
      <w:bookmarkStart w:id="6738" w:name="_Toc365642862"/>
      <w:bookmarkStart w:id="6739" w:name="_Toc365478184"/>
      <w:bookmarkStart w:id="6740" w:name="_Toc365642863"/>
      <w:bookmarkStart w:id="6741" w:name="_Toc365478185"/>
      <w:bookmarkStart w:id="6742" w:name="_Toc365642864"/>
      <w:bookmarkStart w:id="6743" w:name="_Toc365478187"/>
      <w:bookmarkStart w:id="6744" w:name="_Toc365642866"/>
      <w:bookmarkStart w:id="6745" w:name="_Toc365478196"/>
      <w:bookmarkStart w:id="6746" w:name="_Toc365642875"/>
      <w:bookmarkStart w:id="6747" w:name="_Toc365478200"/>
      <w:bookmarkStart w:id="6748" w:name="_Toc365642879"/>
      <w:bookmarkStart w:id="6749" w:name="_Toc365478201"/>
      <w:bookmarkStart w:id="6750" w:name="_Toc365642880"/>
      <w:bookmarkStart w:id="6751" w:name="_Toc365478202"/>
      <w:bookmarkStart w:id="6752" w:name="_Toc365642881"/>
      <w:bookmarkStart w:id="6753" w:name="_Toc365478209"/>
      <w:bookmarkStart w:id="6754" w:name="_Toc365642888"/>
      <w:bookmarkStart w:id="6755" w:name="_Toc365478216"/>
      <w:bookmarkStart w:id="6756" w:name="_Toc365642895"/>
      <w:bookmarkStart w:id="6757" w:name="_Toc365478218"/>
      <w:bookmarkStart w:id="6758" w:name="_Toc365642897"/>
      <w:bookmarkStart w:id="6759" w:name="_Toc365478219"/>
      <w:bookmarkStart w:id="6760" w:name="_Toc365642898"/>
      <w:bookmarkStart w:id="6761" w:name="_Toc365478222"/>
      <w:bookmarkStart w:id="6762" w:name="_Toc365642901"/>
      <w:bookmarkStart w:id="6763" w:name="_Toc365478223"/>
      <w:bookmarkStart w:id="6764" w:name="_Toc365642902"/>
      <w:bookmarkStart w:id="6765" w:name="_Toc365478224"/>
      <w:bookmarkStart w:id="6766" w:name="_Toc365642903"/>
      <w:bookmarkStart w:id="6767" w:name="_Toc365478225"/>
      <w:bookmarkStart w:id="6768" w:name="_Toc365642904"/>
      <w:bookmarkStart w:id="6769" w:name="_Toc365478234"/>
      <w:bookmarkStart w:id="6770" w:name="_Toc365642913"/>
      <w:bookmarkStart w:id="6771" w:name="_Toc365478238"/>
      <w:bookmarkStart w:id="6772" w:name="_Toc365642917"/>
      <w:bookmarkStart w:id="6773" w:name="_Toc365478239"/>
      <w:bookmarkStart w:id="6774" w:name="_Toc365642918"/>
      <w:bookmarkStart w:id="6775" w:name="_Toc365478240"/>
      <w:bookmarkStart w:id="6776" w:name="_Toc365642919"/>
      <w:bookmarkStart w:id="6777" w:name="_Toc365478246"/>
      <w:bookmarkStart w:id="6778" w:name="_Toc365642925"/>
      <w:bookmarkStart w:id="6779" w:name="_Toc365478252"/>
      <w:bookmarkStart w:id="6780" w:name="_Toc365642931"/>
      <w:bookmarkStart w:id="6781" w:name="_Toc365478253"/>
      <w:bookmarkStart w:id="6782" w:name="_Toc365642932"/>
      <w:bookmarkStart w:id="6783" w:name="_Toc365478255"/>
      <w:bookmarkStart w:id="6784" w:name="_Toc365642934"/>
      <w:bookmarkStart w:id="6785" w:name="_Toc365478256"/>
      <w:bookmarkStart w:id="6786" w:name="_Toc365642935"/>
      <w:bookmarkStart w:id="6787" w:name="_Toc365478259"/>
      <w:bookmarkStart w:id="6788" w:name="_Toc365642938"/>
      <w:bookmarkStart w:id="6789" w:name="_Toc365478260"/>
      <w:bookmarkStart w:id="6790" w:name="_Toc365642939"/>
      <w:bookmarkStart w:id="6791" w:name="_Toc365478262"/>
      <w:bookmarkStart w:id="6792" w:name="_Toc365642941"/>
      <w:bookmarkStart w:id="6793" w:name="_Toc365478266"/>
      <w:bookmarkStart w:id="6794" w:name="_Toc365642945"/>
      <w:bookmarkStart w:id="6795" w:name="_Toc365478269"/>
      <w:bookmarkStart w:id="6796" w:name="_Toc365642948"/>
      <w:bookmarkStart w:id="6797" w:name="_Toc365478270"/>
      <w:bookmarkStart w:id="6798" w:name="_Toc365642949"/>
      <w:bookmarkStart w:id="6799" w:name="_Toc365478279"/>
      <w:bookmarkStart w:id="6800" w:name="_Toc365642958"/>
      <w:bookmarkStart w:id="6801" w:name="_Toc365478285"/>
      <w:bookmarkStart w:id="6802" w:name="_Toc365642964"/>
      <w:bookmarkStart w:id="6803" w:name="_Toc365478286"/>
      <w:bookmarkStart w:id="6804" w:name="_Toc365642965"/>
      <w:bookmarkStart w:id="6805" w:name="_Toc365478293"/>
      <w:bookmarkStart w:id="6806" w:name="_Toc365642972"/>
      <w:bookmarkStart w:id="6807" w:name="_Toc365478294"/>
      <w:bookmarkStart w:id="6808" w:name="_Toc365642973"/>
      <w:bookmarkStart w:id="6809" w:name="_Toc365478296"/>
      <w:bookmarkStart w:id="6810" w:name="_Toc365642975"/>
      <w:bookmarkStart w:id="6811" w:name="_Toc365478297"/>
      <w:bookmarkStart w:id="6812" w:name="_Toc365642976"/>
      <w:bookmarkStart w:id="6813" w:name="_Toc365478298"/>
      <w:bookmarkStart w:id="6814" w:name="_Toc365642977"/>
      <w:bookmarkStart w:id="6815" w:name="_Toc365478299"/>
      <w:bookmarkStart w:id="6816" w:name="_Toc365642978"/>
      <w:bookmarkStart w:id="6817" w:name="_Toc365478300"/>
      <w:bookmarkStart w:id="6818" w:name="_Toc365642979"/>
      <w:bookmarkStart w:id="6819" w:name="_Toc365478301"/>
      <w:bookmarkStart w:id="6820" w:name="_Toc365642980"/>
      <w:bookmarkStart w:id="6821" w:name="_Toc365478304"/>
      <w:bookmarkStart w:id="6822" w:name="_Toc365642983"/>
      <w:bookmarkStart w:id="6823" w:name="_Toc365478309"/>
      <w:bookmarkStart w:id="6824" w:name="_Toc365642988"/>
      <w:bookmarkStart w:id="6825" w:name="_Toc365478310"/>
      <w:bookmarkStart w:id="6826" w:name="_Toc365642989"/>
      <w:bookmarkStart w:id="6827" w:name="_Toc365478316"/>
      <w:bookmarkStart w:id="6828" w:name="_Toc365642995"/>
      <w:bookmarkStart w:id="6829" w:name="_Toc365478317"/>
      <w:bookmarkStart w:id="6830" w:name="_Toc365642996"/>
      <w:bookmarkStart w:id="6831" w:name="_Toc365478318"/>
      <w:bookmarkStart w:id="6832" w:name="_Toc365642997"/>
      <w:bookmarkStart w:id="6833" w:name="_Toc365478319"/>
      <w:bookmarkStart w:id="6834" w:name="_Toc365642998"/>
      <w:bookmarkStart w:id="6835" w:name="_Toc365478320"/>
      <w:bookmarkStart w:id="6836" w:name="_Toc365642999"/>
      <w:bookmarkStart w:id="6837" w:name="_Toc365478327"/>
      <w:bookmarkStart w:id="6838" w:name="_Toc365643006"/>
      <w:bookmarkStart w:id="6839" w:name="_Toc365478328"/>
      <w:bookmarkStart w:id="6840" w:name="_Toc365643007"/>
      <w:bookmarkStart w:id="6841" w:name="_Toc365478329"/>
      <w:bookmarkStart w:id="6842" w:name="_Toc365643008"/>
      <w:bookmarkStart w:id="6843" w:name="_Toc365478331"/>
      <w:bookmarkStart w:id="6844" w:name="_Toc365643010"/>
      <w:bookmarkStart w:id="6845" w:name="_Toc365478332"/>
      <w:bookmarkStart w:id="6846" w:name="_Toc365643011"/>
      <w:bookmarkStart w:id="6847" w:name="_Toc365478333"/>
      <w:bookmarkStart w:id="6848" w:name="_Toc365643012"/>
      <w:bookmarkStart w:id="6849" w:name="_Toc365478336"/>
      <w:bookmarkStart w:id="6850" w:name="_Toc365643015"/>
      <w:bookmarkStart w:id="6851" w:name="_Toc365478341"/>
      <w:bookmarkStart w:id="6852" w:name="_Toc365643020"/>
      <w:bookmarkStart w:id="6853" w:name="_Toc365478345"/>
      <w:bookmarkStart w:id="6854" w:name="_Toc365643024"/>
      <w:bookmarkStart w:id="6855" w:name="_Toc365478347"/>
      <w:bookmarkStart w:id="6856" w:name="_Toc365643026"/>
      <w:bookmarkStart w:id="6857" w:name="_Toc365478357"/>
      <w:bookmarkStart w:id="6858" w:name="_Toc365643036"/>
      <w:bookmarkStart w:id="6859" w:name="_Toc365478371"/>
      <w:bookmarkStart w:id="6860" w:name="_Toc365643050"/>
      <w:bookmarkStart w:id="6861" w:name="_Toc365478372"/>
      <w:bookmarkStart w:id="6862" w:name="_Toc365643051"/>
      <w:bookmarkStart w:id="6863" w:name="_Toc365478374"/>
      <w:bookmarkStart w:id="6864" w:name="_Toc365643053"/>
      <w:bookmarkStart w:id="6865" w:name="_Toc365478376"/>
      <w:bookmarkStart w:id="6866" w:name="_Toc365643055"/>
      <w:bookmarkStart w:id="6867" w:name="_Toc365478377"/>
      <w:bookmarkStart w:id="6868" w:name="_Toc365643056"/>
      <w:bookmarkStart w:id="6869" w:name="_Toc365478384"/>
      <w:bookmarkStart w:id="6870" w:name="_Toc365643063"/>
      <w:bookmarkStart w:id="6871" w:name="_Toc365478390"/>
      <w:bookmarkStart w:id="6872" w:name="_Toc365643069"/>
      <w:bookmarkStart w:id="6873" w:name="_Toc365478394"/>
      <w:bookmarkStart w:id="6874" w:name="_Toc365643073"/>
      <w:bookmarkStart w:id="6875" w:name="_Toc365478399"/>
      <w:bookmarkStart w:id="6876" w:name="_Toc365643078"/>
      <w:bookmarkStart w:id="6877" w:name="_Toc365478403"/>
      <w:bookmarkStart w:id="6878" w:name="_Toc365643082"/>
      <w:bookmarkStart w:id="6879" w:name="_Toc365478406"/>
      <w:bookmarkStart w:id="6880" w:name="_Toc365643085"/>
      <w:bookmarkStart w:id="6881" w:name="_Toc365478410"/>
      <w:bookmarkStart w:id="6882" w:name="_Toc365643089"/>
      <w:bookmarkStart w:id="6883" w:name="_Toc365478418"/>
      <w:bookmarkStart w:id="6884" w:name="_Toc365643097"/>
      <w:bookmarkStart w:id="6885" w:name="_Toc365478426"/>
      <w:bookmarkStart w:id="6886" w:name="_Toc365643105"/>
      <w:bookmarkStart w:id="6887" w:name="_Toc365478428"/>
      <w:bookmarkStart w:id="6888" w:name="_Toc365643107"/>
      <w:bookmarkStart w:id="6889" w:name="_Toc365478432"/>
      <w:bookmarkStart w:id="6890" w:name="_Toc365643111"/>
      <w:bookmarkStart w:id="6891" w:name="_Toc365478437"/>
      <w:bookmarkStart w:id="6892" w:name="_Toc365643116"/>
      <w:bookmarkStart w:id="6893" w:name="_Toc365478440"/>
      <w:bookmarkStart w:id="6894" w:name="_Toc365643119"/>
      <w:bookmarkStart w:id="6895" w:name="_Toc365478442"/>
      <w:bookmarkStart w:id="6896" w:name="_Toc365643121"/>
      <w:bookmarkStart w:id="6897" w:name="_Toc365478444"/>
      <w:bookmarkStart w:id="6898" w:name="_Toc365643123"/>
      <w:bookmarkStart w:id="6899" w:name="_Toc365478448"/>
      <w:bookmarkStart w:id="6900" w:name="_Toc365643127"/>
      <w:bookmarkStart w:id="6901" w:name="_Toc365478449"/>
      <w:bookmarkStart w:id="6902" w:name="_Toc365643128"/>
      <w:bookmarkStart w:id="6903" w:name="_Toc365478452"/>
      <w:bookmarkStart w:id="6904" w:name="_Toc365643131"/>
      <w:bookmarkStart w:id="6905" w:name="_Toc365478455"/>
      <w:bookmarkStart w:id="6906" w:name="_Toc365643134"/>
      <w:bookmarkStart w:id="6907" w:name="_Toc365478456"/>
      <w:bookmarkStart w:id="6908" w:name="_Toc365643135"/>
      <w:bookmarkStart w:id="6909" w:name="_Toc365478458"/>
      <w:bookmarkStart w:id="6910" w:name="_Toc365643137"/>
      <w:bookmarkStart w:id="6911" w:name="_Toc365478459"/>
      <w:bookmarkStart w:id="6912" w:name="_Toc365643138"/>
      <w:bookmarkStart w:id="6913" w:name="_Toc365478461"/>
      <w:bookmarkStart w:id="6914" w:name="_Toc365643140"/>
      <w:bookmarkStart w:id="6915" w:name="_Toc365478462"/>
      <w:bookmarkStart w:id="6916" w:name="_Toc365643141"/>
      <w:bookmarkStart w:id="6917" w:name="_Toc365478464"/>
      <w:bookmarkStart w:id="6918" w:name="_Toc365643143"/>
      <w:bookmarkStart w:id="6919" w:name="_Toc365478468"/>
      <w:bookmarkStart w:id="6920" w:name="_Toc365643147"/>
      <w:bookmarkStart w:id="6921" w:name="_Toc365478471"/>
      <w:bookmarkStart w:id="6922" w:name="_Toc365643150"/>
      <w:bookmarkStart w:id="6923" w:name="_Toc365478478"/>
      <w:bookmarkStart w:id="6924" w:name="_Toc365643157"/>
      <w:bookmarkStart w:id="6925" w:name="_Toc365478488"/>
      <w:bookmarkStart w:id="6926" w:name="_Toc365643167"/>
      <w:bookmarkStart w:id="6927" w:name="_Toc365478489"/>
      <w:bookmarkStart w:id="6928" w:name="_Toc365643168"/>
      <w:bookmarkStart w:id="6929" w:name="_Toc365478492"/>
      <w:bookmarkStart w:id="6930" w:name="_Toc365643171"/>
      <w:bookmarkStart w:id="6931" w:name="_Toc365478495"/>
      <w:bookmarkStart w:id="6932" w:name="_Toc365643174"/>
      <w:bookmarkStart w:id="6933" w:name="_Toc365478497"/>
      <w:bookmarkStart w:id="6934" w:name="_Toc365643176"/>
      <w:bookmarkStart w:id="6935" w:name="_Toc365478504"/>
      <w:bookmarkStart w:id="6936" w:name="_Toc365643183"/>
      <w:bookmarkStart w:id="6937" w:name="_Toc365478506"/>
      <w:bookmarkStart w:id="6938" w:name="_Toc365643185"/>
      <w:bookmarkStart w:id="6939" w:name="_Toc365478507"/>
      <w:bookmarkStart w:id="6940" w:name="_Toc365643186"/>
      <w:bookmarkStart w:id="6941" w:name="_Toc365478508"/>
      <w:bookmarkStart w:id="6942" w:name="_Toc365643187"/>
      <w:bookmarkStart w:id="6943" w:name="_Toc365478512"/>
      <w:bookmarkStart w:id="6944" w:name="_Toc365643191"/>
      <w:bookmarkStart w:id="6945" w:name="_Toc365478514"/>
      <w:bookmarkStart w:id="6946" w:name="_Toc365643193"/>
      <w:bookmarkStart w:id="6947" w:name="_Toc365478517"/>
      <w:bookmarkStart w:id="6948" w:name="_Toc365643196"/>
      <w:bookmarkStart w:id="6949" w:name="_Toc365478521"/>
      <w:bookmarkStart w:id="6950" w:name="_Toc365643200"/>
      <w:bookmarkStart w:id="6951" w:name="_Toc365478523"/>
      <w:bookmarkStart w:id="6952" w:name="_Toc365643202"/>
      <w:bookmarkStart w:id="6953" w:name="_Toc365478526"/>
      <w:bookmarkStart w:id="6954" w:name="_Toc365643205"/>
      <w:bookmarkStart w:id="6955" w:name="_Toc365478530"/>
      <w:bookmarkStart w:id="6956" w:name="_Toc365643209"/>
      <w:bookmarkStart w:id="6957" w:name="_Toc365478532"/>
      <w:bookmarkStart w:id="6958" w:name="_Toc365643211"/>
      <w:bookmarkStart w:id="6959" w:name="_Toc365478535"/>
      <w:bookmarkStart w:id="6960" w:name="_Toc365643214"/>
      <w:bookmarkStart w:id="6961" w:name="_Toc365478540"/>
      <w:bookmarkStart w:id="6962" w:name="_Toc365643219"/>
      <w:bookmarkStart w:id="6963" w:name="_Toc365478542"/>
      <w:bookmarkStart w:id="6964" w:name="_Toc365643221"/>
      <w:bookmarkStart w:id="6965" w:name="_Toc365478550"/>
      <w:bookmarkStart w:id="6966" w:name="_Toc365643229"/>
      <w:bookmarkStart w:id="6967" w:name="_Toc365478553"/>
      <w:bookmarkStart w:id="6968" w:name="_Toc365643232"/>
      <w:bookmarkStart w:id="6969" w:name="_Toc365478554"/>
      <w:bookmarkStart w:id="6970" w:name="_Toc365643233"/>
      <w:bookmarkStart w:id="6971" w:name="_Toc365478555"/>
      <w:bookmarkStart w:id="6972" w:name="_Toc365643234"/>
      <w:bookmarkStart w:id="6973" w:name="_Toc365478566"/>
      <w:bookmarkStart w:id="6974" w:name="_Toc365643245"/>
      <w:bookmarkStart w:id="6975" w:name="_Toc365478570"/>
      <w:bookmarkStart w:id="6976" w:name="_Toc365643249"/>
      <w:bookmarkStart w:id="6977" w:name="_Toc365478573"/>
      <w:bookmarkStart w:id="6978" w:name="_Toc365643252"/>
      <w:bookmarkStart w:id="6979" w:name="_Toc365478577"/>
      <w:bookmarkStart w:id="6980" w:name="_Toc365643256"/>
      <w:bookmarkStart w:id="6981" w:name="_Toc365478578"/>
      <w:bookmarkStart w:id="6982" w:name="_Toc365643257"/>
      <w:bookmarkStart w:id="6983" w:name="_Toc365478580"/>
      <w:bookmarkStart w:id="6984" w:name="_Toc365643259"/>
      <w:bookmarkStart w:id="6985" w:name="_Toc365478582"/>
      <w:bookmarkStart w:id="6986" w:name="_Toc365643261"/>
      <w:bookmarkStart w:id="6987" w:name="_Toc365478591"/>
      <w:bookmarkStart w:id="6988" w:name="_Toc365643270"/>
      <w:bookmarkStart w:id="6989" w:name="_Toc365478596"/>
      <w:bookmarkStart w:id="6990" w:name="_Toc365643275"/>
      <w:bookmarkStart w:id="6991" w:name="_Toc365478600"/>
      <w:bookmarkStart w:id="6992" w:name="_Toc365643279"/>
      <w:bookmarkStart w:id="6993" w:name="_Toc365478604"/>
      <w:bookmarkStart w:id="6994" w:name="_Toc365643283"/>
      <w:bookmarkStart w:id="6995" w:name="_Toc365478605"/>
      <w:bookmarkStart w:id="6996" w:name="_Toc365643284"/>
      <w:bookmarkStart w:id="6997" w:name="_Toc365478606"/>
      <w:bookmarkStart w:id="6998" w:name="_Toc365643285"/>
      <w:bookmarkStart w:id="6999" w:name="_Toc365478608"/>
      <w:bookmarkStart w:id="7000" w:name="_Toc365643287"/>
      <w:bookmarkStart w:id="7001" w:name="_Toc365478610"/>
      <w:bookmarkStart w:id="7002" w:name="_Toc365643289"/>
      <w:bookmarkStart w:id="7003" w:name="_Toc365478611"/>
      <w:bookmarkStart w:id="7004" w:name="_Toc365643290"/>
      <w:bookmarkStart w:id="7005" w:name="_Toc365478612"/>
      <w:bookmarkStart w:id="7006" w:name="_Toc365643291"/>
      <w:bookmarkStart w:id="7007" w:name="_Toc365478615"/>
      <w:bookmarkStart w:id="7008" w:name="_Toc365643294"/>
      <w:bookmarkStart w:id="7009" w:name="_Toc365478616"/>
      <w:bookmarkStart w:id="7010" w:name="_Toc365643295"/>
      <w:bookmarkStart w:id="7011" w:name="_Toc365478617"/>
      <w:bookmarkStart w:id="7012" w:name="_Toc365643296"/>
      <w:bookmarkStart w:id="7013" w:name="_Toc365478618"/>
      <w:bookmarkStart w:id="7014" w:name="_Toc365643297"/>
      <w:bookmarkStart w:id="7015" w:name="_Toc365478621"/>
      <w:bookmarkStart w:id="7016" w:name="_Toc365643300"/>
      <w:bookmarkStart w:id="7017" w:name="_Toc365478622"/>
      <w:bookmarkStart w:id="7018" w:name="_Toc365643301"/>
      <w:bookmarkStart w:id="7019" w:name="_Toc365478623"/>
      <w:bookmarkStart w:id="7020" w:name="_Toc365643302"/>
      <w:bookmarkStart w:id="7021" w:name="_Toc365478624"/>
      <w:bookmarkStart w:id="7022" w:name="_Toc365643303"/>
      <w:bookmarkStart w:id="7023" w:name="_Toc365478626"/>
      <w:bookmarkStart w:id="7024" w:name="_Toc365643305"/>
      <w:bookmarkStart w:id="7025" w:name="_Toc365478627"/>
      <w:bookmarkStart w:id="7026" w:name="_Toc365643306"/>
      <w:bookmarkStart w:id="7027" w:name="_Toc365478628"/>
      <w:bookmarkStart w:id="7028" w:name="_Toc365643307"/>
      <w:bookmarkStart w:id="7029" w:name="_Toc365478629"/>
      <w:bookmarkStart w:id="7030" w:name="_Toc365643308"/>
      <w:bookmarkStart w:id="7031" w:name="_Toc365478631"/>
      <w:bookmarkStart w:id="7032" w:name="_Toc365643310"/>
      <w:bookmarkStart w:id="7033" w:name="_Toc365478633"/>
      <w:bookmarkStart w:id="7034" w:name="_Toc365643312"/>
      <w:bookmarkStart w:id="7035" w:name="_Toc365478639"/>
      <w:bookmarkStart w:id="7036" w:name="_Toc365643318"/>
      <w:bookmarkStart w:id="7037" w:name="_Toc365478640"/>
      <w:bookmarkStart w:id="7038" w:name="_Toc365643319"/>
      <w:bookmarkStart w:id="7039" w:name="_Toc365478641"/>
      <w:bookmarkStart w:id="7040" w:name="_Toc365643320"/>
      <w:bookmarkStart w:id="7041" w:name="_Toc365478644"/>
      <w:bookmarkStart w:id="7042" w:name="_Toc365643323"/>
      <w:bookmarkStart w:id="7043" w:name="_Toc365478645"/>
      <w:bookmarkStart w:id="7044" w:name="_Toc365643324"/>
      <w:bookmarkStart w:id="7045" w:name="_Toc365478646"/>
      <w:bookmarkStart w:id="7046" w:name="_Toc365643325"/>
      <w:bookmarkStart w:id="7047" w:name="_Toc365478647"/>
      <w:bookmarkStart w:id="7048" w:name="_Toc365643326"/>
      <w:bookmarkStart w:id="7049" w:name="_Toc365478650"/>
      <w:bookmarkStart w:id="7050" w:name="_Toc365643329"/>
      <w:bookmarkStart w:id="7051" w:name="_Toc365478652"/>
      <w:bookmarkStart w:id="7052" w:name="_Toc365643331"/>
      <w:bookmarkStart w:id="7053" w:name="_Toc365478653"/>
      <w:bookmarkStart w:id="7054" w:name="_Toc365643332"/>
      <w:bookmarkStart w:id="7055" w:name="_Toc365478655"/>
      <w:bookmarkStart w:id="7056" w:name="_Toc365643334"/>
      <w:bookmarkStart w:id="7057" w:name="_Toc365478659"/>
      <w:bookmarkStart w:id="7058" w:name="_Toc365643338"/>
      <w:bookmarkStart w:id="7059" w:name="_Toc365478661"/>
      <w:bookmarkStart w:id="7060" w:name="_Toc365643340"/>
      <w:bookmarkStart w:id="7061" w:name="_Toc365478663"/>
      <w:bookmarkStart w:id="7062" w:name="_Toc365643342"/>
      <w:bookmarkStart w:id="7063" w:name="_Toc365478664"/>
      <w:bookmarkStart w:id="7064" w:name="_Toc365643343"/>
      <w:bookmarkStart w:id="7065" w:name="_Toc365478665"/>
      <w:bookmarkStart w:id="7066" w:name="_Toc365643344"/>
      <w:bookmarkStart w:id="7067" w:name="_Toc365478667"/>
      <w:bookmarkStart w:id="7068" w:name="_Toc365643346"/>
      <w:bookmarkStart w:id="7069" w:name="_Toc365478672"/>
      <w:bookmarkStart w:id="7070" w:name="_Toc365643351"/>
      <w:bookmarkStart w:id="7071" w:name="_Toc365478674"/>
      <w:bookmarkStart w:id="7072" w:name="_Toc365643353"/>
      <w:bookmarkStart w:id="7073" w:name="_Toc365478677"/>
      <w:bookmarkStart w:id="7074" w:name="_Toc365643356"/>
      <w:bookmarkStart w:id="7075" w:name="_Toc365478679"/>
      <w:bookmarkStart w:id="7076" w:name="_Toc365643358"/>
      <w:bookmarkStart w:id="7077" w:name="_Toc365478680"/>
      <w:bookmarkStart w:id="7078" w:name="_Toc365643359"/>
      <w:bookmarkStart w:id="7079" w:name="_Toc365478681"/>
      <w:bookmarkStart w:id="7080" w:name="_Toc365643360"/>
      <w:bookmarkStart w:id="7081" w:name="_Toc365478683"/>
      <w:bookmarkStart w:id="7082" w:name="_Toc365643362"/>
      <w:bookmarkStart w:id="7083" w:name="_Toc365478687"/>
      <w:bookmarkStart w:id="7084" w:name="_Toc365643366"/>
      <w:bookmarkStart w:id="7085" w:name="_Toc365478690"/>
      <w:bookmarkStart w:id="7086" w:name="_Toc365643369"/>
      <w:bookmarkStart w:id="7087" w:name="_Toc365478693"/>
      <w:bookmarkStart w:id="7088" w:name="_Toc365643372"/>
      <w:bookmarkStart w:id="7089" w:name="_Toc365478699"/>
      <w:bookmarkStart w:id="7090" w:name="_Toc365643378"/>
      <w:bookmarkStart w:id="7091" w:name="_Toc365478700"/>
      <w:bookmarkStart w:id="7092" w:name="_Toc365643379"/>
      <w:bookmarkStart w:id="7093" w:name="_Toc365478718"/>
      <w:bookmarkStart w:id="7094" w:name="_Toc365643397"/>
      <w:bookmarkStart w:id="7095" w:name="_Toc365478720"/>
      <w:bookmarkStart w:id="7096" w:name="_Toc365643399"/>
      <w:bookmarkStart w:id="7097" w:name="_Toc365478723"/>
      <w:bookmarkStart w:id="7098" w:name="_Toc365643402"/>
      <w:bookmarkStart w:id="7099" w:name="_Toc365478726"/>
      <w:bookmarkStart w:id="7100" w:name="_Toc365643405"/>
      <w:bookmarkStart w:id="7101" w:name="_Toc365478729"/>
      <w:bookmarkStart w:id="7102" w:name="_Toc365643408"/>
      <w:bookmarkStart w:id="7103" w:name="_Toc365478730"/>
      <w:bookmarkStart w:id="7104" w:name="_Toc365643409"/>
      <w:bookmarkStart w:id="7105" w:name="_Toc365478732"/>
      <w:bookmarkStart w:id="7106" w:name="_Toc365643411"/>
      <w:bookmarkStart w:id="7107" w:name="_Toc365478733"/>
      <w:bookmarkStart w:id="7108" w:name="_Toc365643412"/>
      <w:bookmarkStart w:id="7109" w:name="_Toc365478735"/>
      <w:bookmarkStart w:id="7110" w:name="_Toc365643414"/>
      <w:bookmarkStart w:id="7111" w:name="_Toc365478739"/>
      <w:bookmarkStart w:id="7112" w:name="_Toc365643418"/>
      <w:bookmarkStart w:id="7113" w:name="_Toc365478741"/>
      <w:bookmarkStart w:id="7114" w:name="_Toc365643420"/>
      <w:bookmarkStart w:id="7115" w:name="_Toc365478744"/>
      <w:bookmarkStart w:id="7116" w:name="_Toc365643423"/>
      <w:bookmarkStart w:id="7117" w:name="_Toc365478745"/>
      <w:bookmarkStart w:id="7118" w:name="_Toc365643424"/>
      <w:bookmarkStart w:id="7119" w:name="_Toc365478747"/>
      <w:bookmarkStart w:id="7120" w:name="_Toc365643426"/>
      <w:bookmarkStart w:id="7121" w:name="_Toc365478751"/>
      <w:bookmarkStart w:id="7122" w:name="_Toc365643430"/>
      <w:bookmarkStart w:id="7123" w:name="_Toc365478754"/>
      <w:bookmarkStart w:id="7124" w:name="_Toc365643433"/>
      <w:bookmarkStart w:id="7125" w:name="_Toc365478756"/>
      <w:bookmarkStart w:id="7126" w:name="_Toc365643435"/>
      <w:bookmarkStart w:id="7127" w:name="_Toc365478757"/>
      <w:bookmarkStart w:id="7128" w:name="_Toc365643436"/>
      <w:bookmarkStart w:id="7129" w:name="_Toc365478758"/>
      <w:bookmarkStart w:id="7130" w:name="_Toc365643437"/>
      <w:bookmarkStart w:id="7131" w:name="_Toc365478769"/>
      <w:bookmarkStart w:id="7132" w:name="_Toc365643448"/>
      <w:bookmarkStart w:id="7133" w:name="_Toc365478772"/>
      <w:bookmarkStart w:id="7134" w:name="_Toc365643451"/>
      <w:bookmarkStart w:id="7135" w:name="_Toc365478773"/>
      <w:bookmarkStart w:id="7136" w:name="_Toc365643452"/>
      <w:bookmarkStart w:id="7137" w:name="_Toc365478776"/>
      <w:bookmarkStart w:id="7138" w:name="_Toc365643455"/>
      <w:bookmarkStart w:id="7139" w:name="_Toc365478779"/>
      <w:bookmarkStart w:id="7140" w:name="_Toc365643458"/>
      <w:bookmarkStart w:id="7141" w:name="_Toc365478782"/>
      <w:bookmarkStart w:id="7142" w:name="_Toc365643461"/>
      <w:bookmarkStart w:id="7143" w:name="_Toc365478784"/>
      <w:bookmarkStart w:id="7144" w:name="_Toc365643463"/>
      <w:bookmarkStart w:id="7145" w:name="_Toc365478789"/>
      <w:bookmarkStart w:id="7146" w:name="_Toc365643468"/>
      <w:bookmarkStart w:id="7147" w:name="_Toc365478791"/>
      <w:bookmarkStart w:id="7148" w:name="_Toc365643470"/>
      <w:bookmarkStart w:id="7149" w:name="_Toc365478792"/>
      <w:bookmarkStart w:id="7150" w:name="_Toc365643471"/>
      <w:bookmarkStart w:id="7151" w:name="_Toc365478798"/>
      <w:bookmarkStart w:id="7152" w:name="_Toc365643477"/>
      <w:bookmarkStart w:id="7153" w:name="_Toc365478799"/>
      <w:bookmarkStart w:id="7154" w:name="_Toc365643478"/>
      <w:bookmarkStart w:id="7155" w:name="_Toc365478801"/>
      <w:bookmarkStart w:id="7156" w:name="_Toc365643480"/>
      <w:bookmarkStart w:id="7157" w:name="_Toc365478802"/>
      <w:bookmarkStart w:id="7158" w:name="_Toc365643481"/>
      <w:bookmarkStart w:id="7159" w:name="_Toc365478804"/>
      <w:bookmarkStart w:id="7160" w:name="_Toc365643483"/>
      <w:bookmarkStart w:id="7161" w:name="_Toc365478805"/>
      <w:bookmarkStart w:id="7162" w:name="_Toc365643484"/>
      <w:bookmarkStart w:id="7163" w:name="_Toc365478807"/>
      <w:bookmarkStart w:id="7164" w:name="_Toc365643486"/>
      <w:bookmarkStart w:id="7165" w:name="_Toc365478808"/>
      <w:bookmarkStart w:id="7166" w:name="_Toc365643487"/>
      <w:bookmarkStart w:id="7167" w:name="_Toc365478810"/>
      <w:bookmarkStart w:id="7168" w:name="_Toc365643489"/>
      <w:bookmarkStart w:id="7169" w:name="_Toc365478811"/>
      <w:bookmarkStart w:id="7170" w:name="_Toc365643490"/>
      <w:bookmarkStart w:id="7171" w:name="_Toc365478813"/>
      <w:bookmarkStart w:id="7172" w:name="_Toc365643492"/>
      <w:bookmarkStart w:id="7173" w:name="_Toc365478814"/>
      <w:bookmarkStart w:id="7174" w:name="_Toc365643493"/>
      <w:bookmarkStart w:id="7175" w:name="_Toc365478816"/>
      <w:bookmarkStart w:id="7176" w:name="_Toc365643495"/>
      <w:bookmarkStart w:id="7177" w:name="_Toc365478819"/>
      <w:bookmarkStart w:id="7178" w:name="_Toc365643498"/>
      <w:bookmarkStart w:id="7179" w:name="_Toc365478822"/>
      <w:bookmarkStart w:id="7180" w:name="_Toc365643501"/>
      <w:bookmarkStart w:id="7181" w:name="_Toc365478825"/>
      <w:bookmarkStart w:id="7182" w:name="_Toc365643504"/>
      <w:bookmarkStart w:id="7183" w:name="_Toc365478828"/>
      <w:bookmarkStart w:id="7184" w:name="_Toc365643507"/>
      <w:bookmarkStart w:id="7185" w:name="_Toc365478831"/>
      <w:bookmarkStart w:id="7186" w:name="_Toc365643510"/>
      <w:bookmarkStart w:id="7187" w:name="_Toc365478834"/>
      <w:bookmarkStart w:id="7188" w:name="_Toc365643513"/>
      <w:bookmarkStart w:id="7189" w:name="_Toc365478840"/>
      <w:bookmarkStart w:id="7190" w:name="_Toc365643519"/>
      <w:bookmarkStart w:id="7191" w:name="_Toc365478843"/>
      <w:bookmarkStart w:id="7192" w:name="_Toc365643522"/>
      <w:bookmarkStart w:id="7193" w:name="_Toc365478845"/>
      <w:bookmarkStart w:id="7194" w:name="_Toc365643524"/>
      <w:bookmarkStart w:id="7195" w:name="_Toc365478849"/>
      <w:bookmarkStart w:id="7196" w:name="_Toc365643528"/>
      <w:bookmarkStart w:id="7197" w:name="_Toc365478852"/>
      <w:bookmarkStart w:id="7198" w:name="_Toc365643531"/>
      <w:bookmarkStart w:id="7199" w:name="_Toc365478855"/>
      <w:bookmarkStart w:id="7200" w:name="_Toc365643534"/>
      <w:bookmarkStart w:id="7201" w:name="_Toc365478857"/>
      <w:bookmarkStart w:id="7202" w:name="_Toc365643536"/>
      <w:bookmarkStart w:id="7203" w:name="_Toc365478859"/>
      <w:bookmarkStart w:id="7204" w:name="_Toc365643538"/>
      <w:bookmarkStart w:id="7205" w:name="_Toc365478861"/>
      <w:bookmarkStart w:id="7206" w:name="_Toc365643540"/>
      <w:bookmarkStart w:id="7207" w:name="_Toc365478865"/>
      <w:bookmarkStart w:id="7208" w:name="_Toc365643544"/>
      <w:bookmarkStart w:id="7209" w:name="_Toc365478870"/>
      <w:bookmarkStart w:id="7210" w:name="_Toc365643549"/>
      <w:bookmarkStart w:id="7211" w:name="_Toc365478874"/>
      <w:bookmarkStart w:id="7212" w:name="_Toc365643553"/>
      <w:bookmarkStart w:id="7213" w:name="_Toc365478875"/>
      <w:bookmarkStart w:id="7214" w:name="_Toc365643554"/>
      <w:bookmarkStart w:id="7215" w:name="_Toc365478876"/>
      <w:bookmarkStart w:id="7216" w:name="_Toc365643555"/>
      <w:bookmarkStart w:id="7217" w:name="_Toc365478879"/>
      <w:bookmarkStart w:id="7218" w:name="_Toc365643558"/>
      <w:bookmarkStart w:id="7219" w:name="_Toc365478882"/>
      <w:bookmarkStart w:id="7220" w:name="_Toc365643561"/>
      <w:bookmarkStart w:id="7221" w:name="_Toc365478884"/>
      <w:bookmarkStart w:id="7222" w:name="_Toc365643563"/>
      <w:bookmarkStart w:id="7223" w:name="_Toc365478886"/>
      <w:bookmarkStart w:id="7224" w:name="_Toc365643565"/>
      <w:bookmarkStart w:id="7225" w:name="_Toc365478891"/>
      <w:bookmarkStart w:id="7226" w:name="_Toc365643570"/>
      <w:bookmarkStart w:id="7227" w:name="_Toc365478894"/>
      <w:bookmarkStart w:id="7228" w:name="_Toc365643573"/>
      <w:bookmarkStart w:id="7229" w:name="_Toc365478895"/>
      <w:bookmarkStart w:id="7230" w:name="_Toc365643574"/>
      <w:bookmarkStart w:id="7231" w:name="_Toc365478898"/>
      <w:bookmarkStart w:id="7232" w:name="_Toc365643577"/>
      <w:bookmarkStart w:id="7233" w:name="_Toc365478903"/>
      <w:bookmarkStart w:id="7234" w:name="_Toc365643582"/>
      <w:bookmarkStart w:id="7235" w:name="_Toc365478905"/>
      <w:bookmarkStart w:id="7236" w:name="_Toc365643584"/>
      <w:bookmarkStart w:id="7237" w:name="_Toc365478906"/>
      <w:bookmarkStart w:id="7238" w:name="_Toc365643585"/>
      <w:bookmarkStart w:id="7239" w:name="_Toc365478914"/>
      <w:bookmarkStart w:id="7240" w:name="_Toc365643593"/>
      <w:bookmarkStart w:id="7241" w:name="_Toc365478923"/>
      <w:bookmarkStart w:id="7242" w:name="_Toc365643602"/>
      <w:bookmarkStart w:id="7243" w:name="_Toc365478924"/>
      <w:bookmarkStart w:id="7244" w:name="_Toc365643603"/>
      <w:bookmarkStart w:id="7245" w:name="_Toc361663815"/>
      <w:bookmarkStart w:id="7246" w:name="_Toc361665655"/>
      <w:bookmarkStart w:id="7247" w:name="_Toc361667484"/>
      <w:bookmarkStart w:id="7248" w:name="_Toc365478926"/>
      <w:bookmarkStart w:id="7249" w:name="_Toc365643605"/>
      <w:bookmarkStart w:id="7250" w:name="_Toc361663816"/>
      <w:bookmarkStart w:id="7251" w:name="_Toc361665656"/>
      <w:bookmarkStart w:id="7252" w:name="_Toc361667485"/>
      <w:bookmarkStart w:id="7253" w:name="_Toc365478927"/>
      <w:bookmarkStart w:id="7254" w:name="_Toc365643606"/>
      <w:bookmarkStart w:id="7255" w:name="_Toc361663824"/>
      <w:bookmarkStart w:id="7256" w:name="_Toc361665664"/>
      <w:bookmarkStart w:id="7257" w:name="_Toc361667493"/>
      <w:bookmarkStart w:id="7258" w:name="_Toc365478935"/>
      <w:bookmarkStart w:id="7259" w:name="_Toc365643614"/>
      <w:bookmarkStart w:id="7260" w:name="_Toc361663830"/>
      <w:bookmarkStart w:id="7261" w:name="_Toc361665670"/>
      <w:bookmarkStart w:id="7262" w:name="_Toc361667499"/>
      <w:bookmarkStart w:id="7263" w:name="_Toc365478941"/>
      <w:bookmarkStart w:id="7264" w:name="_Toc365643620"/>
      <w:bookmarkStart w:id="7265" w:name="_Toc361663831"/>
      <w:bookmarkStart w:id="7266" w:name="_Toc361665671"/>
      <w:bookmarkStart w:id="7267" w:name="_Toc361667500"/>
      <w:bookmarkStart w:id="7268" w:name="_Toc365478942"/>
      <w:bookmarkStart w:id="7269" w:name="_Toc365643621"/>
      <w:bookmarkStart w:id="7270" w:name="_Toc361663841"/>
      <w:bookmarkStart w:id="7271" w:name="_Toc361665681"/>
      <w:bookmarkStart w:id="7272" w:name="_Toc361667510"/>
      <w:bookmarkStart w:id="7273" w:name="_Toc365478952"/>
      <w:bookmarkStart w:id="7274" w:name="_Toc365643631"/>
      <w:bookmarkStart w:id="7275" w:name="_Toc361663849"/>
      <w:bookmarkStart w:id="7276" w:name="_Toc361665689"/>
      <w:bookmarkStart w:id="7277" w:name="_Toc361667518"/>
      <w:bookmarkStart w:id="7278" w:name="_Toc365478960"/>
      <w:bookmarkStart w:id="7279" w:name="_Toc365643639"/>
      <w:bookmarkStart w:id="7280" w:name="_Toc361663851"/>
      <w:bookmarkStart w:id="7281" w:name="_Toc361665691"/>
      <w:bookmarkStart w:id="7282" w:name="_Toc361667520"/>
      <w:bookmarkStart w:id="7283" w:name="_Toc365478962"/>
      <w:bookmarkStart w:id="7284" w:name="_Toc365643641"/>
      <w:bookmarkStart w:id="7285" w:name="_Toc361663853"/>
      <w:bookmarkStart w:id="7286" w:name="_Toc361665693"/>
      <w:bookmarkStart w:id="7287" w:name="_Toc361667522"/>
      <w:bookmarkStart w:id="7288" w:name="_Toc365478964"/>
      <w:bookmarkStart w:id="7289" w:name="_Toc365643643"/>
      <w:bookmarkStart w:id="7290" w:name="_Toc361663856"/>
      <w:bookmarkStart w:id="7291" w:name="_Toc361665696"/>
      <w:bookmarkStart w:id="7292" w:name="_Toc361667525"/>
      <w:bookmarkStart w:id="7293" w:name="_Toc365478967"/>
      <w:bookmarkStart w:id="7294" w:name="_Toc365643646"/>
      <w:bookmarkStart w:id="7295" w:name="_Toc361663857"/>
      <w:bookmarkStart w:id="7296" w:name="_Toc361665697"/>
      <w:bookmarkStart w:id="7297" w:name="_Toc361667526"/>
      <w:bookmarkStart w:id="7298" w:name="_Toc365478968"/>
      <w:bookmarkStart w:id="7299" w:name="_Toc365643647"/>
      <w:bookmarkStart w:id="7300" w:name="_Toc365478969"/>
      <w:bookmarkStart w:id="7301" w:name="_Toc365643648"/>
      <w:bookmarkStart w:id="7302" w:name="_Toc365478970"/>
      <w:bookmarkStart w:id="7303" w:name="_Toc365643649"/>
      <w:bookmarkStart w:id="7304" w:name="_Toc365478971"/>
      <w:bookmarkStart w:id="7305" w:name="_Toc365643650"/>
      <w:bookmarkStart w:id="7306" w:name="_Toc365478974"/>
      <w:bookmarkStart w:id="7307" w:name="_Toc365643653"/>
      <w:bookmarkStart w:id="7308" w:name="_Toc365478976"/>
      <w:bookmarkStart w:id="7309" w:name="_Toc365643655"/>
      <w:bookmarkStart w:id="7310" w:name="_Toc365478984"/>
      <w:bookmarkStart w:id="7311" w:name="_Toc365643663"/>
      <w:bookmarkStart w:id="7312" w:name="_Toc365478985"/>
      <w:bookmarkStart w:id="7313" w:name="_Toc365643664"/>
      <w:bookmarkStart w:id="7314" w:name="_Toc365478986"/>
      <w:bookmarkStart w:id="7315" w:name="_Toc365643665"/>
      <w:bookmarkStart w:id="7316" w:name="_Toc365478987"/>
      <w:bookmarkStart w:id="7317" w:name="_Toc365643666"/>
      <w:bookmarkStart w:id="7318" w:name="_Toc365478988"/>
      <w:bookmarkStart w:id="7319" w:name="_Toc365643667"/>
      <w:bookmarkStart w:id="7320" w:name="_Toc365478989"/>
      <w:bookmarkStart w:id="7321" w:name="_Toc365643668"/>
      <w:bookmarkStart w:id="7322" w:name="_Toc365478990"/>
      <w:bookmarkStart w:id="7323" w:name="_Toc365643669"/>
      <w:bookmarkStart w:id="7324" w:name="_Toc365479003"/>
      <w:bookmarkStart w:id="7325" w:name="_Toc365643682"/>
      <w:bookmarkStart w:id="7326" w:name="_Toc365479005"/>
      <w:bookmarkStart w:id="7327" w:name="_Toc365643684"/>
      <w:bookmarkStart w:id="7328" w:name="_Toc365479009"/>
      <w:bookmarkStart w:id="7329" w:name="_Toc365643688"/>
      <w:bookmarkStart w:id="7330" w:name="_Toc365479012"/>
      <w:bookmarkStart w:id="7331" w:name="_Toc365643691"/>
      <w:bookmarkStart w:id="7332" w:name="_Toc365479015"/>
      <w:bookmarkStart w:id="7333" w:name="_Toc365643694"/>
      <w:bookmarkStart w:id="7334" w:name="_Toc365479017"/>
      <w:bookmarkStart w:id="7335" w:name="_Toc365643696"/>
      <w:bookmarkStart w:id="7336" w:name="_Toc365479018"/>
      <w:bookmarkStart w:id="7337" w:name="_Toc365643697"/>
      <w:bookmarkStart w:id="7338" w:name="_Toc365479031"/>
      <w:bookmarkStart w:id="7339" w:name="_Toc365643710"/>
      <w:bookmarkStart w:id="7340" w:name="_Toc365479036"/>
      <w:bookmarkStart w:id="7341" w:name="_Toc365643715"/>
      <w:bookmarkStart w:id="7342" w:name="_Toc365479046"/>
      <w:bookmarkStart w:id="7343" w:name="_Toc365643725"/>
      <w:bookmarkStart w:id="7344" w:name="_Toc365479052"/>
      <w:bookmarkStart w:id="7345" w:name="_Toc365643731"/>
      <w:bookmarkStart w:id="7346" w:name="_Toc365479060"/>
      <w:bookmarkStart w:id="7347" w:name="_Toc365643739"/>
      <w:bookmarkStart w:id="7348" w:name="_Toc365479061"/>
      <w:bookmarkStart w:id="7349" w:name="_Toc365643740"/>
      <w:bookmarkStart w:id="7350" w:name="_Toc365479063"/>
      <w:bookmarkStart w:id="7351" w:name="_Toc365643742"/>
      <w:bookmarkStart w:id="7352" w:name="_Toc365479064"/>
      <w:bookmarkStart w:id="7353" w:name="_Toc365643743"/>
      <w:bookmarkStart w:id="7354" w:name="_Toc365479066"/>
      <w:bookmarkStart w:id="7355" w:name="_Toc365643745"/>
      <w:bookmarkStart w:id="7356" w:name="_Toc365479073"/>
      <w:bookmarkStart w:id="7357" w:name="_Toc365643752"/>
      <w:bookmarkStart w:id="7358" w:name="_Toc365479075"/>
      <w:bookmarkStart w:id="7359" w:name="_Toc365643754"/>
      <w:bookmarkStart w:id="7360" w:name="_Toc365479078"/>
      <w:bookmarkStart w:id="7361" w:name="_Toc365643757"/>
      <w:bookmarkStart w:id="7362" w:name="_Toc365479079"/>
      <w:bookmarkStart w:id="7363" w:name="_Toc365643758"/>
      <w:bookmarkStart w:id="7364" w:name="_Toc365479080"/>
      <w:bookmarkStart w:id="7365" w:name="_Toc365643759"/>
      <w:bookmarkStart w:id="7366" w:name="_Toc365479083"/>
      <w:bookmarkStart w:id="7367" w:name="_Toc365643762"/>
      <w:bookmarkStart w:id="7368" w:name="_Toc365479087"/>
      <w:bookmarkStart w:id="7369" w:name="_Toc365643766"/>
      <w:bookmarkStart w:id="7370" w:name="_Toc365479091"/>
      <w:bookmarkStart w:id="7371" w:name="_Toc365643770"/>
      <w:bookmarkStart w:id="7372" w:name="_Toc365479093"/>
      <w:bookmarkStart w:id="7373" w:name="_Toc365643772"/>
      <w:bookmarkStart w:id="7374" w:name="_Toc365479095"/>
      <w:bookmarkStart w:id="7375" w:name="_Toc365643774"/>
      <w:bookmarkStart w:id="7376" w:name="_Toc365479097"/>
      <w:bookmarkStart w:id="7377" w:name="_Toc365643776"/>
      <w:bookmarkStart w:id="7378" w:name="_Toc365479099"/>
      <w:bookmarkStart w:id="7379" w:name="_Toc365643778"/>
      <w:bookmarkStart w:id="7380" w:name="_Toc365479103"/>
      <w:bookmarkStart w:id="7381" w:name="_Toc365643782"/>
      <w:bookmarkStart w:id="7382" w:name="_Toc365479105"/>
      <w:bookmarkStart w:id="7383" w:name="_Toc365643784"/>
      <w:bookmarkStart w:id="7384" w:name="_Toc365479108"/>
      <w:bookmarkStart w:id="7385" w:name="_Toc365643787"/>
      <w:bookmarkStart w:id="7386" w:name="_Toc365479112"/>
      <w:bookmarkStart w:id="7387" w:name="_Toc365643791"/>
      <w:bookmarkStart w:id="7388" w:name="_Toc365479114"/>
      <w:bookmarkStart w:id="7389" w:name="_Toc365643793"/>
      <w:bookmarkStart w:id="7390" w:name="_Toc365479117"/>
      <w:bookmarkStart w:id="7391" w:name="_Toc365643796"/>
      <w:bookmarkStart w:id="7392" w:name="_Toc365479119"/>
      <w:bookmarkStart w:id="7393" w:name="_Toc365643798"/>
      <w:bookmarkStart w:id="7394" w:name="_Toc365479120"/>
      <w:bookmarkStart w:id="7395" w:name="_Toc365643799"/>
      <w:bookmarkStart w:id="7396" w:name="_Toc365479123"/>
      <w:bookmarkStart w:id="7397" w:name="_Toc365643802"/>
      <w:bookmarkStart w:id="7398" w:name="_Toc365479124"/>
      <w:bookmarkStart w:id="7399" w:name="_Toc365643803"/>
      <w:bookmarkStart w:id="7400" w:name="_Toc365479126"/>
      <w:bookmarkStart w:id="7401" w:name="_Toc365643805"/>
      <w:bookmarkStart w:id="7402" w:name="_Toc365479129"/>
      <w:bookmarkStart w:id="7403" w:name="_Toc365643808"/>
      <w:bookmarkStart w:id="7404" w:name="_Toc365479134"/>
      <w:bookmarkStart w:id="7405" w:name="_Toc365643813"/>
      <w:bookmarkStart w:id="7406" w:name="_Toc365479136"/>
      <w:bookmarkStart w:id="7407" w:name="_Toc365643815"/>
      <w:bookmarkStart w:id="7408" w:name="_Toc365479138"/>
      <w:bookmarkStart w:id="7409" w:name="_Toc365643817"/>
      <w:bookmarkStart w:id="7410" w:name="_Toc365479140"/>
      <w:bookmarkStart w:id="7411" w:name="_Toc365643819"/>
      <w:bookmarkStart w:id="7412" w:name="_Toc365479144"/>
      <w:bookmarkStart w:id="7413" w:name="_Toc365643823"/>
      <w:bookmarkStart w:id="7414" w:name="_Toc365479148"/>
      <w:bookmarkStart w:id="7415" w:name="_Toc365643827"/>
      <w:bookmarkStart w:id="7416" w:name="_Toc365479150"/>
      <w:bookmarkStart w:id="7417" w:name="_Toc365643829"/>
      <w:bookmarkStart w:id="7418" w:name="_Toc365479154"/>
      <w:bookmarkStart w:id="7419" w:name="_Toc365643833"/>
      <w:bookmarkStart w:id="7420" w:name="_Toc365479158"/>
      <w:bookmarkStart w:id="7421" w:name="_Toc365643837"/>
      <w:bookmarkStart w:id="7422" w:name="_Toc365479160"/>
      <w:bookmarkStart w:id="7423" w:name="_Toc365643839"/>
      <w:bookmarkStart w:id="7424" w:name="_Toc365479162"/>
      <w:bookmarkStart w:id="7425" w:name="_Toc365643841"/>
      <w:bookmarkStart w:id="7426" w:name="_Toc365479164"/>
      <w:bookmarkStart w:id="7427" w:name="_Toc365643843"/>
      <w:bookmarkStart w:id="7428" w:name="_Toc365479168"/>
      <w:bookmarkStart w:id="7429" w:name="_Toc365643847"/>
      <w:bookmarkStart w:id="7430" w:name="_Toc365479170"/>
      <w:bookmarkStart w:id="7431" w:name="_Toc365643849"/>
      <w:bookmarkStart w:id="7432" w:name="_Toc365479174"/>
      <w:bookmarkStart w:id="7433" w:name="_Toc365643853"/>
      <w:bookmarkStart w:id="7434" w:name="_Toc365479178"/>
      <w:bookmarkStart w:id="7435" w:name="_Toc365643857"/>
      <w:bookmarkStart w:id="7436" w:name="_Toc365479180"/>
      <w:bookmarkStart w:id="7437" w:name="_Toc365643859"/>
      <w:bookmarkStart w:id="7438" w:name="_Toc365479184"/>
      <w:bookmarkStart w:id="7439" w:name="_Toc365643863"/>
      <w:bookmarkStart w:id="7440" w:name="_Toc365479188"/>
      <w:bookmarkStart w:id="7441" w:name="_Toc365643867"/>
      <w:bookmarkStart w:id="7442" w:name="_Toc365479190"/>
      <w:bookmarkStart w:id="7443" w:name="_Toc365643869"/>
      <w:bookmarkStart w:id="7444" w:name="_Toc365479194"/>
      <w:bookmarkStart w:id="7445" w:name="_Toc365643873"/>
      <w:bookmarkStart w:id="7446" w:name="_Toc365479197"/>
      <w:bookmarkStart w:id="7447" w:name="_Toc365643876"/>
      <w:bookmarkStart w:id="7448" w:name="_Toc365479202"/>
      <w:bookmarkStart w:id="7449" w:name="_Toc365643881"/>
      <w:bookmarkStart w:id="7450" w:name="_Toc365479205"/>
      <w:bookmarkStart w:id="7451" w:name="_Toc365643884"/>
      <w:bookmarkStart w:id="7452" w:name="_Toc365479210"/>
      <w:bookmarkStart w:id="7453" w:name="_Toc365643889"/>
      <w:bookmarkStart w:id="7454" w:name="_Toc365479214"/>
      <w:bookmarkStart w:id="7455" w:name="_Toc365643893"/>
      <w:bookmarkStart w:id="7456" w:name="_Toc365479216"/>
      <w:bookmarkStart w:id="7457" w:name="_Toc365643895"/>
      <w:bookmarkStart w:id="7458" w:name="_Toc365479220"/>
      <w:bookmarkStart w:id="7459" w:name="_Toc365643899"/>
      <w:bookmarkStart w:id="7460" w:name="_Toc365479224"/>
      <w:bookmarkStart w:id="7461" w:name="_Toc365643903"/>
      <w:bookmarkStart w:id="7462" w:name="_Toc365479226"/>
      <w:bookmarkStart w:id="7463" w:name="_Toc365643905"/>
      <w:bookmarkStart w:id="7464" w:name="_Toc365479230"/>
      <w:bookmarkStart w:id="7465" w:name="_Toc365643909"/>
      <w:bookmarkStart w:id="7466" w:name="_Toc365479234"/>
      <w:bookmarkStart w:id="7467" w:name="_Toc365643913"/>
      <w:bookmarkStart w:id="7468" w:name="_Toc365479236"/>
      <w:bookmarkStart w:id="7469" w:name="_Toc365643915"/>
      <w:bookmarkStart w:id="7470" w:name="_Toc365479240"/>
      <w:bookmarkStart w:id="7471" w:name="_Toc365643919"/>
      <w:bookmarkStart w:id="7472" w:name="_Toc365479244"/>
      <w:bookmarkStart w:id="7473" w:name="_Toc365643923"/>
      <w:bookmarkStart w:id="7474" w:name="_Toc365479246"/>
      <w:bookmarkStart w:id="7475" w:name="_Toc365643925"/>
      <w:bookmarkStart w:id="7476" w:name="_Toc365479250"/>
      <w:bookmarkStart w:id="7477" w:name="_Toc365643929"/>
      <w:bookmarkStart w:id="7478" w:name="_Toc365479254"/>
      <w:bookmarkStart w:id="7479" w:name="_Toc365643933"/>
      <w:bookmarkStart w:id="7480" w:name="_Toc365479256"/>
      <w:bookmarkStart w:id="7481" w:name="_Toc365643935"/>
      <w:bookmarkStart w:id="7482" w:name="_Toc365479260"/>
      <w:bookmarkStart w:id="7483" w:name="_Toc365643939"/>
      <w:bookmarkStart w:id="7484" w:name="_Toc365479264"/>
      <w:bookmarkStart w:id="7485" w:name="_Toc365643943"/>
      <w:bookmarkStart w:id="7486" w:name="_Toc365479265"/>
      <w:bookmarkStart w:id="7487" w:name="_Toc365643944"/>
      <w:bookmarkStart w:id="7488" w:name="_Toc365479266"/>
      <w:bookmarkStart w:id="7489" w:name="_Toc365643945"/>
      <w:bookmarkStart w:id="7490" w:name="_Toc365479268"/>
      <w:bookmarkStart w:id="7491" w:name="_Toc365643947"/>
      <w:bookmarkStart w:id="7492" w:name="_Toc365479270"/>
      <w:bookmarkStart w:id="7493" w:name="_Toc365643949"/>
      <w:bookmarkStart w:id="7494" w:name="_Toc365479272"/>
      <w:bookmarkStart w:id="7495" w:name="_Toc365643951"/>
      <w:bookmarkStart w:id="7496" w:name="_Toc364935357"/>
      <w:bookmarkStart w:id="7497" w:name="_Toc365479274"/>
      <w:bookmarkStart w:id="7498" w:name="_Toc365643953"/>
      <w:bookmarkStart w:id="7499" w:name="_Toc364935359"/>
      <w:bookmarkStart w:id="7500" w:name="_Toc365479276"/>
      <w:bookmarkStart w:id="7501" w:name="_Toc365643955"/>
      <w:bookmarkStart w:id="7502" w:name="_Toc365479279"/>
      <w:bookmarkStart w:id="7503" w:name="_Toc365643958"/>
      <w:bookmarkStart w:id="7504" w:name="_Toc365479280"/>
      <w:bookmarkStart w:id="7505" w:name="_Toc365643959"/>
      <w:bookmarkStart w:id="7506" w:name="_Toc365479281"/>
      <w:bookmarkStart w:id="7507" w:name="_Toc365643960"/>
      <w:bookmarkStart w:id="7508" w:name="_Toc361663860"/>
      <w:bookmarkStart w:id="7509" w:name="_Toc361665700"/>
      <w:bookmarkStart w:id="7510" w:name="_Toc361667529"/>
      <w:bookmarkStart w:id="7511" w:name="_Toc361669313"/>
      <w:bookmarkStart w:id="7512" w:name="_Toc364935363"/>
      <w:bookmarkStart w:id="7513" w:name="_Toc365479282"/>
      <w:bookmarkStart w:id="7514" w:name="_Toc365643961"/>
      <w:bookmarkStart w:id="7515" w:name="_Toc361663863"/>
      <w:bookmarkStart w:id="7516" w:name="_Toc361665703"/>
      <w:bookmarkStart w:id="7517" w:name="_Toc361667532"/>
      <w:bookmarkStart w:id="7518" w:name="_Toc361669316"/>
      <w:bookmarkStart w:id="7519" w:name="_Toc364935366"/>
      <w:bookmarkStart w:id="7520" w:name="_Toc365479285"/>
      <w:bookmarkStart w:id="7521" w:name="_Toc365643964"/>
      <w:bookmarkStart w:id="7522" w:name="_Toc361663866"/>
      <w:bookmarkStart w:id="7523" w:name="_Toc361665706"/>
      <w:bookmarkStart w:id="7524" w:name="_Toc361667535"/>
      <w:bookmarkStart w:id="7525" w:name="_Toc361669319"/>
      <w:bookmarkStart w:id="7526" w:name="_Toc364935369"/>
      <w:bookmarkStart w:id="7527" w:name="_Toc365479288"/>
      <w:bookmarkStart w:id="7528" w:name="_Toc365643967"/>
      <w:bookmarkStart w:id="7529" w:name="_Toc361663872"/>
      <w:bookmarkStart w:id="7530" w:name="_Toc361665712"/>
      <w:bookmarkStart w:id="7531" w:name="_Toc361667541"/>
      <w:bookmarkStart w:id="7532" w:name="_Toc361669325"/>
      <w:bookmarkStart w:id="7533" w:name="_Toc364935375"/>
      <w:bookmarkStart w:id="7534" w:name="_Toc365479294"/>
      <w:bookmarkStart w:id="7535" w:name="_Toc365643973"/>
      <w:bookmarkStart w:id="7536" w:name="_Toc361663875"/>
      <w:bookmarkStart w:id="7537" w:name="_Toc361665715"/>
      <w:bookmarkStart w:id="7538" w:name="_Toc361667544"/>
      <w:bookmarkStart w:id="7539" w:name="_Toc361669328"/>
      <w:bookmarkStart w:id="7540" w:name="_Toc364935378"/>
      <w:bookmarkStart w:id="7541" w:name="_Toc365479297"/>
      <w:bookmarkStart w:id="7542" w:name="_Toc365643976"/>
      <w:bookmarkStart w:id="7543" w:name="_Toc361663878"/>
      <w:bookmarkStart w:id="7544" w:name="_Toc361665718"/>
      <w:bookmarkStart w:id="7545" w:name="_Toc361667547"/>
      <w:bookmarkStart w:id="7546" w:name="_Toc361669331"/>
      <w:bookmarkStart w:id="7547" w:name="_Toc364935381"/>
      <w:bookmarkStart w:id="7548" w:name="_Toc365479300"/>
      <w:bookmarkStart w:id="7549" w:name="_Toc365643979"/>
      <w:bookmarkStart w:id="7550" w:name="_Toc361663880"/>
      <w:bookmarkStart w:id="7551" w:name="_Toc361665720"/>
      <w:bookmarkStart w:id="7552" w:name="_Toc361667549"/>
      <w:bookmarkStart w:id="7553" w:name="_Toc361669333"/>
      <w:bookmarkStart w:id="7554" w:name="_Toc364935383"/>
      <w:bookmarkStart w:id="7555" w:name="_Toc365479302"/>
      <w:bookmarkStart w:id="7556" w:name="_Toc365643981"/>
      <w:bookmarkStart w:id="7557" w:name="_Toc361663883"/>
      <w:bookmarkStart w:id="7558" w:name="_Toc361665723"/>
      <w:bookmarkStart w:id="7559" w:name="_Toc361667552"/>
      <w:bookmarkStart w:id="7560" w:name="_Toc361669336"/>
      <w:bookmarkStart w:id="7561" w:name="_Toc364935386"/>
      <w:bookmarkStart w:id="7562" w:name="_Toc365479305"/>
      <w:bookmarkStart w:id="7563" w:name="_Toc365643984"/>
      <w:bookmarkStart w:id="7564" w:name="_Toc361663885"/>
      <w:bookmarkStart w:id="7565" w:name="_Toc361665725"/>
      <w:bookmarkStart w:id="7566" w:name="_Toc361667554"/>
      <w:bookmarkStart w:id="7567" w:name="_Toc361669338"/>
      <w:bookmarkStart w:id="7568" w:name="_Toc364935388"/>
      <w:bookmarkStart w:id="7569" w:name="_Toc365479307"/>
      <w:bookmarkStart w:id="7570" w:name="_Toc365643986"/>
      <w:bookmarkStart w:id="7571" w:name="_Toc361663888"/>
      <w:bookmarkStart w:id="7572" w:name="_Toc361665728"/>
      <w:bookmarkStart w:id="7573" w:name="_Toc361667557"/>
      <w:bookmarkStart w:id="7574" w:name="_Toc361669341"/>
      <w:bookmarkStart w:id="7575" w:name="_Toc364935391"/>
      <w:bookmarkStart w:id="7576" w:name="_Toc365479310"/>
      <w:bookmarkStart w:id="7577" w:name="_Toc365643989"/>
      <w:bookmarkStart w:id="7578" w:name="_Toc365479312"/>
      <w:bookmarkStart w:id="7579" w:name="_Toc365643991"/>
      <w:bookmarkStart w:id="7580" w:name="_Toc365479313"/>
      <w:bookmarkStart w:id="7581" w:name="_Toc365643992"/>
      <w:bookmarkStart w:id="7582" w:name="_Toc365479314"/>
      <w:bookmarkStart w:id="7583" w:name="_Toc365643993"/>
      <w:bookmarkStart w:id="7584" w:name="_Toc365479318"/>
      <w:bookmarkStart w:id="7585" w:name="_Toc365643997"/>
      <w:bookmarkStart w:id="7586" w:name="_Toc365479319"/>
      <w:bookmarkStart w:id="7587" w:name="_Toc365643998"/>
      <w:bookmarkStart w:id="7588" w:name="_Toc365479320"/>
      <w:bookmarkStart w:id="7589" w:name="_Toc365643999"/>
      <w:bookmarkStart w:id="7590" w:name="_Toc365479324"/>
      <w:bookmarkStart w:id="7591" w:name="_Toc365644003"/>
      <w:bookmarkStart w:id="7592" w:name="_Toc365479328"/>
      <w:bookmarkStart w:id="7593" w:name="_Toc365644007"/>
      <w:bookmarkStart w:id="7594" w:name="_Toc365479337"/>
      <w:bookmarkStart w:id="7595" w:name="_Toc365644016"/>
      <w:bookmarkStart w:id="7596" w:name="_Toc365479341"/>
      <w:bookmarkStart w:id="7597" w:name="_Toc365644020"/>
      <w:bookmarkStart w:id="7598" w:name="_Toc365479343"/>
      <w:bookmarkStart w:id="7599" w:name="_Toc365644022"/>
      <w:bookmarkStart w:id="7600" w:name="_Toc365479345"/>
      <w:bookmarkStart w:id="7601" w:name="_Toc365644024"/>
      <w:bookmarkStart w:id="7602" w:name="_Toc365479348"/>
      <w:bookmarkStart w:id="7603" w:name="_Toc365644027"/>
      <w:bookmarkStart w:id="7604" w:name="_Toc365479351"/>
      <w:bookmarkStart w:id="7605" w:name="_Toc365644030"/>
      <w:bookmarkStart w:id="7606" w:name="_Toc365479356"/>
      <w:bookmarkStart w:id="7607" w:name="_Toc365644035"/>
      <w:bookmarkStart w:id="7608" w:name="_Toc365479357"/>
      <w:bookmarkStart w:id="7609" w:name="_Toc365644036"/>
      <w:bookmarkStart w:id="7610" w:name="_Toc365479359"/>
      <w:bookmarkStart w:id="7611" w:name="_Toc365644038"/>
      <w:bookmarkStart w:id="7612" w:name="_Toc365479361"/>
      <w:bookmarkStart w:id="7613" w:name="_Toc365644040"/>
      <w:bookmarkStart w:id="7614" w:name="_Toc365479362"/>
      <w:bookmarkStart w:id="7615" w:name="_Toc365644041"/>
      <w:bookmarkStart w:id="7616" w:name="_Toc365479363"/>
      <w:bookmarkStart w:id="7617" w:name="_Toc365644042"/>
      <w:bookmarkStart w:id="7618" w:name="_Toc365479364"/>
      <w:bookmarkStart w:id="7619" w:name="_Toc365644043"/>
      <w:bookmarkStart w:id="7620" w:name="_Toc365479367"/>
      <w:bookmarkStart w:id="7621" w:name="_Toc365644046"/>
      <w:bookmarkStart w:id="7622" w:name="_Toc365479369"/>
      <w:bookmarkStart w:id="7623" w:name="_Toc365644048"/>
      <w:bookmarkStart w:id="7624" w:name="_Toc365479375"/>
      <w:bookmarkStart w:id="7625" w:name="_Toc365644054"/>
      <w:bookmarkStart w:id="7626" w:name="_Toc365479376"/>
      <w:bookmarkStart w:id="7627" w:name="_Toc365644055"/>
      <w:bookmarkStart w:id="7628" w:name="_Toc361663892"/>
      <w:bookmarkStart w:id="7629" w:name="_Toc361665732"/>
      <w:bookmarkStart w:id="7630" w:name="_Toc361667561"/>
      <w:bookmarkStart w:id="7631" w:name="_Toc361669345"/>
      <w:bookmarkStart w:id="7632" w:name="_Toc364935395"/>
      <w:bookmarkStart w:id="7633" w:name="_Toc365479379"/>
      <w:bookmarkStart w:id="7634" w:name="_Toc365644058"/>
      <w:bookmarkStart w:id="7635" w:name="_Toc361663893"/>
      <w:bookmarkStart w:id="7636" w:name="_Toc361665733"/>
      <w:bookmarkStart w:id="7637" w:name="_Toc361667562"/>
      <w:bookmarkStart w:id="7638" w:name="_Toc361669346"/>
      <w:bookmarkStart w:id="7639" w:name="_Toc364935396"/>
      <w:bookmarkStart w:id="7640" w:name="_Toc365479380"/>
      <w:bookmarkStart w:id="7641" w:name="_Toc365644059"/>
      <w:bookmarkStart w:id="7642" w:name="_Toc361663895"/>
      <w:bookmarkStart w:id="7643" w:name="_Toc361665735"/>
      <w:bookmarkStart w:id="7644" w:name="_Toc361667564"/>
      <w:bookmarkStart w:id="7645" w:name="_Toc361669348"/>
      <w:bookmarkStart w:id="7646" w:name="_Toc364935398"/>
      <w:bookmarkStart w:id="7647" w:name="_Toc365479382"/>
      <w:bookmarkStart w:id="7648" w:name="_Toc365644061"/>
      <w:bookmarkStart w:id="7649" w:name="_Toc365479396"/>
      <w:bookmarkStart w:id="7650" w:name="_Toc365644075"/>
      <w:bookmarkStart w:id="7651" w:name="_Toc365479398"/>
      <w:bookmarkStart w:id="7652" w:name="_Toc365644077"/>
      <w:bookmarkStart w:id="7653" w:name="_Toc365479404"/>
      <w:bookmarkStart w:id="7654" w:name="_Toc365644083"/>
      <w:bookmarkStart w:id="7655" w:name="_Toc365479406"/>
      <w:bookmarkStart w:id="7656" w:name="_Toc365644085"/>
      <w:bookmarkStart w:id="7657" w:name="_Toc365479407"/>
      <w:bookmarkStart w:id="7658" w:name="_Toc365644086"/>
      <w:bookmarkStart w:id="7659" w:name="_Toc365479408"/>
      <w:bookmarkStart w:id="7660" w:name="_Toc365644087"/>
      <w:bookmarkStart w:id="7661" w:name="_Toc365479409"/>
      <w:bookmarkStart w:id="7662" w:name="_Toc365644088"/>
      <w:bookmarkStart w:id="7663" w:name="_Toc365479410"/>
      <w:bookmarkStart w:id="7664" w:name="_Toc365644089"/>
      <w:bookmarkStart w:id="7665" w:name="_Toc365479411"/>
      <w:bookmarkStart w:id="7666" w:name="_Toc365644090"/>
      <w:bookmarkStart w:id="7667" w:name="_Toc365479412"/>
      <w:bookmarkStart w:id="7668" w:name="_Toc365644091"/>
      <w:bookmarkStart w:id="7669" w:name="_Toc365479416"/>
      <w:bookmarkStart w:id="7670" w:name="_Toc365644095"/>
      <w:bookmarkStart w:id="7671" w:name="_Toc365479418"/>
      <w:bookmarkStart w:id="7672" w:name="_Toc365644097"/>
      <w:bookmarkStart w:id="7673" w:name="_Toc365479419"/>
      <w:bookmarkStart w:id="7674" w:name="_Toc365644098"/>
      <w:bookmarkStart w:id="7675" w:name="_Toc365479420"/>
      <w:bookmarkStart w:id="7676" w:name="_Toc365644099"/>
      <w:bookmarkStart w:id="7677" w:name="_Toc365479421"/>
      <w:bookmarkStart w:id="7678" w:name="_Toc365644100"/>
      <w:bookmarkStart w:id="7679" w:name="_Toc365479422"/>
      <w:bookmarkStart w:id="7680" w:name="_Toc365644101"/>
      <w:bookmarkStart w:id="7681" w:name="_Toc365479424"/>
      <w:bookmarkStart w:id="7682" w:name="_Toc365644103"/>
      <w:bookmarkStart w:id="7683" w:name="_Toc365479425"/>
      <w:bookmarkStart w:id="7684" w:name="_Toc365644104"/>
      <w:bookmarkStart w:id="7685" w:name="_Toc365479427"/>
      <w:bookmarkStart w:id="7686" w:name="_Toc365644106"/>
      <w:bookmarkStart w:id="7687" w:name="_Toc365479428"/>
      <w:bookmarkStart w:id="7688" w:name="_Toc365644107"/>
      <w:bookmarkStart w:id="7689" w:name="_Toc365479432"/>
      <w:bookmarkStart w:id="7690" w:name="_Toc365644111"/>
      <w:bookmarkStart w:id="7691" w:name="_Toc365479435"/>
      <w:bookmarkStart w:id="7692" w:name="_Toc365644114"/>
      <w:bookmarkStart w:id="7693" w:name="_Toc365479438"/>
      <w:bookmarkStart w:id="7694" w:name="_Toc365644117"/>
      <w:bookmarkStart w:id="7695" w:name="_Toc365479440"/>
      <w:bookmarkStart w:id="7696" w:name="_Toc365644119"/>
      <w:bookmarkStart w:id="7697" w:name="_Toc365479443"/>
      <w:bookmarkStart w:id="7698" w:name="_Toc365644122"/>
      <w:bookmarkStart w:id="7699" w:name="_Toc365479444"/>
      <w:bookmarkStart w:id="7700" w:name="_Toc365644123"/>
      <w:bookmarkStart w:id="7701" w:name="_Toc365479447"/>
      <w:bookmarkStart w:id="7702" w:name="_Toc365644126"/>
      <w:bookmarkStart w:id="7703" w:name="_Toc365479448"/>
      <w:bookmarkStart w:id="7704" w:name="_Toc365644127"/>
      <w:bookmarkStart w:id="7705" w:name="_Toc365479449"/>
      <w:bookmarkStart w:id="7706" w:name="_Toc365644128"/>
      <w:bookmarkStart w:id="7707" w:name="_Toc365479453"/>
      <w:bookmarkStart w:id="7708" w:name="_Toc365644132"/>
      <w:bookmarkStart w:id="7709" w:name="_Toc365479455"/>
      <w:bookmarkStart w:id="7710" w:name="_Toc365644134"/>
      <w:bookmarkStart w:id="7711" w:name="_Toc365479456"/>
      <w:bookmarkStart w:id="7712" w:name="_Toc365644135"/>
      <w:bookmarkStart w:id="7713" w:name="_Toc365479457"/>
      <w:bookmarkStart w:id="7714" w:name="_Toc365644136"/>
      <w:bookmarkStart w:id="7715" w:name="_Toc365479459"/>
      <w:bookmarkStart w:id="7716" w:name="_Toc365644138"/>
      <w:bookmarkStart w:id="7717" w:name="_Toc365479460"/>
      <w:bookmarkStart w:id="7718" w:name="_Toc365644139"/>
      <w:bookmarkStart w:id="7719" w:name="_Toc365479461"/>
      <w:bookmarkStart w:id="7720" w:name="_Toc365644140"/>
      <w:bookmarkStart w:id="7721" w:name="_Toc365479465"/>
      <w:bookmarkStart w:id="7722" w:name="_Toc365644144"/>
      <w:bookmarkStart w:id="7723" w:name="_Toc365479467"/>
      <w:bookmarkStart w:id="7724" w:name="_Toc365644146"/>
      <w:bookmarkStart w:id="7725" w:name="_Toc365479468"/>
      <w:bookmarkStart w:id="7726" w:name="_Toc365644147"/>
      <w:bookmarkStart w:id="7727" w:name="_Toc365479469"/>
      <w:bookmarkStart w:id="7728" w:name="_Toc365644148"/>
      <w:bookmarkStart w:id="7729" w:name="_Toc365479471"/>
      <w:bookmarkStart w:id="7730" w:name="_Toc365644150"/>
      <w:bookmarkStart w:id="7731" w:name="_Toc365479472"/>
      <w:bookmarkStart w:id="7732" w:name="_Toc365644151"/>
      <w:bookmarkStart w:id="7733" w:name="_Toc365479473"/>
      <w:bookmarkStart w:id="7734" w:name="_Toc365644152"/>
      <w:bookmarkStart w:id="7735" w:name="_Toc365479474"/>
      <w:bookmarkStart w:id="7736" w:name="_Toc365644153"/>
      <w:bookmarkStart w:id="7737" w:name="_Toc365479477"/>
      <w:bookmarkStart w:id="7738" w:name="_Toc365644156"/>
      <w:bookmarkStart w:id="7739" w:name="_Toc365479482"/>
      <w:bookmarkStart w:id="7740" w:name="_Toc365644161"/>
      <w:bookmarkStart w:id="7741" w:name="_Toc365479487"/>
      <w:bookmarkStart w:id="7742" w:name="_Toc365644166"/>
      <w:bookmarkStart w:id="7743" w:name="_Toc365479489"/>
      <w:bookmarkStart w:id="7744" w:name="_Toc365644168"/>
      <w:bookmarkStart w:id="7745" w:name="_Toc365479490"/>
      <w:bookmarkStart w:id="7746" w:name="_Toc365644169"/>
      <w:bookmarkStart w:id="7747" w:name="_Toc365479491"/>
      <w:bookmarkStart w:id="7748" w:name="_Toc365644170"/>
      <w:bookmarkStart w:id="7749" w:name="_Toc365479493"/>
      <w:bookmarkStart w:id="7750" w:name="_Toc365644172"/>
      <w:bookmarkStart w:id="7751" w:name="_Toc365479494"/>
      <w:bookmarkStart w:id="7752" w:name="_Toc365644173"/>
      <w:bookmarkStart w:id="7753" w:name="_Toc365479495"/>
      <w:bookmarkStart w:id="7754" w:name="_Toc365644174"/>
      <w:bookmarkStart w:id="7755" w:name="_Toc365479499"/>
      <w:bookmarkStart w:id="7756" w:name="_Toc365644178"/>
      <w:bookmarkStart w:id="7757" w:name="_Toc365479503"/>
      <w:bookmarkStart w:id="7758" w:name="_Toc365644182"/>
      <w:bookmarkStart w:id="7759" w:name="_Toc365479505"/>
      <w:bookmarkStart w:id="7760" w:name="_Toc365644184"/>
      <w:bookmarkStart w:id="7761" w:name="_Toc365479506"/>
      <w:bookmarkStart w:id="7762" w:name="_Toc365644185"/>
      <w:bookmarkStart w:id="7763" w:name="_Toc365479508"/>
      <w:bookmarkStart w:id="7764" w:name="_Toc365644187"/>
      <w:bookmarkStart w:id="7765" w:name="_Toc365479510"/>
      <w:bookmarkStart w:id="7766" w:name="_Toc365644189"/>
      <w:bookmarkStart w:id="7767" w:name="_Toc365479511"/>
      <w:bookmarkStart w:id="7768" w:name="_Toc365644190"/>
      <w:bookmarkStart w:id="7769" w:name="_Toc365479515"/>
      <w:bookmarkStart w:id="7770" w:name="_Toc365644194"/>
      <w:bookmarkStart w:id="7771" w:name="_Toc365479518"/>
      <w:bookmarkStart w:id="7772" w:name="_Toc365644197"/>
      <w:bookmarkStart w:id="7773" w:name="_Toc365479520"/>
      <w:bookmarkStart w:id="7774" w:name="_Toc365644199"/>
      <w:bookmarkStart w:id="7775" w:name="_Toc365479523"/>
      <w:bookmarkStart w:id="7776" w:name="_Toc365644202"/>
      <w:bookmarkStart w:id="7777" w:name="_Toc365479524"/>
      <w:bookmarkStart w:id="7778" w:name="_Toc365644203"/>
      <w:bookmarkStart w:id="7779" w:name="_Toc365479526"/>
      <w:bookmarkStart w:id="7780" w:name="_Toc365644205"/>
      <w:bookmarkStart w:id="7781" w:name="_Toc365479529"/>
      <w:bookmarkStart w:id="7782" w:name="_Toc365644208"/>
      <w:bookmarkStart w:id="7783" w:name="_Toc365479531"/>
      <w:bookmarkStart w:id="7784" w:name="_Toc365644210"/>
      <w:bookmarkStart w:id="7785" w:name="_Toc365479539"/>
      <w:bookmarkStart w:id="7786" w:name="_Toc365644218"/>
      <w:bookmarkStart w:id="7787" w:name="_Toc365479540"/>
      <w:bookmarkStart w:id="7788" w:name="_Toc365644219"/>
      <w:bookmarkStart w:id="7789" w:name="_Toc365479543"/>
      <w:bookmarkStart w:id="7790" w:name="_Toc365644222"/>
      <w:bookmarkStart w:id="7791" w:name="_Toc365479548"/>
      <w:bookmarkStart w:id="7792" w:name="_Toc365644227"/>
      <w:bookmarkStart w:id="7793" w:name="_Toc365479549"/>
      <w:bookmarkStart w:id="7794" w:name="_Toc365644228"/>
      <w:bookmarkStart w:id="7795" w:name="_Toc365479550"/>
      <w:bookmarkStart w:id="7796" w:name="_Toc365644229"/>
      <w:bookmarkStart w:id="7797" w:name="_Toc365479554"/>
      <w:bookmarkStart w:id="7798" w:name="_Toc365644233"/>
      <w:bookmarkStart w:id="7799" w:name="_Toc365479557"/>
      <w:bookmarkStart w:id="7800" w:name="_Toc365644236"/>
      <w:bookmarkStart w:id="7801" w:name="_Toc365479562"/>
      <w:bookmarkStart w:id="7802" w:name="_Toc365644241"/>
      <w:bookmarkStart w:id="7803" w:name="_Toc365479563"/>
      <w:bookmarkStart w:id="7804" w:name="_Toc365644242"/>
      <w:bookmarkStart w:id="7805" w:name="_Toc365479566"/>
      <w:bookmarkStart w:id="7806" w:name="_Toc365644245"/>
      <w:bookmarkStart w:id="7807" w:name="_Toc365479567"/>
      <w:bookmarkStart w:id="7808" w:name="_Toc365644246"/>
      <w:bookmarkStart w:id="7809" w:name="_Toc365479568"/>
      <w:bookmarkStart w:id="7810" w:name="_Toc365644247"/>
      <w:bookmarkStart w:id="7811" w:name="_Toc365479584"/>
      <w:bookmarkStart w:id="7812" w:name="_Toc365644263"/>
      <w:bookmarkStart w:id="7813" w:name="_Toc365479585"/>
      <w:bookmarkStart w:id="7814" w:name="_Toc365644264"/>
      <w:bookmarkStart w:id="7815" w:name="_Toc365479587"/>
      <w:bookmarkStart w:id="7816" w:name="_Toc365644266"/>
      <w:bookmarkStart w:id="7817" w:name="_Toc365479588"/>
      <w:bookmarkStart w:id="7818" w:name="_Toc365644267"/>
      <w:bookmarkStart w:id="7819" w:name="_Toc365479589"/>
      <w:bookmarkStart w:id="7820" w:name="_Toc365644268"/>
      <w:bookmarkStart w:id="7821" w:name="_Toc365479591"/>
      <w:bookmarkStart w:id="7822" w:name="_Toc365644270"/>
      <w:bookmarkStart w:id="7823" w:name="_Toc365479592"/>
      <w:bookmarkStart w:id="7824" w:name="_Toc365644271"/>
      <w:bookmarkStart w:id="7825" w:name="_Toc361663904"/>
      <w:bookmarkStart w:id="7826" w:name="_Toc361665744"/>
      <w:bookmarkStart w:id="7827" w:name="_Toc361667573"/>
      <w:bookmarkStart w:id="7828" w:name="_Toc361669357"/>
      <w:bookmarkStart w:id="7829" w:name="_Toc364935407"/>
      <w:bookmarkStart w:id="7830" w:name="_Toc365479596"/>
      <w:bookmarkStart w:id="7831" w:name="_Toc365644275"/>
      <w:bookmarkStart w:id="7832" w:name="_Toc361663913"/>
      <w:bookmarkStart w:id="7833" w:name="_Toc361665753"/>
      <w:bookmarkStart w:id="7834" w:name="_Toc361667582"/>
      <w:bookmarkStart w:id="7835" w:name="_Toc361669366"/>
      <w:bookmarkStart w:id="7836" w:name="_Toc364935416"/>
      <w:bookmarkStart w:id="7837" w:name="_Toc365479605"/>
      <w:bookmarkStart w:id="7838" w:name="_Toc365644284"/>
      <w:bookmarkStart w:id="7839" w:name="_Toc361663916"/>
      <w:bookmarkStart w:id="7840" w:name="_Toc361665756"/>
      <w:bookmarkStart w:id="7841" w:name="_Toc361667585"/>
      <w:bookmarkStart w:id="7842" w:name="_Toc361669369"/>
      <w:bookmarkStart w:id="7843" w:name="_Toc364935419"/>
      <w:bookmarkStart w:id="7844" w:name="_Toc365479608"/>
      <w:bookmarkStart w:id="7845" w:name="_Toc365644287"/>
      <w:bookmarkStart w:id="7846" w:name="_Toc361663919"/>
      <w:bookmarkStart w:id="7847" w:name="_Toc361665759"/>
      <w:bookmarkStart w:id="7848" w:name="_Toc361667588"/>
      <w:bookmarkStart w:id="7849" w:name="_Toc361669372"/>
      <w:bookmarkStart w:id="7850" w:name="_Toc364935422"/>
      <w:bookmarkStart w:id="7851" w:name="_Toc365479611"/>
      <w:bookmarkStart w:id="7852" w:name="_Toc365644290"/>
      <w:bookmarkStart w:id="7853" w:name="_Toc361663921"/>
      <w:bookmarkStart w:id="7854" w:name="_Toc361665761"/>
      <w:bookmarkStart w:id="7855" w:name="_Toc361667590"/>
      <w:bookmarkStart w:id="7856" w:name="_Toc361669374"/>
      <w:bookmarkStart w:id="7857" w:name="_Toc364935424"/>
      <w:bookmarkStart w:id="7858" w:name="_Toc365479613"/>
      <w:bookmarkStart w:id="7859" w:name="_Toc365644292"/>
      <w:bookmarkStart w:id="7860" w:name="_Toc361663924"/>
      <w:bookmarkStart w:id="7861" w:name="_Toc361665764"/>
      <w:bookmarkStart w:id="7862" w:name="_Toc361667593"/>
      <w:bookmarkStart w:id="7863" w:name="_Toc361669377"/>
      <w:bookmarkStart w:id="7864" w:name="_Toc364935427"/>
      <w:bookmarkStart w:id="7865" w:name="_Toc365479616"/>
      <w:bookmarkStart w:id="7866" w:name="_Toc365644295"/>
      <w:bookmarkStart w:id="7867" w:name="_Toc361663926"/>
      <w:bookmarkStart w:id="7868" w:name="_Toc361665766"/>
      <w:bookmarkStart w:id="7869" w:name="_Toc361667595"/>
      <w:bookmarkStart w:id="7870" w:name="_Toc361669379"/>
      <w:bookmarkStart w:id="7871" w:name="_Toc364935429"/>
      <w:bookmarkStart w:id="7872" w:name="_Toc365479618"/>
      <w:bookmarkStart w:id="7873" w:name="_Toc365644297"/>
      <w:bookmarkStart w:id="7874" w:name="_Toc365479623"/>
      <w:bookmarkStart w:id="7875" w:name="_Toc365644302"/>
      <w:bookmarkStart w:id="7876" w:name="_Toc365479624"/>
      <w:bookmarkStart w:id="7877" w:name="_Toc365644303"/>
      <w:bookmarkStart w:id="7878" w:name="_Toc365479633"/>
      <w:bookmarkStart w:id="7879" w:name="_Toc365644312"/>
      <w:bookmarkStart w:id="7880" w:name="_Toc365479634"/>
      <w:bookmarkStart w:id="7881" w:name="_Toc365644313"/>
      <w:bookmarkStart w:id="7882" w:name="_Toc365479636"/>
      <w:bookmarkStart w:id="7883" w:name="_Toc365644315"/>
      <w:bookmarkStart w:id="7884" w:name="_Toc365479638"/>
      <w:bookmarkStart w:id="7885" w:name="_Toc365644317"/>
      <w:bookmarkStart w:id="7886" w:name="_Toc365479643"/>
      <w:bookmarkStart w:id="7887" w:name="_Toc365644322"/>
      <w:bookmarkStart w:id="7888" w:name="_Toc365479647"/>
      <w:bookmarkStart w:id="7889" w:name="_Toc365644326"/>
      <w:bookmarkStart w:id="7890" w:name="_Toc365479652"/>
      <w:bookmarkStart w:id="7891" w:name="_Toc365644331"/>
      <w:bookmarkStart w:id="7892" w:name="_Toc365479654"/>
      <w:bookmarkStart w:id="7893" w:name="_Toc365644333"/>
      <w:bookmarkStart w:id="7894" w:name="_Toc365479660"/>
      <w:bookmarkStart w:id="7895" w:name="_Toc365644339"/>
      <w:bookmarkStart w:id="7896" w:name="_Toc365479661"/>
      <w:bookmarkStart w:id="7897" w:name="_Toc365644340"/>
      <w:bookmarkStart w:id="7898" w:name="_Toc365479664"/>
      <w:bookmarkStart w:id="7899" w:name="_Toc365644343"/>
      <w:bookmarkStart w:id="7900" w:name="_Toc365479666"/>
      <w:bookmarkStart w:id="7901" w:name="_Toc365644345"/>
      <w:bookmarkStart w:id="7902" w:name="_Toc365479668"/>
      <w:bookmarkStart w:id="7903" w:name="_Toc365644347"/>
      <w:bookmarkStart w:id="7904" w:name="_Toc365479669"/>
      <w:bookmarkStart w:id="7905" w:name="_Toc365644348"/>
      <w:bookmarkStart w:id="7906" w:name="_Toc365479670"/>
      <w:bookmarkStart w:id="7907" w:name="_Toc365644349"/>
      <w:bookmarkStart w:id="7908" w:name="_Toc365479681"/>
      <w:bookmarkStart w:id="7909" w:name="_Toc365644360"/>
      <w:bookmarkStart w:id="7910" w:name="_Toc365479682"/>
      <w:bookmarkStart w:id="7911" w:name="_Toc365644361"/>
      <w:bookmarkStart w:id="7912" w:name="_Toc361663933"/>
      <w:bookmarkStart w:id="7913" w:name="_Toc361665773"/>
      <w:bookmarkStart w:id="7914" w:name="_Toc361667602"/>
      <w:bookmarkStart w:id="7915" w:name="_Toc361669386"/>
      <w:bookmarkStart w:id="7916" w:name="_Toc364935436"/>
      <w:bookmarkStart w:id="7917" w:name="_Toc365479685"/>
      <w:bookmarkStart w:id="7918" w:name="_Toc365644364"/>
      <w:bookmarkStart w:id="7919" w:name="_Toc361663934"/>
      <w:bookmarkStart w:id="7920" w:name="_Toc361665774"/>
      <w:bookmarkStart w:id="7921" w:name="_Toc361667603"/>
      <w:bookmarkStart w:id="7922" w:name="_Toc361669387"/>
      <w:bookmarkStart w:id="7923" w:name="_Toc364935437"/>
      <w:bookmarkStart w:id="7924" w:name="_Toc365479686"/>
      <w:bookmarkStart w:id="7925" w:name="_Toc365644365"/>
      <w:bookmarkStart w:id="7926" w:name="_Toc365479702"/>
      <w:bookmarkStart w:id="7927" w:name="_Toc365644381"/>
      <w:bookmarkStart w:id="7928" w:name="_Toc365479704"/>
      <w:bookmarkStart w:id="7929" w:name="_Toc365644383"/>
      <w:bookmarkStart w:id="7930" w:name="_Toc365479708"/>
      <w:bookmarkStart w:id="7931" w:name="_Toc365644387"/>
      <w:bookmarkStart w:id="7932" w:name="_Toc365479710"/>
      <w:bookmarkStart w:id="7933" w:name="_Toc365644389"/>
      <w:bookmarkStart w:id="7934" w:name="_Toc365479712"/>
      <w:bookmarkStart w:id="7935" w:name="_Toc365644391"/>
      <w:bookmarkStart w:id="7936" w:name="_Toc365479713"/>
      <w:bookmarkStart w:id="7937" w:name="_Toc365644392"/>
      <w:bookmarkStart w:id="7938" w:name="_Toc365479714"/>
      <w:bookmarkStart w:id="7939" w:name="_Toc365644393"/>
      <w:bookmarkStart w:id="7940" w:name="_Toc365479718"/>
      <w:bookmarkStart w:id="7941" w:name="_Toc365644397"/>
      <w:bookmarkStart w:id="7942" w:name="_Toc365479720"/>
      <w:bookmarkStart w:id="7943" w:name="_Toc365644399"/>
      <w:bookmarkStart w:id="7944" w:name="_Toc365479721"/>
      <w:bookmarkStart w:id="7945" w:name="_Toc365644400"/>
      <w:bookmarkStart w:id="7946" w:name="_Toc365479724"/>
      <w:bookmarkStart w:id="7947" w:name="_Toc365644403"/>
      <w:bookmarkStart w:id="7948" w:name="_Toc365479725"/>
      <w:bookmarkStart w:id="7949" w:name="_Toc365644404"/>
      <w:bookmarkStart w:id="7950" w:name="_Toc365479727"/>
      <w:bookmarkStart w:id="7951" w:name="_Toc365644406"/>
      <w:bookmarkStart w:id="7952" w:name="_Toc365479728"/>
      <w:bookmarkStart w:id="7953" w:name="_Toc365644407"/>
      <w:bookmarkStart w:id="7954" w:name="_Toc365479730"/>
      <w:bookmarkStart w:id="7955" w:name="_Toc365644409"/>
      <w:bookmarkStart w:id="7956" w:name="_Toc365479735"/>
      <w:bookmarkStart w:id="7957" w:name="_Toc365644414"/>
      <w:bookmarkStart w:id="7958" w:name="_Toc365479737"/>
      <w:bookmarkStart w:id="7959" w:name="_Toc365644416"/>
      <w:bookmarkStart w:id="7960" w:name="_Toc365479738"/>
      <w:bookmarkStart w:id="7961" w:name="_Toc365644417"/>
      <w:bookmarkStart w:id="7962" w:name="_Toc365479741"/>
      <w:bookmarkStart w:id="7963" w:name="_Toc365644420"/>
      <w:bookmarkStart w:id="7964" w:name="_Toc365479742"/>
      <w:bookmarkStart w:id="7965" w:name="_Toc365644421"/>
      <w:bookmarkStart w:id="7966" w:name="_Toc365479744"/>
      <w:bookmarkStart w:id="7967" w:name="_Toc365644423"/>
      <w:bookmarkStart w:id="7968" w:name="_Toc365479748"/>
      <w:bookmarkStart w:id="7969" w:name="_Toc365644427"/>
      <w:bookmarkStart w:id="7970" w:name="_Toc365479750"/>
      <w:bookmarkStart w:id="7971" w:name="_Toc365644429"/>
      <w:bookmarkStart w:id="7972" w:name="_Toc365479751"/>
      <w:bookmarkStart w:id="7973" w:name="_Toc365644430"/>
      <w:bookmarkStart w:id="7974" w:name="_Toc365479754"/>
      <w:bookmarkStart w:id="7975" w:name="_Toc365644433"/>
      <w:bookmarkStart w:id="7976" w:name="_Toc365479755"/>
      <w:bookmarkStart w:id="7977" w:name="_Toc365644434"/>
      <w:bookmarkStart w:id="7978" w:name="_Toc365479756"/>
      <w:bookmarkStart w:id="7979" w:name="_Toc365644435"/>
      <w:bookmarkStart w:id="7980" w:name="_Toc365479757"/>
      <w:bookmarkStart w:id="7981" w:name="_Toc365644436"/>
      <w:bookmarkStart w:id="7982" w:name="_Toc365479761"/>
      <w:bookmarkStart w:id="7983" w:name="_Toc365644440"/>
      <w:bookmarkStart w:id="7984" w:name="_Toc365479763"/>
      <w:bookmarkStart w:id="7985" w:name="_Toc365644442"/>
      <w:bookmarkStart w:id="7986" w:name="_Toc365479764"/>
      <w:bookmarkStart w:id="7987" w:name="_Toc365644443"/>
      <w:bookmarkStart w:id="7988" w:name="_Toc365479767"/>
      <w:bookmarkStart w:id="7989" w:name="_Toc365644446"/>
      <w:bookmarkStart w:id="7990" w:name="_Toc365479768"/>
      <w:bookmarkStart w:id="7991" w:name="_Toc365644447"/>
      <w:bookmarkStart w:id="7992" w:name="_Toc365479770"/>
      <w:bookmarkStart w:id="7993" w:name="_Toc365644449"/>
      <w:bookmarkStart w:id="7994" w:name="_Toc365479774"/>
      <w:bookmarkStart w:id="7995" w:name="_Toc365644453"/>
      <w:bookmarkStart w:id="7996" w:name="_Toc365479775"/>
      <w:bookmarkStart w:id="7997" w:name="_Toc365644454"/>
      <w:bookmarkStart w:id="7998" w:name="_Toc365479776"/>
      <w:bookmarkStart w:id="7999" w:name="_Toc365644455"/>
      <w:bookmarkStart w:id="8000" w:name="_Toc365479779"/>
      <w:bookmarkStart w:id="8001" w:name="_Toc365644458"/>
      <w:bookmarkStart w:id="8002" w:name="_Toc361663944"/>
      <w:bookmarkStart w:id="8003" w:name="_Toc361665784"/>
      <w:bookmarkStart w:id="8004" w:name="_Toc361667613"/>
      <w:bookmarkStart w:id="8005" w:name="_Toc361669397"/>
      <w:bookmarkStart w:id="8006" w:name="_Toc364935447"/>
      <w:bookmarkStart w:id="8007" w:name="_Toc365479784"/>
      <w:bookmarkStart w:id="8008" w:name="_Toc365644463"/>
      <w:bookmarkStart w:id="8009" w:name="_Toc361663950"/>
      <w:bookmarkStart w:id="8010" w:name="_Toc361665790"/>
      <w:bookmarkStart w:id="8011" w:name="_Toc361667619"/>
      <w:bookmarkStart w:id="8012" w:name="_Toc361669403"/>
      <w:bookmarkStart w:id="8013" w:name="_Toc364935453"/>
      <w:bookmarkStart w:id="8014" w:name="_Toc365479790"/>
      <w:bookmarkStart w:id="8015" w:name="_Toc365644469"/>
      <w:bookmarkStart w:id="8016" w:name="_Toc361663958"/>
      <w:bookmarkStart w:id="8017" w:name="_Toc361665798"/>
      <w:bookmarkStart w:id="8018" w:name="_Toc361667627"/>
      <w:bookmarkStart w:id="8019" w:name="_Toc361669411"/>
      <w:bookmarkStart w:id="8020" w:name="_Toc364935461"/>
      <w:bookmarkStart w:id="8021" w:name="_Toc365479798"/>
      <w:bookmarkStart w:id="8022" w:name="_Toc365644477"/>
      <w:bookmarkStart w:id="8023" w:name="_Toc361663961"/>
      <w:bookmarkStart w:id="8024" w:name="_Toc361665801"/>
      <w:bookmarkStart w:id="8025" w:name="_Toc361667630"/>
      <w:bookmarkStart w:id="8026" w:name="_Toc361669414"/>
      <w:bookmarkStart w:id="8027" w:name="_Toc364935464"/>
      <w:bookmarkStart w:id="8028" w:name="_Toc365479801"/>
      <w:bookmarkStart w:id="8029" w:name="_Toc365644480"/>
      <w:bookmarkStart w:id="8030" w:name="_Toc361663964"/>
      <w:bookmarkStart w:id="8031" w:name="_Toc361665804"/>
      <w:bookmarkStart w:id="8032" w:name="_Toc361667633"/>
      <w:bookmarkStart w:id="8033" w:name="_Toc361669417"/>
      <w:bookmarkStart w:id="8034" w:name="_Toc364935467"/>
      <w:bookmarkStart w:id="8035" w:name="_Toc365479804"/>
      <w:bookmarkStart w:id="8036" w:name="_Toc365644483"/>
      <w:bookmarkStart w:id="8037" w:name="_Toc361663966"/>
      <w:bookmarkStart w:id="8038" w:name="_Toc361665806"/>
      <w:bookmarkStart w:id="8039" w:name="_Toc361667635"/>
      <w:bookmarkStart w:id="8040" w:name="_Toc361669419"/>
      <w:bookmarkStart w:id="8041" w:name="_Toc364935469"/>
      <w:bookmarkStart w:id="8042" w:name="_Toc365479806"/>
      <w:bookmarkStart w:id="8043" w:name="_Toc365644485"/>
      <w:bookmarkStart w:id="8044" w:name="_Ref364595097"/>
      <w:bookmarkStart w:id="8045" w:name="_Toc366142115"/>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r>
        <w:t>WeakSet Objects</w:t>
      </w:r>
      <w:bookmarkEnd w:id="8044"/>
      <w:bookmarkEnd w:id="8045"/>
    </w:p>
    <w:p w14:paraId="6B895F06" w14:textId="77777777" w:rsidR="000259C6" w:rsidRDefault="000259C6" w:rsidP="00C04626">
      <w:r>
        <w:t>WeakSet objects are collections of ECMAScript objects. A distinct object may only occur once as an element of a WeakSet’s collection.</w:t>
      </w:r>
      <w:r w:rsidRPr="00E046A5">
        <w:t xml:space="preserve"> </w:t>
      </w:r>
      <w:r>
        <w:t>A WeakSet may be queried to see if it contains a specific object, but no mechanisms is provided for enumerating the objects it holds. If an object that is contain by a WeakSet is only reachable by following a chain of references that start within that Weak</w:t>
      </w:r>
      <w:r w:rsidR="00621C54">
        <w:t>Set</w:t>
      </w:r>
      <w:r>
        <w:t>, then that object is inaccessible and is automatically removed from the WeakSet. Weak</w:t>
      </w:r>
      <w:r w:rsidR="00621C54">
        <w:t>S</w:t>
      </w:r>
      <w:r>
        <w:t>et implementations must detect and remove such objects and any associated resources.</w:t>
      </w:r>
    </w:p>
    <w:p w14:paraId="100F5B99" w14:textId="77777777" w:rsidR="000259C6" w:rsidRDefault="000259C6" w:rsidP="002021D1">
      <w:pPr>
        <w:rPr>
          <w:rFonts w:ascii="ArialMT" w:hAnsi="ArialMT" w:cs="ArialMT"/>
          <w:lang w:val="en-US" w:eastAsia="en-US"/>
        </w:rPr>
      </w:pPr>
      <w:r>
        <w:rPr>
          <w:rFonts w:ascii="ArialMT" w:hAnsi="ArialMT" w:cs="ArialMT"/>
          <w:lang w:val="en-US" w:eastAsia="en-US"/>
        </w:rPr>
        <w:t>An implementation may impose an arbitrarily determined latency between the time an object contained in a WeakSet becomes inaccessible and the time when the object is removed from the WeakSet. If this latency was observable to ECMAScript program, it would be a source of indeterminacy that could impact program execution.  For that reason, an ECMAScript implementation must not provide any means to determine if a WeakSet contains a particular object that does not require the observer to present the observed obj</w:t>
      </w:r>
      <w:r w:rsidR="00621C54">
        <w:rPr>
          <w:rFonts w:ascii="ArialMT" w:hAnsi="ArialMT" w:cs="ArialMT"/>
          <w:lang w:val="en-US" w:eastAsia="en-US"/>
        </w:rPr>
        <w:t>ec</w:t>
      </w:r>
      <w:r>
        <w:rPr>
          <w:rFonts w:ascii="ArialMT" w:hAnsi="ArialMT" w:cs="ArialMT"/>
          <w:lang w:val="en-US" w:eastAsia="en-US"/>
        </w:rPr>
        <w:t>t.</w:t>
      </w:r>
    </w:p>
    <w:p w14:paraId="3839BE25" w14:textId="77777777" w:rsidR="000259C6" w:rsidRDefault="000259C6" w:rsidP="00834ABD">
      <w:r>
        <w:t xml:space="preserve">WeakSet objects must be implemented using either hash tables or other mechanisms that, on average, provide access times that are sublinear on the number of elements in the collection. The data structure used in this </w:t>
      </w:r>
      <w:r w:rsidR="00AF2D49">
        <w:t>Weak</w:t>
      </w:r>
      <w:r>
        <w:t xml:space="preserve">Set objects specification is only intended to describe the required observable semantics of </w:t>
      </w:r>
      <w:r w:rsidR="00AF2D49">
        <w:t>Weak</w:t>
      </w:r>
      <w:r>
        <w:t>Set objects.  It is not intended to be a viable implementation model.</w:t>
      </w:r>
    </w:p>
    <w:p w14:paraId="1A4068CF" w14:textId="77777777" w:rsidR="00AF2D49" w:rsidRDefault="00AF2D49" w:rsidP="00CE51AB">
      <w:pPr>
        <w:pStyle w:val="Note"/>
      </w:pPr>
      <w:r>
        <w:t>NOTE</w:t>
      </w:r>
      <w:r>
        <w:tab/>
        <w:t xml:space="preserve">See the NOTE in </w:t>
      </w:r>
      <w:r w:rsidR="004B439B">
        <w:fldChar w:fldCharType="begin"/>
      </w:r>
      <w:r w:rsidR="004B439B">
        <w:instrText xml:space="preserve"> REF _Ref366081992 \r \h </w:instrText>
      </w:r>
      <w:r w:rsidR="004B439B">
        <w:fldChar w:fldCharType="separate"/>
      </w:r>
      <w:r w:rsidR="00083CEC">
        <w:t>23.3</w:t>
      </w:r>
      <w:r w:rsidR="004B439B">
        <w:fldChar w:fldCharType="end"/>
      </w:r>
      <w:r>
        <w:t>.</w:t>
      </w:r>
    </w:p>
    <w:p w14:paraId="34019F19" w14:textId="77777777" w:rsidR="000259C6" w:rsidRPr="00E77497" w:rsidRDefault="000259C6" w:rsidP="000D7E3D">
      <w:pPr>
        <w:pStyle w:val="30"/>
      </w:pPr>
      <w:bookmarkStart w:id="8046" w:name="_Ref365542862"/>
      <w:bookmarkStart w:id="8047" w:name="_Toc366142116"/>
      <w:r w:rsidRPr="00E77497">
        <w:t xml:space="preserve">The </w:t>
      </w:r>
      <w:r w:rsidR="00AF2D49">
        <w:t>WeakS</w:t>
      </w:r>
      <w:r>
        <w:t>et</w:t>
      </w:r>
      <w:r w:rsidRPr="00E77497">
        <w:t xml:space="preserve"> Constructor</w:t>
      </w:r>
      <w:bookmarkEnd w:id="8046"/>
      <w:bookmarkEnd w:id="8047"/>
      <w:r w:rsidRPr="00E77497">
        <w:t xml:space="preserve"> </w:t>
      </w:r>
    </w:p>
    <w:p w14:paraId="3D414A04" w14:textId="77777777" w:rsidR="00DD4B05" w:rsidRDefault="00DD4B05" w:rsidP="000D7E3D">
      <w:r>
        <w:t>The WeakSet</w:t>
      </w:r>
      <w:r w:rsidRPr="0064604A">
        <w:t xml:space="preserve"> </w:t>
      </w:r>
      <w:r>
        <w:t xml:space="preserve">constructor is the %WeakSet% </w:t>
      </w:r>
      <w:r w:rsidR="00CE3CDC">
        <w:t>intrinsic</w:t>
      </w:r>
      <w:r>
        <w:t xml:space="preserve"> object and the initial value of the </w:t>
      </w:r>
      <w:r>
        <w:rPr>
          <w:rFonts w:ascii="Courier New" w:eastAsia="Times New Roman" w:hAnsi="Courier New" w:cs="Courier New"/>
          <w:b/>
          <w:spacing w:val="6"/>
          <w:lang w:eastAsia="en-US"/>
        </w:rPr>
        <w:t>WeakSet</w:t>
      </w:r>
      <w:r w:rsidRPr="00F92BFE">
        <w:rPr>
          <w:rFonts w:ascii="Times New Roman" w:eastAsia="Times New Roman" w:hAnsi="Times New Roman"/>
          <w:b/>
          <w:spacing w:val="6"/>
          <w:lang w:eastAsia="en-US"/>
        </w:rPr>
        <w:t xml:space="preserve"> </w:t>
      </w:r>
      <w:r>
        <w:t xml:space="preserve">property of the global object. </w:t>
      </w:r>
      <w:r w:rsidR="000259C6" w:rsidRPr="00E77497">
        <w:t xml:space="preserve">When </w:t>
      </w:r>
      <w:r w:rsidR="00AF2D49">
        <w:rPr>
          <w:rFonts w:ascii="Courier New" w:hAnsi="Courier New"/>
          <w:b/>
        </w:rPr>
        <w:t>WeakSe</w:t>
      </w:r>
      <w:r w:rsidR="000259C6">
        <w:rPr>
          <w:rFonts w:ascii="Courier New" w:hAnsi="Courier New"/>
          <w:b/>
        </w:rPr>
        <w:t>t</w:t>
      </w:r>
      <w:r w:rsidR="000259C6" w:rsidRPr="00E77497">
        <w:t xml:space="preserve"> is called as a function rather than as a constructor, it </w:t>
      </w:r>
      <w:r w:rsidR="000259C6" w:rsidRPr="00F94F77">
        <w:t>initial</w:t>
      </w:r>
      <w:r w:rsidR="006B2604">
        <w:t>ise</w:t>
      </w:r>
      <w:r w:rsidR="000259C6">
        <w:t xml:space="preserve">s its </w:t>
      </w:r>
      <w:r w:rsidR="000259C6" w:rsidRPr="00C0565F">
        <w:rPr>
          <w:b/>
        </w:rPr>
        <w:t>this</w:t>
      </w:r>
      <w:r w:rsidR="000259C6">
        <w:t xml:space="preserve"> value with the internal state necessary to support the </w:t>
      </w:r>
      <w:r w:rsidR="00AF2D49">
        <w:rPr>
          <w:rFonts w:ascii="Courier New" w:hAnsi="Courier New"/>
          <w:b/>
        </w:rPr>
        <w:t>WeakS</w:t>
      </w:r>
      <w:r w:rsidR="000259C6">
        <w:rPr>
          <w:rFonts w:ascii="Courier New" w:hAnsi="Courier New"/>
          <w:b/>
        </w:rPr>
        <w:t>et</w:t>
      </w:r>
      <w:r w:rsidR="000259C6" w:rsidRPr="00F94F77">
        <w:rPr>
          <w:rFonts w:ascii="Courier New" w:hAnsi="Courier New"/>
          <w:b/>
        </w:rPr>
        <w:t>.prototype</w:t>
      </w:r>
      <w:r w:rsidR="000259C6">
        <w:t xml:space="preserve"> internal methods</w:t>
      </w:r>
      <w:r w:rsidR="000259C6" w:rsidRPr="00E77497">
        <w:t>.</w:t>
      </w:r>
    </w:p>
    <w:p w14:paraId="0CC13D52" w14:textId="77777777" w:rsidR="000259C6" w:rsidRPr="00E77497" w:rsidRDefault="000259C6" w:rsidP="000D7E3D">
      <w:r>
        <w:t xml:space="preserve">The </w:t>
      </w:r>
      <w:r w:rsidR="00AF2D49">
        <w:rPr>
          <w:rFonts w:ascii="Courier New" w:hAnsi="Courier New"/>
          <w:b/>
        </w:rPr>
        <w:t>WeakSet</w:t>
      </w:r>
      <w:r w:rsidR="00AF2D49"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sidR="00AF2D49">
        <w:rPr>
          <w:rFonts w:ascii="Courier New" w:hAnsi="Courier New"/>
          <w:b/>
        </w:rPr>
        <w:t>WeakSet</w:t>
      </w:r>
      <w:r w:rsidR="00AF2D49" w:rsidRPr="00E77497">
        <w:t xml:space="preserve"> </w:t>
      </w:r>
      <w:r>
        <w:t xml:space="preserve">behaviour must include a </w:t>
      </w:r>
      <w:r w:rsidRPr="00E775BC">
        <w:rPr>
          <w:rFonts w:ascii="Courier New" w:hAnsi="Courier New" w:cs="Courier New"/>
          <w:b/>
          <w:bCs/>
        </w:rPr>
        <w:t>super</w:t>
      </w:r>
      <w:r>
        <w:t xml:space="preserve"> call to </w:t>
      </w:r>
      <w:r w:rsidR="00AF2D49">
        <w:rPr>
          <w:rFonts w:ascii="Courier New" w:hAnsi="Courier New"/>
          <w:b/>
        </w:rPr>
        <w:t>WeakSet</w:t>
      </w:r>
      <w:r>
        <w:t>.</w:t>
      </w:r>
    </w:p>
    <w:p w14:paraId="6C5A194D" w14:textId="77777777" w:rsidR="000259C6" w:rsidRPr="00E77497" w:rsidRDefault="00AF2D49" w:rsidP="000D7E3D">
      <w:pPr>
        <w:pStyle w:val="40"/>
      </w:pPr>
      <w:r w:rsidRPr="00AF2D49">
        <w:t xml:space="preserve">WeakSet </w:t>
      </w:r>
      <w:r w:rsidR="000259C6" w:rsidRPr="00E77497">
        <w:t>(</w:t>
      </w:r>
      <w:r w:rsidR="000259C6">
        <w:t>iterable = undefined</w:t>
      </w:r>
      <w:r w:rsidR="000259C6" w:rsidRPr="00E77497">
        <w:t>)</w:t>
      </w:r>
    </w:p>
    <w:p w14:paraId="578986BF" w14:textId="77777777" w:rsidR="000259C6" w:rsidRPr="00E77497" w:rsidRDefault="000259C6" w:rsidP="000D7E3D">
      <w:r w:rsidRPr="00E77497">
        <w:t xml:space="preserve">When the </w:t>
      </w:r>
      <w:r w:rsidR="00AF2D49">
        <w:rPr>
          <w:rFonts w:ascii="Courier New" w:hAnsi="Courier New"/>
          <w:b/>
        </w:rPr>
        <w:t>WeakSet</w:t>
      </w:r>
      <w:r w:rsidR="00AF2D49" w:rsidRPr="00E77497">
        <w:t xml:space="preserve"> </w:t>
      </w:r>
      <w:r w:rsidRPr="00E77497">
        <w:t>function is called</w:t>
      </w:r>
      <w:r w:rsidRPr="00BB7225">
        <w:t xml:space="preserve"> </w:t>
      </w:r>
      <w:r>
        <w:t xml:space="preserve">with optional argument </w:t>
      </w:r>
      <w:r w:rsidRPr="00E046A5">
        <w:rPr>
          <w:rFonts w:ascii="Times New Roman" w:hAnsi="Times New Roman"/>
          <w:i/>
          <w:iCs/>
        </w:rPr>
        <w:t>iterable</w:t>
      </w:r>
      <w:r w:rsidRPr="00E77497">
        <w:t xml:space="preserve"> </w:t>
      </w:r>
      <w:r w:rsidRPr="00BB7225">
        <w:t>the</w:t>
      </w:r>
      <w:r w:rsidRPr="00E77497">
        <w:t xml:space="preserve"> following steps are taken:</w:t>
      </w:r>
    </w:p>
    <w:p w14:paraId="52033D41" w14:textId="77777777" w:rsidR="000259C6" w:rsidRDefault="000259C6" w:rsidP="000D7E3D">
      <w:pPr>
        <w:pStyle w:val="Alg4"/>
        <w:numPr>
          <w:ilvl w:val="0"/>
          <w:numId w:val="1462"/>
        </w:numPr>
      </w:pPr>
      <w:r>
        <w:t xml:space="preserve">Let </w:t>
      </w:r>
      <w:r>
        <w:rPr>
          <w:i/>
        </w:rPr>
        <w:t>set</w:t>
      </w:r>
      <w:r>
        <w:t xml:space="preserve"> be the </w:t>
      </w:r>
      <w:r w:rsidRPr="00F94F77">
        <w:rPr>
          <w:b/>
        </w:rPr>
        <w:t>this</w:t>
      </w:r>
      <w:r>
        <w:t xml:space="preserve"> value.</w:t>
      </w:r>
    </w:p>
    <w:p w14:paraId="6151C7B8" w14:textId="77777777" w:rsidR="000259C6" w:rsidRPr="00E77497" w:rsidRDefault="000259C6" w:rsidP="000D7E3D">
      <w:pPr>
        <w:pStyle w:val="Alg4"/>
        <w:numPr>
          <w:ilvl w:val="0"/>
          <w:numId w:val="1462"/>
        </w:numPr>
      </w:pPr>
      <w:r>
        <w:t>If Type(</w:t>
      </w:r>
      <w:r>
        <w:rPr>
          <w:i/>
          <w:iCs/>
        </w:rPr>
        <w:t>set</w:t>
      </w:r>
      <w:r>
        <w:t xml:space="preserve">) is not Object then,  throw a </w:t>
      </w:r>
      <w:r w:rsidRPr="00BB7225">
        <w:rPr>
          <w:b/>
          <w:bCs/>
        </w:rPr>
        <w:t>TypeError</w:t>
      </w:r>
      <w:r>
        <w:t xml:space="preserve"> exception</w:t>
      </w:r>
      <w:r w:rsidRPr="00E77497">
        <w:t>.</w:t>
      </w:r>
    </w:p>
    <w:p w14:paraId="1967C745" w14:textId="77777777" w:rsidR="000259C6" w:rsidRPr="00E77497" w:rsidRDefault="000259C6" w:rsidP="000D7E3D">
      <w:pPr>
        <w:pStyle w:val="Alg4"/>
        <w:numPr>
          <w:ilvl w:val="0"/>
          <w:numId w:val="1462"/>
        </w:numPr>
      </w:pPr>
      <w:r>
        <w:t xml:space="preserve">If </w:t>
      </w:r>
      <w:r>
        <w:rPr>
          <w:i/>
        </w:rPr>
        <w:t>set</w:t>
      </w:r>
      <w:r>
        <w:t xml:space="preserve"> does not have a [[</w:t>
      </w:r>
      <w:r w:rsidR="00AF2D49">
        <w:t>Weak</w:t>
      </w:r>
      <w:r>
        <w:t xml:space="preserve">SetData]] internal data property, then  throw a </w:t>
      </w:r>
      <w:r w:rsidRPr="00BB7225">
        <w:rPr>
          <w:b/>
          <w:bCs/>
        </w:rPr>
        <w:t>TypeError</w:t>
      </w:r>
      <w:r>
        <w:t xml:space="preserve"> exception.</w:t>
      </w:r>
    </w:p>
    <w:p w14:paraId="3D546B59" w14:textId="77777777" w:rsidR="000259C6" w:rsidRPr="00E77497" w:rsidRDefault="000259C6" w:rsidP="000D7E3D">
      <w:pPr>
        <w:pStyle w:val="Alg4"/>
        <w:numPr>
          <w:ilvl w:val="0"/>
          <w:numId w:val="1462"/>
        </w:numPr>
      </w:pPr>
      <w:r>
        <w:t xml:space="preserve">If </w:t>
      </w:r>
      <w:r>
        <w:rPr>
          <w:i/>
        </w:rPr>
        <w:t>set’s</w:t>
      </w:r>
      <w:r>
        <w:t xml:space="preserve"> [[</w:t>
      </w:r>
      <w:r w:rsidR="00AF2D49">
        <w:t>Weak</w:t>
      </w:r>
      <w:r>
        <w:t xml:space="preserve">SetData]] internal data property is not </w:t>
      </w:r>
      <w:r>
        <w:rPr>
          <w:b/>
          <w:bCs/>
        </w:rPr>
        <w:t>undefined</w:t>
      </w:r>
      <w:r>
        <w:t xml:space="preserve">, then  throw a </w:t>
      </w:r>
      <w:r w:rsidRPr="00BB7225">
        <w:rPr>
          <w:b/>
          <w:bCs/>
        </w:rPr>
        <w:t>TypeError</w:t>
      </w:r>
      <w:r>
        <w:t xml:space="preserve"> exception.</w:t>
      </w:r>
    </w:p>
    <w:p w14:paraId="6AA70188" w14:textId="77777777" w:rsidR="000259C6" w:rsidRDefault="000259C6" w:rsidP="000D7E3D">
      <w:pPr>
        <w:pStyle w:val="Alg4"/>
        <w:numPr>
          <w:ilvl w:val="0"/>
          <w:numId w:val="1462"/>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23F2B432" w14:textId="77777777" w:rsidR="000259C6" w:rsidRDefault="000259C6" w:rsidP="000D7E3D">
      <w:pPr>
        <w:pStyle w:val="Alg4"/>
        <w:numPr>
          <w:ilvl w:val="0"/>
          <w:numId w:val="1462"/>
        </w:numPr>
      </w:pPr>
      <w:r>
        <w:t xml:space="preserve">If </w:t>
      </w:r>
      <w:r w:rsidRPr="00740B90">
        <w:rPr>
          <w:i/>
        </w:rPr>
        <w:t>iterable</w:t>
      </w:r>
      <w:r>
        <w:t xml:space="preserve"> is</w:t>
      </w:r>
      <w:r w:rsidR="00CF382D" w:rsidRPr="00CF382D">
        <w:t xml:space="preserve"> </w:t>
      </w:r>
      <w:r w:rsidR="00CF382D">
        <w:t xml:space="preserve">either </w:t>
      </w:r>
      <w:r w:rsidR="00CF382D" w:rsidRPr="00740B90">
        <w:rPr>
          <w:b/>
        </w:rPr>
        <w:t>undefined</w:t>
      </w:r>
      <w:r w:rsidR="00CF382D">
        <w:rPr>
          <w:bCs/>
        </w:rPr>
        <w:t xml:space="preserve"> or</w:t>
      </w:r>
      <w:r>
        <w:t xml:space="preserve"> </w:t>
      </w:r>
      <w:r>
        <w:rPr>
          <w:b/>
        </w:rPr>
        <w:t>null</w:t>
      </w:r>
      <w:r>
        <w:t xml:space="preserve">, then let </w:t>
      </w:r>
      <w:r w:rsidRPr="00740B90">
        <w:rPr>
          <w:i/>
        </w:rPr>
        <w:t>it</w:t>
      </w:r>
      <w:r w:rsidR="002F6F1C">
        <w:rPr>
          <w:i/>
        </w:rPr>
        <w:t>e</w:t>
      </w:r>
      <w:r w:rsidRPr="00740B90">
        <w:rPr>
          <w:i/>
        </w:rPr>
        <w:t>r</w:t>
      </w:r>
      <w:r>
        <w:t xml:space="preserve"> be </w:t>
      </w:r>
      <w:r w:rsidRPr="00C33EC3">
        <w:rPr>
          <w:b/>
        </w:rPr>
        <w:t>undefined</w:t>
      </w:r>
      <w:r>
        <w:t>.</w:t>
      </w:r>
    </w:p>
    <w:p w14:paraId="30F7AA52" w14:textId="77777777" w:rsidR="000259C6" w:rsidRDefault="000259C6" w:rsidP="000D7E3D">
      <w:pPr>
        <w:pStyle w:val="Alg4"/>
        <w:numPr>
          <w:ilvl w:val="0"/>
          <w:numId w:val="1462"/>
        </w:numPr>
      </w:pPr>
      <w:r>
        <w:t>Else,</w:t>
      </w:r>
    </w:p>
    <w:p w14:paraId="284DE28F" w14:textId="77777777" w:rsidR="000259C6" w:rsidRDefault="000259C6" w:rsidP="000D7E3D">
      <w:pPr>
        <w:pStyle w:val="Alg4"/>
        <w:numPr>
          <w:ilvl w:val="1"/>
          <w:numId w:val="1462"/>
        </w:numPr>
      </w:pPr>
      <w:r>
        <w:t xml:space="preserve">Let </w:t>
      </w:r>
      <w:r w:rsidRPr="00740B90">
        <w:rPr>
          <w:i/>
        </w:rPr>
        <w:t>it</w:t>
      </w:r>
      <w:r w:rsidR="00CA4EF0">
        <w:rPr>
          <w:i/>
        </w:rPr>
        <w:t>e</w:t>
      </w:r>
      <w:r w:rsidRPr="00740B90">
        <w:rPr>
          <w:i/>
        </w:rPr>
        <w:t>r</w:t>
      </w:r>
      <w:r>
        <w:t xml:space="preserve"> be the result of </w:t>
      </w:r>
      <w:r w:rsidR="00CA4EF0">
        <w:t>GetIterator</w:t>
      </w:r>
      <w:r>
        <w:t>(</w:t>
      </w:r>
      <w:r w:rsidRPr="00B5244C">
        <w:rPr>
          <w:i/>
        </w:rPr>
        <w:t>iterable</w:t>
      </w:r>
      <w:r>
        <w:t>).</w:t>
      </w:r>
    </w:p>
    <w:p w14:paraId="4EF94876" w14:textId="77777777" w:rsidR="000259C6" w:rsidRDefault="000259C6" w:rsidP="000D7E3D">
      <w:pPr>
        <w:pStyle w:val="Alg4"/>
        <w:numPr>
          <w:ilvl w:val="1"/>
          <w:numId w:val="1462"/>
        </w:numPr>
      </w:pPr>
      <w:r>
        <w:t>ReturnIfAbrupt(</w:t>
      </w:r>
      <w:r w:rsidRPr="00C903CE">
        <w:rPr>
          <w:i/>
        </w:rPr>
        <w:t>it</w:t>
      </w:r>
      <w:r w:rsidR="00CA4EF0">
        <w:rPr>
          <w:i/>
        </w:rPr>
        <w:t>e</w:t>
      </w:r>
      <w:r w:rsidRPr="00C903CE">
        <w:rPr>
          <w:i/>
        </w:rPr>
        <w:t>r</w:t>
      </w:r>
      <w:r>
        <w:t>).</w:t>
      </w:r>
    </w:p>
    <w:p w14:paraId="4C5DBFC4" w14:textId="77777777" w:rsidR="000259C6" w:rsidRDefault="000259C6" w:rsidP="000D7E3D">
      <w:pPr>
        <w:pStyle w:val="Alg4"/>
        <w:numPr>
          <w:ilvl w:val="1"/>
          <w:numId w:val="1462"/>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14:paraId="4392A76E" w14:textId="77777777" w:rsidR="000259C6" w:rsidRDefault="000259C6" w:rsidP="000D7E3D">
      <w:pPr>
        <w:pStyle w:val="Alg4"/>
        <w:numPr>
          <w:ilvl w:val="1"/>
          <w:numId w:val="1462"/>
        </w:numPr>
      </w:pPr>
      <w:r>
        <w:t>ReturnIfAbrupt(</w:t>
      </w:r>
      <w:r w:rsidRPr="00C903CE">
        <w:rPr>
          <w:i/>
        </w:rPr>
        <w:t>adder</w:t>
      </w:r>
      <w:r>
        <w:t>).</w:t>
      </w:r>
    </w:p>
    <w:p w14:paraId="6C2E1002" w14:textId="77777777" w:rsidR="000259C6" w:rsidRDefault="000259C6" w:rsidP="000D7E3D">
      <w:pPr>
        <w:pStyle w:val="Alg4"/>
        <w:numPr>
          <w:ilvl w:val="1"/>
          <w:numId w:val="1462"/>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3E290FE4" w14:textId="77777777" w:rsidR="000259C6" w:rsidRPr="004F54AE" w:rsidRDefault="000259C6" w:rsidP="000D7E3D">
      <w:pPr>
        <w:numPr>
          <w:ilvl w:val="0"/>
          <w:numId w:val="1462"/>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sidR="00AF2D49">
        <w:rPr>
          <w:rFonts w:ascii="Times New Roman" w:hAnsi="Times New Roman"/>
        </w:rPr>
        <w:t>Weak</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14:paraId="48537EB6" w14:textId="77777777" w:rsidR="000259C6" w:rsidRDefault="000259C6" w:rsidP="000D7E3D">
      <w:pPr>
        <w:pStyle w:val="Alg4"/>
        <w:numPr>
          <w:ilvl w:val="0"/>
          <w:numId w:val="1462"/>
        </w:numPr>
      </w:pPr>
      <w:r>
        <w:t xml:space="preserve">If </w:t>
      </w:r>
      <w:r w:rsidRPr="00BB7225">
        <w:rPr>
          <w:i/>
          <w:iCs/>
        </w:rPr>
        <w:t>it</w:t>
      </w:r>
      <w:r w:rsidR="00CA4EF0">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14:paraId="4630E0A3" w14:textId="77777777" w:rsidR="000259C6" w:rsidRPr="00A5755A" w:rsidRDefault="000259C6" w:rsidP="000D7E3D">
      <w:pPr>
        <w:pStyle w:val="Alg4"/>
        <w:numPr>
          <w:ilvl w:val="0"/>
          <w:numId w:val="1462"/>
        </w:numPr>
        <w:contextualSpacing/>
      </w:pPr>
      <w:r>
        <w:t>Repeat</w:t>
      </w:r>
    </w:p>
    <w:p w14:paraId="5C26A2DB" w14:textId="77777777" w:rsidR="000259C6" w:rsidRDefault="000259C6" w:rsidP="000D7E3D">
      <w:pPr>
        <w:pStyle w:val="Alg3"/>
        <w:numPr>
          <w:ilvl w:val="1"/>
          <w:numId w:val="1462"/>
        </w:numPr>
      </w:pPr>
      <w:r>
        <w:t xml:space="preserve">Let </w:t>
      </w:r>
      <w:r w:rsidRPr="004848CA">
        <w:rPr>
          <w:i/>
        </w:rPr>
        <w:t>next</w:t>
      </w:r>
      <w:r>
        <w:t xml:space="preserve"> be the result of </w:t>
      </w:r>
      <w:r w:rsidR="00CA4EF0">
        <w:t>IteratorNext</w:t>
      </w:r>
      <w:r>
        <w:t>(</w:t>
      </w:r>
      <w:r>
        <w:rPr>
          <w:i/>
        </w:rPr>
        <w:t>it</w:t>
      </w:r>
      <w:r w:rsidR="00CA4EF0">
        <w:rPr>
          <w:i/>
        </w:rPr>
        <w:t>e</w:t>
      </w:r>
      <w:r>
        <w:rPr>
          <w:i/>
        </w:rPr>
        <w:t>r</w:t>
      </w:r>
      <w:r>
        <w:t>).</w:t>
      </w:r>
    </w:p>
    <w:p w14:paraId="51429D00" w14:textId="77777777" w:rsidR="000259C6" w:rsidRDefault="000259C6" w:rsidP="000D7E3D">
      <w:pPr>
        <w:pStyle w:val="Alg4"/>
        <w:numPr>
          <w:ilvl w:val="1"/>
          <w:numId w:val="1462"/>
        </w:numPr>
        <w:contextualSpacing/>
      </w:pPr>
      <w:r>
        <w:t>ReturnIfAbrupt(</w:t>
      </w:r>
      <w:r w:rsidRPr="004E372D">
        <w:rPr>
          <w:i/>
        </w:rPr>
        <w:t>next</w:t>
      </w:r>
      <w:r>
        <w:t>).</w:t>
      </w:r>
    </w:p>
    <w:p w14:paraId="038DE2FE" w14:textId="77777777" w:rsidR="000259C6" w:rsidRDefault="000259C6" w:rsidP="000D7E3D">
      <w:pPr>
        <w:numPr>
          <w:ilvl w:val="1"/>
          <w:numId w:val="1462"/>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14:paraId="7549E384" w14:textId="77777777" w:rsidR="000259C6" w:rsidRDefault="000259C6" w:rsidP="000D7E3D">
      <w:pPr>
        <w:numPr>
          <w:ilvl w:val="1"/>
          <w:numId w:val="1462"/>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2EAA3677" w14:textId="77777777" w:rsidR="000259C6" w:rsidRDefault="000259C6" w:rsidP="000D7E3D">
      <w:pPr>
        <w:pStyle w:val="Alg3"/>
        <w:numPr>
          <w:ilvl w:val="1"/>
          <w:numId w:val="1462"/>
        </w:numPr>
      </w:pPr>
      <w:r>
        <w:t xml:space="preserve">If </w:t>
      </w:r>
      <w:r>
        <w:rPr>
          <w:i/>
          <w:iCs/>
        </w:rPr>
        <w:t>done</w:t>
      </w:r>
      <w:r>
        <w:t xml:space="preserve"> is </w:t>
      </w:r>
      <w:r w:rsidRPr="00B5244C">
        <w:rPr>
          <w:b/>
        </w:rPr>
        <w:t>true</w:t>
      </w:r>
      <w:r>
        <w:t xml:space="preserve">, then </w:t>
      </w:r>
      <w:r w:rsidRPr="00E77497">
        <w:t xml:space="preserve">return </w:t>
      </w:r>
      <w:r>
        <w:t>NormalCompletion(</w:t>
      </w:r>
      <w:r w:rsidRPr="00224061">
        <w:rPr>
          <w:i/>
        </w:rPr>
        <w:t>set</w:t>
      </w:r>
      <w:r w:rsidRPr="00E77497">
        <w:t>).</w:t>
      </w:r>
    </w:p>
    <w:p w14:paraId="52F84247" w14:textId="77777777" w:rsidR="000259C6" w:rsidRDefault="000259C6" w:rsidP="000D7E3D">
      <w:pPr>
        <w:pStyle w:val="Alg4"/>
        <w:numPr>
          <w:ilvl w:val="1"/>
          <w:numId w:val="1462"/>
        </w:numPr>
        <w:spacing w:after="120"/>
        <w:contextualSpacing/>
      </w:pPr>
      <w:r>
        <w:t xml:space="preserve">Let </w:t>
      </w:r>
      <w:r>
        <w:rPr>
          <w:i/>
          <w:iCs/>
        </w:rPr>
        <w:t>nextValue</w:t>
      </w:r>
      <w:r>
        <w:t xml:space="preserve"> be IteratorValue(</w:t>
      </w:r>
      <w:r>
        <w:rPr>
          <w:i/>
          <w:iCs/>
        </w:rPr>
        <w:t>next</w:t>
      </w:r>
      <w:r>
        <w:t>).</w:t>
      </w:r>
    </w:p>
    <w:p w14:paraId="19138FD6" w14:textId="77777777" w:rsidR="000259C6" w:rsidRDefault="000259C6" w:rsidP="000D7E3D">
      <w:pPr>
        <w:pStyle w:val="Alg4"/>
        <w:numPr>
          <w:ilvl w:val="1"/>
          <w:numId w:val="1462"/>
        </w:numPr>
        <w:spacing w:after="120"/>
        <w:contextualSpacing/>
      </w:pPr>
      <w:r>
        <w:t>ReturnIfAbrupt(</w:t>
      </w:r>
      <w:r>
        <w:rPr>
          <w:i/>
          <w:iCs/>
        </w:rPr>
        <w:t>nextValue</w:t>
      </w:r>
      <w:r>
        <w:t>).</w:t>
      </w:r>
    </w:p>
    <w:p w14:paraId="1E81C9C1" w14:textId="77777777" w:rsidR="000259C6" w:rsidRDefault="000259C6" w:rsidP="000D7E3D">
      <w:pPr>
        <w:pStyle w:val="Alg4"/>
        <w:numPr>
          <w:ilvl w:val="1"/>
          <w:numId w:val="1462"/>
        </w:numPr>
        <w:spacing w:after="120"/>
        <w:contextualSpacing/>
      </w:pPr>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p>
    <w:p w14:paraId="7425AFC0" w14:textId="77777777" w:rsidR="000259C6" w:rsidRPr="00E77497" w:rsidRDefault="000259C6" w:rsidP="000D7E3D">
      <w:pPr>
        <w:pStyle w:val="Alg4"/>
        <w:numPr>
          <w:ilvl w:val="1"/>
          <w:numId w:val="1462"/>
        </w:numPr>
        <w:spacing w:after="240"/>
      </w:pPr>
      <w:r>
        <w:t>ReturnIfAbrupt(</w:t>
      </w:r>
      <w:r w:rsidRPr="00926A35">
        <w:rPr>
          <w:i/>
        </w:rPr>
        <w:t>status</w:t>
      </w:r>
      <w:r>
        <w:t>).</w:t>
      </w:r>
    </w:p>
    <w:p w14:paraId="64D45341" w14:textId="77777777" w:rsidR="000259C6" w:rsidRPr="00E77497" w:rsidRDefault="000259C6" w:rsidP="000D7E3D">
      <w:pPr>
        <w:pStyle w:val="40"/>
      </w:pPr>
      <w:r w:rsidRPr="00E77497">
        <w:t xml:space="preserve">new </w:t>
      </w:r>
      <w:r w:rsidR="00781F04">
        <w:t>WeakS</w:t>
      </w:r>
      <w:r>
        <w:t>et</w:t>
      </w:r>
      <w:r w:rsidRPr="00E77497">
        <w:t xml:space="preserve"> (</w:t>
      </w:r>
      <w:r>
        <w:t xml:space="preserve"> ... </w:t>
      </w:r>
      <w:r w:rsidR="00DD4B05" w:rsidRPr="00DD4B05">
        <w:t>argumentsList</w:t>
      </w:r>
      <w:r w:rsidRPr="00E77497">
        <w:t>)</w:t>
      </w:r>
    </w:p>
    <w:p w14:paraId="408AE437" w14:textId="77777777" w:rsidR="00DD4B05" w:rsidRPr="00E77497" w:rsidRDefault="00DD4B05" w:rsidP="000D7E3D">
      <w:r w:rsidRPr="00E77497">
        <w:t xml:space="preserve">When </w:t>
      </w:r>
      <w:r w:rsidRPr="00781F04">
        <w:rPr>
          <w:rFonts w:ascii="Courier New" w:hAnsi="Courier New"/>
          <w:b/>
        </w:rPr>
        <w:t>WeakSet</w:t>
      </w:r>
      <w:r w:rsidRPr="00F92BFE">
        <w:rPr>
          <w:rFonts w:cs="Arial"/>
          <w:bCs/>
        </w:rPr>
        <w:t xml:space="preserve"> </w:t>
      </w:r>
      <w:r w:rsidRPr="00E77497">
        <w:t xml:space="preserve">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14:paraId="2B61F8A2" w14:textId="77777777" w:rsidR="000259C6" w:rsidRDefault="00781F04" w:rsidP="000D7E3D">
      <w:r>
        <w:rPr>
          <w:rFonts w:ascii="Courier New" w:hAnsi="Courier New"/>
          <w:b/>
        </w:rPr>
        <w:t>WeakSet</w:t>
      </w:r>
      <w:r w:rsidR="000259C6" w:rsidRPr="00E77497">
        <w:t xml:space="preserve"> </w:t>
      </w:r>
      <w:r w:rsidR="000259C6">
        <w:t xml:space="preserve">called as part of a new expression with argument list </w:t>
      </w:r>
      <w:r w:rsidR="00DD4B05" w:rsidRPr="00F92BFE">
        <w:rPr>
          <w:rFonts w:ascii="Times New Roman" w:hAnsi="Times New Roman"/>
          <w:i/>
          <w:iCs/>
        </w:rPr>
        <w:t>argumentsList</w:t>
      </w:r>
      <w:r w:rsidR="00DD4B05" w:rsidRPr="00DD4B05">
        <w:rPr>
          <w:i/>
          <w:iCs/>
        </w:rPr>
        <w:t xml:space="preserve"> </w:t>
      </w:r>
      <w:r w:rsidR="000259C6">
        <w:t>performs the following steps:</w:t>
      </w:r>
    </w:p>
    <w:p w14:paraId="688C32D8" w14:textId="77777777" w:rsidR="000259C6" w:rsidRDefault="000259C6" w:rsidP="000D7E3D">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781F04">
        <w:rPr>
          <w:rFonts w:ascii="Courier New" w:hAnsi="Courier New"/>
          <w:b/>
        </w:rPr>
        <w:t>WeakSet</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65877A0F" w14:textId="77777777" w:rsidR="000259C6" w:rsidRDefault="000259C6" w:rsidP="000D7E3D">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19627961" w14:textId="77777777" w:rsidR="000259C6" w:rsidRPr="00E4780A" w:rsidRDefault="000259C6" w:rsidP="000D7E3D">
      <w:pPr>
        <w:numPr>
          <w:ilvl w:val="0"/>
          <w:numId w:val="1463"/>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71D72F3D" w14:textId="77777777" w:rsidR="000259C6" w:rsidRPr="00E77497" w:rsidRDefault="000259C6" w:rsidP="000D7E3D">
      <w:r>
        <w:t xml:space="preserve">If </w:t>
      </w:r>
      <w:r w:rsidR="00781F04" w:rsidRPr="00781F04">
        <w:t>WeakSet</w:t>
      </w:r>
      <w:r>
        <w:t xml:space="preserve"> is implemented as an ordinary function object, its [[Construct]] internal method will perform the above steps.</w:t>
      </w:r>
    </w:p>
    <w:p w14:paraId="673C2F6B" w14:textId="77777777" w:rsidR="000259C6" w:rsidRPr="00E77497" w:rsidRDefault="000259C6" w:rsidP="000D7E3D">
      <w:pPr>
        <w:pStyle w:val="30"/>
      </w:pPr>
      <w:bookmarkStart w:id="8048" w:name="_Toc366142117"/>
      <w:r w:rsidRPr="00E77497">
        <w:t xml:space="preserve">Properties of the </w:t>
      </w:r>
      <w:r w:rsidR="00781F04" w:rsidRPr="00781F04">
        <w:t>WeakSet</w:t>
      </w:r>
      <w:r w:rsidRPr="00E77497">
        <w:t xml:space="preserve"> Constructor</w:t>
      </w:r>
      <w:bookmarkEnd w:id="8048"/>
    </w:p>
    <w:p w14:paraId="0AF40A3E" w14:textId="77777777" w:rsidR="000259C6" w:rsidRPr="00E77497" w:rsidRDefault="000259C6" w:rsidP="000D7E3D">
      <w:r w:rsidRPr="00E77497">
        <w:t xml:space="preserve">The value of the [[Prototype]] internal </w:t>
      </w:r>
      <w:r>
        <w:t xml:space="preserve">data </w:t>
      </w:r>
      <w:r w:rsidRPr="00E77497">
        <w:t xml:space="preserve">property of the </w:t>
      </w:r>
      <w:r w:rsidR="00781F04">
        <w:t>WeakSet</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083CEC">
        <w:t>19.2.3</w:t>
      </w:r>
      <w:r w:rsidR="004B439B">
        <w:fldChar w:fldCharType="end"/>
      </w:r>
      <w:r w:rsidRPr="00E77497">
        <w:t>).</w:t>
      </w:r>
    </w:p>
    <w:p w14:paraId="4F39B55A" w14:textId="77777777" w:rsidR="000259C6" w:rsidRPr="00E77497" w:rsidRDefault="000259C6" w:rsidP="000D7E3D">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781F04" w:rsidRPr="00781F04">
        <w:t xml:space="preserve">WeakSet </w:t>
      </w:r>
      <w:r w:rsidRPr="00E77497">
        <w:t>constructor has the following property:</w:t>
      </w:r>
    </w:p>
    <w:p w14:paraId="73EF2CD0" w14:textId="77777777" w:rsidR="000259C6" w:rsidRPr="00E77497" w:rsidRDefault="00781F04" w:rsidP="000D7E3D">
      <w:pPr>
        <w:pStyle w:val="40"/>
      </w:pPr>
      <w:r w:rsidRPr="00781F04">
        <w:t>WeakSet</w:t>
      </w:r>
      <w:r w:rsidR="000259C6" w:rsidRPr="00E77497">
        <w:t>.prototype</w:t>
      </w:r>
    </w:p>
    <w:p w14:paraId="39970FB7" w14:textId="77777777" w:rsidR="000259C6" w:rsidRPr="00E77497" w:rsidRDefault="000259C6" w:rsidP="000D7E3D">
      <w:r w:rsidRPr="00E77497">
        <w:t xml:space="preserve">The initial value of </w:t>
      </w:r>
      <w:r w:rsidR="00781F04" w:rsidRPr="00781F04">
        <w:rPr>
          <w:rFonts w:ascii="Courier New" w:hAnsi="Courier New"/>
          <w:b/>
        </w:rPr>
        <w:t>WeakSet</w:t>
      </w:r>
      <w:r w:rsidRPr="00E77497">
        <w:rPr>
          <w:rFonts w:ascii="Courier New" w:hAnsi="Courier New"/>
          <w:b/>
        </w:rPr>
        <w:t>.prototype</w:t>
      </w:r>
      <w:r w:rsidRPr="00E77497">
        <w:t xml:space="preserve"> is </w:t>
      </w:r>
      <w:r>
        <w:t>the intrinsic %</w:t>
      </w:r>
      <w:r w:rsidR="00781F04">
        <w:t>Weak</w:t>
      </w:r>
      <w:r>
        <w:t xml:space="preserve">SetPrototype% </w:t>
      </w:r>
      <w:r w:rsidRPr="00E77497">
        <w:t>object (</w:t>
      </w:r>
      <w:r w:rsidR="004B439B">
        <w:fldChar w:fldCharType="begin"/>
      </w:r>
      <w:r w:rsidR="004B439B">
        <w:instrText xml:space="preserve"> REF _Ref366082014 \r \h </w:instrText>
      </w:r>
      <w:r w:rsidR="004B439B">
        <w:fldChar w:fldCharType="separate"/>
      </w:r>
      <w:r w:rsidR="00083CEC">
        <w:t>23.4.3</w:t>
      </w:r>
      <w:r w:rsidR="004B439B">
        <w:fldChar w:fldCharType="end"/>
      </w:r>
      <w:r w:rsidRPr="00E77497">
        <w:t>).</w:t>
      </w:r>
    </w:p>
    <w:p w14:paraId="7342A589" w14:textId="77777777" w:rsidR="000259C6" w:rsidRPr="00E77497" w:rsidRDefault="000259C6"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ED5729A" w14:textId="77777777" w:rsidR="000259C6" w:rsidRPr="00A67AF2" w:rsidRDefault="00781F04" w:rsidP="000D7E3D">
      <w:pPr>
        <w:pStyle w:val="40"/>
      </w:pPr>
      <w:r w:rsidRPr="00781F04">
        <w:t xml:space="preserve">WeakSet </w:t>
      </w:r>
      <w:r w:rsidR="000259C6">
        <w:t>[ @@create ]</w:t>
      </w:r>
      <w:r w:rsidR="000259C6" w:rsidRPr="00A67AF2">
        <w:t xml:space="preserve"> (</w:t>
      </w:r>
      <w:r w:rsidR="000259C6">
        <w:t xml:space="preserve"> </w:t>
      </w:r>
      <w:r w:rsidR="000259C6" w:rsidRPr="00A67AF2">
        <w:t>)</w:t>
      </w:r>
    </w:p>
    <w:p w14:paraId="3D9A6546" w14:textId="77777777" w:rsidR="000259C6" w:rsidRPr="00E77497" w:rsidRDefault="000259C6" w:rsidP="000D7E3D">
      <w:r>
        <w:t>T</w:t>
      </w:r>
      <w:r w:rsidRPr="00675B74">
        <w:t>he</w:t>
      </w:r>
      <w:r>
        <w:t xml:space="preserve"> @@create</w:t>
      </w:r>
      <w:r w:rsidRPr="00675B74">
        <w:t xml:space="preserve"> method of</w:t>
      </w:r>
      <w:r>
        <w:t xml:space="preserve"> a </w:t>
      </w:r>
      <w:r w:rsidR="00781F04" w:rsidRPr="00781F04">
        <w:t xml:space="preserve">WeakSet </w:t>
      </w:r>
      <w:r>
        <w:t>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672BF469" w14:textId="77777777" w:rsidR="000259C6" w:rsidRDefault="000259C6" w:rsidP="000D7E3D">
      <w:pPr>
        <w:numPr>
          <w:ilvl w:val="0"/>
          <w:numId w:val="146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1C4C5303" w14:textId="77777777" w:rsidR="000259C6" w:rsidRPr="00E77497" w:rsidRDefault="000259C6" w:rsidP="000D7E3D">
      <w:pPr>
        <w:numPr>
          <w:ilvl w:val="0"/>
          <w:numId w:val="1464"/>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sidR="00781F04">
        <w:rPr>
          <w:rFonts w:ascii="Courier New" w:hAnsi="Courier New"/>
          <w:b/>
        </w:rPr>
        <w:t>Weak</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w:t>
      </w:r>
      <w:r w:rsidR="00781F04">
        <w:rPr>
          <w:rFonts w:ascii="Times New Roman" w:hAnsi="Times New Roman"/>
        </w:rPr>
        <w:t>Weak</w:t>
      </w:r>
      <w:r w:rsidRPr="00145775">
        <w:rPr>
          <w:rFonts w:ascii="Times New Roman" w:hAnsi="Times New Roman"/>
        </w:rPr>
        <w:t>SetData</w:t>
      </w:r>
      <w:r w:rsidRPr="00071909">
        <w:rPr>
          <w:rFonts w:ascii="Times New Roman" w:hAnsi="Times New Roman"/>
        </w:rPr>
        <w:t>]]</w:t>
      </w:r>
      <w:r w:rsidRPr="00E15CC3">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14:paraId="37195F06" w14:textId="77777777" w:rsidR="000259C6" w:rsidRPr="00E77497" w:rsidRDefault="000259C6" w:rsidP="000D7E3D">
      <w:pPr>
        <w:numPr>
          <w:ilvl w:val="0"/>
          <w:numId w:val="1464"/>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635F4736" w14:textId="77777777" w:rsidR="000259C6" w:rsidRDefault="000259C6"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593BE13F" w14:textId="77777777" w:rsidR="000259C6" w:rsidRPr="00E77497" w:rsidRDefault="000259C6" w:rsidP="000D7E3D">
      <w:pPr>
        <w:pStyle w:val="30"/>
      </w:pPr>
      <w:bookmarkStart w:id="8049" w:name="_Ref366082014"/>
      <w:bookmarkStart w:id="8050" w:name="_Toc366142118"/>
      <w:r w:rsidRPr="00E77497">
        <w:t xml:space="preserve">Properties of the </w:t>
      </w:r>
      <w:r w:rsidR="00AE1D35" w:rsidRPr="00AE1D35">
        <w:t xml:space="preserve">WeakSet </w:t>
      </w:r>
      <w:r w:rsidRPr="00E77497">
        <w:t>Prototype Object</w:t>
      </w:r>
      <w:bookmarkEnd w:id="8049"/>
      <w:bookmarkEnd w:id="8050"/>
    </w:p>
    <w:p w14:paraId="693D06AD" w14:textId="77777777" w:rsidR="000259C6" w:rsidRDefault="000259C6" w:rsidP="000D7E3D">
      <w:r w:rsidRPr="00E77497">
        <w:t xml:space="preserve">The value of the [[Prototype]] internal </w:t>
      </w:r>
      <w:r>
        <w:t xml:space="preserve">data </w:t>
      </w:r>
      <w:r w:rsidRPr="00E77497">
        <w:t xml:space="preserve">property of the </w:t>
      </w:r>
      <w:r w:rsidR="00781F04" w:rsidRPr="00781F04">
        <w:t>WeakSet</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083CEC">
        <w:t>19.1.4</w:t>
      </w:r>
      <w:r w:rsidR="004B439B">
        <w:fldChar w:fldCharType="end"/>
      </w:r>
      <w:r w:rsidRPr="00E77497">
        <w:t>).</w:t>
      </w:r>
      <w:r w:rsidRPr="005541C3">
        <w:t xml:space="preserve"> </w:t>
      </w:r>
      <w:r>
        <w:t xml:space="preserve">The </w:t>
      </w:r>
      <w:r w:rsidR="00781F04" w:rsidRPr="00781F04">
        <w:t xml:space="preserve">WeakSet </w:t>
      </w:r>
      <w:r>
        <w:t>prototype object is an ordinary object. It does not have a [[</w:t>
      </w:r>
      <w:r w:rsidR="00781F04">
        <w:t>Weak</w:t>
      </w:r>
      <w:r>
        <w:t>SetData]] internal data property.</w:t>
      </w:r>
    </w:p>
    <w:p w14:paraId="6535FE0D" w14:textId="77777777" w:rsidR="004A0859" w:rsidRPr="00E77497" w:rsidRDefault="004A0859" w:rsidP="004A0859">
      <w:pPr>
        <w:pStyle w:val="40"/>
      </w:pPr>
      <w:r w:rsidRPr="00AE1D35">
        <w:t>WeakSet</w:t>
      </w:r>
      <w:r w:rsidRPr="00E77497">
        <w:t>.prototype.</w:t>
      </w:r>
      <w:r>
        <w:t>add</w:t>
      </w:r>
      <w:r w:rsidRPr="00E77497">
        <w:t xml:space="preserve"> (</w:t>
      </w:r>
      <w:r>
        <w:t xml:space="preserve">value </w:t>
      </w:r>
      <w:r w:rsidRPr="00E77497">
        <w:t>)</w:t>
      </w:r>
    </w:p>
    <w:p w14:paraId="63602571" w14:textId="77777777" w:rsidR="004A0859" w:rsidRPr="00E77497" w:rsidRDefault="004A0859" w:rsidP="004A0859">
      <w:r w:rsidRPr="00E77497">
        <w:t>The following steps are taken:</w:t>
      </w:r>
    </w:p>
    <w:p w14:paraId="7A894F64" w14:textId="77777777" w:rsidR="004A0859" w:rsidRPr="00E77497" w:rsidRDefault="004A0859" w:rsidP="004A0859">
      <w:pPr>
        <w:pStyle w:val="Alg4"/>
        <w:numPr>
          <w:ilvl w:val="0"/>
          <w:numId w:val="146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00B7AC63" w14:textId="77777777" w:rsidR="004A0859" w:rsidRPr="00E77497" w:rsidRDefault="004A0859" w:rsidP="004A0859">
      <w:pPr>
        <w:pStyle w:val="Alg4"/>
        <w:numPr>
          <w:ilvl w:val="0"/>
          <w:numId w:val="1465"/>
        </w:numPr>
      </w:pPr>
      <w:r>
        <w:t>If Type(</w:t>
      </w:r>
      <w:r>
        <w:rPr>
          <w:i/>
          <w:iCs/>
        </w:rPr>
        <w:t>S)</w:t>
      </w:r>
      <w:r>
        <w:t xml:space="preserve"> is not Object, then throw a </w:t>
      </w:r>
      <w:r w:rsidRPr="003F3BD9">
        <w:rPr>
          <w:b/>
        </w:rPr>
        <w:t>TypeError</w:t>
      </w:r>
      <w:r>
        <w:t xml:space="preserve"> exception.</w:t>
      </w:r>
    </w:p>
    <w:p w14:paraId="215D0B96" w14:textId="77777777" w:rsidR="004A0859" w:rsidRDefault="004A0859" w:rsidP="004A0859">
      <w:pPr>
        <w:pStyle w:val="Alg4"/>
        <w:numPr>
          <w:ilvl w:val="0"/>
          <w:numId w:val="1465"/>
        </w:numPr>
      </w:pPr>
      <w:r>
        <w:t xml:space="preserve">If </w:t>
      </w:r>
      <w:r>
        <w:rPr>
          <w:i/>
        </w:rPr>
        <w:t>S</w:t>
      </w:r>
      <w:r>
        <w:t xml:space="preserve"> does not have a [[WeakSetData]] internal data property throw a </w:t>
      </w:r>
      <w:r w:rsidRPr="00B5244C">
        <w:rPr>
          <w:b/>
        </w:rPr>
        <w:t>TypeError</w:t>
      </w:r>
      <w:r>
        <w:t xml:space="preserve"> exception.</w:t>
      </w:r>
    </w:p>
    <w:p w14:paraId="0992471F" w14:textId="77777777" w:rsidR="004A0859" w:rsidRPr="00E77497" w:rsidRDefault="004A0859" w:rsidP="004A0859">
      <w:pPr>
        <w:pStyle w:val="Alg4"/>
        <w:numPr>
          <w:ilvl w:val="0"/>
          <w:numId w:val="1465"/>
        </w:numPr>
      </w:pPr>
      <w:r>
        <w:t xml:space="preserve">If </w:t>
      </w:r>
      <w:r>
        <w:rPr>
          <w:i/>
        </w:rPr>
        <w:t>S’s</w:t>
      </w:r>
      <w:r>
        <w:t xml:space="preserve"> [[WeakSetData]] internal data property is </w:t>
      </w:r>
      <w:r w:rsidRPr="00942258">
        <w:rPr>
          <w:b/>
          <w:bCs/>
        </w:rPr>
        <w:t>undefined</w:t>
      </w:r>
      <w:r>
        <w:t xml:space="preserve">, then throw a </w:t>
      </w:r>
      <w:r w:rsidRPr="003F3BD9">
        <w:rPr>
          <w:b/>
        </w:rPr>
        <w:t>TypeError</w:t>
      </w:r>
      <w:r>
        <w:t xml:space="preserve"> exception.</w:t>
      </w:r>
    </w:p>
    <w:p w14:paraId="4BBF3622" w14:textId="77777777" w:rsidR="004A0859" w:rsidRPr="00E77497" w:rsidRDefault="004A0859" w:rsidP="004A0859">
      <w:pPr>
        <w:pStyle w:val="Alg4"/>
        <w:numPr>
          <w:ilvl w:val="0"/>
          <w:numId w:val="1465"/>
        </w:numPr>
      </w:pPr>
      <w:r>
        <w:t>If Type(</w:t>
      </w:r>
      <w:r>
        <w:rPr>
          <w:i/>
        </w:rPr>
        <w:t>value</w:t>
      </w:r>
      <w:r>
        <w:rPr>
          <w:i/>
          <w:iCs/>
        </w:rPr>
        <w:t>)</w:t>
      </w:r>
      <w:r>
        <w:t xml:space="preserve"> is not Object, then throw a </w:t>
      </w:r>
      <w:r w:rsidRPr="003F3BD9">
        <w:rPr>
          <w:b/>
        </w:rPr>
        <w:t>TypeError</w:t>
      </w:r>
      <w:r>
        <w:t xml:space="preserve"> exception.</w:t>
      </w:r>
    </w:p>
    <w:p w14:paraId="018C8B96" w14:textId="77777777" w:rsidR="004A0859" w:rsidRPr="00E77497" w:rsidRDefault="004A0859" w:rsidP="004A0859">
      <w:pPr>
        <w:pStyle w:val="Alg4"/>
        <w:numPr>
          <w:ilvl w:val="0"/>
          <w:numId w:val="1465"/>
        </w:numPr>
      </w:pPr>
      <w:r>
        <w:t xml:space="preserve">Let </w:t>
      </w:r>
      <w:r w:rsidRPr="00B5244C">
        <w:rPr>
          <w:i/>
        </w:rPr>
        <w:t>entries</w:t>
      </w:r>
      <w:r>
        <w:t xml:space="preserve"> be the List that is the value of </w:t>
      </w:r>
      <w:r>
        <w:rPr>
          <w:i/>
        </w:rPr>
        <w:t>S</w:t>
      </w:r>
      <w:r>
        <w:t>’s [[WeakSetData]] internal</w:t>
      </w:r>
      <w:r w:rsidRPr="00314265">
        <w:t xml:space="preserve"> </w:t>
      </w:r>
      <w:r>
        <w:t>data property.</w:t>
      </w:r>
    </w:p>
    <w:p w14:paraId="07D3B164" w14:textId="77777777" w:rsidR="004A0859" w:rsidRDefault="004A0859" w:rsidP="004A0859">
      <w:pPr>
        <w:pStyle w:val="Alg4"/>
        <w:numPr>
          <w:ilvl w:val="0"/>
          <w:numId w:val="146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5F491023" w14:textId="77777777" w:rsidR="004A0859" w:rsidRDefault="004A0859" w:rsidP="004A0859">
      <w:pPr>
        <w:pStyle w:val="Alg4"/>
        <w:numPr>
          <w:ilvl w:val="1"/>
          <w:numId w:val="1465"/>
        </w:numPr>
      </w:pPr>
      <w:r>
        <w:t xml:space="preserve">If </w:t>
      </w:r>
      <w:r>
        <w:rPr>
          <w:i/>
          <w:iCs/>
        </w:rPr>
        <w:t>e</w:t>
      </w:r>
      <w:r>
        <w:t xml:space="preserve"> is not </w:t>
      </w:r>
      <w:r w:rsidRPr="005E6B3A">
        <w:rPr>
          <w:rFonts w:ascii="Arial" w:hAnsi="Arial" w:cs="Arial"/>
        </w:rPr>
        <w:t>empty</w:t>
      </w:r>
      <w:r>
        <w:t xml:space="preserve"> and SameValue(</w:t>
      </w:r>
      <w:r>
        <w:rPr>
          <w:i/>
        </w:rPr>
        <w:t>e</w:t>
      </w:r>
      <w:r>
        <w:t xml:space="preserve">, </w:t>
      </w:r>
      <w:r>
        <w:rPr>
          <w:i/>
        </w:rPr>
        <w:t>value</w:t>
      </w:r>
      <w:r>
        <w:t>)</w:t>
      </w:r>
      <w:r w:rsidRPr="005E6B3A">
        <w:t xml:space="preserve"> </w:t>
      </w:r>
      <w:r>
        <w:t xml:space="preserve">is </w:t>
      </w:r>
      <w:r>
        <w:rPr>
          <w:b/>
          <w:bCs/>
        </w:rPr>
        <w:t>true</w:t>
      </w:r>
      <w:r>
        <w:t>, then</w:t>
      </w:r>
    </w:p>
    <w:p w14:paraId="10FCE6A5" w14:textId="77777777" w:rsidR="004A0859" w:rsidRDefault="004A0859" w:rsidP="004A0859">
      <w:pPr>
        <w:pStyle w:val="Alg4"/>
        <w:numPr>
          <w:ilvl w:val="2"/>
          <w:numId w:val="1465"/>
        </w:numPr>
        <w:spacing w:after="220"/>
        <w:contextualSpacing/>
      </w:pPr>
      <w:r>
        <w:t xml:space="preserve">Return </w:t>
      </w:r>
      <w:r>
        <w:rPr>
          <w:i/>
        </w:rPr>
        <w:t>S</w:t>
      </w:r>
      <w:r>
        <w:t>.</w:t>
      </w:r>
    </w:p>
    <w:p w14:paraId="51291484" w14:textId="77777777" w:rsidR="004A0859" w:rsidRDefault="004A0859" w:rsidP="004A0859">
      <w:pPr>
        <w:pStyle w:val="Alg4"/>
        <w:numPr>
          <w:ilvl w:val="0"/>
          <w:numId w:val="1465"/>
        </w:numPr>
        <w:spacing w:after="220"/>
        <w:contextualSpacing/>
      </w:pPr>
      <w:r>
        <w:t xml:space="preserve">Append </w:t>
      </w:r>
      <w:r>
        <w:rPr>
          <w:i/>
        </w:rPr>
        <w:t>value</w:t>
      </w:r>
      <w:r>
        <w:t xml:space="preserve"> as the last element of </w:t>
      </w:r>
      <w:r w:rsidRPr="0012412C">
        <w:rPr>
          <w:i/>
        </w:rPr>
        <w:t>entries</w:t>
      </w:r>
      <w:r>
        <w:t>.</w:t>
      </w:r>
    </w:p>
    <w:p w14:paraId="3004FE38" w14:textId="77777777" w:rsidR="004A0859" w:rsidRPr="00E77497" w:rsidRDefault="004A0859" w:rsidP="004A0859">
      <w:pPr>
        <w:pStyle w:val="Alg4"/>
        <w:numPr>
          <w:ilvl w:val="0"/>
          <w:numId w:val="1465"/>
        </w:numPr>
        <w:spacing w:after="220"/>
      </w:pPr>
      <w:r>
        <w:t xml:space="preserve">Return </w:t>
      </w:r>
      <w:r>
        <w:rPr>
          <w:i/>
        </w:rPr>
        <w:t>S</w:t>
      </w:r>
      <w:r>
        <w:t>.</w:t>
      </w:r>
    </w:p>
    <w:p w14:paraId="4A998442" w14:textId="77777777" w:rsidR="004A0859" w:rsidRPr="00E77497" w:rsidRDefault="004A0859" w:rsidP="004A0859">
      <w:pPr>
        <w:pStyle w:val="40"/>
      </w:pPr>
      <w:r w:rsidRPr="00AE1D35">
        <w:t>WeakSet</w:t>
      </w:r>
      <w:r w:rsidRPr="00E77497">
        <w:t>.prototype.</w:t>
      </w:r>
      <w:r>
        <w:t>clear</w:t>
      </w:r>
      <w:r w:rsidRPr="00E77497">
        <w:t xml:space="preserve"> ()</w:t>
      </w:r>
    </w:p>
    <w:p w14:paraId="7E73B09D" w14:textId="77777777" w:rsidR="004A0859" w:rsidRPr="00E77497" w:rsidRDefault="004A0859" w:rsidP="004A0859">
      <w:r w:rsidRPr="00E77497">
        <w:t>The following steps are taken:</w:t>
      </w:r>
    </w:p>
    <w:p w14:paraId="374B72AB" w14:textId="77777777" w:rsidR="004A0859" w:rsidRPr="00E77497" w:rsidRDefault="004A0859" w:rsidP="004A0859">
      <w:pPr>
        <w:pStyle w:val="Alg4"/>
        <w:numPr>
          <w:ilvl w:val="0"/>
          <w:numId w:val="1466"/>
        </w:numPr>
      </w:pPr>
      <w:r w:rsidRPr="00E77497">
        <w:t xml:space="preserve">Let </w:t>
      </w:r>
      <w:r>
        <w:rPr>
          <w:i/>
        </w:rPr>
        <w:t>S</w:t>
      </w:r>
      <w:r w:rsidRPr="00E77497">
        <w:t xml:space="preserve"> be </w:t>
      </w:r>
      <w:r w:rsidRPr="00E77497">
        <w:rPr>
          <w:b/>
        </w:rPr>
        <w:t>this</w:t>
      </w:r>
      <w:r w:rsidRPr="00E77497">
        <w:t xml:space="preserve"> value.</w:t>
      </w:r>
    </w:p>
    <w:p w14:paraId="647AD8DE" w14:textId="77777777" w:rsidR="004A0859" w:rsidRPr="00E77497" w:rsidRDefault="004A0859" w:rsidP="004A0859">
      <w:pPr>
        <w:pStyle w:val="Alg4"/>
        <w:numPr>
          <w:ilvl w:val="0"/>
          <w:numId w:val="1466"/>
        </w:numPr>
      </w:pPr>
      <w:r>
        <w:t>If Type(</w:t>
      </w:r>
      <w:r>
        <w:rPr>
          <w:i/>
          <w:iCs/>
        </w:rPr>
        <w:t>S)</w:t>
      </w:r>
      <w:r>
        <w:t xml:space="preserve"> is not Object, then throw a </w:t>
      </w:r>
      <w:r w:rsidRPr="003F3BD9">
        <w:rPr>
          <w:b/>
        </w:rPr>
        <w:t>TypeError</w:t>
      </w:r>
      <w:r>
        <w:t xml:space="preserve"> exception.</w:t>
      </w:r>
    </w:p>
    <w:p w14:paraId="57DEB92E" w14:textId="77777777" w:rsidR="004A0859" w:rsidRDefault="004A0859" w:rsidP="004A0859">
      <w:pPr>
        <w:pStyle w:val="Alg4"/>
        <w:numPr>
          <w:ilvl w:val="0"/>
          <w:numId w:val="1466"/>
        </w:numPr>
      </w:pPr>
      <w:r>
        <w:t xml:space="preserve">If </w:t>
      </w:r>
      <w:r>
        <w:rPr>
          <w:i/>
        </w:rPr>
        <w:t>S</w:t>
      </w:r>
      <w:r w:rsidRPr="00E77497">
        <w:t xml:space="preserve"> </w:t>
      </w:r>
      <w:r>
        <w:t>does not have a [[WeakSetData]] internal</w:t>
      </w:r>
      <w:r w:rsidRPr="00314265">
        <w:t xml:space="preserve"> </w:t>
      </w:r>
      <w:r>
        <w:t xml:space="preserve">data property throw a </w:t>
      </w:r>
      <w:r w:rsidRPr="00B5244C">
        <w:rPr>
          <w:b/>
        </w:rPr>
        <w:t>TypeError</w:t>
      </w:r>
      <w:r>
        <w:t xml:space="preserve"> exception.</w:t>
      </w:r>
    </w:p>
    <w:p w14:paraId="1672EF35" w14:textId="77777777" w:rsidR="004A0859" w:rsidRPr="00E77497" w:rsidRDefault="004A0859" w:rsidP="004A0859">
      <w:pPr>
        <w:pStyle w:val="Alg4"/>
        <w:numPr>
          <w:ilvl w:val="0"/>
          <w:numId w:val="1466"/>
        </w:numPr>
      </w:pPr>
      <w:r>
        <w:t xml:space="preserve">If </w:t>
      </w:r>
      <w:r>
        <w:rPr>
          <w:i/>
        </w:rPr>
        <w:t>S’s</w:t>
      </w:r>
      <w:r>
        <w:t xml:space="preserve"> [[WeakSetData]] internal data property is </w:t>
      </w:r>
      <w:r w:rsidRPr="00942258">
        <w:rPr>
          <w:b/>
          <w:bCs/>
        </w:rPr>
        <w:t>undefined</w:t>
      </w:r>
      <w:r>
        <w:t xml:space="preserve">, then throw a </w:t>
      </w:r>
      <w:r w:rsidRPr="003F3BD9">
        <w:rPr>
          <w:b/>
        </w:rPr>
        <w:t>TypeError</w:t>
      </w:r>
      <w:r>
        <w:t xml:space="preserve"> exception.</w:t>
      </w:r>
    </w:p>
    <w:p w14:paraId="524F8165" w14:textId="77777777" w:rsidR="004A0859" w:rsidRPr="00E77497" w:rsidRDefault="004A0859" w:rsidP="004A0859">
      <w:pPr>
        <w:pStyle w:val="Alg4"/>
        <w:numPr>
          <w:ilvl w:val="0"/>
          <w:numId w:val="1466"/>
        </w:numPr>
      </w:pPr>
      <w:r>
        <w:t xml:space="preserve">Let </w:t>
      </w:r>
      <w:r w:rsidRPr="00B5244C">
        <w:rPr>
          <w:i/>
        </w:rPr>
        <w:t>entries</w:t>
      </w:r>
      <w:r>
        <w:t xml:space="preserve"> be the List that is the value of </w:t>
      </w:r>
      <w:r>
        <w:rPr>
          <w:i/>
        </w:rPr>
        <w:t>S</w:t>
      </w:r>
      <w:r>
        <w:t>’s [[WeakSetData]] internal</w:t>
      </w:r>
      <w:r w:rsidRPr="00314265">
        <w:t xml:space="preserve"> </w:t>
      </w:r>
      <w:r>
        <w:t>data property.</w:t>
      </w:r>
    </w:p>
    <w:p w14:paraId="4F23E1EC" w14:textId="77777777" w:rsidR="004A0859" w:rsidRDefault="004A0859" w:rsidP="004A0859">
      <w:pPr>
        <w:pStyle w:val="Alg4"/>
        <w:numPr>
          <w:ilvl w:val="0"/>
          <w:numId w:val="1466"/>
        </w:numPr>
      </w:pPr>
      <w:r>
        <w:t xml:space="preserve">Repeat for each </w:t>
      </w:r>
      <w:r w:rsidRPr="00431625">
        <w:rPr>
          <w:i/>
        </w:rPr>
        <w:t>e</w:t>
      </w:r>
      <w:r>
        <w:t xml:space="preserve"> that is an element of </w:t>
      </w:r>
      <w:r w:rsidRPr="00B5244C">
        <w:rPr>
          <w:i/>
        </w:rPr>
        <w:t>entries</w:t>
      </w:r>
      <w:r>
        <w:rPr>
          <w:i/>
        </w:rPr>
        <w:t>,</w:t>
      </w:r>
    </w:p>
    <w:p w14:paraId="2E9EF998" w14:textId="77777777" w:rsidR="004A0859" w:rsidRDefault="004A0859" w:rsidP="004A0859">
      <w:pPr>
        <w:pStyle w:val="Alg4"/>
        <w:numPr>
          <w:ilvl w:val="1"/>
          <w:numId w:val="146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14:paraId="23DA1469" w14:textId="77777777" w:rsidR="004A0859" w:rsidRPr="00E77497" w:rsidRDefault="004A0859" w:rsidP="004A0859">
      <w:pPr>
        <w:pStyle w:val="Alg4"/>
        <w:numPr>
          <w:ilvl w:val="0"/>
          <w:numId w:val="1466"/>
        </w:numPr>
        <w:spacing w:after="220"/>
      </w:pPr>
      <w:r>
        <w:t xml:space="preserve">Return </w:t>
      </w:r>
      <w:r>
        <w:rPr>
          <w:b/>
        </w:rPr>
        <w:t>undefined</w:t>
      </w:r>
      <w:r>
        <w:t>.</w:t>
      </w:r>
    </w:p>
    <w:p w14:paraId="004DD1F8" w14:textId="77777777" w:rsidR="000259C6" w:rsidRPr="00E77497" w:rsidRDefault="00AE1D35" w:rsidP="000D7E3D">
      <w:pPr>
        <w:pStyle w:val="40"/>
      </w:pPr>
      <w:r w:rsidRPr="00AE1D35">
        <w:t>WeakSet</w:t>
      </w:r>
      <w:r w:rsidR="000259C6" w:rsidRPr="00E77497">
        <w:t>.prototype.constructor</w:t>
      </w:r>
    </w:p>
    <w:p w14:paraId="447CD80E" w14:textId="77777777" w:rsidR="000259C6" w:rsidRPr="00E77497" w:rsidRDefault="000259C6" w:rsidP="000D7E3D">
      <w:r w:rsidRPr="00E77497">
        <w:t xml:space="preserve">The initial value of </w:t>
      </w:r>
      <w:r w:rsidR="00AE1D35" w:rsidRPr="00AE1D35">
        <w:rPr>
          <w:rFonts w:ascii="Courier New" w:hAnsi="Courier New"/>
          <w:b/>
        </w:rPr>
        <w:t>WeakSet</w:t>
      </w:r>
      <w:r w:rsidRPr="00E77497">
        <w:rPr>
          <w:rFonts w:ascii="Courier New" w:hAnsi="Courier New"/>
          <w:b/>
        </w:rPr>
        <w:t>.prototype.constructor</w:t>
      </w:r>
      <w:r w:rsidRPr="00E77497">
        <w:t xml:space="preserve"> is the </w:t>
      </w:r>
      <w:r w:rsidR="00621C54">
        <w:t>%WeakSet% intrinsic object</w:t>
      </w:r>
      <w:r w:rsidRPr="00E77497">
        <w:t>.</w:t>
      </w:r>
    </w:p>
    <w:p w14:paraId="04797D70" w14:textId="77777777" w:rsidR="000259C6" w:rsidRPr="00E77497" w:rsidRDefault="00AE1D35" w:rsidP="000D7E3D">
      <w:pPr>
        <w:pStyle w:val="40"/>
      </w:pPr>
      <w:r w:rsidRPr="00AE1D35">
        <w:t>WeakSet</w:t>
      </w:r>
      <w:r w:rsidR="000259C6" w:rsidRPr="00E77497">
        <w:t>.prototype.</w:t>
      </w:r>
      <w:r w:rsidR="000259C6">
        <w:t>delete</w:t>
      </w:r>
      <w:r w:rsidR="000259C6" w:rsidRPr="00E77497">
        <w:t xml:space="preserve"> ( </w:t>
      </w:r>
      <w:r w:rsidR="000259C6">
        <w:t xml:space="preserve">value </w:t>
      </w:r>
      <w:r w:rsidR="000259C6" w:rsidRPr="00E77497">
        <w:t>)</w:t>
      </w:r>
    </w:p>
    <w:p w14:paraId="43CDE636" w14:textId="77777777" w:rsidR="000259C6" w:rsidRPr="00E77497" w:rsidRDefault="000259C6" w:rsidP="000D7E3D">
      <w:r w:rsidRPr="00E77497">
        <w:t>The following steps are taken:</w:t>
      </w:r>
    </w:p>
    <w:p w14:paraId="4D058C1E" w14:textId="77777777" w:rsidR="000259C6" w:rsidRPr="00E77497" w:rsidRDefault="000259C6" w:rsidP="000D7E3D">
      <w:pPr>
        <w:pStyle w:val="Alg4"/>
        <w:numPr>
          <w:ilvl w:val="0"/>
          <w:numId w:val="1526"/>
        </w:numPr>
      </w:pPr>
      <w:r w:rsidRPr="00E77497">
        <w:t xml:space="preserve">Let </w:t>
      </w:r>
      <w:r>
        <w:rPr>
          <w:i/>
        </w:rPr>
        <w:t>S</w:t>
      </w:r>
      <w:r w:rsidRPr="00E77497">
        <w:t xml:space="preserve"> be the</w:t>
      </w:r>
      <w:r>
        <w:t xml:space="preserve"> </w:t>
      </w:r>
      <w:r w:rsidRPr="00E77497">
        <w:rPr>
          <w:b/>
        </w:rPr>
        <w:t>this</w:t>
      </w:r>
      <w:r w:rsidRPr="00E77497">
        <w:t xml:space="preserve"> value.</w:t>
      </w:r>
    </w:p>
    <w:p w14:paraId="68DD4751" w14:textId="77777777" w:rsidR="000259C6" w:rsidRPr="00E77497" w:rsidRDefault="000259C6" w:rsidP="000D7E3D">
      <w:pPr>
        <w:pStyle w:val="Alg4"/>
        <w:numPr>
          <w:ilvl w:val="0"/>
          <w:numId w:val="1526"/>
        </w:numPr>
      </w:pPr>
      <w:r>
        <w:t>If Type(</w:t>
      </w:r>
      <w:r>
        <w:rPr>
          <w:i/>
          <w:iCs/>
        </w:rPr>
        <w:t>S)</w:t>
      </w:r>
      <w:r>
        <w:t xml:space="preserve"> is not Object, then throw a </w:t>
      </w:r>
      <w:r w:rsidRPr="003F3BD9">
        <w:rPr>
          <w:b/>
        </w:rPr>
        <w:t>TypeError</w:t>
      </w:r>
      <w:r>
        <w:t xml:space="preserve"> exception.</w:t>
      </w:r>
    </w:p>
    <w:p w14:paraId="0C05E843" w14:textId="77777777" w:rsidR="000259C6" w:rsidRDefault="000259C6" w:rsidP="000D7E3D">
      <w:pPr>
        <w:pStyle w:val="Alg4"/>
        <w:numPr>
          <w:ilvl w:val="0"/>
          <w:numId w:val="1526"/>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14:paraId="59AC1327" w14:textId="77777777" w:rsidR="000259C6" w:rsidRPr="00E77497" w:rsidRDefault="000259C6" w:rsidP="000D7E3D">
      <w:pPr>
        <w:pStyle w:val="Alg4"/>
        <w:numPr>
          <w:ilvl w:val="0"/>
          <w:numId w:val="1526"/>
        </w:numPr>
      </w:pPr>
      <w:r>
        <w:t xml:space="preserve">If </w:t>
      </w:r>
      <w:r>
        <w:rPr>
          <w:i/>
        </w:rPr>
        <w:t>S’s</w:t>
      </w:r>
      <w:r>
        <w:t xml:space="preserve"> [[</w:t>
      </w:r>
      <w:r w:rsidR="00AE1D35">
        <w:t>Weak</w:t>
      </w:r>
      <w:r>
        <w:t xml:space="preserve">SetData]] internal data property is </w:t>
      </w:r>
      <w:r w:rsidRPr="00431625">
        <w:rPr>
          <w:b/>
          <w:bCs/>
        </w:rPr>
        <w:t>undefined</w:t>
      </w:r>
      <w:r>
        <w:t xml:space="preserve">, then throw a </w:t>
      </w:r>
      <w:r w:rsidRPr="00431625">
        <w:rPr>
          <w:b/>
        </w:rPr>
        <w:t>TypeError</w:t>
      </w:r>
      <w:r>
        <w:t xml:space="preserve"> exception.</w:t>
      </w:r>
    </w:p>
    <w:p w14:paraId="39679D94" w14:textId="77777777" w:rsidR="00CF382D" w:rsidRPr="00E77497" w:rsidRDefault="00CF382D" w:rsidP="000D7E3D">
      <w:pPr>
        <w:pStyle w:val="Alg4"/>
        <w:numPr>
          <w:ilvl w:val="0"/>
          <w:numId w:val="1526"/>
        </w:numPr>
      </w:pPr>
      <w:r>
        <w:t>If Type(</w:t>
      </w:r>
      <w:r>
        <w:rPr>
          <w:i/>
        </w:rPr>
        <w:t>value</w:t>
      </w:r>
      <w:r>
        <w:rPr>
          <w:i/>
          <w:iCs/>
        </w:rPr>
        <w:t>)</w:t>
      </w:r>
      <w:r>
        <w:t xml:space="preserve"> is not Object, then throw a </w:t>
      </w:r>
      <w:r w:rsidRPr="003F3BD9">
        <w:rPr>
          <w:b/>
        </w:rPr>
        <w:t>TypeError</w:t>
      </w:r>
      <w:r>
        <w:t xml:space="preserve"> exception.</w:t>
      </w:r>
    </w:p>
    <w:p w14:paraId="57150B82" w14:textId="77777777" w:rsidR="000259C6" w:rsidRPr="00E77497" w:rsidRDefault="000259C6" w:rsidP="000D7E3D">
      <w:pPr>
        <w:pStyle w:val="Alg4"/>
        <w:numPr>
          <w:ilvl w:val="0"/>
          <w:numId w:val="1526"/>
        </w:numPr>
      </w:pPr>
      <w:r>
        <w:t xml:space="preserve">Let </w:t>
      </w:r>
      <w:r w:rsidRPr="00B5244C">
        <w:rPr>
          <w:i/>
        </w:rPr>
        <w:t>entries</w:t>
      </w:r>
      <w:r>
        <w:t xml:space="preserve"> be the List that is the value of </w:t>
      </w:r>
      <w:r>
        <w:rPr>
          <w:i/>
        </w:rPr>
        <w:t>S</w:t>
      </w:r>
      <w:r>
        <w:t>’s [[</w:t>
      </w:r>
      <w:r w:rsidR="00AE1D35">
        <w:t>Weak</w:t>
      </w:r>
      <w:r>
        <w:t>SetData]] internal data property.</w:t>
      </w:r>
    </w:p>
    <w:p w14:paraId="5D6764C6" w14:textId="77777777" w:rsidR="000259C6" w:rsidRDefault="000259C6" w:rsidP="000D7E3D">
      <w:pPr>
        <w:pStyle w:val="Alg4"/>
        <w:numPr>
          <w:ilvl w:val="0"/>
          <w:numId w:val="1526"/>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14:paraId="6291E502" w14:textId="77777777" w:rsidR="000259C6" w:rsidRDefault="000259C6" w:rsidP="000D7E3D">
      <w:pPr>
        <w:pStyle w:val="Alg4"/>
        <w:numPr>
          <w:ilvl w:val="1"/>
          <w:numId w:val="1526"/>
        </w:numPr>
      </w:pPr>
      <w:r>
        <w:t xml:space="preserve">If </w:t>
      </w:r>
      <w:r>
        <w:rPr>
          <w:i/>
          <w:iCs/>
        </w:rPr>
        <w:t>e</w:t>
      </w:r>
      <w:r>
        <w:t xml:space="preserve"> is not </w:t>
      </w:r>
      <w:r w:rsidRPr="005E6B3A">
        <w:rPr>
          <w:rFonts w:ascii="Arial" w:hAnsi="Arial" w:cs="Arial"/>
        </w:rPr>
        <w:t>empty</w:t>
      </w:r>
      <w:r>
        <w:t xml:space="preserve"> and </w:t>
      </w:r>
      <w:r w:rsidR="00AE1D35">
        <w:t>SameValue</w:t>
      </w:r>
      <w:r>
        <w:t>(</w:t>
      </w:r>
      <w:r>
        <w:rPr>
          <w:i/>
        </w:rPr>
        <w:t>e</w:t>
      </w:r>
      <w:r>
        <w:t xml:space="preserve">, </w:t>
      </w:r>
      <w:r>
        <w:rPr>
          <w:i/>
        </w:rPr>
        <w:t>value</w:t>
      </w:r>
      <w:r>
        <w:t xml:space="preserve">) is </w:t>
      </w:r>
      <w:r>
        <w:rPr>
          <w:b/>
          <w:bCs/>
        </w:rPr>
        <w:t>true</w:t>
      </w:r>
      <w:r>
        <w:t>, then</w:t>
      </w:r>
    </w:p>
    <w:p w14:paraId="120B58D8" w14:textId="77777777" w:rsidR="000259C6" w:rsidRDefault="000259C6" w:rsidP="000D7E3D">
      <w:pPr>
        <w:pStyle w:val="Alg4"/>
        <w:numPr>
          <w:ilvl w:val="2"/>
          <w:numId w:val="152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14:paraId="585C0526" w14:textId="77777777" w:rsidR="000259C6" w:rsidRDefault="000259C6" w:rsidP="000D7E3D">
      <w:pPr>
        <w:pStyle w:val="Alg4"/>
        <w:numPr>
          <w:ilvl w:val="2"/>
          <w:numId w:val="1526"/>
        </w:numPr>
        <w:spacing w:after="220"/>
        <w:contextualSpacing/>
      </w:pPr>
      <w:r>
        <w:t xml:space="preserve">Return </w:t>
      </w:r>
      <w:r>
        <w:rPr>
          <w:b/>
        </w:rPr>
        <w:t>true</w:t>
      </w:r>
      <w:r>
        <w:t>.</w:t>
      </w:r>
    </w:p>
    <w:p w14:paraId="5D3E62DC" w14:textId="77777777" w:rsidR="000259C6" w:rsidRPr="00E77497" w:rsidRDefault="000259C6" w:rsidP="000D7E3D">
      <w:pPr>
        <w:pStyle w:val="Alg4"/>
        <w:numPr>
          <w:ilvl w:val="0"/>
          <w:numId w:val="1526"/>
        </w:numPr>
        <w:spacing w:after="220"/>
      </w:pPr>
      <w:r>
        <w:t xml:space="preserve">Return </w:t>
      </w:r>
      <w:r>
        <w:rPr>
          <w:b/>
        </w:rPr>
        <w:t>false</w:t>
      </w:r>
      <w:r>
        <w:t>.</w:t>
      </w:r>
    </w:p>
    <w:p w14:paraId="3D638CE1" w14:textId="77777777" w:rsidR="00B03D81" w:rsidRDefault="00B03D81" w:rsidP="000D7E3D">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2F20705A" w14:textId="77777777" w:rsidR="000259C6" w:rsidRPr="00E77497" w:rsidRDefault="00AE1D35" w:rsidP="000D7E3D">
      <w:pPr>
        <w:pStyle w:val="40"/>
      </w:pPr>
      <w:r w:rsidRPr="00AE1D35">
        <w:t>WeakSet</w:t>
      </w:r>
      <w:r w:rsidR="000259C6" w:rsidRPr="00E77497">
        <w:t>.prototype.</w:t>
      </w:r>
      <w:r w:rsidR="000259C6">
        <w:t>has</w:t>
      </w:r>
      <w:r w:rsidR="000259C6" w:rsidRPr="00E77497">
        <w:t xml:space="preserve"> ( </w:t>
      </w:r>
      <w:r w:rsidR="000259C6">
        <w:t xml:space="preserve">value </w:t>
      </w:r>
      <w:r w:rsidR="000259C6" w:rsidRPr="00E77497">
        <w:t>)</w:t>
      </w:r>
    </w:p>
    <w:p w14:paraId="0A82F3A8" w14:textId="77777777" w:rsidR="000259C6" w:rsidRPr="00E77497" w:rsidRDefault="000259C6" w:rsidP="000D7E3D">
      <w:r w:rsidRPr="00E77497">
        <w:t>The following steps are taken:</w:t>
      </w:r>
    </w:p>
    <w:p w14:paraId="5CCA2808" w14:textId="77777777" w:rsidR="000259C6" w:rsidRPr="00E77497" w:rsidRDefault="000259C6" w:rsidP="000D7E3D">
      <w:pPr>
        <w:pStyle w:val="Alg4"/>
        <w:numPr>
          <w:ilvl w:val="0"/>
          <w:numId w:val="1467"/>
        </w:numPr>
      </w:pPr>
      <w:r w:rsidRPr="00E77497">
        <w:t xml:space="preserve">Let </w:t>
      </w:r>
      <w:r>
        <w:rPr>
          <w:i/>
        </w:rPr>
        <w:t>S</w:t>
      </w:r>
      <w:r w:rsidRPr="00E77497">
        <w:t xml:space="preserve"> be the</w:t>
      </w:r>
      <w:r>
        <w:t xml:space="preserve"> </w:t>
      </w:r>
      <w:r w:rsidRPr="00E77497">
        <w:rPr>
          <w:b/>
        </w:rPr>
        <w:t>this</w:t>
      </w:r>
      <w:r w:rsidRPr="00E77497">
        <w:t xml:space="preserve"> value.</w:t>
      </w:r>
    </w:p>
    <w:p w14:paraId="526E96FE" w14:textId="77777777" w:rsidR="000259C6" w:rsidRPr="00E77497" w:rsidRDefault="000259C6" w:rsidP="000D7E3D">
      <w:pPr>
        <w:pStyle w:val="Alg4"/>
        <w:numPr>
          <w:ilvl w:val="0"/>
          <w:numId w:val="1467"/>
        </w:numPr>
      </w:pPr>
      <w:r>
        <w:t>If Type(</w:t>
      </w:r>
      <w:r>
        <w:rPr>
          <w:i/>
          <w:iCs/>
        </w:rPr>
        <w:t>S)</w:t>
      </w:r>
      <w:r>
        <w:t xml:space="preserve"> is not Object, then throw a </w:t>
      </w:r>
      <w:r w:rsidRPr="003F3BD9">
        <w:rPr>
          <w:b/>
        </w:rPr>
        <w:t>TypeError</w:t>
      </w:r>
      <w:r>
        <w:t xml:space="preserve"> exception.</w:t>
      </w:r>
    </w:p>
    <w:p w14:paraId="77A3712D" w14:textId="77777777" w:rsidR="000259C6" w:rsidRDefault="000259C6" w:rsidP="000D7E3D">
      <w:pPr>
        <w:pStyle w:val="Alg4"/>
        <w:numPr>
          <w:ilvl w:val="0"/>
          <w:numId w:val="1467"/>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14:paraId="5439C28F" w14:textId="77777777" w:rsidR="000259C6" w:rsidRPr="00E77497" w:rsidRDefault="000259C6" w:rsidP="000D7E3D">
      <w:pPr>
        <w:pStyle w:val="Alg4"/>
        <w:numPr>
          <w:ilvl w:val="0"/>
          <w:numId w:val="1467"/>
        </w:numPr>
      </w:pPr>
      <w:r>
        <w:t xml:space="preserve">If </w:t>
      </w:r>
      <w:r>
        <w:rPr>
          <w:i/>
        </w:rPr>
        <w:t>S’s</w:t>
      </w:r>
      <w:r>
        <w:t xml:space="preserve"> [[</w:t>
      </w:r>
      <w:r w:rsidR="00AE1D35">
        <w:t>Weak</w:t>
      </w:r>
      <w:r>
        <w:t xml:space="preserve">SetData]] internal data property is </w:t>
      </w:r>
      <w:r w:rsidRPr="00942258">
        <w:rPr>
          <w:b/>
          <w:bCs/>
        </w:rPr>
        <w:t>undefined</w:t>
      </w:r>
      <w:r>
        <w:t xml:space="preserve">, then throw a </w:t>
      </w:r>
      <w:r w:rsidRPr="003F3BD9">
        <w:rPr>
          <w:b/>
        </w:rPr>
        <w:t>TypeError</w:t>
      </w:r>
      <w:r>
        <w:t xml:space="preserve"> exception.</w:t>
      </w:r>
    </w:p>
    <w:p w14:paraId="46E9C17D" w14:textId="77777777" w:rsidR="000259C6" w:rsidRPr="00E77497" w:rsidRDefault="000259C6" w:rsidP="000D7E3D">
      <w:pPr>
        <w:pStyle w:val="Alg4"/>
        <w:numPr>
          <w:ilvl w:val="0"/>
          <w:numId w:val="1467"/>
        </w:numPr>
      </w:pPr>
      <w:r>
        <w:t xml:space="preserve">Let </w:t>
      </w:r>
      <w:r w:rsidRPr="00B5244C">
        <w:rPr>
          <w:i/>
        </w:rPr>
        <w:t>entries</w:t>
      </w:r>
      <w:r>
        <w:t xml:space="preserve"> be the List that is the value of </w:t>
      </w:r>
      <w:r>
        <w:rPr>
          <w:i/>
        </w:rPr>
        <w:t>S</w:t>
      </w:r>
      <w:r>
        <w:t>’s [[</w:t>
      </w:r>
      <w:r w:rsidR="00AE1D35">
        <w:t>Weak</w:t>
      </w:r>
      <w:r>
        <w:t>SetData]] internal data property.</w:t>
      </w:r>
    </w:p>
    <w:p w14:paraId="10B0B493" w14:textId="77777777" w:rsidR="000259C6" w:rsidRPr="007B0456" w:rsidRDefault="000259C6" w:rsidP="000D7E3D">
      <w:pPr>
        <w:pStyle w:val="Alg4"/>
        <w:numPr>
          <w:ilvl w:val="0"/>
          <w:numId w:val="1467"/>
        </w:numPr>
      </w:pPr>
      <w:r>
        <w:t xml:space="preserve">Repeat for each </w:t>
      </w:r>
      <w:r w:rsidRPr="00A51C9D">
        <w:rPr>
          <w:i/>
          <w:iCs/>
        </w:rPr>
        <w:t>e</w:t>
      </w:r>
      <w:r>
        <w:t xml:space="preserve"> that is an element of </w:t>
      </w:r>
      <w:r w:rsidRPr="00B5244C">
        <w:rPr>
          <w:i/>
        </w:rPr>
        <w:t>entries</w:t>
      </w:r>
      <w:r>
        <w:rPr>
          <w:i/>
        </w:rPr>
        <w:t>,</w:t>
      </w:r>
    </w:p>
    <w:p w14:paraId="660C2EE9" w14:textId="77777777" w:rsidR="000259C6" w:rsidRDefault="000259C6" w:rsidP="000D7E3D">
      <w:pPr>
        <w:pStyle w:val="Alg4"/>
        <w:numPr>
          <w:ilvl w:val="1"/>
          <w:numId w:val="1467"/>
        </w:numPr>
      </w:pPr>
      <w:r w:rsidRPr="00B5244C">
        <w:t xml:space="preserve">If </w:t>
      </w:r>
      <w:r>
        <w:rPr>
          <w:i/>
        </w:rPr>
        <w:t>e</w:t>
      </w:r>
      <w:r>
        <w:t xml:space="preserve"> is not </w:t>
      </w:r>
      <w:r w:rsidRPr="00A221E6">
        <w:rPr>
          <w:rFonts w:ascii="Arial" w:hAnsi="Arial" w:cs="Arial"/>
        </w:rPr>
        <w:t>empty</w:t>
      </w:r>
      <w:r>
        <w:t xml:space="preserve"> and </w:t>
      </w:r>
      <w:r w:rsidR="00AE1D35">
        <w:t>SameValue</w:t>
      </w:r>
      <w:r>
        <w:t>(</w:t>
      </w:r>
      <w:r>
        <w:rPr>
          <w:i/>
        </w:rPr>
        <w:t>e</w:t>
      </w:r>
      <w:r>
        <w:t xml:space="preserve">, </w:t>
      </w:r>
      <w:r>
        <w:rPr>
          <w:i/>
        </w:rPr>
        <w:t>value</w:t>
      </w:r>
      <w:r>
        <w:t xml:space="preserve">), then return </w:t>
      </w:r>
      <w:r w:rsidRPr="007B0456">
        <w:rPr>
          <w:b/>
        </w:rPr>
        <w:t>true</w:t>
      </w:r>
      <w:r w:rsidRPr="007B0456">
        <w:rPr>
          <w:i/>
        </w:rPr>
        <w:t>.</w:t>
      </w:r>
    </w:p>
    <w:p w14:paraId="7C7093BB" w14:textId="77777777" w:rsidR="000259C6" w:rsidRPr="00E77497" w:rsidRDefault="000259C6" w:rsidP="000D7E3D">
      <w:pPr>
        <w:pStyle w:val="Alg4"/>
        <w:numPr>
          <w:ilvl w:val="0"/>
          <w:numId w:val="1467"/>
        </w:numPr>
        <w:spacing w:after="220"/>
      </w:pPr>
      <w:r>
        <w:t xml:space="preserve">Return </w:t>
      </w:r>
      <w:r>
        <w:rPr>
          <w:b/>
        </w:rPr>
        <w:t>false</w:t>
      </w:r>
      <w:r>
        <w:t>.</w:t>
      </w:r>
    </w:p>
    <w:p w14:paraId="05E06D24" w14:textId="77777777" w:rsidR="000259C6" w:rsidRPr="00E77497" w:rsidRDefault="00AE1D35" w:rsidP="000D7E3D">
      <w:pPr>
        <w:pStyle w:val="40"/>
      </w:pPr>
      <w:r w:rsidRPr="00AE1D35">
        <w:t>WeakSet</w:t>
      </w:r>
      <w:r w:rsidR="000259C6" w:rsidRPr="00E77497">
        <w:t>.prototype</w:t>
      </w:r>
      <w:r w:rsidR="000259C6">
        <w:t xml:space="preserve"> [ @@toStringTag</w:t>
      </w:r>
      <w:r w:rsidR="000259C6" w:rsidRPr="00E77497">
        <w:t xml:space="preserve"> </w:t>
      </w:r>
      <w:r w:rsidR="000259C6">
        <w:t>]</w:t>
      </w:r>
    </w:p>
    <w:p w14:paraId="0DC7A977" w14:textId="77777777" w:rsidR="000259C6" w:rsidRPr="00097A4C" w:rsidRDefault="000259C6" w:rsidP="000D7E3D">
      <w:r w:rsidRPr="00E77497">
        <w:t xml:space="preserve">The </w:t>
      </w:r>
      <w:r>
        <w:t xml:space="preserve">initial value of the @@toStringTag property is the string value </w:t>
      </w:r>
      <w:r w:rsidRPr="00E77497">
        <w:rPr>
          <w:b/>
        </w:rPr>
        <w:t>"</w:t>
      </w:r>
      <w:r w:rsidR="00AE1D35">
        <w:rPr>
          <w:b/>
        </w:rPr>
        <w:t>Weak</w:t>
      </w:r>
      <w:r>
        <w:rPr>
          <w:rFonts w:ascii="Courier New" w:hAnsi="Courier New" w:cs="Courier New"/>
          <w:b/>
        </w:rPr>
        <w:t>Set</w:t>
      </w:r>
      <w:r w:rsidRPr="00E77497">
        <w:rPr>
          <w:b/>
        </w:rPr>
        <w:t>"</w:t>
      </w:r>
      <w:r>
        <w:t>.</w:t>
      </w:r>
    </w:p>
    <w:p w14:paraId="3FBCF43A" w14:textId="77777777" w:rsidR="000259C6" w:rsidRPr="00E77497" w:rsidRDefault="000259C6"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4EF21F2C" w14:textId="77777777" w:rsidR="000259C6" w:rsidRPr="00E77497" w:rsidRDefault="000259C6" w:rsidP="000D7E3D">
      <w:pPr>
        <w:pStyle w:val="30"/>
      </w:pPr>
      <w:bookmarkStart w:id="8051" w:name="_Toc366142119"/>
      <w:r w:rsidRPr="00E77497">
        <w:t xml:space="preserve">Properties of </w:t>
      </w:r>
      <w:r w:rsidR="00AE1D35" w:rsidRPr="00AE1D35">
        <w:t xml:space="preserve">WeakSet </w:t>
      </w:r>
      <w:r w:rsidRPr="00E77497">
        <w:t>Instances</w:t>
      </w:r>
      <w:bookmarkEnd w:id="8051"/>
    </w:p>
    <w:p w14:paraId="39A2CD7A" w14:textId="77777777" w:rsidR="000259C6" w:rsidRPr="00E77497" w:rsidRDefault="00621C54" w:rsidP="00AE1D35">
      <w:r>
        <w:t>WeakSet</w:t>
      </w:r>
      <w:r w:rsidR="000259C6" w:rsidRPr="00E77497">
        <w:t xml:space="preserve"> instances</w:t>
      </w:r>
      <w:r w:rsidR="00AE1D35" w:rsidRPr="00AE1D35">
        <w:t xml:space="preserve"> </w:t>
      </w:r>
      <w:r w:rsidR="00AE1D35">
        <w:t>are ordinary objects that</w:t>
      </w:r>
      <w:r w:rsidR="000259C6" w:rsidRPr="00E77497">
        <w:t xml:space="preserve"> inherit properties from the </w:t>
      </w:r>
      <w:r w:rsidR="00AE1D35">
        <w:t>Weak</w:t>
      </w:r>
      <w:r w:rsidR="000259C6">
        <w:t>Set</w:t>
      </w:r>
      <w:r w:rsidR="000259C6" w:rsidRPr="00E77497">
        <w:t xml:space="preserve"> prototype. </w:t>
      </w:r>
      <w:r w:rsidR="000259C6">
        <w:t xml:space="preserve">After initialisation by the </w:t>
      </w:r>
      <w:r w:rsidR="00AE1D35">
        <w:t>WeakSet</w:t>
      </w:r>
      <w:r w:rsidR="00AE1D35" w:rsidRPr="00E77497">
        <w:t xml:space="preserve"> </w:t>
      </w:r>
      <w:r w:rsidR="000259C6">
        <w:t xml:space="preserve">constructor, </w:t>
      </w:r>
      <w:r w:rsidR="00AE1D35">
        <w:t>WeakSet</w:t>
      </w:r>
      <w:r w:rsidR="00AE1D35" w:rsidRPr="00E77497">
        <w:t xml:space="preserve"> </w:t>
      </w:r>
      <w:r w:rsidR="000259C6">
        <w:t>instances</w:t>
      </w:r>
      <w:r w:rsidR="000259C6" w:rsidRPr="00E77497">
        <w:t xml:space="preserve"> also have a [[</w:t>
      </w:r>
      <w:r w:rsidR="00AE1D35">
        <w:t>Weak</w:t>
      </w:r>
      <w:r w:rsidR="000259C6">
        <w:t>SetData]] internal</w:t>
      </w:r>
      <w:r w:rsidR="000259C6" w:rsidRPr="00314265">
        <w:t xml:space="preserve"> </w:t>
      </w:r>
      <w:r w:rsidR="000259C6">
        <w:t>data property.</w:t>
      </w:r>
    </w:p>
    <w:p w14:paraId="35B189C7" w14:textId="77777777" w:rsidR="00A95C0C" w:rsidRDefault="00A95C0C" w:rsidP="00C9101B">
      <w:pPr>
        <w:pStyle w:val="1"/>
      </w:pPr>
      <w:bookmarkStart w:id="8052" w:name="_Toc366142120"/>
      <w:r>
        <w:t>Structured Data</w:t>
      </w:r>
      <w:bookmarkEnd w:id="8052"/>
    </w:p>
    <w:p w14:paraId="76FF6391" w14:textId="77777777" w:rsidR="00A95C0C" w:rsidRDefault="00A95C0C" w:rsidP="00C9101B">
      <w:pPr>
        <w:pStyle w:val="20"/>
      </w:pPr>
      <w:bookmarkStart w:id="8053" w:name="_Toc366142121"/>
      <w:r>
        <w:t>ArrayBuffer Objects</w:t>
      </w:r>
      <w:bookmarkEnd w:id="8053"/>
    </w:p>
    <w:p w14:paraId="3E9BAE6F" w14:textId="77777777" w:rsidR="00A95C0C" w:rsidRDefault="00A95C0C" w:rsidP="00C9101B">
      <w:pPr>
        <w:pStyle w:val="30"/>
      </w:pPr>
      <w:bookmarkStart w:id="8054" w:name="_Toc366142122"/>
      <w:r>
        <w:t>Abstract Operations For ArrayBuffer Objects</w:t>
      </w:r>
      <w:bookmarkEnd w:id="8054"/>
    </w:p>
    <w:p w14:paraId="757F9C6E" w14:textId="77777777" w:rsidR="00A95C0C" w:rsidRDefault="00A95C0C" w:rsidP="00C9101B">
      <w:pPr>
        <w:pStyle w:val="40"/>
      </w:pPr>
      <w:r>
        <w:t>AllocateArrayBuffer(constructor)</w:t>
      </w:r>
    </w:p>
    <w:p w14:paraId="3BA12C6F" w14:textId="77777777" w:rsidR="00A95C0C" w:rsidRDefault="00A95C0C" w:rsidP="000D7E3D">
      <w:r>
        <w:t xml:space="preserve">The abstract operation AllocateArrayBuffer with argument </w:t>
      </w:r>
      <w:r>
        <w:rPr>
          <w:rFonts w:ascii="Times New Roman" w:hAnsi="Times New Roman"/>
          <w:i/>
          <w:iCs/>
        </w:rPr>
        <w:t>constructor</w:t>
      </w:r>
      <w:r>
        <w:t xml:space="preserve"> is used to create an uninitialised ArrayBuffer object. It performs the following steps:</w:t>
      </w:r>
    </w:p>
    <w:p w14:paraId="31327D8F" w14:textId="77777777" w:rsidR="00A95C0C" w:rsidRPr="00E77497" w:rsidRDefault="00A95C0C" w:rsidP="000D7E3D">
      <w:pPr>
        <w:numPr>
          <w:ilvl w:val="0"/>
          <w:numId w:val="127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iC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ArrayBuffer</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rPr>
        <w:t>ArrayBuffer</w:t>
      </w:r>
      <w:r w:rsidRPr="004F54AE">
        <w:rPr>
          <w:rFonts w:ascii="Times New Roman" w:hAnsi="Times New Roman"/>
        </w:rPr>
        <w:t>Data</w:t>
      </w:r>
      <w:r w:rsidRPr="0054023E">
        <w:rPr>
          <w:rFonts w:ascii="Times New Roman" w:hAnsi="Times New Roman"/>
          <w:sz w:val="18"/>
        </w:rPr>
        <w:t>]]</w:t>
      </w:r>
      <w:r>
        <w:rPr>
          <w:rFonts w:ascii="Times New Roman" w:hAnsi="Times New Roman"/>
          <w:sz w:val="18"/>
        </w:rPr>
        <w:t>, [[</w:t>
      </w:r>
      <w:r>
        <w:rPr>
          <w:rFonts w:ascii="Times New Roman" w:hAnsi="Times New Roman"/>
        </w:rPr>
        <w:t>ArrayBufferByteLength</w:t>
      </w:r>
      <w:r>
        <w:rPr>
          <w:rFonts w:ascii="Times New Roman" w:hAnsi="Times New Roman"/>
          <w:sz w:val="18"/>
        </w:rPr>
        <w:t>]]</w:t>
      </w:r>
      <w:r>
        <w:rPr>
          <w:rFonts w:ascii="Times New Roman" w:hAnsi="Times New Roman"/>
          <w:iCs/>
        </w:rPr>
        <w:t>) )</w:t>
      </w:r>
      <w:r w:rsidRPr="00E77497">
        <w:rPr>
          <w:rFonts w:ascii="Times New Roman" w:hAnsi="Times New Roman"/>
        </w:rPr>
        <w:t>.</w:t>
      </w:r>
    </w:p>
    <w:p w14:paraId="7907AB9D" w14:textId="77777777" w:rsidR="00A95C0C" w:rsidRDefault="00A95C0C" w:rsidP="000D7E3D">
      <w:pPr>
        <w:numPr>
          <w:ilvl w:val="0"/>
          <w:numId w:val="1277"/>
        </w:numPr>
        <w:contextualSpacing/>
        <w:rPr>
          <w:rFonts w:ascii="Times New Roman" w:hAnsi="Times New Roman"/>
        </w:rPr>
      </w:pPr>
      <w:r>
        <w:rPr>
          <w:rFonts w:ascii="Times New Roman" w:hAnsi="Times New Roman"/>
        </w:rPr>
        <w:t>ReturnIfAbrupt(</w:t>
      </w:r>
      <w:r>
        <w:rPr>
          <w:rFonts w:ascii="Times New Roman" w:hAnsi="Times New Roman"/>
          <w:i/>
        </w:rPr>
        <w:t>obj</w:t>
      </w:r>
      <w:r>
        <w:rPr>
          <w:rFonts w:ascii="Times New Roman" w:hAnsi="Times New Roman"/>
        </w:rPr>
        <w:t>).</w:t>
      </w:r>
    </w:p>
    <w:p w14:paraId="364FAFFB" w14:textId="77777777" w:rsidR="00A95C0C" w:rsidRPr="004F54AE" w:rsidRDefault="00A95C0C" w:rsidP="000D7E3D">
      <w:pPr>
        <w:numPr>
          <w:ilvl w:val="0"/>
          <w:numId w:val="1277"/>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Pr>
          <w:rFonts w:ascii="Times New Roman" w:hAnsi="Times New Roman"/>
        </w:rPr>
        <w:t>the</w:t>
      </w:r>
      <w:r w:rsidRPr="004F54AE">
        <w:rPr>
          <w:rFonts w:ascii="Times New Roman" w:hAnsi="Times New Roman"/>
        </w:rPr>
        <w:t xml:space="preserve"> [[</w:t>
      </w:r>
      <w:r>
        <w:rPr>
          <w:rFonts w:ascii="Times New Roman" w:hAnsi="Times New Roman"/>
        </w:rPr>
        <w:t>ArrayBufferByteLength</w:t>
      </w:r>
      <w:r w:rsidRPr="004F54AE">
        <w:rPr>
          <w:rFonts w:ascii="Times New Roman" w:hAnsi="Times New Roman"/>
        </w:rPr>
        <w:t xml:space="preserve">]] internal data property </w:t>
      </w:r>
      <w:r>
        <w:rPr>
          <w:rFonts w:ascii="Times New Roman" w:hAnsi="Times New Roman"/>
        </w:rPr>
        <w:t>of</w:t>
      </w:r>
      <w:r w:rsidRPr="004F54AE">
        <w:rPr>
          <w:rFonts w:ascii="Times New Roman" w:hAnsi="Times New Roman"/>
        </w:rPr>
        <w:t xml:space="preserve">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to 0</w:t>
      </w:r>
      <w:r w:rsidRPr="004F54AE">
        <w:rPr>
          <w:rFonts w:ascii="Times New Roman" w:hAnsi="Times New Roman"/>
        </w:rPr>
        <w:t>.</w:t>
      </w:r>
    </w:p>
    <w:p w14:paraId="2A1EF319" w14:textId="77777777" w:rsidR="00A95C0C" w:rsidRPr="00E77497" w:rsidRDefault="00A95C0C" w:rsidP="000D7E3D">
      <w:pPr>
        <w:numPr>
          <w:ilvl w:val="0"/>
          <w:numId w:val="1277"/>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0060C16E" w14:textId="77777777" w:rsidR="00A95C0C" w:rsidRDefault="00A95C0C" w:rsidP="00C9101B">
      <w:pPr>
        <w:pStyle w:val="40"/>
      </w:pPr>
      <w:r>
        <w:t>SetArrayBufferData(arrayBuffer, bytes)</w:t>
      </w:r>
    </w:p>
    <w:p w14:paraId="1AE9470B" w14:textId="77777777" w:rsidR="00A95C0C" w:rsidRDefault="00A95C0C" w:rsidP="000D7E3D">
      <w:r>
        <w:t xml:space="preserve">The abstract operation SetArrayBufferData with arguments </w:t>
      </w:r>
      <w:r>
        <w:rPr>
          <w:rFonts w:ascii="Times New Roman" w:hAnsi="Times New Roman"/>
          <w:i/>
          <w:iCs/>
        </w:rPr>
        <w:t>arrayBuffer</w:t>
      </w:r>
      <w:r>
        <w:rPr>
          <w:rFonts w:ascii="Times New Roman" w:hAnsi="Times New Roman"/>
        </w:rPr>
        <w:t xml:space="preserve"> and </w:t>
      </w:r>
      <w:r>
        <w:rPr>
          <w:rFonts w:ascii="Times New Roman" w:hAnsi="Times New Roman"/>
          <w:i/>
          <w:iCs/>
        </w:rPr>
        <w:t>bytes</w:t>
      </w:r>
      <w:r>
        <w:t xml:space="preserve"> is used to initialise the storage block encapsulated by an ArrayBuffer object. It performs the following steps:</w:t>
      </w:r>
    </w:p>
    <w:p w14:paraId="02573FAD" w14:textId="77777777" w:rsidR="00A95C0C" w:rsidRDefault="00A95C0C" w:rsidP="000D7E3D">
      <w:pPr>
        <w:pStyle w:val="Alg4"/>
        <w:numPr>
          <w:ilvl w:val="0"/>
          <w:numId w:val="1072"/>
        </w:numPr>
      </w:pPr>
      <w:r>
        <w:t xml:space="preserve">Assert: </w:t>
      </w:r>
      <w:r>
        <w:rPr>
          <w:i/>
          <w:iCs/>
        </w:rPr>
        <w:t>arrayBuffer</w:t>
      </w:r>
      <w:r>
        <w:t xml:space="preserve"> has an [[ArrayBufferData]] internal data property.</w:t>
      </w:r>
    </w:p>
    <w:p w14:paraId="68328711" w14:textId="77777777" w:rsidR="00A95C0C" w:rsidRDefault="00A95C0C" w:rsidP="000D7E3D">
      <w:pPr>
        <w:pStyle w:val="Alg4"/>
        <w:numPr>
          <w:ilvl w:val="0"/>
          <w:numId w:val="1072"/>
        </w:numPr>
      </w:pPr>
      <w:r>
        <w:t xml:space="preserve">Assert: </w:t>
      </w:r>
      <w:r>
        <w:rPr>
          <w:i/>
          <w:iCs/>
        </w:rPr>
        <w:t>bytes</w:t>
      </w:r>
      <w:r>
        <w:t xml:space="preserve"> is positive integer.</w:t>
      </w:r>
    </w:p>
    <w:p w14:paraId="7574925B" w14:textId="77777777" w:rsidR="00A95C0C" w:rsidRPr="00E77497" w:rsidRDefault="00A95C0C" w:rsidP="000D7E3D">
      <w:pPr>
        <w:pStyle w:val="Alg4"/>
        <w:numPr>
          <w:ilvl w:val="0"/>
          <w:numId w:val="1072"/>
        </w:numPr>
      </w:pPr>
      <w:r>
        <w:t xml:space="preserve">Let </w:t>
      </w:r>
      <w:r>
        <w:rPr>
          <w:i/>
        </w:rPr>
        <w:t>block</w:t>
      </w:r>
      <w:r>
        <w:t xml:space="preserve"> be the result of </w:t>
      </w:r>
      <w:commentRangeStart w:id="8055"/>
      <w:r>
        <w:t>CreateByteArrayBlock</w:t>
      </w:r>
      <w:commentRangeEnd w:id="8055"/>
      <w:r>
        <w:rPr>
          <w:rStyle w:val="af6"/>
          <w:rFonts w:ascii="Arial" w:eastAsia="MS Mincho" w:hAnsi="Arial"/>
          <w:spacing w:val="0"/>
          <w:lang w:eastAsia="ja-JP"/>
        </w:rPr>
        <w:commentReference w:id="8055"/>
      </w:r>
      <w:r>
        <w:t>(</w:t>
      </w:r>
      <w:r>
        <w:rPr>
          <w:i/>
          <w:iCs/>
        </w:rPr>
        <w:t>bytes</w:t>
      </w:r>
      <w:r>
        <w:t>).</w:t>
      </w:r>
    </w:p>
    <w:p w14:paraId="141FB595" w14:textId="77777777" w:rsidR="00A95C0C" w:rsidRPr="00E77497" w:rsidRDefault="00A95C0C" w:rsidP="000D7E3D">
      <w:pPr>
        <w:pStyle w:val="Alg4"/>
        <w:numPr>
          <w:ilvl w:val="0"/>
          <w:numId w:val="1072"/>
        </w:numPr>
      </w:pPr>
      <w:r>
        <w:t>ReturnIfAbrupt(</w:t>
      </w:r>
      <w:r>
        <w:rPr>
          <w:i/>
        </w:rPr>
        <w:t>block</w:t>
      </w:r>
      <w:r>
        <w:t>).</w:t>
      </w:r>
    </w:p>
    <w:p w14:paraId="1F85C6CF" w14:textId="77777777" w:rsidR="00A95C0C" w:rsidRDefault="00A95C0C" w:rsidP="000D7E3D">
      <w:pPr>
        <w:pStyle w:val="Alg4"/>
        <w:numPr>
          <w:ilvl w:val="0"/>
          <w:numId w:val="1072"/>
        </w:numPr>
      </w:pPr>
      <w:r>
        <w:t xml:space="preserve">Set </w:t>
      </w:r>
      <w:r>
        <w:rPr>
          <w:i/>
          <w:iCs/>
        </w:rPr>
        <w:t>arrayBuffer</w:t>
      </w:r>
      <w:r w:rsidRPr="00AB259F">
        <w:rPr>
          <w:i/>
          <w:iCs/>
        </w:rPr>
        <w:t>’s</w:t>
      </w:r>
      <w:r>
        <w:t xml:space="preserve"> [[ArrayBufferData]] to </w:t>
      </w:r>
      <w:r>
        <w:rPr>
          <w:i/>
        </w:rPr>
        <w:t>block</w:t>
      </w:r>
      <w:r>
        <w:rPr>
          <w:iCs/>
        </w:rPr>
        <w:t>.</w:t>
      </w:r>
    </w:p>
    <w:p w14:paraId="6A28B715" w14:textId="77777777" w:rsidR="00A95C0C" w:rsidRDefault="00A95C0C" w:rsidP="000D7E3D">
      <w:pPr>
        <w:pStyle w:val="Alg4"/>
        <w:numPr>
          <w:ilvl w:val="0"/>
          <w:numId w:val="1072"/>
        </w:numPr>
      </w:pPr>
      <w:r>
        <w:t xml:space="preserve">Set </w:t>
      </w:r>
      <w:r>
        <w:rPr>
          <w:i/>
          <w:iCs/>
        </w:rPr>
        <w:t>arrayBuffer</w:t>
      </w:r>
      <w:r>
        <w:t>’s [[ArrayBufferByteLength]] internal</w:t>
      </w:r>
      <w:r w:rsidRPr="00314265">
        <w:t xml:space="preserve"> </w:t>
      </w:r>
      <w:r>
        <w:t xml:space="preserve">data property to </w:t>
      </w:r>
      <w:r>
        <w:rPr>
          <w:i/>
          <w:iCs/>
        </w:rPr>
        <w:t>bytes</w:t>
      </w:r>
      <w:r>
        <w:t>.</w:t>
      </w:r>
    </w:p>
    <w:p w14:paraId="37049033" w14:textId="77777777" w:rsidR="00A95C0C" w:rsidRPr="00E77497" w:rsidRDefault="00A95C0C" w:rsidP="000D7E3D">
      <w:pPr>
        <w:pStyle w:val="Alg4"/>
        <w:numPr>
          <w:ilvl w:val="0"/>
          <w:numId w:val="1072"/>
        </w:numPr>
        <w:spacing w:after="120"/>
      </w:pPr>
      <w:r w:rsidRPr="00E77497">
        <w:t xml:space="preserve">Return </w:t>
      </w:r>
      <w:r>
        <w:rPr>
          <w:i/>
          <w:iCs/>
        </w:rPr>
        <w:t>arrayBuffer</w:t>
      </w:r>
      <w:r w:rsidRPr="00E77497">
        <w:t>.</w:t>
      </w:r>
    </w:p>
    <w:p w14:paraId="451CB9C3" w14:textId="77777777" w:rsidR="00A95C0C" w:rsidRDefault="00A95C0C" w:rsidP="00C9101B">
      <w:pPr>
        <w:pStyle w:val="40"/>
      </w:pPr>
      <w:bookmarkStart w:id="8056" w:name="_Ref366082359"/>
      <w:r>
        <w:t>CloneArrayBuffer(srcBuffer</w:t>
      </w:r>
      <w:r w:rsidRPr="006C576A">
        <w:t>, srcByteOffset, srcType,</w:t>
      </w:r>
      <w:r>
        <w:t>cloneElement</w:t>
      </w:r>
      <w:r w:rsidRPr="006C576A">
        <w:t xml:space="preserve">Type, </w:t>
      </w:r>
      <w:r>
        <w:t>src</w:t>
      </w:r>
      <w:r w:rsidRPr="006C576A">
        <w:t>Length).</w:t>
      </w:r>
      <w:bookmarkEnd w:id="8056"/>
    </w:p>
    <w:p w14:paraId="7A0F4162" w14:textId="77777777" w:rsidR="00A95C0C" w:rsidRDefault="00A95C0C" w:rsidP="000D7E3D">
      <w:r>
        <w:t xml:space="preserve">The abstract operation </w:t>
      </w:r>
      <w:r w:rsidRPr="00A1169F">
        <w:rPr>
          <w:rFonts w:ascii="Times New Roman" w:hAnsi="Times New Roman"/>
        </w:rPr>
        <w:t>CloneArrayBuffer</w:t>
      </w:r>
      <w:r w:rsidR="004B439B">
        <w:rPr>
          <w:rFonts w:ascii="Times New Roman" w:hAnsi="Times New Roman"/>
        </w:rPr>
        <w:t xml:space="preserve"> </w:t>
      </w:r>
      <w:r w:rsidR="004B439B">
        <w:rPr>
          <w:rFonts w:ascii="Times New Roman" w:hAnsi="Times New Roman"/>
        </w:rPr>
        <w:fldChar w:fldCharType="begin"/>
      </w:r>
      <w:r w:rsidR="004B439B">
        <w:rPr>
          <w:rFonts w:ascii="Times New Roman" w:hAnsi="Times New Roman"/>
        </w:rPr>
        <w:instrText xml:space="preserve"> REF _Ref366082359 \r \h </w:instrText>
      </w:r>
      <w:r w:rsidR="004B439B">
        <w:rPr>
          <w:rFonts w:ascii="Times New Roman" w:hAnsi="Times New Roman"/>
        </w:rPr>
      </w:r>
      <w:r w:rsidR="004B439B">
        <w:rPr>
          <w:rFonts w:ascii="Times New Roman" w:hAnsi="Times New Roman"/>
        </w:rPr>
        <w:fldChar w:fldCharType="separate"/>
      </w:r>
      <w:r w:rsidR="00083CEC">
        <w:rPr>
          <w:rFonts w:ascii="Times New Roman" w:hAnsi="Times New Roman"/>
        </w:rPr>
        <w:t>24.1.1.3</w:t>
      </w:r>
      <w:r w:rsidR="004B439B">
        <w:rPr>
          <w:rFonts w:ascii="Times New Roman" w:hAnsi="Times New Roman"/>
        </w:rPr>
        <w:fldChar w:fldCharType="end"/>
      </w:r>
      <w:r w:rsidRPr="00A1169F">
        <w:rPr>
          <w:rFonts w:ascii="Times New Roman" w:hAnsi="Times New Roman"/>
        </w:rPr>
        <w:t xml:space="preserve"> </w:t>
      </w:r>
      <w:r>
        <w:t xml:space="preserve">takes four parameters, an ArrayBuffer </w:t>
      </w:r>
      <w:r w:rsidRPr="00A1169F">
        <w:rPr>
          <w:rFonts w:ascii="Times New Roman" w:eastAsia="Times New Roman" w:hAnsi="Times New Roman"/>
          <w:i/>
          <w:iCs/>
          <w:spacing w:val="6"/>
          <w:lang w:eastAsia="en-US"/>
        </w:rPr>
        <w:t>srcBuffer</w:t>
      </w:r>
      <w:r>
        <w:t xml:space="preserve">, an integer </w:t>
      </w:r>
      <w:r w:rsidRPr="00A1169F">
        <w:rPr>
          <w:rFonts w:ascii="Times New Roman" w:eastAsia="Times New Roman" w:hAnsi="Times New Roman"/>
          <w:i/>
          <w:iCs/>
          <w:spacing w:val="6"/>
          <w:lang w:eastAsia="en-US"/>
        </w:rPr>
        <w:t>srcByteOffset</w:t>
      </w:r>
      <w:r>
        <w:t xml:space="preserve">, a String </w:t>
      </w:r>
      <w:r w:rsidRPr="00A1169F">
        <w:rPr>
          <w:rFonts w:ascii="Times New Roman" w:eastAsia="Times New Roman" w:hAnsi="Times New Roman"/>
          <w:i/>
          <w:iCs/>
          <w:spacing w:val="6"/>
          <w:lang w:eastAsia="en-US"/>
        </w:rPr>
        <w:t>srcType</w:t>
      </w:r>
      <w:r>
        <w:t xml:space="preserve">, a String </w:t>
      </w:r>
      <w:r w:rsidRPr="00A1169F">
        <w:rPr>
          <w:rFonts w:ascii="Times New Roman" w:eastAsia="Times New Roman" w:hAnsi="Times New Roman"/>
          <w:i/>
          <w:iCs/>
          <w:spacing w:val="6"/>
          <w:lang w:eastAsia="en-US"/>
        </w:rPr>
        <w:t>cloneElementType</w:t>
      </w:r>
      <w:r>
        <w:t xml:space="preserve">, and </w:t>
      </w:r>
      <w:r w:rsidRPr="00A1169F">
        <w:t>integer</w:t>
      </w:r>
      <w:r>
        <w:t xml:space="preserve"> </w:t>
      </w:r>
      <w:r w:rsidRPr="00A1169F">
        <w:rPr>
          <w:rFonts w:ascii="Times New Roman" w:eastAsia="Times New Roman" w:hAnsi="Times New Roman"/>
          <w:i/>
          <w:iCs/>
          <w:spacing w:val="6"/>
          <w:lang w:eastAsia="en-US"/>
        </w:rPr>
        <w:t>srcLength</w:t>
      </w:r>
      <w:r>
        <w:t xml:space="preserve">. It creates a new ArrayBufer containing the binary </w:t>
      </w:r>
      <w:r w:rsidRPr="00A1169F">
        <w:rPr>
          <w:rFonts w:ascii="Times New Roman" w:eastAsia="Times New Roman" w:hAnsi="Times New Roman"/>
          <w:i/>
          <w:iCs/>
          <w:spacing w:val="6"/>
          <w:lang w:eastAsia="en-US"/>
        </w:rPr>
        <w:t>cloneElementType</w:t>
      </w:r>
      <w:r>
        <w:t xml:space="preserve"> representation for </w:t>
      </w:r>
      <w:r w:rsidRPr="00A1169F">
        <w:rPr>
          <w:rFonts w:ascii="Times New Roman" w:eastAsia="Times New Roman" w:hAnsi="Times New Roman"/>
          <w:i/>
          <w:iCs/>
          <w:spacing w:val="6"/>
          <w:lang w:eastAsia="en-US"/>
        </w:rPr>
        <w:t>srcLength</w:t>
      </w:r>
      <w:r>
        <w:t xml:space="preserve"> elements convert from the corresponding </w:t>
      </w:r>
      <w:r w:rsidRPr="00A1169F">
        <w:rPr>
          <w:rFonts w:ascii="Times New Roman" w:eastAsia="Times New Roman" w:hAnsi="Times New Roman"/>
          <w:i/>
          <w:iCs/>
          <w:spacing w:val="6"/>
          <w:lang w:eastAsia="en-US"/>
        </w:rPr>
        <w:t>srcType</w:t>
      </w:r>
      <w:r>
        <w:t xml:space="preserve"> elements start at </w:t>
      </w:r>
      <w:r w:rsidRPr="00A1169F">
        <w:rPr>
          <w:rFonts w:ascii="Times New Roman" w:eastAsia="Times New Roman" w:hAnsi="Times New Roman"/>
          <w:i/>
          <w:iCs/>
          <w:spacing w:val="6"/>
          <w:lang w:eastAsia="en-US"/>
        </w:rPr>
        <w:t>srcByteOffset</w:t>
      </w:r>
      <w:r>
        <w:t xml:space="preserve"> within </w:t>
      </w:r>
      <w:r w:rsidRPr="00A1169F">
        <w:rPr>
          <w:rFonts w:ascii="Times New Roman" w:eastAsia="Times New Roman" w:hAnsi="Times New Roman"/>
          <w:i/>
          <w:iCs/>
          <w:spacing w:val="6"/>
          <w:lang w:eastAsia="en-US"/>
        </w:rPr>
        <w:t>srcBuffer</w:t>
      </w:r>
      <w:r>
        <w:t>.This operation performs the follow steps:</w:t>
      </w:r>
    </w:p>
    <w:p w14:paraId="364C3ABF" w14:textId="77777777" w:rsidR="00A95C0C" w:rsidRDefault="00A95C0C" w:rsidP="000D7E3D">
      <w:pPr>
        <w:tabs>
          <w:tab w:val="left" w:pos="3010"/>
        </w:tabs>
      </w:pPr>
      <w:r w:rsidRPr="00A1169F">
        <w:rPr>
          <w:bdr w:val="single" w:sz="4" w:space="0" w:color="auto"/>
          <w:shd w:val="clear" w:color="auto" w:fill="FFC000"/>
        </w:rPr>
        <w:t>TODO: Write the algorithm</w:t>
      </w:r>
      <w:r w:rsidRPr="00A1169F">
        <w:rPr>
          <w:bdr w:val="single" w:sz="4" w:space="0" w:color="auto"/>
          <w:shd w:val="clear" w:color="auto" w:fill="FFC000"/>
        </w:rPr>
        <w:tab/>
      </w:r>
    </w:p>
    <w:p w14:paraId="25768BD4" w14:textId="77777777" w:rsidR="00A95C0C" w:rsidRDefault="00A95C0C" w:rsidP="00C9101B">
      <w:pPr>
        <w:pStyle w:val="40"/>
      </w:pPr>
      <w:r w:rsidRPr="00DB645F">
        <w:t xml:space="preserve">GetValueFromBuffer </w:t>
      </w:r>
      <w:r>
        <w:t>(arrayBuffer, byteIndex, type, isLittleEndian)</w:t>
      </w:r>
    </w:p>
    <w:p w14:paraId="4FDF00B5" w14:textId="77777777" w:rsidR="00A95C0C" w:rsidRDefault="00A95C0C" w:rsidP="000D7E3D">
      <w:r>
        <w:t xml:space="preserve">The abstract operation </w:t>
      </w:r>
      <w:r w:rsidRPr="007B40AF">
        <w:rPr>
          <w:rFonts w:ascii="Times New Roman" w:hAnsi="Times New Roman"/>
        </w:rPr>
        <w:t>GetValueFromBuffer</w:t>
      </w:r>
      <w:r>
        <w:t xml:space="preserve"> takes four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and optionally a Boolean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Pr>
          <w:rFonts w:ascii="Times New Roman" w:hAnsi="Times New Roman"/>
          <w:b/>
          <w:bCs/>
        </w:rPr>
        <w:t>undefined</w:t>
      </w:r>
      <w:r>
        <w:t>. This operation performs the follow steps:</w:t>
      </w:r>
    </w:p>
    <w:p w14:paraId="392AFE8A" w14:textId="77777777" w:rsidR="00A95C0C" w:rsidRDefault="00A95C0C" w:rsidP="000D7E3D">
      <w:pPr>
        <w:pStyle w:val="Alg4"/>
        <w:numPr>
          <w:ilvl w:val="0"/>
          <w:numId w:val="1295"/>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14:paraId="4173C55B" w14:textId="77777777" w:rsidR="00A95C0C" w:rsidRDefault="00A95C0C" w:rsidP="000D7E3D">
      <w:pPr>
        <w:pStyle w:val="Alg4"/>
        <w:numPr>
          <w:ilvl w:val="0"/>
          <w:numId w:val="1295"/>
        </w:numPr>
      </w:pPr>
      <w:r>
        <w:t xml:space="preserve">Assert: </w:t>
      </w:r>
      <w:r>
        <w:rPr>
          <w:i/>
          <w:iCs/>
        </w:rPr>
        <w:t>byteIndex</w:t>
      </w:r>
      <w:r>
        <w:t xml:space="preserve"> is a positive integer.</w:t>
      </w:r>
    </w:p>
    <w:p w14:paraId="11670A01" w14:textId="77777777" w:rsidR="00A95C0C" w:rsidRDefault="00A95C0C" w:rsidP="000D7E3D">
      <w:pPr>
        <w:pStyle w:val="Alg4"/>
        <w:numPr>
          <w:ilvl w:val="0"/>
          <w:numId w:val="1295"/>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14:paraId="38F788F4" w14:textId="77777777" w:rsidR="00A95C0C" w:rsidRDefault="00A95C0C" w:rsidP="000D7E3D">
      <w:pPr>
        <w:pStyle w:val="Alg4"/>
        <w:numPr>
          <w:ilvl w:val="0"/>
          <w:numId w:val="1295"/>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14:paraId="0B4DC226" w14:textId="77777777" w:rsidR="00A95C0C" w:rsidRDefault="00A95C0C" w:rsidP="000D7E3D">
      <w:pPr>
        <w:pStyle w:val="Alg4"/>
        <w:numPr>
          <w:ilvl w:val="0"/>
          <w:numId w:val="1295"/>
        </w:numPr>
      </w:pPr>
      <w:r>
        <w:t xml:space="preserve">Let </w:t>
      </w:r>
      <w:r>
        <w:rPr>
          <w:i/>
          <w:iCs/>
        </w:rPr>
        <w:t>elementSize</w:t>
      </w:r>
      <w:r>
        <w:t xml:space="preserve"> be the</w:t>
      </w:r>
      <w:r w:rsidRPr="00540D45">
        <w:t xml:space="preserve"> Number value of the Element Size value specified in Table 36 for </w:t>
      </w:r>
      <w:r w:rsidRPr="00952493">
        <w:rPr>
          <w:i/>
          <w:iCs/>
        </w:rPr>
        <w:t>valueType</w:t>
      </w:r>
      <w:r w:rsidRPr="00540D45">
        <w:t>.</w:t>
      </w:r>
    </w:p>
    <w:p w14:paraId="411DE68C" w14:textId="77777777" w:rsidR="00A95C0C" w:rsidRDefault="00A95C0C" w:rsidP="000D7E3D">
      <w:pPr>
        <w:pStyle w:val="Alg4"/>
        <w:numPr>
          <w:ilvl w:val="0"/>
          <w:numId w:val="1295"/>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sidRPr="007A55E9">
        <w:rPr>
          <w:i/>
          <w:iCs/>
        </w:rPr>
        <w:t>block</w:t>
      </w:r>
      <w:r>
        <w:t>.</w:t>
      </w:r>
    </w:p>
    <w:p w14:paraId="33227249" w14:textId="77777777" w:rsidR="00A95C0C" w:rsidRDefault="00A95C0C" w:rsidP="000D7E3D">
      <w:pPr>
        <w:pStyle w:val="Alg4"/>
        <w:numPr>
          <w:ilvl w:val="0"/>
          <w:numId w:val="1295"/>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SetValueInBuffer abstraction operation.</w:t>
      </w:r>
    </w:p>
    <w:p w14:paraId="4B8723CD" w14:textId="77777777" w:rsidR="00A95C0C" w:rsidRDefault="00A95C0C" w:rsidP="000D7E3D">
      <w:pPr>
        <w:pStyle w:val="Alg4"/>
        <w:numPr>
          <w:ilvl w:val="0"/>
          <w:numId w:val="1295"/>
        </w:numPr>
      </w:pPr>
      <w:r>
        <w:t xml:space="preserve">If </w:t>
      </w:r>
      <w:r w:rsidRPr="00952493">
        <w:rPr>
          <w:i/>
          <w:iCs/>
        </w:rPr>
        <w:t>is</w:t>
      </w:r>
      <w:r>
        <w:rPr>
          <w:i/>
          <w:iCs/>
        </w:rPr>
        <w:t>Little</w:t>
      </w:r>
      <w:r w:rsidRPr="00952493">
        <w:rPr>
          <w:i/>
          <w:iCs/>
        </w:rPr>
        <w:t>Endian</w:t>
      </w:r>
      <w:r>
        <w:t xml:space="preserve"> is </w:t>
      </w:r>
      <w:r>
        <w:rPr>
          <w:b/>
          <w:bCs/>
        </w:rPr>
        <w:t>false</w:t>
      </w:r>
      <w:r>
        <w:t xml:space="preserve">, reverse the order of the bytes of </w:t>
      </w:r>
      <w:r>
        <w:rPr>
          <w:i/>
          <w:iCs/>
        </w:rPr>
        <w:t>rawValue</w:t>
      </w:r>
      <w:r>
        <w:t>.</w:t>
      </w:r>
    </w:p>
    <w:p w14:paraId="1A753BAD" w14:textId="77777777" w:rsidR="00A95C0C" w:rsidRDefault="00A95C0C" w:rsidP="000D7E3D">
      <w:pPr>
        <w:pStyle w:val="Alg4"/>
        <w:numPr>
          <w:ilvl w:val="0"/>
          <w:numId w:val="1295"/>
        </w:numPr>
      </w:pPr>
      <w:r>
        <w:t xml:space="preserve">If </w:t>
      </w:r>
      <w:r>
        <w:rPr>
          <w:i/>
          <w:iCs/>
        </w:rPr>
        <w:t>type</w:t>
      </w:r>
      <w:r>
        <w:t xml:space="preserve"> is “Float32” , then</w:t>
      </w:r>
    </w:p>
    <w:p w14:paraId="1E7F2B46" w14:textId="77777777" w:rsidR="00A95C0C" w:rsidRDefault="00A95C0C" w:rsidP="000D7E3D">
      <w:pPr>
        <w:pStyle w:val="Alg4"/>
        <w:numPr>
          <w:ilvl w:val="1"/>
          <w:numId w:val="1295"/>
        </w:numPr>
      </w:pPr>
      <w:r>
        <w:rPr>
          <w:i/>
          <w:iCs/>
        </w:rPr>
        <w:t>rawValue</w:t>
      </w:r>
      <w:r>
        <w:t xml:space="preserve"> is interpreted as a little-endian bit string encoding of an IEEE 754-208 binary32 value.</w:t>
      </w:r>
    </w:p>
    <w:p w14:paraId="0FABE497" w14:textId="77777777" w:rsidR="00A95C0C" w:rsidRDefault="00A95C0C" w:rsidP="000D7E3D">
      <w:pPr>
        <w:pStyle w:val="Alg4"/>
        <w:numPr>
          <w:ilvl w:val="1"/>
          <w:numId w:val="1295"/>
        </w:numPr>
      </w:pPr>
      <w:r>
        <w:t xml:space="preserve">If </w:t>
      </w:r>
      <w:r w:rsidRPr="00952493">
        <w:rPr>
          <w:i/>
          <w:iCs/>
        </w:rPr>
        <w:t>rawValue</w:t>
      </w:r>
      <w:r>
        <w:t xml:space="preserve"> is an IEEE 754-208 binary32 NaN value, return the </w:t>
      </w:r>
      <w:r w:rsidRPr="00952493">
        <w:rPr>
          <w:b/>
          <w:bCs/>
        </w:rPr>
        <w:t>NaN</w:t>
      </w:r>
      <w:r>
        <w:t xml:space="preserve"> Number value.</w:t>
      </w:r>
    </w:p>
    <w:p w14:paraId="506D2542" w14:textId="77777777" w:rsidR="00A95C0C" w:rsidRDefault="00A95C0C" w:rsidP="000D7E3D">
      <w:pPr>
        <w:pStyle w:val="Alg4"/>
        <w:numPr>
          <w:ilvl w:val="1"/>
          <w:numId w:val="1295"/>
        </w:numPr>
      </w:pPr>
      <w:r>
        <w:t xml:space="preserve">Return the Number value that is encoded by </w:t>
      </w:r>
      <w:r>
        <w:rPr>
          <w:i/>
          <w:iCs/>
        </w:rPr>
        <w:t>rawValue</w:t>
      </w:r>
      <w:r>
        <w:t>.</w:t>
      </w:r>
    </w:p>
    <w:p w14:paraId="063B3BDB" w14:textId="77777777" w:rsidR="00A95C0C" w:rsidRDefault="00A95C0C" w:rsidP="000D7E3D">
      <w:pPr>
        <w:pStyle w:val="Alg4"/>
        <w:numPr>
          <w:ilvl w:val="0"/>
          <w:numId w:val="1295"/>
        </w:numPr>
      </w:pPr>
      <w:r>
        <w:t xml:space="preserve">If </w:t>
      </w:r>
      <w:r>
        <w:rPr>
          <w:i/>
          <w:iCs/>
        </w:rPr>
        <w:t>type</w:t>
      </w:r>
      <w:r>
        <w:t xml:space="preserve"> is “Float64” , then</w:t>
      </w:r>
    </w:p>
    <w:p w14:paraId="29740319" w14:textId="77777777" w:rsidR="00A95C0C" w:rsidRDefault="00A95C0C" w:rsidP="000D7E3D">
      <w:pPr>
        <w:pStyle w:val="Alg4"/>
        <w:numPr>
          <w:ilvl w:val="1"/>
          <w:numId w:val="1295"/>
        </w:numPr>
      </w:pPr>
      <w:r>
        <w:rPr>
          <w:i/>
          <w:iCs/>
        </w:rPr>
        <w:t>rawValue</w:t>
      </w:r>
      <w:r>
        <w:t xml:space="preserve"> is interpreted as a little-endian bit string encoding of an IEEE 754-208 binary64 value.</w:t>
      </w:r>
    </w:p>
    <w:p w14:paraId="62A794F2" w14:textId="77777777" w:rsidR="00A95C0C" w:rsidRDefault="00A95C0C" w:rsidP="000D7E3D">
      <w:pPr>
        <w:pStyle w:val="Alg4"/>
        <w:numPr>
          <w:ilvl w:val="1"/>
          <w:numId w:val="1295"/>
        </w:numPr>
      </w:pPr>
      <w:r>
        <w:t xml:space="preserve">If </w:t>
      </w:r>
      <w:r w:rsidRPr="00952493">
        <w:rPr>
          <w:i/>
          <w:iCs/>
        </w:rPr>
        <w:t>rawValue</w:t>
      </w:r>
      <w:r>
        <w:t xml:space="preserve"> is an IEEE 754-208 binary64 NaN value, return the </w:t>
      </w:r>
      <w:r w:rsidRPr="00952493">
        <w:rPr>
          <w:b/>
          <w:bCs/>
        </w:rPr>
        <w:t>NaN</w:t>
      </w:r>
      <w:r>
        <w:t xml:space="preserve"> Number value.</w:t>
      </w:r>
    </w:p>
    <w:p w14:paraId="5209F0F6" w14:textId="77777777" w:rsidR="00A95C0C" w:rsidRDefault="00A95C0C" w:rsidP="000D7E3D">
      <w:pPr>
        <w:pStyle w:val="Alg4"/>
        <w:numPr>
          <w:ilvl w:val="1"/>
          <w:numId w:val="1295"/>
        </w:numPr>
      </w:pPr>
      <w:r>
        <w:t xml:space="preserve">Return the Number value that is encoded by </w:t>
      </w:r>
      <w:r>
        <w:rPr>
          <w:i/>
          <w:iCs/>
        </w:rPr>
        <w:t>rawValue</w:t>
      </w:r>
      <w:r>
        <w:t>.</w:t>
      </w:r>
    </w:p>
    <w:p w14:paraId="626E0088" w14:textId="77777777" w:rsidR="00A95C0C" w:rsidRDefault="00A95C0C" w:rsidP="000D7E3D">
      <w:pPr>
        <w:pStyle w:val="Alg4"/>
        <w:numPr>
          <w:ilvl w:val="0"/>
          <w:numId w:val="1295"/>
        </w:numPr>
      </w:pPr>
      <w:r>
        <w:t xml:space="preserve">If the first character of </w:t>
      </w:r>
      <w:r>
        <w:rPr>
          <w:i/>
          <w:iCs/>
        </w:rPr>
        <w:t>type</w:t>
      </w:r>
      <w:r>
        <w:t xml:space="preserve"> is </w:t>
      </w:r>
      <w:r w:rsidRPr="00EF3BCA">
        <w:rPr>
          <w:rFonts w:ascii="Courier New" w:hAnsi="Courier New" w:cs="Courier New"/>
          <w:b/>
          <w:bCs/>
        </w:rPr>
        <w:t>"U"</w:t>
      </w:r>
      <w:r>
        <w:t>, then</w:t>
      </w:r>
    </w:p>
    <w:p w14:paraId="31174237" w14:textId="77777777" w:rsidR="00A95C0C" w:rsidRDefault="00A95C0C" w:rsidP="000D7E3D">
      <w:pPr>
        <w:pStyle w:val="Alg4"/>
        <w:numPr>
          <w:ilvl w:val="1"/>
          <w:numId w:val="1295"/>
        </w:numPr>
      </w:pPr>
      <w:r>
        <w:t xml:space="preserve">Let </w:t>
      </w:r>
      <w:r>
        <w:rPr>
          <w:i/>
          <w:iCs/>
        </w:rPr>
        <w:t>intValue</w:t>
      </w:r>
      <w:r>
        <w:t xml:space="preserve"> be the positive integer that is the result of interpreting</w:t>
      </w:r>
      <w:r w:rsidRPr="00BB06F4">
        <w:rPr>
          <w:i/>
          <w:iCs/>
        </w:rPr>
        <w:t xml:space="preserve"> </w:t>
      </w:r>
      <w:r>
        <w:rPr>
          <w:i/>
          <w:iCs/>
        </w:rPr>
        <w:t>rawValue</w:t>
      </w:r>
      <w:r>
        <w:t xml:space="preserve"> as an unsigned little-endian binary number.</w:t>
      </w:r>
    </w:p>
    <w:p w14:paraId="64540588" w14:textId="77777777" w:rsidR="00A95C0C" w:rsidRDefault="00A95C0C" w:rsidP="000D7E3D">
      <w:pPr>
        <w:pStyle w:val="Alg4"/>
        <w:numPr>
          <w:ilvl w:val="0"/>
          <w:numId w:val="1295"/>
        </w:numPr>
      </w:pPr>
      <w:r>
        <w:t>Else</w:t>
      </w:r>
    </w:p>
    <w:p w14:paraId="06650C2D" w14:textId="77777777" w:rsidR="00A95C0C" w:rsidRDefault="00A95C0C" w:rsidP="000D7E3D">
      <w:pPr>
        <w:pStyle w:val="Alg4"/>
        <w:numPr>
          <w:ilvl w:val="1"/>
          <w:numId w:val="1295"/>
        </w:numPr>
      </w:pPr>
      <w:r>
        <w:t xml:space="preserve">Let </w:t>
      </w:r>
      <w:r>
        <w:rPr>
          <w:i/>
          <w:iCs/>
        </w:rPr>
        <w:t>intValue</w:t>
      </w:r>
      <w:r>
        <w:t xml:space="preserve"> be</w:t>
      </w:r>
      <w:r w:rsidRPr="00EF3BCA">
        <w:t xml:space="preserve"> </w:t>
      </w:r>
      <w:r>
        <w:t>the signed integer that is the result of interpreting</w:t>
      </w:r>
      <w:r w:rsidRPr="00BB06F4">
        <w:rPr>
          <w:i/>
          <w:iCs/>
        </w:rPr>
        <w:t xml:space="preserve"> </w:t>
      </w:r>
      <w:r>
        <w:rPr>
          <w:i/>
          <w:iCs/>
        </w:rPr>
        <w:t>rawValue</w:t>
      </w:r>
      <w:r>
        <w:t xml:space="preserve"> as a</w:t>
      </w:r>
      <w:r w:rsidRPr="00BB06F4">
        <w:t xml:space="preserve"> </w:t>
      </w:r>
      <w:r>
        <w:t xml:space="preserve">little-endian binary 2’s complement number of bit length </w:t>
      </w:r>
      <w:r>
        <w:rPr>
          <w:i/>
          <w:iCs/>
        </w:rPr>
        <w:t>elementSize</w:t>
      </w:r>
      <w:r>
        <w:t xml:space="preserve"> × 8.</w:t>
      </w:r>
    </w:p>
    <w:p w14:paraId="6D90BEAF" w14:textId="77777777" w:rsidR="00A95C0C" w:rsidRDefault="00A95C0C" w:rsidP="000D7E3D">
      <w:pPr>
        <w:pStyle w:val="Alg4"/>
        <w:numPr>
          <w:ilvl w:val="0"/>
          <w:numId w:val="1295"/>
        </w:numPr>
        <w:spacing w:after="240"/>
      </w:pPr>
      <w:r>
        <w:t xml:space="preserve">Return </w:t>
      </w:r>
      <w:r>
        <w:rPr>
          <w:i/>
          <w:iCs/>
        </w:rPr>
        <w:t>intValue</w:t>
      </w:r>
      <w:r>
        <w:t>.</w:t>
      </w:r>
    </w:p>
    <w:p w14:paraId="64F04372" w14:textId="77777777" w:rsidR="00A95C0C" w:rsidRDefault="00A95C0C" w:rsidP="00C9101B">
      <w:pPr>
        <w:pStyle w:val="40"/>
      </w:pPr>
      <w:r>
        <w:t>S</w:t>
      </w:r>
      <w:r w:rsidRPr="00DB645F">
        <w:t>etValue</w:t>
      </w:r>
      <w:r>
        <w:t>In</w:t>
      </w:r>
      <w:r w:rsidRPr="00DB645F">
        <w:t xml:space="preserve">Buffer </w:t>
      </w:r>
      <w:r>
        <w:t>(arrayBuffer, byteIndex, type, value, isLittleEndian)</w:t>
      </w:r>
    </w:p>
    <w:p w14:paraId="705860A0" w14:textId="77777777" w:rsidR="00A95C0C" w:rsidRDefault="00A95C0C" w:rsidP="000D7E3D">
      <w:r>
        <w:t xml:space="preserve">The abstract operation </w:t>
      </w:r>
      <w:r>
        <w:rPr>
          <w:rFonts w:ascii="Times New Roman" w:hAnsi="Times New Roman"/>
        </w:rPr>
        <w:t>Se</w:t>
      </w:r>
      <w:r w:rsidRPr="00032780">
        <w:rPr>
          <w:rFonts w:ascii="Times New Roman" w:hAnsi="Times New Roman"/>
        </w:rPr>
        <w:t>tValue</w:t>
      </w:r>
      <w:r>
        <w:rPr>
          <w:rFonts w:ascii="Times New Roman" w:hAnsi="Times New Roman"/>
        </w:rPr>
        <w:t>In</w:t>
      </w:r>
      <w:r w:rsidRPr="00032780">
        <w:rPr>
          <w:rFonts w:ascii="Times New Roman" w:hAnsi="Times New Roman"/>
        </w:rPr>
        <w:t>Buffer</w:t>
      </w:r>
      <w:r>
        <w:t xml:space="preserve"> takes five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a Number </w:t>
      </w:r>
      <w:r w:rsidRPr="0098592B">
        <w:rPr>
          <w:i/>
          <w:iCs/>
        </w:rPr>
        <w:t>value</w:t>
      </w:r>
      <w:r>
        <w:t xml:space="preserve">, </w:t>
      </w:r>
      <w:r w:rsidRPr="0098592B">
        <w:t>and</w:t>
      </w:r>
      <w:r>
        <w:t xml:space="preserve"> optionally a Boolean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Pr>
          <w:rFonts w:ascii="Times New Roman" w:hAnsi="Times New Roman"/>
          <w:b/>
          <w:bCs/>
        </w:rPr>
        <w:t>undefined</w:t>
      </w:r>
      <w:r>
        <w:t>. This operation performs the follow steps:</w:t>
      </w:r>
    </w:p>
    <w:p w14:paraId="097FCFC4" w14:textId="77777777" w:rsidR="00A95C0C" w:rsidRDefault="00A95C0C" w:rsidP="000D7E3D">
      <w:pPr>
        <w:pStyle w:val="Alg4"/>
        <w:numPr>
          <w:ilvl w:val="0"/>
          <w:numId w:val="1310"/>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14:paraId="07524C93" w14:textId="77777777" w:rsidR="00A95C0C" w:rsidRDefault="00A95C0C" w:rsidP="000D7E3D">
      <w:pPr>
        <w:pStyle w:val="Alg4"/>
        <w:numPr>
          <w:ilvl w:val="0"/>
          <w:numId w:val="1310"/>
        </w:numPr>
      </w:pPr>
      <w:r>
        <w:t xml:space="preserve">Assert: </w:t>
      </w:r>
      <w:r>
        <w:rPr>
          <w:i/>
          <w:iCs/>
        </w:rPr>
        <w:t>byteIndex</w:t>
      </w:r>
      <w:r>
        <w:t xml:space="preserve"> is a positive integer.</w:t>
      </w:r>
    </w:p>
    <w:p w14:paraId="7B5069FB" w14:textId="77777777" w:rsidR="00A95C0C" w:rsidRDefault="00A95C0C" w:rsidP="000D7E3D">
      <w:pPr>
        <w:pStyle w:val="Alg4"/>
        <w:numPr>
          <w:ilvl w:val="0"/>
          <w:numId w:val="1310"/>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14:paraId="56FEC66E" w14:textId="77777777" w:rsidR="00A95C0C" w:rsidRDefault="00A95C0C" w:rsidP="000D7E3D">
      <w:pPr>
        <w:pStyle w:val="Alg4"/>
        <w:numPr>
          <w:ilvl w:val="0"/>
          <w:numId w:val="1310"/>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14:paraId="070F5ABB" w14:textId="77777777" w:rsidR="00A95C0C" w:rsidRDefault="00A95C0C" w:rsidP="000D7E3D">
      <w:pPr>
        <w:pStyle w:val="Alg4"/>
        <w:numPr>
          <w:ilvl w:val="0"/>
          <w:numId w:val="1310"/>
        </w:numPr>
      </w:pPr>
      <w:r>
        <w:t xml:space="preserve">Let </w:t>
      </w:r>
      <w:r>
        <w:rPr>
          <w:i/>
          <w:iCs/>
        </w:rPr>
        <w:t>elementSize</w:t>
      </w:r>
      <w:r>
        <w:t xml:space="preserve"> be the</w:t>
      </w:r>
      <w:r w:rsidRPr="00540D45">
        <w:t xml:space="preserve"> Number value of the Element Size value specified in  </w:t>
      </w:r>
      <w:r>
        <w:t xml:space="preserve">on the row with Element Type is </w:t>
      </w:r>
      <w:r>
        <w:rPr>
          <w:i/>
          <w:iCs/>
        </w:rPr>
        <w:t>type</w:t>
      </w:r>
      <w:r w:rsidRPr="00540D45">
        <w:t>.</w:t>
      </w:r>
    </w:p>
    <w:p w14:paraId="73187991" w14:textId="77777777" w:rsidR="00A95C0C" w:rsidRDefault="00A95C0C" w:rsidP="000D7E3D">
      <w:pPr>
        <w:pStyle w:val="Alg4"/>
        <w:numPr>
          <w:ilvl w:val="0"/>
          <w:numId w:val="1310"/>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Pr>
          <w:i/>
          <w:iCs/>
        </w:rPr>
        <w:t>arrayBuffer</w:t>
      </w:r>
      <w:r>
        <w:t>.</w:t>
      </w:r>
    </w:p>
    <w:p w14:paraId="0CFCB461" w14:textId="77777777" w:rsidR="00A95C0C" w:rsidRDefault="00A95C0C" w:rsidP="000D7E3D">
      <w:pPr>
        <w:pStyle w:val="Alg4"/>
        <w:numPr>
          <w:ilvl w:val="0"/>
          <w:numId w:val="1310"/>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GetValueFromBuffer abstraction operation.</w:t>
      </w:r>
    </w:p>
    <w:p w14:paraId="55A094B9" w14:textId="77777777" w:rsidR="00A95C0C" w:rsidRDefault="00A95C0C" w:rsidP="000D7E3D">
      <w:pPr>
        <w:pStyle w:val="Alg4"/>
        <w:numPr>
          <w:ilvl w:val="0"/>
          <w:numId w:val="1310"/>
        </w:numPr>
      </w:pPr>
      <w:r>
        <w:t xml:space="preserve">If </w:t>
      </w:r>
      <w:r>
        <w:rPr>
          <w:i/>
          <w:iCs/>
        </w:rPr>
        <w:t>type</w:t>
      </w:r>
      <w:r>
        <w:t xml:space="preserve"> is “Float32” , then</w:t>
      </w:r>
    </w:p>
    <w:p w14:paraId="0C7672D9" w14:textId="77777777" w:rsidR="00A95C0C" w:rsidRDefault="00A95C0C" w:rsidP="000D7E3D">
      <w:pPr>
        <w:pStyle w:val="Alg4"/>
        <w:numPr>
          <w:ilvl w:val="1"/>
          <w:numId w:val="1310"/>
        </w:numPr>
      </w:pPr>
      <w:r>
        <w:t xml:space="preserve">Set </w:t>
      </w:r>
      <w:r>
        <w:rPr>
          <w:i/>
          <w:iCs/>
        </w:rPr>
        <w:t>rawValue</w:t>
      </w:r>
      <w:r>
        <w:t xml:space="preserve"> to the 4 bytes that are the result of converting </w:t>
      </w:r>
      <w:r>
        <w:rPr>
          <w:i/>
          <w:iCs/>
        </w:rPr>
        <w:t>value</w:t>
      </w:r>
      <w:r>
        <w:t xml:space="preserve"> to IEEE-868-2005 binary32 format using “Round to nearest, ties to even” rounding mode.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of any implementation choosen non-signaling NaN encoding.</w:t>
      </w:r>
    </w:p>
    <w:p w14:paraId="3720A90D" w14:textId="77777777" w:rsidR="00A95C0C" w:rsidRDefault="00A95C0C" w:rsidP="000D7E3D">
      <w:pPr>
        <w:pStyle w:val="Alg4"/>
        <w:numPr>
          <w:ilvl w:val="0"/>
          <w:numId w:val="1310"/>
        </w:numPr>
      </w:pPr>
      <w:r>
        <w:t xml:space="preserve">Else, if </w:t>
      </w:r>
      <w:r>
        <w:rPr>
          <w:i/>
          <w:iCs/>
        </w:rPr>
        <w:t>type</w:t>
      </w:r>
      <w:r>
        <w:t xml:space="preserve"> is “Float64” , then</w:t>
      </w:r>
    </w:p>
    <w:p w14:paraId="7B0236BA" w14:textId="77777777" w:rsidR="00A95C0C" w:rsidRDefault="00A95C0C" w:rsidP="000D7E3D">
      <w:pPr>
        <w:pStyle w:val="Alg4"/>
        <w:numPr>
          <w:ilvl w:val="1"/>
          <w:numId w:val="1310"/>
        </w:numPr>
      </w:pPr>
      <w:r>
        <w:t xml:space="preserve">Set </w:t>
      </w:r>
      <w:r>
        <w:rPr>
          <w:i/>
          <w:iCs/>
        </w:rPr>
        <w:t>rawValue</w:t>
      </w:r>
      <w:r>
        <w:t xml:space="preserve"> to the 8 bytes that are the IEEE-868-2005 binary64 format encoding of </w:t>
      </w:r>
      <w:r>
        <w:rPr>
          <w:i/>
          <w:iCs/>
        </w:rPr>
        <w: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to any implementation choosen non-signaling NaN encoding.</w:t>
      </w:r>
    </w:p>
    <w:p w14:paraId="1EFA8A10" w14:textId="77777777" w:rsidR="00A95C0C" w:rsidRDefault="00A95C0C" w:rsidP="000D7E3D">
      <w:pPr>
        <w:pStyle w:val="Alg4"/>
        <w:numPr>
          <w:ilvl w:val="0"/>
          <w:numId w:val="1310"/>
        </w:numPr>
      </w:pPr>
      <w:r>
        <w:t>Else,</w:t>
      </w:r>
    </w:p>
    <w:p w14:paraId="0C8F5178" w14:textId="77777777" w:rsidR="00A95C0C" w:rsidRDefault="00A95C0C" w:rsidP="000D7E3D">
      <w:pPr>
        <w:pStyle w:val="Alg4"/>
        <w:numPr>
          <w:ilvl w:val="1"/>
          <w:numId w:val="1310"/>
        </w:numPr>
      </w:pPr>
      <w:r>
        <w:t xml:space="preserve">Let </w:t>
      </w:r>
      <w:r>
        <w:rPr>
          <w:i/>
          <w:iCs/>
        </w:rPr>
        <w:t>n</w:t>
      </w:r>
      <w:r>
        <w:t xml:space="preserve"> be the Size Element value in  for the row containing the value of </w:t>
      </w:r>
      <w:r>
        <w:rPr>
          <w:i/>
          <w:iCs/>
        </w:rPr>
        <w:t>type</w:t>
      </w:r>
      <w:r>
        <w:t xml:space="preserve"> as its Element Type entry.</w:t>
      </w:r>
    </w:p>
    <w:p w14:paraId="71353146" w14:textId="77777777" w:rsidR="00A95C0C" w:rsidRDefault="00A95C0C" w:rsidP="000D7E3D">
      <w:pPr>
        <w:pStyle w:val="Alg4"/>
        <w:numPr>
          <w:ilvl w:val="1"/>
          <w:numId w:val="1310"/>
        </w:numPr>
      </w:pPr>
      <w:r>
        <w:t xml:space="preserve">Let </w:t>
      </w:r>
      <w:r>
        <w:rPr>
          <w:i/>
          <w:iCs/>
        </w:rPr>
        <w:t>convOp</w:t>
      </w:r>
      <w:r>
        <w:t xml:space="preserve"> be the abstract operation named in the Conversion Operation column in  for the row containing the value of </w:t>
      </w:r>
      <w:r>
        <w:rPr>
          <w:i/>
          <w:iCs/>
        </w:rPr>
        <w:t>type</w:t>
      </w:r>
      <w:r>
        <w:t xml:space="preserve"> as its Element Type entry.</w:t>
      </w:r>
    </w:p>
    <w:p w14:paraId="20B02B9D" w14:textId="77777777" w:rsidR="00A95C0C" w:rsidRDefault="00A95C0C" w:rsidP="000D7E3D">
      <w:pPr>
        <w:pStyle w:val="Alg4"/>
        <w:numPr>
          <w:ilvl w:val="1"/>
          <w:numId w:val="1310"/>
        </w:numPr>
      </w:pPr>
      <w:r>
        <w:t xml:space="preserve">Let </w:t>
      </w:r>
      <w:r>
        <w:rPr>
          <w:i/>
          <w:iCs/>
        </w:rPr>
        <w:t>intValue</w:t>
      </w:r>
      <w:r>
        <w:t xml:space="preserve"> be the result of calling </w:t>
      </w:r>
      <w:r>
        <w:rPr>
          <w:i/>
          <w:iCs/>
        </w:rPr>
        <w:t>convOp</w:t>
      </w:r>
      <w:r>
        <w:t xml:space="preserve"> with </w:t>
      </w:r>
      <w:r>
        <w:rPr>
          <w:i/>
          <w:iCs/>
        </w:rPr>
        <w:t>value</w:t>
      </w:r>
      <w:r>
        <w:rPr>
          <w:iCs/>
        </w:rPr>
        <w:t xml:space="preserve"> as its argument</w:t>
      </w:r>
      <w:r>
        <w:t xml:space="preserve"> .</w:t>
      </w:r>
    </w:p>
    <w:p w14:paraId="2185F024" w14:textId="77777777" w:rsidR="00A95C0C" w:rsidRPr="00761955" w:rsidRDefault="00A95C0C" w:rsidP="000D7E3D">
      <w:pPr>
        <w:pStyle w:val="Alg4"/>
        <w:numPr>
          <w:ilvl w:val="1"/>
          <w:numId w:val="1310"/>
        </w:numPr>
      </w:pPr>
      <w:r>
        <w:t xml:space="preserve">If </w:t>
      </w:r>
      <w:r>
        <w:rPr>
          <w:i/>
          <w:iCs/>
        </w:rPr>
        <w:t xml:space="preserve">intValue </w:t>
      </w:r>
      <w:r w:rsidRPr="007B40AF">
        <w:t>≥</w:t>
      </w:r>
      <w:r>
        <w:t xml:space="preserve"> 0, then</w:t>
      </w:r>
    </w:p>
    <w:p w14:paraId="2A5A6135" w14:textId="77777777" w:rsidR="00A95C0C" w:rsidRDefault="00A95C0C" w:rsidP="000D7E3D">
      <w:pPr>
        <w:pStyle w:val="Alg4"/>
        <w:numPr>
          <w:ilvl w:val="2"/>
          <w:numId w:val="1310"/>
        </w:numPr>
      </w:pPr>
      <w:r>
        <w:t xml:space="preserve">Let </w:t>
      </w:r>
      <w:r>
        <w:rPr>
          <w:i/>
          <w:iCs/>
        </w:rPr>
        <w:t xml:space="preserve"> rawBytes</w:t>
      </w:r>
      <w:r>
        <w:t xml:space="preserve"> be the </w:t>
      </w:r>
      <w:r>
        <w:rPr>
          <w:i/>
          <w:iCs/>
        </w:rPr>
        <w:t>n</w:t>
      </w:r>
      <w:r>
        <w:t xml:space="preserve">-byte binary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w:t>
      </w:r>
    </w:p>
    <w:p w14:paraId="684FF6B5" w14:textId="77777777" w:rsidR="00A95C0C" w:rsidRDefault="00A95C0C" w:rsidP="000D7E3D">
      <w:pPr>
        <w:pStyle w:val="Alg4"/>
        <w:numPr>
          <w:ilvl w:val="1"/>
          <w:numId w:val="1310"/>
        </w:numPr>
      </w:pPr>
      <w:r>
        <w:t>Else,</w:t>
      </w:r>
    </w:p>
    <w:p w14:paraId="5EB87065" w14:textId="77777777" w:rsidR="00A95C0C" w:rsidRDefault="00A95C0C" w:rsidP="000D7E3D">
      <w:pPr>
        <w:pStyle w:val="Alg4"/>
        <w:numPr>
          <w:ilvl w:val="2"/>
          <w:numId w:val="1310"/>
        </w:numPr>
      </w:pPr>
      <w:r>
        <w:t xml:space="preserve">Let </w:t>
      </w:r>
      <w:r>
        <w:rPr>
          <w:i/>
          <w:iCs/>
        </w:rPr>
        <w:t xml:space="preserve"> rawBytes</w:t>
      </w:r>
      <w:r>
        <w:t xml:space="preserve"> be the </w:t>
      </w:r>
      <w:r>
        <w:rPr>
          <w:i/>
          <w:iCs/>
        </w:rPr>
        <w:t>n</w:t>
      </w:r>
      <w:r>
        <w:t xml:space="preserve">-byte binary 2’s complement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w:t>
      </w:r>
    </w:p>
    <w:p w14:paraId="64BCA915" w14:textId="77777777" w:rsidR="00A95C0C" w:rsidRDefault="00A95C0C" w:rsidP="000D7E3D">
      <w:pPr>
        <w:pStyle w:val="Alg4"/>
        <w:numPr>
          <w:ilvl w:val="0"/>
          <w:numId w:val="1310"/>
        </w:numPr>
      </w:pPr>
      <w:r>
        <w:t xml:space="preserve">Store the individual bytes of </w:t>
      </w:r>
      <w:r>
        <w:rPr>
          <w:i/>
          <w:iCs/>
        </w:rPr>
        <w:t>rawBytes</w:t>
      </w:r>
      <w:r>
        <w:t xml:space="preserve"> in order starting at position </w:t>
      </w:r>
      <w:r>
        <w:rPr>
          <w:i/>
          <w:iCs/>
        </w:rPr>
        <w:t>byteIndex</w:t>
      </w:r>
      <w:r>
        <w:t xml:space="preserve"> of </w:t>
      </w:r>
      <w:r>
        <w:rPr>
          <w:i/>
          <w:iCs/>
        </w:rPr>
        <w:t>block</w:t>
      </w:r>
      <w:r>
        <w:t>.</w:t>
      </w:r>
    </w:p>
    <w:p w14:paraId="34AF7507" w14:textId="77777777" w:rsidR="00A95C0C" w:rsidRDefault="00A95C0C" w:rsidP="000D7E3D">
      <w:pPr>
        <w:pStyle w:val="Alg4"/>
        <w:numPr>
          <w:ilvl w:val="0"/>
          <w:numId w:val="1310"/>
        </w:numPr>
        <w:spacing w:after="240"/>
      </w:pPr>
      <w:r>
        <w:t>Return NormalCompletion</w:t>
      </w:r>
      <w:r w:rsidDel="00B6065D">
        <w:t xml:space="preserve"> </w:t>
      </w:r>
      <w:r>
        <w:t>(</w:t>
      </w:r>
      <w:r>
        <w:rPr>
          <w:b/>
          <w:bCs/>
        </w:rPr>
        <w:t>undefined</w:t>
      </w:r>
      <w:r>
        <w:t>).</w:t>
      </w:r>
    </w:p>
    <w:p w14:paraId="4A2964AF" w14:textId="77777777" w:rsidR="00A95C0C" w:rsidRDefault="00A95C0C" w:rsidP="00C9101B">
      <w:pPr>
        <w:pStyle w:val="30"/>
      </w:pPr>
      <w:bookmarkStart w:id="8057" w:name="_Ref365542736"/>
      <w:bookmarkStart w:id="8058" w:name="_Toc366142123"/>
      <w:r>
        <w:t>The ArrayBuffer Constructor</w:t>
      </w:r>
      <w:bookmarkEnd w:id="8057"/>
      <w:bookmarkEnd w:id="8058"/>
    </w:p>
    <w:p w14:paraId="310870EE" w14:textId="77777777" w:rsidR="00A95C0C" w:rsidRDefault="00A95C0C" w:rsidP="000D7E3D">
      <w:r>
        <w:t xml:space="preserve">The </w:t>
      </w:r>
      <w:r w:rsidRPr="00F92BFE">
        <w:rPr>
          <w:rFonts w:cs="Arial"/>
        </w:rPr>
        <w:t>ArrayBuffer</w:t>
      </w:r>
      <w:r w:rsidRPr="00C6348B">
        <w:rPr>
          <w:rFonts w:ascii="Courier New" w:hAnsi="Courier New" w:cs="Courier New"/>
          <w:b/>
          <w:bCs/>
        </w:rPr>
        <w:t xml:space="preserve"> </w:t>
      </w:r>
      <w:r>
        <w:t>constructor is the %</w:t>
      </w:r>
      <w:r w:rsidRPr="00F92BFE">
        <w:rPr>
          <w:rFonts w:cs="Arial"/>
        </w:rPr>
        <w:t>ArrayBuffer</w:t>
      </w:r>
      <w:r>
        <w:t xml:space="preserve">% intrinsic object and the initial value of the </w:t>
      </w:r>
      <w:r w:rsidRPr="00C6348B">
        <w:rPr>
          <w:rFonts w:ascii="Courier New" w:hAnsi="Courier New" w:cs="Courier New"/>
          <w:b/>
          <w:bCs/>
        </w:rPr>
        <w:t>ArrayBuffer</w:t>
      </w:r>
      <w:r>
        <w:t xml:space="preserve"> property of the global object. When </w:t>
      </w:r>
      <w:r w:rsidRPr="00C6348B">
        <w:rPr>
          <w:rFonts w:ascii="Courier New" w:hAnsi="Courier New" w:cs="Courier New"/>
          <w:b/>
          <w:bCs/>
        </w:rPr>
        <w:t>ArrayBuffer</w:t>
      </w:r>
      <w:r>
        <w:t xml:space="preserve"> is called as a function rather than as a constructor, its </w:t>
      </w:r>
      <w:r w:rsidRPr="00C0565F">
        <w:rPr>
          <w:b/>
        </w:rPr>
        <w:t>this</w:t>
      </w:r>
      <w:r>
        <w:t xml:space="preserve"> value must be an Object with an [[ArrayBufferData]] internal data property whose value is </w:t>
      </w:r>
      <w:r w:rsidRPr="00145775">
        <w:rPr>
          <w:rFonts w:ascii="Times New Roman" w:hAnsi="Times New Roman"/>
          <w:b/>
          <w:bCs/>
        </w:rPr>
        <w:t>undefined</w:t>
      </w:r>
      <w:r>
        <w:rPr>
          <w:rFonts w:ascii="Times New Roman" w:hAnsi="Times New Roman"/>
          <w:b/>
          <w:bCs/>
        </w:rPr>
        <w:t>.</w:t>
      </w:r>
      <w:r>
        <w:t xml:space="preserve"> The </w:t>
      </w:r>
      <w:r w:rsidRPr="00F92BFE">
        <w:rPr>
          <w:rFonts w:cs="Arial"/>
        </w:rPr>
        <w:t>ArrayBuffer</w:t>
      </w:r>
      <w:r w:rsidRPr="00C6348B">
        <w:rPr>
          <w:rFonts w:ascii="Courier New" w:hAnsi="Courier New" w:cs="Courier New"/>
          <w:b/>
          <w:bCs/>
        </w:rPr>
        <w:t xml:space="preserve"> </w:t>
      </w:r>
      <w:r>
        <w:t xml:space="preserve">constructor </w:t>
      </w:r>
      <w:r w:rsidRPr="00F94F77">
        <w:t>initial</w:t>
      </w:r>
      <w:r>
        <w:t xml:space="preserve">ises the </w:t>
      </w:r>
      <w:r w:rsidRPr="00C0565F">
        <w:rPr>
          <w:b/>
        </w:rPr>
        <w:t>this</w:t>
      </w:r>
      <w:r>
        <w:t xml:space="preserve"> value using the argument values</w:t>
      </w:r>
      <w:r w:rsidRPr="00E77497">
        <w:t>.</w:t>
      </w:r>
      <w:r>
        <w:t xml:space="preserve"> </w:t>
      </w:r>
    </w:p>
    <w:p w14:paraId="2BE12EC2" w14:textId="77777777" w:rsidR="00A95C0C" w:rsidRPr="00E77497" w:rsidRDefault="00A95C0C" w:rsidP="000D7E3D">
      <w:r>
        <w:t xml:space="preserve">The </w:t>
      </w:r>
      <w:r>
        <w:rPr>
          <w:rFonts w:ascii="Courier New" w:hAnsi="Courier New"/>
          <w:b/>
        </w:rPr>
        <w:t>Array</w:t>
      </w:r>
      <w:r w:rsidRPr="00C6348B">
        <w:rPr>
          <w:rFonts w:ascii="Courier New" w:hAnsi="Courier New" w:cs="Courier New"/>
          <w:b/>
          <w:bCs/>
        </w:rPr>
        <w:t>Buffer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C6348B">
        <w:rPr>
          <w:rFonts w:ascii="Courier New" w:hAnsi="Courier New" w:cs="Courier New"/>
          <w:b/>
          <w:bCs/>
        </w:rPr>
        <w:t>Buffer</w:t>
      </w:r>
      <w:r w:rsidRPr="00E77497">
        <w:t xml:space="preserve"> </w:t>
      </w:r>
      <w:r>
        <w:t xml:space="preserve">behaviour must include a </w:t>
      </w:r>
      <w:r w:rsidRPr="00E775BC">
        <w:rPr>
          <w:rFonts w:ascii="Courier New" w:hAnsi="Courier New" w:cs="Courier New"/>
          <w:b/>
          <w:bCs/>
        </w:rPr>
        <w:t>super</w:t>
      </w:r>
      <w:r>
        <w:t xml:space="preserve"> call to the </w:t>
      </w:r>
      <w:r>
        <w:rPr>
          <w:rFonts w:ascii="Courier New" w:hAnsi="Courier New"/>
          <w:b/>
        </w:rPr>
        <w:t>Array</w:t>
      </w:r>
      <w:r w:rsidRPr="00C6348B">
        <w:rPr>
          <w:rFonts w:ascii="Courier New" w:hAnsi="Courier New" w:cs="Courier New"/>
          <w:b/>
          <w:bCs/>
        </w:rPr>
        <w:t>Buffer</w:t>
      </w:r>
      <w:r w:rsidRPr="00E77497">
        <w:t xml:space="preserve"> </w:t>
      </w:r>
      <w:r>
        <w:t xml:space="preserve">constructor to initialise subclass instances. </w:t>
      </w:r>
    </w:p>
    <w:p w14:paraId="78CB8936" w14:textId="77777777" w:rsidR="00A95C0C" w:rsidRDefault="00A95C0C" w:rsidP="00C9101B">
      <w:pPr>
        <w:pStyle w:val="40"/>
      </w:pPr>
      <w:r>
        <w:t>ArrayBuffer(length)</w:t>
      </w:r>
    </w:p>
    <w:p w14:paraId="335BDA6C" w14:textId="77777777" w:rsidR="00A95C0C" w:rsidRDefault="00A95C0C" w:rsidP="000D7E3D">
      <w:r>
        <w:t xml:space="preserve">ArrayBuffer called as function with argument </w:t>
      </w:r>
      <w:r>
        <w:rPr>
          <w:rFonts w:ascii="Times New Roman" w:eastAsia="Times New Roman" w:hAnsi="Times New Roman"/>
          <w:i/>
          <w:iCs/>
          <w:spacing w:val="6"/>
          <w:lang w:eastAsia="en-US"/>
        </w:rPr>
        <w:t>length</w:t>
      </w:r>
      <w:r>
        <w:t xml:space="preserve"> performs the following steps:</w:t>
      </w:r>
    </w:p>
    <w:p w14:paraId="65D73A2C" w14:textId="77777777" w:rsidR="00A95C0C" w:rsidRDefault="00A95C0C" w:rsidP="000D7E3D">
      <w:pPr>
        <w:pStyle w:val="Alg4"/>
        <w:numPr>
          <w:ilvl w:val="0"/>
          <w:numId w:val="1307"/>
        </w:numPr>
      </w:pPr>
      <w:r>
        <w:t xml:space="preserve">Let </w:t>
      </w:r>
      <w:r>
        <w:rPr>
          <w:i/>
        </w:rPr>
        <w:t>O</w:t>
      </w:r>
      <w:r>
        <w:t xml:space="preserve"> be the </w:t>
      </w:r>
      <w:r w:rsidRPr="00F94F77">
        <w:rPr>
          <w:b/>
        </w:rPr>
        <w:t>this</w:t>
      </w:r>
      <w:r>
        <w:t xml:space="preserve"> value.</w:t>
      </w:r>
    </w:p>
    <w:p w14:paraId="0CDF9B21" w14:textId="77777777" w:rsidR="00A95C0C" w:rsidRDefault="00A95C0C" w:rsidP="000D7E3D">
      <w:pPr>
        <w:pStyle w:val="Alg4"/>
        <w:numPr>
          <w:ilvl w:val="0"/>
          <w:numId w:val="1307"/>
        </w:numPr>
      </w:pPr>
      <w:r>
        <w:t>If Type(</w:t>
      </w:r>
      <w:r>
        <w:rPr>
          <w:i/>
        </w:rPr>
        <w:t>O</w:t>
      </w:r>
      <w:r>
        <w:rPr>
          <w:iCs/>
        </w:rPr>
        <w:t>)</w:t>
      </w:r>
      <w:r>
        <w:t xml:space="preserve"> is not Object or if </w:t>
      </w:r>
      <w:r>
        <w:rPr>
          <w:i/>
          <w:iCs/>
        </w:rPr>
        <w:t>O</w:t>
      </w:r>
      <w:r>
        <w:t xml:space="preserve"> does not have an [[ArrayBufferData]] internal data property</w:t>
      </w:r>
      <w:r w:rsidRPr="001E658E">
        <w:t xml:space="preserve"> </w:t>
      </w:r>
      <w:r>
        <w:t xml:space="preserve">or if the value of </w:t>
      </w:r>
      <w:r>
        <w:rPr>
          <w:i/>
          <w:iCs/>
        </w:rPr>
        <w:t>O’s</w:t>
      </w:r>
      <w:r>
        <w:t xml:space="preserve"> [[ArrayBufferData]] internal data property is not </w:t>
      </w:r>
      <w:r>
        <w:rPr>
          <w:b/>
          <w:bCs/>
        </w:rPr>
        <w:t>undefined</w:t>
      </w:r>
      <w:r>
        <w:t>, then</w:t>
      </w:r>
    </w:p>
    <w:p w14:paraId="794EFF1A" w14:textId="77777777" w:rsidR="00A95C0C" w:rsidRPr="00E77497" w:rsidRDefault="00A95C0C" w:rsidP="000D7E3D">
      <w:pPr>
        <w:pStyle w:val="Alg4"/>
        <w:numPr>
          <w:ilvl w:val="1"/>
          <w:numId w:val="1307"/>
        </w:numPr>
      </w:pPr>
      <w:r>
        <w:t xml:space="preserve">Throw a </w:t>
      </w:r>
      <w:r w:rsidRPr="00F66266">
        <w:rPr>
          <w:b/>
          <w:bCs/>
        </w:rPr>
        <w:t>TypeError</w:t>
      </w:r>
      <w:r>
        <w:t xml:space="preserve"> exception.</w:t>
      </w:r>
    </w:p>
    <w:p w14:paraId="669D7889" w14:textId="77777777" w:rsidR="00A95C0C" w:rsidRDefault="00A95C0C" w:rsidP="000D7E3D">
      <w:pPr>
        <w:pStyle w:val="Alg4"/>
        <w:numPr>
          <w:ilvl w:val="0"/>
          <w:numId w:val="1307"/>
        </w:numPr>
      </w:pPr>
      <w:r>
        <w:t xml:space="preserve">Let </w:t>
      </w:r>
      <w:r>
        <w:rPr>
          <w:i/>
          <w:iCs/>
        </w:rPr>
        <w:t>numberLength</w:t>
      </w:r>
      <w:r>
        <w:t xml:space="preserve"> be ToNumber(</w:t>
      </w:r>
      <w:r>
        <w:rPr>
          <w:i/>
          <w:iCs/>
        </w:rPr>
        <w:t>length</w:t>
      </w:r>
      <w:r>
        <w:t>).</w:t>
      </w:r>
    </w:p>
    <w:p w14:paraId="422615C8" w14:textId="77777777" w:rsidR="00A95C0C" w:rsidRDefault="00A95C0C" w:rsidP="000D7E3D">
      <w:pPr>
        <w:pStyle w:val="Alg4"/>
        <w:numPr>
          <w:ilvl w:val="0"/>
          <w:numId w:val="1307"/>
        </w:numPr>
      </w:pPr>
      <w:r>
        <w:t xml:space="preserve">Let </w:t>
      </w:r>
      <w:r>
        <w:rPr>
          <w:i/>
          <w:iCs/>
        </w:rPr>
        <w:t>byteLength</w:t>
      </w:r>
      <w:r>
        <w:t xml:space="preserve"> be ToInteger(</w:t>
      </w:r>
      <w:r>
        <w:rPr>
          <w:i/>
          <w:iCs/>
        </w:rPr>
        <w:t>numberLength</w:t>
      </w:r>
      <w:r>
        <w:t>).</w:t>
      </w:r>
    </w:p>
    <w:p w14:paraId="4A1E76B8" w14:textId="77777777" w:rsidR="00A95C0C" w:rsidRPr="00E77497" w:rsidRDefault="00A95C0C" w:rsidP="000D7E3D">
      <w:pPr>
        <w:pStyle w:val="Alg4"/>
        <w:numPr>
          <w:ilvl w:val="0"/>
          <w:numId w:val="1307"/>
        </w:numPr>
      </w:pPr>
      <w:r>
        <w:t>ReturnIfAbrupt(</w:t>
      </w:r>
      <w:r>
        <w:rPr>
          <w:i/>
          <w:iCs/>
        </w:rPr>
        <w:t>byteLength</w:t>
      </w:r>
      <w:r>
        <w:t>).</w:t>
      </w:r>
    </w:p>
    <w:p w14:paraId="0DBD3B40" w14:textId="77777777" w:rsidR="00A95C0C" w:rsidRDefault="00A95C0C" w:rsidP="000D7E3D">
      <w:pPr>
        <w:pStyle w:val="Alg4"/>
        <w:numPr>
          <w:ilvl w:val="0"/>
          <w:numId w:val="1307"/>
        </w:numPr>
      </w:pPr>
      <w:r>
        <w:t xml:space="preserve">If </w:t>
      </w:r>
      <w:r w:rsidRPr="00B41D88">
        <w:rPr>
          <w:i/>
          <w:iCs/>
        </w:rPr>
        <w:t>numberLength</w:t>
      </w:r>
      <w:r>
        <w:t xml:space="preserve"> ≠ </w:t>
      </w:r>
      <w:r>
        <w:rPr>
          <w:i/>
          <w:iCs/>
        </w:rPr>
        <w:t>byteLength</w:t>
      </w:r>
      <w:r>
        <w:t xml:space="preserve"> or </w:t>
      </w:r>
      <w:r>
        <w:rPr>
          <w:i/>
          <w:iCs/>
        </w:rPr>
        <w:t>byteLength</w:t>
      </w:r>
      <w:r>
        <w:t xml:space="preserve"> &lt; 0, then throw a </w:t>
      </w:r>
      <w:r w:rsidRPr="004B4AF5">
        <w:rPr>
          <w:b/>
          <w:bCs/>
        </w:rPr>
        <w:t>RangeError</w:t>
      </w:r>
      <w:r>
        <w:t xml:space="preserve"> exception.</w:t>
      </w:r>
    </w:p>
    <w:p w14:paraId="2F96C7E3" w14:textId="77777777" w:rsidR="00A95C0C" w:rsidRPr="00E77497" w:rsidRDefault="00A95C0C" w:rsidP="000D7E3D">
      <w:pPr>
        <w:pStyle w:val="Alg4"/>
        <w:numPr>
          <w:ilvl w:val="0"/>
          <w:numId w:val="1307"/>
        </w:numPr>
        <w:spacing w:after="120"/>
      </w:pPr>
      <w:r w:rsidRPr="00E77497">
        <w:t xml:space="preserve">Return </w:t>
      </w:r>
      <w:r>
        <w:rPr>
          <w:iCs/>
        </w:rPr>
        <w:t>the result of SetArrayBufferData(</w:t>
      </w:r>
      <w:r>
        <w:rPr>
          <w:i/>
        </w:rPr>
        <w:t>O</w:t>
      </w:r>
      <w:r>
        <w:rPr>
          <w:iCs/>
        </w:rPr>
        <w:t xml:space="preserve">, </w:t>
      </w:r>
      <w:r>
        <w:rPr>
          <w:i/>
        </w:rPr>
        <w:t>byteLength</w:t>
      </w:r>
      <w:r>
        <w:rPr>
          <w:iCs/>
        </w:rPr>
        <w:t>)</w:t>
      </w:r>
      <w:r w:rsidRPr="00E77497">
        <w:t>.</w:t>
      </w:r>
    </w:p>
    <w:p w14:paraId="467F2DCD" w14:textId="77777777" w:rsidR="00A95C0C" w:rsidRDefault="00A95C0C" w:rsidP="00C9101B">
      <w:pPr>
        <w:pStyle w:val="40"/>
      </w:pPr>
      <w:r>
        <w:t>new ArrayBuffer( ...</w:t>
      </w:r>
      <w:r w:rsidRPr="00DB2D84">
        <w:t xml:space="preserve"> </w:t>
      </w:r>
      <w:r>
        <w:t>argumentsList)</w:t>
      </w:r>
    </w:p>
    <w:p w14:paraId="180CDF40" w14:textId="77777777" w:rsidR="00A95C0C" w:rsidRDefault="00A95C0C" w:rsidP="000D7E3D">
      <w:r>
        <w:t>ArrayBuffer called as part of a new expression performs the following steps:</w:t>
      </w:r>
    </w:p>
    <w:p w14:paraId="40DD628E" w14:textId="77777777" w:rsidR="00A95C0C" w:rsidRDefault="00A95C0C" w:rsidP="000D7E3D">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ArrayBuffer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081AC64B" w14:textId="77777777" w:rsidR="00A95C0C" w:rsidRDefault="00A95C0C" w:rsidP="000D7E3D">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0635E385" w14:textId="77777777" w:rsidR="00A95C0C" w:rsidRPr="00E4780A" w:rsidRDefault="00A95C0C" w:rsidP="000D7E3D">
      <w:pPr>
        <w:numPr>
          <w:ilvl w:val="0"/>
          <w:numId w:val="137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5C66289A" w14:textId="77777777" w:rsidR="00A95C0C" w:rsidRPr="00E77497" w:rsidRDefault="00A95C0C" w:rsidP="000D7E3D">
      <w:r>
        <w:t>If ArrayBuffer is implemented as an ordinary function object, its [[Construct]] internal method will perform the above steps.</w:t>
      </w:r>
    </w:p>
    <w:p w14:paraId="56307A21" w14:textId="77777777" w:rsidR="00A95C0C" w:rsidRDefault="00A95C0C" w:rsidP="00C9101B">
      <w:pPr>
        <w:pStyle w:val="30"/>
      </w:pPr>
      <w:bookmarkStart w:id="8059" w:name="_Toc366142124"/>
      <w:r>
        <w:t>Properties of the ArrayBuffer Constructor</w:t>
      </w:r>
      <w:bookmarkEnd w:id="8059"/>
    </w:p>
    <w:p w14:paraId="1CCA2A31" w14:textId="77777777" w:rsidR="00A95C0C" w:rsidRDefault="00A95C0C" w:rsidP="000D7E3D">
      <w:r>
        <w:t>The value of the [[Prototype]] internal data property of the ArrayBuffer constructor is the Function prototype object (</w:t>
      </w:r>
      <w:r>
        <w:fldChar w:fldCharType="begin"/>
      </w:r>
      <w:r>
        <w:instrText xml:space="preserve"> REF _Ref359681817 \r \h </w:instrText>
      </w:r>
      <w:r>
        <w:fldChar w:fldCharType="separate"/>
      </w:r>
      <w:r w:rsidR="00083CEC">
        <w:t>19.2.3</w:t>
      </w:r>
      <w:r>
        <w:fldChar w:fldCharType="end"/>
      </w:r>
      <w:r>
        <w:t>).</w:t>
      </w:r>
    </w:p>
    <w:p w14:paraId="12C16A5A" w14:textId="77777777" w:rsidR="00A95C0C" w:rsidRDefault="00A95C0C" w:rsidP="000D7E3D">
      <w:r>
        <w:t xml:space="preserve">Besides its </w:t>
      </w:r>
      <w:r w:rsidRPr="001F1A6C">
        <w:rPr>
          <w:rFonts w:ascii="Courier New" w:hAnsi="Courier New" w:cs="Courier New"/>
          <w:b/>
          <w:bCs/>
        </w:rPr>
        <w:t>length</w:t>
      </w:r>
      <w:r>
        <w:t xml:space="preserve"> property (whose value is 1), the ArrayBuffer constructor has the following properties:</w:t>
      </w:r>
    </w:p>
    <w:p w14:paraId="2119BC4A" w14:textId="77777777" w:rsidR="00C9101B" w:rsidRPr="00E77497" w:rsidRDefault="00C9101B" w:rsidP="00C9101B">
      <w:pPr>
        <w:pStyle w:val="40"/>
      </w:pPr>
      <w:r w:rsidRPr="00E77497">
        <w:t>Array</w:t>
      </w:r>
      <w:r>
        <w:t>Buffer</w:t>
      </w:r>
      <w:r w:rsidRPr="00E77497">
        <w:t>.is</w:t>
      </w:r>
      <w:r>
        <w:t>View</w:t>
      </w:r>
      <w:r w:rsidRPr="00E77497">
        <w:t xml:space="preserve"> ( arg )</w:t>
      </w:r>
    </w:p>
    <w:p w14:paraId="73592232" w14:textId="77777777" w:rsidR="00C9101B" w:rsidRPr="00E77497" w:rsidRDefault="00C9101B" w:rsidP="00C9101B">
      <w:r w:rsidRPr="00E77497">
        <w:t>The is</w:t>
      </w:r>
      <w:r>
        <w:t>View</w:t>
      </w:r>
      <w:r w:rsidRPr="00E77497">
        <w:t xml:space="preserve"> function takes one argument </w:t>
      </w:r>
      <w:r w:rsidRPr="00E77497">
        <w:rPr>
          <w:rFonts w:ascii="Times New Roman" w:hAnsi="Times New Roman"/>
          <w:i/>
        </w:rPr>
        <w:t>arg</w:t>
      </w:r>
      <w:r w:rsidRPr="00E77497">
        <w:t xml:space="preserve">, and </w:t>
      </w:r>
      <w:r>
        <w:t>performs the</w:t>
      </w:r>
      <w:r w:rsidRPr="00E77497">
        <w:t xml:space="preserve"> following steps are taken:</w:t>
      </w:r>
    </w:p>
    <w:p w14:paraId="3D81C4A9" w14:textId="77777777" w:rsidR="00C9101B" w:rsidRPr="00E77497" w:rsidRDefault="00C9101B" w:rsidP="00C9101B">
      <w:pPr>
        <w:pStyle w:val="Alg4"/>
        <w:numPr>
          <w:ilvl w:val="0"/>
          <w:numId w:val="1409"/>
        </w:numPr>
      </w:pPr>
      <w:r w:rsidRPr="00E77497">
        <w:t>If Type(</w:t>
      </w:r>
      <w:r w:rsidRPr="00E77497">
        <w:rPr>
          <w:i/>
        </w:rPr>
        <w:t>arg</w:t>
      </w:r>
      <w:r w:rsidRPr="00E77497">
        <w:t xml:space="preserve">) is not Object, return </w:t>
      </w:r>
      <w:r w:rsidRPr="00E77497">
        <w:rPr>
          <w:b/>
        </w:rPr>
        <w:t>false</w:t>
      </w:r>
      <w:r w:rsidRPr="00E77497">
        <w:t>.</w:t>
      </w:r>
    </w:p>
    <w:p w14:paraId="366261D5" w14:textId="77777777" w:rsidR="00C9101B" w:rsidRDefault="00C9101B" w:rsidP="00C9101B">
      <w:pPr>
        <w:pStyle w:val="Alg4"/>
        <w:numPr>
          <w:ilvl w:val="0"/>
          <w:numId w:val="1409"/>
        </w:numPr>
      </w:pPr>
      <w:r>
        <w:t xml:space="preserve">If </w:t>
      </w:r>
      <w:r>
        <w:rPr>
          <w:i/>
        </w:rPr>
        <w:t>arg</w:t>
      </w:r>
      <w:r>
        <w:t xml:space="preserve"> has a [[</w:t>
      </w:r>
      <w:r w:rsidRPr="003F663C">
        <w:t>ViewedArrayBuffer</w:t>
      </w:r>
      <w:r>
        <w:t>]] internal</w:t>
      </w:r>
      <w:r w:rsidRPr="00314265">
        <w:t xml:space="preserve"> </w:t>
      </w:r>
      <w:r>
        <w:t>data property</w:t>
      </w:r>
      <w:r w:rsidRPr="00E77497">
        <w:t xml:space="preserve">, then return </w:t>
      </w:r>
      <w:r w:rsidRPr="00E77497">
        <w:rPr>
          <w:b/>
        </w:rPr>
        <w:t>true</w:t>
      </w:r>
      <w:r>
        <w:t>.</w:t>
      </w:r>
    </w:p>
    <w:p w14:paraId="77500B6E" w14:textId="77777777" w:rsidR="00C9101B" w:rsidRDefault="00C9101B" w:rsidP="00C9101B">
      <w:pPr>
        <w:pStyle w:val="Alg4"/>
        <w:numPr>
          <w:ilvl w:val="0"/>
          <w:numId w:val="1409"/>
        </w:numPr>
      </w:pPr>
      <w:r>
        <w:t xml:space="preserve">If </w:t>
      </w:r>
      <w:r>
        <w:rPr>
          <w:i/>
        </w:rPr>
        <w:t>arg</w:t>
      </w:r>
      <w:r>
        <w:t xml:space="preserve"> has a [[</w:t>
      </w:r>
      <w:r w:rsidRPr="003F663C">
        <w:t>Viewed</w:t>
      </w:r>
      <w:r>
        <w:t>Data</w:t>
      </w:r>
      <w:r w:rsidRPr="003F663C">
        <w:t>ArrayBuffer</w:t>
      </w:r>
      <w:r>
        <w:t>]] internal</w:t>
      </w:r>
      <w:r w:rsidRPr="00314265">
        <w:t xml:space="preserve"> </w:t>
      </w:r>
      <w:r>
        <w:t>data property</w:t>
      </w:r>
      <w:r w:rsidRPr="00E77497">
        <w:t xml:space="preserve">, then return </w:t>
      </w:r>
      <w:r w:rsidRPr="00E77497">
        <w:rPr>
          <w:b/>
        </w:rPr>
        <w:t>true</w:t>
      </w:r>
      <w:r>
        <w:t>.</w:t>
      </w:r>
    </w:p>
    <w:p w14:paraId="54D3801C" w14:textId="77777777" w:rsidR="00C9101B" w:rsidRPr="00E77497" w:rsidRDefault="00C9101B" w:rsidP="00C9101B">
      <w:pPr>
        <w:pStyle w:val="Alg4"/>
        <w:numPr>
          <w:ilvl w:val="0"/>
          <w:numId w:val="1409"/>
        </w:numPr>
        <w:spacing w:after="120"/>
      </w:pPr>
      <w:r w:rsidRPr="00E77497">
        <w:t xml:space="preserve">Return </w:t>
      </w:r>
      <w:r w:rsidRPr="00E77497">
        <w:rPr>
          <w:b/>
        </w:rPr>
        <w:t>false</w:t>
      </w:r>
      <w:r w:rsidRPr="00E77497">
        <w:t>.</w:t>
      </w:r>
    </w:p>
    <w:p w14:paraId="50E68378" w14:textId="77777777" w:rsidR="00A95C0C" w:rsidRDefault="00A95C0C" w:rsidP="00C9101B">
      <w:pPr>
        <w:pStyle w:val="40"/>
      </w:pPr>
      <w:r>
        <w:t>ArrayBuffer.prototype</w:t>
      </w:r>
    </w:p>
    <w:p w14:paraId="364E6F81" w14:textId="77777777" w:rsidR="00A95C0C" w:rsidRDefault="00A95C0C" w:rsidP="000D7E3D">
      <w:r>
        <w:t>The initial value of ArrayBuffer.prototype is the ArrayBuffer prototype object (</w:t>
      </w:r>
      <w:r w:rsidR="008E26B6">
        <w:fldChar w:fldCharType="begin"/>
      </w:r>
      <w:r w:rsidR="008E26B6">
        <w:instrText xml:space="preserve"> REF _Ref366088209 \r \h </w:instrText>
      </w:r>
      <w:r w:rsidR="008E26B6">
        <w:fldChar w:fldCharType="separate"/>
      </w:r>
      <w:r w:rsidR="00083CEC">
        <w:t>24.1.4</w:t>
      </w:r>
      <w:r w:rsidR="008E26B6">
        <w:fldChar w:fldCharType="end"/>
      </w:r>
      <w:r>
        <w:t>).</w:t>
      </w:r>
    </w:p>
    <w:p w14:paraId="7A188AB1" w14:textId="77777777" w:rsidR="00A95C0C" w:rsidRDefault="00A95C0C" w:rsidP="000D7E3D">
      <w:r>
        <w:t xml:space="preserve">This property has the attributes { [[Writable]]: </w:t>
      </w:r>
      <w:r w:rsidRPr="00BD058A">
        <w:rPr>
          <w:b/>
          <w:bCs/>
        </w:rPr>
        <w:t>false</w:t>
      </w:r>
      <w:r>
        <w:t xml:space="preserve">, [[Enumerable]]: </w:t>
      </w:r>
      <w:r w:rsidRPr="00BD058A">
        <w:rPr>
          <w:b/>
          <w:bCs/>
        </w:rPr>
        <w:t>false</w:t>
      </w:r>
      <w:r>
        <w:t xml:space="preserve">, [[Configurable]]: </w:t>
      </w:r>
      <w:r w:rsidRPr="00BD058A">
        <w:rPr>
          <w:b/>
          <w:bCs/>
        </w:rPr>
        <w:t>false</w:t>
      </w:r>
      <w:r>
        <w:t xml:space="preserve"> }.</w:t>
      </w:r>
    </w:p>
    <w:p w14:paraId="1A8D988C" w14:textId="77777777" w:rsidR="00A95C0C" w:rsidRPr="00A67AF2" w:rsidRDefault="00A95C0C" w:rsidP="00C9101B">
      <w:pPr>
        <w:pStyle w:val="40"/>
      </w:pPr>
      <w:r w:rsidRPr="00A67AF2">
        <w:tab/>
      </w:r>
      <w:r>
        <w:t>ArrayBuffer[ @@create ]</w:t>
      </w:r>
      <w:r w:rsidRPr="00A67AF2">
        <w:t xml:space="preserve"> (</w:t>
      </w:r>
      <w:r>
        <w:t xml:space="preserve"> </w:t>
      </w:r>
      <w:r w:rsidRPr="00A67AF2">
        <w:t>)</w:t>
      </w:r>
    </w:p>
    <w:p w14:paraId="4521EA3B" w14:textId="77777777" w:rsidR="00A95C0C" w:rsidRPr="00E77497" w:rsidRDefault="00A95C0C" w:rsidP="000D7E3D">
      <w:r>
        <w:t>T</w:t>
      </w:r>
      <w:r w:rsidRPr="00675B74">
        <w:t>he</w:t>
      </w:r>
      <w:r>
        <w:t xml:space="preserve"> @@create</w:t>
      </w:r>
      <w:r w:rsidRPr="00675B74">
        <w:t xml:space="preserve"> method of</w:t>
      </w:r>
      <w:r>
        <w:t xml:space="preserve"> a ArrayBuffer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4123BC30" w14:textId="77777777" w:rsidR="00A95C0C" w:rsidRDefault="00A95C0C" w:rsidP="000D7E3D">
      <w:pPr>
        <w:numPr>
          <w:ilvl w:val="0"/>
          <w:numId w:val="129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12F766B7" w14:textId="77777777" w:rsidR="00A95C0C" w:rsidRPr="00E77497" w:rsidRDefault="00A95C0C" w:rsidP="000D7E3D">
      <w:pPr>
        <w:numPr>
          <w:ilvl w:val="0"/>
          <w:numId w:val="1293"/>
        </w:numPr>
        <w:rPr>
          <w:rFonts w:ascii="Times New Roman" w:hAnsi="Times New Roman"/>
        </w:rPr>
      </w:pPr>
      <w:r w:rsidRPr="00E77497">
        <w:rPr>
          <w:rFonts w:ascii="Times New Roman" w:hAnsi="Times New Roman"/>
        </w:rPr>
        <w:t xml:space="preserve">Return </w:t>
      </w:r>
      <w:r>
        <w:rPr>
          <w:rFonts w:ascii="Times New Roman" w:hAnsi="Times New Roman"/>
        </w:rPr>
        <w:t xml:space="preserve">the result of calling </w:t>
      </w:r>
      <w:r w:rsidRPr="00075111">
        <w:rPr>
          <w:rFonts w:ascii="Times New Roman" w:hAnsi="Times New Roman"/>
          <w:iCs/>
        </w:rPr>
        <w:t>AllocateArrayBuffer</w:t>
      </w:r>
      <w:r>
        <w:rPr>
          <w:rFonts w:ascii="Times New Roman" w:hAnsi="Times New Roman"/>
          <w:iCs/>
        </w:rPr>
        <w:t>(</w:t>
      </w:r>
      <w:r>
        <w:rPr>
          <w:rFonts w:ascii="Times New Roman" w:hAnsi="Times New Roman"/>
          <w:i/>
        </w:rPr>
        <w:t>F</w:t>
      </w:r>
      <w:r>
        <w:rPr>
          <w:rFonts w:ascii="Times New Roman" w:hAnsi="Times New Roman"/>
          <w:iCs/>
        </w:rPr>
        <w:t>)</w:t>
      </w:r>
      <w:r w:rsidRPr="00E77497">
        <w:rPr>
          <w:rFonts w:ascii="Times New Roman" w:hAnsi="Times New Roman"/>
        </w:rPr>
        <w:t>.</w:t>
      </w:r>
    </w:p>
    <w:p w14:paraId="382C35D3" w14:textId="77777777" w:rsidR="00A95C0C" w:rsidRDefault="00A95C0C" w:rsidP="000D7E3D">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sidRPr="00BD331B">
        <w:rPr>
          <w:rFonts w:ascii="Times New Roman" w:eastAsia="Times New Roman" w:hAnsi="Times New Roman"/>
          <w:b/>
          <w:spacing w:val="6"/>
          <w:lang w:eastAsia="en-US"/>
        </w:rPr>
        <w:t>true</w:t>
      </w:r>
      <w:r w:rsidRPr="00E77497">
        <w:t xml:space="preserve"> }.</w:t>
      </w:r>
    </w:p>
    <w:p w14:paraId="1319B419" w14:textId="77777777" w:rsidR="00A95C0C" w:rsidRDefault="00A95C0C" w:rsidP="00C9101B">
      <w:pPr>
        <w:pStyle w:val="30"/>
      </w:pPr>
      <w:bookmarkStart w:id="8060" w:name="_Ref366088209"/>
      <w:bookmarkStart w:id="8061" w:name="_Toc366142125"/>
      <w:r>
        <w:t>Properties of the ArrayBuffer Prototype Object</w:t>
      </w:r>
      <w:bookmarkEnd w:id="8060"/>
      <w:bookmarkEnd w:id="8061"/>
    </w:p>
    <w:p w14:paraId="5C1EF1C1" w14:textId="77777777" w:rsidR="00A95C0C" w:rsidRDefault="00A95C0C" w:rsidP="000D7E3D">
      <w:r>
        <w:t>The value of the [[Prototype]] internal data property of the ArrayBuffer prototype object is the standard built-in Object prototype object (</w:t>
      </w:r>
      <w:r w:rsidR="004B439B">
        <w:fldChar w:fldCharType="begin"/>
      </w:r>
      <w:r w:rsidR="004B439B">
        <w:instrText xml:space="preserve"> REF _Ref360007187 \r \h </w:instrText>
      </w:r>
      <w:r w:rsidR="004B439B">
        <w:fldChar w:fldCharType="separate"/>
      </w:r>
      <w:r w:rsidR="00083CEC">
        <w:t>19.1.4</w:t>
      </w:r>
      <w:r w:rsidR="004B439B">
        <w:fldChar w:fldCharType="end"/>
      </w:r>
      <w:r>
        <w:t>). The ArrayBuffer prototype object is an ordinary object. It does not have a [[ArrayBufferData]] or [[ArrayBufferByteLength]] internal data property.</w:t>
      </w:r>
    </w:p>
    <w:p w14:paraId="2A2D6EAD" w14:textId="77777777" w:rsidR="00C9101B" w:rsidRDefault="00C9101B" w:rsidP="00C9101B">
      <w:pPr>
        <w:pStyle w:val="40"/>
      </w:pPr>
      <w:r w:rsidRPr="00E77497">
        <w:tab/>
      </w:r>
      <w:commentRangeStart w:id="8062"/>
      <w:r>
        <w:t xml:space="preserve">get </w:t>
      </w:r>
      <w:commentRangeEnd w:id="8062"/>
      <w:r>
        <w:rPr>
          <w:rStyle w:val="af6"/>
          <w:b w:val="0"/>
        </w:rPr>
        <w:commentReference w:id="8062"/>
      </w:r>
      <w:r>
        <w:t>ArrayBuffer</w:t>
      </w:r>
      <w:r w:rsidRPr="00E77497">
        <w:t>.prototype.</w:t>
      </w:r>
      <w:r>
        <w:t>byteLength</w:t>
      </w:r>
      <w:r w:rsidRPr="00E77497">
        <w:t xml:space="preserve"> </w:t>
      </w:r>
    </w:p>
    <w:p w14:paraId="2BFBBC77" w14:textId="77777777" w:rsidR="00C9101B" w:rsidRPr="00E77497" w:rsidRDefault="00C9101B" w:rsidP="00C9101B">
      <w:r w:rsidRPr="009575E6">
        <w:rPr>
          <w:rFonts w:ascii="Courier New" w:hAnsi="Courier New" w:cs="Courier New"/>
          <w:b/>
          <w:bCs/>
        </w:rPr>
        <w:t>ArrayBuffer.prototype.</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7379DDFF" w14:textId="77777777" w:rsidR="00C9101B" w:rsidRPr="00E77497" w:rsidRDefault="00C9101B" w:rsidP="00C9101B">
      <w:pPr>
        <w:pStyle w:val="Alg4"/>
        <w:numPr>
          <w:ilvl w:val="0"/>
          <w:numId w:val="995"/>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25466564" w14:textId="77777777" w:rsidR="00C9101B" w:rsidRPr="00E77497" w:rsidRDefault="00C9101B" w:rsidP="00C9101B">
      <w:pPr>
        <w:pStyle w:val="Alg4"/>
        <w:numPr>
          <w:ilvl w:val="0"/>
          <w:numId w:val="995"/>
        </w:numPr>
      </w:pPr>
      <w:r>
        <w:t>ReturnIfAbrupt(</w:t>
      </w:r>
      <w:r>
        <w:rPr>
          <w:i/>
        </w:rPr>
        <w:t>O</w:t>
      </w:r>
      <w:r>
        <w:t>).</w:t>
      </w:r>
    </w:p>
    <w:p w14:paraId="18AC7A95" w14:textId="77777777" w:rsidR="00C9101B" w:rsidRDefault="00C9101B" w:rsidP="00C9101B">
      <w:pPr>
        <w:pStyle w:val="Alg4"/>
        <w:numPr>
          <w:ilvl w:val="0"/>
          <w:numId w:val="995"/>
        </w:numPr>
      </w:pPr>
      <w:r>
        <w:t xml:space="preserve">If </w:t>
      </w:r>
      <w:r>
        <w:rPr>
          <w:i/>
        </w:rPr>
        <w:t>O</w:t>
      </w:r>
      <w:r>
        <w:t xml:space="preserve"> does not have a [[ArrayBufferData]] internal</w:t>
      </w:r>
      <w:r w:rsidRPr="00314265">
        <w:t xml:space="preserve"> </w:t>
      </w:r>
      <w:r>
        <w:t xml:space="preserve">data property throw a </w:t>
      </w:r>
      <w:r w:rsidRPr="00B5244C">
        <w:rPr>
          <w:b/>
        </w:rPr>
        <w:t>TypeError</w:t>
      </w:r>
      <w:r>
        <w:t xml:space="preserve"> exception.</w:t>
      </w:r>
    </w:p>
    <w:p w14:paraId="2BE76405" w14:textId="77777777" w:rsidR="00C9101B" w:rsidRDefault="00C9101B" w:rsidP="00C9101B">
      <w:pPr>
        <w:pStyle w:val="Alg4"/>
        <w:numPr>
          <w:ilvl w:val="0"/>
          <w:numId w:val="995"/>
        </w:numPr>
      </w:pPr>
      <w:r>
        <w:t xml:space="preserve">If the value of </w:t>
      </w:r>
      <w:r>
        <w:rPr>
          <w:i/>
        </w:rPr>
        <w:t>O</w:t>
      </w:r>
      <w:r>
        <w:t>’s [[ArrayBufferData]] internal</w:t>
      </w:r>
      <w:r w:rsidRPr="00314265">
        <w:t xml:space="preserve"> </w:t>
      </w:r>
      <w:r>
        <w:t xml:space="preserve">data property is </w:t>
      </w:r>
      <w:r>
        <w:rPr>
          <w:b/>
          <w:bCs/>
        </w:rPr>
        <w:t>undefined</w:t>
      </w:r>
      <w:r w:rsidRPr="00B93EA8">
        <w:t xml:space="preserve"> </w:t>
      </w:r>
      <w:r>
        <w:t xml:space="preserve">or </w:t>
      </w:r>
      <w:r>
        <w:rPr>
          <w:b/>
          <w:bCs/>
        </w:rPr>
        <w:t>null</w:t>
      </w:r>
      <w:r>
        <w:t xml:space="preserve">, then throw a </w:t>
      </w:r>
      <w:r w:rsidRPr="00B5244C">
        <w:rPr>
          <w:b/>
        </w:rPr>
        <w:t>TypeError</w:t>
      </w:r>
      <w:r>
        <w:t xml:space="preserve"> exception.</w:t>
      </w:r>
    </w:p>
    <w:p w14:paraId="66F4EF01" w14:textId="77777777" w:rsidR="00C9101B" w:rsidRPr="00E77497" w:rsidRDefault="00C9101B" w:rsidP="00C9101B">
      <w:pPr>
        <w:pStyle w:val="Alg4"/>
        <w:numPr>
          <w:ilvl w:val="0"/>
          <w:numId w:val="995"/>
        </w:numPr>
      </w:pPr>
      <w:r>
        <w:t xml:space="preserve">Let </w:t>
      </w:r>
      <w:r>
        <w:rPr>
          <w:i/>
          <w:iCs/>
        </w:rPr>
        <w:t>length</w:t>
      </w:r>
      <w:r>
        <w:t xml:space="preserve"> be the value of </w:t>
      </w:r>
      <w:r>
        <w:rPr>
          <w:i/>
        </w:rPr>
        <w:t>O</w:t>
      </w:r>
      <w:r>
        <w:t>’s [[ArrayBufferByteLength]] internal</w:t>
      </w:r>
      <w:r w:rsidRPr="00314265">
        <w:t xml:space="preserve"> </w:t>
      </w:r>
      <w:r>
        <w:t>data property.</w:t>
      </w:r>
    </w:p>
    <w:p w14:paraId="5D81D560" w14:textId="77777777" w:rsidR="00C9101B" w:rsidRPr="00E77497" w:rsidRDefault="00C9101B" w:rsidP="00C9101B">
      <w:pPr>
        <w:pStyle w:val="Alg4"/>
        <w:numPr>
          <w:ilvl w:val="0"/>
          <w:numId w:val="995"/>
        </w:numPr>
        <w:spacing w:after="220"/>
      </w:pPr>
      <w:r>
        <w:t xml:space="preserve">Return </w:t>
      </w:r>
      <w:r>
        <w:rPr>
          <w:i/>
          <w:iCs/>
        </w:rPr>
        <w:t>length</w:t>
      </w:r>
      <w:r>
        <w:t>.</w:t>
      </w:r>
    </w:p>
    <w:p w14:paraId="58E39FD0" w14:textId="77777777" w:rsidR="00A95C0C" w:rsidRDefault="00A95C0C" w:rsidP="00C9101B">
      <w:pPr>
        <w:pStyle w:val="40"/>
      </w:pPr>
      <w:r>
        <w:t>ArrayBuffer.prototype.constructor</w:t>
      </w:r>
    </w:p>
    <w:p w14:paraId="2F76C388" w14:textId="77777777" w:rsidR="00A95C0C" w:rsidRDefault="00A95C0C" w:rsidP="000D7E3D">
      <w:r>
        <w:t>The initial value of ArrayBuffer.prototype.constructor is the standard built-in ArrayBuffer constructor.</w:t>
      </w:r>
    </w:p>
    <w:p w14:paraId="7A38117E" w14:textId="77777777" w:rsidR="00A95C0C" w:rsidRPr="00E77497" w:rsidRDefault="00A95C0C" w:rsidP="00C9101B">
      <w:pPr>
        <w:pStyle w:val="40"/>
      </w:pPr>
      <w:r>
        <w:t>ArrayBuffer</w:t>
      </w:r>
      <w:r w:rsidRPr="00E77497">
        <w:t>.prototype.</w:t>
      </w:r>
      <w:r>
        <w:t>slice</w:t>
      </w:r>
      <w:r w:rsidRPr="00E77497">
        <w:t xml:space="preserve"> ( </w:t>
      </w:r>
      <w:r>
        <w:t>start , end</w:t>
      </w:r>
      <w:r w:rsidRPr="00E77497">
        <w:t>)</w:t>
      </w:r>
    </w:p>
    <w:p w14:paraId="54040DDA" w14:textId="77777777" w:rsidR="00A95C0C" w:rsidRPr="00E77497" w:rsidRDefault="00A95C0C" w:rsidP="000D7E3D">
      <w:r w:rsidRPr="00E77497">
        <w:t>The following steps are taken:</w:t>
      </w:r>
    </w:p>
    <w:p w14:paraId="3A94406F" w14:textId="77777777" w:rsidR="00A95C0C" w:rsidRPr="00E77497" w:rsidRDefault="00A95C0C" w:rsidP="000D7E3D">
      <w:pPr>
        <w:pStyle w:val="Alg4"/>
        <w:numPr>
          <w:ilvl w:val="0"/>
          <w:numId w:val="985"/>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6478ACCD" w14:textId="77777777" w:rsidR="00A95C0C" w:rsidRPr="00E77497" w:rsidRDefault="00A95C0C" w:rsidP="000D7E3D">
      <w:pPr>
        <w:pStyle w:val="Alg4"/>
        <w:numPr>
          <w:ilvl w:val="0"/>
          <w:numId w:val="985"/>
        </w:numPr>
      </w:pPr>
      <w:r>
        <w:t>ReturnIfAbrupt(</w:t>
      </w:r>
      <w:r>
        <w:rPr>
          <w:i/>
        </w:rPr>
        <w:t>O</w:t>
      </w:r>
      <w:r>
        <w:t>).</w:t>
      </w:r>
    </w:p>
    <w:p w14:paraId="048A2372" w14:textId="77777777" w:rsidR="00A95C0C" w:rsidRDefault="00A95C0C" w:rsidP="000D7E3D">
      <w:pPr>
        <w:pStyle w:val="Alg4"/>
        <w:numPr>
          <w:ilvl w:val="0"/>
          <w:numId w:val="985"/>
        </w:numPr>
      </w:pPr>
      <w:r>
        <w:t xml:space="preserve">If </w:t>
      </w:r>
      <w:r>
        <w:rPr>
          <w:i/>
        </w:rPr>
        <w:t>O</w:t>
      </w:r>
      <w:r>
        <w:t xml:space="preserve"> does not have a [[ArrayBufferData]] internal</w:t>
      </w:r>
      <w:r w:rsidRPr="00314265">
        <w:t xml:space="preserve"> </w:t>
      </w:r>
      <w:r>
        <w:t xml:space="preserve">data property throw a </w:t>
      </w:r>
      <w:r w:rsidRPr="00B5244C">
        <w:rPr>
          <w:b/>
        </w:rPr>
        <w:t>TypeError</w:t>
      </w:r>
      <w:r>
        <w:t xml:space="preserve"> exception.</w:t>
      </w:r>
    </w:p>
    <w:p w14:paraId="427E8044" w14:textId="77777777" w:rsidR="00A95C0C" w:rsidRDefault="00A95C0C" w:rsidP="000D7E3D">
      <w:pPr>
        <w:pStyle w:val="Alg4"/>
        <w:numPr>
          <w:ilvl w:val="0"/>
          <w:numId w:val="985"/>
        </w:numPr>
      </w:pPr>
      <w:r>
        <w:t xml:space="preserve">If the value of </w:t>
      </w:r>
      <w:r>
        <w:rPr>
          <w:i/>
        </w:rPr>
        <w:t>O</w:t>
      </w:r>
      <w:r>
        <w:t>’s [[ArrayBufferData]] internal</w:t>
      </w:r>
      <w:r w:rsidRPr="00314265">
        <w:t xml:space="preserve"> </w:t>
      </w:r>
      <w:r>
        <w:t xml:space="preserve">data property is </w:t>
      </w:r>
      <w:r>
        <w:rPr>
          <w:b/>
          <w:bCs/>
        </w:rPr>
        <w:t>undefined</w:t>
      </w:r>
      <w:r>
        <w:t xml:space="preserve"> or </w:t>
      </w:r>
      <w:r>
        <w:rPr>
          <w:b/>
          <w:bCs/>
        </w:rPr>
        <w:t>null</w:t>
      </w:r>
      <w:r>
        <w:t xml:space="preserve">, then throw a </w:t>
      </w:r>
      <w:r w:rsidRPr="00B5244C">
        <w:rPr>
          <w:b/>
        </w:rPr>
        <w:t>TypeError</w:t>
      </w:r>
      <w:r>
        <w:t xml:space="preserve"> exception.</w:t>
      </w:r>
    </w:p>
    <w:p w14:paraId="0A0B7EDB" w14:textId="77777777" w:rsidR="00A95C0C" w:rsidRPr="00E77497" w:rsidRDefault="00A95C0C" w:rsidP="000D7E3D">
      <w:pPr>
        <w:pStyle w:val="Alg4"/>
        <w:numPr>
          <w:ilvl w:val="0"/>
          <w:numId w:val="985"/>
        </w:numPr>
      </w:pPr>
      <w:r>
        <w:t xml:space="preserve">Let </w:t>
      </w:r>
      <w:r>
        <w:rPr>
          <w:i/>
          <w:iCs/>
        </w:rPr>
        <w:t>len</w:t>
      </w:r>
      <w:r>
        <w:t xml:space="preserve"> be the value of </w:t>
      </w:r>
      <w:r>
        <w:rPr>
          <w:i/>
        </w:rPr>
        <w:t>O</w:t>
      </w:r>
      <w:r>
        <w:t>’s [[ArrayBufferByteLength]] internal</w:t>
      </w:r>
      <w:r w:rsidRPr="00314265">
        <w:t xml:space="preserve"> </w:t>
      </w:r>
      <w:r>
        <w:t>data property.</w:t>
      </w:r>
    </w:p>
    <w:p w14:paraId="760E5C57" w14:textId="77777777" w:rsidR="00A95C0C" w:rsidRPr="00E77497" w:rsidRDefault="00A95C0C" w:rsidP="000D7E3D">
      <w:pPr>
        <w:pStyle w:val="Alg4"/>
        <w:numPr>
          <w:ilvl w:val="0"/>
          <w:numId w:val="985"/>
        </w:numPr>
      </w:pPr>
      <w:r w:rsidRPr="00E77497">
        <w:t xml:space="preserve">Let </w:t>
      </w:r>
      <w:r w:rsidRPr="00E77497">
        <w:rPr>
          <w:i/>
        </w:rPr>
        <w:t>relativeStart</w:t>
      </w:r>
      <w:r w:rsidRPr="00E77497">
        <w:t xml:space="preserve"> be ToInteger(</w:t>
      </w:r>
      <w:r w:rsidRPr="00E77497">
        <w:rPr>
          <w:i/>
        </w:rPr>
        <w:t>start</w:t>
      </w:r>
      <w:r w:rsidRPr="00E77497">
        <w:t>).</w:t>
      </w:r>
    </w:p>
    <w:p w14:paraId="1FF96C12" w14:textId="77777777" w:rsidR="00A95C0C" w:rsidRPr="00E77497" w:rsidRDefault="00A95C0C" w:rsidP="000D7E3D">
      <w:pPr>
        <w:pStyle w:val="Alg4"/>
        <w:numPr>
          <w:ilvl w:val="0"/>
          <w:numId w:val="985"/>
        </w:numPr>
        <w:contextualSpacing/>
      </w:pPr>
      <w:r>
        <w:t>ReturnIfAbrupt(</w:t>
      </w:r>
      <w:r>
        <w:rPr>
          <w:i/>
        </w:rPr>
        <w:t>relativeStart</w:t>
      </w:r>
      <w:r>
        <w:t>).</w:t>
      </w:r>
    </w:p>
    <w:p w14:paraId="3EB3A8C2" w14:textId="77777777" w:rsidR="00A95C0C" w:rsidRPr="00E77497" w:rsidRDefault="00A95C0C" w:rsidP="000D7E3D">
      <w:pPr>
        <w:pStyle w:val="Alg4"/>
        <w:numPr>
          <w:ilvl w:val="0"/>
          <w:numId w:val="985"/>
        </w:numPr>
      </w:pPr>
      <w:r w:rsidRPr="00E77497">
        <w:t xml:space="preserve">If </w:t>
      </w:r>
      <w:r w:rsidRPr="00E77497">
        <w:rPr>
          <w:i/>
        </w:rPr>
        <w:t>relativeStart</w:t>
      </w:r>
      <w:r w:rsidRPr="00E77497">
        <w:t xml:space="preserve"> is negative, let </w:t>
      </w:r>
      <w:r>
        <w:rPr>
          <w:i/>
        </w:rPr>
        <w:t>first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first</w:t>
      </w:r>
      <w:r w:rsidRPr="00E77497">
        <w:t xml:space="preserve"> be min(</w:t>
      </w:r>
      <w:r w:rsidRPr="00E77497">
        <w:rPr>
          <w:i/>
        </w:rPr>
        <w:t>relativeStart</w:t>
      </w:r>
      <w:r w:rsidRPr="00E77497">
        <w:t>,</w:t>
      </w:r>
      <w:r w:rsidRPr="00E77497">
        <w:rPr>
          <w:i/>
        </w:rPr>
        <w:t xml:space="preserve"> len</w:t>
      </w:r>
      <w:r w:rsidRPr="00E77497">
        <w:t>).</w:t>
      </w:r>
    </w:p>
    <w:p w14:paraId="0D5DF97D" w14:textId="77777777" w:rsidR="00A95C0C" w:rsidRPr="00E77497" w:rsidRDefault="00A95C0C" w:rsidP="000D7E3D">
      <w:pPr>
        <w:pStyle w:val="Alg4"/>
        <w:numPr>
          <w:ilvl w:val="0"/>
          <w:numId w:val="9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6938F02C" w14:textId="77777777" w:rsidR="00A95C0C" w:rsidRPr="00E77497" w:rsidRDefault="00A95C0C" w:rsidP="000D7E3D">
      <w:pPr>
        <w:pStyle w:val="Alg4"/>
        <w:numPr>
          <w:ilvl w:val="0"/>
          <w:numId w:val="985"/>
        </w:numPr>
        <w:contextualSpacing/>
      </w:pPr>
      <w:r>
        <w:t>ReturnIfAbrupt(</w:t>
      </w:r>
      <w:r>
        <w:rPr>
          <w:i/>
        </w:rPr>
        <w:t>relativeEnd</w:t>
      </w:r>
      <w:r>
        <w:t>).</w:t>
      </w:r>
    </w:p>
    <w:p w14:paraId="4862B7ED" w14:textId="77777777" w:rsidR="00A95C0C" w:rsidRPr="00E77497" w:rsidRDefault="00A95C0C" w:rsidP="000D7E3D">
      <w:pPr>
        <w:pStyle w:val="Alg4"/>
        <w:numPr>
          <w:ilvl w:val="0"/>
          <w:numId w:val="9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0E36E72D" w14:textId="77777777" w:rsidR="00A95C0C" w:rsidRDefault="00A95C0C" w:rsidP="000D7E3D">
      <w:pPr>
        <w:pStyle w:val="Alg4"/>
        <w:numPr>
          <w:ilvl w:val="0"/>
          <w:numId w:val="985"/>
        </w:numPr>
        <w:spacing w:after="220"/>
        <w:contextualSpacing/>
      </w:pPr>
      <w:r>
        <w:t xml:space="preserve">Let </w:t>
      </w:r>
      <w:r>
        <w:rPr>
          <w:i/>
          <w:iCs/>
        </w:rPr>
        <w:t>newLen</w:t>
      </w:r>
      <w:r>
        <w:t xml:space="preserve"> be </w:t>
      </w:r>
      <w:r w:rsidRPr="00E77497">
        <w:t>max(</w:t>
      </w:r>
      <w:r>
        <w:rPr>
          <w:i/>
          <w:iCs/>
        </w:rPr>
        <w:t>final</w:t>
      </w:r>
      <w:r>
        <w:t>-</w:t>
      </w:r>
      <w:r>
        <w:rPr>
          <w:i/>
          <w:iCs/>
        </w:rPr>
        <w:t>first</w:t>
      </w:r>
      <w:r>
        <w:t>,0).</w:t>
      </w:r>
    </w:p>
    <w:p w14:paraId="6B4F6849" w14:textId="77777777" w:rsidR="00A95C0C" w:rsidRDefault="00A95C0C" w:rsidP="000D7E3D">
      <w:pPr>
        <w:pStyle w:val="Alg4"/>
        <w:numPr>
          <w:ilvl w:val="0"/>
          <w:numId w:val="985"/>
        </w:numPr>
        <w:spacing w:after="220"/>
        <w:contextualSpacing/>
      </w:pPr>
      <w:r>
        <w:t xml:space="preserve">Let </w:t>
      </w:r>
      <w:r>
        <w:rPr>
          <w:i/>
          <w:iCs/>
        </w:rPr>
        <w:t>ctor</w:t>
      </w:r>
      <w:r>
        <w:t xml:space="preserve"> be the result of GetMethod(</w:t>
      </w:r>
      <w:r>
        <w:rPr>
          <w:i/>
          <w:iCs/>
        </w:rPr>
        <w:t>O</w:t>
      </w:r>
      <w:r>
        <w:t xml:space="preserve">, </w:t>
      </w:r>
      <w:r w:rsidRPr="00E77497">
        <w:rPr>
          <w:b/>
        </w:rPr>
        <w:t>"</w:t>
      </w:r>
      <w:r>
        <w:rPr>
          <w:rFonts w:ascii="Courier New" w:hAnsi="Courier New" w:cs="Courier New"/>
          <w:b/>
        </w:rPr>
        <w:t>constructor</w:t>
      </w:r>
      <w:r w:rsidRPr="00E77497">
        <w:rPr>
          <w:b/>
        </w:rPr>
        <w:t>"</w:t>
      </w:r>
      <w:r>
        <w:rPr>
          <w:bCs/>
        </w:rPr>
        <w:t>).</w:t>
      </w:r>
    </w:p>
    <w:p w14:paraId="6060A889" w14:textId="77777777" w:rsidR="00A95C0C" w:rsidRPr="00E77497" w:rsidRDefault="00A95C0C" w:rsidP="000D7E3D">
      <w:pPr>
        <w:pStyle w:val="Alg4"/>
        <w:numPr>
          <w:ilvl w:val="0"/>
          <w:numId w:val="985"/>
        </w:numPr>
        <w:contextualSpacing/>
      </w:pPr>
      <w:r>
        <w:t>ReturnIfAbrupt(</w:t>
      </w:r>
      <w:r>
        <w:rPr>
          <w:i/>
          <w:iCs/>
        </w:rPr>
        <w:t>ctor</w:t>
      </w:r>
      <w:r>
        <w:t>).</w:t>
      </w:r>
    </w:p>
    <w:p w14:paraId="772E7EE3" w14:textId="77777777" w:rsidR="00A95C0C" w:rsidRDefault="00A95C0C" w:rsidP="000D7E3D">
      <w:pPr>
        <w:pStyle w:val="Alg4"/>
        <w:numPr>
          <w:ilvl w:val="0"/>
          <w:numId w:val="985"/>
        </w:numPr>
        <w:spacing w:after="220"/>
        <w:contextualSpacing/>
      </w:pPr>
      <w:r>
        <w:t>If IsConstructor(</w:t>
      </w:r>
      <w:r>
        <w:rPr>
          <w:i/>
          <w:iCs/>
        </w:rPr>
        <w:t>ctor</w:t>
      </w:r>
      <w:r>
        <w:t xml:space="preserve">) is </w:t>
      </w:r>
      <w:r>
        <w:rPr>
          <w:b/>
          <w:bCs/>
        </w:rPr>
        <w:t>false</w:t>
      </w:r>
      <w:r>
        <w:t xml:space="preserve">, then throw a </w:t>
      </w:r>
      <w:r>
        <w:rPr>
          <w:b/>
          <w:bCs/>
        </w:rPr>
        <w:t>TypeError</w:t>
      </w:r>
      <w:r>
        <w:t xml:space="preserve"> exception.</w:t>
      </w:r>
    </w:p>
    <w:p w14:paraId="4DC6B29D" w14:textId="77777777" w:rsidR="00A95C0C" w:rsidRPr="004B4002" w:rsidRDefault="00A95C0C" w:rsidP="000D7E3D">
      <w:pPr>
        <w:pStyle w:val="Alg4"/>
        <w:numPr>
          <w:ilvl w:val="0"/>
          <w:numId w:val="985"/>
        </w:numPr>
        <w:spacing w:after="220"/>
        <w:contextualSpacing/>
      </w:pPr>
      <w:r>
        <w:t xml:space="preserve">Let </w:t>
      </w:r>
      <w:r w:rsidRPr="004B4002">
        <w:rPr>
          <w:i/>
        </w:rPr>
        <w:t>new</w:t>
      </w:r>
      <w:r>
        <w:rPr>
          <w:iCs/>
        </w:rPr>
        <w:t xml:space="preserve"> be the result of calling the [[Construct]] internal method of </w:t>
      </w:r>
      <w:r>
        <w:rPr>
          <w:i/>
        </w:rPr>
        <w:t>ctor</w:t>
      </w:r>
      <w:r>
        <w:rPr>
          <w:iCs/>
        </w:rPr>
        <w:t xml:space="preserve"> with a new List containing the single element </w:t>
      </w:r>
      <w:r>
        <w:rPr>
          <w:i/>
          <w:iCs/>
        </w:rPr>
        <w:t>newLen</w:t>
      </w:r>
      <w:r>
        <w:t>.</w:t>
      </w:r>
    </w:p>
    <w:p w14:paraId="5ABF1D75" w14:textId="77777777" w:rsidR="00A95C0C" w:rsidRPr="00E77497" w:rsidRDefault="00A95C0C" w:rsidP="000D7E3D">
      <w:pPr>
        <w:pStyle w:val="Alg4"/>
        <w:numPr>
          <w:ilvl w:val="0"/>
          <w:numId w:val="985"/>
        </w:numPr>
        <w:contextualSpacing/>
      </w:pPr>
      <w:r>
        <w:t>ReturnIfAbrupt(</w:t>
      </w:r>
      <w:r w:rsidRPr="004B4002">
        <w:rPr>
          <w:i/>
        </w:rPr>
        <w:t>new</w:t>
      </w:r>
      <w:r>
        <w:t>).</w:t>
      </w:r>
    </w:p>
    <w:p w14:paraId="70D9E4F9" w14:textId="77777777" w:rsidR="00A95C0C" w:rsidRDefault="00A95C0C" w:rsidP="000D7E3D">
      <w:pPr>
        <w:pStyle w:val="Alg4"/>
        <w:numPr>
          <w:ilvl w:val="0"/>
          <w:numId w:val="985"/>
        </w:numPr>
      </w:pPr>
      <w:r>
        <w:t xml:space="preserve">If </w:t>
      </w:r>
      <w:r>
        <w:rPr>
          <w:i/>
        </w:rPr>
        <w:t>new</w:t>
      </w:r>
      <w:r>
        <w:t xml:space="preserve"> does not have a [[ArrayBufferData]] internal</w:t>
      </w:r>
      <w:r w:rsidRPr="00314265">
        <w:t xml:space="preserve"> </w:t>
      </w:r>
      <w:r>
        <w:t xml:space="preserve">data property throw a </w:t>
      </w:r>
      <w:r w:rsidRPr="00B5244C">
        <w:rPr>
          <w:b/>
        </w:rPr>
        <w:t>TypeError</w:t>
      </w:r>
      <w:r>
        <w:t xml:space="preserve"> exception.</w:t>
      </w:r>
    </w:p>
    <w:p w14:paraId="72320BA1" w14:textId="77777777" w:rsidR="00A95C0C" w:rsidRDefault="00A95C0C" w:rsidP="000D7E3D">
      <w:pPr>
        <w:pStyle w:val="Alg4"/>
        <w:numPr>
          <w:ilvl w:val="0"/>
          <w:numId w:val="985"/>
        </w:numPr>
      </w:pPr>
      <w:r>
        <w:t xml:space="preserve">If the value of </w:t>
      </w:r>
      <w:r>
        <w:rPr>
          <w:i/>
        </w:rPr>
        <w:t>new</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14:paraId="04F52457" w14:textId="77777777" w:rsidR="00A95C0C" w:rsidRDefault="00A95C0C" w:rsidP="000D7E3D">
      <w:pPr>
        <w:pStyle w:val="Alg4"/>
        <w:numPr>
          <w:ilvl w:val="0"/>
          <w:numId w:val="985"/>
        </w:numPr>
        <w:spacing w:after="220"/>
        <w:contextualSpacing/>
      </w:pPr>
      <w:r>
        <w:t xml:space="preserve">Let </w:t>
      </w:r>
      <w:r>
        <w:rPr>
          <w:i/>
          <w:iCs/>
        </w:rPr>
        <w:t>fromBuf</w:t>
      </w:r>
      <w:r>
        <w:t xml:space="preserve"> be the value of </w:t>
      </w:r>
      <w:r>
        <w:rPr>
          <w:i/>
        </w:rPr>
        <w:t>O</w:t>
      </w:r>
      <w:r>
        <w:t>’s [[ArrayBufferData]] internal</w:t>
      </w:r>
      <w:r w:rsidRPr="00314265">
        <w:t xml:space="preserve"> </w:t>
      </w:r>
      <w:r>
        <w:t>data property.</w:t>
      </w:r>
    </w:p>
    <w:p w14:paraId="4B7FD307" w14:textId="77777777" w:rsidR="00A95C0C" w:rsidRDefault="00A95C0C" w:rsidP="000D7E3D">
      <w:pPr>
        <w:pStyle w:val="Alg4"/>
        <w:numPr>
          <w:ilvl w:val="0"/>
          <w:numId w:val="985"/>
        </w:numPr>
        <w:spacing w:after="220"/>
        <w:contextualSpacing/>
      </w:pPr>
      <w:r>
        <w:t xml:space="preserve">Let </w:t>
      </w:r>
      <w:r>
        <w:rPr>
          <w:i/>
          <w:iCs/>
        </w:rPr>
        <w:t>toBuf</w:t>
      </w:r>
      <w:r>
        <w:t xml:space="preserve"> be the value of </w:t>
      </w:r>
      <w:r>
        <w:rPr>
          <w:i/>
        </w:rPr>
        <w:t>new</w:t>
      </w:r>
      <w:r>
        <w:t>’s [[ArrayBufferData]] internal</w:t>
      </w:r>
      <w:r w:rsidRPr="00314265">
        <w:t xml:space="preserve"> </w:t>
      </w:r>
      <w:r>
        <w:t>data property.</w:t>
      </w:r>
    </w:p>
    <w:p w14:paraId="01CFA0F1" w14:textId="77777777" w:rsidR="00A95C0C" w:rsidRPr="00E77497" w:rsidRDefault="00A95C0C" w:rsidP="000D7E3D">
      <w:pPr>
        <w:pStyle w:val="Alg4"/>
        <w:numPr>
          <w:ilvl w:val="0"/>
          <w:numId w:val="985"/>
        </w:numPr>
      </w:pPr>
      <w:r>
        <w:t xml:space="preserve">Let </w:t>
      </w:r>
      <w:r>
        <w:rPr>
          <w:i/>
        </w:rPr>
        <w:t>status</w:t>
      </w:r>
      <w:r>
        <w:t xml:space="preserve"> be the result of Copy</w:t>
      </w:r>
      <w:commentRangeStart w:id="8063"/>
      <w:r>
        <w:t>Block</w:t>
      </w:r>
      <w:commentRangeEnd w:id="8063"/>
      <w:r>
        <w:rPr>
          <w:rStyle w:val="af6"/>
          <w:rFonts w:ascii="Arial" w:eastAsia="MS Mincho" w:hAnsi="Arial"/>
          <w:spacing w:val="0"/>
          <w:lang w:eastAsia="ja-JP"/>
        </w:rPr>
        <w:commentReference w:id="8063"/>
      </w:r>
      <w:r>
        <w:t>Elements(</w:t>
      </w:r>
      <w:r w:rsidRPr="00C2023D">
        <w:rPr>
          <w:i/>
          <w:iCs/>
        </w:rPr>
        <w:t>fromBuf</w:t>
      </w:r>
      <w:r>
        <w:t xml:space="preserve">, </w:t>
      </w:r>
      <w:r>
        <w:rPr>
          <w:i/>
          <w:iCs/>
        </w:rPr>
        <w:t>first</w:t>
      </w:r>
      <w:r>
        <w:t xml:space="preserve">, </w:t>
      </w:r>
      <w:r>
        <w:rPr>
          <w:i/>
          <w:iCs/>
        </w:rPr>
        <w:t>toBuf</w:t>
      </w:r>
      <w:r>
        <w:t>, 0,</w:t>
      </w:r>
      <w:r>
        <w:rPr>
          <w:i/>
          <w:iCs/>
        </w:rPr>
        <w:t xml:space="preserve"> newLen</w:t>
      </w:r>
      <w:r>
        <w:t>).</w:t>
      </w:r>
    </w:p>
    <w:p w14:paraId="155DF886" w14:textId="77777777" w:rsidR="00A95C0C" w:rsidRDefault="00A95C0C" w:rsidP="000D7E3D">
      <w:pPr>
        <w:pStyle w:val="Alg4"/>
        <w:numPr>
          <w:ilvl w:val="0"/>
          <w:numId w:val="985"/>
        </w:numPr>
        <w:spacing w:after="220"/>
        <w:contextualSpacing/>
      </w:pPr>
      <w:r>
        <w:t>ReturnIfAbrupt(</w:t>
      </w:r>
      <w:r>
        <w:rPr>
          <w:i/>
        </w:rPr>
        <w:t>status</w:t>
      </w:r>
      <w:r>
        <w:t>).</w:t>
      </w:r>
    </w:p>
    <w:p w14:paraId="5113DE49" w14:textId="77777777" w:rsidR="00A95C0C" w:rsidRPr="00E77497" w:rsidRDefault="00A95C0C" w:rsidP="000D7E3D">
      <w:pPr>
        <w:pStyle w:val="Alg4"/>
        <w:numPr>
          <w:ilvl w:val="0"/>
          <w:numId w:val="985"/>
        </w:numPr>
        <w:spacing w:after="220"/>
      </w:pPr>
      <w:r>
        <w:t xml:space="preserve">Return </w:t>
      </w:r>
      <w:r>
        <w:rPr>
          <w:i/>
        </w:rPr>
        <w:t>new</w:t>
      </w:r>
      <w:r>
        <w:t>.</w:t>
      </w:r>
    </w:p>
    <w:p w14:paraId="02436A71" w14:textId="77777777" w:rsidR="00A95C0C" w:rsidRPr="00E77497" w:rsidRDefault="00A95C0C" w:rsidP="00C9101B">
      <w:pPr>
        <w:pStyle w:val="40"/>
      </w:pPr>
      <w:r>
        <w:t>ArrayBuffer</w:t>
      </w:r>
      <w:r w:rsidRPr="00E77497">
        <w:t>.prototype</w:t>
      </w:r>
      <w:r>
        <w:t xml:space="preserve"> [ @@toStringTag</w:t>
      </w:r>
      <w:r w:rsidRPr="00E77497">
        <w:t xml:space="preserve"> </w:t>
      </w:r>
      <w:r>
        <w:t>]</w:t>
      </w:r>
    </w:p>
    <w:p w14:paraId="6F57354F" w14:textId="77777777" w:rsidR="00A95C0C" w:rsidRPr="00097A4C" w:rsidRDefault="00A95C0C" w:rsidP="000D7E3D">
      <w:r w:rsidRPr="00E77497">
        <w:t xml:space="preserve">The </w:t>
      </w:r>
      <w:r>
        <w:t xml:space="preserve">initial value of the @@toStringTag property is the string value </w:t>
      </w:r>
      <w:r w:rsidRPr="00E77497">
        <w:rPr>
          <w:b/>
        </w:rPr>
        <w:t>"</w:t>
      </w:r>
      <w:r>
        <w:rPr>
          <w:rFonts w:ascii="Courier New" w:hAnsi="Courier New" w:cs="Courier New"/>
          <w:b/>
        </w:rPr>
        <w:t>ArrayBuffer</w:t>
      </w:r>
      <w:r w:rsidRPr="00E77497">
        <w:rPr>
          <w:b/>
        </w:rPr>
        <w:t>"</w:t>
      </w:r>
      <w:r>
        <w:t>.</w:t>
      </w:r>
    </w:p>
    <w:p w14:paraId="7FA503BF" w14:textId="77777777" w:rsidR="00A95C0C" w:rsidRDefault="00A95C0C" w:rsidP="00C9101B">
      <w:pPr>
        <w:pStyle w:val="30"/>
      </w:pPr>
      <w:bookmarkStart w:id="8064" w:name="_Toc366142126"/>
      <w:r>
        <w:t>Properties of the ArrayBuffer Instances</w:t>
      </w:r>
      <w:bookmarkEnd w:id="8064"/>
    </w:p>
    <w:p w14:paraId="788DA474" w14:textId="77777777" w:rsidR="00A95C0C" w:rsidRDefault="00A95C0C" w:rsidP="000D7E3D">
      <w:r>
        <w:t>ArrayBuffer instances inherit properties from the ArrayBuffer prototype object. ArrayBuffer instances</w:t>
      </w:r>
      <w:r w:rsidRPr="00E77497">
        <w:t xml:space="preserve"> </w:t>
      </w:r>
      <w:r>
        <w:t>each</w:t>
      </w:r>
      <w:r w:rsidRPr="00E77497">
        <w:t xml:space="preserve"> have a [[</w:t>
      </w:r>
      <w:r>
        <w:t xml:space="preserve">ArrayBufferData]] internal data property and </w:t>
      </w:r>
      <w:r w:rsidRPr="00E77497">
        <w:t>a [[</w:t>
      </w:r>
      <w:r>
        <w:t>ArrayBufferByteLength]] internal data property.</w:t>
      </w:r>
    </w:p>
    <w:p w14:paraId="6CEAEFE6" w14:textId="77777777" w:rsidR="00A95C0C" w:rsidRDefault="00A95C0C" w:rsidP="000D7E3D">
      <w:r>
        <w:t xml:space="preserve">ArrayBuffer instances whose [[ArrayBufferData]] is </w:t>
      </w:r>
      <w:r w:rsidRPr="00F92BFE">
        <w:rPr>
          <w:rFonts w:ascii="Times New Roman" w:hAnsi="Times New Roman"/>
          <w:b/>
          <w:bCs/>
        </w:rPr>
        <w:t>null</w:t>
      </w:r>
      <w:r>
        <w:t xml:space="preserve"> are considered to be </w:t>
      </w:r>
      <w:r>
        <w:rPr>
          <w:i/>
          <w:iCs/>
        </w:rPr>
        <w:t>neutered</w:t>
      </w:r>
      <w:r>
        <w:t xml:space="preserve"> and all operators to access or modify data contained in the ArrayBuffer instance will fail.</w:t>
      </w:r>
    </w:p>
    <w:p w14:paraId="0C022AD7" w14:textId="77777777" w:rsidR="00A95C0C" w:rsidRPr="005D12CE" w:rsidRDefault="00A95C0C" w:rsidP="00C9101B">
      <w:pPr>
        <w:pStyle w:val="20"/>
      </w:pPr>
      <w:bookmarkStart w:id="8065" w:name="_Toc366142127"/>
      <w:r>
        <w:t>DataView Objects</w:t>
      </w:r>
      <w:bookmarkEnd w:id="8065"/>
    </w:p>
    <w:p w14:paraId="4A323D51" w14:textId="77777777" w:rsidR="00A95C0C" w:rsidRDefault="00A95C0C" w:rsidP="00C9101B">
      <w:pPr>
        <w:pStyle w:val="30"/>
      </w:pPr>
      <w:bookmarkStart w:id="8066" w:name="_Toc366142128"/>
      <w:r>
        <w:t>Abstract Operations For DataView Objects</w:t>
      </w:r>
      <w:bookmarkEnd w:id="8066"/>
    </w:p>
    <w:p w14:paraId="046723A5" w14:textId="77777777" w:rsidR="00A95C0C" w:rsidRPr="00FF2B13" w:rsidRDefault="00A95C0C" w:rsidP="00C9101B">
      <w:pPr>
        <w:pStyle w:val="40"/>
      </w:pPr>
      <w:r w:rsidRPr="00FF2B13">
        <w:t>GetViewValue(view, requestIndex, isLittleEndian, type)</w:t>
      </w:r>
    </w:p>
    <w:p w14:paraId="03CF34E8" w14:textId="77777777" w:rsidR="00A95C0C" w:rsidRDefault="00A95C0C" w:rsidP="000D7E3D">
      <w:r>
        <w:t xml:space="preserve">The abstract operation GetViewValue 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and </w:t>
      </w:r>
      <w:r w:rsidRPr="00542B90">
        <w:rPr>
          <w:rFonts w:ascii="Times New Roman" w:hAnsi="Times New Roman"/>
          <w:i/>
          <w:iCs/>
        </w:rPr>
        <w:t>type</w:t>
      </w:r>
      <w:r>
        <w:t xml:space="preserve"> is used by functions on DataView instances is to retrieve values from the view’s buffer. It performs the following steps:</w:t>
      </w:r>
    </w:p>
    <w:p w14:paraId="3F2D5217" w14:textId="77777777" w:rsidR="00A95C0C" w:rsidRDefault="00A95C0C" w:rsidP="000D7E3D">
      <w:pPr>
        <w:pStyle w:val="Alg3"/>
        <w:numPr>
          <w:ilvl w:val="0"/>
          <w:numId w:val="1485"/>
        </w:numPr>
        <w:spacing w:after="240"/>
        <w:contextualSpacing/>
      </w:pPr>
      <w:r>
        <w:t xml:space="preserve">Let </w:t>
      </w:r>
      <w:r>
        <w:rPr>
          <w:i/>
          <w:iCs/>
        </w:rPr>
        <w:t>v</w:t>
      </w:r>
      <w:r>
        <w:t xml:space="preserve"> be ToObject(</w:t>
      </w:r>
      <w:r w:rsidRPr="0035004B">
        <w:rPr>
          <w:i/>
          <w:iCs/>
        </w:rPr>
        <w:t>view</w:t>
      </w:r>
      <w:r>
        <w:t>)</w:t>
      </w:r>
    </w:p>
    <w:p w14:paraId="48B323D5" w14:textId="77777777" w:rsidR="00A95C0C" w:rsidRDefault="00A95C0C" w:rsidP="000D7E3D">
      <w:pPr>
        <w:pStyle w:val="Alg3"/>
        <w:numPr>
          <w:ilvl w:val="0"/>
          <w:numId w:val="1485"/>
        </w:numPr>
        <w:spacing w:after="240"/>
        <w:contextualSpacing/>
      </w:pPr>
      <w:r>
        <w:t>ReturnIfAbrupt(</w:t>
      </w:r>
      <w:r>
        <w:rPr>
          <w:i/>
          <w:iCs/>
        </w:rPr>
        <w:t>v</w:t>
      </w:r>
      <w:r>
        <w:t>).</w:t>
      </w:r>
    </w:p>
    <w:p w14:paraId="1B72764D" w14:textId="77777777" w:rsidR="00A95C0C" w:rsidRDefault="00A95C0C" w:rsidP="000D7E3D">
      <w:pPr>
        <w:pStyle w:val="Alg3"/>
        <w:numPr>
          <w:ilvl w:val="0"/>
          <w:numId w:val="1485"/>
        </w:numPr>
        <w:spacing w:after="240"/>
        <w:contextualSpacing/>
      </w:pPr>
      <w:r>
        <w:t xml:space="preserve">If </w:t>
      </w:r>
      <w:r>
        <w:rPr>
          <w:i/>
          <w:iCs/>
        </w:rPr>
        <w:t>v</w:t>
      </w:r>
      <w:r>
        <w:t xml:space="preserve"> does not have a [[DataArrayBuffer]] internal data property, then throw a </w:t>
      </w:r>
      <w:r w:rsidRPr="00165778">
        <w:rPr>
          <w:b/>
        </w:rPr>
        <w:t>TypeError</w:t>
      </w:r>
      <w:r>
        <w:t xml:space="preserve"> exception.</w:t>
      </w:r>
    </w:p>
    <w:p w14:paraId="11312C3C" w14:textId="77777777" w:rsidR="00A95C0C" w:rsidRDefault="00A95C0C" w:rsidP="000D7E3D">
      <w:pPr>
        <w:pStyle w:val="Alg3"/>
        <w:numPr>
          <w:ilvl w:val="0"/>
          <w:numId w:val="1485"/>
        </w:numPr>
        <w:spacing w:after="240"/>
        <w:contextualSpacing/>
      </w:pPr>
      <w:r>
        <w:t xml:space="preserve">Let </w:t>
      </w:r>
      <w:r>
        <w:rPr>
          <w:i/>
          <w:iCs/>
        </w:rPr>
        <w:t>buffer</w:t>
      </w:r>
      <w:r>
        <w:t xml:space="preserve"> be the value of </w:t>
      </w:r>
      <w:r>
        <w:rPr>
          <w:i/>
          <w:iCs/>
        </w:rPr>
        <w:t>v’s</w:t>
      </w:r>
      <w:r>
        <w:t xml:space="preserve"> [[DataArrayBuffer]] internal data property.</w:t>
      </w:r>
    </w:p>
    <w:p w14:paraId="267ABF7B" w14:textId="77777777" w:rsidR="00A95C0C" w:rsidRDefault="00A95C0C" w:rsidP="000D7E3D">
      <w:pPr>
        <w:pStyle w:val="Alg3"/>
        <w:numPr>
          <w:ilvl w:val="0"/>
          <w:numId w:val="1485"/>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14:paraId="4E10A8AD" w14:textId="77777777" w:rsidR="00A95C0C" w:rsidRDefault="00A95C0C" w:rsidP="000D7E3D">
      <w:pPr>
        <w:pStyle w:val="Alg3"/>
        <w:numPr>
          <w:ilvl w:val="0"/>
          <w:numId w:val="1485"/>
        </w:numPr>
        <w:contextualSpacing/>
      </w:pPr>
      <w:r>
        <w:t xml:space="preserve">Let </w:t>
      </w:r>
      <w:r w:rsidRPr="0035004B">
        <w:rPr>
          <w:i/>
          <w:iCs/>
        </w:rPr>
        <w:t>number</w:t>
      </w:r>
      <w:r>
        <w:rPr>
          <w:i/>
          <w:iCs/>
        </w:rPr>
        <w:t>Index</w:t>
      </w:r>
      <w:r>
        <w:t xml:space="preserve">  be ToNumber(</w:t>
      </w:r>
      <w:r>
        <w:rPr>
          <w:i/>
          <w:iCs/>
        </w:rPr>
        <w:t>requestIndex</w:t>
      </w:r>
      <w:r>
        <w:t>)</w:t>
      </w:r>
    </w:p>
    <w:p w14:paraId="7023CA43" w14:textId="77777777" w:rsidR="00A95C0C" w:rsidRDefault="00A95C0C" w:rsidP="000D7E3D">
      <w:pPr>
        <w:pStyle w:val="Alg4"/>
        <w:numPr>
          <w:ilvl w:val="0"/>
          <w:numId w:val="1485"/>
        </w:numPr>
      </w:pPr>
      <w:r>
        <w:t xml:space="preserve">Let </w:t>
      </w:r>
      <w:r>
        <w:rPr>
          <w:i/>
          <w:iCs/>
        </w:rPr>
        <w:t>getIndex</w:t>
      </w:r>
      <w:r>
        <w:t xml:space="preserve"> be ToInteger(</w:t>
      </w:r>
      <w:r>
        <w:rPr>
          <w:i/>
          <w:iCs/>
        </w:rPr>
        <w:t>numberIndex</w:t>
      </w:r>
      <w:r>
        <w:t>).</w:t>
      </w:r>
    </w:p>
    <w:p w14:paraId="28136F3E" w14:textId="77777777" w:rsidR="00A95C0C" w:rsidRDefault="00A95C0C" w:rsidP="000D7E3D">
      <w:pPr>
        <w:pStyle w:val="Alg4"/>
        <w:numPr>
          <w:ilvl w:val="0"/>
          <w:numId w:val="1485"/>
        </w:numPr>
      </w:pPr>
      <w:r>
        <w:t>ReturnIfAbrupt(</w:t>
      </w:r>
      <w:r>
        <w:rPr>
          <w:i/>
          <w:iCs/>
        </w:rPr>
        <w:t>getIndex</w:t>
      </w:r>
      <w:r>
        <w:t>).</w:t>
      </w:r>
    </w:p>
    <w:p w14:paraId="0C9F5D97" w14:textId="77777777" w:rsidR="00A95C0C" w:rsidRDefault="00A95C0C" w:rsidP="000D7E3D">
      <w:pPr>
        <w:pStyle w:val="Alg4"/>
        <w:numPr>
          <w:ilvl w:val="0"/>
          <w:numId w:val="1485"/>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14:paraId="58D628F2" w14:textId="77777777" w:rsidR="00A95C0C" w:rsidRDefault="00A95C0C" w:rsidP="000D7E3D">
      <w:pPr>
        <w:pStyle w:val="Alg3"/>
        <w:numPr>
          <w:ilvl w:val="0"/>
          <w:numId w:val="1485"/>
        </w:numPr>
        <w:spacing w:after="240"/>
        <w:contextualSpacing/>
      </w:pPr>
      <w:r>
        <w:t xml:space="preserve">Let </w:t>
      </w:r>
      <w:r>
        <w:rPr>
          <w:i/>
          <w:iCs/>
        </w:rPr>
        <w:t>isLittleEndian</w:t>
      </w:r>
      <w:r>
        <w:t xml:space="preserve"> be ToBoolean(</w:t>
      </w:r>
      <w:r>
        <w:rPr>
          <w:i/>
          <w:iCs/>
        </w:rPr>
        <w:t>isLittleEndian</w:t>
      </w:r>
      <w:r>
        <w:t>).</w:t>
      </w:r>
    </w:p>
    <w:p w14:paraId="2AEDA382" w14:textId="77777777" w:rsidR="00A95C0C" w:rsidRDefault="00A95C0C" w:rsidP="000D7E3D">
      <w:pPr>
        <w:pStyle w:val="Alg3"/>
        <w:numPr>
          <w:ilvl w:val="0"/>
          <w:numId w:val="1485"/>
        </w:numPr>
        <w:spacing w:after="240"/>
        <w:contextualSpacing/>
      </w:pPr>
      <w:r>
        <w:t>ReturnIfAbrupt(</w:t>
      </w:r>
      <w:r>
        <w:rPr>
          <w:i/>
          <w:iCs/>
        </w:rPr>
        <w:t>isLittleEndian</w:t>
      </w:r>
      <w:r>
        <w:t>).</w:t>
      </w:r>
    </w:p>
    <w:p w14:paraId="79A672A9" w14:textId="77777777" w:rsidR="00A95C0C" w:rsidRPr="00BD73B9" w:rsidRDefault="00A95C0C" w:rsidP="000D7E3D">
      <w:pPr>
        <w:pStyle w:val="Alg3"/>
        <w:numPr>
          <w:ilvl w:val="0"/>
          <w:numId w:val="1485"/>
        </w:numPr>
        <w:spacing w:after="240"/>
        <w:contextualSpacing/>
      </w:pPr>
      <w:r>
        <w:t xml:space="preserve">Let </w:t>
      </w:r>
      <w:r>
        <w:rPr>
          <w:i/>
          <w:iCs/>
        </w:rPr>
        <w:t>viewOffset</w:t>
      </w:r>
      <w:r>
        <w:t xml:space="preserve"> be the value of </w:t>
      </w:r>
      <w:r>
        <w:rPr>
          <w:i/>
          <w:iCs/>
        </w:rPr>
        <w:t>v’s</w:t>
      </w:r>
      <w:r>
        <w:t xml:space="preserve"> [[ByteOffset]] internal data property.</w:t>
      </w:r>
    </w:p>
    <w:p w14:paraId="0189C5B1" w14:textId="77777777" w:rsidR="00A95C0C" w:rsidRDefault="00A95C0C" w:rsidP="000D7E3D">
      <w:pPr>
        <w:pStyle w:val="Alg3"/>
        <w:numPr>
          <w:ilvl w:val="0"/>
          <w:numId w:val="1485"/>
        </w:numPr>
        <w:contextualSpacing/>
      </w:pPr>
      <w:r>
        <w:t xml:space="preserve">Let </w:t>
      </w:r>
      <w:r>
        <w:rPr>
          <w:i/>
          <w:iCs/>
        </w:rPr>
        <w:t>viewSize</w:t>
      </w:r>
      <w:r w:rsidRPr="00BD73B9">
        <w:t xml:space="preserve"> </w:t>
      </w:r>
      <w:r>
        <w:t xml:space="preserve">be the value of </w:t>
      </w:r>
      <w:r>
        <w:rPr>
          <w:i/>
          <w:iCs/>
        </w:rPr>
        <w:t>v’s</w:t>
      </w:r>
      <w:r>
        <w:t xml:space="preserve"> [[ByteLength]] internal data property.</w:t>
      </w:r>
    </w:p>
    <w:p w14:paraId="1D71DA5D" w14:textId="77777777" w:rsidR="00A95C0C" w:rsidRDefault="00A95C0C" w:rsidP="000D7E3D">
      <w:pPr>
        <w:pStyle w:val="Alg4"/>
        <w:numPr>
          <w:ilvl w:val="0"/>
          <w:numId w:val="1485"/>
        </w:numPr>
      </w:pPr>
      <w:r>
        <w:t xml:space="preserve">Let </w:t>
      </w:r>
      <w:r>
        <w:rPr>
          <w:i/>
          <w:iCs/>
        </w:rPr>
        <w:t>elementSize</w:t>
      </w:r>
      <w:r>
        <w:t xml:space="preserve"> be the</w:t>
      </w:r>
      <w:r w:rsidRPr="00540D45">
        <w:t xml:space="preserve"> Number value of the Element Size value specified in Table 36 for </w:t>
      </w:r>
      <w:r>
        <w:rPr>
          <w:i/>
          <w:iCs/>
        </w:rPr>
        <w:t>type</w:t>
      </w:r>
      <w:r w:rsidRPr="00540D45">
        <w:t>.</w:t>
      </w:r>
    </w:p>
    <w:p w14:paraId="33D2EB11" w14:textId="77777777" w:rsidR="00A95C0C" w:rsidRDefault="00A95C0C" w:rsidP="000D7E3D">
      <w:pPr>
        <w:pStyle w:val="Alg3"/>
        <w:numPr>
          <w:ilvl w:val="0"/>
          <w:numId w:val="1485"/>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14:paraId="3D90C2E1" w14:textId="77777777" w:rsidR="00A95C0C" w:rsidRDefault="00A95C0C" w:rsidP="000D7E3D">
      <w:pPr>
        <w:pStyle w:val="Alg3"/>
        <w:numPr>
          <w:ilvl w:val="0"/>
          <w:numId w:val="1485"/>
        </w:numPr>
        <w:spacing w:after="240"/>
        <w:contextualSpacing/>
      </w:pPr>
      <w:r>
        <w:t xml:space="preserve">Let </w:t>
      </w:r>
      <w:r w:rsidRPr="0035004B">
        <w:rPr>
          <w:i/>
          <w:iCs/>
        </w:rPr>
        <w:t>buffer</w:t>
      </w:r>
      <w:r>
        <w:rPr>
          <w:i/>
          <w:iCs/>
        </w:rPr>
        <w:t>Index</w:t>
      </w:r>
      <w:r>
        <w:t xml:space="preserve"> be </w:t>
      </w:r>
      <w:r>
        <w:rPr>
          <w:i/>
          <w:iCs/>
        </w:rPr>
        <w:t>getIndex</w:t>
      </w:r>
      <w:r>
        <w:t>+</w:t>
      </w:r>
      <w:r>
        <w:rPr>
          <w:i/>
          <w:iCs/>
        </w:rPr>
        <w:t>viewOffset</w:t>
      </w:r>
      <w:r>
        <w:t>.</w:t>
      </w:r>
    </w:p>
    <w:p w14:paraId="75910FCF" w14:textId="77777777" w:rsidR="00A95C0C" w:rsidRDefault="00A95C0C" w:rsidP="000D7E3D">
      <w:pPr>
        <w:pStyle w:val="Alg3"/>
        <w:numPr>
          <w:ilvl w:val="0"/>
          <w:numId w:val="1485"/>
        </w:numPr>
        <w:spacing w:after="240"/>
        <w:contextualSpacing/>
      </w:pPr>
      <w:r>
        <w:t>Return the result of GetValueFromBuffer(</w:t>
      </w:r>
      <w:r>
        <w:rPr>
          <w:i/>
          <w:iCs/>
        </w:rPr>
        <w:t>buffer</w:t>
      </w:r>
      <w:r>
        <w:t xml:space="preserve">, </w:t>
      </w:r>
      <w:r w:rsidRPr="00573628">
        <w:rPr>
          <w:i/>
          <w:iCs/>
        </w:rPr>
        <w:t>buffer</w:t>
      </w:r>
      <w:r>
        <w:rPr>
          <w:i/>
          <w:iCs/>
        </w:rPr>
        <w:t>Index</w:t>
      </w:r>
      <w:r>
        <w:t xml:space="preserve">, </w:t>
      </w:r>
      <w:r>
        <w:rPr>
          <w:i/>
          <w:iCs/>
        </w:rPr>
        <w:t>type</w:t>
      </w:r>
      <w:r>
        <w:t xml:space="preserve">, </w:t>
      </w:r>
      <w:r>
        <w:rPr>
          <w:i/>
          <w:iCs/>
        </w:rPr>
        <w:t>isLittleEndian</w:t>
      </w:r>
      <w:r>
        <w:t>).</w:t>
      </w:r>
    </w:p>
    <w:p w14:paraId="59186718" w14:textId="77777777" w:rsidR="00A95C0C" w:rsidRDefault="00A95C0C" w:rsidP="00C9101B">
      <w:pPr>
        <w:pStyle w:val="40"/>
      </w:pPr>
      <w:r w:rsidRPr="00FF2B13">
        <w:t>SetViewValue(view, requestIndex, isLittleEndian, type, value)</w:t>
      </w:r>
    </w:p>
    <w:p w14:paraId="1837D6F8" w14:textId="77777777" w:rsidR="00A95C0C" w:rsidRDefault="00A95C0C" w:rsidP="000D7E3D">
      <w:r>
        <w:t>The abstract operation SetViewValue</w:t>
      </w:r>
      <w:r w:rsidRPr="00FF2B13">
        <w:t xml:space="preserve"> </w:t>
      </w:r>
      <w:r>
        <w:t xml:space="preserve">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w:t>
      </w:r>
      <w:r w:rsidRPr="00542B90">
        <w:rPr>
          <w:rFonts w:ascii="Times New Roman" w:hAnsi="Times New Roman"/>
          <w:i/>
          <w:iCs/>
        </w:rPr>
        <w:t>type</w:t>
      </w:r>
      <w:r>
        <w:t xml:space="preserve">, and </w:t>
      </w:r>
      <w:r w:rsidRPr="00542B90">
        <w:rPr>
          <w:rFonts w:ascii="Times New Roman" w:hAnsi="Times New Roman"/>
          <w:i/>
          <w:iCs/>
        </w:rPr>
        <w:t>value</w:t>
      </w:r>
      <w:r>
        <w:t xml:space="preserve"> is used by functions on DataView instances to store values into the view’s buffer. It performs the following steps:</w:t>
      </w:r>
    </w:p>
    <w:p w14:paraId="313E9401" w14:textId="77777777" w:rsidR="00A95C0C" w:rsidRDefault="00A95C0C" w:rsidP="000D7E3D">
      <w:pPr>
        <w:pStyle w:val="Alg3"/>
        <w:numPr>
          <w:ilvl w:val="0"/>
          <w:numId w:val="1494"/>
        </w:numPr>
        <w:spacing w:after="240"/>
        <w:contextualSpacing/>
      </w:pPr>
      <w:r>
        <w:t xml:space="preserve">Let </w:t>
      </w:r>
      <w:r>
        <w:rPr>
          <w:i/>
          <w:iCs/>
        </w:rPr>
        <w:t>v</w:t>
      </w:r>
      <w:r>
        <w:t xml:space="preserve"> be ToObject(</w:t>
      </w:r>
      <w:r w:rsidRPr="0035004B">
        <w:rPr>
          <w:i/>
          <w:iCs/>
        </w:rPr>
        <w:t>view</w:t>
      </w:r>
      <w:r>
        <w:t>)</w:t>
      </w:r>
    </w:p>
    <w:p w14:paraId="48C0AEC6" w14:textId="77777777" w:rsidR="00A95C0C" w:rsidRDefault="00A95C0C" w:rsidP="000D7E3D">
      <w:pPr>
        <w:pStyle w:val="Alg3"/>
        <w:numPr>
          <w:ilvl w:val="0"/>
          <w:numId w:val="1494"/>
        </w:numPr>
        <w:spacing w:after="240"/>
        <w:contextualSpacing/>
      </w:pPr>
      <w:r>
        <w:t>ReturnIfAbrupt(</w:t>
      </w:r>
      <w:r>
        <w:rPr>
          <w:i/>
          <w:iCs/>
        </w:rPr>
        <w:t>v</w:t>
      </w:r>
      <w:r>
        <w:t>).</w:t>
      </w:r>
    </w:p>
    <w:p w14:paraId="22FDB58D" w14:textId="77777777" w:rsidR="00A95C0C" w:rsidRDefault="00A95C0C" w:rsidP="000D7E3D">
      <w:pPr>
        <w:pStyle w:val="Alg3"/>
        <w:numPr>
          <w:ilvl w:val="0"/>
          <w:numId w:val="1494"/>
        </w:numPr>
        <w:spacing w:after="240"/>
        <w:contextualSpacing/>
      </w:pPr>
      <w:r>
        <w:t xml:space="preserve">If </w:t>
      </w:r>
      <w:r>
        <w:rPr>
          <w:i/>
          <w:iCs/>
        </w:rPr>
        <w:t>v</w:t>
      </w:r>
      <w:r>
        <w:t xml:space="preserve"> does not have a [[DataArrayBuffer]] internal data property, then throw a </w:t>
      </w:r>
      <w:r w:rsidRPr="00165778">
        <w:rPr>
          <w:b/>
        </w:rPr>
        <w:t>TypeError</w:t>
      </w:r>
      <w:r>
        <w:t xml:space="preserve"> exception.</w:t>
      </w:r>
    </w:p>
    <w:p w14:paraId="7A2AB0F8" w14:textId="77777777" w:rsidR="00A95C0C" w:rsidRDefault="00A95C0C" w:rsidP="000D7E3D">
      <w:pPr>
        <w:pStyle w:val="Alg3"/>
        <w:numPr>
          <w:ilvl w:val="0"/>
          <w:numId w:val="1494"/>
        </w:numPr>
        <w:spacing w:after="240"/>
        <w:contextualSpacing/>
      </w:pPr>
      <w:r>
        <w:t xml:space="preserve">Let </w:t>
      </w:r>
      <w:r>
        <w:rPr>
          <w:i/>
          <w:iCs/>
        </w:rPr>
        <w:t>buffer</w:t>
      </w:r>
      <w:r>
        <w:t xml:space="preserve"> be the value of </w:t>
      </w:r>
      <w:r>
        <w:rPr>
          <w:i/>
          <w:iCs/>
        </w:rPr>
        <w:t>v’s</w:t>
      </w:r>
      <w:r>
        <w:t xml:space="preserve"> [[DataArrayBuffer]] internal data property.</w:t>
      </w:r>
    </w:p>
    <w:p w14:paraId="52D416A0" w14:textId="77777777" w:rsidR="00A95C0C" w:rsidRDefault="00A95C0C" w:rsidP="000D7E3D">
      <w:pPr>
        <w:pStyle w:val="Alg3"/>
        <w:numPr>
          <w:ilvl w:val="0"/>
          <w:numId w:val="1494"/>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14:paraId="2D74CDC5" w14:textId="77777777" w:rsidR="00A95C0C" w:rsidRDefault="00A95C0C" w:rsidP="000D7E3D">
      <w:pPr>
        <w:pStyle w:val="Alg3"/>
        <w:numPr>
          <w:ilvl w:val="0"/>
          <w:numId w:val="1494"/>
        </w:numPr>
        <w:contextualSpacing/>
      </w:pPr>
      <w:r>
        <w:t xml:space="preserve">Let </w:t>
      </w:r>
      <w:r w:rsidRPr="0035004B">
        <w:rPr>
          <w:i/>
          <w:iCs/>
        </w:rPr>
        <w:t>number</w:t>
      </w:r>
      <w:r>
        <w:rPr>
          <w:i/>
          <w:iCs/>
        </w:rPr>
        <w:t>Index</w:t>
      </w:r>
      <w:r>
        <w:t xml:space="preserve">  be ToNumber(</w:t>
      </w:r>
      <w:r>
        <w:rPr>
          <w:i/>
          <w:iCs/>
        </w:rPr>
        <w:t>requestIndex</w:t>
      </w:r>
      <w:r>
        <w:t>)</w:t>
      </w:r>
    </w:p>
    <w:p w14:paraId="7506C9A4" w14:textId="77777777" w:rsidR="00A95C0C" w:rsidRDefault="00A95C0C" w:rsidP="000D7E3D">
      <w:pPr>
        <w:pStyle w:val="Alg4"/>
        <w:numPr>
          <w:ilvl w:val="0"/>
          <w:numId w:val="1494"/>
        </w:numPr>
      </w:pPr>
      <w:r>
        <w:t xml:space="preserve">Let </w:t>
      </w:r>
      <w:r>
        <w:rPr>
          <w:i/>
          <w:iCs/>
        </w:rPr>
        <w:t>getIndex</w:t>
      </w:r>
      <w:r>
        <w:t xml:space="preserve"> be ToInteger(</w:t>
      </w:r>
      <w:r>
        <w:rPr>
          <w:i/>
          <w:iCs/>
        </w:rPr>
        <w:t>numberIndex</w:t>
      </w:r>
      <w:r>
        <w:t>).</w:t>
      </w:r>
    </w:p>
    <w:p w14:paraId="207298EF" w14:textId="77777777" w:rsidR="00A95C0C" w:rsidRDefault="00A95C0C" w:rsidP="000D7E3D">
      <w:pPr>
        <w:pStyle w:val="Alg4"/>
        <w:numPr>
          <w:ilvl w:val="0"/>
          <w:numId w:val="1494"/>
        </w:numPr>
      </w:pPr>
      <w:r>
        <w:t>ReturnIfAbrupt(</w:t>
      </w:r>
      <w:r>
        <w:rPr>
          <w:i/>
          <w:iCs/>
        </w:rPr>
        <w:t>getIndex</w:t>
      </w:r>
      <w:r>
        <w:t>).</w:t>
      </w:r>
    </w:p>
    <w:p w14:paraId="6761C224" w14:textId="77777777" w:rsidR="00A95C0C" w:rsidRDefault="00A95C0C" w:rsidP="000D7E3D">
      <w:pPr>
        <w:pStyle w:val="Alg4"/>
        <w:numPr>
          <w:ilvl w:val="0"/>
          <w:numId w:val="1494"/>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14:paraId="2C61DD8F" w14:textId="77777777" w:rsidR="00A95C0C" w:rsidRDefault="00A95C0C" w:rsidP="000D7E3D">
      <w:pPr>
        <w:pStyle w:val="Alg3"/>
        <w:numPr>
          <w:ilvl w:val="0"/>
          <w:numId w:val="1494"/>
        </w:numPr>
        <w:spacing w:after="240"/>
        <w:contextualSpacing/>
      </w:pPr>
      <w:r>
        <w:t xml:space="preserve">Let </w:t>
      </w:r>
      <w:r>
        <w:rPr>
          <w:i/>
          <w:iCs/>
        </w:rPr>
        <w:t>isLittleEndian</w:t>
      </w:r>
      <w:r>
        <w:t xml:space="preserve"> be ToBoolean(</w:t>
      </w:r>
      <w:r>
        <w:rPr>
          <w:i/>
          <w:iCs/>
        </w:rPr>
        <w:t>isLittleEndian</w:t>
      </w:r>
      <w:r>
        <w:t>).</w:t>
      </w:r>
    </w:p>
    <w:p w14:paraId="417D81CE" w14:textId="77777777" w:rsidR="00A95C0C" w:rsidRDefault="00A95C0C" w:rsidP="000D7E3D">
      <w:pPr>
        <w:pStyle w:val="Alg3"/>
        <w:numPr>
          <w:ilvl w:val="0"/>
          <w:numId w:val="1494"/>
        </w:numPr>
        <w:spacing w:after="240"/>
        <w:contextualSpacing/>
      </w:pPr>
      <w:r>
        <w:t>ReturnIfAbrupt(</w:t>
      </w:r>
      <w:r>
        <w:rPr>
          <w:i/>
          <w:iCs/>
        </w:rPr>
        <w:t>isLittleEndian</w:t>
      </w:r>
      <w:r>
        <w:t>).</w:t>
      </w:r>
    </w:p>
    <w:p w14:paraId="06E980EC" w14:textId="77777777" w:rsidR="00A95C0C" w:rsidRPr="00BD73B9" w:rsidRDefault="00A95C0C" w:rsidP="000D7E3D">
      <w:pPr>
        <w:pStyle w:val="Alg3"/>
        <w:numPr>
          <w:ilvl w:val="0"/>
          <w:numId w:val="1494"/>
        </w:numPr>
        <w:spacing w:after="240"/>
        <w:contextualSpacing/>
      </w:pPr>
      <w:r>
        <w:t xml:space="preserve">Let </w:t>
      </w:r>
      <w:r>
        <w:rPr>
          <w:i/>
          <w:iCs/>
        </w:rPr>
        <w:t>viewOffset</w:t>
      </w:r>
      <w:r>
        <w:t xml:space="preserve"> be the value of </w:t>
      </w:r>
      <w:r>
        <w:rPr>
          <w:i/>
          <w:iCs/>
        </w:rPr>
        <w:t>v’s</w:t>
      </w:r>
      <w:r>
        <w:t xml:space="preserve"> [[ByteOffset]] internal data property.</w:t>
      </w:r>
    </w:p>
    <w:p w14:paraId="4703A358" w14:textId="77777777" w:rsidR="00A95C0C" w:rsidRDefault="00A95C0C" w:rsidP="000D7E3D">
      <w:pPr>
        <w:pStyle w:val="Alg3"/>
        <w:numPr>
          <w:ilvl w:val="0"/>
          <w:numId w:val="1494"/>
        </w:numPr>
        <w:contextualSpacing/>
      </w:pPr>
      <w:r>
        <w:t xml:space="preserve">Let </w:t>
      </w:r>
      <w:r>
        <w:rPr>
          <w:i/>
          <w:iCs/>
        </w:rPr>
        <w:t>viewSize</w:t>
      </w:r>
      <w:r w:rsidRPr="00BD73B9">
        <w:t xml:space="preserve"> </w:t>
      </w:r>
      <w:r>
        <w:t xml:space="preserve">be the value of </w:t>
      </w:r>
      <w:r>
        <w:rPr>
          <w:i/>
          <w:iCs/>
        </w:rPr>
        <w:t>v’s</w:t>
      </w:r>
      <w:r>
        <w:t xml:space="preserve"> [[ByteLength]] internal data property.</w:t>
      </w:r>
    </w:p>
    <w:p w14:paraId="719E36FD" w14:textId="77777777" w:rsidR="00A95C0C" w:rsidRDefault="00A95C0C" w:rsidP="000D7E3D">
      <w:pPr>
        <w:pStyle w:val="Alg4"/>
        <w:numPr>
          <w:ilvl w:val="0"/>
          <w:numId w:val="1494"/>
        </w:numPr>
      </w:pPr>
      <w:r>
        <w:t xml:space="preserve">Let </w:t>
      </w:r>
      <w:r>
        <w:rPr>
          <w:i/>
          <w:iCs/>
        </w:rPr>
        <w:t>elementSize</w:t>
      </w:r>
      <w:r>
        <w:t xml:space="preserve"> be the</w:t>
      </w:r>
      <w:r w:rsidRPr="00540D45">
        <w:t xml:space="preserve"> Number value of the Element Size value specified in Table 36 for </w:t>
      </w:r>
      <w:r>
        <w:rPr>
          <w:i/>
          <w:iCs/>
        </w:rPr>
        <w:t>type</w:t>
      </w:r>
      <w:r w:rsidRPr="00540D45">
        <w:t>.</w:t>
      </w:r>
    </w:p>
    <w:p w14:paraId="5DB087D0" w14:textId="77777777" w:rsidR="00A95C0C" w:rsidRDefault="00A95C0C" w:rsidP="000D7E3D">
      <w:pPr>
        <w:pStyle w:val="Alg3"/>
        <w:numPr>
          <w:ilvl w:val="0"/>
          <w:numId w:val="1494"/>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14:paraId="585712CC" w14:textId="77777777" w:rsidR="00A95C0C" w:rsidRDefault="00A95C0C" w:rsidP="000D7E3D">
      <w:pPr>
        <w:pStyle w:val="Alg3"/>
        <w:numPr>
          <w:ilvl w:val="0"/>
          <w:numId w:val="1494"/>
        </w:numPr>
        <w:spacing w:after="240"/>
        <w:contextualSpacing/>
      </w:pPr>
      <w:r>
        <w:t xml:space="preserve">Let </w:t>
      </w:r>
      <w:r w:rsidRPr="0035004B">
        <w:rPr>
          <w:i/>
          <w:iCs/>
        </w:rPr>
        <w:t>buffer</w:t>
      </w:r>
      <w:r>
        <w:rPr>
          <w:i/>
          <w:iCs/>
        </w:rPr>
        <w:t>Index</w:t>
      </w:r>
      <w:r>
        <w:t xml:space="preserve"> be </w:t>
      </w:r>
      <w:r>
        <w:rPr>
          <w:i/>
          <w:iCs/>
        </w:rPr>
        <w:t>getIndex</w:t>
      </w:r>
      <w:r>
        <w:t>+</w:t>
      </w:r>
      <w:r>
        <w:rPr>
          <w:i/>
          <w:iCs/>
        </w:rPr>
        <w:t>viewOffset</w:t>
      </w:r>
      <w:r>
        <w:t>.</w:t>
      </w:r>
    </w:p>
    <w:p w14:paraId="1F790CF4" w14:textId="77777777" w:rsidR="00A95C0C" w:rsidRDefault="00A95C0C" w:rsidP="000D7E3D">
      <w:pPr>
        <w:pStyle w:val="Alg3"/>
        <w:numPr>
          <w:ilvl w:val="0"/>
          <w:numId w:val="1494"/>
        </w:numPr>
        <w:spacing w:after="240"/>
        <w:contextualSpacing/>
      </w:pPr>
      <w:r>
        <w:t>Return the result of SetValueInBuffer(</w:t>
      </w:r>
      <w:r>
        <w:rPr>
          <w:i/>
          <w:iCs/>
        </w:rPr>
        <w:t>buffer</w:t>
      </w:r>
      <w:r>
        <w:t xml:space="preserve">, </w:t>
      </w:r>
      <w:r w:rsidRPr="00573628">
        <w:rPr>
          <w:i/>
          <w:iCs/>
        </w:rPr>
        <w:t>buffer</w:t>
      </w:r>
      <w:r>
        <w:rPr>
          <w:i/>
          <w:iCs/>
        </w:rPr>
        <w:t>Index</w:t>
      </w:r>
      <w:r>
        <w:t xml:space="preserve">, </w:t>
      </w:r>
      <w:r>
        <w:rPr>
          <w:i/>
          <w:iCs/>
        </w:rPr>
        <w:t>type</w:t>
      </w:r>
      <w:r>
        <w:t xml:space="preserve">, </w:t>
      </w:r>
      <w:r>
        <w:rPr>
          <w:i/>
          <w:iCs/>
        </w:rPr>
        <w:t>value</w:t>
      </w:r>
      <w:r>
        <w:t xml:space="preserve">, </w:t>
      </w:r>
      <w:r>
        <w:rPr>
          <w:i/>
          <w:iCs/>
        </w:rPr>
        <w:t>isLittleEndian</w:t>
      </w:r>
      <w:r>
        <w:t>).</w:t>
      </w:r>
    </w:p>
    <w:p w14:paraId="01F2B540" w14:textId="77777777" w:rsidR="00A95C0C" w:rsidRDefault="00A95C0C" w:rsidP="000D7E3D">
      <w:pPr>
        <w:pStyle w:val="Note"/>
      </w:pPr>
      <w:r>
        <w:t>NOTE</w:t>
      </w:r>
      <w:r>
        <w:tab/>
        <w:t>The algorithms for GetViewValue and SetViewValue are identical except for their final steps.</w:t>
      </w:r>
    </w:p>
    <w:p w14:paraId="57200C19" w14:textId="77777777" w:rsidR="00A95C0C" w:rsidRDefault="00A95C0C" w:rsidP="00C9101B">
      <w:pPr>
        <w:pStyle w:val="30"/>
      </w:pPr>
      <w:bookmarkStart w:id="8067" w:name="_Ref365542635"/>
      <w:bookmarkStart w:id="8068" w:name="_Toc366142129"/>
      <w:r>
        <w:t>The DataView Constructor</w:t>
      </w:r>
      <w:bookmarkEnd w:id="8067"/>
      <w:bookmarkEnd w:id="8068"/>
      <w:r>
        <w:t xml:space="preserve"> </w:t>
      </w:r>
    </w:p>
    <w:p w14:paraId="037D0F9A" w14:textId="77777777" w:rsidR="00A95C0C" w:rsidRDefault="00A95C0C" w:rsidP="000D7E3D">
      <w:r>
        <w:t xml:space="preserve">When </w:t>
      </w:r>
      <w:r w:rsidRPr="000B3121">
        <w:rPr>
          <w:rFonts w:ascii="Courier New" w:hAnsi="Courier New"/>
          <w:b/>
        </w:rPr>
        <w:t>DataView</w:t>
      </w:r>
      <w:r>
        <w:t xml:space="preserve"> is called as a function rather than as a constructor, it creates and initialises a new </w:t>
      </w:r>
      <w:r w:rsidRPr="000B3121">
        <w:rPr>
          <w:rFonts w:ascii="Courier New" w:hAnsi="Courier New"/>
          <w:b/>
        </w:rPr>
        <w:t>DataView</w:t>
      </w:r>
      <w:r>
        <w:t xml:space="preserve"> object. Thus the function call </w:t>
      </w:r>
      <w:r w:rsidRPr="000B3121">
        <w:rPr>
          <w:rFonts w:ascii="Courier New" w:hAnsi="Courier New"/>
          <w:b/>
        </w:rPr>
        <w:t>DataView(…)</w:t>
      </w:r>
      <w:r>
        <w:t xml:space="preserve"> is equivalent to the object creation expression </w:t>
      </w:r>
      <w:r w:rsidRPr="000B3121">
        <w:rPr>
          <w:rFonts w:ascii="Courier New" w:hAnsi="Courier New"/>
          <w:b/>
        </w:rPr>
        <w:t>new DataView(…)</w:t>
      </w:r>
      <w:r>
        <w:t xml:space="preserve"> with the same arguments.</w:t>
      </w:r>
      <w:r w:rsidRPr="001E214D">
        <w:t xml:space="preserve"> </w:t>
      </w:r>
      <w:r>
        <w:t xml:space="preserve">However, if the </w:t>
      </w:r>
      <w:r w:rsidRPr="00C255C0">
        <w:rPr>
          <w:b/>
          <w:bCs/>
        </w:rPr>
        <w:t>this</w:t>
      </w:r>
      <w:r>
        <w:t xml:space="preserve"> value value passed in the call is an Object with an [[DataArrayBuffer]] internal data property whose value is </w:t>
      </w:r>
      <w:r w:rsidRPr="00145775">
        <w:rPr>
          <w:rFonts w:ascii="Times New Roman" w:hAnsi="Times New Roman"/>
          <w:b/>
          <w:bCs/>
        </w:rPr>
        <w:t>undefined</w:t>
      </w:r>
      <w:r w:rsidRPr="00E77497">
        <w:t xml:space="preserve">, it </w:t>
      </w:r>
      <w:r w:rsidRPr="00F94F77">
        <w:t>initialize</w:t>
      </w:r>
      <w:r>
        <w:t xml:space="preserv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sidRPr="00573628">
        <w:rPr>
          <w:rFonts w:ascii="Courier New" w:hAnsi="Courier New"/>
          <w:b/>
        </w:rPr>
        <w:t>DataView</w:t>
      </w:r>
      <w:r>
        <w:t xml:space="preserve">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14:paraId="6FCC3C5E" w14:textId="77777777" w:rsidR="00A95C0C" w:rsidRDefault="00A95C0C" w:rsidP="000D7E3D">
      <w:r>
        <w:t xml:space="preserve">The </w:t>
      </w:r>
      <w:r w:rsidRPr="00573628">
        <w:rPr>
          <w:rFonts w:ascii="Courier New" w:hAnsi="Courier New"/>
          <w:b/>
        </w:rPr>
        <w:t>DataView</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73628">
        <w:rPr>
          <w:rFonts w:ascii="Courier New" w:hAnsi="Courier New"/>
          <w:b/>
        </w:rPr>
        <w:t>DataView</w:t>
      </w:r>
      <w:r>
        <w:t xml:space="preserve"> behaviour must include a </w:t>
      </w:r>
      <w:r w:rsidRPr="00E775BC">
        <w:rPr>
          <w:rFonts w:ascii="Courier New" w:hAnsi="Courier New" w:cs="Courier New"/>
          <w:b/>
          <w:bCs/>
        </w:rPr>
        <w:t>super</w:t>
      </w:r>
      <w:r>
        <w:t xml:space="preserve"> call to the </w:t>
      </w:r>
      <w:r w:rsidRPr="00573628">
        <w:rPr>
          <w:rFonts w:ascii="Courier New" w:hAnsi="Courier New"/>
          <w:b/>
        </w:rPr>
        <w:t>DataView</w:t>
      </w:r>
      <w:r>
        <w:t xml:space="preserve"> constructor to initialise subclass instances. </w:t>
      </w:r>
    </w:p>
    <w:p w14:paraId="0934CF8C" w14:textId="77777777" w:rsidR="00A95C0C" w:rsidRDefault="00A95C0C" w:rsidP="00C9101B">
      <w:pPr>
        <w:pStyle w:val="40"/>
      </w:pPr>
      <w:r>
        <w:t>DataView(buffer, byteOffset=0, byteLength=undefined)</w:t>
      </w:r>
    </w:p>
    <w:p w14:paraId="4A0AE8D4" w14:textId="77777777" w:rsidR="00A95C0C" w:rsidRDefault="00A95C0C" w:rsidP="000D7E3D">
      <w:r w:rsidRPr="00573628">
        <w:rPr>
          <w:rFonts w:ascii="Courier New" w:hAnsi="Courier New"/>
          <w:b/>
        </w:rPr>
        <w:t>DataView</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14:paraId="1F92E4FC" w14:textId="77777777" w:rsidR="00A95C0C" w:rsidRDefault="00A95C0C" w:rsidP="000D7E3D">
      <w:pPr>
        <w:pStyle w:val="Alg4"/>
        <w:numPr>
          <w:ilvl w:val="0"/>
          <w:numId w:val="1484"/>
        </w:numPr>
      </w:pPr>
      <w:r>
        <w:t xml:space="preserve">Let </w:t>
      </w:r>
      <w:r>
        <w:rPr>
          <w:i/>
        </w:rPr>
        <w:t>O</w:t>
      </w:r>
      <w:r>
        <w:t xml:space="preserve"> be the </w:t>
      </w:r>
      <w:r w:rsidRPr="00F94F77">
        <w:rPr>
          <w:b/>
        </w:rPr>
        <w:t>this</w:t>
      </w:r>
      <w:r>
        <w:t xml:space="preserve"> value.</w:t>
      </w:r>
    </w:p>
    <w:p w14:paraId="61675476" w14:textId="77777777" w:rsidR="00A95C0C" w:rsidRDefault="00A95C0C" w:rsidP="000D7E3D">
      <w:pPr>
        <w:pStyle w:val="Alg4"/>
        <w:numPr>
          <w:ilvl w:val="0"/>
          <w:numId w:val="1484"/>
        </w:numPr>
      </w:pPr>
      <w:r>
        <w:t>If Type(</w:t>
      </w:r>
      <w:r>
        <w:rPr>
          <w:i/>
        </w:rPr>
        <w:t>O</w:t>
      </w:r>
      <w:r>
        <w:rPr>
          <w:iCs/>
        </w:rPr>
        <w:t>)</w:t>
      </w:r>
      <w:r>
        <w:t xml:space="preserve"> is not Object or if </w:t>
      </w:r>
      <w:r>
        <w:rPr>
          <w:i/>
          <w:iCs/>
        </w:rPr>
        <w:t>O</w:t>
      </w:r>
      <w:r>
        <w:t xml:space="preserve"> does not have an [[DataArrayBuffer]] internal data property</w:t>
      </w:r>
      <w:r w:rsidRPr="001E658E">
        <w:t xml:space="preserve"> </w:t>
      </w:r>
      <w:r>
        <w:t xml:space="preserve">or if the value of </w:t>
      </w:r>
      <w:r>
        <w:rPr>
          <w:i/>
          <w:iCs/>
        </w:rPr>
        <w:t>O’s</w:t>
      </w:r>
      <w:r>
        <w:t xml:space="preserve"> [[DataArrayBuffer]] internal data property is not </w:t>
      </w:r>
      <w:r>
        <w:rPr>
          <w:b/>
          <w:bCs/>
        </w:rPr>
        <w:t>undefined</w:t>
      </w:r>
      <w:r>
        <w:t>, then</w:t>
      </w:r>
    </w:p>
    <w:p w14:paraId="5420268E" w14:textId="77777777" w:rsidR="00A95C0C" w:rsidRPr="00E77497" w:rsidRDefault="00A95C0C" w:rsidP="000D7E3D">
      <w:pPr>
        <w:pStyle w:val="Alg4"/>
        <w:numPr>
          <w:ilvl w:val="1"/>
          <w:numId w:val="1484"/>
        </w:numPr>
      </w:pPr>
      <w:r>
        <w:t xml:space="preserve">Let </w:t>
      </w:r>
      <w:r>
        <w:rPr>
          <w:i/>
          <w:iCs/>
        </w:rPr>
        <w:t>F</w:t>
      </w:r>
      <w:r>
        <w:t xml:space="preserve"> be this function object.</w:t>
      </w:r>
    </w:p>
    <w:p w14:paraId="707400CE" w14:textId="77777777" w:rsidR="00A95C0C" w:rsidRDefault="00A95C0C" w:rsidP="000D7E3D">
      <w:pPr>
        <w:pStyle w:val="Alg4"/>
        <w:numPr>
          <w:ilvl w:val="1"/>
          <w:numId w:val="1484"/>
        </w:numPr>
      </w:pPr>
      <w:r>
        <w:t xml:space="preserve">Let </w:t>
      </w:r>
      <w:r w:rsidRPr="00BD1EEB">
        <w:rPr>
          <w:i/>
          <w:iCs/>
        </w:rPr>
        <w:t>argumentsList</w:t>
      </w:r>
      <w:r>
        <w:t xml:space="preserve"> be the </w:t>
      </w:r>
      <w:r w:rsidRPr="00BD1EEB">
        <w:rPr>
          <w:i/>
          <w:iCs/>
        </w:rPr>
        <w:t>argumentsList</w:t>
      </w:r>
      <w:r>
        <w:t xml:space="preserve"> argument of the [[Call]] internal method that invoked </w:t>
      </w:r>
      <w:r>
        <w:rPr>
          <w:i/>
          <w:iCs/>
        </w:rPr>
        <w:t>F</w:t>
      </w:r>
      <w:r>
        <w:t>.</w:t>
      </w:r>
    </w:p>
    <w:p w14:paraId="2D4FDC44" w14:textId="77777777" w:rsidR="00A95C0C" w:rsidRDefault="00A95C0C" w:rsidP="000D7E3D">
      <w:pPr>
        <w:pStyle w:val="Alg4"/>
        <w:numPr>
          <w:ilvl w:val="1"/>
          <w:numId w:val="1484"/>
        </w:numPr>
      </w:pPr>
      <w:r>
        <w:t>Return</w:t>
      </w:r>
      <w:r w:rsidRPr="00E77497">
        <w:t xml:space="preserve"> </w:t>
      </w:r>
      <w:r>
        <w:rPr>
          <w:iCs/>
        </w:rPr>
        <w:t xml:space="preserve">the result of calling </w:t>
      </w:r>
      <w:r w:rsidRPr="00277CB5">
        <w:rPr>
          <w:iCs/>
        </w:rPr>
        <w:t>Ordinary</w:t>
      </w:r>
      <w:r>
        <w:rPr>
          <w:iCs/>
        </w:rPr>
        <w:t>Construct (</w:t>
      </w:r>
      <w:r>
        <w:rPr>
          <w:i/>
        </w:rPr>
        <w:t>F</w:t>
      </w:r>
      <w:r>
        <w:rPr>
          <w:iCs/>
        </w:rPr>
        <w:t xml:space="preserve">, </w:t>
      </w:r>
      <w:r w:rsidRPr="00BD1EEB">
        <w:rPr>
          <w:i/>
          <w:iCs/>
        </w:rPr>
        <w:t>argumentsList</w:t>
      </w:r>
      <w:r>
        <w:rPr>
          <w:iCs/>
        </w:rPr>
        <w:t>)</w:t>
      </w:r>
      <w:r w:rsidRPr="00E77497">
        <w:t>.</w:t>
      </w:r>
      <w:r>
        <w:t xml:space="preserve"> </w:t>
      </w:r>
    </w:p>
    <w:p w14:paraId="6BC1F93D" w14:textId="77777777" w:rsidR="00A95C0C" w:rsidRDefault="00A95C0C" w:rsidP="000D7E3D">
      <w:pPr>
        <w:pStyle w:val="Alg4"/>
        <w:numPr>
          <w:ilvl w:val="0"/>
          <w:numId w:val="1484"/>
        </w:numPr>
      </w:pPr>
      <w:r>
        <w:t>If Type(</w:t>
      </w:r>
      <w:r>
        <w:rPr>
          <w:i/>
          <w:iCs/>
        </w:rPr>
        <w:t>buffer</w:t>
      </w:r>
      <w:r>
        <w:t xml:space="preserve">) is not Object, then throw a </w:t>
      </w:r>
      <w:r w:rsidRPr="00C6348B">
        <w:rPr>
          <w:b/>
          <w:bCs/>
        </w:rPr>
        <w:t>TypeError</w:t>
      </w:r>
      <w:r>
        <w:t xml:space="preserve"> exception.</w:t>
      </w:r>
    </w:p>
    <w:p w14:paraId="0B837F84" w14:textId="77777777" w:rsidR="00A95C0C" w:rsidRDefault="00A95C0C" w:rsidP="000D7E3D">
      <w:pPr>
        <w:pStyle w:val="Alg4"/>
        <w:numPr>
          <w:ilvl w:val="0"/>
          <w:numId w:val="1484"/>
        </w:numPr>
      </w:pPr>
      <w:r>
        <w:t xml:space="preserve">If </w:t>
      </w:r>
      <w:r>
        <w:rPr>
          <w:i/>
          <w:iCs/>
        </w:rPr>
        <w:t>buffer</w:t>
      </w:r>
      <w:r>
        <w:t xml:space="preserve"> does not have a [[ArrayBufferData]] internal data property, then throw a </w:t>
      </w:r>
      <w:r w:rsidRPr="00C6348B">
        <w:rPr>
          <w:b/>
          <w:bCs/>
        </w:rPr>
        <w:t>TypeError</w:t>
      </w:r>
      <w:r>
        <w:t xml:space="preserve"> exception.</w:t>
      </w:r>
    </w:p>
    <w:p w14:paraId="4EBFA339" w14:textId="77777777" w:rsidR="00A95C0C" w:rsidRDefault="00A95C0C" w:rsidP="000D7E3D">
      <w:pPr>
        <w:pStyle w:val="Alg4"/>
        <w:numPr>
          <w:ilvl w:val="0"/>
          <w:numId w:val="1484"/>
        </w:numPr>
      </w:pPr>
      <w:r>
        <w:t xml:space="preserve">Let </w:t>
      </w:r>
      <w:r>
        <w:rPr>
          <w:i/>
          <w:iCs/>
        </w:rPr>
        <w:t>numberOffset</w:t>
      </w:r>
      <w:r>
        <w:t xml:space="preserve"> be ToNumber(</w:t>
      </w:r>
      <w:r>
        <w:rPr>
          <w:i/>
          <w:iCs/>
        </w:rPr>
        <w:t>byteOffset</w:t>
      </w:r>
      <w:r>
        <w:t>).</w:t>
      </w:r>
    </w:p>
    <w:p w14:paraId="28E5AB5C" w14:textId="77777777" w:rsidR="00A95C0C" w:rsidRDefault="00A95C0C" w:rsidP="000D7E3D">
      <w:pPr>
        <w:pStyle w:val="Alg4"/>
        <w:numPr>
          <w:ilvl w:val="0"/>
          <w:numId w:val="1484"/>
        </w:numPr>
      </w:pPr>
      <w:r>
        <w:t xml:space="preserve">Let </w:t>
      </w:r>
      <w:r>
        <w:rPr>
          <w:i/>
          <w:iCs/>
        </w:rPr>
        <w:t>offset</w:t>
      </w:r>
      <w:r>
        <w:t xml:space="preserve"> be ToInteger(</w:t>
      </w:r>
      <w:r>
        <w:rPr>
          <w:i/>
          <w:iCs/>
        </w:rPr>
        <w:t>numberOffset</w:t>
      </w:r>
      <w:r>
        <w:t>).</w:t>
      </w:r>
    </w:p>
    <w:p w14:paraId="0DEBA03F" w14:textId="77777777" w:rsidR="00A95C0C" w:rsidRDefault="00A95C0C" w:rsidP="000D7E3D">
      <w:pPr>
        <w:pStyle w:val="Alg4"/>
        <w:numPr>
          <w:ilvl w:val="0"/>
          <w:numId w:val="1484"/>
        </w:numPr>
      </w:pPr>
      <w:r>
        <w:t>ReturnIfAbrupt(</w:t>
      </w:r>
      <w:r>
        <w:rPr>
          <w:i/>
          <w:iCs/>
        </w:rPr>
        <w:t>offset</w:t>
      </w:r>
      <w:r>
        <w:t>).</w:t>
      </w:r>
    </w:p>
    <w:p w14:paraId="236F50BA" w14:textId="77777777" w:rsidR="00A95C0C" w:rsidRDefault="00A95C0C" w:rsidP="000D7E3D">
      <w:pPr>
        <w:pStyle w:val="Alg4"/>
        <w:numPr>
          <w:ilvl w:val="0"/>
          <w:numId w:val="1484"/>
        </w:numPr>
      </w:pPr>
      <w:r>
        <w:t xml:space="preserve">If </w:t>
      </w:r>
      <w:r>
        <w:rPr>
          <w:i/>
          <w:iCs/>
        </w:rPr>
        <w:t>numberOffset</w:t>
      </w:r>
      <w:r>
        <w:t xml:space="preserve"> ≠ </w:t>
      </w:r>
      <w:r>
        <w:rPr>
          <w:i/>
          <w:iCs/>
        </w:rPr>
        <w:t>offset</w:t>
      </w:r>
      <w:r>
        <w:t xml:space="preserve"> or </w:t>
      </w:r>
      <w:r>
        <w:rPr>
          <w:i/>
          <w:iCs/>
        </w:rPr>
        <w:t>offset</w:t>
      </w:r>
      <w:r>
        <w:t xml:space="preserve"> &lt; 0, then throw a </w:t>
      </w:r>
      <w:r w:rsidRPr="004B4AF5">
        <w:rPr>
          <w:b/>
          <w:bCs/>
        </w:rPr>
        <w:t>RangeError</w:t>
      </w:r>
      <w:r>
        <w:t xml:space="preserve"> exception.</w:t>
      </w:r>
    </w:p>
    <w:p w14:paraId="0078C01F" w14:textId="77777777" w:rsidR="00A95C0C" w:rsidRDefault="00A95C0C" w:rsidP="000D7E3D">
      <w:pPr>
        <w:pStyle w:val="Alg4"/>
        <w:numPr>
          <w:ilvl w:val="0"/>
          <w:numId w:val="1484"/>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14:paraId="336F22DB" w14:textId="77777777" w:rsidR="00A95C0C" w:rsidRDefault="00A95C0C" w:rsidP="000D7E3D">
      <w:pPr>
        <w:pStyle w:val="Alg4"/>
        <w:numPr>
          <w:ilvl w:val="0"/>
          <w:numId w:val="1484"/>
        </w:numPr>
      </w:pPr>
      <w:r>
        <w:t xml:space="preserve">If </w:t>
      </w:r>
      <w:r>
        <w:rPr>
          <w:i/>
          <w:iCs/>
        </w:rPr>
        <w:t xml:space="preserve">offset </w:t>
      </w:r>
      <w:r>
        <w:t xml:space="preserve">&gt; </w:t>
      </w:r>
      <w:r w:rsidRPr="001C2F19">
        <w:rPr>
          <w:i/>
          <w:iCs/>
        </w:rPr>
        <w:t>bufferByteLength</w:t>
      </w:r>
      <w:r>
        <w:t xml:space="preserve">, then throw a </w:t>
      </w:r>
      <w:r w:rsidRPr="004B4AF5">
        <w:rPr>
          <w:b/>
          <w:bCs/>
        </w:rPr>
        <w:t>RangeError</w:t>
      </w:r>
      <w:r>
        <w:t xml:space="preserve"> exception.</w:t>
      </w:r>
    </w:p>
    <w:p w14:paraId="4998EAE0" w14:textId="77777777" w:rsidR="00A95C0C" w:rsidRDefault="00A95C0C" w:rsidP="000D7E3D">
      <w:pPr>
        <w:pStyle w:val="Alg4"/>
        <w:numPr>
          <w:ilvl w:val="0"/>
          <w:numId w:val="1484"/>
        </w:numPr>
      </w:pPr>
      <w:r>
        <w:t xml:space="preserve">If </w:t>
      </w:r>
      <w:r>
        <w:rPr>
          <w:i/>
          <w:iCs/>
        </w:rPr>
        <w:t>byteLength</w:t>
      </w:r>
      <w:r>
        <w:t xml:space="preserve"> is </w:t>
      </w:r>
      <w:r>
        <w:rPr>
          <w:b/>
          <w:bCs/>
        </w:rPr>
        <w:t>undefined</w:t>
      </w:r>
      <w:r>
        <w:t>, then</w:t>
      </w:r>
    </w:p>
    <w:p w14:paraId="0A776503" w14:textId="77777777" w:rsidR="00A95C0C" w:rsidRDefault="00A95C0C" w:rsidP="000D7E3D">
      <w:pPr>
        <w:pStyle w:val="Alg4"/>
        <w:numPr>
          <w:ilvl w:val="1"/>
          <w:numId w:val="1484"/>
        </w:numPr>
      </w:pPr>
      <w:r>
        <w:t xml:space="preserve">Let </w:t>
      </w:r>
      <w:r>
        <w:rPr>
          <w:i/>
          <w:iCs/>
        </w:rPr>
        <w:t>viewByteLength</w:t>
      </w:r>
      <w:r>
        <w:t xml:space="preserve"> be </w:t>
      </w:r>
      <w:r w:rsidRPr="001C2F19">
        <w:rPr>
          <w:i/>
          <w:iCs/>
        </w:rPr>
        <w:t>bufferByteLength</w:t>
      </w:r>
      <w:r>
        <w:t xml:space="preserve"> – </w:t>
      </w:r>
      <w:r>
        <w:rPr>
          <w:i/>
          <w:iCs/>
        </w:rPr>
        <w:t>offset</w:t>
      </w:r>
      <w:r>
        <w:t>.</w:t>
      </w:r>
    </w:p>
    <w:p w14:paraId="216AE6C7" w14:textId="77777777" w:rsidR="00A95C0C" w:rsidRDefault="00A95C0C" w:rsidP="000D7E3D">
      <w:pPr>
        <w:pStyle w:val="Alg4"/>
        <w:numPr>
          <w:ilvl w:val="0"/>
          <w:numId w:val="1484"/>
        </w:numPr>
      </w:pPr>
      <w:r>
        <w:t>Else,</w:t>
      </w:r>
    </w:p>
    <w:p w14:paraId="1D242D19" w14:textId="77777777" w:rsidR="00A95C0C" w:rsidRDefault="00A95C0C" w:rsidP="000D7E3D">
      <w:pPr>
        <w:pStyle w:val="Alg4"/>
        <w:numPr>
          <w:ilvl w:val="1"/>
          <w:numId w:val="1484"/>
        </w:numPr>
      </w:pPr>
      <w:r>
        <w:t xml:space="preserve">Let </w:t>
      </w:r>
      <w:r>
        <w:rPr>
          <w:i/>
          <w:iCs/>
        </w:rPr>
        <w:t>numberLength</w:t>
      </w:r>
      <w:r>
        <w:t xml:space="preserve"> be ToNumber(</w:t>
      </w:r>
      <w:r>
        <w:rPr>
          <w:i/>
          <w:iCs/>
        </w:rPr>
        <w:t>byteLength</w:t>
      </w:r>
      <w:r>
        <w:t>).</w:t>
      </w:r>
    </w:p>
    <w:p w14:paraId="0FE2D288" w14:textId="77777777" w:rsidR="00A95C0C" w:rsidRPr="001F6037" w:rsidRDefault="00A95C0C" w:rsidP="000D7E3D">
      <w:pPr>
        <w:pStyle w:val="Alg4"/>
        <w:numPr>
          <w:ilvl w:val="1"/>
          <w:numId w:val="1484"/>
        </w:numPr>
        <w:rPr>
          <w:i/>
          <w:iCs/>
        </w:rPr>
      </w:pPr>
      <w:r>
        <w:t xml:space="preserve">Let </w:t>
      </w:r>
      <w:r>
        <w:rPr>
          <w:i/>
          <w:iCs/>
        </w:rPr>
        <w:t>viewLength</w:t>
      </w:r>
      <w:r>
        <w:t xml:space="preserve"> be ToInteger</w:t>
      </w:r>
      <w:r w:rsidDel="00A142F5">
        <w:t xml:space="preserve"> </w:t>
      </w:r>
      <w:r>
        <w:t>(</w:t>
      </w:r>
      <w:r>
        <w:rPr>
          <w:i/>
          <w:iCs/>
        </w:rPr>
        <w:t>numberLength).</w:t>
      </w:r>
    </w:p>
    <w:p w14:paraId="0BB35299" w14:textId="77777777" w:rsidR="00A95C0C" w:rsidRDefault="00A95C0C" w:rsidP="000D7E3D">
      <w:pPr>
        <w:pStyle w:val="Alg4"/>
        <w:numPr>
          <w:ilvl w:val="1"/>
          <w:numId w:val="1484"/>
        </w:numPr>
      </w:pPr>
      <w:r>
        <w:t>ReturnIfAbrupt(</w:t>
      </w:r>
      <w:r>
        <w:rPr>
          <w:i/>
          <w:iCs/>
        </w:rPr>
        <w:t>viewLength</w:t>
      </w:r>
      <w:r>
        <w:t>).</w:t>
      </w:r>
    </w:p>
    <w:p w14:paraId="79746AFB" w14:textId="77777777" w:rsidR="00A95C0C" w:rsidRDefault="00A95C0C" w:rsidP="000D7E3D">
      <w:pPr>
        <w:pStyle w:val="Alg4"/>
        <w:numPr>
          <w:ilvl w:val="1"/>
          <w:numId w:val="1484"/>
        </w:numPr>
      </w:pPr>
      <w:r>
        <w:t xml:space="preserve">If </w:t>
      </w:r>
      <w:r w:rsidRPr="00B41D88">
        <w:rPr>
          <w:i/>
          <w:iCs/>
        </w:rPr>
        <w:t>numberLength</w:t>
      </w:r>
      <w:r>
        <w:t xml:space="preserve"> ≠ </w:t>
      </w:r>
      <w:r>
        <w:rPr>
          <w:i/>
          <w:iCs/>
        </w:rPr>
        <w:t>viewLength</w:t>
      </w:r>
      <w:r>
        <w:t xml:space="preserve"> or </w:t>
      </w:r>
      <w:r>
        <w:rPr>
          <w:i/>
          <w:iCs/>
        </w:rPr>
        <w:t>viewLength</w:t>
      </w:r>
      <w:r>
        <w:t xml:space="preserve"> &lt; 0, then throw a </w:t>
      </w:r>
      <w:r w:rsidRPr="004B4AF5">
        <w:rPr>
          <w:b/>
          <w:bCs/>
        </w:rPr>
        <w:t>RangeError</w:t>
      </w:r>
      <w:r>
        <w:t xml:space="preserve"> exception.</w:t>
      </w:r>
    </w:p>
    <w:p w14:paraId="02391041" w14:textId="77777777" w:rsidR="00A95C0C" w:rsidRDefault="00A95C0C" w:rsidP="000D7E3D">
      <w:pPr>
        <w:pStyle w:val="Alg4"/>
        <w:numPr>
          <w:ilvl w:val="1"/>
          <w:numId w:val="1484"/>
        </w:numPr>
      </w:pPr>
      <w:r>
        <w:t xml:space="preserve">Let </w:t>
      </w:r>
      <w:r>
        <w:rPr>
          <w:i/>
          <w:iCs/>
        </w:rPr>
        <w:t>viewByteLength</w:t>
      </w:r>
      <w:r>
        <w:t xml:space="preserve"> be </w:t>
      </w:r>
      <w:r>
        <w:rPr>
          <w:i/>
          <w:iCs/>
        </w:rPr>
        <w:t>viewLength</w:t>
      </w:r>
      <w:r>
        <w:t>.</w:t>
      </w:r>
    </w:p>
    <w:p w14:paraId="623144D5" w14:textId="77777777" w:rsidR="00A95C0C" w:rsidRDefault="00A95C0C" w:rsidP="000D7E3D">
      <w:pPr>
        <w:pStyle w:val="Alg4"/>
        <w:numPr>
          <w:ilvl w:val="1"/>
          <w:numId w:val="1484"/>
        </w:numPr>
      </w:pPr>
      <w:r>
        <w:t xml:space="preserve">If </w:t>
      </w:r>
      <w:r w:rsidRPr="00B67286">
        <w:rPr>
          <w:i/>
          <w:iCs/>
        </w:rPr>
        <w:t>offset</w:t>
      </w:r>
      <w:r>
        <w:t>+</w:t>
      </w:r>
      <w:r>
        <w:rPr>
          <w:i/>
          <w:iCs/>
        </w:rPr>
        <w:t>view</w:t>
      </w:r>
      <w:r w:rsidRPr="00B67286">
        <w:rPr>
          <w:i/>
          <w:iCs/>
        </w:rPr>
        <w:t>ByteLength</w:t>
      </w:r>
      <w:r>
        <w:t xml:space="preserve"> &gt; </w:t>
      </w:r>
      <w:r w:rsidRPr="001C2F19">
        <w:rPr>
          <w:i/>
          <w:iCs/>
        </w:rPr>
        <w:t>bufferByteLength</w:t>
      </w:r>
      <w:r>
        <w:t xml:space="preserve">, then throw a </w:t>
      </w:r>
      <w:r>
        <w:rPr>
          <w:b/>
          <w:bCs/>
        </w:rPr>
        <w:t>RangeError</w:t>
      </w:r>
      <w:r>
        <w:t xml:space="preserve"> exception.</w:t>
      </w:r>
    </w:p>
    <w:p w14:paraId="172A9A91" w14:textId="77777777" w:rsidR="00A95C0C" w:rsidRDefault="00A95C0C" w:rsidP="000D7E3D">
      <w:pPr>
        <w:pStyle w:val="Alg4"/>
        <w:numPr>
          <w:ilvl w:val="0"/>
          <w:numId w:val="1484"/>
        </w:numPr>
      </w:pPr>
      <w:r>
        <w:t xml:space="preserve">If the value of </w:t>
      </w:r>
      <w:r w:rsidRPr="00AB259F">
        <w:rPr>
          <w:i/>
          <w:iCs/>
        </w:rPr>
        <w:t>O’s</w:t>
      </w:r>
      <w:r>
        <w:t xml:space="preserve"> [[DataArrayBuffer]] internal data property is not </w:t>
      </w:r>
      <w:r>
        <w:rPr>
          <w:b/>
          <w:bCs/>
        </w:rPr>
        <w:t>undefined</w:t>
      </w:r>
      <w:r>
        <w:t xml:space="preserve">, then throw a </w:t>
      </w:r>
      <w:r w:rsidRPr="00AB259F">
        <w:rPr>
          <w:b/>
          <w:bCs/>
        </w:rPr>
        <w:t>TypeError</w:t>
      </w:r>
      <w:r>
        <w:t xml:space="preserve"> exception,</w:t>
      </w:r>
    </w:p>
    <w:p w14:paraId="58786878" w14:textId="77777777" w:rsidR="00A95C0C" w:rsidRDefault="00A95C0C" w:rsidP="000D7E3D">
      <w:pPr>
        <w:pStyle w:val="Alg4"/>
        <w:numPr>
          <w:ilvl w:val="0"/>
          <w:numId w:val="1484"/>
        </w:numPr>
      </w:pPr>
      <w:r>
        <w:t xml:space="preserve">Set </w:t>
      </w:r>
      <w:r w:rsidRPr="00AB259F">
        <w:rPr>
          <w:i/>
          <w:iCs/>
        </w:rPr>
        <w:t>O’s</w:t>
      </w:r>
      <w:r>
        <w:t xml:space="preserve"> [[DataArrayBuffer]] to </w:t>
      </w:r>
      <w:r>
        <w:rPr>
          <w:i/>
        </w:rPr>
        <w:t>buffer</w:t>
      </w:r>
      <w:r>
        <w:rPr>
          <w:iCs/>
        </w:rPr>
        <w:t>.</w:t>
      </w:r>
    </w:p>
    <w:p w14:paraId="1E4C9B7D" w14:textId="77777777" w:rsidR="00A95C0C" w:rsidRDefault="00A95C0C" w:rsidP="000D7E3D">
      <w:pPr>
        <w:pStyle w:val="Alg4"/>
        <w:numPr>
          <w:ilvl w:val="0"/>
          <w:numId w:val="1484"/>
        </w:numPr>
      </w:pPr>
      <w:r>
        <w:t xml:space="preserve">Set </w:t>
      </w:r>
      <w:r>
        <w:rPr>
          <w:i/>
        </w:rPr>
        <w:t>O</w:t>
      </w:r>
      <w:r>
        <w:t>’s [[ByteLength]] internal</w:t>
      </w:r>
      <w:r w:rsidRPr="00314265">
        <w:t xml:space="preserve"> </w:t>
      </w:r>
      <w:r>
        <w:t xml:space="preserve">data property to </w:t>
      </w:r>
      <w:r>
        <w:rPr>
          <w:i/>
          <w:iCs/>
        </w:rPr>
        <w:t>viewByteLength</w:t>
      </w:r>
      <w:r>
        <w:t>.</w:t>
      </w:r>
    </w:p>
    <w:p w14:paraId="7BF5C05B" w14:textId="77777777" w:rsidR="00A95C0C" w:rsidRDefault="00A95C0C" w:rsidP="000D7E3D">
      <w:pPr>
        <w:pStyle w:val="Alg4"/>
        <w:numPr>
          <w:ilvl w:val="0"/>
          <w:numId w:val="1484"/>
        </w:numPr>
      </w:pPr>
      <w:r>
        <w:t xml:space="preserve">Set </w:t>
      </w:r>
      <w:r>
        <w:rPr>
          <w:i/>
        </w:rPr>
        <w:t>O</w:t>
      </w:r>
      <w:r>
        <w:t>’s [[ByteOffset]] internal</w:t>
      </w:r>
      <w:r w:rsidRPr="00314265">
        <w:t xml:space="preserve"> </w:t>
      </w:r>
      <w:r>
        <w:t xml:space="preserve">data property to </w:t>
      </w:r>
      <w:r>
        <w:rPr>
          <w:i/>
          <w:iCs/>
        </w:rPr>
        <w:t>offset</w:t>
      </w:r>
      <w:r>
        <w:t>.</w:t>
      </w:r>
    </w:p>
    <w:p w14:paraId="1DE15ADF" w14:textId="77777777" w:rsidR="00A95C0C" w:rsidRPr="00E77497" w:rsidRDefault="00A95C0C" w:rsidP="000D7E3D">
      <w:pPr>
        <w:pStyle w:val="Alg4"/>
        <w:numPr>
          <w:ilvl w:val="0"/>
          <w:numId w:val="1484"/>
        </w:numPr>
        <w:spacing w:after="120"/>
      </w:pPr>
      <w:r w:rsidRPr="00E77497">
        <w:t xml:space="preserve">Return </w:t>
      </w:r>
      <w:r>
        <w:rPr>
          <w:i/>
        </w:rPr>
        <w:t>O</w:t>
      </w:r>
      <w:r w:rsidRPr="00E77497">
        <w:t>.</w:t>
      </w:r>
    </w:p>
    <w:p w14:paraId="6967E192" w14:textId="77777777" w:rsidR="00A95C0C" w:rsidRDefault="00A95C0C" w:rsidP="00C9101B">
      <w:pPr>
        <w:pStyle w:val="40"/>
      </w:pPr>
      <w:r>
        <w:t>new DataView( ...</w:t>
      </w:r>
      <w:r w:rsidRPr="00DB2D84">
        <w:t xml:space="preserve"> </w:t>
      </w:r>
      <w:r>
        <w:t>argumentsList)</w:t>
      </w:r>
    </w:p>
    <w:p w14:paraId="51457F98" w14:textId="77777777" w:rsidR="00A95C0C" w:rsidRDefault="00A95C0C" w:rsidP="000D7E3D">
      <w:r w:rsidRPr="000B3121">
        <w:rPr>
          <w:rFonts w:ascii="Courier New" w:hAnsi="Courier New"/>
          <w:b/>
        </w:rPr>
        <w:t>DataView</w:t>
      </w:r>
      <w:r>
        <w:t xml:space="preserve"> called as part of a new expression it performs the following steps:</w:t>
      </w:r>
    </w:p>
    <w:p w14:paraId="723CD716" w14:textId="77777777" w:rsidR="00A95C0C" w:rsidRDefault="00A95C0C" w:rsidP="000D7E3D">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23146446" w14:textId="77777777" w:rsidR="00A95C0C" w:rsidRDefault="00A95C0C" w:rsidP="000D7E3D">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60579FE1" w14:textId="77777777" w:rsidR="00A95C0C" w:rsidRPr="00E4780A" w:rsidRDefault="00A95C0C" w:rsidP="000D7E3D">
      <w:pPr>
        <w:numPr>
          <w:ilvl w:val="0"/>
          <w:numId w:val="154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1C9D5B66" w14:textId="77777777" w:rsidR="00A95C0C" w:rsidRPr="00E77497" w:rsidRDefault="00A95C0C" w:rsidP="000D7E3D">
      <w:r>
        <w:t xml:space="preserve">If </w:t>
      </w:r>
      <w:r w:rsidRPr="00573628">
        <w:rPr>
          <w:rFonts w:ascii="Courier New" w:hAnsi="Courier New"/>
          <w:b/>
        </w:rPr>
        <w:t>DataView</w:t>
      </w:r>
      <w:r>
        <w:t xml:space="preserve"> is implemented as an ordinary function object, its [[Construct]] internal method will perform the above steps.</w:t>
      </w:r>
    </w:p>
    <w:p w14:paraId="5BC817AB" w14:textId="77777777" w:rsidR="00A95C0C" w:rsidRDefault="00A95C0C" w:rsidP="00C9101B">
      <w:pPr>
        <w:pStyle w:val="30"/>
      </w:pPr>
      <w:bookmarkStart w:id="8069" w:name="_Toc366142130"/>
      <w:r>
        <w:t>Properties of the DataView Constructor</w:t>
      </w:r>
      <w:bookmarkEnd w:id="8069"/>
    </w:p>
    <w:p w14:paraId="2640DD21" w14:textId="77777777" w:rsidR="00A95C0C" w:rsidRDefault="00A95C0C" w:rsidP="000D7E3D">
      <w:r>
        <w:t xml:space="preserve">The value of the [[Prototype]] internal data property of the </w:t>
      </w:r>
      <w:r w:rsidRPr="00E17443">
        <w:rPr>
          <w:rFonts w:ascii="Courier New" w:hAnsi="Courier New" w:cs="Courier New"/>
          <w:b/>
          <w:bCs/>
        </w:rPr>
        <w:t>DataView</w:t>
      </w:r>
      <w:r>
        <w:t xml:space="preserve"> constructor is the </w:t>
      </w:r>
      <w:r w:rsidRPr="00E17443">
        <w:rPr>
          <w:rFonts w:ascii="Courier New" w:hAnsi="Courier New" w:cs="Courier New"/>
          <w:b/>
          <w:bCs/>
        </w:rPr>
        <w:t>Function</w:t>
      </w:r>
      <w:r>
        <w:t xml:space="preserve"> prototype object (</w:t>
      </w:r>
      <w:r>
        <w:fldChar w:fldCharType="begin"/>
      </w:r>
      <w:r>
        <w:instrText xml:space="preserve"> REF _Ref359681817 \r \h </w:instrText>
      </w:r>
      <w:r>
        <w:fldChar w:fldCharType="separate"/>
      </w:r>
      <w:r w:rsidR="00083CEC">
        <w:t>19.2.3</w:t>
      </w:r>
      <w:r>
        <w:fldChar w:fldCharType="end"/>
      </w:r>
      <w:r>
        <w:t>).</w:t>
      </w:r>
    </w:p>
    <w:p w14:paraId="217004F2" w14:textId="77777777" w:rsidR="00A95C0C" w:rsidRDefault="00A95C0C" w:rsidP="000D7E3D">
      <w:r>
        <w:t>Besides the internal properties and the length property (whose value is 3), the DataView constructor has the following properties:</w:t>
      </w:r>
    </w:p>
    <w:p w14:paraId="617A761A" w14:textId="77777777" w:rsidR="00A95C0C" w:rsidRDefault="00A95C0C" w:rsidP="00C9101B">
      <w:pPr>
        <w:pStyle w:val="40"/>
      </w:pPr>
      <w:r>
        <w:t>DataView.prototype</w:t>
      </w:r>
    </w:p>
    <w:p w14:paraId="3211BA82" w14:textId="77777777" w:rsidR="00A95C0C" w:rsidRDefault="00A95C0C" w:rsidP="000D7E3D">
      <w:r>
        <w:t xml:space="preserve">The initial value of </w:t>
      </w:r>
      <w:r w:rsidRPr="00D7529F">
        <w:rPr>
          <w:rFonts w:ascii="Courier New" w:hAnsi="Courier New" w:cs="Courier New"/>
          <w:b/>
          <w:bCs/>
        </w:rPr>
        <w:t>DataView.prototype</w:t>
      </w:r>
      <w:r>
        <w:t xml:space="preserve"> is the DataView prototype object (</w:t>
      </w:r>
      <w:r w:rsidR="00386020">
        <w:fldChar w:fldCharType="begin"/>
      </w:r>
      <w:r w:rsidR="00386020">
        <w:instrText xml:space="preserve"> REF _Ref366084461 \r \h </w:instrText>
      </w:r>
      <w:r w:rsidR="00386020">
        <w:fldChar w:fldCharType="separate"/>
      </w:r>
      <w:r w:rsidR="00083CEC">
        <w:t>24.2.4</w:t>
      </w:r>
      <w:r w:rsidR="00386020">
        <w:fldChar w:fldCharType="end"/>
      </w:r>
      <w:r>
        <w:t>).</w:t>
      </w:r>
    </w:p>
    <w:p w14:paraId="6D2CD8C0" w14:textId="77777777" w:rsidR="00A95C0C" w:rsidRDefault="00A95C0C" w:rsidP="000D7E3D">
      <w:r>
        <w:t xml:space="preserve">This property has the attributes { [[Writable]]: </w:t>
      </w:r>
      <w:r w:rsidRPr="00165778">
        <w:rPr>
          <w:b/>
        </w:rPr>
        <w:t>false</w:t>
      </w:r>
      <w:r>
        <w:t xml:space="preserve">, [[Enumerable]]: </w:t>
      </w:r>
      <w:r w:rsidRPr="00165778">
        <w:rPr>
          <w:b/>
        </w:rPr>
        <w:t>false</w:t>
      </w:r>
      <w:r>
        <w:t xml:space="preserve">, [[Configurable]]: </w:t>
      </w:r>
      <w:r w:rsidRPr="00165778">
        <w:rPr>
          <w:b/>
        </w:rPr>
        <w:t>false</w:t>
      </w:r>
      <w:r>
        <w:t xml:space="preserve"> }.</w:t>
      </w:r>
    </w:p>
    <w:p w14:paraId="6C84418C" w14:textId="77777777" w:rsidR="00A95C0C" w:rsidRPr="00A67AF2" w:rsidRDefault="00A95C0C" w:rsidP="00C9101B">
      <w:pPr>
        <w:pStyle w:val="40"/>
      </w:pPr>
      <w:r>
        <w:t>DataView [ @@create ]</w:t>
      </w:r>
      <w:r w:rsidRPr="00A67AF2">
        <w:t xml:space="preserve"> (</w:t>
      </w:r>
      <w:r>
        <w:t xml:space="preserve"> </w:t>
      </w:r>
      <w:r w:rsidRPr="00A67AF2">
        <w:t>)</w:t>
      </w:r>
    </w:p>
    <w:p w14:paraId="28D3852E" w14:textId="77777777" w:rsidR="00A95C0C" w:rsidRPr="00E77497" w:rsidRDefault="00A95C0C" w:rsidP="000D7E3D">
      <w:r>
        <w:t>T</w:t>
      </w:r>
      <w:r w:rsidRPr="00675B74">
        <w:t>he</w:t>
      </w:r>
      <w:r>
        <w:t xml:space="preserve"> @@create</w:t>
      </w:r>
      <w:r w:rsidRPr="00675B74">
        <w:t xml:space="preserve"> method of</w:t>
      </w:r>
      <w:r>
        <w:t xml:space="preserve"> a DataView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55A91026" w14:textId="77777777" w:rsidR="00A95C0C" w:rsidRDefault="00A95C0C" w:rsidP="000D7E3D">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51DD64DC" w14:textId="77777777" w:rsidR="00A95C0C" w:rsidRPr="00E77497" w:rsidRDefault="00A95C0C" w:rsidP="000D7E3D">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DataView</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DataArrayBuffer</w:t>
      </w:r>
      <w:r w:rsidRPr="00655E48">
        <w:rPr>
          <w:rFonts w:ascii="Times New Roman" w:hAnsi="Times New Roman"/>
          <w:sz w:val="18"/>
        </w:rPr>
        <w:t xml:space="preserve">]] </w:t>
      </w:r>
      <w:r>
        <w:rPr>
          <w:rFonts w:ascii="Times New Roman" w:hAnsi="Times New Roman"/>
          <w:sz w:val="18"/>
        </w:rPr>
        <w:t xml:space="preserve"> </w:t>
      </w:r>
      <w:r w:rsidRPr="00463A39">
        <w:rPr>
          <w:rFonts w:ascii="Times New Roman" w:hAnsi="Times New Roman"/>
        </w:rPr>
        <w:t>,</w:t>
      </w:r>
      <w:r w:rsidRPr="00217B91">
        <w:rPr>
          <w:rFonts w:ascii="Times New Roman" w:hAnsi="Times New Roman"/>
        </w:rPr>
        <w:t xml:space="preserve"> </w:t>
      </w:r>
      <w:r w:rsidRPr="00463A39">
        <w:rPr>
          <w:rFonts w:ascii="Times New Roman" w:hAnsi="Times New Roman"/>
        </w:rPr>
        <w:t>[[</w:t>
      </w:r>
      <w:r>
        <w:rPr>
          <w:rFonts w:ascii="Times New Roman" w:hAnsi="Times New Roman"/>
        </w:rPr>
        <w:t>ByteLength</w:t>
      </w:r>
      <w:r w:rsidRPr="00463A39">
        <w:rPr>
          <w:rFonts w:ascii="Times New Roman" w:hAnsi="Times New Roman"/>
        </w:rPr>
        <w:t>]]</w:t>
      </w:r>
      <w:r>
        <w:rPr>
          <w:rFonts w:ascii="Times New Roman" w:hAnsi="Times New Roman"/>
        </w:rPr>
        <w:t>,</w:t>
      </w:r>
      <w:r w:rsidRPr="00463A39">
        <w:rPr>
          <w:rFonts w:ascii="Times New Roman" w:hAnsi="Times New Roman"/>
        </w:rPr>
        <w:t xml:space="preserve"> [[</w:t>
      </w:r>
      <w:r>
        <w:rPr>
          <w:rFonts w:ascii="Times New Roman" w:hAnsi="Times New Roman"/>
        </w:rPr>
        <w:t>ByteOffset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14:paraId="35732AB5" w14:textId="77777777" w:rsidR="00A95C0C" w:rsidRPr="00E77497" w:rsidRDefault="00A95C0C" w:rsidP="000D7E3D">
      <w:pPr>
        <w:numPr>
          <w:ilvl w:val="0"/>
          <w:numId w:val="13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1E3A32FB" w14:textId="77777777" w:rsidR="00A95C0C" w:rsidRDefault="00A95C0C"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39C276C4" w14:textId="77777777" w:rsidR="00A95C0C" w:rsidRDefault="00A95C0C" w:rsidP="00C9101B">
      <w:pPr>
        <w:pStyle w:val="30"/>
      </w:pPr>
      <w:bookmarkStart w:id="8070" w:name="_Ref366084461"/>
      <w:bookmarkStart w:id="8071" w:name="_Toc366142131"/>
      <w:r>
        <w:t>Properties of the DataView Prototype Object</w:t>
      </w:r>
      <w:bookmarkEnd w:id="8070"/>
      <w:bookmarkEnd w:id="8071"/>
    </w:p>
    <w:p w14:paraId="7452FDCA" w14:textId="77777777" w:rsidR="00A95C0C" w:rsidRDefault="00A95C0C" w:rsidP="000D7E3D">
      <w:r>
        <w:t>The value of the [[Prototype]] internal data property of the DataView prototype object is the standard built-in Object prototype object (</w:t>
      </w:r>
      <w:r w:rsidR="004B439B">
        <w:fldChar w:fldCharType="begin"/>
      </w:r>
      <w:r w:rsidR="004B439B">
        <w:instrText xml:space="preserve"> REF _Ref360007187 \r \h </w:instrText>
      </w:r>
      <w:r w:rsidR="004B439B">
        <w:fldChar w:fldCharType="separate"/>
      </w:r>
      <w:r w:rsidR="00083CEC">
        <w:t>19.1.4</w:t>
      </w:r>
      <w:r w:rsidR="004B439B">
        <w:fldChar w:fldCharType="end"/>
      </w:r>
      <w:r>
        <w:t>). The DataView prototype object is an ordinary object. It does not have a [[DataArrayBuffer]], [[ByteLength]], or [[ByteOffset]] internal data property.</w:t>
      </w:r>
    </w:p>
    <w:p w14:paraId="2EDF1E41" w14:textId="77777777" w:rsidR="00A95C0C" w:rsidRDefault="00A95C0C" w:rsidP="00C9101B">
      <w:pPr>
        <w:pStyle w:val="40"/>
      </w:pPr>
      <w:commentRangeStart w:id="8072"/>
      <w:r>
        <w:t xml:space="preserve">get </w:t>
      </w:r>
      <w:commentRangeEnd w:id="8072"/>
      <w:r>
        <w:rPr>
          <w:rStyle w:val="af6"/>
          <w:b w:val="0"/>
        </w:rPr>
        <w:commentReference w:id="8072"/>
      </w:r>
      <w:r w:rsidRPr="00286791">
        <w:rPr>
          <w:i/>
        </w:rPr>
        <w:t xml:space="preserve"> </w:t>
      </w:r>
      <w:r>
        <w:t>DataView.prototype.buffer</w:t>
      </w:r>
    </w:p>
    <w:p w14:paraId="40985E6F" w14:textId="77777777" w:rsidR="00A95C0C" w:rsidRPr="00E77497" w:rsidRDefault="00A95C0C" w:rsidP="000D7E3D">
      <w:r w:rsidRPr="00AC44FD">
        <w:rPr>
          <w:rFonts w:ascii="Courier New" w:hAnsi="Courier New" w:cs="Courier New"/>
          <w:b/>
          <w:bCs/>
        </w:rPr>
        <w:t>DataView</w:t>
      </w:r>
      <w:r>
        <w:rPr>
          <w:rFonts w:ascii="Courier New" w:hAnsi="Courier New" w:cs="Courier New"/>
          <w:b/>
          <w:bCs/>
        </w:rP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14:paraId="306B925B" w14:textId="77777777" w:rsidR="00A95C0C" w:rsidRPr="00E77497" w:rsidRDefault="00A95C0C" w:rsidP="000D7E3D">
      <w:pPr>
        <w:pStyle w:val="Alg4"/>
        <w:numPr>
          <w:ilvl w:val="0"/>
          <w:numId w:val="1578"/>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29DA7238" w14:textId="77777777" w:rsidR="00A95C0C" w:rsidRPr="00E77497" w:rsidRDefault="00A95C0C" w:rsidP="000D7E3D">
      <w:pPr>
        <w:pStyle w:val="Alg4"/>
        <w:numPr>
          <w:ilvl w:val="0"/>
          <w:numId w:val="1578"/>
        </w:numPr>
      </w:pPr>
      <w:r>
        <w:t>ReturnIfAbrupt(</w:t>
      </w:r>
      <w:r>
        <w:rPr>
          <w:i/>
        </w:rPr>
        <w:t>O</w:t>
      </w:r>
      <w:r>
        <w:t>).</w:t>
      </w:r>
    </w:p>
    <w:p w14:paraId="3C5C9AEC" w14:textId="77777777" w:rsidR="00A95C0C" w:rsidRDefault="00A95C0C" w:rsidP="000D7E3D">
      <w:pPr>
        <w:pStyle w:val="Alg4"/>
        <w:numPr>
          <w:ilvl w:val="0"/>
          <w:numId w:val="1578"/>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14:paraId="47B01BA3" w14:textId="77777777" w:rsidR="00A95C0C" w:rsidRPr="00E77497" w:rsidRDefault="00A95C0C" w:rsidP="000D7E3D">
      <w:pPr>
        <w:pStyle w:val="Alg4"/>
        <w:numPr>
          <w:ilvl w:val="0"/>
          <w:numId w:val="1578"/>
        </w:numPr>
      </w:pPr>
      <w:r>
        <w:t xml:space="preserve">Let </w:t>
      </w:r>
      <w:r>
        <w:rPr>
          <w:i/>
          <w:iCs/>
        </w:rPr>
        <w:t>buffer</w:t>
      </w:r>
      <w:r>
        <w:t xml:space="preserve"> be the value of </w:t>
      </w:r>
      <w:r>
        <w:rPr>
          <w:i/>
        </w:rPr>
        <w:t>O</w:t>
      </w:r>
      <w:r>
        <w:t>’s [[DataArrayBuffer]] internal</w:t>
      </w:r>
      <w:r w:rsidRPr="00314265">
        <w:t xml:space="preserve"> </w:t>
      </w:r>
      <w:r>
        <w:t>data property.</w:t>
      </w:r>
    </w:p>
    <w:p w14:paraId="4A211621" w14:textId="77777777" w:rsidR="00A95C0C" w:rsidRDefault="00A95C0C" w:rsidP="000D7E3D">
      <w:pPr>
        <w:pStyle w:val="Alg4"/>
        <w:numPr>
          <w:ilvl w:val="0"/>
          <w:numId w:val="1578"/>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725AC8A0" w14:textId="77777777" w:rsidR="00A95C0C" w:rsidRPr="00E77497" w:rsidRDefault="00A95C0C" w:rsidP="000D7E3D">
      <w:pPr>
        <w:pStyle w:val="Alg4"/>
        <w:numPr>
          <w:ilvl w:val="0"/>
          <w:numId w:val="1578"/>
        </w:numPr>
        <w:spacing w:after="220"/>
      </w:pPr>
      <w:r>
        <w:t xml:space="preserve">Return </w:t>
      </w:r>
      <w:r>
        <w:rPr>
          <w:i/>
          <w:iCs/>
        </w:rPr>
        <w:t>buffer</w:t>
      </w:r>
      <w:r>
        <w:t>.</w:t>
      </w:r>
    </w:p>
    <w:p w14:paraId="1FCF9DC2" w14:textId="77777777" w:rsidR="00A95C0C" w:rsidRDefault="00A95C0C" w:rsidP="00C9101B">
      <w:pPr>
        <w:pStyle w:val="40"/>
      </w:pPr>
      <w:commentRangeStart w:id="8073"/>
      <w:r>
        <w:t xml:space="preserve">get </w:t>
      </w:r>
      <w:commentRangeEnd w:id="8073"/>
      <w:r>
        <w:rPr>
          <w:rStyle w:val="af6"/>
          <w:b w:val="0"/>
        </w:rPr>
        <w:commentReference w:id="8073"/>
      </w:r>
      <w:r w:rsidRPr="00286791">
        <w:rPr>
          <w:i/>
        </w:rPr>
        <w:t xml:space="preserve"> </w:t>
      </w:r>
      <w:r>
        <w:t>DataView.prototype.byteLength</w:t>
      </w:r>
    </w:p>
    <w:p w14:paraId="7AE3EA39" w14:textId="77777777" w:rsidR="00A95C0C" w:rsidRPr="00E77497" w:rsidRDefault="00A95C0C" w:rsidP="000D7E3D">
      <w:r w:rsidRPr="00AC44FD">
        <w:rPr>
          <w:rFonts w:ascii="Courier New" w:hAnsi="Courier New" w:cs="Courier New"/>
          <w:b/>
          <w:bCs/>
        </w:rPr>
        <w:t>DataView</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149D893E" w14:textId="77777777" w:rsidR="00A95C0C" w:rsidRPr="00E77497" w:rsidRDefault="00A95C0C" w:rsidP="000D7E3D">
      <w:pPr>
        <w:pStyle w:val="Alg4"/>
        <w:numPr>
          <w:ilvl w:val="0"/>
          <w:numId w:val="1579"/>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7AA6BECD" w14:textId="77777777" w:rsidR="00A95C0C" w:rsidRPr="00E77497" w:rsidRDefault="00A95C0C" w:rsidP="000D7E3D">
      <w:pPr>
        <w:pStyle w:val="Alg4"/>
        <w:numPr>
          <w:ilvl w:val="0"/>
          <w:numId w:val="1579"/>
        </w:numPr>
      </w:pPr>
      <w:r>
        <w:t>ReturnIfAbrupt(</w:t>
      </w:r>
      <w:r>
        <w:rPr>
          <w:i/>
        </w:rPr>
        <w:t>O</w:t>
      </w:r>
      <w:r>
        <w:t>).</w:t>
      </w:r>
    </w:p>
    <w:p w14:paraId="69F2AFE9" w14:textId="77777777" w:rsidR="00A95C0C" w:rsidRDefault="00A95C0C" w:rsidP="000D7E3D">
      <w:pPr>
        <w:pStyle w:val="Alg4"/>
        <w:numPr>
          <w:ilvl w:val="0"/>
          <w:numId w:val="1579"/>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14:paraId="1E537E26" w14:textId="77777777" w:rsidR="00A95C0C" w:rsidRPr="00E77497" w:rsidRDefault="00A95C0C" w:rsidP="000D7E3D">
      <w:pPr>
        <w:pStyle w:val="Alg4"/>
        <w:numPr>
          <w:ilvl w:val="0"/>
          <w:numId w:val="1579"/>
        </w:numPr>
      </w:pPr>
      <w:r>
        <w:t xml:space="preserve">Let </w:t>
      </w:r>
      <w:r>
        <w:rPr>
          <w:i/>
          <w:iCs/>
        </w:rPr>
        <w:t>buffer</w:t>
      </w:r>
      <w:r>
        <w:t xml:space="preserve"> be the value of </w:t>
      </w:r>
      <w:r>
        <w:rPr>
          <w:i/>
        </w:rPr>
        <w:t>O</w:t>
      </w:r>
      <w:r>
        <w:t>’s [[ViewedDataArrayBuffer]] internal</w:t>
      </w:r>
      <w:r w:rsidRPr="00314265">
        <w:t xml:space="preserve"> </w:t>
      </w:r>
      <w:r>
        <w:t>data property.</w:t>
      </w:r>
    </w:p>
    <w:p w14:paraId="041B3EFE" w14:textId="77777777" w:rsidR="00A95C0C" w:rsidRDefault="00A95C0C" w:rsidP="000D7E3D">
      <w:pPr>
        <w:pStyle w:val="Alg4"/>
        <w:numPr>
          <w:ilvl w:val="0"/>
          <w:numId w:val="1579"/>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244C38D1" w14:textId="77777777" w:rsidR="00A95C0C" w:rsidRDefault="00A95C0C" w:rsidP="000D7E3D">
      <w:pPr>
        <w:pStyle w:val="Alg4"/>
        <w:numPr>
          <w:ilvl w:val="0"/>
          <w:numId w:val="1579"/>
        </w:numPr>
      </w:pPr>
      <w:r>
        <w:t xml:space="preserve">Let </w:t>
      </w:r>
      <w:r>
        <w:rPr>
          <w:i/>
          <w:iCs/>
        </w:rPr>
        <w:t>size</w:t>
      </w:r>
      <w:r>
        <w:t xml:space="preserve"> be the value of </w:t>
      </w:r>
      <w:r>
        <w:rPr>
          <w:i/>
        </w:rPr>
        <w:t>O</w:t>
      </w:r>
      <w:r>
        <w:t>’s [[ByteLength]] internal</w:t>
      </w:r>
      <w:r w:rsidRPr="00314265">
        <w:t xml:space="preserve"> </w:t>
      </w:r>
      <w:r>
        <w:t>data property.</w:t>
      </w:r>
    </w:p>
    <w:p w14:paraId="1B2C79A7" w14:textId="77777777" w:rsidR="00A95C0C" w:rsidRPr="00E77497" w:rsidRDefault="00A95C0C" w:rsidP="000D7E3D">
      <w:pPr>
        <w:pStyle w:val="Alg4"/>
        <w:numPr>
          <w:ilvl w:val="0"/>
          <w:numId w:val="1579"/>
        </w:numPr>
        <w:spacing w:after="220"/>
      </w:pPr>
      <w:r>
        <w:t xml:space="preserve">Return </w:t>
      </w:r>
      <w:r>
        <w:rPr>
          <w:i/>
          <w:iCs/>
        </w:rPr>
        <w:t>size</w:t>
      </w:r>
      <w:r>
        <w:t>.</w:t>
      </w:r>
    </w:p>
    <w:p w14:paraId="1443B956" w14:textId="77777777" w:rsidR="00A95C0C" w:rsidRDefault="00A95C0C" w:rsidP="00C9101B">
      <w:pPr>
        <w:pStyle w:val="40"/>
      </w:pPr>
      <w:commentRangeStart w:id="8074"/>
      <w:r>
        <w:t xml:space="preserve">get </w:t>
      </w:r>
      <w:commentRangeEnd w:id="8074"/>
      <w:r>
        <w:rPr>
          <w:rStyle w:val="af6"/>
          <w:b w:val="0"/>
        </w:rPr>
        <w:commentReference w:id="8074"/>
      </w:r>
      <w:r w:rsidRPr="00286791">
        <w:rPr>
          <w:i/>
        </w:rPr>
        <w:t xml:space="preserve"> </w:t>
      </w:r>
      <w:r>
        <w:t>DataView.prototype.byteOffset</w:t>
      </w:r>
    </w:p>
    <w:p w14:paraId="0529DE87" w14:textId="77777777" w:rsidR="00A95C0C" w:rsidRPr="00E77497" w:rsidRDefault="00A95C0C" w:rsidP="000D7E3D">
      <w:r w:rsidRPr="00B93EA8">
        <w:rPr>
          <w:rFonts w:ascii="Courier New" w:hAnsi="Courier New" w:cs="Courier New"/>
          <w:b/>
          <w:bCs/>
        </w:rPr>
        <w:t>DataView</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324AA30E" w14:textId="77777777" w:rsidR="00A95C0C" w:rsidRPr="00E77497" w:rsidRDefault="00A95C0C" w:rsidP="000D7E3D">
      <w:pPr>
        <w:pStyle w:val="Alg4"/>
        <w:numPr>
          <w:ilvl w:val="0"/>
          <w:numId w:val="1580"/>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745E2AE5" w14:textId="77777777" w:rsidR="00A95C0C" w:rsidRPr="00E77497" w:rsidRDefault="00A95C0C" w:rsidP="000D7E3D">
      <w:pPr>
        <w:pStyle w:val="Alg4"/>
        <w:numPr>
          <w:ilvl w:val="0"/>
          <w:numId w:val="1580"/>
        </w:numPr>
      </w:pPr>
      <w:r>
        <w:t>ReturnIfAbrupt(</w:t>
      </w:r>
      <w:r>
        <w:rPr>
          <w:i/>
        </w:rPr>
        <w:t>O</w:t>
      </w:r>
      <w:r>
        <w:t>).</w:t>
      </w:r>
    </w:p>
    <w:p w14:paraId="5BA09916" w14:textId="77777777" w:rsidR="00A95C0C" w:rsidRDefault="00A95C0C" w:rsidP="000D7E3D">
      <w:pPr>
        <w:pStyle w:val="Alg4"/>
        <w:numPr>
          <w:ilvl w:val="0"/>
          <w:numId w:val="1580"/>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14:paraId="3B1DD19C" w14:textId="77777777" w:rsidR="00A95C0C" w:rsidRPr="00E77497" w:rsidRDefault="00A95C0C" w:rsidP="000D7E3D">
      <w:pPr>
        <w:pStyle w:val="Alg4"/>
        <w:numPr>
          <w:ilvl w:val="0"/>
          <w:numId w:val="1580"/>
        </w:numPr>
      </w:pPr>
      <w:r>
        <w:t xml:space="preserve">Let </w:t>
      </w:r>
      <w:r>
        <w:rPr>
          <w:i/>
          <w:iCs/>
        </w:rPr>
        <w:t>buffer</w:t>
      </w:r>
      <w:r>
        <w:t xml:space="preserve"> be the value of </w:t>
      </w:r>
      <w:r>
        <w:rPr>
          <w:i/>
        </w:rPr>
        <w:t>O</w:t>
      </w:r>
      <w:r>
        <w:t>’s [[DataArrayBuffer]] internal</w:t>
      </w:r>
      <w:r w:rsidRPr="00314265">
        <w:t xml:space="preserve"> </w:t>
      </w:r>
      <w:r>
        <w:t>data property.</w:t>
      </w:r>
    </w:p>
    <w:p w14:paraId="01FF27BD" w14:textId="77777777" w:rsidR="00A95C0C" w:rsidRDefault="00A95C0C" w:rsidP="000D7E3D">
      <w:pPr>
        <w:pStyle w:val="Alg4"/>
        <w:numPr>
          <w:ilvl w:val="0"/>
          <w:numId w:val="1580"/>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34A43DE0" w14:textId="77777777" w:rsidR="00A95C0C" w:rsidRDefault="00A95C0C" w:rsidP="000D7E3D">
      <w:pPr>
        <w:pStyle w:val="Alg4"/>
        <w:numPr>
          <w:ilvl w:val="0"/>
          <w:numId w:val="1580"/>
        </w:numPr>
      </w:pPr>
      <w:r>
        <w:t xml:space="preserve">Let </w:t>
      </w:r>
      <w:r>
        <w:rPr>
          <w:i/>
          <w:iCs/>
        </w:rPr>
        <w:t>offset</w:t>
      </w:r>
      <w:r>
        <w:t xml:space="preserve"> be the value of </w:t>
      </w:r>
      <w:r>
        <w:rPr>
          <w:i/>
        </w:rPr>
        <w:t>O</w:t>
      </w:r>
      <w:r>
        <w:t>’s [[ByteOffset]] internal</w:t>
      </w:r>
      <w:r w:rsidRPr="00314265">
        <w:t xml:space="preserve"> </w:t>
      </w:r>
      <w:r>
        <w:t>data property.</w:t>
      </w:r>
    </w:p>
    <w:p w14:paraId="1BE68768" w14:textId="77777777" w:rsidR="00A95C0C" w:rsidRPr="00E77497" w:rsidRDefault="00A95C0C" w:rsidP="000D7E3D">
      <w:pPr>
        <w:pStyle w:val="Alg4"/>
        <w:numPr>
          <w:ilvl w:val="0"/>
          <w:numId w:val="1580"/>
        </w:numPr>
        <w:spacing w:after="220"/>
      </w:pPr>
      <w:r>
        <w:t xml:space="preserve">Return </w:t>
      </w:r>
      <w:r>
        <w:rPr>
          <w:i/>
          <w:iCs/>
        </w:rPr>
        <w:t>offset</w:t>
      </w:r>
      <w:r>
        <w:t>.</w:t>
      </w:r>
    </w:p>
    <w:p w14:paraId="75E560C4" w14:textId="77777777" w:rsidR="00C9101B" w:rsidRDefault="00C9101B" w:rsidP="00C9101B">
      <w:pPr>
        <w:pStyle w:val="40"/>
      </w:pPr>
      <w:r>
        <w:t>DataView.prototype.constructor</w:t>
      </w:r>
    </w:p>
    <w:p w14:paraId="7BBE440C" w14:textId="77777777" w:rsidR="00C9101B" w:rsidRDefault="00C9101B" w:rsidP="00C9101B">
      <w:r>
        <w:t xml:space="preserve">The initial value of </w:t>
      </w:r>
      <w:r w:rsidRPr="00D7529F">
        <w:rPr>
          <w:rFonts w:ascii="Courier New" w:hAnsi="Courier New" w:cs="Courier New"/>
          <w:b/>
          <w:bCs/>
        </w:rPr>
        <w:t>DataView.prototype.constructor</w:t>
      </w:r>
      <w:r>
        <w:t xml:space="preserve"> is the standard built-in DataView constructor.</w:t>
      </w:r>
    </w:p>
    <w:p w14:paraId="4D458282" w14:textId="77777777" w:rsidR="00CD7891" w:rsidRDefault="00CD7891" w:rsidP="00CD7891">
      <w:pPr>
        <w:pStyle w:val="40"/>
      </w:pPr>
      <w:r>
        <w:t>DataView.prototype.getFloat32(byteOffset, littleEndian=false)</w:t>
      </w:r>
    </w:p>
    <w:p w14:paraId="7EACA2B1" w14:textId="77777777" w:rsidR="00CD7891" w:rsidRDefault="00CD7891" w:rsidP="00CD7891">
      <w:r w:rsidRPr="00E77497">
        <w:t xml:space="preserve">When the </w:t>
      </w:r>
      <w:r w:rsidRPr="00802049">
        <w:rPr>
          <w:rFonts w:ascii="Courier New" w:hAnsi="Courier New"/>
          <w:b/>
        </w:rPr>
        <w:t>get</w:t>
      </w:r>
      <w:r>
        <w:rPr>
          <w:rFonts w:ascii="Courier New" w:hAnsi="Courier New"/>
          <w:b/>
        </w:rPr>
        <w:t>Float32</w:t>
      </w:r>
      <w:r w:rsidRPr="00F92BFE">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F92BFE">
        <w:rPr>
          <w:rFonts w:cs="Arial"/>
        </w:rPr>
        <w:t xml:space="preserve">and optional argument </w:t>
      </w:r>
      <w:r w:rsidRPr="00F92BFE">
        <w:rPr>
          <w:rFonts w:ascii="Times New Roman" w:hAnsi="Times New Roman"/>
          <w:i/>
          <w:iCs/>
        </w:rPr>
        <w:t>littleEndian</w:t>
      </w:r>
      <w:r w:rsidRPr="00F92BFE">
        <w:rPr>
          <w:rFonts w:cs="Arial"/>
          <w:i/>
          <w:iCs/>
        </w:rPr>
        <w:t xml:space="preserve"> </w:t>
      </w:r>
      <w:r w:rsidRPr="00E77497">
        <w:t>the following steps are taken:</w:t>
      </w:r>
    </w:p>
    <w:p w14:paraId="3FEA6EF7" w14:textId="77777777" w:rsidR="00CD7891" w:rsidRDefault="00CD7891" w:rsidP="00CD7891">
      <w:pPr>
        <w:pStyle w:val="Alg3"/>
        <w:numPr>
          <w:ilvl w:val="0"/>
          <w:numId w:val="1492"/>
        </w:numPr>
        <w:spacing w:after="240"/>
        <w:contextualSpacing/>
      </w:pPr>
      <w:r>
        <w:t xml:space="preserve">Let </w:t>
      </w:r>
      <w:r>
        <w:rPr>
          <w:i/>
          <w:iCs/>
        </w:rPr>
        <w:t>v</w:t>
      </w:r>
      <w:r>
        <w:t xml:space="preserve"> be the </w:t>
      </w:r>
      <w:r w:rsidRPr="00802049">
        <w:rPr>
          <w:b/>
          <w:bCs/>
        </w:rPr>
        <w:t>this</w:t>
      </w:r>
      <w:r>
        <w:t xml:space="preserve"> value.   </w:t>
      </w:r>
    </w:p>
    <w:p w14:paraId="1FAFCD94" w14:textId="77777777" w:rsidR="00CD7891" w:rsidRDefault="00CD7891" w:rsidP="00CD7891">
      <w:pPr>
        <w:pStyle w:val="Alg3"/>
        <w:numPr>
          <w:ilvl w:val="0"/>
          <w:numId w:val="1492"/>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366E640F" w14:textId="77777777" w:rsidR="00CD7891" w:rsidRDefault="00CD7891" w:rsidP="00CD7891">
      <w:pPr>
        <w:pStyle w:val="Alg3"/>
        <w:numPr>
          <w:ilvl w:val="0"/>
          <w:numId w:val="1492"/>
        </w:numPr>
        <w:spacing w:after="240"/>
        <w:contextualSpacing/>
      </w:pPr>
      <w:r>
        <w:t>Return the result of GetViewValue(</w:t>
      </w:r>
      <w:r w:rsidRPr="0035004B">
        <w:rPr>
          <w:i/>
          <w:iCs/>
        </w:rPr>
        <w:t>v</w:t>
      </w:r>
      <w:r>
        <w:t xml:space="preserve">, </w:t>
      </w:r>
      <w:r w:rsidRPr="00573628">
        <w:rPr>
          <w:i/>
          <w:iCs/>
        </w:rPr>
        <w:t>byteOffset</w:t>
      </w:r>
      <w:r>
        <w:t xml:space="preserve">, </w:t>
      </w:r>
      <w:r w:rsidRPr="00F92BFE">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t>).</w:t>
      </w:r>
    </w:p>
    <w:p w14:paraId="44015D41" w14:textId="77777777" w:rsidR="00CD7891" w:rsidRDefault="00CD7891" w:rsidP="00CD7891">
      <w:pPr>
        <w:pStyle w:val="40"/>
      </w:pPr>
      <w:r>
        <w:t>DataView.prototype.getFloat64(byteOffset, littleEndian=false)</w:t>
      </w:r>
    </w:p>
    <w:p w14:paraId="03635D3C" w14:textId="77777777" w:rsidR="00CD7891" w:rsidRDefault="00CD7891" w:rsidP="00CD7891">
      <w:r w:rsidRPr="00E77497">
        <w:t xml:space="preserve">When the </w:t>
      </w:r>
      <w:r w:rsidRPr="00802049">
        <w:rPr>
          <w:rFonts w:ascii="Courier New" w:hAnsi="Courier New"/>
          <w:b/>
        </w:rPr>
        <w:t>get</w:t>
      </w:r>
      <w:r>
        <w:rPr>
          <w:rFonts w:ascii="Courier New" w:hAnsi="Courier New"/>
          <w:b/>
        </w:rPr>
        <w:t>Float64</w:t>
      </w:r>
      <w:r w:rsidRPr="00F92BFE">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F92BFE">
        <w:rPr>
          <w:rFonts w:cs="Arial"/>
        </w:rPr>
        <w:t xml:space="preserve">and optional argument </w:t>
      </w:r>
      <w:r w:rsidRPr="00F92BFE">
        <w:rPr>
          <w:rFonts w:ascii="Times New Roman" w:hAnsi="Times New Roman"/>
          <w:i/>
          <w:iCs/>
        </w:rPr>
        <w:t>littleEndian</w:t>
      </w:r>
      <w:r w:rsidRPr="00F92BFE">
        <w:rPr>
          <w:rFonts w:cs="Arial"/>
          <w:i/>
          <w:iCs/>
        </w:rPr>
        <w:t xml:space="preserve"> </w:t>
      </w:r>
      <w:r w:rsidRPr="00E77497">
        <w:t>the following steps are taken:</w:t>
      </w:r>
    </w:p>
    <w:p w14:paraId="15FC7960" w14:textId="77777777" w:rsidR="00CD7891" w:rsidRDefault="00CD7891" w:rsidP="00CD7891">
      <w:pPr>
        <w:pStyle w:val="Alg3"/>
        <w:numPr>
          <w:ilvl w:val="0"/>
          <w:numId w:val="1493"/>
        </w:numPr>
        <w:spacing w:after="240"/>
        <w:contextualSpacing/>
      </w:pPr>
      <w:r>
        <w:t xml:space="preserve">Let </w:t>
      </w:r>
      <w:r>
        <w:rPr>
          <w:i/>
          <w:iCs/>
        </w:rPr>
        <w:t>v</w:t>
      </w:r>
      <w:r>
        <w:t xml:space="preserve"> be the </w:t>
      </w:r>
      <w:r w:rsidRPr="00802049">
        <w:rPr>
          <w:b/>
          <w:bCs/>
        </w:rPr>
        <w:t>this</w:t>
      </w:r>
      <w:r>
        <w:t xml:space="preserve"> value.   </w:t>
      </w:r>
    </w:p>
    <w:p w14:paraId="11C922A8" w14:textId="77777777" w:rsidR="00CD7891" w:rsidRDefault="00CD7891" w:rsidP="00CD7891">
      <w:pPr>
        <w:pStyle w:val="Alg3"/>
        <w:numPr>
          <w:ilvl w:val="0"/>
          <w:numId w:val="1493"/>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6C434525" w14:textId="77777777" w:rsidR="00CD7891" w:rsidRDefault="00CD7891" w:rsidP="00CD7891">
      <w:pPr>
        <w:pStyle w:val="Alg3"/>
        <w:numPr>
          <w:ilvl w:val="0"/>
          <w:numId w:val="1493"/>
        </w:numPr>
        <w:spacing w:after="240"/>
        <w:contextualSpacing/>
      </w:pPr>
      <w:r>
        <w:t>Return the result of GetViewValue(</w:t>
      </w:r>
      <w:r w:rsidRPr="0035004B">
        <w:rPr>
          <w:i/>
          <w:iCs/>
        </w:rPr>
        <w:t>v</w:t>
      </w:r>
      <w:r>
        <w:t xml:space="preserve">, </w:t>
      </w:r>
      <w:r w:rsidRPr="00573628">
        <w:rPr>
          <w:i/>
          <w:iCs/>
        </w:rPr>
        <w:t>byteOffset</w:t>
      </w:r>
      <w:r>
        <w:t xml:space="preserve">, </w:t>
      </w:r>
      <w:r w:rsidRPr="00F92BFE">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t>).</w:t>
      </w:r>
    </w:p>
    <w:p w14:paraId="6BC08C88" w14:textId="77777777" w:rsidR="00A95C0C" w:rsidRDefault="00A95C0C" w:rsidP="00C9101B">
      <w:pPr>
        <w:pStyle w:val="40"/>
      </w:pPr>
      <w:r>
        <w:t>DataView.prototype.getInt8(byteOffset)</w:t>
      </w:r>
    </w:p>
    <w:p w14:paraId="54DC336B" w14:textId="77777777" w:rsidR="00A95C0C" w:rsidRDefault="00A95C0C" w:rsidP="000D7E3D">
      <w:r w:rsidRPr="00E77497">
        <w:t xml:space="preserve">When the </w:t>
      </w:r>
      <w:r w:rsidRPr="00802049">
        <w:rPr>
          <w:rFonts w:ascii="Courier New" w:hAnsi="Courier New"/>
          <w:b/>
        </w:rPr>
        <w:t>getInt8</w:t>
      </w:r>
      <w:r w:rsidRPr="00F92BFE">
        <w:rPr>
          <w:rFonts w:ascii="Times New Roman" w:hAnsi="Times New Roman"/>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14:paraId="1EAD6D02" w14:textId="77777777" w:rsidR="00A95C0C" w:rsidRDefault="00A95C0C" w:rsidP="000D7E3D">
      <w:pPr>
        <w:pStyle w:val="Alg3"/>
        <w:numPr>
          <w:ilvl w:val="0"/>
          <w:numId w:val="1486"/>
        </w:numPr>
        <w:spacing w:after="240"/>
        <w:contextualSpacing/>
      </w:pPr>
      <w:r>
        <w:t xml:space="preserve">Let </w:t>
      </w:r>
      <w:r>
        <w:rPr>
          <w:i/>
          <w:iCs/>
        </w:rPr>
        <w:t>v</w:t>
      </w:r>
      <w:r>
        <w:t xml:space="preserve"> be the </w:t>
      </w:r>
      <w:r w:rsidRPr="00CE3CDC">
        <w:rPr>
          <w:b/>
          <w:bCs/>
        </w:rPr>
        <w:t>this</w:t>
      </w:r>
      <w:r>
        <w:t xml:space="preserve"> value.   </w:t>
      </w:r>
    </w:p>
    <w:p w14:paraId="7E3BB718" w14:textId="77777777" w:rsidR="00A95C0C" w:rsidRDefault="00A95C0C" w:rsidP="000D7E3D">
      <w:pPr>
        <w:pStyle w:val="Alg3"/>
        <w:numPr>
          <w:ilvl w:val="0"/>
          <w:numId w:val="1486"/>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t>).</w:t>
      </w:r>
    </w:p>
    <w:p w14:paraId="53EC1DF6" w14:textId="77777777" w:rsidR="00A95C0C" w:rsidRDefault="00A95C0C" w:rsidP="00C9101B">
      <w:pPr>
        <w:pStyle w:val="40"/>
      </w:pPr>
      <w:r>
        <w:t>DataView.prototype.getInt16(byteOffset, littleEndian=false)</w:t>
      </w:r>
    </w:p>
    <w:p w14:paraId="24464527" w14:textId="77777777" w:rsidR="00A95C0C" w:rsidRDefault="00A95C0C" w:rsidP="000D7E3D">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16</w:t>
      </w:r>
      <w:r w:rsidRPr="00F92BFE">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F92BFE">
        <w:rPr>
          <w:rFonts w:cs="Arial"/>
        </w:rPr>
        <w:t xml:space="preserve">and optional argument </w:t>
      </w:r>
      <w:r w:rsidRPr="00F92BFE">
        <w:rPr>
          <w:rFonts w:ascii="Times New Roman" w:hAnsi="Times New Roman"/>
          <w:i/>
          <w:iCs/>
        </w:rPr>
        <w:t>littleEndian</w:t>
      </w:r>
      <w:r w:rsidRPr="00F92BFE">
        <w:rPr>
          <w:rFonts w:cs="Arial"/>
          <w:i/>
          <w:iCs/>
        </w:rPr>
        <w:t xml:space="preserve"> </w:t>
      </w:r>
      <w:r w:rsidRPr="00E77497">
        <w:t>the following steps are taken:</w:t>
      </w:r>
    </w:p>
    <w:p w14:paraId="36D7BA64" w14:textId="77777777" w:rsidR="00A95C0C" w:rsidRDefault="00A95C0C" w:rsidP="000D7E3D">
      <w:pPr>
        <w:pStyle w:val="Alg3"/>
        <w:numPr>
          <w:ilvl w:val="0"/>
          <w:numId w:val="1488"/>
        </w:numPr>
        <w:spacing w:after="240"/>
        <w:contextualSpacing/>
      </w:pPr>
      <w:r>
        <w:t xml:space="preserve">Let </w:t>
      </w:r>
      <w:r>
        <w:rPr>
          <w:i/>
          <w:iCs/>
        </w:rPr>
        <w:t>v</w:t>
      </w:r>
      <w:r>
        <w:t xml:space="preserve"> be the </w:t>
      </w:r>
      <w:r w:rsidRPr="00802049">
        <w:rPr>
          <w:b/>
          <w:bCs/>
        </w:rPr>
        <w:t>this</w:t>
      </w:r>
      <w:r>
        <w:t xml:space="preserve"> value.   </w:t>
      </w:r>
    </w:p>
    <w:p w14:paraId="0D166446" w14:textId="77777777" w:rsidR="00A95C0C" w:rsidRDefault="00A95C0C" w:rsidP="000D7E3D">
      <w:pPr>
        <w:pStyle w:val="Alg3"/>
        <w:numPr>
          <w:ilvl w:val="0"/>
          <w:numId w:val="1488"/>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2F119205" w14:textId="77777777" w:rsidR="00A95C0C" w:rsidRDefault="00A95C0C" w:rsidP="000D7E3D">
      <w:pPr>
        <w:pStyle w:val="Alg3"/>
        <w:numPr>
          <w:ilvl w:val="0"/>
          <w:numId w:val="1488"/>
        </w:numPr>
        <w:spacing w:after="240"/>
        <w:contextualSpacing/>
      </w:pPr>
      <w:r>
        <w:t>Return the result of GetViewValue(</w:t>
      </w:r>
      <w:r w:rsidRPr="0035004B">
        <w:rPr>
          <w:i/>
          <w:iCs/>
        </w:rPr>
        <w:t>v</w:t>
      </w:r>
      <w:r>
        <w:t xml:space="preserve">, </w:t>
      </w:r>
      <w:r w:rsidRPr="00573628">
        <w:rPr>
          <w:i/>
          <w:iCs/>
        </w:rPr>
        <w:t>byteOffset</w:t>
      </w:r>
      <w:r>
        <w:t xml:space="preserve">, </w:t>
      </w:r>
      <w:r w:rsidRPr="00F92BFE">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14:paraId="501B9352" w14:textId="77777777" w:rsidR="00A95C0C" w:rsidRDefault="00A95C0C" w:rsidP="00C9101B">
      <w:pPr>
        <w:pStyle w:val="40"/>
      </w:pPr>
      <w:r>
        <w:t>DataView.prototype.getInt32(byteOffset, littleEndian=false)</w:t>
      </w:r>
    </w:p>
    <w:p w14:paraId="4CEF91E5" w14:textId="77777777" w:rsidR="00A95C0C" w:rsidRDefault="00A95C0C" w:rsidP="000D7E3D">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32</w:t>
      </w:r>
      <w:r w:rsidRPr="00F92BFE">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F92BFE">
        <w:rPr>
          <w:rFonts w:cs="Arial"/>
        </w:rPr>
        <w:t xml:space="preserve">and optional argument </w:t>
      </w:r>
      <w:r w:rsidRPr="00F92BFE">
        <w:rPr>
          <w:rFonts w:ascii="Times New Roman" w:hAnsi="Times New Roman"/>
          <w:i/>
          <w:iCs/>
        </w:rPr>
        <w:t>littleEndian</w:t>
      </w:r>
      <w:r w:rsidRPr="00F92BFE">
        <w:rPr>
          <w:rFonts w:cs="Arial"/>
          <w:i/>
          <w:iCs/>
        </w:rPr>
        <w:t xml:space="preserve"> </w:t>
      </w:r>
      <w:r w:rsidRPr="00E77497">
        <w:t>the following steps are taken:</w:t>
      </w:r>
    </w:p>
    <w:p w14:paraId="1DBCE79E" w14:textId="77777777" w:rsidR="00A95C0C" w:rsidRDefault="00A95C0C" w:rsidP="000D7E3D">
      <w:pPr>
        <w:pStyle w:val="Alg3"/>
        <w:numPr>
          <w:ilvl w:val="0"/>
          <w:numId w:val="1490"/>
        </w:numPr>
        <w:spacing w:after="240"/>
        <w:contextualSpacing/>
      </w:pPr>
      <w:r>
        <w:t xml:space="preserve">Let </w:t>
      </w:r>
      <w:r>
        <w:rPr>
          <w:i/>
          <w:iCs/>
        </w:rPr>
        <w:t>v</w:t>
      </w:r>
      <w:r>
        <w:t xml:space="preserve"> be the </w:t>
      </w:r>
      <w:r w:rsidRPr="00802049">
        <w:rPr>
          <w:b/>
          <w:bCs/>
        </w:rPr>
        <w:t>this</w:t>
      </w:r>
      <w:r>
        <w:t xml:space="preserve"> value.   </w:t>
      </w:r>
    </w:p>
    <w:p w14:paraId="730E61AD" w14:textId="77777777" w:rsidR="00A95C0C" w:rsidRDefault="00A95C0C" w:rsidP="000D7E3D">
      <w:pPr>
        <w:pStyle w:val="Alg3"/>
        <w:numPr>
          <w:ilvl w:val="0"/>
          <w:numId w:val="1490"/>
        </w:numPr>
        <w:spacing w:after="240"/>
        <w:contextualSpacing/>
      </w:pPr>
      <w:r>
        <w:t xml:space="preserve">If </w:t>
      </w:r>
      <w:r>
        <w:rPr>
          <w:i/>
          <w:iCs/>
        </w:rPr>
        <w:t>littleEndian</w:t>
      </w:r>
      <w:r>
        <w:t xml:space="preserve"> is not present, then let </w:t>
      </w:r>
      <w:r>
        <w:rPr>
          <w:i/>
          <w:iCs/>
        </w:rPr>
        <w:t>littleEndian</w:t>
      </w:r>
      <w:r>
        <w:t xml:space="preserve"> be </w:t>
      </w:r>
      <w:r>
        <w:rPr>
          <w:b/>
          <w:bCs/>
        </w:rPr>
        <w:t>undefined</w:t>
      </w:r>
      <w:r>
        <w:t>.</w:t>
      </w:r>
    </w:p>
    <w:p w14:paraId="09C61C6B" w14:textId="77777777" w:rsidR="00A95C0C" w:rsidRDefault="00A95C0C" w:rsidP="000D7E3D">
      <w:pPr>
        <w:pStyle w:val="Alg3"/>
        <w:numPr>
          <w:ilvl w:val="0"/>
          <w:numId w:val="1490"/>
        </w:numPr>
        <w:spacing w:after="240"/>
        <w:contextualSpacing/>
      </w:pPr>
      <w:r>
        <w:t>Return the result of GetViewValue(</w:t>
      </w:r>
      <w:r w:rsidRPr="0035004B">
        <w:rPr>
          <w:i/>
          <w:iCs/>
        </w:rPr>
        <w:t>v</w:t>
      </w:r>
      <w:r>
        <w:t xml:space="preserve">, </w:t>
      </w:r>
      <w:r w:rsidRPr="00573628">
        <w:rPr>
          <w:i/>
          <w:iCs/>
        </w:rPr>
        <w:t>byteOffset</w:t>
      </w:r>
      <w:r>
        <w:t xml:space="preserve">, </w:t>
      </w:r>
      <w:r w:rsidRPr="00F92BFE">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14:paraId="103CDE03" w14:textId="77777777" w:rsidR="00CD7891" w:rsidRDefault="00CD7891" w:rsidP="00CD7891">
      <w:pPr>
        <w:pStyle w:val="40"/>
      </w:pPr>
      <w:r>
        <w:t>DataView.prototype.getUint8(byteOffset)</w:t>
      </w:r>
    </w:p>
    <w:p w14:paraId="0A1DC1DB" w14:textId="77777777" w:rsidR="00CD7891" w:rsidRDefault="00CD7891" w:rsidP="00CD7891">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nt8</w:t>
      </w:r>
      <w:r w:rsidRPr="00F92BFE">
        <w:rPr>
          <w:rFonts w:ascii="Times New Roman" w:hAnsi="Times New Roman"/>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14:paraId="32A29AD8" w14:textId="77777777" w:rsidR="00CD7891" w:rsidRDefault="00CD7891" w:rsidP="00CD7891">
      <w:pPr>
        <w:pStyle w:val="Alg3"/>
        <w:numPr>
          <w:ilvl w:val="0"/>
          <w:numId w:val="1487"/>
        </w:numPr>
        <w:spacing w:after="240"/>
        <w:contextualSpacing/>
      </w:pPr>
      <w:r>
        <w:t xml:space="preserve">Let </w:t>
      </w:r>
      <w:r>
        <w:rPr>
          <w:i/>
          <w:iCs/>
        </w:rPr>
        <w:t>v</w:t>
      </w:r>
      <w:r>
        <w:t xml:space="preserve"> be the </w:t>
      </w:r>
      <w:r w:rsidRPr="00802049">
        <w:rPr>
          <w:b/>
          <w:bCs/>
        </w:rPr>
        <w:t>this</w:t>
      </w:r>
      <w:r>
        <w:t xml:space="preserve"> value.   </w:t>
      </w:r>
    </w:p>
    <w:p w14:paraId="231B115C" w14:textId="77777777" w:rsidR="00CD7891" w:rsidRDefault="00CD7891" w:rsidP="00CD7891">
      <w:pPr>
        <w:pStyle w:val="Alg3"/>
        <w:numPr>
          <w:ilvl w:val="0"/>
          <w:numId w:val="1487"/>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t>).</w:t>
      </w:r>
    </w:p>
    <w:p w14:paraId="6075B56F" w14:textId="77777777" w:rsidR="00CD7891" w:rsidRDefault="00CD7891" w:rsidP="00CD7891">
      <w:pPr>
        <w:pStyle w:val="40"/>
      </w:pPr>
      <w:r>
        <w:t>DataView.prototype.getUint16(byteOffset, littleEndian=false)</w:t>
      </w:r>
    </w:p>
    <w:p w14:paraId="1EBE5A50" w14:textId="77777777" w:rsidR="00CD7891" w:rsidRDefault="00CD7891" w:rsidP="00CD7891">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16</w:t>
      </w:r>
      <w:r w:rsidRPr="00F92BFE">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F92BFE">
        <w:rPr>
          <w:rFonts w:cs="Arial"/>
        </w:rPr>
        <w:t xml:space="preserve">and optional argument </w:t>
      </w:r>
      <w:r w:rsidRPr="00F92BFE">
        <w:rPr>
          <w:rFonts w:ascii="Times New Roman" w:hAnsi="Times New Roman"/>
          <w:i/>
          <w:iCs/>
        </w:rPr>
        <w:t>littleEndian</w:t>
      </w:r>
      <w:r w:rsidRPr="00F92BFE">
        <w:rPr>
          <w:rFonts w:cs="Arial"/>
          <w:i/>
          <w:iCs/>
        </w:rPr>
        <w:t xml:space="preserve"> </w:t>
      </w:r>
      <w:r w:rsidRPr="00E77497">
        <w:t>the following steps are taken:</w:t>
      </w:r>
    </w:p>
    <w:p w14:paraId="079B73A0" w14:textId="77777777" w:rsidR="00CD7891" w:rsidRDefault="00CD7891" w:rsidP="00CD7891">
      <w:pPr>
        <w:pStyle w:val="Alg3"/>
        <w:numPr>
          <w:ilvl w:val="0"/>
          <w:numId w:val="1489"/>
        </w:numPr>
        <w:spacing w:after="240"/>
        <w:contextualSpacing/>
      </w:pPr>
      <w:r>
        <w:t xml:space="preserve">Let </w:t>
      </w:r>
      <w:r>
        <w:rPr>
          <w:i/>
          <w:iCs/>
        </w:rPr>
        <w:t>v</w:t>
      </w:r>
      <w:r>
        <w:t xml:space="preserve"> be the </w:t>
      </w:r>
      <w:r w:rsidRPr="00802049">
        <w:rPr>
          <w:b/>
          <w:bCs/>
        </w:rPr>
        <w:t>this</w:t>
      </w:r>
      <w:r>
        <w:t xml:space="preserve"> value.   </w:t>
      </w:r>
    </w:p>
    <w:p w14:paraId="71AF7C51" w14:textId="77777777" w:rsidR="00CD7891" w:rsidRDefault="00CD7891" w:rsidP="00CD7891">
      <w:pPr>
        <w:pStyle w:val="Alg3"/>
        <w:numPr>
          <w:ilvl w:val="0"/>
          <w:numId w:val="1489"/>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74411C4B" w14:textId="77777777" w:rsidR="00CD7891" w:rsidRDefault="00CD7891" w:rsidP="00CD7891">
      <w:pPr>
        <w:pStyle w:val="Alg3"/>
        <w:numPr>
          <w:ilvl w:val="0"/>
          <w:numId w:val="1489"/>
        </w:numPr>
        <w:spacing w:after="240"/>
        <w:contextualSpacing/>
      </w:pPr>
      <w:r>
        <w:t>Return the result of GetViewValue(</w:t>
      </w:r>
      <w:r w:rsidRPr="0035004B">
        <w:rPr>
          <w:i/>
          <w:iCs/>
        </w:rPr>
        <w:t>v</w:t>
      </w:r>
      <w:r>
        <w:t xml:space="preserve">, </w:t>
      </w:r>
      <w:r w:rsidRPr="00573628">
        <w:rPr>
          <w:i/>
          <w:iCs/>
        </w:rPr>
        <w:t>byteOffset</w:t>
      </w:r>
      <w:r>
        <w:t xml:space="preserve">, </w:t>
      </w:r>
      <w:r w:rsidRPr="00F92BFE">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14:paraId="00E7669B" w14:textId="77777777" w:rsidR="00A95C0C" w:rsidRDefault="00A95C0C" w:rsidP="00C9101B">
      <w:pPr>
        <w:pStyle w:val="40"/>
      </w:pPr>
      <w:r>
        <w:t>DataView.prototype.getUint32(byteOffset, littleEndian=false)</w:t>
      </w:r>
    </w:p>
    <w:p w14:paraId="4857F770" w14:textId="77777777" w:rsidR="00A95C0C" w:rsidRDefault="00A95C0C" w:rsidP="000D7E3D">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32</w:t>
      </w:r>
      <w:r w:rsidRPr="00F92BFE">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F92BFE">
        <w:rPr>
          <w:rFonts w:cs="Arial"/>
        </w:rPr>
        <w:t xml:space="preserve">and optional argument </w:t>
      </w:r>
      <w:r w:rsidRPr="00F92BFE">
        <w:rPr>
          <w:rFonts w:ascii="Times New Roman" w:hAnsi="Times New Roman"/>
          <w:i/>
          <w:iCs/>
        </w:rPr>
        <w:t>littleEndian</w:t>
      </w:r>
      <w:r w:rsidRPr="00F92BFE">
        <w:rPr>
          <w:rFonts w:cs="Arial"/>
          <w:i/>
          <w:iCs/>
        </w:rPr>
        <w:t xml:space="preserve"> </w:t>
      </w:r>
      <w:r w:rsidRPr="00E77497">
        <w:t>the following steps are taken:</w:t>
      </w:r>
    </w:p>
    <w:p w14:paraId="71BC6731" w14:textId="77777777" w:rsidR="00A95C0C" w:rsidRDefault="00A95C0C" w:rsidP="000D7E3D">
      <w:pPr>
        <w:pStyle w:val="Alg3"/>
        <w:numPr>
          <w:ilvl w:val="0"/>
          <w:numId w:val="1491"/>
        </w:numPr>
        <w:spacing w:after="240"/>
        <w:contextualSpacing/>
      </w:pPr>
      <w:r>
        <w:t xml:space="preserve">Let </w:t>
      </w:r>
      <w:r>
        <w:rPr>
          <w:i/>
          <w:iCs/>
        </w:rPr>
        <w:t>v</w:t>
      </w:r>
      <w:r>
        <w:t xml:space="preserve"> be the </w:t>
      </w:r>
      <w:r w:rsidRPr="00802049">
        <w:rPr>
          <w:b/>
          <w:bCs/>
        </w:rPr>
        <w:t>this</w:t>
      </w:r>
      <w:r>
        <w:t xml:space="preserve"> value.   </w:t>
      </w:r>
    </w:p>
    <w:p w14:paraId="63CFB07E" w14:textId="77777777" w:rsidR="00A95C0C" w:rsidRDefault="00A95C0C" w:rsidP="000D7E3D">
      <w:pPr>
        <w:pStyle w:val="Alg3"/>
        <w:numPr>
          <w:ilvl w:val="0"/>
          <w:numId w:val="1491"/>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31B2CEFB" w14:textId="77777777" w:rsidR="00A95C0C" w:rsidRDefault="00A95C0C" w:rsidP="000D7E3D">
      <w:pPr>
        <w:pStyle w:val="Alg3"/>
        <w:numPr>
          <w:ilvl w:val="0"/>
          <w:numId w:val="1491"/>
        </w:numPr>
        <w:spacing w:after="240"/>
        <w:contextualSpacing/>
      </w:pPr>
      <w:r>
        <w:t>Return the result of GetViewValue(</w:t>
      </w:r>
      <w:r w:rsidRPr="0035004B">
        <w:rPr>
          <w:i/>
          <w:iCs/>
        </w:rPr>
        <w:t>v</w:t>
      </w:r>
      <w:r>
        <w:t xml:space="preserve">, </w:t>
      </w:r>
      <w:r w:rsidRPr="00573628">
        <w:rPr>
          <w:i/>
          <w:iCs/>
        </w:rPr>
        <w:t>byteOffset</w:t>
      </w:r>
      <w:r>
        <w:t xml:space="preserve">, </w:t>
      </w:r>
      <w:r w:rsidRPr="00F92BFE">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14:paraId="33BB3AAB" w14:textId="77777777" w:rsidR="00CD7891" w:rsidRDefault="00CD7891" w:rsidP="00CD7891">
      <w:pPr>
        <w:pStyle w:val="40"/>
      </w:pPr>
      <w:r>
        <w:t>DataView.prototype.setFloat32(byteOffset, value, littleEndian=false)</w:t>
      </w:r>
    </w:p>
    <w:p w14:paraId="30C6708A" w14:textId="77777777"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Float32</w:t>
      </w:r>
      <w:r w:rsidRPr="00F92BFE">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F92BFE">
        <w:rPr>
          <w:rFonts w:ascii="Times New Roman" w:hAnsi="Times New Roman"/>
          <w:i/>
          <w:iCs/>
        </w:rPr>
        <w:t xml:space="preserve"> littleEndian</w:t>
      </w:r>
      <w:r>
        <w:t xml:space="preserve"> the </w:t>
      </w:r>
      <w:r w:rsidRPr="00E77497">
        <w:t>following steps are taken:</w:t>
      </w:r>
    </w:p>
    <w:p w14:paraId="47D81D5F" w14:textId="77777777" w:rsidR="00CD7891" w:rsidRDefault="00CD7891" w:rsidP="00CD7891">
      <w:pPr>
        <w:pStyle w:val="Alg3"/>
        <w:numPr>
          <w:ilvl w:val="0"/>
          <w:numId w:val="1501"/>
        </w:numPr>
        <w:spacing w:after="240"/>
        <w:contextualSpacing/>
      </w:pPr>
      <w:r>
        <w:t xml:space="preserve">Let </w:t>
      </w:r>
      <w:r>
        <w:rPr>
          <w:i/>
          <w:iCs/>
        </w:rPr>
        <w:t>v</w:t>
      </w:r>
      <w:r>
        <w:t xml:space="preserve"> be the </w:t>
      </w:r>
      <w:r w:rsidRPr="00802049">
        <w:rPr>
          <w:b/>
          <w:bCs/>
        </w:rPr>
        <w:t>this</w:t>
      </w:r>
      <w:r>
        <w:t xml:space="preserve"> value.   </w:t>
      </w:r>
    </w:p>
    <w:p w14:paraId="48EBAB0A" w14:textId="77777777" w:rsidR="00CD7891" w:rsidRDefault="00CD7891" w:rsidP="00CD7891">
      <w:pPr>
        <w:pStyle w:val="Alg3"/>
        <w:numPr>
          <w:ilvl w:val="0"/>
          <w:numId w:val="1501"/>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140D7D32" w14:textId="77777777" w:rsidR="00CD7891" w:rsidRDefault="00CD7891" w:rsidP="00CD7891">
      <w:pPr>
        <w:pStyle w:val="Alg3"/>
        <w:numPr>
          <w:ilvl w:val="0"/>
          <w:numId w:val="1501"/>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rsidRPr="00F92BFE">
        <w:t xml:space="preserve">, </w:t>
      </w:r>
      <w:r w:rsidRPr="00F92BFE">
        <w:rPr>
          <w:i/>
          <w:iCs/>
        </w:rPr>
        <w:t>value</w:t>
      </w:r>
      <w:r>
        <w:t>).</w:t>
      </w:r>
    </w:p>
    <w:p w14:paraId="6488A37B" w14:textId="77777777" w:rsidR="00CD7891" w:rsidRDefault="00CD7891" w:rsidP="00CD7891">
      <w:pPr>
        <w:pStyle w:val="40"/>
      </w:pPr>
      <w:r>
        <w:t>DataView.prototype.setFloat64(byteOffset, value, littleEndian=false)</w:t>
      </w:r>
    </w:p>
    <w:p w14:paraId="68F487FD" w14:textId="77777777"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Float64</w:t>
      </w:r>
      <w:r w:rsidRPr="00F92BFE">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F92BFE">
        <w:rPr>
          <w:rFonts w:ascii="Times New Roman" w:hAnsi="Times New Roman"/>
          <w:i/>
          <w:iCs/>
        </w:rPr>
        <w:t xml:space="preserve"> littleEndian</w:t>
      </w:r>
      <w:r>
        <w:t xml:space="preserve"> the </w:t>
      </w:r>
      <w:r w:rsidRPr="00E77497">
        <w:t>following steps are taken:</w:t>
      </w:r>
    </w:p>
    <w:p w14:paraId="0811DABE" w14:textId="77777777" w:rsidR="00CD7891" w:rsidRDefault="00CD7891" w:rsidP="00CD7891">
      <w:pPr>
        <w:pStyle w:val="Alg3"/>
        <w:numPr>
          <w:ilvl w:val="0"/>
          <w:numId w:val="1502"/>
        </w:numPr>
        <w:spacing w:after="240"/>
        <w:contextualSpacing/>
      </w:pPr>
      <w:r>
        <w:t xml:space="preserve">Let </w:t>
      </w:r>
      <w:r>
        <w:rPr>
          <w:i/>
          <w:iCs/>
        </w:rPr>
        <w:t>v</w:t>
      </w:r>
      <w:r>
        <w:t xml:space="preserve"> be the </w:t>
      </w:r>
      <w:r w:rsidRPr="00802049">
        <w:rPr>
          <w:b/>
          <w:bCs/>
        </w:rPr>
        <w:t>this</w:t>
      </w:r>
      <w:r>
        <w:t xml:space="preserve"> value.   </w:t>
      </w:r>
    </w:p>
    <w:p w14:paraId="300158BB" w14:textId="77777777" w:rsidR="00CD7891" w:rsidRDefault="00CD7891" w:rsidP="00CD7891">
      <w:pPr>
        <w:pStyle w:val="Alg3"/>
        <w:numPr>
          <w:ilvl w:val="0"/>
          <w:numId w:val="1502"/>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3EB5D021" w14:textId="77777777" w:rsidR="00CD7891" w:rsidRDefault="00CD7891" w:rsidP="00CD7891">
      <w:pPr>
        <w:pStyle w:val="Alg3"/>
        <w:numPr>
          <w:ilvl w:val="0"/>
          <w:numId w:val="1502"/>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rsidRPr="00F92BFE">
        <w:t xml:space="preserve">, </w:t>
      </w:r>
      <w:r w:rsidRPr="00F92BFE">
        <w:rPr>
          <w:i/>
          <w:iCs/>
        </w:rPr>
        <w:t>value</w:t>
      </w:r>
      <w:r>
        <w:t>).</w:t>
      </w:r>
    </w:p>
    <w:p w14:paraId="5FFE65CB" w14:textId="77777777" w:rsidR="00A95C0C" w:rsidRDefault="00A95C0C" w:rsidP="00C9101B">
      <w:pPr>
        <w:pStyle w:val="40"/>
      </w:pPr>
      <w:r>
        <w:t>DataView.prototype.setInt8(byteOffset, value)</w:t>
      </w:r>
    </w:p>
    <w:p w14:paraId="3D93F47D" w14:textId="77777777" w:rsidR="00A95C0C" w:rsidRDefault="00A95C0C" w:rsidP="000D7E3D">
      <w:r w:rsidRPr="00E77497">
        <w:t xml:space="preserve">When the </w:t>
      </w:r>
      <w:r>
        <w:rPr>
          <w:rFonts w:ascii="Courier New" w:hAnsi="Courier New"/>
          <w:b/>
        </w:rPr>
        <w:t>s</w:t>
      </w:r>
      <w:r w:rsidRPr="00802049">
        <w:rPr>
          <w:rFonts w:ascii="Courier New" w:hAnsi="Courier New"/>
          <w:b/>
        </w:rPr>
        <w:t>etInt8</w:t>
      </w:r>
      <w:r w:rsidRPr="00F92BFE">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Pr>
          <w:rFonts w:ascii="Times New Roman" w:hAnsi="Times New Roman"/>
        </w:rPr>
        <w:t xml:space="preserve"> </w:t>
      </w:r>
      <w:r w:rsidRPr="00AD2446">
        <w:t>the</w:t>
      </w:r>
      <w:r w:rsidRPr="00E77497">
        <w:t xml:space="preserve"> following steps are taken:</w:t>
      </w:r>
    </w:p>
    <w:p w14:paraId="70172DC8" w14:textId="77777777" w:rsidR="00A95C0C" w:rsidRDefault="00A95C0C" w:rsidP="000D7E3D">
      <w:pPr>
        <w:pStyle w:val="Alg3"/>
        <w:numPr>
          <w:ilvl w:val="0"/>
          <w:numId w:val="1495"/>
        </w:numPr>
        <w:spacing w:after="240"/>
        <w:contextualSpacing/>
      </w:pPr>
      <w:r>
        <w:t xml:space="preserve">Let </w:t>
      </w:r>
      <w:r>
        <w:rPr>
          <w:i/>
          <w:iCs/>
        </w:rPr>
        <w:t>v</w:t>
      </w:r>
      <w:r>
        <w:t xml:space="preserve"> be the </w:t>
      </w:r>
      <w:r w:rsidRPr="00CE3CDC">
        <w:rPr>
          <w:b/>
          <w:bCs/>
        </w:rPr>
        <w:t>this</w:t>
      </w:r>
      <w:r>
        <w:t xml:space="preserve"> value.   </w:t>
      </w:r>
    </w:p>
    <w:p w14:paraId="444451B5" w14:textId="77777777" w:rsidR="00A95C0C" w:rsidRDefault="00A95C0C" w:rsidP="000D7E3D">
      <w:pPr>
        <w:pStyle w:val="Alg3"/>
        <w:numPr>
          <w:ilvl w:val="0"/>
          <w:numId w:val="1495"/>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rsidRPr="00F92BFE">
        <w:t xml:space="preserve">, </w:t>
      </w:r>
      <w:r w:rsidRPr="00F92BFE">
        <w:rPr>
          <w:i/>
          <w:iCs/>
        </w:rPr>
        <w:t>value</w:t>
      </w:r>
      <w:r>
        <w:t>).</w:t>
      </w:r>
    </w:p>
    <w:p w14:paraId="0BFF76EE" w14:textId="77777777" w:rsidR="00A95C0C" w:rsidRDefault="00A95C0C" w:rsidP="00C9101B">
      <w:pPr>
        <w:pStyle w:val="40"/>
      </w:pPr>
      <w:r>
        <w:t>DataView.prototype.setInt16(byteOffset, value, littleEndian=false)</w:t>
      </w:r>
    </w:p>
    <w:p w14:paraId="62824AB2" w14:textId="77777777"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16</w:t>
      </w:r>
      <w:r w:rsidRPr="00F92BFE">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F92BFE">
        <w:rPr>
          <w:rFonts w:ascii="Times New Roman" w:hAnsi="Times New Roman"/>
          <w:i/>
          <w:iCs/>
        </w:rPr>
        <w:t xml:space="preserve"> littleEndian</w:t>
      </w:r>
      <w:r>
        <w:t xml:space="preserve"> the </w:t>
      </w:r>
      <w:r w:rsidRPr="00E77497">
        <w:t>following steps are taken:</w:t>
      </w:r>
    </w:p>
    <w:p w14:paraId="3B787E62" w14:textId="77777777" w:rsidR="00A95C0C" w:rsidRDefault="00A95C0C" w:rsidP="000D7E3D">
      <w:pPr>
        <w:pStyle w:val="Alg3"/>
        <w:numPr>
          <w:ilvl w:val="0"/>
          <w:numId w:val="1497"/>
        </w:numPr>
        <w:spacing w:after="240"/>
        <w:contextualSpacing/>
      </w:pPr>
      <w:r>
        <w:t xml:space="preserve">Let </w:t>
      </w:r>
      <w:r>
        <w:rPr>
          <w:i/>
          <w:iCs/>
        </w:rPr>
        <w:t>v</w:t>
      </w:r>
      <w:r>
        <w:t xml:space="preserve"> be the </w:t>
      </w:r>
      <w:r w:rsidRPr="00802049">
        <w:rPr>
          <w:b/>
          <w:bCs/>
        </w:rPr>
        <w:t>this</w:t>
      </w:r>
      <w:r>
        <w:t xml:space="preserve"> value.   </w:t>
      </w:r>
    </w:p>
    <w:p w14:paraId="189548C6" w14:textId="77777777" w:rsidR="00A95C0C" w:rsidRDefault="00A95C0C" w:rsidP="000D7E3D">
      <w:pPr>
        <w:pStyle w:val="Alg3"/>
        <w:numPr>
          <w:ilvl w:val="0"/>
          <w:numId w:val="1497"/>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32159F3C" w14:textId="77777777" w:rsidR="00A95C0C" w:rsidRDefault="00A95C0C" w:rsidP="000D7E3D">
      <w:pPr>
        <w:pStyle w:val="Alg3"/>
        <w:numPr>
          <w:ilvl w:val="0"/>
          <w:numId w:val="1497"/>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sidRPr="00F92BFE">
        <w:t xml:space="preserve">, </w:t>
      </w:r>
      <w:r w:rsidRPr="00F92BFE">
        <w:rPr>
          <w:i/>
          <w:iCs/>
        </w:rPr>
        <w:t>value</w:t>
      </w:r>
      <w:r>
        <w:t>).</w:t>
      </w:r>
    </w:p>
    <w:p w14:paraId="028A8955" w14:textId="77777777" w:rsidR="00A95C0C" w:rsidRDefault="00A95C0C" w:rsidP="00C9101B">
      <w:pPr>
        <w:pStyle w:val="40"/>
      </w:pPr>
      <w:r>
        <w:t>DataView.prototype.setInt32(byteOffset, value, littleEndian=false)</w:t>
      </w:r>
    </w:p>
    <w:p w14:paraId="17C32EC4" w14:textId="77777777"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32</w:t>
      </w:r>
      <w:r w:rsidRPr="00F92BFE">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F92BFE">
        <w:rPr>
          <w:rFonts w:ascii="Times New Roman" w:hAnsi="Times New Roman"/>
          <w:i/>
          <w:iCs/>
        </w:rPr>
        <w:t xml:space="preserve"> littleEndian</w:t>
      </w:r>
      <w:r>
        <w:t xml:space="preserve"> the </w:t>
      </w:r>
      <w:r w:rsidRPr="00E77497">
        <w:t>following steps are taken:</w:t>
      </w:r>
    </w:p>
    <w:p w14:paraId="35E5C11D" w14:textId="77777777" w:rsidR="00A95C0C" w:rsidRDefault="00A95C0C" w:rsidP="000D7E3D">
      <w:pPr>
        <w:pStyle w:val="Alg3"/>
        <w:numPr>
          <w:ilvl w:val="0"/>
          <w:numId w:val="1499"/>
        </w:numPr>
        <w:spacing w:after="240"/>
        <w:contextualSpacing/>
      </w:pPr>
      <w:r>
        <w:t xml:space="preserve">Let </w:t>
      </w:r>
      <w:r>
        <w:rPr>
          <w:i/>
          <w:iCs/>
        </w:rPr>
        <w:t>v</w:t>
      </w:r>
      <w:r>
        <w:t xml:space="preserve"> be the </w:t>
      </w:r>
      <w:r w:rsidRPr="00802049">
        <w:rPr>
          <w:b/>
          <w:bCs/>
        </w:rPr>
        <w:t>this</w:t>
      </w:r>
      <w:r>
        <w:t xml:space="preserve"> value.   </w:t>
      </w:r>
    </w:p>
    <w:p w14:paraId="4A2E50F3" w14:textId="77777777" w:rsidR="00A95C0C" w:rsidRDefault="00A95C0C" w:rsidP="000D7E3D">
      <w:pPr>
        <w:pStyle w:val="Alg3"/>
        <w:numPr>
          <w:ilvl w:val="0"/>
          <w:numId w:val="1499"/>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6DE444D4" w14:textId="77777777" w:rsidR="00A95C0C" w:rsidRDefault="00A95C0C" w:rsidP="000D7E3D">
      <w:pPr>
        <w:pStyle w:val="Alg3"/>
        <w:numPr>
          <w:ilvl w:val="0"/>
          <w:numId w:val="1499"/>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sidRPr="00F92BFE">
        <w:t xml:space="preserve">, </w:t>
      </w:r>
      <w:r w:rsidRPr="00F92BFE">
        <w:rPr>
          <w:i/>
          <w:iCs/>
        </w:rPr>
        <w:t>value</w:t>
      </w:r>
      <w:r>
        <w:t>).</w:t>
      </w:r>
    </w:p>
    <w:p w14:paraId="69316EF3" w14:textId="77777777" w:rsidR="00CD7891" w:rsidRDefault="00CD7891" w:rsidP="00CD7891">
      <w:pPr>
        <w:pStyle w:val="40"/>
      </w:pPr>
      <w:r>
        <w:t>DataView.prototype.setUint8(byteOffset, value)</w:t>
      </w:r>
    </w:p>
    <w:p w14:paraId="287A5CE3" w14:textId="77777777"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nt8</w:t>
      </w:r>
      <w:r w:rsidRPr="00F92BFE">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 xml:space="preserve">the </w:t>
      </w:r>
      <w:r w:rsidRPr="00E77497">
        <w:t>following steps are taken:</w:t>
      </w:r>
    </w:p>
    <w:p w14:paraId="794A268F" w14:textId="77777777" w:rsidR="00CD7891" w:rsidRDefault="00CD7891" w:rsidP="00CD7891">
      <w:pPr>
        <w:pStyle w:val="Alg3"/>
        <w:numPr>
          <w:ilvl w:val="0"/>
          <w:numId w:val="1496"/>
        </w:numPr>
        <w:spacing w:after="240"/>
        <w:contextualSpacing/>
      </w:pPr>
      <w:r>
        <w:t xml:space="preserve">Let </w:t>
      </w:r>
      <w:r>
        <w:rPr>
          <w:i/>
          <w:iCs/>
        </w:rPr>
        <w:t>v</w:t>
      </w:r>
      <w:r>
        <w:t xml:space="preserve"> be the </w:t>
      </w:r>
      <w:r w:rsidRPr="00802049">
        <w:rPr>
          <w:b/>
          <w:bCs/>
        </w:rPr>
        <w:t>this</w:t>
      </w:r>
      <w:r>
        <w:t xml:space="preserve"> value.   </w:t>
      </w:r>
    </w:p>
    <w:p w14:paraId="2CB641B3" w14:textId="77777777" w:rsidR="00CD7891" w:rsidRDefault="00CD7891" w:rsidP="00CD7891">
      <w:pPr>
        <w:pStyle w:val="Alg3"/>
        <w:numPr>
          <w:ilvl w:val="0"/>
          <w:numId w:val="1496"/>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rsidRPr="00F92BFE">
        <w:t xml:space="preserve">, </w:t>
      </w:r>
      <w:r w:rsidRPr="00F92BFE">
        <w:rPr>
          <w:i/>
          <w:iCs/>
        </w:rPr>
        <w:t>value</w:t>
      </w:r>
      <w:r>
        <w:t>).</w:t>
      </w:r>
    </w:p>
    <w:p w14:paraId="67032C58" w14:textId="77777777" w:rsidR="00CD7891" w:rsidRDefault="00CD7891" w:rsidP="00CD7891">
      <w:pPr>
        <w:pStyle w:val="40"/>
      </w:pPr>
      <w:r>
        <w:t>DataView.prototype.setUint16(byteOffset, value, littleEndian=false)</w:t>
      </w:r>
    </w:p>
    <w:p w14:paraId="7FC90E45" w14:textId="77777777"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16</w:t>
      </w:r>
      <w:r w:rsidRPr="00F92BFE">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F92BFE">
        <w:rPr>
          <w:rFonts w:ascii="Times New Roman" w:hAnsi="Times New Roman"/>
          <w:i/>
          <w:iCs/>
        </w:rPr>
        <w:t xml:space="preserve"> littleEndian</w:t>
      </w:r>
      <w:r>
        <w:t xml:space="preserve"> the </w:t>
      </w:r>
      <w:r w:rsidRPr="00E77497">
        <w:t>following steps are taken:</w:t>
      </w:r>
    </w:p>
    <w:p w14:paraId="5F357941" w14:textId="77777777" w:rsidR="00CD7891" w:rsidRDefault="00CD7891" w:rsidP="00CD7891">
      <w:pPr>
        <w:pStyle w:val="Alg3"/>
        <w:numPr>
          <w:ilvl w:val="0"/>
          <w:numId w:val="1498"/>
        </w:numPr>
        <w:spacing w:after="240"/>
        <w:contextualSpacing/>
      </w:pPr>
      <w:r>
        <w:t xml:space="preserve">Let </w:t>
      </w:r>
      <w:r>
        <w:rPr>
          <w:i/>
          <w:iCs/>
        </w:rPr>
        <w:t>v</w:t>
      </w:r>
      <w:r>
        <w:t xml:space="preserve"> be the </w:t>
      </w:r>
      <w:r w:rsidRPr="00802049">
        <w:rPr>
          <w:b/>
          <w:bCs/>
        </w:rPr>
        <w:t>this</w:t>
      </w:r>
      <w:r>
        <w:t xml:space="preserve"> value.   </w:t>
      </w:r>
    </w:p>
    <w:p w14:paraId="2179AD20" w14:textId="77777777" w:rsidR="00CD7891" w:rsidRDefault="00CD7891" w:rsidP="00CD7891">
      <w:pPr>
        <w:pStyle w:val="Alg3"/>
        <w:numPr>
          <w:ilvl w:val="0"/>
          <w:numId w:val="1498"/>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53F3576D" w14:textId="77777777" w:rsidR="00CD7891" w:rsidRDefault="00CD7891" w:rsidP="00CD7891">
      <w:pPr>
        <w:pStyle w:val="Alg3"/>
        <w:numPr>
          <w:ilvl w:val="0"/>
          <w:numId w:val="1498"/>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sidRPr="00F92BFE">
        <w:t xml:space="preserve">, </w:t>
      </w:r>
      <w:r w:rsidRPr="00F92BFE">
        <w:rPr>
          <w:i/>
          <w:iCs/>
        </w:rPr>
        <w:t>value</w:t>
      </w:r>
      <w:r>
        <w:t>).</w:t>
      </w:r>
    </w:p>
    <w:p w14:paraId="396DD048" w14:textId="77777777" w:rsidR="00A95C0C" w:rsidRDefault="00A95C0C" w:rsidP="00C9101B">
      <w:pPr>
        <w:pStyle w:val="40"/>
      </w:pPr>
      <w:r>
        <w:t>DataView.prototype.setUint32(byteOffset, value, littleEndian=false)</w:t>
      </w:r>
    </w:p>
    <w:p w14:paraId="44DC3246" w14:textId="77777777"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32</w:t>
      </w:r>
      <w:r w:rsidRPr="00F92BFE">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F92BFE">
        <w:rPr>
          <w:rFonts w:ascii="Times New Roman" w:hAnsi="Times New Roman"/>
          <w:i/>
          <w:iCs/>
        </w:rPr>
        <w:t xml:space="preserve"> littleEndian</w:t>
      </w:r>
      <w:r>
        <w:t xml:space="preserve"> the </w:t>
      </w:r>
      <w:r w:rsidRPr="00E77497">
        <w:t>following steps are taken:</w:t>
      </w:r>
    </w:p>
    <w:p w14:paraId="4E817248" w14:textId="77777777" w:rsidR="00A95C0C" w:rsidRDefault="00A95C0C" w:rsidP="000D7E3D">
      <w:pPr>
        <w:pStyle w:val="Alg3"/>
        <w:numPr>
          <w:ilvl w:val="0"/>
          <w:numId w:val="1500"/>
        </w:numPr>
        <w:spacing w:after="240"/>
        <w:contextualSpacing/>
      </w:pPr>
      <w:r>
        <w:t xml:space="preserve">Let </w:t>
      </w:r>
      <w:r>
        <w:rPr>
          <w:i/>
          <w:iCs/>
        </w:rPr>
        <w:t>v</w:t>
      </w:r>
      <w:r>
        <w:t xml:space="preserve"> be the </w:t>
      </w:r>
      <w:r w:rsidRPr="00802049">
        <w:rPr>
          <w:b/>
          <w:bCs/>
        </w:rPr>
        <w:t>this</w:t>
      </w:r>
      <w:r>
        <w:t xml:space="preserve"> value.   </w:t>
      </w:r>
    </w:p>
    <w:p w14:paraId="570A1F9A" w14:textId="77777777" w:rsidR="00A95C0C" w:rsidRDefault="00A95C0C" w:rsidP="000D7E3D">
      <w:pPr>
        <w:pStyle w:val="Alg3"/>
        <w:numPr>
          <w:ilvl w:val="0"/>
          <w:numId w:val="1500"/>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3A6B42EB" w14:textId="77777777" w:rsidR="00A95C0C" w:rsidRDefault="00A95C0C" w:rsidP="000D7E3D">
      <w:pPr>
        <w:pStyle w:val="Alg3"/>
        <w:numPr>
          <w:ilvl w:val="0"/>
          <w:numId w:val="1500"/>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sidRPr="00F92BFE">
        <w:t xml:space="preserve">, </w:t>
      </w:r>
      <w:r w:rsidRPr="00F92BFE">
        <w:rPr>
          <w:i/>
          <w:iCs/>
        </w:rPr>
        <w:t>value</w:t>
      </w:r>
      <w:r>
        <w:t>).</w:t>
      </w:r>
    </w:p>
    <w:p w14:paraId="3FF30165" w14:textId="77777777" w:rsidR="00A95C0C" w:rsidRPr="00E77497" w:rsidRDefault="00A95C0C" w:rsidP="00C9101B">
      <w:pPr>
        <w:pStyle w:val="40"/>
      </w:pPr>
      <w:r>
        <w:t>DataView</w:t>
      </w:r>
      <w:r w:rsidRPr="00E77497">
        <w:t>.prototype</w:t>
      </w:r>
      <w:r>
        <w:t>[ @@toStringTag</w:t>
      </w:r>
      <w:r w:rsidRPr="00E77497">
        <w:t xml:space="preserve"> </w:t>
      </w:r>
      <w:r>
        <w:t>]</w:t>
      </w:r>
    </w:p>
    <w:p w14:paraId="6889593B" w14:textId="77777777" w:rsidR="00A95C0C" w:rsidRPr="00097A4C" w:rsidRDefault="00A95C0C" w:rsidP="000D7E3D">
      <w:r w:rsidRPr="00E77497">
        <w:t xml:space="preserve">The </w:t>
      </w:r>
      <w:r>
        <w:t xml:space="preserve">initial value of the @@toStringTag property is the string value </w:t>
      </w:r>
      <w:r w:rsidRPr="00E77497">
        <w:rPr>
          <w:b/>
        </w:rPr>
        <w:t>"</w:t>
      </w:r>
      <w:r>
        <w:rPr>
          <w:rFonts w:ascii="Courier New" w:hAnsi="Courier New" w:cs="Courier New"/>
          <w:b/>
        </w:rPr>
        <w:t>DataView</w:t>
      </w:r>
      <w:r w:rsidRPr="00E77497">
        <w:rPr>
          <w:b/>
        </w:rPr>
        <w:t>"</w:t>
      </w:r>
      <w:r>
        <w:t>.</w:t>
      </w:r>
    </w:p>
    <w:p w14:paraId="78310898" w14:textId="77777777" w:rsidR="00A95C0C" w:rsidRDefault="00A95C0C" w:rsidP="00C9101B">
      <w:pPr>
        <w:pStyle w:val="30"/>
      </w:pPr>
      <w:bookmarkStart w:id="8075" w:name="_Toc366142132"/>
      <w:r>
        <w:t>Properties of DataView Instances</w:t>
      </w:r>
      <w:bookmarkEnd w:id="8075"/>
    </w:p>
    <w:p w14:paraId="0C239919" w14:textId="77777777" w:rsidR="00A95C0C" w:rsidRDefault="00A95C0C" w:rsidP="000D7E3D">
      <w:r>
        <w:t>DataView instances are ordinary objects that inherit properties from the DataView prototype object. DataView instances</w:t>
      </w:r>
      <w:r w:rsidRPr="00E77497">
        <w:t xml:space="preserve"> </w:t>
      </w:r>
      <w:r>
        <w:t xml:space="preserve">each </w:t>
      </w:r>
      <w:r w:rsidRPr="00E77497">
        <w:t>have a [[</w:t>
      </w:r>
      <w:r>
        <w:t xml:space="preserve">DataArrayBuffer]], [[ByteLength]], and [[ByteOffset]] internal data properties. </w:t>
      </w:r>
    </w:p>
    <w:p w14:paraId="4CB4FA85" w14:textId="77777777" w:rsidR="00B55107" w:rsidRPr="00E77497" w:rsidRDefault="00B55107" w:rsidP="000D7E3D">
      <w:pPr>
        <w:pStyle w:val="20"/>
      </w:pPr>
      <w:bookmarkStart w:id="8076" w:name="_Ref365542670"/>
      <w:bookmarkStart w:id="8077" w:name="_Toc366142133"/>
      <w:r w:rsidRPr="00E77497">
        <w:t>The JSON Object</w:t>
      </w:r>
      <w:bookmarkEnd w:id="8076"/>
      <w:bookmarkEnd w:id="8077"/>
    </w:p>
    <w:p w14:paraId="55FBA11F" w14:textId="77777777" w:rsidR="00B55107" w:rsidRPr="00E77497" w:rsidRDefault="00B55107" w:rsidP="000D7E3D">
      <w:r w:rsidRPr="00E77497">
        <w:t xml:space="preserve">The </w:t>
      </w:r>
      <w:r w:rsidRPr="00E77497">
        <w:rPr>
          <w:b/>
        </w:rPr>
        <w:t>JSON</w:t>
      </w:r>
      <w:r w:rsidRPr="00E77497">
        <w:t xml:space="preserve"> object is a single </w:t>
      </w:r>
      <w:r>
        <w:t xml:space="preserve">ordinary </w:t>
      </w:r>
      <w:r w:rsidRPr="00E77497">
        <w:t xml:space="preserve">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14:paraId="3161162D" w14:textId="77777777" w:rsidR="00B55107" w:rsidRPr="00E77497" w:rsidRDefault="00B55107" w:rsidP="000D7E3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14:paraId="749C961C" w14:textId="77777777" w:rsidR="00B55107" w:rsidRPr="00E77497" w:rsidRDefault="00B55107" w:rsidP="000D7E3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14:paraId="3637A13D" w14:textId="77777777" w:rsidR="00B55107" w:rsidRPr="00E77497" w:rsidRDefault="00B55107" w:rsidP="000D7E3D">
      <w:r w:rsidRPr="00E77497">
        <w:t xml:space="preserve">The value of the [[Prototype]] internal </w:t>
      </w:r>
      <w:r>
        <w:t xml:space="preserve">data </w:t>
      </w:r>
      <w:r w:rsidRPr="00E77497">
        <w:t>property of the JSON object is the standard built-in Object prototype object (</w:t>
      </w:r>
      <w:r w:rsidR="004B439B">
        <w:fldChar w:fldCharType="begin"/>
      </w:r>
      <w:r w:rsidR="004B439B">
        <w:instrText xml:space="preserve"> REF _Ref360007187 \r \h </w:instrText>
      </w:r>
      <w:r w:rsidR="004B439B">
        <w:fldChar w:fldCharType="separate"/>
      </w:r>
      <w:r w:rsidR="00083CEC">
        <w:t>19.1.4</w:t>
      </w:r>
      <w:r w:rsidR="004B439B">
        <w:fldChar w:fldCharType="end"/>
      </w:r>
      <w:r w:rsidRPr="00E77497">
        <w:t>). The JSON object has a [[</w:t>
      </w:r>
      <w:r>
        <w:t>JSONTag</w:t>
      </w:r>
      <w:r w:rsidRPr="00E77497">
        <w:t xml:space="preserve">]] internal </w:t>
      </w:r>
      <w:r>
        <w:t xml:space="preserve">data </w:t>
      </w:r>
      <w:r w:rsidRPr="00E77497">
        <w:t xml:space="preserve">property whose value is </w:t>
      </w:r>
      <w:r w:rsidRPr="00C5668D">
        <w:rPr>
          <w:rFonts w:ascii="Times New Roman" w:hAnsi="Times New Roman"/>
          <w:b/>
          <w:bCs/>
        </w:rPr>
        <w:t>true</w:t>
      </w:r>
      <w:r w:rsidRPr="00E77497" w:rsidDel="00736F7F">
        <w:t xml:space="preserve"> </w:t>
      </w:r>
      <w:r w:rsidRPr="00E77497">
        <w:t xml:space="preserve">. The value of the [[Extensible]] internal </w:t>
      </w:r>
      <w:r>
        <w:t xml:space="preserve">data </w:t>
      </w:r>
      <w:r w:rsidRPr="00E77497">
        <w:t xml:space="preserve">property of the JSON object is set to </w:t>
      </w:r>
      <w:r w:rsidRPr="00E77497">
        <w:rPr>
          <w:b/>
        </w:rPr>
        <w:t>true</w:t>
      </w:r>
      <w:r w:rsidRPr="00E77497">
        <w:t>.</w:t>
      </w:r>
    </w:p>
    <w:p w14:paraId="0F317EC0" w14:textId="77777777" w:rsidR="00B55107" w:rsidRPr="00E77497" w:rsidRDefault="00B55107" w:rsidP="000D7E3D">
      <w:r w:rsidRPr="00E77497">
        <w:t xml:space="preserve">The JSON object does not have a [[Construct]] internal </w:t>
      </w:r>
      <w:r>
        <w:t>method</w:t>
      </w:r>
      <w:r w:rsidRPr="00E77497">
        <w:t xml:space="preserve">; it is not possible to use the JSON object as a constructor with the </w:t>
      </w:r>
      <w:r w:rsidRPr="00E77497">
        <w:rPr>
          <w:rFonts w:ascii="Courier New" w:hAnsi="Courier New"/>
          <w:b/>
        </w:rPr>
        <w:t>new</w:t>
      </w:r>
      <w:r w:rsidRPr="00E77497">
        <w:t xml:space="preserve"> operator.</w:t>
      </w:r>
    </w:p>
    <w:p w14:paraId="78D83A34" w14:textId="77777777" w:rsidR="00B55107" w:rsidRPr="00E77497" w:rsidRDefault="00B55107" w:rsidP="000D7E3D">
      <w:r w:rsidRPr="00E77497">
        <w:t xml:space="preserve">The JSON object does not have a [[Call]] internal </w:t>
      </w:r>
      <w:r>
        <w:t>method</w:t>
      </w:r>
      <w:r w:rsidRPr="00E77497">
        <w:t>; it is not possible to invoke the JSON object as a function.</w:t>
      </w:r>
    </w:p>
    <w:p w14:paraId="1A3DCE69" w14:textId="77777777" w:rsidR="00B55107" w:rsidRPr="00E77497" w:rsidRDefault="00B55107" w:rsidP="000D7E3D">
      <w:pPr>
        <w:pStyle w:val="30"/>
      </w:pPr>
      <w:bookmarkStart w:id="8078" w:name="_Ref365480123"/>
      <w:bookmarkStart w:id="8079" w:name="_Toc366142134"/>
      <w:r w:rsidRPr="00E77497">
        <w:t>The JSON Grammar</w:t>
      </w:r>
      <w:bookmarkEnd w:id="8078"/>
      <w:bookmarkEnd w:id="8079"/>
      <w:r w:rsidRPr="00E77497">
        <w:t xml:space="preserve"> </w:t>
      </w:r>
    </w:p>
    <w:p w14:paraId="50244CD0" w14:textId="77777777" w:rsidR="00B55107" w:rsidRPr="00E77497" w:rsidRDefault="00B55107" w:rsidP="000D7E3D">
      <w:r w:rsidRPr="00E77497">
        <w:t>JSON.stringify produces a String that conforms to the following JSON grammar. JSON.parse accepts a String that conforms to the JSON grammar.</w:t>
      </w:r>
    </w:p>
    <w:p w14:paraId="1BA3AA05" w14:textId="77777777" w:rsidR="00B55107" w:rsidRPr="00E77497" w:rsidRDefault="00B55107" w:rsidP="000D7E3D">
      <w:pPr>
        <w:pStyle w:val="40"/>
      </w:pPr>
      <w:r w:rsidRPr="00E77497">
        <w:t>The JSON Lexical Grammar</w:t>
      </w:r>
    </w:p>
    <w:p w14:paraId="70BE4F37" w14:textId="77777777" w:rsidR="00B55107" w:rsidRPr="00E77497" w:rsidRDefault="00B55107" w:rsidP="000D7E3D">
      <w:r w:rsidRPr="00E77497">
        <w:t xml:space="preserve">JSON is similar to ECMAScript source text in that it consists of a sequence of </w:t>
      </w:r>
      <w:r>
        <w:t xml:space="preserve">Unicode </w:t>
      </w:r>
      <w:r w:rsidRPr="00E77497">
        <w:t xml:space="preserve">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14:paraId="4FF1E32C" w14:textId="77777777" w:rsidR="00B55107" w:rsidRPr="00E77497" w:rsidRDefault="00B55107" w:rsidP="000D7E3D">
      <w:pPr>
        <w:pStyle w:val="Syntax"/>
      </w:pPr>
      <w:r w:rsidRPr="00E77497">
        <w:t>Syntax</w:t>
      </w:r>
    </w:p>
    <w:p w14:paraId="0DA4E1EF" w14:textId="77777777" w:rsidR="00B55107" w:rsidRPr="00E77497" w:rsidRDefault="00B55107" w:rsidP="000D7E3D">
      <w:pPr>
        <w:keepNext/>
        <w:spacing w:after="0"/>
        <w:rPr>
          <w:b/>
        </w:rPr>
      </w:pPr>
      <w:r w:rsidRPr="00E77497">
        <w:rPr>
          <w:rFonts w:ascii="Times New Roman" w:hAnsi="Times New Roman"/>
          <w:i/>
        </w:rPr>
        <w:t xml:space="preserve">JSONWhiteSpace </w:t>
      </w:r>
      <w:r w:rsidRPr="00E77497">
        <w:rPr>
          <w:b/>
        </w:rPr>
        <w:t>::</w:t>
      </w:r>
    </w:p>
    <w:p w14:paraId="097C443A" w14:textId="77777777" w:rsidR="00B55107" w:rsidRPr="00E77497" w:rsidRDefault="00B55107" w:rsidP="000D7E3D">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14:paraId="7F521399" w14:textId="77777777" w:rsidR="00B55107" w:rsidRPr="00E77497" w:rsidRDefault="00B55107" w:rsidP="000D7E3D">
      <w:pPr>
        <w:pStyle w:val="M0"/>
        <w:spacing w:after="0"/>
        <w:rPr>
          <w:sz w:val="16"/>
        </w:rPr>
      </w:pPr>
    </w:p>
    <w:p w14:paraId="0AC6CD12" w14:textId="77777777" w:rsidR="00B55107" w:rsidRPr="00E77497" w:rsidRDefault="00B55107" w:rsidP="000D7E3D">
      <w:pPr>
        <w:pStyle w:val="SyntaxRule"/>
      </w:pPr>
      <w:r w:rsidRPr="00E77497">
        <w:t xml:space="preserve">JSONString </w:t>
      </w:r>
      <w:r w:rsidRPr="00E77497">
        <w:rPr>
          <w:rFonts w:ascii="Arial" w:hAnsi="Arial"/>
          <w:b/>
          <w:i w:val="0"/>
        </w:rPr>
        <w:t>::</w:t>
      </w:r>
    </w:p>
    <w:p w14:paraId="07B5E204" w14:textId="77777777" w:rsidR="00B55107" w:rsidRPr="00E77497" w:rsidRDefault="00B55107" w:rsidP="000D7E3D">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14:paraId="67AC68F3" w14:textId="77777777" w:rsidR="00B55107" w:rsidRPr="00E77497" w:rsidRDefault="00B55107" w:rsidP="000D7E3D">
      <w:pPr>
        <w:pStyle w:val="M0"/>
        <w:spacing w:after="0"/>
        <w:rPr>
          <w:sz w:val="16"/>
        </w:rPr>
      </w:pPr>
    </w:p>
    <w:p w14:paraId="5C4326A4" w14:textId="77777777" w:rsidR="00B55107" w:rsidRPr="00E77497" w:rsidRDefault="00B55107" w:rsidP="000D7E3D">
      <w:pPr>
        <w:pStyle w:val="SyntaxRule"/>
      </w:pPr>
      <w:r w:rsidRPr="00E77497">
        <w:t xml:space="preserve">JSONStringCharacters </w:t>
      </w:r>
      <w:r w:rsidRPr="00E77497">
        <w:rPr>
          <w:rFonts w:ascii="Arial" w:hAnsi="Arial"/>
          <w:b/>
          <w:i w:val="0"/>
        </w:rPr>
        <w:t>::</w:t>
      </w:r>
    </w:p>
    <w:p w14:paraId="172E3ECB" w14:textId="77777777" w:rsidR="00B55107" w:rsidRPr="00E77497" w:rsidRDefault="00B55107" w:rsidP="000D7E3D">
      <w:pPr>
        <w:pStyle w:val="SyntaxRule2"/>
      </w:pPr>
      <w:r w:rsidRPr="00E77497">
        <w:t>JSONStringCharacter JSONStringCharacters</w:t>
      </w:r>
      <w:r w:rsidRPr="00E77497">
        <w:rPr>
          <w:rFonts w:ascii="Arial" w:hAnsi="Arial" w:cs="Arial"/>
          <w:i w:val="0"/>
          <w:vertAlign w:val="subscript"/>
        </w:rPr>
        <w:t>opt</w:t>
      </w:r>
      <w:r w:rsidRPr="00E77497">
        <w:t xml:space="preserve"> </w:t>
      </w:r>
    </w:p>
    <w:p w14:paraId="642BA3B9" w14:textId="77777777" w:rsidR="00B55107" w:rsidRPr="00E77497" w:rsidRDefault="00B55107" w:rsidP="000D7E3D">
      <w:pPr>
        <w:pStyle w:val="M0"/>
        <w:spacing w:after="0"/>
        <w:rPr>
          <w:sz w:val="16"/>
        </w:rPr>
      </w:pPr>
    </w:p>
    <w:p w14:paraId="7934CFF6" w14:textId="77777777" w:rsidR="00B55107" w:rsidRPr="00E77497" w:rsidRDefault="00B55107" w:rsidP="000D7E3D">
      <w:pPr>
        <w:spacing w:after="0"/>
        <w:rPr>
          <w:rFonts w:ascii="Times New Roman" w:hAnsi="Times New Roman"/>
          <w:i/>
        </w:rPr>
      </w:pPr>
      <w:r w:rsidRPr="00E77497">
        <w:rPr>
          <w:rFonts w:ascii="Times New Roman" w:hAnsi="Times New Roman"/>
          <w:i/>
        </w:rPr>
        <w:t xml:space="preserve">JSONStringCharacter </w:t>
      </w:r>
      <w:r w:rsidRPr="00E77497">
        <w:rPr>
          <w:b/>
        </w:rPr>
        <w:t>::</w:t>
      </w:r>
    </w:p>
    <w:p w14:paraId="7A1B15D0" w14:textId="77777777" w:rsidR="00B55107" w:rsidRPr="00E77497" w:rsidRDefault="00B55107" w:rsidP="000D7E3D">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7C20B9BB" w14:textId="77777777" w:rsidR="00B55107" w:rsidRPr="00E77497" w:rsidRDefault="00B55107" w:rsidP="000D7E3D">
      <w:pPr>
        <w:pStyle w:val="SyntaxRule2"/>
      </w:pPr>
      <w:r w:rsidRPr="00E77497">
        <w:rPr>
          <w:rFonts w:ascii="Courier New" w:hAnsi="Courier New" w:cs="Courier New"/>
          <w:b/>
          <w:i w:val="0"/>
        </w:rPr>
        <w:t>\</w:t>
      </w:r>
      <w:r w:rsidRPr="00E77497">
        <w:t xml:space="preserve"> JSONEscapeSequence</w:t>
      </w:r>
    </w:p>
    <w:p w14:paraId="0E822DCD" w14:textId="77777777" w:rsidR="00B55107" w:rsidRPr="00E77497" w:rsidRDefault="00B55107" w:rsidP="000D7E3D">
      <w:pPr>
        <w:pStyle w:val="M0"/>
        <w:spacing w:after="0"/>
        <w:rPr>
          <w:sz w:val="16"/>
        </w:rPr>
      </w:pPr>
    </w:p>
    <w:p w14:paraId="3323D67C" w14:textId="77777777" w:rsidR="00B55107" w:rsidRPr="00E77497" w:rsidRDefault="00B55107" w:rsidP="000D7E3D">
      <w:pPr>
        <w:pStyle w:val="SyntaxRule"/>
      </w:pPr>
      <w:r w:rsidRPr="00E77497">
        <w:t xml:space="preserve">JSONEscapeSequence </w:t>
      </w:r>
      <w:r w:rsidRPr="00E77497">
        <w:rPr>
          <w:rFonts w:ascii="Arial" w:hAnsi="Arial"/>
          <w:b/>
          <w:i w:val="0"/>
        </w:rPr>
        <w:t>::</w:t>
      </w:r>
    </w:p>
    <w:p w14:paraId="00E811B1" w14:textId="77777777" w:rsidR="00B55107" w:rsidRPr="00E77497" w:rsidRDefault="00B55107" w:rsidP="000D7E3D">
      <w:pPr>
        <w:pStyle w:val="SyntaxRule2"/>
      </w:pPr>
      <w:r w:rsidRPr="00E77497">
        <w:t>JSONEscapeCharacter</w:t>
      </w:r>
    </w:p>
    <w:p w14:paraId="61FB6115" w14:textId="77777777" w:rsidR="00B55107" w:rsidRPr="00E77497" w:rsidRDefault="00B55107" w:rsidP="000D7E3D">
      <w:pPr>
        <w:pStyle w:val="SyntaxRule2"/>
      </w:pPr>
      <w:r w:rsidRPr="00E77497">
        <w:rPr>
          <w:rFonts w:ascii="Courier New" w:hAnsi="Courier New"/>
          <w:b/>
          <w:i w:val="0"/>
        </w:rPr>
        <w:t>u</w:t>
      </w:r>
      <w:r w:rsidRPr="00E77497">
        <w:t xml:space="preserve"> HexDigit HexDigit HexDigit HexDigit </w:t>
      </w:r>
    </w:p>
    <w:p w14:paraId="03C83BCC" w14:textId="77777777" w:rsidR="00B55107" w:rsidRPr="00E77497" w:rsidRDefault="00B55107" w:rsidP="000D7E3D">
      <w:pPr>
        <w:pStyle w:val="M0"/>
        <w:spacing w:after="0"/>
        <w:rPr>
          <w:sz w:val="16"/>
        </w:rPr>
      </w:pPr>
    </w:p>
    <w:p w14:paraId="33AAC5E5" w14:textId="77777777" w:rsidR="00B55107" w:rsidRPr="00E77497" w:rsidRDefault="00B55107" w:rsidP="000D7E3D">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14:paraId="3976B24A" w14:textId="77777777" w:rsidR="00B55107" w:rsidRPr="00C7794D" w:rsidRDefault="00B55107" w:rsidP="000D7E3D">
      <w:pPr>
        <w:pStyle w:val="SyntaxRule2"/>
        <w:rPr>
          <w:rFonts w:ascii="Courier New" w:hAnsi="Courier New" w:cs="Courier New"/>
          <w:b/>
          <w:i w:val="0"/>
        </w:rPr>
      </w:pPr>
      <w:r w:rsidRPr="00C7794D">
        <w:rPr>
          <w:rFonts w:ascii="Courier New" w:hAnsi="Courier New" w:cs="Courier New"/>
          <w:b/>
          <w:i w:val="0"/>
        </w:rPr>
        <w:t>" / \ b f n r t</w:t>
      </w:r>
    </w:p>
    <w:p w14:paraId="19A2A165" w14:textId="77777777" w:rsidR="00B55107" w:rsidRPr="00C7794D" w:rsidRDefault="00B55107" w:rsidP="000D7E3D">
      <w:pPr>
        <w:pStyle w:val="M0"/>
        <w:spacing w:after="0"/>
        <w:rPr>
          <w:sz w:val="16"/>
        </w:rPr>
      </w:pPr>
    </w:p>
    <w:p w14:paraId="0F16515F" w14:textId="77777777" w:rsidR="00B55107" w:rsidRPr="00C7794D" w:rsidRDefault="00B55107" w:rsidP="000D7E3D">
      <w:pPr>
        <w:pStyle w:val="SyntaxRule"/>
      </w:pPr>
      <w:r w:rsidRPr="00C7794D">
        <w:t xml:space="preserve">JSONNumber </w:t>
      </w:r>
      <w:r w:rsidRPr="00C7794D">
        <w:rPr>
          <w:rFonts w:ascii="Arial" w:hAnsi="Arial"/>
          <w:b/>
          <w:i w:val="0"/>
        </w:rPr>
        <w:t>::</w:t>
      </w:r>
    </w:p>
    <w:p w14:paraId="663C6D65" w14:textId="77777777" w:rsidR="00B55107" w:rsidRPr="00A67AF2" w:rsidRDefault="00B55107" w:rsidP="000D7E3D">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14:paraId="373DAB43" w14:textId="77777777" w:rsidR="00B55107" w:rsidRPr="00A67AF2" w:rsidRDefault="00B55107" w:rsidP="000D7E3D">
      <w:pPr>
        <w:pStyle w:val="M0"/>
        <w:spacing w:after="0"/>
        <w:rPr>
          <w:sz w:val="16"/>
        </w:rPr>
      </w:pPr>
    </w:p>
    <w:p w14:paraId="53DFEE93" w14:textId="77777777" w:rsidR="00B55107" w:rsidRPr="00675B74" w:rsidRDefault="00B55107" w:rsidP="000D7E3D">
      <w:pPr>
        <w:pStyle w:val="SyntaxRule"/>
      </w:pPr>
      <w:r w:rsidRPr="00A67AF2">
        <w:t xml:space="preserve">JSONFraction </w:t>
      </w:r>
      <w:r w:rsidRPr="00B820AB">
        <w:rPr>
          <w:rFonts w:ascii="Arial" w:hAnsi="Arial"/>
          <w:b/>
          <w:i w:val="0"/>
        </w:rPr>
        <w:t>::</w:t>
      </w:r>
    </w:p>
    <w:p w14:paraId="50D050F2" w14:textId="77777777" w:rsidR="00B55107" w:rsidRPr="00E77497" w:rsidRDefault="00B55107" w:rsidP="000D7E3D">
      <w:pPr>
        <w:pStyle w:val="SyntaxRule2"/>
      </w:pPr>
      <w:r w:rsidRPr="00E77497">
        <w:rPr>
          <w:rFonts w:ascii="Courier New" w:hAnsi="Courier New" w:cs="Courier New"/>
          <w:b/>
          <w:i w:val="0"/>
        </w:rPr>
        <w:t>.</w:t>
      </w:r>
      <w:r w:rsidRPr="00E77497">
        <w:t xml:space="preserve"> DecimalDigits</w:t>
      </w:r>
    </w:p>
    <w:p w14:paraId="62BE420F" w14:textId="77777777" w:rsidR="00B55107" w:rsidRPr="00E77497" w:rsidRDefault="00B55107" w:rsidP="000D7E3D">
      <w:pPr>
        <w:pStyle w:val="M0"/>
        <w:spacing w:after="0"/>
        <w:rPr>
          <w:sz w:val="16"/>
        </w:rPr>
      </w:pPr>
    </w:p>
    <w:p w14:paraId="37F913BD" w14:textId="77777777" w:rsidR="00B55107" w:rsidRPr="00E77497" w:rsidRDefault="00B55107" w:rsidP="000D7E3D">
      <w:pPr>
        <w:pStyle w:val="SyntaxRule"/>
      </w:pPr>
      <w:r w:rsidRPr="00E77497">
        <w:t xml:space="preserve">JSONNullLiteral </w:t>
      </w:r>
      <w:r w:rsidRPr="00E77497">
        <w:rPr>
          <w:rFonts w:ascii="Arial" w:hAnsi="Arial"/>
          <w:b/>
          <w:i w:val="0"/>
        </w:rPr>
        <w:t>::</w:t>
      </w:r>
    </w:p>
    <w:p w14:paraId="69770EC7" w14:textId="77777777" w:rsidR="00B55107" w:rsidRPr="00E77497" w:rsidRDefault="00B55107" w:rsidP="000D7E3D">
      <w:pPr>
        <w:pStyle w:val="SyntaxRule2"/>
      </w:pPr>
      <w:r w:rsidRPr="00E77497">
        <w:t>NullLiteral</w:t>
      </w:r>
    </w:p>
    <w:p w14:paraId="177ECF52" w14:textId="77777777" w:rsidR="00B55107" w:rsidRPr="00E77497" w:rsidRDefault="00B55107" w:rsidP="000D7E3D">
      <w:pPr>
        <w:pStyle w:val="M0"/>
        <w:spacing w:after="0"/>
        <w:rPr>
          <w:sz w:val="16"/>
        </w:rPr>
      </w:pPr>
    </w:p>
    <w:p w14:paraId="76E44D42" w14:textId="77777777" w:rsidR="00B55107" w:rsidRPr="00E77497" w:rsidRDefault="00B55107" w:rsidP="000D7E3D">
      <w:pPr>
        <w:pStyle w:val="SyntaxRule"/>
      </w:pPr>
      <w:r w:rsidRPr="00E77497">
        <w:t xml:space="preserve">JSONBooleanLiteral </w:t>
      </w:r>
      <w:r w:rsidRPr="00E77497">
        <w:rPr>
          <w:rFonts w:ascii="Arial" w:hAnsi="Arial"/>
          <w:b/>
          <w:i w:val="0"/>
        </w:rPr>
        <w:t>::</w:t>
      </w:r>
    </w:p>
    <w:p w14:paraId="2F74E054" w14:textId="77777777" w:rsidR="00B55107" w:rsidRPr="00E77497" w:rsidRDefault="00B55107" w:rsidP="000D7E3D">
      <w:pPr>
        <w:pStyle w:val="SyntaxRule2"/>
      </w:pPr>
      <w:r w:rsidRPr="00E77497">
        <w:t>BooleanLiteral</w:t>
      </w:r>
    </w:p>
    <w:p w14:paraId="31CEBA07" w14:textId="77777777" w:rsidR="00B55107" w:rsidRPr="00E77497" w:rsidRDefault="00B55107" w:rsidP="000D7E3D">
      <w:pPr>
        <w:pStyle w:val="M0"/>
        <w:spacing w:after="0"/>
        <w:rPr>
          <w:sz w:val="16"/>
        </w:rPr>
      </w:pPr>
    </w:p>
    <w:p w14:paraId="62C36B45" w14:textId="77777777" w:rsidR="00B55107" w:rsidRPr="00E77497" w:rsidRDefault="00B55107" w:rsidP="000D7E3D">
      <w:pPr>
        <w:pStyle w:val="40"/>
      </w:pPr>
      <w:r w:rsidRPr="00E77497">
        <w:t>The JSON Syntactic Grammar</w:t>
      </w:r>
    </w:p>
    <w:p w14:paraId="7DF70FE7" w14:textId="77777777" w:rsidR="00B55107" w:rsidRPr="00E77497" w:rsidRDefault="00B55107" w:rsidP="000D7E3D">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14:paraId="0A2A08F5" w14:textId="77777777" w:rsidR="00B55107" w:rsidRPr="00E77497" w:rsidRDefault="00B55107" w:rsidP="000D7E3D">
      <w:pPr>
        <w:pStyle w:val="Syntax"/>
      </w:pPr>
      <w:r w:rsidRPr="00E77497">
        <w:t>Syntax</w:t>
      </w:r>
    </w:p>
    <w:p w14:paraId="09A6522F" w14:textId="77777777" w:rsidR="00B55107" w:rsidRPr="00E77497" w:rsidRDefault="00B55107" w:rsidP="000D7E3D">
      <w:pPr>
        <w:pStyle w:val="SyntaxRule"/>
        <w:jc w:val="left"/>
      </w:pPr>
      <w:r w:rsidRPr="00E77497">
        <w:t xml:space="preserve">JSONText </w:t>
      </w:r>
      <w:r w:rsidRPr="00E77497">
        <w:rPr>
          <w:rFonts w:ascii="Arial" w:hAnsi="Arial"/>
          <w:b/>
          <w:i w:val="0"/>
        </w:rPr>
        <w:t>:</w:t>
      </w:r>
      <w:r w:rsidRPr="00E77497">
        <w:tab/>
        <w:t xml:space="preserve"> </w:t>
      </w:r>
    </w:p>
    <w:p w14:paraId="4CAB8ADF" w14:textId="77777777" w:rsidR="00B55107" w:rsidRPr="00E77497" w:rsidRDefault="00B55107" w:rsidP="000D7E3D">
      <w:pPr>
        <w:pStyle w:val="SyntaxRule2"/>
      </w:pPr>
      <w:r w:rsidRPr="00E77497">
        <w:t>JSONValue</w:t>
      </w:r>
    </w:p>
    <w:p w14:paraId="6BFB76E2" w14:textId="77777777" w:rsidR="00B55107" w:rsidRPr="00E77497" w:rsidRDefault="00B55107" w:rsidP="000D7E3D">
      <w:pPr>
        <w:pStyle w:val="M0"/>
        <w:spacing w:after="0"/>
        <w:rPr>
          <w:sz w:val="16"/>
        </w:rPr>
      </w:pPr>
    </w:p>
    <w:p w14:paraId="290CAF31" w14:textId="77777777" w:rsidR="00B55107" w:rsidRPr="00E77497" w:rsidRDefault="00B55107" w:rsidP="000D7E3D">
      <w:pPr>
        <w:pStyle w:val="SyntaxRule"/>
        <w:jc w:val="left"/>
      </w:pPr>
      <w:r w:rsidRPr="00E77497">
        <w:t xml:space="preserve">JSONValue </w:t>
      </w:r>
      <w:r w:rsidRPr="00E77497">
        <w:rPr>
          <w:rFonts w:ascii="Arial" w:hAnsi="Arial"/>
          <w:b/>
          <w:i w:val="0"/>
        </w:rPr>
        <w:t>:</w:t>
      </w:r>
      <w:r w:rsidRPr="00E77497">
        <w:tab/>
        <w:t xml:space="preserve"> </w:t>
      </w:r>
    </w:p>
    <w:p w14:paraId="66A9C4A3" w14:textId="77777777" w:rsidR="00B55107" w:rsidRPr="00E77497" w:rsidRDefault="00B55107" w:rsidP="000D7E3D">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19E99941" w14:textId="77777777" w:rsidR="00B55107" w:rsidRPr="00E77497" w:rsidRDefault="00B55107" w:rsidP="000D7E3D">
      <w:pPr>
        <w:pStyle w:val="M0"/>
        <w:spacing w:after="0"/>
        <w:rPr>
          <w:sz w:val="16"/>
        </w:rPr>
      </w:pPr>
    </w:p>
    <w:p w14:paraId="31A905A4" w14:textId="77777777" w:rsidR="00B55107" w:rsidRPr="00E77497" w:rsidRDefault="00B55107" w:rsidP="000D7E3D">
      <w:pPr>
        <w:pStyle w:val="SyntaxRule"/>
      </w:pPr>
      <w:r w:rsidRPr="00E77497">
        <w:t xml:space="preserve">JSONObject </w:t>
      </w:r>
      <w:r w:rsidRPr="00E77497">
        <w:rPr>
          <w:rFonts w:ascii="Arial" w:hAnsi="Arial"/>
          <w:b/>
          <w:i w:val="0"/>
        </w:rPr>
        <w:t>:</w:t>
      </w:r>
    </w:p>
    <w:p w14:paraId="3C4A32CE" w14:textId="77777777" w:rsidR="00B55107" w:rsidRPr="00E77497" w:rsidRDefault="00B55107" w:rsidP="000D7E3D">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058BD498" w14:textId="77777777" w:rsidR="00B55107" w:rsidRPr="00E77497" w:rsidRDefault="00B55107" w:rsidP="000D7E3D">
      <w:pPr>
        <w:pStyle w:val="M0"/>
        <w:spacing w:after="0"/>
        <w:rPr>
          <w:sz w:val="16"/>
        </w:rPr>
      </w:pPr>
    </w:p>
    <w:p w14:paraId="606770D5" w14:textId="77777777" w:rsidR="00B55107" w:rsidRPr="00E77497" w:rsidRDefault="00B55107" w:rsidP="000D7E3D">
      <w:pPr>
        <w:pStyle w:val="SyntaxRule"/>
      </w:pPr>
      <w:r w:rsidRPr="00E77497">
        <w:t xml:space="preserve">JSONMember </w:t>
      </w:r>
      <w:r w:rsidRPr="00E77497">
        <w:rPr>
          <w:rFonts w:ascii="Arial" w:hAnsi="Arial"/>
          <w:b/>
          <w:i w:val="0"/>
        </w:rPr>
        <w:t>:</w:t>
      </w:r>
    </w:p>
    <w:p w14:paraId="7B607C42" w14:textId="77777777" w:rsidR="00B55107" w:rsidRPr="00E77497" w:rsidRDefault="00B55107" w:rsidP="000D7E3D">
      <w:pPr>
        <w:pStyle w:val="SyntaxRule2"/>
      </w:pPr>
      <w:r w:rsidRPr="00E77497">
        <w:t xml:space="preserve">JSONString </w:t>
      </w:r>
      <w:r w:rsidRPr="00E77497">
        <w:rPr>
          <w:rFonts w:ascii="Courier New" w:hAnsi="Courier New" w:cs="Courier New"/>
          <w:b/>
          <w:i w:val="0"/>
        </w:rPr>
        <w:t>:</w:t>
      </w:r>
      <w:r w:rsidRPr="00E77497">
        <w:t xml:space="preserve"> JSONValue</w:t>
      </w:r>
    </w:p>
    <w:p w14:paraId="3F8BEADC" w14:textId="77777777" w:rsidR="00B55107" w:rsidRPr="00E77497" w:rsidRDefault="00B55107" w:rsidP="000D7E3D">
      <w:pPr>
        <w:pStyle w:val="M0"/>
        <w:spacing w:after="0"/>
        <w:rPr>
          <w:sz w:val="16"/>
        </w:rPr>
      </w:pPr>
    </w:p>
    <w:p w14:paraId="75BDCF90" w14:textId="77777777" w:rsidR="00B55107" w:rsidRPr="00E77497" w:rsidRDefault="00B55107" w:rsidP="000D7E3D">
      <w:pPr>
        <w:pStyle w:val="SyntaxRule"/>
      </w:pPr>
      <w:r w:rsidRPr="00E77497">
        <w:t xml:space="preserve">JSONMemberList </w:t>
      </w:r>
      <w:r w:rsidRPr="00E77497">
        <w:rPr>
          <w:rFonts w:ascii="Arial" w:hAnsi="Arial"/>
          <w:b/>
          <w:i w:val="0"/>
        </w:rPr>
        <w:t>:</w:t>
      </w:r>
    </w:p>
    <w:p w14:paraId="0DD0B8C2" w14:textId="77777777" w:rsidR="00B55107" w:rsidRPr="00E77497" w:rsidRDefault="00B55107" w:rsidP="000D7E3D">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1B4C9E41" w14:textId="77777777" w:rsidR="00B55107" w:rsidRPr="00E77497" w:rsidRDefault="00B55107" w:rsidP="000D7E3D">
      <w:pPr>
        <w:pStyle w:val="M0"/>
        <w:spacing w:after="0"/>
        <w:rPr>
          <w:sz w:val="16"/>
        </w:rPr>
      </w:pPr>
    </w:p>
    <w:p w14:paraId="655FEACB" w14:textId="77777777" w:rsidR="00B55107" w:rsidRPr="00E77497" w:rsidRDefault="00B55107" w:rsidP="000D7E3D">
      <w:pPr>
        <w:pStyle w:val="SyntaxRule"/>
      </w:pPr>
      <w:r w:rsidRPr="00E77497">
        <w:t xml:space="preserve">JSONArray </w:t>
      </w:r>
      <w:r w:rsidRPr="00E77497">
        <w:rPr>
          <w:rFonts w:ascii="Arial" w:hAnsi="Arial"/>
          <w:b/>
          <w:i w:val="0"/>
        </w:rPr>
        <w:t>:</w:t>
      </w:r>
    </w:p>
    <w:p w14:paraId="2BBF5D04" w14:textId="77777777" w:rsidR="00B55107" w:rsidRPr="00E77497" w:rsidRDefault="00B55107" w:rsidP="000D7E3D">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14:paraId="6760322D" w14:textId="77777777" w:rsidR="00B55107" w:rsidRPr="00E77497" w:rsidRDefault="00B55107" w:rsidP="000D7E3D">
      <w:pPr>
        <w:pStyle w:val="M0"/>
        <w:spacing w:after="0"/>
        <w:rPr>
          <w:sz w:val="16"/>
        </w:rPr>
      </w:pPr>
    </w:p>
    <w:p w14:paraId="7071CC60" w14:textId="77777777" w:rsidR="00B55107" w:rsidRPr="00E77497" w:rsidRDefault="00B55107" w:rsidP="000D7E3D">
      <w:pPr>
        <w:pStyle w:val="SyntaxRule"/>
      </w:pPr>
      <w:r w:rsidRPr="00E77497">
        <w:t xml:space="preserve">JSONElementList </w:t>
      </w:r>
      <w:r w:rsidRPr="00E77497">
        <w:rPr>
          <w:rFonts w:ascii="Arial" w:hAnsi="Arial"/>
          <w:b/>
          <w:i w:val="0"/>
        </w:rPr>
        <w:t>:</w:t>
      </w:r>
    </w:p>
    <w:p w14:paraId="58BA6B85" w14:textId="77777777" w:rsidR="00B55107" w:rsidRPr="00E77497" w:rsidRDefault="00B55107" w:rsidP="000D7E3D">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02BBB5D8" w14:textId="77777777" w:rsidR="00B55107" w:rsidRPr="00E77497" w:rsidRDefault="00B55107" w:rsidP="000D7E3D">
      <w:pPr>
        <w:pStyle w:val="M0"/>
        <w:spacing w:after="0"/>
        <w:rPr>
          <w:sz w:val="16"/>
        </w:rPr>
      </w:pPr>
    </w:p>
    <w:p w14:paraId="763BE1DA" w14:textId="77777777" w:rsidR="00B55107" w:rsidRPr="00E77497" w:rsidRDefault="00B55107" w:rsidP="000D7E3D">
      <w:pPr>
        <w:pStyle w:val="30"/>
      </w:pPr>
      <w:bookmarkStart w:id="8080" w:name="_Toc366142135"/>
      <w:r>
        <w:t>JSON.</w:t>
      </w:r>
      <w:r w:rsidRPr="00E77497">
        <w:t>parse ( text [ , reviver ] )</w:t>
      </w:r>
      <w:bookmarkEnd w:id="8080"/>
    </w:p>
    <w:p w14:paraId="725465DA" w14:textId="77777777" w:rsidR="00B55107" w:rsidRPr="00E77497" w:rsidRDefault="00B55107" w:rsidP="000D7E3D">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w:t>
      </w:r>
      <w:r w:rsidR="00386020">
        <w:fldChar w:fldCharType="begin"/>
      </w:r>
      <w:r w:rsidR="00386020">
        <w:instrText xml:space="preserve"> REF _Ref366084536 \r \h </w:instrText>
      </w:r>
      <w:r w:rsidR="00386020">
        <w:fldChar w:fldCharType="separate"/>
      </w:r>
      <w:r w:rsidR="00083CEC">
        <w:t>12.1.4.1</w:t>
      </w:r>
      <w:r w:rsidR="00386020">
        <w:fldChar w:fldCharType="end"/>
      </w:r>
      <w:r w:rsidRPr="00E77497">
        <w:t xml:space="preserve"> and </w:t>
      </w:r>
      <w:r w:rsidR="00386020">
        <w:fldChar w:fldCharType="begin"/>
      </w:r>
      <w:r w:rsidR="00386020">
        <w:instrText xml:space="preserve"> REF _Ref456010689 \r \h </w:instrText>
      </w:r>
      <w:r w:rsidR="00386020">
        <w:fldChar w:fldCharType="separate"/>
      </w:r>
      <w:r w:rsidR="00083CEC">
        <w:t>12.1.5</w:t>
      </w:r>
      <w:r w:rsidR="00386020">
        <w:fldChar w:fldCharType="end"/>
      </w:r>
      <w:r w:rsidRPr="00E77497">
        <w:t xml:space="preserve"> as constrained by the JSON grammar.</w:t>
      </w:r>
    </w:p>
    <w:p w14:paraId="2AD43E21" w14:textId="77777777" w:rsidR="00B55107" w:rsidRPr="00E77497" w:rsidRDefault="00B55107" w:rsidP="000D7E3D">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2B603B0D" w14:textId="77777777" w:rsidR="00B55107" w:rsidRPr="00E77497" w:rsidRDefault="00B55107" w:rsidP="000D7E3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14:paraId="25C62B01" w14:textId="77777777" w:rsidR="00B55107" w:rsidRDefault="00B55107" w:rsidP="000D7E3D">
      <w:pPr>
        <w:pStyle w:val="Alg4"/>
        <w:numPr>
          <w:ilvl w:val="0"/>
          <w:numId w:val="326"/>
        </w:numPr>
      </w:pPr>
      <w:r>
        <w:t>ReturnIfAbrupt(</w:t>
      </w:r>
      <w:r>
        <w:rPr>
          <w:i/>
        </w:rPr>
        <w:t>JText</w:t>
      </w:r>
      <w:r>
        <w:t>).</w:t>
      </w:r>
    </w:p>
    <w:p w14:paraId="3E6C9191" w14:textId="77777777" w:rsidR="00B55107" w:rsidRPr="00E77497" w:rsidRDefault="00B55107" w:rsidP="000D7E3D">
      <w:pPr>
        <w:pStyle w:val="Alg4"/>
        <w:numPr>
          <w:ilvl w:val="0"/>
          <w:numId w:val="326"/>
        </w:numPr>
      </w:pPr>
      <w:r w:rsidRPr="00E77497">
        <w:t xml:space="preserve">Parse </w:t>
      </w:r>
      <w:r w:rsidRPr="00E77497">
        <w:rPr>
          <w:i/>
        </w:rPr>
        <w:t>JText</w:t>
      </w:r>
      <w:r w:rsidRPr="00E77497">
        <w:t xml:space="preserve"> </w:t>
      </w:r>
      <w:r>
        <w:t xml:space="preserve">interpreted as UTF-16 encoded Unicode characters </w:t>
      </w:r>
      <w:r w:rsidRPr="00E77497">
        <w:t xml:space="preserve">using the grammars in </w:t>
      </w:r>
      <w:r w:rsidR="004B439B">
        <w:fldChar w:fldCharType="begin"/>
      </w:r>
      <w:r w:rsidR="004B439B">
        <w:instrText xml:space="preserve"> REF _Ref365480123 \r \h </w:instrText>
      </w:r>
      <w:r w:rsidR="004B439B">
        <w:fldChar w:fldCharType="separate"/>
      </w:r>
      <w:r w:rsidR="00083CEC">
        <w:t>24.3.1</w:t>
      </w:r>
      <w:r w:rsidR="004B439B">
        <w:fldChar w:fldCharType="end"/>
      </w:r>
      <w:r w:rsidRPr="00E77497">
        <w:t xml:space="preserve">.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14:paraId="66193719" w14:textId="77777777" w:rsidR="00B55107" w:rsidRDefault="00B55107" w:rsidP="000D7E3D">
      <w:pPr>
        <w:pStyle w:val="Alg4"/>
        <w:numPr>
          <w:ilvl w:val="0"/>
          <w:numId w:val="326"/>
        </w:numPr>
      </w:pPr>
      <w:r>
        <w:t xml:space="preserve">Let </w:t>
      </w:r>
      <w:r>
        <w:rPr>
          <w:i/>
          <w:iCs/>
        </w:rPr>
        <w:t xml:space="preserve">scriptText </w:t>
      </w:r>
      <w:r w:rsidRPr="00665D48">
        <w:t>be the result of concatenating</w:t>
      </w:r>
      <w:r>
        <w:rPr>
          <w:i/>
          <w:iCs/>
        </w:rPr>
        <w:t xml:space="preserv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rsidRPr="00E77497">
        <w:t xml:space="preserve">, </w:t>
      </w:r>
      <w:r w:rsidRPr="00E77497">
        <w:rPr>
          <w:i/>
        </w:rPr>
        <w:t>JText</w:t>
      </w:r>
      <w:r w:rsidRPr="00E77497">
        <w:t>, and</w:t>
      </w:r>
      <w:r>
        <w:t xml:space="preserve">  </w:t>
      </w:r>
      <w:r w:rsidRPr="00E77497">
        <w:rPr>
          <w:rFonts w:ascii="Courier New" w:hAnsi="Courier New" w:cs="Courier New"/>
          <w:b/>
        </w:rPr>
        <w:t>"</w:t>
      </w:r>
      <w:r>
        <w:rPr>
          <w:rFonts w:ascii="Courier New" w:hAnsi="Courier New" w:cs="Courier New"/>
          <w:b/>
        </w:rPr>
        <w:t>)</w:t>
      </w:r>
      <w:r w:rsidRPr="00E36E97">
        <w:rPr>
          <w:rFonts w:ascii="Courier New" w:hAnsi="Courier New" w:cs="Courier New"/>
          <w:b/>
        </w:rPr>
        <w:t>;</w:t>
      </w:r>
      <w:r w:rsidRPr="00E77497">
        <w:rPr>
          <w:rFonts w:ascii="Courier New" w:hAnsi="Courier New" w:cs="Courier New"/>
          <w:b/>
        </w:rPr>
        <w:t>"</w:t>
      </w:r>
      <w:r>
        <w:t>.</w:t>
      </w:r>
    </w:p>
    <w:p w14:paraId="7063A899" w14:textId="77777777" w:rsidR="00B55107" w:rsidRPr="00E77497" w:rsidRDefault="00B55107" w:rsidP="000D7E3D">
      <w:pPr>
        <w:pStyle w:val="Alg4"/>
        <w:numPr>
          <w:ilvl w:val="0"/>
          <w:numId w:val="326"/>
        </w:numPr>
      </w:pPr>
      <w:r w:rsidRPr="00E77497">
        <w:t xml:space="preserve">Let </w:t>
      </w:r>
      <w:r>
        <w:rPr>
          <w:i/>
        </w:rPr>
        <w:t>completion</w:t>
      </w:r>
      <w:r w:rsidRPr="00E77497">
        <w:t xml:space="preserve"> be the result of </w:t>
      </w:r>
      <w:commentRangeStart w:id="8081"/>
      <w:r w:rsidRPr="00E77497">
        <w:t xml:space="preserve">parsing and evaluating </w:t>
      </w:r>
      <w:commentRangeEnd w:id="8081"/>
      <w:r>
        <w:rPr>
          <w:rStyle w:val="af6"/>
          <w:rFonts w:ascii="Arial" w:eastAsia="MS Mincho" w:hAnsi="Arial"/>
          <w:spacing w:val="0"/>
          <w:lang w:eastAsia="ja-JP"/>
        </w:rPr>
        <w:commentReference w:id="8081"/>
      </w:r>
      <w:r>
        <w:rPr>
          <w:i/>
          <w:iCs/>
        </w:rPr>
        <w:t xml:space="preserve">scriptText </w:t>
      </w:r>
      <w:r w:rsidRPr="00E77497">
        <w:t xml:space="preserve">as if it was the source text of an ECMAScript </w:t>
      </w:r>
      <w:r>
        <w:rPr>
          <w:i/>
        </w:rPr>
        <w:t>Script</w:t>
      </w:r>
      <w:r w:rsidRPr="00E77497">
        <w:t xml:space="preserve"> 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3A47F2B7" w14:textId="77777777" w:rsidR="00B55107" w:rsidRDefault="00B55107" w:rsidP="000D7E3D">
      <w:pPr>
        <w:pStyle w:val="Alg4"/>
        <w:numPr>
          <w:ilvl w:val="0"/>
          <w:numId w:val="326"/>
        </w:numPr>
      </w:pPr>
      <w:r w:rsidRPr="00E77497">
        <w:t xml:space="preserve">Let </w:t>
      </w:r>
      <w:r w:rsidRPr="00E77497">
        <w:rPr>
          <w:i/>
        </w:rPr>
        <w:t>unfiltered</w:t>
      </w:r>
      <w:r>
        <w:t xml:space="preserve"> be</w:t>
      </w:r>
      <w:r w:rsidRPr="00E77497">
        <w:t xml:space="preserve"> </w:t>
      </w:r>
      <w:r>
        <w:rPr>
          <w:i/>
        </w:rPr>
        <w:t>completion</w:t>
      </w:r>
      <w:r>
        <w:rPr>
          <w:iCs/>
        </w:rPr>
        <w:t>.[[value]].</w:t>
      </w:r>
    </w:p>
    <w:p w14:paraId="75371724" w14:textId="77777777" w:rsidR="00B55107" w:rsidRPr="00E77497" w:rsidRDefault="00B55107" w:rsidP="000D7E3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14:paraId="5D7FB6EA" w14:textId="77777777" w:rsidR="00B55107" w:rsidRPr="00E77497" w:rsidRDefault="00B55107" w:rsidP="000D7E3D">
      <w:pPr>
        <w:pStyle w:val="Alg4"/>
        <w:numPr>
          <w:ilvl w:val="1"/>
          <w:numId w:val="326"/>
        </w:numPr>
      </w:pPr>
      <w:r w:rsidRPr="00E77497">
        <w:t xml:space="preserve">Let </w:t>
      </w:r>
      <w:r w:rsidRPr="00E77497">
        <w:rPr>
          <w:i/>
        </w:rPr>
        <w:t>root</w:t>
      </w:r>
      <w:r w:rsidRPr="00E77497">
        <w:t xml:space="preserve"> be </w:t>
      </w:r>
      <w:r>
        <w:t>the result of the abstract operation ObjectCreate</w:t>
      </w:r>
      <w:r w:rsidRPr="008365B2">
        <w:t xml:space="preserve"> </w:t>
      </w:r>
      <w:r>
        <w:t>with the intrinsic object %ObjectPrototype% as its argument</w:t>
      </w:r>
      <w:r w:rsidRPr="00E77497">
        <w:t>.</w:t>
      </w:r>
    </w:p>
    <w:p w14:paraId="07990C26" w14:textId="77777777" w:rsidR="00B55107" w:rsidRPr="00E77497" w:rsidRDefault="00B55107" w:rsidP="000D7E3D">
      <w:pPr>
        <w:pStyle w:val="Alg4"/>
        <w:numPr>
          <w:ilvl w:val="1"/>
          <w:numId w:val="326"/>
        </w:numPr>
      </w:pPr>
      <w:r w:rsidRPr="00E77497">
        <w:t xml:space="preserve">Call </w:t>
      </w:r>
      <w:r>
        <w:t>CreateOwnDataProperty(</w:t>
      </w:r>
      <w:r w:rsidRPr="00E77497">
        <w:rPr>
          <w:i/>
        </w:rPr>
        <w:t>root</w:t>
      </w:r>
      <w:r>
        <w:rPr>
          <w:iCs/>
        </w:rPr>
        <w:t>,</w:t>
      </w:r>
      <w:r w:rsidRPr="00E77497">
        <w:t xml:space="preserve"> the empty String, </w:t>
      </w:r>
      <w:r w:rsidRPr="00E77497">
        <w:rPr>
          <w:i/>
        </w:rPr>
        <w:t>unfiltered</w:t>
      </w:r>
      <w:r>
        <w:t>)</w:t>
      </w:r>
      <w:r w:rsidRPr="00E77497">
        <w:t>.</w:t>
      </w:r>
    </w:p>
    <w:p w14:paraId="1573B8D1" w14:textId="77777777" w:rsidR="00B55107" w:rsidRPr="00E77497" w:rsidRDefault="00B55107" w:rsidP="000D7E3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1385E772" w14:textId="77777777" w:rsidR="00B55107" w:rsidRPr="00E77497" w:rsidRDefault="00B55107" w:rsidP="000D7E3D">
      <w:pPr>
        <w:pStyle w:val="Alg4"/>
        <w:numPr>
          <w:ilvl w:val="0"/>
          <w:numId w:val="326"/>
        </w:numPr>
      </w:pPr>
      <w:r w:rsidRPr="00E77497">
        <w:t>Else</w:t>
      </w:r>
    </w:p>
    <w:p w14:paraId="130CB8C3" w14:textId="77777777" w:rsidR="00B55107" w:rsidRPr="00E77497" w:rsidRDefault="00B55107" w:rsidP="000D7E3D">
      <w:pPr>
        <w:pStyle w:val="Alg4"/>
        <w:numPr>
          <w:ilvl w:val="1"/>
          <w:numId w:val="326"/>
        </w:numPr>
        <w:spacing w:after="220"/>
      </w:pPr>
      <w:r w:rsidRPr="00E77497">
        <w:t xml:space="preserve">Return </w:t>
      </w:r>
      <w:r w:rsidRPr="00E77497">
        <w:rPr>
          <w:i/>
        </w:rPr>
        <w:t>unfiltered</w:t>
      </w:r>
      <w:r w:rsidRPr="00E77497">
        <w:t>.</w:t>
      </w:r>
    </w:p>
    <w:p w14:paraId="6A18DB17" w14:textId="77777777" w:rsidR="00B55107" w:rsidRDefault="00B55107" w:rsidP="000D7E3D">
      <w:r w:rsidRPr="00E77497">
        <w:rPr>
          <w:rFonts w:ascii="Helvetica" w:hAnsi="Helvetica"/>
          <w:b/>
        </w:rPr>
        <w:t xml:space="preserve">Runtime Semantics: </w:t>
      </w:r>
      <w:r w:rsidRPr="007D695C">
        <w:rPr>
          <w:rFonts w:ascii="Helvetica" w:hAnsi="Helvetica"/>
          <w:b/>
          <w:spacing w:val="6"/>
        </w:rPr>
        <w:t xml:space="preserve">Walk </w:t>
      </w:r>
      <w:r>
        <w:rPr>
          <w:rFonts w:ascii="Helvetica" w:hAnsi="Helvetica"/>
          <w:b/>
          <w:spacing w:val="6"/>
        </w:rPr>
        <w:t>Abstract Operation</w:t>
      </w:r>
    </w:p>
    <w:p w14:paraId="569A01C8" w14:textId="77777777" w:rsidR="00B55107" w:rsidRPr="00E77497" w:rsidRDefault="00B55107" w:rsidP="000D7E3D">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6D433C3B" w14:textId="77777777" w:rsidR="00B55107" w:rsidRPr="00E77497" w:rsidRDefault="00B55107" w:rsidP="000D7E3D">
      <w:pPr>
        <w:pStyle w:val="Alg4"/>
        <w:numPr>
          <w:ilvl w:val="0"/>
          <w:numId w:val="327"/>
        </w:numPr>
      </w:pPr>
      <w:r w:rsidRPr="00E77497">
        <w:t xml:space="preserve">Let </w:t>
      </w:r>
      <w:r w:rsidRPr="00E77497">
        <w:rPr>
          <w:i/>
        </w:rPr>
        <w:t>val</w:t>
      </w:r>
      <w:r w:rsidRPr="00E77497">
        <w:t xml:space="preserve"> be the result of Get</w:t>
      </w:r>
      <w:r>
        <w:t>(</w:t>
      </w:r>
      <w:r w:rsidRPr="00E77497">
        <w:rPr>
          <w:i/>
        </w:rPr>
        <w:t>holder</w:t>
      </w:r>
      <w:r>
        <w:t>,</w:t>
      </w:r>
      <w:r w:rsidRPr="00E77497">
        <w:t xml:space="preserve"> </w:t>
      </w:r>
      <w:r w:rsidRPr="00E77497">
        <w:rPr>
          <w:i/>
        </w:rPr>
        <w:t>name</w:t>
      </w:r>
      <w:r>
        <w:rPr>
          <w:iCs/>
        </w:rPr>
        <w:t>)</w:t>
      </w:r>
      <w:r w:rsidRPr="00E77497">
        <w:t>.</w:t>
      </w:r>
    </w:p>
    <w:p w14:paraId="476A96D3" w14:textId="77777777" w:rsidR="00B55107" w:rsidRDefault="00B55107" w:rsidP="000D7E3D">
      <w:pPr>
        <w:pStyle w:val="Alg4"/>
        <w:numPr>
          <w:ilvl w:val="0"/>
          <w:numId w:val="327"/>
        </w:numPr>
      </w:pPr>
      <w:r>
        <w:t>ReturnIfAbrupt(</w:t>
      </w:r>
      <w:r>
        <w:rPr>
          <w:i/>
        </w:rPr>
        <w:t>val</w:t>
      </w:r>
      <w:r>
        <w:t>).</w:t>
      </w:r>
    </w:p>
    <w:p w14:paraId="5F28EC00" w14:textId="77777777" w:rsidR="00B55107" w:rsidRPr="00E77497" w:rsidRDefault="00B55107" w:rsidP="000D7E3D">
      <w:pPr>
        <w:pStyle w:val="Alg4"/>
        <w:numPr>
          <w:ilvl w:val="0"/>
          <w:numId w:val="327"/>
        </w:numPr>
      </w:pPr>
      <w:r w:rsidRPr="00E77497">
        <w:t xml:space="preserve">If </w:t>
      </w:r>
      <w:r w:rsidRPr="00E77497">
        <w:rPr>
          <w:i/>
        </w:rPr>
        <w:t>val</w:t>
      </w:r>
      <w:r w:rsidRPr="00E77497">
        <w:t xml:space="preserve"> is an object, then</w:t>
      </w:r>
    </w:p>
    <w:p w14:paraId="3FF2A38D" w14:textId="77777777" w:rsidR="00B55107" w:rsidRPr="00E77497" w:rsidRDefault="00B55107" w:rsidP="000D7E3D">
      <w:pPr>
        <w:pStyle w:val="Alg4"/>
        <w:numPr>
          <w:ilvl w:val="1"/>
          <w:numId w:val="327"/>
        </w:numPr>
      </w:pPr>
      <w:r w:rsidRPr="00E77497">
        <w:t xml:space="preserve">If </w:t>
      </w:r>
      <w:r w:rsidRPr="00E77497">
        <w:rPr>
          <w:i/>
        </w:rPr>
        <w:t>val</w:t>
      </w:r>
      <w:r w:rsidRPr="00E77497">
        <w:t xml:space="preserve"> </w:t>
      </w:r>
      <w:r>
        <w:t>is an exotic Array object</w:t>
      </w:r>
      <w:r w:rsidRPr="00E77497">
        <w:t xml:space="preserve"> then</w:t>
      </w:r>
    </w:p>
    <w:p w14:paraId="5A79331C" w14:textId="77777777" w:rsidR="00B55107" w:rsidRPr="00E77497" w:rsidRDefault="00B55107" w:rsidP="000D7E3D">
      <w:pPr>
        <w:pStyle w:val="Alg4"/>
        <w:numPr>
          <w:ilvl w:val="2"/>
          <w:numId w:val="327"/>
        </w:numPr>
      </w:pPr>
      <w:r w:rsidRPr="00E77497">
        <w:t xml:space="preserve">Set </w:t>
      </w:r>
      <w:r w:rsidRPr="00E77497">
        <w:rPr>
          <w:i/>
        </w:rPr>
        <w:t>I</w:t>
      </w:r>
      <w:r w:rsidRPr="00E77497">
        <w:t xml:space="preserve"> to 0.</w:t>
      </w:r>
    </w:p>
    <w:p w14:paraId="76AA9FAC" w14:textId="77777777" w:rsidR="00B55107" w:rsidRPr="00E77497" w:rsidRDefault="00B55107" w:rsidP="000D7E3D">
      <w:pPr>
        <w:pStyle w:val="Alg4"/>
        <w:numPr>
          <w:ilvl w:val="2"/>
          <w:numId w:val="327"/>
        </w:numPr>
      </w:pPr>
      <w:r w:rsidRPr="00E77497">
        <w:t xml:space="preserve">Let </w:t>
      </w:r>
      <w:r w:rsidRPr="00E77497">
        <w:rPr>
          <w:i/>
        </w:rPr>
        <w:t>len</w:t>
      </w:r>
      <w:r w:rsidRPr="00E77497">
        <w:t xml:space="preserve"> be the result of Get</w:t>
      </w:r>
      <w:r>
        <w:t>(</w:t>
      </w:r>
      <w:r>
        <w:rPr>
          <w:i/>
        </w:rPr>
        <w:t>val</w:t>
      </w:r>
      <w:r>
        <w:t>,</w:t>
      </w:r>
      <w:r w:rsidRPr="00E77497">
        <w:t xml:space="preserve"> </w:t>
      </w:r>
      <w:r w:rsidRPr="00E77497">
        <w:rPr>
          <w:rFonts w:ascii="Courier New" w:hAnsi="Courier New"/>
          <w:b/>
        </w:rPr>
        <w:t>"length"</w:t>
      </w:r>
      <w:r>
        <w:rPr>
          <w:bCs/>
        </w:rPr>
        <w:t>)</w:t>
      </w:r>
      <w:r w:rsidRPr="00E77497">
        <w:t>.</w:t>
      </w:r>
    </w:p>
    <w:p w14:paraId="0ABC75E9" w14:textId="77777777" w:rsidR="00B55107" w:rsidRDefault="00B55107" w:rsidP="000D7E3D">
      <w:pPr>
        <w:pStyle w:val="Alg4"/>
        <w:numPr>
          <w:ilvl w:val="2"/>
          <w:numId w:val="327"/>
        </w:numPr>
      </w:pPr>
      <w:r>
        <w:t xml:space="preserve">Assert: </w:t>
      </w:r>
      <w:r w:rsidRPr="00EB2798">
        <w:rPr>
          <w:i/>
          <w:iCs/>
        </w:rPr>
        <w:t>len</w:t>
      </w:r>
      <w:r>
        <w:t xml:space="preserve"> is not an abrupt completion and its value is a positive integer.</w:t>
      </w:r>
    </w:p>
    <w:p w14:paraId="7B0418D3" w14:textId="77777777" w:rsidR="00B55107" w:rsidRPr="00E77497" w:rsidRDefault="00B55107" w:rsidP="000D7E3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14:paraId="673944CB" w14:textId="77777777" w:rsidR="00B55107" w:rsidRPr="00E77497" w:rsidRDefault="00B55107" w:rsidP="000D7E3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1B11208D" w14:textId="77777777" w:rsidR="00B55107" w:rsidRPr="00E77497" w:rsidRDefault="00B55107" w:rsidP="000D7E3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7B1A7DE9" w14:textId="77777777"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ToString(</w:t>
      </w:r>
      <w:r w:rsidRPr="00E77497">
        <w:rPr>
          <w:i/>
        </w:rPr>
        <w:t>I</w:t>
      </w:r>
      <w:r w:rsidRPr="00E77497">
        <w:t xml:space="preserve">) as </w:t>
      </w:r>
      <w:r>
        <w:t xml:space="preserve">the </w:t>
      </w:r>
      <w:r w:rsidRPr="00E77497">
        <w:t xml:space="preserve">argument. </w:t>
      </w:r>
    </w:p>
    <w:p w14:paraId="425D58CB" w14:textId="77777777" w:rsidR="00B55107" w:rsidRPr="00E77497" w:rsidRDefault="00B55107" w:rsidP="000D7E3D">
      <w:pPr>
        <w:pStyle w:val="Alg4"/>
        <w:numPr>
          <w:ilvl w:val="3"/>
          <w:numId w:val="327"/>
        </w:numPr>
      </w:pPr>
      <w:r w:rsidRPr="00E77497">
        <w:t>Else</w:t>
      </w:r>
    </w:p>
    <w:p w14:paraId="1224350C" w14:textId="77777777"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ToString(</w:t>
      </w:r>
      <w:r w:rsidRPr="00E77497">
        <w:rPr>
          <w:i/>
        </w:rPr>
        <w:t>I</w:t>
      </w:r>
      <w:r w:rsidRPr="00E77497">
        <w:t>)</w:t>
      </w:r>
      <w:r>
        <w:t xml:space="preserve"> and</w:t>
      </w:r>
      <w:r w:rsidRPr="00E77497">
        <w:t xml:space="preserve"> Property Descriptor {[[Value]]: </w:t>
      </w:r>
      <w:r w:rsidRPr="00E77497">
        <w:rPr>
          <w:i/>
        </w:rPr>
        <w:t>newElement</w:t>
      </w:r>
      <w:r w:rsidRPr="00E77497">
        <w:t xml:space="preserve">, [[Writable]]: </w:t>
      </w:r>
      <w:r w:rsidRPr="00BD058A">
        <w:rPr>
          <w:b/>
          <w:bCs/>
        </w:rPr>
        <w:t>true</w:t>
      </w:r>
      <w:r w:rsidRPr="00E77497">
        <w:t xml:space="preserve">, [[Enumerable]]: </w:t>
      </w:r>
      <w:r w:rsidRPr="00BD058A">
        <w:rPr>
          <w:b/>
          <w:bCs/>
        </w:rPr>
        <w:t>true</w:t>
      </w:r>
      <w:r w:rsidRPr="00E77497">
        <w:t xml:space="preserve">, [[Configurable]]: </w:t>
      </w:r>
      <w:r w:rsidRPr="00BD058A">
        <w:rPr>
          <w:b/>
          <w:bCs/>
        </w:rPr>
        <w:t>true</w:t>
      </w:r>
      <w:r w:rsidRPr="00E77497">
        <w:t>}.</w:t>
      </w:r>
    </w:p>
    <w:p w14:paraId="1213C3E9" w14:textId="77777777" w:rsidR="00B55107" w:rsidRDefault="00B55107" w:rsidP="000D7E3D">
      <w:pPr>
        <w:pStyle w:val="Alg4"/>
        <w:numPr>
          <w:ilvl w:val="4"/>
          <w:numId w:val="327"/>
        </w:numPr>
      </w:pPr>
      <w:r>
        <w:rPr>
          <w:sz w:val="18"/>
          <w:szCs w:val="18"/>
        </w:rPr>
        <w:t xml:space="preserve">NOTE This algorithm intentionally does not throw an exception if status is </w:t>
      </w:r>
      <w:r>
        <w:rPr>
          <w:b/>
          <w:bCs/>
          <w:sz w:val="18"/>
          <w:szCs w:val="18"/>
        </w:rPr>
        <w:t>false</w:t>
      </w:r>
      <w:r>
        <w:rPr>
          <w:sz w:val="18"/>
          <w:szCs w:val="18"/>
        </w:rPr>
        <w:t>.</w:t>
      </w:r>
    </w:p>
    <w:p w14:paraId="1B4F7E1D" w14:textId="77777777" w:rsidR="00B55107" w:rsidRDefault="00B55107" w:rsidP="000D7E3D">
      <w:pPr>
        <w:pStyle w:val="Alg4"/>
        <w:numPr>
          <w:ilvl w:val="3"/>
          <w:numId w:val="327"/>
        </w:numPr>
      </w:pPr>
      <w:r>
        <w:t>ReturnIfAbrupt(</w:t>
      </w:r>
      <w:r>
        <w:rPr>
          <w:i/>
        </w:rPr>
        <w:t>status</w:t>
      </w:r>
      <w:r>
        <w:t>).</w:t>
      </w:r>
    </w:p>
    <w:p w14:paraId="53A5E86A" w14:textId="77777777" w:rsidR="00B55107" w:rsidRPr="00E77497" w:rsidRDefault="00B55107" w:rsidP="000D7E3D">
      <w:pPr>
        <w:pStyle w:val="Alg4"/>
        <w:numPr>
          <w:ilvl w:val="3"/>
          <w:numId w:val="327"/>
        </w:numPr>
      </w:pPr>
      <w:r w:rsidRPr="00E77497">
        <w:t xml:space="preserve">Add 1 to </w:t>
      </w:r>
      <w:r w:rsidRPr="00E77497">
        <w:rPr>
          <w:i/>
        </w:rPr>
        <w:t>I</w:t>
      </w:r>
      <w:r w:rsidRPr="00E77497">
        <w:t>.</w:t>
      </w:r>
    </w:p>
    <w:p w14:paraId="1ED20818" w14:textId="77777777" w:rsidR="00B55107" w:rsidRPr="00E77497" w:rsidRDefault="00B55107" w:rsidP="000D7E3D">
      <w:pPr>
        <w:pStyle w:val="Alg4"/>
        <w:numPr>
          <w:ilvl w:val="1"/>
          <w:numId w:val="327"/>
        </w:numPr>
      </w:pPr>
      <w:r w:rsidRPr="00E77497">
        <w:t>Else</w:t>
      </w:r>
    </w:p>
    <w:p w14:paraId="7A8D5589" w14:textId="77777777" w:rsidR="00B55107" w:rsidRPr="00E77497" w:rsidRDefault="00B55107" w:rsidP="000D7E3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14:paraId="1B175A4A" w14:textId="77777777" w:rsidR="00B55107" w:rsidRPr="00E77497" w:rsidRDefault="00B55107" w:rsidP="000D7E3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14:paraId="69EF838D" w14:textId="77777777" w:rsidR="00B55107" w:rsidRPr="00E77497" w:rsidRDefault="00B55107" w:rsidP="000D7E3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24969AAE" w14:textId="77777777" w:rsidR="00B55107" w:rsidRPr="00E77497" w:rsidRDefault="00B55107" w:rsidP="000D7E3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40B8D29D" w14:textId="77777777"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w:t>
      </w:r>
      <w:r w:rsidRPr="00E77497">
        <w:rPr>
          <w:i/>
        </w:rPr>
        <w:t>P</w:t>
      </w:r>
      <w:r w:rsidRPr="00E77497">
        <w:t xml:space="preserve"> as </w:t>
      </w:r>
      <w:r>
        <w:t>the a</w:t>
      </w:r>
      <w:r w:rsidRPr="00E77497">
        <w:t xml:space="preserve">rgument. </w:t>
      </w:r>
    </w:p>
    <w:p w14:paraId="0D749CDE" w14:textId="77777777" w:rsidR="00B55107" w:rsidRPr="00E77497" w:rsidRDefault="00B55107" w:rsidP="000D7E3D">
      <w:pPr>
        <w:pStyle w:val="Alg4"/>
        <w:numPr>
          <w:ilvl w:val="3"/>
          <w:numId w:val="327"/>
        </w:numPr>
      </w:pPr>
      <w:r w:rsidRPr="00E77497">
        <w:t>Else</w:t>
      </w:r>
    </w:p>
    <w:p w14:paraId="4DB29D3B" w14:textId="77777777"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w:t>
      </w:r>
      <w:r w:rsidRPr="00E77497">
        <w:rPr>
          <w:i/>
        </w:rPr>
        <w:t>P</w:t>
      </w:r>
      <w:r>
        <w:t xml:space="preserve"> and</w:t>
      </w:r>
      <w:r w:rsidRPr="00E77497">
        <w:t xml:space="preserve"> Property Descriptor {[[Value]]: </w:t>
      </w:r>
      <w:r w:rsidRPr="00E77497">
        <w:rPr>
          <w:i/>
        </w:rPr>
        <w:t>newElement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846BD32" w14:textId="77777777" w:rsidR="00B55107" w:rsidRDefault="00B55107" w:rsidP="000D7E3D">
      <w:pPr>
        <w:pStyle w:val="Alg4"/>
        <w:numPr>
          <w:ilvl w:val="4"/>
          <w:numId w:val="327"/>
        </w:numPr>
      </w:pPr>
      <w:r>
        <w:rPr>
          <w:sz w:val="18"/>
          <w:szCs w:val="18"/>
        </w:rPr>
        <w:t xml:space="preserve">NOTE This algorithm intentionally does not throw an exception if status is </w:t>
      </w:r>
      <w:r>
        <w:rPr>
          <w:b/>
          <w:bCs/>
          <w:sz w:val="18"/>
          <w:szCs w:val="18"/>
        </w:rPr>
        <w:t>false</w:t>
      </w:r>
      <w:r>
        <w:rPr>
          <w:sz w:val="18"/>
          <w:szCs w:val="18"/>
        </w:rPr>
        <w:t>.</w:t>
      </w:r>
    </w:p>
    <w:p w14:paraId="2CD4FC0F" w14:textId="77777777" w:rsidR="00B55107" w:rsidRDefault="00B55107" w:rsidP="000D7E3D">
      <w:pPr>
        <w:pStyle w:val="Alg4"/>
        <w:numPr>
          <w:ilvl w:val="3"/>
          <w:numId w:val="327"/>
        </w:numPr>
      </w:pPr>
      <w:r>
        <w:t>ReturnIfAbrupt(</w:t>
      </w:r>
      <w:r>
        <w:rPr>
          <w:i/>
        </w:rPr>
        <w:t>status</w:t>
      </w:r>
      <w:r>
        <w:t>).</w:t>
      </w:r>
    </w:p>
    <w:p w14:paraId="01D69D93" w14:textId="77777777" w:rsidR="00B55107" w:rsidRPr="00E77497" w:rsidRDefault="00B55107" w:rsidP="000D7E3D">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w:t>
      </w:r>
      <w:r w:rsidRPr="006637C6">
        <w:rPr>
          <w:i/>
        </w:rPr>
        <w:t>this</w:t>
      </w:r>
      <w:r>
        <w:rPr>
          <w:i/>
        </w:rPr>
        <w:t>Argument</w:t>
      </w:r>
      <w:r w:rsidRPr="00E77497">
        <w:t xml:space="preserve"> and with a </w:t>
      </w:r>
      <w:r>
        <w:t>L</w:t>
      </w:r>
      <w:r w:rsidRPr="00E77497">
        <w:t xml:space="preserve">ist </w:t>
      </w:r>
      <w:r>
        <w:t>containing</w:t>
      </w:r>
      <w:r w:rsidRPr="00E77497">
        <w:t xml:space="preserve"> </w:t>
      </w:r>
      <w:r w:rsidRPr="00E77497">
        <w:rPr>
          <w:i/>
        </w:rPr>
        <w:t xml:space="preserve">name </w:t>
      </w:r>
      <w:r w:rsidRPr="00E77497">
        <w:t xml:space="preserve">and </w:t>
      </w:r>
      <w:r w:rsidRPr="00E77497">
        <w:rPr>
          <w:i/>
        </w:rPr>
        <w:t>val</w:t>
      </w:r>
      <w:r>
        <w:rPr>
          <w:iCs/>
        </w:rPr>
        <w:t xml:space="preserve"> as </w:t>
      </w:r>
      <w:r>
        <w:rPr>
          <w:i/>
        </w:rPr>
        <w:t>argumentsList</w:t>
      </w:r>
      <w:r w:rsidRPr="00E77497">
        <w:t>.</w:t>
      </w:r>
    </w:p>
    <w:p w14:paraId="2167C6E1" w14:textId="77777777" w:rsidR="00B55107" w:rsidRPr="00E77497" w:rsidRDefault="00B55107" w:rsidP="000D7E3D">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25455B3E" w14:textId="77777777" w:rsidR="00B55107" w:rsidRPr="00E77497" w:rsidRDefault="00B55107" w:rsidP="000D7E3D">
      <w:pPr>
        <w:pStyle w:val="Note"/>
      </w:pPr>
      <w:r w:rsidRPr="00E77497">
        <w:t>NOTE</w:t>
      </w:r>
      <w:r w:rsidRPr="00E77497">
        <w:tab/>
        <w:t>In the case where there are duplicate name Strings within an object, lexically preceding values for the same key shall be overwritten.</w:t>
      </w:r>
    </w:p>
    <w:p w14:paraId="70CA1829" w14:textId="77777777" w:rsidR="00B55107" w:rsidRPr="00E77497" w:rsidRDefault="00B55107" w:rsidP="000D7E3D">
      <w:pPr>
        <w:pStyle w:val="30"/>
      </w:pPr>
      <w:bookmarkStart w:id="8082" w:name="_Ref366068347"/>
      <w:bookmarkStart w:id="8083" w:name="_Toc366142136"/>
      <w:r>
        <w:t>JSON.</w:t>
      </w:r>
      <w:r w:rsidRPr="00E77497">
        <w:t>stringify ( value [ , replacer [ , space ] ] )</w:t>
      </w:r>
      <w:bookmarkEnd w:id="8082"/>
      <w:bookmarkEnd w:id="8083"/>
    </w:p>
    <w:p w14:paraId="140DD768" w14:textId="77777777" w:rsidR="00B55107" w:rsidRPr="00E77497" w:rsidRDefault="00B55107" w:rsidP="00B55107">
      <w:r w:rsidRPr="00E77497">
        <w:t xml:space="preserve">The </w:t>
      </w:r>
      <w:r w:rsidRPr="00E77497">
        <w:rPr>
          <w:rFonts w:ascii="Courier New" w:hAnsi="Courier New" w:cs="Courier New"/>
          <w:b/>
        </w:rPr>
        <w:t>stringify</w:t>
      </w:r>
      <w:r w:rsidRPr="00E77497">
        <w:t xml:space="preserve"> function returns a String in </w:t>
      </w:r>
      <w:r>
        <w:t xml:space="preserve">UTF-16 encoded </w:t>
      </w:r>
      <w:r w:rsidRPr="00E77497">
        <w:t xml:space="preserve">JSON format representing an ECMAScript value. It can take three parameters. 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720D63A8" w14:textId="77777777" w:rsidR="00B55107" w:rsidRPr="00E77497" w:rsidRDefault="00B55107" w:rsidP="00B55107">
      <w:pPr>
        <w:keepNext/>
      </w:pPr>
      <w:r w:rsidRPr="00E77497">
        <w:t>These are the steps in stringifying an object:</w:t>
      </w:r>
    </w:p>
    <w:p w14:paraId="06B50AB0" w14:textId="77777777" w:rsidR="00B55107" w:rsidRPr="00E77497" w:rsidRDefault="00B55107" w:rsidP="00B55107">
      <w:pPr>
        <w:pStyle w:val="Alg4"/>
        <w:numPr>
          <w:ilvl w:val="0"/>
          <w:numId w:val="328"/>
        </w:numPr>
      </w:pPr>
      <w:r w:rsidRPr="00E77497">
        <w:t xml:space="preserve">Let </w:t>
      </w:r>
      <w:r w:rsidRPr="00E77497">
        <w:rPr>
          <w:i/>
        </w:rPr>
        <w:t>stack</w:t>
      </w:r>
      <w:r w:rsidRPr="00E77497">
        <w:t xml:space="preserve"> be an empty List.</w:t>
      </w:r>
    </w:p>
    <w:p w14:paraId="6A67AFB7" w14:textId="77777777" w:rsidR="00B55107" w:rsidRPr="00E77497" w:rsidRDefault="00B55107" w:rsidP="00B55107">
      <w:pPr>
        <w:pStyle w:val="Alg4"/>
        <w:numPr>
          <w:ilvl w:val="0"/>
          <w:numId w:val="328"/>
        </w:numPr>
      </w:pPr>
      <w:r w:rsidRPr="00E77497">
        <w:t xml:space="preserve">Let </w:t>
      </w:r>
      <w:r w:rsidRPr="00E77497">
        <w:rPr>
          <w:i/>
        </w:rPr>
        <w:t>indent</w:t>
      </w:r>
      <w:r w:rsidRPr="00E77497">
        <w:t xml:space="preserve"> be the empty String.</w:t>
      </w:r>
    </w:p>
    <w:p w14:paraId="26CCFF03" w14:textId="77777777" w:rsidR="00B55107" w:rsidRPr="00E77497" w:rsidRDefault="00B55107" w:rsidP="00B55107">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215FCF6A" w14:textId="77777777" w:rsidR="00B55107" w:rsidRPr="00E77497" w:rsidRDefault="00B55107" w:rsidP="00B55107">
      <w:pPr>
        <w:pStyle w:val="Alg4"/>
        <w:numPr>
          <w:ilvl w:val="0"/>
          <w:numId w:val="328"/>
        </w:numPr>
      </w:pPr>
      <w:r w:rsidRPr="00E77497">
        <w:t>If Type(</w:t>
      </w:r>
      <w:r w:rsidRPr="00E77497">
        <w:rPr>
          <w:i/>
        </w:rPr>
        <w:t>replacer</w:t>
      </w:r>
      <w:r w:rsidRPr="00E77497">
        <w:t>) is Object, then</w:t>
      </w:r>
    </w:p>
    <w:p w14:paraId="73A4C742" w14:textId="77777777" w:rsidR="00B55107" w:rsidRPr="00E77497" w:rsidRDefault="00B55107" w:rsidP="00B55107">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14:paraId="137D2032" w14:textId="77777777" w:rsidR="00B55107" w:rsidRPr="00E77497" w:rsidRDefault="00B55107" w:rsidP="00B55107">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14:paraId="4248E353" w14:textId="77777777" w:rsidR="00B55107" w:rsidRPr="00E77497" w:rsidRDefault="00B55107" w:rsidP="00B55107">
      <w:pPr>
        <w:pStyle w:val="Alg4"/>
        <w:numPr>
          <w:ilvl w:val="1"/>
          <w:numId w:val="328"/>
        </w:numPr>
      </w:pPr>
      <w:r w:rsidRPr="00E77497">
        <w:t xml:space="preserve">Else if </w:t>
      </w:r>
      <w:r w:rsidRPr="00E77497">
        <w:rPr>
          <w:i/>
        </w:rPr>
        <w:t>replacer</w:t>
      </w:r>
      <w:r w:rsidRPr="00E77497">
        <w:t xml:space="preserve"> </w:t>
      </w:r>
      <w:r>
        <w:t>is an exotic Array object</w:t>
      </w:r>
      <w:r w:rsidRPr="00E77497">
        <w:t>, then</w:t>
      </w:r>
    </w:p>
    <w:p w14:paraId="0145B3BC" w14:textId="77777777" w:rsidR="00B55107" w:rsidRPr="00E77497" w:rsidRDefault="00B55107" w:rsidP="00B55107">
      <w:pPr>
        <w:pStyle w:val="Alg4"/>
        <w:numPr>
          <w:ilvl w:val="2"/>
          <w:numId w:val="328"/>
        </w:numPr>
      </w:pPr>
      <w:r w:rsidRPr="00E77497">
        <w:t xml:space="preserve">Let </w:t>
      </w:r>
      <w:r w:rsidRPr="00E77497">
        <w:rPr>
          <w:i/>
        </w:rPr>
        <w:t xml:space="preserve">PropertyList </w:t>
      </w:r>
      <w:r w:rsidRPr="00E77497">
        <w:t xml:space="preserve"> be an empty internal List</w:t>
      </w:r>
    </w:p>
    <w:p w14:paraId="6A0CD8D5" w14:textId="77777777" w:rsidR="00B55107" w:rsidRPr="00E77497" w:rsidRDefault="00B55107" w:rsidP="00B55107">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09E763A9" w14:textId="77777777" w:rsidR="00B55107" w:rsidRPr="00E77497" w:rsidRDefault="00B55107" w:rsidP="00B55107">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14:paraId="0CE70824" w14:textId="77777777" w:rsidR="00B55107" w:rsidRPr="00E77497" w:rsidRDefault="00B55107" w:rsidP="00B55107">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162FF3F8" w14:textId="77777777" w:rsidR="00B55107" w:rsidRPr="00E77497" w:rsidRDefault="00B55107" w:rsidP="00B55107">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48AF2EFC" w14:textId="77777777" w:rsidR="00B55107" w:rsidRPr="00E77497" w:rsidRDefault="00B55107" w:rsidP="00B55107">
      <w:pPr>
        <w:pStyle w:val="Alg4"/>
        <w:numPr>
          <w:ilvl w:val="3"/>
          <w:numId w:val="328"/>
        </w:numPr>
      </w:pPr>
      <w:r w:rsidRPr="00E77497">
        <w:t>Else if Type(</w:t>
      </w:r>
      <w:r w:rsidRPr="00E77497">
        <w:rPr>
          <w:i/>
        </w:rPr>
        <w:t>v</w:t>
      </w:r>
      <w:r w:rsidRPr="00E77497">
        <w:t>) is Object then,</w:t>
      </w:r>
    </w:p>
    <w:p w14:paraId="03AA54BD" w14:textId="77777777" w:rsidR="00B55107" w:rsidRPr="00E77497" w:rsidRDefault="00B55107" w:rsidP="00B55107">
      <w:pPr>
        <w:pStyle w:val="Alg4"/>
        <w:numPr>
          <w:ilvl w:val="4"/>
          <w:numId w:val="328"/>
        </w:numPr>
      </w:pPr>
      <w:r w:rsidRPr="00E77497">
        <w:t xml:space="preserve">If </w:t>
      </w:r>
      <w:r w:rsidRPr="00E77497">
        <w:rPr>
          <w:i/>
        </w:rPr>
        <w:t>v</w:t>
      </w:r>
      <w:r w:rsidRPr="00E77497">
        <w:t xml:space="preserve"> has a [[</w:t>
      </w:r>
      <w:r>
        <w:t>StringData</w:t>
      </w:r>
      <w:r w:rsidRPr="00E77497">
        <w:t>]]</w:t>
      </w:r>
      <w:r>
        <w:t xml:space="preserve"> or [[NumberData]]</w:t>
      </w:r>
      <w:r w:rsidRPr="00E77497">
        <w:t xml:space="preserve"> internal </w:t>
      </w:r>
      <w:r>
        <w:t xml:space="preserve">data </w:t>
      </w:r>
      <w:r w:rsidRPr="00E77497">
        <w:t>property</w:t>
      </w:r>
      <w:r>
        <w:t>,</w:t>
      </w:r>
      <w:r w:rsidRPr="00E77497">
        <w:t xml:space="preserve"> then let </w:t>
      </w:r>
      <w:r w:rsidRPr="00E77497">
        <w:rPr>
          <w:i/>
        </w:rPr>
        <w:t>item</w:t>
      </w:r>
      <w:r w:rsidRPr="00E77497">
        <w:t xml:space="preserve"> be ToString(</w:t>
      </w:r>
      <w:r w:rsidRPr="00E77497">
        <w:rPr>
          <w:i/>
        </w:rPr>
        <w:t>v</w:t>
      </w:r>
      <w:r w:rsidRPr="00E77497">
        <w:t>).</w:t>
      </w:r>
    </w:p>
    <w:p w14:paraId="38818C4F" w14:textId="77777777" w:rsidR="00B55107" w:rsidRPr="00E77497" w:rsidRDefault="00B55107" w:rsidP="00B55107">
      <w:pPr>
        <w:pStyle w:val="Alg4"/>
        <w:numPr>
          <w:ilvl w:val="3"/>
          <w:numId w:val="328"/>
        </w:numPr>
      </w:pPr>
      <w:r w:rsidRPr="00E77497">
        <w:t xml:space="preserve">If </w:t>
      </w:r>
      <w:r w:rsidRPr="00E77497">
        <w:rPr>
          <w:i/>
        </w:rPr>
        <w:t>item</w:t>
      </w:r>
      <w:r w:rsidRPr="00E77497">
        <w:t xml:space="preserve"> is not </w:t>
      </w:r>
      <w:r w:rsidRPr="00C332EF">
        <w:rPr>
          <w:b/>
        </w:rPr>
        <w:t>undefined</w:t>
      </w:r>
      <w:r w:rsidRPr="00E77497">
        <w:t xml:space="preserve"> and </w:t>
      </w:r>
      <w:r w:rsidRPr="00E77497">
        <w:rPr>
          <w:i/>
        </w:rPr>
        <w:t>item</w:t>
      </w:r>
      <w:r w:rsidRPr="00E77497">
        <w:t xml:space="preserve"> is not currently an element of </w:t>
      </w:r>
      <w:r w:rsidRPr="00E77497">
        <w:rPr>
          <w:i/>
        </w:rPr>
        <w:t>PropertyList</w:t>
      </w:r>
      <w:r w:rsidRPr="00E77497">
        <w:t xml:space="preserve"> then,</w:t>
      </w:r>
    </w:p>
    <w:p w14:paraId="5CF08EA3" w14:textId="77777777" w:rsidR="00B55107" w:rsidRPr="00E77497" w:rsidRDefault="00B55107" w:rsidP="00B55107">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14:paraId="139CD830" w14:textId="77777777" w:rsidR="00B55107" w:rsidRPr="00E77497" w:rsidRDefault="00B55107" w:rsidP="00B55107">
      <w:pPr>
        <w:pStyle w:val="Alg4"/>
        <w:numPr>
          <w:ilvl w:val="0"/>
          <w:numId w:val="328"/>
        </w:numPr>
      </w:pPr>
      <w:r w:rsidRPr="00E77497">
        <w:t>If Type(</w:t>
      </w:r>
      <w:r w:rsidRPr="00E77497">
        <w:rPr>
          <w:i/>
        </w:rPr>
        <w:t>space</w:t>
      </w:r>
      <w:r w:rsidRPr="00E77497">
        <w:t>) is Object then,</w:t>
      </w:r>
    </w:p>
    <w:p w14:paraId="031E5C2B" w14:textId="77777777" w:rsidR="00B55107" w:rsidRPr="00E77497" w:rsidRDefault="00B55107" w:rsidP="00B55107">
      <w:pPr>
        <w:pStyle w:val="Alg4"/>
        <w:numPr>
          <w:ilvl w:val="1"/>
          <w:numId w:val="328"/>
        </w:numPr>
      </w:pPr>
      <w:r w:rsidRPr="00E77497">
        <w:t xml:space="preserve">If </w:t>
      </w:r>
      <w:r w:rsidRPr="00E77497">
        <w:rPr>
          <w:i/>
        </w:rPr>
        <w:t>space</w:t>
      </w:r>
      <w:r w:rsidRPr="00E77497">
        <w:t xml:space="preserve"> has a [[</w:t>
      </w:r>
      <w:r>
        <w:t>NumberData</w:t>
      </w:r>
      <w:r w:rsidRPr="00E77497">
        <w:t xml:space="preserve">]] internal </w:t>
      </w:r>
      <w:r>
        <w:t xml:space="preserve">data </w:t>
      </w:r>
      <w:r w:rsidRPr="00E77497">
        <w:t>property</w:t>
      </w:r>
      <w:r w:rsidRPr="00E77497" w:rsidDel="004C0FF1">
        <w:t xml:space="preserve"> </w:t>
      </w:r>
      <w:r w:rsidRPr="00E77497">
        <w:t xml:space="preserve"> then,</w:t>
      </w:r>
    </w:p>
    <w:p w14:paraId="3EC28FF9" w14:textId="77777777" w:rsidR="00B55107" w:rsidRPr="00E77497" w:rsidRDefault="00B55107" w:rsidP="00B55107">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14:paraId="491A1FB2" w14:textId="77777777" w:rsidR="00B55107" w:rsidRPr="00E77497" w:rsidRDefault="00B55107" w:rsidP="00B55107">
      <w:pPr>
        <w:pStyle w:val="Alg4"/>
        <w:numPr>
          <w:ilvl w:val="1"/>
          <w:numId w:val="328"/>
        </w:numPr>
      </w:pPr>
      <w:r w:rsidRPr="00E77497">
        <w:t xml:space="preserve">Else if </w:t>
      </w:r>
      <w:r w:rsidRPr="00E77497">
        <w:rPr>
          <w:i/>
        </w:rPr>
        <w:t>space</w:t>
      </w:r>
      <w:r w:rsidRPr="00E77497">
        <w:t xml:space="preserve"> has a [[</w:t>
      </w:r>
      <w:r>
        <w:t>StringData</w:t>
      </w:r>
      <w:r w:rsidRPr="00E77497">
        <w:t xml:space="preserve">]] internal </w:t>
      </w:r>
      <w:r>
        <w:t xml:space="preserve">data </w:t>
      </w:r>
      <w:r w:rsidRPr="00E77497">
        <w:t>property</w:t>
      </w:r>
      <w:r w:rsidRPr="00E77497" w:rsidDel="004C0FF1">
        <w:t xml:space="preserve"> </w:t>
      </w:r>
      <w:r w:rsidRPr="00E77497">
        <w:t xml:space="preserve"> then,</w:t>
      </w:r>
    </w:p>
    <w:p w14:paraId="0A3ED126" w14:textId="77777777" w:rsidR="00B55107" w:rsidRPr="00E77497" w:rsidRDefault="00B55107" w:rsidP="00B55107">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14:paraId="26EA5E59" w14:textId="77777777" w:rsidR="00B55107" w:rsidRPr="00E77497" w:rsidRDefault="00B55107" w:rsidP="00B55107">
      <w:pPr>
        <w:pStyle w:val="Alg4"/>
        <w:numPr>
          <w:ilvl w:val="0"/>
          <w:numId w:val="328"/>
        </w:numPr>
      </w:pPr>
      <w:r w:rsidRPr="00E77497">
        <w:t>If Type(</w:t>
      </w:r>
      <w:r w:rsidRPr="00E77497">
        <w:rPr>
          <w:i/>
        </w:rPr>
        <w:t>space</w:t>
      </w:r>
      <w:r w:rsidRPr="00E77497">
        <w:t>) is Number</w:t>
      </w:r>
    </w:p>
    <w:p w14:paraId="08323103" w14:textId="77777777" w:rsidR="00B55107" w:rsidRPr="00E77497" w:rsidRDefault="00B55107" w:rsidP="00B55107">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14:paraId="088EE7CE" w14:textId="77777777" w:rsidR="00B55107" w:rsidRPr="00E77497" w:rsidRDefault="00B55107" w:rsidP="00B55107">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w:t>
      </w:r>
      <w:r>
        <w:t xml:space="preserve">occurrences of code unit 0x0020 (the Unicode </w:t>
      </w:r>
      <w:r w:rsidRPr="00E77497">
        <w:t>space character</w:t>
      </w:r>
      <w:r>
        <w:t>)</w:t>
      </w:r>
      <w:r w:rsidRPr="00E77497">
        <w:t xml:space="preserve">. This will be the empty String if </w:t>
      </w:r>
      <w:r w:rsidRPr="00E77497">
        <w:rPr>
          <w:i/>
        </w:rPr>
        <w:t>space</w:t>
      </w:r>
      <w:r w:rsidRPr="00E77497">
        <w:t xml:space="preserve"> is less than 1.</w:t>
      </w:r>
    </w:p>
    <w:p w14:paraId="6D5F87A6" w14:textId="77777777" w:rsidR="00B55107" w:rsidRPr="00E77497" w:rsidRDefault="00B55107" w:rsidP="00B55107">
      <w:pPr>
        <w:pStyle w:val="Alg4"/>
        <w:numPr>
          <w:ilvl w:val="0"/>
          <w:numId w:val="328"/>
        </w:numPr>
      </w:pPr>
      <w:r w:rsidRPr="00E77497">
        <w:t>Else if Type(</w:t>
      </w:r>
      <w:r w:rsidRPr="00E77497">
        <w:rPr>
          <w:i/>
        </w:rPr>
        <w:t>space)</w:t>
      </w:r>
      <w:r w:rsidRPr="00E77497">
        <w:t xml:space="preserve"> is String</w:t>
      </w:r>
    </w:p>
    <w:p w14:paraId="04E3E5E4" w14:textId="77777777" w:rsidR="00B55107" w:rsidRPr="00E77497" w:rsidRDefault="00B55107" w:rsidP="00B55107">
      <w:pPr>
        <w:pStyle w:val="Alg4"/>
        <w:numPr>
          <w:ilvl w:val="1"/>
          <w:numId w:val="328"/>
        </w:numPr>
      </w:pPr>
      <w:r w:rsidRPr="00E77497">
        <w:t xml:space="preserve">If the number of </w:t>
      </w:r>
      <w:r>
        <w:t>elements</w:t>
      </w:r>
      <w:r w:rsidRPr="00E77497">
        <w:t xml:space="preserve">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r>
        <w:t>elements</w:t>
      </w:r>
      <w:r w:rsidRPr="00E77497">
        <w:t xml:space="preserve"> of </w:t>
      </w:r>
      <w:r w:rsidRPr="00E77497">
        <w:rPr>
          <w:i/>
        </w:rPr>
        <w:t>space</w:t>
      </w:r>
      <w:r w:rsidRPr="00E77497">
        <w:t>.</w:t>
      </w:r>
    </w:p>
    <w:p w14:paraId="35F71599" w14:textId="77777777" w:rsidR="00B55107" w:rsidRPr="00E77497" w:rsidRDefault="00B55107" w:rsidP="00B55107">
      <w:pPr>
        <w:pStyle w:val="Alg4"/>
        <w:numPr>
          <w:ilvl w:val="0"/>
          <w:numId w:val="328"/>
        </w:numPr>
      </w:pPr>
      <w:r w:rsidRPr="00E77497">
        <w:t>Else</w:t>
      </w:r>
    </w:p>
    <w:p w14:paraId="63046A25" w14:textId="77777777" w:rsidR="00B55107" w:rsidRPr="00E77497" w:rsidRDefault="00B55107" w:rsidP="00B55107">
      <w:pPr>
        <w:pStyle w:val="Alg4"/>
        <w:numPr>
          <w:ilvl w:val="1"/>
          <w:numId w:val="328"/>
        </w:numPr>
      </w:pPr>
      <w:r w:rsidRPr="00E77497">
        <w:t xml:space="preserve">Set </w:t>
      </w:r>
      <w:r w:rsidRPr="00E77497">
        <w:rPr>
          <w:i/>
        </w:rPr>
        <w:t>gap</w:t>
      </w:r>
      <w:r w:rsidRPr="00E77497">
        <w:t xml:space="preserve"> to the empty String.</w:t>
      </w:r>
    </w:p>
    <w:p w14:paraId="3B68E5EF" w14:textId="77777777" w:rsidR="00B55107" w:rsidRPr="00E77497" w:rsidRDefault="00B55107" w:rsidP="00B55107">
      <w:pPr>
        <w:pStyle w:val="Alg4"/>
        <w:numPr>
          <w:ilvl w:val="0"/>
          <w:numId w:val="328"/>
        </w:numPr>
      </w:pPr>
      <w:r w:rsidRPr="00E77497">
        <w:t xml:space="preserve">Let </w:t>
      </w:r>
      <w:r w:rsidRPr="00E77497">
        <w:rPr>
          <w:i/>
        </w:rPr>
        <w:t>wrapper</w:t>
      </w:r>
      <w:r w:rsidRPr="00E77497">
        <w:t xml:space="preserve"> be </w:t>
      </w:r>
      <w:r>
        <w:t>the result of the abstract operation ObjectCreate</w:t>
      </w:r>
      <w:r w:rsidRPr="008365B2">
        <w:t xml:space="preserve"> </w:t>
      </w:r>
      <w:r>
        <w:t>with the intrinsic object %ObjectPrototype% as its argument</w:t>
      </w:r>
      <w:r w:rsidRPr="00E77497">
        <w:t>.</w:t>
      </w:r>
    </w:p>
    <w:p w14:paraId="4249C928" w14:textId="77777777" w:rsidR="00B55107" w:rsidRPr="00E77497" w:rsidRDefault="00B55107" w:rsidP="00B55107">
      <w:pPr>
        <w:pStyle w:val="Alg4"/>
        <w:numPr>
          <w:ilvl w:val="0"/>
          <w:numId w:val="328"/>
        </w:numPr>
      </w:pPr>
      <w:r>
        <w:t>Call CreateOwnDataProperty(</w:t>
      </w:r>
      <w:r w:rsidRPr="00E77497">
        <w:rPr>
          <w:i/>
        </w:rPr>
        <w:t>wrapper</w:t>
      </w:r>
      <w:r>
        <w:t xml:space="preserve">, the </w:t>
      </w:r>
      <w:r w:rsidRPr="00E77497">
        <w:t xml:space="preserve">empty String, </w:t>
      </w:r>
      <w:r w:rsidRPr="00E77497">
        <w:rPr>
          <w:i/>
        </w:rPr>
        <w:t>value</w:t>
      </w:r>
      <w:r>
        <w:t>).</w:t>
      </w:r>
    </w:p>
    <w:p w14:paraId="23B6DA60" w14:textId="77777777" w:rsidR="00B55107" w:rsidRPr="00E77497" w:rsidRDefault="00B55107" w:rsidP="00B55107">
      <w:pPr>
        <w:pStyle w:val="Alg4"/>
        <w:numPr>
          <w:ilvl w:val="0"/>
          <w:numId w:val="328"/>
        </w:numPr>
        <w:spacing w:after="220"/>
      </w:pPr>
      <w:r w:rsidRPr="00E77497">
        <w:t xml:space="preserve">Return the result of calling the abstract operation </w:t>
      </w:r>
      <w:r w:rsidRPr="00665D48">
        <w:rPr>
          <w:iCs/>
        </w:rPr>
        <w:t>Str</w:t>
      </w:r>
      <w:r w:rsidRPr="00E77497">
        <w:t xml:space="preserve"> with the empty String and </w:t>
      </w:r>
      <w:r w:rsidRPr="00E77497">
        <w:rPr>
          <w:i/>
        </w:rPr>
        <w:t>wrapper</w:t>
      </w:r>
      <w:r w:rsidRPr="00E77497">
        <w:t>.</w:t>
      </w:r>
    </w:p>
    <w:p w14:paraId="38E45C5B" w14:textId="77777777" w:rsidR="00B55107" w:rsidRDefault="00B55107" w:rsidP="00B55107">
      <w:r w:rsidRPr="00E77497">
        <w:rPr>
          <w:rFonts w:ascii="Helvetica" w:hAnsi="Helvetica"/>
          <w:b/>
        </w:rPr>
        <w:t xml:space="preserve">Runtime Semantics: </w:t>
      </w:r>
      <w:r w:rsidRPr="007D695C">
        <w:rPr>
          <w:rFonts w:ascii="Helvetica" w:hAnsi="Helvetica"/>
          <w:b/>
          <w:spacing w:val="6"/>
        </w:rPr>
        <w:t xml:space="preserve">Str </w:t>
      </w:r>
      <w:r>
        <w:rPr>
          <w:rFonts w:ascii="Helvetica" w:hAnsi="Helvetica"/>
          <w:b/>
          <w:spacing w:val="6"/>
        </w:rPr>
        <w:t>Abstract Operation</w:t>
      </w:r>
    </w:p>
    <w:p w14:paraId="2BB7F3D7" w14:textId="77777777" w:rsidR="00B55107" w:rsidRPr="00E77497" w:rsidRDefault="00B55107" w:rsidP="00B55107">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4B123E58" w14:textId="77777777" w:rsidR="00B55107" w:rsidRPr="00E77497" w:rsidRDefault="00B55107" w:rsidP="00B55107">
      <w:pPr>
        <w:pStyle w:val="Alg4"/>
        <w:numPr>
          <w:ilvl w:val="0"/>
          <w:numId w:val="329"/>
        </w:numPr>
      </w:pPr>
      <w:r w:rsidRPr="00E77497">
        <w:t xml:space="preserve">Let </w:t>
      </w:r>
      <w:r w:rsidRPr="00E77497">
        <w:rPr>
          <w:i/>
        </w:rPr>
        <w:t>value</w:t>
      </w:r>
      <w:r w:rsidRPr="00E77497">
        <w:t xml:space="preserve"> be the result of Get</w:t>
      </w:r>
      <w:r>
        <w:t>(</w:t>
      </w:r>
      <w:r w:rsidRPr="00E77497">
        <w:rPr>
          <w:i/>
        </w:rPr>
        <w:t>holder</w:t>
      </w:r>
      <w:r>
        <w:t>,</w:t>
      </w:r>
      <w:r w:rsidRPr="00E77497">
        <w:t xml:space="preserve"> </w:t>
      </w:r>
      <w:r w:rsidRPr="00E77497">
        <w:rPr>
          <w:i/>
        </w:rPr>
        <w:t>key</w:t>
      </w:r>
      <w:r>
        <w:rPr>
          <w:iCs/>
        </w:rPr>
        <w:t>)</w:t>
      </w:r>
      <w:r w:rsidRPr="00E77497">
        <w:t>.</w:t>
      </w:r>
    </w:p>
    <w:p w14:paraId="15EE9B80" w14:textId="77777777" w:rsidR="00B55107" w:rsidRDefault="00B55107" w:rsidP="00B55107">
      <w:pPr>
        <w:pStyle w:val="Alg4"/>
        <w:numPr>
          <w:ilvl w:val="0"/>
          <w:numId w:val="329"/>
        </w:numPr>
      </w:pPr>
      <w:r>
        <w:t>ReturnIfAbrupt(</w:t>
      </w:r>
      <w:r>
        <w:rPr>
          <w:i/>
        </w:rPr>
        <w:t>value</w:t>
      </w:r>
      <w:r>
        <w:t>).</w:t>
      </w:r>
    </w:p>
    <w:p w14:paraId="7DD035B1" w14:textId="77777777" w:rsidR="00B55107" w:rsidRPr="00E77497" w:rsidRDefault="00B55107" w:rsidP="00B55107">
      <w:pPr>
        <w:pStyle w:val="Alg4"/>
        <w:numPr>
          <w:ilvl w:val="0"/>
          <w:numId w:val="329"/>
        </w:numPr>
      </w:pPr>
      <w:r w:rsidRPr="00E77497">
        <w:t>If Type(</w:t>
      </w:r>
      <w:r w:rsidRPr="00E77497">
        <w:rPr>
          <w:i/>
        </w:rPr>
        <w:t>value</w:t>
      </w:r>
      <w:r w:rsidRPr="00E77497">
        <w:t>) is Object, then</w:t>
      </w:r>
    </w:p>
    <w:p w14:paraId="37A8D058" w14:textId="77777777" w:rsidR="00B55107" w:rsidRPr="00E77497" w:rsidRDefault="00B55107" w:rsidP="00B55107">
      <w:pPr>
        <w:pStyle w:val="Alg4"/>
        <w:numPr>
          <w:ilvl w:val="1"/>
          <w:numId w:val="329"/>
        </w:numPr>
      </w:pPr>
      <w:r w:rsidRPr="00E77497">
        <w:t xml:space="preserve">Let </w:t>
      </w:r>
      <w:r w:rsidRPr="00E77497">
        <w:rPr>
          <w:i/>
        </w:rPr>
        <w:t>toJSON</w:t>
      </w:r>
      <w:r w:rsidRPr="00E77497">
        <w:t xml:space="preserve"> be the result of Get</w:t>
      </w:r>
      <w:r>
        <w:t>(</w:t>
      </w:r>
      <w:r w:rsidRPr="00E77497">
        <w:rPr>
          <w:i/>
        </w:rPr>
        <w:t>value</w:t>
      </w:r>
      <w:r>
        <w:t>,</w:t>
      </w:r>
      <w:r w:rsidRPr="00E77497">
        <w:t xml:space="preserve"> </w:t>
      </w:r>
      <w:r w:rsidRPr="00E77497">
        <w:rPr>
          <w:rFonts w:ascii="Courier New" w:hAnsi="Courier New" w:cs="Courier New"/>
          <w:b/>
        </w:rPr>
        <w:t>"toJSON"</w:t>
      </w:r>
      <w:r w:rsidRPr="00844B9F">
        <w:rPr>
          <w:bCs/>
        </w:rPr>
        <w:t>)</w:t>
      </w:r>
      <w:r w:rsidRPr="00E77497">
        <w:t>.</w:t>
      </w:r>
    </w:p>
    <w:p w14:paraId="624DA259" w14:textId="77777777" w:rsidR="00B55107" w:rsidRPr="00E77497" w:rsidRDefault="00B55107" w:rsidP="00B55107">
      <w:pPr>
        <w:pStyle w:val="Alg4"/>
        <w:numPr>
          <w:ilvl w:val="1"/>
          <w:numId w:val="329"/>
        </w:numPr>
      </w:pPr>
      <w:r w:rsidRPr="00E77497">
        <w:t>If IsCallable(</w:t>
      </w:r>
      <w:r w:rsidRPr="00E77497">
        <w:rPr>
          <w:i/>
        </w:rPr>
        <w:t>toJSON</w:t>
      </w:r>
      <w:r w:rsidRPr="00E77497">
        <w:t xml:space="preserve">) is </w:t>
      </w:r>
      <w:r w:rsidRPr="00E77497">
        <w:rPr>
          <w:b/>
        </w:rPr>
        <w:t>true</w:t>
      </w:r>
    </w:p>
    <w:p w14:paraId="575A1D20" w14:textId="77777777" w:rsidR="00B55107" w:rsidRPr="00E77497" w:rsidRDefault="00B55107" w:rsidP="00B55107">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w:t>
      </w:r>
      <w:r>
        <w:t>containing</w:t>
      </w:r>
      <w:r w:rsidRPr="00E77497">
        <w:t xml:space="preserve"> </w:t>
      </w:r>
      <w:r w:rsidRPr="00E77497">
        <w:rPr>
          <w:i/>
        </w:rPr>
        <w:t>key</w:t>
      </w:r>
      <w:r>
        <w:rPr>
          <w:iCs/>
        </w:rPr>
        <w:t xml:space="preserve"> as </w:t>
      </w:r>
      <w:r>
        <w:rPr>
          <w:i/>
        </w:rPr>
        <w:t>argumentsList</w:t>
      </w:r>
      <w:r w:rsidRPr="00E77497">
        <w:t>.</w:t>
      </w:r>
    </w:p>
    <w:p w14:paraId="371C4AF0" w14:textId="77777777" w:rsidR="00B55107" w:rsidRDefault="00B55107" w:rsidP="00B55107">
      <w:pPr>
        <w:pStyle w:val="Alg4"/>
        <w:numPr>
          <w:ilvl w:val="2"/>
          <w:numId w:val="329"/>
        </w:numPr>
      </w:pPr>
      <w:r>
        <w:t>ReturnIfAbrupt(</w:t>
      </w:r>
      <w:r>
        <w:rPr>
          <w:i/>
        </w:rPr>
        <w:t>value</w:t>
      </w:r>
      <w:r>
        <w:t>).</w:t>
      </w:r>
    </w:p>
    <w:p w14:paraId="5373ABC2" w14:textId="77777777" w:rsidR="00B55107" w:rsidRPr="00E77497" w:rsidRDefault="00B55107" w:rsidP="00B55107">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14:paraId="179111C3" w14:textId="77777777" w:rsidR="00B55107" w:rsidRPr="00E77497" w:rsidRDefault="00B55107" w:rsidP="00B55107">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336328FA" w14:textId="77777777" w:rsidR="00B55107" w:rsidRDefault="00B55107" w:rsidP="00B55107">
      <w:pPr>
        <w:pStyle w:val="Alg4"/>
        <w:numPr>
          <w:ilvl w:val="1"/>
          <w:numId w:val="329"/>
        </w:numPr>
      </w:pPr>
      <w:r>
        <w:t>ReturnIfAbrupt(</w:t>
      </w:r>
      <w:r>
        <w:rPr>
          <w:i/>
        </w:rPr>
        <w:t>value</w:t>
      </w:r>
      <w:r>
        <w:t>).</w:t>
      </w:r>
    </w:p>
    <w:p w14:paraId="7E27CF11" w14:textId="77777777" w:rsidR="00B55107" w:rsidRPr="00E77497" w:rsidRDefault="00B55107" w:rsidP="00B55107">
      <w:pPr>
        <w:pStyle w:val="Alg4"/>
        <w:numPr>
          <w:ilvl w:val="0"/>
          <w:numId w:val="329"/>
        </w:numPr>
      </w:pPr>
      <w:r w:rsidRPr="00E77497">
        <w:t>If Type(</w:t>
      </w:r>
      <w:r w:rsidRPr="00E77497">
        <w:rPr>
          <w:i/>
        </w:rPr>
        <w:t>value</w:t>
      </w:r>
      <w:r w:rsidRPr="00E77497">
        <w:t>) is Object then,</w:t>
      </w:r>
    </w:p>
    <w:p w14:paraId="583FAD9E" w14:textId="77777777" w:rsidR="00B55107" w:rsidRPr="00E77497" w:rsidRDefault="00B55107" w:rsidP="00B55107">
      <w:pPr>
        <w:pStyle w:val="Alg4"/>
        <w:numPr>
          <w:ilvl w:val="1"/>
          <w:numId w:val="329"/>
        </w:numPr>
      </w:pPr>
      <w:r w:rsidRPr="00E77497">
        <w:t xml:space="preserve">If </w:t>
      </w:r>
      <w:r w:rsidRPr="00E77497">
        <w:rPr>
          <w:i/>
        </w:rPr>
        <w:t>value</w:t>
      </w:r>
      <w:r w:rsidRPr="00E77497">
        <w:t xml:space="preserve"> has an [[</w:t>
      </w:r>
      <w:r>
        <w:t>NumberData</w:t>
      </w:r>
      <w:r w:rsidRPr="00E77497">
        <w:t xml:space="preserve">]] internal </w:t>
      </w:r>
      <w:r>
        <w:t xml:space="preserve">data </w:t>
      </w:r>
      <w:r w:rsidRPr="00E77497">
        <w:t>property</w:t>
      </w:r>
      <w:r w:rsidRPr="00E77497" w:rsidDel="004C0FF1">
        <w:t xml:space="preserve"> </w:t>
      </w:r>
      <w:r w:rsidRPr="00E77497">
        <w:t xml:space="preserve"> then,</w:t>
      </w:r>
    </w:p>
    <w:p w14:paraId="1DF47CB6" w14:textId="77777777" w:rsidR="00B55107" w:rsidRPr="00E77497" w:rsidRDefault="00B55107" w:rsidP="00B55107">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14:paraId="476124B0" w14:textId="77777777" w:rsidR="00B55107" w:rsidRPr="00E77497" w:rsidRDefault="00B55107" w:rsidP="00B55107">
      <w:pPr>
        <w:pStyle w:val="Alg4"/>
        <w:numPr>
          <w:ilvl w:val="1"/>
          <w:numId w:val="329"/>
        </w:numPr>
      </w:pPr>
      <w:r w:rsidRPr="00E77497">
        <w:t xml:space="preserve">Else if </w:t>
      </w:r>
      <w:r w:rsidRPr="00E77497">
        <w:rPr>
          <w:i/>
        </w:rPr>
        <w:t>value</w:t>
      </w:r>
      <w:r w:rsidRPr="00E77497">
        <w:t xml:space="preserve"> has an [[</w:t>
      </w:r>
      <w:r>
        <w:t>StringData</w:t>
      </w:r>
      <w:r w:rsidRPr="00E77497">
        <w:t xml:space="preserve">]] internal </w:t>
      </w:r>
      <w:r>
        <w:t xml:space="preserve">data </w:t>
      </w:r>
      <w:r w:rsidRPr="00E77497">
        <w:t>property</w:t>
      </w:r>
      <w:r w:rsidRPr="00E77497" w:rsidDel="004C0FF1">
        <w:t xml:space="preserve"> </w:t>
      </w:r>
      <w:r w:rsidRPr="00E77497">
        <w:t xml:space="preserve"> then,</w:t>
      </w:r>
    </w:p>
    <w:p w14:paraId="74C95438" w14:textId="77777777" w:rsidR="00B55107" w:rsidRPr="00E77497" w:rsidRDefault="00B55107" w:rsidP="00B55107">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14:paraId="6AB0D1D7" w14:textId="77777777" w:rsidR="00B55107" w:rsidRPr="00E77497" w:rsidRDefault="00B55107" w:rsidP="00B55107">
      <w:pPr>
        <w:pStyle w:val="Alg4"/>
        <w:numPr>
          <w:ilvl w:val="1"/>
          <w:numId w:val="329"/>
        </w:numPr>
      </w:pPr>
      <w:r w:rsidRPr="00E77497">
        <w:t xml:space="preserve">Else if </w:t>
      </w:r>
      <w:r w:rsidRPr="00E77497">
        <w:rPr>
          <w:i/>
          <w:iCs/>
        </w:rPr>
        <w:t>value</w:t>
      </w:r>
      <w:r w:rsidRPr="00E77497">
        <w:t xml:space="preserve"> has an [[</w:t>
      </w:r>
      <w:r>
        <w:t>BooleanData</w:t>
      </w:r>
      <w:r w:rsidRPr="00E77497">
        <w:t xml:space="preserve">]] internal </w:t>
      </w:r>
      <w:r>
        <w:t xml:space="preserve">data </w:t>
      </w:r>
      <w:r w:rsidRPr="00E77497">
        <w:t xml:space="preserve">property </w:t>
      </w:r>
      <w:r w:rsidRPr="00E77497" w:rsidDel="004C0FF1">
        <w:t xml:space="preserve"> </w:t>
      </w:r>
      <w:r w:rsidRPr="00E77497">
        <w:t xml:space="preserve"> then,</w:t>
      </w:r>
    </w:p>
    <w:p w14:paraId="1C6F1BB8" w14:textId="77777777" w:rsidR="00B55107" w:rsidRPr="00E77497" w:rsidRDefault="00B55107" w:rsidP="00B55107">
      <w:pPr>
        <w:pStyle w:val="Alg4"/>
        <w:numPr>
          <w:ilvl w:val="2"/>
          <w:numId w:val="329"/>
        </w:numPr>
      </w:pPr>
      <w:r w:rsidRPr="00E77497">
        <w:t xml:space="preserve">Let </w:t>
      </w:r>
      <w:r w:rsidRPr="00E77497">
        <w:rPr>
          <w:i/>
          <w:iCs/>
        </w:rPr>
        <w:t>value</w:t>
      </w:r>
      <w:r w:rsidRPr="00E77497">
        <w:t xml:space="preserve"> be the value of the [[</w:t>
      </w:r>
      <w:r>
        <w:t>BooleanData</w:t>
      </w:r>
      <w:r w:rsidRPr="00E77497">
        <w:t xml:space="preserve">]] internal </w:t>
      </w:r>
      <w:r>
        <w:t xml:space="preserve">data </w:t>
      </w:r>
      <w:r w:rsidRPr="00E77497">
        <w:t xml:space="preserve">property of </w:t>
      </w:r>
      <w:r w:rsidRPr="00E77497">
        <w:rPr>
          <w:i/>
          <w:iCs/>
        </w:rPr>
        <w:t>value</w:t>
      </w:r>
      <w:r w:rsidRPr="00E77497">
        <w:t>.</w:t>
      </w:r>
    </w:p>
    <w:p w14:paraId="6D8729EC" w14:textId="77777777"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756038E5" w14:textId="77777777"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07739445" w14:textId="77777777"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780BBDE8" w14:textId="77777777" w:rsidR="00B55107" w:rsidRPr="00E77497" w:rsidRDefault="00B55107" w:rsidP="00B55107">
      <w:pPr>
        <w:pStyle w:val="Alg4"/>
        <w:numPr>
          <w:ilvl w:val="0"/>
          <w:numId w:val="329"/>
        </w:numPr>
      </w:pPr>
      <w:r w:rsidRPr="00E77497">
        <w:t>If Type(</w:t>
      </w:r>
      <w:r w:rsidRPr="00E77497">
        <w:rPr>
          <w:i/>
        </w:rPr>
        <w:t>value</w:t>
      </w:r>
      <w:r w:rsidRPr="00E77497">
        <w:t xml:space="preserve">) is String, then return the result of calling the abstract operation </w:t>
      </w:r>
      <w:r w:rsidRPr="00665D48">
        <w:rPr>
          <w:iCs/>
        </w:rPr>
        <w:t>Quote</w:t>
      </w:r>
      <w:r w:rsidRPr="00E77497">
        <w:t xml:space="preserve"> with argument </w:t>
      </w:r>
      <w:r w:rsidRPr="00E77497">
        <w:rPr>
          <w:i/>
        </w:rPr>
        <w:t>value</w:t>
      </w:r>
      <w:r w:rsidRPr="00E77497">
        <w:t>.</w:t>
      </w:r>
    </w:p>
    <w:p w14:paraId="758158E0" w14:textId="77777777" w:rsidR="00B55107" w:rsidRPr="00E77497" w:rsidRDefault="00B55107" w:rsidP="00B55107">
      <w:pPr>
        <w:pStyle w:val="Alg4"/>
        <w:numPr>
          <w:ilvl w:val="0"/>
          <w:numId w:val="329"/>
        </w:numPr>
      </w:pPr>
      <w:r w:rsidRPr="00E77497">
        <w:t>If Type(</w:t>
      </w:r>
      <w:r w:rsidRPr="00E77497">
        <w:rPr>
          <w:i/>
        </w:rPr>
        <w:t>value</w:t>
      </w:r>
      <w:r w:rsidRPr="00E77497">
        <w:t>) is Number</w:t>
      </w:r>
    </w:p>
    <w:p w14:paraId="7E3B8348" w14:textId="77777777" w:rsidR="00B55107" w:rsidRPr="00E77497" w:rsidRDefault="00B55107" w:rsidP="00B55107">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14:paraId="4C284F60" w14:textId="77777777" w:rsidR="00B55107" w:rsidRPr="00E77497" w:rsidRDefault="00B55107" w:rsidP="00B55107">
      <w:pPr>
        <w:pStyle w:val="Alg4"/>
        <w:numPr>
          <w:ilvl w:val="1"/>
          <w:numId w:val="329"/>
        </w:numPr>
      </w:pPr>
      <w:r w:rsidRPr="00E77497">
        <w:t xml:space="preserve">Else, return </w:t>
      </w:r>
      <w:r w:rsidRPr="00E77497">
        <w:rPr>
          <w:rFonts w:ascii="Courier New" w:hAnsi="Courier New" w:cs="Courier New"/>
          <w:b/>
        </w:rPr>
        <w:t>"null"</w:t>
      </w:r>
      <w:r w:rsidRPr="00E77497">
        <w:t>.</w:t>
      </w:r>
    </w:p>
    <w:p w14:paraId="4179F735" w14:textId="77777777" w:rsidR="00B55107" w:rsidRPr="00E77497" w:rsidRDefault="00B55107" w:rsidP="00B55107">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7F0D8437" w14:textId="77777777" w:rsidR="00B55107" w:rsidRPr="00E77497" w:rsidRDefault="00B55107" w:rsidP="00B55107">
      <w:pPr>
        <w:pStyle w:val="Alg4"/>
        <w:numPr>
          <w:ilvl w:val="1"/>
          <w:numId w:val="329"/>
        </w:numPr>
      </w:pPr>
      <w:r w:rsidRPr="00E77497">
        <w:t xml:space="preserve">If </w:t>
      </w:r>
      <w:r w:rsidRPr="00E77497">
        <w:rPr>
          <w:i/>
        </w:rPr>
        <w:t>value</w:t>
      </w:r>
      <w:r w:rsidRPr="00E77497">
        <w:t xml:space="preserve"> </w:t>
      </w:r>
      <w:r>
        <w:t>is an exotic Array object</w:t>
      </w:r>
      <w:r w:rsidRPr="00E77497" w:rsidDel="004C0FF1">
        <w:t xml:space="preserve"> </w:t>
      </w:r>
      <w:r w:rsidRPr="00E77497">
        <w:rPr>
          <w:rFonts w:ascii="Courier New" w:hAnsi="Courier New" w:cs="Courier New"/>
          <w:b/>
        </w:rPr>
        <w:t xml:space="preserve"> </w:t>
      </w:r>
      <w:r w:rsidRPr="00E77497">
        <w:t>then</w:t>
      </w:r>
    </w:p>
    <w:p w14:paraId="44963BA0" w14:textId="77777777" w:rsidR="00B55107" w:rsidRPr="00E77497" w:rsidRDefault="00B55107" w:rsidP="00B55107">
      <w:pPr>
        <w:pStyle w:val="Alg4"/>
        <w:numPr>
          <w:ilvl w:val="2"/>
          <w:numId w:val="329"/>
        </w:numPr>
      </w:pPr>
      <w:r w:rsidRPr="00E77497">
        <w:t xml:space="preserve">Return the result of calling the abstract operation </w:t>
      </w:r>
      <w:r w:rsidRPr="00F66266">
        <w:rPr>
          <w:iCs/>
        </w:rPr>
        <w:t>JA</w:t>
      </w:r>
      <w:r w:rsidRPr="00E77497">
        <w:t xml:space="preserve"> with argument </w:t>
      </w:r>
      <w:r w:rsidRPr="00E77497">
        <w:rPr>
          <w:i/>
        </w:rPr>
        <w:t>value</w:t>
      </w:r>
      <w:r w:rsidRPr="00E77497">
        <w:t>.</w:t>
      </w:r>
    </w:p>
    <w:p w14:paraId="527A3686" w14:textId="77777777" w:rsidR="00B55107" w:rsidRPr="00E77497" w:rsidRDefault="00B55107" w:rsidP="00B55107">
      <w:pPr>
        <w:pStyle w:val="Alg4"/>
        <w:numPr>
          <w:ilvl w:val="1"/>
          <w:numId w:val="329"/>
        </w:numPr>
      </w:pPr>
      <w:r w:rsidRPr="00E77497">
        <w:t xml:space="preserve">Else, return the result of calling the abstract operation </w:t>
      </w:r>
      <w:r w:rsidRPr="00F66266">
        <w:rPr>
          <w:iCs/>
        </w:rPr>
        <w:t>JO</w:t>
      </w:r>
      <w:r w:rsidRPr="00E77497">
        <w:t xml:space="preserve"> with argument </w:t>
      </w:r>
      <w:r w:rsidRPr="00E77497">
        <w:rPr>
          <w:i/>
        </w:rPr>
        <w:t>value</w:t>
      </w:r>
      <w:r w:rsidRPr="00E77497">
        <w:t>.</w:t>
      </w:r>
    </w:p>
    <w:p w14:paraId="358AA4DF" w14:textId="77777777" w:rsidR="00B55107" w:rsidRPr="00E77497" w:rsidRDefault="00B55107" w:rsidP="00B55107">
      <w:pPr>
        <w:pStyle w:val="Alg4"/>
        <w:numPr>
          <w:ilvl w:val="0"/>
          <w:numId w:val="329"/>
        </w:numPr>
        <w:spacing w:after="120"/>
      </w:pPr>
      <w:r w:rsidRPr="00E77497">
        <w:t xml:space="preserve">Return </w:t>
      </w:r>
      <w:r w:rsidRPr="00E77497">
        <w:rPr>
          <w:b/>
        </w:rPr>
        <w:t>undefined</w:t>
      </w:r>
      <w:r w:rsidRPr="00E77497">
        <w:t>.</w:t>
      </w:r>
    </w:p>
    <w:p w14:paraId="22E3D1F6" w14:textId="77777777" w:rsidR="00B55107" w:rsidRDefault="00B55107" w:rsidP="00B55107">
      <w:r w:rsidRPr="00E77497">
        <w:rPr>
          <w:rFonts w:ascii="Helvetica" w:hAnsi="Helvetica"/>
          <w:b/>
        </w:rPr>
        <w:t xml:space="preserve">Runtime Semantics: </w:t>
      </w:r>
      <w:r w:rsidRPr="007D695C">
        <w:rPr>
          <w:rFonts w:ascii="Helvetica" w:hAnsi="Helvetica"/>
          <w:b/>
          <w:spacing w:val="6"/>
        </w:rPr>
        <w:t xml:space="preserve">Quote </w:t>
      </w:r>
      <w:r>
        <w:rPr>
          <w:rFonts w:ascii="Helvetica" w:hAnsi="Helvetica"/>
          <w:b/>
          <w:spacing w:val="6"/>
        </w:rPr>
        <w:t>Abstract Operation</w:t>
      </w:r>
    </w:p>
    <w:p w14:paraId="18FA80C5" w14:textId="77777777" w:rsidR="00B55107" w:rsidRPr="00E77497" w:rsidRDefault="00B55107" w:rsidP="00B55107">
      <w:r w:rsidRPr="00E77497">
        <w:t xml:space="preserve">The abstract operation </w:t>
      </w:r>
      <w:r w:rsidRPr="00665D48">
        <w:rPr>
          <w:rFonts w:ascii="Times New Roman" w:hAnsi="Times New Roman"/>
          <w:iCs/>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5D2AB418" w14:textId="77777777" w:rsidR="00B55107" w:rsidRPr="00E77497" w:rsidRDefault="00B55107" w:rsidP="00B55107">
      <w:pPr>
        <w:pStyle w:val="Alg4"/>
        <w:numPr>
          <w:ilvl w:val="0"/>
          <w:numId w:val="331"/>
        </w:numPr>
      </w:pPr>
      <w:r w:rsidRPr="00E77497">
        <w:t xml:space="preserve">Let </w:t>
      </w:r>
      <w:r w:rsidRPr="00E77497">
        <w:rPr>
          <w:i/>
        </w:rPr>
        <w:t>product</w:t>
      </w:r>
      <w:r w:rsidRPr="00E77497">
        <w:t xml:space="preserve"> be </w:t>
      </w:r>
      <w:r>
        <w:t>code unit 0x0022 (</w:t>
      </w:r>
      <w:r w:rsidRPr="00E77497">
        <w:t xml:space="preserve">the </w:t>
      </w:r>
      <w:r>
        <w:t xml:space="preserve">Unicode </w:t>
      </w:r>
      <w:r w:rsidRPr="00E77497">
        <w:t>double quote character</w:t>
      </w:r>
      <w:r>
        <w:t>)</w:t>
      </w:r>
      <w:r w:rsidRPr="00E77497">
        <w:t>.</w:t>
      </w:r>
    </w:p>
    <w:p w14:paraId="4A4BF534" w14:textId="77777777" w:rsidR="00B55107" w:rsidRPr="00E77497" w:rsidRDefault="00B55107" w:rsidP="00B55107">
      <w:pPr>
        <w:pStyle w:val="Alg4"/>
        <w:numPr>
          <w:ilvl w:val="0"/>
          <w:numId w:val="331"/>
        </w:numPr>
      </w:pPr>
      <w:r w:rsidRPr="00E77497">
        <w:t xml:space="preserve">For each </w:t>
      </w:r>
      <w:r>
        <w:t>code unit</w:t>
      </w:r>
      <w:r w:rsidRPr="00E77497">
        <w:t xml:space="preserve"> </w:t>
      </w:r>
      <w:r w:rsidRPr="00E77497">
        <w:rPr>
          <w:i/>
        </w:rPr>
        <w:t>C</w:t>
      </w:r>
      <w:r w:rsidRPr="00E77497">
        <w:t xml:space="preserve"> in </w:t>
      </w:r>
      <w:r w:rsidRPr="00E77497">
        <w:rPr>
          <w:i/>
        </w:rPr>
        <w:t>value</w:t>
      </w:r>
    </w:p>
    <w:p w14:paraId="5F0AA8BA" w14:textId="77777777" w:rsidR="00B55107" w:rsidRPr="00E77497" w:rsidRDefault="00B55107" w:rsidP="00B55107">
      <w:pPr>
        <w:pStyle w:val="Alg4"/>
        <w:numPr>
          <w:ilvl w:val="1"/>
          <w:numId w:val="331"/>
        </w:numPr>
      </w:pPr>
      <w:r w:rsidRPr="00E77497">
        <w:t xml:space="preserve">If </w:t>
      </w:r>
      <w:r w:rsidRPr="00E77497">
        <w:rPr>
          <w:i/>
        </w:rPr>
        <w:t>C</w:t>
      </w:r>
      <w:r w:rsidRPr="00E77497">
        <w:t xml:space="preserve"> is </w:t>
      </w:r>
      <w:r>
        <w:t>0x0022 or 0x005C</w:t>
      </w:r>
      <w:r w:rsidRPr="00E77497">
        <w:t xml:space="preserve"> </w:t>
      </w:r>
      <w:r>
        <w:t>(</w:t>
      </w:r>
      <w:r w:rsidRPr="00E77497">
        <w:t>the</w:t>
      </w:r>
      <w:r>
        <w:t xml:space="preserve"> Unicode</w:t>
      </w:r>
      <w:r w:rsidRPr="00E77497">
        <w:t xml:space="preserve"> </w:t>
      </w:r>
      <w:r>
        <w:t>reverse solidus</w:t>
      </w:r>
      <w:r w:rsidRPr="00E77497">
        <w:t xml:space="preserve"> character</w:t>
      </w:r>
      <w:r>
        <w:t>)</w:t>
      </w:r>
    </w:p>
    <w:p w14:paraId="36F7C36F"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w:t>
      </w:r>
    </w:p>
    <w:p w14:paraId="5A114753"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63EA185C" w14:textId="77777777" w:rsidR="00B55107" w:rsidRPr="00E77497" w:rsidRDefault="00B55107" w:rsidP="00B55107">
      <w:pPr>
        <w:pStyle w:val="Alg4"/>
        <w:numPr>
          <w:ilvl w:val="1"/>
          <w:numId w:val="331"/>
        </w:numPr>
      </w:pPr>
      <w:r w:rsidRPr="00E77497">
        <w:t xml:space="preserve">Else if </w:t>
      </w:r>
      <w:r w:rsidRPr="00E77497">
        <w:rPr>
          <w:i/>
        </w:rPr>
        <w:t>C</w:t>
      </w:r>
      <w:r w:rsidRPr="00E77497">
        <w:t xml:space="preserve"> is backspace, formfeed, newline, carriage return, or tab</w:t>
      </w:r>
    </w:p>
    <w:p w14:paraId="26B58021"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14:paraId="1C012B63" w14:textId="77777777" w:rsidR="00B55107" w:rsidRPr="00E77497" w:rsidRDefault="00B55107" w:rsidP="00B55107">
      <w:pPr>
        <w:pStyle w:val="Alg4"/>
        <w:keepNext/>
        <w:numPr>
          <w:ilvl w:val="2"/>
          <w:numId w:val="331"/>
        </w:numPr>
      </w:pPr>
      <w:r w:rsidRPr="00E77497">
        <w:t xml:space="preserve">Let </w:t>
      </w:r>
      <w:r w:rsidRPr="00E77497">
        <w:rPr>
          <w:i/>
        </w:rPr>
        <w:t>abbrev</w:t>
      </w:r>
      <w:r w:rsidRPr="00E77497">
        <w:t xml:space="preserve"> be the </w:t>
      </w:r>
      <w:r>
        <w:t>string value</w:t>
      </w:r>
      <w:r w:rsidRPr="00E77497">
        <w:t xml:space="preserve"> corresponding to the value of </w:t>
      </w:r>
      <w:r w:rsidRPr="00E77497">
        <w:rPr>
          <w:i/>
        </w:rPr>
        <w:t>C</w:t>
      </w:r>
      <w:r w:rsidRPr="00E77497">
        <w:t xml:space="preserve"> as follows:</w:t>
      </w:r>
    </w:p>
    <w:p w14:paraId="73EA2DAF" w14:textId="77777777"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79E77FAB" w14:textId="77777777"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4119AEF1" w14:textId="77777777"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11593C14" w14:textId="77777777"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27628DA7" w14:textId="77777777" w:rsidR="00B55107" w:rsidRPr="00E77497" w:rsidRDefault="00B55107" w:rsidP="00B55107">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0AE116F7"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783AA64B" w14:textId="77777777" w:rsidR="00B55107" w:rsidRPr="00E77497" w:rsidRDefault="00B55107" w:rsidP="00B55107">
      <w:pPr>
        <w:pStyle w:val="Alg4"/>
        <w:numPr>
          <w:ilvl w:val="1"/>
          <w:numId w:val="331"/>
        </w:numPr>
      </w:pPr>
      <w:r w:rsidRPr="00E77497">
        <w:t xml:space="preserve">Else if </w:t>
      </w:r>
      <w:r w:rsidRPr="00E77497">
        <w:rPr>
          <w:i/>
        </w:rPr>
        <w:t>C</w:t>
      </w:r>
      <w:r w:rsidRPr="00E77497">
        <w:t xml:space="preserve"> </w:t>
      </w:r>
      <w:r>
        <w:t>has</w:t>
      </w:r>
      <w:r w:rsidRPr="00E77497">
        <w:t xml:space="preserve"> a code unit value less than </w:t>
      </w:r>
      <w:r>
        <w:t>0x0020 (</w:t>
      </w:r>
      <w:r w:rsidRPr="00E77497">
        <w:t xml:space="preserve">the </w:t>
      </w:r>
      <w:r>
        <w:t xml:space="preserve">Unicode </w:t>
      </w:r>
      <w:r w:rsidRPr="00E77497">
        <w:t>space character</w:t>
      </w:r>
      <w:r>
        <w:t>)</w:t>
      </w:r>
    </w:p>
    <w:p w14:paraId="7D0A7DA8"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14:paraId="1683A453"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5343B53B" w14:textId="77777777" w:rsidR="00B55107" w:rsidRPr="00E77497" w:rsidRDefault="00B55107" w:rsidP="00B55107">
      <w:pPr>
        <w:pStyle w:val="Alg4"/>
        <w:numPr>
          <w:ilvl w:val="2"/>
          <w:numId w:val="331"/>
        </w:numPr>
      </w:pPr>
      <w:r w:rsidRPr="00E77497">
        <w:t xml:space="preserve">Let </w:t>
      </w:r>
      <w:r w:rsidRPr="00E77497">
        <w:rPr>
          <w:i/>
        </w:rPr>
        <w:t>hex</w:t>
      </w:r>
      <w:r w:rsidRPr="00E77497">
        <w:t xml:space="preserve"> be the </w:t>
      </w:r>
      <w:r>
        <w:t xml:space="preserve">string </w:t>
      </w:r>
      <w:r w:rsidRPr="00E77497">
        <w:t xml:space="preserve">result of converting the numeric code unit value of </w:t>
      </w:r>
      <w:r w:rsidRPr="00E77497">
        <w:rPr>
          <w:i/>
        </w:rPr>
        <w:t>C</w:t>
      </w:r>
      <w:r w:rsidRPr="00E77497">
        <w:t xml:space="preserve"> to a String of four hexadecimal digits.  Alphabetic hexadecimal digits are presented as lowercase characters. </w:t>
      </w:r>
    </w:p>
    <w:p w14:paraId="678C714C"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11E35AC9" w14:textId="77777777" w:rsidR="00B55107" w:rsidRPr="00E77497" w:rsidRDefault="00B55107" w:rsidP="00B55107">
      <w:pPr>
        <w:pStyle w:val="Alg4"/>
        <w:numPr>
          <w:ilvl w:val="1"/>
          <w:numId w:val="331"/>
        </w:numPr>
      </w:pPr>
      <w:r w:rsidRPr="00E77497">
        <w:t>Else</w:t>
      </w:r>
    </w:p>
    <w:p w14:paraId="5A1E9341"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62041454" w14:textId="77777777" w:rsidR="00B55107" w:rsidRPr="00E77497" w:rsidRDefault="00B55107" w:rsidP="00B55107">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r>
        <w:t xml:space="preserve"> and code unit 0x0022 (</w:t>
      </w:r>
      <w:r w:rsidRPr="00E77497">
        <w:t xml:space="preserve">the </w:t>
      </w:r>
      <w:r>
        <w:t xml:space="preserve">Unicode </w:t>
      </w:r>
      <w:r w:rsidRPr="00E77497">
        <w:t>double quote character</w:t>
      </w:r>
      <w:r>
        <w:t>)</w:t>
      </w:r>
      <w:r w:rsidRPr="00E77497">
        <w:t>.</w:t>
      </w:r>
    </w:p>
    <w:p w14:paraId="518CD40C" w14:textId="77777777" w:rsidR="00B55107" w:rsidRPr="00E77497" w:rsidRDefault="00B55107" w:rsidP="00B55107">
      <w:pPr>
        <w:pStyle w:val="Alg4"/>
        <w:numPr>
          <w:ilvl w:val="0"/>
          <w:numId w:val="331"/>
        </w:numPr>
        <w:spacing w:after="120"/>
      </w:pPr>
      <w:r w:rsidRPr="00E77497">
        <w:t xml:space="preserve">Return </w:t>
      </w:r>
      <w:r w:rsidRPr="00E77497">
        <w:rPr>
          <w:i/>
        </w:rPr>
        <w:t>product</w:t>
      </w:r>
      <w:r w:rsidRPr="00E77497">
        <w:t>.</w:t>
      </w:r>
    </w:p>
    <w:p w14:paraId="22AFC207" w14:textId="77777777" w:rsidR="00B55107" w:rsidRDefault="00B55107" w:rsidP="00B55107">
      <w:r w:rsidRPr="00E77497">
        <w:rPr>
          <w:rFonts w:ascii="Helvetica" w:hAnsi="Helvetica"/>
          <w:b/>
        </w:rPr>
        <w:t xml:space="preserve">Runtime Semantics: </w:t>
      </w:r>
      <w:r w:rsidRPr="007D695C">
        <w:rPr>
          <w:rFonts w:ascii="Helvetica" w:hAnsi="Helvetica"/>
          <w:b/>
          <w:spacing w:val="6"/>
        </w:rPr>
        <w:t xml:space="preserve">JO </w:t>
      </w:r>
      <w:r>
        <w:rPr>
          <w:rFonts w:ascii="Helvetica" w:hAnsi="Helvetica"/>
          <w:b/>
          <w:spacing w:val="6"/>
        </w:rPr>
        <w:t>Abstract Operation</w:t>
      </w:r>
    </w:p>
    <w:p w14:paraId="4BB34F13" w14:textId="77777777" w:rsidR="00B55107" w:rsidRPr="00E77497" w:rsidRDefault="00B55107" w:rsidP="00B55107">
      <w:r w:rsidRPr="00E77497">
        <w:t xml:space="preserve">The abstract operation </w:t>
      </w:r>
      <w:r w:rsidRPr="00F66266">
        <w:rPr>
          <w:rFonts w:ascii="Times New Roman" w:hAnsi="Times New Roman"/>
          <w:iCs/>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and </w:t>
      </w:r>
      <w:r w:rsidRPr="00E77497">
        <w:rPr>
          <w:rFonts w:ascii="Times New Roman" w:hAnsi="Times New Roman"/>
          <w:i/>
        </w:rPr>
        <w:t>PropertyList</w:t>
      </w:r>
      <w:r w:rsidRPr="00E77497">
        <w:t xml:space="preserve"> of the invocation of the stringify method.</w:t>
      </w:r>
    </w:p>
    <w:p w14:paraId="38ED5F26" w14:textId="77777777" w:rsidR="00B55107" w:rsidRPr="00E77497" w:rsidRDefault="00B55107" w:rsidP="00B55107">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05680714" w14:textId="77777777" w:rsidR="00B55107" w:rsidRPr="00E77497" w:rsidRDefault="00B55107" w:rsidP="00B55107">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14:paraId="02E44EAE" w14:textId="77777777" w:rsidR="00B55107" w:rsidRPr="00E77497" w:rsidRDefault="00B55107" w:rsidP="00B55107">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14:paraId="0BAB1679" w14:textId="77777777" w:rsidR="00B55107" w:rsidRPr="00E77497" w:rsidRDefault="00B55107" w:rsidP="00B55107">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3D89C859" w14:textId="77777777" w:rsidR="00B55107" w:rsidRPr="00E77497" w:rsidRDefault="00B55107" w:rsidP="00B55107">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14:paraId="69D7C521" w14:textId="77777777" w:rsidR="00B55107" w:rsidRPr="00E77497" w:rsidRDefault="00B55107" w:rsidP="00B55107">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14:paraId="15B2667F" w14:textId="77777777" w:rsidR="00B55107" w:rsidRPr="00E77497" w:rsidRDefault="00B55107" w:rsidP="00B55107">
      <w:pPr>
        <w:pStyle w:val="Alg4"/>
        <w:numPr>
          <w:ilvl w:val="0"/>
          <w:numId w:val="330"/>
        </w:numPr>
      </w:pPr>
      <w:r w:rsidRPr="00E77497">
        <w:t>Else</w:t>
      </w:r>
    </w:p>
    <w:p w14:paraId="7812D200" w14:textId="77777777" w:rsidR="00B55107" w:rsidRPr="00E77497" w:rsidRDefault="00B55107" w:rsidP="00B55107">
      <w:pPr>
        <w:pStyle w:val="Alg4"/>
        <w:numPr>
          <w:ilvl w:val="1"/>
          <w:numId w:val="330"/>
        </w:numPr>
      </w:pPr>
      <w:r w:rsidRPr="00E77497">
        <w:t xml:space="preserve">Let </w:t>
      </w:r>
      <w:r w:rsidRPr="00E77497">
        <w:rPr>
          <w:i/>
        </w:rPr>
        <w:t>K</w:t>
      </w:r>
      <w:r w:rsidRPr="00E77497">
        <w:t xml:space="preserve"> be an internal List of Strings consisting of the </w:t>
      </w:r>
      <w:r>
        <w:t>keys</w:t>
      </w:r>
      <w:r w:rsidRPr="00E77497">
        <w:t xml:space="preserve"> of all the own properties of </w:t>
      </w:r>
      <w:r w:rsidRPr="00E77497">
        <w:rPr>
          <w:i/>
        </w:rPr>
        <w:t>value</w:t>
      </w:r>
      <w:r w:rsidRPr="00E77497">
        <w:t xml:space="preserve"> whose [[Enumerable]] attribute is </w:t>
      </w:r>
      <w:r w:rsidRPr="00E77497">
        <w:rPr>
          <w:b/>
        </w:rPr>
        <w:t>true</w:t>
      </w:r>
      <w:r>
        <w:rPr>
          <w:b/>
        </w:rPr>
        <w:t xml:space="preserve"> </w:t>
      </w:r>
      <w:r w:rsidRPr="00F66266">
        <w:rPr>
          <w:bCs/>
        </w:rPr>
        <w:t>and whose property key is a String value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14:paraId="050F4F3A" w14:textId="77777777" w:rsidR="00B55107" w:rsidRPr="00E77497" w:rsidRDefault="00B55107" w:rsidP="00B55107">
      <w:pPr>
        <w:pStyle w:val="Alg4"/>
        <w:numPr>
          <w:ilvl w:val="0"/>
          <w:numId w:val="330"/>
        </w:numPr>
      </w:pPr>
      <w:r w:rsidRPr="00E77497">
        <w:t xml:space="preserve">Let </w:t>
      </w:r>
      <w:r w:rsidRPr="00E77497">
        <w:rPr>
          <w:i/>
        </w:rPr>
        <w:t>partial</w:t>
      </w:r>
      <w:r w:rsidRPr="00E77497">
        <w:t xml:space="preserve"> be an empty List.</w:t>
      </w:r>
    </w:p>
    <w:p w14:paraId="375F160C" w14:textId="77777777" w:rsidR="00B55107" w:rsidRPr="00E77497" w:rsidRDefault="00B55107" w:rsidP="00B55107">
      <w:pPr>
        <w:pStyle w:val="Alg4"/>
        <w:numPr>
          <w:ilvl w:val="0"/>
          <w:numId w:val="330"/>
        </w:numPr>
      </w:pPr>
      <w:r w:rsidRPr="00E77497">
        <w:t xml:space="preserve">For each element </w:t>
      </w:r>
      <w:r w:rsidRPr="00E77497">
        <w:rPr>
          <w:i/>
        </w:rPr>
        <w:t>P</w:t>
      </w:r>
      <w:r w:rsidRPr="00E77497">
        <w:t xml:space="preserve"> of </w:t>
      </w:r>
      <w:r w:rsidRPr="00E77497">
        <w:rPr>
          <w:i/>
        </w:rPr>
        <w:t>K</w:t>
      </w:r>
      <w:r>
        <w:t>,</w:t>
      </w:r>
    </w:p>
    <w:p w14:paraId="55DDAA1E" w14:textId="77777777" w:rsidR="00B55107" w:rsidRPr="00E77497" w:rsidRDefault="00B55107" w:rsidP="00B55107">
      <w:pPr>
        <w:pStyle w:val="Alg4"/>
        <w:numPr>
          <w:ilvl w:val="1"/>
          <w:numId w:val="330"/>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 xml:space="preserve">with arguments </w:t>
      </w:r>
      <w:r w:rsidRPr="00E77497">
        <w:rPr>
          <w:i/>
        </w:rPr>
        <w:t>P</w:t>
      </w:r>
      <w:r w:rsidRPr="00E77497">
        <w:t xml:space="preserve"> and </w:t>
      </w:r>
      <w:r w:rsidRPr="00E77497">
        <w:rPr>
          <w:i/>
        </w:rPr>
        <w:t>value</w:t>
      </w:r>
      <w:r w:rsidRPr="00E77497">
        <w:t>.</w:t>
      </w:r>
    </w:p>
    <w:p w14:paraId="33D41FFC" w14:textId="77777777" w:rsidR="00B55107" w:rsidRDefault="00B55107" w:rsidP="00B55107">
      <w:pPr>
        <w:pStyle w:val="Alg4"/>
        <w:numPr>
          <w:ilvl w:val="1"/>
          <w:numId w:val="330"/>
        </w:numPr>
      </w:pPr>
      <w:r>
        <w:t>ReturnIfAbrupt(</w:t>
      </w:r>
      <w:r>
        <w:rPr>
          <w:i/>
        </w:rPr>
        <w:t>strP</w:t>
      </w:r>
      <w:r>
        <w:t>).</w:t>
      </w:r>
    </w:p>
    <w:p w14:paraId="6BDBCD47" w14:textId="77777777" w:rsidR="00B55107" w:rsidRPr="00E77497" w:rsidRDefault="00B55107" w:rsidP="00B55107">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14:paraId="6A5F089D" w14:textId="77777777" w:rsidR="00B55107" w:rsidRPr="00E77497" w:rsidRDefault="00B55107" w:rsidP="00B55107">
      <w:pPr>
        <w:pStyle w:val="Alg4"/>
        <w:numPr>
          <w:ilvl w:val="2"/>
          <w:numId w:val="330"/>
        </w:numPr>
      </w:pPr>
      <w:r w:rsidRPr="00E77497">
        <w:t xml:space="preserve">Let </w:t>
      </w:r>
      <w:r w:rsidRPr="00E77497">
        <w:rPr>
          <w:i/>
        </w:rPr>
        <w:t>member</w:t>
      </w:r>
      <w:r w:rsidRPr="00E77497">
        <w:t xml:space="preserve"> be the result of calling the abstract operation </w:t>
      </w:r>
      <w:r w:rsidRPr="00665D48">
        <w:rPr>
          <w:iCs/>
        </w:rPr>
        <w:t>Quote</w:t>
      </w:r>
      <w:r w:rsidRPr="00E77497">
        <w:t xml:space="preserve"> with argument </w:t>
      </w:r>
      <w:r w:rsidRPr="00E77497">
        <w:rPr>
          <w:i/>
        </w:rPr>
        <w:t>P</w:t>
      </w:r>
      <w:r w:rsidRPr="00E77497">
        <w:t>.</w:t>
      </w:r>
    </w:p>
    <w:p w14:paraId="5ADA578F" w14:textId="77777777" w:rsidR="00B55107" w:rsidRPr="00E77497" w:rsidRDefault="00B55107" w:rsidP="00B55107">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r>
        <w:t xml:space="preserve">string </w:t>
      </w:r>
      <w:r w:rsidRPr="00E77497">
        <w:rPr>
          <w:rFonts w:ascii="Courier New" w:hAnsi="Courier New" w:cs="Courier New"/>
          <w:b/>
        </w:rPr>
        <w:t>"</w:t>
      </w:r>
      <w:r>
        <w:rPr>
          <w:rFonts w:ascii="Courier New" w:hAnsi="Courier New" w:cs="Courier New"/>
          <w:b/>
        </w:rPr>
        <w:t>:</w:t>
      </w:r>
      <w:r w:rsidRPr="00E77497">
        <w:t>".</w:t>
      </w:r>
    </w:p>
    <w:p w14:paraId="055DF1B4" w14:textId="77777777" w:rsidR="00B55107" w:rsidRPr="00E77497" w:rsidRDefault="00B55107" w:rsidP="00B55107">
      <w:pPr>
        <w:pStyle w:val="Alg4"/>
        <w:numPr>
          <w:ilvl w:val="2"/>
          <w:numId w:val="330"/>
        </w:numPr>
      </w:pPr>
      <w:r w:rsidRPr="00E77497">
        <w:t xml:space="preserve">If </w:t>
      </w:r>
      <w:r w:rsidRPr="00E77497">
        <w:rPr>
          <w:i/>
        </w:rPr>
        <w:t>gap</w:t>
      </w:r>
      <w:r w:rsidRPr="00E77497">
        <w:t xml:space="preserve"> is not the empty String</w:t>
      </w:r>
    </w:p>
    <w:p w14:paraId="000E3753" w14:textId="77777777" w:rsidR="00B55107" w:rsidRPr="004D1BD1" w:rsidRDefault="00B55107" w:rsidP="00B55107">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w:t>
      </w:r>
      <w:r>
        <w:t>code unit 0x0020 (</w:t>
      </w:r>
      <w:r w:rsidRPr="00E77497">
        <w:t xml:space="preserve">the </w:t>
      </w:r>
      <w:r>
        <w:t xml:space="preserve">Unicode </w:t>
      </w:r>
      <w:r w:rsidRPr="006E1632">
        <w:t>space</w:t>
      </w:r>
      <w:r w:rsidRPr="004D1BD1">
        <w:t xml:space="preserve"> character</w:t>
      </w:r>
      <w:r>
        <w:t>)</w:t>
      </w:r>
      <w:r w:rsidRPr="004D1BD1">
        <w:t>.</w:t>
      </w:r>
    </w:p>
    <w:p w14:paraId="3C6D0FB8" w14:textId="77777777" w:rsidR="00B55107" w:rsidRPr="00A67AF2" w:rsidRDefault="00B55107" w:rsidP="00B55107">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14:paraId="3F00D1E6" w14:textId="77777777" w:rsidR="00B55107" w:rsidRPr="00E77497" w:rsidRDefault="00B55107" w:rsidP="00B55107">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14:paraId="1D8133AE" w14:textId="77777777" w:rsidR="00B55107" w:rsidRPr="00E77497" w:rsidRDefault="00B55107" w:rsidP="00B55107">
      <w:pPr>
        <w:pStyle w:val="Alg4"/>
        <w:numPr>
          <w:ilvl w:val="0"/>
          <w:numId w:val="330"/>
        </w:numPr>
      </w:pPr>
      <w:r w:rsidRPr="00E77497">
        <w:t xml:space="preserve">If </w:t>
      </w:r>
      <w:r w:rsidRPr="00E77497">
        <w:rPr>
          <w:i/>
        </w:rPr>
        <w:t>partial</w:t>
      </w:r>
      <w:r w:rsidRPr="00E77497">
        <w:t xml:space="preserve"> is empty, then</w:t>
      </w:r>
    </w:p>
    <w:p w14:paraId="00A86CDC" w14:textId="77777777" w:rsidR="00B55107" w:rsidRPr="00E77497" w:rsidRDefault="00B55107" w:rsidP="00B55107">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5864F4CF" w14:textId="77777777" w:rsidR="00B55107" w:rsidRPr="00E77497" w:rsidRDefault="00B55107" w:rsidP="00B55107">
      <w:pPr>
        <w:pStyle w:val="Alg4"/>
        <w:numPr>
          <w:ilvl w:val="0"/>
          <w:numId w:val="330"/>
        </w:numPr>
      </w:pPr>
      <w:r w:rsidRPr="00E77497">
        <w:t>Else</w:t>
      </w:r>
    </w:p>
    <w:p w14:paraId="34108E94" w14:textId="77777777" w:rsidR="00B55107" w:rsidRPr="00E77497" w:rsidRDefault="00B55107" w:rsidP="00B55107">
      <w:pPr>
        <w:pStyle w:val="Alg4"/>
        <w:numPr>
          <w:ilvl w:val="1"/>
          <w:numId w:val="330"/>
        </w:numPr>
      </w:pPr>
      <w:r w:rsidRPr="00E77497">
        <w:t xml:space="preserve">If </w:t>
      </w:r>
      <w:r w:rsidRPr="00E77497">
        <w:rPr>
          <w:i/>
        </w:rPr>
        <w:t>gap</w:t>
      </w:r>
      <w:r w:rsidRPr="00E77497">
        <w:t xml:space="preserve"> is the empty String</w:t>
      </w:r>
    </w:p>
    <w:p w14:paraId="7A3A9FD9" w14:textId="77777777" w:rsidR="00B55107" w:rsidRPr="00E77497" w:rsidRDefault="00B55107" w:rsidP="00B55107">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t xml:space="preserve"> code unit 0x002C</w:t>
      </w:r>
      <w:r w:rsidRPr="00E77497">
        <w:t xml:space="preserve"> </w:t>
      </w:r>
      <w:r>
        <w:t>(</w:t>
      </w:r>
      <w:r w:rsidRPr="00E77497">
        <w:t xml:space="preserve">the </w:t>
      </w:r>
      <w:r>
        <w:t xml:space="preserve">Unicode </w:t>
      </w:r>
      <w:r w:rsidRPr="00E77497">
        <w:t>comma character</w:t>
      </w:r>
      <w:r>
        <w:t>)</w:t>
      </w:r>
      <w:r w:rsidRPr="00E77497">
        <w:t xml:space="preserve">. A comma is not inserted either before the first String or after the last String. </w:t>
      </w:r>
    </w:p>
    <w:p w14:paraId="3613511A" w14:textId="77777777" w:rsidR="00B55107" w:rsidRPr="00E77497" w:rsidRDefault="00B55107" w:rsidP="00B55107">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1E1B234C" w14:textId="77777777" w:rsidR="00B55107" w:rsidRPr="00E77497" w:rsidRDefault="00B55107" w:rsidP="00B55107">
      <w:pPr>
        <w:pStyle w:val="Alg4"/>
        <w:numPr>
          <w:ilvl w:val="1"/>
          <w:numId w:val="330"/>
        </w:numPr>
      </w:pPr>
      <w:r w:rsidRPr="00E77497">
        <w:t xml:space="preserve">Else </w:t>
      </w:r>
      <w:r w:rsidRPr="00E77497">
        <w:rPr>
          <w:i/>
        </w:rPr>
        <w:t>gap</w:t>
      </w:r>
      <w:r w:rsidRPr="00E77497">
        <w:t xml:space="preserve"> is not the empty String</w:t>
      </w:r>
    </w:p>
    <w:p w14:paraId="1225CDB7" w14:textId="77777777" w:rsidR="00B55107" w:rsidRPr="00E77497" w:rsidRDefault="00B55107" w:rsidP="00B55107">
      <w:pPr>
        <w:pStyle w:val="Alg4"/>
        <w:numPr>
          <w:ilvl w:val="2"/>
          <w:numId w:val="330"/>
        </w:numPr>
      </w:pPr>
      <w:r w:rsidRPr="00E77497">
        <w:t xml:space="preserve">Let </w:t>
      </w:r>
      <w:r w:rsidRPr="00E77497">
        <w:rPr>
          <w:i/>
        </w:rPr>
        <w:t>separator</w:t>
      </w:r>
      <w:r w:rsidRPr="00E77497">
        <w:t xml:space="preserve"> be the result of concatenating </w:t>
      </w:r>
      <w:r>
        <w:t>code unit 0x002C</w:t>
      </w:r>
      <w:r w:rsidRPr="00E77497">
        <w:t xml:space="preserve"> </w:t>
      </w:r>
      <w:r>
        <w:t>(</w:t>
      </w:r>
      <w:r w:rsidRPr="00E77497">
        <w:t>the comma character</w:t>
      </w:r>
      <w:r>
        <w:t>)</w:t>
      </w:r>
      <w:r w:rsidRPr="00E77497">
        <w:t>,</w:t>
      </w:r>
      <w:r>
        <w:t xml:space="preserve"> code unit 0x000A</w:t>
      </w:r>
      <w:r w:rsidRPr="00E77497">
        <w:t xml:space="preserve"> </w:t>
      </w:r>
      <w:r>
        <w:t>(</w:t>
      </w:r>
      <w:r w:rsidRPr="00E77497">
        <w:t>the line feed character</w:t>
      </w:r>
      <w:r>
        <w:t>)</w:t>
      </w:r>
      <w:r w:rsidRPr="00E77497">
        <w:t xml:space="preserve">, and </w:t>
      </w:r>
      <w:r w:rsidRPr="00E77497">
        <w:rPr>
          <w:i/>
        </w:rPr>
        <w:t>indent</w:t>
      </w:r>
      <w:r w:rsidRPr="00E77497">
        <w:t>.</w:t>
      </w:r>
    </w:p>
    <w:p w14:paraId="4F51944F" w14:textId="77777777" w:rsidR="00B55107" w:rsidRPr="00E77497" w:rsidRDefault="00B55107" w:rsidP="00B55107">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07B388B3" w14:textId="77777777" w:rsidR="00B55107" w:rsidRPr="00E77497" w:rsidRDefault="00B55107" w:rsidP="00B55107">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E77497">
        <w:rPr>
          <w:i/>
        </w:rPr>
        <w:t>indent</w:t>
      </w:r>
      <w:r w:rsidRPr="00E77497">
        <w:t xml:space="preserve">, </w:t>
      </w:r>
      <w:r w:rsidRPr="00E77497">
        <w:rPr>
          <w:i/>
        </w:rPr>
        <w:t>properties</w:t>
      </w:r>
      <w:r w:rsidRPr="00E77497">
        <w:t xml:space="preserve">, </w:t>
      </w:r>
      <w:r>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14:paraId="0D8FE105" w14:textId="77777777" w:rsidR="00B55107" w:rsidRPr="00E77497" w:rsidRDefault="00B55107" w:rsidP="00B55107">
      <w:pPr>
        <w:pStyle w:val="Alg4"/>
        <w:numPr>
          <w:ilvl w:val="0"/>
          <w:numId w:val="330"/>
        </w:numPr>
      </w:pPr>
      <w:r w:rsidRPr="00E77497">
        <w:t xml:space="preserve">Remove the last element of </w:t>
      </w:r>
      <w:r w:rsidRPr="00E77497">
        <w:rPr>
          <w:i/>
        </w:rPr>
        <w:t>stack</w:t>
      </w:r>
      <w:r w:rsidRPr="00E77497">
        <w:t>.</w:t>
      </w:r>
    </w:p>
    <w:p w14:paraId="63B833D0" w14:textId="77777777" w:rsidR="00B55107" w:rsidRPr="00E77497" w:rsidRDefault="00B55107" w:rsidP="00B55107">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14:paraId="2CA898D7" w14:textId="77777777" w:rsidR="00B55107" w:rsidRPr="00E77497" w:rsidRDefault="00B55107" w:rsidP="00B55107">
      <w:pPr>
        <w:pStyle w:val="Alg4"/>
        <w:numPr>
          <w:ilvl w:val="0"/>
          <w:numId w:val="330"/>
        </w:numPr>
        <w:spacing w:after="220"/>
      </w:pPr>
      <w:r w:rsidRPr="00E77497">
        <w:t xml:space="preserve">Return </w:t>
      </w:r>
      <w:r w:rsidRPr="00E77497">
        <w:rPr>
          <w:i/>
        </w:rPr>
        <w:t>final</w:t>
      </w:r>
      <w:r w:rsidRPr="00E77497">
        <w:t>.</w:t>
      </w:r>
    </w:p>
    <w:p w14:paraId="5AFC479F" w14:textId="77777777" w:rsidR="00B55107" w:rsidRDefault="00B55107" w:rsidP="00B55107">
      <w:r w:rsidRPr="00E77497">
        <w:rPr>
          <w:rFonts w:ascii="Helvetica" w:hAnsi="Helvetica"/>
          <w:b/>
        </w:rPr>
        <w:t xml:space="preserve">Runtime Semantics: </w:t>
      </w:r>
      <w:r w:rsidRPr="007D695C">
        <w:rPr>
          <w:rFonts w:ascii="Helvetica" w:hAnsi="Helvetica"/>
          <w:b/>
          <w:spacing w:val="6"/>
        </w:rPr>
        <w:t xml:space="preserve">JA </w:t>
      </w:r>
      <w:r>
        <w:rPr>
          <w:rFonts w:ascii="Helvetica" w:hAnsi="Helvetica"/>
          <w:b/>
          <w:spacing w:val="6"/>
        </w:rPr>
        <w:t>Abstract Operation</w:t>
      </w:r>
    </w:p>
    <w:p w14:paraId="1B547E99" w14:textId="77777777" w:rsidR="00B55107" w:rsidRPr="00E77497" w:rsidRDefault="00B55107" w:rsidP="00B55107">
      <w:r w:rsidRPr="00E77497">
        <w:t xml:space="preserve">The abstract operation </w:t>
      </w:r>
      <w:r w:rsidRPr="00F66266">
        <w:rPr>
          <w:rFonts w:ascii="Times New Roman" w:hAnsi="Times New Roman"/>
          <w:iCs/>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and </w:t>
      </w:r>
      <w:r w:rsidRPr="00E77497">
        <w:rPr>
          <w:rFonts w:ascii="Times New Roman" w:hAnsi="Times New Roman"/>
          <w:i/>
        </w:rPr>
        <w:t>gap</w:t>
      </w:r>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xml:space="preserve">. </w:t>
      </w:r>
      <w:r>
        <w:t>P</w:t>
      </w:r>
      <w:r w:rsidRPr="00E77497">
        <w:t xml:space="preserve">roperties </w:t>
      </w:r>
      <w:r>
        <w:t>whose keys are not array indexes are</w:t>
      </w:r>
      <w:r w:rsidRPr="00E77497">
        <w:t xml:space="preserve"> excluded from the stringification. An array is stringified as an open left bracket, elements separated by comma, and a closing right bracket.</w:t>
      </w:r>
    </w:p>
    <w:p w14:paraId="13897346" w14:textId="77777777" w:rsidR="00B55107" w:rsidRPr="00E77497" w:rsidRDefault="00B55107" w:rsidP="00B55107">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1B18070B" w14:textId="77777777" w:rsidR="00B55107" w:rsidRPr="00E77497" w:rsidRDefault="00B55107" w:rsidP="00B55107">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14:paraId="03D2F6D5" w14:textId="77777777" w:rsidR="00B55107" w:rsidRPr="00E77497" w:rsidRDefault="00B55107" w:rsidP="00B55107">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14:paraId="4F5407F2" w14:textId="77777777" w:rsidR="00B55107" w:rsidRPr="00E77497" w:rsidRDefault="00B55107" w:rsidP="00B55107">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65C19C17" w14:textId="77777777" w:rsidR="00B55107" w:rsidRPr="00E77497" w:rsidRDefault="00B55107" w:rsidP="00B55107">
      <w:pPr>
        <w:pStyle w:val="Alg4"/>
        <w:numPr>
          <w:ilvl w:val="0"/>
          <w:numId w:val="397"/>
        </w:numPr>
      </w:pPr>
      <w:r w:rsidRPr="00E77497">
        <w:t xml:space="preserve">Let </w:t>
      </w:r>
      <w:r w:rsidRPr="00E77497">
        <w:rPr>
          <w:i/>
        </w:rPr>
        <w:t>partial</w:t>
      </w:r>
      <w:r w:rsidRPr="00E77497">
        <w:t xml:space="preserve"> be an empty List.</w:t>
      </w:r>
    </w:p>
    <w:p w14:paraId="4F8DFBA4" w14:textId="77777777" w:rsidR="00B55107" w:rsidRDefault="00B55107" w:rsidP="00B55107">
      <w:pPr>
        <w:pStyle w:val="Alg4"/>
        <w:numPr>
          <w:ilvl w:val="0"/>
          <w:numId w:val="397"/>
        </w:numPr>
      </w:pPr>
      <w:r>
        <w:t xml:space="preserve">Assert: </w:t>
      </w:r>
      <w:r w:rsidRPr="00182C3E">
        <w:rPr>
          <w:i/>
        </w:rPr>
        <w:t>value</w:t>
      </w:r>
      <w:r>
        <w:t xml:space="preserve"> is a standard array object and hence its </w:t>
      </w:r>
      <w:r w:rsidRPr="00E77497">
        <w:rPr>
          <w:rFonts w:ascii="Courier New" w:hAnsi="Courier New" w:cs="Courier New"/>
          <w:b/>
        </w:rPr>
        <w:t>"length"</w:t>
      </w:r>
      <w:r>
        <w:rPr>
          <w:rFonts w:ascii="Courier New" w:hAnsi="Courier New" w:cs="Courier New"/>
          <w:b/>
        </w:rPr>
        <w:t xml:space="preserve"> </w:t>
      </w:r>
      <w:r>
        <w:t>property is a non-negative integer.</w:t>
      </w:r>
    </w:p>
    <w:p w14:paraId="14FBA1E4" w14:textId="77777777" w:rsidR="00B55107" w:rsidRPr="00E77497" w:rsidRDefault="00B55107" w:rsidP="00B55107">
      <w:pPr>
        <w:pStyle w:val="Alg4"/>
        <w:numPr>
          <w:ilvl w:val="0"/>
          <w:numId w:val="397"/>
        </w:numPr>
      </w:pPr>
      <w:r w:rsidRPr="00E77497">
        <w:t xml:space="preserve">Let </w:t>
      </w:r>
      <w:r w:rsidRPr="00E77497">
        <w:rPr>
          <w:i/>
        </w:rPr>
        <w:t>len</w:t>
      </w:r>
      <w:r>
        <w:rPr>
          <w:i/>
        </w:rPr>
        <w:t>Val</w:t>
      </w:r>
      <w:r w:rsidRPr="00E77497">
        <w:t xml:space="preserve"> be the result</w:t>
      </w:r>
      <w:r>
        <w:t xml:space="preserve"> of</w:t>
      </w:r>
      <w:r w:rsidRPr="00E77497">
        <w:t xml:space="preserve"> Get</w:t>
      </w:r>
      <w:r>
        <w:t>(</w:t>
      </w:r>
      <w:r>
        <w:rPr>
          <w:i/>
        </w:rPr>
        <w:t>value</w:t>
      </w:r>
      <w:r>
        <w:t>,</w:t>
      </w:r>
      <w:r w:rsidRPr="00E77497">
        <w:t xml:space="preserve"> </w:t>
      </w:r>
      <w:r w:rsidRPr="00E77497">
        <w:rPr>
          <w:rFonts w:ascii="Courier New" w:hAnsi="Courier New"/>
          <w:b/>
        </w:rPr>
        <w:t>"length"</w:t>
      </w:r>
      <w:r>
        <w:rPr>
          <w:bCs/>
        </w:rPr>
        <w:t>)</w:t>
      </w:r>
    </w:p>
    <w:p w14:paraId="147E5D1B" w14:textId="77777777" w:rsidR="00B55107" w:rsidRDefault="00B55107" w:rsidP="00B55107">
      <w:pPr>
        <w:pStyle w:val="Alg4"/>
        <w:numPr>
          <w:ilvl w:val="0"/>
          <w:numId w:val="397"/>
        </w:numPr>
      </w:pPr>
      <w:r>
        <w:t xml:space="preserve">Let </w:t>
      </w:r>
      <w:r>
        <w:rPr>
          <w:i/>
          <w:iCs/>
        </w:rPr>
        <w:t>len</w:t>
      </w:r>
      <w:r>
        <w:t xml:space="preserve"> be ToLength(</w:t>
      </w:r>
      <w:r>
        <w:rPr>
          <w:i/>
          <w:iCs/>
        </w:rPr>
        <w:t>lenVal</w:t>
      </w:r>
      <w:r>
        <w:t>).</w:t>
      </w:r>
    </w:p>
    <w:p w14:paraId="4EC68DE7" w14:textId="77777777" w:rsidR="00B55107" w:rsidRDefault="00B55107" w:rsidP="00B55107">
      <w:pPr>
        <w:pStyle w:val="Alg4"/>
        <w:numPr>
          <w:ilvl w:val="0"/>
          <w:numId w:val="397"/>
        </w:numPr>
      </w:pPr>
      <w:r>
        <w:t>ReturnIfAbrupt(</w:t>
      </w:r>
      <w:r>
        <w:rPr>
          <w:i/>
          <w:iCs/>
        </w:rPr>
        <w:t>len</w:t>
      </w:r>
      <w:r>
        <w:t>).</w:t>
      </w:r>
    </w:p>
    <w:p w14:paraId="323EC07E" w14:textId="77777777" w:rsidR="00B55107" w:rsidRPr="00E77497" w:rsidRDefault="00B55107" w:rsidP="00B55107">
      <w:pPr>
        <w:pStyle w:val="Alg4"/>
        <w:numPr>
          <w:ilvl w:val="0"/>
          <w:numId w:val="397"/>
        </w:numPr>
      </w:pPr>
      <w:r w:rsidRPr="00E77497">
        <w:t xml:space="preserve">Let </w:t>
      </w:r>
      <w:r w:rsidRPr="00E77497">
        <w:rPr>
          <w:i/>
        </w:rPr>
        <w:t>index</w:t>
      </w:r>
      <w:r w:rsidRPr="00E77497">
        <w:t xml:space="preserve"> be 0.</w:t>
      </w:r>
    </w:p>
    <w:p w14:paraId="2C6B78FE" w14:textId="77777777" w:rsidR="00B55107" w:rsidRPr="00E77497" w:rsidRDefault="00B55107" w:rsidP="00B55107">
      <w:pPr>
        <w:pStyle w:val="Alg4"/>
        <w:numPr>
          <w:ilvl w:val="0"/>
          <w:numId w:val="397"/>
        </w:numPr>
      </w:pPr>
      <w:r w:rsidRPr="00E77497">
        <w:t xml:space="preserve">Repeat while </w:t>
      </w:r>
      <w:r w:rsidRPr="00E77497">
        <w:rPr>
          <w:i/>
        </w:rPr>
        <w:t>index</w:t>
      </w:r>
      <w:r w:rsidRPr="00E77497">
        <w:t xml:space="preserve"> &lt; </w:t>
      </w:r>
      <w:r w:rsidRPr="00E77497">
        <w:rPr>
          <w:i/>
        </w:rPr>
        <w:t>len</w:t>
      </w:r>
    </w:p>
    <w:p w14:paraId="320D6C3C" w14:textId="77777777" w:rsidR="00B55107" w:rsidRPr="00E77497" w:rsidRDefault="00B55107" w:rsidP="00B55107">
      <w:pPr>
        <w:pStyle w:val="Alg4"/>
        <w:numPr>
          <w:ilvl w:val="1"/>
          <w:numId w:val="397"/>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with arguments ToString(</w:t>
      </w:r>
      <w:r w:rsidRPr="00E77497">
        <w:rPr>
          <w:i/>
        </w:rPr>
        <w:t>index</w:t>
      </w:r>
      <w:r w:rsidRPr="00E77497">
        <w:t xml:space="preserve">) and </w:t>
      </w:r>
      <w:r w:rsidRPr="00E77497">
        <w:rPr>
          <w:i/>
        </w:rPr>
        <w:t>value</w:t>
      </w:r>
      <w:r w:rsidRPr="00E77497">
        <w:t xml:space="preserve">. </w:t>
      </w:r>
    </w:p>
    <w:p w14:paraId="47FE09F8" w14:textId="77777777" w:rsidR="00B55107" w:rsidRDefault="00B55107" w:rsidP="00B55107">
      <w:pPr>
        <w:pStyle w:val="Alg4"/>
        <w:numPr>
          <w:ilvl w:val="1"/>
          <w:numId w:val="397"/>
        </w:numPr>
      </w:pPr>
      <w:r>
        <w:t>ReturnIfAbrupt(</w:t>
      </w:r>
      <w:r>
        <w:rPr>
          <w:i/>
        </w:rPr>
        <w:t>strP</w:t>
      </w:r>
      <w:r>
        <w:t>).</w:t>
      </w:r>
    </w:p>
    <w:p w14:paraId="77D15691" w14:textId="77777777" w:rsidR="00B55107" w:rsidRPr="00E77497" w:rsidRDefault="00B55107" w:rsidP="00B55107">
      <w:pPr>
        <w:pStyle w:val="Alg4"/>
        <w:numPr>
          <w:ilvl w:val="1"/>
          <w:numId w:val="397"/>
        </w:numPr>
      </w:pPr>
      <w:r w:rsidRPr="00E77497">
        <w:t xml:space="preserve">If </w:t>
      </w:r>
      <w:r w:rsidRPr="00E77497">
        <w:rPr>
          <w:i/>
        </w:rPr>
        <w:t>strP</w:t>
      </w:r>
      <w:r w:rsidRPr="00E77497">
        <w:t xml:space="preserve"> is </w:t>
      </w:r>
      <w:r w:rsidRPr="00E77497">
        <w:rPr>
          <w:b/>
        </w:rPr>
        <w:t>undefined</w:t>
      </w:r>
    </w:p>
    <w:p w14:paraId="34F2F2F6" w14:textId="77777777" w:rsidR="00B55107" w:rsidRPr="00E77497" w:rsidRDefault="00B55107" w:rsidP="00B55107">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14:paraId="675F8BA0" w14:textId="77777777" w:rsidR="00B55107" w:rsidRPr="00E77497" w:rsidRDefault="00B55107" w:rsidP="00B55107">
      <w:pPr>
        <w:pStyle w:val="Alg4"/>
        <w:numPr>
          <w:ilvl w:val="1"/>
          <w:numId w:val="397"/>
        </w:numPr>
      </w:pPr>
      <w:r w:rsidRPr="00E77497">
        <w:t>Else</w:t>
      </w:r>
    </w:p>
    <w:p w14:paraId="577C652C" w14:textId="77777777" w:rsidR="00B55107" w:rsidRPr="00E77497" w:rsidRDefault="00B55107" w:rsidP="00B55107">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14:paraId="5A421FFA" w14:textId="77777777" w:rsidR="00B55107" w:rsidRPr="00E77497" w:rsidRDefault="00B55107" w:rsidP="00B55107">
      <w:pPr>
        <w:pStyle w:val="Alg4"/>
        <w:numPr>
          <w:ilvl w:val="1"/>
          <w:numId w:val="397"/>
        </w:numPr>
      </w:pPr>
      <w:r w:rsidRPr="00E77497">
        <w:t xml:space="preserve">Increment </w:t>
      </w:r>
      <w:r w:rsidRPr="00E77497">
        <w:rPr>
          <w:i/>
        </w:rPr>
        <w:t>index</w:t>
      </w:r>
      <w:r w:rsidRPr="00E77497">
        <w:t xml:space="preserve"> by 1.</w:t>
      </w:r>
    </w:p>
    <w:p w14:paraId="35D18F3D" w14:textId="77777777" w:rsidR="00B55107" w:rsidRPr="00E77497" w:rsidRDefault="00B55107" w:rsidP="00B55107">
      <w:pPr>
        <w:pStyle w:val="Alg4"/>
        <w:numPr>
          <w:ilvl w:val="0"/>
          <w:numId w:val="397"/>
        </w:numPr>
      </w:pPr>
      <w:r w:rsidRPr="00E77497">
        <w:t xml:space="preserve">If </w:t>
      </w:r>
      <w:r w:rsidRPr="00E77497">
        <w:rPr>
          <w:i/>
        </w:rPr>
        <w:t>partial</w:t>
      </w:r>
      <w:r w:rsidRPr="00E77497">
        <w:t xml:space="preserve"> is empty</w:t>
      </w:r>
      <w:r>
        <w:t>,</w:t>
      </w:r>
      <w:r w:rsidRPr="00E77497">
        <w:t xml:space="preserve"> then</w:t>
      </w:r>
    </w:p>
    <w:p w14:paraId="4370F3B2" w14:textId="77777777" w:rsidR="00B55107" w:rsidRPr="00E77497" w:rsidRDefault="00B55107" w:rsidP="00B55107">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5F41DA04" w14:textId="77777777" w:rsidR="00B55107" w:rsidRPr="00E77497" w:rsidRDefault="00B55107" w:rsidP="00B55107">
      <w:pPr>
        <w:pStyle w:val="Alg4"/>
        <w:numPr>
          <w:ilvl w:val="0"/>
          <w:numId w:val="397"/>
        </w:numPr>
      </w:pPr>
      <w:r w:rsidRPr="00E77497">
        <w:t>Else</w:t>
      </w:r>
    </w:p>
    <w:p w14:paraId="7C55A9EF" w14:textId="77777777" w:rsidR="00B55107" w:rsidRPr="00E77497" w:rsidRDefault="00B55107" w:rsidP="00B55107">
      <w:pPr>
        <w:pStyle w:val="Alg4"/>
        <w:numPr>
          <w:ilvl w:val="1"/>
          <w:numId w:val="397"/>
        </w:numPr>
      </w:pPr>
      <w:r w:rsidRPr="00E77497">
        <w:t xml:space="preserve">If </w:t>
      </w:r>
      <w:r w:rsidRPr="00E77497">
        <w:rPr>
          <w:i/>
        </w:rPr>
        <w:t>gap</w:t>
      </w:r>
      <w:r w:rsidRPr="00E77497">
        <w:t xml:space="preserve"> is the empty String</w:t>
      </w:r>
    </w:p>
    <w:p w14:paraId="7D6537E5" w14:textId="77777777" w:rsidR="00B55107" w:rsidRPr="00E77497" w:rsidRDefault="00B55107" w:rsidP="00B55107">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t xml:space="preserve"> code unit 0x002C</w:t>
      </w:r>
      <w:r w:rsidRPr="00E77497">
        <w:t xml:space="preserve"> </w:t>
      </w:r>
      <w:r>
        <w:t>(</w:t>
      </w:r>
      <w:r w:rsidRPr="00E77497">
        <w:t>the comma character</w:t>
      </w:r>
      <w:r>
        <w:t>)</w:t>
      </w:r>
      <w:r w:rsidRPr="00E77497">
        <w:t xml:space="preserve">. A comma is not inserted either before the first String or after the last String. </w:t>
      </w:r>
    </w:p>
    <w:p w14:paraId="2F1E58FC" w14:textId="77777777" w:rsidR="00B55107" w:rsidRPr="00E77497" w:rsidRDefault="00B55107" w:rsidP="00B55107">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3A487AB6" w14:textId="77777777" w:rsidR="00B55107" w:rsidRPr="00E77497" w:rsidRDefault="00B55107" w:rsidP="00B55107">
      <w:pPr>
        <w:pStyle w:val="Alg4"/>
        <w:numPr>
          <w:ilvl w:val="1"/>
          <w:numId w:val="397"/>
        </w:numPr>
        <w:rPr>
          <w:i/>
        </w:rPr>
      </w:pPr>
      <w:r w:rsidRPr="00E77497">
        <w:t>Else</w:t>
      </w:r>
    </w:p>
    <w:p w14:paraId="099876AE" w14:textId="77777777" w:rsidR="00B55107" w:rsidRPr="00E77497" w:rsidRDefault="00B55107" w:rsidP="00B55107">
      <w:pPr>
        <w:pStyle w:val="Alg4"/>
        <w:numPr>
          <w:ilvl w:val="2"/>
          <w:numId w:val="397"/>
        </w:numPr>
      </w:pPr>
      <w:r w:rsidRPr="00E77497">
        <w:t xml:space="preserve">Let </w:t>
      </w:r>
      <w:r w:rsidRPr="00E77497">
        <w:rPr>
          <w:i/>
        </w:rPr>
        <w:t>separator</w:t>
      </w:r>
      <w:r w:rsidRPr="00E77497">
        <w:t xml:space="preserve"> be the result of concatenating </w:t>
      </w:r>
      <w:r>
        <w:t>code unit 0x002C</w:t>
      </w:r>
      <w:r w:rsidRPr="00E77497">
        <w:t xml:space="preserve"> </w:t>
      </w:r>
      <w:r>
        <w:t>(</w:t>
      </w:r>
      <w:r w:rsidRPr="00E77497">
        <w:t>the comma character</w:t>
      </w:r>
      <w:r>
        <w:t>)</w:t>
      </w:r>
      <w:r w:rsidRPr="00E77497">
        <w:t xml:space="preserve">, </w:t>
      </w:r>
      <w:r>
        <w:t>code unit 0x000A</w:t>
      </w:r>
      <w:r w:rsidRPr="00E77497">
        <w:t xml:space="preserve"> </w:t>
      </w:r>
      <w:r>
        <w:t>(</w:t>
      </w:r>
      <w:r w:rsidRPr="00E77497">
        <w:t>the line feed character</w:t>
      </w:r>
      <w:r>
        <w:t>)</w:t>
      </w:r>
      <w:r w:rsidRPr="00E77497">
        <w:t xml:space="preserve">, and </w:t>
      </w:r>
      <w:r w:rsidRPr="00E77497">
        <w:rPr>
          <w:i/>
        </w:rPr>
        <w:t>indent</w:t>
      </w:r>
      <w:r w:rsidRPr="00E77497">
        <w:t>.</w:t>
      </w:r>
    </w:p>
    <w:p w14:paraId="390DAD87" w14:textId="77777777" w:rsidR="00B55107" w:rsidRPr="00E77497" w:rsidRDefault="00B55107" w:rsidP="00B55107">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5CC6F659" w14:textId="77777777" w:rsidR="00B55107" w:rsidRPr="00E77497" w:rsidRDefault="00B55107" w:rsidP="00B55107">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E77497">
        <w:rPr>
          <w:i/>
        </w:rPr>
        <w:t>indent</w:t>
      </w:r>
      <w:r w:rsidRPr="00E77497">
        <w:t xml:space="preserve">, </w:t>
      </w:r>
      <w:r w:rsidRPr="00E77497">
        <w:rPr>
          <w:i/>
        </w:rPr>
        <w:t>properties</w:t>
      </w:r>
      <w:r w:rsidRPr="00E77497">
        <w:t xml:space="preserve">, </w:t>
      </w:r>
      <w:r>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14:paraId="57E59A29" w14:textId="77777777" w:rsidR="00B55107" w:rsidRPr="00E77497" w:rsidRDefault="00B55107" w:rsidP="00B55107">
      <w:pPr>
        <w:pStyle w:val="Alg4"/>
        <w:numPr>
          <w:ilvl w:val="0"/>
          <w:numId w:val="397"/>
        </w:numPr>
      </w:pPr>
      <w:r w:rsidRPr="00E77497">
        <w:t xml:space="preserve">Remove the last element of </w:t>
      </w:r>
      <w:r w:rsidRPr="00E77497">
        <w:rPr>
          <w:i/>
        </w:rPr>
        <w:t>stack</w:t>
      </w:r>
      <w:r w:rsidRPr="00E77497">
        <w:t>.</w:t>
      </w:r>
    </w:p>
    <w:p w14:paraId="1E57EAF7" w14:textId="77777777" w:rsidR="00B55107" w:rsidRPr="00E77497" w:rsidRDefault="00B55107" w:rsidP="00B55107">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14:paraId="2DDDD7EE" w14:textId="77777777" w:rsidR="00B55107" w:rsidRPr="00E77497" w:rsidRDefault="00B55107" w:rsidP="00B55107">
      <w:pPr>
        <w:pStyle w:val="Alg4"/>
        <w:numPr>
          <w:ilvl w:val="0"/>
          <w:numId w:val="397"/>
        </w:numPr>
        <w:spacing w:after="220"/>
      </w:pPr>
      <w:r w:rsidRPr="00E77497">
        <w:t xml:space="preserve">Return </w:t>
      </w:r>
      <w:r w:rsidRPr="00E77497">
        <w:rPr>
          <w:i/>
        </w:rPr>
        <w:t>final</w:t>
      </w:r>
      <w:r w:rsidRPr="00E77497">
        <w:t>.</w:t>
      </w:r>
    </w:p>
    <w:p w14:paraId="32B182E7" w14:textId="77777777" w:rsidR="00B55107" w:rsidRPr="00E77497" w:rsidRDefault="00B55107" w:rsidP="00B55107">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5EF7AFA8" w14:textId="77777777" w:rsidR="00B55107" w:rsidRPr="00E77497" w:rsidRDefault="00B55107" w:rsidP="00B55107">
      <w:pPr>
        <w:pStyle w:val="CodeSample3"/>
        <w:spacing w:after="0"/>
        <w:ind w:left="990"/>
        <w:rPr>
          <w:sz w:val="18"/>
        </w:rPr>
      </w:pPr>
      <w:r w:rsidRPr="00E77497">
        <w:rPr>
          <w:sz w:val="18"/>
        </w:rPr>
        <w:t>a = [];</w:t>
      </w:r>
    </w:p>
    <w:p w14:paraId="5F1AB4C5" w14:textId="77777777" w:rsidR="00B55107" w:rsidRPr="00E77497" w:rsidRDefault="00B55107" w:rsidP="00B55107">
      <w:pPr>
        <w:pStyle w:val="CodeSample3"/>
        <w:spacing w:after="0"/>
        <w:ind w:left="990"/>
        <w:rPr>
          <w:sz w:val="18"/>
        </w:rPr>
      </w:pPr>
      <w:r w:rsidRPr="00E77497">
        <w:rPr>
          <w:sz w:val="18"/>
        </w:rPr>
        <w:t>a[0] = a;</w:t>
      </w:r>
    </w:p>
    <w:p w14:paraId="1E95C342" w14:textId="77777777" w:rsidR="00B55107" w:rsidRPr="00E77497" w:rsidRDefault="00B55107" w:rsidP="00B55107">
      <w:pPr>
        <w:pStyle w:val="CodeSample3"/>
        <w:spacing w:after="120"/>
        <w:ind w:left="990"/>
        <w:rPr>
          <w:sz w:val="18"/>
        </w:rPr>
      </w:pPr>
      <w:r w:rsidRPr="00E77497">
        <w:rPr>
          <w:sz w:val="18"/>
        </w:rPr>
        <w:t>my_text = JSON.stringify(a); // This must throw a TypeError.</w:t>
      </w:r>
    </w:p>
    <w:p w14:paraId="72707EB6" w14:textId="77777777" w:rsidR="00B55107" w:rsidRPr="00E77497" w:rsidRDefault="00B55107" w:rsidP="00B55107">
      <w:pPr>
        <w:pStyle w:val="Note"/>
        <w:spacing w:after="60"/>
      </w:pPr>
      <w:r w:rsidRPr="00E77497">
        <w:t>NOTE 2</w:t>
      </w:r>
      <w:r w:rsidRPr="00E77497">
        <w:tab/>
        <w:t>Symbolic primitive values are rendered as follows:</w:t>
      </w:r>
    </w:p>
    <w:p w14:paraId="60B9EDBF" w14:textId="77777777" w:rsidR="00B55107" w:rsidRPr="00E77497" w:rsidRDefault="00B55107" w:rsidP="00B55107">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121870">
        <w:rPr>
          <w:rStyle w:val="HTML1"/>
          <w:b/>
          <w:bCs/>
        </w:rPr>
        <w:t>null</w:t>
      </w:r>
      <w:r w:rsidRPr="00E77497">
        <w:t>.</w:t>
      </w:r>
    </w:p>
    <w:p w14:paraId="57E2AC4D" w14:textId="77777777" w:rsidR="00B55107" w:rsidRPr="00E77497" w:rsidRDefault="00B55107" w:rsidP="00B55107">
      <w:pPr>
        <w:pStyle w:val="Note"/>
        <w:numPr>
          <w:ilvl w:val="0"/>
          <w:numId w:val="392"/>
        </w:numPr>
        <w:spacing w:after="0"/>
      </w:pPr>
      <w:r w:rsidRPr="00E77497">
        <w:t xml:space="preserve">The </w:t>
      </w:r>
      <w:r w:rsidRPr="00E77497">
        <w:rPr>
          <w:b/>
        </w:rPr>
        <w:t>undefined</w:t>
      </w:r>
      <w:r w:rsidRPr="00E77497">
        <w:t xml:space="preserve"> value is not rendered.</w:t>
      </w:r>
    </w:p>
    <w:p w14:paraId="2DF8DFBD" w14:textId="77777777" w:rsidR="00B55107" w:rsidRPr="00E77497" w:rsidRDefault="00B55107" w:rsidP="00B55107">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121870">
        <w:rPr>
          <w:rStyle w:val="HTML1"/>
          <w:b/>
          <w:bCs/>
        </w:rPr>
        <w:t>true</w:t>
      </w:r>
      <w:r w:rsidRPr="00E77497">
        <w:t>.</w:t>
      </w:r>
    </w:p>
    <w:p w14:paraId="3FAC205D" w14:textId="77777777" w:rsidR="00B55107" w:rsidRPr="00E77497" w:rsidRDefault="00B55107" w:rsidP="00B55107">
      <w:pPr>
        <w:pStyle w:val="Note"/>
        <w:numPr>
          <w:ilvl w:val="0"/>
          <w:numId w:val="392"/>
        </w:numPr>
      </w:pPr>
      <w:r w:rsidRPr="00E77497">
        <w:t xml:space="preserve">The </w:t>
      </w:r>
      <w:r w:rsidRPr="00E77497">
        <w:rPr>
          <w:b/>
        </w:rPr>
        <w:t>false</w:t>
      </w:r>
      <w:r w:rsidRPr="00E77497">
        <w:t xml:space="preserve"> value is rendered in JSON text as the String </w:t>
      </w:r>
      <w:r w:rsidRPr="00121870">
        <w:rPr>
          <w:rStyle w:val="HTML1"/>
          <w:b/>
          <w:bCs/>
        </w:rPr>
        <w:t>false</w:t>
      </w:r>
      <w:r w:rsidRPr="00E77497">
        <w:t>.</w:t>
      </w:r>
    </w:p>
    <w:p w14:paraId="49626D4C" w14:textId="77777777" w:rsidR="00B55107" w:rsidRPr="00E77497" w:rsidRDefault="00B55107" w:rsidP="00B55107">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2"/>
          <w:b/>
        </w:rPr>
        <w:t>\u</w:t>
      </w:r>
      <w:r w:rsidRPr="00E77497">
        <w:t xml:space="preserve">HHHH, or with the shorter forms, </w:t>
      </w:r>
      <w:r w:rsidRPr="00E77497">
        <w:rPr>
          <w:rStyle w:val="HTML3"/>
          <w:b/>
        </w:rPr>
        <w:t>\b</w:t>
      </w:r>
      <w:r w:rsidRPr="00E77497">
        <w:t xml:space="preserve"> (backspace), </w:t>
      </w:r>
      <w:r w:rsidRPr="00E77497">
        <w:rPr>
          <w:rStyle w:val="HTML3"/>
          <w:b/>
        </w:rPr>
        <w:t>\f</w:t>
      </w:r>
      <w:r w:rsidRPr="00E77497">
        <w:t xml:space="preserve"> (formfeed), </w:t>
      </w:r>
      <w:r w:rsidRPr="00E77497">
        <w:rPr>
          <w:rStyle w:val="HTML3"/>
          <w:b/>
        </w:rPr>
        <w:t>\n</w:t>
      </w:r>
      <w:r w:rsidRPr="00E77497">
        <w:t xml:space="preserve"> (newline), </w:t>
      </w:r>
      <w:r w:rsidRPr="00E77497">
        <w:rPr>
          <w:rStyle w:val="HTML3"/>
          <w:b/>
        </w:rPr>
        <w:t>\r</w:t>
      </w:r>
      <w:r w:rsidRPr="00E77497">
        <w:t xml:space="preserve"> (carriage return), </w:t>
      </w:r>
      <w:r w:rsidRPr="00E77497">
        <w:rPr>
          <w:rStyle w:val="HTML3"/>
          <w:b/>
        </w:rPr>
        <w:t>\t</w:t>
      </w:r>
      <w:r w:rsidRPr="00E77497">
        <w:t xml:space="preserve"> (tab).</w:t>
      </w:r>
    </w:p>
    <w:p w14:paraId="6007CA75" w14:textId="77777777" w:rsidR="00B55107" w:rsidRPr="00E77497" w:rsidRDefault="00B55107" w:rsidP="00B55107">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1"/>
          <w:b/>
        </w:rPr>
        <w:t>null</w:t>
      </w:r>
      <w:r w:rsidRPr="00E77497">
        <w:t>.</w:t>
      </w:r>
    </w:p>
    <w:p w14:paraId="25EEE025" w14:textId="77777777" w:rsidR="00B55107" w:rsidRPr="00E77497" w:rsidRDefault="00B55107" w:rsidP="00B55107">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w:t>
      </w:r>
      <w:r w:rsidRPr="00C332EF">
        <w:rPr>
          <w:b/>
        </w:rPr>
        <w:t>undefined</w:t>
      </w:r>
      <w:r w:rsidRPr="00E77497">
        <w:t xml:space="preserve"> value. In arrays these values are represented as the String </w:t>
      </w:r>
      <w:r w:rsidRPr="00E77497">
        <w:rPr>
          <w:rStyle w:val="HTML1"/>
          <w:b/>
        </w:rPr>
        <w:t>null</w:t>
      </w:r>
      <w:r w:rsidRPr="00E77497">
        <w:t>. In objects an unrepresentable value causes the property to be excluded from stringification.</w:t>
      </w:r>
    </w:p>
    <w:p w14:paraId="5819A5A9" w14:textId="77777777" w:rsidR="00B55107" w:rsidRPr="00E77497" w:rsidRDefault="00B55107" w:rsidP="00B55107">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14:paraId="6AF52367" w14:textId="77777777" w:rsidR="00D6570B" w:rsidRDefault="00D6570B" w:rsidP="00DD2409">
      <w:pPr>
        <w:pStyle w:val="1"/>
      </w:pPr>
      <w:bookmarkStart w:id="8084" w:name="_Toc365479841"/>
      <w:bookmarkStart w:id="8085" w:name="_Toc365644520"/>
      <w:bookmarkStart w:id="8086" w:name="_Toc365479842"/>
      <w:bookmarkStart w:id="8087" w:name="_Toc365644521"/>
      <w:bookmarkStart w:id="8088" w:name="_Toc365479843"/>
      <w:bookmarkStart w:id="8089" w:name="_Toc365644522"/>
      <w:bookmarkStart w:id="8090" w:name="_Toc365479848"/>
      <w:bookmarkStart w:id="8091" w:name="_Toc365644527"/>
      <w:bookmarkStart w:id="8092" w:name="_Toc365479854"/>
      <w:bookmarkStart w:id="8093" w:name="_Toc365644533"/>
      <w:bookmarkStart w:id="8094" w:name="_Toc365479859"/>
      <w:bookmarkStart w:id="8095" w:name="_Toc365644538"/>
      <w:bookmarkStart w:id="8096" w:name="_Toc365479864"/>
      <w:bookmarkStart w:id="8097" w:name="_Toc365644543"/>
      <w:bookmarkStart w:id="8098" w:name="_Toc365479871"/>
      <w:bookmarkStart w:id="8099" w:name="_Toc365644550"/>
      <w:bookmarkStart w:id="8100" w:name="_Toc365479878"/>
      <w:bookmarkStart w:id="8101" w:name="_Toc365644557"/>
      <w:bookmarkStart w:id="8102" w:name="_Toc365479883"/>
      <w:bookmarkStart w:id="8103" w:name="_Toc365644562"/>
      <w:bookmarkStart w:id="8104" w:name="_Toc365479884"/>
      <w:bookmarkStart w:id="8105" w:name="_Toc365644563"/>
      <w:bookmarkStart w:id="8106" w:name="_Toc365479885"/>
      <w:bookmarkStart w:id="8107" w:name="_Toc365644564"/>
      <w:bookmarkStart w:id="8108" w:name="_Toc365479887"/>
      <w:bookmarkStart w:id="8109" w:name="_Toc365644566"/>
      <w:bookmarkStart w:id="8110" w:name="_Toc365479893"/>
      <w:bookmarkStart w:id="8111" w:name="_Toc365644572"/>
      <w:bookmarkStart w:id="8112" w:name="_Toc365479894"/>
      <w:bookmarkStart w:id="8113" w:name="_Toc365644573"/>
      <w:bookmarkStart w:id="8114" w:name="_Toc365479895"/>
      <w:bookmarkStart w:id="8115" w:name="_Toc365644574"/>
      <w:bookmarkStart w:id="8116" w:name="_Toc365479896"/>
      <w:bookmarkStart w:id="8117" w:name="_Toc365644575"/>
      <w:bookmarkStart w:id="8118" w:name="_Toc365479902"/>
      <w:bookmarkStart w:id="8119" w:name="_Toc365644581"/>
      <w:bookmarkStart w:id="8120" w:name="_Toc365479903"/>
      <w:bookmarkStart w:id="8121" w:name="_Toc365644582"/>
      <w:bookmarkStart w:id="8122" w:name="_Toc365479904"/>
      <w:bookmarkStart w:id="8123" w:name="_Toc365644583"/>
      <w:bookmarkStart w:id="8124" w:name="_Toc365479911"/>
      <w:bookmarkStart w:id="8125" w:name="_Toc365644590"/>
      <w:bookmarkStart w:id="8126" w:name="_Toc365479912"/>
      <w:bookmarkStart w:id="8127" w:name="_Toc365644591"/>
      <w:bookmarkStart w:id="8128" w:name="_Toc365479914"/>
      <w:bookmarkStart w:id="8129" w:name="_Toc365644593"/>
      <w:bookmarkStart w:id="8130" w:name="_Toc365479915"/>
      <w:bookmarkStart w:id="8131" w:name="_Toc365644594"/>
      <w:bookmarkStart w:id="8132" w:name="_Toc365479916"/>
      <w:bookmarkStart w:id="8133" w:name="_Toc365644595"/>
      <w:bookmarkStart w:id="8134" w:name="_Toc365479923"/>
      <w:bookmarkStart w:id="8135" w:name="_Toc365644602"/>
      <w:bookmarkStart w:id="8136" w:name="_Toc365479931"/>
      <w:bookmarkStart w:id="8137" w:name="_Toc365644610"/>
      <w:bookmarkStart w:id="8138" w:name="_Toc365479932"/>
      <w:bookmarkStart w:id="8139" w:name="_Toc365644611"/>
      <w:bookmarkStart w:id="8140" w:name="_Toc365479936"/>
      <w:bookmarkStart w:id="8141" w:name="_Toc365644615"/>
      <w:bookmarkStart w:id="8142" w:name="_Toc365479938"/>
      <w:bookmarkStart w:id="8143" w:name="_Toc365644617"/>
      <w:bookmarkStart w:id="8144" w:name="_Toc365479942"/>
      <w:bookmarkStart w:id="8145" w:name="_Toc365644621"/>
      <w:bookmarkStart w:id="8146" w:name="_Toc365479945"/>
      <w:bookmarkStart w:id="8147" w:name="_Toc365644624"/>
      <w:bookmarkStart w:id="8148" w:name="_Toc365479949"/>
      <w:bookmarkStart w:id="8149" w:name="_Toc365644628"/>
      <w:bookmarkStart w:id="8150" w:name="_Toc361663985"/>
      <w:bookmarkStart w:id="8151" w:name="_Toc361665825"/>
      <w:bookmarkStart w:id="8152" w:name="_Toc361667654"/>
      <w:bookmarkStart w:id="8153" w:name="_Toc361669438"/>
      <w:bookmarkStart w:id="8154" w:name="_Toc364935488"/>
      <w:bookmarkStart w:id="8155" w:name="_Toc365479952"/>
      <w:bookmarkStart w:id="8156" w:name="_Toc365644631"/>
      <w:bookmarkStart w:id="8157" w:name="_Toc361663990"/>
      <w:bookmarkStart w:id="8158" w:name="_Toc361665830"/>
      <w:bookmarkStart w:id="8159" w:name="_Toc361667659"/>
      <w:bookmarkStart w:id="8160" w:name="_Toc361669443"/>
      <w:bookmarkStart w:id="8161" w:name="_Toc364935493"/>
      <w:bookmarkStart w:id="8162" w:name="_Toc365479957"/>
      <w:bookmarkStart w:id="8163" w:name="_Toc365644636"/>
      <w:bookmarkStart w:id="8164" w:name="_Toc361663995"/>
      <w:bookmarkStart w:id="8165" w:name="_Toc361665835"/>
      <w:bookmarkStart w:id="8166" w:name="_Toc361667664"/>
      <w:bookmarkStart w:id="8167" w:name="_Toc361669448"/>
      <w:bookmarkStart w:id="8168" w:name="_Toc364935498"/>
      <w:bookmarkStart w:id="8169" w:name="_Toc365479962"/>
      <w:bookmarkStart w:id="8170" w:name="_Toc365644641"/>
      <w:bookmarkStart w:id="8171" w:name="_Toc361664000"/>
      <w:bookmarkStart w:id="8172" w:name="_Toc361665840"/>
      <w:bookmarkStart w:id="8173" w:name="_Toc361667669"/>
      <w:bookmarkStart w:id="8174" w:name="_Toc361669453"/>
      <w:bookmarkStart w:id="8175" w:name="_Toc364935503"/>
      <w:bookmarkStart w:id="8176" w:name="_Toc365479967"/>
      <w:bookmarkStart w:id="8177" w:name="_Toc365644646"/>
      <w:bookmarkStart w:id="8178" w:name="_Toc366142137"/>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r>
        <w:t xml:space="preserve">The </w:t>
      </w:r>
      <w:r>
        <w:rPr>
          <w:rFonts w:cs="Arial"/>
        </w:rPr>
        <w:t>"</w:t>
      </w:r>
      <w:r>
        <w:t>std:iteration</w:t>
      </w:r>
      <w:r>
        <w:rPr>
          <w:rFonts w:cs="Arial"/>
        </w:rPr>
        <w:t>"</w:t>
      </w:r>
      <w:r>
        <w:t xml:space="preserve"> Module</w:t>
      </w:r>
      <w:bookmarkEnd w:id="8178"/>
    </w:p>
    <w:p w14:paraId="595C0C8B" w14:textId="77777777" w:rsidR="00D6570B" w:rsidRDefault="00D6570B" w:rsidP="000D7E3D">
      <w:r>
        <w:t xml:space="preserve">The </w:t>
      </w:r>
      <w:r w:rsidRPr="008D58BE">
        <w:rPr>
          <w:rFonts w:ascii="Courier New" w:hAnsi="Courier New" w:cs="Courier New"/>
          <w:b/>
          <w:bCs/>
        </w:rPr>
        <w:t>"std:iteration"</w:t>
      </w:r>
      <w:r>
        <w:t xml:space="preserve"> module defines built-in objects that support the for-of statement and similar iteration use cases.  It also defines the built-in objects that support Generator Fun</w:t>
      </w:r>
      <w:r w:rsidR="008B459B">
        <w:t>c</w:t>
      </w:r>
      <w:r>
        <w:t>tions.</w:t>
      </w:r>
    </w:p>
    <w:p w14:paraId="3B5A2084" w14:textId="77777777" w:rsidR="00D6570B" w:rsidRDefault="00D6570B" w:rsidP="00DD2409">
      <w:pPr>
        <w:pStyle w:val="20"/>
      </w:pPr>
      <w:bookmarkStart w:id="8179" w:name="_Toc366142138"/>
      <w:r>
        <w:t>Common Iteration Interfaces</w:t>
      </w:r>
      <w:bookmarkEnd w:id="8179"/>
    </w:p>
    <w:p w14:paraId="0B9E30A3" w14:textId="77777777" w:rsidR="00D6570B" w:rsidRDefault="00D6570B" w:rsidP="000D7E3D">
      <w:r>
        <w:t xml:space="preserve">An interface is a set of object property keys whose associated values match a specific specification. Any object that provides all the properties of an interface in conformance to the interface’s specification </w:t>
      </w:r>
      <w:r w:rsidRPr="008D58BE">
        <w:rPr>
          <w:i/>
          <w:iCs/>
        </w:rPr>
        <w:t>conforms</w:t>
      </w:r>
      <w:r>
        <w:t xml:space="preserve"> to that interface.  An interface isn’t represented by a single object and there may be many distinctly implemented objects that conform to any interface.  An individual object may conform to multiple interfaces.</w:t>
      </w:r>
    </w:p>
    <w:p w14:paraId="4EBC9808" w14:textId="77777777" w:rsidR="00D6570B" w:rsidRDefault="00D6570B" w:rsidP="000D7E3D"/>
    <w:p w14:paraId="34215B4D" w14:textId="77777777" w:rsidR="00D6570B" w:rsidRDefault="00D6570B" w:rsidP="00DD2409">
      <w:pPr>
        <w:pStyle w:val="30"/>
      </w:pPr>
      <w:bookmarkStart w:id="8180" w:name="_Toc366142139"/>
      <w:r>
        <w:t xml:space="preserve">The </w:t>
      </w:r>
      <w:r w:rsidR="00AA6714">
        <w:rPr>
          <w:i/>
          <w:iCs/>
        </w:rPr>
        <w:t>I</w:t>
      </w:r>
      <w:r w:rsidRPr="008D58BE">
        <w:rPr>
          <w:i/>
          <w:iCs/>
        </w:rPr>
        <w:t>terable</w:t>
      </w:r>
      <w:r>
        <w:t xml:space="preserve"> Iterface</w:t>
      </w:r>
      <w:bookmarkEnd w:id="8180"/>
    </w:p>
    <w:p w14:paraId="7EB85E21" w14:textId="77777777" w:rsidR="00D6570B" w:rsidRDefault="00D6570B" w:rsidP="000D7E3D">
      <w:r>
        <w:t xml:space="preserve">The </w:t>
      </w:r>
      <w:r w:rsidR="00AA6714">
        <w:rPr>
          <w:i/>
          <w:iCs/>
        </w:rPr>
        <w:t>I</w:t>
      </w:r>
      <w:r>
        <w:rPr>
          <w:i/>
          <w:iCs/>
        </w:rPr>
        <w:t>terable</w:t>
      </w:r>
      <w:r>
        <w:t xml:space="preserve"> interface includes the following property:</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14:paraId="44407374" w14:textId="77777777" w:rsidTr="00CF7A6A">
        <w:tc>
          <w:tcPr>
            <w:tcW w:w="1798" w:type="dxa"/>
            <w:tcBorders>
              <w:top w:val="single" w:sz="6" w:space="0" w:color="000080"/>
              <w:bottom w:val="single" w:sz="4" w:space="0" w:color="auto"/>
            </w:tcBorders>
            <w:shd w:val="clear" w:color="auto" w:fill="A6A6A6"/>
          </w:tcPr>
          <w:p w14:paraId="02000AEF"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14:paraId="56B01883"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14:paraId="3CA94171"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14:paraId="00243F5F" w14:textId="77777777" w:rsidTr="00CF7A6A">
        <w:trPr>
          <w:trHeight w:val="619"/>
        </w:trPr>
        <w:tc>
          <w:tcPr>
            <w:tcW w:w="1798" w:type="dxa"/>
            <w:tcBorders>
              <w:top w:val="single" w:sz="4" w:space="0" w:color="auto"/>
            </w:tcBorders>
            <w:shd w:val="clear" w:color="auto" w:fill="auto"/>
          </w:tcPr>
          <w:p w14:paraId="7799F617" w14:textId="77777777" w:rsidR="00D6570B" w:rsidRPr="008D58BE" w:rsidRDefault="00D6570B" w:rsidP="00B55107">
            <w:pPr>
              <w:spacing w:after="0"/>
              <w:rPr>
                <w:b/>
                <w:bCs/>
              </w:rPr>
            </w:pPr>
            <w:r w:rsidRPr="00D6570B">
              <w:rPr>
                <w:rFonts w:ascii="Courier New" w:hAnsi="Courier New" w:cs="Courier New"/>
                <w:b/>
                <w:bCs/>
              </w:rPr>
              <w:t>@@iterator</w:t>
            </w:r>
          </w:p>
        </w:tc>
        <w:tc>
          <w:tcPr>
            <w:tcW w:w="4085" w:type="dxa"/>
            <w:tcBorders>
              <w:top w:val="single" w:sz="4" w:space="0" w:color="auto"/>
            </w:tcBorders>
            <w:shd w:val="clear" w:color="auto" w:fill="auto"/>
          </w:tcPr>
          <w:p w14:paraId="6882BF19" w14:textId="77777777" w:rsidR="00D6570B" w:rsidRPr="00D6570B" w:rsidRDefault="00D6570B" w:rsidP="007F5175">
            <w:pPr>
              <w:spacing w:after="0"/>
            </w:pPr>
            <w:r w:rsidRPr="00D6570B">
              <w:t xml:space="preserve">A zero arguments function that returns an object. </w:t>
            </w:r>
          </w:p>
        </w:tc>
        <w:tc>
          <w:tcPr>
            <w:tcW w:w="4085" w:type="dxa"/>
            <w:tcBorders>
              <w:top w:val="single" w:sz="4" w:space="0" w:color="auto"/>
            </w:tcBorders>
            <w:shd w:val="clear" w:color="auto" w:fill="auto"/>
          </w:tcPr>
          <w:p w14:paraId="7AEA0DE7" w14:textId="77777777" w:rsidR="00D6570B" w:rsidRPr="00D6570B" w:rsidRDefault="00D6570B" w:rsidP="00052E66">
            <w:pPr>
              <w:spacing w:after="0"/>
            </w:pPr>
            <w:r w:rsidRPr="00D6570B">
              <w:t xml:space="preserve">The </w:t>
            </w:r>
            <w:r>
              <w:t xml:space="preserve">function </w:t>
            </w:r>
            <w:r w:rsidRPr="008F43E0">
              <w:t>return</w:t>
            </w:r>
            <w:r>
              <w:t>s an</w:t>
            </w:r>
            <w:r w:rsidRPr="008F43E0">
              <w:t xml:space="preserve"> </w:t>
            </w:r>
            <w:r w:rsidRPr="00D6570B">
              <w:t xml:space="preserve">object </w:t>
            </w:r>
            <w:r>
              <w:t xml:space="preserve">that </w:t>
            </w:r>
            <w:r w:rsidRPr="00D6570B">
              <w:t xml:space="preserve">conforms to the </w:t>
            </w:r>
            <w:r w:rsidRPr="00D6570B">
              <w:rPr>
                <w:i/>
                <w:iCs/>
              </w:rPr>
              <w:t>iterator</w:t>
            </w:r>
            <w:r w:rsidRPr="00D6570B">
              <w:t xml:space="preserve"> interface. </w:t>
            </w:r>
          </w:p>
        </w:tc>
      </w:tr>
    </w:tbl>
    <w:p w14:paraId="099FDB15" w14:textId="77777777" w:rsidR="00D6570B" w:rsidRPr="00ED7EB3" w:rsidRDefault="00D6570B" w:rsidP="00B55107"/>
    <w:p w14:paraId="54A4779E" w14:textId="77777777" w:rsidR="00D6570B" w:rsidRDefault="00D6570B" w:rsidP="00DD2409">
      <w:pPr>
        <w:pStyle w:val="30"/>
      </w:pPr>
      <w:bookmarkStart w:id="8181" w:name="_Ref365644824"/>
      <w:bookmarkStart w:id="8182" w:name="_Toc366142140"/>
      <w:r>
        <w:t xml:space="preserve">The </w:t>
      </w:r>
      <w:r w:rsidR="00AA6714">
        <w:rPr>
          <w:i/>
          <w:iCs/>
        </w:rPr>
        <w:t>I</w:t>
      </w:r>
      <w:r>
        <w:rPr>
          <w:i/>
          <w:iCs/>
        </w:rPr>
        <w:t xml:space="preserve">terator </w:t>
      </w:r>
      <w:r>
        <w:t xml:space="preserve"> Iterface</w:t>
      </w:r>
      <w:bookmarkEnd w:id="8181"/>
      <w:bookmarkEnd w:id="8182"/>
    </w:p>
    <w:p w14:paraId="448DB916" w14:textId="77777777" w:rsidR="00D6570B" w:rsidRDefault="00D6570B" w:rsidP="000D7E3D">
      <w:r>
        <w:t xml:space="preserve">The </w:t>
      </w:r>
      <w:r w:rsidR="00AA6714">
        <w:rPr>
          <w:i/>
          <w:iCs/>
        </w:rPr>
        <w:t>I</w:t>
      </w:r>
      <w:r>
        <w:rPr>
          <w:i/>
          <w:iCs/>
        </w:rPr>
        <w:t>terator</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14:paraId="449F117C" w14:textId="77777777" w:rsidTr="00CF7A6A">
        <w:tc>
          <w:tcPr>
            <w:tcW w:w="1798" w:type="dxa"/>
            <w:tcBorders>
              <w:top w:val="single" w:sz="6" w:space="0" w:color="000080"/>
              <w:bottom w:val="single" w:sz="4" w:space="0" w:color="auto"/>
            </w:tcBorders>
            <w:shd w:val="clear" w:color="auto" w:fill="A6A6A6"/>
          </w:tcPr>
          <w:p w14:paraId="0C02639A"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14:paraId="52B3BFEB"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14:paraId="54D68452"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14:paraId="65D363E1" w14:textId="77777777" w:rsidTr="00CF7A6A">
        <w:trPr>
          <w:trHeight w:val="619"/>
        </w:trPr>
        <w:tc>
          <w:tcPr>
            <w:tcW w:w="1798" w:type="dxa"/>
            <w:tcBorders>
              <w:top w:val="single" w:sz="4" w:space="0" w:color="auto"/>
            </w:tcBorders>
            <w:shd w:val="clear" w:color="auto" w:fill="auto"/>
          </w:tcPr>
          <w:p w14:paraId="256E97C4" w14:textId="77777777" w:rsidR="00D6570B" w:rsidRPr="00D6570B" w:rsidRDefault="00D6570B" w:rsidP="00B55107">
            <w:pPr>
              <w:spacing w:after="0"/>
              <w:rPr>
                <w:rFonts w:ascii="Courier New" w:hAnsi="Courier New" w:cs="Courier New"/>
                <w:b/>
                <w:bCs/>
              </w:rPr>
            </w:pPr>
            <w:r w:rsidRPr="00D6570B">
              <w:rPr>
                <w:rFonts w:ascii="Courier New" w:hAnsi="Courier New" w:cs="Courier New"/>
                <w:b/>
                <w:bCs/>
              </w:rPr>
              <w:t>next</w:t>
            </w:r>
          </w:p>
        </w:tc>
        <w:tc>
          <w:tcPr>
            <w:tcW w:w="4085" w:type="dxa"/>
            <w:tcBorders>
              <w:top w:val="single" w:sz="4" w:space="0" w:color="auto"/>
            </w:tcBorders>
            <w:shd w:val="clear" w:color="auto" w:fill="auto"/>
          </w:tcPr>
          <w:p w14:paraId="1EC10C41" w14:textId="77777777" w:rsidR="00D6570B" w:rsidRPr="00D6570B" w:rsidRDefault="00D6570B" w:rsidP="007F5175">
            <w:pPr>
              <w:spacing w:after="0"/>
            </w:pPr>
            <w:r w:rsidRPr="00D6570B">
              <w:t xml:space="preserve">A function </w:t>
            </w:r>
            <w:r>
              <w:t>that returns an object.</w:t>
            </w:r>
          </w:p>
        </w:tc>
        <w:tc>
          <w:tcPr>
            <w:tcW w:w="4085" w:type="dxa"/>
            <w:tcBorders>
              <w:top w:val="single" w:sz="4" w:space="0" w:color="auto"/>
            </w:tcBorders>
            <w:shd w:val="clear" w:color="auto" w:fill="auto"/>
          </w:tcPr>
          <w:p w14:paraId="6EFFC91E" w14:textId="77777777" w:rsidR="00D6570B" w:rsidRPr="00D6570B" w:rsidRDefault="00D6570B" w:rsidP="00052E66">
            <w:pPr>
              <w:spacing w:after="0"/>
            </w:pPr>
            <w:r w:rsidRPr="00D6570B">
              <w:t xml:space="preserve">The </w:t>
            </w:r>
            <w:r>
              <w:t xml:space="preserve">function </w:t>
            </w:r>
            <w:r w:rsidRPr="00D6570B">
              <w:t>return</w:t>
            </w:r>
            <w:r>
              <w:t>s an</w:t>
            </w:r>
            <w:r w:rsidRPr="00D6570B">
              <w:t xml:space="preserve"> object </w:t>
            </w:r>
            <w:r>
              <w:t xml:space="preserve">that </w:t>
            </w:r>
            <w:r w:rsidRPr="00D6570B">
              <w:t xml:space="preserve">conforms to the </w:t>
            </w:r>
            <w:r w:rsidR="00AA6714">
              <w:rPr>
                <w:i/>
                <w:iCs/>
              </w:rPr>
              <w:t>Itr</w:t>
            </w:r>
            <w:r w:rsidRPr="00D6570B">
              <w:rPr>
                <w:i/>
                <w:iCs/>
              </w:rPr>
              <w:t>Result</w:t>
            </w:r>
            <w:r w:rsidRPr="00D6570B">
              <w:t xml:space="preserve"> interface.</w:t>
            </w:r>
            <w:r w:rsidR="002B1EEE">
              <w:t xml:space="preserve"> </w:t>
            </w:r>
          </w:p>
        </w:tc>
      </w:tr>
    </w:tbl>
    <w:p w14:paraId="79ABA2CD" w14:textId="77777777" w:rsidR="002B1EEE" w:rsidRDefault="002B1EEE" w:rsidP="00B55107">
      <w:pPr>
        <w:pStyle w:val="Note"/>
        <w:spacing w:before="240"/>
      </w:pPr>
      <w:r>
        <w:t>NOTE</w:t>
      </w:r>
      <w:r>
        <w:tab/>
        <w:t>Arguments may be passed to the next function but their interpretation and validity is dependent upon the target Iterator. Generic use of Iterators should not pass any arguments.</w:t>
      </w:r>
    </w:p>
    <w:p w14:paraId="48917A2C" w14:textId="77777777" w:rsidR="00D6570B" w:rsidRDefault="00D6570B" w:rsidP="00DD2409">
      <w:pPr>
        <w:pStyle w:val="30"/>
      </w:pPr>
      <w:bookmarkStart w:id="8183" w:name="_Toc366142141"/>
      <w:r>
        <w:t xml:space="preserve">The </w:t>
      </w:r>
      <w:r w:rsidR="00AA6714">
        <w:rPr>
          <w:i/>
          <w:iCs/>
        </w:rPr>
        <w:t>Itr</w:t>
      </w:r>
      <w:r>
        <w:rPr>
          <w:i/>
          <w:iCs/>
        </w:rPr>
        <w:t xml:space="preserve">Result </w:t>
      </w:r>
      <w:r>
        <w:t xml:space="preserve"> Iterface</w:t>
      </w:r>
      <w:bookmarkEnd w:id="8183"/>
    </w:p>
    <w:p w14:paraId="1008D2D0" w14:textId="77777777" w:rsidR="00D6570B" w:rsidRDefault="00D6570B" w:rsidP="000D7E3D">
      <w:r>
        <w:t xml:space="preserve">The </w:t>
      </w:r>
      <w:r w:rsidR="00AA6714">
        <w:rPr>
          <w:i/>
          <w:iCs/>
        </w:rPr>
        <w:t>Itr</w:t>
      </w:r>
      <w:r>
        <w:rPr>
          <w:i/>
          <w:iCs/>
        </w:rPr>
        <w:t>Result</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14:paraId="17CE54C3" w14:textId="77777777" w:rsidTr="00CF7A6A">
        <w:tc>
          <w:tcPr>
            <w:tcW w:w="1798" w:type="dxa"/>
            <w:tcBorders>
              <w:top w:val="single" w:sz="6" w:space="0" w:color="000080"/>
              <w:bottom w:val="single" w:sz="4" w:space="0" w:color="auto"/>
            </w:tcBorders>
            <w:shd w:val="clear" w:color="auto" w:fill="A6A6A6"/>
          </w:tcPr>
          <w:p w14:paraId="3D8C2D76"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14:paraId="45B8CEAD"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14:paraId="5DDD8F46"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14:paraId="12B67BB1" w14:textId="77777777" w:rsidTr="00CF7A6A">
        <w:trPr>
          <w:trHeight w:val="619"/>
        </w:trPr>
        <w:tc>
          <w:tcPr>
            <w:tcW w:w="1798" w:type="dxa"/>
            <w:tcBorders>
              <w:top w:val="single" w:sz="4" w:space="0" w:color="auto"/>
              <w:bottom w:val="single" w:sz="4" w:space="0" w:color="auto"/>
            </w:tcBorders>
            <w:shd w:val="clear" w:color="auto" w:fill="auto"/>
          </w:tcPr>
          <w:p w14:paraId="619678A2" w14:textId="77777777" w:rsidR="00D6570B" w:rsidRPr="00D6570B" w:rsidRDefault="00D6570B" w:rsidP="00B55107">
            <w:pPr>
              <w:spacing w:after="0"/>
            </w:pPr>
            <w:r w:rsidRPr="00D6570B">
              <w:rPr>
                <w:rFonts w:ascii="Courier New" w:hAnsi="Courier New" w:cs="Courier New"/>
                <w:b/>
                <w:bCs/>
              </w:rPr>
              <w:t>done</w:t>
            </w:r>
          </w:p>
        </w:tc>
        <w:tc>
          <w:tcPr>
            <w:tcW w:w="4085" w:type="dxa"/>
            <w:tcBorders>
              <w:top w:val="single" w:sz="4" w:space="0" w:color="auto"/>
              <w:bottom w:val="single" w:sz="4" w:space="0" w:color="auto"/>
            </w:tcBorders>
            <w:shd w:val="clear" w:color="auto" w:fill="auto"/>
          </w:tcPr>
          <w:p w14:paraId="649EB6BE" w14:textId="77777777" w:rsidR="00D6570B" w:rsidRPr="00D6570B" w:rsidRDefault="00D6570B" w:rsidP="007F5175">
            <w:pPr>
              <w:keepNext/>
              <w:spacing w:after="0"/>
            </w:pPr>
            <w:r w:rsidRPr="00D6570B">
              <w:t xml:space="preserve">Either </w:t>
            </w:r>
            <w:r w:rsidRPr="00896C7F">
              <w:rPr>
                <w:rFonts w:ascii="Times New Roman" w:hAnsi="Times New Roman"/>
                <w:b/>
                <w:bCs/>
              </w:rPr>
              <w:t>true</w:t>
            </w:r>
            <w:r w:rsidRPr="00D6570B">
              <w:t xml:space="preserve"> or </w:t>
            </w:r>
            <w:r w:rsidRPr="00896C7F">
              <w:rPr>
                <w:rFonts w:ascii="Times New Roman" w:hAnsi="Times New Roman"/>
                <w:b/>
                <w:bCs/>
              </w:rPr>
              <w:t>false</w:t>
            </w:r>
            <w:r w:rsidRPr="00D6570B">
              <w:t xml:space="preserve">. </w:t>
            </w:r>
          </w:p>
        </w:tc>
        <w:tc>
          <w:tcPr>
            <w:tcW w:w="4085" w:type="dxa"/>
            <w:tcBorders>
              <w:top w:val="single" w:sz="4" w:space="0" w:color="auto"/>
              <w:bottom w:val="single" w:sz="4" w:space="0" w:color="auto"/>
            </w:tcBorders>
            <w:shd w:val="clear" w:color="auto" w:fill="auto"/>
          </w:tcPr>
          <w:p w14:paraId="37D57356" w14:textId="77777777" w:rsidR="00D6570B" w:rsidRPr="00D6570B" w:rsidRDefault="00D6570B" w:rsidP="00052E66">
            <w:pPr>
              <w:keepNext/>
              <w:spacing w:after="0"/>
              <w:rPr>
                <w:i/>
                <w:iCs/>
              </w:rPr>
            </w:pPr>
            <w:r w:rsidRPr="00D6570B">
              <w:t xml:space="preserve">This is the result status of the an </w:t>
            </w:r>
            <w:r w:rsidRPr="00D6570B">
              <w:rPr>
                <w:i/>
                <w:iCs/>
              </w:rPr>
              <w:t>iterator</w:t>
            </w:r>
            <w:r w:rsidRPr="00D6570B">
              <w:t xml:space="preserve"> </w:t>
            </w:r>
            <w:r w:rsidRPr="00896C7F">
              <w:rPr>
                <w:rFonts w:ascii="Courier New" w:hAnsi="Courier New" w:cs="Courier New"/>
                <w:b/>
                <w:bCs/>
              </w:rPr>
              <w:t>next</w:t>
            </w:r>
            <w:r w:rsidRPr="00D6570B">
              <w:t xml:space="preserve"> method call. If the end of the iterator was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true</w:t>
            </w:r>
            <w:r w:rsidRPr="00D6570B">
              <w:t xml:space="preserve">. If the end was not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false</w:t>
            </w:r>
            <w:r w:rsidRPr="00D6570B">
              <w:t xml:space="preserve"> and a value is available.  </w:t>
            </w:r>
          </w:p>
        </w:tc>
      </w:tr>
      <w:tr w:rsidR="00D6570B" w14:paraId="753F3D75" w14:textId="77777777" w:rsidTr="00CF7A6A">
        <w:trPr>
          <w:trHeight w:val="619"/>
        </w:trPr>
        <w:tc>
          <w:tcPr>
            <w:tcW w:w="1798" w:type="dxa"/>
            <w:tcBorders>
              <w:top w:val="single" w:sz="4" w:space="0" w:color="auto"/>
            </w:tcBorders>
            <w:shd w:val="clear" w:color="auto" w:fill="auto"/>
          </w:tcPr>
          <w:p w14:paraId="7DB3F9C8" w14:textId="77777777" w:rsidR="00D6570B" w:rsidRPr="00D6570B" w:rsidRDefault="00D6570B" w:rsidP="00B55107">
            <w:pPr>
              <w:spacing w:after="0"/>
            </w:pPr>
            <w:r w:rsidRPr="00D6570B">
              <w:rPr>
                <w:rFonts w:ascii="Courier New" w:hAnsi="Courier New" w:cs="Courier New"/>
                <w:b/>
                <w:bCs/>
              </w:rPr>
              <w:t>value</w:t>
            </w:r>
          </w:p>
        </w:tc>
        <w:tc>
          <w:tcPr>
            <w:tcW w:w="4085" w:type="dxa"/>
            <w:tcBorders>
              <w:top w:val="single" w:sz="4" w:space="0" w:color="auto"/>
            </w:tcBorders>
            <w:shd w:val="clear" w:color="auto" w:fill="auto"/>
          </w:tcPr>
          <w:p w14:paraId="7C826E9B" w14:textId="77777777" w:rsidR="00D6570B" w:rsidRPr="00D6570B" w:rsidRDefault="00D6570B" w:rsidP="007F5175">
            <w:pPr>
              <w:spacing w:after="0"/>
            </w:pPr>
            <w:r w:rsidRPr="00D6570B">
              <w:t xml:space="preserve">Any ECMAScript languge value. </w:t>
            </w:r>
          </w:p>
        </w:tc>
        <w:tc>
          <w:tcPr>
            <w:tcW w:w="4085" w:type="dxa"/>
            <w:tcBorders>
              <w:top w:val="single" w:sz="4" w:space="0" w:color="auto"/>
            </w:tcBorders>
            <w:shd w:val="clear" w:color="auto" w:fill="auto"/>
          </w:tcPr>
          <w:p w14:paraId="32DA2160" w14:textId="77777777" w:rsidR="00D6570B" w:rsidRPr="00D6570B" w:rsidRDefault="00D6570B" w:rsidP="00052E66">
            <w:pPr>
              <w:spacing w:after="0"/>
            </w:pPr>
            <w:r w:rsidRPr="00D6570B">
              <w:t xml:space="preserve">If done is </w:t>
            </w:r>
            <w:r w:rsidRPr="00896C7F">
              <w:rPr>
                <w:rFonts w:ascii="Times New Roman" w:hAnsi="Times New Roman"/>
                <w:b/>
                <w:bCs/>
              </w:rPr>
              <w:t>false</w:t>
            </w:r>
            <w:r w:rsidRPr="00D6570B">
              <w:t xml:space="preserve">, this is the current iteration element value. If done is </w:t>
            </w:r>
            <w:r w:rsidRPr="00896C7F">
              <w:rPr>
                <w:rFonts w:ascii="Times New Roman" w:hAnsi="Times New Roman"/>
                <w:b/>
                <w:bCs/>
              </w:rPr>
              <w:t>true</w:t>
            </w:r>
            <w:r w:rsidRPr="00D6570B">
              <w:t xml:space="preserve">, this is the return value of the iterator, if it supplied one. If the iterator does not have a return value, </w:t>
            </w:r>
            <w:r w:rsidRPr="00896C7F">
              <w:rPr>
                <w:rFonts w:ascii="Courier New" w:hAnsi="Courier New" w:cs="Courier New"/>
                <w:b/>
                <w:bCs/>
              </w:rPr>
              <w:t>value</w:t>
            </w:r>
            <w:r w:rsidRPr="00D6570B">
              <w:t xml:space="preserve"> is </w:t>
            </w:r>
            <w:r w:rsidRPr="00896C7F">
              <w:rPr>
                <w:rFonts w:ascii="Times New Roman" w:hAnsi="Times New Roman"/>
                <w:b/>
                <w:bCs/>
              </w:rPr>
              <w:t>undefined</w:t>
            </w:r>
            <w:r w:rsidRPr="00D6570B">
              <w:t xml:space="preserve">. In that case, the  </w:t>
            </w:r>
            <w:r w:rsidRPr="00896C7F">
              <w:rPr>
                <w:rFonts w:ascii="Courier New" w:hAnsi="Courier New" w:cs="Courier New"/>
                <w:b/>
                <w:bCs/>
              </w:rPr>
              <w:t>value</w:t>
            </w:r>
            <w:r w:rsidRPr="00D6570B">
              <w:t xml:space="preserve"> property may be absent form the conforming object if it does not inherit an explicit </w:t>
            </w:r>
            <w:r w:rsidRPr="00896C7F">
              <w:rPr>
                <w:rFonts w:ascii="Courier New" w:hAnsi="Courier New" w:cs="Courier New"/>
                <w:b/>
                <w:bCs/>
              </w:rPr>
              <w:t>value</w:t>
            </w:r>
            <w:r w:rsidRPr="00D6570B">
              <w:t xml:space="preserve"> property. </w:t>
            </w:r>
          </w:p>
        </w:tc>
      </w:tr>
    </w:tbl>
    <w:p w14:paraId="1625ACB0" w14:textId="77777777" w:rsidR="00D6570B" w:rsidRPr="00E77497" w:rsidRDefault="00D6570B" w:rsidP="00DD2409">
      <w:pPr>
        <w:pStyle w:val="20"/>
      </w:pPr>
      <w:r w:rsidRPr="00E77497">
        <w:tab/>
      </w:r>
      <w:bookmarkStart w:id="8184" w:name="_Toc366142142"/>
      <w:r>
        <w:rPr>
          <w:rFonts w:cs="Arial"/>
        </w:rPr>
        <w:t>"</w:t>
      </w:r>
      <w:r>
        <w:t>std:iteration</w:t>
      </w:r>
      <w:r>
        <w:rPr>
          <w:rFonts w:cs="Arial"/>
        </w:rPr>
        <w:t xml:space="preserve">" </w:t>
      </w:r>
      <w:r>
        <w:t>Exports</w:t>
      </w:r>
      <w:bookmarkEnd w:id="8184"/>
      <w:r>
        <w:tab/>
      </w:r>
    </w:p>
    <w:p w14:paraId="3E5EA717" w14:textId="77777777" w:rsidR="00D6570B" w:rsidRDefault="00D6570B" w:rsidP="00B55107">
      <w:r>
        <w:t xml:space="preserve">The </w:t>
      </w:r>
      <w:r w:rsidRPr="008D58BE">
        <w:rPr>
          <w:rFonts w:ascii="Courier New" w:hAnsi="Courier New" w:cs="Courier New"/>
          <w:b/>
          <w:bCs/>
        </w:rPr>
        <w:t>"std:iteration"</w:t>
      </w:r>
      <w:r>
        <w:t xml:space="preserve"> module exports the names:</w:t>
      </w:r>
    </w:p>
    <w:p w14:paraId="503CFE50" w14:textId="77777777" w:rsidR="00D6570B" w:rsidRDefault="000A3E52" w:rsidP="00B55107">
      <w:pPr>
        <w:numPr>
          <w:ilvl w:val="0"/>
          <w:numId w:val="1410"/>
        </w:numPr>
        <w:contextualSpacing/>
      </w:pPr>
      <w:r>
        <w:t>i</w:t>
      </w:r>
      <w:r w:rsidR="003966E3">
        <w:t>terator</w:t>
      </w:r>
    </w:p>
    <w:p w14:paraId="4EF51E8D" w14:textId="77777777" w:rsidR="00D6570B" w:rsidRDefault="00D6570B" w:rsidP="007F5175">
      <w:pPr>
        <w:numPr>
          <w:ilvl w:val="0"/>
          <w:numId w:val="1410"/>
        </w:numPr>
        <w:contextualSpacing/>
      </w:pPr>
      <w:r>
        <w:t>GeneratorFunction</w:t>
      </w:r>
    </w:p>
    <w:p w14:paraId="2CA1D8BF" w14:textId="77777777" w:rsidR="00D6570B" w:rsidRDefault="00D6570B" w:rsidP="00052E66">
      <w:pPr>
        <w:numPr>
          <w:ilvl w:val="0"/>
          <w:numId w:val="1410"/>
        </w:numPr>
      </w:pPr>
      <w:r>
        <w:t>Generator</w:t>
      </w:r>
    </w:p>
    <w:p w14:paraId="5804E2D7" w14:textId="77777777" w:rsidR="00D6570B" w:rsidRDefault="00D6570B" w:rsidP="00DD2409">
      <w:pPr>
        <w:pStyle w:val="20"/>
      </w:pPr>
      <w:bookmarkStart w:id="8185" w:name="_Toc366142143"/>
      <w:r>
        <w:t>GeneratorFunction</w:t>
      </w:r>
      <w:r w:rsidRPr="00E77497">
        <w:t xml:space="preserve"> Objects</w:t>
      </w:r>
      <w:bookmarkEnd w:id="8185"/>
    </w:p>
    <w:p w14:paraId="4E7F2892" w14:textId="77777777" w:rsidR="00D6570B" w:rsidRDefault="00D6570B" w:rsidP="000D7E3D">
      <w:r>
        <w:rPr>
          <w:rFonts w:ascii="Courier New" w:hAnsi="Courier New"/>
          <w:b/>
        </w:rPr>
        <w:t xml:space="preserve">Generator Function </w:t>
      </w:r>
      <w:r>
        <w:t xml:space="preserve">objects are constructor functions that are usually created by evaluating </w:t>
      </w:r>
      <w:r w:rsidRPr="00A1169B">
        <w:rPr>
          <w:rFonts w:ascii="Times New Roman" w:hAnsi="Times New Roman"/>
          <w:i/>
        </w:rPr>
        <w:t>GeneratorDeclaration</w:t>
      </w:r>
      <w:r>
        <w:t xml:space="preserve">, </w:t>
      </w:r>
      <w:r w:rsidRPr="00A1169B">
        <w:rPr>
          <w:rFonts w:ascii="Times New Roman" w:hAnsi="Times New Roman"/>
          <w:i/>
        </w:rPr>
        <w:t>GeneratorExpression</w:t>
      </w:r>
      <w:r>
        <w:t xml:space="preserve">, and </w:t>
      </w:r>
      <w:r w:rsidRPr="00A1169B">
        <w:rPr>
          <w:rFonts w:ascii="Times New Roman" w:hAnsi="Times New Roman"/>
          <w:i/>
        </w:rPr>
        <w:t>GeneratorMethod</w:t>
      </w:r>
      <w:r>
        <w:t xml:space="preserve"> syntactic productions. They may also be created by calling the </w:t>
      </w:r>
      <w:r w:rsidRPr="00A1169B">
        <w:rPr>
          <w:rFonts w:ascii="Courier New" w:hAnsi="Courier New"/>
          <w:b/>
        </w:rPr>
        <w:t>GeneratorFunction</w:t>
      </w:r>
      <w:r>
        <w:t xml:space="preserve"> constructor.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9360"/>
      </w:tblGrid>
      <w:tr w:rsidR="004C6EA6" w:rsidRPr="00F9694F" w14:paraId="7C4D1ACC" w14:textId="77777777" w:rsidTr="00F9694F">
        <w:trPr>
          <w:trHeight w:val="9216"/>
          <w:jc w:val="center"/>
        </w:trPr>
        <w:tc>
          <w:tcPr>
            <w:tcW w:w="9360" w:type="dxa"/>
            <w:shd w:val="clear" w:color="auto" w:fill="auto"/>
          </w:tcPr>
          <w:p w14:paraId="7F445A67" w14:textId="77777777" w:rsidR="00E84582" w:rsidRPr="00F9694F" w:rsidRDefault="00F92BFE" w:rsidP="000D7E3D">
            <w:pPr>
              <w:keepNext/>
              <w:spacing w:after="0"/>
              <w:rPr>
                <w:rFonts w:eastAsia="Times New Roman"/>
              </w:rPr>
            </w:pPr>
            <w:r w:rsidRPr="00F92BFE">
              <w:rPr>
                <w:noProof/>
                <w:lang w:val="en-US" w:eastAsia="en-US"/>
              </w:rPr>
              <w:pict>
                <v:shape id="_x0000_i1027" type="#_x0000_t75" style="width:468pt;height:462.5pt;visibility:visible">
                  <v:imagedata r:id="rId26" o:title=""/>
                </v:shape>
              </w:pict>
            </w:r>
          </w:p>
        </w:tc>
      </w:tr>
    </w:tbl>
    <w:p w14:paraId="350A0E34" w14:textId="77777777" w:rsidR="00E84582" w:rsidRPr="00F474F6" w:rsidRDefault="00E84582" w:rsidP="00B55107">
      <w:pPr>
        <w:pStyle w:val="afffff4"/>
        <w:spacing w:before="100"/>
        <w:jc w:val="center"/>
      </w:pPr>
      <w:r>
        <w:t xml:space="preserve">Figure </w:t>
      </w:r>
      <w:r>
        <w:fldChar w:fldCharType="begin"/>
      </w:r>
      <w:r>
        <w:instrText xml:space="preserve"> SEQ Figure \* ARABIC </w:instrText>
      </w:r>
      <w:r>
        <w:fldChar w:fldCharType="separate"/>
      </w:r>
      <w:r w:rsidR="00083CEC">
        <w:rPr>
          <w:noProof/>
        </w:rPr>
        <w:t>2</w:t>
      </w:r>
      <w:r>
        <w:fldChar w:fldCharType="end"/>
      </w:r>
      <w:r w:rsidR="004C6EA6">
        <w:t xml:space="preserve"> (Informative) </w:t>
      </w:r>
      <w:commentRangeStart w:id="8186"/>
      <w:r w:rsidR="004C6EA6">
        <w:rPr>
          <w:lang w:val="en-US"/>
        </w:rPr>
        <w:t>--</w:t>
      </w:r>
      <w:r>
        <w:rPr>
          <w:lang w:val="en-US"/>
        </w:rPr>
        <w:t xml:space="preserve"> Generator Obje</w:t>
      </w:r>
      <w:r w:rsidR="001C0535">
        <w:rPr>
          <w:lang w:val="en-US"/>
        </w:rPr>
        <w:t>cts Relatio</w:t>
      </w:r>
      <w:r w:rsidR="003F5A79">
        <w:rPr>
          <w:lang w:val="en-US"/>
        </w:rPr>
        <w:t>n</w:t>
      </w:r>
      <w:r w:rsidR="001C0535">
        <w:rPr>
          <w:lang w:val="en-US"/>
        </w:rPr>
        <w:t>ships</w:t>
      </w:r>
      <w:commentRangeEnd w:id="8186"/>
      <w:r w:rsidR="004C6EA6">
        <w:rPr>
          <w:rStyle w:val="af6"/>
          <w:b w:val="0"/>
          <w:bCs w:val="0"/>
        </w:rPr>
        <w:commentReference w:id="8186"/>
      </w:r>
    </w:p>
    <w:p w14:paraId="5DCFB1BD" w14:textId="77777777" w:rsidR="00D6570B" w:rsidRPr="00E77497" w:rsidRDefault="00D6570B" w:rsidP="00DD2409">
      <w:pPr>
        <w:pStyle w:val="30"/>
      </w:pPr>
      <w:bookmarkStart w:id="8187" w:name="_Toc366142144"/>
      <w:r w:rsidRPr="00E77497">
        <w:t xml:space="preserve">The </w:t>
      </w:r>
      <w:r>
        <w:t>GeneratorFunction Constructor</w:t>
      </w:r>
      <w:bookmarkEnd w:id="8187"/>
    </w:p>
    <w:p w14:paraId="03E27921" w14:textId="77777777" w:rsidR="00D6570B" w:rsidRPr="00E77497" w:rsidRDefault="00D6570B" w:rsidP="000D7E3D">
      <w:r>
        <w:t>The GeneratorFunction constructor is the %Generator</w:t>
      </w:r>
      <w:r w:rsidRPr="009F7037">
        <w:t>Function</w:t>
      </w:r>
      <w:r>
        <w:t xml:space="preserve">% </w:t>
      </w:r>
      <w:r w:rsidR="00CE3CDC">
        <w:t>intrinsic</w:t>
      </w:r>
      <w:r>
        <w:t xml:space="preserve"> object and the value of the name </w:t>
      </w:r>
      <w:r w:rsidRPr="00997A6B">
        <w:rPr>
          <w:rFonts w:ascii="Courier New" w:hAnsi="Courier New"/>
          <w:b/>
        </w:rPr>
        <w:t>Generator</w:t>
      </w:r>
      <w:r w:rsidRPr="00E77497">
        <w:rPr>
          <w:rFonts w:ascii="Courier New" w:hAnsi="Courier New"/>
          <w:b/>
        </w:rPr>
        <w:t>Function</w:t>
      </w:r>
      <w:r w:rsidRPr="00E77497">
        <w:t xml:space="preserve"> </w:t>
      </w:r>
      <w:r>
        <w:rPr>
          <w:rFonts w:eastAsia="Times New Roman" w:cs="Arial"/>
          <w:bCs/>
          <w:spacing w:val="6"/>
          <w:lang w:eastAsia="en-US"/>
        </w:rPr>
        <w:t xml:space="preserve">exported from the built-in module </w:t>
      </w:r>
      <w:r w:rsidRPr="008D58BE">
        <w:rPr>
          <w:rFonts w:ascii="Courier New" w:hAnsi="Courier New" w:cs="Courier New"/>
          <w:b/>
          <w:bCs/>
        </w:rPr>
        <w:t>"std:iteration"</w:t>
      </w:r>
      <w:r>
        <w:t xml:space="preserve">. </w:t>
      </w:r>
      <w:r w:rsidRPr="00E77497">
        <w:t xml:space="preserve">When </w:t>
      </w:r>
      <w:r w:rsidRPr="00A12364">
        <w:rPr>
          <w:rFonts w:ascii="Courier New" w:hAnsi="Courier New"/>
          <w:b/>
        </w:rPr>
        <w:t>Generator</w:t>
      </w:r>
      <w:r w:rsidRPr="00E77497">
        <w:rPr>
          <w:rFonts w:ascii="Courier New" w:hAnsi="Courier New"/>
          <w:b/>
        </w:rPr>
        <w:t>Function</w:t>
      </w:r>
      <w:r w:rsidRPr="00E77497">
        <w:t xml:space="preserve"> is called as a function rather than as a constructor, it creates and initialises a new </w:t>
      </w:r>
      <w:r>
        <w:t>GeneratorFunction</w:t>
      </w:r>
      <w:r w:rsidRPr="00E77497">
        <w:t xml:space="preserve"> object. Thus the function call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 xml:space="preserve">new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an [[Code]] internal data property whose value is </w:t>
      </w:r>
      <w:r w:rsidRPr="00145775">
        <w:rPr>
          <w:rFonts w:ascii="Times New Roman" w:hAnsi="Times New Roman"/>
          <w:b/>
          <w:bCs/>
        </w:rPr>
        <w:t>undefined</w:t>
      </w:r>
      <w:r w:rsidRPr="00E77497">
        <w:t xml:space="preserve">, it </w:t>
      </w:r>
      <w:r w:rsidRPr="00F94F77">
        <w:t>initial</w:t>
      </w:r>
      <w:r w:rsidR="006B2604">
        <w:t>ise</w:t>
      </w:r>
      <w:r>
        <w:t xml:space="preserv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GeneratorFunction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14:paraId="224D95D2" w14:textId="77777777" w:rsidR="00D6570B" w:rsidRPr="00E77497" w:rsidRDefault="00D6570B" w:rsidP="000D7E3D">
      <w:r>
        <w:rPr>
          <w:rFonts w:ascii="Courier New" w:hAnsi="Courier New"/>
          <w:b/>
        </w:rPr>
        <w:t>GeneratorFunction</w:t>
      </w:r>
      <w:r w:rsidRPr="00E77497">
        <w:t xml:space="preserve"> </w:t>
      </w:r>
      <w:r>
        <w:t xml:space="preserve">may be subclassed and subclass constructors may perform a </w:t>
      </w:r>
      <w:r w:rsidRPr="00211D41">
        <w:rPr>
          <w:rFonts w:ascii="Courier New" w:hAnsi="Courier New" w:cs="Courier New"/>
          <w:b/>
          <w:bCs/>
        </w:rPr>
        <w:t>super</w:t>
      </w:r>
      <w:r>
        <w:t xml:space="preserve"> invocation of the </w:t>
      </w:r>
      <w:r>
        <w:rPr>
          <w:rFonts w:ascii="Courier New" w:hAnsi="Courier New"/>
          <w:b/>
        </w:rPr>
        <w:t>GeneratorFunction</w:t>
      </w:r>
      <w:r w:rsidRPr="00E77497">
        <w:t xml:space="preserve"> </w:t>
      </w:r>
      <w:r>
        <w:t>constructor to initial</w:t>
      </w:r>
      <w:r w:rsidR="006B2604">
        <w:t>ise</w:t>
      </w:r>
      <w:r>
        <w:t xml:space="preserve"> subclass instances. However, all syntactic forms for defining generator function objects create direct instances of </w:t>
      </w:r>
      <w:r w:rsidRPr="00A12364">
        <w:rPr>
          <w:rFonts w:ascii="Courier New" w:hAnsi="Courier New"/>
          <w:b/>
        </w:rPr>
        <w:t>Generator</w:t>
      </w:r>
      <w:r>
        <w:rPr>
          <w:rFonts w:ascii="Courier New" w:hAnsi="Courier New"/>
          <w:b/>
        </w:rPr>
        <w:t>Function</w:t>
      </w:r>
      <w:r>
        <w:t xml:space="preserve">. There is no syntactic means to create instances of </w:t>
      </w:r>
      <w:r w:rsidRPr="00A12364">
        <w:rPr>
          <w:rFonts w:ascii="Courier New" w:hAnsi="Courier New"/>
          <w:b/>
        </w:rPr>
        <w:t>Generator</w:t>
      </w:r>
      <w:r>
        <w:rPr>
          <w:rFonts w:ascii="Courier New" w:hAnsi="Courier New"/>
          <w:b/>
        </w:rPr>
        <w:t>Function</w:t>
      </w:r>
      <w:r>
        <w:t xml:space="preserve"> subclasses.</w:t>
      </w:r>
    </w:p>
    <w:p w14:paraId="157960EC" w14:textId="77777777" w:rsidR="00D6570B" w:rsidRPr="00E77497" w:rsidRDefault="00D6570B" w:rsidP="00DD2409">
      <w:pPr>
        <w:pStyle w:val="40"/>
      </w:pPr>
      <w:bookmarkStart w:id="8188" w:name="_Ref365534125"/>
      <w:r>
        <w:t>Generator</w:t>
      </w:r>
      <w:r w:rsidRPr="00E77497">
        <w:t xml:space="preserve">Function (p1, p2, </w:t>
      </w:r>
      <w:r w:rsidRPr="00E77497">
        <w:rPr>
          <w:snapToGrid w:val="0"/>
        </w:rPr>
        <w:t>…</w:t>
      </w:r>
      <w:r w:rsidRPr="00E77497">
        <w:t xml:space="preserve"> , pn, body)</w:t>
      </w:r>
      <w:bookmarkEnd w:id="8188"/>
    </w:p>
    <w:p w14:paraId="6C880A15" w14:textId="77777777" w:rsidR="00D6570B" w:rsidRPr="00E77497" w:rsidRDefault="00D6570B" w:rsidP="000D7E3D">
      <w:r w:rsidRPr="00E77497">
        <w:t xml:space="preserve">The last argument specifies the body (executable code) of a </w:t>
      </w:r>
      <w:r>
        <w:t xml:space="preserve">generator </w:t>
      </w:r>
      <w:r w:rsidRPr="00E77497">
        <w:t>function; any preceding arguments specify formal parameters.</w:t>
      </w:r>
    </w:p>
    <w:p w14:paraId="39F7CB5B" w14:textId="77777777" w:rsidR="00D6570B" w:rsidRPr="00E77497" w:rsidRDefault="00D6570B" w:rsidP="000D7E3D">
      <w:r w:rsidRPr="00E77497">
        <w:t xml:space="preserve">When the </w:t>
      </w:r>
      <w:r>
        <w:rPr>
          <w:rFonts w:ascii="Courier New" w:hAnsi="Courier New"/>
          <w:b/>
        </w:rPr>
        <w:t>GeneratorFunction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7241221F" w14:textId="77777777" w:rsidR="00D6570B" w:rsidRPr="00E77497" w:rsidRDefault="00D6570B" w:rsidP="000D7E3D">
      <w:pPr>
        <w:pStyle w:val="Alg4"/>
        <w:numPr>
          <w:ilvl w:val="0"/>
          <w:numId w:val="1461"/>
        </w:numPr>
      </w:pPr>
      <w:r w:rsidRPr="00E77497">
        <w:t xml:space="preserve">Let </w:t>
      </w:r>
      <w:r w:rsidRPr="00E77497">
        <w:rPr>
          <w:i/>
        </w:rPr>
        <w:t>argCount</w:t>
      </w:r>
      <w:r w:rsidRPr="00E77497">
        <w:t xml:space="preserve"> be the total number of arguments passed to this function invocation.</w:t>
      </w:r>
    </w:p>
    <w:p w14:paraId="47C6E4B7" w14:textId="77777777" w:rsidR="00D6570B" w:rsidRPr="00E77497" w:rsidRDefault="00D6570B" w:rsidP="000D7E3D">
      <w:pPr>
        <w:pStyle w:val="Alg4"/>
        <w:numPr>
          <w:ilvl w:val="0"/>
          <w:numId w:val="1461"/>
        </w:numPr>
      </w:pPr>
      <w:r w:rsidRPr="00E77497">
        <w:t xml:space="preserve">Let </w:t>
      </w:r>
      <w:r w:rsidRPr="00E77497">
        <w:rPr>
          <w:i/>
        </w:rPr>
        <w:t>P</w:t>
      </w:r>
      <w:r w:rsidRPr="00E77497">
        <w:t xml:space="preserve"> be the empty String.</w:t>
      </w:r>
    </w:p>
    <w:p w14:paraId="34411839" w14:textId="77777777" w:rsidR="00D6570B" w:rsidRPr="00E77497" w:rsidRDefault="00D6570B" w:rsidP="000D7E3D">
      <w:pPr>
        <w:pStyle w:val="Alg4"/>
        <w:numPr>
          <w:ilvl w:val="0"/>
          <w:numId w:val="1461"/>
        </w:numPr>
      </w:pPr>
      <w:r w:rsidRPr="00E77497">
        <w:t xml:space="preserve">If </w:t>
      </w:r>
      <w:r w:rsidRPr="00E77497">
        <w:rPr>
          <w:i/>
        </w:rPr>
        <w:t>argCount</w:t>
      </w:r>
      <w:r w:rsidRPr="00E77497">
        <w:t xml:space="preserve"> = 0, let </w:t>
      </w:r>
      <w:r w:rsidRPr="00E77497">
        <w:rPr>
          <w:i/>
        </w:rPr>
        <w:t>bodyText</w:t>
      </w:r>
      <w:r w:rsidRPr="00E77497">
        <w:t xml:space="preserve"> be the empty String.</w:t>
      </w:r>
    </w:p>
    <w:p w14:paraId="404B1115" w14:textId="77777777" w:rsidR="00D6570B" w:rsidRPr="00E77497" w:rsidRDefault="00D6570B" w:rsidP="000D7E3D">
      <w:pPr>
        <w:pStyle w:val="Alg4"/>
        <w:numPr>
          <w:ilvl w:val="0"/>
          <w:numId w:val="1461"/>
        </w:numPr>
      </w:pPr>
      <w:r w:rsidRPr="00E77497">
        <w:t xml:space="preserve">Else if </w:t>
      </w:r>
      <w:r w:rsidRPr="00E77497">
        <w:rPr>
          <w:i/>
        </w:rPr>
        <w:t>argCount</w:t>
      </w:r>
      <w:r w:rsidRPr="00E77497">
        <w:t xml:space="preserve"> = 1, let </w:t>
      </w:r>
      <w:r w:rsidRPr="00E77497">
        <w:rPr>
          <w:i/>
        </w:rPr>
        <w:t>bodyText</w:t>
      </w:r>
      <w:r w:rsidRPr="00E77497">
        <w:t xml:space="preserve"> be that argument.</w:t>
      </w:r>
    </w:p>
    <w:p w14:paraId="1ADB2C52" w14:textId="77777777" w:rsidR="00D6570B" w:rsidRPr="00E77497" w:rsidRDefault="00D6570B" w:rsidP="000D7E3D">
      <w:pPr>
        <w:pStyle w:val="Alg4"/>
        <w:numPr>
          <w:ilvl w:val="0"/>
          <w:numId w:val="1461"/>
        </w:numPr>
      </w:pPr>
      <w:r w:rsidRPr="00E77497">
        <w:t xml:space="preserve">Else </w:t>
      </w:r>
      <w:r w:rsidRPr="00E77497">
        <w:rPr>
          <w:i/>
        </w:rPr>
        <w:t>argCount</w:t>
      </w:r>
      <w:r w:rsidRPr="00E77497">
        <w:t xml:space="preserve"> &gt; 1,</w:t>
      </w:r>
    </w:p>
    <w:p w14:paraId="65400986" w14:textId="77777777" w:rsidR="00D6570B" w:rsidRPr="00E77497" w:rsidRDefault="00D6570B" w:rsidP="000D7E3D">
      <w:pPr>
        <w:pStyle w:val="Alg4"/>
        <w:numPr>
          <w:ilvl w:val="1"/>
          <w:numId w:val="1461"/>
        </w:numPr>
      </w:pPr>
      <w:r w:rsidRPr="00E77497">
        <w:t xml:space="preserve">Let </w:t>
      </w:r>
      <w:r w:rsidRPr="00E77497">
        <w:rPr>
          <w:i/>
        </w:rPr>
        <w:t>firstArg</w:t>
      </w:r>
      <w:r w:rsidRPr="00E77497">
        <w:t xml:space="preserve"> be the first argument.</w:t>
      </w:r>
    </w:p>
    <w:p w14:paraId="64BA3B4F" w14:textId="77777777" w:rsidR="00D6570B" w:rsidRPr="00E77497" w:rsidRDefault="00D6570B" w:rsidP="000D7E3D">
      <w:pPr>
        <w:pStyle w:val="Alg4"/>
        <w:numPr>
          <w:ilvl w:val="1"/>
          <w:numId w:val="1461"/>
        </w:numPr>
      </w:pPr>
      <w:r w:rsidRPr="00E77497">
        <w:t xml:space="preserve">Let </w:t>
      </w:r>
      <w:r w:rsidRPr="00E77497">
        <w:rPr>
          <w:i/>
        </w:rPr>
        <w:t>P</w:t>
      </w:r>
      <w:r w:rsidRPr="00E77497">
        <w:t xml:space="preserve"> be ToString(</w:t>
      </w:r>
      <w:r w:rsidRPr="00E77497">
        <w:rPr>
          <w:i/>
        </w:rPr>
        <w:t>firstArg</w:t>
      </w:r>
      <w:r w:rsidRPr="00E77497">
        <w:t>).</w:t>
      </w:r>
    </w:p>
    <w:p w14:paraId="5782398A" w14:textId="77777777" w:rsidR="00D6570B" w:rsidRDefault="00D6570B" w:rsidP="000D7E3D">
      <w:pPr>
        <w:pStyle w:val="Alg4"/>
        <w:numPr>
          <w:ilvl w:val="1"/>
          <w:numId w:val="1461"/>
        </w:numPr>
      </w:pPr>
      <w:r>
        <w:t>ReturnIfAbrupt(</w:t>
      </w:r>
      <w:r>
        <w:rPr>
          <w:i/>
        </w:rPr>
        <w:t>P</w:t>
      </w:r>
      <w:r>
        <w:t>).</w:t>
      </w:r>
    </w:p>
    <w:p w14:paraId="39E635EE" w14:textId="77777777" w:rsidR="00D6570B" w:rsidRPr="00E77497" w:rsidRDefault="00D6570B" w:rsidP="000D7E3D">
      <w:pPr>
        <w:pStyle w:val="Alg4"/>
        <w:numPr>
          <w:ilvl w:val="1"/>
          <w:numId w:val="1461"/>
        </w:numPr>
      </w:pPr>
      <w:r w:rsidRPr="00E77497">
        <w:t xml:space="preserve">Let </w:t>
      </w:r>
      <w:r w:rsidRPr="00E77497">
        <w:rPr>
          <w:i/>
        </w:rPr>
        <w:t>k</w:t>
      </w:r>
      <w:r w:rsidRPr="00E77497">
        <w:t xml:space="preserve"> be 2.</w:t>
      </w:r>
    </w:p>
    <w:p w14:paraId="4FAFBA49" w14:textId="77777777" w:rsidR="00D6570B" w:rsidRPr="00E77497" w:rsidRDefault="00D6570B" w:rsidP="000D7E3D">
      <w:pPr>
        <w:pStyle w:val="Alg4"/>
        <w:numPr>
          <w:ilvl w:val="1"/>
          <w:numId w:val="1461"/>
        </w:numPr>
      </w:pPr>
      <w:r w:rsidRPr="00E77497">
        <w:t xml:space="preserve">Repeat, while </w:t>
      </w:r>
      <w:r w:rsidRPr="00E77497">
        <w:rPr>
          <w:i/>
        </w:rPr>
        <w:t>k</w:t>
      </w:r>
      <w:r w:rsidRPr="00E77497">
        <w:t xml:space="preserve"> &lt; </w:t>
      </w:r>
      <w:r w:rsidRPr="00E77497">
        <w:rPr>
          <w:i/>
        </w:rPr>
        <w:t>argCount</w:t>
      </w:r>
    </w:p>
    <w:p w14:paraId="238A5FA8" w14:textId="77777777" w:rsidR="00D6570B" w:rsidRPr="00E77497" w:rsidRDefault="00D6570B" w:rsidP="000D7E3D">
      <w:pPr>
        <w:pStyle w:val="Alg4"/>
        <w:numPr>
          <w:ilvl w:val="2"/>
          <w:numId w:val="1461"/>
        </w:numPr>
      </w:pPr>
      <w:r w:rsidRPr="00E77497">
        <w:t xml:space="preserve">Let </w:t>
      </w:r>
      <w:r w:rsidRPr="00E77497">
        <w:rPr>
          <w:i/>
        </w:rPr>
        <w:t>nextArg</w:t>
      </w:r>
      <w:r w:rsidRPr="00E77497">
        <w:t xml:space="preserve"> be the </w:t>
      </w:r>
      <w:r w:rsidRPr="00E77497">
        <w:rPr>
          <w:i/>
        </w:rPr>
        <w:t>k</w:t>
      </w:r>
      <w:r w:rsidRPr="00E77497">
        <w:t>’th argument.</w:t>
      </w:r>
    </w:p>
    <w:p w14:paraId="0E848168" w14:textId="77777777" w:rsidR="00D6570B" w:rsidRDefault="00D6570B" w:rsidP="000D7E3D">
      <w:pPr>
        <w:pStyle w:val="Alg4"/>
        <w:numPr>
          <w:ilvl w:val="2"/>
          <w:numId w:val="1461"/>
        </w:numPr>
      </w:pPr>
      <w:r>
        <w:t xml:space="preserve">Let </w:t>
      </w:r>
      <w:r w:rsidRPr="00296EE6">
        <w:rPr>
          <w:i/>
        </w:rPr>
        <w:t>nextArgString</w:t>
      </w:r>
      <w:r>
        <w:t xml:space="preserve"> be ToString(</w:t>
      </w:r>
      <w:r w:rsidRPr="00296EE6">
        <w:rPr>
          <w:i/>
        </w:rPr>
        <w:t>nextArg</w:t>
      </w:r>
      <w:r>
        <w:t>).</w:t>
      </w:r>
    </w:p>
    <w:p w14:paraId="0C65304D" w14:textId="77777777" w:rsidR="00D6570B" w:rsidRDefault="00D6570B" w:rsidP="000D7E3D">
      <w:pPr>
        <w:pStyle w:val="Alg4"/>
        <w:numPr>
          <w:ilvl w:val="2"/>
          <w:numId w:val="1461"/>
        </w:numPr>
      </w:pPr>
      <w:r>
        <w:t>ReturnIfAbrupt(</w:t>
      </w:r>
      <w:r w:rsidRPr="00B54236">
        <w:rPr>
          <w:i/>
        </w:rPr>
        <w:t>nextArgString</w:t>
      </w:r>
      <w:r>
        <w:t>).</w:t>
      </w:r>
    </w:p>
    <w:p w14:paraId="20FAB252" w14:textId="77777777" w:rsidR="00D6570B" w:rsidRPr="00E77497" w:rsidRDefault="00D6570B" w:rsidP="000D7E3D">
      <w:pPr>
        <w:pStyle w:val="Alg4"/>
        <w:numPr>
          <w:ilvl w:val="2"/>
          <w:numId w:val="1461"/>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Pr>
          <w:i/>
        </w:rPr>
        <w:t>String</w:t>
      </w:r>
      <w:r w:rsidRPr="00E77497">
        <w:t>.</w:t>
      </w:r>
    </w:p>
    <w:p w14:paraId="4C97BE0B" w14:textId="77777777" w:rsidR="00D6570B" w:rsidRPr="00E77497" w:rsidRDefault="00D6570B" w:rsidP="000D7E3D">
      <w:pPr>
        <w:pStyle w:val="Alg4"/>
        <w:numPr>
          <w:ilvl w:val="2"/>
          <w:numId w:val="1461"/>
        </w:numPr>
      </w:pPr>
      <w:r w:rsidRPr="00E77497">
        <w:t xml:space="preserve">Increase </w:t>
      </w:r>
      <w:r w:rsidRPr="00E77497">
        <w:rPr>
          <w:i/>
        </w:rPr>
        <w:t>k</w:t>
      </w:r>
      <w:r w:rsidRPr="00E77497">
        <w:t xml:space="preserve"> by 1.</w:t>
      </w:r>
    </w:p>
    <w:p w14:paraId="7462860F" w14:textId="77777777" w:rsidR="00D6570B" w:rsidRPr="00E77497" w:rsidRDefault="00D6570B" w:rsidP="000D7E3D">
      <w:pPr>
        <w:pStyle w:val="Alg4"/>
        <w:numPr>
          <w:ilvl w:val="1"/>
          <w:numId w:val="1461"/>
        </w:numPr>
      </w:pPr>
      <w:r w:rsidRPr="00E77497">
        <w:t xml:space="preserve">Let </w:t>
      </w:r>
      <w:r w:rsidRPr="00E77497">
        <w:rPr>
          <w:i/>
        </w:rPr>
        <w:t>bodyText</w:t>
      </w:r>
      <w:r w:rsidRPr="00E77497">
        <w:t xml:space="preserve"> be the </w:t>
      </w:r>
      <w:r w:rsidRPr="00E77497">
        <w:rPr>
          <w:i/>
        </w:rPr>
        <w:t>k</w:t>
      </w:r>
      <w:r w:rsidRPr="00E77497">
        <w:t>’th argument.</w:t>
      </w:r>
    </w:p>
    <w:p w14:paraId="02BDD408" w14:textId="77777777" w:rsidR="00D6570B" w:rsidRPr="00E77497" w:rsidRDefault="00D6570B" w:rsidP="000D7E3D">
      <w:pPr>
        <w:pStyle w:val="Alg4"/>
        <w:numPr>
          <w:ilvl w:val="0"/>
          <w:numId w:val="1461"/>
        </w:numPr>
      </w:pPr>
      <w:r w:rsidRPr="00E77497">
        <w:t xml:space="preserve">Let </w:t>
      </w:r>
      <w:r w:rsidRPr="00E77497">
        <w:rPr>
          <w:i/>
        </w:rPr>
        <w:t>bodyText</w:t>
      </w:r>
      <w:r w:rsidRPr="00E77497">
        <w:t xml:space="preserve"> be ToString(</w:t>
      </w:r>
      <w:r w:rsidRPr="00E77497">
        <w:rPr>
          <w:i/>
        </w:rPr>
        <w:t>bodyText</w:t>
      </w:r>
      <w:r w:rsidRPr="00E77497">
        <w:t>).</w:t>
      </w:r>
    </w:p>
    <w:p w14:paraId="477BDDA5" w14:textId="77777777" w:rsidR="00D6570B" w:rsidRDefault="00D6570B" w:rsidP="000D7E3D">
      <w:pPr>
        <w:pStyle w:val="M4"/>
        <w:numPr>
          <w:ilvl w:val="0"/>
          <w:numId w:val="1461"/>
        </w:numPr>
        <w:tabs>
          <w:tab w:val="num" w:pos="1721"/>
        </w:tabs>
        <w:spacing w:after="0"/>
      </w:pPr>
      <w:r>
        <w:t>ReturnIfAbrupt(</w:t>
      </w:r>
      <w:r>
        <w:rPr>
          <w:i/>
        </w:rPr>
        <w:t>bodyText</w:t>
      </w:r>
      <w:r>
        <w:t>).</w:t>
      </w:r>
    </w:p>
    <w:p w14:paraId="75F2D942" w14:textId="77777777" w:rsidR="00D6570B" w:rsidRPr="00E77497" w:rsidRDefault="00D6570B" w:rsidP="000D7E3D">
      <w:pPr>
        <w:pStyle w:val="Alg4"/>
        <w:numPr>
          <w:ilvl w:val="0"/>
          <w:numId w:val="1461"/>
        </w:numPr>
      </w:pPr>
      <w:r w:rsidRPr="00E77497">
        <w:t xml:space="preserve">Let </w:t>
      </w:r>
      <w:r w:rsidRPr="0027695A">
        <w:rPr>
          <w:i/>
        </w:rPr>
        <w:t>parameters</w:t>
      </w:r>
      <w:r w:rsidRPr="004D1BD1">
        <w:t xml:space="preserve"> be the result of parsing</w:t>
      </w:r>
      <w:r w:rsidRPr="003B4312">
        <w:t xml:space="preserve"> </w:t>
      </w:r>
      <w:r w:rsidRPr="006B6D0A">
        <w:rPr>
          <w:i/>
        </w:rPr>
        <w:t>P</w:t>
      </w:r>
      <w:r w:rsidRPr="00851C0B">
        <w:t>, interpreted as UTF-16 encoded Unicode text</w:t>
      </w:r>
      <w:r>
        <w:t xml:space="preserve"> as described in </w:t>
      </w:r>
      <w:r w:rsidR="00C225F5">
        <w:fldChar w:fldCharType="begin"/>
      </w:r>
      <w:r w:rsidR="00C225F5">
        <w:instrText xml:space="preserve"> REF _Ref365546409 \r \h </w:instrText>
      </w:r>
      <w:r w:rsidR="00C225F5">
        <w:fldChar w:fldCharType="separate"/>
      </w:r>
      <w:r w:rsidR="00083CEC">
        <w:t>6.1.4</w:t>
      </w:r>
      <w:r w:rsidR="00C225F5">
        <w:fldChar w:fldCharType="end"/>
      </w:r>
      <w:r>
        <w:rPr>
          <w:i/>
        </w:rPr>
        <w:t>,</w:t>
      </w:r>
      <w:r w:rsidRPr="006B6D0A">
        <w:t xml:space="preserve"> </w:t>
      </w:r>
      <w:r w:rsidRPr="00E65A34">
        <w:t>using</w:t>
      </w:r>
      <w:r w:rsidRPr="00546435">
        <w:t xml:space="preserve"> </w:t>
      </w:r>
      <w:r w:rsidRPr="00A67AF2">
        <w:rPr>
          <w:i/>
        </w:rPr>
        <w:t>FormalParameter</w:t>
      </w:r>
      <w:r w:rsidR="007C41ED">
        <w:rPr>
          <w:i/>
        </w:rPr>
        <w:t>s</w:t>
      </w:r>
      <w:r w:rsidRPr="00A67AF2">
        <w:t xml:space="preserve"> </w:t>
      </w:r>
      <w:r w:rsidRPr="00B820AB">
        <w:t xml:space="preserve">as the goal symbol. </w:t>
      </w:r>
      <w:r w:rsidRPr="00E77497">
        <w:t xml:space="preserve">Throw a </w:t>
      </w:r>
      <w:r w:rsidRPr="00E77497">
        <w:rPr>
          <w:b/>
        </w:rPr>
        <w:t>SyntaxError</w:t>
      </w:r>
      <w:r w:rsidRPr="00E77497">
        <w:t xml:space="preserve"> exception if the parse fails.</w:t>
      </w:r>
    </w:p>
    <w:p w14:paraId="0085B36A" w14:textId="77777777" w:rsidR="00D6570B" w:rsidRPr="00E77497" w:rsidRDefault="00D6570B" w:rsidP="000D7E3D">
      <w:pPr>
        <w:pStyle w:val="Alg4"/>
        <w:numPr>
          <w:ilvl w:val="0"/>
          <w:numId w:val="1461"/>
        </w:numPr>
      </w:pPr>
      <w:r w:rsidRPr="00E77497">
        <w:t xml:space="preserve">Let </w:t>
      </w:r>
      <w:r w:rsidR="00596EBC">
        <w:rPr>
          <w:i/>
        </w:rPr>
        <w:t>funcB</w:t>
      </w:r>
      <w:r w:rsidRPr="00E77497">
        <w:rPr>
          <w:i/>
        </w:rPr>
        <w:t>ody</w:t>
      </w:r>
      <w:r w:rsidRPr="00E77497">
        <w:t xml:space="preserve"> be the result of parsing </w:t>
      </w:r>
      <w:r w:rsidRPr="00E77497">
        <w:rPr>
          <w:i/>
        </w:rPr>
        <w:t>bodyText</w:t>
      </w:r>
      <w:r w:rsidRPr="00851C0B">
        <w:t>, interpreted as UTF-16 encoded Unicode text</w:t>
      </w:r>
      <w:r>
        <w:t xml:space="preserve"> as described in </w:t>
      </w:r>
      <w:r w:rsidR="00C225F5">
        <w:fldChar w:fldCharType="begin"/>
      </w:r>
      <w:r w:rsidR="00C225F5">
        <w:instrText xml:space="preserve"> REF _Ref365546409 \r \h </w:instrText>
      </w:r>
      <w:r w:rsidR="00C225F5">
        <w:fldChar w:fldCharType="separate"/>
      </w:r>
      <w:r w:rsidR="00083CEC">
        <w:t>6.1.4</w:t>
      </w:r>
      <w:r w:rsidR="00C225F5">
        <w:fldChar w:fldCharType="end"/>
      </w:r>
      <w:r>
        <w:rPr>
          <w:i/>
        </w:rPr>
        <w:t>,</w:t>
      </w:r>
      <w:r w:rsidRPr="00E77497">
        <w:t xml:space="preserve"> using </w:t>
      </w:r>
      <w:r w:rsidR="00D1569C">
        <w:rPr>
          <w:i/>
        </w:rPr>
        <w:t>Function</w:t>
      </w:r>
      <w:r w:rsidRPr="00E77497">
        <w:rPr>
          <w:i/>
        </w:rPr>
        <w:t>Body</w:t>
      </w:r>
      <w:r w:rsidRPr="00E77497">
        <w:t xml:space="preserve"> as the goal symbol. Throw a </w:t>
      </w:r>
      <w:r w:rsidRPr="00E77497">
        <w:rPr>
          <w:b/>
        </w:rPr>
        <w:t>SyntaxError</w:t>
      </w:r>
      <w:r w:rsidRPr="00E77497">
        <w:t xml:space="preserve"> exception if the parse fails</w:t>
      </w:r>
      <w:r>
        <w:t xml:space="preserve"> or if any static semantics errors are detected</w:t>
      </w:r>
      <w:r w:rsidRPr="00E77497">
        <w:t>.</w:t>
      </w:r>
    </w:p>
    <w:p w14:paraId="2440957E" w14:textId="77777777" w:rsidR="00D1569C" w:rsidRDefault="00D1569C" w:rsidP="000D7E3D">
      <w:pPr>
        <w:pStyle w:val="Alg4"/>
        <w:numPr>
          <w:ilvl w:val="0"/>
          <w:numId w:val="1461"/>
        </w:numPr>
        <w:contextualSpacing/>
      </w:pPr>
      <w:r>
        <w:t xml:space="preserve">If </w:t>
      </w:r>
      <w:r w:rsidR="00596EBC">
        <w:rPr>
          <w:i/>
        </w:rPr>
        <w:t>funcB</w:t>
      </w:r>
      <w:r w:rsidR="00596EBC" w:rsidRPr="00E77497">
        <w:rPr>
          <w:i/>
        </w:rPr>
        <w:t>ody</w:t>
      </w:r>
      <w:r w:rsidR="00596EBC" w:rsidRPr="00E77497">
        <w:t xml:space="preserve"> </w:t>
      </w:r>
      <w:r>
        <w:t xml:space="preserve">Contains </w:t>
      </w:r>
      <w:r>
        <w:rPr>
          <w:i/>
          <w:iCs/>
        </w:rPr>
        <w:t>YieldExpression</w:t>
      </w:r>
      <w:r>
        <w:t xml:space="preserve"> is </w:t>
      </w:r>
      <w:r>
        <w:rPr>
          <w:b/>
          <w:bCs/>
        </w:rPr>
        <w:t>false</w:t>
      </w:r>
      <w:r>
        <w:t xml:space="preserve">, then throw a </w:t>
      </w:r>
      <w:r w:rsidRPr="00E77497">
        <w:rPr>
          <w:b/>
        </w:rPr>
        <w:t>SyntaxError</w:t>
      </w:r>
      <w:r w:rsidRPr="00E77497">
        <w:t xml:space="preserve"> exception</w:t>
      </w:r>
      <w:r>
        <w:t>.</w:t>
      </w:r>
    </w:p>
    <w:p w14:paraId="5CB3CE27" w14:textId="77777777" w:rsidR="00D6570B" w:rsidRPr="00E77497" w:rsidRDefault="00D1569C" w:rsidP="000D7E3D">
      <w:pPr>
        <w:pStyle w:val="Alg4"/>
        <w:numPr>
          <w:ilvl w:val="0"/>
          <w:numId w:val="1461"/>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596EBC">
        <w:rPr>
          <w:i/>
        </w:rPr>
        <w:t>funcB</w:t>
      </w:r>
      <w:r w:rsidR="00596EBC" w:rsidRPr="00E77497">
        <w:rPr>
          <w:i/>
        </w:rPr>
        <w:t>ody</w:t>
      </w:r>
      <w:r>
        <w:t xml:space="preserve">, then throw a </w:t>
      </w:r>
      <w:r w:rsidRPr="00E77497">
        <w:rPr>
          <w:b/>
        </w:rPr>
        <w:t>SyntaxError</w:t>
      </w:r>
      <w:r w:rsidRPr="00E77497">
        <w:t xml:space="preserve"> exception.</w:t>
      </w:r>
    </w:p>
    <w:p w14:paraId="78F8892A" w14:textId="77777777" w:rsidR="00D1569C" w:rsidRDefault="00D1569C" w:rsidP="000D7E3D">
      <w:pPr>
        <w:numPr>
          <w:ilvl w:val="0"/>
          <w:numId w:val="1461"/>
        </w:numPr>
        <w:spacing w:after="0"/>
        <w:contextualSpacing/>
        <w:jc w:val="left"/>
        <w:rPr>
          <w:rFonts w:ascii="Times New Roman" w:hAnsi="Times New Roman"/>
        </w:rPr>
      </w:pPr>
      <w:r w:rsidRPr="00004DF1">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596EBC" w:rsidRPr="00596EBC">
        <w:rPr>
          <w:rFonts w:ascii="Times New Roman" w:eastAsia="Times New Roman" w:hAnsi="Times New Roman"/>
          <w:i/>
          <w:spacing w:val="6"/>
          <w:lang w:eastAsia="en-US"/>
        </w:rPr>
        <w:t>funcBody</w:t>
      </w:r>
      <w:r w:rsidR="00596EBC" w:rsidRPr="00596EBC">
        <w:rPr>
          <w:rFonts w:ascii="Times New Roman" w:eastAsia="Times New Roman" w:hAnsi="Times New Roman"/>
          <w:spacing w:val="6"/>
          <w:lang w:eastAsia="en-US"/>
        </w:rPr>
        <w:t xml:space="preserve">, then throw a </w:t>
      </w:r>
      <w:r w:rsidR="00596EBC" w:rsidRPr="00596EBC">
        <w:rPr>
          <w:rFonts w:ascii="Times New Roman" w:eastAsia="Times New Roman" w:hAnsi="Times New Roman"/>
          <w:b/>
          <w:spacing w:val="6"/>
          <w:lang w:eastAsia="en-US"/>
        </w:rPr>
        <w:t>SyntaxError</w:t>
      </w:r>
      <w:r w:rsidR="00596EBC" w:rsidRPr="00596EBC">
        <w:rPr>
          <w:rFonts w:ascii="Times New Roman" w:eastAsia="Times New Roman" w:hAnsi="Times New Roman"/>
          <w:spacing w:val="6"/>
          <w:lang w:eastAsia="en-US"/>
        </w:rPr>
        <w:t xml:space="preserve"> exception</w:t>
      </w:r>
      <w:r w:rsidRPr="00E77497">
        <w:t>.</w:t>
      </w:r>
    </w:p>
    <w:p w14:paraId="71B3146E" w14:textId="77777777" w:rsidR="009923E5" w:rsidRPr="00E77497" w:rsidRDefault="009923E5" w:rsidP="000D7E3D">
      <w:pPr>
        <w:pStyle w:val="Alg4"/>
        <w:numPr>
          <w:ilvl w:val="0"/>
          <w:numId w:val="1461"/>
        </w:numPr>
        <w:contextualSpacing/>
      </w:pPr>
      <w:r w:rsidRPr="00A67AF2">
        <w:t>If</w:t>
      </w:r>
      <w:r w:rsidRPr="00B820AB">
        <w:rPr>
          <w:i/>
        </w:rPr>
        <w:t xml:space="preserve"> body</w:t>
      </w:r>
      <w:r w:rsidRPr="00675B74">
        <w:rPr>
          <w:i/>
        </w:rPr>
        <w:t>Text</w:t>
      </w:r>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7E23A9AE" w14:textId="77777777" w:rsidR="00D6570B" w:rsidRDefault="00D6570B" w:rsidP="000D7E3D">
      <w:pPr>
        <w:numPr>
          <w:ilvl w:val="0"/>
          <w:numId w:val="1461"/>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14:paraId="393183CE" w14:textId="77777777" w:rsidR="00D6570B" w:rsidRDefault="00D6570B" w:rsidP="000D7E3D">
      <w:pPr>
        <w:pStyle w:val="Alg4"/>
        <w:numPr>
          <w:ilvl w:val="0"/>
          <w:numId w:val="1461"/>
        </w:numPr>
        <w:spacing w:after="240" w:line="30" w:lineRule="atLeast"/>
        <w:contextualSpacing/>
      </w:pPr>
      <w:r>
        <w:t xml:space="preserve">Let </w:t>
      </w:r>
      <w:r>
        <w:rPr>
          <w:i/>
        </w:rPr>
        <w:t>F</w:t>
      </w:r>
      <w:r>
        <w:t xml:space="preserve"> be the </w:t>
      </w:r>
      <w:r w:rsidRPr="00F94F77">
        <w:rPr>
          <w:b/>
        </w:rPr>
        <w:t>this</w:t>
      </w:r>
      <w:r>
        <w:t xml:space="preserve"> value.</w:t>
      </w:r>
    </w:p>
    <w:p w14:paraId="3B9A3899" w14:textId="77777777" w:rsidR="00D6570B" w:rsidRDefault="00D6570B" w:rsidP="000D7E3D">
      <w:pPr>
        <w:pStyle w:val="Alg4"/>
        <w:numPr>
          <w:ilvl w:val="0"/>
          <w:numId w:val="1461"/>
        </w:numPr>
      </w:pPr>
      <w:r>
        <w:t>If Type(</w:t>
      </w:r>
      <w:r>
        <w:rPr>
          <w:i/>
          <w:iCs/>
        </w:rPr>
        <w:t>F</w:t>
      </w:r>
      <w:r>
        <w:t xml:space="preserve">) is not Object or if </w:t>
      </w:r>
      <w:r>
        <w:rPr>
          <w:i/>
          <w:iCs/>
        </w:rPr>
        <w:t>F</w:t>
      </w:r>
      <w:r>
        <w:t xml:space="preserve"> does not have a [[Code]] internal data property or if the value of [[Code]] is not </w:t>
      </w:r>
      <w:r>
        <w:rPr>
          <w:b/>
          <w:bCs/>
        </w:rPr>
        <w:t>undefined</w:t>
      </w:r>
      <w:r>
        <w:t>, then</w:t>
      </w:r>
    </w:p>
    <w:p w14:paraId="267A195B" w14:textId="77777777" w:rsidR="00D6570B" w:rsidRPr="001200B3" w:rsidRDefault="00D6570B" w:rsidP="000D7E3D">
      <w:pPr>
        <w:numPr>
          <w:ilvl w:val="1"/>
          <w:numId w:val="1461"/>
        </w:numPr>
        <w:contextualSpacing/>
        <w:rPr>
          <w:rFonts w:ascii="Times New Roman" w:hAnsi="Times New Roman"/>
        </w:rPr>
      </w:pPr>
      <w:r>
        <w:rPr>
          <w:rFonts w:ascii="Times New Roman" w:hAnsi="Times New Roman"/>
        </w:rPr>
        <w:t xml:space="preserve">Let </w:t>
      </w:r>
      <w:r>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411141">
        <w:rPr>
          <w:rFonts w:ascii="Times New Roman" w:hAnsi="Times New Roman"/>
          <w:iCs/>
        </w:rPr>
        <w:t>r</w:t>
      </w:r>
      <w:r>
        <w:rPr>
          <w:rFonts w:ascii="Times New Roman" w:hAnsi="Times New Roman"/>
          <w:iCs/>
        </w:rPr>
        <w:t xml:space="preserve">guments </w:t>
      </w:r>
      <w:r>
        <w:rPr>
          <w:rFonts w:ascii="Courier New" w:hAnsi="Courier New"/>
          <w:b/>
          <w:bCs/>
          <w:sz w:val="18"/>
        </w:rPr>
        <w:t>%</w:t>
      </w:r>
      <w:r>
        <w:rPr>
          <w:rFonts w:ascii="Courier New" w:hAnsi="Courier New"/>
          <w:b/>
        </w:rPr>
        <w:t>Generator</w:t>
      </w:r>
      <w:r w:rsidRPr="00695875">
        <w:rPr>
          <w:rFonts w:ascii="Courier New" w:hAnsi="Courier New"/>
          <w:b/>
        </w:rPr>
        <w:t>%</w:t>
      </w:r>
      <w:r w:rsidRPr="004907E9">
        <w:rPr>
          <w:rFonts w:ascii="Times New Roman" w:hAnsi="Times New Roman"/>
        </w:rPr>
        <w:t xml:space="preserve">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Pr>
          <w:rFonts w:ascii="Times New Roman" w:hAnsi="Times New Roman"/>
        </w:rPr>
        <w:t>.</w:t>
      </w:r>
    </w:p>
    <w:p w14:paraId="352B6E62" w14:textId="77777777" w:rsidR="00D6570B" w:rsidRDefault="00D6570B" w:rsidP="000D7E3D">
      <w:pPr>
        <w:numPr>
          <w:ilvl w:val="0"/>
          <w:numId w:val="1461"/>
        </w:numPr>
        <w:spacing w:after="0"/>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"generator"</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14:paraId="5E367387" w14:textId="77777777" w:rsidR="00596EBC" w:rsidRDefault="00596EBC" w:rsidP="000D7E3D">
      <w:pPr>
        <w:numPr>
          <w:ilvl w:val="0"/>
          <w:numId w:val="1461"/>
        </w:numPr>
        <w:spacing w:after="220"/>
        <w:contextualSpacing/>
        <w:rPr>
          <w:rFonts w:ascii="Times New Roman" w:hAnsi="Times New Roman"/>
        </w:rPr>
      </w:pPr>
      <w:r>
        <w:rPr>
          <w:rFonts w:ascii="Times New Roman" w:hAnsi="Times New Roman"/>
        </w:rPr>
        <w:t xml:space="preserve">Using </w:t>
      </w:r>
      <w:r w:rsidR="00EA79F3" w:rsidRPr="00EA79F3">
        <w:rPr>
          <w:rFonts w:ascii="Times New Roman" w:hAnsi="Times New Roman"/>
          <w:i/>
        </w:rPr>
        <w:t>funcBody</w:t>
      </w:r>
      <w:r w:rsidR="00EA79F3" w:rsidRPr="00E77497">
        <w:t xml:space="preserve"> </w:t>
      </w:r>
      <w:r w:rsidR="00EA79F3">
        <w:rPr>
          <w:rFonts w:ascii="Times New Roman" w:hAnsi="Times New Roman"/>
        </w:rPr>
        <w:t xml:space="preserve">as the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production,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14:paraId="69FAD848" w14:textId="77777777" w:rsidR="00D6570B" w:rsidRPr="0006447F" w:rsidRDefault="00D6570B" w:rsidP="000D7E3D">
      <w:pPr>
        <w:numPr>
          <w:ilvl w:val="0"/>
          <w:numId w:val="1461"/>
        </w:numPr>
        <w:contextualSpacing/>
        <w:rPr>
          <w:rFonts w:ascii="Times New Roman" w:hAnsi="Times New Roman"/>
        </w:rPr>
      </w:pPr>
      <w:r>
        <w:rPr>
          <w:rFonts w:ascii="Times New Roman" w:hAnsi="Times New Roman"/>
        </w:rPr>
        <w:t>Perform the FunctionInitial</w:t>
      </w:r>
      <w:r w:rsidR="006B2604">
        <w:rPr>
          <w:rFonts w:ascii="Times New Roman" w:hAnsi="Times New Roman"/>
        </w:rPr>
        <w:t>ise</w:t>
      </w:r>
      <w:r>
        <w:rPr>
          <w:rFonts w:ascii="Times New Roman" w:hAnsi="Times New Roman"/>
        </w:rPr>
        <w:t xml:space="preserve"> abstract operation with arguments </w:t>
      </w:r>
      <w:r>
        <w:rPr>
          <w:rFonts w:ascii="Times New Roman" w:hAnsi="Times New Roman"/>
          <w:i/>
          <w:iCs/>
        </w:rPr>
        <w:t>F</w:t>
      </w:r>
      <w:r>
        <w:rPr>
          <w:rFonts w:ascii="Times New Roman" w:hAnsi="Times New Roman"/>
        </w:rPr>
        <w:t xml:space="preserve">, </w:t>
      </w:r>
      <w:r w:rsidRPr="00912F02">
        <w:t>Normal</w:t>
      </w:r>
      <w:r>
        <w:t xml:space="preserve">, </w:t>
      </w:r>
      <w:r w:rsidRPr="00754A4B">
        <w:rPr>
          <w:rFonts w:ascii="Times New Roman" w:hAnsi="Times New Roman"/>
          <w:i/>
        </w:rPr>
        <w:t>parameters</w:t>
      </w:r>
      <w:r w:rsidRPr="00E77497">
        <w:t xml:space="preserve">, </w:t>
      </w:r>
      <w:r>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574844FB" w14:textId="77777777" w:rsidR="00811D38" w:rsidRPr="00E77497" w:rsidRDefault="00811D38" w:rsidP="000D7E3D">
      <w:pPr>
        <w:numPr>
          <w:ilvl w:val="0"/>
          <w:numId w:val="1461"/>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14:paraId="0A8B3092" w14:textId="77777777" w:rsidR="00811D38" w:rsidRDefault="00811D38" w:rsidP="000D7E3D">
      <w:pPr>
        <w:numPr>
          <w:ilvl w:val="0"/>
          <w:numId w:val="1461"/>
        </w:numPr>
        <w:contextualSpacing/>
        <w:rPr>
          <w:rFonts w:ascii="Times New Roman" w:hAnsi="Times New Roman"/>
        </w:rPr>
      </w:pPr>
      <w:r>
        <w:rPr>
          <w:rFonts w:ascii="Times New Roman" w:hAnsi="Times New Roman"/>
        </w:rPr>
        <w:t xml:space="preserve">Perform the abstract operation MakeConstructor with arguments </w:t>
      </w:r>
      <w:r>
        <w:rPr>
          <w:rFonts w:ascii="Times New Roman" w:hAnsi="Times New Roman"/>
          <w:i/>
        </w:rPr>
        <w:t>F</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14:paraId="18D30D49" w14:textId="77777777" w:rsidR="00D6570B" w:rsidRPr="00E77497" w:rsidRDefault="00D6570B" w:rsidP="000D7E3D">
      <w:pPr>
        <w:numPr>
          <w:ilvl w:val="0"/>
          <w:numId w:val="1461"/>
        </w:numPr>
        <w:rPr>
          <w:rFonts w:ascii="Times New Roman" w:hAnsi="Times New Roman"/>
        </w:rPr>
      </w:pPr>
      <w:r w:rsidRPr="00E77497">
        <w:rPr>
          <w:rFonts w:ascii="Times New Roman" w:hAnsi="Times New Roman"/>
        </w:rPr>
        <w:t>Return</w:t>
      </w:r>
      <w:r>
        <w:rPr>
          <w:rFonts w:ascii="Times New Roman" w:hAnsi="Times New Roman"/>
        </w:rPr>
        <w:t xml:space="preserve"> </w:t>
      </w:r>
      <w:r>
        <w:rPr>
          <w:rFonts w:ascii="Times New Roman" w:hAnsi="Times New Roman"/>
          <w:i/>
        </w:rPr>
        <w:t>F</w:t>
      </w:r>
      <w:r w:rsidRPr="00E77497">
        <w:rPr>
          <w:rFonts w:ascii="Times New Roman" w:hAnsi="Times New Roman"/>
        </w:rPr>
        <w:t>.</w:t>
      </w:r>
    </w:p>
    <w:p w14:paraId="73B15E7E" w14:textId="77777777" w:rsidR="00D6570B" w:rsidRPr="00E77497" w:rsidRDefault="00D6570B" w:rsidP="000D7E3D">
      <w:r w:rsidRPr="00E77497">
        <w:t xml:space="preserve">A </w:t>
      </w:r>
      <w:r w:rsidRPr="00E77497">
        <w:rPr>
          <w:rFonts w:ascii="Courier New" w:hAnsi="Courier New"/>
          <w:b/>
        </w:rPr>
        <w:t>prototype</w:t>
      </w:r>
      <w:r w:rsidRPr="00E77497">
        <w:t xml:space="preserve"> property is automatically created for every function</w:t>
      </w:r>
      <w:r>
        <w:t xml:space="preserve"> created using the </w:t>
      </w:r>
      <w:r w:rsidRPr="002174A2">
        <w:rPr>
          <w:rFonts w:ascii="Courier New" w:hAnsi="Courier New"/>
          <w:b/>
          <w:bCs/>
        </w:rPr>
        <w:t>Generator</w:t>
      </w:r>
      <w:r w:rsidRPr="00145775">
        <w:rPr>
          <w:rFonts w:ascii="Courier New" w:hAnsi="Courier New" w:cs="Courier New"/>
          <w:b/>
          <w:bCs/>
        </w:rPr>
        <w:t>Function</w:t>
      </w:r>
      <w:r>
        <w:t xml:space="preserve"> constructor</w:t>
      </w:r>
      <w:r w:rsidRPr="00E77497">
        <w:t>, to provide for the possibility that the function will be used as a constructor.</w:t>
      </w:r>
    </w:p>
    <w:p w14:paraId="7682F1B8" w14:textId="77777777" w:rsidR="00D6570B" w:rsidRPr="00E77497" w:rsidRDefault="00D6570B" w:rsidP="00DD2409">
      <w:pPr>
        <w:pStyle w:val="40"/>
      </w:pPr>
      <w:r>
        <w:t>new</w:t>
      </w:r>
      <w:r w:rsidRPr="00E77497">
        <w:t xml:space="preserve"> </w:t>
      </w:r>
      <w:r>
        <w:t>Generator</w:t>
      </w:r>
      <w:r w:rsidRPr="00E77497">
        <w:t xml:space="preserve">Function </w:t>
      </w:r>
      <w:r>
        <w:t>( ... argumentsList)</w:t>
      </w:r>
    </w:p>
    <w:p w14:paraId="18801A0E" w14:textId="77777777" w:rsidR="00D6570B" w:rsidRPr="00E77497" w:rsidRDefault="00D6570B" w:rsidP="000D7E3D">
      <w:r w:rsidRPr="00E77497">
        <w:t xml:space="preserve">When </w:t>
      </w:r>
      <w:r>
        <w:rPr>
          <w:rFonts w:ascii="Courier New" w:hAnsi="Courier New"/>
          <w:b/>
        </w:rPr>
        <w:t>GeneratorFunction</w:t>
      </w:r>
      <w:r w:rsidRPr="00E77497">
        <w:t xml:space="preserve"> is called as part of a </w:t>
      </w:r>
      <w:r w:rsidRPr="00E77497">
        <w:rPr>
          <w:rFonts w:ascii="Courier New" w:hAnsi="Courier New"/>
          <w:b/>
        </w:rPr>
        <w:t>new</w:t>
      </w:r>
      <w:r w:rsidRPr="00E77497">
        <w:t xml:space="preserve"> expression, it </w:t>
      </w:r>
      <w:r>
        <w:t xml:space="preserve">creates and </w:t>
      </w:r>
      <w:r w:rsidRPr="00E77497">
        <w:t xml:space="preserve"> initialises </w:t>
      </w:r>
      <w:r>
        <w:t>a</w:t>
      </w:r>
      <w:r w:rsidRPr="00E77497">
        <w:t xml:space="preserve"> newly created object.</w:t>
      </w:r>
    </w:p>
    <w:p w14:paraId="05744875" w14:textId="77777777" w:rsidR="00D6570B" w:rsidRDefault="00D6570B" w:rsidP="000D7E3D">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GeneratorFunction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590C5AEA" w14:textId="77777777" w:rsidR="00D6570B" w:rsidRDefault="00D6570B" w:rsidP="000D7E3D">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4A089581" w14:textId="77777777" w:rsidR="00D6570B" w:rsidRPr="00E4780A" w:rsidRDefault="00D6570B" w:rsidP="000D7E3D">
      <w:pPr>
        <w:numPr>
          <w:ilvl w:val="0"/>
          <w:numId w:val="1418"/>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465C4F2E" w14:textId="77777777" w:rsidR="00D6570B" w:rsidRPr="00E77497" w:rsidRDefault="00D6570B" w:rsidP="000D7E3D">
      <w:r>
        <w:t xml:space="preserve">If </w:t>
      </w:r>
      <w:r>
        <w:rPr>
          <w:rFonts w:ascii="Courier New" w:hAnsi="Courier New"/>
          <w:b/>
        </w:rPr>
        <w:t>GeneratorFunction</w:t>
      </w:r>
      <w:r w:rsidRPr="00E77497">
        <w:t xml:space="preserve"> </w:t>
      </w:r>
      <w:r w:rsidR="00201E92">
        <w:t>is implemented as an ordi</w:t>
      </w:r>
      <w:r>
        <w:t>nary function object, its [[Construct]] internal method will perform the above steps.</w:t>
      </w:r>
    </w:p>
    <w:p w14:paraId="5E565EF7" w14:textId="77777777" w:rsidR="00D6570B" w:rsidRPr="00E77497" w:rsidRDefault="00D6570B" w:rsidP="00DD2409">
      <w:pPr>
        <w:pStyle w:val="30"/>
      </w:pPr>
      <w:bookmarkStart w:id="8189" w:name="_Toc366142145"/>
      <w:r w:rsidRPr="00E77497">
        <w:t xml:space="preserve">Properties of the </w:t>
      </w:r>
      <w:r>
        <w:t>Generator</w:t>
      </w:r>
      <w:r w:rsidRPr="00E77497">
        <w:t>Function Constructor</w:t>
      </w:r>
      <w:bookmarkEnd w:id="8189"/>
    </w:p>
    <w:p w14:paraId="32861FF8" w14:textId="77777777" w:rsidR="00D6570B" w:rsidRPr="00E77497" w:rsidRDefault="00D6570B" w:rsidP="000D7E3D">
      <w:r w:rsidRPr="00E77497">
        <w:t xml:space="preserve">The </w:t>
      </w:r>
      <w:r>
        <w:t>Generator</w:t>
      </w:r>
      <w:r w:rsidRPr="00E77497">
        <w:t>Function constructor is a</w:t>
      </w:r>
      <w:r>
        <w:t xml:space="preserve"> built-in</w:t>
      </w:r>
      <w:r w:rsidRPr="00E77497">
        <w:t xml:space="preserve"> Function</w:t>
      </w:r>
      <w:r>
        <w:t xml:space="preserve"> object that inherits from the Function constructor</w:t>
      </w:r>
      <w:r w:rsidRPr="00E77497">
        <w:t xml:space="preserve">. The value of the [[Prototype]] internal </w:t>
      </w:r>
      <w:r>
        <w:t xml:space="preserve">data </w:t>
      </w:r>
      <w:r w:rsidRPr="00E77497">
        <w:t xml:space="preserve">property of the </w:t>
      </w:r>
      <w:r>
        <w:t>Generator</w:t>
      </w:r>
      <w:r w:rsidRPr="00E77497">
        <w:t>Function constructor is</w:t>
      </w:r>
      <w:r>
        <w:t xml:space="preserve"> the intrinsic object</w:t>
      </w:r>
      <w:r w:rsidRPr="00E77497">
        <w:t xml:space="preserve"> </w:t>
      </w:r>
      <w:r>
        <w:t>%Function%.</w:t>
      </w:r>
    </w:p>
    <w:p w14:paraId="5E8538B2" w14:textId="77777777" w:rsidR="00D6570B" w:rsidRPr="00E77497" w:rsidRDefault="00D6570B" w:rsidP="000D7E3D">
      <w:r w:rsidRPr="00E77497">
        <w:t xml:space="preserve">The value of the [[Extensible]] internal </w:t>
      </w:r>
      <w:r>
        <w:t xml:space="preserve">data </w:t>
      </w:r>
      <w:r w:rsidRPr="00E77497">
        <w:t xml:space="preserve">property of the </w:t>
      </w:r>
      <w:r>
        <w:t>Generator</w:t>
      </w:r>
      <w:r w:rsidRPr="00E77497">
        <w:t xml:space="preserve">Function constructor is </w:t>
      </w:r>
      <w:r w:rsidRPr="00E77497">
        <w:rPr>
          <w:b/>
        </w:rPr>
        <w:t>true</w:t>
      </w:r>
      <w:r w:rsidRPr="00E77497">
        <w:t>.</w:t>
      </w:r>
    </w:p>
    <w:p w14:paraId="37DCE912" w14:textId="77777777" w:rsidR="00D6570B" w:rsidRPr="00E77497" w:rsidRDefault="00D6570B" w:rsidP="000D7E3D">
      <w:r w:rsidRPr="00E77497">
        <w:t xml:space="preserve">The </w:t>
      </w:r>
      <w:r>
        <w:t>Generator</w:t>
      </w:r>
      <w:r w:rsidRPr="00E77497">
        <w:t>Function constructor has the following properties:</w:t>
      </w:r>
    </w:p>
    <w:p w14:paraId="30E61A4D" w14:textId="77777777" w:rsidR="00DD2409" w:rsidRPr="00E77497" w:rsidRDefault="00DD2409" w:rsidP="00DD2409">
      <w:pPr>
        <w:pStyle w:val="40"/>
      </w:pPr>
      <w:r w:rsidRPr="00E77497">
        <w:tab/>
      </w:r>
      <w:r>
        <w:t>Generator</w:t>
      </w:r>
      <w:r w:rsidRPr="00E77497">
        <w:t>Function.length</w:t>
      </w:r>
    </w:p>
    <w:p w14:paraId="068BCFBF" w14:textId="77777777" w:rsidR="00DD2409" w:rsidRPr="00E77497" w:rsidRDefault="00DD2409" w:rsidP="00DD2409">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CAD88B6" w14:textId="77777777" w:rsidR="00D6570B" w:rsidRPr="00E77497" w:rsidRDefault="00D6570B" w:rsidP="00DD2409">
      <w:pPr>
        <w:pStyle w:val="40"/>
      </w:pPr>
      <w:r>
        <w:t>Generator</w:t>
      </w:r>
      <w:r w:rsidRPr="00E77497">
        <w:t>Function.prototype</w:t>
      </w:r>
    </w:p>
    <w:p w14:paraId="68627C0A" w14:textId="77777777" w:rsidR="00D6570B" w:rsidRPr="00E77497" w:rsidRDefault="00D6570B" w:rsidP="000D7E3D">
      <w:pPr>
        <w:jc w:val="left"/>
      </w:pPr>
      <w:r w:rsidRPr="00E77497">
        <w:t xml:space="preserve">The initial value of </w:t>
      </w:r>
      <w:r>
        <w:rPr>
          <w:rFonts w:ascii="Courier New" w:hAnsi="Courier New"/>
          <w:b/>
        </w:rPr>
        <w:t>GeneratorFunction</w:t>
      </w:r>
      <w:r w:rsidRPr="00E77497">
        <w:rPr>
          <w:rFonts w:ascii="Courier New" w:hAnsi="Courier New"/>
          <w:b/>
        </w:rPr>
        <w:t>.prototype</w:t>
      </w:r>
      <w:r w:rsidRPr="00E77497">
        <w:t xml:space="preserve"> is</w:t>
      </w:r>
      <w:r>
        <w:t xml:space="preserve"> %Generator%,</w:t>
      </w:r>
      <w:r w:rsidRPr="00E77497">
        <w:t xml:space="preserve"> the standard built-in </w:t>
      </w:r>
      <w:r>
        <w:t>Generator</w:t>
      </w:r>
      <w:r w:rsidRPr="00E77497">
        <w:t>Function prototype.</w:t>
      </w:r>
    </w:p>
    <w:p w14:paraId="253D883E" w14:textId="77777777" w:rsidR="00D6570B" w:rsidRPr="00E77497" w:rsidRDefault="00D6570B"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FD6EDD">
        <w:rPr>
          <w:b/>
        </w:rPr>
        <w:t>true</w:t>
      </w:r>
      <w:r w:rsidRPr="00E77497">
        <w:t xml:space="preserve"> }.</w:t>
      </w:r>
    </w:p>
    <w:p w14:paraId="44A0689F" w14:textId="77777777" w:rsidR="00D6570B" w:rsidRPr="00A67AF2" w:rsidRDefault="00D6570B" w:rsidP="00DD2409">
      <w:pPr>
        <w:pStyle w:val="40"/>
      </w:pPr>
      <w:r w:rsidRPr="00A67AF2">
        <w:tab/>
      </w:r>
      <w:r>
        <w:t>GeneratorFunction[ @@create ]</w:t>
      </w:r>
      <w:r w:rsidRPr="00A67AF2">
        <w:t xml:space="preserve"> (</w:t>
      </w:r>
      <w:r>
        <w:t xml:space="preserve"> </w:t>
      </w:r>
      <w:r w:rsidRPr="00A67AF2">
        <w:t>)</w:t>
      </w:r>
    </w:p>
    <w:p w14:paraId="58DA7B25" w14:textId="77777777" w:rsidR="00D6570B" w:rsidRPr="00E77497" w:rsidRDefault="00D6570B" w:rsidP="000D7E3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50B31D0C" w14:textId="77777777" w:rsidR="00D6570B"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026E30B3" w14:textId="77777777" w:rsidR="00D6570B" w:rsidRPr="00076B9E"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Generator</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584F069D" w14:textId="77777777" w:rsidR="00D6570B" w:rsidRDefault="00D6570B" w:rsidP="000D7E3D">
      <w:pPr>
        <w:numPr>
          <w:ilvl w:val="0"/>
          <w:numId w:val="14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6ABD88BB" w14:textId="77777777" w:rsidR="00D6570B" w:rsidRPr="00E77497"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00F81F76" w:rsidRPr="00F81F76">
        <w:rPr>
          <w:rFonts w:ascii="Times New Roman" w:hAnsi="Times New Roman"/>
        </w:rPr>
        <w:t xml:space="preserve"> </w:t>
      </w:r>
      <w:r w:rsidR="00F81F76" w:rsidRPr="0006447F">
        <w:rPr>
          <w:rFonts w:ascii="Times New Roman" w:hAnsi="Times New Roman"/>
        </w:rPr>
        <w:t>and</w:t>
      </w:r>
      <w:r w:rsidR="00F81F76">
        <w:rPr>
          <w:rFonts w:ascii="Times New Roman" w:hAnsi="Times New Roman"/>
        </w:rPr>
        <w:t xml:space="preserve"> </w:t>
      </w:r>
      <w:r w:rsidR="00F81F76" w:rsidRPr="002174A2">
        <w:rPr>
          <w:rFonts w:ascii="Courier New" w:hAnsi="Courier New"/>
          <w:b/>
          <w:bCs/>
        </w:rPr>
        <w:t>"generator"</w:t>
      </w:r>
      <w:r w:rsidRPr="00E77497">
        <w:rPr>
          <w:rFonts w:ascii="Times New Roman" w:hAnsi="Times New Roman"/>
        </w:rPr>
        <w:t>.</w:t>
      </w:r>
    </w:p>
    <w:p w14:paraId="04335AA9" w14:textId="77777777" w:rsidR="00D6570B" w:rsidRPr="00E77497" w:rsidRDefault="00D6570B" w:rsidP="000D7E3D">
      <w:pPr>
        <w:numPr>
          <w:ilvl w:val="0"/>
          <w:numId w:val="141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4129A803" w14:textId="77777777" w:rsidR="00D6570B"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14:paraId="761F51C7" w14:textId="77777777" w:rsidR="00D6570B" w:rsidRPr="00E77497" w:rsidRDefault="00D6570B" w:rsidP="000D7E3D">
      <w:pPr>
        <w:pStyle w:val="Note"/>
      </w:pPr>
      <w:r w:rsidRPr="00E77497">
        <w:t>NOTE</w:t>
      </w:r>
      <w:r w:rsidRPr="00E77497">
        <w:tab/>
        <w:t>The</w:t>
      </w:r>
      <w:r>
        <w:t xml:space="preserve"> GeneratorFunction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GeneratorFunction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 function object whose [[Prototype]] value is obtained from the associated constructor.</w:t>
      </w:r>
    </w:p>
    <w:p w14:paraId="2A914591" w14:textId="77777777" w:rsidR="00D6570B" w:rsidRPr="00E77497" w:rsidRDefault="00D6570B" w:rsidP="00DD2409">
      <w:pPr>
        <w:pStyle w:val="30"/>
      </w:pPr>
      <w:bookmarkStart w:id="8190" w:name="_Toc366142146"/>
      <w:r w:rsidRPr="00E77497">
        <w:t xml:space="preserve">Properties of the </w:t>
      </w:r>
      <w:r>
        <w:t>GeneratorFunction Prototype</w:t>
      </w:r>
      <w:r w:rsidRPr="00E77497">
        <w:t xml:space="preserve"> Object</w:t>
      </w:r>
      <w:bookmarkEnd w:id="8190"/>
    </w:p>
    <w:p w14:paraId="22269256" w14:textId="77777777" w:rsidR="00D6570B" w:rsidRPr="00E77497" w:rsidRDefault="00D6570B" w:rsidP="000D7E3D">
      <w:r w:rsidRPr="00E77497">
        <w:t xml:space="preserve">The </w:t>
      </w:r>
      <w:r>
        <w:t>Generator</w:t>
      </w:r>
      <w:r w:rsidRPr="00E77497">
        <w:t xml:space="preserve">Function prototype object is </w:t>
      </w:r>
      <w:r>
        <w:t>an ordinary</w:t>
      </w:r>
      <w:r w:rsidRPr="00E77497">
        <w:t xml:space="preserve"> object. </w:t>
      </w:r>
      <w:r>
        <w:t>It is not a function object and does not have</w:t>
      </w:r>
      <w:r w:rsidRPr="00E77497">
        <w:t xml:space="preserve"> a [[</w:t>
      </w:r>
      <w:r>
        <w:t>Code</w:t>
      </w:r>
      <w:r w:rsidRPr="00E77497">
        <w:t xml:space="preserve">]] internal </w:t>
      </w:r>
      <w:r>
        <w:t xml:space="preserve">data </w:t>
      </w:r>
      <w:r w:rsidRPr="00E77497">
        <w:t>property</w:t>
      </w:r>
      <w:r>
        <w:t xml:space="preserve"> or any other of the internal data properties listed in</w:t>
      </w:r>
      <w:r w:rsidR="0023289A">
        <w:t xml:space="preserve"> </w:t>
      </w:r>
      <w:r w:rsidR="0023289A">
        <w:fldChar w:fldCharType="begin"/>
      </w:r>
      <w:r w:rsidR="0023289A">
        <w:instrText xml:space="preserve"> REF _Ref365644826 \h </w:instrText>
      </w:r>
      <w:r w:rsidR="0023289A">
        <w:fldChar w:fldCharType="separate"/>
      </w:r>
      <w:r w:rsidR="00083CEC">
        <w:t xml:space="preserve">Table </w:t>
      </w:r>
      <w:r w:rsidR="00083CEC">
        <w:rPr>
          <w:noProof/>
        </w:rPr>
        <w:t>25</w:t>
      </w:r>
      <w:r w:rsidR="0023289A">
        <w:fldChar w:fldCharType="end"/>
      </w:r>
      <w:r w:rsidR="0023289A">
        <w:t xml:space="preserve"> or </w:t>
      </w:r>
      <w:r w:rsidR="0023289A">
        <w:fldChar w:fldCharType="begin"/>
      </w:r>
      <w:r w:rsidR="0023289A">
        <w:instrText xml:space="preserve"> REF _Ref366083109 \h </w:instrText>
      </w:r>
      <w:r w:rsidR="0023289A">
        <w:fldChar w:fldCharType="separate"/>
      </w:r>
      <w:r w:rsidR="00083CEC">
        <w:t xml:space="preserve">Table </w:t>
      </w:r>
      <w:r w:rsidR="00083CEC">
        <w:rPr>
          <w:noProof/>
        </w:rPr>
        <w:t>39</w:t>
      </w:r>
      <w:r w:rsidR="0023289A">
        <w:fldChar w:fldCharType="end"/>
      </w:r>
      <w:r w:rsidRPr="00E77497">
        <w:t>.</w:t>
      </w:r>
      <w:r>
        <w:t xml:space="preserve"> In addition to being the value of the prototype property of the %GeneratorFunction% intrinsic and is itself the %Generator% </w:t>
      </w:r>
      <w:r w:rsidR="00CE3CDC">
        <w:t>intrinsic</w:t>
      </w:r>
      <w:r>
        <w:t xml:space="preserve">. </w:t>
      </w:r>
    </w:p>
    <w:p w14:paraId="3CC8ABBC" w14:textId="77777777" w:rsidR="00D6570B" w:rsidRDefault="00D6570B" w:rsidP="000D7E3D">
      <w:r w:rsidRPr="00E77497">
        <w:t xml:space="preserve">The value of the [[Prototype]] internal </w:t>
      </w:r>
      <w:r>
        <w:t xml:space="preserve">data </w:t>
      </w:r>
      <w:r w:rsidRPr="00E77497">
        <w:t xml:space="preserve">property of the </w:t>
      </w:r>
      <w:r>
        <w:t>Generator</w:t>
      </w:r>
      <w:r w:rsidRPr="00E77497">
        <w:t xml:space="preserve">Function prototype object is the </w:t>
      </w:r>
      <w:r>
        <w:t xml:space="preserve">%FunctionPrototype% </w:t>
      </w:r>
      <w:r w:rsidR="00CE3CDC">
        <w:t>intrinsic</w:t>
      </w:r>
      <w:r w:rsidRPr="00E77497">
        <w:t xml:space="preserve"> object. The initial value of the [[Extensible]] internal </w:t>
      </w:r>
      <w:r>
        <w:t xml:space="preserve">data </w:t>
      </w:r>
      <w:r w:rsidRPr="00E77497">
        <w:t xml:space="preserve">property of the </w:t>
      </w:r>
      <w:r>
        <w:t>Generator</w:t>
      </w:r>
      <w:r w:rsidRPr="00E77497">
        <w:t xml:space="preserve">Function prototype object is </w:t>
      </w:r>
      <w:r w:rsidRPr="00E77497">
        <w:rPr>
          <w:b/>
        </w:rPr>
        <w:t>true</w:t>
      </w:r>
      <w:r w:rsidRPr="00E77497">
        <w:t>.</w:t>
      </w:r>
    </w:p>
    <w:p w14:paraId="79711180" w14:textId="77777777" w:rsidR="00D6570B" w:rsidRPr="00E77497" w:rsidRDefault="00D6570B" w:rsidP="00DD2409">
      <w:pPr>
        <w:pStyle w:val="40"/>
      </w:pPr>
      <w:r>
        <w:t>Generator</w:t>
      </w:r>
      <w:r w:rsidRPr="00E77497">
        <w:t>Function.prototype.constructor</w:t>
      </w:r>
    </w:p>
    <w:p w14:paraId="01B96346" w14:textId="77777777" w:rsidR="00D6570B" w:rsidRPr="00E77497" w:rsidRDefault="00D6570B" w:rsidP="000D7E3D">
      <w:pPr>
        <w:jc w:val="left"/>
      </w:pPr>
      <w:r w:rsidRPr="00E77497">
        <w:t xml:space="preserve">The initial value of </w:t>
      </w:r>
      <w:r>
        <w:rPr>
          <w:rFonts w:ascii="Courier New" w:hAnsi="Courier New"/>
          <w:b/>
        </w:rPr>
        <w:t>GeneratorF</w:t>
      </w:r>
      <w:r w:rsidRPr="00E77497">
        <w:rPr>
          <w:rFonts w:ascii="Courier New" w:hAnsi="Courier New"/>
          <w:b/>
        </w:rPr>
        <w:t>unction.prototype.constructor</w:t>
      </w:r>
      <w:r w:rsidRPr="00E77497">
        <w:t xml:space="preserve"> is the </w:t>
      </w:r>
      <w:r>
        <w:t>intrinsic object %GeneratorFunction%</w:t>
      </w:r>
      <w:r w:rsidRPr="00E77497">
        <w:t>.</w:t>
      </w:r>
    </w:p>
    <w:p w14:paraId="40222D00" w14:textId="77777777"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7A253828" w14:textId="77777777" w:rsidR="00D6570B" w:rsidRPr="00E77497" w:rsidRDefault="00D6570B" w:rsidP="00DD2409">
      <w:pPr>
        <w:pStyle w:val="40"/>
      </w:pPr>
      <w:r>
        <w:t>Generator</w:t>
      </w:r>
      <w:r w:rsidRPr="00E77497">
        <w:t>Function.prototype</w:t>
      </w:r>
      <w:r>
        <w:t>.prototype</w:t>
      </w:r>
    </w:p>
    <w:p w14:paraId="00E8619A" w14:textId="77777777" w:rsidR="00D6570B" w:rsidRPr="00E77497" w:rsidRDefault="00D6570B" w:rsidP="000D7E3D">
      <w:r w:rsidRPr="00E77497">
        <w:t xml:space="preserve">The value of </w:t>
      </w:r>
      <w:r w:rsidR="00732D6D">
        <w:rPr>
          <w:rFonts w:ascii="Courier New" w:hAnsi="Courier New"/>
          <w:b/>
        </w:rPr>
        <w:t>Generator</w:t>
      </w:r>
      <w:r w:rsidRPr="00E77497">
        <w:rPr>
          <w:rFonts w:ascii="Courier New" w:hAnsi="Courier New"/>
          <w:b/>
        </w:rPr>
        <w:t>Function.prototype</w:t>
      </w:r>
      <w:r>
        <w:rPr>
          <w:rFonts w:ascii="Courier New" w:hAnsi="Courier New"/>
          <w:b/>
        </w:rPr>
        <w:t>.prototype</w:t>
      </w:r>
      <w:r w:rsidRPr="00E77497">
        <w:t xml:space="preserve"> is the </w:t>
      </w:r>
      <w:r>
        <w:t>%GeneratorPrototype</w:t>
      </w:r>
      <w:r w:rsidR="00732D6D">
        <w:t>%</w:t>
      </w:r>
      <w:r w:rsidR="00FB0F1F">
        <w:t xml:space="preserve"> intrinsic object</w:t>
      </w:r>
      <w:r w:rsidRPr="00E77497">
        <w:t>.</w:t>
      </w:r>
    </w:p>
    <w:p w14:paraId="6DF50937" w14:textId="77777777"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6C6F6CA1" w14:textId="77777777" w:rsidR="00D6570B" w:rsidRPr="00E77497" w:rsidRDefault="00D6570B" w:rsidP="00DD2409">
      <w:pPr>
        <w:pStyle w:val="40"/>
      </w:pPr>
      <w:r w:rsidRPr="00E77497">
        <w:tab/>
      </w:r>
      <w:r>
        <w:t>Generator</w:t>
      </w:r>
      <w:r w:rsidRPr="00E77497">
        <w:t>Function.prototype</w:t>
      </w:r>
      <w:r>
        <w:t xml:space="preserve"> [ @@toStringTag</w:t>
      </w:r>
      <w:r w:rsidRPr="00E77497">
        <w:t xml:space="preserve"> </w:t>
      </w:r>
      <w:r>
        <w:t>]</w:t>
      </w:r>
    </w:p>
    <w:p w14:paraId="09A74637" w14:textId="77777777" w:rsidR="00D6570B" w:rsidRPr="00097A4C" w:rsidRDefault="00D6570B" w:rsidP="000D7E3D">
      <w:r w:rsidRPr="00E77497">
        <w:t xml:space="preserve">The </w:t>
      </w:r>
      <w:r>
        <w:t xml:space="preserve">initial value of the @@toStringTag property is the string value </w:t>
      </w:r>
      <w:r w:rsidRPr="00E77497">
        <w:rPr>
          <w:b/>
        </w:rPr>
        <w:t>"</w:t>
      </w:r>
      <w:r>
        <w:rPr>
          <w:rFonts w:ascii="Courier New" w:hAnsi="Courier New" w:cs="Courier New"/>
          <w:b/>
        </w:rPr>
        <w:t>GeneratorFunction</w:t>
      </w:r>
      <w:r w:rsidRPr="00E77497">
        <w:rPr>
          <w:b/>
        </w:rPr>
        <w:t>"</w:t>
      </w:r>
      <w:r>
        <w:t>.</w:t>
      </w:r>
    </w:p>
    <w:p w14:paraId="713D6AD8" w14:textId="77777777"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5C38C984" w14:textId="77777777" w:rsidR="00D6570B" w:rsidRPr="00A67AF2" w:rsidRDefault="00D6570B" w:rsidP="00DD2409">
      <w:pPr>
        <w:pStyle w:val="40"/>
      </w:pPr>
      <w:r w:rsidRPr="00A67AF2">
        <w:tab/>
      </w:r>
      <w:r>
        <w:t>GeneratorFunction.prototype [ @@create ]</w:t>
      </w:r>
      <w:r w:rsidRPr="00A67AF2">
        <w:t xml:space="preserve"> (</w:t>
      </w:r>
      <w:r>
        <w:t xml:space="preserve"> </w:t>
      </w:r>
      <w:r w:rsidRPr="00A67AF2">
        <w:t>)</w:t>
      </w:r>
    </w:p>
    <w:p w14:paraId="0997C045" w14:textId="77777777" w:rsidR="00D6570B" w:rsidRPr="00E77497" w:rsidRDefault="00D6570B" w:rsidP="000D7E3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1DB7DF73" w14:textId="77777777" w:rsidR="00D6570B" w:rsidRDefault="00D6570B" w:rsidP="000D7E3D">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32040416" w14:textId="77777777" w:rsidR="00D6570B" w:rsidRPr="00E77497" w:rsidRDefault="00D6570B" w:rsidP="000D7E3D">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B67581">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14:paraId="5F1D9A81" w14:textId="77777777" w:rsidR="00D6570B" w:rsidRPr="00E77497" w:rsidRDefault="00D6570B" w:rsidP="000D7E3D">
      <w:pPr>
        <w:numPr>
          <w:ilvl w:val="0"/>
          <w:numId w:val="14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0DBD30E4" w14:textId="77777777" w:rsidR="00D6570B" w:rsidRDefault="00D6570B" w:rsidP="000D7E3D">
      <w:r w:rsidRPr="00E77497">
        <w:t xml:space="preserve">This property has the attributes { [[Writable]]: </w:t>
      </w:r>
      <w:r>
        <w:rPr>
          <w:rFonts w:ascii="Times New Roman" w:eastAsia="Times New Roman" w:hAnsi="Times New Roman"/>
          <w:b/>
          <w:spacing w:val="6"/>
          <w:lang w:eastAsia="en-US"/>
        </w:rPr>
        <w:t>true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14:paraId="2E094F21" w14:textId="77777777" w:rsidR="00D6570B" w:rsidRDefault="00D6570B" w:rsidP="00DD2409">
      <w:pPr>
        <w:pStyle w:val="30"/>
      </w:pPr>
      <w:bookmarkStart w:id="8191" w:name="_Toc366142147"/>
      <w:r>
        <w:t>GeneratorFunction Instances</w:t>
      </w:r>
      <w:bookmarkEnd w:id="8191"/>
    </w:p>
    <w:p w14:paraId="362D7696" w14:textId="77777777" w:rsidR="00D6570B" w:rsidRPr="00E77497" w:rsidRDefault="00D6570B" w:rsidP="000D7E3D">
      <w:r>
        <w:t>E</w:t>
      </w:r>
      <w:r w:rsidRPr="00E77497">
        <w:t xml:space="preserve">very </w:t>
      </w:r>
      <w:r>
        <w:t>GeneratorF</w:t>
      </w:r>
      <w:r w:rsidRPr="00E77497">
        <w:t xml:space="preserve">unction instance </w:t>
      </w:r>
      <w:r>
        <w:t xml:space="preserve">is an ordinary function object and </w:t>
      </w:r>
      <w:r w:rsidRPr="00E77497">
        <w:t xml:space="preserve">has </w:t>
      </w:r>
      <w:r>
        <w:t>the</w:t>
      </w:r>
      <w:r w:rsidRPr="00E77497">
        <w:t xml:space="preserve"> internal </w:t>
      </w:r>
      <w:r>
        <w:t xml:space="preserve">data </w:t>
      </w:r>
      <w:r w:rsidRPr="00E77497">
        <w:t>propert</w:t>
      </w:r>
      <w:r>
        <w:t xml:space="preserve">ies listed </w:t>
      </w:r>
      <w:r w:rsidR="00386020">
        <w:t xml:space="preserve">in </w:t>
      </w:r>
      <w:r w:rsidR="00386020">
        <w:fldChar w:fldCharType="begin"/>
      </w:r>
      <w:r w:rsidR="00386020">
        <w:instrText xml:space="preserve"> REF _Ref365644826 \h </w:instrText>
      </w:r>
      <w:r w:rsidR="00386020">
        <w:fldChar w:fldCharType="separate"/>
      </w:r>
      <w:r w:rsidR="00083CEC">
        <w:t xml:space="preserve">Table </w:t>
      </w:r>
      <w:r w:rsidR="00083CEC">
        <w:rPr>
          <w:noProof/>
        </w:rPr>
        <w:t>25</w:t>
      </w:r>
      <w:r w:rsidR="00386020">
        <w:fldChar w:fldCharType="end"/>
      </w:r>
      <w:r w:rsidRPr="00E77497">
        <w:t>.</w:t>
      </w:r>
      <w:r>
        <w:t xml:space="preserve"> The value of the [[FunctionKind]] internal data property for all such instances is  </w:t>
      </w:r>
      <w:r w:rsidRPr="00E77497">
        <w:t>"</w:t>
      </w:r>
      <w:r>
        <w:rPr>
          <w:rFonts w:ascii="Courier New" w:hAnsi="Courier New" w:cs="Courier New"/>
          <w:b/>
        </w:rPr>
        <w:t>generator</w:t>
      </w:r>
      <w:r w:rsidRPr="00E77497">
        <w:t>"</w:t>
      </w:r>
      <w:r>
        <w:t>.</w:t>
      </w:r>
    </w:p>
    <w:p w14:paraId="092B2AEB" w14:textId="77777777" w:rsidR="00D6570B" w:rsidRPr="00E77497" w:rsidRDefault="00D6570B" w:rsidP="000D7E3D">
      <w:r w:rsidRPr="00E77497">
        <w:t xml:space="preserve">The </w:t>
      </w:r>
      <w:r>
        <w:t>GeneratorFunction instances</w:t>
      </w:r>
      <w:r w:rsidRPr="00E77497">
        <w:t xml:space="preserve"> ha</w:t>
      </w:r>
      <w:r>
        <w:t>ve</w:t>
      </w:r>
      <w:r w:rsidRPr="00E77497">
        <w:t xml:space="preserve"> the following </w:t>
      </w:r>
      <w:r>
        <w:t xml:space="preserve">own </w:t>
      </w:r>
      <w:r w:rsidRPr="00E77497">
        <w:t>properties:</w:t>
      </w:r>
    </w:p>
    <w:p w14:paraId="581A255A" w14:textId="77777777" w:rsidR="00D6570B" w:rsidRPr="00E77497" w:rsidRDefault="00D6570B" w:rsidP="00DD2409">
      <w:pPr>
        <w:pStyle w:val="40"/>
      </w:pPr>
      <w:r w:rsidRPr="00E77497">
        <w:t>length</w:t>
      </w:r>
    </w:p>
    <w:p w14:paraId="7E17DF6F" w14:textId="77777777" w:rsidR="00D6570B" w:rsidRDefault="00D6570B" w:rsidP="000D7E3D">
      <w:r w:rsidRPr="00E77497">
        <w:t xml:space="preserve">The value of the </w:t>
      </w:r>
      <w:r w:rsidRPr="00E77497">
        <w:rPr>
          <w:rFonts w:ascii="Courier New" w:hAnsi="Courier New"/>
          <w:b/>
        </w:rPr>
        <w:t>length</w:t>
      </w:r>
      <w:r w:rsidRPr="00E77497">
        <w:t xml:space="preserve"> property is an integer that indicates the typical</w:t>
      </w:r>
      <w:r>
        <w:t xml:space="preserve"> </w:t>
      </w:r>
      <w:r w:rsidRPr="00E77497">
        <w:t xml:space="preserve">number of arguments expected by the </w:t>
      </w:r>
      <w:r>
        <w:t>GeneratorFunction</w:t>
      </w:r>
      <w:r w:rsidRPr="00E77497">
        <w:t xml:space="preserve">. However, the language permits the function to be invoked with some other number of arguments. The behaviour of a </w:t>
      </w:r>
      <w:r>
        <w:t>GeneratorFunction</w:t>
      </w:r>
      <w:r w:rsidRPr="00E77497">
        <w:t xml:space="preserve"> when invoked on a number of arguments other than the number specified by its </w:t>
      </w:r>
      <w:r w:rsidRPr="00E77497">
        <w:rPr>
          <w:rFonts w:ascii="Courier New" w:hAnsi="Courier New"/>
          <w:b/>
        </w:rPr>
        <w:t>length</w:t>
      </w:r>
      <w:r w:rsidRPr="00E77497">
        <w:t xml:space="preserve"> property depends on the function.</w:t>
      </w:r>
    </w:p>
    <w:p w14:paraId="74E39B2F" w14:textId="77777777" w:rsidR="00D6570B" w:rsidRPr="004D1BD1" w:rsidRDefault="00D6570B" w:rsidP="000D7E3D">
      <w:r w:rsidRPr="00E77497">
        <w:t>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14:paraId="5AC54FA3" w14:textId="77777777" w:rsidR="00D6570B" w:rsidRPr="003B4312" w:rsidRDefault="00D6570B" w:rsidP="00DD2409">
      <w:pPr>
        <w:pStyle w:val="40"/>
      </w:pPr>
      <w:r w:rsidRPr="003B4312">
        <w:t>prototype</w:t>
      </w:r>
    </w:p>
    <w:p w14:paraId="5E8CF9E7" w14:textId="77777777" w:rsidR="00D6570B" w:rsidRDefault="00D6570B" w:rsidP="000D7E3D">
      <w:r>
        <w:t xml:space="preserve">Whenever a GeneratorFunction instance is created another ordinary object is also created and is the initial </w:t>
      </w:r>
      <w:r w:rsidRPr="006B6D0A">
        <w:t>value of the</w:t>
      </w:r>
      <w:r>
        <w:t xml:space="preserve"> generator function’s</w:t>
      </w:r>
      <w:r w:rsidRPr="006B6D0A">
        <w:t xml:space="preserve"> </w:t>
      </w:r>
      <w:r w:rsidRPr="006B6D0A">
        <w:rPr>
          <w:rFonts w:ascii="Courier New" w:hAnsi="Courier New"/>
          <w:b/>
        </w:rPr>
        <w:t>prototype</w:t>
      </w:r>
      <w:r w:rsidRPr="006B6D0A">
        <w:t xml:space="preserve"> property</w:t>
      </w:r>
      <w:r>
        <w:t>. The value of the prototype property</w:t>
      </w:r>
      <w:r w:rsidRPr="006B6D0A">
        <w:t xml:space="preserve"> is used to initialise the [[Prototype]] internal </w:t>
      </w:r>
      <w:r>
        <w:t xml:space="preserve">data </w:t>
      </w:r>
      <w:r w:rsidRPr="006B6D0A">
        <w:t xml:space="preserve">property of a newly created </w:t>
      </w:r>
      <w:r>
        <w:t xml:space="preserve">Generator </w:t>
      </w:r>
      <w:r w:rsidRPr="006B6D0A">
        <w:t xml:space="preserve">object before the </w:t>
      </w:r>
      <w:r>
        <w:t>generator f</w:t>
      </w:r>
      <w:r w:rsidRPr="006B6D0A">
        <w:t>unction object is invoked as a constructor for that newly created object.</w:t>
      </w:r>
    </w:p>
    <w:p w14:paraId="615BFD04" w14:textId="77777777" w:rsidR="00D6570B" w:rsidRDefault="00D6570B" w:rsidP="000D7E3D">
      <w:r w:rsidRPr="005F3422">
        <w:t xml:space="preserve">This property has the attributes { [[Writable]]: </w:t>
      </w:r>
      <w:r w:rsidRPr="00D6570B">
        <w:rPr>
          <w:rFonts w:ascii="Times New Roman" w:hAnsi="Times New Roman"/>
          <w:b/>
          <w:bCs/>
        </w:rPr>
        <w:t>false</w:t>
      </w:r>
      <w:r w:rsidRPr="005F3422">
        <w:t xml:space="preserve">, [[Enumerable]]: </w:t>
      </w:r>
      <w:r w:rsidRPr="00D6570B">
        <w:rPr>
          <w:rFonts w:ascii="Times New Roman" w:hAnsi="Times New Roman"/>
          <w:b/>
          <w:bCs/>
        </w:rPr>
        <w:t>false</w:t>
      </w:r>
      <w:r w:rsidRPr="005F3422">
        <w:t xml:space="preserve">, [[Configurable]]: </w:t>
      </w:r>
      <w:r w:rsidRPr="00D6570B">
        <w:rPr>
          <w:rFonts w:ascii="Times New Roman" w:hAnsi="Times New Roman"/>
          <w:b/>
          <w:bCs/>
        </w:rPr>
        <w:t>true</w:t>
      </w:r>
      <w:r w:rsidRPr="005F3422">
        <w:t> }.</w:t>
      </w:r>
    </w:p>
    <w:p w14:paraId="21066416" w14:textId="77777777" w:rsidR="00D6570B" w:rsidRPr="005F3422" w:rsidRDefault="00D6570B" w:rsidP="000D7E3D">
      <w:pPr>
        <w:pStyle w:val="Note"/>
      </w:pPr>
      <w:r>
        <w:t>NOTE</w:t>
      </w:r>
      <w:r>
        <w:tab/>
        <w:t xml:space="preserve">Unlike function instances, the object that is the value of the a GeneratorFunction’s </w:t>
      </w:r>
      <w:r w:rsidRPr="005F3422">
        <w:rPr>
          <w:rFonts w:ascii="Courier New" w:hAnsi="Courier New" w:cs="Courier New"/>
          <w:b/>
          <w:bCs/>
        </w:rPr>
        <w:t>prototype</w:t>
      </w:r>
      <w:r>
        <w:t xml:space="preserve"> property does not have a </w:t>
      </w:r>
      <w:r w:rsidRPr="005F3422">
        <w:rPr>
          <w:rFonts w:ascii="Courier New" w:hAnsi="Courier New" w:cs="Courier New"/>
          <w:b/>
          <w:bCs/>
        </w:rPr>
        <w:t>constructor</w:t>
      </w:r>
      <w:r>
        <w:t xml:space="preserve"> property whose value is the GeneratorFunction instance.</w:t>
      </w:r>
    </w:p>
    <w:p w14:paraId="0D3A6D79" w14:textId="77777777" w:rsidR="00D6570B" w:rsidRDefault="00D6570B" w:rsidP="00DD2409">
      <w:pPr>
        <w:pStyle w:val="20"/>
      </w:pPr>
      <w:bookmarkStart w:id="8192" w:name="_Toc366142148"/>
      <w:r>
        <w:t>Generator Objects</w:t>
      </w:r>
      <w:bookmarkEnd w:id="8192"/>
    </w:p>
    <w:p w14:paraId="15866764" w14:textId="77777777" w:rsidR="00D6570B" w:rsidRDefault="00D6570B" w:rsidP="000D7E3D">
      <w:r>
        <w:t xml:space="preserve">A Generator object is an instance of a generator function and conforms to both the </w:t>
      </w:r>
      <w:r w:rsidR="003966E3" w:rsidRPr="003966E3">
        <w:rPr>
          <w:i/>
          <w:iCs/>
        </w:rPr>
        <w:t>Iterator</w:t>
      </w:r>
      <w:r>
        <w:t xml:space="preserve"> and </w:t>
      </w:r>
      <w:r w:rsidR="003966E3">
        <w:rPr>
          <w:i/>
          <w:iCs/>
        </w:rPr>
        <w:t>I</w:t>
      </w:r>
      <w:r w:rsidRPr="00D6570B">
        <w:rPr>
          <w:i/>
          <w:iCs/>
        </w:rPr>
        <w:t>terable</w:t>
      </w:r>
      <w:r>
        <w:t xml:space="preserve"> interfaces.</w:t>
      </w:r>
    </w:p>
    <w:p w14:paraId="60393627" w14:textId="77777777" w:rsidR="00D6570B" w:rsidRPr="00034424" w:rsidRDefault="00D6570B" w:rsidP="000D7E3D">
      <w:r>
        <w:t>Generator</w:t>
      </w:r>
      <w:r w:rsidRPr="00E77497">
        <w:t xml:space="preserve"> </w:t>
      </w:r>
      <w:r>
        <w:t>instances</w:t>
      </w:r>
      <w:r w:rsidRPr="00E77497">
        <w:t xml:space="preserve"> </w:t>
      </w:r>
      <w:r>
        <w:t xml:space="preserve">directly </w:t>
      </w:r>
      <w:r w:rsidRPr="00E77497">
        <w:t xml:space="preserve">inherit properties </w:t>
      </w:r>
      <w:r>
        <w:t xml:space="preserve">from the object that is the value of the </w:t>
      </w:r>
      <w:r w:rsidRPr="00463D2F">
        <w:rPr>
          <w:rFonts w:ascii="Courier New" w:hAnsi="Courier New" w:cs="Courier New"/>
          <w:b/>
          <w:bCs/>
        </w:rPr>
        <w:t>prototype</w:t>
      </w:r>
      <w:r>
        <w:t xml:space="preserve"> property of the Generator function that created the instance. Generator</w:t>
      </w:r>
      <w:r w:rsidRPr="00E77497">
        <w:t xml:space="preserve"> </w:t>
      </w:r>
      <w:r>
        <w:t>instances</w:t>
      </w:r>
      <w:r w:rsidRPr="00E77497">
        <w:t xml:space="preserve"> </w:t>
      </w:r>
      <w:r>
        <w:t xml:space="preserve">indirectly </w:t>
      </w:r>
      <w:r w:rsidRPr="00E77497">
        <w:t xml:space="preserve">inherit properties from the </w:t>
      </w:r>
      <w:r>
        <w:t>Generator Prototype intrinsic, %GeneratorPrototype%</w:t>
      </w:r>
      <w:r w:rsidRPr="00E77497">
        <w:t>.</w:t>
      </w:r>
    </w:p>
    <w:p w14:paraId="0DDF534F" w14:textId="77777777" w:rsidR="00D6570B" w:rsidRDefault="00D6570B" w:rsidP="00DD2409">
      <w:pPr>
        <w:pStyle w:val="30"/>
      </w:pPr>
      <w:bookmarkStart w:id="8193" w:name="_Toc366142149"/>
      <w:r>
        <w:t>Properties of Generator Prototype</w:t>
      </w:r>
      <w:bookmarkEnd w:id="8193"/>
    </w:p>
    <w:p w14:paraId="4B8BA8B5" w14:textId="77777777" w:rsidR="00D6570B" w:rsidRDefault="00D6570B" w:rsidP="000D7E3D">
      <w:r w:rsidRPr="00E77497">
        <w:t xml:space="preserve">The </w:t>
      </w:r>
      <w:r>
        <w:t>Generator</w:t>
      </w:r>
      <w:r w:rsidRPr="00E77497">
        <w:t xml:space="preserve"> prototype object </w:t>
      </w:r>
      <w:r>
        <w:t xml:space="preserve">is the %GeneratorPrototype% intrinsic. It is also the initial value of the </w:t>
      </w:r>
      <w:r w:rsidRPr="009B68E4">
        <w:rPr>
          <w:rFonts w:ascii="Courier New" w:hAnsi="Courier New"/>
          <w:b/>
        </w:rPr>
        <w:t>prototype</w:t>
      </w:r>
      <w:r>
        <w:t xml:space="preserve"> property of the  %Generator% intrinsic (the GeneratorFrunction.prototype).</w:t>
      </w:r>
    </w:p>
    <w:p w14:paraId="47D40BA2" w14:textId="77777777" w:rsidR="00D6570B" w:rsidRDefault="00D6570B" w:rsidP="000D7E3D">
      <w:r>
        <w:t>The Generator prototype</w:t>
      </w:r>
      <w:r w:rsidRPr="009B68E4">
        <w:t xml:space="preserve"> </w:t>
      </w:r>
      <w:r w:rsidRPr="00E77497">
        <w:t>is</w:t>
      </w:r>
      <w:r>
        <w:t xml:space="preserve"> an ordinary object. It is not a Generator instance and does not have</w:t>
      </w:r>
      <w:r w:rsidRPr="00E77497">
        <w:t xml:space="preserve"> a [[</w:t>
      </w:r>
      <w:r>
        <w:t>GeneratorState</w:t>
      </w:r>
      <w:r w:rsidRPr="00E77497">
        <w:t xml:space="preserve">]] internal </w:t>
      </w:r>
      <w:r>
        <w:t xml:space="preserve">data </w:t>
      </w:r>
      <w:r w:rsidRPr="00E77497">
        <w:t xml:space="preserve">property. </w:t>
      </w:r>
    </w:p>
    <w:p w14:paraId="2CCF2490" w14:textId="77777777" w:rsidR="00D6570B" w:rsidRPr="00E77497" w:rsidRDefault="00D6570B" w:rsidP="000D7E3D">
      <w:r w:rsidRPr="00E77497">
        <w:t xml:space="preserve">The value of the [[Prototype]] internal </w:t>
      </w:r>
      <w:r>
        <w:t xml:space="preserve">data </w:t>
      </w:r>
      <w:r w:rsidRPr="00E77497">
        <w:t xml:space="preserve">property of the </w:t>
      </w:r>
      <w:r>
        <w:t>Generator</w:t>
      </w:r>
      <w:r w:rsidRPr="00E77497">
        <w:t xml:space="preserve"> prototype object is the </w:t>
      </w:r>
      <w:r>
        <w:t>intrinsic object %</w:t>
      </w:r>
      <w:r w:rsidRPr="00E77497">
        <w:t>Object</w:t>
      </w:r>
      <w:r>
        <w:t>P</w:t>
      </w:r>
      <w:r w:rsidRPr="00E77497">
        <w:t>rototype</w:t>
      </w:r>
      <w:r>
        <w:t>%</w:t>
      </w:r>
      <w:r w:rsidRPr="00E77497">
        <w:t xml:space="preserve"> (</w:t>
      </w:r>
      <w:r w:rsidR="004B439B">
        <w:fldChar w:fldCharType="begin"/>
      </w:r>
      <w:r w:rsidR="004B439B">
        <w:instrText xml:space="preserve"> REF _Ref360007187 \r \h </w:instrText>
      </w:r>
      <w:r w:rsidR="004B439B">
        <w:fldChar w:fldCharType="separate"/>
      </w:r>
      <w:r w:rsidR="00083CEC">
        <w:t>19.1.4</w:t>
      </w:r>
      <w:r w:rsidR="004B439B">
        <w:fldChar w:fldCharType="end"/>
      </w:r>
      <w:r w:rsidRPr="00E77497">
        <w:t xml:space="preserve">). The initial value of the [[Extensible]] internal </w:t>
      </w:r>
      <w:r>
        <w:t xml:space="preserve">data </w:t>
      </w:r>
      <w:r w:rsidRPr="00E77497">
        <w:t xml:space="preserve">property of the Function prototype object is </w:t>
      </w:r>
      <w:r w:rsidRPr="00E77497">
        <w:rPr>
          <w:b/>
        </w:rPr>
        <w:t>true</w:t>
      </w:r>
      <w:r w:rsidRPr="00E77497">
        <w:t>.</w:t>
      </w:r>
    </w:p>
    <w:p w14:paraId="21BA7292" w14:textId="77777777" w:rsidR="00D6570B" w:rsidRPr="00E77497" w:rsidRDefault="00D6570B" w:rsidP="000D7E3D">
      <w:r>
        <w:t>All Generator instances indirectly inherit properties of the Generator prototype object.</w:t>
      </w:r>
    </w:p>
    <w:p w14:paraId="08C9FEBE" w14:textId="77777777" w:rsidR="00D6570B" w:rsidRPr="00E77497" w:rsidRDefault="00D6570B" w:rsidP="00DD2409">
      <w:pPr>
        <w:pStyle w:val="40"/>
      </w:pPr>
      <w:r>
        <w:t>Generator</w:t>
      </w:r>
      <w:r w:rsidRPr="00E77497">
        <w:t>.prototype.constructor</w:t>
      </w:r>
    </w:p>
    <w:p w14:paraId="483E7F3D" w14:textId="77777777" w:rsidR="00D6570B" w:rsidRPr="00E77497" w:rsidRDefault="00D6570B" w:rsidP="000D7E3D">
      <w:r w:rsidRPr="00E77497">
        <w:t xml:space="preserve">The initial value of </w:t>
      </w:r>
      <w:r>
        <w:rPr>
          <w:rFonts w:ascii="Courier New" w:hAnsi="Courier New"/>
          <w:b/>
        </w:rPr>
        <w:t>Generator</w:t>
      </w:r>
      <w:r w:rsidRPr="00E77497">
        <w:rPr>
          <w:rFonts w:ascii="Courier New" w:hAnsi="Courier New"/>
          <w:b/>
        </w:rPr>
        <w:t>.prototype.constructor</w:t>
      </w:r>
      <w:r w:rsidRPr="00E77497">
        <w:t xml:space="preserve"> is the </w:t>
      </w:r>
      <w:r>
        <w:t>intrinsic object %Generator%</w:t>
      </w:r>
      <w:r w:rsidRPr="00E77497">
        <w:t>.</w:t>
      </w:r>
    </w:p>
    <w:p w14:paraId="20A41430" w14:textId="77777777"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51A744C9" w14:textId="77777777" w:rsidR="000F0E49" w:rsidRPr="00E77497" w:rsidRDefault="000F0E49" w:rsidP="00DD2409">
      <w:pPr>
        <w:pStyle w:val="40"/>
      </w:pPr>
      <w:r w:rsidRPr="00E77497">
        <w:tab/>
      </w:r>
      <w:r>
        <w:t>Generator</w:t>
      </w:r>
      <w:r w:rsidRPr="00E77497">
        <w:t>.prototype.</w:t>
      </w:r>
      <w:r w:rsidR="0034218A">
        <w:t>next</w:t>
      </w:r>
      <w:r>
        <w:t xml:space="preserve"> ( value )</w:t>
      </w:r>
    </w:p>
    <w:p w14:paraId="1906BA93" w14:textId="77777777" w:rsidR="001B2A36" w:rsidRPr="00E77497" w:rsidRDefault="001B2A36" w:rsidP="000D7E3D">
      <w:r>
        <w:t>T</w:t>
      </w:r>
      <w:r w:rsidRPr="00675B74">
        <w:t>he</w:t>
      </w:r>
      <w:r>
        <w:t xml:space="preserve"> </w:t>
      </w:r>
      <w:r w:rsidR="0034218A">
        <w:rPr>
          <w:rFonts w:ascii="Courier New" w:hAnsi="Courier New" w:cs="Courier New"/>
          <w:b/>
          <w:bCs/>
        </w:rPr>
        <w:t>next</w:t>
      </w:r>
      <w:r w:rsidRPr="00675B74">
        <w:t xml:space="preserve"> method </w:t>
      </w:r>
      <w:r>
        <w:rPr>
          <w:rFonts w:cs="Arial"/>
          <w:iCs/>
        </w:rPr>
        <w:t>performs</w:t>
      </w:r>
      <w:r w:rsidRPr="00E77497">
        <w:t xml:space="preserve"> the following</w:t>
      </w:r>
      <w:r>
        <w:t xml:space="preserve"> steps</w:t>
      </w:r>
      <w:r w:rsidRPr="00E77497">
        <w:t>:</w:t>
      </w:r>
    </w:p>
    <w:p w14:paraId="32304DEE" w14:textId="77777777" w:rsidR="001B2A36" w:rsidRDefault="001B2A36" w:rsidP="000D7E3D">
      <w:pPr>
        <w:numPr>
          <w:ilvl w:val="0"/>
          <w:numId w:val="1438"/>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022A639B" w14:textId="77777777" w:rsidR="001B2A36" w:rsidRPr="00E77497" w:rsidRDefault="001B2A36" w:rsidP="000D7E3D">
      <w:pPr>
        <w:numPr>
          <w:ilvl w:val="0"/>
          <w:numId w:val="1438"/>
        </w:numPr>
        <w:rPr>
          <w:rFonts w:ascii="Times New Roman" w:hAnsi="Times New Roman"/>
        </w:rPr>
      </w:pPr>
      <w:r w:rsidRPr="00E77497">
        <w:rPr>
          <w:rFonts w:ascii="Times New Roman" w:hAnsi="Times New Roman"/>
        </w:rPr>
        <w:t xml:space="preserve">Return </w:t>
      </w:r>
      <w:r>
        <w:rPr>
          <w:rFonts w:ascii="Times New Roman" w:hAnsi="Times New Roman"/>
        </w:rPr>
        <w:t>the result of Generator</w:t>
      </w:r>
      <w:r w:rsidR="002B1EEE">
        <w:rPr>
          <w:rFonts w:ascii="Times New Roman" w:hAnsi="Times New Roman"/>
        </w:rPr>
        <w:t>Resume</w:t>
      </w:r>
      <w:r>
        <w:rPr>
          <w:rFonts w:ascii="Times New Roman" w:hAnsi="Times New Roman"/>
        </w:rPr>
        <w:t>(</w:t>
      </w:r>
      <w:r>
        <w:rPr>
          <w:rFonts w:ascii="Times New Roman" w:hAnsi="Times New Roman"/>
          <w:i/>
          <w:iCs/>
        </w:rPr>
        <w:t>g</w:t>
      </w:r>
      <w:r>
        <w:rPr>
          <w:rFonts w:ascii="Times New Roman" w:hAnsi="Times New Roman"/>
        </w:rPr>
        <w:t xml:space="preserve">, </w:t>
      </w:r>
      <w:r>
        <w:rPr>
          <w:rFonts w:ascii="Times New Roman" w:hAnsi="Times New Roman"/>
          <w:i/>
          <w:iCs/>
        </w:rPr>
        <w:t>value</w:t>
      </w:r>
      <w:r>
        <w:rPr>
          <w:rFonts w:ascii="Times New Roman" w:hAnsi="Times New Roman"/>
        </w:rPr>
        <w:t>)</w:t>
      </w:r>
      <w:r w:rsidRPr="00E77497">
        <w:rPr>
          <w:rFonts w:ascii="Times New Roman" w:hAnsi="Times New Roman"/>
        </w:rPr>
        <w:t>.</w:t>
      </w:r>
    </w:p>
    <w:p w14:paraId="2F3BD101" w14:textId="77777777" w:rsidR="000F0E49" w:rsidRPr="00E77497" w:rsidRDefault="000F0E49" w:rsidP="00DD2409">
      <w:pPr>
        <w:pStyle w:val="40"/>
      </w:pPr>
      <w:r>
        <w:t>Generator</w:t>
      </w:r>
      <w:r w:rsidRPr="00E77497">
        <w:t>.prototype.</w:t>
      </w:r>
      <w:r>
        <w:t>throw ( exception )</w:t>
      </w:r>
    </w:p>
    <w:p w14:paraId="24CDE6D6" w14:textId="77777777" w:rsidR="002E7E61" w:rsidRPr="00E77497" w:rsidRDefault="002E7E61" w:rsidP="000D7E3D">
      <w:r>
        <w:t>T</w:t>
      </w:r>
      <w:r w:rsidRPr="00675B74">
        <w:t>he</w:t>
      </w:r>
      <w:r>
        <w:t xml:space="preserve"> </w:t>
      </w:r>
      <w:r>
        <w:rPr>
          <w:rFonts w:ascii="Courier New" w:hAnsi="Courier New" w:cs="Courier New"/>
          <w:b/>
          <w:bCs/>
        </w:rPr>
        <w:t>throw</w:t>
      </w:r>
      <w:r w:rsidRPr="00675B74">
        <w:t xml:space="preserve"> method </w:t>
      </w:r>
      <w:r>
        <w:rPr>
          <w:rFonts w:cs="Arial"/>
          <w:iCs/>
        </w:rPr>
        <w:t>performs</w:t>
      </w:r>
      <w:r w:rsidRPr="00E77497">
        <w:t xml:space="preserve"> the following</w:t>
      </w:r>
      <w:r>
        <w:t xml:space="preserve"> steps</w:t>
      </w:r>
      <w:r w:rsidRPr="00E77497">
        <w:t>:</w:t>
      </w:r>
    </w:p>
    <w:p w14:paraId="0A1D7790" w14:textId="77777777" w:rsidR="002E7E61" w:rsidRDefault="002E7E61" w:rsidP="000D7E3D">
      <w:pPr>
        <w:numPr>
          <w:ilvl w:val="0"/>
          <w:numId w:val="1439"/>
        </w:numPr>
        <w:contextualSpacing/>
        <w:rPr>
          <w:rFonts w:ascii="Times New Roman" w:hAnsi="Times New Roman"/>
        </w:rPr>
      </w:pPr>
      <w:r>
        <w:rPr>
          <w:rFonts w:ascii="Times New Roman" w:hAnsi="Times New Roman"/>
        </w:rPr>
        <w:t xml:space="preserve">Let </w:t>
      </w:r>
      <w:r w:rsidR="00FB0F1F">
        <w:rPr>
          <w:rFonts w:ascii="Times New Roman" w:hAnsi="Times New Roman"/>
          <w:i/>
          <w:iCs/>
        </w:rPr>
        <w:t>generator</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27807E4B" w14:textId="77777777" w:rsidR="002E7E61" w:rsidRDefault="002E7E61" w:rsidP="000D7E3D">
      <w:pPr>
        <w:numPr>
          <w:ilvl w:val="0"/>
          <w:numId w:val="1439"/>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14:paraId="0779D8D1" w14:textId="77777777" w:rsidR="002E7E61" w:rsidRDefault="002E7E61" w:rsidP="000D7E3D">
      <w:pPr>
        <w:numPr>
          <w:ilvl w:val="0"/>
          <w:numId w:val="1439"/>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14:paraId="687F8E09" w14:textId="77777777" w:rsidR="002E7E61" w:rsidRDefault="002E7E61" w:rsidP="000D7E3D">
      <w:pPr>
        <w:numPr>
          <w:ilvl w:val="0"/>
          <w:numId w:val="1439"/>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14:paraId="0078CD62" w14:textId="77777777" w:rsidR="002E7E61" w:rsidRDefault="002E7E61" w:rsidP="000D7E3D">
      <w:pPr>
        <w:numPr>
          <w:ilvl w:val="0"/>
          <w:numId w:val="1439"/>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14:paraId="356BE179" w14:textId="77777777" w:rsidR="002E7E61" w:rsidRDefault="002E7E61" w:rsidP="000D7E3D">
      <w:pPr>
        <w:numPr>
          <w:ilvl w:val="0"/>
          <w:numId w:val="1439"/>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14:paraId="06B5B3A2" w14:textId="77777777" w:rsidR="00691A3C" w:rsidRDefault="00691A3C" w:rsidP="000D7E3D">
      <w:pPr>
        <w:pStyle w:val="Alg4"/>
        <w:numPr>
          <w:ilvl w:val="0"/>
          <w:numId w:val="1439"/>
        </w:numPr>
      </w:pPr>
      <w:r>
        <w:t xml:space="preserve">Let </w:t>
      </w:r>
      <w:r>
        <w:rPr>
          <w:i/>
          <w:iCs/>
        </w:rPr>
        <w:t>E</w:t>
      </w:r>
      <w:r>
        <w:t xml:space="preserve"> be</w:t>
      </w:r>
      <w:r w:rsidRPr="00E77497">
        <w:t xml:space="preserve"> </w:t>
      </w:r>
      <w:r>
        <w:t xml:space="preserve">Completion {[[type]]: </w:t>
      </w:r>
      <w:r w:rsidRPr="00E77497">
        <w:rPr>
          <w:rFonts w:ascii="Arial" w:hAnsi="Arial" w:cs="Arial"/>
        </w:rPr>
        <w:t>throw</w:t>
      </w:r>
      <w:r w:rsidRPr="00E77497">
        <w:t xml:space="preserve">, </w:t>
      </w:r>
      <w:r>
        <w:t xml:space="preserve">[[value]]: </w:t>
      </w:r>
      <w:r>
        <w:rPr>
          <w:i/>
        </w:rPr>
        <w:t>exception</w:t>
      </w:r>
      <w:r w:rsidRPr="00E77497">
        <w:t xml:space="preserve">, </w:t>
      </w:r>
      <w:r>
        <w:t xml:space="preserve">[[target]]: </w:t>
      </w:r>
      <w:r w:rsidRPr="00E77497">
        <w:rPr>
          <w:rFonts w:ascii="Arial" w:hAnsi="Arial" w:cs="Arial"/>
        </w:rPr>
        <w:t>empty</w:t>
      </w:r>
      <w:r>
        <w:t>}</w:t>
      </w:r>
      <w:r w:rsidRPr="00E77497">
        <w:t>.</w:t>
      </w:r>
    </w:p>
    <w:p w14:paraId="03B8F02C" w14:textId="77777777" w:rsidR="002E7E61" w:rsidRPr="001B2A36" w:rsidRDefault="002E7E61" w:rsidP="000D7E3D">
      <w:pPr>
        <w:numPr>
          <w:ilvl w:val="0"/>
          <w:numId w:val="1439"/>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then,</w:t>
      </w:r>
      <w:r w:rsidRPr="00DB09F6">
        <w:rPr>
          <w:rFonts w:ascii="Times New Roman" w:hAnsi="Times New Roman"/>
        </w:rPr>
        <w:t xml:space="preserve"> </w:t>
      </w:r>
    </w:p>
    <w:p w14:paraId="68E282CD" w14:textId="77777777" w:rsidR="002E7E61" w:rsidRPr="002E7E61" w:rsidRDefault="002E7E61" w:rsidP="000D7E3D">
      <w:pPr>
        <w:pStyle w:val="Alg4"/>
        <w:numPr>
          <w:ilvl w:val="1"/>
          <w:numId w:val="1439"/>
        </w:numPr>
      </w:pPr>
      <w:r>
        <w:t xml:space="preserve">Set </w:t>
      </w:r>
      <w:r>
        <w:rPr>
          <w:i/>
          <w:iCs/>
        </w:rPr>
        <w:t>generator’s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14:paraId="54C0E2DD" w14:textId="77777777" w:rsidR="002E7E61" w:rsidRDefault="002E7E61" w:rsidP="000D7E3D">
      <w:pPr>
        <w:pStyle w:val="Alg4"/>
        <w:numPr>
          <w:ilvl w:val="1"/>
          <w:numId w:val="1439"/>
        </w:numPr>
      </w:pPr>
      <w:r>
        <w:t xml:space="preserve">Once a generator enters the </w:t>
      </w:r>
      <w:r w:rsidR="0018753F" w:rsidRPr="00156AA7">
        <w:rPr>
          <w:rFonts w:ascii="Courier New" w:hAnsi="Courier New"/>
          <w:b/>
          <w:bCs/>
          <w:sz w:val="18"/>
        </w:rPr>
        <w:t>"</w:t>
      </w:r>
      <w:r w:rsidR="0018753F">
        <w:rPr>
          <w:rFonts w:ascii="Courier New" w:hAnsi="Courier New"/>
          <w:b/>
        </w:rPr>
        <w:t>completed</w:t>
      </w:r>
      <w:r w:rsidR="0018753F" w:rsidRPr="00156AA7">
        <w:rPr>
          <w:rFonts w:ascii="Courier New" w:hAnsi="Courier New"/>
          <w:b/>
          <w:bCs/>
          <w:sz w:val="18"/>
        </w:rPr>
        <w:t>"</w:t>
      </w:r>
      <w:r w:rsidR="0018753F">
        <w:t xml:space="preserve"> </w:t>
      </w:r>
      <w:r>
        <w:t xml:space="preserve">state it never leaves it and its associated </w:t>
      </w:r>
      <w:r w:rsidR="00691A3C">
        <w:t>execution c</w:t>
      </w:r>
      <w:r>
        <w:t xml:space="preserve">ontext is never resumed. </w:t>
      </w:r>
      <w:r w:rsidR="00691A3C">
        <w:t xml:space="preserve">Any execution state associated with </w:t>
      </w:r>
      <w:r w:rsidR="00691A3C">
        <w:rPr>
          <w:i/>
          <w:iCs/>
        </w:rPr>
        <w:t>gene</w:t>
      </w:r>
      <w:r w:rsidR="00604F16">
        <w:rPr>
          <w:i/>
          <w:iCs/>
        </w:rPr>
        <w:t>r</w:t>
      </w:r>
      <w:r w:rsidR="00691A3C">
        <w:rPr>
          <w:i/>
          <w:iCs/>
        </w:rPr>
        <w:t>ator</w:t>
      </w:r>
      <w:r w:rsidR="00691A3C">
        <w:t xml:space="preserve"> can be discard at this point.</w:t>
      </w:r>
    </w:p>
    <w:p w14:paraId="06CC23D0" w14:textId="77777777" w:rsidR="002E7E61" w:rsidRDefault="002E7E61" w:rsidP="000D7E3D">
      <w:pPr>
        <w:pStyle w:val="Alg4"/>
        <w:numPr>
          <w:ilvl w:val="1"/>
          <w:numId w:val="1439"/>
        </w:numPr>
      </w:pPr>
      <w:r w:rsidRPr="00E77497">
        <w:t>Return</w:t>
      </w:r>
      <w:r w:rsidR="00691A3C">
        <w:t xml:space="preserve"> </w:t>
      </w:r>
      <w:r w:rsidR="00691A3C">
        <w:rPr>
          <w:i/>
          <w:iCs/>
        </w:rPr>
        <w:t>E</w:t>
      </w:r>
      <w:r w:rsidRPr="00E77497">
        <w:t>.</w:t>
      </w:r>
    </w:p>
    <w:p w14:paraId="608688C6" w14:textId="77777777" w:rsidR="002E7E61" w:rsidRDefault="002E7E61" w:rsidP="000D7E3D">
      <w:pPr>
        <w:pStyle w:val="Alg4"/>
        <w:numPr>
          <w:ilvl w:val="0"/>
          <w:numId w:val="1439"/>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14:paraId="243A0633" w14:textId="77777777" w:rsidR="002E7E61" w:rsidRDefault="002E7E61" w:rsidP="000D7E3D">
      <w:pPr>
        <w:pStyle w:val="Alg4"/>
        <w:numPr>
          <w:ilvl w:val="0"/>
          <w:numId w:val="1439"/>
        </w:numPr>
      </w:pPr>
      <w:r>
        <w:t xml:space="preserve">Let </w:t>
      </w:r>
      <w:r w:rsidR="00C60875">
        <w:rPr>
          <w:i/>
        </w:rPr>
        <w:t>methodContext</w:t>
      </w:r>
      <w:r w:rsidR="00C60875">
        <w:t xml:space="preserve"> </w:t>
      </w:r>
      <w:r>
        <w:t>be the running</w:t>
      </w:r>
      <w:r w:rsidRPr="00E77497">
        <w:t xml:space="preserve"> </w:t>
      </w:r>
      <w:r>
        <w:t>execution context.</w:t>
      </w:r>
    </w:p>
    <w:p w14:paraId="610C8614" w14:textId="77777777" w:rsidR="002E7E61" w:rsidRDefault="002E7E61" w:rsidP="000D7E3D">
      <w:pPr>
        <w:pStyle w:val="Alg4"/>
        <w:numPr>
          <w:ilvl w:val="0"/>
          <w:numId w:val="1439"/>
        </w:numPr>
      </w:pPr>
      <w:r>
        <w:t xml:space="preserve">Suspend </w:t>
      </w:r>
      <w:r w:rsidR="00C60875">
        <w:rPr>
          <w:i/>
        </w:rPr>
        <w:t>methodContext</w:t>
      </w:r>
      <w:r>
        <w:t>.</w:t>
      </w:r>
    </w:p>
    <w:p w14:paraId="388085E8" w14:textId="77777777" w:rsidR="002E7E61" w:rsidRPr="00E77497" w:rsidRDefault="002E7E61" w:rsidP="000D7E3D">
      <w:pPr>
        <w:numPr>
          <w:ilvl w:val="0"/>
          <w:numId w:val="1439"/>
        </w:numPr>
        <w:contextualSpacing/>
        <w:rPr>
          <w:rFonts w:ascii="Times New Roman" w:hAnsi="Times New Roman"/>
        </w:rPr>
      </w:pPr>
      <w:r>
        <w:rPr>
          <w:rFonts w:ascii="Times New Roman" w:hAnsi="Times New Roman"/>
        </w:rPr>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14:paraId="359DEA8D" w14:textId="77777777" w:rsidR="002E7E61" w:rsidRDefault="002E7E61" w:rsidP="000D7E3D">
      <w:pPr>
        <w:numPr>
          <w:ilvl w:val="0"/>
          <w:numId w:val="1439"/>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14:paraId="063BF1D4" w14:textId="77777777" w:rsidR="002E7E61" w:rsidRDefault="002E7E61" w:rsidP="000D7E3D">
      <w:pPr>
        <w:numPr>
          <w:ilvl w:val="0"/>
          <w:numId w:val="1439"/>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w:t>
      </w:r>
      <w:r w:rsidR="00691A3C" w:rsidRPr="00691A3C">
        <w:rPr>
          <w:rFonts w:ascii="Times New Roman" w:hAnsi="Times New Roman"/>
          <w:i/>
          <w:iCs/>
        </w:rPr>
        <w:t>E</w:t>
      </w:r>
      <w:r w:rsidR="00691A3C">
        <w:rPr>
          <w:rFonts w:ascii="Times New Roman" w:hAnsi="Times New Roman"/>
        </w:rPr>
        <w:t xml:space="preserve"> </w:t>
      </w:r>
      <w:r w:rsidRPr="00691A3C">
        <w:rPr>
          <w:rFonts w:ascii="Times New Roman" w:hAnsi="Times New Roman"/>
        </w:rPr>
        <w:t>as</w:t>
      </w:r>
      <w:r>
        <w:rPr>
          <w:rFonts w:ascii="Times New Roman" w:hAnsi="Times New Roman"/>
        </w:rPr>
        <w:t xml:space="preserve"> the result of the operation that suspended it.</w:t>
      </w:r>
      <w:r w:rsidR="00691A3C">
        <w:rPr>
          <w:rFonts w:ascii="Times New Roman" w:hAnsi="Times New Roman"/>
        </w:rPr>
        <w:t xml:space="preserve"> </w:t>
      </w:r>
      <w:r>
        <w:rPr>
          <w:rFonts w:ascii="Times New Roman" w:hAnsi="Times New Roman"/>
        </w:rPr>
        <w:t xml:space="preserve"> Let </w:t>
      </w:r>
      <w:r>
        <w:rPr>
          <w:rFonts w:ascii="Times New Roman" w:hAnsi="Times New Roman"/>
          <w:i/>
          <w:iCs/>
        </w:rPr>
        <w:t>result</w:t>
      </w:r>
      <w:r>
        <w:rPr>
          <w:rFonts w:ascii="Times New Roman" w:hAnsi="Times New Roman"/>
        </w:rPr>
        <w:t xml:space="preserve"> be the value returned by the resumed compation. </w:t>
      </w:r>
    </w:p>
    <w:p w14:paraId="44B8F3E2" w14:textId="77777777" w:rsidR="005976CB" w:rsidRDefault="005976CB" w:rsidP="000D7E3D">
      <w:pPr>
        <w:numPr>
          <w:ilvl w:val="0"/>
          <w:numId w:val="1439"/>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14:paraId="067102D7" w14:textId="77777777" w:rsidR="002E7E61" w:rsidRPr="00E77497" w:rsidRDefault="002E7E61" w:rsidP="000D7E3D">
      <w:pPr>
        <w:numPr>
          <w:ilvl w:val="0"/>
          <w:numId w:val="1439"/>
        </w:numPr>
        <w:rPr>
          <w:rFonts w:ascii="Times New Roman" w:hAnsi="Times New Roman"/>
        </w:rPr>
      </w:pPr>
      <w:r w:rsidRPr="00E77497">
        <w:rPr>
          <w:rFonts w:ascii="Times New Roman" w:hAnsi="Times New Roman"/>
        </w:rPr>
        <w:t xml:space="preserve">Return </w:t>
      </w:r>
      <w:r>
        <w:rPr>
          <w:rFonts w:ascii="Times New Roman" w:hAnsi="Times New Roman"/>
          <w:i/>
        </w:rPr>
        <w:t>result</w:t>
      </w:r>
      <w:r w:rsidRPr="00E77497">
        <w:rPr>
          <w:rFonts w:ascii="Times New Roman" w:hAnsi="Times New Roman"/>
        </w:rPr>
        <w:t>.</w:t>
      </w:r>
    </w:p>
    <w:p w14:paraId="3886AE80" w14:textId="77777777" w:rsidR="001A6269" w:rsidRPr="00E77497" w:rsidRDefault="001A6269" w:rsidP="00DD2409">
      <w:pPr>
        <w:pStyle w:val="40"/>
      </w:pPr>
      <w:r>
        <w:t>Generator</w:t>
      </w:r>
      <w:r w:rsidRPr="00E77497">
        <w:t>.prototype</w:t>
      </w:r>
      <w:r>
        <w:t xml:space="preserve"> [ @@iterator ]</w:t>
      </w:r>
      <w:r w:rsidRPr="00E77497">
        <w:t xml:space="preserve"> ( </w:t>
      </w:r>
      <w:r>
        <w:t xml:space="preserve">  </w:t>
      </w:r>
      <w:r w:rsidRPr="00E77497">
        <w:t>)</w:t>
      </w:r>
    </w:p>
    <w:p w14:paraId="21E1276A" w14:textId="77777777" w:rsidR="001A6269" w:rsidRPr="00E77497" w:rsidRDefault="001A6269" w:rsidP="000D7E3D">
      <w:r w:rsidRPr="00E77497">
        <w:t>The following steps are taken:</w:t>
      </w:r>
    </w:p>
    <w:p w14:paraId="55B1C8DA" w14:textId="77777777" w:rsidR="001A6269" w:rsidRPr="002166A8" w:rsidRDefault="001A6269" w:rsidP="000D7E3D">
      <w:pPr>
        <w:pStyle w:val="Alg4"/>
        <w:numPr>
          <w:ilvl w:val="0"/>
          <w:numId w:val="1510"/>
        </w:numPr>
        <w:spacing w:after="280"/>
      </w:pPr>
      <w:r w:rsidRPr="00E77497">
        <w:t xml:space="preserve">Return </w:t>
      </w:r>
      <w:r>
        <w:t xml:space="preserve">the </w:t>
      </w:r>
      <w:r w:rsidRPr="006847F6">
        <w:rPr>
          <w:b/>
        </w:rPr>
        <w:t>this</w:t>
      </w:r>
      <w:r>
        <w:t xml:space="preserve"> value</w:t>
      </w:r>
      <w:r w:rsidRPr="00E77497">
        <w:t>.</w:t>
      </w:r>
    </w:p>
    <w:p w14:paraId="207327A4" w14:textId="77777777" w:rsidR="009B68E4" w:rsidRPr="00E77497" w:rsidRDefault="009B68E4" w:rsidP="00DD2409">
      <w:pPr>
        <w:pStyle w:val="40"/>
      </w:pPr>
      <w:r w:rsidRPr="00E77497">
        <w:tab/>
      </w:r>
      <w:r>
        <w:t>Generator</w:t>
      </w:r>
      <w:r w:rsidRPr="00E77497">
        <w:t>.prototype</w:t>
      </w:r>
      <w:r>
        <w:t xml:space="preserve"> [ @@toStringTag</w:t>
      </w:r>
      <w:r w:rsidRPr="00E77497">
        <w:t xml:space="preserve"> </w:t>
      </w:r>
      <w:r>
        <w:t>]</w:t>
      </w:r>
    </w:p>
    <w:p w14:paraId="7CC48D40" w14:textId="77777777" w:rsidR="009B68E4" w:rsidRPr="00097A4C" w:rsidRDefault="009B68E4" w:rsidP="000D7E3D">
      <w:r w:rsidRPr="00E77497">
        <w:t xml:space="preserve">The </w:t>
      </w:r>
      <w:r>
        <w:t xml:space="preserve">initial value of the @@toStringTag property is the string value </w:t>
      </w:r>
      <w:r w:rsidRPr="00E77497">
        <w:rPr>
          <w:b/>
        </w:rPr>
        <w:t>"</w:t>
      </w:r>
      <w:r>
        <w:rPr>
          <w:rFonts w:ascii="Courier New" w:hAnsi="Courier New" w:cs="Courier New"/>
          <w:b/>
        </w:rPr>
        <w:t>Generator</w:t>
      </w:r>
      <w:r w:rsidRPr="00E77497">
        <w:rPr>
          <w:b/>
        </w:rPr>
        <w:t>"</w:t>
      </w:r>
      <w:r>
        <w:t>.</w:t>
      </w:r>
    </w:p>
    <w:p w14:paraId="1B6BC5D1" w14:textId="77777777" w:rsidR="009B68E4" w:rsidRPr="00E77497" w:rsidRDefault="009B68E4"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10909641" w14:textId="77777777" w:rsidR="00D6570B" w:rsidRDefault="00D6570B" w:rsidP="00DD2409">
      <w:pPr>
        <w:pStyle w:val="30"/>
      </w:pPr>
      <w:bookmarkStart w:id="8194" w:name="_Toc366142150"/>
      <w:r>
        <w:t>Properties of Generator Instances</w:t>
      </w:r>
      <w:bookmarkEnd w:id="8194"/>
    </w:p>
    <w:p w14:paraId="15E0FF5A" w14:textId="77777777" w:rsidR="00D6570B" w:rsidRDefault="00D6570B" w:rsidP="000D7E3D">
      <w:r>
        <w:t>Generator instances are initially created with</w:t>
      </w:r>
      <w:r w:rsidRPr="00E77497">
        <w:t xml:space="preserve"> </w:t>
      </w:r>
      <w:r>
        <w:t xml:space="preserve">the internal data properties described </w:t>
      </w:r>
      <w:r w:rsidR="00386020">
        <w:t xml:space="preserve">in </w:t>
      </w:r>
      <w:r w:rsidR="00386020">
        <w:fldChar w:fldCharType="begin"/>
      </w:r>
      <w:r w:rsidR="00386020">
        <w:instrText xml:space="preserve"> REF _Ref366083109 \h </w:instrText>
      </w:r>
      <w:r w:rsidR="00386020">
        <w:fldChar w:fldCharType="separate"/>
      </w:r>
      <w:r w:rsidR="00083CEC">
        <w:t xml:space="preserve">Table </w:t>
      </w:r>
      <w:r w:rsidR="00083CEC">
        <w:rPr>
          <w:noProof/>
        </w:rPr>
        <w:t>39</w:t>
      </w:r>
      <w:r w:rsidR="00386020">
        <w:fldChar w:fldCharType="end"/>
      </w:r>
      <w:r>
        <w:t>.</w:t>
      </w:r>
    </w:p>
    <w:p w14:paraId="73B0DAF6" w14:textId="77777777" w:rsidR="00D6570B" w:rsidRDefault="00D6570B" w:rsidP="000D7E3D">
      <w:pPr>
        <w:pStyle w:val="afffff4"/>
        <w:keepNext/>
        <w:jc w:val="center"/>
      </w:pPr>
      <w:bookmarkStart w:id="8195" w:name="_Ref366083109"/>
      <w:r>
        <w:t xml:space="preserve">Table </w:t>
      </w:r>
      <w:r>
        <w:fldChar w:fldCharType="begin"/>
      </w:r>
      <w:r>
        <w:instrText xml:space="preserve"> SEQ Table \* ARABIC </w:instrText>
      </w:r>
      <w:r>
        <w:fldChar w:fldCharType="separate"/>
      </w:r>
      <w:r w:rsidR="00083CEC">
        <w:rPr>
          <w:noProof/>
        </w:rPr>
        <w:t>39</w:t>
      </w:r>
      <w:r>
        <w:fldChar w:fldCharType="end"/>
      </w:r>
      <w:bookmarkEnd w:id="8195"/>
      <w:r>
        <w:t xml:space="preserve"> — Internal Data Properties of Generator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D6570B" w:rsidRPr="00E77497" w14:paraId="31E6104A" w14:textId="77777777" w:rsidTr="00CF7A6A">
        <w:tc>
          <w:tcPr>
            <w:tcW w:w="2250" w:type="dxa"/>
            <w:tcBorders>
              <w:top w:val="single" w:sz="12" w:space="0" w:color="000000"/>
              <w:left w:val="single" w:sz="6" w:space="0" w:color="000000"/>
              <w:bottom w:val="single" w:sz="6" w:space="0" w:color="000000"/>
              <w:right w:val="nil"/>
            </w:tcBorders>
            <w:shd w:val="solid" w:color="C0C0C0" w:fill="FFFFFF"/>
          </w:tcPr>
          <w:p w14:paraId="62CD0334" w14:textId="77777777" w:rsidR="00D6570B" w:rsidRPr="002166A8" w:rsidRDefault="00D6570B" w:rsidP="000D7E3D">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6E00DB32" w14:textId="77777777" w:rsidR="00D6570B" w:rsidRPr="002166A8" w:rsidRDefault="00D6570B" w:rsidP="000D7E3D">
            <w:pPr>
              <w:spacing w:after="120"/>
              <w:jc w:val="center"/>
              <w:rPr>
                <w:b/>
                <w:shd w:val="solid" w:color="C0C0C0" w:fill="FFFFFF"/>
              </w:rPr>
            </w:pPr>
            <w:r w:rsidRPr="002166A8">
              <w:rPr>
                <w:b/>
                <w:shd w:val="solid" w:color="C0C0C0" w:fill="FFFFFF"/>
              </w:rPr>
              <w:t>Description</w:t>
            </w:r>
          </w:p>
        </w:tc>
      </w:tr>
      <w:tr w:rsidR="00D6570B" w:rsidRPr="00E77497" w14:paraId="53C3FA20" w14:textId="77777777" w:rsidTr="00CF7A6A">
        <w:tc>
          <w:tcPr>
            <w:tcW w:w="2250" w:type="dxa"/>
            <w:tcBorders>
              <w:top w:val="nil"/>
            </w:tcBorders>
          </w:tcPr>
          <w:p w14:paraId="620BBBED" w14:textId="77777777" w:rsidR="00D6570B" w:rsidRPr="00504F46" w:rsidRDefault="00D6570B" w:rsidP="00B55107">
            <w:pPr>
              <w:spacing w:after="0"/>
              <w:contextualSpacing/>
              <w:rPr>
                <w:rFonts w:ascii="Times New Roman" w:hAnsi="Times New Roman"/>
              </w:rPr>
            </w:pPr>
            <w:r>
              <w:rPr>
                <w:rFonts w:ascii="Times New Roman" w:hAnsi="Times New Roman"/>
              </w:rPr>
              <w:t>[[GeneratorState]]</w:t>
            </w:r>
          </w:p>
        </w:tc>
        <w:tc>
          <w:tcPr>
            <w:tcW w:w="5957" w:type="dxa"/>
            <w:tcBorders>
              <w:top w:val="nil"/>
            </w:tcBorders>
          </w:tcPr>
          <w:p w14:paraId="77355327" w14:textId="77777777" w:rsidR="00D6570B" w:rsidRPr="0079692B" w:rsidRDefault="0079692B" w:rsidP="007F5175">
            <w:pPr>
              <w:spacing w:after="0"/>
              <w:contextualSpacing/>
              <w:rPr>
                <w:rFonts w:cs="Arial"/>
              </w:rPr>
            </w:pPr>
            <w:r>
              <w:rPr>
                <w:rFonts w:cs="Arial"/>
              </w:rPr>
              <w:t xml:space="preserve">The current execution state of the generator.  The possible values are: </w:t>
            </w:r>
            <w:r>
              <w:rPr>
                <w:rFonts w:cs="Arial"/>
                <w:b/>
                <w:bCs/>
              </w:rPr>
              <w:t>undefined</w:t>
            </w:r>
            <w:r>
              <w:rPr>
                <w:rFonts w:cs="Arial"/>
              </w:rPr>
              <w:t xml:space="preserve">,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 xml:space="preserve">, and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rsidR="0080348E">
              <w:rPr>
                <w:rFonts w:ascii="Times New Roman" w:hAnsi="Times New Roman"/>
              </w:rPr>
              <w:t>.</w:t>
            </w:r>
          </w:p>
        </w:tc>
      </w:tr>
      <w:tr w:rsidR="00D6570B" w:rsidRPr="00E77497" w14:paraId="0F38EC28" w14:textId="77777777" w:rsidTr="00CF7A6A">
        <w:tc>
          <w:tcPr>
            <w:tcW w:w="2250" w:type="dxa"/>
            <w:tcBorders>
              <w:top w:val="nil"/>
            </w:tcBorders>
          </w:tcPr>
          <w:p w14:paraId="205F7A50" w14:textId="77777777" w:rsidR="00D6570B" w:rsidRPr="0094030D" w:rsidRDefault="0094030D" w:rsidP="00B55107">
            <w:pPr>
              <w:spacing w:after="0"/>
              <w:contextualSpacing/>
              <w:rPr>
                <w:rFonts w:ascii="Times New Roman" w:hAnsi="Times New Roman"/>
              </w:rPr>
            </w:pPr>
            <w:r w:rsidRPr="0094030D">
              <w:rPr>
                <w:rFonts w:ascii="Times New Roman" w:hAnsi="Times New Roman"/>
              </w:rPr>
              <w:t>[[GeneratorContext]]</w:t>
            </w:r>
          </w:p>
        </w:tc>
        <w:tc>
          <w:tcPr>
            <w:tcW w:w="5957" w:type="dxa"/>
            <w:tcBorders>
              <w:top w:val="nil"/>
            </w:tcBorders>
          </w:tcPr>
          <w:p w14:paraId="09E41CFE" w14:textId="77777777" w:rsidR="00D6570B" w:rsidRPr="000D3CBD" w:rsidRDefault="0080348E" w:rsidP="007F5175">
            <w:pPr>
              <w:spacing w:after="0"/>
              <w:contextualSpacing/>
              <w:rPr>
                <w:rFonts w:cs="Arial"/>
              </w:rPr>
            </w:pPr>
            <w:r>
              <w:rPr>
                <w:rFonts w:cs="Arial"/>
              </w:rPr>
              <w:t>The execution context that is used when executing the code of this generator.</w:t>
            </w:r>
          </w:p>
        </w:tc>
      </w:tr>
    </w:tbl>
    <w:p w14:paraId="15C870A2" w14:textId="77777777" w:rsidR="00D6570B" w:rsidRDefault="00D6570B" w:rsidP="00B55107"/>
    <w:p w14:paraId="4595AFDF" w14:textId="77777777" w:rsidR="00281219" w:rsidRDefault="00281219" w:rsidP="00DD2409">
      <w:pPr>
        <w:pStyle w:val="30"/>
      </w:pPr>
      <w:bookmarkStart w:id="8196" w:name="_Ref359327247"/>
      <w:bookmarkStart w:id="8197" w:name="_Toc366142151"/>
      <w:r>
        <w:t>Iteration Related Abstract Operations</w:t>
      </w:r>
      <w:bookmarkEnd w:id="8196"/>
      <w:bookmarkEnd w:id="8197"/>
    </w:p>
    <w:p w14:paraId="1A88E09F" w14:textId="77777777" w:rsidR="00B67581" w:rsidRPr="00E77497" w:rsidRDefault="00B67581" w:rsidP="00DD2409">
      <w:pPr>
        <w:pStyle w:val="40"/>
      </w:pPr>
      <w:r w:rsidRPr="00E77497">
        <w:tab/>
      </w:r>
      <w:r>
        <w:t>GeneratorStart (</w:t>
      </w:r>
      <w:r w:rsidR="007477B8" w:rsidRPr="002B415A">
        <w:t>generator</w:t>
      </w:r>
      <w:r>
        <w:t xml:space="preserve">, </w:t>
      </w:r>
      <w:r w:rsidRPr="002B415A">
        <w:t>generatorBody</w:t>
      </w:r>
      <w:r>
        <w:t>)</w:t>
      </w:r>
    </w:p>
    <w:p w14:paraId="101DE8BD" w14:textId="77777777" w:rsidR="002B415A" w:rsidRDefault="002B415A" w:rsidP="000D7E3D">
      <w:pPr>
        <w:numPr>
          <w:ilvl w:val="0"/>
          <w:numId w:val="1446"/>
        </w:numPr>
        <w:spacing w:after="0"/>
        <w:contextualSpacing/>
        <w:rPr>
          <w:rFonts w:ascii="Times New Roman" w:hAnsi="Times New Roman"/>
        </w:rPr>
      </w:pPr>
      <w:r>
        <w:rPr>
          <w:rFonts w:ascii="Times New Roman" w:hAnsi="Times New Roman"/>
        </w:rPr>
        <w:t xml:space="preserve">Assert: The value of </w:t>
      </w:r>
      <w:r>
        <w:rPr>
          <w:rFonts w:ascii="Times New Roman" w:hAnsi="Times New Roman"/>
          <w:i/>
          <w:iCs/>
        </w:rPr>
        <w:t>generator’s</w:t>
      </w:r>
      <w:r>
        <w:rPr>
          <w:rFonts w:ascii="Times New Roman" w:hAnsi="Times New Roman"/>
        </w:rPr>
        <w:t xml:space="preserve"> </w:t>
      </w:r>
      <w:r w:rsidRPr="002B415A">
        <w:rPr>
          <w:rFonts w:ascii="Times New Roman" w:hAnsi="Times New Roman"/>
        </w:rPr>
        <w:t>[[GeneratorState]] internal data property</w:t>
      </w:r>
      <w:r>
        <w:rPr>
          <w:rFonts w:ascii="Times New Roman" w:hAnsi="Times New Roman"/>
        </w:rPr>
        <w:t xml:space="preserve"> is </w:t>
      </w:r>
      <w:r>
        <w:rPr>
          <w:rFonts w:ascii="Times New Roman" w:hAnsi="Times New Roman"/>
          <w:b/>
          <w:bCs/>
        </w:rPr>
        <w:t>undefined</w:t>
      </w:r>
      <w:r>
        <w:rPr>
          <w:rFonts w:ascii="Times New Roman" w:hAnsi="Times New Roman"/>
        </w:rPr>
        <w:t>.</w:t>
      </w:r>
    </w:p>
    <w:p w14:paraId="66765E3E" w14:textId="77777777" w:rsidR="00B67581" w:rsidRDefault="00B67581" w:rsidP="000D7E3D">
      <w:pPr>
        <w:numPr>
          <w:ilvl w:val="0"/>
          <w:numId w:val="1446"/>
        </w:numPr>
        <w:spacing w:after="0"/>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14:paraId="660A6A94" w14:textId="77777777" w:rsidR="00B67581" w:rsidRDefault="00B67581" w:rsidP="000D7E3D">
      <w:pPr>
        <w:numPr>
          <w:ilvl w:val="0"/>
          <w:numId w:val="1446"/>
        </w:numPr>
        <w:contextualSpacing/>
        <w:rPr>
          <w:rFonts w:ascii="Times New Roman" w:hAnsi="Times New Roman"/>
        </w:rPr>
      </w:pPr>
      <w:r>
        <w:rPr>
          <w:rFonts w:ascii="Times New Roman" w:hAnsi="Times New Roman"/>
        </w:rPr>
        <w:t xml:space="preserve">Set the Generator component of </w:t>
      </w:r>
      <w:r>
        <w:rPr>
          <w:rFonts w:ascii="Times New Roman" w:hAnsi="Times New Roman"/>
          <w:i/>
          <w:iCs/>
        </w:rPr>
        <w:t>genContext</w:t>
      </w:r>
      <w:r>
        <w:rPr>
          <w:rFonts w:ascii="Times New Roman" w:hAnsi="Times New Roman"/>
        </w:rPr>
        <w:t xml:space="preserve"> to </w:t>
      </w:r>
      <w:r w:rsidR="007477B8" w:rsidRPr="007477B8">
        <w:rPr>
          <w:rFonts w:ascii="Times New Roman" w:hAnsi="Times New Roman"/>
          <w:bCs/>
          <w:i/>
        </w:rPr>
        <w:t>generator</w:t>
      </w:r>
      <w:r>
        <w:rPr>
          <w:rFonts w:ascii="Times New Roman" w:hAnsi="Times New Roman"/>
          <w:i/>
          <w:iCs/>
        </w:rPr>
        <w:t>.</w:t>
      </w:r>
    </w:p>
    <w:p w14:paraId="38A7ABD9" w14:textId="77777777" w:rsidR="00B67581" w:rsidRDefault="00B67581" w:rsidP="000D7E3D">
      <w:pPr>
        <w:numPr>
          <w:ilvl w:val="0"/>
          <w:numId w:val="1446"/>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for that execution context the following steps will be performed:</w:t>
      </w:r>
    </w:p>
    <w:p w14:paraId="137875E2" w14:textId="77777777" w:rsidR="00B67581" w:rsidRDefault="00B67581" w:rsidP="000D7E3D">
      <w:pPr>
        <w:numPr>
          <w:ilvl w:val="1"/>
          <w:numId w:val="1446"/>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evaluating </w:t>
      </w:r>
      <w:r w:rsidR="007477B8" w:rsidRPr="007477B8">
        <w:rPr>
          <w:rFonts w:ascii="Times New Roman" w:hAnsi="Times New Roman"/>
          <w:bCs/>
          <w:i/>
        </w:rPr>
        <w:t>generatorBody</w:t>
      </w:r>
      <w:r>
        <w:rPr>
          <w:rFonts w:ascii="Times New Roman" w:hAnsi="Times New Roman"/>
        </w:rPr>
        <w:t>.</w:t>
      </w:r>
    </w:p>
    <w:p w14:paraId="0F4F0E9C" w14:textId="77777777" w:rsidR="00B67581" w:rsidRDefault="00B67581" w:rsidP="000D7E3D">
      <w:pPr>
        <w:numPr>
          <w:ilvl w:val="1"/>
          <w:numId w:val="1446"/>
        </w:numPr>
        <w:spacing w:after="0"/>
        <w:contextualSpacing/>
        <w:rPr>
          <w:rFonts w:ascii="Times New Roman" w:hAnsi="Times New Roman"/>
        </w:rPr>
      </w:pPr>
      <w:r>
        <w:rPr>
          <w:rFonts w:ascii="Times New Roman" w:hAnsi="Times New Roman"/>
        </w:rPr>
        <w:t>Assert: If we return here, the generator either threw an exception or performed either an implicit or explicit return.</w:t>
      </w:r>
    </w:p>
    <w:p w14:paraId="66F0304A" w14:textId="77777777" w:rsidR="00B67581" w:rsidRDefault="00B67581" w:rsidP="000D7E3D">
      <w:pPr>
        <w:pStyle w:val="Alg2"/>
        <w:numPr>
          <w:ilvl w:val="1"/>
          <w:numId w:val="1446"/>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14:paraId="27797AE0" w14:textId="77777777" w:rsidR="00B67581" w:rsidRPr="002E7E61" w:rsidRDefault="00B67581" w:rsidP="000D7E3D">
      <w:pPr>
        <w:pStyle w:val="Alg4"/>
        <w:numPr>
          <w:ilvl w:val="1"/>
          <w:numId w:val="1446"/>
        </w:numPr>
      </w:pPr>
      <w:r>
        <w:t xml:space="preserve">Set </w:t>
      </w:r>
      <w:r w:rsidR="002B415A" w:rsidRPr="007477B8">
        <w:rPr>
          <w:bCs/>
          <w:i/>
        </w:rPr>
        <w:t>generator</w:t>
      </w:r>
      <w:r>
        <w:rPr>
          <w:i/>
          <w:iCs/>
        </w:rPr>
        <w:t>’s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14:paraId="7A6B9DBE" w14:textId="77777777" w:rsidR="00B67581" w:rsidRDefault="00B67581" w:rsidP="000D7E3D">
      <w:pPr>
        <w:pStyle w:val="Alg4"/>
        <w:numPr>
          <w:ilvl w:val="1"/>
          <w:numId w:val="1446"/>
        </w:numPr>
      </w:pPr>
      <w:r>
        <w:t xml:space="preserve">Once a generator enters the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 xml:space="preserve"> state it never leaves it and its associated execution context is never resumed. Any execution state associated with </w:t>
      </w:r>
      <w:r>
        <w:rPr>
          <w:i/>
          <w:iCs/>
        </w:rPr>
        <w:t>gene</w:t>
      </w:r>
      <w:r w:rsidR="00604F16">
        <w:rPr>
          <w:i/>
          <w:iCs/>
        </w:rPr>
        <w:t>r</w:t>
      </w:r>
      <w:r>
        <w:rPr>
          <w:i/>
          <w:iCs/>
        </w:rPr>
        <w:t>ator</w:t>
      </w:r>
      <w:r>
        <w:t xml:space="preserve"> can be discard at this point.</w:t>
      </w:r>
    </w:p>
    <w:p w14:paraId="0D8F6EF9" w14:textId="77777777" w:rsidR="00B67581" w:rsidRPr="00826863" w:rsidRDefault="00B67581" w:rsidP="000D7E3D">
      <w:pPr>
        <w:numPr>
          <w:ilvl w:val="1"/>
          <w:numId w:val="1446"/>
        </w:numPr>
        <w:contextualSpacing/>
        <w:rPr>
          <w:rFonts w:ascii="Times New Roman" w:hAnsi="Times New Roman"/>
        </w:rPr>
      </w:pPr>
      <w:r w:rsidRPr="00826863">
        <w:rPr>
          <w:rFonts w:ascii="Times New Roman" w:hAnsi="Times New Roman"/>
        </w:rPr>
        <w:t>ReturnIfAbrupt(</w:t>
      </w:r>
      <w:r w:rsidRPr="00826863">
        <w:rPr>
          <w:rFonts w:ascii="Times New Roman" w:hAnsi="Times New Roman"/>
          <w:i/>
          <w:iCs/>
        </w:rPr>
        <w:t>result</w:t>
      </w:r>
      <w:r w:rsidRPr="00826863">
        <w:rPr>
          <w:rFonts w:ascii="Times New Roman" w:hAnsi="Times New Roman"/>
        </w:rPr>
        <w:t>).</w:t>
      </w:r>
    </w:p>
    <w:p w14:paraId="52A0FE21" w14:textId="77777777" w:rsidR="00B67581" w:rsidRDefault="00B67581" w:rsidP="000D7E3D">
      <w:pPr>
        <w:numPr>
          <w:ilvl w:val="1"/>
          <w:numId w:val="1446"/>
        </w:numPr>
        <w:contextualSpacing/>
        <w:rPr>
          <w:rFonts w:ascii="Times New Roman" w:hAnsi="Times New Roman"/>
        </w:rPr>
      </w:pPr>
      <w:r>
        <w:rPr>
          <w:rFonts w:ascii="Times New Roman" w:hAnsi="Times New Roman"/>
        </w:rPr>
        <w:t>Return CreateItr</w:t>
      </w:r>
      <w:r w:rsidR="00B775C8">
        <w:rPr>
          <w:rFonts w:ascii="Times New Roman" w:hAnsi="Times New Roman"/>
        </w:rPr>
        <w:t>Result</w:t>
      </w:r>
      <w:r>
        <w:rPr>
          <w:rFonts w:ascii="Times New Roman" w:hAnsi="Times New Roman"/>
        </w:rPr>
        <w:t>Object(</w:t>
      </w:r>
      <w:r>
        <w:rPr>
          <w:rFonts w:ascii="Times New Roman" w:hAnsi="Times New Roman"/>
          <w:i/>
          <w:iCs/>
        </w:rPr>
        <w:t>result</w:t>
      </w:r>
      <w:r>
        <w:rPr>
          <w:rFonts w:ascii="Times New Roman" w:hAnsi="Times New Roman"/>
        </w:rPr>
        <w:t xml:space="preserve">, </w:t>
      </w:r>
      <w:r>
        <w:rPr>
          <w:rFonts w:ascii="Times New Roman" w:hAnsi="Times New Roman"/>
          <w:b/>
          <w:bCs/>
        </w:rPr>
        <w:t>true</w:t>
      </w:r>
      <w:r>
        <w:rPr>
          <w:rFonts w:ascii="Times New Roman" w:hAnsi="Times New Roman"/>
        </w:rPr>
        <w:t>).</w:t>
      </w:r>
    </w:p>
    <w:p w14:paraId="05421042" w14:textId="77777777" w:rsidR="00B67581" w:rsidRDefault="00B67581" w:rsidP="000D7E3D">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w:t>
      </w:r>
      <w:r>
        <w:rPr>
          <w:rFonts w:ascii="Times New Roman" w:hAnsi="Times New Roman"/>
        </w:rPr>
        <w:t>Context</w:t>
      </w:r>
      <w:r w:rsidRPr="00F2731D">
        <w:rPr>
          <w:rFonts w:ascii="Times New Roman" w:hAnsi="Times New Roman"/>
        </w:rPr>
        <w:t>]] internal data property</w:t>
      </w:r>
      <w:r>
        <w:rPr>
          <w:rFonts w:ascii="Times New Roman" w:hAnsi="Times New Roman"/>
        </w:rPr>
        <w:t xml:space="preserve"> to </w:t>
      </w:r>
      <w:r w:rsidRPr="001C06E9">
        <w:rPr>
          <w:rFonts w:ascii="Times New Roman" w:hAnsi="Times New Roman"/>
          <w:i/>
          <w:iCs/>
        </w:rPr>
        <w:t>genContext</w:t>
      </w:r>
      <w:r>
        <w:rPr>
          <w:rFonts w:ascii="Times New Roman" w:hAnsi="Times New Roman"/>
        </w:rPr>
        <w:t>.</w:t>
      </w:r>
    </w:p>
    <w:p w14:paraId="52766667" w14:textId="77777777" w:rsidR="00B67581" w:rsidRDefault="00B67581" w:rsidP="000D7E3D">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w:t>
      </w:r>
    </w:p>
    <w:p w14:paraId="234360A0" w14:textId="77777777" w:rsidR="00B67581" w:rsidRPr="00E77497" w:rsidRDefault="00B67581" w:rsidP="000D7E3D">
      <w:pPr>
        <w:numPr>
          <w:ilvl w:val="0"/>
          <w:numId w:val="1446"/>
        </w:numPr>
        <w:rPr>
          <w:rFonts w:ascii="Times New Roman" w:hAnsi="Times New Roman"/>
        </w:rPr>
      </w:pPr>
      <w:r>
        <w:rPr>
          <w:rFonts w:ascii="Times New Roman" w:hAnsi="Times New Roman"/>
        </w:rPr>
        <w:t>Return NormalCompletion(</w:t>
      </w:r>
      <w:r w:rsidR="007477B8" w:rsidRPr="007477B8">
        <w:rPr>
          <w:rFonts w:ascii="Times New Roman" w:hAnsi="Times New Roman"/>
          <w:bCs/>
          <w:i/>
        </w:rPr>
        <w:t>generator</w:t>
      </w:r>
      <w:r>
        <w:rPr>
          <w:rFonts w:ascii="Times New Roman" w:hAnsi="Times New Roman"/>
        </w:rPr>
        <w:t>)</w:t>
      </w:r>
      <w:r w:rsidRPr="00E77497">
        <w:rPr>
          <w:rFonts w:ascii="Times New Roman" w:hAnsi="Times New Roman"/>
        </w:rPr>
        <w:t>.</w:t>
      </w:r>
    </w:p>
    <w:p w14:paraId="6ADEA07B" w14:textId="77777777" w:rsidR="00A2188B" w:rsidRPr="00E77497" w:rsidRDefault="00A2188B" w:rsidP="00DD2409">
      <w:pPr>
        <w:pStyle w:val="40"/>
      </w:pPr>
      <w:r w:rsidRPr="00E77497">
        <w:tab/>
      </w:r>
      <w:r>
        <w:t>Generator</w:t>
      </w:r>
      <w:r w:rsidR="002B1EEE">
        <w:t>Resume</w:t>
      </w:r>
      <w:r>
        <w:t xml:space="preserve"> ( generator, value )</w:t>
      </w:r>
    </w:p>
    <w:p w14:paraId="79BF7E06" w14:textId="77777777" w:rsidR="00A2188B" w:rsidRDefault="00A2188B" w:rsidP="000D7E3D">
      <w:r>
        <w:t>The abstract operation Generator</w:t>
      </w:r>
      <w:r w:rsidR="002B1EEE">
        <w:t>Resume</w:t>
      </w:r>
      <w:r>
        <w:t xml:space="preserve"> with arguments </w:t>
      </w:r>
      <w:r>
        <w:rPr>
          <w:rFonts w:ascii="Times New Roman" w:hAnsi="Times New Roman"/>
          <w:i/>
          <w:iCs/>
        </w:rPr>
        <w:t>generator</w:t>
      </w:r>
      <w:r>
        <w:rPr>
          <w:rFonts w:ascii="Times New Roman" w:hAnsi="Times New Roman"/>
        </w:rPr>
        <w:t xml:space="preserve"> and </w:t>
      </w:r>
      <w:r w:rsidRPr="00AA6714">
        <w:rPr>
          <w:rFonts w:ascii="Times New Roman" w:hAnsi="Times New Roman"/>
          <w:i/>
          <w:iCs/>
        </w:rPr>
        <w:t>value</w:t>
      </w:r>
      <w:r>
        <w:t xml:space="preserve"> performs the following steps:</w:t>
      </w:r>
    </w:p>
    <w:p w14:paraId="4252A963" w14:textId="77777777" w:rsidR="00A2188B" w:rsidRDefault="00A2188B" w:rsidP="000D7E3D">
      <w:pPr>
        <w:numPr>
          <w:ilvl w:val="0"/>
          <w:numId w:val="1437"/>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14:paraId="78390285" w14:textId="77777777" w:rsidR="00A2188B" w:rsidRDefault="00A2188B" w:rsidP="000D7E3D">
      <w:pPr>
        <w:numPr>
          <w:ilvl w:val="0"/>
          <w:numId w:val="1437"/>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14:paraId="3E229410" w14:textId="77777777" w:rsidR="00A2188B" w:rsidRDefault="00A2188B" w:rsidP="000D7E3D">
      <w:pPr>
        <w:numPr>
          <w:ilvl w:val="0"/>
          <w:numId w:val="1437"/>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14:paraId="4F970B72" w14:textId="77777777" w:rsidR="00A2188B" w:rsidRDefault="00A2188B" w:rsidP="000D7E3D">
      <w:pPr>
        <w:numPr>
          <w:ilvl w:val="0"/>
          <w:numId w:val="1437"/>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14:paraId="709EE1E3" w14:textId="77777777" w:rsidR="00A2188B" w:rsidRDefault="00A2188B" w:rsidP="000D7E3D">
      <w:pPr>
        <w:numPr>
          <w:ilvl w:val="0"/>
          <w:numId w:val="1437"/>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14:paraId="1A4CBAA0" w14:textId="77777777" w:rsidR="00A2188B" w:rsidRPr="001B2A36" w:rsidRDefault="00A2188B" w:rsidP="000D7E3D">
      <w:pPr>
        <w:numPr>
          <w:ilvl w:val="0"/>
          <w:numId w:val="1437"/>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and </w:t>
      </w:r>
      <w:r>
        <w:rPr>
          <w:rFonts w:ascii="Times New Roman" w:hAnsi="Times New Roman"/>
          <w:i/>
          <w:iCs/>
        </w:rPr>
        <w:t>value</w:t>
      </w:r>
      <w:r>
        <w:rPr>
          <w:rFonts w:ascii="Times New Roman" w:hAnsi="Times New Roman"/>
        </w:rPr>
        <w:t xml:space="preserve"> is not </w:t>
      </w:r>
      <w:r>
        <w:rPr>
          <w:rFonts w:ascii="Times New Roman" w:hAnsi="Times New Roman"/>
          <w:b/>
          <w:bCs/>
        </w:rPr>
        <w:t>undefined</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14:paraId="0CA05B07" w14:textId="77777777" w:rsidR="00A2188B" w:rsidRDefault="00A2188B" w:rsidP="000D7E3D">
      <w:pPr>
        <w:pStyle w:val="Alg4"/>
        <w:numPr>
          <w:ilvl w:val="0"/>
          <w:numId w:val="1437"/>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14:paraId="7ED0D948" w14:textId="77777777" w:rsidR="00A2188B" w:rsidRDefault="00A2188B" w:rsidP="000D7E3D">
      <w:pPr>
        <w:pStyle w:val="Alg4"/>
        <w:numPr>
          <w:ilvl w:val="0"/>
          <w:numId w:val="1437"/>
        </w:numPr>
      </w:pPr>
      <w:r>
        <w:t xml:space="preserve">Let </w:t>
      </w:r>
      <w:r w:rsidR="00C60875">
        <w:rPr>
          <w:i/>
        </w:rPr>
        <w:t>methodContext</w:t>
      </w:r>
      <w:r>
        <w:t xml:space="preserve"> be the running</w:t>
      </w:r>
      <w:r w:rsidRPr="00E77497">
        <w:t xml:space="preserve"> </w:t>
      </w:r>
      <w:r>
        <w:t>execution context.</w:t>
      </w:r>
    </w:p>
    <w:p w14:paraId="2D2C92C6" w14:textId="77777777" w:rsidR="00A2188B" w:rsidRDefault="00A2188B" w:rsidP="000D7E3D">
      <w:pPr>
        <w:pStyle w:val="Alg4"/>
        <w:numPr>
          <w:ilvl w:val="0"/>
          <w:numId w:val="1437"/>
        </w:numPr>
      </w:pPr>
      <w:r>
        <w:t xml:space="preserve">Suspend </w:t>
      </w:r>
      <w:r w:rsidR="00C60875">
        <w:rPr>
          <w:i/>
        </w:rPr>
        <w:t>methodContext</w:t>
      </w:r>
      <w:r>
        <w:t>.</w:t>
      </w:r>
    </w:p>
    <w:p w14:paraId="220773E6" w14:textId="77777777" w:rsidR="001B2A36" w:rsidRPr="00E77497" w:rsidRDefault="001B2A36" w:rsidP="000D7E3D">
      <w:pPr>
        <w:numPr>
          <w:ilvl w:val="0"/>
          <w:numId w:val="1437"/>
        </w:numPr>
        <w:contextualSpacing/>
        <w:rPr>
          <w:rFonts w:ascii="Times New Roman" w:hAnsi="Times New Roman"/>
        </w:rPr>
      </w:pPr>
      <w:r>
        <w:rPr>
          <w:rFonts w:ascii="Times New Roman" w:hAnsi="Times New Roman"/>
        </w:rPr>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14:paraId="12F5FA5A" w14:textId="77777777" w:rsidR="00A2188B" w:rsidRDefault="00A2188B" w:rsidP="000D7E3D">
      <w:pPr>
        <w:numPr>
          <w:ilvl w:val="0"/>
          <w:numId w:val="1437"/>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14:paraId="0192003A" w14:textId="77777777" w:rsidR="006B41BF" w:rsidRDefault="006B41BF" w:rsidP="000D7E3D">
      <w:pPr>
        <w:numPr>
          <w:ilvl w:val="0"/>
          <w:numId w:val="1437"/>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w:t>
      </w:r>
      <w:r w:rsidR="00FA69ED">
        <w:rPr>
          <w:rFonts w:ascii="Times New Roman" w:hAnsi="Times New Roman"/>
        </w:rPr>
        <w:t>u</w:t>
      </w:r>
      <w:r>
        <w:rPr>
          <w:rFonts w:ascii="Times New Roman" w:hAnsi="Times New Roman"/>
        </w:rPr>
        <w:t>t</w:t>
      </w:r>
      <w:r w:rsidR="00FA69ED">
        <w:rPr>
          <w:rFonts w:ascii="Times New Roman" w:hAnsi="Times New Roman"/>
        </w:rPr>
        <w:t>at</w:t>
      </w:r>
      <w:r>
        <w:rPr>
          <w:rFonts w:ascii="Times New Roman" w:hAnsi="Times New Roman"/>
        </w:rPr>
        <w:t xml:space="preserve">ion. </w:t>
      </w:r>
    </w:p>
    <w:p w14:paraId="591F6704" w14:textId="77777777" w:rsidR="00C60875" w:rsidRDefault="00C60875" w:rsidP="000D7E3D">
      <w:pPr>
        <w:numPr>
          <w:ilvl w:val="0"/>
          <w:numId w:val="1437"/>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14:paraId="24BFFC44" w14:textId="77777777" w:rsidR="00A2188B" w:rsidRPr="00E77497" w:rsidRDefault="00A2188B" w:rsidP="000D7E3D">
      <w:pPr>
        <w:numPr>
          <w:ilvl w:val="0"/>
          <w:numId w:val="1437"/>
        </w:numPr>
        <w:rPr>
          <w:rFonts w:ascii="Times New Roman" w:hAnsi="Times New Roman"/>
        </w:rPr>
      </w:pPr>
      <w:r w:rsidRPr="00E77497">
        <w:rPr>
          <w:rFonts w:ascii="Times New Roman" w:hAnsi="Times New Roman"/>
        </w:rPr>
        <w:t xml:space="preserve">Return </w:t>
      </w:r>
      <w:r w:rsidR="001B2A36">
        <w:rPr>
          <w:rFonts w:ascii="Times New Roman" w:hAnsi="Times New Roman"/>
          <w:i/>
        </w:rPr>
        <w:t>result</w:t>
      </w:r>
      <w:r w:rsidRPr="00E77497">
        <w:rPr>
          <w:rFonts w:ascii="Times New Roman" w:hAnsi="Times New Roman"/>
        </w:rPr>
        <w:t>.</w:t>
      </w:r>
    </w:p>
    <w:p w14:paraId="743D8CA6" w14:textId="77777777" w:rsidR="00B32E00" w:rsidRPr="00E77497" w:rsidRDefault="00B32E00" w:rsidP="00DD2409">
      <w:pPr>
        <w:pStyle w:val="40"/>
      </w:pPr>
      <w:r w:rsidRPr="00E77497">
        <w:tab/>
      </w:r>
      <w:r>
        <w:t>Generator</w:t>
      </w:r>
      <w:r w:rsidR="00AA6714">
        <w:t>Yield</w:t>
      </w:r>
      <w:r>
        <w:t xml:space="preserve"> ( </w:t>
      </w:r>
      <w:r w:rsidR="00AA6714">
        <w:t>itrNextObj</w:t>
      </w:r>
      <w:r>
        <w:t xml:space="preserve"> )</w:t>
      </w:r>
    </w:p>
    <w:p w14:paraId="7849B53C" w14:textId="77777777" w:rsidR="00B32E00" w:rsidRDefault="00B32E00" w:rsidP="000D7E3D">
      <w:r>
        <w:t>The abstract operation Generator</w:t>
      </w:r>
      <w:r w:rsidR="00AA6714">
        <w:t>Yield</w:t>
      </w:r>
      <w:r>
        <w:t xml:space="preserve"> with argument </w:t>
      </w:r>
      <w:r w:rsidR="00AA6714" w:rsidRPr="00AA6714">
        <w:rPr>
          <w:rFonts w:ascii="Times New Roman" w:hAnsi="Times New Roman"/>
          <w:i/>
          <w:iCs/>
        </w:rPr>
        <w:t xml:space="preserve">itrNextObj </w:t>
      </w:r>
      <w:r>
        <w:t>performs the following steps:</w:t>
      </w:r>
    </w:p>
    <w:p w14:paraId="3EBAC598" w14:textId="77777777" w:rsidR="00B32E00" w:rsidRDefault="00AA6714" w:rsidP="000D7E3D">
      <w:pPr>
        <w:numPr>
          <w:ilvl w:val="0"/>
          <w:numId w:val="1441"/>
        </w:numPr>
        <w:contextualSpacing/>
        <w:rPr>
          <w:rFonts w:ascii="Times New Roman" w:hAnsi="Times New Roman"/>
        </w:rPr>
      </w:pPr>
      <w:r>
        <w:rPr>
          <w:rFonts w:ascii="Times New Roman" w:hAnsi="Times New Roman"/>
        </w:rPr>
        <w:t xml:space="preserve">Assert: </w:t>
      </w:r>
      <w:r w:rsidRPr="00EA595E">
        <w:rPr>
          <w:rFonts w:ascii="Times New Roman" w:hAnsi="Times New Roman"/>
          <w:i/>
          <w:iCs/>
        </w:rPr>
        <w:t>itrNextObj</w:t>
      </w:r>
      <w:r>
        <w:rPr>
          <w:rFonts w:ascii="Times New Roman" w:hAnsi="Times New Roman"/>
        </w:rPr>
        <w:t xml:space="preserve"> is an Object that implemented the </w:t>
      </w:r>
      <w:r>
        <w:rPr>
          <w:rFonts w:ascii="Times New Roman" w:hAnsi="Times New Roman"/>
          <w:i/>
          <w:iCs/>
        </w:rPr>
        <w:t>ItrResult</w:t>
      </w:r>
      <w:r>
        <w:rPr>
          <w:rFonts w:ascii="Times New Roman" w:hAnsi="Times New Roman"/>
        </w:rPr>
        <w:t xml:space="preserve"> interface</w:t>
      </w:r>
      <w:r w:rsidR="00B32E00">
        <w:rPr>
          <w:rFonts w:ascii="Times New Roman" w:hAnsi="Times New Roman"/>
        </w:rPr>
        <w:t>.</w:t>
      </w:r>
    </w:p>
    <w:p w14:paraId="1E3B295E" w14:textId="77777777" w:rsidR="008306D0" w:rsidRDefault="008306D0" w:rsidP="000D7E3D">
      <w:pPr>
        <w:numPr>
          <w:ilvl w:val="0"/>
          <w:numId w:val="1441"/>
        </w:numPr>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14:paraId="5EAECA1F" w14:textId="77777777" w:rsidR="008306D0" w:rsidRDefault="008306D0" w:rsidP="000D7E3D">
      <w:pPr>
        <w:numPr>
          <w:ilvl w:val="0"/>
          <w:numId w:val="1441"/>
        </w:numPr>
        <w:contextualSpacing/>
        <w:rPr>
          <w:rFonts w:ascii="Times New Roman" w:hAnsi="Times New Roman"/>
        </w:rPr>
      </w:pPr>
      <w:r>
        <w:rPr>
          <w:rFonts w:ascii="Times New Roman" w:hAnsi="Times New Roman"/>
        </w:rPr>
        <w:t>Assert</w:t>
      </w:r>
      <w:r w:rsidR="00FB0F1F">
        <w:rPr>
          <w:rFonts w:ascii="Times New Roman" w:hAnsi="Times New Roman"/>
        </w:rPr>
        <w:t>:</w:t>
      </w:r>
      <w:r>
        <w:rPr>
          <w:rFonts w:ascii="Times New Roman" w:hAnsi="Times New Roman"/>
        </w:rPr>
        <w:t xml:space="preserve"> </w:t>
      </w:r>
      <w:r>
        <w:rPr>
          <w:rFonts w:ascii="Times New Roman" w:hAnsi="Times New Roman"/>
          <w:i/>
          <w:iCs/>
        </w:rPr>
        <w:t>genContext</w:t>
      </w:r>
      <w:r>
        <w:rPr>
          <w:rFonts w:ascii="Times New Roman" w:hAnsi="Times New Roman"/>
        </w:rPr>
        <w:t xml:space="preserve"> is the execution context of a generator.</w:t>
      </w:r>
    </w:p>
    <w:p w14:paraId="728CF255" w14:textId="77777777" w:rsidR="00B32E00" w:rsidRDefault="0000070E" w:rsidP="000D7E3D">
      <w:pPr>
        <w:numPr>
          <w:ilvl w:val="0"/>
          <w:numId w:val="1441"/>
        </w:numPr>
        <w:contextualSpacing/>
        <w:rPr>
          <w:rFonts w:ascii="Times New Roman" w:hAnsi="Times New Roman"/>
        </w:rPr>
      </w:pPr>
      <w:r>
        <w:rPr>
          <w:rFonts w:ascii="Times New Roman" w:hAnsi="Times New Roman"/>
        </w:rPr>
        <w:t xml:space="preserve">Let </w:t>
      </w:r>
      <w:r>
        <w:rPr>
          <w:rFonts w:ascii="Times New Roman" w:hAnsi="Times New Roman"/>
          <w:i/>
          <w:iCs/>
        </w:rPr>
        <w:t>generator</w:t>
      </w:r>
      <w:r>
        <w:rPr>
          <w:rFonts w:ascii="Times New Roman" w:hAnsi="Times New Roman"/>
        </w:rPr>
        <w:t xml:space="preserve"> be the value of the Generator component of </w:t>
      </w:r>
      <w:r>
        <w:rPr>
          <w:rFonts w:ascii="Times New Roman" w:hAnsi="Times New Roman"/>
          <w:i/>
          <w:iCs/>
        </w:rPr>
        <w:t>genContext</w:t>
      </w:r>
      <w:r>
        <w:rPr>
          <w:rFonts w:ascii="Times New Roman" w:hAnsi="Times New Roman"/>
        </w:rPr>
        <w:t>.</w:t>
      </w:r>
    </w:p>
    <w:p w14:paraId="24399660" w14:textId="77777777" w:rsidR="00B32E00" w:rsidRDefault="00A06E78" w:rsidP="000D7E3D">
      <w:pPr>
        <w:numPr>
          <w:ilvl w:val="0"/>
          <w:numId w:val="1441"/>
        </w:numPr>
        <w:spacing w:after="0"/>
        <w:contextualSpacing/>
        <w:rPr>
          <w:rFonts w:ascii="Times New Roman" w:hAnsi="Times New Roman"/>
        </w:rPr>
      </w:pPr>
      <w:r>
        <w:rPr>
          <w:rFonts w:ascii="Times New Roman" w:hAnsi="Times New Roman"/>
        </w:rPr>
        <w:t>Set</w:t>
      </w:r>
      <w:r w:rsidR="00B32E00">
        <w:rPr>
          <w:rFonts w:ascii="Times New Roman" w:hAnsi="Times New Roman"/>
        </w:rPr>
        <w:t xml:space="preserve"> the value of </w:t>
      </w:r>
      <w:r w:rsidR="00B32E00">
        <w:rPr>
          <w:rFonts w:ascii="Times New Roman" w:hAnsi="Times New Roman"/>
          <w:i/>
          <w:iCs/>
        </w:rPr>
        <w:t>generator’s</w:t>
      </w:r>
      <w:r w:rsidR="00B32E00">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sidR="00B32E00">
        <w:rPr>
          <w:rFonts w:ascii="Times New Roman" w:hAnsi="Times New Roman"/>
        </w:rPr>
        <w:t>.</w:t>
      </w:r>
    </w:p>
    <w:p w14:paraId="504A9F24" w14:textId="77777777" w:rsidR="00A06E78" w:rsidRDefault="00A06E78" w:rsidP="000D7E3D">
      <w:pPr>
        <w:pStyle w:val="Alg2"/>
        <w:numPr>
          <w:ilvl w:val="0"/>
          <w:numId w:val="1441"/>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14:paraId="59C7FFBE" w14:textId="77777777" w:rsidR="00695AB5" w:rsidRDefault="00695AB5" w:rsidP="000D7E3D">
      <w:pPr>
        <w:numPr>
          <w:ilvl w:val="0"/>
          <w:numId w:val="1441"/>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with a Completion </w:t>
      </w:r>
      <w:r>
        <w:rPr>
          <w:rFonts w:ascii="Times New Roman" w:hAnsi="Times New Roman"/>
          <w:i/>
          <w:iCs/>
        </w:rPr>
        <w:t xml:space="preserve">resumptionValue </w:t>
      </w:r>
      <w:r>
        <w:rPr>
          <w:rFonts w:ascii="Times New Roman" w:hAnsi="Times New Roman"/>
        </w:rPr>
        <w:t>the following steps will be performed:</w:t>
      </w:r>
    </w:p>
    <w:p w14:paraId="68AB09CB" w14:textId="77777777" w:rsidR="00695AB5" w:rsidRDefault="00695AB5" w:rsidP="000D7E3D">
      <w:pPr>
        <w:numPr>
          <w:ilvl w:val="1"/>
          <w:numId w:val="1441"/>
        </w:numPr>
        <w:spacing w:after="0"/>
        <w:contextualSpacing/>
        <w:rPr>
          <w:rFonts w:ascii="Times New Roman" w:hAnsi="Times New Roman"/>
        </w:rPr>
      </w:pPr>
      <w:r>
        <w:rPr>
          <w:rFonts w:ascii="Times New Roman" w:hAnsi="Times New Roman"/>
        </w:rPr>
        <w:t xml:space="preserve">Return </w:t>
      </w:r>
      <w:r>
        <w:rPr>
          <w:rFonts w:ascii="Times New Roman" w:hAnsi="Times New Roman"/>
          <w:i/>
          <w:iCs/>
        </w:rPr>
        <w:t>resumptionValue</w:t>
      </w:r>
      <w:r>
        <w:rPr>
          <w:rFonts w:ascii="Times New Roman" w:hAnsi="Times New Roman"/>
        </w:rPr>
        <w:t>.</w:t>
      </w:r>
    </w:p>
    <w:p w14:paraId="04A38E8F" w14:textId="77777777" w:rsidR="00EA595E" w:rsidRPr="00197BED" w:rsidRDefault="00EA595E" w:rsidP="000D7E3D">
      <w:pPr>
        <w:numPr>
          <w:ilvl w:val="1"/>
          <w:numId w:val="1441"/>
        </w:numPr>
        <w:spacing w:after="0"/>
        <w:contextualSpacing/>
        <w:rPr>
          <w:rFonts w:ascii="Times New Roman" w:hAnsi="Times New Roman"/>
          <w:sz w:val="18"/>
          <w:szCs w:val="18"/>
        </w:rPr>
      </w:pPr>
      <w:r w:rsidRPr="00197BED">
        <w:rPr>
          <w:rFonts w:ascii="Times New Roman" w:hAnsi="Times New Roman"/>
          <w:sz w:val="18"/>
          <w:szCs w:val="18"/>
        </w:rPr>
        <w:t xml:space="preserve">NOTE:  </w:t>
      </w:r>
      <w:r>
        <w:rPr>
          <w:rFonts w:ascii="Times New Roman" w:hAnsi="Times New Roman"/>
          <w:sz w:val="18"/>
          <w:szCs w:val="18"/>
        </w:rPr>
        <w:t>This</w:t>
      </w:r>
      <w:r w:rsidRPr="00197BED">
        <w:rPr>
          <w:rFonts w:ascii="Times New Roman" w:hAnsi="Times New Roman"/>
          <w:sz w:val="18"/>
          <w:szCs w:val="18"/>
        </w:rPr>
        <w:t xml:space="preserve"> returns to the evaluation of the </w:t>
      </w:r>
      <w:r w:rsidRPr="00197BED">
        <w:rPr>
          <w:rFonts w:ascii="Times New Roman" w:hAnsi="Times New Roman"/>
          <w:i/>
          <w:iCs/>
          <w:sz w:val="18"/>
          <w:szCs w:val="18"/>
        </w:rPr>
        <w:t>YieldExpression</w:t>
      </w:r>
      <w:r w:rsidRPr="00197BED">
        <w:rPr>
          <w:rFonts w:ascii="Times New Roman" w:hAnsi="Times New Roman"/>
          <w:sz w:val="18"/>
          <w:szCs w:val="18"/>
        </w:rPr>
        <w:t xml:space="preserve"> production that originally called this abstra</w:t>
      </w:r>
      <w:r w:rsidR="00FE0BE0">
        <w:rPr>
          <w:rFonts w:ascii="Times New Roman" w:hAnsi="Times New Roman"/>
          <w:sz w:val="18"/>
          <w:szCs w:val="18"/>
        </w:rPr>
        <w:t>c</w:t>
      </w:r>
      <w:r w:rsidRPr="00197BED">
        <w:rPr>
          <w:rFonts w:ascii="Times New Roman" w:hAnsi="Times New Roman"/>
          <w:sz w:val="18"/>
          <w:szCs w:val="18"/>
        </w:rPr>
        <w:t>t operation.</w:t>
      </w:r>
    </w:p>
    <w:p w14:paraId="11A0C750" w14:textId="77777777" w:rsidR="00B32E00" w:rsidRDefault="00B32E00" w:rsidP="000D7E3D">
      <w:pPr>
        <w:numPr>
          <w:ilvl w:val="0"/>
          <w:numId w:val="1441"/>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FE0BE0">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computation. </w:t>
      </w:r>
    </w:p>
    <w:p w14:paraId="600B06DA" w14:textId="77777777" w:rsidR="00B32E00" w:rsidRDefault="00B32E00" w:rsidP="000D7E3D">
      <w:pPr>
        <w:numPr>
          <w:ilvl w:val="0"/>
          <w:numId w:val="1441"/>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FE0BE0">
        <w:rPr>
          <w:rFonts w:ascii="Times New Roman" w:hAnsi="Times New Roman"/>
          <w:i/>
          <w:iCs/>
        </w:rPr>
        <w:t>e</w:t>
      </w:r>
      <w:r w:rsidR="00FB0F1F">
        <w:rPr>
          <w:rFonts w:ascii="Times New Roman" w:hAnsi="Times New Roman"/>
          <w:i/>
          <w:iCs/>
        </w:rPr>
        <w:t>n</w:t>
      </w:r>
      <w:r>
        <w:rPr>
          <w:rFonts w:ascii="Times New Roman" w:hAnsi="Times New Roman"/>
          <w:i/>
          <w:iCs/>
        </w:rPr>
        <w:t>Context</w:t>
      </w:r>
      <w:r>
        <w:rPr>
          <w:rFonts w:ascii="Times New Roman" w:hAnsi="Times New Roman"/>
        </w:rPr>
        <w:t xml:space="preserve"> has already been removed from the execution context stack and the currently running execution context</w:t>
      </w:r>
      <w:r w:rsidR="00FB0F1F">
        <w:rPr>
          <w:rFonts w:ascii="Times New Roman" w:hAnsi="Times New Roman"/>
        </w:rPr>
        <w:t xml:space="preserve"> is the context that most recently resumed execution of </w:t>
      </w:r>
      <w:r w:rsidR="00FB0F1F">
        <w:rPr>
          <w:rFonts w:ascii="Times New Roman" w:hAnsi="Times New Roman"/>
          <w:i/>
          <w:iCs/>
        </w:rPr>
        <w:t>generator</w:t>
      </w:r>
      <w:r>
        <w:rPr>
          <w:rFonts w:ascii="Times New Roman" w:hAnsi="Times New Roman"/>
        </w:rPr>
        <w:t>.</w:t>
      </w:r>
    </w:p>
    <w:p w14:paraId="2212BB47" w14:textId="77777777" w:rsidR="00EA595E" w:rsidRDefault="00EA595E" w:rsidP="000D7E3D">
      <w:pPr>
        <w:numPr>
          <w:ilvl w:val="0"/>
          <w:numId w:val="1441"/>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A595E">
        <w:rPr>
          <w:rFonts w:ascii="Times New Roman" w:hAnsi="Times New Roman"/>
          <w:i/>
          <w:iCs/>
        </w:rPr>
        <w:t>itrNextObj</w:t>
      </w:r>
      <w:r>
        <w:rPr>
          <w:rFonts w:ascii="Times New Roman" w:hAnsi="Times New Roman"/>
        </w:rPr>
        <w:t>)</w:t>
      </w:r>
      <w:r w:rsidRPr="00E77497">
        <w:rPr>
          <w:rFonts w:ascii="Times New Roman" w:hAnsi="Times New Roman"/>
        </w:rPr>
        <w:t>.</w:t>
      </w:r>
    </w:p>
    <w:p w14:paraId="43A763B7" w14:textId="77777777" w:rsidR="00B32E00" w:rsidRPr="00E77497" w:rsidRDefault="00EA595E" w:rsidP="000D7E3D">
      <w:pPr>
        <w:numPr>
          <w:ilvl w:val="0"/>
          <w:numId w:val="1441"/>
        </w:numPr>
        <w:rPr>
          <w:rFonts w:ascii="Times New Roman" w:hAnsi="Times New Roman"/>
        </w:rPr>
      </w:pPr>
      <w:r w:rsidRPr="00CA3B59">
        <w:rPr>
          <w:rFonts w:ascii="Times New Roman" w:hAnsi="Times New Roman"/>
          <w:sz w:val="18"/>
          <w:szCs w:val="18"/>
        </w:rPr>
        <w:t xml:space="preserve">NOTE:  </w:t>
      </w:r>
      <w:r>
        <w:rPr>
          <w:rFonts w:ascii="Times New Roman" w:hAnsi="Times New Roman"/>
          <w:sz w:val="18"/>
          <w:szCs w:val="18"/>
        </w:rPr>
        <w:t>This</w:t>
      </w:r>
      <w:r w:rsidRPr="00CA3B59">
        <w:rPr>
          <w:rFonts w:ascii="Times New Roman" w:hAnsi="Times New Roman"/>
          <w:sz w:val="18"/>
          <w:szCs w:val="18"/>
        </w:rPr>
        <w:t xml:space="preserve"> returns to the evaluation of the operation</w:t>
      </w:r>
      <w:r w:rsidR="0079692B">
        <w:rPr>
          <w:rFonts w:ascii="Times New Roman" w:hAnsi="Times New Roman"/>
          <w:sz w:val="18"/>
          <w:szCs w:val="18"/>
        </w:rPr>
        <w:t xml:space="preserve"> that had most previously resumed evaluation of </w:t>
      </w:r>
      <w:r w:rsidR="0079692B" w:rsidRPr="0079692B">
        <w:rPr>
          <w:rFonts w:ascii="Times New Roman" w:hAnsi="Times New Roman"/>
          <w:i/>
          <w:iCs/>
          <w:sz w:val="18"/>
          <w:szCs w:val="18"/>
        </w:rPr>
        <w:t>g</w:t>
      </w:r>
      <w:r w:rsidR="00FE0BE0">
        <w:rPr>
          <w:rFonts w:ascii="Times New Roman" w:hAnsi="Times New Roman"/>
          <w:i/>
          <w:iCs/>
          <w:sz w:val="18"/>
          <w:szCs w:val="18"/>
        </w:rPr>
        <w:t>en</w:t>
      </w:r>
      <w:r w:rsidR="0079692B" w:rsidRPr="0079692B">
        <w:rPr>
          <w:rFonts w:ascii="Times New Roman" w:hAnsi="Times New Roman"/>
          <w:i/>
          <w:iCs/>
          <w:sz w:val="18"/>
          <w:szCs w:val="18"/>
        </w:rPr>
        <w:t>Context</w:t>
      </w:r>
      <w:r w:rsidRPr="00CA3B59">
        <w:rPr>
          <w:rFonts w:ascii="Times New Roman" w:hAnsi="Times New Roman"/>
          <w:sz w:val="18"/>
          <w:szCs w:val="18"/>
        </w:rPr>
        <w:t>.</w:t>
      </w:r>
    </w:p>
    <w:p w14:paraId="07A943EB" w14:textId="77777777" w:rsidR="00F64E1A" w:rsidRPr="00E77497" w:rsidRDefault="00F64E1A" w:rsidP="00DD2409">
      <w:pPr>
        <w:pStyle w:val="40"/>
      </w:pPr>
      <w:r w:rsidRPr="00E77497">
        <w:tab/>
      </w:r>
      <w:r>
        <w:t>CreateItr</w:t>
      </w:r>
      <w:r w:rsidR="00B775C8">
        <w:t>Result</w:t>
      </w:r>
      <w:r>
        <w:t>Object (</w:t>
      </w:r>
      <w:r w:rsidRPr="00644550">
        <w:t>value</w:t>
      </w:r>
      <w:r>
        <w:t xml:space="preserve">, </w:t>
      </w:r>
      <w:r w:rsidRPr="00644550">
        <w:t>done</w:t>
      </w:r>
      <w:r>
        <w:t>)</w:t>
      </w:r>
    </w:p>
    <w:p w14:paraId="039F3916" w14:textId="77777777" w:rsidR="00B775C8" w:rsidRDefault="00B775C8" w:rsidP="000D7E3D">
      <w:r>
        <w:t xml:space="preserve">The abstract operation </w:t>
      </w:r>
      <w:r w:rsidRPr="00B775C8">
        <w:t>CreateItr</w:t>
      </w:r>
      <w:r>
        <w:t>ResultO</w:t>
      </w:r>
      <w:r w:rsidRPr="00B775C8">
        <w:t xml:space="preserve">bject </w:t>
      </w:r>
      <w:r>
        <w:t xml:space="preserve">with arguments </w:t>
      </w:r>
      <w:r w:rsidRPr="00B775C8">
        <w:rPr>
          <w:rFonts w:ascii="Times New Roman" w:hAnsi="Times New Roman"/>
          <w:i/>
          <w:iCs/>
        </w:rPr>
        <w:t xml:space="preserve">value </w:t>
      </w:r>
      <w:r>
        <w:t xml:space="preserve">and </w:t>
      </w:r>
      <w:r w:rsidRPr="00B775C8">
        <w:rPr>
          <w:rFonts w:ascii="Times New Roman" w:hAnsi="Times New Roman"/>
          <w:bCs/>
          <w:i/>
        </w:rPr>
        <w:t>done</w:t>
      </w:r>
      <w:r>
        <w:t xml:space="preserve"> creates an object that supports the ItrResult interface by performing the following steps:</w:t>
      </w:r>
    </w:p>
    <w:p w14:paraId="0E5DA2A3" w14:textId="77777777" w:rsidR="00B775C8" w:rsidRDefault="00B775C8" w:rsidP="000D7E3D">
      <w:pPr>
        <w:numPr>
          <w:ilvl w:val="0"/>
          <w:numId w:val="1443"/>
        </w:numPr>
        <w:spacing w:after="0"/>
        <w:contextualSpacing/>
        <w:rPr>
          <w:rFonts w:ascii="Times New Roman" w:hAnsi="Times New Roman"/>
        </w:rPr>
      </w:pPr>
      <w:r>
        <w:rPr>
          <w:rFonts w:ascii="Times New Roman" w:hAnsi="Times New Roman"/>
        </w:rPr>
        <w:t>Assert: Type(</w:t>
      </w:r>
      <w:r>
        <w:rPr>
          <w:rFonts w:ascii="Times New Roman" w:hAnsi="Times New Roman"/>
          <w:i/>
          <w:iCs/>
        </w:rPr>
        <w:t>done</w:t>
      </w:r>
      <w:r>
        <w:rPr>
          <w:rFonts w:ascii="Times New Roman" w:hAnsi="Times New Roman"/>
        </w:rPr>
        <w:t>) is Boolean.</w:t>
      </w:r>
    </w:p>
    <w:p w14:paraId="3935100C" w14:textId="77777777" w:rsidR="00F64E1A" w:rsidRDefault="00F64E1A" w:rsidP="000D7E3D">
      <w:pPr>
        <w:numPr>
          <w:ilvl w:val="0"/>
          <w:numId w:val="1443"/>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w:t>
      </w:r>
      <w:r w:rsidR="00B775C8">
        <w:rPr>
          <w:rFonts w:ascii="Times New Roman" w:hAnsi="Times New Roman"/>
        </w:rPr>
        <w:t>result of performing ObjectCreate</w:t>
      </w:r>
      <w:r w:rsidR="00B775C8" w:rsidRPr="00F92BFE">
        <w:rPr>
          <w:rFonts w:ascii="Times New Roman" w:hAnsi="Times New Roman"/>
        </w:rPr>
        <w:t>(</w:t>
      </w:r>
      <w:r w:rsidR="00621C54" w:rsidRPr="00F92BFE">
        <w:rPr>
          <w:rFonts w:ascii="Times New Roman" w:hAnsi="Times New Roman"/>
        </w:rPr>
        <w:t>%ObjectPrototype%</w:t>
      </w:r>
      <w:r w:rsidR="00B775C8">
        <w:rPr>
          <w:rFonts w:ascii="Times New Roman" w:hAnsi="Times New Roman"/>
        </w:rPr>
        <w:t>)</w:t>
      </w:r>
      <w:r>
        <w:rPr>
          <w:rFonts w:ascii="Times New Roman" w:hAnsi="Times New Roman"/>
        </w:rPr>
        <w:t>.</w:t>
      </w:r>
    </w:p>
    <w:p w14:paraId="43B5651D" w14:textId="77777777" w:rsidR="00F64E1A" w:rsidRDefault="00B775C8" w:rsidP="000D7E3D">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value</w:t>
      </w:r>
      <w:r w:rsidRPr="00156AA7">
        <w:rPr>
          <w:rFonts w:ascii="Courier New" w:hAnsi="Courier New"/>
          <w:b/>
          <w:bCs/>
          <w:sz w:val="18"/>
        </w:rPr>
        <w:t>"</w:t>
      </w:r>
      <w:r>
        <w:rPr>
          <w:rFonts w:ascii="Times New Roman" w:hAnsi="Times New Roman"/>
        </w:rPr>
        <w:t xml:space="preserve">, </w:t>
      </w:r>
      <w:r>
        <w:rPr>
          <w:rFonts w:ascii="Times New Roman" w:hAnsi="Times New Roman"/>
          <w:i/>
          <w:iCs/>
        </w:rPr>
        <w:t>value</w:t>
      </w:r>
      <w:r>
        <w:rPr>
          <w:rFonts w:ascii="Times New Roman" w:hAnsi="Times New Roman"/>
        </w:rPr>
        <w:t>).</w:t>
      </w:r>
    </w:p>
    <w:p w14:paraId="20F4F1B0" w14:textId="77777777" w:rsidR="00B775C8" w:rsidRDefault="00B775C8" w:rsidP="000D7E3D">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 xml:space="preserve">, </w:t>
      </w:r>
      <w:r>
        <w:rPr>
          <w:rFonts w:ascii="Times New Roman" w:hAnsi="Times New Roman"/>
          <w:i/>
          <w:iCs/>
        </w:rPr>
        <w:t>done</w:t>
      </w:r>
      <w:r>
        <w:rPr>
          <w:rFonts w:ascii="Times New Roman" w:hAnsi="Times New Roman"/>
        </w:rPr>
        <w:t>).</w:t>
      </w:r>
    </w:p>
    <w:p w14:paraId="6FE8B2D8" w14:textId="77777777" w:rsidR="0056441E" w:rsidRPr="0056441E" w:rsidRDefault="00F64E1A" w:rsidP="000D7E3D">
      <w:pPr>
        <w:numPr>
          <w:ilvl w:val="0"/>
          <w:numId w:val="1443"/>
        </w:numPr>
        <w:rPr>
          <w:rFonts w:ascii="Times New Roman" w:hAnsi="Times New Roman"/>
        </w:rPr>
      </w:pPr>
      <w:r>
        <w:rPr>
          <w:rFonts w:ascii="Times New Roman" w:hAnsi="Times New Roman"/>
        </w:rPr>
        <w:t xml:space="preserve">Return </w:t>
      </w:r>
      <w:r w:rsidR="00B775C8">
        <w:rPr>
          <w:rFonts w:ascii="Times New Roman" w:hAnsi="Times New Roman"/>
          <w:i/>
          <w:iCs/>
        </w:rPr>
        <w:t>obj</w:t>
      </w:r>
      <w:r w:rsidRPr="00E77497">
        <w:rPr>
          <w:rFonts w:ascii="Times New Roman" w:hAnsi="Times New Roman"/>
        </w:rPr>
        <w:t>.</w:t>
      </w:r>
    </w:p>
    <w:p w14:paraId="4D21F45D" w14:textId="77777777" w:rsidR="00895657" w:rsidRPr="00E77497" w:rsidRDefault="00895657" w:rsidP="00DD2409">
      <w:pPr>
        <w:pStyle w:val="40"/>
      </w:pPr>
      <w:r>
        <w:t>GetIterator ( obj )</w:t>
      </w:r>
    </w:p>
    <w:p w14:paraId="2AA88335" w14:textId="77777777" w:rsidR="00895657" w:rsidRDefault="00895657" w:rsidP="000D7E3D">
      <w:r>
        <w:t xml:space="preserve">The abstract operation </w:t>
      </w:r>
      <w:r w:rsidRPr="00895657">
        <w:t xml:space="preserve">GetIterator </w:t>
      </w:r>
      <w:r>
        <w:t xml:space="preserve">with argument </w:t>
      </w:r>
      <w:r w:rsidRPr="00895657">
        <w:rPr>
          <w:rFonts w:ascii="Times New Roman" w:hAnsi="Times New Roman"/>
          <w:i/>
          <w:iCs/>
        </w:rPr>
        <w:t xml:space="preserve">obj </w:t>
      </w:r>
      <w:r>
        <w:t>perform</w:t>
      </w:r>
      <w:r w:rsidR="009725F4">
        <w:t>s</w:t>
      </w:r>
      <w:r>
        <w:t xml:space="preserve"> the following steps:</w:t>
      </w:r>
    </w:p>
    <w:p w14:paraId="1DBE3F8E" w14:textId="77777777" w:rsidR="00895657" w:rsidRDefault="00895657" w:rsidP="000D7E3D">
      <w:pPr>
        <w:numPr>
          <w:ilvl w:val="0"/>
          <w:numId w:val="1444"/>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performing Invoke with arguments </w:t>
      </w:r>
      <w:r w:rsidRPr="00895657">
        <w:rPr>
          <w:rFonts w:ascii="Times New Roman" w:hAnsi="Times New Roman"/>
          <w:i/>
          <w:iCs/>
        </w:rPr>
        <w:t>obj</w:t>
      </w:r>
      <w:r w:rsidRPr="00B770FD">
        <w:rPr>
          <w:rFonts w:ascii="Times New Roman" w:hAnsi="Times New Roman"/>
        </w:rPr>
        <w:t>, @@iterator and an empty List.</w:t>
      </w:r>
    </w:p>
    <w:p w14:paraId="2698E003" w14:textId="77777777" w:rsidR="00895657" w:rsidRDefault="00895657" w:rsidP="000D7E3D">
      <w:pPr>
        <w:numPr>
          <w:ilvl w:val="0"/>
          <w:numId w:val="1444"/>
        </w:numPr>
        <w:contextualSpacing/>
        <w:rPr>
          <w:rFonts w:ascii="Times New Roman" w:hAnsi="Times New Roman"/>
        </w:rPr>
      </w:pPr>
      <w:r w:rsidRPr="00796590">
        <w:rPr>
          <w:rFonts w:ascii="Times New Roman" w:hAnsi="Times New Roman"/>
        </w:rPr>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14:paraId="51D69A1F" w14:textId="77777777" w:rsidR="00895657" w:rsidRDefault="00895657" w:rsidP="000D7E3D">
      <w:pPr>
        <w:numPr>
          <w:ilvl w:val="0"/>
          <w:numId w:val="1444"/>
        </w:numPr>
        <w:contextualSpacing/>
        <w:rPr>
          <w:rFonts w:ascii="Times New Roman" w:hAnsi="Times New Roman"/>
        </w:rPr>
      </w:pPr>
      <w:r>
        <w:rPr>
          <w:rFonts w:ascii="Times New Roman" w:hAnsi="Times New Roman"/>
        </w:rPr>
        <w:t>If Type(</w:t>
      </w:r>
      <w:r w:rsidRPr="00B770FD">
        <w:rPr>
          <w:rFonts w:ascii="Times New Roman" w:hAnsi="Times New Roman"/>
          <w:i/>
          <w:iCs/>
        </w:rPr>
        <w:t>iterator</w:t>
      </w:r>
      <w:r>
        <w:rPr>
          <w:rFonts w:ascii="Times New Roman" w:hAnsi="Times New Roman"/>
        </w:rPr>
        <w:t xml:space="preserve">) is not </w:t>
      </w:r>
      <w:r w:rsidRPr="00E74C84">
        <w:rPr>
          <w:rFonts w:ascii="Times New Roman" w:hAnsi="Times New Roman"/>
        </w:rPr>
        <w:t>Object</w:t>
      </w:r>
      <w:r w:rsidR="00420925">
        <w:rPr>
          <w:rFonts w:ascii="Times New Roman" w:hAnsi="Times New Roman"/>
        </w:rPr>
        <w:t>,</w:t>
      </w:r>
      <w:r>
        <w:rPr>
          <w:rFonts w:ascii="Times New Roman" w:hAnsi="Times New Roman"/>
        </w:rPr>
        <w:t xml:space="preserve"> then throw a </w:t>
      </w:r>
      <w:r w:rsidRPr="0026189F">
        <w:rPr>
          <w:rFonts w:ascii="Times New Roman" w:hAnsi="Times New Roman"/>
          <w:b/>
          <w:bCs/>
        </w:rPr>
        <w:t>TypeError</w:t>
      </w:r>
      <w:r>
        <w:rPr>
          <w:rFonts w:ascii="Times New Roman" w:hAnsi="Times New Roman"/>
        </w:rPr>
        <w:t xml:space="preserve"> exception.</w:t>
      </w:r>
    </w:p>
    <w:p w14:paraId="30E37898" w14:textId="77777777" w:rsidR="00895657" w:rsidRPr="00E77497" w:rsidRDefault="00895657" w:rsidP="000D7E3D">
      <w:pPr>
        <w:numPr>
          <w:ilvl w:val="0"/>
          <w:numId w:val="1444"/>
        </w:numPr>
        <w:rPr>
          <w:rFonts w:ascii="Times New Roman" w:hAnsi="Times New Roman"/>
        </w:rPr>
      </w:pPr>
      <w:r>
        <w:rPr>
          <w:rFonts w:ascii="Times New Roman" w:hAnsi="Times New Roman"/>
        </w:rPr>
        <w:t xml:space="preserve">Return </w:t>
      </w:r>
      <w:r w:rsidRPr="00B770FD">
        <w:rPr>
          <w:rFonts w:ascii="Times New Roman" w:hAnsi="Times New Roman"/>
          <w:i/>
          <w:iCs/>
        </w:rPr>
        <w:t>iterator</w:t>
      </w:r>
      <w:r>
        <w:rPr>
          <w:rFonts w:ascii="Times New Roman" w:hAnsi="Times New Roman"/>
        </w:rPr>
        <w:t>.</w:t>
      </w:r>
    </w:p>
    <w:p w14:paraId="21963730" w14:textId="77777777" w:rsidR="009725F4" w:rsidRPr="00E77497" w:rsidRDefault="009725F4" w:rsidP="00DD2409">
      <w:pPr>
        <w:pStyle w:val="40"/>
      </w:pPr>
      <w:r>
        <w:t xml:space="preserve">IteratorNext ( </w:t>
      </w:r>
      <w:r w:rsidR="00B71741">
        <w:t>iterator</w:t>
      </w:r>
      <w:r>
        <w:t>, value )</w:t>
      </w:r>
    </w:p>
    <w:p w14:paraId="1ACFE95B" w14:textId="77777777" w:rsidR="009725F4" w:rsidRDefault="009725F4" w:rsidP="000D7E3D">
      <w:r>
        <w:t xml:space="preserve">The abstract operation </w:t>
      </w:r>
      <w:r w:rsidRPr="00895657">
        <w:t>Iterato</w:t>
      </w:r>
      <w:r>
        <w:t>rNext</w:t>
      </w:r>
      <w:r w:rsidRPr="00895657">
        <w:t xml:space="preserve"> </w:t>
      </w:r>
      <w:r>
        <w:t xml:space="preserve">with argument </w:t>
      </w:r>
      <w:r w:rsidR="00B71741">
        <w:rPr>
          <w:rFonts w:ascii="Times New Roman" w:hAnsi="Times New Roman"/>
          <w:i/>
          <w:iCs/>
        </w:rPr>
        <w:t>iterator</w:t>
      </w:r>
      <w:r w:rsidRPr="00895657">
        <w:rPr>
          <w:rFonts w:ascii="Times New Roman" w:hAnsi="Times New Roman"/>
          <w:i/>
          <w:iCs/>
        </w:rPr>
        <w:t xml:space="preserve"> </w:t>
      </w:r>
      <w:r>
        <w:t xml:space="preserve">and optional argument </w:t>
      </w:r>
      <w:r>
        <w:rPr>
          <w:rFonts w:ascii="Times New Roman" w:hAnsi="Times New Roman"/>
          <w:i/>
          <w:iCs/>
        </w:rPr>
        <w:t>value</w:t>
      </w:r>
      <w:r>
        <w:t xml:space="preserve"> performs the following steps:</w:t>
      </w:r>
    </w:p>
    <w:p w14:paraId="35381563" w14:textId="77777777" w:rsidR="009725F4" w:rsidRDefault="009725F4" w:rsidP="000D7E3D">
      <w:pPr>
        <w:numPr>
          <w:ilvl w:val="0"/>
          <w:numId w:val="1505"/>
        </w:numPr>
        <w:contextualSpacing/>
        <w:rPr>
          <w:rFonts w:ascii="Times New Roman" w:hAnsi="Times New Roman"/>
        </w:rPr>
      </w:pPr>
      <w:r>
        <w:rPr>
          <w:rFonts w:ascii="Times New Roman" w:hAnsi="Times New Roman"/>
        </w:rPr>
        <w:t xml:space="preserve">If </w:t>
      </w:r>
      <w:r>
        <w:rPr>
          <w:rFonts w:ascii="Times New Roman" w:hAnsi="Times New Roman"/>
          <w:i/>
          <w:iCs/>
        </w:rPr>
        <w:t>value</w:t>
      </w:r>
      <w:r>
        <w:rPr>
          <w:rFonts w:ascii="Times New Roman" w:hAnsi="Times New Roman"/>
        </w:rPr>
        <w:t xml:space="preserve"> was not passed, let </w:t>
      </w:r>
      <w:r>
        <w:rPr>
          <w:rFonts w:ascii="Times New Roman" w:hAnsi="Times New Roman"/>
          <w:i/>
          <w:iCs/>
        </w:rPr>
        <w:t>value</w:t>
      </w:r>
      <w:r>
        <w:rPr>
          <w:rFonts w:ascii="Times New Roman" w:hAnsi="Times New Roman"/>
        </w:rPr>
        <w:t xml:space="preserve"> be </w:t>
      </w:r>
      <w:r>
        <w:rPr>
          <w:rFonts w:ascii="Times New Roman" w:hAnsi="Times New Roman"/>
          <w:b/>
          <w:bCs/>
        </w:rPr>
        <w:t>undefined</w:t>
      </w:r>
      <w:r>
        <w:rPr>
          <w:rFonts w:ascii="Times New Roman" w:hAnsi="Times New Roman"/>
        </w:rPr>
        <w:t>.</w:t>
      </w:r>
    </w:p>
    <w:p w14:paraId="43993BD3" w14:textId="77777777" w:rsidR="00B71741" w:rsidRDefault="00B71741" w:rsidP="000D7E3D">
      <w:pPr>
        <w:numPr>
          <w:ilvl w:val="0"/>
          <w:numId w:val="150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Invoke(</w:t>
      </w:r>
      <w:r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next</w:t>
      </w:r>
      <w:r w:rsidRPr="00156AA7">
        <w:rPr>
          <w:rFonts w:ascii="Courier New" w:hAnsi="Courier New"/>
          <w:b/>
          <w:bCs/>
          <w:sz w:val="18"/>
        </w:rPr>
        <w:t>"</w:t>
      </w:r>
      <w:r>
        <w:rPr>
          <w:rFonts w:ascii="Times New Roman" w:hAnsi="Times New Roman"/>
        </w:rPr>
        <w:t>, (</w:t>
      </w:r>
      <w:r w:rsidR="003434AD">
        <w:rPr>
          <w:rFonts w:ascii="Times New Roman" w:hAnsi="Times New Roman"/>
          <w:i/>
          <w:iCs/>
        </w:rPr>
        <w:t>value</w:t>
      </w:r>
      <w:r>
        <w:rPr>
          <w:rFonts w:ascii="Times New Roman" w:hAnsi="Times New Roman"/>
        </w:rPr>
        <w:t>)).</w:t>
      </w:r>
    </w:p>
    <w:p w14:paraId="6898E4B8" w14:textId="77777777" w:rsidR="00B71741" w:rsidRDefault="00B71741" w:rsidP="000D7E3D">
      <w:pPr>
        <w:numPr>
          <w:ilvl w:val="0"/>
          <w:numId w:val="150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14:paraId="4C8B433B" w14:textId="77777777" w:rsidR="00B71741" w:rsidRDefault="00B71741" w:rsidP="000D7E3D">
      <w:pPr>
        <w:numPr>
          <w:ilvl w:val="0"/>
          <w:numId w:val="1505"/>
        </w:numPr>
        <w:contextualSpacing/>
        <w:rPr>
          <w:rFonts w:ascii="Times New Roman" w:hAnsi="Times New Roman"/>
        </w:rPr>
      </w:pPr>
      <w:r>
        <w:rPr>
          <w:rFonts w:ascii="Times New Roman" w:hAnsi="Times New Roman"/>
        </w:rPr>
        <w:t>If Type(</w:t>
      </w:r>
      <w:r>
        <w:rPr>
          <w:rFonts w:ascii="Times New Roman" w:hAnsi="Times New Roman"/>
          <w:i/>
          <w:iCs/>
        </w:rPr>
        <w:t>result</w:t>
      </w:r>
      <w:r>
        <w:rPr>
          <w:rFonts w:ascii="Times New Roman" w:hAnsi="Times New Roman"/>
        </w:rPr>
        <w:t xml:space="preserve">) is not Object, then throw a </w:t>
      </w:r>
      <w:r w:rsidRPr="0026189F">
        <w:rPr>
          <w:rFonts w:ascii="Times New Roman" w:hAnsi="Times New Roman"/>
          <w:b/>
          <w:bCs/>
        </w:rPr>
        <w:t>TypeError</w:t>
      </w:r>
      <w:r>
        <w:rPr>
          <w:rFonts w:ascii="Times New Roman" w:hAnsi="Times New Roman"/>
        </w:rPr>
        <w:t xml:space="preserve"> exception.</w:t>
      </w:r>
    </w:p>
    <w:p w14:paraId="159F06DA" w14:textId="77777777" w:rsidR="009725F4" w:rsidRPr="00E77497" w:rsidRDefault="009725F4" w:rsidP="000D7E3D">
      <w:pPr>
        <w:numPr>
          <w:ilvl w:val="0"/>
          <w:numId w:val="1505"/>
        </w:numPr>
        <w:rPr>
          <w:rFonts w:ascii="Times New Roman" w:hAnsi="Times New Roman"/>
        </w:rPr>
      </w:pPr>
      <w:r>
        <w:rPr>
          <w:rFonts w:ascii="Times New Roman" w:hAnsi="Times New Roman"/>
        </w:rPr>
        <w:t xml:space="preserve">Return </w:t>
      </w:r>
      <w:r w:rsidR="00B71741">
        <w:rPr>
          <w:rFonts w:ascii="Times New Roman" w:hAnsi="Times New Roman"/>
          <w:i/>
          <w:iCs/>
        </w:rPr>
        <w:t>result</w:t>
      </w:r>
      <w:r>
        <w:rPr>
          <w:rFonts w:ascii="Times New Roman" w:hAnsi="Times New Roman"/>
        </w:rPr>
        <w:t>.</w:t>
      </w:r>
    </w:p>
    <w:p w14:paraId="10D69990" w14:textId="77777777" w:rsidR="0056441E" w:rsidRPr="00E77497" w:rsidRDefault="0056441E" w:rsidP="00DD2409">
      <w:pPr>
        <w:pStyle w:val="40"/>
      </w:pPr>
      <w:r>
        <w:t>IteratorComplete (</w:t>
      </w:r>
      <w:r w:rsidR="00CC7C2D">
        <w:t xml:space="preserve"> </w:t>
      </w:r>
      <w:r w:rsidRPr="00895657">
        <w:t>itrResult</w:t>
      </w:r>
      <w:r w:rsidR="00CC7C2D">
        <w:t xml:space="preserve"> </w:t>
      </w:r>
      <w:r>
        <w:t>)</w:t>
      </w:r>
    </w:p>
    <w:p w14:paraId="13CDDDEA" w14:textId="77777777" w:rsidR="0056441E" w:rsidRDefault="0056441E" w:rsidP="000D7E3D">
      <w:r>
        <w:t xml:space="preserve">The abstract operation IteratorComplete with argument </w:t>
      </w:r>
      <w:r w:rsidRPr="0056441E">
        <w:rPr>
          <w:rFonts w:ascii="Times New Roman" w:hAnsi="Times New Roman"/>
          <w:i/>
          <w:iCs/>
        </w:rPr>
        <w:t xml:space="preserve">itrResult </w:t>
      </w:r>
      <w:r>
        <w:t>perform</w:t>
      </w:r>
      <w:r w:rsidR="009725F4">
        <w:t>s</w:t>
      </w:r>
      <w:r>
        <w:t xml:space="preserve"> the following steps:</w:t>
      </w:r>
    </w:p>
    <w:p w14:paraId="5BC7211D" w14:textId="77777777" w:rsidR="0056441E" w:rsidRDefault="0056441E" w:rsidP="000D7E3D">
      <w:pPr>
        <w:numPr>
          <w:ilvl w:val="0"/>
          <w:numId w:val="1551"/>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itrResult</w:t>
      </w:r>
      <w:r>
        <w:rPr>
          <w:rFonts w:ascii="Times New Roman" w:hAnsi="Times New Roman"/>
        </w:rPr>
        <w:t>) is Object.</w:t>
      </w:r>
    </w:p>
    <w:p w14:paraId="014E3DD7" w14:textId="77777777" w:rsidR="0056441E" w:rsidRDefault="0056441E" w:rsidP="000D7E3D">
      <w:pPr>
        <w:numPr>
          <w:ilvl w:val="0"/>
          <w:numId w:val="1551"/>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the result of Get(</w:t>
      </w:r>
      <w:r>
        <w:rPr>
          <w:rFonts w:ascii="Times New Roman" w:hAnsi="Times New Roman"/>
          <w:i/>
          <w:iCs/>
        </w:rPr>
        <w:t>itrResult</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w:t>
      </w:r>
    </w:p>
    <w:p w14:paraId="31A70E97" w14:textId="77777777" w:rsidR="0056441E" w:rsidRPr="00E77497" w:rsidRDefault="0056441E" w:rsidP="000D7E3D">
      <w:pPr>
        <w:numPr>
          <w:ilvl w:val="0"/>
          <w:numId w:val="1551"/>
        </w:numPr>
        <w:rPr>
          <w:rFonts w:ascii="Times New Roman" w:hAnsi="Times New Roman"/>
        </w:rPr>
      </w:pPr>
      <w:r>
        <w:rPr>
          <w:rFonts w:ascii="Times New Roman" w:hAnsi="Times New Roman"/>
        </w:rPr>
        <w:t>Return ToBoolean(</w:t>
      </w:r>
      <w:r>
        <w:rPr>
          <w:rFonts w:ascii="Times New Roman" w:hAnsi="Times New Roman"/>
          <w:i/>
          <w:iCs/>
        </w:rPr>
        <w:t>done</w:t>
      </w:r>
      <w:r>
        <w:rPr>
          <w:rFonts w:ascii="Times New Roman" w:hAnsi="Times New Roman"/>
        </w:rPr>
        <w:t>).</w:t>
      </w:r>
    </w:p>
    <w:p w14:paraId="70E77425" w14:textId="77777777" w:rsidR="0056441E" w:rsidRPr="00E77497" w:rsidRDefault="0056441E" w:rsidP="00DD2409">
      <w:pPr>
        <w:pStyle w:val="40"/>
      </w:pPr>
      <w:r>
        <w:t>IteratorValue (</w:t>
      </w:r>
      <w:r w:rsidR="00CC7C2D">
        <w:t xml:space="preserve"> </w:t>
      </w:r>
      <w:r w:rsidRPr="00895657">
        <w:t>itrResult</w:t>
      </w:r>
      <w:r w:rsidR="00CC7C2D">
        <w:t xml:space="preserve"> </w:t>
      </w:r>
      <w:r>
        <w:t>)</w:t>
      </w:r>
    </w:p>
    <w:p w14:paraId="7A5FAB1B" w14:textId="77777777" w:rsidR="0056441E" w:rsidRDefault="0056441E" w:rsidP="000D7E3D">
      <w:r>
        <w:t xml:space="preserve">The abstract operation </w:t>
      </w:r>
      <w:r w:rsidRPr="0056441E">
        <w:t xml:space="preserve">IteratorValue </w:t>
      </w:r>
      <w:r>
        <w:t xml:space="preserve">with argument </w:t>
      </w:r>
      <w:r w:rsidRPr="0056441E">
        <w:rPr>
          <w:rFonts w:ascii="Times New Roman" w:hAnsi="Times New Roman"/>
          <w:i/>
          <w:iCs/>
        </w:rPr>
        <w:t xml:space="preserve">itrResult </w:t>
      </w:r>
      <w:r>
        <w:t>performing the following steps:</w:t>
      </w:r>
    </w:p>
    <w:p w14:paraId="4334368D" w14:textId="77777777" w:rsidR="0056441E" w:rsidRDefault="0056441E" w:rsidP="000D7E3D">
      <w:pPr>
        <w:numPr>
          <w:ilvl w:val="0"/>
          <w:numId w:val="1445"/>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itrResult</w:t>
      </w:r>
      <w:r>
        <w:rPr>
          <w:rFonts w:ascii="Times New Roman" w:hAnsi="Times New Roman"/>
        </w:rPr>
        <w:t>) is Object.</w:t>
      </w:r>
    </w:p>
    <w:p w14:paraId="451D8FEC" w14:textId="77777777" w:rsidR="0056441E" w:rsidRPr="00E77497" w:rsidRDefault="0056441E" w:rsidP="000D7E3D">
      <w:pPr>
        <w:numPr>
          <w:ilvl w:val="0"/>
          <w:numId w:val="1445"/>
        </w:numPr>
        <w:rPr>
          <w:rFonts w:ascii="Times New Roman" w:hAnsi="Times New Roman"/>
        </w:rPr>
      </w:pPr>
      <w:r>
        <w:rPr>
          <w:rFonts w:ascii="Times New Roman" w:hAnsi="Times New Roman"/>
        </w:rPr>
        <w:t>Return the result of Get(</w:t>
      </w:r>
      <w:r>
        <w:rPr>
          <w:rFonts w:ascii="Times New Roman" w:hAnsi="Times New Roman"/>
          <w:i/>
          <w:iCs/>
        </w:rPr>
        <w:t>itrResult</w:t>
      </w:r>
      <w:r>
        <w:rPr>
          <w:rFonts w:ascii="Times New Roman" w:hAnsi="Times New Roman"/>
        </w:rPr>
        <w:t xml:space="preserve">, </w:t>
      </w:r>
      <w:r w:rsidRPr="00156AA7">
        <w:rPr>
          <w:rFonts w:ascii="Courier New" w:hAnsi="Courier New"/>
          <w:b/>
          <w:bCs/>
          <w:sz w:val="18"/>
        </w:rPr>
        <w:t>"</w:t>
      </w:r>
      <w:r>
        <w:rPr>
          <w:rFonts w:ascii="Courier New" w:hAnsi="Courier New"/>
          <w:b/>
        </w:rPr>
        <w:t>value</w:t>
      </w:r>
      <w:r>
        <w:rPr>
          <w:rFonts w:ascii="Times New Roman" w:hAnsi="Times New Roman"/>
        </w:rPr>
        <w:t>).</w:t>
      </w:r>
    </w:p>
    <w:p w14:paraId="1A271C44" w14:textId="77777777" w:rsidR="00971EEE" w:rsidRPr="00E77497" w:rsidRDefault="00971EEE" w:rsidP="00DD2409">
      <w:pPr>
        <w:pStyle w:val="40"/>
      </w:pPr>
      <w:r w:rsidRPr="00E77497">
        <w:tab/>
      </w:r>
      <w:r>
        <w:t>CreateEmptyIterator (</w:t>
      </w:r>
      <w:r>
        <w:rPr>
          <w:rFonts w:ascii="Times New Roman" w:hAnsi="Times New Roman"/>
          <w:b w:val="0"/>
          <w:i/>
        </w:rPr>
        <w:t xml:space="preserve"> </w:t>
      </w:r>
      <w:r>
        <w:t>)</w:t>
      </w:r>
    </w:p>
    <w:p w14:paraId="697413C6" w14:textId="77777777" w:rsidR="00971EEE" w:rsidRPr="00A74D02" w:rsidRDefault="00971EEE" w:rsidP="00A74D02">
      <w:r>
        <w:t xml:space="preserve">The abstract operation </w:t>
      </w:r>
      <w:r w:rsidRPr="00971EEE">
        <w:t xml:space="preserve">CreateEmptyIterator </w:t>
      </w:r>
      <w:r>
        <w:t xml:space="preserve">with no arguments creates an Iterator object </w:t>
      </w:r>
      <w:r w:rsidR="00A74D02">
        <w:t>whose next method always reports that the iterator is done.</w:t>
      </w:r>
      <w:r>
        <w:t xml:space="preserve"> </w:t>
      </w:r>
      <w:r w:rsidR="00A74D02">
        <w:t>It</w:t>
      </w:r>
      <w:r>
        <w:t xml:space="preserve"> perform</w:t>
      </w:r>
      <w:r w:rsidR="00A74D02">
        <w:t>s the following steps:</w:t>
      </w:r>
    </w:p>
    <w:p w14:paraId="2527802D" w14:textId="77777777" w:rsidR="00971EEE" w:rsidRDefault="00971EEE" w:rsidP="00A74D02">
      <w:pPr>
        <w:numPr>
          <w:ilvl w:val="0"/>
          <w:numId w:val="147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performing ObjectCreate</w:t>
      </w:r>
      <w:r w:rsidRPr="00F92BFE">
        <w:rPr>
          <w:rFonts w:ascii="Times New Roman" w:hAnsi="Times New Roman"/>
        </w:rPr>
        <w:t>(</w:t>
      </w:r>
      <w:r w:rsidR="00621C54" w:rsidRPr="00F92BFE">
        <w:rPr>
          <w:rFonts w:ascii="Times New Roman" w:hAnsi="Times New Roman"/>
        </w:rPr>
        <w:t>%ObjectPrototype%</w:t>
      </w:r>
      <w:r>
        <w:rPr>
          <w:rFonts w:ascii="Times New Roman" w:hAnsi="Times New Roman"/>
        </w:rPr>
        <w:t>).</w:t>
      </w:r>
    </w:p>
    <w:p w14:paraId="776D11BD" w14:textId="77777777" w:rsidR="00971EEE" w:rsidRDefault="00A74D02" w:rsidP="00420925">
      <w:pPr>
        <w:numPr>
          <w:ilvl w:val="0"/>
          <w:numId w:val="1479"/>
        </w:numPr>
        <w:contextualSpacing/>
        <w:rPr>
          <w:rFonts w:ascii="Times New Roman" w:hAnsi="Times New Roman"/>
        </w:rPr>
      </w:pPr>
      <w:r>
        <w:rPr>
          <w:rFonts w:ascii="Times New Roman" w:hAnsi="Times New Roman"/>
        </w:rPr>
        <w:t xml:space="preserve">Let </w:t>
      </w:r>
      <w:r w:rsidRPr="00D145A7">
        <w:rPr>
          <w:rFonts w:ascii="Times New Roman" w:hAnsi="Times New Roman"/>
          <w:i/>
          <w:iCs/>
        </w:rPr>
        <w:t>emptyNe</w:t>
      </w:r>
      <w:r w:rsidR="00D145A7">
        <w:rPr>
          <w:rFonts w:ascii="Times New Roman" w:hAnsi="Times New Roman"/>
          <w:i/>
          <w:iCs/>
        </w:rPr>
        <w:t>x</w:t>
      </w:r>
      <w:r w:rsidRPr="00D145A7">
        <w:rPr>
          <w:rFonts w:ascii="Times New Roman" w:hAnsi="Times New Roman"/>
          <w:i/>
          <w:iCs/>
        </w:rPr>
        <w:t>tMethod</w:t>
      </w:r>
      <w:r>
        <w:rPr>
          <w:rFonts w:ascii="Times New Roman" w:hAnsi="Times New Roman"/>
        </w:rPr>
        <w:t xml:space="preserve"> be the </w:t>
      </w:r>
      <w:r w:rsidR="00D145A7">
        <w:rPr>
          <w:rFonts w:ascii="Times New Roman" w:hAnsi="Times New Roman"/>
        </w:rPr>
        <w:t xml:space="preserve">result of CreateBuiltinFunction </w:t>
      </w:r>
      <w:r w:rsidR="00420925">
        <w:rPr>
          <w:rFonts w:ascii="Times New Roman" w:hAnsi="Times New Roman"/>
        </w:rPr>
        <w:t>using the</w:t>
      </w:r>
      <w:r w:rsidR="00D145A7">
        <w:rPr>
          <w:rFonts w:ascii="Times New Roman" w:hAnsi="Times New Roman"/>
        </w:rPr>
        <w:t xml:space="preserve"> steps defined below</w:t>
      </w:r>
      <w:r w:rsidR="00971EEE">
        <w:rPr>
          <w:rFonts w:ascii="Times New Roman" w:hAnsi="Times New Roman"/>
        </w:rPr>
        <w:t>.</w:t>
      </w:r>
    </w:p>
    <w:p w14:paraId="2E4E863C" w14:textId="77777777" w:rsidR="00971EEE" w:rsidRDefault="00971EEE" w:rsidP="00A74D02">
      <w:pPr>
        <w:numPr>
          <w:ilvl w:val="0"/>
          <w:numId w:val="1479"/>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sidR="00A74D02">
        <w:rPr>
          <w:rFonts w:ascii="Courier New" w:hAnsi="Courier New"/>
          <w:b/>
        </w:rPr>
        <w:t>next</w:t>
      </w:r>
      <w:r w:rsidRPr="00156AA7">
        <w:rPr>
          <w:rFonts w:ascii="Courier New" w:hAnsi="Courier New"/>
          <w:b/>
          <w:bCs/>
          <w:sz w:val="18"/>
        </w:rPr>
        <w:t>"</w:t>
      </w:r>
      <w:r>
        <w:rPr>
          <w:rFonts w:ascii="Times New Roman" w:hAnsi="Times New Roman"/>
        </w:rPr>
        <w:t xml:space="preserve">, </w:t>
      </w:r>
      <w:r w:rsidR="00A74D02">
        <w:rPr>
          <w:rFonts w:ascii="Times New Roman" w:hAnsi="Times New Roman"/>
          <w:i/>
          <w:iCs/>
        </w:rPr>
        <w:t>emptyNextMethod</w:t>
      </w:r>
      <w:r>
        <w:rPr>
          <w:rFonts w:ascii="Times New Roman" w:hAnsi="Times New Roman"/>
        </w:rPr>
        <w:t>).</w:t>
      </w:r>
    </w:p>
    <w:p w14:paraId="158067F8" w14:textId="77777777" w:rsidR="00971EEE" w:rsidRDefault="00971EEE" w:rsidP="00A74D02">
      <w:pPr>
        <w:numPr>
          <w:ilvl w:val="0"/>
          <w:numId w:val="1479"/>
        </w:numPr>
        <w:rPr>
          <w:rFonts w:ascii="Times New Roman" w:hAnsi="Times New Roman"/>
        </w:rPr>
      </w:pPr>
      <w:r>
        <w:rPr>
          <w:rFonts w:ascii="Times New Roman" w:hAnsi="Times New Roman"/>
        </w:rPr>
        <w:t xml:space="preserve">Return </w:t>
      </w:r>
      <w:r>
        <w:rPr>
          <w:rFonts w:ascii="Times New Roman" w:hAnsi="Times New Roman"/>
          <w:i/>
          <w:iCs/>
        </w:rPr>
        <w:t>obj</w:t>
      </w:r>
      <w:r w:rsidRPr="00E77497">
        <w:rPr>
          <w:rFonts w:ascii="Times New Roman" w:hAnsi="Times New Roman"/>
        </w:rPr>
        <w:t>.</w:t>
      </w:r>
    </w:p>
    <w:p w14:paraId="7A214319" w14:textId="77777777" w:rsidR="00D145A7" w:rsidRPr="00A74D02" w:rsidRDefault="00D145A7" w:rsidP="00D145A7">
      <w:r>
        <w:t xml:space="preserve">An </w:t>
      </w:r>
      <w:r w:rsidRPr="00D145A7">
        <w:rPr>
          <w:rFonts w:ascii="Times New Roman" w:hAnsi="Times New Roman"/>
          <w:i/>
          <w:iCs/>
        </w:rPr>
        <w:t>emptyNe</w:t>
      </w:r>
      <w:r>
        <w:rPr>
          <w:rFonts w:ascii="Times New Roman" w:hAnsi="Times New Roman"/>
          <w:i/>
          <w:iCs/>
        </w:rPr>
        <w:t>x</w:t>
      </w:r>
      <w:r w:rsidRPr="00D145A7">
        <w:rPr>
          <w:rFonts w:ascii="Times New Roman" w:hAnsi="Times New Roman"/>
          <w:i/>
          <w:iCs/>
        </w:rPr>
        <w:t>tMethod</w:t>
      </w:r>
      <w:r>
        <w:t xml:space="preserve"> method performs the following steps:</w:t>
      </w:r>
    </w:p>
    <w:p w14:paraId="69180426" w14:textId="77777777" w:rsidR="00D145A7" w:rsidRDefault="00D145A7" w:rsidP="00420925">
      <w:pPr>
        <w:numPr>
          <w:ilvl w:val="0"/>
          <w:numId w:val="1480"/>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performing CreateItrResultObject</w:t>
      </w:r>
      <w:r w:rsidR="00420925" w:rsidDel="00420925">
        <w:rPr>
          <w:rFonts w:ascii="Times New Roman" w:hAnsi="Times New Roman"/>
        </w:rPr>
        <w:t xml:space="preserve"> </w:t>
      </w:r>
      <w:r>
        <w:rPr>
          <w:rFonts w:ascii="Times New Roman" w:hAnsi="Times New Roman"/>
        </w:rPr>
        <w:t>(</w:t>
      </w:r>
      <w:r>
        <w:rPr>
          <w:rFonts w:ascii="Times New Roman" w:hAnsi="Times New Roman"/>
          <w:b/>
          <w:bCs/>
        </w:rPr>
        <w:t>undefined</w:t>
      </w:r>
      <w:r>
        <w:rPr>
          <w:rFonts w:ascii="Times New Roman" w:hAnsi="Times New Roman"/>
        </w:rPr>
        <w:t xml:space="preserve">, </w:t>
      </w:r>
      <w:r>
        <w:rPr>
          <w:rFonts w:ascii="Times New Roman" w:hAnsi="Times New Roman"/>
          <w:b/>
          <w:bCs/>
        </w:rPr>
        <w:t>true</w:t>
      </w:r>
      <w:r>
        <w:rPr>
          <w:rFonts w:ascii="Times New Roman" w:hAnsi="Times New Roman"/>
        </w:rPr>
        <w:t>).</w:t>
      </w:r>
    </w:p>
    <w:p w14:paraId="59641F90" w14:textId="77777777" w:rsidR="00D145A7" w:rsidRPr="00D145A7" w:rsidRDefault="00D145A7" w:rsidP="00D145A7">
      <w:pPr>
        <w:numPr>
          <w:ilvl w:val="0"/>
          <w:numId w:val="1480"/>
        </w:numPr>
        <w:rPr>
          <w:rFonts w:ascii="Times New Roman" w:hAnsi="Times New Roman"/>
        </w:rPr>
      </w:pPr>
      <w:r>
        <w:rPr>
          <w:rFonts w:ascii="Times New Roman" w:hAnsi="Times New Roman"/>
        </w:rPr>
        <w:t xml:space="preserve">Return </w:t>
      </w:r>
      <w:r>
        <w:rPr>
          <w:rFonts w:ascii="Times New Roman" w:hAnsi="Times New Roman"/>
          <w:i/>
          <w:iCs/>
        </w:rPr>
        <w:t>result</w:t>
      </w:r>
      <w:r w:rsidRPr="00E77497">
        <w:rPr>
          <w:rFonts w:ascii="Times New Roman" w:hAnsi="Times New Roman"/>
        </w:rPr>
        <w:t>.</w:t>
      </w:r>
    </w:p>
    <w:p w14:paraId="711BB785" w14:textId="77777777" w:rsidR="00B55107" w:rsidRDefault="00B55107" w:rsidP="00B55107">
      <w:pPr>
        <w:pStyle w:val="1"/>
      </w:pPr>
      <w:bookmarkStart w:id="8198" w:name="_Ref366137541"/>
      <w:bookmarkStart w:id="8199" w:name="_Toc366142152"/>
      <w:r>
        <w:t>The Reflect Module</w:t>
      </w:r>
      <w:bookmarkEnd w:id="8198"/>
      <w:bookmarkEnd w:id="8199"/>
    </w:p>
    <w:p w14:paraId="4F5C4BD9" w14:textId="77777777" w:rsidR="00B55107" w:rsidRPr="00E77497" w:rsidRDefault="00B55107" w:rsidP="00B55107">
      <w:pPr>
        <w:pStyle w:val="20"/>
      </w:pPr>
      <w:bookmarkStart w:id="8200" w:name="_Toc366142153"/>
      <w:r>
        <w:t xml:space="preserve">Exported </w:t>
      </w:r>
      <w:r w:rsidRPr="00E77497">
        <w:t xml:space="preserve">Function Properties </w:t>
      </w:r>
      <w:r>
        <w:t>Reflecting the Essentional Internal Methods</w:t>
      </w:r>
      <w:bookmarkEnd w:id="8200"/>
      <w:r>
        <w:tab/>
      </w:r>
    </w:p>
    <w:p w14:paraId="22D69847" w14:textId="77777777" w:rsidR="00FE1D9C" w:rsidRPr="00E77497" w:rsidRDefault="00FE1D9C" w:rsidP="00FE1D9C">
      <w:pPr>
        <w:pStyle w:val="30"/>
      </w:pPr>
      <w:bookmarkStart w:id="8201" w:name="_Toc366142154"/>
      <w:r>
        <w:t>Reflect.defineProperty(target,</w:t>
      </w:r>
      <w:r w:rsidRPr="00E652E3">
        <w:t xml:space="preserve"> </w:t>
      </w:r>
      <w:r>
        <w:t>propertyKey, attributes)</w:t>
      </w:r>
      <w:bookmarkEnd w:id="8201"/>
    </w:p>
    <w:p w14:paraId="1D9CAA78" w14:textId="77777777" w:rsidR="00FE1D9C" w:rsidRPr="00E77497" w:rsidRDefault="00FE1D9C" w:rsidP="00FE1D9C">
      <w:r w:rsidRPr="00E77497">
        <w:t xml:space="preserve">When the </w:t>
      </w:r>
      <w:r w:rsidRPr="00E652E3">
        <w:rPr>
          <w:rFonts w:ascii="Courier New" w:hAnsi="Courier New"/>
          <w:b/>
        </w:rPr>
        <w:t xml:space="preserve">defineProperty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attributes</w:t>
      </w:r>
      <w:r w:rsidRPr="00E77497">
        <w:t xml:space="preserve"> the following steps are taken:</w:t>
      </w:r>
    </w:p>
    <w:p w14:paraId="1E448CCC" w14:textId="77777777" w:rsidR="00FE1D9C" w:rsidRDefault="00FE1D9C" w:rsidP="00FE1D9C">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46DA215C" w14:textId="77777777" w:rsidR="00FE1D9C" w:rsidRDefault="00FE1D9C" w:rsidP="00FE1D9C">
      <w:pPr>
        <w:numPr>
          <w:ilvl w:val="0"/>
          <w:numId w:val="146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393EA98E" w14:textId="77777777" w:rsidR="00FE1D9C" w:rsidRDefault="00FE1D9C" w:rsidP="00FE1D9C">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33FB6BFA" w14:textId="77777777" w:rsidR="00FE1D9C" w:rsidRDefault="00FE1D9C" w:rsidP="00FE1D9C">
      <w:pPr>
        <w:numPr>
          <w:ilvl w:val="0"/>
          <w:numId w:val="1460"/>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4F6A22EC" w14:textId="77777777" w:rsidR="00FE1D9C" w:rsidRPr="00E77497" w:rsidRDefault="00FE1D9C" w:rsidP="00FE1D9C">
      <w:pPr>
        <w:pStyle w:val="Alg4"/>
        <w:numPr>
          <w:ilvl w:val="0"/>
          <w:numId w:val="1460"/>
        </w:numPr>
      </w:pPr>
      <w:r w:rsidRPr="00E77497">
        <w:t xml:space="preserve">Let </w:t>
      </w:r>
      <w:r w:rsidRPr="00E77497">
        <w:rPr>
          <w:i/>
        </w:rPr>
        <w:t xml:space="preserve">desc </w:t>
      </w:r>
      <w:r w:rsidRPr="00E77497">
        <w:t xml:space="preserve">be the result of calling ToPropertyDescriptor with </w:t>
      </w:r>
      <w:r>
        <w:rPr>
          <w:i/>
        </w:rPr>
        <w:t>a</w:t>
      </w:r>
      <w:r w:rsidRPr="00E77497">
        <w:rPr>
          <w:i/>
        </w:rPr>
        <w:t>ttributes</w:t>
      </w:r>
      <w:r w:rsidRPr="00E77497">
        <w:t xml:space="preserve"> as the argument.</w:t>
      </w:r>
    </w:p>
    <w:p w14:paraId="35CA8E0D" w14:textId="77777777" w:rsidR="00FE1D9C" w:rsidRDefault="00FE1D9C" w:rsidP="00FE1D9C">
      <w:pPr>
        <w:numPr>
          <w:ilvl w:val="0"/>
          <w:numId w:val="1460"/>
        </w:numPr>
        <w:spacing w:after="0"/>
        <w:contextualSpacing/>
        <w:rPr>
          <w:rFonts w:ascii="Times New Roman" w:hAnsi="Times New Roman"/>
        </w:rPr>
      </w:pPr>
      <w:r>
        <w:rPr>
          <w:rFonts w:ascii="Times New Roman" w:hAnsi="Times New Roman"/>
        </w:rPr>
        <w:t>ReturnIfAbrupt(</w:t>
      </w:r>
      <w:r w:rsidRPr="00E652E3">
        <w:rPr>
          <w:rFonts w:ascii="Times New Roman" w:hAnsi="Times New Roman"/>
          <w:i/>
          <w:iCs/>
        </w:rPr>
        <w:t>desc</w:t>
      </w:r>
      <w:r>
        <w:rPr>
          <w:rFonts w:ascii="Times New Roman" w:hAnsi="Times New Roman"/>
        </w:rPr>
        <w:t>).</w:t>
      </w:r>
    </w:p>
    <w:p w14:paraId="36B86C27" w14:textId="77777777" w:rsidR="00FE1D9C" w:rsidRPr="003435F9" w:rsidRDefault="00FE1D9C" w:rsidP="00FE1D9C">
      <w:pPr>
        <w:numPr>
          <w:ilvl w:val="0"/>
          <w:numId w:val="1460"/>
        </w:numPr>
        <w:contextualSpacing/>
        <w:rPr>
          <w:rFonts w:ascii="Times New Roman" w:hAnsi="Times New Roman"/>
        </w:rPr>
      </w:pPr>
      <w:r>
        <w:rPr>
          <w:rFonts w:ascii="Times New Roman" w:hAnsi="Times New Roman"/>
        </w:rPr>
        <w:t xml:space="preserve">Return the result of calling the [[DefineOwnProperty]]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desc</w:t>
      </w:r>
      <w:r w:rsidRPr="00E77497">
        <w:rPr>
          <w:rFonts w:ascii="Times New Roman" w:hAnsi="Times New Roman"/>
        </w:rPr>
        <w:t>.</w:t>
      </w:r>
    </w:p>
    <w:p w14:paraId="5C19EF6E" w14:textId="77777777" w:rsidR="00FE1D9C" w:rsidRPr="00E77497" w:rsidRDefault="00FE1D9C" w:rsidP="00FE1D9C">
      <w:pPr>
        <w:pStyle w:val="30"/>
      </w:pPr>
      <w:bookmarkStart w:id="8202" w:name="_Toc366142155"/>
      <w:r>
        <w:t>Reflect.</w:t>
      </w:r>
      <w:r w:rsidRPr="0076070F">
        <w:t xml:space="preserve">deleteProperty </w:t>
      </w:r>
      <w:r>
        <w:t>(target, propertyKey)</w:t>
      </w:r>
      <w:bookmarkEnd w:id="8202"/>
    </w:p>
    <w:p w14:paraId="6A0331F0" w14:textId="77777777" w:rsidR="00FE1D9C" w:rsidRPr="00E77497" w:rsidRDefault="00FE1D9C" w:rsidP="00FE1D9C">
      <w:r w:rsidRPr="00E77497">
        <w:t xml:space="preserve">When the </w:t>
      </w:r>
      <w:r w:rsidRPr="0076070F">
        <w:rPr>
          <w:rFonts w:ascii="Courier New" w:hAnsi="Courier New"/>
          <w:b/>
        </w:rPr>
        <w:t xml:space="preserve">deleteProperty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179FC25F" w14:textId="77777777" w:rsidR="00FE1D9C" w:rsidRDefault="00FE1D9C" w:rsidP="00FE1D9C">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66F0657D" w14:textId="77777777" w:rsidR="00FE1D9C" w:rsidRDefault="00FE1D9C" w:rsidP="00FE1D9C">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2F726858" w14:textId="77777777" w:rsidR="00FE1D9C" w:rsidRDefault="00FE1D9C" w:rsidP="00FE1D9C">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5319BC14" w14:textId="77777777" w:rsidR="00FE1D9C" w:rsidRDefault="00FE1D9C" w:rsidP="00FE1D9C">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1D512961" w14:textId="77777777" w:rsidR="00FE1D9C" w:rsidRPr="00E77497" w:rsidRDefault="00FE1D9C" w:rsidP="00FE1D9C">
      <w:pPr>
        <w:numPr>
          <w:ilvl w:val="0"/>
          <w:numId w:val="1232"/>
        </w:numPr>
        <w:contextualSpacing/>
        <w:rPr>
          <w:rFonts w:ascii="Times New Roman" w:hAnsi="Times New Roman"/>
        </w:rPr>
      </w:pPr>
      <w:r>
        <w:rPr>
          <w:rFonts w:ascii="Times New Roman" w:hAnsi="Times New Roman"/>
        </w:rPr>
        <w:t xml:space="preserve">Return the result of calling the [[Delete]]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14:paraId="4DAD271C" w14:textId="77777777" w:rsidR="00FE1D9C" w:rsidRPr="00E77497" w:rsidRDefault="00FE1D9C" w:rsidP="00FE1D9C">
      <w:pPr>
        <w:pStyle w:val="30"/>
      </w:pPr>
      <w:bookmarkStart w:id="8203" w:name="_Toc366142156"/>
      <w:r>
        <w:t>Reflect.enumerate</w:t>
      </w:r>
      <w:r w:rsidRPr="003435F9">
        <w:t xml:space="preserve"> </w:t>
      </w:r>
      <w:r>
        <w:t>(target)</w:t>
      </w:r>
      <w:bookmarkEnd w:id="8203"/>
    </w:p>
    <w:p w14:paraId="06C231D8" w14:textId="77777777" w:rsidR="00FE1D9C" w:rsidRPr="00E77497" w:rsidRDefault="00FE1D9C" w:rsidP="00FE1D9C">
      <w:r w:rsidRPr="00E77497">
        <w:t xml:space="preserve">When the </w:t>
      </w:r>
      <w:r>
        <w:rPr>
          <w:rFonts w:ascii="Courier New" w:hAnsi="Courier New"/>
          <w:b/>
        </w:rPr>
        <w:t>enumerate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62FEE8AF" w14:textId="77777777" w:rsidR="00FE1D9C" w:rsidRDefault="00FE1D9C" w:rsidP="00FE1D9C">
      <w:pPr>
        <w:numPr>
          <w:ilvl w:val="0"/>
          <w:numId w:val="122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68316AC5" w14:textId="77777777" w:rsidR="00FE1D9C" w:rsidRDefault="00FE1D9C" w:rsidP="00FE1D9C">
      <w:pPr>
        <w:numPr>
          <w:ilvl w:val="0"/>
          <w:numId w:val="1229"/>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4ADA08AB" w14:textId="77777777" w:rsidR="00FE1D9C" w:rsidRDefault="00FE1D9C" w:rsidP="00FE1D9C">
      <w:pPr>
        <w:pStyle w:val="Alg4"/>
        <w:numPr>
          <w:ilvl w:val="0"/>
          <w:numId w:val="1229"/>
        </w:numPr>
      </w:pPr>
      <w:r>
        <w:t xml:space="preserve">Let </w:t>
      </w:r>
      <w:r>
        <w:rPr>
          <w:i/>
          <w:iCs/>
        </w:rPr>
        <w:t>iterator</w:t>
      </w:r>
      <w:r>
        <w:t xml:space="preserve"> be the result of calling the [[Enumerate]] internal method of </w:t>
      </w:r>
      <w:r>
        <w:rPr>
          <w:i/>
          <w:iCs/>
        </w:rPr>
        <w:t>obj</w:t>
      </w:r>
      <w:r w:rsidRPr="00E77497">
        <w:t>.</w:t>
      </w:r>
    </w:p>
    <w:p w14:paraId="298B60B0" w14:textId="77777777" w:rsidR="00FE1D9C" w:rsidRPr="00E77497" w:rsidRDefault="00FE1D9C" w:rsidP="00FE1D9C">
      <w:pPr>
        <w:pStyle w:val="Alg4"/>
        <w:numPr>
          <w:ilvl w:val="0"/>
          <w:numId w:val="1229"/>
        </w:numPr>
        <w:spacing w:after="120"/>
      </w:pPr>
      <w:r w:rsidRPr="00E77497">
        <w:t xml:space="preserve">Return </w:t>
      </w:r>
      <w:r>
        <w:rPr>
          <w:i/>
        </w:rPr>
        <w:t>iterator</w:t>
      </w:r>
      <w:r w:rsidRPr="00E77497">
        <w:t>.</w:t>
      </w:r>
    </w:p>
    <w:p w14:paraId="63090E3C" w14:textId="77777777" w:rsidR="00FE1D9C" w:rsidRPr="00E77497" w:rsidRDefault="00FE1D9C" w:rsidP="00FE1D9C">
      <w:pPr>
        <w:pStyle w:val="30"/>
      </w:pPr>
      <w:bookmarkStart w:id="8204" w:name="_Toc366142157"/>
      <w:r>
        <w:t>Reflect.get (target,</w:t>
      </w:r>
      <w:r w:rsidRPr="00E652E3">
        <w:t xml:space="preserve"> </w:t>
      </w:r>
      <w:r>
        <w:t>propertyKey, receiver=target)</w:t>
      </w:r>
      <w:bookmarkEnd w:id="8204"/>
    </w:p>
    <w:p w14:paraId="6D740CE1" w14:textId="77777777" w:rsidR="00FE1D9C" w:rsidRPr="00E77497" w:rsidRDefault="00FE1D9C" w:rsidP="00FE1D9C">
      <w:r w:rsidRPr="00E77497">
        <w:t xml:space="preserve">When the </w:t>
      </w:r>
      <w:r>
        <w:rPr>
          <w:rFonts w:ascii="Courier New" w:hAnsi="Courier New"/>
          <w:b/>
        </w:rPr>
        <w:t>get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14:paraId="181F01F6" w14:textId="77777777" w:rsidR="00FE1D9C" w:rsidRDefault="00FE1D9C" w:rsidP="00FE1D9C">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789AF555" w14:textId="77777777" w:rsidR="00FE1D9C" w:rsidRDefault="00FE1D9C" w:rsidP="00FE1D9C">
      <w:pPr>
        <w:numPr>
          <w:ilvl w:val="0"/>
          <w:numId w:val="1228"/>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6BC2BC35" w14:textId="77777777" w:rsidR="00FE1D9C" w:rsidRDefault="00FE1D9C" w:rsidP="00FE1D9C">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28BB20AF" w14:textId="77777777" w:rsidR="00FE1D9C" w:rsidRDefault="00FE1D9C" w:rsidP="00FE1D9C">
      <w:pPr>
        <w:numPr>
          <w:ilvl w:val="0"/>
          <w:numId w:val="1228"/>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2DE1B4EA" w14:textId="77777777" w:rsidR="00FE1D9C" w:rsidRPr="00457C2D" w:rsidRDefault="00FE1D9C" w:rsidP="00FE1D9C">
      <w:pPr>
        <w:pStyle w:val="Alg4"/>
        <w:numPr>
          <w:ilvl w:val="0"/>
          <w:numId w:val="1228"/>
        </w:numPr>
      </w:pPr>
      <w:r>
        <w:t>If</w:t>
      </w:r>
      <w:r w:rsidRPr="00E77497">
        <w:t xml:space="preserve"> </w:t>
      </w:r>
      <w:r>
        <w:rPr>
          <w:i/>
        </w:rPr>
        <w:t>receiver</w:t>
      </w:r>
      <w:r>
        <w:rPr>
          <w:iCs/>
        </w:rPr>
        <w:t xml:space="preserve"> is not present, then</w:t>
      </w:r>
    </w:p>
    <w:p w14:paraId="46E63898" w14:textId="77777777" w:rsidR="00FE1D9C" w:rsidRPr="00E77497" w:rsidRDefault="00FE1D9C" w:rsidP="00FE1D9C">
      <w:pPr>
        <w:pStyle w:val="Alg4"/>
        <w:numPr>
          <w:ilvl w:val="1"/>
          <w:numId w:val="1228"/>
        </w:numPr>
      </w:pPr>
      <w:r>
        <w:t xml:space="preserve">Let </w:t>
      </w:r>
      <w:r>
        <w:rPr>
          <w:i/>
        </w:rPr>
        <w:t>receiver</w:t>
      </w:r>
      <w:r>
        <w:rPr>
          <w:iCs/>
        </w:rPr>
        <w:t xml:space="preserve"> </w:t>
      </w:r>
      <w:r>
        <w:t xml:space="preserve">be </w:t>
      </w:r>
      <w:r>
        <w:rPr>
          <w:i/>
          <w:iCs/>
        </w:rPr>
        <w:t>target</w:t>
      </w:r>
      <w:r>
        <w:t>.</w:t>
      </w:r>
    </w:p>
    <w:p w14:paraId="0915F2EB" w14:textId="77777777" w:rsidR="00FE1D9C" w:rsidRPr="003435F9" w:rsidRDefault="00FE1D9C" w:rsidP="00FE1D9C">
      <w:pPr>
        <w:numPr>
          <w:ilvl w:val="0"/>
          <w:numId w:val="1228"/>
        </w:numPr>
        <w:contextualSpacing/>
        <w:rPr>
          <w:rFonts w:ascii="Times New Roman" w:hAnsi="Times New Roman"/>
        </w:rPr>
      </w:pPr>
      <w:r>
        <w:rPr>
          <w:rFonts w:ascii="Times New Roman" w:hAnsi="Times New Roman"/>
        </w:rPr>
        <w:t xml:space="preserve">Return the result of calling the [[Get]]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14:paraId="2A14D0BA" w14:textId="77777777" w:rsidR="00FE1D9C" w:rsidRPr="00E77497" w:rsidRDefault="00FE1D9C" w:rsidP="00FE1D9C">
      <w:pPr>
        <w:pStyle w:val="30"/>
      </w:pPr>
      <w:bookmarkStart w:id="8205" w:name="_Toc366142158"/>
      <w:r>
        <w:t>Reflect.getOwnPropertyDescriptor(target, propertyKey)</w:t>
      </w:r>
      <w:bookmarkEnd w:id="8205"/>
    </w:p>
    <w:p w14:paraId="7B98419D" w14:textId="77777777" w:rsidR="00FE1D9C" w:rsidRPr="00E77497" w:rsidRDefault="00FE1D9C" w:rsidP="00FE1D9C">
      <w:r w:rsidRPr="00E77497">
        <w:t xml:space="preserve">When the </w:t>
      </w:r>
      <w:r w:rsidRPr="00E652E3">
        <w:rPr>
          <w:rFonts w:ascii="Courier New" w:hAnsi="Courier New"/>
          <w:b/>
        </w:rPr>
        <w:t xml:space="preserve">getOwnPropertyDescriptor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1B1A2045" w14:textId="77777777"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5454B0D6" w14:textId="77777777"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5010DD4E" w14:textId="77777777"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3206D1D4" w14:textId="77777777"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4AAC7959" w14:textId="77777777"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desc</w:t>
      </w:r>
      <w:r>
        <w:rPr>
          <w:rFonts w:ascii="Times New Roman" w:hAnsi="Times New Roman"/>
        </w:rPr>
        <w:t xml:space="preserve"> be the result</w:t>
      </w:r>
      <w:r w:rsidRPr="00802887">
        <w:rPr>
          <w:rFonts w:ascii="Times New Roman" w:hAnsi="Times New Roman"/>
        </w:rPr>
        <w:t xml:space="preserve"> </w:t>
      </w:r>
      <w:r>
        <w:rPr>
          <w:rFonts w:ascii="Times New Roman" w:hAnsi="Times New Roman"/>
        </w:rPr>
        <w:t xml:space="preserve">of calling the [[GetOwnProperty]]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14:paraId="55B8222C" w14:textId="77777777"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14:paraId="1403DFD5" w14:textId="77777777" w:rsidR="00FE1D9C" w:rsidRPr="00E77497" w:rsidRDefault="00FE1D9C" w:rsidP="00FE1D9C">
      <w:pPr>
        <w:numPr>
          <w:ilvl w:val="0"/>
          <w:numId w:val="1227"/>
        </w:numPr>
        <w:contextualSpacing/>
        <w:rPr>
          <w:rFonts w:ascii="Times New Roman" w:hAnsi="Times New Roman"/>
        </w:rPr>
      </w:pPr>
      <w:r>
        <w:rPr>
          <w:rFonts w:ascii="Times New Roman" w:hAnsi="Times New Roman"/>
        </w:rPr>
        <w:t xml:space="preserve">Return the result of calling </w:t>
      </w:r>
      <w:r w:rsidRPr="00802887">
        <w:rPr>
          <w:rFonts w:ascii="Times New Roman" w:hAnsi="Times New Roman"/>
        </w:rPr>
        <w:t>FromPropertyDescriptor(</w:t>
      </w:r>
      <w:r w:rsidRPr="00802887">
        <w:rPr>
          <w:rFonts w:ascii="Times New Roman" w:hAnsi="Times New Roman"/>
          <w:i/>
        </w:rPr>
        <w:t>desc</w:t>
      </w:r>
      <w:r w:rsidRPr="00802887">
        <w:rPr>
          <w:rFonts w:ascii="Times New Roman" w:hAnsi="Times New Roman"/>
        </w:rPr>
        <w:t>)</w:t>
      </w:r>
      <w:r w:rsidRPr="00E77497">
        <w:rPr>
          <w:rFonts w:ascii="Times New Roman" w:hAnsi="Times New Roman"/>
        </w:rPr>
        <w:t>.</w:t>
      </w:r>
    </w:p>
    <w:p w14:paraId="73AEACCB" w14:textId="77777777" w:rsidR="00FE1D9C" w:rsidRPr="00E77497" w:rsidRDefault="00FE1D9C" w:rsidP="00FE1D9C">
      <w:pPr>
        <w:pStyle w:val="30"/>
      </w:pPr>
      <w:bookmarkStart w:id="8206" w:name="_Toc366142159"/>
      <w:r>
        <w:t>Reflect.</w:t>
      </w:r>
      <w:r w:rsidRPr="00682595">
        <w:t xml:space="preserve">getPrototypeOf </w:t>
      </w:r>
      <w:r>
        <w:t>(target)</w:t>
      </w:r>
      <w:bookmarkEnd w:id="8206"/>
    </w:p>
    <w:p w14:paraId="0F27CD5A" w14:textId="77777777" w:rsidR="00FE1D9C" w:rsidRPr="00E77497" w:rsidRDefault="00FE1D9C" w:rsidP="00FE1D9C">
      <w:r w:rsidRPr="00E77497">
        <w:t xml:space="preserve">When the </w:t>
      </w:r>
      <w:r w:rsidRPr="00682595">
        <w:rPr>
          <w:rFonts w:ascii="Courier New" w:hAnsi="Courier New"/>
          <w:b/>
        </w:rPr>
        <w:t xml:space="preserve">getPrototypeOf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04FDB4DD" w14:textId="77777777" w:rsidR="00FE1D9C" w:rsidRDefault="00FE1D9C" w:rsidP="00FE1D9C">
      <w:pPr>
        <w:numPr>
          <w:ilvl w:val="0"/>
          <w:numId w:val="123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14103A7C" w14:textId="77777777" w:rsidR="00FE1D9C" w:rsidRDefault="00FE1D9C" w:rsidP="00FE1D9C">
      <w:pPr>
        <w:numPr>
          <w:ilvl w:val="0"/>
          <w:numId w:val="1230"/>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4DA0635D" w14:textId="77777777" w:rsidR="00FE1D9C" w:rsidRPr="00E77497" w:rsidRDefault="00FE1D9C" w:rsidP="00FE1D9C">
      <w:pPr>
        <w:pStyle w:val="Alg4"/>
        <w:numPr>
          <w:ilvl w:val="0"/>
          <w:numId w:val="1230"/>
        </w:numPr>
        <w:spacing w:after="120"/>
      </w:pPr>
      <w:r>
        <w:t xml:space="preserve">Return the result of calling the [[GetInheritance]] internal method of </w:t>
      </w:r>
      <w:r>
        <w:rPr>
          <w:i/>
          <w:iCs/>
        </w:rPr>
        <w:t>obj</w:t>
      </w:r>
      <w:r w:rsidRPr="00E77497">
        <w:t>.</w:t>
      </w:r>
    </w:p>
    <w:p w14:paraId="1D10C918" w14:textId="77777777" w:rsidR="00FE1D9C" w:rsidRPr="00E77497" w:rsidRDefault="00FE1D9C" w:rsidP="00FE1D9C">
      <w:pPr>
        <w:pStyle w:val="30"/>
      </w:pPr>
      <w:bookmarkStart w:id="8207" w:name="_Toc366142160"/>
      <w:r>
        <w:t>Reflect.has (target, propertyKey)</w:t>
      </w:r>
      <w:bookmarkEnd w:id="8207"/>
    </w:p>
    <w:p w14:paraId="27FF5D2F" w14:textId="77777777" w:rsidR="00FE1D9C" w:rsidRPr="00E77497" w:rsidRDefault="00FE1D9C" w:rsidP="00FE1D9C">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0AA6A826" w14:textId="77777777" w:rsidR="00FE1D9C" w:rsidRDefault="00FE1D9C" w:rsidP="00FE1D9C">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368D65A3" w14:textId="77777777" w:rsidR="00FE1D9C" w:rsidRDefault="00FE1D9C" w:rsidP="00FE1D9C">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69810204" w14:textId="77777777" w:rsidR="00FE1D9C" w:rsidRDefault="00FE1D9C" w:rsidP="00FE1D9C">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1537518F" w14:textId="77777777" w:rsidR="00FE1D9C" w:rsidRDefault="00FE1D9C" w:rsidP="00FE1D9C">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0640A954" w14:textId="77777777" w:rsidR="00FE1D9C" w:rsidRPr="00E77497" w:rsidRDefault="00FE1D9C" w:rsidP="00FE1D9C">
      <w:pPr>
        <w:numPr>
          <w:ilvl w:val="0"/>
          <w:numId w:val="1233"/>
        </w:numPr>
        <w:contextualSpacing/>
        <w:rPr>
          <w:rFonts w:ascii="Times New Roman" w:hAnsi="Times New Roman"/>
        </w:rPr>
      </w:pPr>
      <w:r>
        <w:rPr>
          <w:rFonts w:ascii="Times New Roman" w:hAnsi="Times New Roman"/>
        </w:rPr>
        <w:t xml:space="preserve">Return the result of calling the [[HasProperty]]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14:paraId="79ACAED7" w14:textId="77777777" w:rsidR="00FE1D9C" w:rsidRPr="00E77497" w:rsidRDefault="00FE1D9C" w:rsidP="00FE1D9C">
      <w:pPr>
        <w:pStyle w:val="30"/>
      </w:pPr>
      <w:bookmarkStart w:id="8208" w:name="_Toc366142161"/>
      <w:r>
        <w:t>Reflect.hasOwn (target, propertyKey)</w:t>
      </w:r>
      <w:bookmarkEnd w:id="8208"/>
    </w:p>
    <w:p w14:paraId="70BC5834" w14:textId="77777777" w:rsidR="00FE1D9C" w:rsidRPr="00E77497" w:rsidRDefault="00FE1D9C" w:rsidP="00FE1D9C">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0490A487" w14:textId="77777777" w:rsidR="00FE1D9C" w:rsidRDefault="00FE1D9C" w:rsidP="00FE1D9C">
      <w:pPr>
        <w:numPr>
          <w:ilvl w:val="0"/>
          <w:numId w:val="155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3C04763B" w14:textId="77777777" w:rsidR="00FE1D9C" w:rsidRDefault="00FE1D9C" w:rsidP="00FE1D9C">
      <w:pPr>
        <w:numPr>
          <w:ilvl w:val="0"/>
          <w:numId w:val="155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12388F33" w14:textId="77777777" w:rsidR="00FE1D9C" w:rsidRDefault="00FE1D9C" w:rsidP="00FE1D9C">
      <w:pPr>
        <w:numPr>
          <w:ilvl w:val="0"/>
          <w:numId w:val="1550"/>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1EDA623C" w14:textId="77777777" w:rsidR="00FE1D9C" w:rsidRDefault="00FE1D9C" w:rsidP="00FE1D9C">
      <w:pPr>
        <w:numPr>
          <w:ilvl w:val="0"/>
          <w:numId w:val="1550"/>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3AF74EF2" w14:textId="77777777" w:rsidR="00FE1D9C" w:rsidRPr="00E77497" w:rsidRDefault="00FE1D9C" w:rsidP="00FE1D9C">
      <w:pPr>
        <w:numPr>
          <w:ilvl w:val="0"/>
          <w:numId w:val="1550"/>
        </w:numPr>
        <w:contextualSpacing/>
        <w:rPr>
          <w:rFonts w:ascii="Times New Roman" w:hAnsi="Times New Roman"/>
        </w:rPr>
      </w:pPr>
      <w:r>
        <w:rPr>
          <w:rFonts w:ascii="Times New Roman" w:hAnsi="Times New Roman"/>
        </w:rPr>
        <w:t xml:space="preserve">Return the result of calling the [[HasOwnProperty]]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14:paraId="3C9C67C4" w14:textId="77777777" w:rsidR="00FE1D9C" w:rsidRPr="00E77497" w:rsidRDefault="00FE1D9C" w:rsidP="00FE1D9C">
      <w:pPr>
        <w:pStyle w:val="30"/>
      </w:pPr>
      <w:bookmarkStart w:id="8209" w:name="_Toc366142162"/>
      <w:r>
        <w:t>Reflect.isExtensible</w:t>
      </w:r>
      <w:r w:rsidRPr="00682595">
        <w:t xml:space="preserve"> </w:t>
      </w:r>
      <w:r>
        <w:t>(target)</w:t>
      </w:r>
      <w:bookmarkEnd w:id="8209"/>
    </w:p>
    <w:p w14:paraId="5745997A" w14:textId="77777777" w:rsidR="00FE1D9C" w:rsidRPr="00E77497" w:rsidRDefault="00FE1D9C" w:rsidP="00FE1D9C">
      <w:r w:rsidRPr="00E77497">
        <w:t xml:space="preserve">When the </w:t>
      </w:r>
      <w:r w:rsidRPr="0076070F">
        <w:rPr>
          <w:rFonts w:ascii="Courier New" w:hAnsi="Courier New"/>
          <w:b/>
        </w:rPr>
        <w:t xml:space="preserve">isExtensible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241DBDE8" w14:textId="77777777" w:rsidR="00FE1D9C" w:rsidRDefault="00FE1D9C" w:rsidP="00FE1D9C">
      <w:pPr>
        <w:numPr>
          <w:ilvl w:val="0"/>
          <w:numId w:val="1234"/>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240B25EE" w14:textId="77777777" w:rsidR="00FE1D9C" w:rsidRDefault="00FE1D9C" w:rsidP="00FE1D9C">
      <w:pPr>
        <w:numPr>
          <w:ilvl w:val="0"/>
          <w:numId w:val="1234"/>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5ABADB39" w14:textId="77777777" w:rsidR="00FE1D9C" w:rsidRPr="00E77497" w:rsidRDefault="00FE1D9C" w:rsidP="00FE1D9C">
      <w:pPr>
        <w:pStyle w:val="Alg4"/>
        <w:numPr>
          <w:ilvl w:val="0"/>
          <w:numId w:val="1234"/>
        </w:numPr>
        <w:spacing w:after="120"/>
      </w:pPr>
      <w:r>
        <w:t xml:space="preserve">Return the result of calling the [[IsExtensible]] internal method of </w:t>
      </w:r>
      <w:r>
        <w:rPr>
          <w:i/>
          <w:iCs/>
        </w:rPr>
        <w:t>obj</w:t>
      </w:r>
      <w:r w:rsidRPr="00E77497">
        <w:t>.</w:t>
      </w:r>
    </w:p>
    <w:p w14:paraId="4D7909A6" w14:textId="77777777" w:rsidR="00FE1D9C" w:rsidRDefault="00FE1D9C" w:rsidP="00FE1D9C">
      <w:pPr>
        <w:pStyle w:val="30"/>
      </w:pPr>
      <w:bookmarkStart w:id="8210" w:name="_Toc366142163"/>
      <w:r>
        <w:t>Reflect.invoke (target,</w:t>
      </w:r>
      <w:r w:rsidRPr="00E652E3">
        <w:t xml:space="preserve"> </w:t>
      </w:r>
      <w:r>
        <w:t>propertyKey, argumentsList,  receiver=target)</w:t>
      </w:r>
      <w:bookmarkEnd w:id="8210"/>
    </w:p>
    <w:p w14:paraId="37740D62" w14:textId="77777777" w:rsidR="00FE1D9C" w:rsidRPr="00E77497" w:rsidRDefault="00FE1D9C" w:rsidP="00FE1D9C">
      <w:r w:rsidRPr="00E77497">
        <w:t xml:space="preserve">When the </w:t>
      </w:r>
      <w:r>
        <w:rPr>
          <w:rFonts w:ascii="Courier New" w:hAnsi="Courier New"/>
          <w:b/>
        </w:rPr>
        <w:t>invoke</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w:t>
      </w:r>
      <w:r w:rsidRPr="003A436B">
        <w:rPr>
          <w:rFonts w:ascii="Times New Roman" w:hAnsi="Times New Roman"/>
          <w:i/>
          <w:iCs/>
        </w:rPr>
        <w:t>argumentsList</w:t>
      </w:r>
      <w:r>
        <w:t xml:space="preserve">, and </w:t>
      </w:r>
      <w:r>
        <w:rPr>
          <w:rFonts w:ascii="Times New Roman" w:hAnsi="Times New Roman"/>
          <w:i/>
        </w:rPr>
        <w:t>receiver</w:t>
      </w:r>
      <w:r w:rsidRPr="00E77497">
        <w:t xml:space="preserve"> the following steps are taken:</w:t>
      </w:r>
    </w:p>
    <w:p w14:paraId="7A32278A" w14:textId="77777777" w:rsidR="00FE1D9C" w:rsidRDefault="00FE1D9C" w:rsidP="00FE1D9C">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7123C926" w14:textId="77777777" w:rsidR="00FE1D9C" w:rsidRDefault="00FE1D9C" w:rsidP="00FE1D9C">
      <w:pPr>
        <w:numPr>
          <w:ilvl w:val="0"/>
          <w:numId w:val="1476"/>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04E8A5ED" w14:textId="77777777" w:rsidR="00FE1D9C" w:rsidRDefault="00FE1D9C" w:rsidP="00FE1D9C">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6C3236F5" w14:textId="77777777" w:rsidR="00FE1D9C" w:rsidRDefault="00FE1D9C" w:rsidP="00FE1D9C">
      <w:pPr>
        <w:numPr>
          <w:ilvl w:val="0"/>
          <w:numId w:val="1476"/>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5D73483E" w14:textId="77777777" w:rsidR="00FE1D9C" w:rsidRPr="00457C2D" w:rsidRDefault="00FE1D9C" w:rsidP="00FE1D9C">
      <w:pPr>
        <w:pStyle w:val="Alg4"/>
        <w:numPr>
          <w:ilvl w:val="0"/>
          <w:numId w:val="1476"/>
        </w:numPr>
      </w:pPr>
      <w:r>
        <w:t>If</w:t>
      </w:r>
      <w:r w:rsidRPr="00E77497">
        <w:t xml:space="preserve"> </w:t>
      </w:r>
      <w:r>
        <w:rPr>
          <w:i/>
        </w:rPr>
        <w:t>receiver</w:t>
      </w:r>
      <w:r>
        <w:rPr>
          <w:iCs/>
        </w:rPr>
        <w:t xml:space="preserve"> is not present, then</w:t>
      </w:r>
    </w:p>
    <w:p w14:paraId="2AA75A73" w14:textId="77777777" w:rsidR="00FE1D9C" w:rsidRPr="00E77497" w:rsidRDefault="00FE1D9C" w:rsidP="00FE1D9C">
      <w:pPr>
        <w:pStyle w:val="Alg4"/>
        <w:numPr>
          <w:ilvl w:val="1"/>
          <w:numId w:val="1476"/>
        </w:numPr>
      </w:pPr>
      <w:r>
        <w:t xml:space="preserve">Let </w:t>
      </w:r>
      <w:r>
        <w:rPr>
          <w:i/>
        </w:rPr>
        <w:t>receiver</w:t>
      </w:r>
      <w:r>
        <w:rPr>
          <w:iCs/>
        </w:rPr>
        <w:t xml:space="preserve"> </w:t>
      </w:r>
      <w:r>
        <w:t xml:space="preserve">be </w:t>
      </w:r>
      <w:r>
        <w:rPr>
          <w:i/>
          <w:iCs/>
        </w:rPr>
        <w:t>target</w:t>
      </w:r>
      <w:r>
        <w:t>.</w:t>
      </w:r>
    </w:p>
    <w:p w14:paraId="7145C524" w14:textId="77777777" w:rsidR="00FE1D9C" w:rsidRPr="00E77497" w:rsidRDefault="00FE1D9C" w:rsidP="00FE1D9C">
      <w:pPr>
        <w:pStyle w:val="Alg4"/>
        <w:numPr>
          <w:ilvl w:val="0"/>
          <w:numId w:val="1476"/>
        </w:numPr>
      </w:pPr>
      <w:r w:rsidRPr="00E77497">
        <w:t xml:space="preserve">Let </w:t>
      </w:r>
      <w:r w:rsidRPr="00E77497">
        <w:rPr>
          <w:i/>
        </w:rPr>
        <w:t>argList</w:t>
      </w:r>
      <w:r w:rsidRPr="00E77497">
        <w:t xml:space="preserve">  be </w:t>
      </w:r>
      <w:r>
        <w:t xml:space="preserve">the result of </w:t>
      </w:r>
      <w:r w:rsidRPr="00CF30F3">
        <w:t>CreateListFromArrayLike</w:t>
      </w:r>
      <w:r>
        <w:t>(</w:t>
      </w:r>
      <w:r w:rsidRPr="00450363">
        <w:rPr>
          <w:i/>
          <w:iCs/>
        </w:rPr>
        <w:t>argumentsList</w:t>
      </w:r>
      <w:r>
        <w:t>)</w:t>
      </w:r>
      <w:r w:rsidRPr="00E77497">
        <w:t>.</w:t>
      </w:r>
    </w:p>
    <w:p w14:paraId="1CA8EE57" w14:textId="77777777" w:rsidR="00FE1D9C" w:rsidRPr="00E77497" w:rsidRDefault="00FE1D9C" w:rsidP="00FE1D9C">
      <w:pPr>
        <w:pStyle w:val="Alg4"/>
        <w:numPr>
          <w:ilvl w:val="0"/>
          <w:numId w:val="1476"/>
        </w:numPr>
      </w:pPr>
      <w:r>
        <w:t>ReturnIfAbrupt(</w:t>
      </w:r>
      <w:r w:rsidRPr="00E77497">
        <w:rPr>
          <w:i/>
        </w:rPr>
        <w:t>argList</w:t>
      </w:r>
      <w:r>
        <w:t xml:space="preserve"> ).</w:t>
      </w:r>
    </w:p>
    <w:p w14:paraId="17CC479D" w14:textId="77777777" w:rsidR="00FE1D9C" w:rsidRPr="008A2B64" w:rsidRDefault="00FE1D9C" w:rsidP="00FE1D9C">
      <w:pPr>
        <w:numPr>
          <w:ilvl w:val="0"/>
          <w:numId w:val="1476"/>
        </w:numPr>
        <w:contextualSpacing/>
        <w:rPr>
          <w:rFonts w:ascii="Times New Roman" w:hAnsi="Times New Roman"/>
        </w:rPr>
      </w:pPr>
      <w:r>
        <w:rPr>
          <w:rFonts w:ascii="Times New Roman" w:hAnsi="Times New Roman"/>
        </w:rPr>
        <w:t xml:space="preserve">Return the result of calling the [[Invoke]]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w:t>
      </w:r>
      <w:r w:rsidRPr="00450363">
        <w:rPr>
          <w:i/>
        </w:rPr>
        <w:t xml:space="preserve"> </w:t>
      </w:r>
      <w:r w:rsidRPr="00450363">
        <w:rPr>
          <w:rFonts w:ascii="Times New Roman" w:hAnsi="Times New Roman"/>
          <w:i/>
          <w:iCs/>
        </w:rPr>
        <w:t>argList</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14:paraId="12E41ADE" w14:textId="77777777" w:rsidR="00FE1D9C" w:rsidRPr="00E77497" w:rsidRDefault="00FE1D9C" w:rsidP="00FE1D9C">
      <w:pPr>
        <w:pStyle w:val="30"/>
      </w:pPr>
      <w:bookmarkStart w:id="8211" w:name="_Toc366142164"/>
      <w:r>
        <w:t>Reflect.ownKeys</w:t>
      </w:r>
      <w:r w:rsidRPr="003435F9">
        <w:t xml:space="preserve"> </w:t>
      </w:r>
      <w:r>
        <w:t>(target)</w:t>
      </w:r>
      <w:bookmarkEnd w:id="8211"/>
    </w:p>
    <w:p w14:paraId="53E77F67" w14:textId="77777777" w:rsidR="00FE1D9C" w:rsidRPr="00E77497" w:rsidRDefault="00FE1D9C" w:rsidP="00FE1D9C">
      <w:r w:rsidRPr="00E77497">
        <w:t xml:space="preserve">When the </w:t>
      </w:r>
      <w:r>
        <w:rPr>
          <w:rFonts w:ascii="Courier New" w:hAnsi="Courier New"/>
          <w:b/>
        </w:rPr>
        <w:t>o</w:t>
      </w:r>
      <w:r w:rsidRPr="003435F9">
        <w:rPr>
          <w:rFonts w:ascii="Courier New" w:hAnsi="Courier New"/>
          <w:b/>
        </w:rPr>
        <w:t>wn</w:t>
      </w:r>
      <w:r>
        <w:rPr>
          <w:rFonts w:ascii="Courier New" w:hAnsi="Courier New"/>
          <w:b/>
        </w:rPr>
        <w:t>Keys</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730F7A91" w14:textId="77777777" w:rsidR="00FE1D9C" w:rsidRDefault="00FE1D9C" w:rsidP="00FE1D9C">
      <w:pPr>
        <w:numPr>
          <w:ilvl w:val="0"/>
          <w:numId w:val="123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33DDF8F3" w14:textId="77777777" w:rsidR="00FE1D9C" w:rsidRDefault="00FE1D9C" w:rsidP="00FE1D9C">
      <w:pPr>
        <w:numPr>
          <w:ilvl w:val="0"/>
          <w:numId w:val="1236"/>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65A447E2" w14:textId="77777777" w:rsidR="00FE1D9C" w:rsidRPr="00E77497" w:rsidRDefault="00FE1D9C" w:rsidP="00FE1D9C">
      <w:pPr>
        <w:pStyle w:val="Alg4"/>
        <w:numPr>
          <w:ilvl w:val="0"/>
          <w:numId w:val="1236"/>
        </w:numPr>
        <w:spacing w:after="120"/>
      </w:pPr>
      <w:r>
        <w:t xml:space="preserve">Let </w:t>
      </w:r>
      <w:r>
        <w:rPr>
          <w:i/>
          <w:iCs/>
        </w:rPr>
        <w:t>keys</w:t>
      </w:r>
      <w:r>
        <w:t xml:space="preserve"> be the result of calling the [[OwnPropertyKeys]] internal method of </w:t>
      </w:r>
      <w:r>
        <w:rPr>
          <w:i/>
          <w:iCs/>
        </w:rPr>
        <w:t>obj</w:t>
      </w:r>
      <w:r w:rsidRPr="00E77497">
        <w:t>.</w:t>
      </w:r>
    </w:p>
    <w:p w14:paraId="6A669F7C" w14:textId="77777777" w:rsidR="00FE1D9C" w:rsidRPr="00E77497" w:rsidRDefault="00FE1D9C" w:rsidP="00FE1D9C">
      <w:pPr>
        <w:pStyle w:val="30"/>
      </w:pPr>
      <w:bookmarkStart w:id="8212" w:name="_Toc366142165"/>
      <w:r>
        <w:t>Reflect.preventExtensions (target)</w:t>
      </w:r>
      <w:bookmarkEnd w:id="8212"/>
    </w:p>
    <w:p w14:paraId="7E0157F2" w14:textId="77777777" w:rsidR="00FE1D9C" w:rsidRPr="00E77497" w:rsidRDefault="00FE1D9C" w:rsidP="00FE1D9C">
      <w:r w:rsidRPr="00E77497">
        <w:t xml:space="preserve">When the </w:t>
      </w:r>
      <w:r w:rsidRPr="00946F62">
        <w:rPr>
          <w:rFonts w:ascii="Courier New" w:hAnsi="Courier New"/>
          <w:b/>
        </w:rPr>
        <w:t xml:space="preserve">preventExtensions </w:t>
      </w:r>
      <w:r w:rsidRPr="00E77497">
        <w:t xml:space="preserve">function is called with argument </w:t>
      </w:r>
      <w:r>
        <w:rPr>
          <w:rFonts w:ascii="Times New Roman" w:hAnsi="Times New Roman"/>
          <w:i/>
        </w:rPr>
        <w:t>target</w:t>
      </w:r>
      <w:r w:rsidRPr="00E77497">
        <w:t>, the following steps are taken:</w:t>
      </w:r>
    </w:p>
    <w:p w14:paraId="1497E171" w14:textId="77777777" w:rsidR="00FE1D9C" w:rsidRDefault="00FE1D9C" w:rsidP="00FE1D9C">
      <w:pPr>
        <w:numPr>
          <w:ilvl w:val="0"/>
          <w:numId w:val="146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21B06FB7" w14:textId="77777777" w:rsidR="00FE1D9C" w:rsidRDefault="00FE1D9C" w:rsidP="00FE1D9C">
      <w:pPr>
        <w:numPr>
          <w:ilvl w:val="0"/>
          <w:numId w:val="1469"/>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08BA73C9" w14:textId="77777777" w:rsidR="00FE1D9C" w:rsidRPr="00E77497" w:rsidRDefault="00FE1D9C" w:rsidP="00FE1D9C">
      <w:pPr>
        <w:numPr>
          <w:ilvl w:val="0"/>
          <w:numId w:val="1469"/>
        </w:numPr>
        <w:contextualSpacing/>
        <w:rPr>
          <w:rFonts w:ascii="Times New Roman" w:hAnsi="Times New Roman"/>
        </w:rPr>
      </w:pPr>
      <w:r>
        <w:rPr>
          <w:rFonts w:ascii="Times New Roman" w:hAnsi="Times New Roman"/>
        </w:rPr>
        <w:t>Return the result of calling the [[P</w:t>
      </w:r>
      <w:r w:rsidRPr="00946F62">
        <w:rPr>
          <w:rFonts w:ascii="Times New Roman" w:hAnsi="Times New Roman"/>
        </w:rPr>
        <w:t>reventExtensions</w:t>
      </w:r>
      <w:r>
        <w:rPr>
          <w:rFonts w:ascii="Times New Roman" w:hAnsi="Times New Roman"/>
        </w:rPr>
        <w:t xml:space="preserve">]] internal method of </w:t>
      </w:r>
      <w:r>
        <w:rPr>
          <w:rFonts w:ascii="Times New Roman" w:hAnsi="Times New Roman"/>
          <w:i/>
          <w:iCs/>
        </w:rPr>
        <w:t>obj</w:t>
      </w:r>
      <w:r w:rsidRPr="00E77497">
        <w:rPr>
          <w:rFonts w:ascii="Times New Roman" w:hAnsi="Times New Roman"/>
        </w:rPr>
        <w:t>.</w:t>
      </w:r>
    </w:p>
    <w:p w14:paraId="73F89140" w14:textId="77777777" w:rsidR="00B55107" w:rsidRPr="00E77497" w:rsidRDefault="00B55107" w:rsidP="00B55107">
      <w:pPr>
        <w:pStyle w:val="30"/>
      </w:pPr>
      <w:bookmarkStart w:id="8213" w:name="_Toc366142166"/>
      <w:r>
        <w:t>Reflect.set (target,</w:t>
      </w:r>
      <w:r w:rsidRPr="00E652E3">
        <w:t xml:space="preserve"> </w:t>
      </w:r>
      <w:r>
        <w:t>propertyKey, V,  receiver=target)</w:t>
      </w:r>
      <w:bookmarkEnd w:id="8213"/>
    </w:p>
    <w:p w14:paraId="21E93D09" w14:textId="77777777" w:rsidR="00B55107" w:rsidRPr="00E77497" w:rsidRDefault="00B55107" w:rsidP="00B55107">
      <w:r w:rsidRPr="00E77497">
        <w:t xml:space="preserve">When the </w:t>
      </w:r>
      <w:r>
        <w:rPr>
          <w:rFonts w:ascii="Courier New" w:hAnsi="Courier New"/>
          <w:b/>
        </w:rPr>
        <w:t>set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A1671">
        <w:rPr>
          <w:rFonts w:ascii="Times New Roman" w:hAnsi="Times New Roman"/>
          <w:i/>
        </w:rPr>
        <w:t>V</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14:paraId="0BD7549F" w14:textId="77777777" w:rsidR="00B55107" w:rsidRDefault="00B55107" w:rsidP="00B55107">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5ED5FCC6" w14:textId="77777777" w:rsidR="00B55107" w:rsidRDefault="00B55107" w:rsidP="00B55107">
      <w:pPr>
        <w:numPr>
          <w:ilvl w:val="0"/>
          <w:numId w:val="124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524F2DCB" w14:textId="77777777" w:rsidR="00B55107" w:rsidRDefault="00B55107" w:rsidP="00B55107">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429C93DF" w14:textId="77777777" w:rsidR="00B55107" w:rsidRDefault="00B55107" w:rsidP="00B55107">
      <w:pPr>
        <w:numPr>
          <w:ilvl w:val="0"/>
          <w:numId w:val="1241"/>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0BE1A4A9" w14:textId="77777777" w:rsidR="00B55107" w:rsidRPr="00457C2D" w:rsidRDefault="00B55107" w:rsidP="00B55107">
      <w:pPr>
        <w:pStyle w:val="Alg4"/>
        <w:numPr>
          <w:ilvl w:val="0"/>
          <w:numId w:val="1241"/>
        </w:numPr>
      </w:pPr>
      <w:r>
        <w:t>If</w:t>
      </w:r>
      <w:r w:rsidRPr="00E77497">
        <w:t xml:space="preserve"> </w:t>
      </w:r>
      <w:r>
        <w:rPr>
          <w:i/>
        </w:rPr>
        <w:t>receiver</w:t>
      </w:r>
      <w:r>
        <w:rPr>
          <w:iCs/>
        </w:rPr>
        <w:t xml:space="preserve"> is not present, then</w:t>
      </w:r>
    </w:p>
    <w:p w14:paraId="6A76A848" w14:textId="77777777" w:rsidR="00B55107" w:rsidRPr="00E77497" w:rsidRDefault="00B55107" w:rsidP="00B55107">
      <w:pPr>
        <w:pStyle w:val="Alg4"/>
        <w:numPr>
          <w:ilvl w:val="1"/>
          <w:numId w:val="1241"/>
        </w:numPr>
      </w:pPr>
      <w:r>
        <w:t xml:space="preserve">Let </w:t>
      </w:r>
      <w:r>
        <w:rPr>
          <w:i/>
        </w:rPr>
        <w:t>receiver</w:t>
      </w:r>
      <w:r>
        <w:rPr>
          <w:iCs/>
        </w:rPr>
        <w:t xml:space="preserve"> </w:t>
      </w:r>
      <w:r>
        <w:t xml:space="preserve">be </w:t>
      </w:r>
      <w:r>
        <w:rPr>
          <w:i/>
          <w:iCs/>
        </w:rPr>
        <w:t>target</w:t>
      </w:r>
      <w:r>
        <w:t>.</w:t>
      </w:r>
    </w:p>
    <w:p w14:paraId="6522B788" w14:textId="77777777" w:rsidR="00B55107" w:rsidRPr="003435F9" w:rsidRDefault="00B55107" w:rsidP="00B55107">
      <w:pPr>
        <w:numPr>
          <w:ilvl w:val="0"/>
          <w:numId w:val="1241"/>
        </w:numPr>
        <w:contextualSpacing/>
        <w:rPr>
          <w:rFonts w:ascii="Times New Roman" w:hAnsi="Times New Roman"/>
        </w:rPr>
      </w:pPr>
      <w:r>
        <w:rPr>
          <w:rFonts w:ascii="Times New Roman" w:hAnsi="Times New Roman"/>
        </w:rPr>
        <w:t xml:space="preserve">Return the result of calling the [[Set]]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w:t>
      </w:r>
      <w:r>
        <w:rPr>
          <w:rFonts w:ascii="Times New Roman" w:hAnsi="Times New Roman"/>
          <w:i/>
          <w:iCs/>
        </w:rPr>
        <w:t>V</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14:paraId="7FE7D364" w14:textId="77777777" w:rsidR="00FE1D9C" w:rsidRPr="00E77497" w:rsidRDefault="00FE1D9C" w:rsidP="00FE1D9C">
      <w:pPr>
        <w:pStyle w:val="30"/>
      </w:pPr>
      <w:bookmarkStart w:id="8214" w:name="_Toc366142167"/>
      <w:r>
        <w:t>Reflect.set</w:t>
      </w:r>
      <w:r w:rsidRPr="00682595">
        <w:t>PrototypeOf</w:t>
      </w:r>
      <w:r>
        <w:t xml:space="preserve"> (target, proto)</w:t>
      </w:r>
      <w:bookmarkEnd w:id="8214"/>
    </w:p>
    <w:p w14:paraId="7BA58E3F" w14:textId="77777777" w:rsidR="00FE1D9C" w:rsidRPr="00E77497" w:rsidRDefault="00FE1D9C" w:rsidP="00FE1D9C">
      <w:r w:rsidRPr="00E77497">
        <w:t xml:space="preserve">When the </w:t>
      </w:r>
      <w:r w:rsidRPr="0076070F">
        <w:rPr>
          <w:rFonts w:ascii="Courier New" w:hAnsi="Courier New"/>
          <w:b/>
        </w:rPr>
        <w:t xml:space="preserve">setPrototypeOf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194F0EE2" w14:textId="77777777" w:rsidR="00FE1D9C" w:rsidRDefault="00FE1D9C" w:rsidP="00FE1D9C">
      <w:pPr>
        <w:numPr>
          <w:ilvl w:val="0"/>
          <w:numId w:val="123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08FAC1A8" w14:textId="77777777" w:rsidR="00FE1D9C" w:rsidRDefault="00FE1D9C" w:rsidP="00FE1D9C">
      <w:pPr>
        <w:numPr>
          <w:ilvl w:val="0"/>
          <w:numId w:val="123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16E3FD6F" w14:textId="77777777" w:rsidR="00FE1D9C" w:rsidRDefault="00FE1D9C" w:rsidP="00FE1D9C">
      <w:pPr>
        <w:numPr>
          <w:ilvl w:val="0"/>
          <w:numId w:val="1231"/>
        </w:numPr>
        <w:contextualSpacing/>
        <w:rPr>
          <w:rFonts w:ascii="Times New Roman" w:hAnsi="Times New Roman"/>
        </w:rPr>
      </w:pPr>
      <w:r>
        <w:rPr>
          <w:rFonts w:ascii="Times New Roman" w:hAnsi="Times New Roman"/>
        </w:rPr>
        <w:t>If Type(</w:t>
      </w:r>
      <w:r>
        <w:rPr>
          <w:rFonts w:ascii="Times New Roman" w:hAnsi="Times New Roman"/>
          <w:i/>
          <w:iCs/>
        </w:rPr>
        <w:t>proto</w:t>
      </w:r>
      <w:r>
        <w:rPr>
          <w:rFonts w:ascii="Times New Roman" w:hAnsi="Times New Roman"/>
        </w:rPr>
        <w:t xml:space="preserve">) is not Object and </w:t>
      </w:r>
      <w:r>
        <w:rPr>
          <w:rFonts w:ascii="Times New Roman" w:hAnsi="Times New Roman"/>
          <w:i/>
          <w:iCs/>
        </w:rPr>
        <w:t>proto</w:t>
      </w:r>
      <w:r>
        <w:rPr>
          <w:rFonts w:ascii="Times New Roman" w:hAnsi="Times New Roman"/>
        </w:rPr>
        <w:t xml:space="preserve"> is not </w:t>
      </w:r>
      <w:r>
        <w:rPr>
          <w:rFonts w:ascii="Times New Roman" w:hAnsi="Times New Roman"/>
          <w:b/>
          <w:bCs/>
        </w:rPr>
        <w:t>null</w:t>
      </w:r>
      <w:r>
        <w:rPr>
          <w:rFonts w:ascii="Times New Roman" w:hAnsi="Times New Roman"/>
        </w:rPr>
        <w:t xml:space="preserve">, then throw a </w:t>
      </w:r>
      <w:r w:rsidRPr="0076070F">
        <w:rPr>
          <w:rFonts w:ascii="Times New Roman" w:hAnsi="Times New Roman"/>
          <w:b/>
          <w:bCs/>
        </w:rPr>
        <w:t>TypeError</w:t>
      </w:r>
      <w:r>
        <w:rPr>
          <w:rFonts w:ascii="Times New Roman" w:hAnsi="Times New Roman"/>
        </w:rPr>
        <w:t xml:space="preserve"> exception</w:t>
      </w:r>
    </w:p>
    <w:p w14:paraId="437E5607" w14:textId="77777777" w:rsidR="00FE1D9C" w:rsidRPr="00E77497" w:rsidRDefault="00FE1D9C" w:rsidP="00FE1D9C">
      <w:pPr>
        <w:numPr>
          <w:ilvl w:val="0"/>
          <w:numId w:val="1231"/>
        </w:numPr>
        <w:contextualSpacing/>
        <w:rPr>
          <w:rFonts w:ascii="Times New Roman" w:hAnsi="Times New Roman"/>
        </w:rPr>
      </w:pPr>
      <w:r>
        <w:rPr>
          <w:rFonts w:ascii="Times New Roman" w:hAnsi="Times New Roman"/>
        </w:rPr>
        <w:t xml:space="preserve">Return the result of calling the [[SetInheritance]]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proto</w:t>
      </w:r>
      <w:r w:rsidRPr="00E77497">
        <w:rPr>
          <w:rFonts w:ascii="Times New Roman" w:hAnsi="Times New Roman"/>
        </w:rPr>
        <w:t>.</w:t>
      </w:r>
    </w:p>
    <w:p w14:paraId="60B7280D" w14:textId="77777777" w:rsidR="00B55107" w:rsidRDefault="00B55107" w:rsidP="00B55107">
      <w:pPr>
        <w:pStyle w:val="20"/>
      </w:pPr>
      <w:bookmarkStart w:id="8215" w:name="_Toc366142168"/>
      <w:r>
        <w:t>Proxy Objects</w:t>
      </w:r>
      <w:bookmarkEnd w:id="8215"/>
    </w:p>
    <w:p w14:paraId="6D886EEF" w14:textId="77777777" w:rsidR="0026283E" w:rsidRDefault="0026283E" w:rsidP="0026283E">
      <w:pPr>
        <w:pStyle w:val="ANNEX"/>
      </w:pPr>
      <w:bookmarkStart w:id="8216" w:name="_Toc365480005"/>
      <w:bookmarkStart w:id="8217" w:name="_Toc365644684"/>
      <w:bookmarkStart w:id="8218" w:name="_Hlt457703835"/>
      <w:bookmarkStart w:id="8219" w:name="_Toc365480007"/>
      <w:bookmarkStart w:id="8220" w:name="_Toc365644686"/>
      <w:bookmarkStart w:id="8221" w:name="_Toc365480016"/>
      <w:bookmarkStart w:id="8222" w:name="_Toc365644695"/>
      <w:bookmarkStart w:id="8223" w:name="_Toc365480022"/>
      <w:bookmarkStart w:id="8224" w:name="_Toc365644701"/>
      <w:bookmarkEnd w:id="5949"/>
      <w:bookmarkEnd w:id="6307"/>
      <w:bookmarkEnd w:id="6454"/>
      <w:bookmarkEnd w:id="6455"/>
      <w:bookmarkEnd w:id="6456"/>
      <w:bookmarkEnd w:id="6457"/>
      <w:bookmarkEnd w:id="6458"/>
      <w:bookmarkEnd w:id="6459"/>
      <w:bookmarkEnd w:id="8216"/>
      <w:bookmarkEnd w:id="8217"/>
      <w:bookmarkEnd w:id="8218"/>
      <w:bookmarkEnd w:id="8219"/>
      <w:bookmarkEnd w:id="8220"/>
      <w:bookmarkEnd w:id="8221"/>
      <w:bookmarkEnd w:id="8222"/>
      <w:bookmarkEnd w:id="8223"/>
      <w:bookmarkEnd w:id="8224"/>
      <w:r w:rsidRPr="00E77497">
        <w:rPr>
          <w:b w:val="0"/>
        </w:rPr>
        <w:br/>
      </w:r>
      <w:bookmarkStart w:id="8225" w:name="_Toc366142169"/>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br/>
      </w:r>
      <w:r w:rsidRPr="00E77497">
        <w:br/>
      </w:r>
      <w:r w:rsidR="00990F07" w:rsidRPr="00E77497">
        <w:t>Grammar Summary</w:t>
      </w:r>
      <w:bookmarkEnd w:id="8225"/>
    </w:p>
    <w:p w14:paraId="2614BC77" w14:textId="77777777" w:rsidR="00C225F5" w:rsidRDefault="00C225F5" w:rsidP="00C225F5"/>
    <w:p w14:paraId="048EDB9B" w14:textId="77777777" w:rsidR="00C225F5" w:rsidRPr="00C225F5" w:rsidRDefault="00C225F5" w:rsidP="00C225F5">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 xml:space="preserve">TODO:  </w:t>
      </w:r>
      <w:r>
        <w:rPr>
          <w:b/>
          <w:sz w:val="24"/>
        </w:rPr>
        <w:t>The Grammars in the Annex have not yet been updated for ES6.  For now, see the grammars in the main body of the specification.</w:t>
      </w:r>
    </w:p>
    <w:p w14:paraId="778B6986" w14:textId="77777777" w:rsidR="00C225F5" w:rsidRPr="00C225F5" w:rsidRDefault="00C225F5" w:rsidP="00C225F5"/>
    <w:p w14:paraId="3A5C3DEE" w14:textId="77777777" w:rsidR="00E80769" w:rsidRPr="00A83C31" w:rsidRDefault="00E80769" w:rsidP="00A83C31">
      <w:pPr>
        <w:pStyle w:val="a2"/>
      </w:pPr>
      <w:bookmarkStart w:id="8226" w:name="_Toc472818972"/>
      <w:bookmarkStart w:id="8227" w:name="_Toc474641686"/>
      <w:bookmarkStart w:id="8228" w:name="_Toc235503554"/>
      <w:bookmarkStart w:id="8229" w:name="_Toc236208643"/>
      <w:bookmarkStart w:id="8230" w:name="_Toc241509329"/>
      <w:bookmarkStart w:id="8231" w:name="_Toc241557806"/>
      <w:bookmarkStart w:id="8232" w:name="_Toc244416816"/>
      <w:bookmarkStart w:id="8233" w:name="_Toc244657756"/>
      <w:bookmarkStart w:id="8234" w:name="_Toc246652496"/>
      <w:bookmarkStart w:id="8235" w:name="_Toc253562045"/>
      <w:bookmarkStart w:id="8236" w:name="_Toc268506061"/>
      <w:bookmarkStart w:id="8237" w:name="_Toc276631180"/>
      <w:bookmarkStart w:id="8238" w:name="_Toc277944224"/>
      <w:bookmarkStart w:id="8239" w:name="_Toc153968569"/>
      <w:bookmarkStart w:id="8240" w:name="_Toc366142170"/>
      <w:r w:rsidRPr="00A83C31">
        <w:t>Lexical Grammar</w:t>
      </w:r>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p>
    <w:p w14:paraId="7FC09DDC" w14:textId="77777777"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1B750F4A" w14:textId="77777777"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14:paraId="74D841DA" w14:textId="77777777" w:rsidR="00E80769" w:rsidRPr="00E77497" w:rsidRDefault="00E80769" w:rsidP="00E80769">
      <w:pPr>
        <w:pStyle w:val="M0"/>
        <w:spacing w:after="0"/>
        <w:rPr>
          <w:sz w:val="16"/>
        </w:rPr>
      </w:pPr>
    </w:p>
    <w:p w14:paraId="27633C56" w14:textId="77777777"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250E77B3"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14:paraId="3712DA4E" w14:textId="77777777" w:rsidR="00E80769" w:rsidRPr="00E77497" w:rsidRDefault="00E80769" w:rsidP="00E80769">
      <w:pPr>
        <w:pStyle w:val="M0"/>
        <w:spacing w:after="0"/>
        <w:rPr>
          <w:sz w:val="16"/>
        </w:rPr>
      </w:pPr>
    </w:p>
    <w:p w14:paraId="694DB8BA" w14:textId="77777777"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65B4A1F7"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14:paraId="5DB67E3C" w14:textId="77777777" w:rsidR="00E80769" w:rsidRPr="00E77497" w:rsidRDefault="00E80769" w:rsidP="00E80769">
      <w:pPr>
        <w:pStyle w:val="M0"/>
        <w:spacing w:after="0"/>
        <w:rPr>
          <w:sz w:val="16"/>
        </w:rPr>
      </w:pPr>
    </w:p>
    <w:p w14:paraId="3D15A727" w14:textId="77777777"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02BA5777" w14:textId="77777777"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41BA30F8" w14:textId="77777777" w:rsidR="00E80769" w:rsidRPr="00E77497" w:rsidRDefault="00E80769" w:rsidP="00E80769">
      <w:pPr>
        <w:pStyle w:val="M0"/>
        <w:spacing w:after="0"/>
        <w:rPr>
          <w:sz w:val="16"/>
        </w:rPr>
      </w:pPr>
    </w:p>
    <w:p w14:paraId="1EF5718A" w14:textId="77777777"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14:paraId="491184A3" w14:textId="77777777"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401A4252" w14:textId="77777777" w:rsidR="00E80769" w:rsidRPr="00E77497" w:rsidRDefault="00E80769" w:rsidP="00E80769">
      <w:pPr>
        <w:pStyle w:val="M0"/>
        <w:spacing w:after="0"/>
        <w:rPr>
          <w:sz w:val="16"/>
        </w:rPr>
      </w:pPr>
    </w:p>
    <w:p w14:paraId="4A6F2D36" w14:textId="77777777"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26266043" w14:textId="77777777"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2947B68B" w14:textId="77777777" w:rsidR="00E80769" w:rsidRPr="00E77497" w:rsidRDefault="00E80769" w:rsidP="00E80769">
      <w:pPr>
        <w:pStyle w:val="M0"/>
        <w:spacing w:after="0"/>
        <w:rPr>
          <w:sz w:val="16"/>
        </w:rPr>
      </w:pPr>
    </w:p>
    <w:p w14:paraId="3F32C1EC" w14:textId="77777777"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194642E5" w14:textId="77777777" w:rsidR="00E80769" w:rsidRPr="00E77497" w:rsidRDefault="00E80769" w:rsidP="00E80769">
      <w:pPr>
        <w:pStyle w:val="SyntaxDefinition"/>
      </w:pPr>
      <w:r w:rsidRPr="00E77497">
        <w:t>MultiLineComment</w:t>
      </w:r>
      <w:r w:rsidRPr="00E77497">
        <w:br/>
        <w:t>SingleLineComment</w:t>
      </w:r>
    </w:p>
    <w:p w14:paraId="3780FB99" w14:textId="77777777" w:rsidR="00E80769" w:rsidRPr="00E77497" w:rsidRDefault="00E80769" w:rsidP="00E80769">
      <w:pPr>
        <w:pStyle w:val="M0"/>
        <w:spacing w:after="0"/>
        <w:rPr>
          <w:sz w:val="16"/>
        </w:rPr>
      </w:pPr>
    </w:p>
    <w:p w14:paraId="6A40DD18" w14:textId="77777777"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556ECA9E" w14:textId="77777777"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165FF4A1" w14:textId="77777777" w:rsidR="00E80769" w:rsidRPr="00E77497" w:rsidRDefault="00E80769" w:rsidP="00E80769">
      <w:pPr>
        <w:pStyle w:val="M0"/>
        <w:spacing w:after="0"/>
        <w:rPr>
          <w:sz w:val="16"/>
        </w:rPr>
      </w:pPr>
    </w:p>
    <w:p w14:paraId="7A38872C" w14:textId="77777777"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65A69626" w14:textId="77777777"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42DB10B0" w14:textId="77777777" w:rsidR="00E80769" w:rsidRPr="00E77497" w:rsidRDefault="00E80769" w:rsidP="00E80769">
      <w:pPr>
        <w:pStyle w:val="M0"/>
        <w:spacing w:after="0"/>
        <w:rPr>
          <w:sz w:val="16"/>
        </w:rPr>
      </w:pPr>
    </w:p>
    <w:p w14:paraId="691C0474" w14:textId="77777777"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72E3D225" w14:textId="77777777"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2901C6E2" w14:textId="77777777" w:rsidR="00E80769" w:rsidRPr="00E77497" w:rsidRDefault="00E80769" w:rsidP="00E80769">
      <w:pPr>
        <w:pStyle w:val="M0"/>
        <w:spacing w:after="0"/>
        <w:rPr>
          <w:sz w:val="16"/>
        </w:rPr>
      </w:pPr>
    </w:p>
    <w:p w14:paraId="4437A63E" w14:textId="77777777"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25F15FB5"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37F16BA9" w14:textId="77777777" w:rsidR="00E80769" w:rsidRPr="00E77497" w:rsidRDefault="00E80769" w:rsidP="00E80769">
      <w:pPr>
        <w:pStyle w:val="M0"/>
        <w:spacing w:after="0"/>
        <w:rPr>
          <w:sz w:val="16"/>
        </w:rPr>
      </w:pPr>
    </w:p>
    <w:p w14:paraId="43BC021E" w14:textId="77777777"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1EAA1CEE"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7F249CBD" w14:textId="77777777" w:rsidR="00E80769" w:rsidRPr="00E77497" w:rsidRDefault="00E80769" w:rsidP="00E80769">
      <w:pPr>
        <w:pStyle w:val="M0"/>
        <w:spacing w:after="0"/>
        <w:rPr>
          <w:sz w:val="16"/>
        </w:rPr>
      </w:pPr>
    </w:p>
    <w:p w14:paraId="3A9E0D66" w14:textId="77777777"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5C74DCF1" w14:textId="77777777"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0A4CF00E" w14:textId="77777777" w:rsidR="00E80769" w:rsidRPr="00E77497" w:rsidRDefault="00E80769" w:rsidP="00E80769">
      <w:pPr>
        <w:pStyle w:val="M0"/>
        <w:spacing w:after="0"/>
        <w:rPr>
          <w:sz w:val="16"/>
        </w:rPr>
      </w:pPr>
    </w:p>
    <w:p w14:paraId="44A20F25" w14:textId="77777777"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182BD1EA" w14:textId="77777777"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14:paraId="6420BED2" w14:textId="77777777" w:rsidR="00E80769" w:rsidRPr="00E77497" w:rsidRDefault="00E80769" w:rsidP="00E80769">
      <w:pPr>
        <w:pStyle w:val="M0"/>
        <w:spacing w:after="0"/>
        <w:rPr>
          <w:sz w:val="16"/>
        </w:rPr>
      </w:pPr>
    </w:p>
    <w:p w14:paraId="57455CB3" w14:textId="77777777"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1B0213C6" w14:textId="77777777"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39BD571D" w14:textId="77777777" w:rsidR="00E80769" w:rsidRPr="00E77497" w:rsidRDefault="00E80769" w:rsidP="00E80769">
      <w:pPr>
        <w:pStyle w:val="M0"/>
        <w:spacing w:after="0"/>
        <w:rPr>
          <w:sz w:val="16"/>
        </w:rPr>
      </w:pPr>
    </w:p>
    <w:p w14:paraId="2FC3D89D" w14:textId="77777777"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0759DA27" w14:textId="77777777"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14:paraId="1D12B8DA" w14:textId="77777777" w:rsidR="00E80769" w:rsidRPr="00E77497" w:rsidRDefault="00E80769" w:rsidP="00E80769">
      <w:pPr>
        <w:pStyle w:val="M0"/>
        <w:spacing w:after="0"/>
        <w:rPr>
          <w:sz w:val="16"/>
        </w:rPr>
      </w:pPr>
    </w:p>
    <w:p w14:paraId="724A3CE3" w14:textId="77777777"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250ECB6D" w14:textId="77777777"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14:paraId="439ECAEC" w14:textId="77777777" w:rsidR="00E80769" w:rsidRPr="00E77497" w:rsidRDefault="00E80769" w:rsidP="00E80769">
      <w:pPr>
        <w:pStyle w:val="M0"/>
        <w:spacing w:after="0"/>
        <w:rPr>
          <w:sz w:val="16"/>
        </w:rPr>
      </w:pPr>
    </w:p>
    <w:p w14:paraId="3DDB8DA9" w14:textId="77777777"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2AD662A3" w14:textId="77777777" w:rsidR="00E80769" w:rsidRPr="00E77497" w:rsidRDefault="00E80769" w:rsidP="00E80769">
      <w:pPr>
        <w:pStyle w:val="SyntaxDefinition"/>
      </w:pPr>
      <w:r w:rsidRPr="00E77497">
        <w:t>IdentifierStart</w:t>
      </w:r>
      <w:r w:rsidRPr="00E77497">
        <w:br/>
        <w:t>IdentifierName IdentifierPart</w:t>
      </w:r>
    </w:p>
    <w:p w14:paraId="7D92E3AC" w14:textId="77777777" w:rsidR="00E80769" w:rsidRPr="00E77497" w:rsidRDefault="00E80769" w:rsidP="00E80769">
      <w:pPr>
        <w:pStyle w:val="M0"/>
        <w:spacing w:after="0"/>
        <w:rPr>
          <w:sz w:val="16"/>
        </w:rPr>
      </w:pPr>
    </w:p>
    <w:p w14:paraId="0735433C" w14:textId="77777777"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2161111E" w14:textId="77777777"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23DA67D8" w14:textId="77777777" w:rsidR="00E80769" w:rsidRPr="00E77497" w:rsidRDefault="00E80769" w:rsidP="00E80769">
      <w:pPr>
        <w:pStyle w:val="M0"/>
        <w:spacing w:after="0"/>
        <w:rPr>
          <w:sz w:val="16"/>
        </w:rPr>
      </w:pPr>
    </w:p>
    <w:p w14:paraId="0CCE88F0" w14:textId="77777777"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6A680CE4" w14:textId="77777777"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34C37F64" w14:textId="77777777"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4AFADCC5" w14:textId="77777777"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14F4494F" w14:textId="77777777"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7AAD2A12" w14:textId="77777777"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6033F497" w14:textId="77777777"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443B2F07" w14:textId="77777777"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14:paraId="2D880825" w14:textId="77777777"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56AD3CCC" w14:textId="77777777"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14:paraId="4F023147" w14:textId="77777777"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22296276" w14:textId="77777777"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14:paraId="28B31166" w14:textId="77777777" w:rsidR="00E80769" w:rsidRPr="00E77497" w:rsidRDefault="00E80769" w:rsidP="00E80769">
      <w:pPr>
        <w:pStyle w:val="M0"/>
        <w:spacing w:after="0"/>
        <w:rPr>
          <w:sz w:val="16"/>
        </w:rPr>
      </w:pPr>
    </w:p>
    <w:p w14:paraId="78AF494C" w14:textId="77777777"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14:paraId="5AB32289" w14:textId="77777777" w:rsidTr="006E1632">
        <w:trPr>
          <w:trHeight w:hRule="exact" w:val="240"/>
        </w:trPr>
        <w:tc>
          <w:tcPr>
            <w:tcW w:w="1895" w:type="dxa"/>
          </w:tcPr>
          <w:p w14:paraId="779BE13E" w14:textId="77777777" w:rsidR="00E80769" w:rsidRPr="00E77497" w:rsidRDefault="00E80769" w:rsidP="00B46C10">
            <w:pPr>
              <w:pStyle w:val="SyntaxOneOf"/>
            </w:pPr>
            <w:r w:rsidRPr="00E77497">
              <w:t>break</w:t>
            </w:r>
          </w:p>
        </w:tc>
        <w:tc>
          <w:tcPr>
            <w:tcW w:w="1895" w:type="dxa"/>
          </w:tcPr>
          <w:p w14:paraId="321CF273" w14:textId="77777777" w:rsidR="00E80769" w:rsidRPr="00E77497" w:rsidRDefault="00E80769" w:rsidP="00B46C10">
            <w:pPr>
              <w:pStyle w:val="SyntaxOneOf"/>
            </w:pPr>
            <w:r w:rsidRPr="00E77497">
              <w:t>do</w:t>
            </w:r>
            <w:r w:rsidRPr="00E77497" w:rsidDel="009E4B6C">
              <w:t xml:space="preserve"> </w:t>
            </w:r>
          </w:p>
        </w:tc>
        <w:tc>
          <w:tcPr>
            <w:tcW w:w="1895" w:type="dxa"/>
          </w:tcPr>
          <w:p w14:paraId="1B8DE10C" w14:textId="77777777" w:rsidR="00E80769" w:rsidRPr="00E77497" w:rsidRDefault="00E80769" w:rsidP="00B46C10">
            <w:pPr>
              <w:pStyle w:val="SyntaxOneOf"/>
            </w:pPr>
            <w:r w:rsidRPr="00E77497">
              <w:t>instanceof</w:t>
            </w:r>
            <w:r w:rsidRPr="00E77497" w:rsidDel="009E4B6C">
              <w:t xml:space="preserve"> </w:t>
            </w:r>
          </w:p>
        </w:tc>
        <w:tc>
          <w:tcPr>
            <w:tcW w:w="1895" w:type="dxa"/>
          </w:tcPr>
          <w:p w14:paraId="2CFF56D6" w14:textId="77777777" w:rsidR="00E80769" w:rsidRPr="00E77497" w:rsidRDefault="00E80769" w:rsidP="00B46C10">
            <w:pPr>
              <w:pStyle w:val="SyntaxOneOf"/>
            </w:pPr>
            <w:r w:rsidRPr="00E77497">
              <w:t>typeof</w:t>
            </w:r>
            <w:r w:rsidRPr="00E77497" w:rsidDel="009E4B6C">
              <w:t xml:space="preserve"> </w:t>
            </w:r>
          </w:p>
        </w:tc>
      </w:tr>
      <w:tr w:rsidR="00E80769" w:rsidRPr="00E77497" w14:paraId="6A7C4EBD" w14:textId="77777777" w:rsidTr="006E1632">
        <w:trPr>
          <w:trHeight w:hRule="exact" w:val="240"/>
        </w:trPr>
        <w:tc>
          <w:tcPr>
            <w:tcW w:w="1895" w:type="dxa"/>
          </w:tcPr>
          <w:p w14:paraId="2540D6F6" w14:textId="77777777" w:rsidR="00E80769" w:rsidRPr="00E77497" w:rsidRDefault="00E80769" w:rsidP="00B46C10">
            <w:pPr>
              <w:pStyle w:val="SyntaxOneOf"/>
            </w:pPr>
            <w:r w:rsidRPr="00E77497">
              <w:t>case</w:t>
            </w:r>
          </w:p>
        </w:tc>
        <w:tc>
          <w:tcPr>
            <w:tcW w:w="1895" w:type="dxa"/>
          </w:tcPr>
          <w:p w14:paraId="43835224" w14:textId="77777777" w:rsidR="00E80769" w:rsidRPr="00E77497" w:rsidRDefault="00E80769" w:rsidP="00B46C10">
            <w:pPr>
              <w:pStyle w:val="SyntaxOneOf"/>
            </w:pPr>
            <w:r w:rsidRPr="00E77497">
              <w:t>else</w:t>
            </w:r>
          </w:p>
        </w:tc>
        <w:tc>
          <w:tcPr>
            <w:tcW w:w="1895" w:type="dxa"/>
          </w:tcPr>
          <w:p w14:paraId="1FF30074" w14:textId="77777777" w:rsidR="00E80769" w:rsidRPr="00E77497" w:rsidRDefault="00E80769" w:rsidP="00B46C10">
            <w:pPr>
              <w:pStyle w:val="SyntaxOneOf"/>
            </w:pPr>
            <w:r w:rsidRPr="00E77497">
              <w:t>new</w:t>
            </w:r>
          </w:p>
        </w:tc>
        <w:tc>
          <w:tcPr>
            <w:tcW w:w="1895" w:type="dxa"/>
          </w:tcPr>
          <w:p w14:paraId="48651FA8" w14:textId="77777777" w:rsidR="00E80769" w:rsidRPr="00E77497" w:rsidRDefault="00E80769" w:rsidP="00B46C10">
            <w:pPr>
              <w:pStyle w:val="SyntaxOneOf"/>
            </w:pPr>
            <w:r w:rsidRPr="00E77497">
              <w:t>var</w:t>
            </w:r>
          </w:p>
        </w:tc>
      </w:tr>
      <w:tr w:rsidR="00E80769" w:rsidRPr="00E77497" w14:paraId="6F35195F" w14:textId="77777777" w:rsidTr="006E1632">
        <w:trPr>
          <w:trHeight w:hRule="exact" w:val="240"/>
        </w:trPr>
        <w:tc>
          <w:tcPr>
            <w:tcW w:w="1895" w:type="dxa"/>
          </w:tcPr>
          <w:p w14:paraId="3DE59947" w14:textId="77777777" w:rsidR="00E80769" w:rsidRPr="00E77497" w:rsidRDefault="00E80769" w:rsidP="00B46C10">
            <w:pPr>
              <w:pStyle w:val="SyntaxOneOf"/>
            </w:pPr>
            <w:r w:rsidRPr="00E77497">
              <w:t>catch</w:t>
            </w:r>
          </w:p>
        </w:tc>
        <w:tc>
          <w:tcPr>
            <w:tcW w:w="1895" w:type="dxa"/>
          </w:tcPr>
          <w:p w14:paraId="2C3612DC" w14:textId="77777777" w:rsidR="00E80769" w:rsidRPr="00E77497" w:rsidRDefault="00E80769" w:rsidP="00B46C10">
            <w:pPr>
              <w:pStyle w:val="SyntaxOneOf"/>
            </w:pPr>
            <w:r w:rsidRPr="00E77497">
              <w:t>finally</w:t>
            </w:r>
          </w:p>
        </w:tc>
        <w:tc>
          <w:tcPr>
            <w:tcW w:w="1895" w:type="dxa"/>
          </w:tcPr>
          <w:p w14:paraId="317E4223" w14:textId="77777777" w:rsidR="00E80769" w:rsidRPr="00E77497" w:rsidRDefault="00E80769" w:rsidP="00B46C10">
            <w:pPr>
              <w:pStyle w:val="SyntaxOneOf"/>
            </w:pPr>
            <w:r w:rsidRPr="00E77497">
              <w:t>return</w:t>
            </w:r>
          </w:p>
        </w:tc>
        <w:tc>
          <w:tcPr>
            <w:tcW w:w="1895" w:type="dxa"/>
          </w:tcPr>
          <w:p w14:paraId="53BC05BE" w14:textId="77777777" w:rsidR="00E80769" w:rsidRPr="00E77497" w:rsidRDefault="00E80769" w:rsidP="00B46C10">
            <w:pPr>
              <w:pStyle w:val="SyntaxOneOf"/>
            </w:pPr>
            <w:r w:rsidRPr="00E77497">
              <w:t>void</w:t>
            </w:r>
          </w:p>
        </w:tc>
      </w:tr>
      <w:tr w:rsidR="00E80769" w:rsidRPr="00E77497" w14:paraId="43C67E1B" w14:textId="77777777" w:rsidTr="006E1632">
        <w:trPr>
          <w:trHeight w:hRule="exact" w:val="240"/>
        </w:trPr>
        <w:tc>
          <w:tcPr>
            <w:tcW w:w="1895" w:type="dxa"/>
          </w:tcPr>
          <w:p w14:paraId="631B3910" w14:textId="77777777" w:rsidR="00E80769" w:rsidRPr="00E77497" w:rsidRDefault="00E80769" w:rsidP="00B46C10">
            <w:pPr>
              <w:pStyle w:val="SyntaxOneOf"/>
            </w:pPr>
            <w:r w:rsidRPr="00E77497">
              <w:t>continue</w:t>
            </w:r>
          </w:p>
        </w:tc>
        <w:tc>
          <w:tcPr>
            <w:tcW w:w="1895" w:type="dxa"/>
          </w:tcPr>
          <w:p w14:paraId="2668F5DA" w14:textId="77777777" w:rsidR="00E80769" w:rsidRPr="00E77497" w:rsidRDefault="00E80769" w:rsidP="00B46C10">
            <w:pPr>
              <w:pStyle w:val="SyntaxOneOf"/>
            </w:pPr>
            <w:r w:rsidRPr="00E77497">
              <w:t>for</w:t>
            </w:r>
          </w:p>
        </w:tc>
        <w:tc>
          <w:tcPr>
            <w:tcW w:w="1895" w:type="dxa"/>
          </w:tcPr>
          <w:p w14:paraId="23AC7A46" w14:textId="77777777" w:rsidR="00E80769" w:rsidRPr="00E77497" w:rsidRDefault="00E80769" w:rsidP="00B46C10">
            <w:pPr>
              <w:pStyle w:val="SyntaxOneOf"/>
            </w:pPr>
            <w:r w:rsidRPr="00E77497">
              <w:t>switch</w:t>
            </w:r>
          </w:p>
        </w:tc>
        <w:tc>
          <w:tcPr>
            <w:tcW w:w="1895" w:type="dxa"/>
          </w:tcPr>
          <w:p w14:paraId="2ADB8D3F" w14:textId="77777777" w:rsidR="00E80769" w:rsidRPr="00E77497" w:rsidRDefault="00E80769" w:rsidP="00B46C10">
            <w:pPr>
              <w:pStyle w:val="SyntaxOneOf"/>
            </w:pPr>
            <w:r w:rsidRPr="00E77497">
              <w:t>while</w:t>
            </w:r>
          </w:p>
        </w:tc>
      </w:tr>
      <w:tr w:rsidR="00E80769" w:rsidRPr="00E77497" w14:paraId="7156E637" w14:textId="77777777" w:rsidTr="006E1632">
        <w:trPr>
          <w:trHeight w:hRule="exact" w:val="240"/>
        </w:trPr>
        <w:tc>
          <w:tcPr>
            <w:tcW w:w="1895" w:type="dxa"/>
          </w:tcPr>
          <w:p w14:paraId="30E0B1F1" w14:textId="77777777" w:rsidR="00E80769" w:rsidRPr="00E77497" w:rsidRDefault="00E80769" w:rsidP="00B46C10">
            <w:pPr>
              <w:pStyle w:val="SyntaxOneOf"/>
            </w:pPr>
            <w:r w:rsidRPr="00E77497">
              <w:t>debugger</w:t>
            </w:r>
            <w:r w:rsidRPr="00E77497" w:rsidDel="009E4B6C">
              <w:t xml:space="preserve"> </w:t>
            </w:r>
          </w:p>
        </w:tc>
        <w:tc>
          <w:tcPr>
            <w:tcW w:w="1895" w:type="dxa"/>
          </w:tcPr>
          <w:p w14:paraId="3717461D" w14:textId="77777777" w:rsidR="00E80769" w:rsidRPr="00E77497" w:rsidRDefault="00E80769" w:rsidP="00B46C10">
            <w:pPr>
              <w:pStyle w:val="SyntaxOneOf"/>
            </w:pPr>
            <w:r w:rsidRPr="00E77497">
              <w:t>function</w:t>
            </w:r>
          </w:p>
        </w:tc>
        <w:tc>
          <w:tcPr>
            <w:tcW w:w="1895" w:type="dxa"/>
          </w:tcPr>
          <w:p w14:paraId="12E99F07" w14:textId="77777777" w:rsidR="00E80769" w:rsidRPr="00E77497" w:rsidRDefault="00E80769" w:rsidP="00B46C10">
            <w:pPr>
              <w:pStyle w:val="SyntaxOneOf"/>
            </w:pPr>
            <w:r w:rsidRPr="00E77497">
              <w:t>this</w:t>
            </w:r>
          </w:p>
        </w:tc>
        <w:tc>
          <w:tcPr>
            <w:tcW w:w="1895" w:type="dxa"/>
          </w:tcPr>
          <w:p w14:paraId="278696E0" w14:textId="77777777" w:rsidR="00E80769" w:rsidRPr="00E77497" w:rsidRDefault="00E80769" w:rsidP="00B46C10">
            <w:pPr>
              <w:pStyle w:val="SyntaxOneOf"/>
            </w:pPr>
            <w:r w:rsidRPr="00E77497">
              <w:t>with</w:t>
            </w:r>
          </w:p>
        </w:tc>
      </w:tr>
      <w:tr w:rsidR="00E80769" w:rsidRPr="00E77497" w14:paraId="4F166D12" w14:textId="77777777" w:rsidTr="006E1632">
        <w:trPr>
          <w:trHeight w:hRule="exact" w:val="240"/>
        </w:trPr>
        <w:tc>
          <w:tcPr>
            <w:tcW w:w="1895" w:type="dxa"/>
          </w:tcPr>
          <w:p w14:paraId="2DCAB9D4" w14:textId="77777777" w:rsidR="00E80769" w:rsidRPr="00E77497" w:rsidRDefault="00E80769" w:rsidP="00B46C10">
            <w:pPr>
              <w:pStyle w:val="SyntaxOneOf"/>
            </w:pPr>
            <w:r w:rsidRPr="00E77497">
              <w:t>default</w:t>
            </w:r>
          </w:p>
        </w:tc>
        <w:tc>
          <w:tcPr>
            <w:tcW w:w="1895" w:type="dxa"/>
          </w:tcPr>
          <w:p w14:paraId="5547B894" w14:textId="77777777" w:rsidR="00E80769" w:rsidRPr="00E77497" w:rsidRDefault="00E80769" w:rsidP="00B46C10">
            <w:pPr>
              <w:pStyle w:val="SyntaxOneOf"/>
            </w:pPr>
            <w:r w:rsidRPr="00E77497">
              <w:t>if</w:t>
            </w:r>
          </w:p>
        </w:tc>
        <w:tc>
          <w:tcPr>
            <w:tcW w:w="1895" w:type="dxa"/>
          </w:tcPr>
          <w:p w14:paraId="3B80F94E" w14:textId="77777777" w:rsidR="00E80769" w:rsidRPr="00E77497" w:rsidRDefault="00E80769" w:rsidP="00B46C10">
            <w:pPr>
              <w:pStyle w:val="SyntaxOneOf"/>
            </w:pPr>
            <w:r w:rsidRPr="00E77497">
              <w:t>throw</w:t>
            </w:r>
          </w:p>
        </w:tc>
        <w:tc>
          <w:tcPr>
            <w:tcW w:w="1895" w:type="dxa"/>
          </w:tcPr>
          <w:p w14:paraId="5DE9029F" w14:textId="77777777" w:rsidR="00E80769" w:rsidRPr="00E77497" w:rsidRDefault="00E80769" w:rsidP="00B46C10">
            <w:pPr>
              <w:pStyle w:val="SyntaxOneOf"/>
            </w:pPr>
          </w:p>
        </w:tc>
      </w:tr>
      <w:tr w:rsidR="00E80769" w:rsidRPr="00E77497" w14:paraId="33040ABF" w14:textId="77777777" w:rsidTr="006E1632">
        <w:trPr>
          <w:trHeight w:hRule="exact" w:val="240"/>
        </w:trPr>
        <w:tc>
          <w:tcPr>
            <w:tcW w:w="1895" w:type="dxa"/>
          </w:tcPr>
          <w:p w14:paraId="2A63272E" w14:textId="77777777" w:rsidR="00E80769" w:rsidRPr="00E77497" w:rsidRDefault="00E80769" w:rsidP="00B46C10">
            <w:pPr>
              <w:pStyle w:val="SyntaxOneOf"/>
            </w:pPr>
            <w:r w:rsidRPr="00E77497">
              <w:t>delete</w:t>
            </w:r>
          </w:p>
        </w:tc>
        <w:tc>
          <w:tcPr>
            <w:tcW w:w="1895" w:type="dxa"/>
          </w:tcPr>
          <w:p w14:paraId="38E2C8CF" w14:textId="77777777" w:rsidR="00E80769" w:rsidRPr="00E77497" w:rsidRDefault="00E80769" w:rsidP="00B46C10">
            <w:pPr>
              <w:pStyle w:val="SyntaxOneOf"/>
            </w:pPr>
            <w:r w:rsidRPr="00E77497">
              <w:t>in</w:t>
            </w:r>
          </w:p>
        </w:tc>
        <w:tc>
          <w:tcPr>
            <w:tcW w:w="1895" w:type="dxa"/>
          </w:tcPr>
          <w:p w14:paraId="6F3E7068" w14:textId="77777777" w:rsidR="00E80769" w:rsidRPr="00E77497" w:rsidRDefault="00E80769" w:rsidP="00B46C10">
            <w:pPr>
              <w:pStyle w:val="SyntaxOneOf"/>
            </w:pPr>
            <w:r w:rsidRPr="00E77497">
              <w:t>try</w:t>
            </w:r>
          </w:p>
        </w:tc>
        <w:tc>
          <w:tcPr>
            <w:tcW w:w="1895" w:type="dxa"/>
          </w:tcPr>
          <w:p w14:paraId="496B435C" w14:textId="77777777" w:rsidR="00E80769" w:rsidRPr="00E77497" w:rsidRDefault="00E80769" w:rsidP="00B46C10">
            <w:pPr>
              <w:pStyle w:val="SyntaxOneOf"/>
            </w:pPr>
          </w:p>
        </w:tc>
      </w:tr>
    </w:tbl>
    <w:p w14:paraId="3D1D118F" w14:textId="77777777" w:rsidR="00E80769" w:rsidRPr="00E77497" w:rsidRDefault="00E80769" w:rsidP="00E80769">
      <w:pPr>
        <w:pStyle w:val="M0"/>
        <w:spacing w:after="0"/>
        <w:rPr>
          <w:sz w:val="16"/>
        </w:rPr>
      </w:pPr>
    </w:p>
    <w:p w14:paraId="1F37826D" w14:textId="77777777" w:rsidR="00E80769" w:rsidRPr="00E77497" w:rsidRDefault="00E80769" w:rsidP="00E80769">
      <w:pPr>
        <w:pStyle w:val="M0"/>
        <w:spacing w:after="0"/>
        <w:rPr>
          <w:sz w:val="16"/>
        </w:rPr>
      </w:pPr>
    </w:p>
    <w:p w14:paraId="2F936385" w14:textId="77777777"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14:paraId="6CD42C15" w14:textId="77777777" w:rsidTr="006E1632">
        <w:trPr>
          <w:trHeight w:hRule="exact" w:val="240"/>
        </w:trPr>
        <w:tc>
          <w:tcPr>
            <w:tcW w:w="1895" w:type="dxa"/>
          </w:tcPr>
          <w:p w14:paraId="445DA993" w14:textId="77777777" w:rsidR="00E80769" w:rsidRPr="00E77497" w:rsidRDefault="00E80769" w:rsidP="00B46C10">
            <w:pPr>
              <w:pStyle w:val="SyntaxOneOf"/>
              <w:keepNext/>
            </w:pPr>
            <w:r w:rsidRPr="00E77497">
              <w:t>class</w:t>
            </w:r>
          </w:p>
        </w:tc>
        <w:tc>
          <w:tcPr>
            <w:tcW w:w="1895" w:type="dxa"/>
          </w:tcPr>
          <w:p w14:paraId="583F5873" w14:textId="77777777" w:rsidR="00E80769" w:rsidRPr="00E77497" w:rsidRDefault="00E80769" w:rsidP="00B46C10">
            <w:pPr>
              <w:pStyle w:val="SyntaxOneOf"/>
              <w:keepNext/>
            </w:pPr>
            <w:r w:rsidRPr="00E77497">
              <w:t>enum</w:t>
            </w:r>
          </w:p>
        </w:tc>
        <w:tc>
          <w:tcPr>
            <w:tcW w:w="1895" w:type="dxa"/>
          </w:tcPr>
          <w:p w14:paraId="11310AC6" w14:textId="77777777" w:rsidR="00E80769" w:rsidRPr="00E77497" w:rsidRDefault="00E80769" w:rsidP="00B46C10">
            <w:pPr>
              <w:pStyle w:val="SyntaxOneOf"/>
              <w:keepNext/>
            </w:pPr>
            <w:r w:rsidRPr="00E77497">
              <w:t>extends</w:t>
            </w:r>
          </w:p>
        </w:tc>
        <w:tc>
          <w:tcPr>
            <w:tcW w:w="1895" w:type="dxa"/>
          </w:tcPr>
          <w:p w14:paraId="2176FCFD" w14:textId="77777777" w:rsidR="00E80769" w:rsidRPr="00E77497" w:rsidRDefault="00E80769" w:rsidP="00B46C10">
            <w:pPr>
              <w:pStyle w:val="SyntaxOneOf"/>
              <w:keepNext/>
            </w:pPr>
            <w:r w:rsidRPr="00E77497">
              <w:t>super</w:t>
            </w:r>
          </w:p>
        </w:tc>
      </w:tr>
      <w:tr w:rsidR="00E80769" w:rsidRPr="00E77497" w14:paraId="656F02C4" w14:textId="77777777" w:rsidTr="006E1632">
        <w:trPr>
          <w:trHeight w:hRule="exact" w:val="240"/>
        </w:trPr>
        <w:tc>
          <w:tcPr>
            <w:tcW w:w="1895" w:type="dxa"/>
          </w:tcPr>
          <w:p w14:paraId="22AC07FC" w14:textId="77777777" w:rsidR="00E80769" w:rsidRPr="00E77497" w:rsidRDefault="00E80769" w:rsidP="00B46C10">
            <w:pPr>
              <w:pStyle w:val="SyntaxOneOf"/>
            </w:pPr>
            <w:r w:rsidRPr="00E77497">
              <w:t>const</w:t>
            </w:r>
          </w:p>
        </w:tc>
        <w:tc>
          <w:tcPr>
            <w:tcW w:w="1895" w:type="dxa"/>
          </w:tcPr>
          <w:p w14:paraId="3CBB06D2" w14:textId="77777777" w:rsidR="00E80769" w:rsidRPr="00E77497" w:rsidRDefault="00E80769" w:rsidP="00B46C10">
            <w:pPr>
              <w:pStyle w:val="SyntaxOneOf"/>
            </w:pPr>
            <w:r w:rsidRPr="00E77497">
              <w:t>export</w:t>
            </w:r>
          </w:p>
        </w:tc>
        <w:tc>
          <w:tcPr>
            <w:tcW w:w="1895" w:type="dxa"/>
          </w:tcPr>
          <w:p w14:paraId="6E016992" w14:textId="77777777" w:rsidR="00E80769" w:rsidRPr="00E77497" w:rsidRDefault="00E80769" w:rsidP="00B46C10">
            <w:pPr>
              <w:pStyle w:val="SyntaxOneOf"/>
            </w:pPr>
            <w:r w:rsidRPr="00E77497">
              <w:t>import</w:t>
            </w:r>
            <w:r w:rsidRPr="00E77497">
              <w:br/>
            </w:r>
          </w:p>
        </w:tc>
        <w:tc>
          <w:tcPr>
            <w:tcW w:w="1895" w:type="dxa"/>
          </w:tcPr>
          <w:p w14:paraId="473C0A96" w14:textId="77777777" w:rsidR="00E80769" w:rsidRPr="00E77497" w:rsidRDefault="00E80769" w:rsidP="00B46C10">
            <w:pPr>
              <w:pStyle w:val="SyntaxOneOf"/>
            </w:pPr>
          </w:p>
        </w:tc>
      </w:tr>
    </w:tbl>
    <w:p w14:paraId="6ECA1715" w14:textId="77777777"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14:paraId="44B81064" w14:textId="77777777" w:rsidTr="006E1632">
        <w:trPr>
          <w:trHeight w:hRule="exact" w:val="240"/>
        </w:trPr>
        <w:tc>
          <w:tcPr>
            <w:tcW w:w="1891" w:type="dxa"/>
          </w:tcPr>
          <w:p w14:paraId="59E46076" w14:textId="77777777" w:rsidR="00E80769" w:rsidRPr="004D1BD1" w:rsidRDefault="00E80769" w:rsidP="00B46C10">
            <w:pPr>
              <w:pStyle w:val="SyntaxOneOf"/>
            </w:pPr>
            <w:r w:rsidRPr="004D1BD1">
              <w:t>implements</w:t>
            </w:r>
          </w:p>
        </w:tc>
        <w:tc>
          <w:tcPr>
            <w:tcW w:w="1891" w:type="dxa"/>
          </w:tcPr>
          <w:p w14:paraId="295574FF" w14:textId="77777777" w:rsidR="00E80769" w:rsidRPr="008B7F6F" w:rsidRDefault="00E80769" w:rsidP="00B46C10">
            <w:pPr>
              <w:pStyle w:val="SyntaxOneOf"/>
            </w:pPr>
            <w:r w:rsidRPr="008B7F6F">
              <w:t>let</w:t>
            </w:r>
          </w:p>
        </w:tc>
        <w:tc>
          <w:tcPr>
            <w:tcW w:w="1891" w:type="dxa"/>
          </w:tcPr>
          <w:p w14:paraId="4E762437" w14:textId="77777777" w:rsidR="00E80769" w:rsidRPr="006B6D0A" w:rsidRDefault="00E80769" w:rsidP="00B46C10">
            <w:pPr>
              <w:pStyle w:val="SyntaxOneOf"/>
            </w:pPr>
            <w:r w:rsidRPr="006B6D0A">
              <w:t>private</w:t>
            </w:r>
          </w:p>
        </w:tc>
        <w:tc>
          <w:tcPr>
            <w:tcW w:w="1891" w:type="dxa"/>
          </w:tcPr>
          <w:p w14:paraId="25583A0F" w14:textId="77777777" w:rsidR="00E80769" w:rsidRPr="006B6D0A" w:rsidRDefault="00E80769" w:rsidP="00B46C10">
            <w:pPr>
              <w:pStyle w:val="SyntaxOneOf"/>
            </w:pPr>
            <w:r w:rsidRPr="006B6D0A">
              <w:t>public</w:t>
            </w:r>
          </w:p>
        </w:tc>
      </w:tr>
      <w:tr w:rsidR="00E80769" w:rsidRPr="00E77497" w14:paraId="6A8A8D19" w14:textId="77777777" w:rsidTr="006E1632">
        <w:trPr>
          <w:trHeight w:hRule="exact" w:val="240"/>
        </w:trPr>
        <w:tc>
          <w:tcPr>
            <w:tcW w:w="1891" w:type="dxa"/>
          </w:tcPr>
          <w:p w14:paraId="645995FB" w14:textId="77777777" w:rsidR="00E80769" w:rsidRPr="00E77497" w:rsidRDefault="00E80769" w:rsidP="00B46C10">
            <w:pPr>
              <w:pStyle w:val="SyntaxOneOf"/>
            </w:pPr>
            <w:r w:rsidRPr="00E77497">
              <w:t>interface</w:t>
            </w:r>
          </w:p>
        </w:tc>
        <w:tc>
          <w:tcPr>
            <w:tcW w:w="1891" w:type="dxa"/>
          </w:tcPr>
          <w:p w14:paraId="5BDBAD3A" w14:textId="77777777" w:rsidR="00E80769" w:rsidRPr="00E77497" w:rsidRDefault="00E80769" w:rsidP="00B46C10">
            <w:pPr>
              <w:pStyle w:val="SyntaxOneOf"/>
            </w:pPr>
            <w:r w:rsidRPr="00E77497">
              <w:t>package</w:t>
            </w:r>
          </w:p>
        </w:tc>
        <w:tc>
          <w:tcPr>
            <w:tcW w:w="1891" w:type="dxa"/>
          </w:tcPr>
          <w:p w14:paraId="15916B41" w14:textId="77777777" w:rsidR="00E80769" w:rsidRPr="00E77497" w:rsidRDefault="00E80769" w:rsidP="00B46C10">
            <w:pPr>
              <w:pStyle w:val="SyntaxOneOf"/>
            </w:pPr>
            <w:r w:rsidRPr="00E77497">
              <w:t>protected</w:t>
            </w:r>
          </w:p>
        </w:tc>
        <w:tc>
          <w:tcPr>
            <w:tcW w:w="1891" w:type="dxa"/>
          </w:tcPr>
          <w:p w14:paraId="06CC66A5" w14:textId="77777777" w:rsidR="00E80769" w:rsidRPr="00E77497" w:rsidRDefault="00E80769" w:rsidP="00B46C10">
            <w:pPr>
              <w:pStyle w:val="SyntaxOneOf"/>
            </w:pPr>
            <w:r w:rsidRPr="00E77497">
              <w:t>static</w:t>
            </w:r>
          </w:p>
        </w:tc>
      </w:tr>
      <w:tr w:rsidR="00E80769" w:rsidRPr="00E77497" w14:paraId="7E3278FB" w14:textId="77777777" w:rsidTr="006E1632">
        <w:trPr>
          <w:trHeight w:hRule="exact" w:val="240"/>
        </w:trPr>
        <w:tc>
          <w:tcPr>
            <w:tcW w:w="1891" w:type="dxa"/>
          </w:tcPr>
          <w:p w14:paraId="6053EB05" w14:textId="77777777" w:rsidR="00E80769" w:rsidRPr="00E77497" w:rsidRDefault="00E80769" w:rsidP="00B46C10">
            <w:pPr>
              <w:pStyle w:val="SyntaxOneOf"/>
            </w:pPr>
            <w:r w:rsidRPr="00E77497">
              <w:t>yield</w:t>
            </w:r>
          </w:p>
        </w:tc>
        <w:tc>
          <w:tcPr>
            <w:tcW w:w="1891" w:type="dxa"/>
          </w:tcPr>
          <w:p w14:paraId="0E6C1116" w14:textId="77777777" w:rsidR="00E80769" w:rsidRPr="00E77497" w:rsidRDefault="00E80769" w:rsidP="00B46C10">
            <w:pPr>
              <w:pStyle w:val="SyntaxOneOf"/>
            </w:pPr>
          </w:p>
        </w:tc>
        <w:tc>
          <w:tcPr>
            <w:tcW w:w="1891" w:type="dxa"/>
          </w:tcPr>
          <w:p w14:paraId="62D82C8B" w14:textId="77777777" w:rsidR="00E80769" w:rsidRPr="00E77497" w:rsidRDefault="00E80769" w:rsidP="00B46C10">
            <w:pPr>
              <w:pStyle w:val="SyntaxOneOf"/>
            </w:pPr>
          </w:p>
        </w:tc>
        <w:tc>
          <w:tcPr>
            <w:tcW w:w="1891" w:type="dxa"/>
          </w:tcPr>
          <w:p w14:paraId="1A31A924" w14:textId="77777777" w:rsidR="00E80769" w:rsidRPr="00E77497" w:rsidRDefault="00E80769" w:rsidP="00B46C10">
            <w:pPr>
              <w:pStyle w:val="SyntaxOneOf"/>
            </w:pPr>
          </w:p>
        </w:tc>
      </w:tr>
    </w:tbl>
    <w:p w14:paraId="71582A25" w14:textId="77777777" w:rsidR="00E80769" w:rsidRPr="00E77497" w:rsidRDefault="00E80769" w:rsidP="00E80769">
      <w:pPr>
        <w:pStyle w:val="SyntaxRule"/>
      </w:pPr>
    </w:p>
    <w:p w14:paraId="5E55BC1C" w14:textId="77777777"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14:paraId="2FB0A717" w14:textId="77777777" w:rsidTr="006E1632">
        <w:tc>
          <w:tcPr>
            <w:tcW w:w="1263" w:type="dxa"/>
          </w:tcPr>
          <w:p w14:paraId="1A1E62F4" w14:textId="77777777" w:rsidR="00E80769" w:rsidRPr="00E77497" w:rsidRDefault="00E80769" w:rsidP="00B46C10">
            <w:pPr>
              <w:pStyle w:val="SyntaxOneOf"/>
              <w:keepNext/>
            </w:pPr>
            <w:r w:rsidRPr="00E77497">
              <w:t>{</w:t>
            </w:r>
          </w:p>
        </w:tc>
        <w:tc>
          <w:tcPr>
            <w:tcW w:w="1263" w:type="dxa"/>
          </w:tcPr>
          <w:p w14:paraId="1AC6E9E2" w14:textId="77777777" w:rsidR="00E80769" w:rsidRPr="00E77497" w:rsidRDefault="00E80769" w:rsidP="00B46C10">
            <w:pPr>
              <w:pStyle w:val="SyntaxOneOf"/>
              <w:keepNext/>
            </w:pPr>
            <w:r w:rsidRPr="00E77497">
              <w:t>}</w:t>
            </w:r>
          </w:p>
        </w:tc>
        <w:tc>
          <w:tcPr>
            <w:tcW w:w="1263" w:type="dxa"/>
          </w:tcPr>
          <w:p w14:paraId="5C074244" w14:textId="77777777" w:rsidR="00E80769" w:rsidRPr="00E77497" w:rsidRDefault="00E80769" w:rsidP="00B46C10">
            <w:pPr>
              <w:pStyle w:val="SyntaxOneOf"/>
              <w:keepNext/>
            </w:pPr>
            <w:r w:rsidRPr="00E77497">
              <w:t>(</w:t>
            </w:r>
          </w:p>
        </w:tc>
        <w:tc>
          <w:tcPr>
            <w:tcW w:w="1263" w:type="dxa"/>
          </w:tcPr>
          <w:p w14:paraId="1D860944" w14:textId="77777777" w:rsidR="00E80769" w:rsidRPr="00E77497" w:rsidRDefault="00E80769" w:rsidP="00B46C10">
            <w:pPr>
              <w:pStyle w:val="SyntaxOneOf"/>
              <w:keepNext/>
            </w:pPr>
            <w:r w:rsidRPr="00E77497">
              <w:t>)</w:t>
            </w:r>
          </w:p>
        </w:tc>
        <w:tc>
          <w:tcPr>
            <w:tcW w:w="1263" w:type="dxa"/>
          </w:tcPr>
          <w:p w14:paraId="3A1E3205" w14:textId="77777777" w:rsidR="00E80769" w:rsidRPr="00E77497" w:rsidRDefault="00E80769" w:rsidP="00B46C10">
            <w:pPr>
              <w:pStyle w:val="SyntaxOneOf"/>
              <w:keepNext/>
            </w:pPr>
            <w:r w:rsidRPr="00E77497">
              <w:t>[</w:t>
            </w:r>
          </w:p>
        </w:tc>
        <w:tc>
          <w:tcPr>
            <w:tcW w:w="1263" w:type="dxa"/>
          </w:tcPr>
          <w:p w14:paraId="3371CC20" w14:textId="77777777" w:rsidR="00E80769" w:rsidRPr="00E77497" w:rsidRDefault="00E80769" w:rsidP="00B46C10">
            <w:pPr>
              <w:pStyle w:val="SyntaxOneOf"/>
              <w:keepNext/>
            </w:pPr>
            <w:r w:rsidRPr="00E77497">
              <w:t>]</w:t>
            </w:r>
          </w:p>
        </w:tc>
      </w:tr>
      <w:tr w:rsidR="00E80769" w:rsidRPr="00E77497" w14:paraId="6416004F" w14:textId="77777777" w:rsidTr="006E1632">
        <w:tc>
          <w:tcPr>
            <w:tcW w:w="1263" w:type="dxa"/>
          </w:tcPr>
          <w:p w14:paraId="2706F16D" w14:textId="77777777" w:rsidR="00E80769" w:rsidRPr="00E77497" w:rsidRDefault="00E80769" w:rsidP="00B46C10">
            <w:pPr>
              <w:pStyle w:val="SyntaxOneOf"/>
              <w:keepNext/>
            </w:pPr>
            <w:r w:rsidRPr="00E77497">
              <w:t>.</w:t>
            </w:r>
          </w:p>
        </w:tc>
        <w:tc>
          <w:tcPr>
            <w:tcW w:w="1263" w:type="dxa"/>
          </w:tcPr>
          <w:p w14:paraId="5068B4CB" w14:textId="77777777" w:rsidR="00E80769" w:rsidRPr="00E77497" w:rsidRDefault="00E80769" w:rsidP="00B46C10">
            <w:pPr>
              <w:pStyle w:val="SyntaxOneOf"/>
              <w:keepNext/>
            </w:pPr>
            <w:r w:rsidRPr="00E77497">
              <w:t>;</w:t>
            </w:r>
          </w:p>
        </w:tc>
        <w:tc>
          <w:tcPr>
            <w:tcW w:w="1263" w:type="dxa"/>
          </w:tcPr>
          <w:p w14:paraId="5BECB38D" w14:textId="77777777" w:rsidR="00E80769" w:rsidRPr="00E77497" w:rsidRDefault="00E80769" w:rsidP="00B46C10">
            <w:pPr>
              <w:pStyle w:val="SyntaxOneOf"/>
              <w:keepNext/>
            </w:pPr>
            <w:r w:rsidRPr="00E77497">
              <w:t>,</w:t>
            </w:r>
          </w:p>
        </w:tc>
        <w:tc>
          <w:tcPr>
            <w:tcW w:w="1263" w:type="dxa"/>
          </w:tcPr>
          <w:p w14:paraId="22B0FFF7" w14:textId="77777777" w:rsidR="00E80769" w:rsidRPr="00E77497" w:rsidRDefault="00E80769" w:rsidP="00B46C10">
            <w:pPr>
              <w:pStyle w:val="SyntaxOneOf"/>
              <w:keepNext/>
            </w:pPr>
            <w:r w:rsidRPr="00E77497">
              <w:t>&lt;</w:t>
            </w:r>
          </w:p>
        </w:tc>
        <w:tc>
          <w:tcPr>
            <w:tcW w:w="1263" w:type="dxa"/>
          </w:tcPr>
          <w:p w14:paraId="7B58751A" w14:textId="77777777" w:rsidR="00E80769" w:rsidRPr="00E77497" w:rsidRDefault="00E80769" w:rsidP="00B46C10">
            <w:pPr>
              <w:pStyle w:val="SyntaxOneOf"/>
              <w:keepNext/>
            </w:pPr>
            <w:r w:rsidRPr="00E77497">
              <w:t>&gt;</w:t>
            </w:r>
          </w:p>
        </w:tc>
        <w:tc>
          <w:tcPr>
            <w:tcW w:w="1263" w:type="dxa"/>
          </w:tcPr>
          <w:p w14:paraId="0B916680" w14:textId="77777777" w:rsidR="00E80769" w:rsidRPr="00E77497" w:rsidRDefault="00E80769" w:rsidP="00B46C10">
            <w:pPr>
              <w:pStyle w:val="SyntaxOneOf"/>
              <w:keepNext/>
            </w:pPr>
            <w:r w:rsidRPr="00E77497">
              <w:t>&lt;=</w:t>
            </w:r>
          </w:p>
        </w:tc>
      </w:tr>
      <w:tr w:rsidR="00E80769" w:rsidRPr="00E77497" w14:paraId="4DBCE48E" w14:textId="77777777" w:rsidTr="006E1632">
        <w:tc>
          <w:tcPr>
            <w:tcW w:w="1263" w:type="dxa"/>
          </w:tcPr>
          <w:p w14:paraId="3B16BF4D" w14:textId="77777777" w:rsidR="00E80769" w:rsidRPr="00E77497" w:rsidRDefault="00E80769" w:rsidP="00B46C10">
            <w:pPr>
              <w:pStyle w:val="SyntaxOneOf"/>
              <w:keepNext/>
            </w:pPr>
            <w:r w:rsidRPr="00E77497">
              <w:t>&gt;=</w:t>
            </w:r>
          </w:p>
        </w:tc>
        <w:tc>
          <w:tcPr>
            <w:tcW w:w="1263" w:type="dxa"/>
          </w:tcPr>
          <w:p w14:paraId="72B5B653" w14:textId="77777777" w:rsidR="00E80769" w:rsidRPr="00E77497" w:rsidRDefault="00E80769" w:rsidP="00B46C10">
            <w:pPr>
              <w:pStyle w:val="SyntaxOneOf"/>
              <w:keepNext/>
            </w:pPr>
            <w:r w:rsidRPr="00E77497">
              <w:t>==</w:t>
            </w:r>
          </w:p>
        </w:tc>
        <w:tc>
          <w:tcPr>
            <w:tcW w:w="1263" w:type="dxa"/>
          </w:tcPr>
          <w:p w14:paraId="402087B0" w14:textId="77777777" w:rsidR="00E80769" w:rsidRPr="00E77497" w:rsidRDefault="00E80769" w:rsidP="00B46C10">
            <w:pPr>
              <w:pStyle w:val="SyntaxOneOf"/>
              <w:keepNext/>
            </w:pPr>
            <w:r w:rsidRPr="00E77497">
              <w:t>!=</w:t>
            </w:r>
          </w:p>
        </w:tc>
        <w:tc>
          <w:tcPr>
            <w:tcW w:w="1263" w:type="dxa"/>
          </w:tcPr>
          <w:p w14:paraId="3B023664" w14:textId="77777777" w:rsidR="00E80769" w:rsidRPr="00E77497" w:rsidRDefault="00E80769" w:rsidP="00B46C10">
            <w:pPr>
              <w:pStyle w:val="SyntaxOneOf"/>
              <w:keepNext/>
            </w:pPr>
            <w:r w:rsidRPr="00E77497">
              <w:t>===</w:t>
            </w:r>
          </w:p>
        </w:tc>
        <w:tc>
          <w:tcPr>
            <w:tcW w:w="1263" w:type="dxa"/>
          </w:tcPr>
          <w:p w14:paraId="5EED70CB" w14:textId="77777777" w:rsidR="00E80769" w:rsidRPr="00E77497" w:rsidRDefault="00E80769" w:rsidP="00B46C10">
            <w:pPr>
              <w:pStyle w:val="SyntaxOneOf"/>
              <w:keepNext/>
            </w:pPr>
            <w:r w:rsidRPr="00E77497">
              <w:t>!==</w:t>
            </w:r>
          </w:p>
        </w:tc>
        <w:tc>
          <w:tcPr>
            <w:tcW w:w="1263" w:type="dxa"/>
          </w:tcPr>
          <w:p w14:paraId="560D0D1D" w14:textId="77777777" w:rsidR="00E80769" w:rsidRPr="00E77497" w:rsidRDefault="00E80769" w:rsidP="00B46C10">
            <w:pPr>
              <w:pStyle w:val="SyntaxOneOf"/>
              <w:keepNext/>
            </w:pPr>
          </w:p>
        </w:tc>
      </w:tr>
      <w:tr w:rsidR="00E80769" w:rsidRPr="00E77497" w14:paraId="687FA447" w14:textId="77777777" w:rsidTr="006E1632">
        <w:tc>
          <w:tcPr>
            <w:tcW w:w="1263" w:type="dxa"/>
          </w:tcPr>
          <w:p w14:paraId="6298FF50" w14:textId="77777777" w:rsidR="00E80769" w:rsidRPr="00E77497" w:rsidRDefault="00E80769" w:rsidP="00B46C10">
            <w:pPr>
              <w:pStyle w:val="SyntaxOneOf"/>
              <w:keepNext/>
            </w:pPr>
            <w:r w:rsidRPr="00E77497">
              <w:t>+</w:t>
            </w:r>
          </w:p>
        </w:tc>
        <w:tc>
          <w:tcPr>
            <w:tcW w:w="1263" w:type="dxa"/>
          </w:tcPr>
          <w:p w14:paraId="22879733" w14:textId="77777777" w:rsidR="00E80769" w:rsidRPr="00E77497" w:rsidRDefault="00E80769" w:rsidP="00B46C10">
            <w:pPr>
              <w:pStyle w:val="SyntaxOneOf"/>
              <w:keepNext/>
            </w:pPr>
            <w:r w:rsidRPr="00E77497">
              <w:t>-</w:t>
            </w:r>
          </w:p>
        </w:tc>
        <w:tc>
          <w:tcPr>
            <w:tcW w:w="1263" w:type="dxa"/>
          </w:tcPr>
          <w:p w14:paraId="46C05206" w14:textId="77777777" w:rsidR="00E80769" w:rsidRPr="00E77497" w:rsidRDefault="00E80769" w:rsidP="00B46C10">
            <w:pPr>
              <w:pStyle w:val="SyntaxOneOf"/>
              <w:keepNext/>
            </w:pPr>
            <w:r w:rsidRPr="00E77497">
              <w:t>*</w:t>
            </w:r>
          </w:p>
        </w:tc>
        <w:tc>
          <w:tcPr>
            <w:tcW w:w="1263" w:type="dxa"/>
          </w:tcPr>
          <w:p w14:paraId="5B17897E" w14:textId="77777777" w:rsidR="00E80769" w:rsidRPr="00E77497" w:rsidRDefault="00E80769" w:rsidP="00B46C10">
            <w:pPr>
              <w:pStyle w:val="SyntaxOneOf"/>
              <w:keepNext/>
            </w:pPr>
            <w:r w:rsidRPr="00E77497">
              <w:t>%</w:t>
            </w:r>
          </w:p>
        </w:tc>
        <w:tc>
          <w:tcPr>
            <w:tcW w:w="1263" w:type="dxa"/>
          </w:tcPr>
          <w:p w14:paraId="31029465" w14:textId="77777777" w:rsidR="00E80769" w:rsidRPr="00E77497" w:rsidRDefault="00E80769" w:rsidP="00B46C10">
            <w:pPr>
              <w:pStyle w:val="SyntaxOneOf"/>
              <w:keepNext/>
            </w:pPr>
            <w:r w:rsidRPr="00E77497">
              <w:t>++</w:t>
            </w:r>
          </w:p>
        </w:tc>
        <w:tc>
          <w:tcPr>
            <w:tcW w:w="1263" w:type="dxa"/>
          </w:tcPr>
          <w:p w14:paraId="4B03B691" w14:textId="77777777" w:rsidR="00E80769" w:rsidRPr="00E77497" w:rsidRDefault="00E80769" w:rsidP="00B46C10">
            <w:pPr>
              <w:pStyle w:val="SyntaxOneOf"/>
              <w:keepNext/>
            </w:pPr>
            <w:r w:rsidRPr="00E77497">
              <w:t>--</w:t>
            </w:r>
          </w:p>
        </w:tc>
      </w:tr>
      <w:tr w:rsidR="00E80769" w:rsidRPr="00E77497" w14:paraId="04DE36D9" w14:textId="77777777" w:rsidTr="006E1632">
        <w:tc>
          <w:tcPr>
            <w:tcW w:w="1263" w:type="dxa"/>
          </w:tcPr>
          <w:p w14:paraId="03CE1C33" w14:textId="77777777" w:rsidR="00E80769" w:rsidRPr="00E77497" w:rsidRDefault="00E80769" w:rsidP="00B46C10">
            <w:pPr>
              <w:pStyle w:val="SyntaxOneOf"/>
              <w:keepNext/>
            </w:pPr>
            <w:r w:rsidRPr="00E77497">
              <w:t>&lt;&lt;</w:t>
            </w:r>
          </w:p>
        </w:tc>
        <w:tc>
          <w:tcPr>
            <w:tcW w:w="1263" w:type="dxa"/>
          </w:tcPr>
          <w:p w14:paraId="151C934B" w14:textId="77777777" w:rsidR="00E80769" w:rsidRPr="00E77497" w:rsidRDefault="00E80769" w:rsidP="00B46C10">
            <w:pPr>
              <w:pStyle w:val="SyntaxOneOf"/>
              <w:keepNext/>
            </w:pPr>
            <w:r w:rsidRPr="00E77497">
              <w:t>&gt;&gt;</w:t>
            </w:r>
          </w:p>
        </w:tc>
        <w:tc>
          <w:tcPr>
            <w:tcW w:w="1263" w:type="dxa"/>
          </w:tcPr>
          <w:p w14:paraId="044B51A8" w14:textId="77777777" w:rsidR="00E80769" w:rsidRPr="00E77497" w:rsidRDefault="00E80769" w:rsidP="00B46C10">
            <w:pPr>
              <w:pStyle w:val="SyntaxOneOf"/>
              <w:keepNext/>
            </w:pPr>
            <w:r w:rsidRPr="00E77497">
              <w:t>&gt;&gt;&gt;</w:t>
            </w:r>
          </w:p>
        </w:tc>
        <w:tc>
          <w:tcPr>
            <w:tcW w:w="1263" w:type="dxa"/>
          </w:tcPr>
          <w:p w14:paraId="5888505A" w14:textId="77777777" w:rsidR="00E80769" w:rsidRPr="00E77497" w:rsidRDefault="00E80769" w:rsidP="00B46C10">
            <w:pPr>
              <w:pStyle w:val="SyntaxOneOf"/>
              <w:keepNext/>
            </w:pPr>
            <w:r w:rsidRPr="00E77497">
              <w:t>&amp;</w:t>
            </w:r>
          </w:p>
        </w:tc>
        <w:tc>
          <w:tcPr>
            <w:tcW w:w="1263" w:type="dxa"/>
          </w:tcPr>
          <w:p w14:paraId="007F80FD" w14:textId="77777777" w:rsidR="00E80769" w:rsidRPr="00E77497" w:rsidRDefault="00E80769" w:rsidP="00B46C10">
            <w:pPr>
              <w:pStyle w:val="SyntaxOneOf"/>
              <w:keepNext/>
            </w:pPr>
            <w:r w:rsidRPr="00E77497">
              <w:t>|</w:t>
            </w:r>
          </w:p>
        </w:tc>
        <w:tc>
          <w:tcPr>
            <w:tcW w:w="1263" w:type="dxa"/>
          </w:tcPr>
          <w:p w14:paraId="368419CA" w14:textId="77777777" w:rsidR="00E80769" w:rsidRPr="00E77497" w:rsidRDefault="00E80769" w:rsidP="00B46C10">
            <w:pPr>
              <w:pStyle w:val="SyntaxOneOf"/>
              <w:keepNext/>
            </w:pPr>
            <w:r w:rsidRPr="00E77497">
              <w:t>^</w:t>
            </w:r>
          </w:p>
        </w:tc>
      </w:tr>
      <w:tr w:rsidR="00E80769" w:rsidRPr="00E77497" w14:paraId="62538905" w14:textId="77777777" w:rsidTr="006E1632">
        <w:tc>
          <w:tcPr>
            <w:tcW w:w="1263" w:type="dxa"/>
          </w:tcPr>
          <w:p w14:paraId="5BEAE751" w14:textId="77777777" w:rsidR="00E80769" w:rsidRPr="00E77497" w:rsidRDefault="00E80769" w:rsidP="00B46C10">
            <w:pPr>
              <w:pStyle w:val="SyntaxOneOf"/>
              <w:keepNext/>
            </w:pPr>
            <w:r w:rsidRPr="00E77497">
              <w:t>!</w:t>
            </w:r>
          </w:p>
        </w:tc>
        <w:tc>
          <w:tcPr>
            <w:tcW w:w="1263" w:type="dxa"/>
          </w:tcPr>
          <w:p w14:paraId="5DB8E903" w14:textId="77777777" w:rsidR="00E80769" w:rsidRPr="00E77497" w:rsidRDefault="00E80769" w:rsidP="00B46C10">
            <w:pPr>
              <w:pStyle w:val="SyntaxOneOf"/>
              <w:keepNext/>
            </w:pPr>
            <w:r w:rsidRPr="00E77497">
              <w:t>~</w:t>
            </w:r>
          </w:p>
        </w:tc>
        <w:tc>
          <w:tcPr>
            <w:tcW w:w="1263" w:type="dxa"/>
          </w:tcPr>
          <w:p w14:paraId="19D00916" w14:textId="77777777" w:rsidR="00E80769" w:rsidRPr="00E77497" w:rsidRDefault="00E80769" w:rsidP="00B46C10">
            <w:pPr>
              <w:pStyle w:val="SyntaxOneOf"/>
              <w:keepNext/>
            </w:pPr>
            <w:r w:rsidRPr="00E77497">
              <w:t>&amp;&amp;</w:t>
            </w:r>
          </w:p>
        </w:tc>
        <w:tc>
          <w:tcPr>
            <w:tcW w:w="1263" w:type="dxa"/>
          </w:tcPr>
          <w:p w14:paraId="5CF9412B" w14:textId="77777777" w:rsidR="00E80769" w:rsidRPr="00E77497" w:rsidRDefault="00E80769" w:rsidP="00B46C10">
            <w:pPr>
              <w:pStyle w:val="SyntaxOneOf"/>
              <w:keepNext/>
            </w:pPr>
            <w:r w:rsidRPr="00E77497">
              <w:t>||</w:t>
            </w:r>
          </w:p>
        </w:tc>
        <w:tc>
          <w:tcPr>
            <w:tcW w:w="1263" w:type="dxa"/>
          </w:tcPr>
          <w:p w14:paraId="614606F4" w14:textId="77777777" w:rsidR="00E80769" w:rsidRPr="00E77497" w:rsidRDefault="00E80769" w:rsidP="00B46C10">
            <w:pPr>
              <w:pStyle w:val="SyntaxOneOf"/>
              <w:keepNext/>
            </w:pPr>
            <w:r w:rsidRPr="00E77497">
              <w:t>?</w:t>
            </w:r>
          </w:p>
        </w:tc>
        <w:tc>
          <w:tcPr>
            <w:tcW w:w="1263" w:type="dxa"/>
          </w:tcPr>
          <w:p w14:paraId="5685B3E7" w14:textId="77777777" w:rsidR="00E80769" w:rsidRPr="00E77497" w:rsidRDefault="00E80769" w:rsidP="00B46C10">
            <w:pPr>
              <w:pStyle w:val="SyntaxOneOf"/>
              <w:keepNext/>
            </w:pPr>
            <w:r w:rsidRPr="00E77497">
              <w:t>:</w:t>
            </w:r>
          </w:p>
        </w:tc>
      </w:tr>
      <w:tr w:rsidR="00E80769" w:rsidRPr="00E77497" w14:paraId="4D4DDBA8" w14:textId="77777777" w:rsidTr="006E1632">
        <w:tc>
          <w:tcPr>
            <w:tcW w:w="1263" w:type="dxa"/>
          </w:tcPr>
          <w:p w14:paraId="39BC786E" w14:textId="77777777" w:rsidR="00E80769" w:rsidRPr="00E77497" w:rsidRDefault="00E80769" w:rsidP="00B46C10">
            <w:pPr>
              <w:pStyle w:val="SyntaxOneOf"/>
              <w:keepNext/>
            </w:pPr>
            <w:r w:rsidRPr="00E77497">
              <w:t>=</w:t>
            </w:r>
          </w:p>
        </w:tc>
        <w:tc>
          <w:tcPr>
            <w:tcW w:w="1263" w:type="dxa"/>
          </w:tcPr>
          <w:p w14:paraId="0E64F838" w14:textId="77777777" w:rsidR="00E80769" w:rsidRPr="00E77497" w:rsidRDefault="00E80769" w:rsidP="00B46C10">
            <w:pPr>
              <w:pStyle w:val="SyntaxOneOf"/>
              <w:keepNext/>
            </w:pPr>
            <w:r w:rsidRPr="00E77497">
              <w:t>+=</w:t>
            </w:r>
          </w:p>
        </w:tc>
        <w:tc>
          <w:tcPr>
            <w:tcW w:w="1263" w:type="dxa"/>
          </w:tcPr>
          <w:p w14:paraId="5293312B" w14:textId="77777777" w:rsidR="00E80769" w:rsidRPr="00E77497" w:rsidRDefault="00E80769" w:rsidP="00B46C10">
            <w:pPr>
              <w:pStyle w:val="SyntaxOneOf"/>
              <w:keepNext/>
            </w:pPr>
            <w:r w:rsidRPr="00E77497">
              <w:t>-=</w:t>
            </w:r>
          </w:p>
        </w:tc>
        <w:tc>
          <w:tcPr>
            <w:tcW w:w="1263" w:type="dxa"/>
          </w:tcPr>
          <w:p w14:paraId="73D21AA1" w14:textId="77777777" w:rsidR="00E80769" w:rsidRPr="00E77497" w:rsidRDefault="00E80769" w:rsidP="00B46C10">
            <w:pPr>
              <w:pStyle w:val="SyntaxOneOf"/>
              <w:keepNext/>
            </w:pPr>
            <w:r w:rsidRPr="00E77497">
              <w:t>*=</w:t>
            </w:r>
          </w:p>
        </w:tc>
        <w:tc>
          <w:tcPr>
            <w:tcW w:w="1263" w:type="dxa"/>
          </w:tcPr>
          <w:p w14:paraId="5E5494C9" w14:textId="77777777" w:rsidR="00E80769" w:rsidRPr="00E77497" w:rsidRDefault="00E80769" w:rsidP="00B46C10">
            <w:pPr>
              <w:pStyle w:val="SyntaxOneOf"/>
              <w:keepNext/>
            </w:pPr>
            <w:r w:rsidRPr="00E77497">
              <w:t>%=</w:t>
            </w:r>
          </w:p>
        </w:tc>
        <w:tc>
          <w:tcPr>
            <w:tcW w:w="1263" w:type="dxa"/>
          </w:tcPr>
          <w:p w14:paraId="6DDCDE6D" w14:textId="77777777" w:rsidR="00E80769" w:rsidRPr="00E77497" w:rsidRDefault="00E80769" w:rsidP="00B46C10">
            <w:pPr>
              <w:pStyle w:val="SyntaxOneOf"/>
              <w:keepNext/>
            </w:pPr>
            <w:r w:rsidRPr="00E77497">
              <w:t>&lt;&lt;=</w:t>
            </w:r>
          </w:p>
        </w:tc>
      </w:tr>
      <w:tr w:rsidR="00E80769" w:rsidRPr="00E77497" w14:paraId="2A6ED085" w14:textId="77777777" w:rsidTr="006E1632">
        <w:tc>
          <w:tcPr>
            <w:tcW w:w="1263" w:type="dxa"/>
          </w:tcPr>
          <w:p w14:paraId="3EF090C7" w14:textId="77777777" w:rsidR="00E80769" w:rsidRPr="00E77497" w:rsidRDefault="00E80769" w:rsidP="00B46C10">
            <w:pPr>
              <w:pStyle w:val="SyntaxOneOf"/>
            </w:pPr>
            <w:r w:rsidRPr="00E77497">
              <w:t>&gt;&gt;=</w:t>
            </w:r>
          </w:p>
        </w:tc>
        <w:tc>
          <w:tcPr>
            <w:tcW w:w="1263" w:type="dxa"/>
          </w:tcPr>
          <w:p w14:paraId="2DEEE67B" w14:textId="77777777" w:rsidR="00E80769" w:rsidRPr="00E77497" w:rsidRDefault="00E80769" w:rsidP="00B46C10">
            <w:pPr>
              <w:pStyle w:val="SyntaxOneOf"/>
            </w:pPr>
            <w:r w:rsidRPr="00E77497">
              <w:t>&gt;&gt;&gt;=</w:t>
            </w:r>
          </w:p>
        </w:tc>
        <w:tc>
          <w:tcPr>
            <w:tcW w:w="1263" w:type="dxa"/>
          </w:tcPr>
          <w:p w14:paraId="410CBB66" w14:textId="77777777" w:rsidR="00E80769" w:rsidRPr="00E77497" w:rsidRDefault="00E80769" w:rsidP="00B46C10">
            <w:pPr>
              <w:pStyle w:val="SyntaxOneOf"/>
            </w:pPr>
            <w:r w:rsidRPr="00E77497">
              <w:t>&amp;=</w:t>
            </w:r>
          </w:p>
        </w:tc>
        <w:tc>
          <w:tcPr>
            <w:tcW w:w="1263" w:type="dxa"/>
          </w:tcPr>
          <w:p w14:paraId="207E132B" w14:textId="77777777" w:rsidR="00E80769" w:rsidRPr="00E77497" w:rsidRDefault="00E80769" w:rsidP="00B46C10">
            <w:pPr>
              <w:pStyle w:val="SyntaxOneOf"/>
            </w:pPr>
            <w:r w:rsidRPr="00E77497">
              <w:t>|=</w:t>
            </w:r>
          </w:p>
        </w:tc>
        <w:tc>
          <w:tcPr>
            <w:tcW w:w="1263" w:type="dxa"/>
          </w:tcPr>
          <w:p w14:paraId="1FB22DAB" w14:textId="77777777" w:rsidR="00E80769" w:rsidRPr="00E77497" w:rsidRDefault="00E80769" w:rsidP="00B46C10">
            <w:pPr>
              <w:pStyle w:val="SyntaxOneOf"/>
            </w:pPr>
            <w:r w:rsidRPr="00E77497">
              <w:t>^=</w:t>
            </w:r>
          </w:p>
        </w:tc>
        <w:tc>
          <w:tcPr>
            <w:tcW w:w="1263" w:type="dxa"/>
          </w:tcPr>
          <w:p w14:paraId="118EB2D2" w14:textId="77777777" w:rsidR="00E80769" w:rsidRPr="00E77497" w:rsidRDefault="00E80769" w:rsidP="00B46C10">
            <w:pPr>
              <w:pStyle w:val="SyntaxOneOf"/>
            </w:pPr>
          </w:p>
        </w:tc>
      </w:tr>
    </w:tbl>
    <w:p w14:paraId="78425AED" w14:textId="77777777" w:rsidR="00E80769" w:rsidRPr="00E77497" w:rsidRDefault="00E80769" w:rsidP="00E80769">
      <w:pPr>
        <w:pStyle w:val="M0"/>
        <w:spacing w:after="0"/>
        <w:rPr>
          <w:sz w:val="16"/>
        </w:rPr>
      </w:pPr>
    </w:p>
    <w:p w14:paraId="24A7236C" w14:textId="77777777" w:rsidR="00E80769" w:rsidRPr="00E77497" w:rsidRDefault="00E80769" w:rsidP="00E80769">
      <w:pPr>
        <w:pStyle w:val="SyntaxRule"/>
      </w:pPr>
    </w:p>
    <w:p w14:paraId="3B069A4F" w14:textId="77777777"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14:paraId="02ADC49D" w14:textId="77777777" w:rsidTr="006E1632">
        <w:tc>
          <w:tcPr>
            <w:tcW w:w="1422" w:type="dxa"/>
          </w:tcPr>
          <w:p w14:paraId="075AABC2" w14:textId="77777777" w:rsidR="00E80769" w:rsidRPr="00E77497" w:rsidRDefault="00E80769" w:rsidP="00B46C10">
            <w:pPr>
              <w:pStyle w:val="SyntaxOneOf"/>
            </w:pPr>
            <w:r w:rsidRPr="00E77497">
              <w:t>/</w:t>
            </w:r>
          </w:p>
        </w:tc>
        <w:tc>
          <w:tcPr>
            <w:tcW w:w="1104" w:type="dxa"/>
          </w:tcPr>
          <w:p w14:paraId="3C7BE9E6" w14:textId="77777777" w:rsidR="00E80769" w:rsidRPr="00E77497" w:rsidRDefault="00E80769" w:rsidP="00B46C10">
            <w:pPr>
              <w:pStyle w:val="SyntaxOneOf"/>
              <w:jc w:val="left"/>
            </w:pPr>
            <w:r w:rsidRPr="00E77497">
              <w:t>/=</w:t>
            </w:r>
          </w:p>
        </w:tc>
        <w:tc>
          <w:tcPr>
            <w:tcW w:w="1263" w:type="dxa"/>
          </w:tcPr>
          <w:p w14:paraId="78C8EDC6" w14:textId="77777777" w:rsidR="00E80769" w:rsidRPr="00E77497" w:rsidRDefault="00E80769" w:rsidP="00B46C10">
            <w:pPr>
              <w:pStyle w:val="SyntaxOneOf"/>
            </w:pPr>
          </w:p>
        </w:tc>
        <w:tc>
          <w:tcPr>
            <w:tcW w:w="1263" w:type="dxa"/>
          </w:tcPr>
          <w:p w14:paraId="4F56C13C" w14:textId="77777777" w:rsidR="00E80769" w:rsidRPr="00E77497" w:rsidRDefault="00E80769" w:rsidP="00B46C10">
            <w:pPr>
              <w:pStyle w:val="SyntaxOneOf"/>
            </w:pPr>
          </w:p>
        </w:tc>
        <w:tc>
          <w:tcPr>
            <w:tcW w:w="1263" w:type="dxa"/>
          </w:tcPr>
          <w:p w14:paraId="4E4001D3" w14:textId="77777777" w:rsidR="00E80769" w:rsidRPr="00E77497" w:rsidRDefault="00E80769" w:rsidP="00B46C10">
            <w:pPr>
              <w:pStyle w:val="SyntaxOneOf"/>
            </w:pPr>
          </w:p>
        </w:tc>
        <w:tc>
          <w:tcPr>
            <w:tcW w:w="1263" w:type="dxa"/>
          </w:tcPr>
          <w:p w14:paraId="0892CC21" w14:textId="77777777" w:rsidR="00E80769" w:rsidRPr="00E77497" w:rsidRDefault="00E80769" w:rsidP="00B46C10">
            <w:pPr>
              <w:pStyle w:val="SyntaxOneOf"/>
            </w:pPr>
          </w:p>
        </w:tc>
      </w:tr>
    </w:tbl>
    <w:p w14:paraId="5F5C7E78" w14:textId="77777777" w:rsidR="00E80769" w:rsidRPr="00E77497" w:rsidRDefault="00E80769" w:rsidP="00E80769">
      <w:pPr>
        <w:pStyle w:val="SyntaxRule"/>
      </w:pPr>
    </w:p>
    <w:p w14:paraId="7A6CADB7" w14:textId="77777777"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36513A72" w14:textId="77777777"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653BEFB8" w14:textId="77777777" w:rsidR="00E80769" w:rsidRPr="00E77497" w:rsidRDefault="00E80769" w:rsidP="00E80769">
      <w:pPr>
        <w:pStyle w:val="M0"/>
        <w:spacing w:after="0"/>
        <w:rPr>
          <w:sz w:val="16"/>
        </w:rPr>
      </w:pPr>
    </w:p>
    <w:p w14:paraId="47684A8C" w14:textId="77777777"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0700BB7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14:paraId="4225BA6C" w14:textId="77777777" w:rsidR="00E80769" w:rsidRPr="00E77497" w:rsidRDefault="00E80769" w:rsidP="00E80769">
      <w:pPr>
        <w:pStyle w:val="M0"/>
        <w:spacing w:after="0"/>
        <w:rPr>
          <w:sz w:val="16"/>
        </w:rPr>
      </w:pPr>
    </w:p>
    <w:p w14:paraId="3C6D9F6B" w14:textId="77777777"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14:paraId="5489B213"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41815373" w14:textId="77777777" w:rsidR="00E80769" w:rsidRPr="00E77497" w:rsidRDefault="00E80769" w:rsidP="00E80769">
      <w:pPr>
        <w:pStyle w:val="M0"/>
        <w:spacing w:after="0"/>
        <w:rPr>
          <w:sz w:val="16"/>
        </w:rPr>
      </w:pPr>
    </w:p>
    <w:p w14:paraId="196B46BC" w14:textId="77777777"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4385599D" w14:textId="77777777" w:rsidR="00E80769" w:rsidRPr="00E77497" w:rsidRDefault="00E80769" w:rsidP="00E80769">
      <w:pPr>
        <w:pStyle w:val="SyntaxDefinition"/>
      </w:pPr>
      <w:r w:rsidRPr="00E77497">
        <w:t>DecimalLiteral</w:t>
      </w:r>
      <w:r w:rsidRPr="00E77497">
        <w:br/>
        <w:t>HexIntegerLiteral</w:t>
      </w:r>
    </w:p>
    <w:p w14:paraId="6DCBA22A" w14:textId="77777777" w:rsidR="00E80769" w:rsidRPr="00E77497" w:rsidRDefault="00E80769" w:rsidP="00E80769">
      <w:pPr>
        <w:pStyle w:val="M0"/>
        <w:spacing w:after="0"/>
        <w:rPr>
          <w:sz w:val="16"/>
        </w:rPr>
      </w:pPr>
    </w:p>
    <w:p w14:paraId="3819260F" w14:textId="77777777"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37D5F095" w14:textId="77777777"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257B4385" w14:textId="77777777" w:rsidR="00E80769" w:rsidRPr="00E77497" w:rsidRDefault="00E80769" w:rsidP="00E80769">
      <w:pPr>
        <w:pStyle w:val="M0"/>
        <w:spacing w:after="0"/>
        <w:rPr>
          <w:sz w:val="16"/>
        </w:rPr>
      </w:pPr>
    </w:p>
    <w:p w14:paraId="04DA126C" w14:textId="77777777"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3D016930" w14:textId="77777777"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7A2D39DD" w14:textId="77777777" w:rsidR="00E80769" w:rsidRPr="00E77497" w:rsidRDefault="00E80769" w:rsidP="00E80769">
      <w:pPr>
        <w:pStyle w:val="M0"/>
        <w:spacing w:after="0"/>
        <w:rPr>
          <w:sz w:val="16"/>
        </w:rPr>
      </w:pPr>
    </w:p>
    <w:p w14:paraId="3411D4EA"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2B21D1C7" w14:textId="77777777" w:rsidR="00E80769" w:rsidRPr="00E77497" w:rsidRDefault="00E80769" w:rsidP="00E80769">
      <w:pPr>
        <w:pStyle w:val="SyntaxDefinition"/>
      </w:pPr>
      <w:r w:rsidRPr="00E77497">
        <w:t>DecimalDigit</w:t>
      </w:r>
      <w:r w:rsidRPr="00E77497">
        <w:br/>
        <w:t>DecimalDigits DecimalDigit</w:t>
      </w:r>
    </w:p>
    <w:p w14:paraId="4B797EAF" w14:textId="77777777" w:rsidR="00E80769" w:rsidRPr="00E77497" w:rsidRDefault="00E80769" w:rsidP="00E80769">
      <w:pPr>
        <w:pStyle w:val="M0"/>
        <w:spacing w:after="0"/>
        <w:rPr>
          <w:sz w:val="16"/>
        </w:rPr>
      </w:pPr>
    </w:p>
    <w:p w14:paraId="0EFDCCAE" w14:textId="77777777"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39A1DF2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11FB31B1" w14:textId="77777777" w:rsidR="00E80769" w:rsidRPr="00E77497" w:rsidRDefault="00E80769" w:rsidP="00E80769">
      <w:pPr>
        <w:pStyle w:val="M0"/>
        <w:spacing w:after="0"/>
        <w:rPr>
          <w:sz w:val="16"/>
        </w:rPr>
      </w:pPr>
    </w:p>
    <w:p w14:paraId="6CAE0833" w14:textId="77777777" w:rsidR="00E80769" w:rsidRPr="00E77497" w:rsidRDefault="00E80769" w:rsidP="00E8076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6B7D6F8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14:paraId="462BA61E"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1390A94A" w14:textId="77777777" w:rsidR="00E80769" w:rsidRPr="00E77497" w:rsidRDefault="00E80769" w:rsidP="00E80769">
      <w:pPr>
        <w:pStyle w:val="SyntaxDefinition"/>
      </w:pPr>
      <w:r w:rsidRPr="00E77497">
        <w:t>ExponentIndicator SignedInteger</w:t>
      </w:r>
    </w:p>
    <w:p w14:paraId="2FBB2DF0" w14:textId="77777777"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3ADE108D"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742DCC2F" w14:textId="77777777" w:rsidR="00E80769" w:rsidRPr="00E77497" w:rsidRDefault="00E80769" w:rsidP="00E80769">
      <w:pPr>
        <w:pStyle w:val="M0"/>
        <w:spacing w:after="0"/>
        <w:rPr>
          <w:sz w:val="16"/>
        </w:rPr>
      </w:pPr>
    </w:p>
    <w:p w14:paraId="1BFF148C"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23C400E0"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316245D3" w14:textId="77777777" w:rsidR="00E80769" w:rsidRPr="00E77497" w:rsidRDefault="00E80769" w:rsidP="00E80769">
      <w:pPr>
        <w:pStyle w:val="M0"/>
        <w:spacing w:after="0"/>
        <w:rPr>
          <w:sz w:val="16"/>
        </w:rPr>
      </w:pPr>
    </w:p>
    <w:p w14:paraId="221D8F30"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630AEE9D"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3570F67F" w14:textId="77777777"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49AD2A79" w14:textId="77777777" w:rsidR="00E80769" w:rsidRPr="00E77497" w:rsidRDefault="00E80769" w:rsidP="00E80769">
      <w:pPr>
        <w:pStyle w:val="SyntaxDefinition"/>
      </w:pPr>
      <w:r w:rsidRPr="00E77497">
        <w:rPr>
          <w:rFonts w:ascii="Courier New" w:hAnsi="Courier New" w:cs="Courier New"/>
          <w:b/>
          <w:i w:val="0"/>
        </w:rPr>
        <w:t>0 1 2 3 4 5 6 7 8 9 a b c d e f A B C D E F</w:t>
      </w:r>
    </w:p>
    <w:p w14:paraId="1343309D" w14:textId="77777777"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14:paraId="13ACA38C" w14:textId="77777777"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610AE14A" w14:textId="77777777"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7971ACE5" w14:textId="77777777"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14:paraId="1902C54E" w14:textId="77777777"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1A57FB68" w14:textId="77777777"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14:paraId="3C5495DB" w14:textId="77777777"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1405BA91"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3AD31582" w14:textId="77777777"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4EECE4FB"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71195955" w14:textId="77777777"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7484FE26" w14:textId="77777777"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14:paraId="2D16E3C7" w14:textId="77777777"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622D1964" w14:textId="77777777"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7733F1D5" w14:textId="77777777"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1ED176C9" w14:textId="77777777" w:rsidR="00E80769" w:rsidRPr="00E77497" w:rsidRDefault="00E80769" w:rsidP="00E80769">
      <w:pPr>
        <w:pStyle w:val="SyntaxDefinition"/>
      </w:pPr>
      <w:r w:rsidRPr="00E77497">
        <w:t>SingleEscapeCharacter</w:t>
      </w:r>
      <w:r w:rsidRPr="00E77497">
        <w:br/>
        <w:t>NonEscapeCharacter</w:t>
      </w:r>
    </w:p>
    <w:p w14:paraId="64C6C0FA" w14:textId="77777777"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37E62D5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14:paraId="1466E38A" w14:textId="77777777" w:rsidR="00E80769" w:rsidRPr="00E77497" w:rsidRDefault="00E80769" w:rsidP="00E8076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4A33D2B0" w14:textId="77777777"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41269490" w14:textId="77777777" w:rsidR="00E80769" w:rsidRPr="00E77497" w:rsidRDefault="00E80769" w:rsidP="00E80769">
      <w:pPr>
        <w:pStyle w:val="M0"/>
        <w:spacing w:after="0"/>
        <w:rPr>
          <w:sz w:val="16"/>
        </w:rPr>
      </w:pPr>
    </w:p>
    <w:p w14:paraId="001E1E00" w14:textId="77777777"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1E7196A1" w14:textId="77777777"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06AC73E9" w14:textId="77777777"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20E77635" w14:textId="77777777" w:rsidR="00E80769" w:rsidRPr="00E77497" w:rsidRDefault="00E80769" w:rsidP="00E80769">
      <w:pPr>
        <w:pStyle w:val="SyntaxDefinition"/>
      </w:pPr>
      <w:r w:rsidRPr="00E77497">
        <w:rPr>
          <w:rFonts w:ascii="Courier New" w:hAnsi="Courier New"/>
          <w:b/>
          <w:i w:val="0"/>
        </w:rPr>
        <w:t xml:space="preserve">x </w:t>
      </w:r>
      <w:r w:rsidRPr="00E77497">
        <w:t>HexDigit HexDigit</w:t>
      </w:r>
    </w:p>
    <w:p w14:paraId="6AAE8A72" w14:textId="77777777" w:rsidR="00E80769" w:rsidRPr="00E77497" w:rsidRDefault="00E80769" w:rsidP="00E80769">
      <w:pPr>
        <w:pStyle w:val="M0"/>
        <w:spacing w:after="0"/>
        <w:rPr>
          <w:sz w:val="16"/>
        </w:rPr>
      </w:pPr>
    </w:p>
    <w:p w14:paraId="45022449" w14:textId="77777777"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7E36DB6F" w14:textId="77777777"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14:paraId="198D2624" w14:textId="77777777" w:rsidR="00E80769" w:rsidRPr="00E77497" w:rsidRDefault="00E80769" w:rsidP="00E80769">
      <w:pPr>
        <w:pStyle w:val="M0"/>
        <w:spacing w:after="0"/>
        <w:rPr>
          <w:sz w:val="16"/>
        </w:rPr>
      </w:pPr>
    </w:p>
    <w:p w14:paraId="56FCED72" w14:textId="77777777"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14:paraId="402E1B5C" w14:textId="77777777"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43DC764F" w14:textId="77777777" w:rsidR="00E80769" w:rsidRPr="00E77497" w:rsidRDefault="00E80769" w:rsidP="00E80769">
      <w:pPr>
        <w:pStyle w:val="M0"/>
        <w:spacing w:after="0"/>
        <w:rPr>
          <w:sz w:val="16"/>
        </w:rPr>
      </w:pPr>
    </w:p>
    <w:p w14:paraId="7BB37F06" w14:textId="77777777"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301D1094" w14:textId="77777777" w:rsidR="00E80769" w:rsidRPr="00E77497" w:rsidRDefault="00E80769" w:rsidP="00E80769">
      <w:pPr>
        <w:pStyle w:val="SyntaxDefinition"/>
      </w:pPr>
      <w:r w:rsidRPr="00E77497">
        <w:t>RegularExpressionFirstChar RegularExpressionChars</w:t>
      </w:r>
    </w:p>
    <w:p w14:paraId="6611B9EE" w14:textId="77777777" w:rsidR="00E80769" w:rsidRPr="00E77497" w:rsidRDefault="00E80769" w:rsidP="00E80769">
      <w:pPr>
        <w:pStyle w:val="M0"/>
        <w:spacing w:after="0"/>
        <w:rPr>
          <w:sz w:val="16"/>
        </w:rPr>
      </w:pPr>
    </w:p>
    <w:p w14:paraId="5116DA31" w14:textId="77777777"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74BD77DE"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14:paraId="23AC7956" w14:textId="77777777" w:rsidR="00E80769" w:rsidRPr="00E77497" w:rsidRDefault="00E80769" w:rsidP="00E80769">
      <w:pPr>
        <w:pStyle w:val="M0"/>
        <w:spacing w:after="0"/>
        <w:rPr>
          <w:sz w:val="16"/>
        </w:rPr>
      </w:pPr>
    </w:p>
    <w:p w14:paraId="2AB78B1F" w14:textId="77777777"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5E60E48C"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462CC938" w14:textId="77777777" w:rsidR="00E80769" w:rsidRPr="00E77497" w:rsidRDefault="00E80769" w:rsidP="00E80769">
      <w:pPr>
        <w:pStyle w:val="M0"/>
        <w:spacing w:after="0"/>
        <w:rPr>
          <w:sz w:val="16"/>
        </w:rPr>
      </w:pPr>
    </w:p>
    <w:p w14:paraId="3F303492" w14:textId="77777777"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375DACF7"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1FC15719" w14:textId="77777777" w:rsidR="00E80769" w:rsidRPr="00E77497" w:rsidRDefault="00E80769" w:rsidP="00E80769">
      <w:pPr>
        <w:pStyle w:val="M0"/>
        <w:spacing w:after="0"/>
        <w:rPr>
          <w:sz w:val="16"/>
        </w:rPr>
      </w:pPr>
    </w:p>
    <w:p w14:paraId="57372BFA" w14:textId="77777777"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7A9F041D" w14:textId="77777777"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14:paraId="416DB4C3" w14:textId="77777777" w:rsidR="00E80769" w:rsidRPr="00E77497" w:rsidRDefault="00E80769" w:rsidP="00E80769">
      <w:pPr>
        <w:pStyle w:val="M0"/>
        <w:spacing w:after="0"/>
        <w:rPr>
          <w:sz w:val="16"/>
        </w:rPr>
      </w:pPr>
    </w:p>
    <w:p w14:paraId="28BC69CB" w14:textId="77777777"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5F335920"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4FEF0C4C" w14:textId="77777777" w:rsidR="00E80769" w:rsidRPr="00E77497" w:rsidRDefault="00E80769" w:rsidP="00E80769">
      <w:pPr>
        <w:pStyle w:val="SyntaxRule"/>
      </w:pPr>
    </w:p>
    <w:p w14:paraId="20B79A20" w14:textId="77777777"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3EA08149" w14:textId="77777777"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2E8CA82F" w14:textId="77777777" w:rsidR="00E80769" w:rsidRPr="00E77497" w:rsidRDefault="00E80769" w:rsidP="00E80769">
      <w:pPr>
        <w:pStyle w:val="M0"/>
        <w:spacing w:after="0"/>
      </w:pPr>
    </w:p>
    <w:p w14:paraId="651CE4AB" w14:textId="77777777"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207D6CE8" w14:textId="77777777"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06C7D2A2" w14:textId="77777777" w:rsidR="00E80769" w:rsidRPr="00E77497" w:rsidRDefault="00E80769" w:rsidP="00E80769">
      <w:pPr>
        <w:pStyle w:val="M0"/>
        <w:spacing w:after="0"/>
      </w:pPr>
    </w:p>
    <w:p w14:paraId="3AE835DE" w14:textId="77777777"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79675525" w14:textId="77777777"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0C3A61EF" w14:textId="77777777" w:rsidR="00E80769" w:rsidRPr="00E77497" w:rsidRDefault="00E80769" w:rsidP="00E80769">
      <w:pPr>
        <w:pStyle w:val="M0"/>
        <w:spacing w:after="0"/>
        <w:rPr>
          <w:sz w:val="16"/>
        </w:rPr>
      </w:pPr>
    </w:p>
    <w:p w14:paraId="36CBBA1C" w14:textId="77777777"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40AF850F" w14:textId="77777777"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14:paraId="289075D4" w14:textId="77777777" w:rsidR="00E80769" w:rsidRPr="00E77497" w:rsidRDefault="00E80769" w:rsidP="00966F28">
      <w:pPr>
        <w:pStyle w:val="a2"/>
      </w:pPr>
      <w:bookmarkStart w:id="8241" w:name="_Toc472818973"/>
      <w:bookmarkStart w:id="8242" w:name="_Toc474641687"/>
      <w:bookmarkStart w:id="8243" w:name="_Toc235503555"/>
      <w:bookmarkStart w:id="8244" w:name="_Toc236208644"/>
      <w:bookmarkStart w:id="8245" w:name="_Toc241509330"/>
      <w:bookmarkStart w:id="8246" w:name="_Toc241557807"/>
      <w:bookmarkStart w:id="8247" w:name="_Toc244416817"/>
      <w:bookmarkStart w:id="8248" w:name="_Toc244657757"/>
      <w:bookmarkStart w:id="8249" w:name="_Toc246652497"/>
      <w:bookmarkStart w:id="8250" w:name="_Toc253562046"/>
      <w:bookmarkStart w:id="8251" w:name="_Toc268506062"/>
      <w:bookmarkStart w:id="8252" w:name="_Toc276631181"/>
      <w:bookmarkStart w:id="8253" w:name="_Toc277944225"/>
      <w:bookmarkStart w:id="8254" w:name="_Toc153968570"/>
      <w:bookmarkStart w:id="8255" w:name="_Toc366142171"/>
      <w:r w:rsidRPr="00E77497">
        <w:t>Number Conversions</w:t>
      </w:r>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p>
    <w:p w14:paraId="490516A3" w14:textId="77777777"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63425623" w14:textId="77777777"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02EF5E47" w14:textId="77777777" w:rsidR="00E80769" w:rsidRPr="00E77497" w:rsidRDefault="00E80769" w:rsidP="00E80769">
      <w:pPr>
        <w:pStyle w:val="M0"/>
        <w:spacing w:after="0"/>
        <w:rPr>
          <w:sz w:val="16"/>
        </w:rPr>
      </w:pPr>
    </w:p>
    <w:p w14:paraId="340069F0" w14:textId="77777777"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0EECF31C" w14:textId="77777777"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14:paraId="33373843" w14:textId="77777777" w:rsidR="00E80769" w:rsidRPr="00E77497" w:rsidRDefault="00E80769" w:rsidP="00E80769">
      <w:pPr>
        <w:pStyle w:val="M0"/>
        <w:spacing w:after="0"/>
        <w:rPr>
          <w:sz w:val="16"/>
        </w:rPr>
      </w:pPr>
    </w:p>
    <w:p w14:paraId="687639EE" w14:textId="77777777"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1A994644" w14:textId="77777777" w:rsidR="00E80769" w:rsidRPr="00E77497" w:rsidRDefault="00E80769" w:rsidP="00E80769">
      <w:pPr>
        <w:pStyle w:val="SyntaxDefinition"/>
      </w:pPr>
      <w:r w:rsidRPr="00E77497">
        <w:t>WhiteSpace</w:t>
      </w:r>
      <w:r w:rsidRPr="00E77497">
        <w:br/>
        <w:t>LineTerminator</w:t>
      </w:r>
    </w:p>
    <w:p w14:paraId="05295A46" w14:textId="77777777" w:rsidR="00E80769" w:rsidRPr="00E77497" w:rsidRDefault="00E80769" w:rsidP="00E80769">
      <w:pPr>
        <w:pStyle w:val="M0"/>
        <w:spacing w:after="0"/>
        <w:rPr>
          <w:sz w:val="16"/>
        </w:rPr>
      </w:pPr>
    </w:p>
    <w:p w14:paraId="1E78F26B" w14:textId="77777777"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20F8B52F" w14:textId="77777777" w:rsidR="00E80769" w:rsidRPr="00E77497" w:rsidRDefault="00E80769" w:rsidP="00E80769">
      <w:pPr>
        <w:pStyle w:val="SyntaxDefinition"/>
      </w:pPr>
      <w:r w:rsidRPr="00E77497">
        <w:t>StrDecimalLiteral</w:t>
      </w:r>
      <w:r w:rsidRPr="00E77497">
        <w:br/>
        <w:t>HexIntegerLiteral</w:t>
      </w:r>
    </w:p>
    <w:p w14:paraId="004B9C67" w14:textId="77777777"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6FBBC41A" w14:textId="77777777"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115F0B7E" w14:textId="77777777" w:rsidR="00E80769" w:rsidRPr="00E77497" w:rsidRDefault="00E80769" w:rsidP="00E80769">
      <w:pPr>
        <w:pStyle w:val="M0"/>
        <w:spacing w:after="0"/>
        <w:rPr>
          <w:sz w:val="16"/>
        </w:rPr>
      </w:pPr>
    </w:p>
    <w:p w14:paraId="06488DCF" w14:textId="77777777"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2874F80C" w14:textId="77777777"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2A5CA087" w14:textId="77777777" w:rsidR="00E80769" w:rsidRPr="00E77497" w:rsidRDefault="00E80769" w:rsidP="00E80769">
      <w:pPr>
        <w:pStyle w:val="M0"/>
        <w:spacing w:after="0"/>
        <w:rPr>
          <w:sz w:val="16"/>
        </w:rPr>
      </w:pPr>
    </w:p>
    <w:p w14:paraId="3E872F6A"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6332BD36" w14:textId="77777777" w:rsidR="00E80769" w:rsidRPr="00E77497" w:rsidRDefault="00E80769" w:rsidP="00E80769">
      <w:pPr>
        <w:pStyle w:val="SyntaxDefinition"/>
      </w:pPr>
      <w:r w:rsidRPr="00E77497">
        <w:t>DecimalDigit</w:t>
      </w:r>
      <w:r w:rsidRPr="00E77497">
        <w:br/>
        <w:t>DecimalDigits DecimalDigit</w:t>
      </w:r>
    </w:p>
    <w:p w14:paraId="2C91BA4D" w14:textId="77777777" w:rsidR="00E80769" w:rsidRPr="00E77497" w:rsidRDefault="00E80769" w:rsidP="00E80769">
      <w:pPr>
        <w:pStyle w:val="M0"/>
        <w:spacing w:after="0"/>
        <w:rPr>
          <w:sz w:val="16"/>
        </w:rPr>
      </w:pPr>
    </w:p>
    <w:p w14:paraId="6DA4F536" w14:textId="77777777"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14:paraId="6C5FFF44"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39D0CE36" w14:textId="77777777" w:rsidR="00E80769" w:rsidRPr="00E77497" w:rsidRDefault="00E80769" w:rsidP="00E80769">
      <w:pPr>
        <w:pStyle w:val="M0"/>
        <w:spacing w:after="0"/>
        <w:rPr>
          <w:sz w:val="16"/>
        </w:rPr>
      </w:pPr>
    </w:p>
    <w:p w14:paraId="1A83C6DC"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r w:rsidR="00524C69">
        <w:rPr>
          <w:rFonts w:ascii="Arial" w:hAnsi="Arial"/>
        </w:rPr>
        <w:t>.1</w:t>
      </w:r>
      <w:r w:rsidRPr="00E77497">
        <w:rPr>
          <w:rFonts w:ascii="Arial" w:hAnsi="Arial"/>
        </w:rPr>
        <w:t>.3.1</w:t>
      </w:r>
    </w:p>
    <w:p w14:paraId="4C70A636" w14:textId="77777777" w:rsidR="00E80769" w:rsidRPr="00E77497" w:rsidRDefault="00E80769" w:rsidP="00E80769">
      <w:pPr>
        <w:pStyle w:val="SyntaxDefinition"/>
      </w:pPr>
      <w:r w:rsidRPr="00E77497">
        <w:t>ExponentIndicator SignedInteger</w:t>
      </w:r>
    </w:p>
    <w:p w14:paraId="18A5399D" w14:textId="77777777" w:rsidR="00E80769" w:rsidRPr="00E77497" w:rsidRDefault="00E80769" w:rsidP="00E80769">
      <w:pPr>
        <w:pStyle w:val="M0"/>
        <w:spacing w:after="0"/>
        <w:rPr>
          <w:sz w:val="16"/>
        </w:rPr>
      </w:pPr>
    </w:p>
    <w:p w14:paraId="15A00744" w14:textId="77777777"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14:paraId="37437D44"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33297112" w14:textId="77777777" w:rsidR="00E80769" w:rsidRPr="00E77497" w:rsidRDefault="00E80769" w:rsidP="00E80769">
      <w:pPr>
        <w:pStyle w:val="M0"/>
        <w:spacing w:after="0"/>
        <w:rPr>
          <w:sz w:val="16"/>
        </w:rPr>
      </w:pPr>
    </w:p>
    <w:p w14:paraId="57E3916F"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504F3D9E"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0AFBBEA1" w14:textId="77777777" w:rsidR="00E80769" w:rsidRPr="00E77497" w:rsidRDefault="00E80769" w:rsidP="00E80769">
      <w:pPr>
        <w:pStyle w:val="M0"/>
        <w:spacing w:after="0"/>
        <w:rPr>
          <w:sz w:val="16"/>
        </w:rPr>
      </w:pPr>
    </w:p>
    <w:p w14:paraId="76CCCD00"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29E160C7"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464A7BCC" w14:textId="77777777" w:rsidR="00E80769" w:rsidRPr="00E77497" w:rsidRDefault="00E80769" w:rsidP="00E80769">
      <w:pPr>
        <w:pStyle w:val="M0"/>
        <w:spacing w:after="0"/>
        <w:rPr>
          <w:sz w:val="16"/>
        </w:rPr>
      </w:pPr>
    </w:p>
    <w:p w14:paraId="327C2238" w14:textId="77777777"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14:paraId="5F39816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3C263C10" w14:textId="77777777" w:rsidR="00E80769" w:rsidRPr="00E77497" w:rsidRDefault="00E80769" w:rsidP="00966F28">
      <w:pPr>
        <w:pStyle w:val="a2"/>
      </w:pPr>
      <w:bookmarkStart w:id="8256" w:name="_Toc472818974"/>
      <w:bookmarkStart w:id="8257" w:name="_Toc474641688"/>
      <w:bookmarkStart w:id="8258" w:name="_Toc235503556"/>
      <w:bookmarkStart w:id="8259" w:name="_Toc236208645"/>
      <w:bookmarkStart w:id="8260" w:name="_Toc241509331"/>
      <w:bookmarkStart w:id="8261" w:name="_Toc241557808"/>
      <w:bookmarkStart w:id="8262" w:name="_Toc244416818"/>
      <w:bookmarkStart w:id="8263" w:name="_Toc244657758"/>
      <w:bookmarkStart w:id="8264" w:name="_Toc246652498"/>
      <w:bookmarkStart w:id="8265" w:name="_Toc253562047"/>
      <w:bookmarkStart w:id="8266" w:name="_Toc268506063"/>
      <w:bookmarkStart w:id="8267" w:name="_Toc276631182"/>
      <w:bookmarkStart w:id="8268" w:name="_Toc277944226"/>
      <w:bookmarkStart w:id="8269" w:name="_Toc153968571"/>
      <w:bookmarkStart w:id="8270" w:name="_Toc366142172"/>
      <w:r w:rsidRPr="00E77497">
        <w:t>Expressions</w:t>
      </w:r>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p>
    <w:p w14:paraId="21DAFE04" w14:textId="77777777"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14:paraId="694FAEE0" w14:textId="77777777"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30F4B5E5" w14:textId="77777777" w:rsidR="00E80769" w:rsidRPr="00E77497" w:rsidRDefault="00E80769" w:rsidP="00E80769">
      <w:pPr>
        <w:pStyle w:val="M0"/>
        <w:spacing w:after="0"/>
        <w:rPr>
          <w:sz w:val="16"/>
        </w:rPr>
      </w:pPr>
    </w:p>
    <w:p w14:paraId="36F2E8F6" w14:textId="77777777"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1FDFE5E2" w14:textId="77777777"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6B82D1A3" w14:textId="77777777" w:rsidR="00E80769" w:rsidRPr="00E77497" w:rsidRDefault="00E80769" w:rsidP="00E80769">
      <w:pPr>
        <w:pStyle w:val="M0"/>
        <w:spacing w:after="0"/>
        <w:rPr>
          <w:sz w:val="16"/>
        </w:rPr>
      </w:pPr>
    </w:p>
    <w:p w14:paraId="14B13F72" w14:textId="77777777"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6EDBBB2C" w14:textId="77777777"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7EA8811D" w14:textId="77777777" w:rsidR="00E80769" w:rsidRPr="00E77497" w:rsidRDefault="00E80769" w:rsidP="00E80769">
      <w:pPr>
        <w:pStyle w:val="M0"/>
        <w:spacing w:after="0"/>
        <w:rPr>
          <w:sz w:val="16"/>
        </w:rPr>
      </w:pPr>
    </w:p>
    <w:p w14:paraId="216E38BD" w14:textId="77777777"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1C83603D" w14:textId="77777777"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770FB2C3" w14:textId="77777777" w:rsidR="00E80769" w:rsidRPr="00E77497" w:rsidRDefault="00E80769" w:rsidP="00E80769">
      <w:pPr>
        <w:pStyle w:val="M0"/>
        <w:spacing w:after="0"/>
        <w:rPr>
          <w:sz w:val="16"/>
        </w:rPr>
      </w:pPr>
    </w:p>
    <w:p w14:paraId="3049E24B" w14:textId="77777777"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1D7B300A" w14:textId="77777777"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19EEAC7A" w14:textId="77777777" w:rsidR="00E80769" w:rsidRPr="00E77497" w:rsidRDefault="00E80769" w:rsidP="00E80769">
      <w:pPr>
        <w:pStyle w:val="M0"/>
        <w:spacing w:after="0"/>
        <w:rPr>
          <w:sz w:val="16"/>
        </w:rPr>
      </w:pPr>
    </w:p>
    <w:p w14:paraId="745B8AAD" w14:textId="77777777" w:rsidR="00E80769" w:rsidRPr="00E77497" w:rsidRDefault="002D5AF2" w:rsidP="00E80769">
      <w:pPr>
        <w:pStyle w:val="SyntaxRule"/>
        <w:rPr>
          <w:rFonts w:ascii="Arial" w:hAnsi="Arial"/>
        </w:rPr>
      </w:pPr>
      <w:r>
        <w:t>PropertyDefinitionList</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14:paraId="76E3FE30" w14:textId="77777777" w:rsidR="00E80769" w:rsidRPr="00E77497" w:rsidRDefault="001A6289" w:rsidP="00E80769">
      <w:pPr>
        <w:pStyle w:val="SyntaxDefinition"/>
      </w:pPr>
      <w:r>
        <w:t>PropertyDefinition</w:t>
      </w:r>
      <w:r w:rsidR="00E80769" w:rsidRPr="00E77497">
        <w:br/>
      </w:r>
      <w:r w:rsidR="002D5AF2">
        <w:t>PropertyDefinitionList</w:t>
      </w:r>
      <w:r w:rsidR="00E80769" w:rsidRPr="00E77497">
        <w:rPr>
          <w:rFonts w:ascii="Courier New" w:hAnsi="Courier New" w:cs="Courier New"/>
          <w:i w:val="0"/>
        </w:rPr>
        <w:t xml:space="preserve"> </w:t>
      </w:r>
      <w:r w:rsidR="00E80769" w:rsidRPr="00E77497">
        <w:rPr>
          <w:rFonts w:ascii="Courier New" w:hAnsi="Courier New" w:cs="Courier New"/>
          <w:b/>
          <w:i w:val="0"/>
        </w:rPr>
        <w:t>,</w:t>
      </w:r>
      <w:r w:rsidR="00E80769" w:rsidRPr="00E77497">
        <w:t xml:space="preserve">  </w:t>
      </w:r>
      <w:r>
        <w:t>PropertyDefinition</w:t>
      </w:r>
    </w:p>
    <w:p w14:paraId="239B74A5" w14:textId="77777777" w:rsidR="00E80769" w:rsidRPr="00E77497" w:rsidRDefault="001A6289" w:rsidP="00E80769">
      <w:pPr>
        <w:pStyle w:val="SyntaxRule"/>
        <w:rPr>
          <w:rFonts w:ascii="Arial" w:hAnsi="Arial"/>
        </w:rPr>
      </w:pPr>
      <w:r>
        <w:t>PropertyDefinition</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14:paraId="1DD6A580" w14:textId="77777777"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4E97E4E2" w14:textId="77777777" w:rsidR="00E80769" w:rsidRPr="00E77497" w:rsidRDefault="00E80769" w:rsidP="00E80769">
      <w:pPr>
        <w:pStyle w:val="M0"/>
        <w:spacing w:after="0"/>
        <w:rPr>
          <w:sz w:val="16"/>
        </w:rPr>
      </w:pPr>
    </w:p>
    <w:p w14:paraId="34349396" w14:textId="77777777"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600EA108" w14:textId="77777777" w:rsidR="00E80769" w:rsidRPr="00E77497" w:rsidRDefault="00E80769" w:rsidP="00E80769">
      <w:pPr>
        <w:pStyle w:val="SyntaxDefinition"/>
      </w:pPr>
      <w:r w:rsidRPr="00E77497">
        <w:t>IdentifierName</w:t>
      </w:r>
      <w:r w:rsidRPr="00E77497">
        <w:br/>
        <w:t>StringLiteral</w:t>
      </w:r>
      <w:r w:rsidRPr="00E77497">
        <w:br/>
        <w:t>NumericLiteral</w:t>
      </w:r>
    </w:p>
    <w:p w14:paraId="2C448AF2" w14:textId="77777777"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5C9333FD" w14:textId="77777777" w:rsidR="00E80769" w:rsidRPr="00E77497" w:rsidRDefault="00E80769" w:rsidP="00E80769">
      <w:pPr>
        <w:pStyle w:val="SyntaxDefinition"/>
        <w:rPr>
          <w:sz w:val="16"/>
        </w:rPr>
      </w:pPr>
      <w:r w:rsidRPr="00E77497">
        <w:t>Identifier</w:t>
      </w:r>
    </w:p>
    <w:p w14:paraId="163E5518" w14:textId="77777777" w:rsidR="00E80769" w:rsidRPr="00E77497" w:rsidRDefault="00E80769" w:rsidP="00E8076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70532792" w14:textId="77777777"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14:paraId="41221289" w14:textId="77777777" w:rsidR="00E80769" w:rsidRPr="00E77497" w:rsidRDefault="00E80769" w:rsidP="00E80769">
      <w:pPr>
        <w:pStyle w:val="M0"/>
        <w:spacing w:after="0"/>
        <w:rPr>
          <w:sz w:val="16"/>
        </w:rPr>
      </w:pPr>
    </w:p>
    <w:p w14:paraId="532DED68" w14:textId="77777777"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23F98E3E" w14:textId="77777777"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14:paraId="37D2A3BC" w14:textId="77777777" w:rsidR="00E80769" w:rsidRPr="00E77497" w:rsidRDefault="00E80769" w:rsidP="00E80769">
      <w:pPr>
        <w:pStyle w:val="M0"/>
        <w:spacing w:after="0"/>
        <w:rPr>
          <w:sz w:val="16"/>
        </w:rPr>
      </w:pPr>
    </w:p>
    <w:p w14:paraId="26E03A84" w14:textId="77777777"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03319DEB" w14:textId="77777777"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2183EA2F" w14:textId="77777777" w:rsidR="00E80769" w:rsidRPr="00E77497" w:rsidRDefault="00E80769" w:rsidP="00E80769">
      <w:pPr>
        <w:pStyle w:val="M0"/>
        <w:spacing w:after="0"/>
        <w:rPr>
          <w:sz w:val="16"/>
        </w:rPr>
      </w:pPr>
    </w:p>
    <w:p w14:paraId="5CBBCE30" w14:textId="77777777"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2BE1F25D" w14:textId="77777777"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161B94FB" w14:textId="77777777" w:rsidR="00E80769" w:rsidRPr="00E77497" w:rsidRDefault="00E80769" w:rsidP="00E80769">
      <w:pPr>
        <w:pStyle w:val="M0"/>
        <w:spacing w:after="0"/>
        <w:rPr>
          <w:sz w:val="16"/>
        </w:rPr>
      </w:pPr>
    </w:p>
    <w:p w14:paraId="3B2F27B1" w14:textId="77777777"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1B128838" w14:textId="77777777"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31009ACB" w14:textId="77777777" w:rsidR="00E80769" w:rsidRPr="00E77497" w:rsidRDefault="00E80769" w:rsidP="00E80769">
      <w:pPr>
        <w:pStyle w:val="M0"/>
        <w:spacing w:after="0"/>
        <w:rPr>
          <w:sz w:val="16"/>
        </w:rPr>
      </w:pPr>
    </w:p>
    <w:p w14:paraId="7F3F3E66" w14:textId="77777777"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3849DB65" w14:textId="77777777" w:rsidR="00E80769" w:rsidRPr="00E77497" w:rsidRDefault="00E80769" w:rsidP="00E80769">
      <w:pPr>
        <w:pStyle w:val="SyntaxDefinition"/>
      </w:pPr>
      <w:r w:rsidRPr="00E77497">
        <w:t>NewExpression</w:t>
      </w:r>
      <w:r w:rsidRPr="00E77497">
        <w:br/>
        <w:t>CallExpression</w:t>
      </w:r>
    </w:p>
    <w:p w14:paraId="047293C7" w14:textId="77777777" w:rsidR="00E80769" w:rsidRPr="00E77497" w:rsidRDefault="00E80769" w:rsidP="00E80769">
      <w:pPr>
        <w:pStyle w:val="M0"/>
        <w:spacing w:after="0"/>
        <w:rPr>
          <w:sz w:val="16"/>
        </w:rPr>
      </w:pPr>
    </w:p>
    <w:p w14:paraId="3A9BE3DA" w14:textId="77777777"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098102A2" w14:textId="77777777"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354EAB90" w14:textId="77777777" w:rsidR="00E80769" w:rsidRPr="00E77497" w:rsidRDefault="00E80769" w:rsidP="00E80769">
      <w:pPr>
        <w:pStyle w:val="M0"/>
        <w:spacing w:after="0"/>
        <w:rPr>
          <w:sz w:val="16"/>
        </w:rPr>
      </w:pPr>
    </w:p>
    <w:p w14:paraId="26187B52" w14:textId="77777777"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143FC19F" w14:textId="77777777"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6CF3B984" w14:textId="77777777" w:rsidR="00E80769" w:rsidRPr="00E77497" w:rsidRDefault="00E80769" w:rsidP="00E80769">
      <w:pPr>
        <w:pStyle w:val="M0"/>
        <w:spacing w:after="0"/>
        <w:rPr>
          <w:sz w:val="16"/>
        </w:rPr>
      </w:pPr>
    </w:p>
    <w:p w14:paraId="5D20E51A" w14:textId="77777777"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520202DE" w14:textId="77777777"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3234D21F" w14:textId="77777777" w:rsidR="00E80769" w:rsidRPr="00E77497" w:rsidRDefault="00E80769" w:rsidP="00E80769">
      <w:pPr>
        <w:pStyle w:val="M0"/>
        <w:spacing w:after="0"/>
        <w:rPr>
          <w:sz w:val="16"/>
        </w:rPr>
      </w:pPr>
    </w:p>
    <w:p w14:paraId="2F6DB013" w14:textId="77777777"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1E08A750" w14:textId="77777777"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4D077CCE" w14:textId="77777777" w:rsidR="00E80769" w:rsidRPr="00E77497" w:rsidRDefault="00E80769" w:rsidP="00E80769">
      <w:pPr>
        <w:pStyle w:val="M0"/>
        <w:spacing w:after="0"/>
        <w:rPr>
          <w:sz w:val="16"/>
        </w:rPr>
      </w:pPr>
    </w:p>
    <w:p w14:paraId="334BD563" w14:textId="77777777"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7F45F5AD" w14:textId="77777777"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39EEEF53" w14:textId="77777777" w:rsidR="00E80769" w:rsidRPr="00E77497" w:rsidRDefault="00E80769" w:rsidP="00E80769">
      <w:pPr>
        <w:pStyle w:val="M0"/>
        <w:spacing w:after="0"/>
        <w:rPr>
          <w:sz w:val="16"/>
        </w:rPr>
      </w:pPr>
    </w:p>
    <w:p w14:paraId="1E601833" w14:textId="77777777"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678D1638" w14:textId="77777777" w:rsidR="00E80769" w:rsidRPr="00E77497" w:rsidRDefault="00E80769" w:rsidP="00E74C84">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2A9A5D4D" w14:textId="77777777" w:rsidR="00E80769" w:rsidRPr="00E77497" w:rsidRDefault="00E80769" w:rsidP="00E80769">
      <w:pPr>
        <w:pStyle w:val="M0"/>
        <w:spacing w:after="0"/>
        <w:rPr>
          <w:sz w:val="16"/>
        </w:rPr>
      </w:pPr>
    </w:p>
    <w:p w14:paraId="7EFA2F95" w14:textId="77777777"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5F005473" w14:textId="77777777"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2AB49A38" w14:textId="77777777" w:rsidR="00E80769" w:rsidRPr="00E77497" w:rsidRDefault="00E80769" w:rsidP="00E80769">
      <w:pPr>
        <w:pStyle w:val="M0"/>
        <w:spacing w:after="0"/>
        <w:rPr>
          <w:sz w:val="16"/>
        </w:rPr>
      </w:pPr>
    </w:p>
    <w:p w14:paraId="6D8D1309" w14:textId="77777777"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58201F0D" w14:textId="77777777"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63542D62" w14:textId="77777777" w:rsidR="00E80769" w:rsidRPr="00A67AF2" w:rsidRDefault="00E80769" w:rsidP="00E80769">
      <w:pPr>
        <w:pStyle w:val="M0"/>
        <w:spacing w:after="0"/>
        <w:rPr>
          <w:sz w:val="16"/>
        </w:rPr>
      </w:pPr>
    </w:p>
    <w:p w14:paraId="2F5DE584" w14:textId="77777777" w:rsidR="00E80769" w:rsidRPr="00E77497" w:rsidRDefault="00E80769" w:rsidP="00E80769">
      <w:pPr>
        <w:pStyle w:val="M0"/>
        <w:spacing w:after="0"/>
        <w:rPr>
          <w:sz w:val="16"/>
        </w:rPr>
      </w:pPr>
    </w:p>
    <w:p w14:paraId="403AB56C" w14:textId="77777777"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274EBA1E" w14:textId="77777777"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1246C820" w14:textId="77777777" w:rsidR="00E80769" w:rsidRPr="00E77497" w:rsidRDefault="00E80769" w:rsidP="00E80769">
      <w:pPr>
        <w:pStyle w:val="M0"/>
        <w:spacing w:after="0"/>
        <w:rPr>
          <w:sz w:val="16"/>
        </w:rPr>
      </w:pPr>
    </w:p>
    <w:p w14:paraId="40782215" w14:textId="77777777" w:rsidR="00E80769" w:rsidRPr="00E77497" w:rsidRDefault="00E80769" w:rsidP="00E80769">
      <w:pPr>
        <w:pStyle w:val="M0"/>
        <w:spacing w:after="0"/>
        <w:rPr>
          <w:sz w:val="16"/>
        </w:rPr>
      </w:pPr>
    </w:p>
    <w:p w14:paraId="5BC04AC8" w14:textId="77777777"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7B01BB9C" w14:textId="77777777"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0C875187" w14:textId="77777777" w:rsidR="00E80769" w:rsidRPr="00E77497" w:rsidRDefault="00E80769" w:rsidP="00E80769">
      <w:pPr>
        <w:pStyle w:val="M0"/>
        <w:spacing w:after="0"/>
        <w:rPr>
          <w:sz w:val="16"/>
        </w:rPr>
      </w:pPr>
    </w:p>
    <w:p w14:paraId="3E4F5347" w14:textId="77777777" w:rsidR="00E80769" w:rsidRPr="00E77497" w:rsidRDefault="00E80769" w:rsidP="00E80769">
      <w:pPr>
        <w:pStyle w:val="M0"/>
        <w:spacing w:after="0"/>
        <w:rPr>
          <w:sz w:val="16"/>
        </w:rPr>
      </w:pPr>
    </w:p>
    <w:p w14:paraId="043A9D38" w14:textId="77777777"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57AE1953" w14:textId="77777777" w:rsidR="00E80769" w:rsidRPr="00E77497" w:rsidRDefault="00E80769" w:rsidP="008E73AB">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4D0E76E5" w14:textId="77777777" w:rsidR="00E80769" w:rsidRPr="00E77497" w:rsidRDefault="00E80769" w:rsidP="00E80769">
      <w:pPr>
        <w:pStyle w:val="M0"/>
        <w:spacing w:after="0"/>
        <w:rPr>
          <w:sz w:val="16"/>
        </w:rPr>
      </w:pPr>
    </w:p>
    <w:p w14:paraId="3EF3FEB1" w14:textId="77777777"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317E9B6D" w14:textId="77777777"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611D773E" w14:textId="77777777" w:rsidR="00E80769" w:rsidRPr="00E77497" w:rsidRDefault="00E80769" w:rsidP="00E80769">
      <w:pPr>
        <w:pStyle w:val="M0"/>
        <w:spacing w:after="0"/>
        <w:rPr>
          <w:sz w:val="16"/>
        </w:rPr>
      </w:pPr>
    </w:p>
    <w:p w14:paraId="42746CC6" w14:textId="77777777" w:rsidR="00E80769" w:rsidRPr="00C7794D" w:rsidRDefault="00E80769" w:rsidP="00E80769">
      <w:pPr>
        <w:pStyle w:val="M0"/>
        <w:spacing w:after="0"/>
        <w:rPr>
          <w:sz w:val="16"/>
        </w:rPr>
      </w:pPr>
    </w:p>
    <w:p w14:paraId="077DCD50" w14:textId="77777777" w:rsidR="00E80769" w:rsidRPr="00C7794D" w:rsidRDefault="00E80769" w:rsidP="00E8076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003A2054" w14:textId="77777777"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50F6D4B6" w14:textId="77777777" w:rsidR="00E80769" w:rsidRPr="00C7794D" w:rsidRDefault="00E80769" w:rsidP="00E80769">
      <w:pPr>
        <w:pStyle w:val="M0"/>
        <w:spacing w:after="0"/>
        <w:rPr>
          <w:sz w:val="16"/>
        </w:rPr>
      </w:pPr>
    </w:p>
    <w:p w14:paraId="284B2BAD" w14:textId="77777777" w:rsidR="00E80769" w:rsidRPr="00C7794D" w:rsidRDefault="00E80769" w:rsidP="00E80769">
      <w:pPr>
        <w:pStyle w:val="M0"/>
        <w:spacing w:after="0"/>
        <w:rPr>
          <w:sz w:val="16"/>
        </w:rPr>
      </w:pPr>
    </w:p>
    <w:p w14:paraId="66D760BD" w14:textId="77777777"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6FA72B24" w14:textId="77777777"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7B2F0746" w14:textId="77777777" w:rsidR="00E80769" w:rsidRPr="00E77497" w:rsidRDefault="00E80769" w:rsidP="00E80769">
      <w:pPr>
        <w:pStyle w:val="M0"/>
        <w:spacing w:after="0"/>
        <w:rPr>
          <w:sz w:val="16"/>
        </w:rPr>
      </w:pPr>
    </w:p>
    <w:p w14:paraId="56370ABB" w14:textId="77777777"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14:paraId="5CFE52D1" w14:textId="77777777" w:rsidTr="006E1632">
        <w:trPr>
          <w:trHeight w:hRule="exact" w:val="240"/>
        </w:trPr>
        <w:tc>
          <w:tcPr>
            <w:tcW w:w="648" w:type="dxa"/>
          </w:tcPr>
          <w:p w14:paraId="18A37CFB" w14:textId="77777777" w:rsidR="00E80769" w:rsidRPr="00E77497" w:rsidRDefault="00E80769" w:rsidP="00B46C10">
            <w:pPr>
              <w:pStyle w:val="SyntaxOneOf"/>
            </w:pPr>
            <w:r w:rsidRPr="00E77497">
              <w:t>*=</w:t>
            </w:r>
          </w:p>
        </w:tc>
        <w:tc>
          <w:tcPr>
            <w:tcW w:w="648" w:type="dxa"/>
          </w:tcPr>
          <w:p w14:paraId="52FE62E1" w14:textId="77777777" w:rsidR="00E80769" w:rsidRPr="00E77497" w:rsidRDefault="00E80769" w:rsidP="00B46C10">
            <w:pPr>
              <w:pStyle w:val="SyntaxOneOf"/>
            </w:pPr>
            <w:r w:rsidRPr="00E77497">
              <w:t>/=</w:t>
            </w:r>
          </w:p>
        </w:tc>
        <w:tc>
          <w:tcPr>
            <w:tcW w:w="648" w:type="dxa"/>
          </w:tcPr>
          <w:p w14:paraId="04242656" w14:textId="77777777" w:rsidR="00E80769" w:rsidRPr="00E77497" w:rsidRDefault="00E80769" w:rsidP="00B46C10">
            <w:pPr>
              <w:pStyle w:val="SyntaxOneOf"/>
            </w:pPr>
            <w:r w:rsidRPr="00E77497">
              <w:t>%=</w:t>
            </w:r>
          </w:p>
        </w:tc>
        <w:tc>
          <w:tcPr>
            <w:tcW w:w="648" w:type="dxa"/>
          </w:tcPr>
          <w:p w14:paraId="79DF677D" w14:textId="77777777" w:rsidR="00E80769" w:rsidRPr="00E77497" w:rsidRDefault="00E80769" w:rsidP="00B46C10">
            <w:pPr>
              <w:pStyle w:val="SyntaxOneOf"/>
            </w:pPr>
            <w:r w:rsidRPr="00E77497">
              <w:t>+=</w:t>
            </w:r>
          </w:p>
        </w:tc>
        <w:tc>
          <w:tcPr>
            <w:tcW w:w="648" w:type="dxa"/>
          </w:tcPr>
          <w:p w14:paraId="0A9213BC" w14:textId="77777777" w:rsidR="00E80769" w:rsidRPr="00E77497" w:rsidRDefault="00E80769" w:rsidP="00B46C10">
            <w:pPr>
              <w:pStyle w:val="SyntaxOneOf"/>
            </w:pPr>
            <w:r w:rsidRPr="00E77497">
              <w:t>-=</w:t>
            </w:r>
          </w:p>
        </w:tc>
        <w:tc>
          <w:tcPr>
            <w:tcW w:w="648" w:type="dxa"/>
          </w:tcPr>
          <w:p w14:paraId="210BC760" w14:textId="77777777" w:rsidR="00E80769" w:rsidRPr="00E77497" w:rsidRDefault="00E80769" w:rsidP="00B46C10">
            <w:pPr>
              <w:pStyle w:val="SyntaxOneOf"/>
            </w:pPr>
            <w:r w:rsidRPr="00E77497">
              <w:t>&lt;&lt;=</w:t>
            </w:r>
          </w:p>
        </w:tc>
        <w:tc>
          <w:tcPr>
            <w:tcW w:w="648" w:type="dxa"/>
          </w:tcPr>
          <w:p w14:paraId="5BEC6A91" w14:textId="77777777" w:rsidR="00E80769" w:rsidRPr="00E77497" w:rsidRDefault="00E80769" w:rsidP="00B46C10">
            <w:pPr>
              <w:pStyle w:val="SyntaxOneOf"/>
            </w:pPr>
            <w:r w:rsidRPr="00E77497">
              <w:t>&gt;&gt;=</w:t>
            </w:r>
          </w:p>
        </w:tc>
        <w:tc>
          <w:tcPr>
            <w:tcW w:w="648" w:type="dxa"/>
          </w:tcPr>
          <w:p w14:paraId="17C11B76" w14:textId="77777777" w:rsidR="00E80769" w:rsidRPr="00E77497" w:rsidRDefault="00E80769" w:rsidP="00B46C10">
            <w:pPr>
              <w:pStyle w:val="SyntaxOneOf"/>
            </w:pPr>
            <w:r w:rsidRPr="00E77497">
              <w:t>&gt;&gt;&gt;=</w:t>
            </w:r>
          </w:p>
        </w:tc>
        <w:tc>
          <w:tcPr>
            <w:tcW w:w="648" w:type="dxa"/>
          </w:tcPr>
          <w:p w14:paraId="66474F16" w14:textId="77777777" w:rsidR="00E80769" w:rsidRPr="00E77497" w:rsidRDefault="00E80769" w:rsidP="00B46C10">
            <w:pPr>
              <w:pStyle w:val="SyntaxOneOf"/>
            </w:pPr>
            <w:r w:rsidRPr="00E77497">
              <w:t>&amp;=</w:t>
            </w:r>
          </w:p>
        </w:tc>
        <w:tc>
          <w:tcPr>
            <w:tcW w:w="648" w:type="dxa"/>
          </w:tcPr>
          <w:p w14:paraId="58B1FB4C" w14:textId="77777777" w:rsidR="00E80769" w:rsidRPr="00E77497" w:rsidRDefault="00E80769" w:rsidP="00B46C10">
            <w:pPr>
              <w:pStyle w:val="SyntaxOneOf"/>
            </w:pPr>
            <w:r w:rsidRPr="00E77497">
              <w:t>^=</w:t>
            </w:r>
          </w:p>
        </w:tc>
        <w:tc>
          <w:tcPr>
            <w:tcW w:w="648" w:type="dxa"/>
          </w:tcPr>
          <w:p w14:paraId="3F027990" w14:textId="77777777" w:rsidR="00E80769" w:rsidRPr="00E77497" w:rsidRDefault="00E80769" w:rsidP="00B46C10">
            <w:pPr>
              <w:pStyle w:val="SyntaxOneOf"/>
            </w:pPr>
            <w:r w:rsidRPr="00E77497">
              <w:t>|=</w:t>
            </w:r>
          </w:p>
        </w:tc>
      </w:tr>
    </w:tbl>
    <w:p w14:paraId="23BBFD09" w14:textId="77777777" w:rsidR="00E80769" w:rsidRPr="00E77497" w:rsidRDefault="00E80769" w:rsidP="00E80769">
      <w:pPr>
        <w:pStyle w:val="M0"/>
        <w:spacing w:after="0"/>
        <w:rPr>
          <w:sz w:val="16"/>
        </w:rPr>
      </w:pPr>
    </w:p>
    <w:p w14:paraId="7DE70554" w14:textId="77777777"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14:paraId="22C45729" w14:textId="77777777"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61508C3F" w14:textId="77777777" w:rsidR="00E80769" w:rsidRPr="00E77497" w:rsidRDefault="00E80769" w:rsidP="00966F28">
      <w:pPr>
        <w:pStyle w:val="a2"/>
      </w:pPr>
      <w:bookmarkStart w:id="8271" w:name="_Toc364935519"/>
      <w:bookmarkStart w:id="8272" w:name="_Toc365480027"/>
      <w:bookmarkStart w:id="8273" w:name="_Toc365644706"/>
      <w:bookmarkStart w:id="8274" w:name="_Toc366065806"/>
      <w:bookmarkStart w:id="8275" w:name="_Toc472818975"/>
      <w:bookmarkStart w:id="8276" w:name="_Toc474641689"/>
      <w:bookmarkStart w:id="8277" w:name="_Toc235503557"/>
      <w:bookmarkStart w:id="8278" w:name="_Toc236208646"/>
      <w:bookmarkStart w:id="8279" w:name="_Toc241509332"/>
      <w:bookmarkStart w:id="8280" w:name="_Toc241557809"/>
      <w:bookmarkStart w:id="8281" w:name="_Toc244416819"/>
      <w:bookmarkStart w:id="8282" w:name="_Toc244657759"/>
      <w:bookmarkStart w:id="8283" w:name="_Toc246652499"/>
      <w:bookmarkStart w:id="8284" w:name="_Toc253562048"/>
      <w:bookmarkStart w:id="8285" w:name="_Toc268506064"/>
      <w:bookmarkStart w:id="8286" w:name="_Toc276631183"/>
      <w:bookmarkStart w:id="8287" w:name="_Toc277944227"/>
      <w:bookmarkStart w:id="8288" w:name="_Toc153968572"/>
      <w:bookmarkStart w:id="8289" w:name="_Toc366142173"/>
      <w:bookmarkEnd w:id="8271"/>
      <w:bookmarkEnd w:id="8272"/>
      <w:bookmarkEnd w:id="8273"/>
      <w:bookmarkEnd w:id="8274"/>
      <w:r w:rsidRPr="00E77497">
        <w:t>Statements</w:t>
      </w:r>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p>
    <w:p w14:paraId="6A212A3F" w14:textId="77777777"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155E992B" w14:textId="77777777"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6926B7C6" w14:textId="77777777"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0D6506C4" w14:textId="77777777"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77C14CE4" w14:textId="77777777" w:rsidR="00E80769" w:rsidRPr="00E77497" w:rsidRDefault="00E80769" w:rsidP="00E80769">
      <w:pPr>
        <w:pStyle w:val="M0"/>
        <w:spacing w:after="0"/>
        <w:rPr>
          <w:sz w:val="16"/>
        </w:rPr>
      </w:pPr>
    </w:p>
    <w:p w14:paraId="4DAFAFCD" w14:textId="77777777"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67F837BE" w14:textId="77777777" w:rsidR="00E80769" w:rsidRPr="00E77497" w:rsidRDefault="00E80769" w:rsidP="00E80769">
      <w:pPr>
        <w:pStyle w:val="SyntaxDefinition"/>
      </w:pPr>
      <w:r w:rsidRPr="00E77497">
        <w:t>Statement</w:t>
      </w:r>
      <w:r w:rsidRPr="00E77497">
        <w:br/>
        <w:t>StatementList Statement</w:t>
      </w:r>
    </w:p>
    <w:p w14:paraId="387F5FEC" w14:textId="77777777" w:rsidR="00E80769" w:rsidRPr="00E77497" w:rsidRDefault="00E80769" w:rsidP="00E80769">
      <w:pPr>
        <w:pStyle w:val="M0"/>
        <w:spacing w:after="0"/>
        <w:rPr>
          <w:sz w:val="16"/>
        </w:rPr>
      </w:pPr>
    </w:p>
    <w:p w14:paraId="098FA9CB" w14:textId="77777777"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6771880B" w14:textId="77777777"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097CE9C9" w14:textId="77777777" w:rsidR="00E80769" w:rsidRPr="00E77497" w:rsidRDefault="00E80769" w:rsidP="00E80769">
      <w:pPr>
        <w:pStyle w:val="M0"/>
        <w:spacing w:after="0"/>
        <w:rPr>
          <w:sz w:val="16"/>
        </w:rPr>
      </w:pPr>
    </w:p>
    <w:p w14:paraId="18218B0E" w14:textId="77777777"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59E0530E" w14:textId="77777777"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0DDF180E" w14:textId="77777777" w:rsidR="00E80769" w:rsidRPr="00E77497" w:rsidRDefault="00E80769" w:rsidP="00E80769">
      <w:pPr>
        <w:pStyle w:val="M0"/>
        <w:spacing w:after="0"/>
        <w:rPr>
          <w:sz w:val="16"/>
        </w:rPr>
      </w:pPr>
    </w:p>
    <w:p w14:paraId="42AA8E01" w14:textId="77777777"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241689B1" w14:textId="77777777" w:rsidR="00E80769" w:rsidRPr="00E77497" w:rsidRDefault="00E80769" w:rsidP="00E80769">
      <w:pPr>
        <w:pStyle w:val="SyntaxDefinition"/>
      </w:pPr>
      <w:r w:rsidRPr="00E77497">
        <w:t>Identifier Initialiser</w:t>
      </w:r>
      <w:r w:rsidRPr="00E77497">
        <w:rPr>
          <w:rFonts w:ascii="Arial" w:hAnsi="Arial"/>
          <w:i w:val="0"/>
          <w:vertAlign w:val="subscript"/>
        </w:rPr>
        <w:t>opt</w:t>
      </w:r>
    </w:p>
    <w:p w14:paraId="0FAD102A" w14:textId="77777777" w:rsidR="00E80769" w:rsidRPr="00E77497" w:rsidRDefault="00E80769" w:rsidP="00E80769">
      <w:pPr>
        <w:pStyle w:val="M0"/>
        <w:spacing w:after="0"/>
        <w:rPr>
          <w:sz w:val="16"/>
        </w:rPr>
      </w:pPr>
    </w:p>
    <w:p w14:paraId="7D51CBF5" w14:textId="77777777" w:rsidR="00E80769" w:rsidRPr="00E77497" w:rsidRDefault="00E80769" w:rsidP="00E80769">
      <w:pPr>
        <w:pStyle w:val="M0"/>
        <w:spacing w:after="0"/>
        <w:rPr>
          <w:sz w:val="16"/>
        </w:rPr>
      </w:pPr>
    </w:p>
    <w:p w14:paraId="460A78C1" w14:textId="77777777" w:rsidR="00E80769" w:rsidRPr="00E77497" w:rsidRDefault="00E80769" w:rsidP="00E8076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1AC75C9B"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w:t>
      </w:r>
    </w:p>
    <w:p w14:paraId="6D386DA3" w14:textId="77777777" w:rsidR="00E80769" w:rsidRPr="00E77497" w:rsidRDefault="00E80769" w:rsidP="00E80769">
      <w:pPr>
        <w:pStyle w:val="M0"/>
        <w:spacing w:after="0"/>
        <w:rPr>
          <w:sz w:val="16"/>
        </w:rPr>
      </w:pPr>
    </w:p>
    <w:p w14:paraId="28D3036C" w14:textId="77777777"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42370DC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14:paraId="5518EA21" w14:textId="77777777" w:rsidR="00E80769" w:rsidRPr="00E77497" w:rsidRDefault="00E80769" w:rsidP="00E80769">
      <w:pPr>
        <w:pStyle w:val="M0"/>
        <w:spacing w:after="0"/>
        <w:rPr>
          <w:sz w:val="16"/>
        </w:rPr>
      </w:pPr>
    </w:p>
    <w:p w14:paraId="37DAD579" w14:textId="77777777"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613C427F" w14:textId="77777777"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5FCFDD2C" w14:textId="77777777" w:rsidR="00E80769" w:rsidRPr="00E77497" w:rsidRDefault="00E80769" w:rsidP="00E80769">
      <w:pPr>
        <w:pStyle w:val="M0"/>
        <w:spacing w:after="0"/>
        <w:rPr>
          <w:sz w:val="16"/>
        </w:rPr>
      </w:pPr>
    </w:p>
    <w:p w14:paraId="4464D56C" w14:textId="77777777"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6B5C7469" w14:textId="77777777"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54EADABA" w14:textId="77777777" w:rsidR="00E80769" w:rsidRPr="00E77497" w:rsidRDefault="00E80769" w:rsidP="00E80769">
      <w:pPr>
        <w:pStyle w:val="M0"/>
        <w:spacing w:after="0"/>
        <w:rPr>
          <w:sz w:val="16"/>
        </w:rPr>
      </w:pPr>
    </w:p>
    <w:p w14:paraId="50D5F1B4" w14:textId="77777777"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3AA661F4" w14:textId="77777777" w:rsidR="00E80769" w:rsidRPr="00E77497" w:rsidRDefault="00E80769" w:rsidP="008E73A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1C08A622" w14:textId="77777777" w:rsidR="00E80769" w:rsidRPr="00E77497" w:rsidRDefault="00E80769" w:rsidP="00E80769">
      <w:pPr>
        <w:pStyle w:val="M0"/>
        <w:spacing w:after="0"/>
        <w:rPr>
          <w:sz w:val="16"/>
        </w:rPr>
      </w:pPr>
    </w:p>
    <w:p w14:paraId="12DA2DB0" w14:textId="77777777"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5717696A" w14:textId="77777777"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3833F55A" w14:textId="77777777" w:rsidR="00E80769" w:rsidRPr="00E77497" w:rsidRDefault="00E80769" w:rsidP="00E80769">
      <w:pPr>
        <w:pStyle w:val="M0"/>
        <w:spacing w:after="0"/>
        <w:rPr>
          <w:sz w:val="16"/>
        </w:rPr>
      </w:pPr>
    </w:p>
    <w:p w14:paraId="3C586279" w14:textId="77777777"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25C6A190" w14:textId="77777777"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5030D07A" w14:textId="77777777" w:rsidR="00E80769" w:rsidRPr="00E77497" w:rsidRDefault="00E80769" w:rsidP="00E80769">
      <w:pPr>
        <w:pStyle w:val="M0"/>
        <w:spacing w:after="0"/>
        <w:rPr>
          <w:sz w:val="16"/>
        </w:rPr>
      </w:pPr>
    </w:p>
    <w:p w14:paraId="7BBAB6E0" w14:textId="77777777"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4506B86B" w14:textId="77777777"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2DDDC341" w14:textId="77777777" w:rsidR="00E80769" w:rsidRPr="00E77497" w:rsidRDefault="00E80769" w:rsidP="00E80769">
      <w:pPr>
        <w:pStyle w:val="M0"/>
        <w:spacing w:after="0"/>
        <w:rPr>
          <w:sz w:val="16"/>
        </w:rPr>
      </w:pPr>
    </w:p>
    <w:p w14:paraId="2F985B0C" w14:textId="77777777"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02E9AB50" w14:textId="77777777"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595DC845" w14:textId="77777777" w:rsidR="00E80769" w:rsidRPr="00E77497" w:rsidRDefault="00E80769" w:rsidP="00E80769">
      <w:pPr>
        <w:pStyle w:val="M0"/>
        <w:spacing w:after="0"/>
        <w:rPr>
          <w:sz w:val="16"/>
        </w:rPr>
      </w:pPr>
    </w:p>
    <w:p w14:paraId="7DD8DF59" w14:textId="77777777"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03FD59D7" w14:textId="77777777"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296C2E00" w14:textId="77777777" w:rsidR="00E80769" w:rsidRPr="00E77497" w:rsidRDefault="00E80769" w:rsidP="00E80769">
      <w:pPr>
        <w:pStyle w:val="M0"/>
        <w:spacing w:after="0"/>
        <w:rPr>
          <w:sz w:val="16"/>
        </w:rPr>
      </w:pPr>
    </w:p>
    <w:p w14:paraId="362D85E0" w14:textId="77777777"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0B75ADFB" w14:textId="77777777"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3CA0343A" w14:textId="77777777" w:rsidR="00E80769" w:rsidRPr="00E77497" w:rsidRDefault="00E80769" w:rsidP="00E80769">
      <w:pPr>
        <w:pStyle w:val="M0"/>
        <w:spacing w:after="0"/>
        <w:rPr>
          <w:sz w:val="16"/>
        </w:rPr>
      </w:pPr>
    </w:p>
    <w:p w14:paraId="690057D4" w14:textId="77777777"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4D365A26" w14:textId="77777777" w:rsidR="00E80769" w:rsidRPr="00E77497" w:rsidRDefault="00E80769" w:rsidP="00E80769">
      <w:pPr>
        <w:pStyle w:val="SyntaxDefinition"/>
      </w:pPr>
      <w:r w:rsidRPr="00E77497">
        <w:t>CaseClause</w:t>
      </w:r>
      <w:r w:rsidRPr="00E77497">
        <w:br/>
        <w:t>CaseClauses CaseClause</w:t>
      </w:r>
    </w:p>
    <w:p w14:paraId="392D407E" w14:textId="77777777" w:rsidR="00E80769" w:rsidRPr="00E77497" w:rsidRDefault="00E80769" w:rsidP="00E80769">
      <w:pPr>
        <w:pStyle w:val="M0"/>
        <w:spacing w:after="0"/>
        <w:rPr>
          <w:sz w:val="16"/>
        </w:rPr>
      </w:pPr>
    </w:p>
    <w:p w14:paraId="180FEFB4" w14:textId="77777777"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14:paraId="366B7C45" w14:textId="77777777"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548B3F87" w14:textId="77777777" w:rsidR="00E80769" w:rsidRPr="00E77497" w:rsidRDefault="00E80769" w:rsidP="00E80769">
      <w:pPr>
        <w:pStyle w:val="M0"/>
        <w:spacing w:after="0"/>
        <w:rPr>
          <w:sz w:val="16"/>
        </w:rPr>
      </w:pPr>
    </w:p>
    <w:p w14:paraId="7D10FD6C" w14:textId="77777777"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0FD72135" w14:textId="77777777"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4B21A33A" w14:textId="77777777" w:rsidR="00E80769" w:rsidRPr="00E77497" w:rsidRDefault="00E80769" w:rsidP="00E80769">
      <w:pPr>
        <w:pStyle w:val="M0"/>
        <w:spacing w:after="0"/>
        <w:rPr>
          <w:sz w:val="16"/>
        </w:rPr>
      </w:pPr>
    </w:p>
    <w:p w14:paraId="647FD204" w14:textId="77777777"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16A8DD84" w14:textId="77777777"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14:paraId="6746C04E" w14:textId="77777777" w:rsidR="00E80769" w:rsidRPr="00E77497" w:rsidRDefault="00E80769" w:rsidP="00E80769">
      <w:pPr>
        <w:pStyle w:val="M0"/>
        <w:spacing w:after="0"/>
        <w:rPr>
          <w:sz w:val="16"/>
        </w:rPr>
      </w:pPr>
    </w:p>
    <w:p w14:paraId="204C68BF" w14:textId="77777777"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2E5B3D42" w14:textId="77777777"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7D49C698" w14:textId="77777777" w:rsidR="00E80769" w:rsidRPr="00E77497" w:rsidRDefault="00E80769" w:rsidP="00E80769">
      <w:pPr>
        <w:pStyle w:val="M0"/>
        <w:spacing w:after="0"/>
        <w:rPr>
          <w:sz w:val="16"/>
        </w:rPr>
      </w:pPr>
    </w:p>
    <w:p w14:paraId="1254A936" w14:textId="77777777"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54EC36FC" w14:textId="77777777"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05064E7F" w14:textId="77777777" w:rsidR="00E80769" w:rsidRPr="00E77497" w:rsidRDefault="00E80769" w:rsidP="00E80769">
      <w:pPr>
        <w:pStyle w:val="M0"/>
        <w:spacing w:after="0"/>
        <w:rPr>
          <w:sz w:val="16"/>
        </w:rPr>
      </w:pPr>
    </w:p>
    <w:p w14:paraId="5DFE15A8" w14:textId="77777777"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7791BEB8" w14:textId="77777777"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2D4EA03E" w14:textId="77777777" w:rsidR="00E80769" w:rsidRPr="00E77497" w:rsidRDefault="00E80769" w:rsidP="00E80769">
      <w:pPr>
        <w:pStyle w:val="M0"/>
        <w:spacing w:after="0"/>
        <w:rPr>
          <w:sz w:val="16"/>
        </w:rPr>
      </w:pPr>
    </w:p>
    <w:p w14:paraId="3C6626B1" w14:textId="77777777"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35E728AC" w14:textId="77777777" w:rsidR="00E80769" w:rsidRPr="00E77497" w:rsidRDefault="00E80769" w:rsidP="00E80769">
      <w:pPr>
        <w:pStyle w:val="SyntaxDefinition"/>
      </w:pPr>
      <w:r w:rsidRPr="00E77497">
        <w:rPr>
          <w:rFonts w:ascii="Courier New" w:hAnsi="Courier New"/>
          <w:b/>
          <w:i w:val="0"/>
        </w:rPr>
        <w:t>finally</w:t>
      </w:r>
      <w:r w:rsidRPr="00E77497">
        <w:t xml:space="preserve"> Block</w:t>
      </w:r>
    </w:p>
    <w:p w14:paraId="00101632" w14:textId="77777777"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04302920" w14:textId="77777777"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46A66381" w14:textId="77777777" w:rsidR="00E80769" w:rsidRPr="00E77497" w:rsidRDefault="00E80769" w:rsidP="00966F28">
      <w:pPr>
        <w:pStyle w:val="a2"/>
      </w:pPr>
      <w:bookmarkStart w:id="8290" w:name="_Toc472818976"/>
      <w:bookmarkStart w:id="8291" w:name="_Toc474641690"/>
      <w:bookmarkStart w:id="8292" w:name="_Toc235503558"/>
      <w:bookmarkStart w:id="8293" w:name="_Toc236208647"/>
      <w:bookmarkStart w:id="8294" w:name="_Toc241509333"/>
      <w:bookmarkStart w:id="8295" w:name="_Toc241557810"/>
      <w:bookmarkStart w:id="8296" w:name="_Toc244416820"/>
      <w:bookmarkStart w:id="8297" w:name="_Toc244657760"/>
      <w:bookmarkStart w:id="8298" w:name="_Toc246652500"/>
      <w:bookmarkStart w:id="8299" w:name="_Toc253562049"/>
      <w:bookmarkStart w:id="8300" w:name="_Toc268506065"/>
      <w:bookmarkStart w:id="8301" w:name="_Toc276631184"/>
      <w:bookmarkStart w:id="8302" w:name="_Toc277944228"/>
      <w:bookmarkStart w:id="8303" w:name="_Toc153968573"/>
      <w:bookmarkStart w:id="8304" w:name="_Toc366142174"/>
      <w:r w:rsidRPr="00E77497">
        <w:t xml:space="preserve">Functions and </w:t>
      </w:r>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r w:rsidR="0084788F">
        <w:t>Script</w:t>
      </w:r>
      <w:r w:rsidR="0084788F" w:rsidRPr="00E77497">
        <w:t>s</w:t>
      </w:r>
      <w:bookmarkEnd w:id="8304"/>
    </w:p>
    <w:p w14:paraId="784419CE" w14:textId="77777777"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679EE892" w14:textId="77777777"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564D293E" w14:textId="77777777" w:rsidR="00E80769" w:rsidRPr="00E77497" w:rsidRDefault="00E80769" w:rsidP="00E80769">
      <w:pPr>
        <w:pStyle w:val="M0"/>
        <w:spacing w:after="0"/>
        <w:rPr>
          <w:sz w:val="16"/>
        </w:rPr>
      </w:pPr>
    </w:p>
    <w:p w14:paraId="69340131" w14:textId="77777777"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0B1EB48F" w14:textId="77777777"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340179D0" w14:textId="77777777" w:rsidR="00E80769" w:rsidRPr="00E77497" w:rsidRDefault="00E80769" w:rsidP="00E80769">
      <w:pPr>
        <w:pStyle w:val="M0"/>
        <w:spacing w:after="0"/>
        <w:rPr>
          <w:sz w:val="16"/>
        </w:rPr>
      </w:pPr>
    </w:p>
    <w:p w14:paraId="37AAEC51" w14:textId="77777777"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3338AB67" w14:textId="77777777"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20146F4D" w14:textId="77777777" w:rsidR="00E80769" w:rsidRPr="00E77497" w:rsidRDefault="00E80769" w:rsidP="00E80769">
      <w:pPr>
        <w:pStyle w:val="M0"/>
        <w:spacing w:after="0"/>
        <w:rPr>
          <w:sz w:val="16"/>
        </w:rPr>
      </w:pPr>
    </w:p>
    <w:p w14:paraId="4AFEB17E" w14:textId="77777777"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27EC046B"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247247F4" w14:textId="77777777" w:rsidR="00E80769" w:rsidRPr="00E77497" w:rsidRDefault="00E80769" w:rsidP="00E80769">
      <w:pPr>
        <w:pStyle w:val="M0"/>
        <w:spacing w:after="0"/>
        <w:rPr>
          <w:sz w:val="16"/>
        </w:rPr>
      </w:pPr>
    </w:p>
    <w:p w14:paraId="4F3F0F44" w14:textId="77777777"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14:paraId="41398350"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566F6535" w14:textId="77777777" w:rsidR="00E80769" w:rsidRPr="00E77497" w:rsidRDefault="00E80769" w:rsidP="00E80769">
      <w:pPr>
        <w:pStyle w:val="M0"/>
        <w:spacing w:after="0"/>
        <w:rPr>
          <w:sz w:val="16"/>
        </w:rPr>
      </w:pPr>
    </w:p>
    <w:p w14:paraId="0A8A9798" w14:textId="77777777"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01E666EF" w14:textId="77777777" w:rsidR="00E80769" w:rsidRPr="00E77497" w:rsidRDefault="00E80769" w:rsidP="00E80769">
      <w:pPr>
        <w:pStyle w:val="SyntaxDefinition"/>
      </w:pPr>
      <w:r w:rsidRPr="00E77497">
        <w:t>SourceElement</w:t>
      </w:r>
      <w:r w:rsidRPr="00E77497">
        <w:br/>
        <w:t>SourceElements SourceElement</w:t>
      </w:r>
    </w:p>
    <w:p w14:paraId="7F078196" w14:textId="77777777" w:rsidR="00E80769" w:rsidRPr="00E77497" w:rsidRDefault="00E80769" w:rsidP="00E80769">
      <w:pPr>
        <w:pStyle w:val="M0"/>
        <w:spacing w:after="0"/>
        <w:rPr>
          <w:sz w:val="16"/>
        </w:rPr>
      </w:pPr>
    </w:p>
    <w:p w14:paraId="5E03627C" w14:textId="77777777"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42E61DB7" w14:textId="77777777" w:rsidR="00E80769" w:rsidRPr="00E77497" w:rsidRDefault="00E80769" w:rsidP="00E80769">
      <w:pPr>
        <w:pStyle w:val="SyntaxDefinition"/>
      </w:pPr>
      <w:r w:rsidRPr="00E77497">
        <w:t>Statement</w:t>
      </w:r>
      <w:r w:rsidRPr="00E77497">
        <w:br/>
        <w:t>FunctionDeclaration</w:t>
      </w:r>
    </w:p>
    <w:p w14:paraId="110EDA30" w14:textId="77777777" w:rsidR="00E80769" w:rsidRPr="00E77497" w:rsidRDefault="00E80769" w:rsidP="00966F28">
      <w:pPr>
        <w:pStyle w:val="a2"/>
      </w:pPr>
      <w:bookmarkStart w:id="8305" w:name="_Toc472818977"/>
      <w:bookmarkStart w:id="8306" w:name="_Toc474641691"/>
      <w:bookmarkStart w:id="8307" w:name="_Toc235503559"/>
      <w:bookmarkStart w:id="8308" w:name="_Toc236208648"/>
      <w:bookmarkStart w:id="8309" w:name="_Toc241509334"/>
      <w:bookmarkStart w:id="8310" w:name="_Toc241557811"/>
      <w:bookmarkStart w:id="8311" w:name="_Toc244416821"/>
      <w:bookmarkStart w:id="8312" w:name="_Toc244657761"/>
      <w:bookmarkStart w:id="8313" w:name="_Toc246652501"/>
      <w:bookmarkStart w:id="8314" w:name="_Toc253562050"/>
      <w:bookmarkStart w:id="8315" w:name="_Toc268506066"/>
      <w:bookmarkStart w:id="8316" w:name="_Toc276631185"/>
      <w:bookmarkStart w:id="8317" w:name="_Toc277944229"/>
      <w:bookmarkStart w:id="8318" w:name="_Toc153968574"/>
      <w:bookmarkStart w:id="8319" w:name="_Toc366142175"/>
      <w:r w:rsidRPr="00E77497">
        <w:t>Universal Resource Identifier Character Classes</w:t>
      </w:r>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p>
    <w:p w14:paraId="01D51BB6" w14:textId="77777777"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6794D867" w14:textId="77777777" w:rsidR="00E80769" w:rsidRPr="00E77497" w:rsidRDefault="00E80769" w:rsidP="00E80769">
      <w:pPr>
        <w:pStyle w:val="SyntaxDefinition"/>
      </w:pPr>
      <w:r w:rsidRPr="00E77497">
        <w:t>uriCharacters</w:t>
      </w:r>
      <w:r w:rsidRPr="00E77497">
        <w:rPr>
          <w:rFonts w:ascii="Arial" w:hAnsi="Arial"/>
          <w:i w:val="0"/>
          <w:vertAlign w:val="subscript"/>
        </w:rPr>
        <w:t>opt</w:t>
      </w:r>
    </w:p>
    <w:p w14:paraId="543EC59B" w14:textId="77777777" w:rsidR="00E80769" w:rsidRPr="00E77497" w:rsidRDefault="00E80769" w:rsidP="00E80769">
      <w:pPr>
        <w:pStyle w:val="M0"/>
        <w:spacing w:after="0"/>
        <w:rPr>
          <w:sz w:val="16"/>
        </w:rPr>
      </w:pPr>
    </w:p>
    <w:p w14:paraId="072FA227" w14:textId="77777777"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14:paraId="496C79A6" w14:textId="77777777" w:rsidR="00E80769" w:rsidRPr="00E77497" w:rsidRDefault="00E80769" w:rsidP="00E80769">
      <w:pPr>
        <w:pStyle w:val="SyntaxDefinition"/>
      </w:pPr>
      <w:r w:rsidRPr="00E77497">
        <w:t>uriCharacter uriCharacters</w:t>
      </w:r>
      <w:r w:rsidRPr="00E77497">
        <w:rPr>
          <w:rFonts w:ascii="Arial" w:hAnsi="Arial"/>
          <w:i w:val="0"/>
          <w:vertAlign w:val="subscript"/>
        </w:rPr>
        <w:t>opt</w:t>
      </w:r>
    </w:p>
    <w:p w14:paraId="6183BA15" w14:textId="77777777" w:rsidR="00E80769" w:rsidRPr="00E77497" w:rsidRDefault="00E80769" w:rsidP="00E80769">
      <w:pPr>
        <w:pStyle w:val="M0"/>
        <w:spacing w:after="0"/>
        <w:rPr>
          <w:sz w:val="16"/>
        </w:rPr>
      </w:pPr>
    </w:p>
    <w:p w14:paraId="15869D3C" w14:textId="77777777"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14:paraId="684AC5F6" w14:textId="77777777" w:rsidR="00E80769" w:rsidRPr="00E77497" w:rsidRDefault="00E80769" w:rsidP="00E80769">
      <w:pPr>
        <w:pStyle w:val="SyntaxDefinition"/>
      </w:pPr>
      <w:r w:rsidRPr="00E77497">
        <w:t>uriReserved</w:t>
      </w:r>
      <w:r w:rsidRPr="00E77497">
        <w:br/>
        <w:t>uriUnescaped</w:t>
      </w:r>
      <w:r w:rsidRPr="00E77497">
        <w:br/>
        <w:t>uriEscaped</w:t>
      </w:r>
    </w:p>
    <w:p w14:paraId="17994CEE" w14:textId="77777777" w:rsidR="00E80769" w:rsidRPr="00E77497" w:rsidRDefault="00E80769" w:rsidP="00E80769">
      <w:pPr>
        <w:pStyle w:val="M0"/>
        <w:spacing w:after="0"/>
        <w:rPr>
          <w:sz w:val="16"/>
        </w:rPr>
      </w:pPr>
    </w:p>
    <w:p w14:paraId="6F2902C7" w14:textId="77777777"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135C6E9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14:paraId="5C0BC968" w14:textId="77777777" w:rsidR="00E80769" w:rsidRPr="00E77497" w:rsidRDefault="00E80769" w:rsidP="00E80769">
      <w:pPr>
        <w:pStyle w:val="M0"/>
        <w:spacing w:after="0"/>
        <w:rPr>
          <w:sz w:val="16"/>
        </w:rPr>
      </w:pPr>
    </w:p>
    <w:p w14:paraId="4B3A9537" w14:textId="77777777"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14:paraId="217B312E" w14:textId="77777777" w:rsidR="00E80769" w:rsidRPr="00E77497" w:rsidRDefault="00E80769" w:rsidP="00E80769">
      <w:pPr>
        <w:pStyle w:val="SyntaxDefinition"/>
      </w:pPr>
      <w:r w:rsidRPr="00E77497">
        <w:t>uriAlpha</w:t>
      </w:r>
      <w:r w:rsidRPr="00E77497">
        <w:br/>
        <w:t>DecimalDigit</w:t>
      </w:r>
      <w:r w:rsidRPr="00E77497">
        <w:br/>
        <w:t>uriMark</w:t>
      </w:r>
    </w:p>
    <w:p w14:paraId="0E1A6F28" w14:textId="77777777" w:rsidR="00E80769" w:rsidRPr="00E77497" w:rsidRDefault="00E80769" w:rsidP="00E80769">
      <w:pPr>
        <w:pStyle w:val="M0"/>
        <w:spacing w:after="0"/>
        <w:rPr>
          <w:sz w:val="16"/>
        </w:rPr>
      </w:pPr>
    </w:p>
    <w:p w14:paraId="272702E9" w14:textId="77777777"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1EA77306" w14:textId="77777777" w:rsidR="00E80769" w:rsidRPr="00E77497" w:rsidRDefault="00E80769" w:rsidP="00E80769">
      <w:pPr>
        <w:pStyle w:val="SyntaxDefinition"/>
      </w:pPr>
      <w:r w:rsidRPr="00E77497">
        <w:rPr>
          <w:rFonts w:ascii="Courier New" w:hAnsi="Courier New"/>
          <w:b/>
          <w:i w:val="0"/>
        </w:rPr>
        <w:t>%</w:t>
      </w:r>
      <w:r w:rsidRPr="00E77497">
        <w:t xml:space="preserve"> HexDigit HexDigit</w:t>
      </w:r>
    </w:p>
    <w:p w14:paraId="18F46082" w14:textId="77777777" w:rsidR="00E80769" w:rsidRPr="00E77497" w:rsidRDefault="00E80769" w:rsidP="00E80769">
      <w:pPr>
        <w:pStyle w:val="M0"/>
        <w:spacing w:after="0"/>
        <w:rPr>
          <w:sz w:val="16"/>
        </w:rPr>
      </w:pPr>
    </w:p>
    <w:p w14:paraId="72271EF6" w14:textId="77777777"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61DBA4F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4255BE8D" w14:textId="77777777" w:rsidR="00E80769" w:rsidRPr="00E77497" w:rsidRDefault="00E80769" w:rsidP="00E80769">
      <w:pPr>
        <w:pStyle w:val="M0"/>
        <w:spacing w:after="0"/>
        <w:rPr>
          <w:sz w:val="16"/>
        </w:rPr>
      </w:pPr>
    </w:p>
    <w:p w14:paraId="6E7C00FC" w14:textId="77777777"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263EB49E"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14:paraId="4EA3C89F" w14:textId="77777777" w:rsidR="00E80769" w:rsidRPr="00E77497" w:rsidRDefault="00E80769" w:rsidP="00966F28">
      <w:pPr>
        <w:pStyle w:val="a2"/>
      </w:pPr>
      <w:bookmarkStart w:id="8320" w:name="_Toc472818978"/>
      <w:bookmarkStart w:id="8321" w:name="_Toc474641692"/>
      <w:bookmarkStart w:id="8322" w:name="_Toc235503560"/>
      <w:bookmarkStart w:id="8323" w:name="_Toc236208649"/>
      <w:bookmarkStart w:id="8324" w:name="_Toc241509335"/>
      <w:bookmarkStart w:id="8325" w:name="_Toc241557812"/>
      <w:bookmarkStart w:id="8326" w:name="_Toc244416822"/>
      <w:bookmarkStart w:id="8327" w:name="_Toc244657762"/>
      <w:bookmarkStart w:id="8328" w:name="_Toc246652502"/>
      <w:bookmarkStart w:id="8329" w:name="_Toc253562051"/>
      <w:bookmarkStart w:id="8330" w:name="_Toc268506067"/>
      <w:bookmarkStart w:id="8331" w:name="_Toc276631186"/>
      <w:bookmarkStart w:id="8332" w:name="_Toc277944230"/>
      <w:bookmarkStart w:id="8333" w:name="_Toc153968575"/>
      <w:bookmarkStart w:id="8334" w:name="_Toc366142176"/>
      <w:r w:rsidRPr="00E77497">
        <w:t>Regular Expressions</w:t>
      </w:r>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p>
    <w:p w14:paraId="7C545094" w14:textId="77777777"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49A42F48" w14:textId="77777777" w:rsidR="00E80769" w:rsidRPr="00E77497" w:rsidRDefault="00E80769" w:rsidP="00E80769">
      <w:pPr>
        <w:pStyle w:val="SyntaxDefinition"/>
      </w:pPr>
      <w:r w:rsidRPr="00E77497">
        <w:t>Disjunction</w:t>
      </w:r>
    </w:p>
    <w:p w14:paraId="3AB6BE30" w14:textId="77777777" w:rsidR="00E80769" w:rsidRPr="00E77497" w:rsidRDefault="00E80769" w:rsidP="00E80769">
      <w:pPr>
        <w:pStyle w:val="M0"/>
        <w:spacing w:after="0"/>
        <w:rPr>
          <w:sz w:val="16"/>
        </w:rPr>
      </w:pPr>
    </w:p>
    <w:p w14:paraId="0FAB19E6" w14:textId="77777777"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320D3398" w14:textId="77777777"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3F811A0C" w14:textId="77777777" w:rsidR="00E80769" w:rsidRPr="00E77497" w:rsidRDefault="00E80769" w:rsidP="00E80769">
      <w:pPr>
        <w:pStyle w:val="M0"/>
        <w:spacing w:after="0"/>
        <w:rPr>
          <w:sz w:val="16"/>
        </w:rPr>
      </w:pPr>
    </w:p>
    <w:p w14:paraId="56D1114E" w14:textId="77777777"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2D91BA19"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14:paraId="4A9D25FA" w14:textId="77777777" w:rsidR="00E80769" w:rsidRPr="00E77497" w:rsidRDefault="00E80769" w:rsidP="00E80769">
      <w:pPr>
        <w:pStyle w:val="M0"/>
        <w:spacing w:after="0"/>
        <w:rPr>
          <w:sz w:val="16"/>
        </w:rPr>
      </w:pPr>
    </w:p>
    <w:p w14:paraId="09C6B9F2" w14:textId="77777777"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27D82F64" w14:textId="77777777" w:rsidR="00E80769" w:rsidRPr="00E77497" w:rsidRDefault="00E80769" w:rsidP="00E80769">
      <w:pPr>
        <w:pStyle w:val="SyntaxDefinition"/>
        <w:rPr>
          <w:vertAlign w:val="subscript"/>
        </w:rPr>
      </w:pPr>
      <w:r w:rsidRPr="00E77497">
        <w:t>Assertion</w:t>
      </w:r>
      <w:r w:rsidRPr="00E77497">
        <w:br/>
        <w:t>Atom</w:t>
      </w:r>
      <w:r w:rsidRPr="00E77497">
        <w:br/>
        <w:t>Atom Quantifier</w:t>
      </w:r>
    </w:p>
    <w:p w14:paraId="2B9EC4D4" w14:textId="77777777" w:rsidR="00E80769" w:rsidRPr="00E77497" w:rsidRDefault="00E80769" w:rsidP="00E80769">
      <w:pPr>
        <w:pStyle w:val="M0"/>
        <w:spacing w:after="0"/>
        <w:rPr>
          <w:sz w:val="16"/>
        </w:rPr>
      </w:pPr>
    </w:p>
    <w:p w14:paraId="04F1C705" w14:textId="77777777" w:rsidR="00E80769" w:rsidRPr="00C7794D" w:rsidRDefault="00E80769" w:rsidP="00E8076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4A6CC1AA" w14:textId="77777777"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494E6F19" w14:textId="77777777" w:rsidR="00E80769" w:rsidRPr="00C7794D" w:rsidRDefault="00E80769" w:rsidP="00E80769">
      <w:pPr>
        <w:pStyle w:val="M0"/>
        <w:spacing w:after="0"/>
        <w:rPr>
          <w:sz w:val="16"/>
        </w:rPr>
      </w:pPr>
    </w:p>
    <w:p w14:paraId="6108F1D7" w14:textId="77777777"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2F32A431" w14:textId="77777777"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14:paraId="44D1B288" w14:textId="77777777" w:rsidR="00E80769" w:rsidRPr="00C7794D" w:rsidRDefault="00E80769" w:rsidP="00E80769">
      <w:pPr>
        <w:pStyle w:val="M0"/>
        <w:spacing w:after="0"/>
        <w:rPr>
          <w:sz w:val="16"/>
        </w:rPr>
      </w:pPr>
    </w:p>
    <w:p w14:paraId="3BBAF73B" w14:textId="77777777"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0EAB5486" w14:textId="77777777"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5DD65419" w14:textId="77777777" w:rsidR="00E80769" w:rsidRPr="00C7794D" w:rsidRDefault="00E80769" w:rsidP="00E80769">
      <w:pPr>
        <w:pStyle w:val="M0"/>
        <w:spacing w:after="0"/>
        <w:rPr>
          <w:sz w:val="16"/>
        </w:rPr>
      </w:pPr>
    </w:p>
    <w:p w14:paraId="02651E80" w14:textId="77777777"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7C4FB8B0" w14:textId="77777777"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196D2DE1" w14:textId="77777777"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14:paraId="0C85D78D" w14:textId="77777777"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05AAE24A" w14:textId="77777777" w:rsidR="00E80769" w:rsidRPr="00E77497" w:rsidRDefault="00E80769" w:rsidP="00E80769">
      <w:pPr>
        <w:pStyle w:val="M0"/>
        <w:spacing w:after="0"/>
        <w:rPr>
          <w:sz w:val="16"/>
        </w:rPr>
      </w:pPr>
    </w:p>
    <w:p w14:paraId="07B7EEDA" w14:textId="77777777"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3652DCFD" w14:textId="77777777" w:rsidR="00E80769" w:rsidRPr="00E77497" w:rsidRDefault="00E80769" w:rsidP="00E80769">
      <w:pPr>
        <w:pStyle w:val="SyntaxDefinition"/>
      </w:pPr>
      <w:r w:rsidRPr="00E77497">
        <w:t>DecimalEscape</w:t>
      </w:r>
      <w:r w:rsidRPr="00E77497">
        <w:br/>
        <w:t>CharacterEscape</w:t>
      </w:r>
      <w:r w:rsidRPr="00E77497">
        <w:br/>
        <w:t>CharacterClassEscape</w:t>
      </w:r>
    </w:p>
    <w:p w14:paraId="23F4ADCE" w14:textId="77777777" w:rsidR="00E80769" w:rsidRPr="00E77497" w:rsidRDefault="00E80769" w:rsidP="00E80769">
      <w:pPr>
        <w:pStyle w:val="M0"/>
        <w:spacing w:after="0"/>
        <w:rPr>
          <w:sz w:val="16"/>
        </w:rPr>
      </w:pPr>
    </w:p>
    <w:p w14:paraId="7CBC6DC8" w14:textId="77777777"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63CC8977" w14:textId="77777777"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38C28527" w14:textId="77777777" w:rsidR="00E80769" w:rsidRPr="00E77497" w:rsidRDefault="00E80769" w:rsidP="00E80769">
      <w:pPr>
        <w:pStyle w:val="M0"/>
        <w:spacing w:after="0"/>
        <w:rPr>
          <w:sz w:val="16"/>
        </w:rPr>
      </w:pPr>
    </w:p>
    <w:p w14:paraId="197B0ABA" w14:textId="77777777"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20574815"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14:paraId="4F74FE2F" w14:textId="77777777" w:rsidR="00E80769" w:rsidRPr="00E77497" w:rsidRDefault="00E80769" w:rsidP="00E80769">
      <w:pPr>
        <w:pStyle w:val="M0"/>
        <w:spacing w:after="0"/>
        <w:rPr>
          <w:sz w:val="16"/>
        </w:rPr>
      </w:pPr>
    </w:p>
    <w:p w14:paraId="56481F86" w14:textId="77777777"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27EE385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78F42137" w14:textId="77777777" w:rsidR="00E80769" w:rsidRPr="00E77497" w:rsidRDefault="00E80769" w:rsidP="00E80769">
      <w:pPr>
        <w:pStyle w:val="M0"/>
        <w:spacing w:after="0"/>
        <w:rPr>
          <w:sz w:val="16"/>
        </w:rPr>
      </w:pPr>
    </w:p>
    <w:p w14:paraId="48AB435A" w14:textId="77777777" w:rsidR="00E80769" w:rsidRPr="00E77497" w:rsidRDefault="00E80769" w:rsidP="00E8076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6D439DA6" w14:textId="77777777"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5603CDDC" w14:textId="77777777" w:rsidR="00E80769" w:rsidRPr="00E77497" w:rsidRDefault="00E80769" w:rsidP="00E80769">
      <w:pPr>
        <w:pStyle w:val="M0"/>
        <w:spacing w:after="0"/>
        <w:rPr>
          <w:sz w:val="16"/>
        </w:rPr>
      </w:pPr>
    </w:p>
    <w:p w14:paraId="6AFD41C4" w14:textId="77777777"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10D0FC09" w14:textId="77777777"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3C619440" w14:textId="77777777" w:rsidR="00E80769" w:rsidRPr="00E77497" w:rsidRDefault="00E80769" w:rsidP="00E80769">
      <w:pPr>
        <w:pStyle w:val="SyntaxDefinition"/>
      </w:pPr>
    </w:p>
    <w:p w14:paraId="068130D2" w14:textId="77777777"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253AAC6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14:paraId="56F4A32A" w14:textId="77777777" w:rsidR="00E80769" w:rsidRPr="00E77497" w:rsidRDefault="00E80769" w:rsidP="00E80769">
      <w:pPr>
        <w:pStyle w:val="M0"/>
        <w:spacing w:after="0"/>
        <w:rPr>
          <w:sz w:val="16"/>
        </w:rPr>
      </w:pPr>
    </w:p>
    <w:p w14:paraId="0224617F" w14:textId="77777777"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48BCF371" w14:textId="77777777"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13D419A3" w14:textId="77777777" w:rsidR="00E80769" w:rsidRPr="00E77497" w:rsidRDefault="00E80769" w:rsidP="00E80769">
      <w:pPr>
        <w:pStyle w:val="M0"/>
        <w:spacing w:after="0"/>
        <w:rPr>
          <w:sz w:val="16"/>
        </w:rPr>
      </w:pPr>
    </w:p>
    <w:p w14:paraId="4AE835B1" w14:textId="77777777"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496098F9"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14:paraId="19D961D9" w14:textId="77777777" w:rsidR="00E80769" w:rsidRPr="00E77497" w:rsidRDefault="00E80769" w:rsidP="00E80769">
      <w:pPr>
        <w:pStyle w:val="M0"/>
        <w:spacing w:after="0"/>
        <w:rPr>
          <w:sz w:val="16"/>
        </w:rPr>
      </w:pPr>
    </w:p>
    <w:p w14:paraId="438B900F" w14:textId="77777777"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5C225B33" w14:textId="77777777"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2D11A5DF" w14:textId="77777777" w:rsidR="00E80769" w:rsidRPr="00E77497" w:rsidRDefault="00E80769" w:rsidP="00E80769">
      <w:pPr>
        <w:pStyle w:val="M0"/>
        <w:spacing w:after="0"/>
        <w:rPr>
          <w:sz w:val="16"/>
        </w:rPr>
      </w:pPr>
    </w:p>
    <w:p w14:paraId="19151689" w14:textId="77777777"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590E33ED" w14:textId="77777777"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10EAE0BE" w14:textId="77777777" w:rsidR="00E80769" w:rsidRPr="00E77497" w:rsidRDefault="00E80769" w:rsidP="00E80769">
      <w:pPr>
        <w:pStyle w:val="M0"/>
        <w:spacing w:after="0"/>
        <w:rPr>
          <w:sz w:val="16"/>
        </w:rPr>
      </w:pPr>
    </w:p>
    <w:p w14:paraId="1DBCA41B" w14:textId="77777777"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68F0536F" w14:textId="77777777" w:rsidR="00E80769" w:rsidRPr="00E77497" w:rsidRDefault="00E80769" w:rsidP="00E80769">
      <w:pPr>
        <w:pStyle w:val="SyntaxDefinition"/>
      </w:pPr>
      <w:r w:rsidRPr="00E77497">
        <w:rPr>
          <w:rFonts w:ascii="Courier New" w:hAnsi="Courier New"/>
          <w:b/>
          <w:i w:val="0"/>
        </w:rPr>
        <w:t>-</w:t>
      </w:r>
      <w:r w:rsidRPr="00E77497">
        <w:br/>
        <w:t>ClassAtomNoDash</w:t>
      </w:r>
    </w:p>
    <w:p w14:paraId="66BDA8EE" w14:textId="77777777" w:rsidR="00E80769" w:rsidRPr="00E77497" w:rsidRDefault="00E80769" w:rsidP="00E80769">
      <w:pPr>
        <w:pStyle w:val="M0"/>
        <w:spacing w:after="0"/>
        <w:rPr>
          <w:sz w:val="16"/>
        </w:rPr>
      </w:pPr>
    </w:p>
    <w:p w14:paraId="1506A9F9" w14:textId="77777777"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3BB3846F" w14:textId="77777777"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70EC5B08" w14:textId="77777777" w:rsidR="00E80769" w:rsidRPr="00E77497" w:rsidRDefault="00E80769" w:rsidP="00E80769">
      <w:pPr>
        <w:pStyle w:val="M0"/>
        <w:spacing w:after="0"/>
        <w:rPr>
          <w:sz w:val="16"/>
        </w:rPr>
      </w:pPr>
    </w:p>
    <w:p w14:paraId="366D3167" w14:textId="77777777"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160CFAB0" w14:textId="77777777"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0AF9E33E" w14:textId="77777777" w:rsidR="00E80769" w:rsidRPr="00E77497" w:rsidRDefault="00E80769" w:rsidP="00966F28">
      <w:pPr>
        <w:pStyle w:val="a2"/>
      </w:pPr>
      <w:bookmarkStart w:id="8335" w:name="_Toc235503561"/>
      <w:bookmarkStart w:id="8336" w:name="_Toc236208650"/>
      <w:bookmarkStart w:id="8337" w:name="_Toc241509336"/>
      <w:bookmarkStart w:id="8338" w:name="_Toc241557813"/>
      <w:bookmarkStart w:id="8339" w:name="_Toc244416823"/>
      <w:bookmarkStart w:id="8340" w:name="_Toc244657763"/>
      <w:bookmarkStart w:id="8341" w:name="_Toc246652503"/>
      <w:bookmarkStart w:id="8342" w:name="_Toc253562052"/>
      <w:bookmarkStart w:id="8343" w:name="_Toc268506068"/>
      <w:bookmarkStart w:id="8344" w:name="_Toc276631187"/>
      <w:bookmarkStart w:id="8345" w:name="_Toc277944231"/>
      <w:bookmarkStart w:id="8346" w:name="_Toc153968576"/>
      <w:bookmarkStart w:id="8347" w:name="_Toc366142177"/>
      <w:r w:rsidRPr="00E77497">
        <w:t>JSON</w:t>
      </w:r>
      <w:bookmarkEnd w:id="8335"/>
      <w:bookmarkEnd w:id="8336"/>
      <w:bookmarkEnd w:id="8337"/>
      <w:bookmarkEnd w:id="8338"/>
      <w:bookmarkEnd w:id="8339"/>
      <w:bookmarkEnd w:id="8340"/>
      <w:bookmarkEnd w:id="8341"/>
      <w:bookmarkEnd w:id="8342"/>
      <w:bookmarkEnd w:id="8343"/>
      <w:bookmarkEnd w:id="8344"/>
      <w:bookmarkEnd w:id="8345"/>
      <w:bookmarkEnd w:id="8346"/>
      <w:bookmarkEnd w:id="8347"/>
    </w:p>
    <w:p w14:paraId="2F8F88EE" w14:textId="77777777" w:rsidR="00E80769" w:rsidRPr="00E77497" w:rsidRDefault="00E80769" w:rsidP="00966F28">
      <w:pPr>
        <w:pStyle w:val="a3"/>
      </w:pPr>
      <w:bookmarkStart w:id="8348" w:name="_Toc235503562"/>
      <w:bookmarkStart w:id="8349" w:name="_Toc236208651"/>
      <w:bookmarkStart w:id="8350" w:name="_Toc241509337"/>
      <w:bookmarkStart w:id="8351" w:name="_Toc241557814"/>
      <w:bookmarkStart w:id="8352" w:name="_Toc244416824"/>
      <w:bookmarkStart w:id="8353" w:name="_Toc244657764"/>
      <w:bookmarkStart w:id="8354" w:name="_Toc246652504"/>
      <w:bookmarkStart w:id="8355" w:name="_Toc253562053"/>
      <w:bookmarkStart w:id="8356" w:name="_Toc268506069"/>
      <w:bookmarkStart w:id="8357" w:name="_Toc276631188"/>
      <w:bookmarkStart w:id="8358" w:name="_Toc277944232"/>
      <w:bookmarkStart w:id="8359" w:name="_Toc153968577"/>
      <w:bookmarkStart w:id="8360" w:name="_Toc366142178"/>
      <w:r w:rsidRPr="00E77497">
        <w:t>JSON Lexical Grammar</w:t>
      </w:r>
      <w:bookmarkEnd w:id="8348"/>
      <w:bookmarkEnd w:id="8349"/>
      <w:bookmarkEnd w:id="8350"/>
      <w:bookmarkEnd w:id="8351"/>
      <w:bookmarkEnd w:id="8352"/>
      <w:bookmarkEnd w:id="8353"/>
      <w:bookmarkEnd w:id="8354"/>
      <w:bookmarkEnd w:id="8355"/>
      <w:bookmarkEnd w:id="8356"/>
      <w:bookmarkEnd w:id="8357"/>
      <w:bookmarkEnd w:id="8358"/>
      <w:bookmarkEnd w:id="8359"/>
      <w:bookmarkEnd w:id="8360"/>
    </w:p>
    <w:p w14:paraId="3084F046" w14:textId="77777777"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14:paraId="770270CA" w14:textId="77777777"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t>&lt;LF&gt;</w:t>
      </w:r>
      <w:r w:rsidRPr="00E77497">
        <w:rPr>
          <w:rStyle w:val="bnf"/>
        </w:rPr>
        <w:br/>
        <w:t>&lt;SP&gt;</w:t>
      </w:r>
    </w:p>
    <w:p w14:paraId="33ADDA89" w14:textId="77777777" w:rsidR="00E80769" w:rsidRPr="00E77497" w:rsidRDefault="00E80769" w:rsidP="00E80769">
      <w:pPr>
        <w:pStyle w:val="M0"/>
        <w:spacing w:after="0"/>
        <w:rPr>
          <w:sz w:val="16"/>
        </w:rPr>
      </w:pPr>
    </w:p>
    <w:p w14:paraId="2FA59C00" w14:textId="77777777"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14:paraId="7F5E8ADB" w14:textId="77777777"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14:paraId="6901F21C" w14:textId="77777777" w:rsidR="00E80769" w:rsidRPr="00E77497" w:rsidRDefault="00E80769" w:rsidP="00E80769">
      <w:pPr>
        <w:pStyle w:val="M0"/>
        <w:spacing w:after="0"/>
        <w:rPr>
          <w:sz w:val="16"/>
        </w:rPr>
      </w:pPr>
    </w:p>
    <w:p w14:paraId="0AB2146F" w14:textId="77777777"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14:paraId="6CC6AE41" w14:textId="77777777"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14:paraId="1D17DBD7" w14:textId="77777777" w:rsidR="00E80769" w:rsidRPr="00E77497" w:rsidRDefault="00E80769" w:rsidP="00E80769">
      <w:pPr>
        <w:pStyle w:val="M0"/>
        <w:spacing w:after="0"/>
        <w:rPr>
          <w:sz w:val="16"/>
        </w:rPr>
      </w:pPr>
    </w:p>
    <w:p w14:paraId="3759940F" w14:textId="77777777"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14:paraId="0291CBD6" w14:textId="77777777"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14:paraId="2E456FB0" w14:textId="77777777"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14:paraId="38DA8D74" w14:textId="77777777" w:rsidR="00E80769" w:rsidRPr="00E77497" w:rsidRDefault="00E80769" w:rsidP="00E80769">
      <w:pPr>
        <w:pStyle w:val="M0"/>
        <w:spacing w:after="0"/>
        <w:rPr>
          <w:sz w:val="16"/>
        </w:rPr>
      </w:pPr>
    </w:p>
    <w:p w14:paraId="337175CE" w14:textId="77777777"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14:paraId="22C1316F" w14:textId="77777777" w:rsidR="00E80769" w:rsidRPr="00E77497" w:rsidRDefault="00E80769" w:rsidP="00E80769">
      <w:pPr>
        <w:pStyle w:val="SyntaxRule2"/>
      </w:pPr>
      <w:r w:rsidRPr="00E77497">
        <w:t>JSONEscapeCharacter</w:t>
      </w:r>
    </w:p>
    <w:p w14:paraId="689241BE" w14:textId="77777777" w:rsidR="00E80769" w:rsidRPr="00E77497" w:rsidRDefault="00E80769" w:rsidP="00E80769">
      <w:pPr>
        <w:pStyle w:val="SyntaxRule2"/>
      </w:pPr>
      <w:r w:rsidRPr="00E77497">
        <w:t xml:space="preserve">UnicodeEscapeSequence </w:t>
      </w:r>
    </w:p>
    <w:p w14:paraId="4DF10EBB" w14:textId="77777777" w:rsidR="00E80769" w:rsidRPr="00E77497" w:rsidRDefault="00E80769" w:rsidP="00E80769">
      <w:pPr>
        <w:pStyle w:val="M0"/>
        <w:spacing w:after="0"/>
        <w:rPr>
          <w:sz w:val="16"/>
        </w:rPr>
      </w:pPr>
    </w:p>
    <w:p w14:paraId="33CF0DAD" w14:textId="77777777"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14:paraId="294C7559" w14:textId="77777777"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14:paraId="753EA674" w14:textId="77777777" w:rsidR="00E80769" w:rsidRPr="00E77497" w:rsidRDefault="00E80769" w:rsidP="00E80769">
      <w:pPr>
        <w:pStyle w:val="SyntaxRule"/>
      </w:pPr>
    </w:p>
    <w:p w14:paraId="7F84A925" w14:textId="77777777"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14:paraId="1F59FE22" w14:textId="77777777"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14:paraId="5A772469" w14:textId="77777777" w:rsidR="00E80769" w:rsidRPr="00E77497" w:rsidRDefault="00E80769" w:rsidP="00E80769">
      <w:pPr>
        <w:pStyle w:val="SyntaxRule"/>
        <w:rPr>
          <w:spacing w:val="6"/>
        </w:rPr>
      </w:pPr>
    </w:p>
    <w:p w14:paraId="27BCA39E" w14:textId="77777777"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14:paraId="0ADDA537" w14:textId="77777777" w:rsidR="00E80769" w:rsidRPr="00E77497" w:rsidRDefault="00E80769" w:rsidP="00E80769">
      <w:pPr>
        <w:pStyle w:val="SyntaxRule2"/>
      </w:pPr>
      <w:r w:rsidRPr="00E77497">
        <w:rPr>
          <w:rFonts w:ascii="Courier New" w:hAnsi="Courier New" w:cs="Courier New"/>
          <w:b/>
          <w:i w:val="0"/>
        </w:rPr>
        <w:t>.</w:t>
      </w:r>
      <w:r w:rsidRPr="00E77497">
        <w:t xml:space="preserve"> DecimalDigits</w:t>
      </w:r>
    </w:p>
    <w:p w14:paraId="7417E706" w14:textId="77777777" w:rsidR="00E80769" w:rsidRPr="00E77497" w:rsidRDefault="00E80769" w:rsidP="00E80769">
      <w:pPr>
        <w:pStyle w:val="SyntaxRule"/>
        <w:rPr>
          <w:spacing w:val="6"/>
        </w:rPr>
      </w:pPr>
    </w:p>
    <w:p w14:paraId="5406CC49" w14:textId="77777777"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14:paraId="23D7F725" w14:textId="77777777" w:rsidR="00E80769" w:rsidRPr="00E77497" w:rsidRDefault="00E80769" w:rsidP="00E80769">
      <w:pPr>
        <w:pStyle w:val="SyntaxRule2"/>
      </w:pPr>
      <w:r w:rsidRPr="00E77497">
        <w:t>NullLiteral</w:t>
      </w:r>
    </w:p>
    <w:p w14:paraId="2F310C20" w14:textId="77777777" w:rsidR="00E80769" w:rsidRPr="00E77497" w:rsidRDefault="00E80769" w:rsidP="00E80769">
      <w:pPr>
        <w:pStyle w:val="SyntaxRule"/>
      </w:pPr>
    </w:p>
    <w:p w14:paraId="07AAFE9F" w14:textId="77777777"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14:paraId="45F6C8D1" w14:textId="77777777" w:rsidR="00E80769" w:rsidRPr="00E77497" w:rsidRDefault="00E80769" w:rsidP="00E80769">
      <w:pPr>
        <w:pStyle w:val="SyntaxRule2"/>
        <w:spacing w:after="240"/>
      </w:pPr>
      <w:r w:rsidRPr="00E77497">
        <w:t>BooleanLiteral</w:t>
      </w:r>
    </w:p>
    <w:p w14:paraId="2782D677" w14:textId="77777777" w:rsidR="00E80769" w:rsidRPr="00E77497" w:rsidRDefault="00E80769" w:rsidP="00966F28">
      <w:pPr>
        <w:pStyle w:val="a3"/>
      </w:pPr>
      <w:bookmarkStart w:id="8361" w:name="_Toc235503563"/>
      <w:bookmarkStart w:id="8362" w:name="_Toc236208652"/>
      <w:bookmarkStart w:id="8363" w:name="_Toc241509338"/>
      <w:bookmarkStart w:id="8364" w:name="_Toc241557815"/>
      <w:bookmarkStart w:id="8365" w:name="_Toc244416825"/>
      <w:bookmarkStart w:id="8366" w:name="_Toc244657765"/>
      <w:bookmarkStart w:id="8367" w:name="_Toc246652505"/>
      <w:bookmarkStart w:id="8368" w:name="_Toc253562054"/>
      <w:bookmarkStart w:id="8369" w:name="_Toc268506070"/>
      <w:bookmarkStart w:id="8370" w:name="_Toc276631189"/>
      <w:bookmarkStart w:id="8371" w:name="_Toc277944233"/>
      <w:bookmarkStart w:id="8372" w:name="_Toc153968578"/>
      <w:bookmarkStart w:id="8373" w:name="_Toc366142179"/>
      <w:r w:rsidRPr="00E77497">
        <w:t>JSON Syntactic Grammar</w:t>
      </w:r>
      <w:bookmarkEnd w:id="8361"/>
      <w:bookmarkEnd w:id="8362"/>
      <w:bookmarkEnd w:id="8363"/>
      <w:bookmarkEnd w:id="8364"/>
      <w:bookmarkEnd w:id="8365"/>
      <w:bookmarkEnd w:id="8366"/>
      <w:bookmarkEnd w:id="8367"/>
      <w:bookmarkEnd w:id="8368"/>
      <w:bookmarkEnd w:id="8369"/>
      <w:bookmarkEnd w:id="8370"/>
      <w:bookmarkEnd w:id="8371"/>
      <w:bookmarkEnd w:id="8372"/>
      <w:bookmarkEnd w:id="8373"/>
    </w:p>
    <w:p w14:paraId="616A5338" w14:textId="77777777"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14:paraId="470769D4" w14:textId="77777777" w:rsidR="00E80769" w:rsidRPr="00E77497" w:rsidRDefault="00E80769" w:rsidP="00E80769">
      <w:pPr>
        <w:pStyle w:val="SyntaxRule2"/>
      </w:pPr>
      <w:r w:rsidRPr="00E77497">
        <w:t>JSONValue</w:t>
      </w:r>
    </w:p>
    <w:p w14:paraId="0273C5BB" w14:textId="77777777" w:rsidR="00E80769" w:rsidRPr="00E77497" w:rsidRDefault="00E80769" w:rsidP="00E80769">
      <w:pPr>
        <w:pStyle w:val="SyntaxRule"/>
      </w:pPr>
    </w:p>
    <w:p w14:paraId="2E755700" w14:textId="77777777"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14:paraId="66975A17" w14:textId="77777777"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576812F3" w14:textId="77777777" w:rsidR="00E80769" w:rsidRPr="00E77497" w:rsidRDefault="00E80769" w:rsidP="00E80769">
      <w:pPr>
        <w:pStyle w:val="SyntaxRule"/>
      </w:pPr>
    </w:p>
    <w:p w14:paraId="4EABD203" w14:textId="77777777"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30A49FD9"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36950ABE" w14:textId="77777777" w:rsidR="00E80769" w:rsidRPr="00E77497" w:rsidRDefault="00E80769" w:rsidP="00E80769">
      <w:pPr>
        <w:pStyle w:val="SyntaxRule"/>
      </w:pPr>
    </w:p>
    <w:p w14:paraId="0EC9FCBC" w14:textId="77777777"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14:paraId="75F16660" w14:textId="77777777"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14:paraId="48F165EA" w14:textId="77777777" w:rsidR="00E80769" w:rsidRPr="00E77497" w:rsidRDefault="00E80769" w:rsidP="00E80769">
      <w:pPr>
        <w:pStyle w:val="M0"/>
        <w:spacing w:after="0"/>
        <w:rPr>
          <w:sz w:val="16"/>
        </w:rPr>
      </w:pPr>
    </w:p>
    <w:p w14:paraId="6FDF915B" w14:textId="77777777"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14:paraId="6ED8379B" w14:textId="77777777"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77DA36B5" w14:textId="77777777" w:rsidR="00E80769" w:rsidRPr="00E77497" w:rsidRDefault="00E80769" w:rsidP="00E80769">
      <w:pPr>
        <w:pStyle w:val="M0"/>
        <w:spacing w:after="0"/>
        <w:rPr>
          <w:sz w:val="16"/>
        </w:rPr>
      </w:pPr>
    </w:p>
    <w:p w14:paraId="0971B245" w14:textId="77777777"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14:paraId="69D0C5EC"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14:paraId="0945EC2B" w14:textId="77777777" w:rsidR="00E80769" w:rsidRPr="00E77497" w:rsidRDefault="00E80769" w:rsidP="00E80769">
      <w:pPr>
        <w:pStyle w:val="M0"/>
        <w:spacing w:after="0"/>
        <w:rPr>
          <w:sz w:val="16"/>
        </w:rPr>
      </w:pPr>
    </w:p>
    <w:p w14:paraId="5A81E3A5" w14:textId="77777777" w:rsidR="00E80769" w:rsidRPr="00E77497" w:rsidRDefault="00E80769" w:rsidP="00E80769">
      <w:pPr>
        <w:pStyle w:val="SyntaxRule"/>
      </w:pPr>
      <w:r w:rsidRPr="00E77497">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4407095B" w14:textId="77777777"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5CFECEC9" w14:textId="77777777" w:rsidR="00E80769" w:rsidRPr="00E77497" w:rsidRDefault="000D7240" w:rsidP="00E80769">
      <w:r w:rsidRPr="00E77497">
        <w:br w:type="page"/>
      </w:r>
    </w:p>
    <w:p w14:paraId="364FCFFC" w14:textId="77777777" w:rsidR="0026283E" w:rsidRPr="00E77497" w:rsidRDefault="00CF4089" w:rsidP="0026283E">
      <w:pPr>
        <w:pStyle w:val="ANNEX"/>
      </w:pPr>
      <w:bookmarkStart w:id="8374" w:name="_Toc366142180"/>
      <w:r w:rsidRPr="00E77497">
        <w:rPr>
          <w:rStyle w:val="af6"/>
          <w:b w:val="0"/>
          <w:lang w:val="en-GB"/>
        </w:rPr>
        <w:commentReference w:id="8375"/>
      </w:r>
      <w:r w:rsidR="0026283E" w:rsidRPr="00E77497">
        <w:rPr>
          <w:b w:val="0"/>
        </w:rPr>
        <w:br/>
        <w:t>(</w:t>
      </w:r>
      <w:r w:rsidR="00914B17" w:rsidRPr="00E77497">
        <w:rPr>
          <w:b w:val="0"/>
        </w:rPr>
        <w:t>normative</w:t>
      </w:r>
      <w:r w:rsidR="0026283E" w:rsidRPr="00E77497">
        <w:rPr>
          <w:b w:val="0"/>
        </w:rPr>
        <w:t>)</w:t>
      </w:r>
      <w:r w:rsidR="0026283E" w:rsidRPr="00E77497">
        <w:rPr>
          <w:b w:val="0"/>
        </w:rPr>
        <w:br/>
      </w:r>
      <w:r w:rsidR="0026283E" w:rsidRPr="00E77497">
        <w:br/>
      </w:r>
      <w:r w:rsidR="00914B17" w:rsidRPr="00E77497">
        <w:t>Additional ECMAScript Features for Web Browsers</w:t>
      </w:r>
      <w:bookmarkEnd w:id="8374"/>
    </w:p>
    <w:p w14:paraId="2EEABDA8" w14:textId="77777777" w:rsidR="00914B17" w:rsidRPr="00E77497" w:rsidRDefault="00914B17" w:rsidP="00914B17">
      <w:r w:rsidRPr="00E77497">
        <w:t xml:space="preserve">The ECMAScript language syntax and semantics defined in this annex </w:t>
      </w:r>
      <w:r w:rsidR="001F13A3" w:rsidRPr="00E77497">
        <w:t>are</w:t>
      </w:r>
      <w:r w:rsidRPr="00E77497">
        <w:t xml:space="preserve"> required when the ECMAScript host is a web browser. </w:t>
      </w:r>
      <w:r w:rsidR="001F13A3" w:rsidRPr="00E77497">
        <w:t>The content of this annex</w:t>
      </w:r>
      <w:r w:rsidRPr="00E77497">
        <w:t xml:space="preserve"> is normative but optional</w:t>
      </w:r>
      <w:r w:rsidR="001F13A3" w:rsidRPr="00E77497">
        <w:t xml:space="preserve"> </w:t>
      </w:r>
      <w:r w:rsidRPr="00E77497">
        <w:t>if the</w:t>
      </w:r>
      <w:r w:rsidR="001F13A3" w:rsidRPr="00E77497">
        <w:t xml:space="preserve"> ECMAScript</w:t>
      </w:r>
      <w:r w:rsidRPr="00E77497">
        <w:t xml:space="preserve"> host is not a web browser.</w:t>
      </w:r>
    </w:p>
    <w:p w14:paraId="7E7A97F7" w14:textId="77777777" w:rsidR="00E80769" w:rsidRPr="00E77497" w:rsidRDefault="00E80769" w:rsidP="00966F28">
      <w:pPr>
        <w:pStyle w:val="a2"/>
      </w:pPr>
      <w:bookmarkStart w:id="8376" w:name="_Toc472818980"/>
      <w:bookmarkStart w:id="8377" w:name="_Toc474641695"/>
      <w:bookmarkStart w:id="8378" w:name="_Toc235503566"/>
      <w:bookmarkStart w:id="8379" w:name="_Toc236208654"/>
      <w:bookmarkStart w:id="8380" w:name="_Toc241509340"/>
      <w:bookmarkStart w:id="8381" w:name="_Toc241557817"/>
      <w:bookmarkStart w:id="8382" w:name="_Toc244416827"/>
      <w:bookmarkStart w:id="8383" w:name="_Toc244657767"/>
      <w:bookmarkStart w:id="8384" w:name="_Toc246652507"/>
      <w:bookmarkStart w:id="8385" w:name="_Toc253562056"/>
      <w:bookmarkStart w:id="8386" w:name="_Toc268506072"/>
      <w:bookmarkStart w:id="8387" w:name="_Toc276631191"/>
      <w:bookmarkStart w:id="8388" w:name="_Toc277944235"/>
      <w:bookmarkStart w:id="8389" w:name="_Toc153968580"/>
      <w:bookmarkStart w:id="8390" w:name="_Toc366142181"/>
      <w:r w:rsidRPr="00E77497">
        <w:t>Additional Syntax</w:t>
      </w:r>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p>
    <w:p w14:paraId="4024D8F0" w14:textId="77777777" w:rsidR="00E80769" w:rsidRPr="00E77497" w:rsidRDefault="00E80769" w:rsidP="00966F28">
      <w:pPr>
        <w:pStyle w:val="a3"/>
      </w:pPr>
      <w:bookmarkStart w:id="8391" w:name="_Toc472818981"/>
      <w:bookmarkStart w:id="8392" w:name="_Toc474641696"/>
      <w:bookmarkStart w:id="8393" w:name="_Toc235503567"/>
      <w:bookmarkStart w:id="8394" w:name="_Toc236208655"/>
      <w:bookmarkStart w:id="8395" w:name="_Toc241509341"/>
      <w:bookmarkStart w:id="8396" w:name="_Toc241557818"/>
      <w:bookmarkStart w:id="8397" w:name="_Toc244416828"/>
      <w:bookmarkStart w:id="8398" w:name="_Toc244657768"/>
      <w:bookmarkStart w:id="8399" w:name="_Toc246652508"/>
      <w:bookmarkStart w:id="8400" w:name="_Toc253562057"/>
      <w:bookmarkStart w:id="8401" w:name="_Toc268506073"/>
      <w:bookmarkStart w:id="8402" w:name="_Toc276631192"/>
      <w:bookmarkStart w:id="8403" w:name="_Toc277944236"/>
      <w:bookmarkStart w:id="8404" w:name="_Toc153968581"/>
      <w:bookmarkStart w:id="8405" w:name="_Toc366142182"/>
      <w:r w:rsidRPr="00E77497">
        <w:t>Numeric Literals</w:t>
      </w:r>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p>
    <w:p w14:paraId="60A352EA" w14:textId="77777777" w:rsidR="00E80769" w:rsidRPr="00E77497" w:rsidRDefault="00E80769" w:rsidP="00E80769">
      <w:r w:rsidRPr="00E77497">
        <w:t xml:space="preserve">The syntax and semantics of </w:t>
      </w:r>
      <w:r w:rsidR="00386020">
        <w:fldChar w:fldCharType="begin"/>
      </w:r>
      <w:r w:rsidR="00386020">
        <w:instrText xml:space="preserve"> REF _Ref424530746 \r \h </w:instrText>
      </w:r>
      <w:r w:rsidR="00386020">
        <w:fldChar w:fldCharType="separate"/>
      </w:r>
      <w:r w:rsidR="00083CEC">
        <w:t>11.8.3</w:t>
      </w:r>
      <w:r w:rsidR="00386020">
        <w:fldChar w:fldCharType="end"/>
      </w:r>
      <w:r w:rsidRPr="00E77497">
        <w:t xml:space="preserve"> </w:t>
      </w:r>
      <w:r w:rsidR="00CF4089" w:rsidRPr="00E77497">
        <w:t>is</w:t>
      </w:r>
      <w:r w:rsidRPr="00E77497">
        <w:t xml:space="preserve"> extended as follows except that this extension is not allowed for strict mode code:</w:t>
      </w:r>
    </w:p>
    <w:p w14:paraId="74B0D224" w14:textId="77777777" w:rsidR="00E80769" w:rsidRPr="00E77497" w:rsidRDefault="00E80769" w:rsidP="00E80769">
      <w:pPr>
        <w:pStyle w:val="Syntax"/>
      </w:pPr>
      <w:r w:rsidRPr="00E77497">
        <w:t>Syntax</w:t>
      </w:r>
    </w:p>
    <w:p w14:paraId="3E7AA7F0" w14:textId="77777777" w:rsidR="00E80769" w:rsidRPr="00E77497" w:rsidRDefault="00E80769" w:rsidP="00E80769">
      <w:pPr>
        <w:pStyle w:val="SyntaxRule"/>
      </w:pPr>
      <w:r w:rsidRPr="00E77497">
        <w:t xml:space="preserve">NumericLiteral </w:t>
      </w:r>
      <w:r w:rsidRPr="00E77497">
        <w:rPr>
          <w:rFonts w:ascii="Arial" w:hAnsi="Arial"/>
          <w:b/>
          <w:i w:val="0"/>
        </w:rPr>
        <w:t>::</w:t>
      </w:r>
    </w:p>
    <w:p w14:paraId="02897B95" w14:textId="77777777" w:rsidR="00E80769" w:rsidRPr="00E77497" w:rsidRDefault="00E80769" w:rsidP="00E80769">
      <w:pPr>
        <w:pStyle w:val="SyntaxDefinition"/>
      </w:pPr>
      <w:r w:rsidRPr="00E77497">
        <w:t>DecimalLiteral</w:t>
      </w:r>
      <w:r w:rsidR="00591F2A">
        <w:br/>
        <w:t>Binary</w:t>
      </w:r>
      <w:r w:rsidR="00591F2A" w:rsidRPr="00E77497">
        <w:t xml:space="preserve">IntegerLiteral </w:t>
      </w:r>
      <w:r w:rsidR="00591F2A">
        <w:br/>
      </w:r>
      <w:r w:rsidR="00591F2A" w:rsidRPr="00E77497">
        <w:t>OctalIntegerLiteral</w:t>
      </w:r>
      <w:r w:rsidRPr="00E77497">
        <w:br/>
        <w:t>HexIntegerLiteral</w:t>
      </w:r>
      <w:r w:rsidRPr="00E77497">
        <w:br/>
      </w:r>
      <w:r w:rsidR="00591F2A">
        <w:t>Legacy</w:t>
      </w:r>
      <w:r w:rsidRPr="00E77497">
        <w:t>OctalIntegerLiteral</w:t>
      </w:r>
    </w:p>
    <w:p w14:paraId="6F56AAFD" w14:textId="77777777" w:rsidR="00E80769" w:rsidRPr="00E77497" w:rsidRDefault="00591F2A" w:rsidP="00E80769">
      <w:pPr>
        <w:pStyle w:val="SyntaxRule"/>
      </w:pPr>
      <w:r>
        <w:t>Legacy</w:t>
      </w:r>
      <w:r w:rsidR="00E80769" w:rsidRPr="00E77497">
        <w:t xml:space="preserve">OctalIntegerLiteral </w:t>
      </w:r>
      <w:r w:rsidR="00E80769" w:rsidRPr="00E77497">
        <w:rPr>
          <w:rFonts w:ascii="Arial" w:hAnsi="Arial"/>
          <w:b/>
          <w:i w:val="0"/>
        </w:rPr>
        <w:t>::</w:t>
      </w:r>
    </w:p>
    <w:p w14:paraId="6AEA9E07" w14:textId="77777777"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r w:rsidR="00591F2A">
        <w:t>Legacy</w:t>
      </w:r>
      <w:r w:rsidRPr="00E77497">
        <w:t>OctalIntegerLiteral OctalDigit</w:t>
      </w:r>
    </w:p>
    <w:p w14:paraId="45BD5586" w14:textId="77777777" w:rsidR="00E80769" w:rsidRPr="00AF63E6" w:rsidRDefault="00137648" w:rsidP="00E80769">
      <w:pPr>
        <w:rPr>
          <w:b/>
          <w:bCs/>
        </w:rPr>
      </w:pPr>
      <w:r w:rsidRPr="00AF63E6">
        <w:rPr>
          <w:b/>
          <w:bCs/>
        </w:rPr>
        <w:t xml:space="preserve">Static </w:t>
      </w:r>
      <w:r w:rsidR="00E80769" w:rsidRPr="00AF63E6">
        <w:rPr>
          <w:b/>
          <w:bCs/>
        </w:rPr>
        <w:t>Semantics</w:t>
      </w:r>
    </w:p>
    <w:p w14:paraId="0B86CD93"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14:paraId="4D89365A" w14:textId="77777777"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00591F2A" w:rsidRPr="006768C7">
        <w:rPr>
          <w:i/>
        </w:rPr>
        <w:t>Legacy</w:t>
      </w:r>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r w:rsidR="00591F2A" w:rsidRPr="006768C7">
        <w:rPr>
          <w:i/>
        </w:rPr>
        <w:t>Legacy</w:t>
      </w:r>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14:paraId="23F6EC25" w14:textId="77777777" w:rsidR="00E80769" w:rsidRPr="00E77497" w:rsidRDefault="00E80769" w:rsidP="00966F28">
      <w:pPr>
        <w:pStyle w:val="a3"/>
      </w:pPr>
      <w:bookmarkStart w:id="8406" w:name="_Toc472818982"/>
      <w:bookmarkStart w:id="8407" w:name="_Toc474641697"/>
      <w:bookmarkStart w:id="8408" w:name="_Toc235503568"/>
      <w:bookmarkStart w:id="8409" w:name="_Toc236208656"/>
      <w:bookmarkStart w:id="8410" w:name="_Toc241509342"/>
      <w:bookmarkStart w:id="8411" w:name="_Toc241557819"/>
      <w:bookmarkStart w:id="8412" w:name="_Toc244416829"/>
      <w:bookmarkStart w:id="8413" w:name="_Toc244657769"/>
      <w:bookmarkStart w:id="8414" w:name="_Toc246652509"/>
      <w:bookmarkStart w:id="8415" w:name="_Toc253562058"/>
      <w:bookmarkStart w:id="8416" w:name="_Toc268506074"/>
      <w:bookmarkStart w:id="8417" w:name="_Toc276631193"/>
      <w:bookmarkStart w:id="8418" w:name="_Toc277944237"/>
      <w:bookmarkStart w:id="8419" w:name="_Toc153968582"/>
      <w:bookmarkStart w:id="8420" w:name="_Toc366142183"/>
      <w:r w:rsidRPr="00E77497">
        <w:t>String Literals</w:t>
      </w:r>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p>
    <w:p w14:paraId="52CE0BED" w14:textId="77777777" w:rsidR="00E80769" w:rsidRPr="00E77497" w:rsidRDefault="00E80769" w:rsidP="00E80769">
      <w:r w:rsidRPr="00E77497">
        <w:t xml:space="preserve">The syntax and semantics of </w:t>
      </w:r>
      <w:r w:rsidR="00386020">
        <w:fldChar w:fldCharType="begin"/>
      </w:r>
      <w:r w:rsidR="00386020">
        <w:instrText xml:space="preserve"> REF _Ref365803032 \r \h </w:instrText>
      </w:r>
      <w:r w:rsidR="00386020">
        <w:fldChar w:fldCharType="separate"/>
      </w:r>
      <w:r w:rsidR="00083CEC">
        <w:t>11.8.4</w:t>
      </w:r>
      <w:r w:rsidR="00386020">
        <w:fldChar w:fldCharType="end"/>
      </w:r>
      <w:r w:rsidRPr="00E77497">
        <w:t xml:space="preserve"> </w:t>
      </w:r>
      <w:r w:rsidR="00CF4089" w:rsidRPr="00E77497">
        <w:t>is</w:t>
      </w:r>
      <w:r w:rsidRPr="00E77497">
        <w:t xml:space="preserve"> extended as follows except that this extension is not allowed for strict mode code:</w:t>
      </w:r>
    </w:p>
    <w:p w14:paraId="45AC5DB0" w14:textId="77777777" w:rsidR="00E80769" w:rsidRPr="00E77497" w:rsidRDefault="00E80769" w:rsidP="00E80769">
      <w:pPr>
        <w:pStyle w:val="Syntax"/>
      </w:pPr>
      <w:r w:rsidRPr="00E77497">
        <w:t>Syntax</w:t>
      </w:r>
    </w:p>
    <w:p w14:paraId="0092F392" w14:textId="77777777" w:rsidR="00E80769" w:rsidRPr="00E77497" w:rsidRDefault="00E80769" w:rsidP="00E80769">
      <w:pPr>
        <w:pStyle w:val="SyntaxRule"/>
      </w:pPr>
      <w:r w:rsidRPr="00E77497">
        <w:t xml:space="preserve">EscapeSequence </w:t>
      </w:r>
      <w:r w:rsidRPr="00E77497">
        <w:rPr>
          <w:rFonts w:ascii="Arial" w:hAnsi="Arial"/>
          <w:b/>
          <w:i w:val="0"/>
        </w:rPr>
        <w:t>::</w:t>
      </w:r>
    </w:p>
    <w:p w14:paraId="2096D838" w14:textId="77777777"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14:paraId="55F1AE51" w14:textId="77777777" w:rsidR="00E80769" w:rsidRPr="00E77497" w:rsidRDefault="00E80769" w:rsidP="00E80769">
      <w:pPr>
        <w:pStyle w:val="SyntaxRule"/>
      </w:pPr>
      <w:r w:rsidRPr="00E77497">
        <w:t xml:space="preserve">OctalEscapeSequence </w:t>
      </w:r>
      <w:r w:rsidRPr="00E77497">
        <w:rPr>
          <w:rFonts w:ascii="Arial" w:hAnsi="Arial"/>
          <w:b/>
          <w:i w:val="0"/>
        </w:rPr>
        <w:t>::</w:t>
      </w:r>
    </w:p>
    <w:p w14:paraId="33B933D4" w14:textId="77777777"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63061871" w14:textId="77777777"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7BE48B60"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14:paraId="09C3EA66" w14:textId="77777777" w:rsidR="00E80769" w:rsidRPr="00E77497" w:rsidRDefault="00E80769" w:rsidP="00E80769">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3C03FCB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14:paraId="00037C30" w14:textId="77777777" w:rsidR="00E80769" w:rsidRPr="00E77497" w:rsidRDefault="00137648" w:rsidP="00E80769">
      <w:pPr>
        <w:pStyle w:val="Syntax"/>
      </w:pPr>
      <w:r>
        <w:t xml:space="preserve">Static </w:t>
      </w:r>
      <w:r w:rsidR="00E80769" w:rsidRPr="00E77497">
        <w:t>Semantics</w:t>
      </w:r>
    </w:p>
    <w:p w14:paraId="20BFE048"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7C0BEF6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70EBB0B2"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1CE68B56"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537C20A8"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5BFDB2A2"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2EBAD661"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50BF25CC"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5019E5CA"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0C9158B1"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3F043DC4"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20C25C46"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5B5ABBA0" w14:textId="77777777"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42DCCCEE" w14:textId="77777777" w:rsidR="006162C8" w:rsidRDefault="006162C8" w:rsidP="003238DB">
      <w:pPr>
        <w:pStyle w:val="a3"/>
      </w:pPr>
      <w:bookmarkStart w:id="8421" w:name="_Toc472818983"/>
      <w:bookmarkStart w:id="8422" w:name="_Toc474641698"/>
      <w:bookmarkStart w:id="8423" w:name="_Toc235503569"/>
      <w:bookmarkStart w:id="8424" w:name="_Toc236208657"/>
      <w:bookmarkStart w:id="8425" w:name="_Toc241509343"/>
      <w:bookmarkStart w:id="8426" w:name="_Toc241557820"/>
      <w:bookmarkStart w:id="8427" w:name="_Toc244416830"/>
      <w:bookmarkStart w:id="8428" w:name="_Toc244657770"/>
      <w:bookmarkStart w:id="8429" w:name="_Toc246652510"/>
      <w:bookmarkStart w:id="8430" w:name="_Toc253562059"/>
      <w:bookmarkStart w:id="8431" w:name="_Toc268506075"/>
      <w:bookmarkStart w:id="8432" w:name="_Toc276631194"/>
      <w:bookmarkStart w:id="8433" w:name="_Toc277944238"/>
      <w:bookmarkStart w:id="8434" w:name="_Toc153968583"/>
      <w:bookmarkStart w:id="8435" w:name="_Toc366142184"/>
      <w:r>
        <w:t>HTML-like Comments</w:t>
      </w:r>
      <w:bookmarkEnd w:id="8435"/>
    </w:p>
    <w:p w14:paraId="2BAE9E34" w14:textId="77777777" w:rsidR="003238DB" w:rsidRPr="003238DB" w:rsidRDefault="003238DB" w:rsidP="00004DF1">
      <w:pPr>
        <w:pBdr>
          <w:top w:val="single" w:sz="4" w:space="1" w:color="auto"/>
          <w:left w:val="single" w:sz="4" w:space="4" w:color="auto"/>
          <w:bottom w:val="single" w:sz="4" w:space="1" w:color="auto"/>
          <w:right w:val="single" w:sz="4" w:space="4" w:color="auto"/>
        </w:pBdr>
        <w:shd w:val="clear" w:color="auto" w:fill="F79646"/>
      </w:pPr>
      <w:r>
        <w:t xml:space="preserve">TODO See </w:t>
      </w:r>
      <w:r w:rsidR="0023289A">
        <w:fldChar w:fldCharType="begin"/>
      </w:r>
      <w:r w:rsidR="0023289A">
        <w:instrText xml:space="preserve"> HYPERLINK "</w:instrText>
      </w:r>
      <w:r w:rsidR="0023289A" w:rsidRPr="0023289A">
        <w:instrText>http://javascript.spec.whatwg.org/#comment-syntax</w:instrText>
      </w:r>
      <w:r w:rsidR="0023289A">
        <w:instrText xml:space="preserve">" </w:instrText>
      </w:r>
      <w:ins w:id="8436" w:author="Rev 18 Allen Wirfs-Brock" w:date="2013-09-05T10:19:00Z"/>
      <w:r w:rsidR="0023289A">
        <w:fldChar w:fldCharType="separate"/>
      </w:r>
      <w:r w:rsidR="0023289A" w:rsidRPr="0023289A">
        <w:rPr>
          <w:rStyle w:val="affb"/>
          <w:lang w:val="en-GB"/>
        </w:rPr>
        <w:t>http://javascript.spec.whatwg.org/#comment-syntax</w:t>
      </w:r>
      <w:r w:rsidR="0023289A">
        <w:fldChar w:fldCharType="end"/>
      </w:r>
      <w:r w:rsidR="0023289A">
        <w:t xml:space="preserve"> </w:t>
      </w:r>
      <w:r>
        <w:t xml:space="preserve"> </w:t>
      </w:r>
    </w:p>
    <w:p w14:paraId="64F7FF44" w14:textId="77777777" w:rsidR="00E80769" w:rsidRPr="00E77497" w:rsidRDefault="00E80769" w:rsidP="00966F28">
      <w:pPr>
        <w:pStyle w:val="a2"/>
      </w:pPr>
      <w:bookmarkStart w:id="8437" w:name="_Toc366142185"/>
      <w:r w:rsidRPr="00E77497">
        <w:t>Additional Properties</w:t>
      </w:r>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7"/>
    </w:p>
    <w:p w14:paraId="1908AD65" w14:textId="77777777" w:rsidR="00E80769" w:rsidRPr="00E77497" w:rsidRDefault="00914B17" w:rsidP="00E80769">
      <w:r w:rsidRPr="00E77497">
        <w:t>When the</w:t>
      </w:r>
      <w:r w:rsidR="00E80769" w:rsidRPr="00E77497">
        <w:t xml:space="preserve"> ECMAScript</w:t>
      </w:r>
      <w:r w:rsidRPr="00E77497">
        <w:t xml:space="preserve"> host is a web browser the following</w:t>
      </w:r>
      <w:r w:rsidR="00E80769" w:rsidRPr="00E77497">
        <w:t xml:space="preserve"> additional properties  of the standard </w:t>
      </w:r>
      <w:r w:rsidR="00EB2682">
        <w:t>built-in</w:t>
      </w:r>
      <w:r w:rsidR="00EB2682" w:rsidRPr="00E77497">
        <w:t xml:space="preserve"> </w:t>
      </w:r>
      <w:r w:rsidR="00E80769" w:rsidRPr="00E77497">
        <w:t>objects</w:t>
      </w:r>
      <w:r w:rsidR="00CF4089" w:rsidRPr="00E77497">
        <w:t xml:space="preserve"> are defined</w:t>
      </w:r>
      <w:r w:rsidR="00E80769" w:rsidRPr="00E77497">
        <w:t xml:space="preserve">. </w:t>
      </w:r>
    </w:p>
    <w:p w14:paraId="7CF0BF6C" w14:textId="77777777" w:rsidR="00BA25B6" w:rsidRPr="00E77497" w:rsidRDefault="00BA25B6" w:rsidP="00966F28">
      <w:pPr>
        <w:pStyle w:val="a3"/>
      </w:pPr>
      <w:bookmarkStart w:id="8438" w:name="_Ref457724123"/>
      <w:bookmarkStart w:id="8439" w:name="_Ref457793857"/>
      <w:bookmarkStart w:id="8440" w:name="_Toc472818984"/>
      <w:bookmarkStart w:id="8441" w:name="_Toc474641699"/>
      <w:bookmarkStart w:id="8442" w:name="_Toc235503570"/>
      <w:bookmarkStart w:id="8443" w:name="_Toc236208658"/>
      <w:bookmarkStart w:id="8444" w:name="_Toc241509344"/>
      <w:bookmarkStart w:id="8445" w:name="_Toc241557821"/>
      <w:bookmarkStart w:id="8446" w:name="_Toc244416831"/>
      <w:bookmarkStart w:id="8447" w:name="_Toc244657771"/>
      <w:bookmarkStart w:id="8448" w:name="_Toc246652511"/>
      <w:bookmarkStart w:id="8449" w:name="_Toc253562060"/>
      <w:bookmarkStart w:id="8450" w:name="_Toc268506076"/>
      <w:bookmarkStart w:id="8451" w:name="_Toc276631195"/>
      <w:bookmarkStart w:id="8452" w:name="_Toc277944239"/>
      <w:bookmarkStart w:id="8453" w:name="_Toc153968584"/>
      <w:bookmarkStart w:id="8454" w:name="_Toc366142186"/>
      <w:r>
        <w:t>Additional Properties of the Global Object</w:t>
      </w:r>
      <w:bookmarkEnd w:id="8454"/>
    </w:p>
    <w:p w14:paraId="3AEC9A3B" w14:textId="77777777" w:rsidR="00E80769" w:rsidRPr="00E77497" w:rsidRDefault="00E80769" w:rsidP="00966F28">
      <w:pPr>
        <w:pStyle w:val="a4"/>
      </w:pPr>
      <w:r w:rsidRPr="00E77497">
        <w:t>escape (string)</w:t>
      </w:r>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p>
    <w:p w14:paraId="21E596FD" w14:textId="77777777"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7FDE1B4F" w14:textId="77777777"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06CA96C5" w14:textId="77777777"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2506BACA" w14:textId="77777777" w:rsidR="00E80769" w:rsidRPr="00E77497" w:rsidRDefault="00FF7F2B" w:rsidP="00FF7F2B">
      <w:pPr>
        <w:pStyle w:val="Alg3"/>
        <w:numPr>
          <w:ilvl w:val="0"/>
          <w:numId w:val="385"/>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14:paraId="0E38AC34" w14:textId="77777777" w:rsidR="00FF7F2B" w:rsidRDefault="00FF7F2B" w:rsidP="001F482D">
      <w:pPr>
        <w:pStyle w:val="Alg3"/>
        <w:numPr>
          <w:ilvl w:val="0"/>
          <w:numId w:val="385"/>
        </w:numPr>
      </w:pPr>
      <w:r>
        <w:t>ReturnIfAbrupt(</w:t>
      </w:r>
      <w:r>
        <w:rPr>
          <w:i/>
          <w:iCs/>
        </w:rPr>
        <w:t>string</w:t>
      </w:r>
      <w:r>
        <w:t>).</w:t>
      </w:r>
    </w:p>
    <w:p w14:paraId="2F33120C" w14:textId="77777777" w:rsidR="00E80769" w:rsidRPr="00E77497" w:rsidRDefault="00FF7F2B" w:rsidP="00FF7F2B">
      <w:pPr>
        <w:pStyle w:val="Alg3"/>
        <w:numPr>
          <w:ilvl w:val="0"/>
          <w:numId w:val="385"/>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14:paraId="554810F4" w14:textId="77777777"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14:paraId="48BF3C21" w14:textId="77777777"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14:paraId="6B728F82" w14:textId="77777777" w:rsidR="00E80769" w:rsidRPr="00E77497" w:rsidRDefault="00FF7F2B" w:rsidP="00FF7F2B">
      <w:pPr>
        <w:pStyle w:val="Alg3"/>
        <w:numPr>
          <w:ilvl w:val="0"/>
          <w:numId w:val="385"/>
        </w:numPr>
      </w:pPr>
      <w:r>
        <w:t>Repeat, while</w:t>
      </w:r>
      <w:r w:rsidRPr="00E77497">
        <w:t xml:space="preserve"> </w:t>
      </w:r>
      <w:r w:rsidR="00E80769" w:rsidRPr="00E77497">
        <w:rPr>
          <w:i/>
        </w:rPr>
        <w:t>k</w:t>
      </w:r>
      <w:r w:rsidR="00E80769" w:rsidRPr="00E77497">
        <w:t xml:space="preserve"> </w:t>
      </w:r>
      <w:r>
        <w:t>&lt;</w:t>
      </w:r>
      <w:r w:rsidRPr="00E77497">
        <w:t xml:space="preserve"> </w:t>
      </w:r>
      <w:r>
        <w:rPr>
          <w:i/>
          <w:iCs/>
        </w:rPr>
        <w:t>length</w:t>
      </w:r>
      <w:r w:rsidR="00E80769" w:rsidRPr="00E77497">
        <w:t xml:space="preserve">, </w:t>
      </w:r>
    </w:p>
    <w:p w14:paraId="24F8600B" w14:textId="77777777" w:rsidR="00E80769" w:rsidRPr="00E77497" w:rsidRDefault="00FF7F2B" w:rsidP="006E45ED">
      <w:pPr>
        <w:pStyle w:val="Alg3"/>
        <w:numPr>
          <w:ilvl w:val="1"/>
          <w:numId w:val="385"/>
        </w:numPr>
        <w:tabs>
          <w:tab w:val="clear" w:pos="1080"/>
          <w:tab w:val="num" w:pos="720"/>
          <w:tab w:val="left" w:pos="810"/>
        </w:tabs>
        <w:ind w:left="720"/>
      </w:pPr>
      <w:r>
        <w:t xml:space="preserve">Let </w:t>
      </w:r>
      <w:r w:rsidRPr="00FF7F2B">
        <w:rPr>
          <w:i/>
          <w:iCs/>
        </w:rPr>
        <w:t>char</w:t>
      </w:r>
      <w:r>
        <w:t xml:space="preserve"> be </w:t>
      </w:r>
      <w:r w:rsidR="00E80769" w:rsidRPr="00FF7F2B">
        <w:t>the</w:t>
      </w:r>
      <w:r w:rsidR="00E80769" w:rsidRPr="00E77497">
        <w:t xml:space="preserve"> </w:t>
      </w:r>
      <w:r>
        <w:t>code unit</w:t>
      </w:r>
      <w:r w:rsidRPr="00E77497">
        <w:t xml:space="preserve"> </w:t>
      </w:r>
      <w:r w:rsidR="00E80769" w:rsidRPr="00E77497">
        <w:t xml:space="preserve">(represented as a 16-bit unsigned integer) at position </w:t>
      </w:r>
      <w:r w:rsidR="00E80769" w:rsidRPr="00E77497">
        <w:rPr>
          <w:i/>
        </w:rPr>
        <w:t>k</w:t>
      </w:r>
      <w:r w:rsidR="00E80769" w:rsidRPr="00E77497">
        <w:t xml:space="preserve"> within </w:t>
      </w:r>
      <w:r w:rsidRPr="00FF7F2B">
        <w:rPr>
          <w:i/>
          <w:iCs/>
        </w:rPr>
        <w:t>string</w:t>
      </w:r>
      <w:r w:rsidR="00E80769" w:rsidRPr="00E77497">
        <w:t>.</w:t>
      </w:r>
    </w:p>
    <w:p w14:paraId="67895C89" w14:textId="77777777" w:rsidR="00E80769" w:rsidRPr="00E77497" w:rsidRDefault="00E80769" w:rsidP="006E45ED">
      <w:pPr>
        <w:pStyle w:val="Alg3"/>
        <w:numPr>
          <w:ilvl w:val="1"/>
          <w:numId w:val="385"/>
        </w:numPr>
        <w:tabs>
          <w:tab w:val="clear" w:pos="1080"/>
          <w:tab w:val="num" w:pos="720"/>
          <w:tab w:val="left" w:pos="810"/>
        </w:tabs>
        <w:ind w:left="720"/>
      </w:pPr>
      <w:r w:rsidRPr="00E77497">
        <w:t xml:space="preserve">If </w:t>
      </w:r>
      <w:r w:rsidR="00FF7F2B" w:rsidRPr="00FF7F2B">
        <w:rPr>
          <w:i/>
          <w:iCs/>
        </w:rPr>
        <w:t>char</w:t>
      </w:r>
      <w:r w:rsidRPr="00E77497">
        <w:t xml:space="preserve"> is </w:t>
      </w:r>
      <w:r w:rsidR="006E45ED">
        <w:t xml:space="preserve">the code point of </w:t>
      </w:r>
      <w:r w:rsidRPr="00E77497">
        <w:t>one of the 69 nonblank characters</w:t>
      </w:r>
      <w:r w:rsidRPr="00E77497">
        <w:br/>
      </w:r>
      <w:r w:rsidR="006E45ED">
        <w:rPr>
          <w:rFonts w:ascii="Courier New" w:hAnsi="Courier New" w:cs="Courier New"/>
          <w:b/>
        </w:rPr>
        <w:t>″</w:t>
      </w:r>
      <w:r w:rsidRPr="00E77497">
        <w:rPr>
          <w:rFonts w:ascii="Courier New" w:hAnsi="Courier New"/>
          <w:b/>
        </w:rPr>
        <w:t>ABCDEFGHIJKLMNOPQRSTUVWXYZabcdefghijklmnopqrstuvwxyz0123456789@*_+-./</w:t>
      </w:r>
      <w:r w:rsidR="006E45ED">
        <w:rPr>
          <w:rFonts w:ascii="Courier New" w:hAnsi="Courier New" w:cs="Courier New"/>
          <w:b/>
        </w:rPr>
        <w:t>″</w:t>
      </w:r>
      <w:r w:rsidRPr="00E77497">
        <w:rPr>
          <w:rFonts w:ascii="Courier New" w:hAnsi="Courier New"/>
          <w:b/>
        </w:rPr>
        <w:br/>
      </w:r>
      <w:r w:rsidRPr="00E77497">
        <w:t>then</w:t>
      </w:r>
      <w:r w:rsidR="006E45ED">
        <w:t>,</w:t>
      </w:r>
      <w:r w:rsidRPr="00E77497">
        <w:t xml:space="preserve"> </w:t>
      </w:r>
    </w:p>
    <w:p w14:paraId="1BAFEC1B" w14:textId="77777777" w:rsidR="006E45ED" w:rsidRPr="00E77497" w:rsidRDefault="006E45ED" w:rsidP="001F1BF0">
      <w:pPr>
        <w:pStyle w:val="Alg3"/>
        <w:numPr>
          <w:ilvl w:val="2"/>
          <w:numId w:val="385"/>
        </w:numPr>
        <w:tabs>
          <w:tab w:val="num" w:pos="990"/>
        </w:tabs>
        <w:ind w:left="810" w:firstLine="0"/>
      </w:pPr>
      <w:r w:rsidRPr="00E77497">
        <w:t xml:space="preserve">Let </w:t>
      </w:r>
      <w:r w:rsidRPr="00E77497">
        <w:rPr>
          <w:i/>
        </w:rPr>
        <w:t>S</w:t>
      </w:r>
      <w:r w:rsidRPr="00E77497">
        <w:t xml:space="preserve"> be a String containing the single character </w:t>
      </w:r>
      <w:r w:rsidRPr="00FF7F2B">
        <w:rPr>
          <w:i/>
          <w:iCs/>
        </w:rPr>
        <w:t>char</w:t>
      </w:r>
      <w:r w:rsidRPr="00E77497">
        <w:t>.</w:t>
      </w:r>
    </w:p>
    <w:p w14:paraId="470196B5" w14:textId="77777777" w:rsidR="00E80769" w:rsidRPr="00E77497" w:rsidRDefault="006E45ED" w:rsidP="0090748A">
      <w:pPr>
        <w:pStyle w:val="Alg3"/>
        <w:numPr>
          <w:ilvl w:val="1"/>
          <w:numId w:val="385"/>
        </w:numPr>
        <w:tabs>
          <w:tab w:val="clear" w:pos="1080"/>
          <w:tab w:val="num" w:pos="720"/>
          <w:tab w:val="left" w:pos="810"/>
        </w:tabs>
        <w:ind w:left="720"/>
      </w:pPr>
      <w:r>
        <w:t>Else i</w:t>
      </w:r>
      <w:r w:rsidRPr="00E77497">
        <w:t xml:space="preserve">f </w:t>
      </w:r>
      <w:r w:rsidR="00FF7F2B" w:rsidRPr="00FF7F2B">
        <w:rPr>
          <w:i/>
          <w:iCs/>
        </w:rPr>
        <w:t>char</w:t>
      </w:r>
      <w:r w:rsidR="00E80769" w:rsidRPr="00E77497">
        <w:t xml:space="preserve"> </w:t>
      </w:r>
      <w:r>
        <w:t>&gt;</w:t>
      </w:r>
      <w:r w:rsidR="00E80769" w:rsidRPr="00E77497">
        <w:t xml:space="preserve"> 256, </w:t>
      </w:r>
    </w:p>
    <w:p w14:paraId="22FF81DC" w14:textId="77777777" w:rsidR="00E80769" w:rsidRPr="00E77497" w:rsidRDefault="00E80769" w:rsidP="001F1BF0">
      <w:pPr>
        <w:pStyle w:val="Alg3"/>
        <w:numPr>
          <w:ilvl w:val="2"/>
          <w:numId w:val="385"/>
        </w:numPr>
        <w:tabs>
          <w:tab w:val="num" w:pos="990"/>
        </w:tabs>
        <w:ind w:left="990" w:hanging="180"/>
      </w:pPr>
      <w:r w:rsidRPr="00E77497">
        <w:t xml:space="preserve">Let </w:t>
      </w:r>
      <w:r w:rsidRPr="0090748A">
        <w:rPr>
          <w:i/>
          <w:iCs/>
        </w:rPr>
        <w:t>S</w:t>
      </w:r>
      <w:r w:rsidRPr="00E77497">
        <w:t xml:space="preserve"> be a String containing six characters </w:t>
      </w:r>
      <w:r w:rsidR="0090748A">
        <w:rPr>
          <w:rFonts w:ascii="Courier New" w:hAnsi="Courier New" w:cs="Courier New"/>
          <w:b/>
        </w:rPr>
        <w:t>″</w:t>
      </w:r>
      <w:r w:rsidRPr="0090748A">
        <w:rPr>
          <w:rFonts w:ascii="Courier New" w:hAnsi="Courier New"/>
          <w:b/>
        </w:rPr>
        <w:t>%u</w:t>
      </w:r>
      <w:r w:rsidRPr="0090748A">
        <w:rPr>
          <w:i/>
        </w:rPr>
        <w:t>wxyz</w:t>
      </w:r>
      <w:r w:rsidR="0090748A">
        <w:rPr>
          <w:rFonts w:ascii="Courier New" w:hAnsi="Courier New" w:cs="Courier New"/>
          <w:b/>
        </w:rPr>
        <w:t>″</w:t>
      </w:r>
      <w:r w:rsidRPr="00E77497">
        <w:t xml:space="preserve"> where </w:t>
      </w:r>
      <w:r w:rsidRPr="0090748A">
        <w:rPr>
          <w:i/>
        </w:rPr>
        <w:t>wxyz</w:t>
      </w:r>
      <w:r w:rsidRPr="00E77497">
        <w:t xml:space="preserve"> are four hexadecimal digits encoding the value of </w:t>
      </w:r>
      <w:r w:rsidR="00FF7F2B" w:rsidRPr="0090748A">
        <w:rPr>
          <w:i/>
          <w:iCs/>
        </w:rPr>
        <w:t>char</w:t>
      </w:r>
      <w:r w:rsidRPr="00E77497">
        <w:t>.</w:t>
      </w:r>
    </w:p>
    <w:p w14:paraId="3F25A22C" w14:textId="77777777" w:rsidR="00E80769" w:rsidRPr="00E77497" w:rsidRDefault="0090748A" w:rsidP="0090748A">
      <w:pPr>
        <w:pStyle w:val="Alg3"/>
        <w:numPr>
          <w:ilvl w:val="1"/>
          <w:numId w:val="385"/>
        </w:numPr>
        <w:tabs>
          <w:tab w:val="clear" w:pos="1080"/>
          <w:tab w:val="num" w:pos="720"/>
          <w:tab w:val="left" w:pos="810"/>
        </w:tabs>
        <w:ind w:left="720"/>
      </w:pPr>
      <w:r>
        <w:t xml:space="preserve">Else, </w:t>
      </w:r>
      <w:r w:rsidRPr="00FF7F2B">
        <w:rPr>
          <w:i/>
          <w:iCs/>
        </w:rPr>
        <w:t>char</w:t>
      </w:r>
      <w:r w:rsidRPr="00E77497">
        <w:t xml:space="preserve"> </w:t>
      </w:r>
      <w:r>
        <w:t>&lt;</w:t>
      </w:r>
      <w:r w:rsidRPr="00E77497">
        <w:t xml:space="preserve"> 256</w:t>
      </w:r>
    </w:p>
    <w:p w14:paraId="21CB563E" w14:textId="77777777" w:rsidR="00E80769" w:rsidRPr="00E77497" w:rsidRDefault="00E80769" w:rsidP="001F1BF0">
      <w:pPr>
        <w:pStyle w:val="Alg3"/>
        <w:numPr>
          <w:ilvl w:val="2"/>
          <w:numId w:val="385"/>
        </w:numPr>
        <w:tabs>
          <w:tab w:val="num" w:pos="990"/>
        </w:tabs>
        <w:ind w:left="990" w:hanging="180"/>
      </w:pPr>
      <w:r w:rsidRPr="00E77497">
        <w:t xml:space="preserve">Let </w:t>
      </w:r>
      <w:r w:rsidRPr="00E77497">
        <w:rPr>
          <w:i/>
        </w:rPr>
        <w:t>S</w:t>
      </w:r>
      <w:r w:rsidRPr="00E77497">
        <w:t xml:space="preserve"> be a String containing three characters </w:t>
      </w:r>
      <w:r w:rsidR="0090748A">
        <w:rPr>
          <w:rFonts w:ascii="Courier New" w:hAnsi="Courier New" w:cs="Courier New"/>
          <w:b/>
        </w:rPr>
        <w:t>″</w:t>
      </w:r>
      <w:r w:rsidRPr="00E77497">
        <w:rPr>
          <w:rFonts w:ascii="Courier New" w:hAnsi="Courier New"/>
          <w:b/>
        </w:rPr>
        <w:t>%</w:t>
      </w:r>
      <w:r w:rsidRPr="00E77497">
        <w:rPr>
          <w:i/>
        </w:rPr>
        <w:t>xy</w:t>
      </w:r>
      <w:r w:rsidR="0090748A">
        <w:rPr>
          <w:rFonts w:ascii="Courier New" w:hAnsi="Courier New" w:cs="Courier New"/>
          <w:b/>
        </w:rPr>
        <w:t>″</w:t>
      </w:r>
      <w:r w:rsidRPr="00E77497">
        <w:t xml:space="preserve"> where </w:t>
      </w:r>
      <w:r w:rsidRPr="00E77497">
        <w:rPr>
          <w:i/>
        </w:rPr>
        <w:t>xy</w:t>
      </w:r>
      <w:r w:rsidRPr="00E77497">
        <w:t xml:space="preserve"> are two hexadecimal digits encoding the value of </w:t>
      </w:r>
      <w:r w:rsidR="00FF7F2B" w:rsidRPr="00FF7F2B">
        <w:rPr>
          <w:i/>
          <w:iCs/>
        </w:rPr>
        <w:t>char</w:t>
      </w:r>
      <w:r w:rsidRPr="00E77497">
        <w:t>.</w:t>
      </w:r>
    </w:p>
    <w:p w14:paraId="10B83D5A" w14:textId="77777777" w:rsidR="00E80769" w:rsidRPr="00E77497" w:rsidRDefault="00E80769" w:rsidP="006E45ED">
      <w:pPr>
        <w:pStyle w:val="Alg3"/>
        <w:numPr>
          <w:ilvl w:val="1"/>
          <w:numId w:val="385"/>
        </w:numPr>
        <w:tabs>
          <w:tab w:val="clear" w:pos="1080"/>
          <w:tab w:val="num" w:pos="720"/>
          <w:tab w:val="left" w:pos="81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07165B59" w14:textId="77777777" w:rsidR="00E80769" w:rsidRPr="00E77497" w:rsidRDefault="00E80769" w:rsidP="006E45ED">
      <w:pPr>
        <w:pStyle w:val="Alg3"/>
        <w:numPr>
          <w:ilvl w:val="1"/>
          <w:numId w:val="385"/>
        </w:numPr>
        <w:tabs>
          <w:tab w:val="clear" w:pos="1080"/>
          <w:tab w:val="num" w:pos="720"/>
          <w:tab w:val="left" w:pos="810"/>
        </w:tabs>
        <w:ind w:left="720"/>
      </w:pPr>
      <w:r w:rsidRPr="00E77497">
        <w:t xml:space="preserve">Increase </w:t>
      </w:r>
      <w:r w:rsidRPr="00E77497">
        <w:rPr>
          <w:i/>
        </w:rPr>
        <w:t>k</w:t>
      </w:r>
      <w:r w:rsidRPr="00E77497">
        <w:t xml:space="preserve"> by 1.</w:t>
      </w:r>
    </w:p>
    <w:p w14:paraId="7FBB1AE7" w14:textId="77777777" w:rsidR="00E80769" w:rsidRPr="00E77497" w:rsidRDefault="00FF7F2B" w:rsidP="001F482D">
      <w:pPr>
        <w:pStyle w:val="Alg3"/>
        <w:numPr>
          <w:ilvl w:val="0"/>
          <w:numId w:val="385"/>
        </w:numPr>
        <w:spacing w:after="220"/>
      </w:pPr>
      <w:r>
        <w:t>R</w:t>
      </w:r>
      <w:r w:rsidRPr="00E77497">
        <w:t xml:space="preserve">eturn </w:t>
      </w:r>
      <w:r w:rsidRPr="00E77497">
        <w:rPr>
          <w:i/>
        </w:rPr>
        <w:t>R</w:t>
      </w:r>
      <w:r w:rsidRPr="00E77497">
        <w:t>.</w:t>
      </w:r>
      <w:r w:rsidR="00E80769" w:rsidRPr="00E77497">
        <w:t>.</w:t>
      </w:r>
    </w:p>
    <w:p w14:paraId="48040B40" w14:textId="77777777"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5E306F7D" w14:textId="77777777" w:rsidR="00E80769" w:rsidRPr="00E77497" w:rsidRDefault="00E80769" w:rsidP="00966F28">
      <w:pPr>
        <w:pStyle w:val="a4"/>
      </w:pPr>
      <w:bookmarkStart w:id="8455" w:name="_Ref457724124"/>
      <w:bookmarkStart w:id="8456" w:name="_Ref457793839"/>
      <w:bookmarkStart w:id="8457" w:name="_Toc472818985"/>
      <w:bookmarkStart w:id="8458" w:name="_Toc474641700"/>
      <w:bookmarkStart w:id="8459" w:name="_Toc235503571"/>
      <w:bookmarkStart w:id="8460" w:name="_Toc236208659"/>
      <w:bookmarkStart w:id="8461" w:name="_Toc241509345"/>
      <w:bookmarkStart w:id="8462" w:name="_Toc241557822"/>
      <w:bookmarkStart w:id="8463" w:name="_Toc244416832"/>
      <w:bookmarkStart w:id="8464" w:name="_Toc244657772"/>
      <w:bookmarkStart w:id="8465" w:name="_Toc246652512"/>
      <w:bookmarkStart w:id="8466" w:name="_Toc253562061"/>
      <w:bookmarkStart w:id="8467" w:name="_Toc268506077"/>
      <w:bookmarkStart w:id="8468" w:name="_Toc276631196"/>
      <w:bookmarkStart w:id="8469" w:name="_Toc277944240"/>
      <w:bookmarkStart w:id="8470" w:name="_Toc153968585"/>
      <w:r w:rsidRPr="00E77497">
        <w:t>unescape (string)</w:t>
      </w:r>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p>
    <w:p w14:paraId="0331F511" w14:textId="77777777"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2E933ACF" w14:textId="77777777"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6143E26E" w14:textId="77777777" w:rsidR="00E80769" w:rsidRPr="00E77497" w:rsidRDefault="001F1BF0" w:rsidP="001F482D">
      <w:pPr>
        <w:pStyle w:val="Alg3"/>
        <w:numPr>
          <w:ilvl w:val="0"/>
          <w:numId w:val="386"/>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14:paraId="04526E88" w14:textId="77777777" w:rsidR="001D7B7C" w:rsidRDefault="001D7B7C" w:rsidP="001F1BF0">
      <w:pPr>
        <w:pStyle w:val="Alg3"/>
        <w:numPr>
          <w:ilvl w:val="0"/>
          <w:numId w:val="386"/>
        </w:numPr>
      </w:pPr>
      <w:r>
        <w:t>ReturnIfAbrupt(</w:t>
      </w:r>
      <w:r>
        <w:rPr>
          <w:i/>
          <w:iCs/>
        </w:rPr>
        <w:t>string</w:t>
      </w:r>
      <w:r>
        <w:t>).</w:t>
      </w:r>
    </w:p>
    <w:p w14:paraId="6966FF57" w14:textId="77777777" w:rsidR="00E80769" w:rsidRPr="00E77497" w:rsidRDefault="001F1BF0" w:rsidP="001F1BF0">
      <w:pPr>
        <w:pStyle w:val="Alg3"/>
        <w:numPr>
          <w:ilvl w:val="0"/>
          <w:numId w:val="386"/>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14:paraId="2F5EA5B1"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14:paraId="5D073F28" w14:textId="77777777"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14:paraId="7A0EC2C9" w14:textId="77777777" w:rsidR="00E80769" w:rsidRPr="00E77497" w:rsidRDefault="001D7B7C" w:rsidP="001D7B7C">
      <w:pPr>
        <w:pStyle w:val="Alg3"/>
        <w:numPr>
          <w:ilvl w:val="0"/>
          <w:numId w:val="386"/>
        </w:numPr>
      </w:pPr>
      <w:r>
        <w:t>Repeat, while</w:t>
      </w:r>
      <w:r w:rsidRPr="00E77497">
        <w:t xml:space="preserve"> </w:t>
      </w:r>
      <w:r w:rsidR="00E80769" w:rsidRPr="00E77497">
        <w:rPr>
          <w:i/>
        </w:rPr>
        <w:t>k</w:t>
      </w:r>
      <w:r w:rsidR="00E80769" w:rsidRPr="00E77497">
        <w:t xml:space="preserve"> </w:t>
      </w:r>
      <w:r>
        <w:t xml:space="preserve">≠ </w:t>
      </w:r>
      <w:r w:rsidR="001F1BF0">
        <w:rPr>
          <w:i/>
          <w:iCs/>
        </w:rPr>
        <w:t>length</w:t>
      </w:r>
    </w:p>
    <w:p w14:paraId="23539062" w14:textId="77777777"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c</w:t>
      </w:r>
      <w:r w:rsidRPr="00E77497">
        <w:t xml:space="preserve"> be the </w:t>
      </w:r>
      <w:r w:rsidR="001D7B7C">
        <w:t xml:space="preserve">code unit </w:t>
      </w:r>
      <w:r w:rsidRPr="00E77497">
        <w:t xml:space="preserve">at position </w:t>
      </w:r>
      <w:r w:rsidRPr="00E77497">
        <w:rPr>
          <w:i/>
        </w:rPr>
        <w:t>k</w:t>
      </w:r>
      <w:r w:rsidRPr="00E77497">
        <w:t xml:space="preserve"> within </w:t>
      </w:r>
      <w:r w:rsidR="001F1BF0" w:rsidRPr="00FF7F2B">
        <w:rPr>
          <w:i/>
          <w:iCs/>
        </w:rPr>
        <w:t>string</w:t>
      </w:r>
      <w:r w:rsidRPr="00E77497">
        <w:t>.</w:t>
      </w:r>
    </w:p>
    <w:p w14:paraId="57D6C0B7" w14:textId="77777777" w:rsidR="00E80769" w:rsidRPr="00E77497" w:rsidRDefault="00E80769" w:rsidP="001D7B7C">
      <w:pPr>
        <w:pStyle w:val="Alg3"/>
        <w:numPr>
          <w:ilvl w:val="1"/>
          <w:numId w:val="386"/>
        </w:numPr>
        <w:tabs>
          <w:tab w:val="clear" w:pos="1080"/>
          <w:tab w:val="num" w:pos="720"/>
        </w:tabs>
        <w:ind w:left="720"/>
      </w:pPr>
      <w:r w:rsidRPr="00E77497">
        <w:t xml:space="preserve">If </w:t>
      </w:r>
      <w:r w:rsidRPr="00E77497">
        <w:rPr>
          <w:i/>
        </w:rPr>
        <w:t>c</w:t>
      </w:r>
      <w:r w:rsidRPr="00E77497">
        <w:t xml:space="preserve"> is </w:t>
      </w:r>
      <w:r w:rsidRPr="00E77497">
        <w:rPr>
          <w:rFonts w:ascii="Courier New" w:hAnsi="Courier New"/>
          <w:b/>
        </w:rPr>
        <w:t>%</w:t>
      </w:r>
      <w:r w:rsidRPr="00E77497">
        <w:t xml:space="preserve">, </w:t>
      </w:r>
    </w:p>
    <w:p w14:paraId="64AC0066" w14:textId="77777777" w:rsidR="00E80769" w:rsidRPr="00E77497" w:rsidRDefault="00E80769" w:rsidP="00911AFB">
      <w:pPr>
        <w:pStyle w:val="Alg3"/>
        <w:numPr>
          <w:ilvl w:val="2"/>
          <w:numId w:val="386"/>
        </w:numPr>
        <w:tabs>
          <w:tab w:val="clear" w:pos="1800"/>
          <w:tab w:val="num" w:pos="990"/>
        </w:tabs>
        <w:ind w:left="990" w:hanging="180"/>
      </w:pPr>
      <w:r w:rsidRPr="00E77497">
        <w:t xml:space="preserve">If </w:t>
      </w:r>
      <w:r w:rsidRPr="00E77497">
        <w:rPr>
          <w:i/>
        </w:rPr>
        <w:t>k</w:t>
      </w:r>
      <w:r w:rsidRPr="00E77497">
        <w:t xml:space="preserve"> </w:t>
      </w:r>
      <w:r w:rsidR="0060179D">
        <w:t>≤</w:t>
      </w:r>
      <w:r w:rsidRPr="00E77497">
        <w:t xml:space="preserve"> </w:t>
      </w:r>
      <w:r w:rsidR="001F1BF0">
        <w:rPr>
          <w:i/>
          <w:iCs/>
        </w:rPr>
        <w:t>length</w:t>
      </w:r>
      <w:r w:rsidRPr="00675B74">
        <w:sym w:font="Symbol" w:char="F02D"/>
      </w:r>
      <w:r w:rsidRPr="00675B74">
        <w:t>6</w:t>
      </w:r>
      <w:r w:rsidR="0060179D">
        <w:t xml:space="preserve"> and </w:t>
      </w:r>
      <w:r w:rsidRPr="00E77497">
        <w:t xml:space="preserve">the </w:t>
      </w:r>
      <w:r w:rsidR="001D7B7C">
        <w:t>code unit</w:t>
      </w:r>
      <w:r w:rsidRPr="00E77497">
        <w:t xml:space="preserve"> at position </w:t>
      </w:r>
      <w:r w:rsidRPr="00E77497">
        <w:rPr>
          <w:i/>
        </w:rPr>
        <w:t>k</w:t>
      </w:r>
      <w:r w:rsidRPr="00E77497">
        <w:t xml:space="preserve">+1 within </w:t>
      </w:r>
      <w:r w:rsidR="001D7B7C" w:rsidRPr="00FF7F2B">
        <w:rPr>
          <w:i/>
          <w:iCs/>
        </w:rPr>
        <w:t>string</w:t>
      </w:r>
      <w:r w:rsidRPr="00E77497">
        <w:t xml:space="preserve"> is </w:t>
      </w:r>
      <w:r w:rsidRPr="00E77497">
        <w:rPr>
          <w:rFonts w:ascii="Courier New" w:hAnsi="Courier New"/>
          <w:b/>
        </w:rPr>
        <w:t>u</w:t>
      </w:r>
      <w:r w:rsidR="0060179D">
        <w:t xml:space="preserve"> and </w:t>
      </w:r>
      <w:r w:rsidRPr="00E77497">
        <w:t xml:space="preserve">the four </w:t>
      </w:r>
      <w:r w:rsidR="001D7B7C">
        <w:t xml:space="preserve">code units </w:t>
      </w:r>
      <w:r w:rsidRPr="00E77497">
        <w:t xml:space="preserve">at positions </w:t>
      </w:r>
      <w:r w:rsidRPr="0060179D">
        <w:rPr>
          <w:i/>
        </w:rPr>
        <w:t>k</w:t>
      </w:r>
      <w:r w:rsidRPr="00E77497">
        <w:t xml:space="preserve">+2, </w:t>
      </w:r>
      <w:r w:rsidRPr="0060179D">
        <w:rPr>
          <w:i/>
        </w:rPr>
        <w:t>k</w:t>
      </w:r>
      <w:r w:rsidRPr="00E77497">
        <w:t xml:space="preserve">+3, </w:t>
      </w:r>
      <w:r w:rsidRPr="0060179D">
        <w:rPr>
          <w:i/>
        </w:rPr>
        <w:t>k</w:t>
      </w:r>
      <w:r w:rsidRPr="00E77497">
        <w:t xml:space="preserve">+4, and </w:t>
      </w:r>
      <w:r w:rsidRPr="0060179D">
        <w:rPr>
          <w:i/>
        </w:rPr>
        <w:t>k</w:t>
      </w:r>
      <w:r w:rsidRPr="00E77497">
        <w:t xml:space="preserve">+5 within </w:t>
      </w:r>
      <w:r w:rsidR="001F1BF0" w:rsidRPr="0060179D">
        <w:rPr>
          <w:i/>
          <w:iCs/>
        </w:rPr>
        <w:t>string</w:t>
      </w:r>
      <w:r w:rsidRPr="00E77497">
        <w:t xml:space="preserve"> are all hexadecimal digits, </w:t>
      </w:r>
      <w:r w:rsidR="0060179D">
        <w:t>then</w:t>
      </w:r>
    </w:p>
    <w:p w14:paraId="359833AE" w14:textId="77777777"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 xml:space="preserve">+5 within </w:t>
      </w:r>
      <w:r w:rsidR="001F1BF0" w:rsidRPr="00FF7F2B">
        <w:rPr>
          <w:i/>
          <w:iCs/>
        </w:rPr>
        <w:t>string</w:t>
      </w:r>
      <w:r w:rsidRPr="00E77497">
        <w:t>.</w:t>
      </w:r>
    </w:p>
    <w:p w14:paraId="2B035FE5" w14:textId="77777777" w:rsidR="00E80769" w:rsidRPr="00E77497" w:rsidRDefault="00E80769" w:rsidP="00911AFB">
      <w:pPr>
        <w:pStyle w:val="Alg3"/>
        <w:numPr>
          <w:ilvl w:val="3"/>
          <w:numId w:val="386"/>
        </w:numPr>
        <w:tabs>
          <w:tab w:val="clear" w:pos="2520"/>
          <w:tab w:val="num" w:pos="1350"/>
        </w:tabs>
        <w:ind w:left="1350"/>
      </w:pPr>
      <w:r w:rsidRPr="00E77497">
        <w:t xml:space="preserve">Increase </w:t>
      </w:r>
      <w:r w:rsidRPr="00911AFB">
        <w:rPr>
          <w:i/>
          <w:iCs/>
        </w:rPr>
        <w:t>k</w:t>
      </w:r>
      <w:r w:rsidRPr="00E77497">
        <w:t xml:space="preserve"> by 5.</w:t>
      </w:r>
    </w:p>
    <w:p w14:paraId="3B82AB2F" w14:textId="77777777" w:rsidR="00E80769" w:rsidRPr="00E77497" w:rsidRDefault="0060179D" w:rsidP="009923E5">
      <w:pPr>
        <w:pStyle w:val="Alg3"/>
        <w:numPr>
          <w:ilvl w:val="2"/>
          <w:numId w:val="386"/>
        </w:numPr>
        <w:tabs>
          <w:tab w:val="clear" w:pos="1800"/>
          <w:tab w:val="num" w:pos="990"/>
        </w:tabs>
        <w:ind w:left="990" w:hanging="180"/>
      </w:pPr>
      <w:r>
        <w:t>Else i</w:t>
      </w:r>
      <w:r w:rsidR="00E80769" w:rsidRPr="00E77497">
        <w:t xml:space="preserve">f </w:t>
      </w:r>
      <w:r w:rsidR="00E80769" w:rsidRPr="00E77497">
        <w:rPr>
          <w:i/>
        </w:rPr>
        <w:t>k</w:t>
      </w:r>
      <w:r w:rsidR="00E80769" w:rsidRPr="00E77497">
        <w:t xml:space="preserve"> </w:t>
      </w:r>
      <w:r>
        <w:t xml:space="preserve">≤ </w:t>
      </w:r>
      <w:r w:rsidR="001D7B7C">
        <w:rPr>
          <w:i/>
          <w:iCs/>
        </w:rPr>
        <w:t>length</w:t>
      </w:r>
      <w:r w:rsidR="00E80769" w:rsidRPr="00675B74">
        <w:sym w:font="Symbol" w:char="F02D"/>
      </w:r>
      <w:r w:rsidR="00E80769" w:rsidRPr="00675B74">
        <w:t>3</w:t>
      </w:r>
      <w:r>
        <w:t xml:space="preserve"> and </w:t>
      </w:r>
      <w:r w:rsidR="00E80769" w:rsidRPr="00E77497">
        <w:t xml:space="preserve">the two </w:t>
      </w:r>
      <w:r w:rsidR="001D7B7C">
        <w:t>code unit</w:t>
      </w:r>
      <w:r w:rsidR="00E80769" w:rsidRPr="00E77497">
        <w:t xml:space="preserve">s at positions </w:t>
      </w:r>
      <w:r w:rsidR="00E80769" w:rsidRPr="00E77497">
        <w:rPr>
          <w:i/>
        </w:rPr>
        <w:t>k</w:t>
      </w:r>
      <w:r w:rsidR="00E80769" w:rsidRPr="00E77497">
        <w:t xml:space="preserve">+1 and </w:t>
      </w:r>
      <w:r w:rsidR="00E80769" w:rsidRPr="00E77497">
        <w:rPr>
          <w:i/>
        </w:rPr>
        <w:t>k</w:t>
      </w:r>
      <w:r w:rsidR="00E80769" w:rsidRPr="00E77497">
        <w:t xml:space="preserve">+2 within </w:t>
      </w:r>
      <w:r w:rsidR="001F1BF0" w:rsidRPr="00FF7F2B">
        <w:rPr>
          <w:i/>
          <w:iCs/>
        </w:rPr>
        <w:t>string</w:t>
      </w:r>
      <w:r w:rsidR="00E80769" w:rsidRPr="00E77497">
        <w:t xml:space="preserve"> are both hexadecimal digits, </w:t>
      </w:r>
      <w:r w:rsidR="00911AFB">
        <w:t>then</w:t>
      </w:r>
    </w:p>
    <w:p w14:paraId="1EEDFF7F" w14:textId="77777777"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two zeroes plus the two hexadecimal digits at positions </w:t>
      </w:r>
      <w:r w:rsidRPr="00E77497">
        <w:rPr>
          <w:i/>
        </w:rPr>
        <w:t>k</w:t>
      </w:r>
      <w:r w:rsidRPr="00E77497">
        <w:t xml:space="preserve">+1 and </w:t>
      </w:r>
      <w:r w:rsidRPr="00E77497">
        <w:rPr>
          <w:i/>
        </w:rPr>
        <w:t>k</w:t>
      </w:r>
      <w:r w:rsidRPr="00E77497">
        <w:t xml:space="preserve">+2 within </w:t>
      </w:r>
      <w:r w:rsidR="001F1BF0" w:rsidRPr="00FF7F2B">
        <w:rPr>
          <w:i/>
          <w:iCs/>
        </w:rPr>
        <w:t>string</w:t>
      </w:r>
      <w:r w:rsidRPr="00E77497">
        <w:t>.</w:t>
      </w:r>
    </w:p>
    <w:p w14:paraId="2B6F6150" w14:textId="77777777" w:rsidR="00E80769" w:rsidRPr="00E77497" w:rsidRDefault="00E80769" w:rsidP="00911AFB">
      <w:pPr>
        <w:pStyle w:val="Alg3"/>
        <w:numPr>
          <w:ilvl w:val="3"/>
          <w:numId w:val="386"/>
        </w:numPr>
        <w:tabs>
          <w:tab w:val="clear" w:pos="2520"/>
          <w:tab w:val="num" w:pos="1350"/>
        </w:tabs>
        <w:ind w:left="1350"/>
      </w:pPr>
      <w:r w:rsidRPr="00E77497">
        <w:t xml:space="preserve">Increase </w:t>
      </w:r>
      <w:r w:rsidRPr="00E77497">
        <w:rPr>
          <w:i/>
        </w:rPr>
        <w:t xml:space="preserve">k </w:t>
      </w:r>
      <w:r w:rsidRPr="00E77497">
        <w:t>by 2.</w:t>
      </w:r>
    </w:p>
    <w:p w14:paraId="6AF4FA0D" w14:textId="77777777"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14:paraId="5329A335" w14:textId="77777777" w:rsidR="00E80769" w:rsidRPr="00E77497" w:rsidRDefault="00E80769" w:rsidP="001D7B7C">
      <w:pPr>
        <w:pStyle w:val="Alg3"/>
        <w:numPr>
          <w:ilvl w:val="1"/>
          <w:numId w:val="386"/>
        </w:numPr>
        <w:tabs>
          <w:tab w:val="clear" w:pos="1080"/>
          <w:tab w:val="num" w:pos="720"/>
        </w:tabs>
        <w:ind w:left="720"/>
      </w:pPr>
      <w:r w:rsidRPr="00E77497">
        <w:t xml:space="preserve">Increase </w:t>
      </w:r>
      <w:r w:rsidRPr="00E77497">
        <w:rPr>
          <w:i/>
        </w:rPr>
        <w:t>k</w:t>
      </w:r>
      <w:r w:rsidRPr="00E77497">
        <w:t xml:space="preserve"> by 1.</w:t>
      </w:r>
    </w:p>
    <w:p w14:paraId="7F67040A" w14:textId="77777777" w:rsidR="00E80769" w:rsidRPr="00E77497" w:rsidRDefault="001D7B7C" w:rsidP="001F482D">
      <w:pPr>
        <w:pStyle w:val="Alg3"/>
        <w:numPr>
          <w:ilvl w:val="0"/>
          <w:numId w:val="386"/>
        </w:numPr>
        <w:spacing w:after="220"/>
      </w:pPr>
      <w:r>
        <w:t>R</w:t>
      </w:r>
      <w:r w:rsidRPr="00E77497">
        <w:t xml:space="preserve">eturn </w:t>
      </w:r>
      <w:r w:rsidRPr="00E77497">
        <w:rPr>
          <w:i/>
        </w:rPr>
        <w:t>R</w:t>
      </w:r>
      <w:r w:rsidRPr="00E77497">
        <w:t>.</w:t>
      </w:r>
    </w:p>
    <w:p w14:paraId="2E12E108" w14:textId="77777777" w:rsidR="00B81C77" w:rsidRPr="00E77497" w:rsidRDefault="00B81C77" w:rsidP="00B81C77">
      <w:pPr>
        <w:pStyle w:val="a3"/>
      </w:pPr>
      <w:bookmarkStart w:id="8471" w:name="_Ref457724031"/>
      <w:bookmarkStart w:id="8472" w:name="_Toc472818986"/>
      <w:bookmarkStart w:id="8473" w:name="_Toc474641701"/>
      <w:bookmarkStart w:id="8474" w:name="_Toc235503572"/>
      <w:bookmarkStart w:id="8475" w:name="_Toc236208660"/>
      <w:bookmarkStart w:id="8476" w:name="_Toc241509346"/>
      <w:bookmarkStart w:id="8477" w:name="_Toc241557823"/>
      <w:bookmarkStart w:id="8478" w:name="_Toc244416833"/>
      <w:bookmarkStart w:id="8479" w:name="_Toc244657773"/>
      <w:bookmarkStart w:id="8480" w:name="_Toc246652513"/>
      <w:bookmarkStart w:id="8481" w:name="_Toc253562062"/>
      <w:bookmarkStart w:id="8482" w:name="_Toc268506078"/>
      <w:bookmarkStart w:id="8483" w:name="_Toc276631197"/>
      <w:bookmarkStart w:id="8484" w:name="_Toc277944241"/>
      <w:bookmarkStart w:id="8485" w:name="_Toc153968586"/>
      <w:bookmarkStart w:id="8486" w:name="_Toc366142187"/>
      <w:r>
        <w:t>Additional Properties of the Object</w:t>
      </w:r>
      <w:r w:rsidRPr="00E77497">
        <w:t>.prototype</w:t>
      </w:r>
      <w:r>
        <w:t xml:space="preserve"> Object</w:t>
      </w:r>
      <w:bookmarkEnd w:id="8486"/>
    </w:p>
    <w:p w14:paraId="254FAAE0" w14:textId="77777777" w:rsidR="00B81C77" w:rsidRPr="00E77497" w:rsidRDefault="00B81C77" w:rsidP="00B81C77">
      <w:pPr>
        <w:pStyle w:val="a4"/>
        <w:numPr>
          <w:ilvl w:val="3"/>
          <w:numId w:val="1430"/>
        </w:numPr>
      </w:pPr>
      <w:r>
        <w:t>Object</w:t>
      </w:r>
      <w:r w:rsidRPr="00E77497">
        <w:t>.prototype.</w:t>
      </w:r>
      <w:r>
        <w:t xml:space="preserve">__proto__ </w:t>
      </w:r>
    </w:p>
    <w:p w14:paraId="7C5B2B56" w14:textId="77777777" w:rsidR="003029F3" w:rsidRDefault="003029F3" w:rsidP="003029F3">
      <w:r>
        <w:t>Object</w:t>
      </w:r>
      <w:r w:rsidRPr="00E77497">
        <w:t>.prototype.</w:t>
      </w:r>
      <w:r>
        <w:t>__proto__</w:t>
      </w:r>
      <w:r w:rsidRPr="00E77497">
        <w:t xml:space="preserve"> </w:t>
      </w:r>
      <w:r>
        <w:t xml:space="preserve">is an accessor property with attributes { [[Enumerable]]: </w:t>
      </w:r>
      <w:r w:rsidRPr="003029F3">
        <w:rPr>
          <w:rFonts w:ascii="Times New Roman" w:eastAsia="Times New Roman" w:hAnsi="Times New Roman"/>
          <w:b/>
          <w:spacing w:val="6"/>
          <w:lang w:eastAsia="en-US"/>
        </w:rPr>
        <w:t>false</w:t>
      </w:r>
      <w:r>
        <w:t xml:space="preserve">, [[Configurable]]: </w:t>
      </w:r>
      <w:r w:rsidRPr="003029F3">
        <w:rPr>
          <w:rFonts w:ascii="Times New Roman" w:eastAsia="Times New Roman" w:hAnsi="Times New Roman"/>
          <w:b/>
          <w:spacing w:val="6"/>
          <w:lang w:eastAsia="en-US"/>
        </w:rPr>
        <w:t>true</w:t>
      </w:r>
      <w:r>
        <w:t xml:space="preserve"> }. The [[Get]] and [[Set]] attributes are defined as follows</w:t>
      </w:r>
    </w:p>
    <w:p w14:paraId="509A8BE3" w14:textId="77777777" w:rsidR="00B81C77" w:rsidRPr="00E77497" w:rsidRDefault="003029F3" w:rsidP="00AD77E1">
      <w:pPr>
        <w:pStyle w:val="a5"/>
      </w:pPr>
      <w:r>
        <w:t>get Object</w:t>
      </w:r>
      <w:r w:rsidR="00B81C77" w:rsidRPr="00E77497">
        <w:t>.prototype.</w:t>
      </w:r>
      <w:r>
        <w:t>__proto__</w:t>
      </w:r>
      <w:r w:rsidR="00B81C77" w:rsidRPr="00E77497">
        <w:t xml:space="preserve"> </w:t>
      </w:r>
    </w:p>
    <w:p w14:paraId="53F550DD" w14:textId="77777777" w:rsidR="00B81C77" w:rsidRPr="00E77497" w:rsidRDefault="003029F3" w:rsidP="00B34860">
      <w:r>
        <w:t>The value of the [[Get]] attribute</w:t>
      </w:r>
      <w:r w:rsidR="00B81C77">
        <w:t xml:space="preserve"> </w:t>
      </w:r>
      <w:r>
        <w:t>is a built-in</w:t>
      </w:r>
      <w:r w:rsidR="00B81C77">
        <w:t xml:space="preserve"> function</w:t>
      </w:r>
      <w:r>
        <w:t xml:space="preserve"> that </w:t>
      </w:r>
      <w:r w:rsidR="00B34860">
        <w:t>requires no arguments</w:t>
      </w:r>
      <w:r w:rsidR="00B81C77">
        <w:t>. It performs the</w:t>
      </w:r>
      <w:r w:rsidR="00B81C77" w:rsidRPr="00E77497">
        <w:t xml:space="preserve"> following steps:</w:t>
      </w:r>
    </w:p>
    <w:p w14:paraId="052C207B" w14:textId="77777777" w:rsidR="00E577D8" w:rsidRPr="00E77497" w:rsidRDefault="00E577D8" w:rsidP="00E577D8">
      <w:pPr>
        <w:pStyle w:val="Alg4"/>
        <w:numPr>
          <w:ilvl w:val="0"/>
          <w:numId w:val="1431"/>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8E6BB45" w14:textId="77777777" w:rsidR="00E577D8" w:rsidRDefault="00E577D8" w:rsidP="00E577D8">
      <w:pPr>
        <w:pStyle w:val="M4"/>
        <w:numPr>
          <w:ilvl w:val="0"/>
          <w:numId w:val="1431"/>
        </w:numPr>
        <w:tabs>
          <w:tab w:val="num" w:pos="1721"/>
        </w:tabs>
        <w:spacing w:after="0"/>
      </w:pPr>
      <w:r>
        <w:t>ReturnIfAbrupt(</w:t>
      </w:r>
      <w:r>
        <w:rPr>
          <w:i/>
        </w:rPr>
        <w:t>O</w:t>
      </w:r>
      <w:r>
        <w:t>).</w:t>
      </w:r>
    </w:p>
    <w:p w14:paraId="16AAFC78" w14:textId="77777777" w:rsidR="00B34860" w:rsidRPr="00E77497" w:rsidRDefault="00B34860" w:rsidP="00B34860">
      <w:pPr>
        <w:pStyle w:val="M4"/>
        <w:numPr>
          <w:ilvl w:val="0"/>
          <w:numId w:val="1431"/>
        </w:numPr>
      </w:pPr>
      <w:r w:rsidRPr="00E77497">
        <w:t xml:space="preserve">Return the </w:t>
      </w:r>
      <w:r>
        <w:t>result</w:t>
      </w:r>
      <w:r w:rsidRPr="00E77497">
        <w:t xml:space="preserve"> of </w:t>
      </w:r>
      <w:r>
        <w:t>calling the</w:t>
      </w:r>
      <w:r w:rsidRPr="00E77497">
        <w:t xml:space="preserve"> [[</w:t>
      </w:r>
      <w:r>
        <w:t>GetInheritance</w:t>
      </w:r>
      <w:r w:rsidRPr="00E77497">
        <w:t xml:space="preserve">]] internal </w:t>
      </w:r>
      <w:r>
        <w:t>method</w:t>
      </w:r>
      <w:r w:rsidRPr="00E77497">
        <w:t xml:space="preserve"> of </w:t>
      </w:r>
      <w:r w:rsidRPr="00E77497">
        <w:rPr>
          <w:i/>
        </w:rPr>
        <w:t>O</w:t>
      </w:r>
      <w:r w:rsidRPr="00E77497">
        <w:t>.</w:t>
      </w:r>
    </w:p>
    <w:p w14:paraId="38A43620" w14:textId="77777777" w:rsidR="00B34860" w:rsidRPr="00E77497" w:rsidRDefault="00B34860" w:rsidP="00AD77E1">
      <w:pPr>
        <w:pStyle w:val="a5"/>
      </w:pPr>
      <w:r>
        <w:t>set Object</w:t>
      </w:r>
      <w:r w:rsidRPr="00E77497">
        <w:t>.prototype.</w:t>
      </w:r>
      <w:r>
        <w:t>__proto__</w:t>
      </w:r>
      <w:r w:rsidRPr="00E77497">
        <w:t xml:space="preserve"> </w:t>
      </w:r>
    </w:p>
    <w:p w14:paraId="0EBD3BC0" w14:textId="77777777" w:rsidR="00B34860" w:rsidRPr="00E77497" w:rsidRDefault="00B34860" w:rsidP="00B34860">
      <w:r>
        <w:t xml:space="preserve">The value of the [[Set]] attribute is a built-in function that takes an argument </w:t>
      </w:r>
      <w:r w:rsidRPr="00B34860">
        <w:rPr>
          <w:rFonts w:ascii="Times New Roman" w:eastAsia="Times New Roman" w:hAnsi="Times New Roman"/>
          <w:i/>
          <w:iCs/>
          <w:spacing w:val="6"/>
          <w:lang w:eastAsia="en-US"/>
        </w:rPr>
        <w:t>proto</w:t>
      </w:r>
      <w:r>
        <w:t>. It performs the</w:t>
      </w:r>
      <w:r w:rsidRPr="00E77497">
        <w:t xml:space="preserve"> following steps:</w:t>
      </w:r>
    </w:p>
    <w:p w14:paraId="0CA9EB3A" w14:textId="77777777" w:rsidR="00B34860" w:rsidRPr="00B34860" w:rsidRDefault="00B34860" w:rsidP="00E577D8">
      <w:pPr>
        <w:pStyle w:val="Alg4"/>
        <w:numPr>
          <w:ilvl w:val="0"/>
          <w:numId w:val="1432"/>
        </w:numPr>
        <w:rPr>
          <w:i/>
        </w:rPr>
      </w:pPr>
      <w:r w:rsidRPr="00B34860">
        <w:rPr>
          <w:iCs/>
        </w:rPr>
        <w:t xml:space="preserve">Let </w:t>
      </w:r>
      <w:r>
        <w:rPr>
          <w:i/>
        </w:rPr>
        <w:t>O</w:t>
      </w:r>
      <w:r w:rsidRPr="00B34860">
        <w:rPr>
          <w:i/>
        </w:rPr>
        <w:t xml:space="preserve"> </w:t>
      </w:r>
      <w:r w:rsidRPr="00B34860">
        <w:rPr>
          <w:iCs/>
        </w:rPr>
        <w:t xml:space="preserve">be </w:t>
      </w:r>
      <w:r w:rsidR="00E577D8" w:rsidRPr="00336408">
        <w:t>CheckObjectCoercible</w:t>
      </w:r>
      <w:r w:rsidR="00E577D8">
        <w:t>(</w:t>
      </w:r>
      <w:r w:rsidR="00E577D8" w:rsidRPr="00E77497">
        <w:rPr>
          <w:b/>
        </w:rPr>
        <w:t>this</w:t>
      </w:r>
      <w:r w:rsidR="00E577D8" w:rsidRPr="00E77497">
        <w:t xml:space="preserve"> value</w:t>
      </w:r>
      <w:r w:rsidR="00E577D8">
        <w:t>)</w:t>
      </w:r>
      <w:r w:rsidRPr="00B34860">
        <w:rPr>
          <w:i/>
        </w:rPr>
        <w:t>.</w:t>
      </w:r>
    </w:p>
    <w:p w14:paraId="6DB1C591" w14:textId="77777777" w:rsidR="00B34860" w:rsidRPr="00E77497" w:rsidRDefault="00E577D8" w:rsidP="00CA700C">
      <w:pPr>
        <w:pStyle w:val="Alg4"/>
        <w:numPr>
          <w:ilvl w:val="0"/>
          <w:numId w:val="1432"/>
        </w:numPr>
      </w:pPr>
      <w:r>
        <w:t>ReturnIfAbrupt(</w:t>
      </w:r>
      <w:r>
        <w:rPr>
          <w:i/>
          <w:iCs/>
        </w:rPr>
        <w:t>O</w:t>
      </w:r>
      <w:r>
        <w:t>).</w:t>
      </w:r>
      <w:r w:rsidR="00B34860" w:rsidRPr="00E77497">
        <w:t>If Type(</w:t>
      </w:r>
      <w:r w:rsidR="00B34860">
        <w:rPr>
          <w:i/>
        </w:rPr>
        <w:t>proto</w:t>
      </w:r>
      <w:r w:rsidR="00B34860" w:rsidRPr="00E77497">
        <w:t xml:space="preserve">) is </w:t>
      </w:r>
      <w:r w:rsidR="00B34860">
        <w:t>neither</w:t>
      </w:r>
      <w:r w:rsidR="00B34860" w:rsidRPr="00E77497">
        <w:t xml:space="preserve"> Object</w:t>
      </w:r>
      <w:r w:rsidR="00B34860">
        <w:t xml:space="preserve"> or Null, then</w:t>
      </w:r>
      <w:r w:rsidR="00B34860" w:rsidRPr="00E77497">
        <w:t xml:space="preserve"> </w:t>
      </w:r>
      <w:r w:rsidR="00CA700C">
        <w:t>r</w:t>
      </w:r>
      <w:r w:rsidR="00CA700C" w:rsidRPr="00E77497">
        <w:t xml:space="preserve">eturn </w:t>
      </w:r>
      <w:r w:rsidR="00CA700C">
        <w:rPr>
          <w:i/>
        </w:rPr>
        <w:t>proto</w:t>
      </w:r>
      <w:r w:rsidR="00B34860" w:rsidRPr="00E77497">
        <w:t>.</w:t>
      </w:r>
    </w:p>
    <w:p w14:paraId="57F5400A" w14:textId="77777777" w:rsidR="003F7234" w:rsidRPr="00E77497" w:rsidRDefault="003F7234" w:rsidP="003F7234">
      <w:pPr>
        <w:pStyle w:val="Alg4"/>
        <w:numPr>
          <w:ilvl w:val="0"/>
          <w:numId w:val="1432"/>
        </w:numPr>
      </w:pPr>
      <w:r>
        <w:t>If Type(</w:t>
      </w:r>
      <w:r>
        <w:rPr>
          <w:i/>
          <w:iCs/>
        </w:rPr>
        <w:t>O)</w:t>
      </w:r>
      <w:r>
        <w:t xml:space="preserve"> is not Object, then r</w:t>
      </w:r>
      <w:r w:rsidRPr="00E77497">
        <w:t xml:space="preserve">eturn </w:t>
      </w:r>
      <w:r>
        <w:rPr>
          <w:i/>
        </w:rPr>
        <w:t>proto</w:t>
      </w:r>
      <w:r>
        <w:t>.</w:t>
      </w:r>
    </w:p>
    <w:p w14:paraId="76A69CEA" w14:textId="77777777" w:rsidR="00166959" w:rsidRDefault="00166959" w:rsidP="00166959">
      <w:pPr>
        <w:pStyle w:val="M4"/>
        <w:numPr>
          <w:ilvl w:val="0"/>
          <w:numId w:val="1432"/>
        </w:numPr>
        <w:contextualSpacing/>
      </w:pPr>
      <w:r>
        <w:t xml:space="preserve">Let </w:t>
      </w:r>
      <w:r w:rsidRPr="007207FC">
        <w:rPr>
          <w:i/>
          <w:iCs/>
        </w:rPr>
        <w:t>status</w:t>
      </w:r>
      <w:r>
        <w:t xml:space="preserve"> be the result of</w:t>
      </w:r>
      <w:r w:rsidRPr="00E77497">
        <w:t xml:space="preserve"> </w:t>
      </w:r>
      <w:r>
        <w:t>calling the</w:t>
      </w:r>
      <w:r w:rsidRPr="00E77497">
        <w:t xml:space="preserve"> [[</w:t>
      </w:r>
      <w:r>
        <w:t>SetInheritance</w:t>
      </w:r>
      <w:r w:rsidRPr="00E77497">
        <w:t xml:space="preserve">]] internal </w:t>
      </w:r>
      <w:r>
        <w:t>method</w:t>
      </w:r>
      <w:r w:rsidRPr="00E77497">
        <w:t xml:space="preserve"> of </w:t>
      </w:r>
      <w:r>
        <w:rPr>
          <w:i/>
        </w:rPr>
        <w:t>O</w:t>
      </w:r>
      <w:r>
        <w:rPr>
          <w:iCs/>
        </w:rPr>
        <w:t xml:space="preserve"> with argument </w:t>
      </w:r>
      <w:r>
        <w:rPr>
          <w:i/>
        </w:rPr>
        <w:t>proto</w:t>
      </w:r>
      <w:r w:rsidRPr="00E77497">
        <w:t>.</w:t>
      </w:r>
    </w:p>
    <w:p w14:paraId="70DEC2AD" w14:textId="77777777" w:rsidR="00166959" w:rsidRDefault="00166959" w:rsidP="00166959">
      <w:pPr>
        <w:pStyle w:val="M4"/>
        <w:numPr>
          <w:ilvl w:val="0"/>
          <w:numId w:val="1432"/>
        </w:numPr>
        <w:contextualSpacing/>
      </w:pPr>
      <w:r>
        <w:t>ReturnIfAbrupt(</w:t>
      </w:r>
      <w:r w:rsidRPr="00CA3B59">
        <w:rPr>
          <w:i/>
          <w:iCs/>
        </w:rPr>
        <w:t>status</w:t>
      </w:r>
      <w:r>
        <w:t>).</w:t>
      </w:r>
    </w:p>
    <w:p w14:paraId="2CDF68DA" w14:textId="77777777" w:rsidR="00166959" w:rsidRDefault="00166959" w:rsidP="00166959">
      <w:pPr>
        <w:pStyle w:val="M4"/>
        <w:numPr>
          <w:ilvl w:val="0"/>
          <w:numId w:val="1432"/>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14:paraId="11C62C5E" w14:textId="77777777" w:rsidR="00B34860" w:rsidRPr="00E77497" w:rsidRDefault="00B34860" w:rsidP="009E027C">
      <w:pPr>
        <w:pStyle w:val="M4"/>
        <w:numPr>
          <w:ilvl w:val="0"/>
          <w:numId w:val="1432"/>
        </w:numPr>
      </w:pPr>
      <w:r w:rsidRPr="00E77497">
        <w:t xml:space="preserve">Return </w:t>
      </w:r>
      <w:r>
        <w:rPr>
          <w:i/>
        </w:rPr>
        <w:t>proto</w:t>
      </w:r>
      <w:r w:rsidRPr="00E77497">
        <w:t>.</w:t>
      </w:r>
    </w:p>
    <w:p w14:paraId="7AA0DC53" w14:textId="77777777" w:rsidR="00BA25B6" w:rsidRPr="00E77497" w:rsidRDefault="00BA25B6" w:rsidP="00966F28">
      <w:pPr>
        <w:pStyle w:val="a3"/>
      </w:pPr>
      <w:bookmarkStart w:id="8487" w:name="_Toc366142188"/>
      <w:r>
        <w:t xml:space="preserve">Additional Properties of the </w:t>
      </w:r>
      <w:r w:rsidRPr="00E77497">
        <w:t>String.prototype</w:t>
      </w:r>
      <w:r>
        <w:t xml:space="preserve"> Object</w:t>
      </w:r>
      <w:bookmarkEnd w:id="8487"/>
    </w:p>
    <w:p w14:paraId="0831559D" w14:textId="77777777" w:rsidR="00E80769" w:rsidRPr="00E77497" w:rsidRDefault="00E80769" w:rsidP="00966F28">
      <w:pPr>
        <w:pStyle w:val="a4"/>
      </w:pPr>
      <w:r w:rsidRPr="00E77497">
        <w:t>String.prototype.substr (start, length)</w:t>
      </w:r>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p>
    <w:p w14:paraId="67AE2C71" w14:textId="77777777"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1FEBE509" w14:textId="77777777" w:rsidR="00055598" w:rsidRPr="00E77497" w:rsidRDefault="002644A1" w:rsidP="002644A1">
      <w:pPr>
        <w:pStyle w:val="Alg4"/>
        <w:numPr>
          <w:ilvl w:val="0"/>
          <w:numId w:val="387"/>
        </w:numPr>
      </w:pPr>
      <w:r>
        <w:t xml:space="preserve">Let </w:t>
      </w:r>
      <w:r w:rsidRPr="0084041B">
        <w:rPr>
          <w:i/>
          <w:iCs/>
        </w:rPr>
        <w:t>O</w:t>
      </w:r>
      <w:r>
        <w:t xml:space="preserve"> be </w:t>
      </w:r>
      <w:r w:rsidR="00055598" w:rsidRPr="00E77497">
        <w:t>CheckObjectCoercible</w:t>
      </w:r>
      <w:r w:rsidR="00055598">
        <w:t>(</w:t>
      </w:r>
      <w:r w:rsidR="00055598" w:rsidRPr="00E77497">
        <w:rPr>
          <w:b/>
        </w:rPr>
        <w:t>this</w:t>
      </w:r>
      <w:r w:rsidR="00055598" w:rsidRPr="00E77497">
        <w:t xml:space="preserve"> value</w:t>
      </w:r>
      <w:r w:rsidR="00055598">
        <w:t>)</w:t>
      </w:r>
      <w:r w:rsidR="00055598" w:rsidRPr="00E77497">
        <w:t>.</w:t>
      </w:r>
    </w:p>
    <w:p w14:paraId="37BE5905" w14:textId="77777777" w:rsidR="00E80769" w:rsidRPr="00E77497" w:rsidRDefault="00AF2316" w:rsidP="002644A1">
      <w:pPr>
        <w:pStyle w:val="Alg3"/>
        <w:numPr>
          <w:ilvl w:val="0"/>
          <w:numId w:val="387"/>
        </w:numPr>
      </w:pPr>
      <w:r>
        <w:t xml:space="preserve">Let </w:t>
      </w:r>
      <w:r w:rsidRPr="00055598">
        <w:rPr>
          <w:i/>
        </w:rPr>
        <w:t>S</w:t>
      </w:r>
      <w:r>
        <w:t xml:space="preserve"> be </w:t>
      </w:r>
      <w:r w:rsidR="00E80769" w:rsidRPr="00E77497">
        <w:t>ToString</w:t>
      </w:r>
      <w:r w:rsidR="002644A1">
        <w:t>(</w:t>
      </w:r>
      <w:r w:rsidR="002644A1">
        <w:rPr>
          <w:i/>
          <w:iCs/>
        </w:rPr>
        <w:t>O</w:t>
      </w:r>
      <w:r w:rsidR="002644A1">
        <w:t>)</w:t>
      </w:r>
      <w:r w:rsidR="00E80769" w:rsidRPr="00E77497">
        <w:t>.</w:t>
      </w:r>
    </w:p>
    <w:p w14:paraId="1C69EAFD" w14:textId="77777777" w:rsidR="00E80769" w:rsidRPr="00E77497" w:rsidRDefault="00AF2316" w:rsidP="001F482D">
      <w:pPr>
        <w:pStyle w:val="Alg3"/>
        <w:numPr>
          <w:ilvl w:val="0"/>
          <w:numId w:val="387"/>
        </w:numPr>
      </w:pPr>
      <w:r>
        <w:t xml:space="preserve">Let </w:t>
      </w:r>
      <w:r w:rsidRPr="00055598">
        <w:rPr>
          <w:i/>
        </w:rPr>
        <w:t>intStart</w:t>
      </w:r>
      <w:r>
        <w:t xml:space="preserve"> be</w:t>
      </w:r>
      <w:r w:rsidRPr="00E77497">
        <w:t xml:space="preserve"> </w:t>
      </w:r>
      <w:r w:rsidR="00E80769" w:rsidRPr="00E77497">
        <w:t>ToInteger(</w:t>
      </w:r>
      <w:r w:rsidR="00E80769" w:rsidRPr="00E77497">
        <w:rPr>
          <w:i/>
        </w:rPr>
        <w:t>start</w:t>
      </w:r>
      <w:r w:rsidR="00E80769" w:rsidRPr="00E77497">
        <w:t>).</w:t>
      </w:r>
    </w:p>
    <w:p w14:paraId="26689B0B" w14:textId="77777777" w:rsidR="00055598" w:rsidRPr="00E77497" w:rsidRDefault="00055598" w:rsidP="00055598">
      <w:pPr>
        <w:pStyle w:val="Alg4"/>
        <w:numPr>
          <w:ilvl w:val="0"/>
          <w:numId w:val="387"/>
        </w:numPr>
        <w:contextualSpacing/>
      </w:pPr>
      <w:r>
        <w:t>ReturnIfAbrupt(</w:t>
      </w:r>
      <w:r w:rsidRPr="00055598">
        <w:rPr>
          <w:i/>
        </w:rPr>
        <w:t>intStart</w:t>
      </w:r>
      <w:r>
        <w:t>).</w:t>
      </w:r>
    </w:p>
    <w:p w14:paraId="1610B224" w14:textId="77777777"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r w:rsidR="00AF2316">
        <w:t xml:space="preserve">let </w:t>
      </w:r>
      <w:r w:rsidR="00AF2316">
        <w:rPr>
          <w:i/>
        </w:rPr>
        <w:t>end</w:t>
      </w:r>
      <w:r w:rsidR="00AF2316">
        <w:t xml:space="preserve"> be</w:t>
      </w:r>
      <w:r w:rsidR="00AF2316" w:rsidRPr="00E77497">
        <w:t xml:space="preserve"> </w:t>
      </w:r>
      <w:r w:rsidRPr="00E77497">
        <w:rPr>
          <w:b/>
        </w:rPr>
        <w:t>+</w:t>
      </w:r>
      <w:r w:rsidRPr="00675B74">
        <w:rPr>
          <w:b/>
        </w:rPr>
        <w:sym w:font="Symbol" w:char="F0A5"/>
      </w:r>
      <w:r w:rsidRPr="00675B74">
        <w:t xml:space="preserve">; otherwise </w:t>
      </w:r>
      <w:r w:rsidR="00AF2316">
        <w:t xml:space="preserve">let </w:t>
      </w:r>
      <w:r w:rsidR="00AF2316">
        <w:rPr>
          <w:i/>
        </w:rPr>
        <w:t>end</w:t>
      </w:r>
      <w:r w:rsidR="00AF2316">
        <w:t xml:space="preserve"> be</w:t>
      </w:r>
      <w:r w:rsidR="00AF2316" w:rsidRPr="00675B74">
        <w:t xml:space="preserve"> </w:t>
      </w:r>
      <w:r w:rsidRPr="00675B74">
        <w:t>ToInteger(</w:t>
      </w:r>
      <w:r w:rsidRPr="00E77497">
        <w:rPr>
          <w:i/>
        </w:rPr>
        <w:t>length</w:t>
      </w:r>
      <w:r w:rsidRPr="00E77497">
        <w:t>).</w:t>
      </w:r>
    </w:p>
    <w:p w14:paraId="198ECAF3" w14:textId="77777777" w:rsidR="00055598" w:rsidRPr="00E77497" w:rsidRDefault="00055598" w:rsidP="00055598">
      <w:pPr>
        <w:pStyle w:val="Alg4"/>
        <w:numPr>
          <w:ilvl w:val="0"/>
          <w:numId w:val="387"/>
        </w:numPr>
        <w:contextualSpacing/>
      </w:pPr>
      <w:r>
        <w:t>ReturnIfAbrupt(</w:t>
      </w:r>
      <w:r>
        <w:rPr>
          <w:i/>
        </w:rPr>
        <w:t>end</w:t>
      </w:r>
      <w:r>
        <w:t>).</w:t>
      </w:r>
    </w:p>
    <w:p w14:paraId="160C84C7" w14:textId="77777777" w:rsidR="00E80769" w:rsidRPr="00E77497" w:rsidRDefault="00AF2316" w:rsidP="001F482D">
      <w:pPr>
        <w:pStyle w:val="Alg3"/>
        <w:numPr>
          <w:ilvl w:val="0"/>
          <w:numId w:val="387"/>
        </w:numPr>
      </w:pPr>
      <w:r>
        <w:t xml:space="preserve">Let </w:t>
      </w:r>
      <w:r w:rsidRPr="00055598">
        <w:rPr>
          <w:i/>
        </w:rPr>
        <w:t>size</w:t>
      </w:r>
      <w:r>
        <w:t xml:space="preserve"> be</w:t>
      </w:r>
      <w:r w:rsidRPr="00E77497">
        <w:t xml:space="preserve"> </w:t>
      </w:r>
      <w:r w:rsidR="00E80769" w:rsidRPr="00E77497">
        <w:t xml:space="preserve">the number of characters in </w:t>
      </w:r>
      <w:r w:rsidRPr="00245D48">
        <w:rPr>
          <w:i/>
        </w:rPr>
        <w:t>S</w:t>
      </w:r>
      <w:r w:rsidR="00E80769" w:rsidRPr="00E77497">
        <w:t>.</w:t>
      </w:r>
    </w:p>
    <w:p w14:paraId="794E781E" w14:textId="77777777" w:rsidR="00E80769" w:rsidRPr="00E77497" w:rsidRDefault="00E80769" w:rsidP="001F482D">
      <w:pPr>
        <w:pStyle w:val="Alg3"/>
        <w:numPr>
          <w:ilvl w:val="0"/>
          <w:numId w:val="387"/>
        </w:numPr>
      </w:pPr>
      <w:r w:rsidRPr="00E77497">
        <w:t xml:space="preserve">If </w:t>
      </w:r>
      <w:r w:rsidR="00AF2316" w:rsidRPr="00245D48">
        <w:rPr>
          <w:i/>
        </w:rPr>
        <w:t>intStart</w:t>
      </w:r>
      <w:r w:rsidRPr="00E77497">
        <w:t xml:space="preserve"> is </w:t>
      </w:r>
      <w:r w:rsidR="00AF2316">
        <w:t>negative</w:t>
      </w:r>
      <w:r w:rsidRPr="00E77497">
        <w:t xml:space="preserve">, </w:t>
      </w:r>
      <w:r w:rsidR="00AF2316">
        <w:t>then let</w:t>
      </w:r>
      <w:r w:rsidRPr="00E77497">
        <w:t xml:space="preserve"> </w:t>
      </w:r>
      <w:r w:rsidR="00055598" w:rsidRPr="00245D48">
        <w:rPr>
          <w:i/>
        </w:rPr>
        <w:t>intStart</w:t>
      </w:r>
      <w:r w:rsidR="00055598" w:rsidRPr="00E77497">
        <w:t xml:space="preserve"> </w:t>
      </w:r>
      <w:r w:rsidR="00055598">
        <w:t xml:space="preserve">be </w:t>
      </w:r>
      <w:r w:rsidRPr="00E77497">
        <w:t>max(</w:t>
      </w:r>
      <w:r w:rsidR="00AF2316" w:rsidRPr="00245D48">
        <w:rPr>
          <w:i/>
        </w:rPr>
        <w:t>size</w:t>
      </w:r>
      <w:r w:rsidR="00AF2316">
        <w:t xml:space="preserve"> </w:t>
      </w:r>
      <w:r w:rsidRPr="00E77497">
        <w:t>+</w:t>
      </w:r>
      <w:r w:rsidR="00AF2316" w:rsidRPr="00AF2316">
        <w:rPr>
          <w:i/>
        </w:rPr>
        <w:t xml:space="preserve"> </w:t>
      </w:r>
      <w:r w:rsidR="00AF2316" w:rsidRPr="00245D48">
        <w:rPr>
          <w:i/>
        </w:rPr>
        <w:t>intStart</w:t>
      </w:r>
      <w:r w:rsidRPr="00E77497">
        <w:t>,0).</w:t>
      </w:r>
    </w:p>
    <w:p w14:paraId="52630F15" w14:textId="77777777" w:rsidR="00E80769" w:rsidRPr="00E77497" w:rsidRDefault="00055598" w:rsidP="001F482D">
      <w:pPr>
        <w:pStyle w:val="Alg3"/>
        <w:numPr>
          <w:ilvl w:val="0"/>
          <w:numId w:val="387"/>
        </w:numPr>
      </w:pPr>
      <w:r>
        <w:t xml:space="preserve">Let </w:t>
      </w:r>
      <w:r w:rsidRPr="00055598">
        <w:rPr>
          <w:i/>
        </w:rPr>
        <w:t>resultLength</w:t>
      </w:r>
      <w:r>
        <w:t xml:space="preserve"> be</w:t>
      </w:r>
      <w:r w:rsidRPr="00E77497">
        <w:t xml:space="preserve"> </w:t>
      </w:r>
      <w:r w:rsidR="00E80769" w:rsidRPr="00E77497">
        <w:t>min(max(</w:t>
      </w:r>
      <w:r w:rsidR="00AF2316">
        <w:rPr>
          <w:i/>
        </w:rPr>
        <w:t>end</w:t>
      </w:r>
      <w:r w:rsidR="00E80769" w:rsidRPr="00E77497">
        <w:t xml:space="preserve">,0), </w:t>
      </w:r>
      <w:r w:rsidRPr="00245D48">
        <w:rPr>
          <w:i/>
        </w:rPr>
        <w:t>size</w:t>
      </w:r>
      <w:r>
        <w:t xml:space="preserve"> </w:t>
      </w:r>
      <w:r w:rsidR="00E80769" w:rsidRPr="00E77497">
        <w:t>–</w:t>
      </w:r>
      <w:r w:rsidRPr="00055598">
        <w:rPr>
          <w:i/>
        </w:rPr>
        <w:t xml:space="preserve"> </w:t>
      </w:r>
      <w:r w:rsidRPr="00245D48">
        <w:rPr>
          <w:i/>
        </w:rPr>
        <w:t>intStart</w:t>
      </w:r>
      <w:r w:rsidR="00E80769" w:rsidRPr="00E77497">
        <w:t>).</w:t>
      </w:r>
    </w:p>
    <w:p w14:paraId="3D467FF5" w14:textId="77777777" w:rsidR="00E80769" w:rsidRPr="00675B74" w:rsidRDefault="00E80769" w:rsidP="001F482D">
      <w:pPr>
        <w:pStyle w:val="Alg3"/>
        <w:numPr>
          <w:ilvl w:val="0"/>
          <w:numId w:val="387"/>
        </w:numPr>
      </w:pPr>
      <w:r w:rsidRPr="00E77497">
        <w:t xml:space="preserve">If </w:t>
      </w:r>
      <w:r w:rsidR="00055598" w:rsidRPr="00245D48">
        <w:rPr>
          <w:i/>
        </w:rPr>
        <w:t>resultLength</w:t>
      </w:r>
      <w:r w:rsidRPr="00E77497">
        <w:t xml:space="preserve"> </w:t>
      </w:r>
      <w:r w:rsidRPr="00675B74">
        <w:sym w:font="Symbol" w:char="F0A3"/>
      </w:r>
      <w:r w:rsidRPr="00675B74">
        <w:t xml:space="preserve"> 0, return the empty String </w:t>
      </w:r>
      <w:r w:rsidR="00055598" w:rsidRPr="00891B9F">
        <w:rPr>
          <w:rFonts w:ascii="Courier New" w:hAnsi="Courier New" w:cs="Courier New"/>
          <w:b/>
        </w:rPr>
        <w:t>""</w:t>
      </w:r>
      <w:r w:rsidRPr="00675B74">
        <w:t>.</w:t>
      </w:r>
    </w:p>
    <w:p w14:paraId="54A79FFC" w14:textId="77777777" w:rsidR="00E80769" w:rsidRPr="00E77497" w:rsidRDefault="00E80769" w:rsidP="001F482D">
      <w:pPr>
        <w:pStyle w:val="Alg3"/>
        <w:numPr>
          <w:ilvl w:val="0"/>
          <w:numId w:val="387"/>
        </w:numPr>
        <w:spacing w:after="220"/>
      </w:pPr>
      <w:r w:rsidRPr="00E77497">
        <w:t xml:space="preserve">Return a String containing </w:t>
      </w:r>
      <w:r w:rsidR="00055598" w:rsidRPr="00245D48">
        <w:rPr>
          <w:i/>
        </w:rPr>
        <w:t>resultLength</w:t>
      </w:r>
      <w:r w:rsidRPr="00E77497">
        <w:t xml:space="preserve"> consecutive characters from </w:t>
      </w:r>
      <w:r w:rsidR="00055598" w:rsidRPr="00245D48">
        <w:rPr>
          <w:i/>
        </w:rPr>
        <w:t>S</w:t>
      </w:r>
      <w:r w:rsidRPr="00E77497">
        <w:t xml:space="preserve"> beginning with the character at position </w:t>
      </w:r>
      <w:r w:rsidR="00055598" w:rsidRPr="00245D48">
        <w:rPr>
          <w:i/>
        </w:rPr>
        <w:t>intStart</w:t>
      </w:r>
      <w:r w:rsidRPr="00E77497">
        <w:t>.</w:t>
      </w:r>
    </w:p>
    <w:p w14:paraId="3DB1796A" w14:textId="77777777"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14:paraId="5C8B9C71"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2FD7915" w14:textId="77777777" w:rsidR="00891B9F" w:rsidRPr="00E77497" w:rsidRDefault="00891B9F" w:rsidP="00966F28">
      <w:pPr>
        <w:pStyle w:val="a4"/>
      </w:pPr>
      <w:bookmarkStart w:id="8488" w:name="_Ref457724052"/>
      <w:bookmarkStart w:id="8489" w:name="_Toc472818987"/>
      <w:bookmarkStart w:id="8490" w:name="_Toc474641702"/>
      <w:bookmarkStart w:id="8491" w:name="_Toc235503573"/>
      <w:bookmarkStart w:id="8492" w:name="_Toc236208661"/>
      <w:bookmarkStart w:id="8493" w:name="_Toc241509347"/>
      <w:bookmarkStart w:id="8494" w:name="_Toc241557824"/>
      <w:bookmarkStart w:id="8495" w:name="_Toc244416834"/>
      <w:bookmarkStart w:id="8496" w:name="_Toc244657774"/>
      <w:bookmarkStart w:id="8497" w:name="_Toc246652514"/>
      <w:bookmarkStart w:id="8498" w:name="_Toc253562063"/>
      <w:bookmarkStart w:id="8499" w:name="_Toc268506079"/>
      <w:bookmarkStart w:id="8500" w:name="_Toc276631198"/>
      <w:bookmarkStart w:id="8501" w:name="_Toc277944242"/>
      <w:bookmarkStart w:id="8502" w:name="_Toc153968587"/>
      <w:r>
        <w:t>String</w:t>
      </w:r>
      <w:r w:rsidRPr="00E77497">
        <w:t>.prototype.</w:t>
      </w:r>
      <w:r>
        <w:t>anchor</w:t>
      </w:r>
      <w:r w:rsidRPr="00E77497">
        <w:t xml:space="preserve"> (</w:t>
      </w:r>
      <w:r>
        <w:t xml:space="preserve"> name</w:t>
      </w:r>
      <w:r w:rsidRPr="00E77497">
        <w:t xml:space="preserve"> )</w:t>
      </w:r>
    </w:p>
    <w:p w14:paraId="011B1943" w14:textId="77777777" w:rsidR="00891B9F" w:rsidRPr="00E77497" w:rsidRDefault="00891B9F" w:rsidP="00891B9F">
      <w:r w:rsidRPr="00E77497">
        <w:t xml:space="preserve">When the </w:t>
      </w:r>
      <w:r>
        <w:rPr>
          <w:b/>
        </w:rPr>
        <w:t>anchor</w:t>
      </w:r>
      <w:r w:rsidRPr="00E77497">
        <w:t xml:space="preserve"> method is called with argument</w:t>
      </w:r>
      <w:r>
        <w:t xml:space="preserve"> </w:t>
      </w:r>
      <w:r w:rsidRPr="00891B9F">
        <w:rPr>
          <w:rFonts w:ascii="Times New Roman" w:hAnsi="Times New Roman"/>
          <w:i/>
        </w:rPr>
        <w:t>name</w:t>
      </w:r>
      <w:r w:rsidRPr="00E77497">
        <w:t>, the following steps are taken:</w:t>
      </w:r>
    </w:p>
    <w:p w14:paraId="07A4D1EC" w14:textId="77777777" w:rsidR="00891B9F" w:rsidRDefault="00891B9F" w:rsidP="00891B9F">
      <w:pPr>
        <w:pStyle w:val="Alg3"/>
        <w:numPr>
          <w:ilvl w:val="0"/>
          <w:numId w:val="388"/>
        </w:numPr>
        <w:spacing w:after="220"/>
        <w:contextualSpacing/>
      </w:pPr>
      <w:r>
        <w:t xml:space="preserve">Let </w:t>
      </w:r>
      <w:r w:rsidRPr="0053000C">
        <w:rPr>
          <w:i/>
        </w:rPr>
        <w:t>S</w:t>
      </w:r>
      <w:r>
        <w:t xml:space="preserve"> be the </w:t>
      </w:r>
      <w:r w:rsidRPr="00891B9F">
        <w:rPr>
          <w:b/>
        </w:rPr>
        <w:t>this</w:t>
      </w:r>
      <w:r>
        <w:t xml:space="preserve"> value.</w:t>
      </w:r>
    </w:p>
    <w:p w14:paraId="5915EF26" w14:textId="77777777" w:rsidR="00891B9F" w:rsidRPr="00675B74" w:rsidRDefault="00891B9F" w:rsidP="00891B9F">
      <w:pPr>
        <w:pStyle w:val="Alg3"/>
        <w:numPr>
          <w:ilvl w:val="0"/>
          <w:numId w:val="38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r>
        <w:t xml:space="preserve">, </w:t>
      </w:r>
      <w:r w:rsidRPr="00891B9F">
        <w:rPr>
          <w:rFonts w:ascii="Courier New" w:hAnsi="Courier New" w:cs="Courier New"/>
          <w:b/>
        </w:rPr>
        <w:t>"</w:t>
      </w:r>
      <w:r w:rsidR="007F298F">
        <w:rPr>
          <w:rFonts w:ascii="Courier New" w:hAnsi="Courier New" w:cs="Courier New"/>
          <w:b/>
        </w:rPr>
        <w:t>name</w:t>
      </w:r>
      <w:r w:rsidR="007F298F" w:rsidRPr="00891B9F">
        <w:rPr>
          <w:rFonts w:ascii="Courier New" w:hAnsi="Courier New" w:cs="Courier New"/>
          <w:b/>
        </w:rPr>
        <w:t>"</w:t>
      </w:r>
      <w:r>
        <w:t xml:space="preserve"> and </w:t>
      </w:r>
      <w:r w:rsidR="007F298F" w:rsidRPr="00891B9F">
        <w:rPr>
          <w:i/>
        </w:rPr>
        <w:t>name</w:t>
      </w:r>
      <w:r w:rsidRPr="00675B74">
        <w:t>.</w:t>
      </w:r>
    </w:p>
    <w:p w14:paraId="398474C9" w14:textId="77777777" w:rsidR="00891B9F" w:rsidRPr="00E77497" w:rsidRDefault="00B21640" w:rsidP="00891B9F">
      <w:r>
        <w:t>T</w:t>
      </w:r>
      <w:r w:rsidR="00891B9F" w:rsidRPr="00E77497">
        <w:t xml:space="preserve">he </w:t>
      </w:r>
      <w:r w:rsidR="00891B9F">
        <w:t xml:space="preserve">abstract operation </w:t>
      </w:r>
      <w:r w:rsidR="00891B9F" w:rsidRPr="00891B9F">
        <w:rPr>
          <w:rFonts w:ascii="Times New Roman" w:hAnsi="Times New Roman"/>
        </w:rPr>
        <w:t>CreateHTML</w:t>
      </w:r>
      <w:r w:rsidR="00891B9F" w:rsidRPr="00E77497">
        <w:t xml:space="preserve"> is called with argument</w:t>
      </w:r>
      <w:r>
        <w:t>s</w:t>
      </w:r>
      <w:r w:rsidR="00891B9F">
        <w:t xml:space="preserve"> </w:t>
      </w:r>
      <w:r>
        <w:rPr>
          <w:rFonts w:ascii="Times New Roman" w:hAnsi="Times New Roman"/>
          <w:i/>
        </w:rPr>
        <w:t xml:space="preserve">string, </w:t>
      </w:r>
      <w:r w:rsidR="007F298F">
        <w:rPr>
          <w:rFonts w:ascii="Times New Roman" w:hAnsi="Times New Roman"/>
          <w:i/>
        </w:rPr>
        <w:t>tag</w:t>
      </w:r>
      <w:r w:rsidR="00891B9F" w:rsidRPr="00E77497">
        <w:t>,</w:t>
      </w:r>
      <w:r>
        <w:t xml:space="preserve"> </w:t>
      </w:r>
      <w:r w:rsidRPr="00B21640">
        <w:rPr>
          <w:rFonts w:ascii="Times New Roman" w:hAnsi="Times New Roman"/>
          <w:i/>
        </w:rPr>
        <w:t>attribute</w:t>
      </w:r>
      <w:r>
        <w:t xml:space="preserve">, and </w:t>
      </w:r>
      <w:r w:rsidRPr="00B21640">
        <w:rPr>
          <w:rFonts w:ascii="Times New Roman" w:hAnsi="Times New Roman"/>
          <w:i/>
        </w:rPr>
        <w:t>value</w:t>
      </w:r>
      <w:r w:rsidR="007F298F">
        <w:rPr>
          <w:rFonts w:ascii="Times New Roman" w:hAnsi="Times New Roman"/>
        </w:rPr>
        <w:t xml:space="preserve">. </w:t>
      </w:r>
      <w:r w:rsidR="007F298F" w:rsidRPr="007F298F">
        <w:t>The arguments</w:t>
      </w:r>
      <w:r w:rsidR="007F298F">
        <w:rPr>
          <w:rFonts w:ascii="Times New Roman" w:hAnsi="Times New Roman"/>
        </w:rPr>
        <w:t xml:space="preserve"> </w:t>
      </w:r>
      <w:r w:rsidR="007F298F">
        <w:rPr>
          <w:rFonts w:ascii="Times New Roman" w:hAnsi="Times New Roman"/>
          <w:i/>
        </w:rPr>
        <w:t>tag</w:t>
      </w:r>
      <w:r w:rsidR="007F298F">
        <w:rPr>
          <w:rFonts w:ascii="Times New Roman" w:hAnsi="Times New Roman"/>
        </w:rPr>
        <w:t xml:space="preserve"> </w:t>
      </w:r>
      <w:r w:rsidR="007F298F" w:rsidRPr="007F298F">
        <w:t>and</w:t>
      </w:r>
      <w:r w:rsidR="007F298F">
        <w:rPr>
          <w:rFonts w:ascii="Times New Roman" w:hAnsi="Times New Roman"/>
        </w:rPr>
        <w:t xml:space="preserve"> </w:t>
      </w:r>
      <w:r w:rsidR="007F298F" w:rsidRPr="00B21640">
        <w:rPr>
          <w:rFonts w:ascii="Times New Roman" w:hAnsi="Times New Roman"/>
          <w:i/>
        </w:rPr>
        <w:t>attribute</w:t>
      </w:r>
      <w:r w:rsidR="007F298F">
        <w:rPr>
          <w:rFonts w:ascii="Times New Roman" w:hAnsi="Times New Roman"/>
        </w:rPr>
        <w:t xml:space="preserve"> </w:t>
      </w:r>
      <w:r w:rsidR="007F298F" w:rsidRPr="007F298F">
        <w:t>must be string values.</w:t>
      </w:r>
      <w:r w:rsidR="00891B9F" w:rsidRPr="00E77497">
        <w:t xml:space="preserve"> </w:t>
      </w:r>
      <w:r w:rsidR="007F298F">
        <w:t>T</w:t>
      </w:r>
      <w:r w:rsidR="00891B9F" w:rsidRPr="00E77497">
        <w:t>he following steps are taken:</w:t>
      </w:r>
    </w:p>
    <w:p w14:paraId="29811B70" w14:textId="77777777" w:rsidR="00B21640" w:rsidRPr="00E77497" w:rsidRDefault="002644A1" w:rsidP="002644A1">
      <w:pPr>
        <w:pStyle w:val="Alg4"/>
        <w:numPr>
          <w:ilvl w:val="0"/>
          <w:numId w:val="826"/>
        </w:numPr>
      </w:pPr>
      <w:r>
        <w:t xml:space="preserve">Let </w:t>
      </w:r>
      <w:r>
        <w:rPr>
          <w:i/>
          <w:iCs/>
        </w:rPr>
        <w:t>str</w:t>
      </w:r>
      <w:r>
        <w:t xml:space="preserve"> be </w:t>
      </w:r>
      <w:r w:rsidR="00B21640" w:rsidRPr="00E77497">
        <w:t>CheckObjectCoercible</w:t>
      </w:r>
      <w:r w:rsidR="00B21640">
        <w:t>(</w:t>
      </w:r>
      <w:r w:rsidR="00B21640" w:rsidRPr="007F298F">
        <w:rPr>
          <w:i/>
        </w:rPr>
        <w:t>string</w:t>
      </w:r>
      <w:r w:rsidR="00B21640">
        <w:t>)</w:t>
      </w:r>
      <w:r w:rsidR="00B21640" w:rsidRPr="00E77497">
        <w:t>.</w:t>
      </w:r>
    </w:p>
    <w:p w14:paraId="5906580D" w14:textId="77777777" w:rsidR="00B21640" w:rsidRPr="00E77497" w:rsidRDefault="00B21640" w:rsidP="002644A1">
      <w:pPr>
        <w:pStyle w:val="Alg4"/>
        <w:numPr>
          <w:ilvl w:val="0"/>
          <w:numId w:val="826"/>
        </w:numPr>
      </w:pPr>
      <w:r w:rsidRPr="00E77497">
        <w:t xml:space="preserve">Let </w:t>
      </w:r>
      <w:r w:rsidRPr="00E77497">
        <w:rPr>
          <w:i/>
        </w:rPr>
        <w:t>S</w:t>
      </w:r>
      <w:r w:rsidRPr="00E77497">
        <w:t xml:space="preserve"> be ToString</w:t>
      </w:r>
      <w:r>
        <w:t>(</w:t>
      </w:r>
      <w:r w:rsidR="002644A1">
        <w:rPr>
          <w:i/>
        </w:rPr>
        <w:t>str</w:t>
      </w:r>
      <w:r>
        <w:t>)</w:t>
      </w:r>
      <w:r w:rsidRPr="00E77497">
        <w:t>.</w:t>
      </w:r>
    </w:p>
    <w:p w14:paraId="636CC5AF" w14:textId="77777777" w:rsidR="00B21640" w:rsidRPr="00E77497" w:rsidRDefault="00B21640" w:rsidP="00B21640">
      <w:pPr>
        <w:pStyle w:val="Alg4"/>
        <w:numPr>
          <w:ilvl w:val="0"/>
          <w:numId w:val="826"/>
        </w:numPr>
        <w:contextualSpacing/>
      </w:pPr>
      <w:r>
        <w:t>ReturnIfAbrupt(</w:t>
      </w:r>
      <w:r>
        <w:rPr>
          <w:i/>
        </w:rPr>
        <w:t>S</w:t>
      </w:r>
      <w:r>
        <w:t>).</w:t>
      </w:r>
    </w:p>
    <w:p w14:paraId="5EE8B80B" w14:textId="77777777" w:rsidR="007F298F" w:rsidRDefault="005E1EF6" w:rsidP="007F298F">
      <w:pPr>
        <w:pStyle w:val="Alg3"/>
        <w:numPr>
          <w:ilvl w:val="0"/>
          <w:numId w:val="826"/>
        </w:numPr>
      </w:pPr>
      <w:r>
        <w:t xml:space="preserve">Let </w:t>
      </w:r>
      <w:r w:rsidRPr="005E1EF6">
        <w:rPr>
          <w:i/>
        </w:rPr>
        <w:t>p1</w:t>
      </w:r>
      <w:r>
        <w:t xml:space="preserve"> be the string value that is the concatenation of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rsidRPr="005E1EF6">
        <w:t xml:space="preserve"> </w:t>
      </w:r>
      <w:r>
        <w:t xml:space="preserve">and </w:t>
      </w:r>
      <w:r>
        <w:rPr>
          <w:i/>
        </w:rPr>
        <w:t>tag</w:t>
      </w:r>
      <w:r>
        <w:t>.</w:t>
      </w:r>
    </w:p>
    <w:p w14:paraId="20E9664C" w14:textId="77777777" w:rsidR="005E1EF6" w:rsidRDefault="005E1EF6" w:rsidP="007F298F">
      <w:pPr>
        <w:pStyle w:val="Alg3"/>
        <w:numPr>
          <w:ilvl w:val="0"/>
          <w:numId w:val="826"/>
        </w:numPr>
      </w:pPr>
      <w:r>
        <w:t xml:space="preserve">If </w:t>
      </w:r>
      <w:r w:rsidRPr="00B21640">
        <w:rPr>
          <w:i/>
        </w:rPr>
        <w:t>attribute</w:t>
      </w:r>
      <w:r>
        <w:t xml:space="preserve"> is not the empty String, then</w:t>
      </w:r>
      <w:r w:rsidRPr="00E77497">
        <w:t xml:space="preserve"> </w:t>
      </w:r>
    </w:p>
    <w:p w14:paraId="35064575" w14:textId="77777777" w:rsidR="0003414D" w:rsidRPr="00E77497" w:rsidRDefault="0003414D" w:rsidP="0003414D">
      <w:pPr>
        <w:pStyle w:val="Alg4"/>
        <w:numPr>
          <w:ilvl w:val="1"/>
          <w:numId w:val="826"/>
        </w:numPr>
      </w:pPr>
      <w:r w:rsidRPr="00E77497">
        <w:t xml:space="preserve">Let </w:t>
      </w:r>
      <w:r>
        <w:rPr>
          <w:i/>
        </w:rPr>
        <w:t>V</w:t>
      </w:r>
      <w:r w:rsidRPr="00E77497">
        <w:t xml:space="preserve"> be the result of </w:t>
      </w:r>
      <w:r>
        <w:t>performing</w:t>
      </w:r>
      <w:r w:rsidRPr="00E77497">
        <w:t xml:space="preserve"> ToString</w:t>
      </w:r>
      <w:r>
        <w:t>(</w:t>
      </w:r>
      <w:r>
        <w:rPr>
          <w:i/>
        </w:rPr>
        <w:t>value</w:t>
      </w:r>
      <w:r>
        <w:t>)</w:t>
      </w:r>
      <w:r w:rsidRPr="00E77497">
        <w:t>.</w:t>
      </w:r>
    </w:p>
    <w:p w14:paraId="4CA356CB" w14:textId="77777777" w:rsidR="0003414D" w:rsidRPr="00E77497" w:rsidRDefault="0003414D" w:rsidP="0003414D">
      <w:pPr>
        <w:pStyle w:val="Alg4"/>
        <w:numPr>
          <w:ilvl w:val="1"/>
          <w:numId w:val="826"/>
        </w:numPr>
        <w:contextualSpacing/>
      </w:pPr>
      <w:r>
        <w:t>ReturnIfAbrupt(</w:t>
      </w:r>
      <w:r>
        <w:rPr>
          <w:i/>
        </w:rPr>
        <w:t>V</w:t>
      </w:r>
      <w:r>
        <w:t>).</w:t>
      </w:r>
    </w:p>
    <w:p w14:paraId="314599EA" w14:textId="77777777" w:rsidR="00BA3EA0" w:rsidRDefault="00BA3EA0" w:rsidP="00E67EF9">
      <w:pPr>
        <w:pStyle w:val="Alg3"/>
        <w:numPr>
          <w:ilvl w:val="1"/>
          <w:numId w:val="826"/>
        </w:numPr>
      </w:pPr>
      <w:r>
        <w:t xml:space="preserve">Let </w:t>
      </w:r>
      <w:r w:rsidRPr="00416EE0">
        <w:rPr>
          <w:i/>
        </w:rPr>
        <w:t>escapedV</w:t>
      </w:r>
      <w:r>
        <w:t xml:space="preserve"> be the string value that is the same a</w:t>
      </w:r>
      <w:r w:rsidR="00416EE0">
        <w:t>s</w:t>
      </w:r>
      <w:r>
        <w:t xml:space="preserve"> </w:t>
      </w:r>
      <w:r w:rsidRPr="00416EE0">
        <w:rPr>
          <w:i/>
        </w:rPr>
        <w:t>V</w:t>
      </w:r>
      <w:r>
        <w:t xml:space="preserve"> except that each occurrence of the character </w:t>
      </w:r>
      <w:r w:rsidRPr="00416EE0">
        <w:rPr>
          <w:rFonts w:ascii="Courier New" w:hAnsi="Courier New" w:cs="Courier New"/>
          <w:b/>
        </w:rPr>
        <w:t>"</w:t>
      </w:r>
      <w:r>
        <w:t xml:space="preserve"> (code unit value 0x00</w:t>
      </w:r>
      <w:r w:rsidR="00416EE0">
        <w:t>22</w:t>
      </w:r>
      <w:r>
        <w:t xml:space="preserve">) </w:t>
      </w:r>
      <w:r w:rsidR="00416EE0">
        <w:t xml:space="preserve"> in </w:t>
      </w:r>
      <w:r w:rsidR="00416EE0" w:rsidRPr="00416EE0">
        <w:rPr>
          <w:i/>
        </w:rPr>
        <w:t>V</w:t>
      </w:r>
      <w:r w:rsidR="00416EE0">
        <w:t xml:space="preserve"> </w:t>
      </w:r>
      <w:r>
        <w:t xml:space="preserve">has been replaced with the six character 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p>
    <w:p w14:paraId="562E7CA0" w14:textId="77777777" w:rsidR="00E67EF9" w:rsidRDefault="005E1EF6" w:rsidP="00E67EF9">
      <w:pPr>
        <w:pStyle w:val="Alg3"/>
        <w:numPr>
          <w:ilvl w:val="1"/>
          <w:numId w:val="826"/>
        </w:numPr>
      </w:pPr>
      <w:r>
        <w:t xml:space="preserve">Let </w:t>
      </w:r>
      <w:r w:rsidRPr="005E1EF6">
        <w:rPr>
          <w:i/>
        </w:rPr>
        <w:t>p</w:t>
      </w:r>
      <w:r w:rsidR="00E67EF9">
        <w:rPr>
          <w:i/>
        </w:rPr>
        <w:t>1</w:t>
      </w:r>
      <w:r>
        <w:t xml:space="preserve"> be the string value that is the concatenation of </w:t>
      </w:r>
      <w:r w:rsidR="00E67EF9">
        <w:t>the following string values:</w:t>
      </w:r>
    </w:p>
    <w:p w14:paraId="506FDF10" w14:textId="77777777" w:rsidR="00E67EF9" w:rsidRDefault="005E1EF6" w:rsidP="007B4ABC">
      <w:pPr>
        <w:pStyle w:val="Alg3"/>
        <w:numPr>
          <w:ilvl w:val="0"/>
          <w:numId w:val="827"/>
        </w:numPr>
      </w:pPr>
      <w:r w:rsidRPr="005E1EF6">
        <w:rPr>
          <w:i/>
        </w:rPr>
        <w:t>p</w:t>
      </w:r>
      <w:r>
        <w:rPr>
          <w:i/>
        </w:rPr>
        <w:t>1</w:t>
      </w:r>
    </w:p>
    <w:p w14:paraId="6ECD59F4" w14:textId="77777777" w:rsidR="00E67EF9" w:rsidRDefault="005E1EF6" w:rsidP="007B4ABC">
      <w:pPr>
        <w:pStyle w:val="Alg3"/>
        <w:numPr>
          <w:ilvl w:val="0"/>
          <w:numId w:val="827"/>
        </w:numPr>
      </w:pPr>
      <w:r>
        <w:t xml:space="preserve">a single space </w:t>
      </w:r>
      <w:r w:rsidR="008D4FF6">
        <w:t>code unit 0x0020</w:t>
      </w:r>
    </w:p>
    <w:p w14:paraId="5700CA1E" w14:textId="77777777" w:rsidR="00E67EF9" w:rsidRDefault="005E1EF6" w:rsidP="007B4ABC">
      <w:pPr>
        <w:pStyle w:val="Alg3"/>
        <w:numPr>
          <w:ilvl w:val="0"/>
          <w:numId w:val="827"/>
        </w:numPr>
      </w:pPr>
      <w:r w:rsidRPr="00E67EF9">
        <w:rPr>
          <w:i/>
        </w:rPr>
        <w:t>attribute</w:t>
      </w:r>
    </w:p>
    <w:p w14:paraId="5456D111" w14:textId="77777777" w:rsidR="00E67EF9" w:rsidRPr="007B4ABC" w:rsidRDefault="005E1EF6" w:rsidP="007B4ABC">
      <w:pPr>
        <w:pStyle w:val="Alg3"/>
        <w:numPr>
          <w:ilvl w:val="0"/>
          <w:numId w:val="827"/>
        </w:numPr>
      </w:pPr>
      <w:r w:rsidRPr="00891B9F">
        <w:rPr>
          <w:rFonts w:ascii="Courier New" w:hAnsi="Courier New" w:cs="Courier New"/>
          <w:b/>
        </w:rPr>
        <w:t>"</w:t>
      </w:r>
      <w:r w:rsidR="00E67EF9">
        <w:rPr>
          <w:rFonts w:ascii="Courier New" w:hAnsi="Courier New" w:cs="Courier New"/>
          <w:b/>
        </w:rPr>
        <w:t>=</w:t>
      </w:r>
      <w:r w:rsidRPr="00891B9F">
        <w:rPr>
          <w:rFonts w:ascii="Courier New" w:hAnsi="Courier New" w:cs="Courier New"/>
          <w:b/>
        </w:rPr>
        <w:t>"</w:t>
      </w:r>
    </w:p>
    <w:p w14:paraId="219F4FCC" w14:textId="77777777" w:rsidR="00E67EF9" w:rsidRPr="007B4ABC" w:rsidRDefault="00E67EF9" w:rsidP="007B4ABC">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14:paraId="77C4F7AF" w14:textId="77777777" w:rsidR="00E67EF9" w:rsidRPr="007B4ABC" w:rsidRDefault="00416EE0" w:rsidP="007B4ABC">
      <w:pPr>
        <w:pStyle w:val="Alg3"/>
        <w:numPr>
          <w:ilvl w:val="0"/>
          <w:numId w:val="827"/>
        </w:numPr>
        <w:rPr>
          <w:i/>
        </w:rPr>
      </w:pPr>
      <w:r w:rsidRPr="00416EE0">
        <w:rPr>
          <w:i/>
        </w:rPr>
        <w:t>escapedV</w:t>
      </w:r>
    </w:p>
    <w:p w14:paraId="5A5EE5B7" w14:textId="77777777" w:rsidR="00E67EF9" w:rsidRPr="00245D48" w:rsidRDefault="00E67EF9" w:rsidP="00E67EF9">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14:paraId="059F821D" w14:textId="77777777" w:rsidR="00E67EF9" w:rsidRDefault="00E67EF9" w:rsidP="007F298F">
      <w:pPr>
        <w:pStyle w:val="Alg3"/>
        <w:numPr>
          <w:ilvl w:val="0"/>
          <w:numId w:val="826"/>
        </w:numPr>
      </w:pPr>
      <w:r>
        <w:t xml:space="preserve">Let </w:t>
      </w:r>
      <w:r w:rsidRPr="007B4ABC">
        <w:rPr>
          <w:i/>
        </w:rPr>
        <w:t>p2</w:t>
      </w:r>
      <w:r>
        <w:t xml:space="preserve"> be the string value that is the concatenation of </w:t>
      </w:r>
      <w:r w:rsidRPr="007B4ABC">
        <w:rPr>
          <w:i/>
        </w:rPr>
        <w:t>p1</w:t>
      </w:r>
      <w:r>
        <w:t xml:space="preserve"> and </w:t>
      </w:r>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r>
        <w:t>.</w:t>
      </w:r>
    </w:p>
    <w:p w14:paraId="534F43D6" w14:textId="77777777" w:rsidR="00B561B9" w:rsidRDefault="00B561B9" w:rsidP="00B561B9">
      <w:pPr>
        <w:pStyle w:val="Alg3"/>
        <w:numPr>
          <w:ilvl w:val="0"/>
          <w:numId w:val="826"/>
        </w:numPr>
      </w:pPr>
      <w:r>
        <w:t xml:space="preserve">Let </w:t>
      </w:r>
      <w:r w:rsidRPr="007B4ABC">
        <w:rPr>
          <w:i/>
        </w:rPr>
        <w:t>p</w:t>
      </w:r>
      <w:r>
        <w:rPr>
          <w:i/>
        </w:rPr>
        <w:t>3</w:t>
      </w:r>
      <w:r>
        <w:t xml:space="preserve"> be the string value that is the concatenation of </w:t>
      </w:r>
      <w:r w:rsidRPr="007B4ABC">
        <w:rPr>
          <w:i/>
        </w:rPr>
        <w:t>p</w:t>
      </w:r>
      <w:r>
        <w:rPr>
          <w:i/>
        </w:rPr>
        <w:t>2</w:t>
      </w:r>
      <w:r>
        <w:t xml:space="preserve"> and </w:t>
      </w:r>
      <w:r>
        <w:rPr>
          <w:i/>
          <w:iCs/>
        </w:rPr>
        <w:t>S</w:t>
      </w:r>
      <w:r>
        <w:t>.</w:t>
      </w:r>
    </w:p>
    <w:p w14:paraId="22EA5684" w14:textId="77777777" w:rsidR="00E67EF9" w:rsidRDefault="00E67EF9" w:rsidP="00B561B9">
      <w:pPr>
        <w:pStyle w:val="Alg3"/>
        <w:numPr>
          <w:ilvl w:val="0"/>
          <w:numId w:val="826"/>
        </w:numPr>
      </w:pPr>
      <w:r>
        <w:t xml:space="preserve">Let </w:t>
      </w:r>
      <w:r w:rsidRPr="00245D48">
        <w:rPr>
          <w:i/>
        </w:rPr>
        <w:t>p</w:t>
      </w:r>
      <w:r w:rsidR="00B561B9">
        <w:rPr>
          <w:i/>
        </w:rPr>
        <w:t>4</w:t>
      </w:r>
      <w:r>
        <w:t xml:space="preserve"> be the string value that is the concatenation of </w:t>
      </w:r>
      <w:r w:rsidRPr="00245D48">
        <w:rPr>
          <w:i/>
        </w:rPr>
        <w:t>p</w:t>
      </w:r>
      <w:r>
        <w:rPr>
          <w:i/>
        </w:rPr>
        <w:t>2</w:t>
      </w:r>
      <w:r>
        <w:t xml:space="preserve">,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t xml:space="preserve">, </w:t>
      </w:r>
      <w:r w:rsidR="007B4ABC" w:rsidRPr="007B4ABC">
        <w:rPr>
          <w:i/>
        </w:rPr>
        <w:t>tag</w:t>
      </w:r>
      <w:r w:rsidR="007B4ABC">
        <w:t xml:space="preserve">, and </w:t>
      </w:r>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r>
        <w:t>.</w:t>
      </w:r>
    </w:p>
    <w:p w14:paraId="1305BD67" w14:textId="77777777" w:rsidR="00891B9F" w:rsidRPr="00675B74" w:rsidRDefault="00891B9F" w:rsidP="00B561B9">
      <w:pPr>
        <w:pStyle w:val="Alg3"/>
        <w:numPr>
          <w:ilvl w:val="0"/>
          <w:numId w:val="826"/>
        </w:numPr>
        <w:spacing w:after="220"/>
      </w:pPr>
      <w:r w:rsidRPr="00E77497">
        <w:t xml:space="preserve">Return </w:t>
      </w:r>
      <w:r w:rsidR="007B4ABC" w:rsidRPr="00245D48">
        <w:rPr>
          <w:i/>
        </w:rPr>
        <w:t>p</w:t>
      </w:r>
      <w:r w:rsidR="00B561B9">
        <w:rPr>
          <w:i/>
        </w:rPr>
        <w:t>4</w:t>
      </w:r>
      <w:r w:rsidRPr="00675B74">
        <w:t>.</w:t>
      </w:r>
    </w:p>
    <w:p w14:paraId="5E3FDBC7" w14:textId="77777777" w:rsidR="007B4ABC" w:rsidRPr="00E77497" w:rsidRDefault="007B4ABC" w:rsidP="00966F28">
      <w:pPr>
        <w:pStyle w:val="a4"/>
      </w:pPr>
      <w:r>
        <w:t>String</w:t>
      </w:r>
      <w:r w:rsidRPr="00E77497">
        <w:t>.prototype.</w:t>
      </w:r>
      <w:r>
        <w:t>big</w:t>
      </w:r>
      <w:r w:rsidRPr="00E77497">
        <w:t xml:space="preserve"> ()</w:t>
      </w:r>
    </w:p>
    <w:p w14:paraId="52DF4672" w14:textId="77777777" w:rsidR="007B4ABC" w:rsidRPr="00E77497" w:rsidRDefault="007B4ABC" w:rsidP="007B4ABC">
      <w:r w:rsidRPr="00E77497">
        <w:t xml:space="preserve">When the </w:t>
      </w:r>
      <w:r>
        <w:rPr>
          <w:b/>
        </w:rPr>
        <w:t>big</w:t>
      </w:r>
      <w:r w:rsidRPr="00E77497">
        <w:t xml:space="preserve"> method is called with </w:t>
      </w:r>
      <w:r>
        <w:t xml:space="preserve">no </w:t>
      </w:r>
      <w:r w:rsidRPr="00E77497">
        <w:t>argument</w:t>
      </w:r>
      <w:r>
        <w:t>s</w:t>
      </w:r>
      <w:r w:rsidRPr="00E77497">
        <w:t>, the following steps are taken:</w:t>
      </w:r>
    </w:p>
    <w:p w14:paraId="5A9E657E" w14:textId="77777777" w:rsidR="007B4ABC" w:rsidRDefault="007B4ABC" w:rsidP="007B4ABC">
      <w:pPr>
        <w:pStyle w:val="Alg3"/>
        <w:numPr>
          <w:ilvl w:val="0"/>
          <w:numId w:val="828"/>
        </w:numPr>
        <w:spacing w:after="220"/>
        <w:contextualSpacing/>
      </w:pPr>
      <w:r>
        <w:t xml:space="preserve">Let </w:t>
      </w:r>
      <w:r w:rsidRPr="0053000C">
        <w:rPr>
          <w:i/>
        </w:rPr>
        <w:t>S</w:t>
      </w:r>
      <w:r>
        <w:t xml:space="preserve"> be the </w:t>
      </w:r>
      <w:r w:rsidRPr="00891B9F">
        <w:rPr>
          <w:b/>
        </w:rPr>
        <w:t>this</w:t>
      </w:r>
      <w:r>
        <w:t xml:space="preserve"> value.</w:t>
      </w:r>
    </w:p>
    <w:p w14:paraId="09A88A10" w14:textId="77777777" w:rsidR="007B4ABC" w:rsidRPr="00675B74" w:rsidRDefault="007B4ABC" w:rsidP="007B4ABC">
      <w:pPr>
        <w:pStyle w:val="Alg3"/>
        <w:numPr>
          <w:ilvl w:val="0"/>
          <w:numId w:val="82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big</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21C541E2" w14:textId="77777777" w:rsidR="007B4ABC" w:rsidRPr="00E77497" w:rsidRDefault="007B4ABC" w:rsidP="00966F28">
      <w:pPr>
        <w:pStyle w:val="a4"/>
      </w:pPr>
      <w:r>
        <w:t>String</w:t>
      </w:r>
      <w:r w:rsidRPr="00E77497">
        <w:t>.prototype.</w:t>
      </w:r>
      <w:r>
        <w:t>blink</w:t>
      </w:r>
      <w:r w:rsidRPr="00E77497">
        <w:t xml:space="preserve"> ()</w:t>
      </w:r>
    </w:p>
    <w:p w14:paraId="277D4C2D" w14:textId="77777777" w:rsidR="007B4ABC" w:rsidRPr="00E77497" w:rsidRDefault="007B4ABC" w:rsidP="007B4ABC">
      <w:r w:rsidRPr="00E77497">
        <w:t xml:space="preserve">When the </w:t>
      </w:r>
      <w:r>
        <w:rPr>
          <w:b/>
        </w:rPr>
        <w:t>blink</w:t>
      </w:r>
      <w:r w:rsidRPr="00E77497">
        <w:t xml:space="preserve"> method is called with </w:t>
      </w:r>
      <w:r>
        <w:t xml:space="preserve">no </w:t>
      </w:r>
      <w:r w:rsidRPr="00E77497">
        <w:t>argument</w:t>
      </w:r>
      <w:r>
        <w:t>s</w:t>
      </w:r>
      <w:r w:rsidRPr="00E77497">
        <w:t>, the following steps are taken:</w:t>
      </w:r>
    </w:p>
    <w:p w14:paraId="0CE0225B" w14:textId="77777777" w:rsidR="007B4ABC" w:rsidRDefault="007B4ABC" w:rsidP="007B4ABC">
      <w:pPr>
        <w:pStyle w:val="Alg3"/>
        <w:numPr>
          <w:ilvl w:val="0"/>
          <w:numId w:val="829"/>
        </w:numPr>
        <w:spacing w:after="220"/>
        <w:contextualSpacing/>
      </w:pPr>
      <w:r>
        <w:t xml:space="preserve">Let </w:t>
      </w:r>
      <w:r w:rsidRPr="0053000C">
        <w:rPr>
          <w:i/>
        </w:rPr>
        <w:t>S</w:t>
      </w:r>
      <w:r>
        <w:t xml:space="preserve"> be the </w:t>
      </w:r>
      <w:r w:rsidRPr="00891B9F">
        <w:rPr>
          <w:b/>
        </w:rPr>
        <w:t>this</w:t>
      </w:r>
      <w:r>
        <w:t xml:space="preserve"> value.</w:t>
      </w:r>
    </w:p>
    <w:p w14:paraId="0D92C5E4" w14:textId="77777777" w:rsidR="007B4ABC" w:rsidRPr="00675B74" w:rsidRDefault="007B4ABC" w:rsidP="007B4ABC">
      <w:pPr>
        <w:pStyle w:val="Alg3"/>
        <w:numPr>
          <w:ilvl w:val="0"/>
          <w:numId w:val="829"/>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bli</w:t>
      </w:r>
      <w:r w:rsidR="00DF0259">
        <w:rPr>
          <w:rFonts w:ascii="Courier New" w:hAnsi="Courier New" w:cs="Courier New"/>
          <w:b/>
        </w:rPr>
        <w:t>n</w:t>
      </w:r>
      <w:r>
        <w:rPr>
          <w:rFonts w:ascii="Courier New" w:hAnsi="Courier New" w:cs="Courier New"/>
          <w:b/>
        </w:rPr>
        <w:t>k</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52BE8495" w14:textId="77777777" w:rsidR="007B4ABC" w:rsidRPr="00E77497" w:rsidRDefault="007B4ABC" w:rsidP="00966F28">
      <w:pPr>
        <w:pStyle w:val="a4"/>
      </w:pPr>
      <w:r>
        <w:t>String</w:t>
      </w:r>
      <w:r w:rsidRPr="00E77497">
        <w:t>.prototype.</w:t>
      </w:r>
      <w:r>
        <w:t>bold</w:t>
      </w:r>
      <w:r w:rsidRPr="00E77497">
        <w:t xml:space="preserve"> ()</w:t>
      </w:r>
    </w:p>
    <w:p w14:paraId="71F13047" w14:textId="77777777" w:rsidR="007B4ABC" w:rsidRPr="00E77497" w:rsidRDefault="007B4ABC" w:rsidP="007B4ABC">
      <w:r w:rsidRPr="00E77497">
        <w:t xml:space="preserve">When the </w:t>
      </w:r>
      <w:r>
        <w:rPr>
          <w:b/>
        </w:rPr>
        <w:t>bold</w:t>
      </w:r>
      <w:r w:rsidRPr="00E77497">
        <w:t xml:space="preserve"> method is called with </w:t>
      </w:r>
      <w:r>
        <w:t xml:space="preserve">no </w:t>
      </w:r>
      <w:r w:rsidRPr="00E77497">
        <w:t>argument</w:t>
      </w:r>
      <w:r>
        <w:t>s</w:t>
      </w:r>
      <w:r w:rsidRPr="00E77497">
        <w:t>, the following steps are taken:</w:t>
      </w:r>
    </w:p>
    <w:p w14:paraId="4CD60010" w14:textId="77777777" w:rsidR="007B4ABC" w:rsidRDefault="007B4ABC" w:rsidP="00A702CA">
      <w:pPr>
        <w:pStyle w:val="Alg3"/>
        <w:numPr>
          <w:ilvl w:val="0"/>
          <w:numId w:val="830"/>
        </w:numPr>
        <w:spacing w:after="220"/>
        <w:contextualSpacing/>
      </w:pPr>
      <w:r>
        <w:t xml:space="preserve">Let </w:t>
      </w:r>
      <w:r w:rsidR="00A702CA" w:rsidRPr="0053000C">
        <w:rPr>
          <w:i/>
        </w:rPr>
        <w:t>S</w:t>
      </w:r>
      <w:r>
        <w:t xml:space="preserve"> be the </w:t>
      </w:r>
      <w:r w:rsidRPr="00891B9F">
        <w:rPr>
          <w:b/>
        </w:rPr>
        <w:t>this</w:t>
      </w:r>
      <w:r>
        <w:t xml:space="preserve"> value.</w:t>
      </w:r>
    </w:p>
    <w:p w14:paraId="48CD51C9" w14:textId="77777777" w:rsidR="007B4ABC" w:rsidRPr="00675B74" w:rsidRDefault="007B4ABC" w:rsidP="007B4ABC">
      <w:pPr>
        <w:pStyle w:val="Alg3"/>
        <w:numPr>
          <w:ilvl w:val="0"/>
          <w:numId w:val="830"/>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07C75C0C" w14:textId="77777777" w:rsidR="007B4ABC" w:rsidRPr="00E77497" w:rsidRDefault="007B4ABC" w:rsidP="00966F28">
      <w:pPr>
        <w:pStyle w:val="a4"/>
      </w:pPr>
      <w:r>
        <w:t>String</w:t>
      </w:r>
      <w:r w:rsidRPr="00E77497">
        <w:t>.prototype.</w:t>
      </w:r>
      <w:r>
        <w:t>fixed</w:t>
      </w:r>
      <w:r w:rsidRPr="00E77497">
        <w:t xml:space="preserve"> ()</w:t>
      </w:r>
    </w:p>
    <w:p w14:paraId="0622EB8A" w14:textId="77777777" w:rsidR="007B4ABC" w:rsidRPr="00E77497" w:rsidRDefault="007B4ABC" w:rsidP="007B4ABC">
      <w:r w:rsidRPr="00E77497">
        <w:t xml:space="preserve">When the </w:t>
      </w:r>
      <w:r>
        <w:rPr>
          <w:b/>
        </w:rPr>
        <w:t>fixed</w:t>
      </w:r>
      <w:r w:rsidRPr="00E77497">
        <w:t xml:space="preserve"> method is called with </w:t>
      </w:r>
      <w:r>
        <w:t xml:space="preserve">no </w:t>
      </w:r>
      <w:r w:rsidRPr="00E77497">
        <w:t>argument</w:t>
      </w:r>
      <w:r>
        <w:t>s</w:t>
      </w:r>
      <w:r w:rsidRPr="00E77497">
        <w:t>, the following steps are taken:</w:t>
      </w:r>
    </w:p>
    <w:p w14:paraId="04B2C2EF" w14:textId="77777777" w:rsidR="007B4ABC" w:rsidRDefault="007B4ABC" w:rsidP="00A702CA">
      <w:pPr>
        <w:pStyle w:val="Alg3"/>
        <w:numPr>
          <w:ilvl w:val="0"/>
          <w:numId w:val="831"/>
        </w:numPr>
        <w:spacing w:after="220"/>
        <w:contextualSpacing/>
      </w:pPr>
      <w:r>
        <w:t xml:space="preserve">Let </w:t>
      </w:r>
      <w:r w:rsidR="00A702CA" w:rsidRPr="0053000C">
        <w:rPr>
          <w:i/>
        </w:rPr>
        <w:t>S</w:t>
      </w:r>
      <w:r>
        <w:t xml:space="preserve"> be the </w:t>
      </w:r>
      <w:r w:rsidRPr="00891B9F">
        <w:rPr>
          <w:b/>
        </w:rPr>
        <w:t>this</w:t>
      </w:r>
      <w:r>
        <w:t xml:space="preserve"> value.</w:t>
      </w:r>
    </w:p>
    <w:p w14:paraId="58ED0E55" w14:textId="77777777" w:rsidR="007B4ABC" w:rsidRPr="00675B74" w:rsidRDefault="007B4ABC" w:rsidP="007B4ABC">
      <w:pPr>
        <w:pStyle w:val="Alg3"/>
        <w:numPr>
          <w:ilvl w:val="0"/>
          <w:numId w:val="831"/>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tt</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194BC5F9" w14:textId="77777777" w:rsidR="007B4ABC" w:rsidRPr="00E77497" w:rsidRDefault="007B4ABC" w:rsidP="00966F28">
      <w:pPr>
        <w:pStyle w:val="a4"/>
      </w:pPr>
      <w:r>
        <w:t>String</w:t>
      </w:r>
      <w:r w:rsidRPr="00E77497">
        <w:t>.prototype.</w:t>
      </w:r>
      <w:r>
        <w:t>fontcolor</w:t>
      </w:r>
      <w:r w:rsidRPr="00E77497">
        <w:t xml:space="preserve"> (</w:t>
      </w:r>
      <w:r>
        <w:t xml:space="preserve"> color </w:t>
      </w:r>
      <w:r w:rsidRPr="00E77497">
        <w:t>)</w:t>
      </w:r>
    </w:p>
    <w:p w14:paraId="0AF694F0" w14:textId="77777777" w:rsidR="007B4ABC" w:rsidRPr="00E77497" w:rsidRDefault="007B4ABC" w:rsidP="007B4ABC">
      <w:r w:rsidRPr="00E77497">
        <w:t xml:space="preserve">When the </w:t>
      </w:r>
      <w:r>
        <w:rPr>
          <w:b/>
        </w:rPr>
        <w:t>fontcolor</w:t>
      </w:r>
      <w:r w:rsidRPr="00E77497">
        <w:t xml:space="preserve"> method is called with argument</w:t>
      </w:r>
      <w:r>
        <w:t xml:space="preserve"> </w:t>
      </w:r>
      <w:r>
        <w:rPr>
          <w:rFonts w:ascii="Times New Roman" w:hAnsi="Times New Roman"/>
          <w:i/>
        </w:rPr>
        <w:t>color</w:t>
      </w:r>
      <w:r w:rsidRPr="00E77497">
        <w:t>, the following steps are taken:</w:t>
      </w:r>
    </w:p>
    <w:p w14:paraId="30BC667F" w14:textId="77777777" w:rsidR="007B4ABC" w:rsidRDefault="007B4ABC" w:rsidP="00A702CA">
      <w:pPr>
        <w:pStyle w:val="Alg3"/>
        <w:numPr>
          <w:ilvl w:val="0"/>
          <w:numId w:val="832"/>
        </w:numPr>
        <w:spacing w:after="220"/>
        <w:contextualSpacing/>
      </w:pPr>
      <w:r>
        <w:t xml:space="preserve">Let </w:t>
      </w:r>
      <w:r w:rsidR="00A702CA" w:rsidRPr="0053000C">
        <w:rPr>
          <w:i/>
        </w:rPr>
        <w:t>S</w:t>
      </w:r>
      <w:r>
        <w:t xml:space="preserve"> be the </w:t>
      </w:r>
      <w:r w:rsidRPr="00891B9F">
        <w:rPr>
          <w:b/>
        </w:rPr>
        <w:t>this</w:t>
      </w:r>
      <w:r>
        <w:t xml:space="preserve"> value.</w:t>
      </w:r>
    </w:p>
    <w:p w14:paraId="46B4EF87" w14:textId="77777777" w:rsidR="007B4ABC" w:rsidRPr="00675B74" w:rsidRDefault="007B4ABC" w:rsidP="00D034B7">
      <w:pPr>
        <w:pStyle w:val="Alg3"/>
        <w:numPr>
          <w:ilvl w:val="0"/>
          <w:numId w:val="832"/>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color</w:t>
      </w:r>
      <w:r w:rsidRPr="00891B9F">
        <w:rPr>
          <w:rFonts w:ascii="Courier New" w:hAnsi="Courier New" w:cs="Courier New"/>
          <w:b/>
        </w:rPr>
        <w:t>"</w:t>
      </w:r>
      <w:r>
        <w:t xml:space="preserve"> and </w:t>
      </w:r>
      <w:r>
        <w:rPr>
          <w:i/>
        </w:rPr>
        <w:t>color</w:t>
      </w:r>
      <w:r w:rsidRPr="00675B74">
        <w:t>.</w:t>
      </w:r>
    </w:p>
    <w:p w14:paraId="2655DC45" w14:textId="77777777" w:rsidR="007B4ABC" w:rsidRPr="00E77497" w:rsidRDefault="007B4ABC" w:rsidP="00966F28">
      <w:pPr>
        <w:pStyle w:val="a4"/>
      </w:pPr>
      <w:r>
        <w:t>String</w:t>
      </w:r>
      <w:r w:rsidRPr="00E77497">
        <w:t>.p</w:t>
      </w:r>
      <w:r w:rsidRPr="001E48E7">
        <w:t>r</w:t>
      </w:r>
      <w:r w:rsidRPr="00E77497">
        <w:t>ototype.</w:t>
      </w:r>
      <w:r>
        <w:t>fontsize</w:t>
      </w:r>
      <w:r w:rsidRPr="00E77497">
        <w:t xml:space="preserve"> (</w:t>
      </w:r>
      <w:r>
        <w:t xml:space="preserve"> </w:t>
      </w:r>
      <w:r w:rsidR="00D034B7">
        <w:t>size</w:t>
      </w:r>
      <w:r>
        <w:t xml:space="preserve"> </w:t>
      </w:r>
      <w:r w:rsidRPr="00E77497">
        <w:t>)</w:t>
      </w:r>
    </w:p>
    <w:p w14:paraId="46F00ED2" w14:textId="77777777" w:rsidR="007B4ABC" w:rsidRPr="00E77497" w:rsidRDefault="007B4ABC" w:rsidP="007B4ABC">
      <w:r w:rsidRPr="00E77497">
        <w:t xml:space="preserve">When the </w:t>
      </w:r>
      <w:r>
        <w:rPr>
          <w:b/>
        </w:rPr>
        <w:t>font</w:t>
      </w:r>
      <w:r w:rsidR="00D034B7">
        <w:rPr>
          <w:b/>
        </w:rPr>
        <w:t>size</w:t>
      </w:r>
      <w:r w:rsidRPr="00E77497">
        <w:t xml:space="preserve"> method is called with argument</w:t>
      </w:r>
      <w:r>
        <w:t xml:space="preserve"> </w:t>
      </w:r>
      <w:r w:rsidR="00D034B7">
        <w:rPr>
          <w:rFonts w:ascii="Times New Roman" w:hAnsi="Times New Roman"/>
          <w:i/>
        </w:rPr>
        <w:t>size</w:t>
      </w:r>
      <w:r w:rsidRPr="00E77497">
        <w:t>, the following steps are taken:</w:t>
      </w:r>
    </w:p>
    <w:p w14:paraId="02755A45" w14:textId="77777777" w:rsidR="007B4ABC" w:rsidRDefault="007B4ABC" w:rsidP="00A702CA">
      <w:pPr>
        <w:pStyle w:val="Alg3"/>
        <w:numPr>
          <w:ilvl w:val="0"/>
          <w:numId w:val="833"/>
        </w:numPr>
        <w:spacing w:after="220"/>
        <w:contextualSpacing/>
      </w:pPr>
      <w:r>
        <w:t xml:space="preserve">Let </w:t>
      </w:r>
      <w:r w:rsidR="00A702CA" w:rsidRPr="0053000C">
        <w:rPr>
          <w:i/>
        </w:rPr>
        <w:t>S</w:t>
      </w:r>
      <w:r>
        <w:t xml:space="preserve"> be the </w:t>
      </w:r>
      <w:r w:rsidRPr="00891B9F">
        <w:rPr>
          <w:b/>
        </w:rPr>
        <w:t>this</w:t>
      </w:r>
      <w:r>
        <w:t xml:space="preserve"> value.</w:t>
      </w:r>
    </w:p>
    <w:p w14:paraId="6B14C395" w14:textId="77777777" w:rsidR="007B4ABC" w:rsidRPr="00675B74" w:rsidRDefault="007B4ABC" w:rsidP="00D034B7">
      <w:pPr>
        <w:pStyle w:val="Alg3"/>
        <w:numPr>
          <w:ilvl w:val="0"/>
          <w:numId w:val="833"/>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sidR="00D034B7">
        <w:rPr>
          <w:rFonts w:ascii="Courier New" w:hAnsi="Courier New" w:cs="Courier New"/>
          <w:b/>
        </w:rPr>
        <w:t>size</w:t>
      </w:r>
      <w:r w:rsidRPr="00891B9F">
        <w:rPr>
          <w:rFonts w:ascii="Courier New" w:hAnsi="Courier New" w:cs="Courier New"/>
          <w:b/>
        </w:rPr>
        <w:t>"</w:t>
      </w:r>
      <w:r>
        <w:t xml:space="preserve"> and </w:t>
      </w:r>
      <w:r w:rsidR="00D034B7">
        <w:rPr>
          <w:i/>
        </w:rPr>
        <w:t>size</w:t>
      </w:r>
      <w:r w:rsidRPr="00675B74">
        <w:t>.</w:t>
      </w:r>
    </w:p>
    <w:p w14:paraId="16A02604" w14:textId="77777777" w:rsidR="00D034B7" w:rsidRPr="00E77497" w:rsidRDefault="00D034B7" w:rsidP="00966F28">
      <w:pPr>
        <w:pStyle w:val="a4"/>
      </w:pPr>
      <w:r>
        <w:t>String</w:t>
      </w:r>
      <w:r w:rsidRPr="00E77497">
        <w:t>.prototype.</w:t>
      </w:r>
      <w:r>
        <w:t>italics</w:t>
      </w:r>
      <w:r w:rsidRPr="00E77497">
        <w:t xml:space="preserve"> ()</w:t>
      </w:r>
    </w:p>
    <w:p w14:paraId="18DF2DD0" w14:textId="77777777" w:rsidR="00D034B7" w:rsidRPr="00E77497" w:rsidRDefault="00D034B7" w:rsidP="00D034B7">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p>
    <w:p w14:paraId="44ED4D8B" w14:textId="77777777" w:rsidR="00D034B7" w:rsidRDefault="00D034B7" w:rsidP="00A702CA">
      <w:pPr>
        <w:pStyle w:val="Alg3"/>
        <w:numPr>
          <w:ilvl w:val="0"/>
          <w:numId w:val="834"/>
        </w:numPr>
        <w:spacing w:after="220"/>
        <w:contextualSpacing/>
      </w:pPr>
      <w:r>
        <w:t xml:space="preserve">Let </w:t>
      </w:r>
      <w:r w:rsidR="00A702CA" w:rsidRPr="0053000C">
        <w:rPr>
          <w:i/>
        </w:rPr>
        <w:t>S</w:t>
      </w:r>
      <w:r>
        <w:t xml:space="preserve"> be the </w:t>
      </w:r>
      <w:r w:rsidRPr="00891B9F">
        <w:rPr>
          <w:b/>
        </w:rPr>
        <w:t>this</w:t>
      </w:r>
      <w:r>
        <w:t xml:space="preserve"> value.</w:t>
      </w:r>
    </w:p>
    <w:p w14:paraId="5EC4A430" w14:textId="77777777" w:rsidR="00D034B7" w:rsidRPr="00675B74" w:rsidRDefault="00D034B7" w:rsidP="00D034B7">
      <w:pPr>
        <w:pStyle w:val="Alg3"/>
        <w:numPr>
          <w:ilvl w:val="0"/>
          <w:numId w:val="834"/>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i</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38DBA559" w14:textId="77777777" w:rsidR="00D034B7" w:rsidRPr="00E77497" w:rsidRDefault="00D034B7" w:rsidP="00966F28">
      <w:pPr>
        <w:pStyle w:val="a4"/>
      </w:pPr>
      <w:r>
        <w:t>String</w:t>
      </w:r>
      <w:r w:rsidRPr="00E77497">
        <w:t>.prototype.</w:t>
      </w:r>
      <w:r>
        <w:t>link</w:t>
      </w:r>
      <w:r w:rsidRPr="00E77497">
        <w:t xml:space="preserve"> (</w:t>
      </w:r>
      <w:r>
        <w:t xml:space="preserve"> url </w:t>
      </w:r>
      <w:r w:rsidRPr="00E77497">
        <w:t>)</w:t>
      </w:r>
    </w:p>
    <w:p w14:paraId="5D630DFD" w14:textId="77777777" w:rsidR="00D034B7" w:rsidRPr="00E77497" w:rsidRDefault="00D034B7" w:rsidP="00D034B7">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p>
    <w:p w14:paraId="3C1C87C4" w14:textId="77777777" w:rsidR="00D034B7" w:rsidRDefault="00D034B7" w:rsidP="00A702CA">
      <w:pPr>
        <w:pStyle w:val="Alg3"/>
        <w:numPr>
          <w:ilvl w:val="0"/>
          <w:numId w:val="835"/>
        </w:numPr>
        <w:spacing w:after="220"/>
        <w:contextualSpacing/>
      </w:pPr>
      <w:r>
        <w:t xml:space="preserve">Let </w:t>
      </w:r>
      <w:r w:rsidR="00A702CA" w:rsidRPr="0053000C">
        <w:rPr>
          <w:i/>
        </w:rPr>
        <w:t>S</w:t>
      </w:r>
      <w:r>
        <w:t xml:space="preserve"> be the </w:t>
      </w:r>
      <w:r w:rsidRPr="00891B9F">
        <w:rPr>
          <w:b/>
        </w:rPr>
        <w:t>this</w:t>
      </w:r>
      <w:r>
        <w:t xml:space="preserve"> value.</w:t>
      </w:r>
    </w:p>
    <w:p w14:paraId="2D91306A" w14:textId="77777777" w:rsidR="00D034B7" w:rsidRPr="00675B74" w:rsidRDefault="00D034B7" w:rsidP="00D034B7">
      <w:pPr>
        <w:pStyle w:val="Alg3"/>
        <w:numPr>
          <w:ilvl w:val="0"/>
          <w:numId w:val="835"/>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a</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href</w:t>
      </w:r>
      <w:r w:rsidRPr="00891B9F">
        <w:rPr>
          <w:rFonts w:ascii="Courier New" w:hAnsi="Courier New" w:cs="Courier New"/>
          <w:b/>
        </w:rPr>
        <w:t>"</w:t>
      </w:r>
      <w:r>
        <w:t xml:space="preserve"> and </w:t>
      </w:r>
      <w:r>
        <w:rPr>
          <w:i/>
        </w:rPr>
        <w:t>url</w:t>
      </w:r>
      <w:r w:rsidRPr="00675B74">
        <w:t>.</w:t>
      </w:r>
    </w:p>
    <w:p w14:paraId="35FB0D8D" w14:textId="77777777" w:rsidR="00D034B7" w:rsidRPr="00E77497" w:rsidRDefault="00D034B7" w:rsidP="00966F28">
      <w:pPr>
        <w:pStyle w:val="a4"/>
      </w:pPr>
      <w:r>
        <w:t>String</w:t>
      </w:r>
      <w:r w:rsidRPr="00E77497">
        <w:t>.prototype.</w:t>
      </w:r>
      <w:r>
        <w:t>small</w:t>
      </w:r>
      <w:r w:rsidRPr="00E77497">
        <w:t xml:space="preserve"> ()</w:t>
      </w:r>
    </w:p>
    <w:p w14:paraId="7B43B927" w14:textId="77777777" w:rsidR="00D034B7" w:rsidRPr="00E77497" w:rsidRDefault="00D034B7" w:rsidP="00D034B7">
      <w:r w:rsidRPr="00E77497">
        <w:t xml:space="preserve">When the </w:t>
      </w:r>
      <w:r>
        <w:rPr>
          <w:b/>
        </w:rPr>
        <w:t>small</w:t>
      </w:r>
      <w:r w:rsidRPr="00E77497">
        <w:t xml:space="preserve"> method is called with </w:t>
      </w:r>
      <w:r>
        <w:t xml:space="preserve">no </w:t>
      </w:r>
      <w:r w:rsidRPr="00E77497">
        <w:t>argument</w:t>
      </w:r>
      <w:r>
        <w:t>s</w:t>
      </w:r>
      <w:r w:rsidRPr="00E77497">
        <w:t>, the following steps are taken:</w:t>
      </w:r>
    </w:p>
    <w:p w14:paraId="702312B0" w14:textId="77777777" w:rsidR="00D034B7" w:rsidRDefault="00D034B7" w:rsidP="00A702CA">
      <w:pPr>
        <w:pStyle w:val="Alg3"/>
        <w:numPr>
          <w:ilvl w:val="0"/>
          <w:numId w:val="836"/>
        </w:numPr>
        <w:spacing w:after="220"/>
        <w:contextualSpacing/>
      </w:pPr>
      <w:r>
        <w:t xml:space="preserve">Let </w:t>
      </w:r>
      <w:r w:rsidR="00A702CA" w:rsidRPr="0053000C">
        <w:rPr>
          <w:i/>
        </w:rPr>
        <w:t>S</w:t>
      </w:r>
      <w:r>
        <w:t xml:space="preserve"> be the </w:t>
      </w:r>
      <w:r w:rsidRPr="00891B9F">
        <w:rPr>
          <w:b/>
        </w:rPr>
        <w:t>this</w:t>
      </w:r>
      <w:r>
        <w:t xml:space="preserve"> value.</w:t>
      </w:r>
    </w:p>
    <w:p w14:paraId="0C90DE28" w14:textId="77777777" w:rsidR="00D034B7" w:rsidRPr="00675B74" w:rsidRDefault="00D034B7" w:rsidP="00D034B7">
      <w:pPr>
        <w:pStyle w:val="Alg3"/>
        <w:numPr>
          <w:ilvl w:val="0"/>
          <w:numId w:val="836"/>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small</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2CA74D85" w14:textId="77777777" w:rsidR="00D034B7" w:rsidRPr="00E77497" w:rsidRDefault="00D034B7" w:rsidP="00966F28">
      <w:pPr>
        <w:pStyle w:val="a4"/>
      </w:pPr>
      <w:r>
        <w:t>String</w:t>
      </w:r>
      <w:r w:rsidRPr="00E77497">
        <w:t>.prototype.</w:t>
      </w:r>
      <w:r>
        <w:t>strike</w:t>
      </w:r>
      <w:r w:rsidRPr="00E77497">
        <w:t xml:space="preserve"> ()</w:t>
      </w:r>
    </w:p>
    <w:p w14:paraId="2955A881" w14:textId="77777777" w:rsidR="00D034B7" w:rsidRPr="00E77497" w:rsidRDefault="00D034B7" w:rsidP="00D034B7">
      <w:r w:rsidRPr="00E77497">
        <w:t xml:space="preserve">When the </w:t>
      </w:r>
      <w:r>
        <w:rPr>
          <w:b/>
        </w:rPr>
        <w:t>strike</w:t>
      </w:r>
      <w:r w:rsidRPr="00E77497">
        <w:t xml:space="preserve"> method is called with </w:t>
      </w:r>
      <w:r>
        <w:t xml:space="preserve">no </w:t>
      </w:r>
      <w:r w:rsidRPr="00E77497">
        <w:t>argument</w:t>
      </w:r>
      <w:r>
        <w:t>s</w:t>
      </w:r>
      <w:r w:rsidRPr="00E77497">
        <w:t>, the following steps are taken:</w:t>
      </w:r>
    </w:p>
    <w:p w14:paraId="562E37C0" w14:textId="77777777" w:rsidR="00D034B7" w:rsidRDefault="00D034B7" w:rsidP="00A702CA">
      <w:pPr>
        <w:pStyle w:val="Alg3"/>
        <w:numPr>
          <w:ilvl w:val="0"/>
          <w:numId w:val="837"/>
        </w:numPr>
        <w:spacing w:after="220"/>
        <w:contextualSpacing/>
      </w:pPr>
      <w:r>
        <w:t xml:space="preserve">Let </w:t>
      </w:r>
      <w:r w:rsidR="00A702CA" w:rsidRPr="0053000C">
        <w:rPr>
          <w:i/>
        </w:rPr>
        <w:t>S</w:t>
      </w:r>
      <w:r>
        <w:t xml:space="preserve"> be the </w:t>
      </w:r>
      <w:r w:rsidRPr="00891B9F">
        <w:rPr>
          <w:b/>
        </w:rPr>
        <w:t>this</w:t>
      </w:r>
      <w:r>
        <w:t xml:space="preserve"> value.</w:t>
      </w:r>
    </w:p>
    <w:p w14:paraId="461DA740" w14:textId="77777777" w:rsidR="00D034B7" w:rsidRPr="00675B74" w:rsidRDefault="00D034B7" w:rsidP="00D034B7">
      <w:pPr>
        <w:pStyle w:val="Alg3"/>
        <w:numPr>
          <w:ilvl w:val="0"/>
          <w:numId w:val="837"/>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strike</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7AA62EAB" w14:textId="77777777" w:rsidR="00D034B7" w:rsidRPr="00E77497" w:rsidRDefault="00D034B7" w:rsidP="00966F28">
      <w:pPr>
        <w:pStyle w:val="a4"/>
      </w:pPr>
      <w:r>
        <w:t>String</w:t>
      </w:r>
      <w:r w:rsidRPr="00E77497">
        <w:t>.prototype.</w:t>
      </w:r>
      <w:r>
        <w:t>sub</w:t>
      </w:r>
      <w:r w:rsidRPr="00E77497">
        <w:t xml:space="preserve"> ()</w:t>
      </w:r>
    </w:p>
    <w:p w14:paraId="54594FF4" w14:textId="77777777" w:rsidR="00D034B7" w:rsidRPr="00E77497" w:rsidRDefault="00D034B7" w:rsidP="00D034B7">
      <w:r w:rsidRPr="00E77497">
        <w:t xml:space="preserve">When the </w:t>
      </w:r>
      <w:r>
        <w:rPr>
          <w:b/>
        </w:rPr>
        <w:t>sub</w:t>
      </w:r>
      <w:r w:rsidRPr="00E77497">
        <w:t xml:space="preserve"> method is called with </w:t>
      </w:r>
      <w:r>
        <w:t xml:space="preserve">no </w:t>
      </w:r>
      <w:r w:rsidRPr="00E77497">
        <w:t>argument</w:t>
      </w:r>
      <w:r>
        <w:t>s</w:t>
      </w:r>
      <w:r w:rsidRPr="00E77497">
        <w:t>, the following steps are taken:</w:t>
      </w:r>
    </w:p>
    <w:p w14:paraId="015D2AF9" w14:textId="77777777" w:rsidR="00D034B7" w:rsidRDefault="00D034B7" w:rsidP="00A702CA">
      <w:pPr>
        <w:pStyle w:val="Alg3"/>
        <w:numPr>
          <w:ilvl w:val="0"/>
          <w:numId w:val="838"/>
        </w:numPr>
        <w:spacing w:after="220"/>
        <w:contextualSpacing/>
      </w:pPr>
      <w:r>
        <w:t xml:space="preserve">Let </w:t>
      </w:r>
      <w:r w:rsidR="00A702CA" w:rsidRPr="0053000C">
        <w:rPr>
          <w:i/>
        </w:rPr>
        <w:t>S</w:t>
      </w:r>
      <w:r>
        <w:t xml:space="preserve"> be the </w:t>
      </w:r>
      <w:r w:rsidRPr="00891B9F">
        <w:rPr>
          <w:b/>
        </w:rPr>
        <w:t>this</w:t>
      </w:r>
      <w:r>
        <w:t xml:space="preserve"> value.</w:t>
      </w:r>
    </w:p>
    <w:p w14:paraId="6E463213" w14:textId="77777777" w:rsidR="00D034B7" w:rsidRPr="00675B74" w:rsidRDefault="00D034B7" w:rsidP="00D034B7">
      <w:pPr>
        <w:pStyle w:val="Alg3"/>
        <w:numPr>
          <w:ilvl w:val="0"/>
          <w:numId w:val="838"/>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15FBF5C6" w14:textId="77777777" w:rsidR="00D034B7" w:rsidRPr="00E77497" w:rsidRDefault="00D034B7" w:rsidP="00966F28">
      <w:pPr>
        <w:pStyle w:val="a4"/>
      </w:pPr>
      <w:r>
        <w:t>String</w:t>
      </w:r>
      <w:r w:rsidRPr="00E77497">
        <w:t>.prototype.</w:t>
      </w:r>
      <w:r>
        <w:t>sup</w:t>
      </w:r>
      <w:r w:rsidRPr="00E77497">
        <w:t xml:space="preserve"> ()</w:t>
      </w:r>
    </w:p>
    <w:p w14:paraId="7E10571C" w14:textId="77777777" w:rsidR="00D034B7" w:rsidRPr="00E77497" w:rsidRDefault="00D034B7" w:rsidP="00D034B7">
      <w:r w:rsidRPr="00E77497">
        <w:t xml:space="preserve">When the </w:t>
      </w:r>
      <w:r>
        <w:rPr>
          <w:b/>
        </w:rPr>
        <w:t>sup</w:t>
      </w:r>
      <w:r w:rsidRPr="00E77497">
        <w:t xml:space="preserve"> method is called with </w:t>
      </w:r>
      <w:r>
        <w:t xml:space="preserve">no </w:t>
      </w:r>
      <w:r w:rsidRPr="00E77497">
        <w:t>argument</w:t>
      </w:r>
      <w:r>
        <w:t>s</w:t>
      </w:r>
      <w:r w:rsidRPr="00E77497">
        <w:t>, the following steps are taken:</w:t>
      </w:r>
    </w:p>
    <w:p w14:paraId="53EAD77D" w14:textId="77777777" w:rsidR="00D034B7" w:rsidRDefault="00D034B7" w:rsidP="00A702CA">
      <w:pPr>
        <w:pStyle w:val="Alg3"/>
        <w:numPr>
          <w:ilvl w:val="0"/>
          <w:numId w:val="839"/>
        </w:numPr>
        <w:spacing w:after="220"/>
        <w:contextualSpacing/>
      </w:pPr>
      <w:r>
        <w:t xml:space="preserve">Let </w:t>
      </w:r>
      <w:r w:rsidR="00A702CA" w:rsidRPr="0053000C">
        <w:rPr>
          <w:i/>
        </w:rPr>
        <w:t>S</w:t>
      </w:r>
      <w:r>
        <w:t xml:space="preserve"> be the </w:t>
      </w:r>
      <w:r w:rsidRPr="00891B9F">
        <w:rPr>
          <w:b/>
        </w:rPr>
        <w:t>this</w:t>
      </w:r>
      <w:r>
        <w:t xml:space="preserve"> value.</w:t>
      </w:r>
    </w:p>
    <w:p w14:paraId="7359BC3C" w14:textId="77777777" w:rsidR="00D034B7" w:rsidRPr="00675B74" w:rsidRDefault="00D034B7" w:rsidP="00D034B7">
      <w:pPr>
        <w:pStyle w:val="Alg3"/>
        <w:numPr>
          <w:ilvl w:val="0"/>
          <w:numId w:val="839"/>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sup</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5497443B" w14:textId="77777777" w:rsidR="00BA25B6" w:rsidRPr="00E77497" w:rsidRDefault="007B4ABC" w:rsidP="00966F28">
      <w:pPr>
        <w:pStyle w:val="a3"/>
      </w:pPr>
      <w:bookmarkStart w:id="8503" w:name="_Toc366142189"/>
      <w:r>
        <w:t>A</w:t>
      </w:r>
      <w:r w:rsidR="00BA25B6">
        <w:t>dditional Properties of the Date</w:t>
      </w:r>
      <w:r w:rsidR="00BA25B6" w:rsidRPr="00E77497">
        <w:t>.prototype</w:t>
      </w:r>
      <w:r w:rsidR="00BA25B6">
        <w:t xml:space="preserve"> Object</w:t>
      </w:r>
      <w:bookmarkEnd w:id="8503"/>
    </w:p>
    <w:p w14:paraId="4A215DC8" w14:textId="77777777" w:rsidR="00E80769" w:rsidRPr="00E77497" w:rsidRDefault="00E80769" w:rsidP="00966F28">
      <w:pPr>
        <w:pStyle w:val="a4"/>
      </w:pPr>
      <w:r w:rsidRPr="00E77497">
        <w:t>Date.prototype.getYear ( )</w:t>
      </w:r>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p>
    <w:p w14:paraId="7D178D08"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0B8A61C6" w14:textId="77777777"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14:paraId="56D591C4" w14:textId="77777777"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14:paraId="5A45E5D1" w14:textId="77777777" w:rsidR="00242BA0" w:rsidRDefault="00242BA0" w:rsidP="00242BA0">
      <w:pPr>
        <w:pStyle w:val="M4"/>
        <w:numPr>
          <w:ilvl w:val="0"/>
          <w:numId w:val="840"/>
        </w:numPr>
        <w:spacing w:after="0"/>
      </w:pPr>
      <w:r>
        <w:t>ReturnIfAbrupt(</w:t>
      </w:r>
      <w:r w:rsidRPr="00242BA0">
        <w:rPr>
          <w:i/>
        </w:rPr>
        <w:t>t</w:t>
      </w:r>
      <w:r>
        <w:t>).</w:t>
      </w:r>
    </w:p>
    <w:p w14:paraId="468E660E" w14:textId="77777777"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FEE0CD6" w14:textId="77777777" w:rsidR="00E80769" w:rsidRPr="00675B74" w:rsidRDefault="00E80769" w:rsidP="00735F3E">
      <w:pPr>
        <w:pStyle w:val="Alg3"/>
        <w:numPr>
          <w:ilvl w:val="0"/>
          <w:numId w:val="840"/>
        </w:numPr>
        <w:spacing w:after="220"/>
      </w:pPr>
      <w:r w:rsidRPr="00E77497">
        <w:t>Return YearFromTime(LocalTime(</w:t>
      </w:r>
      <w:r w:rsidRPr="00E77497">
        <w:rPr>
          <w:i/>
        </w:rPr>
        <w:t>t</w:t>
      </w:r>
      <w:r w:rsidRPr="00E77497">
        <w:t xml:space="preserve">)) </w:t>
      </w:r>
      <w:r w:rsidRPr="00675B74">
        <w:sym w:font="Symbol" w:char="F02D"/>
      </w:r>
      <w:r w:rsidRPr="00675B74">
        <w:t xml:space="preserve"> 1900.</w:t>
      </w:r>
    </w:p>
    <w:p w14:paraId="4A6F6135" w14:textId="77777777" w:rsidR="00E80769" w:rsidRPr="00E77497" w:rsidRDefault="00E80769" w:rsidP="00966F28">
      <w:pPr>
        <w:pStyle w:val="a4"/>
      </w:pPr>
      <w:bookmarkStart w:id="8504" w:name="_Ref457724074"/>
      <w:bookmarkStart w:id="8505" w:name="_Toc472818988"/>
      <w:bookmarkStart w:id="8506" w:name="_Toc474641703"/>
      <w:bookmarkStart w:id="8507" w:name="_Toc235503574"/>
      <w:bookmarkStart w:id="8508" w:name="_Toc236208662"/>
      <w:bookmarkStart w:id="8509" w:name="_Toc241509348"/>
      <w:bookmarkStart w:id="8510" w:name="_Toc241557825"/>
      <w:bookmarkStart w:id="8511" w:name="_Toc244416835"/>
      <w:bookmarkStart w:id="8512" w:name="_Toc244657775"/>
      <w:bookmarkStart w:id="8513" w:name="_Toc246652515"/>
      <w:bookmarkStart w:id="8514" w:name="_Toc253562064"/>
      <w:bookmarkStart w:id="8515" w:name="_Toc268506080"/>
      <w:bookmarkStart w:id="8516" w:name="_Toc276631199"/>
      <w:bookmarkStart w:id="8517" w:name="_Toc277944243"/>
      <w:bookmarkStart w:id="8518" w:name="_Toc153968588"/>
      <w:r w:rsidRPr="00E77497">
        <w:t>Date.prototype.setYear (year)</w:t>
      </w:r>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p>
    <w:p w14:paraId="2DF10493"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12493879" w14:textId="77777777"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1E082EDC" w14:textId="77777777"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3AFA6A8A" w14:textId="77777777" w:rsidR="00E80769" w:rsidRPr="00E77497" w:rsidRDefault="00D9401D" w:rsidP="001F482D">
      <w:pPr>
        <w:pStyle w:val="Alg3"/>
        <w:numPr>
          <w:ilvl w:val="0"/>
          <w:numId w:val="389"/>
        </w:numPr>
      </w:pPr>
      <w:r>
        <w:t xml:space="preserve">Let </w:t>
      </w:r>
      <w:r w:rsidRPr="009B4067">
        <w:rPr>
          <w:i/>
        </w:rPr>
        <w:t>y</w:t>
      </w:r>
      <w:r>
        <w:t xml:space="preserve"> be</w:t>
      </w:r>
      <w:r w:rsidRPr="00E77497">
        <w:t xml:space="preserve"> </w:t>
      </w:r>
      <w:r w:rsidR="00E80769" w:rsidRPr="00E77497">
        <w:t>ToNumber(</w:t>
      </w:r>
      <w:r w:rsidR="00E80769" w:rsidRPr="00E77497">
        <w:rPr>
          <w:i/>
        </w:rPr>
        <w:t>year</w:t>
      </w:r>
      <w:r w:rsidR="00E80769" w:rsidRPr="00E77497">
        <w:t>).</w:t>
      </w:r>
    </w:p>
    <w:p w14:paraId="33D607F3" w14:textId="77777777" w:rsidR="00E80769" w:rsidRPr="00E77497" w:rsidRDefault="00E80769" w:rsidP="00BB784E">
      <w:pPr>
        <w:pStyle w:val="Alg3"/>
        <w:numPr>
          <w:ilvl w:val="0"/>
          <w:numId w:val="389"/>
        </w:numPr>
      </w:pPr>
      <w:r w:rsidRPr="00E77497">
        <w:t xml:space="preserve">If </w:t>
      </w:r>
      <w:r w:rsidR="00D9401D" w:rsidRPr="00245D48">
        <w:rPr>
          <w:i/>
        </w:rPr>
        <w:t>y</w:t>
      </w:r>
      <w:r w:rsidRPr="00E77497">
        <w:t xml:space="preserve"> is</w:t>
      </w:r>
      <w:r w:rsidRPr="00E77497">
        <w:rPr>
          <w:b/>
        </w:rPr>
        <w:t xml:space="preserve"> NaN</w:t>
      </w:r>
      <w:r w:rsidRPr="00E77497">
        <w:t>, set the [[</w:t>
      </w:r>
      <w:r w:rsidR="00BB784E">
        <w:t>Date</w:t>
      </w:r>
      <w:r w:rsidR="00BB784E" w:rsidRPr="00E77497">
        <w:t>Value</w:t>
      </w:r>
      <w:r w:rsidRPr="00E77497">
        <w:t>]] internal</w:t>
      </w:r>
      <w:r w:rsidR="00314265" w:rsidRPr="00314265">
        <w:t xml:space="preserve"> </w:t>
      </w:r>
      <w:r w:rsidR="00314265">
        <w:t>data</w:t>
      </w:r>
      <w:r w:rsidRPr="00E77497">
        <w:t xml:space="preserve"> property of </w:t>
      </w:r>
      <w:r w:rsidR="00E958C2" w:rsidRPr="00E77497">
        <w:t>this Date object</w:t>
      </w:r>
      <w:r w:rsidRPr="00E77497">
        <w:t xml:space="preserve"> to </w:t>
      </w:r>
      <w:r w:rsidRPr="00E77497">
        <w:rPr>
          <w:b/>
        </w:rPr>
        <w:t>NaN</w:t>
      </w:r>
      <w:r w:rsidRPr="00E77497">
        <w:t xml:space="preserve"> and return </w:t>
      </w:r>
      <w:r w:rsidRPr="00E77497">
        <w:rPr>
          <w:b/>
        </w:rPr>
        <w:t>NaN</w:t>
      </w:r>
      <w:r w:rsidRPr="00E77497">
        <w:t>.</w:t>
      </w:r>
    </w:p>
    <w:p w14:paraId="34FBCA9F" w14:textId="77777777" w:rsidR="00E80769" w:rsidRPr="00675B74" w:rsidRDefault="00E80769" w:rsidP="001F482D">
      <w:pPr>
        <w:pStyle w:val="Alg3"/>
        <w:numPr>
          <w:ilvl w:val="0"/>
          <w:numId w:val="389"/>
        </w:numPr>
      </w:pPr>
      <w:r w:rsidRPr="00E77497">
        <w:t xml:space="preserve">If </w:t>
      </w:r>
      <w:r w:rsidR="00D9401D" w:rsidRPr="00245D48">
        <w:rPr>
          <w:i/>
        </w:rPr>
        <w:t>y</w:t>
      </w:r>
      <w:r w:rsidRPr="00E77497">
        <w:t xml:space="preserve"> is not </w:t>
      </w:r>
      <w:r w:rsidRPr="00E77497">
        <w:rPr>
          <w:b/>
        </w:rPr>
        <w:t>NaN</w:t>
      </w:r>
      <w:r w:rsidRPr="00E77497">
        <w:t xml:space="preserve"> and 0 </w:t>
      </w:r>
      <w:r w:rsidRPr="00675B74">
        <w:sym w:font="Symbol" w:char="F0A3"/>
      </w:r>
      <w:r w:rsidRPr="00675B74">
        <w:t xml:space="preserve"> ToInteger(</w:t>
      </w:r>
      <w:r w:rsidR="00D9401D" w:rsidRPr="00245D48">
        <w:rPr>
          <w:i/>
        </w:rPr>
        <w:t>y</w:t>
      </w:r>
      <w:r w:rsidRPr="00675B74">
        <w:t xml:space="preserve">) </w:t>
      </w:r>
      <w:r w:rsidRPr="00675B74">
        <w:sym w:font="Symbol" w:char="F0A3"/>
      </w:r>
      <w:r w:rsidRPr="00675B74">
        <w:t xml:space="preserve"> 99 then</w:t>
      </w:r>
      <w:r w:rsidR="009B4067">
        <w:t xml:space="preserve"> let</w:t>
      </w:r>
      <w:r w:rsidRPr="00675B74">
        <w:t xml:space="preserve"> </w:t>
      </w:r>
      <w:r w:rsidR="009B4067" w:rsidRPr="00245D48">
        <w:rPr>
          <w:i/>
        </w:rPr>
        <w:t>y</w:t>
      </w:r>
      <w:r w:rsidR="009B4067">
        <w:rPr>
          <w:i/>
        </w:rPr>
        <w:t>yyy</w:t>
      </w:r>
      <w:r w:rsidRPr="00675B74">
        <w:t xml:space="preserve"> </w:t>
      </w:r>
      <w:r w:rsidR="009B4067">
        <w:t>be</w:t>
      </w:r>
      <w:r w:rsidR="009B4067" w:rsidRPr="00675B74">
        <w:t xml:space="preserve"> </w:t>
      </w:r>
      <w:r w:rsidRPr="00675B74">
        <w:t>ToInteger(</w:t>
      </w:r>
      <w:r w:rsidR="00D9401D" w:rsidRPr="00245D48">
        <w:rPr>
          <w:i/>
        </w:rPr>
        <w:t>y</w:t>
      </w:r>
      <w:r w:rsidRPr="00675B74">
        <w:t>) + 1900. Otherwise,</w:t>
      </w:r>
      <w:r w:rsidR="00D172A5">
        <w:t xml:space="preserve"> let</w:t>
      </w:r>
      <w:r w:rsidRPr="00675B74">
        <w:t xml:space="preserve"> </w:t>
      </w:r>
      <w:r w:rsidR="009B4067" w:rsidRPr="00245D48">
        <w:rPr>
          <w:i/>
        </w:rPr>
        <w:t>y</w:t>
      </w:r>
      <w:r w:rsidR="009B4067">
        <w:rPr>
          <w:i/>
        </w:rPr>
        <w:t>yyy</w:t>
      </w:r>
      <w:r w:rsidRPr="00675B74">
        <w:t xml:space="preserve"> </w:t>
      </w:r>
      <w:r w:rsidR="00D172A5">
        <w:t>be</w:t>
      </w:r>
      <w:r w:rsidR="00D172A5" w:rsidRPr="00675B74">
        <w:t xml:space="preserve"> </w:t>
      </w:r>
      <w:r w:rsidR="00D9401D" w:rsidRPr="00245D48">
        <w:rPr>
          <w:i/>
        </w:rPr>
        <w:t>y</w:t>
      </w:r>
      <w:r w:rsidRPr="00675B74">
        <w:t>.</w:t>
      </w:r>
    </w:p>
    <w:p w14:paraId="3A990B55" w14:textId="77777777" w:rsidR="00E80769" w:rsidRPr="00E77497" w:rsidRDefault="009B4067" w:rsidP="001F482D">
      <w:pPr>
        <w:pStyle w:val="Alg3"/>
        <w:numPr>
          <w:ilvl w:val="0"/>
          <w:numId w:val="389"/>
        </w:numPr>
      </w:pPr>
      <w:r>
        <w:t xml:space="preserve">Let </w:t>
      </w:r>
      <w:r w:rsidRPr="009B4067">
        <w:rPr>
          <w:i/>
        </w:rPr>
        <w:t>d</w:t>
      </w:r>
      <w:r>
        <w:t xml:space="preserve"> be</w:t>
      </w:r>
      <w:r w:rsidRPr="00E77497">
        <w:t xml:space="preserve"> </w:t>
      </w:r>
      <w:r w:rsidR="00E80769" w:rsidRPr="00E77497">
        <w:t>MakeDay(</w:t>
      </w:r>
      <w:r w:rsidRPr="00245D48">
        <w:rPr>
          <w:i/>
        </w:rPr>
        <w:t>y</w:t>
      </w:r>
      <w:r>
        <w:rPr>
          <w:i/>
        </w:rPr>
        <w:t>yyy</w:t>
      </w:r>
      <w:r w:rsidR="00E80769" w:rsidRPr="00E77497">
        <w:t>, MonthFromTime(</w:t>
      </w:r>
      <w:r w:rsidR="00E80769" w:rsidRPr="00E77497">
        <w:rPr>
          <w:i/>
        </w:rPr>
        <w:t>t</w:t>
      </w:r>
      <w:r w:rsidR="00E80769" w:rsidRPr="00E77497">
        <w:t>), DateFromTime(</w:t>
      </w:r>
      <w:r w:rsidR="00E80769" w:rsidRPr="00E77497">
        <w:rPr>
          <w:i/>
        </w:rPr>
        <w:t>t</w:t>
      </w:r>
      <w:r w:rsidR="00E80769" w:rsidRPr="00E77497">
        <w:t>)).</w:t>
      </w:r>
    </w:p>
    <w:p w14:paraId="1C547FFE" w14:textId="77777777" w:rsidR="00E80769" w:rsidRPr="00E77497" w:rsidRDefault="009B4067" w:rsidP="001F482D">
      <w:pPr>
        <w:pStyle w:val="Alg3"/>
        <w:numPr>
          <w:ilvl w:val="0"/>
          <w:numId w:val="389"/>
        </w:numPr>
      </w:pPr>
      <w:r>
        <w:t xml:space="preserve">Let </w:t>
      </w:r>
      <w:r w:rsidRPr="009B4067">
        <w:rPr>
          <w:i/>
        </w:rPr>
        <w:t>date</w:t>
      </w:r>
      <w:r>
        <w:t xml:space="preserve"> be</w:t>
      </w:r>
      <w:r w:rsidRPr="00E77497">
        <w:t xml:space="preserve"> </w:t>
      </w:r>
      <w:r w:rsidR="00E80769" w:rsidRPr="00E77497">
        <w:t>UTC(MakeDate(</w:t>
      </w:r>
      <w:r w:rsidRPr="00245D48">
        <w:rPr>
          <w:i/>
        </w:rPr>
        <w:t>d</w:t>
      </w:r>
      <w:r w:rsidR="00E80769" w:rsidRPr="00E77497">
        <w:t>, TimeWithinDay(</w:t>
      </w:r>
      <w:r w:rsidR="00E80769" w:rsidRPr="00E77497">
        <w:rPr>
          <w:i/>
        </w:rPr>
        <w:t>t</w:t>
      </w:r>
      <w:r w:rsidR="00E80769" w:rsidRPr="00E77497">
        <w:t>))).</w:t>
      </w:r>
    </w:p>
    <w:p w14:paraId="70BEEB04" w14:textId="77777777" w:rsidR="00E80769" w:rsidRPr="00E77497" w:rsidRDefault="00E80769" w:rsidP="00BB784E">
      <w:pPr>
        <w:pStyle w:val="Alg3"/>
        <w:numPr>
          <w:ilvl w:val="0"/>
          <w:numId w:val="389"/>
        </w:numPr>
      </w:pPr>
      <w:r w:rsidRPr="00E77497">
        <w:t>Set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 xml:space="preserve"> to TimeClip(</w:t>
      </w:r>
      <w:r w:rsidR="009B4067" w:rsidRPr="00245D48">
        <w:rPr>
          <w:i/>
        </w:rPr>
        <w:t>date</w:t>
      </w:r>
      <w:r w:rsidRPr="00E77497">
        <w:t>).</w:t>
      </w:r>
    </w:p>
    <w:p w14:paraId="674AFE0C" w14:textId="77777777" w:rsidR="00E80769" w:rsidRPr="00E77497" w:rsidRDefault="00E80769" w:rsidP="00BB784E">
      <w:pPr>
        <w:pStyle w:val="Alg3"/>
        <w:numPr>
          <w:ilvl w:val="0"/>
          <w:numId w:val="389"/>
        </w:numPr>
        <w:spacing w:after="220"/>
      </w:pPr>
      <w:r w:rsidRPr="00E77497">
        <w:t>Return the value of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w:t>
      </w:r>
    </w:p>
    <w:p w14:paraId="43010D77" w14:textId="77777777" w:rsidR="00E80769" w:rsidRPr="00E77497" w:rsidRDefault="00E80769" w:rsidP="00966F28">
      <w:pPr>
        <w:pStyle w:val="a4"/>
      </w:pPr>
      <w:bookmarkStart w:id="8519" w:name="_Toc472818989"/>
      <w:bookmarkStart w:id="8520" w:name="_Toc474641704"/>
      <w:bookmarkStart w:id="8521" w:name="_Toc235503575"/>
      <w:bookmarkStart w:id="8522" w:name="_Toc236208663"/>
      <w:bookmarkStart w:id="8523" w:name="_Toc241509349"/>
      <w:bookmarkStart w:id="8524" w:name="_Toc241557826"/>
      <w:bookmarkStart w:id="8525" w:name="_Toc244416836"/>
      <w:bookmarkStart w:id="8526" w:name="_Toc244657776"/>
      <w:bookmarkStart w:id="8527" w:name="_Toc246652516"/>
      <w:bookmarkStart w:id="8528" w:name="_Toc253562065"/>
      <w:bookmarkStart w:id="8529" w:name="_Toc268506081"/>
      <w:bookmarkStart w:id="8530" w:name="_Toc276631200"/>
      <w:bookmarkStart w:id="8531" w:name="_Toc277944244"/>
      <w:bookmarkStart w:id="8532" w:name="_Toc153968589"/>
      <w:r w:rsidRPr="00E77497">
        <w:t>Date.prototype.toGMTString ( )</w:t>
      </w:r>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p>
    <w:p w14:paraId="1A6E78C8" w14:textId="77777777"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1B1C4F60" w14:textId="77777777" w:rsidR="00E80769" w:rsidRDefault="00E80769" w:rsidP="00E80769">
      <w:pPr>
        <w:jc w:val="left"/>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281DCAA0" w14:textId="77777777" w:rsidR="00A725C3" w:rsidRPr="00E77497" w:rsidRDefault="00A725C3" w:rsidP="00A725C3">
      <w:pPr>
        <w:pStyle w:val="a3"/>
      </w:pPr>
      <w:bookmarkStart w:id="8533" w:name="_Toc366142190"/>
      <w:r>
        <w:t>Additional Properties of the RegExp</w:t>
      </w:r>
      <w:r w:rsidRPr="00E77497">
        <w:t>.prototype</w:t>
      </w:r>
      <w:r>
        <w:t xml:space="preserve"> Object</w:t>
      </w:r>
      <w:bookmarkEnd w:id="8533"/>
    </w:p>
    <w:p w14:paraId="19F3312C" w14:textId="77777777" w:rsidR="00A725C3" w:rsidRPr="00E77497" w:rsidRDefault="00A725C3" w:rsidP="00A725C3">
      <w:pPr>
        <w:pStyle w:val="a4"/>
      </w:pPr>
      <w:r>
        <w:t>RegExp</w:t>
      </w:r>
      <w:r w:rsidRPr="00E77497">
        <w:t>.prototype.</w:t>
      </w:r>
      <w:r>
        <w:t>compile</w:t>
      </w:r>
      <w:r w:rsidRPr="00E77497">
        <w:t xml:space="preserve"> (pattern, flags )</w:t>
      </w:r>
    </w:p>
    <w:p w14:paraId="21B21EAE" w14:textId="77777777" w:rsidR="00A725C3" w:rsidRPr="00E77497" w:rsidRDefault="00A725C3" w:rsidP="009923E5">
      <w:r w:rsidRPr="00E77497">
        <w:t xml:space="preserve">When the </w:t>
      </w:r>
      <w:r>
        <w:rPr>
          <w:b/>
        </w:rPr>
        <w:t>compile</w:t>
      </w:r>
      <w:r w:rsidRPr="00E77497">
        <w:t xml:space="preserve"> method is called with arguments</w:t>
      </w:r>
      <w:r w:rsidR="009923E5">
        <w:t xml:space="preserve"> </w:t>
      </w:r>
      <w:r w:rsidR="009923E5" w:rsidRPr="00F92BFE">
        <w:rPr>
          <w:rFonts w:ascii="Times New Roman" w:hAnsi="Times New Roman"/>
          <w:i/>
          <w:iCs/>
        </w:rPr>
        <w:t>pattern</w:t>
      </w:r>
      <w:r w:rsidR="009923E5">
        <w:t xml:space="preserve"> and </w:t>
      </w:r>
      <w:r w:rsidR="009923E5" w:rsidRPr="00F92BFE">
        <w:rPr>
          <w:rFonts w:ascii="Times New Roman" w:hAnsi="Times New Roman"/>
          <w:i/>
          <w:iCs/>
        </w:rPr>
        <w:t>flags</w:t>
      </w:r>
      <w:r w:rsidRPr="00E77497">
        <w:t>, the following steps are taken:</w:t>
      </w:r>
    </w:p>
    <w:p w14:paraId="494FCDCE" w14:textId="77777777" w:rsidR="00281D56" w:rsidRDefault="00281D56" w:rsidP="00281D56">
      <w:pPr>
        <w:pStyle w:val="Alg4"/>
        <w:numPr>
          <w:ilvl w:val="0"/>
          <w:numId w:val="1414"/>
        </w:numPr>
      </w:pPr>
      <w:r>
        <w:t xml:space="preserve">Let </w:t>
      </w:r>
      <w:r>
        <w:rPr>
          <w:i/>
        </w:rPr>
        <w:t>O</w:t>
      </w:r>
      <w:r>
        <w:t xml:space="preserve"> be the </w:t>
      </w:r>
      <w:r w:rsidRPr="00F94F77">
        <w:rPr>
          <w:b/>
        </w:rPr>
        <w:t>this</w:t>
      </w:r>
      <w:r>
        <w:t xml:space="preserve"> value.</w:t>
      </w:r>
    </w:p>
    <w:p w14:paraId="15973473" w14:textId="77777777" w:rsidR="00281D56" w:rsidRDefault="00281D56" w:rsidP="00281D56">
      <w:pPr>
        <w:pStyle w:val="Alg4"/>
        <w:numPr>
          <w:ilvl w:val="0"/>
          <w:numId w:val="1414"/>
        </w:numPr>
      </w:pPr>
      <w:r>
        <w:t>If Type(</w:t>
      </w:r>
      <w:r>
        <w:rPr>
          <w:i/>
          <w:iCs/>
        </w:rPr>
        <w:t>O</w:t>
      </w:r>
      <w:r>
        <w:t>) is not Object or Type(</w:t>
      </w:r>
      <w:r>
        <w:rPr>
          <w:i/>
          <w:iCs/>
        </w:rPr>
        <w:t>O</w:t>
      </w:r>
      <w:r>
        <w:t xml:space="preserve">) is Object and </w:t>
      </w:r>
      <w:r>
        <w:rPr>
          <w:i/>
          <w:iCs/>
        </w:rPr>
        <w:t>O</w:t>
      </w:r>
      <w:r>
        <w:t xml:space="preserve"> does not have a [[RegExpMatcher]] internal data property, then</w:t>
      </w:r>
    </w:p>
    <w:p w14:paraId="64C3E6BC" w14:textId="77777777" w:rsidR="00281D56" w:rsidRDefault="00281D56" w:rsidP="00281D56">
      <w:pPr>
        <w:pStyle w:val="Alg4"/>
        <w:numPr>
          <w:ilvl w:val="1"/>
          <w:numId w:val="1414"/>
        </w:numPr>
      </w:pPr>
      <w:r>
        <w:t xml:space="preserve">Throw a </w:t>
      </w:r>
      <w:r w:rsidR="003F3BD9" w:rsidRPr="003F3BD9">
        <w:rPr>
          <w:b/>
        </w:rPr>
        <w:t>TypeError</w:t>
      </w:r>
      <w:r>
        <w:t xml:space="preserve"> exception.</w:t>
      </w:r>
    </w:p>
    <w:p w14:paraId="4A7794A9" w14:textId="77777777" w:rsidR="00281D56" w:rsidRDefault="00281D56" w:rsidP="00281D56">
      <w:pPr>
        <w:pStyle w:val="Alg4"/>
        <w:numPr>
          <w:ilvl w:val="0"/>
          <w:numId w:val="1414"/>
        </w:numPr>
      </w:pPr>
      <w:r>
        <w:t xml:space="preserve">Let </w:t>
      </w:r>
      <w:r w:rsidRPr="00281D56">
        <w:rPr>
          <w:i/>
          <w:iCs/>
        </w:rPr>
        <w:t>extensible</w:t>
      </w:r>
      <w:r>
        <w:t xml:space="preserve"> be the result of calling the [[IsExtensible]] internal method of </w:t>
      </w:r>
      <w:r>
        <w:rPr>
          <w:i/>
          <w:iCs/>
        </w:rPr>
        <w:t>O</w:t>
      </w:r>
      <w:r>
        <w:t>.</w:t>
      </w:r>
    </w:p>
    <w:p w14:paraId="688EF37B" w14:textId="77777777" w:rsidR="00281D56" w:rsidRDefault="00281D56" w:rsidP="00281D56">
      <w:pPr>
        <w:pStyle w:val="Alg4"/>
        <w:numPr>
          <w:ilvl w:val="0"/>
          <w:numId w:val="1414"/>
        </w:numPr>
      </w:pPr>
      <w:r>
        <w:t xml:space="preserve">If </w:t>
      </w:r>
      <w:r>
        <w:rPr>
          <w:i/>
          <w:iCs/>
        </w:rPr>
        <w:t>extensible</w:t>
      </w:r>
      <w:r>
        <w:t xml:space="preserve"> is </w:t>
      </w:r>
      <w:r>
        <w:rPr>
          <w:b/>
          <w:bCs/>
        </w:rPr>
        <w:t>false</w:t>
      </w:r>
      <w:r>
        <w:t xml:space="preserve">, then throw a </w:t>
      </w:r>
      <w:r w:rsidRPr="00281D56">
        <w:rPr>
          <w:b/>
          <w:bCs/>
        </w:rPr>
        <w:t>TypeError</w:t>
      </w:r>
      <w:r>
        <w:t xml:space="preserve"> exception.</w:t>
      </w:r>
    </w:p>
    <w:p w14:paraId="4F1F9897" w14:textId="77777777" w:rsidR="00281D56" w:rsidRDefault="00281D56" w:rsidP="00281D56">
      <w:pPr>
        <w:pStyle w:val="Alg4"/>
        <w:numPr>
          <w:ilvl w:val="0"/>
          <w:numId w:val="1414"/>
        </w:numPr>
      </w:pPr>
      <w:r>
        <w:t>If Type(</w:t>
      </w:r>
      <w:r>
        <w:rPr>
          <w:i/>
          <w:iCs/>
        </w:rPr>
        <w:t>pattern</w:t>
      </w:r>
      <w:r>
        <w:t xml:space="preserve">) is Object and </w:t>
      </w:r>
      <w:r>
        <w:rPr>
          <w:i/>
          <w:iCs/>
        </w:rPr>
        <w:t>pattern</w:t>
      </w:r>
      <w:r>
        <w:t xml:space="preserve"> has a [[RegExpMatcher]] internal data property, then</w:t>
      </w:r>
    </w:p>
    <w:p w14:paraId="0A2DA9B5" w14:textId="77777777" w:rsidR="00281D56" w:rsidRDefault="00281D56" w:rsidP="00281D56">
      <w:pPr>
        <w:pStyle w:val="Alg4"/>
        <w:numPr>
          <w:ilvl w:val="1"/>
          <w:numId w:val="1414"/>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14:paraId="14D437DC" w14:textId="77777777" w:rsidR="00281D56" w:rsidRDefault="00281D56" w:rsidP="00281D56">
      <w:pPr>
        <w:pStyle w:val="Alg4"/>
        <w:numPr>
          <w:ilvl w:val="1"/>
          <w:numId w:val="1414"/>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14:paraId="2C6FA1C1" w14:textId="77777777"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14:paraId="519D30BE" w14:textId="77777777"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1663DBBE" w14:textId="77777777" w:rsidR="00281D56" w:rsidRPr="00076B9E" w:rsidRDefault="00281D56" w:rsidP="00281D56">
      <w:pPr>
        <w:numPr>
          <w:ilvl w:val="0"/>
          <w:numId w:val="1414"/>
        </w:numPr>
        <w:contextualSpacing/>
        <w:rPr>
          <w:rFonts w:ascii="Times New Roman" w:hAnsi="Times New Roman"/>
        </w:rPr>
      </w:pPr>
      <w:r>
        <w:rPr>
          <w:rFonts w:ascii="Times New Roman" w:hAnsi="Times New Roman"/>
        </w:rPr>
        <w:t>Else,</w:t>
      </w:r>
    </w:p>
    <w:p w14:paraId="0FF1BF06" w14:textId="77777777" w:rsidR="00281D56" w:rsidRDefault="006865B0" w:rsidP="006865B0">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P</w:t>
      </w:r>
      <w:r w:rsidR="00281D56">
        <w:rPr>
          <w:rFonts w:ascii="Times New Roman" w:hAnsi="Times New Roman"/>
        </w:rPr>
        <w:t xml:space="preserve"> be </w:t>
      </w:r>
      <w:r w:rsidR="00281D56">
        <w:rPr>
          <w:rFonts w:ascii="Times New Roman" w:hAnsi="Times New Roman"/>
          <w:i/>
          <w:iCs/>
        </w:rPr>
        <w:t>pattern</w:t>
      </w:r>
      <w:r w:rsidR="00281D56">
        <w:rPr>
          <w:rFonts w:ascii="Times New Roman" w:hAnsi="Times New Roman"/>
        </w:rPr>
        <w:t>.</w:t>
      </w:r>
    </w:p>
    <w:p w14:paraId="483A0918" w14:textId="77777777" w:rsidR="00281D56" w:rsidRDefault="004B04C5" w:rsidP="004B04C5">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F</w:t>
      </w:r>
      <w:r w:rsidR="00281D56">
        <w:rPr>
          <w:rFonts w:ascii="Times New Roman" w:hAnsi="Times New Roman"/>
        </w:rPr>
        <w:t xml:space="preserve"> be </w:t>
      </w:r>
      <w:r w:rsidR="00281D56">
        <w:rPr>
          <w:rFonts w:ascii="Times New Roman" w:hAnsi="Times New Roman"/>
          <w:i/>
          <w:iCs/>
        </w:rPr>
        <w:t>flags</w:t>
      </w:r>
      <w:r w:rsidR="00281D56">
        <w:rPr>
          <w:rFonts w:ascii="Times New Roman" w:hAnsi="Times New Roman"/>
        </w:rPr>
        <w:t>.</w:t>
      </w:r>
    </w:p>
    <w:p w14:paraId="757BB53B" w14:textId="77777777" w:rsidR="00281D56" w:rsidRDefault="00281D56" w:rsidP="009923E5">
      <w:pPr>
        <w:pStyle w:val="Alg4"/>
        <w:numPr>
          <w:ilvl w:val="0"/>
          <w:numId w:val="1414"/>
        </w:numPr>
        <w:spacing w:after="220"/>
      </w:pPr>
      <w:r>
        <w:t>Return the result of the abstract operation RegExpInitial</w:t>
      </w:r>
      <w:r w:rsidR="006B2604">
        <w:t>ise</w:t>
      </w:r>
      <w:r>
        <w:t xml:space="preserve"> with arguments </w:t>
      </w:r>
      <w:r w:rsidR="009923E5">
        <w:rPr>
          <w:i/>
          <w:iCs/>
        </w:rPr>
        <w:t>O</w:t>
      </w:r>
      <w:r>
        <w:rPr>
          <w:i/>
          <w:iCs/>
        </w:rPr>
        <w:t>,</w:t>
      </w:r>
      <w:r>
        <w:t xml:space="preserve"> </w:t>
      </w:r>
      <w:r>
        <w:rPr>
          <w:i/>
        </w:rPr>
        <w:t>P</w:t>
      </w:r>
      <w:r>
        <w:rPr>
          <w:iCs/>
        </w:rPr>
        <w:t>,</w:t>
      </w:r>
      <w:r>
        <w:t xml:space="preserve"> and </w:t>
      </w:r>
      <w:r>
        <w:rPr>
          <w:i/>
        </w:rPr>
        <w:t>F</w:t>
      </w:r>
      <w:r w:rsidRPr="00E77497">
        <w:t>.</w:t>
      </w:r>
    </w:p>
    <w:p w14:paraId="25E49EA2" w14:textId="77777777" w:rsidR="004813FD" w:rsidRDefault="004813FD" w:rsidP="006B2604">
      <w:pPr>
        <w:pStyle w:val="Note"/>
      </w:pPr>
      <w:r>
        <w:t>NOTE</w:t>
      </w:r>
      <w:r>
        <w:tab/>
        <w:t xml:space="preserve">The </w:t>
      </w:r>
      <w:r w:rsidRPr="004813FD">
        <w:rPr>
          <w:rFonts w:ascii="Courier New" w:hAnsi="Courier New" w:cs="Courier New"/>
          <w:b/>
          <w:bCs/>
        </w:rPr>
        <w:t>compile</w:t>
      </w:r>
      <w:r>
        <w:t xml:space="preserve"> method completely reinitiali</w:t>
      </w:r>
      <w:r w:rsidR="006B2604">
        <w:t>s</w:t>
      </w:r>
      <w:r>
        <w:t>ed the this object RegExp with a new pattern and flags. An implementaton may interpret use of this method as an assertion that the resulting RegExp object will be used multiple times and hence is a candidate for extra optimization.</w:t>
      </w:r>
    </w:p>
    <w:p w14:paraId="4EA66C9D" w14:textId="77777777" w:rsidR="006E2052" w:rsidRDefault="006E2052" w:rsidP="00966F28">
      <w:pPr>
        <w:pStyle w:val="a2"/>
      </w:pPr>
      <w:bookmarkStart w:id="8534" w:name="_Toc366142191"/>
      <w:r>
        <w:t>Other Additional</w:t>
      </w:r>
      <w:r w:rsidRPr="00E77497">
        <w:t xml:space="preserve"> </w:t>
      </w:r>
      <w:r>
        <w:t>Features</w:t>
      </w:r>
      <w:bookmarkEnd w:id="8534"/>
    </w:p>
    <w:p w14:paraId="61A1B2FA" w14:textId="77777777" w:rsidR="00977A94" w:rsidRPr="00CB0150" w:rsidRDefault="00977A94" w:rsidP="00DB697A">
      <w:pPr>
        <w:pStyle w:val="a3"/>
        <w:numPr>
          <w:ilvl w:val="2"/>
          <w:numId w:val="1435"/>
        </w:numPr>
      </w:pPr>
      <w:bookmarkStart w:id="8535" w:name="_Toc366142192"/>
      <w:r w:rsidRPr="00DB697A">
        <w:t>__proto___</w:t>
      </w:r>
      <w:r w:rsidRPr="00CB0150">
        <w:t xml:space="preserve"> Property Names in Object Initialisers</w:t>
      </w:r>
      <w:bookmarkEnd w:id="8535"/>
    </w:p>
    <w:p w14:paraId="135C08E6" w14:textId="77777777" w:rsidR="00977A94" w:rsidRDefault="00977A94" w:rsidP="0017778E">
      <w:r>
        <w:t xml:space="preserve">In </w:t>
      </w:r>
      <w:r w:rsidR="00DB697A">
        <w:fldChar w:fldCharType="begin"/>
      </w:r>
      <w:r w:rsidR="00DB697A">
        <w:instrText xml:space="preserve"> REF _Ref361069560 \r \h </w:instrText>
      </w:r>
      <w:r w:rsidR="00DB697A">
        <w:fldChar w:fldCharType="separate"/>
      </w:r>
      <w:r w:rsidR="00083CEC">
        <w:t>12.1.5</w:t>
      </w:r>
      <w:r w:rsidR="00DB697A">
        <w:fldChar w:fldCharType="end"/>
      </w:r>
      <w:r>
        <w:t xml:space="preserve"> the Property Definition Evaluation algorithm for the production </w:t>
      </w:r>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Pr>
          <w:rStyle w:val="bnf"/>
        </w:rPr>
        <w:t xml:space="preserve"> </w:t>
      </w:r>
      <w:r>
        <w:t xml:space="preserve"> is replaced with the following:</w:t>
      </w:r>
    </w:p>
    <w:p w14:paraId="4CCE1E7E" w14:textId="77777777" w:rsidR="00977A94" w:rsidRPr="00E77497" w:rsidRDefault="00977A94" w:rsidP="00977A94">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14:paraId="1A74B7CB" w14:textId="77777777" w:rsidR="00977A94" w:rsidRPr="00E77497" w:rsidRDefault="00977A94" w:rsidP="00E66725">
      <w:pPr>
        <w:pStyle w:val="Alg4"/>
        <w:numPr>
          <w:ilvl w:val="0"/>
          <w:numId w:val="1434"/>
        </w:numPr>
        <w:spacing w:after="220"/>
        <w:contextualSpacing/>
      </w:pPr>
      <w:r w:rsidRPr="00E77497">
        <w:t xml:space="preserve">Let </w:t>
      </w:r>
      <w:r w:rsidR="00E66725" w:rsidRPr="00E66725">
        <w:rPr>
          <w:i/>
        </w:rPr>
        <w:t>propKey</w:t>
      </w:r>
      <w:r w:rsidR="00E66725" w:rsidRPr="00E66725" w:rsidDel="00E66725">
        <w:rPr>
          <w:i/>
        </w:rPr>
        <w:t xml:space="preserve"> </w:t>
      </w:r>
      <w:r w:rsidRPr="00E77497">
        <w:t xml:space="preserve">be </w:t>
      </w:r>
      <w:r w:rsidR="001E6EA1" w:rsidRPr="00E77497">
        <w:t>the result of evaluating</w:t>
      </w:r>
      <w:r>
        <w:t xml:space="preserve"> </w:t>
      </w:r>
      <w:r w:rsidRPr="00E77497">
        <w:rPr>
          <w:i/>
        </w:rPr>
        <w:t>PropertyName</w:t>
      </w:r>
      <w:r w:rsidRPr="00E77497">
        <w:t>.</w:t>
      </w:r>
    </w:p>
    <w:p w14:paraId="0ABBAF6E" w14:textId="77777777" w:rsidR="001E6EA1" w:rsidRDefault="001E6EA1" w:rsidP="00E66725">
      <w:pPr>
        <w:pStyle w:val="Alg4"/>
        <w:numPr>
          <w:ilvl w:val="0"/>
          <w:numId w:val="1434"/>
        </w:numPr>
        <w:contextualSpacing/>
      </w:pPr>
      <w:r>
        <w:t>ReturnIfAbrupt(</w:t>
      </w:r>
      <w:r w:rsidR="00E66725" w:rsidRPr="00E66725">
        <w:rPr>
          <w:i/>
        </w:rPr>
        <w:t>propKey</w:t>
      </w:r>
      <w:r>
        <w:t>).</w:t>
      </w:r>
    </w:p>
    <w:p w14:paraId="5D45C9C7" w14:textId="77777777" w:rsidR="00977A94" w:rsidRPr="00E77497" w:rsidRDefault="00977A94" w:rsidP="00977A94">
      <w:pPr>
        <w:pStyle w:val="Alg4"/>
        <w:numPr>
          <w:ilvl w:val="0"/>
          <w:numId w:val="1434"/>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595AC7AF" w14:textId="77777777" w:rsidR="00977A94" w:rsidRPr="00E77497" w:rsidRDefault="00977A94" w:rsidP="00977A94">
      <w:pPr>
        <w:pStyle w:val="Alg4"/>
        <w:numPr>
          <w:ilvl w:val="0"/>
          <w:numId w:val="1434"/>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0AAB701A" w14:textId="77777777" w:rsidR="00977A94" w:rsidRDefault="00977A94" w:rsidP="00977A94">
      <w:pPr>
        <w:pStyle w:val="Alg4"/>
        <w:numPr>
          <w:ilvl w:val="0"/>
          <w:numId w:val="1434"/>
        </w:numPr>
        <w:contextualSpacing/>
      </w:pPr>
      <w:r>
        <w:t>ReturnIfAbrupt(</w:t>
      </w:r>
      <w:r w:rsidRPr="00E77497">
        <w:rPr>
          <w:i/>
        </w:rPr>
        <w:t>propValue</w:t>
      </w:r>
      <w:r>
        <w:t>).</w:t>
      </w:r>
    </w:p>
    <w:p w14:paraId="6DF83BA8" w14:textId="77777777" w:rsidR="00977A94" w:rsidRDefault="00977A94" w:rsidP="00E66725">
      <w:pPr>
        <w:pStyle w:val="Alg4"/>
        <w:numPr>
          <w:ilvl w:val="0"/>
          <w:numId w:val="1434"/>
        </w:numPr>
      </w:pPr>
      <w:r>
        <w:t xml:space="preserve">If </w:t>
      </w:r>
      <w:r w:rsidR="00E66725" w:rsidRPr="00E66725">
        <w:rPr>
          <w:i/>
        </w:rPr>
        <w:t>propKey</w:t>
      </w:r>
      <w:r w:rsidR="00E66725" w:rsidRPr="00E66725" w:rsidDel="00E66725">
        <w:rPr>
          <w:i/>
        </w:rPr>
        <w:t xml:space="preserve"> </w:t>
      </w:r>
      <w:r>
        <w:t xml:space="preserve">is the string value </w:t>
      </w:r>
      <w:r w:rsidRPr="00650BA7">
        <w:rPr>
          <w:rFonts w:ascii="Courier New" w:hAnsi="Courier New" w:cs="Courier New"/>
          <w:b/>
        </w:rPr>
        <w:t>"__proto__"</w:t>
      </w:r>
      <w:r w:rsidR="00E66725" w:rsidRPr="00E66725">
        <w:t xml:space="preserve"> </w:t>
      </w:r>
      <w:r w:rsidR="00E66725">
        <w:t>and if</w:t>
      </w:r>
      <w:r w:rsidR="00E66725" w:rsidRPr="001B2656">
        <w:t xml:space="preserve"> </w:t>
      </w:r>
      <w:r w:rsidR="00E66725">
        <w:t>isComputedPropertyName(</w:t>
      </w:r>
      <w:r w:rsidR="00E66725" w:rsidRPr="00E77497">
        <w:rPr>
          <w:i/>
        </w:rPr>
        <w:t>prop</w:t>
      </w:r>
      <w:r w:rsidR="00E66725">
        <w:rPr>
          <w:i/>
        </w:rPr>
        <w:t>Key</w:t>
      </w:r>
      <w:r w:rsidR="00E66725">
        <w:t xml:space="preserve">) is </w:t>
      </w:r>
      <w:r w:rsidR="00E66725">
        <w:rPr>
          <w:b/>
          <w:bCs/>
        </w:rPr>
        <w:t>false</w:t>
      </w:r>
      <w:r>
        <w:t>, then</w:t>
      </w:r>
    </w:p>
    <w:p w14:paraId="67158E4B" w14:textId="77777777" w:rsidR="00977A94" w:rsidRDefault="00977A94" w:rsidP="00CA700C">
      <w:pPr>
        <w:pStyle w:val="Alg4"/>
        <w:numPr>
          <w:ilvl w:val="1"/>
          <w:numId w:val="1434"/>
        </w:numPr>
      </w:pPr>
      <w:r>
        <w:t>If Type(</w:t>
      </w:r>
      <w:r>
        <w:rPr>
          <w:i/>
        </w:rPr>
        <w:t>v</w:t>
      </w:r>
      <w:r>
        <w:rPr>
          <w:iCs/>
        </w:rPr>
        <w:t>)</w:t>
      </w:r>
      <w:r>
        <w:t xml:space="preserve"> is either Object or Null,  then </w:t>
      </w:r>
    </w:p>
    <w:p w14:paraId="4100D399" w14:textId="77777777" w:rsidR="00977A94" w:rsidRDefault="00977A94" w:rsidP="00E74C84">
      <w:pPr>
        <w:pStyle w:val="Alg4"/>
        <w:numPr>
          <w:ilvl w:val="2"/>
          <w:numId w:val="1434"/>
        </w:numPr>
      </w:pPr>
      <w:r>
        <w:t>Return the result of calling the [[SetInheritance]] internal</w:t>
      </w:r>
      <w:r w:rsidRPr="009668F0">
        <w:t xml:space="preserve"> </w:t>
      </w:r>
      <w:r>
        <w:t xml:space="preserve">method of </w:t>
      </w:r>
      <w:r>
        <w:rPr>
          <w:i/>
        </w:rPr>
        <w:t>object</w:t>
      </w:r>
      <w:r>
        <w:rPr>
          <w:iCs/>
        </w:rPr>
        <w:t xml:space="preserve"> with argument </w:t>
      </w:r>
      <w:r>
        <w:rPr>
          <w:i/>
        </w:rPr>
        <w:t>propValue</w:t>
      </w:r>
      <w:r w:rsidRPr="00E77497">
        <w:t>.</w:t>
      </w:r>
    </w:p>
    <w:p w14:paraId="57C27430" w14:textId="77777777" w:rsidR="00CA700C" w:rsidRDefault="00CA700C" w:rsidP="00E74C84">
      <w:pPr>
        <w:pStyle w:val="Alg4"/>
        <w:numPr>
          <w:ilvl w:val="1"/>
          <w:numId w:val="1434"/>
        </w:numPr>
        <w:spacing w:after="220"/>
        <w:contextualSpacing/>
      </w:pPr>
      <w:r>
        <w:t>Retrun NormalCompletion(</w:t>
      </w:r>
      <w:r w:rsidRPr="002C2220">
        <w:rPr>
          <w:rFonts w:ascii="Arial" w:hAnsi="Arial" w:cs="Arial"/>
        </w:rPr>
        <w:t>empty</w:t>
      </w:r>
      <w:r>
        <w:t>).</w:t>
      </w:r>
    </w:p>
    <w:p w14:paraId="59F04CF2" w14:textId="77777777" w:rsidR="00E66725" w:rsidRDefault="00E66725" w:rsidP="00E66725">
      <w:pPr>
        <w:pStyle w:val="Alg4"/>
        <w:numPr>
          <w:ilvl w:val="0"/>
          <w:numId w:val="1434"/>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r>
        <w:t>isComputedPropertyName(</w:t>
      </w:r>
      <w:r w:rsidRPr="00E77497">
        <w:rPr>
          <w:i/>
        </w:rPr>
        <w:t>prop</w:t>
      </w:r>
      <w:r>
        <w:rPr>
          <w:i/>
        </w:rPr>
        <w:t>Key</w:t>
      </w:r>
      <w:r>
        <w:t xml:space="preserve">) is </w:t>
      </w:r>
      <w:r>
        <w:rPr>
          <w:b/>
          <w:bCs/>
        </w:rPr>
        <w:t>true</w:t>
      </w:r>
      <w:r>
        <w:t xml:space="preserve">, then </w:t>
      </w:r>
    </w:p>
    <w:p w14:paraId="72C4D540" w14:textId="77777777" w:rsidR="00E66725" w:rsidRDefault="00E66725" w:rsidP="00E66725">
      <w:pPr>
        <w:pStyle w:val="Alg4"/>
        <w:numPr>
          <w:ilvl w:val="1"/>
          <w:numId w:val="143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14:paraId="0435E354" w14:textId="77777777" w:rsidR="00E66725" w:rsidRDefault="00E66725" w:rsidP="00E66725">
      <w:pPr>
        <w:pStyle w:val="Alg4"/>
        <w:numPr>
          <w:ilvl w:val="1"/>
          <w:numId w:val="1434"/>
        </w:numPr>
        <w:spacing w:after="220"/>
        <w:contextualSpacing/>
      </w:pPr>
      <w:r>
        <w:t>ReturnIfAbrupt(</w:t>
      </w:r>
      <w:r>
        <w:rPr>
          <w:i/>
          <w:iCs/>
        </w:rPr>
        <w:t>duplicateKey</w:t>
      </w:r>
      <w:r>
        <w:t>).</w:t>
      </w:r>
    </w:p>
    <w:p w14:paraId="225EB05C" w14:textId="77777777" w:rsidR="00E66725" w:rsidRDefault="00E66725" w:rsidP="00E66725">
      <w:pPr>
        <w:pStyle w:val="Alg4"/>
        <w:numPr>
          <w:ilvl w:val="1"/>
          <w:numId w:val="1434"/>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25A07EA8" w14:textId="77777777" w:rsidR="00977A94" w:rsidRPr="00E77497" w:rsidRDefault="00977A94" w:rsidP="00977A94">
      <w:pPr>
        <w:pStyle w:val="Alg4"/>
        <w:numPr>
          <w:ilvl w:val="0"/>
          <w:numId w:val="1434"/>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1927C694" w14:textId="77777777" w:rsidR="00977A94" w:rsidRPr="006E2052" w:rsidRDefault="00977A94" w:rsidP="00E66725">
      <w:pPr>
        <w:pStyle w:val="Alg4"/>
        <w:numPr>
          <w:ilvl w:val="0"/>
          <w:numId w:val="1434"/>
        </w:numPr>
        <w:spacing w:after="220"/>
        <w:contextualSpacing/>
      </w:pPr>
      <w:r>
        <w:t xml:space="preserve">Return the result of </w:t>
      </w:r>
      <w:r w:rsidRPr="00E77497">
        <w:t>DefineProperty</w:t>
      </w:r>
      <w:r>
        <w:t>OrThrow(</w:t>
      </w:r>
      <w:r w:rsidRPr="00E77497">
        <w:rPr>
          <w:i/>
        </w:rPr>
        <w:t>obj</w:t>
      </w:r>
      <w:r>
        <w:rPr>
          <w:i/>
        </w:rPr>
        <w:t>ect</w:t>
      </w:r>
      <w:r>
        <w:rPr>
          <w:iCs/>
        </w:rPr>
        <w:t>,</w:t>
      </w:r>
      <w:r w:rsidRPr="00E77497">
        <w:t xml:space="preserve"> </w:t>
      </w:r>
      <w:r w:rsidR="00E66725" w:rsidRPr="00E66725">
        <w:rPr>
          <w:i/>
        </w:rPr>
        <w:t>propKey</w:t>
      </w:r>
      <w:r w:rsidR="009923E5">
        <w:rPr>
          <w:iCs/>
        </w:rPr>
        <w:t>,</w:t>
      </w:r>
      <w:r>
        <w:t xml:space="preserve"> </w:t>
      </w:r>
      <w:r w:rsidRPr="00E77497">
        <w:rPr>
          <w:i/>
        </w:rPr>
        <w:t>desc</w:t>
      </w:r>
      <w:r>
        <w:rPr>
          <w:iCs/>
        </w:rPr>
        <w:t>)</w:t>
      </w:r>
      <w:r w:rsidRPr="00E77497">
        <w:t>.</w:t>
      </w:r>
    </w:p>
    <w:p w14:paraId="25F9E38D" w14:textId="77777777" w:rsidR="00977A94" w:rsidRDefault="00977A94" w:rsidP="00977A94">
      <w:pPr>
        <w:pStyle w:val="a3"/>
        <w:numPr>
          <w:ilvl w:val="2"/>
          <w:numId w:val="1435"/>
        </w:numPr>
      </w:pPr>
      <w:bookmarkStart w:id="8536" w:name="_Toc366142193"/>
      <w:r>
        <w:t>Web Legacy Compatibility for Block-Level Function Declarations</w:t>
      </w:r>
      <w:bookmarkEnd w:id="8536"/>
    </w:p>
    <w:p w14:paraId="7E9B4C25" w14:textId="77777777" w:rsidR="00BF4412" w:rsidRDefault="00BF4412" w:rsidP="00BF4412">
      <w:r>
        <w:t xml:space="preserve">Prior to the Sixth Edition, the ECMAScript specification did not define the occurrence of a </w:t>
      </w:r>
      <w:r w:rsidRPr="00BF4412">
        <w:rPr>
          <w:rFonts w:ascii="Times New Roman" w:hAnsi="Times New Roman"/>
          <w:i/>
          <w:iCs/>
        </w:rPr>
        <w:t>FunctionDeclaration</w:t>
      </w:r>
      <w:r>
        <w:t xml:space="preserve"> as an element of a </w:t>
      </w:r>
      <w:r w:rsidRPr="00BF4412">
        <w:rPr>
          <w:rFonts w:ascii="Times New Roman" w:hAnsi="Times New Roman"/>
          <w:i/>
          <w:iCs/>
        </w:rPr>
        <w:t>Block</w:t>
      </w:r>
      <w:r>
        <w:t xml:space="preserve"> statement’s </w:t>
      </w:r>
      <w:r w:rsidRPr="00BF4412">
        <w:rPr>
          <w:rFonts w:ascii="Times New Roman" w:hAnsi="Times New Roman"/>
          <w:i/>
          <w:iCs/>
        </w:rPr>
        <w:t>StatementList</w:t>
      </w:r>
      <w:r>
        <w:t xml:space="preserve">. However, support for that form of </w:t>
      </w:r>
      <w:r w:rsidRPr="00BF4412">
        <w:rPr>
          <w:rFonts w:ascii="Times New Roman" w:hAnsi="Times New Roman"/>
          <w:i/>
          <w:iCs/>
        </w:rPr>
        <w:t>FunctionDeclaration</w:t>
      </w:r>
      <w:r>
        <w:t xml:space="preserve"> was an allowable extension and most browser-hosted ECMAScript implementations permitted them.  However, the semantics of such declarations differ among those implementations. Because of these semantic differences, existing web ECMAScript code that uses </w:t>
      </w:r>
      <w:r w:rsidRPr="00BF4412">
        <w:rPr>
          <w:rFonts w:ascii="Times New Roman" w:hAnsi="Times New Roman"/>
          <w:i/>
          <w:iCs/>
        </w:rPr>
        <w:t>Block</w:t>
      </w:r>
      <w:r>
        <w:t xml:space="preserve"> level function declarations is only portable among browser implementation if the usage only depends upon the semantic intersection of all of the browser implementations for such declarations. The following are the use cases that fall within that intersection semantics:</w:t>
      </w:r>
    </w:p>
    <w:p w14:paraId="26C522ED" w14:textId="77777777" w:rsidR="00BF4412" w:rsidRDefault="00BF4412" w:rsidP="00BF4412">
      <w:pPr>
        <w:numPr>
          <w:ilvl w:val="0"/>
          <w:numId w:val="1391"/>
        </w:numPr>
        <w:spacing w:after="0"/>
      </w:pPr>
      <w:r>
        <w:t>A function is declared and only reference</w:t>
      </w:r>
      <w:r w:rsidR="00FE1886">
        <w:t>d</w:t>
      </w:r>
      <w:r>
        <w:t xml:space="preserve"> within a single block</w:t>
      </w:r>
    </w:p>
    <w:p w14:paraId="73D99EC2" w14:textId="77777777" w:rsidR="00BF4412" w:rsidRDefault="00BF4412" w:rsidP="00BF4412">
      <w:pPr>
        <w:numPr>
          <w:ilvl w:val="1"/>
          <w:numId w:val="1391"/>
        </w:numPr>
        <w:contextualSpacing/>
      </w:pPr>
      <w:r>
        <w:t xml:space="preserve">A function declaration with the name </w:t>
      </w:r>
      <w:r w:rsidRPr="00BF4412">
        <w:rPr>
          <w:rFonts w:ascii="Times New Roman" w:hAnsi="Times New Roman"/>
          <w:i/>
          <w:iCs/>
        </w:rPr>
        <w:t>f</w:t>
      </w:r>
      <w:r>
        <w:t xml:space="preserve"> is declared exactly once within the function code of an enclosing function </w:t>
      </w:r>
      <w:r w:rsidRPr="00BF4412">
        <w:rPr>
          <w:rFonts w:ascii="Times New Roman" w:hAnsi="Times New Roman"/>
          <w:i/>
          <w:iCs/>
        </w:rPr>
        <w:t>g</w:t>
      </w:r>
      <w:r>
        <w:t xml:space="preserve"> </w:t>
      </w:r>
      <w:r w:rsidRPr="008B359C">
        <w:t>and</w:t>
      </w:r>
      <w:r>
        <w:t xml:space="preserve"> that declaration is nested within a </w:t>
      </w:r>
      <w:r w:rsidRPr="00BF4412">
        <w:rPr>
          <w:rFonts w:ascii="Times New Roman" w:hAnsi="Times New Roman"/>
          <w:i/>
          <w:iCs/>
        </w:rPr>
        <w:t>Block</w:t>
      </w:r>
      <w:r>
        <w:t>.</w:t>
      </w:r>
    </w:p>
    <w:p w14:paraId="7EAC6F4F" w14:textId="77777777" w:rsidR="00BF4412" w:rsidRPr="00BF4412" w:rsidRDefault="00BF4412" w:rsidP="00BF4412">
      <w:pPr>
        <w:numPr>
          <w:ilvl w:val="1"/>
          <w:numId w:val="1391"/>
        </w:numPr>
        <w:contextualSpacing/>
        <w:rPr>
          <w:rFonts w:ascii="Times New Roman" w:hAnsi="Times New Roman"/>
          <w:i/>
          <w:iCs/>
        </w:rPr>
      </w:pPr>
      <w:r>
        <w:t xml:space="preserve">No other declaration of </w:t>
      </w:r>
      <w:r w:rsidRPr="00BF4412">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BF4412">
        <w:rPr>
          <w:rFonts w:ascii="Times New Roman" w:hAnsi="Times New Roman"/>
          <w:i/>
          <w:iCs/>
        </w:rPr>
        <w:t>g</w:t>
      </w:r>
    </w:p>
    <w:p w14:paraId="38372D33" w14:textId="77777777" w:rsidR="00BF4412" w:rsidRDefault="00BF4412" w:rsidP="00BF4412">
      <w:pPr>
        <w:numPr>
          <w:ilvl w:val="1"/>
          <w:numId w:val="1391"/>
        </w:numPr>
      </w:pPr>
      <w:r>
        <w:t xml:space="preserve">All references to </w:t>
      </w:r>
      <w:r w:rsidRPr="00BF4412">
        <w:rPr>
          <w:rFonts w:ascii="Times New Roman" w:hAnsi="Times New Roman"/>
          <w:i/>
          <w:iCs/>
        </w:rPr>
        <w:t>f</w:t>
      </w:r>
      <w:r>
        <w:t xml:space="preserve"> occur within the </w:t>
      </w:r>
      <w:r w:rsidRPr="00BF4412">
        <w:rPr>
          <w:rFonts w:ascii="Times New Roman" w:hAnsi="Times New Roman"/>
          <w:i/>
          <w:iCs/>
        </w:rPr>
        <w:t>StatementList</w:t>
      </w:r>
      <w:r>
        <w:t xml:space="preserve"> of the </w:t>
      </w:r>
      <w:r w:rsidRPr="00BF4412">
        <w:rPr>
          <w:rFonts w:ascii="Times New Roman" w:hAnsi="Times New Roman"/>
          <w:i/>
          <w:iCs/>
        </w:rPr>
        <w:t>Block</w:t>
      </w:r>
      <w:r>
        <w:t xml:space="preserve"> containing the declaration of </w:t>
      </w:r>
      <w:r w:rsidRPr="00BF4412">
        <w:rPr>
          <w:rFonts w:ascii="Times New Roman" w:hAnsi="Times New Roman"/>
          <w:i/>
          <w:iCs/>
        </w:rPr>
        <w:t>f</w:t>
      </w:r>
      <w:r>
        <w:t xml:space="preserve">. </w:t>
      </w:r>
    </w:p>
    <w:p w14:paraId="37CDCEFA" w14:textId="77777777" w:rsidR="00BF4412" w:rsidRDefault="00BF4412" w:rsidP="00BF4412">
      <w:pPr>
        <w:numPr>
          <w:ilvl w:val="0"/>
          <w:numId w:val="1391"/>
        </w:numPr>
        <w:spacing w:after="0"/>
      </w:pPr>
      <w:r>
        <w:t xml:space="preserve">A function is declared and possibly used within a single </w:t>
      </w:r>
      <w:r w:rsidRPr="00BF4412">
        <w:rPr>
          <w:rFonts w:ascii="Times New Roman" w:hAnsi="Times New Roman"/>
          <w:i/>
          <w:iCs/>
        </w:rPr>
        <w:t>Block</w:t>
      </w:r>
      <w:r>
        <w:t xml:space="preserve"> but also referenced by an inner function definition that is not contained within that same </w:t>
      </w:r>
      <w:r w:rsidRPr="00BF4412">
        <w:rPr>
          <w:rFonts w:ascii="Times New Roman" w:hAnsi="Times New Roman"/>
          <w:i/>
          <w:iCs/>
        </w:rPr>
        <w:t>Block</w:t>
      </w:r>
      <w:r>
        <w:t>.</w:t>
      </w:r>
    </w:p>
    <w:p w14:paraId="6D8A114D" w14:textId="77777777"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14:paraId="64C6B7EC" w14:textId="77777777"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14:paraId="368AC9CD" w14:textId="77777777"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056C9AFD" w14:textId="77777777" w:rsidR="00BF4412" w:rsidRDefault="00BF4412" w:rsidP="00BF4412">
      <w:pPr>
        <w:numPr>
          <w:ilvl w:val="1"/>
          <w:numId w:val="1391"/>
        </w:numPr>
      </w:pPr>
      <w:r>
        <w:t xml:space="preserve">References to </w:t>
      </w:r>
      <w:r w:rsidRPr="00280B5E">
        <w:rPr>
          <w:rFonts w:ascii="Times New Roman" w:hAnsi="Times New Roman"/>
          <w:i/>
          <w:iCs/>
        </w:rPr>
        <w:t>f</w:t>
      </w:r>
      <w:r>
        <w:t xml:space="preserve"> occur within the function code of </w:t>
      </w:r>
      <w:r w:rsidRPr="0079187C">
        <w:rPr>
          <w:rFonts w:ascii="Times New Roman" w:hAnsi="Times New Roman"/>
          <w:i/>
          <w:iCs/>
        </w:rPr>
        <w:t>g</w:t>
      </w:r>
      <w:r>
        <w:t xml:space="preserve"> that lexically follows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32828366" w14:textId="77777777" w:rsidR="00BF4412" w:rsidRDefault="00BF4412" w:rsidP="00BF4412">
      <w:pPr>
        <w:numPr>
          <w:ilvl w:val="0"/>
          <w:numId w:val="1391"/>
        </w:numPr>
        <w:spacing w:after="0"/>
      </w:pPr>
      <w:r>
        <w:t>A function is declared and possibly used within a single block but also referenced within subsequent blocks.</w:t>
      </w:r>
    </w:p>
    <w:p w14:paraId="53F7AF54" w14:textId="77777777"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14:paraId="600E0A19" w14:textId="77777777"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14:paraId="15A64018" w14:textId="77777777"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25F5987C" w14:textId="77777777" w:rsidR="00BF4412" w:rsidRDefault="00BF4412" w:rsidP="00BF4412">
      <w:pPr>
        <w:numPr>
          <w:ilvl w:val="1"/>
          <w:numId w:val="1391"/>
        </w:numPr>
        <w:contextualSpacing/>
      </w:pPr>
      <w:r>
        <w:t xml:space="preserve">References to </w:t>
      </w:r>
      <w:r w:rsidRPr="008A6E11">
        <w:rPr>
          <w:rFonts w:ascii="Times New Roman" w:hAnsi="Times New Roman"/>
          <w:i/>
          <w:iCs/>
        </w:rPr>
        <w:t>f</w:t>
      </w:r>
      <w:r>
        <w:t xml:space="preserve"> occur within another function </w:t>
      </w:r>
      <w:r w:rsidRPr="00280B5E">
        <w:rPr>
          <w:rFonts w:ascii="Times New Roman" w:hAnsi="Times New Roman"/>
          <w:i/>
          <w:iCs/>
        </w:rPr>
        <w:t>h</w:t>
      </w:r>
      <w:r>
        <w:t xml:space="preserve"> that is nested within </w:t>
      </w:r>
      <w:r w:rsidRPr="0079187C">
        <w:rPr>
          <w:rFonts w:ascii="Times New Roman" w:hAnsi="Times New Roman"/>
          <w:i/>
          <w:iCs/>
        </w:rPr>
        <w:t>g</w:t>
      </w:r>
      <w:r>
        <w:t xml:space="preserve"> and no other declaration of </w:t>
      </w:r>
      <w:r w:rsidRPr="00280B5E">
        <w:rPr>
          <w:rFonts w:ascii="Times New Roman" w:hAnsi="Times New Roman"/>
          <w:i/>
          <w:iCs/>
        </w:rPr>
        <w:t>f</w:t>
      </w:r>
      <w:r>
        <w:t xml:space="preserve"> shadows the references to </w:t>
      </w:r>
      <w:r w:rsidRPr="00280B5E">
        <w:rPr>
          <w:rFonts w:ascii="Times New Roman" w:hAnsi="Times New Roman"/>
          <w:i/>
          <w:iCs/>
        </w:rPr>
        <w:t xml:space="preserve">f </w:t>
      </w:r>
      <w:r>
        <w:t xml:space="preserve">from within </w:t>
      </w:r>
      <w:r w:rsidRPr="00280B5E">
        <w:rPr>
          <w:rFonts w:ascii="Times New Roman" w:hAnsi="Times New Roman"/>
          <w:i/>
          <w:iCs/>
        </w:rPr>
        <w:t>h</w:t>
      </w:r>
      <w:r>
        <w:t>.</w:t>
      </w:r>
    </w:p>
    <w:p w14:paraId="59E796A0" w14:textId="77777777" w:rsidR="00BF4412" w:rsidRDefault="00BF4412" w:rsidP="00BF4412">
      <w:pPr>
        <w:numPr>
          <w:ilvl w:val="1"/>
          <w:numId w:val="1391"/>
        </w:numPr>
      </w:pPr>
      <w:r>
        <w:t xml:space="preserve">All invocations of </w:t>
      </w:r>
      <w:r>
        <w:rPr>
          <w:i/>
          <w:iCs/>
        </w:rPr>
        <w:t>h</w:t>
      </w:r>
      <w:r>
        <w:t xml:space="preserve"> occur after the declaration of </w:t>
      </w:r>
      <w:r>
        <w:rPr>
          <w:i/>
          <w:iCs/>
        </w:rPr>
        <w:t>f</w:t>
      </w:r>
      <w:r>
        <w:t xml:space="preserve"> has been evaluated.</w:t>
      </w:r>
    </w:p>
    <w:p w14:paraId="248A6034" w14:textId="77777777" w:rsidR="00BF4412" w:rsidRDefault="00BF4412" w:rsidP="00BF4412">
      <w:r>
        <w:t xml:space="preserve">The first use case is interoperable with the inclusion of </w:t>
      </w:r>
      <w:r w:rsidRPr="00EA0ADA">
        <w:rPr>
          <w:rFonts w:ascii="Times New Roman" w:hAnsi="Times New Roman"/>
          <w:i/>
          <w:iCs/>
        </w:rPr>
        <w:t>Block</w:t>
      </w:r>
      <w:r>
        <w:t xml:space="preserve"> level function declarations in the sixth edition.  Any pre-existing ECMAScript code that employees that use case will operate using the Block level function declarations semantics defined by clauses 10 and 13 of this specification. </w:t>
      </w:r>
    </w:p>
    <w:p w14:paraId="6B9969D4" w14:textId="77777777" w:rsidR="00BF4412" w:rsidRPr="00793B4A" w:rsidRDefault="00BF4412" w:rsidP="00BF4412">
      <w:r>
        <w:t xml:space="preserve">Sixth edition interoperability for the second and third use cases requires the following extensions to the clauses 10 and </w:t>
      </w:r>
      <w:r w:rsidR="00386020">
        <w:t>14</w:t>
      </w:r>
      <w:r>
        <w:t xml:space="preserve"> semantics. These extensions are applied to a non-strict mode functions </w:t>
      </w:r>
      <w:r w:rsidRPr="00793B4A">
        <w:rPr>
          <w:rFonts w:ascii="Times New Roman" w:hAnsi="Times New Roman"/>
          <w:i/>
          <w:iCs/>
        </w:rPr>
        <w:t>g</w:t>
      </w:r>
      <w:r>
        <w:t xml:space="preserve"> if the above pre-conditions of use cases 2 and 3 above exist at the time of static semantic analysis of </w:t>
      </w:r>
      <w:r w:rsidRPr="00793B4A">
        <w:rPr>
          <w:rFonts w:ascii="Times New Roman" w:hAnsi="Times New Roman"/>
          <w:i/>
          <w:iCs/>
        </w:rPr>
        <w:t>g</w:t>
      </w:r>
      <w:r>
        <w:t xml:space="preserve">. However, the last pre-condition of use case 3 is not included in this determination and the determination is not applied to any function declaration that is nested within syntactic constructs that are specified in the Fifth edition of this specification. </w:t>
      </w:r>
    </w:p>
    <w:p w14:paraId="777DDA08" w14:textId="77777777" w:rsidR="00BF4412" w:rsidRDefault="00BF4412" w:rsidP="00BF4412">
      <w:pPr>
        <w:numPr>
          <w:ilvl w:val="0"/>
          <w:numId w:val="1392"/>
        </w:numPr>
        <w:contextualSpacing/>
        <w:rPr>
          <w:rFonts w:ascii="Times New Roman" w:hAnsi="Times New Roman"/>
        </w:rPr>
      </w:pPr>
      <w:r>
        <w:rPr>
          <w:rFonts w:ascii="Times New Roman" w:hAnsi="Times New Roman"/>
        </w:rPr>
        <w:t xml:space="preserve">Let </w:t>
      </w:r>
      <w:r>
        <w:rPr>
          <w:rFonts w:ascii="Times New Roman" w:hAnsi="Times New Roman"/>
          <w:i/>
          <w:iCs/>
        </w:rPr>
        <w:t>B</w:t>
      </w:r>
      <w:r>
        <w:rPr>
          <w:rFonts w:ascii="Times New Roman" w:hAnsi="Times New Roman"/>
        </w:rPr>
        <w:t xml:space="preserve"> be environment record for the construct within </w:t>
      </w:r>
      <w:r>
        <w:rPr>
          <w:rFonts w:ascii="Times New Roman" w:hAnsi="Times New Roman"/>
          <w:i/>
          <w:iCs/>
        </w:rPr>
        <w:t>g</w:t>
      </w:r>
      <w:r>
        <w:rPr>
          <w:rFonts w:ascii="Times New Roman" w:hAnsi="Times New Roman"/>
        </w:rPr>
        <w:t xml:space="preserve"> that introduces a new environment contour and which most closely encloses the declaration of </w:t>
      </w:r>
      <w:r>
        <w:rPr>
          <w:rFonts w:ascii="Times New Roman" w:hAnsi="Times New Roman"/>
          <w:i/>
          <w:iCs/>
        </w:rPr>
        <w:t>f</w:t>
      </w:r>
      <w:r>
        <w:rPr>
          <w:rFonts w:ascii="Times New Roman" w:hAnsi="Times New Roman"/>
        </w:rPr>
        <w:t xml:space="preserve">, all function code references to </w:t>
      </w:r>
      <w:r>
        <w:rPr>
          <w:rFonts w:ascii="Times New Roman" w:hAnsi="Times New Roman"/>
          <w:i/>
          <w:iCs/>
        </w:rPr>
        <w:t>f</w:t>
      </w:r>
      <w:r>
        <w:rPr>
          <w:rFonts w:ascii="Times New Roman" w:hAnsi="Times New Roman"/>
        </w:rPr>
        <w:t xml:space="preserve">, and the definitions of all nested functions that contain unshadowed references to </w:t>
      </w:r>
      <w:r>
        <w:rPr>
          <w:rFonts w:ascii="Times New Roman" w:hAnsi="Times New Roman"/>
          <w:i/>
          <w:iCs/>
        </w:rPr>
        <w:t>f</w:t>
      </w:r>
      <w:r>
        <w:rPr>
          <w:rFonts w:ascii="Times New Roman" w:hAnsi="Times New Roman"/>
        </w:rPr>
        <w:t xml:space="preserve">.  This syntactic construct may be the definition of </w:t>
      </w:r>
      <w:r>
        <w:rPr>
          <w:rFonts w:ascii="Times New Roman" w:hAnsi="Times New Roman"/>
          <w:i/>
          <w:iCs/>
        </w:rPr>
        <w:t>g</w:t>
      </w:r>
      <w:r>
        <w:rPr>
          <w:rFonts w:ascii="Times New Roman" w:hAnsi="Times New Roman"/>
        </w:rPr>
        <w:t xml:space="preserve"> itself, in which case </w:t>
      </w:r>
      <w:r>
        <w:rPr>
          <w:rFonts w:ascii="Times New Roman" w:hAnsi="Times New Roman"/>
          <w:i/>
          <w:iCs/>
        </w:rPr>
        <w:t>B</w:t>
      </w:r>
      <w:r>
        <w:rPr>
          <w:rFonts w:ascii="Times New Roman" w:hAnsi="Times New Roman"/>
        </w:rPr>
        <w:t xml:space="preserve"> is the function environment record for </w:t>
      </w:r>
      <w:r>
        <w:rPr>
          <w:rFonts w:ascii="Times New Roman" w:hAnsi="Times New Roman"/>
          <w:i/>
          <w:iCs/>
        </w:rPr>
        <w:t>g</w:t>
      </w:r>
      <w:r>
        <w:rPr>
          <w:rFonts w:ascii="Times New Roman" w:hAnsi="Times New Roman"/>
        </w:rPr>
        <w:t>.</w:t>
      </w:r>
    </w:p>
    <w:p w14:paraId="32225407" w14:textId="77777777" w:rsidR="00BF4412" w:rsidRDefault="00BF4412" w:rsidP="00BF4412">
      <w:pPr>
        <w:numPr>
          <w:ilvl w:val="0"/>
          <w:numId w:val="1392"/>
        </w:numPr>
        <w:contextualSpacing/>
        <w:rPr>
          <w:rFonts w:ascii="Times New Roman" w:hAnsi="Times New Roman"/>
        </w:rPr>
      </w:pPr>
      <w:r>
        <w:rPr>
          <w:rFonts w:ascii="Times New Roman" w:hAnsi="Times New Roman"/>
        </w:rPr>
        <w:t xml:space="preserve">As part of the instantiation of </w:t>
      </w:r>
      <w:r>
        <w:rPr>
          <w:rFonts w:ascii="Times New Roman" w:hAnsi="Times New Roman"/>
          <w:i/>
          <w:iCs/>
        </w:rPr>
        <w:t xml:space="preserve">  B</w:t>
      </w:r>
      <w:r>
        <w:rPr>
          <w:rFonts w:ascii="Times New Roman" w:hAnsi="Times New Roman"/>
        </w:rPr>
        <w:t xml:space="preserve">, its CreateMutableBinding concrete method is called with arguments “f” (the string name of the function) and </w:t>
      </w:r>
      <w:r w:rsidRPr="00DC255D">
        <w:rPr>
          <w:rFonts w:ascii="Times New Roman" w:hAnsi="Times New Roman"/>
          <w:b/>
          <w:bCs/>
        </w:rPr>
        <w:t>false</w:t>
      </w:r>
      <w:r>
        <w:rPr>
          <w:rFonts w:ascii="Times New Roman" w:hAnsi="Times New Roman"/>
        </w:rPr>
        <w:t>. This creates an uni</w:t>
      </w:r>
      <w:r w:rsidR="00C22C7A">
        <w:rPr>
          <w:rFonts w:ascii="Times New Roman" w:hAnsi="Times New Roman"/>
        </w:rPr>
        <w:t>ni</w:t>
      </w:r>
      <w:r>
        <w:rPr>
          <w:rFonts w:ascii="Times New Roman" w:hAnsi="Times New Roman"/>
        </w:rPr>
        <w:t xml:space="preserve">tialised binding for the name </w:t>
      </w:r>
      <w:r>
        <w:rPr>
          <w:rFonts w:ascii="Times New Roman" w:hAnsi="Times New Roman"/>
          <w:i/>
          <w:iCs/>
        </w:rPr>
        <w:t>f</w:t>
      </w:r>
      <w:r>
        <w:rPr>
          <w:rFonts w:ascii="Times New Roman" w:hAnsi="Times New Roman"/>
        </w:rPr>
        <w:t xml:space="preserve">. Any reference that resolves to that binding prior to step 3 below will throw a </w:t>
      </w:r>
      <w:r>
        <w:rPr>
          <w:rFonts w:ascii="Times New Roman" w:hAnsi="Times New Roman"/>
          <w:b/>
          <w:bCs/>
        </w:rPr>
        <w:t>ReferenceError</w:t>
      </w:r>
      <w:r>
        <w:rPr>
          <w:rFonts w:ascii="Times New Roman" w:hAnsi="Times New Roman"/>
        </w:rPr>
        <w:t xml:space="preserve"> exception.</w:t>
      </w:r>
    </w:p>
    <w:p w14:paraId="69FE5267" w14:textId="77777777" w:rsidR="00BF4412" w:rsidRPr="00203FD7" w:rsidRDefault="00BF4412" w:rsidP="00BF4412">
      <w:pPr>
        <w:numPr>
          <w:ilvl w:val="0"/>
          <w:numId w:val="1392"/>
        </w:numPr>
        <w:rPr>
          <w:rFonts w:ascii="Times New Roman" w:hAnsi="Times New Roman"/>
        </w:rPr>
      </w:pPr>
      <w:r>
        <w:rPr>
          <w:rFonts w:ascii="Times New Roman" w:hAnsi="Times New Roman"/>
        </w:rPr>
        <w:t xml:space="preserve">When the </w:t>
      </w:r>
      <w:r w:rsidR="00861AE4">
        <w:rPr>
          <w:rFonts w:ascii="Times New Roman" w:hAnsi="Times New Roman"/>
        </w:rPr>
        <w:t>InitialiseBinding</w:t>
      </w:r>
      <w:r>
        <w:rPr>
          <w:rFonts w:ascii="Times New Roman" w:hAnsi="Times New Roman"/>
        </w:rPr>
        <w:t xml:space="preserve"> concrete method is used to initialise the binding for the function declaration </w:t>
      </w:r>
      <w:r>
        <w:rPr>
          <w:rFonts w:ascii="Times New Roman" w:hAnsi="Times New Roman"/>
          <w:i/>
          <w:iCs/>
        </w:rPr>
        <w:t>f</w:t>
      </w:r>
      <w:r>
        <w:rPr>
          <w:rFonts w:ascii="Times New Roman" w:hAnsi="Times New Roman"/>
        </w:rPr>
        <w:t xml:space="preserve"> also invoke Initial</w:t>
      </w:r>
      <w:r w:rsidR="006B2604">
        <w:rPr>
          <w:rFonts w:ascii="Times New Roman" w:hAnsi="Times New Roman"/>
        </w:rPr>
        <w:t>ise</w:t>
      </w:r>
      <w:r>
        <w:rPr>
          <w:rFonts w:ascii="Times New Roman" w:hAnsi="Times New Roman"/>
        </w:rPr>
        <w:t xml:space="preserve">Bind on </w:t>
      </w:r>
      <w:r>
        <w:rPr>
          <w:rFonts w:ascii="Times New Roman" w:hAnsi="Times New Roman"/>
          <w:i/>
          <w:iCs/>
        </w:rPr>
        <w:t>B</w:t>
      </w:r>
      <w:r>
        <w:rPr>
          <w:rFonts w:ascii="Times New Roman" w:hAnsi="Times New Roman"/>
        </w:rPr>
        <w:t xml:space="preserve"> using the same arguments.</w:t>
      </w:r>
    </w:p>
    <w:p w14:paraId="5CAC2CA8" w14:textId="77777777" w:rsidR="00BF4412" w:rsidRPr="00203FD7" w:rsidRDefault="00BF4412" w:rsidP="00BF4412">
      <w:r>
        <w:rPr>
          <w:rFonts w:ascii="Times New Roman" w:hAnsi="Times New Roman"/>
        </w:rPr>
        <w:t xml:space="preserve">If an ECMAScript implication has a mechanism that produces diagnostic warning messages, a warning should be produced for each function </w:t>
      </w:r>
      <w:r>
        <w:rPr>
          <w:rFonts w:ascii="Times New Roman" w:hAnsi="Times New Roman"/>
          <w:i/>
          <w:iCs/>
        </w:rPr>
        <w:t>g</w:t>
      </w:r>
      <w:r>
        <w:rPr>
          <w:rFonts w:ascii="Times New Roman" w:hAnsi="Times New Roman"/>
        </w:rPr>
        <w:t xml:space="preserve"> for which the above steps are performed.</w:t>
      </w:r>
    </w:p>
    <w:p w14:paraId="543A10CE" w14:textId="77777777" w:rsidR="00990F07" w:rsidRPr="00E77497" w:rsidRDefault="00990F07" w:rsidP="00990F07">
      <w:pPr>
        <w:pStyle w:val="ANNEX"/>
      </w:pPr>
      <w:r w:rsidRPr="00E77497">
        <w:rPr>
          <w:b w:val="0"/>
        </w:rPr>
        <w:br/>
      </w:r>
      <w:bookmarkStart w:id="8537" w:name="_Toc366142194"/>
      <w:r w:rsidRPr="00E77497">
        <w:rPr>
          <w:b w:val="0"/>
        </w:rPr>
        <w:t>(informative)</w:t>
      </w:r>
      <w:r w:rsidRPr="00E77497">
        <w:rPr>
          <w:b w:val="0"/>
        </w:rPr>
        <w:br/>
      </w:r>
      <w:r w:rsidRPr="00E77497">
        <w:br/>
      </w:r>
      <w:bookmarkStart w:id="8538" w:name="_Toc235503577"/>
      <w:r w:rsidRPr="00E77497">
        <w:t>The Strict Mode of ECMAScript</w:t>
      </w:r>
      <w:bookmarkEnd w:id="8537"/>
      <w:bookmarkEnd w:id="8538"/>
    </w:p>
    <w:p w14:paraId="52A39EA1" w14:textId="77777777" w:rsidR="00E80769" w:rsidRPr="00C7794D" w:rsidRDefault="00E80769" w:rsidP="00E80769">
      <w:pPr>
        <w:rPr>
          <w:rStyle w:val="afffd"/>
          <w:lang w:val="en-GB"/>
        </w:rPr>
      </w:pPr>
      <w:commentRangeStart w:id="8539"/>
      <w:r w:rsidRPr="00C7794D">
        <w:rPr>
          <w:rStyle w:val="afffd"/>
          <w:lang w:val="en-GB"/>
        </w:rPr>
        <w:t>The strict mode restriction and exceptions</w:t>
      </w:r>
      <w:commentRangeEnd w:id="8539"/>
      <w:r w:rsidR="000B0F4C">
        <w:rPr>
          <w:rStyle w:val="af6"/>
        </w:rPr>
        <w:commentReference w:id="8539"/>
      </w:r>
    </w:p>
    <w:p w14:paraId="6A0960A0" w14:textId="77777777"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w:t>
      </w:r>
      <w:r w:rsidR="00C225F5">
        <w:rPr>
          <w:rFonts w:ascii="Arial" w:hAnsi="Arial"/>
          <w:color w:val="000000"/>
        </w:rPr>
        <w:fldChar w:fldCharType="begin"/>
      </w:r>
      <w:r w:rsidR="00C225F5">
        <w:rPr>
          <w:rFonts w:ascii="Arial" w:hAnsi="Arial"/>
          <w:color w:val="000000"/>
        </w:rPr>
        <w:instrText xml:space="preserve"> REF _Ref365480121 \r \h </w:instrText>
      </w:r>
      <w:r w:rsidR="00C225F5">
        <w:rPr>
          <w:rFonts w:ascii="Arial" w:hAnsi="Arial"/>
          <w:color w:val="000000"/>
        </w:rPr>
      </w:r>
      <w:r w:rsidR="00C225F5">
        <w:rPr>
          <w:rFonts w:ascii="Arial" w:hAnsi="Arial"/>
          <w:color w:val="000000"/>
        </w:rPr>
        <w:fldChar w:fldCharType="separate"/>
      </w:r>
      <w:r w:rsidR="00083CEC">
        <w:rPr>
          <w:rFonts w:ascii="Arial" w:hAnsi="Arial"/>
          <w:color w:val="000000"/>
        </w:rPr>
        <w:t>11.6.1.2</w:t>
      </w:r>
      <w:r w:rsidR="00C225F5">
        <w:rPr>
          <w:rFonts w:ascii="Arial" w:hAnsi="Arial"/>
          <w:color w:val="000000"/>
        </w:rPr>
        <w:fldChar w:fldCharType="end"/>
      </w:r>
      <w:r w:rsidRPr="00E77497">
        <w:rPr>
          <w:rFonts w:ascii="Arial" w:hAnsi="Arial"/>
          <w:color w:val="000000"/>
        </w:rPr>
        <w:t>).</w:t>
      </w:r>
    </w:p>
    <w:p w14:paraId="04CCC7AD"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w:t>
      </w:r>
      <w:r w:rsidR="00C225F5">
        <w:rPr>
          <w:rFonts w:ascii="Arial" w:hAnsi="Arial"/>
        </w:rPr>
        <w:fldChar w:fldCharType="begin"/>
      </w:r>
      <w:r w:rsidR="00C225F5">
        <w:rPr>
          <w:rFonts w:ascii="Arial" w:hAnsi="Arial"/>
        </w:rPr>
        <w:instrText xml:space="preserve"> REF _Ref424530746 \r \h </w:instrText>
      </w:r>
      <w:r w:rsidR="00C225F5">
        <w:rPr>
          <w:rFonts w:ascii="Arial" w:hAnsi="Arial"/>
        </w:rPr>
      </w:r>
      <w:r w:rsidR="00C225F5">
        <w:rPr>
          <w:rFonts w:ascii="Arial" w:hAnsi="Arial"/>
        </w:rPr>
        <w:fldChar w:fldCharType="separate"/>
      </w:r>
      <w:r w:rsidR="00083CEC">
        <w:rPr>
          <w:rFonts w:ascii="Arial" w:hAnsi="Arial"/>
        </w:rPr>
        <w:t>11.8.3</w:t>
      </w:r>
      <w:r w:rsidR="00C225F5">
        <w:rPr>
          <w:rFonts w:ascii="Arial" w:hAnsi="Arial"/>
        </w:rPr>
        <w:fldChar w:fldCharType="end"/>
      </w:r>
      <w:r w:rsidRPr="00E77497">
        <w:rPr>
          <w:rFonts w:ascii="Arial" w:hAnsi="Arial"/>
        </w:rPr>
        <w:t xml:space="preserve">) to include </w:t>
      </w:r>
      <w:r w:rsidR="00567210" w:rsidRPr="00F92BFE">
        <w:rPr>
          <w:i/>
          <w:iCs/>
        </w:rPr>
        <w:t>Legacy</w:t>
      </w:r>
      <w:r w:rsidRPr="00E77497">
        <w:rPr>
          <w:i/>
        </w:rPr>
        <w:t>OctalIntegerLiteral</w:t>
      </w:r>
      <w:r w:rsidRPr="00E77497">
        <w:rPr>
          <w:rFonts w:ascii="Arial" w:hAnsi="Arial"/>
        </w:rPr>
        <w:t xml:space="preserve"> as described in B.1.1.</w:t>
      </w:r>
    </w:p>
    <w:p w14:paraId="3F14DA64"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w:t>
      </w:r>
      <w:r w:rsidR="00C225F5">
        <w:rPr>
          <w:rFonts w:ascii="Arial" w:hAnsi="Arial" w:cs="Arial"/>
        </w:rPr>
        <w:fldChar w:fldCharType="begin"/>
      </w:r>
      <w:r w:rsidR="00C225F5">
        <w:rPr>
          <w:rFonts w:ascii="Arial" w:hAnsi="Arial" w:cs="Arial"/>
        </w:rPr>
        <w:instrText xml:space="preserve"> REF _Ref365534967 \r \h </w:instrText>
      </w:r>
      <w:r w:rsidR="00C225F5">
        <w:rPr>
          <w:rFonts w:ascii="Arial" w:hAnsi="Arial" w:cs="Arial"/>
        </w:rPr>
      </w:r>
      <w:r w:rsidR="00C225F5">
        <w:rPr>
          <w:rFonts w:ascii="Arial" w:hAnsi="Arial" w:cs="Arial"/>
        </w:rPr>
        <w:fldChar w:fldCharType="separate"/>
      </w:r>
      <w:r w:rsidR="00083CEC">
        <w:rPr>
          <w:rFonts w:ascii="Arial" w:hAnsi="Arial" w:cs="Arial"/>
        </w:rPr>
        <w:t>10.1.1</w:t>
      </w:r>
      <w:r w:rsidR="00C225F5">
        <w:rPr>
          <w:rFonts w:ascii="Arial" w:hAnsi="Arial" w:cs="Arial"/>
        </w:rPr>
        <w:fldChar w:fldCharType="end"/>
      </w:r>
      <w:r w:rsidRPr="00E77497">
        <w:rPr>
          <w:rFonts w:ascii="Arial" w:hAnsi="Arial" w:cs="Arial"/>
        </w:rPr>
        <w:t xml:space="preserve">), may not extend the syntax of </w:t>
      </w:r>
      <w:r w:rsidRPr="00E77497">
        <w:rPr>
          <w:i/>
        </w:rPr>
        <w:t>EscapeSequence</w:t>
      </w:r>
      <w:r w:rsidRPr="00E77497">
        <w:rPr>
          <w:rFonts w:ascii="Arial" w:hAnsi="Arial" w:cs="Arial"/>
        </w:rPr>
        <w:t xml:space="preserve"> to include </w:t>
      </w:r>
      <w:r w:rsidR="00567210" w:rsidRPr="00F92BFE">
        <w:rPr>
          <w:i/>
          <w:iCs/>
        </w:rPr>
        <w:t>Legacy</w:t>
      </w:r>
      <w:r w:rsidRPr="00E77497">
        <w:rPr>
          <w:i/>
        </w:rPr>
        <w:t>OctalEscapeSequence</w:t>
      </w:r>
      <w:r w:rsidRPr="00E77497">
        <w:rPr>
          <w:rFonts w:ascii="Arial" w:hAnsi="Arial" w:cs="Arial"/>
        </w:rPr>
        <w:t xml:space="preserve"> as described in B.1.2.</w:t>
      </w:r>
    </w:p>
    <w:p w14:paraId="1E0AFE0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w:t>
      </w:r>
      <w:r w:rsidR="00C225F5">
        <w:rPr>
          <w:rFonts w:ascii="Arial" w:hAnsi="Arial"/>
        </w:rPr>
        <w:fldChar w:fldCharType="begin"/>
      </w:r>
      <w:r w:rsidR="00C225F5">
        <w:rPr>
          <w:rFonts w:ascii="Arial" w:hAnsi="Arial"/>
        </w:rPr>
        <w:instrText xml:space="preserve"> REF _Ref366132757 \r \h </w:instrText>
      </w:r>
      <w:r w:rsidR="00C225F5">
        <w:rPr>
          <w:rFonts w:ascii="Arial" w:hAnsi="Arial"/>
        </w:rPr>
      </w:r>
      <w:r w:rsidR="00C225F5">
        <w:rPr>
          <w:rFonts w:ascii="Arial" w:hAnsi="Arial"/>
        </w:rPr>
        <w:fldChar w:fldCharType="separate"/>
      </w:r>
      <w:r w:rsidR="00083CEC">
        <w:rPr>
          <w:rFonts w:ascii="Arial" w:hAnsi="Arial"/>
        </w:rPr>
        <w:t>6.2.4.2</w:t>
      </w:r>
      <w:r w:rsidR="00C225F5">
        <w:rPr>
          <w:rFonts w:ascii="Arial" w:hAnsi="Arial"/>
        </w:rPr>
        <w:fldChar w:fldCharType="end"/>
      </w:r>
      <w:r w:rsidRPr="00E77497">
        <w:rPr>
          <w:rFonts w:ascii="Arial" w:hAnsi="Arial"/>
        </w:rPr>
        <w:t xml:space="preserve">).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w:t>
      </w:r>
      <w:r w:rsidR="00B77A5C">
        <w:t xml:space="preserve">data </w:t>
      </w:r>
      <w:r w:rsidRPr="00E77497">
        <w:rPr>
          <w:rFonts w:ascii="Arial" w:hAnsi="Arial"/>
        </w:rPr>
        <w:t xml:space="preserve">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083CEC">
        <w:rPr>
          <w:rFonts w:ascii="Arial" w:hAnsi="Arial"/>
        </w:rPr>
        <w:t>12.13</w:t>
      </w:r>
      <w:r w:rsidR="00C225F5">
        <w:rPr>
          <w:rFonts w:ascii="Arial" w:hAnsi="Arial"/>
        </w:rPr>
        <w:fldChar w:fldCharType="end"/>
      </w:r>
      <w:r w:rsidRPr="00E77497">
        <w:rPr>
          <w:rFonts w:ascii="Arial" w:hAnsi="Arial"/>
        </w:rPr>
        <w:t>).</w:t>
      </w:r>
    </w:p>
    <w:p w14:paraId="26C11CC1"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083CEC">
        <w:rPr>
          <w:rFonts w:ascii="Arial" w:hAnsi="Arial"/>
        </w:rPr>
        <w:t>12.13</w:t>
      </w:r>
      <w:r w:rsidR="00C225F5">
        <w:rPr>
          <w:rFonts w:ascii="Arial" w:hAnsi="Arial"/>
        </w:rPr>
        <w:fldChar w:fldCharType="end"/>
      </w:r>
      <w:r w:rsidRPr="00E77497">
        <w:rPr>
          <w:rFonts w:ascii="Arial" w:hAnsi="Arial"/>
        </w:rPr>
        <w:t xml:space="preserve">) or of a </w:t>
      </w:r>
      <w:r w:rsidRPr="00E77497">
        <w:rPr>
          <w:i/>
        </w:rPr>
        <w:t>PostfixExpression</w:t>
      </w:r>
      <w:r w:rsidRPr="00E77497">
        <w:rPr>
          <w:rFonts w:ascii="Arial" w:hAnsi="Arial"/>
        </w:rPr>
        <w:t xml:space="preserve">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083CEC">
        <w:rPr>
          <w:rFonts w:ascii="Arial" w:hAnsi="Arial"/>
        </w:rPr>
        <w:t>12.13</w:t>
      </w:r>
      <w:r w:rsidR="00C225F5">
        <w:rPr>
          <w:rFonts w:ascii="Arial" w:hAnsi="Arial"/>
        </w:rPr>
        <w:fldChar w:fldCharType="end"/>
      </w:r>
      <w:r w:rsidRPr="00E77497">
        <w:rPr>
          <w:rFonts w:ascii="Arial" w:hAnsi="Arial"/>
        </w:rPr>
        <w:t xml:space="preserve">) or as the </w:t>
      </w:r>
      <w:r w:rsidRPr="00E77497">
        <w:rPr>
          <w:i/>
        </w:rPr>
        <w:t>UnaryExpression</w:t>
      </w:r>
      <w:r w:rsidRPr="00E77497">
        <w:rPr>
          <w:rFonts w:ascii="Arial" w:hAnsi="Arial"/>
        </w:rPr>
        <w:t xml:space="preserve"> operated upon by a Prefix Increment (</w:t>
      </w:r>
      <w:r w:rsidR="00C225F5">
        <w:rPr>
          <w:rFonts w:ascii="Arial" w:hAnsi="Arial"/>
        </w:rPr>
        <w:fldChar w:fldCharType="begin"/>
      </w:r>
      <w:r w:rsidR="00C225F5">
        <w:rPr>
          <w:rFonts w:ascii="Arial" w:hAnsi="Arial"/>
        </w:rPr>
        <w:instrText xml:space="preserve"> REF _Ref366133094 \r \h </w:instrText>
      </w:r>
      <w:r w:rsidR="00C225F5">
        <w:rPr>
          <w:rFonts w:ascii="Arial" w:hAnsi="Arial"/>
        </w:rPr>
      </w:r>
      <w:r w:rsidR="00C225F5">
        <w:rPr>
          <w:rFonts w:ascii="Arial" w:hAnsi="Arial"/>
        </w:rPr>
        <w:fldChar w:fldCharType="separate"/>
      </w:r>
      <w:r w:rsidR="00083CEC">
        <w:rPr>
          <w:rFonts w:ascii="Arial" w:hAnsi="Arial"/>
        </w:rPr>
        <w:t>12.4.4</w:t>
      </w:r>
      <w:r w:rsidR="00C225F5">
        <w:rPr>
          <w:rFonts w:ascii="Arial" w:hAnsi="Arial"/>
        </w:rPr>
        <w:fldChar w:fldCharType="end"/>
      </w:r>
      <w:r w:rsidRPr="00E77497">
        <w:rPr>
          <w:rFonts w:ascii="Arial" w:hAnsi="Arial"/>
        </w:rPr>
        <w:t>) or a Prefix Decrement (</w:t>
      </w:r>
      <w:r w:rsidR="00C225F5">
        <w:rPr>
          <w:rFonts w:ascii="Arial" w:hAnsi="Arial"/>
        </w:rPr>
        <w:fldChar w:fldCharType="begin"/>
      </w:r>
      <w:r w:rsidR="00C225F5">
        <w:rPr>
          <w:rFonts w:ascii="Arial" w:hAnsi="Arial"/>
        </w:rPr>
        <w:instrText xml:space="preserve"> REF _Ref366133109 \r \h </w:instrText>
      </w:r>
      <w:r w:rsidR="00C225F5">
        <w:rPr>
          <w:rFonts w:ascii="Arial" w:hAnsi="Arial"/>
        </w:rPr>
      </w:r>
      <w:r w:rsidR="00C225F5">
        <w:rPr>
          <w:rFonts w:ascii="Arial" w:hAnsi="Arial"/>
        </w:rPr>
        <w:fldChar w:fldCharType="separate"/>
      </w:r>
      <w:r w:rsidR="00083CEC">
        <w:rPr>
          <w:rFonts w:ascii="Arial" w:hAnsi="Arial"/>
        </w:rPr>
        <w:t>12.4.5</w:t>
      </w:r>
      <w:r w:rsidR="00C225F5">
        <w:rPr>
          <w:rFonts w:ascii="Arial" w:hAnsi="Arial"/>
        </w:rPr>
        <w:fldChar w:fldCharType="end"/>
      </w:r>
      <w:r w:rsidRPr="00E77497">
        <w:rPr>
          <w:rFonts w:ascii="Arial" w:hAnsi="Arial"/>
        </w:rPr>
        <w:t xml:space="preserve">) operator. </w:t>
      </w:r>
    </w:p>
    <w:p w14:paraId="5978DE6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w:t>
      </w:r>
      <w:r w:rsidR="00C225F5">
        <w:rPr>
          <w:rFonts w:ascii="Arial" w:hAnsi="Arial"/>
        </w:rPr>
        <w:fldChar w:fldCharType="begin"/>
      </w:r>
      <w:r w:rsidR="00C225F5">
        <w:rPr>
          <w:rFonts w:ascii="Arial" w:hAnsi="Arial"/>
        </w:rPr>
        <w:instrText xml:space="preserve"> REF _Ref365541145 \r \h </w:instrText>
      </w:r>
      <w:r w:rsidR="00C225F5">
        <w:rPr>
          <w:rFonts w:ascii="Arial" w:hAnsi="Arial"/>
        </w:rPr>
      </w:r>
      <w:r w:rsidR="00C225F5">
        <w:rPr>
          <w:rFonts w:ascii="Arial" w:hAnsi="Arial"/>
        </w:rPr>
        <w:fldChar w:fldCharType="separate"/>
      </w:r>
      <w:r w:rsidR="00083CEC">
        <w:rPr>
          <w:rFonts w:ascii="Arial" w:hAnsi="Arial"/>
        </w:rPr>
        <w:t>9.1.16.9</w:t>
      </w:r>
      <w:r w:rsidR="00C225F5">
        <w:rPr>
          <w:rFonts w:ascii="Arial" w:hAnsi="Arial"/>
        </w:rPr>
        <w:fldChar w:fldCharType="end"/>
      </w:r>
      <w:r w:rsidRPr="00E77497">
        <w:rPr>
          <w:rFonts w:ascii="Arial" w:hAnsi="Arial"/>
        </w:rPr>
        <w:t>).</w:t>
      </w:r>
    </w:p>
    <w:p w14:paraId="0CF8B11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w:t>
      </w:r>
      <w:r w:rsidR="00C225F5">
        <w:rPr>
          <w:rFonts w:ascii="Arial" w:hAnsi="Arial"/>
        </w:rPr>
        <w:fldChar w:fldCharType="begin"/>
      </w:r>
      <w:r w:rsidR="00C225F5">
        <w:rPr>
          <w:rFonts w:ascii="Arial" w:hAnsi="Arial"/>
        </w:rPr>
        <w:instrText xml:space="preserve"> REF _Ref366133197 \r \h </w:instrText>
      </w:r>
      <w:r w:rsidR="00C225F5">
        <w:rPr>
          <w:rFonts w:ascii="Arial" w:hAnsi="Arial"/>
        </w:rPr>
      </w:r>
      <w:r w:rsidR="00C225F5">
        <w:rPr>
          <w:rFonts w:ascii="Arial" w:hAnsi="Arial"/>
        </w:rPr>
        <w:fldChar w:fldCharType="separate"/>
      </w:r>
      <w:r w:rsidR="00083CEC">
        <w:rPr>
          <w:rFonts w:ascii="Arial" w:hAnsi="Arial"/>
        </w:rPr>
        <w:t>9.2.5.1</w:t>
      </w:r>
      <w:r w:rsidR="00C225F5">
        <w:rPr>
          <w:rFonts w:ascii="Arial" w:hAnsi="Arial"/>
        </w:rPr>
        <w:fldChar w:fldCharType="end"/>
      </w:r>
      <w:r w:rsidRPr="00E77497">
        <w:rPr>
          <w:rFonts w:ascii="Arial" w:hAnsi="Arial"/>
        </w:rPr>
        <w:t>).</w:t>
      </w:r>
    </w:p>
    <w:p w14:paraId="3BADB3FD"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w:t>
      </w:r>
      <w:r w:rsidR="00C225F5">
        <w:rPr>
          <w:rFonts w:ascii="Arial" w:hAnsi="Arial"/>
        </w:rPr>
        <w:fldChar w:fldCharType="begin"/>
      </w:r>
      <w:r w:rsidR="00C225F5">
        <w:rPr>
          <w:rFonts w:ascii="Arial" w:hAnsi="Arial"/>
        </w:rPr>
        <w:instrText xml:space="preserve"> REF _Ref365537985 \r \h </w:instrText>
      </w:r>
      <w:r w:rsidR="00C225F5">
        <w:rPr>
          <w:rFonts w:ascii="Arial" w:hAnsi="Arial"/>
        </w:rPr>
      </w:r>
      <w:r w:rsidR="00C225F5">
        <w:rPr>
          <w:rFonts w:ascii="Arial" w:hAnsi="Arial"/>
        </w:rPr>
        <w:fldChar w:fldCharType="separate"/>
      </w:r>
      <w:r w:rsidR="00083CEC">
        <w:rPr>
          <w:rFonts w:ascii="Arial" w:hAnsi="Arial"/>
        </w:rPr>
        <w:t>9.1.16.11</w:t>
      </w:r>
      <w:r w:rsidR="00C225F5">
        <w:rPr>
          <w:rFonts w:ascii="Arial" w:hAnsi="Arial"/>
        </w:rPr>
        <w:fldChar w:fldCharType="end"/>
      </w:r>
      <w:r w:rsidRPr="00E77497">
        <w:rPr>
          <w:rFonts w:ascii="Arial" w:hAnsi="Arial"/>
        </w:rPr>
        <w:t>).</w:t>
      </w:r>
    </w:p>
    <w:p w14:paraId="11DED07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w:t>
      </w:r>
      <w:r w:rsidR="00C225F5">
        <w:rPr>
          <w:rFonts w:ascii="Arial" w:hAnsi="Arial"/>
        </w:rPr>
        <w:fldChar w:fldCharType="begin"/>
      </w:r>
      <w:r w:rsidR="00C225F5">
        <w:rPr>
          <w:rFonts w:ascii="Arial" w:hAnsi="Arial"/>
        </w:rPr>
        <w:instrText xml:space="preserve"> REF _Ref456010689 \r \h </w:instrText>
      </w:r>
      <w:r w:rsidR="00C225F5">
        <w:rPr>
          <w:rFonts w:ascii="Arial" w:hAnsi="Arial"/>
        </w:rPr>
      </w:r>
      <w:r w:rsidR="00C225F5">
        <w:rPr>
          <w:rFonts w:ascii="Arial" w:hAnsi="Arial"/>
        </w:rPr>
        <w:fldChar w:fldCharType="separate"/>
      </w:r>
      <w:r w:rsidR="00083CEC">
        <w:rPr>
          <w:rFonts w:ascii="Arial" w:hAnsi="Arial"/>
        </w:rPr>
        <w:t>12.1.5</w:t>
      </w:r>
      <w:r w:rsidR="00C225F5">
        <w:rPr>
          <w:rFonts w:ascii="Arial" w:hAnsi="Arial"/>
        </w:rPr>
        <w:fldChar w:fldCharType="end"/>
      </w:r>
      <w:r w:rsidRPr="00E77497">
        <w:rPr>
          <w:rFonts w:ascii="Arial" w:hAnsi="Arial"/>
        </w:rPr>
        <w:t>).</w:t>
      </w:r>
    </w:p>
    <w:p w14:paraId="2BEF6F98"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sidR="001A6289">
        <w:rPr>
          <w:rStyle w:val="bnf"/>
        </w:rPr>
        <w:t>PropertyDefinition</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w:t>
      </w:r>
      <w:r w:rsidR="00C225F5">
        <w:rPr>
          <w:rFonts w:ascii="Arial" w:hAnsi="Arial"/>
        </w:rPr>
        <w:fldChar w:fldCharType="begin"/>
      </w:r>
      <w:r w:rsidR="00C225F5">
        <w:rPr>
          <w:rFonts w:ascii="Arial" w:hAnsi="Arial"/>
        </w:rPr>
        <w:instrText xml:space="preserve"> REF _Ref456010689 \r \h </w:instrText>
      </w:r>
      <w:r w:rsidR="00C225F5">
        <w:rPr>
          <w:rFonts w:ascii="Arial" w:hAnsi="Arial"/>
        </w:rPr>
      </w:r>
      <w:r w:rsidR="00C225F5">
        <w:rPr>
          <w:rFonts w:ascii="Arial" w:hAnsi="Arial"/>
        </w:rPr>
        <w:fldChar w:fldCharType="separate"/>
      </w:r>
      <w:r w:rsidR="00083CEC">
        <w:rPr>
          <w:rFonts w:ascii="Arial" w:hAnsi="Arial"/>
        </w:rPr>
        <w:t>12.1.5</w:t>
      </w:r>
      <w:r w:rsidR="00C225F5">
        <w:rPr>
          <w:rFonts w:ascii="Arial" w:hAnsi="Arial"/>
        </w:rPr>
        <w:fldChar w:fldCharType="end"/>
      </w:r>
      <w:r w:rsidRPr="00A67AF2">
        <w:rPr>
          <w:rFonts w:ascii="Arial" w:hAnsi="Arial"/>
        </w:rPr>
        <w:t>).</w:t>
      </w:r>
    </w:p>
    <w:p w14:paraId="1B98ED51"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w:t>
      </w:r>
      <w:r w:rsidR="000B0F4C">
        <w:rPr>
          <w:rFonts w:ascii="Arial" w:hAnsi="Arial"/>
        </w:rPr>
        <w:fldChar w:fldCharType="begin"/>
      </w:r>
      <w:r w:rsidR="000B0F4C">
        <w:rPr>
          <w:rFonts w:ascii="Arial" w:hAnsi="Arial"/>
        </w:rPr>
        <w:instrText xml:space="preserve"> REF _Ref449966832 \r \h </w:instrText>
      </w:r>
      <w:r w:rsidR="000B0F4C">
        <w:rPr>
          <w:rFonts w:ascii="Arial" w:hAnsi="Arial"/>
        </w:rPr>
      </w:r>
      <w:r w:rsidR="000B0F4C">
        <w:rPr>
          <w:rFonts w:ascii="Arial" w:hAnsi="Arial"/>
        </w:rPr>
        <w:fldChar w:fldCharType="separate"/>
      </w:r>
      <w:r w:rsidR="00083CEC">
        <w:rPr>
          <w:rFonts w:ascii="Arial" w:hAnsi="Arial"/>
        </w:rPr>
        <w:t>18.2.1</w:t>
      </w:r>
      <w:r w:rsidR="000B0F4C">
        <w:rPr>
          <w:rFonts w:ascii="Arial" w:hAnsi="Arial"/>
        </w:rPr>
        <w:fldChar w:fldCharType="end"/>
      </w:r>
      <w:r w:rsidRPr="00A67AF2">
        <w:rPr>
          <w:rFonts w:ascii="Arial" w:hAnsi="Arial"/>
        </w:rPr>
        <w:t>).</w:t>
      </w:r>
    </w:p>
    <w:p w14:paraId="54D500C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w:t>
      </w:r>
      <w:r w:rsidR="000B0F4C">
        <w:rPr>
          <w:rFonts w:ascii="Arial" w:hAnsi="Arial"/>
        </w:rPr>
        <w:fldChar w:fldCharType="begin"/>
      </w:r>
      <w:r w:rsidR="000B0F4C">
        <w:rPr>
          <w:rFonts w:ascii="Arial" w:hAnsi="Arial"/>
        </w:rPr>
        <w:instrText xml:space="preserve"> REF _Ref366133577 \r \h </w:instrText>
      </w:r>
      <w:r w:rsidR="000B0F4C">
        <w:rPr>
          <w:rFonts w:ascii="Arial" w:hAnsi="Arial"/>
        </w:rPr>
      </w:r>
      <w:r w:rsidR="000B0F4C">
        <w:rPr>
          <w:rFonts w:ascii="Arial" w:hAnsi="Arial"/>
        </w:rPr>
        <w:fldChar w:fldCharType="separate"/>
      </w:r>
      <w:r w:rsidR="00083CEC">
        <w:rPr>
          <w:rFonts w:ascii="Arial" w:hAnsi="Arial"/>
        </w:rPr>
        <w:t>8.3.2</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_Ref366133615 \r \h </w:instrText>
      </w:r>
      <w:r w:rsidR="000B0F4C">
        <w:rPr>
          <w:rFonts w:ascii="Arial" w:hAnsi="Arial"/>
        </w:rPr>
      </w:r>
      <w:r w:rsidR="000B0F4C">
        <w:rPr>
          <w:rFonts w:ascii="Arial" w:hAnsi="Arial"/>
        </w:rPr>
        <w:fldChar w:fldCharType="separate"/>
      </w:r>
      <w:r w:rsidR="00083CEC">
        <w:rPr>
          <w:rFonts w:ascii="Arial" w:hAnsi="Arial"/>
        </w:rPr>
        <w:t>12.1.1</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_Ref366133695 \r \h </w:instrText>
      </w:r>
      <w:r w:rsidR="000B0F4C">
        <w:rPr>
          <w:rFonts w:ascii="Arial" w:hAnsi="Arial"/>
        </w:rPr>
      </w:r>
      <w:r w:rsidR="000B0F4C">
        <w:rPr>
          <w:rFonts w:ascii="Arial" w:hAnsi="Arial"/>
        </w:rPr>
        <w:fldChar w:fldCharType="separate"/>
      </w:r>
      <w:r w:rsidR="00083CEC">
        <w:rPr>
          <w:rFonts w:ascii="Arial" w:hAnsi="Arial"/>
        </w:rPr>
        <w:t>19.2.3.3</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_Ref366133712 \r \h </w:instrText>
      </w:r>
      <w:r w:rsidR="000B0F4C">
        <w:rPr>
          <w:rFonts w:ascii="Arial" w:hAnsi="Arial"/>
        </w:rPr>
      </w:r>
      <w:r w:rsidR="000B0F4C">
        <w:rPr>
          <w:rFonts w:ascii="Arial" w:hAnsi="Arial"/>
        </w:rPr>
        <w:fldChar w:fldCharType="separate"/>
      </w:r>
      <w:r w:rsidR="00083CEC">
        <w:rPr>
          <w:rFonts w:ascii="Arial" w:hAnsi="Arial"/>
        </w:rPr>
        <w:t>19.2.3.1</w:t>
      </w:r>
      <w:r w:rsidR="000B0F4C">
        <w:rPr>
          <w:rFonts w:ascii="Arial" w:hAnsi="Arial"/>
        </w:rPr>
        <w:fldChar w:fldCharType="end"/>
      </w:r>
      <w:r w:rsidRPr="00E77497">
        <w:rPr>
          <w:rFonts w:ascii="Arial" w:hAnsi="Arial"/>
        </w:rPr>
        <w:t>).</w:t>
      </w:r>
    </w:p>
    <w:p w14:paraId="0A8B057F"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14:paraId="125E85A6"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w:t>
      </w:r>
      <w:r w:rsidR="000B0F4C">
        <w:rPr>
          <w:rFonts w:ascii="Arial" w:hAnsi="Arial"/>
        </w:rPr>
        <w:fldChar w:fldCharType="begin"/>
      </w:r>
      <w:r w:rsidR="000B0F4C">
        <w:rPr>
          <w:rFonts w:ascii="Arial" w:hAnsi="Arial"/>
        </w:rPr>
        <w:instrText xml:space="preserve"> REF _Ref366133744 \r \h </w:instrText>
      </w:r>
      <w:r w:rsidR="000B0F4C">
        <w:rPr>
          <w:rFonts w:ascii="Arial" w:hAnsi="Arial"/>
        </w:rPr>
      </w:r>
      <w:r w:rsidR="000B0F4C">
        <w:rPr>
          <w:rFonts w:ascii="Arial" w:hAnsi="Arial"/>
        </w:rPr>
        <w:fldChar w:fldCharType="separate"/>
      </w:r>
      <w:r w:rsidR="00083CEC">
        <w:rPr>
          <w:rFonts w:ascii="Arial" w:hAnsi="Arial"/>
        </w:rPr>
        <w:t>12.4.1</w:t>
      </w:r>
      <w:r w:rsidR="000B0F4C">
        <w:rPr>
          <w:rFonts w:ascii="Arial" w:hAnsi="Arial"/>
        </w:rPr>
        <w:fldChar w:fldCharType="end"/>
      </w:r>
      <w:r w:rsidRPr="00E77497">
        <w:rPr>
          <w:rFonts w:ascii="Arial" w:hAnsi="Arial"/>
        </w:rPr>
        <w:t>).</w:t>
      </w:r>
    </w:p>
    <w:p w14:paraId="4F39E0BC" w14:textId="77777777" w:rsidR="00E80769" w:rsidRPr="00E77497" w:rsidRDefault="00E80769" w:rsidP="008E73AB">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_Ref366133794 \r \h </w:instrText>
      </w:r>
      <w:r w:rsidR="000B0F4C">
        <w:rPr>
          <w:rFonts w:ascii="Arial" w:hAnsi="Arial"/>
        </w:rPr>
      </w:r>
      <w:r w:rsidR="000B0F4C">
        <w:rPr>
          <w:rFonts w:ascii="Arial" w:hAnsi="Arial"/>
        </w:rPr>
        <w:fldChar w:fldCharType="separate"/>
      </w:r>
      <w:r w:rsidR="00083CEC">
        <w:rPr>
          <w:rFonts w:ascii="Arial" w:hAnsi="Arial"/>
        </w:rPr>
        <w:t>13.2.2</w:t>
      </w:r>
      <w:r w:rsidR="000B0F4C">
        <w:rPr>
          <w:rFonts w:ascii="Arial" w:hAnsi="Arial"/>
        </w:rPr>
        <w:fldChar w:fldCharType="end"/>
      </w:r>
      <w:r w:rsidRPr="00E77497">
        <w:rPr>
          <w:rFonts w:ascii="Arial" w:hAnsi="Arial"/>
        </w:rPr>
        <w:t>).</w:t>
      </w:r>
    </w:p>
    <w:p w14:paraId="7A6F654F"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_Ref366133814 \r \h </w:instrText>
      </w:r>
      <w:r w:rsidR="000B0F4C">
        <w:rPr>
          <w:rFonts w:ascii="Arial" w:hAnsi="Arial"/>
        </w:rPr>
      </w:r>
      <w:r w:rsidR="000B0F4C">
        <w:rPr>
          <w:rFonts w:ascii="Arial" w:hAnsi="Arial"/>
        </w:rPr>
        <w:fldChar w:fldCharType="separate"/>
      </w:r>
      <w:r w:rsidR="00083CEC">
        <w:rPr>
          <w:rFonts w:ascii="Arial" w:hAnsi="Arial"/>
        </w:rPr>
        <w:t>13.10</w:t>
      </w:r>
      <w:r w:rsidR="000B0F4C">
        <w:rPr>
          <w:rFonts w:ascii="Arial" w:hAnsi="Arial"/>
        </w:rPr>
        <w:fldChar w:fldCharType="end"/>
      </w:r>
      <w:r w:rsidRPr="00E77497">
        <w:rPr>
          <w:rFonts w:ascii="Arial" w:hAnsi="Arial"/>
        </w:rPr>
        <w:t>).</w:t>
      </w:r>
    </w:p>
    <w:p w14:paraId="1E8E7FD0"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w:t>
      </w:r>
      <w:r w:rsidR="000B0F4C">
        <w:fldChar w:fldCharType="begin"/>
      </w:r>
      <w:r w:rsidR="000B0F4C">
        <w:instrText xml:space="preserve"> REF _Ref366133840 \r \h </w:instrText>
      </w:r>
      <w:r w:rsidR="000B0F4C">
        <w:fldChar w:fldCharType="separate"/>
      </w:r>
      <w:r w:rsidR="00083CEC">
        <w:t>13.14</w:t>
      </w:r>
      <w:r w:rsidR="000B0F4C">
        <w:fldChar w:fldCharType="end"/>
      </w:r>
      <w:r w:rsidRPr="00E77497">
        <w:t>)</w:t>
      </w:r>
    </w:p>
    <w:p w14:paraId="5BCA08A1" w14:textId="77777777" w:rsidR="00E80769" w:rsidRPr="00E77497" w:rsidRDefault="00E80769" w:rsidP="00975168">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w:t>
      </w:r>
      <w:r w:rsidR="00975168">
        <w:t>the</w:t>
      </w:r>
      <w:r w:rsidR="00975168" w:rsidRPr="00E77497">
        <w:t xml:space="preserve"> </w:t>
      </w:r>
      <w:r w:rsidR="00975168" w:rsidRPr="00E77497">
        <w:rPr>
          <w:rFonts w:ascii="Times New Roman" w:hAnsi="Times New Roman"/>
          <w:i/>
        </w:rPr>
        <w:t>FormalParameter</w:t>
      </w:r>
      <w:r w:rsidR="00975168">
        <w:rPr>
          <w:rFonts w:ascii="Times New Roman" w:hAnsi="Times New Roman"/>
          <w:i/>
        </w:rPr>
        <w:t>s</w:t>
      </w:r>
      <w:r w:rsidR="00975168" w:rsidRPr="00E77497">
        <w:t xml:space="preserve"> </w:t>
      </w:r>
      <w:r w:rsidRPr="00E77497">
        <w:t xml:space="preserve">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w:t>
      </w:r>
      <w:r w:rsidR="000B0F4C">
        <w:fldChar w:fldCharType="begin"/>
      </w:r>
      <w:r w:rsidR="000B0F4C">
        <w:instrText xml:space="preserve"> REF _Ref365533716 \r \h </w:instrText>
      </w:r>
      <w:r w:rsidR="000B0F4C">
        <w:fldChar w:fldCharType="separate"/>
      </w:r>
      <w:r w:rsidR="00083CEC">
        <w:t>14.1</w:t>
      </w:r>
      <w:r w:rsidR="000B0F4C">
        <w:fldChar w:fldCharType="end"/>
      </w:r>
      <w:r w:rsidRPr="00E77497">
        <w:t>)</w:t>
      </w:r>
    </w:p>
    <w:p w14:paraId="70B9FFEC" w14:textId="77777777"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w:t>
      </w:r>
      <w:r w:rsidR="000B0F4C">
        <w:rPr>
          <w:rFonts w:ascii="Arial" w:hAnsi="Arial"/>
        </w:rPr>
        <w:fldChar w:fldCharType="begin"/>
      </w:r>
      <w:r w:rsidR="000B0F4C">
        <w:rPr>
          <w:rFonts w:ascii="Arial" w:hAnsi="Arial"/>
        </w:rPr>
        <w:instrText xml:space="preserve"> REF _Ref365533716 \r \h </w:instrText>
      </w:r>
      <w:r w:rsidR="000B0F4C">
        <w:rPr>
          <w:rFonts w:ascii="Arial" w:hAnsi="Arial"/>
        </w:rPr>
      </w:r>
      <w:r w:rsidR="000B0F4C">
        <w:rPr>
          <w:rFonts w:ascii="Arial" w:hAnsi="Arial"/>
        </w:rPr>
        <w:fldChar w:fldCharType="separate"/>
      </w:r>
      <w:r w:rsidR="00083CEC">
        <w:rPr>
          <w:rFonts w:ascii="Arial" w:hAnsi="Arial"/>
        </w:rPr>
        <w:t>14.1</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_Ref364595674 \r \h </w:instrText>
      </w:r>
      <w:r w:rsidR="000B0F4C">
        <w:rPr>
          <w:rFonts w:ascii="Arial" w:hAnsi="Arial"/>
        </w:rPr>
      </w:r>
      <w:r w:rsidR="000B0F4C">
        <w:rPr>
          <w:rFonts w:ascii="Arial" w:hAnsi="Arial"/>
        </w:rPr>
        <w:fldChar w:fldCharType="separate"/>
      </w:r>
      <w:r w:rsidR="00083CEC">
        <w:rPr>
          <w:rFonts w:ascii="Arial" w:hAnsi="Arial"/>
        </w:rPr>
        <w:t>19.2.1</w:t>
      </w:r>
      <w:r w:rsidR="000B0F4C">
        <w:rPr>
          <w:rFonts w:ascii="Arial" w:hAnsi="Arial"/>
        </w:rPr>
        <w:fldChar w:fldCharType="end"/>
      </w:r>
      <w:r w:rsidRPr="00E77497">
        <w:rPr>
          <w:rFonts w:ascii="Arial" w:hAnsi="Arial"/>
        </w:rPr>
        <w:t>).</w:t>
      </w:r>
    </w:p>
    <w:p w14:paraId="2A9BEF1B" w14:textId="77777777" w:rsidR="00E80769" w:rsidRPr="00E77497" w:rsidRDefault="00E80769" w:rsidP="00077E5B">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w:t>
      </w:r>
      <w:r w:rsidR="000B0F4C">
        <w:rPr>
          <w:rFonts w:ascii="Arial" w:hAnsi="Arial"/>
        </w:rPr>
        <w:fldChar w:fldCharType="begin"/>
      </w:r>
      <w:r w:rsidR="000B0F4C">
        <w:rPr>
          <w:rFonts w:ascii="Arial" w:hAnsi="Arial"/>
        </w:rPr>
        <w:instrText xml:space="preserve"> REF _Ref366134382 \r \h </w:instrText>
      </w:r>
      <w:r w:rsidR="000B0F4C">
        <w:rPr>
          <w:rFonts w:ascii="Arial" w:hAnsi="Arial"/>
        </w:rPr>
      </w:r>
      <w:r w:rsidR="000B0F4C">
        <w:rPr>
          <w:rFonts w:ascii="Arial" w:hAnsi="Arial"/>
        </w:rPr>
        <w:fldChar w:fldCharType="separate"/>
      </w:r>
      <w:r w:rsidR="00083CEC">
        <w:rPr>
          <w:rFonts w:ascii="Arial" w:hAnsi="Arial"/>
        </w:rPr>
        <w:t>9.1.16.3</w:t>
      </w:r>
      <w:r w:rsidR="000B0F4C">
        <w:rPr>
          <w:rFonts w:ascii="Arial" w:hAnsi="Arial"/>
        </w:rPr>
        <w:fldChar w:fldCharType="end"/>
      </w:r>
      <w:r w:rsidR="00077E5B">
        <w:rPr>
          <w:rFonts w:ascii="Arial" w:hAnsi="Arial"/>
        </w:rPr>
        <w:t xml:space="preserve">, </w:t>
      </w:r>
      <w:r w:rsidR="000B0F4C">
        <w:rPr>
          <w:rFonts w:ascii="Arial" w:hAnsi="Arial"/>
        </w:rPr>
        <w:fldChar w:fldCharType="begin"/>
      </w:r>
      <w:r w:rsidR="000B0F4C">
        <w:rPr>
          <w:rFonts w:ascii="Arial" w:hAnsi="Arial"/>
        </w:rPr>
        <w:instrText xml:space="preserve"> REF _Ref366134480 \r \h </w:instrText>
      </w:r>
      <w:r w:rsidR="000B0F4C">
        <w:rPr>
          <w:rFonts w:ascii="Arial" w:hAnsi="Arial"/>
        </w:rPr>
      </w:r>
      <w:r w:rsidR="000B0F4C">
        <w:rPr>
          <w:rFonts w:ascii="Arial" w:hAnsi="Arial"/>
        </w:rPr>
        <w:fldChar w:fldCharType="separate"/>
      </w:r>
      <w:r w:rsidR="00083CEC">
        <w:rPr>
          <w:rFonts w:ascii="Arial" w:hAnsi="Arial"/>
        </w:rPr>
        <w:t>9.1.16.4</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_Ref366134455 \r \h </w:instrText>
      </w:r>
      <w:r w:rsidR="000B0F4C">
        <w:rPr>
          <w:rFonts w:ascii="Arial" w:hAnsi="Arial"/>
        </w:rPr>
      </w:r>
      <w:r w:rsidR="000B0F4C">
        <w:rPr>
          <w:rFonts w:ascii="Arial" w:hAnsi="Arial"/>
        </w:rPr>
        <w:fldChar w:fldCharType="separate"/>
      </w:r>
      <w:r w:rsidR="00083CEC">
        <w:rPr>
          <w:rFonts w:ascii="Arial" w:hAnsi="Arial"/>
        </w:rPr>
        <w:t>9.2.5</w:t>
      </w:r>
      <w:r w:rsidR="000B0F4C">
        <w:rPr>
          <w:rFonts w:ascii="Arial" w:hAnsi="Arial"/>
        </w:rPr>
        <w:fldChar w:fldCharType="end"/>
      </w:r>
      <w:r w:rsidRPr="00E77497">
        <w:rPr>
          <w:rFonts w:ascii="Arial" w:hAnsi="Arial"/>
        </w:rPr>
        <w:t>).</w:t>
      </w:r>
    </w:p>
    <w:p w14:paraId="3B30A7B7" w14:textId="77777777"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w:t>
      </w:r>
      <w:r w:rsidR="000B0F4C">
        <w:rPr>
          <w:rFonts w:ascii="Arial" w:hAnsi="Arial"/>
        </w:rPr>
        <w:fldChar w:fldCharType="begin"/>
      </w:r>
      <w:r w:rsidR="000B0F4C">
        <w:rPr>
          <w:rFonts w:ascii="Arial" w:hAnsi="Arial"/>
        </w:rPr>
        <w:instrText xml:space="preserve"> REF _Ref365533716 \r \h </w:instrText>
      </w:r>
      <w:r w:rsidR="000B0F4C">
        <w:rPr>
          <w:rFonts w:ascii="Arial" w:hAnsi="Arial"/>
        </w:rPr>
      </w:r>
      <w:r w:rsidR="000B0F4C">
        <w:rPr>
          <w:rFonts w:ascii="Arial" w:hAnsi="Arial"/>
        </w:rPr>
        <w:fldChar w:fldCharType="separate"/>
      </w:r>
      <w:r w:rsidR="00083CEC">
        <w:rPr>
          <w:rFonts w:ascii="Arial" w:hAnsi="Arial"/>
        </w:rPr>
        <w:t>14.1</w:t>
      </w:r>
      <w:r w:rsidR="000B0F4C">
        <w:rPr>
          <w:rFonts w:ascii="Arial" w:hAnsi="Arial"/>
        </w:rPr>
        <w:fldChar w:fldCharType="end"/>
      </w:r>
      <w:r w:rsidRPr="00E77497">
        <w:rPr>
          <w:rFonts w:ascii="Arial" w:hAnsi="Arial"/>
        </w:rPr>
        <w:t xml:space="preserve">).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w:t>
      </w:r>
      <w:r w:rsidR="000B0F4C">
        <w:rPr>
          <w:rFonts w:ascii="Arial" w:hAnsi="Arial"/>
        </w:rPr>
        <w:fldChar w:fldCharType="begin"/>
      </w:r>
      <w:r w:rsidR="000B0F4C">
        <w:rPr>
          <w:rFonts w:ascii="Arial" w:hAnsi="Arial"/>
        </w:rPr>
        <w:instrText xml:space="preserve"> REF _Ref364595674 \r \h </w:instrText>
      </w:r>
      <w:r w:rsidR="000B0F4C">
        <w:rPr>
          <w:rFonts w:ascii="Arial" w:hAnsi="Arial"/>
        </w:rPr>
      </w:r>
      <w:r w:rsidR="000B0F4C">
        <w:rPr>
          <w:rFonts w:ascii="Arial" w:hAnsi="Arial"/>
        </w:rPr>
        <w:fldChar w:fldCharType="separate"/>
      </w:r>
      <w:r w:rsidR="00083CEC">
        <w:rPr>
          <w:rFonts w:ascii="Arial" w:hAnsi="Arial"/>
        </w:rPr>
        <w:t>19.2.1</w:t>
      </w:r>
      <w:r w:rsidR="000B0F4C">
        <w:rPr>
          <w:rFonts w:ascii="Arial" w:hAnsi="Arial"/>
        </w:rPr>
        <w:fldChar w:fldCharType="end"/>
      </w:r>
      <w:r w:rsidRPr="00E77497">
        <w:rPr>
          <w:rFonts w:ascii="Arial" w:hAnsi="Arial"/>
        </w:rPr>
        <w:t xml:space="preserve">) will throw a </w:t>
      </w:r>
      <w:r w:rsidRPr="00E77497">
        <w:rPr>
          <w:rFonts w:ascii="Arial" w:hAnsi="Arial"/>
          <w:b/>
        </w:rPr>
        <w:t>SyntaxError</w:t>
      </w:r>
      <w:r w:rsidRPr="00E77497">
        <w:rPr>
          <w:rFonts w:ascii="Arial" w:hAnsi="Arial"/>
        </w:rPr>
        <w:t xml:space="preserve"> exception.</w:t>
      </w:r>
    </w:p>
    <w:p w14:paraId="549EE734" w14:textId="77777777" w:rsidR="00990F07" w:rsidRPr="00E77497" w:rsidRDefault="00990F07" w:rsidP="00990F07">
      <w:pPr>
        <w:spacing w:after="120"/>
        <w:rPr>
          <w:rFonts w:eastAsia="Arial Unicode MS"/>
          <w:color w:val="000000"/>
          <w:szCs w:val="21"/>
        </w:rPr>
      </w:pPr>
    </w:p>
    <w:p w14:paraId="6F1899EB" w14:textId="77777777" w:rsidR="00990F07" w:rsidRPr="00E77497" w:rsidRDefault="00990F07" w:rsidP="00990F07">
      <w:pPr>
        <w:pStyle w:val="ANNEX"/>
      </w:pPr>
      <w:r w:rsidRPr="00E77497">
        <w:rPr>
          <w:b w:val="0"/>
        </w:rPr>
        <w:br/>
      </w:r>
      <w:bookmarkStart w:id="8540" w:name="_Toc366142195"/>
      <w:r w:rsidRPr="00E77497">
        <w:rPr>
          <w:b w:val="0"/>
        </w:rPr>
        <w:t>(informative)</w:t>
      </w:r>
      <w:r w:rsidRPr="00E77497">
        <w:rPr>
          <w:b w:val="0"/>
        </w:rPr>
        <w:br/>
      </w:r>
      <w:bookmarkStart w:id="8541" w:name="_Toc202449583"/>
      <w:bookmarkStart w:id="8542" w:name="_Toc235503579"/>
      <w:r w:rsidRPr="00E77497">
        <w:t>Corrections and Clarifications with Possible Compatibility Impact</w:t>
      </w:r>
      <w:bookmarkEnd w:id="8540"/>
      <w:bookmarkEnd w:id="8541"/>
      <w:bookmarkEnd w:id="8542"/>
    </w:p>
    <w:p w14:paraId="1DD5B905" w14:textId="77777777" w:rsidR="00901F12" w:rsidRDefault="00901F12" w:rsidP="00901F12">
      <w:pPr>
        <w:spacing w:after="0"/>
      </w:pPr>
    </w:p>
    <w:p w14:paraId="2B27B6FB" w14:textId="77777777" w:rsidR="00901F12" w:rsidRPr="00C81E7E" w:rsidRDefault="00901F12" w:rsidP="00C81E7E">
      <w:pPr>
        <w:rPr>
          <w:b/>
          <w:bCs/>
          <w:sz w:val="22"/>
          <w:szCs w:val="22"/>
        </w:rPr>
      </w:pPr>
      <w:r w:rsidRPr="00C81E7E">
        <w:rPr>
          <w:b/>
          <w:bCs/>
          <w:sz w:val="22"/>
          <w:szCs w:val="22"/>
        </w:rPr>
        <w:t>In Edition</w:t>
      </w:r>
      <w:r w:rsidR="0045371C" w:rsidRPr="00C81E7E">
        <w:rPr>
          <w:b/>
          <w:bCs/>
          <w:sz w:val="22"/>
          <w:szCs w:val="22"/>
        </w:rPr>
        <w:t xml:space="preserve"> 6</w:t>
      </w:r>
    </w:p>
    <w:p w14:paraId="2DA37D92" w14:textId="77777777" w:rsidR="00524C75" w:rsidRDefault="00524C75" w:rsidP="003E48B4">
      <w:r>
        <w:t xml:space="preserve">15.9.1.14: Previous editions permitted the TimeClip abstract operation to return either +0 or </w:t>
      </w:r>
      <w:r w:rsidRPr="00A67AF2">
        <w:rPr>
          <w:b/>
        </w:rPr>
        <w:sym w:font="Symbol" w:char="F02D"/>
      </w:r>
      <w:r w:rsidRPr="00524C75">
        <w:rPr>
          <w:bCs/>
        </w:rPr>
        <w:t>0</w:t>
      </w:r>
      <w:r>
        <w:rPr>
          <w:bCs/>
        </w:rPr>
        <w:t xml:space="preserve"> as the representation of a 0 time value</w:t>
      </w:r>
      <w:r>
        <w:t>.  The 6</w:t>
      </w:r>
      <w:r w:rsidRPr="00901F12">
        <w:rPr>
          <w:vertAlign w:val="superscript"/>
        </w:rPr>
        <w:t>th</w:t>
      </w:r>
      <w:r>
        <w:t xml:space="preserve"> Edition specifies that +0 always returned.  This means that</w:t>
      </w:r>
      <w:r w:rsidR="003E48B4" w:rsidRPr="003E48B4">
        <w:t xml:space="preserve"> </w:t>
      </w:r>
      <w:r w:rsidR="003E48B4">
        <w:t>for the 6</w:t>
      </w:r>
      <w:r w:rsidR="003E48B4" w:rsidRPr="00901F12">
        <w:rPr>
          <w:vertAlign w:val="superscript"/>
        </w:rPr>
        <w:t>th</w:t>
      </w:r>
      <w:r w:rsidR="003E48B4">
        <w:t xml:space="preserve"> Edition</w:t>
      </w:r>
      <w:r>
        <w:t xml:space="preserve"> the time value of a Date object </w:t>
      </w:r>
      <w:r w:rsidR="003E48B4">
        <w:t>is</w:t>
      </w:r>
      <w:r>
        <w:t xml:space="preserve"> never observably </w:t>
      </w:r>
      <w:r w:rsidRPr="00A67AF2">
        <w:rPr>
          <w:b/>
        </w:rPr>
        <w:sym w:font="Symbol" w:char="F02D"/>
      </w:r>
      <w:r w:rsidRPr="00524C75">
        <w:rPr>
          <w:bCs/>
        </w:rPr>
        <w:t>0</w:t>
      </w:r>
      <w:r>
        <w:t xml:space="preserve"> and methods that return time values </w:t>
      </w:r>
      <w:r w:rsidR="003E48B4">
        <w:t xml:space="preserve">never return </w:t>
      </w:r>
      <w:r w:rsidR="003E48B4" w:rsidRPr="00A67AF2">
        <w:rPr>
          <w:b/>
        </w:rPr>
        <w:sym w:font="Symbol" w:char="F02D"/>
      </w:r>
      <w:r w:rsidR="003E48B4" w:rsidRPr="00524C75">
        <w:rPr>
          <w:bCs/>
        </w:rPr>
        <w:t>0</w:t>
      </w:r>
      <w:r w:rsidR="003E48B4">
        <w:rPr>
          <w:bCs/>
        </w:rPr>
        <w:t>.</w:t>
      </w:r>
    </w:p>
    <w:p w14:paraId="74152154" w14:textId="77777777" w:rsidR="003A1072" w:rsidRDefault="003A1072" w:rsidP="00E80769">
      <w:r>
        <w:t>15.9.1.15: If a time zone offset is not present, the local time zone is used. Edition 5.1 incorrectly stated that a missing time zone should be interpreted as “</w:t>
      </w:r>
      <w:r w:rsidRPr="00D3286A">
        <w:rPr>
          <w:rFonts w:ascii="Courier New" w:hAnsi="Courier New" w:cs="Courier New"/>
        </w:rPr>
        <w:t>z</w:t>
      </w:r>
      <w:r>
        <w:t>”.</w:t>
      </w:r>
    </w:p>
    <w:p w14:paraId="69AC84CE" w14:textId="77777777" w:rsidR="00901F12" w:rsidRDefault="00901F12" w:rsidP="00C52677">
      <w:r>
        <w:t>15</w:t>
      </w:r>
      <w:r w:rsidRPr="00E77497">
        <w:t>.</w:t>
      </w:r>
      <w:r>
        <w:t>9</w:t>
      </w:r>
      <w:r w:rsidRPr="00E77497">
        <w:t>.</w:t>
      </w:r>
      <w:r>
        <w:t>5.2</w:t>
      </w:r>
      <w:r w:rsidRPr="00E77497">
        <w:t xml:space="preserve">: </w:t>
      </w:r>
      <w:r>
        <w:t>Previous editions did not specify the value returned by Date.prototype.toString when this time value is NaN. The 6</w:t>
      </w:r>
      <w:r w:rsidRPr="00901F12">
        <w:rPr>
          <w:vertAlign w:val="superscript"/>
        </w:rPr>
        <w:t>th</w:t>
      </w:r>
      <w:r>
        <w:t xml:space="preserve"> Edition </w:t>
      </w:r>
      <w:r w:rsidR="00C52677">
        <w:t>specifies</w:t>
      </w:r>
      <w:r>
        <w:t xml:space="preserve"> the result to be the String value is </w:t>
      </w:r>
      <w:r w:rsidRPr="0027695A">
        <w:rPr>
          <w:rFonts w:ascii="Courier New" w:hAnsi="Courier New" w:cs="Courier New"/>
          <w:b/>
        </w:rPr>
        <w:t>"Invalid Date"</w:t>
      </w:r>
    </w:p>
    <w:p w14:paraId="1A6FC541" w14:textId="77777777" w:rsidR="0045371C" w:rsidRPr="00C81E7E" w:rsidRDefault="0045371C" w:rsidP="00C81E7E">
      <w:pPr>
        <w:rPr>
          <w:b/>
          <w:bCs/>
          <w:sz w:val="22"/>
          <w:szCs w:val="22"/>
        </w:rPr>
      </w:pPr>
      <w:r w:rsidRPr="00C81E7E">
        <w:rPr>
          <w:b/>
          <w:bCs/>
          <w:sz w:val="22"/>
          <w:szCs w:val="22"/>
        </w:rPr>
        <w:t>In Edition 5.1</w:t>
      </w:r>
    </w:p>
    <w:p w14:paraId="4CEF101A" w14:textId="77777777" w:rsidR="002414C7" w:rsidRDefault="002414C7" w:rsidP="0045371C">
      <w:pPr>
        <w:rPr>
          <w:ins w:id="8543" w:author="Rev 18 Allen Wirfs-Brock" w:date="2013-09-05T09:02:00Z"/>
        </w:rPr>
      </w:pPr>
      <w:ins w:id="8544" w:author="Rev 18 Allen Wirfs-Brock" w:date="2013-09-05T09:02:00Z">
        <w:r>
          <w:t>Clause references in this list refer to the clause number using in Edition 5.1.</w:t>
        </w:r>
      </w:ins>
    </w:p>
    <w:p w14:paraId="0A4985D9" w14:textId="77777777" w:rsidR="0045371C" w:rsidRPr="00E77497" w:rsidRDefault="0045371C" w:rsidP="0045371C">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p>
    <w:p w14:paraId="41A0857D" w14:textId="77777777" w:rsidR="0045371C" w:rsidRPr="00E77497" w:rsidRDefault="0045371C" w:rsidP="0045371C">
      <w:r w:rsidRPr="00E77497">
        <w:t>10.2.1.1.3: The argument S is not ignored. It controls whether an exception is thrown when attempting to set an immutable binding.</w:t>
      </w:r>
    </w:p>
    <w:p w14:paraId="462DD3F7" w14:textId="77777777" w:rsidR="0045371C" w:rsidRPr="00E77497" w:rsidRDefault="0045371C" w:rsidP="0045371C">
      <w:r w:rsidRPr="00E77497">
        <w:t xml:space="preserve">10.2.1.2.2: In algorithm step 5, </w:t>
      </w:r>
      <w:r w:rsidRPr="00E77497">
        <w:rPr>
          <w:b/>
        </w:rPr>
        <w:t>true</w:t>
      </w:r>
      <w:r w:rsidRPr="00E77497">
        <w:t xml:space="preserve"> is passed as the last argument to [[DefineOwnProperty]].</w:t>
      </w:r>
    </w:p>
    <w:p w14:paraId="6729967A" w14:textId="77777777" w:rsidR="0045371C" w:rsidRPr="00E77497" w:rsidRDefault="0045371C" w:rsidP="0045371C">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p>
    <w:p w14:paraId="417EA7CD" w14:textId="77777777" w:rsidR="0045371C" w:rsidRPr="00E77497" w:rsidRDefault="0045371C" w:rsidP="0045371C">
      <w:r w:rsidRPr="00E77497">
        <w:t>11.5.3: In the final bullet item, use of IEEE 754 round-to-nearest mode is specified.</w:t>
      </w:r>
    </w:p>
    <w:p w14:paraId="32F84960" w14:textId="77777777" w:rsidR="0045371C" w:rsidRPr="00E77497" w:rsidRDefault="0045371C" w:rsidP="0045371C">
      <w:r w:rsidRPr="00E77497">
        <w:t>12.6.3: Missing ToBoolean restored in step 3.a.ii of both algorithms.</w:t>
      </w:r>
    </w:p>
    <w:p w14:paraId="7A23C2E9" w14:textId="77777777" w:rsidR="0045371C" w:rsidRPr="00E77497" w:rsidRDefault="0045371C" w:rsidP="0045371C">
      <w:r w:rsidRPr="00E77497">
        <w:t>12.6.4: Additional final sentences in each of the last two paragraphs clarify certain property enumeration requirements.</w:t>
      </w:r>
    </w:p>
    <w:p w14:paraId="48F95915" w14:textId="77777777" w:rsidR="0045371C" w:rsidRPr="00E77497" w:rsidRDefault="0045371C" w:rsidP="0045371C">
      <w:pPr>
        <w:jc w:val="left"/>
      </w:pPr>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p>
    <w:p w14:paraId="20DB5EF6" w14:textId="77777777" w:rsidR="0045371C" w:rsidRPr="00E77497" w:rsidRDefault="0045371C" w:rsidP="0045371C">
      <w:pPr>
        <w:jc w:val="left"/>
      </w:pPr>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p>
    <w:p w14:paraId="1AD6BF2A" w14:textId="77777777" w:rsidR="0045371C" w:rsidRPr="00E77497" w:rsidRDefault="0045371C" w:rsidP="0045371C">
      <w:pPr>
        <w:jc w:val="left"/>
      </w:pPr>
      <w:r w:rsidRPr="00E77497">
        <w:t xml:space="preserve">15.1.2.2: In step 2 of algorithm, clarify that </w:t>
      </w:r>
      <w:r w:rsidRPr="00E77497">
        <w:rPr>
          <w:rFonts w:ascii="Times New Roman" w:hAnsi="Times New Roman"/>
          <w:i/>
        </w:rPr>
        <w:t>S</w:t>
      </w:r>
      <w:r w:rsidRPr="00E77497">
        <w:t xml:space="preserve"> may be the empty string.</w:t>
      </w:r>
    </w:p>
    <w:p w14:paraId="3B705FC9" w14:textId="77777777" w:rsidR="0045371C" w:rsidRPr="00E77497" w:rsidRDefault="0045371C" w:rsidP="0045371C">
      <w:pPr>
        <w:jc w:val="left"/>
      </w:pPr>
      <w:r w:rsidRPr="00E77497">
        <w:t xml:space="preserve">15.1.2.3: In step 2 of algorithm clarify that </w:t>
      </w:r>
      <w:r w:rsidRPr="00E77497">
        <w:rPr>
          <w:rFonts w:ascii="Times New Roman" w:hAnsi="Times New Roman"/>
          <w:i/>
        </w:rPr>
        <w:t>trimmedString</w:t>
      </w:r>
      <w:r w:rsidRPr="00E77497">
        <w:t xml:space="preserve"> may be the empty string.</w:t>
      </w:r>
    </w:p>
    <w:p w14:paraId="61177E54" w14:textId="77777777" w:rsidR="0045371C" w:rsidRPr="00E77497" w:rsidRDefault="0045371C" w:rsidP="0045371C">
      <w:pPr>
        <w:jc w:val="left"/>
      </w:pPr>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p>
    <w:p w14:paraId="5D565453" w14:textId="77777777" w:rsidR="0045371C" w:rsidRPr="00E77497" w:rsidRDefault="0045371C" w:rsidP="0045371C">
      <w:pPr>
        <w:jc w:val="left"/>
      </w:pPr>
      <w:r w:rsidRPr="00E77497">
        <w:t xml:space="preserve">15.2.3.7: Corrected use of variable </w:t>
      </w:r>
      <w:r w:rsidRPr="00E77497">
        <w:rPr>
          <w:rFonts w:ascii="Times New Roman" w:hAnsi="Times New Roman"/>
          <w:i/>
        </w:rPr>
        <w:t>P</w:t>
      </w:r>
      <w:r w:rsidRPr="00E77497">
        <w:t xml:space="preserve"> in steps 5 and 6 of algorithm.</w:t>
      </w:r>
    </w:p>
    <w:p w14:paraId="53EDDF00" w14:textId="77777777" w:rsidR="0045371C" w:rsidRPr="00E77497" w:rsidRDefault="0045371C" w:rsidP="0045371C">
      <w:pPr>
        <w:jc w:val="left"/>
      </w:pPr>
      <w:r w:rsidRPr="00E77497">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p>
    <w:p w14:paraId="6790DD96" w14:textId="77777777" w:rsidR="0045371C" w:rsidRPr="00E77497" w:rsidRDefault="006D4E23" w:rsidP="0045371C">
      <w:pPr>
        <w:jc w:val="left"/>
      </w:pPr>
      <w:r>
        <w:t>15.3.3</w:t>
      </w:r>
      <w:r w:rsidR="0045371C" w:rsidRPr="00E77497">
        <w:t xml:space="preserve">.3: Steps 5 and 7 of Edition 5 algorithm have been deleted because they imposed requirements upon the </w:t>
      </w:r>
      <w:r w:rsidR="0045371C" w:rsidRPr="00E77497">
        <w:rPr>
          <w:rFonts w:ascii="Times New Roman" w:hAnsi="Times New Roman"/>
          <w:i/>
        </w:rPr>
        <w:t>argArray</w:t>
      </w:r>
      <w:r w:rsidR="0045371C" w:rsidRPr="00E77497">
        <w:t xml:space="preserve"> argument that are inconsistent with other uses of generic array-like objects. </w:t>
      </w:r>
    </w:p>
    <w:p w14:paraId="3B91B47C" w14:textId="77777777" w:rsidR="0045371C" w:rsidRPr="00E77497" w:rsidRDefault="007A5192" w:rsidP="0045371C">
      <w:pPr>
        <w:jc w:val="left"/>
      </w:pPr>
      <w:r>
        <w:t>15.4.3</w:t>
      </w:r>
      <w:r w:rsidR="0045371C" w:rsidRPr="00E77497">
        <w:t xml:space="preserve">.12: In step 9.a, incorrect reference to </w:t>
      </w:r>
      <w:r w:rsidR="0045371C" w:rsidRPr="00E77497">
        <w:rPr>
          <w:i/>
        </w:rPr>
        <w:t>relativeStart</w:t>
      </w:r>
      <w:r w:rsidR="0045371C" w:rsidRPr="00E77497">
        <w:t xml:space="preserve"> was replaced with a reference to </w:t>
      </w:r>
      <w:r w:rsidR="0045371C" w:rsidRPr="00E77497">
        <w:rPr>
          <w:i/>
        </w:rPr>
        <w:t>actualStart</w:t>
      </w:r>
      <w:r w:rsidR="0045371C" w:rsidRPr="00E77497">
        <w:t xml:space="preserve">. </w:t>
      </w:r>
    </w:p>
    <w:p w14:paraId="5FC5CF96" w14:textId="77777777" w:rsidR="0045371C" w:rsidRPr="00E77497" w:rsidRDefault="007A5192" w:rsidP="0045371C">
      <w:pPr>
        <w:jc w:val="left"/>
      </w:pPr>
      <w:r>
        <w:t>15.4.3</w:t>
      </w:r>
      <w:r w:rsidR="0045371C" w:rsidRPr="00E77497">
        <w:t xml:space="preserve">.15: Clarified that the default value for </w:t>
      </w:r>
      <w:r w:rsidR="0045371C" w:rsidRPr="00E77497">
        <w:rPr>
          <w:rFonts w:ascii="Times New Roman" w:hAnsi="Times New Roman"/>
          <w:i/>
        </w:rPr>
        <w:t>fromIndex</w:t>
      </w:r>
      <w:r w:rsidR="0045371C" w:rsidRPr="00E77497">
        <w:t xml:space="preserve"> is the length minus 1 of the array.</w:t>
      </w:r>
    </w:p>
    <w:p w14:paraId="42B9A5D4" w14:textId="77777777" w:rsidR="0045371C" w:rsidRPr="00E77497" w:rsidRDefault="007A5192" w:rsidP="00A00775">
      <w:pPr>
        <w:jc w:val="left"/>
      </w:pPr>
      <w:r>
        <w:t>15.4.3</w:t>
      </w:r>
      <w:r w:rsidR="0045371C" w:rsidRPr="00E77497">
        <w:t xml:space="preserve">.18: In step </w:t>
      </w:r>
      <w:r w:rsidR="00A00775">
        <w:t>10 (corresponding to step 8 in 5.1)</w:t>
      </w:r>
      <w:r w:rsidR="0045371C" w:rsidRPr="00E77497">
        <w:t xml:space="preserve"> of the algorithm, </w:t>
      </w:r>
      <w:r w:rsidR="0045371C" w:rsidRPr="00E77497">
        <w:rPr>
          <w:rFonts w:ascii="Times New Roman" w:hAnsi="Times New Roman"/>
          <w:b/>
        </w:rPr>
        <w:t>undefined</w:t>
      </w:r>
      <w:r w:rsidR="0045371C" w:rsidRPr="00E77497">
        <w:t xml:space="preserve"> is now the specified return value.</w:t>
      </w:r>
    </w:p>
    <w:p w14:paraId="671B84EA" w14:textId="77777777" w:rsidR="0045371C" w:rsidRPr="00E77497" w:rsidRDefault="007A5192" w:rsidP="00A00775">
      <w:pPr>
        <w:jc w:val="left"/>
      </w:pPr>
      <w:r>
        <w:t>15.4.3</w:t>
      </w:r>
      <w:r w:rsidR="0045371C" w:rsidRPr="00E77497">
        <w:t xml:space="preserve">.22: In step </w:t>
      </w:r>
      <w:r w:rsidR="00A00775">
        <w:t>11</w:t>
      </w:r>
      <w:r w:rsidR="0045371C" w:rsidRPr="00E77497">
        <w:t>.</w:t>
      </w:r>
      <w:r w:rsidR="00A00775">
        <w:t>d</w:t>
      </w:r>
      <w:r w:rsidR="0045371C" w:rsidRPr="00E77497">
        <w:t>.ii</w:t>
      </w:r>
      <w:r w:rsidR="00A00775">
        <w:t>i (corresponding to 9.c.ii in 5.1)</w:t>
      </w:r>
      <w:r w:rsidR="0045371C" w:rsidRPr="00E77497">
        <w:t xml:space="preserve"> the first argument to the [[Call]] internal method has been changed to </w:t>
      </w:r>
      <w:r w:rsidR="0045371C" w:rsidRPr="00E77497">
        <w:rPr>
          <w:rFonts w:ascii="Times New Roman" w:hAnsi="Times New Roman"/>
          <w:b/>
        </w:rPr>
        <w:t>undefined</w:t>
      </w:r>
      <w:r w:rsidR="0045371C" w:rsidRPr="00E77497">
        <w:t xml:space="preserve"> for consistency with the definition of </w:t>
      </w:r>
      <w:r w:rsidR="0045371C" w:rsidRPr="00E77497">
        <w:rPr>
          <w:rFonts w:ascii="Courier New" w:hAnsi="Courier New" w:cs="Courier New"/>
        </w:rPr>
        <w:t>Array.prototype.reduce</w:t>
      </w:r>
      <w:r w:rsidR="0045371C" w:rsidRPr="00E77497">
        <w:t>.</w:t>
      </w:r>
    </w:p>
    <w:p w14:paraId="25C6E91D" w14:textId="77777777" w:rsidR="0045371C" w:rsidRPr="00E77497" w:rsidRDefault="0045371C" w:rsidP="0045371C">
      <w:pPr>
        <w:jc w:val="left"/>
      </w:pPr>
      <w:r w:rsidRPr="00E77497">
        <w:t>15.4.5.1: In Algorithm steps 3.l.ii and 3.l.iii the variable name was inverted resulting in an incorrectly inverted test.</w:t>
      </w:r>
    </w:p>
    <w:p w14:paraId="5AE9CAC9" w14:textId="77777777" w:rsidR="0045371C" w:rsidRPr="00E77497" w:rsidRDefault="0045371C" w:rsidP="0045371C">
      <w:pPr>
        <w:jc w:val="left"/>
      </w:pPr>
      <w:r w:rsidRPr="00E77497">
        <w:t>15.5.4.9: Normative requirement concerning canonically equivalent strings deleted from paragraph following algorithm because it is listed as a recommendation in NOTE 2.</w:t>
      </w:r>
    </w:p>
    <w:p w14:paraId="56156546" w14:textId="77777777" w:rsidR="0045371C" w:rsidRPr="00E77497" w:rsidRDefault="0045371C" w:rsidP="0045371C">
      <w:pPr>
        <w:jc w:val="left"/>
      </w:pPr>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p>
    <w:p w14:paraId="0DDB099F" w14:textId="77777777" w:rsidR="0045371C" w:rsidRPr="00E77497" w:rsidRDefault="0045371C" w:rsidP="0045371C">
      <w:pPr>
        <w:jc w:val="left"/>
      </w:pPr>
      <w:r w:rsidRPr="00E77497">
        <w:t>15.5.5.2: In first paragraph, removed the implication that the individual character property access had “array index” semantics. Modified algorithm steps 3 and 5 such that they do not enforce “array index” requirement.</w:t>
      </w:r>
    </w:p>
    <w:p w14:paraId="270CCE6A" w14:textId="77777777" w:rsidR="0045371C" w:rsidRPr="00E77497" w:rsidRDefault="0045371C" w:rsidP="0045371C">
      <w:pPr>
        <w:jc w:val="left"/>
      </w:pPr>
      <w:r w:rsidRPr="00E77497">
        <w:t>15.9.1.15: Specified legal value ranges for fields that lacked them. Eliminated “time-only” formats. Specified default values for all optional fields.</w:t>
      </w:r>
    </w:p>
    <w:p w14:paraId="31576E15" w14:textId="77777777" w:rsidR="0045371C" w:rsidRPr="00E77497" w:rsidRDefault="0045371C" w:rsidP="0045371C">
      <w:pPr>
        <w:jc w:val="left"/>
      </w:pPr>
      <w:r w:rsidRPr="00E77497">
        <w:t>15.10.2.2: The step numbers of the algorithm for the internal closure produced by step 2 were incorrectly numbered in a manner that implied that they were steps of the outer algorithm.</w:t>
      </w:r>
    </w:p>
    <w:p w14:paraId="0226F09A" w14:textId="77777777" w:rsidR="0045371C" w:rsidRPr="00E77497" w:rsidRDefault="0045371C" w:rsidP="0045371C">
      <w:pPr>
        <w:jc w:val="left"/>
      </w:pPr>
      <w:r w:rsidRPr="00E77497">
        <w:t xml:space="preserve">15.10.2.6: In the abstract operation </w:t>
      </w:r>
      <w:r w:rsidRPr="00D814DD">
        <w:rPr>
          <w:rFonts w:cs="Arial"/>
          <w:iCs/>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p>
    <w:p w14:paraId="2AE8F6AC" w14:textId="77777777" w:rsidR="0045371C" w:rsidRPr="00E77497" w:rsidRDefault="0045371C" w:rsidP="0045371C">
      <w:pPr>
        <w:jc w:val="left"/>
      </w:pPr>
      <w:r w:rsidRPr="00E77497">
        <w:t xml:space="preserve">15.10.2.8: In the algorithm for the closure returned by the abstract operation </w:t>
      </w:r>
      <w:r w:rsidRPr="00D814DD">
        <w:rPr>
          <w:rFonts w:cs="Arial"/>
          <w:iCs/>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p>
    <w:p w14:paraId="464BFD34" w14:textId="77777777" w:rsidR="0045371C" w:rsidRPr="00E77497" w:rsidRDefault="0045371C" w:rsidP="0045371C">
      <w:pPr>
        <w:jc w:val="left"/>
      </w:pPr>
      <w:r w:rsidRPr="00E77497">
        <w:t xml:space="preserve">15.10.6.2: Step 9.e was deleted because It performed an extra increment of </w:t>
      </w:r>
      <w:r w:rsidRPr="00E77497">
        <w:rPr>
          <w:rFonts w:ascii="Times New Roman" w:hAnsi="Times New Roman"/>
          <w:i/>
        </w:rPr>
        <w:t>i</w:t>
      </w:r>
      <w:r w:rsidRPr="00E77497">
        <w:t>.</w:t>
      </w:r>
    </w:p>
    <w:p w14:paraId="6C3D80C4" w14:textId="77777777" w:rsidR="0045371C" w:rsidRPr="00E77497" w:rsidRDefault="0045371C" w:rsidP="0045371C">
      <w:pPr>
        <w:jc w:val="left"/>
      </w:pPr>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0E81C6FB" w14:textId="77777777"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23BB54B1" w14:textId="77777777" w:rsidR="0045371C" w:rsidRPr="00E77497" w:rsidRDefault="0045371C" w:rsidP="0045371C">
      <w:pPr>
        <w:jc w:val="left"/>
      </w:pPr>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p>
    <w:p w14:paraId="64ACC50B" w14:textId="77777777"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5310206B" w14:textId="77777777" w:rsidR="0045371C" w:rsidRPr="00E77497" w:rsidRDefault="0045371C" w:rsidP="006979AE">
      <w:pPr>
        <w:jc w:val="left"/>
      </w:pPr>
      <w:r w:rsidRPr="00E77497">
        <w:t xml:space="preserve">15.12.3: In step 10.b.iii of the </w:t>
      </w:r>
      <w:r w:rsidRPr="00E77497">
        <w:rPr>
          <w:rFonts w:ascii="Times New Roman" w:hAnsi="Times New Roman"/>
          <w:i/>
        </w:rPr>
        <w:t>JA</w:t>
      </w:r>
      <w:r w:rsidRPr="00E77497">
        <w:t xml:space="preserve"> </w:t>
      </w:r>
      <w:r w:rsidR="006979AE">
        <w:t>abstract</w:t>
      </w:r>
      <w:r w:rsidRPr="00E77497">
        <w:t xml:space="preserve"> operation, the last element of the concatenation is “</w:t>
      </w:r>
      <w:r w:rsidRPr="00E77497">
        <w:rPr>
          <w:rFonts w:ascii="Courier New" w:hAnsi="Courier New" w:cs="Courier New"/>
          <w:b/>
        </w:rPr>
        <w:t>]</w:t>
      </w:r>
      <w:r w:rsidRPr="00E77497">
        <w:t>”.</w:t>
      </w:r>
    </w:p>
    <w:p w14:paraId="2CB89884" w14:textId="77777777" w:rsidR="0045371C" w:rsidRPr="00E77497" w:rsidRDefault="0045371C" w:rsidP="0045371C">
      <w:pPr>
        <w:jc w:val="left"/>
      </w:pPr>
      <w:r w:rsidRPr="00E77497">
        <w:t>B.2.1: Added to NOTE that the encoding is based upon RFC 1738 rather than the newer RFC 3986.</w:t>
      </w:r>
    </w:p>
    <w:p w14:paraId="40BFCC28" w14:textId="77777777" w:rsidR="0045371C" w:rsidRPr="00E77497" w:rsidRDefault="0045371C" w:rsidP="0045371C">
      <w:pPr>
        <w:jc w:val="left"/>
      </w:pPr>
      <w:r w:rsidRPr="00E77497">
        <w:t xml:space="preserve">Annex C: An item was added corresponding to 7.6.12 regarding </w:t>
      </w:r>
      <w:r w:rsidRPr="00E77497">
        <w:rPr>
          <w:rFonts w:ascii="Times New Roman" w:hAnsi="Times New Roman"/>
          <w:i/>
        </w:rPr>
        <w:t>FutureReservedWords</w:t>
      </w:r>
      <w:r w:rsidRPr="00E77497">
        <w:t xml:space="preserve"> in strict mode.</w:t>
      </w:r>
    </w:p>
    <w:p w14:paraId="1907E9F5" w14:textId="77777777" w:rsidR="00901F12" w:rsidRPr="00C81E7E" w:rsidRDefault="00901F12" w:rsidP="00C81E7E">
      <w:pPr>
        <w:rPr>
          <w:b/>
          <w:bCs/>
          <w:sz w:val="22"/>
          <w:szCs w:val="22"/>
        </w:rPr>
      </w:pPr>
      <w:r w:rsidRPr="00C81E7E">
        <w:rPr>
          <w:b/>
          <w:bCs/>
          <w:sz w:val="22"/>
          <w:szCs w:val="22"/>
        </w:rPr>
        <w:t>In Edition</w:t>
      </w:r>
      <w:r w:rsidR="0045371C" w:rsidRPr="00C81E7E">
        <w:rPr>
          <w:b/>
          <w:bCs/>
          <w:sz w:val="22"/>
          <w:szCs w:val="22"/>
        </w:rPr>
        <w:t xml:space="preserve"> 5</w:t>
      </w:r>
    </w:p>
    <w:p w14:paraId="5FA72429" w14:textId="77777777" w:rsidR="002414C7" w:rsidRDefault="002414C7" w:rsidP="00130312">
      <w:pPr>
        <w:rPr>
          <w:ins w:id="8545" w:author="Rev 18 Allen Wirfs-Brock" w:date="2013-09-05T09:03:00Z"/>
        </w:rPr>
      </w:pPr>
      <w:ins w:id="8546" w:author="Rev 18 Allen Wirfs-Brock" w:date="2013-09-05T09:03:00Z">
        <w:r>
          <w:t>Clause references in this list refer to the clause number using in Edition 5.1.</w:t>
        </w:r>
      </w:ins>
    </w:p>
    <w:p w14:paraId="2A230FAA" w14:textId="77777777" w:rsidR="00E80769" w:rsidRPr="00E77497" w:rsidRDefault="00E80769" w:rsidP="00130312">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specification text for all internal references and invocations of standard built-in objects and methods has been clarified by making it explicit that the intent is that the actual built-in object is to be used rather than the current dynamic</w:t>
      </w:r>
      <w:r w:rsidR="00130312">
        <w:t>ally resolved</w:t>
      </w:r>
      <w:r w:rsidRPr="00E77497">
        <w:t xml:space="preserve"> value of the correspondingly </w:t>
      </w:r>
      <w:r w:rsidR="00130312">
        <w:t>identifier binding</w:t>
      </w:r>
      <w:r w:rsidRPr="00E77497">
        <w:t xml:space="preserve">. </w:t>
      </w:r>
    </w:p>
    <w:p w14:paraId="1E1CAD46" w14:textId="77777777" w:rsidR="00E80769" w:rsidRPr="00E77497" w:rsidRDefault="00E80769" w:rsidP="00E80769">
      <w:r w:rsidRPr="00E77497">
        <w:t>11.8.</w:t>
      </w:r>
      <w:r w:rsidR="007813BC" w:rsidRPr="00E77497">
        <w:t>1</w:t>
      </w:r>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4D3018F7" w14:textId="77777777"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14:paraId="493AA0F5" w14:textId="77777777"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14:paraId="693DC00D" w14:textId="77777777"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14:paraId="00FDA5E4" w14:textId="77777777"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14:paraId="1DD1D646" w14:textId="77777777"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14:paraId="161608FC" w14:textId="77777777" w:rsidR="00E80769" w:rsidRPr="00E77497" w:rsidRDefault="00E80769" w:rsidP="00E80769">
      <w:pPr>
        <w:jc w:val="left"/>
      </w:pPr>
      <w:r w:rsidRPr="00E77497">
        <w:t xml:space="preserve">15.10.6: RegExp.prototype is now a RegExp object rather than an instance of Object. The value of its [[Class]] internal </w:t>
      </w:r>
      <w:r w:rsidR="00314265">
        <w:t xml:space="preserve">data </w:t>
      </w:r>
      <w:r w:rsidRPr="00E77497">
        <w:t>property which is observable using Object.prototype.toString is now “RegExp” rather than “Object”.</w:t>
      </w:r>
    </w:p>
    <w:p w14:paraId="66636A72" w14:textId="77777777" w:rsidR="00E80769" w:rsidRPr="00E77497" w:rsidRDefault="000D7240" w:rsidP="00990F07">
      <w:pPr>
        <w:jc w:val="left"/>
      </w:pPr>
      <w:r w:rsidRPr="00E77497">
        <w:br w:type="page"/>
      </w:r>
    </w:p>
    <w:p w14:paraId="0EF79722" w14:textId="77777777" w:rsidR="00990F07" w:rsidRPr="00E77497" w:rsidRDefault="00990F07" w:rsidP="00990F07">
      <w:pPr>
        <w:pStyle w:val="ANNEX"/>
      </w:pPr>
      <w:r w:rsidRPr="00E77497">
        <w:rPr>
          <w:b w:val="0"/>
        </w:rPr>
        <w:br/>
      </w:r>
      <w:bookmarkStart w:id="8547" w:name="_Toc366142196"/>
      <w:r w:rsidRPr="00E77497">
        <w:rPr>
          <w:b w:val="0"/>
        </w:rPr>
        <w:t>(informative)</w:t>
      </w:r>
      <w:r w:rsidRPr="00E77497">
        <w:rPr>
          <w:b w:val="0"/>
        </w:rPr>
        <w:br/>
      </w:r>
      <w:r w:rsidRPr="00E77497">
        <w:br/>
      </w:r>
      <w:bookmarkStart w:id="8548" w:name="_Toc202449585"/>
      <w:r w:rsidRPr="00E77497">
        <w:t>Additions and Changes that</w:t>
      </w:r>
      <w:r w:rsidRPr="00E77497">
        <w:br/>
        <w:t xml:space="preserve">Introduce Incompatibilities with </w:t>
      </w:r>
      <w:r w:rsidR="00901F12">
        <w:t>Prior</w:t>
      </w:r>
      <w:r w:rsidRPr="00E77497">
        <w:t xml:space="preserve"> Edition</w:t>
      </w:r>
      <w:bookmarkEnd w:id="8548"/>
      <w:r w:rsidR="00901F12">
        <w:t>s</w:t>
      </w:r>
      <w:bookmarkEnd w:id="8547"/>
    </w:p>
    <w:p w14:paraId="4B6DAAF3" w14:textId="77777777" w:rsidR="00901F12" w:rsidRDefault="00901F12" w:rsidP="00AD77E1">
      <w:pPr>
        <w:pStyle w:val="a2"/>
      </w:pPr>
      <w:bookmarkStart w:id="8549" w:name="_Toc366142197"/>
      <w:r>
        <w:t>I</w:t>
      </w:r>
      <w:r w:rsidRPr="00E77497">
        <w:t xml:space="preserve">n the </w:t>
      </w:r>
      <w:r>
        <w:t>6</w:t>
      </w:r>
      <w:r w:rsidRPr="00E77497">
        <w:rPr>
          <w:vertAlign w:val="superscript"/>
        </w:rPr>
        <w:t>th</w:t>
      </w:r>
      <w:r w:rsidRPr="00E77497">
        <w:t xml:space="preserve"> Edition</w:t>
      </w:r>
      <w:bookmarkEnd w:id="8549"/>
    </w:p>
    <w:p w14:paraId="4943FD93" w14:textId="77777777" w:rsidR="000C02E5" w:rsidRDefault="00735473" w:rsidP="000C02E5">
      <w:r>
        <w:fldChar w:fldCharType="begin"/>
      </w:r>
      <w:r>
        <w:instrText xml:space="preserve"> REF _Ref366135316 \r \h </w:instrText>
      </w:r>
      <w:r>
        <w:fldChar w:fldCharType="separate"/>
      </w:r>
      <w:r w:rsidR="00083CEC">
        <w:t>12.2.3</w:t>
      </w:r>
      <w:r>
        <w:fldChar w:fldCharType="end"/>
      </w:r>
      <w:r w:rsidR="000C02E5">
        <w:t>: In Edition 6, Function calls  are not allowed to return a Reference value.</w:t>
      </w:r>
    </w:p>
    <w:p w14:paraId="5063CD50" w14:textId="77777777" w:rsidR="009459EC" w:rsidRDefault="00735473" w:rsidP="00F07F43">
      <w:r>
        <w:fldChar w:fldCharType="begin"/>
      </w:r>
      <w:r>
        <w:instrText xml:space="preserve"> REF _Ref366135335 \r \h </w:instrText>
      </w:r>
      <w:r>
        <w:fldChar w:fldCharType="separate"/>
      </w:r>
      <w:r w:rsidR="00083CEC">
        <w:t>13.6</w:t>
      </w:r>
      <w:r>
        <w:fldChar w:fldCharType="end"/>
      </w:r>
      <w:r w:rsidR="00F07F43">
        <w:t>: In Edition 6, a terminating semi-colon is no longer required at the end of a do-while statement.</w:t>
      </w:r>
    </w:p>
    <w:p w14:paraId="1FC858E5" w14:textId="77777777" w:rsidR="00870863" w:rsidRPr="00870863" w:rsidRDefault="00735473" w:rsidP="00870863">
      <w:r>
        <w:fldChar w:fldCharType="begin"/>
      </w:r>
      <w:r>
        <w:instrText xml:space="preserve"> REF _Ref366136304 \r \h </w:instrText>
      </w:r>
      <w:r>
        <w:fldChar w:fldCharType="separate"/>
      </w:r>
      <w:r w:rsidR="00083CEC">
        <w:t>13.6</w:t>
      </w:r>
      <w:r>
        <w:fldChar w:fldCharType="end"/>
      </w:r>
      <w:r w:rsidR="00870863">
        <w:t xml:space="preserve">: Prior to Edition 6, an initialisation expression could appear as part of the </w:t>
      </w:r>
      <w:r w:rsidR="00870863" w:rsidRPr="00F92BFE">
        <w:rPr>
          <w:rFonts w:ascii="Times New Roman" w:hAnsi="Times New Roman"/>
          <w:i/>
          <w:iCs/>
        </w:rPr>
        <w:t>VariableDeclaration</w:t>
      </w:r>
      <w:r w:rsidR="00870863">
        <w:t xml:space="preserve"> that precedes the </w:t>
      </w:r>
      <w:r w:rsidR="00870863" w:rsidRPr="00E74C84">
        <w:rPr>
          <w:rFonts w:ascii="Courier New" w:hAnsi="Courier New" w:cs="Courier New"/>
          <w:b/>
          <w:bCs/>
        </w:rPr>
        <w:t>in</w:t>
      </w:r>
      <w:r w:rsidR="00870863">
        <w:t xml:space="preserve"> keyword. The value of that expression was always discarded. In Edition 6, the </w:t>
      </w:r>
      <w:r w:rsidR="00870863" w:rsidRPr="00F92BFE">
        <w:rPr>
          <w:rFonts w:ascii="Times New Roman" w:hAnsi="Times New Roman"/>
          <w:i/>
          <w:iCs/>
        </w:rPr>
        <w:t>ForBind</w:t>
      </w:r>
      <w:r w:rsidR="00870863">
        <w:t xml:space="preserve"> in that same position does not allow the occurance of such an initialiser.</w:t>
      </w:r>
    </w:p>
    <w:p w14:paraId="64071312" w14:textId="77777777" w:rsidR="00901F12" w:rsidRDefault="00735473" w:rsidP="00901F12">
      <w:r>
        <w:fldChar w:fldCharType="begin"/>
      </w:r>
      <w:r>
        <w:instrText xml:space="preserve"> REF _Ref366135404 \r \h </w:instrText>
      </w:r>
      <w:r>
        <w:fldChar w:fldCharType="separate"/>
      </w:r>
      <w:r w:rsidR="00083CEC">
        <w:t>13.14</w:t>
      </w:r>
      <w:r>
        <w:fldChar w:fldCharType="end"/>
      </w:r>
      <w:r w:rsidR="00260B39">
        <w:t xml:space="preserve">: In Edition 6, it is an early error for a </w:t>
      </w:r>
      <w:r w:rsidR="00260B39" w:rsidRPr="00D3286A">
        <w:rPr>
          <w:rFonts w:ascii="Times New Roman" w:hAnsi="Times New Roman"/>
          <w:i/>
        </w:rPr>
        <w:t>Catch</w:t>
      </w:r>
      <w:r w:rsidR="00260B39">
        <w:t xml:space="preserve"> clause to contained a </w:t>
      </w:r>
      <w:r w:rsidR="00260B39" w:rsidRPr="00D3286A">
        <w:rPr>
          <w:rFonts w:ascii="Courier New" w:hAnsi="Courier New" w:cs="Courier New"/>
          <w:b/>
        </w:rPr>
        <w:t>var</w:t>
      </w:r>
      <w:r w:rsidR="00260B39">
        <w:t xml:space="preserve"> declaration for the same </w:t>
      </w:r>
      <w:r w:rsidR="00260B39" w:rsidRPr="00D3286A">
        <w:rPr>
          <w:rFonts w:ascii="Times New Roman" w:hAnsi="Times New Roman"/>
          <w:i/>
        </w:rPr>
        <w:t>Identifier</w:t>
      </w:r>
      <w:r w:rsidR="00260B39">
        <w:t xml:space="preserve"> that appears as the </w:t>
      </w:r>
      <w:r w:rsidR="00260B39" w:rsidRPr="00D3286A">
        <w:rPr>
          <w:rFonts w:ascii="Times New Roman" w:hAnsi="Times New Roman"/>
          <w:i/>
        </w:rPr>
        <w:t>Catch</w:t>
      </w:r>
      <w:r w:rsidR="00260B39">
        <w:t xml:space="preserve"> clause parameter. In previous editions, such a variable declaration would be instantiated in the enclosing variable environment but the declaration’s </w:t>
      </w:r>
      <w:r w:rsidR="00260B39" w:rsidRPr="00D3286A">
        <w:rPr>
          <w:rFonts w:ascii="Times New Roman" w:hAnsi="Times New Roman"/>
          <w:i/>
        </w:rPr>
        <w:t>Initial</w:t>
      </w:r>
      <w:r w:rsidR="006B2604">
        <w:rPr>
          <w:rFonts w:ascii="Times New Roman" w:hAnsi="Times New Roman"/>
          <w:i/>
        </w:rPr>
        <w:t>ise</w:t>
      </w:r>
      <w:r w:rsidR="00260B39" w:rsidRPr="00D3286A">
        <w:rPr>
          <w:rFonts w:ascii="Times New Roman" w:hAnsi="Times New Roman"/>
          <w:i/>
        </w:rPr>
        <w:t>r</w:t>
      </w:r>
      <w:r w:rsidR="00260B39">
        <w:t xml:space="preserve"> value would be assigned to the </w:t>
      </w:r>
      <w:r w:rsidR="00260B39" w:rsidRPr="00D3286A">
        <w:rPr>
          <w:rFonts w:ascii="Times New Roman" w:hAnsi="Times New Roman"/>
          <w:i/>
        </w:rPr>
        <w:t>Catch</w:t>
      </w:r>
      <w:r w:rsidR="00260B39">
        <w:t xml:space="preserve"> parameter.</w:t>
      </w:r>
    </w:p>
    <w:p w14:paraId="7E73771F" w14:textId="77777777" w:rsidR="00FF36B2" w:rsidRDefault="00735473" w:rsidP="00901F12">
      <w:r>
        <w:fldChar w:fldCharType="begin"/>
      </w:r>
      <w:r>
        <w:instrText xml:space="preserve"> REF _Ref365533743 \r \h </w:instrText>
      </w:r>
      <w:r>
        <w:fldChar w:fldCharType="separate"/>
      </w:r>
      <w:r w:rsidR="00083CEC">
        <w:t>14.3</w:t>
      </w:r>
      <w:r>
        <w:fldChar w:fldCharType="end"/>
      </w:r>
      <w:r w:rsidR="00FF36B2">
        <w:t xml:space="preserve"> In Edition 6, the function objects that are created as the values of the [[Get]] or [[Se</w:t>
      </w:r>
      <w:r w:rsidR="00F3243B">
        <w:t>t</w:t>
      </w:r>
      <w:r w:rsidR="00FF36B2">
        <w:t xml:space="preserve">]] attribute of accessor properties in an </w:t>
      </w:r>
      <w:r w:rsidR="00FF36B2" w:rsidRPr="00FF36B2">
        <w:rPr>
          <w:rFonts w:ascii="Times New Roman" w:hAnsi="Times New Roman"/>
          <w:i/>
        </w:rPr>
        <w:t>ObjectL</w:t>
      </w:r>
      <w:r w:rsidR="00F3243B">
        <w:rPr>
          <w:rFonts w:ascii="Times New Roman" w:hAnsi="Times New Roman"/>
          <w:i/>
        </w:rPr>
        <w:t>i</w:t>
      </w:r>
      <w:r w:rsidR="00FF36B2" w:rsidRPr="00FF36B2">
        <w:rPr>
          <w:rFonts w:ascii="Times New Roman" w:hAnsi="Times New Roman"/>
          <w:i/>
        </w:rPr>
        <w:t>teral</w:t>
      </w:r>
      <w:r w:rsidR="00FF36B2">
        <w:t xml:space="preserve"> are not constructor functions.  In Edition 5, they were constructors. </w:t>
      </w:r>
    </w:p>
    <w:p w14:paraId="2EADDB72" w14:textId="77777777" w:rsidR="00735473" w:rsidRDefault="00735473" w:rsidP="00735473">
      <w:r>
        <w:fldChar w:fldCharType="begin"/>
      </w:r>
      <w:r>
        <w:instrText xml:space="preserve"> REF _Ref366135594 \r \h </w:instrText>
      </w:r>
      <w:r>
        <w:fldChar w:fldCharType="separate"/>
      </w:r>
      <w:r w:rsidR="00083CEC">
        <w:t>19.1.3.2</w:t>
      </w:r>
      <w:r>
        <w:fldChar w:fldCharType="end"/>
      </w:r>
      <w:r>
        <w:t xml:space="preserve"> and </w:t>
      </w:r>
      <w:r>
        <w:fldChar w:fldCharType="begin"/>
      </w:r>
      <w:r>
        <w:instrText xml:space="preserve"> REF _Ref366135563 \r \h </w:instrText>
      </w:r>
      <w:r>
        <w:fldChar w:fldCharType="separate"/>
      </w:r>
      <w:r w:rsidR="00083CEC">
        <w:t>19.1.3.3</w:t>
      </w:r>
      <w:r>
        <w:fldChar w:fldCharType="end"/>
      </w:r>
      <w:r>
        <w:t>: In Edition 6, all property additions and changes are processed, even if one of them throws an exception.  If an exception occurs during such processing, the first such exception is thrown after all propertie are processed. In Edition 5, processing of property additions and changes immediately terminated when the first exception occurred.</w:t>
      </w:r>
    </w:p>
    <w:p w14:paraId="5EC86F91" w14:textId="77777777" w:rsidR="00735473" w:rsidRDefault="00735473" w:rsidP="00735473">
      <w:r>
        <w:fldChar w:fldCharType="begin"/>
      </w:r>
      <w:r>
        <w:instrText xml:space="preserve"> REF _Ref366135639 \r \h </w:instrText>
      </w:r>
      <w:r>
        <w:fldChar w:fldCharType="separate"/>
      </w:r>
      <w:r w:rsidR="00083CEC">
        <w:t>19.1.3.5</w:t>
      </w:r>
      <w:r>
        <w:fldChar w:fldCharType="end"/>
      </w:r>
      <w:r>
        <w:t xml:space="preserve">: In Edition 6, if the argument to </w:t>
      </w:r>
      <w:r w:rsidRPr="007447EE">
        <w:rPr>
          <w:rFonts w:ascii="Courier New" w:hAnsi="Courier New" w:cs="Courier New"/>
          <w:b/>
          <w:bCs/>
        </w:rPr>
        <w:t>Object.</w:t>
      </w:r>
      <w:r>
        <w:rPr>
          <w:rFonts w:ascii="Courier New" w:hAnsi="Courier New"/>
          <w:b/>
        </w:rPr>
        <w:t>freeze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4A6CEEA2" w14:textId="77777777" w:rsidR="007447EE" w:rsidRDefault="00735473" w:rsidP="007447EE">
      <w:r>
        <w:fldChar w:fldCharType="begin"/>
      </w:r>
      <w:r>
        <w:instrText xml:space="preserve"> REF _Ref366135517 \r \h </w:instrText>
      </w:r>
      <w:r>
        <w:fldChar w:fldCharType="separate"/>
      </w:r>
      <w:r w:rsidR="00083CEC">
        <w:t>19.1.3.6</w:t>
      </w:r>
      <w:r>
        <w:fldChar w:fldCharType="end"/>
      </w:r>
      <w:r w:rsidR="007447EE">
        <w:t xml:space="preserve">: In Edition 6, if the argument to </w:t>
      </w:r>
      <w:r w:rsidR="007447EE" w:rsidRPr="007447EE">
        <w:rPr>
          <w:rFonts w:ascii="Courier New" w:hAnsi="Courier New" w:cs="Courier New"/>
          <w:b/>
          <w:bCs/>
        </w:rPr>
        <w:t>Object.</w:t>
      </w:r>
      <w:r w:rsidR="007447EE" w:rsidRPr="007447EE">
        <w:rPr>
          <w:rFonts w:ascii="Courier New" w:hAnsi="Courier New"/>
          <w:b/>
        </w:rPr>
        <w:t>getOwnPropertyDescriptor</w:t>
      </w:r>
      <w:r w:rsidR="007447EE">
        <w:t xml:space="preserve"> is not an object an attempt is make to coerce the argument using ToObject.  If the coerecion is successful the result is used in place of the original argument value. In Edition 5, a non-object argument always causes a </w:t>
      </w:r>
      <w:r w:rsidR="007447EE" w:rsidRPr="007447EE">
        <w:rPr>
          <w:rFonts w:ascii="Times New Roman" w:hAnsi="Times New Roman"/>
          <w:b/>
          <w:bCs/>
        </w:rPr>
        <w:t>TypeError</w:t>
      </w:r>
      <w:r w:rsidR="007447EE">
        <w:t xml:space="preserve"> to be thrown.</w:t>
      </w:r>
    </w:p>
    <w:p w14:paraId="500B9857" w14:textId="77777777" w:rsidR="007447EE" w:rsidRDefault="00735473" w:rsidP="007447EE">
      <w:r>
        <w:fldChar w:fldCharType="begin"/>
      </w:r>
      <w:r>
        <w:instrText xml:space="preserve"> REF _Ref366135534 \r \h </w:instrText>
      </w:r>
      <w:r>
        <w:fldChar w:fldCharType="separate"/>
      </w:r>
      <w:r w:rsidR="00083CEC">
        <w:t>19.1.3.8</w:t>
      </w:r>
      <w:r>
        <w:fldChar w:fldCharType="end"/>
      </w:r>
      <w:r w:rsidR="007447EE">
        <w:t xml:space="preserve">: In Edition 6, if the argument to </w:t>
      </w:r>
      <w:r w:rsidR="007447EE" w:rsidRPr="007447EE">
        <w:rPr>
          <w:rFonts w:ascii="Courier New" w:hAnsi="Courier New" w:cs="Courier New"/>
          <w:b/>
          <w:bCs/>
        </w:rPr>
        <w:t>Object.</w:t>
      </w:r>
      <w:r w:rsidR="007447EE" w:rsidRPr="007447EE">
        <w:rPr>
          <w:rFonts w:ascii="Courier New" w:hAnsi="Courier New"/>
          <w:b/>
        </w:rPr>
        <w:t>getOwnProperty</w:t>
      </w:r>
      <w:r w:rsidR="007447EE">
        <w:rPr>
          <w:rFonts w:ascii="Courier New" w:hAnsi="Courier New"/>
          <w:b/>
        </w:rPr>
        <w:t>Names</w:t>
      </w:r>
      <w:r w:rsidR="007447EE">
        <w:t xml:space="preserve"> is not an object an attempt is make to coerce the argument using ToObject.  If the coerecion is successful the result is used in place of the original argument value. In Edition 5, a non-object argument always causes a </w:t>
      </w:r>
      <w:r w:rsidR="007447EE" w:rsidRPr="007447EE">
        <w:rPr>
          <w:rFonts w:ascii="Times New Roman" w:hAnsi="Times New Roman"/>
          <w:b/>
          <w:bCs/>
        </w:rPr>
        <w:t>TypeError</w:t>
      </w:r>
      <w:r w:rsidR="007447EE">
        <w:t xml:space="preserve"> to be thrown.</w:t>
      </w:r>
    </w:p>
    <w:p w14:paraId="67E01320" w14:textId="77777777" w:rsidR="00735473" w:rsidRDefault="00735473" w:rsidP="00735473">
      <w:r>
        <w:fldChar w:fldCharType="begin"/>
      </w:r>
      <w:r>
        <w:instrText xml:space="preserve"> REF _Ref366135492 \r \h </w:instrText>
      </w:r>
      <w:r>
        <w:fldChar w:fldCharType="separate"/>
      </w:r>
      <w:r w:rsidR="00083CEC">
        <w:t>19.1.3.9</w:t>
      </w:r>
      <w:r>
        <w:fldChar w:fldCharType="end"/>
      </w:r>
      <w:r>
        <w:t xml:space="preserve">: In Edition 6, if the argument to </w:t>
      </w:r>
      <w:r w:rsidRPr="007447EE">
        <w:rPr>
          <w:rFonts w:ascii="Courier New" w:hAnsi="Courier New" w:cs="Courier New"/>
          <w:b/>
          <w:bCs/>
        </w:rPr>
        <w:t>Object.getPrototypeOf</w:t>
      </w:r>
      <w:r>
        <w:t xml:space="preserve"> is not an object an attempt is make to coerce the argument using ToObject.  If the coerecion is successful the result is used in place of the original argument value. In Edition 5, a non-object argument always causes a </w:t>
      </w:r>
      <w:r w:rsidRPr="00F92BFE">
        <w:rPr>
          <w:rFonts w:ascii="Times New Roman" w:hAnsi="Times New Roman"/>
          <w:b/>
          <w:bCs/>
        </w:rPr>
        <w:t>TypeError</w:t>
      </w:r>
      <w:r>
        <w:t xml:space="preserve"> to be thrown.</w:t>
      </w:r>
    </w:p>
    <w:p w14:paraId="1A4AA472" w14:textId="77777777" w:rsidR="00735473" w:rsidRDefault="00735473" w:rsidP="00735473">
      <w:r>
        <w:fldChar w:fldCharType="begin"/>
      </w:r>
      <w:r>
        <w:instrText xml:space="preserve"> REF _Ref366135699 \r \h </w:instrText>
      </w:r>
      <w:r>
        <w:fldChar w:fldCharType="separate"/>
      </w:r>
      <w:r w:rsidR="00083CEC">
        <w:t>19.1.3.11</w:t>
      </w:r>
      <w:r>
        <w:fldChar w:fldCharType="end"/>
      </w:r>
      <w:r>
        <w:t xml:space="preserve">: In Edition 6, if the argument to </w:t>
      </w:r>
      <w:r w:rsidRPr="007447EE">
        <w:rPr>
          <w:rFonts w:ascii="Courier New" w:hAnsi="Courier New" w:cs="Courier New"/>
          <w:b/>
          <w:bCs/>
        </w:rPr>
        <w:t>Object.</w:t>
      </w:r>
      <w:r>
        <w:rPr>
          <w:rFonts w:ascii="Courier New" w:hAnsi="Courier New"/>
          <w:b/>
        </w:rPr>
        <w:t>isExtensible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3C935985" w14:textId="77777777" w:rsidR="00735473" w:rsidRDefault="00735473" w:rsidP="00735473">
      <w:r>
        <w:fldChar w:fldCharType="begin"/>
      </w:r>
      <w:r>
        <w:instrText xml:space="preserve"> REF _Ref366135689 \r \h </w:instrText>
      </w:r>
      <w:r>
        <w:fldChar w:fldCharType="separate"/>
      </w:r>
      <w:r w:rsidR="00083CEC">
        <w:t>19.1.3.12</w:t>
      </w:r>
      <w:r>
        <w:fldChar w:fldCharType="end"/>
      </w:r>
      <w:r>
        <w:t xml:space="preserve">: In Edition 6, if the argument to </w:t>
      </w:r>
      <w:r w:rsidRPr="007447EE">
        <w:rPr>
          <w:rFonts w:ascii="Courier New" w:hAnsi="Courier New" w:cs="Courier New"/>
          <w:b/>
          <w:bCs/>
        </w:rPr>
        <w:t>Object.</w:t>
      </w:r>
      <w:r>
        <w:rPr>
          <w:rFonts w:ascii="Courier New" w:hAnsi="Courier New"/>
          <w:b/>
        </w:rPr>
        <w:t>isFrozen</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7BDE0E51" w14:textId="77777777" w:rsidR="00735473" w:rsidRDefault="00735473" w:rsidP="00735473">
      <w:r>
        <w:fldChar w:fldCharType="begin"/>
      </w:r>
      <w:r>
        <w:instrText xml:space="preserve"> REF _Ref366135675 \r \h </w:instrText>
      </w:r>
      <w:r>
        <w:fldChar w:fldCharType="separate"/>
      </w:r>
      <w:r w:rsidR="00083CEC">
        <w:t>19.1.3.13</w:t>
      </w:r>
      <w:r>
        <w:fldChar w:fldCharType="end"/>
      </w:r>
      <w:r>
        <w:t xml:space="preserve">: In Edition 6, if the argument to </w:t>
      </w:r>
      <w:r w:rsidRPr="007447EE">
        <w:rPr>
          <w:rFonts w:ascii="Courier New" w:hAnsi="Courier New" w:cs="Courier New"/>
          <w:b/>
          <w:bCs/>
        </w:rPr>
        <w:t>Object.</w:t>
      </w:r>
      <w:r>
        <w:rPr>
          <w:rFonts w:ascii="Courier New" w:hAnsi="Courier New"/>
          <w:b/>
        </w:rPr>
        <w:t xml:space="preserve">isSealed </w:t>
      </w:r>
      <w:r>
        <w:t xml:space="preserve">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10D832D0" w14:textId="77777777" w:rsidR="00735473" w:rsidRDefault="00735473" w:rsidP="00735473">
      <w:r>
        <w:fldChar w:fldCharType="begin"/>
      </w:r>
      <w:r>
        <w:instrText xml:space="preserve"> REF _Ref366135713 \r \h </w:instrText>
      </w:r>
      <w:r>
        <w:fldChar w:fldCharType="separate"/>
      </w:r>
      <w:r w:rsidR="00083CEC">
        <w:t>19.1.3.14</w:t>
      </w:r>
      <w:r>
        <w:fldChar w:fldCharType="end"/>
      </w:r>
      <w:r>
        <w:t xml:space="preserve">: In Edition 6, if the argument to </w:t>
      </w:r>
      <w:r w:rsidRPr="007447EE">
        <w:rPr>
          <w:rFonts w:ascii="Courier New" w:hAnsi="Courier New" w:cs="Courier New"/>
          <w:b/>
          <w:bCs/>
        </w:rPr>
        <w:t>Object.</w:t>
      </w:r>
      <w:r>
        <w:rPr>
          <w:rFonts w:ascii="Courier New" w:hAnsi="Courier New"/>
          <w:b/>
        </w:rPr>
        <w:t>keys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14:paraId="512212EE" w14:textId="77777777" w:rsidR="00735473" w:rsidRDefault="00735473" w:rsidP="00735473">
      <w:r>
        <w:fldChar w:fldCharType="begin"/>
      </w:r>
      <w:r>
        <w:instrText xml:space="preserve"> REF _Ref366135660 \r \h </w:instrText>
      </w:r>
      <w:r>
        <w:fldChar w:fldCharType="separate"/>
      </w:r>
      <w:r w:rsidR="00083CEC">
        <w:t>19.1.3.16</w:t>
      </w:r>
      <w:r>
        <w:fldChar w:fldCharType="end"/>
      </w:r>
      <w:r>
        <w:t xml:space="preserve">: In Edition 6, if the argument to </w:t>
      </w:r>
      <w:r w:rsidRPr="007447EE">
        <w:rPr>
          <w:rFonts w:ascii="Courier New" w:hAnsi="Courier New" w:cs="Courier New"/>
          <w:b/>
          <w:bCs/>
        </w:rPr>
        <w:t>Object.</w:t>
      </w:r>
      <w:r>
        <w:rPr>
          <w:rFonts w:ascii="Courier New" w:hAnsi="Courier New"/>
          <w:b/>
        </w:rPr>
        <w:t>preventExtensions</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233D053C" w14:textId="77777777" w:rsidR="007447EE" w:rsidRDefault="00735473" w:rsidP="007447EE">
      <w:r>
        <w:fldChar w:fldCharType="begin"/>
      </w:r>
      <w:r>
        <w:instrText xml:space="preserve"> REF _Ref366135622 \r \h </w:instrText>
      </w:r>
      <w:r>
        <w:fldChar w:fldCharType="separate"/>
      </w:r>
      <w:r w:rsidR="00083CEC">
        <w:t>19.1.3.18</w:t>
      </w:r>
      <w:r>
        <w:fldChar w:fldCharType="end"/>
      </w:r>
      <w:r w:rsidR="007447EE">
        <w:t xml:space="preserve">: In Edition 6, if the argument to </w:t>
      </w:r>
      <w:r w:rsidR="007447EE" w:rsidRPr="007447EE">
        <w:rPr>
          <w:rFonts w:ascii="Courier New" w:hAnsi="Courier New" w:cs="Courier New"/>
          <w:b/>
          <w:bCs/>
        </w:rPr>
        <w:t>Object.</w:t>
      </w:r>
      <w:r w:rsidR="007447EE">
        <w:rPr>
          <w:rFonts w:ascii="Courier New" w:hAnsi="Courier New"/>
          <w:b/>
        </w:rPr>
        <w:t>seal</w:t>
      </w:r>
      <w:r w:rsidR="007447EE">
        <w:t xml:space="preserve"> is not an object it is treated as if it was a non-extensible ordinary object with no own properties. In Edition 5, a non-object argument always causes a </w:t>
      </w:r>
      <w:r w:rsidR="007447EE" w:rsidRPr="007447EE">
        <w:rPr>
          <w:rFonts w:ascii="Times New Roman" w:hAnsi="Times New Roman"/>
          <w:b/>
          <w:bCs/>
        </w:rPr>
        <w:t>TypeError</w:t>
      </w:r>
      <w:r w:rsidR="007447EE">
        <w:t xml:space="preserve"> to be thrown.</w:t>
      </w:r>
    </w:p>
    <w:p w14:paraId="76FEA14A" w14:textId="77777777" w:rsidR="00FD6EDD" w:rsidRDefault="00735473" w:rsidP="00FD6EDD">
      <w:r>
        <w:fldChar w:fldCharType="begin"/>
      </w:r>
      <w:r>
        <w:instrText xml:space="preserve"> REF _Ref366135751 \r \h </w:instrText>
      </w:r>
      <w:r>
        <w:fldChar w:fldCharType="separate"/>
      </w:r>
      <w:r w:rsidR="00083CEC">
        <w:t>19.2.4.1</w:t>
      </w:r>
      <w:r>
        <w:fldChar w:fldCharType="end"/>
      </w:r>
      <w:r w:rsidR="00FD6EDD">
        <w:t xml:space="preserve">: In Edition 6, the </w:t>
      </w:r>
      <w:r w:rsidR="00FD6EDD" w:rsidRPr="00E74C84">
        <w:rPr>
          <w:rFonts w:ascii="Courier New" w:hAnsi="Courier New" w:cs="Courier New"/>
          <w:b/>
          <w:bCs/>
        </w:rPr>
        <w:t>length</w:t>
      </w:r>
      <w:r w:rsidR="00FD6EDD">
        <w:t xml:space="preserve"> property of function instances  is configurable.  In </w:t>
      </w:r>
      <w:r w:rsidR="00832D6E">
        <w:t>previous editions it was non-configurable.</w:t>
      </w:r>
    </w:p>
    <w:p w14:paraId="217E9390" w14:textId="77777777" w:rsidR="00735473" w:rsidRDefault="00735473" w:rsidP="00735473">
      <w:r>
        <w:fldChar w:fldCharType="begin"/>
      </w:r>
      <w:r>
        <w:instrText xml:space="preserve"> REF _Ref366136067 \r \h </w:instrText>
      </w:r>
      <w:r>
        <w:fldChar w:fldCharType="separate"/>
      </w:r>
      <w:r w:rsidR="00083CEC">
        <w:t>19.3.3</w:t>
      </w:r>
      <w:r>
        <w:fldChar w:fldCharType="end"/>
      </w:r>
      <w:r>
        <w:t xml:space="preserve"> In Edition 6, the Boolean prototype object is not a Boolean instance.  In previous editions it was a Boolean instance whose Boolean value was </w:t>
      </w:r>
      <w:r w:rsidRPr="00EE7617">
        <w:rPr>
          <w:b/>
          <w:bCs/>
        </w:rPr>
        <w:t>false</w:t>
      </w:r>
      <w:r>
        <w:t xml:space="preserve">. </w:t>
      </w:r>
    </w:p>
    <w:p w14:paraId="0FEFC293" w14:textId="77777777" w:rsidR="00735473" w:rsidRDefault="00735473" w:rsidP="00735473">
      <w:r>
        <w:fldChar w:fldCharType="begin"/>
      </w:r>
      <w:r>
        <w:instrText xml:space="preserve"> REF _Ref366136620 \r \h </w:instrText>
      </w:r>
      <w:r>
        <w:fldChar w:fldCharType="separate"/>
      </w:r>
      <w:r w:rsidR="00083CEC">
        <w:t>20.1.3</w:t>
      </w:r>
      <w:r>
        <w:fldChar w:fldCharType="end"/>
      </w:r>
      <w:r>
        <w:t xml:space="preserve"> In Edition 6, the Number prototype object is not a Number instance.  In previous editions it was a Number instance whose number value was +0. </w:t>
      </w:r>
    </w:p>
    <w:p w14:paraId="7C082AE9" w14:textId="77777777" w:rsidR="00735473" w:rsidRDefault="00735473" w:rsidP="00735473">
      <w:r>
        <w:fldChar w:fldCharType="begin"/>
      </w:r>
      <w:r>
        <w:instrText xml:space="preserve"> REF _Ref366136016 \r \h </w:instrText>
      </w:r>
      <w:r>
        <w:fldChar w:fldCharType="separate"/>
      </w:r>
      <w:r w:rsidR="00083CEC">
        <w:t>20.3.4</w:t>
      </w:r>
      <w:r>
        <w:fldChar w:fldCharType="end"/>
      </w:r>
      <w:r>
        <w:t xml:space="preserve"> In Edition 6, the Date prototype object is not a Date instance.  In previous editions it was a Date instance whose TimeValue was NaN. </w:t>
      </w:r>
    </w:p>
    <w:p w14:paraId="60631E9C" w14:textId="77777777" w:rsidR="00EE7617" w:rsidRDefault="00735473" w:rsidP="00FD6EDD">
      <w:r>
        <w:fldChar w:fldCharType="begin"/>
      </w:r>
      <w:r>
        <w:instrText xml:space="preserve"> REF _Ref366135831 \r \h </w:instrText>
      </w:r>
      <w:r>
        <w:fldChar w:fldCharType="separate"/>
      </w:r>
      <w:r w:rsidR="00083CEC">
        <w:t>22.1.3</w:t>
      </w:r>
      <w:r>
        <w:fldChar w:fldCharType="end"/>
      </w:r>
      <w:r w:rsidR="00EE7617">
        <w:t xml:space="preserve"> In Edition 6, the Array prototype object is not a Array instance.  In previous editions it was an Array instance with a length property whose value was +0. </w:t>
      </w:r>
    </w:p>
    <w:p w14:paraId="559A2B26" w14:textId="77777777" w:rsidR="00EE7617" w:rsidRDefault="00735473" w:rsidP="00D16F38">
      <w:r>
        <w:fldChar w:fldCharType="begin"/>
      </w:r>
      <w:r>
        <w:instrText xml:space="preserve"> REF _Ref366135857 \r \h </w:instrText>
      </w:r>
      <w:r>
        <w:fldChar w:fldCharType="separate"/>
      </w:r>
      <w:r w:rsidR="00083CEC">
        <w:t>21.1.3</w:t>
      </w:r>
      <w:r>
        <w:fldChar w:fldCharType="end"/>
      </w:r>
      <w:r w:rsidR="00EE7617">
        <w:t xml:space="preserve"> In Edition 6, the String prototype object is not a String instance.  In previous editions it was a String instance whose </w:t>
      </w:r>
      <w:r w:rsidR="00D16F38">
        <w:t>String</w:t>
      </w:r>
      <w:r w:rsidR="00EE7617">
        <w:t xml:space="preserve"> value was the empty string. </w:t>
      </w:r>
    </w:p>
    <w:p w14:paraId="167640E6" w14:textId="77777777" w:rsidR="007D5322" w:rsidRDefault="00735473" w:rsidP="007D5322">
      <w:r>
        <w:fldChar w:fldCharType="begin"/>
      </w:r>
      <w:r>
        <w:instrText xml:space="preserve"> REF _Ref366135892 \r \h </w:instrText>
      </w:r>
      <w:r>
        <w:fldChar w:fldCharType="separate"/>
      </w:r>
      <w:r w:rsidR="00083CEC">
        <w:t>21.2.5</w:t>
      </w:r>
      <w:r>
        <w:fldChar w:fldCharType="end"/>
      </w:r>
      <w:r w:rsidR="007D5322">
        <w:t xml:space="preserve"> In Edition 6, the RegExp prototype object is not a RegExp instance.  In previous editions it was a RegExp instance whose pattern is the empty string. </w:t>
      </w:r>
    </w:p>
    <w:p w14:paraId="51A48734" w14:textId="77777777" w:rsidR="007D5322" w:rsidRDefault="00735473" w:rsidP="007D5322">
      <w:r>
        <w:fldChar w:fldCharType="begin"/>
      </w:r>
      <w:r>
        <w:instrText xml:space="preserve"> REF _Ref366135962 \r \h </w:instrText>
      </w:r>
      <w:r>
        <w:fldChar w:fldCharType="separate"/>
      </w:r>
      <w:r w:rsidR="00083CEC">
        <w:t>21.2.5</w:t>
      </w:r>
      <w:r>
        <w:fldChar w:fldCharType="end"/>
      </w:r>
      <w:r w:rsidR="007D5322">
        <w:t xml:space="preserve"> In Edition 6, </w:t>
      </w:r>
      <w:r w:rsidR="007D5322" w:rsidRPr="00C31323">
        <w:rPr>
          <w:rFonts w:ascii="Courier New" w:hAnsi="Courier New" w:cs="Courier New"/>
          <w:b/>
          <w:bCs/>
        </w:rPr>
        <w:t>source</w:t>
      </w:r>
      <w:r w:rsidR="007D5322">
        <w:t xml:space="preserve">, </w:t>
      </w:r>
      <w:r w:rsidR="00C31323" w:rsidRPr="00C31323">
        <w:rPr>
          <w:rFonts w:ascii="Courier New" w:hAnsi="Courier New" w:cs="Courier New"/>
          <w:b/>
          <w:bCs/>
        </w:rPr>
        <w:t>global</w:t>
      </w:r>
      <w:r w:rsidR="00C31323">
        <w:t xml:space="preserve">, </w:t>
      </w:r>
      <w:r w:rsidR="00C31323" w:rsidRPr="00C31323">
        <w:rPr>
          <w:rFonts w:ascii="Courier New" w:hAnsi="Courier New" w:cs="Courier New"/>
          <w:b/>
          <w:bCs/>
        </w:rPr>
        <w:t>ignoreCase</w:t>
      </w:r>
      <w:r w:rsidR="00C31323">
        <w:t xml:space="preserve">, and </w:t>
      </w:r>
      <w:r w:rsidR="00C31323" w:rsidRPr="00C31323">
        <w:rPr>
          <w:rFonts w:ascii="Courier New" w:hAnsi="Courier New" w:cs="Courier New"/>
          <w:b/>
          <w:bCs/>
        </w:rPr>
        <w:t>multiline</w:t>
      </w:r>
      <w:r w:rsidR="00C31323">
        <w:t xml:space="preserve"> are accessor properties defined on the RegExp prototype object.  In previous editions they were data properties defined on RegExp instances.</w:t>
      </w:r>
    </w:p>
    <w:p w14:paraId="2FE3B2F4" w14:textId="77777777" w:rsidR="00735473" w:rsidRDefault="00735473" w:rsidP="00735473">
      <w:r>
        <w:fldChar w:fldCharType="begin"/>
      </w:r>
      <w:r>
        <w:instrText xml:space="preserve"> REF _Ref366135831 \r \h </w:instrText>
      </w:r>
      <w:r>
        <w:fldChar w:fldCharType="separate"/>
      </w:r>
      <w:r w:rsidR="00083CEC">
        <w:t>22.1.3</w:t>
      </w:r>
      <w:r>
        <w:fldChar w:fldCharType="end"/>
      </w:r>
      <w:r>
        <w:t xml:space="preserve"> In Edition 6, the Array prototype object is not a Array instance.  In previous editions it was an Array instance with a length property whose value was +0. </w:t>
      </w:r>
    </w:p>
    <w:p w14:paraId="4D55050B" w14:textId="77777777" w:rsidR="00901F12" w:rsidRDefault="00901F12" w:rsidP="00AD77E1">
      <w:pPr>
        <w:pStyle w:val="a2"/>
      </w:pPr>
      <w:bookmarkStart w:id="8550" w:name="_Toc366142198"/>
      <w:r>
        <w:t>I</w:t>
      </w:r>
      <w:r w:rsidRPr="00E77497">
        <w:t>n the 5</w:t>
      </w:r>
      <w:r w:rsidRPr="00E77497">
        <w:rPr>
          <w:vertAlign w:val="superscript"/>
        </w:rPr>
        <w:t>th</w:t>
      </w:r>
      <w:r w:rsidRPr="00E77497">
        <w:t xml:space="preserve"> Edition</w:t>
      </w:r>
      <w:bookmarkEnd w:id="8550"/>
    </w:p>
    <w:p w14:paraId="51AF5EFF" w14:textId="77777777" w:rsidR="002414C7" w:rsidRDefault="002414C7" w:rsidP="00E80769">
      <w:pPr>
        <w:rPr>
          <w:ins w:id="8551" w:author="Rev 18 Allen Wirfs-Brock" w:date="2013-09-05T09:04:00Z"/>
        </w:rPr>
      </w:pPr>
      <w:ins w:id="8552" w:author="Rev 18 Allen Wirfs-Brock" w:date="2013-09-05T09:04:00Z">
        <w:r>
          <w:t>Clause references in this list refer to the clause number using in Edition 5.1.</w:t>
        </w:r>
      </w:ins>
    </w:p>
    <w:p w14:paraId="4FDC3AF9" w14:textId="77777777"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14:paraId="4ECF303B" w14:textId="77777777"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14:paraId="7D7A3619" w14:textId="77777777"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14:paraId="547A6826" w14:textId="77777777"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14:paraId="76FA5870" w14:textId="77777777"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14:paraId="7D1FAA55" w14:textId="77777777"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14:paraId="42D68394" w14:textId="77777777"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3A82929E" w14:textId="77777777" w:rsidR="00E80769" w:rsidRPr="00E77497" w:rsidRDefault="007A5192" w:rsidP="00E80769">
      <w:r>
        <w:t>15.4.3</w:t>
      </w:r>
      <w:r w:rsidR="00E80769" w:rsidRPr="00E77497">
        <w:t xml:space="preserve">: In Edition </w:t>
      </w:r>
      <w:r w:rsidR="00BB5F57" w:rsidRPr="00E77497">
        <w:t xml:space="preserve">5 </w:t>
      </w:r>
      <w:r w:rsidR="00E80769" w:rsidRPr="00E77497">
        <w:t xml:space="preserve">all methods of </w:t>
      </w:r>
      <w:r w:rsidR="00E80769" w:rsidRPr="00E77497">
        <w:rPr>
          <w:rFonts w:ascii="Courier New" w:hAnsi="Courier New" w:cs="Courier New"/>
          <w:b/>
        </w:rPr>
        <w:t>Array.prototype</w:t>
      </w:r>
      <w:r w:rsidR="00E80769" w:rsidRPr="00E77497">
        <w:t xml:space="preserve"> are intentionally generic. In Edition </w:t>
      </w:r>
      <w:r w:rsidR="00BB5F57" w:rsidRPr="00E77497">
        <w:t xml:space="preserve">3 </w:t>
      </w:r>
      <w:r w:rsidR="00E80769" w:rsidRPr="00E77497">
        <w:rPr>
          <w:rFonts w:ascii="Courier New" w:hAnsi="Courier New" w:cs="Courier New"/>
          <w:b/>
        </w:rPr>
        <w:t>toString</w:t>
      </w:r>
      <w:r w:rsidR="00E80769" w:rsidRPr="00E77497">
        <w:t xml:space="preserve"> and </w:t>
      </w:r>
      <w:r w:rsidR="00E80769" w:rsidRPr="00E77497">
        <w:rPr>
          <w:rFonts w:ascii="Courier New" w:hAnsi="Courier New" w:cs="Courier New"/>
          <w:b/>
        </w:rPr>
        <w:t>toLocaleString</w:t>
      </w:r>
      <w:r w:rsidR="00E80769" w:rsidRPr="00E77497">
        <w:t xml:space="preserve"> were not generic and would throw a </w:t>
      </w:r>
      <w:r w:rsidR="00E80769" w:rsidRPr="00E77497">
        <w:rPr>
          <w:rFonts w:ascii="Courier New" w:hAnsi="Courier New" w:cs="Courier New"/>
          <w:b/>
        </w:rPr>
        <w:t>TypeError</w:t>
      </w:r>
      <w:r w:rsidR="00E80769" w:rsidRPr="00E77497">
        <w:t xml:space="preserve"> exception if applied to objects that were not instances of Array.</w:t>
      </w:r>
    </w:p>
    <w:p w14:paraId="3E3F86AC" w14:textId="77777777"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14:paraId="261E5512" w14:textId="77777777" w:rsidR="00E80769" w:rsidRPr="00E77497" w:rsidRDefault="00E80769" w:rsidP="00E80769">
      <w:r w:rsidRPr="00E77497">
        <w:t xml:space="preserve">10.6: In Edition </w:t>
      </w:r>
      <w:r w:rsidR="00BB5F57" w:rsidRPr="00E77497">
        <w:t xml:space="preserve">5 </w:t>
      </w:r>
      <w:r w:rsidRPr="00E77497">
        <w:t xml:space="preserve">the value of the [[Class]] internal </w:t>
      </w:r>
      <w:r w:rsidR="00314265">
        <w:t xml:space="preserve">data </w:t>
      </w:r>
      <w:r w:rsidRPr="00E77497">
        <w:t xml:space="preserve">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74B24C2F" w14:textId="77777777"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77218D33" w14:textId="77777777"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5D32CD8B" w14:textId="77777777"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14:paraId="01043C9E" w14:textId="77777777"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1A963B30" w14:textId="77777777"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1069665A" w14:textId="77777777"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3688355E" w14:textId="77777777" w:rsidR="00E80769" w:rsidRPr="00E77497" w:rsidRDefault="006D4E23" w:rsidP="00E80769">
      <w:r>
        <w:t>15.3.3</w:t>
      </w:r>
      <w:r w:rsidR="00E80769" w:rsidRPr="00E77497">
        <w:t xml:space="preserve">.3: In </w:t>
      </w:r>
      <w:r w:rsidR="006E584F" w:rsidRPr="00E77497">
        <w:t>Edition 3</w:t>
      </w:r>
      <w:r w:rsidR="00E80769" w:rsidRPr="00E77497">
        <w:t xml:space="preserve">, a </w:t>
      </w:r>
      <w:r w:rsidR="00E80769" w:rsidRPr="00E77497">
        <w:rPr>
          <w:b/>
        </w:rPr>
        <w:t>TypeError</w:t>
      </w:r>
      <w:r w:rsidR="00E80769" w:rsidRPr="00E77497">
        <w:t xml:space="preserve"> is thrown if the second argument passed to </w:t>
      </w:r>
      <w:r w:rsidR="00E80769" w:rsidRPr="00E77497">
        <w:rPr>
          <w:rFonts w:ascii="Courier New" w:hAnsi="Courier New" w:cs="Courier New"/>
          <w:b/>
        </w:rPr>
        <w:t>Function.prototype.apply</w:t>
      </w:r>
      <w:r w:rsidR="00E80769" w:rsidRPr="00E77497">
        <w:t xml:space="preserve"> is neither an array object nor an arguments object. In </w:t>
      </w:r>
      <w:r w:rsidR="00BB5F57" w:rsidRPr="00E77497">
        <w:t>Edition 5</w:t>
      </w:r>
      <w:r w:rsidR="00E80769" w:rsidRPr="00E77497">
        <w:t xml:space="preserve">, the second argument may be any kind of generic array-like object that has a valid </w:t>
      </w:r>
      <w:r w:rsidR="00E80769" w:rsidRPr="00E77497">
        <w:rPr>
          <w:rFonts w:ascii="Courier New" w:hAnsi="Courier New" w:cs="Courier New"/>
          <w:b/>
        </w:rPr>
        <w:t>length</w:t>
      </w:r>
      <w:r w:rsidR="00E80769" w:rsidRPr="00E77497">
        <w:t xml:space="preserve"> property.</w:t>
      </w:r>
    </w:p>
    <w:p w14:paraId="22742EDB" w14:textId="77777777" w:rsidR="00E80769" w:rsidRPr="00E77497" w:rsidRDefault="006D4E23" w:rsidP="00E80769">
      <w:r>
        <w:t>15.3.3</w:t>
      </w:r>
      <w:r w:rsidR="00E80769" w:rsidRPr="00E77497">
        <w:t>.3, </w:t>
      </w:r>
      <w:r>
        <w:t>15.3.3</w:t>
      </w:r>
      <w:r w:rsidR="00E80769" w:rsidRPr="00E77497">
        <w:t xml:space="preserve">.4: In </w:t>
      </w:r>
      <w:r w:rsidR="006E584F" w:rsidRPr="00E77497">
        <w:t>Edition 3</w:t>
      </w:r>
      <w:r w:rsidR="00E80769" w:rsidRPr="00E77497">
        <w:t xml:space="preserve"> passing </w:t>
      </w:r>
      <w:r w:rsidR="00E80769" w:rsidRPr="00E77497">
        <w:rPr>
          <w:b/>
        </w:rPr>
        <w:t>undefined</w:t>
      </w:r>
      <w:r w:rsidR="00E80769" w:rsidRPr="00E77497">
        <w:t xml:space="preserve"> or </w:t>
      </w:r>
      <w:r w:rsidR="00E80769" w:rsidRPr="00E77497">
        <w:rPr>
          <w:b/>
        </w:rPr>
        <w:t>null</w:t>
      </w:r>
      <w:r w:rsidR="00E80769" w:rsidRPr="00E77497">
        <w:t xml:space="preserve"> as the first argument to either </w:t>
      </w:r>
      <w:r w:rsidR="00E80769" w:rsidRPr="00E77497">
        <w:rPr>
          <w:rFonts w:ascii="Courier New" w:hAnsi="Courier New" w:cs="Courier New"/>
          <w:b/>
        </w:rPr>
        <w:t>Function.prototype.apply</w:t>
      </w:r>
      <w:r w:rsidR="00E80769" w:rsidRPr="00E77497">
        <w:t xml:space="preserve"> or </w:t>
      </w:r>
      <w:r w:rsidR="00E80769" w:rsidRPr="00E77497">
        <w:rPr>
          <w:rFonts w:ascii="Courier New" w:hAnsi="Courier New" w:cs="Courier New"/>
          <w:b/>
        </w:rPr>
        <w:t>Function.prototype.call</w:t>
      </w:r>
      <w:r w:rsidR="00E80769" w:rsidRPr="00E77497">
        <w:t xml:space="preserve"> causes the global object to be passed to the indirectly invoked target function as the </w:t>
      </w:r>
      <w:r w:rsidR="00E80769" w:rsidRPr="00E77497">
        <w:rPr>
          <w:b/>
        </w:rPr>
        <w:t>this</w:t>
      </w:r>
      <w:r w:rsidR="00E80769" w:rsidRPr="00E77497">
        <w:t xml:space="preserve"> value. If the first argument is a primitive value the result of calling ToObject on the primitive value is passed as the </w:t>
      </w:r>
      <w:r w:rsidR="00E80769" w:rsidRPr="00E77497">
        <w:rPr>
          <w:b/>
        </w:rPr>
        <w:t>this</w:t>
      </w:r>
      <w:r w:rsidR="00E80769" w:rsidRPr="00E77497">
        <w:t xml:space="preserve"> value. In </w:t>
      </w:r>
      <w:r w:rsidR="00BB5F57" w:rsidRPr="00E77497">
        <w:t>Edition 5</w:t>
      </w:r>
      <w:r w:rsidR="00E80769" w:rsidRPr="00E77497">
        <w:t xml:space="preserve">, these transformations are not performed and the actual first argument value is passed as the </w:t>
      </w:r>
      <w:r w:rsidR="00E80769" w:rsidRPr="00E77497">
        <w:rPr>
          <w:b/>
        </w:rPr>
        <w:t>this</w:t>
      </w:r>
      <w:r w:rsidR="00E80769" w:rsidRPr="00E77497">
        <w:t xml:space="preserve"> value. This difference will normally be unobservable to existing ECMAScript </w:t>
      </w:r>
      <w:r w:rsidR="006E584F" w:rsidRPr="00E77497">
        <w:t>Edition 3</w:t>
      </w:r>
      <w:r w:rsidR="00E80769" w:rsidRPr="00E77497">
        <w:t xml:space="preserve"> code because a corresponding transformation takes place upon activation of the target function. However, depending upon the implementation, this difference may be observable by host object functions called using </w:t>
      </w:r>
      <w:r w:rsidR="00E80769" w:rsidRPr="00E77497">
        <w:rPr>
          <w:rFonts w:ascii="Courier New" w:hAnsi="Courier New" w:cs="Courier New"/>
          <w:b/>
        </w:rPr>
        <w:t>apply</w:t>
      </w:r>
      <w:r w:rsidR="00E80769" w:rsidRPr="00E77497">
        <w:t xml:space="preserve"> or </w:t>
      </w:r>
      <w:r w:rsidR="00E80769" w:rsidRPr="00E77497">
        <w:rPr>
          <w:rFonts w:ascii="Courier New" w:hAnsi="Courier New" w:cs="Courier New"/>
          <w:b/>
        </w:rPr>
        <w:t>call</w:t>
      </w:r>
      <w:r w:rsidR="00E80769" w:rsidRPr="00E77497">
        <w:t xml:space="preserve">. In addition, invoking a standard built-in function in this manner with </w:t>
      </w:r>
      <w:r w:rsidR="00E80769" w:rsidRPr="00E77497">
        <w:rPr>
          <w:b/>
        </w:rPr>
        <w:t>null</w:t>
      </w:r>
      <w:r w:rsidR="00E80769" w:rsidRPr="00E77497">
        <w:t xml:space="preserve"> or </w:t>
      </w:r>
      <w:r w:rsidR="00E80769" w:rsidRPr="00E77497">
        <w:rPr>
          <w:b/>
        </w:rPr>
        <w:t>undefined</w:t>
      </w:r>
      <w:r w:rsidR="00E80769" w:rsidRPr="00E77497">
        <w:t xml:space="preserve"> passed as the </w:t>
      </w:r>
      <w:r w:rsidR="00E80769" w:rsidRPr="00BC2562">
        <w:rPr>
          <w:b/>
        </w:rPr>
        <w:t>this</w:t>
      </w:r>
      <w:r w:rsidR="00E80769" w:rsidRPr="00E77497">
        <w:t xml:space="preserve"> value will in many cases cause behaviour in </w:t>
      </w:r>
      <w:r w:rsidR="00BB5F57" w:rsidRPr="00E77497">
        <w:t>Edition 5</w:t>
      </w:r>
      <w:r w:rsidR="00E80769" w:rsidRPr="00E77497">
        <w:t xml:space="preserve"> implementations that differ from </w:t>
      </w:r>
      <w:r w:rsidR="006E584F" w:rsidRPr="00E77497">
        <w:t>Edition 3</w:t>
      </w:r>
      <w:r w:rsidR="00E80769" w:rsidRPr="00E77497">
        <w:t xml:space="preserve"> behaviour. In particular, in </w:t>
      </w:r>
      <w:r w:rsidR="00BB5F57" w:rsidRPr="00E77497">
        <w:t>Edition 5</w:t>
      </w:r>
      <w:r w:rsidR="00E80769" w:rsidRPr="00E77497">
        <w:t xml:space="preserve"> built-in functions that are specified to actually use the passed </w:t>
      </w:r>
      <w:r w:rsidR="00E80769" w:rsidRPr="00E77497">
        <w:rPr>
          <w:b/>
        </w:rPr>
        <w:t>this</w:t>
      </w:r>
      <w:r w:rsidR="00E80769" w:rsidRPr="00E77497">
        <w:t xml:space="preserve"> value as an object typically throw a </w:t>
      </w:r>
      <w:r w:rsidR="00E80769" w:rsidRPr="00E77497">
        <w:rPr>
          <w:b/>
        </w:rPr>
        <w:t>TypeError</w:t>
      </w:r>
      <w:r w:rsidR="00E80769" w:rsidRPr="00E77497">
        <w:t xml:space="preserve"> exception if passed </w:t>
      </w:r>
      <w:r w:rsidR="00E80769" w:rsidRPr="00E77497">
        <w:rPr>
          <w:b/>
        </w:rPr>
        <w:t>null</w:t>
      </w:r>
      <w:r w:rsidR="00E80769" w:rsidRPr="00E77497">
        <w:t xml:space="preserve"> or </w:t>
      </w:r>
      <w:r w:rsidR="00E80769" w:rsidRPr="00E77497">
        <w:rPr>
          <w:b/>
        </w:rPr>
        <w:t>undefined</w:t>
      </w:r>
      <w:r w:rsidR="00E80769" w:rsidRPr="00E77497">
        <w:t xml:space="preserve"> as the </w:t>
      </w:r>
      <w:r w:rsidR="00E80769" w:rsidRPr="00E77497">
        <w:rPr>
          <w:b/>
        </w:rPr>
        <w:t>this</w:t>
      </w:r>
      <w:r w:rsidR="00E80769" w:rsidRPr="00E77497">
        <w:t xml:space="preserve"> value.</w:t>
      </w:r>
    </w:p>
    <w:p w14:paraId="5E363F4E" w14:textId="77777777" w:rsidR="00E80769" w:rsidRPr="00E77497" w:rsidRDefault="006D4E23" w:rsidP="00E80769">
      <w:r>
        <w:t>15.3.4</w:t>
      </w:r>
      <w:r w:rsidR="00E80769" w:rsidRPr="00E77497">
        <w:t xml:space="preserve">.2: In </w:t>
      </w:r>
      <w:r w:rsidR="00BB5F57" w:rsidRPr="00E77497">
        <w:t>Edition 5</w:t>
      </w:r>
      <w:r w:rsidR="00E80769" w:rsidRPr="00E77497">
        <w:t xml:space="preserve">, the </w:t>
      </w:r>
      <w:r w:rsidR="00E80769" w:rsidRPr="00E77497">
        <w:rPr>
          <w:rFonts w:ascii="Courier New" w:hAnsi="Courier New" w:cs="Courier New"/>
          <w:b/>
        </w:rPr>
        <w:t>prototype</w:t>
      </w:r>
      <w:r w:rsidR="00E80769" w:rsidRPr="00E77497">
        <w:t xml:space="preserve"> property of Function instances is not enumerable. In </w:t>
      </w:r>
      <w:r w:rsidR="006E584F" w:rsidRPr="00E77497">
        <w:t>Edition 3</w:t>
      </w:r>
      <w:r w:rsidR="00E80769" w:rsidRPr="00E77497">
        <w:t>, this property was enumerable.</w:t>
      </w:r>
    </w:p>
    <w:p w14:paraId="62277291" w14:textId="77777777" w:rsidR="00E80769" w:rsidRPr="00E77497" w:rsidRDefault="00E80769" w:rsidP="00BB784E">
      <w:r w:rsidRPr="00E77497">
        <w:t xml:space="preserve">15.5.5.2: In </w:t>
      </w:r>
      <w:r w:rsidR="00BB5F57" w:rsidRPr="00E77497">
        <w:t>Edition 5</w:t>
      </w:r>
      <w:r w:rsidRPr="00E77497">
        <w:t>, the individual characters of a String object’s [[</w:t>
      </w:r>
      <w:r w:rsidR="00BB784E">
        <w:t>StringData</w:t>
      </w:r>
      <w:r w:rsidRPr="00E77497">
        <w:t>]</w:t>
      </w:r>
      <w:r w:rsidR="00C81E7E">
        <w:t>]</w:t>
      </w:r>
      <w:r w:rsidRPr="00E77497">
        <w:t xml:space="preserv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14:paraId="1E631FB6" w14:textId="77777777"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5BC44655" w14:textId="77777777"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14:paraId="13CB1415" w14:textId="77777777"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14:paraId="70CE1E00" w14:textId="77777777"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14:paraId="2E61E4EE" w14:textId="77777777"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14:paraId="7C984CE8" w14:textId="77777777"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14:paraId="79CB674D" w14:textId="77777777"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xml:space="preserve">, testing for the presence of that name will show it to be </w:t>
      </w:r>
      <w:r w:rsidRPr="00C332EF">
        <w:rPr>
          <w:b/>
        </w:rPr>
        <w:t>undefined</w:t>
      </w:r>
      <w:r w:rsidRPr="00E77497">
        <w:t xml:space="preserve"> unless it is defined by the program or implementation.</w:t>
      </w:r>
    </w:p>
    <w:p w14:paraId="0B46DB1A" w14:textId="77777777" w:rsidR="00E80769" w:rsidRPr="00E77497" w:rsidRDefault="00E80769" w:rsidP="00990F07"/>
    <w:p w14:paraId="38503E1A" w14:textId="77777777" w:rsidR="00E80769" w:rsidRPr="00E77497" w:rsidRDefault="00E80769" w:rsidP="00990F07"/>
    <w:p w14:paraId="796B341F" w14:textId="77777777" w:rsidR="00C1377C" w:rsidRPr="00E77497" w:rsidRDefault="000D7240" w:rsidP="00C1377C">
      <w:pPr>
        <w:jc w:val="left"/>
      </w:pPr>
      <w:r w:rsidRPr="00E77497">
        <w:br w:type="page"/>
      </w:r>
    </w:p>
    <w:p w14:paraId="20BB90CF" w14:textId="77777777" w:rsidR="00C1377C" w:rsidRDefault="00C1377C" w:rsidP="00C1377C">
      <w:pPr>
        <w:pStyle w:val="ANNEX"/>
      </w:pPr>
      <w:r w:rsidRPr="00E77497">
        <w:rPr>
          <w:b w:val="0"/>
        </w:rPr>
        <w:br/>
      </w:r>
      <w:bookmarkStart w:id="8553" w:name="_Toc366142199"/>
      <w:r w:rsidRPr="00E77497">
        <w:rPr>
          <w:b w:val="0"/>
        </w:rPr>
        <w:t>(informative)</w:t>
      </w:r>
      <w:r w:rsidRPr="00E77497">
        <w:rPr>
          <w:b w:val="0"/>
        </w:rPr>
        <w:br/>
      </w:r>
      <w:r w:rsidRPr="00E77497">
        <w:br/>
      </w:r>
      <w:r w:rsidR="0045371C">
        <w:t>Static Semantic Rule Cross Reference</w:t>
      </w:r>
      <w:bookmarkEnd w:id="8553"/>
    </w:p>
    <w:p w14:paraId="56AF1F4D" w14:textId="77777777" w:rsidR="00C225F5" w:rsidRPr="00C225F5" w:rsidRDefault="00C225F5" w:rsidP="00C225F5">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TODO:  This Table is out of date and incomplete.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516"/>
        <w:gridCol w:w="4663"/>
        <w:gridCol w:w="1422"/>
        <w:gridCol w:w="1367"/>
      </w:tblGrid>
      <w:tr w:rsidR="00124DD2" w14:paraId="62FEF6FC" w14:textId="77777777" w:rsidTr="00DC1842">
        <w:tc>
          <w:tcPr>
            <w:tcW w:w="2516" w:type="dxa"/>
            <w:shd w:val="solid" w:color="000000" w:fill="FFFFFF"/>
          </w:tcPr>
          <w:p w14:paraId="1750BF77" w14:textId="77777777" w:rsidR="00010F9D" w:rsidRPr="00124DD2" w:rsidRDefault="00010F9D" w:rsidP="00010F9D">
            <w:pPr>
              <w:rPr>
                <w:b/>
                <w:bCs/>
              </w:rPr>
            </w:pPr>
            <w:r w:rsidRPr="00124DD2">
              <w:rPr>
                <w:b/>
                <w:bCs/>
              </w:rPr>
              <w:t>Routine Name</w:t>
            </w:r>
          </w:p>
        </w:tc>
        <w:tc>
          <w:tcPr>
            <w:tcW w:w="4663" w:type="dxa"/>
            <w:shd w:val="solid" w:color="000000" w:fill="FFFFFF"/>
          </w:tcPr>
          <w:p w14:paraId="0FCE00B0" w14:textId="77777777" w:rsidR="00010F9D" w:rsidRPr="00124DD2" w:rsidRDefault="00010F9D" w:rsidP="00010F9D">
            <w:pPr>
              <w:rPr>
                <w:b/>
                <w:bCs/>
              </w:rPr>
            </w:pPr>
            <w:r w:rsidRPr="00124DD2">
              <w:rPr>
                <w:b/>
                <w:bCs/>
              </w:rPr>
              <w:t>Purpose</w:t>
            </w:r>
          </w:p>
        </w:tc>
        <w:tc>
          <w:tcPr>
            <w:tcW w:w="1422" w:type="dxa"/>
            <w:shd w:val="solid" w:color="000000" w:fill="FFFFFF"/>
          </w:tcPr>
          <w:p w14:paraId="6CFD2C36" w14:textId="77777777" w:rsidR="00010F9D" w:rsidRPr="00124DD2" w:rsidRDefault="00010F9D" w:rsidP="00010F9D">
            <w:pPr>
              <w:rPr>
                <w:b/>
                <w:bCs/>
              </w:rPr>
            </w:pPr>
            <w:r w:rsidRPr="00124DD2">
              <w:rPr>
                <w:b/>
                <w:bCs/>
              </w:rPr>
              <w:t>Definitions</w:t>
            </w:r>
          </w:p>
        </w:tc>
        <w:tc>
          <w:tcPr>
            <w:tcW w:w="1367" w:type="dxa"/>
            <w:shd w:val="solid" w:color="000000" w:fill="FFFFFF"/>
          </w:tcPr>
          <w:p w14:paraId="4796105F" w14:textId="77777777" w:rsidR="00010F9D" w:rsidRPr="00124DD2" w:rsidRDefault="00010F9D" w:rsidP="00010F9D">
            <w:pPr>
              <w:rPr>
                <w:b/>
                <w:bCs/>
              </w:rPr>
            </w:pPr>
            <w:r w:rsidRPr="00124DD2">
              <w:rPr>
                <w:b/>
                <w:bCs/>
              </w:rPr>
              <w:t>Uses</w:t>
            </w:r>
          </w:p>
        </w:tc>
      </w:tr>
      <w:tr w:rsidR="00124DD2" w14:paraId="685B61F0" w14:textId="77777777" w:rsidTr="00DC1842">
        <w:tc>
          <w:tcPr>
            <w:tcW w:w="2516" w:type="dxa"/>
            <w:shd w:val="clear" w:color="auto" w:fill="auto"/>
          </w:tcPr>
          <w:p w14:paraId="6A55FFA8" w14:textId="77777777" w:rsidR="00010F9D" w:rsidRPr="00456540" w:rsidRDefault="00010F9D" w:rsidP="00010F9D">
            <w:pPr>
              <w:rPr>
                <w:rFonts w:ascii="Times New Roman" w:hAnsi="Times New Roman"/>
              </w:rPr>
            </w:pPr>
            <w:r w:rsidRPr="0096622D">
              <w:rPr>
                <w:rFonts w:ascii="Times New Roman" w:hAnsi="Times New Roman"/>
              </w:rPr>
              <w:t>BoundNames</w:t>
            </w:r>
          </w:p>
        </w:tc>
        <w:tc>
          <w:tcPr>
            <w:tcW w:w="4663" w:type="dxa"/>
            <w:shd w:val="clear" w:color="auto" w:fill="auto"/>
          </w:tcPr>
          <w:p w14:paraId="003DAF45" w14:textId="77777777" w:rsidR="00010F9D" w:rsidRDefault="00010F9D" w:rsidP="00010F9D">
            <w:r>
              <w:t>Produces a list of the Identif</w:t>
            </w:r>
            <w:ins w:id="8554" w:author="Rev 10 Allen Wirfs-Brock" w:date="2012-08-30T16:34:00Z">
              <w:r w:rsidR="00626B1E">
                <w:t>i</w:t>
              </w:r>
            </w:ins>
            <w:r>
              <w:t>ers bound by a production.  Does not include Identif</w:t>
            </w:r>
            <w:ins w:id="8555" w:author="Rev 10 Allen Wirfs-Brock" w:date="2012-08-30T16:33:00Z">
              <w:r w:rsidR="00626B1E">
                <w:t>i</w:t>
              </w:r>
            </w:ins>
            <w:r>
              <w:t>ers that are bound within inner environments associated with the production.</w:t>
            </w:r>
          </w:p>
        </w:tc>
        <w:tc>
          <w:tcPr>
            <w:tcW w:w="1422" w:type="dxa"/>
            <w:shd w:val="clear" w:color="auto" w:fill="auto"/>
          </w:tcPr>
          <w:p w14:paraId="5979985F" w14:textId="77777777" w:rsidR="00010F9D" w:rsidRDefault="00847FC9" w:rsidP="00E926E2">
            <w:pPr>
              <w:jc w:val="left"/>
            </w:pPr>
            <w:r>
              <w:t>12.2.1, 12.2.2, 12.2.4, 12.6.4</w:t>
            </w:r>
            <w:r w:rsidR="002D6D38">
              <w:t>, 13.1, 13.2</w:t>
            </w:r>
            <w:r w:rsidR="00FC399E">
              <w:t>, 13.5</w:t>
            </w:r>
          </w:p>
        </w:tc>
        <w:tc>
          <w:tcPr>
            <w:tcW w:w="1367" w:type="dxa"/>
            <w:shd w:val="clear" w:color="auto" w:fill="auto"/>
          </w:tcPr>
          <w:p w14:paraId="28D75818" w14:textId="77777777" w:rsidR="00010F9D" w:rsidRDefault="00010F9D" w:rsidP="00010F9D"/>
        </w:tc>
      </w:tr>
      <w:tr w:rsidR="00002FFA" w14:paraId="52809126" w14:textId="77777777" w:rsidTr="00DC1842">
        <w:tc>
          <w:tcPr>
            <w:tcW w:w="2516" w:type="dxa"/>
            <w:shd w:val="clear" w:color="auto" w:fill="auto"/>
          </w:tcPr>
          <w:p w14:paraId="14C9307F" w14:textId="77777777" w:rsidR="00002FFA" w:rsidRPr="0096622D" w:rsidRDefault="00002FFA" w:rsidP="00010F9D">
            <w:pPr>
              <w:rPr>
                <w:rFonts w:ascii="Times New Roman" w:hAnsi="Times New Roman"/>
              </w:rPr>
            </w:pPr>
            <w:r>
              <w:rPr>
                <w:rFonts w:ascii="Times New Roman" w:hAnsi="Times New Roman"/>
              </w:rPr>
              <w:t>ConstructorMethod</w:t>
            </w:r>
          </w:p>
        </w:tc>
        <w:tc>
          <w:tcPr>
            <w:tcW w:w="4663" w:type="dxa"/>
            <w:shd w:val="clear" w:color="auto" w:fill="auto"/>
          </w:tcPr>
          <w:p w14:paraId="055638BB" w14:textId="77777777" w:rsidR="00002FFA" w:rsidRDefault="00002FFA" w:rsidP="00A623D6">
            <w:pPr>
              <w:jc w:val="left"/>
            </w:pPr>
            <w:r>
              <w:t xml:space="preserve">From a </w:t>
            </w:r>
            <w:r w:rsidR="00A623D6" w:rsidRPr="00002FFA">
              <w:rPr>
                <w:rFonts w:ascii="Times New Roman" w:hAnsi="Times New Roman"/>
                <w:i/>
              </w:rPr>
              <w:t>Class</w:t>
            </w:r>
            <w:r w:rsidR="00A623D6">
              <w:rPr>
                <w:rFonts w:ascii="Times New Roman" w:hAnsi="Times New Roman"/>
                <w:i/>
              </w:rPr>
              <w:t>Body</w:t>
            </w:r>
            <w:r w:rsidR="00A623D6">
              <w:t xml:space="preserve"> return the first</w:t>
            </w:r>
            <w:r>
              <w:t xml:space="preserve"> </w:t>
            </w:r>
            <w:r w:rsidRPr="00002FFA">
              <w:rPr>
                <w:rFonts w:ascii="Times New Roman" w:hAnsi="Times New Roman"/>
                <w:i/>
              </w:rPr>
              <w:t>ClassElement</w:t>
            </w:r>
            <w:r>
              <w:t xml:space="preserve"> </w:t>
            </w:r>
            <w:r w:rsidR="00A623D6">
              <w:t>whose</w:t>
            </w:r>
            <w:r>
              <w:t xml:space="preserve"> </w:t>
            </w:r>
            <w:r w:rsidRPr="00002FFA">
              <w:rPr>
                <w:rFonts w:ascii="Times New Roman" w:hAnsi="Times New Roman"/>
              </w:rPr>
              <w:t>PropName</w:t>
            </w:r>
            <w:r>
              <w:t xml:space="preserve"> is  </w:t>
            </w:r>
            <w:r w:rsidRPr="00052EFC">
              <w:rPr>
                <w:rFonts w:cs="Arial"/>
                <w:b/>
              </w:rPr>
              <w:t>″</w:t>
            </w:r>
            <w:r>
              <w:rPr>
                <w:rFonts w:ascii="Courier New" w:hAnsi="Courier New" w:cs="Courier New"/>
                <w:b/>
              </w:rPr>
              <w:t>constru</w:t>
            </w:r>
            <w:ins w:id="8556" w:author="Rev 9 Allen Wirfs-Brock" w:date="2012-07-08T14:22:00Z">
              <w:r w:rsidR="00372375">
                <w:rPr>
                  <w:rFonts w:ascii="Courier New" w:hAnsi="Courier New" w:cs="Courier New"/>
                  <w:b/>
                </w:rPr>
                <w:t>c</w:t>
              </w:r>
            </w:ins>
            <w:r>
              <w:rPr>
                <w:rFonts w:ascii="Courier New" w:hAnsi="Courier New" w:cs="Courier New"/>
                <w:b/>
              </w:rPr>
              <w:t>tor</w:t>
            </w:r>
            <w:r w:rsidRPr="00557892">
              <w:rPr>
                <w:rFonts w:cs="Arial"/>
                <w:b/>
              </w:rPr>
              <w:t>″</w:t>
            </w:r>
            <w:r>
              <w:t>.</w:t>
            </w:r>
            <w:r w:rsidR="00A623D6">
              <w:t xml:space="preserve"> Returns empty if the </w:t>
            </w:r>
            <w:r w:rsidR="00A623D6" w:rsidRPr="00002FFA">
              <w:rPr>
                <w:rFonts w:ascii="Times New Roman" w:hAnsi="Times New Roman"/>
                <w:i/>
              </w:rPr>
              <w:t>Class</w:t>
            </w:r>
            <w:r w:rsidR="00A623D6">
              <w:rPr>
                <w:rFonts w:ascii="Times New Roman" w:hAnsi="Times New Roman"/>
                <w:i/>
              </w:rPr>
              <w:t>Body</w:t>
            </w:r>
            <w:r w:rsidR="00A623D6">
              <w:t xml:space="preserve"> does not contain one.</w:t>
            </w:r>
          </w:p>
        </w:tc>
        <w:tc>
          <w:tcPr>
            <w:tcW w:w="1422" w:type="dxa"/>
            <w:shd w:val="clear" w:color="auto" w:fill="auto"/>
          </w:tcPr>
          <w:p w14:paraId="57CB0113" w14:textId="77777777" w:rsidR="00002FFA" w:rsidRDefault="00A623D6" w:rsidP="00E926E2">
            <w:pPr>
              <w:jc w:val="left"/>
            </w:pPr>
            <w:r>
              <w:t>13.5</w:t>
            </w:r>
          </w:p>
        </w:tc>
        <w:tc>
          <w:tcPr>
            <w:tcW w:w="1367" w:type="dxa"/>
            <w:shd w:val="clear" w:color="auto" w:fill="auto"/>
          </w:tcPr>
          <w:p w14:paraId="21F51703" w14:textId="77777777" w:rsidR="00002FFA" w:rsidRDefault="00002FFA" w:rsidP="00010F9D"/>
        </w:tc>
      </w:tr>
      <w:tr w:rsidR="00124DD2" w14:paraId="521EC0C8" w14:textId="77777777" w:rsidTr="00DC1842">
        <w:tc>
          <w:tcPr>
            <w:tcW w:w="2516" w:type="dxa"/>
            <w:shd w:val="clear" w:color="auto" w:fill="auto"/>
          </w:tcPr>
          <w:p w14:paraId="294D4E73" w14:textId="77777777" w:rsidR="00010F9D" w:rsidRPr="00456540" w:rsidRDefault="0013423F" w:rsidP="00010F9D">
            <w:pPr>
              <w:rPr>
                <w:rFonts w:ascii="Times New Roman" w:hAnsi="Times New Roman"/>
              </w:rPr>
            </w:pPr>
            <w:r w:rsidRPr="0096622D">
              <w:rPr>
                <w:rFonts w:ascii="Times New Roman" w:hAnsi="Times New Roman"/>
              </w:rPr>
              <w:t>Contains</w:t>
            </w:r>
          </w:p>
        </w:tc>
        <w:tc>
          <w:tcPr>
            <w:tcW w:w="4663" w:type="dxa"/>
            <w:shd w:val="clear" w:color="auto" w:fill="auto"/>
          </w:tcPr>
          <w:p w14:paraId="15C75DFB" w14:textId="77777777" w:rsidR="00010F9D" w:rsidRDefault="0013423F" w:rsidP="00010F9D">
            <w:r>
              <w:t>Determine if a grammar production either directly or indirectly includes a grammar symbol</w:t>
            </w:r>
            <w:r w:rsidR="00002FFA">
              <w:t>.</w:t>
            </w:r>
          </w:p>
        </w:tc>
        <w:tc>
          <w:tcPr>
            <w:tcW w:w="1422" w:type="dxa"/>
            <w:shd w:val="clear" w:color="auto" w:fill="auto"/>
          </w:tcPr>
          <w:p w14:paraId="1C6D359C" w14:textId="77777777" w:rsidR="00010F9D" w:rsidRDefault="00FC399E" w:rsidP="00E926E2">
            <w:pPr>
              <w:jc w:val="left"/>
            </w:pPr>
            <w:r>
              <w:t xml:space="preserve">5.3, </w:t>
            </w:r>
            <w:r w:rsidR="002D6D38">
              <w:t>13.1, 13.2</w:t>
            </w:r>
            <w:r>
              <w:t>, 13.5</w:t>
            </w:r>
          </w:p>
        </w:tc>
        <w:tc>
          <w:tcPr>
            <w:tcW w:w="1367" w:type="dxa"/>
            <w:shd w:val="clear" w:color="auto" w:fill="auto"/>
          </w:tcPr>
          <w:p w14:paraId="24AE69D4" w14:textId="77777777" w:rsidR="00010F9D" w:rsidRDefault="00010F9D" w:rsidP="00010F9D"/>
        </w:tc>
      </w:tr>
      <w:tr w:rsidR="002D6D38" w14:paraId="1EDD2FCD" w14:textId="77777777" w:rsidTr="00DC1842">
        <w:tc>
          <w:tcPr>
            <w:tcW w:w="2516" w:type="dxa"/>
            <w:shd w:val="clear" w:color="auto" w:fill="auto"/>
          </w:tcPr>
          <w:p w14:paraId="00D69F89" w14:textId="77777777" w:rsidR="002D6D38" w:rsidRDefault="002D6D38" w:rsidP="00A960AF">
            <w:pPr>
              <w:rPr>
                <w:rFonts w:ascii="Times New Roman" w:hAnsi="Times New Roman"/>
              </w:rPr>
            </w:pPr>
            <w:r>
              <w:rPr>
                <w:rFonts w:ascii="Times New Roman" w:hAnsi="Times New Roman"/>
              </w:rPr>
              <w:t>CoveredFormalsList</w:t>
            </w:r>
          </w:p>
        </w:tc>
        <w:tc>
          <w:tcPr>
            <w:tcW w:w="4663" w:type="dxa"/>
            <w:shd w:val="clear" w:color="auto" w:fill="auto"/>
          </w:tcPr>
          <w:p w14:paraId="44B30D4E" w14:textId="77777777" w:rsidR="002D6D38" w:rsidRDefault="002D6D38" w:rsidP="00614339">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r w:rsidR="00002FFA">
              <w:t>.</w:t>
            </w:r>
          </w:p>
        </w:tc>
        <w:tc>
          <w:tcPr>
            <w:tcW w:w="1422" w:type="dxa"/>
            <w:shd w:val="clear" w:color="auto" w:fill="auto"/>
          </w:tcPr>
          <w:p w14:paraId="24124E91" w14:textId="77777777" w:rsidR="002D6D38" w:rsidRDefault="00E926E2" w:rsidP="00E926E2">
            <w:pPr>
              <w:jc w:val="left"/>
            </w:pPr>
            <w:r>
              <w:t>13.2</w:t>
            </w:r>
          </w:p>
        </w:tc>
        <w:tc>
          <w:tcPr>
            <w:tcW w:w="1367" w:type="dxa"/>
            <w:shd w:val="clear" w:color="auto" w:fill="auto"/>
          </w:tcPr>
          <w:p w14:paraId="6D5CDED3" w14:textId="77777777" w:rsidR="002D6D38" w:rsidRDefault="002D6D38" w:rsidP="00A960AF"/>
        </w:tc>
      </w:tr>
      <w:tr w:rsidR="00614339" w14:paraId="6BA1C5C7" w14:textId="77777777" w:rsidTr="00DC1842">
        <w:tc>
          <w:tcPr>
            <w:tcW w:w="2516" w:type="dxa"/>
            <w:shd w:val="clear" w:color="auto" w:fill="auto"/>
          </w:tcPr>
          <w:p w14:paraId="267F9BB9" w14:textId="77777777" w:rsidR="00614339" w:rsidRPr="0096622D" w:rsidRDefault="00614339" w:rsidP="00A960AF">
            <w:pPr>
              <w:rPr>
                <w:rFonts w:ascii="Times New Roman" w:hAnsi="Times New Roman"/>
              </w:rPr>
            </w:pPr>
            <w:r>
              <w:rPr>
                <w:rFonts w:ascii="Times New Roman" w:hAnsi="Times New Roman"/>
              </w:rPr>
              <w:t>CV</w:t>
            </w:r>
          </w:p>
        </w:tc>
        <w:tc>
          <w:tcPr>
            <w:tcW w:w="4663" w:type="dxa"/>
            <w:shd w:val="clear" w:color="auto" w:fill="auto"/>
          </w:tcPr>
          <w:p w14:paraId="0885D04B" w14:textId="77777777" w:rsidR="00614339" w:rsidRDefault="00614339" w:rsidP="00614339">
            <w:r>
              <w:t xml:space="preserve">Determines the “character value” of a component of a </w:t>
            </w:r>
            <w:r w:rsidRPr="00FC399E">
              <w:rPr>
                <w:rFonts w:ascii="Times New Roman" w:hAnsi="Times New Roman"/>
                <w:i/>
              </w:rPr>
              <w:t>StringLiteral</w:t>
            </w:r>
            <w:r>
              <w:t>.</w:t>
            </w:r>
          </w:p>
        </w:tc>
        <w:tc>
          <w:tcPr>
            <w:tcW w:w="1422" w:type="dxa"/>
            <w:shd w:val="clear" w:color="auto" w:fill="auto"/>
          </w:tcPr>
          <w:p w14:paraId="109476AF" w14:textId="77777777" w:rsidR="00614339" w:rsidRDefault="00614339" w:rsidP="00E926E2">
            <w:pPr>
              <w:jc w:val="left"/>
            </w:pPr>
            <w:r>
              <w:t>7.8.4</w:t>
            </w:r>
          </w:p>
        </w:tc>
        <w:tc>
          <w:tcPr>
            <w:tcW w:w="1367" w:type="dxa"/>
            <w:shd w:val="clear" w:color="auto" w:fill="auto"/>
          </w:tcPr>
          <w:p w14:paraId="2A99DC36" w14:textId="77777777" w:rsidR="00614339" w:rsidRDefault="00614339" w:rsidP="00A960AF"/>
        </w:tc>
      </w:tr>
      <w:tr w:rsidR="00614339" w14:paraId="43BBF04B" w14:textId="77777777" w:rsidTr="00DC1842">
        <w:tc>
          <w:tcPr>
            <w:tcW w:w="2516" w:type="dxa"/>
            <w:shd w:val="clear" w:color="auto" w:fill="auto"/>
          </w:tcPr>
          <w:p w14:paraId="382D4C0B" w14:textId="77777777" w:rsidR="00614339" w:rsidRPr="0096622D" w:rsidRDefault="00614339" w:rsidP="00010F9D">
            <w:pPr>
              <w:rPr>
                <w:rFonts w:ascii="Times New Roman" w:hAnsi="Times New Roman"/>
              </w:rPr>
            </w:pPr>
            <w:r>
              <w:rPr>
                <w:rFonts w:ascii="Times New Roman" w:hAnsi="Times New Roman"/>
              </w:rPr>
              <w:t>Elision Width</w:t>
            </w:r>
          </w:p>
        </w:tc>
        <w:tc>
          <w:tcPr>
            <w:tcW w:w="4663" w:type="dxa"/>
            <w:shd w:val="clear" w:color="auto" w:fill="auto"/>
          </w:tcPr>
          <w:p w14:paraId="3CCB1970" w14:textId="77777777" w:rsidR="00614339" w:rsidRDefault="00614339" w:rsidP="00010F9D">
            <w:r>
              <w:t xml:space="preserve">Determine the number of commas in an </w:t>
            </w:r>
            <w:r w:rsidRPr="00FC399E">
              <w:rPr>
                <w:rFonts w:ascii="Times New Roman" w:hAnsi="Times New Roman"/>
                <w:i/>
              </w:rPr>
              <w:t>Elision</w:t>
            </w:r>
            <w:r>
              <w:t>.</w:t>
            </w:r>
          </w:p>
        </w:tc>
        <w:tc>
          <w:tcPr>
            <w:tcW w:w="1422" w:type="dxa"/>
            <w:shd w:val="clear" w:color="auto" w:fill="auto"/>
          </w:tcPr>
          <w:p w14:paraId="569BB68D" w14:textId="77777777" w:rsidR="00614339" w:rsidRDefault="00614339" w:rsidP="00E926E2">
            <w:pPr>
              <w:jc w:val="left"/>
            </w:pPr>
            <w:r>
              <w:t>11.1.4.1</w:t>
            </w:r>
          </w:p>
        </w:tc>
        <w:tc>
          <w:tcPr>
            <w:tcW w:w="1367" w:type="dxa"/>
            <w:shd w:val="clear" w:color="auto" w:fill="auto"/>
          </w:tcPr>
          <w:p w14:paraId="2EB72966" w14:textId="77777777" w:rsidR="00614339" w:rsidRDefault="00614339" w:rsidP="00010F9D"/>
        </w:tc>
      </w:tr>
      <w:tr w:rsidR="00124DD2" w14:paraId="150D337C" w14:textId="77777777" w:rsidTr="00DC1842">
        <w:tc>
          <w:tcPr>
            <w:tcW w:w="2516" w:type="dxa"/>
            <w:shd w:val="clear" w:color="auto" w:fill="auto"/>
          </w:tcPr>
          <w:p w14:paraId="1BFE369A" w14:textId="77777777" w:rsidR="00BD653D" w:rsidRPr="00124DD2" w:rsidRDefault="00BD653D" w:rsidP="00010F9D">
            <w:pPr>
              <w:rPr>
                <w:rFonts w:ascii="Times New Roman" w:hAnsi="Times New Roman"/>
              </w:rPr>
            </w:pPr>
            <w:r w:rsidRPr="0096622D">
              <w:rPr>
                <w:rFonts w:ascii="Times New Roman" w:hAnsi="Times New Roman"/>
              </w:rPr>
              <w:t>ExpectedArgumentCount</w:t>
            </w:r>
          </w:p>
        </w:tc>
        <w:tc>
          <w:tcPr>
            <w:tcW w:w="4663" w:type="dxa"/>
            <w:shd w:val="clear" w:color="auto" w:fill="auto"/>
          </w:tcPr>
          <w:p w14:paraId="0281851F" w14:textId="77777777" w:rsidR="00BD653D" w:rsidRDefault="00BD653D" w:rsidP="00010F9D">
            <w:r>
              <w:t>Determine the “length” of an argument list for the purpose of initializing the “length” property of a function object.</w:t>
            </w:r>
          </w:p>
        </w:tc>
        <w:tc>
          <w:tcPr>
            <w:tcW w:w="1422" w:type="dxa"/>
            <w:shd w:val="clear" w:color="auto" w:fill="auto"/>
          </w:tcPr>
          <w:p w14:paraId="3DDC9B34" w14:textId="77777777" w:rsidR="00BD653D" w:rsidRDefault="002D6D38" w:rsidP="00E926E2">
            <w:pPr>
              <w:jc w:val="left"/>
            </w:pPr>
            <w:r>
              <w:t>13.1</w:t>
            </w:r>
            <w:r w:rsidR="00FC399E">
              <w:t>, 13.2, 13.3</w:t>
            </w:r>
          </w:p>
        </w:tc>
        <w:tc>
          <w:tcPr>
            <w:tcW w:w="1367" w:type="dxa"/>
            <w:shd w:val="clear" w:color="auto" w:fill="auto"/>
          </w:tcPr>
          <w:p w14:paraId="533AE26C" w14:textId="77777777" w:rsidR="00BD653D" w:rsidRDefault="00BD653D" w:rsidP="00010F9D"/>
        </w:tc>
      </w:tr>
      <w:tr w:rsidR="00124DD2" w14:paraId="19AF7DFA" w14:textId="77777777" w:rsidTr="00DC1842">
        <w:tc>
          <w:tcPr>
            <w:tcW w:w="2516" w:type="dxa"/>
            <w:shd w:val="clear" w:color="auto" w:fill="auto"/>
          </w:tcPr>
          <w:p w14:paraId="367CE541" w14:textId="77777777" w:rsidR="00522CC9" w:rsidRPr="00124DD2" w:rsidRDefault="00522CC9" w:rsidP="00010F9D">
            <w:pPr>
              <w:rPr>
                <w:rFonts w:ascii="Times New Roman" w:hAnsi="Times New Roman"/>
              </w:rPr>
            </w:pPr>
            <w:r w:rsidRPr="0096622D">
              <w:rPr>
                <w:rFonts w:ascii="Times New Roman" w:hAnsi="Times New Roman"/>
              </w:rPr>
              <w:t>HasInitialiser</w:t>
            </w:r>
          </w:p>
        </w:tc>
        <w:tc>
          <w:tcPr>
            <w:tcW w:w="4663" w:type="dxa"/>
            <w:shd w:val="clear" w:color="auto" w:fill="auto"/>
          </w:tcPr>
          <w:p w14:paraId="7073B3D8" w14:textId="77777777" w:rsidR="00522CC9" w:rsidRDefault="00522CC9" w:rsidP="00372375">
            <w:r>
              <w:t xml:space="preserve">Determines whether the production contains an </w:t>
            </w:r>
            <w:r w:rsidRPr="0096622D">
              <w:rPr>
                <w:rFonts w:ascii="Times New Roman" w:hAnsi="Times New Roman"/>
                <w:i/>
              </w:rPr>
              <w:t>Initialiser</w:t>
            </w:r>
            <w:r>
              <w:t xml:space="preserve"> production.</w:t>
            </w:r>
          </w:p>
        </w:tc>
        <w:tc>
          <w:tcPr>
            <w:tcW w:w="1422" w:type="dxa"/>
            <w:shd w:val="clear" w:color="auto" w:fill="auto"/>
          </w:tcPr>
          <w:p w14:paraId="21C75F61" w14:textId="77777777" w:rsidR="00522CC9" w:rsidRDefault="00847FC9" w:rsidP="00E926E2">
            <w:pPr>
              <w:jc w:val="left"/>
            </w:pPr>
            <w:r>
              <w:t>12.2.4</w:t>
            </w:r>
            <w:r w:rsidR="002D6D38">
              <w:t>, 13.1</w:t>
            </w:r>
          </w:p>
        </w:tc>
        <w:tc>
          <w:tcPr>
            <w:tcW w:w="1367" w:type="dxa"/>
            <w:shd w:val="clear" w:color="auto" w:fill="auto"/>
          </w:tcPr>
          <w:p w14:paraId="78A2D417" w14:textId="77777777" w:rsidR="00522CC9" w:rsidRDefault="00522CC9" w:rsidP="00010F9D"/>
        </w:tc>
      </w:tr>
      <w:tr w:rsidR="00124DD2" w14:paraId="4D6CFD98" w14:textId="77777777" w:rsidTr="00DC1842">
        <w:tc>
          <w:tcPr>
            <w:tcW w:w="2516" w:type="dxa"/>
            <w:shd w:val="clear" w:color="auto" w:fill="auto"/>
          </w:tcPr>
          <w:p w14:paraId="7C80B0F7" w14:textId="77777777" w:rsidR="00522CC9" w:rsidRPr="00124DD2" w:rsidRDefault="00522CC9" w:rsidP="00010F9D">
            <w:pPr>
              <w:rPr>
                <w:rFonts w:ascii="Times New Roman" w:hAnsi="Times New Roman"/>
              </w:rPr>
            </w:pPr>
            <w:r w:rsidRPr="00124DD2">
              <w:rPr>
                <w:rFonts w:ascii="Times New Roman" w:hAnsi="Times New Roman"/>
              </w:rPr>
              <w:t>IsConstantDeclaration</w:t>
            </w:r>
          </w:p>
        </w:tc>
        <w:tc>
          <w:tcPr>
            <w:tcW w:w="4663" w:type="dxa"/>
            <w:shd w:val="clear" w:color="auto" w:fill="auto"/>
          </w:tcPr>
          <w:p w14:paraId="7011E911" w14:textId="77777777" w:rsidR="00522CC9" w:rsidRDefault="00522CC9" w:rsidP="00010F9D">
            <w:r>
              <w:t>Determines whether the production introduces a immutable environment record binding</w:t>
            </w:r>
          </w:p>
        </w:tc>
        <w:tc>
          <w:tcPr>
            <w:tcW w:w="1422" w:type="dxa"/>
            <w:shd w:val="clear" w:color="auto" w:fill="auto"/>
          </w:tcPr>
          <w:p w14:paraId="7A271C65" w14:textId="77777777" w:rsidR="00522CC9" w:rsidRDefault="00847FC9" w:rsidP="00E926E2">
            <w:pPr>
              <w:jc w:val="left"/>
            </w:pPr>
            <w:r>
              <w:t>12.2</w:t>
            </w:r>
            <w:r w:rsidR="002D6D38">
              <w:t>,</w:t>
            </w:r>
            <w:r w:rsidR="00FC399E">
              <w:t xml:space="preserve"> </w:t>
            </w:r>
            <w:r w:rsidR="002D6D38">
              <w:t>13.1</w:t>
            </w:r>
            <w:r w:rsidR="00FC399E">
              <w:t>, 13.5</w:t>
            </w:r>
          </w:p>
        </w:tc>
        <w:tc>
          <w:tcPr>
            <w:tcW w:w="1367" w:type="dxa"/>
            <w:shd w:val="clear" w:color="auto" w:fill="auto"/>
          </w:tcPr>
          <w:p w14:paraId="49794C32" w14:textId="77777777" w:rsidR="00522CC9" w:rsidRDefault="00522CC9" w:rsidP="00010F9D"/>
        </w:tc>
      </w:tr>
      <w:tr w:rsidR="008C355B" w14:paraId="5B3A09F4" w14:textId="77777777" w:rsidTr="00DC1842">
        <w:tc>
          <w:tcPr>
            <w:tcW w:w="2516" w:type="dxa"/>
            <w:shd w:val="clear" w:color="auto" w:fill="auto"/>
          </w:tcPr>
          <w:p w14:paraId="69498B7B" w14:textId="77777777" w:rsidR="008C355B" w:rsidRPr="0096622D" w:rsidRDefault="008C355B" w:rsidP="00BD653D">
            <w:pPr>
              <w:rPr>
                <w:rFonts w:ascii="Times New Roman" w:hAnsi="Times New Roman"/>
              </w:rPr>
            </w:pPr>
            <w:r>
              <w:rPr>
                <w:rFonts w:ascii="Times New Roman" w:hAnsi="Times New Roman"/>
              </w:rPr>
              <w:t>IsInvalidAssignmentPattern</w:t>
            </w:r>
          </w:p>
        </w:tc>
        <w:tc>
          <w:tcPr>
            <w:tcW w:w="4663" w:type="dxa"/>
            <w:shd w:val="clear" w:color="auto" w:fill="auto"/>
          </w:tcPr>
          <w:p w14:paraId="4578D0AA" w14:textId="77777777" w:rsidR="008C355B" w:rsidRDefault="008C355B" w:rsidP="008C355B">
            <w:r>
              <w:t xml:space="preserve">Determines if a  </w:t>
            </w:r>
            <w:r w:rsidRPr="00FC399E">
              <w:rPr>
                <w:rFonts w:ascii="Times New Roman" w:hAnsi="Times New Roman"/>
                <w:i/>
              </w:rPr>
              <w:t>LeftHandSideExpression</w:t>
            </w:r>
            <w:r>
              <w:t xml:space="preserve"> is a valid assignment target.  Primarily for dealing with destructuring assignment targets.</w:t>
            </w:r>
          </w:p>
        </w:tc>
        <w:tc>
          <w:tcPr>
            <w:tcW w:w="1422" w:type="dxa"/>
            <w:shd w:val="clear" w:color="auto" w:fill="auto"/>
          </w:tcPr>
          <w:p w14:paraId="46E9E193" w14:textId="77777777" w:rsidR="008C355B" w:rsidRDefault="008C355B" w:rsidP="00E926E2">
            <w:pPr>
              <w:jc w:val="left"/>
            </w:pPr>
            <w:r>
              <w:t>11.2</w:t>
            </w:r>
          </w:p>
        </w:tc>
        <w:tc>
          <w:tcPr>
            <w:tcW w:w="1367" w:type="dxa"/>
            <w:shd w:val="clear" w:color="auto" w:fill="auto"/>
          </w:tcPr>
          <w:p w14:paraId="157F99C0" w14:textId="77777777" w:rsidR="008C355B" w:rsidRDefault="008C355B" w:rsidP="00010F9D"/>
        </w:tc>
      </w:tr>
      <w:tr w:rsidR="00847FC9" w14:paraId="3B34D309" w14:textId="77777777" w:rsidTr="00DC1842">
        <w:tc>
          <w:tcPr>
            <w:tcW w:w="2516" w:type="dxa"/>
            <w:shd w:val="clear" w:color="auto" w:fill="auto"/>
          </w:tcPr>
          <w:p w14:paraId="5C9CC01D" w14:textId="77777777" w:rsidR="00847FC9" w:rsidRPr="0096622D" w:rsidRDefault="00847FC9" w:rsidP="00BD653D">
            <w:pPr>
              <w:rPr>
                <w:rFonts w:ascii="Times New Roman" w:hAnsi="Times New Roman"/>
              </w:rPr>
            </w:pPr>
            <w:r>
              <w:rPr>
                <w:rFonts w:ascii="Times New Roman" w:hAnsi="Times New Roman"/>
              </w:rPr>
              <w:t>LexicalDeclarations</w:t>
            </w:r>
          </w:p>
        </w:tc>
        <w:tc>
          <w:tcPr>
            <w:tcW w:w="4663" w:type="dxa"/>
            <w:shd w:val="clear" w:color="auto" w:fill="auto"/>
          </w:tcPr>
          <w:p w14:paraId="0482F6A6" w14:textId="77777777" w:rsidR="00847FC9" w:rsidRDefault="00847FC9" w:rsidP="00BD653D">
            <w:r>
              <w:t>Return a List containing the components of a production that are processed as lexical declarations</w:t>
            </w:r>
          </w:p>
        </w:tc>
        <w:tc>
          <w:tcPr>
            <w:tcW w:w="1422" w:type="dxa"/>
            <w:shd w:val="clear" w:color="auto" w:fill="auto"/>
          </w:tcPr>
          <w:p w14:paraId="2F3CF72D" w14:textId="77777777" w:rsidR="00847FC9" w:rsidRDefault="00847FC9" w:rsidP="00E926E2">
            <w:pPr>
              <w:jc w:val="left"/>
            </w:pPr>
            <w:r>
              <w:t>12.1</w:t>
            </w:r>
            <w:r w:rsidR="002D6D38">
              <w:t>, 12.11</w:t>
            </w:r>
            <w:r w:rsidR="00FC399E">
              <w:t>, 12.5</w:t>
            </w:r>
          </w:p>
        </w:tc>
        <w:tc>
          <w:tcPr>
            <w:tcW w:w="1367" w:type="dxa"/>
            <w:shd w:val="clear" w:color="auto" w:fill="auto"/>
          </w:tcPr>
          <w:p w14:paraId="50E34E04" w14:textId="77777777" w:rsidR="00847FC9" w:rsidRDefault="00847FC9" w:rsidP="00010F9D"/>
        </w:tc>
      </w:tr>
      <w:tr w:rsidR="00124DD2" w14:paraId="7F3EA709" w14:textId="77777777" w:rsidTr="00DC1842">
        <w:tc>
          <w:tcPr>
            <w:tcW w:w="2516" w:type="dxa"/>
            <w:shd w:val="clear" w:color="auto" w:fill="auto"/>
          </w:tcPr>
          <w:p w14:paraId="7490C31A" w14:textId="77777777" w:rsidR="00010F9D" w:rsidRPr="00456540" w:rsidRDefault="00BD653D" w:rsidP="00BD653D">
            <w:pPr>
              <w:rPr>
                <w:rFonts w:ascii="Times New Roman" w:hAnsi="Times New Roman"/>
              </w:rPr>
            </w:pPr>
            <w:r w:rsidRPr="0096622D">
              <w:rPr>
                <w:rFonts w:ascii="Times New Roman" w:hAnsi="Times New Roman"/>
              </w:rPr>
              <w:t>LexicallyDeclaredName</w:t>
            </w:r>
            <w:r w:rsidR="002D6D38">
              <w:rPr>
                <w:rFonts w:ascii="Times New Roman" w:hAnsi="Times New Roman"/>
              </w:rPr>
              <w:t>s</w:t>
            </w:r>
          </w:p>
        </w:tc>
        <w:tc>
          <w:tcPr>
            <w:tcW w:w="4663" w:type="dxa"/>
            <w:shd w:val="clear" w:color="auto" w:fill="auto"/>
          </w:tcPr>
          <w:p w14:paraId="7099BD8B" w14:textId="77777777" w:rsidR="00010F9D" w:rsidRDefault="00BD653D" w:rsidP="00BD653D">
            <w:r>
              <w:t>Returns a list of the lexically scoped identifiers declared by a production.</w:t>
            </w:r>
          </w:p>
        </w:tc>
        <w:tc>
          <w:tcPr>
            <w:tcW w:w="1422" w:type="dxa"/>
            <w:shd w:val="clear" w:color="auto" w:fill="auto"/>
          </w:tcPr>
          <w:p w14:paraId="55097C80" w14:textId="77777777" w:rsidR="00010F9D" w:rsidRDefault="00847FC9" w:rsidP="00E926E2">
            <w:pPr>
              <w:jc w:val="left"/>
            </w:pPr>
            <w:r>
              <w:t>12.1</w:t>
            </w:r>
            <w:r w:rsidR="002D6D38">
              <w:t>, 13.1</w:t>
            </w:r>
            <w:r w:rsidR="00FC399E">
              <w:t>, 13.2, 13.5</w:t>
            </w:r>
          </w:p>
        </w:tc>
        <w:tc>
          <w:tcPr>
            <w:tcW w:w="1367" w:type="dxa"/>
            <w:shd w:val="clear" w:color="auto" w:fill="auto"/>
          </w:tcPr>
          <w:p w14:paraId="67FA0FD7" w14:textId="77777777" w:rsidR="00010F9D" w:rsidRDefault="00010F9D" w:rsidP="00010F9D"/>
        </w:tc>
      </w:tr>
      <w:tr w:rsidR="00A30CF3" w14:paraId="1367FBC1" w14:textId="77777777" w:rsidTr="00DC1842">
        <w:tc>
          <w:tcPr>
            <w:tcW w:w="2516" w:type="dxa"/>
            <w:shd w:val="clear" w:color="auto" w:fill="auto"/>
          </w:tcPr>
          <w:p w14:paraId="219AEEBF" w14:textId="77777777" w:rsidR="00A30CF3" w:rsidRDefault="00DC1842" w:rsidP="00002FFA">
            <w:pPr>
              <w:rPr>
                <w:rFonts w:ascii="Times New Roman" w:hAnsi="Times New Roman"/>
              </w:rPr>
            </w:pPr>
            <w:r>
              <w:rPr>
                <w:rFonts w:ascii="Times New Roman" w:hAnsi="Times New Roman"/>
              </w:rPr>
              <w:t>Prototype</w:t>
            </w:r>
            <w:r w:rsidR="00A30CF3">
              <w:rPr>
                <w:rFonts w:ascii="Times New Roman" w:hAnsi="Times New Roman"/>
              </w:rPr>
              <w:t>MethodDe</w:t>
            </w:r>
            <w:r w:rsidR="00002FFA">
              <w:rPr>
                <w:rFonts w:ascii="Times New Roman" w:hAnsi="Times New Roman"/>
              </w:rPr>
              <w:t>finitions</w:t>
            </w:r>
          </w:p>
        </w:tc>
        <w:tc>
          <w:tcPr>
            <w:tcW w:w="4663" w:type="dxa"/>
            <w:shd w:val="clear" w:color="auto" w:fill="auto"/>
          </w:tcPr>
          <w:p w14:paraId="4FC5CD35" w14:textId="77777777" w:rsidR="00A30CF3" w:rsidRPr="00002FFA" w:rsidRDefault="00A30CF3" w:rsidP="00BD653D">
            <w:r>
              <w:t>Return a list of the</w:t>
            </w:r>
            <w:r w:rsidR="00DC1842">
              <w:t xml:space="preserve"> non-static</w:t>
            </w:r>
            <w:r>
              <w:t xml:space="preserv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rsidR="00002FFA">
              <w:t>.</w:t>
            </w:r>
          </w:p>
        </w:tc>
        <w:tc>
          <w:tcPr>
            <w:tcW w:w="1422" w:type="dxa"/>
            <w:shd w:val="clear" w:color="auto" w:fill="auto"/>
          </w:tcPr>
          <w:p w14:paraId="725E5074" w14:textId="77777777" w:rsidR="00A30CF3" w:rsidRDefault="00A30CF3" w:rsidP="00E926E2">
            <w:pPr>
              <w:jc w:val="left"/>
            </w:pPr>
            <w:r>
              <w:t>13.5</w:t>
            </w:r>
          </w:p>
        </w:tc>
        <w:tc>
          <w:tcPr>
            <w:tcW w:w="1367" w:type="dxa"/>
            <w:shd w:val="clear" w:color="auto" w:fill="auto"/>
          </w:tcPr>
          <w:p w14:paraId="2741690E" w14:textId="77777777" w:rsidR="00A30CF3" w:rsidRDefault="00A30CF3" w:rsidP="00010F9D"/>
        </w:tc>
      </w:tr>
      <w:tr w:rsidR="00124DD2" w14:paraId="602FE297" w14:textId="77777777" w:rsidTr="00DC1842">
        <w:tc>
          <w:tcPr>
            <w:tcW w:w="2516" w:type="dxa"/>
            <w:shd w:val="clear" w:color="auto" w:fill="auto"/>
          </w:tcPr>
          <w:p w14:paraId="1731E166" w14:textId="77777777" w:rsidR="00BD653D" w:rsidRPr="0096622D" w:rsidRDefault="007B7BA4" w:rsidP="00BD653D">
            <w:pPr>
              <w:rPr>
                <w:rFonts w:ascii="Times New Roman" w:hAnsi="Times New Roman"/>
              </w:rPr>
            </w:pPr>
            <w:r>
              <w:rPr>
                <w:rFonts w:ascii="Times New Roman" w:hAnsi="Times New Roman"/>
              </w:rPr>
              <w:t>MV</w:t>
            </w:r>
          </w:p>
        </w:tc>
        <w:tc>
          <w:tcPr>
            <w:tcW w:w="4663" w:type="dxa"/>
            <w:shd w:val="clear" w:color="auto" w:fill="auto"/>
          </w:tcPr>
          <w:p w14:paraId="6FA0C810" w14:textId="77777777" w:rsidR="00BD653D" w:rsidRDefault="00614339" w:rsidP="00BD653D">
            <w:r>
              <w:t>Determines the “mathematical value” of a numeric lirteral or component of a numeric literal.</w:t>
            </w:r>
          </w:p>
        </w:tc>
        <w:tc>
          <w:tcPr>
            <w:tcW w:w="1422" w:type="dxa"/>
            <w:shd w:val="clear" w:color="auto" w:fill="auto"/>
          </w:tcPr>
          <w:p w14:paraId="06280EFE" w14:textId="77777777" w:rsidR="00BD653D" w:rsidRDefault="00614339" w:rsidP="00E926E2">
            <w:pPr>
              <w:jc w:val="left"/>
            </w:pPr>
            <w:r>
              <w:t>7.8.3</w:t>
            </w:r>
          </w:p>
        </w:tc>
        <w:tc>
          <w:tcPr>
            <w:tcW w:w="1367" w:type="dxa"/>
            <w:shd w:val="clear" w:color="auto" w:fill="auto"/>
          </w:tcPr>
          <w:p w14:paraId="49D3DF72" w14:textId="77777777" w:rsidR="00BD653D" w:rsidRDefault="00BD653D" w:rsidP="00010F9D"/>
        </w:tc>
      </w:tr>
      <w:tr w:rsidR="00614339" w14:paraId="2D5857BC" w14:textId="77777777" w:rsidTr="00DC1842">
        <w:tc>
          <w:tcPr>
            <w:tcW w:w="2516" w:type="dxa"/>
            <w:shd w:val="clear" w:color="auto" w:fill="auto"/>
          </w:tcPr>
          <w:p w14:paraId="2814B451" w14:textId="77777777" w:rsidR="00614339" w:rsidRDefault="00614339" w:rsidP="00BD653D">
            <w:pPr>
              <w:rPr>
                <w:rFonts w:ascii="Times New Roman" w:hAnsi="Times New Roman"/>
              </w:rPr>
            </w:pPr>
            <w:r>
              <w:rPr>
                <w:rFonts w:ascii="Times New Roman" w:hAnsi="Times New Roman"/>
              </w:rPr>
              <w:t>PropName</w:t>
            </w:r>
          </w:p>
        </w:tc>
        <w:tc>
          <w:tcPr>
            <w:tcW w:w="4663" w:type="dxa"/>
            <w:shd w:val="clear" w:color="auto" w:fill="auto"/>
          </w:tcPr>
          <w:p w14:paraId="3D564BC3" w14:textId="77777777" w:rsidR="00614339" w:rsidRDefault="00614339" w:rsidP="00BD653D">
            <w:r>
              <w:t>Determines the string value of the property name referenced by a production.</w:t>
            </w:r>
          </w:p>
        </w:tc>
        <w:tc>
          <w:tcPr>
            <w:tcW w:w="1422" w:type="dxa"/>
            <w:shd w:val="clear" w:color="auto" w:fill="auto"/>
          </w:tcPr>
          <w:p w14:paraId="32A5447E" w14:textId="77777777" w:rsidR="00614339" w:rsidRDefault="00614339" w:rsidP="00E926E2">
            <w:pPr>
              <w:jc w:val="left"/>
            </w:pPr>
            <w:r>
              <w:t>11.1.5.1</w:t>
            </w:r>
            <w:r w:rsidR="00FC399E">
              <w:t>, 13.3, 13.5</w:t>
            </w:r>
          </w:p>
        </w:tc>
        <w:tc>
          <w:tcPr>
            <w:tcW w:w="1367" w:type="dxa"/>
            <w:shd w:val="clear" w:color="auto" w:fill="auto"/>
          </w:tcPr>
          <w:p w14:paraId="094168A6" w14:textId="77777777" w:rsidR="00614339" w:rsidRDefault="00614339" w:rsidP="00010F9D"/>
        </w:tc>
      </w:tr>
      <w:tr w:rsidR="00614339" w14:paraId="1FEDB037" w14:textId="77777777" w:rsidTr="00DC1842">
        <w:tc>
          <w:tcPr>
            <w:tcW w:w="2516" w:type="dxa"/>
            <w:shd w:val="clear" w:color="auto" w:fill="auto"/>
          </w:tcPr>
          <w:p w14:paraId="312AA050" w14:textId="77777777" w:rsidR="00614339" w:rsidRDefault="00614339" w:rsidP="00BD653D">
            <w:pPr>
              <w:rPr>
                <w:rFonts w:ascii="Times New Roman" w:hAnsi="Times New Roman"/>
              </w:rPr>
            </w:pPr>
            <w:r>
              <w:rPr>
                <w:rFonts w:ascii="Times New Roman" w:hAnsi="Times New Roman"/>
              </w:rPr>
              <w:t>PropNameList</w:t>
            </w:r>
          </w:p>
        </w:tc>
        <w:tc>
          <w:tcPr>
            <w:tcW w:w="4663" w:type="dxa"/>
            <w:shd w:val="clear" w:color="auto" w:fill="auto"/>
          </w:tcPr>
          <w:p w14:paraId="4B54EECF" w14:textId="77777777" w:rsidR="00614339" w:rsidRDefault="008C355B" w:rsidP="008C355B">
            <w:r>
              <w:t>Returns a List of the string values of the property names referenced by a production. The list reflects the order of the references in the source text.  The list may contain duplicate elements.</w:t>
            </w:r>
          </w:p>
        </w:tc>
        <w:tc>
          <w:tcPr>
            <w:tcW w:w="1422" w:type="dxa"/>
            <w:shd w:val="clear" w:color="auto" w:fill="auto"/>
          </w:tcPr>
          <w:p w14:paraId="145A5B8F" w14:textId="77777777" w:rsidR="00614339" w:rsidRDefault="008C355B" w:rsidP="00E926E2">
            <w:pPr>
              <w:jc w:val="left"/>
            </w:pPr>
            <w:r>
              <w:t>11</w:t>
            </w:r>
            <w:r w:rsidR="00FC399E">
              <w:t>.</w:t>
            </w:r>
            <w:r>
              <w:t>5</w:t>
            </w:r>
            <w:r w:rsidR="00FC399E">
              <w:t>.</w:t>
            </w:r>
            <w:r>
              <w:t>1</w:t>
            </w:r>
            <w:r w:rsidR="00FC399E">
              <w:t>, 13.5</w:t>
            </w:r>
          </w:p>
        </w:tc>
        <w:tc>
          <w:tcPr>
            <w:tcW w:w="1367" w:type="dxa"/>
            <w:shd w:val="clear" w:color="auto" w:fill="auto"/>
          </w:tcPr>
          <w:p w14:paraId="6977470D" w14:textId="77777777" w:rsidR="00614339" w:rsidRDefault="00614339" w:rsidP="00010F9D"/>
        </w:tc>
      </w:tr>
      <w:tr w:rsidR="00DC1842" w14:paraId="637AB543" w14:textId="77777777" w:rsidTr="00DC1842">
        <w:tc>
          <w:tcPr>
            <w:tcW w:w="2516" w:type="dxa"/>
            <w:shd w:val="clear" w:color="auto" w:fill="auto"/>
          </w:tcPr>
          <w:p w14:paraId="7C8DF66F" w14:textId="77777777" w:rsidR="00DC1842" w:rsidRDefault="00DC1842" w:rsidP="00224061">
            <w:pPr>
              <w:rPr>
                <w:rFonts w:ascii="Times New Roman" w:hAnsi="Times New Roman"/>
              </w:rPr>
            </w:pPr>
            <w:r>
              <w:rPr>
                <w:rFonts w:ascii="Times New Roman" w:hAnsi="Times New Roman"/>
              </w:rPr>
              <w:t>PrototypeMethodDefinitions</w:t>
            </w:r>
          </w:p>
        </w:tc>
        <w:tc>
          <w:tcPr>
            <w:tcW w:w="4663" w:type="dxa"/>
            <w:shd w:val="clear" w:color="auto" w:fill="auto"/>
          </w:tcPr>
          <w:p w14:paraId="6D33F2F6" w14:textId="77777777" w:rsidR="00DC1842" w:rsidRPr="00002FFA" w:rsidRDefault="00DC1842" w:rsidP="00224061">
            <w:r>
              <w:t xml:space="preserve">Return a list of the non-static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14:paraId="7CFCC445" w14:textId="77777777" w:rsidR="00DC1842" w:rsidRDefault="00DC1842" w:rsidP="00224061">
            <w:pPr>
              <w:jc w:val="left"/>
            </w:pPr>
            <w:r>
              <w:t>13.5</w:t>
            </w:r>
          </w:p>
        </w:tc>
        <w:tc>
          <w:tcPr>
            <w:tcW w:w="1367" w:type="dxa"/>
            <w:shd w:val="clear" w:color="auto" w:fill="auto"/>
          </w:tcPr>
          <w:p w14:paraId="0802837B" w14:textId="77777777" w:rsidR="00DC1842" w:rsidRDefault="00DC1842" w:rsidP="00224061"/>
        </w:tc>
      </w:tr>
      <w:tr w:rsidR="0021118F" w14:paraId="12524EB8" w14:textId="77777777" w:rsidTr="00DC1842">
        <w:tc>
          <w:tcPr>
            <w:tcW w:w="2516" w:type="dxa"/>
            <w:shd w:val="clear" w:color="auto" w:fill="auto"/>
          </w:tcPr>
          <w:p w14:paraId="7588B24A" w14:textId="77777777" w:rsidR="0021118F" w:rsidRDefault="0021118F" w:rsidP="00BD653D">
            <w:pPr>
              <w:rPr>
                <w:rFonts w:ascii="Times New Roman" w:hAnsi="Times New Roman"/>
              </w:rPr>
            </w:pPr>
            <w:r>
              <w:rPr>
                <w:rFonts w:ascii="Times New Roman" w:hAnsi="Times New Roman"/>
              </w:rPr>
              <w:t>ReferencesSuper</w:t>
            </w:r>
          </w:p>
        </w:tc>
        <w:tc>
          <w:tcPr>
            <w:tcW w:w="4663" w:type="dxa"/>
            <w:shd w:val="clear" w:color="auto" w:fill="auto"/>
          </w:tcPr>
          <w:p w14:paraId="182CB0C1" w14:textId="77777777" w:rsidR="0021118F" w:rsidRDefault="0021118F" w:rsidP="0021118F">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p>
        </w:tc>
        <w:tc>
          <w:tcPr>
            <w:tcW w:w="1422" w:type="dxa"/>
            <w:shd w:val="clear" w:color="auto" w:fill="auto"/>
          </w:tcPr>
          <w:p w14:paraId="058596F0" w14:textId="77777777" w:rsidR="0021118F" w:rsidRDefault="0021118F" w:rsidP="00E926E2">
            <w:pPr>
              <w:jc w:val="left"/>
            </w:pPr>
            <w:r>
              <w:t>13.3</w:t>
            </w:r>
          </w:p>
        </w:tc>
        <w:tc>
          <w:tcPr>
            <w:tcW w:w="1367" w:type="dxa"/>
            <w:shd w:val="clear" w:color="auto" w:fill="auto"/>
          </w:tcPr>
          <w:p w14:paraId="70FC18DA" w14:textId="77777777" w:rsidR="0021118F" w:rsidRDefault="0021118F" w:rsidP="00010F9D"/>
        </w:tc>
      </w:tr>
      <w:tr w:rsidR="00FC399E" w14:paraId="1EE26B69" w14:textId="77777777" w:rsidTr="00DC1842">
        <w:tc>
          <w:tcPr>
            <w:tcW w:w="2516" w:type="dxa"/>
            <w:shd w:val="clear" w:color="auto" w:fill="auto"/>
          </w:tcPr>
          <w:p w14:paraId="7AA2B57E" w14:textId="77777777" w:rsidR="00FC399E" w:rsidRDefault="00FC399E" w:rsidP="00BD653D">
            <w:pPr>
              <w:rPr>
                <w:rFonts w:ascii="Times New Roman" w:hAnsi="Times New Roman"/>
              </w:rPr>
            </w:pPr>
            <w:r>
              <w:rPr>
                <w:rFonts w:ascii="Times New Roman" w:hAnsi="Times New Roman"/>
              </w:rPr>
              <w:t>SpecialMethod</w:t>
            </w:r>
          </w:p>
        </w:tc>
        <w:tc>
          <w:tcPr>
            <w:tcW w:w="4663" w:type="dxa"/>
            <w:shd w:val="clear" w:color="auto" w:fill="auto"/>
          </w:tcPr>
          <w:p w14:paraId="4F199C02" w14:textId="77777777" w:rsidR="00FC399E" w:rsidRDefault="00FC399E" w:rsidP="00BD653D">
            <w:r>
              <w:t xml:space="preserve">Determine if a </w:t>
            </w:r>
            <w:r w:rsidRPr="00E926E2">
              <w:rPr>
                <w:rFonts w:ascii="Times New Roman" w:hAnsi="Times New Roman"/>
                <w:i/>
              </w:rPr>
              <w:t>MethodDefinition</w:t>
            </w:r>
            <w:r>
              <w:t xml:space="preserve"> defines a generator method or an accessor property.</w:t>
            </w:r>
          </w:p>
        </w:tc>
        <w:tc>
          <w:tcPr>
            <w:tcW w:w="1422" w:type="dxa"/>
            <w:shd w:val="clear" w:color="auto" w:fill="auto"/>
          </w:tcPr>
          <w:p w14:paraId="2482CEAC" w14:textId="77777777" w:rsidR="00FC399E" w:rsidRDefault="00FC399E" w:rsidP="00E926E2">
            <w:pPr>
              <w:jc w:val="left"/>
            </w:pPr>
            <w:r>
              <w:t>13.3</w:t>
            </w:r>
          </w:p>
        </w:tc>
        <w:tc>
          <w:tcPr>
            <w:tcW w:w="1367" w:type="dxa"/>
            <w:shd w:val="clear" w:color="auto" w:fill="auto"/>
          </w:tcPr>
          <w:p w14:paraId="493F5D13" w14:textId="77777777" w:rsidR="00FC399E" w:rsidRDefault="00FC399E" w:rsidP="00010F9D"/>
        </w:tc>
      </w:tr>
      <w:tr w:rsidR="00DC1842" w14:paraId="68405C22" w14:textId="77777777" w:rsidTr="00DC1842">
        <w:tc>
          <w:tcPr>
            <w:tcW w:w="2516" w:type="dxa"/>
            <w:shd w:val="clear" w:color="auto" w:fill="auto"/>
          </w:tcPr>
          <w:p w14:paraId="6F3F55E3" w14:textId="77777777" w:rsidR="00DC1842" w:rsidRDefault="00DC1842" w:rsidP="00224061">
            <w:pPr>
              <w:rPr>
                <w:rFonts w:ascii="Times New Roman" w:hAnsi="Times New Roman"/>
              </w:rPr>
            </w:pPr>
            <w:r>
              <w:rPr>
                <w:rFonts w:ascii="Times New Roman" w:hAnsi="Times New Roman"/>
              </w:rPr>
              <w:t>StaticMethodDefinitions</w:t>
            </w:r>
          </w:p>
        </w:tc>
        <w:tc>
          <w:tcPr>
            <w:tcW w:w="4663" w:type="dxa"/>
            <w:shd w:val="clear" w:color="auto" w:fill="auto"/>
          </w:tcPr>
          <w:p w14:paraId="6BCECEE3" w14:textId="77777777" w:rsidR="00DC1842" w:rsidRPr="00002FFA" w:rsidRDefault="00DC1842" w:rsidP="00DC1842">
            <w:r>
              <w:t xml:space="preserve">Return a list of the 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14:paraId="77E3CA2E" w14:textId="77777777" w:rsidR="00DC1842" w:rsidRDefault="00DC1842" w:rsidP="00224061">
            <w:pPr>
              <w:jc w:val="left"/>
            </w:pPr>
            <w:r>
              <w:t>13.5</w:t>
            </w:r>
          </w:p>
        </w:tc>
        <w:tc>
          <w:tcPr>
            <w:tcW w:w="1367" w:type="dxa"/>
            <w:shd w:val="clear" w:color="auto" w:fill="auto"/>
          </w:tcPr>
          <w:p w14:paraId="78D04051" w14:textId="77777777" w:rsidR="00DC1842" w:rsidRDefault="00DC1842" w:rsidP="00224061"/>
        </w:tc>
      </w:tr>
      <w:tr w:rsidR="00124DD2" w14:paraId="013F21C9" w14:textId="77777777" w:rsidTr="00DC1842">
        <w:tc>
          <w:tcPr>
            <w:tcW w:w="2516" w:type="dxa"/>
            <w:shd w:val="clear" w:color="auto" w:fill="auto"/>
          </w:tcPr>
          <w:p w14:paraId="081B762C" w14:textId="77777777" w:rsidR="00BD653D" w:rsidRPr="0096622D" w:rsidRDefault="00614339" w:rsidP="00BD653D">
            <w:pPr>
              <w:rPr>
                <w:rFonts w:ascii="Times New Roman" w:hAnsi="Times New Roman"/>
              </w:rPr>
            </w:pPr>
            <w:r>
              <w:rPr>
                <w:rFonts w:ascii="Times New Roman" w:hAnsi="Times New Roman"/>
              </w:rPr>
              <w:t>SV</w:t>
            </w:r>
          </w:p>
        </w:tc>
        <w:tc>
          <w:tcPr>
            <w:tcW w:w="4663" w:type="dxa"/>
            <w:shd w:val="clear" w:color="auto" w:fill="auto"/>
          </w:tcPr>
          <w:p w14:paraId="20912617" w14:textId="77777777" w:rsidR="00BD653D" w:rsidRDefault="00614339" w:rsidP="00BD653D">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p>
        </w:tc>
        <w:tc>
          <w:tcPr>
            <w:tcW w:w="1422" w:type="dxa"/>
            <w:shd w:val="clear" w:color="auto" w:fill="auto"/>
          </w:tcPr>
          <w:p w14:paraId="7B6F0B5B" w14:textId="77777777" w:rsidR="00BD653D" w:rsidRDefault="00614339" w:rsidP="00E926E2">
            <w:pPr>
              <w:jc w:val="left"/>
            </w:pPr>
            <w:r>
              <w:t>7.8.4</w:t>
            </w:r>
          </w:p>
        </w:tc>
        <w:tc>
          <w:tcPr>
            <w:tcW w:w="1367" w:type="dxa"/>
            <w:shd w:val="clear" w:color="auto" w:fill="auto"/>
          </w:tcPr>
          <w:p w14:paraId="6E139B71" w14:textId="77777777" w:rsidR="00BD653D" w:rsidRDefault="00BD653D" w:rsidP="00010F9D"/>
        </w:tc>
      </w:tr>
      <w:tr w:rsidR="00847FC9" w14:paraId="2CFF8D44" w14:textId="77777777" w:rsidTr="00DC1842">
        <w:tc>
          <w:tcPr>
            <w:tcW w:w="2516" w:type="dxa"/>
            <w:shd w:val="clear" w:color="auto" w:fill="auto"/>
          </w:tcPr>
          <w:p w14:paraId="6DFFC680" w14:textId="77777777" w:rsidR="00847FC9" w:rsidRDefault="00847FC9" w:rsidP="00BD653D">
            <w:pPr>
              <w:rPr>
                <w:rFonts w:ascii="Times New Roman" w:hAnsi="Times New Roman"/>
              </w:rPr>
            </w:pPr>
          </w:p>
        </w:tc>
        <w:tc>
          <w:tcPr>
            <w:tcW w:w="4663" w:type="dxa"/>
            <w:shd w:val="clear" w:color="auto" w:fill="auto"/>
          </w:tcPr>
          <w:p w14:paraId="086F1C55" w14:textId="77777777" w:rsidR="00847FC9" w:rsidRDefault="00847FC9" w:rsidP="00BD653D"/>
        </w:tc>
        <w:tc>
          <w:tcPr>
            <w:tcW w:w="1422" w:type="dxa"/>
            <w:shd w:val="clear" w:color="auto" w:fill="auto"/>
          </w:tcPr>
          <w:p w14:paraId="299EA340" w14:textId="77777777" w:rsidR="00847FC9" w:rsidRDefault="00847FC9" w:rsidP="00E926E2">
            <w:pPr>
              <w:jc w:val="left"/>
            </w:pPr>
          </w:p>
        </w:tc>
        <w:tc>
          <w:tcPr>
            <w:tcW w:w="1367" w:type="dxa"/>
            <w:shd w:val="clear" w:color="auto" w:fill="auto"/>
          </w:tcPr>
          <w:p w14:paraId="45E994D5" w14:textId="77777777" w:rsidR="00847FC9" w:rsidRDefault="00847FC9" w:rsidP="00010F9D"/>
        </w:tc>
      </w:tr>
      <w:tr w:rsidR="00124DD2" w14:paraId="70553ACB" w14:textId="77777777" w:rsidTr="00DC1842">
        <w:tc>
          <w:tcPr>
            <w:tcW w:w="2516" w:type="dxa"/>
            <w:shd w:val="clear" w:color="auto" w:fill="auto"/>
          </w:tcPr>
          <w:p w14:paraId="62DB3408" w14:textId="77777777" w:rsidR="00BD653D" w:rsidRPr="00456540" w:rsidRDefault="00BD653D" w:rsidP="00BD653D">
            <w:pPr>
              <w:rPr>
                <w:rFonts w:ascii="Times New Roman" w:hAnsi="Times New Roman"/>
              </w:rPr>
            </w:pPr>
            <w:r w:rsidRPr="0096622D">
              <w:rPr>
                <w:rFonts w:ascii="Times New Roman" w:hAnsi="Times New Roman"/>
              </w:rPr>
              <w:t>VarDeclaredNames</w:t>
            </w:r>
          </w:p>
        </w:tc>
        <w:tc>
          <w:tcPr>
            <w:tcW w:w="4663" w:type="dxa"/>
            <w:shd w:val="clear" w:color="auto" w:fill="auto"/>
          </w:tcPr>
          <w:p w14:paraId="0E67F7F1" w14:textId="77777777" w:rsidR="00BD653D" w:rsidRDefault="00BD653D" w:rsidP="00BD653D">
            <w:r>
              <w:t>Returns a list of the local top-level scoped identifiers declared by a production.  These are identifier that are scoped as if by a var statement.</w:t>
            </w:r>
          </w:p>
        </w:tc>
        <w:tc>
          <w:tcPr>
            <w:tcW w:w="1422" w:type="dxa"/>
            <w:shd w:val="clear" w:color="auto" w:fill="auto"/>
          </w:tcPr>
          <w:p w14:paraId="459F94A5" w14:textId="77777777" w:rsidR="00BD653D" w:rsidRDefault="00847FC9" w:rsidP="00E926E2">
            <w:pPr>
              <w:jc w:val="left"/>
            </w:pPr>
            <w:r>
              <w:t>12.1, 12.5, 12.6.1, 12.6.2, 12.6.3, 12.6.4</w:t>
            </w:r>
            <w:r w:rsidR="002D6D38">
              <w:t>, 12.12, 13.1</w:t>
            </w:r>
            <w:r w:rsidR="00FC399E">
              <w:t>, 13.5</w:t>
            </w:r>
          </w:p>
        </w:tc>
        <w:tc>
          <w:tcPr>
            <w:tcW w:w="1367" w:type="dxa"/>
            <w:shd w:val="clear" w:color="auto" w:fill="auto"/>
          </w:tcPr>
          <w:p w14:paraId="16164B58" w14:textId="77777777" w:rsidR="00BD653D" w:rsidRDefault="00BD653D" w:rsidP="00010F9D"/>
        </w:tc>
      </w:tr>
    </w:tbl>
    <w:p w14:paraId="10BD770F" w14:textId="77777777" w:rsidR="00010F9D" w:rsidRPr="00010F9D" w:rsidRDefault="00010F9D" w:rsidP="00E926E2"/>
    <w:p w14:paraId="4F8D30EC" w14:textId="77777777" w:rsidR="00690D1B" w:rsidRDefault="00690D1B">
      <w:pPr>
        <w:pStyle w:val="1"/>
        <w:numPr>
          <w:ilvl w:val="0"/>
          <w:numId w:val="0"/>
        </w:numPr>
        <w:rPr>
          <w:ins w:id="8557" w:author="Rev 8 Allen Wirfs-Brock" w:date="2012-06-11T14:40:00Z"/>
        </w:rPr>
        <w:pPrChange w:id="8558" w:author="Rev 8 Allen Wirfs-Brock" w:date="2012-06-11T14:40:00Z">
          <w:pPr>
            <w:pStyle w:val="zzBiblio"/>
          </w:pPr>
        </w:pPrChange>
      </w:pPr>
      <w:ins w:id="8559" w:author="Rev 8 Allen Wirfs-Brock" w:date="2012-06-11T14:38:00Z">
        <w:r>
          <w:br w:type="page"/>
        </w:r>
        <w:bookmarkStart w:id="8560" w:name="_Toc366142200"/>
        <w:r>
          <w:t xml:space="preserve">Scrap </w:t>
        </w:r>
      </w:ins>
      <w:ins w:id="8561" w:author="Rev 8 Allen Wirfs-Brock" w:date="2012-06-11T14:40:00Z">
        <w:r>
          <w:t>Heap</w:t>
        </w:r>
        <w:bookmarkEnd w:id="8560"/>
      </w:ins>
    </w:p>
    <w:p w14:paraId="769AA998" w14:textId="77777777" w:rsidR="00690D1B" w:rsidRDefault="00690D1B">
      <w:pPr>
        <w:rPr>
          <w:ins w:id="8562" w:author="Rev 8 Allen Wirfs-Brock" w:date="2012-06-11T14:40:00Z"/>
        </w:rPr>
        <w:pPrChange w:id="8563" w:author="Rev 8 Allen Wirfs-Brock" w:date="2012-06-11T14:40:00Z">
          <w:pPr>
            <w:pStyle w:val="zzBiblio"/>
          </w:pPr>
        </w:pPrChange>
      </w:pPr>
      <w:ins w:id="8564" w:author="Rev 8 Allen Wirfs-Brock" w:date="2012-06-11T14:40:00Z">
        <w:r>
          <w:t>A place to temporarily hand on to stuff that’s been delete</w:t>
        </w:r>
      </w:ins>
      <w:ins w:id="8565" w:author="Rev 8 Allen Wirfs-Brock" w:date="2012-06-15T15:30:00Z">
        <w:r w:rsidR="00C459A3">
          <w:t>d</w:t>
        </w:r>
      </w:ins>
    </w:p>
    <w:p w14:paraId="26692096" w14:textId="77777777" w:rsidR="00690D1B" w:rsidRDefault="00690D1B">
      <w:pPr>
        <w:rPr>
          <w:ins w:id="8566" w:author="Rev 8 Allen Wirfs-Brock" w:date="2012-06-11T14:40:00Z"/>
        </w:rPr>
        <w:pPrChange w:id="8567" w:author="Rev 8 Allen Wirfs-Brock" w:date="2012-06-11T14:40:00Z">
          <w:pPr>
            <w:pStyle w:val="zzBiblio"/>
          </w:pPr>
        </w:pPrChange>
      </w:pPr>
    </w:p>
    <w:p w14:paraId="2A13D16B" w14:textId="77777777" w:rsidR="00690D1B" w:rsidRPr="00E77497" w:rsidRDefault="00690D1B" w:rsidP="00690D1B">
      <w:pPr>
        <w:pStyle w:val="SyntaxRule"/>
        <w:rPr>
          <w:ins w:id="8568" w:author="Rev 8 Allen Wirfs-Brock" w:date="2012-06-11T14:45:00Z"/>
        </w:rPr>
      </w:pPr>
      <w:ins w:id="8569" w:author="Rev 8 Allen Wirfs-Brock" w:date="2012-06-11T14:45:00Z">
        <w:r>
          <w:t xml:space="preserve">MemberExpression </w:t>
        </w:r>
        <w:r w:rsidRPr="00E77497">
          <w:rPr>
            <w:rFonts w:ascii="Arial" w:hAnsi="Arial"/>
            <w:b/>
            <w:i w:val="0"/>
          </w:rPr>
          <w:t>:</w:t>
        </w:r>
      </w:ins>
    </w:p>
    <w:p w14:paraId="5555AED1" w14:textId="77777777" w:rsidR="00690D1B" w:rsidRDefault="00690D1B" w:rsidP="00C459A3">
      <w:pPr>
        <w:pStyle w:val="SyntaxDefinition"/>
        <w:rPr>
          <w:ins w:id="8570" w:author="Rev 8 Allen Wirfs-Brock" w:date="2012-06-11T14:43:00Z"/>
        </w:rPr>
      </w:pPr>
      <w:ins w:id="8571" w:author="Rev 8 Allen Wirfs-Brock" w:date="2012-06-11T14:41:00Z">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ins>
    </w:p>
    <w:p w14:paraId="53206390" w14:textId="77777777" w:rsidR="00690D1B" w:rsidRPr="00E77497" w:rsidRDefault="00690D1B" w:rsidP="00690D1B">
      <w:pPr>
        <w:pStyle w:val="SyntaxRule"/>
        <w:rPr>
          <w:ins w:id="8572" w:author="Rev 8 Allen Wirfs-Brock" w:date="2012-06-11T14:45:00Z"/>
        </w:rPr>
      </w:pPr>
      <w:ins w:id="8573" w:author="Rev 8 Allen Wirfs-Brock" w:date="2012-06-11T14:45:00Z">
        <w:r>
          <w:t xml:space="preserve">TriangleLiteral </w:t>
        </w:r>
        <w:r w:rsidRPr="00E77497">
          <w:rPr>
            <w:rFonts w:ascii="Arial" w:hAnsi="Arial"/>
            <w:b/>
            <w:i w:val="0"/>
          </w:rPr>
          <w:t>:</w:t>
        </w:r>
      </w:ins>
    </w:p>
    <w:p w14:paraId="1C986AC6" w14:textId="77777777" w:rsidR="00690D1B" w:rsidRPr="00E77497" w:rsidRDefault="00690D1B" w:rsidP="00690D1B">
      <w:pPr>
        <w:pStyle w:val="SyntaxDefinition"/>
        <w:rPr>
          <w:ins w:id="8574" w:author="Rev 8 Allen Wirfs-Brock" w:date="2012-06-11T14:45:00Z"/>
        </w:rPr>
      </w:pPr>
      <w:ins w:id="8575" w:author="Rev 8 Allen Wirfs-Brock" w:date="2012-06-11T14:45:00Z">
        <w:r w:rsidRPr="00E77497">
          <w:t>SealedArrayLiteral</w:t>
        </w:r>
        <w:r w:rsidRPr="00E77497">
          <w:br/>
          <w:t>SealedObjectLiteral</w:t>
        </w:r>
        <w:r w:rsidRPr="00E77497">
          <w:br/>
          <w:t>FunctionExpression</w:t>
        </w:r>
        <w:r>
          <w:br/>
          <w:t>ArrowFunction</w:t>
        </w:r>
        <w:r w:rsidRPr="00E77497">
          <w:br/>
          <w:t>ValueLiteral</w:t>
        </w:r>
      </w:ins>
    </w:p>
    <w:p w14:paraId="1E44F125" w14:textId="77777777" w:rsidR="00315550" w:rsidRPr="00E77497" w:rsidRDefault="00315550" w:rsidP="00315550">
      <w:pPr>
        <w:pStyle w:val="SyntaxRule"/>
        <w:rPr>
          <w:ins w:id="8576" w:author="Rev 8 Allen Wirfs-Brock" w:date="2012-06-11T14:46:00Z"/>
        </w:rPr>
      </w:pPr>
      <w:ins w:id="8577" w:author="Rev 8 Allen Wirfs-Brock" w:date="2012-06-11T14:46:00Z">
        <w:r w:rsidRPr="00E77497">
          <w:t xml:space="preserve">CallExpression </w:t>
        </w:r>
        <w:r w:rsidRPr="00E77497">
          <w:rPr>
            <w:rFonts w:ascii="Arial" w:hAnsi="Arial"/>
            <w:b/>
            <w:i w:val="0"/>
          </w:rPr>
          <w:t>:</w:t>
        </w:r>
      </w:ins>
    </w:p>
    <w:p w14:paraId="55E3C94B" w14:textId="77777777" w:rsidR="00315550" w:rsidRPr="00E77497" w:rsidRDefault="00315550" w:rsidP="00315550">
      <w:pPr>
        <w:pStyle w:val="SyntaxDefinition"/>
        <w:rPr>
          <w:ins w:id="8578" w:author="Rev 8 Allen Wirfs-Brock" w:date="2012-06-11T14:46:00Z"/>
        </w:rPr>
      </w:pPr>
      <w:ins w:id="8579" w:author="Rev 8 Allen Wirfs-Brock" w:date="2012-06-11T14:46:00Z">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ins>
    </w:p>
    <w:p w14:paraId="1EAE2C92" w14:textId="77777777" w:rsidR="000C57B1" w:rsidRDefault="000C57B1">
      <w:pPr>
        <w:rPr>
          <w:ins w:id="8580" w:author="Rev 8 Allen Wirfs-Brock" w:date="2012-06-15T15:27:00Z"/>
        </w:rPr>
        <w:pPrChange w:id="8581" w:author="Rev 16 Allen Wirfs-Brock" w:date="2013-06-20T13:45:00Z">
          <w:pPr>
            <w:pStyle w:val="SyntaxDefinition"/>
          </w:pPr>
        </w:pPrChange>
      </w:pPr>
    </w:p>
    <w:p w14:paraId="1AF0AD37" w14:textId="77777777" w:rsidR="0095573C" w:rsidRPr="00E77497" w:rsidRDefault="0095573C" w:rsidP="00D148E9">
      <w:pPr>
        <w:pStyle w:val="40"/>
        <w:rPr>
          <w:ins w:id="8582" w:author="Rev 8 Allen Wirfs-Brock" w:date="2012-06-15T15:27:00Z"/>
        </w:rPr>
      </w:pPr>
      <w:ins w:id="8583" w:author="Rev 8 Allen Wirfs-Brock" w:date="2012-06-15T15:27:00Z">
        <w:r w:rsidRPr="00E77497">
          <w:t>15.2.3.1</w:t>
        </w:r>
        <w:r>
          <w:t>5</w:t>
        </w:r>
        <w:r w:rsidRPr="00E77497">
          <w:tab/>
          <w:t>Object.is</w:t>
        </w:r>
        <w:r>
          <w:t>Object</w:t>
        </w:r>
        <w:r w:rsidRPr="00E77497">
          <w:t xml:space="preserve"> ( O )</w:t>
        </w:r>
      </w:ins>
    </w:p>
    <w:p w14:paraId="1E31D818" w14:textId="77777777" w:rsidR="0095573C" w:rsidRPr="00E77497" w:rsidRDefault="0095573C" w:rsidP="0095573C">
      <w:pPr>
        <w:rPr>
          <w:ins w:id="8584" w:author="Rev 8 Allen Wirfs-Brock" w:date="2012-06-15T15:27:00Z"/>
        </w:rPr>
      </w:pPr>
      <w:ins w:id="8585" w:author="Rev 8 Allen Wirfs-Brock" w:date="2012-06-15T15:27:00Z">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ins>
    </w:p>
    <w:p w14:paraId="793BE4A3" w14:textId="77777777" w:rsidR="0095573C" w:rsidRPr="00E77497" w:rsidRDefault="0095573C" w:rsidP="0095573C">
      <w:pPr>
        <w:pStyle w:val="Alg4"/>
        <w:numPr>
          <w:ilvl w:val="0"/>
          <w:numId w:val="811"/>
        </w:numPr>
        <w:rPr>
          <w:ins w:id="8586" w:author="Rev 8 Allen Wirfs-Brock" w:date="2012-06-15T15:27:00Z"/>
        </w:rPr>
      </w:pPr>
      <w:ins w:id="8587" w:author="Rev 8 Allen Wirfs-Brock" w:date="2012-06-15T15:27:00Z">
        <w:r w:rsidRPr="00E77497">
          <w:t>If Type(</w:t>
        </w:r>
        <w:r w:rsidRPr="00E77497">
          <w:rPr>
            <w:i/>
          </w:rPr>
          <w:t>O</w:t>
        </w:r>
        <w:r w:rsidRPr="00E77497">
          <w:t xml:space="preserve">) is Object </w:t>
        </w:r>
        <w:r>
          <w:t xml:space="preserve">return </w:t>
        </w:r>
        <w:r>
          <w:rPr>
            <w:b/>
          </w:rPr>
          <w:t>true</w:t>
        </w:r>
        <w:r w:rsidRPr="00E77497">
          <w:t>.</w:t>
        </w:r>
      </w:ins>
    </w:p>
    <w:p w14:paraId="09BF2BD7" w14:textId="77777777" w:rsidR="0095573C" w:rsidRPr="00E77497" w:rsidRDefault="0095573C" w:rsidP="0095573C">
      <w:pPr>
        <w:pStyle w:val="Alg4"/>
        <w:numPr>
          <w:ilvl w:val="0"/>
          <w:numId w:val="811"/>
        </w:numPr>
        <w:spacing w:after="120"/>
        <w:rPr>
          <w:ins w:id="8588" w:author="Rev 8 Allen Wirfs-Brock" w:date="2012-06-15T15:27:00Z"/>
        </w:rPr>
      </w:pPr>
      <w:ins w:id="8589" w:author="Rev 8 Allen Wirfs-Brock" w:date="2012-06-15T15:27:00Z">
        <w:r w:rsidRPr="00E77497">
          <w:t xml:space="preserve">Return </w:t>
        </w:r>
        <w:r w:rsidRPr="002B7DB5">
          <w:rPr>
            <w:b/>
          </w:rPr>
          <w:t>false</w:t>
        </w:r>
        <w:r w:rsidRPr="00E77497">
          <w:t>.</w:t>
        </w:r>
      </w:ins>
    </w:p>
    <w:p w14:paraId="06019CDE" w14:textId="77777777" w:rsidR="0095573C" w:rsidRDefault="0095573C" w:rsidP="00C459A3">
      <w:pPr>
        <w:rPr>
          <w:ins w:id="8590" w:author="Rev 8 Allen Wirfs-Brock" w:date="2012-06-15T15:29:00Z"/>
          <w:u w:val="single"/>
        </w:rPr>
      </w:pPr>
    </w:p>
    <w:p w14:paraId="06EBA840" w14:textId="77777777"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ins w:id="8591" w:author="Rev 8 Allen Wirfs-Brock" w:date="2012-06-15T15:29:00Z"/>
          <w:rFonts w:cs="Arial"/>
          <w:b/>
        </w:rPr>
      </w:pPr>
      <w:ins w:id="8592" w:author="Rev 8 Allen Wirfs-Brock" w:date="2012-06-15T15:29:00Z">
        <w:r w:rsidRPr="00762CE7">
          <w:rPr>
            <w:rFonts w:cs="Arial"/>
            <w:b/>
          </w:rPr>
          <w:t>15.5.4.25</w:t>
        </w:r>
        <w:r w:rsidRPr="00762CE7">
          <w:rPr>
            <w:rFonts w:cs="Arial"/>
            <w:b/>
          </w:rPr>
          <w:tab/>
          <w:t>String.prototype.toArray()</w:t>
        </w:r>
      </w:ins>
    </w:p>
    <w:p w14:paraId="19A24A30" w14:textId="77777777" w:rsidR="00C459A3" w:rsidRPr="00762CE7" w:rsidRDefault="00C459A3" w:rsidP="00C459A3">
      <w:pPr>
        <w:rPr>
          <w:ins w:id="8593" w:author="Rev 8 Allen Wirfs-Brock" w:date="2012-06-15T15:29:00Z"/>
          <w:rFonts w:cs="Arial"/>
        </w:rPr>
      </w:pPr>
      <w:ins w:id="8594" w:author="Rev 8 Allen Wirfs-Brock" w:date="2012-06-15T15:29:00Z">
        <w:r w:rsidRPr="00762CE7">
          <w:rPr>
            <w:rFonts w:cs="Arial"/>
          </w:rPr>
          <w:t>The following steps are taken:</w:t>
        </w:r>
      </w:ins>
    </w:p>
    <w:p w14:paraId="0204C9FD" w14:textId="77777777" w:rsidR="00C459A3" w:rsidRPr="00786F5E" w:rsidRDefault="002644A1" w:rsidP="002644A1">
      <w:pPr>
        <w:numPr>
          <w:ilvl w:val="0"/>
          <w:numId w:val="802"/>
        </w:numPr>
        <w:spacing w:after="0" w:line="240" w:lineRule="auto"/>
        <w:jc w:val="left"/>
        <w:rPr>
          <w:ins w:id="8595" w:author="Rev 8 Allen Wirfs-Brock" w:date="2012-06-15T15:29:00Z"/>
          <w:rFonts w:ascii="Times New Roman" w:eastAsia="Times New Roman" w:hAnsi="Times New Roman"/>
          <w:spacing w:val="6"/>
          <w:lang w:eastAsia="en-US"/>
        </w:rPr>
      </w:pPr>
      <w:ins w:id="8596" w:author="Rev 14 Allen Wirfs-Brock" w:date="2013-01-13T16:01:00Z">
        <w:r w:rsidRPr="002644A1">
          <w:rPr>
            <w:rFonts w:ascii="Times New Roman" w:hAnsi="Times New Roman"/>
          </w:rPr>
          <w:t xml:space="preserve">Let </w:t>
        </w:r>
        <w:r w:rsidRPr="002644A1">
          <w:rPr>
            <w:rFonts w:ascii="Times New Roman" w:hAnsi="Times New Roman"/>
            <w:i/>
            <w:iCs/>
          </w:rPr>
          <w:t>O</w:t>
        </w:r>
        <w:r w:rsidRPr="002644A1">
          <w:rPr>
            <w:rFonts w:ascii="Times New Roman" w:hAnsi="Times New Roman"/>
          </w:rPr>
          <w:t xml:space="preserve"> be </w:t>
        </w:r>
      </w:ins>
      <w:ins w:id="8597" w:author="Rev 8 Allen Wirfs-Brock" w:date="2012-06-15T15:29:00Z">
        <w:del w:id="8598" w:author="Rev 14 Allen Wirfs-Brock" w:date="2013-01-13T16:01:00Z">
          <w:r w:rsidR="00C459A3" w:rsidRPr="00762CE7" w:rsidDel="002644A1">
            <w:rPr>
              <w:rFonts w:ascii="Times New Roman" w:hAnsi="Times New Roman"/>
            </w:rPr>
            <w:delText>ReturnIfAbrupt(</w:delText>
          </w:r>
        </w:del>
        <w:r w:rsidR="00C459A3" w:rsidRPr="00762CE7">
          <w:rPr>
            <w:rFonts w:ascii="Times New Roman" w:hAnsi="Times New Roman"/>
          </w:rPr>
          <w:t>CheckObjectCoercible(</w:t>
        </w:r>
        <w:r w:rsidR="00C459A3" w:rsidRPr="00762CE7">
          <w:rPr>
            <w:rFonts w:ascii="Times New Roman" w:hAnsi="Times New Roman"/>
            <w:b/>
          </w:rPr>
          <w:t>this</w:t>
        </w:r>
        <w:r w:rsidR="00C459A3" w:rsidRPr="00762CE7">
          <w:rPr>
            <w:rFonts w:ascii="Times New Roman" w:hAnsi="Times New Roman"/>
          </w:rPr>
          <w:t xml:space="preserve"> value</w:t>
        </w:r>
        <w:del w:id="8599" w:author="Rev 14 Allen Wirfs-Brock" w:date="2013-01-13T16:01:00Z">
          <w:r w:rsidR="00C459A3" w:rsidRPr="00762CE7" w:rsidDel="002644A1">
            <w:rPr>
              <w:rFonts w:ascii="Times New Roman" w:hAnsi="Times New Roman"/>
            </w:rPr>
            <w:delText>)</w:delText>
          </w:r>
        </w:del>
        <w:r w:rsidR="00C459A3" w:rsidRPr="00762CE7">
          <w:rPr>
            <w:rFonts w:ascii="Times New Roman" w:hAnsi="Times New Roman"/>
          </w:rPr>
          <w:t>)</w:t>
        </w:r>
        <w:r w:rsidR="00C459A3" w:rsidRPr="00762CE7">
          <w:rPr>
            <w:rFonts w:ascii="Times New Roman" w:eastAsia="Times New Roman" w:hAnsi="Times New Roman"/>
            <w:spacing w:val="6"/>
            <w:lang w:eastAsia="en-US"/>
          </w:rPr>
          <w:t>.</w:t>
        </w:r>
      </w:ins>
    </w:p>
    <w:p w14:paraId="0CC5AB61" w14:textId="77777777" w:rsidR="00C459A3" w:rsidRPr="00786F5E" w:rsidRDefault="00C459A3" w:rsidP="002644A1">
      <w:pPr>
        <w:numPr>
          <w:ilvl w:val="0"/>
          <w:numId w:val="802"/>
        </w:numPr>
        <w:spacing w:after="0" w:line="240" w:lineRule="auto"/>
        <w:jc w:val="left"/>
        <w:rPr>
          <w:ins w:id="8600" w:author="Rev 8 Allen Wirfs-Brock" w:date="2012-06-15T15:29:00Z"/>
          <w:rFonts w:ascii="Times New Roman" w:eastAsia="Times New Roman" w:hAnsi="Times New Roman"/>
          <w:spacing w:val="6"/>
          <w:lang w:eastAsia="en-US"/>
        </w:rPr>
      </w:pPr>
      <w:ins w:id="8601"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w:t>
        </w:r>
        <w:del w:id="8602" w:author="Rev 14 Allen Wirfs-Brock" w:date="2013-01-13T16:02:00Z">
          <w:r w:rsidRPr="00786F5E" w:rsidDel="002644A1">
            <w:rPr>
              <w:rFonts w:ascii="Times New Roman" w:eastAsia="Times New Roman" w:hAnsi="Times New Roman"/>
              <w:spacing w:val="6"/>
              <w:lang w:eastAsia="en-US"/>
            </w:rPr>
            <w:delText xml:space="preserve">the result of calling </w:delText>
          </w:r>
        </w:del>
        <w:r w:rsidRPr="00786F5E">
          <w:rPr>
            <w:rFonts w:ascii="Times New Roman" w:eastAsia="Times New Roman" w:hAnsi="Times New Roman"/>
            <w:spacing w:val="6"/>
            <w:lang w:eastAsia="en-US"/>
          </w:rPr>
          <w:t>ToString</w:t>
        </w:r>
      </w:ins>
      <w:ins w:id="8603" w:author="Rev 14 Allen Wirfs-Brock" w:date="2013-01-13T16:02:00Z">
        <w:r w:rsidR="002644A1" w:rsidRPr="002644A1">
          <w:rPr>
            <w:rFonts w:ascii="Times New Roman" w:eastAsia="Times New Roman" w:hAnsi="Times New Roman"/>
            <w:spacing w:val="6"/>
            <w:lang w:eastAsia="en-US"/>
          </w:rPr>
          <w:t>(</w:t>
        </w:r>
        <w:r w:rsidR="002644A1">
          <w:rPr>
            <w:rFonts w:ascii="Times New Roman" w:eastAsia="Times New Roman" w:hAnsi="Times New Roman"/>
            <w:i/>
            <w:spacing w:val="6"/>
            <w:lang w:eastAsia="en-US"/>
          </w:rPr>
          <w:t>O</w:t>
        </w:r>
        <w:r w:rsidR="002644A1" w:rsidRPr="002644A1">
          <w:rPr>
            <w:rFonts w:ascii="Times New Roman" w:eastAsia="Times New Roman" w:hAnsi="Times New Roman"/>
            <w:spacing w:val="6"/>
            <w:lang w:eastAsia="en-US"/>
          </w:rPr>
          <w:t>)</w:t>
        </w:r>
      </w:ins>
      <w:ins w:id="8604" w:author="Rev 8 Allen Wirfs-Brock" w:date="2012-06-15T15:29:00Z">
        <w:del w:id="8605" w:author="Rev 14 Allen Wirfs-Brock" w:date="2013-01-13T16:02:00Z">
          <w:r w:rsidRPr="00786F5E" w:rsidDel="002644A1">
            <w:rPr>
              <w:rFonts w:ascii="Times New Roman" w:eastAsia="Times New Roman" w:hAnsi="Times New Roman"/>
              <w:spacing w:val="6"/>
              <w:lang w:eastAsia="en-US"/>
            </w:rPr>
            <w:delText xml:space="preserve">, giving it the </w:delText>
          </w:r>
          <w:r w:rsidRPr="00786F5E" w:rsidDel="002644A1">
            <w:rPr>
              <w:rFonts w:ascii="Times New Roman" w:eastAsia="Times New Roman" w:hAnsi="Times New Roman"/>
              <w:b/>
              <w:spacing w:val="6"/>
              <w:lang w:eastAsia="en-US"/>
            </w:rPr>
            <w:delText>this</w:delText>
          </w:r>
          <w:r w:rsidRPr="00786F5E" w:rsidDel="002644A1">
            <w:rPr>
              <w:rFonts w:ascii="Times New Roman" w:eastAsia="Times New Roman" w:hAnsi="Times New Roman"/>
              <w:spacing w:val="6"/>
              <w:lang w:eastAsia="en-US"/>
            </w:rPr>
            <w:delText xml:space="preserve"> value as its argument</w:delText>
          </w:r>
        </w:del>
        <w:r w:rsidRPr="00786F5E">
          <w:rPr>
            <w:rFonts w:ascii="Times New Roman" w:eastAsia="Times New Roman" w:hAnsi="Times New Roman"/>
            <w:spacing w:val="6"/>
            <w:lang w:eastAsia="en-US"/>
          </w:rPr>
          <w:t>.</w:t>
        </w:r>
      </w:ins>
    </w:p>
    <w:p w14:paraId="164C721F" w14:textId="77777777" w:rsidR="00C459A3" w:rsidRPr="00E77497" w:rsidRDefault="00C459A3" w:rsidP="00C459A3">
      <w:pPr>
        <w:pStyle w:val="Alg4"/>
        <w:numPr>
          <w:ilvl w:val="0"/>
          <w:numId w:val="802"/>
        </w:numPr>
        <w:contextualSpacing/>
        <w:rPr>
          <w:ins w:id="8606" w:author="Rev 8 Allen Wirfs-Brock" w:date="2012-06-15T15:29:00Z"/>
        </w:rPr>
      </w:pPr>
      <w:ins w:id="8607" w:author="Rev 8 Allen Wirfs-Brock" w:date="2012-06-15T15:29:00Z">
        <w:r>
          <w:t>ReturnIfAbrupt(</w:t>
        </w:r>
        <w:r>
          <w:rPr>
            <w:i/>
          </w:rPr>
          <w:t>S</w:t>
        </w:r>
        <w:r>
          <w:t>).</w:t>
        </w:r>
      </w:ins>
    </w:p>
    <w:p w14:paraId="0DC2DD7B" w14:textId="77777777" w:rsidR="00C459A3" w:rsidRPr="00250FC6" w:rsidRDefault="00C459A3" w:rsidP="00C459A3">
      <w:pPr>
        <w:numPr>
          <w:ilvl w:val="0"/>
          <w:numId w:val="802"/>
        </w:numPr>
        <w:spacing w:after="0" w:line="240" w:lineRule="auto"/>
        <w:jc w:val="left"/>
        <w:rPr>
          <w:ins w:id="8608" w:author="Rev 8 Allen Wirfs-Brock" w:date="2012-06-15T15:29:00Z"/>
          <w:rFonts w:ascii="Times New Roman" w:eastAsia="Times New Roman" w:hAnsi="Times New Roman"/>
          <w:spacing w:val="6"/>
          <w:lang w:eastAsia="en-US"/>
        </w:rPr>
      </w:pPr>
      <w:ins w:id="8609" w:author="Rev 8 Allen Wirfs-Brock" w:date="2012-06-15T15:29:00Z">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ins>
    </w:p>
    <w:p w14:paraId="07B77431" w14:textId="77777777" w:rsidR="00C459A3" w:rsidRPr="00E77497" w:rsidRDefault="00C459A3" w:rsidP="00937565">
      <w:pPr>
        <w:pStyle w:val="Alg4"/>
        <w:numPr>
          <w:ilvl w:val="0"/>
          <w:numId w:val="802"/>
        </w:numPr>
        <w:rPr>
          <w:ins w:id="8610" w:author="Rev 8 Allen Wirfs-Brock" w:date="2012-06-15T15:29:00Z"/>
        </w:rPr>
      </w:pPr>
      <w:ins w:id="8611" w:author="Rev 8 Allen Wirfs-Brock" w:date="2012-06-15T15:29:00Z">
        <w:r w:rsidRPr="00E77497">
          <w:t xml:space="preserve">Let </w:t>
        </w:r>
        <w:r w:rsidRPr="000316BA">
          <w:rPr>
            <w:i/>
          </w:rPr>
          <w:t>array</w:t>
        </w:r>
        <w:r w:rsidRPr="00E77497">
          <w:t xml:space="preserve"> be </w:t>
        </w:r>
        <w:r>
          <w:t xml:space="preserve">the result of the abstract operation ArrayCreate </w:t>
        </w:r>
        <w:del w:id="8612" w:author="Rev 12 Allen Wirfs-Brock" w:date="2012-11-22T13:05:00Z">
          <w:r w:rsidDel="00937565">
            <w:delText xml:space="preserve">(15.4) </w:delText>
          </w:r>
        </w:del>
        <w:r>
          <w:t xml:space="preserve">with argument </w:t>
        </w:r>
        <w:r w:rsidRPr="00250FC6">
          <w:rPr>
            <w:i/>
          </w:rPr>
          <w:t>len</w:t>
        </w:r>
        <w:r w:rsidRPr="00E77497">
          <w:t>.</w:t>
        </w:r>
      </w:ins>
    </w:p>
    <w:p w14:paraId="23F135FC" w14:textId="77777777" w:rsidR="00C459A3" w:rsidRPr="00786F5E" w:rsidRDefault="00C459A3" w:rsidP="00C459A3">
      <w:pPr>
        <w:numPr>
          <w:ilvl w:val="0"/>
          <w:numId w:val="802"/>
        </w:numPr>
        <w:spacing w:after="0" w:line="240" w:lineRule="auto"/>
        <w:jc w:val="left"/>
        <w:rPr>
          <w:ins w:id="8613" w:author="Rev 8 Allen Wirfs-Brock" w:date="2012-06-15T15:29:00Z"/>
          <w:rFonts w:ascii="Times New Roman" w:eastAsia="Times New Roman" w:hAnsi="Times New Roman"/>
          <w:spacing w:val="6"/>
          <w:lang w:eastAsia="en-US"/>
        </w:rPr>
      </w:pPr>
      <w:ins w:id="8614"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ins>
    </w:p>
    <w:p w14:paraId="77B0CCE3" w14:textId="77777777" w:rsidR="00C459A3" w:rsidRPr="00786F5E" w:rsidRDefault="00C459A3" w:rsidP="00C459A3">
      <w:pPr>
        <w:numPr>
          <w:ilvl w:val="0"/>
          <w:numId w:val="802"/>
        </w:numPr>
        <w:spacing w:after="0" w:line="240" w:lineRule="auto"/>
        <w:jc w:val="left"/>
        <w:rPr>
          <w:ins w:id="8615" w:author="Rev 8 Allen Wirfs-Brock" w:date="2012-06-15T15:29:00Z"/>
          <w:rFonts w:ascii="Times New Roman" w:eastAsia="Times New Roman" w:hAnsi="Times New Roman"/>
          <w:spacing w:val="6"/>
          <w:lang w:eastAsia="en-US"/>
        </w:rPr>
      </w:pPr>
      <w:ins w:id="8616" w:author="Rev 8 Allen Wirfs-Brock" w:date="2012-06-15T15:29:00Z">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ins>
    </w:p>
    <w:p w14:paraId="54B11BD5" w14:textId="77777777" w:rsidR="00C459A3" w:rsidRPr="00786F5E" w:rsidRDefault="00C459A3" w:rsidP="00C459A3">
      <w:pPr>
        <w:numPr>
          <w:ilvl w:val="1"/>
          <w:numId w:val="802"/>
        </w:numPr>
        <w:spacing w:after="0" w:line="240" w:lineRule="auto"/>
        <w:jc w:val="left"/>
        <w:rPr>
          <w:ins w:id="8617" w:author="Rev 8 Allen Wirfs-Brock" w:date="2012-06-15T15:29:00Z"/>
          <w:rFonts w:ascii="Times New Roman" w:eastAsia="Times New Roman" w:hAnsi="Times New Roman"/>
          <w:spacing w:val="6"/>
          <w:lang w:eastAsia="en-US"/>
        </w:rPr>
      </w:pPr>
      <w:ins w:id="8618"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ins>
    </w:p>
    <w:p w14:paraId="2985AA40" w14:textId="77777777" w:rsidR="00C459A3" w:rsidRPr="00786F5E" w:rsidRDefault="00C459A3" w:rsidP="00C459A3">
      <w:pPr>
        <w:numPr>
          <w:ilvl w:val="1"/>
          <w:numId w:val="802"/>
        </w:numPr>
        <w:spacing w:after="0" w:line="240" w:lineRule="auto"/>
        <w:jc w:val="left"/>
        <w:rPr>
          <w:ins w:id="8619" w:author="Rev 8 Allen Wirfs-Brock" w:date="2012-06-15T15:29:00Z"/>
          <w:rFonts w:ascii="Times New Roman" w:eastAsia="Times New Roman" w:hAnsi="Times New Roman"/>
          <w:spacing w:val="6"/>
          <w:lang w:eastAsia="en-US"/>
        </w:rPr>
      </w:pPr>
      <w:ins w:id="8620" w:author="Rev 8 Allen Wirfs-Brock" w:date="2012-06-15T15:29:00Z">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ins>
    </w:p>
    <w:p w14:paraId="07E113FF" w14:textId="77777777" w:rsidR="00C459A3" w:rsidRPr="00786F5E" w:rsidRDefault="00C459A3" w:rsidP="00C459A3">
      <w:pPr>
        <w:numPr>
          <w:ilvl w:val="1"/>
          <w:numId w:val="802"/>
        </w:numPr>
        <w:spacing w:after="0" w:line="240" w:lineRule="auto"/>
        <w:jc w:val="left"/>
        <w:rPr>
          <w:ins w:id="8621" w:author="Rev 8 Allen Wirfs-Brock" w:date="2012-06-15T15:29:00Z"/>
          <w:rFonts w:ascii="Times New Roman" w:eastAsia="Times New Roman" w:hAnsi="Times New Roman"/>
          <w:spacing w:val="6"/>
          <w:lang w:eastAsia="en-US"/>
        </w:rPr>
      </w:pPr>
      <w:ins w:id="8622" w:author="Rev 8 Allen Wirfs-Brock" w:date="2012-06-15T15:29:00Z">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ins>
    </w:p>
    <w:p w14:paraId="60C8E0B2" w14:textId="77777777" w:rsidR="00C459A3" w:rsidRPr="00786F5E" w:rsidRDefault="00C459A3" w:rsidP="00C459A3">
      <w:pPr>
        <w:numPr>
          <w:ilvl w:val="0"/>
          <w:numId w:val="802"/>
        </w:numPr>
        <w:spacing w:after="220" w:line="240" w:lineRule="auto"/>
        <w:jc w:val="left"/>
        <w:rPr>
          <w:ins w:id="8623" w:author="Rev 8 Allen Wirfs-Brock" w:date="2012-06-15T15:29:00Z"/>
          <w:rFonts w:ascii="Times New Roman" w:eastAsia="Times New Roman" w:hAnsi="Times New Roman"/>
          <w:spacing w:val="6"/>
          <w:lang w:eastAsia="en-US"/>
        </w:rPr>
      </w:pPr>
      <w:ins w:id="8624" w:author="Rev 8 Allen Wirfs-Brock" w:date="2012-06-15T15:29:00Z">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ins>
    </w:p>
    <w:p w14:paraId="1560FC4F" w14:textId="77777777" w:rsidR="00C459A3" w:rsidRPr="00762CE7" w:rsidRDefault="00C459A3" w:rsidP="00C459A3">
      <w:pPr>
        <w:rPr>
          <w:ins w:id="8625" w:author="Rev 8 Allen Wirfs-Brock" w:date="2012-06-15T15:29:00Z"/>
          <w:rFonts w:cs="Arial"/>
        </w:rPr>
      </w:pPr>
      <w:ins w:id="8626" w:author="Rev 8 Allen Wirfs-Brock" w:date="2012-06-15T15:29: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ins>
    </w:p>
    <w:p w14:paraId="44BC2EE7" w14:textId="77777777" w:rsidR="00C459A3" w:rsidRPr="00762CE7" w:rsidRDefault="00C459A3" w:rsidP="00C459A3">
      <w:pPr>
        <w:pStyle w:val="Note"/>
        <w:rPr>
          <w:ins w:id="8627" w:author="Rev 8 Allen Wirfs-Brock" w:date="2012-06-15T15:29:00Z"/>
        </w:rPr>
      </w:pPr>
      <w:ins w:id="8628" w:author="Rev 8 Allen Wirfs-Brock" w:date="2012-06-15T15:29:00Z">
        <w:r>
          <w:t>NOTE 1</w:t>
        </w:r>
        <w:r>
          <w:tab/>
        </w:r>
        <w:r w:rsidRPr="00762CE7">
          <w:t>Returns an Array object with elements corresponding to the characters of this object (converted to a String).</w:t>
        </w:r>
      </w:ins>
    </w:p>
    <w:p w14:paraId="02602359" w14:textId="77777777" w:rsidR="00C459A3" w:rsidRPr="00762CE7" w:rsidRDefault="00C459A3" w:rsidP="00C459A3">
      <w:pPr>
        <w:pStyle w:val="Note"/>
        <w:rPr>
          <w:ins w:id="8629" w:author="Rev 8 Allen Wirfs-Brock" w:date="2012-06-15T15:29:00Z"/>
        </w:rPr>
      </w:pPr>
      <w:ins w:id="8630" w:author="Rev 8 Allen Wirfs-Brock" w:date="2012-06-15T15:29:00Z">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3D38AF20" w14:textId="77777777" w:rsidR="00C459A3" w:rsidRDefault="00C459A3" w:rsidP="00C459A3">
      <w:pPr>
        <w:rPr>
          <w:ins w:id="8631" w:author="Rev 11 Allen Wirfs-Brock" w:date="2012-10-11T10:51:00Z"/>
          <w:u w:val="single"/>
        </w:rPr>
      </w:pPr>
    </w:p>
    <w:p w14:paraId="42A33565" w14:textId="77777777" w:rsidR="000A612A" w:rsidRDefault="000A612A" w:rsidP="00C459A3">
      <w:pPr>
        <w:rPr>
          <w:ins w:id="8632" w:author="Rev 11 Allen Wirfs-Brock" w:date="2012-10-11T10:51:00Z"/>
          <w:u w:val="single"/>
        </w:rPr>
      </w:pPr>
    </w:p>
    <w:p w14:paraId="0A443B36" w14:textId="77777777" w:rsidR="000A612A" w:rsidRPr="00C7794D" w:rsidRDefault="000A612A" w:rsidP="000A612A">
      <w:pPr>
        <w:rPr>
          <w:ins w:id="8633" w:author="Rev 11 Allen Wirfs-Brock" w:date="2012-10-11T10:51:00Z"/>
          <w:rFonts w:ascii="Helvetica" w:hAnsi="Helvetica"/>
          <w:b/>
        </w:rPr>
      </w:pPr>
      <w:ins w:id="8634" w:author="Rev 11 Allen Wirfs-Brock" w:date="2012-10-11T10:51:00Z">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LexicallyDeclaredNames</w:t>
        </w:r>
      </w:ins>
    </w:p>
    <w:p w14:paraId="76A04016" w14:textId="77777777" w:rsidR="000A612A" w:rsidRPr="00E77497" w:rsidRDefault="000A612A" w:rsidP="000A612A">
      <w:ins w:id="8635" w:author="Rev 11 Allen Wirfs-Brock" w:date="2012-10-11T10:51:00Z">
        <w:r>
          <w:rPr>
            <w:rFonts w:ascii="Times New Roman" w:hAnsi="Times New Roman"/>
            <w:i/>
          </w:rPr>
          <w:t>Ou</w:t>
        </w:r>
      </w:ins>
      <w:ins w:id="8636" w:author="Rev 12 Allen Wirfs-Brock" w:date="2012-10-29T17:03:00Z">
        <w:r w:rsidR="00554B80">
          <w:rPr>
            <w:rFonts w:ascii="Times New Roman" w:hAnsi="Times New Roman"/>
            <w:i/>
          </w:rPr>
          <w:t>t</w:t>
        </w:r>
      </w:ins>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14:paraId="7CC7720B" w14:textId="77777777" w:rsidR="000A612A" w:rsidRPr="00E77497" w:rsidRDefault="000A612A" w:rsidP="00452F0C">
      <w:pPr>
        <w:pStyle w:val="Alg4"/>
        <w:numPr>
          <w:ilvl w:val="0"/>
          <w:numId w:val="1103"/>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Pr>
          <w:i/>
        </w:rPr>
        <w:t>OuterS</w:t>
      </w:r>
      <w:r w:rsidRPr="00E77497">
        <w:rPr>
          <w:i/>
        </w:rPr>
        <w:t>tatementList</w:t>
      </w:r>
      <w:r w:rsidRPr="00E77497">
        <w:t>.</w:t>
      </w:r>
    </w:p>
    <w:p w14:paraId="0A6EF920" w14:textId="77777777" w:rsidR="000A612A" w:rsidRPr="00E77497" w:rsidRDefault="000A612A" w:rsidP="00452F0C">
      <w:pPr>
        <w:pStyle w:val="Alg4"/>
        <w:numPr>
          <w:ilvl w:val="0"/>
          <w:numId w:val="1103"/>
        </w:numPr>
        <w:spacing w:after="220"/>
        <w:contextualSpacing/>
        <w:rPr>
          <w:rStyle w:val="bnf"/>
          <w:i w:val="0"/>
          <w:spacing w:val="0"/>
        </w:rPr>
      </w:pPr>
      <w:r w:rsidRPr="00E77497">
        <w:t xml:space="preserve">Append to </w:t>
      </w:r>
      <w:r w:rsidRPr="00E77497">
        <w:rPr>
          <w:i/>
        </w:rPr>
        <w:t>names</w:t>
      </w:r>
      <w:r w:rsidRPr="00E77497">
        <w:t xml:space="preserve"> the elements of the </w:t>
      </w:r>
      <w:r>
        <w:t>TopLevel</w:t>
      </w:r>
      <w:r w:rsidRPr="00E77497">
        <w:t xml:space="preserve">LexicallyDeclaredNames of </w:t>
      </w:r>
      <w:r>
        <w:rPr>
          <w:i/>
        </w:rPr>
        <w:t>Outer</w:t>
      </w:r>
      <w:r w:rsidRPr="00E77497">
        <w:rPr>
          <w:i/>
        </w:rPr>
        <w:t>Item</w:t>
      </w:r>
      <w:r w:rsidRPr="00E77497">
        <w:rPr>
          <w:rStyle w:val="bnf"/>
        </w:rPr>
        <w:t>.</w:t>
      </w:r>
    </w:p>
    <w:p w14:paraId="5E57EE1B" w14:textId="77777777" w:rsidR="000A612A" w:rsidRPr="00E77497" w:rsidRDefault="000A612A" w:rsidP="00452F0C">
      <w:pPr>
        <w:pStyle w:val="Alg4"/>
        <w:numPr>
          <w:ilvl w:val="0"/>
          <w:numId w:val="1103"/>
        </w:numPr>
        <w:spacing w:after="220"/>
        <w:contextualSpacing/>
      </w:pPr>
      <w:r w:rsidRPr="00E77497">
        <w:t xml:space="preserve">Return </w:t>
      </w:r>
      <w:r w:rsidRPr="00E77497">
        <w:rPr>
          <w:rStyle w:val="bnf"/>
        </w:rPr>
        <w:t>names</w:t>
      </w:r>
      <w:r w:rsidRPr="00E77497">
        <w:t>.</w:t>
      </w:r>
    </w:p>
    <w:p w14:paraId="6E566576" w14:textId="77777777" w:rsidR="000A612A" w:rsidRPr="00E77497" w:rsidRDefault="000A612A" w:rsidP="000A612A">
      <w:r>
        <w:rPr>
          <w:rFonts w:ascii="Times New Roman" w:hAnsi="Times New Roman"/>
          <w:i/>
        </w:rPr>
        <w:t>Outer</w:t>
      </w:r>
      <w:r w:rsidRPr="00E77497">
        <w:rPr>
          <w:rFonts w:ascii="Times New Roman" w:hAnsi="Times New Roman"/>
          <w:i/>
        </w:rPr>
        <w:t xml:space="preserve">Item </w:t>
      </w:r>
      <w:r w:rsidRPr="00E77497">
        <w:rPr>
          <w:b/>
        </w:rPr>
        <w:t>:</w:t>
      </w:r>
      <w:r w:rsidRPr="00E77497">
        <w:rPr>
          <w:rFonts w:ascii="Times New Roman" w:hAnsi="Times New Roman"/>
          <w:i/>
        </w:rPr>
        <w:t xml:space="preserve"> Statement</w:t>
      </w:r>
      <w:r w:rsidRPr="00D23025">
        <w:rPr>
          <w:rFonts w:ascii="Times New Roman" w:hAnsi="Times New Roman"/>
          <w:i/>
        </w:rPr>
        <w:t>ListItem</w:t>
      </w:r>
      <w:r w:rsidRPr="00E77497">
        <w:t xml:space="preserve"> </w:t>
      </w:r>
    </w:p>
    <w:p w14:paraId="037F500A" w14:textId="77777777" w:rsidR="000A612A" w:rsidRPr="00E77497" w:rsidRDefault="000A612A" w:rsidP="000A612A">
      <w:pPr>
        <w:pStyle w:val="Alg4"/>
        <w:numPr>
          <w:ilvl w:val="0"/>
          <w:numId w:val="1035"/>
        </w:numPr>
        <w:spacing w:after="220"/>
        <w:contextualSpacing/>
      </w:pPr>
      <w:r w:rsidRPr="00E77497">
        <w:t>Return a new empty List.</w:t>
      </w:r>
    </w:p>
    <w:p w14:paraId="462E3FF6" w14:textId="77777777" w:rsidR="000A612A" w:rsidRPr="00E77497" w:rsidRDefault="000A612A" w:rsidP="000A612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7758A046" w14:textId="77777777" w:rsidR="000A612A" w:rsidRDefault="000A612A" w:rsidP="00452F0C">
      <w:pPr>
        <w:pStyle w:val="Alg4"/>
        <w:numPr>
          <w:ilvl w:val="0"/>
          <w:numId w:val="110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14:paraId="1E098A74" w14:textId="77777777" w:rsidR="000A612A" w:rsidRPr="00E77497" w:rsidRDefault="000A612A" w:rsidP="00452F0C">
      <w:pPr>
        <w:pStyle w:val="Alg4"/>
        <w:numPr>
          <w:ilvl w:val="0"/>
          <w:numId w:val="1104"/>
        </w:numPr>
        <w:spacing w:after="220"/>
        <w:contextualSpacing/>
      </w:pPr>
      <w:r w:rsidRPr="00E77497">
        <w:t xml:space="preserve">Return the BoundNames of </w:t>
      </w:r>
      <w:r w:rsidRPr="00E77497">
        <w:rPr>
          <w:i/>
        </w:rPr>
        <w:t>Declaration</w:t>
      </w:r>
      <w:r w:rsidRPr="00E77497">
        <w:t>.</w:t>
      </w:r>
    </w:p>
    <w:p w14:paraId="6F1142B4" w14:textId="77777777" w:rsidR="00E82523" w:rsidRPr="00E77497" w:rsidRDefault="00E82523" w:rsidP="00E82523">
      <w:pPr>
        <w:pStyle w:val="30"/>
        <w:rPr>
          <w:ins w:id="8637" w:author="Rev 16 Allen Wirfs-Brock" w:date="2013-07-15T10:57:00Z"/>
        </w:rPr>
      </w:pPr>
      <w:bookmarkStart w:id="8638" w:name="_Toc360524868"/>
      <w:bookmarkStart w:id="8639" w:name="_Toc366142201"/>
      <w:ins w:id="8640" w:author="Rev 16 Allen Wirfs-Brock" w:date="2013-07-15T10:58:00Z">
        <w:r>
          <w:t xml:space="preserve">Preliminary work on Irrefutable </w:t>
        </w:r>
      </w:ins>
      <w:ins w:id="8641" w:author="Rev 16 Allen Wirfs-Brock" w:date="2013-07-15T10:57:00Z">
        <w:r w:rsidRPr="00E77497">
          <w:t>Destructuring Binding Patterns</w:t>
        </w:r>
        <w:bookmarkEnd w:id="8639"/>
      </w:ins>
    </w:p>
    <w:p w14:paraId="0438E6EF" w14:textId="77777777" w:rsidR="00E82523" w:rsidRPr="00E77497" w:rsidRDefault="00E82523" w:rsidP="00E82523">
      <w:pPr>
        <w:pStyle w:val="Syntax"/>
        <w:rPr>
          <w:ins w:id="8642" w:author="Rev 16 Allen Wirfs-Brock" w:date="2013-07-15T10:57:00Z"/>
        </w:rPr>
      </w:pPr>
      <w:ins w:id="8643" w:author="Rev 16 Allen Wirfs-Brock" w:date="2013-07-15T10:57:00Z">
        <w:r w:rsidRPr="00E77497">
          <w:t>Syntax</w:t>
        </w:r>
      </w:ins>
    </w:p>
    <w:p w14:paraId="160015E6" w14:textId="77777777" w:rsidR="00E82523" w:rsidRPr="00E77497" w:rsidRDefault="00E82523" w:rsidP="00E82523">
      <w:pPr>
        <w:pStyle w:val="SyntaxRule"/>
        <w:rPr>
          <w:ins w:id="8644" w:author="Rev 16 Allen Wirfs-Brock" w:date="2013-07-15T10:57:00Z"/>
          <w:rFonts w:ascii="Arial" w:hAnsi="Arial"/>
        </w:rPr>
      </w:pPr>
      <w:ins w:id="8645" w:author="Rev 16 Allen Wirfs-Brock" w:date="2013-07-15T10:57:00Z">
        <w:r w:rsidRPr="00E77497">
          <w:t xml:space="preserve">BindingPattern </w:t>
        </w:r>
        <w:r w:rsidRPr="00E77497">
          <w:rPr>
            <w:rFonts w:ascii="Arial" w:hAnsi="Arial"/>
            <w:b/>
            <w:i w:val="0"/>
          </w:rPr>
          <w:t>:</w:t>
        </w:r>
      </w:ins>
    </w:p>
    <w:p w14:paraId="1C54DF70" w14:textId="77777777" w:rsidR="00E82523" w:rsidRPr="00E77497" w:rsidRDefault="00E82523" w:rsidP="00E82523">
      <w:pPr>
        <w:pStyle w:val="SyntaxDefinition"/>
        <w:rPr>
          <w:ins w:id="8646" w:author="Rev 16 Allen Wirfs-Brock" w:date="2013-07-15T10:57:00Z"/>
          <w:rFonts w:ascii="Courier New" w:hAnsi="Courier New" w:cs="Courier New"/>
          <w:b/>
          <w:i w:val="0"/>
        </w:rPr>
      </w:pPr>
      <w:ins w:id="8647" w:author="Rev 16 Allen Wirfs-Brock" w:date="2013-07-15T10:57:00Z">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ObjectBindingPattern</w:t>
        </w:r>
        <w:r w:rsidRPr="00E77497">
          <w:br/>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ArrayBindingPattern</w:t>
        </w:r>
        <w:r w:rsidRPr="00E77497">
          <w:rPr>
            <w:rFonts w:ascii="Courier New" w:hAnsi="Courier New" w:cs="Courier New"/>
            <w:b/>
            <w:i w:val="0"/>
          </w:rPr>
          <w:t xml:space="preserve"> </w:t>
        </w:r>
      </w:ins>
    </w:p>
    <w:p w14:paraId="7F0C9F14" w14:textId="77777777" w:rsidR="00E82523" w:rsidRPr="00E77497" w:rsidRDefault="00E82523" w:rsidP="00E82523">
      <w:pPr>
        <w:pStyle w:val="SyntaxRule"/>
        <w:rPr>
          <w:ins w:id="8648" w:author="Rev 16 Allen Wirfs-Brock" w:date="2013-07-15T10:57:00Z"/>
          <w:rFonts w:ascii="Arial" w:hAnsi="Arial"/>
        </w:rPr>
      </w:pPr>
      <w:ins w:id="8649" w:author="Rev 16 Allen Wirfs-Brock" w:date="2013-07-15T10:57:00Z">
        <w:r>
          <w:t xml:space="preserve">Irrefutable </w:t>
        </w:r>
        <w:r w:rsidRPr="00E77497">
          <w:rPr>
            <w:rFonts w:ascii="Arial" w:hAnsi="Arial"/>
            <w:b/>
            <w:i w:val="0"/>
          </w:rPr>
          <w:t>:</w:t>
        </w:r>
      </w:ins>
    </w:p>
    <w:p w14:paraId="223FC8D7" w14:textId="77777777" w:rsidR="00E82523" w:rsidRPr="00E77497" w:rsidRDefault="00E82523" w:rsidP="00E82523">
      <w:pPr>
        <w:pStyle w:val="SyntaxDefinition"/>
        <w:rPr>
          <w:ins w:id="8650" w:author="Rev 16 Allen Wirfs-Brock" w:date="2013-07-15T10:57:00Z"/>
          <w:rFonts w:ascii="Courier New" w:hAnsi="Courier New" w:cs="Courier New"/>
          <w:b/>
          <w:i w:val="0"/>
        </w:rPr>
      </w:pPr>
      <w:ins w:id="8651" w:author="Rev 16 Allen Wirfs-Brock" w:date="2013-07-15T10:57:00Z">
        <w:r>
          <w:rPr>
            <w:rFonts w:ascii="Courier New" w:hAnsi="Courier New" w:cs="Courier New"/>
            <w:b/>
            <w:i w:val="0"/>
          </w:rPr>
          <w:t>?</w:t>
        </w:r>
        <w:r w:rsidRPr="00E77497">
          <w:rPr>
            <w:rFonts w:ascii="Courier New" w:hAnsi="Courier New" w:cs="Courier New"/>
            <w:b/>
            <w:i w:val="0"/>
          </w:rPr>
          <w:t xml:space="preserve"> </w:t>
        </w:r>
      </w:ins>
    </w:p>
    <w:p w14:paraId="04089C47" w14:textId="77777777" w:rsidR="00E82523" w:rsidRPr="00E77497" w:rsidRDefault="00E82523" w:rsidP="00E82523">
      <w:pPr>
        <w:pStyle w:val="SyntaxRule"/>
        <w:rPr>
          <w:ins w:id="8652" w:author="Rev 16 Allen Wirfs-Brock" w:date="2013-07-15T10:57:00Z"/>
          <w:rFonts w:ascii="Arial" w:hAnsi="Arial"/>
        </w:rPr>
      </w:pPr>
      <w:ins w:id="8653" w:author="Rev 16 Allen Wirfs-Brock" w:date="2013-07-15T10:57:00Z">
        <w:r w:rsidRPr="00E77497">
          <w:t xml:space="preserve">ObjectBindingPattern </w:t>
        </w:r>
        <w:r w:rsidRPr="00E77497">
          <w:rPr>
            <w:rFonts w:ascii="Arial" w:hAnsi="Arial"/>
            <w:b/>
            <w:i w:val="0"/>
          </w:rPr>
          <w:t>:</w:t>
        </w:r>
      </w:ins>
    </w:p>
    <w:p w14:paraId="595FFDCC" w14:textId="77777777" w:rsidR="00E82523" w:rsidRPr="00E77497" w:rsidRDefault="00E82523" w:rsidP="00E82523">
      <w:pPr>
        <w:pStyle w:val="SyntaxDefinition"/>
        <w:rPr>
          <w:ins w:id="8654" w:author="Rev 16 Allen Wirfs-Brock" w:date="2013-07-15T10:57:00Z"/>
          <w:rFonts w:ascii="Courier New" w:hAnsi="Courier New" w:cs="Courier New"/>
          <w:b/>
          <w:i w:val="0"/>
        </w:rPr>
      </w:pPr>
      <w:ins w:id="8655" w:author="Rev 16 Allen Wirfs-Brock" w:date="2013-07-15T10:57:00Z">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ins>
    </w:p>
    <w:p w14:paraId="5298692E" w14:textId="77777777" w:rsidR="00E82523" w:rsidRPr="00E77497" w:rsidRDefault="00E82523" w:rsidP="00E82523">
      <w:pPr>
        <w:pStyle w:val="SyntaxRule"/>
        <w:rPr>
          <w:ins w:id="8656" w:author="Rev 16 Allen Wirfs-Brock" w:date="2013-07-15T10:57:00Z"/>
          <w:rFonts w:ascii="Arial" w:hAnsi="Arial"/>
        </w:rPr>
      </w:pPr>
      <w:ins w:id="8657" w:author="Rev 16 Allen Wirfs-Brock" w:date="2013-07-15T10:57:00Z">
        <w:r w:rsidRPr="00E77497">
          <w:t xml:space="preserve">ArrayBindingPattern </w:t>
        </w:r>
        <w:r w:rsidRPr="00E77497">
          <w:rPr>
            <w:rFonts w:ascii="Arial" w:hAnsi="Arial"/>
            <w:b/>
            <w:i w:val="0"/>
          </w:rPr>
          <w:t>:</w:t>
        </w:r>
      </w:ins>
    </w:p>
    <w:p w14:paraId="3C07DD08" w14:textId="77777777" w:rsidR="00E82523" w:rsidRPr="00E77497" w:rsidRDefault="00E82523" w:rsidP="00E82523">
      <w:pPr>
        <w:pStyle w:val="SyntaxDefinition"/>
        <w:rPr>
          <w:ins w:id="8658" w:author="Rev 16 Allen Wirfs-Brock" w:date="2013-07-15T10:57:00Z"/>
          <w:rFonts w:ascii="Courier New" w:hAnsi="Courier New" w:cs="Courier New"/>
          <w:b/>
          <w:i w:val="0"/>
        </w:rPr>
      </w:pPr>
      <w:ins w:id="8659" w:author="Rev 16 Allen Wirfs-Brock" w:date="2013-07-15T10:57: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Pr="00E77497">
          <w:rPr>
            <w:rFonts w:ascii="Courier New" w:hAnsi="Courier New" w:cs="Courier New"/>
            <w:b/>
            <w:i w:val="0"/>
          </w:rP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w:t>
        </w:r>
        <w:r w:rsidRPr="00675B74">
          <w:rPr>
            <w:rFonts w:ascii="Courier New" w:hAnsi="Courier New" w:cs="Courier New"/>
            <w:b/>
            <w:i w:val="0"/>
          </w:rPr>
          <w:t>]</w:t>
        </w:r>
        <w:r w:rsidRPr="00675B74">
          <w:rPr>
            <w:rFonts w:ascii="Courier New" w:hAnsi="Courier New" w:cs="Courier New"/>
            <w:b/>
            <w:i w:val="0"/>
          </w:rPr>
          <w:b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14B75526" w14:textId="77777777" w:rsidR="00E82523" w:rsidRPr="00E77497" w:rsidRDefault="00E82523" w:rsidP="00E82523">
      <w:pPr>
        <w:pStyle w:val="SyntaxRule"/>
        <w:rPr>
          <w:ins w:id="8660" w:author="Rev 16 Allen Wirfs-Brock" w:date="2013-07-15T10:57:00Z"/>
          <w:rFonts w:ascii="Arial" w:hAnsi="Arial"/>
        </w:rPr>
      </w:pPr>
      <w:ins w:id="8661" w:author="Rev 16 Allen Wirfs-Brock" w:date="2013-07-15T10:57:00Z">
        <w:r w:rsidRPr="00E77497">
          <w:t xml:space="preserve">BindingPropertyList </w:t>
        </w:r>
        <w:r w:rsidRPr="00E77497">
          <w:rPr>
            <w:rFonts w:ascii="Arial" w:hAnsi="Arial"/>
            <w:b/>
            <w:i w:val="0"/>
          </w:rPr>
          <w:t>:</w:t>
        </w:r>
      </w:ins>
    </w:p>
    <w:p w14:paraId="584A5318" w14:textId="77777777" w:rsidR="00E82523" w:rsidRPr="00E77497" w:rsidRDefault="00E82523" w:rsidP="00E82523">
      <w:pPr>
        <w:pStyle w:val="SyntaxDefinition"/>
        <w:rPr>
          <w:ins w:id="8662" w:author="Rev 16 Allen Wirfs-Brock" w:date="2013-07-15T10:57:00Z"/>
        </w:rPr>
      </w:pPr>
      <w:ins w:id="8663" w:author="Rev 16 Allen Wirfs-Brock" w:date="2013-07-15T10:57:00Z">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r w:rsidRPr="00E77497">
          <w:br/>
          <w:t xml:space="preserve">BindingPropertyList </w:t>
        </w:r>
        <w:r w:rsidRPr="00E77497">
          <w:rPr>
            <w:rFonts w:ascii="Courier New" w:hAnsi="Courier New" w:cs="Courier New"/>
            <w:b/>
            <w:i w:val="0"/>
          </w:rPr>
          <w:t>,</w:t>
        </w:r>
        <w:r w:rsidRPr="00E77497">
          <w:t xml:space="preserve"> </w:t>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ins>
    </w:p>
    <w:p w14:paraId="366293B7" w14:textId="77777777" w:rsidR="00E82523" w:rsidRPr="00E77497" w:rsidRDefault="00E82523" w:rsidP="00E82523">
      <w:pPr>
        <w:pStyle w:val="SyntaxRule"/>
        <w:rPr>
          <w:ins w:id="8664" w:author="Rev 16 Allen Wirfs-Brock" w:date="2013-07-15T10:57:00Z"/>
          <w:rFonts w:ascii="Arial" w:hAnsi="Arial"/>
        </w:rPr>
      </w:pPr>
      <w:ins w:id="8665" w:author="Rev 16 Allen Wirfs-Brock" w:date="2013-07-15T10:57:00Z">
        <w:r w:rsidRPr="00E77497">
          <w:t>BindingElementList</w:t>
        </w:r>
        <w:r w:rsidRPr="00E77497">
          <w:rPr>
            <w:rFonts w:ascii="Arial" w:hAnsi="Arial"/>
          </w:rPr>
          <w:t xml:space="preserve"> </w:t>
        </w:r>
        <w:r w:rsidRPr="00E77497">
          <w:rPr>
            <w:rFonts w:ascii="Arial" w:hAnsi="Arial"/>
            <w:b/>
            <w:i w:val="0"/>
          </w:rPr>
          <w:t>:</w:t>
        </w:r>
      </w:ins>
    </w:p>
    <w:p w14:paraId="7EC99EB4" w14:textId="77777777" w:rsidR="00E82523" w:rsidRPr="00E77497" w:rsidRDefault="00E82523" w:rsidP="00E82523">
      <w:pPr>
        <w:pStyle w:val="SyntaxDefinition"/>
        <w:rPr>
          <w:ins w:id="8666" w:author="Rev 16 Allen Wirfs-Brock" w:date="2013-07-15T10:57:00Z"/>
        </w:rPr>
      </w:pPr>
      <w:ins w:id="8667" w:author="Rev 16 Allen Wirfs-Brock" w:date="2013-07-15T10:57:00Z">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ins>
    </w:p>
    <w:p w14:paraId="17DA6DAF" w14:textId="77777777" w:rsidR="00E82523" w:rsidRPr="00E77497" w:rsidRDefault="00E82523" w:rsidP="00E82523">
      <w:pPr>
        <w:pStyle w:val="SyntaxRule"/>
        <w:rPr>
          <w:ins w:id="8668" w:author="Rev 16 Allen Wirfs-Brock" w:date="2013-07-15T10:57:00Z"/>
          <w:rFonts w:ascii="Arial" w:hAnsi="Arial"/>
        </w:rPr>
      </w:pPr>
      <w:ins w:id="8669" w:author="Rev 16 Allen Wirfs-Brock" w:date="2013-07-15T10:57:00Z">
        <w:r w:rsidRPr="00E77497">
          <w:t xml:space="preserve">BindingProperty </w:t>
        </w:r>
        <w:r w:rsidRPr="00E77497">
          <w:rPr>
            <w:rFonts w:ascii="Arial" w:hAnsi="Arial"/>
            <w:b/>
            <w:i w:val="0"/>
          </w:rPr>
          <w:t>:</w:t>
        </w:r>
      </w:ins>
    </w:p>
    <w:p w14:paraId="31AE83A7" w14:textId="77777777" w:rsidR="00E82523" w:rsidRPr="00E77497" w:rsidRDefault="00E82523" w:rsidP="00E82523">
      <w:pPr>
        <w:pStyle w:val="SyntaxDefinition"/>
        <w:rPr>
          <w:ins w:id="8670" w:author="Rev 16 Allen Wirfs-Brock" w:date="2013-07-15T10:57:00Z"/>
        </w:rPr>
      </w:pPr>
      <w:ins w:id="8671" w:author="Rev 16 Allen Wirfs-Brock" w:date="2013-07-15T10:57:00Z">
        <w:r w:rsidRPr="00E77497">
          <w:t xml:space="preserve">SingleNameBinding </w:t>
        </w:r>
        <w:r w:rsidRPr="00E77497">
          <w:rPr>
            <w:rFonts w:ascii="Arial" w:hAnsi="Arial" w:cs="Arial"/>
            <w:i w:val="0"/>
            <w:vertAlign w:val="subscript"/>
          </w:rPr>
          <w:br/>
        </w:r>
        <w:r w:rsidRPr="00675B74" w:rsidDel="00A360B4">
          <w:t xml:space="preserve"> </w:t>
        </w:r>
        <w:commentRangeStart w:id="8672"/>
        <w:r w:rsidRPr="00E77497">
          <w:t>PropertyName</w:t>
        </w:r>
        <w:r w:rsidRPr="00E77497">
          <w:rPr>
            <w:rFonts w:ascii="Courier New" w:hAnsi="Courier New" w:cs="Courier New"/>
            <w:b/>
            <w:i w:val="0"/>
          </w:rPr>
          <w:t xml:space="preserve"> </w:t>
        </w:r>
        <w:commentRangeEnd w:id="8672"/>
        <w:r>
          <w:rPr>
            <w:rStyle w:val="af6"/>
            <w:rFonts w:ascii="Arial" w:eastAsia="MS Mincho" w:hAnsi="Arial"/>
            <w:i w:val="0"/>
            <w:lang w:eastAsia="ja-JP"/>
          </w:rPr>
          <w:commentReference w:id="8672"/>
        </w:r>
        <w:r w:rsidRPr="00E77497">
          <w:rPr>
            <w:rFonts w:ascii="Courier New" w:hAnsi="Courier New" w:cs="Courier New"/>
            <w:b/>
            <w:i w:val="0"/>
          </w:rPr>
          <w:t xml:space="preserve">: </w:t>
        </w:r>
        <w:r w:rsidRPr="00E77497">
          <w:t>BindingElement</w:t>
        </w:r>
        <w:r w:rsidRPr="00E77497" w:rsidDel="00A360B4">
          <w:t xml:space="preserve"> </w:t>
        </w:r>
      </w:ins>
    </w:p>
    <w:p w14:paraId="0EFD7689" w14:textId="77777777" w:rsidR="00E82523" w:rsidRPr="00E77497" w:rsidRDefault="00E82523" w:rsidP="00E82523">
      <w:pPr>
        <w:pStyle w:val="SyntaxRule"/>
        <w:rPr>
          <w:ins w:id="8673" w:author="Rev 16 Allen Wirfs-Brock" w:date="2013-07-15T10:57:00Z"/>
          <w:rFonts w:ascii="Arial" w:hAnsi="Arial"/>
        </w:rPr>
      </w:pPr>
      <w:ins w:id="8674" w:author="Rev 16 Allen Wirfs-Brock" w:date="2013-07-15T10:57:00Z">
        <w:r w:rsidRPr="00E77497">
          <w:t xml:space="preserve">BindingElement </w:t>
        </w:r>
        <w:r w:rsidRPr="00E77497">
          <w:rPr>
            <w:rFonts w:ascii="Arial" w:hAnsi="Arial"/>
            <w:b/>
            <w:i w:val="0"/>
          </w:rPr>
          <w:t>:</w:t>
        </w:r>
      </w:ins>
    </w:p>
    <w:p w14:paraId="2CB92995" w14:textId="77777777" w:rsidR="00E82523" w:rsidRPr="00E77497" w:rsidRDefault="00E82523" w:rsidP="00E82523">
      <w:pPr>
        <w:pStyle w:val="SyntaxDefinition"/>
        <w:rPr>
          <w:ins w:id="8675" w:author="Rev 16 Allen Wirfs-Brock" w:date="2013-07-15T10:57:00Z"/>
        </w:rPr>
      </w:pPr>
      <w:ins w:id="8676" w:author="Rev 16 Allen Wirfs-Brock" w:date="2013-07-15T10:57:00Z">
        <w:r w:rsidRPr="00E77497">
          <w:t>SingleNameBinding</w:t>
        </w:r>
        <w:r w:rsidRPr="00E77497">
          <w:br/>
          <w:t>BindingPattern Initialiser</w:t>
        </w:r>
        <w:r w:rsidRPr="00E77497">
          <w:rPr>
            <w:rFonts w:ascii="Arial" w:hAnsi="Arial" w:cs="Arial"/>
            <w:i w:val="0"/>
            <w:vertAlign w:val="subscript"/>
          </w:rPr>
          <w:t>opt</w:t>
        </w:r>
      </w:ins>
    </w:p>
    <w:p w14:paraId="567CFB5D" w14:textId="77777777" w:rsidR="00E82523" w:rsidRPr="00E77497" w:rsidRDefault="00E82523" w:rsidP="00E82523">
      <w:pPr>
        <w:pStyle w:val="SyntaxRule"/>
        <w:rPr>
          <w:ins w:id="8677" w:author="Rev 16 Allen Wirfs-Brock" w:date="2013-07-15T10:57:00Z"/>
          <w:rFonts w:ascii="Arial" w:hAnsi="Arial"/>
        </w:rPr>
      </w:pPr>
      <w:ins w:id="8678" w:author="Rev 16 Allen Wirfs-Brock" w:date="2013-07-15T10:57:00Z">
        <w:r w:rsidRPr="00E77497">
          <w:t xml:space="preserve">SingleNameBinding  </w:t>
        </w:r>
        <w:r w:rsidRPr="00E77497">
          <w:rPr>
            <w:rFonts w:ascii="Arial" w:hAnsi="Arial"/>
            <w:b/>
            <w:i w:val="0"/>
          </w:rPr>
          <w:t>:</w:t>
        </w:r>
      </w:ins>
    </w:p>
    <w:p w14:paraId="13C40E82" w14:textId="77777777" w:rsidR="00E82523" w:rsidRPr="00E77497" w:rsidRDefault="00E82523" w:rsidP="00E82523">
      <w:pPr>
        <w:pStyle w:val="SyntaxDefinition"/>
        <w:rPr>
          <w:ins w:id="8679" w:author="Rev 16 Allen Wirfs-Brock" w:date="2013-07-15T10:57:00Z"/>
        </w:rPr>
      </w:pPr>
      <w:ins w:id="8680" w:author="Rev 16 Allen Wirfs-Brock" w:date="2013-07-15T10:57:00Z">
        <w:r w:rsidRPr="00E77497">
          <w:t>BindingIdentifier Initialiser</w:t>
        </w:r>
        <w:r w:rsidRPr="00E77497">
          <w:rPr>
            <w:rFonts w:ascii="Arial" w:hAnsi="Arial" w:cs="Arial"/>
            <w:i w:val="0"/>
            <w:vertAlign w:val="subscript"/>
          </w:rPr>
          <w:t>opt</w:t>
        </w:r>
      </w:ins>
    </w:p>
    <w:p w14:paraId="636D3E08" w14:textId="77777777" w:rsidR="00E82523" w:rsidRPr="00E77497" w:rsidRDefault="00E82523" w:rsidP="00E82523">
      <w:pPr>
        <w:pStyle w:val="SyntaxRule"/>
        <w:rPr>
          <w:ins w:id="8681" w:author="Rev 16 Allen Wirfs-Brock" w:date="2013-07-15T10:57:00Z"/>
          <w:rFonts w:ascii="Arial" w:hAnsi="Arial"/>
        </w:rPr>
      </w:pPr>
      <w:ins w:id="8682" w:author="Rev 16 Allen Wirfs-Brock" w:date="2013-07-15T10:57:00Z">
        <w:r w:rsidRPr="00E77497">
          <w:t xml:space="preserve">BindingRestElement </w:t>
        </w:r>
        <w:r w:rsidRPr="00E77497">
          <w:rPr>
            <w:rFonts w:ascii="Arial" w:hAnsi="Arial"/>
            <w:b/>
            <w:i w:val="0"/>
          </w:rPr>
          <w:t>:</w:t>
        </w:r>
      </w:ins>
    </w:p>
    <w:p w14:paraId="70F1AA92" w14:textId="77777777" w:rsidR="00E82523" w:rsidRPr="00E77497" w:rsidRDefault="00E82523" w:rsidP="00E82523">
      <w:pPr>
        <w:pStyle w:val="SyntaxDefinition"/>
        <w:rPr>
          <w:ins w:id="8683" w:author="Rev 16 Allen Wirfs-Brock" w:date="2013-07-15T10:57:00Z"/>
        </w:rPr>
      </w:pPr>
      <w:ins w:id="8684" w:author="Rev 16 Allen Wirfs-Brock" w:date="2013-07-15T10:57:00Z">
        <w:r>
          <w:rPr>
            <w:rFonts w:ascii="Courier New" w:hAnsi="Courier New" w:cs="Courier New"/>
            <w:b/>
            <w:i w:val="0"/>
          </w:rPr>
          <w:t>...</w:t>
        </w:r>
        <w:r w:rsidRPr="00E77497">
          <w:rPr>
            <w:rFonts w:ascii="Arial" w:hAnsi="Arial" w:cs="Arial"/>
            <w:i w:val="0"/>
            <w:sz w:val="16"/>
            <w:szCs w:val="16"/>
          </w:rPr>
          <w:t xml:space="preserve"> </w:t>
        </w:r>
        <w:r w:rsidRPr="00E77497">
          <w:t xml:space="preserve">BindingIdentifier  </w:t>
        </w:r>
      </w:ins>
    </w:p>
    <w:p w14:paraId="022991F0" w14:textId="77777777" w:rsidR="00E82523" w:rsidRPr="00E77497" w:rsidRDefault="00E82523" w:rsidP="00E82523">
      <w:pPr>
        <w:pStyle w:val="40"/>
        <w:rPr>
          <w:ins w:id="8685" w:author="Rev 16 Allen Wirfs-Brock" w:date="2013-07-15T10:57:00Z"/>
        </w:rPr>
      </w:pPr>
      <w:ins w:id="8686" w:author="Rev 16 Allen Wirfs-Brock" w:date="2013-07-15T10:57:00Z">
        <w:r w:rsidRPr="00E77497">
          <w:t>Static Semantics</w:t>
        </w:r>
      </w:ins>
    </w:p>
    <w:p w14:paraId="0FD05113" w14:textId="77777777" w:rsidR="00E82523" w:rsidRPr="00E77497" w:rsidRDefault="00E82523" w:rsidP="00E82523">
      <w:pPr>
        <w:rPr>
          <w:ins w:id="8687" w:author="Rev 16 Allen Wirfs-Brock" w:date="2013-07-15T10:57:00Z"/>
          <w:rFonts w:ascii="Helvetica" w:hAnsi="Helvetica"/>
          <w:b/>
        </w:rPr>
      </w:pPr>
      <w:ins w:id="8688" w:author="Rev 16 Allen Wirfs-Brock" w:date="2013-07-15T10:57:00Z">
        <w:r w:rsidRPr="00E77497">
          <w:rPr>
            <w:rFonts w:ascii="Helvetica" w:hAnsi="Helvetica"/>
            <w:b/>
          </w:rPr>
          <w:t>Static Semantics:  Early Errors</w:t>
        </w:r>
      </w:ins>
    </w:p>
    <w:p w14:paraId="45C2F1D0" w14:textId="77777777" w:rsidR="00E82523" w:rsidRPr="00E77497" w:rsidRDefault="00E82523" w:rsidP="00E82523">
      <w:pPr>
        <w:rPr>
          <w:ins w:id="8689" w:author="Rev 16 Allen Wirfs-Brock" w:date="2013-07-15T10:57:00Z"/>
        </w:rPr>
      </w:pPr>
      <w:ins w:id="8690" w:author="Rev 16 Allen Wirfs-Brock" w:date="2013-07-15T10:57:00Z">
        <w:r w:rsidRPr="00E77497">
          <w:rPr>
            <w:rStyle w:val="bnf"/>
          </w:rPr>
          <w:t xml:space="preserve">BindingPattern  </w:t>
        </w:r>
        <w:r w:rsidRPr="00E77497">
          <w:rPr>
            <w:b/>
          </w:rPr>
          <w:t>:</w:t>
        </w:r>
        <w:r w:rsidRPr="00E77497">
          <w:t xml:space="preserve"> </w:t>
        </w:r>
        <w:r w:rsidRPr="00E2245F">
          <w:rPr>
            <w:rStyle w:val="bnf"/>
          </w:rPr>
          <w:t>Irrefutable</w:t>
        </w:r>
        <w:r w:rsidRPr="00E2245F">
          <w:rPr>
            <w:rFonts w:cs="Arial"/>
            <w:iCs/>
            <w:vertAlign w:val="subscript"/>
          </w:rPr>
          <w:t>opt</w:t>
        </w:r>
        <w:r>
          <w:rPr>
            <w:rFonts w:cs="Arial"/>
            <w:i/>
            <w:vertAlign w:val="subscript"/>
          </w:rPr>
          <w:t xml:space="preserve"> </w:t>
        </w:r>
        <w:r>
          <w:t xml:space="preserve"> </w:t>
        </w:r>
        <w:r w:rsidRPr="00E77497">
          <w:rPr>
            <w:rStyle w:val="bnf"/>
          </w:rPr>
          <w:t>ObjectBindingPattern</w:t>
        </w:r>
      </w:ins>
    </w:p>
    <w:p w14:paraId="62C393F9" w14:textId="77777777" w:rsidR="00E82523" w:rsidRPr="00E77497" w:rsidRDefault="00E82523" w:rsidP="00E82523">
      <w:pPr>
        <w:numPr>
          <w:ilvl w:val="0"/>
          <w:numId w:val="737"/>
        </w:numPr>
        <w:rPr>
          <w:ins w:id="8691" w:author="Rev 16 Allen Wirfs-Brock" w:date="2013-07-15T10:57:00Z"/>
        </w:rPr>
      </w:pPr>
      <w:ins w:id="8692" w:author="Rev 16 Allen Wirfs-Brock" w:date="2013-07-15T10:57:00Z">
        <w:r w:rsidRPr="00E77497">
          <w:t>It is a Syntax Error if the</w:t>
        </w:r>
        <w:r>
          <w:t xml:space="preserve"> BoundNames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14:paraId="0410A861" w14:textId="77777777" w:rsidR="00E82523" w:rsidRPr="00E77497" w:rsidRDefault="00E82523" w:rsidP="00E82523">
      <w:pPr>
        <w:rPr>
          <w:ins w:id="8693" w:author="Rev 16 Allen Wirfs-Brock" w:date="2013-07-15T10:57:00Z"/>
        </w:rPr>
      </w:pPr>
      <w:ins w:id="8694"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ins>
    </w:p>
    <w:p w14:paraId="0E183A74" w14:textId="77777777" w:rsidR="00E82523" w:rsidRPr="00E77497" w:rsidRDefault="00E82523" w:rsidP="00E82523">
      <w:pPr>
        <w:numPr>
          <w:ilvl w:val="0"/>
          <w:numId w:val="737"/>
        </w:numPr>
        <w:rPr>
          <w:ins w:id="8695" w:author="Rev 16 Allen Wirfs-Brock" w:date="2013-07-15T10:57:00Z"/>
        </w:rPr>
      </w:pPr>
      <w:ins w:id="8696" w:author="Rev 16 Allen Wirfs-Brock" w:date="2013-07-15T10:57:00Z">
        <w:r w:rsidRPr="00E77497">
          <w:t>It is a Syntax Error if the</w:t>
        </w:r>
        <w:r>
          <w:t xml:space="preserve"> BoundNames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14:paraId="528723DF" w14:textId="77777777" w:rsidR="00E82523" w:rsidRPr="00E77497" w:rsidRDefault="00E82523" w:rsidP="00E82523">
      <w:pPr>
        <w:rPr>
          <w:ins w:id="8697" w:author="Rev 16 Allen Wirfs-Brock" w:date="2013-07-15T10:57:00Z"/>
          <w:rFonts w:ascii="Helvetica" w:hAnsi="Helvetica"/>
          <w:b/>
        </w:rPr>
      </w:pPr>
      <w:ins w:id="8698" w:author="Rev 16 Allen Wirfs-Brock" w:date="2013-07-15T10:57:00Z">
        <w:r w:rsidRPr="00E77497">
          <w:rPr>
            <w:rFonts w:ascii="Helvetica" w:hAnsi="Helvetica"/>
            <w:b/>
          </w:rPr>
          <w:t xml:space="preserve">Static Semantics:  </w:t>
        </w:r>
        <w:r>
          <w:rPr>
            <w:rFonts w:ascii="Helvetica" w:hAnsi="Helvetica"/>
            <w:b/>
            <w:lang w:eastAsia="en-US"/>
          </w:rPr>
          <w:t>BoundNames</w:t>
        </w:r>
      </w:ins>
    </w:p>
    <w:p w14:paraId="2577F08A" w14:textId="77777777" w:rsidR="00E82523" w:rsidRPr="00E77497" w:rsidRDefault="00E82523" w:rsidP="00E82523">
      <w:pPr>
        <w:rPr>
          <w:ins w:id="8699" w:author="Rev 16 Allen Wirfs-Brock" w:date="2013-07-15T10:57:00Z"/>
        </w:rPr>
      </w:pPr>
      <w:ins w:id="8700"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ObjectBindingPattern</w:t>
        </w:r>
      </w:ins>
    </w:p>
    <w:p w14:paraId="05539F66" w14:textId="77777777" w:rsidR="00E82523" w:rsidRPr="00E77497" w:rsidRDefault="00E82523" w:rsidP="00E82523">
      <w:pPr>
        <w:pStyle w:val="Alg4"/>
        <w:numPr>
          <w:ilvl w:val="0"/>
          <w:numId w:val="431"/>
        </w:numPr>
        <w:spacing w:after="220"/>
        <w:contextualSpacing/>
        <w:rPr>
          <w:ins w:id="8701" w:author="Rev 16 Allen Wirfs-Brock" w:date="2013-07-15T10:57:00Z"/>
        </w:rPr>
      </w:pPr>
      <w:ins w:id="8702" w:author="Rev 16 Allen Wirfs-Brock" w:date="2013-07-15T10:57:00Z">
        <w:r w:rsidRPr="00E77497">
          <w:t>Return the BoundNames of</w:t>
        </w:r>
        <w:r>
          <w:t xml:space="preserve"> </w:t>
        </w:r>
        <w:r w:rsidRPr="00E77497">
          <w:rPr>
            <w:rStyle w:val="bnf"/>
          </w:rPr>
          <w:t>ObjectBindingPattern</w:t>
        </w:r>
        <w:r w:rsidRPr="00E77497">
          <w:t>.</w:t>
        </w:r>
      </w:ins>
    </w:p>
    <w:p w14:paraId="7416C78B" w14:textId="77777777" w:rsidR="00E82523" w:rsidRPr="00E77497" w:rsidRDefault="00E82523" w:rsidP="00E82523">
      <w:pPr>
        <w:rPr>
          <w:ins w:id="8703" w:author="Rev 16 Allen Wirfs-Brock" w:date="2013-07-15T10:57:00Z"/>
        </w:rPr>
      </w:pPr>
      <w:ins w:id="8704"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ins>
    </w:p>
    <w:p w14:paraId="28F2283E" w14:textId="77777777" w:rsidR="00E82523" w:rsidRPr="00E77497" w:rsidRDefault="00E82523" w:rsidP="008F7A25">
      <w:pPr>
        <w:pStyle w:val="Alg4"/>
        <w:numPr>
          <w:ilvl w:val="0"/>
          <w:numId w:val="1552"/>
        </w:numPr>
        <w:spacing w:after="220"/>
        <w:contextualSpacing/>
        <w:rPr>
          <w:ins w:id="8705" w:author="Rev 16 Allen Wirfs-Brock" w:date="2013-07-15T10:57:00Z"/>
        </w:rPr>
      </w:pPr>
      <w:ins w:id="8706" w:author="Rev 16 Allen Wirfs-Brock" w:date="2013-07-15T10:57:00Z">
        <w:r w:rsidRPr="00E77497">
          <w:t>Return the BoundNames of</w:t>
        </w:r>
        <w:r>
          <w:t xml:space="preserve"> </w:t>
        </w:r>
        <w:r>
          <w:rPr>
            <w:rStyle w:val="bnf"/>
          </w:rPr>
          <w:t>Array</w:t>
        </w:r>
        <w:r w:rsidRPr="00E77497">
          <w:rPr>
            <w:rStyle w:val="bnf"/>
          </w:rPr>
          <w:t>BindingPattern</w:t>
        </w:r>
        <w:r w:rsidRPr="00E77497">
          <w:t>.</w:t>
        </w:r>
      </w:ins>
    </w:p>
    <w:p w14:paraId="6CFE9907" w14:textId="77777777" w:rsidR="00E82523" w:rsidRPr="00E77497" w:rsidRDefault="00E82523" w:rsidP="00E82523">
      <w:pPr>
        <w:rPr>
          <w:ins w:id="8707" w:author="Rev 16 Allen Wirfs-Brock" w:date="2013-07-15T10:57:00Z"/>
        </w:rPr>
      </w:pPr>
      <w:ins w:id="8708" w:author="Rev 16 Allen Wirfs-Brock" w:date="2013-07-15T10:57:00Z">
        <w:r w:rsidRPr="00E77497">
          <w:rPr>
            <w:rStyle w:val="bnf"/>
          </w:rPr>
          <w:t>ObjectBindingPattern</w:t>
        </w:r>
        <w:r>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ins>
    </w:p>
    <w:p w14:paraId="7E419ED2" w14:textId="77777777" w:rsidR="00E82523" w:rsidRPr="00E77497" w:rsidRDefault="00E82523" w:rsidP="008F7A25">
      <w:pPr>
        <w:pStyle w:val="Alg4"/>
        <w:numPr>
          <w:ilvl w:val="0"/>
          <w:numId w:val="1553"/>
        </w:numPr>
        <w:spacing w:after="220"/>
        <w:contextualSpacing/>
        <w:rPr>
          <w:ins w:id="8709" w:author="Rev 16 Allen Wirfs-Brock" w:date="2013-07-15T10:57:00Z"/>
        </w:rPr>
      </w:pPr>
      <w:ins w:id="8710" w:author="Rev 16 Allen Wirfs-Brock" w:date="2013-07-15T10:57:00Z">
        <w:r w:rsidRPr="00E77497">
          <w:t>Return an empty List.</w:t>
        </w:r>
      </w:ins>
    </w:p>
    <w:p w14:paraId="3676D31A" w14:textId="77777777" w:rsidR="00E82523" w:rsidRPr="00E77497" w:rsidRDefault="00E82523" w:rsidP="00E82523">
      <w:pPr>
        <w:rPr>
          <w:ins w:id="8711" w:author="Rev 16 Allen Wirfs-Brock" w:date="2013-07-15T10:57:00Z"/>
        </w:rPr>
      </w:pPr>
      <w:ins w:id="8712"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078D6D2E" w14:textId="77777777" w:rsidR="00E82523" w:rsidRPr="00E77497" w:rsidRDefault="00E82523" w:rsidP="008F7A25">
      <w:pPr>
        <w:pStyle w:val="Alg4"/>
        <w:numPr>
          <w:ilvl w:val="0"/>
          <w:numId w:val="1554"/>
        </w:numPr>
        <w:spacing w:after="220"/>
        <w:contextualSpacing/>
        <w:rPr>
          <w:ins w:id="8713" w:author="Rev 16 Allen Wirfs-Brock" w:date="2013-07-15T10:57:00Z"/>
        </w:rPr>
      </w:pPr>
      <w:ins w:id="8714" w:author="Rev 16 Allen Wirfs-Brock" w:date="2013-07-15T10:57:00Z">
        <w:r w:rsidRPr="00E77497">
          <w:t>Return an empty List.</w:t>
        </w:r>
      </w:ins>
    </w:p>
    <w:p w14:paraId="57A2444B" w14:textId="77777777" w:rsidR="00E82523" w:rsidRPr="00E77497" w:rsidRDefault="00E82523" w:rsidP="00E82523">
      <w:pPr>
        <w:rPr>
          <w:ins w:id="8715" w:author="Rev 16 Allen Wirfs-Brock" w:date="2013-07-15T10:57:00Z"/>
        </w:rPr>
      </w:pPr>
      <w:ins w:id="8716"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0722CF23" w14:textId="77777777" w:rsidR="00E82523" w:rsidRPr="00E77497" w:rsidRDefault="00E82523" w:rsidP="008F7A25">
      <w:pPr>
        <w:pStyle w:val="Alg4"/>
        <w:numPr>
          <w:ilvl w:val="0"/>
          <w:numId w:val="1555"/>
        </w:numPr>
        <w:spacing w:after="220"/>
        <w:contextualSpacing/>
        <w:rPr>
          <w:ins w:id="8717" w:author="Rev 16 Allen Wirfs-Brock" w:date="2013-07-15T10:57:00Z"/>
        </w:rPr>
      </w:pPr>
      <w:ins w:id="8718" w:author="Rev 16 Allen Wirfs-Brock" w:date="2013-07-15T10:57:00Z">
        <w:r w:rsidRPr="00E77497">
          <w:t xml:space="preserve">Return the BoundNames of </w:t>
        </w:r>
        <w:r w:rsidRPr="00E77497">
          <w:rPr>
            <w:rStyle w:val="bnf"/>
          </w:rPr>
          <w:t>Binding</w:t>
        </w:r>
        <w:r>
          <w:rPr>
            <w:rStyle w:val="bnf"/>
          </w:rPr>
          <w:t>Rest</w:t>
        </w:r>
        <w:r w:rsidRPr="00E77497">
          <w:rPr>
            <w:rStyle w:val="bnf"/>
          </w:rPr>
          <w:t>Element</w:t>
        </w:r>
        <w:r w:rsidRPr="00E77497">
          <w:t>.</w:t>
        </w:r>
      </w:ins>
    </w:p>
    <w:p w14:paraId="5D7115AE" w14:textId="77777777" w:rsidR="00E82523" w:rsidRPr="00E77497" w:rsidRDefault="00E82523" w:rsidP="00E82523">
      <w:pPr>
        <w:rPr>
          <w:ins w:id="8719" w:author="Rev 16 Allen Wirfs-Brock" w:date="2013-07-15T10:57:00Z"/>
        </w:rPr>
      </w:pPr>
      <w:ins w:id="8720"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5659953E" w14:textId="77777777" w:rsidR="00E82523" w:rsidRPr="00E77497" w:rsidRDefault="00E82523" w:rsidP="008F7A25">
      <w:pPr>
        <w:pStyle w:val="Alg4"/>
        <w:numPr>
          <w:ilvl w:val="0"/>
          <w:numId w:val="1556"/>
        </w:numPr>
        <w:spacing w:after="220"/>
        <w:contextualSpacing/>
        <w:rPr>
          <w:ins w:id="8721" w:author="Rev 16 Allen Wirfs-Brock" w:date="2013-07-15T10:57:00Z"/>
        </w:rPr>
      </w:pPr>
      <w:ins w:id="8722" w:author="Rev 16 Allen Wirfs-Brock" w:date="2013-07-15T10:57:00Z">
        <w:r w:rsidRPr="00E77497">
          <w:t xml:space="preserve">Return the BoundNames of </w:t>
        </w:r>
        <w:r w:rsidRPr="00E77497">
          <w:rPr>
            <w:rStyle w:val="bnf"/>
          </w:rPr>
          <w:t>BindingElementList</w:t>
        </w:r>
        <w:r w:rsidRPr="00E77497">
          <w:t>.</w:t>
        </w:r>
      </w:ins>
    </w:p>
    <w:p w14:paraId="45BF4DFB" w14:textId="77777777" w:rsidR="00E82523" w:rsidRPr="00E77497" w:rsidRDefault="00E82523" w:rsidP="00E82523">
      <w:pPr>
        <w:rPr>
          <w:ins w:id="8723" w:author="Rev 16 Allen Wirfs-Brock" w:date="2013-07-15T10:57:00Z"/>
        </w:rPr>
      </w:pPr>
      <w:ins w:id="8724"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571F6395" w14:textId="77777777" w:rsidR="00E82523" w:rsidRPr="00E77497" w:rsidRDefault="00E82523" w:rsidP="008F7A25">
      <w:pPr>
        <w:pStyle w:val="Alg4"/>
        <w:numPr>
          <w:ilvl w:val="0"/>
          <w:numId w:val="1557"/>
        </w:numPr>
        <w:spacing w:after="220"/>
        <w:contextualSpacing/>
        <w:rPr>
          <w:ins w:id="8725" w:author="Rev 16 Allen Wirfs-Brock" w:date="2013-07-15T10:57:00Z"/>
        </w:rPr>
      </w:pPr>
      <w:ins w:id="8726"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6A3C3D51" w14:textId="77777777" w:rsidR="00E82523" w:rsidRPr="00E77497" w:rsidRDefault="00E82523" w:rsidP="008F7A25">
      <w:pPr>
        <w:pStyle w:val="Alg4"/>
        <w:numPr>
          <w:ilvl w:val="0"/>
          <w:numId w:val="1557"/>
        </w:numPr>
        <w:spacing w:after="220"/>
        <w:contextualSpacing/>
        <w:rPr>
          <w:ins w:id="8727" w:author="Rev 16 Allen Wirfs-Brock" w:date="2013-07-15T10:57:00Z"/>
          <w:rStyle w:val="bnf"/>
          <w:i w:val="0"/>
        </w:rPr>
      </w:pPr>
      <w:ins w:id="8728"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BindingRestElement.</w:t>
        </w:r>
      </w:ins>
    </w:p>
    <w:p w14:paraId="240945BD" w14:textId="77777777" w:rsidR="00E82523" w:rsidRPr="00E77497" w:rsidRDefault="00E82523" w:rsidP="008F7A25">
      <w:pPr>
        <w:pStyle w:val="Alg4"/>
        <w:numPr>
          <w:ilvl w:val="0"/>
          <w:numId w:val="1557"/>
        </w:numPr>
        <w:spacing w:after="220"/>
        <w:contextualSpacing/>
        <w:rPr>
          <w:ins w:id="8729" w:author="Rev 16 Allen Wirfs-Brock" w:date="2013-07-15T10:57:00Z"/>
        </w:rPr>
      </w:pPr>
      <w:ins w:id="8730" w:author="Rev 16 Allen Wirfs-Brock" w:date="2013-07-15T10:57:00Z">
        <w:r w:rsidRPr="00E77497">
          <w:t xml:space="preserve">Return </w:t>
        </w:r>
        <w:r w:rsidRPr="00E77497">
          <w:rPr>
            <w:rStyle w:val="bnf"/>
          </w:rPr>
          <w:t>names</w:t>
        </w:r>
        <w:r w:rsidRPr="00E77497">
          <w:t>.</w:t>
        </w:r>
      </w:ins>
    </w:p>
    <w:p w14:paraId="12C51A10" w14:textId="77777777" w:rsidR="00E82523" w:rsidRPr="00E77497" w:rsidRDefault="00E82523" w:rsidP="00E82523">
      <w:pPr>
        <w:rPr>
          <w:ins w:id="8731" w:author="Rev 16 Allen Wirfs-Brock" w:date="2013-07-15T10:57:00Z"/>
        </w:rPr>
      </w:pPr>
      <w:ins w:id="8732" w:author="Rev 16 Allen Wirfs-Brock" w:date="2013-07-15T10:57:00Z">
        <w:r w:rsidRPr="00E77497">
          <w:rPr>
            <w:rStyle w:val="bnf"/>
          </w:rPr>
          <w:t xml:space="preserve">BindingPropertyList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ins>
    </w:p>
    <w:p w14:paraId="2E858658" w14:textId="77777777" w:rsidR="00E82523" w:rsidRPr="00E77497" w:rsidRDefault="00E82523" w:rsidP="00E82523">
      <w:pPr>
        <w:pStyle w:val="Alg4"/>
        <w:numPr>
          <w:ilvl w:val="0"/>
          <w:numId w:val="1483"/>
        </w:numPr>
        <w:spacing w:after="220"/>
        <w:contextualSpacing/>
        <w:rPr>
          <w:ins w:id="8733" w:author="Rev 16 Allen Wirfs-Brock" w:date="2013-07-15T10:57:00Z"/>
        </w:rPr>
      </w:pPr>
      <w:ins w:id="8734" w:author="Rev 16 Allen Wirfs-Brock" w:date="2013-07-15T10:57:00Z">
        <w:r w:rsidRPr="00E77497">
          <w:t xml:space="preserve">Return the BoundNames of </w:t>
        </w:r>
        <w:r w:rsidRPr="00E77497">
          <w:rPr>
            <w:rStyle w:val="bnf"/>
          </w:rPr>
          <w:t>BindingProperty</w:t>
        </w:r>
        <w:r w:rsidRPr="00E77497">
          <w:t>.</w:t>
        </w:r>
      </w:ins>
    </w:p>
    <w:p w14:paraId="537FB017" w14:textId="77777777" w:rsidR="00E82523" w:rsidRPr="00E77497" w:rsidRDefault="00E82523" w:rsidP="00E82523">
      <w:pPr>
        <w:rPr>
          <w:ins w:id="8735" w:author="Rev 16 Allen Wirfs-Brock" w:date="2013-07-15T10:57:00Z"/>
        </w:rPr>
      </w:pPr>
      <w:ins w:id="8736" w:author="Rev 16 Allen Wirfs-Brock" w:date="2013-07-15T10:57: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ins>
    </w:p>
    <w:p w14:paraId="64933F31" w14:textId="77777777" w:rsidR="00E82523" w:rsidRPr="00E77497" w:rsidRDefault="00E82523" w:rsidP="008F7A25">
      <w:pPr>
        <w:pStyle w:val="Alg4"/>
        <w:numPr>
          <w:ilvl w:val="0"/>
          <w:numId w:val="1558"/>
        </w:numPr>
        <w:spacing w:after="220"/>
        <w:contextualSpacing/>
        <w:rPr>
          <w:ins w:id="8737" w:author="Rev 16 Allen Wirfs-Brock" w:date="2013-07-15T10:57:00Z"/>
        </w:rPr>
      </w:pPr>
      <w:ins w:id="8738"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14:paraId="7FEC16A9" w14:textId="77777777" w:rsidR="00E82523" w:rsidRPr="00E77497" w:rsidRDefault="00E82523" w:rsidP="008F7A25">
      <w:pPr>
        <w:pStyle w:val="Alg4"/>
        <w:numPr>
          <w:ilvl w:val="0"/>
          <w:numId w:val="1558"/>
        </w:numPr>
        <w:spacing w:after="220"/>
        <w:contextualSpacing/>
        <w:rPr>
          <w:ins w:id="8739" w:author="Rev 16 Allen Wirfs-Brock" w:date="2013-07-15T10:57:00Z"/>
          <w:rStyle w:val="bnf"/>
          <w:i w:val="0"/>
        </w:rPr>
      </w:pPr>
      <w:ins w:id="8740"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BindingProperty.</w:t>
        </w:r>
      </w:ins>
    </w:p>
    <w:p w14:paraId="1F2E45C3" w14:textId="77777777" w:rsidR="00E82523" w:rsidRPr="00E77497" w:rsidRDefault="00E82523" w:rsidP="008F7A25">
      <w:pPr>
        <w:pStyle w:val="Alg4"/>
        <w:numPr>
          <w:ilvl w:val="0"/>
          <w:numId w:val="1558"/>
        </w:numPr>
        <w:spacing w:after="220"/>
        <w:contextualSpacing/>
        <w:rPr>
          <w:ins w:id="8741" w:author="Rev 16 Allen Wirfs-Brock" w:date="2013-07-15T10:57:00Z"/>
        </w:rPr>
      </w:pPr>
      <w:ins w:id="8742" w:author="Rev 16 Allen Wirfs-Brock" w:date="2013-07-15T10:57:00Z">
        <w:r w:rsidRPr="00E77497">
          <w:t xml:space="preserve">Return </w:t>
        </w:r>
        <w:r w:rsidRPr="00E77497">
          <w:rPr>
            <w:rStyle w:val="bnf"/>
          </w:rPr>
          <w:t>names</w:t>
        </w:r>
        <w:r w:rsidRPr="00E77497">
          <w:t>.</w:t>
        </w:r>
      </w:ins>
    </w:p>
    <w:p w14:paraId="4D3700C3" w14:textId="77777777" w:rsidR="00E82523" w:rsidRPr="00E77497" w:rsidRDefault="00E82523" w:rsidP="00E82523">
      <w:pPr>
        <w:rPr>
          <w:ins w:id="8743" w:author="Rev 16 Allen Wirfs-Brock" w:date="2013-07-15T10:57:00Z"/>
        </w:rPr>
      </w:pPr>
      <w:ins w:id="8744" w:author="Rev 16 Allen Wirfs-Brock" w:date="2013-07-15T10:57: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14:paraId="52251826" w14:textId="77777777" w:rsidR="00E82523" w:rsidRPr="00E77497" w:rsidRDefault="00E82523" w:rsidP="008F7A25">
      <w:pPr>
        <w:pStyle w:val="Alg4"/>
        <w:numPr>
          <w:ilvl w:val="0"/>
          <w:numId w:val="1559"/>
        </w:numPr>
        <w:spacing w:after="220"/>
        <w:contextualSpacing/>
        <w:rPr>
          <w:ins w:id="8745" w:author="Rev 16 Allen Wirfs-Brock" w:date="2013-07-15T10:57:00Z"/>
        </w:rPr>
      </w:pPr>
      <w:ins w:id="8746" w:author="Rev 16 Allen Wirfs-Brock" w:date="2013-07-15T10:57:00Z">
        <w:r w:rsidRPr="00E77497">
          <w:t xml:space="preserve">Return BoundNames of </w:t>
        </w:r>
        <w:r w:rsidRPr="00E77497">
          <w:rPr>
            <w:rStyle w:val="bnf"/>
          </w:rPr>
          <w:t>BindingElement</w:t>
        </w:r>
        <w:r w:rsidRPr="00E77497">
          <w:t>.</w:t>
        </w:r>
      </w:ins>
    </w:p>
    <w:p w14:paraId="741C4570" w14:textId="77777777" w:rsidR="00E82523" w:rsidRPr="00E77497" w:rsidRDefault="00E82523" w:rsidP="00E82523">
      <w:pPr>
        <w:rPr>
          <w:ins w:id="8747" w:author="Rev 16 Allen Wirfs-Brock" w:date="2013-07-15T10:57:00Z"/>
        </w:rPr>
      </w:pPr>
      <w:ins w:id="8748" w:author="Rev 16 Allen Wirfs-Brock" w:date="2013-07-15T10:57: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14:paraId="7BA0DF82" w14:textId="77777777" w:rsidR="00E82523" w:rsidRPr="00E77497" w:rsidRDefault="00E82523" w:rsidP="008F7A25">
      <w:pPr>
        <w:pStyle w:val="Alg4"/>
        <w:numPr>
          <w:ilvl w:val="0"/>
          <w:numId w:val="1560"/>
        </w:numPr>
        <w:spacing w:after="220"/>
        <w:contextualSpacing/>
        <w:rPr>
          <w:ins w:id="8749" w:author="Rev 16 Allen Wirfs-Brock" w:date="2013-07-15T10:57:00Z"/>
        </w:rPr>
      </w:pPr>
      <w:ins w:id="8750"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65AB67F3" w14:textId="77777777" w:rsidR="00E82523" w:rsidRPr="00E77497" w:rsidRDefault="00E82523" w:rsidP="008F7A25">
      <w:pPr>
        <w:pStyle w:val="Alg4"/>
        <w:numPr>
          <w:ilvl w:val="0"/>
          <w:numId w:val="1560"/>
        </w:numPr>
        <w:spacing w:after="220"/>
        <w:contextualSpacing/>
        <w:rPr>
          <w:ins w:id="8751" w:author="Rev 16 Allen Wirfs-Brock" w:date="2013-07-15T10:57:00Z"/>
          <w:rStyle w:val="bnf"/>
          <w:i w:val="0"/>
        </w:rPr>
      </w:pPr>
      <w:ins w:id="8752"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BindingElement.</w:t>
        </w:r>
      </w:ins>
    </w:p>
    <w:p w14:paraId="7BBFBA81" w14:textId="77777777" w:rsidR="00E82523" w:rsidRPr="00E77497" w:rsidRDefault="00E82523" w:rsidP="008F7A25">
      <w:pPr>
        <w:pStyle w:val="Alg4"/>
        <w:numPr>
          <w:ilvl w:val="0"/>
          <w:numId w:val="1560"/>
        </w:numPr>
        <w:spacing w:after="220"/>
        <w:contextualSpacing/>
        <w:rPr>
          <w:ins w:id="8753" w:author="Rev 16 Allen Wirfs-Brock" w:date="2013-07-15T10:57:00Z"/>
        </w:rPr>
      </w:pPr>
      <w:ins w:id="8754" w:author="Rev 16 Allen Wirfs-Brock" w:date="2013-07-15T10:57:00Z">
        <w:r w:rsidRPr="00E77497">
          <w:t xml:space="preserve">Return </w:t>
        </w:r>
        <w:r w:rsidRPr="00E77497">
          <w:rPr>
            <w:rStyle w:val="bnf"/>
          </w:rPr>
          <w:t>names</w:t>
        </w:r>
        <w:r w:rsidRPr="00E77497">
          <w:t>.</w:t>
        </w:r>
      </w:ins>
    </w:p>
    <w:p w14:paraId="0562CFEB" w14:textId="77777777" w:rsidR="00E82523" w:rsidRPr="00E77497" w:rsidRDefault="00E82523" w:rsidP="00E82523">
      <w:pPr>
        <w:rPr>
          <w:ins w:id="8755" w:author="Rev 16 Allen Wirfs-Brock" w:date="2013-07-15T10:57:00Z"/>
        </w:rPr>
      </w:pPr>
      <w:ins w:id="8756" w:author="Rev 16 Allen Wirfs-Brock" w:date="2013-07-15T10:57: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14:paraId="3ACF10F6" w14:textId="77777777" w:rsidR="00E82523" w:rsidRPr="00E77497" w:rsidRDefault="00E82523" w:rsidP="008F7A25">
      <w:pPr>
        <w:pStyle w:val="Alg4"/>
        <w:numPr>
          <w:ilvl w:val="0"/>
          <w:numId w:val="1561"/>
        </w:numPr>
        <w:spacing w:after="220"/>
        <w:contextualSpacing/>
        <w:rPr>
          <w:ins w:id="8757" w:author="Rev 16 Allen Wirfs-Brock" w:date="2013-07-15T10:57:00Z"/>
        </w:rPr>
      </w:pPr>
      <w:ins w:id="8758" w:author="Rev 16 Allen Wirfs-Brock" w:date="2013-07-15T10:57:00Z">
        <w:r w:rsidRPr="00E77497">
          <w:t xml:space="preserve">Return the BoundNames of </w:t>
        </w:r>
        <w:r w:rsidRPr="00E77497">
          <w:rPr>
            <w:rStyle w:val="bnf"/>
          </w:rPr>
          <w:t>BindingElement</w:t>
        </w:r>
        <w:r w:rsidRPr="00E77497">
          <w:t>.</w:t>
        </w:r>
      </w:ins>
    </w:p>
    <w:p w14:paraId="34CA75C0" w14:textId="77777777" w:rsidR="00E82523" w:rsidRPr="00E77497" w:rsidRDefault="00E82523" w:rsidP="00E82523">
      <w:pPr>
        <w:rPr>
          <w:ins w:id="8759" w:author="Rev 16 Allen Wirfs-Brock" w:date="2013-07-15T10:57:00Z"/>
        </w:rPr>
      </w:pPr>
      <w:ins w:id="8760" w:author="Rev 16 Allen Wirfs-Brock" w:date="2013-07-15T10:57: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56140C0F" w14:textId="77777777" w:rsidR="00E82523" w:rsidRPr="00E77497" w:rsidRDefault="00E82523" w:rsidP="008F7A25">
      <w:pPr>
        <w:pStyle w:val="Alg4"/>
        <w:numPr>
          <w:ilvl w:val="0"/>
          <w:numId w:val="1562"/>
        </w:numPr>
        <w:spacing w:after="220"/>
        <w:contextualSpacing/>
        <w:rPr>
          <w:ins w:id="8761" w:author="Rev 16 Allen Wirfs-Brock" w:date="2013-07-15T10:57:00Z"/>
        </w:rPr>
      </w:pPr>
      <w:ins w:id="8762" w:author="Rev 16 Allen Wirfs-Brock" w:date="2013-07-15T10:57:00Z">
        <w:r w:rsidRPr="00E77497">
          <w:t xml:space="preserve">Return the BoundNames of </w:t>
        </w:r>
        <w:r w:rsidRPr="00E77497">
          <w:rPr>
            <w:rStyle w:val="bnf"/>
          </w:rPr>
          <w:t>BindingIdentifier</w:t>
        </w:r>
        <w:r w:rsidRPr="00E77497">
          <w:t>.</w:t>
        </w:r>
      </w:ins>
    </w:p>
    <w:p w14:paraId="5A1F75F6" w14:textId="77777777" w:rsidR="00E82523" w:rsidRPr="00E77497" w:rsidRDefault="00E82523" w:rsidP="00E82523">
      <w:pPr>
        <w:rPr>
          <w:ins w:id="8763" w:author="Rev 16 Allen Wirfs-Brock" w:date="2013-07-15T10:57:00Z"/>
        </w:rPr>
      </w:pPr>
      <w:ins w:id="8764" w:author="Rev 16 Allen Wirfs-Brock" w:date="2013-07-15T10:57: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03FD4865" w14:textId="77777777" w:rsidR="00E82523" w:rsidRPr="00E77497" w:rsidRDefault="00E82523" w:rsidP="008F7A25">
      <w:pPr>
        <w:pStyle w:val="Alg4"/>
        <w:numPr>
          <w:ilvl w:val="0"/>
          <w:numId w:val="1563"/>
        </w:numPr>
        <w:spacing w:after="220"/>
        <w:contextualSpacing/>
        <w:rPr>
          <w:ins w:id="8765" w:author="Rev 16 Allen Wirfs-Brock" w:date="2013-07-15T10:57:00Z"/>
        </w:rPr>
      </w:pPr>
      <w:ins w:id="8766" w:author="Rev 16 Allen Wirfs-Brock" w:date="2013-07-15T10:57:00Z">
        <w:r w:rsidRPr="00E77497">
          <w:t xml:space="preserve">Return the BoundNames of </w:t>
        </w:r>
        <w:r w:rsidRPr="00E77497">
          <w:rPr>
            <w:rStyle w:val="bnf"/>
          </w:rPr>
          <w:t>BindingPattern</w:t>
        </w:r>
        <w:r w:rsidRPr="00E77497">
          <w:t>.</w:t>
        </w:r>
      </w:ins>
    </w:p>
    <w:p w14:paraId="26CEFEFE" w14:textId="77777777" w:rsidR="00733F3C" w:rsidRPr="00E77497" w:rsidRDefault="00733F3C" w:rsidP="00733F3C">
      <w:pPr>
        <w:pStyle w:val="30"/>
        <w:rPr>
          <w:ins w:id="8767" w:author="Rev 12 Allen Wirfs-Brock" w:date="2012-11-12T14:50:00Z"/>
        </w:rPr>
      </w:pPr>
      <w:bookmarkStart w:id="8768" w:name="_Toc361664049"/>
      <w:bookmarkStart w:id="8769" w:name="_Toc361665889"/>
      <w:bookmarkStart w:id="8770" w:name="_Toc361667718"/>
      <w:bookmarkStart w:id="8771" w:name="_Toc361669502"/>
      <w:bookmarkStart w:id="8772" w:name="_Toc364935555"/>
      <w:bookmarkStart w:id="8773" w:name="_Toc365480063"/>
      <w:bookmarkStart w:id="8774" w:name="_Toc365644742"/>
      <w:bookmarkStart w:id="8775" w:name="_Toc366065842"/>
      <w:bookmarkStart w:id="8776" w:name="_Toc361664060"/>
      <w:bookmarkStart w:id="8777" w:name="_Toc361665900"/>
      <w:bookmarkStart w:id="8778" w:name="_Toc361667729"/>
      <w:bookmarkStart w:id="8779" w:name="_Toc361669513"/>
      <w:bookmarkStart w:id="8780" w:name="_Toc364935566"/>
      <w:bookmarkStart w:id="8781" w:name="_Toc365480074"/>
      <w:bookmarkStart w:id="8782" w:name="_Toc365644753"/>
      <w:bookmarkStart w:id="8783" w:name="_Toc366065853"/>
      <w:bookmarkStart w:id="8784" w:name="_Toc361664067"/>
      <w:bookmarkStart w:id="8785" w:name="_Toc361665907"/>
      <w:bookmarkStart w:id="8786" w:name="_Toc361667736"/>
      <w:bookmarkStart w:id="8787" w:name="_Toc361669520"/>
      <w:bookmarkStart w:id="8788" w:name="_Toc364935573"/>
      <w:bookmarkStart w:id="8789" w:name="_Toc365480081"/>
      <w:bookmarkStart w:id="8790" w:name="_Toc365644760"/>
      <w:bookmarkStart w:id="8791" w:name="_Toc366065860"/>
      <w:bookmarkStart w:id="8792" w:name="_Toc361664069"/>
      <w:bookmarkStart w:id="8793" w:name="_Toc361665909"/>
      <w:bookmarkStart w:id="8794" w:name="_Toc361667738"/>
      <w:bookmarkStart w:id="8795" w:name="_Toc361669522"/>
      <w:bookmarkStart w:id="8796" w:name="_Toc364935575"/>
      <w:bookmarkStart w:id="8797" w:name="_Toc365480083"/>
      <w:bookmarkStart w:id="8798" w:name="_Toc365644762"/>
      <w:bookmarkStart w:id="8799" w:name="_Toc366065862"/>
      <w:bookmarkStart w:id="8800" w:name="_Toc361664075"/>
      <w:bookmarkStart w:id="8801" w:name="_Toc361665915"/>
      <w:bookmarkStart w:id="8802" w:name="_Toc361667744"/>
      <w:bookmarkStart w:id="8803" w:name="_Toc361669528"/>
      <w:bookmarkStart w:id="8804" w:name="_Toc364935581"/>
      <w:bookmarkStart w:id="8805" w:name="_Toc365480089"/>
      <w:bookmarkStart w:id="8806" w:name="_Toc365644768"/>
      <w:bookmarkStart w:id="8807" w:name="_Toc366065868"/>
      <w:bookmarkStart w:id="8808" w:name="_Toc361664081"/>
      <w:bookmarkStart w:id="8809" w:name="_Toc361665921"/>
      <w:bookmarkStart w:id="8810" w:name="_Toc361667750"/>
      <w:bookmarkStart w:id="8811" w:name="_Toc361669534"/>
      <w:bookmarkStart w:id="8812" w:name="_Toc364935587"/>
      <w:bookmarkStart w:id="8813" w:name="_Toc365480095"/>
      <w:bookmarkStart w:id="8814" w:name="_Toc365644774"/>
      <w:bookmarkStart w:id="8815" w:name="_Toc366065874"/>
      <w:bookmarkStart w:id="8816" w:name="_Toc361664094"/>
      <w:bookmarkStart w:id="8817" w:name="_Toc361665934"/>
      <w:bookmarkStart w:id="8818" w:name="_Toc361667763"/>
      <w:bookmarkStart w:id="8819" w:name="_Toc361669547"/>
      <w:bookmarkStart w:id="8820" w:name="_Toc364935600"/>
      <w:bookmarkStart w:id="8821" w:name="_Toc365480108"/>
      <w:bookmarkStart w:id="8822" w:name="_Toc365644787"/>
      <w:bookmarkStart w:id="8823" w:name="_Toc366065887"/>
      <w:bookmarkStart w:id="8824" w:name="_Toc361664097"/>
      <w:bookmarkStart w:id="8825" w:name="_Toc361665937"/>
      <w:bookmarkStart w:id="8826" w:name="_Toc361667766"/>
      <w:bookmarkStart w:id="8827" w:name="_Toc361669550"/>
      <w:bookmarkStart w:id="8828" w:name="_Toc364935603"/>
      <w:bookmarkStart w:id="8829" w:name="_Toc365480111"/>
      <w:bookmarkStart w:id="8830" w:name="_Toc365644790"/>
      <w:bookmarkStart w:id="8831" w:name="_Toc366065890"/>
      <w:bookmarkStart w:id="8832" w:name="_Toc366142202"/>
      <w:bookmarkEnd w:id="8638"/>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ins w:id="8833" w:author="Rev 12 Allen Wirfs-Brock" w:date="2012-11-12T14:50:00Z">
        <w:r w:rsidRPr="00E77497">
          <w:t>8.</w:t>
        </w:r>
        <w:r>
          <w:t>3</w:t>
        </w:r>
        <w:r w:rsidRPr="00E77497">
          <w:t>.</w:t>
        </w:r>
        <w:r>
          <w:t>10</w:t>
        </w:r>
        <w:r w:rsidRPr="00E77497">
          <w:tab/>
          <w:t>[[</w:t>
        </w:r>
        <w:r>
          <w:t>Enumerate</w:t>
        </w:r>
        <w:r w:rsidRPr="00E77497">
          <w:t>]] (</w:t>
        </w:r>
        <w:commentRangeStart w:id="8834"/>
        <w:r>
          <w:t xml:space="preserve">includePrototype, onlyEnumerable </w:t>
        </w:r>
        <w:commentRangeEnd w:id="8834"/>
        <w:r>
          <w:rPr>
            <w:rStyle w:val="af6"/>
            <w:b w:val="0"/>
          </w:rPr>
          <w:commentReference w:id="8834"/>
        </w:r>
        <w:r w:rsidRPr="00E77497">
          <w:t>)</w:t>
        </w:r>
        <w:bookmarkEnd w:id="8832"/>
      </w:ins>
    </w:p>
    <w:p w14:paraId="6E1927DE" w14:textId="77777777" w:rsidR="00733F3C" w:rsidRPr="00E77497" w:rsidRDefault="00733F3C" w:rsidP="00733F3C">
      <w:pPr>
        <w:rPr>
          <w:ins w:id="8835" w:author="Rev 12 Allen Wirfs-Brock" w:date="2012-11-12T14:50:00Z"/>
        </w:rPr>
      </w:pPr>
      <w:ins w:id="8836" w:author="Rev 12 Allen Wirfs-Brock" w:date="2012-11-12T14:50: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r>
          <w:t xml:space="preserve">Boolean arguments </w:t>
        </w:r>
        <w:r w:rsidRPr="00CB4E8F">
          <w:rPr>
            <w:rFonts w:ascii="Times New Roman" w:hAnsi="Times New Roman"/>
            <w:i/>
          </w:rPr>
          <w:t>includePrototype</w:t>
        </w:r>
        <w:r>
          <w:t xml:space="preserve"> and </w:t>
        </w:r>
        <w:r w:rsidRPr="00CB4E8F">
          <w:rPr>
            <w:rFonts w:ascii="Times New Roman" w:hAnsi="Times New Roman"/>
            <w:i/>
          </w:rPr>
          <w:t>onlyEnumerable</w:t>
        </w:r>
        <w:r>
          <w:t xml:space="preserve">, </w:t>
        </w:r>
        <w:r w:rsidRPr="00E77497">
          <w:t xml:space="preserve"> the following steps are taken:</w:t>
        </w:r>
      </w:ins>
    </w:p>
    <w:p w14:paraId="561B686F" w14:textId="77777777" w:rsidR="00733F3C" w:rsidRPr="00E77497" w:rsidDel="004372C5" w:rsidRDefault="00733F3C" w:rsidP="00145775">
      <w:pPr>
        <w:pStyle w:val="Alg4"/>
        <w:numPr>
          <w:ilvl w:val="0"/>
          <w:numId w:val="1210"/>
        </w:numPr>
        <w:rPr>
          <w:ins w:id="8837" w:author="Rev 12 Allen Wirfs-Brock" w:date="2012-11-12T14:50:00Z"/>
        </w:rPr>
      </w:pPr>
      <w:ins w:id="8838" w:author="Rev 12 Allen Wirfs-Brock" w:date="2012-11-12T14:50:00Z">
        <w:r>
          <w:t>Return an Iterator object (</w:t>
        </w:r>
        <w:commentRangeStart w:id="8839"/>
        <w:r>
          <w:t>reference xxxx</w:t>
        </w:r>
        <w:commentRangeEnd w:id="8839"/>
        <w:r>
          <w:rPr>
            <w:rStyle w:val="af6"/>
            <w:rFonts w:ascii="Arial" w:eastAsia="MS Mincho" w:hAnsi="Arial"/>
            <w:spacing w:val="0"/>
            <w:lang w:eastAsia="ja-JP"/>
          </w:rPr>
          <w:commentReference w:id="8839"/>
        </w:r>
        <w:r>
          <w:t xml:space="preserve">) whose next method iterates over all the keys of enumerable property keys of </w:t>
        </w:r>
        <w:r w:rsidRPr="00DC1627">
          <w:rPr>
            <w:i/>
          </w:rPr>
          <w:t>O</w:t>
        </w:r>
        <w:r w:rsidRPr="00E77497" w:rsidDel="004372C5">
          <w:t>.</w:t>
        </w:r>
        <w:r>
          <w:t xml:space="preserve"> If </w:t>
        </w:r>
        <w:r w:rsidRPr="00DC1627">
          <w:rPr>
            <w:i/>
          </w:rPr>
          <w:t>includePrototype</w:t>
        </w:r>
        <w:r>
          <w:t xml:space="preserve"> is </w:t>
        </w:r>
        <w:r w:rsidRPr="00DC1627">
          <w:rPr>
            <w:b/>
          </w:rPr>
          <w:t>false</w:t>
        </w:r>
        <w:r>
          <w:t xml:space="preserve">, then only own properties of </w:t>
        </w:r>
        <w:r w:rsidRPr="00DC1627">
          <w:rPr>
            <w:i/>
          </w:rPr>
          <w:t>O</w:t>
        </w:r>
        <w:r>
          <w:t xml:space="preserve"> are included. If </w:t>
        </w:r>
        <w:r w:rsidRPr="00DC1627">
          <w:rPr>
            <w:i/>
          </w:rPr>
          <w:t>onlyEnumerable</w:t>
        </w:r>
        <w:r>
          <w:t xml:space="preserve"> is </w:t>
        </w:r>
        <w:r w:rsidRPr="00DC1627">
          <w:rPr>
            <w:b/>
          </w:rPr>
          <w:t>false</w:t>
        </w:r>
        <w:r>
          <w:t xml:space="preserve">, then all properties that do not have private name keys are included. </w:t>
        </w:r>
        <w:r w:rsidRPr="00E77497">
          <w:t>The mechanics and order of enumerating the properties  is not specified</w:t>
        </w:r>
        <w:r>
          <w:t xml:space="preserve"> but must conform to the rules specified below</w:t>
        </w:r>
        <w:r w:rsidRPr="00E77497">
          <w:t>.</w:t>
        </w:r>
        <w:r>
          <w:t xml:space="preserve">  </w:t>
        </w:r>
      </w:ins>
    </w:p>
    <w:p w14:paraId="74823CAB" w14:textId="77777777" w:rsidR="00733F3C" w:rsidRDefault="00733F3C" w:rsidP="00733F3C">
      <w:pPr>
        <w:pStyle w:val="Alg4"/>
        <w:spacing w:after="120"/>
        <w:ind w:left="360"/>
        <w:rPr>
          <w:ins w:id="8840" w:author="Rev 12 Allen Wirfs-Brock" w:date="2012-11-12T14:50:00Z"/>
        </w:rPr>
      </w:pPr>
    </w:p>
    <w:p w14:paraId="435E5DDD" w14:textId="77777777" w:rsidR="00733F3C" w:rsidRPr="00E77497" w:rsidRDefault="00733F3C" w:rsidP="00733F3C">
      <w:pPr>
        <w:rPr>
          <w:ins w:id="8841" w:author="Rev 12 Allen Wirfs-Brock" w:date="2012-11-12T14:50:00Z"/>
        </w:rPr>
      </w:pPr>
      <w:ins w:id="8842" w:author="Rev 12 Allen Wirfs-Brock" w:date="2012-11-12T14:50:00Z">
        <w:r>
          <w:t xml:space="preserve">Enumerated properties do not include properties whose property key is a private name.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14:paraId="1643B6F0" w14:textId="77777777" w:rsidR="00733F3C" w:rsidRPr="00E77497" w:rsidRDefault="00733F3C" w:rsidP="00733F3C">
      <w:pPr>
        <w:rPr>
          <w:ins w:id="8843" w:author="Rev 12 Allen Wirfs-Brock" w:date="2012-11-12T14:50:00Z"/>
        </w:rPr>
      </w:pPr>
      <w:ins w:id="8844" w:author="Rev 12 Allen Wirfs-Brock" w:date="2012-11-12T14:50: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14:paraId="3ECDCBE3" w14:textId="77777777" w:rsidR="00733F3C" w:rsidRPr="002A07A7" w:rsidRDefault="00733F3C" w:rsidP="00733F3C">
      <w:pPr>
        <w:rPr>
          <w:ins w:id="8845" w:author="Rev 12 Allen Wirfs-Brock" w:date="2012-11-12T14:50:00Z"/>
          <w:lang w:eastAsia="en-US"/>
        </w:rPr>
      </w:pPr>
      <w:commentRangeStart w:id="8846"/>
      <w:ins w:id="8847" w:author="Rev 12 Allen Wirfs-Brock" w:date="2012-11-12T14:50:00Z">
        <w:r>
          <w:rPr>
            <w:lang w:eastAsia="en-US"/>
          </w:rPr>
          <w:t>The following is an informative algorithm that conforms to these rules</w:t>
        </w:r>
        <w:commentRangeEnd w:id="8846"/>
        <w:r>
          <w:rPr>
            <w:rStyle w:val="af6"/>
          </w:rPr>
          <w:commentReference w:id="8846"/>
        </w:r>
      </w:ins>
    </w:p>
    <w:p w14:paraId="78138DDE" w14:textId="77777777" w:rsidR="00733F3C" w:rsidRPr="00E77497" w:rsidDel="004372C5" w:rsidRDefault="00733F3C" w:rsidP="00145775">
      <w:pPr>
        <w:pStyle w:val="Alg4"/>
        <w:numPr>
          <w:ilvl w:val="0"/>
          <w:numId w:val="1211"/>
        </w:numPr>
        <w:rPr>
          <w:ins w:id="8848" w:author="Rev 12 Allen Wirfs-Brock" w:date="2012-11-12T14:50:00Z"/>
        </w:rPr>
      </w:pPr>
      <w:ins w:id="8849" w:author="Rev 12 Allen Wirfs-Brock" w:date="2012-11-12T14:50:00Z">
        <w:r w:rsidRPr="00E77497">
          <w:t xml:space="preserve">Let </w:t>
        </w:r>
        <w:r>
          <w:rPr>
            <w:i/>
          </w:rPr>
          <w:t xml:space="preserve">obj </w:t>
        </w:r>
        <w:r w:rsidRPr="00FF3D07">
          <w:t xml:space="preserve">be </w:t>
        </w:r>
        <w:r>
          <w:rPr>
            <w:i/>
          </w:rPr>
          <w:t>O</w:t>
        </w:r>
        <w:r w:rsidRPr="00E77497" w:rsidDel="004372C5">
          <w:t>.</w:t>
        </w:r>
      </w:ins>
    </w:p>
    <w:p w14:paraId="213665A7" w14:textId="77777777" w:rsidR="00733F3C" w:rsidRDefault="00733F3C" w:rsidP="00145775">
      <w:pPr>
        <w:pStyle w:val="Alg4"/>
        <w:numPr>
          <w:ilvl w:val="0"/>
          <w:numId w:val="1211"/>
        </w:numPr>
        <w:rPr>
          <w:ins w:id="8850" w:author="Rev 12 Allen Wirfs-Brock" w:date="2012-11-12T14:50:00Z"/>
        </w:rPr>
      </w:pPr>
      <w:ins w:id="8851" w:author="Rev 12 Allen Wirfs-Brock" w:date="2012-11-12T14:50:00Z">
        <w:r>
          <w:t xml:space="preserve">Let </w:t>
        </w:r>
        <w:r w:rsidRPr="00CB4E8F">
          <w:rPr>
            <w:i/>
          </w:rPr>
          <w:t>proto</w:t>
        </w:r>
        <w:r>
          <w:t xml:space="preserve"> be the value of the [[Prototype]] internal</w:t>
        </w:r>
      </w:ins>
      <w:ins w:id="8852" w:author="Rev 12 Allen Wirfs-Brock" w:date="2012-11-21T19:29:00Z">
        <w:r w:rsidR="00022312" w:rsidRPr="00022312">
          <w:t xml:space="preserve"> </w:t>
        </w:r>
        <w:r w:rsidR="00022312">
          <w:t>data</w:t>
        </w:r>
      </w:ins>
      <w:ins w:id="8853" w:author="Rev 12 Allen Wirfs-Brock" w:date="2012-11-12T14:50:00Z">
        <w:r>
          <w:t xml:space="preserve"> property of </w:t>
        </w:r>
        <w:r w:rsidRPr="00CB4E8F">
          <w:rPr>
            <w:i/>
          </w:rPr>
          <w:t>O</w:t>
        </w:r>
        <w:r>
          <w:t>.</w:t>
        </w:r>
      </w:ins>
    </w:p>
    <w:p w14:paraId="3EE66FA4" w14:textId="77777777" w:rsidR="00733F3C" w:rsidRDefault="00733F3C" w:rsidP="00145775">
      <w:pPr>
        <w:pStyle w:val="Alg4"/>
        <w:numPr>
          <w:ilvl w:val="0"/>
          <w:numId w:val="1211"/>
        </w:numPr>
        <w:rPr>
          <w:ins w:id="8854" w:author="Rev 12 Allen Wirfs-Brock" w:date="2012-11-12T14:50:00Z"/>
        </w:rPr>
      </w:pPr>
      <w:ins w:id="8855" w:author="Rev 12 Allen Wirfs-Brock" w:date="2012-11-12T14:50:00Z">
        <w:r>
          <w:t xml:space="preserve">If </w:t>
        </w:r>
        <w:r>
          <w:rPr>
            <w:i/>
          </w:rPr>
          <w:t>includePrototype</w:t>
        </w:r>
        <w:r>
          <w:t xml:space="preserve"> is </w:t>
        </w:r>
        <w:r w:rsidRPr="00165778">
          <w:rPr>
            <w:b/>
          </w:rPr>
          <w:t>false</w:t>
        </w:r>
        <w:r>
          <w:t xml:space="preserve"> or </w:t>
        </w:r>
        <w:r w:rsidRPr="00CB4E8F">
          <w:rPr>
            <w:i/>
          </w:rPr>
          <w:t>proto</w:t>
        </w:r>
        <w:r>
          <w:t xml:space="preserve"> is the value </w:t>
        </w:r>
        <w:r w:rsidRPr="00CB4E8F">
          <w:rPr>
            <w:b/>
          </w:rPr>
          <w:t>null</w:t>
        </w:r>
        <w:r>
          <w:t>, then</w:t>
        </w:r>
      </w:ins>
    </w:p>
    <w:p w14:paraId="2955B45B" w14:textId="77777777" w:rsidR="00733F3C" w:rsidRDefault="00733F3C" w:rsidP="00145775">
      <w:pPr>
        <w:pStyle w:val="Alg4"/>
        <w:numPr>
          <w:ilvl w:val="1"/>
          <w:numId w:val="1211"/>
        </w:numPr>
        <w:rPr>
          <w:ins w:id="8856" w:author="Rev 12 Allen Wirfs-Brock" w:date="2012-11-12T14:50:00Z"/>
        </w:rPr>
      </w:pPr>
      <w:ins w:id="8857" w:author="Rev 12 Allen Wirfs-Brock" w:date="2012-11-12T14:50:00Z">
        <w:r>
          <w:t xml:space="preserve">Let </w:t>
        </w:r>
        <w:r>
          <w:rPr>
            <w:i/>
          </w:rPr>
          <w:t>propList</w:t>
        </w:r>
        <w:r>
          <w:t xml:space="preserve"> be a new empty List.</w:t>
        </w:r>
      </w:ins>
    </w:p>
    <w:p w14:paraId="57F4CF5D" w14:textId="77777777" w:rsidR="00733F3C" w:rsidRDefault="00733F3C" w:rsidP="00145775">
      <w:pPr>
        <w:pStyle w:val="Alg4"/>
        <w:numPr>
          <w:ilvl w:val="0"/>
          <w:numId w:val="1211"/>
        </w:numPr>
        <w:rPr>
          <w:ins w:id="8858" w:author="Rev 12 Allen Wirfs-Brock" w:date="2012-11-12T14:50:00Z"/>
        </w:rPr>
      </w:pPr>
      <w:ins w:id="8859" w:author="Rev 12 Allen Wirfs-Brock" w:date="2012-11-12T14:50:00Z">
        <w:r>
          <w:t>Else</w:t>
        </w:r>
      </w:ins>
    </w:p>
    <w:p w14:paraId="65C4077D" w14:textId="77777777" w:rsidR="00733F3C" w:rsidRDefault="00733F3C" w:rsidP="00145775">
      <w:pPr>
        <w:pStyle w:val="Alg4"/>
        <w:numPr>
          <w:ilvl w:val="1"/>
          <w:numId w:val="1211"/>
        </w:numPr>
        <w:rPr>
          <w:ins w:id="8860" w:author="Rev 12 Allen Wirfs-Brock" w:date="2012-11-12T14:50:00Z"/>
        </w:rPr>
      </w:pPr>
      <w:ins w:id="8861" w:author="Rev 12 Allen Wirfs-Brock" w:date="2012-11-12T14:50:00Z">
        <w:r>
          <w:t xml:space="preserve">Let </w:t>
        </w:r>
        <w:r>
          <w:rPr>
            <w:i/>
          </w:rPr>
          <w:t>propList</w:t>
        </w:r>
        <w:r>
          <w:t xml:space="preserve"> be the result of calling the [[Enumerate]] internal method of </w:t>
        </w:r>
        <w:r>
          <w:rPr>
            <w:i/>
          </w:rPr>
          <w:t>proto</w:t>
        </w:r>
        <w:r w:rsidRPr="00DB0602">
          <w:t xml:space="preserve"> </w:t>
        </w:r>
        <w:r w:rsidRPr="00E77497">
          <w:t xml:space="preserve">with </w:t>
        </w:r>
        <w:r>
          <w:t>arguments</w:t>
        </w:r>
        <w:r w:rsidRPr="00E77497">
          <w:t xml:space="preserve"> </w:t>
        </w:r>
        <w:r w:rsidRPr="006F021A">
          <w:rPr>
            <w:b/>
          </w:rPr>
          <w:t>true</w:t>
        </w:r>
        <w:r w:rsidRPr="00E77497">
          <w:t xml:space="preserve"> </w:t>
        </w:r>
        <w:r>
          <w:t>and</w:t>
        </w:r>
        <w:r w:rsidRPr="00DB0602">
          <w:rPr>
            <w:i/>
          </w:rPr>
          <w:t xml:space="preserve"> </w:t>
        </w:r>
        <w:r w:rsidRPr="00650BA7">
          <w:rPr>
            <w:i/>
          </w:rPr>
          <w:t>onlyEnumerable</w:t>
        </w:r>
        <w:r>
          <w:t>.</w:t>
        </w:r>
      </w:ins>
    </w:p>
    <w:p w14:paraId="2C60250C" w14:textId="77777777" w:rsidR="00733F3C" w:rsidRDefault="00733F3C" w:rsidP="00145775">
      <w:pPr>
        <w:pStyle w:val="Alg4"/>
        <w:numPr>
          <w:ilvl w:val="0"/>
          <w:numId w:val="1211"/>
        </w:numPr>
        <w:rPr>
          <w:ins w:id="8862" w:author="Rev 12 Allen Wirfs-Brock" w:date="2012-11-12T14:50:00Z"/>
        </w:rPr>
      </w:pPr>
      <w:ins w:id="8863" w:author="Rev 12 Allen Wirfs-Brock" w:date="2012-11-12T14:50:00Z">
        <w:r>
          <w:t xml:space="preserve">For each string </w:t>
        </w:r>
        <w:r w:rsidRPr="00CB4E8F">
          <w:rPr>
            <w:i/>
          </w:rPr>
          <w:t>name</w:t>
        </w:r>
        <w:r>
          <w:t xml:space="preserve"> that is the property key of an own property of </w:t>
        </w:r>
        <w:r w:rsidRPr="00CB4E8F">
          <w:rPr>
            <w:i/>
          </w:rPr>
          <w:t>O</w:t>
        </w:r>
      </w:ins>
    </w:p>
    <w:p w14:paraId="7F7A00A4" w14:textId="77777777" w:rsidR="00733F3C" w:rsidRDefault="00733F3C" w:rsidP="00145775">
      <w:pPr>
        <w:pStyle w:val="Alg4"/>
        <w:numPr>
          <w:ilvl w:val="1"/>
          <w:numId w:val="1211"/>
        </w:numPr>
        <w:rPr>
          <w:ins w:id="8864" w:author="Rev 12 Allen Wirfs-Brock" w:date="2012-11-12T14:50:00Z"/>
        </w:rPr>
      </w:pPr>
      <w:ins w:id="8865" w:author="Rev 12 Allen Wirfs-Brock" w:date="2012-11-12T14:50:00Z">
        <w:r>
          <w:t xml:space="preserve">Let </w:t>
        </w:r>
        <w:r w:rsidRPr="00CB4E8F">
          <w:rPr>
            <w:i/>
          </w:rPr>
          <w:t>desc</w:t>
        </w:r>
        <w:r>
          <w:t xml:space="preserve"> be the result of calling the [[GetOwnProperty]] internal method of </w:t>
        </w:r>
        <w:r w:rsidRPr="00CB4E8F">
          <w:rPr>
            <w:i/>
          </w:rPr>
          <w:t>O</w:t>
        </w:r>
        <w:r>
          <w:t xml:space="preserve"> with argument </w:t>
        </w:r>
        <w:r w:rsidRPr="00CB4E8F">
          <w:rPr>
            <w:i/>
          </w:rPr>
          <w:t>name</w:t>
        </w:r>
        <w:r>
          <w:t>.</w:t>
        </w:r>
      </w:ins>
    </w:p>
    <w:p w14:paraId="06779821" w14:textId="77777777" w:rsidR="00733F3C" w:rsidRPr="00E77497" w:rsidRDefault="00733F3C" w:rsidP="00145775">
      <w:pPr>
        <w:pStyle w:val="Alg4"/>
        <w:numPr>
          <w:ilvl w:val="1"/>
          <w:numId w:val="1211"/>
        </w:numPr>
        <w:rPr>
          <w:ins w:id="8866" w:author="Rev 12 Allen Wirfs-Brock" w:date="2012-11-12T14:50:00Z"/>
        </w:rPr>
      </w:pPr>
      <w:ins w:id="8867" w:author="Rev 12 Allen Wirfs-Brock" w:date="2012-11-12T14:50:00Z">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ins>
    </w:p>
    <w:p w14:paraId="3513E9E7" w14:textId="77777777" w:rsidR="00733F3C" w:rsidRPr="00E77497" w:rsidRDefault="00733F3C" w:rsidP="00145775">
      <w:pPr>
        <w:pStyle w:val="Alg4"/>
        <w:numPr>
          <w:ilvl w:val="1"/>
          <w:numId w:val="1211"/>
        </w:numPr>
        <w:rPr>
          <w:ins w:id="8868" w:author="Rev 12 Allen Wirfs-Brock" w:date="2012-11-12T14:50:00Z"/>
        </w:rPr>
      </w:pPr>
      <w:ins w:id="8869" w:author="Rev 12 Allen Wirfs-Brock" w:date="2012-11-12T14:50:00Z">
        <w:r>
          <w:t xml:space="preserve">If </w:t>
        </w:r>
        <w:r w:rsidRPr="00650BA7">
          <w:rPr>
            <w:i/>
          </w:rPr>
          <w:t>onlyEnumerable</w:t>
        </w:r>
        <w:r w:rsidRPr="00E77497">
          <w:t xml:space="preserve"> is </w:t>
        </w:r>
        <w:r>
          <w:rPr>
            <w:b/>
          </w:rPr>
          <w:t xml:space="preserve">false </w:t>
        </w:r>
        <w:r>
          <w:t xml:space="preserve">or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ins>
    </w:p>
    <w:p w14:paraId="58011A6F" w14:textId="77777777" w:rsidR="00733F3C" w:rsidRDefault="00733F3C" w:rsidP="00145775">
      <w:pPr>
        <w:pStyle w:val="Alg4"/>
        <w:numPr>
          <w:ilvl w:val="0"/>
          <w:numId w:val="1211"/>
        </w:numPr>
        <w:spacing w:after="120"/>
        <w:contextualSpacing/>
        <w:rPr>
          <w:ins w:id="8870" w:author="Rev 12 Allen Wirfs-Brock" w:date="2012-11-12T14:50:00Z"/>
        </w:rPr>
      </w:pPr>
      <w:ins w:id="8871" w:author="Rev 12 Allen Wirfs-Brock" w:date="2012-11-12T14:50:00Z">
        <w:r>
          <w:t xml:space="preserve">Order the elements of </w:t>
        </w:r>
        <w:r w:rsidRPr="00CB4E8F">
          <w:rPr>
            <w:i/>
          </w:rPr>
          <w:t>propList</w:t>
        </w:r>
        <w:r>
          <w:t xml:space="preserve"> in an implementation defined order. </w:t>
        </w:r>
      </w:ins>
    </w:p>
    <w:p w14:paraId="3D5FF428" w14:textId="77777777" w:rsidR="00733F3C" w:rsidRPr="00E77497" w:rsidRDefault="00733F3C" w:rsidP="00145775">
      <w:pPr>
        <w:pStyle w:val="Alg4"/>
        <w:numPr>
          <w:ilvl w:val="0"/>
          <w:numId w:val="1211"/>
        </w:numPr>
        <w:spacing w:after="120"/>
        <w:rPr>
          <w:ins w:id="8872" w:author="Rev 12 Allen Wirfs-Brock" w:date="2012-11-12T14:50:00Z"/>
        </w:rPr>
      </w:pPr>
      <w:ins w:id="8873" w:author="Rev 12 Allen Wirfs-Brock" w:date="2012-11-12T14:50:00Z">
        <w:r w:rsidRPr="00E77497">
          <w:t xml:space="preserve">Return </w:t>
        </w:r>
        <w:r w:rsidRPr="00650BA7">
          <w:rPr>
            <w:i/>
          </w:rPr>
          <w:t>propList</w:t>
        </w:r>
        <w:r w:rsidRPr="00E77497">
          <w:t>.</w:t>
        </w:r>
      </w:ins>
    </w:p>
    <w:p w14:paraId="25268896" w14:textId="77777777" w:rsidR="000A612A" w:rsidRDefault="000A612A" w:rsidP="00C459A3">
      <w:pPr>
        <w:rPr>
          <w:ins w:id="8874" w:author="Rev 11 Allen Wirfs-Brock" w:date="2012-10-22T10:04:00Z"/>
          <w:u w:val="single"/>
        </w:rPr>
      </w:pPr>
    </w:p>
    <w:p w14:paraId="5252A51A" w14:textId="77777777" w:rsidR="00B64068" w:rsidRDefault="00B64068" w:rsidP="00C459A3">
      <w:pPr>
        <w:rPr>
          <w:ins w:id="8875" w:author="Rev 11 Allen Wirfs-Brock" w:date="2012-10-22T10:04:00Z"/>
          <w:u w:val="single"/>
        </w:rPr>
      </w:pPr>
    </w:p>
    <w:p w14:paraId="4794C2A4" w14:textId="77777777" w:rsidR="00B64068" w:rsidRDefault="00B64068" w:rsidP="00C459A3">
      <w:pPr>
        <w:rPr>
          <w:ins w:id="8876" w:author="Rev 11 Allen Wirfs-Brock" w:date="2012-10-22T10:04:00Z"/>
          <w:u w:val="single"/>
        </w:rPr>
      </w:pPr>
      <w:ins w:id="8877" w:author="Rev 11 Allen Wirfs-Brock" w:date="2012-10-22T10:05:00Z">
        <w:r>
          <w:rPr>
            <w:u w:val="single"/>
          </w:rPr>
          <w:t>This follow version places function body declarations in</w:t>
        </w:r>
      </w:ins>
      <w:ins w:id="8878" w:author="Rev 11 Allen Wirfs-Brock" w:date="2012-10-26T12:02:00Z">
        <w:r w:rsidR="00452F0C">
          <w:rPr>
            <w:u w:val="single"/>
          </w:rPr>
          <w:t xml:space="preserve"> </w:t>
        </w:r>
      </w:ins>
      <w:ins w:id="8879" w:author="Rev 11 Allen Wirfs-Brock" w:date="2012-10-22T10:05:00Z">
        <w:r>
          <w:rPr>
            <w:u w:val="single"/>
          </w:rPr>
          <w:t>scope of parameter initial</w:t>
        </w:r>
        <w:del w:id="8880" w:author="Rev 16 Allen Wirfs-Brock" w:date="2013-06-17T17:19:00Z">
          <w:r w:rsidDel="006B2604">
            <w:rPr>
              <w:u w:val="single"/>
            </w:rPr>
            <w:delText>ize</w:delText>
          </w:r>
        </w:del>
      </w:ins>
      <w:ins w:id="8881" w:author="Rev 16 Allen Wirfs-Brock" w:date="2013-06-17T17:19:00Z">
        <w:r w:rsidR="006B2604">
          <w:rPr>
            <w:u w:val="single"/>
          </w:rPr>
          <w:t>ise</w:t>
        </w:r>
      </w:ins>
      <w:ins w:id="8882" w:author="Rev 11 Allen Wirfs-Brock" w:date="2012-10-22T10:05:00Z">
        <w:r>
          <w:rPr>
            <w:u w:val="single"/>
          </w:rPr>
          <w:t>rs</w:t>
        </w:r>
      </w:ins>
    </w:p>
    <w:p w14:paraId="30FBF282" w14:textId="77777777" w:rsidR="0060285B" w:rsidRPr="00E77497" w:rsidRDefault="0060285B" w:rsidP="0060285B">
      <w:pPr>
        <w:pStyle w:val="30"/>
        <w:rPr>
          <w:ins w:id="8883" w:author="Rev 15 Allen Wirfs-Brock" w:date="2013-04-18T14:47:00Z"/>
        </w:rPr>
      </w:pPr>
      <w:bookmarkStart w:id="8884" w:name="_Toc366142203"/>
      <w:ins w:id="8885" w:author="Rev 15 Allen Wirfs-Brock" w:date="2013-04-18T14:47:00Z">
        <w:r>
          <w:t xml:space="preserve">9.1.11 </w:t>
        </w:r>
        <w:r w:rsidRPr="00E77497">
          <w:t>To</w:t>
        </w:r>
        <w:r>
          <w:t>Positive</w:t>
        </w:r>
        <w:r w:rsidRPr="00E77497">
          <w:t>Integer</w:t>
        </w:r>
        <w:bookmarkEnd w:id="8884"/>
      </w:ins>
    </w:p>
    <w:p w14:paraId="4C933267" w14:textId="77777777" w:rsidR="0060285B" w:rsidRPr="00E77497" w:rsidRDefault="0060285B" w:rsidP="0060285B">
      <w:pPr>
        <w:rPr>
          <w:ins w:id="8886" w:author="Rev 15 Allen Wirfs-Brock" w:date="2013-04-18T14:47:00Z"/>
        </w:rPr>
      </w:pPr>
      <w:ins w:id="8887" w:author="Rev 15 Allen Wirfs-Brock" w:date="2013-04-18T14:47:00Z">
        <w:r w:rsidRPr="00E77497">
          <w:t>The abstract operation ToInteger converts its argument to an integral numeric value. This abstract operation functions as follows:</w:t>
        </w:r>
      </w:ins>
    </w:p>
    <w:p w14:paraId="460176B4" w14:textId="77777777" w:rsidR="0060285B" w:rsidRPr="00E77497" w:rsidRDefault="0060285B" w:rsidP="0060285B">
      <w:pPr>
        <w:pStyle w:val="Alg2"/>
        <w:numPr>
          <w:ilvl w:val="0"/>
          <w:numId w:val="1417"/>
        </w:numPr>
        <w:rPr>
          <w:ins w:id="8888" w:author="Rev 15 Allen Wirfs-Brock" w:date="2013-04-18T14:47:00Z"/>
        </w:rPr>
      </w:pPr>
      <w:ins w:id="8889" w:author="Rev 15 Allen Wirfs-Brock" w:date="2013-04-18T14:47:00Z">
        <w:r w:rsidRPr="00E77497">
          <w:t xml:space="preserve">Let </w:t>
        </w:r>
        <w:r w:rsidRPr="00E77497">
          <w:rPr>
            <w:i/>
          </w:rPr>
          <w:t>number</w:t>
        </w:r>
        <w:r w:rsidRPr="00E77497">
          <w:t xml:space="preserve"> be the result of calling ToNumber on the input argument.</w:t>
        </w:r>
      </w:ins>
    </w:p>
    <w:p w14:paraId="4133B6B3" w14:textId="77777777" w:rsidR="0060285B" w:rsidRDefault="0060285B" w:rsidP="0060285B">
      <w:pPr>
        <w:pStyle w:val="Alg4"/>
        <w:numPr>
          <w:ilvl w:val="0"/>
          <w:numId w:val="1417"/>
        </w:numPr>
        <w:contextualSpacing/>
        <w:rPr>
          <w:ins w:id="8890" w:author="Rev 15 Allen Wirfs-Brock" w:date="2013-04-18T14:47:00Z"/>
        </w:rPr>
      </w:pPr>
      <w:ins w:id="8891" w:author="Rev 15 Allen Wirfs-Brock" w:date="2013-04-18T14:47:00Z">
        <w:r>
          <w:t>ReturnIfAbrupt(</w:t>
        </w:r>
        <w:r>
          <w:rPr>
            <w:i/>
          </w:rPr>
          <w:t>number</w:t>
        </w:r>
        <w:r>
          <w:t>).</w:t>
        </w:r>
      </w:ins>
    </w:p>
    <w:p w14:paraId="77F4CCA9" w14:textId="77777777" w:rsidR="0060285B" w:rsidRPr="00E77497" w:rsidRDefault="0060285B" w:rsidP="0060285B">
      <w:pPr>
        <w:pStyle w:val="Alg2"/>
        <w:numPr>
          <w:ilvl w:val="0"/>
          <w:numId w:val="1417"/>
        </w:numPr>
        <w:rPr>
          <w:ins w:id="8892" w:author="Rev 15 Allen Wirfs-Brock" w:date="2013-04-18T14:47:00Z"/>
        </w:rPr>
      </w:pPr>
      <w:ins w:id="8893" w:author="Rev 15 Allen Wirfs-Brock" w:date="2013-04-18T14:47:00Z">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ins>
    </w:p>
    <w:p w14:paraId="055C7538" w14:textId="77777777" w:rsidR="0060285B" w:rsidRPr="00E77497" w:rsidRDefault="0060285B" w:rsidP="0060285B">
      <w:pPr>
        <w:pStyle w:val="Alg2"/>
        <w:numPr>
          <w:ilvl w:val="0"/>
          <w:numId w:val="1417"/>
        </w:numPr>
        <w:rPr>
          <w:ins w:id="8894" w:author="Rev 15 Allen Wirfs-Brock" w:date="2013-04-18T14:47:00Z"/>
        </w:rPr>
      </w:pPr>
      <w:ins w:id="8895" w:author="Rev 15 Allen Wirfs-Brock" w:date="2013-04-18T14:47:00Z">
        <w:r w:rsidRPr="00E77497">
          <w:t xml:space="preserve">If </w:t>
        </w:r>
        <w:r w:rsidRPr="00E77497">
          <w:rPr>
            <w:i/>
          </w:rPr>
          <w:t>number</w:t>
        </w:r>
        <w:r w:rsidRPr="00E77497">
          <w:t xml:space="preserve"> is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ins>
    </w:p>
    <w:p w14:paraId="4709A8B4" w14:textId="77777777" w:rsidR="0060285B" w:rsidRPr="00E77497" w:rsidRDefault="0060285B" w:rsidP="0060285B">
      <w:pPr>
        <w:pStyle w:val="Alg2"/>
        <w:numPr>
          <w:ilvl w:val="0"/>
          <w:numId w:val="1417"/>
        </w:numPr>
        <w:rPr>
          <w:ins w:id="8896" w:author="Rev 15 Allen Wirfs-Brock" w:date="2013-04-18T14:47:00Z"/>
        </w:rPr>
      </w:pPr>
      <w:ins w:id="8897" w:author="Rev 15 Allen Wirfs-Brock" w:date="2013-04-18T14:47:00Z">
        <w:r w:rsidRPr="00E77497">
          <w:t xml:space="preserve">If </w:t>
        </w:r>
        <w:r w:rsidRPr="00E77497">
          <w:rPr>
            <w:i/>
          </w:rPr>
          <w:t>number</w:t>
        </w:r>
        <w:r w:rsidRPr="00E77497">
          <w:t xml:space="preserve"> </w:t>
        </w:r>
        <w:r>
          <w:t xml:space="preserve">≤ </w:t>
        </w:r>
        <w:r w:rsidRPr="00E77497">
          <w:rPr>
            <w:b/>
          </w:rPr>
          <w:t>0</w:t>
        </w:r>
        <w:r w:rsidRPr="00E77497">
          <w:t xml:space="preserve">, return </w:t>
        </w:r>
        <w:r w:rsidRPr="00E77497">
          <w:rPr>
            <w:b/>
          </w:rPr>
          <w:t>+0</w:t>
        </w:r>
        <w:r w:rsidRPr="00E77497">
          <w:t>.</w:t>
        </w:r>
      </w:ins>
    </w:p>
    <w:p w14:paraId="5899E68B" w14:textId="77777777" w:rsidR="0060285B" w:rsidRPr="00E77497" w:rsidRDefault="0060285B" w:rsidP="0060285B">
      <w:pPr>
        <w:pStyle w:val="Alg2"/>
        <w:numPr>
          <w:ilvl w:val="0"/>
          <w:numId w:val="1417"/>
        </w:numPr>
        <w:spacing w:after="120"/>
        <w:rPr>
          <w:ins w:id="8898" w:author="Rev 15 Allen Wirfs-Brock" w:date="2013-04-18T14:47:00Z"/>
        </w:rPr>
      </w:pPr>
      <w:ins w:id="8899" w:author="Rev 15 Allen Wirfs-Brock" w:date="2013-04-18T14:47:00Z">
        <w:r w:rsidRPr="00E77497">
          <w:t>Return the result of computing floor(</w:t>
        </w:r>
        <w:r w:rsidRPr="00E77497">
          <w:rPr>
            <w:i/>
          </w:rPr>
          <w:t>number</w:t>
        </w:r>
        <w:r w:rsidRPr="00E77497">
          <w:t>).</w:t>
        </w:r>
      </w:ins>
    </w:p>
    <w:p w14:paraId="232E4494" w14:textId="77777777" w:rsidR="00B64068" w:rsidRPr="003237AF" w:rsidRDefault="00B64068" w:rsidP="00D148E9">
      <w:pPr>
        <w:pStyle w:val="30"/>
        <w:rPr>
          <w:ins w:id="8900" w:author="Rev 11 Allen Wirfs-Brock" w:date="2012-10-22T10:05:00Z"/>
        </w:rPr>
      </w:pPr>
      <w:bookmarkStart w:id="8901" w:name="_Toc366142204"/>
      <w:ins w:id="8902" w:author="Rev 11 Allen Wirfs-Brock" w:date="2012-10-22T10:05:00Z">
        <w:r w:rsidRPr="004D1BD1">
          <w:t>10.5.</w:t>
        </w:r>
        <w:r>
          <w:t>3</w:t>
        </w:r>
        <w:r w:rsidRPr="004D1BD1">
          <w:tab/>
          <w:t>Function Declaration Instantiation</w:t>
        </w:r>
        <w:bookmarkEnd w:id="8901"/>
      </w:ins>
    </w:p>
    <w:p w14:paraId="4109B2B0" w14:textId="77777777" w:rsidR="00B64068" w:rsidRPr="008E7E56" w:rsidRDefault="00B64068" w:rsidP="006B2604">
      <w:pPr>
        <w:rPr>
          <w:ins w:id="8903" w:author="Rev 11 Allen Wirfs-Brock" w:date="2012-10-22T10:05:00Z"/>
          <w:sz w:val="18"/>
        </w:rPr>
      </w:pPr>
      <w:ins w:id="8904" w:author="Rev 11 Allen Wirfs-Brock" w:date="2012-10-22T10:05:00Z">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w:t>
        </w:r>
        <w:del w:id="8905" w:author="Rev 16 Allen Wirfs-Brock" w:date="2013-06-17T17:07:00Z">
          <w:r w:rsidDel="006B2604">
            <w:rPr>
              <w:sz w:val="18"/>
            </w:rPr>
            <w:delText>z</w:delText>
          </w:r>
        </w:del>
      </w:ins>
      <w:ins w:id="8906" w:author="Rev 16 Allen Wirfs-Brock" w:date="2013-06-17T17:07:00Z">
        <w:r w:rsidR="006B2604">
          <w:rPr>
            <w:sz w:val="18"/>
          </w:rPr>
          <w:t>s</w:t>
        </w:r>
      </w:ins>
      <w:ins w:id="8907" w:author="Rev 11 Allen Wirfs-Brock" w:date="2012-10-22T10:05:00Z">
        <w:r>
          <w:rPr>
            <w:sz w:val="18"/>
          </w:rPr>
          <w:t>ed as part of this process.  All other bindings are initiali</w:t>
        </w:r>
        <w:del w:id="8908" w:author="Rev 16 Allen Wirfs-Brock" w:date="2013-06-17T17:07:00Z">
          <w:r w:rsidDel="006B2604">
            <w:rPr>
              <w:sz w:val="18"/>
            </w:rPr>
            <w:delText>z</w:delText>
          </w:r>
        </w:del>
      </w:ins>
      <w:ins w:id="8909" w:author="Rev 16 Allen Wirfs-Brock" w:date="2013-06-17T17:07:00Z">
        <w:r w:rsidR="006B2604">
          <w:rPr>
            <w:sz w:val="18"/>
          </w:rPr>
          <w:t>s</w:t>
        </w:r>
      </w:ins>
      <w:ins w:id="8910" w:author="Rev 11 Allen Wirfs-Brock" w:date="2012-10-22T10:05:00Z">
        <w:r>
          <w:rPr>
            <w:sz w:val="18"/>
          </w:rPr>
          <w:t>ed during execution of the function code.</w:t>
        </w:r>
      </w:ins>
    </w:p>
    <w:p w14:paraId="2C18EA5F" w14:textId="77777777" w:rsidR="00B64068" w:rsidRPr="006B6D0A" w:rsidRDefault="00B64068" w:rsidP="00B64068">
      <w:pPr>
        <w:rPr>
          <w:ins w:id="8911" w:author="Rev 11 Allen Wirfs-Brock" w:date="2012-10-22T10:05:00Z"/>
        </w:rPr>
      </w:pPr>
      <w:ins w:id="8912" w:author="Rev 11 Allen Wirfs-Brock" w:date="2012-10-22T10:05: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14:paraId="52E40F95" w14:textId="77777777" w:rsidR="00B64068" w:rsidRPr="006B6D0A" w:rsidRDefault="00B64068" w:rsidP="00B64068">
      <w:pPr>
        <w:pStyle w:val="Alg4"/>
        <w:numPr>
          <w:ilvl w:val="0"/>
          <w:numId w:val="1090"/>
        </w:numPr>
        <w:rPr>
          <w:ins w:id="8913" w:author="Rev 11 Allen Wirfs-Brock" w:date="2012-10-22T10:05:00Z"/>
        </w:rPr>
      </w:pPr>
      <w:ins w:id="8914" w:author="Rev 11 Allen Wirfs-Brock" w:date="2012-10-22T10:05: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14:paraId="1236B580" w14:textId="77777777" w:rsidR="00B64068" w:rsidRPr="009C202C" w:rsidRDefault="00B64068" w:rsidP="00B64068">
      <w:pPr>
        <w:pStyle w:val="Alg4"/>
        <w:numPr>
          <w:ilvl w:val="0"/>
          <w:numId w:val="1090"/>
        </w:numPr>
        <w:rPr>
          <w:ins w:id="8915" w:author="Rev 11 Allen Wirfs-Brock" w:date="2012-10-22T10:05:00Z"/>
        </w:rPr>
      </w:pPr>
      <w:ins w:id="8916" w:author="Rev 11 Allen Wirfs-Brock" w:date="2012-10-22T10:05:00Z">
        <w:r w:rsidRPr="00E65A34">
          <w:t xml:space="preserve">Let </w:t>
        </w:r>
        <w:r w:rsidRPr="009C202C">
          <w:rPr>
            <w:i/>
          </w:rPr>
          <w:t>strict</w:t>
        </w:r>
        <w:r w:rsidRPr="009C202C">
          <w:t xml:space="preserve"> be the value of the [[Strict]] internal property of </w:t>
        </w:r>
        <w:r w:rsidRPr="009C202C">
          <w:rPr>
            <w:i/>
          </w:rPr>
          <w:t>func</w:t>
        </w:r>
        <w:r w:rsidRPr="009C202C">
          <w:t>.</w:t>
        </w:r>
      </w:ins>
    </w:p>
    <w:p w14:paraId="57DDB854" w14:textId="77777777" w:rsidR="00B64068" w:rsidRPr="00B820AB" w:rsidRDefault="00B64068" w:rsidP="00B64068">
      <w:pPr>
        <w:pStyle w:val="Alg4"/>
        <w:numPr>
          <w:ilvl w:val="0"/>
          <w:numId w:val="1090"/>
        </w:numPr>
        <w:rPr>
          <w:ins w:id="8917" w:author="Rev 11 Allen Wirfs-Brock" w:date="2012-10-22T10:05:00Z"/>
        </w:rPr>
      </w:pPr>
      <w:ins w:id="8918" w:author="Rev 11 Allen Wirfs-Brock" w:date="2012-10-22T10:05:00Z">
        <w:r w:rsidRPr="009C202C">
          <w:t xml:space="preserve">Let </w:t>
        </w:r>
        <w:r>
          <w:rPr>
            <w:i/>
          </w:rPr>
          <w:t>formals</w:t>
        </w:r>
        <w:r w:rsidRPr="009C202C">
          <w:t xml:space="preserve"> be the value of the [[FormalParameterList]] internal property of </w:t>
        </w:r>
        <w:r w:rsidRPr="00B820AB">
          <w:rPr>
            <w:i/>
          </w:rPr>
          <w:t>func</w:t>
        </w:r>
        <w:r w:rsidRPr="00B820AB">
          <w:t>.</w:t>
        </w:r>
      </w:ins>
    </w:p>
    <w:p w14:paraId="6FF55DA2" w14:textId="77777777" w:rsidR="00B64068" w:rsidRPr="00E77497" w:rsidRDefault="00B64068" w:rsidP="00B64068">
      <w:pPr>
        <w:pStyle w:val="Alg4"/>
        <w:numPr>
          <w:ilvl w:val="0"/>
          <w:numId w:val="1090"/>
        </w:numPr>
        <w:rPr>
          <w:ins w:id="8919" w:author="Rev 11 Allen Wirfs-Brock" w:date="2012-10-22T10:05:00Z"/>
        </w:rPr>
      </w:pPr>
      <w:ins w:id="8920" w:author="Rev 11 Allen Wirfs-Brock" w:date="2012-10-22T10:05:00Z">
        <w:r w:rsidRPr="00675B74">
          <w:t xml:space="preserve">Let </w:t>
        </w:r>
        <w:r w:rsidRPr="00E77497">
          <w:rPr>
            <w:i/>
          </w:rPr>
          <w:t>parameterNames</w:t>
        </w:r>
        <w:r w:rsidRPr="00E77497">
          <w:t xml:space="preserve"> be the BoundNames of </w:t>
        </w:r>
        <w:r>
          <w:rPr>
            <w:i/>
          </w:rPr>
          <w:t>formals</w:t>
        </w:r>
        <w:r w:rsidRPr="00E77497">
          <w:t>.</w:t>
        </w:r>
      </w:ins>
    </w:p>
    <w:p w14:paraId="3315F801" w14:textId="77777777" w:rsidR="00B64068" w:rsidRPr="00B820AB" w:rsidRDefault="00B64068" w:rsidP="00B64068">
      <w:pPr>
        <w:pStyle w:val="Alg4"/>
        <w:numPr>
          <w:ilvl w:val="0"/>
          <w:numId w:val="1090"/>
        </w:numPr>
        <w:rPr>
          <w:ins w:id="8921" w:author="Rev 11 Allen Wirfs-Brock" w:date="2012-10-22T10:05:00Z"/>
        </w:rPr>
      </w:pPr>
      <w:ins w:id="8922" w:author="Rev 11 Allen Wirfs-Brock" w:date="2012-10-22T10:05:00Z">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ins>
    </w:p>
    <w:p w14:paraId="6CD8046B" w14:textId="77777777" w:rsidR="00B64068" w:rsidRPr="00E77497" w:rsidRDefault="00B64068" w:rsidP="00B64068">
      <w:pPr>
        <w:pStyle w:val="Alg4"/>
        <w:numPr>
          <w:ilvl w:val="0"/>
          <w:numId w:val="1090"/>
        </w:numPr>
        <w:rPr>
          <w:ins w:id="8923" w:author="Rev 11 Allen Wirfs-Brock" w:date="2012-10-22T10:05:00Z"/>
        </w:rPr>
      </w:pPr>
      <w:ins w:id="8924" w:author="Rev 11 Allen Wirfs-Brock" w:date="2012-10-22T10:05:00Z">
        <w:r w:rsidRPr="00E77497">
          <w:t xml:space="preserve">Let </w:t>
        </w:r>
        <w:r>
          <w:rPr>
            <w:i/>
          </w:rPr>
          <w:t>functionsToInitial</w:t>
        </w:r>
        <w:del w:id="8925" w:author="Rev 16 Allen Wirfs-Brock" w:date="2013-06-17T17:19:00Z">
          <w:r w:rsidDel="006B2604">
            <w:rPr>
              <w:i/>
            </w:rPr>
            <w:delText>ize</w:delText>
          </w:r>
        </w:del>
      </w:ins>
      <w:ins w:id="8926" w:author="Rev 16 Allen Wirfs-Brock" w:date="2013-06-17T17:19:00Z">
        <w:r w:rsidR="006B2604">
          <w:rPr>
            <w:i/>
          </w:rPr>
          <w:t>ise</w:t>
        </w:r>
      </w:ins>
      <w:ins w:id="8927" w:author="Rev 11 Allen Wirfs-Brock" w:date="2012-10-22T10:05:00Z">
        <w:r w:rsidRPr="00E77497">
          <w:t xml:space="preserve"> be an empty</w:t>
        </w:r>
      </w:ins>
      <w:ins w:id="8928" w:author="Rev 16 Allen Wirfs-Brock" w:date="2013-06-17T15:54:00Z">
        <w:r w:rsidR="003C3870">
          <w:t xml:space="preserve"> </w:t>
        </w:r>
      </w:ins>
      <w:ins w:id="8929" w:author="Rev 11 Allen Wirfs-Brock" w:date="2012-10-22T10:05:00Z">
        <w:r w:rsidRPr="00E77497">
          <w:t>List.</w:t>
        </w:r>
      </w:ins>
    </w:p>
    <w:p w14:paraId="362E76B5" w14:textId="77777777" w:rsidR="00B64068" w:rsidRDefault="00B64068" w:rsidP="00B64068">
      <w:pPr>
        <w:pStyle w:val="Alg4"/>
        <w:numPr>
          <w:ilvl w:val="0"/>
          <w:numId w:val="1090"/>
        </w:numPr>
        <w:rPr>
          <w:ins w:id="8930" w:author="Rev 11 Allen Wirfs-Brock" w:date="2012-10-22T10:05:00Z"/>
        </w:rPr>
      </w:pPr>
      <w:ins w:id="8931" w:author="Rev 11 Allen Wirfs-Brock" w:date="2012-10-22T10:05:00Z">
        <w:r>
          <w:t xml:space="preserve">Let </w:t>
        </w:r>
        <w:r>
          <w:rPr>
            <w:i/>
          </w:rPr>
          <w:t xml:space="preserve">argumentsObjectNotNeeded </w:t>
        </w:r>
        <w:r w:rsidRPr="00E77497">
          <w:rPr>
            <w:i/>
          </w:rPr>
          <w:t xml:space="preserve"> </w:t>
        </w:r>
        <w:r>
          <w:t xml:space="preserve">be </w:t>
        </w:r>
        <w:r w:rsidRPr="004B6DAB">
          <w:rPr>
            <w:b/>
          </w:rPr>
          <w:t>false</w:t>
        </w:r>
        <w:r>
          <w:t>.</w:t>
        </w:r>
      </w:ins>
    </w:p>
    <w:p w14:paraId="2F8CBEB8" w14:textId="77777777" w:rsidR="00B64068" w:rsidRPr="004D1BD1" w:rsidRDefault="00B64068" w:rsidP="00B64068">
      <w:pPr>
        <w:pStyle w:val="Alg4"/>
        <w:numPr>
          <w:ilvl w:val="0"/>
          <w:numId w:val="1090"/>
        </w:numPr>
        <w:rPr>
          <w:ins w:id="8932" w:author="Rev 11 Allen Wirfs-Brock" w:date="2012-10-22T10:05:00Z"/>
        </w:rPr>
      </w:pPr>
      <w:ins w:id="8933" w:author="Rev 11 Allen Wirfs-Brock" w:date="2012-10-22T10:05:00Z">
        <w:r>
          <w:t>For each</w:t>
        </w:r>
        <w:r w:rsidRPr="00E77497">
          <w:t xml:space="preserve"> </w:t>
        </w:r>
        <w:r>
          <w:rPr>
            <w:i/>
          </w:rPr>
          <w:t>d</w:t>
        </w:r>
        <w:r w:rsidRPr="00E77497">
          <w:t xml:space="preserve"> in </w:t>
        </w:r>
        <w:r>
          <w:rPr>
            <w:i/>
          </w:rPr>
          <w:t>varD</w:t>
        </w:r>
        <w:r w:rsidRPr="00B820AB">
          <w:rPr>
            <w:i/>
          </w:rPr>
          <w:t>eclarations</w:t>
        </w:r>
        <w:r w:rsidRPr="00E77497">
          <w:t>, in reverse list order do</w:t>
        </w:r>
      </w:ins>
    </w:p>
    <w:p w14:paraId="457D5ED4" w14:textId="77777777" w:rsidR="00B64068" w:rsidRDefault="00B64068" w:rsidP="00452F0C">
      <w:pPr>
        <w:pStyle w:val="Alg4"/>
        <w:numPr>
          <w:ilvl w:val="1"/>
          <w:numId w:val="1090"/>
        </w:numPr>
        <w:rPr>
          <w:ins w:id="8934" w:author="Rev 11 Allen Wirfs-Brock" w:date="2012-10-22T10:05:00Z"/>
        </w:rPr>
      </w:pPr>
      <w:ins w:id="8935" w:author="Rev 11 Allen Wirfs-Brock" w:date="2012-10-22T10:05:00Z">
        <w:r>
          <w:t xml:space="preserve">If </w:t>
        </w:r>
        <w:r w:rsidRPr="00EC1CE1">
          <w:rPr>
            <w:i/>
          </w:rPr>
          <w:t>d</w:t>
        </w:r>
        <w:r>
          <w:t xml:space="preserve"> is a </w:t>
        </w:r>
        <w:r w:rsidRPr="00E77497">
          <w:rPr>
            <w:i/>
          </w:rPr>
          <w:t>FunctionDeclaration</w:t>
        </w:r>
        <w:r w:rsidRPr="00E77497">
          <w:t xml:space="preserve"> </w:t>
        </w:r>
        <w:r>
          <w:t>then</w:t>
        </w:r>
      </w:ins>
    </w:p>
    <w:p w14:paraId="75ABB784" w14:textId="77777777" w:rsidR="00B64068" w:rsidRPr="006B6D0A" w:rsidRDefault="00B64068" w:rsidP="00452F0C">
      <w:pPr>
        <w:pStyle w:val="Alg4"/>
        <w:numPr>
          <w:ilvl w:val="2"/>
          <w:numId w:val="1090"/>
        </w:numPr>
        <w:rPr>
          <w:ins w:id="8936" w:author="Rev 11 Allen Wirfs-Brock" w:date="2012-10-22T10:05:00Z"/>
          <w:i/>
          <w:sz w:val="18"/>
        </w:rPr>
      </w:pPr>
      <w:ins w:id="8937" w:author="Rev 11 Allen Wirfs-Brock" w:date="2012-10-22T10:05:00Z">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ins>
    </w:p>
    <w:p w14:paraId="57AC2E40" w14:textId="77777777" w:rsidR="00B64068" w:rsidRPr="009C202C" w:rsidRDefault="00B64068" w:rsidP="00452F0C">
      <w:pPr>
        <w:pStyle w:val="Alg4"/>
        <w:numPr>
          <w:ilvl w:val="2"/>
          <w:numId w:val="1090"/>
        </w:numPr>
        <w:rPr>
          <w:ins w:id="8938" w:author="Rev 11 Allen Wirfs-Brock" w:date="2012-10-22T10:05:00Z"/>
          <w:i/>
        </w:rPr>
      </w:pPr>
      <w:ins w:id="8939" w:author="Rev 11 Allen Wirfs-Brock" w:date="2012-10-22T10:05:00Z">
        <w:r w:rsidRPr="00E65A34">
          <w:t xml:space="preserve">Let </w:t>
        </w:r>
        <w:r w:rsidRPr="009C202C">
          <w:rPr>
            <w:i/>
          </w:rPr>
          <w:t>fn</w:t>
        </w:r>
        <w:r w:rsidRPr="009C202C">
          <w:t xml:space="preserve"> be the sole element of the BoundNames of </w:t>
        </w:r>
        <w:r>
          <w:rPr>
            <w:i/>
          </w:rPr>
          <w:t>d</w:t>
        </w:r>
        <w:r w:rsidRPr="009C202C">
          <w:rPr>
            <w:i/>
          </w:rPr>
          <w:t>.</w:t>
        </w:r>
      </w:ins>
    </w:p>
    <w:p w14:paraId="03772B4A" w14:textId="77777777" w:rsidR="00B64068" w:rsidRDefault="00B64068" w:rsidP="00452F0C">
      <w:pPr>
        <w:pStyle w:val="Alg4"/>
        <w:numPr>
          <w:ilvl w:val="2"/>
          <w:numId w:val="1090"/>
        </w:numPr>
        <w:rPr>
          <w:ins w:id="8940" w:author="Rev 11 Allen Wirfs-Brock" w:date="2012-10-22T10:05:00Z"/>
        </w:rPr>
      </w:pPr>
      <w:ins w:id="8941" w:author="Rev 11 Allen Wirfs-Brock" w:date="2012-10-22T10:05:00Z">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14:paraId="0DC467CA" w14:textId="77777777" w:rsidR="00B64068" w:rsidRPr="00E77497" w:rsidRDefault="00B64068" w:rsidP="00452F0C">
      <w:pPr>
        <w:pStyle w:val="Alg4"/>
        <w:numPr>
          <w:ilvl w:val="2"/>
          <w:numId w:val="1090"/>
        </w:numPr>
        <w:rPr>
          <w:ins w:id="8942" w:author="Rev 11 Allen Wirfs-Brock" w:date="2012-10-22T10:05:00Z"/>
        </w:rPr>
      </w:pPr>
      <w:ins w:id="8943"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ins>
    </w:p>
    <w:p w14:paraId="42CE62CF" w14:textId="77777777" w:rsidR="00B64068" w:rsidRPr="009C202C" w:rsidRDefault="00B64068" w:rsidP="00452F0C">
      <w:pPr>
        <w:pStyle w:val="Alg4"/>
        <w:numPr>
          <w:ilvl w:val="2"/>
          <w:numId w:val="1090"/>
        </w:numPr>
        <w:rPr>
          <w:ins w:id="8944" w:author="Rev 11 Allen Wirfs-Brock" w:date="2012-10-22T10:05:00Z"/>
        </w:rPr>
      </w:pPr>
      <w:ins w:id="8945"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02B18269" w14:textId="77777777" w:rsidR="00B64068" w:rsidRPr="00B820AB" w:rsidRDefault="00B64068" w:rsidP="00452F0C">
      <w:pPr>
        <w:pStyle w:val="Alg4"/>
        <w:numPr>
          <w:ilvl w:val="3"/>
          <w:numId w:val="1090"/>
        </w:numPr>
        <w:rPr>
          <w:ins w:id="8946" w:author="Rev 11 Allen Wirfs-Brock" w:date="2012-10-22T10:05:00Z"/>
        </w:rPr>
      </w:pPr>
      <w:ins w:id="8947"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ins>
    </w:p>
    <w:p w14:paraId="6EE49623" w14:textId="77777777" w:rsidR="00B64068" w:rsidRPr="006B6D0A" w:rsidRDefault="00B64068" w:rsidP="00621C54">
      <w:pPr>
        <w:pStyle w:val="Alg4"/>
        <w:numPr>
          <w:ilvl w:val="3"/>
          <w:numId w:val="1090"/>
        </w:numPr>
        <w:rPr>
          <w:ins w:id="8948" w:author="Rev 11 Allen Wirfs-Brock" w:date="2012-10-22T10:05:00Z"/>
        </w:rPr>
      </w:pPr>
      <w:ins w:id="8949" w:author="Rev 11 Allen Wirfs-Brock" w:date="2012-10-22T10:05:00Z">
        <w:r>
          <w:t xml:space="preserve">Assert: </w:t>
        </w:r>
        <w:r w:rsidRPr="00D838A6">
          <w:rPr>
            <w:i/>
          </w:rPr>
          <w:t>status</w:t>
        </w:r>
        <w:r>
          <w:t xml:space="preserve"> is never an </w:t>
        </w:r>
        <w:del w:id="8950" w:author="Rev 17 Allen Wirfs-Brock" w:date="2013-08-07T13:46:00Z">
          <w:r w:rsidDel="00621C54">
            <w:delText>A</w:delText>
          </w:r>
        </w:del>
      </w:ins>
      <w:ins w:id="8951" w:author="Rev 17 Allen Wirfs-Brock" w:date="2013-08-07T13:46:00Z">
        <w:r w:rsidR="00621C54">
          <w:t>a</w:t>
        </w:r>
      </w:ins>
      <w:ins w:id="8952" w:author="Rev 11 Allen Wirfs-Brock" w:date="2012-10-22T10:05:00Z">
        <w:r>
          <w:t xml:space="preserve">brupt </w:t>
        </w:r>
        <w:del w:id="8953" w:author="Rev 17 Allen Wirfs-Brock" w:date="2013-08-07T13:46:00Z">
          <w:r w:rsidDel="00621C54">
            <w:delText>C</w:delText>
          </w:r>
        </w:del>
      </w:ins>
      <w:ins w:id="8954" w:author="Rev 17 Allen Wirfs-Brock" w:date="2013-08-07T13:46:00Z">
        <w:r w:rsidR="00621C54">
          <w:t>c</w:t>
        </w:r>
      </w:ins>
      <w:ins w:id="8955" w:author="Rev 11 Allen Wirfs-Brock" w:date="2012-10-22T10:05:00Z">
        <w:r>
          <w:t>ompletion.</w:t>
        </w:r>
      </w:ins>
    </w:p>
    <w:p w14:paraId="5260AC0F" w14:textId="77777777" w:rsidR="00B64068" w:rsidRDefault="00B64068" w:rsidP="00452F0C">
      <w:pPr>
        <w:pStyle w:val="Alg4"/>
        <w:numPr>
          <w:ilvl w:val="3"/>
          <w:numId w:val="1090"/>
        </w:numPr>
        <w:rPr>
          <w:ins w:id="8956" w:author="Rev 11 Allen Wirfs-Brock" w:date="2012-10-22T10:05:00Z"/>
        </w:rPr>
      </w:pPr>
      <w:ins w:id="8957" w:author="Rev 11 Allen Wirfs-Brock" w:date="2012-10-22T10:05:00Z">
        <w:r w:rsidRPr="003B4312">
          <w:t xml:space="preserve">Append </w:t>
        </w:r>
        <w:r>
          <w:rPr>
            <w:i/>
          </w:rPr>
          <w:t>d</w:t>
        </w:r>
        <w:r w:rsidRPr="008B7F6F">
          <w:t xml:space="preserve"> to </w:t>
        </w:r>
        <w:r>
          <w:rPr>
            <w:i/>
          </w:rPr>
          <w:t>functionsToInitial</w:t>
        </w:r>
        <w:del w:id="8958" w:author="Rev 16 Allen Wirfs-Brock" w:date="2013-06-17T17:19:00Z">
          <w:r w:rsidDel="006B2604">
            <w:rPr>
              <w:i/>
            </w:rPr>
            <w:delText>ize</w:delText>
          </w:r>
        </w:del>
      </w:ins>
      <w:ins w:id="8959" w:author="Rev 16 Allen Wirfs-Brock" w:date="2013-06-17T17:19:00Z">
        <w:r w:rsidR="006B2604">
          <w:rPr>
            <w:i/>
          </w:rPr>
          <w:t>ise</w:t>
        </w:r>
      </w:ins>
      <w:ins w:id="8960" w:author="Rev 11 Allen Wirfs-Brock" w:date="2012-10-22T10:05:00Z">
        <w:r w:rsidRPr="008B7F6F">
          <w:t>.</w:t>
        </w:r>
      </w:ins>
    </w:p>
    <w:p w14:paraId="61B5A938" w14:textId="77777777" w:rsidR="00B64068" w:rsidRPr="00E77497" w:rsidRDefault="00B64068" w:rsidP="00452F0C">
      <w:pPr>
        <w:pStyle w:val="Alg4"/>
        <w:numPr>
          <w:ilvl w:val="0"/>
          <w:numId w:val="1090"/>
        </w:numPr>
        <w:rPr>
          <w:ins w:id="8961" w:author="Rev 11 Allen Wirfs-Brock" w:date="2012-10-22T10:05:00Z"/>
        </w:rPr>
      </w:pPr>
      <w:ins w:id="8962" w:author="Rev 11 Allen Wirfs-Brock" w:date="2012-10-22T10:05:00Z">
        <w:r w:rsidRPr="00E77497">
          <w:t xml:space="preserve">For each String </w:t>
        </w:r>
        <w:r>
          <w:rPr>
            <w:i/>
          </w:rPr>
          <w:t>param</w:t>
        </w:r>
        <w:r w:rsidRPr="00E77497">
          <w:rPr>
            <w:i/>
          </w:rPr>
          <w:t>Name</w:t>
        </w:r>
        <w:r w:rsidRPr="00E77497">
          <w:t xml:space="preserve"> in </w:t>
        </w:r>
        <w:r w:rsidRPr="00E77497">
          <w:rPr>
            <w:i/>
          </w:rPr>
          <w:t>parameterNames</w:t>
        </w:r>
        <w:r w:rsidRPr="00E77497">
          <w:t>, do</w:t>
        </w:r>
      </w:ins>
    </w:p>
    <w:p w14:paraId="1129A728" w14:textId="77777777" w:rsidR="00B64068" w:rsidRPr="00E77497" w:rsidRDefault="00B64068" w:rsidP="00452F0C">
      <w:pPr>
        <w:pStyle w:val="Alg4"/>
        <w:numPr>
          <w:ilvl w:val="1"/>
          <w:numId w:val="1090"/>
        </w:numPr>
        <w:rPr>
          <w:ins w:id="8963" w:author="Rev 11 Allen Wirfs-Brock" w:date="2012-10-22T10:05:00Z"/>
        </w:rPr>
      </w:pPr>
      <w:ins w:id="8964"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ins>
    </w:p>
    <w:p w14:paraId="05FE6CE5" w14:textId="77777777" w:rsidR="00B64068" w:rsidRPr="009C202C" w:rsidRDefault="00B64068" w:rsidP="006B2604">
      <w:pPr>
        <w:pStyle w:val="Alg4"/>
        <w:numPr>
          <w:ilvl w:val="1"/>
          <w:numId w:val="1090"/>
        </w:numPr>
        <w:rPr>
          <w:ins w:id="8965" w:author="Rev 11 Allen Wirfs-Brock" w:date="2012-10-22T10:05:00Z"/>
          <w:rFonts w:ascii="Arial" w:hAnsi="Arial" w:cs="Arial"/>
        </w:rPr>
      </w:pPr>
      <w:ins w:id="8966" w:author="Rev 11 Allen Wirfs-Brock" w:date="2012-10-22T10:05:00Z">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w:t>
        </w:r>
        <w:del w:id="8967" w:author="Rev 16 Allen Wirfs-Brock" w:date="2013-06-17T17:07:00Z">
          <w:r w:rsidDel="006B2604">
            <w:rPr>
              <w:rFonts w:ascii="Arial" w:hAnsi="Arial" w:cs="Arial"/>
              <w:sz w:val="18"/>
            </w:rPr>
            <w:delText>z</w:delText>
          </w:r>
        </w:del>
      </w:ins>
      <w:ins w:id="8968" w:author="Rev 16 Allen Wirfs-Brock" w:date="2013-06-17T17:07:00Z">
        <w:r w:rsidR="006B2604">
          <w:rPr>
            <w:rFonts w:ascii="Arial" w:hAnsi="Arial" w:cs="Arial"/>
            <w:sz w:val="18"/>
          </w:rPr>
          <w:t>s</w:t>
        </w:r>
      </w:ins>
      <w:ins w:id="8969" w:author="Rev 11 Allen Wirfs-Brock" w:date="2012-10-22T10:05:00Z">
        <w:r>
          <w:rPr>
            <w:rFonts w:ascii="Arial" w:hAnsi="Arial" w:cs="Arial"/>
            <w:sz w:val="18"/>
          </w:rPr>
          <w:t xml:space="preserve">ed to </w:t>
        </w:r>
        <w:r w:rsidRPr="0064603A">
          <w:rPr>
            <w:b/>
            <w:sz w:val="18"/>
          </w:rPr>
          <w:t>undefined</w:t>
        </w:r>
        <w:r>
          <w:rPr>
            <w:rFonts w:ascii="Arial" w:hAnsi="Arial" w:cs="Arial"/>
            <w:sz w:val="18"/>
          </w:rPr>
          <w:t>.</w:t>
        </w:r>
      </w:ins>
    </w:p>
    <w:p w14:paraId="0CA44BFC" w14:textId="77777777" w:rsidR="00B64068" w:rsidRPr="009C202C" w:rsidRDefault="00B64068" w:rsidP="00452F0C">
      <w:pPr>
        <w:pStyle w:val="Alg4"/>
        <w:numPr>
          <w:ilvl w:val="1"/>
          <w:numId w:val="1090"/>
        </w:numPr>
        <w:rPr>
          <w:ins w:id="8970" w:author="Rev 11 Allen Wirfs-Brock" w:date="2012-10-22T10:05:00Z"/>
        </w:rPr>
      </w:pPr>
      <w:ins w:id="8971"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1603BE45" w14:textId="77777777" w:rsidR="00B64068" w:rsidRDefault="00B64068" w:rsidP="00452F0C">
      <w:pPr>
        <w:pStyle w:val="Alg4"/>
        <w:numPr>
          <w:ilvl w:val="2"/>
          <w:numId w:val="1090"/>
        </w:numPr>
        <w:rPr>
          <w:ins w:id="8972" w:author="Rev 11 Allen Wirfs-Brock" w:date="2012-10-22T10:05:00Z"/>
        </w:rPr>
      </w:pPr>
      <w:ins w:id="8973" w:author="Rev 11 Allen Wirfs-Brock" w:date="2012-10-22T10:05:00Z">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14:paraId="28A707A1" w14:textId="77777777" w:rsidR="00B64068" w:rsidRPr="00B820AB" w:rsidRDefault="00B64068" w:rsidP="00452F0C">
      <w:pPr>
        <w:pStyle w:val="Alg4"/>
        <w:numPr>
          <w:ilvl w:val="2"/>
          <w:numId w:val="1090"/>
        </w:numPr>
        <w:rPr>
          <w:ins w:id="8974" w:author="Rev 11 Allen Wirfs-Brock" w:date="2012-10-22T10:05:00Z"/>
        </w:rPr>
      </w:pPr>
      <w:ins w:id="8975"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ins>
    </w:p>
    <w:p w14:paraId="2ADC658F" w14:textId="77777777" w:rsidR="00B64068" w:rsidRDefault="00B64068" w:rsidP="00621C54">
      <w:pPr>
        <w:pStyle w:val="Alg4"/>
        <w:numPr>
          <w:ilvl w:val="2"/>
          <w:numId w:val="1090"/>
        </w:numPr>
        <w:rPr>
          <w:ins w:id="8976" w:author="Rev 11 Allen Wirfs-Brock" w:date="2012-10-22T10:05:00Z"/>
        </w:rPr>
      </w:pPr>
      <w:ins w:id="8977" w:author="Rev 11 Allen Wirfs-Brock" w:date="2012-10-22T10:05:00Z">
        <w:r>
          <w:t xml:space="preserve">Assert: </w:t>
        </w:r>
        <w:r w:rsidRPr="00D838A6">
          <w:rPr>
            <w:i/>
          </w:rPr>
          <w:t>status</w:t>
        </w:r>
        <w:r>
          <w:t xml:space="preserve"> is never an </w:t>
        </w:r>
        <w:del w:id="8978" w:author="Rev 17 Allen Wirfs-Brock" w:date="2013-08-07T13:47:00Z">
          <w:r w:rsidDel="00621C54">
            <w:delText>A</w:delText>
          </w:r>
        </w:del>
      </w:ins>
      <w:ins w:id="8979" w:author="Rev 17 Allen Wirfs-Brock" w:date="2013-08-07T13:47:00Z">
        <w:r w:rsidR="00621C54">
          <w:t>a</w:t>
        </w:r>
      </w:ins>
      <w:ins w:id="8980" w:author="Rev 11 Allen Wirfs-Brock" w:date="2012-10-22T10:05:00Z">
        <w:r>
          <w:t xml:space="preserve">brupt </w:t>
        </w:r>
        <w:del w:id="8981" w:author="Rev 17 Allen Wirfs-Brock" w:date="2013-08-07T13:47:00Z">
          <w:r w:rsidDel="00621C54">
            <w:delText>C</w:delText>
          </w:r>
        </w:del>
      </w:ins>
      <w:ins w:id="8982" w:author="Rev 17 Allen Wirfs-Brock" w:date="2013-08-07T13:47:00Z">
        <w:r w:rsidR="00621C54">
          <w:t>c</w:t>
        </w:r>
      </w:ins>
      <w:ins w:id="8983" w:author="Rev 11 Allen Wirfs-Brock" w:date="2012-10-22T10:05:00Z">
        <w:r>
          <w:t>ompletion</w:t>
        </w:r>
      </w:ins>
    </w:p>
    <w:p w14:paraId="6430F005" w14:textId="77777777" w:rsidR="00B64068" w:rsidRPr="004418C4" w:rsidRDefault="00B64068" w:rsidP="00452F0C">
      <w:pPr>
        <w:pStyle w:val="Alg4"/>
        <w:numPr>
          <w:ilvl w:val="2"/>
          <w:numId w:val="1090"/>
        </w:numPr>
        <w:rPr>
          <w:ins w:id="8984" w:author="Rev 11 Allen Wirfs-Brock" w:date="2012-10-22T10:05:00Z"/>
        </w:rPr>
      </w:pPr>
      <w:ins w:id="8985" w:author="Rev 11 Allen Wirfs-Brock" w:date="2012-10-22T10:05:00Z">
        <w:r w:rsidRPr="004418C4">
          <w:t xml:space="preserve">Call </w:t>
        </w:r>
        <w:r w:rsidRPr="004418C4">
          <w:rPr>
            <w:i/>
          </w:rPr>
          <w:t>env</w:t>
        </w:r>
        <w:r w:rsidRPr="004418C4">
          <w:t xml:space="preserve">’s </w:t>
        </w:r>
        <w:del w:id="8986" w:author="Rev 15 Allen Wirfs-Brock" w:date="2013-05-12T19:29:00Z">
          <w:r w:rsidRPr="004418C4" w:rsidDel="00861AE4">
            <w:delText>InitializeBinding</w:delText>
          </w:r>
        </w:del>
      </w:ins>
      <w:ins w:id="8987" w:author="Rev 15 Allen Wirfs-Brock" w:date="2013-05-12T19:29:00Z">
        <w:r w:rsidR="00861AE4">
          <w:t>InitialiseBinding</w:t>
        </w:r>
      </w:ins>
      <w:ins w:id="8988" w:author="Rev 11 Allen Wirfs-Brock" w:date="2012-10-22T10:05:00Z">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ins>
    </w:p>
    <w:p w14:paraId="4474DE30" w14:textId="77777777" w:rsidR="00B64068" w:rsidRPr="00727A43" w:rsidRDefault="00B64068" w:rsidP="00452F0C">
      <w:pPr>
        <w:pStyle w:val="Alg4"/>
        <w:numPr>
          <w:ilvl w:val="0"/>
          <w:numId w:val="1090"/>
        </w:numPr>
        <w:rPr>
          <w:ins w:id="8989" w:author="Rev 11 Allen Wirfs-Brock" w:date="2012-10-22T10:05:00Z"/>
          <w:sz w:val="18"/>
          <w:szCs w:val="18"/>
        </w:rPr>
      </w:pPr>
      <w:ins w:id="8990" w:author="Rev 11 Allen Wirfs-Brock" w:date="2012-10-22T10:05:00Z">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ins>
    </w:p>
    <w:p w14:paraId="527CA044" w14:textId="77777777" w:rsidR="00B64068" w:rsidRPr="00E77497" w:rsidRDefault="00B64068" w:rsidP="00452F0C">
      <w:pPr>
        <w:pStyle w:val="Alg4"/>
        <w:numPr>
          <w:ilvl w:val="0"/>
          <w:numId w:val="1090"/>
        </w:numPr>
        <w:rPr>
          <w:ins w:id="8991" w:author="Rev 11 Allen Wirfs-Brock" w:date="2012-10-22T10:05:00Z"/>
        </w:rPr>
      </w:pPr>
      <w:ins w:id="8992"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r>
          <w:rPr>
            <w:rStyle w:val="af6"/>
            <w:rFonts w:ascii="Arial" w:eastAsia="MS Mincho" w:hAnsi="Arial"/>
            <w:spacing w:val="0"/>
            <w:lang w:eastAsia="ja-JP"/>
          </w:rPr>
          <w:commentReference w:id="8993"/>
        </w:r>
      </w:ins>
    </w:p>
    <w:p w14:paraId="121D3FD3" w14:textId="77777777" w:rsidR="00B64068" w:rsidRPr="00E77497" w:rsidRDefault="00B64068" w:rsidP="00452F0C">
      <w:pPr>
        <w:pStyle w:val="Alg4"/>
        <w:numPr>
          <w:ilvl w:val="1"/>
          <w:numId w:val="1090"/>
        </w:numPr>
        <w:rPr>
          <w:ins w:id="8994" w:author="Rev 11 Allen Wirfs-Brock" w:date="2012-10-22T10:05:00Z"/>
        </w:rPr>
      </w:pPr>
      <w:ins w:id="8995"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14:paraId="07264371" w14:textId="77777777" w:rsidR="00B64068" w:rsidRPr="00E77497" w:rsidRDefault="00B64068" w:rsidP="00452F0C">
      <w:pPr>
        <w:pStyle w:val="Alg4"/>
        <w:numPr>
          <w:ilvl w:val="2"/>
          <w:numId w:val="1090"/>
        </w:numPr>
        <w:rPr>
          <w:ins w:id="8996" w:author="Rev 11 Allen Wirfs-Brock" w:date="2012-10-22T10:05:00Z"/>
        </w:rPr>
      </w:pPr>
      <w:ins w:id="8997" w:author="Rev 11 Allen Wirfs-Brock" w:date="2012-10-22T10:05: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61F60BF5" w14:textId="77777777" w:rsidR="00B64068" w:rsidRPr="00E77497" w:rsidRDefault="00B64068" w:rsidP="00452F0C">
      <w:pPr>
        <w:pStyle w:val="Alg4"/>
        <w:numPr>
          <w:ilvl w:val="1"/>
          <w:numId w:val="1090"/>
        </w:numPr>
        <w:rPr>
          <w:ins w:id="8998" w:author="Rev 11 Allen Wirfs-Brock" w:date="2012-10-22T10:05:00Z"/>
        </w:rPr>
      </w:pPr>
      <w:ins w:id="8999" w:author="Rev 11 Allen Wirfs-Brock" w:date="2012-10-22T10:05:00Z">
        <w:r w:rsidRPr="00E77497">
          <w:t>Else,</w:t>
        </w:r>
      </w:ins>
    </w:p>
    <w:p w14:paraId="3735A1E7" w14:textId="77777777" w:rsidR="00B64068" w:rsidRPr="00E77497" w:rsidRDefault="00B64068" w:rsidP="00452F0C">
      <w:pPr>
        <w:pStyle w:val="Alg4"/>
        <w:numPr>
          <w:ilvl w:val="2"/>
          <w:numId w:val="1090"/>
        </w:numPr>
        <w:rPr>
          <w:ins w:id="9000" w:author="Rev 11 Allen Wirfs-Brock" w:date="2012-10-22T10:05:00Z"/>
        </w:rPr>
      </w:pPr>
      <w:ins w:id="9001" w:author="Rev 11 Allen Wirfs-Brock" w:date="2012-10-22T10:05: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1F90E3FA" w14:textId="77777777" w:rsidR="00B64068" w:rsidRPr="00E77497" w:rsidRDefault="00B64068" w:rsidP="00452F0C">
      <w:pPr>
        <w:pStyle w:val="Alg4"/>
        <w:numPr>
          <w:ilvl w:val="0"/>
          <w:numId w:val="1090"/>
        </w:numPr>
        <w:rPr>
          <w:ins w:id="9002" w:author="Rev 11 Allen Wirfs-Brock" w:date="2012-10-22T10:05:00Z"/>
        </w:rPr>
      </w:pPr>
      <w:ins w:id="9003" w:author="Rev 11 Allen Wirfs-Brock" w:date="2012-10-22T10:05:00Z">
        <w:r w:rsidRPr="00E77497">
          <w:t xml:space="preserve">Let </w:t>
        </w:r>
        <w:r w:rsidRPr="00E77497">
          <w:rPr>
            <w:i/>
          </w:rPr>
          <w:t>varNames</w:t>
        </w:r>
        <w:r w:rsidRPr="00E77497">
          <w:t xml:space="preserve"> be the VarDeclaredNames of </w:t>
        </w:r>
        <w:r w:rsidRPr="00E77497">
          <w:rPr>
            <w:i/>
          </w:rPr>
          <w:t>code</w:t>
        </w:r>
        <w:r w:rsidRPr="00E77497">
          <w:t>.</w:t>
        </w:r>
      </w:ins>
    </w:p>
    <w:p w14:paraId="1486A51F" w14:textId="77777777" w:rsidR="00B64068" w:rsidRPr="00E77497" w:rsidRDefault="00B64068" w:rsidP="00452F0C">
      <w:pPr>
        <w:pStyle w:val="Alg4"/>
        <w:numPr>
          <w:ilvl w:val="0"/>
          <w:numId w:val="1090"/>
        </w:numPr>
        <w:rPr>
          <w:ins w:id="9004" w:author="Rev 11 Allen Wirfs-Brock" w:date="2012-10-22T10:05:00Z"/>
        </w:rPr>
      </w:pPr>
      <w:ins w:id="9005" w:author="Rev 11 Allen Wirfs-Brock" w:date="2012-10-22T10:05:00Z">
        <w:r w:rsidRPr="00E77497">
          <w:t xml:space="preserve">For each String </w:t>
        </w:r>
        <w:r w:rsidRPr="00E77497">
          <w:rPr>
            <w:i/>
          </w:rPr>
          <w:t>varName</w:t>
        </w:r>
        <w:r w:rsidRPr="00E77497">
          <w:t xml:space="preserve"> in </w:t>
        </w:r>
        <w:r w:rsidRPr="00E77497">
          <w:rPr>
            <w:i/>
          </w:rPr>
          <w:t>varNames</w:t>
        </w:r>
        <w:r w:rsidRPr="00E77497">
          <w:t>, in list order do</w:t>
        </w:r>
      </w:ins>
    </w:p>
    <w:p w14:paraId="0C794BB0" w14:textId="77777777" w:rsidR="00B64068" w:rsidRPr="00E77497" w:rsidRDefault="00B64068" w:rsidP="00452F0C">
      <w:pPr>
        <w:pStyle w:val="Alg4"/>
        <w:numPr>
          <w:ilvl w:val="1"/>
          <w:numId w:val="1090"/>
        </w:numPr>
        <w:rPr>
          <w:ins w:id="9006" w:author="Rev 11 Allen Wirfs-Brock" w:date="2012-10-22T10:05:00Z"/>
        </w:rPr>
      </w:pPr>
      <w:ins w:id="9007"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ins>
    </w:p>
    <w:p w14:paraId="245965F9" w14:textId="77777777" w:rsidR="00B64068" w:rsidRPr="00E77497" w:rsidRDefault="00B64068" w:rsidP="00452F0C">
      <w:pPr>
        <w:pStyle w:val="Alg4"/>
        <w:numPr>
          <w:ilvl w:val="1"/>
          <w:numId w:val="1090"/>
        </w:numPr>
        <w:rPr>
          <w:ins w:id="9008" w:author="Rev 11 Allen Wirfs-Brock" w:date="2012-10-22T10:05:00Z"/>
          <w:i/>
          <w:sz w:val="18"/>
        </w:rPr>
      </w:pPr>
      <w:ins w:id="9009"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ins>
    </w:p>
    <w:p w14:paraId="14A9BC6E" w14:textId="77777777" w:rsidR="00B64068" w:rsidRPr="00E77497" w:rsidRDefault="00B64068" w:rsidP="00452F0C">
      <w:pPr>
        <w:pStyle w:val="Alg4"/>
        <w:numPr>
          <w:ilvl w:val="1"/>
          <w:numId w:val="1090"/>
        </w:numPr>
        <w:rPr>
          <w:ins w:id="9010" w:author="Rev 11 Allen Wirfs-Brock" w:date="2012-10-22T10:05:00Z"/>
        </w:rPr>
      </w:pPr>
      <w:ins w:id="9011" w:author="Rev 11 Allen Wirfs-Brock" w:date="2012-10-22T10:05: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4EAE7990" w14:textId="77777777" w:rsidR="00B64068" w:rsidRPr="00E77497" w:rsidRDefault="00B64068" w:rsidP="00452F0C">
      <w:pPr>
        <w:pStyle w:val="Alg4"/>
        <w:numPr>
          <w:ilvl w:val="2"/>
          <w:numId w:val="1090"/>
        </w:numPr>
        <w:rPr>
          <w:ins w:id="9012" w:author="Rev 11 Allen Wirfs-Brock" w:date="2012-10-22T10:05:00Z"/>
        </w:rPr>
      </w:pPr>
      <w:ins w:id="9013" w:author="Rev 11 Allen Wirfs-Brock" w:date="2012-10-22T10:05:00Z">
        <w:r w:rsidRPr="00E77497">
          <w:t xml:space="preserve">Call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ins>
    </w:p>
    <w:p w14:paraId="167A6C98" w14:textId="77777777" w:rsidR="00B64068" w:rsidRDefault="00B64068" w:rsidP="00452F0C">
      <w:pPr>
        <w:pStyle w:val="Alg4"/>
        <w:numPr>
          <w:ilvl w:val="0"/>
          <w:numId w:val="1090"/>
        </w:numPr>
        <w:rPr>
          <w:ins w:id="9014" w:author="Rev 11 Allen Wirfs-Brock" w:date="2012-10-22T10:05:00Z"/>
        </w:rPr>
      </w:pPr>
      <w:ins w:id="9015" w:author="Rev 11 Allen Wirfs-Brock" w:date="2012-10-22T10:05:00Z">
        <w:r>
          <w:t xml:space="preserve">Let </w:t>
        </w:r>
        <w:r w:rsidRPr="005B59F9">
          <w:rPr>
            <w:i/>
          </w:rPr>
          <w:t>lexDeclarations</w:t>
        </w:r>
        <w:r>
          <w:t xml:space="preserve"> be the LexicalDeclarations of </w:t>
        </w:r>
        <w:r w:rsidRPr="006B6D0A">
          <w:rPr>
            <w:i/>
          </w:rPr>
          <w:t>code</w:t>
        </w:r>
        <w:r>
          <w:t>.</w:t>
        </w:r>
      </w:ins>
    </w:p>
    <w:p w14:paraId="71A4D08B" w14:textId="77777777" w:rsidR="00B64068" w:rsidRPr="00E77497" w:rsidRDefault="00B64068" w:rsidP="00452F0C">
      <w:pPr>
        <w:pStyle w:val="Alg4"/>
        <w:numPr>
          <w:ilvl w:val="0"/>
          <w:numId w:val="1090"/>
        </w:numPr>
        <w:rPr>
          <w:ins w:id="9016" w:author="Rev 11 Allen Wirfs-Brock" w:date="2012-10-22T10:05:00Z"/>
        </w:rPr>
      </w:pPr>
      <w:ins w:id="9017" w:author="Rev 11 Allen Wirfs-Brock" w:date="2012-10-22T10:05:00Z">
        <w:r w:rsidRPr="00675B74">
          <w:t xml:space="preserve">For each element </w:t>
        </w:r>
        <w:r w:rsidRPr="00E77497">
          <w:rPr>
            <w:i/>
          </w:rPr>
          <w:t xml:space="preserve">d </w:t>
        </w:r>
        <w:r w:rsidRPr="00E77497">
          <w:t xml:space="preserve">in </w:t>
        </w:r>
        <w:r w:rsidRPr="005B59F9">
          <w:rPr>
            <w:i/>
          </w:rPr>
          <w:t>lexDeclarations</w:t>
        </w:r>
        <w:r w:rsidRPr="00E77497">
          <w:t xml:space="preserve"> do</w:t>
        </w:r>
      </w:ins>
    </w:p>
    <w:p w14:paraId="5AE14FB8" w14:textId="77777777" w:rsidR="00B64068" w:rsidRPr="00E77497" w:rsidRDefault="00B64068" w:rsidP="006B2604">
      <w:pPr>
        <w:pStyle w:val="Alg4"/>
        <w:numPr>
          <w:ilvl w:val="1"/>
          <w:numId w:val="1090"/>
        </w:numPr>
        <w:rPr>
          <w:ins w:id="9018" w:author="Rev 11 Allen Wirfs-Brock" w:date="2012-10-22T10:05:00Z"/>
          <w:i/>
          <w:sz w:val="18"/>
        </w:rPr>
      </w:pPr>
      <w:ins w:id="9019"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lexically declared name can</w:t>
        </w:r>
        <w:del w:id="9020" w:author="Rev 15 Allen Wirfs-Brock" w:date="2013-05-12T18:49:00Z">
          <w:r w:rsidDel="00EF706A">
            <w:rPr>
              <w:rFonts w:ascii="Arial" w:hAnsi="Arial" w:cs="Arial"/>
              <w:sz w:val="18"/>
            </w:rPr>
            <w:delText xml:space="preserve"> </w:delText>
          </w:r>
        </w:del>
        <w:r>
          <w:rPr>
            <w:rFonts w:ascii="Arial" w:hAnsi="Arial" w:cs="Arial"/>
            <w:sz w:val="18"/>
          </w:rPr>
          <w:t xml:space="preserve">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w:t>
        </w:r>
        <w:del w:id="9021" w:author="Rev 16 Allen Wirfs-Brock" w:date="2013-06-17T17:09:00Z">
          <w:r w:rsidDel="006B2604">
            <w:rPr>
              <w:rFonts w:ascii="Arial" w:hAnsi="Arial" w:cs="Arial"/>
              <w:sz w:val="18"/>
            </w:rPr>
            <w:delText>z</w:delText>
          </w:r>
        </w:del>
      </w:ins>
      <w:ins w:id="9022" w:author="Rev 16 Allen Wirfs-Brock" w:date="2013-06-17T17:09:00Z">
        <w:r w:rsidR="006B2604">
          <w:rPr>
            <w:rFonts w:ascii="Arial" w:hAnsi="Arial" w:cs="Arial"/>
            <w:sz w:val="18"/>
          </w:rPr>
          <w:t>s</w:t>
        </w:r>
      </w:ins>
      <w:ins w:id="9023" w:author="Rev 11 Allen Wirfs-Brock" w:date="2012-10-22T10:05:00Z">
        <w:r>
          <w:rPr>
            <w:rFonts w:ascii="Arial" w:hAnsi="Arial" w:cs="Arial"/>
            <w:sz w:val="18"/>
          </w:rPr>
          <w:t>ed.</w:t>
        </w:r>
        <w:r w:rsidRPr="00E77497">
          <w:rPr>
            <w:rFonts w:ascii="Arial" w:hAnsi="Arial" w:cs="Arial"/>
            <w:sz w:val="18"/>
          </w:rPr>
          <w:t xml:space="preserve"> </w:t>
        </w:r>
      </w:ins>
    </w:p>
    <w:p w14:paraId="10BC1CFD" w14:textId="77777777" w:rsidR="00B64068" w:rsidRPr="00E77497" w:rsidRDefault="00B64068" w:rsidP="00452F0C">
      <w:pPr>
        <w:pStyle w:val="Alg4"/>
        <w:numPr>
          <w:ilvl w:val="1"/>
          <w:numId w:val="1090"/>
        </w:numPr>
        <w:rPr>
          <w:ins w:id="9024" w:author="Rev 11 Allen Wirfs-Brock" w:date="2012-10-22T10:05:00Z"/>
          <w:i/>
        </w:rPr>
      </w:pPr>
      <w:ins w:id="9025" w:author="Rev 11 Allen Wirfs-Brock" w:date="2012-10-22T10:0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1BB0D2E8" w14:textId="77777777" w:rsidR="00B64068" w:rsidRPr="00E77497" w:rsidRDefault="00B64068" w:rsidP="00452F0C">
      <w:pPr>
        <w:pStyle w:val="Alg4"/>
        <w:numPr>
          <w:ilvl w:val="2"/>
          <w:numId w:val="1090"/>
        </w:numPr>
        <w:rPr>
          <w:ins w:id="9026" w:author="Rev 11 Allen Wirfs-Brock" w:date="2012-10-22T10:05:00Z"/>
        </w:rPr>
      </w:pPr>
      <w:ins w:id="9027" w:author="Rev 11 Allen Wirfs-Brock" w:date="2012-10-22T10:05:00Z">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ins>
    </w:p>
    <w:p w14:paraId="6997BC36" w14:textId="77777777" w:rsidR="00B64068" w:rsidRPr="00E77497" w:rsidRDefault="00B64068" w:rsidP="00452F0C">
      <w:pPr>
        <w:pStyle w:val="Alg4"/>
        <w:numPr>
          <w:ilvl w:val="3"/>
          <w:numId w:val="1090"/>
        </w:numPr>
        <w:spacing w:after="220"/>
        <w:contextualSpacing/>
        <w:rPr>
          <w:ins w:id="9028" w:author="Rev 11 Allen Wirfs-Brock" w:date="2012-10-22T10:05:00Z"/>
        </w:rPr>
      </w:pPr>
      <w:ins w:id="9029" w:author="Rev 11 Allen Wirfs-Brock" w:date="2012-10-22T10:0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7D1C4AB7" w14:textId="77777777" w:rsidR="00B64068" w:rsidRPr="00E77497" w:rsidRDefault="00B64068" w:rsidP="00452F0C">
      <w:pPr>
        <w:pStyle w:val="Alg4"/>
        <w:numPr>
          <w:ilvl w:val="2"/>
          <w:numId w:val="1090"/>
        </w:numPr>
        <w:spacing w:after="220"/>
        <w:contextualSpacing/>
        <w:rPr>
          <w:ins w:id="9030" w:author="Rev 11 Allen Wirfs-Brock" w:date="2012-10-22T10:05:00Z"/>
        </w:rPr>
      </w:pPr>
      <w:ins w:id="9031" w:author="Rev 11 Allen Wirfs-Brock" w:date="2012-10-22T10:05:00Z">
        <w:r w:rsidRPr="00E77497">
          <w:t>Else,</w:t>
        </w:r>
      </w:ins>
    </w:p>
    <w:p w14:paraId="416B4C49" w14:textId="77777777" w:rsidR="00B64068" w:rsidRPr="00E77497" w:rsidRDefault="00B64068" w:rsidP="00452F0C">
      <w:pPr>
        <w:pStyle w:val="Alg4"/>
        <w:numPr>
          <w:ilvl w:val="3"/>
          <w:numId w:val="1090"/>
        </w:numPr>
        <w:spacing w:after="220"/>
        <w:contextualSpacing/>
        <w:rPr>
          <w:ins w:id="9032" w:author="Rev 11 Allen Wirfs-Brock" w:date="2012-10-22T10:05:00Z"/>
        </w:rPr>
      </w:pPr>
      <w:ins w:id="9033" w:author="Rev 11 Allen Wirfs-Brock" w:date="2012-10-22T10:0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4C5A6576" w14:textId="77777777" w:rsidR="00B64068" w:rsidRPr="004D1BD1" w:rsidRDefault="00B64068" w:rsidP="00452F0C">
      <w:pPr>
        <w:pStyle w:val="Alg4"/>
        <w:numPr>
          <w:ilvl w:val="0"/>
          <w:numId w:val="1090"/>
        </w:numPr>
        <w:rPr>
          <w:ins w:id="9034" w:author="Rev 11 Allen Wirfs-Brock" w:date="2012-10-22T10:05:00Z"/>
        </w:rPr>
      </w:pPr>
      <w:ins w:id="9035" w:author="Rev 11 Allen Wirfs-Brock" w:date="2012-10-22T10:05:00Z">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w:t>
        </w:r>
        <w:del w:id="9036" w:author="Rev 16 Allen Wirfs-Brock" w:date="2013-06-17T17:19:00Z">
          <w:r w:rsidDel="006B2604">
            <w:rPr>
              <w:i/>
            </w:rPr>
            <w:delText>ize</w:delText>
          </w:r>
        </w:del>
      </w:ins>
      <w:ins w:id="9037" w:author="Rev 16 Allen Wirfs-Brock" w:date="2013-06-17T17:19:00Z">
        <w:r w:rsidR="006B2604">
          <w:rPr>
            <w:i/>
          </w:rPr>
          <w:t>ise</w:t>
        </w:r>
      </w:ins>
      <w:ins w:id="9038" w:author="Rev 11 Allen Wirfs-Brock" w:date="2012-10-22T10:05:00Z">
        <w:r w:rsidRPr="00E77497">
          <w:t>, do</w:t>
        </w:r>
      </w:ins>
    </w:p>
    <w:p w14:paraId="42F32AA5" w14:textId="77777777" w:rsidR="00B64068" w:rsidRPr="009C202C" w:rsidRDefault="00B64068" w:rsidP="00452F0C">
      <w:pPr>
        <w:pStyle w:val="Alg4"/>
        <w:numPr>
          <w:ilvl w:val="1"/>
          <w:numId w:val="1090"/>
        </w:numPr>
        <w:rPr>
          <w:ins w:id="9039" w:author="Rev 11 Allen Wirfs-Brock" w:date="2012-10-22T10:05:00Z"/>
          <w:i/>
        </w:rPr>
      </w:pPr>
      <w:ins w:id="9040" w:author="Rev 11 Allen Wirfs-Brock" w:date="2012-10-22T10:05:00Z">
        <w:r w:rsidRPr="00E65A34">
          <w:t xml:space="preserve">Let </w:t>
        </w:r>
        <w:r w:rsidRPr="009C202C">
          <w:rPr>
            <w:i/>
          </w:rPr>
          <w:t>fn</w:t>
        </w:r>
        <w:r w:rsidRPr="009C202C">
          <w:t xml:space="preserve"> be the sole element of the BoundNames of </w:t>
        </w:r>
        <w:r w:rsidRPr="009C202C">
          <w:rPr>
            <w:i/>
          </w:rPr>
          <w:t>f.</w:t>
        </w:r>
      </w:ins>
    </w:p>
    <w:p w14:paraId="05B7E06D" w14:textId="77777777" w:rsidR="00B64068" w:rsidRPr="006B6D0A" w:rsidRDefault="00B64068" w:rsidP="00452F0C">
      <w:pPr>
        <w:pStyle w:val="Alg4"/>
        <w:numPr>
          <w:ilvl w:val="1"/>
          <w:numId w:val="1090"/>
        </w:numPr>
        <w:rPr>
          <w:ins w:id="9041" w:author="Rev 11 Allen Wirfs-Brock" w:date="2012-10-22T10:05:00Z"/>
        </w:rPr>
      </w:pPr>
      <w:ins w:id="9042" w:author="Rev 11 Allen Wirfs-Brock" w:date="2012-10-22T10:05:00Z">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ins>
      <w:ins w:id="9043" w:author="Rev 11 Allen Wirfs-Brock" w:date="2012-10-24T11:58:00Z">
        <w:r w:rsidR="002F1A2E">
          <w:t>nObject</w:t>
        </w:r>
      </w:ins>
      <w:ins w:id="9044" w:author="Rev 11 Allen Wirfs-Brock" w:date="2012-10-22T10:05:00Z">
        <w:r>
          <w:t xml:space="preserve"> for </w:t>
        </w:r>
        <w:r w:rsidRPr="006B6D0A">
          <w:rPr>
            <w:i/>
          </w:rPr>
          <w:t>f</w:t>
        </w:r>
        <w:r w:rsidRPr="009E4458">
          <w:rPr>
            <w:iCs/>
          </w:rPr>
          <w:t xml:space="preserve"> </w:t>
        </w:r>
        <w:r>
          <w:rPr>
            <w:iCs/>
          </w:rPr>
          <w:t xml:space="preserve">with argument </w:t>
        </w:r>
        <w:r w:rsidRPr="009E4458">
          <w:rPr>
            <w:i/>
          </w:rPr>
          <w:t>env</w:t>
        </w:r>
        <w:r w:rsidRPr="006B6D0A">
          <w:t>.</w:t>
        </w:r>
      </w:ins>
    </w:p>
    <w:p w14:paraId="7A2958F6" w14:textId="77777777" w:rsidR="00B64068" w:rsidRPr="009C202C" w:rsidRDefault="00B64068" w:rsidP="00452F0C">
      <w:pPr>
        <w:pStyle w:val="Alg4"/>
        <w:numPr>
          <w:ilvl w:val="1"/>
          <w:numId w:val="1090"/>
        </w:numPr>
        <w:rPr>
          <w:ins w:id="9045" w:author="Rev 11 Allen Wirfs-Brock" w:date="2012-10-22T10:05:00Z"/>
        </w:rPr>
      </w:pPr>
      <w:ins w:id="9046" w:author="Rev 11 Allen Wirfs-Brock" w:date="2012-10-22T10:05:00Z">
        <w:r w:rsidRPr="00E65A34">
          <w:t xml:space="preserve">Call </w:t>
        </w:r>
        <w:r w:rsidRPr="009C202C">
          <w:rPr>
            <w:i/>
          </w:rPr>
          <w:t>env</w:t>
        </w:r>
        <w:r w:rsidRPr="009C202C">
          <w:t xml:space="preserve">’s </w:t>
        </w:r>
        <w:r>
          <w:t>SetMutableMinding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ins>
    </w:p>
    <w:p w14:paraId="1F46CB62" w14:textId="77777777" w:rsidR="00B64068" w:rsidRPr="00E77497" w:rsidRDefault="00B64068" w:rsidP="006B2604">
      <w:pPr>
        <w:pStyle w:val="Alg4"/>
        <w:numPr>
          <w:ilvl w:val="0"/>
          <w:numId w:val="1090"/>
        </w:numPr>
        <w:tabs>
          <w:tab w:val="left" w:pos="720"/>
        </w:tabs>
        <w:rPr>
          <w:ins w:id="9047" w:author="Rev 11 Allen Wirfs-Brock" w:date="2012-10-22T10:05:00Z"/>
          <w:rFonts w:ascii="Arial" w:hAnsi="Arial" w:cs="Arial"/>
          <w:sz w:val="18"/>
        </w:rPr>
      </w:pPr>
      <w:ins w:id="9048" w:author="Rev 11 Allen Wirfs-Brock" w:date="2012-10-22T10:05:00Z">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it </w:t>
        </w:r>
        <w:r>
          <w:rPr>
            <w:rFonts w:ascii="Arial" w:hAnsi="Arial" w:cs="Arial"/>
            <w:sz w:val="18"/>
          </w:rPr>
          <w:t>is not</w:t>
        </w:r>
        <w:r w:rsidRPr="00675B74">
          <w:rPr>
            <w:rFonts w:ascii="Arial" w:hAnsi="Arial" w:cs="Arial"/>
            <w:sz w:val="18"/>
          </w:rPr>
          <w:t xml:space="preserve"> extended code.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w:t>
        </w:r>
        <w:del w:id="9049" w:author="Rev 16 Allen Wirfs-Brock" w:date="2013-06-17T17:07:00Z">
          <w:r w:rsidDel="006B2604">
            <w:rPr>
              <w:rFonts w:ascii="Arial" w:hAnsi="Arial" w:cs="Arial"/>
              <w:sz w:val="18"/>
            </w:rPr>
            <w:delText>z</w:delText>
          </w:r>
        </w:del>
      </w:ins>
      <w:ins w:id="9050" w:author="Rev 16 Allen Wirfs-Brock" w:date="2013-06-17T17:07:00Z">
        <w:r w:rsidR="006B2604">
          <w:rPr>
            <w:rFonts w:ascii="Arial" w:hAnsi="Arial" w:cs="Arial"/>
            <w:sz w:val="18"/>
          </w:rPr>
          <w:t>s</w:t>
        </w:r>
      </w:ins>
      <w:ins w:id="9051" w:author="Rev 11 Allen Wirfs-Brock" w:date="2012-10-22T10:05:00Z">
        <w:r>
          <w:rPr>
            <w:rFonts w:ascii="Arial" w:hAnsi="Arial" w:cs="Arial"/>
            <w:sz w:val="18"/>
          </w:rPr>
          <w:t>ed until after parameter initialization</w:t>
        </w:r>
        <w:r w:rsidRPr="00E77497">
          <w:rPr>
            <w:rFonts w:ascii="Arial" w:hAnsi="Arial" w:cs="Arial"/>
            <w:sz w:val="18"/>
          </w:rPr>
          <w:t>.</w:t>
        </w:r>
      </w:ins>
    </w:p>
    <w:p w14:paraId="79F5255F" w14:textId="77777777" w:rsidR="00B64068" w:rsidRDefault="00B64068" w:rsidP="00452F0C">
      <w:pPr>
        <w:pStyle w:val="Alg4"/>
        <w:numPr>
          <w:ilvl w:val="0"/>
          <w:numId w:val="1090"/>
        </w:numPr>
        <w:tabs>
          <w:tab w:val="left" w:pos="720"/>
        </w:tabs>
        <w:rPr>
          <w:ins w:id="9052" w:author="Rev 11 Allen Wirfs-Brock" w:date="2012-10-22T10:05:00Z"/>
          <w:rFonts w:ascii="Arial" w:hAnsi="Arial" w:cs="Arial"/>
          <w:sz w:val="18"/>
        </w:rPr>
      </w:pPr>
      <w:ins w:id="9053" w:author="Rev 11 Allen Wirfs-Brock" w:date="2012-10-22T10:05:00Z">
        <w:r>
          <w:rPr>
            <w:rFonts w:ascii="Arial" w:hAnsi="Arial" w:cs="Arial"/>
            <w:sz w:val="18"/>
          </w:rPr>
          <w:t xml:space="preserve">Let </w:t>
        </w:r>
        <w:r>
          <w:rPr>
            <w:i/>
          </w:rPr>
          <w:t>ao</w:t>
        </w:r>
        <w:r w:rsidRPr="00546435">
          <w:t xml:space="preserve"> be the result of </w:t>
        </w:r>
        <w:r w:rsidRPr="000358AB">
          <w:t>InstantiateArgumentsObject</w:t>
        </w:r>
        <w:r w:rsidRPr="00E77497">
          <w:t xml:space="preserve"> with argument </w:t>
        </w:r>
        <w:r w:rsidRPr="00E77497">
          <w:rPr>
            <w:i/>
          </w:rPr>
          <w:t>argumentsList.</w:t>
        </w:r>
      </w:ins>
    </w:p>
    <w:p w14:paraId="4CA7A53F" w14:textId="77777777" w:rsidR="00B64068" w:rsidRPr="00B820AB" w:rsidRDefault="00B64068" w:rsidP="00452F0C">
      <w:pPr>
        <w:pStyle w:val="Alg4"/>
        <w:numPr>
          <w:ilvl w:val="0"/>
          <w:numId w:val="1090"/>
        </w:numPr>
        <w:rPr>
          <w:ins w:id="9054" w:author="Rev 11 Allen Wirfs-Brock" w:date="2012-10-22T10:05:00Z"/>
        </w:rPr>
      </w:pPr>
      <w:ins w:id="9055" w:author="Rev 11 Allen Wirfs-Brock" w:date="2012-10-22T10:05: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argumentsObjectNotNeeded  </w:t>
        </w:r>
        <w:r>
          <w:rPr>
            <w:rFonts w:ascii="Arial" w:hAnsi="Arial" w:cs="Arial"/>
            <w:sz w:val="18"/>
          </w:rPr>
          <w:t xml:space="preserve">is </w:t>
        </w:r>
        <w:r>
          <w:rPr>
            <w:b/>
            <w:sz w:val="18"/>
          </w:rPr>
          <w:t>true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ins>
    </w:p>
    <w:p w14:paraId="567B45EA" w14:textId="77777777" w:rsidR="00B64068" w:rsidRPr="00E77497" w:rsidRDefault="00B64068" w:rsidP="00452F0C">
      <w:pPr>
        <w:pStyle w:val="Alg4"/>
        <w:numPr>
          <w:ilvl w:val="0"/>
          <w:numId w:val="1090"/>
        </w:numPr>
        <w:rPr>
          <w:ins w:id="9056" w:author="Rev 11 Allen Wirfs-Brock" w:date="2012-10-22T10:05:00Z"/>
        </w:rPr>
      </w:pPr>
      <w:commentRangeStart w:id="9057"/>
      <w:ins w:id="9058"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commentRangeEnd w:id="9057"/>
        <w:r>
          <w:rPr>
            <w:rStyle w:val="af6"/>
            <w:rFonts w:ascii="Arial" w:eastAsia="MS Mincho" w:hAnsi="Arial"/>
            <w:spacing w:val="0"/>
            <w:lang w:eastAsia="ja-JP"/>
          </w:rPr>
          <w:commentReference w:id="9057"/>
        </w:r>
      </w:ins>
    </w:p>
    <w:p w14:paraId="52360EA7" w14:textId="77777777" w:rsidR="00B64068" w:rsidRPr="00E77497" w:rsidRDefault="00B64068" w:rsidP="00452F0C">
      <w:pPr>
        <w:pStyle w:val="Alg4"/>
        <w:numPr>
          <w:ilvl w:val="1"/>
          <w:numId w:val="1090"/>
        </w:numPr>
        <w:rPr>
          <w:ins w:id="9059" w:author="Rev 11 Allen Wirfs-Brock" w:date="2012-10-22T10:05:00Z"/>
        </w:rPr>
      </w:pPr>
      <w:ins w:id="9060"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14:paraId="7EDD050A" w14:textId="77777777" w:rsidR="00B64068" w:rsidRPr="00E77497" w:rsidRDefault="00B64068" w:rsidP="00452F0C">
      <w:pPr>
        <w:pStyle w:val="Alg4"/>
        <w:numPr>
          <w:ilvl w:val="2"/>
          <w:numId w:val="1090"/>
        </w:numPr>
        <w:tabs>
          <w:tab w:val="left" w:pos="720"/>
        </w:tabs>
        <w:rPr>
          <w:ins w:id="9061" w:author="Rev 11 Allen Wirfs-Brock" w:date="2012-10-22T10:05:00Z"/>
        </w:rPr>
      </w:pPr>
      <w:ins w:id="9062" w:author="Rev 11 Allen Wirfs-Brock" w:date="2012-10-22T10:05:00Z">
        <w:r>
          <w:t>Perform the abstract operation</w:t>
        </w:r>
        <w:r w:rsidRPr="00546435">
          <w:t xml:space="preserve"> </w:t>
        </w:r>
        <w:r>
          <w:t>Complete</w:t>
        </w:r>
        <w:r w:rsidRPr="009C202C">
          <w:t>StrictArgumentsObject</w:t>
        </w:r>
        <w:r w:rsidRPr="00E77497">
          <w:t xml:space="preserve"> with argument </w:t>
        </w:r>
        <w:r>
          <w:rPr>
            <w:i/>
          </w:rPr>
          <w:t>a0</w:t>
        </w:r>
        <w:r w:rsidRPr="00E77497">
          <w:rPr>
            <w:i/>
          </w:rPr>
          <w:t>.</w:t>
        </w:r>
        <w:r w:rsidRPr="00E77497">
          <w:t xml:space="preserve"> </w:t>
        </w:r>
      </w:ins>
    </w:p>
    <w:p w14:paraId="001751D0" w14:textId="77777777" w:rsidR="00B64068" w:rsidRPr="00E77497" w:rsidRDefault="00B64068" w:rsidP="00452F0C">
      <w:pPr>
        <w:pStyle w:val="Alg4"/>
        <w:numPr>
          <w:ilvl w:val="1"/>
          <w:numId w:val="1090"/>
        </w:numPr>
        <w:rPr>
          <w:ins w:id="9063" w:author="Rev 11 Allen Wirfs-Brock" w:date="2012-10-22T10:05:00Z"/>
        </w:rPr>
      </w:pPr>
      <w:ins w:id="9064" w:author="Rev 11 Allen Wirfs-Brock" w:date="2012-10-22T10:05:00Z">
        <w:r w:rsidRPr="00E77497">
          <w:t>Else,</w:t>
        </w:r>
      </w:ins>
    </w:p>
    <w:p w14:paraId="19AA51BC" w14:textId="77777777" w:rsidR="00B64068" w:rsidRPr="00E77497" w:rsidRDefault="00B64068" w:rsidP="00452F0C">
      <w:pPr>
        <w:pStyle w:val="Alg4"/>
        <w:numPr>
          <w:ilvl w:val="2"/>
          <w:numId w:val="1090"/>
        </w:numPr>
        <w:tabs>
          <w:tab w:val="left" w:pos="720"/>
        </w:tabs>
        <w:rPr>
          <w:ins w:id="9065" w:author="Rev 11 Allen Wirfs-Brock" w:date="2012-10-22T10:05:00Z"/>
        </w:rPr>
      </w:pPr>
      <w:ins w:id="9066" w:author="Rev 11 Allen Wirfs-Brock" w:date="2012-10-22T10:05:00Z">
        <w:r>
          <w:t>P</w:t>
        </w:r>
        <w:r w:rsidRPr="00E77497">
          <w:t xml:space="preserve">erform the abstract operation </w:t>
        </w:r>
        <w:r>
          <w:t>Complete</w:t>
        </w:r>
        <w:r w:rsidRPr="00E77497">
          <w:t xml:space="preserve">MappedArgumentsObject with arguments </w:t>
        </w:r>
        <w:r>
          <w:rPr>
            <w:i/>
          </w:rPr>
          <w:t xml:space="preserve">a0,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ins>
    </w:p>
    <w:p w14:paraId="360E637A" w14:textId="77777777" w:rsidR="00B64068" w:rsidRPr="00120381" w:rsidRDefault="00B64068" w:rsidP="00452F0C">
      <w:pPr>
        <w:pStyle w:val="Alg4"/>
        <w:numPr>
          <w:ilvl w:val="1"/>
          <w:numId w:val="1090"/>
        </w:numPr>
        <w:rPr>
          <w:ins w:id="9067" w:author="Rev 11 Allen Wirfs-Brock" w:date="2012-10-22T10:05:00Z"/>
          <w:sz w:val="24"/>
          <w:szCs w:val="24"/>
        </w:rPr>
      </w:pPr>
      <w:ins w:id="9068" w:author="Rev 11 Allen Wirfs-Brock" w:date="2012-10-22T10:05:00Z">
        <w:r w:rsidRPr="00E77497">
          <w:t xml:space="preserve">Call </w:t>
        </w:r>
        <w:r w:rsidRPr="00E77497">
          <w:rPr>
            <w:i/>
          </w:rPr>
          <w:t>env</w:t>
        </w:r>
        <w:r w:rsidRPr="00E77497">
          <w:t xml:space="preserve">’s </w:t>
        </w:r>
        <w:del w:id="9069" w:author="Rev 15 Allen Wirfs-Brock" w:date="2013-05-12T19:29:00Z">
          <w:r w:rsidRPr="00E77497" w:rsidDel="00861AE4">
            <w:delText>InitializeBinding</w:delText>
          </w:r>
        </w:del>
      </w:ins>
      <w:ins w:id="9070" w:author="Rev 15 Allen Wirfs-Brock" w:date="2013-05-12T19:29:00Z">
        <w:r w:rsidR="00861AE4">
          <w:t>InitialiseBinding</w:t>
        </w:r>
      </w:ins>
      <w:ins w:id="9071" w:author="Rev 11 Allen Wirfs-Brock" w:date="2012-10-22T10:05:00Z">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14:paraId="610B2012" w14:textId="77777777" w:rsidR="00B64068" w:rsidRDefault="00B64068" w:rsidP="00452F0C">
      <w:pPr>
        <w:pStyle w:val="Alg4"/>
        <w:numPr>
          <w:ilvl w:val="0"/>
          <w:numId w:val="1090"/>
        </w:numPr>
        <w:tabs>
          <w:tab w:val="left" w:pos="720"/>
        </w:tabs>
        <w:rPr>
          <w:ins w:id="9072" w:author="Rev 11 Allen Wirfs-Brock" w:date="2012-10-22T10:05:00Z"/>
          <w:rFonts w:ascii="Arial" w:hAnsi="Arial" w:cs="Arial"/>
          <w:sz w:val="18"/>
        </w:rPr>
      </w:pPr>
      <w:ins w:id="9073" w:author="Rev 11 Allen Wirfs-Brock" w:date="2012-10-22T10:05:00Z">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ins>
    </w:p>
    <w:p w14:paraId="02DA379F" w14:textId="77777777" w:rsidR="00B64068" w:rsidRDefault="00B64068" w:rsidP="00452F0C">
      <w:pPr>
        <w:pStyle w:val="Alg4"/>
        <w:numPr>
          <w:ilvl w:val="0"/>
          <w:numId w:val="1090"/>
        </w:numPr>
        <w:rPr>
          <w:ins w:id="9074" w:author="Rev 11 Allen Wirfs-Brock" w:date="2012-10-22T10:05:00Z"/>
        </w:rPr>
      </w:pPr>
      <w:ins w:id="9075" w:author="Rev 11 Allen Wirfs-Brock" w:date="2012-10-22T10:05:00Z">
        <w:r>
          <w:t>ReturnIfAbrupt(</w:t>
        </w:r>
        <w:r w:rsidRPr="00C91100">
          <w:rPr>
            <w:i/>
          </w:rPr>
          <w:t>formalStatus</w:t>
        </w:r>
        <w:r>
          <w:t>).</w:t>
        </w:r>
      </w:ins>
    </w:p>
    <w:p w14:paraId="08948384" w14:textId="77777777" w:rsidR="00B64068" w:rsidRPr="004D1BD1" w:rsidRDefault="00B64068" w:rsidP="00AE5A8E">
      <w:pPr>
        <w:pStyle w:val="Alg4"/>
        <w:numPr>
          <w:ilvl w:val="0"/>
          <w:numId w:val="1090"/>
        </w:numPr>
        <w:spacing w:after="240"/>
        <w:rPr>
          <w:ins w:id="9076" w:author="Rev 11 Allen Wirfs-Brock" w:date="2012-10-22T10:05:00Z"/>
        </w:rPr>
      </w:pPr>
      <w:ins w:id="9077" w:author="Rev 11 Allen Wirfs-Brock" w:date="2012-10-22T10:05:00Z">
        <w:r w:rsidRPr="004D1BD1">
          <w:t>Return</w:t>
        </w:r>
        <w:r>
          <w:t xml:space="preserve"> NormalCompletion(</w:t>
        </w:r>
        <w:r w:rsidRPr="009B3B81">
          <w:rPr>
            <w:rFonts w:ascii="Arial" w:hAnsi="Arial" w:cs="Arial"/>
          </w:rPr>
          <w:t>empty</w:t>
        </w:r>
        <w:r>
          <w:t>)</w:t>
        </w:r>
        <w:del w:id="9078" w:author="Rev 12 Allen Wirfs-Brock" w:date="2012-10-29T17:16:00Z">
          <w:r w:rsidDel="00AE5A8E">
            <w:delText>.</w:delText>
          </w:r>
          <w:r w:rsidRPr="004D1BD1" w:rsidDel="00AE5A8E">
            <w:delText>.</w:delText>
          </w:r>
        </w:del>
      </w:ins>
      <w:ins w:id="9079" w:author="Rev 12 Allen Wirfs-Brock" w:date="2012-10-29T17:16:00Z">
        <w:r w:rsidR="00AE5A8E">
          <w:t>.</w:t>
        </w:r>
      </w:ins>
    </w:p>
    <w:p w14:paraId="44860DA3" w14:textId="77777777" w:rsidR="00751335" w:rsidRDefault="00751335" w:rsidP="00751335">
      <w:pPr>
        <w:pStyle w:val="a3"/>
        <w:rPr>
          <w:ins w:id="9080" w:author="Rev 15 Allen Wirfs-Brock" w:date="2013-03-27T14:29:00Z"/>
        </w:rPr>
      </w:pPr>
      <w:bookmarkStart w:id="9081" w:name="_Toc366142205"/>
      <w:commentRangeStart w:id="9082"/>
      <w:commentRangeStart w:id="9083"/>
      <w:ins w:id="9084" w:author="Rev 15 Allen Wirfs-Brock" w:date="2013-03-27T14:29:00Z">
        <w:r>
          <w:t>The __proto__ pseudo property.</w:t>
        </w:r>
        <w:commentRangeEnd w:id="9082"/>
        <w:r>
          <w:rPr>
            <w:rStyle w:val="af6"/>
            <w:b w:val="0"/>
          </w:rPr>
          <w:commentReference w:id="9082"/>
        </w:r>
        <w:commentRangeEnd w:id="9083"/>
        <w:r>
          <w:rPr>
            <w:rStyle w:val="af6"/>
            <w:b w:val="0"/>
          </w:rPr>
          <w:commentReference w:id="9083"/>
        </w:r>
        <w:bookmarkEnd w:id="9081"/>
      </w:ins>
    </w:p>
    <w:p w14:paraId="65C5F6E7" w14:textId="77777777" w:rsidR="00751335" w:rsidRDefault="00751335" w:rsidP="00751335">
      <w:pPr>
        <w:pStyle w:val="a4"/>
        <w:rPr>
          <w:ins w:id="9085" w:author="Rev 15 Allen Wirfs-Brock" w:date="2013-03-27T14:29:00Z"/>
        </w:rPr>
      </w:pPr>
      <w:ins w:id="9086" w:author="Rev 15 Allen Wirfs-Brock" w:date="2013-03-27T14:29:00Z">
        <w:r>
          <w:t>Object.prototype.__proto__</w:t>
        </w:r>
      </w:ins>
    </w:p>
    <w:p w14:paraId="769DDE85" w14:textId="77777777" w:rsidR="00751335" w:rsidRDefault="00751335" w:rsidP="00751335">
      <w:pPr>
        <w:rPr>
          <w:ins w:id="9087" w:author="Rev 15 Allen Wirfs-Brock" w:date="2013-03-27T14:29:00Z"/>
        </w:rPr>
      </w:pPr>
      <w:ins w:id="9088" w:author="Rev 15 Allen Wirfs-Brock" w:date="2013-03-27T14:29:00Z">
        <w:r>
          <w:t xml:space="preserve">The initial value of the </w:t>
        </w:r>
        <w:r w:rsidRPr="00051028">
          <w:rPr>
            <w:rFonts w:ascii="Courier New" w:hAnsi="Courier New" w:cs="Courier New"/>
            <w:b/>
          </w:rPr>
          <w:t>__proto__</w:t>
        </w:r>
        <w:r>
          <w:t xml:space="preserve"> property of the Object prototype object is a data property whose initial value is  </w:t>
        </w:r>
        <w:r w:rsidRPr="00051028">
          <w:rPr>
            <w:b/>
          </w:rPr>
          <w:t>null</w:t>
        </w:r>
        <w:r>
          <w:t xml:space="preserve">. This property initially has the attributes { [[Writable]]: </w:t>
        </w:r>
        <w:r w:rsidRPr="00051028">
          <w:rPr>
            <w:b/>
          </w:rPr>
          <w:t>true</w:t>
        </w:r>
        <w:r>
          <w:t xml:space="preserve">, [[Enumerable]]: </w:t>
        </w:r>
        <w:r>
          <w:rPr>
            <w:b/>
          </w:rPr>
          <w:t>false</w:t>
        </w:r>
        <w:r>
          <w:t xml:space="preserve">, [[Configurable]]: </w:t>
        </w:r>
        <w:r w:rsidRPr="00051028">
          <w:rPr>
            <w:b/>
          </w:rPr>
          <w:t>true</w:t>
        </w:r>
        <w:r>
          <w:t xml:space="preserve"> }.</w:t>
        </w:r>
      </w:ins>
    </w:p>
    <w:p w14:paraId="216E9605" w14:textId="77777777" w:rsidR="00751335" w:rsidRDefault="00751335" w:rsidP="00751335">
      <w:pPr>
        <w:rPr>
          <w:ins w:id="9089" w:author="Rev 15 Allen Wirfs-Brock" w:date="2013-03-27T14:29:00Z"/>
        </w:rPr>
      </w:pPr>
      <w:ins w:id="9090" w:author="Rev 15 Allen Wirfs-Brock" w:date="2013-03-27T14:29:00Z">
        <w:r>
          <w:t xml:space="preserve">Manipulations of this property as tracked by the Boolean valued primordial internal variable </w:t>
        </w:r>
        <w:r w:rsidRPr="000C3094">
          <w:rPr>
            <w:rFonts w:ascii="Times New Roman" w:hAnsi="Times New Roman"/>
          </w:rPr>
          <w:t>Undersco</w:t>
        </w:r>
        <w:r>
          <w:rPr>
            <w:rFonts w:ascii="Times New Roman" w:hAnsi="Times New Roman"/>
          </w:rPr>
          <w:t>r</w:t>
        </w:r>
        <w:r w:rsidRPr="000C3094">
          <w:rPr>
            <w:rFonts w:ascii="Times New Roman" w:hAnsi="Times New Roman"/>
          </w:rPr>
          <w:t>eProtoEnabled</w:t>
        </w:r>
        <w:r>
          <w:t xml:space="preserve">.  The default initial value of </w:t>
        </w:r>
        <w:r w:rsidRPr="00650BA7">
          <w:rPr>
            <w:rFonts w:ascii="Times New Roman" w:hAnsi="Times New Roman"/>
          </w:rPr>
          <w:t>Undersco</w:t>
        </w:r>
        <w:r>
          <w:rPr>
            <w:rFonts w:ascii="Times New Roman" w:hAnsi="Times New Roman"/>
          </w:rPr>
          <w:t>r</w:t>
        </w:r>
        <w:r w:rsidRPr="00650BA7">
          <w:rPr>
            <w:rFonts w:ascii="Times New Roman" w:hAnsi="Times New Roman"/>
          </w:rPr>
          <w:t>eProtoEnabled</w:t>
        </w:r>
        <w:r>
          <w:t xml:space="preserve"> is </w:t>
        </w:r>
        <w:r w:rsidRPr="00593420">
          <w:rPr>
            <w:rFonts w:ascii="Times New Roman" w:hAnsi="Times New Roman"/>
            <w:b/>
            <w:bCs/>
          </w:rPr>
          <w:t>true</w:t>
        </w:r>
        <w:r>
          <w:t xml:space="preserve"> </w:t>
        </w:r>
        <w:commentRangeStart w:id="9091"/>
        <w:r>
          <w:t>only if this property is initially present on the primordial Object prototype object.</w:t>
        </w:r>
        <w:commentRangeEnd w:id="9091"/>
        <w:r>
          <w:rPr>
            <w:rStyle w:val="af6"/>
          </w:rPr>
          <w:commentReference w:id="9091"/>
        </w:r>
      </w:ins>
    </w:p>
    <w:p w14:paraId="2A7E017A" w14:textId="77777777" w:rsidR="00751335" w:rsidRPr="000C3094" w:rsidRDefault="00751335" w:rsidP="00751335">
      <w:pPr>
        <w:rPr>
          <w:ins w:id="9092" w:author="Rev 15 Allen Wirfs-Brock" w:date="2013-03-27T14:29:00Z"/>
          <w:sz w:val="18"/>
          <w:szCs w:val="18"/>
        </w:rPr>
      </w:pPr>
      <w:ins w:id="9093" w:author="Rev 15 Allen Wirfs-Brock" w:date="2013-03-27T14:29: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r>
          <w:rPr>
            <w:rFonts w:ascii="Times New Roman" w:hAnsi="Times New Roman"/>
            <w:sz w:val="18"/>
            <w:szCs w:val="18"/>
          </w:rPr>
          <w:t>r</w:t>
        </w:r>
        <w:r w:rsidRPr="000C3094">
          <w:rPr>
            <w:rFonts w:ascii="Times New Roman" w:hAnsi="Times New Roman"/>
            <w:sz w:val="18"/>
            <w:szCs w:val="18"/>
          </w:rPr>
          <w:t>eProtoEnabled</w:t>
        </w:r>
        <w:r w:rsidRPr="000C3094">
          <w:rPr>
            <w:sz w:val="18"/>
            <w:szCs w:val="18"/>
          </w:rPr>
          <w:t xml:space="preserve">  to be set to </w:t>
        </w:r>
        <w:r w:rsidRPr="000C3094">
          <w:rPr>
            <w:b/>
            <w:sz w:val="18"/>
            <w:szCs w:val="18"/>
          </w:rPr>
          <w:t>false</w:t>
        </w:r>
        <w:r w:rsidRPr="000C3094">
          <w:rPr>
            <w:sz w:val="18"/>
            <w:szCs w:val="18"/>
          </w:rPr>
          <w:t>.</w:t>
        </w:r>
      </w:ins>
    </w:p>
    <w:p w14:paraId="3F0B7FFC" w14:textId="77777777" w:rsidR="00751335" w:rsidRDefault="00751335" w:rsidP="00751335">
      <w:pPr>
        <w:pStyle w:val="a4"/>
        <w:rPr>
          <w:ins w:id="9094" w:author="Rev 15 Allen Wirfs-Brock" w:date="2013-03-27T14:29:00Z"/>
        </w:rPr>
      </w:pPr>
      <w:ins w:id="9095" w:author="Rev 15 Allen Wirfs-Brock" w:date="2013-03-27T14:29:00Z">
        <w:r>
          <w:t xml:space="preserve"> Changes To Internal Methods__</w:t>
        </w:r>
      </w:ins>
    </w:p>
    <w:p w14:paraId="3739B825" w14:textId="77777777" w:rsidR="00751335" w:rsidRDefault="00751335" w:rsidP="00751335">
      <w:pPr>
        <w:rPr>
          <w:ins w:id="9096" w:author="Rev 15 Allen Wirfs-Brock" w:date="2013-03-27T14:29:00Z"/>
        </w:rPr>
      </w:pPr>
      <w:ins w:id="9097" w:author="Rev 15 Allen Wirfs-Brock" w:date="2013-03-27T14:29:00Z">
        <w:r>
          <w:t>The definition of the [[Get]] internal method given in 8.12.3 is replaced with the following:</w:t>
        </w:r>
      </w:ins>
    </w:p>
    <w:p w14:paraId="3C5A35DD" w14:textId="77777777" w:rsidR="00751335" w:rsidRDefault="00751335" w:rsidP="00751335">
      <w:pPr>
        <w:pStyle w:val="Alg4"/>
        <w:numPr>
          <w:ilvl w:val="0"/>
          <w:numId w:val="656"/>
        </w:numPr>
        <w:rPr>
          <w:ins w:id="9098" w:author="Rev 15 Allen Wirfs-Brock" w:date="2013-03-27T14:29:00Z"/>
        </w:rPr>
      </w:pPr>
      <w:ins w:id="9099" w:author="Rev 15 Allen Wirfs-Brock" w:date="2013-03-27T14:29:00Z">
        <w:r>
          <w:t xml:space="preserve">If </w:t>
        </w:r>
        <w:r w:rsidRPr="00A56E1A">
          <w:rPr>
            <w:i/>
          </w:rPr>
          <w:t>P</w:t>
        </w:r>
        <w:r>
          <w:t xml:space="preserve"> is the string value </w:t>
        </w:r>
        <w:r w:rsidRPr="00A56E1A">
          <w:rPr>
            <w:rFonts w:ascii="Courier New" w:hAnsi="Courier New" w:cs="Courier New"/>
            <w:b/>
          </w:rPr>
          <w:t>"__proto__"</w:t>
        </w:r>
        <w:r>
          <w:t xml:space="preserve"> and </w:t>
        </w:r>
        <w:r w:rsidRPr="000C3094">
          <w:t>Undersco</w:t>
        </w:r>
        <w:r>
          <w:t>r</w:t>
        </w:r>
        <w:r w:rsidRPr="000C3094">
          <w:t>eProtoEnabled</w:t>
        </w:r>
        <w:r>
          <w:t xml:space="preserve"> is </w:t>
        </w:r>
        <w:r w:rsidRPr="00A56E1A">
          <w:rPr>
            <w:b/>
          </w:rPr>
          <w:t>true</w:t>
        </w:r>
        <w:r>
          <w:t xml:space="preserve">, then </w:t>
        </w:r>
      </w:ins>
    </w:p>
    <w:p w14:paraId="6BD131A1" w14:textId="77777777" w:rsidR="00751335" w:rsidRPr="00E77497" w:rsidRDefault="00751335" w:rsidP="00751335">
      <w:pPr>
        <w:pStyle w:val="Alg4"/>
        <w:numPr>
          <w:ilvl w:val="1"/>
          <w:numId w:val="656"/>
        </w:numPr>
        <w:rPr>
          <w:ins w:id="9100" w:author="Rev 15 Allen Wirfs-Brock" w:date="2013-03-27T14:29:00Z"/>
        </w:rPr>
      </w:pPr>
      <w:commentRangeStart w:id="9101"/>
      <w:ins w:id="9102" w:author="Rev 15 Allen Wirfs-Brock" w:date="2013-03-27T14:2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commentRangeEnd w:id="9101"/>
        <w:r>
          <w:rPr>
            <w:rStyle w:val="af6"/>
            <w:rFonts w:ascii="Arial" w:eastAsia="MS Mincho" w:hAnsi="Arial"/>
            <w:spacing w:val="0"/>
            <w:lang w:eastAsia="ja-JP"/>
          </w:rPr>
          <w:commentReference w:id="9101"/>
        </w:r>
      </w:ins>
    </w:p>
    <w:p w14:paraId="5369DF3B" w14:textId="77777777" w:rsidR="00751335" w:rsidRPr="007E57F6" w:rsidRDefault="00751335" w:rsidP="00751335">
      <w:pPr>
        <w:pStyle w:val="Alg4"/>
        <w:numPr>
          <w:ilvl w:val="1"/>
          <w:numId w:val="656"/>
        </w:numPr>
        <w:rPr>
          <w:ins w:id="9103" w:author="Rev 15 Allen Wirfs-Brock" w:date="2013-03-27T14:29:00Z"/>
        </w:rPr>
      </w:pPr>
      <w:ins w:id="9104" w:author="Rev 15 Allen Wirfs-Brock" w:date="2013-03-27T14:29:00Z">
        <w:r w:rsidRPr="00E77497">
          <w:t xml:space="preserve">If </w:t>
        </w:r>
        <w:r w:rsidRPr="00E77497">
          <w:rPr>
            <w:i/>
          </w:rPr>
          <w:t xml:space="preserve">desc </w:t>
        </w:r>
        <w:r>
          <w:t xml:space="preserve">is not </w:t>
        </w:r>
        <w:r w:rsidRPr="00A56E1A">
          <w:rPr>
            <w:b/>
          </w:rPr>
          <w:t>undefined</w:t>
        </w:r>
        <w:r>
          <w:t xml:space="preserve"> and was created by step 1.a to describe the property defined in B.3.1.1 then,</w:t>
        </w:r>
      </w:ins>
    </w:p>
    <w:p w14:paraId="1FA5AA16" w14:textId="77777777" w:rsidR="00751335" w:rsidRPr="00E77497" w:rsidRDefault="00751335" w:rsidP="00751335">
      <w:pPr>
        <w:pStyle w:val="Alg4"/>
        <w:numPr>
          <w:ilvl w:val="2"/>
          <w:numId w:val="656"/>
        </w:numPr>
        <w:rPr>
          <w:ins w:id="9105" w:author="Rev 15 Allen Wirfs-Brock" w:date="2013-03-27T14:29:00Z"/>
        </w:rPr>
      </w:pPr>
      <w:ins w:id="9106" w:author="Rev 15 Allen Wirfs-Brock" w:date="2013-03-27T14:29:00Z">
        <w:r>
          <w:t>Return the value of the [[Prototype]] internal</w:t>
        </w:r>
        <w:r w:rsidRPr="009668F0">
          <w:t xml:space="preserve"> </w:t>
        </w:r>
        <w:r>
          <w:t xml:space="preserve">data property of </w:t>
        </w:r>
        <w:r w:rsidRPr="00A56E1A">
          <w:rPr>
            <w:i/>
          </w:rPr>
          <w:t>O</w:t>
        </w:r>
        <w:r w:rsidRPr="00E77497">
          <w:t>.</w:t>
        </w:r>
      </w:ins>
    </w:p>
    <w:p w14:paraId="317AC4B1" w14:textId="77777777" w:rsidR="00751335" w:rsidRDefault="00751335" w:rsidP="00751335">
      <w:pPr>
        <w:pStyle w:val="Alg4"/>
        <w:numPr>
          <w:ilvl w:val="0"/>
          <w:numId w:val="656"/>
        </w:numPr>
        <w:spacing w:after="120"/>
        <w:rPr>
          <w:ins w:id="9107" w:author="Rev 15 Allen Wirfs-Brock" w:date="2013-03-27T14:29:00Z"/>
        </w:rPr>
      </w:pPr>
      <w:ins w:id="9108" w:author="Rev 15 Allen Wirfs-Brock" w:date="2013-03-27T14:29:00Z">
        <w:r>
          <w:t>Continue by executing the steps of 8.12.3 starting with step 1</w:t>
        </w:r>
        <w:r w:rsidRPr="00E77497">
          <w:t>.</w:t>
        </w:r>
      </w:ins>
    </w:p>
    <w:p w14:paraId="4DD884B4" w14:textId="77777777" w:rsidR="00751335" w:rsidRPr="00966F28" w:rsidRDefault="00751335" w:rsidP="00751335">
      <w:pPr>
        <w:rPr>
          <w:ins w:id="9109" w:author="Rev 15 Allen Wirfs-Brock" w:date="2013-03-27T14:29:00Z"/>
          <w:color w:val="FF0000"/>
        </w:rPr>
      </w:pPr>
    </w:p>
    <w:p w14:paraId="0667D565" w14:textId="77777777" w:rsidR="00751335" w:rsidRPr="00966F28" w:rsidRDefault="00751335" w:rsidP="00751335">
      <w:pPr>
        <w:rPr>
          <w:ins w:id="9110" w:author="Rev 15 Allen Wirfs-Brock" w:date="2013-03-27T14:29:00Z"/>
          <w:color w:val="FF0000"/>
        </w:rPr>
      </w:pPr>
      <w:commentRangeStart w:id="9111"/>
      <w:ins w:id="9112" w:author="Rev 15 Allen Wirfs-Brock" w:date="2013-03-27T14:29:00Z">
        <w:r w:rsidRPr="00966F28">
          <w:rPr>
            <w:color w:val="FF0000"/>
          </w:rPr>
          <w:t>The definition of the [[Put]] internal method given in 8.12.5 is replaced with the following:</w:t>
        </w:r>
        <w:commentRangeEnd w:id="9111"/>
        <w:r w:rsidRPr="00966F28">
          <w:rPr>
            <w:rStyle w:val="af6"/>
            <w:color w:val="FF0000"/>
          </w:rPr>
          <w:commentReference w:id="9111"/>
        </w:r>
      </w:ins>
    </w:p>
    <w:p w14:paraId="58723BA9" w14:textId="77777777" w:rsidR="00751335" w:rsidRPr="00966F28" w:rsidRDefault="00751335" w:rsidP="00751335">
      <w:pPr>
        <w:pStyle w:val="Alg4"/>
        <w:numPr>
          <w:ilvl w:val="0"/>
          <w:numId w:val="657"/>
        </w:numPr>
        <w:rPr>
          <w:ins w:id="9113" w:author="Rev 15 Allen Wirfs-Brock" w:date="2013-03-27T14:29:00Z"/>
          <w:color w:val="FF0000"/>
        </w:rPr>
      </w:pPr>
      <w:ins w:id="9114" w:author="Rev 15 Allen Wirfs-Brock" w:date="2013-03-27T14:29:00Z">
        <w:r w:rsidRPr="00966F28">
          <w:rPr>
            <w:color w:val="FF0000"/>
          </w:rPr>
          <w:t xml:space="preserve">If </w:t>
        </w:r>
        <w:r w:rsidRPr="00966F28">
          <w:rPr>
            <w:i/>
            <w:color w:val="FF0000"/>
          </w:rPr>
          <w:t>P</w:t>
        </w:r>
        <w:r w:rsidRPr="00966F28">
          <w:rPr>
            <w:color w:val="FF0000"/>
          </w:rPr>
          <w:t xml:space="preserve"> is the string value </w:t>
        </w:r>
        <w:r w:rsidRPr="00966F28">
          <w:rPr>
            <w:rFonts w:ascii="Courier New" w:hAnsi="Courier New" w:cs="Courier New"/>
            <w:b/>
            <w:color w:val="FF0000"/>
          </w:rPr>
          <w:t>"__proto__"</w:t>
        </w:r>
        <w:r w:rsidRPr="00966F28">
          <w:rPr>
            <w:color w:val="FF0000"/>
          </w:rPr>
          <w:t xml:space="preserve"> and UnderscoreProtoEnabled is </w:t>
        </w:r>
        <w:r w:rsidRPr="00966F28">
          <w:rPr>
            <w:b/>
            <w:color w:val="FF0000"/>
          </w:rPr>
          <w:t>true</w:t>
        </w:r>
        <w:r w:rsidRPr="00966F28">
          <w:rPr>
            <w:color w:val="FF0000"/>
          </w:rPr>
          <w:t xml:space="preserve"> and </w:t>
        </w:r>
        <w:r w:rsidRPr="00966F28">
          <w:rPr>
            <w:i/>
            <w:color w:val="FF0000"/>
          </w:rPr>
          <w:t>O</w:t>
        </w:r>
        <w:r w:rsidRPr="00966F28">
          <w:rPr>
            <w:color w:val="FF0000"/>
          </w:rPr>
          <w:t xml:space="preserve"> is not the standard built-in Object prototype object, then </w:t>
        </w:r>
      </w:ins>
    </w:p>
    <w:p w14:paraId="3167B689" w14:textId="77777777" w:rsidR="00751335" w:rsidRPr="00E77497" w:rsidRDefault="00751335" w:rsidP="00751335">
      <w:pPr>
        <w:pStyle w:val="Alg4"/>
        <w:numPr>
          <w:ilvl w:val="1"/>
          <w:numId w:val="657"/>
        </w:numPr>
        <w:rPr>
          <w:ins w:id="9115" w:author="Rev 15 Allen Wirfs-Brock" w:date="2013-03-27T14:29:00Z"/>
        </w:rPr>
      </w:pPr>
      <w:ins w:id="9116" w:author="Rev 15 Allen Wirfs-Brock" w:date="2013-03-27T14:29:00Z">
        <w:r w:rsidRPr="00966F28">
          <w:rPr>
            <w:color w:val="FF0000"/>
          </w:rPr>
          <w:t xml:space="preserve">Let </w:t>
        </w:r>
        <w:r w:rsidRPr="00966F28">
          <w:rPr>
            <w:i/>
            <w:color w:val="FF0000"/>
          </w:rPr>
          <w:t xml:space="preserve">desc </w:t>
        </w:r>
        <w:r w:rsidRPr="00966F28">
          <w:rPr>
            <w:color w:val="FF0000"/>
          </w:rPr>
          <w:t xml:space="preserve">be the result of calling the </w:t>
        </w:r>
        <w:commentRangeStart w:id="9117"/>
        <w:r w:rsidRPr="00966F28">
          <w:rPr>
            <w:color w:val="FF0000"/>
          </w:rPr>
          <w:t xml:space="preserve">[[GetProperty]] </w:t>
        </w:r>
        <w:commentRangeEnd w:id="9117"/>
        <w:r w:rsidRPr="00966F28">
          <w:rPr>
            <w:rStyle w:val="af6"/>
            <w:rFonts w:ascii="Arial" w:eastAsia="MS Mincho" w:hAnsi="Arial"/>
            <w:color w:val="FF0000"/>
            <w:spacing w:val="0"/>
            <w:lang w:eastAsia="ja-JP"/>
          </w:rPr>
          <w:commentReference w:id="9117"/>
        </w:r>
        <w:r w:rsidRPr="00966F28">
          <w:rPr>
            <w:color w:val="FF0000"/>
          </w:rPr>
          <w:t xml:space="preserve">internal method of </w:t>
        </w:r>
        <w:r w:rsidRPr="00966F28">
          <w:rPr>
            <w:i/>
            <w:color w:val="FF0000"/>
          </w:rPr>
          <w:t xml:space="preserve">O </w:t>
        </w:r>
        <w:r w:rsidRPr="00966F28">
          <w:rPr>
            <w:color w:val="FF0000"/>
          </w:rPr>
          <w:t>with property</w:t>
        </w:r>
        <w:r w:rsidRPr="00E77497">
          <w:t xml:space="preserve"> name </w:t>
        </w:r>
        <w:r w:rsidRPr="00E77497">
          <w:rPr>
            <w:i/>
          </w:rPr>
          <w:t>P</w:t>
        </w:r>
        <w:r w:rsidRPr="00E77497">
          <w:t>.</w:t>
        </w:r>
      </w:ins>
    </w:p>
    <w:p w14:paraId="72D26E13" w14:textId="77777777" w:rsidR="00751335" w:rsidRPr="007E57F6" w:rsidRDefault="00751335" w:rsidP="00751335">
      <w:pPr>
        <w:pStyle w:val="Alg4"/>
        <w:numPr>
          <w:ilvl w:val="1"/>
          <w:numId w:val="657"/>
        </w:numPr>
        <w:rPr>
          <w:ins w:id="9118" w:author="Rev 15 Allen Wirfs-Brock" w:date="2013-03-27T14:29:00Z"/>
        </w:rPr>
      </w:pPr>
      <w:ins w:id="9119" w:author="Rev 15 Allen Wirfs-Brock" w:date="2013-03-27T14:29:00Z">
        <w:r w:rsidRPr="00E77497">
          <w:t xml:space="preserve">If </w:t>
        </w:r>
        <w:r w:rsidRPr="00E77497">
          <w:rPr>
            <w:i/>
          </w:rPr>
          <w:t xml:space="preserve">desc </w:t>
        </w:r>
        <w:r>
          <w:t xml:space="preserve">is not </w:t>
        </w:r>
        <w:r w:rsidRPr="00650BA7">
          <w:rPr>
            <w:b/>
          </w:rPr>
          <w:t>undefined</w:t>
        </w:r>
        <w:r>
          <w:t xml:space="preserve"> and was created by step 1.a to describe the property defined in B.3.1.1 then,</w:t>
        </w:r>
      </w:ins>
    </w:p>
    <w:p w14:paraId="0DD5B39C" w14:textId="77777777" w:rsidR="00751335" w:rsidRDefault="00751335" w:rsidP="00751335">
      <w:pPr>
        <w:pStyle w:val="Alg4"/>
        <w:numPr>
          <w:ilvl w:val="2"/>
          <w:numId w:val="657"/>
        </w:numPr>
        <w:rPr>
          <w:ins w:id="9120" w:author="Rev 15 Allen Wirfs-Brock" w:date="2013-03-27T14:29:00Z"/>
        </w:rPr>
      </w:pPr>
      <w:ins w:id="9121" w:author="Rev 15 Allen Wirfs-Brock" w:date="2013-03-27T14:29:00Z">
        <w:r>
          <w:t xml:space="preserve">If the type of </w:t>
        </w:r>
        <w:r>
          <w:rPr>
            <w:i/>
          </w:rPr>
          <w:t>V</w:t>
        </w:r>
        <w:r>
          <w:t xml:space="preserve"> is neither Object or Null, return</w:t>
        </w:r>
      </w:ins>
    </w:p>
    <w:p w14:paraId="5A581FF1" w14:textId="77777777" w:rsidR="00751335" w:rsidRDefault="00751335" w:rsidP="00751335">
      <w:pPr>
        <w:pStyle w:val="Alg4"/>
        <w:numPr>
          <w:ilvl w:val="2"/>
          <w:numId w:val="657"/>
        </w:numPr>
        <w:rPr>
          <w:ins w:id="9122" w:author="Rev 15 Allen Wirfs-Brock" w:date="2013-03-27T14:29:00Z"/>
        </w:rPr>
      </w:pPr>
      <w:ins w:id="9123" w:author="Rev 15 Allen Wirfs-Brock" w:date="2013-03-27T14:29:00Z">
        <w:r>
          <w:t xml:space="preserve">Set the value of the [[Prototype]] internal data property of </w:t>
        </w:r>
        <w:r w:rsidRPr="00FA5D11">
          <w:rPr>
            <w:i/>
            <w:iCs/>
          </w:rPr>
          <w:t>O</w:t>
        </w:r>
        <w:r>
          <w:t xml:space="preserve"> to </w:t>
        </w:r>
        <w:r w:rsidRPr="00FA5D11">
          <w:rPr>
            <w:i/>
            <w:iCs/>
          </w:rPr>
          <w:t>V</w:t>
        </w:r>
        <w:r>
          <w:t>.</w:t>
        </w:r>
      </w:ins>
    </w:p>
    <w:p w14:paraId="01CE4A34" w14:textId="77777777" w:rsidR="00751335" w:rsidRPr="00E77497" w:rsidRDefault="00751335" w:rsidP="00751335">
      <w:pPr>
        <w:pStyle w:val="Alg4"/>
        <w:numPr>
          <w:ilvl w:val="2"/>
          <w:numId w:val="657"/>
        </w:numPr>
        <w:rPr>
          <w:ins w:id="9124" w:author="Rev 15 Allen Wirfs-Brock" w:date="2013-03-27T14:29:00Z"/>
        </w:rPr>
      </w:pPr>
      <w:ins w:id="9125" w:author="Rev 15 Allen Wirfs-Brock" w:date="2013-03-27T14:29:00Z">
        <w:r>
          <w:t>Return</w:t>
        </w:r>
        <w:r w:rsidRPr="00E77497">
          <w:t>.</w:t>
        </w:r>
      </w:ins>
    </w:p>
    <w:p w14:paraId="620164B6" w14:textId="77777777" w:rsidR="00751335" w:rsidRPr="00E77497" w:rsidRDefault="00751335" w:rsidP="00751335">
      <w:pPr>
        <w:pStyle w:val="Alg4"/>
        <w:numPr>
          <w:ilvl w:val="0"/>
          <w:numId w:val="657"/>
        </w:numPr>
        <w:spacing w:after="120"/>
        <w:rPr>
          <w:ins w:id="9126" w:author="Rev 15 Allen Wirfs-Brock" w:date="2013-03-27T14:29:00Z"/>
        </w:rPr>
      </w:pPr>
      <w:ins w:id="9127" w:author="Rev 15 Allen Wirfs-Brock" w:date="2013-03-27T14:29:00Z">
        <w:r>
          <w:t>Continue by executing the steps of 8.12.5 starting with step 1</w:t>
        </w:r>
        <w:r w:rsidRPr="00E77497">
          <w:t>.</w:t>
        </w:r>
      </w:ins>
    </w:p>
    <w:p w14:paraId="6A818052" w14:textId="77777777" w:rsidR="00751335" w:rsidRDefault="00751335" w:rsidP="00751335">
      <w:pPr>
        <w:rPr>
          <w:ins w:id="9128" w:author="Rev 15 Allen Wirfs-Brock" w:date="2013-03-27T14:29:00Z"/>
        </w:rPr>
      </w:pPr>
      <w:ins w:id="9129" w:author="Rev 15 Allen Wirfs-Brock" w:date="2013-03-27T14:29:00Z">
        <w:r>
          <w:t>The definition of the [[Delete]] internal method given in 8.12.7 is replaced with the following:</w:t>
        </w:r>
      </w:ins>
    </w:p>
    <w:p w14:paraId="0524B158" w14:textId="77777777" w:rsidR="00751335" w:rsidRDefault="00751335" w:rsidP="00751335">
      <w:pPr>
        <w:pStyle w:val="Alg4"/>
        <w:numPr>
          <w:ilvl w:val="0"/>
          <w:numId w:val="658"/>
        </w:numPr>
        <w:rPr>
          <w:ins w:id="9130" w:author="Rev 15 Allen Wirfs-Brock" w:date="2013-03-27T14:29:00Z"/>
        </w:rPr>
      </w:pPr>
      <w:ins w:id="9131" w:author="Rev 15 Allen Wirfs-Brock" w:date="2013-03-27T14:29: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14:paraId="6BB4317E" w14:textId="77777777" w:rsidR="00751335" w:rsidRPr="00E77497" w:rsidRDefault="00751335" w:rsidP="00751335">
      <w:pPr>
        <w:pStyle w:val="Alg4"/>
        <w:numPr>
          <w:ilvl w:val="1"/>
          <w:numId w:val="658"/>
        </w:numPr>
        <w:rPr>
          <w:ins w:id="9132" w:author="Rev 15 Allen Wirfs-Brock" w:date="2013-03-27T14:29:00Z"/>
        </w:rPr>
      </w:pPr>
      <w:ins w:id="9133" w:author="Rev 15 Allen Wirfs-Brock" w:date="2013-03-27T14:29:00Z">
        <w:r>
          <w:t>S</w:t>
        </w:r>
        <w:r w:rsidRPr="00E77497">
          <w:t xml:space="preserve">et </w:t>
        </w:r>
        <w:r w:rsidRPr="000C3094">
          <w:t>Undersco</w:t>
        </w:r>
        <w:r>
          <w:t>r</w:t>
        </w:r>
        <w:r w:rsidRPr="000C3094">
          <w:t>eProtoEnabled</w:t>
        </w:r>
        <w:r>
          <w:t xml:space="preserve"> to </w:t>
        </w:r>
        <w:r>
          <w:rPr>
            <w:b/>
          </w:rPr>
          <w:t>false</w:t>
        </w:r>
        <w:r w:rsidRPr="00E77497">
          <w:t>.</w:t>
        </w:r>
      </w:ins>
    </w:p>
    <w:p w14:paraId="7ADB9546" w14:textId="77777777" w:rsidR="00751335" w:rsidRPr="00E77497" w:rsidRDefault="00751335" w:rsidP="00751335">
      <w:pPr>
        <w:pStyle w:val="Alg4"/>
        <w:numPr>
          <w:ilvl w:val="0"/>
          <w:numId w:val="658"/>
        </w:numPr>
        <w:spacing w:after="120"/>
        <w:rPr>
          <w:ins w:id="9134" w:author="Rev 15 Allen Wirfs-Brock" w:date="2013-03-27T14:29:00Z"/>
        </w:rPr>
      </w:pPr>
      <w:ins w:id="9135" w:author="Rev 15 Allen Wirfs-Brock" w:date="2013-03-27T14:29:00Z">
        <w:r>
          <w:t>Continue by executing the steps of 8.12.7 starting with step 1</w:t>
        </w:r>
        <w:r w:rsidRPr="00E77497">
          <w:t>.</w:t>
        </w:r>
      </w:ins>
    </w:p>
    <w:p w14:paraId="54FA8ADA" w14:textId="77777777" w:rsidR="00751335" w:rsidRDefault="00751335" w:rsidP="00751335">
      <w:pPr>
        <w:rPr>
          <w:ins w:id="9136" w:author="Rev 15 Allen Wirfs-Brock" w:date="2013-03-27T14:29:00Z"/>
        </w:rPr>
      </w:pPr>
    </w:p>
    <w:p w14:paraId="2AADA0BE" w14:textId="77777777" w:rsidR="00751335" w:rsidRDefault="00751335" w:rsidP="00751335">
      <w:pPr>
        <w:rPr>
          <w:ins w:id="9137" w:author="Rev 15 Allen Wirfs-Brock" w:date="2013-03-27T14:29:00Z"/>
        </w:rPr>
      </w:pPr>
      <w:ins w:id="9138" w:author="Rev 15 Allen Wirfs-Brock" w:date="2013-03-27T14:29:00Z">
        <w:r>
          <w:t xml:space="preserve">The definition of the [[DefineOwnProperty]] internal method given in 8.12.9 is replaced with the </w:t>
        </w:r>
        <w:commentRangeStart w:id="9139"/>
        <w:r>
          <w:t>following</w:t>
        </w:r>
        <w:commentRangeEnd w:id="9139"/>
        <w:r>
          <w:rPr>
            <w:rStyle w:val="af6"/>
          </w:rPr>
          <w:commentReference w:id="9139"/>
        </w:r>
        <w:r>
          <w:t>:</w:t>
        </w:r>
      </w:ins>
    </w:p>
    <w:p w14:paraId="61FC60CE" w14:textId="77777777" w:rsidR="00751335" w:rsidRDefault="00751335" w:rsidP="00751335">
      <w:pPr>
        <w:pStyle w:val="Alg4"/>
        <w:numPr>
          <w:ilvl w:val="0"/>
          <w:numId w:val="659"/>
        </w:numPr>
        <w:rPr>
          <w:ins w:id="9140" w:author="Rev 15 Allen Wirfs-Brock" w:date="2013-03-27T14:29:00Z"/>
        </w:rPr>
      </w:pPr>
      <w:ins w:id="9141" w:author="Rev 15 Allen Wirfs-Brock" w:date="2013-03-27T14:29: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14:paraId="2A1A9920" w14:textId="77777777" w:rsidR="00751335" w:rsidRDefault="00751335" w:rsidP="00751335">
      <w:pPr>
        <w:pStyle w:val="Alg4"/>
        <w:numPr>
          <w:ilvl w:val="1"/>
          <w:numId w:val="659"/>
        </w:numPr>
        <w:rPr>
          <w:ins w:id="9142" w:author="Rev 15 Allen Wirfs-Brock" w:date="2013-03-27T14:29:00Z"/>
        </w:rPr>
      </w:pPr>
      <w:ins w:id="9143" w:author="Rev 15 Allen Wirfs-Brock" w:date="2013-03-27T14:29:00Z">
        <w:r>
          <w:t xml:space="preserve">If any attribute contained in </w:t>
        </w:r>
        <w:r w:rsidRPr="00632FE8">
          <w:rPr>
            <w:i/>
          </w:rPr>
          <w:t>Desc</w:t>
        </w:r>
        <w:r>
          <w:t xml:space="preserve"> is not present or has a different value from the corresponding attribute in { [[Writable]]: </w:t>
        </w:r>
        <w:r w:rsidRPr="00051028">
          <w:rPr>
            <w:b/>
          </w:rPr>
          <w:t>true</w:t>
        </w:r>
        <w:r>
          <w:t xml:space="preserve">, [[Enumerable]]: </w:t>
        </w:r>
        <w:r w:rsidRPr="00051028">
          <w:rPr>
            <w:b/>
          </w:rPr>
          <w:t>true</w:t>
        </w:r>
        <w:r>
          <w:t xml:space="preserve">, [[Configurable]]: </w:t>
        </w:r>
        <w:r w:rsidRPr="00051028">
          <w:rPr>
            <w:b/>
          </w:rPr>
          <w:t>true</w:t>
        </w:r>
        <w:r>
          <w:t xml:space="preserve"> }then,</w:t>
        </w:r>
      </w:ins>
    </w:p>
    <w:p w14:paraId="597135BE" w14:textId="77777777" w:rsidR="00751335" w:rsidRPr="00E77497" w:rsidRDefault="00751335" w:rsidP="00751335">
      <w:pPr>
        <w:pStyle w:val="Alg4"/>
        <w:numPr>
          <w:ilvl w:val="2"/>
          <w:numId w:val="659"/>
        </w:numPr>
        <w:rPr>
          <w:ins w:id="9144" w:author="Rev 15 Allen Wirfs-Brock" w:date="2013-03-27T14:29:00Z"/>
        </w:rPr>
      </w:pPr>
      <w:ins w:id="9145" w:author="Rev 15 Allen Wirfs-Brock" w:date="2013-03-27T14:29:00Z">
        <w:r>
          <w:t>S</w:t>
        </w:r>
        <w:r w:rsidRPr="00E77497">
          <w:t xml:space="preserve">et </w:t>
        </w:r>
        <w:r w:rsidRPr="000C3094">
          <w:t>Undersco</w:t>
        </w:r>
        <w:r>
          <w:t>r</w:t>
        </w:r>
        <w:r w:rsidRPr="000C3094">
          <w:t>eProtoEnabled</w:t>
        </w:r>
        <w:r>
          <w:t xml:space="preserve"> to </w:t>
        </w:r>
        <w:r>
          <w:rPr>
            <w:b/>
          </w:rPr>
          <w:t>false</w:t>
        </w:r>
        <w:r w:rsidRPr="00E77497">
          <w:t>.</w:t>
        </w:r>
      </w:ins>
    </w:p>
    <w:p w14:paraId="6727A10C" w14:textId="77777777" w:rsidR="00751335" w:rsidRPr="00E77497" w:rsidRDefault="00751335" w:rsidP="00751335">
      <w:pPr>
        <w:pStyle w:val="Alg4"/>
        <w:numPr>
          <w:ilvl w:val="0"/>
          <w:numId w:val="659"/>
        </w:numPr>
        <w:spacing w:after="120"/>
        <w:rPr>
          <w:ins w:id="9146" w:author="Rev 15 Allen Wirfs-Brock" w:date="2013-03-27T14:29:00Z"/>
        </w:rPr>
      </w:pPr>
      <w:ins w:id="9147" w:author="Rev 15 Allen Wirfs-Brock" w:date="2013-03-27T14:29:00Z">
        <w:r>
          <w:t>Continue by executing the steps of 8.12.9 starting with step 1</w:t>
        </w:r>
        <w:r w:rsidRPr="00E77497">
          <w:t>.</w:t>
        </w:r>
      </w:ins>
    </w:p>
    <w:p w14:paraId="765A4031" w14:textId="77777777" w:rsidR="00751335" w:rsidRDefault="00751335" w:rsidP="00751335">
      <w:pPr>
        <w:rPr>
          <w:ins w:id="9148" w:author="Rev 15 Allen Wirfs-Brock" w:date="2013-03-27T14:29:00Z"/>
        </w:rPr>
      </w:pPr>
    </w:p>
    <w:p w14:paraId="7F5D9B26" w14:textId="77777777" w:rsidR="00751335" w:rsidRPr="006E2052" w:rsidRDefault="00751335" w:rsidP="00751335">
      <w:pPr>
        <w:rPr>
          <w:ins w:id="9149" w:author="Rev 15 Allen Wirfs-Brock" w:date="2013-03-27T14:29:00Z"/>
        </w:rPr>
      </w:pPr>
    </w:p>
    <w:p w14:paraId="4515EAAE" w14:textId="77777777" w:rsidR="002929C9" w:rsidRPr="00E77497" w:rsidRDefault="00751335" w:rsidP="002929C9">
      <w:pPr>
        <w:pStyle w:val="40"/>
        <w:rPr>
          <w:ins w:id="9150" w:author="Rev 16 Allen Wirfs-Brock" w:date="2013-06-17T18:43:00Z"/>
        </w:rPr>
      </w:pPr>
      <w:ins w:id="9151" w:author="Rev 15 Allen Wirfs-Brock" w:date="2013-03-27T14:29:00Z">
        <w:r>
          <w:t>_</w:t>
        </w:r>
      </w:ins>
      <w:ins w:id="9152" w:author="Rev 16 Allen Wirfs-Brock" w:date="2013-06-17T18:43:00Z">
        <w:r w:rsidR="002929C9" w:rsidRPr="00E77497">
          <w:t>15.1</w:t>
        </w:r>
        <w:r w:rsidR="002929C9">
          <w:t>8</w:t>
        </w:r>
        <w:r w:rsidR="002929C9" w:rsidRPr="00E77497">
          <w:t>.</w:t>
        </w:r>
        <w:r w:rsidR="002929C9">
          <w:t>1</w:t>
        </w:r>
        <w:r w:rsidR="002929C9" w:rsidRPr="00E77497">
          <w:t>.</w:t>
        </w:r>
        <w:r w:rsidR="002929C9">
          <w:t>14</w:t>
        </w:r>
        <w:r w:rsidR="002929C9" w:rsidRPr="00E77497">
          <w:tab/>
        </w:r>
        <w:r w:rsidR="002929C9">
          <w:t>Reflect.freeze</w:t>
        </w:r>
        <w:r w:rsidR="002929C9" w:rsidRPr="003435F9">
          <w:t xml:space="preserve"> </w:t>
        </w:r>
        <w:r w:rsidR="002929C9">
          <w:t>(target)</w:t>
        </w:r>
      </w:ins>
    </w:p>
    <w:p w14:paraId="74D8E202" w14:textId="77777777" w:rsidR="002929C9" w:rsidRPr="00E77497" w:rsidRDefault="002929C9" w:rsidP="002929C9">
      <w:pPr>
        <w:rPr>
          <w:ins w:id="9153" w:author="Rev 16 Allen Wirfs-Brock" w:date="2013-06-17T18:43:00Z"/>
        </w:rPr>
      </w:pPr>
      <w:ins w:id="9154" w:author="Rev 16 Allen Wirfs-Brock" w:date="2013-06-17T18:43:00Z">
        <w:r w:rsidRPr="00E77497">
          <w:t xml:space="preserve">When the </w:t>
        </w:r>
        <w:r>
          <w:rPr>
            <w:rFonts w:ascii="Courier New" w:hAnsi="Courier New"/>
            <w:b/>
          </w:rPr>
          <w:t>freeze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14:paraId="3F636DE6" w14:textId="77777777" w:rsidR="002929C9" w:rsidRDefault="002929C9" w:rsidP="002929C9">
      <w:pPr>
        <w:numPr>
          <w:ilvl w:val="0"/>
          <w:numId w:val="1237"/>
        </w:numPr>
        <w:contextualSpacing/>
        <w:rPr>
          <w:ins w:id="9155" w:author="Rev 16 Allen Wirfs-Brock" w:date="2013-06-17T18:43:00Z"/>
          <w:rFonts w:ascii="Times New Roman" w:hAnsi="Times New Roman"/>
        </w:rPr>
      </w:pPr>
      <w:ins w:id="9156"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14:paraId="647BDE1B" w14:textId="77777777" w:rsidR="002929C9" w:rsidRDefault="002929C9" w:rsidP="002929C9">
      <w:pPr>
        <w:numPr>
          <w:ilvl w:val="0"/>
          <w:numId w:val="1237"/>
        </w:numPr>
        <w:spacing w:after="0"/>
        <w:contextualSpacing/>
        <w:rPr>
          <w:ins w:id="9157" w:author="Rev 16 Allen Wirfs-Brock" w:date="2013-06-17T18:43:00Z"/>
          <w:rFonts w:ascii="Times New Roman" w:hAnsi="Times New Roman"/>
        </w:rPr>
      </w:pPr>
      <w:ins w:id="9158"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14:paraId="7F048B92" w14:textId="77777777" w:rsidR="002929C9" w:rsidRPr="00E77497" w:rsidRDefault="002929C9" w:rsidP="002929C9">
      <w:pPr>
        <w:pStyle w:val="Alg4"/>
        <w:numPr>
          <w:ilvl w:val="0"/>
          <w:numId w:val="1237"/>
        </w:numPr>
        <w:spacing w:after="120"/>
        <w:rPr>
          <w:ins w:id="9159" w:author="Rev 16 Allen Wirfs-Brock" w:date="2013-06-17T18:43:00Z"/>
        </w:rPr>
      </w:pPr>
      <w:ins w:id="9160" w:author="Rev 16 Allen Wirfs-Brock" w:date="2013-06-17T18:43:00Z">
        <w:r w:rsidRPr="00E77497">
          <w:t xml:space="preserve">Return </w:t>
        </w:r>
        <w:r>
          <w:t xml:space="preserve">the result of calling the [[Freeze]] internal method of </w:t>
        </w:r>
        <w:r>
          <w:rPr>
            <w:i/>
            <w:iCs/>
          </w:rPr>
          <w:t>obj</w:t>
        </w:r>
        <w:r w:rsidRPr="00E77497">
          <w:t>.</w:t>
        </w:r>
      </w:ins>
    </w:p>
    <w:p w14:paraId="6C6B511A" w14:textId="77777777" w:rsidR="002929C9" w:rsidRPr="00E77497" w:rsidRDefault="002929C9" w:rsidP="002929C9">
      <w:pPr>
        <w:pStyle w:val="40"/>
        <w:rPr>
          <w:ins w:id="9161" w:author="Rev 16 Allen Wirfs-Brock" w:date="2013-06-17T18:43:00Z"/>
        </w:rPr>
      </w:pPr>
      <w:ins w:id="9162" w:author="Rev 16 Allen Wirfs-Brock" w:date="2013-06-17T18:43:00Z">
        <w:r w:rsidRPr="00E77497">
          <w:t>15.1</w:t>
        </w:r>
        <w:r>
          <w:t>8</w:t>
        </w:r>
        <w:r w:rsidRPr="00E77497">
          <w:t>.</w:t>
        </w:r>
        <w:r>
          <w:t>1</w:t>
        </w:r>
        <w:r w:rsidRPr="00E77497">
          <w:t>.</w:t>
        </w:r>
        <w:r>
          <w:t>15</w:t>
        </w:r>
        <w:r w:rsidRPr="00E77497">
          <w:tab/>
        </w:r>
        <w:r>
          <w:t>Reflect.seal</w:t>
        </w:r>
        <w:r w:rsidRPr="003435F9">
          <w:t xml:space="preserve"> </w:t>
        </w:r>
        <w:r>
          <w:t>(target)</w:t>
        </w:r>
      </w:ins>
    </w:p>
    <w:p w14:paraId="6C135664" w14:textId="77777777" w:rsidR="002929C9" w:rsidRPr="00E77497" w:rsidRDefault="002929C9" w:rsidP="002929C9">
      <w:pPr>
        <w:rPr>
          <w:ins w:id="9163" w:author="Rev 16 Allen Wirfs-Brock" w:date="2013-06-17T18:43:00Z"/>
        </w:rPr>
      </w:pPr>
      <w:ins w:id="9164" w:author="Rev 16 Allen Wirfs-Brock" w:date="2013-06-17T18:43:00Z">
        <w:r w:rsidRPr="00E77497">
          <w:t xml:space="preserve">When the </w:t>
        </w:r>
        <w:r>
          <w:rPr>
            <w:rFonts w:ascii="Courier New" w:hAnsi="Courier New"/>
            <w:b/>
          </w:rPr>
          <w:t>seal</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14:paraId="3CE63596" w14:textId="77777777" w:rsidR="002929C9" w:rsidRDefault="002929C9" w:rsidP="002929C9">
      <w:pPr>
        <w:numPr>
          <w:ilvl w:val="0"/>
          <w:numId w:val="1238"/>
        </w:numPr>
        <w:contextualSpacing/>
        <w:rPr>
          <w:ins w:id="9165" w:author="Rev 16 Allen Wirfs-Brock" w:date="2013-06-17T18:43:00Z"/>
          <w:rFonts w:ascii="Times New Roman" w:hAnsi="Times New Roman"/>
        </w:rPr>
      </w:pPr>
      <w:ins w:id="9166"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14:paraId="66A28DB0" w14:textId="77777777" w:rsidR="002929C9" w:rsidRDefault="002929C9" w:rsidP="002929C9">
      <w:pPr>
        <w:numPr>
          <w:ilvl w:val="0"/>
          <w:numId w:val="1238"/>
        </w:numPr>
        <w:spacing w:after="0"/>
        <w:contextualSpacing/>
        <w:rPr>
          <w:ins w:id="9167" w:author="Rev 16 Allen Wirfs-Brock" w:date="2013-06-17T18:43:00Z"/>
          <w:rFonts w:ascii="Times New Roman" w:hAnsi="Times New Roman"/>
        </w:rPr>
      </w:pPr>
      <w:ins w:id="9168"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14:paraId="05227CBF" w14:textId="77777777" w:rsidR="002929C9" w:rsidRPr="00E77497" w:rsidRDefault="002929C9" w:rsidP="002929C9">
      <w:pPr>
        <w:pStyle w:val="Alg4"/>
        <w:numPr>
          <w:ilvl w:val="0"/>
          <w:numId w:val="1238"/>
        </w:numPr>
        <w:spacing w:after="120"/>
        <w:rPr>
          <w:ins w:id="9169" w:author="Rev 16 Allen Wirfs-Brock" w:date="2013-06-17T18:43:00Z"/>
        </w:rPr>
      </w:pPr>
      <w:ins w:id="9170" w:author="Rev 16 Allen Wirfs-Brock" w:date="2013-06-17T18:43:00Z">
        <w:r w:rsidRPr="00E77497">
          <w:t xml:space="preserve">Return </w:t>
        </w:r>
        <w:r>
          <w:t xml:space="preserve">the result of calling the [[Seal]] internal method of </w:t>
        </w:r>
        <w:r>
          <w:rPr>
            <w:i/>
            <w:iCs/>
          </w:rPr>
          <w:t>obj</w:t>
        </w:r>
        <w:r w:rsidRPr="00E77497">
          <w:t>.</w:t>
        </w:r>
      </w:ins>
    </w:p>
    <w:p w14:paraId="17185CC4" w14:textId="77777777" w:rsidR="002929C9" w:rsidRPr="00E77497" w:rsidRDefault="002929C9" w:rsidP="002929C9">
      <w:pPr>
        <w:pStyle w:val="40"/>
        <w:rPr>
          <w:ins w:id="9171" w:author="Rev 16 Allen Wirfs-Brock" w:date="2013-06-17T18:43:00Z"/>
        </w:rPr>
      </w:pPr>
      <w:ins w:id="9172" w:author="Rev 16 Allen Wirfs-Brock" w:date="2013-06-17T18:43:00Z">
        <w:r w:rsidRPr="00E77497">
          <w:t>15.1</w:t>
        </w:r>
        <w:r>
          <w:t>8</w:t>
        </w:r>
        <w:r w:rsidRPr="00E77497">
          <w:t>.</w:t>
        </w:r>
        <w:r>
          <w:t>1</w:t>
        </w:r>
        <w:r w:rsidRPr="00E77497">
          <w:t>.</w:t>
        </w:r>
        <w:r>
          <w:t>16</w:t>
        </w:r>
        <w:r w:rsidRPr="00E77497">
          <w:tab/>
        </w:r>
        <w:r>
          <w:t>Reflect.isFrozen</w:t>
        </w:r>
        <w:r w:rsidRPr="003435F9">
          <w:t xml:space="preserve"> </w:t>
        </w:r>
        <w:r>
          <w:t>(target)</w:t>
        </w:r>
      </w:ins>
    </w:p>
    <w:p w14:paraId="1CAB9995" w14:textId="77777777" w:rsidR="002929C9" w:rsidRPr="00E77497" w:rsidRDefault="002929C9" w:rsidP="002929C9">
      <w:pPr>
        <w:rPr>
          <w:ins w:id="9173" w:author="Rev 16 Allen Wirfs-Brock" w:date="2013-06-17T18:43:00Z"/>
        </w:rPr>
      </w:pPr>
      <w:ins w:id="9174" w:author="Rev 16 Allen Wirfs-Brock" w:date="2013-06-17T18:43:00Z">
        <w:r w:rsidRPr="00E77497">
          <w:t xml:space="preserve">When the </w:t>
        </w:r>
        <w:r>
          <w:rPr>
            <w:rFonts w:ascii="Courier New" w:hAnsi="Courier New"/>
            <w:b/>
          </w:rPr>
          <w:t>isFrozen</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14:paraId="7E2F9C74" w14:textId="77777777" w:rsidR="002929C9" w:rsidRDefault="002929C9" w:rsidP="002929C9">
      <w:pPr>
        <w:numPr>
          <w:ilvl w:val="0"/>
          <w:numId w:val="1239"/>
        </w:numPr>
        <w:contextualSpacing/>
        <w:rPr>
          <w:ins w:id="9175" w:author="Rev 16 Allen Wirfs-Brock" w:date="2013-06-17T18:43:00Z"/>
          <w:rFonts w:ascii="Times New Roman" w:hAnsi="Times New Roman"/>
        </w:rPr>
      </w:pPr>
      <w:ins w:id="9176"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14:paraId="0391F83E" w14:textId="77777777" w:rsidR="002929C9" w:rsidRDefault="002929C9" w:rsidP="002929C9">
      <w:pPr>
        <w:numPr>
          <w:ilvl w:val="0"/>
          <w:numId w:val="1239"/>
        </w:numPr>
        <w:spacing w:after="0"/>
        <w:contextualSpacing/>
        <w:rPr>
          <w:ins w:id="9177" w:author="Rev 16 Allen Wirfs-Brock" w:date="2013-06-17T18:43:00Z"/>
          <w:rFonts w:ascii="Times New Roman" w:hAnsi="Times New Roman"/>
        </w:rPr>
      </w:pPr>
      <w:ins w:id="9178"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14:paraId="11ED1DCB" w14:textId="77777777" w:rsidR="002929C9" w:rsidRPr="00E77497" w:rsidRDefault="002929C9" w:rsidP="002929C9">
      <w:pPr>
        <w:pStyle w:val="Alg4"/>
        <w:numPr>
          <w:ilvl w:val="0"/>
          <w:numId w:val="1239"/>
        </w:numPr>
        <w:spacing w:after="120"/>
        <w:rPr>
          <w:ins w:id="9179" w:author="Rev 16 Allen Wirfs-Brock" w:date="2013-06-17T18:43:00Z"/>
        </w:rPr>
      </w:pPr>
      <w:ins w:id="9180" w:author="Rev 16 Allen Wirfs-Brock" w:date="2013-06-17T18:43:00Z">
        <w:r w:rsidRPr="00E77497">
          <w:t xml:space="preserve">Return </w:t>
        </w:r>
        <w:r>
          <w:t xml:space="preserve">the result of calling the [[IsFrozen]] internal method of </w:t>
        </w:r>
        <w:r>
          <w:rPr>
            <w:i/>
            <w:iCs/>
          </w:rPr>
          <w:t>obj</w:t>
        </w:r>
        <w:r w:rsidRPr="00E77497">
          <w:t>.</w:t>
        </w:r>
      </w:ins>
    </w:p>
    <w:p w14:paraId="509CC239" w14:textId="77777777" w:rsidR="002929C9" w:rsidRPr="00E77497" w:rsidRDefault="002929C9" w:rsidP="002929C9">
      <w:pPr>
        <w:pStyle w:val="40"/>
        <w:rPr>
          <w:ins w:id="9181" w:author="Rev 16 Allen Wirfs-Brock" w:date="2013-06-17T18:43:00Z"/>
        </w:rPr>
      </w:pPr>
      <w:ins w:id="9182" w:author="Rev 16 Allen Wirfs-Brock" w:date="2013-06-17T18:43:00Z">
        <w:r w:rsidRPr="00E77497">
          <w:t>15.1</w:t>
        </w:r>
        <w:r>
          <w:t>8</w:t>
        </w:r>
        <w:r w:rsidRPr="00E77497">
          <w:t>.</w:t>
        </w:r>
        <w:r>
          <w:t>1</w:t>
        </w:r>
        <w:r w:rsidRPr="00E77497">
          <w:t>.</w:t>
        </w:r>
        <w:r>
          <w:t>17</w:t>
        </w:r>
        <w:r w:rsidRPr="00E77497">
          <w:tab/>
        </w:r>
        <w:r>
          <w:t>Reflect.isSealed</w:t>
        </w:r>
        <w:r w:rsidRPr="003435F9">
          <w:t xml:space="preserve"> </w:t>
        </w:r>
        <w:r>
          <w:t>(target)</w:t>
        </w:r>
      </w:ins>
    </w:p>
    <w:p w14:paraId="28D3D781" w14:textId="77777777" w:rsidR="002929C9" w:rsidRPr="00E77497" w:rsidRDefault="002929C9" w:rsidP="002929C9">
      <w:pPr>
        <w:rPr>
          <w:ins w:id="9183" w:author="Rev 16 Allen Wirfs-Brock" w:date="2013-06-17T18:43:00Z"/>
        </w:rPr>
      </w:pPr>
      <w:ins w:id="9184" w:author="Rev 16 Allen Wirfs-Brock" w:date="2013-06-17T18:43:00Z">
        <w:r w:rsidRPr="00E77497">
          <w:t xml:space="preserve">When the </w:t>
        </w:r>
        <w:r>
          <w:rPr>
            <w:rFonts w:ascii="Courier New" w:hAnsi="Courier New"/>
            <w:b/>
          </w:rPr>
          <w:t>isSealed</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14:paraId="61FF3EB0" w14:textId="77777777" w:rsidR="002929C9" w:rsidRDefault="002929C9" w:rsidP="002929C9">
      <w:pPr>
        <w:numPr>
          <w:ilvl w:val="0"/>
          <w:numId w:val="1240"/>
        </w:numPr>
        <w:contextualSpacing/>
        <w:rPr>
          <w:ins w:id="9185" w:author="Rev 16 Allen Wirfs-Brock" w:date="2013-06-17T18:43:00Z"/>
          <w:rFonts w:ascii="Times New Roman" w:hAnsi="Times New Roman"/>
        </w:rPr>
      </w:pPr>
      <w:ins w:id="9186"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14:paraId="1814C313" w14:textId="77777777" w:rsidR="002929C9" w:rsidRDefault="002929C9" w:rsidP="002929C9">
      <w:pPr>
        <w:numPr>
          <w:ilvl w:val="0"/>
          <w:numId w:val="1240"/>
        </w:numPr>
        <w:spacing w:after="0"/>
        <w:contextualSpacing/>
        <w:rPr>
          <w:ins w:id="9187" w:author="Rev 16 Allen Wirfs-Brock" w:date="2013-06-17T18:43:00Z"/>
          <w:rFonts w:ascii="Times New Roman" w:hAnsi="Times New Roman"/>
        </w:rPr>
      </w:pPr>
      <w:ins w:id="9188"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14:paraId="6F8C8146" w14:textId="77777777" w:rsidR="002929C9" w:rsidRPr="00E77497" w:rsidRDefault="002929C9" w:rsidP="002929C9">
      <w:pPr>
        <w:pStyle w:val="Alg4"/>
        <w:numPr>
          <w:ilvl w:val="0"/>
          <w:numId w:val="1240"/>
        </w:numPr>
        <w:spacing w:after="120"/>
        <w:rPr>
          <w:ins w:id="9189" w:author="Rev 16 Allen Wirfs-Brock" w:date="2013-06-17T18:43:00Z"/>
        </w:rPr>
      </w:pPr>
      <w:ins w:id="9190" w:author="Rev 16 Allen Wirfs-Brock" w:date="2013-06-17T18:43:00Z">
        <w:r w:rsidRPr="00E77497">
          <w:t xml:space="preserve">Return </w:t>
        </w:r>
        <w:r>
          <w:t xml:space="preserve">the result of calling the [[IsSealed]] internal method of </w:t>
        </w:r>
        <w:r>
          <w:rPr>
            <w:i/>
            <w:iCs/>
          </w:rPr>
          <w:t>obj</w:t>
        </w:r>
        <w:r w:rsidRPr="00E77497">
          <w:t>.</w:t>
        </w:r>
      </w:ins>
    </w:p>
    <w:p w14:paraId="7C483E4E" w14:textId="77777777" w:rsidR="00751335" w:rsidRDefault="00751335" w:rsidP="00751335">
      <w:pPr>
        <w:pStyle w:val="a4"/>
        <w:rPr>
          <w:ins w:id="9191" w:author="Rev 15 Allen Wirfs-Brock" w:date="2013-03-27T14:29:00Z"/>
        </w:rPr>
      </w:pPr>
      <w:ins w:id="9192" w:author="Rev 15 Allen Wirfs-Brock" w:date="2013-03-27T14:29:00Z">
        <w:r>
          <w:t>_proto___</w:t>
        </w:r>
        <w:r w:rsidRPr="00B86FCE">
          <w:t xml:space="preserve"> </w:t>
        </w:r>
        <w:r>
          <w:t>Object Initialisers _</w:t>
        </w:r>
      </w:ins>
    </w:p>
    <w:p w14:paraId="7A8B3B7B" w14:textId="77777777" w:rsidR="00751335" w:rsidRPr="006E2052" w:rsidRDefault="00751335" w:rsidP="00751335">
      <w:pPr>
        <w:rPr>
          <w:ins w:id="9193" w:author="Rev 15 Allen Wirfs-Brock" w:date="2013-03-27T14:29:00Z"/>
        </w:rPr>
      </w:pPr>
      <w:ins w:id="9194" w:author="Rev 15 Allen Wirfs-Brock" w:date="2013-03-27T14:29:00Z">
        <w:r>
          <w:t>Definitions of two algorithms in 11.1.5 are replaced with the following:</w:t>
        </w:r>
      </w:ins>
    </w:p>
    <w:p w14:paraId="4A75D558" w14:textId="77777777" w:rsidR="00751335" w:rsidRDefault="00751335" w:rsidP="00751335">
      <w:pPr>
        <w:jc w:val="left"/>
        <w:rPr>
          <w:ins w:id="9195" w:author="Rev 15 Allen Wirfs-Brock" w:date="2013-03-27T14:29:00Z"/>
        </w:rPr>
      </w:pPr>
      <w:ins w:id="9196" w:author="Rev 15 Allen Wirfs-Brock" w:date="2013-03-27T14:29:00Z">
        <w:r>
          <w:t xml:space="preserve">The production  </w:t>
        </w:r>
        <w:r>
          <w:rPr>
            <w:rStyle w:val="bnf"/>
          </w:rPr>
          <w:t>PropertyDefinitionList</w:t>
        </w:r>
        <w:r>
          <w:t xml:space="preserve"> </w:t>
        </w:r>
        <w:r>
          <w:rPr>
            <w:b/>
          </w:rPr>
          <w:t>:</w:t>
        </w:r>
        <w:r>
          <w:t xml:space="preserve"> </w:t>
        </w:r>
        <w:r w:rsidRPr="00E91749">
          <w:t xml:space="preserve"> </w:t>
        </w:r>
        <w:r>
          <w:rPr>
            <w:rStyle w:val="bnf"/>
          </w:rPr>
          <w:t>PropertyDefinition</w:t>
        </w:r>
        <w:r>
          <w:t xml:space="preserve"> is evaluated as follows:</w:t>
        </w:r>
      </w:ins>
    </w:p>
    <w:p w14:paraId="25866DF5" w14:textId="77777777" w:rsidR="00751335" w:rsidRDefault="00751335" w:rsidP="00001CC3">
      <w:pPr>
        <w:pStyle w:val="Alg4"/>
        <w:numPr>
          <w:ilvl w:val="0"/>
          <w:numId w:val="661"/>
        </w:numPr>
        <w:spacing w:after="220"/>
        <w:contextualSpacing/>
        <w:rPr>
          <w:ins w:id="9197" w:author="Rev 15 Allen Wirfs-Brock" w:date="2013-03-27T14:29:00Z"/>
        </w:rPr>
      </w:pPr>
      <w:ins w:id="9198" w:author="Rev 15 Allen Wirfs-Brock" w:date="2013-03-27T14:29:00Z">
        <w:r>
          <w:t xml:space="preserve">Let </w:t>
        </w:r>
        <w:r w:rsidRPr="00474F82">
          <w:rPr>
            <w:i/>
          </w:rPr>
          <w:t xml:space="preserve">obj </w:t>
        </w:r>
        <w:r>
          <w:t>be the result of the abstract operation ObjectCreate</w:t>
        </w:r>
        <w:r w:rsidRPr="00AD0B0E">
          <w:t xml:space="preserve"> </w:t>
        </w:r>
        <w:r>
          <w:t>with the intrinsic object %Obje</w:t>
        </w:r>
      </w:ins>
      <w:ins w:id="9199" w:author="Rev 15 Allen Wirfs-Brock" w:date="2013-05-12T12:52:00Z">
        <w:r w:rsidR="00001CC3">
          <w:t>c</w:t>
        </w:r>
      </w:ins>
      <w:ins w:id="9200" w:author="Rev 15 Allen Wirfs-Brock" w:date="2013-03-27T14:29:00Z">
        <w:r>
          <w:t>tPrototype% as its argument.</w:t>
        </w:r>
      </w:ins>
    </w:p>
    <w:p w14:paraId="31351371" w14:textId="77777777" w:rsidR="00751335" w:rsidRDefault="00751335" w:rsidP="00751335">
      <w:pPr>
        <w:pStyle w:val="Alg4"/>
        <w:numPr>
          <w:ilvl w:val="0"/>
          <w:numId w:val="661"/>
        </w:numPr>
        <w:spacing w:after="220"/>
        <w:contextualSpacing/>
        <w:rPr>
          <w:ins w:id="9201" w:author="Rev 15 Allen Wirfs-Brock" w:date="2013-03-27T14:29:00Z"/>
        </w:rPr>
      </w:pPr>
      <w:ins w:id="9202" w:author="Rev 15 Allen Wirfs-Brock" w:date="2013-03-27T14:29:00Z">
        <w:r>
          <w:t xml:space="preserve">Let </w:t>
        </w:r>
        <w:r w:rsidRPr="00474F82">
          <w:rPr>
            <w:i/>
          </w:rPr>
          <w:t xml:space="preserve">propId </w:t>
        </w:r>
        <w:r>
          <w:t xml:space="preserve">be the result of evaluating </w:t>
        </w:r>
        <w:r>
          <w:rPr>
            <w:i/>
          </w:rPr>
          <w:t>PropertyDefinition</w:t>
        </w:r>
        <w:r>
          <w:t>.</w:t>
        </w:r>
      </w:ins>
    </w:p>
    <w:p w14:paraId="5C379BCF" w14:textId="77777777" w:rsidR="00751335" w:rsidRDefault="00751335" w:rsidP="00751335">
      <w:pPr>
        <w:pStyle w:val="Alg4"/>
        <w:numPr>
          <w:ilvl w:val="0"/>
          <w:numId w:val="661"/>
        </w:numPr>
        <w:rPr>
          <w:ins w:id="9203" w:author="Rev 15 Allen Wirfs-Brock" w:date="2013-03-27T14:29:00Z"/>
        </w:rPr>
      </w:pPr>
      <w:ins w:id="9204" w:author="Rev 15 Allen Wirfs-Brock" w:date="2013-03-27T14:29:00Z">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14:paraId="5C613228" w14:textId="77777777" w:rsidR="00751335" w:rsidRPr="00E77497" w:rsidRDefault="00751335" w:rsidP="00751335">
      <w:pPr>
        <w:pStyle w:val="Alg4"/>
        <w:numPr>
          <w:ilvl w:val="1"/>
          <w:numId w:val="661"/>
        </w:numPr>
        <w:rPr>
          <w:ins w:id="9205" w:author="Rev 15 Allen Wirfs-Brock" w:date="2013-03-27T14:29:00Z"/>
        </w:rPr>
      </w:pPr>
      <w:ins w:id="9206" w:author="Rev 15 Allen Wirfs-Brock" w:date="2013-03-27T14:29: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14:paraId="17CE2032" w14:textId="77777777" w:rsidR="00751335" w:rsidRPr="007E57F6" w:rsidRDefault="00751335" w:rsidP="00751335">
      <w:pPr>
        <w:pStyle w:val="Alg4"/>
        <w:numPr>
          <w:ilvl w:val="1"/>
          <w:numId w:val="661"/>
        </w:numPr>
        <w:rPr>
          <w:ins w:id="9207" w:author="Rev 15 Allen Wirfs-Brock" w:date="2013-03-27T14:29:00Z"/>
        </w:rPr>
      </w:pPr>
      <w:ins w:id="9208" w:author="Rev 15 Allen Wirfs-Brock" w:date="2013-03-27T14:29:00Z">
        <w:r w:rsidRPr="00E77497">
          <w:t xml:space="preserve">If </w:t>
        </w:r>
        <w:r w:rsidRPr="00E77497">
          <w:rPr>
            <w:i/>
          </w:rPr>
          <w:t xml:space="preserve">desc </w:t>
        </w:r>
        <w:r>
          <w:rPr>
            <w:i/>
          </w:rPr>
          <w:t xml:space="preserve">be </w:t>
        </w:r>
        <w:r w:rsidRPr="00520A36">
          <w:rPr>
            <w:i/>
          </w:rPr>
          <w:t>propId</w:t>
        </w:r>
        <w:r>
          <w:t>.descriptor</w:t>
        </w:r>
      </w:ins>
    </w:p>
    <w:p w14:paraId="59B5D4B6" w14:textId="77777777" w:rsidR="00751335" w:rsidRDefault="00751335" w:rsidP="00751335">
      <w:pPr>
        <w:pStyle w:val="Alg4"/>
        <w:numPr>
          <w:ilvl w:val="1"/>
          <w:numId w:val="661"/>
        </w:numPr>
        <w:rPr>
          <w:ins w:id="9209" w:author="Rev 15 Allen Wirfs-Brock" w:date="2013-03-27T14:29:00Z"/>
        </w:rPr>
      </w:pPr>
      <w:ins w:id="9210" w:author="Rev 15 Allen Wirfs-Brock" w:date="2013-03-27T14:29:00Z">
        <w:r>
          <w:t xml:space="preserve">If the type of </w:t>
        </w:r>
        <w:r>
          <w:rPr>
            <w:i/>
          </w:rPr>
          <w:t>v</w:t>
        </w:r>
        <w:r>
          <w:t xml:space="preserve"> is either Object or Null, </w:t>
        </w:r>
      </w:ins>
    </w:p>
    <w:p w14:paraId="2FAE2CF3" w14:textId="77777777" w:rsidR="00751335" w:rsidRDefault="00751335" w:rsidP="00751335">
      <w:pPr>
        <w:pStyle w:val="Alg4"/>
        <w:numPr>
          <w:ilvl w:val="2"/>
          <w:numId w:val="661"/>
        </w:numPr>
        <w:rPr>
          <w:ins w:id="9211" w:author="Rev 15 Allen Wirfs-Brock" w:date="2013-03-27T14:29:00Z"/>
        </w:rPr>
      </w:pPr>
      <w:ins w:id="9212" w:author="Rev 15 Allen Wirfs-Brock" w:date="2013-03-27T14:29:00Z">
        <w:r>
          <w:t>Set the value of the [[Prototype]] internal</w:t>
        </w:r>
        <w:r w:rsidRPr="00314265">
          <w:t xml:space="preserve"> </w:t>
        </w:r>
        <w:r>
          <w:t xml:space="preserve">data property of </w:t>
        </w:r>
        <w:r>
          <w:rPr>
            <w:i/>
          </w:rPr>
          <w:t>obj</w:t>
        </w:r>
        <w:r>
          <w:t xml:space="preserve"> to </w:t>
        </w:r>
        <w:r>
          <w:rPr>
            <w:i/>
          </w:rPr>
          <w:t>v</w:t>
        </w:r>
        <w:r>
          <w:t>.</w:t>
        </w:r>
      </w:ins>
    </w:p>
    <w:p w14:paraId="47FF3028" w14:textId="77777777" w:rsidR="00751335" w:rsidRDefault="00751335" w:rsidP="00751335">
      <w:pPr>
        <w:pStyle w:val="Alg4"/>
        <w:numPr>
          <w:ilvl w:val="1"/>
          <w:numId w:val="661"/>
        </w:numPr>
        <w:rPr>
          <w:ins w:id="9213" w:author="Rev 15 Allen Wirfs-Brock" w:date="2013-03-27T14:29:00Z"/>
        </w:rPr>
      </w:pPr>
      <w:ins w:id="9214" w:author="Rev 15 Allen Wirfs-Brock" w:date="2013-03-27T14:29:00Z">
        <w:r>
          <w:t xml:space="preserve">Return </w:t>
        </w:r>
        <w:r w:rsidRPr="00BC2562">
          <w:rPr>
            <w:i/>
          </w:rPr>
          <w:t>obj</w:t>
        </w:r>
        <w:r w:rsidRPr="00E77497">
          <w:t>.</w:t>
        </w:r>
      </w:ins>
    </w:p>
    <w:p w14:paraId="23E74C1E" w14:textId="77777777" w:rsidR="00751335" w:rsidRDefault="00751335" w:rsidP="00751335">
      <w:pPr>
        <w:pStyle w:val="Alg4"/>
        <w:numPr>
          <w:ilvl w:val="0"/>
          <w:numId w:val="661"/>
        </w:numPr>
        <w:spacing w:after="220"/>
        <w:contextualSpacing/>
        <w:rPr>
          <w:ins w:id="9215" w:author="Rev 15 Allen Wirfs-Brock" w:date="2013-03-27T14:29:00Z"/>
        </w:rPr>
      </w:pPr>
      <w:ins w:id="9216" w:author="Rev 15 Allen Wirfs-Brock" w:date="2013-03-27T14:29: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14:paraId="7B5FEFB7" w14:textId="77777777" w:rsidR="00751335" w:rsidRDefault="00751335" w:rsidP="00751335">
      <w:pPr>
        <w:pStyle w:val="Alg4"/>
        <w:numPr>
          <w:ilvl w:val="0"/>
          <w:numId w:val="661"/>
        </w:numPr>
        <w:spacing w:after="220"/>
        <w:contextualSpacing/>
        <w:rPr>
          <w:ins w:id="9217" w:author="Rev 15 Allen Wirfs-Brock" w:date="2013-03-27T14:29:00Z"/>
        </w:rPr>
      </w:pPr>
      <w:ins w:id="9218" w:author="Rev 15 Allen Wirfs-Brock" w:date="2013-03-27T14:29:00Z">
        <w:r>
          <w:t xml:space="preserve">Return </w:t>
        </w:r>
        <w:r w:rsidRPr="00474F82">
          <w:rPr>
            <w:i/>
          </w:rPr>
          <w:t>obj</w:t>
        </w:r>
        <w:r>
          <w:t>.</w:t>
        </w:r>
      </w:ins>
    </w:p>
    <w:p w14:paraId="2A7C3100" w14:textId="77777777" w:rsidR="00751335" w:rsidRDefault="00751335" w:rsidP="00751335">
      <w:pPr>
        <w:jc w:val="left"/>
        <w:rPr>
          <w:ins w:id="9219" w:author="Rev 15 Allen Wirfs-Brock" w:date="2013-03-27T14:29:00Z"/>
        </w:rPr>
      </w:pPr>
      <w:ins w:id="9220" w:author="Rev 15 Allen Wirfs-Brock" w:date="2013-03-27T14:29:00Z">
        <w:r>
          <w:t>The production</w:t>
        </w:r>
        <w:r>
          <w:br/>
          <w:t xml:space="preserve">     </w:t>
        </w:r>
        <w:r>
          <w:rPr>
            <w:rStyle w:val="bnf"/>
          </w:rPr>
          <w:t>PropertyDefinitionList</w:t>
        </w:r>
        <w:r>
          <w:t xml:space="preserve"> </w:t>
        </w:r>
        <w:r>
          <w:rPr>
            <w:b/>
          </w:rPr>
          <w:t>:</w:t>
        </w:r>
        <w:r>
          <w:t xml:space="preserve">  </w:t>
        </w:r>
        <w:r>
          <w:rPr>
            <w:rStyle w:val="bnf"/>
          </w:rPr>
          <w:t>PropertyDefinitionList</w:t>
        </w:r>
        <w:r>
          <w:t xml:space="preserve"> </w:t>
        </w:r>
        <w:r w:rsidRPr="00612C55">
          <w:rPr>
            <w:rFonts w:ascii="Courier New" w:hAnsi="Courier New" w:cs="Courier New"/>
            <w:b/>
          </w:rPr>
          <w:t>,</w:t>
        </w:r>
        <w:r>
          <w:t xml:space="preserve"> </w:t>
        </w:r>
        <w:r>
          <w:rPr>
            <w:rStyle w:val="bnf"/>
          </w:rPr>
          <w:t>PropertyDefinition</w:t>
        </w:r>
        <w:r>
          <w:br/>
          <w:t>is evaluated as follows:</w:t>
        </w:r>
      </w:ins>
    </w:p>
    <w:p w14:paraId="797087AA" w14:textId="77777777" w:rsidR="00751335" w:rsidRDefault="00751335" w:rsidP="00751335">
      <w:pPr>
        <w:pStyle w:val="Alg4"/>
        <w:numPr>
          <w:ilvl w:val="0"/>
          <w:numId w:val="51"/>
        </w:numPr>
        <w:spacing w:after="220"/>
        <w:contextualSpacing/>
        <w:rPr>
          <w:ins w:id="9221" w:author="Rev 15 Allen Wirfs-Brock" w:date="2013-03-27T14:29:00Z"/>
        </w:rPr>
      </w:pPr>
      <w:ins w:id="9222" w:author="Rev 15 Allen Wirfs-Brock" w:date="2013-03-27T14:29:00Z">
        <w:r>
          <w:t xml:space="preserve">Let </w:t>
        </w:r>
        <w:r w:rsidRPr="00474F82">
          <w:rPr>
            <w:i/>
          </w:rPr>
          <w:t>obj</w:t>
        </w:r>
        <w:r>
          <w:t xml:space="preserve"> be the result of evaluating </w:t>
        </w:r>
        <w:r>
          <w:rPr>
            <w:i/>
          </w:rPr>
          <w:t>PropertyDefinitionList</w:t>
        </w:r>
        <w:r>
          <w:t>.</w:t>
        </w:r>
      </w:ins>
    </w:p>
    <w:p w14:paraId="6D118D93" w14:textId="77777777" w:rsidR="00751335" w:rsidRDefault="00751335" w:rsidP="00751335">
      <w:pPr>
        <w:pStyle w:val="Alg4"/>
        <w:numPr>
          <w:ilvl w:val="0"/>
          <w:numId w:val="51"/>
        </w:numPr>
        <w:spacing w:after="220"/>
        <w:contextualSpacing/>
        <w:rPr>
          <w:ins w:id="9223" w:author="Rev 15 Allen Wirfs-Brock" w:date="2013-03-27T14:29:00Z"/>
        </w:rPr>
      </w:pPr>
      <w:ins w:id="9224" w:author="Rev 15 Allen Wirfs-Brock" w:date="2013-03-27T14:29:00Z">
        <w:r>
          <w:t xml:space="preserve">Let </w:t>
        </w:r>
        <w:r w:rsidRPr="00474F82">
          <w:rPr>
            <w:i/>
          </w:rPr>
          <w:t>propId</w:t>
        </w:r>
        <w:r>
          <w:t xml:space="preserve"> be the result of evaluating </w:t>
        </w:r>
        <w:r>
          <w:rPr>
            <w:i/>
          </w:rPr>
          <w:t>PropertyDefinition</w:t>
        </w:r>
        <w:r>
          <w:t>.</w:t>
        </w:r>
      </w:ins>
    </w:p>
    <w:p w14:paraId="55713451" w14:textId="77777777" w:rsidR="00751335" w:rsidRDefault="00751335" w:rsidP="00751335">
      <w:pPr>
        <w:pStyle w:val="Alg4"/>
        <w:numPr>
          <w:ilvl w:val="0"/>
          <w:numId w:val="51"/>
        </w:numPr>
        <w:spacing w:after="220"/>
        <w:contextualSpacing/>
        <w:rPr>
          <w:ins w:id="9225" w:author="Rev 15 Allen Wirfs-Brock" w:date="2013-03-27T14:29:00Z"/>
        </w:rPr>
      </w:pPr>
      <w:ins w:id="9226" w:author="Rev 15 Allen Wirfs-Brock" w:date="2013-03-27T14:29:00Z">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14:paraId="72F0E143" w14:textId="77777777" w:rsidR="00751335" w:rsidRDefault="00751335" w:rsidP="00751335">
      <w:pPr>
        <w:pStyle w:val="Alg4"/>
        <w:numPr>
          <w:ilvl w:val="0"/>
          <w:numId w:val="51"/>
        </w:numPr>
        <w:spacing w:after="220"/>
        <w:contextualSpacing/>
        <w:rPr>
          <w:ins w:id="9227" w:author="Rev 15 Allen Wirfs-Brock" w:date="2013-03-27T14:29:00Z"/>
        </w:rPr>
      </w:pPr>
      <w:ins w:id="9228" w:author="Rev 15 Allen Wirfs-Brock" w:date="2013-03-27T14:29: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14:paraId="1DFEBF61" w14:textId="77777777" w:rsidR="00751335" w:rsidRDefault="00751335" w:rsidP="00751335">
      <w:pPr>
        <w:pStyle w:val="Alg4"/>
        <w:numPr>
          <w:ilvl w:val="1"/>
          <w:numId w:val="51"/>
        </w:numPr>
        <w:spacing w:after="220"/>
        <w:contextualSpacing/>
        <w:rPr>
          <w:ins w:id="9229" w:author="Rev 15 Allen Wirfs-Brock" w:date="2013-03-27T14:29:00Z"/>
        </w:rPr>
      </w:pPr>
      <w:ins w:id="9230" w:author="Rev 15 Allen Wirfs-Brock" w:date="2013-03-27T14:29: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14:paraId="51009F6A" w14:textId="77777777" w:rsidR="00751335" w:rsidRDefault="00751335" w:rsidP="00751335">
      <w:pPr>
        <w:pStyle w:val="Alg4"/>
        <w:numPr>
          <w:ilvl w:val="1"/>
          <w:numId w:val="51"/>
        </w:numPr>
        <w:spacing w:after="220"/>
        <w:contextualSpacing/>
        <w:rPr>
          <w:ins w:id="9231" w:author="Rev 15 Allen Wirfs-Brock" w:date="2013-03-27T14:29:00Z"/>
        </w:rPr>
      </w:pPr>
      <w:ins w:id="9232" w:author="Rev 15 Allen Wirfs-Brock" w:date="2013-03-27T14:29: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14:paraId="1FF081AC" w14:textId="77777777" w:rsidR="00751335" w:rsidRPr="008311F4" w:rsidRDefault="00751335" w:rsidP="00751335">
      <w:pPr>
        <w:pStyle w:val="Alg4"/>
        <w:numPr>
          <w:ilvl w:val="1"/>
          <w:numId w:val="51"/>
        </w:numPr>
        <w:spacing w:after="220"/>
        <w:contextualSpacing/>
        <w:rPr>
          <w:ins w:id="9233" w:author="Rev 15 Allen Wirfs-Brock" w:date="2013-03-27T14:29:00Z"/>
        </w:rPr>
      </w:pPr>
      <w:ins w:id="9234" w:author="Rev 15 Allen Wirfs-Brock" w:date="2013-03-27T14:29: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14:paraId="68AB66FE" w14:textId="77777777" w:rsidR="00751335" w:rsidRDefault="00751335" w:rsidP="00751335">
      <w:pPr>
        <w:pStyle w:val="Alg4"/>
        <w:numPr>
          <w:ilvl w:val="1"/>
          <w:numId w:val="51"/>
        </w:numPr>
        <w:spacing w:after="220"/>
        <w:contextualSpacing/>
        <w:rPr>
          <w:ins w:id="9235" w:author="Rev 15 Allen Wirfs-Brock" w:date="2013-03-27T14:29:00Z"/>
        </w:rPr>
      </w:pPr>
      <w:ins w:id="9236" w:author="Rev 15 Allen Wirfs-Brock" w:date="2013-03-27T14:29: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14:paraId="129B115E" w14:textId="77777777" w:rsidR="00751335" w:rsidRDefault="00751335" w:rsidP="00751335">
      <w:pPr>
        <w:pStyle w:val="Alg4"/>
        <w:numPr>
          <w:ilvl w:val="0"/>
          <w:numId w:val="51"/>
        </w:numPr>
        <w:rPr>
          <w:ins w:id="9237" w:author="Rev 15 Allen Wirfs-Brock" w:date="2013-03-27T14:29:00Z"/>
        </w:rPr>
      </w:pPr>
      <w:ins w:id="9238" w:author="Rev 15 Allen Wirfs-Brock" w:date="2013-03-27T14:29:00Z">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14:paraId="61F5F69F" w14:textId="77777777" w:rsidR="00751335" w:rsidRPr="00E77497" w:rsidRDefault="00751335" w:rsidP="00751335">
      <w:pPr>
        <w:pStyle w:val="Alg4"/>
        <w:numPr>
          <w:ilvl w:val="1"/>
          <w:numId w:val="51"/>
        </w:numPr>
        <w:rPr>
          <w:ins w:id="9239" w:author="Rev 15 Allen Wirfs-Brock" w:date="2013-03-27T14:29:00Z"/>
        </w:rPr>
      </w:pPr>
      <w:ins w:id="9240" w:author="Rev 15 Allen Wirfs-Brock" w:date="2013-03-27T14:29: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14:paraId="340329CC" w14:textId="77777777" w:rsidR="00751335" w:rsidRPr="007E57F6" w:rsidRDefault="00751335" w:rsidP="00751335">
      <w:pPr>
        <w:pStyle w:val="Alg4"/>
        <w:numPr>
          <w:ilvl w:val="1"/>
          <w:numId w:val="51"/>
        </w:numPr>
        <w:rPr>
          <w:ins w:id="9241" w:author="Rev 15 Allen Wirfs-Brock" w:date="2013-03-27T14:29:00Z"/>
        </w:rPr>
      </w:pPr>
      <w:ins w:id="9242" w:author="Rev 15 Allen Wirfs-Brock" w:date="2013-03-27T14:29:00Z">
        <w:r w:rsidRPr="00E77497">
          <w:t xml:space="preserve">If </w:t>
        </w:r>
        <w:r w:rsidRPr="00E77497">
          <w:rPr>
            <w:i/>
          </w:rPr>
          <w:t xml:space="preserve">desc </w:t>
        </w:r>
        <w:r>
          <w:rPr>
            <w:i/>
          </w:rPr>
          <w:t xml:space="preserve">be </w:t>
        </w:r>
        <w:r w:rsidRPr="00520A36">
          <w:rPr>
            <w:i/>
          </w:rPr>
          <w:t>propId</w:t>
        </w:r>
        <w:r>
          <w:t>.descriptor</w:t>
        </w:r>
      </w:ins>
    </w:p>
    <w:p w14:paraId="7867507F" w14:textId="77777777" w:rsidR="00751335" w:rsidRDefault="00751335" w:rsidP="00751335">
      <w:pPr>
        <w:pStyle w:val="Alg4"/>
        <w:numPr>
          <w:ilvl w:val="1"/>
          <w:numId w:val="51"/>
        </w:numPr>
        <w:rPr>
          <w:ins w:id="9243" w:author="Rev 15 Allen Wirfs-Brock" w:date="2013-03-27T14:29:00Z"/>
        </w:rPr>
      </w:pPr>
      <w:ins w:id="9244" w:author="Rev 15 Allen Wirfs-Brock" w:date="2013-03-27T14:29:00Z">
        <w:r>
          <w:t xml:space="preserve">If the type of </w:t>
        </w:r>
        <w:r>
          <w:rPr>
            <w:i/>
          </w:rPr>
          <w:t>v</w:t>
        </w:r>
        <w:r>
          <w:t xml:space="preserve"> is either Object or Null, </w:t>
        </w:r>
      </w:ins>
    </w:p>
    <w:p w14:paraId="2E880CBA" w14:textId="77777777" w:rsidR="00751335" w:rsidRDefault="00751335" w:rsidP="00751335">
      <w:pPr>
        <w:pStyle w:val="Alg4"/>
        <w:numPr>
          <w:ilvl w:val="2"/>
          <w:numId w:val="51"/>
        </w:numPr>
        <w:rPr>
          <w:ins w:id="9245" w:author="Rev 15 Allen Wirfs-Brock" w:date="2013-03-27T14:29:00Z"/>
        </w:rPr>
      </w:pPr>
      <w:ins w:id="9246" w:author="Rev 15 Allen Wirfs-Brock" w:date="2013-03-27T14:29:00Z">
        <w:r>
          <w:t xml:space="preserve">Set the value of the [[Prototype]] internal data property of </w:t>
        </w:r>
        <w:r>
          <w:rPr>
            <w:i/>
          </w:rPr>
          <w:t>obj</w:t>
        </w:r>
        <w:r>
          <w:t xml:space="preserve"> to </w:t>
        </w:r>
        <w:r>
          <w:rPr>
            <w:i/>
          </w:rPr>
          <w:t>v</w:t>
        </w:r>
        <w:r>
          <w:t>.</w:t>
        </w:r>
      </w:ins>
    </w:p>
    <w:p w14:paraId="345D0753" w14:textId="77777777" w:rsidR="00751335" w:rsidRDefault="00751335" w:rsidP="00751335">
      <w:pPr>
        <w:pStyle w:val="Alg4"/>
        <w:numPr>
          <w:ilvl w:val="1"/>
          <w:numId w:val="51"/>
        </w:numPr>
        <w:rPr>
          <w:ins w:id="9247" w:author="Rev 15 Allen Wirfs-Brock" w:date="2013-03-27T14:29:00Z"/>
        </w:rPr>
      </w:pPr>
      <w:ins w:id="9248" w:author="Rev 15 Allen Wirfs-Brock" w:date="2013-03-27T14:29:00Z">
        <w:r>
          <w:t xml:space="preserve">Return </w:t>
        </w:r>
        <w:r w:rsidRPr="00BC2562">
          <w:rPr>
            <w:i/>
          </w:rPr>
          <w:t>obj</w:t>
        </w:r>
        <w:r w:rsidRPr="00E77497">
          <w:t>.</w:t>
        </w:r>
      </w:ins>
    </w:p>
    <w:p w14:paraId="6FEEC721" w14:textId="77777777" w:rsidR="00751335" w:rsidRDefault="00751335" w:rsidP="008F7A25">
      <w:pPr>
        <w:pStyle w:val="Alg4"/>
        <w:numPr>
          <w:ilvl w:val="0"/>
          <w:numId w:val="660"/>
        </w:numPr>
        <w:spacing w:after="220"/>
        <w:contextualSpacing/>
        <w:rPr>
          <w:ins w:id="9249" w:author="Rev 15 Allen Wirfs-Brock" w:date="2013-03-27T14:29:00Z"/>
        </w:rPr>
      </w:pPr>
      <w:ins w:id="9250" w:author="Rev 15 Allen Wirfs-Brock" w:date="2013-03-27T14:29:00Z">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14:paraId="365A1DDF" w14:textId="77777777" w:rsidR="00751335" w:rsidRDefault="00751335" w:rsidP="00751335">
      <w:pPr>
        <w:pStyle w:val="Alg4"/>
        <w:numPr>
          <w:ilvl w:val="0"/>
          <w:numId w:val="660"/>
        </w:numPr>
        <w:spacing w:after="220"/>
        <w:contextualSpacing/>
        <w:rPr>
          <w:ins w:id="9251" w:author="Rev 15 Allen Wirfs-Brock" w:date="2013-03-27T14:29:00Z"/>
        </w:rPr>
      </w:pPr>
      <w:ins w:id="9252" w:author="Rev 15 Allen Wirfs-Brock" w:date="2013-03-27T14:29:00Z">
        <w:r>
          <w:t xml:space="preserve">Return </w:t>
        </w:r>
        <w:r w:rsidRPr="00D06CF8">
          <w:rPr>
            <w:i/>
          </w:rPr>
          <w:t>obj</w:t>
        </w:r>
        <w:r>
          <w:t>.</w:t>
        </w:r>
      </w:ins>
    </w:p>
    <w:p w14:paraId="3A38C89B" w14:textId="77777777" w:rsidR="00751335" w:rsidRPr="00E77497" w:rsidRDefault="00751335" w:rsidP="00751335">
      <w:pPr>
        <w:jc w:val="left"/>
        <w:rPr>
          <w:ins w:id="9253" w:author="Rev 15 Allen Wirfs-Brock" w:date="2013-03-27T14:29:00Z"/>
        </w:rPr>
      </w:pPr>
    </w:p>
    <w:p w14:paraId="2F74BEEC" w14:textId="77777777" w:rsidR="00B64068" w:rsidRPr="00C459A3" w:rsidRDefault="00B64068" w:rsidP="00C459A3">
      <w:pPr>
        <w:rPr>
          <w:ins w:id="9254" w:author="Rev 8 Allen Wirfs-Brock" w:date="2012-06-11T14:38:00Z"/>
          <w:u w:val="single"/>
        </w:rPr>
      </w:pPr>
    </w:p>
    <w:p w14:paraId="2CCD2AB1" w14:textId="77777777" w:rsidR="007722AC" w:rsidRDefault="007722AC" w:rsidP="0026283E">
      <w:pPr>
        <w:pStyle w:val="zzBiblio"/>
      </w:pPr>
    </w:p>
    <w:p w14:paraId="55EBA2AA" w14:textId="77777777" w:rsidR="007722AC" w:rsidRDefault="007722AC" w:rsidP="0026283E">
      <w:pPr>
        <w:pStyle w:val="zzBiblio"/>
      </w:pPr>
    </w:p>
    <w:p w14:paraId="4BCC2FD8" w14:textId="77777777" w:rsidR="007722AC" w:rsidRPr="00E77497" w:rsidRDefault="007722AC" w:rsidP="007722AC">
      <w:pPr>
        <w:pStyle w:val="Tabletitle"/>
      </w:pPr>
      <w:r>
        <w:t xml:space="preserve">Table </w:t>
      </w:r>
      <w:r>
        <w:fldChar w:fldCharType="begin"/>
      </w:r>
      <w:r>
        <w:instrText xml:space="preserve"> SEQ Table \* ARABIC </w:instrText>
      </w:r>
      <w:r>
        <w:fldChar w:fldCharType="separate"/>
      </w:r>
      <w:ins w:id="9255" w:author="Rev 18 Allen Wirfs-Brock" w:date="2013-09-05T11:37:00Z">
        <w:r w:rsidR="00083CEC">
          <w:rPr>
            <w:noProof/>
          </w:rPr>
          <w:t>40</w:t>
        </w:r>
      </w:ins>
      <w:ins w:id="9256" w:author="Rev 17 Allen Wirfs-Brock" w:date="2013-08-15T15:57:00Z">
        <w:del w:id="9257" w:author="Rev 18 Allen Wirfs-Brock" w:date="2013-08-30T15:14:00Z">
          <w:r w:rsidR="004B49EB" w:rsidDel="00831B9D">
            <w:rPr>
              <w:noProof/>
            </w:rPr>
            <w:delText>40</w:delText>
          </w:r>
        </w:del>
      </w:ins>
      <w:ins w:id="9258" w:author="Rev 16 Allen Wirfs-Brock" w:date="2013-06-24T16:13:00Z">
        <w:del w:id="9259" w:author="Rev 18 Allen Wirfs-Brock" w:date="2013-08-30T15:14:00Z">
          <w:r w:rsidR="00C20376" w:rsidDel="00831B9D">
            <w:rPr>
              <w:noProof/>
            </w:rPr>
            <w:delText>1</w:delText>
          </w:r>
        </w:del>
      </w:ins>
      <w:ins w:id="9260" w:author="Rev 15 Allen Wirfs-Brock" w:date="2013-03-27T15:18:00Z">
        <w:del w:id="9261" w:author="Rev 18 Allen Wirfs-Brock" w:date="2013-08-30T15:14:00Z">
          <w:r w:rsidR="0076699D" w:rsidDel="00831B9D">
            <w:rPr>
              <w:noProof/>
            </w:rPr>
            <w:delText>1</w:delText>
          </w:r>
        </w:del>
      </w:ins>
      <w:ins w:id="9262" w:author="Rev 14 Allen Wirfs-Brock" w:date="2013-03-08T12:42:00Z">
        <w:del w:id="9263" w:author="Rev 18 Allen Wirfs-Brock" w:date="2013-08-30T15:14:00Z">
          <w:r w:rsidR="00103C7C" w:rsidDel="00831B9D">
            <w:rPr>
              <w:noProof/>
            </w:rPr>
            <w:delText>1</w:delText>
          </w:r>
        </w:del>
      </w:ins>
      <w:ins w:id="9264" w:author="Rev 13 Allen Wirfs-Brock" w:date="2012-12-10T12:34:00Z">
        <w:del w:id="9265" w:author="Rev 18 Allen Wirfs-Brock" w:date="2013-08-30T15:14:00Z">
          <w:r w:rsidR="001C2F19" w:rsidDel="00831B9D">
            <w:rPr>
              <w:noProof/>
            </w:rPr>
            <w:delText>1</w:delText>
          </w:r>
        </w:del>
      </w:ins>
      <w:ins w:id="9266" w:author="Rev 12 Allen Wirfs-Brock" w:date="2012-11-22T16:17:00Z">
        <w:del w:id="9267" w:author="Rev 18 Allen Wirfs-Brock" w:date="2013-08-30T15:14:00Z">
          <w:r w:rsidR="00BF0CC7" w:rsidDel="00831B9D">
            <w:rPr>
              <w:noProof/>
            </w:rPr>
            <w:delText>1</w:delText>
          </w:r>
        </w:del>
      </w:ins>
      <w:del w:id="9268" w:author="Rev 18 Allen Wirfs-Brock" w:date="2013-08-30T15:14:00Z">
        <w:r w:rsidDel="00831B9D">
          <w:rPr>
            <w:noProof/>
          </w:rPr>
          <w:delText>9</w:delText>
        </w:r>
      </w:del>
      <w:r>
        <w:fldChar w:fldCharType="end"/>
      </w:r>
      <w:r w:rsidRPr="00E77497">
        <w:rPr>
          <w:rFonts w:eastAsia="Arial Unicode MS"/>
        </w:rPr>
        <w:t xml:space="preserve"> — </w:t>
      </w:r>
      <w:r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372"/>
        <w:gridCol w:w="1863"/>
        <w:gridCol w:w="5580"/>
      </w:tblGrid>
      <w:tr w:rsidR="007722AC" w:rsidRPr="00E77497" w14:paraId="46DA348C" w14:textId="77777777" w:rsidTr="00BD058A">
        <w:trPr>
          <w:jc w:val="center"/>
        </w:trPr>
        <w:tc>
          <w:tcPr>
            <w:tcW w:w="2372" w:type="dxa"/>
            <w:tcBorders>
              <w:top w:val="single" w:sz="12" w:space="0" w:color="000000"/>
              <w:left w:val="single" w:sz="6" w:space="0" w:color="000000"/>
              <w:bottom w:val="single" w:sz="6" w:space="0" w:color="000000"/>
              <w:right w:val="nil"/>
            </w:tcBorders>
            <w:shd w:val="solid" w:color="C0C0C0" w:fill="FFFFFF"/>
          </w:tcPr>
          <w:p w14:paraId="7354545F" w14:textId="77777777"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1863" w:type="dxa"/>
            <w:tcBorders>
              <w:top w:val="single" w:sz="12" w:space="0" w:color="000000"/>
              <w:left w:val="nil"/>
              <w:bottom w:val="single" w:sz="6" w:space="0" w:color="000000"/>
              <w:right w:val="nil"/>
            </w:tcBorders>
            <w:shd w:val="solid" w:color="C0C0C0" w:fill="FFFFFF"/>
          </w:tcPr>
          <w:p w14:paraId="0535B7BA" w14:textId="77777777" w:rsidR="007722AC" w:rsidRPr="00E77497" w:rsidRDefault="007722AC" w:rsidP="00D148E9">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14:paraId="78D60DBE" w14:textId="77777777"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7722AC" w:rsidRPr="00E77497" w14:paraId="6AFF5AE4" w14:textId="77777777" w:rsidTr="00BD058A">
        <w:trPr>
          <w:jc w:val="center"/>
        </w:trPr>
        <w:tc>
          <w:tcPr>
            <w:tcW w:w="2372" w:type="dxa"/>
          </w:tcPr>
          <w:p w14:paraId="3C1EC8E2" w14:textId="77777777" w:rsidR="007722AC" w:rsidRPr="00E77497" w:rsidRDefault="007722AC" w:rsidP="00D148E9">
            <w:pPr>
              <w:keepNext/>
              <w:spacing w:after="0"/>
            </w:pPr>
            <w:r w:rsidRPr="00E77497">
              <w:t>[[</w:t>
            </w:r>
            <w:del w:id="9269" w:author="Rev 12 Allen Wirfs-Brock" w:date="2012-11-20T17:32:00Z">
              <w:r w:rsidRPr="00E77497" w:rsidDel="00535CB6">
                <w:delText>NativeBrand</w:delText>
              </w:r>
            </w:del>
            <w:ins w:id="9270" w:author="Rev 12 Allen Wirfs-Brock" w:date="2012-11-20T17:32:00Z">
              <w:r w:rsidR="00535CB6">
                <w:t>BuiltinBrand</w:t>
              </w:r>
            </w:ins>
            <w:r w:rsidRPr="00E77497">
              <w:t>]]</w:t>
            </w:r>
          </w:p>
        </w:tc>
        <w:tc>
          <w:tcPr>
            <w:tcW w:w="1863" w:type="dxa"/>
          </w:tcPr>
          <w:p w14:paraId="040D60C5" w14:textId="77777777" w:rsidR="007722AC" w:rsidRPr="00E77497" w:rsidRDefault="007722AC" w:rsidP="00D148E9">
            <w:pPr>
              <w:keepNext/>
              <w:spacing w:after="0"/>
              <w:jc w:val="left"/>
              <w:rPr>
                <w:i/>
              </w:rPr>
            </w:pPr>
            <w:del w:id="9271" w:author="Rev 12 Allen Wirfs-Brock" w:date="2012-11-22T10:38:00Z">
              <w:r w:rsidRPr="00E77497" w:rsidDel="00F97E8E">
                <w:delText>Members of t</w:delText>
              </w:r>
            </w:del>
            <w:ins w:id="9272" w:author="Rev 12 Allen Wirfs-Brock" w:date="2012-11-22T10:38:00Z">
              <w:r w:rsidR="00F97E8E">
                <w:t>T</w:t>
              </w:r>
            </w:ins>
            <w:r w:rsidRPr="00E77497">
              <w:t xml:space="preserve">he </w:t>
            </w:r>
            <w:del w:id="9273" w:author="Rev 12 Allen Wirfs-Brock" w:date="2012-11-20T17:32:00Z">
              <w:r w:rsidRPr="00E77497" w:rsidDel="00535CB6">
                <w:delText>NativeBrand</w:delText>
              </w:r>
            </w:del>
            <w:ins w:id="9274" w:author="Rev 12 Allen Wirfs-Brock" w:date="2012-11-20T17:32:00Z">
              <w:r w:rsidR="00535CB6">
                <w:t>BuiltinBrand</w:t>
              </w:r>
            </w:ins>
            <w:r w:rsidRPr="00E77497">
              <w:t xml:space="preserve"> enumeration.</w:t>
            </w:r>
          </w:p>
        </w:tc>
        <w:tc>
          <w:tcPr>
            <w:tcW w:w="5580" w:type="dxa"/>
          </w:tcPr>
          <w:p w14:paraId="104610CE" w14:textId="77777777" w:rsidR="007722AC" w:rsidRPr="00E77497" w:rsidRDefault="007722AC" w:rsidP="00F97E8E">
            <w:pPr>
              <w:keepNext/>
              <w:spacing w:after="0"/>
            </w:pPr>
            <w:r w:rsidRPr="00E77497">
              <w:t xml:space="preserve">A tag value used by this specification to categorize various kinds of </w:t>
            </w:r>
            <w:del w:id="9275" w:author="Rev 12 Allen Wirfs-Brock" w:date="2012-11-22T10:37:00Z">
              <w:r w:rsidRPr="00E77497" w:rsidDel="00F97E8E">
                <w:delText xml:space="preserve">native </w:delText>
              </w:r>
            </w:del>
            <w:ins w:id="9276" w:author="Rev 12 Allen Wirfs-Brock" w:date="2012-11-22T10:37:00Z">
              <w:r w:rsidR="00F97E8E" w:rsidRPr="00E77497">
                <w:t xml:space="preserve"> </w:t>
              </w:r>
            </w:ins>
            <w:r w:rsidRPr="00E77497">
              <w:t xml:space="preserve">ECMAScript objects defined in this specification. </w:t>
            </w:r>
          </w:p>
        </w:tc>
      </w:tr>
      <w:tr w:rsidR="007722AC" w:rsidRPr="00E77497" w14:paraId="0B74E260" w14:textId="77777777" w:rsidTr="00BD058A">
        <w:trPr>
          <w:jc w:val="center"/>
        </w:trPr>
        <w:tc>
          <w:tcPr>
            <w:tcW w:w="2372" w:type="dxa"/>
          </w:tcPr>
          <w:p w14:paraId="614ED589" w14:textId="77777777" w:rsidR="007722AC" w:rsidRPr="00E77497" w:rsidRDefault="007722AC" w:rsidP="00D148E9">
            <w:pPr>
              <w:keepNext/>
              <w:spacing w:after="0"/>
            </w:pPr>
            <w:r w:rsidRPr="00E77497">
              <w:t>[[PrimitiveValue]]</w:t>
            </w:r>
          </w:p>
        </w:tc>
        <w:tc>
          <w:tcPr>
            <w:tcW w:w="1863" w:type="dxa"/>
          </w:tcPr>
          <w:p w14:paraId="2862DA96" w14:textId="77777777" w:rsidR="007722AC" w:rsidRPr="00E77497" w:rsidRDefault="007722AC" w:rsidP="00D148E9">
            <w:pPr>
              <w:keepNext/>
              <w:spacing w:after="0"/>
              <w:jc w:val="left"/>
            </w:pPr>
            <w:r w:rsidRPr="00E77497">
              <w:rPr>
                <w:i/>
              </w:rPr>
              <w:t>primitive</w:t>
            </w:r>
          </w:p>
        </w:tc>
        <w:tc>
          <w:tcPr>
            <w:tcW w:w="5580" w:type="dxa"/>
          </w:tcPr>
          <w:p w14:paraId="736882F5" w14:textId="77777777" w:rsidR="007722AC" w:rsidRPr="00E77497" w:rsidRDefault="007722AC" w:rsidP="00D148E9">
            <w:pPr>
              <w:keepNext/>
              <w:spacing w:after="0"/>
            </w:pPr>
            <w:r w:rsidRPr="00E77497">
              <w:t>Internal state information associated with this object. Of the standard built-in ECMAScript objects, only Boolean, Date, Number, and String objects implement [[PrimitiveValue]].</w:t>
            </w:r>
          </w:p>
        </w:tc>
      </w:tr>
      <w:tr w:rsidR="007722AC" w:rsidRPr="00E77497" w14:paraId="23DF4B1C" w14:textId="77777777" w:rsidTr="00BD058A">
        <w:trPr>
          <w:jc w:val="center"/>
        </w:trPr>
        <w:tc>
          <w:tcPr>
            <w:tcW w:w="2372" w:type="dxa"/>
          </w:tcPr>
          <w:p w14:paraId="1E1D299C" w14:textId="77777777" w:rsidR="007722AC" w:rsidRPr="00E77497" w:rsidRDefault="007722AC" w:rsidP="00D148E9">
            <w:pPr>
              <w:keepNext/>
              <w:spacing w:after="0"/>
            </w:pPr>
            <w:r w:rsidRPr="00E77497">
              <w:t>[[Scope]]</w:t>
            </w:r>
          </w:p>
        </w:tc>
        <w:tc>
          <w:tcPr>
            <w:tcW w:w="1863" w:type="dxa"/>
          </w:tcPr>
          <w:p w14:paraId="5FD20A01" w14:textId="77777777" w:rsidR="007722AC" w:rsidRPr="00E77497" w:rsidRDefault="007722AC" w:rsidP="00D148E9">
            <w:pPr>
              <w:keepNext/>
              <w:spacing w:after="0"/>
              <w:jc w:val="left"/>
            </w:pPr>
            <w:r w:rsidRPr="00E77497">
              <w:t>Lexical Environment</w:t>
            </w:r>
          </w:p>
        </w:tc>
        <w:tc>
          <w:tcPr>
            <w:tcW w:w="5580" w:type="dxa"/>
          </w:tcPr>
          <w:p w14:paraId="17D6BB62" w14:textId="77777777" w:rsidR="007722AC" w:rsidRPr="00E77497" w:rsidRDefault="007722AC" w:rsidP="00D148E9">
            <w:pPr>
              <w:keepNext/>
              <w:spacing w:after="0"/>
            </w:pPr>
            <w:r w:rsidRPr="00E77497">
              <w:t>A lexical environment that is the environment in which a Function object is executed. Of the standard built-in ECMAScript objects, only Function objects implement [[Scope]].</w:t>
            </w:r>
          </w:p>
        </w:tc>
      </w:tr>
      <w:tr w:rsidR="007722AC" w:rsidRPr="00E77497" w14:paraId="07BE1FCA" w14:textId="77777777" w:rsidTr="00BD058A">
        <w:trPr>
          <w:jc w:val="center"/>
        </w:trPr>
        <w:tc>
          <w:tcPr>
            <w:tcW w:w="2372" w:type="dxa"/>
          </w:tcPr>
          <w:p w14:paraId="485146F7" w14:textId="77777777" w:rsidR="007722AC" w:rsidRPr="00E77497" w:rsidRDefault="007722AC" w:rsidP="00D148E9">
            <w:pPr>
              <w:keepNext/>
              <w:spacing w:after="0"/>
            </w:pPr>
            <w:r w:rsidRPr="00E77497">
              <w:t>[[FormalParameters]]</w:t>
            </w:r>
          </w:p>
        </w:tc>
        <w:tc>
          <w:tcPr>
            <w:tcW w:w="1863" w:type="dxa"/>
          </w:tcPr>
          <w:p w14:paraId="711C4ABE" w14:textId="77777777" w:rsidR="007722AC" w:rsidRPr="00E77497" w:rsidRDefault="007722AC" w:rsidP="00D148E9">
            <w:pPr>
              <w:keepNext/>
              <w:spacing w:after="0"/>
              <w:jc w:val="left"/>
            </w:pPr>
            <w:r w:rsidRPr="00E77497">
              <w:t>Parse Tree</w:t>
            </w:r>
          </w:p>
        </w:tc>
        <w:tc>
          <w:tcPr>
            <w:tcW w:w="5580" w:type="dxa"/>
          </w:tcPr>
          <w:p w14:paraId="656C5322" w14:textId="77777777" w:rsidR="007722AC" w:rsidRPr="009C202C" w:rsidRDefault="007722AC" w:rsidP="00975168">
            <w:pPr>
              <w:keepNext/>
              <w:spacing w:after="0"/>
            </w:pPr>
            <w:r w:rsidRPr="00E77497">
              <w:t xml:space="preserve">A parse tree for ECMAScript code parsed with </w:t>
            </w:r>
            <w:del w:id="9277" w:author="Rev 15 Allen Wirfs-Brock" w:date="2013-05-04T10:21:00Z">
              <w:r w:rsidRPr="004D1BD1" w:rsidDel="00975168">
                <w:rPr>
                  <w:rStyle w:val="bnf"/>
                </w:rPr>
                <w:delText>FormalParameterList</w:delText>
              </w:r>
              <w:r w:rsidRPr="00E65A34" w:rsidDel="00975168">
                <w:rPr>
                  <w:rStyle w:val="bnf"/>
                </w:rPr>
                <w:delText xml:space="preserve"> </w:delText>
              </w:r>
            </w:del>
            <w:ins w:id="9278" w:author="Rev 15 Allen Wirfs-Brock" w:date="2013-05-04T10:21:00Z">
              <w:r w:rsidR="00975168" w:rsidRPr="004D1BD1">
                <w:rPr>
                  <w:rStyle w:val="bnf"/>
                </w:rPr>
                <w:t>FormalParameter</w:t>
              </w:r>
              <w:r w:rsidR="00975168">
                <w:rPr>
                  <w:rStyle w:val="bnf"/>
                </w:rPr>
                <w:t>s</w:t>
              </w:r>
              <w:r w:rsidR="00975168" w:rsidRPr="00E65A34">
                <w:rPr>
                  <w:rStyle w:val="bnf"/>
                </w:rPr>
                <w:t xml:space="preserve"> </w:t>
              </w:r>
            </w:ins>
            <w:r w:rsidRPr="00C7794D">
              <w:t>as the goal symbol</w:t>
            </w:r>
            <w:r w:rsidRPr="004D1BD1">
              <w:t xml:space="preserve">. Of the standard built-in ECMAScript objects, only </w:t>
            </w:r>
            <w:r w:rsidRPr="00E65A34">
              <w:t>Function objects implement [[</w:t>
            </w:r>
            <w:r w:rsidRPr="009C202C">
              <w:t>FormalParameters]].</w:t>
            </w:r>
          </w:p>
        </w:tc>
      </w:tr>
      <w:tr w:rsidR="007722AC" w:rsidRPr="00E77497" w14:paraId="0C939F2D" w14:textId="77777777" w:rsidTr="00BD058A">
        <w:trPr>
          <w:jc w:val="center"/>
        </w:trPr>
        <w:tc>
          <w:tcPr>
            <w:tcW w:w="2372" w:type="dxa"/>
          </w:tcPr>
          <w:p w14:paraId="23D63318" w14:textId="77777777" w:rsidR="007722AC" w:rsidRPr="00E77497" w:rsidRDefault="007722AC" w:rsidP="00D148E9">
            <w:pPr>
              <w:keepNext/>
              <w:spacing w:after="0"/>
            </w:pPr>
            <w:r w:rsidRPr="00E77497">
              <w:t>[[Code]]</w:t>
            </w:r>
          </w:p>
        </w:tc>
        <w:tc>
          <w:tcPr>
            <w:tcW w:w="1863" w:type="dxa"/>
          </w:tcPr>
          <w:p w14:paraId="6B72E7B9" w14:textId="77777777" w:rsidR="007722AC" w:rsidRPr="00E77497" w:rsidRDefault="007722AC" w:rsidP="00D148E9">
            <w:pPr>
              <w:keepNext/>
              <w:spacing w:after="0"/>
              <w:jc w:val="left"/>
            </w:pPr>
            <w:r w:rsidRPr="00E77497">
              <w:t>Parse Tree</w:t>
            </w:r>
          </w:p>
        </w:tc>
        <w:tc>
          <w:tcPr>
            <w:tcW w:w="5580" w:type="dxa"/>
          </w:tcPr>
          <w:p w14:paraId="32309367" w14:textId="77777777" w:rsidR="007722AC" w:rsidRPr="00E77497" w:rsidRDefault="007722AC" w:rsidP="00D148E9">
            <w:pPr>
              <w:keepNext/>
              <w:spacing w:after="0"/>
            </w:pPr>
            <w:r w:rsidRPr="00E77497">
              <w:t xml:space="preserve">A parse tree for ECMAScript code parsed with </w:t>
            </w:r>
            <w:r w:rsidRPr="00E77497">
              <w:rPr>
                <w:rStyle w:val="bnf"/>
              </w:rPr>
              <w:t xml:space="preserve">FunctionBody </w:t>
            </w:r>
            <w:r w:rsidRPr="00E77497">
              <w:t>as the goal symbol.  Of the standard built-in ECMAScript objects, only Function objects implement [[Code]].</w:t>
            </w:r>
          </w:p>
        </w:tc>
      </w:tr>
      <w:tr w:rsidR="007722AC" w:rsidRPr="00E77497" w14:paraId="42D1F273" w14:textId="77777777" w:rsidTr="00BD058A">
        <w:trPr>
          <w:jc w:val="center"/>
        </w:trPr>
        <w:tc>
          <w:tcPr>
            <w:tcW w:w="2372" w:type="dxa"/>
          </w:tcPr>
          <w:p w14:paraId="164E4323" w14:textId="77777777" w:rsidR="007722AC" w:rsidRPr="00E77497" w:rsidRDefault="007722AC" w:rsidP="00D148E9">
            <w:pPr>
              <w:keepNext/>
              <w:spacing w:after="0"/>
            </w:pPr>
            <w:r w:rsidRPr="00E77497">
              <w:t>[[Strict]]</w:t>
            </w:r>
          </w:p>
        </w:tc>
        <w:tc>
          <w:tcPr>
            <w:tcW w:w="1863" w:type="dxa"/>
          </w:tcPr>
          <w:p w14:paraId="53725B9F" w14:textId="77777777" w:rsidR="007722AC" w:rsidRPr="00E77497" w:rsidRDefault="007722AC" w:rsidP="00D148E9">
            <w:pPr>
              <w:keepNext/>
              <w:spacing w:after="0"/>
              <w:jc w:val="left"/>
            </w:pPr>
            <w:r w:rsidRPr="00E77497">
              <w:t>Boolean</w:t>
            </w:r>
          </w:p>
        </w:tc>
        <w:tc>
          <w:tcPr>
            <w:tcW w:w="5580" w:type="dxa"/>
          </w:tcPr>
          <w:p w14:paraId="6531CEA8" w14:textId="77777777" w:rsidR="007722AC" w:rsidRPr="00E77497" w:rsidRDefault="007722AC" w:rsidP="00D148E9">
            <w:pPr>
              <w:keepNext/>
              <w:spacing w:after="0"/>
            </w:pPr>
            <w:del w:id="9279" w:author="Rev 12 Allen Wirfs-Brock" w:date="2012-11-21T17:48:00Z">
              <w:r w:rsidRPr="00593420" w:rsidDel="00BD058A">
                <w:rPr>
                  <w:rFonts w:ascii="Times New Roman" w:hAnsi="Times New Roman"/>
                  <w:b/>
                  <w:bCs/>
                </w:rPr>
                <w:delText>True</w:delText>
              </w:r>
              <w:r w:rsidRPr="00BD058A" w:rsidDel="00BD058A">
                <w:rPr>
                  <w:b/>
                  <w:bCs/>
                </w:rPr>
                <w:delText xml:space="preserve"> </w:delText>
              </w:r>
            </w:del>
            <w:del w:id="9280" w:author="Rev 12 Allen Wirfs-Brock" w:date="2012-11-21T17:50:00Z">
              <w:r w:rsidRPr="00BD058A" w:rsidDel="00BD058A">
                <w:rPr>
                  <w:b/>
                  <w:bCs/>
                </w:rPr>
                <w:delText>if</w:delText>
              </w:r>
            </w:del>
            <w:del w:id="9281" w:author="Rev 12 Allen Wirfs-Brock" w:date="2012-11-21T17:51:00Z">
              <w:r w:rsidRPr="00BD058A" w:rsidDel="00BD058A">
                <w:rPr>
                  <w:b/>
                  <w:bCs/>
                </w:rPr>
                <w:delText xml:space="preserve"> </w:delText>
              </w:r>
            </w:del>
            <w:ins w:id="9282" w:author="Rev 12 Allen Wirfs-Brock" w:date="2012-11-21T17:51:00Z">
              <w:r w:rsidR="00BD058A" w:rsidRPr="00593420">
                <w:rPr>
                  <w:rFonts w:ascii="Times New Roman" w:hAnsi="Times New Roman"/>
                  <w:b/>
                  <w:bCs/>
                </w:rPr>
                <w:t>true</w:t>
              </w:r>
              <w:r w:rsidR="00BD058A" w:rsidRPr="00593420">
                <w:rPr>
                  <w:rFonts w:ascii="Times New Roman" w:hAnsi="Times New Roman"/>
                </w:rPr>
                <w:t xml:space="preserve"> </w:t>
              </w:r>
              <w:r w:rsidR="00BD058A" w:rsidRPr="00145775">
                <w:rPr>
                  <w:rFonts w:cs="Arial"/>
                </w:rPr>
                <w:t>if</w:t>
              </w:r>
              <w:r w:rsidR="00BD058A" w:rsidRPr="00593420">
                <w:rPr>
                  <w:rFonts w:ascii="Times New Roman" w:hAnsi="Times New Roman"/>
                </w:rPr>
                <w:t xml:space="preserve"> </w:t>
              </w:r>
            </w:ins>
            <w:r w:rsidRPr="00BD058A">
              <w:t>a</w:t>
            </w:r>
            <w:r w:rsidRPr="00E77497">
              <w:t xml:space="preserve"> Function object is a strict mode function. Of the standard built-in ECMAScript objects, only Function objects implement [[Strict]].</w:t>
            </w:r>
          </w:p>
        </w:tc>
      </w:tr>
      <w:tr w:rsidR="007722AC" w:rsidRPr="00E77497" w14:paraId="05D9A408" w14:textId="77777777" w:rsidTr="00BD058A">
        <w:trPr>
          <w:jc w:val="center"/>
        </w:trPr>
        <w:tc>
          <w:tcPr>
            <w:tcW w:w="2372" w:type="dxa"/>
          </w:tcPr>
          <w:p w14:paraId="0B4F0371" w14:textId="77777777" w:rsidR="007722AC" w:rsidRPr="00E77497" w:rsidRDefault="007722AC" w:rsidP="00D148E9">
            <w:pPr>
              <w:keepNext/>
              <w:spacing w:after="0"/>
            </w:pPr>
            <w:r w:rsidRPr="00E77497">
              <w:t>[[</w:t>
            </w:r>
            <w:ins w:id="9283" w:author="Rev 12 Allen Wirfs-Brock" w:date="2012-11-19T17:40:00Z">
              <w:r w:rsidR="00536F3B">
                <w:t>Bound</w:t>
              </w:r>
            </w:ins>
            <w:r w:rsidRPr="00E77497">
              <w:t>TargetFunction]]</w:t>
            </w:r>
          </w:p>
        </w:tc>
        <w:tc>
          <w:tcPr>
            <w:tcW w:w="1863" w:type="dxa"/>
          </w:tcPr>
          <w:p w14:paraId="7143BB79" w14:textId="77777777" w:rsidR="007722AC" w:rsidRPr="00E77497" w:rsidRDefault="007722AC" w:rsidP="00D148E9">
            <w:pPr>
              <w:keepNext/>
              <w:spacing w:after="0"/>
              <w:jc w:val="left"/>
            </w:pPr>
            <w:r w:rsidRPr="00E77497">
              <w:t>Object</w:t>
            </w:r>
          </w:p>
        </w:tc>
        <w:tc>
          <w:tcPr>
            <w:tcW w:w="5580" w:type="dxa"/>
          </w:tcPr>
          <w:p w14:paraId="4E7BFE5A" w14:textId="77777777" w:rsidR="007722AC" w:rsidRPr="00E77497" w:rsidRDefault="007722AC" w:rsidP="00D148E9">
            <w:pPr>
              <w:keepNext/>
              <w:spacing w:after="0"/>
            </w:pPr>
            <w:r w:rsidRPr="00E77497">
              <w:t>The target function of a function object created using the standard built-in Function.prototype.bind method. Only ECMAScript objects created using Function.prototype.bind have a [[</w:t>
            </w:r>
            <w:ins w:id="9284" w:author="Rev 12 Allen Wirfs-Brock" w:date="2012-11-19T17:40:00Z">
              <w:r w:rsidR="00536F3B">
                <w:t>Bound</w:t>
              </w:r>
            </w:ins>
            <w:r w:rsidRPr="00E77497">
              <w:t>TargetFunction]] internal property.</w:t>
            </w:r>
          </w:p>
        </w:tc>
      </w:tr>
      <w:tr w:rsidR="007722AC" w:rsidRPr="00E77497" w14:paraId="396C5A72" w14:textId="77777777" w:rsidTr="00BD058A">
        <w:trPr>
          <w:jc w:val="center"/>
        </w:trPr>
        <w:tc>
          <w:tcPr>
            <w:tcW w:w="2372" w:type="dxa"/>
          </w:tcPr>
          <w:p w14:paraId="09767883" w14:textId="77777777" w:rsidR="007722AC" w:rsidRPr="00E77497" w:rsidRDefault="007722AC" w:rsidP="00D148E9">
            <w:pPr>
              <w:keepNext/>
              <w:spacing w:after="0"/>
            </w:pPr>
            <w:r w:rsidRPr="00E77497">
              <w:t>[[BoundThis]]</w:t>
            </w:r>
          </w:p>
        </w:tc>
        <w:tc>
          <w:tcPr>
            <w:tcW w:w="1863" w:type="dxa"/>
          </w:tcPr>
          <w:p w14:paraId="20F9F682" w14:textId="77777777" w:rsidR="007722AC" w:rsidRPr="00E77497" w:rsidRDefault="007722AC" w:rsidP="00D148E9">
            <w:pPr>
              <w:keepNext/>
              <w:spacing w:after="0"/>
              <w:jc w:val="left"/>
              <w:rPr>
                <w:i/>
              </w:rPr>
            </w:pPr>
            <w:r w:rsidRPr="00E77497">
              <w:rPr>
                <w:i/>
              </w:rPr>
              <w:t>any</w:t>
            </w:r>
          </w:p>
        </w:tc>
        <w:tc>
          <w:tcPr>
            <w:tcW w:w="5580" w:type="dxa"/>
          </w:tcPr>
          <w:p w14:paraId="3072A68E" w14:textId="77777777" w:rsidR="007722AC" w:rsidRPr="00E77497" w:rsidRDefault="007722AC" w:rsidP="00D148E9">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7722AC" w:rsidRPr="00E77497" w14:paraId="3EE4925E" w14:textId="77777777" w:rsidTr="00BD058A">
        <w:trPr>
          <w:jc w:val="center"/>
        </w:trPr>
        <w:tc>
          <w:tcPr>
            <w:tcW w:w="2372" w:type="dxa"/>
          </w:tcPr>
          <w:p w14:paraId="0CD69E7C" w14:textId="77777777" w:rsidR="007722AC" w:rsidRPr="00E77497" w:rsidRDefault="007722AC" w:rsidP="00D148E9">
            <w:pPr>
              <w:keepNext/>
              <w:keepLines/>
              <w:spacing w:after="0"/>
            </w:pPr>
            <w:r w:rsidRPr="00E77497">
              <w:t>[[BoundArguments]]</w:t>
            </w:r>
          </w:p>
        </w:tc>
        <w:tc>
          <w:tcPr>
            <w:tcW w:w="1863" w:type="dxa"/>
          </w:tcPr>
          <w:p w14:paraId="208AB113" w14:textId="77777777" w:rsidR="007722AC" w:rsidRPr="00E77497" w:rsidRDefault="007722AC" w:rsidP="00D148E9">
            <w:pPr>
              <w:keepNext/>
              <w:keepLines/>
              <w:spacing w:after="0"/>
              <w:jc w:val="left"/>
              <w:rPr>
                <w:i/>
              </w:rPr>
            </w:pPr>
            <w:r w:rsidRPr="00E77497">
              <w:t xml:space="preserve">List of </w:t>
            </w:r>
            <w:r w:rsidRPr="00E77497">
              <w:rPr>
                <w:i/>
              </w:rPr>
              <w:t>any</w:t>
            </w:r>
          </w:p>
        </w:tc>
        <w:tc>
          <w:tcPr>
            <w:tcW w:w="5580" w:type="dxa"/>
          </w:tcPr>
          <w:p w14:paraId="03B7D7F5" w14:textId="77777777" w:rsidR="007722AC" w:rsidRPr="00E77497" w:rsidRDefault="007722AC" w:rsidP="00D148E9">
            <w:pPr>
              <w:keepNext/>
              <w:keepLines/>
              <w:spacing w:after="0"/>
            </w:pPr>
            <w:r w:rsidRPr="00E77497">
              <w:t>The pre-bound argument values of a function Object created by the standard built-in Function.prototype.bind method. Only objects created by Function.prototype.bind have a [[BoundArguments]] internal property.</w:t>
            </w:r>
          </w:p>
        </w:tc>
      </w:tr>
      <w:tr w:rsidR="007722AC" w:rsidRPr="00E77497" w14:paraId="538A7896" w14:textId="77777777" w:rsidTr="00BD058A">
        <w:trPr>
          <w:jc w:val="center"/>
        </w:trPr>
        <w:tc>
          <w:tcPr>
            <w:tcW w:w="2372" w:type="dxa"/>
          </w:tcPr>
          <w:p w14:paraId="61CFFB1C" w14:textId="77777777" w:rsidR="007722AC" w:rsidRPr="00E77497" w:rsidRDefault="007722AC" w:rsidP="00D148E9">
            <w:pPr>
              <w:keepNext/>
              <w:spacing w:after="0"/>
            </w:pPr>
            <w:del w:id="9285" w:author="Rev 14 Allen Wirfs-Brock" w:date="2013-02-08T12:12:00Z">
              <w:r w:rsidRPr="00E77497" w:rsidDel="00C05F42">
                <w:delText>[[Match]]</w:delText>
              </w:r>
            </w:del>
            <w:ins w:id="9286" w:author="Rev 14 Allen Wirfs-Brock" w:date="2013-02-08T12:12:00Z">
              <w:r w:rsidR="00C05F42">
                <w:t>[[RegExpMatch</w:t>
              </w:r>
            </w:ins>
            <w:ins w:id="9287" w:author="Rev 14 Allen Wirfs-Brock" w:date="2013-03-05T15:13:00Z">
              <w:r w:rsidR="003123FC">
                <w:t>er</w:t>
              </w:r>
            </w:ins>
            <w:ins w:id="9288" w:author="Rev 14 Allen Wirfs-Brock" w:date="2013-02-08T12:12:00Z">
              <w:r w:rsidR="00C05F42">
                <w:t>]]</w:t>
              </w:r>
            </w:ins>
          </w:p>
        </w:tc>
        <w:tc>
          <w:tcPr>
            <w:tcW w:w="1863" w:type="dxa"/>
          </w:tcPr>
          <w:p w14:paraId="02E14EA5" w14:textId="77777777" w:rsidR="007722AC" w:rsidRPr="00E77497" w:rsidRDefault="007722AC" w:rsidP="00D148E9">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
          <w:p w14:paraId="1892D1E2" w14:textId="77777777" w:rsidR="007722AC" w:rsidRPr="00E77497" w:rsidRDefault="007722AC" w:rsidP="00D148E9">
            <w:pPr>
              <w:keepNext/>
              <w:spacing w:after="0"/>
            </w:pPr>
            <w:r w:rsidRPr="00E77497">
              <w:t xml:space="preserve">Tests for a regular expression match and returns a MatchResult value (see 15.10.2.1). Of the standard built-in ECMAScript objects, only RegExp objects implement </w:t>
            </w:r>
            <w:del w:id="9289" w:author="Rev 14 Allen Wirfs-Brock" w:date="2013-02-08T12:12:00Z">
              <w:r w:rsidRPr="00E77497" w:rsidDel="00C05F42">
                <w:delText>[[Match]]</w:delText>
              </w:r>
            </w:del>
            <w:ins w:id="9290" w:author="Rev 14 Allen Wirfs-Brock" w:date="2013-02-08T12:12:00Z">
              <w:r w:rsidR="00C05F42">
                <w:t>[[RegExpMatch]]</w:t>
              </w:r>
            </w:ins>
            <w:r w:rsidRPr="00E77497">
              <w:t>.</w:t>
            </w:r>
          </w:p>
        </w:tc>
      </w:tr>
      <w:tr w:rsidR="007722AC" w:rsidRPr="00E77497" w14:paraId="6C142942" w14:textId="77777777" w:rsidTr="00BD058A">
        <w:trPr>
          <w:jc w:val="center"/>
        </w:trPr>
        <w:tc>
          <w:tcPr>
            <w:tcW w:w="2372" w:type="dxa"/>
          </w:tcPr>
          <w:p w14:paraId="0240E6CA" w14:textId="77777777" w:rsidR="007722AC" w:rsidRPr="00E77497" w:rsidRDefault="007722AC" w:rsidP="00D148E9">
            <w:pPr>
              <w:keepNext/>
              <w:spacing w:after="0"/>
            </w:pPr>
            <w:r w:rsidRPr="00E77497">
              <w:t>[[ParameterMap]]</w:t>
            </w:r>
          </w:p>
        </w:tc>
        <w:tc>
          <w:tcPr>
            <w:tcW w:w="1863" w:type="dxa"/>
          </w:tcPr>
          <w:p w14:paraId="0EE29420" w14:textId="77777777" w:rsidR="007722AC" w:rsidRPr="00E77497" w:rsidRDefault="007722AC" w:rsidP="00D148E9">
            <w:pPr>
              <w:keepNext/>
              <w:spacing w:after="0"/>
              <w:jc w:val="left"/>
            </w:pPr>
            <w:r w:rsidRPr="00E77497">
              <w:t>Object</w:t>
            </w:r>
          </w:p>
        </w:tc>
        <w:tc>
          <w:tcPr>
            <w:tcW w:w="5580" w:type="dxa"/>
          </w:tcPr>
          <w:p w14:paraId="255940B5" w14:textId="77777777" w:rsidR="007722AC" w:rsidRPr="00E77497" w:rsidRDefault="007722AC" w:rsidP="00D148E9">
            <w:pPr>
              <w:keepNext/>
              <w:spacing w:after="0"/>
            </w:pPr>
            <w:r w:rsidRPr="00E77497">
              <w:t>Provides a mapping between the properties of an arguments object (see 10.6) and the formal parameters of the associated function. Only objects that are arguments objects have a [[ParameterMap]] internal property.</w:t>
            </w:r>
          </w:p>
        </w:tc>
      </w:tr>
    </w:tbl>
    <w:p w14:paraId="5C7FAA15" w14:textId="77777777" w:rsidR="007722AC" w:rsidRPr="00E77497" w:rsidRDefault="007722AC" w:rsidP="007722AC"/>
    <w:p w14:paraId="28ACD10E" w14:textId="77777777" w:rsidR="0026283E" w:rsidRPr="00E77497" w:rsidRDefault="00690D1B" w:rsidP="0026283E">
      <w:pPr>
        <w:pStyle w:val="zzBiblio"/>
      </w:pPr>
      <w:ins w:id="9291" w:author="Rev 8 Allen Wirfs-Brock" w:date="2012-06-11T14:37:00Z">
        <w:r>
          <w:br w:type="page"/>
        </w:r>
      </w:ins>
      <w:r w:rsidR="0026283E" w:rsidRPr="00E77497">
        <w:t>Bibliography</w:t>
      </w:r>
    </w:p>
    <w:p w14:paraId="08DCCF5F" w14:textId="77777777" w:rsidR="00E80769" w:rsidRPr="00E77497" w:rsidRDefault="00E80769" w:rsidP="00E80769">
      <w:pPr>
        <w:pStyle w:val="Bibliography1"/>
      </w:pPr>
      <w:r w:rsidRPr="00E77497">
        <w:t>IEEE Std 754-2008: IEEE Standard for Floating-Point Arithmetic. Institute of Electrical and Electronic Engineers, New York (2008)</w:t>
      </w:r>
    </w:p>
    <w:p w14:paraId="1A0C155A" w14:textId="77777777" w:rsidR="00E80769" w:rsidRPr="00E77497" w:rsidDel="008E06A3" w:rsidRDefault="00E80769" w:rsidP="00E80769">
      <w:pPr>
        <w:pStyle w:val="Bibliography1"/>
        <w:rPr>
          <w:del w:id="9292" w:author="Rev 14 Allen Wirfs-Brock" w:date="2013-01-13T15:36:00Z"/>
        </w:rPr>
      </w:pPr>
      <w:r w:rsidRPr="00E77497">
        <w:t>The Unicode Consortium. The Unicode Standard, Version 3.0, defined by: The Unicode Standard, Version 3.0 (Reading, MA, Addison-Wesley, 2000. ISBN 0-201-61633-5)</w:t>
      </w:r>
    </w:p>
    <w:p w14:paraId="5C9BED1E" w14:textId="77777777" w:rsidR="00E80769" w:rsidRPr="00E77497" w:rsidRDefault="00E80769" w:rsidP="008E06A3">
      <w:pPr>
        <w:pStyle w:val="Bibliography1"/>
      </w:pPr>
      <w:del w:id="9293" w:author="Rev 14 Allen Wirfs-Brock" w:date="2013-01-13T15:36:00Z">
        <w:r w:rsidRPr="00E77497" w:rsidDel="008E06A3">
          <w:delText>Unicode Inc. (2010), Unicode Technical Report #15: Unicode Normalization Forms</w:delText>
        </w:r>
      </w:del>
    </w:p>
    <w:p w14:paraId="64E4866A" w14:textId="77777777" w:rsidR="00E80769" w:rsidRPr="00E77497" w:rsidRDefault="00E80769" w:rsidP="00E80769">
      <w:pPr>
        <w:pStyle w:val="Bibliography1"/>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14:paraId="2E058DA4" w14:textId="77777777" w:rsidR="00E80769" w:rsidRPr="00E77497" w:rsidRDefault="00E80769" w:rsidP="008E06A3">
      <w:pPr>
        <w:pStyle w:val="Bibliography1"/>
        <w:rPr>
          <w:rStyle w:val="apple-style-span"/>
          <w:szCs w:val="18"/>
        </w:rPr>
      </w:pPr>
      <w:r w:rsidRPr="00E77497">
        <w:rPr>
          <w:rStyle w:val="apple-style-span"/>
          <w:rFonts w:cs="Arial"/>
        </w:rPr>
        <w:t xml:space="preserve">RFC 1738 </w:t>
      </w:r>
      <w:del w:id="9294" w:author="Rev 14 Allen Wirfs-Brock" w:date="2013-01-13T15:34:00Z">
        <w:r w:rsidRPr="00E77497" w:rsidDel="008E06A3">
          <w:rPr>
            <w:rStyle w:val="apple-style-span"/>
            <w:rFonts w:cs="Arial"/>
          </w:rPr>
          <w:delText>"</w:delText>
        </w:r>
      </w:del>
      <w:ins w:id="9295" w:author="Rev 14 Allen Wirfs-Brock" w:date="2013-01-13T15:34:00Z">
        <w:r w:rsidR="008E06A3">
          <w:rPr>
            <w:rStyle w:val="apple-style-span"/>
            <w:rFonts w:cs="Arial"/>
          </w:rPr>
          <w:t>“</w:t>
        </w:r>
      </w:ins>
      <w:r w:rsidRPr="00E77497">
        <w:rPr>
          <w:rStyle w:val="apple-style-span"/>
          <w:rFonts w:cs="Arial"/>
        </w:rPr>
        <w:t>Uniform Resource Locators (URL</w:t>
      </w:r>
      <w:del w:id="9296" w:author="Rev 14 Allen Wirfs-Brock" w:date="2013-01-13T15:34:00Z">
        <w:r w:rsidRPr="00E77497" w:rsidDel="008E06A3">
          <w:rPr>
            <w:rStyle w:val="apple-style-span"/>
            <w:rFonts w:cs="Arial"/>
          </w:rPr>
          <w:delText xml:space="preserve">)", </w:delText>
        </w:r>
      </w:del>
      <w:ins w:id="9297" w:author="Rev 14 Allen Wirfs-Brock" w:date="2013-01-13T15:34:00Z">
        <w:r w:rsidR="008E06A3" w:rsidRPr="00E77497">
          <w:rPr>
            <w:rStyle w:val="apple-style-span"/>
            <w:rFonts w:cs="Arial"/>
          </w:rPr>
          <w:t>)</w:t>
        </w:r>
        <w:r w:rsidR="008E06A3">
          <w:rPr>
            <w:rStyle w:val="apple-style-span"/>
            <w:rFonts w:cs="Arial"/>
          </w:rPr>
          <w:t>”</w:t>
        </w:r>
        <w:r w:rsidR="008E06A3" w:rsidRPr="00E77497">
          <w:rPr>
            <w:rStyle w:val="apple-style-span"/>
            <w:rFonts w:cs="Arial"/>
          </w:rPr>
          <w:t xml:space="preserve">, </w:t>
        </w:r>
      </w:ins>
      <w:r w:rsidRPr="00E77497">
        <w:rPr>
          <w:rStyle w:val="apple-style-span"/>
          <w:rFonts w:cs="Arial"/>
        </w:rPr>
        <w:t>available at &lt;</w:t>
      </w:r>
      <w:r w:rsidR="00C34977">
        <w:fldChar w:fldCharType="begin"/>
      </w:r>
      <w:r w:rsidR="00C34977">
        <w:instrText xml:space="preserve"> HYPERLINK "http://tools.ietf.org/html/rfc1738" </w:instrText>
      </w:r>
      <w:ins w:id="9298" w:author="Rev 18 Allen Wirfs-Brock" w:date="2013-09-05T09:47:00Z"/>
      <w:r w:rsidR="00C34977">
        <w:fldChar w:fldCharType="separate"/>
      </w:r>
      <w:r w:rsidRPr="00E77497">
        <w:rPr>
          <w:rStyle w:val="affb"/>
          <w:rFonts w:cs="Arial"/>
          <w:lang w:val="en-GB"/>
        </w:rPr>
        <w:t>http://tools.ietf.org/html/rfc1738</w:t>
      </w:r>
      <w:r w:rsidR="00C34977">
        <w:rPr>
          <w:rStyle w:val="affb"/>
          <w:rFonts w:cs="Arial"/>
          <w:lang w:val="en-GB"/>
        </w:rPr>
        <w:fldChar w:fldCharType="end"/>
      </w:r>
      <w:r w:rsidRPr="00E77497">
        <w:rPr>
          <w:rStyle w:val="apple-style-span"/>
          <w:rFonts w:cs="Arial"/>
        </w:rPr>
        <w:t>&gt;</w:t>
      </w:r>
    </w:p>
    <w:p w14:paraId="26178D18" w14:textId="77777777" w:rsidR="00E80769" w:rsidRPr="00E77497" w:rsidRDefault="00E80769" w:rsidP="008E06A3">
      <w:pPr>
        <w:pStyle w:val="Bibliography1"/>
        <w:jc w:val="left"/>
        <w:rPr>
          <w:rStyle w:val="apple-style-span"/>
          <w:szCs w:val="18"/>
        </w:rPr>
      </w:pPr>
      <w:r w:rsidRPr="00E77497">
        <w:rPr>
          <w:rStyle w:val="apple-style-span"/>
          <w:rFonts w:cs="Arial"/>
        </w:rPr>
        <w:t xml:space="preserve">RFC 2396 </w:t>
      </w:r>
      <w:del w:id="9299" w:author="Rev 14 Allen Wirfs-Brock" w:date="2013-01-13T15:34:00Z">
        <w:r w:rsidRPr="00E77497" w:rsidDel="008E06A3">
          <w:rPr>
            <w:rStyle w:val="apple-style-span"/>
            <w:rFonts w:cs="Arial"/>
          </w:rPr>
          <w:delText>"</w:delText>
        </w:r>
      </w:del>
      <w:ins w:id="9300" w:author="Rev 14 Allen Wirfs-Brock" w:date="2013-01-13T15:34:00Z">
        <w:r w:rsidR="008E06A3">
          <w:rPr>
            <w:rStyle w:val="apple-style-span"/>
            <w:rFonts w:cs="Arial"/>
          </w:rPr>
          <w:t>“</w:t>
        </w:r>
      </w:ins>
      <w:r w:rsidRPr="00E77497">
        <w:rPr>
          <w:rStyle w:val="apple-style-span"/>
          <w:rFonts w:cs="Arial"/>
        </w:rPr>
        <w:t>Uniform Resource Identifiers (URI): Generic Syntax</w:t>
      </w:r>
      <w:del w:id="9301" w:author="Rev 14 Allen Wirfs-Brock" w:date="2013-01-13T15:34:00Z">
        <w:r w:rsidRPr="00E77497" w:rsidDel="008E06A3">
          <w:rPr>
            <w:rStyle w:val="apple-style-span"/>
            <w:rFonts w:cs="Arial"/>
          </w:rPr>
          <w:delText xml:space="preserve">", </w:delText>
        </w:r>
      </w:del>
      <w:ins w:id="9302" w:author="Rev 14 Allen Wirfs-Brock" w:date="2013-01-13T15:34:00Z">
        <w:r w:rsidR="008E06A3">
          <w:rPr>
            <w:rStyle w:val="apple-style-span"/>
            <w:rFonts w:cs="Arial"/>
          </w:rPr>
          <w:t>”</w:t>
        </w:r>
        <w:r w:rsidR="008E06A3" w:rsidRPr="00E77497">
          <w:rPr>
            <w:rStyle w:val="apple-style-span"/>
            <w:rFonts w:cs="Arial"/>
          </w:rPr>
          <w:t xml:space="preserve">, </w:t>
        </w:r>
      </w:ins>
      <w:r w:rsidRPr="00E77497">
        <w:rPr>
          <w:rStyle w:val="apple-style-span"/>
          <w:rFonts w:cs="Arial"/>
        </w:rPr>
        <w:t>available at &lt;</w:t>
      </w:r>
      <w:r w:rsidR="00C34977">
        <w:fldChar w:fldCharType="begin"/>
      </w:r>
      <w:r w:rsidR="00C34977">
        <w:instrText xml:space="preserve"> HYPERLINK "http://tools.ietf.org/html/rfc2396" </w:instrText>
      </w:r>
      <w:ins w:id="9303" w:author="Rev 18 Allen Wirfs-Brock" w:date="2013-09-05T09:47:00Z"/>
      <w:r w:rsidR="00C34977">
        <w:fldChar w:fldCharType="separate"/>
      </w:r>
      <w:r w:rsidRPr="00E77497">
        <w:rPr>
          <w:rStyle w:val="affb"/>
          <w:rFonts w:cs="Arial"/>
          <w:lang w:val="en-GB"/>
        </w:rPr>
        <w:t>http://tools.ietf.org/html/rfc2396</w:t>
      </w:r>
      <w:r w:rsidR="00C34977">
        <w:rPr>
          <w:rStyle w:val="affb"/>
          <w:rFonts w:cs="Arial"/>
          <w:lang w:val="en-GB"/>
        </w:rPr>
        <w:fldChar w:fldCharType="end"/>
      </w:r>
      <w:r w:rsidRPr="00E77497">
        <w:rPr>
          <w:rStyle w:val="apple-style-span"/>
          <w:rFonts w:cs="Arial"/>
        </w:rPr>
        <w:t>&gt;</w:t>
      </w:r>
    </w:p>
    <w:p w14:paraId="708C9441" w14:textId="77777777" w:rsidR="00E80769" w:rsidRPr="00E77497" w:rsidRDefault="00E80769" w:rsidP="008E06A3">
      <w:pPr>
        <w:pStyle w:val="Bibliography1"/>
        <w:jc w:val="left"/>
        <w:rPr>
          <w:rStyle w:val="apple-style-span"/>
          <w:szCs w:val="18"/>
        </w:rPr>
      </w:pPr>
      <w:r w:rsidRPr="00E77497">
        <w:rPr>
          <w:rStyle w:val="apple-style-span"/>
          <w:rFonts w:cs="Arial"/>
        </w:rPr>
        <w:t xml:space="preserve">RFC 3629 </w:t>
      </w:r>
      <w:del w:id="9304" w:author="Rev 14 Allen Wirfs-Brock" w:date="2013-01-13T15:33:00Z">
        <w:r w:rsidRPr="00E77497" w:rsidDel="008E06A3">
          <w:rPr>
            <w:rStyle w:val="apple-style-span"/>
            <w:rFonts w:cs="Arial"/>
          </w:rPr>
          <w:delText>"</w:delText>
        </w:r>
      </w:del>
      <w:ins w:id="9305" w:author="Rev 14 Allen Wirfs-Brock" w:date="2013-01-13T15:33:00Z">
        <w:r w:rsidR="008E06A3">
          <w:rPr>
            <w:rStyle w:val="apple-style-span"/>
            <w:rFonts w:cs="Arial"/>
          </w:rPr>
          <w:t>“</w:t>
        </w:r>
      </w:ins>
      <w:r w:rsidRPr="00E77497">
        <w:rPr>
          <w:rStyle w:val="apple-style-span"/>
          <w:rFonts w:cs="Arial"/>
        </w:rPr>
        <w:t>UTF-8, a transformation format of ISO 10646</w:t>
      </w:r>
      <w:del w:id="9306" w:author="Rev 14 Allen Wirfs-Brock" w:date="2013-01-13T15:34:00Z">
        <w:r w:rsidRPr="00E77497" w:rsidDel="008E06A3">
          <w:rPr>
            <w:rStyle w:val="apple-style-span"/>
            <w:rFonts w:cs="Arial"/>
          </w:rPr>
          <w:delText xml:space="preserve">", </w:delText>
        </w:r>
      </w:del>
      <w:ins w:id="9307" w:author="Rev 14 Allen Wirfs-Brock" w:date="2013-01-13T15:34:00Z">
        <w:r w:rsidR="008E06A3">
          <w:rPr>
            <w:rStyle w:val="apple-style-span"/>
            <w:rFonts w:cs="Arial"/>
          </w:rPr>
          <w:t>”</w:t>
        </w:r>
        <w:r w:rsidR="008E06A3" w:rsidRPr="00E77497">
          <w:rPr>
            <w:rStyle w:val="apple-style-span"/>
            <w:rFonts w:cs="Arial"/>
          </w:rPr>
          <w:t xml:space="preserve">, </w:t>
        </w:r>
      </w:ins>
      <w:r w:rsidRPr="00E77497">
        <w:rPr>
          <w:rStyle w:val="apple-style-span"/>
          <w:rFonts w:cs="Arial"/>
        </w:rPr>
        <w:t>available at &lt;</w:t>
      </w:r>
      <w:r w:rsidR="00C34977">
        <w:fldChar w:fldCharType="begin"/>
      </w:r>
      <w:r w:rsidR="00C34977">
        <w:instrText xml:space="preserve"> HYPERLINK "http://tools.ietf.org/html/rfc3629" </w:instrText>
      </w:r>
      <w:ins w:id="9308" w:author="Rev 18 Allen Wirfs-Brock" w:date="2013-09-05T09:47:00Z"/>
      <w:r w:rsidR="00C34977">
        <w:fldChar w:fldCharType="separate"/>
      </w:r>
      <w:r w:rsidRPr="00E77497">
        <w:rPr>
          <w:rStyle w:val="affb"/>
          <w:rFonts w:cs="Arial"/>
          <w:lang w:val="en-GB"/>
        </w:rPr>
        <w:t>http://tools.ietf.org/html/rfc3629</w:t>
      </w:r>
      <w:r w:rsidR="00C34977">
        <w:rPr>
          <w:rStyle w:val="affb"/>
          <w:rFonts w:cs="Arial"/>
          <w:lang w:val="en-GB"/>
        </w:rPr>
        <w:fldChar w:fldCharType="end"/>
      </w:r>
      <w:r w:rsidRPr="00E77497">
        <w:rPr>
          <w:rStyle w:val="apple-style-span"/>
          <w:rFonts w:cs="Arial"/>
        </w:rPr>
        <w:t>&gt;</w:t>
      </w:r>
    </w:p>
    <w:p w14:paraId="5C2066D7" w14:textId="77777777" w:rsidR="00990F07" w:rsidRPr="00145775" w:rsidRDefault="00E80769" w:rsidP="008E06A3">
      <w:pPr>
        <w:pStyle w:val="Bibliography1"/>
        <w:jc w:val="left"/>
        <w:rPr>
          <w:ins w:id="9309" w:author="Rev 14 Allen Wirfs-Brock" w:date="2013-01-13T15:31:00Z"/>
          <w:rStyle w:val="apple-style-span"/>
        </w:rPr>
      </w:pPr>
      <w:r w:rsidRPr="00E77497">
        <w:rPr>
          <w:rStyle w:val="apple-style-span"/>
          <w:rFonts w:cs="Arial"/>
        </w:rPr>
        <w:t xml:space="preserve">RFC 4627 </w:t>
      </w:r>
      <w:del w:id="9310" w:author="Rev 14 Allen Wirfs-Brock" w:date="2013-01-13T15:33:00Z">
        <w:r w:rsidRPr="00E77497" w:rsidDel="008E06A3">
          <w:rPr>
            <w:rStyle w:val="apple-style-span"/>
            <w:rFonts w:cs="Arial"/>
          </w:rPr>
          <w:delText>"</w:delText>
        </w:r>
      </w:del>
      <w:ins w:id="9311" w:author="Rev 14 Allen Wirfs-Brock" w:date="2013-01-13T15:33:00Z">
        <w:r w:rsidR="008E06A3">
          <w:rPr>
            <w:rStyle w:val="apple-style-span"/>
            <w:rFonts w:cs="Arial"/>
          </w:rPr>
          <w:t>“</w:t>
        </w:r>
      </w:ins>
      <w:r w:rsidRPr="00E77497">
        <w:rPr>
          <w:rStyle w:val="apple-style-span"/>
          <w:rFonts w:cs="Arial"/>
        </w:rPr>
        <w:t>The application/json Media Type for JavaScript Object</w:t>
      </w:r>
      <w:r w:rsidRPr="00E77497">
        <w:rPr>
          <w:rFonts w:cs="Arial"/>
        </w:rPr>
        <w:t xml:space="preserve"> </w:t>
      </w:r>
      <w:r w:rsidRPr="00E77497">
        <w:rPr>
          <w:rStyle w:val="apple-style-span"/>
          <w:rFonts w:cs="Arial"/>
        </w:rPr>
        <w:t>Notation (JSON</w:t>
      </w:r>
      <w:del w:id="9312" w:author="Rev 14 Allen Wirfs-Brock" w:date="2013-01-13T15:33:00Z">
        <w:r w:rsidRPr="00E77497" w:rsidDel="008E06A3">
          <w:rPr>
            <w:rStyle w:val="apple-style-span"/>
            <w:rFonts w:cs="Arial"/>
          </w:rPr>
          <w:delText xml:space="preserve">)" </w:delText>
        </w:r>
      </w:del>
      <w:ins w:id="9313" w:author="Rev 14 Allen Wirfs-Brock" w:date="2013-01-13T15:33:00Z">
        <w:r w:rsidR="008E06A3" w:rsidRPr="00E77497">
          <w:rPr>
            <w:rStyle w:val="apple-style-span"/>
            <w:rFonts w:cs="Arial"/>
          </w:rPr>
          <w:t>)</w:t>
        </w:r>
        <w:r w:rsidR="008E06A3">
          <w:rPr>
            <w:rStyle w:val="apple-style-span"/>
            <w:rFonts w:cs="Arial"/>
          </w:rPr>
          <w:t>”</w:t>
        </w:r>
        <w:r w:rsidR="008E06A3" w:rsidRPr="00E77497">
          <w:rPr>
            <w:rStyle w:val="apple-style-span"/>
            <w:rFonts w:cs="Arial"/>
          </w:rPr>
          <w:t xml:space="preserve"> </w:t>
        </w:r>
      </w:ins>
      <w:r w:rsidRPr="00E77497">
        <w:rPr>
          <w:rStyle w:val="apple-style-span"/>
          <w:rFonts w:cs="Arial"/>
        </w:rPr>
        <w:t>, available at &lt;</w:t>
      </w:r>
      <w:r w:rsidR="00C34977">
        <w:fldChar w:fldCharType="begin"/>
      </w:r>
      <w:r w:rsidR="00C34977">
        <w:instrText xml:space="preserve"> HYPERLINK "http://tools.ietf.org/html/rfc4627" </w:instrText>
      </w:r>
      <w:ins w:id="9314" w:author="Rev 18 Allen Wirfs-Brock" w:date="2013-09-05T09:47:00Z"/>
      <w:r w:rsidR="00C34977">
        <w:fldChar w:fldCharType="separate"/>
      </w:r>
      <w:r w:rsidRPr="00E77497">
        <w:rPr>
          <w:rStyle w:val="affb"/>
          <w:rFonts w:cs="Arial"/>
          <w:lang w:val="en-GB"/>
        </w:rPr>
        <w:t>http://tools.ietf.org/html/rfc4627</w:t>
      </w:r>
      <w:r w:rsidR="00C34977">
        <w:rPr>
          <w:rStyle w:val="affb"/>
          <w:rFonts w:cs="Arial"/>
          <w:lang w:val="en-GB"/>
        </w:rPr>
        <w:fldChar w:fldCharType="end"/>
      </w:r>
      <w:r w:rsidRPr="00E77497">
        <w:rPr>
          <w:rStyle w:val="apple-style-span"/>
          <w:rFonts w:cs="Arial"/>
        </w:rPr>
        <w:t>&gt;</w:t>
      </w:r>
    </w:p>
    <w:p w14:paraId="62162F3A" w14:textId="77777777" w:rsidR="008E06A3" w:rsidRPr="00E77497" w:rsidRDefault="008E06A3" w:rsidP="008E06A3">
      <w:pPr>
        <w:pStyle w:val="Bibliography1"/>
      </w:pPr>
      <w:ins w:id="9315" w:author="Rev 14 Allen Wirfs-Brock" w:date="2013-01-13T15:35:00Z">
        <w:r w:rsidRPr="00E77497">
          <w:t>Unicode Inc. (2010), Unicode Technical Report #15:</w:t>
        </w:r>
      </w:ins>
      <w:ins w:id="9316" w:author="Rev 14 Allen Wirfs-Brock" w:date="2013-01-13T15:32:00Z">
        <w:r w:rsidRPr="00145775">
          <w:t xml:space="preserve"> </w:t>
        </w:r>
      </w:ins>
      <w:ins w:id="9317" w:author="Rev 14 Allen Wirfs-Brock" w:date="2013-01-13T15:33:00Z">
        <w:r>
          <w:t>“</w:t>
        </w:r>
      </w:ins>
      <w:ins w:id="9318" w:author="Rev 14 Allen Wirfs-Brock" w:date="2013-01-13T15:32:00Z">
        <w:r w:rsidRPr="00145775">
          <w:t>Unicode Normalization Forms</w:t>
        </w:r>
      </w:ins>
      <w:ins w:id="9319" w:author="Rev 14 Allen Wirfs-Brock" w:date="2013-01-13T15:33:00Z">
        <w:r>
          <w:t>”</w:t>
        </w:r>
      </w:ins>
      <w:ins w:id="9320" w:author="Rev 14 Allen Wirfs-Brock" w:date="2013-01-13T15:32:00Z">
        <w:r>
          <w:t>, available at &lt;</w:t>
        </w:r>
      </w:ins>
      <w:ins w:id="9321" w:author="Rev 14 Allen Wirfs-Brock" w:date="2013-01-13T15:33:00Z">
        <w:r>
          <w:fldChar w:fldCharType="begin"/>
        </w:r>
        <w:r>
          <w:instrText xml:space="preserve"> HYPERLINK "http://www.unicode.org/reports/tr15/tr15-29.html" </w:instrText>
        </w:r>
      </w:ins>
      <w:ins w:id="9322" w:author="Rev 18 Allen Wirfs-Brock" w:date="2013-09-05T09:47:00Z"/>
      <w:ins w:id="9323" w:author="Rev 14 Allen Wirfs-Brock" w:date="2013-01-13T15:33:00Z">
        <w:r>
          <w:fldChar w:fldCharType="separate"/>
        </w:r>
        <w:r w:rsidRPr="008E06A3">
          <w:rPr>
            <w:rStyle w:val="affb"/>
            <w:lang w:val="en-GB"/>
          </w:rPr>
          <w:t>http://www.unicode.org/reports/tr15/tr15-29.html</w:t>
        </w:r>
        <w:r>
          <w:fldChar w:fldCharType="end"/>
        </w:r>
      </w:ins>
      <w:ins w:id="9324" w:author="Rev 14 Allen Wirfs-Brock" w:date="2013-01-13T15:32:00Z">
        <w:r>
          <w:t>&gt;</w:t>
        </w:r>
      </w:ins>
    </w:p>
    <w:p w14:paraId="081EBE35" w14:textId="77777777" w:rsidR="00990F07" w:rsidRPr="00E77497" w:rsidRDefault="0045371C" w:rsidP="00FC399E">
      <w:pPr>
        <w:pStyle w:val="Bibliography1"/>
        <w:numPr>
          <w:ilvl w:val="0"/>
          <w:numId w:val="0"/>
        </w:numPr>
        <w:tabs>
          <w:tab w:val="clear" w:pos="660"/>
          <w:tab w:val="left" w:pos="2760"/>
        </w:tabs>
        <w:ind w:left="660" w:hanging="660"/>
      </w:pPr>
      <w:ins w:id="9325" w:author="Rev 8 Allen Wirfs-Brock" w:date="2012-05-31T17:07:00Z">
        <w:r>
          <w:tab/>
        </w:r>
        <w:r>
          <w:tab/>
        </w:r>
      </w:ins>
    </w:p>
    <w:p w14:paraId="1E73AD94" w14:textId="77777777" w:rsidR="00D20EE3" w:rsidRPr="00E77497" w:rsidRDefault="00D20EE3" w:rsidP="0026283E"/>
    <w:p w14:paraId="56D6D4B1" w14:textId="77777777" w:rsidR="0026283E" w:rsidRPr="00E77497" w:rsidRDefault="0026283E" w:rsidP="0026283E">
      <w:pPr>
        <w:sectPr w:rsidR="0026283E" w:rsidRPr="00E77497" w:rsidSect="00B71909">
          <w:headerReference w:type="even" r:id="rId27"/>
          <w:headerReference w:type="default" r:id="rId28"/>
          <w:footerReference w:type="even" r:id="rId29"/>
          <w:footerReference w:type="default" r:id="rId30"/>
          <w:headerReference w:type="first" r:id="rId31"/>
          <w:footerReference w:type="first" r:id="rId32"/>
          <w:type w:val="oddPage"/>
          <w:pgSz w:w="11906" w:h="16838"/>
          <w:pgMar w:top="1702" w:right="737" w:bottom="567" w:left="850" w:header="709" w:footer="283" w:gutter="567"/>
          <w:pgNumType w:start="1"/>
          <w:cols w:space="720"/>
          <w:titlePg/>
          <w:docGrid w:linePitch="272"/>
        </w:sectPr>
      </w:pPr>
    </w:p>
    <w:p w14:paraId="0AAA608C" w14:textId="77777777" w:rsidR="0026283E" w:rsidRPr="00E77497" w:rsidRDefault="0026283E" w:rsidP="0026283E"/>
    <w:p w14:paraId="454690F5" w14:textId="77777777" w:rsidR="00A95C0C" w:rsidRDefault="00A95C0C" w:rsidP="00A95C0C">
      <w:pPr>
        <w:pStyle w:val="20"/>
      </w:pPr>
      <w:bookmarkStart w:id="9326" w:name="_Toc366142206"/>
      <w:r>
        <w:t>Binary Data</w:t>
      </w:r>
      <w:r w:rsidRPr="00E77497">
        <w:t xml:space="preserve"> Object</w:t>
      </w:r>
      <w:r>
        <w:t>s</w:t>
      </w:r>
      <w:bookmarkEnd w:id="9326"/>
    </w:p>
    <w:p w14:paraId="3F33E663" w14:textId="77777777" w:rsidR="00A95C0C" w:rsidRDefault="00A95C0C" w:rsidP="00A95C0C">
      <w:pPr>
        <w:pStyle w:val="30"/>
      </w:pPr>
      <w:bookmarkStart w:id="9327" w:name="_Toc366142207"/>
      <w:commentRangeStart w:id="9328"/>
      <w:r>
        <w:t>The BinaryData Module</w:t>
      </w:r>
      <w:bookmarkEnd w:id="9327"/>
    </w:p>
    <w:p w14:paraId="451A4692" w14:textId="77777777" w:rsidR="00A95C0C" w:rsidRDefault="00A95C0C" w:rsidP="00A95C0C">
      <w:pPr>
        <w:pStyle w:val="30"/>
      </w:pPr>
      <w:bookmarkStart w:id="9329" w:name="_Toc366142208"/>
      <w:r>
        <w:t>The BinaryData.Type Object</w:t>
      </w:r>
      <w:bookmarkEnd w:id="9329"/>
    </w:p>
    <w:p w14:paraId="1C122A61" w14:textId="77777777" w:rsidR="00A95C0C" w:rsidRDefault="00A95C0C" w:rsidP="00A95C0C">
      <w:pPr>
        <w:pStyle w:val="40"/>
      </w:pPr>
      <w:r>
        <w:t>BinaryData.</w:t>
      </w:r>
      <w:r w:rsidRPr="008E2885">
        <w:rPr>
          <w:i/>
        </w:rPr>
        <w:t>ScalarType</w:t>
      </w:r>
      <w:r>
        <w:t xml:space="preserve"> Type Instance Objects</w:t>
      </w:r>
    </w:p>
    <w:p w14:paraId="7FF08ED2" w14:textId="77777777" w:rsidR="00A95C0C" w:rsidRDefault="00A95C0C" w:rsidP="00A95C0C">
      <w:pPr>
        <w:pStyle w:val="30"/>
      </w:pPr>
      <w:bookmarkStart w:id="9330" w:name="_Toc366142209"/>
      <w:r>
        <w:t>The BinaryData.ArrayType Object</w:t>
      </w:r>
      <w:bookmarkEnd w:id="9330"/>
    </w:p>
    <w:p w14:paraId="4AA40859" w14:textId="77777777" w:rsidR="00A95C0C" w:rsidRDefault="00A95C0C" w:rsidP="00A95C0C">
      <w:pPr>
        <w:pStyle w:val="30"/>
        <w:rPr>
          <w:ins w:id="9331" w:author="Rev 18 Allen Wirfs-Brock" w:date="2013-09-04T18:28:00Z"/>
        </w:rPr>
      </w:pPr>
      <w:bookmarkStart w:id="9332" w:name="_Toc366142210"/>
      <w:r>
        <w:t>The BinaryData.StructType Object</w:t>
      </w:r>
      <w:commentRangeEnd w:id="9328"/>
      <w:r>
        <w:rPr>
          <w:rStyle w:val="af6"/>
          <w:b w:val="0"/>
        </w:rPr>
        <w:commentReference w:id="9328"/>
      </w:r>
      <w:bookmarkEnd w:id="9332"/>
    </w:p>
    <w:p w14:paraId="11E11421" w14:textId="77777777" w:rsidR="004B439B" w:rsidRPr="004B439B" w:rsidRDefault="004B439B" w:rsidP="004B439B">
      <w:pPr>
        <w:pPrChange w:id="9333" w:author="Rev 18 Allen Wirfs-Brock" w:date="2013-09-04T18:28:00Z">
          <w:pPr>
            <w:pStyle w:val="30"/>
          </w:pPr>
        </w:pPrChange>
      </w:pPr>
    </w:p>
    <w:p w14:paraId="02CDE8A5" w14:textId="77777777" w:rsidR="004B439B" w:rsidRDefault="004B439B" w:rsidP="004B439B">
      <w:pPr>
        <w:pStyle w:val="40"/>
        <w:numPr>
          <w:ilvl w:val="3"/>
          <w:numId w:val="1590"/>
        </w:numPr>
        <w:rPr>
          <w:ins w:id="9334" w:author="Rev 18 Allen Wirfs-Brock" w:date="2013-09-04T18:29:00Z"/>
        </w:rPr>
      </w:pPr>
      <w:ins w:id="9335" w:author="Rev 18 Allen Wirfs-Brock" w:date="2013-09-04T18:29:00Z">
        <w:r>
          <w:t>%</w:t>
        </w:r>
        <w:r w:rsidRPr="00573628">
          <w:t>TypedArray</w:t>
        </w:r>
        <w:r>
          <w:t>%</w:t>
        </w:r>
        <w:r w:rsidRPr="004B439B" w:rsidDel="0087063A">
          <w:rPr>
            <w:i/>
          </w:rPr>
          <w:t xml:space="preserve"> </w:t>
        </w:r>
        <w:commentRangeStart w:id="9336"/>
        <w:r>
          <w:t>( binary data stuff )</w:t>
        </w:r>
        <w:commentRangeEnd w:id="9336"/>
        <w:r>
          <w:rPr>
            <w:rStyle w:val="af6"/>
            <w:b w:val="0"/>
          </w:rPr>
          <w:commentReference w:id="9336"/>
        </w:r>
      </w:ins>
    </w:p>
    <w:p w14:paraId="3062AD53" w14:textId="77777777" w:rsidR="004B439B" w:rsidRPr="00CD495C" w:rsidRDefault="004B439B" w:rsidP="004B439B">
      <w:pPr>
        <w:pStyle w:val="af7"/>
        <w:pBdr>
          <w:top w:val="single" w:sz="4" w:space="1" w:color="auto"/>
          <w:left w:val="single" w:sz="4" w:space="4" w:color="auto"/>
          <w:bottom w:val="single" w:sz="4" w:space="1" w:color="auto"/>
          <w:right w:val="single" w:sz="4" w:space="4" w:color="auto"/>
        </w:pBdr>
        <w:shd w:val="clear" w:color="auto" w:fill="FFC000"/>
        <w:rPr>
          <w:ins w:id="9337" w:author="Rev 18 Allen Wirfs-Brock" w:date="2013-09-04T18:29:00Z"/>
          <w:sz w:val="28"/>
          <w:szCs w:val="28"/>
        </w:rPr>
      </w:pPr>
      <w:ins w:id="9338" w:author="Rev 18 Allen Wirfs-Brock" w:date="2013-09-04T18:29:00Z">
        <w:r>
          <w:rPr>
            <w:sz w:val="28"/>
            <w:szCs w:val="28"/>
          </w:rPr>
          <w:t xml:space="preserve">TODO: </w:t>
        </w:r>
        <w:r>
          <w:t>this is a place holder assuming that we may need to construct TypedArrays from binary data objects</w:t>
        </w:r>
        <w:r w:rsidRPr="00E9100E">
          <w:rPr>
            <w:sz w:val="28"/>
            <w:szCs w:val="28"/>
          </w:rPr>
          <w:t>.</w:t>
        </w:r>
      </w:ins>
    </w:p>
    <w:p w14:paraId="54A02983" w14:textId="77777777" w:rsidR="00A95C0C" w:rsidRPr="00E9100E" w:rsidRDefault="00A95C0C" w:rsidP="00A95C0C"/>
    <w:p w14:paraId="1F6567B3" w14:textId="77777777" w:rsidR="00A95C0C" w:rsidRDefault="00A95C0C">
      <w:pPr>
        <w:spacing w:after="0" w:line="240" w:lineRule="auto"/>
        <w:jc w:val="left"/>
        <w:rPr>
          <w:rFonts w:ascii="Times New Roman" w:hAnsi="Times New Roman"/>
          <w:lang w:val="en-US" w:eastAsia="en-US"/>
        </w:rPr>
      </w:pPr>
    </w:p>
    <w:sectPr w:rsidR="00A95C0C">
      <w:headerReference w:type="even" r:id="rId33"/>
      <w:headerReference w:type="default" r:id="rId34"/>
      <w:footerReference w:type="even" r:id="rId35"/>
      <w:footerReference w:type="default" r:id="rId36"/>
      <w:headerReference w:type="first" r:id="rId37"/>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46" w:author="Rev 10 Allen Wirfs-Brock" w:date="2013-08-28T12:26:00Z" w:initials="AWB10">
    <w:p w14:paraId="499A4C11" w14:textId="77777777" w:rsidR="00C37EEF" w:rsidRDefault="00C37EEF">
      <w:pPr>
        <w:pStyle w:val="af7"/>
      </w:pPr>
      <w:r>
        <w:rPr>
          <w:rStyle w:val="af6"/>
        </w:rPr>
        <w:annotationRef/>
      </w:r>
      <w:r>
        <w:t>This description probably need to be tweaked in light of new features such as class declarations and explicit exposure of the [[Prototype]] property</w:t>
      </w:r>
    </w:p>
  </w:comment>
  <w:comment w:id="328" w:author="Allen Wirfs-Brock" w:date="2013-08-28T12:26:00Z" w:initials="AW">
    <w:p w14:paraId="3F651473" w14:textId="77777777" w:rsidR="00C37EEF" w:rsidRDefault="00C37EEF">
      <w:pPr>
        <w:pStyle w:val="af7"/>
      </w:pPr>
      <w:r>
        <w:rPr>
          <w:rStyle w:val="af6"/>
        </w:rPr>
        <w:annotationRef/>
      </w:r>
      <w:r>
        <w:t>Perhaps this should be somewhere else.  Currently we don’t have a section that enumerates all the steps in loading and evaluating a program.</w:t>
      </w:r>
    </w:p>
  </w:comment>
  <w:comment w:id="378" w:author="Rev 12 Allen Wirfs-Brock" w:date="2013-08-28T12:26:00Z" w:initials="AWB12">
    <w:p w14:paraId="23CE4550" w14:textId="77777777" w:rsidR="00C37EEF" w:rsidRDefault="00C37EEF" w:rsidP="00000B9E">
      <w:pPr>
        <w:pStyle w:val="af7"/>
      </w:pPr>
      <w:r>
        <w:rPr>
          <w:rStyle w:val="af6"/>
        </w:rPr>
        <w:annotationRef/>
      </w:r>
      <w:r>
        <w:t>Need to decide what replaces this when CanPut goes away</w:t>
      </w:r>
    </w:p>
  </w:comment>
  <w:comment w:id="377" w:author="Rev 12 Allen Wirfs-Brock" w:date="2013-08-28T12:26:00Z" w:initials="AWB12">
    <w:p w14:paraId="3B45D71E" w14:textId="77777777" w:rsidR="00C37EEF" w:rsidRDefault="00C37EEF" w:rsidP="00000B9E">
      <w:pPr>
        <w:pStyle w:val="af7"/>
      </w:pPr>
      <w:r>
        <w:rPr>
          <w:rStyle w:val="af6"/>
        </w:rPr>
        <w:annotationRef/>
      </w:r>
      <w:r>
        <w:t>These are placeholders based upon the proxy trap invariants. We need to provide new versions for all the essential internal methods.</w:t>
      </w:r>
    </w:p>
  </w:comment>
  <w:comment w:id="379" w:author="Rev 12 Allen Wirfs-Brock" w:date="2013-08-28T12:26:00Z" w:initials="AWB12">
    <w:p w14:paraId="015A7790" w14:textId="77777777" w:rsidR="00C37EEF" w:rsidRDefault="00C37EEF" w:rsidP="00000B9E">
      <w:pPr>
        <w:pStyle w:val="af7"/>
      </w:pPr>
      <w:r>
        <w:rPr>
          <w:rStyle w:val="af6"/>
        </w:rPr>
        <w:annotationRef/>
      </w:r>
      <w:r>
        <w:t xml:space="preserve">No longer true because of Proxies. </w:t>
      </w:r>
    </w:p>
  </w:comment>
  <w:comment w:id="382" w:author="Rev 16 Allen Wirfs-Brock" w:date="2013-08-28T12:26:00Z" w:initials="AWB16">
    <w:p w14:paraId="06A984BD" w14:textId="77777777" w:rsidR="00C37EEF" w:rsidRDefault="00C37EEF" w:rsidP="00000B9E">
      <w:pPr>
        <w:pStyle w:val="af7"/>
      </w:pPr>
      <w:r>
        <w:rPr>
          <w:rStyle w:val="af6"/>
        </w:rPr>
        <w:annotationRef/>
      </w:r>
      <w:r>
        <w:t>TODO  add all the other TypedArray view intrinsics</w:t>
      </w:r>
    </w:p>
  </w:comment>
  <w:comment w:id="383" w:author="Rev 12 Allen Wirfs-Brock" w:date="2013-08-28T12:26:00Z" w:initials="AWB12">
    <w:p w14:paraId="30560DB2" w14:textId="77777777" w:rsidR="00C37EEF" w:rsidRDefault="00C37EEF" w:rsidP="00000B9E">
      <w:pPr>
        <w:pStyle w:val="af7"/>
      </w:pPr>
      <w:r>
        <w:rPr>
          <w:rStyle w:val="af6"/>
        </w:rPr>
        <w:annotationRef/>
      </w:r>
      <w:r>
        <w:t xml:space="preserve">TODO more to comeTODO </w:t>
      </w:r>
    </w:p>
  </w:comment>
  <w:comment w:id="461" w:author="Rev 6 Allen Wirfs-Brock" w:date="2013-08-28T12:26:00Z" w:initials="AWB">
    <w:p w14:paraId="70582C20" w14:textId="77777777" w:rsidR="00C37EEF" w:rsidRDefault="00C37EEF" w:rsidP="003A4A57">
      <w:pPr>
        <w:pStyle w:val="af7"/>
      </w:pPr>
      <w:r>
        <w:rPr>
          <w:rStyle w:val="af6"/>
        </w:rPr>
        <w:annotationRef/>
      </w:r>
      <w:r>
        <w:t>This probably needs a D option argument, just like createMutableEnvironment</w:t>
      </w:r>
    </w:p>
  </w:comment>
  <w:comment w:id="463" w:author="Rev 6 Allen Wirfs-Brock" w:date="2013-08-28T12:26:00Z" w:initials="AWB">
    <w:p w14:paraId="01A1CCF7" w14:textId="77777777" w:rsidR="00C37EEF" w:rsidRDefault="00C37EEF" w:rsidP="003A4A57">
      <w:pPr>
        <w:pStyle w:val="af7"/>
      </w:pPr>
      <w:r>
        <w:rPr>
          <w:rStyle w:val="af6"/>
        </w:rPr>
        <w:annotationRef/>
      </w:r>
      <w:r>
        <w:t>This probably needs a D option argument, just like createMutableEnvironment</w:t>
      </w:r>
    </w:p>
  </w:comment>
  <w:comment w:id="467" w:author="Rev 6 Allen Wirfs-Brock" w:date="2013-08-28T12:26:00Z" w:initials="AWB">
    <w:p w14:paraId="3740C8DE" w14:textId="77777777" w:rsidR="00C37EEF" w:rsidRDefault="00C37EEF" w:rsidP="003A4A57">
      <w:pPr>
        <w:pStyle w:val="af7"/>
      </w:pPr>
      <w:r>
        <w:rPr>
          <w:rStyle w:val="af6"/>
        </w:rPr>
        <w:annotationRef/>
      </w:r>
      <w:r>
        <w:t>This probably needs a D option argument, just like createMutableEnvironment</w:t>
      </w:r>
    </w:p>
  </w:comment>
  <w:comment w:id="468" w:author="Rev 11 Allen Wirfs-Brock" w:date="2013-08-28T12:26:00Z" w:initials="AWB11">
    <w:p w14:paraId="4B66BBC6" w14:textId="77777777" w:rsidR="00C37EEF" w:rsidRDefault="00C37EEF" w:rsidP="003A4A57">
      <w:pPr>
        <w:pStyle w:val="af7"/>
      </w:pPr>
      <w:r>
        <w:rPr>
          <w:rStyle w:val="af6"/>
        </w:rPr>
        <w:annotationRef/>
      </w:r>
      <w:r>
        <w:t>Carry over from ES5, but perhaps unnecessary</w:t>
      </w:r>
    </w:p>
  </w:comment>
  <w:comment w:id="474" w:author="Rev 8 Allen Wirfs-Brock" w:date="2013-08-28T12:26:00Z" w:initials="AWB8">
    <w:p w14:paraId="3F3E790A" w14:textId="77777777" w:rsidR="00C37EEF" w:rsidRDefault="00C37EEF" w:rsidP="003A4A57">
      <w:pPr>
        <w:pStyle w:val="af7"/>
      </w:pPr>
      <w:r>
        <w:rPr>
          <w:rStyle w:val="af6"/>
        </w:rPr>
        <w:annotationRef/>
      </w:r>
      <w:r>
        <w:t>Other possible terms that  have been discussed are “Home” and “Island”.  We still need to get final agreement on terminology.</w:t>
      </w:r>
    </w:p>
  </w:comment>
  <w:comment w:id="477" w:author="Rev 13 Allen Wirfs-Brock" w:date="2013-08-28T12:26:00Z" w:initials="AWB13">
    <w:p w14:paraId="5AB653DE" w14:textId="77777777" w:rsidR="00C37EEF" w:rsidRDefault="00C37EEF" w:rsidP="003A4A57">
      <w:pPr>
        <w:pStyle w:val="af7"/>
      </w:pPr>
      <w:r>
        <w:rPr>
          <w:rStyle w:val="af6"/>
        </w:rPr>
        <w:annotationRef/>
      </w:r>
      <w:r>
        <w:t>This is where we should list all the per realm intrinsics that don</w:t>
      </w:r>
    </w:p>
    <w:p w14:paraId="1FBC4052" w14:textId="77777777" w:rsidR="00C37EEF" w:rsidRDefault="00C37EEF" w:rsidP="003A4A57">
      <w:pPr>
        <w:pStyle w:val="af7"/>
      </w:pPr>
      <w:r>
        <w:t>T have %names%</w:t>
      </w:r>
    </w:p>
  </w:comment>
  <w:comment w:id="531" w:author="Rev 6 Allen Wirfs-Brock" w:date="2013-08-28T12:26:00Z" w:initials="AWB6">
    <w:p w14:paraId="13FC4702" w14:textId="77777777" w:rsidR="00C37EEF" w:rsidRDefault="00C37EEF" w:rsidP="005D37A2">
      <w:pPr>
        <w:pStyle w:val="af7"/>
      </w:pPr>
      <w:r>
        <w:rPr>
          <w:rStyle w:val="af6"/>
        </w:rPr>
        <w:annotationRef/>
      </w:r>
      <w:r>
        <w:t>TODO: Finish this up, and turn it into iterator definition include a next method.</w:t>
      </w:r>
    </w:p>
    <w:p w14:paraId="503CDA90" w14:textId="77777777" w:rsidR="00C37EEF" w:rsidRDefault="00C37EEF" w:rsidP="005D37A2">
      <w:pPr>
        <w:pStyle w:val="af7"/>
      </w:pPr>
    </w:p>
    <w:p w14:paraId="4999A10D" w14:textId="77777777" w:rsidR="00C37EEF" w:rsidRDefault="00C37EEF" w:rsidP="005D37A2">
      <w:pPr>
        <w:pStyle w:val="af7"/>
      </w:pPr>
      <w:r>
        <w:t xml:space="preserve">The algorithm is also confused about [[Enumerate]] called on proto returning a list or Iterator. See </w:t>
      </w:r>
      <w:hyperlink r:id="rId1" w:history="1">
        <w:r w:rsidRPr="006F659B">
          <w:rPr>
            <w:rStyle w:val="affb"/>
            <w:lang w:val="en-GB"/>
          </w:rPr>
          <w:t>https://bugs.ecmascript.org/show_bug.cgi?id=944</w:t>
        </w:r>
      </w:hyperlink>
      <w:r>
        <w:t xml:space="preserve"> </w:t>
      </w:r>
    </w:p>
  </w:comment>
  <w:comment w:id="533" w:author="Rev 13 Allen Wirfs-Brock" w:date="2013-08-28T12:26:00Z" w:initials="AWB13">
    <w:p w14:paraId="25C4484A" w14:textId="77777777" w:rsidR="00C37EEF" w:rsidRDefault="00C37EEF" w:rsidP="005D37A2">
      <w:pPr>
        <w:pStyle w:val="af7"/>
      </w:pPr>
      <w:r>
        <w:rPr>
          <w:rStyle w:val="af6"/>
        </w:rPr>
        <w:annotationRef/>
      </w:r>
      <w:r>
        <w:t>TODO: need to define, returns an iterator object over the elements of an internal list.</w:t>
      </w:r>
    </w:p>
  </w:comment>
  <w:comment w:id="541" w:author="Rev 14 Allen Wirfs-Brock" w:date="2013-08-28T12:26:00Z" w:initials="AWB14">
    <w:p w14:paraId="76160D2E" w14:textId="77777777" w:rsidR="00C37EEF" w:rsidRDefault="00C37EEF" w:rsidP="005D37A2">
      <w:pPr>
        <w:pStyle w:val="af7"/>
      </w:pPr>
      <w:r>
        <w:rPr>
          <w:rStyle w:val="af6"/>
        </w:rPr>
        <w:annotationRef/>
      </w:r>
      <w:r>
        <w:t>At Jan 29, 2012 TC39 serveral peopled suggest that this fall back was unnecessary complexity and that it should this throw.  However, that means that a ordinary function whose __proto__ is set to undefined will throw if newed.  I’m not sure that is desirable. It’s a breaking change for the reality web.</w:t>
      </w:r>
    </w:p>
  </w:comment>
  <w:comment w:id="546" w:author="Rev 16 Allen Wirfs-Brock" w:date="2013-08-28T12:26:00Z" w:initials="AWB16">
    <w:p w14:paraId="470496CC" w14:textId="77777777" w:rsidR="00C37EEF" w:rsidRDefault="00C37EEF" w:rsidP="009553A4">
      <w:pPr>
        <w:pStyle w:val="af7"/>
      </w:pPr>
      <w:r>
        <w:rPr>
          <w:rStyle w:val="af6"/>
        </w:rPr>
        <w:annotationRef/>
      </w:r>
      <w:r>
        <w:t>Issure: should concise methods also not get an arguments object?</w:t>
      </w:r>
    </w:p>
  </w:comment>
  <w:comment w:id="556" w:author="Rev 14 Allen Wirfs-Brock" w:date="2013-08-28T12:26:00Z" w:initials="AWB14">
    <w:p w14:paraId="1619D7F8" w14:textId="77777777" w:rsidR="00C37EEF" w:rsidRDefault="00C37EEF" w:rsidP="005D37A2">
      <w:pPr>
        <w:pStyle w:val="af7"/>
      </w:pPr>
      <w:r>
        <w:rPr>
          <w:rStyle w:val="af6"/>
        </w:rPr>
        <w:annotationRef/>
      </w:r>
      <w:r>
        <w:t>Note that if [[Value]] is an object this sequence will call its valueoOf method twice. That seems undesirable, but it is the legacy behaviour going back to at least ES3</w:t>
      </w:r>
    </w:p>
  </w:comment>
  <w:comment w:id="557" w:author="Rev 14 Allen Wirfs-Brock" w:date="2013-08-28T12:26:00Z" w:initials="AWB14">
    <w:p w14:paraId="787EFFFC" w14:textId="77777777" w:rsidR="00C37EEF" w:rsidRDefault="00C37EEF" w:rsidP="005D37A2">
      <w:pPr>
        <w:pStyle w:val="af7"/>
      </w:pPr>
      <w:r>
        <w:rPr>
          <w:rStyle w:val="af6"/>
        </w:rPr>
        <w:annotationRef/>
      </w:r>
      <w:r>
        <w:t xml:space="preserve">See bug </w:t>
      </w:r>
      <w:hyperlink r:id="rId2" w:history="1">
        <w:r w:rsidRPr="004C4175">
          <w:rPr>
            <w:rStyle w:val="affb"/>
            <w:lang w:val="en-GB"/>
          </w:rPr>
          <w:t>https://bugs.ecmascript.org/show_bug.cgi?id=1200</w:t>
        </w:r>
      </w:hyperlink>
      <w:r>
        <w:t xml:space="preserve"> for why these two lines moved.</w:t>
      </w:r>
    </w:p>
  </w:comment>
  <w:comment w:id="563" w:author="Rev 12 Allen Wirfs-Brock" w:date="2013-08-28T12:26:00Z" w:initials="AWB12">
    <w:p w14:paraId="3B2F5DE9" w14:textId="77777777" w:rsidR="00C37EEF" w:rsidRDefault="00C37EEF" w:rsidP="005D37A2">
      <w:pPr>
        <w:pStyle w:val="af7"/>
      </w:pPr>
      <w:r>
        <w:rPr>
          <w:rStyle w:val="af6"/>
        </w:rPr>
        <w:annotationRef/>
      </w:r>
      <w:r>
        <w:t>TODO</w:t>
      </w:r>
    </w:p>
  </w:comment>
  <w:comment w:id="565" w:author="Rev 12 Allen Wirfs-Brock" w:date="2013-08-28T12:26:00Z" w:initials="AWB12">
    <w:p w14:paraId="233274C2" w14:textId="77777777" w:rsidR="00C37EEF" w:rsidRDefault="00C37EEF" w:rsidP="005D37A2">
      <w:pPr>
        <w:pStyle w:val="af7"/>
      </w:pPr>
      <w:r>
        <w:rPr>
          <w:rStyle w:val="af6"/>
        </w:rPr>
        <w:annotationRef/>
      </w:r>
      <w:r>
        <w:t>TODO</w:t>
      </w:r>
    </w:p>
  </w:comment>
  <w:comment w:id="566" w:author="Rev 13 Allen Wirfs-Brock" w:date="2013-08-28T12:26:00Z" w:initials="AWB13">
    <w:p w14:paraId="61B60A65" w14:textId="77777777" w:rsidR="00C37EEF" w:rsidRDefault="00C37EEF" w:rsidP="005D37A2">
      <w:pPr>
        <w:pStyle w:val="af7"/>
      </w:pPr>
      <w:r>
        <w:rPr>
          <w:rStyle w:val="af6"/>
        </w:rPr>
        <w:annotationRef/>
      </w:r>
      <w:r>
        <w:t>TODO</w:t>
      </w:r>
    </w:p>
  </w:comment>
  <w:comment w:id="573" w:author="Allen Wirfs-Brock rev2" w:date="2013-08-28T12:26:00Z" w:initials="AWB 2">
    <w:p w14:paraId="1FB9AF51" w14:textId="77777777" w:rsidR="00C37EEF" w:rsidRDefault="00C37EEF" w:rsidP="00836695">
      <w:pPr>
        <w:pStyle w:val="af7"/>
      </w:pPr>
      <w:r>
        <w:rPr>
          <w:rStyle w:val="af6"/>
        </w:rPr>
        <w:annotationRef/>
      </w:r>
      <w:r>
        <w:t>Additional modification to this text will probably be need to accout for the new declaration statements.</w:t>
      </w:r>
    </w:p>
  </w:comment>
  <w:comment w:id="575" w:author="Rev 13 Allen Wirfs-Brock" w:date="2013-08-28T12:26:00Z" w:initials="AWB13">
    <w:p w14:paraId="31877C1C" w14:textId="77777777" w:rsidR="00C37EEF" w:rsidRDefault="00C37EEF" w:rsidP="005D37A2">
      <w:pPr>
        <w:pStyle w:val="af7"/>
      </w:pPr>
      <w:r>
        <w:rPr>
          <w:rStyle w:val="af6"/>
        </w:rPr>
        <w:annotationRef/>
      </w:r>
      <w:r>
        <w:t>Issue:  does the TypedArray spec./WEbIDL specs require that such indexed properties show up using [[GetOwnProperty]], keys, etc?  If so, some more internal method over-rides will be needed.</w:t>
      </w:r>
    </w:p>
  </w:comment>
  <w:comment w:id="578" w:author="Rev 16 Allen Wirfs-Brock" w:date="2013-08-28T12:26:00Z" w:initials="AWB16">
    <w:p w14:paraId="35B1152A" w14:textId="77777777" w:rsidR="00C37EEF" w:rsidRDefault="00C37EEF" w:rsidP="005D37A2">
      <w:pPr>
        <w:pStyle w:val="af7"/>
      </w:pPr>
      <w:r>
        <w:rPr>
          <w:rStyle w:val="af6"/>
        </w:rPr>
        <w:annotationRef/>
      </w:r>
      <w:r>
        <w:t>TODO: need to formaize this.</w:t>
      </w:r>
    </w:p>
  </w:comment>
  <w:comment w:id="580" w:author="Rev 16 Allen Wirfs-Brock" w:date="2013-08-28T12:26:00Z" w:initials="AWB16">
    <w:p w14:paraId="6585C1AD" w14:textId="77777777" w:rsidR="00C37EEF" w:rsidRDefault="00C37EEF" w:rsidP="005D37A2">
      <w:pPr>
        <w:pStyle w:val="af7"/>
      </w:pPr>
      <w:r>
        <w:rPr>
          <w:rStyle w:val="af6"/>
        </w:rPr>
        <w:annotationRef/>
      </w:r>
      <w:r>
        <w:t>TODO: need to formaize this.</w:t>
      </w:r>
    </w:p>
  </w:comment>
  <w:comment w:id="581" w:author="Rev 16 Allen Wirfs-Brock" w:date="2013-08-28T12:26:00Z" w:initials="AWB16">
    <w:p w14:paraId="5763E662" w14:textId="77777777" w:rsidR="00C37EEF" w:rsidRDefault="00C37EEF" w:rsidP="005D37A2">
      <w:pPr>
        <w:pStyle w:val="af7"/>
      </w:pPr>
      <w:r>
        <w:rPr>
          <w:rStyle w:val="af6"/>
        </w:rPr>
        <w:annotationRef/>
      </w:r>
      <w:r>
        <w:t>TODO: need to formaize this.</w:t>
      </w:r>
    </w:p>
  </w:comment>
  <w:comment w:id="585" w:author="Rev 16 Allen Wirfs-Brock" w:date="2013-08-28T12:26:00Z" w:initials="AWB16">
    <w:p w14:paraId="2E8A23F4" w14:textId="77777777" w:rsidR="00C37EEF" w:rsidRDefault="00C37EEF" w:rsidP="005D37A2">
      <w:pPr>
        <w:pStyle w:val="af7"/>
      </w:pPr>
      <w:r>
        <w:rPr>
          <w:rStyle w:val="af6"/>
        </w:rPr>
        <w:annotationRef/>
      </w:r>
      <w:r>
        <w:t>TODO</w:t>
      </w:r>
    </w:p>
  </w:comment>
  <w:comment w:id="589" w:author="Rev 12 Allen Wirfs-Brock" w:date="2013-08-28T12:26:00Z" w:initials="AWB12">
    <w:p w14:paraId="04922621" w14:textId="77777777" w:rsidR="00C37EEF" w:rsidRDefault="00C37EEF" w:rsidP="005D37A2">
      <w:pPr>
        <w:pStyle w:val="af7"/>
      </w:pPr>
      <w:r>
        <w:rPr>
          <w:rStyle w:val="af6"/>
        </w:rPr>
        <w:annotationRef/>
      </w:r>
      <w:r>
        <w:t>TODO: need to talk about [[Call]] and [[Construct]] behaviour of chapter 15 native functions.</w:t>
      </w:r>
    </w:p>
  </w:comment>
  <w:comment w:id="590" w:author="Rev 16 Allen Wirfs-Brock" w:date="2013-08-28T12:26:00Z" w:initials="AWB16">
    <w:p w14:paraId="75CD7556" w14:textId="77777777" w:rsidR="00C37EEF" w:rsidRDefault="00C37EEF" w:rsidP="005D37A2">
      <w:pPr>
        <w:pStyle w:val="af7"/>
      </w:pPr>
      <w:r>
        <w:rPr>
          <w:rStyle w:val="af6"/>
        </w:rPr>
        <w:annotationRef/>
      </w:r>
      <w:r>
        <w:t>Perhaps this needs to be elaborated.</w:t>
      </w:r>
    </w:p>
  </w:comment>
  <w:comment w:id="598" w:author="Rev 12 Allen Wirfs-Brock" w:date="2013-08-28T12:26:00Z" w:initials="AWB12">
    <w:p w14:paraId="661B4AAB" w14:textId="77777777" w:rsidR="00C37EEF" w:rsidRDefault="00C37EEF" w:rsidP="005D37A2">
      <w:pPr>
        <w:pStyle w:val="af7"/>
      </w:pPr>
      <w:r>
        <w:rPr>
          <w:rStyle w:val="af6"/>
        </w:rPr>
        <w:annotationRef/>
      </w:r>
      <w:r>
        <w:t>Note the result descriptor defaults are set to the values in the targetDesc (if there is one) rather than the normal defaults.  This is a change from the wiki spec.</w:t>
      </w:r>
    </w:p>
  </w:comment>
  <w:comment w:id="599" w:author="Rev 12 Allen Wirfs-Brock" w:date="2013-08-28T12:26:00Z" w:initials="AWB12">
    <w:p w14:paraId="400C67A6" w14:textId="77777777" w:rsidR="00C37EEF" w:rsidRDefault="00C37EEF" w:rsidP="005D37A2">
      <w:pPr>
        <w:pStyle w:val="af7"/>
      </w:pPr>
      <w:r>
        <w:rPr>
          <w:rStyle w:val="af6"/>
        </w:rPr>
        <w:annotationRef/>
      </w:r>
      <w:r>
        <w:t>The resultDesc carries a reference to the original descriptor returned by the trap. A copy is not made and  missing attribute properties are not added to it.</w:t>
      </w:r>
    </w:p>
    <w:p w14:paraId="36F129DD" w14:textId="77777777" w:rsidR="00C37EEF" w:rsidRDefault="00C37EEF" w:rsidP="005D37A2">
      <w:pPr>
        <w:pStyle w:val="af7"/>
      </w:pPr>
    </w:p>
    <w:p w14:paraId="5CDFE5F7" w14:textId="77777777" w:rsidR="00C37EEF" w:rsidRDefault="00C37EEF" w:rsidP="005D37A2">
      <w:pPr>
        <w:pStyle w:val="af7"/>
      </w:pPr>
      <w:r>
        <w:t>This is a change from the wiki spec.</w:t>
      </w:r>
    </w:p>
  </w:comment>
  <w:comment w:id="607" w:author="Rev 12 Allen Wirfs-Brock" w:date="2013-08-28T12:26:00Z" w:initials="AWB12">
    <w:p w14:paraId="1486170A" w14:textId="77777777" w:rsidR="00C37EEF" w:rsidRDefault="00C37EEF" w:rsidP="005D37A2">
      <w:pPr>
        <w:pStyle w:val="af7"/>
      </w:pPr>
      <w:r>
        <w:rPr>
          <w:rStyle w:val="af6"/>
        </w:rPr>
        <w:annotationRef/>
      </w:r>
      <w:r>
        <w:t xml:space="preserve">TODO.  </w:t>
      </w:r>
    </w:p>
  </w:comment>
  <w:comment w:id="609" w:author="Rev 12 Allen Wirfs-Brock" w:date="2013-08-28T12:26:00Z" w:initials="AWB12">
    <w:p w14:paraId="772E9A18" w14:textId="77777777" w:rsidR="00C37EEF" w:rsidRDefault="00C37EEF" w:rsidP="005D37A2">
      <w:pPr>
        <w:pStyle w:val="af7"/>
      </w:pPr>
      <w:r>
        <w:rPr>
          <w:rStyle w:val="af6"/>
        </w:rPr>
        <w:annotationRef/>
      </w:r>
      <w:r>
        <w:t>TODO</w:t>
      </w:r>
    </w:p>
  </w:comment>
  <w:comment w:id="611" w:author="Rev 18 Allen Wirfs-Brock" w:date="2013-09-04T11:50:00Z" w:initials="AWB18">
    <w:p w14:paraId="51DA8527" w14:textId="77777777" w:rsidR="00C37EEF" w:rsidRDefault="00C37EEF">
      <w:pPr>
        <w:pStyle w:val="af7"/>
      </w:pPr>
      <w:r>
        <w:rPr>
          <w:rStyle w:val="af6"/>
        </w:rPr>
        <w:annotationRef/>
      </w:r>
      <w:r>
        <w:t>TODO Make sure this is implemented when instantiating a Proxy.</w:t>
      </w:r>
    </w:p>
  </w:comment>
  <w:comment w:id="641" w:author="Rev 17 Allen Wirfs-Brock" w:date="2013-08-28T12:26:00Z" w:initials="AWB17">
    <w:p w14:paraId="4732FB84" w14:textId="77777777" w:rsidR="00C37EEF" w:rsidRDefault="00C37EEF" w:rsidP="00836695">
      <w:pPr>
        <w:pStyle w:val="af7"/>
      </w:pPr>
      <w:r>
        <w:rPr>
          <w:rStyle w:val="af6"/>
        </w:rPr>
        <w:annotationRef/>
      </w:r>
      <w:r>
        <w:t xml:space="preserve">See </w:t>
      </w:r>
      <w:hyperlink r:id="rId3" w:anchor="consensusresolution" w:history="1">
        <w:r w:rsidRPr="00DB1519">
          <w:rPr>
            <w:rStyle w:val="affb"/>
            <w:lang w:val="en-GB"/>
          </w:rPr>
          <w:t>https://github.com/rwldrn/tc39-notes/blob/master/es6/2013-07/july-25.md#consensusresolution</w:t>
        </w:r>
      </w:hyperlink>
      <w:r>
        <w:t xml:space="preserve"> </w:t>
      </w:r>
    </w:p>
  </w:comment>
  <w:comment w:id="644" w:author="Rev 9 Allen Wirfs-Brock" w:date="2013-08-28T12:26:00Z" w:initials="AWB9">
    <w:p w14:paraId="09E7C256" w14:textId="77777777" w:rsidR="00C37EEF" w:rsidRDefault="00C37EEF">
      <w:pPr>
        <w:pStyle w:val="af7"/>
      </w:pPr>
      <w:r>
        <w:rPr>
          <w:rStyle w:val="af6"/>
        </w:rPr>
        <w:annotationRef/>
      </w:r>
      <w:r>
        <w:t>May need to also say something about TemplateSubstitution tail.  Also need to consider with there are any ASI issues concerning it.</w:t>
      </w:r>
    </w:p>
  </w:comment>
  <w:comment w:id="682" w:author="Rev 9 Allen Wirfs-Brock" w:date="2013-08-28T12:26:00Z" w:initials="AWB9">
    <w:p w14:paraId="1B170661" w14:textId="77777777" w:rsidR="00C37EEF" w:rsidRDefault="00C37EEF">
      <w:pPr>
        <w:pStyle w:val="af7"/>
      </w:pPr>
      <w:r>
        <w:rPr>
          <w:rStyle w:val="af6"/>
        </w:rPr>
        <w:annotationRef/>
      </w:r>
      <w:r>
        <w:t>Need to talk about line terminators in Templates</w:t>
      </w:r>
    </w:p>
  </w:comment>
  <w:comment w:id="747" w:author="Rev 9 Allen Wirfs-Brock" w:date="2013-08-28T12:26:00Z" w:initials="AWB9">
    <w:p w14:paraId="5D5C865C" w14:textId="77777777" w:rsidR="00C37EEF" w:rsidRDefault="00C37EEF">
      <w:pPr>
        <w:pStyle w:val="af7"/>
      </w:pPr>
      <w:r>
        <w:rPr>
          <w:rStyle w:val="af6"/>
        </w:rPr>
        <w:annotationRef/>
      </w:r>
      <w:r>
        <w:t>Norbert suggests chaning this to 5.1.0.  Would be really be better for “portablility”?</w:t>
      </w:r>
    </w:p>
  </w:comment>
  <w:comment w:id="764" w:author="Rev 8 Allen Wirfs-Brock" w:date="2013-08-28T12:26:00Z" w:initials="AWB8">
    <w:p w14:paraId="419B706E" w14:textId="77777777" w:rsidR="00C37EEF" w:rsidRDefault="00C37EEF">
      <w:pPr>
        <w:pStyle w:val="af7"/>
      </w:pPr>
      <w:r>
        <w:rPr>
          <w:rStyle w:val="af6"/>
        </w:rPr>
        <w:annotationRef/>
      </w:r>
      <w:r>
        <w:t>It isn’t clear that extends actually needs to be reserved.  It’s only usage is highly contextual.</w:t>
      </w:r>
    </w:p>
  </w:comment>
  <w:comment w:id="765" w:author="Rev 8 Allen Wirfs-Brock" w:date="2013-08-28T12:26:00Z" w:initials="AWB8">
    <w:p w14:paraId="03351337" w14:textId="77777777" w:rsidR="00C37EEF" w:rsidRDefault="00C37EEF">
      <w:pPr>
        <w:pStyle w:val="af7"/>
      </w:pPr>
      <w:r>
        <w:rPr>
          <w:rStyle w:val="af6"/>
        </w:rPr>
        <w:annotationRef/>
      </w:r>
      <w:r>
        <w:t>Move to keywords</w:t>
      </w:r>
    </w:p>
  </w:comment>
  <w:comment w:id="867" w:author="Rev 7 Allen Wirfs-Brock" w:date="2013-08-28T12:26:00Z" w:initials="AWB7">
    <w:p w14:paraId="262EE3FF" w14:textId="77777777" w:rsidR="00C37EEF" w:rsidRDefault="00C37EEF" w:rsidP="007648B6">
      <w:pPr>
        <w:pStyle w:val="af7"/>
      </w:pPr>
      <w:r>
        <w:rPr>
          <w:rStyle w:val="af6"/>
        </w:rPr>
        <w:annotationRef/>
      </w:r>
      <w:r>
        <w:t>From March 29 meeting notes:  Hex floating point literals:</w:t>
      </w:r>
    </w:p>
    <w:p w14:paraId="6FED7E42" w14:textId="77777777" w:rsidR="00C37EEF" w:rsidRDefault="00C37EEF" w:rsidP="007648B6">
      <w:pPr>
        <w:pStyle w:val="af7"/>
      </w:pPr>
      <w:r>
        <w:t>Waldemar:  Other languages include these things.  They're rarely used</w:t>
      </w:r>
    </w:p>
    <w:p w14:paraId="0511ABE8" w14:textId="77777777" w:rsidR="00C37EEF" w:rsidRDefault="00C37EEF" w:rsidP="007648B6">
      <w:pPr>
        <w:pStyle w:val="af7"/>
      </w:pPr>
      <w:r>
        <w:t>but when you want one, you really want one.  Use cases are similar to</w:t>
      </w:r>
    </w:p>
    <w:p w14:paraId="11FC9590" w14:textId="77777777" w:rsidR="00C37EEF" w:rsidRDefault="00C37EEF" w:rsidP="007648B6">
      <w:pPr>
        <w:pStyle w:val="af7"/>
      </w:pPr>
      <w:r>
        <w:t>that of hex literals.</w:t>
      </w:r>
    </w:p>
    <w:p w14:paraId="22026438" w14:textId="77777777" w:rsidR="00C37EEF" w:rsidRDefault="00C37EEF" w:rsidP="007648B6">
      <w:pPr>
        <w:pStyle w:val="af7"/>
      </w:pPr>
      <w:r>
        <w:t>Will explore adding them.</w:t>
      </w:r>
    </w:p>
    <w:p w14:paraId="50CB86F1" w14:textId="77777777" w:rsidR="00C37EEF" w:rsidRDefault="00C37EEF" w:rsidP="007648B6">
      <w:pPr>
        <w:pStyle w:val="af7"/>
      </w:pPr>
      <w:r>
        <w:t>MarkM:  0x3.p1 currently evaluates to undefined.  This would be a</w:t>
      </w:r>
    </w:p>
    <w:p w14:paraId="2B04BA26" w14:textId="77777777" w:rsidR="00C37EEF" w:rsidRDefault="00C37EEF" w:rsidP="007648B6">
      <w:pPr>
        <w:pStyle w:val="af7"/>
      </w:pPr>
      <w:r>
        <w:t>breaking change.</w:t>
      </w:r>
    </w:p>
    <w:p w14:paraId="6F65FB2D" w14:textId="77777777" w:rsidR="00C37EEF" w:rsidRDefault="00C37EEF" w:rsidP="007648B6">
      <w:pPr>
        <w:pStyle w:val="af7"/>
      </w:pPr>
      <w:r>
        <w:t>Waldemar:  Not clear anyone would notice.  How did other languages</w:t>
      </w:r>
    </w:p>
    <w:p w14:paraId="3661D01B" w14:textId="77777777" w:rsidR="00C37EEF" w:rsidRDefault="00C37EEF" w:rsidP="007648B6">
      <w:pPr>
        <w:pStyle w:val="af7"/>
      </w:pPr>
      <w:r>
        <w:t>deal with this?</w:t>
      </w:r>
    </w:p>
  </w:comment>
  <w:comment w:id="868" w:author="Rev 7 Allen Wirfs-Brock" w:date="2013-08-28T12:26:00Z" w:initials="AWB7">
    <w:p w14:paraId="61795EDE" w14:textId="77777777" w:rsidR="00C37EEF" w:rsidRDefault="00C37EEF">
      <w:pPr>
        <w:pStyle w:val="af7"/>
      </w:pPr>
      <w:r>
        <w:rPr>
          <w:rStyle w:val="af6"/>
        </w:rPr>
        <w:annotationRef/>
      </w:r>
      <w:r>
        <w:t>The various Digit productions could be refactored to have less redundency</w:t>
      </w:r>
    </w:p>
  </w:comment>
  <w:comment w:id="1118" w:author="Rev 18 Allen Wirfs-Brock" w:date="2013-08-30T15:09:00Z" w:initials="AWB18">
    <w:p w14:paraId="08395A4C" w14:textId="77777777" w:rsidR="00C37EEF" w:rsidRDefault="00C37EEF" w:rsidP="00831B9D">
      <w:pPr>
        <w:pStyle w:val="af7"/>
      </w:pPr>
      <w:r>
        <w:rPr>
          <w:rStyle w:val="af6"/>
        </w:rPr>
        <w:annotationRef/>
      </w:r>
      <w:r>
        <w:t>Need to make a x-ref</w:t>
      </w:r>
    </w:p>
  </w:comment>
  <w:comment w:id="1138" w:author="Rev 9 Allen Wirfs-Brock" w:date="2013-08-28T12:26:00Z" w:initials="AWB9">
    <w:p w14:paraId="1B49BB73" w14:textId="77777777" w:rsidR="00C37EEF" w:rsidRDefault="00C37EEF">
      <w:pPr>
        <w:pStyle w:val="af7"/>
      </w:pPr>
      <w:r>
        <w:rPr>
          <w:rStyle w:val="af6"/>
        </w:rPr>
        <w:annotationRef/>
      </w:r>
      <w:r>
        <w:t>Note that the original proposal allowed $IdentifierName to be used as a substitution without { } around the name.</w:t>
      </w:r>
    </w:p>
    <w:p w14:paraId="76A8FA33" w14:textId="77777777" w:rsidR="00C37EEF" w:rsidRDefault="00C37EEF">
      <w:pPr>
        <w:pStyle w:val="af7"/>
      </w:pPr>
    </w:p>
    <w:p w14:paraId="4B93650C" w14:textId="77777777" w:rsidR="00C37EEF" w:rsidRDefault="00C37EEF">
      <w:pPr>
        <w:pStyle w:val="af7"/>
      </w:pPr>
      <w:r>
        <w:t xml:space="preserve">Line terminations charcters are simply handled as literal SouceCharacters.  I find this troublesome.  Shouldn’t we have some sort of normalizations of line terminators.  Otherwise, the actual characters in a multi-line template are at the mercy of the authors editor/OS.  </w:t>
      </w:r>
    </w:p>
  </w:comment>
  <w:comment w:id="2706" w:author="Rev 8 Allen Wirfs-Brock" w:date="2013-08-28T12:26:00Z" w:initials="AWB8">
    <w:p w14:paraId="70985433" w14:textId="77777777" w:rsidR="00C37EEF" w:rsidRDefault="00C37EEF">
      <w:pPr>
        <w:pStyle w:val="af7"/>
      </w:pPr>
      <w:r>
        <w:rPr>
          <w:rStyle w:val="af6"/>
        </w:rPr>
        <w:annotationRef/>
      </w:r>
      <w:r>
        <w:t>It may make sense to define some of the static semantic rules related static name resolution</w:t>
      </w:r>
    </w:p>
  </w:comment>
  <w:comment w:id="2755" w:author="Allen Wirfs-Brock" w:date="2013-08-28T12:26:00Z" w:initials="AW">
    <w:p w14:paraId="1EE31660" w14:textId="77777777" w:rsidR="00C37EEF" w:rsidRDefault="00C37EEF" w:rsidP="006A2DB4">
      <w:pPr>
        <w:pStyle w:val="af7"/>
      </w:pPr>
      <w:r>
        <w:rPr>
          <w:rStyle w:val="af6"/>
        </w:rPr>
        <w:annotationRef/>
      </w:r>
      <w:r>
        <w:t>Note that the value the spread operator is applied to is coerced to an Object.</w:t>
      </w:r>
    </w:p>
  </w:comment>
  <w:comment w:id="2756" w:author="Allen Wirfs-Brock" w:date="2013-08-28T12:26:00Z" w:initials="AW">
    <w:p w14:paraId="08DE1F72" w14:textId="77777777" w:rsidR="00C37EEF" w:rsidRDefault="00C37EEF" w:rsidP="006A2DB4">
      <w:pPr>
        <w:pStyle w:val="af7"/>
      </w:pPr>
      <w:r>
        <w:rPr>
          <w:rStyle w:val="af6"/>
        </w:rPr>
        <w:annotationRef/>
      </w:r>
      <w:r>
        <w:t>Note that indices wrap.  For example consider:</w:t>
      </w:r>
    </w:p>
    <w:p w14:paraId="4C68FF3A" w14:textId="77777777" w:rsidR="00C37EEF" w:rsidRDefault="00C37EEF" w:rsidP="006A2DB4">
      <w:pPr>
        <w:pStyle w:val="af7"/>
      </w:pPr>
    </w:p>
    <w:p w14:paraId="7314315A" w14:textId="77777777" w:rsidR="00C37EEF" w:rsidRDefault="00C37EEF" w:rsidP="006A2DB4">
      <w:pPr>
        <w:pStyle w:val="af7"/>
      </w:pPr>
      <w:r>
        <w:t>[,,,,,, …{</w:t>
      </w:r>
      <w:r w:rsidRPr="009356F9">
        <w:rPr>
          <w:rFonts w:eastAsia="Times New Roman"/>
        </w:rPr>
        <w:t xml:space="preserve"> </w:t>
      </w:r>
      <w:r>
        <w:rPr>
          <w:rFonts w:eastAsia="Times New Roman"/>
        </w:rPr>
        <w:t xml:space="preserve">4294967293: “x”, </w:t>
      </w:r>
      <w:r>
        <w:t>length: Math.pow(2,32)-2}]</w:t>
      </w:r>
    </w:p>
  </w:comment>
  <w:comment w:id="2814" w:author="Rev 8 Allen Wirfs-Brock" w:date="2013-08-28T12:26:00Z" w:initials="AWB8">
    <w:p w14:paraId="68B64F5D" w14:textId="77777777" w:rsidR="00C37EEF" w:rsidRDefault="00C37EEF">
      <w:pPr>
        <w:pStyle w:val="af7"/>
      </w:pPr>
      <w:r>
        <w:rPr>
          <w:rStyle w:val="af6"/>
        </w:rPr>
        <w:annotationRef/>
      </w:r>
      <w:r>
        <w:t>The currently prevailing position in TC39 is that use of super should not be allowed in object literals. This restriction is arbitrary in the sense that the runtime semantics would work.</w:t>
      </w:r>
    </w:p>
  </w:comment>
  <w:comment w:id="2815" w:author="Rev 10 Allen Wirfs-Brock" w:date="2013-08-28T12:26:00Z" w:initials="AWB10">
    <w:p w14:paraId="350FA4C9" w14:textId="77777777" w:rsidR="00C37EEF" w:rsidRDefault="00C37EEF">
      <w:pPr>
        <w:pStyle w:val="af7"/>
      </w:pPr>
      <w:r>
        <w:rPr>
          <w:rStyle w:val="af6"/>
        </w:rPr>
        <w:annotationRef/>
      </w:r>
      <w:r>
        <w:t xml:space="preserve">Issue:  static semantic rules probably should call ToString (a runtime operation). </w:t>
      </w:r>
    </w:p>
  </w:comment>
  <w:comment w:id="2869" w:author="Rev 8 Allen Wirfs-Brock" w:date="2013-08-28T12:26:00Z" w:initials="AWB8">
    <w:p w14:paraId="3431927B" w14:textId="77777777" w:rsidR="00C37EEF" w:rsidRDefault="00C37EEF" w:rsidP="00607728">
      <w:pPr>
        <w:pStyle w:val="af7"/>
      </w:pPr>
      <w:r>
        <w:rPr>
          <w:rStyle w:val="af6"/>
        </w:rPr>
        <w:annotationRef/>
      </w:r>
      <w:r>
        <w:t>Should convert to a multistep algorithm and breakout a static semantic rule for the early error</w:t>
      </w:r>
    </w:p>
  </w:comment>
  <w:comment w:id="2871" w:author="Rev 9 Allen Wirfs-Brock" w:date="2013-08-28T12:26:00Z" w:initials="AWB9">
    <w:p w14:paraId="6CCD3BE4" w14:textId="77777777" w:rsidR="00C37EEF" w:rsidRDefault="00C37EEF">
      <w:pPr>
        <w:pStyle w:val="af7"/>
      </w:pPr>
      <w:r>
        <w:rPr>
          <w:rStyle w:val="af6"/>
        </w:rPr>
        <w:annotationRef/>
      </w:r>
      <w:r>
        <w:t>Note that the conversion semantics are like Stirng.prototype.concat rather than the + operator.</w:t>
      </w:r>
    </w:p>
  </w:comment>
  <w:comment w:id="2872" w:author="Rev 9 Allen Wirfs-Brock" w:date="2013-08-28T12:26:00Z" w:initials="AWB9">
    <w:p w14:paraId="187F9769" w14:textId="77777777" w:rsidR="00C37EEF" w:rsidRDefault="00C37EEF" w:rsidP="00810454">
      <w:pPr>
        <w:pStyle w:val="af7"/>
      </w:pPr>
      <w:r>
        <w:rPr>
          <w:rStyle w:val="af6"/>
        </w:rPr>
        <w:annotationRef/>
      </w:r>
      <w:r>
        <w:t>Note that the conversion semantics are like Stirng.prototype.concat rather than the + operator.</w:t>
      </w:r>
    </w:p>
  </w:comment>
  <w:comment w:id="2873" w:author="Rev 9 Allen Wirfs-Brock" w:date="2013-08-28T12:26:00Z" w:initials="AWB9">
    <w:p w14:paraId="71E05B1A" w14:textId="77777777" w:rsidR="00C37EEF" w:rsidRDefault="00C37EEF" w:rsidP="00810454">
      <w:pPr>
        <w:pStyle w:val="af7"/>
      </w:pPr>
      <w:r>
        <w:rPr>
          <w:rStyle w:val="af6"/>
        </w:rPr>
        <w:annotationRef/>
      </w:r>
      <w:r>
        <w:t>Note that the conversion semantics are like Stirng.prototype.concat rather than the + operator.</w:t>
      </w:r>
    </w:p>
  </w:comment>
  <w:comment w:id="2948" w:author="Rev 10 Allen Wirfs-Brock" w:date="2013-08-28T12:26:00Z" w:initials="AWB10">
    <w:p w14:paraId="4713EAFB" w14:textId="77777777" w:rsidR="00C37EEF" w:rsidRDefault="00C37EEF" w:rsidP="007954BD">
      <w:pPr>
        <w:pStyle w:val="af7"/>
      </w:pPr>
      <w:r>
        <w:rPr>
          <w:rStyle w:val="af6"/>
        </w:rPr>
        <w:annotationRef/>
      </w:r>
      <w:r>
        <w:t>These are false, because we disallow host functions returning reference values.</w:t>
      </w:r>
    </w:p>
  </w:comment>
  <w:comment w:id="2981" w:author="Rev 9 Allen Wirfs-Brock" w:date="2013-08-28T12:26:00Z" w:initials="AWB9">
    <w:p w14:paraId="622A86CF" w14:textId="77777777" w:rsidR="00C37EEF" w:rsidRDefault="00C37EEF">
      <w:pPr>
        <w:pStyle w:val="af7"/>
      </w:pPr>
      <w:r>
        <w:rPr>
          <w:rStyle w:val="af6"/>
        </w:rPr>
        <w:annotationRef/>
      </w:r>
      <w:r>
        <w:t xml:space="preserve">TODO probably need to do something about new operators in tail position. </w:t>
      </w:r>
    </w:p>
  </w:comment>
  <w:comment w:id="3007" w:author="Rev 7 Allen Wirfs-Brock" w:date="2013-08-28T12:26:00Z" w:initials="AWB7">
    <w:p w14:paraId="1482950F" w14:textId="77777777" w:rsidR="00C37EEF" w:rsidRDefault="00C37EEF">
      <w:pPr>
        <w:pStyle w:val="af7"/>
      </w:pPr>
      <w:r>
        <w:rPr>
          <w:rStyle w:val="af6"/>
        </w:rPr>
        <w:annotationRef/>
      </w:r>
      <w:r>
        <w:t>TODO: tail calls.</w:t>
      </w:r>
    </w:p>
    <w:p w14:paraId="709D1C77" w14:textId="77777777" w:rsidR="00C37EEF" w:rsidRDefault="00C37EEF">
      <w:pPr>
        <w:pStyle w:val="af7"/>
      </w:pPr>
    </w:p>
    <w:p w14:paraId="5659EE06" w14:textId="77777777" w:rsidR="00C37EEF" w:rsidRDefault="00C37EEF">
      <w:pPr>
        <w:pStyle w:val="af7"/>
      </w:pPr>
      <w:r>
        <w:t xml:space="preserve">Jan 19 meeting notes: </w:t>
      </w:r>
      <w:r>
        <w:rPr>
          <w:rFonts w:ascii="Helvetica" w:hAnsi="Helvetica" w:cs="Helvetica"/>
          <w:sz w:val="24"/>
          <w:szCs w:val="24"/>
          <w:lang w:val="en-US" w:eastAsia="en-US"/>
        </w:rPr>
        <w:t>Tentative decision is to support tail calls in strict mode only.</w:t>
      </w:r>
    </w:p>
  </w:comment>
  <w:comment w:id="3009" w:author="Rev 15 Allen Wirfs-Brock" w:date="2013-08-28T12:26:00Z" w:initials="AWB15">
    <w:p w14:paraId="530D527E" w14:textId="77777777" w:rsidR="00C37EEF" w:rsidRDefault="00C37EEF" w:rsidP="007262AE">
      <w:pPr>
        <w:pStyle w:val="af7"/>
      </w:pPr>
      <w:r>
        <w:rPr>
          <w:rStyle w:val="af6"/>
        </w:rPr>
        <w:annotationRef/>
      </w:r>
      <w:r>
        <w:t>Explict property references are handled as method calls.</w:t>
      </w:r>
    </w:p>
  </w:comment>
  <w:comment w:id="3010" w:author="Rev 15 Allen Wirfs-Brock" w:date="2013-08-28T12:26:00Z" w:initials="AWB15">
    <w:p w14:paraId="41227E58" w14:textId="77777777" w:rsidR="00C37EEF" w:rsidRDefault="00C37EEF" w:rsidP="007262AE">
      <w:pPr>
        <w:pStyle w:val="af7"/>
      </w:pPr>
      <w:r>
        <w:rPr>
          <w:rStyle w:val="af6"/>
        </w:rPr>
        <w:annotationRef/>
      </w:r>
      <w:r>
        <w:t>Implicit property references (via a with binding or global object binding) are also handled as method calls.</w:t>
      </w:r>
    </w:p>
  </w:comment>
  <w:comment w:id="3018" w:author="Rev 15 Allen Wirfs-Brock" w:date="2013-08-28T12:26:00Z" w:initials="AWB15">
    <w:p w14:paraId="6355D640" w14:textId="77777777" w:rsidR="00C37EEF" w:rsidRDefault="00C37EEF" w:rsidP="00470DC2">
      <w:pPr>
        <w:pStyle w:val="af7"/>
      </w:pPr>
      <w:r>
        <w:rPr>
          <w:rStyle w:val="af6"/>
        </w:rPr>
        <w:annotationRef/>
      </w:r>
      <w:r>
        <w:t xml:space="preserve">This takes cares of property access on primitive values. </w:t>
      </w:r>
    </w:p>
  </w:comment>
  <w:comment w:id="3019" w:author="Rev 15 Allen Wirfs-Brock" w:date="2013-08-28T12:26:00Z" w:initials="AWB15">
    <w:p w14:paraId="6F093EBF" w14:textId="77777777" w:rsidR="00C37EEF" w:rsidRDefault="00C37EEF" w:rsidP="00621C54">
      <w:pPr>
        <w:pStyle w:val="af7"/>
      </w:pPr>
      <w:r>
        <w:rPr>
          <w:rStyle w:val="af6"/>
        </w:rPr>
        <w:annotationRef/>
      </w:r>
      <w:r>
        <w:t xml:space="preserve">It translate them into calls on the [[MethodCall]] internal method of the base object. </w:t>
      </w:r>
    </w:p>
  </w:comment>
  <w:comment w:id="3055" w:author="Allen Wirfs-Brock" w:date="2013-08-28T12:26:00Z" w:initials="AW">
    <w:p w14:paraId="50B91BFF" w14:textId="77777777" w:rsidR="00C37EEF" w:rsidRDefault="00C37EEF" w:rsidP="00326D0A">
      <w:pPr>
        <w:pStyle w:val="af7"/>
      </w:pPr>
      <w:r>
        <w:rPr>
          <w:rStyle w:val="af6"/>
        </w:rPr>
        <w:annotationRef/>
      </w:r>
      <w:r>
        <w:t>Note that the value the spread operator is applied to is coerced to an Object.</w:t>
      </w:r>
    </w:p>
  </w:comment>
  <w:comment w:id="3056" w:author="Allen Wirfs-Brock" w:date="2013-08-28T12:26:00Z" w:initials="AW">
    <w:p w14:paraId="6873F427" w14:textId="77777777" w:rsidR="00C37EEF" w:rsidRDefault="00C37EEF" w:rsidP="002A29A1">
      <w:pPr>
        <w:pStyle w:val="af7"/>
      </w:pPr>
      <w:r>
        <w:rPr>
          <w:rStyle w:val="af6"/>
        </w:rPr>
        <w:annotationRef/>
      </w:r>
      <w:r>
        <w:t>Note that the value the spread operator is applied to is coerced to an Object.</w:t>
      </w:r>
    </w:p>
  </w:comment>
  <w:comment w:id="3766" w:author="Allen Wirfs-Brock" w:date="2013-08-28T12:26:00Z" w:initials="AW">
    <w:p w14:paraId="436A794C" w14:textId="77777777" w:rsidR="00C37EEF" w:rsidRDefault="00C37EEF" w:rsidP="001D4A8C">
      <w:pPr>
        <w:pStyle w:val="af7"/>
      </w:pPr>
      <w:r>
        <w:rPr>
          <w:rStyle w:val="af6"/>
        </w:rPr>
        <w:annotationRef/>
      </w:r>
      <w:r>
        <w:t>This part probably doesn’t need to be here if 11.1.2 has this as a static semantic for extended code.</w:t>
      </w:r>
    </w:p>
  </w:comment>
  <w:comment w:id="3817" w:author="Rev 13 Allen Wirfs-Brock" w:date="2013-08-28T12:26:00Z" w:initials="AWB13">
    <w:p w14:paraId="66BC3F7C" w14:textId="77777777" w:rsidR="00C37EEF" w:rsidRDefault="00C37EEF">
      <w:pPr>
        <w:pStyle w:val="af7"/>
      </w:pPr>
      <w:r>
        <w:rPr>
          <w:rStyle w:val="af6"/>
        </w:rPr>
        <w:annotationRef/>
      </w:r>
      <w:r>
        <w:t>Breaking change: completion reform</w:t>
      </w:r>
    </w:p>
  </w:comment>
  <w:comment w:id="3816" w:author="Rev 13 Allen Wirfs-Brock" w:date="2013-08-28T12:26:00Z" w:initials="AWB13">
    <w:p w14:paraId="5EDC60F2" w14:textId="77777777" w:rsidR="00C37EEF" w:rsidRDefault="00C37EEF">
      <w:pPr>
        <w:pStyle w:val="af7"/>
      </w:pPr>
      <w:r>
        <w:rPr>
          <w:rStyle w:val="af6"/>
        </w:rPr>
        <w:annotationRef/>
      </w:r>
      <w:r>
        <w:t xml:space="preserve">TODO, need to verify that under ompletion reform empty blocks evaluate to undefined.  </w:t>
      </w:r>
    </w:p>
  </w:comment>
  <w:comment w:id="3818" w:author="Rev 13 Allen Wirfs-Brock" w:date="2013-08-28T12:26:00Z" w:initials="AWB13">
    <w:p w14:paraId="47800924" w14:textId="77777777" w:rsidR="00C37EEF" w:rsidRDefault="00C37EEF" w:rsidP="00970924">
      <w:pPr>
        <w:pStyle w:val="af7"/>
      </w:pPr>
      <w:r>
        <w:rPr>
          <w:rStyle w:val="af6"/>
        </w:rPr>
        <w:annotationRef/>
      </w:r>
      <w:r>
        <w:t>Breaking change: completion reform</w:t>
      </w:r>
    </w:p>
  </w:comment>
  <w:comment w:id="3836" w:author="Rev 13 Allen Wirfs-Brock" w:date="2013-08-28T12:26:00Z" w:initials="AWB13">
    <w:p w14:paraId="15EB9321" w14:textId="77777777" w:rsidR="00C37EEF" w:rsidRDefault="00C37EEF">
      <w:pPr>
        <w:pStyle w:val="af7"/>
      </w:pPr>
      <w:r>
        <w:rPr>
          <w:rStyle w:val="af6"/>
        </w:rPr>
        <w:annotationRef/>
      </w:r>
      <w:r>
        <w:t>ISSUE: above changes to completion reform will means this evaluates to undefined rather than 1 is</w:t>
      </w:r>
    </w:p>
  </w:comment>
  <w:comment w:id="3839" w:author="Rev 7 Allen Wirfs-Brock" w:date="2013-08-28T12:26:00Z" w:initials="AWB7">
    <w:p w14:paraId="097825CB" w14:textId="77777777" w:rsidR="00C37EEF" w:rsidRDefault="00C37EEF" w:rsidP="009553A4">
      <w:pPr>
        <w:pStyle w:val="af7"/>
      </w:pPr>
      <w:r>
        <w:rPr>
          <w:rStyle w:val="af6"/>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3842" w:author="Rev 8 Allen Wirfs-Brock" w:date="2013-08-28T12:26:00Z" w:initials="AWB8">
    <w:p w14:paraId="614E9730" w14:textId="77777777" w:rsidR="00C37EEF" w:rsidRDefault="00C37EEF">
      <w:pPr>
        <w:pStyle w:val="af7"/>
      </w:pPr>
      <w:r>
        <w:rPr>
          <w:rStyle w:val="af6"/>
        </w:rPr>
        <w:annotationRef/>
      </w:r>
      <w:r>
        <w:t>Consider disallowing undefined as a binding identifier in all new declaration forms.</w:t>
      </w:r>
    </w:p>
  </w:comment>
  <w:comment w:id="3894" w:author="Rev 16 Allen Wirfs-Brock" w:date="2013-08-28T12:26:00Z" w:initials="AWB16">
    <w:p w14:paraId="1F0B005B" w14:textId="77777777" w:rsidR="00C37EEF" w:rsidRDefault="00C37EEF">
      <w:pPr>
        <w:pStyle w:val="af7"/>
      </w:pPr>
      <w:r>
        <w:rPr>
          <w:rStyle w:val="af6"/>
        </w:rPr>
        <w:annotationRef/>
      </w:r>
      <w:r>
        <w:t xml:space="preserve">Note that this may be a computed property name </w:t>
      </w:r>
    </w:p>
  </w:comment>
  <w:comment w:id="4004" w:author="Rev 13 Allen Wirfs-Brock" w:date="2013-08-28T12:26:00Z" w:initials="AWB13">
    <w:p w14:paraId="04195677" w14:textId="77777777" w:rsidR="00C37EEF" w:rsidRDefault="00C37EEF" w:rsidP="00A53F35">
      <w:pPr>
        <w:pStyle w:val="af7"/>
      </w:pPr>
      <w:r>
        <w:rPr>
          <w:rStyle w:val="af6"/>
        </w:rPr>
        <w:annotationRef/>
      </w:r>
      <w:r>
        <w:t>Breaking change from ES5: completion reform</w:t>
      </w:r>
    </w:p>
  </w:comment>
  <w:comment w:id="4023" w:author="Rev 6 Allen Wirfs-Brock" w:date="2013-08-28T12:26:00Z" w:initials="AWB6">
    <w:p w14:paraId="5B16B792" w14:textId="77777777" w:rsidR="00C37EEF" w:rsidRDefault="00C37EEF">
      <w:pPr>
        <w:pStyle w:val="af7"/>
      </w:pPr>
      <w:r>
        <w:rPr>
          <w:rStyle w:val="af6"/>
        </w:rPr>
        <w:annotationRef/>
      </w:r>
      <w:r>
        <w:t>Breaking change from ES5: completion reform</w:t>
      </w:r>
    </w:p>
  </w:comment>
  <w:comment w:id="4026" w:author="Rev 13 Allen Wirfs-Brock" w:date="2013-08-28T12:26:00Z" w:initials="AWB13">
    <w:p w14:paraId="118D398D" w14:textId="77777777" w:rsidR="00C37EEF" w:rsidRDefault="00C37EEF" w:rsidP="00A53F35">
      <w:pPr>
        <w:pStyle w:val="af7"/>
      </w:pPr>
      <w:r>
        <w:rPr>
          <w:rStyle w:val="af6"/>
        </w:rPr>
        <w:annotationRef/>
      </w:r>
      <w:r>
        <w:t>Breaking change from ES5: completion reform</w:t>
      </w:r>
    </w:p>
  </w:comment>
  <w:comment w:id="4031" w:author="Rev 6 Allen Wirfs-Brock" w:date="2013-08-28T12:26:00Z" w:initials="AWB6">
    <w:p w14:paraId="71E5A412" w14:textId="77777777" w:rsidR="00C37EEF" w:rsidRPr="00D07025" w:rsidRDefault="00C37EEF">
      <w:pPr>
        <w:pStyle w:val="af7"/>
      </w:pPr>
      <w:r>
        <w:rPr>
          <w:rStyle w:val="af6"/>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4044" w:author="Rev 6 Allen Wirfs-Brock" w:date="2013-08-28T12:26:00Z" w:initials="AWB6">
    <w:p w14:paraId="11D43C2E" w14:textId="77777777" w:rsidR="00C37EEF" w:rsidRDefault="00C37EEF">
      <w:pPr>
        <w:pStyle w:val="af7"/>
      </w:pPr>
      <w:r>
        <w:rPr>
          <w:rStyle w:val="af6"/>
        </w:rPr>
        <w:annotationRef/>
      </w:r>
      <w:r>
        <w:t>Note that this is technically a breaking change from ES5, however it is made to match web reality.</w:t>
      </w:r>
    </w:p>
  </w:comment>
  <w:comment w:id="4048" w:author="Rev 6 Allen Wirfs-Brock" w:date="2013-08-28T12:26:00Z" w:initials="AWB6">
    <w:p w14:paraId="16156B15" w14:textId="77777777" w:rsidR="00C37EEF" w:rsidRDefault="00C37EEF">
      <w:pPr>
        <w:pStyle w:val="af7"/>
      </w:pPr>
      <w:r>
        <w:rPr>
          <w:rStyle w:val="af6"/>
        </w:rPr>
        <w:annotationRef/>
      </w:r>
      <w:r>
        <w:t>Breaking change: completion reform</w:t>
      </w:r>
    </w:p>
  </w:comment>
  <w:comment w:id="4049" w:author="Rev 6 Allen Wirfs-Brock" w:date="2013-08-28T12:26:00Z" w:initials="AWB6">
    <w:p w14:paraId="4EB9CB36" w14:textId="77777777" w:rsidR="00C37EEF" w:rsidRDefault="00C37EEF">
      <w:pPr>
        <w:pStyle w:val="af7"/>
      </w:pPr>
      <w:r>
        <w:rPr>
          <w:rStyle w:val="af6"/>
        </w:rPr>
        <w:annotationRef/>
      </w:r>
      <w:r>
        <w:t>Break/continue/return in the expression works normally (future for do {} or block lamda expressions)</w:t>
      </w:r>
    </w:p>
  </w:comment>
  <w:comment w:id="4063" w:author="Rev 6 Allen Wirfs-Brock" w:date="2013-08-28T12:26:00Z" w:initials="AWB6">
    <w:p w14:paraId="48B5B481" w14:textId="77777777" w:rsidR="00C37EEF" w:rsidRDefault="00C37EEF">
      <w:pPr>
        <w:pStyle w:val="af7"/>
      </w:pPr>
      <w:r>
        <w:rPr>
          <w:rStyle w:val="af6"/>
        </w:rPr>
        <w:annotationRef/>
      </w:r>
      <w:r>
        <w:t>ES5 breaking change: completion reform</w:t>
      </w:r>
    </w:p>
  </w:comment>
  <w:comment w:id="4064" w:author="Rev 6 Allen Wirfs-Brock" w:date="2013-08-28T12:26:00Z" w:initials="AWB6">
    <w:p w14:paraId="7DDA8330" w14:textId="77777777" w:rsidR="00C37EEF" w:rsidRDefault="00C37EEF" w:rsidP="009E1306">
      <w:pPr>
        <w:pStyle w:val="af7"/>
      </w:pPr>
      <w:r>
        <w:rPr>
          <w:rStyle w:val="af6"/>
        </w:rPr>
        <w:annotationRef/>
      </w:r>
      <w:r>
        <w:t>Break/continue/return in the expression works normally (future for do {} or block lamda expressions)</w:t>
      </w:r>
    </w:p>
  </w:comment>
  <w:comment w:id="4078" w:author="Rev 3 Allen Wirfs-Brock" w:date="2013-08-28T12:26:00Z" w:initials="AWB 3">
    <w:p w14:paraId="42E7CFD5" w14:textId="77777777" w:rsidR="00C37EEF" w:rsidRDefault="00C37EEF">
      <w:pPr>
        <w:pStyle w:val="af7"/>
      </w:pPr>
      <w:r>
        <w:rPr>
          <w:rStyle w:val="af6"/>
        </w:rPr>
        <w:annotationRef/>
      </w:r>
      <w:r>
        <w:t>The lexical scoping of for iteration variables still needs to be taken care of</w:t>
      </w:r>
    </w:p>
  </w:comment>
  <w:comment w:id="4097" w:author="Rev 6 Allen Wirfs-Brock" w:date="2013-08-28T12:26:00Z" w:initials="AWB6">
    <w:p w14:paraId="521D00E9" w14:textId="77777777" w:rsidR="00C37EEF" w:rsidRDefault="00C37EEF">
      <w:pPr>
        <w:pStyle w:val="af7"/>
      </w:pPr>
      <w:r>
        <w:rPr>
          <w:rStyle w:val="af6"/>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4098" w:author="Rev 6 Allen Wirfs-Brock" w:date="2013-08-28T12:26:00Z" w:initials="AWB6">
    <w:p w14:paraId="3DB8BF04" w14:textId="77777777" w:rsidR="00C37EEF" w:rsidRDefault="00C37EEF" w:rsidP="006D2B83">
      <w:pPr>
        <w:pStyle w:val="af7"/>
      </w:pPr>
      <w:r>
        <w:rPr>
          <w:rStyle w:val="af6"/>
        </w:rPr>
        <w:annotationRef/>
      </w:r>
      <w:r>
        <w:t>ES5 breaking change: Completion reform</w:t>
      </w:r>
    </w:p>
  </w:comment>
  <w:comment w:id="4103" w:author="Rev 15 Allen Wirfs-Brock" w:date="2013-08-28T12:26:00Z" w:initials="AWB15">
    <w:p w14:paraId="7384C428" w14:textId="77777777" w:rsidR="00C37EEF" w:rsidRDefault="00C37EEF" w:rsidP="0000738D">
      <w:pPr>
        <w:pStyle w:val="af7"/>
      </w:pPr>
      <w:r>
        <w:rPr>
          <w:rStyle w:val="af6"/>
        </w:rPr>
        <w:annotationRef/>
      </w:r>
      <w:r>
        <w:t>NOTE that if this is a for-let, this places the evaluation of the AssignmentExpression outside the scope of the bindings.  Perhaps in should be within that scope and subject to TDZ checks on the bond values.</w:t>
      </w:r>
    </w:p>
  </w:comment>
  <w:comment w:id="4104" w:author="Rev 6 Allen Wirfs-Brock" w:date="2013-08-28T12:26:00Z" w:initials="AWB6">
    <w:p w14:paraId="47662C37" w14:textId="77777777" w:rsidR="00C37EEF" w:rsidRDefault="00C37EEF">
      <w:pPr>
        <w:pStyle w:val="af7"/>
      </w:pPr>
      <w:r>
        <w:rPr>
          <w:rStyle w:val="af6"/>
        </w:rPr>
        <w:annotationRef/>
      </w:r>
      <w:r>
        <w:t>Note a continue in the initializer expression is just like a break</w:t>
      </w:r>
    </w:p>
  </w:comment>
  <w:comment w:id="4105" w:author="Rev 6 Allen Wirfs-Brock" w:date="2013-08-28T12:26:00Z" w:initials="AWB6">
    <w:p w14:paraId="35BB1339" w14:textId="77777777" w:rsidR="00C37EEF" w:rsidRDefault="00C37EEF" w:rsidP="00FB33C0">
      <w:pPr>
        <w:pStyle w:val="af7"/>
      </w:pPr>
      <w:r>
        <w:rPr>
          <w:rStyle w:val="af6"/>
        </w:rPr>
        <w:annotationRef/>
      </w:r>
      <w:r>
        <w:t>Break/continue in the expression works normally (future for do {} or block lamda expressions)</w:t>
      </w:r>
    </w:p>
  </w:comment>
  <w:comment w:id="4106" w:author="Rev 6 Allen Wirfs-Brock" w:date="2013-08-28T12:26:00Z" w:initials="AWB6">
    <w:p w14:paraId="64DD31FE" w14:textId="77777777" w:rsidR="00C37EEF" w:rsidRDefault="00C37EEF" w:rsidP="00FB33C0">
      <w:pPr>
        <w:pStyle w:val="af7"/>
      </w:pPr>
      <w:r>
        <w:rPr>
          <w:rStyle w:val="af6"/>
        </w:rPr>
        <w:annotationRef/>
      </w:r>
      <w:r>
        <w:t>Note a continue in the initializer expression is just like a break</w:t>
      </w:r>
    </w:p>
  </w:comment>
  <w:comment w:id="4107" w:author="Rev 6 Allen Wirfs-Brock" w:date="2013-08-28T12:26:00Z" w:initials="AWB6">
    <w:p w14:paraId="14D3D7A2" w14:textId="77777777" w:rsidR="00C37EEF" w:rsidRDefault="00C37EEF" w:rsidP="0068432C">
      <w:pPr>
        <w:pStyle w:val="af7"/>
      </w:pPr>
      <w:r>
        <w:rPr>
          <w:rStyle w:val="af6"/>
        </w:rPr>
        <w:annotationRef/>
      </w:r>
      <w:r>
        <w:t>Completion value reform</w:t>
      </w:r>
    </w:p>
  </w:comment>
  <w:comment w:id="4108" w:author="Rev 15 Allen Wirfs-Brock" w:date="2013-08-28T12:26:00Z" w:initials="AWB15">
    <w:p w14:paraId="1E042D15" w14:textId="77777777" w:rsidR="00C37EEF" w:rsidRDefault="00C37EEF">
      <w:pPr>
        <w:pStyle w:val="af7"/>
      </w:pPr>
      <w:r>
        <w:rPr>
          <w:rStyle w:val="af6"/>
        </w:rPr>
        <w:annotationRef/>
      </w:r>
      <w:r>
        <w:t>Recent destructuring assign changes probably mean that this turns into a throw if nextValue is not an Object.</w:t>
      </w:r>
    </w:p>
  </w:comment>
  <w:comment w:id="4109" w:author="Rev 6 Allen Wirfs-Brock" w:date="2013-08-28T12:26:00Z" w:initials="AWB6">
    <w:p w14:paraId="21424032" w14:textId="77777777" w:rsidR="00C37EEF" w:rsidRDefault="00C37EEF">
      <w:pPr>
        <w:pStyle w:val="af7"/>
      </w:pPr>
      <w:r>
        <w:rPr>
          <w:rStyle w:val="af6"/>
        </w:rPr>
        <w:annotationRef/>
      </w:r>
      <w:r>
        <w:t>ToDo, update this to return a completion value</w:t>
      </w:r>
    </w:p>
  </w:comment>
  <w:comment w:id="4110" w:author="Rev 11 Allen Wirfs-Brock" w:date="2013-08-28T12:26:00Z" w:initials="AWB11">
    <w:p w14:paraId="05A56F2C" w14:textId="77777777" w:rsidR="00C37EEF" w:rsidRDefault="00C37EEF" w:rsidP="00837E61">
      <w:pPr>
        <w:pStyle w:val="af7"/>
      </w:pPr>
      <w:r>
        <w:rPr>
          <w:rStyle w:val="af6"/>
        </w:rPr>
        <w:annotationRef/>
      </w:r>
      <w:r>
        <w:t>Need to understand why result of previous step is ignored.  See bug 811</w:t>
      </w:r>
    </w:p>
  </w:comment>
  <w:comment w:id="4166" w:author="Rev 9 Allen Wirfs-Brock" w:date="2013-08-28T12:26:00Z" w:initials="AWB9">
    <w:p w14:paraId="36A69685" w14:textId="77777777" w:rsidR="00C37EEF" w:rsidRDefault="00C37EEF">
      <w:pPr>
        <w:pStyle w:val="af7"/>
      </w:pPr>
      <w:r>
        <w:rPr>
          <w:rStyle w:val="af6"/>
        </w:rPr>
        <w:annotationRef/>
      </w:r>
      <w:r>
        <w:t>TODO If exprRef is a Reference that invokes a getter we probably should find a way to specify that the get call is handled as a tail call.</w:t>
      </w:r>
    </w:p>
  </w:comment>
  <w:comment w:id="4212" w:author="Rev 6 Allen Wirfs-Brock" w:date="2013-08-28T12:26:00Z" w:initials="AWB6">
    <w:p w14:paraId="2FE93440" w14:textId="77777777" w:rsidR="00C37EEF" w:rsidRDefault="00C37EEF">
      <w:pPr>
        <w:pStyle w:val="af7"/>
      </w:pPr>
      <w:r>
        <w:rPr>
          <w:rStyle w:val="af6"/>
        </w:rPr>
        <w:annotationRef/>
      </w:r>
      <w:r>
        <w:t>ES5 breaking change: completion reform</w:t>
      </w:r>
    </w:p>
  </w:comment>
  <w:comment w:id="4213" w:author="Rev 6 Allen Wirfs-Brock" w:date="2013-08-28T12:26:00Z" w:initials="AWB6">
    <w:p w14:paraId="20863D1D" w14:textId="77777777" w:rsidR="00C37EEF" w:rsidRDefault="00C37EEF" w:rsidP="00176950">
      <w:pPr>
        <w:pStyle w:val="af7"/>
      </w:pPr>
      <w:r>
        <w:rPr>
          <w:rStyle w:val="af6"/>
        </w:rPr>
        <w:annotationRef/>
      </w:r>
      <w:r>
        <w:t>ES5 breaking change: completion reform</w:t>
      </w:r>
    </w:p>
  </w:comment>
  <w:comment w:id="4265" w:author="Rev 6 Allen Wirfs-Brock" w:date="2013-08-28T12:26:00Z" w:initials="AWB">
    <w:p w14:paraId="58E34E69" w14:textId="77777777" w:rsidR="00C37EEF" w:rsidRDefault="00C37EEF">
      <w:pPr>
        <w:pStyle w:val="af7"/>
      </w:pPr>
      <w:r>
        <w:rPr>
          <w:rStyle w:val="af6"/>
        </w:rPr>
        <w:annotationRef/>
      </w:r>
      <w:r>
        <w:t>Note that this is a new restriction that does not exist in ES5</w:t>
      </w:r>
    </w:p>
  </w:comment>
  <w:comment w:id="4267" w:author="Rev 10 Allen Wirfs-Brock" w:date="2013-08-28T12:26:00Z" w:initials="AWB10">
    <w:p w14:paraId="2343F9EC" w14:textId="77777777" w:rsidR="00C37EEF" w:rsidRDefault="00C37EEF">
      <w:pPr>
        <w:pStyle w:val="af7"/>
      </w:pPr>
      <w:r>
        <w:rPr>
          <w:rStyle w:val="af6"/>
        </w:rPr>
        <w:annotationRef/>
      </w:r>
      <w:r>
        <w:t>Catching a thrown null or undefined with a destructuing parameter rethrows a TypeError.  Does this make sense?</w:t>
      </w:r>
    </w:p>
  </w:comment>
  <w:comment w:id="4324" w:author="Rev 10 Allen Wirfs-Brock" w:date="2013-08-28T12:26:00Z" w:initials="AWB10">
    <w:p w14:paraId="01D79C2B" w14:textId="77777777" w:rsidR="00C37EEF" w:rsidRDefault="00C37EEF">
      <w:pPr>
        <w:pStyle w:val="af7"/>
      </w:pPr>
      <w:r>
        <w:rPr>
          <w:rStyle w:val="af6"/>
        </w:rPr>
        <w:annotationRef/>
      </w:r>
      <w:r>
        <w:t>Need a better definition</w:t>
      </w:r>
    </w:p>
  </w:comment>
  <w:comment w:id="4351" w:author="Rev 7 Allen Wirfs-Brock" w:date="2013-08-28T12:26:00Z" w:initials="AWB7">
    <w:p w14:paraId="478ED165" w14:textId="77777777" w:rsidR="00C37EEF" w:rsidRDefault="00C37EEF" w:rsidP="004259BD">
      <w:pPr>
        <w:pStyle w:val="af7"/>
      </w:pPr>
      <w:r>
        <w:rPr>
          <w:rStyle w:val="af6"/>
        </w:rPr>
        <w:annotationRef/>
      </w:r>
      <w:r>
        <w:t>TODO, need to resolve whether or not ArrowBodies are always strict</w:t>
      </w:r>
    </w:p>
  </w:comment>
  <w:comment w:id="4352" w:author="Rev 9 Allen Wirfs-Brock" w:date="2013-08-28T12:26:00Z" w:initials="AWB9">
    <w:p w14:paraId="4D03FD3D" w14:textId="77777777" w:rsidR="00C37EEF" w:rsidRDefault="00C37EEF" w:rsidP="004259BD">
      <w:pPr>
        <w:pStyle w:val="af7"/>
      </w:pPr>
      <w:r>
        <w:rPr>
          <w:rStyle w:val="af6"/>
        </w:rPr>
        <w:annotationRef/>
      </w:r>
      <w:r>
        <w:t>TODO If exprRef is a Reference that invokes a getter we probably should find a way to specify that the get call is handled as a tail call</w:t>
      </w:r>
    </w:p>
  </w:comment>
  <w:comment w:id="4353" w:author="Rev 7 Allen Wirfs-Brock" w:date="2013-08-28T12:26:00Z" w:initials="AWB7">
    <w:p w14:paraId="2D16ED12" w14:textId="77777777" w:rsidR="00C37EEF" w:rsidRDefault="00C37EEF" w:rsidP="000133D3">
      <w:pPr>
        <w:pStyle w:val="af7"/>
      </w:pPr>
      <w:r>
        <w:rPr>
          <w:rStyle w:val="af6"/>
        </w:rPr>
        <w:annotationRef/>
      </w:r>
      <w:r>
        <w:t>Confirm: concise methods are always strict code.</w:t>
      </w:r>
    </w:p>
  </w:comment>
  <w:comment w:id="4375" w:author="Rev 10 Allen Wirfs-Brock" w:date="2013-08-28T12:26:00Z" w:initials="AWB10">
    <w:p w14:paraId="63919232" w14:textId="77777777" w:rsidR="00C37EEF" w:rsidRDefault="00C37EEF">
      <w:pPr>
        <w:pStyle w:val="af7"/>
      </w:pPr>
      <w:r>
        <w:rPr>
          <w:rStyle w:val="af6"/>
        </w:rPr>
        <w:annotationRef/>
      </w:r>
      <w:r>
        <w:t>At its sept 2012 meeting TC39 decided that it wants methods to be enumerable.</w:t>
      </w:r>
    </w:p>
  </w:comment>
  <w:comment w:id="4385" w:author="Rev 10 Allen Wirfs-Brock" w:date="2013-08-28T12:26:00Z" w:initials="AWB10">
    <w:p w14:paraId="62A26D04" w14:textId="77777777" w:rsidR="00C37EEF" w:rsidRDefault="00C37EEF">
      <w:pPr>
        <w:pStyle w:val="af7"/>
      </w:pPr>
      <w:r>
        <w:rPr>
          <w:rStyle w:val="af6"/>
        </w:rPr>
        <w:annotationRef/>
      </w:r>
      <w:r>
        <w:t>This actually doesn’t accomplish anything because a similar annotation within MemberExpression takes care of the possibility  of a leading RegExp here.</w:t>
      </w:r>
    </w:p>
  </w:comment>
  <w:comment w:id="4388" w:author="Rev 9 Allen Wirfs-Brock" w:date="2013-08-28T12:26:00Z" w:initials="AWB9">
    <w:p w14:paraId="0C3D1F07" w14:textId="77777777" w:rsidR="00C37EEF" w:rsidRDefault="00C37EEF" w:rsidP="00167894">
      <w:pPr>
        <w:pStyle w:val="af7"/>
      </w:pPr>
      <w:r>
        <w:rPr>
          <w:rStyle w:val="af6"/>
        </w:rPr>
        <w:annotationRef/>
      </w:r>
      <w:r>
        <w:t>Note that this variable currently isn’t used  in this algorithm</w:t>
      </w:r>
    </w:p>
  </w:comment>
  <w:comment w:id="4389" w:author="Rev 8 Allen Wirfs-Brock" w:date="2013-08-28T12:26:00Z" w:initials="AWB8">
    <w:p w14:paraId="1FDC0A97" w14:textId="77777777" w:rsidR="00C37EEF" w:rsidRDefault="00C37EEF">
      <w:pPr>
        <w:pStyle w:val="af7"/>
      </w:pPr>
      <w:r>
        <w:rPr>
          <w:rStyle w:val="af6"/>
        </w:rPr>
        <w:annotationRef/>
      </w:r>
      <w:r>
        <w:t>As it now stands, this will never be an abrupt completion</w:t>
      </w:r>
    </w:p>
  </w:comment>
  <w:comment w:id="4598" w:author="Rev 9 Allen Wirfs-Brock" w:date="2013-08-28T12:26:00Z" w:initials="AWB9">
    <w:p w14:paraId="578EFB6D" w14:textId="77777777" w:rsidR="00C37EEF" w:rsidRDefault="00C37EEF">
      <w:pPr>
        <w:pStyle w:val="af7"/>
      </w:pPr>
      <w:r>
        <w:rPr>
          <w:rStyle w:val="af6"/>
        </w:rPr>
        <w:annotationRef/>
      </w:r>
      <w:r>
        <w:t>TODO:  Need to define tail positions.</w:t>
      </w:r>
    </w:p>
  </w:comment>
  <w:comment w:id="4632" w:author="Rev 10 Allen Wirfs-Brock" w:date="2013-08-28T12:26:00Z" w:initials="AWB10">
    <w:p w14:paraId="235063C2" w14:textId="77777777" w:rsidR="00C37EEF" w:rsidRDefault="00C37EEF" w:rsidP="004C3785">
      <w:pPr>
        <w:pStyle w:val="af7"/>
      </w:pPr>
      <w:r>
        <w:rPr>
          <w:rStyle w:val="af6"/>
        </w:rPr>
        <w:annotationRef/>
      </w:r>
      <w:r>
        <w:t>Need a better definition</w:t>
      </w:r>
    </w:p>
  </w:comment>
  <w:comment w:id="4647" w:author="Rev 11 Allen Wirfs-Brock" w:date="2013-08-28T12:26:00Z" w:initials="AWB11">
    <w:p w14:paraId="5E0FD72D" w14:textId="77777777" w:rsidR="00C37EEF" w:rsidRDefault="00C37EEF">
      <w:pPr>
        <w:pStyle w:val="af7"/>
      </w:pPr>
      <w:r>
        <w:rPr>
          <w:rStyle w:val="af6"/>
        </w:rPr>
        <w:annotationRef/>
      </w:r>
      <w:r>
        <w:t>Not strictly true any longer.  Will need to update.</w:t>
      </w:r>
    </w:p>
  </w:comment>
  <w:comment w:id="4659" w:author="Rev 15 Allen Wirfs-Brock" w:date="2013-08-28T12:26:00Z" w:initials="AWB15">
    <w:p w14:paraId="20BEC10D" w14:textId="77777777" w:rsidR="00C37EEF" w:rsidRDefault="00C37EEF">
      <w:pPr>
        <w:pStyle w:val="af7"/>
      </w:pPr>
      <w:r>
        <w:rPr>
          <w:rStyle w:val="af6"/>
        </w:rPr>
        <w:annotationRef/>
      </w:r>
      <w:r>
        <w:t xml:space="preserve">TODO: need to update </w:t>
      </w:r>
    </w:p>
  </w:comment>
  <w:comment w:id="4668" w:author="Rev 4 Allen Wirfs-Brock" w:date="2013-08-28T12:26:00Z" w:initials="AWB">
    <w:p w14:paraId="5100D22F" w14:textId="77777777" w:rsidR="00C37EEF" w:rsidRDefault="00C37EEF" w:rsidP="00C26E3D">
      <w:pPr>
        <w:pStyle w:val="af7"/>
      </w:pPr>
      <w:r>
        <w:rPr>
          <w:rStyle w:val="af6"/>
        </w:rPr>
        <w:annotationRef/>
      </w:r>
      <w:r>
        <w:t>TODO: The exact details of declaration instantion for module  code still need to be worked out.</w:t>
      </w:r>
    </w:p>
  </w:comment>
  <w:comment w:id="4672" w:author="Allen Wirfs-Brock" w:date="2013-08-28T12:26:00Z" w:initials="AW">
    <w:p w14:paraId="278C3356" w14:textId="77777777" w:rsidR="00C37EEF" w:rsidRDefault="00C37EEF">
      <w:pPr>
        <w:pStyle w:val="af7"/>
      </w:pPr>
      <w:r>
        <w:rPr>
          <w:rStyle w:val="af6"/>
        </w:rPr>
        <w:annotationRef/>
      </w:r>
      <w:hyperlink r:id="rId4" w:history="1">
        <w:r>
          <w:rPr>
            <w:rStyle w:val="affb"/>
            <w:lang w:val="en-GB"/>
          </w:rPr>
          <w:t>https://bugs.ecmascript.org/show_bug.cgi?id=155</w:t>
        </w:r>
      </w:hyperlink>
      <w:r>
        <w:t xml:space="preserve"> </w:t>
      </w:r>
    </w:p>
  </w:comment>
  <w:comment w:id="4717" w:author="Rev 11 Allen Wirfs-Brock" w:date="2013-08-28T12:26:00Z" w:initials="AWB11">
    <w:p w14:paraId="489A310D" w14:textId="77777777" w:rsidR="00C37EEF" w:rsidRDefault="00C37EEF">
      <w:pPr>
        <w:pStyle w:val="af7"/>
      </w:pPr>
      <w:r>
        <w:rPr>
          <w:rStyle w:val="af6"/>
        </w:rPr>
        <w:annotationRef/>
      </w:r>
      <w:r>
        <w:t>or eval code that was direct eval’ed by function code??</w:t>
      </w:r>
    </w:p>
  </w:comment>
  <w:comment w:id="4718" w:author="Rev 11 Allen Wirfs-Brock" w:date="2013-08-28T12:26:00Z" w:initials="AWB11">
    <w:p w14:paraId="5E588C26" w14:textId="77777777" w:rsidR="00C37EEF" w:rsidRDefault="00C37EEF">
      <w:pPr>
        <w:pStyle w:val="af7"/>
      </w:pPr>
      <w:r>
        <w:rPr>
          <w:rStyle w:val="af6"/>
        </w:rPr>
        <w:annotationRef/>
      </w:r>
      <w:r>
        <w:t>TODO</w:t>
      </w:r>
    </w:p>
  </w:comment>
  <w:comment w:id="4719" w:author="Rev 11 Allen Wirfs-Brock" w:date="2013-08-28T12:26:00Z" w:initials="AWB11">
    <w:p w14:paraId="06057223" w14:textId="77777777" w:rsidR="00C37EEF" w:rsidRDefault="00C37EEF" w:rsidP="00874D75">
      <w:pPr>
        <w:pStyle w:val="af7"/>
      </w:pPr>
      <w:r>
        <w:rPr>
          <w:rStyle w:val="af6"/>
        </w:rPr>
        <w:annotationRef/>
      </w:r>
      <w:r>
        <w:t>or module code that was direct eval’ed by function code??</w:t>
      </w:r>
    </w:p>
  </w:comment>
  <w:comment w:id="4720" w:author="Rev 11 Allen Wirfs-Brock" w:date="2013-08-28T12:26:00Z" w:initials="AWB11">
    <w:p w14:paraId="19F86483" w14:textId="77777777" w:rsidR="00C37EEF" w:rsidRDefault="00C37EEF">
      <w:pPr>
        <w:pStyle w:val="af7"/>
      </w:pPr>
      <w:r>
        <w:rPr>
          <w:rStyle w:val="af6"/>
        </w:rPr>
        <w:annotationRef/>
      </w:r>
      <w:r>
        <w:t>TODO</w:t>
      </w:r>
    </w:p>
  </w:comment>
  <w:comment w:id="4727" w:author="Rev 18 Allen Wirfs-Brock" w:date="2013-08-28T12:26:00Z" w:initials="AWB18">
    <w:p w14:paraId="6934A71E" w14:textId="77777777" w:rsidR="00C37EEF" w:rsidRDefault="00C37EEF">
      <w:pPr>
        <w:pStyle w:val="af7"/>
      </w:pPr>
      <w:r>
        <w:rPr>
          <w:rStyle w:val="af6"/>
        </w:rPr>
        <w:annotationRef/>
      </w:r>
      <w:r>
        <w:t>TODO</w:t>
      </w:r>
    </w:p>
  </w:comment>
  <w:comment w:id="4954" w:author="Rev 11 Allen Wirfs-Brock" w:date="2013-09-03T11:20:00Z" w:initials="AWB11">
    <w:p w14:paraId="23FC0636" w14:textId="77777777" w:rsidR="00C37EEF" w:rsidRDefault="00C37EEF" w:rsidP="0082765F">
      <w:pPr>
        <w:pStyle w:val="af7"/>
      </w:pPr>
      <w:r>
        <w:rPr>
          <w:rStyle w:val="af6"/>
        </w:rPr>
        <w:annotationRef/>
      </w:r>
      <w:r>
        <w:t>TODO need an algorithm</w:t>
      </w:r>
    </w:p>
    <w:p w14:paraId="16871711" w14:textId="77777777" w:rsidR="00C37EEF" w:rsidRDefault="00C37EEF" w:rsidP="0082765F">
      <w:pPr>
        <w:pStyle w:val="af7"/>
      </w:pPr>
    </w:p>
    <w:p w14:paraId="578CABA9" w14:textId="77777777" w:rsidR="00C37EEF" w:rsidRDefault="00C37EEF" w:rsidP="0082765F">
      <w:pPr>
        <w:pStyle w:val="af7"/>
      </w:pPr>
      <w:r>
        <w:t>Because [[Get]]/[[Put]] are invoked we need to figure out something to say about the order in which properties are accessed.</w:t>
      </w:r>
    </w:p>
    <w:p w14:paraId="4AA24CFC" w14:textId="77777777" w:rsidR="00C37EEF" w:rsidRDefault="00C37EEF" w:rsidP="0082765F">
      <w:pPr>
        <w:pStyle w:val="af7"/>
      </w:pPr>
    </w:p>
    <w:p w14:paraId="4F702A2D" w14:textId="77777777" w:rsidR="00C37EEF" w:rsidRDefault="00C37EEF" w:rsidP="0082765F">
      <w:pPr>
        <w:pStyle w:val="af7"/>
      </w:pPr>
    </w:p>
  </w:comment>
  <w:comment w:id="4985" w:author="Rev 14 Allen Wirfs-Brock" w:date="2013-08-28T12:26:00Z" w:initials="AWB14">
    <w:p w14:paraId="1D0ED6E4" w14:textId="77777777" w:rsidR="00C37EEF" w:rsidRDefault="00C37EEF">
      <w:pPr>
        <w:pStyle w:val="af7"/>
      </w:pPr>
      <w:r>
        <w:rPr>
          <w:rStyle w:val="af6"/>
        </w:rPr>
        <w:annotationRef/>
      </w:r>
      <w:r>
        <w:t>Need to decide how to tag the Math object</w:t>
      </w:r>
    </w:p>
  </w:comment>
  <w:comment w:id="4986" w:author="Rev 14 Allen Wirfs-Brock" w:date="2013-08-28T12:26:00Z" w:initials="AWB14">
    <w:p w14:paraId="5D56BACC" w14:textId="77777777" w:rsidR="00C37EEF" w:rsidRDefault="00C37EEF" w:rsidP="00A7569A">
      <w:pPr>
        <w:pStyle w:val="af7"/>
      </w:pPr>
      <w:r>
        <w:rPr>
          <w:rStyle w:val="af6"/>
        </w:rPr>
        <w:annotationRef/>
      </w:r>
      <w:r>
        <w:t>Need to decide how to tag the JSON object</w:t>
      </w:r>
    </w:p>
  </w:comment>
  <w:comment w:id="5067" w:author="Rev 15 Allen Wirfs-Brock" w:date="2013-09-03T11:53:00Z" w:initials="AWB15">
    <w:p w14:paraId="6349195F" w14:textId="77777777" w:rsidR="00C37EEF" w:rsidRDefault="00C37EEF" w:rsidP="00844F19">
      <w:pPr>
        <w:pStyle w:val="af7"/>
      </w:pPr>
      <w:r>
        <w:rPr>
          <w:rStyle w:val="af6"/>
        </w:rPr>
        <w:annotationRef/>
      </w:r>
      <w:r>
        <w:t>TODO This need to be rethought in light of Proxy based functions and other callables that may not be “BuiltinFunctiona”</w:t>
      </w:r>
    </w:p>
  </w:comment>
  <w:comment w:id="5141" w:author="Rev 14 Allen Wirfs-Brock" w:date="2013-08-28T15:35:00Z" w:initials="AWB14">
    <w:p w14:paraId="065F359F" w14:textId="77777777" w:rsidR="00C37EEF" w:rsidRDefault="00C37EEF" w:rsidP="005D7F2D">
      <w:pPr>
        <w:pStyle w:val="af7"/>
      </w:pPr>
      <w:r>
        <w:rPr>
          <w:rStyle w:val="af6"/>
        </w:rPr>
        <w:annotationRef/>
      </w:r>
      <w:r>
        <w:t xml:space="preserve">This then clause corresponds to the “called as a function” case the ES5 spec. </w:t>
      </w:r>
    </w:p>
  </w:comment>
  <w:comment w:id="5152" w:author="Rev 10 Allen Wirfs-Brock" w:date="2013-08-28T15:35:00Z" w:initials="AWB10">
    <w:p w14:paraId="0D98BBA7" w14:textId="77777777" w:rsidR="00C37EEF" w:rsidRDefault="00C37EEF" w:rsidP="005D7F2D">
      <w:pPr>
        <w:pStyle w:val="af7"/>
      </w:pPr>
      <w:r>
        <w:rPr>
          <w:rStyle w:val="af6"/>
        </w:rPr>
        <w:annotationRef/>
      </w:r>
      <w:r>
        <w:t>Sectin references have not yet been updated to reflect ES6</w:t>
      </w:r>
    </w:p>
  </w:comment>
  <w:comment w:id="5160" w:author="Rev 14 Allen Wirfs-Brock" w:date="2013-08-28T15:35:00Z" w:initials="AWB14">
    <w:p w14:paraId="3763B38F" w14:textId="77777777" w:rsidR="00C37EEF" w:rsidRDefault="00C37EEF" w:rsidP="005D7F2D">
      <w:pPr>
        <w:pStyle w:val="af7"/>
      </w:pPr>
      <w:r>
        <w:rPr>
          <w:rStyle w:val="af6"/>
        </w:rPr>
        <w:annotationRef/>
      </w:r>
      <w:r>
        <w:t xml:space="preserve">This then clause corresponds to the “called as a function” case the ES5 spec. </w:t>
      </w:r>
    </w:p>
  </w:comment>
  <w:comment w:id="5186" w:author="Rev 7 Allen Wirfs-Brock" w:date="2013-09-03T15:43:00Z" w:initials="AWB7">
    <w:p w14:paraId="06EC5024" w14:textId="77777777" w:rsidR="00C37EEF" w:rsidRDefault="00C37EEF" w:rsidP="00CB7FF5">
      <w:pPr>
        <w:pStyle w:val="af7"/>
      </w:pPr>
      <w:r>
        <w:rPr>
          <w:rStyle w:val="af6"/>
        </w:rPr>
        <w:annotationRef/>
      </w:r>
      <w:r>
        <w:t>Added at March 29 TC39 meeting</w:t>
      </w:r>
    </w:p>
  </w:comment>
  <w:comment w:id="5187" w:author="Rev 7 Allen Wirfs-Brock" w:date="2013-09-03T15:43:00Z" w:initials="AWB7">
    <w:p w14:paraId="32CB2ABA" w14:textId="77777777" w:rsidR="00C37EEF" w:rsidRDefault="00C37EEF" w:rsidP="00CB7FF5">
      <w:pPr>
        <w:pStyle w:val="af7"/>
      </w:pPr>
      <w:r>
        <w:rPr>
          <w:rStyle w:val="af6"/>
        </w:rPr>
        <w:annotationRef/>
      </w:r>
      <w:r>
        <w:t>Unsigned seems most general, signed values could be converted in a previous step.</w:t>
      </w:r>
    </w:p>
  </w:comment>
  <w:comment w:id="5188" w:author="Rev 7 Allen Wirfs-Brock" w:date="2013-09-03T15:45:00Z" w:initials="AWB7">
    <w:p w14:paraId="3732FD82" w14:textId="77777777" w:rsidR="00C37EEF" w:rsidRDefault="00C37EEF" w:rsidP="00CB7FF5">
      <w:pPr>
        <w:pStyle w:val="af7"/>
      </w:pPr>
      <w:r>
        <w:rPr>
          <w:rStyle w:val="af6"/>
        </w:rPr>
        <w:annotationRef/>
      </w:r>
      <w:r>
        <w:t>TODO: need to provide algorithm that orders abnormal completion detection</w:t>
      </w:r>
    </w:p>
  </w:comment>
  <w:comment w:id="5194" w:author="Rev 17 Allen Wirfs-Brock" w:date="2013-09-03T16:01:00Z" w:initials="AWB17">
    <w:p w14:paraId="3A343932" w14:textId="77777777" w:rsidR="00C37EEF" w:rsidRDefault="00C37EEF" w:rsidP="00CB7FF5">
      <w:pPr>
        <w:pStyle w:val="af7"/>
      </w:pPr>
      <w:r>
        <w:rPr>
          <w:rStyle w:val="af6"/>
        </w:rPr>
        <w:annotationRef/>
      </w:r>
      <w:r>
        <w:t>TODO: May need to use WebIDL like language for rounding...</w:t>
      </w:r>
    </w:p>
  </w:comment>
  <w:comment w:id="5199" w:author="Rev 8 Allen Wirfs-Brock" w:date="2013-08-28T15:41:00Z" w:initials="AWB8">
    <w:p w14:paraId="00830C42" w14:textId="77777777" w:rsidR="00C37EEF" w:rsidRDefault="00C37EEF" w:rsidP="003E75AF">
      <w:pPr>
        <w:pStyle w:val="af7"/>
      </w:pPr>
      <w:r>
        <w:rPr>
          <w:rStyle w:val="af6"/>
        </w:rPr>
        <w:annotationRef/>
      </w:r>
      <w:r>
        <w:t>Need a reference</w:t>
      </w:r>
    </w:p>
  </w:comment>
  <w:comment w:id="5203" w:author="Rev 14 Allen Wirfs-Brock" w:date="2013-08-28T15:41:00Z" w:initials="AWB14">
    <w:p w14:paraId="3E79F254" w14:textId="77777777" w:rsidR="00C37EEF" w:rsidRDefault="00C37EEF" w:rsidP="003E75AF">
      <w:pPr>
        <w:pStyle w:val="af7"/>
      </w:pPr>
      <w:r>
        <w:rPr>
          <w:rStyle w:val="af6"/>
        </w:rPr>
        <w:annotationRef/>
      </w:r>
      <w:r>
        <w:t>Need to express as an intrinsic from same realm as this function.</w:t>
      </w:r>
    </w:p>
  </w:comment>
  <w:comment w:id="5204" w:author="Rev 14 Allen Wirfs-Brock" w:date="2013-08-28T15:41:00Z" w:initials="AWB14">
    <w:p w14:paraId="67525CC0" w14:textId="77777777" w:rsidR="00C37EEF" w:rsidRDefault="00C37EEF" w:rsidP="003E75AF">
      <w:pPr>
        <w:pStyle w:val="af7"/>
      </w:pPr>
      <w:r>
        <w:rPr>
          <w:rStyle w:val="af6"/>
        </w:rPr>
        <w:annotationRef/>
      </w:r>
      <w:r>
        <w:t>Need to express as an intrinsic from same realm as this function.</w:t>
      </w:r>
    </w:p>
  </w:comment>
  <w:comment w:id="5205" w:author="Rev 14 Allen Wirfs-Brock" w:date="2013-08-28T15:41:00Z" w:initials="AWB14">
    <w:p w14:paraId="5DBD2E0E" w14:textId="77777777" w:rsidR="00C37EEF" w:rsidRDefault="00C37EEF" w:rsidP="003E75AF">
      <w:pPr>
        <w:pStyle w:val="af7"/>
      </w:pPr>
      <w:r>
        <w:rPr>
          <w:rStyle w:val="af6"/>
        </w:rPr>
        <w:annotationRef/>
      </w:r>
      <w:r>
        <w:t>Need to express as an intrinsic from same realm as this function.</w:t>
      </w:r>
    </w:p>
  </w:comment>
  <w:comment w:id="5221" w:author="Rev 9 Allen Wirfs-Brock" w:date="2013-08-28T15:34:00Z" w:initials="AWB9">
    <w:p w14:paraId="3D9CB60A" w14:textId="77777777" w:rsidR="00C37EEF" w:rsidRDefault="00C37EEF" w:rsidP="005D7F2D">
      <w:pPr>
        <w:pStyle w:val="af7"/>
      </w:pPr>
      <w:r>
        <w:rPr>
          <w:rStyle w:val="af6"/>
        </w:rPr>
        <w:annotationRef/>
      </w:r>
      <w:r>
        <w:t>Should we provide fromCodeUnit as an alias for this property and lable fromCharCode as obsolete.</w:t>
      </w:r>
    </w:p>
  </w:comment>
  <w:comment w:id="5222" w:author="Rev 9 Allen Wirfs-Brock" w:date="2013-08-28T15:34:00Z" w:initials="AWB9">
    <w:p w14:paraId="40006723" w14:textId="77777777" w:rsidR="00C37EEF" w:rsidRDefault="00C37EEF" w:rsidP="005D7F2D">
      <w:pPr>
        <w:pStyle w:val="af7"/>
      </w:pPr>
      <w:r>
        <w:rPr>
          <w:rStyle w:val="af6"/>
        </w:rPr>
        <w:annotationRef/>
      </w:r>
      <w:r>
        <w:t>Note this follows the ES6 convention for rest parameters rather than the precedent established by fromCharCode</w:t>
      </w:r>
    </w:p>
  </w:comment>
  <w:comment w:id="5226" w:author="Rev 9 Allen Wirfs-Brock" w:date="2013-09-03T14:16:00Z" w:initials="AWB9">
    <w:p w14:paraId="6A818AD2" w14:textId="77777777" w:rsidR="00C37EEF" w:rsidRDefault="00C37EEF" w:rsidP="00A856C5">
      <w:pPr>
        <w:pStyle w:val="af7"/>
      </w:pPr>
      <w:r>
        <w:rPr>
          <w:rStyle w:val="af6"/>
        </w:rPr>
        <w:annotationRef/>
      </w:r>
      <w:r>
        <w:t>Perhaps BMPCharAt should be provided as an alias for this method and charAt should be marked as obsolute.</w:t>
      </w:r>
    </w:p>
  </w:comment>
  <w:comment w:id="5227" w:author="Rev 9 Allen Wirfs-Brock" w:date="2013-09-03T14:15:00Z" w:initials="AWB9">
    <w:p w14:paraId="06B783B8" w14:textId="77777777" w:rsidR="00C37EEF" w:rsidRDefault="00C37EEF" w:rsidP="00A856C5">
      <w:pPr>
        <w:pStyle w:val="af7"/>
      </w:pPr>
      <w:r>
        <w:rPr>
          <w:rStyle w:val="af6"/>
        </w:rPr>
        <w:annotationRef/>
      </w:r>
      <w:r>
        <w:t>Do we also need</w:t>
      </w:r>
    </w:p>
    <w:p w14:paraId="4944CCC3" w14:textId="77777777" w:rsidR="00C37EEF" w:rsidRDefault="00C37EEF" w:rsidP="00A856C5">
      <w:pPr>
        <w:pStyle w:val="af7"/>
      </w:pPr>
      <w:r>
        <w:t>UnicodeCharAt that returns a string of length 1 or 2?</w:t>
      </w:r>
    </w:p>
  </w:comment>
  <w:comment w:id="5233" w:author="Rev 14 Allen Wirfs-Brock" w:date="2013-08-28T15:34:00Z" w:initials="AWB14">
    <w:p w14:paraId="6F70210A" w14:textId="77777777" w:rsidR="00C37EEF" w:rsidRDefault="00C37EEF" w:rsidP="005D7F2D">
      <w:pPr>
        <w:pStyle w:val="af7"/>
      </w:pPr>
      <w:r>
        <w:rPr>
          <w:rStyle w:val="af6"/>
        </w:rPr>
        <w:annotationRef/>
      </w:r>
      <w:r>
        <w:t>Why is this impl defined? Can we specify this??</w:t>
      </w:r>
    </w:p>
  </w:comment>
  <w:comment w:id="5234" w:author="Rev 14 Allen Wirfs-Brock" w:date="2013-08-28T15:34:00Z" w:initials="AWB14">
    <w:p w14:paraId="3BB0726C" w14:textId="77777777" w:rsidR="00C37EEF" w:rsidRDefault="00C37EEF" w:rsidP="005D7F2D">
      <w:pPr>
        <w:pStyle w:val="af7"/>
      </w:pPr>
      <w:r>
        <w:rPr>
          <w:rStyle w:val="af6"/>
        </w:rPr>
        <w:annotationRef/>
      </w:r>
      <w:r w:rsidRPr="00B63BF6">
        <w:t>"12345".replace("1",function(m,p,r) {x=[this,m,p,r]; return null})</w:t>
      </w:r>
    </w:p>
  </w:comment>
  <w:comment w:id="5254" w:author="Rev 14 Allen Wirfs-Brock" w:date="2013-08-28T15:35:00Z" w:initials="AWB14">
    <w:p w14:paraId="7B226163" w14:textId="77777777" w:rsidR="00C37EEF" w:rsidRDefault="00C37EEF" w:rsidP="005D7F2D">
      <w:pPr>
        <w:pStyle w:val="af7"/>
      </w:pPr>
      <w:r>
        <w:rPr>
          <w:rStyle w:val="af6"/>
        </w:rPr>
        <w:annotationRef/>
      </w:r>
      <w:r>
        <w:t xml:space="preserve">This then clause corresponds to the “called as a function” case the ES5 spec. </w:t>
      </w:r>
    </w:p>
  </w:comment>
  <w:comment w:id="5257" w:author="Rev 14 Allen Wirfs-Brock" w:date="2013-08-28T15:35:00Z" w:initials="AWB14">
    <w:p w14:paraId="70FF1018" w14:textId="77777777" w:rsidR="00C37EEF" w:rsidRDefault="00C37EEF" w:rsidP="005D7F2D">
      <w:pPr>
        <w:pStyle w:val="af7"/>
      </w:pPr>
      <w:r>
        <w:rPr>
          <w:rStyle w:val="af6"/>
        </w:rPr>
        <w:annotationRef/>
      </w:r>
      <w:r>
        <w:t>Why is this underspecified?  Why not specify an required escaping?  Do different implementation differ in their results?</w:t>
      </w:r>
    </w:p>
  </w:comment>
  <w:comment w:id="5265" w:author="Rev 7 Allen Wirfs-Brock" w:date="2013-09-03T19:08:00Z" w:initials="AWB7">
    <w:p w14:paraId="04194FC0" w14:textId="77777777" w:rsidR="00C37EEF" w:rsidRDefault="00C37EEF" w:rsidP="003F1242">
      <w:pPr>
        <w:pStyle w:val="af7"/>
      </w:pPr>
      <w:r>
        <w:rPr>
          <w:rStyle w:val="af6"/>
        </w:rPr>
        <w:annotationRef/>
      </w:r>
      <w:r>
        <w:t>Needs an real algorithm and also completion record checks.</w:t>
      </w:r>
    </w:p>
  </w:comment>
  <w:comment w:id="5266" w:author="Rev 7 Allen Wirfs-Brock" w:date="2013-09-03T19:08:00Z" w:initials="AWB7">
    <w:p w14:paraId="5A1522EF" w14:textId="77777777" w:rsidR="00C37EEF" w:rsidRDefault="00C37EEF" w:rsidP="003F1242">
      <w:pPr>
        <w:pStyle w:val="af7"/>
      </w:pPr>
      <w:r>
        <w:rPr>
          <w:rStyle w:val="af6"/>
        </w:rPr>
        <w:annotationRef/>
      </w:r>
      <w:r>
        <w:t>TODO: Needs better spec langauge</w:t>
      </w:r>
    </w:p>
  </w:comment>
  <w:comment w:id="5276" w:author="Rev 11 Allen Wirfs-Brock" w:date="2013-08-28T12:26:00Z" w:initials="AWB11">
    <w:p w14:paraId="77EA0EC7" w14:textId="77777777" w:rsidR="00C37EEF" w:rsidRDefault="00C37EEF" w:rsidP="00E435B1">
      <w:pPr>
        <w:pStyle w:val="af7"/>
      </w:pPr>
      <w:r>
        <w:rPr>
          <w:rStyle w:val="af6"/>
        </w:rPr>
        <w:annotationRef/>
      </w:r>
      <w:r>
        <w:t>TODO: see if this algorithm  is really needed</w:t>
      </w:r>
    </w:p>
  </w:comment>
  <w:comment w:id="5321" w:author="Rev 7 Allen Wirfs-Brock" w:date="2013-09-03T13:28:00Z" w:initials="AWB7">
    <w:p w14:paraId="6945CDF8" w14:textId="77777777" w:rsidR="00C37EEF" w:rsidRDefault="00C37EEF" w:rsidP="00BC77AC">
      <w:pPr>
        <w:pStyle w:val="af7"/>
      </w:pPr>
      <w:r>
        <w:rPr>
          <w:rStyle w:val="af6"/>
        </w:rPr>
        <w:annotationRef/>
      </w:r>
      <w:r>
        <w:t>It would be nice to have a more explicit way to create a collection with a pre-specified number of elements.</w:t>
      </w:r>
    </w:p>
  </w:comment>
  <w:comment w:id="5322" w:author="Rev 7 Allen Wirfs-Brock" w:date="2013-09-03T13:28:00Z" w:initials="AWB7">
    <w:p w14:paraId="35FB8FAA" w14:textId="77777777" w:rsidR="00C37EEF" w:rsidRDefault="00C37EEF" w:rsidP="00BC77AC">
      <w:pPr>
        <w:pStyle w:val="af7"/>
      </w:pPr>
      <w:r>
        <w:rPr>
          <w:rStyle w:val="af6"/>
        </w:rPr>
        <w:annotationRef/>
      </w:r>
      <w:r>
        <w:t>It would be nice to have a more explicit way to create a collection with a pre-specified number of elements.</w:t>
      </w:r>
    </w:p>
  </w:comment>
  <w:comment w:id="5336" w:author="Rev 7 Allen Wirfs-Brock" w:date="2013-08-28T12:26:00Z" w:initials="AWB7">
    <w:p w14:paraId="0EC34E2B" w14:textId="77777777" w:rsidR="00C37EEF" w:rsidRDefault="00C37EEF">
      <w:pPr>
        <w:pStyle w:val="af7"/>
      </w:pPr>
      <w:r>
        <w:rPr>
          <w:rStyle w:val="af6"/>
        </w:rPr>
        <w:annotationRef/>
      </w:r>
      <w:r>
        <w:t>It would be nice to have a more explicit way to create a collection with a pre-specified number of elements.</w:t>
      </w:r>
    </w:p>
  </w:comment>
  <w:comment w:id="5352" w:author="Rev 7 Allen Wirfs-Brock" w:date="2013-09-03T13:39:00Z" w:initials="AWB7">
    <w:p w14:paraId="759A8030" w14:textId="77777777" w:rsidR="00C37EEF" w:rsidRDefault="00C37EEF" w:rsidP="00260FF1">
      <w:pPr>
        <w:pStyle w:val="af7"/>
      </w:pPr>
      <w:r>
        <w:rPr>
          <w:rStyle w:val="af6"/>
        </w:rPr>
        <w:annotationRef/>
      </w:r>
      <w:r>
        <w:t>It would be nice to have a more explicit way to create a collection with a pre-specified number of elements.</w:t>
      </w:r>
    </w:p>
  </w:comment>
  <w:comment w:id="5364" w:author="Rev 7 Allen Wirfs-Brock" w:date="2013-09-03T13:40:00Z" w:initials="AWB7">
    <w:p w14:paraId="4334B6F6" w14:textId="77777777" w:rsidR="00C37EEF" w:rsidRDefault="00C37EEF" w:rsidP="00260FF1">
      <w:pPr>
        <w:pStyle w:val="af7"/>
      </w:pPr>
      <w:r>
        <w:rPr>
          <w:rStyle w:val="af6"/>
        </w:rPr>
        <w:annotationRef/>
      </w:r>
      <w:r>
        <w:t>It would be nice to have a more explicit way to create a collection with a pre-specified number of elements.</w:t>
      </w:r>
    </w:p>
  </w:comment>
  <w:comment w:id="5377" w:author="Rev 7 Allen Wirfs-Brock" w:date="2013-08-28T12:26:00Z" w:initials="AWB7">
    <w:p w14:paraId="585BC937" w14:textId="77777777" w:rsidR="00C37EEF" w:rsidRDefault="00C37EEF" w:rsidP="00190B40">
      <w:pPr>
        <w:pStyle w:val="af7"/>
      </w:pPr>
      <w:r>
        <w:rPr>
          <w:rStyle w:val="af6"/>
        </w:rPr>
        <w:annotationRef/>
      </w:r>
      <w:r>
        <w:t>It would be nice to have a more explicit way to create a collection with a pre-specified number of elements.</w:t>
      </w:r>
    </w:p>
  </w:comment>
  <w:comment w:id="5382" w:author="Rev 7 Allen Wirfs-Brock" w:date="2013-08-28T12:26:00Z" w:initials="AWB7">
    <w:p w14:paraId="5443389E" w14:textId="77777777" w:rsidR="00C37EEF" w:rsidRDefault="00C37EEF">
      <w:pPr>
        <w:pStyle w:val="af7"/>
      </w:pPr>
      <w:r>
        <w:rPr>
          <w:rStyle w:val="af6"/>
        </w:rPr>
        <w:annotationRef/>
      </w:r>
      <w:r>
        <w:t>TODO: take completion values into account.</w:t>
      </w:r>
    </w:p>
  </w:comment>
  <w:comment w:id="5387" w:author="Rev 7 Allen Wirfs-Brock" w:date="2013-08-28T12:26:00Z" w:initials="AWB7">
    <w:p w14:paraId="31DFE5FB" w14:textId="77777777" w:rsidR="00C37EEF" w:rsidRDefault="00C37EEF" w:rsidP="00190B40">
      <w:pPr>
        <w:pStyle w:val="af7"/>
      </w:pPr>
      <w:r>
        <w:rPr>
          <w:rStyle w:val="af6"/>
        </w:rPr>
        <w:annotationRef/>
      </w:r>
      <w:r>
        <w:t>It would be nice to have a more explicit way to create a collection with a pre-specified number of elements.</w:t>
      </w:r>
    </w:p>
  </w:comment>
  <w:comment w:id="5395" w:author="Rev 7 Allen Wirfs-Brock" w:date="2013-09-03T13:40:00Z" w:initials="AWB7">
    <w:p w14:paraId="7586AD31" w14:textId="77777777" w:rsidR="00C37EEF" w:rsidRDefault="00C37EEF" w:rsidP="00260FF1">
      <w:pPr>
        <w:pStyle w:val="af7"/>
      </w:pPr>
      <w:r>
        <w:rPr>
          <w:rStyle w:val="af6"/>
        </w:rPr>
        <w:annotationRef/>
      </w:r>
      <w:r>
        <w:t>This step was missing in ES&lt;=5.1</w:t>
      </w:r>
    </w:p>
  </w:comment>
  <w:comment w:id="5396" w:author="Rev 7 Allen Wirfs-Brock" w:date="2013-09-03T13:40:00Z" w:initials="AWB7">
    <w:p w14:paraId="4AAF16ED" w14:textId="77777777" w:rsidR="00C37EEF" w:rsidRDefault="00C37EEF" w:rsidP="00260FF1">
      <w:pPr>
        <w:pStyle w:val="af7"/>
      </w:pPr>
      <w:r>
        <w:rPr>
          <w:rStyle w:val="af6"/>
        </w:rPr>
        <w:annotationRef/>
      </w:r>
      <w:r>
        <w:t>This step was missing in ES&lt;=5.1</w:t>
      </w:r>
    </w:p>
  </w:comment>
  <w:comment w:id="5399" w:author="Rev 11 Allen Wirfs-Brock" w:date="2013-08-28T12:26:00Z" w:initials="AWB11">
    <w:p w14:paraId="3A0F721E" w14:textId="77777777" w:rsidR="00C37EEF" w:rsidRDefault="00C37EEF" w:rsidP="00714C7E">
      <w:pPr>
        <w:pStyle w:val="af7"/>
      </w:pPr>
      <w:r>
        <w:rPr>
          <w:rStyle w:val="af6"/>
        </w:rPr>
        <w:annotationRef/>
      </w:r>
      <w:r>
        <w:t>Need to decide whether to allow an argument that requests sparse iteration</w:t>
      </w:r>
    </w:p>
  </w:comment>
  <w:comment w:id="5400" w:author="Rev 17 Allen Wirfs-Brock" w:date="2013-08-28T12:26:00Z" w:initials="AWB17">
    <w:p w14:paraId="7D99B193" w14:textId="77777777" w:rsidR="00C37EEF" w:rsidRDefault="00C37EEF">
      <w:pPr>
        <w:pStyle w:val="af7"/>
      </w:pPr>
      <w:r>
        <w:rPr>
          <w:rStyle w:val="af6"/>
        </w:rPr>
        <w:annotationRef/>
      </w:r>
      <w:r>
        <w:t>Should blacklist be frozen?</w:t>
      </w:r>
    </w:p>
  </w:comment>
  <w:comment w:id="5423" w:author="Rev 10 Allen Wirfs-Brock" w:date="2013-09-04T18:07:00Z" w:initials="AWB10">
    <w:p w14:paraId="0C3E5BF3" w14:textId="77777777" w:rsidR="00C37EEF" w:rsidRDefault="00C37EEF" w:rsidP="004B439B">
      <w:pPr>
        <w:pStyle w:val="6"/>
      </w:pPr>
      <w:r>
        <w:rPr>
          <w:rStyle w:val="af6"/>
        </w:rPr>
        <w:annotationRef/>
      </w:r>
      <w:r>
        <w:t>TODO:  need to decide what to use for a constructor for these sort of  objects.</w:t>
      </w:r>
    </w:p>
  </w:comment>
  <w:comment w:id="5424" w:author="Rev 15 Allen Wirfs-Brock" w:date="2013-08-28T12:26:00Z" w:initials="AWB15">
    <w:p w14:paraId="4F5A4361" w14:textId="77777777" w:rsidR="00C37EEF" w:rsidRDefault="00C37EEF">
      <w:pPr>
        <w:pStyle w:val="af7"/>
      </w:pPr>
      <w:r>
        <w:rPr>
          <w:rStyle w:val="af6"/>
        </w:rPr>
        <w:annotationRef/>
      </w:r>
      <w:r>
        <w:t>We don’t current have a public API for requesting a sparse iteration.  If that remains the case we can delete this clause.</w:t>
      </w:r>
    </w:p>
  </w:comment>
  <w:comment w:id="6462" w:author="Rev 13 Allen Wirfs-Brock" w:date="2013-08-28T15:46:00Z" w:initials="AWB13">
    <w:p w14:paraId="54D7D2BA" w14:textId="77777777" w:rsidR="00C37EEF" w:rsidRDefault="00C37EEF" w:rsidP="003E75AF">
      <w:pPr>
        <w:pStyle w:val="af7"/>
      </w:pPr>
      <w:r>
        <w:rPr>
          <w:rStyle w:val="af6"/>
        </w:rPr>
        <w:annotationRef/>
      </w:r>
      <w:r>
        <w:t>TODO</w:t>
      </w:r>
    </w:p>
  </w:comment>
  <w:comment w:id="6463" w:author="Rev 13 Allen Wirfs-Brock" w:date="2013-08-28T15:46:00Z" w:initials="AWB13">
    <w:p w14:paraId="76BC1863" w14:textId="77777777" w:rsidR="00C37EEF" w:rsidRDefault="00C37EEF" w:rsidP="003E75AF">
      <w:pPr>
        <w:pStyle w:val="af7"/>
      </w:pPr>
      <w:r>
        <w:rPr>
          <w:rStyle w:val="af6"/>
        </w:rPr>
        <w:annotationRef/>
      </w:r>
      <w:r>
        <w:t>TODO</w:t>
      </w:r>
    </w:p>
  </w:comment>
  <w:comment w:id="6464" w:author="Rev 13 Allen Wirfs-Brock" w:date="2013-08-28T15:46:00Z" w:initials="AWB13">
    <w:p w14:paraId="2900809B" w14:textId="77777777" w:rsidR="00C37EEF" w:rsidRDefault="00C37EEF" w:rsidP="003E75AF">
      <w:pPr>
        <w:pStyle w:val="af7"/>
      </w:pPr>
      <w:r>
        <w:rPr>
          <w:rStyle w:val="af6"/>
        </w:rPr>
        <w:annotationRef/>
      </w:r>
      <w:r>
        <w:t>Issue: this is a made up name.  What should it be?</w:t>
      </w:r>
    </w:p>
  </w:comment>
  <w:comment w:id="6465" w:author="Rev 13 Allen Wirfs-Brock" w:date="2013-08-28T15:46:00Z" w:initials="AWB13">
    <w:p w14:paraId="135290DB" w14:textId="77777777" w:rsidR="00C37EEF" w:rsidRDefault="00C37EEF" w:rsidP="003E75AF">
      <w:pPr>
        <w:pStyle w:val="af7"/>
      </w:pPr>
      <w:r>
        <w:rPr>
          <w:rStyle w:val="af6"/>
        </w:rPr>
        <w:annotationRef/>
      </w:r>
      <w:r>
        <w:t>TODO</w:t>
      </w:r>
    </w:p>
  </w:comment>
  <w:comment w:id="6468" w:author="Rev 13 Allen Wirfs-Brock" w:date="2013-08-28T15:46:00Z" w:initials="AWB13">
    <w:p w14:paraId="618BCD2A" w14:textId="77777777" w:rsidR="00C37EEF" w:rsidRDefault="00C37EEF" w:rsidP="003E75AF">
      <w:pPr>
        <w:pStyle w:val="af7"/>
      </w:pPr>
      <w:r>
        <w:rPr>
          <w:rStyle w:val="af6"/>
        </w:rPr>
        <w:annotationRef/>
      </w:r>
      <w:r>
        <w:t>Issue:  we need to decide whether we are going to fully apply WebIDL’s complex set of overload resolution rules.</w:t>
      </w:r>
    </w:p>
  </w:comment>
  <w:comment w:id="6469" w:author="Rev 13 Allen Wirfs-Brock" w:date="2013-08-28T15:46:00Z" w:initials="AWB13">
    <w:p w14:paraId="4B4AB985" w14:textId="77777777" w:rsidR="00C37EEF" w:rsidRDefault="00C37EEF" w:rsidP="003E75AF">
      <w:pPr>
        <w:pStyle w:val="af7"/>
      </w:pPr>
      <w:r>
        <w:rPr>
          <w:rStyle w:val="af6"/>
        </w:rPr>
        <w:annotationRef/>
      </w:r>
      <w:r>
        <w:t>Issue:  we need to decide whether we are going to fully apply WebIDL’s complex set of overload resolution rules.</w:t>
      </w:r>
    </w:p>
  </w:comment>
  <w:comment w:id="6470" w:author="Rev 13 Allen Wirfs-Brock" w:date="2013-08-28T15:46:00Z" w:initials="AWB13">
    <w:p w14:paraId="0CBC076D" w14:textId="77777777" w:rsidR="00C37EEF" w:rsidRDefault="00C37EEF" w:rsidP="003E75AF">
      <w:pPr>
        <w:pStyle w:val="af7"/>
      </w:pPr>
      <w:r>
        <w:rPr>
          <w:rStyle w:val="af6"/>
        </w:rPr>
        <w:annotationRef/>
      </w:r>
      <w:r>
        <w:t>TODO</w:t>
      </w:r>
    </w:p>
  </w:comment>
  <w:comment w:id="6471" w:author="Rev 13 Allen Wirfs-Brock" w:date="2013-08-28T15:46:00Z" w:initials="AWB13">
    <w:p w14:paraId="2475877D" w14:textId="77777777" w:rsidR="00C37EEF" w:rsidRDefault="00C37EEF" w:rsidP="003E75AF">
      <w:pPr>
        <w:pStyle w:val="af7"/>
      </w:pPr>
      <w:r>
        <w:rPr>
          <w:rStyle w:val="af6"/>
        </w:rPr>
        <w:annotationRef/>
      </w:r>
      <w:r>
        <w:t>Issue:  The khronos spec. allows array-likes here.  Should we also recognise iterables and use @@iterator for them?  This algorithm current doesn’t deal with iterables.</w:t>
      </w:r>
    </w:p>
  </w:comment>
  <w:comment w:id="6472" w:author="Rev 13 Allen Wirfs-Brock" w:date="2013-08-28T15:46:00Z" w:initials="AWB13">
    <w:p w14:paraId="4BDB844D" w14:textId="77777777" w:rsidR="00C37EEF" w:rsidRDefault="00C37EEF" w:rsidP="003E75AF">
      <w:pPr>
        <w:pStyle w:val="af7"/>
      </w:pPr>
      <w:r>
        <w:rPr>
          <w:rStyle w:val="af6"/>
        </w:rPr>
        <w:annotationRef/>
      </w:r>
      <w:r>
        <w:t>Issue:  we need to decide whether we are going to fully apply WebIDL’s complex set of overload resolution rules.</w:t>
      </w:r>
    </w:p>
  </w:comment>
  <w:comment w:id="6473" w:author="Rev 13 Allen Wirfs-Brock" w:date="2013-08-28T15:46:00Z" w:initials="AWB13">
    <w:p w14:paraId="3F6F5929" w14:textId="77777777" w:rsidR="00C37EEF" w:rsidRDefault="00C37EEF" w:rsidP="003E75AF">
      <w:pPr>
        <w:pStyle w:val="af7"/>
      </w:pPr>
      <w:r>
        <w:rPr>
          <w:rStyle w:val="af6"/>
        </w:rPr>
        <w:annotationRef/>
      </w:r>
      <w:r>
        <w:t>Issue:  we need to decide whether we are going to fully apply WebIDL’s complex set of overload resolution rules.</w:t>
      </w:r>
    </w:p>
  </w:comment>
  <w:comment w:id="6474" w:author="Rev 13 Allen Wirfs-Brock" w:date="2013-08-28T15:46:00Z" w:initials="AWB13">
    <w:p w14:paraId="2DBC55E8" w14:textId="77777777" w:rsidR="00C37EEF" w:rsidRDefault="00C37EEF" w:rsidP="003E75AF">
      <w:pPr>
        <w:pStyle w:val="af7"/>
      </w:pPr>
      <w:r>
        <w:rPr>
          <w:rStyle w:val="af6"/>
        </w:rPr>
        <w:annotationRef/>
      </w:r>
      <w:r>
        <w:t>Issue, the order of exceptions that may be thrown during argument validation is probably not currently the same as would be produced by WebIDL overloading plus Khronos validation rules (if that order is even well defined??).  It isn’t clear that this difference is very important.</w:t>
      </w:r>
    </w:p>
  </w:comment>
  <w:comment w:id="6476" w:author="Rev 7 Allen Wirfs-Brock" w:date="2013-09-04T08:27:00Z" w:initials="AWB7">
    <w:p w14:paraId="2D388138" w14:textId="77777777" w:rsidR="00C37EEF" w:rsidRDefault="00C37EEF" w:rsidP="00550D8C">
      <w:pPr>
        <w:pStyle w:val="af7"/>
      </w:pPr>
      <w:r>
        <w:rPr>
          <w:rStyle w:val="af6"/>
        </w:rPr>
        <w:annotationRef/>
      </w:r>
      <w:r>
        <w:t>It would be nice to have a more explicit way to create a collection with a pre-specified number of elements.</w:t>
      </w:r>
    </w:p>
  </w:comment>
  <w:comment w:id="6477" w:author="Rev 7 Allen Wirfs-Brock" w:date="2013-09-04T08:27:00Z" w:initials="AWB7">
    <w:p w14:paraId="6BC2164F" w14:textId="77777777" w:rsidR="00C37EEF" w:rsidRDefault="00C37EEF" w:rsidP="00550D8C">
      <w:pPr>
        <w:pStyle w:val="af7"/>
      </w:pPr>
      <w:r>
        <w:rPr>
          <w:rStyle w:val="af6"/>
        </w:rPr>
        <w:annotationRef/>
      </w:r>
      <w:r>
        <w:t>It would be nice to have a more explicit way to create a collection with a pre-specified number of elements.</w:t>
      </w:r>
    </w:p>
  </w:comment>
  <w:comment w:id="6478" w:author="Rev 7 Allen Wirfs-Brock" w:date="2013-08-28T15:46:00Z" w:initials="AWB7">
    <w:p w14:paraId="0FDED428" w14:textId="77777777" w:rsidR="00C37EEF" w:rsidRDefault="00C37EEF" w:rsidP="003E75AF">
      <w:pPr>
        <w:pStyle w:val="af7"/>
      </w:pPr>
      <w:r>
        <w:rPr>
          <w:rStyle w:val="af6"/>
        </w:rPr>
        <w:annotationRef/>
      </w:r>
      <w:r>
        <w:t>It would be nice to have a more explicit way to create a collection with a pre-specified number of elements.</w:t>
      </w:r>
    </w:p>
  </w:comment>
  <w:comment w:id="6482" w:author="Rev 13 Allen Wirfs-Brock" w:date="2013-08-28T15:46:00Z" w:initials="AWB13">
    <w:p w14:paraId="727DB4F5" w14:textId="77777777" w:rsidR="00C37EEF" w:rsidRDefault="00C37EEF" w:rsidP="003E75AF">
      <w:pPr>
        <w:pStyle w:val="af7"/>
      </w:pPr>
      <w:r>
        <w:rPr>
          <w:rStyle w:val="af6"/>
        </w:rPr>
        <w:annotationRef/>
      </w:r>
      <w:r>
        <w:t>buffer needs to be an accessor both to comply with WebIDL requirements and to support the Kronos neutering strawman requirements.</w:t>
      </w:r>
    </w:p>
  </w:comment>
  <w:comment w:id="6483" w:author="Rev 13 Allen Wirfs-Brock" w:date="2013-08-28T15:46:00Z" w:initials="AWB13">
    <w:p w14:paraId="5B93FE35" w14:textId="77777777" w:rsidR="00C37EEF" w:rsidRDefault="00C37EEF" w:rsidP="003E75AF">
      <w:pPr>
        <w:pStyle w:val="af7"/>
      </w:pPr>
      <w:r>
        <w:rPr>
          <w:rStyle w:val="af6"/>
        </w:rPr>
        <w:annotationRef/>
      </w:r>
      <w:r>
        <w:t>buffer needs to be an accessor both to comply with WebIDL requirements and to support the Kronos neutering strawman requirements.</w:t>
      </w:r>
    </w:p>
  </w:comment>
  <w:comment w:id="6484" w:author="Rev 13 Allen Wirfs-Brock" w:date="2013-08-28T15:46:00Z" w:initials="AWB13">
    <w:p w14:paraId="578C23F9" w14:textId="77777777" w:rsidR="00C37EEF" w:rsidRDefault="00C37EEF" w:rsidP="003E75AF">
      <w:pPr>
        <w:pStyle w:val="af7"/>
      </w:pPr>
      <w:r>
        <w:rPr>
          <w:rStyle w:val="af6"/>
        </w:rPr>
        <w:annotationRef/>
      </w:r>
      <w:r>
        <w:t>buffer needs to be an accessor both to comply with WebIDL requirements and to support the Kronos neutering strawman requirements.</w:t>
      </w:r>
    </w:p>
  </w:comment>
  <w:comment w:id="6485" w:author="Rev 7 Allen Wirfs-Brock" w:date="2013-09-04T08:40:00Z" w:initials="AWB7">
    <w:p w14:paraId="364CF6CD" w14:textId="77777777" w:rsidR="00C37EEF" w:rsidRDefault="00C37EEF" w:rsidP="00376910">
      <w:pPr>
        <w:pStyle w:val="af7"/>
      </w:pPr>
      <w:r>
        <w:rPr>
          <w:rStyle w:val="af6"/>
        </w:rPr>
        <w:annotationRef/>
      </w:r>
      <w:r>
        <w:t>It would be nice to have a more explicit way to create a collection with a pre-specified number of elements.</w:t>
      </w:r>
    </w:p>
  </w:comment>
  <w:comment w:id="6486" w:author="Rev 13 Allen Wirfs-Brock" w:date="2013-08-28T15:46:00Z" w:initials="AWB13">
    <w:p w14:paraId="41A4ED2A" w14:textId="77777777" w:rsidR="00C37EEF" w:rsidRDefault="00C37EEF" w:rsidP="003E75AF">
      <w:pPr>
        <w:pStyle w:val="af7"/>
      </w:pPr>
      <w:r>
        <w:rPr>
          <w:rStyle w:val="af6"/>
        </w:rPr>
        <w:annotationRef/>
      </w:r>
      <w:r>
        <w:t>buffer needs to be an accessor both to comply with WebIDL requirements and to support the Kronos neutering strawman requirements.</w:t>
      </w:r>
    </w:p>
  </w:comment>
  <w:comment w:id="6487" w:author="Rev 7 Allen Wirfs-Brock" w:date="2013-09-04T08:41:00Z" w:initials="AWB7">
    <w:p w14:paraId="6F2B442A" w14:textId="77777777" w:rsidR="00C37EEF" w:rsidRDefault="00C37EEF" w:rsidP="00376910">
      <w:pPr>
        <w:pStyle w:val="af7"/>
      </w:pPr>
      <w:r>
        <w:rPr>
          <w:rStyle w:val="af6"/>
        </w:rPr>
        <w:annotationRef/>
      </w:r>
      <w:r>
        <w:t>It would be nice to have a more explicit way to create a collection with a pre-specified number of elements.</w:t>
      </w:r>
    </w:p>
  </w:comment>
  <w:comment w:id="6490" w:author="Rev 13 Allen Wirfs-Brock" w:date="2013-08-28T15:46:00Z" w:initials="AWB13">
    <w:p w14:paraId="69E2EC47" w14:textId="77777777" w:rsidR="00C37EEF" w:rsidRDefault="00C37EEF" w:rsidP="003E75AF">
      <w:pPr>
        <w:pStyle w:val="af7"/>
      </w:pPr>
      <w:r>
        <w:rPr>
          <w:rStyle w:val="af6"/>
        </w:rPr>
        <w:annotationRef/>
      </w:r>
      <w:r>
        <w:t>TODO, see bug 1675</w:t>
      </w:r>
    </w:p>
  </w:comment>
  <w:comment w:id="6491" w:author="Rev 7 Allen Wirfs-Brock" w:date="2013-08-28T15:46:00Z" w:initials="AWB7">
    <w:p w14:paraId="418F44B9" w14:textId="77777777" w:rsidR="00C37EEF" w:rsidRDefault="00C37EEF" w:rsidP="003E75AF">
      <w:pPr>
        <w:pStyle w:val="af7"/>
      </w:pPr>
      <w:r>
        <w:rPr>
          <w:rStyle w:val="af6"/>
        </w:rPr>
        <w:annotationRef/>
      </w:r>
      <w:r>
        <w:t>It would be nice to have a more explicit way to create a collection with a pre-specified number of elements.</w:t>
      </w:r>
    </w:p>
  </w:comment>
  <w:comment w:id="6492" w:author="Rev 13 Allen Wirfs-Brock" w:date="2013-09-04T08:42:00Z" w:initials="AWB13">
    <w:p w14:paraId="304C3A62" w14:textId="77777777" w:rsidR="00C37EEF" w:rsidRDefault="00C37EEF" w:rsidP="00376910">
      <w:pPr>
        <w:pStyle w:val="af7"/>
      </w:pPr>
      <w:r>
        <w:rPr>
          <w:rStyle w:val="af6"/>
        </w:rPr>
        <w:annotationRef/>
      </w:r>
      <w:r>
        <w:t>TODO: not yet updated from wik</w:t>
      </w:r>
    </w:p>
  </w:comment>
  <w:comment w:id="6512" w:author="Rev 17 Allen Wirfs-Brock" w:date="2013-08-28T15:55:00Z" w:initials="AWB17">
    <w:p w14:paraId="77689EE2" w14:textId="77777777" w:rsidR="00C37EEF" w:rsidRDefault="00C37EEF" w:rsidP="00A95C0C">
      <w:pPr>
        <w:pStyle w:val="af7"/>
      </w:pPr>
      <w:r>
        <w:rPr>
          <w:rStyle w:val="af6"/>
        </w:rPr>
        <w:annotationRef/>
      </w:r>
      <w:r>
        <w:t>There is a lack of concensus in TC39 whether duplicate keys should throw or over-write.  Current spec. over-writes.</w:t>
      </w:r>
    </w:p>
  </w:comment>
  <w:comment w:id="6511" w:author="Rev 12 Allen Wirfs-Brock" w:date="2013-08-28T15:55:00Z" w:initials="AWB12">
    <w:p w14:paraId="03A449C7" w14:textId="77777777" w:rsidR="00C37EEF" w:rsidRDefault="00C37EEF" w:rsidP="00A95C0C">
      <w:pPr>
        <w:pStyle w:val="af7"/>
      </w:pPr>
      <w:r>
        <w:rPr>
          <w:rStyle w:val="af6"/>
        </w:rPr>
        <w:annotationRef/>
      </w:r>
      <w:r>
        <w:t>Note that using a method call for inserting pairs during initialization provides allows subclasses to be more expressive.</w:t>
      </w:r>
    </w:p>
  </w:comment>
  <w:comment w:id="6516" w:author="Rev 14 Allen Wirfs-Brock" w:date="2013-09-04T10:30:00Z" w:initials="AWB14">
    <w:p w14:paraId="50AF0C91" w14:textId="77777777" w:rsidR="00C37EEF" w:rsidRDefault="00C37EEF" w:rsidP="00F8032F">
      <w:pPr>
        <w:pStyle w:val="af7"/>
      </w:pPr>
      <w:r>
        <w:rPr>
          <w:rStyle w:val="af6"/>
        </w:rPr>
        <w:annotationRef/>
      </w:r>
      <w:r>
        <w:t>Need to move after delete</w:t>
      </w:r>
    </w:p>
  </w:comment>
  <w:comment w:id="6517" w:author="Rev 10 Allen Wirfs-Brock" w:date="2013-08-28T15:55:00Z" w:initials="AWB10">
    <w:p w14:paraId="6681F622" w14:textId="77777777" w:rsidR="00C37EEF" w:rsidRDefault="00C37EEF" w:rsidP="00A95C0C">
      <w:pPr>
        <w:pStyle w:val="af7"/>
      </w:pPr>
      <w:r>
        <w:rPr>
          <w:rStyle w:val="af6"/>
        </w:rPr>
        <w:annotationRef/>
      </w:r>
      <w:r>
        <w:t>This is how we  identify a property whose key is a built-in Symbol</w:t>
      </w:r>
    </w:p>
  </w:comment>
  <w:comment w:id="6518" w:author="Rev 10 Allen Wirfs-Brock" w:date="2013-08-28T15:55:00Z" w:initials="AWB10">
    <w:p w14:paraId="22CC5FED" w14:textId="77777777" w:rsidR="00C37EEF" w:rsidRDefault="00C37EEF" w:rsidP="00A95C0C">
      <w:pPr>
        <w:pStyle w:val="af7"/>
      </w:pPr>
      <w:r>
        <w:rPr>
          <w:rStyle w:val="af6"/>
        </w:rPr>
        <w:annotationRef/>
      </w:r>
      <w:r>
        <w:t>Do we really want to do this sort of method sharing.  It has a bad smell.</w:t>
      </w:r>
    </w:p>
  </w:comment>
  <w:comment w:id="6521" w:author="Rev 10 Allen Wirfs-Brock" w:date="2013-08-28T15:55:00Z" w:initials="AWB10">
    <w:p w14:paraId="1588DE51" w14:textId="77777777" w:rsidR="00C37EEF" w:rsidRDefault="00C37EEF" w:rsidP="00A95C0C">
      <w:pPr>
        <w:pStyle w:val="af7"/>
      </w:pPr>
      <w:r>
        <w:rPr>
          <w:rStyle w:val="af6"/>
        </w:rPr>
        <w:annotationRef/>
      </w:r>
      <w:r>
        <w:t>TODO:  need to decide what to use for a constructor for these sort of  objects. Probably we should try to consistently follow the “class model” wherever we can.</w:t>
      </w:r>
    </w:p>
  </w:comment>
  <w:comment w:id="6528" w:author="Rev 12 Allen Wirfs-Brock" w:date="2013-09-03T12:27:00Z" w:initials="AWB12">
    <w:p w14:paraId="3EC58D63" w14:textId="77777777" w:rsidR="00C37EEF" w:rsidRDefault="00C37EEF" w:rsidP="00B17855">
      <w:pPr>
        <w:pStyle w:val="af7"/>
      </w:pPr>
      <w:r>
        <w:rPr>
          <w:rStyle w:val="af6"/>
        </w:rPr>
        <w:annotationRef/>
      </w:r>
      <w:r>
        <w:t>Note that using a method call for inserting pairs during initialization allows subclasses to be more expressive.</w:t>
      </w:r>
    </w:p>
  </w:comment>
  <w:comment w:id="6530" w:author="Rev 14 Allen Wirfs-Brock" w:date="2013-09-03T12:27:00Z" w:initials="AWB14">
    <w:p w14:paraId="3BCDDF24" w14:textId="77777777" w:rsidR="00C37EEF" w:rsidRDefault="00C37EEF" w:rsidP="00B17855">
      <w:pPr>
        <w:pStyle w:val="af7"/>
      </w:pPr>
      <w:r>
        <w:rPr>
          <w:rStyle w:val="af6"/>
        </w:rPr>
        <w:annotationRef/>
      </w:r>
      <w:r>
        <w:t>Because the @@create method is essential to the integrity of this “class” definition, just like the prototoype property, it seems appripiate to freeze it in the same manner.</w:t>
      </w:r>
    </w:p>
  </w:comment>
  <w:comment w:id="6533" w:author="Rev 10 Allen Wirfs-Brock" w:date="2013-09-03T12:27:00Z" w:initials="AWB10">
    <w:p w14:paraId="63F62930" w14:textId="77777777" w:rsidR="00C37EEF" w:rsidRDefault="00C37EEF" w:rsidP="00B17855">
      <w:pPr>
        <w:pStyle w:val="af7"/>
      </w:pPr>
      <w:r>
        <w:rPr>
          <w:rStyle w:val="af6"/>
        </w:rPr>
        <w:annotationRef/>
      </w:r>
      <w:r>
        <w:t xml:space="preserve">Do we really want to do this sort of method sharing.  </w:t>
      </w:r>
    </w:p>
  </w:comment>
  <w:comment w:id="6536" w:author="Rev 10 Allen Wirfs-Brock" w:date="2013-09-03T12:27:00Z" w:initials="AWB10">
    <w:p w14:paraId="759710B8" w14:textId="77777777" w:rsidR="00C37EEF" w:rsidRDefault="00C37EEF" w:rsidP="00B17855">
      <w:pPr>
        <w:pStyle w:val="af7"/>
      </w:pPr>
      <w:r>
        <w:rPr>
          <w:rStyle w:val="af6"/>
        </w:rPr>
        <w:annotationRef/>
      </w:r>
      <w:r>
        <w:t>TODO:  need to decide what to use for a constructor for these sort of  objects.</w:t>
      </w:r>
    </w:p>
  </w:comment>
  <w:comment w:id="6543" w:author="Rev 12 Allen Wirfs-Brock" w:date="2013-08-28T15:56:00Z" w:initials="AWB12">
    <w:p w14:paraId="3F694D78" w14:textId="77777777" w:rsidR="00C37EEF" w:rsidRDefault="00C37EEF" w:rsidP="00A95C0C">
      <w:pPr>
        <w:pStyle w:val="af7"/>
      </w:pPr>
      <w:r>
        <w:rPr>
          <w:rStyle w:val="af6"/>
        </w:rPr>
        <w:annotationRef/>
      </w:r>
      <w:r>
        <w:t>Note that using a method call for inserting pairs during initialization provides allows subclasses to be more expressive.</w:t>
      </w:r>
    </w:p>
  </w:comment>
  <w:comment w:id="6545" w:author="Rev 14 Allen Wirfs-Brock" w:date="2013-08-28T15:56:00Z" w:initials="AWB14">
    <w:p w14:paraId="45CDBA5A" w14:textId="77777777" w:rsidR="00C37EEF" w:rsidRDefault="00C37EEF" w:rsidP="00A95C0C">
      <w:pPr>
        <w:pStyle w:val="af7"/>
      </w:pPr>
      <w:r>
        <w:rPr>
          <w:rStyle w:val="af6"/>
        </w:rPr>
        <w:annotationRef/>
      </w:r>
      <w:r>
        <w:t>Because the @@create method is essential to the integrity of this “class” definition, just like the prototoype property, it seems appripiate to freeze it in the same manner.</w:t>
      </w:r>
    </w:p>
  </w:comment>
  <w:comment w:id="8055" w:author="Rev 13 Allen Wirfs-Brock" w:date="2013-08-28T15:59:00Z" w:initials="AWB13">
    <w:p w14:paraId="0072ECA9" w14:textId="77777777" w:rsidR="00C37EEF" w:rsidRDefault="00C37EEF" w:rsidP="00A95C0C">
      <w:pPr>
        <w:pStyle w:val="af7"/>
      </w:pPr>
      <w:r>
        <w:rPr>
          <w:rStyle w:val="af6"/>
        </w:rPr>
        <w:annotationRef/>
      </w:r>
      <w:r>
        <w:t>TODO: need to define abstract operations for allocting data blocks.  Should throw a RangeError if alloc fails.</w:t>
      </w:r>
    </w:p>
  </w:comment>
  <w:comment w:id="8062" w:author="Rev 13 Allen Wirfs-Brock" w:date="2013-09-03T19:40:00Z" w:initials="AWB13">
    <w:p w14:paraId="53EDBA54" w14:textId="77777777" w:rsidR="00C37EEF" w:rsidRDefault="00C37EEF" w:rsidP="00C9101B">
      <w:pPr>
        <w:pStyle w:val="af7"/>
      </w:pPr>
      <w:r>
        <w:rPr>
          <w:rStyle w:val="af6"/>
        </w:rPr>
        <w:annotationRef/>
      </w:r>
      <w:r>
        <w:t>byteLength needs to be an accessor both to comply with WebIDL requirements and to support the Kronos neutering strawman requirements.</w:t>
      </w:r>
    </w:p>
  </w:comment>
  <w:comment w:id="8063" w:author="Rev 13 Allen Wirfs-Brock" w:date="2013-08-28T15:59:00Z" w:initials="AWB13">
    <w:p w14:paraId="6212056D" w14:textId="77777777" w:rsidR="00C37EEF" w:rsidRDefault="00C37EEF" w:rsidP="00A95C0C">
      <w:pPr>
        <w:pStyle w:val="af7"/>
      </w:pPr>
      <w:r>
        <w:rPr>
          <w:rStyle w:val="af6"/>
        </w:rPr>
        <w:annotationRef/>
      </w:r>
      <w:r>
        <w:t xml:space="preserve">TODO: need to define abstract operations for allocting and manipulating data blocks. </w:t>
      </w:r>
    </w:p>
  </w:comment>
  <w:comment w:id="8072" w:author="Rev 13 Allen Wirfs-Brock" w:date="2013-08-28T15:59:00Z" w:initials="AWB13">
    <w:p w14:paraId="686714E4" w14:textId="77777777" w:rsidR="00C37EEF" w:rsidRDefault="00C37EEF" w:rsidP="00A95C0C">
      <w:pPr>
        <w:pStyle w:val="af7"/>
      </w:pPr>
      <w:r>
        <w:rPr>
          <w:rStyle w:val="af6"/>
        </w:rPr>
        <w:annotationRef/>
      </w:r>
      <w:r>
        <w:t>buffer needs to be an accessor both to comply with WebIDL requirements and to support the Kronos neutering strawman requirements.</w:t>
      </w:r>
    </w:p>
  </w:comment>
  <w:comment w:id="8073" w:author="Rev 13 Allen Wirfs-Brock" w:date="2013-08-28T15:59:00Z" w:initials="AWB13">
    <w:p w14:paraId="5599570D" w14:textId="77777777" w:rsidR="00C37EEF" w:rsidRDefault="00C37EEF" w:rsidP="00A95C0C">
      <w:pPr>
        <w:pStyle w:val="af7"/>
      </w:pPr>
      <w:r>
        <w:rPr>
          <w:rStyle w:val="af6"/>
        </w:rPr>
        <w:annotationRef/>
      </w:r>
      <w:r>
        <w:t>buffer needs to be an accessor both to comply with WebIDL requirements and to support the Kronos neutering strawman requirements.</w:t>
      </w:r>
    </w:p>
  </w:comment>
  <w:comment w:id="8074" w:author="Rev 13 Allen Wirfs-Brock" w:date="2013-08-28T15:59:00Z" w:initials="AWB13">
    <w:p w14:paraId="76AD80F6" w14:textId="77777777" w:rsidR="00C37EEF" w:rsidRDefault="00C37EEF" w:rsidP="00A95C0C">
      <w:pPr>
        <w:pStyle w:val="af7"/>
      </w:pPr>
      <w:r>
        <w:rPr>
          <w:rStyle w:val="af6"/>
        </w:rPr>
        <w:annotationRef/>
      </w:r>
      <w:r>
        <w:t>buffer needs to be an accessor both to comply with WebIDL requirements and to support the Kronos neutering strawman requirements.</w:t>
      </w:r>
    </w:p>
  </w:comment>
  <w:comment w:id="8081" w:author="Rev 15 Allen Wirfs-Brock" w:date="2013-08-28T16:01:00Z" w:initials="AWB15">
    <w:p w14:paraId="79394524" w14:textId="77777777" w:rsidR="00C37EEF" w:rsidRDefault="00C37EEF" w:rsidP="00B55107">
      <w:pPr>
        <w:pStyle w:val="af7"/>
        <w:jc w:val="left"/>
      </w:pPr>
      <w:r>
        <w:rPr>
          <w:rStyle w:val="af6"/>
        </w:rPr>
        <w:annotationRef/>
      </w:r>
      <w:r>
        <w:t xml:space="preserve">TODO:  What about the static semantic rules?  Do they all apply to JSON text? Don’t want to recognised __proto__, etc. It may be time to provide independent  evaluation semantics for </w:t>
      </w:r>
      <w:r w:rsidRPr="0034602E">
        <w:rPr>
          <w:rFonts w:ascii="Times New Roman" w:hAnsi="Times New Roman"/>
          <w:i/>
          <w:iCs/>
        </w:rPr>
        <w:t>JSONText</w:t>
      </w:r>
      <w:r>
        <w:t xml:space="preserve"> </w:t>
      </w:r>
    </w:p>
  </w:comment>
  <w:comment w:id="8186" w:author="Rev 15 Allen Wirfs-Brock" w:date="2013-08-28T12:26:00Z" w:initials="AWB15">
    <w:p w14:paraId="251E65F3" w14:textId="77777777" w:rsidR="00C37EEF" w:rsidRDefault="00C37EEF">
      <w:pPr>
        <w:pStyle w:val="af7"/>
      </w:pPr>
      <w:r>
        <w:rPr>
          <w:rStyle w:val="af6"/>
        </w:rPr>
        <w:annotationRef/>
      </w:r>
      <w:r>
        <w:t>Before final publication we should try to get a vector graphics version of this diagram.</w:t>
      </w:r>
    </w:p>
  </w:comment>
  <w:comment w:id="8375" w:author="Allen Wirfs-Brock" w:date="2013-08-28T12:26:00Z" w:initials="AW">
    <w:p w14:paraId="1A39D619" w14:textId="77777777" w:rsidR="00C37EEF" w:rsidRDefault="00C37EEF">
      <w:pPr>
        <w:pStyle w:val="af7"/>
      </w:pPr>
      <w:r>
        <w:rPr>
          <w:rStyle w:val="af6"/>
        </w:rPr>
        <w:annotationRef/>
      </w:r>
      <w:r>
        <w:t>Need to add new material that is not in previous verions of annex B</w:t>
      </w:r>
    </w:p>
  </w:comment>
  <w:comment w:id="8539" w:author="Rev 18 Allen Wirfs-Brock" w:date="2013-09-05T08:54:00Z" w:initials="AWB18">
    <w:p w14:paraId="37D7471D" w14:textId="77777777" w:rsidR="00C37EEF" w:rsidRDefault="00C37EEF">
      <w:pPr>
        <w:pStyle w:val="af7"/>
      </w:pPr>
      <w:r>
        <w:rPr>
          <w:rStyle w:val="af6"/>
        </w:rPr>
        <w:annotationRef/>
      </w:r>
      <w:r>
        <w:t>This entire section needs to be updated to include strict mode restrictions that apply to new ES6 features.</w:t>
      </w:r>
    </w:p>
  </w:comment>
  <w:comment w:id="8672" w:author="Rev 16 Allen Wirfs-Brock" w:date="2013-08-28T12:26:00Z" w:initials="AWB16">
    <w:p w14:paraId="58CFE8B1" w14:textId="77777777" w:rsidR="00C37EEF" w:rsidRDefault="00C37EEF" w:rsidP="00E82523">
      <w:pPr>
        <w:pStyle w:val="af7"/>
      </w:pPr>
      <w:r>
        <w:rPr>
          <w:rStyle w:val="af6"/>
        </w:rPr>
        <w:annotationRef/>
      </w:r>
      <w:r>
        <w:t xml:space="preserve">Note that this may be a computed property name </w:t>
      </w:r>
    </w:p>
  </w:comment>
  <w:comment w:id="8834" w:author="Rev 6 Allen Wirfs-Brock" w:date="2013-08-28T12:26:00Z" w:initials="AWB6">
    <w:p w14:paraId="3B1EC13E" w14:textId="77777777" w:rsidR="00C37EEF" w:rsidRDefault="00C37EEF" w:rsidP="00733F3C">
      <w:pPr>
        <w:pStyle w:val="af7"/>
      </w:pPr>
      <w:r>
        <w:rPr>
          <w:rStyle w:val="af6"/>
        </w:rPr>
        <w:annotationRef/>
      </w:r>
      <w:r>
        <w:t>This is an experiment to see if we can use this internal method to define Object.key, Object.getOwnPropertyNames, and perhaps some ofther things</w:t>
      </w:r>
    </w:p>
  </w:comment>
  <w:comment w:id="8839" w:author="Rev 6 Allen Wirfs-Brock" w:date="2013-08-28T12:26:00Z" w:initials="AWB6">
    <w:p w14:paraId="25E8336D" w14:textId="77777777" w:rsidR="00C37EEF" w:rsidRDefault="00C37EEF" w:rsidP="00733F3C">
      <w:pPr>
        <w:pStyle w:val="af7"/>
      </w:pPr>
      <w:r>
        <w:rPr>
          <w:rStyle w:val="af6"/>
        </w:rPr>
        <w:annotationRef/>
      </w:r>
      <w:r>
        <w:t>TODO</w:t>
      </w:r>
    </w:p>
  </w:comment>
  <w:comment w:id="8846" w:author="Rev 6 Allen Wirfs-Brock" w:date="2013-08-28T12:26:00Z" w:initials="AWB6">
    <w:p w14:paraId="5809B683" w14:textId="77777777" w:rsidR="00C37EEF" w:rsidRDefault="00C37EEF" w:rsidP="00733F3C">
      <w:pPr>
        <w:pStyle w:val="af7"/>
      </w:pPr>
      <w:r>
        <w:rPr>
          <w:rStyle w:val="af6"/>
        </w:rPr>
        <w:annotationRef/>
      </w:r>
      <w:r>
        <w:t>TODO: Finish this up, and turn it into iterator definition include a next method</w:t>
      </w:r>
    </w:p>
  </w:comment>
  <w:comment w:id="8993" w:author="Rev 7 Allen Wirfs-Brock" w:date="2013-08-28T12:26:00Z" w:initials="AWB7">
    <w:p w14:paraId="07AB983C" w14:textId="77777777" w:rsidR="00C37EEF" w:rsidRDefault="00C37EEF" w:rsidP="00B64068">
      <w:pPr>
        <w:pStyle w:val="af7"/>
      </w:pPr>
      <w:r>
        <w:rPr>
          <w:rStyle w:val="af6"/>
        </w:rPr>
        <w:annotationRef/>
      </w:r>
      <w:r>
        <w:t>TODO: don’t create an arguments binding for arrow functions (and perhaps for concise methods)</w:t>
      </w:r>
    </w:p>
  </w:comment>
  <w:comment w:id="9057" w:author="Rev 7 Allen Wirfs-Brock" w:date="2013-08-28T12:26:00Z" w:initials="AWB7">
    <w:p w14:paraId="5CFBE4B3" w14:textId="77777777" w:rsidR="00C37EEF" w:rsidRDefault="00C37EEF" w:rsidP="00B64068">
      <w:pPr>
        <w:pStyle w:val="af7"/>
      </w:pPr>
      <w:r>
        <w:rPr>
          <w:rStyle w:val="af6"/>
        </w:rPr>
        <w:annotationRef/>
      </w:r>
      <w:r>
        <w:t>TODO: don’t create an arguments binding for arrow functions (and perhaps for concise methods)</w:t>
      </w:r>
    </w:p>
  </w:comment>
  <w:comment w:id="9082" w:author="Allen Wirfs-Brock" w:date="2013-08-28T12:26:00Z" w:initials="AWB">
    <w:p w14:paraId="46819BFE" w14:textId="77777777" w:rsidR="00C37EEF" w:rsidRDefault="00C37EEF" w:rsidP="00751335">
      <w:pPr>
        <w:pStyle w:val="af7"/>
      </w:pPr>
      <w:r>
        <w:rPr>
          <w:rStyle w:val="af6"/>
        </w:rPr>
        <w:annotationRef/>
      </w:r>
      <w:r>
        <w:t>The section and algorithm reference in this draft are based upon the ES5.1 spec.  When the corresponding sections of this document are stable, this section will need to be updated.</w:t>
      </w:r>
    </w:p>
  </w:comment>
  <w:comment w:id="9083" w:author="Rev 8 Allen Wirfs-Brock" w:date="2013-08-28T12:26:00Z" w:initials="AWB8">
    <w:p w14:paraId="754A2780" w14:textId="77777777" w:rsidR="00C37EEF" w:rsidRDefault="00C37EEF" w:rsidP="00751335">
      <w:pPr>
        <w:pStyle w:val="af7"/>
      </w:pPr>
      <w:r>
        <w:rPr>
          <w:rStyle w:val="af6"/>
        </w:rPr>
        <w:annotationRef/>
      </w:r>
      <w:r>
        <w:t xml:space="preserve">This materal is going to be made mandatory and integrated into the main body of the spec. </w:t>
      </w:r>
    </w:p>
  </w:comment>
  <w:comment w:id="9091" w:author="Allen Wirfs-Brock" w:date="2013-08-28T12:26:00Z" w:initials="AWB">
    <w:p w14:paraId="38DA5D99" w14:textId="77777777" w:rsidR="00C37EEF" w:rsidRDefault="00C37EEF" w:rsidP="00751335">
      <w:pPr>
        <w:pStyle w:val="af7"/>
      </w:pPr>
      <w:r>
        <w:rPr>
          <w:rStyle w:val="af6"/>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9101" w:author="Rev 12 Allen Wirfs-Brock" w:date="2013-08-28T12:26:00Z" w:initials="AWB12">
    <w:p w14:paraId="2C45996A" w14:textId="77777777" w:rsidR="00C37EEF" w:rsidRDefault="00C37EEF" w:rsidP="00411141">
      <w:pPr>
        <w:pStyle w:val="af7"/>
      </w:pPr>
      <w:r>
        <w:rPr>
          <w:rStyle w:val="af6"/>
        </w:rPr>
        <w:annotationRef/>
      </w:r>
      <w:r>
        <w:t>This whole thing needs be rewritten, and in the process we will eliminate using [[GetProperty]]</w:t>
      </w:r>
    </w:p>
  </w:comment>
  <w:comment w:id="9111" w:author="Rev 12 Allen Wirfs-Brock" w:date="2013-08-28T12:26:00Z" w:initials="AWB12">
    <w:p w14:paraId="051B4164" w14:textId="77777777" w:rsidR="00C37EEF" w:rsidRDefault="00C37EEF" w:rsidP="00751335">
      <w:pPr>
        <w:pStyle w:val="af7"/>
      </w:pPr>
      <w:r>
        <w:rPr>
          <w:rStyle w:val="af6"/>
        </w:rPr>
        <w:annotationRef/>
      </w:r>
      <w:r>
        <w:t>Need to be updated to use [[SetP]</w:t>
      </w:r>
    </w:p>
  </w:comment>
  <w:comment w:id="9117" w:author="Rev 12 Allen Wirfs-Brock" w:date="2013-08-28T12:26:00Z" w:initials="AWB12">
    <w:p w14:paraId="01A8508E" w14:textId="77777777" w:rsidR="00C37EEF" w:rsidRDefault="00C37EEF" w:rsidP="00411141">
      <w:pPr>
        <w:pStyle w:val="af7"/>
      </w:pPr>
      <w:r>
        <w:rPr>
          <w:rStyle w:val="af6"/>
        </w:rPr>
        <w:annotationRef/>
      </w:r>
      <w:r>
        <w:t>This whole thing needs to be rewritten, and in the process we will eliminate using [[GetProperty]]</w:t>
      </w:r>
    </w:p>
  </w:comment>
  <w:comment w:id="9139" w:author="Allen Wirfs-Brock" w:date="2013-08-28T12:26:00Z" w:initials="AWB">
    <w:p w14:paraId="3127060B" w14:textId="77777777" w:rsidR="00C37EEF" w:rsidRDefault="00C37EEF" w:rsidP="00751335">
      <w:pPr>
        <w:pStyle w:val="af7"/>
      </w:pPr>
      <w:r>
        <w:rPr>
          <w:rStyle w:val="af6"/>
        </w:rPr>
        <w:annotationRef/>
      </w:r>
      <w:r>
        <w:t>Note that Object.defineOwnPropewrty(obj,’__proto__’, desc) nor any other call of [[DefineOwnProperty]] does not modify [[Prototype]].</w:t>
      </w:r>
    </w:p>
  </w:comment>
  <w:comment w:id="9328" w:author="Rev 10 Allen Wirfs-Brock" w:date="2013-08-28T15:59:00Z" w:initials="AWB10">
    <w:p w14:paraId="411F9F27" w14:textId="77777777" w:rsidR="00C37EEF" w:rsidRDefault="00C37EEF" w:rsidP="00A95C0C">
      <w:pPr>
        <w:pStyle w:val="af7"/>
      </w:pPr>
      <w:r>
        <w:rPr>
          <w:rStyle w:val="af6"/>
        </w:rPr>
        <w:annotationRef/>
      </w:r>
      <w:r>
        <w:t xml:space="preserve">This is a place holder for material in the Binary Data proposal </w:t>
      </w:r>
      <w:hyperlink r:id="rId5" w:history="1">
        <w:r w:rsidRPr="00430844">
          <w:rPr>
            <w:rStyle w:val="affb"/>
            <w:lang w:val="en-GB"/>
          </w:rPr>
          <w:t>http://wiki.ecmascript.org/doku.php?id=harmony:binary_data</w:t>
        </w:r>
      </w:hyperlink>
      <w:r>
        <w:t xml:space="preserve"> </w:t>
      </w:r>
    </w:p>
  </w:comment>
  <w:comment w:id="9336" w:author="Rev 13 Allen Wirfs-Brock" w:date="2013-09-04T18:29:00Z" w:initials="AWB13">
    <w:p w14:paraId="75296143" w14:textId="77777777" w:rsidR="00C37EEF" w:rsidRDefault="00C37EEF" w:rsidP="004B439B">
      <w:pPr>
        <w:pStyle w:val="af7"/>
      </w:pPr>
      <w:r>
        <w:rPr>
          <w:rStyle w:val="af6"/>
        </w:rPr>
        <w:annotationRef/>
      </w:r>
      <w:r>
        <w:t>TODO:  this is a place holder assuming that we may need to construct TypedArrays from binary data objects.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9EC2B49" w14:textId="77777777" w:rsidR="00C5328A" w:rsidRDefault="00C5328A">
      <w:r>
        <w:separator/>
      </w:r>
    </w:p>
  </w:endnote>
  <w:endnote w:type="continuationSeparator" w:id="0">
    <w:p w14:paraId="0A62AC7F" w14:textId="77777777" w:rsidR="00C5328A" w:rsidRDefault="00C53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C37EEF" w:rsidRPr="00FF543D" w14:paraId="745A2748" w14:textId="77777777" w:rsidTr="002F0FA8">
      <w:trPr>
        <w:cantSplit/>
        <w:jc w:val="center"/>
      </w:trPr>
      <w:tc>
        <w:tcPr>
          <w:tcW w:w="1134" w:type="dxa"/>
          <w:vAlign w:val="bottom"/>
        </w:tcPr>
        <w:p w14:paraId="3536B233" w14:textId="77777777" w:rsidR="00C37EEF" w:rsidRPr="00FF543D" w:rsidRDefault="00F92BFE" w:rsidP="0026283E">
          <w:pPr>
            <w:pStyle w:val="aff4"/>
            <w:spacing w:line="240" w:lineRule="atLeast"/>
            <w:jc w:val="left"/>
            <w:rPr>
              <w:sz w:val="22"/>
              <w:szCs w:val="22"/>
            </w:rPr>
          </w:pPr>
          <w:r w:rsidRPr="00F92BFE">
            <w:rPr>
              <w:noProof/>
              <w:sz w:val="22"/>
              <w:szCs w:val="22"/>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Logo0052b" style="width:39.05pt;height:35.4pt;visibility:visible">
                <v:imagedata r:id="rId1" o:title="Logo0052b"/>
              </v:shape>
            </w:pict>
          </w:r>
        </w:p>
      </w:tc>
      <w:tc>
        <w:tcPr>
          <w:tcW w:w="8618" w:type="dxa"/>
          <w:gridSpan w:val="3"/>
          <w:vAlign w:val="bottom"/>
        </w:tcPr>
        <w:p w14:paraId="0E5F2D51" w14:textId="77777777" w:rsidR="00C37EEF" w:rsidRPr="00FF543D" w:rsidRDefault="00C37EEF" w:rsidP="0026283E">
          <w:pPr>
            <w:pStyle w:val="aff4"/>
            <w:spacing w:line="240" w:lineRule="atLeast"/>
            <w:jc w:val="left"/>
            <w:rPr>
              <w:sz w:val="22"/>
              <w:szCs w:val="22"/>
            </w:rPr>
          </w:pPr>
          <w:r w:rsidRPr="00FF543D">
            <w:rPr>
              <w:rFonts w:cs="Arial"/>
              <w:b/>
              <w:sz w:val="22"/>
              <w:szCs w:val="22"/>
            </w:rPr>
            <w:t>COPYRIGHT PROTECTED DOCUMENT</w:t>
          </w:r>
        </w:p>
      </w:tc>
    </w:tr>
    <w:tr w:rsidR="00C37EEF" w14:paraId="73A105E4" w14:textId="77777777" w:rsidTr="002F0FA8">
      <w:trPr>
        <w:cantSplit/>
        <w:jc w:val="center"/>
      </w:trPr>
      <w:tc>
        <w:tcPr>
          <w:tcW w:w="3402" w:type="dxa"/>
          <w:gridSpan w:val="2"/>
        </w:tcPr>
        <w:p w14:paraId="41A1F176" w14:textId="77777777" w:rsidR="00C37EEF" w:rsidRDefault="00C37EEF">
          <w:pPr>
            <w:pStyle w:val="aff4"/>
            <w:spacing w:before="540"/>
          </w:pPr>
        </w:p>
      </w:tc>
      <w:tc>
        <w:tcPr>
          <w:tcW w:w="2948" w:type="dxa"/>
        </w:tcPr>
        <w:p w14:paraId="7CB922E4" w14:textId="77777777" w:rsidR="00C37EEF" w:rsidRDefault="00C37EEF">
          <w:pPr>
            <w:pStyle w:val="aff4"/>
            <w:spacing w:before="540"/>
            <w:jc w:val="center"/>
            <w:rPr>
              <w:b/>
              <w:sz w:val="16"/>
            </w:rPr>
          </w:pPr>
        </w:p>
      </w:tc>
      <w:tc>
        <w:tcPr>
          <w:tcW w:w="3402" w:type="dxa"/>
        </w:tcPr>
        <w:p w14:paraId="657C7BAA" w14:textId="77777777" w:rsidR="00C37EEF" w:rsidRDefault="00C37EEF" w:rsidP="001C60FC">
          <w:pPr>
            <w:pStyle w:val="aff4"/>
            <w:spacing w:before="540"/>
            <w:jc w:val="right"/>
            <w:rPr>
              <w:sz w:val="16"/>
            </w:rPr>
          </w:pPr>
          <w:r>
            <w:rPr>
              <w:sz w:val="16"/>
            </w:rPr>
            <w:t>© Ecma International 2012</w:t>
          </w:r>
        </w:p>
      </w:tc>
    </w:tr>
  </w:tbl>
  <w:p w14:paraId="036BF391" w14:textId="77777777" w:rsidR="00C37EEF" w:rsidRDefault="00C37EEF">
    <w:pPr>
      <w:pStyle w:val="aff4"/>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C37EEF" w14:paraId="3918D4BA" w14:textId="77777777" w:rsidTr="00A904FE">
      <w:trPr>
        <w:trHeight w:val="1600"/>
        <w:jc w:val="center"/>
      </w:trPr>
      <w:tc>
        <w:tcPr>
          <w:tcW w:w="9781" w:type="dxa"/>
          <w:vAlign w:val="bottom"/>
        </w:tcPr>
        <w:p w14:paraId="5843B8E3" w14:textId="77777777" w:rsidR="00C37EEF" w:rsidRDefault="00C37EEF" w:rsidP="00DB15F0">
          <w:pPr>
            <w:pStyle w:val="aff4"/>
            <w:spacing w:before="500" w:line="210" w:lineRule="exact"/>
            <w:jc w:val="left"/>
            <w:rPr>
              <w:sz w:val="16"/>
            </w:rPr>
          </w:pPr>
          <w:r>
            <w:rPr>
              <w:sz w:val="16"/>
            </w:rPr>
            <w:t>© Ecma International 2012</w:t>
          </w:r>
        </w:p>
      </w:tc>
    </w:tr>
  </w:tbl>
  <w:p w14:paraId="08A5AB81" w14:textId="77777777" w:rsidR="00C37EEF" w:rsidRDefault="00C37EEF">
    <w:pPr>
      <w:pStyle w:val="aff4"/>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C37EEF" w14:paraId="64CAF492" w14:textId="77777777" w:rsidTr="00A904FE">
      <w:trPr>
        <w:cantSplit/>
        <w:jc w:val="center"/>
      </w:trPr>
      <w:tc>
        <w:tcPr>
          <w:tcW w:w="3402" w:type="dxa"/>
        </w:tcPr>
        <w:p w14:paraId="6766ED72" w14:textId="77777777" w:rsidR="00C37EEF" w:rsidRDefault="00C37EEF" w:rsidP="00E17A0F">
          <w:pPr>
            <w:pStyle w:val="aff4"/>
            <w:spacing w:before="540"/>
            <w:rPr>
              <w:b/>
              <w:sz w:val="16"/>
            </w:rPr>
          </w:pPr>
          <w:r>
            <w:rPr>
              <w:sz w:val="16"/>
            </w:rPr>
            <w:t>© Ecma International 2009 – All rights reserved</w:t>
          </w:r>
        </w:p>
      </w:tc>
      <w:tc>
        <w:tcPr>
          <w:tcW w:w="2948" w:type="dxa"/>
        </w:tcPr>
        <w:p w14:paraId="72B01630" w14:textId="77777777" w:rsidR="00C37EEF" w:rsidRDefault="00C37EEF" w:rsidP="00876F1B">
          <w:pPr>
            <w:pStyle w:val="aff4"/>
            <w:spacing w:before="540"/>
            <w:jc w:val="center"/>
            <w:rPr>
              <w:b/>
              <w:sz w:val="22"/>
            </w:rPr>
          </w:pPr>
        </w:p>
      </w:tc>
      <w:tc>
        <w:tcPr>
          <w:tcW w:w="3402" w:type="dxa"/>
        </w:tcPr>
        <w:p w14:paraId="68501F3A" w14:textId="77777777" w:rsidR="00C37EEF" w:rsidRDefault="00C37EEF" w:rsidP="00876F1B">
          <w:pPr>
            <w:pStyle w:val="aff4"/>
            <w:spacing w:before="540"/>
            <w:jc w:val="right"/>
            <w:rPr>
              <w:b/>
              <w:sz w:val="22"/>
            </w:rPr>
          </w:pPr>
        </w:p>
      </w:tc>
    </w:tr>
  </w:tbl>
  <w:p w14:paraId="59157295" w14:textId="77777777" w:rsidR="00C37EEF" w:rsidRPr="003E745B" w:rsidRDefault="00C37EEF" w:rsidP="003E745B">
    <w:pPr>
      <w:pStyle w:val="af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Change w:id="6"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2211"/>
      <w:gridCol w:w="2211"/>
      <w:gridCol w:w="2211"/>
      <w:tblGridChange w:id="7">
        <w:tblGrid>
          <w:gridCol w:w="2211"/>
          <w:gridCol w:w="2211"/>
          <w:gridCol w:w="2211"/>
        </w:tblGrid>
      </w:tblGridChange>
    </w:tblGrid>
    <w:tr w:rsidR="00C37EEF" w14:paraId="42F84EB9" w14:textId="77777777" w:rsidTr="00550FEB">
      <w:trPr>
        <w:cantSplit/>
        <w:trHeight w:val="760"/>
        <w:trPrChange w:id="8" w:author="Rev 6 Allen Wirfs-Brock" w:date="2012-02-23T16:42:00Z">
          <w:trPr>
            <w:cantSplit/>
            <w:trHeight w:hRule="exact" w:val="760"/>
          </w:trPr>
        </w:trPrChange>
      </w:trPr>
      <w:tc>
        <w:tcPr>
          <w:tcW w:w="2211" w:type="dxa"/>
          <w:tcPrChange w:id="9" w:author="Rev 6 Allen Wirfs-Brock" w:date="2012-02-23T16:42:00Z">
            <w:tcPr>
              <w:tcW w:w="2211" w:type="dxa"/>
            </w:tcPr>
          </w:tcPrChange>
        </w:tcPr>
        <w:p w14:paraId="43985940" w14:textId="77777777" w:rsidR="00C37EEF" w:rsidRDefault="00C37EEF">
          <w:pPr>
            <w:pStyle w:val="aff4"/>
            <w:spacing w:line="230" w:lineRule="exact"/>
          </w:pPr>
        </w:p>
      </w:tc>
      <w:tc>
        <w:tcPr>
          <w:tcW w:w="2211" w:type="dxa"/>
          <w:tcPrChange w:id="10" w:author="Rev 6 Allen Wirfs-Brock" w:date="2012-02-23T16:42:00Z">
            <w:tcPr>
              <w:tcW w:w="2211" w:type="dxa"/>
            </w:tcPr>
          </w:tcPrChange>
        </w:tcPr>
        <w:p w14:paraId="46A4D4A0" w14:textId="77777777" w:rsidR="00C37EEF" w:rsidRPr="00550FEB" w:rsidRDefault="00C37EEF">
          <w:pPr>
            <w:pStyle w:val="aff4"/>
            <w:spacing w:line="230" w:lineRule="exact"/>
            <w:jc w:val="center"/>
            <w:rPr>
              <w:caps/>
              <w:rPrChange w:id="11" w:author="Rev 6 Allen Wirfs-Brock" w:date="2012-02-23T16:42:00Z">
                <w:rPr>
                  <w:smallCaps/>
                </w:rPr>
              </w:rPrChange>
            </w:rPr>
          </w:pPr>
        </w:p>
      </w:tc>
      <w:tc>
        <w:tcPr>
          <w:tcW w:w="2211" w:type="dxa"/>
          <w:tcPrChange w:id="12" w:author="Rev 6 Allen Wirfs-Brock" w:date="2012-02-23T16:42:00Z">
            <w:tcPr>
              <w:tcW w:w="2211" w:type="dxa"/>
            </w:tcPr>
          </w:tcPrChange>
        </w:tcPr>
        <w:p w14:paraId="3C7DD8F0" w14:textId="77777777" w:rsidR="00C37EEF" w:rsidRPr="00550FEB" w:rsidRDefault="00C37EEF">
          <w:pPr>
            <w:pStyle w:val="aff4"/>
            <w:spacing w:before="540" w:line="230" w:lineRule="exact"/>
            <w:jc w:val="right"/>
            <w:rPr>
              <w:caps/>
              <w:rPrChange w:id="13" w:author="Rev 6 Allen Wirfs-Brock" w:date="2012-02-23T16:42:00Z">
                <w:rPr>
                  <w:smallCaps/>
                </w:rPr>
              </w:rPrChange>
            </w:rPr>
          </w:pPr>
          <w:r>
            <w:fldChar w:fldCharType="begin"/>
          </w:r>
          <w:r>
            <w:instrText>PAGE \* ROMAN</w:instrText>
          </w:r>
          <w:r>
            <w:fldChar w:fldCharType="separate"/>
          </w:r>
          <w:r>
            <w:rPr>
              <w:noProof/>
            </w:rPr>
            <w:t>III</w:t>
          </w:r>
          <w:r>
            <w:fldChar w:fldCharType="end"/>
          </w:r>
        </w:p>
      </w:tc>
    </w:tr>
  </w:tbl>
  <w:p w14:paraId="4AF0D963" w14:textId="77777777" w:rsidR="00C37EEF" w:rsidRDefault="00C37EEF">
    <w:pPr>
      <w:pStyle w:val="aff4"/>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C37EEF" w14:paraId="5E5EA63E" w14:textId="77777777" w:rsidTr="002F0FA8">
      <w:trPr>
        <w:cantSplit/>
      </w:trPr>
      <w:tc>
        <w:tcPr>
          <w:tcW w:w="2914" w:type="dxa"/>
          <w:vMerge w:val="restart"/>
        </w:tcPr>
        <w:p w14:paraId="1AF69161" w14:textId="77777777" w:rsidR="00C37EEF" w:rsidRDefault="00C37EEF">
          <w:pPr>
            <w:pStyle w:val="aff4"/>
            <w:spacing w:before="80" w:line="150" w:lineRule="exact"/>
            <w:rPr>
              <w:caps/>
              <w:sz w:val="12"/>
            </w:rPr>
          </w:pPr>
        </w:p>
      </w:tc>
      <w:tc>
        <w:tcPr>
          <w:tcW w:w="454" w:type="dxa"/>
          <w:vMerge w:val="restart"/>
        </w:tcPr>
        <w:p w14:paraId="0033E5D2" w14:textId="77777777" w:rsidR="00C37EEF" w:rsidRDefault="00C37EEF">
          <w:pPr>
            <w:pStyle w:val="aff4"/>
            <w:spacing w:line="240" w:lineRule="auto"/>
            <w:rPr>
              <w:sz w:val="18"/>
            </w:rPr>
          </w:pPr>
        </w:p>
      </w:tc>
      <w:tc>
        <w:tcPr>
          <w:tcW w:w="6384" w:type="dxa"/>
          <w:gridSpan w:val="2"/>
        </w:tcPr>
        <w:p w14:paraId="620469E0" w14:textId="77777777" w:rsidR="00C37EEF" w:rsidRDefault="00C37EEF">
          <w:pPr>
            <w:pStyle w:val="aff4"/>
            <w:spacing w:before="60" w:line="710" w:lineRule="exact"/>
            <w:jc w:val="left"/>
            <w:rPr>
              <w:spacing w:val="38"/>
            </w:rPr>
          </w:pPr>
        </w:p>
      </w:tc>
    </w:tr>
    <w:tr w:rsidR="00C37EEF" w14:paraId="17E489E4" w14:textId="77777777" w:rsidTr="002F0FA8">
      <w:trPr>
        <w:cantSplit/>
      </w:trPr>
      <w:tc>
        <w:tcPr>
          <w:tcW w:w="2914" w:type="dxa"/>
          <w:vMerge/>
        </w:tcPr>
        <w:p w14:paraId="701C8804" w14:textId="77777777" w:rsidR="00C37EEF" w:rsidRDefault="00C37EEF">
          <w:pPr>
            <w:pStyle w:val="aff4"/>
            <w:spacing w:line="240" w:lineRule="auto"/>
            <w:rPr>
              <w:caps/>
              <w:sz w:val="12"/>
            </w:rPr>
          </w:pPr>
        </w:p>
      </w:tc>
      <w:tc>
        <w:tcPr>
          <w:tcW w:w="454" w:type="dxa"/>
          <w:vMerge/>
        </w:tcPr>
        <w:p w14:paraId="119AE616" w14:textId="77777777" w:rsidR="00C37EEF" w:rsidRDefault="00C37EEF">
          <w:pPr>
            <w:pStyle w:val="aff4"/>
            <w:spacing w:line="240" w:lineRule="auto"/>
            <w:rPr>
              <w:sz w:val="18"/>
            </w:rPr>
          </w:pPr>
        </w:p>
      </w:tc>
      <w:tc>
        <w:tcPr>
          <w:tcW w:w="6384" w:type="dxa"/>
          <w:gridSpan w:val="2"/>
        </w:tcPr>
        <w:p w14:paraId="7E798B5E" w14:textId="77777777" w:rsidR="00C37EEF" w:rsidRDefault="00C37EEF">
          <w:pPr>
            <w:pStyle w:val="aff4"/>
            <w:spacing w:line="240" w:lineRule="auto"/>
            <w:jc w:val="right"/>
            <w:rPr>
              <w:sz w:val="18"/>
            </w:rPr>
          </w:pPr>
        </w:p>
      </w:tc>
    </w:tr>
    <w:tr w:rsidR="00C37EEF" w14:paraId="0A953AD0" w14:textId="77777777" w:rsidTr="002F0FA8">
      <w:trPr>
        <w:cantSplit/>
        <w:trHeight w:hRule="exact" w:val="1600"/>
      </w:trPr>
      <w:tc>
        <w:tcPr>
          <w:tcW w:w="2914" w:type="dxa"/>
          <w:vMerge/>
        </w:tcPr>
        <w:p w14:paraId="358AA34E" w14:textId="77777777" w:rsidR="00C37EEF" w:rsidRDefault="00C37EEF">
          <w:pPr>
            <w:pStyle w:val="aff4"/>
            <w:spacing w:line="150" w:lineRule="exact"/>
            <w:rPr>
              <w:caps/>
              <w:sz w:val="12"/>
            </w:rPr>
          </w:pPr>
        </w:p>
      </w:tc>
      <w:tc>
        <w:tcPr>
          <w:tcW w:w="454" w:type="dxa"/>
          <w:vMerge/>
        </w:tcPr>
        <w:p w14:paraId="22A7B903" w14:textId="77777777" w:rsidR="00C37EEF" w:rsidRDefault="00C37EEF">
          <w:pPr>
            <w:pStyle w:val="aff4"/>
            <w:rPr>
              <w:sz w:val="18"/>
            </w:rPr>
          </w:pPr>
        </w:p>
      </w:tc>
      <w:tc>
        <w:tcPr>
          <w:tcW w:w="3402" w:type="dxa"/>
          <w:tcBorders>
            <w:top w:val="triple" w:sz="6" w:space="0" w:color="auto"/>
          </w:tcBorders>
          <w:vAlign w:val="bottom"/>
        </w:tcPr>
        <w:p w14:paraId="17715B1E" w14:textId="77777777" w:rsidR="00C37EEF" w:rsidRDefault="00C37EEF">
          <w:pPr>
            <w:pStyle w:val="aff4"/>
            <w:spacing w:line="240" w:lineRule="auto"/>
            <w:jc w:val="left"/>
            <w:rPr>
              <w:sz w:val="18"/>
            </w:rPr>
          </w:pPr>
        </w:p>
      </w:tc>
      <w:tc>
        <w:tcPr>
          <w:tcW w:w="2982" w:type="dxa"/>
          <w:tcBorders>
            <w:top w:val="triple" w:sz="6" w:space="0" w:color="auto"/>
          </w:tcBorders>
          <w:vAlign w:val="bottom"/>
        </w:tcPr>
        <w:p w14:paraId="72C15C1F" w14:textId="77777777" w:rsidR="00C37EEF" w:rsidRDefault="00C37EEF">
          <w:pPr>
            <w:pStyle w:val="aff4"/>
            <w:spacing w:line="210" w:lineRule="exact"/>
            <w:jc w:val="right"/>
            <w:rPr>
              <w:sz w:val="18"/>
            </w:rPr>
          </w:pPr>
          <w:r>
            <w:rPr>
              <w:sz w:val="18"/>
            </w:rPr>
            <w:t>Reference number</w:t>
          </w:r>
        </w:p>
        <w:p w14:paraId="7EF80360" w14:textId="77777777" w:rsidR="00C37EEF" w:rsidRDefault="00C37EEF">
          <w:pPr>
            <w:pStyle w:val="aff4"/>
            <w:spacing w:line="210" w:lineRule="exact"/>
            <w:jc w:val="right"/>
            <w:rPr>
              <w:position w:val="2"/>
              <w:sz w:val="18"/>
            </w:rPr>
          </w:pPr>
          <w:r>
            <w:rPr>
              <w:sz w:val="18"/>
            </w:rPr>
            <w:t>ECMA-123:2009</w:t>
          </w:r>
        </w:p>
        <w:p w14:paraId="0BA66C4B" w14:textId="77777777" w:rsidR="00C37EEF" w:rsidRDefault="00C37EEF" w:rsidP="00E17A0F">
          <w:pPr>
            <w:pStyle w:val="aff4"/>
            <w:spacing w:before="600" w:line="210" w:lineRule="exact"/>
            <w:jc w:val="right"/>
            <w:rPr>
              <w:sz w:val="18"/>
            </w:rPr>
          </w:pPr>
          <w:r>
            <w:rPr>
              <w:position w:val="2"/>
              <w:sz w:val="16"/>
            </w:rPr>
            <w:t>©</w:t>
          </w:r>
          <w:r>
            <w:rPr>
              <w:sz w:val="18"/>
            </w:rPr>
            <w:t> Ecma International 2009</w:t>
          </w:r>
        </w:p>
      </w:tc>
    </w:tr>
  </w:tbl>
  <w:p w14:paraId="19FDEE91" w14:textId="77777777" w:rsidR="00C37EEF" w:rsidRDefault="00C37EEF">
    <w:pPr>
      <w:pStyle w:val="af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C37EEF" w14:paraId="4DA21D64" w14:textId="77777777" w:rsidTr="002F0FA8">
      <w:trPr>
        <w:cantSplit/>
        <w:jc w:val="center"/>
      </w:trPr>
      <w:tc>
        <w:tcPr>
          <w:tcW w:w="3402" w:type="dxa"/>
        </w:tcPr>
        <w:p w14:paraId="5E02ACDD" w14:textId="77777777" w:rsidR="00C37EEF" w:rsidRDefault="00C37EEF" w:rsidP="00876F1B">
          <w:pPr>
            <w:pStyle w:val="aff4"/>
            <w:spacing w:before="540"/>
          </w:pPr>
          <w:r>
            <w:fldChar w:fldCharType="begin"/>
          </w:r>
          <w:r>
            <w:instrText xml:space="preserve">\PAGE \* ROMAN \* LOWER \* CHARFORMAT </w:instrText>
          </w:r>
          <w:r>
            <w:fldChar w:fldCharType="separate"/>
          </w:r>
          <w:r w:rsidR="00F92BFE">
            <w:rPr>
              <w:noProof/>
            </w:rPr>
            <w:t>iv</w:t>
          </w:r>
          <w:r>
            <w:fldChar w:fldCharType="end"/>
          </w:r>
        </w:p>
      </w:tc>
      <w:tc>
        <w:tcPr>
          <w:tcW w:w="2948" w:type="dxa"/>
        </w:tcPr>
        <w:p w14:paraId="27AE92B2" w14:textId="77777777" w:rsidR="00C37EEF" w:rsidRDefault="00C37EEF" w:rsidP="00876F1B">
          <w:pPr>
            <w:pStyle w:val="aff4"/>
            <w:spacing w:before="540"/>
            <w:jc w:val="center"/>
            <w:rPr>
              <w:b/>
              <w:sz w:val="16"/>
            </w:rPr>
          </w:pPr>
        </w:p>
      </w:tc>
      <w:tc>
        <w:tcPr>
          <w:tcW w:w="3402" w:type="dxa"/>
        </w:tcPr>
        <w:p w14:paraId="6F3E8C88" w14:textId="77777777" w:rsidR="00C37EEF" w:rsidRDefault="00C37EEF" w:rsidP="002F6F1C">
          <w:pPr>
            <w:pStyle w:val="aff4"/>
            <w:spacing w:before="540"/>
            <w:jc w:val="right"/>
            <w:rPr>
              <w:sz w:val="16"/>
            </w:rPr>
          </w:pPr>
          <w:r>
            <w:rPr>
              <w:sz w:val="16"/>
            </w:rPr>
            <w:t>© Ecma International 2013</w:t>
          </w:r>
        </w:p>
      </w:tc>
    </w:tr>
  </w:tbl>
  <w:p w14:paraId="5F4E5307" w14:textId="77777777" w:rsidR="00C37EEF" w:rsidRPr="003E745B" w:rsidRDefault="00C37EEF" w:rsidP="003E745B">
    <w:pPr>
      <w:pStyle w:val="aff4"/>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C37EEF" w14:paraId="70514CF8" w14:textId="77777777" w:rsidTr="002F0FA8">
      <w:trPr>
        <w:cantSplit/>
        <w:jc w:val="center"/>
      </w:trPr>
      <w:tc>
        <w:tcPr>
          <w:tcW w:w="3402" w:type="dxa"/>
        </w:tcPr>
        <w:p w14:paraId="1626025A" w14:textId="77777777" w:rsidR="00C37EEF" w:rsidRDefault="00C37EEF" w:rsidP="002F6F1C">
          <w:pPr>
            <w:pStyle w:val="aff4"/>
            <w:spacing w:before="540"/>
            <w:rPr>
              <w:b/>
              <w:sz w:val="16"/>
            </w:rPr>
          </w:pPr>
          <w:r>
            <w:rPr>
              <w:sz w:val="16"/>
            </w:rPr>
            <w:t>© Ecma International 2013</w:t>
          </w:r>
        </w:p>
      </w:tc>
      <w:tc>
        <w:tcPr>
          <w:tcW w:w="2948" w:type="dxa"/>
        </w:tcPr>
        <w:p w14:paraId="4B34EE97" w14:textId="77777777" w:rsidR="00C37EEF" w:rsidRDefault="00C37EEF" w:rsidP="00876F1B">
          <w:pPr>
            <w:pStyle w:val="aff4"/>
            <w:spacing w:before="540"/>
            <w:jc w:val="center"/>
            <w:rPr>
              <w:b/>
            </w:rPr>
          </w:pPr>
        </w:p>
      </w:tc>
      <w:tc>
        <w:tcPr>
          <w:tcW w:w="3402" w:type="dxa"/>
        </w:tcPr>
        <w:p w14:paraId="48B20407" w14:textId="77777777" w:rsidR="00C37EEF" w:rsidRDefault="00C37EEF" w:rsidP="00876F1B">
          <w:pPr>
            <w:pStyle w:val="aff4"/>
            <w:spacing w:before="540"/>
            <w:jc w:val="right"/>
          </w:pPr>
          <w:r>
            <w:fldChar w:fldCharType="begin"/>
          </w:r>
          <w:r>
            <w:instrText xml:space="preserve">\PAGE \* ROMAN \* LOWER \* CHARFORMAT </w:instrText>
          </w:r>
          <w:r>
            <w:fldChar w:fldCharType="separate"/>
          </w:r>
          <w:r w:rsidR="00F92BFE">
            <w:rPr>
              <w:noProof/>
            </w:rPr>
            <w:t>i</w:t>
          </w:r>
          <w:r>
            <w:fldChar w:fldCharType="end"/>
          </w:r>
        </w:p>
      </w:tc>
    </w:tr>
  </w:tbl>
  <w:p w14:paraId="7A02AA6B" w14:textId="77777777" w:rsidR="00C37EEF" w:rsidRPr="003E745B" w:rsidRDefault="00C37EEF" w:rsidP="003E745B">
    <w:pPr>
      <w:pStyle w:val="aff4"/>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Change w:id="15"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4876"/>
      <w:gridCol w:w="4876"/>
      <w:tblGridChange w:id="16">
        <w:tblGrid>
          <w:gridCol w:w="4876"/>
          <w:gridCol w:w="4876"/>
        </w:tblGrid>
      </w:tblGridChange>
    </w:tblGrid>
    <w:tr w:rsidR="00C37EEF" w14:paraId="6192067C" w14:textId="77777777" w:rsidTr="00550FEB">
      <w:trPr>
        <w:cantSplit/>
        <w:jc w:val="center"/>
        <w:trPrChange w:id="17" w:author="Rev 6 Allen Wirfs-Brock" w:date="2012-02-23T16:42:00Z">
          <w:trPr>
            <w:cantSplit/>
            <w:jc w:val="center"/>
          </w:trPr>
        </w:trPrChange>
      </w:trPr>
      <w:tc>
        <w:tcPr>
          <w:tcW w:w="4876" w:type="dxa"/>
          <w:tcPrChange w:id="18" w:author="Rev 6 Allen Wirfs-Brock" w:date="2012-02-23T16:42:00Z">
            <w:tcPr>
              <w:tcW w:w="4876" w:type="dxa"/>
            </w:tcPr>
          </w:tcPrChange>
        </w:tcPr>
        <w:p w14:paraId="39BA8B93" w14:textId="77777777" w:rsidR="00C37EEF" w:rsidRDefault="00C37EEF">
          <w:pPr>
            <w:pStyle w:val="aff4"/>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Change w:id="19" w:author="Rev 6 Allen Wirfs-Brock" w:date="2012-02-23T16:42:00Z">
            <w:tcPr>
              <w:tcW w:w="4876" w:type="dxa"/>
            </w:tcPr>
          </w:tcPrChange>
        </w:tcPr>
        <w:p w14:paraId="448947BD" w14:textId="77777777" w:rsidR="00C37EEF" w:rsidRDefault="00C37EEF">
          <w:pPr>
            <w:pStyle w:val="aff4"/>
            <w:spacing w:before="540"/>
            <w:jc w:val="right"/>
            <w:rPr>
              <w:sz w:val="16"/>
            </w:rPr>
          </w:pPr>
          <w:r>
            <w:rPr>
              <w:sz w:val="16"/>
            </w:rPr>
            <w:fldChar w:fldCharType="begin"/>
          </w:r>
          <w:r>
            <w:rPr>
              <w:sz w:val="16"/>
            </w:rPr>
            <w:instrText xml:space="preserve"> REF DDOrganization \* CHARFORMAT   </w:instrText>
          </w:r>
          <w:r>
            <w:rPr>
              <w:sz w:val="16"/>
            </w:rPr>
            <w:fldChar w:fldCharType="separate"/>
          </w:r>
          <w:ins w:id="20" w:author="Rev 17 Allen Wirfs-Brock" w:date="2013-08-15T15:57:00Z">
            <w:r>
              <w:rPr>
                <w:b/>
                <w:bCs/>
                <w:sz w:val="16"/>
                <w:lang w:val="en-US"/>
              </w:rPr>
              <w:t>Error! Reference source not found.</w:t>
            </w:r>
          </w:ins>
          <w:r>
            <w:fldChar w:fldCharType="end"/>
          </w:r>
        </w:p>
      </w:tc>
    </w:tr>
  </w:tbl>
  <w:p w14:paraId="3A0FA14F" w14:textId="77777777" w:rsidR="00C37EEF" w:rsidRDefault="00C37EEF">
    <w:pPr>
      <w:pStyle w:val="af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C37EEF" w14:paraId="038DD792" w14:textId="77777777" w:rsidTr="00364EA2">
      <w:trPr>
        <w:cantSplit/>
        <w:jc w:val="center"/>
      </w:trPr>
      <w:tc>
        <w:tcPr>
          <w:tcW w:w="3402" w:type="dxa"/>
        </w:tcPr>
        <w:p w14:paraId="4A891387" w14:textId="77777777" w:rsidR="00C37EEF" w:rsidRDefault="00C37EEF" w:rsidP="00876F1B">
          <w:pPr>
            <w:pStyle w:val="aff4"/>
            <w:spacing w:before="540"/>
            <w:rPr>
              <w:b/>
              <w:sz w:val="22"/>
            </w:rPr>
          </w:pPr>
          <w:r>
            <w:rPr>
              <w:b/>
              <w:sz w:val="22"/>
            </w:rPr>
            <w:fldChar w:fldCharType="begin"/>
          </w:r>
          <w:r>
            <w:rPr>
              <w:b/>
              <w:sz w:val="22"/>
            </w:rPr>
            <w:instrText xml:space="preserve">PAGE \* ARABIC \* CHARFORMAT </w:instrText>
          </w:r>
          <w:r>
            <w:rPr>
              <w:b/>
              <w:sz w:val="22"/>
            </w:rPr>
            <w:fldChar w:fldCharType="separate"/>
          </w:r>
          <w:r w:rsidR="00F92BFE">
            <w:rPr>
              <w:b/>
              <w:noProof/>
              <w:sz w:val="22"/>
            </w:rPr>
            <w:t>4</w:t>
          </w:r>
          <w:r>
            <w:rPr>
              <w:b/>
              <w:sz w:val="22"/>
            </w:rPr>
            <w:fldChar w:fldCharType="end"/>
          </w:r>
        </w:p>
      </w:tc>
      <w:tc>
        <w:tcPr>
          <w:tcW w:w="2948" w:type="dxa"/>
        </w:tcPr>
        <w:p w14:paraId="07BEF37E" w14:textId="77777777" w:rsidR="00C37EEF" w:rsidRDefault="00C37EEF" w:rsidP="00876F1B">
          <w:pPr>
            <w:pStyle w:val="aff4"/>
            <w:spacing w:before="540"/>
            <w:jc w:val="center"/>
            <w:rPr>
              <w:b/>
              <w:sz w:val="16"/>
            </w:rPr>
          </w:pPr>
        </w:p>
      </w:tc>
      <w:tc>
        <w:tcPr>
          <w:tcW w:w="3402" w:type="dxa"/>
        </w:tcPr>
        <w:p w14:paraId="438FED42" w14:textId="77777777" w:rsidR="00C37EEF" w:rsidRDefault="00C37EEF" w:rsidP="00560AAC">
          <w:pPr>
            <w:pStyle w:val="aff4"/>
            <w:spacing w:before="540"/>
            <w:jc w:val="right"/>
            <w:rPr>
              <w:sz w:val="16"/>
            </w:rPr>
          </w:pPr>
          <w:r>
            <w:rPr>
              <w:sz w:val="16"/>
            </w:rPr>
            <w:t>© Ecma International 2013</w:t>
          </w:r>
        </w:p>
      </w:tc>
    </w:tr>
  </w:tbl>
  <w:p w14:paraId="7393A04D" w14:textId="77777777" w:rsidR="00C37EEF" w:rsidRPr="003E745B" w:rsidRDefault="00C37EEF" w:rsidP="003E745B">
    <w:pPr>
      <w:pStyle w:val="aff4"/>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C37EEF" w14:paraId="3DA0E097" w14:textId="77777777" w:rsidTr="00542A4C">
      <w:trPr>
        <w:cantSplit/>
        <w:jc w:val="center"/>
      </w:trPr>
      <w:tc>
        <w:tcPr>
          <w:tcW w:w="3402" w:type="dxa"/>
        </w:tcPr>
        <w:p w14:paraId="3303D7C9" w14:textId="77777777" w:rsidR="00C37EEF" w:rsidRDefault="00C37EEF" w:rsidP="00560AAC">
          <w:pPr>
            <w:pStyle w:val="aff4"/>
            <w:spacing w:before="540"/>
            <w:rPr>
              <w:b/>
              <w:sz w:val="16"/>
            </w:rPr>
          </w:pPr>
          <w:r>
            <w:rPr>
              <w:sz w:val="16"/>
            </w:rPr>
            <w:t>© Ecma International 2013</w:t>
          </w:r>
        </w:p>
      </w:tc>
      <w:tc>
        <w:tcPr>
          <w:tcW w:w="2948" w:type="dxa"/>
        </w:tcPr>
        <w:p w14:paraId="357A0FE4" w14:textId="77777777" w:rsidR="00C37EEF" w:rsidRDefault="00C37EEF" w:rsidP="00876F1B">
          <w:pPr>
            <w:pStyle w:val="aff4"/>
            <w:spacing w:before="540"/>
            <w:jc w:val="center"/>
            <w:rPr>
              <w:b/>
              <w:sz w:val="22"/>
            </w:rPr>
          </w:pPr>
        </w:p>
      </w:tc>
      <w:tc>
        <w:tcPr>
          <w:tcW w:w="3402" w:type="dxa"/>
        </w:tcPr>
        <w:p w14:paraId="26C062F4" w14:textId="77777777" w:rsidR="00C37EEF" w:rsidRDefault="00C37EEF" w:rsidP="00876F1B">
          <w:pPr>
            <w:pStyle w:val="aff4"/>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F92BFE">
            <w:rPr>
              <w:b/>
              <w:noProof/>
              <w:sz w:val="22"/>
            </w:rPr>
            <w:t>5</w:t>
          </w:r>
          <w:r>
            <w:rPr>
              <w:b/>
              <w:sz w:val="22"/>
            </w:rPr>
            <w:fldChar w:fldCharType="end"/>
          </w:r>
        </w:p>
      </w:tc>
    </w:tr>
  </w:tbl>
  <w:p w14:paraId="5FD4D24D" w14:textId="77777777" w:rsidR="00C37EEF" w:rsidRPr="003E745B" w:rsidRDefault="00C37EEF" w:rsidP="003E745B">
    <w:pPr>
      <w:pStyle w:val="aff4"/>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C37EEF" w14:paraId="5E8E72BD" w14:textId="77777777" w:rsidTr="002F0FA8">
      <w:trPr>
        <w:cantSplit/>
        <w:jc w:val="center"/>
      </w:trPr>
      <w:tc>
        <w:tcPr>
          <w:tcW w:w="3402" w:type="dxa"/>
        </w:tcPr>
        <w:p w14:paraId="79FA55B1" w14:textId="77777777" w:rsidR="00C37EEF" w:rsidRDefault="00C37EEF" w:rsidP="00DB15F0">
          <w:pPr>
            <w:pStyle w:val="aff4"/>
            <w:spacing w:before="540"/>
            <w:rPr>
              <w:b/>
              <w:sz w:val="16"/>
            </w:rPr>
          </w:pPr>
          <w:r>
            <w:rPr>
              <w:sz w:val="16"/>
            </w:rPr>
            <w:t>© Ecma International 2012</w:t>
          </w:r>
        </w:p>
      </w:tc>
      <w:tc>
        <w:tcPr>
          <w:tcW w:w="2948" w:type="dxa"/>
        </w:tcPr>
        <w:p w14:paraId="13B65693" w14:textId="77777777" w:rsidR="00C37EEF" w:rsidRDefault="00C37EEF" w:rsidP="00876F1B">
          <w:pPr>
            <w:pStyle w:val="aff4"/>
            <w:spacing w:before="540"/>
            <w:jc w:val="center"/>
            <w:rPr>
              <w:b/>
              <w:sz w:val="22"/>
            </w:rPr>
          </w:pPr>
        </w:p>
      </w:tc>
      <w:tc>
        <w:tcPr>
          <w:tcW w:w="3402" w:type="dxa"/>
        </w:tcPr>
        <w:p w14:paraId="5523EED6" w14:textId="77777777" w:rsidR="00C37EEF" w:rsidRDefault="00C37EEF" w:rsidP="00876F1B">
          <w:pPr>
            <w:pStyle w:val="aff4"/>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F92BFE">
            <w:rPr>
              <w:b/>
              <w:noProof/>
              <w:sz w:val="22"/>
            </w:rPr>
            <w:t>1</w:t>
          </w:r>
          <w:r>
            <w:rPr>
              <w:b/>
              <w:sz w:val="22"/>
            </w:rPr>
            <w:fldChar w:fldCharType="end"/>
          </w:r>
        </w:p>
      </w:tc>
    </w:tr>
  </w:tbl>
  <w:p w14:paraId="19D4A530" w14:textId="77777777" w:rsidR="00C37EEF" w:rsidRPr="003E745B" w:rsidRDefault="00C37EEF" w:rsidP="003E745B">
    <w:pPr>
      <w:pStyle w:val="aff4"/>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3C67752" w14:textId="77777777" w:rsidR="00C5328A" w:rsidRDefault="00C5328A">
      <w:r>
        <w:separator/>
      </w:r>
    </w:p>
  </w:footnote>
  <w:footnote w:type="continuationSeparator" w:id="0">
    <w:p w14:paraId="324CCD80" w14:textId="77777777" w:rsidR="00C5328A" w:rsidRDefault="00C5328A">
      <w:r>
        <w:continuationSeparator/>
      </w:r>
    </w:p>
  </w:footnote>
  <w:footnote w:id="1">
    <w:p w14:paraId="78739ADD" w14:textId="77777777" w:rsidR="00C37EEF" w:rsidRPr="00141261" w:rsidRDefault="00C37EEF" w:rsidP="00990F07">
      <w:pPr>
        <w:pStyle w:val="aff7"/>
        <w:rPr>
          <w:lang w:val="en-US"/>
        </w:rPr>
      </w:pPr>
      <w:r>
        <w:rPr>
          <w:rStyle w:val="aff6"/>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09D2B4E" w14:textId="77777777" w:rsidR="00C37EEF" w:rsidRDefault="00C37EEF">
    <w:pPr>
      <w:pStyle w:val="aff9"/>
    </w:pPr>
    <w:r>
      <w:rPr>
        <w:noProof/>
        <w:lang w:eastAsia="en-US"/>
      </w:rPr>
      <w:pict w14:anchorId="06CEC3B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284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4449F2" w14:textId="77777777" w:rsidR="00C37EEF" w:rsidRDefault="00C37EEF">
    <w:pPr>
      <w:pStyle w:val="aff9"/>
    </w:pPr>
    <w:r>
      <w:rPr>
        <w:noProof/>
        <w:lang w:eastAsia="en-US"/>
      </w:rPr>
      <w:pict w14:anchorId="6FDE2C8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2959185" w14:textId="77777777" w:rsidR="00C37EEF" w:rsidRDefault="00C37EEF">
    <w:pPr>
      <w:pStyle w:val="aff9"/>
    </w:pPr>
    <w:r>
      <w:rPr>
        <w:noProof/>
        <w:lang w:eastAsia="en-US"/>
      </w:rPr>
      <w:pict w14:anchorId="395EFE9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DDF1C8" w14:textId="77777777" w:rsidR="00C37EEF" w:rsidRDefault="00C37EEF">
    <w:pPr>
      <w:pStyle w:val="aff9"/>
    </w:pPr>
    <w:r>
      <w:rPr>
        <w:noProof/>
        <w:lang w:eastAsia="en-US"/>
      </w:rPr>
      <w:pict w14:anchorId="0C5A1F6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Change w:id="1"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3318"/>
      <w:gridCol w:w="3318"/>
      <w:tblGridChange w:id="2">
        <w:tblGrid>
          <w:gridCol w:w="3318"/>
          <w:gridCol w:w="3318"/>
        </w:tblGrid>
      </w:tblGridChange>
    </w:tblGrid>
    <w:tr w:rsidR="00C37EEF" w14:paraId="184CF66C" w14:textId="77777777" w:rsidTr="00550FEB">
      <w:trPr>
        <w:cantSplit/>
        <w:trHeight w:val="560"/>
        <w:trPrChange w:id="3" w:author="Rev 6 Allen Wirfs-Brock" w:date="2012-02-23T16:42:00Z">
          <w:trPr>
            <w:cantSplit/>
            <w:trHeight w:hRule="exact" w:val="560"/>
          </w:trPr>
        </w:trPrChange>
      </w:trPr>
      <w:tc>
        <w:tcPr>
          <w:tcW w:w="3318" w:type="dxa"/>
          <w:tcPrChange w:id="4" w:author="Rev 6 Allen Wirfs-Brock" w:date="2012-02-23T16:42:00Z">
            <w:tcPr>
              <w:tcW w:w="3318" w:type="dxa"/>
            </w:tcPr>
          </w:tcPrChange>
        </w:tcPr>
        <w:p w14:paraId="2AE856D9" w14:textId="77777777" w:rsidR="00C37EEF" w:rsidRDefault="00C37EEF">
          <w:pPr>
            <w:pStyle w:val="aff9"/>
            <w:spacing w:after="300" w:line="240" w:lineRule="exact"/>
            <w:rPr>
              <w:b w:val="0"/>
            </w:rPr>
          </w:pPr>
          <w:r>
            <w:rPr>
              <w:noProof/>
              <w:lang w:eastAsia="en-US"/>
            </w:rPr>
            <w:pict w14:anchorId="453684D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387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Change w:id="5" w:author="Rev 6 Allen Wirfs-Brock" w:date="2012-02-23T16:42:00Z">
            <w:tcPr>
              <w:tcW w:w="3318" w:type="dxa"/>
            </w:tcPr>
          </w:tcPrChange>
        </w:tcPr>
        <w:p w14:paraId="2E589B5C" w14:textId="77777777" w:rsidR="00C37EEF" w:rsidRDefault="00C37EEF">
          <w:pPr>
            <w:pStyle w:val="aff9"/>
            <w:spacing w:after="300" w:line="240" w:lineRule="exact"/>
            <w:jc w:val="right"/>
            <w:rPr>
              <w:b w:val="0"/>
            </w:rPr>
          </w:pPr>
        </w:p>
      </w:tc>
    </w:tr>
  </w:tbl>
  <w:p w14:paraId="5B964ED5" w14:textId="77777777" w:rsidR="00C37EEF" w:rsidRDefault="00C37EEF">
    <w:pPr>
      <w:pStyle w:val="aff9"/>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D80F026" w14:textId="77777777" w:rsidR="00C37EEF" w:rsidRDefault="00C37EEF">
    <w:pPr>
      <w:pStyle w:val="aff9"/>
    </w:pPr>
    <w:r>
      <w:rPr>
        <w:noProof/>
        <w:lang w:eastAsia="en-US"/>
      </w:rPr>
      <w:pict w14:anchorId="57930BA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8D8956" w14:textId="77777777" w:rsidR="00C37EEF" w:rsidRPr="000A4BD3" w:rsidRDefault="00C37EEF" w:rsidP="000A4BD3">
    <w:pPr>
      <w:pStyle w:val="aff9"/>
    </w:pPr>
    <w:r>
      <w:rPr>
        <w:noProof/>
        <w:lang w:eastAsia="en-US"/>
      </w:rPr>
      <w:pict w14:anchorId="3F325CC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F92BFE">
      <w:rPr>
        <w:noProof/>
      </w:rPr>
      <w:pict w14:anchorId="0A1D5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2081" type="#_x0000_t75" alt="Head 2 ECMA" style="position:absolute;left:0;text-align:left;margin-left:13.9pt;margin-top:-8.25pt;width:518.75pt;height:48.85pt;z-index:-251655680;visibility:visible;mso-position-vertical-relative:line">
          <v:imagedata r:id="rId1" o:title="Head 2 ECMA"/>
          <w10:wrap anchory="line"/>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255AAF" w14:textId="77777777" w:rsidR="00C37EEF" w:rsidRPr="0012311B" w:rsidRDefault="00C37EEF" w:rsidP="0012311B">
    <w:pPr>
      <w:pStyle w:val="aff9"/>
    </w:pPr>
    <w:r>
      <w:rPr>
        <w:noProof/>
        <w:lang w:eastAsia="en-US"/>
      </w:rPr>
      <w:pict w14:anchorId="21CF38B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F92BFE">
      <w:rPr>
        <w:noProof/>
      </w:rPr>
      <w:pict w14:anchorId="25C07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2080" type="#_x0000_t75" alt="Head 2 ECMA" style="position:absolute;left:0;text-align:left;margin-left:-15.6pt;margin-top:-8.25pt;width:518.75pt;height:48.85pt;z-index:-251650560;visibility:visible;mso-position-vertical-relative:line">
          <v:imagedata r:id="rId1" o:title="Head 2 ECMA"/>
          <w10:wrap anchory="line"/>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ECD5B2A" w14:textId="77777777" w:rsidR="00C37EEF" w:rsidRPr="003E745B" w:rsidRDefault="00C37EEF">
    <w:pPr>
      <w:pStyle w:val="aff9"/>
    </w:pPr>
    <w:r>
      <w:rPr>
        <w:noProof/>
        <w:lang w:eastAsia="en-US"/>
      </w:rPr>
      <w:pict w14:anchorId="63AE0AE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Pr="003E745B">
      <w:fldChar w:fldCharType="begin"/>
    </w:r>
    <w:r w:rsidRPr="003E745B">
      <w:instrText xml:space="preserve"> REF LibEnteteISO \* CHARFORMAT </w:instrText>
    </w:r>
    <w:r w:rsidRPr="003E745B">
      <w:fldChar w:fldCharType="separate"/>
    </w:r>
    <w:ins w:id="14" w:author="Rev 17 Allen Wirfs-Brock" w:date="2013-08-15T15:57:00Z">
      <w:r>
        <w:rPr>
          <w:b w:val="0"/>
          <w:bCs/>
          <w:lang w:val="en-US"/>
        </w:rPr>
        <w:t>Error! Reference source not found.</w:t>
      </w:r>
    </w:ins>
    <w:r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981B9A7" w14:textId="77777777" w:rsidR="00C37EEF" w:rsidRDefault="00C37EEF" w:rsidP="006E638D">
    <w:pPr>
      <w:pStyle w:val="aff9"/>
      <w:jc w:val="left"/>
    </w:pPr>
    <w:r>
      <w:rPr>
        <w:noProof/>
        <w:lang w:eastAsia="en-US"/>
      </w:rPr>
      <w:pict w14:anchorId="26E6489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F92BFE">
      <w:rPr>
        <w:noProof/>
      </w:rPr>
      <w:pict w14:anchorId="6B7CAE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2079" type="#_x0000_t75" alt="Head 2 ECMA" style="position:absolute;margin-left:-15.35pt;margin-top:-11.65pt;width:518.75pt;height:48.85pt;z-index:-251665920;visibility:visible;mso-position-vertical-relative:line">
          <v:imagedata r:id="rId1" o:title="Head 2 ECMA"/>
          <w10:wrap anchory="line"/>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245BCB" w14:textId="77777777" w:rsidR="00C37EEF" w:rsidRPr="00A4406C" w:rsidRDefault="00C37EEF" w:rsidP="00A4406C">
    <w:pPr>
      <w:pStyle w:val="aff9"/>
    </w:pPr>
    <w:r>
      <w:rPr>
        <w:noProof/>
        <w:lang w:eastAsia="en-US"/>
      </w:rPr>
      <w:pict w14:anchorId="293BEA4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F92BFE">
      <w:rPr>
        <w:noProof/>
      </w:rPr>
      <w:pict w14:anchorId="7A96A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2078" type="#_x0000_t75" alt="Head 2 ECMA" style="position:absolute;left:0;text-align:left;margin-left:-16.35pt;margin-top:-12.4pt;width:518.75pt;height:48.85pt;z-index:-251664896;visibility:visible;mso-position-vertical-relative:line">
          <v:imagedata r:id="rId1" o:title="Head 2 ECMA"/>
          <w10:wrap anchory="line"/>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F6958E1" w14:textId="77777777" w:rsidR="00C37EEF" w:rsidRPr="003E745B" w:rsidRDefault="00C37EEF" w:rsidP="003E745B">
    <w:pPr>
      <w:pStyle w:val="aff9"/>
    </w:pPr>
    <w:r>
      <w:rPr>
        <w:noProof/>
        <w:lang w:eastAsia="en-US"/>
      </w:rPr>
      <w:pict w14:anchorId="7F86BD6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F92BFE">
      <w:rPr>
        <w:noProof/>
      </w:rPr>
      <w:pict w14:anchorId="6F1E1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2077" type="#_x0000_t75" alt="Head 2 ECMA" style="position:absolute;left:0;text-align:left;margin-left:-17.85pt;margin-top:-13.15pt;width:518.75pt;height:48.85pt;z-index:-251666944;visibility:visible;mso-position-vertical-relative:line">
          <v:imagedata r:id="rId1" o:title="Head 2 ECMA"/>
          <w10:wrap anchory="lin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D9E81E8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4574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7B1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8B06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8D45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09333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0951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0AB3E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
    <w:nsid w:val="00AB5139"/>
    <w:multiLevelType w:val="multilevel"/>
    <w:tmpl w:val="7F9AB868"/>
    <w:numStyleLink w:val="ag3"/>
  </w:abstractNum>
  <w:abstractNum w:abstractNumId="20">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0BE26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
    <w:nsid w:val="01152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13455AB"/>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13913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1402830"/>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
    <w:nsid w:val="016B1A59"/>
    <w:multiLevelType w:val="multilevel"/>
    <w:tmpl w:val="7F9AB868"/>
    <w:numStyleLink w:val="ag3"/>
  </w:abstractNum>
  <w:abstractNum w:abstractNumId="31">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1A138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1AE2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1B77E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1C62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1EC57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
    <w:nsid w:val="020064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21C1CFE"/>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
    <w:nsid w:val="025530E9"/>
    <w:multiLevelType w:val="multilevel"/>
    <w:tmpl w:val="7F9AB868"/>
    <w:numStyleLink w:val="ag3"/>
  </w:abstractNum>
  <w:abstractNum w:abstractNumId="42">
    <w:nsid w:val="025E7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2B224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2B506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
    <w:nsid w:val="02D24E6B"/>
    <w:multiLevelType w:val="hybridMultilevel"/>
    <w:tmpl w:val="2F7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2D440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30349F9"/>
    <w:multiLevelType w:val="multilevel"/>
    <w:tmpl w:val="610ED7B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31E54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
    <w:nsid w:val="03296C74"/>
    <w:multiLevelType w:val="multilevel"/>
    <w:tmpl w:val="7F9AB868"/>
    <w:numStyleLink w:val="ag3"/>
  </w:abstractNum>
  <w:abstractNum w:abstractNumId="53">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
    <w:nsid w:val="035D24FA"/>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38359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03922D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
    <w:nsid w:val="03A8000A"/>
    <w:multiLevelType w:val="multilevel"/>
    <w:tmpl w:val="7F9AB868"/>
    <w:numStyleLink w:val="ag3"/>
  </w:abstractNum>
  <w:abstractNum w:abstractNumId="61">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3B147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
    <w:nsid w:val="03C24EC9"/>
    <w:multiLevelType w:val="multilevel"/>
    <w:tmpl w:val="7F9AB868"/>
    <w:numStyleLink w:val="ag3"/>
  </w:abstractNum>
  <w:abstractNum w:abstractNumId="64">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3DB0F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
    <w:nsid w:val="04487A70"/>
    <w:multiLevelType w:val="multilevel"/>
    <w:tmpl w:val="7F9AB868"/>
    <w:numStyleLink w:val="ag3"/>
  </w:abstractNum>
  <w:abstractNum w:abstractNumId="70">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4874D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48B0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04AF5BD9"/>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4C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
    <w:nsid w:val="04D75B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
    <w:nsid w:val="04E61A42"/>
    <w:multiLevelType w:val="multilevel"/>
    <w:tmpl w:val="7F9AB868"/>
    <w:numStyleLink w:val="ag3"/>
  </w:abstractNum>
  <w:abstractNum w:abstractNumId="80">
    <w:nsid w:val="050B33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
    <w:nsid w:val="051070EA"/>
    <w:multiLevelType w:val="multilevel"/>
    <w:tmpl w:val="7F9AB868"/>
    <w:numStyleLink w:val="ag3"/>
  </w:abstractNum>
  <w:abstractNum w:abstractNumId="82">
    <w:nsid w:val="05245B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55374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
    <w:nsid w:val="055D5E30"/>
    <w:multiLevelType w:val="multilevel"/>
    <w:tmpl w:val="7F9AB868"/>
    <w:numStyleLink w:val="ag3"/>
  </w:abstractNum>
  <w:abstractNum w:abstractNumId="85">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
    <w:nsid w:val="05776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05B76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
    <w:nsid w:val="05C15A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
    <w:nsid w:val="05C7576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1">
    <w:nsid w:val="05E553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
    <w:nsid w:val="05E85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94">
    <w:nsid w:val="05F64F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
    <w:nsid w:val="061E564E"/>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7">
    <w:nsid w:val="062577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062C0137"/>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6867A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06C67E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06D829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
    <w:nsid w:val="06FF2467"/>
    <w:multiLevelType w:val="multilevel"/>
    <w:tmpl w:val="7F9AB868"/>
    <w:numStyleLink w:val="ag3"/>
  </w:abstractNum>
  <w:abstractNum w:abstractNumId="105">
    <w:nsid w:val="070C0E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
    <w:nsid w:val="07130B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072E32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7766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
    <w:nsid w:val="079104EB"/>
    <w:multiLevelType w:val="multilevel"/>
    <w:tmpl w:val="7F9AB868"/>
    <w:numStyleLink w:val="ag3"/>
  </w:abstractNum>
  <w:abstractNum w:abstractNumId="111">
    <w:nsid w:val="079A3D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07A456A4"/>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
    <w:nsid w:val="07C66F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7D7651A"/>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
    <w:nsid w:val="07F50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
    <w:nsid w:val="083620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085F55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
    <w:nsid w:val="08A55008"/>
    <w:multiLevelType w:val="multilevel"/>
    <w:tmpl w:val="BEA41C08"/>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21">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
    <w:nsid w:val="08C92840"/>
    <w:multiLevelType w:val="multilevel"/>
    <w:tmpl w:val="7F9AB868"/>
    <w:numStyleLink w:val="ag3"/>
  </w:abstractNum>
  <w:abstractNum w:abstractNumId="123">
    <w:nsid w:val="08DE6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
    <w:nsid w:val="090771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
    <w:nsid w:val="091113C1"/>
    <w:multiLevelType w:val="multilevel"/>
    <w:tmpl w:val="7F9AB868"/>
    <w:numStyleLink w:val="ag3"/>
  </w:abstractNum>
  <w:abstractNum w:abstractNumId="127">
    <w:nsid w:val="09192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
    <w:nsid w:val="09216D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
    <w:nsid w:val="09361EF2"/>
    <w:multiLevelType w:val="multilevel"/>
    <w:tmpl w:val="7F9AB868"/>
    <w:numStyleLink w:val="ag3"/>
  </w:abstractNum>
  <w:abstractNum w:abstractNumId="131">
    <w:nsid w:val="094674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
    <w:nsid w:val="095D5CE9"/>
    <w:multiLevelType w:val="multilevel"/>
    <w:tmpl w:val="7F9AB868"/>
    <w:numStyleLink w:val="ag3"/>
  </w:abstractNum>
  <w:abstractNum w:abstractNumId="133">
    <w:nsid w:val="097328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
    <w:nsid w:val="09AD6F6F"/>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5">
    <w:nsid w:val="09C02A59"/>
    <w:multiLevelType w:val="multilevel"/>
    <w:tmpl w:val="7F9AB868"/>
    <w:numStyleLink w:val="ag3"/>
  </w:abstractNum>
  <w:abstractNum w:abstractNumId="136">
    <w:nsid w:val="09DA24CA"/>
    <w:multiLevelType w:val="multilevel"/>
    <w:tmpl w:val="7F9AB868"/>
    <w:numStyleLink w:val="ag3"/>
  </w:abstractNum>
  <w:abstractNum w:abstractNumId="137">
    <w:nsid w:val="09DD04D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8">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
    <w:nsid w:val="0A0D3819"/>
    <w:multiLevelType w:val="multilevel"/>
    <w:tmpl w:val="7F9AB868"/>
    <w:numStyleLink w:val="ag3"/>
  </w:abstractNum>
  <w:abstractNum w:abstractNumId="140">
    <w:nsid w:val="0A2D07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0ABA28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
    <w:nsid w:val="0AC73482"/>
    <w:multiLevelType w:val="multilevel"/>
    <w:tmpl w:val="7F9AB868"/>
    <w:numStyleLink w:val="ag3"/>
  </w:abstractNum>
  <w:abstractNum w:abstractNumId="146">
    <w:nsid w:val="0AD52BFD"/>
    <w:multiLevelType w:val="multilevel"/>
    <w:tmpl w:val="7F9AB868"/>
    <w:numStyleLink w:val="ag3"/>
  </w:abstractNum>
  <w:abstractNum w:abstractNumId="147">
    <w:nsid w:val="0B043A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
    <w:nsid w:val="0B0C0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
    <w:nsid w:val="0B4174EA"/>
    <w:multiLevelType w:val="multilevel"/>
    <w:tmpl w:val="7F9AB868"/>
    <w:numStyleLink w:val="ag3"/>
  </w:abstractNum>
  <w:abstractNum w:abstractNumId="152">
    <w:nsid w:val="0B8A4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
    <w:nsid w:val="0BCA6B48"/>
    <w:multiLevelType w:val="multilevel"/>
    <w:tmpl w:val="7F9AB868"/>
    <w:numStyleLink w:val="ag3"/>
  </w:abstractNum>
  <w:abstractNum w:abstractNumId="156">
    <w:nsid w:val="0BE20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8">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0BFE3C1C"/>
    <w:multiLevelType w:val="multilevel"/>
    <w:tmpl w:val="7F9AB868"/>
    <w:numStyleLink w:val="ag3"/>
  </w:abstractNum>
  <w:abstractNum w:abstractNumId="160">
    <w:nsid w:val="0C1663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1">
    <w:nsid w:val="0C1A7DB6"/>
    <w:multiLevelType w:val="multilevel"/>
    <w:tmpl w:val="7F9AB868"/>
    <w:numStyleLink w:val="ag3"/>
  </w:abstractNum>
  <w:abstractNum w:abstractNumId="162">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3">
    <w:nsid w:val="0C1C2E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4">
    <w:nsid w:val="0C217E77"/>
    <w:multiLevelType w:val="multilevel"/>
    <w:tmpl w:val="7F9AB868"/>
    <w:numStyleLink w:val="ag3"/>
  </w:abstractNum>
  <w:abstractNum w:abstractNumId="165">
    <w:nsid w:val="0C222C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6">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7">
    <w:nsid w:val="0C4846DB"/>
    <w:multiLevelType w:val="multilevel"/>
    <w:tmpl w:val="7F9AB868"/>
    <w:numStyleLink w:val="ag3"/>
  </w:abstractNum>
  <w:abstractNum w:abstractNumId="168">
    <w:nsid w:val="0C8C04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9">
    <w:nsid w:val="0CAC4A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0">
    <w:nsid w:val="0CBA65F9"/>
    <w:multiLevelType w:val="multilevel"/>
    <w:tmpl w:val="7F9AB868"/>
    <w:numStyleLink w:val="ag3"/>
  </w:abstractNum>
  <w:abstractNum w:abstractNumId="171">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3">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0D425F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0D581F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0D5C40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7">
    <w:nsid w:val="0D6455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8">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9">
    <w:nsid w:val="0D760D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0">
    <w:nsid w:val="0D773B5A"/>
    <w:multiLevelType w:val="hybridMultilevel"/>
    <w:tmpl w:val="32B0E24E"/>
    <w:lvl w:ilvl="0" w:tplc="F51E23E0">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0D7914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2">
    <w:nsid w:val="0DB46C26"/>
    <w:multiLevelType w:val="multilevel"/>
    <w:tmpl w:val="7F9AB868"/>
    <w:numStyleLink w:val="ag3"/>
  </w:abstractNum>
  <w:abstractNum w:abstractNumId="183">
    <w:nsid w:val="0DD671E4"/>
    <w:multiLevelType w:val="multilevel"/>
    <w:tmpl w:val="7F9AB868"/>
    <w:numStyleLink w:val="ag3"/>
  </w:abstractNum>
  <w:abstractNum w:abstractNumId="184">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5">
    <w:nsid w:val="0DFD47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0E016C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7">
    <w:nsid w:val="0E102C27"/>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8">
    <w:nsid w:val="0E114263"/>
    <w:multiLevelType w:val="multilevel"/>
    <w:tmpl w:val="7F9AB868"/>
    <w:numStyleLink w:val="ag3"/>
  </w:abstractNum>
  <w:abstractNum w:abstractNumId="189">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0">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1">
    <w:nsid w:val="0E255083"/>
    <w:multiLevelType w:val="multilevel"/>
    <w:tmpl w:val="7F9AB868"/>
    <w:numStyleLink w:val="ag3"/>
  </w:abstractNum>
  <w:abstractNum w:abstractNumId="192">
    <w:nsid w:val="0E406471"/>
    <w:multiLevelType w:val="multilevel"/>
    <w:tmpl w:val="7F9AB868"/>
    <w:numStyleLink w:val="ag3"/>
  </w:abstractNum>
  <w:abstractNum w:abstractNumId="193">
    <w:nsid w:val="0E417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4">
    <w:nsid w:val="0E6D2124"/>
    <w:multiLevelType w:val="multilevel"/>
    <w:tmpl w:val="7F9AB868"/>
    <w:numStyleLink w:val="ag3"/>
  </w:abstractNum>
  <w:abstractNum w:abstractNumId="195">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6">
    <w:nsid w:val="0E812E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7">
    <w:nsid w:val="0E993BCF"/>
    <w:multiLevelType w:val="multilevel"/>
    <w:tmpl w:val="7F9AB868"/>
    <w:numStyleLink w:val="ag3"/>
  </w:abstractNum>
  <w:abstractNum w:abstractNumId="198">
    <w:nsid w:val="0EAE602A"/>
    <w:multiLevelType w:val="multilevel"/>
    <w:tmpl w:val="7F9AB868"/>
    <w:numStyleLink w:val="ag3"/>
  </w:abstractNum>
  <w:abstractNum w:abstractNumId="199">
    <w:nsid w:val="0EC42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0">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1">
    <w:nsid w:val="0ED77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2">
    <w:nsid w:val="0ED83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3">
    <w:nsid w:val="0EDF36A2"/>
    <w:multiLevelType w:val="multilevel"/>
    <w:tmpl w:val="7F9AB868"/>
    <w:numStyleLink w:val="ag3"/>
  </w:abstractNum>
  <w:abstractNum w:abstractNumId="204">
    <w:nsid w:val="0EE8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5">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nsid w:val="0F0C74A4"/>
    <w:multiLevelType w:val="multilevel"/>
    <w:tmpl w:val="7F9AB868"/>
    <w:numStyleLink w:val="ag3"/>
  </w:abstractNum>
  <w:abstractNum w:abstractNumId="207">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8">
    <w:nsid w:val="0F770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9">
    <w:nsid w:val="0FA150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0">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0FC10F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0FCE0F4B"/>
    <w:multiLevelType w:val="multilevel"/>
    <w:tmpl w:val="7F9AB868"/>
    <w:numStyleLink w:val="ag3"/>
  </w:abstractNum>
  <w:abstractNum w:abstractNumId="213">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5">
    <w:nsid w:val="0FF71D0D"/>
    <w:multiLevelType w:val="multilevel"/>
    <w:tmpl w:val="7F9AB868"/>
    <w:numStyleLink w:val="ag3"/>
  </w:abstractNum>
  <w:abstractNum w:abstractNumId="216">
    <w:nsid w:val="100012F7"/>
    <w:multiLevelType w:val="multilevel"/>
    <w:tmpl w:val="7F9AB868"/>
    <w:numStyleLink w:val="ag3"/>
  </w:abstractNum>
  <w:abstractNum w:abstractNumId="217">
    <w:nsid w:val="100D79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8">
    <w:nsid w:val="101B1D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102F02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2">
    <w:nsid w:val="105846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3">
    <w:nsid w:val="10623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10670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6">
    <w:nsid w:val="107E58FC"/>
    <w:multiLevelType w:val="multilevel"/>
    <w:tmpl w:val="7F9AB868"/>
    <w:numStyleLink w:val="ag3"/>
  </w:abstractNum>
  <w:abstractNum w:abstractNumId="227">
    <w:nsid w:val="108316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8">
    <w:nsid w:val="10D444B0"/>
    <w:multiLevelType w:val="multilevel"/>
    <w:tmpl w:val="7F9AB868"/>
    <w:numStyleLink w:val="ag3"/>
  </w:abstractNum>
  <w:abstractNum w:abstractNumId="229">
    <w:nsid w:val="10DE3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0">
    <w:nsid w:val="110F1601"/>
    <w:multiLevelType w:val="multilevel"/>
    <w:tmpl w:val="7F9AB868"/>
    <w:numStyleLink w:val="ag3"/>
  </w:abstractNum>
  <w:abstractNum w:abstractNumId="231">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2">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3">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4">
    <w:nsid w:val="11790F79"/>
    <w:multiLevelType w:val="multilevel"/>
    <w:tmpl w:val="7F9AB868"/>
    <w:numStyleLink w:val="ag3"/>
  </w:abstractNum>
  <w:abstractNum w:abstractNumId="235">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6">
    <w:nsid w:val="118D04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7">
    <w:nsid w:val="11994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11AC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0">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2">
    <w:nsid w:val="11EB21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3">
    <w:nsid w:val="11FB0661"/>
    <w:multiLevelType w:val="multilevel"/>
    <w:tmpl w:val="7F9AB868"/>
    <w:numStyleLink w:val="ag3"/>
  </w:abstractNum>
  <w:abstractNum w:abstractNumId="244">
    <w:nsid w:val="12167A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5">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6">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127E154E"/>
    <w:multiLevelType w:val="multilevel"/>
    <w:tmpl w:val="BAFAA3BC"/>
    <w:lvl w:ilvl="0">
      <w:start w:val="1"/>
      <w:numFmt w:val="decimal"/>
      <w:lvlText w:val="%1."/>
      <w:lvlJc w:val="left"/>
      <w:pPr>
        <w:tabs>
          <w:tab w:val="num" w:pos="360"/>
        </w:tabs>
        <w:ind w:left="360" w:hanging="360"/>
      </w:pPr>
      <w:rPr>
        <w:rFonts w:hint="default"/>
        <w:b w:val="0"/>
        <w:bCs w:val="0"/>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8">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9">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tentative="1">
      <w:start w:val="1"/>
      <w:numFmt w:val="bullet"/>
      <w:lvlText w:val="o"/>
      <w:lvlJc w:val="left"/>
      <w:pPr>
        <w:ind w:left="1440" w:hanging="360"/>
      </w:pPr>
      <w:rPr>
        <w:rFonts w:ascii="Courier New" w:hAnsi="Courier New" w:cs="Courier New" w:hint="default"/>
      </w:rPr>
    </w:lvl>
    <w:lvl w:ilvl="2" w:tplc="F5208E64" w:tentative="1">
      <w:start w:val="1"/>
      <w:numFmt w:val="bullet"/>
      <w:lvlText w:val=""/>
      <w:lvlJc w:val="left"/>
      <w:pPr>
        <w:ind w:left="2160" w:hanging="360"/>
      </w:pPr>
      <w:rPr>
        <w:rFonts w:ascii="Wingdings" w:hAnsi="Wingdings" w:hint="default"/>
      </w:rPr>
    </w:lvl>
    <w:lvl w:ilvl="3" w:tplc="1F52CF94" w:tentative="1">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250">
    <w:nsid w:val="12D934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1">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2">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12FB51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4">
    <w:nsid w:val="13277B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7">
    <w:nsid w:val="1339321D"/>
    <w:multiLevelType w:val="multilevel"/>
    <w:tmpl w:val="7F9AB868"/>
    <w:numStyleLink w:val="ag3"/>
  </w:abstractNum>
  <w:abstractNum w:abstractNumId="258">
    <w:nsid w:val="13763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9">
    <w:nsid w:val="139B48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13A83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1">
    <w:nsid w:val="13CE739A"/>
    <w:multiLevelType w:val="multilevel"/>
    <w:tmpl w:val="7F9AB868"/>
    <w:numStyleLink w:val="ag3"/>
  </w:abstractNum>
  <w:abstractNum w:abstractNumId="262">
    <w:nsid w:val="13D3406A"/>
    <w:multiLevelType w:val="multilevel"/>
    <w:tmpl w:val="7F9AB868"/>
    <w:numStyleLink w:val="ag3"/>
  </w:abstractNum>
  <w:abstractNum w:abstractNumId="263">
    <w:nsid w:val="13D91CEF"/>
    <w:multiLevelType w:val="multilevel"/>
    <w:tmpl w:val="ABAC54DE"/>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pStyle w:val="a4"/>
      <w:lvlText w:val="%1.%2.%3.%4"/>
      <w:lvlJc w:val="left"/>
      <w:pPr>
        <w:tabs>
          <w:tab w:val="num" w:pos="1080"/>
        </w:tabs>
        <w:ind w:left="0" w:firstLine="0"/>
      </w:pPr>
      <w:rPr>
        <w:rFonts w:hint="default"/>
        <w:b/>
        <w:i w:val="0"/>
      </w:rPr>
    </w:lvl>
    <w:lvl w:ilvl="4">
      <w:start w:val="1"/>
      <w:numFmt w:val="decimal"/>
      <w:pStyle w:val="a5"/>
      <w:lvlText w:val="%1.%2.%3.%4.%5"/>
      <w:lvlJc w:val="left"/>
      <w:pPr>
        <w:tabs>
          <w:tab w:val="num" w:pos="1080"/>
        </w:tabs>
        <w:ind w:left="0" w:firstLine="0"/>
      </w:pPr>
      <w:rPr>
        <w:rFonts w:hint="default"/>
        <w:b/>
        <w:i w:val="0"/>
      </w:rPr>
    </w:lvl>
    <w:lvl w:ilvl="5">
      <w:start w:val="1"/>
      <w:numFmt w:val="decimal"/>
      <w:pStyle w:val="a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4">
    <w:nsid w:val="13E27E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5">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13ED17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8">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0">
    <w:nsid w:val="143A3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3">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5">
    <w:nsid w:val="14A41818"/>
    <w:multiLevelType w:val="multilevel"/>
    <w:tmpl w:val="7F9AB868"/>
    <w:numStyleLink w:val="ag3"/>
  </w:abstractNum>
  <w:abstractNum w:abstractNumId="276">
    <w:nsid w:val="14AF33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7">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9">
    <w:nsid w:val="14ED0D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0">
    <w:nsid w:val="150932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1">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2">
    <w:nsid w:val="151618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151865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151912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5">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6">
    <w:nsid w:val="15285225"/>
    <w:multiLevelType w:val="multilevel"/>
    <w:tmpl w:val="7F9AB868"/>
    <w:numStyleLink w:val="ag3"/>
  </w:abstractNum>
  <w:abstractNum w:abstractNumId="287">
    <w:nsid w:val="1546541C"/>
    <w:multiLevelType w:val="hybridMultilevel"/>
    <w:tmpl w:val="32E28642"/>
    <w:lvl w:ilvl="0" w:tplc="3BE64EB8">
      <w:start w:val="1"/>
      <w:numFmt w:val="lowerRoman"/>
      <w:pStyle w:val="pc-6"/>
      <w:lvlText w:val="%1."/>
      <w:lvlJc w:val="left"/>
      <w:pPr>
        <w:ind w:left="3420" w:hanging="360"/>
      </w:pPr>
      <w:rPr>
        <w:rFonts w:hint="default"/>
      </w:rPr>
    </w:lvl>
    <w:lvl w:ilvl="1" w:tplc="30FA4C4C">
      <w:start w:val="1"/>
      <w:numFmt w:val="lowerRoman"/>
      <w:lvlText w:val="%2."/>
      <w:lvlJc w:val="left"/>
      <w:pPr>
        <w:ind w:left="4140" w:hanging="360"/>
      </w:pPr>
      <w:rPr>
        <w:rFonts w:hint="default"/>
      </w:r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288">
    <w:nsid w:val="159660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9">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15D96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15EE10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4">
    <w:nsid w:val="16916743"/>
    <w:multiLevelType w:val="multilevel"/>
    <w:tmpl w:val="7F9AB868"/>
    <w:numStyleLink w:val="ag3"/>
  </w:abstractNum>
  <w:abstractNum w:abstractNumId="295">
    <w:nsid w:val="16B605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6">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7">
    <w:nsid w:val="16BE37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16CC5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9">
    <w:nsid w:val="16F32A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0">
    <w:nsid w:val="17386F06"/>
    <w:multiLevelType w:val="multilevel"/>
    <w:tmpl w:val="7F9AB868"/>
    <w:numStyleLink w:val="ag3"/>
  </w:abstractNum>
  <w:abstractNum w:abstractNumId="301">
    <w:nsid w:val="17413C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4">
    <w:nsid w:val="179158CC"/>
    <w:multiLevelType w:val="multilevel"/>
    <w:tmpl w:val="7F9AB868"/>
    <w:numStyleLink w:val="ag3"/>
  </w:abstractNum>
  <w:abstractNum w:abstractNumId="305">
    <w:nsid w:val="1794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6">
    <w:nsid w:val="179C6134"/>
    <w:multiLevelType w:val="multilevel"/>
    <w:tmpl w:val="7F9AB868"/>
    <w:numStyleLink w:val="ag3"/>
  </w:abstractNum>
  <w:abstractNum w:abstractNumId="307">
    <w:nsid w:val="179D21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8">
    <w:nsid w:val="17B123C0"/>
    <w:multiLevelType w:val="multilevel"/>
    <w:tmpl w:val="7F9AB868"/>
    <w:numStyleLink w:val="ag3"/>
  </w:abstractNum>
  <w:abstractNum w:abstractNumId="309">
    <w:nsid w:val="17D16EA9"/>
    <w:multiLevelType w:val="multilevel"/>
    <w:tmpl w:val="7F9AB868"/>
    <w:numStyleLink w:val="ag3"/>
  </w:abstractNum>
  <w:abstractNum w:abstractNumId="310">
    <w:nsid w:val="180D4F40"/>
    <w:multiLevelType w:val="multilevel"/>
    <w:tmpl w:val="7F9AB868"/>
    <w:numStyleLink w:val="ag3"/>
  </w:abstractNum>
  <w:abstractNum w:abstractNumId="311">
    <w:nsid w:val="181A5317"/>
    <w:multiLevelType w:val="multilevel"/>
    <w:tmpl w:val="7F9AB868"/>
    <w:numStyleLink w:val="ag3"/>
  </w:abstractNum>
  <w:abstractNum w:abstractNumId="312">
    <w:nsid w:val="18412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3">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4">
    <w:nsid w:val="18913401"/>
    <w:multiLevelType w:val="multilevel"/>
    <w:tmpl w:val="7F9AB868"/>
    <w:numStyleLink w:val="ag3"/>
  </w:abstractNum>
  <w:abstractNum w:abstractNumId="315">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6">
    <w:nsid w:val="18E709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7">
    <w:nsid w:val="19062804"/>
    <w:multiLevelType w:val="multilevel"/>
    <w:tmpl w:val="7F9AB868"/>
    <w:numStyleLink w:val="ag3"/>
  </w:abstractNum>
  <w:abstractNum w:abstractNumId="318">
    <w:nsid w:val="190760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9">
    <w:nsid w:val="193531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0">
    <w:nsid w:val="196909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1">
    <w:nsid w:val="19B26B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19B84D3F"/>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3">
    <w:nsid w:val="19B90D1C"/>
    <w:multiLevelType w:val="multilevel"/>
    <w:tmpl w:val="7F9AB868"/>
    <w:numStyleLink w:val="ag3"/>
  </w:abstractNum>
  <w:abstractNum w:abstractNumId="324">
    <w:nsid w:val="19C371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5">
    <w:nsid w:val="19C41B47"/>
    <w:multiLevelType w:val="multilevel"/>
    <w:tmpl w:val="7F9AB868"/>
    <w:numStyleLink w:val="ag3"/>
  </w:abstractNum>
  <w:abstractNum w:abstractNumId="326">
    <w:nsid w:val="19DF27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8">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9">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1">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1A821D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1A8D5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4">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5">
    <w:nsid w:val="1A9C7BF6"/>
    <w:multiLevelType w:val="hybridMultilevel"/>
    <w:tmpl w:val="9AF4018E"/>
    <w:lvl w:ilvl="0" w:tplc="F51E23E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nsid w:val="1AA67733"/>
    <w:multiLevelType w:val="multilevel"/>
    <w:tmpl w:val="7F9AB868"/>
    <w:numStyleLink w:val="ag3"/>
  </w:abstractNum>
  <w:abstractNum w:abstractNumId="337">
    <w:nsid w:val="1AD478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1ADD50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0">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1">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2">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3">
    <w:nsid w:val="1B262E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4">
    <w:nsid w:val="1B2E6AF3"/>
    <w:multiLevelType w:val="multilevel"/>
    <w:tmpl w:val="7F9AB868"/>
    <w:numStyleLink w:val="ag3"/>
  </w:abstractNum>
  <w:abstractNum w:abstractNumId="345">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346">
    <w:nsid w:val="1B443EB1"/>
    <w:multiLevelType w:val="multilevel"/>
    <w:tmpl w:val="7F9AB868"/>
    <w:numStyleLink w:val="ag3"/>
  </w:abstractNum>
  <w:abstractNum w:abstractNumId="347">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8">
    <w:nsid w:val="1B735168"/>
    <w:multiLevelType w:val="multilevel"/>
    <w:tmpl w:val="7F9AB868"/>
    <w:numStyleLink w:val="ag3"/>
  </w:abstractNum>
  <w:abstractNum w:abstractNumId="349">
    <w:nsid w:val="1B802C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0">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1">
    <w:nsid w:val="1B8A3FCB"/>
    <w:multiLevelType w:val="multilevel"/>
    <w:tmpl w:val="7F9AB868"/>
    <w:numStyleLink w:val="ag3"/>
  </w:abstractNum>
  <w:abstractNum w:abstractNumId="352">
    <w:nsid w:val="1BC047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3">
    <w:nsid w:val="1BD151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4">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355">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6">
    <w:nsid w:val="1C1A3EA9"/>
    <w:multiLevelType w:val="multilevel"/>
    <w:tmpl w:val="7F9AB868"/>
    <w:numStyleLink w:val="ag3"/>
  </w:abstractNum>
  <w:abstractNum w:abstractNumId="357">
    <w:nsid w:val="1C42480B"/>
    <w:multiLevelType w:val="multilevel"/>
    <w:tmpl w:val="7F9AB868"/>
    <w:numStyleLink w:val="ag3"/>
  </w:abstractNum>
  <w:abstractNum w:abstractNumId="358">
    <w:nsid w:val="1C440C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0">
    <w:nsid w:val="1C761772"/>
    <w:multiLevelType w:val="multilevel"/>
    <w:tmpl w:val="7F9AB868"/>
    <w:numStyleLink w:val="ag3"/>
  </w:abstractNum>
  <w:abstractNum w:abstractNumId="361">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2">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3">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4">
    <w:nsid w:val="1CA76E87"/>
    <w:multiLevelType w:val="multilevel"/>
    <w:tmpl w:val="7F9AB868"/>
    <w:numStyleLink w:val="ag3"/>
  </w:abstractNum>
  <w:abstractNum w:abstractNumId="365">
    <w:nsid w:val="1CA93C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6">
    <w:nsid w:val="1CB05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7">
    <w:nsid w:val="1CC865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8">
    <w:nsid w:val="1CD546C4"/>
    <w:multiLevelType w:val="multilevel"/>
    <w:tmpl w:val="7F9AB868"/>
    <w:numStyleLink w:val="ag3"/>
  </w:abstractNum>
  <w:abstractNum w:abstractNumId="369">
    <w:nsid w:val="1CDA19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0">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1">
    <w:nsid w:val="1D1F779F"/>
    <w:multiLevelType w:val="multilevel"/>
    <w:tmpl w:val="7F9AB868"/>
    <w:numStyleLink w:val="ag3"/>
  </w:abstractNum>
  <w:abstractNum w:abstractNumId="372">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3">
    <w:nsid w:val="1D3C40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4">
    <w:nsid w:val="1D4359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1D4E6A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8">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1D7E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1">
    <w:nsid w:val="1D8F30BE"/>
    <w:multiLevelType w:val="multilevel"/>
    <w:tmpl w:val="7F9AB868"/>
    <w:numStyleLink w:val="ag3"/>
  </w:abstractNum>
  <w:abstractNum w:abstractNumId="382">
    <w:nsid w:val="1D9769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3">
    <w:nsid w:val="1D9D57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1DB85637"/>
    <w:multiLevelType w:val="multilevel"/>
    <w:tmpl w:val="7F9AB868"/>
    <w:numStyleLink w:val="ag3"/>
  </w:abstractNum>
  <w:abstractNum w:abstractNumId="385">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6">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1DD40D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1DE339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9">
    <w:nsid w:val="1DE91D55"/>
    <w:multiLevelType w:val="multilevel"/>
    <w:tmpl w:val="7F9AB868"/>
    <w:numStyleLink w:val="ag3"/>
  </w:abstractNum>
  <w:abstractNum w:abstractNumId="390">
    <w:nsid w:val="1E0C788D"/>
    <w:multiLevelType w:val="multilevel"/>
    <w:tmpl w:val="7F9AB868"/>
    <w:numStyleLink w:val="ag3"/>
  </w:abstractNum>
  <w:abstractNum w:abstractNumId="391">
    <w:nsid w:val="1E2059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2">
    <w:nsid w:val="1E277DD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1E2D524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4">
    <w:nsid w:val="1E363ACE"/>
    <w:multiLevelType w:val="multilevel"/>
    <w:tmpl w:val="7F9AB868"/>
    <w:numStyleLink w:val="ag3"/>
  </w:abstractNum>
  <w:abstractNum w:abstractNumId="395">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6">
    <w:nsid w:val="1E5D1E21"/>
    <w:multiLevelType w:val="multilevel"/>
    <w:tmpl w:val="4A283094"/>
    <w:lvl w:ilvl="0">
      <w:start w:val="1"/>
      <w:numFmt w:val="decimal"/>
      <w:lvlText w:val="%1."/>
      <w:lvlJc w:val="left"/>
      <w:pPr>
        <w:tabs>
          <w:tab w:val="num" w:pos="360"/>
        </w:tabs>
        <w:ind w:left="360" w:hanging="360"/>
      </w:pPr>
      <w:rPr>
        <w:rFonts w:ascii="Times New Roman" w:hAnsi="Times New Roman" w:cs="Times New Roman" w:hint="default"/>
        <w:i w:val="0"/>
        <w:iCs w:val="0"/>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397">
    <w:nsid w:val="1E667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8">
    <w:nsid w:val="1E6715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9">
    <w:nsid w:val="1E7228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0">
    <w:nsid w:val="1E8A51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1">
    <w:nsid w:val="1E9560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2">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3">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1ECD59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1EF715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7">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1F873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0">
    <w:nsid w:val="1FC448AB"/>
    <w:multiLevelType w:val="multilevel"/>
    <w:tmpl w:val="7F9AB868"/>
    <w:numStyleLink w:val="ag3"/>
  </w:abstractNum>
  <w:abstractNum w:abstractNumId="411">
    <w:nsid w:val="2034345D"/>
    <w:multiLevelType w:val="multilevel"/>
    <w:tmpl w:val="7F9AB868"/>
    <w:numStyleLink w:val="ag3"/>
  </w:abstractNum>
  <w:abstractNum w:abstractNumId="412">
    <w:nsid w:val="20452207"/>
    <w:multiLevelType w:val="multilevel"/>
    <w:tmpl w:val="7F9AB868"/>
    <w:numStyleLink w:val="ag3"/>
  </w:abstractNum>
  <w:abstractNum w:abstractNumId="413">
    <w:nsid w:val="20510C83"/>
    <w:multiLevelType w:val="multilevel"/>
    <w:tmpl w:val="7F9AB868"/>
    <w:numStyleLink w:val="ag3"/>
  </w:abstractNum>
  <w:abstractNum w:abstractNumId="414">
    <w:nsid w:val="205C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205D37FB"/>
    <w:multiLevelType w:val="multilevel"/>
    <w:tmpl w:val="7F9AB868"/>
    <w:numStyleLink w:val="ag3"/>
  </w:abstractNum>
  <w:abstractNum w:abstractNumId="416">
    <w:nsid w:val="206D3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7">
    <w:nsid w:val="206D40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9">
    <w:nsid w:val="209B0A4F"/>
    <w:multiLevelType w:val="hybridMultilevel"/>
    <w:tmpl w:val="4BB25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0">
    <w:nsid w:val="20C96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1">
    <w:nsid w:val="20D11E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2">
    <w:nsid w:val="20F91A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4">
    <w:nsid w:val="213701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214166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6">
    <w:nsid w:val="215B5C18"/>
    <w:multiLevelType w:val="multilevel"/>
    <w:tmpl w:val="7F9AB868"/>
    <w:numStyleLink w:val="ag3"/>
  </w:abstractNum>
  <w:abstractNum w:abstractNumId="427">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9">
    <w:nsid w:val="216B335E"/>
    <w:multiLevelType w:val="multilevel"/>
    <w:tmpl w:val="7F9AB868"/>
    <w:numStyleLink w:val="ag3"/>
  </w:abstractNum>
  <w:abstractNum w:abstractNumId="430">
    <w:nsid w:val="2186494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3">
    <w:nsid w:val="22596C9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434">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5">
    <w:nsid w:val="227230AF"/>
    <w:multiLevelType w:val="multilevel"/>
    <w:tmpl w:val="7F9AB868"/>
    <w:numStyleLink w:val="ag3"/>
  </w:abstractNum>
  <w:abstractNum w:abstractNumId="436">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7">
    <w:nsid w:val="22D21DF7"/>
    <w:multiLevelType w:val="multilevel"/>
    <w:tmpl w:val="7F9AB868"/>
    <w:numStyleLink w:val="ag3"/>
  </w:abstractNum>
  <w:abstractNum w:abstractNumId="438">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9">
    <w:nsid w:val="22EE3F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0">
    <w:nsid w:val="22F11F2F"/>
    <w:multiLevelType w:val="multilevel"/>
    <w:tmpl w:val="7F9AB868"/>
    <w:numStyleLink w:val="ag3"/>
  </w:abstractNum>
  <w:abstractNum w:abstractNumId="441">
    <w:nsid w:val="23024D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2">
    <w:nsid w:val="232D4031"/>
    <w:multiLevelType w:val="multilevel"/>
    <w:tmpl w:val="7F9AB868"/>
    <w:numStyleLink w:val="ag3"/>
  </w:abstractNum>
  <w:abstractNum w:abstractNumId="443">
    <w:nsid w:val="233B4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239E1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5">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6">
    <w:nsid w:val="23BF0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7">
    <w:nsid w:val="240F014B"/>
    <w:multiLevelType w:val="multilevel"/>
    <w:tmpl w:val="7F9AB868"/>
    <w:numStyleLink w:val="ag3"/>
  </w:abstractNum>
  <w:abstractNum w:abstractNumId="448">
    <w:nsid w:val="242F56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9">
    <w:nsid w:val="246562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0">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1">
    <w:nsid w:val="247F6098"/>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2">
    <w:nsid w:val="2490709C"/>
    <w:multiLevelType w:val="multilevel"/>
    <w:tmpl w:val="7F9AB868"/>
    <w:numStyleLink w:val="ag3"/>
  </w:abstractNum>
  <w:abstractNum w:abstractNumId="453">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4">
    <w:nsid w:val="24BB59C0"/>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5">
    <w:nsid w:val="24DC43D6"/>
    <w:multiLevelType w:val="multilevel"/>
    <w:tmpl w:val="7F9AB868"/>
    <w:numStyleLink w:val="ag3"/>
  </w:abstractNum>
  <w:abstractNum w:abstractNumId="456">
    <w:nsid w:val="24DD5F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25001BD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9">
    <w:nsid w:val="2515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1">
    <w:nsid w:val="25270FD4"/>
    <w:multiLevelType w:val="multilevel"/>
    <w:tmpl w:val="7F9AB868"/>
    <w:numStyleLink w:val="ag3"/>
  </w:abstractNum>
  <w:abstractNum w:abstractNumId="462">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256127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4">
    <w:nsid w:val="257E0526"/>
    <w:multiLevelType w:val="multilevel"/>
    <w:tmpl w:val="7F9AB868"/>
    <w:numStyleLink w:val="ag3"/>
  </w:abstractNum>
  <w:abstractNum w:abstractNumId="465">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25D924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8">
    <w:nsid w:val="260722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9">
    <w:nsid w:val="261536D3"/>
    <w:multiLevelType w:val="multilevel"/>
    <w:tmpl w:val="7F9AB868"/>
    <w:numStyleLink w:val="ag3"/>
  </w:abstractNum>
  <w:abstractNum w:abstractNumId="470">
    <w:nsid w:val="262D48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2">
    <w:nsid w:val="26647609"/>
    <w:multiLevelType w:val="multilevel"/>
    <w:tmpl w:val="7F9AB868"/>
    <w:numStyleLink w:val="ag3"/>
  </w:abstractNum>
  <w:abstractNum w:abstractNumId="473">
    <w:nsid w:val="26677C2A"/>
    <w:multiLevelType w:val="multilevel"/>
    <w:tmpl w:val="7F9AB868"/>
    <w:numStyleLink w:val="ag3"/>
  </w:abstractNum>
  <w:abstractNum w:abstractNumId="474">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5">
    <w:nsid w:val="26A25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6">
    <w:nsid w:val="26E979B4"/>
    <w:multiLevelType w:val="hybridMultilevel"/>
    <w:tmpl w:val="A4280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nsid w:val="26F240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26FC5E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9">
    <w:nsid w:val="271043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0">
    <w:nsid w:val="271804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1">
    <w:nsid w:val="27290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2">
    <w:nsid w:val="272D2F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3">
    <w:nsid w:val="273F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4">
    <w:nsid w:val="27522F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279B2A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6">
    <w:nsid w:val="27A8027D"/>
    <w:multiLevelType w:val="multilevel"/>
    <w:tmpl w:val="7F9AB868"/>
    <w:numStyleLink w:val="ag3"/>
  </w:abstractNum>
  <w:abstractNum w:abstractNumId="487">
    <w:nsid w:val="27B45B4E"/>
    <w:multiLevelType w:val="multilevel"/>
    <w:tmpl w:val="7F9AB868"/>
    <w:numStyleLink w:val="ag3"/>
  </w:abstractNum>
  <w:abstractNum w:abstractNumId="488">
    <w:nsid w:val="27CC6BE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9">
    <w:nsid w:val="27F76784"/>
    <w:multiLevelType w:val="multilevel"/>
    <w:tmpl w:val="7F9AB868"/>
    <w:numStyleLink w:val="ag3"/>
  </w:abstractNum>
  <w:abstractNum w:abstractNumId="490">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1">
    <w:nsid w:val="28155C26"/>
    <w:multiLevelType w:val="multilevel"/>
    <w:tmpl w:val="7F9AB868"/>
    <w:numStyleLink w:val="ag3"/>
  </w:abstractNum>
  <w:abstractNum w:abstractNumId="492">
    <w:nsid w:val="283829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2848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4">
    <w:nsid w:val="28516678"/>
    <w:multiLevelType w:val="multilevel"/>
    <w:tmpl w:val="7F9AB868"/>
    <w:numStyleLink w:val="ag3"/>
  </w:abstractNum>
  <w:abstractNum w:abstractNumId="495">
    <w:nsid w:val="285A3966"/>
    <w:multiLevelType w:val="multilevel"/>
    <w:tmpl w:val="7F9AB868"/>
    <w:numStyleLink w:val="ag3"/>
  </w:abstractNum>
  <w:abstractNum w:abstractNumId="496">
    <w:nsid w:val="28644E30"/>
    <w:multiLevelType w:val="multilevel"/>
    <w:tmpl w:val="7F9AB868"/>
    <w:numStyleLink w:val="ag3"/>
  </w:abstractNum>
  <w:abstractNum w:abstractNumId="497">
    <w:nsid w:val="28657800"/>
    <w:multiLevelType w:val="multilevel"/>
    <w:tmpl w:val="7F9AB868"/>
    <w:numStyleLink w:val="ag3"/>
  </w:abstractNum>
  <w:abstractNum w:abstractNumId="498">
    <w:nsid w:val="28770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9">
    <w:nsid w:val="287C48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0">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1">
    <w:nsid w:val="28A91592"/>
    <w:multiLevelType w:val="multilevel"/>
    <w:tmpl w:val="7F9AB868"/>
    <w:numStyleLink w:val="ag3"/>
  </w:abstractNum>
  <w:abstractNum w:abstractNumId="502">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3">
    <w:nsid w:val="29067A6B"/>
    <w:multiLevelType w:val="multilevel"/>
    <w:tmpl w:val="7F9AB868"/>
    <w:numStyleLink w:val="ag3"/>
  </w:abstractNum>
  <w:abstractNum w:abstractNumId="504">
    <w:nsid w:val="291D69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5">
    <w:nsid w:val="29362A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6">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7">
    <w:nsid w:val="295F4A1A"/>
    <w:multiLevelType w:val="multilevel"/>
    <w:tmpl w:val="7F9AB868"/>
    <w:numStyleLink w:val="ag3"/>
  </w:abstractNum>
  <w:abstractNum w:abstractNumId="508">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9">
    <w:nsid w:val="29A142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0">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1">
    <w:nsid w:val="2A081F33"/>
    <w:multiLevelType w:val="multilevel"/>
    <w:tmpl w:val="7F9AB868"/>
    <w:numStyleLink w:val="ag3"/>
  </w:abstractNum>
  <w:abstractNum w:abstractNumId="512">
    <w:nsid w:val="2A1F2A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3">
    <w:nsid w:val="2A2D4CD4"/>
    <w:multiLevelType w:val="multilevel"/>
    <w:tmpl w:val="7F9AB868"/>
    <w:numStyleLink w:val="ag3"/>
  </w:abstractNum>
  <w:abstractNum w:abstractNumId="514">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5">
    <w:nsid w:val="2A536C6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2A6226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7">
    <w:nsid w:val="2A676D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2ACF7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9">
    <w:nsid w:val="2B4244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2B580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1">
    <w:nsid w:val="2B5926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2B5B6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4">
    <w:nsid w:val="2B6D375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5">
    <w:nsid w:val="2BAF23F3"/>
    <w:multiLevelType w:val="multilevel"/>
    <w:tmpl w:val="7F9AB868"/>
    <w:numStyleLink w:val="ag3"/>
  </w:abstractNum>
  <w:abstractNum w:abstractNumId="526">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7">
    <w:nsid w:val="2C0D2994"/>
    <w:multiLevelType w:val="multilevel"/>
    <w:tmpl w:val="7F9AB868"/>
    <w:numStyleLink w:val="ag3"/>
  </w:abstractNum>
  <w:abstractNum w:abstractNumId="528">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9">
    <w:nsid w:val="2C211D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0">
    <w:nsid w:val="2C2702CF"/>
    <w:multiLevelType w:val="multilevel"/>
    <w:tmpl w:val="7F9AB868"/>
    <w:numStyleLink w:val="ag3"/>
  </w:abstractNum>
  <w:abstractNum w:abstractNumId="531">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3">
    <w:nsid w:val="2C9A53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6">
    <w:nsid w:val="2D067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7">
    <w:nsid w:val="2D136A00"/>
    <w:multiLevelType w:val="multilevel"/>
    <w:tmpl w:val="7F9AB868"/>
    <w:numStyleLink w:val="ag3"/>
  </w:abstractNum>
  <w:abstractNum w:abstractNumId="538">
    <w:nsid w:val="2D1E21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9">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0">
    <w:nsid w:val="2D6C4686"/>
    <w:multiLevelType w:val="multilevel"/>
    <w:tmpl w:val="7F9AB868"/>
    <w:numStyleLink w:val="ag3"/>
  </w:abstractNum>
  <w:abstractNum w:abstractNumId="541">
    <w:nsid w:val="2D833560"/>
    <w:multiLevelType w:val="multilevel"/>
    <w:tmpl w:val="7F9AB868"/>
    <w:numStyleLink w:val="ag3"/>
  </w:abstractNum>
  <w:abstractNum w:abstractNumId="542">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2DE444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2DEE4C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5">
    <w:nsid w:val="2DEE4DC8"/>
    <w:multiLevelType w:val="multilevel"/>
    <w:tmpl w:val="7F9AB868"/>
    <w:numStyleLink w:val="ag3"/>
  </w:abstractNum>
  <w:abstractNum w:abstractNumId="546">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7">
    <w:nsid w:val="2E1A5D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8">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49">
    <w:nsid w:val="2E4601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0">
    <w:nsid w:val="2E745C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1">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2">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3">
    <w:nsid w:val="2EB479E0"/>
    <w:multiLevelType w:val="multilevel"/>
    <w:tmpl w:val="7F9AB868"/>
    <w:numStyleLink w:val="ag3"/>
  </w:abstractNum>
  <w:abstractNum w:abstractNumId="554">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7">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8">
    <w:nsid w:val="2F16232E"/>
    <w:multiLevelType w:val="multilevel"/>
    <w:tmpl w:val="7F9AB868"/>
    <w:numStyleLink w:val="ag3"/>
  </w:abstractNum>
  <w:abstractNum w:abstractNumId="559">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0">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1">
    <w:nsid w:val="2F3D6D7C"/>
    <w:multiLevelType w:val="multilevel"/>
    <w:tmpl w:val="7F9AB868"/>
    <w:numStyleLink w:val="ag3"/>
  </w:abstractNum>
  <w:abstractNum w:abstractNumId="562">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3">
    <w:nsid w:val="2FD82718"/>
    <w:multiLevelType w:val="multilevel"/>
    <w:tmpl w:val="7F9AB868"/>
    <w:numStyleLink w:val="ag3"/>
  </w:abstractNum>
  <w:abstractNum w:abstractNumId="564">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5">
    <w:nsid w:val="2FEF204F"/>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6">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7">
    <w:nsid w:val="30492F43"/>
    <w:multiLevelType w:val="multilevel"/>
    <w:tmpl w:val="7F9AB868"/>
    <w:numStyleLink w:val="ag3"/>
  </w:abstractNum>
  <w:abstractNum w:abstractNumId="568">
    <w:nsid w:val="304E66E4"/>
    <w:multiLevelType w:val="hybridMultilevel"/>
    <w:tmpl w:val="E82096D2"/>
    <w:lvl w:ilvl="0" w:tplc="68A627DA">
      <w:start w:val="1"/>
      <w:numFmt w:val="decimal"/>
      <w:pStyle w:val="pc-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9">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305607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1">
    <w:nsid w:val="30777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30794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308C1F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3097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5">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76">
    <w:nsid w:val="30F32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3108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315721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0">
    <w:nsid w:val="31595D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1">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2">
    <w:nsid w:val="31BD5640"/>
    <w:multiLevelType w:val="multilevel"/>
    <w:tmpl w:val="7F9AB868"/>
    <w:numStyleLink w:val="ag3"/>
  </w:abstractNum>
  <w:abstractNum w:abstractNumId="583">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4">
    <w:nsid w:val="31C469BF"/>
    <w:multiLevelType w:val="multilevel"/>
    <w:tmpl w:val="7F9AB868"/>
    <w:numStyleLink w:val="ag3"/>
  </w:abstractNum>
  <w:abstractNum w:abstractNumId="585">
    <w:nsid w:val="31C80405"/>
    <w:multiLevelType w:val="multilevel"/>
    <w:tmpl w:val="7F9AB868"/>
    <w:numStyleLink w:val="ag3"/>
  </w:abstractNum>
  <w:abstractNum w:abstractNumId="586">
    <w:nsid w:val="31CA40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7">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88">
    <w:nsid w:val="31D74783"/>
    <w:multiLevelType w:val="multilevel"/>
    <w:tmpl w:val="7F9AB868"/>
    <w:numStyleLink w:val="ag3"/>
  </w:abstractNum>
  <w:abstractNum w:abstractNumId="589">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1">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92">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4">
    <w:nsid w:val="328A03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5">
    <w:nsid w:val="32A935BB"/>
    <w:multiLevelType w:val="multilevel"/>
    <w:tmpl w:val="7F9AB868"/>
    <w:numStyleLink w:val="ag3"/>
  </w:abstractNum>
  <w:abstractNum w:abstractNumId="596">
    <w:nsid w:val="32AD4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7">
    <w:nsid w:val="32C02A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32D666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9">
    <w:nsid w:val="32DD7EA3"/>
    <w:multiLevelType w:val="multilevel"/>
    <w:tmpl w:val="7F9AB868"/>
    <w:numStyleLink w:val="ag3"/>
  </w:abstractNum>
  <w:abstractNum w:abstractNumId="600">
    <w:nsid w:val="32E1114D"/>
    <w:multiLevelType w:val="multilevel"/>
    <w:tmpl w:val="7F9AB868"/>
    <w:numStyleLink w:val="ag3"/>
  </w:abstractNum>
  <w:abstractNum w:abstractNumId="601">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2">
    <w:nsid w:val="332420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3">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5">
    <w:nsid w:val="33731390"/>
    <w:multiLevelType w:val="multilevel"/>
    <w:tmpl w:val="7F9AB868"/>
    <w:numStyleLink w:val="ag3"/>
  </w:abstractNum>
  <w:abstractNum w:abstractNumId="606">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7">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33A74C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9">
    <w:nsid w:val="33AC7EB8"/>
    <w:multiLevelType w:val="multilevel"/>
    <w:tmpl w:val="65EA502A"/>
    <w:lvl w:ilvl="0">
      <w:start w:val="1"/>
      <w:numFmt w:val="decimal"/>
      <w:pStyle w:val="1"/>
      <w:lvlText w:val="%1"/>
      <w:lvlJc w:val="left"/>
      <w:pPr>
        <w:ind w:left="432" w:hanging="432"/>
      </w:pPr>
      <w:rPr>
        <w:b/>
        <w:i w:val="0"/>
      </w:rPr>
    </w:lvl>
    <w:lvl w:ilvl="1">
      <w:start w:val="1"/>
      <w:numFmt w:val="decimal"/>
      <w:pStyle w:val="20"/>
      <w:lvlText w:val="%1.%2"/>
      <w:lvlJc w:val="left"/>
      <w:pPr>
        <w:ind w:left="576" w:hanging="576"/>
      </w:pPr>
      <w:rPr>
        <w:b/>
        <w:i w:val="0"/>
      </w:rPr>
    </w:lvl>
    <w:lvl w:ilvl="2">
      <w:start w:val="1"/>
      <w:numFmt w:val="decimal"/>
      <w:pStyle w:val="30"/>
      <w:lvlText w:val="%1.%2.%3"/>
      <w:lvlJc w:val="left"/>
      <w:pPr>
        <w:ind w:left="720" w:hanging="720"/>
      </w:pPr>
      <w:rPr>
        <w:b/>
        <w:i w:val="0"/>
      </w:rPr>
    </w:lvl>
    <w:lvl w:ilvl="3">
      <w:start w:val="1"/>
      <w:numFmt w:val="decimal"/>
      <w:pStyle w:val="40"/>
      <w:lvlText w:val="%1.%2.%3.%4"/>
      <w:lvlJc w:val="left"/>
      <w:pPr>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1"/>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6"/>
      <w:lvlText w:val="%1.%2.%3.%4.%5.%6"/>
      <w:lvlJc w:val="left"/>
      <w:pPr>
        <w:ind w:left="1152" w:hanging="1152"/>
      </w:pPr>
      <w:rPr>
        <w:b/>
        <w:i w:val="0"/>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10">
    <w:nsid w:val="33B43B50"/>
    <w:multiLevelType w:val="multilevel"/>
    <w:tmpl w:val="7F9AB868"/>
    <w:numStyleLink w:val="ag3"/>
  </w:abstractNum>
  <w:abstractNum w:abstractNumId="611">
    <w:nsid w:val="33DE0605"/>
    <w:multiLevelType w:val="multilevel"/>
    <w:tmpl w:val="7F9AB868"/>
    <w:numStyleLink w:val="ag3"/>
  </w:abstractNum>
  <w:abstractNum w:abstractNumId="612">
    <w:nsid w:val="33E049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3">
    <w:nsid w:val="33E877B2"/>
    <w:multiLevelType w:val="multilevel"/>
    <w:tmpl w:val="7F9AB868"/>
    <w:numStyleLink w:val="ag3"/>
  </w:abstractNum>
  <w:abstractNum w:abstractNumId="614">
    <w:nsid w:val="33F62D3F"/>
    <w:multiLevelType w:val="multilevel"/>
    <w:tmpl w:val="7F9AB868"/>
    <w:numStyleLink w:val="ag3"/>
  </w:abstractNum>
  <w:abstractNum w:abstractNumId="615">
    <w:nsid w:val="33FC08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6">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34096C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0">
    <w:nsid w:val="344744AC"/>
    <w:multiLevelType w:val="multilevel"/>
    <w:tmpl w:val="7F9AB868"/>
    <w:numStyleLink w:val="ag3"/>
  </w:abstractNum>
  <w:abstractNum w:abstractNumId="621">
    <w:nsid w:val="344F66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2">
    <w:nsid w:val="348167BA"/>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3">
    <w:nsid w:val="34880F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4">
    <w:nsid w:val="34AD1339"/>
    <w:multiLevelType w:val="multilevel"/>
    <w:tmpl w:val="7F9AB868"/>
    <w:numStyleLink w:val="ag3"/>
  </w:abstractNum>
  <w:abstractNum w:abstractNumId="625">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626">
    <w:nsid w:val="34D635B7"/>
    <w:multiLevelType w:val="multilevel"/>
    <w:tmpl w:val="7F9AB868"/>
    <w:numStyleLink w:val="ag3"/>
  </w:abstractNum>
  <w:abstractNum w:abstractNumId="627">
    <w:nsid w:val="34F260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8">
    <w:nsid w:val="35373C02"/>
    <w:multiLevelType w:val="multilevel"/>
    <w:tmpl w:val="7F9AB868"/>
    <w:numStyleLink w:val="ag3"/>
  </w:abstractNum>
  <w:abstractNum w:abstractNumId="629">
    <w:nsid w:val="356938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0">
    <w:nsid w:val="356D60DD"/>
    <w:multiLevelType w:val="multilevel"/>
    <w:tmpl w:val="7F9AB868"/>
    <w:numStyleLink w:val="ag3"/>
  </w:abstractNum>
  <w:abstractNum w:abstractNumId="631">
    <w:nsid w:val="35762C98"/>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2">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3">
    <w:nsid w:val="35BD5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4">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6">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7">
    <w:nsid w:val="36395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0">
    <w:nsid w:val="364F2B51"/>
    <w:multiLevelType w:val="multilevel"/>
    <w:tmpl w:val="7F9AB868"/>
    <w:numStyleLink w:val="ag3"/>
  </w:abstractNum>
  <w:abstractNum w:abstractNumId="641">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2">
    <w:nsid w:val="366E59ED"/>
    <w:multiLevelType w:val="multilevel"/>
    <w:tmpl w:val="7F9AB868"/>
    <w:numStyleLink w:val="ag3"/>
  </w:abstractNum>
  <w:abstractNum w:abstractNumId="643">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44">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5">
    <w:nsid w:val="36DA7C4C"/>
    <w:multiLevelType w:val="multilevel"/>
    <w:tmpl w:val="7F9AB868"/>
    <w:numStyleLink w:val="ag3"/>
  </w:abstractNum>
  <w:abstractNum w:abstractNumId="646">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7">
    <w:nsid w:val="375E56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8">
    <w:nsid w:val="37753812"/>
    <w:multiLevelType w:val="multilevel"/>
    <w:tmpl w:val="7F9AB868"/>
    <w:numStyleLink w:val="ag3"/>
  </w:abstractNum>
  <w:abstractNum w:abstractNumId="649">
    <w:nsid w:val="377949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0">
    <w:nsid w:val="379935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51">
    <w:nsid w:val="37A62636"/>
    <w:multiLevelType w:val="multilevel"/>
    <w:tmpl w:val="7F9AB868"/>
    <w:numStyleLink w:val="ag3"/>
  </w:abstractNum>
  <w:abstractNum w:abstractNumId="652">
    <w:nsid w:val="37B83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3">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4">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383809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6">
    <w:nsid w:val="383D291A"/>
    <w:multiLevelType w:val="multilevel"/>
    <w:tmpl w:val="7F9AB868"/>
    <w:numStyleLink w:val="ag3"/>
  </w:abstractNum>
  <w:abstractNum w:abstractNumId="657">
    <w:nsid w:val="3844411A"/>
    <w:multiLevelType w:val="multilevel"/>
    <w:tmpl w:val="7F9AB868"/>
    <w:numStyleLink w:val="ag3"/>
  </w:abstractNum>
  <w:abstractNum w:abstractNumId="658">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59">
    <w:nsid w:val="387D4433"/>
    <w:multiLevelType w:val="multilevel"/>
    <w:tmpl w:val="82B00002"/>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60">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1">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62">
    <w:nsid w:val="38C9282C"/>
    <w:multiLevelType w:val="hybridMultilevel"/>
    <w:tmpl w:val="9432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3">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4">
    <w:nsid w:val="38E0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5">
    <w:nsid w:val="38E43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6">
    <w:nsid w:val="38EF78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7">
    <w:nsid w:val="3929287B"/>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68">
    <w:nsid w:val="393F6286"/>
    <w:multiLevelType w:val="multilevel"/>
    <w:tmpl w:val="7F9AB868"/>
    <w:name w:val="heading"/>
    <w:numStyleLink w:val="ag3"/>
  </w:abstractNum>
  <w:abstractNum w:abstractNumId="669">
    <w:nsid w:val="39467E0E"/>
    <w:multiLevelType w:val="multilevel"/>
    <w:tmpl w:val="7F9AB868"/>
    <w:numStyleLink w:val="ag3"/>
  </w:abstractNum>
  <w:abstractNum w:abstractNumId="670">
    <w:nsid w:val="396E02BC"/>
    <w:multiLevelType w:val="multilevel"/>
    <w:tmpl w:val="7F9AB868"/>
    <w:numStyleLink w:val="ag3"/>
  </w:abstractNum>
  <w:abstractNum w:abstractNumId="671">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3">
    <w:nsid w:val="39AB03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4">
    <w:nsid w:val="39CB55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5">
    <w:nsid w:val="39E712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6">
    <w:nsid w:val="39FD5143"/>
    <w:multiLevelType w:val="multilevel"/>
    <w:tmpl w:val="7F9AB868"/>
    <w:numStyleLink w:val="ag3"/>
  </w:abstractNum>
  <w:abstractNum w:abstractNumId="677">
    <w:nsid w:val="3A1F7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8">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9">
    <w:nsid w:val="3A4765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0">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1">
    <w:nsid w:val="3A6F76BF"/>
    <w:multiLevelType w:val="multilevel"/>
    <w:tmpl w:val="7F9AB868"/>
    <w:numStyleLink w:val="ag3"/>
  </w:abstractNum>
  <w:abstractNum w:abstractNumId="682">
    <w:nsid w:val="3A841A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3">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84">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5">
    <w:nsid w:val="3AD95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6">
    <w:nsid w:val="3AF920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7">
    <w:nsid w:val="3B3F0FA0"/>
    <w:multiLevelType w:val="multilevel"/>
    <w:tmpl w:val="7F9AB868"/>
    <w:numStyleLink w:val="ag3"/>
  </w:abstractNum>
  <w:abstractNum w:abstractNumId="688">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9">
    <w:nsid w:val="3B7A09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0">
    <w:nsid w:val="3B957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3BA027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2">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3">
    <w:nsid w:val="3BBE237F"/>
    <w:multiLevelType w:val="hybridMultilevel"/>
    <w:tmpl w:val="5FD84C06"/>
    <w:lvl w:ilvl="0" w:tplc="E42055C2">
      <w:start w:val="1"/>
      <w:numFmt w:val="decimal"/>
      <w:lvlText w:val="%1."/>
      <w:lvlJc w:val="left"/>
      <w:pPr>
        <w:ind w:left="1526" w:hanging="360"/>
      </w:pPr>
    </w:lvl>
    <w:lvl w:ilvl="1" w:tplc="04090019" w:tentative="1">
      <w:start w:val="1"/>
      <w:numFmt w:val="lowerLetter"/>
      <w:lvlText w:val="%2."/>
      <w:lvlJc w:val="left"/>
      <w:pPr>
        <w:ind w:left="2246" w:hanging="360"/>
      </w:pPr>
    </w:lvl>
    <w:lvl w:ilvl="2" w:tplc="0409001B" w:tentative="1">
      <w:start w:val="1"/>
      <w:numFmt w:val="lowerRoman"/>
      <w:lvlText w:val="%3."/>
      <w:lvlJc w:val="right"/>
      <w:pPr>
        <w:ind w:left="2966" w:hanging="180"/>
      </w:pPr>
    </w:lvl>
    <w:lvl w:ilvl="3" w:tplc="0409000F" w:tentative="1">
      <w:start w:val="1"/>
      <w:numFmt w:val="decimal"/>
      <w:lvlText w:val="%4."/>
      <w:lvlJc w:val="left"/>
      <w:pPr>
        <w:ind w:left="3686" w:hanging="360"/>
      </w:pPr>
    </w:lvl>
    <w:lvl w:ilvl="4" w:tplc="04090019" w:tentative="1">
      <w:start w:val="1"/>
      <w:numFmt w:val="lowerLetter"/>
      <w:lvlText w:val="%5."/>
      <w:lvlJc w:val="left"/>
      <w:pPr>
        <w:ind w:left="4406" w:hanging="360"/>
      </w:pPr>
    </w:lvl>
    <w:lvl w:ilvl="5" w:tplc="0409001B" w:tentative="1">
      <w:start w:val="1"/>
      <w:numFmt w:val="lowerRoman"/>
      <w:lvlText w:val="%6."/>
      <w:lvlJc w:val="right"/>
      <w:pPr>
        <w:ind w:left="5126" w:hanging="180"/>
      </w:pPr>
    </w:lvl>
    <w:lvl w:ilvl="6" w:tplc="0409000F" w:tentative="1">
      <w:start w:val="1"/>
      <w:numFmt w:val="decimal"/>
      <w:lvlText w:val="%7."/>
      <w:lvlJc w:val="left"/>
      <w:pPr>
        <w:ind w:left="5846" w:hanging="360"/>
      </w:pPr>
    </w:lvl>
    <w:lvl w:ilvl="7" w:tplc="04090019" w:tentative="1">
      <w:start w:val="1"/>
      <w:numFmt w:val="lowerLetter"/>
      <w:lvlText w:val="%8."/>
      <w:lvlJc w:val="left"/>
      <w:pPr>
        <w:ind w:left="6566" w:hanging="360"/>
      </w:pPr>
    </w:lvl>
    <w:lvl w:ilvl="8" w:tplc="0409001B" w:tentative="1">
      <w:start w:val="1"/>
      <w:numFmt w:val="lowerRoman"/>
      <w:lvlText w:val="%9."/>
      <w:lvlJc w:val="right"/>
      <w:pPr>
        <w:ind w:left="7286" w:hanging="180"/>
      </w:pPr>
    </w:lvl>
  </w:abstractNum>
  <w:abstractNum w:abstractNumId="694">
    <w:nsid w:val="3BC530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5">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96">
    <w:nsid w:val="3BE918D5"/>
    <w:multiLevelType w:val="multilevel"/>
    <w:tmpl w:val="7F9AB868"/>
    <w:numStyleLink w:val="ag3"/>
  </w:abstractNum>
  <w:abstractNum w:abstractNumId="697">
    <w:nsid w:val="3BEF73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8">
    <w:nsid w:val="3C195D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9">
    <w:nsid w:val="3C1E1D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0">
    <w:nsid w:val="3C36129A"/>
    <w:multiLevelType w:val="multilevel"/>
    <w:tmpl w:val="7F9AB868"/>
    <w:numStyleLink w:val="ag3"/>
  </w:abstractNum>
  <w:abstractNum w:abstractNumId="701">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2">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3">
    <w:nsid w:val="3C7349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4">
    <w:nsid w:val="3C8C1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5">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06">
    <w:nsid w:val="3CA410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7">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8">
    <w:nsid w:val="3CE97E5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9">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1">
    <w:nsid w:val="3D407B94"/>
    <w:multiLevelType w:val="multilevel"/>
    <w:tmpl w:val="7F9AB868"/>
    <w:numStyleLink w:val="ag3"/>
  </w:abstractNum>
  <w:abstractNum w:abstractNumId="712">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3">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4">
    <w:nsid w:val="3D5231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5">
    <w:nsid w:val="3D5E6D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6">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7">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8">
    <w:nsid w:val="3D772F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9">
    <w:nsid w:val="3D8D799D"/>
    <w:multiLevelType w:val="multilevel"/>
    <w:tmpl w:val="7F9AB868"/>
    <w:numStyleLink w:val="ag3"/>
  </w:abstractNum>
  <w:abstractNum w:abstractNumId="720">
    <w:nsid w:val="3DA525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1">
    <w:nsid w:val="3DA92C18"/>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2">
    <w:nsid w:val="3DAA51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3">
    <w:nsid w:val="3DAD6741"/>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24">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5">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6">
    <w:nsid w:val="3DC03357"/>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7">
    <w:nsid w:val="3DDF58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8">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9">
    <w:nsid w:val="3DF108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0">
    <w:nsid w:val="3DF34B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2">
    <w:nsid w:val="3E1315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3">
    <w:nsid w:val="3E6977DC"/>
    <w:multiLevelType w:val="multilevel"/>
    <w:tmpl w:val="7F9AB868"/>
    <w:numStyleLink w:val="ag3"/>
  </w:abstractNum>
  <w:abstractNum w:abstractNumId="734">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35">
    <w:nsid w:val="3EBA29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6">
    <w:nsid w:val="3EBD1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7">
    <w:nsid w:val="3ECB2C4B"/>
    <w:multiLevelType w:val="multilevel"/>
    <w:tmpl w:val="7F9AB868"/>
    <w:numStyleLink w:val="ag3"/>
  </w:abstractNum>
  <w:abstractNum w:abstractNumId="738">
    <w:nsid w:val="3ECB3B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9">
    <w:nsid w:val="3EE47157"/>
    <w:multiLevelType w:val="multilevel"/>
    <w:tmpl w:val="7F9AB868"/>
    <w:numStyleLink w:val="ag3"/>
  </w:abstractNum>
  <w:abstractNum w:abstractNumId="740">
    <w:nsid w:val="3F141BBC"/>
    <w:multiLevelType w:val="multilevel"/>
    <w:tmpl w:val="7F9AB868"/>
    <w:numStyleLink w:val="ag3"/>
  </w:abstractNum>
  <w:abstractNum w:abstractNumId="741">
    <w:nsid w:val="3F223A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2">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3">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44">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5">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46">
    <w:nsid w:val="3F7C30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8">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9">
    <w:nsid w:val="3F9868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0">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1">
    <w:nsid w:val="3FD926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2">
    <w:nsid w:val="40040888"/>
    <w:multiLevelType w:val="multilevel"/>
    <w:tmpl w:val="7F9AB868"/>
    <w:numStyleLink w:val="ag3"/>
  </w:abstractNum>
  <w:abstractNum w:abstractNumId="753">
    <w:nsid w:val="40122F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4">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5">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6">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7">
    <w:nsid w:val="408D19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8">
    <w:nsid w:val="40A07D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9">
    <w:nsid w:val="40AA0D0E"/>
    <w:multiLevelType w:val="multilevel"/>
    <w:tmpl w:val="7F9AB868"/>
    <w:numStyleLink w:val="ag3"/>
  </w:abstractNum>
  <w:abstractNum w:abstractNumId="760">
    <w:nsid w:val="40AA7083"/>
    <w:multiLevelType w:val="multilevel"/>
    <w:tmpl w:val="7F9AB868"/>
    <w:numStyleLink w:val="ag3"/>
  </w:abstractNum>
  <w:abstractNum w:abstractNumId="761">
    <w:nsid w:val="40C455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2">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3">
    <w:nsid w:val="40EC71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4">
    <w:nsid w:val="4101753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5">
    <w:nsid w:val="410770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6">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7">
    <w:nsid w:val="41116620"/>
    <w:multiLevelType w:val="hybridMultilevel"/>
    <w:tmpl w:val="6AEA336E"/>
    <w:lvl w:ilvl="0" w:tplc="25E05024">
      <w:start w:val="1"/>
      <w:numFmt w:val="bullet"/>
      <w:lvlText w:val=""/>
      <w:lvlJc w:val="left"/>
      <w:pPr>
        <w:ind w:left="1627" w:hanging="360"/>
      </w:pPr>
      <w:rPr>
        <w:rFonts w:ascii="Symbol" w:hAnsi="Symbol" w:hint="default"/>
      </w:rPr>
    </w:lvl>
    <w:lvl w:ilvl="1" w:tplc="D97ADC16" w:tentative="1">
      <w:start w:val="1"/>
      <w:numFmt w:val="bullet"/>
      <w:lvlText w:val="o"/>
      <w:lvlJc w:val="left"/>
      <w:pPr>
        <w:ind w:left="2347" w:hanging="360"/>
      </w:pPr>
      <w:rPr>
        <w:rFonts w:ascii="Courier New" w:hAnsi="Courier New" w:cs="Courier New" w:hint="default"/>
      </w:rPr>
    </w:lvl>
    <w:lvl w:ilvl="2" w:tplc="C77A50EC" w:tentative="1">
      <w:start w:val="1"/>
      <w:numFmt w:val="bullet"/>
      <w:lvlText w:val=""/>
      <w:lvlJc w:val="left"/>
      <w:pPr>
        <w:ind w:left="3067" w:hanging="360"/>
      </w:pPr>
      <w:rPr>
        <w:rFonts w:ascii="Wingdings" w:hAnsi="Wingdings" w:hint="default"/>
      </w:rPr>
    </w:lvl>
    <w:lvl w:ilvl="3" w:tplc="ECE81A98" w:tentative="1">
      <w:start w:val="1"/>
      <w:numFmt w:val="bullet"/>
      <w:lvlText w:val=""/>
      <w:lvlJc w:val="left"/>
      <w:pPr>
        <w:ind w:left="3787" w:hanging="360"/>
      </w:pPr>
      <w:rPr>
        <w:rFonts w:ascii="Symbol" w:hAnsi="Symbol" w:hint="default"/>
      </w:rPr>
    </w:lvl>
    <w:lvl w:ilvl="4" w:tplc="A8CE54CA" w:tentative="1">
      <w:start w:val="1"/>
      <w:numFmt w:val="bullet"/>
      <w:lvlText w:val="o"/>
      <w:lvlJc w:val="left"/>
      <w:pPr>
        <w:ind w:left="4507" w:hanging="360"/>
      </w:pPr>
      <w:rPr>
        <w:rFonts w:ascii="Courier New" w:hAnsi="Courier New" w:cs="Courier New" w:hint="default"/>
      </w:rPr>
    </w:lvl>
    <w:lvl w:ilvl="5" w:tplc="37B47D8A" w:tentative="1">
      <w:start w:val="1"/>
      <w:numFmt w:val="bullet"/>
      <w:lvlText w:val=""/>
      <w:lvlJc w:val="left"/>
      <w:pPr>
        <w:ind w:left="5227" w:hanging="360"/>
      </w:pPr>
      <w:rPr>
        <w:rFonts w:ascii="Wingdings" w:hAnsi="Wingdings" w:hint="default"/>
      </w:rPr>
    </w:lvl>
    <w:lvl w:ilvl="6" w:tplc="BEF2E78C" w:tentative="1">
      <w:start w:val="1"/>
      <w:numFmt w:val="bullet"/>
      <w:lvlText w:val=""/>
      <w:lvlJc w:val="left"/>
      <w:pPr>
        <w:ind w:left="5947" w:hanging="360"/>
      </w:pPr>
      <w:rPr>
        <w:rFonts w:ascii="Symbol" w:hAnsi="Symbol" w:hint="default"/>
      </w:rPr>
    </w:lvl>
    <w:lvl w:ilvl="7" w:tplc="75DE4E40" w:tentative="1">
      <w:start w:val="1"/>
      <w:numFmt w:val="bullet"/>
      <w:lvlText w:val="o"/>
      <w:lvlJc w:val="left"/>
      <w:pPr>
        <w:ind w:left="6667" w:hanging="360"/>
      </w:pPr>
      <w:rPr>
        <w:rFonts w:ascii="Courier New" w:hAnsi="Courier New" w:cs="Courier New" w:hint="default"/>
      </w:rPr>
    </w:lvl>
    <w:lvl w:ilvl="8" w:tplc="49F25DB0" w:tentative="1">
      <w:start w:val="1"/>
      <w:numFmt w:val="bullet"/>
      <w:lvlText w:val=""/>
      <w:lvlJc w:val="left"/>
      <w:pPr>
        <w:ind w:left="7387" w:hanging="360"/>
      </w:pPr>
      <w:rPr>
        <w:rFonts w:ascii="Wingdings" w:hAnsi="Wingdings" w:hint="default"/>
      </w:rPr>
    </w:lvl>
  </w:abstractNum>
  <w:abstractNum w:abstractNumId="768">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9">
    <w:nsid w:val="414E7D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0">
    <w:nsid w:val="415514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41593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2">
    <w:nsid w:val="41702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3">
    <w:nsid w:val="417B3B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4">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5">
    <w:nsid w:val="41B866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6">
    <w:nsid w:val="41B90E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7">
    <w:nsid w:val="41BE4F36"/>
    <w:multiLevelType w:val="multilevel"/>
    <w:tmpl w:val="7F9AB868"/>
    <w:numStyleLink w:val="ag3"/>
  </w:abstractNum>
  <w:abstractNum w:abstractNumId="778">
    <w:nsid w:val="41D30A2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779">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0">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1">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2">
    <w:nsid w:val="42336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3">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4">
    <w:nsid w:val="425612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5">
    <w:nsid w:val="42562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6">
    <w:nsid w:val="425750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7">
    <w:nsid w:val="42A32C09"/>
    <w:multiLevelType w:val="multilevel"/>
    <w:tmpl w:val="7F9AB868"/>
    <w:numStyleLink w:val="ag3"/>
  </w:abstractNum>
  <w:abstractNum w:abstractNumId="788">
    <w:nsid w:val="42CE0E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9">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0">
    <w:nsid w:val="42F02949"/>
    <w:multiLevelType w:val="multilevel"/>
    <w:tmpl w:val="7F9AB868"/>
    <w:numStyleLink w:val="ag3"/>
  </w:abstractNum>
  <w:abstractNum w:abstractNumId="791">
    <w:nsid w:val="42F20F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3">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94">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43350491"/>
    <w:multiLevelType w:val="multilevel"/>
    <w:tmpl w:val="E0547F92"/>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436E0B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7">
    <w:nsid w:val="43803D7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8">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9">
    <w:nsid w:val="438F12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0">
    <w:nsid w:val="43AB41AD"/>
    <w:multiLevelType w:val="multilevel"/>
    <w:tmpl w:val="23BEA8EE"/>
    <w:lvl w:ilvl="0">
      <w:start w:val="6"/>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1">
    <w:nsid w:val="43B13060"/>
    <w:multiLevelType w:val="multilevel"/>
    <w:tmpl w:val="7F9AB868"/>
    <w:numStyleLink w:val="ag3"/>
  </w:abstractNum>
  <w:abstractNum w:abstractNumId="802">
    <w:nsid w:val="43BA67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3">
    <w:nsid w:val="43C06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5">
    <w:nsid w:val="43EB4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6">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7">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8">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9">
    <w:nsid w:val="447461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0">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11">
    <w:nsid w:val="447B620C"/>
    <w:multiLevelType w:val="multilevel"/>
    <w:tmpl w:val="7F9AB868"/>
    <w:numStyleLink w:val="ag3"/>
  </w:abstractNum>
  <w:abstractNum w:abstractNumId="812">
    <w:nsid w:val="448155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3">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449436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5">
    <w:nsid w:val="449670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6">
    <w:nsid w:val="44A538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7">
    <w:nsid w:val="44A9525B"/>
    <w:multiLevelType w:val="multilevel"/>
    <w:tmpl w:val="7F9AB868"/>
    <w:numStyleLink w:val="ag3"/>
  </w:abstractNum>
  <w:abstractNum w:abstractNumId="818">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9">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0">
    <w:nsid w:val="44DC71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1">
    <w:nsid w:val="44EF5A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2">
    <w:nsid w:val="44FB0C19"/>
    <w:multiLevelType w:val="multilevel"/>
    <w:tmpl w:val="7F9AB868"/>
    <w:numStyleLink w:val="ag3"/>
  </w:abstractNum>
  <w:abstractNum w:abstractNumId="823">
    <w:nsid w:val="45033BAE"/>
    <w:multiLevelType w:val="multilevel"/>
    <w:tmpl w:val="7F9AB868"/>
    <w:numStyleLink w:val="ag3"/>
  </w:abstractNum>
  <w:abstractNum w:abstractNumId="824">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5">
    <w:nsid w:val="454F2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6">
    <w:nsid w:val="455C13B8"/>
    <w:multiLevelType w:val="multilevel"/>
    <w:tmpl w:val="7F9AB868"/>
    <w:numStyleLink w:val="ag3"/>
  </w:abstractNum>
  <w:abstractNum w:abstractNumId="827">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8">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9">
    <w:nsid w:val="458241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0">
    <w:nsid w:val="45B26DE2"/>
    <w:multiLevelType w:val="multilevel"/>
    <w:tmpl w:val="7F9AB868"/>
    <w:numStyleLink w:val="ag3"/>
  </w:abstractNum>
  <w:abstractNum w:abstractNumId="831">
    <w:nsid w:val="45B56D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2">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3">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4">
    <w:nsid w:val="45F17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5">
    <w:nsid w:val="460F6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6">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7">
    <w:nsid w:val="462543C7"/>
    <w:multiLevelType w:val="multilevel"/>
    <w:tmpl w:val="7F9AB868"/>
    <w:numStyleLink w:val="ag3"/>
  </w:abstractNum>
  <w:abstractNum w:abstractNumId="838">
    <w:nsid w:val="463235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9">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0">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1">
    <w:nsid w:val="46671B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2">
    <w:nsid w:val="46950890"/>
    <w:multiLevelType w:val="multilevel"/>
    <w:tmpl w:val="7F9AB868"/>
    <w:numStyleLink w:val="ag3"/>
  </w:abstractNum>
  <w:abstractNum w:abstractNumId="843">
    <w:nsid w:val="46B71DE5"/>
    <w:multiLevelType w:val="multilevel"/>
    <w:tmpl w:val="7F9AB868"/>
    <w:numStyleLink w:val="ag3"/>
  </w:abstractNum>
  <w:abstractNum w:abstractNumId="844">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5">
    <w:nsid w:val="47025B51"/>
    <w:multiLevelType w:val="multilevel"/>
    <w:tmpl w:val="7F9AB868"/>
    <w:numStyleLink w:val="ag3"/>
  </w:abstractNum>
  <w:abstractNum w:abstractNumId="846">
    <w:nsid w:val="47153E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7">
    <w:nsid w:val="472A5C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8">
    <w:nsid w:val="47387C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9">
    <w:nsid w:val="47392AF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50">
    <w:nsid w:val="47827A21"/>
    <w:multiLevelType w:val="multilevel"/>
    <w:tmpl w:val="7F9AB868"/>
    <w:numStyleLink w:val="ag3"/>
  </w:abstractNum>
  <w:abstractNum w:abstractNumId="851">
    <w:nsid w:val="47972F47"/>
    <w:multiLevelType w:val="multilevel"/>
    <w:tmpl w:val="7F9AB868"/>
    <w:numStyleLink w:val="ag3"/>
  </w:abstractNum>
  <w:abstractNum w:abstractNumId="852">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3">
    <w:nsid w:val="47B4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4">
    <w:nsid w:val="47C217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5">
    <w:nsid w:val="47C22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6">
    <w:nsid w:val="47D500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7">
    <w:nsid w:val="47E860A8"/>
    <w:multiLevelType w:val="multilevel"/>
    <w:tmpl w:val="784445CA"/>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8">
    <w:nsid w:val="47ED22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9">
    <w:nsid w:val="483A22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0">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1">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2">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3">
    <w:nsid w:val="48AC3A45"/>
    <w:multiLevelType w:val="multilevel"/>
    <w:tmpl w:val="7F9AB868"/>
    <w:numStyleLink w:val="ag3"/>
  </w:abstractNum>
  <w:abstractNum w:abstractNumId="864">
    <w:nsid w:val="48AD61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5">
    <w:nsid w:val="48C45957"/>
    <w:multiLevelType w:val="multilevel"/>
    <w:tmpl w:val="7F9AB868"/>
    <w:numStyleLink w:val="ag3"/>
  </w:abstractNum>
  <w:abstractNum w:abstractNumId="866">
    <w:nsid w:val="48E404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7">
    <w:nsid w:val="48EB12AD"/>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8">
    <w:nsid w:val="49201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9">
    <w:nsid w:val="494179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0">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1">
    <w:nsid w:val="495B7DEA"/>
    <w:multiLevelType w:val="multilevel"/>
    <w:tmpl w:val="7F9AB868"/>
    <w:numStyleLink w:val="ag3"/>
  </w:abstractNum>
  <w:abstractNum w:abstractNumId="872">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3">
    <w:nsid w:val="497730A0"/>
    <w:multiLevelType w:val="multilevel"/>
    <w:tmpl w:val="7F9AB868"/>
    <w:numStyleLink w:val="ag3"/>
  </w:abstractNum>
  <w:abstractNum w:abstractNumId="874">
    <w:nsid w:val="498407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5">
    <w:nsid w:val="49A452EE"/>
    <w:multiLevelType w:val="multilevel"/>
    <w:tmpl w:val="7F9AB868"/>
    <w:numStyleLink w:val="ag3"/>
  </w:abstractNum>
  <w:abstractNum w:abstractNumId="876">
    <w:nsid w:val="49AA53CE"/>
    <w:multiLevelType w:val="multilevel"/>
    <w:tmpl w:val="7F9AB868"/>
    <w:numStyleLink w:val="ag3"/>
  </w:abstractNum>
  <w:abstractNum w:abstractNumId="877">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878">
    <w:nsid w:val="49E17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9">
    <w:nsid w:val="49F75C65"/>
    <w:multiLevelType w:val="multilevel"/>
    <w:tmpl w:val="7F9AB868"/>
    <w:numStyleLink w:val="ag3"/>
  </w:abstractNum>
  <w:abstractNum w:abstractNumId="880">
    <w:nsid w:val="4A1B2239"/>
    <w:multiLevelType w:val="multilevel"/>
    <w:tmpl w:val="7F9AB868"/>
    <w:numStyleLink w:val="ag3"/>
  </w:abstractNum>
  <w:abstractNum w:abstractNumId="881">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882">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3">
    <w:nsid w:val="4A2B27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4">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5">
    <w:nsid w:val="4A5C5E0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6">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7">
    <w:nsid w:val="4A9B6B71"/>
    <w:multiLevelType w:val="multilevel"/>
    <w:tmpl w:val="7F9AB868"/>
    <w:numStyleLink w:val="ag3"/>
  </w:abstractNum>
  <w:abstractNum w:abstractNumId="888">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9">
    <w:nsid w:val="4A9F0B7C"/>
    <w:multiLevelType w:val="multilevel"/>
    <w:tmpl w:val="7F9AB868"/>
    <w:numStyleLink w:val="ag3"/>
  </w:abstractNum>
  <w:abstractNum w:abstractNumId="890">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1">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2">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3">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4">
    <w:nsid w:val="4ABD71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5">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6">
    <w:nsid w:val="4AF448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7">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8">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9">
    <w:nsid w:val="4B194D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0">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1">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2">
    <w:nsid w:val="4B4A2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3">
    <w:nsid w:val="4B4D17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4">
    <w:nsid w:val="4B692D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5">
    <w:nsid w:val="4B6B0A21"/>
    <w:multiLevelType w:val="multilevel"/>
    <w:tmpl w:val="C0D43636"/>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6">
    <w:nsid w:val="4B7349E0"/>
    <w:multiLevelType w:val="multilevel"/>
    <w:tmpl w:val="7F9AB868"/>
    <w:numStyleLink w:val="ag3"/>
  </w:abstractNum>
  <w:abstractNum w:abstractNumId="907">
    <w:nsid w:val="4B8A224F"/>
    <w:multiLevelType w:val="multilevel"/>
    <w:tmpl w:val="7F9AB868"/>
    <w:numStyleLink w:val="ag3"/>
  </w:abstractNum>
  <w:abstractNum w:abstractNumId="908">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9">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0">
    <w:nsid w:val="4BF955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1">
    <w:nsid w:val="4C063429"/>
    <w:multiLevelType w:val="multilevel"/>
    <w:tmpl w:val="7F9AB868"/>
    <w:numStyleLink w:val="ag3"/>
  </w:abstractNum>
  <w:abstractNum w:abstractNumId="912">
    <w:nsid w:val="4C40695A"/>
    <w:multiLevelType w:val="multilevel"/>
    <w:tmpl w:val="7F9AB868"/>
    <w:numStyleLink w:val="ag3"/>
  </w:abstractNum>
  <w:abstractNum w:abstractNumId="913">
    <w:nsid w:val="4C6A3D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4">
    <w:nsid w:val="4C756E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5">
    <w:nsid w:val="4CEA76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6">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7">
    <w:nsid w:val="4CFE67C2"/>
    <w:multiLevelType w:val="multilevel"/>
    <w:tmpl w:val="7F9AB868"/>
    <w:numStyleLink w:val="ag3"/>
  </w:abstractNum>
  <w:abstractNum w:abstractNumId="918">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9">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0">
    <w:nsid w:val="4D3D5C5E"/>
    <w:multiLevelType w:val="multilevel"/>
    <w:tmpl w:val="7F9AB868"/>
    <w:numStyleLink w:val="ag3"/>
  </w:abstractNum>
  <w:abstractNum w:abstractNumId="921">
    <w:nsid w:val="4D3D60B2"/>
    <w:multiLevelType w:val="multilevel"/>
    <w:tmpl w:val="7F9AB868"/>
    <w:numStyleLink w:val="ag3"/>
  </w:abstractNum>
  <w:abstractNum w:abstractNumId="922">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3">
    <w:nsid w:val="4D6B444B"/>
    <w:multiLevelType w:val="multilevel"/>
    <w:tmpl w:val="7F9AB868"/>
    <w:numStyleLink w:val="ag3"/>
  </w:abstractNum>
  <w:abstractNum w:abstractNumId="924">
    <w:nsid w:val="4D730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5">
    <w:nsid w:val="4D8064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6">
    <w:nsid w:val="4D810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7">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8">
    <w:nsid w:val="4DBD0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9">
    <w:nsid w:val="4DC718E0"/>
    <w:multiLevelType w:val="multilevel"/>
    <w:tmpl w:val="7F9AB868"/>
    <w:numStyleLink w:val="ag3"/>
  </w:abstractNum>
  <w:abstractNum w:abstractNumId="930">
    <w:nsid w:val="4DF16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1">
    <w:nsid w:val="4DFF6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2">
    <w:nsid w:val="4E0841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3">
    <w:nsid w:val="4E0F645B"/>
    <w:multiLevelType w:val="multilevel"/>
    <w:tmpl w:val="7F9AB868"/>
    <w:numStyleLink w:val="ag3"/>
  </w:abstractNum>
  <w:abstractNum w:abstractNumId="934">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5">
    <w:nsid w:val="4E5F5D5E"/>
    <w:multiLevelType w:val="multilevel"/>
    <w:tmpl w:val="7F9AB868"/>
    <w:numStyleLink w:val="ag3"/>
  </w:abstractNum>
  <w:abstractNum w:abstractNumId="936">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7">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38">
    <w:nsid w:val="4E8D3C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9">
    <w:nsid w:val="4EAF4CF6"/>
    <w:multiLevelType w:val="multilevel"/>
    <w:tmpl w:val="7F9AB868"/>
    <w:numStyleLink w:val="ag3"/>
  </w:abstractNum>
  <w:abstractNum w:abstractNumId="940">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1">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2">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3">
    <w:nsid w:val="4ECD5370"/>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944">
    <w:nsid w:val="4EE320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5">
    <w:nsid w:val="4EEC72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6">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7">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48">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9">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0">
    <w:nsid w:val="4F692FF8"/>
    <w:multiLevelType w:val="multilevel"/>
    <w:tmpl w:val="7F9AB868"/>
    <w:numStyleLink w:val="ag3"/>
  </w:abstractNum>
  <w:abstractNum w:abstractNumId="951">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52">
    <w:nsid w:val="4F7B7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3">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4">
    <w:nsid w:val="4F8448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5">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6">
    <w:nsid w:val="4FA410C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7">
    <w:nsid w:val="4FA773F1"/>
    <w:multiLevelType w:val="multilevel"/>
    <w:tmpl w:val="7F9AB868"/>
    <w:numStyleLink w:val="ag3"/>
  </w:abstractNum>
  <w:abstractNum w:abstractNumId="958">
    <w:nsid w:val="4FAE13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9">
    <w:nsid w:val="4FBE6D63"/>
    <w:multiLevelType w:val="multilevel"/>
    <w:tmpl w:val="7F9AB868"/>
    <w:numStyleLink w:val="ag3"/>
  </w:abstractNum>
  <w:abstractNum w:abstractNumId="960">
    <w:nsid w:val="4FCE4F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1">
    <w:nsid w:val="4FDD130F"/>
    <w:multiLevelType w:val="multilevel"/>
    <w:tmpl w:val="7F9AB868"/>
    <w:numStyleLink w:val="ag3"/>
  </w:abstractNum>
  <w:abstractNum w:abstractNumId="962">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3">
    <w:nsid w:val="5028679F"/>
    <w:multiLevelType w:val="multilevel"/>
    <w:tmpl w:val="7F9AB868"/>
    <w:numStyleLink w:val="ag3"/>
  </w:abstractNum>
  <w:abstractNum w:abstractNumId="964">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5">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6">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7">
    <w:nsid w:val="50616941"/>
    <w:multiLevelType w:val="multilevel"/>
    <w:tmpl w:val="7F9AB868"/>
    <w:numStyleLink w:val="ag3"/>
  </w:abstractNum>
  <w:abstractNum w:abstractNumId="968">
    <w:nsid w:val="50713AA0"/>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9">
    <w:nsid w:val="507B3FAF"/>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0">
    <w:nsid w:val="50A7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1">
    <w:nsid w:val="50A92DE5"/>
    <w:multiLevelType w:val="multilevel"/>
    <w:tmpl w:val="7F9AB868"/>
    <w:numStyleLink w:val="ag3"/>
  </w:abstractNum>
  <w:abstractNum w:abstractNumId="972">
    <w:nsid w:val="50C14E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3">
    <w:nsid w:val="50D94AA5"/>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974">
    <w:nsid w:val="51050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5">
    <w:nsid w:val="511150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6">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7">
    <w:nsid w:val="513B03E1"/>
    <w:multiLevelType w:val="multilevel"/>
    <w:tmpl w:val="7F9AB868"/>
    <w:numStyleLink w:val="ag3"/>
  </w:abstractNum>
  <w:abstractNum w:abstractNumId="978">
    <w:nsid w:val="513B0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9">
    <w:nsid w:val="514E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0">
    <w:nsid w:val="515E39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1">
    <w:nsid w:val="51741FAB"/>
    <w:multiLevelType w:val="multilevel"/>
    <w:tmpl w:val="8D1CEB3C"/>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2">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3">
    <w:nsid w:val="519751D4"/>
    <w:multiLevelType w:val="multilevel"/>
    <w:tmpl w:val="7F9AB868"/>
    <w:numStyleLink w:val="ag3"/>
  </w:abstractNum>
  <w:abstractNum w:abstractNumId="984">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5">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6">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7">
    <w:nsid w:val="51CC44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8">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9">
    <w:nsid w:val="51CE2323"/>
    <w:multiLevelType w:val="multilevel"/>
    <w:tmpl w:val="7F9AB868"/>
    <w:numStyleLink w:val="ag3"/>
  </w:abstractNum>
  <w:abstractNum w:abstractNumId="990">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1">
    <w:nsid w:val="521A6C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2">
    <w:nsid w:val="522406EC"/>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tentative="1">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993">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4">
    <w:nsid w:val="52317988"/>
    <w:multiLevelType w:val="multilevel"/>
    <w:tmpl w:val="7F9AB868"/>
    <w:numStyleLink w:val="ag3"/>
  </w:abstractNum>
  <w:abstractNum w:abstractNumId="995">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6">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7">
    <w:nsid w:val="52A244EB"/>
    <w:multiLevelType w:val="multilevel"/>
    <w:tmpl w:val="7F9AB868"/>
    <w:numStyleLink w:val="ag3"/>
  </w:abstractNum>
  <w:abstractNum w:abstractNumId="998">
    <w:nsid w:val="52AE1E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9">
    <w:nsid w:val="52BD5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0">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1">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2">
    <w:nsid w:val="52FE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3">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4">
    <w:nsid w:val="534E19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5">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6">
    <w:nsid w:val="537F79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7">
    <w:nsid w:val="53AA64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8">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9">
    <w:nsid w:val="53D25F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0">
    <w:nsid w:val="54046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1">
    <w:nsid w:val="540F04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2">
    <w:nsid w:val="541C7AB2"/>
    <w:multiLevelType w:val="multilevel"/>
    <w:tmpl w:val="B952FA72"/>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3">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4">
    <w:nsid w:val="545929C5"/>
    <w:multiLevelType w:val="multilevel"/>
    <w:tmpl w:val="7F9AB868"/>
    <w:numStyleLink w:val="ag3"/>
  </w:abstractNum>
  <w:abstractNum w:abstractNumId="1015">
    <w:nsid w:val="546E57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6">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7">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8">
    <w:nsid w:val="54C13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9">
    <w:nsid w:val="54DE1634"/>
    <w:multiLevelType w:val="multilevel"/>
    <w:tmpl w:val="7F9AB868"/>
    <w:numStyleLink w:val="ag3"/>
  </w:abstractNum>
  <w:abstractNum w:abstractNumId="1020">
    <w:nsid w:val="54E35B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1">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2">
    <w:nsid w:val="550274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3">
    <w:nsid w:val="550972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4">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25">
    <w:nsid w:val="553178AC"/>
    <w:multiLevelType w:val="hybridMultilevel"/>
    <w:tmpl w:val="9D3EE076"/>
    <w:lvl w:ilvl="0" w:tplc="AE5809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6">
    <w:nsid w:val="554D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7">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8">
    <w:nsid w:val="55530E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9">
    <w:nsid w:val="558D5A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0">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1">
    <w:nsid w:val="55B709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2">
    <w:nsid w:val="55D649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3">
    <w:nsid w:val="55DB0D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4">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5">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6">
    <w:nsid w:val="56205D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7">
    <w:nsid w:val="56210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8">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9">
    <w:nsid w:val="563A2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0">
    <w:nsid w:val="56437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1">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2">
    <w:nsid w:val="567E55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3">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4">
    <w:nsid w:val="569F56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5">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6">
    <w:nsid w:val="56B92E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7">
    <w:nsid w:val="56E130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8">
    <w:nsid w:val="56EF4E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9">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0">
    <w:nsid w:val="572E4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1">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2">
    <w:nsid w:val="574423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3">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4">
    <w:nsid w:val="57522D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5">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6">
    <w:nsid w:val="579944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7">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8">
    <w:nsid w:val="57A52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9">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0">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tentative="1">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1061">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2">
    <w:nsid w:val="580A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3">
    <w:nsid w:val="58143E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4">
    <w:nsid w:val="58980B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5">
    <w:nsid w:val="58A74B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6">
    <w:nsid w:val="58CB22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7">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68">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9">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0">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1">
    <w:nsid w:val="59333F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2">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3">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4">
    <w:nsid w:val="596077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5">
    <w:nsid w:val="5963774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076">
    <w:nsid w:val="59723C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7">
    <w:nsid w:val="5989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8">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1079">
    <w:nsid w:val="59D75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0">
    <w:nsid w:val="5A0070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1">
    <w:nsid w:val="5A4549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2">
    <w:nsid w:val="5A554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3">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4">
    <w:nsid w:val="5A8970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5">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6">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1087">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88">
    <w:nsid w:val="5AB81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9">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0">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1">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2">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3">
    <w:nsid w:val="5AD742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4">
    <w:nsid w:val="5AE07C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5">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96">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7">
    <w:nsid w:val="5B353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8">
    <w:nsid w:val="5B4539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9">
    <w:nsid w:val="5B563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0">
    <w:nsid w:val="5B616F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1">
    <w:nsid w:val="5B8011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2">
    <w:nsid w:val="5B952C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3">
    <w:nsid w:val="5BA9368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4">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5">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6">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7">
    <w:nsid w:val="5C0F6A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8">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9">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0">
    <w:nsid w:val="5C447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1">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2">
    <w:nsid w:val="5C7124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3">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tentative="1">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1114">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5">
    <w:nsid w:val="5C8346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6">
    <w:nsid w:val="5C934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7">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8">
    <w:nsid w:val="5CB85B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9">
    <w:nsid w:val="5CBD12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0">
    <w:nsid w:val="5CCE15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1">
    <w:nsid w:val="5CD408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2">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3">
    <w:nsid w:val="5CDD63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4">
    <w:nsid w:val="5D06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5">
    <w:nsid w:val="5D0B3C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6">
    <w:nsid w:val="5D0F44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7">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8">
    <w:nsid w:val="5D3E5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9">
    <w:nsid w:val="5D537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0">
    <w:nsid w:val="5D9023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1">
    <w:nsid w:val="5D9452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2">
    <w:nsid w:val="5D9C68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3">
    <w:nsid w:val="5DAF4A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4">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5">
    <w:nsid w:val="5DD32A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6">
    <w:nsid w:val="5DDF01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7">
    <w:nsid w:val="5DEC00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8">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9">
    <w:nsid w:val="5E0C3C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0">
    <w:nsid w:val="5E0E0B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1">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2">
    <w:nsid w:val="5E565E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3">
    <w:nsid w:val="5E66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4">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145">
    <w:nsid w:val="5EB763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6">
    <w:nsid w:val="5EC62B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7">
    <w:nsid w:val="5EE116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8">
    <w:nsid w:val="5EEC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9">
    <w:nsid w:val="5EEE20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0">
    <w:nsid w:val="5EF2363A"/>
    <w:multiLevelType w:val="multilevel"/>
    <w:tmpl w:val="3054689C"/>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1">
    <w:nsid w:val="5EF64D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2">
    <w:nsid w:val="5EF813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3">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4">
    <w:nsid w:val="5F213A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5">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6">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7">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8">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9">
    <w:nsid w:val="5F906B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0">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1">
    <w:nsid w:val="5FAB5F9A"/>
    <w:multiLevelType w:val="hybridMultilevel"/>
    <w:tmpl w:val="B832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2">
    <w:nsid w:val="5FB44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3">
    <w:nsid w:val="5FE94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4">
    <w:nsid w:val="5FFB636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5">
    <w:nsid w:val="602231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6">
    <w:nsid w:val="602409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7">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8">
    <w:nsid w:val="608F1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9">
    <w:nsid w:val="60CA72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0">
    <w:nsid w:val="60D059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1">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2">
    <w:nsid w:val="60E174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3">
    <w:nsid w:val="60E624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4">
    <w:nsid w:val="612065B8"/>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5">
    <w:nsid w:val="612478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6">
    <w:nsid w:val="61287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7">
    <w:nsid w:val="613D22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8">
    <w:nsid w:val="61471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9">
    <w:nsid w:val="616C38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0">
    <w:nsid w:val="616D50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1">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2">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3">
    <w:nsid w:val="61BC4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4">
    <w:nsid w:val="61BE0A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5">
    <w:nsid w:val="61D161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6">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7">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188">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9">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0">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1">
    <w:nsid w:val="628A09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2">
    <w:nsid w:val="628A11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3">
    <w:nsid w:val="628A15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4">
    <w:nsid w:val="629C5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5">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6">
    <w:nsid w:val="62B4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7">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8">
    <w:nsid w:val="63004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9">
    <w:nsid w:val="63004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0">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1">
    <w:nsid w:val="631A2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2">
    <w:nsid w:val="633953E5"/>
    <w:multiLevelType w:val="hybridMultilevel"/>
    <w:tmpl w:val="5F00D92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03">
    <w:nsid w:val="63700B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4">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5">
    <w:nsid w:val="639C1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6">
    <w:nsid w:val="639C36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7">
    <w:nsid w:val="63C96E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8">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9">
    <w:nsid w:val="63DB05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0">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1">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2">
    <w:nsid w:val="640975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3">
    <w:nsid w:val="640C6E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4">
    <w:nsid w:val="64665D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5">
    <w:nsid w:val="649565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6">
    <w:nsid w:val="64B254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7">
    <w:nsid w:val="64D172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8">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9">
    <w:nsid w:val="64DD51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0">
    <w:nsid w:val="651D4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1">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2">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3">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tentative="1">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1224">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5">
    <w:nsid w:val="65CC11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6">
    <w:nsid w:val="65CC1B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7">
    <w:nsid w:val="65E67F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8">
    <w:nsid w:val="65FE1E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9">
    <w:nsid w:val="66447A59"/>
    <w:multiLevelType w:val="multilevel"/>
    <w:tmpl w:val="D42C3EC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0">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231">
    <w:nsid w:val="66F47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2">
    <w:nsid w:val="67027D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3">
    <w:nsid w:val="671B43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4">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5">
    <w:nsid w:val="675B56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6">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7">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8">
    <w:nsid w:val="677D6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9">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0">
    <w:nsid w:val="67BE2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1">
    <w:nsid w:val="67CF4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2">
    <w:nsid w:val="67E345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3">
    <w:nsid w:val="680F4C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4">
    <w:nsid w:val="68677F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5">
    <w:nsid w:val="68845A66"/>
    <w:multiLevelType w:val="multilevel"/>
    <w:tmpl w:val="BA3E586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6">
    <w:nsid w:val="688C7E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7">
    <w:nsid w:val="688E4D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8">
    <w:nsid w:val="68A302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9">
    <w:nsid w:val="68CD50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0">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1">
    <w:nsid w:val="68F668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2">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3">
    <w:nsid w:val="69094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4">
    <w:nsid w:val="690F23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5">
    <w:nsid w:val="691C23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6">
    <w:nsid w:val="694D07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7">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8">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9">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0">
    <w:nsid w:val="699F3B57"/>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261">
    <w:nsid w:val="69CF77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2">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3">
    <w:nsid w:val="6A0D47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4">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5">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6">
    <w:nsid w:val="6A697C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7">
    <w:nsid w:val="6A6A22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8">
    <w:nsid w:val="6A807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9">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0">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1">
    <w:nsid w:val="6ADC5A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2">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3">
    <w:nsid w:val="6AF878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4">
    <w:nsid w:val="6B1605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5">
    <w:nsid w:val="6B474B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6">
    <w:nsid w:val="6B567F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7">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8">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9">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0">
    <w:nsid w:val="6BD81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1">
    <w:nsid w:val="6BE873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2">
    <w:nsid w:val="6BED27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3">
    <w:nsid w:val="6C1A7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4">
    <w:nsid w:val="6C1D5151"/>
    <w:multiLevelType w:val="hybridMultilevel"/>
    <w:tmpl w:val="D03AD092"/>
    <w:lvl w:ilvl="0" w:tplc="EC0ADE22">
      <w:start w:val="1"/>
      <w:numFmt w:val="bullet"/>
      <w:lvlText w:val=""/>
      <w:lvlJc w:val="left"/>
      <w:pPr>
        <w:ind w:left="2250" w:hanging="360"/>
      </w:pPr>
      <w:rPr>
        <w:rFonts w:ascii="Symbol" w:hAnsi="Symbol" w:hint="default"/>
      </w:rPr>
    </w:lvl>
    <w:lvl w:ilvl="1" w:tplc="53F42990" w:tentative="1">
      <w:start w:val="1"/>
      <w:numFmt w:val="bullet"/>
      <w:lvlText w:val="o"/>
      <w:lvlJc w:val="left"/>
      <w:pPr>
        <w:ind w:left="2970" w:hanging="360"/>
      </w:pPr>
      <w:rPr>
        <w:rFonts w:ascii="Courier New" w:hAnsi="Courier New" w:cs="Courier New" w:hint="default"/>
      </w:rPr>
    </w:lvl>
    <w:lvl w:ilvl="2" w:tplc="E52AFBD0" w:tentative="1">
      <w:start w:val="1"/>
      <w:numFmt w:val="bullet"/>
      <w:lvlText w:val=""/>
      <w:lvlJc w:val="left"/>
      <w:pPr>
        <w:ind w:left="3690" w:hanging="360"/>
      </w:pPr>
      <w:rPr>
        <w:rFonts w:ascii="Wingdings" w:hAnsi="Wingdings" w:hint="default"/>
      </w:rPr>
    </w:lvl>
    <w:lvl w:ilvl="3" w:tplc="EF9AB04C" w:tentative="1">
      <w:start w:val="1"/>
      <w:numFmt w:val="bullet"/>
      <w:lvlText w:val=""/>
      <w:lvlJc w:val="left"/>
      <w:pPr>
        <w:ind w:left="4410" w:hanging="360"/>
      </w:pPr>
      <w:rPr>
        <w:rFonts w:ascii="Symbol" w:hAnsi="Symbol" w:hint="default"/>
      </w:rPr>
    </w:lvl>
    <w:lvl w:ilvl="4" w:tplc="C3AC2044" w:tentative="1">
      <w:start w:val="1"/>
      <w:numFmt w:val="bullet"/>
      <w:lvlText w:val="o"/>
      <w:lvlJc w:val="left"/>
      <w:pPr>
        <w:ind w:left="5130" w:hanging="360"/>
      </w:pPr>
      <w:rPr>
        <w:rFonts w:ascii="Courier New" w:hAnsi="Courier New" w:cs="Courier New" w:hint="default"/>
      </w:rPr>
    </w:lvl>
    <w:lvl w:ilvl="5" w:tplc="2B861180" w:tentative="1">
      <w:start w:val="1"/>
      <w:numFmt w:val="bullet"/>
      <w:lvlText w:val=""/>
      <w:lvlJc w:val="left"/>
      <w:pPr>
        <w:ind w:left="5850" w:hanging="360"/>
      </w:pPr>
      <w:rPr>
        <w:rFonts w:ascii="Wingdings" w:hAnsi="Wingdings" w:hint="default"/>
      </w:rPr>
    </w:lvl>
    <w:lvl w:ilvl="6" w:tplc="E17CD360" w:tentative="1">
      <w:start w:val="1"/>
      <w:numFmt w:val="bullet"/>
      <w:lvlText w:val=""/>
      <w:lvlJc w:val="left"/>
      <w:pPr>
        <w:ind w:left="6570" w:hanging="360"/>
      </w:pPr>
      <w:rPr>
        <w:rFonts w:ascii="Symbol" w:hAnsi="Symbol" w:hint="default"/>
      </w:rPr>
    </w:lvl>
    <w:lvl w:ilvl="7" w:tplc="8298A136" w:tentative="1">
      <w:start w:val="1"/>
      <w:numFmt w:val="bullet"/>
      <w:lvlText w:val="o"/>
      <w:lvlJc w:val="left"/>
      <w:pPr>
        <w:ind w:left="7290" w:hanging="360"/>
      </w:pPr>
      <w:rPr>
        <w:rFonts w:ascii="Courier New" w:hAnsi="Courier New" w:cs="Courier New" w:hint="default"/>
      </w:rPr>
    </w:lvl>
    <w:lvl w:ilvl="8" w:tplc="FE025DEC" w:tentative="1">
      <w:start w:val="1"/>
      <w:numFmt w:val="bullet"/>
      <w:lvlText w:val=""/>
      <w:lvlJc w:val="left"/>
      <w:pPr>
        <w:ind w:left="8010" w:hanging="360"/>
      </w:pPr>
      <w:rPr>
        <w:rFonts w:ascii="Wingdings" w:hAnsi="Wingdings" w:hint="default"/>
      </w:rPr>
    </w:lvl>
  </w:abstractNum>
  <w:abstractNum w:abstractNumId="1285">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6">
    <w:nsid w:val="6C327A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7">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8">
    <w:nsid w:val="6C554444"/>
    <w:multiLevelType w:val="multilevel"/>
    <w:tmpl w:val="9F3EA6A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9">
    <w:nsid w:val="6C682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0">
    <w:nsid w:val="6C6B04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1">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2">
    <w:nsid w:val="6C9721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3">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4">
    <w:nsid w:val="6CA42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5">
    <w:nsid w:val="6CAC42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6">
    <w:nsid w:val="6CB81F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7">
    <w:nsid w:val="6CC511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8">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9">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0">
    <w:nsid w:val="6D1636BA"/>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301">
    <w:nsid w:val="6D290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2">
    <w:nsid w:val="6D4956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3">
    <w:nsid w:val="6D5655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4">
    <w:nsid w:val="6D6E6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5">
    <w:nsid w:val="6D7561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6">
    <w:nsid w:val="6D843C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7">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8">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9">
    <w:nsid w:val="6D9E1D07"/>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0">
    <w:nsid w:val="6DD42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1">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2">
    <w:nsid w:val="6DF50E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3">
    <w:nsid w:val="6DF93D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4">
    <w:nsid w:val="6E092E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5">
    <w:nsid w:val="6E0E53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6">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7">
    <w:nsid w:val="6E411180"/>
    <w:multiLevelType w:val="hybridMultilevel"/>
    <w:tmpl w:val="269A2902"/>
    <w:lvl w:ilvl="0" w:tplc="6770B6DA">
      <w:start w:val="1"/>
      <w:numFmt w:val="bullet"/>
      <w:lvlText w:val=""/>
      <w:lvlJc w:val="left"/>
      <w:pPr>
        <w:ind w:left="720" w:hanging="360"/>
      </w:pPr>
      <w:rPr>
        <w:rFonts w:ascii="Symbol" w:hAnsi="Symbol" w:hint="default"/>
      </w:rPr>
    </w:lvl>
    <w:lvl w:ilvl="1" w:tplc="424604DC" w:tentative="1">
      <w:start w:val="1"/>
      <w:numFmt w:val="bullet"/>
      <w:lvlText w:val="o"/>
      <w:lvlJc w:val="left"/>
      <w:pPr>
        <w:ind w:left="1440" w:hanging="360"/>
      </w:pPr>
      <w:rPr>
        <w:rFonts w:ascii="Courier New" w:hAnsi="Courier New" w:cs="Courier New" w:hint="default"/>
      </w:rPr>
    </w:lvl>
    <w:lvl w:ilvl="2" w:tplc="CD666844">
      <w:start w:val="1"/>
      <w:numFmt w:val="bullet"/>
      <w:lvlText w:val=""/>
      <w:lvlJc w:val="left"/>
      <w:pPr>
        <w:ind w:left="2160" w:hanging="360"/>
      </w:pPr>
      <w:rPr>
        <w:rFonts w:ascii="Symbol" w:hAnsi="Symbol" w:hint="default"/>
      </w:rPr>
    </w:lvl>
    <w:lvl w:ilvl="3" w:tplc="7ABE37B8" w:tentative="1">
      <w:start w:val="1"/>
      <w:numFmt w:val="bullet"/>
      <w:lvlText w:val=""/>
      <w:lvlJc w:val="left"/>
      <w:pPr>
        <w:ind w:left="2880" w:hanging="360"/>
      </w:pPr>
      <w:rPr>
        <w:rFonts w:ascii="Symbol" w:hAnsi="Symbol" w:hint="default"/>
      </w:rPr>
    </w:lvl>
    <w:lvl w:ilvl="4" w:tplc="FA6CBE20" w:tentative="1">
      <w:start w:val="1"/>
      <w:numFmt w:val="bullet"/>
      <w:lvlText w:val="o"/>
      <w:lvlJc w:val="left"/>
      <w:pPr>
        <w:ind w:left="3600" w:hanging="360"/>
      </w:pPr>
      <w:rPr>
        <w:rFonts w:ascii="Courier New" w:hAnsi="Courier New" w:cs="Courier New" w:hint="default"/>
      </w:rPr>
    </w:lvl>
    <w:lvl w:ilvl="5" w:tplc="51C8D35A" w:tentative="1">
      <w:start w:val="1"/>
      <w:numFmt w:val="bullet"/>
      <w:lvlText w:val=""/>
      <w:lvlJc w:val="left"/>
      <w:pPr>
        <w:ind w:left="4320" w:hanging="360"/>
      </w:pPr>
      <w:rPr>
        <w:rFonts w:ascii="Wingdings" w:hAnsi="Wingdings" w:hint="default"/>
      </w:rPr>
    </w:lvl>
    <w:lvl w:ilvl="6" w:tplc="B2366FDE" w:tentative="1">
      <w:start w:val="1"/>
      <w:numFmt w:val="bullet"/>
      <w:lvlText w:val=""/>
      <w:lvlJc w:val="left"/>
      <w:pPr>
        <w:ind w:left="5040" w:hanging="360"/>
      </w:pPr>
      <w:rPr>
        <w:rFonts w:ascii="Symbol" w:hAnsi="Symbol" w:hint="default"/>
      </w:rPr>
    </w:lvl>
    <w:lvl w:ilvl="7" w:tplc="1FEAB4E0" w:tentative="1">
      <w:start w:val="1"/>
      <w:numFmt w:val="bullet"/>
      <w:lvlText w:val="o"/>
      <w:lvlJc w:val="left"/>
      <w:pPr>
        <w:ind w:left="5760" w:hanging="360"/>
      </w:pPr>
      <w:rPr>
        <w:rFonts w:ascii="Courier New" w:hAnsi="Courier New" w:cs="Courier New" w:hint="default"/>
      </w:rPr>
    </w:lvl>
    <w:lvl w:ilvl="8" w:tplc="93A80730" w:tentative="1">
      <w:start w:val="1"/>
      <w:numFmt w:val="bullet"/>
      <w:lvlText w:val=""/>
      <w:lvlJc w:val="left"/>
      <w:pPr>
        <w:ind w:left="6480" w:hanging="360"/>
      </w:pPr>
      <w:rPr>
        <w:rFonts w:ascii="Wingdings" w:hAnsi="Wingdings" w:hint="default"/>
      </w:rPr>
    </w:lvl>
  </w:abstractNum>
  <w:abstractNum w:abstractNumId="1318">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9">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0">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1">
    <w:nsid w:val="6E6B3C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2">
    <w:nsid w:val="6E6E43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3">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4">
    <w:nsid w:val="6EAC7B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5">
    <w:nsid w:val="6EAF72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6">
    <w:nsid w:val="6EBD0D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7">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8">
    <w:nsid w:val="6F1F45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9">
    <w:nsid w:val="6F277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0">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1">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2">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3">
    <w:nsid w:val="6F694B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4">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5">
    <w:nsid w:val="6FB837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6">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7">
    <w:nsid w:val="6FDB6EE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38">
    <w:nsid w:val="6FDD45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9">
    <w:nsid w:val="6FE328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0">
    <w:nsid w:val="6FF266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1">
    <w:nsid w:val="6FF71E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2">
    <w:nsid w:val="70135B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3">
    <w:nsid w:val="701A77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4">
    <w:nsid w:val="70280A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5">
    <w:nsid w:val="702F00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6">
    <w:nsid w:val="703445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7">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8">
    <w:nsid w:val="70663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9">
    <w:nsid w:val="70774A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0">
    <w:nsid w:val="70801B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1">
    <w:nsid w:val="70831B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2">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3">
    <w:nsid w:val="708B5D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4">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5">
    <w:nsid w:val="70AA0562"/>
    <w:multiLevelType w:val="multilevel"/>
    <w:tmpl w:val="4ABEAF36"/>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6">
    <w:nsid w:val="70C74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7">
    <w:nsid w:val="70EE36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8">
    <w:nsid w:val="710C2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9">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0">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1">
    <w:nsid w:val="714B2D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2">
    <w:nsid w:val="714C4E19"/>
    <w:multiLevelType w:val="multilevel"/>
    <w:tmpl w:val="F9641966"/>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3">
    <w:nsid w:val="715755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4">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5">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66">
    <w:nsid w:val="71F503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7">
    <w:nsid w:val="71F5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8">
    <w:nsid w:val="71FE5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9">
    <w:nsid w:val="722A7CB6"/>
    <w:multiLevelType w:val="hybridMultilevel"/>
    <w:tmpl w:val="603447A8"/>
    <w:lvl w:ilvl="0" w:tplc="B92E87F4">
      <w:start w:val="1"/>
      <w:numFmt w:val="bullet"/>
      <w:lvlText w:val=""/>
      <w:lvlJc w:val="left"/>
      <w:pPr>
        <w:ind w:left="1627" w:hanging="360"/>
      </w:pPr>
      <w:rPr>
        <w:rFonts w:ascii="Symbol" w:hAnsi="Symbol" w:hint="default"/>
      </w:rPr>
    </w:lvl>
    <w:lvl w:ilvl="1" w:tplc="425AC5E6" w:tentative="1">
      <w:start w:val="1"/>
      <w:numFmt w:val="bullet"/>
      <w:lvlText w:val="o"/>
      <w:lvlJc w:val="left"/>
      <w:pPr>
        <w:ind w:left="2347" w:hanging="360"/>
      </w:pPr>
      <w:rPr>
        <w:rFonts w:ascii="Courier New" w:hAnsi="Courier New" w:cs="Courier New" w:hint="default"/>
      </w:rPr>
    </w:lvl>
    <w:lvl w:ilvl="2" w:tplc="AC18C00A" w:tentative="1">
      <w:start w:val="1"/>
      <w:numFmt w:val="bullet"/>
      <w:lvlText w:val=""/>
      <w:lvlJc w:val="left"/>
      <w:pPr>
        <w:ind w:left="3067" w:hanging="360"/>
      </w:pPr>
      <w:rPr>
        <w:rFonts w:ascii="Wingdings" w:hAnsi="Wingdings" w:hint="default"/>
      </w:rPr>
    </w:lvl>
    <w:lvl w:ilvl="3" w:tplc="B798C8AE" w:tentative="1">
      <w:start w:val="1"/>
      <w:numFmt w:val="bullet"/>
      <w:lvlText w:val=""/>
      <w:lvlJc w:val="left"/>
      <w:pPr>
        <w:ind w:left="3787" w:hanging="360"/>
      </w:pPr>
      <w:rPr>
        <w:rFonts w:ascii="Symbol" w:hAnsi="Symbol" w:hint="default"/>
      </w:rPr>
    </w:lvl>
    <w:lvl w:ilvl="4" w:tplc="411070FE" w:tentative="1">
      <w:start w:val="1"/>
      <w:numFmt w:val="bullet"/>
      <w:lvlText w:val="o"/>
      <w:lvlJc w:val="left"/>
      <w:pPr>
        <w:ind w:left="4507" w:hanging="360"/>
      </w:pPr>
      <w:rPr>
        <w:rFonts w:ascii="Courier New" w:hAnsi="Courier New" w:cs="Courier New" w:hint="default"/>
      </w:rPr>
    </w:lvl>
    <w:lvl w:ilvl="5" w:tplc="1DF824DC" w:tentative="1">
      <w:start w:val="1"/>
      <w:numFmt w:val="bullet"/>
      <w:lvlText w:val=""/>
      <w:lvlJc w:val="left"/>
      <w:pPr>
        <w:ind w:left="5227" w:hanging="360"/>
      </w:pPr>
      <w:rPr>
        <w:rFonts w:ascii="Wingdings" w:hAnsi="Wingdings" w:hint="default"/>
      </w:rPr>
    </w:lvl>
    <w:lvl w:ilvl="6" w:tplc="7F80C540" w:tentative="1">
      <w:start w:val="1"/>
      <w:numFmt w:val="bullet"/>
      <w:lvlText w:val=""/>
      <w:lvlJc w:val="left"/>
      <w:pPr>
        <w:ind w:left="5947" w:hanging="360"/>
      </w:pPr>
      <w:rPr>
        <w:rFonts w:ascii="Symbol" w:hAnsi="Symbol" w:hint="default"/>
      </w:rPr>
    </w:lvl>
    <w:lvl w:ilvl="7" w:tplc="AA98FE1E" w:tentative="1">
      <w:start w:val="1"/>
      <w:numFmt w:val="bullet"/>
      <w:lvlText w:val="o"/>
      <w:lvlJc w:val="left"/>
      <w:pPr>
        <w:ind w:left="6667" w:hanging="360"/>
      </w:pPr>
      <w:rPr>
        <w:rFonts w:ascii="Courier New" w:hAnsi="Courier New" w:cs="Courier New" w:hint="default"/>
      </w:rPr>
    </w:lvl>
    <w:lvl w:ilvl="8" w:tplc="74BCC59C" w:tentative="1">
      <w:start w:val="1"/>
      <w:numFmt w:val="bullet"/>
      <w:lvlText w:val=""/>
      <w:lvlJc w:val="left"/>
      <w:pPr>
        <w:ind w:left="7387" w:hanging="360"/>
      </w:pPr>
      <w:rPr>
        <w:rFonts w:ascii="Wingdings" w:hAnsi="Wingdings" w:hint="default"/>
      </w:rPr>
    </w:lvl>
  </w:abstractNum>
  <w:abstractNum w:abstractNumId="1370">
    <w:nsid w:val="724351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1">
    <w:nsid w:val="72462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2">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3">
    <w:nsid w:val="727540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4">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75">
    <w:nsid w:val="729B07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6">
    <w:nsid w:val="72D40E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7">
    <w:nsid w:val="72D810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8">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79">
    <w:nsid w:val="730F69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0">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1">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82">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3">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84">
    <w:nsid w:val="739F7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5">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6">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87">
    <w:nsid w:val="73CD4A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8">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9">
    <w:nsid w:val="73D90F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0">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1">
    <w:nsid w:val="740B23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2">
    <w:nsid w:val="74275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3">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4">
    <w:nsid w:val="743315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5">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6">
    <w:nsid w:val="744374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1397">
    <w:nsid w:val="74B21F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8">
    <w:nsid w:val="74B227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9">
    <w:nsid w:val="74E368FE"/>
    <w:multiLevelType w:val="multilevel"/>
    <w:tmpl w:val="473ACB04"/>
    <w:lvl w:ilvl="0">
      <w:start w:val="1"/>
      <w:numFmt w:val="decimal"/>
      <w:lvlText w:val="%1."/>
      <w:lvlJc w:val="left"/>
      <w:pPr>
        <w:tabs>
          <w:tab w:val="num" w:pos="360"/>
        </w:tabs>
        <w:ind w:left="360" w:hanging="360"/>
      </w:pPr>
      <w:rPr>
        <w:rFonts w:hint="default"/>
        <w:b w:val="0"/>
        <w:b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0">
    <w:nsid w:val="74E427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1">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2">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3">
    <w:nsid w:val="750523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4">
    <w:nsid w:val="75091E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5">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6">
    <w:nsid w:val="753664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7">
    <w:nsid w:val="755630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8">
    <w:nsid w:val="75656F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9">
    <w:nsid w:val="75797D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0">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1">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12">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3">
    <w:nsid w:val="760A33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4">
    <w:nsid w:val="76114C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5">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6">
    <w:nsid w:val="76683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7">
    <w:nsid w:val="76932A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8">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9">
    <w:nsid w:val="76C121A7"/>
    <w:multiLevelType w:val="multilevel"/>
    <w:tmpl w:val="BFA0E1E4"/>
    <w:lvl w:ilvl="0">
      <w:start w:val="1"/>
      <w:numFmt w:val="decimal"/>
      <w:lvlText w:val="%1."/>
      <w:lvlJc w:val="left"/>
      <w:pPr>
        <w:tabs>
          <w:tab w:val="num" w:pos="360"/>
        </w:tabs>
        <w:ind w:left="360" w:hanging="360"/>
      </w:pPr>
      <w:rPr>
        <w:rFonts w:hint="default"/>
      </w:rPr>
    </w:lvl>
    <w:lvl w:ilvl="1">
      <w:start w:val="1"/>
      <w:numFmt w:val="lowerLetter"/>
      <w:pStyle w:val="pc-2"/>
      <w:lvlText w:val="%2."/>
      <w:lvlJc w:val="left"/>
      <w:pPr>
        <w:tabs>
          <w:tab w:val="num" w:pos="1080"/>
        </w:tabs>
        <w:ind w:left="1080" w:hanging="360"/>
      </w:pPr>
      <w:rPr>
        <w:rFonts w:hint="default"/>
      </w:rPr>
    </w:lvl>
    <w:lvl w:ilvl="2">
      <w:start w:val="1"/>
      <w:numFmt w:val="lowerRoman"/>
      <w:pStyle w:val="pc-3"/>
      <w:lvlText w:val="%3."/>
      <w:lvlJc w:val="right"/>
      <w:pPr>
        <w:tabs>
          <w:tab w:val="num" w:pos="1800"/>
        </w:tabs>
        <w:ind w:left="1800" w:hanging="360"/>
      </w:pPr>
      <w:rPr>
        <w:rFonts w:hint="default"/>
      </w:rPr>
    </w:lvl>
    <w:lvl w:ilvl="3">
      <w:start w:val="1"/>
      <w:numFmt w:val="decimal"/>
      <w:pStyle w:val="pc-4"/>
      <w:lvlText w:val="%4."/>
      <w:lvlJc w:val="left"/>
      <w:pPr>
        <w:tabs>
          <w:tab w:val="num" w:pos="2520"/>
        </w:tabs>
        <w:ind w:left="2520" w:hanging="360"/>
      </w:pPr>
      <w:rPr>
        <w:rFonts w:hint="default"/>
      </w:rPr>
    </w:lvl>
    <w:lvl w:ilvl="4">
      <w:start w:val="1"/>
      <w:numFmt w:val="lowerLetter"/>
      <w:pStyle w:val="pc-5"/>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0">
    <w:nsid w:val="770415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1">
    <w:nsid w:val="770D78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2">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3">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4">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5">
    <w:nsid w:val="778278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6">
    <w:nsid w:val="77AE2AB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27">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8">
    <w:nsid w:val="77B35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9">
    <w:nsid w:val="77C230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0">
    <w:nsid w:val="77CE5C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1">
    <w:nsid w:val="77D44FB6"/>
    <w:multiLevelType w:val="multilevel"/>
    <w:tmpl w:val="099880EE"/>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2">
    <w:nsid w:val="77DA48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3">
    <w:nsid w:val="781804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4">
    <w:nsid w:val="781D48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5">
    <w:nsid w:val="784841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6">
    <w:nsid w:val="78680D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7">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8">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9">
    <w:nsid w:val="788717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0">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1">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2">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3">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4">
    <w:nsid w:val="78A810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5">
    <w:nsid w:val="78B47002"/>
    <w:multiLevelType w:val="multilevel"/>
    <w:tmpl w:val="1930BA6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b w:val="0"/>
        <w:bCs/>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6">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7">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8">
    <w:nsid w:val="78EE0D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9">
    <w:nsid w:val="78F805C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50">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1">
    <w:nsid w:val="792B2C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2">
    <w:nsid w:val="792B3A2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3">
    <w:nsid w:val="793A70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4">
    <w:nsid w:val="795C2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5">
    <w:nsid w:val="795F075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6">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7">
    <w:nsid w:val="79812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8">
    <w:nsid w:val="79DA69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9">
    <w:nsid w:val="79E047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0">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1">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1462">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3">
    <w:nsid w:val="7A9A2F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64">
    <w:nsid w:val="7AB416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5">
    <w:nsid w:val="7AB971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6">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1467">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8">
    <w:nsid w:val="7B0D00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9">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0">
    <w:nsid w:val="7B1B1E2E"/>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471">
    <w:nsid w:val="7B2750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2">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73">
    <w:nsid w:val="7B303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4">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5">
    <w:nsid w:val="7B4E41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6">
    <w:nsid w:val="7B720C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7">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78">
    <w:nsid w:val="7BA82A0C"/>
    <w:multiLevelType w:val="multilevel"/>
    <w:tmpl w:val="7F9AB868"/>
    <w:lvl w:ilvl="0">
      <w:start w:val="1"/>
      <w:numFmt w:val="decimal"/>
      <w:lvlText w:val="%1."/>
      <w:lvlJc w:val="left"/>
      <w:pPr>
        <w:tabs>
          <w:tab w:val="num" w:pos="1800"/>
        </w:tabs>
        <w:ind w:left="1800" w:hanging="360"/>
      </w:pPr>
      <w:rPr>
        <w:rFonts w:hint="default"/>
      </w:rPr>
    </w:lvl>
    <w:lvl w:ilvl="1">
      <w:start w:val="1"/>
      <w:numFmt w:val="lowerLetter"/>
      <w:lvlText w:val="%2."/>
      <w:lvlJc w:val="left"/>
      <w:pPr>
        <w:tabs>
          <w:tab w:val="num" w:pos="2520"/>
        </w:tabs>
        <w:ind w:left="2520" w:hanging="360"/>
      </w:pPr>
      <w:rPr>
        <w:rFonts w:hint="default"/>
      </w:rPr>
    </w:lvl>
    <w:lvl w:ilvl="2">
      <w:start w:val="1"/>
      <w:numFmt w:val="lowerRoman"/>
      <w:lvlText w:val="%3."/>
      <w:lvlJc w:val="righ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lowerLetter"/>
      <w:lvlText w:val="%5"/>
      <w:lvlJc w:val="left"/>
      <w:pPr>
        <w:tabs>
          <w:tab w:val="num" w:pos="4680"/>
        </w:tabs>
        <w:ind w:left="4680" w:hanging="360"/>
      </w:pPr>
      <w:rPr>
        <w:rFonts w:hint="default"/>
      </w:rPr>
    </w:lvl>
    <w:lvl w:ilvl="5">
      <w:start w:val="1"/>
      <w:numFmt w:val="lowerRoman"/>
      <w:lvlText w:val="%6."/>
      <w:lvlJc w:val="righ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360"/>
      </w:pPr>
      <w:rPr>
        <w:rFonts w:hint="default"/>
      </w:rPr>
    </w:lvl>
  </w:abstractNum>
  <w:abstractNum w:abstractNumId="1479">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0">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481">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82">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3">
    <w:nsid w:val="7C331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4">
    <w:nsid w:val="7C6453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5">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6">
    <w:nsid w:val="7C8261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7">
    <w:nsid w:val="7C8A0B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8">
    <w:nsid w:val="7CA215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9">
    <w:nsid w:val="7CB62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0">
    <w:nsid w:val="7CC01F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1">
    <w:nsid w:val="7CFC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2">
    <w:nsid w:val="7D1848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3">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1494">
    <w:nsid w:val="7D5B6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5">
    <w:nsid w:val="7D685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6">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7">
    <w:nsid w:val="7D88152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8">
    <w:nsid w:val="7D8E7E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9">
    <w:nsid w:val="7D921A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0">
    <w:nsid w:val="7D9521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1">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2">
    <w:nsid w:val="7DC71C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3">
    <w:nsid w:val="7DC82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4">
    <w:nsid w:val="7DD22D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5">
    <w:nsid w:val="7DE765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6">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7">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08">
    <w:nsid w:val="7E2A6B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9">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0">
    <w:nsid w:val="7EA85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1">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2">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3">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4">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5">
    <w:nsid w:val="7F1B04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6">
    <w:nsid w:val="7F2E4D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7">
    <w:nsid w:val="7F3909E3"/>
    <w:multiLevelType w:val="multilevel"/>
    <w:tmpl w:val="F778475A"/>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2"/>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8">
    <w:nsid w:val="7F3A2B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9">
    <w:nsid w:val="7F4A09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0">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1">
    <w:nsid w:val="7F8150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2">
    <w:nsid w:val="7FA35E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3">
    <w:nsid w:val="7FC449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4">
    <w:nsid w:val="7FEC4E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num w:numId="1">
    <w:abstractNumId w:val="609"/>
  </w:num>
  <w:num w:numId="2">
    <w:abstractNumId w:val="609"/>
  </w:num>
  <w:num w:numId="3">
    <w:abstractNumId w:val="609"/>
  </w:num>
  <w:num w:numId="4">
    <w:abstractNumId w:val="609"/>
  </w:num>
  <w:num w:numId="5">
    <w:abstractNumId w:val="609"/>
  </w:num>
  <w:num w:numId="6">
    <w:abstractNumId w:val="609"/>
  </w:num>
  <w:num w:numId="7">
    <w:abstractNumId w:val="93"/>
  </w:num>
  <w:num w:numId="8">
    <w:abstractNumId w:val="6"/>
  </w:num>
  <w:num w:numId="9">
    <w:abstractNumId w:val="5"/>
  </w:num>
  <w:num w:numId="10">
    <w:abstractNumId w:val="4"/>
  </w:num>
  <w:num w:numId="11">
    <w:abstractNumId w:val="3"/>
  </w:num>
  <w:num w:numId="12">
    <w:abstractNumId w:val="2"/>
  </w:num>
  <w:num w:numId="13">
    <w:abstractNumId w:val="659"/>
  </w:num>
  <w:num w:numId="14">
    <w:abstractNumId w:val="1374"/>
  </w:num>
  <w:num w:numId="15">
    <w:abstractNumId w:val="1374"/>
  </w:num>
  <w:num w:numId="16">
    <w:abstractNumId w:val="1374"/>
  </w:num>
  <w:num w:numId="17">
    <w:abstractNumId w:val="1374"/>
  </w:num>
  <w:num w:numId="18">
    <w:abstractNumId w:val="1"/>
  </w:num>
  <w:num w:numId="19">
    <w:abstractNumId w:val="120"/>
  </w:num>
  <w:num w:numId="20">
    <w:abstractNumId w:val="1144"/>
  </w:num>
  <w:num w:numId="21">
    <w:abstractNumId w:val="658"/>
  </w:num>
  <w:num w:numId="22">
    <w:abstractNumId w:val="1024"/>
  </w:num>
  <w:num w:numId="23">
    <w:abstractNumId w:val="1466"/>
  </w:num>
  <w:num w:numId="24">
    <w:abstractNumId w:val="877"/>
  </w:num>
  <w:num w:numId="25">
    <w:abstractNumId w:val="1317"/>
  </w:num>
  <w:num w:numId="26">
    <w:abstractNumId w:val="767"/>
  </w:num>
  <w:num w:numId="27">
    <w:abstractNumId w:val="625"/>
  </w:num>
  <w:num w:numId="28">
    <w:abstractNumId w:val="1113"/>
  </w:num>
  <w:num w:numId="29">
    <w:abstractNumId w:val="1493"/>
  </w:num>
  <w:num w:numId="30">
    <w:abstractNumId w:val="1369"/>
  </w:num>
  <w:num w:numId="31">
    <w:abstractNumId w:val="1086"/>
  </w:num>
  <w:num w:numId="32">
    <w:abstractNumId w:val="1424"/>
  </w:num>
  <w:num w:numId="33">
    <w:abstractNumId w:val="1092"/>
  </w:num>
  <w:num w:numId="34">
    <w:abstractNumId w:val="438"/>
  </w:num>
  <w:num w:numId="35">
    <w:abstractNumId w:val="743"/>
  </w:num>
  <w:num w:numId="36">
    <w:abstractNumId w:val="661"/>
  </w:num>
  <w:num w:numId="37">
    <w:abstractNumId w:val="96"/>
  </w:num>
  <w:num w:numId="38">
    <w:abstractNumId w:val="881"/>
  </w:num>
  <w:num w:numId="39">
    <w:abstractNumId w:val="1223"/>
  </w:num>
  <w:num w:numId="40">
    <w:abstractNumId w:val="1331"/>
  </w:num>
  <w:num w:numId="41">
    <w:abstractNumId w:val="780"/>
  </w:num>
  <w:num w:numId="42">
    <w:abstractNumId w:val="1383"/>
  </w:num>
  <w:num w:numId="43">
    <w:abstractNumId w:val="190"/>
  </w:num>
  <w:num w:numId="44">
    <w:abstractNumId w:val="810"/>
  </w:num>
  <w:num w:numId="45">
    <w:abstractNumId w:val="575"/>
  </w:num>
  <w:num w:numId="46">
    <w:abstractNumId w:val="548"/>
  </w:num>
  <w:num w:numId="47">
    <w:abstractNumId w:val="643"/>
  </w:num>
  <w:num w:numId="48">
    <w:abstractNumId w:val="328"/>
  </w:num>
  <w:num w:numId="49">
    <w:abstractNumId w:val="745"/>
  </w:num>
  <w:num w:numId="50">
    <w:abstractNumId w:val="1087"/>
  </w:num>
  <w:num w:numId="51">
    <w:abstractNumId w:val="371"/>
  </w:num>
  <w:num w:numId="52">
    <w:abstractNumId w:val="955"/>
  </w:num>
  <w:num w:numId="53">
    <w:abstractNumId w:val="350"/>
  </w:num>
  <w:num w:numId="54">
    <w:abstractNumId w:val="860"/>
  </w:num>
  <w:num w:numId="55">
    <w:abstractNumId w:val="996"/>
  </w:num>
  <w:num w:numId="56">
    <w:abstractNumId w:val="988"/>
  </w:num>
  <w:num w:numId="57">
    <w:abstractNumId w:val="566"/>
  </w:num>
  <w:num w:numId="58">
    <w:abstractNumId w:val="1269"/>
  </w:num>
  <w:num w:numId="59">
    <w:abstractNumId w:val="1244"/>
  </w:num>
  <w:num w:numId="60">
    <w:abstractNumId w:val="233"/>
  </w:num>
  <w:num w:numId="61">
    <w:abstractNumId w:val="74"/>
  </w:num>
  <w:num w:numId="62">
    <w:abstractNumId w:val="1153"/>
  </w:num>
  <w:num w:numId="63">
    <w:abstractNumId w:val="61"/>
  </w:num>
  <w:num w:numId="64">
    <w:abstractNumId w:val="918"/>
  </w:num>
  <w:num w:numId="65">
    <w:abstractNumId w:val="1443"/>
  </w:num>
  <w:num w:numId="66">
    <w:abstractNumId w:val="1034"/>
  </w:num>
  <w:num w:numId="67">
    <w:abstractNumId w:val="709"/>
  </w:num>
  <w:num w:numId="68">
    <w:abstractNumId w:val="225"/>
  </w:num>
  <w:num w:numId="69">
    <w:abstractNumId w:val="1284"/>
  </w:num>
  <w:num w:numId="70">
    <w:abstractNumId w:val="347"/>
  </w:num>
  <w:num w:numId="71">
    <w:abstractNumId w:val="1127"/>
  </w:num>
  <w:num w:numId="72">
    <w:abstractNumId w:val="506"/>
  </w:num>
  <w:num w:numId="73">
    <w:abstractNumId w:val="150"/>
  </w:num>
  <w:num w:numId="74">
    <w:abstractNumId w:val="710"/>
  </w:num>
  <w:num w:numId="75">
    <w:abstractNumId w:val="1277"/>
  </w:num>
  <w:num w:numId="76">
    <w:abstractNumId w:val="1003"/>
  </w:num>
  <w:num w:numId="77">
    <w:abstractNumId w:val="1158"/>
  </w:num>
  <w:num w:numId="78">
    <w:abstractNumId w:val="246"/>
  </w:num>
  <w:num w:numId="79">
    <w:abstractNumId w:val="1188"/>
  </w:num>
  <w:num w:numId="80">
    <w:abstractNumId w:val="1001"/>
  </w:num>
  <w:num w:numId="81">
    <w:abstractNumId w:val="865"/>
  </w:num>
  <w:num w:numId="82">
    <w:abstractNumId w:val="676"/>
  </w:num>
  <w:num w:numId="83">
    <w:abstractNumId w:val="733"/>
  </w:num>
  <w:num w:numId="84">
    <w:abstractNumId w:val="308"/>
  </w:num>
  <w:num w:numId="85">
    <w:abstractNumId w:val="464"/>
  </w:num>
  <w:num w:numId="86">
    <w:abstractNumId w:val="613"/>
  </w:num>
  <w:num w:numId="87">
    <w:abstractNumId w:val="486"/>
  </w:num>
  <w:num w:numId="88">
    <w:abstractNumId w:val="357"/>
  </w:num>
  <w:num w:numId="89">
    <w:abstractNumId w:val="410"/>
  </w:num>
  <w:num w:numId="90">
    <w:abstractNumId w:val="300"/>
  </w:num>
  <w:num w:numId="91">
    <w:abstractNumId w:val="81"/>
  </w:num>
  <w:num w:numId="92">
    <w:abstractNumId w:val="69"/>
  </w:num>
  <w:num w:numId="93">
    <w:abstractNumId w:val="599"/>
  </w:num>
  <w:num w:numId="94">
    <w:abstractNumId w:val="151"/>
  </w:num>
  <w:num w:numId="95">
    <w:abstractNumId w:val="52"/>
  </w:num>
  <w:num w:numId="96">
    <w:abstractNumId w:val="525"/>
  </w:num>
  <w:num w:numId="97">
    <w:abstractNumId w:val="360"/>
  </w:num>
  <w:num w:numId="98">
    <w:abstractNumId w:val="455"/>
  </w:num>
  <w:num w:numId="99">
    <w:abstractNumId w:val="413"/>
  </w:num>
  <w:num w:numId="100">
    <w:abstractNumId w:val="412"/>
  </w:num>
  <w:num w:numId="101">
    <w:abstractNumId w:val="336"/>
  </w:num>
  <w:num w:numId="102">
    <w:abstractNumId w:val="426"/>
  </w:num>
  <w:num w:numId="103">
    <w:abstractNumId w:val="983"/>
  </w:num>
  <w:num w:numId="104">
    <w:abstractNumId w:val="513"/>
  </w:num>
  <w:num w:numId="105">
    <w:abstractNumId w:val="1014"/>
  </w:num>
  <w:num w:numId="106">
    <w:abstractNumId w:val="1256"/>
  </w:num>
  <w:num w:numId="107">
    <w:abstractNumId w:val="501"/>
  </w:num>
  <w:num w:numId="108">
    <w:abstractNumId w:val="558"/>
  </w:num>
  <w:num w:numId="109">
    <w:abstractNumId w:val="997"/>
  </w:num>
  <w:num w:numId="110">
    <w:abstractNumId w:val="497"/>
  </w:num>
  <w:num w:numId="111">
    <w:abstractNumId w:val="1289"/>
  </w:num>
  <w:num w:numId="112">
    <w:abstractNumId w:val="1231"/>
  </w:num>
  <w:num w:numId="113">
    <w:abstractNumId w:val="1486"/>
  </w:num>
  <w:num w:numId="114">
    <w:abstractNumId w:val="1508"/>
  </w:num>
  <w:num w:numId="115">
    <w:abstractNumId w:val="1344"/>
  </w:num>
  <w:num w:numId="116">
    <w:abstractNumId w:val="850"/>
  </w:num>
  <w:num w:numId="117">
    <w:abstractNumId w:val="325"/>
  </w:num>
  <w:num w:numId="118">
    <w:abstractNumId w:val="605"/>
  </w:num>
  <w:num w:numId="119">
    <w:abstractNumId w:val="368"/>
  </w:num>
  <w:num w:numId="120">
    <w:abstractNumId w:val="234"/>
  </w:num>
  <w:num w:numId="121">
    <w:abstractNumId w:val="845"/>
  </w:num>
  <w:num w:numId="122">
    <w:abstractNumId w:val="1498"/>
  </w:num>
  <w:num w:numId="123">
    <w:abstractNumId w:val="811"/>
  </w:num>
  <w:num w:numId="124">
    <w:abstractNumId w:val="600"/>
  </w:num>
  <w:num w:numId="125">
    <w:abstractNumId w:val="1137"/>
  </w:num>
  <w:num w:numId="126">
    <w:abstractNumId w:val="657"/>
  </w:num>
  <w:num w:numId="127">
    <w:abstractNumId w:val="669"/>
  </w:num>
  <w:num w:numId="128">
    <w:abstractNumId w:val="711"/>
  </w:num>
  <w:num w:numId="129">
    <w:abstractNumId w:val="563"/>
  </w:num>
  <w:num w:numId="130">
    <w:abstractNumId w:val="1409"/>
  </w:num>
  <w:num w:numId="131">
    <w:abstractNumId w:val="1522"/>
  </w:num>
  <w:num w:numId="132">
    <w:abstractNumId w:val="1160"/>
  </w:num>
  <w:num w:numId="133">
    <w:abstractNumId w:val="461"/>
  </w:num>
  <w:num w:numId="134">
    <w:abstractNumId w:val="923"/>
  </w:num>
  <w:num w:numId="135">
    <w:abstractNumId w:val="495"/>
  </w:num>
  <w:num w:numId="136">
    <w:abstractNumId w:val="801"/>
  </w:num>
  <w:num w:numId="137">
    <w:abstractNumId w:val="167"/>
  </w:num>
  <w:num w:numId="138">
    <w:abstractNumId w:val="1492"/>
  </w:num>
  <w:num w:numId="139">
    <w:abstractNumId w:val="1131"/>
  </w:num>
  <w:num w:numId="140">
    <w:abstractNumId w:val="1099"/>
  </w:num>
  <w:num w:numId="141">
    <w:abstractNumId w:val="230"/>
  </w:num>
  <w:num w:numId="142">
    <w:abstractNumId w:val="1139"/>
  </w:num>
  <w:num w:numId="143">
    <w:abstractNumId w:val="1126"/>
  </w:num>
  <w:num w:numId="144">
    <w:abstractNumId w:val="110"/>
  </w:num>
  <w:num w:numId="145">
    <w:abstractNumId w:val="917"/>
  </w:num>
  <w:num w:numId="146">
    <w:abstractNumId w:val="752"/>
  </w:num>
  <w:num w:numId="147">
    <w:abstractNumId w:val="1377"/>
  </w:num>
  <w:num w:numId="148">
    <w:abstractNumId w:val="929"/>
  </w:num>
  <w:num w:numId="149">
    <w:abstractNumId w:val="1297"/>
  </w:num>
  <w:num w:numId="150">
    <w:abstractNumId w:val="876"/>
  </w:num>
  <w:num w:numId="151">
    <w:abstractNumId w:val="1112"/>
  </w:num>
  <w:num w:numId="152">
    <w:abstractNumId w:val="41"/>
  </w:num>
  <w:num w:numId="153">
    <w:abstractNumId w:val="275"/>
  </w:num>
  <w:num w:numId="154">
    <w:abstractNumId w:val="1133"/>
  </w:num>
  <w:num w:numId="155">
    <w:abstractNumId w:val="585"/>
  </w:num>
  <w:num w:numId="156">
    <w:abstractNumId w:val="1140"/>
  </w:num>
  <w:num w:numId="157">
    <w:abstractNumId w:val="364"/>
  </w:num>
  <w:num w:numId="158">
    <w:abstractNumId w:val="1429"/>
  </w:num>
  <w:num w:numId="159">
    <w:abstractNumId w:val="286"/>
  </w:num>
  <w:num w:numId="160">
    <w:abstractNumId w:val="561"/>
  </w:num>
  <w:num w:numId="161">
    <w:abstractNumId w:val="1321"/>
  </w:num>
  <w:num w:numId="162">
    <w:abstractNumId w:val="1241"/>
  </w:num>
  <w:num w:numId="163">
    <w:abstractNumId w:val="442"/>
  </w:num>
  <w:num w:numId="164">
    <w:abstractNumId w:val="1028"/>
  </w:num>
  <w:num w:numId="165">
    <w:abstractNumId w:val="879"/>
  </w:num>
  <w:num w:numId="166">
    <w:abstractNumId w:val="1052"/>
  </w:num>
  <w:num w:numId="167">
    <w:abstractNumId w:val="1047"/>
  </w:num>
  <w:num w:numId="168">
    <w:abstractNumId w:val="906"/>
  </w:num>
  <w:num w:numId="169">
    <w:abstractNumId w:val="1212"/>
  </w:num>
  <w:num w:numId="170">
    <w:abstractNumId w:val="182"/>
  </w:num>
  <w:num w:numId="171">
    <w:abstractNumId w:val="787"/>
  </w:num>
  <w:num w:numId="172">
    <w:abstractNumId w:val="317"/>
  </w:num>
  <w:num w:numId="173">
    <w:abstractNumId w:val="527"/>
  </w:num>
  <w:num w:numId="174">
    <w:abstractNumId w:val="880"/>
  </w:num>
  <w:num w:numId="175">
    <w:abstractNumId w:val="155"/>
  </w:num>
  <w:num w:numId="176">
    <w:abstractNumId w:val="1397"/>
  </w:num>
  <w:num w:numId="177">
    <w:abstractNumId w:val="1235"/>
  </w:num>
  <w:num w:numId="178">
    <w:abstractNumId w:val="306"/>
  </w:num>
  <w:num w:numId="179">
    <w:abstractNumId w:val="887"/>
  </w:num>
  <w:num w:numId="180">
    <w:abstractNumId w:val="215"/>
  </w:num>
  <w:num w:numId="181">
    <w:abstractNumId w:val="1304"/>
  </w:num>
  <w:num w:numId="182">
    <w:abstractNumId w:val="381"/>
  </w:num>
  <w:num w:numId="183">
    <w:abstractNumId w:val="553"/>
  </w:num>
  <w:num w:numId="184">
    <w:abstractNumId w:val="1281"/>
  </w:num>
  <w:num w:numId="185">
    <w:abstractNumId w:val="1185"/>
  </w:num>
  <w:num w:numId="186">
    <w:abstractNumId w:val="959"/>
  </w:num>
  <w:num w:numId="187">
    <w:abstractNumId w:val="651"/>
  </w:num>
  <w:num w:numId="188">
    <w:abstractNumId w:val="628"/>
  </w:num>
  <w:num w:numId="189">
    <w:abstractNumId w:val="1042"/>
  </w:num>
  <w:num w:numId="190">
    <w:abstractNumId w:val="170"/>
  </w:num>
  <w:num w:numId="191">
    <w:abstractNumId w:val="843"/>
  </w:num>
  <w:num w:numId="192">
    <w:abstractNumId w:val="139"/>
  </w:num>
  <w:num w:numId="193">
    <w:abstractNumId w:val="935"/>
  </w:num>
  <w:num w:numId="194">
    <w:abstractNumId w:val="348"/>
  </w:num>
  <w:num w:numId="195">
    <w:abstractNumId w:val="989"/>
  </w:num>
  <w:num w:numId="196">
    <w:abstractNumId w:val="1488"/>
  </w:num>
  <w:num w:numId="197">
    <w:abstractNumId w:val="1357"/>
  </w:num>
  <w:num w:numId="198">
    <w:abstractNumId w:val="7"/>
  </w:num>
  <w:num w:numId="199">
    <w:abstractNumId w:val="907"/>
  </w:num>
  <w:num w:numId="200">
    <w:abstractNumId w:val="1313"/>
  </w:num>
  <w:num w:numId="201">
    <w:abstractNumId w:val="1217"/>
  </w:num>
  <w:num w:numId="202">
    <w:abstractNumId w:val="739"/>
  </w:num>
  <w:num w:numId="203">
    <w:abstractNumId w:val="1056"/>
  </w:num>
  <w:num w:numId="204">
    <w:abstractNumId w:val="740"/>
  </w:num>
  <w:num w:numId="205">
    <w:abstractNumId w:val="595"/>
  </w:num>
  <w:num w:numId="206">
    <w:abstractNumId w:val="1471"/>
  </w:num>
  <w:num w:numId="207">
    <w:abstractNumId w:val="1019"/>
  </w:num>
  <w:num w:numId="208">
    <w:abstractNumId w:val="1060"/>
  </w:num>
  <w:num w:numId="209">
    <w:abstractNumId w:val="645"/>
  </w:num>
  <w:num w:numId="210">
    <w:abstractNumId w:val="452"/>
  </w:num>
  <w:num w:numId="211">
    <w:abstractNumId w:val="1342"/>
  </w:num>
  <w:num w:numId="212">
    <w:abstractNumId w:val="642"/>
  </w:num>
  <w:num w:numId="213">
    <w:abstractNumId w:val="545"/>
  </w:num>
  <w:num w:numId="214">
    <w:abstractNumId w:val="863"/>
  </w:num>
  <w:num w:numId="215">
    <w:abstractNumId w:val="681"/>
  </w:num>
  <w:num w:numId="216">
    <w:abstractNumId w:val="921"/>
  </w:num>
  <w:num w:numId="217">
    <w:abstractNumId w:val="822"/>
  </w:num>
  <w:num w:numId="218">
    <w:abstractNumId w:val="1341"/>
  </w:num>
  <w:num w:numId="219">
    <w:abstractNumId w:val="1206"/>
  </w:num>
  <w:num w:numId="220">
    <w:abstractNumId w:val="687"/>
  </w:num>
  <w:num w:numId="221">
    <w:abstractNumId w:val="429"/>
  </w:num>
  <w:num w:numId="222">
    <w:abstractNumId w:val="851"/>
  </w:num>
  <w:num w:numId="223">
    <w:abstractNumId w:val="1170"/>
  </w:num>
  <w:num w:numId="224">
    <w:abstractNumId w:val="1026"/>
  </w:num>
  <w:num w:numId="225">
    <w:abstractNumId w:val="541"/>
  </w:num>
  <w:num w:numId="226">
    <w:abstractNumId w:val="1213"/>
  </w:num>
  <w:num w:numId="227">
    <w:abstractNumId w:val="494"/>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228">
    <w:abstractNumId w:val="1483"/>
  </w:num>
  <w:num w:numId="229">
    <w:abstractNumId w:val="472"/>
  </w:num>
  <w:num w:numId="230">
    <w:abstractNumId w:val="346"/>
  </w:num>
  <w:num w:numId="231">
    <w:abstractNumId w:val="60"/>
  </w:num>
  <w:num w:numId="232">
    <w:abstractNumId w:val="977"/>
  </w:num>
  <w:num w:numId="233">
    <w:abstractNumId w:val="262"/>
  </w:num>
  <w:num w:numId="234">
    <w:abstractNumId w:val="1071"/>
  </w:num>
  <w:num w:numId="235">
    <w:abstractNumId w:val="875"/>
  </w:num>
  <w:num w:numId="236">
    <w:abstractNumId w:val="537"/>
  </w:num>
  <w:num w:numId="237">
    <w:abstractNumId w:val="889"/>
  </w:num>
  <w:num w:numId="238">
    <w:abstractNumId w:val="610"/>
  </w:num>
  <w:num w:numId="239">
    <w:abstractNumId w:val="640"/>
  </w:num>
  <w:num w:numId="240">
    <w:abstractNumId w:val="1077"/>
  </w:num>
  <w:num w:numId="241">
    <w:abstractNumId w:val="1346"/>
  </w:num>
  <w:num w:numId="242">
    <w:abstractNumId w:val="228"/>
  </w:num>
  <w:num w:numId="243">
    <w:abstractNumId w:val="249"/>
  </w:num>
  <w:num w:numId="244">
    <w:abstractNumId w:val="1348"/>
  </w:num>
  <w:num w:numId="245">
    <w:abstractNumId w:val="126"/>
  </w:num>
  <w:num w:numId="246">
    <w:abstractNumId w:val="257"/>
  </w:num>
  <w:num w:numId="247">
    <w:abstractNumId w:val="759"/>
  </w:num>
  <w:num w:numId="248">
    <w:abstractNumId w:val="437"/>
  </w:num>
  <w:num w:numId="249">
    <w:abstractNumId w:val="1023"/>
  </w:num>
  <w:num w:numId="250">
    <w:abstractNumId w:val="192"/>
  </w:num>
  <w:num w:numId="251">
    <w:abstractNumId w:val="188"/>
  </w:num>
  <w:num w:numId="252">
    <w:abstractNumId w:val="310"/>
  </w:num>
  <w:num w:numId="253">
    <w:abstractNumId w:val="104"/>
  </w:num>
  <w:num w:numId="254">
    <w:abstractNumId w:val="700"/>
  </w:num>
  <w:num w:numId="255">
    <w:abstractNumId w:val="1147"/>
  </w:num>
  <w:num w:numId="256">
    <w:abstractNumId w:val="1145"/>
  </w:num>
  <w:num w:numId="257">
    <w:abstractNumId w:val="243"/>
  </w:num>
  <w:num w:numId="258">
    <w:abstractNumId w:val="1403"/>
  </w:num>
  <w:num w:numId="259">
    <w:abstractNumId w:val="496"/>
  </w:num>
  <w:num w:numId="260">
    <w:abstractNumId w:val="830"/>
  </w:num>
  <w:num w:numId="261">
    <w:abstractNumId w:val="912"/>
  </w:num>
  <w:num w:numId="262">
    <w:abstractNumId w:val="1489"/>
  </w:num>
  <w:num w:numId="263">
    <w:abstractNumId w:val="1274"/>
  </w:num>
  <w:num w:numId="264">
    <w:abstractNumId w:val="963"/>
  </w:num>
  <w:num w:numId="265">
    <w:abstractNumId w:val="132"/>
  </w:num>
  <w:num w:numId="266">
    <w:abstractNumId w:val="183"/>
  </w:num>
  <w:num w:numId="267">
    <w:abstractNumId w:val="1451"/>
  </w:num>
  <w:num w:numId="268">
    <w:abstractNumId w:val="826"/>
  </w:num>
  <w:num w:numId="269">
    <w:abstractNumId w:val="435"/>
  </w:num>
  <w:num w:numId="270">
    <w:abstractNumId w:val="1240"/>
  </w:num>
  <w:num w:numId="271">
    <w:abstractNumId w:val="511"/>
  </w:num>
  <w:num w:numId="272">
    <w:abstractNumId w:val="567"/>
  </w:num>
  <w:num w:numId="273">
    <w:abstractNumId w:val="1220"/>
  </w:num>
  <w:num w:numId="274">
    <w:abstractNumId w:val="670"/>
  </w:num>
  <w:num w:numId="275">
    <w:abstractNumId w:val="309"/>
  </w:num>
  <w:num w:numId="276">
    <w:abstractNumId w:val="122"/>
  </w:num>
  <w:num w:numId="277">
    <w:abstractNumId w:val="1062"/>
  </w:num>
  <w:num w:numId="278">
    <w:abstractNumId w:val="737"/>
  </w:num>
  <w:num w:numId="279">
    <w:abstractNumId w:val="1367"/>
  </w:num>
  <w:num w:numId="280">
    <w:abstractNumId w:val="164"/>
  </w:num>
  <w:num w:numId="281">
    <w:abstractNumId w:val="1413"/>
  </w:num>
  <w:num w:numId="282">
    <w:abstractNumId w:val="760"/>
  </w:num>
  <w:num w:numId="283">
    <w:abstractNumId w:val="212"/>
  </w:num>
  <w:num w:numId="284">
    <w:abstractNumId w:val="1093"/>
  </w:num>
  <w:num w:numId="285">
    <w:abstractNumId w:val="345"/>
  </w:num>
  <w:num w:numId="286">
    <w:abstractNumId w:val="939"/>
  </w:num>
  <w:num w:numId="287">
    <w:abstractNumId w:val="614"/>
  </w:num>
  <w:num w:numId="288">
    <w:abstractNumId w:val="1033"/>
  </w:num>
  <w:num w:numId="289">
    <w:abstractNumId w:val="294"/>
  </w:num>
  <w:num w:numId="290">
    <w:abstractNumId w:val="957"/>
  </w:num>
  <w:num w:numId="291">
    <w:abstractNumId w:val="507"/>
  </w:num>
  <w:num w:numId="292">
    <w:abstractNumId w:val="411"/>
  </w:num>
  <w:num w:numId="293">
    <w:abstractNumId w:val="447"/>
  </w:num>
  <w:num w:numId="294">
    <w:abstractNumId w:val="967"/>
  </w:num>
  <w:num w:numId="295">
    <w:abstractNumId w:val="1120"/>
  </w:num>
  <w:num w:numId="296">
    <w:abstractNumId w:val="1149"/>
  </w:num>
  <w:num w:numId="297">
    <w:abstractNumId w:val="19"/>
  </w:num>
  <w:num w:numId="298">
    <w:abstractNumId w:val="817"/>
  </w:num>
  <w:num w:numId="299">
    <w:abstractNumId w:val="624"/>
  </w:num>
  <w:num w:numId="300">
    <w:abstractNumId w:val="323"/>
  </w:num>
  <w:num w:numId="301">
    <w:abstractNumId w:val="344"/>
  </w:num>
  <w:num w:numId="302">
    <w:abstractNumId w:val="648"/>
  </w:num>
  <w:num w:numId="303">
    <w:abstractNumId w:val="961"/>
  </w:num>
  <w:num w:numId="304">
    <w:abstractNumId w:val="911"/>
  </w:num>
  <w:num w:numId="305">
    <w:abstractNumId w:val="696"/>
  </w:num>
  <w:num w:numId="306">
    <w:abstractNumId w:val="1044"/>
  </w:num>
  <w:num w:numId="307">
    <w:abstractNumId w:val="1163"/>
  </w:num>
  <w:num w:numId="308">
    <w:abstractNumId w:val="611"/>
    <w:lvlOverride w:ilvl="2">
      <w:lvl w:ilvl="2">
        <w:start w:val="1"/>
        <w:numFmt w:val="lowerRoman"/>
        <w:lvlText w:val="%3."/>
        <w:lvlJc w:val="right"/>
        <w:pPr>
          <w:tabs>
            <w:tab w:val="num" w:pos="1800"/>
          </w:tabs>
          <w:ind w:left="1800" w:hanging="360"/>
        </w:pPr>
        <w:rPr>
          <w:rFonts w:hint="default"/>
          <w:b w:val="0"/>
        </w:rPr>
      </w:lvl>
    </w:lvlOverride>
  </w:num>
  <w:num w:numId="309">
    <w:abstractNumId w:val="1282"/>
  </w:num>
  <w:num w:numId="310">
    <w:abstractNumId w:val="1445"/>
  </w:num>
  <w:num w:numId="311">
    <w:abstractNumId w:val="1118"/>
  </w:num>
  <w:num w:numId="312">
    <w:abstractNumId w:val="1312"/>
  </w:num>
  <w:num w:numId="313">
    <w:abstractNumId w:val="1132"/>
  </w:num>
  <w:num w:numId="314">
    <w:abstractNumId w:val="487"/>
  </w:num>
  <w:num w:numId="315">
    <w:abstractNumId w:val="1416"/>
  </w:num>
  <w:num w:numId="316">
    <w:abstractNumId w:val="668"/>
  </w:num>
  <w:num w:numId="317">
    <w:abstractNumId w:val="130"/>
  </w:num>
  <w:num w:numId="318">
    <w:abstractNumId w:val="1376"/>
  </w:num>
  <w:num w:numId="319">
    <w:abstractNumId w:val="1458"/>
  </w:num>
  <w:num w:numId="320">
    <w:abstractNumId w:val="1340"/>
  </w:num>
  <w:num w:numId="321">
    <w:abstractNumId w:val="216"/>
  </w:num>
  <w:num w:numId="322">
    <w:abstractNumId w:val="873"/>
  </w:num>
  <w:num w:numId="323">
    <w:abstractNumId w:val="871"/>
  </w:num>
  <w:num w:numId="324">
    <w:abstractNumId w:val="1050"/>
  </w:num>
  <w:num w:numId="325">
    <w:abstractNumId w:val="491"/>
  </w:num>
  <w:num w:numId="326">
    <w:abstractNumId w:val="1054"/>
  </w:num>
  <w:num w:numId="327">
    <w:abstractNumId w:val="39"/>
  </w:num>
  <w:num w:numId="328">
    <w:abstractNumId w:val="1233"/>
  </w:num>
  <w:num w:numId="329">
    <w:abstractNumId w:val="1524"/>
  </w:num>
  <w:num w:numId="330">
    <w:abstractNumId w:val="311"/>
  </w:num>
  <w:num w:numId="331">
    <w:abstractNumId w:val="1243"/>
  </w:num>
  <w:num w:numId="332">
    <w:abstractNumId w:val="191"/>
  </w:num>
  <w:num w:numId="333">
    <w:abstractNumId w:val="1503"/>
  </w:num>
  <w:num w:numId="334">
    <w:abstractNumId w:val="630"/>
  </w:num>
  <w:num w:numId="335">
    <w:abstractNumId w:val="1110"/>
  </w:num>
  <w:num w:numId="336">
    <w:abstractNumId w:val="620"/>
  </w:num>
  <w:num w:numId="337">
    <w:abstractNumId w:val="540"/>
  </w:num>
  <w:num w:numId="338">
    <w:abstractNumId w:val="656"/>
  </w:num>
  <w:num w:numId="339">
    <w:abstractNumId w:val="203"/>
  </w:num>
  <w:num w:numId="340">
    <w:abstractNumId w:val="584"/>
  </w:num>
  <w:num w:numId="341">
    <w:abstractNumId w:val="136"/>
  </w:num>
  <w:num w:numId="342">
    <w:abstractNumId w:val="226"/>
  </w:num>
  <w:num w:numId="343">
    <w:abstractNumId w:val="30"/>
  </w:num>
  <w:num w:numId="344">
    <w:abstractNumId w:val="1521"/>
  </w:num>
  <w:num w:numId="345">
    <w:abstractNumId w:val="145"/>
  </w:num>
  <w:num w:numId="346">
    <w:abstractNumId w:val="206"/>
  </w:num>
  <w:num w:numId="347">
    <w:abstractNumId w:val="198"/>
  </w:num>
  <w:num w:numId="348">
    <w:abstractNumId w:val="79"/>
  </w:num>
  <w:num w:numId="349">
    <w:abstractNumId w:val="1459"/>
  </w:num>
  <w:num w:numId="350">
    <w:abstractNumId w:val="489"/>
  </w:num>
  <w:num w:numId="351">
    <w:abstractNumId w:val="1384"/>
  </w:num>
  <w:num w:numId="352">
    <w:abstractNumId w:val="588"/>
  </w:num>
  <w:num w:numId="353">
    <w:abstractNumId w:val="389"/>
  </w:num>
  <w:num w:numId="354">
    <w:abstractNumId w:val="161"/>
  </w:num>
  <w:num w:numId="355">
    <w:abstractNumId w:val="84"/>
  </w:num>
  <w:num w:numId="356">
    <w:abstractNumId w:val="582"/>
  </w:num>
  <w:num w:numId="357">
    <w:abstractNumId w:val="1428"/>
  </w:num>
  <w:num w:numId="358">
    <w:abstractNumId w:val="63"/>
  </w:num>
  <w:num w:numId="359">
    <w:abstractNumId w:val="530"/>
  </w:num>
  <w:num w:numId="360">
    <w:abstractNumId w:val="1226"/>
  </w:num>
  <w:num w:numId="361">
    <w:abstractNumId w:val="135"/>
  </w:num>
  <w:num w:numId="362">
    <w:abstractNumId w:val="971"/>
  </w:num>
  <w:num w:numId="363">
    <w:abstractNumId w:val="1196"/>
  </w:num>
  <w:num w:numId="364">
    <w:abstractNumId w:val="304"/>
  </w:num>
  <w:num w:numId="365">
    <w:abstractNumId w:val="1065"/>
  </w:num>
  <w:num w:numId="366">
    <w:abstractNumId w:val="1465"/>
  </w:num>
  <w:num w:numId="367">
    <w:abstractNumId w:val="920"/>
  </w:num>
  <w:num w:numId="368">
    <w:abstractNumId w:val="933"/>
  </w:num>
  <w:num w:numId="369">
    <w:abstractNumId w:val="626"/>
  </w:num>
  <w:num w:numId="370">
    <w:abstractNumId w:val="1315"/>
  </w:num>
  <w:num w:numId="371">
    <w:abstractNumId w:val="384"/>
  </w:num>
  <w:num w:numId="372">
    <w:abstractNumId w:val="777"/>
  </w:num>
  <w:num w:numId="373">
    <w:abstractNumId w:val="394"/>
  </w:num>
  <w:num w:numId="374">
    <w:abstractNumId w:val="719"/>
  </w:num>
  <w:num w:numId="375">
    <w:abstractNumId w:val="790"/>
  </w:num>
  <w:num w:numId="376">
    <w:abstractNumId w:val="197"/>
  </w:num>
  <w:num w:numId="377">
    <w:abstractNumId w:val="146"/>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950"/>
  </w:num>
  <w:num w:numId="379">
    <w:abstractNumId w:val="1491"/>
  </w:num>
  <w:num w:numId="380">
    <w:abstractNumId w:val="994"/>
  </w:num>
  <w:num w:numId="381">
    <w:abstractNumId w:val="842"/>
  </w:num>
  <w:num w:numId="382">
    <w:abstractNumId w:val="469"/>
  </w:num>
  <w:num w:numId="383">
    <w:abstractNumId w:val="1457"/>
  </w:num>
  <w:num w:numId="384">
    <w:abstractNumId w:val="1414"/>
  </w:num>
  <w:num w:numId="385">
    <w:abstractNumId w:val="356"/>
  </w:num>
  <w:num w:numId="386">
    <w:abstractNumId w:val="194"/>
  </w:num>
  <w:num w:numId="387">
    <w:abstractNumId w:val="473"/>
  </w:num>
  <w:num w:numId="388">
    <w:abstractNumId w:val="390"/>
  </w:num>
  <w:num w:numId="389">
    <w:abstractNumId w:val="159"/>
  </w:num>
  <w:num w:numId="390">
    <w:abstractNumId w:val="1419"/>
  </w:num>
  <w:num w:numId="391">
    <w:abstractNumId w:val="1519"/>
  </w:num>
  <w:num w:numId="392">
    <w:abstractNumId w:val="1477"/>
  </w:num>
  <w:num w:numId="393">
    <w:abstractNumId w:val="58"/>
  </w:num>
  <w:num w:numId="394">
    <w:abstractNumId w:val="1365"/>
  </w:num>
  <w:num w:numId="395">
    <w:abstractNumId w:val="1461"/>
  </w:num>
  <w:num w:numId="396">
    <w:abstractNumId w:val="1078"/>
  </w:num>
  <w:num w:numId="397">
    <w:abstractNumId w:val="440"/>
    <w:lvlOverride w:ilvl="1">
      <w:lvl w:ilvl="1">
        <w:start w:val="1"/>
        <w:numFmt w:val="lowerLetter"/>
        <w:lvlText w:val="%2."/>
        <w:lvlJc w:val="left"/>
        <w:pPr>
          <w:tabs>
            <w:tab w:val="num" w:pos="1080"/>
          </w:tabs>
          <w:ind w:left="1080" w:hanging="360"/>
        </w:pPr>
        <w:rPr>
          <w:rFonts w:hint="default"/>
          <w:i w:val="0"/>
        </w:rPr>
      </w:lvl>
    </w:lvlOverride>
  </w:num>
  <w:num w:numId="398">
    <w:abstractNumId w:val="823"/>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503"/>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837"/>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884"/>
  </w:num>
  <w:num w:numId="402">
    <w:abstractNumId w:val="303"/>
  </w:num>
  <w:num w:numId="403">
    <w:abstractNumId w:val="768"/>
  </w:num>
  <w:num w:numId="404">
    <w:abstractNumId w:val="395"/>
  </w:num>
  <w:num w:numId="405">
    <w:abstractNumId w:val="166"/>
  </w:num>
  <w:num w:numId="406">
    <w:abstractNumId w:val="274"/>
  </w:num>
  <w:num w:numId="407">
    <w:abstractNumId w:val="556"/>
  </w:num>
  <w:num w:numId="408">
    <w:abstractNumId w:val="1293"/>
  </w:num>
  <w:num w:numId="409">
    <w:abstractNumId w:val="1234"/>
  </w:num>
  <w:num w:numId="410">
    <w:abstractNumId w:val="1189"/>
  </w:num>
  <w:num w:numId="411">
    <w:abstractNumId w:val="1155"/>
  </w:num>
  <w:num w:numId="412">
    <w:abstractNumId w:val="593"/>
  </w:num>
  <w:num w:numId="413">
    <w:abstractNumId w:val="1167"/>
  </w:num>
  <w:num w:numId="414">
    <w:abstractNumId w:val="919"/>
  </w:num>
  <w:num w:numId="415">
    <w:abstractNumId w:val="1258"/>
  </w:num>
  <w:num w:numId="416">
    <w:abstractNumId w:val="1347"/>
  </w:num>
  <w:num w:numId="417">
    <w:abstractNumId w:val="695"/>
  </w:num>
  <w:num w:numId="418">
    <w:abstractNumId w:val="937"/>
  </w:num>
  <w:num w:numId="419">
    <w:abstractNumId w:val="606"/>
  </w:num>
  <w:num w:numId="420">
    <w:abstractNumId w:val="445"/>
  </w:num>
  <w:num w:numId="421">
    <w:abstractNumId w:val="415"/>
  </w:num>
  <w:num w:numId="422">
    <w:abstractNumId w:val="635"/>
  </w:num>
  <w:num w:numId="423">
    <w:abstractNumId w:val="1513"/>
  </w:num>
  <w:num w:numId="424">
    <w:abstractNumId w:val="827"/>
  </w:num>
  <w:num w:numId="425">
    <w:abstractNumId w:val="844"/>
  </w:num>
  <w:num w:numId="426">
    <w:abstractNumId w:val="431"/>
  </w:num>
  <w:num w:numId="427">
    <w:abstractNumId w:val="731"/>
  </w:num>
  <w:num w:numId="428">
    <w:abstractNumId w:val="514"/>
  </w:num>
  <w:num w:numId="429">
    <w:abstractNumId w:val="1072"/>
  </w:num>
  <w:num w:numId="430">
    <w:abstractNumId w:val="1462"/>
  </w:num>
  <w:num w:numId="431">
    <w:abstractNumId w:val="1059"/>
  </w:num>
  <w:num w:numId="432">
    <w:abstractNumId w:val="200"/>
  </w:num>
  <w:num w:numId="433">
    <w:abstractNumId w:val="990"/>
  </w:num>
  <w:num w:numId="434">
    <w:abstractNumId w:val="641"/>
  </w:num>
  <w:num w:numId="435">
    <w:abstractNumId w:val="965"/>
  </w:num>
  <w:num w:numId="436">
    <w:abstractNumId w:val="986"/>
  </w:num>
  <w:num w:numId="437">
    <w:abstractNumId w:val="886"/>
  </w:num>
  <w:num w:numId="438">
    <w:abstractNumId w:val="1250"/>
  </w:num>
  <w:num w:numId="439">
    <w:abstractNumId w:val="43"/>
  </w:num>
  <w:num w:numId="440">
    <w:abstractNumId w:val="632"/>
  </w:num>
  <w:num w:numId="441">
    <w:abstractNumId w:val="716"/>
  </w:num>
  <w:num w:numId="442">
    <w:abstractNumId w:val="1035"/>
  </w:num>
  <w:num w:numId="443">
    <w:abstractNumId w:val="888"/>
  </w:num>
  <w:num w:numId="444">
    <w:abstractNumId w:val="1323"/>
  </w:num>
  <w:num w:numId="445">
    <w:abstractNumId w:val="554"/>
  </w:num>
  <w:num w:numId="446">
    <w:abstractNumId w:val="1117"/>
  </w:num>
  <w:num w:numId="447">
    <w:abstractNumId w:val="798"/>
  </w:num>
  <w:num w:numId="448">
    <w:abstractNumId w:val="557"/>
  </w:num>
  <w:num w:numId="449">
    <w:abstractNumId w:val="359"/>
  </w:num>
  <w:num w:numId="450">
    <w:abstractNumId w:val="728"/>
  </w:num>
  <w:num w:numId="451">
    <w:abstractNumId w:val="535"/>
  </w:num>
  <w:num w:numId="452">
    <w:abstractNumId w:val="976"/>
  </w:num>
  <w:num w:numId="453">
    <w:abstractNumId w:val="213"/>
  </w:num>
  <w:num w:numId="454">
    <w:abstractNumId w:val="53"/>
  </w:num>
  <w:num w:numId="455">
    <w:abstractNumId w:val="1134"/>
  </w:num>
  <w:num w:numId="456">
    <w:abstractNumId w:val="713"/>
  </w:num>
  <w:num w:numId="457">
    <w:abstractNumId w:val="87"/>
  </w:num>
  <w:num w:numId="458">
    <w:abstractNumId w:val="542"/>
  </w:num>
  <w:num w:numId="459">
    <w:abstractNumId w:val="75"/>
  </w:num>
  <w:num w:numId="460">
    <w:abstractNumId w:val="891"/>
  </w:num>
  <w:num w:numId="461">
    <w:abstractNumId w:val="220"/>
  </w:num>
  <w:num w:numId="462">
    <w:abstractNumId w:val="1278"/>
  </w:num>
  <w:num w:numId="463">
    <w:abstractNumId w:val="386"/>
  </w:num>
  <w:num w:numId="464">
    <w:abstractNumId w:val="418"/>
  </w:num>
  <w:num w:numId="465">
    <w:abstractNumId w:val="663"/>
  </w:num>
  <w:num w:numId="466">
    <w:abstractNumId w:val="40"/>
  </w:num>
  <w:num w:numId="467">
    <w:abstractNumId w:val="434"/>
  </w:num>
  <w:num w:numId="468">
    <w:abstractNumId w:val="1005"/>
  </w:num>
  <w:num w:numId="469">
    <w:abstractNumId w:val="115"/>
  </w:num>
  <w:num w:numId="470">
    <w:abstractNumId w:val="460"/>
  </w:num>
  <w:num w:numId="471">
    <w:abstractNumId w:val="839"/>
  </w:num>
  <w:num w:numId="472">
    <w:abstractNumId w:val="781"/>
  </w:num>
  <w:num w:numId="473">
    <w:abstractNumId w:val="490"/>
  </w:num>
  <w:num w:numId="474">
    <w:abstractNumId w:val="471"/>
  </w:num>
  <w:num w:numId="475">
    <w:abstractNumId w:val="1186"/>
  </w:num>
  <w:num w:numId="476">
    <w:abstractNumId w:val="966"/>
  </w:num>
  <w:num w:numId="477">
    <w:abstractNumId w:val="331"/>
  </w:num>
  <w:num w:numId="478">
    <w:abstractNumId w:val="55"/>
  </w:num>
  <w:num w:numId="479">
    <w:abstractNumId w:val="646"/>
  </w:num>
  <w:num w:numId="480">
    <w:abstractNumId w:val="654"/>
  </w:num>
  <w:num w:numId="481">
    <w:abstractNumId w:val="531"/>
  </w:num>
  <w:num w:numId="482">
    <w:abstractNumId w:val="857"/>
  </w:num>
  <w:num w:numId="483">
    <w:abstractNumId w:val="142"/>
  </w:num>
  <w:num w:numId="484">
    <w:abstractNumId w:val="1285"/>
  </w:num>
  <w:num w:numId="485">
    <w:abstractNumId w:val="528"/>
  </w:num>
  <w:num w:numId="486">
    <w:abstractNumId w:val="8"/>
  </w:num>
  <w:num w:numId="487">
    <w:abstractNumId w:val="65"/>
  </w:num>
  <w:num w:numId="488">
    <w:abstractNumId w:val="616"/>
  </w:num>
  <w:num w:numId="489">
    <w:abstractNumId w:val="1474"/>
  </w:num>
  <w:num w:numId="490">
    <w:abstractNumId w:val="762"/>
  </w:num>
  <w:num w:numId="491">
    <w:abstractNumId w:val="1299"/>
  </w:num>
  <w:num w:numId="492">
    <w:abstractNumId w:val="707"/>
  </w:num>
  <w:num w:numId="493">
    <w:abstractNumId w:val="794"/>
  </w:num>
  <w:num w:numId="494">
    <w:abstractNumId w:val="251"/>
  </w:num>
  <w:num w:numId="495">
    <w:abstractNumId w:val="941"/>
  </w:num>
  <w:num w:numId="496">
    <w:abstractNumId w:val="1051"/>
  </w:num>
  <w:num w:numId="497">
    <w:abstractNumId w:val="1222"/>
  </w:num>
  <w:num w:numId="498">
    <w:abstractNumId w:val="241"/>
  </w:num>
  <w:num w:numId="499">
    <w:abstractNumId w:val="172"/>
  </w:num>
  <w:num w:numId="500">
    <w:abstractNumId w:val="1210"/>
  </w:num>
  <w:num w:numId="501">
    <w:abstractNumId w:val="840"/>
  </w:num>
  <w:num w:numId="502">
    <w:abstractNumId w:val="1239"/>
  </w:num>
  <w:num w:numId="503">
    <w:abstractNumId w:val="984"/>
  </w:num>
  <w:num w:numId="504">
    <w:abstractNumId w:val="184"/>
  </w:num>
  <w:num w:numId="505">
    <w:abstractNumId w:val="755"/>
  </w:num>
  <w:num w:numId="506">
    <w:abstractNumId w:val="239"/>
  </w:num>
  <w:num w:numId="507">
    <w:abstractNumId w:val="1262"/>
  </w:num>
  <w:num w:numId="508">
    <w:abstractNumId w:val="508"/>
  </w:num>
  <w:num w:numId="509">
    <w:abstractNumId w:val="407"/>
  </w:num>
  <w:num w:numId="510">
    <w:abstractNumId w:val="792"/>
  </w:num>
  <w:num w:numId="511">
    <w:abstractNumId w:val="11"/>
  </w:num>
  <w:num w:numId="512">
    <w:abstractNumId w:val="1460"/>
  </w:num>
  <w:num w:numId="513">
    <w:abstractNumId w:val="313"/>
  </w:num>
  <w:num w:numId="514">
    <w:abstractNumId w:val="724"/>
  </w:num>
  <w:num w:numId="515">
    <w:abstractNumId w:val="1211"/>
  </w:num>
  <w:num w:numId="516">
    <w:abstractNumId w:val="1109"/>
  </w:num>
  <w:num w:numId="517">
    <w:abstractNumId w:val="962"/>
  </w:num>
  <w:num w:numId="518">
    <w:abstractNumId w:val="560"/>
  </w:num>
  <w:num w:numId="519">
    <w:abstractNumId w:val="462"/>
  </w:num>
  <w:num w:numId="520">
    <w:abstractNumId w:val="1069"/>
  </w:num>
  <w:num w:numId="521">
    <w:abstractNumId w:val="807"/>
  </w:num>
  <w:num w:numId="522">
    <w:abstractNumId w:val="1456"/>
  </w:num>
  <w:num w:numId="523">
    <w:abstractNumId w:val="1450"/>
  </w:num>
  <w:num w:numId="524">
    <w:abstractNumId w:val="638"/>
  </w:num>
  <w:num w:numId="525">
    <w:abstractNumId w:val="515"/>
  </w:num>
  <w:num w:numId="526">
    <w:abstractNumId w:val="1111"/>
  </w:num>
  <w:num w:numId="527">
    <w:abstractNumId w:val="1514"/>
  </w:num>
  <w:num w:numId="528">
    <w:abstractNumId w:val="1319"/>
  </w:num>
  <w:num w:numId="529">
    <w:abstractNumId w:val="510"/>
  </w:num>
  <w:num w:numId="530">
    <w:abstractNumId w:val="377"/>
  </w:num>
  <w:num w:numId="531">
    <w:abstractNumId w:val="232"/>
  </w:num>
  <w:num w:numId="532">
    <w:abstractNumId w:val="702"/>
  </w:num>
  <w:num w:numId="533">
    <w:abstractNumId w:val="329"/>
  </w:num>
  <w:num w:numId="534">
    <w:abstractNumId w:val="564"/>
  </w:num>
  <w:num w:numId="535">
    <w:abstractNumId w:val="1402"/>
  </w:num>
  <w:num w:numId="536">
    <w:abstractNumId w:val="861"/>
  </w:num>
  <w:num w:numId="537">
    <w:abstractNumId w:val="559"/>
  </w:num>
  <w:num w:numId="538">
    <w:abstractNumId w:val="1316"/>
  </w:num>
  <w:num w:numId="539">
    <w:abstractNumId w:val="1390"/>
  </w:num>
  <w:num w:numId="540">
    <w:abstractNumId w:val="334"/>
  </w:num>
  <w:num w:numId="541">
    <w:abstractNumId w:val="1479"/>
  </w:num>
  <w:num w:numId="542">
    <w:abstractNumId w:val="265"/>
  </w:num>
  <w:num w:numId="543">
    <w:abstractNumId w:val="1008"/>
  </w:num>
  <w:num w:numId="544">
    <w:abstractNumId w:val="1334"/>
  </w:num>
  <w:num w:numId="545">
    <w:abstractNumId w:val="1105"/>
  </w:num>
  <w:num w:numId="546">
    <w:abstractNumId w:val="1122"/>
  </w:num>
  <w:num w:numId="547">
    <w:abstractNumId w:val="1252"/>
  </w:num>
  <w:num w:numId="548">
    <w:abstractNumId w:val="836"/>
  </w:num>
  <w:num w:numId="549">
    <w:abstractNumId w:val="1512"/>
  </w:num>
  <w:num w:numId="550">
    <w:abstractNumId w:val="1332"/>
  </w:num>
  <w:num w:numId="551">
    <w:abstractNumId w:val="267"/>
  </w:num>
  <w:num w:numId="552">
    <w:abstractNumId w:val="744"/>
  </w:num>
  <w:num w:numId="553">
    <w:abstractNumId w:val="1291"/>
  </w:num>
  <w:num w:numId="554">
    <w:abstractNumId w:val="1264"/>
  </w:num>
  <w:num w:numId="555">
    <w:abstractNumId w:val="361"/>
  </w:num>
  <w:num w:numId="556">
    <w:abstractNumId w:val="717"/>
  </w:num>
  <w:num w:numId="557">
    <w:abstractNumId w:val="252"/>
  </w:num>
  <w:num w:numId="558">
    <w:abstractNumId w:val="73"/>
  </w:num>
  <w:num w:numId="559">
    <w:abstractNumId w:val="1418"/>
  </w:num>
  <w:num w:numId="560">
    <w:abstractNumId w:val="210"/>
  </w:num>
  <w:num w:numId="561">
    <w:abstractNumId w:val="1446"/>
  </w:num>
  <w:num w:numId="562">
    <w:abstractNumId w:val="385"/>
  </w:num>
  <w:num w:numId="563">
    <w:abstractNumId w:val="985"/>
  </w:num>
  <w:num w:numId="564">
    <w:abstractNumId w:val="245"/>
  </w:num>
  <w:num w:numId="565">
    <w:abstractNumId w:val="562"/>
  </w:num>
  <w:num w:numId="566">
    <w:abstractNumId w:val="1230"/>
  </w:num>
  <w:num w:numId="567">
    <w:abstractNumId w:val="1412"/>
  </w:num>
  <w:num w:numId="568">
    <w:abstractNumId w:val="701"/>
  </w:num>
  <w:num w:numId="569">
    <w:abstractNumId w:val="327"/>
  </w:num>
  <w:num w:numId="570">
    <w:abstractNumId w:val="1288"/>
  </w:num>
  <w:num w:numId="571">
    <w:abstractNumId w:val="296"/>
  </w:num>
  <w:num w:numId="572">
    <w:abstractNumId w:val="376"/>
  </w:num>
  <w:num w:numId="573">
    <w:abstractNumId w:val="23"/>
  </w:num>
  <w:num w:numId="574">
    <w:abstractNumId w:val="1104"/>
  </w:num>
  <w:num w:numId="575">
    <w:abstractNumId w:val="340"/>
  </w:num>
  <w:num w:numId="576">
    <w:abstractNumId w:val="779"/>
  </w:num>
  <w:num w:numId="577">
    <w:abstractNumId w:val="1287"/>
  </w:num>
  <w:num w:numId="578">
    <w:abstractNumId w:val="1279"/>
  </w:num>
  <w:num w:numId="579">
    <w:abstractNumId w:val="432"/>
  </w:num>
  <w:num w:numId="580">
    <w:abstractNumId w:val="1013"/>
  </w:num>
  <w:num w:numId="581">
    <w:abstractNumId w:val="680"/>
  </w:num>
  <w:num w:numId="582">
    <w:abstractNumId w:val="1208"/>
  </w:num>
  <w:num w:numId="583">
    <w:abstractNumId w:val="1200"/>
  </w:num>
  <w:num w:numId="584">
    <w:abstractNumId w:val="341"/>
  </w:num>
  <w:num w:numId="585">
    <w:abstractNumId w:val="1236"/>
  </w:num>
  <w:num w:numId="586">
    <w:abstractNumId w:val="916"/>
  </w:num>
  <w:num w:numId="587">
    <w:abstractNumId w:val="1068"/>
  </w:num>
  <w:num w:numId="588">
    <w:abstractNumId w:val="457"/>
  </w:num>
  <w:num w:numId="589">
    <w:abstractNumId w:val="1085"/>
  </w:num>
  <w:num w:numId="590">
    <w:abstractNumId w:val="1511"/>
  </w:num>
  <w:num w:numId="591">
    <w:abstractNumId w:val="1197"/>
  </w:num>
  <w:num w:numId="592">
    <w:abstractNumId w:val="908"/>
  </w:num>
  <w:num w:numId="593">
    <w:abstractNumId w:val="205"/>
  </w:num>
  <w:num w:numId="594">
    <w:abstractNumId w:val="1053"/>
  </w:num>
  <w:num w:numId="595">
    <w:abstractNumId w:val="532"/>
  </w:num>
  <w:num w:numId="596">
    <w:abstractNumId w:val="1385"/>
  </w:num>
  <w:num w:numId="597">
    <w:abstractNumId w:val="29"/>
  </w:num>
  <w:num w:numId="598">
    <w:abstractNumId w:val="653"/>
  </w:num>
  <w:num w:numId="599">
    <w:abstractNumId w:val="85"/>
  </w:num>
  <w:num w:numId="600">
    <w:abstractNumId w:val="742"/>
  </w:num>
  <w:num w:numId="601">
    <w:abstractNumId w:val="1423"/>
  </w:num>
  <w:num w:numId="602">
    <w:abstractNumId w:val="526"/>
  </w:num>
  <w:num w:numId="603">
    <w:abstractNumId w:val="302"/>
  </w:num>
  <w:num w:numId="604">
    <w:abstractNumId w:val="100"/>
  </w:num>
  <w:num w:numId="605">
    <w:abstractNumId w:val="895"/>
  </w:num>
  <w:num w:numId="606">
    <w:abstractNumId w:val="819"/>
  </w:num>
  <w:num w:numId="607">
    <w:abstractNumId w:val="897"/>
  </w:num>
  <w:num w:numId="608">
    <w:abstractNumId w:val="644"/>
  </w:num>
  <w:num w:numId="609">
    <w:abstractNumId w:val="1096"/>
  </w:num>
  <w:num w:numId="610">
    <w:abstractNumId w:val="46"/>
  </w:num>
  <w:num w:numId="611">
    <w:abstractNumId w:val="32"/>
  </w:num>
  <w:num w:numId="612">
    <w:abstractNumId w:val="219"/>
  </w:num>
  <w:num w:numId="613">
    <w:abstractNumId w:val="1045"/>
  </w:num>
  <w:num w:numId="614">
    <w:abstractNumId w:val="171"/>
  </w:num>
  <w:num w:numId="615">
    <w:abstractNumId w:val="909"/>
  </w:num>
  <w:num w:numId="616">
    <w:abstractNumId w:val="569"/>
  </w:num>
  <w:num w:numId="617">
    <w:abstractNumId w:val="378"/>
  </w:num>
  <w:num w:numId="618">
    <w:abstractNumId w:val="940"/>
  </w:num>
  <w:num w:numId="619">
    <w:abstractNumId w:val="269"/>
  </w:num>
  <w:num w:numId="620">
    <w:abstractNumId w:val="833"/>
  </w:num>
  <w:num w:numId="621">
    <w:abstractNumId w:val="1415"/>
  </w:num>
  <w:num w:numId="622">
    <w:abstractNumId w:val="50"/>
  </w:num>
  <w:num w:numId="623">
    <w:abstractNumId w:val="370"/>
  </w:num>
  <w:num w:numId="624">
    <w:abstractNumId w:val="1480"/>
  </w:num>
  <w:num w:numId="625">
    <w:abstractNumId w:val="62"/>
  </w:num>
  <w:num w:numId="626">
    <w:abstractNumId w:val="1000"/>
  </w:num>
  <w:num w:numId="627">
    <w:abstractNumId w:val="231"/>
  </w:num>
  <w:num w:numId="628">
    <w:abstractNumId w:val="1067"/>
  </w:num>
  <w:num w:numId="629">
    <w:abstractNumId w:val="281"/>
  </w:num>
  <w:num w:numId="630">
    <w:abstractNumId w:val="285"/>
  </w:num>
  <w:num w:numId="631">
    <w:abstractNumId w:val="747"/>
  </w:num>
  <w:num w:numId="632">
    <w:abstractNumId w:val="24"/>
  </w:num>
  <w:num w:numId="633">
    <w:abstractNumId w:val="273"/>
  </w:num>
  <w:num w:numId="634">
    <w:abstractNumId w:val="1359"/>
  </w:num>
  <w:num w:numId="635">
    <w:abstractNumId w:val="927"/>
  </w:num>
  <w:num w:numId="636">
    <w:abstractNumId w:val="1224"/>
  </w:num>
  <w:num w:numId="637">
    <w:abstractNumId w:val="1257"/>
  </w:num>
  <w:num w:numId="638">
    <w:abstractNumId w:val="872"/>
  </w:num>
  <w:num w:numId="639">
    <w:abstractNumId w:val="291"/>
  </w:num>
  <w:num w:numId="640">
    <w:abstractNumId w:val="1427"/>
  </w:num>
  <w:num w:numId="641">
    <w:abstractNumId w:val="214"/>
  </w:num>
  <w:num w:numId="642">
    <w:abstractNumId w:val="795"/>
  </w:num>
  <w:num w:numId="643">
    <w:abstractNumId w:val="121"/>
  </w:num>
  <w:num w:numId="644">
    <w:abstractNumId w:val="1441"/>
  </w:num>
  <w:num w:numId="645">
    <w:abstractNumId w:val="1320"/>
  </w:num>
  <w:num w:numId="646">
    <w:abstractNumId w:val="898"/>
  </w:num>
  <w:num w:numId="647">
    <w:abstractNumId w:val="948"/>
  </w:num>
  <w:num w:numId="648">
    <w:abstractNumId w:val="1354"/>
  </w:num>
  <w:num w:numId="649">
    <w:abstractNumId w:val="1388"/>
  </w:num>
  <w:num w:numId="650">
    <w:abstractNumId w:val="1150"/>
  </w:num>
  <w:num w:numId="651">
    <w:abstractNumId w:val="1298"/>
  </w:num>
  <w:num w:numId="652">
    <w:abstractNumId w:val="1030"/>
  </w:num>
  <w:num w:numId="653">
    <w:abstractNumId w:val="1336"/>
  </w:num>
  <w:num w:numId="654">
    <w:abstractNumId w:val="277"/>
  </w:num>
  <w:num w:numId="655">
    <w:abstractNumId w:val="748"/>
  </w:num>
  <w:num w:numId="656">
    <w:abstractNumId w:val="278"/>
  </w:num>
  <w:num w:numId="657">
    <w:abstractNumId w:val="607"/>
  </w:num>
  <w:num w:numId="658">
    <w:abstractNumId w:val="604"/>
  </w:num>
  <w:num w:numId="659">
    <w:abstractNumId w:val="828"/>
  </w:num>
  <w:num w:numId="660">
    <w:abstractNumId w:val="800"/>
  </w:num>
  <w:num w:numId="661">
    <w:abstractNumId w:val="734"/>
  </w:num>
  <w:num w:numId="662">
    <w:abstractNumId w:val="1440"/>
  </w:num>
  <w:num w:numId="663">
    <w:abstractNumId w:val="1327"/>
  </w:num>
  <w:num w:numId="664">
    <w:abstractNumId w:val="705"/>
  </w:num>
  <w:num w:numId="665">
    <w:abstractNumId w:val="256"/>
  </w:num>
  <w:num w:numId="666">
    <w:abstractNumId w:val="824"/>
  </w:num>
  <w:num w:numId="667">
    <w:abstractNumId w:val="109"/>
  </w:num>
  <w:num w:numId="668">
    <w:abstractNumId w:val="1399"/>
  </w:num>
  <w:num w:numId="669">
    <w:abstractNumId w:val="581"/>
  </w:num>
  <w:num w:numId="670">
    <w:abstractNumId w:val="1204"/>
  </w:num>
  <w:num w:numId="671">
    <w:abstractNumId w:val="1270"/>
  </w:num>
  <w:num w:numId="672">
    <w:abstractNumId w:val="951"/>
  </w:num>
  <w:num w:numId="673">
    <w:abstractNumId w:val="149"/>
  </w:num>
  <w:num w:numId="674">
    <w:abstractNumId w:val="1352"/>
  </w:num>
  <w:num w:numId="675">
    <w:abstractNumId w:val="362"/>
  </w:num>
  <w:num w:numId="676">
    <w:abstractNumId w:val="1091"/>
  </w:num>
  <w:num w:numId="677">
    <w:abstractNumId w:val="138"/>
  </w:num>
  <w:num w:numId="678">
    <w:abstractNumId w:val="619"/>
  </w:num>
  <w:num w:numId="679">
    <w:abstractNumId w:val="1307"/>
  </w:num>
  <w:num w:numId="680">
    <w:abstractNumId w:val="609"/>
  </w:num>
  <w:num w:numId="681">
    <w:abstractNumId w:val="405"/>
  </w:num>
  <w:num w:numId="682">
    <w:abstractNumId w:val="1218"/>
  </w:num>
  <w:num w:numId="683">
    <w:abstractNumId w:val="467"/>
  </w:num>
  <w:num w:numId="684">
    <w:abstractNumId w:val="143"/>
  </w:num>
  <w:num w:numId="685">
    <w:abstractNumId w:val="1182"/>
  </w:num>
  <w:num w:numId="686">
    <w:abstractNumId w:val="330"/>
  </w:num>
  <w:num w:numId="687">
    <w:abstractNumId w:val="162"/>
  </w:num>
  <w:num w:numId="688">
    <w:abstractNumId w:val="942"/>
  </w:num>
  <w:num w:numId="689">
    <w:abstractNumId w:val="1360"/>
  </w:num>
  <w:num w:numId="690">
    <w:abstractNumId w:val="1265"/>
  </w:num>
  <w:num w:numId="691">
    <w:abstractNumId w:val="235"/>
  </w:num>
  <w:num w:numId="692">
    <w:abstractNumId w:val="9"/>
  </w:num>
  <w:num w:numId="693">
    <w:abstractNumId w:val="852"/>
  </w:num>
  <w:num w:numId="694">
    <w:abstractNumId w:val="1083"/>
  </w:num>
  <w:num w:numId="695">
    <w:abstractNumId w:val="1055"/>
  </w:num>
  <w:num w:numId="696">
    <w:abstractNumId w:val="20"/>
  </w:num>
  <w:num w:numId="697">
    <w:abstractNumId w:val="293"/>
  </w:num>
  <w:num w:numId="698">
    <w:abstractNumId w:val="342"/>
  </w:num>
  <w:num w:numId="699">
    <w:abstractNumId w:val="1372"/>
  </w:num>
  <w:num w:numId="700">
    <w:abstractNumId w:val="453"/>
  </w:num>
  <w:num w:numId="701">
    <w:abstractNumId w:val="1393"/>
  </w:num>
  <w:num w:numId="702">
    <w:abstractNumId w:val="1095"/>
  </w:num>
  <w:num w:numId="703">
    <w:abstractNumId w:val="49"/>
  </w:num>
  <w:num w:numId="704">
    <w:abstractNumId w:val="1156"/>
  </w:num>
  <w:num w:numId="705">
    <w:abstractNumId w:val="125"/>
  </w:num>
  <w:num w:numId="706">
    <w:abstractNumId w:val="1520"/>
  </w:num>
  <w:num w:numId="707">
    <w:abstractNumId w:val="900"/>
  </w:num>
  <w:num w:numId="708">
    <w:abstractNumId w:val="1422"/>
  </w:num>
  <w:num w:numId="709">
    <w:abstractNumId w:val="112"/>
  </w:num>
  <w:num w:numId="710">
    <w:abstractNumId w:val="402"/>
  </w:num>
  <w:num w:numId="711">
    <w:abstractNumId w:val="577"/>
  </w:num>
  <w:num w:numId="712">
    <w:abstractNumId w:val="1027"/>
  </w:num>
  <w:num w:numId="713">
    <w:abstractNumId w:val="804"/>
  </w:num>
  <w:num w:numId="714">
    <w:abstractNumId w:val="993"/>
  </w:num>
  <w:num w:numId="715">
    <w:abstractNumId w:val="272"/>
  </w:num>
  <w:num w:numId="716">
    <w:abstractNumId w:val="934"/>
  </w:num>
  <w:num w:numId="717">
    <w:abstractNumId w:val="534"/>
  </w:num>
  <w:num w:numId="718">
    <w:abstractNumId w:val="255"/>
  </w:num>
  <w:num w:numId="719">
    <w:abstractNumId w:val="754"/>
  </w:num>
  <w:num w:numId="720">
    <w:abstractNumId w:val="555"/>
  </w:num>
  <w:num w:numId="721">
    <w:abstractNumId w:val="953"/>
  </w:num>
  <w:num w:numId="722">
    <w:abstractNumId w:val="178"/>
  </w:num>
  <w:num w:numId="723">
    <w:abstractNumId w:val="789"/>
  </w:num>
  <w:num w:numId="724">
    <w:abstractNumId w:val="660"/>
  </w:num>
  <w:num w:numId="725">
    <w:abstractNumId w:val="636"/>
  </w:num>
  <w:num w:numId="726">
    <w:abstractNumId w:val="766"/>
  </w:num>
  <w:num w:numId="727">
    <w:abstractNumId w:val="603"/>
  </w:num>
  <w:num w:numId="728">
    <w:abstractNumId w:val="684"/>
  </w:num>
  <w:num w:numId="729">
    <w:abstractNumId w:val="583"/>
  </w:num>
  <w:num w:numId="730">
    <w:abstractNumId w:val="634"/>
  </w:num>
  <w:num w:numId="731">
    <w:abstractNumId w:val="1467"/>
  </w:num>
  <w:num w:numId="732">
    <w:abstractNumId w:val="129"/>
  </w:num>
  <w:num w:numId="733">
    <w:abstractNumId w:val="589"/>
  </w:num>
  <w:num w:numId="734">
    <w:abstractNumId w:val="1507"/>
  </w:num>
  <w:num w:numId="735">
    <w:abstractNumId w:val="808"/>
  </w:num>
  <w:num w:numId="736">
    <w:abstractNumId w:val="590"/>
  </w:num>
  <w:num w:numId="737">
    <w:abstractNumId w:val="1401"/>
  </w:num>
  <w:num w:numId="738">
    <w:abstractNumId w:val="436"/>
  </w:num>
  <w:num w:numId="739">
    <w:abstractNumId w:val="591"/>
  </w:num>
  <w:num w:numId="740">
    <w:abstractNumId w:val="712"/>
  </w:num>
  <w:num w:numId="741">
    <w:abstractNumId w:val="1049"/>
  </w:num>
  <w:num w:numId="742">
    <w:abstractNumId w:val="592"/>
  </w:num>
  <w:num w:numId="743">
    <w:abstractNumId w:val="355"/>
  </w:num>
  <w:num w:numId="744">
    <w:abstractNumId w:val="1171"/>
  </w:num>
  <w:num w:numId="745">
    <w:abstractNumId w:val="271"/>
  </w:num>
  <w:num w:numId="746">
    <w:abstractNumId w:val="1509"/>
  </w:num>
  <w:num w:numId="747">
    <w:abstractNumId w:val="862"/>
  </w:num>
  <w:num w:numId="748">
    <w:abstractNumId w:val="1221"/>
  </w:num>
  <w:num w:numId="749">
    <w:abstractNumId w:val="774"/>
  </w:num>
  <w:num w:numId="750">
    <w:abstractNumId w:val="639"/>
  </w:num>
  <w:num w:numId="751">
    <w:abstractNumId w:val="892"/>
  </w:num>
  <w:num w:numId="752">
    <w:abstractNumId w:val="153"/>
  </w:num>
  <w:num w:numId="753">
    <w:abstractNumId w:val="68"/>
  </w:num>
  <w:num w:numId="754">
    <w:abstractNumId w:val="339"/>
  </w:num>
  <w:num w:numId="755">
    <w:abstractNumId w:val="1041"/>
  </w:num>
  <w:num w:numId="756">
    <w:abstractNumId w:val="1259"/>
  </w:num>
  <w:num w:numId="757">
    <w:abstractNumId w:val="56"/>
  </w:num>
  <w:num w:numId="758">
    <w:abstractNumId w:val="1187"/>
  </w:num>
  <w:num w:numId="759">
    <w:abstractNumId w:val="1017"/>
  </w:num>
  <w:num w:numId="760">
    <w:abstractNumId w:val="502"/>
  </w:num>
  <w:num w:numId="761">
    <w:abstractNumId w:val="1496"/>
  </w:num>
  <w:num w:numId="762">
    <w:abstractNumId w:val="380"/>
  </w:num>
  <w:num w:numId="763">
    <w:abstractNumId w:val="618"/>
  </w:num>
  <w:num w:numId="764">
    <w:abstractNumId w:val="1038"/>
  </w:num>
  <w:num w:numId="765">
    <w:abstractNumId w:val="1106"/>
  </w:num>
  <w:num w:numId="766">
    <w:abstractNumId w:val="427"/>
  </w:num>
  <w:num w:numId="767">
    <w:abstractNumId w:val="1330"/>
  </w:num>
  <w:num w:numId="768">
    <w:abstractNumId w:val="818"/>
  </w:num>
  <w:num w:numId="769">
    <w:abstractNumId w:val="1272"/>
  </w:num>
  <w:num w:numId="770">
    <w:abstractNumId w:val="1438"/>
  </w:num>
  <w:num w:numId="771">
    <w:abstractNumId w:val="1138"/>
  </w:num>
  <w:num w:numId="772">
    <w:abstractNumId w:val="893"/>
  </w:num>
  <w:num w:numId="773">
    <w:abstractNumId w:val="154"/>
  </w:num>
  <w:num w:numId="774">
    <w:abstractNumId w:val="31"/>
  </w:num>
  <w:num w:numId="775">
    <w:abstractNumId w:val="1090"/>
  </w:num>
  <w:num w:numId="776">
    <w:abstractNumId w:val="315"/>
  </w:num>
  <w:num w:numId="777">
    <w:abstractNumId w:val="1380"/>
  </w:num>
  <w:num w:numId="778">
    <w:abstractNumId w:val="268"/>
  </w:num>
  <w:num w:numId="779">
    <w:abstractNumId w:val="601"/>
  </w:num>
  <w:num w:numId="780">
    <w:abstractNumId w:val="76"/>
  </w:num>
  <w:num w:numId="781">
    <w:abstractNumId w:val="1157"/>
  </w:num>
  <w:num w:numId="782">
    <w:abstractNumId w:val="67"/>
  </w:num>
  <w:num w:numId="783">
    <w:abstractNumId w:val="1070"/>
  </w:num>
  <w:num w:numId="784">
    <w:abstractNumId w:val="248"/>
  </w:num>
  <w:num w:numId="785">
    <w:abstractNumId w:val="403"/>
  </w:num>
  <w:num w:numId="786">
    <w:abstractNumId w:val="1089"/>
  </w:num>
  <w:num w:numId="787">
    <w:abstractNumId w:val="1190"/>
  </w:num>
  <w:num w:numId="788">
    <w:abstractNumId w:val="1308"/>
  </w:num>
  <w:num w:numId="789">
    <w:abstractNumId w:val="1442"/>
  </w:num>
  <w:num w:numId="790">
    <w:abstractNumId w:val="890"/>
  </w:num>
  <w:num w:numId="791">
    <w:abstractNumId w:val="982"/>
  </w:num>
  <w:num w:numId="792">
    <w:abstractNumId w:val="22"/>
  </w:num>
  <w:num w:numId="793">
    <w:abstractNumId w:val="692"/>
  </w:num>
  <w:num w:numId="794">
    <w:abstractNumId w:val="725"/>
  </w:num>
  <w:num w:numId="795">
    <w:abstractNumId w:val="1429"/>
  </w:num>
  <w:num w:numId="796">
    <w:abstractNumId w:val="3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354"/>
  </w:num>
  <w:num w:numId="798">
    <w:abstractNumId w:val="396"/>
  </w:num>
  <w:num w:numId="799">
    <w:abstractNumId w:val="363"/>
  </w:num>
  <w:num w:numId="800">
    <w:abstractNumId w:val="875"/>
  </w:num>
  <w:num w:numId="801">
    <w:abstractNumId w:val="837"/>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539"/>
  </w:num>
  <w:num w:numId="803">
    <w:abstractNumId w:val="1472"/>
  </w:num>
  <w:num w:numId="804">
    <w:abstractNumId w:val="756"/>
  </w:num>
  <w:num w:numId="805">
    <w:abstractNumId w:val="551"/>
  </w:num>
  <w:num w:numId="806">
    <w:abstractNumId w:val="1141"/>
  </w:num>
  <w:num w:numId="807">
    <w:abstractNumId w:val="1411"/>
  </w:num>
  <w:num w:numId="808">
    <w:abstractNumId w:val="1108"/>
  </w:num>
  <w:num w:numId="809">
    <w:abstractNumId w:val="806"/>
  </w:num>
  <w:num w:numId="810">
    <w:abstractNumId w:val="450"/>
  </w:num>
  <w:num w:numId="811">
    <w:abstractNumId w:val="64"/>
  </w:num>
  <w:num w:numId="812">
    <w:abstractNumId w:val="946"/>
  </w:num>
  <w:num w:numId="813">
    <w:abstractNumId w:val="522"/>
  </w:num>
  <w:num w:numId="814">
    <w:abstractNumId w:val="1517"/>
  </w:num>
  <w:num w:numId="815">
    <w:abstractNumId w:val="1405"/>
  </w:num>
  <w:num w:numId="816">
    <w:abstractNumId w:val="189"/>
  </w:num>
  <w:num w:numId="817">
    <w:abstractNumId w:val="1381"/>
  </w:num>
  <w:num w:numId="818">
    <w:abstractNumId w:val="947"/>
  </w:num>
  <w:num w:numId="819">
    <w:abstractNumId w:val="1378"/>
  </w:num>
  <w:num w:numId="820">
    <w:abstractNumId w:val="793"/>
  </w:num>
  <w:num w:numId="821">
    <w:abstractNumId w:val="587"/>
  </w:num>
  <w:num w:numId="822">
    <w:abstractNumId w:val="683"/>
  </w:num>
  <w:num w:numId="823">
    <w:abstractNumId w:val="1481"/>
  </w:num>
  <w:num w:numId="824">
    <w:abstractNumId w:val="289"/>
  </w:num>
  <w:num w:numId="825">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1447"/>
  </w:num>
  <w:num w:numId="827">
    <w:abstractNumId w:val="1386"/>
  </w:num>
  <w:num w:numId="828">
    <w:abstractNumId w:val="1181"/>
  </w:num>
  <w:num w:numId="829">
    <w:abstractNumId w:val="922"/>
  </w:num>
  <w:num w:numId="830">
    <w:abstractNumId w:val="1061"/>
  </w:num>
  <w:num w:numId="831">
    <w:abstractNumId w:val="1382"/>
  </w:num>
  <w:num w:numId="832">
    <w:abstractNumId w:val="240"/>
  </w:num>
  <w:num w:numId="833">
    <w:abstractNumId w:val="870"/>
  </w:num>
  <w:num w:numId="834">
    <w:abstractNumId w:val="688"/>
  </w:num>
  <w:num w:numId="835">
    <w:abstractNumId w:val="1482"/>
  </w:num>
  <w:num w:numId="836">
    <w:abstractNumId w:val="157"/>
  </w:num>
  <w:num w:numId="837">
    <w:abstractNumId w:val="1395"/>
  </w:num>
  <w:num w:numId="838">
    <w:abstractNumId w:val="173"/>
  </w:num>
  <w:num w:numId="839">
    <w:abstractNumId w:val="1311"/>
  </w:num>
  <w:num w:numId="840">
    <w:abstractNumId w:val="500"/>
  </w:num>
  <w:num w:numId="841">
    <w:abstractNumId w:val="465"/>
  </w:num>
  <w:num w:numId="842">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09"/>
  </w:num>
  <w:num w:numId="844">
    <w:abstractNumId w:val="832"/>
  </w:num>
  <w:num w:numId="845">
    <w:abstractNumId w:val="901"/>
  </w:num>
  <w:num w:numId="846">
    <w:abstractNumId w:val="1237"/>
  </w:num>
  <w:num w:numId="847">
    <w:abstractNumId w:val="409"/>
  </w:num>
  <w:num w:numId="848">
    <w:abstractNumId w:val="1437"/>
  </w:num>
  <w:num w:numId="849">
    <w:abstractNumId w:val="1506"/>
  </w:num>
  <w:num w:numId="850">
    <w:abstractNumId w:val="995"/>
  </w:num>
  <w:num w:numId="851">
    <w:abstractNumId w:val="1469"/>
  </w:num>
  <w:num w:numId="852">
    <w:abstractNumId w:val="158"/>
  </w:num>
  <w:num w:numId="853">
    <w:abstractNumId w:val="783"/>
  </w:num>
  <w:num w:numId="854">
    <w:abstractNumId w:val="1057"/>
  </w:num>
  <w:num w:numId="855">
    <w:abstractNumId w:val="1410"/>
  </w:num>
  <w:num w:numId="856">
    <w:abstractNumId w:val="423"/>
  </w:num>
  <w:num w:numId="857">
    <w:abstractNumId w:val="474"/>
  </w:num>
  <w:num w:numId="858">
    <w:abstractNumId w:val="882"/>
  </w:num>
  <w:num w:numId="859">
    <w:abstractNumId w:val="672"/>
  </w:num>
  <w:num w:numId="860">
    <w:abstractNumId w:val="428"/>
  </w:num>
  <w:num w:numId="861">
    <w:abstractNumId w:val="671"/>
  </w:num>
  <w:num w:numId="862">
    <w:abstractNumId w:val="195"/>
  </w:num>
  <w:num w:numId="863">
    <w:abstractNumId w:val="1195"/>
  </w:num>
  <w:num w:numId="864">
    <w:abstractNumId w:val="99"/>
  </w:num>
  <w:num w:numId="865">
    <w:abstractNumId w:val="141"/>
  </w:num>
  <w:num w:numId="866">
    <w:abstractNumId w:val="678"/>
  </w:num>
  <w:num w:numId="867">
    <w:abstractNumId w:val="813"/>
  </w:num>
  <w:num w:numId="868">
    <w:abstractNumId w:val="1485"/>
  </w:num>
  <w:num w:numId="869">
    <w:abstractNumId w:val="1073"/>
  </w:num>
  <w:num w:numId="870">
    <w:abstractNumId w:val="750"/>
  </w:num>
  <w:num w:numId="871">
    <w:abstractNumId w:val="12"/>
  </w:num>
  <w:num w:numId="872">
    <w:abstractNumId w:val="70"/>
  </w:num>
  <w:num w:numId="873">
    <w:abstractNumId w:val="1501"/>
  </w:num>
  <w:num w:numId="874">
    <w:abstractNumId w:val="546"/>
  </w:num>
  <w:num w:numId="875">
    <w:abstractNumId w:val="936"/>
  </w:num>
  <w:num w:numId="876">
    <w:abstractNumId w:val="949"/>
  </w:num>
  <w:num w:numId="877">
    <w:abstractNumId w:val="207"/>
  </w:num>
  <w:num w:numId="878">
    <w:abstractNumId w:val="314"/>
  </w:num>
  <w:num w:numId="879">
    <w:abstractNumId w:val="28"/>
  </w:num>
  <w:num w:numId="880">
    <w:abstractNumId w:val="905"/>
  </w:num>
  <w:num w:numId="881">
    <w:abstractNumId w:val="1114"/>
  </w:num>
  <w:num w:numId="882">
    <w:abstractNumId w:val="1355"/>
  </w:num>
  <w:num w:numId="883">
    <w:abstractNumId w:val="1364"/>
  </w:num>
  <w:num w:numId="884">
    <w:abstractNumId w:val="1043"/>
  </w:num>
  <w:num w:numId="885">
    <w:abstractNumId w:val="964"/>
  </w:num>
  <w:num w:numId="886">
    <w:abstractNumId w:val="1318"/>
  </w:num>
  <w:num w:numId="887">
    <w:abstractNumId w:val="1016"/>
  </w:num>
  <w:num w:numId="888">
    <w:abstractNumId w:val="1021"/>
  </w:num>
  <w:num w:numId="889">
    <w:abstractNumId w:val="552"/>
  </w:num>
  <w:num w:numId="890">
    <w:abstractNumId w:val="134"/>
  </w:num>
  <w:num w:numId="891">
    <w:abstractNumId w:val="1007"/>
  </w:num>
  <w:num w:numId="892">
    <w:abstractNumId w:val="1245"/>
  </w:num>
  <w:num w:numId="893">
    <w:abstractNumId w:val="1125"/>
  </w:num>
  <w:num w:numId="894">
    <w:abstractNumId w:val="602"/>
  </w:num>
  <w:num w:numId="895">
    <w:abstractNumId w:val="802"/>
  </w:num>
  <w:num w:numId="896">
    <w:abstractNumId w:val="1022"/>
  </w:num>
  <w:num w:numId="897">
    <w:abstractNumId w:val="928"/>
  </w:num>
  <w:num w:numId="898">
    <w:abstractNumId w:val="565"/>
  </w:num>
  <w:num w:numId="899">
    <w:abstractNumId w:val="54"/>
  </w:num>
  <w:num w:numId="900">
    <w:abstractNumId w:val="324"/>
  </w:num>
  <w:num w:numId="901">
    <w:abstractNumId w:val="720"/>
  </w:num>
  <w:num w:numId="902">
    <w:abstractNumId w:val="113"/>
  </w:num>
  <w:num w:numId="903">
    <w:abstractNumId w:val="1324"/>
  </w:num>
  <w:num w:numId="904">
    <w:abstractNumId w:val="451"/>
  </w:num>
  <w:num w:numId="905">
    <w:abstractNumId w:val="598"/>
  </w:num>
  <w:num w:numId="906">
    <w:abstractNumId w:val="72"/>
  </w:num>
  <w:num w:numId="907">
    <w:abstractNumId w:val="848"/>
  </w:num>
  <w:num w:numId="908">
    <w:abstractNumId w:val="746"/>
  </w:num>
  <w:num w:numId="909">
    <w:abstractNumId w:val="1094"/>
  </w:num>
  <w:num w:numId="910">
    <w:abstractNumId w:val="549"/>
  </w:num>
  <w:num w:numId="911">
    <w:abstractNumId w:val="117"/>
  </w:num>
  <w:num w:numId="912">
    <w:abstractNumId w:val="372"/>
  </w:num>
  <w:num w:numId="913">
    <w:abstractNumId w:val="1406"/>
  </w:num>
  <w:num w:numId="914">
    <w:abstractNumId w:val="90"/>
  </w:num>
  <w:num w:numId="915">
    <w:abstractNumId w:val="1523"/>
  </w:num>
  <w:num w:numId="916">
    <w:abstractNumId w:val="144"/>
  </w:num>
  <w:num w:numId="917">
    <w:abstractNumId w:val="1314"/>
  </w:num>
  <w:num w:numId="918">
    <w:abstractNumId w:val="1339"/>
  </w:num>
  <w:num w:numId="919">
    <w:abstractNumId w:val="238"/>
  </w:num>
  <w:num w:numId="920">
    <w:abstractNumId w:val="111"/>
  </w:num>
  <w:num w:numId="921">
    <w:abstractNumId w:val="152"/>
  </w:num>
  <w:num w:numId="922">
    <w:abstractNumId w:val="849"/>
  </w:num>
  <w:num w:numId="923">
    <w:abstractNumId w:val="1449"/>
  </w:num>
  <w:num w:numId="924">
    <w:abstractNumId w:val="270"/>
  </w:num>
  <w:num w:numId="925">
    <w:abstractNumId w:val="979"/>
  </w:num>
  <w:num w:numId="926">
    <w:abstractNumId w:val="349"/>
  </w:num>
  <w:num w:numId="927">
    <w:abstractNumId w:val="1082"/>
  </w:num>
  <w:num w:numId="928">
    <w:abstractNumId w:val="1064"/>
  </w:num>
  <w:num w:numId="929">
    <w:abstractNumId w:val="749"/>
  </w:num>
  <w:num w:numId="930">
    <w:abstractNumId w:val="1470"/>
  </w:num>
  <w:num w:numId="931">
    <w:abstractNumId w:val="649"/>
  </w:num>
  <w:num w:numId="932">
    <w:abstractNumId w:val="91"/>
  </w:num>
  <w:num w:numId="933">
    <w:abstractNumId w:val="970"/>
  </w:num>
  <w:num w:numId="934">
    <w:abstractNumId w:val="259"/>
  </w:num>
  <w:num w:numId="935">
    <w:abstractNumId w:val="609"/>
  </w:num>
  <w:num w:numId="936">
    <w:abstractNumId w:val="375"/>
  </w:num>
  <w:num w:numId="937">
    <w:abstractNumId w:val="186"/>
  </w:num>
  <w:num w:numId="938">
    <w:abstractNumId w:val="1433"/>
  </w:num>
  <w:num w:numId="939">
    <w:abstractNumId w:val="140"/>
  </w:num>
  <w:num w:numId="940">
    <w:abstractNumId w:val="282"/>
  </w:num>
  <w:num w:numId="941">
    <w:abstractNumId w:val="633"/>
  </w:num>
  <w:num w:numId="942">
    <w:abstractNumId w:val="615"/>
  </w:num>
  <w:num w:numId="943">
    <w:abstractNumId w:val="1135"/>
  </w:num>
  <w:num w:numId="944">
    <w:abstractNumId w:val="1058"/>
  </w:num>
  <w:num w:numId="945">
    <w:abstractNumId w:val="211"/>
  </w:num>
  <w:num w:numId="946">
    <w:abstractNumId w:val="1500"/>
  </w:num>
  <w:num w:numId="947">
    <w:abstractNumId w:val="675"/>
  </w:num>
  <w:num w:numId="948">
    <w:abstractNumId w:val="772"/>
  </w:num>
  <w:num w:numId="949">
    <w:abstractNumId w:val="470"/>
  </w:num>
  <w:num w:numId="950">
    <w:abstractNumId w:val="1178"/>
  </w:num>
  <w:num w:numId="951">
    <w:abstractNumId w:val="424"/>
  </w:num>
  <w:num w:numId="952">
    <w:abstractNumId w:val="414"/>
  </w:num>
  <w:num w:numId="953">
    <w:abstractNumId w:val="529"/>
  </w:num>
  <w:num w:numId="954">
    <w:abstractNumId w:val="973"/>
  </w:num>
  <w:num w:numId="955">
    <w:abstractNumId w:val="723"/>
  </w:num>
  <w:num w:numId="956">
    <w:abstractNumId w:val="761"/>
  </w:num>
  <w:num w:numId="957">
    <w:abstractNumId w:val="574"/>
  </w:num>
  <w:num w:numId="958">
    <w:abstractNumId w:val="17"/>
  </w:num>
  <w:num w:numId="959">
    <w:abstractNumId w:val="841"/>
  </w:num>
  <w:num w:numId="960">
    <w:abstractNumId w:val="201"/>
  </w:num>
  <w:num w:numId="961">
    <w:abstractNumId w:val="1333"/>
  </w:num>
  <w:num w:numId="962">
    <w:abstractNumId w:val="859"/>
  </w:num>
  <w:num w:numId="963">
    <w:abstractNumId w:val="958"/>
  </w:num>
  <w:num w:numId="964">
    <w:abstractNumId w:val="968"/>
  </w:num>
  <w:num w:numId="965">
    <w:abstractNumId w:val="1198"/>
  </w:num>
  <w:num w:numId="966">
    <w:abstractNumId w:val="37"/>
  </w:num>
  <w:num w:numId="967">
    <w:abstractNumId w:val="523"/>
  </w:num>
  <w:num w:numId="968">
    <w:abstractNumId w:val="757"/>
  </w:num>
  <w:num w:numId="969">
    <w:abstractNumId w:val="519"/>
  </w:num>
  <w:num w:numId="970">
    <w:abstractNumId w:val="1130"/>
  </w:num>
  <w:num w:numId="971">
    <w:abstractNumId w:val="1098"/>
  </w:num>
  <w:num w:numId="972">
    <w:abstractNumId w:val="1176"/>
  </w:num>
  <w:num w:numId="973">
    <w:abstractNumId w:val="1121"/>
  </w:num>
  <w:num w:numId="974">
    <w:abstractNumId w:val="397"/>
  </w:num>
  <w:num w:numId="975">
    <w:abstractNumId w:val="1020"/>
  </w:num>
  <w:num w:numId="976">
    <w:abstractNumId w:val="103"/>
  </w:num>
  <w:num w:numId="977">
    <w:abstractNumId w:val="1404"/>
  </w:num>
  <w:num w:numId="978">
    <w:abstractNumId w:val="124"/>
  </w:num>
  <w:num w:numId="979">
    <w:abstractNumId w:val="1505"/>
  </w:num>
  <w:num w:numId="980">
    <w:abstractNumId w:val="114"/>
  </w:num>
  <w:num w:numId="981">
    <w:abstractNumId w:val="163"/>
  </w:num>
  <w:num w:numId="982">
    <w:abstractNumId w:val="1343"/>
  </w:num>
  <w:num w:numId="983">
    <w:abstractNumId w:val="1375"/>
  </w:num>
  <w:num w:numId="984">
    <w:abstractNumId w:val="387"/>
  </w:num>
  <w:num w:numId="985">
    <w:abstractNumId w:val="169"/>
  </w:num>
  <w:num w:numId="986">
    <w:abstractNumId w:val="1203"/>
  </w:num>
  <w:num w:numId="987">
    <w:abstractNumId w:val="107"/>
  </w:num>
  <w:num w:numId="988">
    <w:abstractNumId w:val="266"/>
  </w:num>
  <w:num w:numId="989">
    <w:abstractNumId w:val="975"/>
  </w:num>
  <w:num w:numId="990">
    <w:abstractNumId w:val="1009"/>
  </w:num>
  <w:num w:numId="991">
    <w:abstractNumId w:val="1392"/>
  </w:num>
  <w:num w:numId="992">
    <w:abstractNumId w:val="483"/>
  </w:num>
  <w:num w:numId="993">
    <w:abstractNumId w:val="727"/>
  </w:num>
  <w:num w:numId="994">
    <w:abstractNumId w:val="769"/>
  </w:num>
  <w:num w:numId="995">
    <w:abstractNumId w:val="1129"/>
  </w:num>
  <w:num w:numId="996">
    <w:abstractNumId w:val="1345"/>
  </w:num>
  <w:num w:numId="997">
    <w:abstractNumId w:val="1400"/>
  </w:num>
  <w:num w:numId="998">
    <w:abstractNumId w:val="51"/>
  </w:num>
  <w:num w:numId="999">
    <w:abstractNumId w:val="703"/>
  </w:num>
  <w:num w:numId="1000">
    <w:abstractNumId w:val="221"/>
  </w:num>
  <w:num w:numId="1001">
    <w:abstractNumId w:val="279"/>
  </w:num>
  <w:num w:numId="1002">
    <w:abstractNumId w:val="1193"/>
  </w:num>
  <w:num w:numId="1003">
    <w:abstractNumId w:val="1251"/>
  </w:num>
  <w:num w:numId="1004">
    <w:abstractNumId w:val="224"/>
  </w:num>
  <w:num w:numId="1005">
    <w:abstractNumId w:val="729"/>
  </w:num>
  <w:num w:numId="1006">
    <w:abstractNumId w:val="1165"/>
  </w:num>
  <w:num w:numId="1007">
    <w:abstractNumId w:val="1510"/>
  </w:num>
  <w:num w:numId="1008">
    <w:abstractNumId w:val="1326"/>
  </w:num>
  <w:num w:numId="1009">
    <w:abstractNumId w:val="516"/>
  </w:num>
  <w:num w:numId="1010">
    <w:abstractNumId w:val="391"/>
  </w:num>
  <w:num w:numId="1011">
    <w:abstractNumId w:val="1173"/>
  </w:num>
  <w:num w:numId="1012">
    <w:abstractNumId w:val="858"/>
  </w:num>
  <w:num w:numId="1013">
    <w:abstractNumId w:val="718"/>
  </w:num>
  <w:num w:numId="1014">
    <w:abstractNumId w:val="578"/>
  </w:num>
  <w:num w:numId="1015">
    <w:abstractNumId w:val="292"/>
  </w:num>
  <w:num w:numId="1016">
    <w:abstractNumId w:val="34"/>
  </w:num>
  <w:num w:numId="1017">
    <w:abstractNumId w:val="647"/>
  </w:num>
  <w:num w:numId="1018">
    <w:abstractNumId w:val="1097"/>
  </w:num>
  <w:num w:numId="1019">
    <w:abstractNumId w:val="236"/>
  </w:num>
  <w:num w:numId="1020">
    <w:abstractNumId w:val="83"/>
  </w:num>
  <w:num w:numId="1021">
    <w:abstractNumId w:val="475"/>
  </w:num>
  <w:num w:numId="1022">
    <w:abstractNumId w:val="420"/>
  </w:num>
  <w:num w:numId="1023">
    <w:abstractNumId w:val="1154"/>
  </w:num>
  <w:num w:numId="1024">
    <w:abstractNumId w:val="443"/>
  </w:num>
  <w:num w:numId="1025">
    <w:abstractNumId w:val="1444"/>
  </w:num>
  <w:num w:numId="1026">
    <w:abstractNumId w:val="1228"/>
  </w:num>
  <w:num w:numId="1027">
    <w:abstractNumId w:val="484"/>
  </w:num>
  <w:num w:numId="1028">
    <w:abstractNumId w:val="854"/>
  </w:num>
  <w:num w:numId="1029">
    <w:abstractNumId w:val="209"/>
  </w:num>
  <w:num w:numId="1030">
    <w:abstractNumId w:val="1487"/>
  </w:num>
  <w:num w:numId="1031">
    <w:abstractNumId w:val="1434"/>
  </w:num>
  <w:num w:numId="1032">
    <w:abstractNumId w:val="337"/>
  </w:num>
  <w:num w:numId="1033">
    <w:abstractNumId w:val="735"/>
  </w:num>
  <w:num w:numId="1034">
    <w:abstractNumId w:val="1225"/>
  </w:num>
  <w:num w:numId="1035">
    <w:abstractNumId w:val="13"/>
  </w:num>
  <w:num w:numId="1036">
    <w:abstractNumId w:val="369"/>
  </w:num>
  <w:num w:numId="1037">
    <w:abstractNumId w:val="1032"/>
  </w:num>
  <w:num w:numId="1038">
    <w:abstractNumId w:val="449"/>
  </w:num>
  <w:num w:numId="1039">
    <w:abstractNumId w:val="1029"/>
  </w:num>
  <w:num w:numId="1040">
    <w:abstractNumId w:val="408"/>
  </w:num>
  <w:num w:numId="1041">
    <w:abstractNumId w:val="1504"/>
  </w:num>
  <w:num w:numId="1042">
    <w:abstractNumId w:val="118"/>
  </w:num>
  <w:num w:numId="1043">
    <w:abstractNumId w:val="518"/>
  </w:num>
  <w:num w:numId="1044">
    <w:abstractNumId w:val="86"/>
  </w:num>
  <w:num w:numId="1045">
    <w:abstractNumId w:val="217"/>
  </w:num>
  <w:num w:numId="1046">
    <w:abstractNumId w:val="148"/>
  </w:num>
  <w:num w:numId="1047">
    <w:abstractNumId w:val="1207"/>
  </w:num>
  <w:num w:numId="1048">
    <w:abstractNumId w:val="383"/>
  </w:num>
  <w:num w:numId="1049">
    <w:abstractNumId w:val="1407"/>
  </w:num>
  <w:num w:numId="1050">
    <w:abstractNumId w:val="425"/>
  </w:num>
  <w:num w:numId="1051">
    <w:abstractNumId w:val="264"/>
  </w:num>
  <w:num w:numId="1052">
    <w:abstractNumId w:val="673"/>
  </w:num>
  <w:num w:numId="1053">
    <w:abstractNumId w:val="853"/>
  </w:num>
  <w:num w:numId="1054">
    <w:abstractNumId w:val="66"/>
  </w:num>
  <w:num w:numId="1055">
    <w:abstractNumId w:val="838"/>
  </w:num>
  <w:num w:numId="1056">
    <w:abstractNumId w:val="782"/>
  </w:num>
  <w:num w:numId="1057">
    <w:abstractNumId w:val="714"/>
  </w:num>
  <w:num w:numId="1058">
    <w:abstractNumId w:val="999"/>
  </w:num>
  <w:num w:numId="1059">
    <w:abstractNumId w:val="400"/>
  </w:num>
  <w:num w:numId="1060">
    <w:abstractNumId w:val="666"/>
  </w:num>
  <w:num w:numId="1061">
    <w:abstractNumId w:val="846"/>
  </w:num>
  <w:num w:numId="1062">
    <w:abstractNumId w:val="945"/>
  </w:num>
  <w:num w:numId="1063">
    <w:abstractNumId w:val="954"/>
  </w:num>
  <w:num w:numId="1064">
    <w:abstractNumId w:val="883"/>
  </w:num>
  <w:num w:numId="1065">
    <w:abstractNumId w:val="1079"/>
  </w:num>
  <w:num w:numId="1066">
    <w:abstractNumId w:val="1328"/>
  </w:num>
  <w:num w:numId="1067">
    <w:abstractNumId w:val="1031"/>
  </w:num>
  <w:num w:numId="1068">
    <w:abstractNumId w:val="1322"/>
  </w:num>
  <w:num w:numId="1069">
    <w:abstractNumId w:val="1192"/>
  </w:num>
  <w:num w:numId="1070">
    <w:abstractNumId w:val="956"/>
  </w:num>
  <w:num w:numId="1071">
    <w:abstractNumId w:val="1115"/>
  </w:num>
  <w:num w:numId="1072">
    <w:abstractNumId w:val="1205"/>
  </w:num>
  <w:num w:numId="1073">
    <w:abstractNumId w:val="1398"/>
  </w:num>
  <w:num w:numId="1074">
    <w:abstractNumId w:val="1142"/>
  </w:num>
  <w:num w:numId="1075">
    <w:abstractNumId w:val="1037"/>
  </w:num>
  <w:num w:numId="1076">
    <w:abstractNumId w:val="1255"/>
  </w:num>
  <w:num w:numId="1077">
    <w:abstractNumId w:val="18"/>
  </w:num>
  <w:num w:numId="1078">
    <w:abstractNumId w:val="544"/>
  </w:num>
  <w:num w:numId="1079">
    <w:abstractNumId w:val="785"/>
  </w:num>
  <w:num w:numId="1080">
    <w:abstractNumId w:val="1143"/>
  </w:num>
  <w:num w:numId="1081">
    <w:abstractNumId w:val="691"/>
  </w:num>
  <w:num w:numId="1082">
    <w:abstractNumId w:val="108"/>
  </w:num>
  <w:num w:numId="1083">
    <w:abstractNumId w:val="15"/>
  </w:num>
  <w:num w:numId="1084">
    <w:abstractNumId w:val="316"/>
  </w:num>
  <w:num w:numId="1085">
    <w:abstractNumId w:val="258"/>
  </w:num>
  <w:num w:numId="1086">
    <w:abstractNumId w:val="682"/>
  </w:num>
  <w:num w:numId="1087">
    <w:abstractNumId w:val="244"/>
  </w:num>
  <w:num w:numId="1088">
    <w:abstractNumId w:val="855"/>
  </w:num>
  <w:num w:numId="1089">
    <w:abstractNumId w:val="1301"/>
  </w:num>
  <w:num w:numId="1090">
    <w:abstractNumId w:val="322"/>
  </w:num>
  <w:num w:numId="1091">
    <w:abstractNumId w:val="771"/>
  </w:num>
  <w:num w:numId="1092">
    <w:abstractNumId w:val="456"/>
  </w:num>
  <w:num w:numId="1093">
    <w:abstractNumId w:val="47"/>
  </w:num>
  <w:num w:numId="1094">
    <w:abstractNumId w:val="335"/>
  </w:num>
  <w:num w:numId="1095">
    <w:abstractNumId w:val="180"/>
  </w:num>
  <w:num w:numId="1096">
    <w:abstractNumId w:val="419"/>
  </w:num>
  <w:num w:numId="1097">
    <w:abstractNumId w:val="505"/>
  </w:num>
  <w:num w:numId="1098">
    <w:abstractNumId w:val="1283"/>
  </w:num>
  <w:num w:numId="1099">
    <w:abstractNumId w:val="1011"/>
  </w:num>
  <w:num w:numId="1100">
    <w:abstractNumId w:val="1296"/>
  </w:num>
  <w:num w:numId="1101">
    <w:abstractNumId w:val="98"/>
  </w:num>
  <w:num w:numId="1102">
    <w:abstractNumId w:val="1473"/>
  </w:num>
  <w:num w:numId="1103">
    <w:abstractNumId w:val="580"/>
  </w:num>
  <w:num w:numId="1104">
    <w:abstractNumId w:val="1329"/>
  </w:num>
  <w:num w:numId="1105">
    <w:abstractNumId w:val="1169"/>
  </w:num>
  <w:num w:numId="1106">
    <w:abstractNumId w:val="102"/>
  </w:num>
  <w:num w:numId="1107">
    <w:abstractNumId w:val="421"/>
  </w:num>
  <w:num w:numId="1108">
    <w:abstractNumId w:val="448"/>
  </w:num>
  <w:num w:numId="1109">
    <w:abstractNumId w:val="1432"/>
  </w:num>
  <w:num w:numId="1110">
    <w:abstractNumId w:val="1179"/>
  </w:num>
  <w:num w:numId="1111">
    <w:abstractNumId w:val="1263"/>
  </w:num>
  <w:num w:numId="1112">
    <w:abstractNumId w:val="972"/>
  </w:num>
  <w:num w:numId="1113">
    <w:abstractNumId w:val="910"/>
  </w:num>
  <w:num w:numId="1114">
    <w:abstractNumId w:val="689"/>
  </w:num>
  <w:num w:numId="1115">
    <w:abstractNumId w:val="365"/>
  </w:num>
  <w:num w:numId="1116">
    <w:abstractNumId w:val="1102"/>
  </w:num>
  <w:num w:numId="1117">
    <w:abstractNumId w:val="1175"/>
  </w:num>
  <w:num w:numId="1118">
    <w:abstractNumId w:val="1267"/>
  </w:num>
  <w:num w:numId="1119">
    <w:abstractNumId w:val="1227"/>
  </w:num>
  <w:num w:numId="1120">
    <w:abstractNumId w:val="476"/>
  </w:num>
  <w:num w:numId="1121">
    <w:abstractNumId w:val="253"/>
  </w:num>
  <w:num w:numId="1122">
    <w:abstractNumId w:val="260"/>
  </w:num>
  <w:num w:numId="1123">
    <w:abstractNumId w:val="1266"/>
  </w:num>
  <w:num w:numId="1124">
    <w:abstractNumId w:val="105"/>
  </w:num>
  <w:num w:numId="1125">
    <w:abstractNumId w:val="199"/>
  </w:num>
  <w:num w:numId="1126">
    <w:abstractNumId w:val="481"/>
  </w:num>
  <w:num w:numId="1127">
    <w:abstractNumId w:val="263"/>
  </w:num>
  <w:num w:numId="1128">
    <w:abstractNumId w:val="263"/>
  </w:num>
  <w:num w:numId="1129">
    <w:abstractNumId w:val="263"/>
  </w:num>
  <w:num w:numId="1130">
    <w:abstractNumId w:val="263"/>
  </w:num>
  <w:num w:numId="1131">
    <w:abstractNumId w:val="263"/>
  </w:num>
  <w:num w:numId="1132">
    <w:abstractNumId w:val="263"/>
  </w:num>
  <w:num w:numId="1133">
    <w:abstractNumId w:val="263"/>
  </w:num>
  <w:num w:numId="1134">
    <w:abstractNumId w:val="263"/>
  </w:num>
  <w:num w:numId="1135">
    <w:abstractNumId w:val="263"/>
  </w:num>
  <w:num w:numId="1136">
    <w:abstractNumId w:val="263"/>
  </w:num>
  <w:num w:numId="1137">
    <w:abstractNumId w:val="263"/>
  </w:num>
  <w:num w:numId="1138">
    <w:abstractNumId w:val="263"/>
  </w:num>
  <w:num w:numId="1139">
    <w:abstractNumId w:val="263"/>
  </w:num>
  <w:num w:numId="1140">
    <w:abstractNumId w:val="263"/>
  </w:num>
  <w:num w:numId="1141">
    <w:abstractNumId w:val="263"/>
  </w:num>
  <w:num w:numId="1142">
    <w:abstractNumId w:val="263"/>
  </w:num>
  <w:num w:numId="1143">
    <w:abstractNumId w:val="263"/>
  </w:num>
  <w:num w:numId="1144">
    <w:abstractNumId w:val="263"/>
  </w:num>
  <w:num w:numId="1145">
    <w:abstractNumId w:val="263"/>
  </w:num>
  <w:num w:numId="1146">
    <w:abstractNumId w:val="263"/>
  </w:num>
  <w:num w:numId="1147">
    <w:abstractNumId w:val="263"/>
  </w:num>
  <w:num w:numId="1148">
    <w:abstractNumId w:val="263"/>
  </w:num>
  <w:num w:numId="1149">
    <w:abstractNumId w:val="263"/>
  </w:num>
  <w:num w:numId="1150">
    <w:abstractNumId w:val="263"/>
  </w:num>
  <w:num w:numId="1151">
    <w:abstractNumId w:val="263"/>
  </w:num>
  <w:num w:numId="1152">
    <w:abstractNumId w:val="263"/>
  </w:num>
  <w:num w:numId="1153">
    <w:abstractNumId w:val="263"/>
  </w:num>
  <w:num w:numId="1154">
    <w:abstractNumId w:val="263"/>
  </w:num>
  <w:num w:numId="1155">
    <w:abstractNumId w:val="263"/>
  </w:num>
  <w:num w:numId="1156">
    <w:abstractNumId w:val="263"/>
  </w:num>
  <w:num w:numId="1157">
    <w:abstractNumId w:val="263"/>
  </w:num>
  <w:num w:numId="1158">
    <w:abstractNumId w:val="263"/>
  </w:num>
  <w:num w:numId="1159">
    <w:abstractNumId w:val="263"/>
  </w:num>
  <w:num w:numId="1160">
    <w:abstractNumId w:val="263"/>
  </w:num>
  <w:num w:numId="1161">
    <w:abstractNumId w:val="263"/>
  </w:num>
  <w:num w:numId="1162">
    <w:abstractNumId w:val="263"/>
  </w:num>
  <w:num w:numId="1163">
    <w:abstractNumId w:val="263"/>
  </w:num>
  <w:num w:numId="1164">
    <w:abstractNumId w:val="263"/>
  </w:num>
  <w:num w:numId="1165">
    <w:abstractNumId w:val="263"/>
  </w:num>
  <w:num w:numId="1166">
    <w:abstractNumId w:val="263"/>
  </w:num>
  <w:num w:numId="1167">
    <w:abstractNumId w:val="263"/>
  </w:num>
  <w:num w:numId="1168">
    <w:abstractNumId w:val="127"/>
  </w:num>
  <w:num w:numId="1169">
    <w:abstractNumId w:val="1490"/>
  </w:num>
  <w:num w:numId="1170">
    <w:abstractNumId w:val="1273"/>
  </w:num>
  <w:num w:numId="1171">
    <w:abstractNumId w:val="1335"/>
  </w:num>
  <w:num w:numId="1172">
    <w:abstractNumId w:val="1063"/>
  </w:num>
  <w:num w:numId="1173">
    <w:abstractNumId w:val="1310"/>
  </w:num>
  <w:num w:numId="1174">
    <w:abstractNumId w:val="944"/>
  </w:num>
  <w:num w:numId="1175">
    <w:abstractNumId w:val="1370"/>
  </w:num>
  <w:num w:numId="1176">
    <w:abstractNumId w:val="1084"/>
  </w:num>
  <w:num w:numId="1177">
    <w:abstractNumId w:val="326"/>
  </w:num>
  <w:num w:numId="1178">
    <w:abstractNumId w:val="468"/>
  </w:num>
  <w:num w:numId="1179">
    <w:abstractNumId w:val="1238"/>
  </w:num>
  <w:num w:numId="1180">
    <w:abstractNumId w:val="974"/>
  </w:num>
  <w:num w:numId="1181">
    <w:abstractNumId w:val="478"/>
  </w:num>
  <w:num w:numId="1182">
    <w:abstractNumId w:val="283"/>
  </w:num>
  <w:num w:numId="1183">
    <w:abstractNumId w:val="1502"/>
  </w:num>
  <w:num w:numId="1184">
    <w:abstractNumId w:val="1300"/>
  </w:num>
  <w:num w:numId="1185">
    <w:abstractNumId w:val="1148"/>
  </w:num>
  <w:num w:numId="1186">
    <w:abstractNumId w:val="1391"/>
  </w:num>
  <w:num w:numId="1187">
    <w:abstractNumId w:val="992"/>
  </w:num>
  <w:num w:numId="1188">
    <w:abstractNumId w:val="1039"/>
  </w:num>
  <w:num w:numId="1189">
    <w:abstractNumId w:val="1100"/>
  </w:num>
  <w:num w:numId="1190">
    <w:abstractNumId w:val="878"/>
  </w:num>
  <w:num w:numId="1191">
    <w:abstractNumId w:val="101"/>
  </w:num>
  <w:num w:numId="1192">
    <w:abstractNumId w:val="401"/>
  </w:num>
  <w:num w:numId="1193">
    <w:abstractNumId w:val="697"/>
  </w:num>
  <w:num w:numId="1194">
    <w:abstractNumId w:val="1128"/>
  </w:num>
  <w:num w:numId="1195">
    <w:abstractNumId w:val="521"/>
  </w:num>
  <w:num w:numId="1196">
    <w:abstractNumId w:val="924"/>
  </w:num>
  <w:num w:numId="1197">
    <w:abstractNumId w:val="1146"/>
  </w:num>
  <w:num w:numId="1198">
    <w:abstractNumId w:val="1286"/>
  </w:num>
  <w:num w:numId="1199">
    <w:abstractNumId w:val="366"/>
  </w:num>
  <w:num w:numId="1200">
    <w:abstractNumId w:val="307"/>
  </w:num>
  <w:num w:numId="1201">
    <w:abstractNumId w:val="80"/>
  </w:num>
  <w:num w:numId="1202">
    <w:abstractNumId w:val="952"/>
  </w:num>
  <w:num w:numId="1203">
    <w:abstractNumId w:val="1066"/>
  </w:num>
  <w:num w:numId="1204">
    <w:abstractNumId w:val="1202"/>
  </w:num>
  <w:num w:numId="1205">
    <w:abstractNumId w:val="820"/>
  </w:num>
  <w:num w:numId="1206">
    <w:abstractNumId w:val="1362"/>
  </w:num>
  <w:num w:numId="1207">
    <w:abstractNumId w:val="694"/>
  </w:num>
  <w:num w:numId="1208">
    <w:abstractNumId w:val="196"/>
  </w:num>
  <w:num w:numId="1209">
    <w:abstractNumId w:val="21"/>
  </w:num>
  <w:num w:numId="1210">
    <w:abstractNumId w:val="571"/>
  </w:num>
  <w:num w:numId="1211">
    <w:abstractNumId w:val="1353"/>
  </w:num>
  <w:num w:numId="1212">
    <w:abstractNumId w:val="1081"/>
  </w:num>
  <w:num w:numId="1213">
    <w:abstractNumId w:val="816"/>
  </w:num>
  <w:num w:numId="1214">
    <w:abstractNumId w:val="44"/>
  </w:num>
  <w:num w:numId="1215">
    <w:abstractNumId w:val="1219"/>
  </w:num>
  <w:num w:numId="1216">
    <w:abstractNumId w:val="864"/>
  </w:num>
  <w:num w:numId="1217">
    <w:abstractNumId w:val="1349"/>
  </w:num>
  <w:num w:numId="1218">
    <w:abstractNumId w:val="1152"/>
  </w:num>
  <w:num w:numId="1219">
    <w:abstractNumId w:val="1015"/>
  </w:num>
  <w:num w:numId="1220">
    <w:abstractNumId w:val="399"/>
  </w:num>
  <w:num w:numId="1221">
    <w:abstractNumId w:val="179"/>
  </w:num>
  <w:num w:numId="1222">
    <w:abstractNumId w:val="242"/>
  </w:num>
  <w:num w:numId="1223">
    <w:abstractNumId w:val="463"/>
  </w:num>
  <w:num w:numId="1224">
    <w:abstractNumId w:val="1358"/>
  </w:num>
  <w:num w:numId="1225">
    <w:abstractNumId w:val="741"/>
  </w:num>
  <w:num w:numId="1226">
    <w:abstractNumId w:val="353"/>
  </w:num>
  <w:num w:numId="1227">
    <w:abstractNumId w:val="1338"/>
  </w:num>
  <w:num w:numId="1228">
    <w:abstractNumId w:val="229"/>
  </w:num>
  <w:num w:numId="1229">
    <w:abstractNumId w:val="1074"/>
  </w:num>
  <w:num w:numId="1230">
    <w:abstractNumId w:val="25"/>
  </w:num>
  <w:num w:numId="1231">
    <w:abstractNumId w:val="321"/>
  </w:num>
  <w:num w:numId="1232">
    <w:abstractNumId w:val="715"/>
  </w:num>
  <w:num w:numId="1233">
    <w:abstractNumId w:val="204"/>
  </w:num>
  <w:num w:numId="1234">
    <w:abstractNumId w:val="1435"/>
  </w:num>
  <w:num w:numId="1235">
    <w:abstractNumId w:val="123"/>
  </w:num>
  <w:num w:numId="1236">
    <w:abstractNumId w:val="1276"/>
  </w:num>
  <w:num w:numId="1237">
    <w:abstractNumId w:val="930"/>
  </w:num>
  <w:num w:numId="1238">
    <w:abstractNumId w:val="786"/>
  </w:num>
  <w:num w:numId="1239">
    <w:abstractNumId w:val="284"/>
  </w:num>
  <w:num w:numId="1240">
    <w:abstractNumId w:val="1484"/>
  </w:num>
  <w:num w:numId="1241">
    <w:abstractNumId w:val="168"/>
  </w:num>
  <w:num w:numId="1242">
    <w:abstractNumId w:val="847"/>
  </w:num>
  <w:num w:numId="1243">
    <w:abstractNumId w:val="332"/>
  </w:num>
  <w:num w:numId="1244">
    <w:abstractNumId w:val="78"/>
  </w:num>
  <w:num w:numId="1245">
    <w:abstractNumId w:val="1048"/>
  </w:num>
  <w:num w:numId="1246">
    <w:abstractNumId w:val="202"/>
  </w:num>
  <w:num w:numId="1247">
    <w:abstractNumId w:val="1214"/>
  </w:num>
  <w:num w:numId="1248">
    <w:abstractNumId w:val="1119"/>
  </w:num>
  <w:num w:numId="1249">
    <w:abstractNumId w:val="773"/>
  </w:num>
  <w:num w:numId="1250">
    <w:abstractNumId w:val="1497"/>
  </w:num>
  <w:num w:numId="1251">
    <w:abstractNumId w:val="763"/>
  </w:num>
  <w:num w:numId="1252">
    <w:abstractNumId w:val="809"/>
  </w:num>
  <w:num w:numId="1253">
    <w:abstractNumId w:val="393"/>
  </w:num>
  <w:num w:numId="1254">
    <w:abstractNumId w:val="576"/>
  </w:num>
  <w:num w:numId="1255">
    <w:abstractNumId w:val="1253"/>
  </w:num>
  <w:num w:numId="1256">
    <w:abstractNumId w:val="796"/>
  </w:num>
  <w:num w:numId="1257">
    <w:abstractNumId w:val="617"/>
  </w:num>
  <w:num w:numId="1258">
    <w:abstractNumId w:val="655"/>
  </w:num>
  <w:num w:numId="1259">
    <w:abstractNumId w:val="1216"/>
  </w:num>
  <w:num w:numId="1260">
    <w:abstractNumId w:val="352"/>
  </w:num>
  <w:num w:numId="1261">
    <w:abstractNumId w:val="517"/>
  </w:num>
  <w:num w:numId="1262">
    <w:abstractNumId w:val="1280"/>
  </w:num>
  <w:num w:numId="1263">
    <w:abstractNumId w:val="623"/>
  </w:num>
  <w:num w:numId="1264">
    <w:abstractNumId w:val="119"/>
  </w:num>
  <w:num w:numId="1265">
    <w:abstractNumId w:val="1303"/>
  </w:num>
  <w:num w:numId="1266">
    <w:abstractNumId w:val="392"/>
  </w:num>
  <w:num w:numId="1267">
    <w:abstractNumId w:val="932"/>
  </w:num>
  <w:num w:numId="1268">
    <w:abstractNumId w:val="629"/>
  </w:num>
  <w:num w:numId="1269">
    <w:abstractNumId w:val="1515"/>
  </w:num>
  <w:num w:numId="1270">
    <w:abstractNumId w:val="913"/>
  </w:num>
  <w:num w:numId="1271">
    <w:abstractNumId w:val="570"/>
  </w:num>
  <w:num w:numId="1272">
    <w:abstractNumId w:val="441"/>
  </w:num>
  <w:num w:numId="1273">
    <w:abstractNumId w:val="730"/>
  </w:num>
  <w:num w:numId="1274">
    <w:abstractNumId w:val="1452"/>
  </w:num>
  <w:num w:numId="1275">
    <w:abstractNumId w:val="156"/>
  </w:num>
  <w:num w:numId="1276">
    <w:abstractNumId w:val="165"/>
  </w:num>
  <w:num w:numId="1277">
    <w:abstractNumId w:val="406"/>
  </w:num>
  <w:num w:numId="1278">
    <w:abstractNumId w:val="10"/>
  </w:num>
  <w:num w:numId="1279">
    <w:abstractNumId w:val="1215"/>
  </w:num>
  <w:num w:numId="1280">
    <w:abstractNumId w:val="831"/>
  </w:num>
  <w:num w:numId="1281">
    <w:abstractNumId w:val="803"/>
  </w:num>
  <w:num w:numId="1282">
    <w:abstractNumId w:val="276"/>
  </w:num>
  <w:num w:numId="1283">
    <w:abstractNumId w:val="1124"/>
  </w:num>
  <w:num w:numId="1284">
    <w:abstractNumId w:val="652"/>
  </w:num>
  <w:num w:numId="1285">
    <w:abstractNumId w:val="493"/>
  </w:num>
  <w:num w:numId="1286">
    <w:abstractNumId w:val="480"/>
  </w:num>
  <w:num w:numId="1287">
    <w:abstractNumId w:val="333"/>
  </w:num>
  <w:num w:numId="1288">
    <w:abstractNumId w:val="280"/>
  </w:num>
  <w:num w:numId="1289">
    <w:abstractNumId w:val="998"/>
  </w:num>
  <w:num w:numId="1290">
    <w:abstractNumId w:val="416"/>
  </w:num>
  <w:num w:numId="1291">
    <w:abstractNumId w:val="1363"/>
  </w:num>
  <w:num w:numId="1292">
    <w:abstractNumId w:val="89"/>
  </w:num>
  <w:num w:numId="1293">
    <w:abstractNumId w:val="1159"/>
  </w:num>
  <w:num w:numId="1294">
    <w:abstractNumId w:val="1088"/>
  </w:num>
  <w:num w:numId="1295">
    <w:abstractNumId w:val="1194"/>
  </w:num>
  <w:num w:numId="1296">
    <w:abstractNumId w:val="1166"/>
  </w:num>
  <w:num w:numId="1297">
    <w:abstractNumId w:val="1180"/>
  </w:num>
  <w:num w:numId="1298">
    <w:abstractNumId w:val="1417"/>
  </w:num>
  <w:num w:numId="1299">
    <w:abstractNumId w:val="95"/>
  </w:num>
  <w:num w:numId="1300">
    <w:abstractNumId w:val="524"/>
  </w:num>
  <w:num w:numId="1301">
    <w:abstractNumId w:val="960"/>
  </w:num>
  <w:num w:numId="1302">
    <w:abstractNumId w:val="885"/>
  </w:num>
  <w:num w:numId="1303">
    <w:abstractNumId w:val="874"/>
  </w:num>
  <w:num w:numId="1304">
    <w:abstractNumId w:val="1172"/>
  </w:num>
  <w:num w:numId="1305">
    <w:abstractNumId w:val="77"/>
  </w:num>
  <w:num w:numId="1306">
    <w:abstractNumId w:val="1408"/>
  </w:num>
  <w:num w:numId="1307">
    <w:abstractNumId w:val="775"/>
  </w:num>
  <w:num w:numId="1308">
    <w:abstractNumId w:val="193"/>
  </w:num>
  <w:num w:numId="1309">
    <w:abstractNumId w:val="825"/>
  </w:num>
  <w:num w:numId="1310">
    <w:abstractNumId w:val="1183"/>
  </w:num>
  <w:num w:numId="1311">
    <w:abstractNumId w:val="594"/>
  </w:num>
  <w:num w:numId="1312">
    <w:abstractNumId w:val="1371"/>
  </w:num>
  <w:num w:numId="1313">
    <w:abstractNumId w:val="931"/>
  </w:num>
  <w:num w:numId="1314">
    <w:abstractNumId w:val="1495"/>
  </w:num>
  <w:num w:numId="1315">
    <w:abstractNumId w:val="1464"/>
  </w:num>
  <w:num w:numId="1316">
    <w:abstractNumId w:val="379"/>
  </w:num>
  <w:num w:numId="1317">
    <w:abstractNumId w:val="417"/>
  </w:num>
  <w:num w:numId="1318">
    <w:abstractNumId w:val="1246"/>
  </w:num>
  <w:num w:numId="1319">
    <w:abstractNumId w:val="131"/>
  </w:num>
  <w:num w:numId="1320">
    <w:abstractNumId w:val="237"/>
  </w:num>
  <w:num w:numId="1321">
    <w:abstractNumId w:val="699"/>
  </w:num>
  <w:num w:numId="1322">
    <w:abstractNumId w:val="223"/>
  </w:num>
  <w:num w:numId="1323">
    <w:abstractNumId w:val="1174"/>
  </w:num>
  <w:num w:numId="1324">
    <w:abstractNumId w:val="301"/>
  </w:num>
  <w:num w:numId="1325">
    <w:abstractNumId w:val="829"/>
  </w:num>
  <w:num w:numId="1326">
    <w:abstractNumId w:val="454"/>
  </w:num>
  <w:num w:numId="1327">
    <w:abstractNumId w:val="1260"/>
  </w:num>
  <w:num w:numId="1328">
    <w:abstractNumId w:val="444"/>
  </w:num>
  <w:num w:numId="1329">
    <w:abstractNumId w:val="218"/>
  </w:num>
  <w:num w:numId="1330">
    <w:abstractNumId w:val="764"/>
  </w:num>
  <w:num w:numId="1331">
    <w:abstractNumId w:val="667"/>
  </w:num>
  <w:num w:numId="1332">
    <w:abstractNumId w:val="650"/>
  </w:num>
  <w:num w:numId="1333">
    <w:abstractNumId w:val="1396"/>
  </w:num>
  <w:num w:numId="1334">
    <w:abstractNumId w:val="250"/>
  </w:num>
  <w:num w:numId="1335">
    <w:abstractNumId w:val="433"/>
  </w:num>
  <w:num w:numId="1336">
    <w:abstractNumId w:val="1248"/>
  </w:num>
  <w:num w:numId="1337">
    <w:abstractNumId w:val="319"/>
  </w:num>
  <w:num w:numId="1338">
    <w:abstractNumId w:val="869"/>
  </w:num>
  <w:num w:numId="1339">
    <w:abstractNumId w:val="622"/>
  </w:num>
  <w:num w:numId="1340">
    <w:abstractNumId w:val="1271"/>
  </w:num>
  <w:num w:numId="1341">
    <w:abstractNumId w:val="318"/>
  </w:num>
  <w:num w:numId="1342">
    <w:abstractNumId w:val="677"/>
  </w:num>
  <w:num w:numId="1343">
    <w:abstractNumId w:val="722"/>
  </w:num>
  <w:num w:numId="1344">
    <w:abstractNumId w:val="1004"/>
  </w:num>
  <w:num w:numId="1345">
    <w:abstractNumId w:val="1379"/>
  </w:num>
  <w:num w:numId="1346">
    <w:abstractNumId w:val="788"/>
  </w:num>
  <w:num w:numId="1347">
    <w:abstractNumId w:val="1242"/>
  </w:num>
  <w:num w:numId="1348">
    <w:abstractNumId w:val="1305"/>
  </w:num>
  <w:num w:numId="1349">
    <w:abstractNumId w:val="430"/>
  </w:num>
  <w:num w:numId="1350">
    <w:abstractNumId w:val="1136"/>
  </w:num>
  <w:num w:numId="1351">
    <w:abstractNumId w:val="479"/>
  </w:num>
  <w:num w:numId="1352">
    <w:abstractNumId w:val="1294"/>
  </w:num>
  <w:num w:numId="1353">
    <w:abstractNumId w:val="621"/>
  </w:num>
  <w:num w:numId="1354">
    <w:abstractNumId w:val="520"/>
  </w:num>
  <w:num w:numId="1355">
    <w:abstractNumId w:val="631"/>
  </w:num>
  <w:num w:numId="1356">
    <w:abstractNumId w:val="97"/>
  </w:num>
  <w:num w:numId="1357">
    <w:abstractNumId w:val="751"/>
  </w:num>
  <w:num w:numId="1358">
    <w:abstractNumId w:val="1368"/>
  </w:num>
  <w:num w:numId="1359">
    <w:abstractNumId w:val="612"/>
  </w:num>
  <w:num w:numId="1360">
    <w:abstractNumId w:val="1002"/>
  </w:num>
  <w:num w:numId="1361">
    <w:abstractNumId w:val="1420"/>
  </w:num>
  <w:num w:numId="1362">
    <w:abstractNumId w:val="147"/>
  </w:num>
  <w:num w:numId="1363">
    <w:abstractNumId w:val="1116"/>
  </w:num>
  <w:num w:numId="1364">
    <w:abstractNumId w:val="1151"/>
  </w:num>
  <w:num w:numId="1365">
    <w:abstractNumId w:val="835"/>
  </w:num>
  <w:num w:numId="1366">
    <w:abstractNumId w:val="596"/>
  </w:num>
  <w:num w:numId="1367">
    <w:abstractNumId w:val="867"/>
  </w:num>
  <w:num w:numId="1368">
    <w:abstractNumId w:val="1075"/>
  </w:num>
  <w:num w:numId="1369">
    <w:abstractNumId w:val="312"/>
  </w:num>
  <w:num w:numId="1370">
    <w:abstractNumId w:val="1325"/>
  </w:num>
  <w:num w:numId="1371">
    <w:abstractNumId w:val="1290"/>
  </w:num>
  <w:num w:numId="1372">
    <w:abstractNumId w:val="175"/>
  </w:num>
  <w:num w:numId="1373">
    <w:abstractNumId w:val="1168"/>
  </w:num>
  <w:num w:numId="1374">
    <w:abstractNumId w:val="770"/>
  </w:num>
  <w:num w:numId="1375">
    <w:abstractNumId w:val="765"/>
  </w:num>
  <w:num w:numId="1376">
    <w:abstractNumId w:val="498"/>
  </w:num>
  <w:num w:numId="1377">
    <w:abstractNumId w:val="1426"/>
  </w:num>
  <w:num w:numId="1378">
    <w:abstractNumId w:val="1454"/>
  </w:num>
  <w:num w:numId="1379">
    <w:abstractNumId w:val="187"/>
  </w:num>
  <w:num w:numId="1380">
    <w:abstractNumId w:val="969"/>
  </w:num>
  <w:num w:numId="1381">
    <w:abstractNumId w:val="254"/>
  </w:num>
  <w:num w:numId="1382">
    <w:abstractNumId w:val="868"/>
  </w:num>
  <w:num w:numId="1383">
    <w:abstractNumId w:val="1292"/>
  </w:num>
  <w:num w:numId="1384">
    <w:abstractNumId w:val="128"/>
  </w:num>
  <w:num w:numId="1385">
    <w:abstractNumId w:val="627"/>
  </w:num>
  <w:num w:numId="1386">
    <w:abstractNumId w:val="799"/>
  </w:num>
  <w:num w:numId="1387">
    <w:abstractNumId w:val="914"/>
  </w:num>
  <w:num w:numId="1388">
    <w:abstractNumId w:val="812"/>
  </w:num>
  <w:num w:numId="1389">
    <w:abstractNumId w:val="1162"/>
  </w:num>
  <w:num w:numId="1390">
    <w:abstractNumId w:val="938"/>
  </w:num>
  <w:num w:numId="1391">
    <w:abstractNumId w:val="1431"/>
  </w:num>
  <w:num w:numId="1392">
    <w:abstractNumId w:val="1275"/>
  </w:num>
  <w:num w:numId="1393">
    <w:abstractNumId w:val="1199"/>
  </w:num>
  <w:num w:numId="1394">
    <w:abstractNumId w:val="536"/>
  </w:num>
  <w:num w:numId="1395">
    <w:abstractNumId w:val="991"/>
  </w:num>
  <w:num w:numId="1396">
    <w:abstractNumId w:val="338"/>
  </w:num>
  <w:num w:numId="1397">
    <w:abstractNumId w:val="704"/>
  </w:num>
  <w:num w:numId="1398">
    <w:abstractNumId w:val="59"/>
  </w:num>
  <w:num w:numId="1399">
    <w:abstractNumId w:val="36"/>
  </w:num>
  <w:num w:numId="1400">
    <w:abstractNumId w:val="106"/>
  </w:num>
  <w:num w:numId="1401">
    <w:abstractNumId w:val="1453"/>
  </w:num>
  <w:num w:numId="1402">
    <w:abstractNumId w:val="1080"/>
  </w:num>
  <w:num w:numId="1403">
    <w:abstractNumId w:val="439"/>
  </w:num>
  <w:num w:numId="1404">
    <w:abstractNumId w:val="82"/>
  </w:num>
  <w:num w:numId="1405">
    <w:abstractNumId w:val="509"/>
  </w:num>
  <w:num w:numId="1406">
    <w:abstractNumId w:val="547"/>
  </w:num>
  <w:num w:numId="1407">
    <w:abstractNumId w:val="459"/>
  </w:num>
  <w:num w:numId="1408">
    <w:abstractNumId w:val="57"/>
  </w:num>
  <w:num w:numId="1409">
    <w:abstractNumId w:val="42"/>
  </w:num>
  <w:num w:numId="1410">
    <w:abstractNumId w:val="662"/>
  </w:num>
  <w:num w:numId="1411">
    <w:abstractNumId w:val="1306"/>
  </w:num>
  <w:num w:numId="1412">
    <w:abstractNumId w:val="295"/>
  </w:num>
  <w:num w:numId="1413">
    <w:abstractNumId w:val="305"/>
  </w:num>
  <w:num w:numId="1414">
    <w:abstractNumId w:val="499"/>
  </w:num>
  <w:num w:numId="1415">
    <w:abstractNumId w:val="351"/>
  </w:num>
  <w:num w:numId="1416">
    <w:abstractNumId w:val="88"/>
  </w:num>
  <w:num w:numId="1417">
    <w:abstractNumId w:val="1475"/>
  </w:num>
  <w:num w:numId="1418">
    <w:abstractNumId w:val="543"/>
  </w:num>
  <w:num w:numId="1419">
    <w:abstractNumId w:val="708"/>
  </w:num>
  <w:num w:numId="1420">
    <w:abstractNumId w:val="1309"/>
  </w:num>
  <w:num w:numId="1421">
    <w:abstractNumId w:val="894"/>
  </w:num>
  <w:num w:numId="1422">
    <w:abstractNumId w:val="422"/>
  </w:num>
  <w:num w:numId="1423">
    <w:abstractNumId w:val="176"/>
  </w:num>
  <w:num w:numId="1424">
    <w:abstractNumId w:val="1373"/>
  </w:num>
  <w:num w:numId="1425">
    <w:abstractNumId w:val="1164"/>
  </w:num>
  <w:num w:numId="1426">
    <w:abstractNumId w:val="488"/>
  </w:num>
  <w:num w:numId="1427">
    <w:abstractNumId w:val="1247"/>
  </w:num>
  <w:num w:numId="1428">
    <w:abstractNumId w:val="1439"/>
  </w:num>
  <w:num w:numId="1429">
    <w:abstractNumId w:val="1201"/>
  </w:num>
  <w:num w:numId="1430">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1387"/>
  </w:num>
  <w:num w:numId="1432">
    <w:abstractNumId w:val="247"/>
  </w:num>
  <w:num w:numId="1433">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71"/>
  </w:num>
  <w:num w:numId="1435">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6">
    <w:abstractNumId w:val="550"/>
  </w:num>
  <w:num w:numId="1437">
    <w:abstractNumId w:val="685"/>
  </w:num>
  <w:num w:numId="1438">
    <w:abstractNumId w:val="504"/>
  </w:num>
  <w:num w:numId="1439">
    <w:abstractNumId w:val="533"/>
  </w:num>
  <w:num w:numId="1440">
    <w:abstractNumId w:val="1389"/>
  </w:num>
  <w:num w:numId="1441">
    <w:abstractNumId w:val="1425"/>
  </w:num>
  <w:num w:numId="1442">
    <w:abstractNumId w:val="14"/>
  </w:num>
  <w:num w:numId="1443">
    <w:abstractNumId w:val="160"/>
  </w:num>
  <w:num w:numId="1444">
    <w:abstractNumId w:val="1268"/>
  </w:num>
  <w:num w:numId="1445">
    <w:abstractNumId w:val="181"/>
  </w:num>
  <w:num w:numId="1446">
    <w:abstractNumId w:val="706"/>
  </w:num>
  <w:num w:numId="1447">
    <w:abstractNumId w:val="1261"/>
  </w:num>
  <w:num w:numId="1448">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9">
    <w:abstractNumId w:val="263"/>
  </w:num>
  <w:num w:numId="1450">
    <w:abstractNumId w:val="137"/>
  </w:num>
  <w:num w:numId="1451">
    <w:abstractNumId w:val="1499"/>
  </w:num>
  <w:num w:numId="1452">
    <w:abstractNumId w:val="904"/>
  </w:num>
  <w:num w:numId="1453">
    <w:abstractNumId w:val="1436"/>
  </w:num>
  <w:num w:numId="1454">
    <w:abstractNumId w:val="1361"/>
  </w:num>
  <w:num w:numId="1455">
    <w:abstractNumId w:val="458"/>
  </w:num>
  <w:num w:numId="1456">
    <w:abstractNumId w:val="208"/>
  </w:num>
  <w:num w:numId="1457">
    <w:abstractNumId w:val="1421"/>
  </w:num>
  <w:num w:numId="1458">
    <w:abstractNumId w:val="778"/>
  </w:num>
  <w:num w:numId="1459">
    <w:abstractNumId w:val="299"/>
  </w:num>
  <w:num w:numId="1460">
    <w:abstractNumId w:val="573"/>
  </w:num>
  <w:num w:numId="1461">
    <w:abstractNumId w:val="1232"/>
  </w:num>
  <w:num w:numId="1462">
    <w:abstractNumId w:val="1209"/>
  </w:num>
  <w:num w:numId="1463">
    <w:abstractNumId w:val="1191"/>
  </w:num>
  <w:num w:numId="1464">
    <w:abstractNumId w:val="446"/>
  </w:num>
  <w:num w:numId="1465">
    <w:abstractNumId w:val="404"/>
  </w:num>
  <w:num w:numId="1466">
    <w:abstractNumId w:val="679"/>
  </w:num>
  <w:num w:numId="1467">
    <w:abstractNumId w:val="915"/>
  </w:num>
  <w:num w:numId="1468">
    <w:abstractNumId w:val="1463"/>
  </w:num>
  <w:num w:numId="1469">
    <w:abstractNumId w:val="899"/>
  </w:num>
  <w:num w:numId="1470">
    <w:abstractNumId w:val="732"/>
  </w:num>
  <w:num w:numId="1471">
    <w:abstractNumId w:val="896"/>
  </w:num>
  <w:num w:numId="1472">
    <w:abstractNumId w:val="227"/>
  </w:num>
  <w:num w:numId="1473">
    <w:abstractNumId w:val="35"/>
  </w:num>
  <w:num w:numId="1474">
    <w:abstractNumId w:val="6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5">
    <w:abstractNumId w:val="665"/>
  </w:num>
  <w:num w:numId="1476">
    <w:abstractNumId w:val="902"/>
  </w:num>
  <w:num w:numId="1477">
    <w:abstractNumId w:val="791"/>
  </w:num>
  <w:num w:numId="1478">
    <w:abstractNumId w:val="290"/>
  </w:num>
  <w:num w:numId="1479">
    <w:abstractNumId w:val="92"/>
  </w:num>
  <w:num w:numId="1480">
    <w:abstractNumId w:val="288"/>
  </w:num>
  <w:num w:numId="1481">
    <w:abstractNumId w:val="298"/>
  </w:num>
  <w:num w:numId="1482">
    <w:abstractNumId w:val="1010"/>
  </w:num>
  <w:num w:numId="1483">
    <w:abstractNumId w:val="222"/>
  </w:num>
  <w:num w:numId="1484">
    <w:abstractNumId w:val="721"/>
  </w:num>
  <w:num w:numId="1485">
    <w:abstractNumId w:val="674"/>
  </w:num>
  <w:num w:numId="1486">
    <w:abstractNumId w:val="834"/>
  </w:num>
  <w:num w:numId="1487">
    <w:abstractNumId w:val="1350"/>
  </w:num>
  <w:num w:numId="1488">
    <w:abstractNumId w:val="320"/>
  </w:num>
  <w:num w:numId="1489">
    <w:abstractNumId w:val="1123"/>
  </w:num>
  <w:num w:numId="1490">
    <w:abstractNumId w:val="1046"/>
  </w:num>
  <w:num w:numId="1491">
    <w:abstractNumId w:val="174"/>
  </w:num>
  <w:num w:numId="1492">
    <w:abstractNumId w:val="776"/>
  </w:num>
  <w:num w:numId="1493">
    <w:abstractNumId w:val="1518"/>
  </w:num>
  <w:num w:numId="1494">
    <w:abstractNumId w:val="388"/>
  </w:num>
  <w:num w:numId="1495">
    <w:abstractNumId w:val="485"/>
  </w:num>
  <w:num w:numId="1496">
    <w:abstractNumId w:val="1468"/>
  </w:num>
  <w:num w:numId="1497">
    <w:abstractNumId w:val="1101"/>
  </w:num>
  <w:num w:numId="1498">
    <w:abstractNumId w:val="572"/>
  </w:num>
  <w:num w:numId="1499">
    <w:abstractNumId w:val="664"/>
  </w:num>
  <w:num w:numId="1500">
    <w:abstractNumId w:val="1177"/>
  </w:num>
  <w:num w:numId="1501">
    <w:abstractNumId w:val="1448"/>
  </w:num>
  <w:num w:numId="1502">
    <w:abstractNumId w:val="925"/>
  </w:num>
  <w:num w:numId="1503">
    <w:abstractNumId w:val="373"/>
  </w:num>
  <w:num w:numId="1504">
    <w:abstractNumId w:val="814"/>
  </w:num>
  <w:num w:numId="1505">
    <w:abstractNumId w:val="38"/>
  </w:num>
  <w:num w:numId="1506">
    <w:abstractNumId w:val="866"/>
  </w:num>
  <w:num w:numId="1507">
    <w:abstractNumId w:val="797"/>
  </w:num>
  <w:num w:numId="1508">
    <w:abstractNumId w:val="512"/>
  </w:num>
  <w:num w:numId="1509">
    <w:abstractNumId w:val="1478"/>
  </w:num>
  <w:num w:numId="1510">
    <w:abstractNumId w:val="1494"/>
  </w:num>
  <w:num w:numId="1511">
    <w:abstractNumId w:val="261"/>
  </w:num>
  <w:num w:numId="1512">
    <w:abstractNumId w:val="1516"/>
  </w:num>
  <w:num w:numId="1513">
    <w:abstractNumId w:val="753"/>
  </w:num>
  <w:num w:numId="1514">
    <w:abstractNumId w:val="6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5">
    <w:abstractNumId w:val="1018"/>
  </w:num>
  <w:num w:numId="1516">
    <w:abstractNumId w:val="1036"/>
  </w:num>
  <w:num w:numId="1517">
    <w:abstractNumId w:val="608"/>
  </w:num>
  <w:num w:numId="1518">
    <w:abstractNumId w:val="358"/>
  </w:num>
  <w:num w:numId="1519">
    <w:abstractNumId w:val="477"/>
  </w:num>
  <w:num w:numId="1520">
    <w:abstractNumId w:val="1394"/>
  </w:num>
  <w:num w:numId="1521">
    <w:abstractNumId w:val="903"/>
  </w:num>
  <w:num w:numId="1522">
    <w:abstractNumId w:val="343"/>
  </w:num>
  <w:num w:numId="1523">
    <w:abstractNumId w:val="1302"/>
  </w:num>
  <w:num w:numId="1524">
    <w:abstractNumId w:val="94"/>
  </w:num>
  <w:num w:numId="1525">
    <w:abstractNumId w:val="538"/>
  </w:num>
  <w:num w:numId="1526">
    <w:abstractNumId w:val="1356"/>
  </w:num>
  <w:num w:numId="1527">
    <w:abstractNumId w:val="48"/>
  </w:num>
  <w:num w:numId="1528">
    <w:abstractNumId w:val="1025"/>
  </w:num>
  <w:num w:numId="1529">
    <w:abstractNumId w:val="287"/>
  </w:num>
  <w:num w:numId="1530">
    <w:abstractNumId w:val="693"/>
  </w:num>
  <w:num w:numId="1531">
    <w:abstractNumId w:val="568"/>
  </w:num>
  <w:num w:numId="1532">
    <w:abstractNumId w:val="726"/>
  </w:num>
  <w:num w:numId="1533">
    <w:abstractNumId w:val="981"/>
  </w:num>
  <w:num w:numId="1534">
    <w:abstractNumId w:val="1012"/>
  </w:num>
  <w:num w:numId="1535">
    <w:abstractNumId w:val="1254"/>
  </w:num>
  <w:num w:numId="1536">
    <w:abstractNumId w:val="177"/>
  </w:num>
  <w:num w:numId="1537">
    <w:abstractNumId w:val="980"/>
  </w:num>
  <w:num w:numId="1538">
    <w:abstractNumId w:val="1351"/>
  </w:num>
  <w:num w:numId="1539">
    <w:abstractNumId w:val="686"/>
  </w:num>
  <w:num w:numId="1540">
    <w:abstractNumId w:val="492"/>
  </w:num>
  <w:num w:numId="1541">
    <w:abstractNumId w:val="987"/>
  </w:num>
  <w:num w:numId="1542">
    <w:abstractNumId w:val="1076"/>
  </w:num>
  <w:num w:numId="1543">
    <w:abstractNumId w:val="1476"/>
  </w:num>
  <w:num w:numId="1544">
    <w:abstractNumId w:val="586"/>
  </w:num>
  <w:num w:numId="1545">
    <w:abstractNumId w:val="736"/>
  </w:num>
  <w:num w:numId="1546">
    <w:abstractNumId w:val="978"/>
  </w:num>
  <w:num w:numId="1547">
    <w:abstractNumId w:val="1249"/>
  </w:num>
  <w:num w:numId="1548">
    <w:abstractNumId w:val="1430"/>
  </w:num>
  <w:num w:numId="1549">
    <w:abstractNumId w:val="374"/>
  </w:num>
  <w:num w:numId="1550">
    <w:abstractNumId w:val="1103"/>
  </w:num>
  <w:num w:numId="1551">
    <w:abstractNumId w:val="27"/>
  </w:num>
  <w:num w:numId="1552">
    <w:abstractNumId w:val="482"/>
  </w:num>
  <w:num w:numId="1553">
    <w:abstractNumId w:val="805"/>
  </w:num>
  <w:num w:numId="1554">
    <w:abstractNumId w:val="637"/>
  </w:num>
  <w:num w:numId="1555">
    <w:abstractNumId w:val="1455"/>
  </w:num>
  <w:num w:numId="1556">
    <w:abstractNumId w:val="579"/>
  </w:num>
  <w:num w:numId="1557">
    <w:abstractNumId w:val="597"/>
  </w:num>
  <w:num w:numId="1558">
    <w:abstractNumId w:val="698"/>
  </w:num>
  <w:num w:numId="1559">
    <w:abstractNumId w:val="821"/>
  </w:num>
  <w:num w:numId="1560">
    <w:abstractNumId w:val="297"/>
  </w:num>
  <w:num w:numId="1561">
    <w:abstractNumId w:val="1006"/>
  </w:num>
  <w:num w:numId="1562">
    <w:abstractNumId w:val="926"/>
  </w:num>
  <w:num w:numId="1563">
    <w:abstractNumId w:val="133"/>
  </w:num>
  <w:num w:numId="1564">
    <w:abstractNumId w:val="943"/>
  </w:num>
  <w:num w:numId="1565">
    <w:abstractNumId w:val="398"/>
  </w:num>
  <w:num w:numId="1566">
    <w:abstractNumId w:val="815"/>
  </w:num>
  <w:num w:numId="1567">
    <w:abstractNumId w:val="738"/>
  </w:num>
  <w:num w:numId="1568">
    <w:abstractNumId w:val="1229"/>
  </w:num>
  <w:num w:numId="1569">
    <w:abstractNumId w:val="1366"/>
  </w:num>
  <w:num w:numId="1570">
    <w:abstractNumId w:val="26"/>
  </w:num>
  <w:num w:numId="1571">
    <w:abstractNumId w:val="116"/>
  </w:num>
  <w:num w:numId="1572">
    <w:abstractNumId w:val="784"/>
  </w:num>
  <w:num w:numId="1573">
    <w:abstractNumId w:val="45"/>
  </w:num>
  <w:num w:numId="1574">
    <w:abstractNumId w:val="1337"/>
  </w:num>
  <w:num w:numId="1575">
    <w:abstractNumId w:val="33"/>
  </w:num>
  <w:num w:numId="1576">
    <w:abstractNumId w:val="16"/>
  </w:num>
  <w:num w:numId="1577">
    <w:abstractNumId w:val="1161"/>
  </w:num>
  <w:num w:numId="1578">
    <w:abstractNumId w:val="367"/>
  </w:num>
  <w:num w:numId="1579">
    <w:abstractNumId w:val="690"/>
  </w:num>
  <w:num w:numId="1580">
    <w:abstractNumId w:val="856"/>
  </w:num>
  <w:num w:numId="1581">
    <w:abstractNumId w:val="1295"/>
  </w:num>
  <w:num w:numId="1582">
    <w:abstractNumId w:val="1107"/>
  </w:num>
  <w:num w:numId="1583">
    <w:abstractNumId w:val="1040"/>
  </w:num>
  <w:num w:numId="1584">
    <w:abstractNumId w:val="466"/>
  </w:num>
  <w:num w:numId="1585">
    <w:abstractNumId w:val="1184"/>
  </w:num>
  <w:num w:numId="1586">
    <w:abstractNumId w:val="382"/>
  </w:num>
  <w:num w:numId="1587">
    <w:abstractNumId w:val="758"/>
  </w:num>
  <w:num w:numId="1588">
    <w:abstractNumId w:val="185"/>
  </w:num>
  <w:num w:numId="1589">
    <w:abstractNumId w:val="6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0">
    <w:abstractNumId w:val="6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1">
    <w:abstractNumId w:val="0"/>
  </w:num>
  <w:numIdMacAtCleanup w:val="15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mirrorMargins/>
  <w:hideSpellingErrors/>
  <w:hideGrammaticalErrors/>
  <w:attachedTemplate r:id="rId1"/>
  <w:trackRevisions/>
  <w:doNotTrackMoves/>
  <w:defaultTabStop w:val="403"/>
  <w:evenAndOddHeaders/>
  <w:drawingGridHorizontalSpacing w:val="100"/>
  <w:displayHorizontalDrawingGridEvery w:val="0"/>
  <w:displayVerticalDrawingGridEvery w:val="0"/>
  <w:noPunctuationKerning/>
  <w:characterSpacingControl w:val="doNotCompress"/>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068F"/>
    <w:rsid w:val="0000070E"/>
    <w:rsid w:val="00000A31"/>
    <w:rsid w:val="00000B9E"/>
    <w:rsid w:val="00000BFA"/>
    <w:rsid w:val="000011A1"/>
    <w:rsid w:val="00001CB2"/>
    <w:rsid w:val="00001CC3"/>
    <w:rsid w:val="00002005"/>
    <w:rsid w:val="000020F3"/>
    <w:rsid w:val="00002F44"/>
    <w:rsid w:val="00002F60"/>
    <w:rsid w:val="00002FFA"/>
    <w:rsid w:val="00003244"/>
    <w:rsid w:val="000041B3"/>
    <w:rsid w:val="00004A4F"/>
    <w:rsid w:val="00004D18"/>
    <w:rsid w:val="00004DF1"/>
    <w:rsid w:val="00004F5E"/>
    <w:rsid w:val="00005550"/>
    <w:rsid w:val="00005F8D"/>
    <w:rsid w:val="00006878"/>
    <w:rsid w:val="000068B1"/>
    <w:rsid w:val="00007356"/>
    <w:rsid w:val="0000738D"/>
    <w:rsid w:val="00010308"/>
    <w:rsid w:val="00010328"/>
    <w:rsid w:val="000103D2"/>
    <w:rsid w:val="00010F9D"/>
    <w:rsid w:val="0001107E"/>
    <w:rsid w:val="00011396"/>
    <w:rsid w:val="00012093"/>
    <w:rsid w:val="00012913"/>
    <w:rsid w:val="000133D3"/>
    <w:rsid w:val="000135DF"/>
    <w:rsid w:val="000139CF"/>
    <w:rsid w:val="000148C9"/>
    <w:rsid w:val="000149A2"/>
    <w:rsid w:val="00014C29"/>
    <w:rsid w:val="00014C7C"/>
    <w:rsid w:val="00014EF5"/>
    <w:rsid w:val="0001539B"/>
    <w:rsid w:val="00015AC5"/>
    <w:rsid w:val="00015C8D"/>
    <w:rsid w:val="00016146"/>
    <w:rsid w:val="00016638"/>
    <w:rsid w:val="00016AA2"/>
    <w:rsid w:val="00016B84"/>
    <w:rsid w:val="00017E44"/>
    <w:rsid w:val="00020148"/>
    <w:rsid w:val="00020458"/>
    <w:rsid w:val="00020841"/>
    <w:rsid w:val="00020C16"/>
    <w:rsid w:val="00020F86"/>
    <w:rsid w:val="00020FE6"/>
    <w:rsid w:val="00021337"/>
    <w:rsid w:val="00021990"/>
    <w:rsid w:val="00022312"/>
    <w:rsid w:val="00022C86"/>
    <w:rsid w:val="0002321E"/>
    <w:rsid w:val="000239F7"/>
    <w:rsid w:val="00024797"/>
    <w:rsid w:val="0002492B"/>
    <w:rsid w:val="00024C5F"/>
    <w:rsid w:val="0002527B"/>
    <w:rsid w:val="00025407"/>
    <w:rsid w:val="00025779"/>
    <w:rsid w:val="00025920"/>
    <w:rsid w:val="000259C6"/>
    <w:rsid w:val="00025F06"/>
    <w:rsid w:val="000260C8"/>
    <w:rsid w:val="00026374"/>
    <w:rsid w:val="000269C8"/>
    <w:rsid w:val="00026B5F"/>
    <w:rsid w:val="00027292"/>
    <w:rsid w:val="0002777F"/>
    <w:rsid w:val="0003097E"/>
    <w:rsid w:val="00030B6F"/>
    <w:rsid w:val="00030E91"/>
    <w:rsid w:val="000315AB"/>
    <w:rsid w:val="00031690"/>
    <w:rsid w:val="000316BA"/>
    <w:rsid w:val="00031EBD"/>
    <w:rsid w:val="00032780"/>
    <w:rsid w:val="00032B54"/>
    <w:rsid w:val="00032C0D"/>
    <w:rsid w:val="00032CB3"/>
    <w:rsid w:val="00033359"/>
    <w:rsid w:val="00033CAC"/>
    <w:rsid w:val="00033FB4"/>
    <w:rsid w:val="00034105"/>
    <w:rsid w:val="0003414D"/>
    <w:rsid w:val="00034424"/>
    <w:rsid w:val="000344F7"/>
    <w:rsid w:val="000348AE"/>
    <w:rsid w:val="000349A1"/>
    <w:rsid w:val="00035180"/>
    <w:rsid w:val="00035225"/>
    <w:rsid w:val="000358AB"/>
    <w:rsid w:val="00036134"/>
    <w:rsid w:val="00036926"/>
    <w:rsid w:val="0003755A"/>
    <w:rsid w:val="00037590"/>
    <w:rsid w:val="000377FF"/>
    <w:rsid w:val="0003781B"/>
    <w:rsid w:val="000379D5"/>
    <w:rsid w:val="00040538"/>
    <w:rsid w:val="00040A7E"/>
    <w:rsid w:val="00040E5D"/>
    <w:rsid w:val="0004132A"/>
    <w:rsid w:val="0004187D"/>
    <w:rsid w:val="000419C3"/>
    <w:rsid w:val="00041C9A"/>
    <w:rsid w:val="000430FA"/>
    <w:rsid w:val="00043479"/>
    <w:rsid w:val="00044F12"/>
    <w:rsid w:val="000450F5"/>
    <w:rsid w:val="00046185"/>
    <w:rsid w:val="0004618C"/>
    <w:rsid w:val="0004677F"/>
    <w:rsid w:val="00046AED"/>
    <w:rsid w:val="00046F7A"/>
    <w:rsid w:val="0004792F"/>
    <w:rsid w:val="00047BAA"/>
    <w:rsid w:val="00047BCC"/>
    <w:rsid w:val="00047F8D"/>
    <w:rsid w:val="00050274"/>
    <w:rsid w:val="00050353"/>
    <w:rsid w:val="000504BF"/>
    <w:rsid w:val="00050A0E"/>
    <w:rsid w:val="00051028"/>
    <w:rsid w:val="000511EA"/>
    <w:rsid w:val="00051D8F"/>
    <w:rsid w:val="0005243C"/>
    <w:rsid w:val="00052D2E"/>
    <w:rsid w:val="00052E66"/>
    <w:rsid w:val="00052EC4"/>
    <w:rsid w:val="00052EFC"/>
    <w:rsid w:val="00053225"/>
    <w:rsid w:val="00053503"/>
    <w:rsid w:val="00053534"/>
    <w:rsid w:val="00053775"/>
    <w:rsid w:val="00053804"/>
    <w:rsid w:val="00053DB6"/>
    <w:rsid w:val="00054D17"/>
    <w:rsid w:val="00055598"/>
    <w:rsid w:val="00055BD5"/>
    <w:rsid w:val="00056550"/>
    <w:rsid w:val="00056558"/>
    <w:rsid w:val="00056DA9"/>
    <w:rsid w:val="000575C2"/>
    <w:rsid w:val="00057704"/>
    <w:rsid w:val="0005787D"/>
    <w:rsid w:val="00057C95"/>
    <w:rsid w:val="000605E6"/>
    <w:rsid w:val="000611A9"/>
    <w:rsid w:val="000612CE"/>
    <w:rsid w:val="00061845"/>
    <w:rsid w:val="00061DA0"/>
    <w:rsid w:val="00061EC8"/>
    <w:rsid w:val="0006214F"/>
    <w:rsid w:val="000625EF"/>
    <w:rsid w:val="000625F1"/>
    <w:rsid w:val="000639AD"/>
    <w:rsid w:val="00063AE6"/>
    <w:rsid w:val="000642C6"/>
    <w:rsid w:val="0006447F"/>
    <w:rsid w:val="00065D08"/>
    <w:rsid w:val="00065DB2"/>
    <w:rsid w:val="00065F45"/>
    <w:rsid w:val="0006620E"/>
    <w:rsid w:val="00066646"/>
    <w:rsid w:val="00066663"/>
    <w:rsid w:val="00067688"/>
    <w:rsid w:val="00067949"/>
    <w:rsid w:val="0007086F"/>
    <w:rsid w:val="000709BD"/>
    <w:rsid w:val="00071909"/>
    <w:rsid w:val="00071985"/>
    <w:rsid w:val="00071F21"/>
    <w:rsid w:val="00071F4E"/>
    <w:rsid w:val="00072BB1"/>
    <w:rsid w:val="00073C3A"/>
    <w:rsid w:val="000745EB"/>
    <w:rsid w:val="00074D83"/>
    <w:rsid w:val="00075111"/>
    <w:rsid w:val="00075691"/>
    <w:rsid w:val="000766ED"/>
    <w:rsid w:val="00076B9E"/>
    <w:rsid w:val="00077D7D"/>
    <w:rsid w:val="00077E5B"/>
    <w:rsid w:val="000801CC"/>
    <w:rsid w:val="00081161"/>
    <w:rsid w:val="00081283"/>
    <w:rsid w:val="000813F4"/>
    <w:rsid w:val="00081437"/>
    <w:rsid w:val="000817D3"/>
    <w:rsid w:val="0008183F"/>
    <w:rsid w:val="0008191E"/>
    <w:rsid w:val="000819A3"/>
    <w:rsid w:val="000824E4"/>
    <w:rsid w:val="00082702"/>
    <w:rsid w:val="00082B66"/>
    <w:rsid w:val="00082BA8"/>
    <w:rsid w:val="00083454"/>
    <w:rsid w:val="00083CEC"/>
    <w:rsid w:val="00083CF4"/>
    <w:rsid w:val="000847C5"/>
    <w:rsid w:val="00084C87"/>
    <w:rsid w:val="00085141"/>
    <w:rsid w:val="00086289"/>
    <w:rsid w:val="00086B3C"/>
    <w:rsid w:val="00086B93"/>
    <w:rsid w:val="00087C8F"/>
    <w:rsid w:val="0009024B"/>
    <w:rsid w:val="0009072F"/>
    <w:rsid w:val="00091120"/>
    <w:rsid w:val="000918DA"/>
    <w:rsid w:val="00091A37"/>
    <w:rsid w:val="0009209B"/>
    <w:rsid w:val="000925AE"/>
    <w:rsid w:val="000933F5"/>
    <w:rsid w:val="00094CE3"/>
    <w:rsid w:val="000950D9"/>
    <w:rsid w:val="0009565A"/>
    <w:rsid w:val="000958E3"/>
    <w:rsid w:val="00095CB3"/>
    <w:rsid w:val="00096D92"/>
    <w:rsid w:val="00097080"/>
    <w:rsid w:val="000971AB"/>
    <w:rsid w:val="00097A4C"/>
    <w:rsid w:val="00097ACE"/>
    <w:rsid w:val="00097FDC"/>
    <w:rsid w:val="000A05D1"/>
    <w:rsid w:val="000A07A2"/>
    <w:rsid w:val="000A12EF"/>
    <w:rsid w:val="000A1661"/>
    <w:rsid w:val="000A166B"/>
    <w:rsid w:val="000A1EA6"/>
    <w:rsid w:val="000A2242"/>
    <w:rsid w:val="000A2D69"/>
    <w:rsid w:val="000A3258"/>
    <w:rsid w:val="000A37B6"/>
    <w:rsid w:val="000A3E52"/>
    <w:rsid w:val="000A4A4F"/>
    <w:rsid w:val="000A4BD3"/>
    <w:rsid w:val="000A612A"/>
    <w:rsid w:val="000A614A"/>
    <w:rsid w:val="000A6B3B"/>
    <w:rsid w:val="000A7A52"/>
    <w:rsid w:val="000B0083"/>
    <w:rsid w:val="000B02F1"/>
    <w:rsid w:val="000B07FE"/>
    <w:rsid w:val="000B0F4C"/>
    <w:rsid w:val="000B1504"/>
    <w:rsid w:val="000B1F1B"/>
    <w:rsid w:val="000B265D"/>
    <w:rsid w:val="000B26D2"/>
    <w:rsid w:val="000B3121"/>
    <w:rsid w:val="000B3492"/>
    <w:rsid w:val="000B3879"/>
    <w:rsid w:val="000B57C8"/>
    <w:rsid w:val="000B6E8C"/>
    <w:rsid w:val="000B7E45"/>
    <w:rsid w:val="000C005A"/>
    <w:rsid w:val="000C01A4"/>
    <w:rsid w:val="000C0277"/>
    <w:rsid w:val="000C02E5"/>
    <w:rsid w:val="000C0445"/>
    <w:rsid w:val="000C060E"/>
    <w:rsid w:val="000C0749"/>
    <w:rsid w:val="000C090B"/>
    <w:rsid w:val="000C0A2B"/>
    <w:rsid w:val="000C0DC9"/>
    <w:rsid w:val="000C1210"/>
    <w:rsid w:val="000C1762"/>
    <w:rsid w:val="000C179D"/>
    <w:rsid w:val="000C17BE"/>
    <w:rsid w:val="000C19AD"/>
    <w:rsid w:val="000C23C4"/>
    <w:rsid w:val="000C3094"/>
    <w:rsid w:val="000C3424"/>
    <w:rsid w:val="000C34BD"/>
    <w:rsid w:val="000C3B36"/>
    <w:rsid w:val="000C3BEC"/>
    <w:rsid w:val="000C487B"/>
    <w:rsid w:val="000C491B"/>
    <w:rsid w:val="000C4E16"/>
    <w:rsid w:val="000C550F"/>
    <w:rsid w:val="000C57B1"/>
    <w:rsid w:val="000C64C0"/>
    <w:rsid w:val="000C7947"/>
    <w:rsid w:val="000D0090"/>
    <w:rsid w:val="000D00D2"/>
    <w:rsid w:val="000D108B"/>
    <w:rsid w:val="000D1E38"/>
    <w:rsid w:val="000D29DF"/>
    <w:rsid w:val="000D2F54"/>
    <w:rsid w:val="000D3153"/>
    <w:rsid w:val="000D3CBD"/>
    <w:rsid w:val="000D3CC5"/>
    <w:rsid w:val="000D4CC8"/>
    <w:rsid w:val="000D4E55"/>
    <w:rsid w:val="000D53E9"/>
    <w:rsid w:val="000D57B8"/>
    <w:rsid w:val="000D5AB9"/>
    <w:rsid w:val="000D60F8"/>
    <w:rsid w:val="000D671D"/>
    <w:rsid w:val="000D69D0"/>
    <w:rsid w:val="000D6A7C"/>
    <w:rsid w:val="000D6CD4"/>
    <w:rsid w:val="000D6D22"/>
    <w:rsid w:val="000D7240"/>
    <w:rsid w:val="000D7758"/>
    <w:rsid w:val="000D7E3D"/>
    <w:rsid w:val="000E01AF"/>
    <w:rsid w:val="000E0467"/>
    <w:rsid w:val="000E0523"/>
    <w:rsid w:val="000E0C25"/>
    <w:rsid w:val="000E1DAB"/>
    <w:rsid w:val="000E305D"/>
    <w:rsid w:val="000E330C"/>
    <w:rsid w:val="000E4284"/>
    <w:rsid w:val="000E719D"/>
    <w:rsid w:val="000F0914"/>
    <w:rsid w:val="000F0E49"/>
    <w:rsid w:val="000F11B1"/>
    <w:rsid w:val="000F11C5"/>
    <w:rsid w:val="000F1DE0"/>
    <w:rsid w:val="000F21F2"/>
    <w:rsid w:val="000F3632"/>
    <w:rsid w:val="000F4CEE"/>
    <w:rsid w:val="000F5540"/>
    <w:rsid w:val="000F5543"/>
    <w:rsid w:val="000F59A6"/>
    <w:rsid w:val="000F5E11"/>
    <w:rsid w:val="000F607A"/>
    <w:rsid w:val="000F6A89"/>
    <w:rsid w:val="000F7206"/>
    <w:rsid w:val="000F74BB"/>
    <w:rsid w:val="000F7977"/>
    <w:rsid w:val="001000E8"/>
    <w:rsid w:val="00101513"/>
    <w:rsid w:val="001019A2"/>
    <w:rsid w:val="00101EBC"/>
    <w:rsid w:val="00102602"/>
    <w:rsid w:val="00102782"/>
    <w:rsid w:val="00103313"/>
    <w:rsid w:val="001035BB"/>
    <w:rsid w:val="00103C7C"/>
    <w:rsid w:val="00104A1A"/>
    <w:rsid w:val="00104D33"/>
    <w:rsid w:val="00104FBC"/>
    <w:rsid w:val="00105513"/>
    <w:rsid w:val="0010681E"/>
    <w:rsid w:val="001102FB"/>
    <w:rsid w:val="00110D39"/>
    <w:rsid w:val="00111446"/>
    <w:rsid w:val="00111551"/>
    <w:rsid w:val="00112290"/>
    <w:rsid w:val="00112AD3"/>
    <w:rsid w:val="00112E4B"/>
    <w:rsid w:val="0011303E"/>
    <w:rsid w:val="00113D09"/>
    <w:rsid w:val="00114768"/>
    <w:rsid w:val="001149BF"/>
    <w:rsid w:val="00114C2E"/>
    <w:rsid w:val="00115074"/>
    <w:rsid w:val="0011546B"/>
    <w:rsid w:val="0011601B"/>
    <w:rsid w:val="00116059"/>
    <w:rsid w:val="0011682D"/>
    <w:rsid w:val="00116BBD"/>
    <w:rsid w:val="00116DAD"/>
    <w:rsid w:val="00116F3E"/>
    <w:rsid w:val="00117B54"/>
    <w:rsid w:val="00117D9B"/>
    <w:rsid w:val="00117FD6"/>
    <w:rsid w:val="001200B3"/>
    <w:rsid w:val="0012031C"/>
    <w:rsid w:val="00120381"/>
    <w:rsid w:val="00120469"/>
    <w:rsid w:val="00120932"/>
    <w:rsid w:val="00120B52"/>
    <w:rsid w:val="0012147D"/>
    <w:rsid w:val="001215E3"/>
    <w:rsid w:val="00121870"/>
    <w:rsid w:val="00122212"/>
    <w:rsid w:val="00122292"/>
    <w:rsid w:val="001228A8"/>
    <w:rsid w:val="00122BDC"/>
    <w:rsid w:val="0012311B"/>
    <w:rsid w:val="0012350E"/>
    <w:rsid w:val="0012412C"/>
    <w:rsid w:val="00124144"/>
    <w:rsid w:val="001248EB"/>
    <w:rsid w:val="00124C18"/>
    <w:rsid w:val="00124DD2"/>
    <w:rsid w:val="00125774"/>
    <w:rsid w:val="00125DD1"/>
    <w:rsid w:val="001264EE"/>
    <w:rsid w:val="001265F5"/>
    <w:rsid w:val="00126ECD"/>
    <w:rsid w:val="001271A6"/>
    <w:rsid w:val="00130312"/>
    <w:rsid w:val="0013044F"/>
    <w:rsid w:val="00130618"/>
    <w:rsid w:val="00130774"/>
    <w:rsid w:val="00130B2E"/>
    <w:rsid w:val="0013110A"/>
    <w:rsid w:val="001323D4"/>
    <w:rsid w:val="00132612"/>
    <w:rsid w:val="00132AAE"/>
    <w:rsid w:val="00133131"/>
    <w:rsid w:val="001335EE"/>
    <w:rsid w:val="0013401B"/>
    <w:rsid w:val="0013423F"/>
    <w:rsid w:val="00134DAD"/>
    <w:rsid w:val="00134E95"/>
    <w:rsid w:val="00135204"/>
    <w:rsid w:val="00135526"/>
    <w:rsid w:val="00135B3A"/>
    <w:rsid w:val="00135C3C"/>
    <w:rsid w:val="00136124"/>
    <w:rsid w:val="00136D53"/>
    <w:rsid w:val="0013710B"/>
    <w:rsid w:val="00137648"/>
    <w:rsid w:val="00137A1D"/>
    <w:rsid w:val="001401A2"/>
    <w:rsid w:val="0014059F"/>
    <w:rsid w:val="00140BEF"/>
    <w:rsid w:val="00140C76"/>
    <w:rsid w:val="00140F69"/>
    <w:rsid w:val="00141002"/>
    <w:rsid w:val="00141138"/>
    <w:rsid w:val="0014171A"/>
    <w:rsid w:val="001417BA"/>
    <w:rsid w:val="00141C64"/>
    <w:rsid w:val="00141D2D"/>
    <w:rsid w:val="00142A0A"/>
    <w:rsid w:val="00143165"/>
    <w:rsid w:val="0014348C"/>
    <w:rsid w:val="001434CE"/>
    <w:rsid w:val="00144284"/>
    <w:rsid w:val="00144CA9"/>
    <w:rsid w:val="00144DD7"/>
    <w:rsid w:val="00145775"/>
    <w:rsid w:val="001457FC"/>
    <w:rsid w:val="00146079"/>
    <w:rsid w:val="00146158"/>
    <w:rsid w:val="00146757"/>
    <w:rsid w:val="00147F71"/>
    <w:rsid w:val="0015078A"/>
    <w:rsid w:val="00150A49"/>
    <w:rsid w:val="001512CA"/>
    <w:rsid w:val="00151B69"/>
    <w:rsid w:val="001535CA"/>
    <w:rsid w:val="00154090"/>
    <w:rsid w:val="0015477F"/>
    <w:rsid w:val="00155469"/>
    <w:rsid w:val="001555D0"/>
    <w:rsid w:val="00155C06"/>
    <w:rsid w:val="00155CDA"/>
    <w:rsid w:val="00156AA7"/>
    <w:rsid w:val="00156F43"/>
    <w:rsid w:val="001572F0"/>
    <w:rsid w:val="0015789C"/>
    <w:rsid w:val="0015799F"/>
    <w:rsid w:val="0016003A"/>
    <w:rsid w:val="001601A2"/>
    <w:rsid w:val="00160587"/>
    <w:rsid w:val="00161FF2"/>
    <w:rsid w:val="00162E38"/>
    <w:rsid w:val="00162FCB"/>
    <w:rsid w:val="001644AA"/>
    <w:rsid w:val="00164954"/>
    <w:rsid w:val="00164D8C"/>
    <w:rsid w:val="001652E4"/>
    <w:rsid w:val="00165530"/>
    <w:rsid w:val="00165778"/>
    <w:rsid w:val="001658DD"/>
    <w:rsid w:val="001660D7"/>
    <w:rsid w:val="001661B2"/>
    <w:rsid w:val="001663BD"/>
    <w:rsid w:val="00166627"/>
    <w:rsid w:val="00166959"/>
    <w:rsid w:val="00167157"/>
    <w:rsid w:val="00167861"/>
    <w:rsid w:val="00167894"/>
    <w:rsid w:val="00167C65"/>
    <w:rsid w:val="00167E15"/>
    <w:rsid w:val="001701DF"/>
    <w:rsid w:val="0017023B"/>
    <w:rsid w:val="00170CE5"/>
    <w:rsid w:val="00170FD1"/>
    <w:rsid w:val="00171107"/>
    <w:rsid w:val="001719EF"/>
    <w:rsid w:val="00172048"/>
    <w:rsid w:val="0017264A"/>
    <w:rsid w:val="00172DBF"/>
    <w:rsid w:val="00173150"/>
    <w:rsid w:val="001731CD"/>
    <w:rsid w:val="0017338E"/>
    <w:rsid w:val="00173402"/>
    <w:rsid w:val="0017344B"/>
    <w:rsid w:val="001748F3"/>
    <w:rsid w:val="001751AF"/>
    <w:rsid w:val="00175461"/>
    <w:rsid w:val="0017582A"/>
    <w:rsid w:val="00175EBD"/>
    <w:rsid w:val="0017611E"/>
    <w:rsid w:val="00176804"/>
    <w:rsid w:val="00176944"/>
    <w:rsid w:val="00176950"/>
    <w:rsid w:val="00176D39"/>
    <w:rsid w:val="00176F52"/>
    <w:rsid w:val="001776DA"/>
    <w:rsid w:val="0017778E"/>
    <w:rsid w:val="00177FC5"/>
    <w:rsid w:val="001803E2"/>
    <w:rsid w:val="00180BFD"/>
    <w:rsid w:val="001811A1"/>
    <w:rsid w:val="001819E8"/>
    <w:rsid w:val="0018203B"/>
    <w:rsid w:val="001825AB"/>
    <w:rsid w:val="001825F8"/>
    <w:rsid w:val="00182BC4"/>
    <w:rsid w:val="00182C3E"/>
    <w:rsid w:val="00182CB2"/>
    <w:rsid w:val="00182E2D"/>
    <w:rsid w:val="001837C6"/>
    <w:rsid w:val="0018409E"/>
    <w:rsid w:val="0018498E"/>
    <w:rsid w:val="00184B2F"/>
    <w:rsid w:val="00184EBD"/>
    <w:rsid w:val="001860C7"/>
    <w:rsid w:val="00187187"/>
    <w:rsid w:val="001871E8"/>
    <w:rsid w:val="001872DF"/>
    <w:rsid w:val="0018753F"/>
    <w:rsid w:val="00190B40"/>
    <w:rsid w:val="001912A3"/>
    <w:rsid w:val="0019140B"/>
    <w:rsid w:val="00191CB8"/>
    <w:rsid w:val="00192B91"/>
    <w:rsid w:val="00192F0E"/>
    <w:rsid w:val="00192FFE"/>
    <w:rsid w:val="0019340D"/>
    <w:rsid w:val="001936FC"/>
    <w:rsid w:val="00193A19"/>
    <w:rsid w:val="001942DE"/>
    <w:rsid w:val="0019464E"/>
    <w:rsid w:val="00194736"/>
    <w:rsid w:val="00195DA2"/>
    <w:rsid w:val="00195E56"/>
    <w:rsid w:val="00196E2B"/>
    <w:rsid w:val="0019732B"/>
    <w:rsid w:val="00197BED"/>
    <w:rsid w:val="00197C21"/>
    <w:rsid w:val="001A02B4"/>
    <w:rsid w:val="001A03F0"/>
    <w:rsid w:val="001A0D83"/>
    <w:rsid w:val="001A0E3F"/>
    <w:rsid w:val="001A1BE6"/>
    <w:rsid w:val="001A1D43"/>
    <w:rsid w:val="001A29AB"/>
    <w:rsid w:val="001A303B"/>
    <w:rsid w:val="001A30C6"/>
    <w:rsid w:val="001A376F"/>
    <w:rsid w:val="001A45D4"/>
    <w:rsid w:val="001A46D9"/>
    <w:rsid w:val="001A49B2"/>
    <w:rsid w:val="001A4AEF"/>
    <w:rsid w:val="001A4B30"/>
    <w:rsid w:val="001A524D"/>
    <w:rsid w:val="001A5611"/>
    <w:rsid w:val="001A5789"/>
    <w:rsid w:val="001A59C0"/>
    <w:rsid w:val="001A5A8A"/>
    <w:rsid w:val="001A5F8D"/>
    <w:rsid w:val="001A60D1"/>
    <w:rsid w:val="001A616E"/>
    <w:rsid w:val="001A6269"/>
    <w:rsid w:val="001A6289"/>
    <w:rsid w:val="001A63F1"/>
    <w:rsid w:val="001A6405"/>
    <w:rsid w:val="001A68B6"/>
    <w:rsid w:val="001A6A65"/>
    <w:rsid w:val="001A798E"/>
    <w:rsid w:val="001A7A99"/>
    <w:rsid w:val="001A7CB6"/>
    <w:rsid w:val="001A7F7F"/>
    <w:rsid w:val="001B055A"/>
    <w:rsid w:val="001B0936"/>
    <w:rsid w:val="001B0BF2"/>
    <w:rsid w:val="001B2297"/>
    <w:rsid w:val="001B245B"/>
    <w:rsid w:val="001B2656"/>
    <w:rsid w:val="001B2A36"/>
    <w:rsid w:val="001B35EE"/>
    <w:rsid w:val="001B369A"/>
    <w:rsid w:val="001B37E6"/>
    <w:rsid w:val="001B4C54"/>
    <w:rsid w:val="001B4CA1"/>
    <w:rsid w:val="001B594E"/>
    <w:rsid w:val="001B5C6D"/>
    <w:rsid w:val="001B60D7"/>
    <w:rsid w:val="001B621D"/>
    <w:rsid w:val="001B7696"/>
    <w:rsid w:val="001B76C0"/>
    <w:rsid w:val="001B7C6B"/>
    <w:rsid w:val="001B7D93"/>
    <w:rsid w:val="001C0085"/>
    <w:rsid w:val="001C008F"/>
    <w:rsid w:val="001C0535"/>
    <w:rsid w:val="001C05D4"/>
    <w:rsid w:val="001C06E9"/>
    <w:rsid w:val="001C1496"/>
    <w:rsid w:val="001C16C0"/>
    <w:rsid w:val="001C1979"/>
    <w:rsid w:val="001C1CAB"/>
    <w:rsid w:val="001C1FAC"/>
    <w:rsid w:val="001C2F19"/>
    <w:rsid w:val="001C3062"/>
    <w:rsid w:val="001C316E"/>
    <w:rsid w:val="001C36A8"/>
    <w:rsid w:val="001C386D"/>
    <w:rsid w:val="001C4050"/>
    <w:rsid w:val="001C48F9"/>
    <w:rsid w:val="001C4CB5"/>
    <w:rsid w:val="001C54F6"/>
    <w:rsid w:val="001C60FC"/>
    <w:rsid w:val="001C638E"/>
    <w:rsid w:val="001C6822"/>
    <w:rsid w:val="001C6DE6"/>
    <w:rsid w:val="001C6F19"/>
    <w:rsid w:val="001C6F64"/>
    <w:rsid w:val="001C7046"/>
    <w:rsid w:val="001C70FB"/>
    <w:rsid w:val="001C7A10"/>
    <w:rsid w:val="001D05B2"/>
    <w:rsid w:val="001D11B0"/>
    <w:rsid w:val="001D1319"/>
    <w:rsid w:val="001D13E3"/>
    <w:rsid w:val="001D1445"/>
    <w:rsid w:val="001D148E"/>
    <w:rsid w:val="001D23A8"/>
    <w:rsid w:val="001D267C"/>
    <w:rsid w:val="001D2BDE"/>
    <w:rsid w:val="001D34EC"/>
    <w:rsid w:val="001D3A4E"/>
    <w:rsid w:val="001D3ABC"/>
    <w:rsid w:val="001D3BCC"/>
    <w:rsid w:val="001D4A8C"/>
    <w:rsid w:val="001D4C27"/>
    <w:rsid w:val="001D52C8"/>
    <w:rsid w:val="001D547B"/>
    <w:rsid w:val="001D5B7C"/>
    <w:rsid w:val="001D70E7"/>
    <w:rsid w:val="001D7B7C"/>
    <w:rsid w:val="001D7CD2"/>
    <w:rsid w:val="001E02E5"/>
    <w:rsid w:val="001E0D60"/>
    <w:rsid w:val="001E14C5"/>
    <w:rsid w:val="001E1845"/>
    <w:rsid w:val="001E206E"/>
    <w:rsid w:val="001E214D"/>
    <w:rsid w:val="001E28FF"/>
    <w:rsid w:val="001E2EF0"/>
    <w:rsid w:val="001E2FDD"/>
    <w:rsid w:val="001E36B5"/>
    <w:rsid w:val="001E3E7A"/>
    <w:rsid w:val="001E419C"/>
    <w:rsid w:val="001E43E0"/>
    <w:rsid w:val="001E463E"/>
    <w:rsid w:val="001E47B6"/>
    <w:rsid w:val="001E48E7"/>
    <w:rsid w:val="001E515C"/>
    <w:rsid w:val="001E5C1E"/>
    <w:rsid w:val="001E5FF0"/>
    <w:rsid w:val="001E658E"/>
    <w:rsid w:val="001E6756"/>
    <w:rsid w:val="001E68B0"/>
    <w:rsid w:val="001E6EA1"/>
    <w:rsid w:val="001E7809"/>
    <w:rsid w:val="001E7A63"/>
    <w:rsid w:val="001F03D6"/>
    <w:rsid w:val="001F0999"/>
    <w:rsid w:val="001F13A3"/>
    <w:rsid w:val="001F1942"/>
    <w:rsid w:val="001F1A6C"/>
    <w:rsid w:val="001F1BF0"/>
    <w:rsid w:val="001F1E48"/>
    <w:rsid w:val="001F280A"/>
    <w:rsid w:val="001F3769"/>
    <w:rsid w:val="001F379F"/>
    <w:rsid w:val="001F39C4"/>
    <w:rsid w:val="001F4382"/>
    <w:rsid w:val="001F444B"/>
    <w:rsid w:val="001F4648"/>
    <w:rsid w:val="001F482D"/>
    <w:rsid w:val="001F506D"/>
    <w:rsid w:val="001F5235"/>
    <w:rsid w:val="001F54A9"/>
    <w:rsid w:val="001F5817"/>
    <w:rsid w:val="001F597D"/>
    <w:rsid w:val="001F5FF7"/>
    <w:rsid w:val="001F6037"/>
    <w:rsid w:val="001F706A"/>
    <w:rsid w:val="001F7486"/>
    <w:rsid w:val="001F759A"/>
    <w:rsid w:val="001F75AE"/>
    <w:rsid w:val="001F7810"/>
    <w:rsid w:val="0020029F"/>
    <w:rsid w:val="00200A53"/>
    <w:rsid w:val="0020112B"/>
    <w:rsid w:val="00201325"/>
    <w:rsid w:val="00201852"/>
    <w:rsid w:val="00201E92"/>
    <w:rsid w:val="00201F18"/>
    <w:rsid w:val="00201F6A"/>
    <w:rsid w:val="0020208B"/>
    <w:rsid w:val="002021D1"/>
    <w:rsid w:val="002021F3"/>
    <w:rsid w:val="002025FC"/>
    <w:rsid w:val="00202BE3"/>
    <w:rsid w:val="0020305B"/>
    <w:rsid w:val="00203662"/>
    <w:rsid w:val="00203BFD"/>
    <w:rsid w:val="002054C2"/>
    <w:rsid w:val="00205C61"/>
    <w:rsid w:val="00206010"/>
    <w:rsid w:val="00206549"/>
    <w:rsid w:val="002068AB"/>
    <w:rsid w:val="002068F0"/>
    <w:rsid w:val="00206AA9"/>
    <w:rsid w:val="00206DEC"/>
    <w:rsid w:val="00206F62"/>
    <w:rsid w:val="00210077"/>
    <w:rsid w:val="00210079"/>
    <w:rsid w:val="002100C1"/>
    <w:rsid w:val="0021118F"/>
    <w:rsid w:val="00211A14"/>
    <w:rsid w:val="00211AA7"/>
    <w:rsid w:val="00211D41"/>
    <w:rsid w:val="00211FB7"/>
    <w:rsid w:val="0021277A"/>
    <w:rsid w:val="00213017"/>
    <w:rsid w:val="002135E7"/>
    <w:rsid w:val="00214427"/>
    <w:rsid w:val="00214B34"/>
    <w:rsid w:val="00214E40"/>
    <w:rsid w:val="00215101"/>
    <w:rsid w:val="002160E2"/>
    <w:rsid w:val="002166A8"/>
    <w:rsid w:val="00216FAD"/>
    <w:rsid w:val="002174A2"/>
    <w:rsid w:val="002174E2"/>
    <w:rsid w:val="002177F1"/>
    <w:rsid w:val="00217939"/>
    <w:rsid w:val="00217B91"/>
    <w:rsid w:val="00217D4F"/>
    <w:rsid w:val="00217EA5"/>
    <w:rsid w:val="002205E8"/>
    <w:rsid w:val="002208EC"/>
    <w:rsid w:val="00220EBC"/>
    <w:rsid w:val="002210FF"/>
    <w:rsid w:val="002212EA"/>
    <w:rsid w:val="002219EA"/>
    <w:rsid w:val="00222399"/>
    <w:rsid w:val="00222858"/>
    <w:rsid w:val="00222B21"/>
    <w:rsid w:val="00222E5C"/>
    <w:rsid w:val="0022315B"/>
    <w:rsid w:val="002231F8"/>
    <w:rsid w:val="00223742"/>
    <w:rsid w:val="00224061"/>
    <w:rsid w:val="002241B3"/>
    <w:rsid w:val="0022453A"/>
    <w:rsid w:val="00224DC4"/>
    <w:rsid w:val="00225429"/>
    <w:rsid w:val="00225BCB"/>
    <w:rsid w:val="00225CFE"/>
    <w:rsid w:val="00226240"/>
    <w:rsid w:val="00226FF6"/>
    <w:rsid w:val="0022722B"/>
    <w:rsid w:val="002276DA"/>
    <w:rsid w:val="00227700"/>
    <w:rsid w:val="00230880"/>
    <w:rsid w:val="00230ABA"/>
    <w:rsid w:val="002313AB"/>
    <w:rsid w:val="0023289A"/>
    <w:rsid w:val="002328A6"/>
    <w:rsid w:val="00232DF8"/>
    <w:rsid w:val="002335EB"/>
    <w:rsid w:val="002338E9"/>
    <w:rsid w:val="00233FE5"/>
    <w:rsid w:val="0023550A"/>
    <w:rsid w:val="00235642"/>
    <w:rsid w:val="00235DD4"/>
    <w:rsid w:val="00236470"/>
    <w:rsid w:val="00236961"/>
    <w:rsid w:val="00236B73"/>
    <w:rsid w:val="00236E64"/>
    <w:rsid w:val="00237BA0"/>
    <w:rsid w:val="00237DB2"/>
    <w:rsid w:val="0024012F"/>
    <w:rsid w:val="00240626"/>
    <w:rsid w:val="00240B88"/>
    <w:rsid w:val="002410A4"/>
    <w:rsid w:val="002414C7"/>
    <w:rsid w:val="00241961"/>
    <w:rsid w:val="00241E11"/>
    <w:rsid w:val="0024296C"/>
    <w:rsid w:val="00242BA0"/>
    <w:rsid w:val="0024325D"/>
    <w:rsid w:val="00243AB9"/>
    <w:rsid w:val="00243E99"/>
    <w:rsid w:val="002444D7"/>
    <w:rsid w:val="00244649"/>
    <w:rsid w:val="002448AD"/>
    <w:rsid w:val="00245457"/>
    <w:rsid w:val="00245531"/>
    <w:rsid w:val="00245BA8"/>
    <w:rsid w:val="00245FAF"/>
    <w:rsid w:val="0024709D"/>
    <w:rsid w:val="00247D7E"/>
    <w:rsid w:val="00250582"/>
    <w:rsid w:val="00251584"/>
    <w:rsid w:val="002516D5"/>
    <w:rsid w:val="0025447D"/>
    <w:rsid w:val="00254DA7"/>
    <w:rsid w:val="00255A87"/>
    <w:rsid w:val="00255AF3"/>
    <w:rsid w:val="00256154"/>
    <w:rsid w:val="00256A92"/>
    <w:rsid w:val="00256B2E"/>
    <w:rsid w:val="00256F98"/>
    <w:rsid w:val="00257038"/>
    <w:rsid w:val="00260B39"/>
    <w:rsid w:val="00260FF1"/>
    <w:rsid w:val="0026189F"/>
    <w:rsid w:val="0026197F"/>
    <w:rsid w:val="002624E2"/>
    <w:rsid w:val="0026283E"/>
    <w:rsid w:val="00262A05"/>
    <w:rsid w:val="00262B6B"/>
    <w:rsid w:val="00263224"/>
    <w:rsid w:val="0026358F"/>
    <w:rsid w:val="00263852"/>
    <w:rsid w:val="00263B96"/>
    <w:rsid w:val="002644A1"/>
    <w:rsid w:val="00265A70"/>
    <w:rsid w:val="00265AF4"/>
    <w:rsid w:val="00265D0B"/>
    <w:rsid w:val="00265D8B"/>
    <w:rsid w:val="00266AB6"/>
    <w:rsid w:val="00266D2C"/>
    <w:rsid w:val="00267137"/>
    <w:rsid w:val="00267E82"/>
    <w:rsid w:val="002705D1"/>
    <w:rsid w:val="00270A25"/>
    <w:rsid w:val="00270CDB"/>
    <w:rsid w:val="0027108D"/>
    <w:rsid w:val="00271D5B"/>
    <w:rsid w:val="002720C4"/>
    <w:rsid w:val="002726F6"/>
    <w:rsid w:val="00272958"/>
    <w:rsid w:val="00272A6D"/>
    <w:rsid w:val="00272B20"/>
    <w:rsid w:val="00272BA6"/>
    <w:rsid w:val="00273247"/>
    <w:rsid w:val="00273B17"/>
    <w:rsid w:val="00273C2D"/>
    <w:rsid w:val="00273DED"/>
    <w:rsid w:val="00273E7C"/>
    <w:rsid w:val="00274981"/>
    <w:rsid w:val="00274DB7"/>
    <w:rsid w:val="00274EA7"/>
    <w:rsid w:val="00275E12"/>
    <w:rsid w:val="0027695A"/>
    <w:rsid w:val="00276B67"/>
    <w:rsid w:val="00277CB5"/>
    <w:rsid w:val="002801CD"/>
    <w:rsid w:val="00280A14"/>
    <w:rsid w:val="00281181"/>
    <w:rsid w:val="00281219"/>
    <w:rsid w:val="0028144B"/>
    <w:rsid w:val="00281D56"/>
    <w:rsid w:val="0028207B"/>
    <w:rsid w:val="0028262A"/>
    <w:rsid w:val="002827AB"/>
    <w:rsid w:val="00282D23"/>
    <w:rsid w:val="002832C9"/>
    <w:rsid w:val="00284402"/>
    <w:rsid w:val="00284C77"/>
    <w:rsid w:val="00284E3A"/>
    <w:rsid w:val="0028527D"/>
    <w:rsid w:val="00285EE9"/>
    <w:rsid w:val="00286073"/>
    <w:rsid w:val="002861C6"/>
    <w:rsid w:val="00286791"/>
    <w:rsid w:val="00286A19"/>
    <w:rsid w:val="00286AFC"/>
    <w:rsid w:val="002875BF"/>
    <w:rsid w:val="00287677"/>
    <w:rsid w:val="0028769F"/>
    <w:rsid w:val="002906EA"/>
    <w:rsid w:val="00290992"/>
    <w:rsid w:val="0029152C"/>
    <w:rsid w:val="00291CBE"/>
    <w:rsid w:val="002924DE"/>
    <w:rsid w:val="00292976"/>
    <w:rsid w:val="002929C9"/>
    <w:rsid w:val="00293973"/>
    <w:rsid w:val="00293A14"/>
    <w:rsid w:val="00293AF6"/>
    <w:rsid w:val="00293E5F"/>
    <w:rsid w:val="002949AF"/>
    <w:rsid w:val="00294B02"/>
    <w:rsid w:val="00294F8A"/>
    <w:rsid w:val="00295173"/>
    <w:rsid w:val="002953AE"/>
    <w:rsid w:val="00295437"/>
    <w:rsid w:val="00295DD7"/>
    <w:rsid w:val="00296282"/>
    <w:rsid w:val="00296EE6"/>
    <w:rsid w:val="00297CB6"/>
    <w:rsid w:val="00297E3D"/>
    <w:rsid w:val="002A015C"/>
    <w:rsid w:val="002A0666"/>
    <w:rsid w:val="002A07A7"/>
    <w:rsid w:val="002A127F"/>
    <w:rsid w:val="002A2777"/>
    <w:rsid w:val="002A29A1"/>
    <w:rsid w:val="002A34DD"/>
    <w:rsid w:val="002A3A01"/>
    <w:rsid w:val="002A4272"/>
    <w:rsid w:val="002A42B6"/>
    <w:rsid w:val="002A4827"/>
    <w:rsid w:val="002A53C5"/>
    <w:rsid w:val="002A646C"/>
    <w:rsid w:val="002A7322"/>
    <w:rsid w:val="002A7563"/>
    <w:rsid w:val="002A766E"/>
    <w:rsid w:val="002A778A"/>
    <w:rsid w:val="002B118D"/>
    <w:rsid w:val="002B1601"/>
    <w:rsid w:val="002B1793"/>
    <w:rsid w:val="002B1BC1"/>
    <w:rsid w:val="002B1CE2"/>
    <w:rsid w:val="002B1EEE"/>
    <w:rsid w:val="002B20C0"/>
    <w:rsid w:val="002B2204"/>
    <w:rsid w:val="002B2BC6"/>
    <w:rsid w:val="002B2EC5"/>
    <w:rsid w:val="002B37BD"/>
    <w:rsid w:val="002B3A90"/>
    <w:rsid w:val="002B3B58"/>
    <w:rsid w:val="002B3E42"/>
    <w:rsid w:val="002B415A"/>
    <w:rsid w:val="002B4191"/>
    <w:rsid w:val="002B4235"/>
    <w:rsid w:val="002B49A4"/>
    <w:rsid w:val="002B5E9F"/>
    <w:rsid w:val="002B6403"/>
    <w:rsid w:val="002B6735"/>
    <w:rsid w:val="002B6820"/>
    <w:rsid w:val="002B797D"/>
    <w:rsid w:val="002B7BEB"/>
    <w:rsid w:val="002B7C28"/>
    <w:rsid w:val="002B7DB5"/>
    <w:rsid w:val="002C042A"/>
    <w:rsid w:val="002C0A48"/>
    <w:rsid w:val="002C0B43"/>
    <w:rsid w:val="002C135B"/>
    <w:rsid w:val="002C1374"/>
    <w:rsid w:val="002C1977"/>
    <w:rsid w:val="002C1B8F"/>
    <w:rsid w:val="002C2220"/>
    <w:rsid w:val="002C246B"/>
    <w:rsid w:val="002C254E"/>
    <w:rsid w:val="002C26DB"/>
    <w:rsid w:val="002C33F3"/>
    <w:rsid w:val="002C3667"/>
    <w:rsid w:val="002C437F"/>
    <w:rsid w:val="002C457F"/>
    <w:rsid w:val="002C479D"/>
    <w:rsid w:val="002C504F"/>
    <w:rsid w:val="002C5E3A"/>
    <w:rsid w:val="002C621B"/>
    <w:rsid w:val="002C6713"/>
    <w:rsid w:val="002C6802"/>
    <w:rsid w:val="002C779F"/>
    <w:rsid w:val="002C7A62"/>
    <w:rsid w:val="002C7BD0"/>
    <w:rsid w:val="002D00E4"/>
    <w:rsid w:val="002D0669"/>
    <w:rsid w:val="002D0D50"/>
    <w:rsid w:val="002D19A8"/>
    <w:rsid w:val="002D271D"/>
    <w:rsid w:val="002D38D8"/>
    <w:rsid w:val="002D38ED"/>
    <w:rsid w:val="002D3F95"/>
    <w:rsid w:val="002D42F4"/>
    <w:rsid w:val="002D4B97"/>
    <w:rsid w:val="002D51EB"/>
    <w:rsid w:val="002D52EE"/>
    <w:rsid w:val="002D5AF2"/>
    <w:rsid w:val="002D627E"/>
    <w:rsid w:val="002D66E4"/>
    <w:rsid w:val="002D68DA"/>
    <w:rsid w:val="002D6C45"/>
    <w:rsid w:val="002D6D38"/>
    <w:rsid w:val="002D79D5"/>
    <w:rsid w:val="002D7FD2"/>
    <w:rsid w:val="002E00DD"/>
    <w:rsid w:val="002E018B"/>
    <w:rsid w:val="002E14E9"/>
    <w:rsid w:val="002E1A56"/>
    <w:rsid w:val="002E1ABD"/>
    <w:rsid w:val="002E211A"/>
    <w:rsid w:val="002E2367"/>
    <w:rsid w:val="002E2947"/>
    <w:rsid w:val="002E2C0B"/>
    <w:rsid w:val="002E3F27"/>
    <w:rsid w:val="002E486A"/>
    <w:rsid w:val="002E4A50"/>
    <w:rsid w:val="002E4AE1"/>
    <w:rsid w:val="002E60A3"/>
    <w:rsid w:val="002E62C8"/>
    <w:rsid w:val="002E6C8B"/>
    <w:rsid w:val="002E6EE7"/>
    <w:rsid w:val="002E701C"/>
    <w:rsid w:val="002E75F7"/>
    <w:rsid w:val="002E7E61"/>
    <w:rsid w:val="002F045C"/>
    <w:rsid w:val="002F0FA8"/>
    <w:rsid w:val="002F1A2E"/>
    <w:rsid w:val="002F2166"/>
    <w:rsid w:val="002F28EA"/>
    <w:rsid w:val="002F2B62"/>
    <w:rsid w:val="002F35BE"/>
    <w:rsid w:val="002F3BF4"/>
    <w:rsid w:val="002F423F"/>
    <w:rsid w:val="002F42C1"/>
    <w:rsid w:val="002F474B"/>
    <w:rsid w:val="002F55F1"/>
    <w:rsid w:val="002F6111"/>
    <w:rsid w:val="002F6BBA"/>
    <w:rsid w:val="002F6D6F"/>
    <w:rsid w:val="002F6F1C"/>
    <w:rsid w:val="002F7F35"/>
    <w:rsid w:val="003001AE"/>
    <w:rsid w:val="003003D6"/>
    <w:rsid w:val="00300820"/>
    <w:rsid w:val="00302315"/>
    <w:rsid w:val="003029F3"/>
    <w:rsid w:val="00302E1E"/>
    <w:rsid w:val="00302EE9"/>
    <w:rsid w:val="00303214"/>
    <w:rsid w:val="0030338C"/>
    <w:rsid w:val="00303A5A"/>
    <w:rsid w:val="0030405F"/>
    <w:rsid w:val="00304798"/>
    <w:rsid w:val="00304FAC"/>
    <w:rsid w:val="003055B6"/>
    <w:rsid w:val="00305A10"/>
    <w:rsid w:val="00305A70"/>
    <w:rsid w:val="00305E2B"/>
    <w:rsid w:val="0030647A"/>
    <w:rsid w:val="00306BB2"/>
    <w:rsid w:val="00307224"/>
    <w:rsid w:val="003078B9"/>
    <w:rsid w:val="0030795D"/>
    <w:rsid w:val="00307B89"/>
    <w:rsid w:val="00307DC8"/>
    <w:rsid w:val="0031064F"/>
    <w:rsid w:val="003115F6"/>
    <w:rsid w:val="003123FC"/>
    <w:rsid w:val="00313ABD"/>
    <w:rsid w:val="00314265"/>
    <w:rsid w:val="003144CB"/>
    <w:rsid w:val="00314EF4"/>
    <w:rsid w:val="00315550"/>
    <w:rsid w:val="0031572A"/>
    <w:rsid w:val="00315BAB"/>
    <w:rsid w:val="00315DAF"/>
    <w:rsid w:val="00315EAB"/>
    <w:rsid w:val="00316267"/>
    <w:rsid w:val="003171BF"/>
    <w:rsid w:val="0031780A"/>
    <w:rsid w:val="0031788C"/>
    <w:rsid w:val="00317AA1"/>
    <w:rsid w:val="00320450"/>
    <w:rsid w:val="003205F6"/>
    <w:rsid w:val="00320730"/>
    <w:rsid w:val="0032146B"/>
    <w:rsid w:val="00321E3E"/>
    <w:rsid w:val="003228B0"/>
    <w:rsid w:val="0032292A"/>
    <w:rsid w:val="003237AF"/>
    <w:rsid w:val="003238DB"/>
    <w:rsid w:val="00323AC7"/>
    <w:rsid w:val="00323DE6"/>
    <w:rsid w:val="00323ECD"/>
    <w:rsid w:val="00324D9D"/>
    <w:rsid w:val="00324FDC"/>
    <w:rsid w:val="00325333"/>
    <w:rsid w:val="00325436"/>
    <w:rsid w:val="003258C2"/>
    <w:rsid w:val="00326113"/>
    <w:rsid w:val="003264E2"/>
    <w:rsid w:val="00326BE7"/>
    <w:rsid w:val="00326D0A"/>
    <w:rsid w:val="00326E40"/>
    <w:rsid w:val="00326F54"/>
    <w:rsid w:val="00327BF7"/>
    <w:rsid w:val="00330832"/>
    <w:rsid w:val="003308DD"/>
    <w:rsid w:val="00330C9A"/>
    <w:rsid w:val="00330F2A"/>
    <w:rsid w:val="00332420"/>
    <w:rsid w:val="00332D4C"/>
    <w:rsid w:val="00333B36"/>
    <w:rsid w:val="00335F6A"/>
    <w:rsid w:val="00336191"/>
    <w:rsid w:val="00336408"/>
    <w:rsid w:val="00336F8D"/>
    <w:rsid w:val="0033741C"/>
    <w:rsid w:val="00337ABA"/>
    <w:rsid w:val="0034032C"/>
    <w:rsid w:val="003408E7"/>
    <w:rsid w:val="0034157D"/>
    <w:rsid w:val="0034203D"/>
    <w:rsid w:val="0034218A"/>
    <w:rsid w:val="00342FB6"/>
    <w:rsid w:val="00342FD6"/>
    <w:rsid w:val="00343186"/>
    <w:rsid w:val="00343429"/>
    <w:rsid w:val="003434AD"/>
    <w:rsid w:val="003435F9"/>
    <w:rsid w:val="00343E36"/>
    <w:rsid w:val="00343EB9"/>
    <w:rsid w:val="00344428"/>
    <w:rsid w:val="00345F29"/>
    <w:rsid w:val="00345F94"/>
    <w:rsid w:val="0034602E"/>
    <w:rsid w:val="003464A0"/>
    <w:rsid w:val="0034651E"/>
    <w:rsid w:val="00346C38"/>
    <w:rsid w:val="00346CC0"/>
    <w:rsid w:val="0034714D"/>
    <w:rsid w:val="003471DC"/>
    <w:rsid w:val="0035004B"/>
    <w:rsid w:val="00350D8E"/>
    <w:rsid w:val="00350E07"/>
    <w:rsid w:val="0035100D"/>
    <w:rsid w:val="00351628"/>
    <w:rsid w:val="00352017"/>
    <w:rsid w:val="00352B37"/>
    <w:rsid w:val="00352EC4"/>
    <w:rsid w:val="00353316"/>
    <w:rsid w:val="00353FD0"/>
    <w:rsid w:val="00354042"/>
    <w:rsid w:val="0035419E"/>
    <w:rsid w:val="003544DD"/>
    <w:rsid w:val="00354BFA"/>
    <w:rsid w:val="0035504E"/>
    <w:rsid w:val="00355256"/>
    <w:rsid w:val="003557F8"/>
    <w:rsid w:val="003558F8"/>
    <w:rsid w:val="00355D90"/>
    <w:rsid w:val="00355E22"/>
    <w:rsid w:val="00355E69"/>
    <w:rsid w:val="00357804"/>
    <w:rsid w:val="00360B1A"/>
    <w:rsid w:val="00360E02"/>
    <w:rsid w:val="00360EA2"/>
    <w:rsid w:val="00360FC8"/>
    <w:rsid w:val="00361AE1"/>
    <w:rsid w:val="00361BAF"/>
    <w:rsid w:val="0036219F"/>
    <w:rsid w:val="00362B91"/>
    <w:rsid w:val="00362D15"/>
    <w:rsid w:val="00362D70"/>
    <w:rsid w:val="00363F51"/>
    <w:rsid w:val="00364E37"/>
    <w:rsid w:val="00364EA2"/>
    <w:rsid w:val="00364F0F"/>
    <w:rsid w:val="003656DE"/>
    <w:rsid w:val="00365BF7"/>
    <w:rsid w:val="00365C38"/>
    <w:rsid w:val="00366A99"/>
    <w:rsid w:val="00366B37"/>
    <w:rsid w:val="00367038"/>
    <w:rsid w:val="003679DC"/>
    <w:rsid w:val="00367C0B"/>
    <w:rsid w:val="00370038"/>
    <w:rsid w:val="00371716"/>
    <w:rsid w:val="00371933"/>
    <w:rsid w:val="00371F39"/>
    <w:rsid w:val="00372375"/>
    <w:rsid w:val="003728F9"/>
    <w:rsid w:val="003757D7"/>
    <w:rsid w:val="00375AC0"/>
    <w:rsid w:val="00375C2C"/>
    <w:rsid w:val="00375C6B"/>
    <w:rsid w:val="0037654E"/>
    <w:rsid w:val="00376910"/>
    <w:rsid w:val="00376A74"/>
    <w:rsid w:val="00376AC9"/>
    <w:rsid w:val="00376F67"/>
    <w:rsid w:val="00376F72"/>
    <w:rsid w:val="00377713"/>
    <w:rsid w:val="00377876"/>
    <w:rsid w:val="00380219"/>
    <w:rsid w:val="003806A6"/>
    <w:rsid w:val="00380E4C"/>
    <w:rsid w:val="0038160B"/>
    <w:rsid w:val="00382AE2"/>
    <w:rsid w:val="00383225"/>
    <w:rsid w:val="003834D8"/>
    <w:rsid w:val="00383FCA"/>
    <w:rsid w:val="003840E0"/>
    <w:rsid w:val="00384924"/>
    <w:rsid w:val="0038499E"/>
    <w:rsid w:val="00384BE6"/>
    <w:rsid w:val="00384EF0"/>
    <w:rsid w:val="00385939"/>
    <w:rsid w:val="00385A21"/>
    <w:rsid w:val="00386020"/>
    <w:rsid w:val="0038613A"/>
    <w:rsid w:val="00386630"/>
    <w:rsid w:val="0038665D"/>
    <w:rsid w:val="00386A79"/>
    <w:rsid w:val="00387B31"/>
    <w:rsid w:val="0039011B"/>
    <w:rsid w:val="0039014B"/>
    <w:rsid w:val="00390421"/>
    <w:rsid w:val="00390AEE"/>
    <w:rsid w:val="00390C82"/>
    <w:rsid w:val="00390EC9"/>
    <w:rsid w:val="00391254"/>
    <w:rsid w:val="00392181"/>
    <w:rsid w:val="00392591"/>
    <w:rsid w:val="0039293A"/>
    <w:rsid w:val="0039396D"/>
    <w:rsid w:val="0039463E"/>
    <w:rsid w:val="00394DBB"/>
    <w:rsid w:val="00394EAC"/>
    <w:rsid w:val="00394F21"/>
    <w:rsid w:val="003956EE"/>
    <w:rsid w:val="003966E3"/>
    <w:rsid w:val="0039784B"/>
    <w:rsid w:val="003A0C48"/>
    <w:rsid w:val="003A1072"/>
    <w:rsid w:val="003A1718"/>
    <w:rsid w:val="003A1B18"/>
    <w:rsid w:val="003A1F0A"/>
    <w:rsid w:val="003A2216"/>
    <w:rsid w:val="003A22E2"/>
    <w:rsid w:val="003A277E"/>
    <w:rsid w:val="003A2960"/>
    <w:rsid w:val="003A30C5"/>
    <w:rsid w:val="003A3B8E"/>
    <w:rsid w:val="003A4A57"/>
    <w:rsid w:val="003A4A8B"/>
    <w:rsid w:val="003A4B22"/>
    <w:rsid w:val="003A4CC8"/>
    <w:rsid w:val="003A5DB6"/>
    <w:rsid w:val="003A737F"/>
    <w:rsid w:val="003B06A9"/>
    <w:rsid w:val="003B0DD5"/>
    <w:rsid w:val="003B1D6B"/>
    <w:rsid w:val="003B1FF3"/>
    <w:rsid w:val="003B3043"/>
    <w:rsid w:val="003B3A98"/>
    <w:rsid w:val="003B4033"/>
    <w:rsid w:val="003B4147"/>
    <w:rsid w:val="003B4312"/>
    <w:rsid w:val="003B43C7"/>
    <w:rsid w:val="003B44FC"/>
    <w:rsid w:val="003B4A8A"/>
    <w:rsid w:val="003B59D2"/>
    <w:rsid w:val="003B5B66"/>
    <w:rsid w:val="003B678A"/>
    <w:rsid w:val="003B6A66"/>
    <w:rsid w:val="003B6D38"/>
    <w:rsid w:val="003B73B7"/>
    <w:rsid w:val="003B7584"/>
    <w:rsid w:val="003C076A"/>
    <w:rsid w:val="003C08F9"/>
    <w:rsid w:val="003C1856"/>
    <w:rsid w:val="003C1A99"/>
    <w:rsid w:val="003C2189"/>
    <w:rsid w:val="003C2468"/>
    <w:rsid w:val="003C24F0"/>
    <w:rsid w:val="003C32B2"/>
    <w:rsid w:val="003C3870"/>
    <w:rsid w:val="003C38C3"/>
    <w:rsid w:val="003C3971"/>
    <w:rsid w:val="003C3F19"/>
    <w:rsid w:val="003C404E"/>
    <w:rsid w:val="003C4138"/>
    <w:rsid w:val="003C4213"/>
    <w:rsid w:val="003C4691"/>
    <w:rsid w:val="003C480D"/>
    <w:rsid w:val="003C5832"/>
    <w:rsid w:val="003C5DB2"/>
    <w:rsid w:val="003C6E29"/>
    <w:rsid w:val="003C6E9D"/>
    <w:rsid w:val="003C71F0"/>
    <w:rsid w:val="003D07DC"/>
    <w:rsid w:val="003D1963"/>
    <w:rsid w:val="003D1CCA"/>
    <w:rsid w:val="003D1E28"/>
    <w:rsid w:val="003D2603"/>
    <w:rsid w:val="003D315F"/>
    <w:rsid w:val="003D32A9"/>
    <w:rsid w:val="003D3908"/>
    <w:rsid w:val="003D3C96"/>
    <w:rsid w:val="003D3E02"/>
    <w:rsid w:val="003D5776"/>
    <w:rsid w:val="003D5BBB"/>
    <w:rsid w:val="003D676E"/>
    <w:rsid w:val="003D7C3C"/>
    <w:rsid w:val="003E1032"/>
    <w:rsid w:val="003E1861"/>
    <w:rsid w:val="003E1BC1"/>
    <w:rsid w:val="003E2351"/>
    <w:rsid w:val="003E2693"/>
    <w:rsid w:val="003E2A66"/>
    <w:rsid w:val="003E343D"/>
    <w:rsid w:val="003E3BEA"/>
    <w:rsid w:val="003E422F"/>
    <w:rsid w:val="003E423C"/>
    <w:rsid w:val="003E48B4"/>
    <w:rsid w:val="003E4A2D"/>
    <w:rsid w:val="003E4C8B"/>
    <w:rsid w:val="003E4DA8"/>
    <w:rsid w:val="003E672A"/>
    <w:rsid w:val="003E6982"/>
    <w:rsid w:val="003E72FB"/>
    <w:rsid w:val="003E73A8"/>
    <w:rsid w:val="003E745B"/>
    <w:rsid w:val="003E75AF"/>
    <w:rsid w:val="003E76A5"/>
    <w:rsid w:val="003F03BC"/>
    <w:rsid w:val="003F0406"/>
    <w:rsid w:val="003F1242"/>
    <w:rsid w:val="003F159A"/>
    <w:rsid w:val="003F1934"/>
    <w:rsid w:val="003F1A6E"/>
    <w:rsid w:val="003F2224"/>
    <w:rsid w:val="003F2883"/>
    <w:rsid w:val="003F2BDA"/>
    <w:rsid w:val="003F3BD9"/>
    <w:rsid w:val="003F3F83"/>
    <w:rsid w:val="003F4029"/>
    <w:rsid w:val="003F49B3"/>
    <w:rsid w:val="003F52AE"/>
    <w:rsid w:val="003F5A79"/>
    <w:rsid w:val="003F663C"/>
    <w:rsid w:val="003F6807"/>
    <w:rsid w:val="003F6A3C"/>
    <w:rsid w:val="003F707F"/>
    <w:rsid w:val="003F7234"/>
    <w:rsid w:val="003F7754"/>
    <w:rsid w:val="003F7C52"/>
    <w:rsid w:val="003F7F32"/>
    <w:rsid w:val="0040057E"/>
    <w:rsid w:val="00400E08"/>
    <w:rsid w:val="00401267"/>
    <w:rsid w:val="004012E4"/>
    <w:rsid w:val="0040147D"/>
    <w:rsid w:val="00402C31"/>
    <w:rsid w:val="004039D8"/>
    <w:rsid w:val="00404045"/>
    <w:rsid w:val="00404AC3"/>
    <w:rsid w:val="0040565C"/>
    <w:rsid w:val="00405693"/>
    <w:rsid w:val="00405B2B"/>
    <w:rsid w:val="004063AA"/>
    <w:rsid w:val="004073D3"/>
    <w:rsid w:val="0040783C"/>
    <w:rsid w:val="0040797E"/>
    <w:rsid w:val="00407E87"/>
    <w:rsid w:val="00410919"/>
    <w:rsid w:val="004109FE"/>
    <w:rsid w:val="00411141"/>
    <w:rsid w:val="00412628"/>
    <w:rsid w:val="004133B8"/>
    <w:rsid w:val="0041574A"/>
    <w:rsid w:val="00415961"/>
    <w:rsid w:val="00415D12"/>
    <w:rsid w:val="00416393"/>
    <w:rsid w:val="00416EE0"/>
    <w:rsid w:val="00416EF7"/>
    <w:rsid w:val="00416F67"/>
    <w:rsid w:val="004174A6"/>
    <w:rsid w:val="00417C71"/>
    <w:rsid w:val="0042042B"/>
    <w:rsid w:val="00420925"/>
    <w:rsid w:val="004219CB"/>
    <w:rsid w:val="00421AED"/>
    <w:rsid w:val="0042285B"/>
    <w:rsid w:val="0042293E"/>
    <w:rsid w:val="00422AC0"/>
    <w:rsid w:val="00422F12"/>
    <w:rsid w:val="00423688"/>
    <w:rsid w:val="00423A35"/>
    <w:rsid w:val="00423AE3"/>
    <w:rsid w:val="00423D62"/>
    <w:rsid w:val="00423E1C"/>
    <w:rsid w:val="004240DD"/>
    <w:rsid w:val="00424369"/>
    <w:rsid w:val="004249B2"/>
    <w:rsid w:val="0042518F"/>
    <w:rsid w:val="00425398"/>
    <w:rsid w:val="004253E9"/>
    <w:rsid w:val="004259BD"/>
    <w:rsid w:val="0042613F"/>
    <w:rsid w:val="00426175"/>
    <w:rsid w:val="004264E9"/>
    <w:rsid w:val="004271AC"/>
    <w:rsid w:val="004276DB"/>
    <w:rsid w:val="00427AC6"/>
    <w:rsid w:val="00430490"/>
    <w:rsid w:val="00430B05"/>
    <w:rsid w:val="004314E0"/>
    <w:rsid w:val="00431625"/>
    <w:rsid w:val="00431F44"/>
    <w:rsid w:val="004321EC"/>
    <w:rsid w:val="004322E4"/>
    <w:rsid w:val="00432A16"/>
    <w:rsid w:val="0043365C"/>
    <w:rsid w:val="00433739"/>
    <w:rsid w:val="0043426C"/>
    <w:rsid w:val="004349F5"/>
    <w:rsid w:val="00434AB9"/>
    <w:rsid w:val="00435B72"/>
    <w:rsid w:val="0043620C"/>
    <w:rsid w:val="00436798"/>
    <w:rsid w:val="004375BF"/>
    <w:rsid w:val="00437A20"/>
    <w:rsid w:val="00440001"/>
    <w:rsid w:val="004403FF"/>
    <w:rsid w:val="00440FD1"/>
    <w:rsid w:val="004414A4"/>
    <w:rsid w:val="004419F5"/>
    <w:rsid w:val="00441AED"/>
    <w:rsid w:val="00441C2E"/>
    <w:rsid w:val="0044224D"/>
    <w:rsid w:val="004429A2"/>
    <w:rsid w:val="00444525"/>
    <w:rsid w:val="00445292"/>
    <w:rsid w:val="0044546B"/>
    <w:rsid w:val="00445757"/>
    <w:rsid w:val="00445887"/>
    <w:rsid w:val="004464AD"/>
    <w:rsid w:val="004468C3"/>
    <w:rsid w:val="00446E53"/>
    <w:rsid w:val="00447194"/>
    <w:rsid w:val="004479AD"/>
    <w:rsid w:val="0045063C"/>
    <w:rsid w:val="0045099D"/>
    <w:rsid w:val="004526A5"/>
    <w:rsid w:val="004526EB"/>
    <w:rsid w:val="00452AC4"/>
    <w:rsid w:val="00452F0C"/>
    <w:rsid w:val="0045371C"/>
    <w:rsid w:val="00454B4A"/>
    <w:rsid w:val="00456540"/>
    <w:rsid w:val="00456AF2"/>
    <w:rsid w:val="004571D2"/>
    <w:rsid w:val="00457C2D"/>
    <w:rsid w:val="00457E00"/>
    <w:rsid w:val="004605B6"/>
    <w:rsid w:val="00460801"/>
    <w:rsid w:val="00460C95"/>
    <w:rsid w:val="0046163E"/>
    <w:rsid w:val="00461B60"/>
    <w:rsid w:val="00461B74"/>
    <w:rsid w:val="004622FB"/>
    <w:rsid w:val="004630E9"/>
    <w:rsid w:val="0046310E"/>
    <w:rsid w:val="00463A39"/>
    <w:rsid w:val="00463D2F"/>
    <w:rsid w:val="0046541A"/>
    <w:rsid w:val="00465C1E"/>
    <w:rsid w:val="00466989"/>
    <w:rsid w:val="00466EC5"/>
    <w:rsid w:val="00467427"/>
    <w:rsid w:val="00467AC7"/>
    <w:rsid w:val="004708DF"/>
    <w:rsid w:val="00470C0B"/>
    <w:rsid w:val="00470DC2"/>
    <w:rsid w:val="00470DC4"/>
    <w:rsid w:val="00470F92"/>
    <w:rsid w:val="00471186"/>
    <w:rsid w:val="00471273"/>
    <w:rsid w:val="004712DB"/>
    <w:rsid w:val="00471740"/>
    <w:rsid w:val="00471B1B"/>
    <w:rsid w:val="00471CAA"/>
    <w:rsid w:val="00471F49"/>
    <w:rsid w:val="00471F4A"/>
    <w:rsid w:val="004728FE"/>
    <w:rsid w:val="0047367C"/>
    <w:rsid w:val="004736CE"/>
    <w:rsid w:val="00473AF0"/>
    <w:rsid w:val="00473B27"/>
    <w:rsid w:val="00473EC4"/>
    <w:rsid w:val="00474890"/>
    <w:rsid w:val="004751B2"/>
    <w:rsid w:val="004767B5"/>
    <w:rsid w:val="00476938"/>
    <w:rsid w:val="00476AF3"/>
    <w:rsid w:val="00476E7D"/>
    <w:rsid w:val="00476EC7"/>
    <w:rsid w:val="00480216"/>
    <w:rsid w:val="004813EB"/>
    <w:rsid w:val="004813FD"/>
    <w:rsid w:val="0048181B"/>
    <w:rsid w:val="00481AF4"/>
    <w:rsid w:val="00481B23"/>
    <w:rsid w:val="00481DAC"/>
    <w:rsid w:val="00482029"/>
    <w:rsid w:val="00482A87"/>
    <w:rsid w:val="00482F50"/>
    <w:rsid w:val="00483C7C"/>
    <w:rsid w:val="00483F85"/>
    <w:rsid w:val="004841DA"/>
    <w:rsid w:val="004848CA"/>
    <w:rsid w:val="00484921"/>
    <w:rsid w:val="004851C4"/>
    <w:rsid w:val="00485B27"/>
    <w:rsid w:val="00485D66"/>
    <w:rsid w:val="0048623C"/>
    <w:rsid w:val="00486270"/>
    <w:rsid w:val="00486363"/>
    <w:rsid w:val="004878F5"/>
    <w:rsid w:val="00487FF6"/>
    <w:rsid w:val="004901F8"/>
    <w:rsid w:val="004907E9"/>
    <w:rsid w:val="004909C3"/>
    <w:rsid w:val="00490AD9"/>
    <w:rsid w:val="004912C9"/>
    <w:rsid w:val="00491BC9"/>
    <w:rsid w:val="00494231"/>
    <w:rsid w:val="00494263"/>
    <w:rsid w:val="00494C99"/>
    <w:rsid w:val="00495E27"/>
    <w:rsid w:val="00495EA6"/>
    <w:rsid w:val="00496B7F"/>
    <w:rsid w:val="00496EF5"/>
    <w:rsid w:val="00497970"/>
    <w:rsid w:val="004A0593"/>
    <w:rsid w:val="004A0859"/>
    <w:rsid w:val="004A09B9"/>
    <w:rsid w:val="004A0B35"/>
    <w:rsid w:val="004A1109"/>
    <w:rsid w:val="004A16B0"/>
    <w:rsid w:val="004A18C2"/>
    <w:rsid w:val="004A1E32"/>
    <w:rsid w:val="004A2414"/>
    <w:rsid w:val="004A2653"/>
    <w:rsid w:val="004A35C6"/>
    <w:rsid w:val="004A3CB8"/>
    <w:rsid w:val="004A4371"/>
    <w:rsid w:val="004A468D"/>
    <w:rsid w:val="004A46DA"/>
    <w:rsid w:val="004A4E86"/>
    <w:rsid w:val="004A5000"/>
    <w:rsid w:val="004A5E29"/>
    <w:rsid w:val="004A6924"/>
    <w:rsid w:val="004A6E26"/>
    <w:rsid w:val="004A71FF"/>
    <w:rsid w:val="004A7791"/>
    <w:rsid w:val="004A7EAA"/>
    <w:rsid w:val="004B04C5"/>
    <w:rsid w:val="004B1323"/>
    <w:rsid w:val="004B1708"/>
    <w:rsid w:val="004B1D19"/>
    <w:rsid w:val="004B20CA"/>
    <w:rsid w:val="004B21BD"/>
    <w:rsid w:val="004B2239"/>
    <w:rsid w:val="004B2820"/>
    <w:rsid w:val="004B3A2D"/>
    <w:rsid w:val="004B4002"/>
    <w:rsid w:val="004B439B"/>
    <w:rsid w:val="004B49EB"/>
    <w:rsid w:val="004B4DD2"/>
    <w:rsid w:val="004B53AC"/>
    <w:rsid w:val="004B56D8"/>
    <w:rsid w:val="004B57E2"/>
    <w:rsid w:val="004B614F"/>
    <w:rsid w:val="004B6770"/>
    <w:rsid w:val="004B6DAB"/>
    <w:rsid w:val="004B7D01"/>
    <w:rsid w:val="004B7D89"/>
    <w:rsid w:val="004C0245"/>
    <w:rsid w:val="004C02EF"/>
    <w:rsid w:val="004C03AD"/>
    <w:rsid w:val="004C0865"/>
    <w:rsid w:val="004C0FF1"/>
    <w:rsid w:val="004C10DB"/>
    <w:rsid w:val="004C1E7C"/>
    <w:rsid w:val="004C2687"/>
    <w:rsid w:val="004C289E"/>
    <w:rsid w:val="004C2A25"/>
    <w:rsid w:val="004C2E25"/>
    <w:rsid w:val="004C2FA6"/>
    <w:rsid w:val="004C3785"/>
    <w:rsid w:val="004C3D1F"/>
    <w:rsid w:val="004C402C"/>
    <w:rsid w:val="004C4800"/>
    <w:rsid w:val="004C4A34"/>
    <w:rsid w:val="004C5A0F"/>
    <w:rsid w:val="004C61B6"/>
    <w:rsid w:val="004C61C8"/>
    <w:rsid w:val="004C63CF"/>
    <w:rsid w:val="004C6606"/>
    <w:rsid w:val="004C6EA6"/>
    <w:rsid w:val="004C75FC"/>
    <w:rsid w:val="004D0173"/>
    <w:rsid w:val="004D0FF5"/>
    <w:rsid w:val="004D1030"/>
    <w:rsid w:val="004D1203"/>
    <w:rsid w:val="004D1769"/>
    <w:rsid w:val="004D1915"/>
    <w:rsid w:val="004D1BD1"/>
    <w:rsid w:val="004D46C4"/>
    <w:rsid w:val="004D5676"/>
    <w:rsid w:val="004D59A8"/>
    <w:rsid w:val="004D5ACB"/>
    <w:rsid w:val="004D6903"/>
    <w:rsid w:val="004D6E40"/>
    <w:rsid w:val="004D6F30"/>
    <w:rsid w:val="004D7160"/>
    <w:rsid w:val="004D7410"/>
    <w:rsid w:val="004E010A"/>
    <w:rsid w:val="004E04BD"/>
    <w:rsid w:val="004E0EFF"/>
    <w:rsid w:val="004E182C"/>
    <w:rsid w:val="004E1D09"/>
    <w:rsid w:val="004E232B"/>
    <w:rsid w:val="004E34C7"/>
    <w:rsid w:val="004E362F"/>
    <w:rsid w:val="004E372D"/>
    <w:rsid w:val="004E377C"/>
    <w:rsid w:val="004E3DC9"/>
    <w:rsid w:val="004E452F"/>
    <w:rsid w:val="004E4634"/>
    <w:rsid w:val="004E46D8"/>
    <w:rsid w:val="004E4ED3"/>
    <w:rsid w:val="004E4F08"/>
    <w:rsid w:val="004E4FC0"/>
    <w:rsid w:val="004E5D81"/>
    <w:rsid w:val="004E623C"/>
    <w:rsid w:val="004E66F2"/>
    <w:rsid w:val="004E7650"/>
    <w:rsid w:val="004E7760"/>
    <w:rsid w:val="004F1612"/>
    <w:rsid w:val="004F19A5"/>
    <w:rsid w:val="004F1DC9"/>
    <w:rsid w:val="004F385F"/>
    <w:rsid w:val="004F49B5"/>
    <w:rsid w:val="004F4C8D"/>
    <w:rsid w:val="004F4CCE"/>
    <w:rsid w:val="004F4FE6"/>
    <w:rsid w:val="004F5297"/>
    <w:rsid w:val="004F530F"/>
    <w:rsid w:val="004F54A7"/>
    <w:rsid w:val="004F54AE"/>
    <w:rsid w:val="004F6B1B"/>
    <w:rsid w:val="004F6C60"/>
    <w:rsid w:val="004F740F"/>
    <w:rsid w:val="004F79DA"/>
    <w:rsid w:val="004F7F24"/>
    <w:rsid w:val="005005C5"/>
    <w:rsid w:val="005009C2"/>
    <w:rsid w:val="00500F37"/>
    <w:rsid w:val="005026CE"/>
    <w:rsid w:val="00502D48"/>
    <w:rsid w:val="00503C0C"/>
    <w:rsid w:val="00503D75"/>
    <w:rsid w:val="00504B01"/>
    <w:rsid w:val="00504F46"/>
    <w:rsid w:val="005050BC"/>
    <w:rsid w:val="00505874"/>
    <w:rsid w:val="00506721"/>
    <w:rsid w:val="00507C43"/>
    <w:rsid w:val="0051040E"/>
    <w:rsid w:val="00510514"/>
    <w:rsid w:val="00511309"/>
    <w:rsid w:val="005113AB"/>
    <w:rsid w:val="00511AAB"/>
    <w:rsid w:val="00514755"/>
    <w:rsid w:val="0051483D"/>
    <w:rsid w:val="00514B53"/>
    <w:rsid w:val="00514B5A"/>
    <w:rsid w:val="00514CF8"/>
    <w:rsid w:val="00516F75"/>
    <w:rsid w:val="005170C3"/>
    <w:rsid w:val="0051797D"/>
    <w:rsid w:val="00520808"/>
    <w:rsid w:val="00520E07"/>
    <w:rsid w:val="00520F20"/>
    <w:rsid w:val="00521142"/>
    <w:rsid w:val="005218CD"/>
    <w:rsid w:val="00521EAD"/>
    <w:rsid w:val="0052272C"/>
    <w:rsid w:val="00522A1A"/>
    <w:rsid w:val="00522CC9"/>
    <w:rsid w:val="00523976"/>
    <w:rsid w:val="00524290"/>
    <w:rsid w:val="005245E4"/>
    <w:rsid w:val="00524C69"/>
    <w:rsid w:val="00524C75"/>
    <w:rsid w:val="00524D15"/>
    <w:rsid w:val="00525158"/>
    <w:rsid w:val="00525DF6"/>
    <w:rsid w:val="0052649B"/>
    <w:rsid w:val="00526925"/>
    <w:rsid w:val="005269DF"/>
    <w:rsid w:val="00526AEF"/>
    <w:rsid w:val="005271CD"/>
    <w:rsid w:val="0053000C"/>
    <w:rsid w:val="00530FB8"/>
    <w:rsid w:val="00531196"/>
    <w:rsid w:val="005312AF"/>
    <w:rsid w:val="005317E0"/>
    <w:rsid w:val="00531C57"/>
    <w:rsid w:val="00531CC7"/>
    <w:rsid w:val="00531CEF"/>
    <w:rsid w:val="00531E56"/>
    <w:rsid w:val="0053250F"/>
    <w:rsid w:val="00532AB5"/>
    <w:rsid w:val="00533E91"/>
    <w:rsid w:val="0053584C"/>
    <w:rsid w:val="0053596D"/>
    <w:rsid w:val="00535CB6"/>
    <w:rsid w:val="005366BB"/>
    <w:rsid w:val="00536F3B"/>
    <w:rsid w:val="00537A6F"/>
    <w:rsid w:val="0054023D"/>
    <w:rsid w:val="0054023E"/>
    <w:rsid w:val="00540D45"/>
    <w:rsid w:val="00540DE4"/>
    <w:rsid w:val="00540EE3"/>
    <w:rsid w:val="00541213"/>
    <w:rsid w:val="00541E09"/>
    <w:rsid w:val="00541F73"/>
    <w:rsid w:val="00542957"/>
    <w:rsid w:val="00542A13"/>
    <w:rsid w:val="00542A4C"/>
    <w:rsid w:val="00542B90"/>
    <w:rsid w:val="00542EC9"/>
    <w:rsid w:val="0054309D"/>
    <w:rsid w:val="00543D25"/>
    <w:rsid w:val="00543DFB"/>
    <w:rsid w:val="00543F35"/>
    <w:rsid w:val="005444FE"/>
    <w:rsid w:val="0054511F"/>
    <w:rsid w:val="005451AB"/>
    <w:rsid w:val="005459CB"/>
    <w:rsid w:val="00546435"/>
    <w:rsid w:val="0054691F"/>
    <w:rsid w:val="00546CE6"/>
    <w:rsid w:val="0054772B"/>
    <w:rsid w:val="005500D5"/>
    <w:rsid w:val="00550D8C"/>
    <w:rsid w:val="00550FEB"/>
    <w:rsid w:val="005513EC"/>
    <w:rsid w:val="00551535"/>
    <w:rsid w:val="00551F47"/>
    <w:rsid w:val="005537B9"/>
    <w:rsid w:val="00553E0F"/>
    <w:rsid w:val="005541C3"/>
    <w:rsid w:val="005542A4"/>
    <w:rsid w:val="0055450D"/>
    <w:rsid w:val="00554B80"/>
    <w:rsid w:val="00554BD1"/>
    <w:rsid w:val="00554BFC"/>
    <w:rsid w:val="00554FC7"/>
    <w:rsid w:val="005550F0"/>
    <w:rsid w:val="0055587E"/>
    <w:rsid w:val="005559A3"/>
    <w:rsid w:val="00555FBA"/>
    <w:rsid w:val="005563DD"/>
    <w:rsid w:val="00556532"/>
    <w:rsid w:val="00556CD4"/>
    <w:rsid w:val="0055740C"/>
    <w:rsid w:val="005577D7"/>
    <w:rsid w:val="00557D63"/>
    <w:rsid w:val="00560A4D"/>
    <w:rsid w:val="00560AAC"/>
    <w:rsid w:val="00560AD6"/>
    <w:rsid w:val="00561262"/>
    <w:rsid w:val="00562092"/>
    <w:rsid w:val="0056239B"/>
    <w:rsid w:val="0056269B"/>
    <w:rsid w:val="00562DDB"/>
    <w:rsid w:val="005631D4"/>
    <w:rsid w:val="0056346D"/>
    <w:rsid w:val="00563A33"/>
    <w:rsid w:val="00563DA8"/>
    <w:rsid w:val="0056441E"/>
    <w:rsid w:val="00564884"/>
    <w:rsid w:val="005648C3"/>
    <w:rsid w:val="0056521A"/>
    <w:rsid w:val="00565344"/>
    <w:rsid w:val="00565420"/>
    <w:rsid w:val="00566F28"/>
    <w:rsid w:val="005670F3"/>
    <w:rsid w:val="00567210"/>
    <w:rsid w:val="005676A0"/>
    <w:rsid w:val="00567D93"/>
    <w:rsid w:val="00570297"/>
    <w:rsid w:val="00570C40"/>
    <w:rsid w:val="00570EB8"/>
    <w:rsid w:val="00570F0C"/>
    <w:rsid w:val="00571320"/>
    <w:rsid w:val="005713F4"/>
    <w:rsid w:val="00571427"/>
    <w:rsid w:val="005715ED"/>
    <w:rsid w:val="00571BAE"/>
    <w:rsid w:val="00571FEC"/>
    <w:rsid w:val="00572A2F"/>
    <w:rsid w:val="00572B17"/>
    <w:rsid w:val="00573282"/>
    <w:rsid w:val="00574DDF"/>
    <w:rsid w:val="0057502D"/>
    <w:rsid w:val="0057535D"/>
    <w:rsid w:val="00575506"/>
    <w:rsid w:val="0057551E"/>
    <w:rsid w:val="005761C4"/>
    <w:rsid w:val="005761E8"/>
    <w:rsid w:val="005764B4"/>
    <w:rsid w:val="00576D5A"/>
    <w:rsid w:val="00580040"/>
    <w:rsid w:val="00580D17"/>
    <w:rsid w:val="005815B4"/>
    <w:rsid w:val="00581965"/>
    <w:rsid w:val="00581BF0"/>
    <w:rsid w:val="0058214B"/>
    <w:rsid w:val="00582214"/>
    <w:rsid w:val="0058231E"/>
    <w:rsid w:val="00582659"/>
    <w:rsid w:val="00583028"/>
    <w:rsid w:val="00584205"/>
    <w:rsid w:val="00584290"/>
    <w:rsid w:val="005848B4"/>
    <w:rsid w:val="0058496F"/>
    <w:rsid w:val="00585329"/>
    <w:rsid w:val="00585576"/>
    <w:rsid w:val="0058620A"/>
    <w:rsid w:val="005869FF"/>
    <w:rsid w:val="00586BDD"/>
    <w:rsid w:val="00586F9C"/>
    <w:rsid w:val="005875B9"/>
    <w:rsid w:val="005905B3"/>
    <w:rsid w:val="0059082A"/>
    <w:rsid w:val="0059133C"/>
    <w:rsid w:val="00591F2A"/>
    <w:rsid w:val="00592233"/>
    <w:rsid w:val="00592DDF"/>
    <w:rsid w:val="0059330D"/>
    <w:rsid w:val="00593420"/>
    <w:rsid w:val="005934AB"/>
    <w:rsid w:val="00593760"/>
    <w:rsid w:val="00594449"/>
    <w:rsid w:val="005947D8"/>
    <w:rsid w:val="0059523B"/>
    <w:rsid w:val="005956C7"/>
    <w:rsid w:val="00595CCC"/>
    <w:rsid w:val="00595D22"/>
    <w:rsid w:val="00596672"/>
    <w:rsid w:val="005966CE"/>
    <w:rsid w:val="00596CFD"/>
    <w:rsid w:val="00596EBC"/>
    <w:rsid w:val="005970D9"/>
    <w:rsid w:val="00597584"/>
    <w:rsid w:val="005976CB"/>
    <w:rsid w:val="00597992"/>
    <w:rsid w:val="00597D1C"/>
    <w:rsid w:val="00597D7A"/>
    <w:rsid w:val="005A071F"/>
    <w:rsid w:val="005A1241"/>
    <w:rsid w:val="005A1315"/>
    <w:rsid w:val="005A2482"/>
    <w:rsid w:val="005A2920"/>
    <w:rsid w:val="005A2BAA"/>
    <w:rsid w:val="005A4AE3"/>
    <w:rsid w:val="005A55EB"/>
    <w:rsid w:val="005A5D59"/>
    <w:rsid w:val="005A6630"/>
    <w:rsid w:val="005A6FA4"/>
    <w:rsid w:val="005A73D1"/>
    <w:rsid w:val="005A7473"/>
    <w:rsid w:val="005A7686"/>
    <w:rsid w:val="005A7DC0"/>
    <w:rsid w:val="005B04CE"/>
    <w:rsid w:val="005B1B0C"/>
    <w:rsid w:val="005B1DB1"/>
    <w:rsid w:val="005B22EB"/>
    <w:rsid w:val="005B26DC"/>
    <w:rsid w:val="005B27A6"/>
    <w:rsid w:val="005B3577"/>
    <w:rsid w:val="005B3CD9"/>
    <w:rsid w:val="005B3DBE"/>
    <w:rsid w:val="005B42C4"/>
    <w:rsid w:val="005B43E9"/>
    <w:rsid w:val="005B45BF"/>
    <w:rsid w:val="005B4EF9"/>
    <w:rsid w:val="005B4FB6"/>
    <w:rsid w:val="005B4FF2"/>
    <w:rsid w:val="005B5983"/>
    <w:rsid w:val="005B59F9"/>
    <w:rsid w:val="005B5D30"/>
    <w:rsid w:val="005B5D73"/>
    <w:rsid w:val="005B5DF4"/>
    <w:rsid w:val="005B6BDA"/>
    <w:rsid w:val="005B7B04"/>
    <w:rsid w:val="005C008F"/>
    <w:rsid w:val="005C0CA1"/>
    <w:rsid w:val="005C1328"/>
    <w:rsid w:val="005C189A"/>
    <w:rsid w:val="005C1AE8"/>
    <w:rsid w:val="005C1BC0"/>
    <w:rsid w:val="005C1EE0"/>
    <w:rsid w:val="005C28F4"/>
    <w:rsid w:val="005C2BD7"/>
    <w:rsid w:val="005C2F19"/>
    <w:rsid w:val="005C3583"/>
    <w:rsid w:val="005C3BBE"/>
    <w:rsid w:val="005C3C53"/>
    <w:rsid w:val="005C42E5"/>
    <w:rsid w:val="005C44D8"/>
    <w:rsid w:val="005C4A8C"/>
    <w:rsid w:val="005C4F2D"/>
    <w:rsid w:val="005C5D8B"/>
    <w:rsid w:val="005C6707"/>
    <w:rsid w:val="005C773A"/>
    <w:rsid w:val="005D0080"/>
    <w:rsid w:val="005D0307"/>
    <w:rsid w:val="005D098D"/>
    <w:rsid w:val="005D0B28"/>
    <w:rsid w:val="005D0D72"/>
    <w:rsid w:val="005D12CE"/>
    <w:rsid w:val="005D1366"/>
    <w:rsid w:val="005D14A5"/>
    <w:rsid w:val="005D174A"/>
    <w:rsid w:val="005D234B"/>
    <w:rsid w:val="005D359A"/>
    <w:rsid w:val="005D3773"/>
    <w:rsid w:val="005D37A2"/>
    <w:rsid w:val="005D3876"/>
    <w:rsid w:val="005D4122"/>
    <w:rsid w:val="005D43BD"/>
    <w:rsid w:val="005D449B"/>
    <w:rsid w:val="005D4740"/>
    <w:rsid w:val="005D47F0"/>
    <w:rsid w:val="005D484B"/>
    <w:rsid w:val="005D4898"/>
    <w:rsid w:val="005D4B87"/>
    <w:rsid w:val="005D5A1B"/>
    <w:rsid w:val="005D7B86"/>
    <w:rsid w:val="005D7E43"/>
    <w:rsid w:val="005D7F2D"/>
    <w:rsid w:val="005E0048"/>
    <w:rsid w:val="005E10EF"/>
    <w:rsid w:val="005E1B82"/>
    <w:rsid w:val="005E1EF6"/>
    <w:rsid w:val="005E2D88"/>
    <w:rsid w:val="005E35C8"/>
    <w:rsid w:val="005E38CB"/>
    <w:rsid w:val="005E3A08"/>
    <w:rsid w:val="005E3AA9"/>
    <w:rsid w:val="005E4457"/>
    <w:rsid w:val="005E5F0B"/>
    <w:rsid w:val="005E6697"/>
    <w:rsid w:val="005E6B3A"/>
    <w:rsid w:val="005E7156"/>
    <w:rsid w:val="005E793B"/>
    <w:rsid w:val="005F0749"/>
    <w:rsid w:val="005F1406"/>
    <w:rsid w:val="005F1687"/>
    <w:rsid w:val="005F1A1E"/>
    <w:rsid w:val="005F222F"/>
    <w:rsid w:val="005F26F0"/>
    <w:rsid w:val="005F297D"/>
    <w:rsid w:val="005F320F"/>
    <w:rsid w:val="005F3422"/>
    <w:rsid w:val="005F5B4A"/>
    <w:rsid w:val="005F5D40"/>
    <w:rsid w:val="005F668F"/>
    <w:rsid w:val="005F6E26"/>
    <w:rsid w:val="005F70BE"/>
    <w:rsid w:val="005F7AD6"/>
    <w:rsid w:val="005F7C6D"/>
    <w:rsid w:val="005F7F92"/>
    <w:rsid w:val="006001FF"/>
    <w:rsid w:val="0060042A"/>
    <w:rsid w:val="00600F3E"/>
    <w:rsid w:val="00601296"/>
    <w:rsid w:val="0060179D"/>
    <w:rsid w:val="006017CA"/>
    <w:rsid w:val="00601B78"/>
    <w:rsid w:val="00602222"/>
    <w:rsid w:val="0060285B"/>
    <w:rsid w:val="00602A96"/>
    <w:rsid w:val="0060352F"/>
    <w:rsid w:val="0060375B"/>
    <w:rsid w:val="00603772"/>
    <w:rsid w:val="006037E3"/>
    <w:rsid w:val="00603E83"/>
    <w:rsid w:val="0060419C"/>
    <w:rsid w:val="00604F0A"/>
    <w:rsid w:val="00604F16"/>
    <w:rsid w:val="006051C4"/>
    <w:rsid w:val="00605299"/>
    <w:rsid w:val="0060531B"/>
    <w:rsid w:val="0060534A"/>
    <w:rsid w:val="00605B97"/>
    <w:rsid w:val="00605DF9"/>
    <w:rsid w:val="006065F8"/>
    <w:rsid w:val="006067DC"/>
    <w:rsid w:val="00606A1B"/>
    <w:rsid w:val="00606E07"/>
    <w:rsid w:val="00606F2D"/>
    <w:rsid w:val="0060710A"/>
    <w:rsid w:val="006074C6"/>
    <w:rsid w:val="00607728"/>
    <w:rsid w:val="006077C7"/>
    <w:rsid w:val="00607D92"/>
    <w:rsid w:val="00610B3D"/>
    <w:rsid w:val="006115B6"/>
    <w:rsid w:val="00612205"/>
    <w:rsid w:val="00612740"/>
    <w:rsid w:val="00612D45"/>
    <w:rsid w:val="00612FC7"/>
    <w:rsid w:val="00613287"/>
    <w:rsid w:val="006139A4"/>
    <w:rsid w:val="00613ED9"/>
    <w:rsid w:val="00614339"/>
    <w:rsid w:val="00616106"/>
    <w:rsid w:val="0061615B"/>
    <w:rsid w:val="006162C8"/>
    <w:rsid w:val="006164EE"/>
    <w:rsid w:val="00616991"/>
    <w:rsid w:val="006169E5"/>
    <w:rsid w:val="00617BFA"/>
    <w:rsid w:val="00617C4A"/>
    <w:rsid w:val="00620189"/>
    <w:rsid w:val="00620B0D"/>
    <w:rsid w:val="00620E09"/>
    <w:rsid w:val="006212B5"/>
    <w:rsid w:val="00621351"/>
    <w:rsid w:val="006217CB"/>
    <w:rsid w:val="006219F3"/>
    <w:rsid w:val="00621C54"/>
    <w:rsid w:val="00622186"/>
    <w:rsid w:val="00622C83"/>
    <w:rsid w:val="006232CB"/>
    <w:rsid w:val="00623563"/>
    <w:rsid w:val="00623BDC"/>
    <w:rsid w:val="006245AF"/>
    <w:rsid w:val="00624D8F"/>
    <w:rsid w:val="00624DFF"/>
    <w:rsid w:val="00625115"/>
    <w:rsid w:val="006264BA"/>
    <w:rsid w:val="0062661D"/>
    <w:rsid w:val="00626B1E"/>
    <w:rsid w:val="00627D24"/>
    <w:rsid w:val="00630508"/>
    <w:rsid w:val="00630A5A"/>
    <w:rsid w:val="00630CB1"/>
    <w:rsid w:val="006312C3"/>
    <w:rsid w:val="00632026"/>
    <w:rsid w:val="00632541"/>
    <w:rsid w:val="006327B6"/>
    <w:rsid w:val="006329FF"/>
    <w:rsid w:val="00632FE8"/>
    <w:rsid w:val="0063373C"/>
    <w:rsid w:val="00633AA2"/>
    <w:rsid w:val="00633DD3"/>
    <w:rsid w:val="00633E07"/>
    <w:rsid w:val="00634874"/>
    <w:rsid w:val="0063531C"/>
    <w:rsid w:val="006356CF"/>
    <w:rsid w:val="006360CA"/>
    <w:rsid w:val="006361CF"/>
    <w:rsid w:val="00636473"/>
    <w:rsid w:val="00636E38"/>
    <w:rsid w:val="00636FE6"/>
    <w:rsid w:val="00640952"/>
    <w:rsid w:val="00640BCB"/>
    <w:rsid w:val="006418E0"/>
    <w:rsid w:val="00641FD2"/>
    <w:rsid w:val="00642578"/>
    <w:rsid w:val="006430AB"/>
    <w:rsid w:val="006430BD"/>
    <w:rsid w:val="00643AF2"/>
    <w:rsid w:val="00644550"/>
    <w:rsid w:val="006445D5"/>
    <w:rsid w:val="00644833"/>
    <w:rsid w:val="0064603A"/>
    <w:rsid w:val="0064604A"/>
    <w:rsid w:val="00646621"/>
    <w:rsid w:val="0064674E"/>
    <w:rsid w:val="00646EAD"/>
    <w:rsid w:val="00647365"/>
    <w:rsid w:val="006506E0"/>
    <w:rsid w:val="00650D6A"/>
    <w:rsid w:val="0065158F"/>
    <w:rsid w:val="00651686"/>
    <w:rsid w:val="00652442"/>
    <w:rsid w:val="00652F87"/>
    <w:rsid w:val="00653451"/>
    <w:rsid w:val="006537B3"/>
    <w:rsid w:val="0065390F"/>
    <w:rsid w:val="00653D46"/>
    <w:rsid w:val="00653F1B"/>
    <w:rsid w:val="00653F21"/>
    <w:rsid w:val="006552DF"/>
    <w:rsid w:val="00655CEE"/>
    <w:rsid w:val="00655E48"/>
    <w:rsid w:val="006569CE"/>
    <w:rsid w:val="00656F14"/>
    <w:rsid w:val="0065705A"/>
    <w:rsid w:val="00657091"/>
    <w:rsid w:val="006575D9"/>
    <w:rsid w:val="00657C0C"/>
    <w:rsid w:val="00657DBB"/>
    <w:rsid w:val="006601E9"/>
    <w:rsid w:val="0066074B"/>
    <w:rsid w:val="00660C67"/>
    <w:rsid w:val="00662343"/>
    <w:rsid w:val="00662806"/>
    <w:rsid w:val="00662F32"/>
    <w:rsid w:val="00663113"/>
    <w:rsid w:val="006637C6"/>
    <w:rsid w:val="00663EE4"/>
    <w:rsid w:val="00664530"/>
    <w:rsid w:val="006645E8"/>
    <w:rsid w:val="00664921"/>
    <w:rsid w:val="00664EF3"/>
    <w:rsid w:val="00665070"/>
    <w:rsid w:val="0066558F"/>
    <w:rsid w:val="00665761"/>
    <w:rsid w:val="00665D48"/>
    <w:rsid w:val="00665EB3"/>
    <w:rsid w:val="00666396"/>
    <w:rsid w:val="00666716"/>
    <w:rsid w:val="0066693C"/>
    <w:rsid w:val="00666B64"/>
    <w:rsid w:val="00666D1F"/>
    <w:rsid w:val="00667A97"/>
    <w:rsid w:val="00670414"/>
    <w:rsid w:val="00670A44"/>
    <w:rsid w:val="00670C0D"/>
    <w:rsid w:val="00672123"/>
    <w:rsid w:val="0067229B"/>
    <w:rsid w:val="00672587"/>
    <w:rsid w:val="006735C9"/>
    <w:rsid w:val="00673AC7"/>
    <w:rsid w:val="00673DDC"/>
    <w:rsid w:val="00674591"/>
    <w:rsid w:val="00674971"/>
    <w:rsid w:val="00674B7E"/>
    <w:rsid w:val="00674D00"/>
    <w:rsid w:val="006751DF"/>
    <w:rsid w:val="00675312"/>
    <w:rsid w:val="006753C6"/>
    <w:rsid w:val="006754E4"/>
    <w:rsid w:val="00675B74"/>
    <w:rsid w:val="00676727"/>
    <w:rsid w:val="006768C7"/>
    <w:rsid w:val="0067698A"/>
    <w:rsid w:val="00676FB6"/>
    <w:rsid w:val="00680F64"/>
    <w:rsid w:val="00681578"/>
    <w:rsid w:val="0068164B"/>
    <w:rsid w:val="00681A60"/>
    <w:rsid w:val="006822DC"/>
    <w:rsid w:val="00682595"/>
    <w:rsid w:val="0068432C"/>
    <w:rsid w:val="006847F6"/>
    <w:rsid w:val="006850D9"/>
    <w:rsid w:val="0068515D"/>
    <w:rsid w:val="006857B4"/>
    <w:rsid w:val="00686198"/>
    <w:rsid w:val="006862C4"/>
    <w:rsid w:val="006865B0"/>
    <w:rsid w:val="00686633"/>
    <w:rsid w:val="00686CCA"/>
    <w:rsid w:val="0068771C"/>
    <w:rsid w:val="00687A3E"/>
    <w:rsid w:val="00687B1E"/>
    <w:rsid w:val="00690A41"/>
    <w:rsid w:val="00690D1B"/>
    <w:rsid w:val="00691A3C"/>
    <w:rsid w:val="00692900"/>
    <w:rsid w:val="00693657"/>
    <w:rsid w:val="00693C57"/>
    <w:rsid w:val="00695875"/>
    <w:rsid w:val="00695AB5"/>
    <w:rsid w:val="0069636E"/>
    <w:rsid w:val="00696655"/>
    <w:rsid w:val="006966BD"/>
    <w:rsid w:val="00696B73"/>
    <w:rsid w:val="006972E5"/>
    <w:rsid w:val="006976A3"/>
    <w:rsid w:val="006979AE"/>
    <w:rsid w:val="00697CC4"/>
    <w:rsid w:val="006A0081"/>
    <w:rsid w:val="006A0093"/>
    <w:rsid w:val="006A036B"/>
    <w:rsid w:val="006A100F"/>
    <w:rsid w:val="006A10C6"/>
    <w:rsid w:val="006A1380"/>
    <w:rsid w:val="006A1523"/>
    <w:rsid w:val="006A1D6F"/>
    <w:rsid w:val="006A1F80"/>
    <w:rsid w:val="006A265B"/>
    <w:rsid w:val="006A2C4B"/>
    <w:rsid w:val="006A2DB4"/>
    <w:rsid w:val="006A32A0"/>
    <w:rsid w:val="006A3525"/>
    <w:rsid w:val="006A3776"/>
    <w:rsid w:val="006A37C8"/>
    <w:rsid w:val="006A380D"/>
    <w:rsid w:val="006A383B"/>
    <w:rsid w:val="006A3D7C"/>
    <w:rsid w:val="006A4840"/>
    <w:rsid w:val="006A6090"/>
    <w:rsid w:val="006A6573"/>
    <w:rsid w:val="006A65D7"/>
    <w:rsid w:val="006A7258"/>
    <w:rsid w:val="006A77CE"/>
    <w:rsid w:val="006A7D66"/>
    <w:rsid w:val="006B0057"/>
    <w:rsid w:val="006B058A"/>
    <w:rsid w:val="006B10DA"/>
    <w:rsid w:val="006B134A"/>
    <w:rsid w:val="006B1B28"/>
    <w:rsid w:val="006B1B97"/>
    <w:rsid w:val="006B1BE8"/>
    <w:rsid w:val="006B2604"/>
    <w:rsid w:val="006B283E"/>
    <w:rsid w:val="006B2955"/>
    <w:rsid w:val="006B3D6C"/>
    <w:rsid w:val="006B4102"/>
    <w:rsid w:val="006B41BF"/>
    <w:rsid w:val="006B426D"/>
    <w:rsid w:val="006B43B3"/>
    <w:rsid w:val="006B46BE"/>
    <w:rsid w:val="006B4ECF"/>
    <w:rsid w:val="006B5799"/>
    <w:rsid w:val="006B57CB"/>
    <w:rsid w:val="006B5B38"/>
    <w:rsid w:val="006B68D1"/>
    <w:rsid w:val="006B6D0A"/>
    <w:rsid w:val="006B6D32"/>
    <w:rsid w:val="006B77C7"/>
    <w:rsid w:val="006C0159"/>
    <w:rsid w:val="006C1164"/>
    <w:rsid w:val="006C296B"/>
    <w:rsid w:val="006C2F27"/>
    <w:rsid w:val="006C2F30"/>
    <w:rsid w:val="006C3D42"/>
    <w:rsid w:val="006C3FCC"/>
    <w:rsid w:val="006C4382"/>
    <w:rsid w:val="006C4913"/>
    <w:rsid w:val="006C4D5D"/>
    <w:rsid w:val="006C4F91"/>
    <w:rsid w:val="006C576A"/>
    <w:rsid w:val="006C589D"/>
    <w:rsid w:val="006C58A2"/>
    <w:rsid w:val="006C6040"/>
    <w:rsid w:val="006C6097"/>
    <w:rsid w:val="006C702C"/>
    <w:rsid w:val="006C7A34"/>
    <w:rsid w:val="006D0378"/>
    <w:rsid w:val="006D0379"/>
    <w:rsid w:val="006D054A"/>
    <w:rsid w:val="006D0CEE"/>
    <w:rsid w:val="006D19B4"/>
    <w:rsid w:val="006D1C15"/>
    <w:rsid w:val="006D2337"/>
    <w:rsid w:val="006D29F8"/>
    <w:rsid w:val="006D2B83"/>
    <w:rsid w:val="006D317D"/>
    <w:rsid w:val="006D35B0"/>
    <w:rsid w:val="006D4480"/>
    <w:rsid w:val="006D4BC8"/>
    <w:rsid w:val="006D4E23"/>
    <w:rsid w:val="006D5B99"/>
    <w:rsid w:val="006D660E"/>
    <w:rsid w:val="006D7E13"/>
    <w:rsid w:val="006D7E77"/>
    <w:rsid w:val="006E08EC"/>
    <w:rsid w:val="006E0DB3"/>
    <w:rsid w:val="006E1302"/>
    <w:rsid w:val="006E14C7"/>
    <w:rsid w:val="006E1632"/>
    <w:rsid w:val="006E1EB0"/>
    <w:rsid w:val="006E2052"/>
    <w:rsid w:val="006E26C7"/>
    <w:rsid w:val="006E2966"/>
    <w:rsid w:val="006E3230"/>
    <w:rsid w:val="006E37D9"/>
    <w:rsid w:val="006E3895"/>
    <w:rsid w:val="006E4292"/>
    <w:rsid w:val="006E45ED"/>
    <w:rsid w:val="006E50A3"/>
    <w:rsid w:val="006E584F"/>
    <w:rsid w:val="006E5972"/>
    <w:rsid w:val="006E5D7D"/>
    <w:rsid w:val="006E5DBE"/>
    <w:rsid w:val="006E623C"/>
    <w:rsid w:val="006E638D"/>
    <w:rsid w:val="006E6733"/>
    <w:rsid w:val="006E6D0C"/>
    <w:rsid w:val="006E77FB"/>
    <w:rsid w:val="006E7CAC"/>
    <w:rsid w:val="006E7D6A"/>
    <w:rsid w:val="006F021A"/>
    <w:rsid w:val="006F049D"/>
    <w:rsid w:val="006F0F34"/>
    <w:rsid w:val="006F124D"/>
    <w:rsid w:val="006F1513"/>
    <w:rsid w:val="006F1578"/>
    <w:rsid w:val="006F1A4D"/>
    <w:rsid w:val="006F2444"/>
    <w:rsid w:val="006F278F"/>
    <w:rsid w:val="006F3345"/>
    <w:rsid w:val="006F38BE"/>
    <w:rsid w:val="006F5ACA"/>
    <w:rsid w:val="006F5ECE"/>
    <w:rsid w:val="006F644D"/>
    <w:rsid w:val="006F64E6"/>
    <w:rsid w:val="006F6590"/>
    <w:rsid w:val="006F6653"/>
    <w:rsid w:val="006F6C0A"/>
    <w:rsid w:val="006F6FD7"/>
    <w:rsid w:val="006F76B1"/>
    <w:rsid w:val="006F7E7C"/>
    <w:rsid w:val="0070033E"/>
    <w:rsid w:val="00700C62"/>
    <w:rsid w:val="00701098"/>
    <w:rsid w:val="0070125A"/>
    <w:rsid w:val="007019FA"/>
    <w:rsid w:val="00701A7B"/>
    <w:rsid w:val="00701FF4"/>
    <w:rsid w:val="00702E72"/>
    <w:rsid w:val="00703487"/>
    <w:rsid w:val="007034EE"/>
    <w:rsid w:val="0070374F"/>
    <w:rsid w:val="00703808"/>
    <w:rsid w:val="00703EB0"/>
    <w:rsid w:val="00703FC8"/>
    <w:rsid w:val="00704747"/>
    <w:rsid w:val="00704FBA"/>
    <w:rsid w:val="0070508E"/>
    <w:rsid w:val="0070629B"/>
    <w:rsid w:val="00706BDB"/>
    <w:rsid w:val="0071039F"/>
    <w:rsid w:val="00710647"/>
    <w:rsid w:val="007108A2"/>
    <w:rsid w:val="007110FE"/>
    <w:rsid w:val="007112EC"/>
    <w:rsid w:val="00711920"/>
    <w:rsid w:val="00711C66"/>
    <w:rsid w:val="00712597"/>
    <w:rsid w:val="0071289C"/>
    <w:rsid w:val="00712B07"/>
    <w:rsid w:val="00713BBF"/>
    <w:rsid w:val="00713BD0"/>
    <w:rsid w:val="00714B06"/>
    <w:rsid w:val="00714C7E"/>
    <w:rsid w:val="00715A67"/>
    <w:rsid w:val="00715E7A"/>
    <w:rsid w:val="0071691B"/>
    <w:rsid w:val="00717375"/>
    <w:rsid w:val="007177CB"/>
    <w:rsid w:val="00717F79"/>
    <w:rsid w:val="00720221"/>
    <w:rsid w:val="00720314"/>
    <w:rsid w:val="00720333"/>
    <w:rsid w:val="007203D1"/>
    <w:rsid w:val="007207FC"/>
    <w:rsid w:val="00720A35"/>
    <w:rsid w:val="0072112C"/>
    <w:rsid w:val="0072165D"/>
    <w:rsid w:val="007217F2"/>
    <w:rsid w:val="007225E0"/>
    <w:rsid w:val="0072261B"/>
    <w:rsid w:val="00722F95"/>
    <w:rsid w:val="00723527"/>
    <w:rsid w:val="0072353C"/>
    <w:rsid w:val="007235DB"/>
    <w:rsid w:val="00723D87"/>
    <w:rsid w:val="007247A1"/>
    <w:rsid w:val="00724A70"/>
    <w:rsid w:val="00724A72"/>
    <w:rsid w:val="00725085"/>
    <w:rsid w:val="00725391"/>
    <w:rsid w:val="007258F8"/>
    <w:rsid w:val="00725B1C"/>
    <w:rsid w:val="00725DF9"/>
    <w:rsid w:val="007262AE"/>
    <w:rsid w:val="007262FC"/>
    <w:rsid w:val="00726364"/>
    <w:rsid w:val="0072666C"/>
    <w:rsid w:val="00726A32"/>
    <w:rsid w:val="00726A79"/>
    <w:rsid w:val="00727A43"/>
    <w:rsid w:val="00730A9F"/>
    <w:rsid w:val="00731059"/>
    <w:rsid w:val="007310B3"/>
    <w:rsid w:val="00731A03"/>
    <w:rsid w:val="00731B0A"/>
    <w:rsid w:val="00732086"/>
    <w:rsid w:val="007325A7"/>
    <w:rsid w:val="00732D6D"/>
    <w:rsid w:val="007332E3"/>
    <w:rsid w:val="00733967"/>
    <w:rsid w:val="00733F3C"/>
    <w:rsid w:val="00734075"/>
    <w:rsid w:val="0073418A"/>
    <w:rsid w:val="00734C3F"/>
    <w:rsid w:val="00735473"/>
    <w:rsid w:val="0073553A"/>
    <w:rsid w:val="00735C7E"/>
    <w:rsid w:val="00735F3E"/>
    <w:rsid w:val="00736F7F"/>
    <w:rsid w:val="007372FF"/>
    <w:rsid w:val="007377B4"/>
    <w:rsid w:val="007400BC"/>
    <w:rsid w:val="00740A9B"/>
    <w:rsid w:val="00740B90"/>
    <w:rsid w:val="00741262"/>
    <w:rsid w:val="007413A3"/>
    <w:rsid w:val="00741E7F"/>
    <w:rsid w:val="0074273A"/>
    <w:rsid w:val="0074281A"/>
    <w:rsid w:val="0074281D"/>
    <w:rsid w:val="00742BFC"/>
    <w:rsid w:val="00742D20"/>
    <w:rsid w:val="00742DFF"/>
    <w:rsid w:val="00742E31"/>
    <w:rsid w:val="00743426"/>
    <w:rsid w:val="0074396A"/>
    <w:rsid w:val="007439B1"/>
    <w:rsid w:val="0074434A"/>
    <w:rsid w:val="007447EE"/>
    <w:rsid w:val="00744C74"/>
    <w:rsid w:val="00744CC3"/>
    <w:rsid w:val="007464C9"/>
    <w:rsid w:val="00746572"/>
    <w:rsid w:val="00747551"/>
    <w:rsid w:val="007477B8"/>
    <w:rsid w:val="00747BF5"/>
    <w:rsid w:val="00747D32"/>
    <w:rsid w:val="00750890"/>
    <w:rsid w:val="00750F86"/>
    <w:rsid w:val="00751335"/>
    <w:rsid w:val="007516CC"/>
    <w:rsid w:val="00751C24"/>
    <w:rsid w:val="007526B0"/>
    <w:rsid w:val="007526C2"/>
    <w:rsid w:val="00753D2C"/>
    <w:rsid w:val="0075497F"/>
    <w:rsid w:val="00754A4B"/>
    <w:rsid w:val="00755897"/>
    <w:rsid w:val="00755B7E"/>
    <w:rsid w:val="00756E91"/>
    <w:rsid w:val="0075737E"/>
    <w:rsid w:val="00760432"/>
    <w:rsid w:val="007604E3"/>
    <w:rsid w:val="007605B7"/>
    <w:rsid w:val="0076070F"/>
    <w:rsid w:val="00761955"/>
    <w:rsid w:val="007620B1"/>
    <w:rsid w:val="00762BEA"/>
    <w:rsid w:val="00762CE7"/>
    <w:rsid w:val="00762D1A"/>
    <w:rsid w:val="00763015"/>
    <w:rsid w:val="007633BE"/>
    <w:rsid w:val="00763483"/>
    <w:rsid w:val="007638E0"/>
    <w:rsid w:val="00763E6F"/>
    <w:rsid w:val="007640C7"/>
    <w:rsid w:val="00764766"/>
    <w:rsid w:val="007648B6"/>
    <w:rsid w:val="00764F41"/>
    <w:rsid w:val="00765136"/>
    <w:rsid w:val="0076557F"/>
    <w:rsid w:val="00765A15"/>
    <w:rsid w:val="0076699D"/>
    <w:rsid w:val="00766C2E"/>
    <w:rsid w:val="00767169"/>
    <w:rsid w:val="0076754F"/>
    <w:rsid w:val="007677E0"/>
    <w:rsid w:val="00767E5E"/>
    <w:rsid w:val="00771DE2"/>
    <w:rsid w:val="00771E43"/>
    <w:rsid w:val="007720DA"/>
    <w:rsid w:val="007722AC"/>
    <w:rsid w:val="007723D0"/>
    <w:rsid w:val="007727BA"/>
    <w:rsid w:val="007728C0"/>
    <w:rsid w:val="007730CC"/>
    <w:rsid w:val="0077365B"/>
    <w:rsid w:val="007739A6"/>
    <w:rsid w:val="00773A02"/>
    <w:rsid w:val="00774E9D"/>
    <w:rsid w:val="00776314"/>
    <w:rsid w:val="0077751A"/>
    <w:rsid w:val="00777698"/>
    <w:rsid w:val="00777AB4"/>
    <w:rsid w:val="007805B0"/>
    <w:rsid w:val="007806CA"/>
    <w:rsid w:val="00780A2F"/>
    <w:rsid w:val="007813BC"/>
    <w:rsid w:val="007813F8"/>
    <w:rsid w:val="00781F04"/>
    <w:rsid w:val="00782470"/>
    <w:rsid w:val="007824A5"/>
    <w:rsid w:val="00782690"/>
    <w:rsid w:val="00783708"/>
    <w:rsid w:val="00784795"/>
    <w:rsid w:val="00784D66"/>
    <w:rsid w:val="00785DB2"/>
    <w:rsid w:val="007865C3"/>
    <w:rsid w:val="00786F5E"/>
    <w:rsid w:val="0078764F"/>
    <w:rsid w:val="00787AF9"/>
    <w:rsid w:val="00790C7F"/>
    <w:rsid w:val="00791170"/>
    <w:rsid w:val="007911BE"/>
    <w:rsid w:val="0079129C"/>
    <w:rsid w:val="00791806"/>
    <w:rsid w:val="00791AD1"/>
    <w:rsid w:val="00791C7A"/>
    <w:rsid w:val="00792A28"/>
    <w:rsid w:val="007931B3"/>
    <w:rsid w:val="0079362C"/>
    <w:rsid w:val="0079389E"/>
    <w:rsid w:val="007942F6"/>
    <w:rsid w:val="00794721"/>
    <w:rsid w:val="00794995"/>
    <w:rsid w:val="00794A2F"/>
    <w:rsid w:val="007952E4"/>
    <w:rsid w:val="007954BD"/>
    <w:rsid w:val="007956B3"/>
    <w:rsid w:val="00795735"/>
    <w:rsid w:val="007958FD"/>
    <w:rsid w:val="00796590"/>
    <w:rsid w:val="0079692B"/>
    <w:rsid w:val="00796D1E"/>
    <w:rsid w:val="00797395"/>
    <w:rsid w:val="00797E0F"/>
    <w:rsid w:val="007A001F"/>
    <w:rsid w:val="007A02E4"/>
    <w:rsid w:val="007A02E7"/>
    <w:rsid w:val="007A0841"/>
    <w:rsid w:val="007A0926"/>
    <w:rsid w:val="007A098C"/>
    <w:rsid w:val="007A0DBC"/>
    <w:rsid w:val="007A0F2F"/>
    <w:rsid w:val="007A1106"/>
    <w:rsid w:val="007A15DD"/>
    <w:rsid w:val="007A2AE2"/>
    <w:rsid w:val="007A3C96"/>
    <w:rsid w:val="007A4863"/>
    <w:rsid w:val="007A4CC3"/>
    <w:rsid w:val="007A5192"/>
    <w:rsid w:val="007A55E9"/>
    <w:rsid w:val="007A644F"/>
    <w:rsid w:val="007A6A8D"/>
    <w:rsid w:val="007A6BB9"/>
    <w:rsid w:val="007A6E1C"/>
    <w:rsid w:val="007A7006"/>
    <w:rsid w:val="007A7729"/>
    <w:rsid w:val="007A78ED"/>
    <w:rsid w:val="007A7BC7"/>
    <w:rsid w:val="007A7F8D"/>
    <w:rsid w:val="007B0127"/>
    <w:rsid w:val="007B0456"/>
    <w:rsid w:val="007B0A7E"/>
    <w:rsid w:val="007B0E21"/>
    <w:rsid w:val="007B1D39"/>
    <w:rsid w:val="007B283B"/>
    <w:rsid w:val="007B32B7"/>
    <w:rsid w:val="007B3D06"/>
    <w:rsid w:val="007B3D38"/>
    <w:rsid w:val="007B40AF"/>
    <w:rsid w:val="007B4ABC"/>
    <w:rsid w:val="007B4F56"/>
    <w:rsid w:val="007B578E"/>
    <w:rsid w:val="007B5EBD"/>
    <w:rsid w:val="007B6658"/>
    <w:rsid w:val="007B6CF2"/>
    <w:rsid w:val="007B6D32"/>
    <w:rsid w:val="007B7042"/>
    <w:rsid w:val="007B7BA4"/>
    <w:rsid w:val="007C0676"/>
    <w:rsid w:val="007C0B63"/>
    <w:rsid w:val="007C1308"/>
    <w:rsid w:val="007C1834"/>
    <w:rsid w:val="007C2A70"/>
    <w:rsid w:val="007C2B50"/>
    <w:rsid w:val="007C2C27"/>
    <w:rsid w:val="007C2F05"/>
    <w:rsid w:val="007C32C2"/>
    <w:rsid w:val="007C35E9"/>
    <w:rsid w:val="007C41ED"/>
    <w:rsid w:val="007C4392"/>
    <w:rsid w:val="007C4435"/>
    <w:rsid w:val="007C4F27"/>
    <w:rsid w:val="007C52F6"/>
    <w:rsid w:val="007C5346"/>
    <w:rsid w:val="007C5880"/>
    <w:rsid w:val="007C5980"/>
    <w:rsid w:val="007C6182"/>
    <w:rsid w:val="007C6193"/>
    <w:rsid w:val="007C6525"/>
    <w:rsid w:val="007C6F49"/>
    <w:rsid w:val="007C7373"/>
    <w:rsid w:val="007C79FE"/>
    <w:rsid w:val="007C7F3E"/>
    <w:rsid w:val="007D0DD9"/>
    <w:rsid w:val="007D11D2"/>
    <w:rsid w:val="007D1342"/>
    <w:rsid w:val="007D136F"/>
    <w:rsid w:val="007D2CD6"/>
    <w:rsid w:val="007D5322"/>
    <w:rsid w:val="007D5644"/>
    <w:rsid w:val="007D6403"/>
    <w:rsid w:val="007D6447"/>
    <w:rsid w:val="007D695C"/>
    <w:rsid w:val="007D7ED1"/>
    <w:rsid w:val="007E0164"/>
    <w:rsid w:val="007E0416"/>
    <w:rsid w:val="007E0FF6"/>
    <w:rsid w:val="007E18E5"/>
    <w:rsid w:val="007E228C"/>
    <w:rsid w:val="007E289D"/>
    <w:rsid w:val="007E28FD"/>
    <w:rsid w:val="007E2957"/>
    <w:rsid w:val="007E303B"/>
    <w:rsid w:val="007E3574"/>
    <w:rsid w:val="007E41D3"/>
    <w:rsid w:val="007E4BB5"/>
    <w:rsid w:val="007E5371"/>
    <w:rsid w:val="007E56F2"/>
    <w:rsid w:val="007E57F6"/>
    <w:rsid w:val="007E5BF2"/>
    <w:rsid w:val="007E6452"/>
    <w:rsid w:val="007E68E2"/>
    <w:rsid w:val="007E7FCF"/>
    <w:rsid w:val="007F0AAC"/>
    <w:rsid w:val="007F0B92"/>
    <w:rsid w:val="007F0CAD"/>
    <w:rsid w:val="007F1231"/>
    <w:rsid w:val="007F28F5"/>
    <w:rsid w:val="007F298F"/>
    <w:rsid w:val="007F2AEE"/>
    <w:rsid w:val="007F2AF2"/>
    <w:rsid w:val="007F35E9"/>
    <w:rsid w:val="007F3D4F"/>
    <w:rsid w:val="007F4002"/>
    <w:rsid w:val="007F5175"/>
    <w:rsid w:val="007F533A"/>
    <w:rsid w:val="007F6E26"/>
    <w:rsid w:val="007F6E43"/>
    <w:rsid w:val="007F6EA5"/>
    <w:rsid w:val="007F6FBE"/>
    <w:rsid w:val="007F728F"/>
    <w:rsid w:val="007F76CC"/>
    <w:rsid w:val="007F7FBF"/>
    <w:rsid w:val="008002D2"/>
    <w:rsid w:val="00801494"/>
    <w:rsid w:val="00801E60"/>
    <w:rsid w:val="00802049"/>
    <w:rsid w:val="0080257C"/>
    <w:rsid w:val="00802887"/>
    <w:rsid w:val="00802A45"/>
    <w:rsid w:val="00803345"/>
    <w:rsid w:val="0080348E"/>
    <w:rsid w:val="0080382E"/>
    <w:rsid w:val="00803FE9"/>
    <w:rsid w:val="0080491B"/>
    <w:rsid w:val="0080514F"/>
    <w:rsid w:val="0080587E"/>
    <w:rsid w:val="00805896"/>
    <w:rsid w:val="00805ACB"/>
    <w:rsid w:val="00805AF1"/>
    <w:rsid w:val="00806173"/>
    <w:rsid w:val="00806568"/>
    <w:rsid w:val="0080673A"/>
    <w:rsid w:val="00807377"/>
    <w:rsid w:val="00807728"/>
    <w:rsid w:val="00807C0D"/>
    <w:rsid w:val="0081006C"/>
    <w:rsid w:val="00810454"/>
    <w:rsid w:val="008107B1"/>
    <w:rsid w:val="00811048"/>
    <w:rsid w:val="00811D38"/>
    <w:rsid w:val="00812A59"/>
    <w:rsid w:val="00812EA8"/>
    <w:rsid w:val="00813365"/>
    <w:rsid w:val="008137D2"/>
    <w:rsid w:val="008153C5"/>
    <w:rsid w:val="00817299"/>
    <w:rsid w:val="0081756A"/>
    <w:rsid w:val="00817EA2"/>
    <w:rsid w:val="0082001D"/>
    <w:rsid w:val="008202B7"/>
    <w:rsid w:val="00820342"/>
    <w:rsid w:val="0082076D"/>
    <w:rsid w:val="00821C3A"/>
    <w:rsid w:val="00822130"/>
    <w:rsid w:val="008226A6"/>
    <w:rsid w:val="0082298D"/>
    <w:rsid w:val="008229B0"/>
    <w:rsid w:val="00823207"/>
    <w:rsid w:val="00823645"/>
    <w:rsid w:val="00824FCA"/>
    <w:rsid w:val="00825110"/>
    <w:rsid w:val="008256E0"/>
    <w:rsid w:val="0082658A"/>
    <w:rsid w:val="00826863"/>
    <w:rsid w:val="0082765F"/>
    <w:rsid w:val="008277E5"/>
    <w:rsid w:val="00827833"/>
    <w:rsid w:val="00827F06"/>
    <w:rsid w:val="00830027"/>
    <w:rsid w:val="008300E9"/>
    <w:rsid w:val="008306D0"/>
    <w:rsid w:val="00830E2F"/>
    <w:rsid w:val="00831B9D"/>
    <w:rsid w:val="00831F7D"/>
    <w:rsid w:val="00832D6E"/>
    <w:rsid w:val="00833427"/>
    <w:rsid w:val="008336F2"/>
    <w:rsid w:val="00833846"/>
    <w:rsid w:val="008339A8"/>
    <w:rsid w:val="00833F54"/>
    <w:rsid w:val="00834A33"/>
    <w:rsid w:val="00834ABD"/>
    <w:rsid w:val="0083511A"/>
    <w:rsid w:val="00835523"/>
    <w:rsid w:val="008365B2"/>
    <w:rsid w:val="00836695"/>
    <w:rsid w:val="00836A1F"/>
    <w:rsid w:val="00837D11"/>
    <w:rsid w:val="00837E61"/>
    <w:rsid w:val="0084041B"/>
    <w:rsid w:val="00840899"/>
    <w:rsid w:val="00840CB7"/>
    <w:rsid w:val="00840CD0"/>
    <w:rsid w:val="00841691"/>
    <w:rsid w:val="008418EE"/>
    <w:rsid w:val="008424E2"/>
    <w:rsid w:val="00842E51"/>
    <w:rsid w:val="0084350E"/>
    <w:rsid w:val="0084456E"/>
    <w:rsid w:val="00844620"/>
    <w:rsid w:val="00844B9F"/>
    <w:rsid w:val="00844F19"/>
    <w:rsid w:val="00845217"/>
    <w:rsid w:val="008469F4"/>
    <w:rsid w:val="00846AD9"/>
    <w:rsid w:val="008473F8"/>
    <w:rsid w:val="0084788F"/>
    <w:rsid w:val="00847C9F"/>
    <w:rsid w:val="00847FC9"/>
    <w:rsid w:val="00850209"/>
    <w:rsid w:val="00850FA0"/>
    <w:rsid w:val="00851C0B"/>
    <w:rsid w:val="00851EAF"/>
    <w:rsid w:val="00852030"/>
    <w:rsid w:val="0085274B"/>
    <w:rsid w:val="00852E6B"/>
    <w:rsid w:val="00853065"/>
    <w:rsid w:val="008537DE"/>
    <w:rsid w:val="008548C0"/>
    <w:rsid w:val="00854991"/>
    <w:rsid w:val="00854ACE"/>
    <w:rsid w:val="00855852"/>
    <w:rsid w:val="00855C5C"/>
    <w:rsid w:val="00855C6C"/>
    <w:rsid w:val="00855D3F"/>
    <w:rsid w:val="00856D58"/>
    <w:rsid w:val="00857485"/>
    <w:rsid w:val="00860028"/>
    <w:rsid w:val="008600EB"/>
    <w:rsid w:val="00860116"/>
    <w:rsid w:val="008603C3"/>
    <w:rsid w:val="0086056A"/>
    <w:rsid w:val="00861350"/>
    <w:rsid w:val="00861AE4"/>
    <w:rsid w:val="00861D1D"/>
    <w:rsid w:val="00862195"/>
    <w:rsid w:val="008625A5"/>
    <w:rsid w:val="00862A3F"/>
    <w:rsid w:val="008639FD"/>
    <w:rsid w:val="00863C0A"/>
    <w:rsid w:val="00863C90"/>
    <w:rsid w:val="00864B20"/>
    <w:rsid w:val="00865652"/>
    <w:rsid w:val="00865C42"/>
    <w:rsid w:val="00865E70"/>
    <w:rsid w:val="008669D1"/>
    <w:rsid w:val="008669D5"/>
    <w:rsid w:val="00866C9F"/>
    <w:rsid w:val="008671DC"/>
    <w:rsid w:val="00870170"/>
    <w:rsid w:val="0087023E"/>
    <w:rsid w:val="0087063A"/>
    <w:rsid w:val="008706F3"/>
    <w:rsid w:val="00870863"/>
    <w:rsid w:val="0087091B"/>
    <w:rsid w:val="00871DC3"/>
    <w:rsid w:val="00871E9A"/>
    <w:rsid w:val="0087223F"/>
    <w:rsid w:val="0087245E"/>
    <w:rsid w:val="00872636"/>
    <w:rsid w:val="008728E0"/>
    <w:rsid w:val="00873013"/>
    <w:rsid w:val="0087302A"/>
    <w:rsid w:val="00873234"/>
    <w:rsid w:val="00873348"/>
    <w:rsid w:val="00873413"/>
    <w:rsid w:val="00874299"/>
    <w:rsid w:val="0087471E"/>
    <w:rsid w:val="00874D75"/>
    <w:rsid w:val="00874DE4"/>
    <w:rsid w:val="008752DF"/>
    <w:rsid w:val="008753AB"/>
    <w:rsid w:val="008753E0"/>
    <w:rsid w:val="00876625"/>
    <w:rsid w:val="00876C75"/>
    <w:rsid w:val="00876F1B"/>
    <w:rsid w:val="00877439"/>
    <w:rsid w:val="00877847"/>
    <w:rsid w:val="00877B57"/>
    <w:rsid w:val="00877C90"/>
    <w:rsid w:val="0088015F"/>
    <w:rsid w:val="00880B24"/>
    <w:rsid w:val="00880BCF"/>
    <w:rsid w:val="008816D4"/>
    <w:rsid w:val="00881764"/>
    <w:rsid w:val="00881EF5"/>
    <w:rsid w:val="00883627"/>
    <w:rsid w:val="00883E25"/>
    <w:rsid w:val="00884D1C"/>
    <w:rsid w:val="00884FFC"/>
    <w:rsid w:val="00885200"/>
    <w:rsid w:val="00885239"/>
    <w:rsid w:val="00885710"/>
    <w:rsid w:val="00885940"/>
    <w:rsid w:val="008860EE"/>
    <w:rsid w:val="00887070"/>
    <w:rsid w:val="008872E1"/>
    <w:rsid w:val="00887CB2"/>
    <w:rsid w:val="008900B3"/>
    <w:rsid w:val="00891070"/>
    <w:rsid w:val="00891630"/>
    <w:rsid w:val="008916CD"/>
    <w:rsid w:val="00891B9F"/>
    <w:rsid w:val="00891C8D"/>
    <w:rsid w:val="00891E5E"/>
    <w:rsid w:val="00892292"/>
    <w:rsid w:val="00892B28"/>
    <w:rsid w:val="00892C42"/>
    <w:rsid w:val="00893A4F"/>
    <w:rsid w:val="00894A10"/>
    <w:rsid w:val="00894A80"/>
    <w:rsid w:val="008955E6"/>
    <w:rsid w:val="00895657"/>
    <w:rsid w:val="008958B0"/>
    <w:rsid w:val="008962D8"/>
    <w:rsid w:val="008968B7"/>
    <w:rsid w:val="00896C7F"/>
    <w:rsid w:val="00897B69"/>
    <w:rsid w:val="008A054D"/>
    <w:rsid w:val="008A0648"/>
    <w:rsid w:val="008A0687"/>
    <w:rsid w:val="008A06E1"/>
    <w:rsid w:val="008A0AD1"/>
    <w:rsid w:val="008A0F38"/>
    <w:rsid w:val="008A1BB0"/>
    <w:rsid w:val="008A261B"/>
    <w:rsid w:val="008A2636"/>
    <w:rsid w:val="008A270D"/>
    <w:rsid w:val="008A28A5"/>
    <w:rsid w:val="008A28B8"/>
    <w:rsid w:val="008A2B64"/>
    <w:rsid w:val="008A354C"/>
    <w:rsid w:val="008A3B07"/>
    <w:rsid w:val="008A3BC7"/>
    <w:rsid w:val="008A3C04"/>
    <w:rsid w:val="008A3C30"/>
    <w:rsid w:val="008A40CB"/>
    <w:rsid w:val="008A4279"/>
    <w:rsid w:val="008A43C7"/>
    <w:rsid w:val="008A5FB5"/>
    <w:rsid w:val="008A65A0"/>
    <w:rsid w:val="008A687B"/>
    <w:rsid w:val="008A7168"/>
    <w:rsid w:val="008A75A3"/>
    <w:rsid w:val="008A7F90"/>
    <w:rsid w:val="008B047A"/>
    <w:rsid w:val="008B0740"/>
    <w:rsid w:val="008B0C58"/>
    <w:rsid w:val="008B0F52"/>
    <w:rsid w:val="008B1D7B"/>
    <w:rsid w:val="008B3067"/>
    <w:rsid w:val="008B362B"/>
    <w:rsid w:val="008B3831"/>
    <w:rsid w:val="008B444E"/>
    <w:rsid w:val="008B44E0"/>
    <w:rsid w:val="008B459B"/>
    <w:rsid w:val="008B496E"/>
    <w:rsid w:val="008B4BD9"/>
    <w:rsid w:val="008B51B2"/>
    <w:rsid w:val="008B5971"/>
    <w:rsid w:val="008B5AA6"/>
    <w:rsid w:val="008B6A17"/>
    <w:rsid w:val="008B6CF7"/>
    <w:rsid w:val="008B7162"/>
    <w:rsid w:val="008B723A"/>
    <w:rsid w:val="008B73B9"/>
    <w:rsid w:val="008B74C6"/>
    <w:rsid w:val="008B7F6F"/>
    <w:rsid w:val="008C0532"/>
    <w:rsid w:val="008C0631"/>
    <w:rsid w:val="008C06E6"/>
    <w:rsid w:val="008C0F14"/>
    <w:rsid w:val="008C100A"/>
    <w:rsid w:val="008C1021"/>
    <w:rsid w:val="008C11D4"/>
    <w:rsid w:val="008C12B4"/>
    <w:rsid w:val="008C14E1"/>
    <w:rsid w:val="008C31B2"/>
    <w:rsid w:val="008C355B"/>
    <w:rsid w:val="008C387F"/>
    <w:rsid w:val="008C3FD3"/>
    <w:rsid w:val="008C4F63"/>
    <w:rsid w:val="008C509D"/>
    <w:rsid w:val="008C576A"/>
    <w:rsid w:val="008C596A"/>
    <w:rsid w:val="008C5995"/>
    <w:rsid w:val="008C5BB2"/>
    <w:rsid w:val="008C5EAB"/>
    <w:rsid w:val="008C7DCE"/>
    <w:rsid w:val="008C7ED0"/>
    <w:rsid w:val="008C7F3D"/>
    <w:rsid w:val="008D0EB8"/>
    <w:rsid w:val="008D16CB"/>
    <w:rsid w:val="008D1A96"/>
    <w:rsid w:val="008D1E73"/>
    <w:rsid w:val="008D204C"/>
    <w:rsid w:val="008D21C5"/>
    <w:rsid w:val="008D31E0"/>
    <w:rsid w:val="008D3219"/>
    <w:rsid w:val="008D463B"/>
    <w:rsid w:val="008D4801"/>
    <w:rsid w:val="008D4C49"/>
    <w:rsid w:val="008D4FF6"/>
    <w:rsid w:val="008D58BE"/>
    <w:rsid w:val="008D5DBD"/>
    <w:rsid w:val="008D60F4"/>
    <w:rsid w:val="008D6401"/>
    <w:rsid w:val="008D6EE3"/>
    <w:rsid w:val="008D7BA6"/>
    <w:rsid w:val="008D7BB2"/>
    <w:rsid w:val="008E06A3"/>
    <w:rsid w:val="008E0A87"/>
    <w:rsid w:val="008E150F"/>
    <w:rsid w:val="008E1679"/>
    <w:rsid w:val="008E208B"/>
    <w:rsid w:val="008E26B6"/>
    <w:rsid w:val="008E2885"/>
    <w:rsid w:val="008E2AED"/>
    <w:rsid w:val="008E2CAA"/>
    <w:rsid w:val="008E394B"/>
    <w:rsid w:val="008E399D"/>
    <w:rsid w:val="008E3DC8"/>
    <w:rsid w:val="008E42A9"/>
    <w:rsid w:val="008E4F2B"/>
    <w:rsid w:val="008E5889"/>
    <w:rsid w:val="008E5A31"/>
    <w:rsid w:val="008E65A6"/>
    <w:rsid w:val="008E6750"/>
    <w:rsid w:val="008E6A31"/>
    <w:rsid w:val="008E73AB"/>
    <w:rsid w:val="008E7C39"/>
    <w:rsid w:val="008E7E56"/>
    <w:rsid w:val="008F03DA"/>
    <w:rsid w:val="008F04E3"/>
    <w:rsid w:val="008F06EA"/>
    <w:rsid w:val="008F08B3"/>
    <w:rsid w:val="008F0987"/>
    <w:rsid w:val="008F0B3D"/>
    <w:rsid w:val="008F18C6"/>
    <w:rsid w:val="008F1A22"/>
    <w:rsid w:val="008F22BF"/>
    <w:rsid w:val="008F2447"/>
    <w:rsid w:val="008F24E1"/>
    <w:rsid w:val="008F293E"/>
    <w:rsid w:val="008F2BA1"/>
    <w:rsid w:val="008F2FC0"/>
    <w:rsid w:val="008F3C1F"/>
    <w:rsid w:val="008F583C"/>
    <w:rsid w:val="008F65DD"/>
    <w:rsid w:val="008F6C09"/>
    <w:rsid w:val="008F767D"/>
    <w:rsid w:val="008F76C0"/>
    <w:rsid w:val="008F79A5"/>
    <w:rsid w:val="008F79D4"/>
    <w:rsid w:val="008F7A25"/>
    <w:rsid w:val="008F7CEA"/>
    <w:rsid w:val="00901D23"/>
    <w:rsid w:val="00901E1A"/>
    <w:rsid w:val="00901F12"/>
    <w:rsid w:val="0090213F"/>
    <w:rsid w:val="00902623"/>
    <w:rsid w:val="00902886"/>
    <w:rsid w:val="00902C43"/>
    <w:rsid w:val="00903613"/>
    <w:rsid w:val="0090427F"/>
    <w:rsid w:val="0090471B"/>
    <w:rsid w:val="009051DA"/>
    <w:rsid w:val="00905436"/>
    <w:rsid w:val="00905716"/>
    <w:rsid w:val="00905A0F"/>
    <w:rsid w:val="00905C5C"/>
    <w:rsid w:val="009062B9"/>
    <w:rsid w:val="00906778"/>
    <w:rsid w:val="00906D0C"/>
    <w:rsid w:val="00906D5A"/>
    <w:rsid w:val="0090748A"/>
    <w:rsid w:val="00907F7C"/>
    <w:rsid w:val="009102AD"/>
    <w:rsid w:val="00910452"/>
    <w:rsid w:val="00911AFB"/>
    <w:rsid w:val="00911D45"/>
    <w:rsid w:val="00911FD8"/>
    <w:rsid w:val="00912B6B"/>
    <w:rsid w:val="00912F02"/>
    <w:rsid w:val="009134F7"/>
    <w:rsid w:val="009138F8"/>
    <w:rsid w:val="00913E8D"/>
    <w:rsid w:val="009149DA"/>
    <w:rsid w:val="00914B17"/>
    <w:rsid w:val="00914DFE"/>
    <w:rsid w:val="00915511"/>
    <w:rsid w:val="009158C6"/>
    <w:rsid w:val="00917151"/>
    <w:rsid w:val="00917C87"/>
    <w:rsid w:val="009200C7"/>
    <w:rsid w:val="00920284"/>
    <w:rsid w:val="00920F94"/>
    <w:rsid w:val="00921D57"/>
    <w:rsid w:val="0092211F"/>
    <w:rsid w:val="009222B0"/>
    <w:rsid w:val="00922332"/>
    <w:rsid w:val="00922A99"/>
    <w:rsid w:val="0092308F"/>
    <w:rsid w:val="00924A5A"/>
    <w:rsid w:val="00926405"/>
    <w:rsid w:val="00926A35"/>
    <w:rsid w:val="00926D71"/>
    <w:rsid w:val="009300EE"/>
    <w:rsid w:val="009306E6"/>
    <w:rsid w:val="009307D7"/>
    <w:rsid w:val="00930C98"/>
    <w:rsid w:val="00930CF6"/>
    <w:rsid w:val="00930E93"/>
    <w:rsid w:val="0093142C"/>
    <w:rsid w:val="00931901"/>
    <w:rsid w:val="009319B6"/>
    <w:rsid w:val="0093212B"/>
    <w:rsid w:val="0093223E"/>
    <w:rsid w:val="0093237E"/>
    <w:rsid w:val="009335BB"/>
    <w:rsid w:val="009338AE"/>
    <w:rsid w:val="00933A42"/>
    <w:rsid w:val="00933B52"/>
    <w:rsid w:val="00933E1C"/>
    <w:rsid w:val="00934A61"/>
    <w:rsid w:val="00934FA3"/>
    <w:rsid w:val="0093540F"/>
    <w:rsid w:val="00935686"/>
    <w:rsid w:val="009356F9"/>
    <w:rsid w:val="009363A8"/>
    <w:rsid w:val="00937565"/>
    <w:rsid w:val="0093757B"/>
    <w:rsid w:val="00937827"/>
    <w:rsid w:val="00937D99"/>
    <w:rsid w:val="00937F08"/>
    <w:rsid w:val="0094030D"/>
    <w:rsid w:val="00940B2C"/>
    <w:rsid w:val="00940E0E"/>
    <w:rsid w:val="0094126F"/>
    <w:rsid w:val="00941BDA"/>
    <w:rsid w:val="00942258"/>
    <w:rsid w:val="00942C41"/>
    <w:rsid w:val="00943821"/>
    <w:rsid w:val="00943A74"/>
    <w:rsid w:val="00943F0A"/>
    <w:rsid w:val="00945317"/>
    <w:rsid w:val="009459EC"/>
    <w:rsid w:val="00945DFB"/>
    <w:rsid w:val="0094655B"/>
    <w:rsid w:val="009469DD"/>
    <w:rsid w:val="00946A2A"/>
    <w:rsid w:val="00946F62"/>
    <w:rsid w:val="00946FED"/>
    <w:rsid w:val="009476CD"/>
    <w:rsid w:val="0094796B"/>
    <w:rsid w:val="00950128"/>
    <w:rsid w:val="00950491"/>
    <w:rsid w:val="00950499"/>
    <w:rsid w:val="009508C6"/>
    <w:rsid w:val="009510B4"/>
    <w:rsid w:val="009518BF"/>
    <w:rsid w:val="00951F07"/>
    <w:rsid w:val="00952396"/>
    <w:rsid w:val="009523C0"/>
    <w:rsid w:val="00952493"/>
    <w:rsid w:val="00952839"/>
    <w:rsid w:val="00952EE3"/>
    <w:rsid w:val="00953417"/>
    <w:rsid w:val="009540C3"/>
    <w:rsid w:val="0095410B"/>
    <w:rsid w:val="00954547"/>
    <w:rsid w:val="00954AD5"/>
    <w:rsid w:val="009553A4"/>
    <w:rsid w:val="0095573C"/>
    <w:rsid w:val="00955A61"/>
    <w:rsid w:val="00956626"/>
    <w:rsid w:val="009566D2"/>
    <w:rsid w:val="009570BE"/>
    <w:rsid w:val="009572F8"/>
    <w:rsid w:val="009574CD"/>
    <w:rsid w:val="009575E6"/>
    <w:rsid w:val="009578AA"/>
    <w:rsid w:val="0096036E"/>
    <w:rsid w:val="0096167A"/>
    <w:rsid w:val="00961F07"/>
    <w:rsid w:val="009628C5"/>
    <w:rsid w:val="00962DF2"/>
    <w:rsid w:val="00962F0D"/>
    <w:rsid w:val="00963019"/>
    <w:rsid w:val="009632C7"/>
    <w:rsid w:val="0096338A"/>
    <w:rsid w:val="009635BA"/>
    <w:rsid w:val="00963DF5"/>
    <w:rsid w:val="0096494E"/>
    <w:rsid w:val="009653FE"/>
    <w:rsid w:val="009655E7"/>
    <w:rsid w:val="00965ABF"/>
    <w:rsid w:val="0096622D"/>
    <w:rsid w:val="00966657"/>
    <w:rsid w:val="009668F0"/>
    <w:rsid w:val="00966F28"/>
    <w:rsid w:val="0096712D"/>
    <w:rsid w:val="00967C9E"/>
    <w:rsid w:val="00970124"/>
    <w:rsid w:val="0097041B"/>
    <w:rsid w:val="0097047F"/>
    <w:rsid w:val="0097069B"/>
    <w:rsid w:val="00970924"/>
    <w:rsid w:val="00971144"/>
    <w:rsid w:val="00971DDF"/>
    <w:rsid w:val="00971EEE"/>
    <w:rsid w:val="00971FF2"/>
    <w:rsid w:val="009725F4"/>
    <w:rsid w:val="0097274C"/>
    <w:rsid w:val="009728E8"/>
    <w:rsid w:val="00973154"/>
    <w:rsid w:val="009741AC"/>
    <w:rsid w:val="0097443F"/>
    <w:rsid w:val="00974ED7"/>
    <w:rsid w:val="00975168"/>
    <w:rsid w:val="00975CD4"/>
    <w:rsid w:val="0097700E"/>
    <w:rsid w:val="009772F5"/>
    <w:rsid w:val="00977527"/>
    <w:rsid w:val="009778F8"/>
    <w:rsid w:val="00977A94"/>
    <w:rsid w:val="00977FD6"/>
    <w:rsid w:val="00980260"/>
    <w:rsid w:val="00980C14"/>
    <w:rsid w:val="00980D8C"/>
    <w:rsid w:val="00981263"/>
    <w:rsid w:val="009812EA"/>
    <w:rsid w:val="00981659"/>
    <w:rsid w:val="009818FE"/>
    <w:rsid w:val="009829D2"/>
    <w:rsid w:val="00982E86"/>
    <w:rsid w:val="009834E4"/>
    <w:rsid w:val="009834F4"/>
    <w:rsid w:val="00983BAD"/>
    <w:rsid w:val="0098463B"/>
    <w:rsid w:val="00985057"/>
    <w:rsid w:val="0098592B"/>
    <w:rsid w:val="00985C0D"/>
    <w:rsid w:val="00985C2E"/>
    <w:rsid w:val="00986496"/>
    <w:rsid w:val="00986654"/>
    <w:rsid w:val="0099011E"/>
    <w:rsid w:val="0099079E"/>
    <w:rsid w:val="00990F07"/>
    <w:rsid w:val="009911A2"/>
    <w:rsid w:val="00991471"/>
    <w:rsid w:val="00992271"/>
    <w:rsid w:val="009923E5"/>
    <w:rsid w:val="00994030"/>
    <w:rsid w:val="00994526"/>
    <w:rsid w:val="00994DB3"/>
    <w:rsid w:val="00995549"/>
    <w:rsid w:val="00995DE4"/>
    <w:rsid w:val="00996789"/>
    <w:rsid w:val="00997357"/>
    <w:rsid w:val="009975C2"/>
    <w:rsid w:val="009A0522"/>
    <w:rsid w:val="009A0588"/>
    <w:rsid w:val="009A1671"/>
    <w:rsid w:val="009A1979"/>
    <w:rsid w:val="009A1B50"/>
    <w:rsid w:val="009A20C6"/>
    <w:rsid w:val="009A2F70"/>
    <w:rsid w:val="009A2FF8"/>
    <w:rsid w:val="009A32B9"/>
    <w:rsid w:val="009A33B0"/>
    <w:rsid w:val="009A53FA"/>
    <w:rsid w:val="009A5460"/>
    <w:rsid w:val="009A553C"/>
    <w:rsid w:val="009A5AED"/>
    <w:rsid w:val="009A6454"/>
    <w:rsid w:val="009A6DAE"/>
    <w:rsid w:val="009A7A92"/>
    <w:rsid w:val="009B01AD"/>
    <w:rsid w:val="009B0388"/>
    <w:rsid w:val="009B0DF6"/>
    <w:rsid w:val="009B104F"/>
    <w:rsid w:val="009B30BD"/>
    <w:rsid w:val="009B3535"/>
    <w:rsid w:val="009B3B81"/>
    <w:rsid w:val="009B3DD4"/>
    <w:rsid w:val="009B4067"/>
    <w:rsid w:val="009B4D21"/>
    <w:rsid w:val="009B6281"/>
    <w:rsid w:val="009B68E4"/>
    <w:rsid w:val="009B70F2"/>
    <w:rsid w:val="009C0618"/>
    <w:rsid w:val="009C0ACA"/>
    <w:rsid w:val="009C0BDF"/>
    <w:rsid w:val="009C1248"/>
    <w:rsid w:val="009C13FC"/>
    <w:rsid w:val="009C14D5"/>
    <w:rsid w:val="009C202C"/>
    <w:rsid w:val="009C2EDB"/>
    <w:rsid w:val="009C37AA"/>
    <w:rsid w:val="009C4E36"/>
    <w:rsid w:val="009C5DEB"/>
    <w:rsid w:val="009C5E83"/>
    <w:rsid w:val="009C6441"/>
    <w:rsid w:val="009C6894"/>
    <w:rsid w:val="009C71C6"/>
    <w:rsid w:val="009C7454"/>
    <w:rsid w:val="009C747A"/>
    <w:rsid w:val="009C74A8"/>
    <w:rsid w:val="009C75E5"/>
    <w:rsid w:val="009C79E6"/>
    <w:rsid w:val="009C7E63"/>
    <w:rsid w:val="009D043E"/>
    <w:rsid w:val="009D0839"/>
    <w:rsid w:val="009D0849"/>
    <w:rsid w:val="009D141F"/>
    <w:rsid w:val="009D1CDA"/>
    <w:rsid w:val="009D2309"/>
    <w:rsid w:val="009D3381"/>
    <w:rsid w:val="009D44B5"/>
    <w:rsid w:val="009D5682"/>
    <w:rsid w:val="009D6071"/>
    <w:rsid w:val="009D60F6"/>
    <w:rsid w:val="009D6677"/>
    <w:rsid w:val="009D6A1A"/>
    <w:rsid w:val="009D76E1"/>
    <w:rsid w:val="009E0215"/>
    <w:rsid w:val="009E027C"/>
    <w:rsid w:val="009E0821"/>
    <w:rsid w:val="009E0D61"/>
    <w:rsid w:val="009E1165"/>
    <w:rsid w:val="009E117D"/>
    <w:rsid w:val="009E1306"/>
    <w:rsid w:val="009E1969"/>
    <w:rsid w:val="009E1C1C"/>
    <w:rsid w:val="009E1D63"/>
    <w:rsid w:val="009E1EAA"/>
    <w:rsid w:val="009E1ECD"/>
    <w:rsid w:val="009E1F40"/>
    <w:rsid w:val="009E1FD0"/>
    <w:rsid w:val="009E2A96"/>
    <w:rsid w:val="009E2EC9"/>
    <w:rsid w:val="009E34B2"/>
    <w:rsid w:val="009E3788"/>
    <w:rsid w:val="009E380A"/>
    <w:rsid w:val="009E3FF6"/>
    <w:rsid w:val="009E413A"/>
    <w:rsid w:val="009E4458"/>
    <w:rsid w:val="009E58EB"/>
    <w:rsid w:val="009E5EA0"/>
    <w:rsid w:val="009E67EA"/>
    <w:rsid w:val="009E6839"/>
    <w:rsid w:val="009E6FBC"/>
    <w:rsid w:val="009E723A"/>
    <w:rsid w:val="009F05FF"/>
    <w:rsid w:val="009F062A"/>
    <w:rsid w:val="009F099E"/>
    <w:rsid w:val="009F1B17"/>
    <w:rsid w:val="009F1BE2"/>
    <w:rsid w:val="009F1DBB"/>
    <w:rsid w:val="009F2DE1"/>
    <w:rsid w:val="009F310B"/>
    <w:rsid w:val="009F382A"/>
    <w:rsid w:val="009F421C"/>
    <w:rsid w:val="009F4A37"/>
    <w:rsid w:val="009F5516"/>
    <w:rsid w:val="009F5E7D"/>
    <w:rsid w:val="009F5F1D"/>
    <w:rsid w:val="009F6282"/>
    <w:rsid w:val="009F7037"/>
    <w:rsid w:val="009F72FD"/>
    <w:rsid w:val="009F731D"/>
    <w:rsid w:val="009F7975"/>
    <w:rsid w:val="00A00059"/>
    <w:rsid w:val="00A00775"/>
    <w:rsid w:val="00A0135A"/>
    <w:rsid w:val="00A01366"/>
    <w:rsid w:val="00A0196C"/>
    <w:rsid w:val="00A019EE"/>
    <w:rsid w:val="00A019F2"/>
    <w:rsid w:val="00A01CD2"/>
    <w:rsid w:val="00A01ED4"/>
    <w:rsid w:val="00A01F5F"/>
    <w:rsid w:val="00A02134"/>
    <w:rsid w:val="00A023E9"/>
    <w:rsid w:val="00A02592"/>
    <w:rsid w:val="00A03057"/>
    <w:rsid w:val="00A03B48"/>
    <w:rsid w:val="00A041A1"/>
    <w:rsid w:val="00A04A9C"/>
    <w:rsid w:val="00A05CF1"/>
    <w:rsid w:val="00A05CF3"/>
    <w:rsid w:val="00A062EF"/>
    <w:rsid w:val="00A0691D"/>
    <w:rsid w:val="00A06E78"/>
    <w:rsid w:val="00A07D4F"/>
    <w:rsid w:val="00A1048A"/>
    <w:rsid w:val="00A10493"/>
    <w:rsid w:val="00A105B6"/>
    <w:rsid w:val="00A10F2F"/>
    <w:rsid w:val="00A11130"/>
    <w:rsid w:val="00A113E2"/>
    <w:rsid w:val="00A1169B"/>
    <w:rsid w:val="00A1169F"/>
    <w:rsid w:val="00A12364"/>
    <w:rsid w:val="00A12842"/>
    <w:rsid w:val="00A12961"/>
    <w:rsid w:val="00A12F50"/>
    <w:rsid w:val="00A13274"/>
    <w:rsid w:val="00A13669"/>
    <w:rsid w:val="00A13E63"/>
    <w:rsid w:val="00A142F5"/>
    <w:rsid w:val="00A146E5"/>
    <w:rsid w:val="00A14F8E"/>
    <w:rsid w:val="00A15210"/>
    <w:rsid w:val="00A15A12"/>
    <w:rsid w:val="00A15B53"/>
    <w:rsid w:val="00A16ADD"/>
    <w:rsid w:val="00A1774C"/>
    <w:rsid w:val="00A20F40"/>
    <w:rsid w:val="00A216C4"/>
    <w:rsid w:val="00A2188B"/>
    <w:rsid w:val="00A21A84"/>
    <w:rsid w:val="00A21A8F"/>
    <w:rsid w:val="00A22135"/>
    <w:rsid w:val="00A22158"/>
    <w:rsid w:val="00A221E6"/>
    <w:rsid w:val="00A222AE"/>
    <w:rsid w:val="00A22C2C"/>
    <w:rsid w:val="00A2366F"/>
    <w:rsid w:val="00A249CF"/>
    <w:rsid w:val="00A24E86"/>
    <w:rsid w:val="00A250B4"/>
    <w:rsid w:val="00A2588F"/>
    <w:rsid w:val="00A261DD"/>
    <w:rsid w:val="00A266B5"/>
    <w:rsid w:val="00A272D0"/>
    <w:rsid w:val="00A302FA"/>
    <w:rsid w:val="00A30692"/>
    <w:rsid w:val="00A30CF3"/>
    <w:rsid w:val="00A31095"/>
    <w:rsid w:val="00A315C7"/>
    <w:rsid w:val="00A316EF"/>
    <w:rsid w:val="00A31A69"/>
    <w:rsid w:val="00A31E5A"/>
    <w:rsid w:val="00A320D1"/>
    <w:rsid w:val="00A33257"/>
    <w:rsid w:val="00A33491"/>
    <w:rsid w:val="00A34113"/>
    <w:rsid w:val="00A3445C"/>
    <w:rsid w:val="00A34518"/>
    <w:rsid w:val="00A345F7"/>
    <w:rsid w:val="00A34FFC"/>
    <w:rsid w:val="00A35D2E"/>
    <w:rsid w:val="00A36082"/>
    <w:rsid w:val="00A360B4"/>
    <w:rsid w:val="00A36EC8"/>
    <w:rsid w:val="00A3740A"/>
    <w:rsid w:val="00A37512"/>
    <w:rsid w:val="00A37598"/>
    <w:rsid w:val="00A375E2"/>
    <w:rsid w:val="00A37763"/>
    <w:rsid w:val="00A404F3"/>
    <w:rsid w:val="00A409AF"/>
    <w:rsid w:val="00A40AEE"/>
    <w:rsid w:val="00A41169"/>
    <w:rsid w:val="00A417BA"/>
    <w:rsid w:val="00A4184A"/>
    <w:rsid w:val="00A4197F"/>
    <w:rsid w:val="00A42B86"/>
    <w:rsid w:val="00A42D9A"/>
    <w:rsid w:val="00A43365"/>
    <w:rsid w:val="00A4362A"/>
    <w:rsid w:val="00A43722"/>
    <w:rsid w:val="00A4389F"/>
    <w:rsid w:val="00A43BD9"/>
    <w:rsid w:val="00A4406C"/>
    <w:rsid w:val="00A44DAF"/>
    <w:rsid w:val="00A45036"/>
    <w:rsid w:val="00A45072"/>
    <w:rsid w:val="00A45298"/>
    <w:rsid w:val="00A4531F"/>
    <w:rsid w:val="00A45741"/>
    <w:rsid w:val="00A46420"/>
    <w:rsid w:val="00A46C0A"/>
    <w:rsid w:val="00A47263"/>
    <w:rsid w:val="00A50D2F"/>
    <w:rsid w:val="00A51405"/>
    <w:rsid w:val="00A51C9D"/>
    <w:rsid w:val="00A51D25"/>
    <w:rsid w:val="00A527D7"/>
    <w:rsid w:val="00A52BE6"/>
    <w:rsid w:val="00A52CA4"/>
    <w:rsid w:val="00A52E6B"/>
    <w:rsid w:val="00A53092"/>
    <w:rsid w:val="00A53891"/>
    <w:rsid w:val="00A53AF3"/>
    <w:rsid w:val="00A53F35"/>
    <w:rsid w:val="00A55C37"/>
    <w:rsid w:val="00A55EA1"/>
    <w:rsid w:val="00A56263"/>
    <w:rsid w:val="00A56D66"/>
    <w:rsid w:val="00A56E1A"/>
    <w:rsid w:val="00A57005"/>
    <w:rsid w:val="00A5755A"/>
    <w:rsid w:val="00A57DB3"/>
    <w:rsid w:val="00A60CBF"/>
    <w:rsid w:val="00A6104D"/>
    <w:rsid w:val="00A61386"/>
    <w:rsid w:val="00A615F4"/>
    <w:rsid w:val="00A61958"/>
    <w:rsid w:val="00A62007"/>
    <w:rsid w:val="00A62372"/>
    <w:rsid w:val="00A623D6"/>
    <w:rsid w:val="00A62505"/>
    <w:rsid w:val="00A62B7D"/>
    <w:rsid w:val="00A63644"/>
    <w:rsid w:val="00A64180"/>
    <w:rsid w:val="00A650E3"/>
    <w:rsid w:val="00A65203"/>
    <w:rsid w:val="00A66DA6"/>
    <w:rsid w:val="00A67AF2"/>
    <w:rsid w:val="00A702CA"/>
    <w:rsid w:val="00A7077B"/>
    <w:rsid w:val="00A7092A"/>
    <w:rsid w:val="00A71842"/>
    <w:rsid w:val="00A718F4"/>
    <w:rsid w:val="00A71B4B"/>
    <w:rsid w:val="00A725C3"/>
    <w:rsid w:val="00A73E93"/>
    <w:rsid w:val="00A7427A"/>
    <w:rsid w:val="00A74D02"/>
    <w:rsid w:val="00A74D2A"/>
    <w:rsid w:val="00A751AF"/>
    <w:rsid w:val="00A7569A"/>
    <w:rsid w:val="00A759A5"/>
    <w:rsid w:val="00A76263"/>
    <w:rsid w:val="00A762BC"/>
    <w:rsid w:val="00A76314"/>
    <w:rsid w:val="00A7678D"/>
    <w:rsid w:val="00A76951"/>
    <w:rsid w:val="00A76EBB"/>
    <w:rsid w:val="00A77FF8"/>
    <w:rsid w:val="00A80BCD"/>
    <w:rsid w:val="00A817DB"/>
    <w:rsid w:val="00A81EF0"/>
    <w:rsid w:val="00A822F6"/>
    <w:rsid w:val="00A829B2"/>
    <w:rsid w:val="00A830E1"/>
    <w:rsid w:val="00A834BB"/>
    <w:rsid w:val="00A83C31"/>
    <w:rsid w:val="00A83EB4"/>
    <w:rsid w:val="00A83EF2"/>
    <w:rsid w:val="00A844DD"/>
    <w:rsid w:val="00A8483D"/>
    <w:rsid w:val="00A8521B"/>
    <w:rsid w:val="00A853E8"/>
    <w:rsid w:val="00A8547E"/>
    <w:rsid w:val="00A856C5"/>
    <w:rsid w:val="00A858F7"/>
    <w:rsid w:val="00A86D27"/>
    <w:rsid w:val="00A87C8F"/>
    <w:rsid w:val="00A904FE"/>
    <w:rsid w:val="00A90B01"/>
    <w:rsid w:val="00A90DAC"/>
    <w:rsid w:val="00A916DC"/>
    <w:rsid w:val="00A9177A"/>
    <w:rsid w:val="00A91A28"/>
    <w:rsid w:val="00A9238D"/>
    <w:rsid w:val="00A925A6"/>
    <w:rsid w:val="00A92721"/>
    <w:rsid w:val="00A92BAC"/>
    <w:rsid w:val="00A933D9"/>
    <w:rsid w:val="00A94009"/>
    <w:rsid w:val="00A95C0C"/>
    <w:rsid w:val="00A960AF"/>
    <w:rsid w:val="00A964A8"/>
    <w:rsid w:val="00A96672"/>
    <w:rsid w:val="00A96AC5"/>
    <w:rsid w:val="00A96CC6"/>
    <w:rsid w:val="00A97318"/>
    <w:rsid w:val="00A9797B"/>
    <w:rsid w:val="00A97CF5"/>
    <w:rsid w:val="00AA0621"/>
    <w:rsid w:val="00AA1466"/>
    <w:rsid w:val="00AA1D7F"/>
    <w:rsid w:val="00AA1FF6"/>
    <w:rsid w:val="00AA3614"/>
    <w:rsid w:val="00AA3A05"/>
    <w:rsid w:val="00AA3A15"/>
    <w:rsid w:val="00AA404C"/>
    <w:rsid w:val="00AA42F1"/>
    <w:rsid w:val="00AA44E9"/>
    <w:rsid w:val="00AA48D2"/>
    <w:rsid w:val="00AA4A8E"/>
    <w:rsid w:val="00AA5DC6"/>
    <w:rsid w:val="00AA610B"/>
    <w:rsid w:val="00AA6530"/>
    <w:rsid w:val="00AA6714"/>
    <w:rsid w:val="00AA6B97"/>
    <w:rsid w:val="00AA7866"/>
    <w:rsid w:val="00AA78BC"/>
    <w:rsid w:val="00AA7F77"/>
    <w:rsid w:val="00AB03C2"/>
    <w:rsid w:val="00AB0656"/>
    <w:rsid w:val="00AB0702"/>
    <w:rsid w:val="00AB167B"/>
    <w:rsid w:val="00AB1747"/>
    <w:rsid w:val="00AB1881"/>
    <w:rsid w:val="00AB21A6"/>
    <w:rsid w:val="00AB21C3"/>
    <w:rsid w:val="00AB259F"/>
    <w:rsid w:val="00AB30FE"/>
    <w:rsid w:val="00AB32AE"/>
    <w:rsid w:val="00AB33F0"/>
    <w:rsid w:val="00AB3483"/>
    <w:rsid w:val="00AB39BE"/>
    <w:rsid w:val="00AB4ADD"/>
    <w:rsid w:val="00AB4D87"/>
    <w:rsid w:val="00AB50DF"/>
    <w:rsid w:val="00AB55C0"/>
    <w:rsid w:val="00AB619E"/>
    <w:rsid w:val="00AB6276"/>
    <w:rsid w:val="00AB63FE"/>
    <w:rsid w:val="00AB6493"/>
    <w:rsid w:val="00AB776F"/>
    <w:rsid w:val="00AC0382"/>
    <w:rsid w:val="00AC08AB"/>
    <w:rsid w:val="00AC0E5C"/>
    <w:rsid w:val="00AC1D31"/>
    <w:rsid w:val="00AC3189"/>
    <w:rsid w:val="00AC37E7"/>
    <w:rsid w:val="00AC3AEA"/>
    <w:rsid w:val="00AC5956"/>
    <w:rsid w:val="00AC5EBB"/>
    <w:rsid w:val="00AC62E8"/>
    <w:rsid w:val="00AC63A5"/>
    <w:rsid w:val="00AC6C38"/>
    <w:rsid w:val="00AC6FCD"/>
    <w:rsid w:val="00AC754D"/>
    <w:rsid w:val="00AC7FA2"/>
    <w:rsid w:val="00AD0AC9"/>
    <w:rsid w:val="00AD0B0E"/>
    <w:rsid w:val="00AD0C05"/>
    <w:rsid w:val="00AD1039"/>
    <w:rsid w:val="00AD177E"/>
    <w:rsid w:val="00AD18E3"/>
    <w:rsid w:val="00AD2446"/>
    <w:rsid w:val="00AD2BFB"/>
    <w:rsid w:val="00AD35E2"/>
    <w:rsid w:val="00AD3DB5"/>
    <w:rsid w:val="00AD3F16"/>
    <w:rsid w:val="00AD4164"/>
    <w:rsid w:val="00AD5E14"/>
    <w:rsid w:val="00AD6068"/>
    <w:rsid w:val="00AD64E6"/>
    <w:rsid w:val="00AD6A97"/>
    <w:rsid w:val="00AD77E1"/>
    <w:rsid w:val="00AD7E43"/>
    <w:rsid w:val="00AE18F5"/>
    <w:rsid w:val="00AE196C"/>
    <w:rsid w:val="00AE1D35"/>
    <w:rsid w:val="00AE1E61"/>
    <w:rsid w:val="00AE28A2"/>
    <w:rsid w:val="00AE3317"/>
    <w:rsid w:val="00AE36B6"/>
    <w:rsid w:val="00AE38E2"/>
    <w:rsid w:val="00AE41CC"/>
    <w:rsid w:val="00AE44A2"/>
    <w:rsid w:val="00AE5554"/>
    <w:rsid w:val="00AE5A4B"/>
    <w:rsid w:val="00AE5A8E"/>
    <w:rsid w:val="00AE64C0"/>
    <w:rsid w:val="00AE6982"/>
    <w:rsid w:val="00AE6F8E"/>
    <w:rsid w:val="00AE79C3"/>
    <w:rsid w:val="00AE7F3C"/>
    <w:rsid w:val="00AF0266"/>
    <w:rsid w:val="00AF045A"/>
    <w:rsid w:val="00AF08BA"/>
    <w:rsid w:val="00AF11EC"/>
    <w:rsid w:val="00AF146A"/>
    <w:rsid w:val="00AF1771"/>
    <w:rsid w:val="00AF1A54"/>
    <w:rsid w:val="00AF1ED2"/>
    <w:rsid w:val="00AF2011"/>
    <w:rsid w:val="00AF21CB"/>
    <w:rsid w:val="00AF2316"/>
    <w:rsid w:val="00AF29B2"/>
    <w:rsid w:val="00AF2A8D"/>
    <w:rsid w:val="00AF2BC8"/>
    <w:rsid w:val="00AF2D49"/>
    <w:rsid w:val="00AF2EAC"/>
    <w:rsid w:val="00AF41E6"/>
    <w:rsid w:val="00AF4588"/>
    <w:rsid w:val="00AF515E"/>
    <w:rsid w:val="00AF519C"/>
    <w:rsid w:val="00AF52EA"/>
    <w:rsid w:val="00AF5499"/>
    <w:rsid w:val="00AF59EC"/>
    <w:rsid w:val="00AF5C5B"/>
    <w:rsid w:val="00AF60D2"/>
    <w:rsid w:val="00AF63E6"/>
    <w:rsid w:val="00AF678B"/>
    <w:rsid w:val="00AF6B71"/>
    <w:rsid w:val="00AF7014"/>
    <w:rsid w:val="00AF72C7"/>
    <w:rsid w:val="00AF7863"/>
    <w:rsid w:val="00B00296"/>
    <w:rsid w:val="00B0076F"/>
    <w:rsid w:val="00B00852"/>
    <w:rsid w:val="00B0173C"/>
    <w:rsid w:val="00B020B0"/>
    <w:rsid w:val="00B02127"/>
    <w:rsid w:val="00B02185"/>
    <w:rsid w:val="00B02749"/>
    <w:rsid w:val="00B02983"/>
    <w:rsid w:val="00B03D81"/>
    <w:rsid w:val="00B04007"/>
    <w:rsid w:val="00B041AD"/>
    <w:rsid w:val="00B04228"/>
    <w:rsid w:val="00B045E3"/>
    <w:rsid w:val="00B048D2"/>
    <w:rsid w:val="00B04C67"/>
    <w:rsid w:val="00B04C82"/>
    <w:rsid w:val="00B051D4"/>
    <w:rsid w:val="00B05ECF"/>
    <w:rsid w:val="00B067C0"/>
    <w:rsid w:val="00B06C06"/>
    <w:rsid w:val="00B06D0E"/>
    <w:rsid w:val="00B06F3C"/>
    <w:rsid w:val="00B07504"/>
    <w:rsid w:val="00B07525"/>
    <w:rsid w:val="00B07A13"/>
    <w:rsid w:val="00B07EF0"/>
    <w:rsid w:val="00B07F81"/>
    <w:rsid w:val="00B10EE5"/>
    <w:rsid w:val="00B1108B"/>
    <w:rsid w:val="00B1144B"/>
    <w:rsid w:val="00B11A6A"/>
    <w:rsid w:val="00B11C9E"/>
    <w:rsid w:val="00B11FED"/>
    <w:rsid w:val="00B12427"/>
    <w:rsid w:val="00B126DA"/>
    <w:rsid w:val="00B13163"/>
    <w:rsid w:val="00B13178"/>
    <w:rsid w:val="00B13220"/>
    <w:rsid w:val="00B1382B"/>
    <w:rsid w:val="00B13E67"/>
    <w:rsid w:val="00B1412F"/>
    <w:rsid w:val="00B14FE7"/>
    <w:rsid w:val="00B15622"/>
    <w:rsid w:val="00B161A7"/>
    <w:rsid w:val="00B16202"/>
    <w:rsid w:val="00B1690A"/>
    <w:rsid w:val="00B17445"/>
    <w:rsid w:val="00B17855"/>
    <w:rsid w:val="00B17B1C"/>
    <w:rsid w:val="00B17B5E"/>
    <w:rsid w:val="00B20723"/>
    <w:rsid w:val="00B20E98"/>
    <w:rsid w:val="00B215F8"/>
    <w:rsid w:val="00B21640"/>
    <w:rsid w:val="00B22719"/>
    <w:rsid w:val="00B22B02"/>
    <w:rsid w:val="00B23154"/>
    <w:rsid w:val="00B235F0"/>
    <w:rsid w:val="00B23ABA"/>
    <w:rsid w:val="00B241FA"/>
    <w:rsid w:val="00B245D9"/>
    <w:rsid w:val="00B24B13"/>
    <w:rsid w:val="00B25572"/>
    <w:rsid w:val="00B25C58"/>
    <w:rsid w:val="00B25FEE"/>
    <w:rsid w:val="00B27700"/>
    <w:rsid w:val="00B27B9B"/>
    <w:rsid w:val="00B303CA"/>
    <w:rsid w:val="00B312DB"/>
    <w:rsid w:val="00B31C73"/>
    <w:rsid w:val="00B32143"/>
    <w:rsid w:val="00B32674"/>
    <w:rsid w:val="00B32E00"/>
    <w:rsid w:val="00B3325C"/>
    <w:rsid w:val="00B33292"/>
    <w:rsid w:val="00B33855"/>
    <w:rsid w:val="00B33FB4"/>
    <w:rsid w:val="00B34860"/>
    <w:rsid w:val="00B34B48"/>
    <w:rsid w:val="00B35191"/>
    <w:rsid w:val="00B35571"/>
    <w:rsid w:val="00B356D2"/>
    <w:rsid w:val="00B36033"/>
    <w:rsid w:val="00B36AB2"/>
    <w:rsid w:val="00B37057"/>
    <w:rsid w:val="00B37DF5"/>
    <w:rsid w:val="00B37EBC"/>
    <w:rsid w:val="00B403DC"/>
    <w:rsid w:val="00B40D54"/>
    <w:rsid w:val="00B41033"/>
    <w:rsid w:val="00B416AD"/>
    <w:rsid w:val="00B41CE6"/>
    <w:rsid w:val="00B41D88"/>
    <w:rsid w:val="00B41F00"/>
    <w:rsid w:val="00B42F6E"/>
    <w:rsid w:val="00B42FA4"/>
    <w:rsid w:val="00B43482"/>
    <w:rsid w:val="00B438FC"/>
    <w:rsid w:val="00B439EA"/>
    <w:rsid w:val="00B43B49"/>
    <w:rsid w:val="00B43FE8"/>
    <w:rsid w:val="00B4474A"/>
    <w:rsid w:val="00B45163"/>
    <w:rsid w:val="00B451C1"/>
    <w:rsid w:val="00B45E5C"/>
    <w:rsid w:val="00B467AC"/>
    <w:rsid w:val="00B467E1"/>
    <w:rsid w:val="00B46C10"/>
    <w:rsid w:val="00B47642"/>
    <w:rsid w:val="00B50570"/>
    <w:rsid w:val="00B529C4"/>
    <w:rsid w:val="00B52BAA"/>
    <w:rsid w:val="00B52E2A"/>
    <w:rsid w:val="00B52E82"/>
    <w:rsid w:val="00B53357"/>
    <w:rsid w:val="00B53AD1"/>
    <w:rsid w:val="00B53F2E"/>
    <w:rsid w:val="00B5407B"/>
    <w:rsid w:val="00B5468C"/>
    <w:rsid w:val="00B54857"/>
    <w:rsid w:val="00B54A8F"/>
    <w:rsid w:val="00B54EF3"/>
    <w:rsid w:val="00B55107"/>
    <w:rsid w:val="00B55805"/>
    <w:rsid w:val="00B55844"/>
    <w:rsid w:val="00B561B9"/>
    <w:rsid w:val="00B564E7"/>
    <w:rsid w:val="00B56AC3"/>
    <w:rsid w:val="00B57C69"/>
    <w:rsid w:val="00B6065D"/>
    <w:rsid w:val="00B608A0"/>
    <w:rsid w:val="00B60B67"/>
    <w:rsid w:val="00B60D58"/>
    <w:rsid w:val="00B6107C"/>
    <w:rsid w:val="00B61411"/>
    <w:rsid w:val="00B6171B"/>
    <w:rsid w:val="00B61CA6"/>
    <w:rsid w:val="00B6249A"/>
    <w:rsid w:val="00B6260B"/>
    <w:rsid w:val="00B62C05"/>
    <w:rsid w:val="00B62CD0"/>
    <w:rsid w:val="00B6358F"/>
    <w:rsid w:val="00B63BF6"/>
    <w:rsid w:val="00B64068"/>
    <w:rsid w:val="00B6463B"/>
    <w:rsid w:val="00B65180"/>
    <w:rsid w:val="00B65E07"/>
    <w:rsid w:val="00B67286"/>
    <w:rsid w:val="00B6749D"/>
    <w:rsid w:val="00B67581"/>
    <w:rsid w:val="00B678FE"/>
    <w:rsid w:val="00B7066B"/>
    <w:rsid w:val="00B70C4A"/>
    <w:rsid w:val="00B70D37"/>
    <w:rsid w:val="00B711A8"/>
    <w:rsid w:val="00B711C8"/>
    <w:rsid w:val="00B7141C"/>
    <w:rsid w:val="00B71741"/>
    <w:rsid w:val="00B71909"/>
    <w:rsid w:val="00B72A9B"/>
    <w:rsid w:val="00B73101"/>
    <w:rsid w:val="00B73799"/>
    <w:rsid w:val="00B737DB"/>
    <w:rsid w:val="00B73C19"/>
    <w:rsid w:val="00B74034"/>
    <w:rsid w:val="00B741A1"/>
    <w:rsid w:val="00B74802"/>
    <w:rsid w:val="00B74C9A"/>
    <w:rsid w:val="00B74F00"/>
    <w:rsid w:val="00B7613C"/>
    <w:rsid w:val="00B76E12"/>
    <w:rsid w:val="00B770FD"/>
    <w:rsid w:val="00B775C8"/>
    <w:rsid w:val="00B776CC"/>
    <w:rsid w:val="00B77A5C"/>
    <w:rsid w:val="00B80C2A"/>
    <w:rsid w:val="00B80D37"/>
    <w:rsid w:val="00B814B6"/>
    <w:rsid w:val="00B81A73"/>
    <w:rsid w:val="00B81C77"/>
    <w:rsid w:val="00B820AB"/>
    <w:rsid w:val="00B826E9"/>
    <w:rsid w:val="00B82A18"/>
    <w:rsid w:val="00B8353C"/>
    <w:rsid w:val="00B838ED"/>
    <w:rsid w:val="00B839D2"/>
    <w:rsid w:val="00B840BD"/>
    <w:rsid w:val="00B84A5F"/>
    <w:rsid w:val="00B84BA3"/>
    <w:rsid w:val="00B84D48"/>
    <w:rsid w:val="00B85690"/>
    <w:rsid w:val="00B86375"/>
    <w:rsid w:val="00B868C9"/>
    <w:rsid w:val="00B86FCE"/>
    <w:rsid w:val="00B87562"/>
    <w:rsid w:val="00B87648"/>
    <w:rsid w:val="00B87D8E"/>
    <w:rsid w:val="00B902CF"/>
    <w:rsid w:val="00B90C2B"/>
    <w:rsid w:val="00B90F3D"/>
    <w:rsid w:val="00B918B6"/>
    <w:rsid w:val="00B924BE"/>
    <w:rsid w:val="00B92641"/>
    <w:rsid w:val="00B92879"/>
    <w:rsid w:val="00B93067"/>
    <w:rsid w:val="00B93EA8"/>
    <w:rsid w:val="00B94A66"/>
    <w:rsid w:val="00B94F3B"/>
    <w:rsid w:val="00B95000"/>
    <w:rsid w:val="00B95652"/>
    <w:rsid w:val="00B9654F"/>
    <w:rsid w:val="00B97AD5"/>
    <w:rsid w:val="00B97CE4"/>
    <w:rsid w:val="00BA1011"/>
    <w:rsid w:val="00BA122E"/>
    <w:rsid w:val="00BA1960"/>
    <w:rsid w:val="00BA1DE7"/>
    <w:rsid w:val="00BA1FB5"/>
    <w:rsid w:val="00BA25B6"/>
    <w:rsid w:val="00BA286E"/>
    <w:rsid w:val="00BA2DF2"/>
    <w:rsid w:val="00BA2F07"/>
    <w:rsid w:val="00BA3873"/>
    <w:rsid w:val="00BA3B3B"/>
    <w:rsid w:val="00BA3EA0"/>
    <w:rsid w:val="00BA40A0"/>
    <w:rsid w:val="00BA47D7"/>
    <w:rsid w:val="00BA4914"/>
    <w:rsid w:val="00BA4C34"/>
    <w:rsid w:val="00BA4FCC"/>
    <w:rsid w:val="00BA50E1"/>
    <w:rsid w:val="00BA53EE"/>
    <w:rsid w:val="00BA54D9"/>
    <w:rsid w:val="00BA5548"/>
    <w:rsid w:val="00BA6C77"/>
    <w:rsid w:val="00BA7448"/>
    <w:rsid w:val="00BB0115"/>
    <w:rsid w:val="00BB04E8"/>
    <w:rsid w:val="00BB06F4"/>
    <w:rsid w:val="00BB09FD"/>
    <w:rsid w:val="00BB19E9"/>
    <w:rsid w:val="00BB1CD0"/>
    <w:rsid w:val="00BB2903"/>
    <w:rsid w:val="00BB369E"/>
    <w:rsid w:val="00BB4005"/>
    <w:rsid w:val="00BB401A"/>
    <w:rsid w:val="00BB45F1"/>
    <w:rsid w:val="00BB52C9"/>
    <w:rsid w:val="00BB586E"/>
    <w:rsid w:val="00BB5BBA"/>
    <w:rsid w:val="00BB5F57"/>
    <w:rsid w:val="00BB65B4"/>
    <w:rsid w:val="00BB7225"/>
    <w:rsid w:val="00BB752E"/>
    <w:rsid w:val="00BB761E"/>
    <w:rsid w:val="00BB784E"/>
    <w:rsid w:val="00BC0A73"/>
    <w:rsid w:val="00BC1AE0"/>
    <w:rsid w:val="00BC1C9D"/>
    <w:rsid w:val="00BC200A"/>
    <w:rsid w:val="00BC2024"/>
    <w:rsid w:val="00BC214E"/>
    <w:rsid w:val="00BC2562"/>
    <w:rsid w:val="00BC4BAF"/>
    <w:rsid w:val="00BC546A"/>
    <w:rsid w:val="00BC5C2B"/>
    <w:rsid w:val="00BC634C"/>
    <w:rsid w:val="00BC6B32"/>
    <w:rsid w:val="00BC6FF2"/>
    <w:rsid w:val="00BC724F"/>
    <w:rsid w:val="00BC77AC"/>
    <w:rsid w:val="00BC7A6E"/>
    <w:rsid w:val="00BD02D2"/>
    <w:rsid w:val="00BD04C2"/>
    <w:rsid w:val="00BD058A"/>
    <w:rsid w:val="00BD1174"/>
    <w:rsid w:val="00BD1CF1"/>
    <w:rsid w:val="00BD1EEB"/>
    <w:rsid w:val="00BD1F77"/>
    <w:rsid w:val="00BD219A"/>
    <w:rsid w:val="00BD246C"/>
    <w:rsid w:val="00BD331B"/>
    <w:rsid w:val="00BD3771"/>
    <w:rsid w:val="00BD3C7D"/>
    <w:rsid w:val="00BD43EE"/>
    <w:rsid w:val="00BD4490"/>
    <w:rsid w:val="00BD4828"/>
    <w:rsid w:val="00BD4A1E"/>
    <w:rsid w:val="00BD589D"/>
    <w:rsid w:val="00BD5B36"/>
    <w:rsid w:val="00BD5CA7"/>
    <w:rsid w:val="00BD5F8D"/>
    <w:rsid w:val="00BD6039"/>
    <w:rsid w:val="00BD653D"/>
    <w:rsid w:val="00BD6B41"/>
    <w:rsid w:val="00BD6DEB"/>
    <w:rsid w:val="00BD6E56"/>
    <w:rsid w:val="00BD73B9"/>
    <w:rsid w:val="00BD789C"/>
    <w:rsid w:val="00BD7B76"/>
    <w:rsid w:val="00BD7B8A"/>
    <w:rsid w:val="00BE0F03"/>
    <w:rsid w:val="00BE186E"/>
    <w:rsid w:val="00BE1C30"/>
    <w:rsid w:val="00BE2551"/>
    <w:rsid w:val="00BE3C7F"/>
    <w:rsid w:val="00BE4457"/>
    <w:rsid w:val="00BE499C"/>
    <w:rsid w:val="00BE54F3"/>
    <w:rsid w:val="00BE5716"/>
    <w:rsid w:val="00BE5FB4"/>
    <w:rsid w:val="00BE653C"/>
    <w:rsid w:val="00BE681A"/>
    <w:rsid w:val="00BE6B07"/>
    <w:rsid w:val="00BE7BFD"/>
    <w:rsid w:val="00BF04B8"/>
    <w:rsid w:val="00BF0BF4"/>
    <w:rsid w:val="00BF0CC7"/>
    <w:rsid w:val="00BF1455"/>
    <w:rsid w:val="00BF1666"/>
    <w:rsid w:val="00BF2010"/>
    <w:rsid w:val="00BF2727"/>
    <w:rsid w:val="00BF2819"/>
    <w:rsid w:val="00BF2E1F"/>
    <w:rsid w:val="00BF38ED"/>
    <w:rsid w:val="00BF3919"/>
    <w:rsid w:val="00BF3CD1"/>
    <w:rsid w:val="00BF41EC"/>
    <w:rsid w:val="00BF43DB"/>
    <w:rsid w:val="00BF4412"/>
    <w:rsid w:val="00BF506A"/>
    <w:rsid w:val="00BF5AD1"/>
    <w:rsid w:val="00BF5BFD"/>
    <w:rsid w:val="00BF5CDF"/>
    <w:rsid w:val="00BF69CB"/>
    <w:rsid w:val="00BF6B6C"/>
    <w:rsid w:val="00BF6FFE"/>
    <w:rsid w:val="00BF70EF"/>
    <w:rsid w:val="00BF7B8E"/>
    <w:rsid w:val="00C00372"/>
    <w:rsid w:val="00C00474"/>
    <w:rsid w:val="00C0137B"/>
    <w:rsid w:val="00C01CA6"/>
    <w:rsid w:val="00C021AA"/>
    <w:rsid w:val="00C02452"/>
    <w:rsid w:val="00C02B70"/>
    <w:rsid w:val="00C02D3F"/>
    <w:rsid w:val="00C0326B"/>
    <w:rsid w:val="00C04626"/>
    <w:rsid w:val="00C0486D"/>
    <w:rsid w:val="00C048A4"/>
    <w:rsid w:val="00C0565F"/>
    <w:rsid w:val="00C05F42"/>
    <w:rsid w:val="00C06040"/>
    <w:rsid w:val="00C067B5"/>
    <w:rsid w:val="00C06A5D"/>
    <w:rsid w:val="00C070C9"/>
    <w:rsid w:val="00C0788E"/>
    <w:rsid w:val="00C07C8C"/>
    <w:rsid w:val="00C10A0C"/>
    <w:rsid w:val="00C1136A"/>
    <w:rsid w:val="00C119A4"/>
    <w:rsid w:val="00C11BC1"/>
    <w:rsid w:val="00C11D93"/>
    <w:rsid w:val="00C1266D"/>
    <w:rsid w:val="00C12827"/>
    <w:rsid w:val="00C12A1B"/>
    <w:rsid w:val="00C1377C"/>
    <w:rsid w:val="00C13AAF"/>
    <w:rsid w:val="00C13ACC"/>
    <w:rsid w:val="00C13EBD"/>
    <w:rsid w:val="00C14A8F"/>
    <w:rsid w:val="00C1692E"/>
    <w:rsid w:val="00C17CA4"/>
    <w:rsid w:val="00C2023D"/>
    <w:rsid w:val="00C20376"/>
    <w:rsid w:val="00C20D21"/>
    <w:rsid w:val="00C20DB6"/>
    <w:rsid w:val="00C21279"/>
    <w:rsid w:val="00C21799"/>
    <w:rsid w:val="00C220B4"/>
    <w:rsid w:val="00C2218C"/>
    <w:rsid w:val="00C221FC"/>
    <w:rsid w:val="00C225F5"/>
    <w:rsid w:val="00C22724"/>
    <w:rsid w:val="00C22964"/>
    <w:rsid w:val="00C22BBD"/>
    <w:rsid w:val="00C22C7A"/>
    <w:rsid w:val="00C233FD"/>
    <w:rsid w:val="00C2360B"/>
    <w:rsid w:val="00C23DD4"/>
    <w:rsid w:val="00C23FE8"/>
    <w:rsid w:val="00C24EEA"/>
    <w:rsid w:val="00C25482"/>
    <w:rsid w:val="00C255C0"/>
    <w:rsid w:val="00C25F86"/>
    <w:rsid w:val="00C2603F"/>
    <w:rsid w:val="00C26289"/>
    <w:rsid w:val="00C26E3D"/>
    <w:rsid w:val="00C27B0A"/>
    <w:rsid w:val="00C27C8B"/>
    <w:rsid w:val="00C27D76"/>
    <w:rsid w:val="00C300EF"/>
    <w:rsid w:val="00C30B5A"/>
    <w:rsid w:val="00C30F74"/>
    <w:rsid w:val="00C31323"/>
    <w:rsid w:val="00C318A3"/>
    <w:rsid w:val="00C319DC"/>
    <w:rsid w:val="00C31B53"/>
    <w:rsid w:val="00C321D4"/>
    <w:rsid w:val="00C3303B"/>
    <w:rsid w:val="00C330C9"/>
    <w:rsid w:val="00C332EF"/>
    <w:rsid w:val="00C334DB"/>
    <w:rsid w:val="00C33713"/>
    <w:rsid w:val="00C33750"/>
    <w:rsid w:val="00C33E51"/>
    <w:rsid w:val="00C33EC3"/>
    <w:rsid w:val="00C34240"/>
    <w:rsid w:val="00C34977"/>
    <w:rsid w:val="00C34EDF"/>
    <w:rsid w:val="00C3505C"/>
    <w:rsid w:val="00C35D22"/>
    <w:rsid w:val="00C35E30"/>
    <w:rsid w:val="00C3717A"/>
    <w:rsid w:val="00C373E2"/>
    <w:rsid w:val="00C3782C"/>
    <w:rsid w:val="00C37DA8"/>
    <w:rsid w:val="00C37DE8"/>
    <w:rsid w:val="00C37EEF"/>
    <w:rsid w:val="00C40D3D"/>
    <w:rsid w:val="00C41BCA"/>
    <w:rsid w:val="00C42165"/>
    <w:rsid w:val="00C42649"/>
    <w:rsid w:val="00C42EAF"/>
    <w:rsid w:val="00C43C38"/>
    <w:rsid w:val="00C43FAF"/>
    <w:rsid w:val="00C442E2"/>
    <w:rsid w:val="00C450B9"/>
    <w:rsid w:val="00C459A3"/>
    <w:rsid w:val="00C45B08"/>
    <w:rsid w:val="00C4653C"/>
    <w:rsid w:val="00C467AA"/>
    <w:rsid w:val="00C46861"/>
    <w:rsid w:val="00C46D77"/>
    <w:rsid w:val="00C4704D"/>
    <w:rsid w:val="00C47078"/>
    <w:rsid w:val="00C479AB"/>
    <w:rsid w:val="00C47E72"/>
    <w:rsid w:val="00C5171B"/>
    <w:rsid w:val="00C52677"/>
    <w:rsid w:val="00C52FC5"/>
    <w:rsid w:val="00C5328A"/>
    <w:rsid w:val="00C5377E"/>
    <w:rsid w:val="00C5525D"/>
    <w:rsid w:val="00C5532F"/>
    <w:rsid w:val="00C55C25"/>
    <w:rsid w:val="00C5658F"/>
    <w:rsid w:val="00C5668D"/>
    <w:rsid w:val="00C56970"/>
    <w:rsid w:val="00C56E2D"/>
    <w:rsid w:val="00C56E42"/>
    <w:rsid w:val="00C570BF"/>
    <w:rsid w:val="00C5717D"/>
    <w:rsid w:val="00C57EC2"/>
    <w:rsid w:val="00C60875"/>
    <w:rsid w:val="00C60C01"/>
    <w:rsid w:val="00C60D09"/>
    <w:rsid w:val="00C6126B"/>
    <w:rsid w:val="00C6133D"/>
    <w:rsid w:val="00C61AA1"/>
    <w:rsid w:val="00C61F7C"/>
    <w:rsid w:val="00C623F2"/>
    <w:rsid w:val="00C62C76"/>
    <w:rsid w:val="00C6348B"/>
    <w:rsid w:val="00C63BDD"/>
    <w:rsid w:val="00C6419A"/>
    <w:rsid w:val="00C641EB"/>
    <w:rsid w:val="00C64C60"/>
    <w:rsid w:val="00C65296"/>
    <w:rsid w:val="00C66284"/>
    <w:rsid w:val="00C6629C"/>
    <w:rsid w:val="00C700A2"/>
    <w:rsid w:val="00C707BD"/>
    <w:rsid w:val="00C70ECC"/>
    <w:rsid w:val="00C71418"/>
    <w:rsid w:val="00C71EBA"/>
    <w:rsid w:val="00C72F39"/>
    <w:rsid w:val="00C730F4"/>
    <w:rsid w:val="00C7334F"/>
    <w:rsid w:val="00C73632"/>
    <w:rsid w:val="00C73BA7"/>
    <w:rsid w:val="00C73F91"/>
    <w:rsid w:val="00C74627"/>
    <w:rsid w:val="00C746BC"/>
    <w:rsid w:val="00C74E77"/>
    <w:rsid w:val="00C75147"/>
    <w:rsid w:val="00C7531B"/>
    <w:rsid w:val="00C756F4"/>
    <w:rsid w:val="00C764AD"/>
    <w:rsid w:val="00C77389"/>
    <w:rsid w:val="00C7794D"/>
    <w:rsid w:val="00C77EDD"/>
    <w:rsid w:val="00C800ED"/>
    <w:rsid w:val="00C801A4"/>
    <w:rsid w:val="00C80D6A"/>
    <w:rsid w:val="00C814BD"/>
    <w:rsid w:val="00C81E7E"/>
    <w:rsid w:val="00C82139"/>
    <w:rsid w:val="00C82981"/>
    <w:rsid w:val="00C82AD3"/>
    <w:rsid w:val="00C82F46"/>
    <w:rsid w:val="00C83217"/>
    <w:rsid w:val="00C8378D"/>
    <w:rsid w:val="00C8410B"/>
    <w:rsid w:val="00C8445E"/>
    <w:rsid w:val="00C84736"/>
    <w:rsid w:val="00C849F3"/>
    <w:rsid w:val="00C84B8B"/>
    <w:rsid w:val="00C8507B"/>
    <w:rsid w:val="00C85441"/>
    <w:rsid w:val="00C8555D"/>
    <w:rsid w:val="00C858C8"/>
    <w:rsid w:val="00C86677"/>
    <w:rsid w:val="00C8672F"/>
    <w:rsid w:val="00C86B9C"/>
    <w:rsid w:val="00C87872"/>
    <w:rsid w:val="00C903CE"/>
    <w:rsid w:val="00C9049C"/>
    <w:rsid w:val="00C9062B"/>
    <w:rsid w:val="00C90877"/>
    <w:rsid w:val="00C909D5"/>
    <w:rsid w:val="00C9101B"/>
    <w:rsid w:val="00C91100"/>
    <w:rsid w:val="00C91CBE"/>
    <w:rsid w:val="00C92840"/>
    <w:rsid w:val="00C92F75"/>
    <w:rsid w:val="00C93947"/>
    <w:rsid w:val="00C940D3"/>
    <w:rsid w:val="00C945F7"/>
    <w:rsid w:val="00C9532C"/>
    <w:rsid w:val="00C95629"/>
    <w:rsid w:val="00C969E3"/>
    <w:rsid w:val="00C96B28"/>
    <w:rsid w:val="00C96BE9"/>
    <w:rsid w:val="00C96E82"/>
    <w:rsid w:val="00C979D9"/>
    <w:rsid w:val="00C97CB0"/>
    <w:rsid w:val="00CA0354"/>
    <w:rsid w:val="00CA128E"/>
    <w:rsid w:val="00CA2AEA"/>
    <w:rsid w:val="00CA3008"/>
    <w:rsid w:val="00CA30A6"/>
    <w:rsid w:val="00CA3269"/>
    <w:rsid w:val="00CA334F"/>
    <w:rsid w:val="00CA33B4"/>
    <w:rsid w:val="00CA3654"/>
    <w:rsid w:val="00CA40A7"/>
    <w:rsid w:val="00CA41AB"/>
    <w:rsid w:val="00CA4ECC"/>
    <w:rsid w:val="00CA4EF0"/>
    <w:rsid w:val="00CA4FE8"/>
    <w:rsid w:val="00CA572E"/>
    <w:rsid w:val="00CA59CF"/>
    <w:rsid w:val="00CA5B6D"/>
    <w:rsid w:val="00CA5DDA"/>
    <w:rsid w:val="00CA6077"/>
    <w:rsid w:val="00CA628C"/>
    <w:rsid w:val="00CA68E0"/>
    <w:rsid w:val="00CA6975"/>
    <w:rsid w:val="00CA6A3E"/>
    <w:rsid w:val="00CA700C"/>
    <w:rsid w:val="00CA7892"/>
    <w:rsid w:val="00CA7FF0"/>
    <w:rsid w:val="00CB0150"/>
    <w:rsid w:val="00CB015F"/>
    <w:rsid w:val="00CB07B9"/>
    <w:rsid w:val="00CB094A"/>
    <w:rsid w:val="00CB11DA"/>
    <w:rsid w:val="00CB1661"/>
    <w:rsid w:val="00CB184B"/>
    <w:rsid w:val="00CB1F1E"/>
    <w:rsid w:val="00CB215C"/>
    <w:rsid w:val="00CB2A7E"/>
    <w:rsid w:val="00CB30C3"/>
    <w:rsid w:val="00CB32E0"/>
    <w:rsid w:val="00CB38FA"/>
    <w:rsid w:val="00CB3BD8"/>
    <w:rsid w:val="00CB3D7A"/>
    <w:rsid w:val="00CB4C00"/>
    <w:rsid w:val="00CB4E8F"/>
    <w:rsid w:val="00CB4E96"/>
    <w:rsid w:val="00CB5151"/>
    <w:rsid w:val="00CB5768"/>
    <w:rsid w:val="00CB5F32"/>
    <w:rsid w:val="00CB6144"/>
    <w:rsid w:val="00CB6687"/>
    <w:rsid w:val="00CB7EF2"/>
    <w:rsid w:val="00CB7FF5"/>
    <w:rsid w:val="00CC0773"/>
    <w:rsid w:val="00CC0A63"/>
    <w:rsid w:val="00CC0A70"/>
    <w:rsid w:val="00CC0A81"/>
    <w:rsid w:val="00CC0C95"/>
    <w:rsid w:val="00CC0E28"/>
    <w:rsid w:val="00CC12F9"/>
    <w:rsid w:val="00CC1D30"/>
    <w:rsid w:val="00CC1F05"/>
    <w:rsid w:val="00CC27B0"/>
    <w:rsid w:val="00CC303D"/>
    <w:rsid w:val="00CC3839"/>
    <w:rsid w:val="00CC40F5"/>
    <w:rsid w:val="00CC5225"/>
    <w:rsid w:val="00CC55C8"/>
    <w:rsid w:val="00CC59CF"/>
    <w:rsid w:val="00CC5B4C"/>
    <w:rsid w:val="00CC640A"/>
    <w:rsid w:val="00CC6A55"/>
    <w:rsid w:val="00CC7685"/>
    <w:rsid w:val="00CC76F6"/>
    <w:rsid w:val="00CC7C2D"/>
    <w:rsid w:val="00CD0C17"/>
    <w:rsid w:val="00CD0E61"/>
    <w:rsid w:val="00CD10EA"/>
    <w:rsid w:val="00CD14C4"/>
    <w:rsid w:val="00CD1DE7"/>
    <w:rsid w:val="00CD21C3"/>
    <w:rsid w:val="00CD24F8"/>
    <w:rsid w:val="00CD2535"/>
    <w:rsid w:val="00CD325F"/>
    <w:rsid w:val="00CD359C"/>
    <w:rsid w:val="00CD3741"/>
    <w:rsid w:val="00CD38D5"/>
    <w:rsid w:val="00CD410E"/>
    <w:rsid w:val="00CD44DE"/>
    <w:rsid w:val="00CD4871"/>
    <w:rsid w:val="00CD495C"/>
    <w:rsid w:val="00CD50EF"/>
    <w:rsid w:val="00CD54D3"/>
    <w:rsid w:val="00CD5CB3"/>
    <w:rsid w:val="00CD6697"/>
    <w:rsid w:val="00CD6A7E"/>
    <w:rsid w:val="00CD77EA"/>
    <w:rsid w:val="00CD7891"/>
    <w:rsid w:val="00CD7A72"/>
    <w:rsid w:val="00CD7F0F"/>
    <w:rsid w:val="00CE0C74"/>
    <w:rsid w:val="00CE11F6"/>
    <w:rsid w:val="00CE127F"/>
    <w:rsid w:val="00CE222A"/>
    <w:rsid w:val="00CE24A0"/>
    <w:rsid w:val="00CE25DF"/>
    <w:rsid w:val="00CE2E02"/>
    <w:rsid w:val="00CE3355"/>
    <w:rsid w:val="00CE3CAF"/>
    <w:rsid w:val="00CE3CDC"/>
    <w:rsid w:val="00CE3D21"/>
    <w:rsid w:val="00CE4BF9"/>
    <w:rsid w:val="00CE4D07"/>
    <w:rsid w:val="00CE51AB"/>
    <w:rsid w:val="00CE57CA"/>
    <w:rsid w:val="00CE6269"/>
    <w:rsid w:val="00CE62AE"/>
    <w:rsid w:val="00CE663B"/>
    <w:rsid w:val="00CE6BAE"/>
    <w:rsid w:val="00CE6ED6"/>
    <w:rsid w:val="00CE72A9"/>
    <w:rsid w:val="00CE7764"/>
    <w:rsid w:val="00CE7F74"/>
    <w:rsid w:val="00CF080C"/>
    <w:rsid w:val="00CF0FA7"/>
    <w:rsid w:val="00CF0FEC"/>
    <w:rsid w:val="00CF10B9"/>
    <w:rsid w:val="00CF1760"/>
    <w:rsid w:val="00CF27DF"/>
    <w:rsid w:val="00CF290C"/>
    <w:rsid w:val="00CF30F3"/>
    <w:rsid w:val="00CF3185"/>
    <w:rsid w:val="00CF31BB"/>
    <w:rsid w:val="00CF382D"/>
    <w:rsid w:val="00CF3C9E"/>
    <w:rsid w:val="00CF4089"/>
    <w:rsid w:val="00CF542D"/>
    <w:rsid w:val="00CF5A80"/>
    <w:rsid w:val="00CF5D00"/>
    <w:rsid w:val="00CF5DAC"/>
    <w:rsid w:val="00CF609A"/>
    <w:rsid w:val="00CF61DB"/>
    <w:rsid w:val="00CF668E"/>
    <w:rsid w:val="00CF6809"/>
    <w:rsid w:val="00CF6C7E"/>
    <w:rsid w:val="00CF750A"/>
    <w:rsid w:val="00CF7A6A"/>
    <w:rsid w:val="00D00B98"/>
    <w:rsid w:val="00D00C08"/>
    <w:rsid w:val="00D00CE9"/>
    <w:rsid w:val="00D012F5"/>
    <w:rsid w:val="00D01D25"/>
    <w:rsid w:val="00D034B7"/>
    <w:rsid w:val="00D0382D"/>
    <w:rsid w:val="00D039C2"/>
    <w:rsid w:val="00D04224"/>
    <w:rsid w:val="00D048D9"/>
    <w:rsid w:val="00D04F54"/>
    <w:rsid w:val="00D06133"/>
    <w:rsid w:val="00D07025"/>
    <w:rsid w:val="00D07FE4"/>
    <w:rsid w:val="00D10B56"/>
    <w:rsid w:val="00D10E81"/>
    <w:rsid w:val="00D11231"/>
    <w:rsid w:val="00D11294"/>
    <w:rsid w:val="00D11622"/>
    <w:rsid w:val="00D1166C"/>
    <w:rsid w:val="00D1216A"/>
    <w:rsid w:val="00D128F0"/>
    <w:rsid w:val="00D1414A"/>
    <w:rsid w:val="00D14561"/>
    <w:rsid w:val="00D145A7"/>
    <w:rsid w:val="00D148E9"/>
    <w:rsid w:val="00D15376"/>
    <w:rsid w:val="00D1569C"/>
    <w:rsid w:val="00D158A6"/>
    <w:rsid w:val="00D15B64"/>
    <w:rsid w:val="00D15CA0"/>
    <w:rsid w:val="00D160DD"/>
    <w:rsid w:val="00D16F38"/>
    <w:rsid w:val="00D172A5"/>
    <w:rsid w:val="00D17B0F"/>
    <w:rsid w:val="00D20116"/>
    <w:rsid w:val="00D20B80"/>
    <w:rsid w:val="00D20EE3"/>
    <w:rsid w:val="00D212BF"/>
    <w:rsid w:val="00D22734"/>
    <w:rsid w:val="00D228DD"/>
    <w:rsid w:val="00D22E49"/>
    <w:rsid w:val="00D22EEE"/>
    <w:rsid w:val="00D23025"/>
    <w:rsid w:val="00D237FD"/>
    <w:rsid w:val="00D23D6C"/>
    <w:rsid w:val="00D24575"/>
    <w:rsid w:val="00D249B0"/>
    <w:rsid w:val="00D2502C"/>
    <w:rsid w:val="00D25231"/>
    <w:rsid w:val="00D26016"/>
    <w:rsid w:val="00D26695"/>
    <w:rsid w:val="00D266F7"/>
    <w:rsid w:val="00D268B4"/>
    <w:rsid w:val="00D26E67"/>
    <w:rsid w:val="00D27042"/>
    <w:rsid w:val="00D2727C"/>
    <w:rsid w:val="00D27CC9"/>
    <w:rsid w:val="00D305DB"/>
    <w:rsid w:val="00D30A57"/>
    <w:rsid w:val="00D30F05"/>
    <w:rsid w:val="00D3118B"/>
    <w:rsid w:val="00D31304"/>
    <w:rsid w:val="00D31353"/>
    <w:rsid w:val="00D3135B"/>
    <w:rsid w:val="00D3283A"/>
    <w:rsid w:val="00D3286A"/>
    <w:rsid w:val="00D33339"/>
    <w:rsid w:val="00D33387"/>
    <w:rsid w:val="00D33680"/>
    <w:rsid w:val="00D33913"/>
    <w:rsid w:val="00D34676"/>
    <w:rsid w:val="00D3494F"/>
    <w:rsid w:val="00D3530A"/>
    <w:rsid w:val="00D35EDC"/>
    <w:rsid w:val="00D36F4C"/>
    <w:rsid w:val="00D37795"/>
    <w:rsid w:val="00D377C2"/>
    <w:rsid w:val="00D37DA9"/>
    <w:rsid w:val="00D404C6"/>
    <w:rsid w:val="00D413D9"/>
    <w:rsid w:val="00D42EB6"/>
    <w:rsid w:val="00D440FA"/>
    <w:rsid w:val="00D44CAE"/>
    <w:rsid w:val="00D4543D"/>
    <w:rsid w:val="00D4578E"/>
    <w:rsid w:val="00D45A1D"/>
    <w:rsid w:val="00D45EFB"/>
    <w:rsid w:val="00D46B2C"/>
    <w:rsid w:val="00D4776A"/>
    <w:rsid w:val="00D51157"/>
    <w:rsid w:val="00D518E8"/>
    <w:rsid w:val="00D51E87"/>
    <w:rsid w:val="00D5253A"/>
    <w:rsid w:val="00D52A8B"/>
    <w:rsid w:val="00D5397D"/>
    <w:rsid w:val="00D54263"/>
    <w:rsid w:val="00D542FC"/>
    <w:rsid w:val="00D54F2B"/>
    <w:rsid w:val="00D54FFF"/>
    <w:rsid w:val="00D5580A"/>
    <w:rsid w:val="00D57B9A"/>
    <w:rsid w:val="00D57BC5"/>
    <w:rsid w:val="00D57F8B"/>
    <w:rsid w:val="00D60B5E"/>
    <w:rsid w:val="00D6188C"/>
    <w:rsid w:val="00D61EE0"/>
    <w:rsid w:val="00D62469"/>
    <w:rsid w:val="00D6279F"/>
    <w:rsid w:val="00D633A2"/>
    <w:rsid w:val="00D634EC"/>
    <w:rsid w:val="00D639BD"/>
    <w:rsid w:val="00D63F1B"/>
    <w:rsid w:val="00D64325"/>
    <w:rsid w:val="00D652D0"/>
    <w:rsid w:val="00D6560A"/>
    <w:rsid w:val="00D6570B"/>
    <w:rsid w:val="00D658D1"/>
    <w:rsid w:val="00D6789C"/>
    <w:rsid w:val="00D67DF0"/>
    <w:rsid w:val="00D7034D"/>
    <w:rsid w:val="00D708B2"/>
    <w:rsid w:val="00D70AE0"/>
    <w:rsid w:val="00D70C18"/>
    <w:rsid w:val="00D7100E"/>
    <w:rsid w:val="00D72593"/>
    <w:rsid w:val="00D728E7"/>
    <w:rsid w:val="00D735FF"/>
    <w:rsid w:val="00D73CC3"/>
    <w:rsid w:val="00D7478E"/>
    <w:rsid w:val="00D7529F"/>
    <w:rsid w:val="00D755B5"/>
    <w:rsid w:val="00D75B1E"/>
    <w:rsid w:val="00D75BC2"/>
    <w:rsid w:val="00D75CCC"/>
    <w:rsid w:val="00D7610B"/>
    <w:rsid w:val="00D77167"/>
    <w:rsid w:val="00D77500"/>
    <w:rsid w:val="00D7767F"/>
    <w:rsid w:val="00D77CE5"/>
    <w:rsid w:val="00D814DD"/>
    <w:rsid w:val="00D8162F"/>
    <w:rsid w:val="00D819B0"/>
    <w:rsid w:val="00D81CD1"/>
    <w:rsid w:val="00D824A8"/>
    <w:rsid w:val="00D82B97"/>
    <w:rsid w:val="00D838A6"/>
    <w:rsid w:val="00D8396C"/>
    <w:rsid w:val="00D848D8"/>
    <w:rsid w:val="00D84966"/>
    <w:rsid w:val="00D8563F"/>
    <w:rsid w:val="00D86851"/>
    <w:rsid w:val="00D87638"/>
    <w:rsid w:val="00D879DF"/>
    <w:rsid w:val="00D90AF7"/>
    <w:rsid w:val="00D90D13"/>
    <w:rsid w:val="00D90F8A"/>
    <w:rsid w:val="00D90FEA"/>
    <w:rsid w:val="00D91572"/>
    <w:rsid w:val="00D91F6B"/>
    <w:rsid w:val="00D92A51"/>
    <w:rsid w:val="00D93359"/>
    <w:rsid w:val="00D935CB"/>
    <w:rsid w:val="00D9401D"/>
    <w:rsid w:val="00D942AB"/>
    <w:rsid w:val="00D951C4"/>
    <w:rsid w:val="00D95448"/>
    <w:rsid w:val="00D95C58"/>
    <w:rsid w:val="00D967D4"/>
    <w:rsid w:val="00D967E0"/>
    <w:rsid w:val="00D969B2"/>
    <w:rsid w:val="00D96E6D"/>
    <w:rsid w:val="00D96FDE"/>
    <w:rsid w:val="00D970B6"/>
    <w:rsid w:val="00D97798"/>
    <w:rsid w:val="00D979F7"/>
    <w:rsid w:val="00D97D35"/>
    <w:rsid w:val="00DA01E2"/>
    <w:rsid w:val="00DA021E"/>
    <w:rsid w:val="00DA19EC"/>
    <w:rsid w:val="00DA1E6A"/>
    <w:rsid w:val="00DA1F1E"/>
    <w:rsid w:val="00DA23A1"/>
    <w:rsid w:val="00DA3106"/>
    <w:rsid w:val="00DA34B5"/>
    <w:rsid w:val="00DA3686"/>
    <w:rsid w:val="00DA3971"/>
    <w:rsid w:val="00DA427D"/>
    <w:rsid w:val="00DA4840"/>
    <w:rsid w:val="00DA4BCD"/>
    <w:rsid w:val="00DA6094"/>
    <w:rsid w:val="00DA6298"/>
    <w:rsid w:val="00DA67DB"/>
    <w:rsid w:val="00DA6D22"/>
    <w:rsid w:val="00DB0602"/>
    <w:rsid w:val="00DB09F6"/>
    <w:rsid w:val="00DB124B"/>
    <w:rsid w:val="00DB1567"/>
    <w:rsid w:val="00DB15F0"/>
    <w:rsid w:val="00DB251D"/>
    <w:rsid w:val="00DB2564"/>
    <w:rsid w:val="00DB274A"/>
    <w:rsid w:val="00DB2A0E"/>
    <w:rsid w:val="00DB2D84"/>
    <w:rsid w:val="00DB33BD"/>
    <w:rsid w:val="00DB3CBF"/>
    <w:rsid w:val="00DB4A53"/>
    <w:rsid w:val="00DB5B9F"/>
    <w:rsid w:val="00DB5CC3"/>
    <w:rsid w:val="00DB645F"/>
    <w:rsid w:val="00DB666B"/>
    <w:rsid w:val="00DB697A"/>
    <w:rsid w:val="00DB6CB9"/>
    <w:rsid w:val="00DB70C5"/>
    <w:rsid w:val="00DB7953"/>
    <w:rsid w:val="00DC09C0"/>
    <w:rsid w:val="00DC0F5E"/>
    <w:rsid w:val="00DC14B9"/>
    <w:rsid w:val="00DC1627"/>
    <w:rsid w:val="00DC1842"/>
    <w:rsid w:val="00DC1B3D"/>
    <w:rsid w:val="00DC2299"/>
    <w:rsid w:val="00DC2404"/>
    <w:rsid w:val="00DC35E7"/>
    <w:rsid w:val="00DC3903"/>
    <w:rsid w:val="00DC476F"/>
    <w:rsid w:val="00DC4878"/>
    <w:rsid w:val="00DC488D"/>
    <w:rsid w:val="00DC48CF"/>
    <w:rsid w:val="00DC5061"/>
    <w:rsid w:val="00DC6C1C"/>
    <w:rsid w:val="00DC7063"/>
    <w:rsid w:val="00DD02E6"/>
    <w:rsid w:val="00DD09F5"/>
    <w:rsid w:val="00DD0FF6"/>
    <w:rsid w:val="00DD1AEF"/>
    <w:rsid w:val="00DD1B17"/>
    <w:rsid w:val="00DD2409"/>
    <w:rsid w:val="00DD267D"/>
    <w:rsid w:val="00DD2A89"/>
    <w:rsid w:val="00DD41D2"/>
    <w:rsid w:val="00DD42FC"/>
    <w:rsid w:val="00DD46E0"/>
    <w:rsid w:val="00DD4B05"/>
    <w:rsid w:val="00DD5563"/>
    <w:rsid w:val="00DD55FA"/>
    <w:rsid w:val="00DD65DD"/>
    <w:rsid w:val="00DD66FD"/>
    <w:rsid w:val="00DD6DD5"/>
    <w:rsid w:val="00DD6EB6"/>
    <w:rsid w:val="00DD7AA6"/>
    <w:rsid w:val="00DD7BE8"/>
    <w:rsid w:val="00DE0144"/>
    <w:rsid w:val="00DE0286"/>
    <w:rsid w:val="00DE0462"/>
    <w:rsid w:val="00DE126D"/>
    <w:rsid w:val="00DE13A5"/>
    <w:rsid w:val="00DE1793"/>
    <w:rsid w:val="00DE1F52"/>
    <w:rsid w:val="00DE2483"/>
    <w:rsid w:val="00DE2737"/>
    <w:rsid w:val="00DE27EB"/>
    <w:rsid w:val="00DE30CB"/>
    <w:rsid w:val="00DE408A"/>
    <w:rsid w:val="00DE4B08"/>
    <w:rsid w:val="00DE5807"/>
    <w:rsid w:val="00DE6344"/>
    <w:rsid w:val="00DE644A"/>
    <w:rsid w:val="00DE7BC6"/>
    <w:rsid w:val="00DF00FF"/>
    <w:rsid w:val="00DF0259"/>
    <w:rsid w:val="00DF029F"/>
    <w:rsid w:val="00DF06F3"/>
    <w:rsid w:val="00DF0BFF"/>
    <w:rsid w:val="00DF1036"/>
    <w:rsid w:val="00DF114B"/>
    <w:rsid w:val="00DF1BCC"/>
    <w:rsid w:val="00DF43EE"/>
    <w:rsid w:val="00DF5095"/>
    <w:rsid w:val="00DF5352"/>
    <w:rsid w:val="00DF6040"/>
    <w:rsid w:val="00DF689B"/>
    <w:rsid w:val="00DF6EBE"/>
    <w:rsid w:val="00DF711E"/>
    <w:rsid w:val="00DF732B"/>
    <w:rsid w:val="00DF767A"/>
    <w:rsid w:val="00E007E2"/>
    <w:rsid w:val="00E00CAD"/>
    <w:rsid w:val="00E01848"/>
    <w:rsid w:val="00E01C54"/>
    <w:rsid w:val="00E021C0"/>
    <w:rsid w:val="00E02AC5"/>
    <w:rsid w:val="00E02BEB"/>
    <w:rsid w:val="00E02CCB"/>
    <w:rsid w:val="00E032BD"/>
    <w:rsid w:val="00E03C6B"/>
    <w:rsid w:val="00E046A5"/>
    <w:rsid w:val="00E04D8C"/>
    <w:rsid w:val="00E05A81"/>
    <w:rsid w:val="00E06961"/>
    <w:rsid w:val="00E06B9B"/>
    <w:rsid w:val="00E06D29"/>
    <w:rsid w:val="00E06E2D"/>
    <w:rsid w:val="00E070DB"/>
    <w:rsid w:val="00E10009"/>
    <w:rsid w:val="00E11548"/>
    <w:rsid w:val="00E1205A"/>
    <w:rsid w:val="00E12771"/>
    <w:rsid w:val="00E12B8E"/>
    <w:rsid w:val="00E12B9D"/>
    <w:rsid w:val="00E1304F"/>
    <w:rsid w:val="00E1359A"/>
    <w:rsid w:val="00E138C7"/>
    <w:rsid w:val="00E147AB"/>
    <w:rsid w:val="00E15CC3"/>
    <w:rsid w:val="00E17443"/>
    <w:rsid w:val="00E179F2"/>
    <w:rsid w:val="00E17A0F"/>
    <w:rsid w:val="00E208A2"/>
    <w:rsid w:val="00E20ABA"/>
    <w:rsid w:val="00E20CD9"/>
    <w:rsid w:val="00E21212"/>
    <w:rsid w:val="00E21CE4"/>
    <w:rsid w:val="00E21F6A"/>
    <w:rsid w:val="00E2239B"/>
    <w:rsid w:val="00E2245F"/>
    <w:rsid w:val="00E224CC"/>
    <w:rsid w:val="00E2251D"/>
    <w:rsid w:val="00E2267E"/>
    <w:rsid w:val="00E2297F"/>
    <w:rsid w:val="00E23129"/>
    <w:rsid w:val="00E2409C"/>
    <w:rsid w:val="00E24ADA"/>
    <w:rsid w:val="00E25322"/>
    <w:rsid w:val="00E254C1"/>
    <w:rsid w:val="00E25AF2"/>
    <w:rsid w:val="00E25D7B"/>
    <w:rsid w:val="00E274EB"/>
    <w:rsid w:val="00E30280"/>
    <w:rsid w:val="00E30F6D"/>
    <w:rsid w:val="00E3118B"/>
    <w:rsid w:val="00E31F44"/>
    <w:rsid w:val="00E320B8"/>
    <w:rsid w:val="00E32283"/>
    <w:rsid w:val="00E32893"/>
    <w:rsid w:val="00E32C69"/>
    <w:rsid w:val="00E32DB2"/>
    <w:rsid w:val="00E338B1"/>
    <w:rsid w:val="00E33CF9"/>
    <w:rsid w:val="00E33D56"/>
    <w:rsid w:val="00E343EB"/>
    <w:rsid w:val="00E34FC1"/>
    <w:rsid w:val="00E350EC"/>
    <w:rsid w:val="00E35D6E"/>
    <w:rsid w:val="00E36348"/>
    <w:rsid w:val="00E36C20"/>
    <w:rsid w:val="00E36E97"/>
    <w:rsid w:val="00E375C3"/>
    <w:rsid w:val="00E37882"/>
    <w:rsid w:val="00E404F8"/>
    <w:rsid w:val="00E40EE0"/>
    <w:rsid w:val="00E41B65"/>
    <w:rsid w:val="00E4291B"/>
    <w:rsid w:val="00E431FA"/>
    <w:rsid w:val="00E435B1"/>
    <w:rsid w:val="00E43F40"/>
    <w:rsid w:val="00E4476F"/>
    <w:rsid w:val="00E44B0F"/>
    <w:rsid w:val="00E44D18"/>
    <w:rsid w:val="00E4508B"/>
    <w:rsid w:val="00E46563"/>
    <w:rsid w:val="00E4696F"/>
    <w:rsid w:val="00E46C84"/>
    <w:rsid w:val="00E46CB3"/>
    <w:rsid w:val="00E46E17"/>
    <w:rsid w:val="00E4731D"/>
    <w:rsid w:val="00E4780A"/>
    <w:rsid w:val="00E479C5"/>
    <w:rsid w:val="00E50783"/>
    <w:rsid w:val="00E50B17"/>
    <w:rsid w:val="00E512E8"/>
    <w:rsid w:val="00E51F91"/>
    <w:rsid w:val="00E5271E"/>
    <w:rsid w:val="00E52754"/>
    <w:rsid w:val="00E52956"/>
    <w:rsid w:val="00E53F66"/>
    <w:rsid w:val="00E543E2"/>
    <w:rsid w:val="00E54724"/>
    <w:rsid w:val="00E54CD0"/>
    <w:rsid w:val="00E55220"/>
    <w:rsid w:val="00E55B98"/>
    <w:rsid w:val="00E5623D"/>
    <w:rsid w:val="00E56428"/>
    <w:rsid w:val="00E577D8"/>
    <w:rsid w:val="00E610A5"/>
    <w:rsid w:val="00E613B3"/>
    <w:rsid w:val="00E614CD"/>
    <w:rsid w:val="00E61CB4"/>
    <w:rsid w:val="00E624F8"/>
    <w:rsid w:val="00E625FA"/>
    <w:rsid w:val="00E62627"/>
    <w:rsid w:val="00E63775"/>
    <w:rsid w:val="00E6393B"/>
    <w:rsid w:val="00E63E9E"/>
    <w:rsid w:val="00E64B16"/>
    <w:rsid w:val="00E64CF0"/>
    <w:rsid w:val="00E650A6"/>
    <w:rsid w:val="00E652E3"/>
    <w:rsid w:val="00E6537A"/>
    <w:rsid w:val="00E65A34"/>
    <w:rsid w:val="00E65FB6"/>
    <w:rsid w:val="00E660D2"/>
    <w:rsid w:val="00E66725"/>
    <w:rsid w:val="00E6686D"/>
    <w:rsid w:val="00E66894"/>
    <w:rsid w:val="00E67AFC"/>
    <w:rsid w:val="00E67EF9"/>
    <w:rsid w:val="00E7049F"/>
    <w:rsid w:val="00E70606"/>
    <w:rsid w:val="00E706EA"/>
    <w:rsid w:val="00E70B86"/>
    <w:rsid w:val="00E70C3C"/>
    <w:rsid w:val="00E71669"/>
    <w:rsid w:val="00E71778"/>
    <w:rsid w:val="00E71B69"/>
    <w:rsid w:val="00E71DBF"/>
    <w:rsid w:val="00E721B9"/>
    <w:rsid w:val="00E7227A"/>
    <w:rsid w:val="00E726ED"/>
    <w:rsid w:val="00E72714"/>
    <w:rsid w:val="00E72872"/>
    <w:rsid w:val="00E72878"/>
    <w:rsid w:val="00E72B18"/>
    <w:rsid w:val="00E732A6"/>
    <w:rsid w:val="00E73414"/>
    <w:rsid w:val="00E73FF3"/>
    <w:rsid w:val="00E74588"/>
    <w:rsid w:val="00E74C84"/>
    <w:rsid w:val="00E75033"/>
    <w:rsid w:val="00E754CC"/>
    <w:rsid w:val="00E75802"/>
    <w:rsid w:val="00E761B6"/>
    <w:rsid w:val="00E76428"/>
    <w:rsid w:val="00E76C07"/>
    <w:rsid w:val="00E77497"/>
    <w:rsid w:val="00E775BC"/>
    <w:rsid w:val="00E80769"/>
    <w:rsid w:val="00E8097E"/>
    <w:rsid w:val="00E80A61"/>
    <w:rsid w:val="00E80AA3"/>
    <w:rsid w:val="00E80E2C"/>
    <w:rsid w:val="00E80F38"/>
    <w:rsid w:val="00E81125"/>
    <w:rsid w:val="00E81152"/>
    <w:rsid w:val="00E81578"/>
    <w:rsid w:val="00E819DC"/>
    <w:rsid w:val="00E81F5D"/>
    <w:rsid w:val="00E821AC"/>
    <w:rsid w:val="00E82328"/>
    <w:rsid w:val="00E82523"/>
    <w:rsid w:val="00E833F5"/>
    <w:rsid w:val="00E83F05"/>
    <w:rsid w:val="00E84582"/>
    <w:rsid w:val="00E8584E"/>
    <w:rsid w:val="00E85BAD"/>
    <w:rsid w:val="00E85D87"/>
    <w:rsid w:val="00E85F29"/>
    <w:rsid w:val="00E85F3D"/>
    <w:rsid w:val="00E867D2"/>
    <w:rsid w:val="00E86857"/>
    <w:rsid w:val="00E86BA5"/>
    <w:rsid w:val="00E87751"/>
    <w:rsid w:val="00E906C4"/>
    <w:rsid w:val="00E90AD0"/>
    <w:rsid w:val="00E9100E"/>
    <w:rsid w:val="00E912F2"/>
    <w:rsid w:val="00E91340"/>
    <w:rsid w:val="00E91734"/>
    <w:rsid w:val="00E91EEE"/>
    <w:rsid w:val="00E9241A"/>
    <w:rsid w:val="00E926E2"/>
    <w:rsid w:val="00E94AC6"/>
    <w:rsid w:val="00E958C2"/>
    <w:rsid w:val="00E95C83"/>
    <w:rsid w:val="00E96A32"/>
    <w:rsid w:val="00E96BA5"/>
    <w:rsid w:val="00EA00A5"/>
    <w:rsid w:val="00EA0311"/>
    <w:rsid w:val="00EA083D"/>
    <w:rsid w:val="00EA0A8D"/>
    <w:rsid w:val="00EA0EA1"/>
    <w:rsid w:val="00EA1167"/>
    <w:rsid w:val="00EA11C5"/>
    <w:rsid w:val="00EA1871"/>
    <w:rsid w:val="00EA1B0A"/>
    <w:rsid w:val="00EA1B5F"/>
    <w:rsid w:val="00EA2719"/>
    <w:rsid w:val="00EA2ECD"/>
    <w:rsid w:val="00EA310A"/>
    <w:rsid w:val="00EA312C"/>
    <w:rsid w:val="00EA34EA"/>
    <w:rsid w:val="00EA3F35"/>
    <w:rsid w:val="00EA4F82"/>
    <w:rsid w:val="00EA595E"/>
    <w:rsid w:val="00EA5E1B"/>
    <w:rsid w:val="00EA6801"/>
    <w:rsid w:val="00EA71C5"/>
    <w:rsid w:val="00EA79F3"/>
    <w:rsid w:val="00EB0237"/>
    <w:rsid w:val="00EB0764"/>
    <w:rsid w:val="00EB07D2"/>
    <w:rsid w:val="00EB0AF3"/>
    <w:rsid w:val="00EB0D59"/>
    <w:rsid w:val="00EB11F8"/>
    <w:rsid w:val="00EB121A"/>
    <w:rsid w:val="00EB1C92"/>
    <w:rsid w:val="00EB1E7F"/>
    <w:rsid w:val="00EB24FE"/>
    <w:rsid w:val="00EB2682"/>
    <w:rsid w:val="00EB2798"/>
    <w:rsid w:val="00EB368B"/>
    <w:rsid w:val="00EB385B"/>
    <w:rsid w:val="00EB3D3D"/>
    <w:rsid w:val="00EB4245"/>
    <w:rsid w:val="00EB47CB"/>
    <w:rsid w:val="00EB555A"/>
    <w:rsid w:val="00EB6200"/>
    <w:rsid w:val="00EB71B6"/>
    <w:rsid w:val="00EB744A"/>
    <w:rsid w:val="00EB7776"/>
    <w:rsid w:val="00EC0EFF"/>
    <w:rsid w:val="00EC0F18"/>
    <w:rsid w:val="00EC2009"/>
    <w:rsid w:val="00EC28CC"/>
    <w:rsid w:val="00EC3833"/>
    <w:rsid w:val="00EC59CB"/>
    <w:rsid w:val="00EC6FB2"/>
    <w:rsid w:val="00EC78F6"/>
    <w:rsid w:val="00EC7C07"/>
    <w:rsid w:val="00EC7D62"/>
    <w:rsid w:val="00EC7F73"/>
    <w:rsid w:val="00ED0770"/>
    <w:rsid w:val="00ED0B7F"/>
    <w:rsid w:val="00ED1E92"/>
    <w:rsid w:val="00ED234D"/>
    <w:rsid w:val="00ED23EC"/>
    <w:rsid w:val="00ED240D"/>
    <w:rsid w:val="00ED2CB1"/>
    <w:rsid w:val="00ED342F"/>
    <w:rsid w:val="00ED460D"/>
    <w:rsid w:val="00ED4748"/>
    <w:rsid w:val="00ED542F"/>
    <w:rsid w:val="00ED5A7F"/>
    <w:rsid w:val="00ED63AB"/>
    <w:rsid w:val="00ED64EF"/>
    <w:rsid w:val="00ED69CC"/>
    <w:rsid w:val="00ED761E"/>
    <w:rsid w:val="00ED7EB3"/>
    <w:rsid w:val="00EE1160"/>
    <w:rsid w:val="00EE16BD"/>
    <w:rsid w:val="00EE1B74"/>
    <w:rsid w:val="00EE1F3C"/>
    <w:rsid w:val="00EE2761"/>
    <w:rsid w:val="00EE29BF"/>
    <w:rsid w:val="00EE2EB5"/>
    <w:rsid w:val="00EE313F"/>
    <w:rsid w:val="00EE34CE"/>
    <w:rsid w:val="00EE35BA"/>
    <w:rsid w:val="00EE36C4"/>
    <w:rsid w:val="00EE3FBC"/>
    <w:rsid w:val="00EE5498"/>
    <w:rsid w:val="00EE5B27"/>
    <w:rsid w:val="00EE5E99"/>
    <w:rsid w:val="00EE6CB2"/>
    <w:rsid w:val="00EE6FF8"/>
    <w:rsid w:val="00EE72B3"/>
    <w:rsid w:val="00EE73B3"/>
    <w:rsid w:val="00EE7617"/>
    <w:rsid w:val="00EE77CB"/>
    <w:rsid w:val="00EE7A13"/>
    <w:rsid w:val="00EF0027"/>
    <w:rsid w:val="00EF09FB"/>
    <w:rsid w:val="00EF1BEC"/>
    <w:rsid w:val="00EF1FE0"/>
    <w:rsid w:val="00EF206A"/>
    <w:rsid w:val="00EF2233"/>
    <w:rsid w:val="00EF238C"/>
    <w:rsid w:val="00EF2471"/>
    <w:rsid w:val="00EF2D49"/>
    <w:rsid w:val="00EF30EA"/>
    <w:rsid w:val="00EF363F"/>
    <w:rsid w:val="00EF377E"/>
    <w:rsid w:val="00EF3BCA"/>
    <w:rsid w:val="00EF3F9B"/>
    <w:rsid w:val="00EF49A7"/>
    <w:rsid w:val="00EF4A39"/>
    <w:rsid w:val="00EF4C19"/>
    <w:rsid w:val="00EF591C"/>
    <w:rsid w:val="00EF706A"/>
    <w:rsid w:val="00EF77D8"/>
    <w:rsid w:val="00F00556"/>
    <w:rsid w:val="00F007E3"/>
    <w:rsid w:val="00F00A14"/>
    <w:rsid w:val="00F00D7C"/>
    <w:rsid w:val="00F012F7"/>
    <w:rsid w:val="00F01537"/>
    <w:rsid w:val="00F0301E"/>
    <w:rsid w:val="00F0398D"/>
    <w:rsid w:val="00F03F8E"/>
    <w:rsid w:val="00F0412C"/>
    <w:rsid w:val="00F04509"/>
    <w:rsid w:val="00F04E83"/>
    <w:rsid w:val="00F07316"/>
    <w:rsid w:val="00F07521"/>
    <w:rsid w:val="00F079A9"/>
    <w:rsid w:val="00F07B04"/>
    <w:rsid w:val="00F07F43"/>
    <w:rsid w:val="00F103C2"/>
    <w:rsid w:val="00F106B4"/>
    <w:rsid w:val="00F10D29"/>
    <w:rsid w:val="00F10D67"/>
    <w:rsid w:val="00F11008"/>
    <w:rsid w:val="00F1230C"/>
    <w:rsid w:val="00F12460"/>
    <w:rsid w:val="00F12BFD"/>
    <w:rsid w:val="00F14459"/>
    <w:rsid w:val="00F144A1"/>
    <w:rsid w:val="00F14B7C"/>
    <w:rsid w:val="00F15231"/>
    <w:rsid w:val="00F15956"/>
    <w:rsid w:val="00F16D7F"/>
    <w:rsid w:val="00F16DF8"/>
    <w:rsid w:val="00F16EA2"/>
    <w:rsid w:val="00F16F4F"/>
    <w:rsid w:val="00F170FE"/>
    <w:rsid w:val="00F174DB"/>
    <w:rsid w:val="00F1783C"/>
    <w:rsid w:val="00F17B4B"/>
    <w:rsid w:val="00F204E5"/>
    <w:rsid w:val="00F20AF9"/>
    <w:rsid w:val="00F20E26"/>
    <w:rsid w:val="00F2168F"/>
    <w:rsid w:val="00F21891"/>
    <w:rsid w:val="00F21E69"/>
    <w:rsid w:val="00F226EA"/>
    <w:rsid w:val="00F22CBA"/>
    <w:rsid w:val="00F2337E"/>
    <w:rsid w:val="00F235D1"/>
    <w:rsid w:val="00F23FA0"/>
    <w:rsid w:val="00F24C4D"/>
    <w:rsid w:val="00F24DCF"/>
    <w:rsid w:val="00F24EB5"/>
    <w:rsid w:val="00F25C9A"/>
    <w:rsid w:val="00F25D17"/>
    <w:rsid w:val="00F25E1C"/>
    <w:rsid w:val="00F2731D"/>
    <w:rsid w:val="00F27CD3"/>
    <w:rsid w:val="00F27F5C"/>
    <w:rsid w:val="00F30646"/>
    <w:rsid w:val="00F306A4"/>
    <w:rsid w:val="00F30A78"/>
    <w:rsid w:val="00F30E98"/>
    <w:rsid w:val="00F319DC"/>
    <w:rsid w:val="00F3243B"/>
    <w:rsid w:val="00F328F2"/>
    <w:rsid w:val="00F33B1A"/>
    <w:rsid w:val="00F33FA1"/>
    <w:rsid w:val="00F34354"/>
    <w:rsid w:val="00F34AF3"/>
    <w:rsid w:val="00F36DA9"/>
    <w:rsid w:val="00F37DF5"/>
    <w:rsid w:val="00F40394"/>
    <w:rsid w:val="00F4104D"/>
    <w:rsid w:val="00F411F6"/>
    <w:rsid w:val="00F4124C"/>
    <w:rsid w:val="00F41678"/>
    <w:rsid w:val="00F419A1"/>
    <w:rsid w:val="00F438D4"/>
    <w:rsid w:val="00F43E9C"/>
    <w:rsid w:val="00F44854"/>
    <w:rsid w:val="00F44A1F"/>
    <w:rsid w:val="00F45224"/>
    <w:rsid w:val="00F459F0"/>
    <w:rsid w:val="00F460AA"/>
    <w:rsid w:val="00F461C2"/>
    <w:rsid w:val="00F46CA1"/>
    <w:rsid w:val="00F474F6"/>
    <w:rsid w:val="00F477D2"/>
    <w:rsid w:val="00F47E5D"/>
    <w:rsid w:val="00F500E1"/>
    <w:rsid w:val="00F5066A"/>
    <w:rsid w:val="00F50C0D"/>
    <w:rsid w:val="00F52244"/>
    <w:rsid w:val="00F52DA8"/>
    <w:rsid w:val="00F52DB3"/>
    <w:rsid w:val="00F5321D"/>
    <w:rsid w:val="00F55AD9"/>
    <w:rsid w:val="00F55BFC"/>
    <w:rsid w:val="00F564C5"/>
    <w:rsid w:val="00F56AD5"/>
    <w:rsid w:val="00F56D12"/>
    <w:rsid w:val="00F5744B"/>
    <w:rsid w:val="00F574D9"/>
    <w:rsid w:val="00F5762F"/>
    <w:rsid w:val="00F60A40"/>
    <w:rsid w:val="00F61570"/>
    <w:rsid w:val="00F61599"/>
    <w:rsid w:val="00F617D1"/>
    <w:rsid w:val="00F61927"/>
    <w:rsid w:val="00F620ED"/>
    <w:rsid w:val="00F6224C"/>
    <w:rsid w:val="00F627FE"/>
    <w:rsid w:val="00F62C9B"/>
    <w:rsid w:val="00F6333A"/>
    <w:rsid w:val="00F63F0D"/>
    <w:rsid w:val="00F64DED"/>
    <w:rsid w:val="00F64E1A"/>
    <w:rsid w:val="00F64ED7"/>
    <w:rsid w:val="00F659A8"/>
    <w:rsid w:val="00F65AAE"/>
    <w:rsid w:val="00F66266"/>
    <w:rsid w:val="00F671C5"/>
    <w:rsid w:val="00F678F3"/>
    <w:rsid w:val="00F67909"/>
    <w:rsid w:val="00F67966"/>
    <w:rsid w:val="00F67D68"/>
    <w:rsid w:val="00F7088B"/>
    <w:rsid w:val="00F70F0A"/>
    <w:rsid w:val="00F710D2"/>
    <w:rsid w:val="00F71A66"/>
    <w:rsid w:val="00F71D44"/>
    <w:rsid w:val="00F72446"/>
    <w:rsid w:val="00F72598"/>
    <w:rsid w:val="00F726FB"/>
    <w:rsid w:val="00F727D0"/>
    <w:rsid w:val="00F73D3C"/>
    <w:rsid w:val="00F75C52"/>
    <w:rsid w:val="00F75D28"/>
    <w:rsid w:val="00F769C4"/>
    <w:rsid w:val="00F76D7F"/>
    <w:rsid w:val="00F76E0D"/>
    <w:rsid w:val="00F770B9"/>
    <w:rsid w:val="00F77265"/>
    <w:rsid w:val="00F7767D"/>
    <w:rsid w:val="00F77917"/>
    <w:rsid w:val="00F77938"/>
    <w:rsid w:val="00F8032F"/>
    <w:rsid w:val="00F80F9F"/>
    <w:rsid w:val="00F8162A"/>
    <w:rsid w:val="00F81F76"/>
    <w:rsid w:val="00F83CF7"/>
    <w:rsid w:val="00F848EB"/>
    <w:rsid w:val="00F84DC3"/>
    <w:rsid w:val="00F84E7C"/>
    <w:rsid w:val="00F8602C"/>
    <w:rsid w:val="00F862EE"/>
    <w:rsid w:val="00F872A9"/>
    <w:rsid w:val="00F87447"/>
    <w:rsid w:val="00F87676"/>
    <w:rsid w:val="00F876EC"/>
    <w:rsid w:val="00F8781D"/>
    <w:rsid w:val="00F902DF"/>
    <w:rsid w:val="00F9037E"/>
    <w:rsid w:val="00F90840"/>
    <w:rsid w:val="00F90D3B"/>
    <w:rsid w:val="00F915C5"/>
    <w:rsid w:val="00F91827"/>
    <w:rsid w:val="00F926D7"/>
    <w:rsid w:val="00F929C4"/>
    <w:rsid w:val="00F92BFE"/>
    <w:rsid w:val="00F935D3"/>
    <w:rsid w:val="00F937DA"/>
    <w:rsid w:val="00F94059"/>
    <w:rsid w:val="00F948C8"/>
    <w:rsid w:val="00F949BE"/>
    <w:rsid w:val="00F94F77"/>
    <w:rsid w:val="00F960BE"/>
    <w:rsid w:val="00F9694F"/>
    <w:rsid w:val="00F97E8E"/>
    <w:rsid w:val="00F97F7F"/>
    <w:rsid w:val="00FA0122"/>
    <w:rsid w:val="00FA09A9"/>
    <w:rsid w:val="00FA1646"/>
    <w:rsid w:val="00FA1898"/>
    <w:rsid w:val="00FA200F"/>
    <w:rsid w:val="00FA26C8"/>
    <w:rsid w:val="00FA26E6"/>
    <w:rsid w:val="00FA2A04"/>
    <w:rsid w:val="00FA2F8B"/>
    <w:rsid w:val="00FA3203"/>
    <w:rsid w:val="00FA34E7"/>
    <w:rsid w:val="00FA37DB"/>
    <w:rsid w:val="00FA39D0"/>
    <w:rsid w:val="00FA3FCC"/>
    <w:rsid w:val="00FA44BA"/>
    <w:rsid w:val="00FA4775"/>
    <w:rsid w:val="00FA52F8"/>
    <w:rsid w:val="00FA559C"/>
    <w:rsid w:val="00FA5D11"/>
    <w:rsid w:val="00FA657F"/>
    <w:rsid w:val="00FA6597"/>
    <w:rsid w:val="00FA69ED"/>
    <w:rsid w:val="00FA6DA7"/>
    <w:rsid w:val="00FA76AD"/>
    <w:rsid w:val="00FA7C0C"/>
    <w:rsid w:val="00FA7F7F"/>
    <w:rsid w:val="00FA7F97"/>
    <w:rsid w:val="00FB01DF"/>
    <w:rsid w:val="00FB0307"/>
    <w:rsid w:val="00FB0D52"/>
    <w:rsid w:val="00FB0F1F"/>
    <w:rsid w:val="00FB133D"/>
    <w:rsid w:val="00FB2277"/>
    <w:rsid w:val="00FB286F"/>
    <w:rsid w:val="00FB33C0"/>
    <w:rsid w:val="00FB3C86"/>
    <w:rsid w:val="00FB4D7F"/>
    <w:rsid w:val="00FB52EE"/>
    <w:rsid w:val="00FB56C6"/>
    <w:rsid w:val="00FB617E"/>
    <w:rsid w:val="00FB619D"/>
    <w:rsid w:val="00FB6304"/>
    <w:rsid w:val="00FB6E5E"/>
    <w:rsid w:val="00FB75B9"/>
    <w:rsid w:val="00FB7781"/>
    <w:rsid w:val="00FB7B23"/>
    <w:rsid w:val="00FB7F29"/>
    <w:rsid w:val="00FC0437"/>
    <w:rsid w:val="00FC08CA"/>
    <w:rsid w:val="00FC151F"/>
    <w:rsid w:val="00FC1A2F"/>
    <w:rsid w:val="00FC1AB5"/>
    <w:rsid w:val="00FC2251"/>
    <w:rsid w:val="00FC31E9"/>
    <w:rsid w:val="00FC36A7"/>
    <w:rsid w:val="00FC399E"/>
    <w:rsid w:val="00FC4479"/>
    <w:rsid w:val="00FC5017"/>
    <w:rsid w:val="00FC5053"/>
    <w:rsid w:val="00FC55A8"/>
    <w:rsid w:val="00FC56FA"/>
    <w:rsid w:val="00FC6066"/>
    <w:rsid w:val="00FC6FE4"/>
    <w:rsid w:val="00FC7536"/>
    <w:rsid w:val="00FD005B"/>
    <w:rsid w:val="00FD0931"/>
    <w:rsid w:val="00FD13C0"/>
    <w:rsid w:val="00FD22E5"/>
    <w:rsid w:val="00FD23E2"/>
    <w:rsid w:val="00FD2775"/>
    <w:rsid w:val="00FD2CF3"/>
    <w:rsid w:val="00FD33BB"/>
    <w:rsid w:val="00FD3A6E"/>
    <w:rsid w:val="00FD4CD5"/>
    <w:rsid w:val="00FD645E"/>
    <w:rsid w:val="00FD6556"/>
    <w:rsid w:val="00FD65DE"/>
    <w:rsid w:val="00FD6636"/>
    <w:rsid w:val="00FD6EDD"/>
    <w:rsid w:val="00FD73A2"/>
    <w:rsid w:val="00FD7F41"/>
    <w:rsid w:val="00FE0BE0"/>
    <w:rsid w:val="00FE0C67"/>
    <w:rsid w:val="00FE0D6D"/>
    <w:rsid w:val="00FE1300"/>
    <w:rsid w:val="00FE1886"/>
    <w:rsid w:val="00FE1D9C"/>
    <w:rsid w:val="00FE227F"/>
    <w:rsid w:val="00FE23BC"/>
    <w:rsid w:val="00FE3BD9"/>
    <w:rsid w:val="00FE434F"/>
    <w:rsid w:val="00FE4F42"/>
    <w:rsid w:val="00FE56FF"/>
    <w:rsid w:val="00FE5E17"/>
    <w:rsid w:val="00FE5F37"/>
    <w:rsid w:val="00FE60A0"/>
    <w:rsid w:val="00FE6502"/>
    <w:rsid w:val="00FE73F6"/>
    <w:rsid w:val="00FF049C"/>
    <w:rsid w:val="00FF0B98"/>
    <w:rsid w:val="00FF0EC2"/>
    <w:rsid w:val="00FF0EDA"/>
    <w:rsid w:val="00FF1DF7"/>
    <w:rsid w:val="00FF2B13"/>
    <w:rsid w:val="00FF2C02"/>
    <w:rsid w:val="00FF2E38"/>
    <w:rsid w:val="00FF303E"/>
    <w:rsid w:val="00FF36B2"/>
    <w:rsid w:val="00FF36BB"/>
    <w:rsid w:val="00FF3D07"/>
    <w:rsid w:val="00FF3E90"/>
    <w:rsid w:val="00FF3FB1"/>
    <w:rsid w:val="00FF4BEE"/>
    <w:rsid w:val="00FF64BE"/>
    <w:rsid w:val="00FF7312"/>
    <w:rsid w:val="00FF7935"/>
    <w:rsid w:val="00FF7CA2"/>
    <w:rsid w:val="00FF7F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298D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714C7E"/>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left" w:pos="400"/>
        <w:tab w:val="left" w:pos="560"/>
      </w:tabs>
      <w:suppressAutoHyphens/>
      <w:spacing w:before="270" w:line="270" w:lineRule="exact"/>
      <w:jc w:val="left"/>
      <w:outlineLvl w:val="0"/>
    </w:pPr>
    <w:rPr>
      <w:b/>
      <w:sz w:val="24"/>
    </w:rPr>
  </w:style>
  <w:style w:type="paragraph" w:styleId="20">
    <w:name w:val="heading 2"/>
    <w:basedOn w:val="1"/>
    <w:next w:val="a9"/>
    <w:link w:val="23"/>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40">
    <w:name w:val="heading 4"/>
    <w:basedOn w:val="30"/>
    <w:next w:val="a9"/>
    <w:link w:val="43"/>
    <w:qFormat/>
    <w:rsid w:val="00D148E9"/>
    <w:pPr>
      <w:numPr>
        <w:ilvl w:val="3"/>
      </w:numPr>
      <w:tabs>
        <w:tab w:val="clear" w:pos="660"/>
        <w:tab w:val="clear" w:pos="880"/>
        <w:tab w:val="left" w:pos="940"/>
        <w:tab w:val="left" w:pos="1140"/>
        <w:tab w:val="left" w:pos="1360"/>
      </w:tabs>
      <w:outlineLvl w:val="3"/>
    </w:pPr>
  </w:style>
  <w:style w:type="paragraph" w:styleId="51">
    <w:name w:val="heading 5"/>
    <w:basedOn w:val="40"/>
    <w:next w:val="a9"/>
    <w:link w:val="52"/>
    <w:qFormat/>
    <w:rsid w:val="00483C7C"/>
    <w:pPr>
      <w:numPr>
        <w:ilvl w:val="4"/>
      </w:numPr>
      <w:tabs>
        <w:tab w:val="clear" w:pos="940"/>
        <w:tab w:val="clear" w:pos="1140"/>
        <w:tab w:val="clear" w:pos="1360"/>
      </w:tabs>
      <w:outlineLvl w:val="4"/>
    </w:pPr>
  </w:style>
  <w:style w:type="paragraph" w:styleId="6">
    <w:name w:val="heading 6"/>
    <w:aliases w:val="do not use!"/>
    <w:basedOn w:val="51"/>
    <w:next w:val="a9"/>
    <w:link w:val="60"/>
    <w:qFormat/>
    <w:pPr>
      <w:numPr>
        <w:ilvl w:val="5"/>
      </w:numPr>
      <w:outlineLvl w:val="5"/>
    </w:pPr>
  </w:style>
  <w:style w:type="paragraph" w:styleId="7">
    <w:name w:val="heading 7"/>
    <w:aliases w:val="do not use!!"/>
    <w:basedOn w:val="6"/>
    <w:next w:val="a9"/>
    <w:link w:val="70"/>
    <w:qFormat/>
    <w:pPr>
      <w:numPr>
        <w:ilvl w:val="6"/>
      </w:numPr>
      <w:outlineLvl w:val="6"/>
    </w:pPr>
  </w:style>
  <w:style w:type="paragraph" w:styleId="8">
    <w:name w:val="heading 8"/>
    <w:aliases w:val="do not use!!!"/>
    <w:basedOn w:val="6"/>
    <w:next w:val="a9"/>
    <w:link w:val="80"/>
    <w:qFormat/>
    <w:pPr>
      <w:numPr>
        <w:ilvl w:val="7"/>
      </w:numPr>
      <w:outlineLvl w:val="7"/>
    </w:pPr>
  </w:style>
  <w:style w:type="paragraph" w:styleId="9">
    <w:name w:val="heading 9"/>
    <w:aliases w:val="do not use!!!!"/>
    <w:basedOn w:val="6"/>
    <w:next w:val="a9"/>
    <w:link w:val="90"/>
    <w:qFormat/>
    <w:pPr>
      <w:numPr>
        <w:ilvl w:val="8"/>
      </w:numPr>
      <w:outlineLvl w:val="8"/>
    </w:pPr>
  </w:style>
  <w:style w:type="character" w:default="1" w:styleId="aa">
    <w:name w:val="Default Paragraph Font"/>
    <w:uiPriority w:val="1"/>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customStyle="1" w:styleId="a2">
    <w:name w:val="a2"/>
    <w:basedOn w:val="20"/>
    <w:next w:val="a9"/>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127"/>
      </w:numPr>
      <w:tabs>
        <w:tab w:val="clear" w:pos="660"/>
        <w:tab w:val="left" w:pos="640"/>
      </w:tabs>
      <w:spacing w:line="250" w:lineRule="exact"/>
    </w:pPr>
    <w:rPr>
      <w:sz w:val="22"/>
    </w:rPr>
  </w:style>
  <w:style w:type="paragraph" w:customStyle="1" w:styleId="a4">
    <w:name w:val="a4"/>
    <w:basedOn w:val="40"/>
    <w:next w:val="a9"/>
    <w:pPr>
      <w:numPr>
        <w:numId w:val="1127"/>
      </w:numPr>
      <w:tabs>
        <w:tab w:val="clear" w:pos="940"/>
        <w:tab w:val="clear" w:pos="1140"/>
        <w:tab w:val="clear" w:pos="1360"/>
        <w:tab w:val="left" w:pos="880"/>
      </w:tabs>
    </w:pPr>
  </w:style>
  <w:style w:type="paragraph" w:customStyle="1" w:styleId="a5">
    <w:name w:val="a5"/>
    <w:basedOn w:val="51"/>
    <w:next w:val="a9"/>
    <w:pPr>
      <w:numPr>
        <w:numId w:val="1127"/>
      </w:numPr>
      <w:tabs>
        <w:tab w:val="left" w:pos="1140"/>
        <w:tab w:val="left" w:pos="1360"/>
      </w:tabs>
    </w:pPr>
  </w:style>
  <w:style w:type="paragraph" w:customStyle="1" w:styleId="a6">
    <w:name w:val="a6"/>
    <w:basedOn w:val="6"/>
    <w:next w:val="a9"/>
    <w:pPr>
      <w:numPr>
        <w:numId w:val="1127"/>
      </w:numPr>
      <w:tabs>
        <w:tab w:val="left" w:pos="1140"/>
        <w:tab w:val="left" w:pos="1360"/>
      </w:tabs>
    </w:pPr>
  </w:style>
  <w:style w:type="paragraph" w:customStyle="1" w:styleId="ANNEX">
    <w:name w:val="ANNEX"/>
    <w:basedOn w:val="a9"/>
    <w:next w:val="a9"/>
    <w:pPr>
      <w:keepNext/>
      <w:pageBreakBefore/>
      <w:numPr>
        <w:numId w:val="1127"/>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1">
    <w:name w:val="Bibliography1"/>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link w:val="af"/>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0">
    <w:name w:val="Body Text First Indent"/>
    <w:basedOn w:val="ae"/>
    <w:link w:val="af1"/>
    <w:pPr>
      <w:spacing w:before="0" w:after="120"/>
      <w:ind w:firstLine="210"/>
    </w:pPr>
  </w:style>
  <w:style w:type="paragraph" w:styleId="af2">
    <w:name w:val="Body Text Indent"/>
    <w:basedOn w:val="a9"/>
    <w:link w:val="af3"/>
    <w:pPr>
      <w:spacing w:after="120"/>
      <w:ind w:left="283"/>
    </w:pPr>
  </w:style>
  <w:style w:type="paragraph" w:styleId="26">
    <w:name w:val="Body Text First Indent 2"/>
    <w:basedOn w:val="a9"/>
    <w:link w:val="27"/>
    <w:pPr>
      <w:ind w:firstLine="210"/>
    </w:pPr>
  </w:style>
  <w:style w:type="paragraph" w:styleId="28">
    <w:name w:val="Body Text Indent 2"/>
    <w:basedOn w:val="a9"/>
    <w:link w:val="29"/>
    <w:pPr>
      <w:spacing w:after="120" w:line="480" w:lineRule="auto"/>
      <w:ind w:left="283"/>
    </w:pPr>
  </w:style>
  <w:style w:type="paragraph" w:styleId="36">
    <w:name w:val="Body Text Indent 3"/>
    <w:basedOn w:val="a9"/>
    <w:link w:val="37"/>
    <w:pPr>
      <w:spacing w:after="120"/>
      <w:ind w:left="283"/>
    </w:pPr>
    <w:rPr>
      <w:sz w:val="16"/>
    </w:rPr>
  </w:style>
  <w:style w:type="paragraph" w:styleId="af4">
    <w:name w:val="Closing"/>
    <w:basedOn w:val="a9"/>
    <w:link w:val="af5"/>
    <w:pPr>
      <w:ind w:left="4252"/>
    </w:pPr>
  </w:style>
  <w:style w:type="character" w:styleId="af6">
    <w:name w:val="annotation reference"/>
    <w:uiPriority w:val="99"/>
    <w:semiHidden/>
    <w:rPr>
      <w:noProof w:val="0"/>
      <w:sz w:val="16"/>
      <w:lang w:val="fr-FR"/>
    </w:rPr>
  </w:style>
  <w:style w:type="paragraph" w:styleId="af7">
    <w:name w:val="annotation text"/>
    <w:basedOn w:val="a9"/>
    <w:link w:val="af8"/>
    <w:uiPriority w:val="99"/>
    <w:semiHidden/>
  </w:style>
  <w:style w:type="paragraph" w:styleId="af9">
    <w:name w:val="Date"/>
    <w:basedOn w:val="a9"/>
    <w:next w:val="a9"/>
    <w:link w:val="afa"/>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b">
    <w:name w:val="Document Map"/>
    <w:basedOn w:val="a9"/>
    <w:link w:val="afc"/>
    <w:uiPriority w:val="99"/>
    <w:semiHidden/>
    <w:pPr>
      <w:shd w:val="clear" w:color="auto" w:fill="000080"/>
    </w:pPr>
    <w:rPr>
      <w:rFonts w:ascii="Tahoma" w:hAnsi="Tahoma"/>
    </w:rPr>
  </w:style>
  <w:style w:type="character" w:styleId="afd">
    <w:name w:val="Emphasis"/>
    <w:qFormat/>
    <w:rPr>
      <w:i/>
      <w:noProof w:val="0"/>
      <w:lang w:val="fr-FR"/>
    </w:rPr>
  </w:style>
  <w:style w:type="character" w:styleId="afe">
    <w:name w:val="endnote reference"/>
    <w:semiHidden/>
    <w:rPr>
      <w:noProof w:val="0"/>
      <w:vertAlign w:val="superscript"/>
      <w:lang w:val="fr-FR"/>
    </w:rPr>
  </w:style>
  <w:style w:type="paragraph" w:styleId="aff">
    <w:name w:val="endnote text"/>
    <w:basedOn w:val="a9"/>
    <w:link w:val="aff0"/>
    <w:semiHidden/>
  </w:style>
  <w:style w:type="paragraph" w:styleId="aff1">
    <w:name w:val="envelope address"/>
    <w:basedOn w:val="a9"/>
    <w:pPr>
      <w:framePr w:w="7938" w:h="1985" w:hRule="exact" w:hSpace="141" w:wrap="auto" w:hAnchor="page" w:xAlign="center" w:yAlign="bottom"/>
      <w:ind w:left="2835"/>
    </w:pPr>
    <w:rPr>
      <w:sz w:val="24"/>
    </w:rPr>
  </w:style>
  <w:style w:type="paragraph" w:styleId="aff2">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f3">
    <w:name w:val="FollowedHyperlink"/>
    <w:rPr>
      <w:noProof w:val="0"/>
      <w:color w:val="800080"/>
      <w:u w:val="single"/>
      <w:lang w:val="fr-FR"/>
    </w:rPr>
  </w:style>
  <w:style w:type="paragraph" w:styleId="aff4">
    <w:name w:val="footer"/>
    <w:basedOn w:val="a9"/>
    <w:link w:val="aff5"/>
    <w:pPr>
      <w:spacing w:after="0" w:line="220" w:lineRule="exact"/>
    </w:pPr>
  </w:style>
  <w:style w:type="character" w:styleId="aff6">
    <w:name w:val="footnote reference"/>
    <w:semiHidden/>
    <w:rPr>
      <w:noProof/>
      <w:position w:val="6"/>
      <w:sz w:val="16"/>
      <w:vertAlign w:val="baseline"/>
      <w:lang w:val="fr-FR"/>
    </w:rPr>
  </w:style>
  <w:style w:type="paragraph" w:styleId="aff7">
    <w:name w:val="footnote text"/>
    <w:basedOn w:val="a9"/>
    <w:link w:val="aff8"/>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9">
    <w:name w:val="header"/>
    <w:basedOn w:val="a9"/>
    <w:link w:val="affa"/>
    <w:pPr>
      <w:spacing w:after="740" w:line="220" w:lineRule="exact"/>
    </w:pPr>
    <w:rPr>
      <w:b/>
      <w:sz w:val="22"/>
    </w:rPr>
  </w:style>
  <w:style w:type="character" w:styleId="affb">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a">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1">
    <w:name w:val="index 7"/>
    <w:basedOn w:val="a9"/>
    <w:next w:val="a9"/>
    <w:autoRedefine/>
    <w:semiHidden/>
    <w:pPr>
      <w:spacing w:line="220" w:lineRule="atLeast"/>
      <w:ind w:left="1400" w:hanging="200"/>
    </w:pPr>
    <w:rPr>
      <w:b/>
    </w:rPr>
  </w:style>
  <w:style w:type="paragraph" w:styleId="81">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c">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d">
    <w:name w:val="line number"/>
    <w:rPr>
      <w:noProof w:val="0"/>
      <w:lang w:val="fr-FR"/>
    </w:rPr>
  </w:style>
  <w:style w:type="paragraph" w:styleId="affe">
    <w:name w:val="List"/>
    <w:basedOn w:val="a9"/>
    <w:pPr>
      <w:ind w:left="283" w:hanging="283"/>
    </w:pPr>
  </w:style>
  <w:style w:type="paragraph" w:styleId="2b">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f">
    <w:name w:val="macro"/>
    <w:link w:val="afff0"/>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f1">
    <w:name w:val="Message Header"/>
    <w:basedOn w:val="a9"/>
    <w:link w:val="afff2"/>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f3">
    <w:name w:val="Normal Indent"/>
    <w:basedOn w:val="a9"/>
    <w:pPr>
      <w:ind w:left="708"/>
    </w:pPr>
  </w:style>
  <w:style w:type="paragraph" w:customStyle="1" w:styleId="Note">
    <w:name w:val="Note"/>
    <w:basedOn w:val="a9"/>
    <w:next w:val="a9"/>
    <w:qFormat/>
    <w:pPr>
      <w:tabs>
        <w:tab w:val="left" w:pos="960"/>
      </w:tabs>
      <w:spacing w:line="210" w:lineRule="atLeast"/>
    </w:pPr>
    <w:rPr>
      <w:sz w:val="18"/>
    </w:rPr>
  </w:style>
  <w:style w:type="paragraph" w:styleId="afff4">
    <w:name w:val="Note Heading"/>
    <w:basedOn w:val="a9"/>
    <w:next w:val="a9"/>
    <w:link w:val="afff5"/>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f6">
    <w:name w:val="page number"/>
    <w:rPr>
      <w:noProof w:val="0"/>
      <w:lang w:val="fr-FR"/>
    </w:rPr>
  </w:style>
  <w:style w:type="paragraph" w:styleId="afff7">
    <w:name w:val="Plain Text"/>
    <w:basedOn w:val="a9"/>
    <w:link w:val="afff8"/>
    <w:uiPriority w:val="99"/>
    <w:rPr>
      <w:rFonts w:ascii="Courier New" w:hAnsi="Courier New"/>
    </w:rPr>
  </w:style>
  <w:style w:type="paragraph" w:customStyle="1" w:styleId="RefNorm">
    <w:name w:val="RefNorm"/>
    <w:basedOn w:val="a9"/>
    <w:next w:val="a9"/>
  </w:style>
  <w:style w:type="paragraph" w:styleId="afff9">
    <w:name w:val="Salutation"/>
    <w:basedOn w:val="a9"/>
    <w:next w:val="a9"/>
    <w:link w:val="afffa"/>
  </w:style>
  <w:style w:type="paragraph" w:styleId="afffb">
    <w:name w:val="Signature"/>
    <w:basedOn w:val="a9"/>
    <w:link w:val="afffc"/>
    <w:pPr>
      <w:ind w:left="4252"/>
    </w:pPr>
  </w:style>
  <w:style w:type="paragraph" w:customStyle="1" w:styleId="Special">
    <w:name w:val="Special"/>
    <w:basedOn w:val="a9"/>
    <w:next w:val="a9"/>
  </w:style>
  <w:style w:type="character" w:styleId="afffd">
    <w:name w:val="Strong"/>
    <w:uiPriority w:val="22"/>
    <w:qFormat/>
    <w:rPr>
      <w:b/>
      <w:noProof w:val="0"/>
      <w:lang w:val="fr-FR"/>
    </w:rPr>
  </w:style>
  <w:style w:type="paragraph" w:styleId="afffe">
    <w:name w:val="Subtitle"/>
    <w:basedOn w:val="a9"/>
    <w:link w:val="affff"/>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f0">
    <w:name w:val="table of authorities"/>
    <w:basedOn w:val="a9"/>
    <w:next w:val="a9"/>
    <w:semiHidden/>
    <w:pPr>
      <w:ind w:left="200" w:hanging="200"/>
    </w:pPr>
  </w:style>
  <w:style w:type="paragraph" w:styleId="affff1">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f2">
    <w:name w:val="Title"/>
    <w:basedOn w:val="a9"/>
    <w:link w:val="affff3"/>
    <w:qFormat/>
    <w:pPr>
      <w:spacing w:before="240" w:after="60"/>
      <w:jc w:val="center"/>
      <w:outlineLvl w:val="0"/>
    </w:pPr>
    <w:rPr>
      <w:b/>
      <w:kern w:val="28"/>
      <w:sz w:val="32"/>
    </w:rPr>
  </w:style>
  <w:style w:type="paragraph" w:styleId="affff4">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c">
    <w:name w:val="toc 2"/>
    <w:basedOn w:val="12"/>
    <w:next w:val="a9"/>
    <w:uiPriority w:val="39"/>
    <w:pPr>
      <w:spacing w:before="0"/>
    </w:pPr>
  </w:style>
  <w:style w:type="paragraph" w:styleId="3a">
    <w:name w:val="toc 3"/>
    <w:basedOn w:val="2c"/>
    <w:next w:val="a9"/>
    <w:uiPriority w:val="39"/>
  </w:style>
  <w:style w:type="paragraph" w:styleId="46">
    <w:name w:val="toc 4"/>
    <w:basedOn w:val="2c"/>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2">
    <w:name w:val="toc 7"/>
    <w:basedOn w:val="46"/>
    <w:next w:val="a9"/>
    <w:uiPriority w:val="39"/>
    <w:pPr>
      <w:tabs>
        <w:tab w:val="clear" w:pos="1140"/>
        <w:tab w:val="left" w:pos="1440"/>
      </w:tabs>
      <w:ind w:left="1440" w:hanging="1440"/>
    </w:pPr>
  </w:style>
  <w:style w:type="paragraph" w:styleId="82">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1"/>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c"/>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4"/>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f5">
    <w:name w:val="標準 + 左揃え"/>
    <w:aliases w:val="左 :  6.3 mm"/>
    <w:basedOn w:val="a9"/>
    <w:rsid w:val="00542EC9"/>
    <w:pPr>
      <w:spacing w:after="120" w:line="240" w:lineRule="auto"/>
      <w:ind w:left="360"/>
      <w:jc w:val="left"/>
    </w:pPr>
    <w:rPr>
      <w:lang w:eastAsia="en-US"/>
    </w:rPr>
  </w:style>
  <w:style w:type="paragraph" w:styleId="affff6">
    <w:name w:val="Balloon Text"/>
    <w:basedOn w:val="a9"/>
    <w:link w:val="affff7"/>
    <w:uiPriority w:val="99"/>
    <w:rsid w:val="007F28F5"/>
    <w:pPr>
      <w:spacing w:after="0" w:line="240" w:lineRule="auto"/>
    </w:pPr>
    <w:rPr>
      <w:rFonts w:ascii="Tahoma" w:hAnsi="Tahoma"/>
      <w:sz w:val="16"/>
      <w:szCs w:val="16"/>
    </w:rPr>
  </w:style>
  <w:style w:type="character" w:customStyle="1" w:styleId="affff7">
    <w:name w:val="吹き出し (文字)"/>
    <w:link w:val="affff6"/>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8">
    <w:name w:val="脚注文字列 (文字)"/>
    <w:link w:val="aff7"/>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a">
    <w:name w:val="ヘッダー (文字)"/>
    <w:link w:val="aff9"/>
    <w:rsid w:val="00990F07"/>
    <w:rPr>
      <w:rFonts w:ascii="Arial" w:hAnsi="Arial"/>
      <w:b/>
      <w:sz w:val="22"/>
      <w:lang w:val="en-GB" w:eastAsia="ja-JP"/>
    </w:rPr>
  </w:style>
  <w:style w:type="table" w:styleId="affff8">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f9">
    <w:name w:val="annotation subject"/>
    <w:basedOn w:val="af7"/>
    <w:next w:val="af7"/>
    <w:link w:val="affffa"/>
    <w:uiPriority w:val="99"/>
    <w:unhideWhenUsed/>
    <w:rsid w:val="00990F07"/>
    <w:pPr>
      <w:spacing w:after="120" w:line="240" w:lineRule="auto"/>
    </w:pPr>
    <w:rPr>
      <w:rFonts w:eastAsia="Times New Roman"/>
      <w:b/>
      <w:bCs/>
    </w:rPr>
  </w:style>
  <w:style w:type="character" w:customStyle="1" w:styleId="af8">
    <w:name w:val="コメント文字列 (文字)"/>
    <w:link w:val="af7"/>
    <w:uiPriority w:val="99"/>
    <w:semiHidden/>
    <w:rsid w:val="00990F07"/>
    <w:rPr>
      <w:rFonts w:ascii="Arial" w:hAnsi="Arial"/>
      <w:lang w:val="en-GB" w:eastAsia="ja-JP"/>
    </w:rPr>
  </w:style>
  <w:style w:type="character" w:customStyle="1" w:styleId="affffa">
    <w:name w:val="コメント内容 (文字)"/>
    <w:link w:val="affff9"/>
    <w:uiPriority w:val="99"/>
    <w:rsid w:val="00990F07"/>
    <w:rPr>
      <w:rFonts w:ascii="Arial" w:eastAsia="Times New Roman" w:hAnsi="Arial"/>
      <w:b/>
      <w:bCs/>
      <w:lang w:val="en-GB" w:eastAsia="ja-JP"/>
    </w:rPr>
  </w:style>
  <w:style w:type="character" w:customStyle="1" w:styleId="43">
    <w:name w:val="見出し 4 (文字)"/>
    <w:link w:val="40"/>
    <w:rsid w:val="00D148E9"/>
    <w:rPr>
      <w:rFonts w:ascii="Arial" w:hAnsi="Arial"/>
      <w:b/>
      <w:lang w:val="en-GB" w:eastAsia="ja-JP"/>
    </w:rPr>
  </w:style>
  <w:style w:type="character" w:customStyle="1" w:styleId="33">
    <w:name w:val="見出し 3 (文字)"/>
    <w:link w:val="30"/>
    <w:rsid w:val="00D148E9"/>
    <w:rPr>
      <w:rFonts w:ascii="Arial" w:hAnsi="Arial"/>
      <w:b/>
      <w:lang w:val="en-GB" w:eastAsia="ja-JP"/>
    </w:rPr>
  </w:style>
  <w:style w:type="character" w:customStyle="1" w:styleId="afc">
    <w:name w:val="見出しマップ (文字)"/>
    <w:link w:val="afb"/>
    <w:uiPriority w:val="99"/>
    <w:semiHidden/>
    <w:rsid w:val="00990F07"/>
    <w:rPr>
      <w:rFonts w:ascii="Tahoma" w:hAnsi="Tahoma"/>
      <w:shd w:val="clear" w:color="auto" w:fill="000080"/>
      <w:lang w:val="en-GB" w:eastAsia="ja-JP"/>
    </w:rPr>
  </w:style>
  <w:style w:type="paragraph" w:customStyle="1" w:styleId="LightList-Accent51">
    <w:name w:val="Light List - Accent 51"/>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lang w:eastAsia="en-US"/>
    </w:rPr>
  </w:style>
  <w:style w:type="character" w:customStyle="1" w:styleId="afff8">
    <w:name w:val="書式なし (文字)"/>
    <w:link w:val="afff7"/>
    <w:uiPriority w:val="99"/>
    <w:rsid w:val="00990F07"/>
    <w:rPr>
      <w:rFonts w:ascii="Courier New" w:hAnsi="Courier New"/>
      <w:lang w:val="en-GB" w:eastAsia="ja-JP"/>
    </w:rPr>
  </w:style>
  <w:style w:type="character" w:customStyle="1" w:styleId="52">
    <w:name w:val="見出し 5 (文字)"/>
    <w:link w:val="51"/>
    <w:rsid w:val="00483C7C"/>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5">
    <w:name w:val="フッター (文字)"/>
    <w:link w:val="aff4"/>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b">
    <w:name w:val="E-mail Signature"/>
    <w:basedOn w:val="a9"/>
    <w:link w:val="affffc"/>
    <w:rsid w:val="004C02EF"/>
  </w:style>
  <w:style w:type="character" w:customStyle="1" w:styleId="affffc">
    <w:name w:val="電子メール署名 (文字)"/>
    <w:link w:val="affffb"/>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f2"/>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9"/>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9"/>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4"/>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f3"/>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d">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7"/>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CommentText1">
    <w:name w:val="Comment Text1"/>
    <w:basedOn w:val="a9"/>
    <w:rsid w:val="004C02EF"/>
    <w:pPr>
      <w:spacing w:after="120" w:line="240" w:lineRule="auto"/>
    </w:pPr>
    <w:rPr>
      <w:rFonts w:ascii="Times" w:eastAsia="Times New Roman" w:hAnsi="Times"/>
      <w:lang w:eastAsia="en-US"/>
    </w:rPr>
  </w:style>
  <w:style w:type="paragraph" w:customStyle="1" w:styleId="toc">
    <w:name w:val="toc"/>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a9"/>
    <w:next w:val="11"/>
    <w:rsid w:val="004C02EF"/>
    <w:pPr>
      <w:spacing w:after="120" w:line="240" w:lineRule="auto"/>
    </w:pPr>
    <w:rPr>
      <w:rFonts w:ascii="Times" w:eastAsia="Times New Roman" w:hAnsi="Times"/>
      <w:lang w:eastAsia="en-US"/>
    </w:rPr>
  </w:style>
  <w:style w:type="paragraph" w:customStyle="1" w:styleId="affffe">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3">
    <w:name w:val="本文インデント (文字)"/>
    <w:link w:val="af2"/>
    <w:rsid w:val="004C02EF"/>
    <w:rPr>
      <w:rFonts w:ascii="Arial" w:hAnsi="Arial"/>
      <w:lang w:val="en-GB" w:eastAsia="ja-JP"/>
    </w:rPr>
  </w:style>
  <w:style w:type="paragraph" w:customStyle="1" w:styleId="Style1">
    <w:name w:val="Style1"/>
    <w:basedOn w:val="40"/>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f">
    <w:name w:val="..."/>
    <w:basedOn w:val="Default"/>
    <w:next w:val="Default"/>
    <w:rsid w:val="004C02EF"/>
    <w:pPr>
      <w:widowControl/>
    </w:pPr>
    <w:rPr>
      <w:rFonts w:ascii="Arial" w:eastAsia="Times New Roman" w:hAnsi="Arial" w:cs="Times New Roman"/>
      <w:color w:val="auto"/>
      <w:lang w:val="fr-FR" w:eastAsia="fr-FR"/>
    </w:rPr>
  </w:style>
  <w:style w:type="paragraph" w:customStyle="1" w:styleId="2d">
    <w:name w:val="... 2"/>
    <w:basedOn w:val="Default"/>
    <w:next w:val="Default"/>
    <w:rsid w:val="004C02EF"/>
    <w:pPr>
      <w:widowControl/>
    </w:pPr>
    <w:rPr>
      <w:rFonts w:ascii="Arial" w:eastAsia="Times New Roman" w:hAnsi="Arial" w:cs="Times New Roman"/>
      <w:color w:val="auto"/>
      <w:lang w:val="fr-FR" w:eastAsia="fr-FR"/>
    </w:rPr>
  </w:style>
  <w:style w:type="character" w:customStyle="1" w:styleId="29">
    <w:name w:val="本文インデント 2 (文字)"/>
    <w:link w:val="28"/>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f0">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f1">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rPr>
  </w:style>
  <w:style w:type="paragraph" w:styleId="afffff2">
    <w:name w:val="Revision"/>
    <w:hidden/>
    <w:uiPriority w:val="99"/>
    <w:semiHidden/>
    <w:rsid w:val="00E77497"/>
    <w:rPr>
      <w:rFonts w:ascii="Arial" w:hAnsi="Arial"/>
      <w:lang w:val="en-GB"/>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afffff3">
    <w:name w:val="Table Professional"/>
    <w:basedOn w:val="ab"/>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ffff4">
    <w:name w:val="caption"/>
    <w:basedOn w:val="a9"/>
    <w:next w:val="a9"/>
    <w:qFormat/>
    <w:rsid w:val="002166A8"/>
    <w:rPr>
      <w:b/>
      <w:bCs/>
    </w:rPr>
  </w:style>
  <w:style w:type="numbering" w:customStyle="1" w:styleId="ag35">
    <w:name w:val="ag35"/>
    <w:uiPriority w:val="99"/>
    <w:rsid w:val="00E732A6"/>
  </w:style>
  <w:style w:type="character" w:customStyle="1" w:styleId="70">
    <w:name w:val="見出し 7 (文字)"/>
    <w:aliases w:val="do not use!! (文字)"/>
    <w:link w:val="7"/>
    <w:rsid w:val="00A33491"/>
    <w:rPr>
      <w:rFonts w:ascii="Arial" w:hAnsi="Arial"/>
      <w:b/>
      <w:lang w:val="en-GB" w:eastAsia="ja-JP"/>
    </w:rPr>
  </w:style>
  <w:style w:type="character" w:customStyle="1" w:styleId="80">
    <w:name w:val="見出し 8 (文字)"/>
    <w:aliases w:val="do not use!!! (文字)"/>
    <w:link w:val="8"/>
    <w:rsid w:val="00A33491"/>
    <w:rPr>
      <w:rFonts w:ascii="Arial" w:hAnsi="Arial"/>
      <w:b/>
      <w:lang w:val="en-GB" w:eastAsia="ja-JP"/>
    </w:rPr>
  </w:style>
  <w:style w:type="character" w:customStyle="1" w:styleId="af">
    <w:name w:val="本文 (文字)"/>
    <w:link w:val="ae"/>
    <w:rsid w:val="00A33491"/>
    <w:rPr>
      <w:rFonts w:ascii="Arial" w:hAnsi="Arial"/>
      <w:sz w:val="18"/>
      <w:lang w:val="en-GB" w:eastAsia="ja-JP"/>
    </w:rPr>
  </w:style>
  <w:style w:type="character" w:customStyle="1" w:styleId="af1">
    <w:name w:val="本文字下げ (文字)"/>
    <w:link w:val="af0"/>
    <w:rsid w:val="00A33491"/>
    <w:rPr>
      <w:rFonts w:ascii="Arial" w:hAnsi="Arial"/>
      <w:sz w:val="18"/>
      <w:lang w:val="en-GB" w:eastAsia="ja-JP"/>
    </w:rPr>
  </w:style>
  <w:style w:type="character" w:customStyle="1" w:styleId="27">
    <w:name w:val="本文字下げ 2 (文字)"/>
    <w:link w:val="26"/>
    <w:rsid w:val="00A33491"/>
    <w:rPr>
      <w:rFonts w:ascii="Arial" w:hAnsi="Arial"/>
      <w:lang w:val="en-GB" w:eastAsia="ja-JP"/>
    </w:rPr>
  </w:style>
  <w:style w:type="character" w:customStyle="1" w:styleId="af5">
    <w:name w:val="結語 (文字)"/>
    <w:link w:val="af4"/>
    <w:rsid w:val="00A33491"/>
    <w:rPr>
      <w:rFonts w:ascii="Arial" w:hAnsi="Arial"/>
      <w:lang w:val="en-GB" w:eastAsia="ja-JP"/>
    </w:rPr>
  </w:style>
  <w:style w:type="character" w:customStyle="1" w:styleId="afa">
    <w:name w:val="日付 (文字)"/>
    <w:link w:val="af9"/>
    <w:rsid w:val="00A33491"/>
    <w:rPr>
      <w:rFonts w:ascii="Arial" w:hAnsi="Arial"/>
      <w:lang w:val="en-GB" w:eastAsia="ja-JP"/>
    </w:rPr>
  </w:style>
  <w:style w:type="character" w:customStyle="1" w:styleId="aff0">
    <w:name w:val="文末脚注文字列 (文字)"/>
    <w:link w:val="aff"/>
    <w:semiHidden/>
    <w:rsid w:val="00A33491"/>
    <w:rPr>
      <w:rFonts w:ascii="Arial" w:hAnsi="Arial"/>
      <w:lang w:val="en-GB" w:eastAsia="ja-JP"/>
    </w:rPr>
  </w:style>
  <w:style w:type="character" w:customStyle="1" w:styleId="afff0">
    <w:name w:val="マクロ文字列 (文字)"/>
    <w:link w:val="afff"/>
    <w:semiHidden/>
    <w:rsid w:val="00A33491"/>
    <w:rPr>
      <w:rFonts w:ascii="Courier New" w:hAnsi="Courier New"/>
      <w:lang w:val="en-GB" w:eastAsia="ja-JP"/>
    </w:rPr>
  </w:style>
  <w:style w:type="character" w:customStyle="1" w:styleId="afff2">
    <w:name w:val="メッセージ見出し (文字)"/>
    <w:link w:val="afff1"/>
    <w:rsid w:val="00A33491"/>
    <w:rPr>
      <w:rFonts w:ascii="Arial" w:hAnsi="Arial"/>
      <w:sz w:val="24"/>
      <w:shd w:val="pct20" w:color="auto" w:fill="auto"/>
      <w:lang w:val="en-GB" w:eastAsia="ja-JP"/>
    </w:rPr>
  </w:style>
  <w:style w:type="character" w:customStyle="1" w:styleId="afff5">
    <w:name w:val="記 (文字)"/>
    <w:link w:val="afff4"/>
    <w:rsid w:val="00A33491"/>
    <w:rPr>
      <w:rFonts w:ascii="Arial" w:hAnsi="Arial"/>
      <w:lang w:val="en-GB" w:eastAsia="ja-JP"/>
    </w:rPr>
  </w:style>
  <w:style w:type="character" w:customStyle="1" w:styleId="afffa">
    <w:name w:val="挨拶文 (文字)"/>
    <w:link w:val="afff9"/>
    <w:rsid w:val="00A33491"/>
    <w:rPr>
      <w:rFonts w:ascii="Arial" w:hAnsi="Arial"/>
      <w:lang w:val="en-GB" w:eastAsia="ja-JP"/>
    </w:rPr>
  </w:style>
  <w:style w:type="character" w:customStyle="1" w:styleId="afffc">
    <w:name w:val="署名 (文字)"/>
    <w:link w:val="afffb"/>
    <w:rsid w:val="00A33491"/>
    <w:rPr>
      <w:rFonts w:ascii="Arial" w:hAnsi="Arial"/>
      <w:lang w:val="en-GB" w:eastAsia="ja-JP"/>
    </w:rPr>
  </w:style>
  <w:style w:type="character" w:customStyle="1" w:styleId="affff">
    <w:name w:val="副題 (文字)"/>
    <w:link w:val="afffe"/>
    <w:rsid w:val="00A33491"/>
    <w:rPr>
      <w:rFonts w:ascii="Arial" w:hAnsi="Arial"/>
      <w:sz w:val="24"/>
      <w:lang w:val="en-GB" w:eastAsia="ja-JP"/>
    </w:rPr>
  </w:style>
  <w:style w:type="character" w:customStyle="1" w:styleId="affff3">
    <w:name w:val="表題 (文字)"/>
    <w:link w:val="affff2"/>
    <w:rsid w:val="00A33491"/>
    <w:rPr>
      <w:rFonts w:ascii="Arial" w:hAnsi="Arial"/>
      <w:b/>
      <w:kern w:val="28"/>
      <w:sz w:val="32"/>
      <w:lang w:val="en-GB" w:eastAsia="ja-JP"/>
    </w:rPr>
  </w:style>
  <w:style w:type="numbering" w:customStyle="1" w:styleId="ag36">
    <w:name w:val="ag36"/>
    <w:uiPriority w:val="99"/>
    <w:rsid w:val="00A33491"/>
  </w:style>
  <w:style w:type="table" w:styleId="3c">
    <w:name w:val="Table Columns 3"/>
    <w:basedOn w:val="ab"/>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afffff5">
    <w:name w:val="List Paragraph"/>
    <w:basedOn w:val="a9"/>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comments.xml.rels><?xml version="1.0" encoding="UTF-8" standalone="yes"?>
<Relationships xmlns="http://schemas.openxmlformats.org/package/2006/relationships"><Relationship Id="rId3" Type="http://schemas.openxmlformats.org/officeDocument/2006/relationships/hyperlink" Target="https://github.com/rwldrn/tc39-notes/blob/master/es6/2013-07/july-25.md" TargetMode="External"/><Relationship Id="rId4" Type="http://schemas.openxmlformats.org/officeDocument/2006/relationships/hyperlink" Target="https://bugs.ecmascript.org/show_bug.cgi?id=155" TargetMode="External"/><Relationship Id="rId5" Type="http://schemas.openxmlformats.org/officeDocument/2006/relationships/hyperlink" Target="http://wiki.ecmascript.org/doku.php?id=harmony:binary_data" TargetMode="External"/><Relationship Id="rId1" Type="http://schemas.openxmlformats.org/officeDocument/2006/relationships/hyperlink" Target="https://bugs.ecmascript.org/show_bug.cgi?id=944" TargetMode="External"/><Relationship Id="rId2" Type="http://schemas.openxmlformats.org/officeDocument/2006/relationships/hyperlink" Target="https://bugs.ecmascript.org/show_bug.cgi?id=1200" TargetMode="External"/></Relationship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comments" Target="comments.xml"/><Relationship Id="rId23" Type="http://schemas.openxmlformats.org/officeDocument/2006/relationships/image" Target="media/image5.png"/><Relationship Id="rId24" Type="http://schemas.openxmlformats.org/officeDocument/2006/relationships/hyperlink" Target="http://doi.acm.org/10.1145/263698.263733" TargetMode="External"/><Relationship Id="rId25" Type="http://schemas.openxmlformats.org/officeDocument/2006/relationships/hyperlink" Target="http://www.jucs.org/jucs_14_21/eliminating_cycles_in_weak" TargetMode="External"/><Relationship Id="rId26" Type="http://schemas.openxmlformats.org/officeDocument/2006/relationships/image" Target="media/image6.png"/><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footer" Target="footer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8.xml"/><Relationship Id="rId31" Type="http://schemas.openxmlformats.org/officeDocument/2006/relationships/header" Target="header9.xml"/><Relationship Id="rId32" Type="http://schemas.openxmlformats.org/officeDocument/2006/relationships/footer" Target="footer9.xml"/><Relationship Id="rId9" Type="http://schemas.openxmlformats.org/officeDocument/2006/relationships/hyperlink" Target="https://bugs.ecmascript.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0.xml"/><Relationship Id="rId34" Type="http://schemas.openxmlformats.org/officeDocument/2006/relationships/header" Target="header11.xml"/><Relationship Id="rId35" Type="http://schemas.openxmlformats.org/officeDocument/2006/relationships/footer" Target="footer10.xml"/><Relationship Id="rId36" Type="http://schemas.openxmlformats.org/officeDocument/2006/relationships/footer" Target="footer1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header" Target="header12.xml"/><Relationship Id="rId38" Type="http://schemas.openxmlformats.org/officeDocument/2006/relationships/fontTable" Target="fontTable.xml"/><Relationship Id="rId3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7.jpeg"/></Relationships>
</file>

<file path=word/_rels/header8.xml.rels><?xml version="1.0" encoding="UTF-8" standalone="yes"?>
<Relationships xmlns="http://schemas.openxmlformats.org/package/2006/relationships"><Relationship Id="rId1" Type="http://schemas.openxmlformats.org/officeDocument/2006/relationships/image" Target="media/image8.jpeg"/></Relationships>
</file>

<file path=word/_rels/header9.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154D38-E9E2-7C40-910B-817DFC36C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3</Pages>
  <Words>181889</Words>
  <Characters>1036770</Characters>
  <Application>Microsoft Macintosh Word</Application>
  <DocSecurity>0</DocSecurity>
  <Lines>8639</Lines>
  <Paragraphs>2432</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1216227</CharactersWithSpaces>
  <SharedDoc>false</SharedDoc>
  <HLinks>
    <vt:vector size="3078" baseType="variant">
      <vt:variant>
        <vt:i4>2031624</vt:i4>
      </vt:variant>
      <vt:variant>
        <vt:i4>4664</vt:i4>
      </vt:variant>
      <vt:variant>
        <vt:i4>0</vt:i4>
      </vt:variant>
      <vt:variant>
        <vt:i4>5</vt:i4>
      </vt:variant>
      <vt:variant>
        <vt:lpwstr>http://www.unicode.org/reports/tr15/tr15-29.html</vt:lpwstr>
      </vt:variant>
      <vt:variant>
        <vt:lpwstr/>
      </vt:variant>
      <vt:variant>
        <vt:i4>2424933</vt:i4>
      </vt:variant>
      <vt:variant>
        <vt:i4>4661</vt:i4>
      </vt:variant>
      <vt:variant>
        <vt:i4>0</vt:i4>
      </vt:variant>
      <vt:variant>
        <vt:i4>5</vt:i4>
      </vt:variant>
      <vt:variant>
        <vt:lpwstr>http://tools.ietf.org/html/rfc4627</vt:lpwstr>
      </vt:variant>
      <vt:variant>
        <vt:lpwstr/>
      </vt:variant>
      <vt:variant>
        <vt:i4>2818146</vt:i4>
      </vt:variant>
      <vt:variant>
        <vt:i4>4658</vt:i4>
      </vt:variant>
      <vt:variant>
        <vt:i4>0</vt:i4>
      </vt:variant>
      <vt:variant>
        <vt:i4>5</vt:i4>
      </vt:variant>
      <vt:variant>
        <vt:lpwstr>http://tools.ietf.org/html/rfc3629</vt:lpwstr>
      </vt:variant>
      <vt:variant>
        <vt:lpwstr/>
      </vt:variant>
      <vt:variant>
        <vt:i4>2162792</vt:i4>
      </vt:variant>
      <vt:variant>
        <vt:i4>4655</vt:i4>
      </vt:variant>
      <vt:variant>
        <vt:i4>0</vt:i4>
      </vt:variant>
      <vt:variant>
        <vt:i4>5</vt:i4>
      </vt:variant>
      <vt:variant>
        <vt:lpwstr>http://tools.ietf.org/html/rfc2396</vt:lpwstr>
      </vt:variant>
      <vt:variant>
        <vt:lpwstr/>
      </vt:variant>
      <vt:variant>
        <vt:i4>2818145</vt:i4>
      </vt:variant>
      <vt:variant>
        <vt:i4>4652</vt:i4>
      </vt:variant>
      <vt:variant>
        <vt:i4>0</vt:i4>
      </vt:variant>
      <vt:variant>
        <vt:i4>5</vt:i4>
      </vt:variant>
      <vt:variant>
        <vt:lpwstr>http://tools.ietf.org/html/rfc1738</vt:lpwstr>
      </vt:variant>
      <vt:variant>
        <vt:lpwstr/>
      </vt:variant>
      <vt:variant>
        <vt:i4>6094943</vt:i4>
      </vt:variant>
      <vt:variant>
        <vt:i4>4472</vt:i4>
      </vt:variant>
      <vt:variant>
        <vt:i4>0</vt:i4>
      </vt:variant>
      <vt:variant>
        <vt:i4>5</vt:i4>
      </vt:variant>
      <vt:variant>
        <vt:lpwstr>http://javascript.spec.whatwg.org/</vt:lpwstr>
      </vt:variant>
      <vt:variant>
        <vt:lpwstr>comment-syntax</vt:lpwstr>
      </vt:variant>
      <vt:variant>
        <vt:i4>4194366</vt:i4>
      </vt:variant>
      <vt:variant>
        <vt:i4>4382</vt:i4>
      </vt:variant>
      <vt:variant>
        <vt:i4>0</vt:i4>
      </vt:variant>
      <vt:variant>
        <vt:i4>5</vt:i4>
      </vt:variant>
      <vt:variant>
        <vt:lpwstr>http://www.jucs.org/jucs_14_21/eliminating_cycles_in_weak</vt:lpwstr>
      </vt:variant>
      <vt:variant>
        <vt:lpwstr/>
      </vt:variant>
      <vt:variant>
        <vt:i4>1900616</vt:i4>
      </vt:variant>
      <vt:variant>
        <vt:i4>4379</vt:i4>
      </vt:variant>
      <vt:variant>
        <vt:i4>0</vt:i4>
      </vt:variant>
      <vt:variant>
        <vt:i4>5</vt:i4>
      </vt:variant>
      <vt:variant>
        <vt:lpwstr>http://doi.acm.org/10.1145/263698.263733</vt:lpwstr>
      </vt:variant>
      <vt:variant>
        <vt:lpwstr/>
      </vt:variant>
      <vt:variant>
        <vt:i4>786452</vt:i4>
      </vt:variant>
      <vt:variant>
        <vt:i4>4064</vt:i4>
      </vt:variant>
      <vt:variant>
        <vt:i4>0</vt:i4>
      </vt:variant>
      <vt:variant>
        <vt:i4>5</vt:i4>
      </vt:variant>
      <vt:variant>
        <vt:lpwstr>Searches</vt:lpwstr>
      </vt:variant>
      <vt:variant>
        <vt:lpwstr/>
      </vt:variant>
      <vt:variant>
        <vt:i4>2555946</vt:i4>
      </vt:variant>
      <vt:variant>
        <vt:i4>3734</vt:i4>
      </vt:variant>
      <vt:variant>
        <vt:i4>0</vt:i4>
      </vt:variant>
      <vt:variant>
        <vt:i4>5</vt:i4>
      </vt:variant>
      <vt:variant>
        <vt:lpwstr>http://wiki.ecmascript.org/doku.php?id=harmony:proper_tail_calls</vt:lpwstr>
      </vt:variant>
      <vt:variant>
        <vt:lpwstr/>
      </vt:variant>
      <vt:variant>
        <vt:i4>1245235</vt:i4>
      </vt:variant>
      <vt:variant>
        <vt:i4>2978</vt:i4>
      </vt:variant>
      <vt:variant>
        <vt:i4>0</vt:i4>
      </vt:variant>
      <vt:variant>
        <vt:i4>5</vt:i4>
      </vt:variant>
      <vt:variant>
        <vt:lpwstr/>
      </vt:variant>
      <vt:variant>
        <vt:lpwstr>_Toc366142210</vt:lpwstr>
      </vt:variant>
      <vt:variant>
        <vt:i4>1179699</vt:i4>
      </vt:variant>
      <vt:variant>
        <vt:i4>2972</vt:i4>
      </vt:variant>
      <vt:variant>
        <vt:i4>0</vt:i4>
      </vt:variant>
      <vt:variant>
        <vt:i4>5</vt:i4>
      </vt:variant>
      <vt:variant>
        <vt:lpwstr/>
      </vt:variant>
      <vt:variant>
        <vt:lpwstr>_Toc366142209</vt:lpwstr>
      </vt:variant>
      <vt:variant>
        <vt:i4>1179699</vt:i4>
      </vt:variant>
      <vt:variant>
        <vt:i4>2966</vt:i4>
      </vt:variant>
      <vt:variant>
        <vt:i4>0</vt:i4>
      </vt:variant>
      <vt:variant>
        <vt:i4>5</vt:i4>
      </vt:variant>
      <vt:variant>
        <vt:lpwstr/>
      </vt:variant>
      <vt:variant>
        <vt:lpwstr>_Toc366142208</vt:lpwstr>
      </vt:variant>
      <vt:variant>
        <vt:i4>1179699</vt:i4>
      </vt:variant>
      <vt:variant>
        <vt:i4>2960</vt:i4>
      </vt:variant>
      <vt:variant>
        <vt:i4>0</vt:i4>
      </vt:variant>
      <vt:variant>
        <vt:i4>5</vt:i4>
      </vt:variant>
      <vt:variant>
        <vt:lpwstr/>
      </vt:variant>
      <vt:variant>
        <vt:lpwstr>_Toc366142207</vt:lpwstr>
      </vt:variant>
      <vt:variant>
        <vt:i4>1179699</vt:i4>
      </vt:variant>
      <vt:variant>
        <vt:i4>2954</vt:i4>
      </vt:variant>
      <vt:variant>
        <vt:i4>0</vt:i4>
      </vt:variant>
      <vt:variant>
        <vt:i4>5</vt:i4>
      </vt:variant>
      <vt:variant>
        <vt:lpwstr/>
      </vt:variant>
      <vt:variant>
        <vt:lpwstr>_Toc366142206</vt:lpwstr>
      </vt:variant>
      <vt:variant>
        <vt:i4>1179699</vt:i4>
      </vt:variant>
      <vt:variant>
        <vt:i4>2948</vt:i4>
      </vt:variant>
      <vt:variant>
        <vt:i4>0</vt:i4>
      </vt:variant>
      <vt:variant>
        <vt:i4>5</vt:i4>
      </vt:variant>
      <vt:variant>
        <vt:lpwstr/>
      </vt:variant>
      <vt:variant>
        <vt:lpwstr>_Toc366142205</vt:lpwstr>
      </vt:variant>
      <vt:variant>
        <vt:i4>1179699</vt:i4>
      </vt:variant>
      <vt:variant>
        <vt:i4>2942</vt:i4>
      </vt:variant>
      <vt:variant>
        <vt:i4>0</vt:i4>
      </vt:variant>
      <vt:variant>
        <vt:i4>5</vt:i4>
      </vt:variant>
      <vt:variant>
        <vt:lpwstr/>
      </vt:variant>
      <vt:variant>
        <vt:lpwstr>_Toc366142204</vt:lpwstr>
      </vt:variant>
      <vt:variant>
        <vt:i4>1179699</vt:i4>
      </vt:variant>
      <vt:variant>
        <vt:i4>2936</vt:i4>
      </vt:variant>
      <vt:variant>
        <vt:i4>0</vt:i4>
      </vt:variant>
      <vt:variant>
        <vt:i4>5</vt:i4>
      </vt:variant>
      <vt:variant>
        <vt:lpwstr/>
      </vt:variant>
      <vt:variant>
        <vt:lpwstr>_Toc366142203</vt:lpwstr>
      </vt:variant>
      <vt:variant>
        <vt:i4>1179699</vt:i4>
      </vt:variant>
      <vt:variant>
        <vt:i4>2930</vt:i4>
      </vt:variant>
      <vt:variant>
        <vt:i4>0</vt:i4>
      </vt:variant>
      <vt:variant>
        <vt:i4>5</vt:i4>
      </vt:variant>
      <vt:variant>
        <vt:lpwstr/>
      </vt:variant>
      <vt:variant>
        <vt:lpwstr>_Toc366142202</vt:lpwstr>
      </vt:variant>
      <vt:variant>
        <vt:i4>1179699</vt:i4>
      </vt:variant>
      <vt:variant>
        <vt:i4>2924</vt:i4>
      </vt:variant>
      <vt:variant>
        <vt:i4>0</vt:i4>
      </vt:variant>
      <vt:variant>
        <vt:i4>5</vt:i4>
      </vt:variant>
      <vt:variant>
        <vt:lpwstr/>
      </vt:variant>
      <vt:variant>
        <vt:lpwstr>_Toc366142201</vt:lpwstr>
      </vt:variant>
      <vt:variant>
        <vt:i4>1179699</vt:i4>
      </vt:variant>
      <vt:variant>
        <vt:i4>2918</vt:i4>
      </vt:variant>
      <vt:variant>
        <vt:i4>0</vt:i4>
      </vt:variant>
      <vt:variant>
        <vt:i4>5</vt:i4>
      </vt:variant>
      <vt:variant>
        <vt:lpwstr/>
      </vt:variant>
      <vt:variant>
        <vt:lpwstr>_Toc366142200</vt:lpwstr>
      </vt:variant>
      <vt:variant>
        <vt:i4>1769520</vt:i4>
      </vt:variant>
      <vt:variant>
        <vt:i4>2912</vt:i4>
      </vt:variant>
      <vt:variant>
        <vt:i4>0</vt:i4>
      </vt:variant>
      <vt:variant>
        <vt:i4>5</vt:i4>
      </vt:variant>
      <vt:variant>
        <vt:lpwstr/>
      </vt:variant>
      <vt:variant>
        <vt:lpwstr>_Toc366142199</vt:lpwstr>
      </vt:variant>
      <vt:variant>
        <vt:i4>1769520</vt:i4>
      </vt:variant>
      <vt:variant>
        <vt:i4>2906</vt:i4>
      </vt:variant>
      <vt:variant>
        <vt:i4>0</vt:i4>
      </vt:variant>
      <vt:variant>
        <vt:i4>5</vt:i4>
      </vt:variant>
      <vt:variant>
        <vt:lpwstr/>
      </vt:variant>
      <vt:variant>
        <vt:lpwstr>_Toc366142198</vt:lpwstr>
      </vt:variant>
      <vt:variant>
        <vt:i4>1769520</vt:i4>
      </vt:variant>
      <vt:variant>
        <vt:i4>2900</vt:i4>
      </vt:variant>
      <vt:variant>
        <vt:i4>0</vt:i4>
      </vt:variant>
      <vt:variant>
        <vt:i4>5</vt:i4>
      </vt:variant>
      <vt:variant>
        <vt:lpwstr/>
      </vt:variant>
      <vt:variant>
        <vt:lpwstr>_Toc366142197</vt:lpwstr>
      </vt:variant>
      <vt:variant>
        <vt:i4>1769520</vt:i4>
      </vt:variant>
      <vt:variant>
        <vt:i4>2894</vt:i4>
      </vt:variant>
      <vt:variant>
        <vt:i4>0</vt:i4>
      </vt:variant>
      <vt:variant>
        <vt:i4>5</vt:i4>
      </vt:variant>
      <vt:variant>
        <vt:lpwstr/>
      </vt:variant>
      <vt:variant>
        <vt:lpwstr>_Toc366142196</vt:lpwstr>
      </vt:variant>
      <vt:variant>
        <vt:i4>1769520</vt:i4>
      </vt:variant>
      <vt:variant>
        <vt:i4>2888</vt:i4>
      </vt:variant>
      <vt:variant>
        <vt:i4>0</vt:i4>
      </vt:variant>
      <vt:variant>
        <vt:i4>5</vt:i4>
      </vt:variant>
      <vt:variant>
        <vt:lpwstr/>
      </vt:variant>
      <vt:variant>
        <vt:lpwstr>_Toc366142195</vt:lpwstr>
      </vt:variant>
      <vt:variant>
        <vt:i4>1769520</vt:i4>
      </vt:variant>
      <vt:variant>
        <vt:i4>2882</vt:i4>
      </vt:variant>
      <vt:variant>
        <vt:i4>0</vt:i4>
      </vt:variant>
      <vt:variant>
        <vt:i4>5</vt:i4>
      </vt:variant>
      <vt:variant>
        <vt:lpwstr/>
      </vt:variant>
      <vt:variant>
        <vt:lpwstr>_Toc366142194</vt:lpwstr>
      </vt:variant>
      <vt:variant>
        <vt:i4>1769520</vt:i4>
      </vt:variant>
      <vt:variant>
        <vt:i4>2876</vt:i4>
      </vt:variant>
      <vt:variant>
        <vt:i4>0</vt:i4>
      </vt:variant>
      <vt:variant>
        <vt:i4>5</vt:i4>
      </vt:variant>
      <vt:variant>
        <vt:lpwstr/>
      </vt:variant>
      <vt:variant>
        <vt:lpwstr>_Toc366142193</vt:lpwstr>
      </vt:variant>
      <vt:variant>
        <vt:i4>1769520</vt:i4>
      </vt:variant>
      <vt:variant>
        <vt:i4>2870</vt:i4>
      </vt:variant>
      <vt:variant>
        <vt:i4>0</vt:i4>
      </vt:variant>
      <vt:variant>
        <vt:i4>5</vt:i4>
      </vt:variant>
      <vt:variant>
        <vt:lpwstr/>
      </vt:variant>
      <vt:variant>
        <vt:lpwstr>_Toc366142192</vt:lpwstr>
      </vt:variant>
      <vt:variant>
        <vt:i4>1769520</vt:i4>
      </vt:variant>
      <vt:variant>
        <vt:i4>2864</vt:i4>
      </vt:variant>
      <vt:variant>
        <vt:i4>0</vt:i4>
      </vt:variant>
      <vt:variant>
        <vt:i4>5</vt:i4>
      </vt:variant>
      <vt:variant>
        <vt:lpwstr/>
      </vt:variant>
      <vt:variant>
        <vt:lpwstr>_Toc366142191</vt:lpwstr>
      </vt:variant>
      <vt:variant>
        <vt:i4>1769520</vt:i4>
      </vt:variant>
      <vt:variant>
        <vt:i4>2858</vt:i4>
      </vt:variant>
      <vt:variant>
        <vt:i4>0</vt:i4>
      </vt:variant>
      <vt:variant>
        <vt:i4>5</vt:i4>
      </vt:variant>
      <vt:variant>
        <vt:lpwstr/>
      </vt:variant>
      <vt:variant>
        <vt:lpwstr>_Toc366142190</vt:lpwstr>
      </vt:variant>
      <vt:variant>
        <vt:i4>1703984</vt:i4>
      </vt:variant>
      <vt:variant>
        <vt:i4>2852</vt:i4>
      </vt:variant>
      <vt:variant>
        <vt:i4>0</vt:i4>
      </vt:variant>
      <vt:variant>
        <vt:i4>5</vt:i4>
      </vt:variant>
      <vt:variant>
        <vt:lpwstr/>
      </vt:variant>
      <vt:variant>
        <vt:lpwstr>_Toc366142189</vt:lpwstr>
      </vt:variant>
      <vt:variant>
        <vt:i4>1703984</vt:i4>
      </vt:variant>
      <vt:variant>
        <vt:i4>2846</vt:i4>
      </vt:variant>
      <vt:variant>
        <vt:i4>0</vt:i4>
      </vt:variant>
      <vt:variant>
        <vt:i4>5</vt:i4>
      </vt:variant>
      <vt:variant>
        <vt:lpwstr/>
      </vt:variant>
      <vt:variant>
        <vt:lpwstr>_Toc366142188</vt:lpwstr>
      </vt:variant>
      <vt:variant>
        <vt:i4>1703984</vt:i4>
      </vt:variant>
      <vt:variant>
        <vt:i4>2840</vt:i4>
      </vt:variant>
      <vt:variant>
        <vt:i4>0</vt:i4>
      </vt:variant>
      <vt:variant>
        <vt:i4>5</vt:i4>
      </vt:variant>
      <vt:variant>
        <vt:lpwstr/>
      </vt:variant>
      <vt:variant>
        <vt:lpwstr>_Toc366142187</vt:lpwstr>
      </vt:variant>
      <vt:variant>
        <vt:i4>1703984</vt:i4>
      </vt:variant>
      <vt:variant>
        <vt:i4>2834</vt:i4>
      </vt:variant>
      <vt:variant>
        <vt:i4>0</vt:i4>
      </vt:variant>
      <vt:variant>
        <vt:i4>5</vt:i4>
      </vt:variant>
      <vt:variant>
        <vt:lpwstr/>
      </vt:variant>
      <vt:variant>
        <vt:lpwstr>_Toc366142186</vt:lpwstr>
      </vt:variant>
      <vt:variant>
        <vt:i4>1703984</vt:i4>
      </vt:variant>
      <vt:variant>
        <vt:i4>2828</vt:i4>
      </vt:variant>
      <vt:variant>
        <vt:i4>0</vt:i4>
      </vt:variant>
      <vt:variant>
        <vt:i4>5</vt:i4>
      </vt:variant>
      <vt:variant>
        <vt:lpwstr/>
      </vt:variant>
      <vt:variant>
        <vt:lpwstr>_Toc366142185</vt:lpwstr>
      </vt:variant>
      <vt:variant>
        <vt:i4>1703984</vt:i4>
      </vt:variant>
      <vt:variant>
        <vt:i4>2822</vt:i4>
      </vt:variant>
      <vt:variant>
        <vt:i4>0</vt:i4>
      </vt:variant>
      <vt:variant>
        <vt:i4>5</vt:i4>
      </vt:variant>
      <vt:variant>
        <vt:lpwstr/>
      </vt:variant>
      <vt:variant>
        <vt:lpwstr>_Toc366142184</vt:lpwstr>
      </vt:variant>
      <vt:variant>
        <vt:i4>1703984</vt:i4>
      </vt:variant>
      <vt:variant>
        <vt:i4>2816</vt:i4>
      </vt:variant>
      <vt:variant>
        <vt:i4>0</vt:i4>
      </vt:variant>
      <vt:variant>
        <vt:i4>5</vt:i4>
      </vt:variant>
      <vt:variant>
        <vt:lpwstr/>
      </vt:variant>
      <vt:variant>
        <vt:lpwstr>_Toc366142183</vt:lpwstr>
      </vt:variant>
      <vt:variant>
        <vt:i4>1703984</vt:i4>
      </vt:variant>
      <vt:variant>
        <vt:i4>2810</vt:i4>
      </vt:variant>
      <vt:variant>
        <vt:i4>0</vt:i4>
      </vt:variant>
      <vt:variant>
        <vt:i4>5</vt:i4>
      </vt:variant>
      <vt:variant>
        <vt:lpwstr/>
      </vt:variant>
      <vt:variant>
        <vt:lpwstr>_Toc366142182</vt:lpwstr>
      </vt:variant>
      <vt:variant>
        <vt:i4>1703984</vt:i4>
      </vt:variant>
      <vt:variant>
        <vt:i4>2804</vt:i4>
      </vt:variant>
      <vt:variant>
        <vt:i4>0</vt:i4>
      </vt:variant>
      <vt:variant>
        <vt:i4>5</vt:i4>
      </vt:variant>
      <vt:variant>
        <vt:lpwstr/>
      </vt:variant>
      <vt:variant>
        <vt:lpwstr>_Toc366142181</vt:lpwstr>
      </vt:variant>
      <vt:variant>
        <vt:i4>1703984</vt:i4>
      </vt:variant>
      <vt:variant>
        <vt:i4>2798</vt:i4>
      </vt:variant>
      <vt:variant>
        <vt:i4>0</vt:i4>
      </vt:variant>
      <vt:variant>
        <vt:i4>5</vt:i4>
      </vt:variant>
      <vt:variant>
        <vt:lpwstr/>
      </vt:variant>
      <vt:variant>
        <vt:lpwstr>_Toc366142180</vt:lpwstr>
      </vt:variant>
      <vt:variant>
        <vt:i4>1376304</vt:i4>
      </vt:variant>
      <vt:variant>
        <vt:i4>2792</vt:i4>
      </vt:variant>
      <vt:variant>
        <vt:i4>0</vt:i4>
      </vt:variant>
      <vt:variant>
        <vt:i4>5</vt:i4>
      </vt:variant>
      <vt:variant>
        <vt:lpwstr/>
      </vt:variant>
      <vt:variant>
        <vt:lpwstr>_Toc366142179</vt:lpwstr>
      </vt:variant>
      <vt:variant>
        <vt:i4>1376304</vt:i4>
      </vt:variant>
      <vt:variant>
        <vt:i4>2786</vt:i4>
      </vt:variant>
      <vt:variant>
        <vt:i4>0</vt:i4>
      </vt:variant>
      <vt:variant>
        <vt:i4>5</vt:i4>
      </vt:variant>
      <vt:variant>
        <vt:lpwstr/>
      </vt:variant>
      <vt:variant>
        <vt:lpwstr>_Toc366142178</vt:lpwstr>
      </vt:variant>
      <vt:variant>
        <vt:i4>1376304</vt:i4>
      </vt:variant>
      <vt:variant>
        <vt:i4>2780</vt:i4>
      </vt:variant>
      <vt:variant>
        <vt:i4>0</vt:i4>
      </vt:variant>
      <vt:variant>
        <vt:i4>5</vt:i4>
      </vt:variant>
      <vt:variant>
        <vt:lpwstr/>
      </vt:variant>
      <vt:variant>
        <vt:lpwstr>_Toc366142177</vt:lpwstr>
      </vt:variant>
      <vt:variant>
        <vt:i4>1376304</vt:i4>
      </vt:variant>
      <vt:variant>
        <vt:i4>2774</vt:i4>
      </vt:variant>
      <vt:variant>
        <vt:i4>0</vt:i4>
      </vt:variant>
      <vt:variant>
        <vt:i4>5</vt:i4>
      </vt:variant>
      <vt:variant>
        <vt:lpwstr/>
      </vt:variant>
      <vt:variant>
        <vt:lpwstr>_Toc366142176</vt:lpwstr>
      </vt:variant>
      <vt:variant>
        <vt:i4>1376304</vt:i4>
      </vt:variant>
      <vt:variant>
        <vt:i4>2768</vt:i4>
      </vt:variant>
      <vt:variant>
        <vt:i4>0</vt:i4>
      </vt:variant>
      <vt:variant>
        <vt:i4>5</vt:i4>
      </vt:variant>
      <vt:variant>
        <vt:lpwstr/>
      </vt:variant>
      <vt:variant>
        <vt:lpwstr>_Toc366142175</vt:lpwstr>
      </vt:variant>
      <vt:variant>
        <vt:i4>1376304</vt:i4>
      </vt:variant>
      <vt:variant>
        <vt:i4>2762</vt:i4>
      </vt:variant>
      <vt:variant>
        <vt:i4>0</vt:i4>
      </vt:variant>
      <vt:variant>
        <vt:i4>5</vt:i4>
      </vt:variant>
      <vt:variant>
        <vt:lpwstr/>
      </vt:variant>
      <vt:variant>
        <vt:lpwstr>_Toc366142174</vt:lpwstr>
      </vt:variant>
      <vt:variant>
        <vt:i4>1376304</vt:i4>
      </vt:variant>
      <vt:variant>
        <vt:i4>2756</vt:i4>
      </vt:variant>
      <vt:variant>
        <vt:i4>0</vt:i4>
      </vt:variant>
      <vt:variant>
        <vt:i4>5</vt:i4>
      </vt:variant>
      <vt:variant>
        <vt:lpwstr/>
      </vt:variant>
      <vt:variant>
        <vt:lpwstr>_Toc366142173</vt:lpwstr>
      </vt:variant>
      <vt:variant>
        <vt:i4>1376304</vt:i4>
      </vt:variant>
      <vt:variant>
        <vt:i4>2750</vt:i4>
      </vt:variant>
      <vt:variant>
        <vt:i4>0</vt:i4>
      </vt:variant>
      <vt:variant>
        <vt:i4>5</vt:i4>
      </vt:variant>
      <vt:variant>
        <vt:lpwstr/>
      </vt:variant>
      <vt:variant>
        <vt:lpwstr>_Toc366142172</vt:lpwstr>
      </vt:variant>
      <vt:variant>
        <vt:i4>1376304</vt:i4>
      </vt:variant>
      <vt:variant>
        <vt:i4>2744</vt:i4>
      </vt:variant>
      <vt:variant>
        <vt:i4>0</vt:i4>
      </vt:variant>
      <vt:variant>
        <vt:i4>5</vt:i4>
      </vt:variant>
      <vt:variant>
        <vt:lpwstr/>
      </vt:variant>
      <vt:variant>
        <vt:lpwstr>_Toc366142171</vt:lpwstr>
      </vt:variant>
      <vt:variant>
        <vt:i4>1376304</vt:i4>
      </vt:variant>
      <vt:variant>
        <vt:i4>2738</vt:i4>
      </vt:variant>
      <vt:variant>
        <vt:i4>0</vt:i4>
      </vt:variant>
      <vt:variant>
        <vt:i4>5</vt:i4>
      </vt:variant>
      <vt:variant>
        <vt:lpwstr/>
      </vt:variant>
      <vt:variant>
        <vt:lpwstr>_Toc366142170</vt:lpwstr>
      </vt:variant>
      <vt:variant>
        <vt:i4>1310768</vt:i4>
      </vt:variant>
      <vt:variant>
        <vt:i4>2732</vt:i4>
      </vt:variant>
      <vt:variant>
        <vt:i4>0</vt:i4>
      </vt:variant>
      <vt:variant>
        <vt:i4>5</vt:i4>
      </vt:variant>
      <vt:variant>
        <vt:lpwstr/>
      </vt:variant>
      <vt:variant>
        <vt:lpwstr>_Toc366142169</vt:lpwstr>
      </vt:variant>
      <vt:variant>
        <vt:i4>1310768</vt:i4>
      </vt:variant>
      <vt:variant>
        <vt:i4>2726</vt:i4>
      </vt:variant>
      <vt:variant>
        <vt:i4>0</vt:i4>
      </vt:variant>
      <vt:variant>
        <vt:i4>5</vt:i4>
      </vt:variant>
      <vt:variant>
        <vt:lpwstr/>
      </vt:variant>
      <vt:variant>
        <vt:lpwstr>_Toc366142168</vt:lpwstr>
      </vt:variant>
      <vt:variant>
        <vt:i4>1310768</vt:i4>
      </vt:variant>
      <vt:variant>
        <vt:i4>2720</vt:i4>
      </vt:variant>
      <vt:variant>
        <vt:i4>0</vt:i4>
      </vt:variant>
      <vt:variant>
        <vt:i4>5</vt:i4>
      </vt:variant>
      <vt:variant>
        <vt:lpwstr/>
      </vt:variant>
      <vt:variant>
        <vt:lpwstr>_Toc366142167</vt:lpwstr>
      </vt:variant>
      <vt:variant>
        <vt:i4>1310768</vt:i4>
      </vt:variant>
      <vt:variant>
        <vt:i4>2714</vt:i4>
      </vt:variant>
      <vt:variant>
        <vt:i4>0</vt:i4>
      </vt:variant>
      <vt:variant>
        <vt:i4>5</vt:i4>
      </vt:variant>
      <vt:variant>
        <vt:lpwstr/>
      </vt:variant>
      <vt:variant>
        <vt:lpwstr>_Toc366142166</vt:lpwstr>
      </vt:variant>
      <vt:variant>
        <vt:i4>1310768</vt:i4>
      </vt:variant>
      <vt:variant>
        <vt:i4>2708</vt:i4>
      </vt:variant>
      <vt:variant>
        <vt:i4>0</vt:i4>
      </vt:variant>
      <vt:variant>
        <vt:i4>5</vt:i4>
      </vt:variant>
      <vt:variant>
        <vt:lpwstr/>
      </vt:variant>
      <vt:variant>
        <vt:lpwstr>_Toc366142165</vt:lpwstr>
      </vt:variant>
      <vt:variant>
        <vt:i4>1310768</vt:i4>
      </vt:variant>
      <vt:variant>
        <vt:i4>2702</vt:i4>
      </vt:variant>
      <vt:variant>
        <vt:i4>0</vt:i4>
      </vt:variant>
      <vt:variant>
        <vt:i4>5</vt:i4>
      </vt:variant>
      <vt:variant>
        <vt:lpwstr/>
      </vt:variant>
      <vt:variant>
        <vt:lpwstr>_Toc366142164</vt:lpwstr>
      </vt:variant>
      <vt:variant>
        <vt:i4>1310768</vt:i4>
      </vt:variant>
      <vt:variant>
        <vt:i4>2696</vt:i4>
      </vt:variant>
      <vt:variant>
        <vt:i4>0</vt:i4>
      </vt:variant>
      <vt:variant>
        <vt:i4>5</vt:i4>
      </vt:variant>
      <vt:variant>
        <vt:lpwstr/>
      </vt:variant>
      <vt:variant>
        <vt:lpwstr>_Toc366142163</vt:lpwstr>
      </vt:variant>
      <vt:variant>
        <vt:i4>1310768</vt:i4>
      </vt:variant>
      <vt:variant>
        <vt:i4>2690</vt:i4>
      </vt:variant>
      <vt:variant>
        <vt:i4>0</vt:i4>
      </vt:variant>
      <vt:variant>
        <vt:i4>5</vt:i4>
      </vt:variant>
      <vt:variant>
        <vt:lpwstr/>
      </vt:variant>
      <vt:variant>
        <vt:lpwstr>_Toc366142162</vt:lpwstr>
      </vt:variant>
      <vt:variant>
        <vt:i4>1310768</vt:i4>
      </vt:variant>
      <vt:variant>
        <vt:i4>2684</vt:i4>
      </vt:variant>
      <vt:variant>
        <vt:i4>0</vt:i4>
      </vt:variant>
      <vt:variant>
        <vt:i4>5</vt:i4>
      </vt:variant>
      <vt:variant>
        <vt:lpwstr/>
      </vt:variant>
      <vt:variant>
        <vt:lpwstr>_Toc366142161</vt:lpwstr>
      </vt:variant>
      <vt:variant>
        <vt:i4>1310768</vt:i4>
      </vt:variant>
      <vt:variant>
        <vt:i4>2678</vt:i4>
      </vt:variant>
      <vt:variant>
        <vt:i4>0</vt:i4>
      </vt:variant>
      <vt:variant>
        <vt:i4>5</vt:i4>
      </vt:variant>
      <vt:variant>
        <vt:lpwstr/>
      </vt:variant>
      <vt:variant>
        <vt:lpwstr>_Toc366142160</vt:lpwstr>
      </vt:variant>
      <vt:variant>
        <vt:i4>1507376</vt:i4>
      </vt:variant>
      <vt:variant>
        <vt:i4>2672</vt:i4>
      </vt:variant>
      <vt:variant>
        <vt:i4>0</vt:i4>
      </vt:variant>
      <vt:variant>
        <vt:i4>5</vt:i4>
      </vt:variant>
      <vt:variant>
        <vt:lpwstr/>
      </vt:variant>
      <vt:variant>
        <vt:lpwstr>_Toc366142159</vt:lpwstr>
      </vt:variant>
      <vt:variant>
        <vt:i4>1507376</vt:i4>
      </vt:variant>
      <vt:variant>
        <vt:i4>2666</vt:i4>
      </vt:variant>
      <vt:variant>
        <vt:i4>0</vt:i4>
      </vt:variant>
      <vt:variant>
        <vt:i4>5</vt:i4>
      </vt:variant>
      <vt:variant>
        <vt:lpwstr/>
      </vt:variant>
      <vt:variant>
        <vt:lpwstr>_Toc366142158</vt:lpwstr>
      </vt:variant>
      <vt:variant>
        <vt:i4>1507376</vt:i4>
      </vt:variant>
      <vt:variant>
        <vt:i4>2660</vt:i4>
      </vt:variant>
      <vt:variant>
        <vt:i4>0</vt:i4>
      </vt:variant>
      <vt:variant>
        <vt:i4>5</vt:i4>
      </vt:variant>
      <vt:variant>
        <vt:lpwstr/>
      </vt:variant>
      <vt:variant>
        <vt:lpwstr>_Toc366142157</vt:lpwstr>
      </vt:variant>
      <vt:variant>
        <vt:i4>1507376</vt:i4>
      </vt:variant>
      <vt:variant>
        <vt:i4>2654</vt:i4>
      </vt:variant>
      <vt:variant>
        <vt:i4>0</vt:i4>
      </vt:variant>
      <vt:variant>
        <vt:i4>5</vt:i4>
      </vt:variant>
      <vt:variant>
        <vt:lpwstr/>
      </vt:variant>
      <vt:variant>
        <vt:lpwstr>_Toc366142156</vt:lpwstr>
      </vt:variant>
      <vt:variant>
        <vt:i4>1507376</vt:i4>
      </vt:variant>
      <vt:variant>
        <vt:i4>2648</vt:i4>
      </vt:variant>
      <vt:variant>
        <vt:i4>0</vt:i4>
      </vt:variant>
      <vt:variant>
        <vt:i4>5</vt:i4>
      </vt:variant>
      <vt:variant>
        <vt:lpwstr/>
      </vt:variant>
      <vt:variant>
        <vt:lpwstr>_Toc366142155</vt:lpwstr>
      </vt:variant>
      <vt:variant>
        <vt:i4>1507376</vt:i4>
      </vt:variant>
      <vt:variant>
        <vt:i4>2642</vt:i4>
      </vt:variant>
      <vt:variant>
        <vt:i4>0</vt:i4>
      </vt:variant>
      <vt:variant>
        <vt:i4>5</vt:i4>
      </vt:variant>
      <vt:variant>
        <vt:lpwstr/>
      </vt:variant>
      <vt:variant>
        <vt:lpwstr>_Toc366142154</vt:lpwstr>
      </vt:variant>
      <vt:variant>
        <vt:i4>1507376</vt:i4>
      </vt:variant>
      <vt:variant>
        <vt:i4>2636</vt:i4>
      </vt:variant>
      <vt:variant>
        <vt:i4>0</vt:i4>
      </vt:variant>
      <vt:variant>
        <vt:i4>5</vt:i4>
      </vt:variant>
      <vt:variant>
        <vt:lpwstr/>
      </vt:variant>
      <vt:variant>
        <vt:lpwstr>_Toc366142153</vt:lpwstr>
      </vt:variant>
      <vt:variant>
        <vt:i4>1507376</vt:i4>
      </vt:variant>
      <vt:variant>
        <vt:i4>2630</vt:i4>
      </vt:variant>
      <vt:variant>
        <vt:i4>0</vt:i4>
      </vt:variant>
      <vt:variant>
        <vt:i4>5</vt:i4>
      </vt:variant>
      <vt:variant>
        <vt:lpwstr/>
      </vt:variant>
      <vt:variant>
        <vt:lpwstr>_Toc366142152</vt:lpwstr>
      </vt:variant>
      <vt:variant>
        <vt:i4>1507376</vt:i4>
      </vt:variant>
      <vt:variant>
        <vt:i4>2624</vt:i4>
      </vt:variant>
      <vt:variant>
        <vt:i4>0</vt:i4>
      </vt:variant>
      <vt:variant>
        <vt:i4>5</vt:i4>
      </vt:variant>
      <vt:variant>
        <vt:lpwstr/>
      </vt:variant>
      <vt:variant>
        <vt:lpwstr>_Toc366142151</vt:lpwstr>
      </vt:variant>
      <vt:variant>
        <vt:i4>1507376</vt:i4>
      </vt:variant>
      <vt:variant>
        <vt:i4>2618</vt:i4>
      </vt:variant>
      <vt:variant>
        <vt:i4>0</vt:i4>
      </vt:variant>
      <vt:variant>
        <vt:i4>5</vt:i4>
      </vt:variant>
      <vt:variant>
        <vt:lpwstr/>
      </vt:variant>
      <vt:variant>
        <vt:lpwstr>_Toc366142150</vt:lpwstr>
      </vt:variant>
      <vt:variant>
        <vt:i4>1441840</vt:i4>
      </vt:variant>
      <vt:variant>
        <vt:i4>2612</vt:i4>
      </vt:variant>
      <vt:variant>
        <vt:i4>0</vt:i4>
      </vt:variant>
      <vt:variant>
        <vt:i4>5</vt:i4>
      </vt:variant>
      <vt:variant>
        <vt:lpwstr/>
      </vt:variant>
      <vt:variant>
        <vt:lpwstr>_Toc366142149</vt:lpwstr>
      </vt:variant>
      <vt:variant>
        <vt:i4>1441840</vt:i4>
      </vt:variant>
      <vt:variant>
        <vt:i4>2606</vt:i4>
      </vt:variant>
      <vt:variant>
        <vt:i4>0</vt:i4>
      </vt:variant>
      <vt:variant>
        <vt:i4>5</vt:i4>
      </vt:variant>
      <vt:variant>
        <vt:lpwstr/>
      </vt:variant>
      <vt:variant>
        <vt:lpwstr>_Toc366142148</vt:lpwstr>
      </vt:variant>
      <vt:variant>
        <vt:i4>1441840</vt:i4>
      </vt:variant>
      <vt:variant>
        <vt:i4>2600</vt:i4>
      </vt:variant>
      <vt:variant>
        <vt:i4>0</vt:i4>
      </vt:variant>
      <vt:variant>
        <vt:i4>5</vt:i4>
      </vt:variant>
      <vt:variant>
        <vt:lpwstr/>
      </vt:variant>
      <vt:variant>
        <vt:lpwstr>_Toc366142147</vt:lpwstr>
      </vt:variant>
      <vt:variant>
        <vt:i4>1441840</vt:i4>
      </vt:variant>
      <vt:variant>
        <vt:i4>2594</vt:i4>
      </vt:variant>
      <vt:variant>
        <vt:i4>0</vt:i4>
      </vt:variant>
      <vt:variant>
        <vt:i4>5</vt:i4>
      </vt:variant>
      <vt:variant>
        <vt:lpwstr/>
      </vt:variant>
      <vt:variant>
        <vt:lpwstr>_Toc366142146</vt:lpwstr>
      </vt:variant>
      <vt:variant>
        <vt:i4>1441840</vt:i4>
      </vt:variant>
      <vt:variant>
        <vt:i4>2588</vt:i4>
      </vt:variant>
      <vt:variant>
        <vt:i4>0</vt:i4>
      </vt:variant>
      <vt:variant>
        <vt:i4>5</vt:i4>
      </vt:variant>
      <vt:variant>
        <vt:lpwstr/>
      </vt:variant>
      <vt:variant>
        <vt:lpwstr>_Toc366142145</vt:lpwstr>
      </vt:variant>
      <vt:variant>
        <vt:i4>1441840</vt:i4>
      </vt:variant>
      <vt:variant>
        <vt:i4>2582</vt:i4>
      </vt:variant>
      <vt:variant>
        <vt:i4>0</vt:i4>
      </vt:variant>
      <vt:variant>
        <vt:i4>5</vt:i4>
      </vt:variant>
      <vt:variant>
        <vt:lpwstr/>
      </vt:variant>
      <vt:variant>
        <vt:lpwstr>_Toc366142144</vt:lpwstr>
      </vt:variant>
      <vt:variant>
        <vt:i4>1441840</vt:i4>
      </vt:variant>
      <vt:variant>
        <vt:i4>2576</vt:i4>
      </vt:variant>
      <vt:variant>
        <vt:i4>0</vt:i4>
      </vt:variant>
      <vt:variant>
        <vt:i4>5</vt:i4>
      </vt:variant>
      <vt:variant>
        <vt:lpwstr/>
      </vt:variant>
      <vt:variant>
        <vt:lpwstr>_Toc366142143</vt:lpwstr>
      </vt:variant>
      <vt:variant>
        <vt:i4>1441840</vt:i4>
      </vt:variant>
      <vt:variant>
        <vt:i4>2570</vt:i4>
      </vt:variant>
      <vt:variant>
        <vt:i4>0</vt:i4>
      </vt:variant>
      <vt:variant>
        <vt:i4>5</vt:i4>
      </vt:variant>
      <vt:variant>
        <vt:lpwstr/>
      </vt:variant>
      <vt:variant>
        <vt:lpwstr>_Toc366142142</vt:lpwstr>
      </vt:variant>
      <vt:variant>
        <vt:i4>1441840</vt:i4>
      </vt:variant>
      <vt:variant>
        <vt:i4>2564</vt:i4>
      </vt:variant>
      <vt:variant>
        <vt:i4>0</vt:i4>
      </vt:variant>
      <vt:variant>
        <vt:i4>5</vt:i4>
      </vt:variant>
      <vt:variant>
        <vt:lpwstr/>
      </vt:variant>
      <vt:variant>
        <vt:lpwstr>_Toc366142141</vt:lpwstr>
      </vt:variant>
      <vt:variant>
        <vt:i4>1441840</vt:i4>
      </vt:variant>
      <vt:variant>
        <vt:i4>2558</vt:i4>
      </vt:variant>
      <vt:variant>
        <vt:i4>0</vt:i4>
      </vt:variant>
      <vt:variant>
        <vt:i4>5</vt:i4>
      </vt:variant>
      <vt:variant>
        <vt:lpwstr/>
      </vt:variant>
      <vt:variant>
        <vt:lpwstr>_Toc366142140</vt:lpwstr>
      </vt:variant>
      <vt:variant>
        <vt:i4>1114160</vt:i4>
      </vt:variant>
      <vt:variant>
        <vt:i4>2552</vt:i4>
      </vt:variant>
      <vt:variant>
        <vt:i4>0</vt:i4>
      </vt:variant>
      <vt:variant>
        <vt:i4>5</vt:i4>
      </vt:variant>
      <vt:variant>
        <vt:lpwstr/>
      </vt:variant>
      <vt:variant>
        <vt:lpwstr>_Toc366142139</vt:lpwstr>
      </vt:variant>
      <vt:variant>
        <vt:i4>1114160</vt:i4>
      </vt:variant>
      <vt:variant>
        <vt:i4>2546</vt:i4>
      </vt:variant>
      <vt:variant>
        <vt:i4>0</vt:i4>
      </vt:variant>
      <vt:variant>
        <vt:i4>5</vt:i4>
      </vt:variant>
      <vt:variant>
        <vt:lpwstr/>
      </vt:variant>
      <vt:variant>
        <vt:lpwstr>_Toc366142138</vt:lpwstr>
      </vt:variant>
      <vt:variant>
        <vt:i4>1114160</vt:i4>
      </vt:variant>
      <vt:variant>
        <vt:i4>2540</vt:i4>
      </vt:variant>
      <vt:variant>
        <vt:i4>0</vt:i4>
      </vt:variant>
      <vt:variant>
        <vt:i4>5</vt:i4>
      </vt:variant>
      <vt:variant>
        <vt:lpwstr/>
      </vt:variant>
      <vt:variant>
        <vt:lpwstr>_Toc366142137</vt:lpwstr>
      </vt:variant>
      <vt:variant>
        <vt:i4>1114160</vt:i4>
      </vt:variant>
      <vt:variant>
        <vt:i4>2534</vt:i4>
      </vt:variant>
      <vt:variant>
        <vt:i4>0</vt:i4>
      </vt:variant>
      <vt:variant>
        <vt:i4>5</vt:i4>
      </vt:variant>
      <vt:variant>
        <vt:lpwstr/>
      </vt:variant>
      <vt:variant>
        <vt:lpwstr>_Toc366142136</vt:lpwstr>
      </vt:variant>
      <vt:variant>
        <vt:i4>1114160</vt:i4>
      </vt:variant>
      <vt:variant>
        <vt:i4>2528</vt:i4>
      </vt:variant>
      <vt:variant>
        <vt:i4>0</vt:i4>
      </vt:variant>
      <vt:variant>
        <vt:i4>5</vt:i4>
      </vt:variant>
      <vt:variant>
        <vt:lpwstr/>
      </vt:variant>
      <vt:variant>
        <vt:lpwstr>_Toc366142135</vt:lpwstr>
      </vt:variant>
      <vt:variant>
        <vt:i4>1114160</vt:i4>
      </vt:variant>
      <vt:variant>
        <vt:i4>2522</vt:i4>
      </vt:variant>
      <vt:variant>
        <vt:i4>0</vt:i4>
      </vt:variant>
      <vt:variant>
        <vt:i4>5</vt:i4>
      </vt:variant>
      <vt:variant>
        <vt:lpwstr/>
      </vt:variant>
      <vt:variant>
        <vt:lpwstr>_Toc366142134</vt:lpwstr>
      </vt:variant>
      <vt:variant>
        <vt:i4>1114160</vt:i4>
      </vt:variant>
      <vt:variant>
        <vt:i4>2516</vt:i4>
      </vt:variant>
      <vt:variant>
        <vt:i4>0</vt:i4>
      </vt:variant>
      <vt:variant>
        <vt:i4>5</vt:i4>
      </vt:variant>
      <vt:variant>
        <vt:lpwstr/>
      </vt:variant>
      <vt:variant>
        <vt:lpwstr>_Toc366142133</vt:lpwstr>
      </vt:variant>
      <vt:variant>
        <vt:i4>1114160</vt:i4>
      </vt:variant>
      <vt:variant>
        <vt:i4>2510</vt:i4>
      </vt:variant>
      <vt:variant>
        <vt:i4>0</vt:i4>
      </vt:variant>
      <vt:variant>
        <vt:i4>5</vt:i4>
      </vt:variant>
      <vt:variant>
        <vt:lpwstr/>
      </vt:variant>
      <vt:variant>
        <vt:lpwstr>_Toc366142132</vt:lpwstr>
      </vt:variant>
      <vt:variant>
        <vt:i4>1114160</vt:i4>
      </vt:variant>
      <vt:variant>
        <vt:i4>2504</vt:i4>
      </vt:variant>
      <vt:variant>
        <vt:i4>0</vt:i4>
      </vt:variant>
      <vt:variant>
        <vt:i4>5</vt:i4>
      </vt:variant>
      <vt:variant>
        <vt:lpwstr/>
      </vt:variant>
      <vt:variant>
        <vt:lpwstr>_Toc366142131</vt:lpwstr>
      </vt:variant>
      <vt:variant>
        <vt:i4>1114160</vt:i4>
      </vt:variant>
      <vt:variant>
        <vt:i4>2498</vt:i4>
      </vt:variant>
      <vt:variant>
        <vt:i4>0</vt:i4>
      </vt:variant>
      <vt:variant>
        <vt:i4>5</vt:i4>
      </vt:variant>
      <vt:variant>
        <vt:lpwstr/>
      </vt:variant>
      <vt:variant>
        <vt:lpwstr>_Toc366142130</vt:lpwstr>
      </vt:variant>
      <vt:variant>
        <vt:i4>1048624</vt:i4>
      </vt:variant>
      <vt:variant>
        <vt:i4>2492</vt:i4>
      </vt:variant>
      <vt:variant>
        <vt:i4>0</vt:i4>
      </vt:variant>
      <vt:variant>
        <vt:i4>5</vt:i4>
      </vt:variant>
      <vt:variant>
        <vt:lpwstr/>
      </vt:variant>
      <vt:variant>
        <vt:lpwstr>_Toc366142129</vt:lpwstr>
      </vt:variant>
      <vt:variant>
        <vt:i4>1048624</vt:i4>
      </vt:variant>
      <vt:variant>
        <vt:i4>2486</vt:i4>
      </vt:variant>
      <vt:variant>
        <vt:i4>0</vt:i4>
      </vt:variant>
      <vt:variant>
        <vt:i4>5</vt:i4>
      </vt:variant>
      <vt:variant>
        <vt:lpwstr/>
      </vt:variant>
      <vt:variant>
        <vt:lpwstr>_Toc366142128</vt:lpwstr>
      </vt:variant>
      <vt:variant>
        <vt:i4>1048624</vt:i4>
      </vt:variant>
      <vt:variant>
        <vt:i4>2480</vt:i4>
      </vt:variant>
      <vt:variant>
        <vt:i4>0</vt:i4>
      </vt:variant>
      <vt:variant>
        <vt:i4>5</vt:i4>
      </vt:variant>
      <vt:variant>
        <vt:lpwstr/>
      </vt:variant>
      <vt:variant>
        <vt:lpwstr>_Toc366142127</vt:lpwstr>
      </vt:variant>
      <vt:variant>
        <vt:i4>1048624</vt:i4>
      </vt:variant>
      <vt:variant>
        <vt:i4>2474</vt:i4>
      </vt:variant>
      <vt:variant>
        <vt:i4>0</vt:i4>
      </vt:variant>
      <vt:variant>
        <vt:i4>5</vt:i4>
      </vt:variant>
      <vt:variant>
        <vt:lpwstr/>
      </vt:variant>
      <vt:variant>
        <vt:lpwstr>_Toc366142126</vt:lpwstr>
      </vt:variant>
      <vt:variant>
        <vt:i4>1048624</vt:i4>
      </vt:variant>
      <vt:variant>
        <vt:i4>2468</vt:i4>
      </vt:variant>
      <vt:variant>
        <vt:i4>0</vt:i4>
      </vt:variant>
      <vt:variant>
        <vt:i4>5</vt:i4>
      </vt:variant>
      <vt:variant>
        <vt:lpwstr/>
      </vt:variant>
      <vt:variant>
        <vt:lpwstr>_Toc366142125</vt:lpwstr>
      </vt:variant>
      <vt:variant>
        <vt:i4>1048624</vt:i4>
      </vt:variant>
      <vt:variant>
        <vt:i4>2462</vt:i4>
      </vt:variant>
      <vt:variant>
        <vt:i4>0</vt:i4>
      </vt:variant>
      <vt:variant>
        <vt:i4>5</vt:i4>
      </vt:variant>
      <vt:variant>
        <vt:lpwstr/>
      </vt:variant>
      <vt:variant>
        <vt:lpwstr>_Toc366142124</vt:lpwstr>
      </vt:variant>
      <vt:variant>
        <vt:i4>1048624</vt:i4>
      </vt:variant>
      <vt:variant>
        <vt:i4>2456</vt:i4>
      </vt:variant>
      <vt:variant>
        <vt:i4>0</vt:i4>
      </vt:variant>
      <vt:variant>
        <vt:i4>5</vt:i4>
      </vt:variant>
      <vt:variant>
        <vt:lpwstr/>
      </vt:variant>
      <vt:variant>
        <vt:lpwstr>_Toc366142123</vt:lpwstr>
      </vt:variant>
      <vt:variant>
        <vt:i4>1048624</vt:i4>
      </vt:variant>
      <vt:variant>
        <vt:i4>2450</vt:i4>
      </vt:variant>
      <vt:variant>
        <vt:i4>0</vt:i4>
      </vt:variant>
      <vt:variant>
        <vt:i4>5</vt:i4>
      </vt:variant>
      <vt:variant>
        <vt:lpwstr/>
      </vt:variant>
      <vt:variant>
        <vt:lpwstr>_Toc366142122</vt:lpwstr>
      </vt:variant>
      <vt:variant>
        <vt:i4>1048624</vt:i4>
      </vt:variant>
      <vt:variant>
        <vt:i4>2444</vt:i4>
      </vt:variant>
      <vt:variant>
        <vt:i4>0</vt:i4>
      </vt:variant>
      <vt:variant>
        <vt:i4>5</vt:i4>
      </vt:variant>
      <vt:variant>
        <vt:lpwstr/>
      </vt:variant>
      <vt:variant>
        <vt:lpwstr>_Toc366142121</vt:lpwstr>
      </vt:variant>
      <vt:variant>
        <vt:i4>1048624</vt:i4>
      </vt:variant>
      <vt:variant>
        <vt:i4>2438</vt:i4>
      </vt:variant>
      <vt:variant>
        <vt:i4>0</vt:i4>
      </vt:variant>
      <vt:variant>
        <vt:i4>5</vt:i4>
      </vt:variant>
      <vt:variant>
        <vt:lpwstr/>
      </vt:variant>
      <vt:variant>
        <vt:lpwstr>_Toc366142120</vt:lpwstr>
      </vt:variant>
      <vt:variant>
        <vt:i4>1245232</vt:i4>
      </vt:variant>
      <vt:variant>
        <vt:i4>2432</vt:i4>
      </vt:variant>
      <vt:variant>
        <vt:i4>0</vt:i4>
      </vt:variant>
      <vt:variant>
        <vt:i4>5</vt:i4>
      </vt:variant>
      <vt:variant>
        <vt:lpwstr/>
      </vt:variant>
      <vt:variant>
        <vt:lpwstr>_Toc366142119</vt:lpwstr>
      </vt:variant>
      <vt:variant>
        <vt:i4>1245232</vt:i4>
      </vt:variant>
      <vt:variant>
        <vt:i4>2426</vt:i4>
      </vt:variant>
      <vt:variant>
        <vt:i4>0</vt:i4>
      </vt:variant>
      <vt:variant>
        <vt:i4>5</vt:i4>
      </vt:variant>
      <vt:variant>
        <vt:lpwstr/>
      </vt:variant>
      <vt:variant>
        <vt:lpwstr>_Toc366142118</vt:lpwstr>
      </vt:variant>
      <vt:variant>
        <vt:i4>1245232</vt:i4>
      </vt:variant>
      <vt:variant>
        <vt:i4>2420</vt:i4>
      </vt:variant>
      <vt:variant>
        <vt:i4>0</vt:i4>
      </vt:variant>
      <vt:variant>
        <vt:i4>5</vt:i4>
      </vt:variant>
      <vt:variant>
        <vt:lpwstr/>
      </vt:variant>
      <vt:variant>
        <vt:lpwstr>_Toc366142117</vt:lpwstr>
      </vt:variant>
      <vt:variant>
        <vt:i4>1245232</vt:i4>
      </vt:variant>
      <vt:variant>
        <vt:i4>2414</vt:i4>
      </vt:variant>
      <vt:variant>
        <vt:i4>0</vt:i4>
      </vt:variant>
      <vt:variant>
        <vt:i4>5</vt:i4>
      </vt:variant>
      <vt:variant>
        <vt:lpwstr/>
      </vt:variant>
      <vt:variant>
        <vt:lpwstr>_Toc366142116</vt:lpwstr>
      </vt:variant>
      <vt:variant>
        <vt:i4>1245232</vt:i4>
      </vt:variant>
      <vt:variant>
        <vt:i4>2408</vt:i4>
      </vt:variant>
      <vt:variant>
        <vt:i4>0</vt:i4>
      </vt:variant>
      <vt:variant>
        <vt:i4>5</vt:i4>
      </vt:variant>
      <vt:variant>
        <vt:lpwstr/>
      </vt:variant>
      <vt:variant>
        <vt:lpwstr>_Toc366142115</vt:lpwstr>
      </vt:variant>
      <vt:variant>
        <vt:i4>1245232</vt:i4>
      </vt:variant>
      <vt:variant>
        <vt:i4>2402</vt:i4>
      </vt:variant>
      <vt:variant>
        <vt:i4>0</vt:i4>
      </vt:variant>
      <vt:variant>
        <vt:i4>5</vt:i4>
      </vt:variant>
      <vt:variant>
        <vt:lpwstr/>
      </vt:variant>
      <vt:variant>
        <vt:lpwstr>_Toc366142114</vt:lpwstr>
      </vt:variant>
      <vt:variant>
        <vt:i4>1245232</vt:i4>
      </vt:variant>
      <vt:variant>
        <vt:i4>2396</vt:i4>
      </vt:variant>
      <vt:variant>
        <vt:i4>0</vt:i4>
      </vt:variant>
      <vt:variant>
        <vt:i4>5</vt:i4>
      </vt:variant>
      <vt:variant>
        <vt:lpwstr/>
      </vt:variant>
      <vt:variant>
        <vt:lpwstr>_Toc366142113</vt:lpwstr>
      </vt:variant>
      <vt:variant>
        <vt:i4>1245232</vt:i4>
      </vt:variant>
      <vt:variant>
        <vt:i4>2390</vt:i4>
      </vt:variant>
      <vt:variant>
        <vt:i4>0</vt:i4>
      </vt:variant>
      <vt:variant>
        <vt:i4>5</vt:i4>
      </vt:variant>
      <vt:variant>
        <vt:lpwstr/>
      </vt:variant>
      <vt:variant>
        <vt:lpwstr>_Toc366142112</vt:lpwstr>
      </vt:variant>
      <vt:variant>
        <vt:i4>1245232</vt:i4>
      </vt:variant>
      <vt:variant>
        <vt:i4>2384</vt:i4>
      </vt:variant>
      <vt:variant>
        <vt:i4>0</vt:i4>
      </vt:variant>
      <vt:variant>
        <vt:i4>5</vt:i4>
      </vt:variant>
      <vt:variant>
        <vt:lpwstr/>
      </vt:variant>
      <vt:variant>
        <vt:lpwstr>_Toc366142111</vt:lpwstr>
      </vt:variant>
      <vt:variant>
        <vt:i4>1245232</vt:i4>
      </vt:variant>
      <vt:variant>
        <vt:i4>2378</vt:i4>
      </vt:variant>
      <vt:variant>
        <vt:i4>0</vt:i4>
      </vt:variant>
      <vt:variant>
        <vt:i4>5</vt:i4>
      </vt:variant>
      <vt:variant>
        <vt:lpwstr/>
      </vt:variant>
      <vt:variant>
        <vt:lpwstr>_Toc366142110</vt:lpwstr>
      </vt:variant>
      <vt:variant>
        <vt:i4>1179696</vt:i4>
      </vt:variant>
      <vt:variant>
        <vt:i4>2372</vt:i4>
      </vt:variant>
      <vt:variant>
        <vt:i4>0</vt:i4>
      </vt:variant>
      <vt:variant>
        <vt:i4>5</vt:i4>
      </vt:variant>
      <vt:variant>
        <vt:lpwstr/>
      </vt:variant>
      <vt:variant>
        <vt:lpwstr>_Toc366142109</vt:lpwstr>
      </vt:variant>
      <vt:variant>
        <vt:i4>1179696</vt:i4>
      </vt:variant>
      <vt:variant>
        <vt:i4>2366</vt:i4>
      </vt:variant>
      <vt:variant>
        <vt:i4>0</vt:i4>
      </vt:variant>
      <vt:variant>
        <vt:i4>5</vt:i4>
      </vt:variant>
      <vt:variant>
        <vt:lpwstr/>
      </vt:variant>
      <vt:variant>
        <vt:lpwstr>_Toc366142108</vt:lpwstr>
      </vt:variant>
      <vt:variant>
        <vt:i4>1179696</vt:i4>
      </vt:variant>
      <vt:variant>
        <vt:i4>2360</vt:i4>
      </vt:variant>
      <vt:variant>
        <vt:i4>0</vt:i4>
      </vt:variant>
      <vt:variant>
        <vt:i4>5</vt:i4>
      </vt:variant>
      <vt:variant>
        <vt:lpwstr/>
      </vt:variant>
      <vt:variant>
        <vt:lpwstr>_Toc366142107</vt:lpwstr>
      </vt:variant>
      <vt:variant>
        <vt:i4>1179696</vt:i4>
      </vt:variant>
      <vt:variant>
        <vt:i4>2354</vt:i4>
      </vt:variant>
      <vt:variant>
        <vt:i4>0</vt:i4>
      </vt:variant>
      <vt:variant>
        <vt:i4>5</vt:i4>
      </vt:variant>
      <vt:variant>
        <vt:lpwstr/>
      </vt:variant>
      <vt:variant>
        <vt:lpwstr>_Toc366142106</vt:lpwstr>
      </vt:variant>
      <vt:variant>
        <vt:i4>1179696</vt:i4>
      </vt:variant>
      <vt:variant>
        <vt:i4>2348</vt:i4>
      </vt:variant>
      <vt:variant>
        <vt:i4>0</vt:i4>
      </vt:variant>
      <vt:variant>
        <vt:i4>5</vt:i4>
      </vt:variant>
      <vt:variant>
        <vt:lpwstr/>
      </vt:variant>
      <vt:variant>
        <vt:lpwstr>_Toc366142105</vt:lpwstr>
      </vt:variant>
      <vt:variant>
        <vt:i4>1179696</vt:i4>
      </vt:variant>
      <vt:variant>
        <vt:i4>2342</vt:i4>
      </vt:variant>
      <vt:variant>
        <vt:i4>0</vt:i4>
      </vt:variant>
      <vt:variant>
        <vt:i4>5</vt:i4>
      </vt:variant>
      <vt:variant>
        <vt:lpwstr/>
      </vt:variant>
      <vt:variant>
        <vt:lpwstr>_Toc366142104</vt:lpwstr>
      </vt:variant>
      <vt:variant>
        <vt:i4>1179696</vt:i4>
      </vt:variant>
      <vt:variant>
        <vt:i4>2336</vt:i4>
      </vt:variant>
      <vt:variant>
        <vt:i4>0</vt:i4>
      </vt:variant>
      <vt:variant>
        <vt:i4>5</vt:i4>
      </vt:variant>
      <vt:variant>
        <vt:lpwstr/>
      </vt:variant>
      <vt:variant>
        <vt:lpwstr>_Toc366142103</vt:lpwstr>
      </vt:variant>
      <vt:variant>
        <vt:i4>1179696</vt:i4>
      </vt:variant>
      <vt:variant>
        <vt:i4>2330</vt:i4>
      </vt:variant>
      <vt:variant>
        <vt:i4>0</vt:i4>
      </vt:variant>
      <vt:variant>
        <vt:i4>5</vt:i4>
      </vt:variant>
      <vt:variant>
        <vt:lpwstr/>
      </vt:variant>
      <vt:variant>
        <vt:lpwstr>_Toc366142102</vt:lpwstr>
      </vt:variant>
      <vt:variant>
        <vt:i4>1179696</vt:i4>
      </vt:variant>
      <vt:variant>
        <vt:i4>2324</vt:i4>
      </vt:variant>
      <vt:variant>
        <vt:i4>0</vt:i4>
      </vt:variant>
      <vt:variant>
        <vt:i4>5</vt:i4>
      </vt:variant>
      <vt:variant>
        <vt:lpwstr/>
      </vt:variant>
      <vt:variant>
        <vt:lpwstr>_Toc366142101</vt:lpwstr>
      </vt:variant>
      <vt:variant>
        <vt:i4>1179696</vt:i4>
      </vt:variant>
      <vt:variant>
        <vt:i4>2318</vt:i4>
      </vt:variant>
      <vt:variant>
        <vt:i4>0</vt:i4>
      </vt:variant>
      <vt:variant>
        <vt:i4>5</vt:i4>
      </vt:variant>
      <vt:variant>
        <vt:lpwstr/>
      </vt:variant>
      <vt:variant>
        <vt:lpwstr>_Toc366142100</vt:lpwstr>
      </vt:variant>
      <vt:variant>
        <vt:i4>1769521</vt:i4>
      </vt:variant>
      <vt:variant>
        <vt:i4>2312</vt:i4>
      </vt:variant>
      <vt:variant>
        <vt:i4>0</vt:i4>
      </vt:variant>
      <vt:variant>
        <vt:i4>5</vt:i4>
      </vt:variant>
      <vt:variant>
        <vt:lpwstr/>
      </vt:variant>
      <vt:variant>
        <vt:lpwstr>_Toc366142099</vt:lpwstr>
      </vt:variant>
      <vt:variant>
        <vt:i4>1769521</vt:i4>
      </vt:variant>
      <vt:variant>
        <vt:i4>2306</vt:i4>
      </vt:variant>
      <vt:variant>
        <vt:i4>0</vt:i4>
      </vt:variant>
      <vt:variant>
        <vt:i4>5</vt:i4>
      </vt:variant>
      <vt:variant>
        <vt:lpwstr/>
      </vt:variant>
      <vt:variant>
        <vt:lpwstr>_Toc366142098</vt:lpwstr>
      </vt:variant>
      <vt:variant>
        <vt:i4>1769521</vt:i4>
      </vt:variant>
      <vt:variant>
        <vt:i4>2300</vt:i4>
      </vt:variant>
      <vt:variant>
        <vt:i4>0</vt:i4>
      </vt:variant>
      <vt:variant>
        <vt:i4>5</vt:i4>
      </vt:variant>
      <vt:variant>
        <vt:lpwstr/>
      </vt:variant>
      <vt:variant>
        <vt:lpwstr>_Toc366142097</vt:lpwstr>
      </vt:variant>
      <vt:variant>
        <vt:i4>1769521</vt:i4>
      </vt:variant>
      <vt:variant>
        <vt:i4>2294</vt:i4>
      </vt:variant>
      <vt:variant>
        <vt:i4>0</vt:i4>
      </vt:variant>
      <vt:variant>
        <vt:i4>5</vt:i4>
      </vt:variant>
      <vt:variant>
        <vt:lpwstr/>
      </vt:variant>
      <vt:variant>
        <vt:lpwstr>_Toc366142096</vt:lpwstr>
      </vt:variant>
      <vt:variant>
        <vt:i4>1769521</vt:i4>
      </vt:variant>
      <vt:variant>
        <vt:i4>2288</vt:i4>
      </vt:variant>
      <vt:variant>
        <vt:i4>0</vt:i4>
      </vt:variant>
      <vt:variant>
        <vt:i4>5</vt:i4>
      </vt:variant>
      <vt:variant>
        <vt:lpwstr/>
      </vt:variant>
      <vt:variant>
        <vt:lpwstr>_Toc366142095</vt:lpwstr>
      </vt:variant>
      <vt:variant>
        <vt:i4>1769521</vt:i4>
      </vt:variant>
      <vt:variant>
        <vt:i4>2282</vt:i4>
      </vt:variant>
      <vt:variant>
        <vt:i4>0</vt:i4>
      </vt:variant>
      <vt:variant>
        <vt:i4>5</vt:i4>
      </vt:variant>
      <vt:variant>
        <vt:lpwstr/>
      </vt:variant>
      <vt:variant>
        <vt:lpwstr>_Toc366142094</vt:lpwstr>
      </vt:variant>
      <vt:variant>
        <vt:i4>1769521</vt:i4>
      </vt:variant>
      <vt:variant>
        <vt:i4>2276</vt:i4>
      </vt:variant>
      <vt:variant>
        <vt:i4>0</vt:i4>
      </vt:variant>
      <vt:variant>
        <vt:i4>5</vt:i4>
      </vt:variant>
      <vt:variant>
        <vt:lpwstr/>
      </vt:variant>
      <vt:variant>
        <vt:lpwstr>_Toc366142093</vt:lpwstr>
      </vt:variant>
      <vt:variant>
        <vt:i4>1769521</vt:i4>
      </vt:variant>
      <vt:variant>
        <vt:i4>2270</vt:i4>
      </vt:variant>
      <vt:variant>
        <vt:i4>0</vt:i4>
      </vt:variant>
      <vt:variant>
        <vt:i4>5</vt:i4>
      </vt:variant>
      <vt:variant>
        <vt:lpwstr/>
      </vt:variant>
      <vt:variant>
        <vt:lpwstr>_Toc366142092</vt:lpwstr>
      </vt:variant>
      <vt:variant>
        <vt:i4>1769521</vt:i4>
      </vt:variant>
      <vt:variant>
        <vt:i4>2264</vt:i4>
      </vt:variant>
      <vt:variant>
        <vt:i4>0</vt:i4>
      </vt:variant>
      <vt:variant>
        <vt:i4>5</vt:i4>
      </vt:variant>
      <vt:variant>
        <vt:lpwstr/>
      </vt:variant>
      <vt:variant>
        <vt:lpwstr>_Toc366142091</vt:lpwstr>
      </vt:variant>
      <vt:variant>
        <vt:i4>1769521</vt:i4>
      </vt:variant>
      <vt:variant>
        <vt:i4>2258</vt:i4>
      </vt:variant>
      <vt:variant>
        <vt:i4>0</vt:i4>
      </vt:variant>
      <vt:variant>
        <vt:i4>5</vt:i4>
      </vt:variant>
      <vt:variant>
        <vt:lpwstr/>
      </vt:variant>
      <vt:variant>
        <vt:lpwstr>_Toc366142090</vt:lpwstr>
      </vt:variant>
      <vt:variant>
        <vt:i4>1703985</vt:i4>
      </vt:variant>
      <vt:variant>
        <vt:i4>2252</vt:i4>
      </vt:variant>
      <vt:variant>
        <vt:i4>0</vt:i4>
      </vt:variant>
      <vt:variant>
        <vt:i4>5</vt:i4>
      </vt:variant>
      <vt:variant>
        <vt:lpwstr/>
      </vt:variant>
      <vt:variant>
        <vt:lpwstr>_Toc366142089</vt:lpwstr>
      </vt:variant>
      <vt:variant>
        <vt:i4>1703985</vt:i4>
      </vt:variant>
      <vt:variant>
        <vt:i4>2246</vt:i4>
      </vt:variant>
      <vt:variant>
        <vt:i4>0</vt:i4>
      </vt:variant>
      <vt:variant>
        <vt:i4>5</vt:i4>
      </vt:variant>
      <vt:variant>
        <vt:lpwstr/>
      </vt:variant>
      <vt:variant>
        <vt:lpwstr>_Toc366142088</vt:lpwstr>
      </vt:variant>
      <vt:variant>
        <vt:i4>1703985</vt:i4>
      </vt:variant>
      <vt:variant>
        <vt:i4>2240</vt:i4>
      </vt:variant>
      <vt:variant>
        <vt:i4>0</vt:i4>
      </vt:variant>
      <vt:variant>
        <vt:i4>5</vt:i4>
      </vt:variant>
      <vt:variant>
        <vt:lpwstr/>
      </vt:variant>
      <vt:variant>
        <vt:lpwstr>_Toc366142087</vt:lpwstr>
      </vt:variant>
      <vt:variant>
        <vt:i4>1703985</vt:i4>
      </vt:variant>
      <vt:variant>
        <vt:i4>2234</vt:i4>
      </vt:variant>
      <vt:variant>
        <vt:i4>0</vt:i4>
      </vt:variant>
      <vt:variant>
        <vt:i4>5</vt:i4>
      </vt:variant>
      <vt:variant>
        <vt:lpwstr/>
      </vt:variant>
      <vt:variant>
        <vt:lpwstr>_Toc366142086</vt:lpwstr>
      </vt:variant>
      <vt:variant>
        <vt:i4>1703985</vt:i4>
      </vt:variant>
      <vt:variant>
        <vt:i4>2228</vt:i4>
      </vt:variant>
      <vt:variant>
        <vt:i4>0</vt:i4>
      </vt:variant>
      <vt:variant>
        <vt:i4>5</vt:i4>
      </vt:variant>
      <vt:variant>
        <vt:lpwstr/>
      </vt:variant>
      <vt:variant>
        <vt:lpwstr>_Toc366142085</vt:lpwstr>
      </vt:variant>
      <vt:variant>
        <vt:i4>1703985</vt:i4>
      </vt:variant>
      <vt:variant>
        <vt:i4>2222</vt:i4>
      </vt:variant>
      <vt:variant>
        <vt:i4>0</vt:i4>
      </vt:variant>
      <vt:variant>
        <vt:i4>5</vt:i4>
      </vt:variant>
      <vt:variant>
        <vt:lpwstr/>
      </vt:variant>
      <vt:variant>
        <vt:lpwstr>_Toc366142084</vt:lpwstr>
      </vt:variant>
      <vt:variant>
        <vt:i4>1703985</vt:i4>
      </vt:variant>
      <vt:variant>
        <vt:i4>2216</vt:i4>
      </vt:variant>
      <vt:variant>
        <vt:i4>0</vt:i4>
      </vt:variant>
      <vt:variant>
        <vt:i4>5</vt:i4>
      </vt:variant>
      <vt:variant>
        <vt:lpwstr/>
      </vt:variant>
      <vt:variant>
        <vt:lpwstr>_Toc366142083</vt:lpwstr>
      </vt:variant>
      <vt:variant>
        <vt:i4>1703985</vt:i4>
      </vt:variant>
      <vt:variant>
        <vt:i4>2210</vt:i4>
      </vt:variant>
      <vt:variant>
        <vt:i4>0</vt:i4>
      </vt:variant>
      <vt:variant>
        <vt:i4>5</vt:i4>
      </vt:variant>
      <vt:variant>
        <vt:lpwstr/>
      </vt:variant>
      <vt:variant>
        <vt:lpwstr>_Toc366142082</vt:lpwstr>
      </vt:variant>
      <vt:variant>
        <vt:i4>1703985</vt:i4>
      </vt:variant>
      <vt:variant>
        <vt:i4>2204</vt:i4>
      </vt:variant>
      <vt:variant>
        <vt:i4>0</vt:i4>
      </vt:variant>
      <vt:variant>
        <vt:i4>5</vt:i4>
      </vt:variant>
      <vt:variant>
        <vt:lpwstr/>
      </vt:variant>
      <vt:variant>
        <vt:lpwstr>_Toc366142081</vt:lpwstr>
      </vt:variant>
      <vt:variant>
        <vt:i4>1703985</vt:i4>
      </vt:variant>
      <vt:variant>
        <vt:i4>2198</vt:i4>
      </vt:variant>
      <vt:variant>
        <vt:i4>0</vt:i4>
      </vt:variant>
      <vt:variant>
        <vt:i4>5</vt:i4>
      </vt:variant>
      <vt:variant>
        <vt:lpwstr/>
      </vt:variant>
      <vt:variant>
        <vt:lpwstr>_Toc366142080</vt:lpwstr>
      </vt:variant>
      <vt:variant>
        <vt:i4>1376305</vt:i4>
      </vt:variant>
      <vt:variant>
        <vt:i4>2192</vt:i4>
      </vt:variant>
      <vt:variant>
        <vt:i4>0</vt:i4>
      </vt:variant>
      <vt:variant>
        <vt:i4>5</vt:i4>
      </vt:variant>
      <vt:variant>
        <vt:lpwstr/>
      </vt:variant>
      <vt:variant>
        <vt:lpwstr>_Toc366142079</vt:lpwstr>
      </vt:variant>
      <vt:variant>
        <vt:i4>1376305</vt:i4>
      </vt:variant>
      <vt:variant>
        <vt:i4>2186</vt:i4>
      </vt:variant>
      <vt:variant>
        <vt:i4>0</vt:i4>
      </vt:variant>
      <vt:variant>
        <vt:i4>5</vt:i4>
      </vt:variant>
      <vt:variant>
        <vt:lpwstr/>
      </vt:variant>
      <vt:variant>
        <vt:lpwstr>_Toc366142078</vt:lpwstr>
      </vt:variant>
      <vt:variant>
        <vt:i4>1376305</vt:i4>
      </vt:variant>
      <vt:variant>
        <vt:i4>2180</vt:i4>
      </vt:variant>
      <vt:variant>
        <vt:i4>0</vt:i4>
      </vt:variant>
      <vt:variant>
        <vt:i4>5</vt:i4>
      </vt:variant>
      <vt:variant>
        <vt:lpwstr/>
      </vt:variant>
      <vt:variant>
        <vt:lpwstr>_Toc366142077</vt:lpwstr>
      </vt:variant>
      <vt:variant>
        <vt:i4>1376305</vt:i4>
      </vt:variant>
      <vt:variant>
        <vt:i4>2174</vt:i4>
      </vt:variant>
      <vt:variant>
        <vt:i4>0</vt:i4>
      </vt:variant>
      <vt:variant>
        <vt:i4>5</vt:i4>
      </vt:variant>
      <vt:variant>
        <vt:lpwstr/>
      </vt:variant>
      <vt:variant>
        <vt:lpwstr>_Toc366142076</vt:lpwstr>
      </vt:variant>
      <vt:variant>
        <vt:i4>1376305</vt:i4>
      </vt:variant>
      <vt:variant>
        <vt:i4>2168</vt:i4>
      </vt:variant>
      <vt:variant>
        <vt:i4>0</vt:i4>
      </vt:variant>
      <vt:variant>
        <vt:i4>5</vt:i4>
      </vt:variant>
      <vt:variant>
        <vt:lpwstr/>
      </vt:variant>
      <vt:variant>
        <vt:lpwstr>_Toc366142075</vt:lpwstr>
      </vt:variant>
      <vt:variant>
        <vt:i4>1376305</vt:i4>
      </vt:variant>
      <vt:variant>
        <vt:i4>2162</vt:i4>
      </vt:variant>
      <vt:variant>
        <vt:i4>0</vt:i4>
      </vt:variant>
      <vt:variant>
        <vt:i4>5</vt:i4>
      </vt:variant>
      <vt:variant>
        <vt:lpwstr/>
      </vt:variant>
      <vt:variant>
        <vt:lpwstr>_Toc366142074</vt:lpwstr>
      </vt:variant>
      <vt:variant>
        <vt:i4>1376305</vt:i4>
      </vt:variant>
      <vt:variant>
        <vt:i4>2156</vt:i4>
      </vt:variant>
      <vt:variant>
        <vt:i4>0</vt:i4>
      </vt:variant>
      <vt:variant>
        <vt:i4>5</vt:i4>
      </vt:variant>
      <vt:variant>
        <vt:lpwstr/>
      </vt:variant>
      <vt:variant>
        <vt:lpwstr>_Toc366142073</vt:lpwstr>
      </vt:variant>
      <vt:variant>
        <vt:i4>1376305</vt:i4>
      </vt:variant>
      <vt:variant>
        <vt:i4>2150</vt:i4>
      </vt:variant>
      <vt:variant>
        <vt:i4>0</vt:i4>
      </vt:variant>
      <vt:variant>
        <vt:i4>5</vt:i4>
      </vt:variant>
      <vt:variant>
        <vt:lpwstr/>
      </vt:variant>
      <vt:variant>
        <vt:lpwstr>_Toc366142072</vt:lpwstr>
      </vt:variant>
      <vt:variant>
        <vt:i4>1376305</vt:i4>
      </vt:variant>
      <vt:variant>
        <vt:i4>2144</vt:i4>
      </vt:variant>
      <vt:variant>
        <vt:i4>0</vt:i4>
      </vt:variant>
      <vt:variant>
        <vt:i4>5</vt:i4>
      </vt:variant>
      <vt:variant>
        <vt:lpwstr/>
      </vt:variant>
      <vt:variant>
        <vt:lpwstr>_Toc366142071</vt:lpwstr>
      </vt:variant>
      <vt:variant>
        <vt:i4>1376305</vt:i4>
      </vt:variant>
      <vt:variant>
        <vt:i4>2138</vt:i4>
      </vt:variant>
      <vt:variant>
        <vt:i4>0</vt:i4>
      </vt:variant>
      <vt:variant>
        <vt:i4>5</vt:i4>
      </vt:variant>
      <vt:variant>
        <vt:lpwstr/>
      </vt:variant>
      <vt:variant>
        <vt:lpwstr>_Toc366142070</vt:lpwstr>
      </vt:variant>
      <vt:variant>
        <vt:i4>1310769</vt:i4>
      </vt:variant>
      <vt:variant>
        <vt:i4>2132</vt:i4>
      </vt:variant>
      <vt:variant>
        <vt:i4>0</vt:i4>
      </vt:variant>
      <vt:variant>
        <vt:i4>5</vt:i4>
      </vt:variant>
      <vt:variant>
        <vt:lpwstr/>
      </vt:variant>
      <vt:variant>
        <vt:lpwstr>_Toc366142069</vt:lpwstr>
      </vt:variant>
      <vt:variant>
        <vt:i4>1310769</vt:i4>
      </vt:variant>
      <vt:variant>
        <vt:i4>2126</vt:i4>
      </vt:variant>
      <vt:variant>
        <vt:i4>0</vt:i4>
      </vt:variant>
      <vt:variant>
        <vt:i4>5</vt:i4>
      </vt:variant>
      <vt:variant>
        <vt:lpwstr/>
      </vt:variant>
      <vt:variant>
        <vt:lpwstr>_Toc366142068</vt:lpwstr>
      </vt:variant>
      <vt:variant>
        <vt:i4>1310769</vt:i4>
      </vt:variant>
      <vt:variant>
        <vt:i4>2120</vt:i4>
      </vt:variant>
      <vt:variant>
        <vt:i4>0</vt:i4>
      </vt:variant>
      <vt:variant>
        <vt:i4>5</vt:i4>
      </vt:variant>
      <vt:variant>
        <vt:lpwstr/>
      </vt:variant>
      <vt:variant>
        <vt:lpwstr>_Toc366142067</vt:lpwstr>
      </vt:variant>
      <vt:variant>
        <vt:i4>1310769</vt:i4>
      </vt:variant>
      <vt:variant>
        <vt:i4>2114</vt:i4>
      </vt:variant>
      <vt:variant>
        <vt:i4>0</vt:i4>
      </vt:variant>
      <vt:variant>
        <vt:i4>5</vt:i4>
      </vt:variant>
      <vt:variant>
        <vt:lpwstr/>
      </vt:variant>
      <vt:variant>
        <vt:lpwstr>_Toc366142066</vt:lpwstr>
      </vt:variant>
      <vt:variant>
        <vt:i4>1310769</vt:i4>
      </vt:variant>
      <vt:variant>
        <vt:i4>2108</vt:i4>
      </vt:variant>
      <vt:variant>
        <vt:i4>0</vt:i4>
      </vt:variant>
      <vt:variant>
        <vt:i4>5</vt:i4>
      </vt:variant>
      <vt:variant>
        <vt:lpwstr/>
      </vt:variant>
      <vt:variant>
        <vt:lpwstr>_Toc366142065</vt:lpwstr>
      </vt:variant>
      <vt:variant>
        <vt:i4>1310769</vt:i4>
      </vt:variant>
      <vt:variant>
        <vt:i4>2102</vt:i4>
      </vt:variant>
      <vt:variant>
        <vt:i4>0</vt:i4>
      </vt:variant>
      <vt:variant>
        <vt:i4>5</vt:i4>
      </vt:variant>
      <vt:variant>
        <vt:lpwstr/>
      </vt:variant>
      <vt:variant>
        <vt:lpwstr>_Toc366142064</vt:lpwstr>
      </vt:variant>
      <vt:variant>
        <vt:i4>1310769</vt:i4>
      </vt:variant>
      <vt:variant>
        <vt:i4>2096</vt:i4>
      </vt:variant>
      <vt:variant>
        <vt:i4>0</vt:i4>
      </vt:variant>
      <vt:variant>
        <vt:i4>5</vt:i4>
      </vt:variant>
      <vt:variant>
        <vt:lpwstr/>
      </vt:variant>
      <vt:variant>
        <vt:lpwstr>_Toc366142063</vt:lpwstr>
      </vt:variant>
      <vt:variant>
        <vt:i4>1310769</vt:i4>
      </vt:variant>
      <vt:variant>
        <vt:i4>2090</vt:i4>
      </vt:variant>
      <vt:variant>
        <vt:i4>0</vt:i4>
      </vt:variant>
      <vt:variant>
        <vt:i4>5</vt:i4>
      </vt:variant>
      <vt:variant>
        <vt:lpwstr/>
      </vt:variant>
      <vt:variant>
        <vt:lpwstr>_Toc366142062</vt:lpwstr>
      </vt:variant>
      <vt:variant>
        <vt:i4>1310769</vt:i4>
      </vt:variant>
      <vt:variant>
        <vt:i4>2084</vt:i4>
      </vt:variant>
      <vt:variant>
        <vt:i4>0</vt:i4>
      </vt:variant>
      <vt:variant>
        <vt:i4>5</vt:i4>
      </vt:variant>
      <vt:variant>
        <vt:lpwstr/>
      </vt:variant>
      <vt:variant>
        <vt:lpwstr>_Toc366142061</vt:lpwstr>
      </vt:variant>
      <vt:variant>
        <vt:i4>1310769</vt:i4>
      </vt:variant>
      <vt:variant>
        <vt:i4>2078</vt:i4>
      </vt:variant>
      <vt:variant>
        <vt:i4>0</vt:i4>
      </vt:variant>
      <vt:variant>
        <vt:i4>5</vt:i4>
      </vt:variant>
      <vt:variant>
        <vt:lpwstr/>
      </vt:variant>
      <vt:variant>
        <vt:lpwstr>_Toc366142060</vt:lpwstr>
      </vt:variant>
      <vt:variant>
        <vt:i4>1507377</vt:i4>
      </vt:variant>
      <vt:variant>
        <vt:i4>2072</vt:i4>
      </vt:variant>
      <vt:variant>
        <vt:i4>0</vt:i4>
      </vt:variant>
      <vt:variant>
        <vt:i4>5</vt:i4>
      </vt:variant>
      <vt:variant>
        <vt:lpwstr/>
      </vt:variant>
      <vt:variant>
        <vt:lpwstr>_Toc366142059</vt:lpwstr>
      </vt:variant>
      <vt:variant>
        <vt:i4>1507377</vt:i4>
      </vt:variant>
      <vt:variant>
        <vt:i4>2066</vt:i4>
      </vt:variant>
      <vt:variant>
        <vt:i4>0</vt:i4>
      </vt:variant>
      <vt:variant>
        <vt:i4>5</vt:i4>
      </vt:variant>
      <vt:variant>
        <vt:lpwstr/>
      </vt:variant>
      <vt:variant>
        <vt:lpwstr>_Toc366142058</vt:lpwstr>
      </vt:variant>
      <vt:variant>
        <vt:i4>1507377</vt:i4>
      </vt:variant>
      <vt:variant>
        <vt:i4>2060</vt:i4>
      </vt:variant>
      <vt:variant>
        <vt:i4>0</vt:i4>
      </vt:variant>
      <vt:variant>
        <vt:i4>5</vt:i4>
      </vt:variant>
      <vt:variant>
        <vt:lpwstr/>
      </vt:variant>
      <vt:variant>
        <vt:lpwstr>_Toc366142057</vt:lpwstr>
      </vt:variant>
      <vt:variant>
        <vt:i4>1507377</vt:i4>
      </vt:variant>
      <vt:variant>
        <vt:i4>2054</vt:i4>
      </vt:variant>
      <vt:variant>
        <vt:i4>0</vt:i4>
      </vt:variant>
      <vt:variant>
        <vt:i4>5</vt:i4>
      </vt:variant>
      <vt:variant>
        <vt:lpwstr/>
      </vt:variant>
      <vt:variant>
        <vt:lpwstr>_Toc366142056</vt:lpwstr>
      </vt:variant>
      <vt:variant>
        <vt:i4>1507377</vt:i4>
      </vt:variant>
      <vt:variant>
        <vt:i4>2048</vt:i4>
      </vt:variant>
      <vt:variant>
        <vt:i4>0</vt:i4>
      </vt:variant>
      <vt:variant>
        <vt:i4>5</vt:i4>
      </vt:variant>
      <vt:variant>
        <vt:lpwstr/>
      </vt:variant>
      <vt:variant>
        <vt:lpwstr>_Toc366142055</vt:lpwstr>
      </vt:variant>
      <vt:variant>
        <vt:i4>1507377</vt:i4>
      </vt:variant>
      <vt:variant>
        <vt:i4>2042</vt:i4>
      </vt:variant>
      <vt:variant>
        <vt:i4>0</vt:i4>
      </vt:variant>
      <vt:variant>
        <vt:i4>5</vt:i4>
      </vt:variant>
      <vt:variant>
        <vt:lpwstr/>
      </vt:variant>
      <vt:variant>
        <vt:lpwstr>_Toc366142054</vt:lpwstr>
      </vt:variant>
      <vt:variant>
        <vt:i4>1507377</vt:i4>
      </vt:variant>
      <vt:variant>
        <vt:i4>2036</vt:i4>
      </vt:variant>
      <vt:variant>
        <vt:i4>0</vt:i4>
      </vt:variant>
      <vt:variant>
        <vt:i4>5</vt:i4>
      </vt:variant>
      <vt:variant>
        <vt:lpwstr/>
      </vt:variant>
      <vt:variant>
        <vt:lpwstr>_Toc366142053</vt:lpwstr>
      </vt:variant>
      <vt:variant>
        <vt:i4>1507377</vt:i4>
      </vt:variant>
      <vt:variant>
        <vt:i4>2030</vt:i4>
      </vt:variant>
      <vt:variant>
        <vt:i4>0</vt:i4>
      </vt:variant>
      <vt:variant>
        <vt:i4>5</vt:i4>
      </vt:variant>
      <vt:variant>
        <vt:lpwstr/>
      </vt:variant>
      <vt:variant>
        <vt:lpwstr>_Toc366142052</vt:lpwstr>
      </vt:variant>
      <vt:variant>
        <vt:i4>1507377</vt:i4>
      </vt:variant>
      <vt:variant>
        <vt:i4>2024</vt:i4>
      </vt:variant>
      <vt:variant>
        <vt:i4>0</vt:i4>
      </vt:variant>
      <vt:variant>
        <vt:i4>5</vt:i4>
      </vt:variant>
      <vt:variant>
        <vt:lpwstr/>
      </vt:variant>
      <vt:variant>
        <vt:lpwstr>_Toc366142051</vt:lpwstr>
      </vt:variant>
      <vt:variant>
        <vt:i4>1507377</vt:i4>
      </vt:variant>
      <vt:variant>
        <vt:i4>2018</vt:i4>
      </vt:variant>
      <vt:variant>
        <vt:i4>0</vt:i4>
      </vt:variant>
      <vt:variant>
        <vt:i4>5</vt:i4>
      </vt:variant>
      <vt:variant>
        <vt:lpwstr/>
      </vt:variant>
      <vt:variant>
        <vt:lpwstr>_Toc366142050</vt:lpwstr>
      </vt:variant>
      <vt:variant>
        <vt:i4>1441841</vt:i4>
      </vt:variant>
      <vt:variant>
        <vt:i4>2012</vt:i4>
      </vt:variant>
      <vt:variant>
        <vt:i4>0</vt:i4>
      </vt:variant>
      <vt:variant>
        <vt:i4>5</vt:i4>
      </vt:variant>
      <vt:variant>
        <vt:lpwstr/>
      </vt:variant>
      <vt:variant>
        <vt:lpwstr>_Toc366142049</vt:lpwstr>
      </vt:variant>
      <vt:variant>
        <vt:i4>1441841</vt:i4>
      </vt:variant>
      <vt:variant>
        <vt:i4>2006</vt:i4>
      </vt:variant>
      <vt:variant>
        <vt:i4>0</vt:i4>
      </vt:variant>
      <vt:variant>
        <vt:i4>5</vt:i4>
      </vt:variant>
      <vt:variant>
        <vt:lpwstr/>
      </vt:variant>
      <vt:variant>
        <vt:lpwstr>_Toc366142048</vt:lpwstr>
      </vt:variant>
      <vt:variant>
        <vt:i4>1441841</vt:i4>
      </vt:variant>
      <vt:variant>
        <vt:i4>2000</vt:i4>
      </vt:variant>
      <vt:variant>
        <vt:i4>0</vt:i4>
      </vt:variant>
      <vt:variant>
        <vt:i4>5</vt:i4>
      </vt:variant>
      <vt:variant>
        <vt:lpwstr/>
      </vt:variant>
      <vt:variant>
        <vt:lpwstr>_Toc366142047</vt:lpwstr>
      </vt:variant>
      <vt:variant>
        <vt:i4>1441841</vt:i4>
      </vt:variant>
      <vt:variant>
        <vt:i4>1994</vt:i4>
      </vt:variant>
      <vt:variant>
        <vt:i4>0</vt:i4>
      </vt:variant>
      <vt:variant>
        <vt:i4>5</vt:i4>
      </vt:variant>
      <vt:variant>
        <vt:lpwstr/>
      </vt:variant>
      <vt:variant>
        <vt:lpwstr>_Toc366142046</vt:lpwstr>
      </vt:variant>
      <vt:variant>
        <vt:i4>1441841</vt:i4>
      </vt:variant>
      <vt:variant>
        <vt:i4>1988</vt:i4>
      </vt:variant>
      <vt:variant>
        <vt:i4>0</vt:i4>
      </vt:variant>
      <vt:variant>
        <vt:i4>5</vt:i4>
      </vt:variant>
      <vt:variant>
        <vt:lpwstr/>
      </vt:variant>
      <vt:variant>
        <vt:lpwstr>_Toc366142045</vt:lpwstr>
      </vt:variant>
      <vt:variant>
        <vt:i4>1441841</vt:i4>
      </vt:variant>
      <vt:variant>
        <vt:i4>1982</vt:i4>
      </vt:variant>
      <vt:variant>
        <vt:i4>0</vt:i4>
      </vt:variant>
      <vt:variant>
        <vt:i4>5</vt:i4>
      </vt:variant>
      <vt:variant>
        <vt:lpwstr/>
      </vt:variant>
      <vt:variant>
        <vt:lpwstr>_Toc366142044</vt:lpwstr>
      </vt:variant>
      <vt:variant>
        <vt:i4>1441841</vt:i4>
      </vt:variant>
      <vt:variant>
        <vt:i4>1976</vt:i4>
      </vt:variant>
      <vt:variant>
        <vt:i4>0</vt:i4>
      </vt:variant>
      <vt:variant>
        <vt:i4>5</vt:i4>
      </vt:variant>
      <vt:variant>
        <vt:lpwstr/>
      </vt:variant>
      <vt:variant>
        <vt:lpwstr>_Toc366142043</vt:lpwstr>
      </vt:variant>
      <vt:variant>
        <vt:i4>1441841</vt:i4>
      </vt:variant>
      <vt:variant>
        <vt:i4>1970</vt:i4>
      </vt:variant>
      <vt:variant>
        <vt:i4>0</vt:i4>
      </vt:variant>
      <vt:variant>
        <vt:i4>5</vt:i4>
      </vt:variant>
      <vt:variant>
        <vt:lpwstr/>
      </vt:variant>
      <vt:variant>
        <vt:lpwstr>_Toc366142042</vt:lpwstr>
      </vt:variant>
      <vt:variant>
        <vt:i4>1441841</vt:i4>
      </vt:variant>
      <vt:variant>
        <vt:i4>1964</vt:i4>
      </vt:variant>
      <vt:variant>
        <vt:i4>0</vt:i4>
      </vt:variant>
      <vt:variant>
        <vt:i4>5</vt:i4>
      </vt:variant>
      <vt:variant>
        <vt:lpwstr/>
      </vt:variant>
      <vt:variant>
        <vt:lpwstr>_Toc366142041</vt:lpwstr>
      </vt:variant>
      <vt:variant>
        <vt:i4>1441841</vt:i4>
      </vt:variant>
      <vt:variant>
        <vt:i4>1958</vt:i4>
      </vt:variant>
      <vt:variant>
        <vt:i4>0</vt:i4>
      </vt:variant>
      <vt:variant>
        <vt:i4>5</vt:i4>
      </vt:variant>
      <vt:variant>
        <vt:lpwstr/>
      </vt:variant>
      <vt:variant>
        <vt:lpwstr>_Toc366142040</vt:lpwstr>
      </vt:variant>
      <vt:variant>
        <vt:i4>1114161</vt:i4>
      </vt:variant>
      <vt:variant>
        <vt:i4>1952</vt:i4>
      </vt:variant>
      <vt:variant>
        <vt:i4>0</vt:i4>
      </vt:variant>
      <vt:variant>
        <vt:i4>5</vt:i4>
      </vt:variant>
      <vt:variant>
        <vt:lpwstr/>
      </vt:variant>
      <vt:variant>
        <vt:lpwstr>_Toc366142039</vt:lpwstr>
      </vt:variant>
      <vt:variant>
        <vt:i4>1114161</vt:i4>
      </vt:variant>
      <vt:variant>
        <vt:i4>1946</vt:i4>
      </vt:variant>
      <vt:variant>
        <vt:i4>0</vt:i4>
      </vt:variant>
      <vt:variant>
        <vt:i4>5</vt:i4>
      </vt:variant>
      <vt:variant>
        <vt:lpwstr/>
      </vt:variant>
      <vt:variant>
        <vt:lpwstr>_Toc366142038</vt:lpwstr>
      </vt:variant>
      <vt:variant>
        <vt:i4>1114161</vt:i4>
      </vt:variant>
      <vt:variant>
        <vt:i4>1940</vt:i4>
      </vt:variant>
      <vt:variant>
        <vt:i4>0</vt:i4>
      </vt:variant>
      <vt:variant>
        <vt:i4>5</vt:i4>
      </vt:variant>
      <vt:variant>
        <vt:lpwstr/>
      </vt:variant>
      <vt:variant>
        <vt:lpwstr>_Toc366142037</vt:lpwstr>
      </vt:variant>
      <vt:variant>
        <vt:i4>1114161</vt:i4>
      </vt:variant>
      <vt:variant>
        <vt:i4>1934</vt:i4>
      </vt:variant>
      <vt:variant>
        <vt:i4>0</vt:i4>
      </vt:variant>
      <vt:variant>
        <vt:i4>5</vt:i4>
      </vt:variant>
      <vt:variant>
        <vt:lpwstr/>
      </vt:variant>
      <vt:variant>
        <vt:lpwstr>_Toc366142036</vt:lpwstr>
      </vt:variant>
      <vt:variant>
        <vt:i4>1114161</vt:i4>
      </vt:variant>
      <vt:variant>
        <vt:i4>1928</vt:i4>
      </vt:variant>
      <vt:variant>
        <vt:i4>0</vt:i4>
      </vt:variant>
      <vt:variant>
        <vt:i4>5</vt:i4>
      </vt:variant>
      <vt:variant>
        <vt:lpwstr/>
      </vt:variant>
      <vt:variant>
        <vt:lpwstr>_Toc366142035</vt:lpwstr>
      </vt:variant>
      <vt:variant>
        <vt:i4>1114161</vt:i4>
      </vt:variant>
      <vt:variant>
        <vt:i4>1922</vt:i4>
      </vt:variant>
      <vt:variant>
        <vt:i4>0</vt:i4>
      </vt:variant>
      <vt:variant>
        <vt:i4>5</vt:i4>
      </vt:variant>
      <vt:variant>
        <vt:lpwstr/>
      </vt:variant>
      <vt:variant>
        <vt:lpwstr>_Toc366142034</vt:lpwstr>
      </vt:variant>
      <vt:variant>
        <vt:i4>1114161</vt:i4>
      </vt:variant>
      <vt:variant>
        <vt:i4>1916</vt:i4>
      </vt:variant>
      <vt:variant>
        <vt:i4>0</vt:i4>
      </vt:variant>
      <vt:variant>
        <vt:i4>5</vt:i4>
      </vt:variant>
      <vt:variant>
        <vt:lpwstr/>
      </vt:variant>
      <vt:variant>
        <vt:lpwstr>_Toc366142033</vt:lpwstr>
      </vt:variant>
      <vt:variant>
        <vt:i4>1114161</vt:i4>
      </vt:variant>
      <vt:variant>
        <vt:i4>1910</vt:i4>
      </vt:variant>
      <vt:variant>
        <vt:i4>0</vt:i4>
      </vt:variant>
      <vt:variant>
        <vt:i4>5</vt:i4>
      </vt:variant>
      <vt:variant>
        <vt:lpwstr/>
      </vt:variant>
      <vt:variant>
        <vt:lpwstr>_Toc366142032</vt:lpwstr>
      </vt:variant>
      <vt:variant>
        <vt:i4>1114161</vt:i4>
      </vt:variant>
      <vt:variant>
        <vt:i4>1904</vt:i4>
      </vt:variant>
      <vt:variant>
        <vt:i4>0</vt:i4>
      </vt:variant>
      <vt:variant>
        <vt:i4>5</vt:i4>
      </vt:variant>
      <vt:variant>
        <vt:lpwstr/>
      </vt:variant>
      <vt:variant>
        <vt:lpwstr>_Toc366142031</vt:lpwstr>
      </vt:variant>
      <vt:variant>
        <vt:i4>1114161</vt:i4>
      </vt:variant>
      <vt:variant>
        <vt:i4>1898</vt:i4>
      </vt:variant>
      <vt:variant>
        <vt:i4>0</vt:i4>
      </vt:variant>
      <vt:variant>
        <vt:i4>5</vt:i4>
      </vt:variant>
      <vt:variant>
        <vt:lpwstr/>
      </vt:variant>
      <vt:variant>
        <vt:lpwstr>_Toc366142030</vt:lpwstr>
      </vt:variant>
      <vt:variant>
        <vt:i4>1048625</vt:i4>
      </vt:variant>
      <vt:variant>
        <vt:i4>1892</vt:i4>
      </vt:variant>
      <vt:variant>
        <vt:i4>0</vt:i4>
      </vt:variant>
      <vt:variant>
        <vt:i4>5</vt:i4>
      </vt:variant>
      <vt:variant>
        <vt:lpwstr/>
      </vt:variant>
      <vt:variant>
        <vt:lpwstr>_Toc366142029</vt:lpwstr>
      </vt:variant>
      <vt:variant>
        <vt:i4>1048625</vt:i4>
      </vt:variant>
      <vt:variant>
        <vt:i4>1886</vt:i4>
      </vt:variant>
      <vt:variant>
        <vt:i4>0</vt:i4>
      </vt:variant>
      <vt:variant>
        <vt:i4>5</vt:i4>
      </vt:variant>
      <vt:variant>
        <vt:lpwstr/>
      </vt:variant>
      <vt:variant>
        <vt:lpwstr>_Toc366142028</vt:lpwstr>
      </vt:variant>
      <vt:variant>
        <vt:i4>1048625</vt:i4>
      </vt:variant>
      <vt:variant>
        <vt:i4>1880</vt:i4>
      </vt:variant>
      <vt:variant>
        <vt:i4>0</vt:i4>
      </vt:variant>
      <vt:variant>
        <vt:i4>5</vt:i4>
      </vt:variant>
      <vt:variant>
        <vt:lpwstr/>
      </vt:variant>
      <vt:variant>
        <vt:lpwstr>_Toc366142027</vt:lpwstr>
      </vt:variant>
      <vt:variant>
        <vt:i4>1048625</vt:i4>
      </vt:variant>
      <vt:variant>
        <vt:i4>1874</vt:i4>
      </vt:variant>
      <vt:variant>
        <vt:i4>0</vt:i4>
      </vt:variant>
      <vt:variant>
        <vt:i4>5</vt:i4>
      </vt:variant>
      <vt:variant>
        <vt:lpwstr/>
      </vt:variant>
      <vt:variant>
        <vt:lpwstr>_Toc366142026</vt:lpwstr>
      </vt:variant>
      <vt:variant>
        <vt:i4>1048625</vt:i4>
      </vt:variant>
      <vt:variant>
        <vt:i4>1868</vt:i4>
      </vt:variant>
      <vt:variant>
        <vt:i4>0</vt:i4>
      </vt:variant>
      <vt:variant>
        <vt:i4>5</vt:i4>
      </vt:variant>
      <vt:variant>
        <vt:lpwstr/>
      </vt:variant>
      <vt:variant>
        <vt:lpwstr>_Toc366142025</vt:lpwstr>
      </vt:variant>
      <vt:variant>
        <vt:i4>1048625</vt:i4>
      </vt:variant>
      <vt:variant>
        <vt:i4>1862</vt:i4>
      </vt:variant>
      <vt:variant>
        <vt:i4>0</vt:i4>
      </vt:variant>
      <vt:variant>
        <vt:i4>5</vt:i4>
      </vt:variant>
      <vt:variant>
        <vt:lpwstr/>
      </vt:variant>
      <vt:variant>
        <vt:lpwstr>_Toc366142024</vt:lpwstr>
      </vt:variant>
      <vt:variant>
        <vt:i4>1048625</vt:i4>
      </vt:variant>
      <vt:variant>
        <vt:i4>1856</vt:i4>
      </vt:variant>
      <vt:variant>
        <vt:i4>0</vt:i4>
      </vt:variant>
      <vt:variant>
        <vt:i4>5</vt:i4>
      </vt:variant>
      <vt:variant>
        <vt:lpwstr/>
      </vt:variant>
      <vt:variant>
        <vt:lpwstr>_Toc366142023</vt:lpwstr>
      </vt:variant>
      <vt:variant>
        <vt:i4>1048625</vt:i4>
      </vt:variant>
      <vt:variant>
        <vt:i4>1850</vt:i4>
      </vt:variant>
      <vt:variant>
        <vt:i4>0</vt:i4>
      </vt:variant>
      <vt:variant>
        <vt:i4>5</vt:i4>
      </vt:variant>
      <vt:variant>
        <vt:lpwstr/>
      </vt:variant>
      <vt:variant>
        <vt:lpwstr>_Toc366142022</vt:lpwstr>
      </vt:variant>
      <vt:variant>
        <vt:i4>1048625</vt:i4>
      </vt:variant>
      <vt:variant>
        <vt:i4>1844</vt:i4>
      </vt:variant>
      <vt:variant>
        <vt:i4>0</vt:i4>
      </vt:variant>
      <vt:variant>
        <vt:i4>5</vt:i4>
      </vt:variant>
      <vt:variant>
        <vt:lpwstr/>
      </vt:variant>
      <vt:variant>
        <vt:lpwstr>_Toc366142021</vt:lpwstr>
      </vt:variant>
      <vt:variant>
        <vt:i4>1048625</vt:i4>
      </vt:variant>
      <vt:variant>
        <vt:i4>1838</vt:i4>
      </vt:variant>
      <vt:variant>
        <vt:i4>0</vt:i4>
      </vt:variant>
      <vt:variant>
        <vt:i4>5</vt:i4>
      </vt:variant>
      <vt:variant>
        <vt:lpwstr/>
      </vt:variant>
      <vt:variant>
        <vt:lpwstr>_Toc366142020</vt:lpwstr>
      </vt:variant>
      <vt:variant>
        <vt:i4>1245233</vt:i4>
      </vt:variant>
      <vt:variant>
        <vt:i4>1832</vt:i4>
      </vt:variant>
      <vt:variant>
        <vt:i4>0</vt:i4>
      </vt:variant>
      <vt:variant>
        <vt:i4>5</vt:i4>
      </vt:variant>
      <vt:variant>
        <vt:lpwstr/>
      </vt:variant>
      <vt:variant>
        <vt:lpwstr>_Toc366142019</vt:lpwstr>
      </vt:variant>
      <vt:variant>
        <vt:i4>1245233</vt:i4>
      </vt:variant>
      <vt:variant>
        <vt:i4>1826</vt:i4>
      </vt:variant>
      <vt:variant>
        <vt:i4>0</vt:i4>
      </vt:variant>
      <vt:variant>
        <vt:i4>5</vt:i4>
      </vt:variant>
      <vt:variant>
        <vt:lpwstr/>
      </vt:variant>
      <vt:variant>
        <vt:lpwstr>_Toc366142018</vt:lpwstr>
      </vt:variant>
      <vt:variant>
        <vt:i4>1245233</vt:i4>
      </vt:variant>
      <vt:variant>
        <vt:i4>1820</vt:i4>
      </vt:variant>
      <vt:variant>
        <vt:i4>0</vt:i4>
      </vt:variant>
      <vt:variant>
        <vt:i4>5</vt:i4>
      </vt:variant>
      <vt:variant>
        <vt:lpwstr/>
      </vt:variant>
      <vt:variant>
        <vt:lpwstr>_Toc366142017</vt:lpwstr>
      </vt:variant>
      <vt:variant>
        <vt:i4>1245233</vt:i4>
      </vt:variant>
      <vt:variant>
        <vt:i4>1814</vt:i4>
      </vt:variant>
      <vt:variant>
        <vt:i4>0</vt:i4>
      </vt:variant>
      <vt:variant>
        <vt:i4>5</vt:i4>
      </vt:variant>
      <vt:variant>
        <vt:lpwstr/>
      </vt:variant>
      <vt:variant>
        <vt:lpwstr>_Toc366142016</vt:lpwstr>
      </vt:variant>
      <vt:variant>
        <vt:i4>1245233</vt:i4>
      </vt:variant>
      <vt:variant>
        <vt:i4>1808</vt:i4>
      </vt:variant>
      <vt:variant>
        <vt:i4>0</vt:i4>
      </vt:variant>
      <vt:variant>
        <vt:i4>5</vt:i4>
      </vt:variant>
      <vt:variant>
        <vt:lpwstr/>
      </vt:variant>
      <vt:variant>
        <vt:lpwstr>_Toc366142015</vt:lpwstr>
      </vt:variant>
      <vt:variant>
        <vt:i4>1245233</vt:i4>
      </vt:variant>
      <vt:variant>
        <vt:i4>1802</vt:i4>
      </vt:variant>
      <vt:variant>
        <vt:i4>0</vt:i4>
      </vt:variant>
      <vt:variant>
        <vt:i4>5</vt:i4>
      </vt:variant>
      <vt:variant>
        <vt:lpwstr/>
      </vt:variant>
      <vt:variant>
        <vt:lpwstr>_Toc366142014</vt:lpwstr>
      </vt:variant>
      <vt:variant>
        <vt:i4>1245233</vt:i4>
      </vt:variant>
      <vt:variant>
        <vt:i4>1796</vt:i4>
      </vt:variant>
      <vt:variant>
        <vt:i4>0</vt:i4>
      </vt:variant>
      <vt:variant>
        <vt:i4>5</vt:i4>
      </vt:variant>
      <vt:variant>
        <vt:lpwstr/>
      </vt:variant>
      <vt:variant>
        <vt:lpwstr>_Toc366142013</vt:lpwstr>
      </vt:variant>
      <vt:variant>
        <vt:i4>1245233</vt:i4>
      </vt:variant>
      <vt:variant>
        <vt:i4>1790</vt:i4>
      </vt:variant>
      <vt:variant>
        <vt:i4>0</vt:i4>
      </vt:variant>
      <vt:variant>
        <vt:i4>5</vt:i4>
      </vt:variant>
      <vt:variant>
        <vt:lpwstr/>
      </vt:variant>
      <vt:variant>
        <vt:lpwstr>_Toc366142012</vt:lpwstr>
      </vt:variant>
      <vt:variant>
        <vt:i4>1245233</vt:i4>
      </vt:variant>
      <vt:variant>
        <vt:i4>1784</vt:i4>
      </vt:variant>
      <vt:variant>
        <vt:i4>0</vt:i4>
      </vt:variant>
      <vt:variant>
        <vt:i4>5</vt:i4>
      </vt:variant>
      <vt:variant>
        <vt:lpwstr/>
      </vt:variant>
      <vt:variant>
        <vt:lpwstr>_Toc366142011</vt:lpwstr>
      </vt:variant>
      <vt:variant>
        <vt:i4>1245233</vt:i4>
      </vt:variant>
      <vt:variant>
        <vt:i4>1778</vt:i4>
      </vt:variant>
      <vt:variant>
        <vt:i4>0</vt:i4>
      </vt:variant>
      <vt:variant>
        <vt:i4>5</vt:i4>
      </vt:variant>
      <vt:variant>
        <vt:lpwstr/>
      </vt:variant>
      <vt:variant>
        <vt:lpwstr>_Toc366142010</vt:lpwstr>
      </vt:variant>
      <vt:variant>
        <vt:i4>1179697</vt:i4>
      </vt:variant>
      <vt:variant>
        <vt:i4>1772</vt:i4>
      </vt:variant>
      <vt:variant>
        <vt:i4>0</vt:i4>
      </vt:variant>
      <vt:variant>
        <vt:i4>5</vt:i4>
      </vt:variant>
      <vt:variant>
        <vt:lpwstr/>
      </vt:variant>
      <vt:variant>
        <vt:lpwstr>_Toc366142009</vt:lpwstr>
      </vt:variant>
      <vt:variant>
        <vt:i4>1179697</vt:i4>
      </vt:variant>
      <vt:variant>
        <vt:i4>1766</vt:i4>
      </vt:variant>
      <vt:variant>
        <vt:i4>0</vt:i4>
      </vt:variant>
      <vt:variant>
        <vt:i4>5</vt:i4>
      </vt:variant>
      <vt:variant>
        <vt:lpwstr/>
      </vt:variant>
      <vt:variant>
        <vt:lpwstr>_Toc366142008</vt:lpwstr>
      </vt:variant>
      <vt:variant>
        <vt:i4>1179697</vt:i4>
      </vt:variant>
      <vt:variant>
        <vt:i4>1760</vt:i4>
      </vt:variant>
      <vt:variant>
        <vt:i4>0</vt:i4>
      </vt:variant>
      <vt:variant>
        <vt:i4>5</vt:i4>
      </vt:variant>
      <vt:variant>
        <vt:lpwstr/>
      </vt:variant>
      <vt:variant>
        <vt:lpwstr>_Toc366142007</vt:lpwstr>
      </vt:variant>
      <vt:variant>
        <vt:i4>1179697</vt:i4>
      </vt:variant>
      <vt:variant>
        <vt:i4>1754</vt:i4>
      </vt:variant>
      <vt:variant>
        <vt:i4>0</vt:i4>
      </vt:variant>
      <vt:variant>
        <vt:i4>5</vt:i4>
      </vt:variant>
      <vt:variant>
        <vt:lpwstr/>
      </vt:variant>
      <vt:variant>
        <vt:lpwstr>_Toc366142006</vt:lpwstr>
      </vt:variant>
      <vt:variant>
        <vt:i4>1179697</vt:i4>
      </vt:variant>
      <vt:variant>
        <vt:i4>1748</vt:i4>
      </vt:variant>
      <vt:variant>
        <vt:i4>0</vt:i4>
      </vt:variant>
      <vt:variant>
        <vt:i4>5</vt:i4>
      </vt:variant>
      <vt:variant>
        <vt:lpwstr/>
      </vt:variant>
      <vt:variant>
        <vt:lpwstr>_Toc366142005</vt:lpwstr>
      </vt:variant>
      <vt:variant>
        <vt:i4>1179697</vt:i4>
      </vt:variant>
      <vt:variant>
        <vt:i4>1742</vt:i4>
      </vt:variant>
      <vt:variant>
        <vt:i4>0</vt:i4>
      </vt:variant>
      <vt:variant>
        <vt:i4>5</vt:i4>
      </vt:variant>
      <vt:variant>
        <vt:lpwstr/>
      </vt:variant>
      <vt:variant>
        <vt:lpwstr>_Toc366142004</vt:lpwstr>
      </vt:variant>
      <vt:variant>
        <vt:i4>1179697</vt:i4>
      </vt:variant>
      <vt:variant>
        <vt:i4>1736</vt:i4>
      </vt:variant>
      <vt:variant>
        <vt:i4>0</vt:i4>
      </vt:variant>
      <vt:variant>
        <vt:i4>5</vt:i4>
      </vt:variant>
      <vt:variant>
        <vt:lpwstr/>
      </vt:variant>
      <vt:variant>
        <vt:lpwstr>_Toc366142003</vt:lpwstr>
      </vt:variant>
      <vt:variant>
        <vt:i4>1179697</vt:i4>
      </vt:variant>
      <vt:variant>
        <vt:i4>1730</vt:i4>
      </vt:variant>
      <vt:variant>
        <vt:i4>0</vt:i4>
      </vt:variant>
      <vt:variant>
        <vt:i4>5</vt:i4>
      </vt:variant>
      <vt:variant>
        <vt:lpwstr/>
      </vt:variant>
      <vt:variant>
        <vt:lpwstr>_Toc366142002</vt:lpwstr>
      </vt:variant>
      <vt:variant>
        <vt:i4>1179697</vt:i4>
      </vt:variant>
      <vt:variant>
        <vt:i4>1724</vt:i4>
      </vt:variant>
      <vt:variant>
        <vt:i4>0</vt:i4>
      </vt:variant>
      <vt:variant>
        <vt:i4>5</vt:i4>
      </vt:variant>
      <vt:variant>
        <vt:lpwstr/>
      </vt:variant>
      <vt:variant>
        <vt:lpwstr>_Toc366142001</vt:lpwstr>
      </vt:variant>
      <vt:variant>
        <vt:i4>1179697</vt:i4>
      </vt:variant>
      <vt:variant>
        <vt:i4>1718</vt:i4>
      </vt:variant>
      <vt:variant>
        <vt:i4>0</vt:i4>
      </vt:variant>
      <vt:variant>
        <vt:i4>5</vt:i4>
      </vt:variant>
      <vt:variant>
        <vt:lpwstr/>
      </vt:variant>
      <vt:variant>
        <vt:lpwstr>_Toc366142000</vt:lpwstr>
      </vt:variant>
      <vt:variant>
        <vt:i4>1572920</vt:i4>
      </vt:variant>
      <vt:variant>
        <vt:i4>1712</vt:i4>
      </vt:variant>
      <vt:variant>
        <vt:i4>0</vt:i4>
      </vt:variant>
      <vt:variant>
        <vt:i4>5</vt:i4>
      </vt:variant>
      <vt:variant>
        <vt:lpwstr/>
      </vt:variant>
      <vt:variant>
        <vt:lpwstr>_Toc366141999</vt:lpwstr>
      </vt:variant>
      <vt:variant>
        <vt:i4>1572920</vt:i4>
      </vt:variant>
      <vt:variant>
        <vt:i4>1706</vt:i4>
      </vt:variant>
      <vt:variant>
        <vt:i4>0</vt:i4>
      </vt:variant>
      <vt:variant>
        <vt:i4>5</vt:i4>
      </vt:variant>
      <vt:variant>
        <vt:lpwstr/>
      </vt:variant>
      <vt:variant>
        <vt:lpwstr>_Toc366141998</vt:lpwstr>
      </vt:variant>
      <vt:variant>
        <vt:i4>1572920</vt:i4>
      </vt:variant>
      <vt:variant>
        <vt:i4>1700</vt:i4>
      </vt:variant>
      <vt:variant>
        <vt:i4>0</vt:i4>
      </vt:variant>
      <vt:variant>
        <vt:i4>5</vt:i4>
      </vt:variant>
      <vt:variant>
        <vt:lpwstr/>
      </vt:variant>
      <vt:variant>
        <vt:lpwstr>_Toc366141997</vt:lpwstr>
      </vt:variant>
      <vt:variant>
        <vt:i4>1572920</vt:i4>
      </vt:variant>
      <vt:variant>
        <vt:i4>1694</vt:i4>
      </vt:variant>
      <vt:variant>
        <vt:i4>0</vt:i4>
      </vt:variant>
      <vt:variant>
        <vt:i4>5</vt:i4>
      </vt:variant>
      <vt:variant>
        <vt:lpwstr/>
      </vt:variant>
      <vt:variant>
        <vt:lpwstr>_Toc366141996</vt:lpwstr>
      </vt:variant>
      <vt:variant>
        <vt:i4>1572920</vt:i4>
      </vt:variant>
      <vt:variant>
        <vt:i4>1688</vt:i4>
      </vt:variant>
      <vt:variant>
        <vt:i4>0</vt:i4>
      </vt:variant>
      <vt:variant>
        <vt:i4>5</vt:i4>
      </vt:variant>
      <vt:variant>
        <vt:lpwstr/>
      </vt:variant>
      <vt:variant>
        <vt:lpwstr>_Toc366141995</vt:lpwstr>
      </vt:variant>
      <vt:variant>
        <vt:i4>1572920</vt:i4>
      </vt:variant>
      <vt:variant>
        <vt:i4>1682</vt:i4>
      </vt:variant>
      <vt:variant>
        <vt:i4>0</vt:i4>
      </vt:variant>
      <vt:variant>
        <vt:i4>5</vt:i4>
      </vt:variant>
      <vt:variant>
        <vt:lpwstr/>
      </vt:variant>
      <vt:variant>
        <vt:lpwstr>_Toc366141994</vt:lpwstr>
      </vt:variant>
      <vt:variant>
        <vt:i4>1572920</vt:i4>
      </vt:variant>
      <vt:variant>
        <vt:i4>1676</vt:i4>
      </vt:variant>
      <vt:variant>
        <vt:i4>0</vt:i4>
      </vt:variant>
      <vt:variant>
        <vt:i4>5</vt:i4>
      </vt:variant>
      <vt:variant>
        <vt:lpwstr/>
      </vt:variant>
      <vt:variant>
        <vt:lpwstr>_Toc366141993</vt:lpwstr>
      </vt:variant>
      <vt:variant>
        <vt:i4>1572920</vt:i4>
      </vt:variant>
      <vt:variant>
        <vt:i4>1670</vt:i4>
      </vt:variant>
      <vt:variant>
        <vt:i4>0</vt:i4>
      </vt:variant>
      <vt:variant>
        <vt:i4>5</vt:i4>
      </vt:variant>
      <vt:variant>
        <vt:lpwstr/>
      </vt:variant>
      <vt:variant>
        <vt:lpwstr>_Toc366141992</vt:lpwstr>
      </vt:variant>
      <vt:variant>
        <vt:i4>1572920</vt:i4>
      </vt:variant>
      <vt:variant>
        <vt:i4>1664</vt:i4>
      </vt:variant>
      <vt:variant>
        <vt:i4>0</vt:i4>
      </vt:variant>
      <vt:variant>
        <vt:i4>5</vt:i4>
      </vt:variant>
      <vt:variant>
        <vt:lpwstr/>
      </vt:variant>
      <vt:variant>
        <vt:lpwstr>_Toc366141991</vt:lpwstr>
      </vt:variant>
      <vt:variant>
        <vt:i4>1572920</vt:i4>
      </vt:variant>
      <vt:variant>
        <vt:i4>1658</vt:i4>
      </vt:variant>
      <vt:variant>
        <vt:i4>0</vt:i4>
      </vt:variant>
      <vt:variant>
        <vt:i4>5</vt:i4>
      </vt:variant>
      <vt:variant>
        <vt:lpwstr/>
      </vt:variant>
      <vt:variant>
        <vt:lpwstr>_Toc366141990</vt:lpwstr>
      </vt:variant>
      <vt:variant>
        <vt:i4>1638456</vt:i4>
      </vt:variant>
      <vt:variant>
        <vt:i4>1652</vt:i4>
      </vt:variant>
      <vt:variant>
        <vt:i4>0</vt:i4>
      </vt:variant>
      <vt:variant>
        <vt:i4>5</vt:i4>
      </vt:variant>
      <vt:variant>
        <vt:lpwstr/>
      </vt:variant>
      <vt:variant>
        <vt:lpwstr>_Toc366141989</vt:lpwstr>
      </vt:variant>
      <vt:variant>
        <vt:i4>1638456</vt:i4>
      </vt:variant>
      <vt:variant>
        <vt:i4>1646</vt:i4>
      </vt:variant>
      <vt:variant>
        <vt:i4>0</vt:i4>
      </vt:variant>
      <vt:variant>
        <vt:i4>5</vt:i4>
      </vt:variant>
      <vt:variant>
        <vt:lpwstr/>
      </vt:variant>
      <vt:variant>
        <vt:lpwstr>_Toc366141988</vt:lpwstr>
      </vt:variant>
      <vt:variant>
        <vt:i4>1638456</vt:i4>
      </vt:variant>
      <vt:variant>
        <vt:i4>1640</vt:i4>
      </vt:variant>
      <vt:variant>
        <vt:i4>0</vt:i4>
      </vt:variant>
      <vt:variant>
        <vt:i4>5</vt:i4>
      </vt:variant>
      <vt:variant>
        <vt:lpwstr/>
      </vt:variant>
      <vt:variant>
        <vt:lpwstr>_Toc366141987</vt:lpwstr>
      </vt:variant>
      <vt:variant>
        <vt:i4>1638456</vt:i4>
      </vt:variant>
      <vt:variant>
        <vt:i4>1634</vt:i4>
      </vt:variant>
      <vt:variant>
        <vt:i4>0</vt:i4>
      </vt:variant>
      <vt:variant>
        <vt:i4>5</vt:i4>
      </vt:variant>
      <vt:variant>
        <vt:lpwstr/>
      </vt:variant>
      <vt:variant>
        <vt:lpwstr>_Toc366141986</vt:lpwstr>
      </vt:variant>
      <vt:variant>
        <vt:i4>1638456</vt:i4>
      </vt:variant>
      <vt:variant>
        <vt:i4>1628</vt:i4>
      </vt:variant>
      <vt:variant>
        <vt:i4>0</vt:i4>
      </vt:variant>
      <vt:variant>
        <vt:i4>5</vt:i4>
      </vt:variant>
      <vt:variant>
        <vt:lpwstr/>
      </vt:variant>
      <vt:variant>
        <vt:lpwstr>_Toc366141985</vt:lpwstr>
      </vt:variant>
      <vt:variant>
        <vt:i4>1638456</vt:i4>
      </vt:variant>
      <vt:variant>
        <vt:i4>1622</vt:i4>
      </vt:variant>
      <vt:variant>
        <vt:i4>0</vt:i4>
      </vt:variant>
      <vt:variant>
        <vt:i4>5</vt:i4>
      </vt:variant>
      <vt:variant>
        <vt:lpwstr/>
      </vt:variant>
      <vt:variant>
        <vt:lpwstr>_Toc366141984</vt:lpwstr>
      </vt:variant>
      <vt:variant>
        <vt:i4>1638456</vt:i4>
      </vt:variant>
      <vt:variant>
        <vt:i4>1616</vt:i4>
      </vt:variant>
      <vt:variant>
        <vt:i4>0</vt:i4>
      </vt:variant>
      <vt:variant>
        <vt:i4>5</vt:i4>
      </vt:variant>
      <vt:variant>
        <vt:lpwstr/>
      </vt:variant>
      <vt:variant>
        <vt:lpwstr>_Toc366141983</vt:lpwstr>
      </vt:variant>
      <vt:variant>
        <vt:i4>1638456</vt:i4>
      </vt:variant>
      <vt:variant>
        <vt:i4>1610</vt:i4>
      </vt:variant>
      <vt:variant>
        <vt:i4>0</vt:i4>
      </vt:variant>
      <vt:variant>
        <vt:i4>5</vt:i4>
      </vt:variant>
      <vt:variant>
        <vt:lpwstr/>
      </vt:variant>
      <vt:variant>
        <vt:lpwstr>_Toc366141982</vt:lpwstr>
      </vt:variant>
      <vt:variant>
        <vt:i4>1638456</vt:i4>
      </vt:variant>
      <vt:variant>
        <vt:i4>1604</vt:i4>
      </vt:variant>
      <vt:variant>
        <vt:i4>0</vt:i4>
      </vt:variant>
      <vt:variant>
        <vt:i4>5</vt:i4>
      </vt:variant>
      <vt:variant>
        <vt:lpwstr/>
      </vt:variant>
      <vt:variant>
        <vt:lpwstr>_Toc366141981</vt:lpwstr>
      </vt:variant>
      <vt:variant>
        <vt:i4>1638456</vt:i4>
      </vt:variant>
      <vt:variant>
        <vt:i4>1598</vt:i4>
      </vt:variant>
      <vt:variant>
        <vt:i4>0</vt:i4>
      </vt:variant>
      <vt:variant>
        <vt:i4>5</vt:i4>
      </vt:variant>
      <vt:variant>
        <vt:lpwstr/>
      </vt:variant>
      <vt:variant>
        <vt:lpwstr>_Toc366141980</vt:lpwstr>
      </vt:variant>
      <vt:variant>
        <vt:i4>1441848</vt:i4>
      </vt:variant>
      <vt:variant>
        <vt:i4>1592</vt:i4>
      </vt:variant>
      <vt:variant>
        <vt:i4>0</vt:i4>
      </vt:variant>
      <vt:variant>
        <vt:i4>5</vt:i4>
      </vt:variant>
      <vt:variant>
        <vt:lpwstr/>
      </vt:variant>
      <vt:variant>
        <vt:lpwstr>_Toc366141979</vt:lpwstr>
      </vt:variant>
      <vt:variant>
        <vt:i4>1441848</vt:i4>
      </vt:variant>
      <vt:variant>
        <vt:i4>1586</vt:i4>
      </vt:variant>
      <vt:variant>
        <vt:i4>0</vt:i4>
      </vt:variant>
      <vt:variant>
        <vt:i4>5</vt:i4>
      </vt:variant>
      <vt:variant>
        <vt:lpwstr/>
      </vt:variant>
      <vt:variant>
        <vt:lpwstr>_Toc366141978</vt:lpwstr>
      </vt:variant>
      <vt:variant>
        <vt:i4>1441848</vt:i4>
      </vt:variant>
      <vt:variant>
        <vt:i4>1580</vt:i4>
      </vt:variant>
      <vt:variant>
        <vt:i4>0</vt:i4>
      </vt:variant>
      <vt:variant>
        <vt:i4>5</vt:i4>
      </vt:variant>
      <vt:variant>
        <vt:lpwstr/>
      </vt:variant>
      <vt:variant>
        <vt:lpwstr>_Toc366141977</vt:lpwstr>
      </vt:variant>
      <vt:variant>
        <vt:i4>1441848</vt:i4>
      </vt:variant>
      <vt:variant>
        <vt:i4>1574</vt:i4>
      </vt:variant>
      <vt:variant>
        <vt:i4>0</vt:i4>
      </vt:variant>
      <vt:variant>
        <vt:i4>5</vt:i4>
      </vt:variant>
      <vt:variant>
        <vt:lpwstr/>
      </vt:variant>
      <vt:variant>
        <vt:lpwstr>_Toc366141976</vt:lpwstr>
      </vt:variant>
      <vt:variant>
        <vt:i4>1441848</vt:i4>
      </vt:variant>
      <vt:variant>
        <vt:i4>1568</vt:i4>
      </vt:variant>
      <vt:variant>
        <vt:i4>0</vt:i4>
      </vt:variant>
      <vt:variant>
        <vt:i4>5</vt:i4>
      </vt:variant>
      <vt:variant>
        <vt:lpwstr/>
      </vt:variant>
      <vt:variant>
        <vt:lpwstr>_Toc366141975</vt:lpwstr>
      </vt:variant>
      <vt:variant>
        <vt:i4>1441848</vt:i4>
      </vt:variant>
      <vt:variant>
        <vt:i4>1562</vt:i4>
      </vt:variant>
      <vt:variant>
        <vt:i4>0</vt:i4>
      </vt:variant>
      <vt:variant>
        <vt:i4>5</vt:i4>
      </vt:variant>
      <vt:variant>
        <vt:lpwstr/>
      </vt:variant>
      <vt:variant>
        <vt:lpwstr>_Toc366141974</vt:lpwstr>
      </vt:variant>
      <vt:variant>
        <vt:i4>1441848</vt:i4>
      </vt:variant>
      <vt:variant>
        <vt:i4>1556</vt:i4>
      </vt:variant>
      <vt:variant>
        <vt:i4>0</vt:i4>
      </vt:variant>
      <vt:variant>
        <vt:i4>5</vt:i4>
      </vt:variant>
      <vt:variant>
        <vt:lpwstr/>
      </vt:variant>
      <vt:variant>
        <vt:lpwstr>_Toc366141973</vt:lpwstr>
      </vt:variant>
      <vt:variant>
        <vt:i4>1441848</vt:i4>
      </vt:variant>
      <vt:variant>
        <vt:i4>1550</vt:i4>
      </vt:variant>
      <vt:variant>
        <vt:i4>0</vt:i4>
      </vt:variant>
      <vt:variant>
        <vt:i4>5</vt:i4>
      </vt:variant>
      <vt:variant>
        <vt:lpwstr/>
      </vt:variant>
      <vt:variant>
        <vt:lpwstr>_Toc366141972</vt:lpwstr>
      </vt:variant>
      <vt:variant>
        <vt:i4>1441848</vt:i4>
      </vt:variant>
      <vt:variant>
        <vt:i4>1544</vt:i4>
      </vt:variant>
      <vt:variant>
        <vt:i4>0</vt:i4>
      </vt:variant>
      <vt:variant>
        <vt:i4>5</vt:i4>
      </vt:variant>
      <vt:variant>
        <vt:lpwstr/>
      </vt:variant>
      <vt:variant>
        <vt:lpwstr>_Toc366141971</vt:lpwstr>
      </vt:variant>
      <vt:variant>
        <vt:i4>1441848</vt:i4>
      </vt:variant>
      <vt:variant>
        <vt:i4>1538</vt:i4>
      </vt:variant>
      <vt:variant>
        <vt:i4>0</vt:i4>
      </vt:variant>
      <vt:variant>
        <vt:i4>5</vt:i4>
      </vt:variant>
      <vt:variant>
        <vt:lpwstr/>
      </vt:variant>
      <vt:variant>
        <vt:lpwstr>_Toc366141970</vt:lpwstr>
      </vt:variant>
      <vt:variant>
        <vt:i4>1507384</vt:i4>
      </vt:variant>
      <vt:variant>
        <vt:i4>1532</vt:i4>
      </vt:variant>
      <vt:variant>
        <vt:i4>0</vt:i4>
      </vt:variant>
      <vt:variant>
        <vt:i4>5</vt:i4>
      </vt:variant>
      <vt:variant>
        <vt:lpwstr/>
      </vt:variant>
      <vt:variant>
        <vt:lpwstr>_Toc366141969</vt:lpwstr>
      </vt:variant>
      <vt:variant>
        <vt:i4>1507384</vt:i4>
      </vt:variant>
      <vt:variant>
        <vt:i4>1526</vt:i4>
      </vt:variant>
      <vt:variant>
        <vt:i4>0</vt:i4>
      </vt:variant>
      <vt:variant>
        <vt:i4>5</vt:i4>
      </vt:variant>
      <vt:variant>
        <vt:lpwstr/>
      </vt:variant>
      <vt:variant>
        <vt:lpwstr>_Toc366141968</vt:lpwstr>
      </vt:variant>
      <vt:variant>
        <vt:i4>1507384</vt:i4>
      </vt:variant>
      <vt:variant>
        <vt:i4>1520</vt:i4>
      </vt:variant>
      <vt:variant>
        <vt:i4>0</vt:i4>
      </vt:variant>
      <vt:variant>
        <vt:i4>5</vt:i4>
      </vt:variant>
      <vt:variant>
        <vt:lpwstr/>
      </vt:variant>
      <vt:variant>
        <vt:lpwstr>_Toc366141967</vt:lpwstr>
      </vt:variant>
      <vt:variant>
        <vt:i4>1507384</vt:i4>
      </vt:variant>
      <vt:variant>
        <vt:i4>1514</vt:i4>
      </vt:variant>
      <vt:variant>
        <vt:i4>0</vt:i4>
      </vt:variant>
      <vt:variant>
        <vt:i4>5</vt:i4>
      </vt:variant>
      <vt:variant>
        <vt:lpwstr/>
      </vt:variant>
      <vt:variant>
        <vt:lpwstr>_Toc366141966</vt:lpwstr>
      </vt:variant>
      <vt:variant>
        <vt:i4>1507384</vt:i4>
      </vt:variant>
      <vt:variant>
        <vt:i4>1508</vt:i4>
      </vt:variant>
      <vt:variant>
        <vt:i4>0</vt:i4>
      </vt:variant>
      <vt:variant>
        <vt:i4>5</vt:i4>
      </vt:variant>
      <vt:variant>
        <vt:lpwstr/>
      </vt:variant>
      <vt:variant>
        <vt:lpwstr>_Toc366141965</vt:lpwstr>
      </vt:variant>
      <vt:variant>
        <vt:i4>1507384</vt:i4>
      </vt:variant>
      <vt:variant>
        <vt:i4>1502</vt:i4>
      </vt:variant>
      <vt:variant>
        <vt:i4>0</vt:i4>
      </vt:variant>
      <vt:variant>
        <vt:i4>5</vt:i4>
      </vt:variant>
      <vt:variant>
        <vt:lpwstr/>
      </vt:variant>
      <vt:variant>
        <vt:lpwstr>_Toc366141964</vt:lpwstr>
      </vt:variant>
      <vt:variant>
        <vt:i4>1507384</vt:i4>
      </vt:variant>
      <vt:variant>
        <vt:i4>1496</vt:i4>
      </vt:variant>
      <vt:variant>
        <vt:i4>0</vt:i4>
      </vt:variant>
      <vt:variant>
        <vt:i4>5</vt:i4>
      </vt:variant>
      <vt:variant>
        <vt:lpwstr/>
      </vt:variant>
      <vt:variant>
        <vt:lpwstr>_Toc366141963</vt:lpwstr>
      </vt:variant>
      <vt:variant>
        <vt:i4>1507384</vt:i4>
      </vt:variant>
      <vt:variant>
        <vt:i4>1490</vt:i4>
      </vt:variant>
      <vt:variant>
        <vt:i4>0</vt:i4>
      </vt:variant>
      <vt:variant>
        <vt:i4>5</vt:i4>
      </vt:variant>
      <vt:variant>
        <vt:lpwstr/>
      </vt:variant>
      <vt:variant>
        <vt:lpwstr>_Toc366141962</vt:lpwstr>
      </vt:variant>
      <vt:variant>
        <vt:i4>1507384</vt:i4>
      </vt:variant>
      <vt:variant>
        <vt:i4>1484</vt:i4>
      </vt:variant>
      <vt:variant>
        <vt:i4>0</vt:i4>
      </vt:variant>
      <vt:variant>
        <vt:i4>5</vt:i4>
      </vt:variant>
      <vt:variant>
        <vt:lpwstr/>
      </vt:variant>
      <vt:variant>
        <vt:lpwstr>_Toc366141961</vt:lpwstr>
      </vt:variant>
      <vt:variant>
        <vt:i4>1507384</vt:i4>
      </vt:variant>
      <vt:variant>
        <vt:i4>1478</vt:i4>
      </vt:variant>
      <vt:variant>
        <vt:i4>0</vt:i4>
      </vt:variant>
      <vt:variant>
        <vt:i4>5</vt:i4>
      </vt:variant>
      <vt:variant>
        <vt:lpwstr/>
      </vt:variant>
      <vt:variant>
        <vt:lpwstr>_Toc366141960</vt:lpwstr>
      </vt:variant>
      <vt:variant>
        <vt:i4>1310776</vt:i4>
      </vt:variant>
      <vt:variant>
        <vt:i4>1472</vt:i4>
      </vt:variant>
      <vt:variant>
        <vt:i4>0</vt:i4>
      </vt:variant>
      <vt:variant>
        <vt:i4>5</vt:i4>
      </vt:variant>
      <vt:variant>
        <vt:lpwstr/>
      </vt:variant>
      <vt:variant>
        <vt:lpwstr>_Toc366141959</vt:lpwstr>
      </vt:variant>
      <vt:variant>
        <vt:i4>1310776</vt:i4>
      </vt:variant>
      <vt:variant>
        <vt:i4>1466</vt:i4>
      </vt:variant>
      <vt:variant>
        <vt:i4>0</vt:i4>
      </vt:variant>
      <vt:variant>
        <vt:i4>5</vt:i4>
      </vt:variant>
      <vt:variant>
        <vt:lpwstr/>
      </vt:variant>
      <vt:variant>
        <vt:lpwstr>_Toc366141958</vt:lpwstr>
      </vt:variant>
      <vt:variant>
        <vt:i4>1310776</vt:i4>
      </vt:variant>
      <vt:variant>
        <vt:i4>1460</vt:i4>
      </vt:variant>
      <vt:variant>
        <vt:i4>0</vt:i4>
      </vt:variant>
      <vt:variant>
        <vt:i4>5</vt:i4>
      </vt:variant>
      <vt:variant>
        <vt:lpwstr/>
      </vt:variant>
      <vt:variant>
        <vt:lpwstr>_Toc366141957</vt:lpwstr>
      </vt:variant>
      <vt:variant>
        <vt:i4>1310776</vt:i4>
      </vt:variant>
      <vt:variant>
        <vt:i4>1454</vt:i4>
      </vt:variant>
      <vt:variant>
        <vt:i4>0</vt:i4>
      </vt:variant>
      <vt:variant>
        <vt:i4>5</vt:i4>
      </vt:variant>
      <vt:variant>
        <vt:lpwstr/>
      </vt:variant>
      <vt:variant>
        <vt:lpwstr>_Toc366141956</vt:lpwstr>
      </vt:variant>
      <vt:variant>
        <vt:i4>1310776</vt:i4>
      </vt:variant>
      <vt:variant>
        <vt:i4>1448</vt:i4>
      </vt:variant>
      <vt:variant>
        <vt:i4>0</vt:i4>
      </vt:variant>
      <vt:variant>
        <vt:i4>5</vt:i4>
      </vt:variant>
      <vt:variant>
        <vt:lpwstr/>
      </vt:variant>
      <vt:variant>
        <vt:lpwstr>_Toc366141955</vt:lpwstr>
      </vt:variant>
      <vt:variant>
        <vt:i4>1310776</vt:i4>
      </vt:variant>
      <vt:variant>
        <vt:i4>1442</vt:i4>
      </vt:variant>
      <vt:variant>
        <vt:i4>0</vt:i4>
      </vt:variant>
      <vt:variant>
        <vt:i4>5</vt:i4>
      </vt:variant>
      <vt:variant>
        <vt:lpwstr/>
      </vt:variant>
      <vt:variant>
        <vt:lpwstr>_Toc366141954</vt:lpwstr>
      </vt:variant>
      <vt:variant>
        <vt:i4>1310776</vt:i4>
      </vt:variant>
      <vt:variant>
        <vt:i4>1436</vt:i4>
      </vt:variant>
      <vt:variant>
        <vt:i4>0</vt:i4>
      </vt:variant>
      <vt:variant>
        <vt:i4>5</vt:i4>
      </vt:variant>
      <vt:variant>
        <vt:lpwstr/>
      </vt:variant>
      <vt:variant>
        <vt:lpwstr>_Toc366141953</vt:lpwstr>
      </vt:variant>
      <vt:variant>
        <vt:i4>1310776</vt:i4>
      </vt:variant>
      <vt:variant>
        <vt:i4>1430</vt:i4>
      </vt:variant>
      <vt:variant>
        <vt:i4>0</vt:i4>
      </vt:variant>
      <vt:variant>
        <vt:i4>5</vt:i4>
      </vt:variant>
      <vt:variant>
        <vt:lpwstr/>
      </vt:variant>
      <vt:variant>
        <vt:lpwstr>_Toc366141952</vt:lpwstr>
      </vt:variant>
      <vt:variant>
        <vt:i4>1310776</vt:i4>
      </vt:variant>
      <vt:variant>
        <vt:i4>1424</vt:i4>
      </vt:variant>
      <vt:variant>
        <vt:i4>0</vt:i4>
      </vt:variant>
      <vt:variant>
        <vt:i4>5</vt:i4>
      </vt:variant>
      <vt:variant>
        <vt:lpwstr/>
      </vt:variant>
      <vt:variant>
        <vt:lpwstr>_Toc366141951</vt:lpwstr>
      </vt:variant>
      <vt:variant>
        <vt:i4>1310776</vt:i4>
      </vt:variant>
      <vt:variant>
        <vt:i4>1418</vt:i4>
      </vt:variant>
      <vt:variant>
        <vt:i4>0</vt:i4>
      </vt:variant>
      <vt:variant>
        <vt:i4>5</vt:i4>
      </vt:variant>
      <vt:variant>
        <vt:lpwstr/>
      </vt:variant>
      <vt:variant>
        <vt:lpwstr>_Toc366141950</vt:lpwstr>
      </vt:variant>
      <vt:variant>
        <vt:i4>1376312</vt:i4>
      </vt:variant>
      <vt:variant>
        <vt:i4>1412</vt:i4>
      </vt:variant>
      <vt:variant>
        <vt:i4>0</vt:i4>
      </vt:variant>
      <vt:variant>
        <vt:i4>5</vt:i4>
      </vt:variant>
      <vt:variant>
        <vt:lpwstr/>
      </vt:variant>
      <vt:variant>
        <vt:lpwstr>_Toc366141949</vt:lpwstr>
      </vt:variant>
      <vt:variant>
        <vt:i4>1376312</vt:i4>
      </vt:variant>
      <vt:variant>
        <vt:i4>1406</vt:i4>
      </vt:variant>
      <vt:variant>
        <vt:i4>0</vt:i4>
      </vt:variant>
      <vt:variant>
        <vt:i4>5</vt:i4>
      </vt:variant>
      <vt:variant>
        <vt:lpwstr/>
      </vt:variant>
      <vt:variant>
        <vt:lpwstr>_Toc366141948</vt:lpwstr>
      </vt:variant>
      <vt:variant>
        <vt:i4>1376312</vt:i4>
      </vt:variant>
      <vt:variant>
        <vt:i4>1400</vt:i4>
      </vt:variant>
      <vt:variant>
        <vt:i4>0</vt:i4>
      </vt:variant>
      <vt:variant>
        <vt:i4>5</vt:i4>
      </vt:variant>
      <vt:variant>
        <vt:lpwstr/>
      </vt:variant>
      <vt:variant>
        <vt:lpwstr>_Toc366141947</vt:lpwstr>
      </vt:variant>
      <vt:variant>
        <vt:i4>1376312</vt:i4>
      </vt:variant>
      <vt:variant>
        <vt:i4>1394</vt:i4>
      </vt:variant>
      <vt:variant>
        <vt:i4>0</vt:i4>
      </vt:variant>
      <vt:variant>
        <vt:i4>5</vt:i4>
      </vt:variant>
      <vt:variant>
        <vt:lpwstr/>
      </vt:variant>
      <vt:variant>
        <vt:lpwstr>_Toc366141946</vt:lpwstr>
      </vt:variant>
      <vt:variant>
        <vt:i4>1376312</vt:i4>
      </vt:variant>
      <vt:variant>
        <vt:i4>1388</vt:i4>
      </vt:variant>
      <vt:variant>
        <vt:i4>0</vt:i4>
      </vt:variant>
      <vt:variant>
        <vt:i4>5</vt:i4>
      </vt:variant>
      <vt:variant>
        <vt:lpwstr/>
      </vt:variant>
      <vt:variant>
        <vt:lpwstr>_Toc366141945</vt:lpwstr>
      </vt:variant>
      <vt:variant>
        <vt:i4>1376312</vt:i4>
      </vt:variant>
      <vt:variant>
        <vt:i4>1382</vt:i4>
      </vt:variant>
      <vt:variant>
        <vt:i4>0</vt:i4>
      </vt:variant>
      <vt:variant>
        <vt:i4>5</vt:i4>
      </vt:variant>
      <vt:variant>
        <vt:lpwstr/>
      </vt:variant>
      <vt:variant>
        <vt:lpwstr>_Toc366141944</vt:lpwstr>
      </vt:variant>
      <vt:variant>
        <vt:i4>1376312</vt:i4>
      </vt:variant>
      <vt:variant>
        <vt:i4>1376</vt:i4>
      </vt:variant>
      <vt:variant>
        <vt:i4>0</vt:i4>
      </vt:variant>
      <vt:variant>
        <vt:i4>5</vt:i4>
      </vt:variant>
      <vt:variant>
        <vt:lpwstr/>
      </vt:variant>
      <vt:variant>
        <vt:lpwstr>_Toc366141943</vt:lpwstr>
      </vt:variant>
      <vt:variant>
        <vt:i4>1376312</vt:i4>
      </vt:variant>
      <vt:variant>
        <vt:i4>1370</vt:i4>
      </vt:variant>
      <vt:variant>
        <vt:i4>0</vt:i4>
      </vt:variant>
      <vt:variant>
        <vt:i4>5</vt:i4>
      </vt:variant>
      <vt:variant>
        <vt:lpwstr/>
      </vt:variant>
      <vt:variant>
        <vt:lpwstr>_Toc366141942</vt:lpwstr>
      </vt:variant>
      <vt:variant>
        <vt:i4>1376312</vt:i4>
      </vt:variant>
      <vt:variant>
        <vt:i4>1364</vt:i4>
      </vt:variant>
      <vt:variant>
        <vt:i4>0</vt:i4>
      </vt:variant>
      <vt:variant>
        <vt:i4>5</vt:i4>
      </vt:variant>
      <vt:variant>
        <vt:lpwstr/>
      </vt:variant>
      <vt:variant>
        <vt:lpwstr>_Toc366141941</vt:lpwstr>
      </vt:variant>
      <vt:variant>
        <vt:i4>1376312</vt:i4>
      </vt:variant>
      <vt:variant>
        <vt:i4>1358</vt:i4>
      </vt:variant>
      <vt:variant>
        <vt:i4>0</vt:i4>
      </vt:variant>
      <vt:variant>
        <vt:i4>5</vt:i4>
      </vt:variant>
      <vt:variant>
        <vt:lpwstr/>
      </vt:variant>
      <vt:variant>
        <vt:lpwstr>_Toc366141940</vt:lpwstr>
      </vt:variant>
      <vt:variant>
        <vt:i4>1179704</vt:i4>
      </vt:variant>
      <vt:variant>
        <vt:i4>1352</vt:i4>
      </vt:variant>
      <vt:variant>
        <vt:i4>0</vt:i4>
      </vt:variant>
      <vt:variant>
        <vt:i4>5</vt:i4>
      </vt:variant>
      <vt:variant>
        <vt:lpwstr/>
      </vt:variant>
      <vt:variant>
        <vt:lpwstr>_Toc366141939</vt:lpwstr>
      </vt:variant>
      <vt:variant>
        <vt:i4>1179704</vt:i4>
      </vt:variant>
      <vt:variant>
        <vt:i4>1346</vt:i4>
      </vt:variant>
      <vt:variant>
        <vt:i4>0</vt:i4>
      </vt:variant>
      <vt:variant>
        <vt:i4>5</vt:i4>
      </vt:variant>
      <vt:variant>
        <vt:lpwstr/>
      </vt:variant>
      <vt:variant>
        <vt:lpwstr>_Toc366141938</vt:lpwstr>
      </vt:variant>
      <vt:variant>
        <vt:i4>1179704</vt:i4>
      </vt:variant>
      <vt:variant>
        <vt:i4>1340</vt:i4>
      </vt:variant>
      <vt:variant>
        <vt:i4>0</vt:i4>
      </vt:variant>
      <vt:variant>
        <vt:i4>5</vt:i4>
      </vt:variant>
      <vt:variant>
        <vt:lpwstr/>
      </vt:variant>
      <vt:variant>
        <vt:lpwstr>_Toc366141937</vt:lpwstr>
      </vt:variant>
      <vt:variant>
        <vt:i4>1179704</vt:i4>
      </vt:variant>
      <vt:variant>
        <vt:i4>1334</vt:i4>
      </vt:variant>
      <vt:variant>
        <vt:i4>0</vt:i4>
      </vt:variant>
      <vt:variant>
        <vt:i4>5</vt:i4>
      </vt:variant>
      <vt:variant>
        <vt:lpwstr/>
      </vt:variant>
      <vt:variant>
        <vt:lpwstr>_Toc366141936</vt:lpwstr>
      </vt:variant>
      <vt:variant>
        <vt:i4>1179704</vt:i4>
      </vt:variant>
      <vt:variant>
        <vt:i4>1328</vt:i4>
      </vt:variant>
      <vt:variant>
        <vt:i4>0</vt:i4>
      </vt:variant>
      <vt:variant>
        <vt:i4>5</vt:i4>
      </vt:variant>
      <vt:variant>
        <vt:lpwstr/>
      </vt:variant>
      <vt:variant>
        <vt:lpwstr>_Toc366141935</vt:lpwstr>
      </vt:variant>
      <vt:variant>
        <vt:i4>1179704</vt:i4>
      </vt:variant>
      <vt:variant>
        <vt:i4>1322</vt:i4>
      </vt:variant>
      <vt:variant>
        <vt:i4>0</vt:i4>
      </vt:variant>
      <vt:variant>
        <vt:i4>5</vt:i4>
      </vt:variant>
      <vt:variant>
        <vt:lpwstr/>
      </vt:variant>
      <vt:variant>
        <vt:lpwstr>_Toc366141934</vt:lpwstr>
      </vt:variant>
      <vt:variant>
        <vt:i4>1179704</vt:i4>
      </vt:variant>
      <vt:variant>
        <vt:i4>1316</vt:i4>
      </vt:variant>
      <vt:variant>
        <vt:i4>0</vt:i4>
      </vt:variant>
      <vt:variant>
        <vt:i4>5</vt:i4>
      </vt:variant>
      <vt:variant>
        <vt:lpwstr/>
      </vt:variant>
      <vt:variant>
        <vt:lpwstr>_Toc366141933</vt:lpwstr>
      </vt:variant>
      <vt:variant>
        <vt:i4>1179704</vt:i4>
      </vt:variant>
      <vt:variant>
        <vt:i4>1310</vt:i4>
      </vt:variant>
      <vt:variant>
        <vt:i4>0</vt:i4>
      </vt:variant>
      <vt:variant>
        <vt:i4>5</vt:i4>
      </vt:variant>
      <vt:variant>
        <vt:lpwstr/>
      </vt:variant>
      <vt:variant>
        <vt:lpwstr>_Toc366141932</vt:lpwstr>
      </vt:variant>
      <vt:variant>
        <vt:i4>1179704</vt:i4>
      </vt:variant>
      <vt:variant>
        <vt:i4>1304</vt:i4>
      </vt:variant>
      <vt:variant>
        <vt:i4>0</vt:i4>
      </vt:variant>
      <vt:variant>
        <vt:i4>5</vt:i4>
      </vt:variant>
      <vt:variant>
        <vt:lpwstr/>
      </vt:variant>
      <vt:variant>
        <vt:lpwstr>_Toc366141931</vt:lpwstr>
      </vt:variant>
      <vt:variant>
        <vt:i4>1179704</vt:i4>
      </vt:variant>
      <vt:variant>
        <vt:i4>1298</vt:i4>
      </vt:variant>
      <vt:variant>
        <vt:i4>0</vt:i4>
      </vt:variant>
      <vt:variant>
        <vt:i4>5</vt:i4>
      </vt:variant>
      <vt:variant>
        <vt:lpwstr/>
      </vt:variant>
      <vt:variant>
        <vt:lpwstr>_Toc366141930</vt:lpwstr>
      </vt:variant>
      <vt:variant>
        <vt:i4>1245240</vt:i4>
      </vt:variant>
      <vt:variant>
        <vt:i4>1292</vt:i4>
      </vt:variant>
      <vt:variant>
        <vt:i4>0</vt:i4>
      </vt:variant>
      <vt:variant>
        <vt:i4>5</vt:i4>
      </vt:variant>
      <vt:variant>
        <vt:lpwstr/>
      </vt:variant>
      <vt:variant>
        <vt:lpwstr>_Toc366141929</vt:lpwstr>
      </vt:variant>
      <vt:variant>
        <vt:i4>1245240</vt:i4>
      </vt:variant>
      <vt:variant>
        <vt:i4>1286</vt:i4>
      </vt:variant>
      <vt:variant>
        <vt:i4>0</vt:i4>
      </vt:variant>
      <vt:variant>
        <vt:i4>5</vt:i4>
      </vt:variant>
      <vt:variant>
        <vt:lpwstr/>
      </vt:variant>
      <vt:variant>
        <vt:lpwstr>_Toc366141928</vt:lpwstr>
      </vt:variant>
      <vt:variant>
        <vt:i4>1245240</vt:i4>
      </vt:variant>
      <vt:variant>
        <vt:i4>1280</vt:i4>
      </vt:variant>
      <vt:variant>
        <vt:i4>0</vt:i4>
      </vt:variant>
      <vt:variant>
        <vt:i4>5</vt:i4>
      </vt:variant>
      <vt:variant>
        <vt:lpwstr/>
      </vt:variant>
      <vt:variant>
        <vt:lpwstr>_Toc366141927</vt:lpwstr>
      </vt:variant>
      <vt:variant>
        <vt:i4>1245240</vt:i4>
      </vt:variant>
      <vt:variant>
        <vt:i4>1274</vt:i4>
      </vt:variant>
      <vt:variant>
        <vt:i4>0</vt:i4>
      </vt:variant>
      <vt:variant>
        <vt:i4>5</vt:i4>
      </vt:variant>
      <vt:variant>
        <vt:lpwstr/>
      </vt:variant>
      <vt:variant>
        <vt:lpwstr>_Toc366141926</vt:lpwstr>
      </vt:variant>
      <vt:variant>
        <vt:i4>1245240</vt:i4>
      </vt:variant>
      <vt:variant>
        <vt:i4>1268</vt:i4>
      </vt:variant>
      <vt:variant>
        <vt:i4>0</vt:i4>
      </vt:variant>
      <vt:variant>
        <vt:i4>5</vt:i4>
      </vt:variant>
      <vt:variant>
        <vt:lpwstr/>
      </vt:variant>
      <vt:variant>
        <vt:lpwstr>_Toc366141925</vt:lpwstr>
      </vt:variant>
      <vt:variant>
        <vt:i4>1245240</vt:i4>
      </vt:variant>
      <vt:variant>
        <vt:i4>1262</vt:i4>
      </vt:variant>
      <vt:variant>
        <vt:i4>0</vt:i4>
      </vt:variant>
      <vt:variant>
        <vt:i4>5</vt:i4>
      </vt:variant>
      <vt:variant>
        <vt:lpwstr/>
      </vt:variant>
      <vt:variant>
        <vt:lpwstr>_Toc366141924</vt:lpwstr>
      </vt:variant>
      <vt:variant>
        <vt:i4>1245240</vt:i4>
      </vt:variant>
      <vt:variant>
        <vt:i4>1256</vt:i4>
      </vt:variant>
      <vt:variant>
        <vt:i4>0</vt:i4>
      </vt:variant>
      <vt:variant>
        <vt:i4>5</vt:i4>
      </vt:variant>
      <vt:variant>
        <vt:lpwstr/>
      </vt:variant>
      <vt:variant>
        <vt:lpwstr>_Toc366141923</vt:lpwstr>
      </vt:variant>
      <vt:variant>
        <vt:i4>1245240</vt:i4>
      </vt:variant>
      <vt:variant>
        <vt:i4>1250</vt:i4>
      </vt:variant>
      <vt:variant>
        <vt:i4>0</vt:i4>
      </vt:variant>
      <vt:variant>
        <vt:i4>5</vt:i4>
      </vt:variant>
      <vt:variant>
        <vt:lpwstr/>
      </vt:variant>
      <vt:variant>
        <vt:lpwstr>_Toc366141922</vt:lpwstr>
      </vt:variant>
      <vt:variant>
        <vt:i4>1245240</vt:i4>
      </vt:variant>
      <vt:variant>
        <vt:i4>1244</vt:i4>
      </vt:variant>
      <vt:variant>
        <vt:i4>0</vt:i4>
      </vt:variant>
      <vt:variant>
        <vt:i4>5</vt:i4>
      </vt:variant>
      <vt:variant>
        <vt:lpwstr/>
      </vt:variant>
      <vt:variant>
        <vt:lpwstr>_Toc366141921</vt:lpwstr>
      </vt:variant>
      <vt:variant>
        <vt:i4>1245240</vt:i4>
      </vt:variant>
      <vt:variant>
        <vt:i4>1238</vt:i4>
      </vt:variant>
      <vt:variant>
        <vt:i4>0</vt:i4>
      </vt:variant>
      <vt:variant>
        <vt:i4>5</vt:i4>
      </vt:variant>
      <vt:variant>
        <vt:lpwstr/>
      </vt:variant>
      <vt:variant>
        <vt:lpwstr>_Toc366141920</vt:lpwstr>
      </vt:variant>
      <vt:variant>
        <vt:i4>1048632</vt:i4>
      </vt:variant>
      <vt:variant>
        <vt:i4>1232</vt:i4>
      </vt:variant>
      <vt:variant>
        <vt:i4>0</vt:i4>
      </vt:variant>
      <vt:variant>
        <vt:i4>5</vt:i4>
      </vt:variant>
      <vt:variant>
        <vt:lpwstr/>
      </vt:variant>
      <vt:variant>
        <vt:lpwstr>_Toc366141919</vt:lpwstr>
      </vt:variant>
      <vt:variant>
        <vt:i4>1048632</vt:i4>
      </vt:variant>
      <vt:variant>
        <vt:i4>1226</vt:i4>
      </vt:variant>
      <vt:variant>
        <vt:i4>0</vt:i4>
      </vt:variant>
      <vt:variant>
        <vt:i4>5</vt:i4>
      </vt:variant>
      <vt:variant>
        <vt:lpwstr/>
      </vt:variant>
      <vt:variant>
        <vt:lpwstr>_Toc366141918</vt:lpwstr>
      </vt:variant>
      <vt:variant>
        <vt:i4>1048632</vt:i4>
      </vt:variant>
      <vt:variant>
        <vt:i4>1220</vt:i4>
      </vt:variant>
      <vt:variant>
        <vt:i4>0</vt:i4>
      </vt:variant>
      <vt:variant>
        <vt:i4>5</vt:i4>
      </vt:variant>
      <vt:variant>
        <vt:lpwstr/>
      </vt:variant>
      <vt:variant>
        <vt:lpwstr>_Toc366141917</vt:lpwstr>
      </vt:variant>
      <vt:variant>
        <vt:i4>1048632</vt:i4>
      </vt:variant>
      <vt:variant>
        <vt:i4>1214</vt:i4>
      </vt:variant>
      <vt:variant>
        <vt:i4>0</vt:i4>
      </vt:variant>
      <vt:variant>
        <vt:i4>5</vt:i4>
      </vt:variant>
      <vt:variant>
        <vt:lpwstr/>
      </vt:variant>
      <vt:variant>
        <vt:lpwstr>_Toc366141916</vt:lpwstr>
      </vt:variant>
      <vt:variant>
        <vt:i4>1048632</vt:i4>
      </vt:variant>
      <vt:variant>
        <vt:i4>1208</vt:i4>
      </vt:variant>
      <vt:variant>
        <vt:i4>0</vt:i4>
      </vt:variant>
      <vt:variant>
        <vt:i4>5</vt:i4>
      </vt:variant>
      <vt:variant>
        <vt:lpwstr/>
      </vt:variant>
      <vt:variant>
        <vt:lpwstr>_Toc366141915</vt:lpwstr>
      </vt:variant>
      <vt:variant>
        <vt:i4>1048632</vt:i4>
      </vt:variant>
      <vt:variant>
        <vt:i4>1202</vt:i4>
      </vt:variant>
      <vt:variant>
        <vt:i4>0</vt:i4>
      </vt:variant>
      <vt:variant>
        <vt:i4>5</vt:i4>
      </vt:variant>
      <vt:variant>
        <vt:lpwstr/>
      </vt:variant>
      <vt:variant>
        <vt:lpwstr>_Toc366141914</vt:lpwstr>
      </vt:variant>
      <vt:variant>
        <vt:i4>1048632</vt:i4>
      </vt:variant>
      <vt:variant>
        <vt:i4>1196</vt:i4>
      </vt:variant>
      <vt:variant>
        <vt:i4>0</vt:i4>
      </vt:variant>
      <vt:variant>
        <vt:i4>5</vt:i4>
      </vt:variant>
      <vt:variant>
        <vt:lpwstr/>
      </vt:variant>
      <vt:variant>
        <vt:lpwstr>_Toc366141913</vt:lpwstr>
      </vt:variant>
      <vt:variant>
        <vt:i4>1048632</vt:i4>
      </vt:variant>
      <vt:variant>
        <vt:i4>1190</vt:i4>
      </vt:variant>
      <vt:variant>
        <vt:i4>0</vt:i4>
      </vt:variant>
      <vt:variant>
        <vt:i4>5</vt:i4>
      </vt:variant>
      <vt:variant>
        <vt:lpwstr/>
      </vt:variant>
      <vt:variant>
        <vt:lpwstr>_Toc366141912</vt:lpwstr>
      </vt:variant>
      <vt:variant>
        <vt:i4>1048632</vt:i4>
      </vt:variant>
      <vt:variant>
        <vt:i4>1184</vt:i4>
      </vt:variant>
      <vt:variant>
        <vt:i4>0</vt:i4>
      </vt:variant>
      <vt:variant>
        <vt:i4>5</vt:i4>
      </vt:variant>
      <vt:variant>
        <vt:lpwstr/>
      </vt:variant>
      <vt:variant>
        <vt:lpwstr>_Toc366141911</vt:lpwstr>
      </vt:variant>
      <vt:variant>
        <vt:i4>1048632</vt:i4>
      </vt:variant>
      <vt:variant>
        <vt:i4>1178</vt:i4>
      </vt:variant>
      <vt:variant>
        <vt:i4>0</vt:i4>
      </vt:variant>
      <vt:variant>
        <vt:i4>5</vt:i4>
      </vt:variant>
      <vt:variant>
        <vt:lpwstr/>
      </vt:variant>
      <vt:variant>
        <vt:lpwstr>_Toc366141910</vt:lpwstr>
      </vt:variant>
      <vt:variant>
        <vt:i4>1114168</vt:i4>
      </vt:variant>
      <vt:variant>
        <vt:i4>1172</vt:i4>
      </vt:variant>
      <vt:variant>
        <vt:i4>0</vt:i4>
      </vt:variant>
      <vt:variant>
        <vt:i4>5</vt:i4>
      </vt:variant>
      <vt:variant>
        <vt:lpwstr/>
      </vt:variant>
      <vt:variant>
        <vt:lpwstr>_Toc366141909</vt:lpwstr>
      </vt:variant>
      <vt:variant>
        <vt:i4>1114168</vt:i4>
      </vt:variant>
      <vt:variant>
        <vt:i4>1166</vt:i4>
      </vt:variant>
      <vt:variant>
        <vt:i4>0</vt:i4>
      </vt:variant>
      <vt:variant>
        <vt:i4>5</vt:i4>
      </vt:variant>
      <vt:variant>
        <vt:lpwstr/>
      </vt:variant>
      <vt:variant>
        <vt:lpwstr>_Toc366141908</vt:lpwstr>
      </vt:variant>
      <vt:variant>
        <vt:i4>1114168</vt:i4>
      </vt:variant>
      <vt:variant>
        <vt:i4>1160</vt:i4>
      </vt:variant>
      <vt:variant>
        <vt:i4>0</vt:i4>
      </vt:variant>
      <vt:variant>
        <vt:i4>5</vt:i4>
      </vt:variant>
      <vt:variant>
        <vt:lpwstr/>
      </vt:variant>
      <vt:variant>
        <vt:lpwstr>_Toc366141907</vt:lpwstr>
      </vt:variant>
      <vt:variant>
        <vt:i4>1114168</vt:i4>
      </vt:variant>
      <vt:variant>
        <vt:i4>1154</vt:i4>
      </vt:variant>
      <vt:variant>
        <vt:i4>0</vt:i4>
      </vt:variant>
      <vt:variant>
        <vt:i4>5</vt:i4>
      </vt:variant>
      <vt:variant>
        <vt:lpwstr/>
      </vt:variant>
      <vt:variant>
        <vt:lpwstr>_Toc366141906</vt:lpwstr>
      </vt:variant>
      <vt:variant>
        <vt:i4>1114168</vt:i4>
      </vt:variant>
      <vt:variant>
        <vt:i4>1148</vt:i4>
      </vt:variant>
      <vt:variant>
        <vt:i4>0</vt:i4>
      </vt:variant>
      <vt:variant>
        <vt:i4>5</vt:i4>
      </vt:variant>
      <vt:variant>
        <vt:lpwstr/>
      </vt:variant>
      <vt:variant>
        <vt:lpwstr>_Toc366141905</vt:lpwstr>
      </vt:variant>
      <vt:variant>
        <vt:i4>1114168</vt:i4>
      </vt:variant>
      <vt:variant>
        <vt:i4>1142</vt:i4>
      </vt:variant>
      <vt:variant>
        <vt:i4>0</vt:i4>
      </vt:variant>
      <vt:variant>
        <vt:i4>5</vt:i4>
      </vt:variant>
      <vt:variant>
        <vt:lpwstr/>
      </vt:variant>
      <vt:variant>
        <vt:lpwstr>_Toc366141904</vt:lpwstr>
      </vt:variant>
      <vt:variant>
        <vt:i4>1114168</vt:i4>
      </vt:variant>
      <vt:variant>
        <vt:i4>1136</vt:i4>
      </vt:variant>
      <vt:variant>
        <vt:i4>0</vt:i4>
      </vt:variant>
      <vt:variant>
        <vt:i4>5</vt:i4>
      </vt:variant>
      <vt:variant>
        <vt:lpwstr/>
      </vt:variant>
      <vt:variant>
        <vt:lpwstr>_Toc366141903</vt:lpwstr>
      </vt:variant>
      <vt:variant>
        <vt:i4>1114168</vt:i4>
      </vt:variant>
      <vt:variant>
        <vt:i4>1130</vt:i4>
      </vt:variant>
      <vt:variant>
        <vt:i4>0</vt:i4>
      </vt:variant>
      <vt:variant>
        <vt:i4>5</vt:i4>
      </vt:variant>
      <vt:variant>
        <vt:lpwstr/>
      </vt:variant>
      <vt:variant>
        <vt:lpwstr>_Toc366141902</vt:lpwstr>
      </vt:variant>
      <vt:variant>
        <vt:i4>1114168</vt:i4>
      </vt:variant>
      <vt:variant>
        <vt:i4>1124</vt:i4>
      </vt:variant>
      <vt:variant>
        <vt:i4>0</vt:i4>
      </vt:variant>
      <vt:variant>
        <vt:i4>5</vt:i4>
      </vt:variant>
      <vt:variant>
        <vt:lpwstr/>
      </vt:variant>
      <vt:variant>
        <vt:lpwstr>_Toc366141901</vt:lpwstr>
      </vt:variant>
      <vt:variant>
        <vt:i4>1114168</vt:i4>
      </vt:variant>
      <vt:variant>
        <vt:i4>1118</vt:i4>
      </vt:variant>
      <vt:variant>
        <vt:i4>0</vt:i4>
      </vt:variant>
      <vt:variant>
        <vt:i4>5</vt:i4>
      </vt:variant>
      <vt:variant>
        <vt:lpwstr/>
      </vt:variant>
      <vt:variant>
        <vt:lpwstr>_Toc366141900</vt:lpwstr>
      </vt:variant>
      <vt:variant>
        <vt:i4>1572921</vt:i4>
      </vt:variant>
      <vt:variant>
        <vt:i4>1112</vt:i4>
      </vt:variant>
      <vt:variant>
        <vt:i4>0</vt:i4>
      </vt:variant>
      <vt:variant>
        <vt:i4>5</vt:i4>
      </vt:variant>
      <vt:variant>
        <vt:lpwstr/>
      </vt:variant>
      <vt:variant>
        <vt:lpwstr>_Toc366141899</vt:lpwstr>
      </vt:variant>
      <vt:variant>
        <vt:i4>1572921</vt:i4>
      </vt:variant>
      <vt:variant>
        <vt:i4>1106</vt:i4>
      </vt:variant>
      <vt:variant>
        <vt:i4>0</vt:i4>
      </vt:variant>
      <vt:variant>
        <vt:i4>5</vt:i4>
      </vt:variant>
      <vt:variant>
        <vt:lpwstr/>
      </vt:variant>
      <vt:variant>
        <vt:lpwstr>_Toc366141898</vt:lpwstr>
      </vt:variant>
      <vt:variant>
        <vt:i4>1572921</vt:i4>
      </vt:variant>
      <vt:variant>
        <vt:i4>1100</vt:i4>
      </vt:variant>
      <vt:variant>
        <vt:i4>0</vt:i4>
      </vt:variant>
      <vt:variant>
        <vt:i4>5</vt:i4>
      </vt:variant>
      <vt:variant>
        <vt:lpwstr/>
      </vt:variant>
      <vt:variant>
        <vt:lpwstr>_Toc366141897</vt:lpwstr>
      </vt:variant>
      <vt:variant>
        <vt:i4>1572921</vt:i4>
      </vt:variant>
      <vt:variant>
        <vt:i4>1094</vt:i4>
      </vt:variant>
      <vt:variant>
        <vt:i4>0</vt:i4>
      </vt:variant>
      <vt:variant>
        <vt:i4>5</vt:i4>
      </vt:variant>
      <vt:variant>
        <vt:lpwstr/>
      </vt:variant>
      <vt:variant>
        <vt:lpwstr>_Toc366141896</vt:lpwstr>
      </vt:variant>
      <vt:variant>
        <vt:i4>1572921</vt:i4>
      </vt:variant>
      <vt:variant>
        <vt:i4>1088</vt:i4>
      </vt:variant>
      <vt:variant>
        <vt:i4>0</vt:i4>
      </vt:variant>
      <vt:variant>
        <vt:i4>5</vt:i4>
      </vt:variant>
      <vt:variant>
        <vt:lpwstr/>
      </vt:variant>
      <vt:variant>
        <vt:lpwstr>_Toc366141895</vt:lpwstr>
      </vt:variant>
      <vt:variant>
        <vt:i4>1572921</vt:i4>
      </vt:variant>
      <vt:variant>
        <vt:i4>1082</vt:i4>
      </vt:variant>
      <vt:variant>
        <vt:i4>0</vt:i4>
      </vt:variant>
      <vt:variant>
        <vt:i4>5</vt:i4>
      </vt:variant>
      <vt:variant>
        <vt:lpwstr/>
      </vt:variant>
      <vt:variant>
        <vt:lpwstr>_Toc366141894</vt:lpwstr>
      </vt:variant>
      <vt:variant>
        <vt:i4>1572921</vt:i4>
      </vt:variant>
      <vt:variant>
        <vt:i4>1076</vt:i4>
      </vt:variant>
      <vt:variant>
        <vt:i4>0</vt:i4>
      </vt:variant>
      <vt:variant>
        <vt:i4>5</vt:i4>
      </vt:variant>
      <vt:variant>
        <vt:lpwstr/>
      </vt:variant>
      <vt:variant>
        <vt:lpwstr>_Toc366141893</vt:lpwstr>
      </vt:variant>
      <vt:variant>
        <vt:i4>1572921</vt:i4>
      </vt:variant>
      <vt:variant>
        <vt:i4>1070</vt:i4>
      </vt:variant>
      <vt:variant>
        <vt:i4>0</vt:i4>
      </vt:variant>
      <vt:variant>
        <vt:i4>5</vt:i4>
      </vt:variant>
      <vt:variant>
        <vt:lpwstr/>
      </vt:variant>
      <vt:variant>
        <vt:lpwstr>_Toc366141892</vt:lpwstr>
      </vt:variant>
      <vt:variant>
        <vt:i4>1572921</vt:i4>
      </vt:variant>
      <vt:variant>
        <vt:i4>1064</vt:i4>
      </vt:variant>
      <vt:variant>
        <vt:i4>0</vt:i4>
      </vt:variant>
      <vt:variant>
        <vt:i4>5</vt:i4>
      </vt:variant>
      <vt:variant>
        <vt:lpwstr/>
      </vt:variant>
      <vt:variant>
        <vt:lpwstr>_Toc366141891</vt:lpwstr>
      </vt:variant>
      <vt:variant>
        <vt:i4>1572921</vt:i4>
      </vt:variant>
      <vt:variant>
        <vt:i4>1058</vt:i4>
      </vt:variant>
      <vt:variant>
        <vt:i4>0</vt:i4>
      </vt:variant>
      <vt:variant>
        <vt:i4>5</vt:i4>
      </vt:variant>
      <vt:variant>
        <vt:lpwstr/>
      </vt:variant>
      <vt:variant>
        <vt:lpwstr>_Toc366141890</vt:lpwstr>
      </vt:variant>
      <vt:variant>
        <vt:i4>1638457</vt:i4>
      </vt:variant>
      <vt:variant>
        <vt:i4>1052</vt:i4>
      </vt:variant>
      <vt:variant>
        <vt:i4>0</vt:i4>
      </vt:variant>
      <vt:variant>
        <vt:i4>5</vt:i4>
      </vt:variant>
      <vt:variant>
        <vt:lpwstr/>
      </vt:variant>
      <vt:variant>
        <vt:lpwstr>_Toc366141889</vt:lpwstr>
      </vt:variant>
      <vt:variant>
        <vt:i4>1638457</vt:i4>
      </vt:variant>
      <vt:variant>
        <vt:i4>1046</vt:i4>
      </vt:variant>
      <vt:variant>
        <vt:i4>0</vt:i4>
      </vt:variant>
      <vt:variant>
        <vt:i4>5</vt:i4>
      </vt:variant>
      <vt:variant>
        <vt:lpwstr/>
      </vt:variant>
      <vt:variant>
        <vt:lpwstr>_Toc366141888</vt:lpwstr>
      </vt:variant>
      <vt:variant>
        <vt:i4>1638457</vt:i4>
      </vt:variant>
      <vt:variant>
        <vt:i4>1040</vt:i4>
      </vt:variant>
      <vt:variant>
        <vt:i4>0</vt:i4>
      </vt:variant>
      <vt:variant>
        <vt:i4>5</vt:i4>
      </vt:variant>
      <vt:variant>
        <vt:lpwstr/>
      </vt:variant>
      <vt:variant>
        <vt:lpwstr>_Toc366141887</vt:lpwstr>
      </vt:variant>
      <vt:variant>
        <vt:i4>1638457</vt:i4>
      </vt:variant>
      <vt:variant>
        <vt:i4>1034</vt:i4>
      </vt:variant>
      <vt:variant>
        <vt:i4>0</vt:i4>
      </vt:variant>
      <vt:variant>
        <vt:i4>5</vt:i4>
      </vt:variant>
      <vt:variant>
        <vt:lpwstr/>
      </vt:variant>
      <vt:variant>
        <vt:lpwstr>_Toc366141886</vt:lpwstr>
      </vt:variant>
      <vt:variant>
        <vt:i4>1638457</vt:i4>
      </vt:variant>
      <vt:variant>
        <vt:i4>1028</vt:i4>
      </vt:variant>
      <vt:variant>
        <vt:i4>0</vt:i4>
      </vt:variant>
      <vt:variant>
        <vt:i4>5</vt:i4>
      </vt:variant>
      <vt:variant>
        <vt:lpwstr/>
      </vt:variant>
      <vt:variant>
        <vt:lpwstr>_Toc366141885</vt:lpwstr>
      </vt:variant>
      <vt:variant>
        <vt:i4>1638457</vt:i4>
      </vt:variant>
      <vt:variant>
        <vt:i4>1022</vt:i4>
      </vt:variant>
      <vt:variant>
        <vt:i4>0</vt:i4>
      </vt:variant>
      <vt:variant>
        <vt:i4>5</vt:i4>
      </vt:variant>
      <vt:variant>
        <vt:lpwstr/>
      </vt:variant>
      <vt:variant>
        <vt:lpwstr>_Toc366141884</vt:lpwstr>
      </vt:variant>
      <vt:variant>
        <vt:i4>1638457</vt:i4>
      </vt:variant>
      <vt:variant>
        <vt:i4>1016</vt:i4>
      </vt:variant>
      <vt:variant>
        <vt:i4>0</vt:i4>
      </vt:variant>
      <vt:variant>
        <vt:i4>5</vt:i4>
      </vt:variant>
      <vt:variant>
        <vt:lpwstr/>
      </vt:variant>
      <vt:variant>
        <vt:lpwstr>_Toc366141883</vt:lpwstr>
      </vt:variant>
      <vt:variant>
        <vt:i4>1638457</vt:i4>
      </vt:variant>
      <vt:variant>
        <vt:i4>1010</vt:i4>
      </vt:variant>
      <vt:variant>
        <vt:i4>0</vt:i4>
      </vt:variant>
      <vt:variant>
        <vt:i4>5</vt:i4>
      </vt:variant>
      <vt:variant>
        <vt:lpwstr/>
      </vt:variant>
      <vt:variant>
        <vt:lpwstr>_Toc366141882</vt:lpwstr>
      </vt:variant>
      <vt:variant>
        <vt:i4>1638457</vt:i4>
      </vt:variant>
      <vt:variant>
        <vt:i4>1004</vt:i4>
      </vt:variant>
      <vt:variant>
        <vt:i4>0</vt:i4>
      </vt:variant>
      <vt:variant>
        <vt:i4>5</vt:i4>
      </vt:variant>
      <vt:variant>
        <vt:lpwstr/>
      </vt:variant>
      <vt:variant>
        <vt:lpwstr>_Toc366141881</vt:lpwstr>
      </vt:variant>
      <vt:variant>
        <vt:i4>1638457</vt:i4>
      </vt:variant>
      <vt:variant>
        <vt:i4>998</vt:i4>
      </vt:variant>
      <vt:variant>
        <vt:i4>0</vt:i4>
      </vt:variant>
      <vt:variant>
        <vt:i4>5</vt:i4>
      </vt:variant>
      <vt:variant>
        <vt:lpwstr/>
      </vt:variant>
      <vt:variant>
        <vt:lpwstr>_Toc366141880</vt:lpwstr>
      </vt:variant>
      <vt:variant>
        <vt:i4>1441849</vt:i4>
      </vt:variant>
      <vt:variant>
        <vt:i4>992</vt:i4>
      </vt:variant>
      <vt:variant>
        <vt:i4>0</vt:i4>
      </vt:variant>
      <vt:variant>
        <vt:i4>5</vt:i4>
      </vt:variant>
      <vt:variant>
        <vt:lpwstr/>
      </vt:variant>
      <vt:variant>
        <vt:lpwstr>_Toc366141879</vt:lpwstr>
      </vt:variant>
      <vt:variant>
        <vt:i4>1441849</vt:i4>
      </vt:variant>
      <vt:variant>
        <vt:i4>986</vt:i4>
      </vt:variant>
      <vt:variant>
        <vt:i4>0</vt:i4>
      </vt:variant>
      <vt:variant>
        <vt:i4>5</vt:i4>
      </vt:variant>
      <vt:variant>
        <vt:lpwstr/>
      </vt:variant>
      <vt:variant>
        <vt:lpwstr>_Toc366141878</vt:lpwstr>
      </vt:variant>
      <vt:variant>
        <vt:i4>1441849</vt:i4>
      </vt:variant>
      <vt:variant>
        <vt:i4>980</vt:i4>
      </vt:variant>
      <vt:variant>
        <vt:i4>0</vt:i4>
      </vt:variant>
      <vt:variant>
        <vt:i4>5</vt:i4>
      </vt:variant>
      <vt:variant>
        <vt:lpwstr/>
      </vt:variant>
      <vt:variant>
        <vt:lpwstr>_Toc366141877</vt:lpwstr>
      </vt:variant>
      <vt:variant>
        <vt:i4>1441849</vt:i4>
      </vt:variant>
      <vt:variant>
        <vt:i4>974</vt:i4>
      </vt:variant>
      <vt:variant>
        <vt:i4>0</vt:i4>
      </vt:variant>
      <vt:variant>
        <vt:i4>5</vt:i4>
      </vt:variant>
      <vt:variant>
        <vt:lpwstr/>
      </vt:variant>
      <vt:variant>
        <vt:lpwstr>_Toc366141876</vt:lpwstr>
      </vt:variant>
      <vt:variant>
        <vt:i4>1441849</vt:i4>
      </vt:variant>
      <vt:variant>
        <vt:i4>968</vt:i4>
      </vt:variant>
      <vt:variant>
        <vt:i4>0</vt:i4>
      </vt:variant>
      <vt:variant>
        <vt:i4>5</vt:i4>
      </vt:variant>
      <vt:variant>
        <vt:lpwstr/>
      </vt:variant>
      <vt:variant>
        <vt:lpwstr>_Toc366141875</vt:lpwstr>
      </vt:variant>
      <vt:variant>
        <vt:i4>1441849</vt:i4>
      </vt:variant>
      <vt:variant>
        <vt:i4>962</vt:i4>
      </vt:variant>
      <vt:variant>
        <vt:i4>0</vt:i4>
      </vt:variant>
      <vt:variant>
        <vt:i4>5</vt:i4>
      </vt:variant>
      <vt:variant>
        <vt:lpwstr/>
      </vt:variant>
      <vt:variant>
        <vt:lpwstr>_Toc366141874</vt:lpwstr>
      </vt:variant>
      <vt:variant>
        <vt:i4>1441849</vt:i4>
      </vt:variant>
      <vt:variant>
        <vt:i4>956</vt:i4>
      </vt:variant>
      <vt:variant>
        <vt:i4>0</vt:i4>
      </vt:variant>
      <vt:variant>
        <vt:i4>5</vt:i4>
      </vt:variant>
      <vt:variant>
        <vt:lpwstr/>
      </vt:variant>
      <vt:variant>
        <vt:lpwstr>_Toc366141873</vt:lpwstr>
      </vt:variant>
      <vt:variant>
        <vt:i4>1441849</vt:i4>
      </vt:variant>
      <vt:variant>
        <vt:i4>950</vt:i4>
      </vt:variant>
      <vt:variant>
        <vt:i4>0</vt:i4>
      </vt:variant>
      <vt:variant>
        <vt:i4>5</vt:i4>
      </vt:variant>
      <vt:variant>
        <vt:lpwstr/>
      </vt:variant>
      <vt:variant>
        <vt:lpwstr>_Toc366141872</vt:lpwstr>
      </vt:variant>
      <vt:variant>
        <vt:i4>1441849</vt:i4>
      </vt:variant>
      <vt:variant>
        <vt:i4>944</vt:i4>
      </vt:variant>
      <vt:variant>
        <vt:i4>0</vt:i4>
      </vt:variant>
      <vt:variant>
        <vt:i4>5</vt:i4>
      </vt:variant>
      <vt:variant>
        <vt:lpwstr/>
      </vt:variant>
      <vt:variant>
        <vt:lpwstr>_Toc366141871</vt:lpwstr>
      </vt:variant>
      <vt:variant>
        <vt:i4>1441849</vt:i4>
      </vt:variant>
      <vt:variant>
        <vt:i4>938</vt:i4>
      </vt:variant>
      <vt:variant>
        <vt:i4>0</vt:i4>
      </vt:variant>
      <vt:variant>
        <vt:i4>5</vt:i4>
      </vt:variant>
      <vt:variant>
        <vt:lpwstr/>
      </vt:variant>
      <vt:variant>
        <vt:lpwstr>_Toc366141870</vt:lpwstr>
      </vt:variant>
      <vt:variant>
        <vt:i4>1507385</vt:i4>
      </vt:variant>
      <vt:variant>
        <vt:i4>932</vt:i4>
      </vt:variant>
      <vt:variant>
        <vt:i4>0</vt:i4>
      </vt:variant>
      <vt:variant>
        <vt:i4>5</vt:i4>
      </vt:variant>
      <vt:variant>
        <vt:lpwstr/>
      </vt:variant>
      <vt:variant>
        <vt:lpwstr>_Toc366141869</vt:lpwstr>
      </vt:variant>
      <vt:variant>
        <vt:i4>1507385</vt:i4>
      </vt:variant>
      <vt:variant>
        <vt:i4>926</vt:i4>
      </vt:variant>
      <vt:variant>
        <vt:i4>0</vt:i4>
      </vt:variant>
      <vt:variant>
        <vt:i4>5</vt:i4>
      </vt:variant>
      <vt:variant>
        <vt:lpwstr/>
      </vt:variant>
      <vt:variant>
        <vt:lpwstr>_Toc366141868</vt:lpwstr>
      </vt:variant>
      <vt:variant>
        <vt:i4>1507385</vt:i4>
      </vt:variant>
      <vt:variant>
        <vt:i4>920</vt:i4>
      </vt:variant>
      <vt:variant>
        <vt:i4>0</vt:i4>
      </vt:variant>
      <vt:variant>
        <vt:i4>5</vt:i4>
      </vt:variant>
      <vt:variant>
        <vt:lpwstr/>
      </vt:variant>
      <vt:variant>
        <vt:lpwstr>_Toc366141867</vt:lpwstr>
      </vt:variant>
      <vt:variant>
        <vt:i4>1507385</vt:i4>
      </vt:variant>
      <vt:variant>
        <vt:i4>914</vt:i4>
      </vt:variant>
      <vt:variant>
        <vt:i4>0</vt:i4>
      </vt:variant>
      <vt:variant>
        <vt:i4>5</vt:i4>
      </vt:variant>
      <vt:variant>
        <vt:lpwstr/>
      </vt:variant>
      <vt:variant>
        <vt:lpwstr>_Toc366141866</vt:lpwstr>
      </vt:variant>
      <vt:variant>
        <vt:i4>1507385</vt:i4>
      </vt:variant>
      <vt:variant>
        <vt:i4>908</vt:i4>
      </vt:variant>
      <vt:variant>
        <vt:i4>0</vt:i4>
      </vt:variant>
      <vt:variant>
        <vt:i4>5</vt:i4>
      </vt:variant>
      <vt:variant>
        <vt:lpwstr/>
      </vt:variant>
      <vt:variant>
        <vt:lpwstr>_Toc366141865</vt:lpwstr>
      </vt:variant>
      <vt:variant>
        <vt:i4>1507385</vt:i4>
      </vt:variant>
      <vt:variant>
        <vt:i4>902</vt:i4>
      </vt:variant>
      <vt:variant>
        <vt:i4>0</vt:i4>
      </vt:variant>
      <vt:variant>
        <vt:i4>5</vt:i4>
      </vt:variant>
      <vt:variant>
        <vt:lpwstr/>
      </vt:variant>
      <vt:variant>
        <vt:lpwstr>_Toc366141864</vt:lpwstr>
      </vt:variant>
      <vt:variant>
        <vt:i4>1507385</vt:i4>
      </vt:variant>
      <vt:variant>
        <vt:i4>896</vt:i4>
      </vt:variant>
      <vt:variant>
        <vt:i4>0</vt:i4>
      </vt:variant>
      <vt:variant>
        <vt:i4>5</vt:i4>
      </vt:variant>
      <vt:variant>
        <vt:lpwstr/>
      </vt:variant>
      <vt:variant>
        <vt:lpwstr>_Toc366141863</vt:lpwstr>
      </vt:variant>
      <vt:variant>
        <vt:i4>1507385</vt:i4>
      </vt:variant>
      <vt:variant>
        <vt:i4>890</vt:i4>
      </vt:variant>
      <vt:variant>
        <vt:i4>0</vt:i4>
      </vt:variant>
      <vt:variant>
        <vt:i4>5</vt:i4>
      </vt:variant>
      <vt:variant>
        <vt:lpwstr/>
      </vt:variant>
      <vt:variant>
        <vt:lpwstr>_Toc366141862</vt:lpwstr>
      </vt:variant>
      <vt:variant>
        <vt:i4>1507385</vt:i4>
      </vt:variant>
      <vt:variant>
        <vt:i4>884</vt:i4>
      </vt:variant>
      <vt:variant>
        <vt:i4>0</vt:i4>
      </vt:variant>
      <vt:variant>
        <vt:i4>5</vt:i4>
      </vt:variant>
      <vt:variant>
        <vt:lpwstr/>
      </vt:variant>
      <vt:variant>
        <vt:lpwstr>_Toc366141861</vt:lpwstr>
      </vt:variant>
      <vt:variant>
        <vt:i4>1507385</vt:i4>
      </vt:variant>
      <vt:variant>
        <vt:i4>878</vt:i4>
      </vt:variant>
      <vt:variant>
        <vt:i4>0</vt:i4>
      </vt:variant>
      <vt:variant>
        <vt:i4>5</vt:i4>
      </vt:variant>
      <vt:variant>
        <vt:lpwstr/>
      </vt:variant>
      <vt:variant>
        <vt:lpwstr>_Toc366141860</vt:lpwstr>
      </vt:variant>
      <vt:variant>
        <vt:i4>1310777</vt:i4>
      </vt:variant>
      <vt:variant>
        <vt:i4>872</vt:i4>
      </vt:variant>
      <vt:variant>
        <vt:i4>0</vt:i4>
      </vt:variant>
      <vt:variant>
        <vt:i4>5</vt:i4>
      </vt:variant>
      <vt:variant>
        <vt:lpwstr/>
      </vt:variant>
      <vt:variant>
        <vt:lpwstr>_Toc366141859</vt:lpwstr>
      </vt:variant>
      <vt:variant>
        <vt:i4>1310777</vt:i4>
      </vt:variant>
      <vt:variant>
        <vt:i4>866</vt:i4>
      </vt:variant>
      <vt:variant>
        <vt:i4>0</vt:i4>
      </vt:variant>
      <vt:variant>
        <vt:i4>5</vt:i4>
      </vt:variant>
      <vt:variant>
        <vt:lpwstr/>
      </vt:variant>
      <vt:variant>
        <vt:lpwstr>_Toc366141858</vt:lpwstr>
      </vt:variant>
      <vt:variant>
        <vt:i4>1310777</vt:i4>
      </vt:variant>
      <vt:variant>
        <vt:i4>860</vt:i4>
      </vt:variant>
      <vt:variant>
        <vt:i4>0</vt:i4>
      </vt:variant>
      <vt:variant>
        <vt:i4>5</vt:i4>
      </vt:variant>
      <vt:variant>
        <vt:lpwstr/>
      </vt:variant>
      <vt:variant>
        <vt:lpwstr>_Toc366141857</vt:lpwstr>
      </vt:variant>
      <vt:variant>
        <vt:i4>1310777</vt:i4>
      </vt:variant>
      <vt:variant>
        <vt:i4>854</vt:i4>
      </vt:variant>
      <vt:variant>
        <vt:i4>0</vt:i4>
      </vt:variant>
      <vt:variant>
        <vt:i4>5</vt:i4>
      </vt:variant>
      <vt:variant>
        <vt:lpwstr/>
      </vt:variant>
      <vt:variant>
        <vt:lpwstr>_Toc366141856</vt:lpwstr>
      </vt:variant>
      <vt:variant>
        <vt:i4>1310777</vt:i4>
      </vt:variant>
      <vt:variant>
        <vt:i4>848</vt:i4>
      </vt:variant>
      <vt:variant>
        <vt:i4>0</vt:i4>
      </vt:variant>
      <vt:variant>
        <vt:i4>5</vt:i4>
      </vt:variant>
      <vt:variant>
        <vt:lpwstr/>
      </vt:variant>
      <vt:variant>
        <vt:lpwstr>_Toc366141855</vt:lpwstr>
      </vt:variant>
      <vt:variant>
        <vt:i4>1310777</vt:i4>
      </vt:variant>
      <vt:variant>
        <vt:i4>842</vt:i4>
      </vt:variant>
      <vt:variant>
        <vt:i4>0</vt:i4>
      </vt:variant>
      <vt:variant>
        <vt:i4>5</vt:i4>
      </vt:variant>
      <vt:variant>
        <vt:lpwstr/>
      </vt:variant>
      <vt:variant>
        <vt:lpwstr>_Toc366141854</vt:lpwstr>
      </vt:variant>
      <vt:variant>
        <vt:i4>1310777</vt:i4>
      </vt:variant>
      <vt:variant>
        <vt:i4>836</vt:i4>
      </vt:variant>
      <vt:variant>
        <vt:i4>0</vt:i4>
      </vt:variant>
      <vt:variant>
        <vt:i4>5</vt:i4>
      </vt:variant>
      <vt:variant>
        <vt:lpwstr/>
      </vt:variant>
      <vt:variant>
        <vt:lpwstr>_Toc366141853</vt:lpwstr>
      </vt:variant>
      <vt:variant>
        <vt:i4>1310777</vt:i4>
      </vt:variant>
      <vt:variant>
        <vt:i4>830</vt:i4>
      </vt:variant>
      <vt:variant>
        <vt:i4>0</vt:i4>
      </vt:variant>
      <vt:variant>
        <vt:i4>5</vt:i4>
      </vt:variant>
      <vt:variant>
        <vt:lpwstr/>
      </vt:variant>
      <vt:variant>
        <vt:lpwstr>_Toc366141852</vt:lpwstr>
      </vt:variant>
      <vt:variant>
        <vt:i4>1310777</vt:i4>
      </vt:variant>
      <vt:variant>
        <vt:i4>824</vt:i4>
      </vt:variant>
      <vt:variant>
        <vt:i4>0</vt:i4>
      </vt:variant>
      <vt:variant>
        <vt:i4>5</vt:i4>
      </vt:variant>
      <vt:variant>
        <vt:lpwstr/>
      </vt:variant>
      <vt:variant>
        <vt:lpwstr>_Toc366141851</vt:lpwstr>
      </vt:variant>
      <vt:variant>
        <vt:i4>1310777</vt:i4>
      </vt:variant>
      <vt:variant>
        <vt:i4>818</vt:i4>
      </vt:variant>
      <vt:variant>
        <vt:i4>0</vt:i4>
      </vt:variant>
      <vt:variant>
        <vt:i4>5</vt:i4>
      </vt:variant>
      <vt:variant>
        <vt:lpwstr/>
      </vt:variant>
      <vt:variant>
        <vt:lpwstr>_Toc366141850</vt:lpwstr>
      </vt:variant>
      <vt:variant>
        <vt:i4>1376313</vt:i4>
      </vt:variant>
      <vt:variant>
        <vt:i4>812</vt:i4>
      </vt:variant>
      <vt:variant>
        <vt:i4>0</vt:i4>
      </vt:variant>
      <vt:variant>
        <vt:i4>5</vt:i4>
      </vt:variant>
      <vt:variant>
        <vt:lpwstr/>
      </vt:variant>
      <vt:variant>
        <vt:lpwstr>_Toc366141849</vt:lpwstr>
      </vt:variant>
      <vt:variant>
        <vt:i4>1376313</vt:i4>
      </vt:variant>
      <vt:variant>
        <vt:i4>806</vt:i4>
      </vt:variant>
      <vt:variant>
        <vt:i4>0</vt:i4>
      </vt:variant>
      <vt:variant>
        <vt:i4>5</vt:i4>
      </vt:variant>
      <vt:variant>
        <vt:lpwstr/>
      </vt:variant>
      <vt:variant>
        <vt:lpwstr>_Toc366141848</vt:lpwstr>
      </vt:variant>
      <vt:variant>
        <vt:i4>1376313</vt:i4>
      </vt:variant>
      <vt:variant>
        <vt:i4>800</vt:i4>
      </vt:variant>
      <vt:variant>
        <vt:i4>0</vt:i4>
      </vt:variant>
      <vt:variant>
        <vt:i4>5</vt:i4>
      </vt:variant>
      <vt:variant>
        <vt:lpwstr/>
      </vt:variant>
      <vt:variant>
        <vt:lpwstr>_Toc366141847</vt:lpwstr>
      </vt:variant>
      <vt:variant>
        <vt:i4>1376313</vt:i4>
      </vt:variant>
      <vt:variant>
        <vt:i4>794</vt:i4>
      </vt:variant>
      <vt:variant>
        <vt:i4>0</vt:i4>
      </vt:variant>
      <vt:variant>
        <vt:i4>5</vt:i4>
      </vt:variant>
      <vt:variant>
        <vt:lpwstr/>
      </vt:variant>
      <vt:variant>
        <vt:lpwstr>_Toc366141846</vt:lpwstr>
      </vt:variant>
      <vt:variant>
        <vt:i4>1376313</vt:i4>
      </vt:variant>
      <vt:variant>
        <vt:i4>788</vt:i4>
      </vt:variant>
      <vt:variant>
        <vt:i4>0</vt:i4>
      </vt:variant>
      <vt:variant>
        <vt:i4>5</vt:i4>
      </vt:variant>
      <vt:variant>
        <vt:lpwstr/>
      </vt:variant>
      <vt:variant>
        <vt:lpwstr>_Toc366141845</vt:lpwstr>
      </vt:variant>
      <vt:variant>
        <vt:i4>1376313</vt:i4>
      </vt:variant>
      <vt:variant>
        <vt:i4>782</vt:i4>
      </vt:variant>
      <vt:variant>
        <vt:i4>0</vt:i4>
      </vt:variant>
      <vt:variant>
        <vt:i4>5</vt:i4>
      </vt:variant>
      <vt:variant>
        <vt:lpwstr/>
      </vt:variant>
      <vt:variant>
        <vt:lpwstr>_Toc366141844</vt:lpwstr>
      </vt:variant>
      <vt:variant>
        <vt:i4>1376313</vt:i4>
      </vt:variant>
      <vt:variant>
        <vt:i4>776</vt:i4>
      </vt:variant>
      <vt:variant>
        <vt:i4>0</vt:i4>
      </vt:variant>
      <vt:variant>
        <vt:i4>5</vt:i4>
      </vt:variant>
      <vt:variant>
        <vt:lpwstr/>
      </vt:variant>
      <vt:variant>
        <vt:lpwstr>_Toc366141843</vt:lpwstr>
      </vt:variant>
      <vt:variant>
        <vt:i4>1376313</vt:i4>
      </vt:variant>
      <vt:variant>
        <vt:i4>770</vt:i4>
      </vt:variant>
      <vt:variant>
        <vt:i4>0</vt:i4>
      </vt:variant>
      <vt:variant>
        <vt:i4>5</vt:i4>
      </vt:variant>
      <vt:variant>
        <vt:lpwstr/>
      </vt:variant>
      <vt:variant>
        <vt:lpwstr>_Toc366141842</vt:lpwstr>
      </vt:variant>
      <vt:variant>
        <vt:i4>1376313</vt:i4>
      </vt:variant>
      <vt:variant>
        <vt:i4>764</vt:i4>
      </vt:variant>
      <vt:variant>
        <vt:i4>0</vt:i4>
      </vt:variant>
      <vt:variant>
        <vt:i4>5</vt:i4>
      </vt:variant>
      <vt:variant>
        <vt:lpwstr/>
      </vt:variant>
      <vt:variant>
        <vt:lpwstr>_Toc366141841</vt:lpwstr>
      </vt:variant>
      <vt:variant>
        <vt:i4>1376313</vt:i4>
      </vt:variant>
      <vt:variant>
        <vt:i4>758</vt:i4>
      </vt:variant>
      <vt:variant>
        <vt:i4>0</vt:i4>
      </vt:variant>
      <vt:variant>
        <vt:i4>5</vt:i4>
      </vt:variant>
      <vt:variant>
        <vt:lpwstr/>
      </vt:variant>
      <vt:variant>
        <vt:lpwstr>_Toc366141840</vt:lpwstr>
      </vt:variant>
      <vt:variant>
        <vt:i4>1179705</vt:i4>
      </vt:variant>
      <vt:variant>
        <vt:i4>752</vt:i4>
      </vt:variant>
      <vt:variant>
        <vt:i4>0</vt:i4>
      </vt:variant>
      <vt:variant>
        <vt:i4>5</vt:i4>
      </vt:variant>
      <vt:variant>
        <vt:lpwstr/>
      </vt:variant>
      <vt:variant>
        <vt:lpwstr>_Toc366141839</vt:lpwstr>
      </vt:variant>
      <vt:variant>
        <vt:i4>1179705</vt:i4>
      </vt:variant>
      <vt:variant>
        <vt:i4>746</vt:i4>
      </vt:variant>
      <vt:variant>
        <vt:i4>0</vt:i4>
      </vt:variant>
      <vt:variant>
        <vt:i4>5</vt:i4>
      </vt:variant>
      <vt:variant>
        <vt:lpwstr/>
      </vt:variant>
      <vt:variant>
        <vt:lpwstr>_Toc366141838</vt:lpwstr>
      </vt:variant>
      <vt:variant>
        <vt:i4>1179705</vt:i4>
      </vt:variant>
      <vt:variant>
        <vt:i4>740</vt:i4>
      </vt:variant>
      <vt:variant>
        <vt:i4>0</vt:i4>
      </vt:variant>
      <vt:variant>
        <vt:i4>5</vt:i4>
      </vt:variant>
      <vt:variant>
        <vt:lpwstr/>
      </vt:variant>
      <vt:variant>
        <vt:lpwstr>_Toc366141837</vt:lpwstr>
      </vt:variant>
      <vt:variant>
        <vt:i4>1179705</vt:i4>
      </vt:variant>
      <vt:variant>
        <vt:i4>734</vt:i4>
      </vt:variant>
      <vt:variant>
        <vt:i4>0</vt:i4>
      </vt:variant>
      <vt:variant>
        <vt:i4>5</vt:i4>
      </vt:variant>
      <vt:variant>
        <vt:lpwstr/>
      </vt:variant>
      <vt:variant>
        <vt:lpwstr>_Toc366141836</vt:lpwstr>
      </vt:variant>
      <vt:variant>
        <vt:i4>1179705</vt:i4>
      </vt:variant>
      <vt:variant>
        <vt:i4>728</vt:i4>
      </vt:variant>
      <vt:variant>
        <vt:i4>0</vt:i4>
      </vt:variant>
      <vt:variant>
        <vt:i4>5</vt:i4>
      </vt:variant>
      <vt:variant>
        <vt:lpwstr/>
      </vt:variant>
      <vt:variant>
        <vt:lpwstr>_Toc366141835</vt:lpwstr>
      </vt:variant>
      <vt:variant>
        <vt:i4>1179705</vt:i4>
      </vt:variant>
      <vt:variant>
        <vt:i4>722</vt:i4>
      </vt:variant>
      <vt:variant>
        <vt:i4>0</vt:i4>
      </vt:variant>
      <vt:variant>
        <vt:i4>5</vt:i4>
      </vt:variant>
      <vt:variant>
        <vt:lpwstr/>
      </vt:variant>
      <vt:variant>
        <vt:lpwstr>_Toc366141834</vt:lpwstr>
      </vt:variant>
      <vt:variant>
        <vt:i4>1179705</vt:i4>
      </vt:variant>
      <vt:variant>
        <vt:i4>716</vt:i4>
      </vt:variant>
      <vt:variant>
        <vt:i4>0</vt:i4>
      </vt:variant>
      <vt:variant>
        <vt:i4>5</vt:i4>
      </vt:variant>
      <vt:variant>
        <vt:lpwstr/>
      </vt:variant>
      <vt:variant>
        <vt:lpwstr>_Toc366141833</vt:lpwstr>
      </vt:variant>
      <vt:variant>
        <vt:i4>1179705</vt:i4>
      </vt:variant>
      <vt:variant>
        <vt:i4>710</vt:i4>
      </vt:variant>
      <vt:variant>
        <vt:i4>0</vt:i4>
      </vt:variant>
      <vt:variant>
        <vt:i4>5</vt:i4>
      </vt:variant>
      <vt:variant>
        <vt:lpwstr/>
      </vt:variant>
      <vt:variant>
        <vt:lpwstr>_Toc366141832</vt:lpwstr>
      </vt:variant>
      <vt:variant>
        <vt:i4>1179705</vt:i4>
      </vt:variant>
      <vt:variant>
        <vt:i4>704</vt:i4>
      </vt:variant>
      <vt:variant>
        <vt:i4>0</vt:i4>
      </vt:variant>
      <vt:variant>
        <vt:i4>5</vt:i4>
      </vt:variant>
      <vt:variant>
        <vt:lpwstr/>
      </vt:variant>
      <vt:variant>
        <vt:lpwstr>_Toc366141831</vt:lpwstr>
      </vt:variant>
      <vt:variant>
        <vt:i4>1179705</vt:i4>
      </vt:variant>
      <vt:variant>
        <vt:i4>698</vt:i4>
      </vt:variant>
      <vt:variant>
        <vt:i4>0</vt:i4>
      </vt:variant>
      <vt:variant>
        <vt:i4>5</vt:i4>
      </vt:variant>
      <vt:variant>
        <vt:lpwstr/>
      </vt:variant>
      <vt:variant>
        <vt:lpwstr>_Toc366141830</vt:lpwstr>
      </vt:variant>
      <vt:variant>
        <vt:i4>1245241</vt:i4>
      </vt:variant>
      <vt:variant>
        <vt:i4>692</vt:i4>
      </vt:variant>
      <vt:variant>
        <vt:i4>0</vt:i4>
      </vt:variant>
      <vt:variant>
        <vt:i4>5</vt:i4>
      </vt:variant>
      <vt:variant>
        <vt:lpwstr/>
      </vt:variant>
      <vt:variant>
        <vt:lpwstr>_Toc366141829</vt:lpwstr>
      </vt:variant>
      <vt:variant>
        <vt:i4>1245241</vt:i4>
      </vt:variant>
      <vt:variant>
        <vt:i4>686</vt:i4>
      </vt:variant>
      <vt:variant>
        <vt:i4>0</vt:i4>
      </vt:variant>
      <vt:variant>
        <vt:i4>5</vt:i4>
      </vt:variant>
      <vt:variant>
        <vt:lpwstr/>
      </vt:variant>
      <vt:variant>
        <vt:lpwstr>_Toc366141828</vt:lpwstr>
      </vt:variant>
      <vt:variant>
        <vt:i4>1245241</vt:i4>
      </vt:variant>
      <vt:variant>
        <vt:i4>680</vt:i4>
      </vt:variant>
      <vt:variant>
        <vt:i4>0</vt:i4>
      </vt:variant>
      <vt:variant>
        <vt:i4>5</vt:i4>
      </vt:variant>
      <vt:variant>
        <vt:lpwstr/>
      </vt:variant>
      <vt:variant>
        <vt:lpwstr>_Toc366141827</vt:lpwstr>
      </vt:variant>
      <vt:variant>
        <vt:i4>1245241</vt:i4>
      </vt:variant>
      <vt:variant>
        <vt:i4>674</vt:i4>
      </vt:variant>
      <vt:variant>
        <vt:i4>0</vt:i4>
      </vt:variant>
      <vt:variant>
        <vt:i4>5</vt:i4>
      </vt:variant>
      <vt:variant>
        <vt:lpwstr/>
      </vt:variant>
      <vt:variant>
        <vt:lpwstr>_Toc366141826</vt:lpwstr>
      </vt:variant>
      <vt:variant>
        <vt:i4>1245241</vt:i4>
      </vt:variant>
      <vt:variant>
        <vt:i4>668</vt:i4>
      </vt:variant>
      <vt:variant>
        <vt:i4>0</vt:i4>
      </vt:variant>
      <vt:variant>
        <vt:i4>5</vt:i4>
      </vt:variant>
      <vt:variant>
        <vt:lpwstr/>
      </vt:variant>
      <vt:variant>
        <vt:lpwstr>_Toc366141825</vt:lpwstr>
      </vt:variant>
      <vt:variant>
        <vt:i4>1245241</vt:i4>
      </vt:variant>
      <vt:variant>
        <vt:i4>662</vt:i4>
      </vt:variant>
      <vt:variant>
        <vt:i4>0</vt:i4>
      </vt:variant>
      <vt:variant>
        <vt:i4>5</vt:i4>
      </vt:variant>
      <vt:variant>
        <vt:lpwstr/>
      </vt:variant>
      <vt:variant>
        <vt:lpwstr>_Toc366141824</vt:lpwstr>
      </vt:variant>
      <vt:variant>
        <vt:i4>1245241</vt:i4>
      </vt:variant>
      <vt:variant>
        <vt:i4>656</vt:i4>
      </vt:variant>
      <vt:variant>
        <vt:i4>0</vt:i4>
      </vt:variant>
      <vt:variant>
        <vt:i4>5</vt:i4>
      </vt:variant>
      <vt:variant>
        <vt:lpwstr/>
      </vt:variant>
      <vt:variant>
        <vt:lpwstr>_Toc366141823</vt:lpwstr>
      </vt:variant>
      <vt:variant>
        <vt:i4>1245241</vt:i4>
      </vt:variant>
      <vt:variant>
        <vt:i4>650</vt:i4>
      </vt:variant>
      <vt:variant>
        <vt:i4>0</vt:i4>
      </vt:variant>
      <vt:variant>
        <vt:i4>5</vt:i4>
      </vt:variant>
      <vt:variant>
        <vt:lpwstr/>
      </vt:variant>
      <vt:variant>
        <vt:lpwstr>_Toc366141822</vt:lpwstr>
      </vt:variant>
      <vt:variant>
        <vt:i4>1245241</vt:i4>
      </vt:variant>
      <vt:variant>
        <vt:i4>644</vt:i4>
      </vt:variant>
      <vt:variant>
        <vt:i4>0</vt:i4>
      </vt:variant>
      <vt:variant>
        <vt:i4>5</vt:i4>
      </vt:variant>
      <vt:variant>
        <vt:lpwstr/>
      </vt:variant>
      <vt:variant>
        <vt:lpwstr>_Toc366141821</vt:lpwstr>
      </vt:variant>
      <vt:variant>
        <vt:i4>1245241</vt:i4>
      </vt:variant>
      <vt:variant>
        <vt:i4>638</vt:i4>
      </vt:variant>
      <vt:variant>
        <vt:i4>0</vt:i4>
      </vt:variant>
      <vt:variant>
        <vt:i4>5</vt:i4>
      </vt:variant>
      <vt:variant>
        <vt:lpwstr/>
      </vt:variant>
      <vt:variant>
        <vt:lpwstr>_Toc366141820</vt:lpwstr>
      </vt:variant>
      <vt:variant>
        <vt:i4>1048633</vt:i4>
      </vt:variant>
      <vt:variant>
        <vt:i4>632</vt:i4>
      </vt:variant>
      <vt:variant>
        <vt:i4>0</vt:i4>
      </vt:variant>
      <vt:variant>
        <vt:i4>5</vt:i4>
      </vt:variant>
      <vt:variant>
        <vt:lpwstr/>
      </vt:variant>
      <vt:variant>
        <vt:lpwstr>_Toc366141819</vt:lpwstr>
      </vt:variant>
      <vt:variant>
        <vt:i4>1048633</vt:i4>
      </vt:variant>
      <vt:variant>
        <vt:i4>626</vt:i4>
      </vt:variant>
      <vt:variant>
        <vt:i4>0</vt:i4>
      </vt:variant>
      <vt:variant>
        <vt:i4>5</vt:i4>
      </vt:variant>
      <vt:variant>
        <vt:lpwstr/>
      </vt:variant>
      <vt:variant>
        <vt:lpwstr>_Toc366141818</vt:lpwstr>
      </vt:variant>
      <vt:variant>
        <vt:i4>1048633</vt:i4>
      </vt:variant>
      <vt:variant>
        <vt:i4>620</vt:i4>
      </vt:variant>
      <vt:variant>
        <vt:i4>0</vt:i4>
      </vt:variant>
      <vt:variant>
        <vt:i4>5</vt:i4>
      </vt:variant>
      <vt:variant>
        <vt:lpwstr/>
      </vt:variant>
      <vt:variant>
        <vt:lpwstr>_Toc366141817</vt:lpwstr>
      </vt:variant>
      <vt:variant>
        <vt:i4>1048633</vt:i4>
      </vt:variant>
      <vt:variant>
        <vt:i4>614</vt:i4>
      </vt:variant>
      <vt:variant>
        <vt:i4>0</vt:i4>
      </vt:variant>
      <vt:variant>
        <vt:i4>5</vt:i4>
      </vt:variant>
      <vt:variant>
        <vt:lpwstr/>
      </vt:variant>
      <vt:variant>
        <vt:lpwstr>_Toc366141816</vt:lpwstr>
      </vt:variant>
      <vt:variant>
        <vt:i4>1048633</vt:i4>
      </vt:variant>
      <vt:variant>
        <vt:i4>608</vt:i4>
      </vt:variant>
      <vt:variant>
        <vt:i4>0</vt:i4>
      </vt:variant>
      <vt:variant>
        <vt:i4>5</vt:i4>
      </vt:variant>
      <vt:variant>
        <vt:lpwstr/>
      </vt:variant>
      <vt:variant>
        <vt:lpwstr>_Toc366141815</vt:lpwstr>
      </vt:variant>
      <vt:variant>
        <vt:i4>1048633</vt:i4>
      </vt:variant>
      <vt:variant>
        <vt:i4>602</vt:i4>
      </vt:variant>
      <vt:variant>
        <vt:i4>0</vt:i4>
      </vt:variant>
      <vt:variant>
        <vt:i4>5</vt:i4>
      </vt:variant>
      <vt:variant>
        <vt:lpwstr/>
      </vt:variant>
      <vt:variant>
        <vt:lpwstr>_Toc366141814</vt:lpwstr>
      </vt:variant>
      <vt:variant>
        <vt:i4>1048633</vt:i4>
      </vt:variant>
      <vt:variant>
        <vt:i4>596</vt:i4>
      </vt:variant>
      <vt:variant>
        <vt:i4>0</vt:i4>
      </vt:variant>
      <vt:variant>
        <vt:i4>5</vt:i4>
      </vt:variant>
      <vt:variant>
        <vt:lpwstr/>
      </vt:variant>
      <vt:variant>
        <vt:lpwstr>_Toc366141813</vt:lpwstr>
      </vt:variant>
      <vt:variant>
        <vt:i4>1048633</vt:i4>
      </vt:variant>
      <vt:variant>
        <vt:i4>590</vt:i4>
      </vt:variant>
      <vt:variant>
        <vt:i4>0</vt:i4>
      </vt:variant>
      <vt:variant>
        <vt:i4>5</vt:i4>
      </vt:variant>
      <vt:variant>
        <vt:lpwstr/>
      </vt:variant>
      <vt:variant>
        <vt:lpwstr>_Toc366141812</vt:lpwstr>
      </vt:variant>
      <vt:variant>
        <vt:i4>1048633</vt:i4>
      </vt:variant>
      <vt:variant>
        <vt:i4>584</vt:i4>
      </vt:variant>
      <vt:variant>
        <vt:i4>0</vt:i4>
      </vt:variant>
      <vt:variant>
        <vt:i4>5</vt:i4>
      </vt:variant>
      <vt:variant>
        <vt:lpwstr/>
      </vt:variant>
      <vt:variant>
        <vt:lpwstr>_Toc366141811</vt:lpwstr>
      </vt:variant>
      <vt:variant>
        <vt:i4>1048633</vt:i4>
      </vt:variant>
      <vt:variant>
        <vt:i4>578</vt:i4>
      </vt:variant>
      <vt:variant>
        <vt:i4>0</vt:i4>
      </vt:variant>
      <vt:variant>
        <vt:i4>5</vt:i4>
      </vt:variant>
      <vt:variant>
        <vt:lpwstr/>
      </vt:variant>
      <vt:variant>
        <vt:lpwstr>_Toc366141810</vt:lpwstr>
      </vt:variant>
      <vt:variant>
        <vt:i4>1114169</vt:i4>
      </vt:variant>
      <vt:variant>
        <vt:i4>572</vt:i4>
      </vt:variant>
      <vt:variant>
        <vt:i4>0</vt:i4>
      </vt:variant>
      <vt:variant>
        <vt:i4>5</vt:i4>
      </vt:variant>
      <vt:variant>
        <vt:lpwstr/>
      </vt:variant>
      <vt:variant>
        <vt:lpwstr>_Toc366141809</vt:lpwstr>
      </vt:variant>
      <vt:variant>
        <vt:i4>1114169</vt:i4>
      </vt:variant>
      <vt:variant>
        <vt:i4>566</vt:i4>
      </vt:variant>
      <vt:variant>
        <vt:i4>0</vt:i4>
      </vt:variant>
      <vt:variant>
        <vt:i4>5</vt:i4>
      </vt:variant>
      <vt:variant>
        <vt:lpwstr/>
      </vt:variant>
      <vt:variant>
        <vt:lpwstr>_Toc366141808</vt:lpwstr>
      </vt:variant>
      <vt:variant>
        <vt:i4>1114169</vt:i4>
      </vt:variant>
      <vt:variant>
        <vt:i4>560</vt:i4>
      </vt:variant>
      <vt:variant>
        <vt:i4>0</vt:i4>
      </vt:variant>
      <vt:variant>
        <vt:i4>5</vt:i4>
      </vt:variant>
      <vt:variant>
        <vt:lpwstr/>
      </vt:variant>
      <vt:variant>
        <vt:lpwstr>_Toc366141807</vt:lpwstr>
      </vt:variant>
      <vt:variant>
        <vt:i4>1114169</vt:i4>
      </vt:variant>
      <vt:variant>
        <vt:i4>554</vt:i4>
      </vt:variant>
      <vt:variant>
        <vt:i4>0</vt:i4>
      </vt:variant>
      <vt:variant>
        <vt:i4>5</vt:i4>
      </vt:variant>
      <vt:variant>
        <vt:lpwstr/>
      </vt:variant>
      <vt:variant>
        <vt:lpwstr>_Toc366141806</vt:lpwstr>
      </vt:variant>
      <vt:variant>
        <vt:i4>1114169</vt:i4>
      </vt:variant>
      <vt:variant>
        <vt:i4>548</vt:i4>
      </vt:variant>
      <vt:variant>
        <vt:i4>0</vt:i4>
      </vt:variant>
      <vt:variant>
        <vt:i4>5</vt:i4>
      </vt:variant>
      <vt:variant>
        <vt:lpwstr/>
      </vt:variant>
      <vt:variant>
        <vt:lpwstr>_Toc366141805</vt:lpwstr>
      </vt:variant>
      <vt:variant>
        <vt:i4>1114169</vt:i4>
      </vt:variant>
      <vt:variant>
        <vt:i4>542</vt:i4>
      </vt:variant>
      <vt:variant>
        <vt:i4>0</vt:i4>
      </vt:variant>
      <vt:variant>
        <vt:i4>5</vt:i4>
      </vt:variant>
      <vt:variant>
        <vt:lpwstr/>
      </vt:variant>
      <vt:variant>
        <vt:lpwstr>_Toc366141804</vt:lpwstr>
      </vt:variant>
      <vt:variant>
        <vt:i4>1114169</vt:i4>
      </vt:variant>
      <vt:variant>
        <vt:i4>536</vt:i4>
      </vt:variant>
      <vt:variant>
        <vt:i4>0</vt:i4>
      </vt:variant>
      <vt:variant>
        <vt:i4>5</vt:i4>
      </vt:variant>
      <vt:variant>
        <vt:lpwstr/>
      </vt:variant>
      <vt:variant>
        <vt:lpwstr>_Toc366141803</vt:lpwstr>
      </vt:variant>
      <vt:variant>
        <vt:i4>1114169</vt:i4>
      </vt:variant>
      <vt:variant>
        <vt:i4>530</vt:i4>
      </vt:variant>
      <vt:variant>
        <vt:i4>0</vt:i4>
      </vt:variant>
      <vt:variant>
        <vt:i4>5</vt:i4>
      </vt:variant>
      <vt:variant>
        <vt:lpwstr/>
      </vt:variant>
      <vt:variant>
        <vt:lpwstr>_Toc366141802</vt:lpwstr>
      </vt:variant>
      <vt:variant>
        <vt:i4>1114169</vt:i4>
      </vt:variant>
      <vt:variant>
        <vt:i4>524</vt:i4>
      </vt:variant>
      <vt:variant>
        <vt:i4>0</vt:i4>
      </vt:variant>
      <vt:variant>
        <vt:i4>5</vt:i4>
      </vt:variant>
      <vt:variant>
        <vt:lpwstr/>
      </vt:variant>
      <vt:variant>
        <vt:lpwstr>_Toc366141801</vt:lpwstr>
      </vt:variant>
      <vt:variant>
        <vt:i4>1114169</vt:i4>
      </vt:variant>
      <vt:variant>
        <vt:i4>518</vt:i4>
      </vt:variant>
      <vt:variant>
        <vt:i4>0</vt:i4>
      </vt:variant>
      <vt:variant>
        <vt:i4>5</vt:i4>
      </vt:variant>
      <vt:variant>
        <vt:lpwstr/>
      </vt:variant>
      <vt:variant>
        <vt:lpwstr>_Toc366141800</vt:lpwstr>
      </vt:variant>
      <vt:variant>
        <vt:i4>1572918</vt:i4>
      </vt:variant>
      <vt:variant>
        <vt:i4>512</vt:i4>
      </vt:variant>
      <vt:variant>
        <vt:i4>0</vt:i4>
      </vt:variant>
      <vt:variant>
        <vt:i4>5</vt:i4>
      </vt:variant>
      <vt:variant>
        <vt:lpwstr/>
      </vt:variant>
      <vt:variant>
        <vt:lpwstr>_Toc366141799</vt:lpwstr>
      </vt:variant>
      <vt:variant>
        <vt:i4>1572918</vt:i4>
      </vt:variant>
      <vt:variant>
        <vt:i4>506</vt:i4>
      </vt:variant>
      <vt:variant>
        <vt:i4>0</vt:i4>
      </vt:variant>
      <vt:variant>
        <vt:i4>5</vt:i4>
      </vt:variant>
      <vt:variant>
        <vt:lpwstr/>
      </vt:variant>
      <vt:variant>
        <vt:lpwstr>_Toc366141798</vt:lpwstr>
      </vt:variant>
      <vt:variant>
        <vt:i4>1572918</vt:i4>
      </vt:variant>
      <vt:variant>
        <vt:i4>500</vt:i4>
      </vt:variant>
      <vt:variant>
        <vt:i4>0</vt:i4>
      </vt:variant>
      <vt:variant>
        <vt:i4>5</vt:i4>
      </vt:variant>
      <vt:variant>
        <vt:lpwstr/>
      </vt:variant>
      <vt:variant>
        <vt:lpwstr>_Toc366141797</vt:lpwstr>
      </vt:variant>
      <vt:variant>
        <vt:i4>1572918</vt:i4>
      </vt:variant>
      <vt:variant>
        <vt:i4>494</vt:i4>
      </vt:variant>
      <vt:variant>
        <vt:i4>0</vt:i4>
      </vt:variant>
      <vt:variant>
        <vt:i4>5</vt:i4>
      </vt:variant>
      <vt:variant>
        <vt:lpwstr/>
      </vt:variant>
      <vt:variant>
        <vt:lpwstr>_Toc366141796</vt:lpwstr>
      </vt:variant>
      <vt:variant>
        <vt:i4>1572918</vt:i4>
      </vt:variant>
      <vt:variant>
        <vt:i4>488</vt:i4>
      </vt:variant>
      <vt:variant>
        <vt:i4>0</vt:i4>
      </vt:variant>
      <vt:variant>
        <vt:i4>5</vt:i4>
      </vt:variant>
      <vt:variant>
        <vt:lpwstr/>
      </vt:variant>
      <vt:variant>
        <vt:lpwstr>_Toc366141795</vt:lpwstr>
      </vt:variant>
      <vt:variant>
        <vt:i4>1572918</vt:i4>
      </vt:variant>
      <vt:variant>
        <vt:i4>482</vt:i4>
      </vt:variant>
      <vt:variant>
        <vt:i4>0</vt:i4>
      </vt:variant>
      <vt:variant>
        <vt:i4>5</vt:i4>
      </vt:variant>
      <vt:variant>
        <vt:lpwstr/>
      </vt:variant>
      <vt:variant>
        <vt:lpwstr>_Toc366141794</vt:lpwstr>
      </vt:variant>
      <vt:variant>
        <vt:i4>1572918</vt:i4>
      </vt:variant>
      <vt:variant>
        <vt:i4>476</vt:i4>
      </vt:variant>
      <vt:variant>
        <vt:i4>0</vt:i4>
      </vt:variant>
      <vt:variant>
        <vt:i4>5</vt:i4>
      </vt:variant>
      <vt:variant>
        <vt:lpwstr/>
      </vt:variant>
      <vt:variant>
        <vt:lpwstr>_Toc366141793</vt:lpwstr>
      </vt:variant>
      <vt:variant>
        <vt:i4>1572918</vt:i4>
      </vt:variant>
      <vt:variant>
        <vt:i4>470</vt:i4>
      </vt:variant>
      <vt:variant>
        <vt:i4>0</vt:i4>
      </vt:variant>
      <vt:variant>
        <vt:i4>5</vt:i4>
      </vt:variant>
      <vt:variant>
        <vt:lpwstr/>
      </vt:variant>
      <vt:variant>
        <vt:lpwstr>_Toc366141792</vt:lpwstr>
      </vt:variant>
      <vt:variant>
        <vt:i4>1572918</vt:i4>
      </vt:variant>
      <vt:variant>
        <vt:i4>464</vt:i4>
      </vt:variant>
      <vt:variant>
        <vt:i4>0</vt:i4>
      </vt:variant>
      <vt:variant>
        <vt:i4>5</vt:i4>
      </vt:variant>
      <vt:variant>
        <vt:lpwstr/>
      </vt:variant>
      <vt:variant>
        <vt:lpwstr>_Toc366141791</vt:lpwstr>
      </vt:variant>
      <vt:variant>
        <vt:i4>1572918</vt:i4>
      </vt:variant>
      <vt:variant>
        <vt:i4>458</vt:i4>
      </vt:variant>
      <vt:variant>
        <vt:i4>0</vt:i4>
      </vt:variant>
      <vt:variant>
        <vt:i4>5</vt:i4>
      </vt:variant>
      <vt:variant>
        <vt:lpwstr/>
      </vt:variant>
      <vt:variant>
        <vt:lpwstr>_Toc366141790</vt:lpwstr>
      </vt:variant>
      <vt:variant>
        <vt:i4>1638454</vt:i4>
      </vt:variant>
      <vt:variant>
        <vt:i4>452</vt:i4>
      </vt:variant>
      <vt:variant>
        <vt:i4>0</vt:i4>
      </vt:variant>
      <vt:variant>
        <vt:i4>5</vt:i4>
      </vt:variant>
      <vt:variant>
        <vt:lpwstr/>
      </vt:variant>
      <vt:variant>
        <vt:lpwstr>_Toc366141789</vt:lpwstr>
      </vt:variant>
      <vt:variant>
        <vt:i4>1638454</vt:i4>
      </vt:variant>
      <vt:variant>
        <vt:i4>446</vt:i4>
      </vt:variant>
      <vt:variant>
        <vt:i4>0</vt:i4>
      </vt:variant>
      <vt:variant>
        <vt:i4>5</vt:i4>
      </vt:variant>
      <vt:variant>
        <vt:lpwstr/>
      </vt:variant>
      <vt:variant>
        <vt:lpwstr>_Toc366141788</vt:lpwstr>
      </vt:variant>
      <vt:variant>
        <vt:i4>1638454</vt:i4>
      </vt:variant>
      <vt:variant>
        <vt:i4>440</vt:i4>
      </vt:variant>
      <vt:variant>
        <vt:i4>0</vt:i4>
      </vt:variant>
      <vt:variant>
        <vt:i4>5</vt:i4>
      </vt:variant>
      <vt:variant>
        <vt:lpwstr/>
      </vt:variant>
      <vt:variant>
        <vt:lpwstr>_Toc366141787</vt:lpwstr>
      </vt:variant>
      <vt:variant>
        <vt:i4>1638454</vt:i4>
      </vt:variant>
      <vt:variant>
        <vt:i4>434</vt:i4>
      </vt:variant>
      <vt:variant>
        <vt:i4>0</vt:i4>
      </vt:variant>
      <vt:variant>
        <vt:i4>5</vt:i4>
      </vt:variant>
      <vt:variant>
        <vt:lpwstr/>
      </vt:variant>
      <vt:variant>
        <vt:lpwstr>_Toc366141786</vt:lpwstr>
      </vt:variant>
      <vt:variant>
        <vt:i4>1638454</vt:i4>
      </vt:variant>
      <vt:variant>
        <vt:i4>428</vt:i4>
      </vt:variant>
      <vt:variant>
        <vt:i4>0</vt:i4>
      </vt:variant>
      <vt:variant>
        <vt:i4>5</vt:i4>
      </vt:variant>
      <vt:variant>
        <vt:lpwstr/>
      </vt:variant>
      <vt:variant>
        <vt:lpwstr>_Toc366141785</vt:lpwstr>
      </vt:variant>
      <vt:variant>
        <vt:i4>1638454</vt:i4>
      </vt:variant>
      <vt:variant>
        <vt:i4>422</vt:i4>
      </vt:variant>
      <vt:variant>
        <vt:i4>0</vt:i4>
      </vt:variant>
      <vt:variant>
        <vt:i4>5</vt:i4>
      </vt:variant>
      <vt:variant>
        <vt:lpwstr/>
      </vt:variant>
      <vt:variant>
        <vt:lpwstr>_Toc366141784</vt:lpwstr>
      </vt:variant>
      <vt:variant>
        <vt:i4>1638454</vt:i4>
      </vt:variant>
      <vt:variant>
        <vt:i4>416</vt:i4>
      </vt:variant>
      <vt:variant>
        <vt:i4>0</vt:i4>
      </vt:variant>
      <vt:variant>
        <vt:i4>5</vt:i4>
      </vt:variant>
      <vt:variant>
        <vt:lpwstr/>
      </vt:variant>
      <vt:variant>
        <vt:lpwstr>_Toc366141783</vt:lpwstr>
      </vt:variant>
      <vt:variant>
        <vt:i4>1638454</vt:i4>
      </vt:variant>
      <vt:variant>
        <vt:i4>410</vt:i4>
      </vt:variant>
      <vt:variant>
        <vt:i4>0</vt:i4>
      </vt:variant>
      <vt:variant>
        <vt:i4>5</vt:i4>
      </vt:variant>
      <vt:variant>
        <vt:lpwstr/>
      </vt:variant>
      <vt:variant>
        <vt:lpwstr>_Toc366141782</vt:lpwstr>
      </vt:variant>
      <vt:variant>
        <vt:i4>1638454</vt:i4>
      </vt:variant>
      <vt:variant>
        <vt:i4>404</vt:i4>
      </vt:variant>
      <vt:variant>
        <vt:i4>0</vt:i4>
      </vt:variant>
      <vt:variant>
        <vt:i4>5</vt:i4>
      </vt:variant>
      <vt:variant>
        <vt:lpwstr/>
      </vt:variant>
      <vt:variant>
        <vt:lpwstr>_Toc366141781</vt:lpwstr>
      </vt:variant>
      <vt:variant>
        <vt:i4>1638454</vt:i4>
      </vt:variant>
      <vt:variant>
        <vt:i4>398</vt:i4>
      </vt:variant>
      <vt:variant>
        <vt:i4>0</vt:i4>
      </vt:variant>
      <vt:variant>
        <vt:i4>5</vt:i4>
      </vt:variant>
      <vt:variant>
        <vt:lpwstr/>
      </vt:variant>
      <vt:variant>
        <vt:lpwstr>_Toc366141780</vt:lpwstr>
      </vt:variant>
      <vt:variant>
        <vt:i4>1441846</vt:i4>
      </vt:variant>
      <vt:variant>
        <vt:i4>392</vt:i4>
      </vt:variant>
      <vt:variant>
        <vt:i4>0</vt:i4>
      </vt:variant>
      <vt:variant>
        <vt:i4>5</vt:i4>
      </vt:variant>
      <vt:variant>
        <vt:lpwstr/>
      </vt:variant>
      <vt:variant>
        <vt:lpwstr>_Toc366141779</vt:lpwstr>
      </vt:variant>
      <vt:variant>
        <vt:i4>1441846</vt:i4>
      </vt:variant>
      <vt:variant>
        <vt:i4>386</vt:i4>
      </vt:variant>
      <vt:variant>
        <vt:i4>0</vt:i4>
      </vt:variant>
      <vt:variant>
        <vt:i4>5</vt:i4>
      </vt:variant>
      <vt:variant>
        <vt:lpwstr/>
      </vt:variant>
      <vt:variant>
        <vt:lpwstr>_Toc366141778</vt:lpwstr>
      </vt:variant>
      <vt:variant>
        <vt:i4>1441846</vt:i4>
      </vt:variant>
      <vt:variant>
        <vt:i4>380</vt:i4>
      </vt:variant>
      <vt:variant>
        <vt:i4>0</vt:i4>
      </vt:variant>
      <vt:variant>
        <vt:i4>5</vt:i4>
      </vt:variant>
      <vt:variant>
        <vt:lpwstr/>
      </vt:variant>
      <vt:variant>
        <vt:lpwstr>_Toc366141777</vt:lpwstr>
      </vt:variant>
      <vt:variant>
        <vt:i4>1441846</vt:i4>
      </vt:variant>
      <vt:variant>
        <vt:i4>374</vt:i4>
      </vt:variant>
      <vt:variant>
        <vt:i4>0</vt:i4>
      </vt:variant>
      <vt:variant>
        <vt:i4>5</vt:i4>
      </vt:variant>
      <vt:variant>
        <vt:lpwstr/>
      </vt:variant>
      <vt:variant>
        <vt:lpwstr>_Toc366141776</vt:lpwstr>
      </vt:variant>
      <vt:variant>
        <vt:i4>1441846</vt:i4>
      </vt:variant>
      <vt:variant>
        <vt:i4>368</vt:i4>
      </vt:variant>
      <vt:variant>
        <vt:i4>0</vt:i4>
      </vt:variant>
      <vt:variant>
        <vt:i4>5</vt:i4>
      </vt:variant>
      <vt:variant>
        <vt:lpwstr/>
      </vt:variant>
      <vt:variant>
        <vt:lpwstr>_Toc366141775</vt:lpwstr>
      </vt:variant>
      <vt:variant>
        <vt:i4>1441846</vt:i4>
      </vt:variant>
      <vt:variant>
        <vt:i4>362</vt:i4>
      </vt:variant>
      <vt:variant>
        <vt:i4>0</vt:i4>
      </vt:variant>
      <vt:variant>
        <vt:i4>5</vt:i4>
      </vt:variant>
      <vt:variant>
        <vt:lpwstr/>
      </vt:variant>
      <vt:variant>
        <vt:lpwstr>_Toc366141774</vt:lpwstr>
      </vt:variant>
      <vt:variant>
        <vt:i4>1441846</vt:i4>
      </vt:variant>
      <vt:variant>
        <vt:i4>356</vt:i4>
      </vt:variant>
      <vt:variant>
        <vt:i4>0</vt:i4>
      </vt:variant>
      <vt:variant>
        <vt:i4>5</vt:i4>
      </vt:variant>
      <vt:variant>
        <vt:lpwstr/>
      </vt:variant>
      <vt:variant>
        <vt:lpwstr>_Toc366141773</vt:lpwstr>
      </vt:variant>
      <vt:variant>
        <vt:i4>1441846</vt:i4>
      </vt:variant>
      <vt:variant>
        <vt:i4>350</vt:i4>
      </vt:variant>
      <vt:variant>
        <vt:i4>0</vt:i4>
      </vt:variant>
      <vt:variant>
        <vt:i4>5</vt:i4>
      </vt:variant>
      <vt:variant>
        <vt:lpwstr/>
      </vt:variant>
      <vt:variant>
        <vt:lpwstr>_Toc366141772</vt:lpwstr>
      </vt:variant>
      <vt:variant>
        <vt:i4>1441846</vt:i4>
      </vt:variant>
      <vt:variant>
        <vt:i4>344</vt:i4>
      </vt:variant>
      <vt:variant>
        <vt:i4>0</vt:i4>
      </vt:variant>
      <vt:variant>
        <vt:i4>5</vt:i4>
      </vt:variant>
      <vt:variant>
        <vt:lpwstr/>
      </vt:variant>
      <vt:variant>
        <vt:lpwstr>_Toc366141771</vt:lpwstr>
      </vt:variant>
      <vt:variant>
        <vt:i4>1441846</vt:i4>
      </vt:variant>
      <vt:variant>
        <vt:i4>338</vt:i4>
      </vt:variant>
      <vt:variant>
        <vt:i4>0</vt:i4>
      </vt:variant>
      <vt:variant>
        <vt:i4>5</vt:i4>
      </vt:variant>
      <vt:variant>
        <vt:lpwstr/>
      </vt:variant>
      <vt:variant>
        <vt:lpwstr>_Toc366141770</vt:lpwstr>
      </vt:variant>
      <vt:variant>
        <vt:i4>1507382</vt:i4>
      </vt:variant>
      <vt:variant>
        <vt:i4>332</vt:i4>
      </vt:variant>
      <vt:variant>
        <vt:i4>0</vt:i4>
      </vt:variant>
      <vt:variant>
        <vt:i4>5</vt:i4>
      </vt:variant>
      <vt:variant>
        <vt:lpwstr/>
      </vt:variant>
      <vt:variant>
        <vt:lpwstr>_Toc366141769</vt:lpwstr>
      </vt:variant>
      <vt:variant>
        <vt:i4>1507382</vt:i4>
      </vt:variant>
      <vt:variant>
        <vt:i4>326</vt:i4>
      </vt:variant>
      <vt:variant>
        <vt:i4>0</vt:i4>
      </vt:variant>
      <vt:variant>
        <vt:i4>5</vt:i4>
      </vt:variant>
      <vt:variant>
        <vt:lpwstr/>
      </vt:variant>
      <vt:variant>
        <vt:lpwstr>_Toc366141768</vt:lpwstr>
      </vt:variant>
      <vt:variant>
        <vt:i4>1507382</vt:i4>
      </vt:variant>
      <vt:variant>
        <vt:i4>320</vt:i4>
      </vt:variant>
      <vt:variant>
        <vt:i4>0</vt:i4>
      </vt:variant>
      <vt:variant>
        <vt:i4>5</vt:i4>
      </vt:variant>
      <vt:variant>
        <vt:lpwstr/>
      </vt:variant>
      <vt:variant>
        <vt:lpwstr>_Toc366141767</vt:lpwstr>
      </vt:variant>
      <vt:variant>
        <vt:i4>1507382</vt:i4>
      </vt:variant>
      <vt:variant>
        <vt:i4>314</vt:i4>
      </vt:variant>
      <vt:variant>
        <vt:i4>0</vt:i4>
      </vt:variant>
      <vt:variant>
        <vt:i4>5</vt:i4>
      </vt:variant>
      <vt:variant>
        <vt:lpwstr/>
      </vt:variant>
      <vt:variant>
        <vt:lpwstr>_Toc366141766</vt:lpwstr>
      </vt:variant>
      <vt:variant>
        <vt:i4>1507382</vt:i4>
      </vt:variant>
      <vt:variant>
        <vt:i4>308</vt:i4>
      </vt:variant>
      <vt:variant>
        <vt:i4>0</vt:i4>
      </vt:variant>
      <vt:variant>
        <vt:i4>5</vt:i4>
      </vt:variant>
      <vt:variant>
        <vt:lpwstr/>
      </vt:variant>
      <vt:variant>
        <vt:lpwstr>_Toc366141765</vt:lpwstr>
      </vt:variant>
      <vt:variant>
        <vt:i4>1507382</vt:i4>
      </vt:variant>
      <vt:variant>
        <vt:i4>302</vt:i4>
      </vt:variant>
      <vt:variant>
        <vt:i4>0</vt:i4>
      </vt:variant>
      <vt:variant>
        <vt:i4>5</vt:i4>
      </vt:variant>
      <vt:variant>
        <vt:lpwstr/>
      </vt:variant>
      <vt:variant>
        <vt:lpwstr>_Toc366141764</vt:lpwstr>
      </vt:variant>
      <vt:variant>
        <vt:i4>1507382</vt:i4>
      </vt:variant>
      <vt:variant>
        <vt:i4>296</vt:i4>
      </vt:variant>
      <vt:variant>
        <vt:i4>0</vt:i4>
      </vt:variant>
      <vt:variant>
        <vt:i4>5</vt:i4>
      </vt:variant>
      <vt:variant>
        <vt:lpwstr/>
      </vt:variant>
      <vt:variant>
        <vt:lpwstr>_Toc366141763</vt:lpwstr>
      </vt:variant>
      <vt:variant>
        <vt:i4>1507382</vt:i4>
      </vt:variant>
      <vt:variant>
        <vt:i4>290</vt:i4>
      </vt:variant>
      <vt:variant>
        <vt:i4>0</vt:i4>
      </vt:variant>
      <vt:variant>
        <vt:i4>5</vt:i4>
      </vt:variant>
      <vt:variant>
        <vt:lpwstr/>
      </vt:variant>
      <vt:variant>
        <vt:lpwstr>_Toc366141762</vt:lpwstr>
      </vt:variant>
      <vt:variant>
        <vt:i4>1507382</vt:i4>
      </vt:variant>
      <vt:variant>
        <vt:i4>284</vt:i4>
      </vt:variant>
      <vt:variant>
        <vt:i4>0</vt:i4>
      </vt:variant>
      <vt:variant>
        <vt:i4>5</vt:i4>
      </vt:variant>
      <vt:variant>
        <vt:lpwstr/>
      </vt:variant>
      <vt:variant>
        <vt:lpwstr>_Toc366141761</vt:lpwstr>
      </vt:variant>
      <vt:variant>
        <vt:i4>1507382</vt:i4>
      </vt:variant>
      <vt:variant>
        <vt:i4>278</vt:i4>
      </vt:variant>
      <vt:variant>
        <vt:i4>0</vt:i4>
      </vt:variant>
      <vt:variant>
        <vt:i4>5</vt:i4>
      </vt:variant>
      <vt:variant>
        <vt:lpwstr/>
      </vt:variant>
      <vt:variant>
        <vt:lpwstr>_Toc366141760</vt:lpwstr>
      </vt:variant>
      <vt:variant>
        <vt:i4>1310774</vt:i4>
      </vt:variant>
      <vt:variant>
        <vt:i4>272</vt:i4>
      </vt:variant>
      <vt:variant>
        <vt:i4>0</vt:i4>
      </vt:variant>
      <vt:variant>
        <vt:i4>5</vt:i4>
      </vt:variant>
      <vt:variant>
        <vt:lpwstr/>
      </vt:variant>
      <vt:variant>
        <vt:lpwstr>_Toc366141759</vt:lpwstr>
      </vt:variant>
      <vt:variant>
        <vt:i4>1310774</vt:i4>
      </vt:variant>
      <vt:variant>
        <vt:i4>266</vt:i4>
      </vt:variant>
      <vt:variant>
        <vt:i4>0</vt:i4>
      </vt:variant>
      <vt:variant>
        <vt:i4>5</vt:i4>
      </vt:variant>
      <vt:variant>
        <vt:lpwstr/>
      </vt:variant>
      <vt:variant>
        <vt:lpwstr>_Toc366141758</vt:lpwstr>
      </vt:variant>
      <vt:variant>
        <vt:i4>1310774</vt:i4>
      </vt:variant>
      <vt:variant>
        <vt:i4>260</vt:i4>
      </vt:variant>
      <vt:variant>
        <vt:i4>0</vt:i4>
      </vt:variant>
      <vt:variant>
        <vt:i4>5</vt:i4>
      </vt:variant>
      <vt:variant>
        <vt:lpwstr/>
      </vt:variant>
      <vt:variant>
        <vt:lpwstr>_Toc366141757</vt:lpwstr>
      </vt:variant>
      <vt:variant>
        <vt:i4>1310774</vt:i4>
      </vt:variant>
      <vt:variant>
        <vt:i4>254</vt:i4>
      </vt:variant>
      <vt:variant>
        <vt:i4>0</vt:i4>
      </vt:variant>
      <vt:variant>
        <vt:i4>5</vt:i4>
      </vt:variant>
      <vt:variant>
        <vt:lpwstr/>
      </vt:variant>
      <vt:variant>
        <vt:lpwstr>_Toc366141756</vt:lpwstr>
      </vt:variant>
      <vt:variant>
        <vt:i4>1310774</vt:i4>
      </vt:variant>
      <vt:variant>
        <vt:i4>248</vt:i4>
      </vt:variant>
      <vt:variant>
        <vt:i4>0</vt:i4>
      </vt:variant>
      <vt:variant>
        <vt:i4>5</vt:i4>
      </vt:variant>
      <vt:variant>
        <vt:lpwstr/>
      </vt:variant>
      <vt:variant>
        <vt:lpwstr>_Toc366141755</vt:lpwstr>
      </vt:variant>
      <vt:variant>
        <vt:i4>1310774</vt:i4>
      </vt:variant>
      <vt:variant>
        <vt:i4>242</vt:i4>
      </vt:variant>
      <vt:variant>
        <vt:i4>0</vt:i4>
      </vt:variant>
      <vt:variant>
        <vt:i4>5</vt:i4>
      </vt:variant>
      <vt:variant>
        <vt:lpwstr/>
      </vt:variant>
      <vt:variant>
        <vt:lpwstr>_Toc366141754</vt:lpwstr>
      </vt:variant>
      <vt:variant>
        <vt:i4>1310774</vt:i4>
      </vt:variant>
      <vt:variant>
        <vt:i4>236</vt:i4>
      </vt:variant>
      <vt:variant>
        <vt:i4>0</vt:i4>
      </vt:variant>
      <vt:variant>
        <vt:i4>5</vt:i4>
      </vt:variant>
      <vt:variant>
        <vt:lpwstr/>
      </vt:variant>
      <vt:variant>
        <vt:lpwstr>_Toc366141753</vt:lpwstr>
      </vt:variant>
      <vt:variant>
        <vt:i4>1310774</vt:i4>
      </vt:variant>
      <vt:variant>
        <vt:i4>230</vt:i4>
      </vt:variant>
      <vt:variant>
        <vt:i4>0</vt:i4>
      </vt:variant>
      <vt:variant>
        <vt:i4>5</vt:i4>
      </vt:variant>
      <vt:variant>
        <vt:lpwstr/>
      </vt:variant>
      <vt:variant>
        <vt:lpwstr>_Toc366141752</vt:lpwstr>
      </vt:variant>
      <vt:variant>
        <vt:i4>1310774</vt:i4>
      </vt:variant>
      <vt:variant>
        <vt:i4>224</vt:i4>
      </vt:variant>
      <vt:variant>
        <vt:i4>0</vt:i4>
      </vt:variant>
      <vt:variant>
        <vt:i4>5</vt:i4>
      </vt:variant>
      <vt:variant>
        <vt:lpwstr/>
      </vt:variant>
      <vt:variant>
        <vt:lpwstr>_Toc366141751</vt:lpwstr>
      </vt:variant>
      <vt:variant>
        <vt:i4>1310774</vt:i4>
      </vt:variant>
      <vt:variant>
        <vt:i4>218</vt:i4>
      </vt:variant>
      <vt:variant>
        <vt:i4>0</vt:i4>
      </vt:variant>
      <vt:variant>
        <vt:i4>5</vt:i4>
      </vt:variant>
      <vt:variant>
        <vt:lpwstr/>
      </vt:variant>
      <vt:variant>
        <vt:lpwstr>_Toc366141750</vt:lpwstr>
      </vt:variant>
      <vt:variant>
        <vt:i4>1376310</vt:i4>
      </vt:variant>
      <vt:variant>
        <vt:i4>212</vt:i4>
      </vt:variant>
      <vt:variant>
        <vt:i4>0</vt:i4>
      </vt:variant>
      <vt:variant>
        <vt:i4>5</vt:i4>
      </vt:variant>
      <vt:variant>
        <vt:lpwstr/>
      </vt:variant>
      <vt:variant>
        <vt:lpwstr>_Toc366141749</vt:lpwstr>
      </vt:variant>
      <vt:variant>
        <vt:i4>1376310</vt:i4>
      </vt:variant>
      <vt:variant>
        <vt:i4>206</vt:i4>
      </vt:variant>
      <vt:variant>
        <vt:i4>0</vt:i4>
      </vt:variant>
      <vt:variant>
        <vt:i4>5</vt:i4>
      </vt:variant>
      <vt:variant>
        <vt:lpwstr/>
      </vt:variant>
      <vt:variant>
        <vt:lpwstr>_Toc366141748</vt:lpwstr>
      </vt:variant>
      <vt:variant>
        <vt:i4>1376310</vt:i4>
      </vt:variant>
      <vt:variant>
        <vt:i4>200</vt:i4>
      </vt:variant>
      <vt:variant>
        <vt:i4>0</vt:i4>
      </vt:variant>
      <vt:variant>
        <vt:i4>5</vt:i4>
      </vt:variant>
      <vt:variant>
        <vt:lpwstr/>
      </vt:variant>
      <vt:variant>
        <vt:lpwstr>_Toc366141747</vt:lpwstr>
      </vt:variant>
      <vt:variant>
        <vt:i4>1376310</vt:i4>
      </vt:variant>
      <vt:variant>
        <vt:i4>194</vt:i4>
      </vt:variant>
      <vt:variant>
        <vt:i4>0</vt:i4>
      </vt:variant>
      <vt:variant>
        <vt:i4>5</vt:i4>
      </vt:variant>
      <vt:variant>
        <vt:lpwstr/>
      </vt:variant>
      <vt:variant>
        <vt:lpwstr>_Toc366141746</vt:lpwstr>
      </vt:variant>
      <vt:variant>
        <vt:i4>1376310</vt:i4>
      </vt:variant>
      <vt:variant>
        <vt:i4>188</vt:i4>
      </vt:variant>
      <vt:variant>
        <vt:i4>0</vt:i4>
      </vt:variant>
      <vt:variant>
        <vt:i4>5</vt:i4>
      </vt:variant>
      <vt:variant>
        <vt:lpwstr/>
      </vt:variant>
      <vt:variant>
        <vt:lpwstr>_Toc366141745</vt:lpwstr>
      </vt:variant>
      <vt:variant>
        <vt:i4>1376310</vt:i4>
      </vt:variant>
      <vt:variant>
        <vt:i4>182</vt:i4>
      </vt:variant>
      <vt:variant>
        <vt:i4>0</vt:i4>
      </vt:variant>
      <vt:variant>
        <vt:i4>5</vt:i4>
      </vt:variant>
      <vt:variant>
        <vt:lpwstr/>
      </vt:variant>
      <vt:variant>
        <vt:lpwstr>_Toc366141744</vt:lpwstr>
      </vt:variant>
      <vt:variant>
        <vt:i4>1376310</vt:i4>
      </vt:variant>
      <vt:variant>
        <vt:i4>176</vt:i4>
      </vt:variant>
      <vt:variant>
        <vt:i4>0</vt:i4>
      </vt:variant>
      <vt:variant>
        <vt:i4>5</vt:i4>
      </vt:variant>
      <vt:variant>
        <vt:lpwstr/>
      </vt:variant>
      <vt:variant>
        <vt:lpwstr>_Toc366141743</vt:lpwstr>
      </vt:variant>
      <vt:variant>
        <vt:i4>1376310</vt:i4>
      </vt:variant>
      <vt:variant>
        <vt:i4>170</vt:i4>
      </vt:variant>
      <vt:variant>
        <vt:i4>0</vt:i4>
      </vt:variant>
      <vt:variant>
        <vt:i4>5</vt:i4>
      </vt:variant>
      <vt:variant>
        <vt:lpwstr/>
      </vt:variant>
      <vt:variant>
        <vt:lpwstr>_Toc366141742</vt:lpwstr>
      </vt:variant>
      <vt:variant>
        <vt:i4>1376310</vt:i4>
      </vt:variant>
      <vt:variant>
        <vt:i4>164</vt:i4>
      </vt:variant>
      <vt:variant>
        <vt:i4>0</vt:i4>
      </vt:variant>
      <vt:variant>
        <vt:i4>5</vt:i4>
      </vt:variant>
      <vt:variant>
        <vt:lpwstr/>
      </vt:variant>
      <vt:variant>
        <vt:lpwstr>_Toc366141741</vt:lpwstr>
      </vt:variant>
      <vt:variant>
        <vt:i4>1376310</vt:i4>
      </vt:variant>
      <vt:variant>
        <vt:i4>158</vt:i4>
      </vt:variant>
      <vt:variant>
        <vt:i4>0</vt:i4>
      </vt:variant>
      <vt:variant>
        <vt:i4>5</vt:i4>
      </vt:variant>
      <vt:variant>
        <vt:lpwstr/>
      </vt:variant>
      <vt:variant>
        <vt:lpwstr>_Toc366141740</vt:lpwstr>
      </vt:variant>
      <vt:variant>
        <vt:i4>1179702</vt:i4>
      </vt:variant>
      <vt:variant>
        <vt:i4>152</vt:i4>
      </vt:variant>
      <vt:variant>
        <vt:i4>0</vt:i4>
      </vt:variant>
      <vt:variant>
        <vt:i4>5</vt:i4>
      </vt:variant>
      <vt:variant>
        <vt:lpwstr/>
      </vt:variant>
      <vt:variant>
        <vt:lpwstr>_Toc366141739</vt:lpwstr>
      </vt:variant>
      <vt:variant>
        <vt:i4>1179702</vt:i4>
      </vt:variant>
      <vt:variant>
        <vt:i4>146</vt:i4>
      </vt:variant>
      <vt:variant>
        <vt:i4>0</vt:i4>
      </vt:variant>
      <vt:variant>
        <vt:i4>5</vt:i4>
      </vt:variant>
      <vt:variant>
        <vt:lpwstr/>
      </vt:variant>
      <vt:variant>
        <vt:lpwstr>_Toc366141738</vt:lpwstr>
      </vt:variant>
      <vt:variant>
        <vt:i4>1179702</vt:i4>
      </vt:variant>
      <vt:variant>
        <vt:i4>140</vt:i4>
      </vt:variant>
      <vt:variant>
        <vt:i4>0</vt:i4>
      </vt:variant>
      <vt:variant>
        <vt:i4>5</vt:i4>
      </vt:variant>
      <vt:variant>
        <vt:lpwstr/>
      </vt:variant>
      <vt:variant>
        <vt:lpwstr>_Toc366141737</vt:lpwstr>
      </vt:variant>
      <vt:variant>
        <vt:i4>1179702</vt:i4>
      </vt:variant>
      <vt:variant>
        <vt:i4>134</vt:i4>
      </vt:variant>
      <vt:variant>
        <vt:i4>0</vt:i4>
      </vt:variant>
      <vt:variant>
        <vt:i4>5</vt:i4>
      </vt:variant>
      <vt:variant>
        <vt:lpwstr/>
      </vt:variant>
      <vt:variant>
        <vt:lpwstr>_Toc366141736</vt:lpwstr>
      </vt:variant>
      <vt:variant>
        <vt:i4>1179702</vt:i4>
      </vt:variant>
      <vt:variant>
        <vt:i4>128</vt:i4>
      </vt:variant>
      <vt:variant>
        <vt:i4>0</vt:i4>
      </vt:variant>
      <vt:variant>
        <vt:i4>5</vt:i4>
      </vt:variant>
      <vt:variant>
        <vt:lpwstr/>
      </vt:variant>
      <vt:variant>
        <vt:lpwstr>_Toc366141735</vt:lpwstr>
      </vt:variant>
      <vt:variant>
        <vt:i4>1179702</vt:i4>
      </vt:variant>
      <vt:variant>
        <vt:i4>122</vt:i4>
      </vt:variant>
      <vt:variant>
        <vt:i4>0</vt:i4>
      </vt:variant>
      <vt:variant>
        <vt:i4>5</vt:i4>
      </vt:variant>
      <vt:variant>
        <vt:lpwstr/>
      </vt:variant>
      <vt:variant>
        <vt:lpwstr>_Toc366141734</vt:lpwstr>
      </vt:variant>
      <vt:variant>
        <vt:i4>1179702</vt:i4>
      </vt:variant>
      <vt:variant>
        <vt:i4>116</vt:i4>
      </vt:variant>
      <vt:variant>
        <vt:i4>0</vt:i4>
      </vt:variant>
      <vt:variant>
        <vt:i4>5</vt:i4>
      </vt:variant>
      <vt:variant>
        <vt:lpwstr/>
      </vt:variant>
      <vt:variant>
        <vt:lpwstr>_Toc366141733</vt:lpwstr>
      </vt:variant>
      <vt:variant>
        <vt:i4>1179702</vt:i4>
      </vt:variant>
      <vt:variant>
        <vt:i4>110</vt:i4>
      </vt:variant>
      <vt:variant>
        <vt:i4>0</vt:i4>
      </vt:variant>
      <vt:variant>
        <vt:i4>5</vt:i4>
      </vt:variant>
      <vt:variant>
        <vt:lpwstr/>
      </vt:variant>
      <vt:variant>
        <vt:lpwstr>_Toc366141732</vt:lpwstr>
      </vt:variant>
      <vt:variant>
        <vt:i4>1179702</vt:i4>
      </vt:variant>
      <vt:variant>
        <vt:i4>104</vt:i4>
      </vt:variant>
      <vt:variant>
        <vt:i4>0</vt:i4>
      </vt:variant>
      <vt:variant>
        <vt:i4>5</vt:i4>
      </vt:variant>
      <vt:variant>
        <vt:lpwstr/>
      </vt:variant>
      <vt:variant>
        <vt:lpwstr>_Toc366141731</vt:lpwstr>
      </vt:variant>
      <vt:variant>
        <vt:i4>1179702</vt:i4>
      </vt:variant>
      <vt:variant>
        <vt:i4>98</vt:i4>
      </vt:variant>
      <vt:variant>
        <vt:i4>0</vt:i4>
      </vt:variant>
      <vt:variant>
        <vt:i4>5</vt:i4>
      </vt:variant>
      <vt:variant>
        <vt:lpwstr/>
      </vt:variant>
      <vt:variant>
        <vt:lpwstr>_Toc366141730</vt:lpwstr>
      </vt:variant>
      <vt:variant>
        <vt:i4>1245238</vt:i4>
      </vt:variant>
      <vt:variant>
        <vt:i4>92</vt:i4>
      </vt:variant>
      <vt:variant>
        <vt:i4>0</vt:i4>
      </vt:variant>
      <vt:variant>
        <vt:i4>5</vt:i4>
      </vt:variant>
      <vt:variant>
        <vt:lpwstr/>
      </vt:variant>
      <vt:variant>
        <vt:lpwstr>_Toc366141729</vt:lpwstr>
      </vt:variant>
      <vt:variant>
        <vt:i4>1245238</vt:i4>
      </vt:variant>
      <vt:variant>
        <vt:i4>86</vt:i4>
      </vt:variant>
      <vt:variant>
        <vt:i4>0</vt:i4>
      </vt:variant>
      <vt:variant>
        <vt:i4>5</vt:i4>
      </vt:variant>
      <vt:variant>
        <vt:lpwstr/>
      </vt:variant>
      <vt:variant>
        <vt:lpwstr>_Toc366141728</vt:lpwstr>
      </vt:variant>
      <vt:variant>
        <vt:i4>1245238</vt:i4>
      </vt:variant>
      <vt:variant>
        <vt:i4>80</vt:i4>
      </vt:variant>
      <vt:variant>
        <vt:i4>0</vt:i4>
      </vt:variant>
      <vt:variant>
        <vt:i4>5</vt:i4>
      </vt:variant>
      <vt:variant>
        <vt:lpwstr/>
      </vt:variant>
      <vt:variant>
        <vt:lpwstr>_Toc366141727</vt:lpwstr>
      </vt:variant>
      <vt:variant>
        <vt:i4>1245238</vt:i4>
      </vt:variant>
      <vt:variant>
        <vt:i4>74</vt:i4>
      </vt:variant>
      <vt:variant>
        <vt:i4>0</vt:i4>
      </vt:variant>
      <vt:variant>
        <vt:i4>5</vt:i4>
      </vt:variant>
      <vt:variant>
        <vt:lpwstr/>
      </vt:variant>
      <vt:variant>
        <vt:lpwstr>_Toc366141726</vt:lpwstr>
      </vt:variant>
      <vt:variant>
        <vt:i4>1245238</vt:i4>
      </vt:variant>
      <vt:variant>
        <vt:i4>68</vt:i4>
      </vt:variant>
      <vt:variant>
        <vt:i4>0</vt:i4>
      </vt:variant>
      <vt:variant>
        <vt:i4>5</vt:i4>
      </vt:variant>
      <vt:variant>
        <vt:lpwstr/>
      </vt:variant>
      <vt:variant>
        <vt:lpwstr>_Toc366141725</vt:lpwstr>
      </vt:variant>
      <vt:variant>
        <vt:i4>1245238</vt:i4>
      </vt:variant>
      <vt:variant>
        <vt:i4>62</vt:i4>
      </vt:variant>
      <vt:variant>
        <vt:i4>0</vt:i4>
      </vt:variant>
      <vt:variant>
        <vt:i4>5</vt:i4>
      </vt:variant>
      <vt:variant>
        <vt:lpwstr/>
      </vt:variant>
      <vt:variant>
        <vt:lpwstr>_Toc366141724</vt:lpwstr>
      </vt:variant>
      <vt:variant>
        <vt:i4>1245238</vt:i4>
      </vt:variant>
      <vt:variant>
        <vt:i4>56</vt:i4>
      </vt:variant>
      <vt:variant>
        <vt:i4>0</vt:i4>
      </vt:variant>
      <vt:variant>
        <vt:i4>5</vt:i4>
      </vt:variant>
      <vt:variant>
        <vt:lpwstr/>
      </vt:variant>
      <vt:variant>
        <vt:lpwstr>_Toc366141723</vt:lpwstr>
      </vt:variant>
      <vt:variant>
        <vt:i4>1245238</vt:i4>
      </vt:variant>
      <vt:variant>
        <vt:i4>50</vt:i4>
      </vt:variant>
      <vt:variant>
        <vt:i4>0</vt:i4>
      </vt:variant>
      <vt:variant>
        <vt:i4>5</vt:i4>
      </vt:variant>
      <vt:variant>
        <vt:lpwstr/>
      </vt:variant>
      <vt:variant>
        <vt:lpwstr>_Toc366141722</vt:lpwstr>
      </vt:variant>
      <vt:variant>
        <vt:i4>1245238</vt:i4>
      </vt:variant>
      <vt:variant>
        <vt:i4>44</vt:i4>
      </vt:variant>
      <vt:variant>
        <vt:i4>0</vt:i4>
      </vt:variant>
      <vt:variant>
        <vt:i4>5</vt:i4>
      </vt:variant>
      <vt:variant>
        <vt:lpwstr/>
      </vt:variant>
      <vt:variant>
        <vt:lpwstr>_Toc366141721</vt:lpwstr>
      </vt:variant>
      <vt:variant>
        <vt:i4>1245238</vt:i4>
      </vt:variant>
      <vt:variant>
        <vt:i4>38</vt:i4>
      </vt:variant>
      <vt:variant>
        <vt:i4>0</vt:i4>
      </vt:variant>
      <vt:variant>
        <vt:i4>5</vt:i4>
      </vt:variant>
      <vt:variant>
        <vt:lpwstr/>
      </vt:variant>
      <vt:variant>
        <vt:lpwstr>_Toc366141720</vt:lpwstr>
      </vt:variant>
      <vt:variant>
        <vt:i4>1048630</vt:i4>
      </vt:variant>
      <vt:variant>
        <vt:i4>32</vt:i4>
      </vt:variant>
      <vt:variant>
        <vt:i4>0</vt:i4>
      </vt:variant>
      <vt:variant>
        <vt:i4>5</vt:i4>
      </vt:variant>
      <vt:variant>
        <vt:lpwstr/>
      </vt:variant>
      <vt:variant>
        <vt:lpwstr>_Toc366141719</vt:lpwstr>
      </vt:variant>
      <vt:variant>
        <vt:i4>1048630</vt:i4>
      </vt:variant>
      <vt:variant>
        <vt:i4>26</vt:i4>
      </vt:variant>
      <vt:variant>
        <vt:i4>0</vt:i4>
      </vt:variant>
      <vt:variant>
        <vt:i4>5</vt:i4>
      </vt:variant>
      <vt:variant>
        <vt:lpwstr/>
      </vt:variant>
      <vt:variant>
        <vt:lpwstr>_Toc366141718</vt:lpwstr>
      </vt:variant>
      <vt:variant>
        <vt:i4>1048630</vt:i4>
      </vt:variant>
      <vt:variant>
        <vt:i4>20</vt:i4>
      </vt:variant>
      <vt:variant>
        <vt:i4>0</vt:i4>
      </vt:variant>
      <vt:variant>
        <vt:i4>5</vt:i4>
      </vt:variant>
      <vt:variant>
        <vt:lpwstr/>
      </vt:variant>
      <vt:variant>
        <vt:lpwstr>_Toc366141717</vt:lpwstr>
      </vt:variant>
      <vt:variant>
        <vt:i4>1048630</vt:i4>
      </vt:variant>
      <vt:variant>
        <vt:i4>14</vt:i4>
      </vt:variant>
      <vt:variant>
        <vt:i4>0</vt:i4>
      </vt:variant>
      <vt:variant>
        <vt:i4>5</vt:i4>
      </vt:variant>
      <vt:variant>
        <vt:lpwstr/>
      </vt:variant>
      <vt:variant>
        <vt:lpwstr>_Toc366141716</vt:lpwstr>
      </vt:variant>
      <vt:variant>
        <vt:i4>1048630</vt:i4>
      </vt:variant>
      <vt:variant>
        <vt:i4>8</vt:i4>
      </vt:variant>
      <vt:variant>
        <vt:i4>0</vt:i4>
      </vt:variant>
      <vt:variant>
        <vt:i4>5</vt:i4>
      </vt:variant>
      <vt:variant>
        <vt:lpwstr/>
      </vt:variant>
      <vt:variant>
        <vt:lpwstr>_Toc366141715</vt:lpwstr>
      </vt:variant>
      <vt:variant>
        <vt:i4>1048630</vt:i4>
      </vt:variant>
      <vt:variant>
        <vt:i4>2</vt:i4>
      </vt:variant>
      <vt:variant>
        <vt:i4>0</vt:i4>
      </vt:variant>
      <vt:variant>
        <vt:i4>5</vt:i4>
      </vt:variant>
      <vt:variant>
        <vt:lpwstr/>
      </vt:variant>
      <vt:variant>
        <vt:lpwstr>_Toc366141714</vt:lpwstr>
      </vt:variant>
      <vt:variant>
        <vt:i4>5374068</vt:i4>
      </vt:variant>
      <vt:variant>
        <vt:i4>12</vt:i4>
      </vt:variant>
      <vt:variant>
        <vt:i4>0</vt:i4>
      </vt:variant>
      <vt:variant>
        <vt:i4>5</vt:i4>
      </vt:variant>
      <vt:variant>
        <vt:lpwstr>http://wiki.ecmascript.org/doku.php?id=harmony:binary_data</vt:lpwstr>
      </vt:variant>
      <vt:variant>
        <vt:lpwstr/>
      </vt:variant>
      <vt:variant>
        <vt:i4>7077898</vt:i4>
      </vt:variant>
      <vt:variant>
        <vt:i4>9</vt:i4>
      </vt:variant>
      <vt:variant>
        <vt:i4>0</vt:i4>
      </vt:variant>
      <vt:variant>
        <vt:i4>5</vt:i4>
      </vt:variant>
      <vt:variant>
        <vt:lpwstr>https://bugs.ecmascript.org/show_bug.cgi?id=155</vt:lpwstr>
      </vt:variant>
      <vt:variant>
        <vt:lpwstr/>
      </vt:variant>
      <vt:variant>
        <vt:i4>65550</vt:i4>
      </vt:variant>
      <vt:variant>
        <vt:i4>6</vt:i4>
      </vt:variant>
      <vt:variant>
        <vt:i4>0</vt:i4>
      </vt:variant>
      <vt:variant>
        <vt:i4>5</vt:i4>
      </vt:variant>
      <vt:variant>
        <vt:lpwstr>https://github.com/rwldrn/tc39-notes/blob/master/es6/2013-07/july-25.md</vt:lpwstr>
      </vt:variant>
      <vt:variant>
        <vt:lpwstr>consensusresolution</vt:lpwstr>
      </vt:variant>
      <vt:variant>
        <vt:i4>5963834</vt:i4>
      </vt:variant>
      <vt:variant>
        <vt:i4>3</vt:i4>
      </vt:variant>
      <vt:variant>
        <vt:i4>0</vt:i4>
      </vt:variant>
      <vt:variant>
        <vt:i4>5</vt:i4>
      </vt:variant>
      <vt:variant>
        <vt:lpwstr>https://bugs.ecmascript.org/show_bug.cgi?id=1200</vt:lpwstr>
      </vt:variant>
      <vt:variant>
        <vt:lpwstr/>
      </vt:variant>
      <vt:variant>
        <vt:i4>7143426</vt:i4>
      </vt:variant>
      <vt:variant>
        <vt:i4>0</vt:i4>
      </vt:variant>
      <vt:variant>
        <vt:i4>0</vt:i4>
      </vt:variant>
      <vt:variant>
        <vt:i4>5</vt:i4>
      </vt:variant>
      <vt:variant>
        <vt:lpwstr>https://bugs.ecmascript.org/show_bug.cgi?id=944</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cp:lastModifiedBy>azu azu</cp:lastModifiedBy>
  <cp:revision>2</cp:revision>
  <cp:lastPrinted>2013-09-05T02:37:00Z</cp:lastPrinted>
  <dcterms:created xsi:type="dcterms:W3CDTF">2015-05-03T16:28:00Z</dcterms:created>
  <dcterms:modified xsi:type="dcterms:W3CDTF">2015-05-03T16:28:00Z</dcterms:modified>
</cp:coreProperties>
</file>